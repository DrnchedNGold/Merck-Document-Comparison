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footer15.xml" ContentType="application/vnd.openxmlformats-officedocument.wordprocessingml.footer+xml"/>
  <Override PartName="/word/header17.xml" ContentType="application/vnd.openxmlformats-officedocument.wordprocessingml.head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footer18.xml" ContentType="application/vnd.openxmlformats-officedocument.wordprocessingml.footer+xml"/>
  <Override PartName="/word/header20.xml" ContentType="application/vnd.openxmlformats-officedocument.wordprocessingml.head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1.xml" ContentType="application/vnd.openxmlformats-officedocument.wordprocessingml.footer+xml"/>
  <Override PartName="/word/header24.xml" ContentType="application/vnd.openxmlformats-officedocument.wordprocessingml.header+xml"/>
  <Override PartName="/word/footer22.xml" ContentType="application/vnd.openxmlformats-officedocument.wordprocessingml.footer+xml"/>
  <Override PartName="/word/header25.xml" ContentType="application/vnd.openxmlformats-officedocument.wordprocessingml.header+xml"/>
  <Override PartName="/word/footer23.xml" ContentType="application/vnd.openxmlformats-officedocument.wordprocessingml.footer+xml"/>
  <Override PartName="/word/header26.xml" ContentType="application/vnd.openxmlformats-officedocument.wordprocessingml.header+xml"/>
  <Override PartName="/word/footer24.xml" ContentType="application/vnd.openxmlformats-officedocument.wordprocessingml.footer+xml"/>
  <Override PartName="/word/header27.xml" ContentType="application/vnd.openxmlformats-officedocument.wordprocessingml.header+xml"/>
  <Override PartName="/word/footer25.xml" ContentType="application/vnd.openxmlformats-officedocument.wordprocessingml.footer+xml"/>
  <Override PartName="/word/header28.xml" ContentType="application/vnd.openxmlformats-officedocument.wordprocessingml.header+xml"/>
  <Override PartName="/word/footer26.xml" ContentType="application/vnd.openxmlformats-officedocument.wordprocessingml.footer+xml"/>
  <Override PartName="/word/header2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officeDocument/2006/relationships" xmlns:ns4="http://schemas.openxmlformats.org/drawingml/2006/wordprocessingDrawing" xmlns:ns5="http://schemas.microsoft.com/office/word/2010/wordprocessingDrawing" xmlns:ns6="http://schemas.openxmlformats.org/drawingml/2006/main" xmlns:ns7="http://schemas.openxmlformats.org/drawingml/2006/picture" xmlns:ns8="http://schemas.microsoft.com/office/drawing/2010/main" xmlns:w="http://schemas.openxmlformats.org/wordprocessingml/2006/main" ns1:Ignorable="w14 w15 w16se w16cid w16 w16cex w16sdtdh w16sdtfl w16du wp14">
  <w:body>
    <w:p ns2:paraId="32522CBA" ns2:textId="40760473" w:rsidR="00A465B5" w:rsidRPr="000D1AAB" w:rsidRDefault="00255A25" w:rsidP="007B2FD7">
      <w:pPr>
        <w:pStyle w:val="Paragraph"/>
        <w:tabs>
          <w:tab w:val="left" w:pos="2520"/>
        </w:tabs>
        <w:spacing w:before="0" w:after="0"/>
      </w:pPr>
      <w:r w:rsidRPr="000D1AAB">
        <w:t>SPONSOR</w:t>
      </w:r>
      <w:r w:rsidR="763D06EF" w:rsidRPr="000D1AAB">
        <w:t>’</w:t>
      </w:r>
      <w:r w:rsidRPr="000D1AAB">
        <w:t>S NAME:</w:t>
      </w:r>
      <w:r w:rsidR="007B2FD7" w:rsidRPr="000D1AAB">
        <w:tab/>
      </w:r>
      <w:r w:rsidR="00A465B5" w:rsidRPr="000D1AAB">
        <w:t xml:space="preserve">Merck Sharp &amp; Dohme </w:t>
      </w:r>
      <w:r w:rsidR="00DD4CB0">
        <w:t>LLC</w:t>
      </w:r>
    </w:p>
    <w:p ns2:paraId="158ABB08" ns2:textId="6F19D6AE" w:rsidR="00747A6B" w:rsidRPr="000D1AAB" w:rsidRDefault="00A05B16" w:rsidP="00747A6B">
      <w:pPr>
        <w:pStyle w:val="Paragraph"/>
        <w:spacing w:before="0"/>
        <w:ind w:left="2160" w:firstLine="360"/>
      </w:pPr>
      <w:r>
        <w:t>Rahway</w:t>
      </w:r>
      <w:r w:rsidR="00747A6B">
        <w:t xml:space="preserve">, NJ, USA </w:t>
      </w:r>
      <w:r w:rsidR="00747A6B" w:rsidRPr="007D547A">
        <w:t>(MSD)</w:t>
      </w:r>
    </w:p>
    <w:p ns2:paraId="0635E51F" ns2:textId="77777777" w:rsidR="00255A25" w:rsidRPr="00DE1D69" w:rsidRDefault="00255A25" w:rsidP="002B16DF">
      <w:pPr>
        <w:pStyle w:val="Paragraph"/>
      </w:pPr>
      <w:ins w:id="1" w:author="GoldenCorpusHarness" w:date="2026-03-28T21:57:55Z">
        <w:r>
          <w:t>Sichuan Kelun-Biotech Biopharmaceutical Co., Ltd.</w:t>
        </w:r>
      </w:ins>
    </w:p>
    <w:p ns2:paraId="5CA3871D" ns2:textId="29DBDB06" w:rsidR="00255A25" w:rsidRPr="007A11FF" w:rsidRDefault="00255A25" w:rsidP="00FB5658">
      <w:pPr>
        <w:pStyle w:val="Paragraph"/>
        <w:rPr>
          <w:rStyle w:val="ParagraphChar"/>
        </w:rPr>
      </w:pPr>
      <w:ins w:id="2" w:author="GoldenCorpusHarness" w:date="2026-03-28T21:57:55Z">
        <w:r>
          <w:t xml:space="preserve">Chengdu, Sichuan </w:t>
        </w:r>
      </w:ins>
      <w:r>
        <w:t>Pro</w:t>
      </w:r>
      <w:del w:id="3" w:author="GoldenCorpusHarness" w:date="2026-03-28T21:57:55Z">
        <w:r>
          <w:delText>du</w:delText>
        </w:r>
      </w:del>
      <w:ins w:id="4" w:author="GoldenCorpusHarness" w:date="2026-03-28T21:57:55Z">
        <w:r>
          <w:t>vin</w:t>
        </w:r>
      </w:ins>
      <w:r>
        <w:t>c</w:t>
      </w:r>
      <w:del w:id="5" w:author="GoldenCorpusHarness" w:date="2026-03-28T21:57:55Z">
        <w:r>
          <w:delText>t:MK-2870/SKB264</w:delText>
        </w:r>
      </w:del>
      <w:ins w:id="6" w:author="GoldenCorpusHarness" w:date="2026-03-28T21:57:55Z">
        <w:r>
          <w:t>e, China</w:t>
        </w:r>
      </w:ins>
    </w:p>
    <w:tbl>
      <w:tblPr>
        <w:tblW w:w="90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0"/>
        <w:gridCol w:w="6600"/>
      </w:tblGrid>
      <w:tr w:rsidR="00C26DFE" w:rsidRPr="00C82EE8" ns2:paraId="58529D32" ns2:textId="77777777" w:rsidTr="00AB4653">
        <w:tc>
          <w:tcPr>
            <w:tcW w:w="2400" w:type="dxa"/>
            <w:tcBorders>
              <w:top w:val="nil"/>
              <w:left w:val="nil"/>
              <w:bottom w:val="nil"/>
              <w:right w:val="nil"/>
            </w:tcBorders>
          </w:tcPr>
          <w:p ns2:paraId="08834DDD" ns2:textId="77777777" w:rsidR="00255A25" w:rsidRPr="00C82EE8" w:rsidRDefault="00255A25" w:rsidP="00C82EE8">
            <w:pPr>
              <w:pStyle w:val="Paragraph"/>
            </w:pPr>
            <w:bookmarkStart w:id="1" w:name="DeleteChemical"/>
            <w:bookmarkEnd w:id="1"/>
            <w:r w:rsidRPr="00C82EE8">
              <w:t>Chemical Name:</w:t>
            </w:r>
          </w:p>
        </w:tc>
        <w:tc>
          <w:tcPr>
            <w:tcW w:w="6600" w:type="dxa"/>
            <w:tcBorders>
              <w:top w:val="nil"/>
              <w:left w:val="nil"/>
              <w:bottom w:val="nil"/>
              <w:right w:val="nil"/>
            </w:tcBorders>
          </w:tcPr>
          <w:p ns2:paraId="304EC119" ns2:textId="463DE443" w:rsidR="00255A25" w:rsidRPr="00C82EE8" w:rsidRDefault="0059384A" w:rsidP="00C82EE8">
            <w:pPr>
              <w:pStyle w:val="Paragraph"/>
            </w:pPr>
            <w:r>
              <w:t>N/A</w:t>
            </w:r>
          </w:p>
        </w:tc>
      </w:tr>
      <w:tr w:rsidR="00C26DFE" w:rsidRPr="00C82EE8" ns2:paraId="6F0FC65E" ns2:textId="77777777" w:rsidTr="00AB4653">
        <w:tc>
          <w:tcPr>
            <w:tcW w:w="2400" w:type="dxa"/>
            <w:tcBorders>
              <w:top w:val="nil"/>
              <w:left w:val="nil"/>
              <w:bottom w:val="nil"/>
              <w:right w:val="nil"/>
            </w:tcBorders>
          </w:tcPr>
          <w:p ns2:paraId="74655B15" ns2:textId="77777777" w:rsidR="00255A25" w:rsidRPr="00C82EE8" w:rsidRDefault="00255A25" w:rsidP="00C82EE8">
            <w:pPr>
              <w:pStyle w:val="Paragraph"/>
            </w:pPr>
            <w:bookmarkStart w:id="2" w:name="DeleteGeneric"/>
            <w:bookmarkEnd w:id="2"/>
            <w:r w:rsidRPr="00C82EE8">
              <w:t>Generic Name:</w:t>
            </w:r>
          </w:p>
        </w:tc>
        <w:tc>
          <w:tcPr>
            <w:tcW w:w="6600" w:type="dxa"/>
            <w:tcBorders>
              <w:top w:val="nil"/>
              <w:left w:val="nil"/>
              <w:bottom w:val="nil"/>
              <w:right w:val="nil"/>
            </w:tcBorders>
          </w:tcPr>
          <w:p ns2:paraId="6F641F40" ns2:textId="73BC3F7F" w:rsidR="00255A25" w:rsidRPr="00C82EE8" w:rsidRDefault="00592C93" w:rsidP="00C82EE8">
            <w:pPr>
              <w:pStyle w:val="Paragraph"/>
            </w:pPr>
            <w:r w:rsidRPr="00592C93">
              <w:t>Sacituzumab Tirumotecan</w:t>
            </w:r>
          </w:p>
        </w:tc>
      </w:tr>
    </w:tbl>
    <w:p ns2:paraId="267C7C73" ns2:textId="77777777" w:rsidR="00CE1745" w:rsidRDefault="00CE1745" w:rsidP="00255A25">
      <w:pPr>
        <w:pStyle w:val="Paragraph"/>
        <w:jc w:val="center"/>
        <w:rPr>
          <w:b/>
        </w:rPr>
      </w:pPr>
      <w:ins w:id="7" w:author="GoldenCorpusHarness" w:date="2026-03-28T21:57:55Z">
        <w:r>
          <w:t>Princeton, NJ, USA</w:t>
        </w:r>
      </w:ins>
    </w:p>
    <w:p ns2:paraId="012D7F0C" ns2:textId="6DCB2CA4" w:rsidR="00255A25" w:rsidRPr="000D1AAB" w:rsidRDefault="00255A25" w:rsidP="00255A25">
      <w:pPr>
        <w:pStyle w:val="Paragraph"/>
        <w:jc w:val="center"/>
        <w:rPr>
          <w:b/>
        </w:rPr>
      </w:pPr>
      <w:del w:id="8" w:author="GoldenCorpusHarness" w:date="2026-03-28T21:57:55Z">
        <w:r>
          <w:delText>INVESTIGATOR’S BROCHURE</w:delText>
        </w:r>
      </w:del>
    </w:p>
    <w:p ns2:paraId="496F8E74" ns2:textId="77777777" w:rsidR="00255A25" w:rsidRPr="000D1AAB" w:rsidRDefault="00255A25" w:rsidP="003A618B">
      <w:pPr>
        <w:pStyle w:val="Paragraph"/>
      </w:pPr>
      <w:ins w:id="9" w:author="GoldenCorpusHarness" w:date="2026-03-28T21:57:55Z">
        <w:r>
          <w:t>Product:MK-2870/SKB264</w:t>
        </w:r>
      </w:ins>
    </w:p>
    <w:p ns2:paraId="57B8E097" ns2:textId="7B274249" w:rsidR="00255A25" w:rsidRPr="000D1AAB" w:rsidRDefault="00255A25" w:rsidP="006C0276">
      <w:pPr>
        <w:pStyle w:val="Paragraph"/>
        <w:tabs>
          <w:tab w:val="left" w:pos="6480"/>
        </w:tabs>
        <w:ind w:left="4320"/>
      </w:pPr>
      <w:r w:rsidRPr="000D1AAB">
        <w:t>Edition Number:</w:t>
      </w:r>
      <w:r w:rsidRPr="000D1AAB">
        <w:tab/>
      </w:r>
      <w:r w:rsidR="00AD6595" w:rsidRPr="007A11FF">
        <w:t>6</w:t>
      </w:r>
    </w:p>
    <w:p ns2:paraId="6A8CEE19" ns2:textId="53A30F77" w:rsidR="00255A25" w:rsidRPr="000D1AAB" w:rsidRDefault="00255A25" w:rsidP="006C0276">
      <w:pPr>
        <w:pStyle w:val="Paragraph"/>
        <w:tabs>
          <w:tab w:val="left" w:pos="6480"/>
        </w:tabs>
        <w:ind w:left="4320"/>
      </w:pPr>
      <w:del w:id="10" w:author="GoldenCorpusHarness" w:date="2026-03-28T21:57:55Z">
        <w:r>
          <w:delText>Release Date:22-OCT-2024</w:delText>
        </w:r>
      </w:del>
    </w:p>
    <w:p ns2:paraId="3B972ED7" ns2:textId="77777777" w:rsidR="00255A25" w:rsidRPr="00963D29" w:rsidRDefault="00255A25" w:rsidP="00963D29">
      <w:pPr>
        <w:pStyle w:val="Paragraph"/>
        <w:jc w:val="center"/>
      </w:pPr>
      <w:ins w:id="11" w:author="GoldenCorpusHarness" w:date="2026-03-28T21:57:55Z">
        <w:r>
          <w:t>INVESTIGATOR’S BROCHURE</w:t>
        </w:r>
      </w:ins>
    </w:p>
    <w:p ns2:paraId="31ECCE51" ns2:textId="77777777" w:rsidR="00255A25" w:rsidRPr="000D1AAB" w:rsidRDefault="00255A25" w:rsidP="00963D29">
      <w:pPr>
        <w:pStyle w:val="Paragraph"/>
        <w:jc w:val="center"/>
        <w:rPr>
          <w:b/>
        </w:rPr>
      </w:pPr>
      <w:del w:id="12" w:author="GoldenCorpusHarness" w:date="2026-03-28T21:57:55Z">
        <w:r>
          <w:delText>STATEMENT OF CONFIDENTIALITY</w:delText>
        </w:r>
      </w:del>
    </w:p>
    <w:p ns2:paraId="64B3B597" ns2:textId="066B399D" w:rsidR="00255A25" w:rsidRPr="00AB4653" w:rsidRDefault="47B846E1">
      <w:pPr>
        <w:pStyle w:val="Paragraph"/>
        <w:rPr>
          <w:b/>
          <w:bCs/>
        </w:rPr>
      </w:pPr>
      <w:del w:id="13" w:author="GoldenCorpusHarness" w:date="2026-03-28T21:57:55Z">
        <w:r>
          <w:delText>Th</w:delText>
        </w:r>
      </w:del>
      <w:ins w:id="14" w:author="GoldenCorpusHarness" w:date="2026-03-28T21:57:55Z">
        <w:r>
          <w:t>Ed</w:t>
        </w:r>
      </w:ins>
      <w:r>
        <w:t>i</w:t>
      </w:r>
      <w:del w:id="15" w:author="GoldenCorpusHarness" w:date="2026-03-28T21:57:55Z">
        <w:r>
          <w:delText>s confidential informa</w:delText>
        </w:r>
      </w:del>
      <w:r>
        <w:t xml:space="preserve">tion </w:t>
      </w:r>
      <w:del w:id="16" w:author="GoldenCorpusHarness" w:date="2026-03-28T21:57:55Z">
        <w:r>
          <w:delText>about an investigational product is provided for the exclusive use of investigators of this product and is subject to recall at any time. The information in this doc</w:delText>
        </w:r>
      </w:del>
      <w:ins w:id="17" w:author="GoldenCorpusHarness" w:date="2026-03-28T21:57:55Z">
        <w:r>
          <w:t>N</w:t>
        </w:r>
      </w:ins>
      <w:r>
        <w:t>um</w:t>
      </w:r>
      <w:del w:id="18" w:author="GoldenCorpusHarness" w:date="2026-03-28T21:57:55Z">
        <w:r>
          <w:delText xml:space="preserve">ent may not </w:delText>
        </w:r>
      </w:del>
      <w:r>
        <w:t>be</w:t>
      </w:r>
      <w:del w:id="19" w:author="GoldenCorpusHarness" w:date="2026-03-28T21:57:55Z">
        <w:r>
          <w:delText xml:space="preserve"> disclosed unless such disclosu</w:delText>
        </w:r>
      </w:del>
      <w:r>
        <w:t>r</w:t>
      </w:r>
      <w:del w:id="20" w:author="GoldenCorpusHarness" w:date="2026-03-28T21:57:55Z">
        <w:r>
          <w:delText>e is required by law or regulation. Subject to the foregoing, this information may be disclosed only to those persons involved in the study who have a need to know, with the obligation not to disseminate this information further. These restrictions on disclosure will apply equally to all further oral or written information supplied to you by Merck Sharp &amp; Dohme LLC,  Rahway, NJ, USA (MSD), and the affiliates or representatives of MSD, which is designated as “Privileged” or “Confidential.” If you do not wish to participate in this clinical program, the brochure should be returned to MSD.</w:delText>
        </w:r>
      </w:del>
      <w:ins w:id="21" w:author="GoldenCorpusHarness" w:date="2026-03-28T21:57:55Z">
        <w:r>
          <w:t>:8</w:t>
        </w:r>
      </w:ins>
    </w:p>
    <w:p ns2:paraId="5D4A5C96" ns2:textId="77777777" w:rsidR="00747A6B" w:rsidRPr="000D1AAB" w:rsidRDefault="00747A6B" w:rsidP="002B16DF">
      <w:pPr>
        <w:pStyle w:val="Paragraph"/>
      </w:pPr>
      <w:ins w:id="22" w:author="GoldenCorpusHarness" w:date="2026-03-28T21:57:55Z">
        <w:r>
          <w:t>Release Date:30-JAN-2026</w:t>
        </w:r>
      </w:ins>
    </w:p>
    <w:p ns2:paraId="3AC586AF" ns2:textId="206FFED4" w:rsidR="00255A25" w:rsidRPr="00B04001" w:rsidRDefault="00255A25" w:rsidP="00620655">
      <w:pPr>
        <w:pStyle w:val="Paragraph"/>
        <w:jc w:val="both"/>
        <w:rPr>
          <w:sz w:val="16"/>
          <w:szCs w:val="16"/>
        </w:rPr>
        <w:sectPr w:rsidR="00255A25" w:rsidRPr="00B04001" w:rsidSect="006C610A">
          <w:headerReference w:type="default" ns3:id="rId12"/>
          <w:footerReference w:type="default" ns3:id="rId13"/>
          <w:pgSz w:w="12240" w:h="15840"/>
          <w:pgMar w:top="1440" w:right="1440" w:bottom="1440" w:left="1800" w:header="720" w:footer="720" w:gutter="0"/>
          <w:paperSrc w:first="15" w:other="15"/>
          <w:cols w:space="720"/>
          <w:docGrid w:linePitch="326"/>
        </w:sectPr>
      </w:pPr>
    </w:p>
    <w:p ns2:paraId="46CCBEDE" ns2:textId="41BEAC6A" w:rsidR="002B16DF" w:rsidRPr="002B16DF" w:rsidRDefault="002C4F3A" w:rsidP="0079482E">
      <w:pPr>
        <w:pStyle w:val="Heading1Unnumbered"/>
        <w:jc w:val="center"/>
      </w:pPr>
      <w:ins w:id="23" w:author="GoldenCorpusHarness" w:date="2026-03-28T21:57:55Z">
        <w:r>
          <w:t>S</w:t>
        </w:r>
      </w:ins>
      <w:r>
        <w:t>TA</w:t>
      </w:r>
      <w:del w:id="24" w:author="GoldenCorpusHarness" w:date="2026-03-28T21:57:55Z">
        <w:r>
          <w:delText>BL</w:delText>
        </w:r>
      </w:del>
      <w:ins w:id="25" w:author="GoldenCorpusHarness" w:date="2026-03-28T21:57:55Z">
        <w:r>
          <w:t>T</w:t>
        </w:r>
      </w:ins>
      <w:r>
        <w:t>E</w:t>
      </w:r>
      <w:ins w:id="26" w:author="GoldenCorpusHarness" w:date="2026-03-28T21:57:55Z">
        <w:r>
          <w:t>MENT</w:t>
        </w:r>
      </w:ins>
      <w:r>
        <w:t xml:space="preserve"> OF CON</w:t>
      </w:r>
      <w:del w:id="27" w:author="GoldenCorpusHarness" w:date="2026-03-28T21:57:55Z">
        <w:r>
          <w:delText>T</w:delText>
        </w:r>
      </w:del>
      <w:ins w:id="28" w:author="GoldenCorpusHarness" w:date="2026-03-28T21:57:55Z">
        <w:r>
          <w:t>FID</w:t>
        </w:r>
      </w:ins>
      <w:r>
        <w:t>ENT</w:t>
      </w:r>
      <w:del w:id="29" w:author="GoldenCorpusHarness" w:date="2026-03-28T21:57:55Z">
        <w:r>
          <w:delText>S</w:delText>
        </w:r>
      </w:del>
      <w:ins w:id="30" w:author="GoldenCorpusHarness" w:date="2026-03-28T21:57:55Z">
        <w:r>
          <w:t>IALITY</w:t>
        </w:r>
      </w:ins>
    </w:p>
    <w:p ns2:paraId="724AF8D8" ns2:textId="7D6CACE2" w:rsidR="00914D2C" w:rsidRDefault="00914D2C">
      <w:pPr>
        <w:pStyle w:val="TOC1"/>
        <w:rPr>
          <w:rFonts w:asciiTheme="minorHAnsi" w:eastAsiaTheme="minorEastAsia" w:hAnsiTheme="minorHAnsi" w:cstheme="minorBidi"/>
          <w:b w:val="0"/>
          <w:caps w:val="0"/>
          <w:noProof/>
          <w:kern w:val="2"/>
          <w:sz w:val="22"/>
          <w:szCs w:val="22"/>
          <ns2:ligatures ns2:val="standardContextual"/>
        </w:rPr>
      </w:pPr>
      <w:r>
        <w:t>T</w:t>
      </w:r>
      <w:del w:id="31" w:author="GoldenCorpusHarness" w:date="2026-03-28T21:57:55Z">
        <w:r>
          <w:delText xml:space="preserve">ABLE OF </w:delText>
        </w:r>
      </w:del>
      <w:ins w:id="32" w:author="GoldenCorpusHarness" w:date="2026-03-28T21:57:55Z">
        <w:r>
          <w:t>his confidential information about an investigational product is provided for the exclusive use of investigators of this product and is subject to recall at any time. The information in this document may not be disclosed unless such disclosure is required by law or regulation. Subject to the foregoing, this information may be disclosed only to those persons involved in the study who have a need to know, with the obligation not to disseminate this information further. These restrictions on disclosure will apply equally to all further oral or written information supplied to you by the Sponsor, and the affiliates or representatives of the Sponsor, which is designated as “Privileged” or “</w:t>
        </w:r>
      </w:ins>
      <w:r>
        <w:t>C</w:t>
      </w:r>
      <w:del w:id="33" w:author="GoldenCorpusHarness" w:date="2026-03-28T21:57:55Z">
        <w:r>
          <w:delText>ONTENT</w:delText>
        </w:r>
      </w:del>
      <w:ins w:id="34" w:author="GoldenCorpusHarness" w:date="2026-03-28T21:57:55Z">
        <w:r>
          <w:t xml:space="preserve">onfidential.” If you do not wish to participate in this clinical program, the brochure should be returned to the </w:t>
        </w:r>
      </w:ins>
      <w:r>
        <w:t>S</w:t>
      </w:r>
      <w:del w:id="35" w:author="GoldenCorpusHarness" w:date="2026-03-28T21:57:55Z">
        <w:r>
          <w:delText>2</w:delText>
        </w:r>
      </w:del>
      <w:ins w:id="36" w:author="GoldenCorpusHarness" w:date="2026-03-28T21:57:55Z">
        <w:r>
          <w:t>ponsor.</w:t>
        </w:r>
      </w:ins>
    </w:p>
    <w:p ns2:paraId="413975B2" ns2:textId="1F04830E" w:rsidR="00914D2C" w:rsidRDefault="00914D2C">
      <w:pPr>
        <w:pStyle w:val="TOC1"/>
        <w:rPr>
          <w:rFonts w:asciiTheme="minorHAnsi" w:eastAsiaTheme="minorEastAsia" w:hAnsiTheme="minorHAnsi" w:cstheme="minorBidi"/>
          <w:b w:val="0"/>
          <w:caps w:val="0"/>
          <w:noProof/>
          <w:kern w:val="2"/>
          <w:sz w:val="22"/>
          <w:szCs w:val="22"/>
          <ns2:ligatures ns2:val="standardContextual"/>
        </w:rPr>
      </w:pPr>
      <w:del w:id="37" w:author="GoldenCorpusHarness" w:date="2026-03-28T21:57:55Z">
        <w:r>
          <w:delText>LIST OF TABLES9</w:delText>
        </w:r>
      </w:del>
    </w:p>
    <w:p ns2:paraId="546517FD" ns2:textId="65435D2F" w:rsidR="00914D2C" w:rsidRDefault="00914D2C">
      <w:pPr>
        <w:pStyle w:val="TOC1"/>
        <w:rPr>
          <w:rFonts w:asciiTheme="minorHAnsi" w:eastAsiaTheme="minorEastAsia" w:hAnsiTheme="minorHAnsi" w:cstheme="minorBidi"/>
          <w:b w:val="0"/>
          <w:caps w:val="0"/>
          <w:noProof/>
          <w:kern w:val="2"/>
          <w:sz w:val="22"/>
          <w:szCs w:val="22"/>
          <ns2:ligatures ns2:val="standardContextual"/>
        </w:rPr>
      </w:pPr>
      <w:del w:id="38" w:author="GoldenCorpusHarness" w:date="2026-03-28T21:57:55Z">
        <w:r>
          <w:delText>LIST OF FIGURES15</w:delText>
        </w:r>
      </w:del>
    </w:p>
    <w:p ns2:paraId="45561515" ns2:textId="29254C95" w:rsidR="00914D2C" w:rsidRDefault="00914D2C">
      <w:pPr>
        <w:pStyle w:val="TOC1"/>
        <w:rPr>
          <w:rFonts w:asciiTheme="minorHAnsi" w:eastAsiaTheme="minorEastAsia" w:hAnsiTheme="minorHAnsi" w:cstheme="minorBidi"/>
          <w:b w:val="0"/>
          <w:caps w:val="0"/>
          <w:noProof/>
          <w:kern w:val="2"/>
          <w:sz w:val="22"/>
          <w:szCs w:val="22"/>
          <ns2:ligatures ns2:val="standardContextual"/>
        </w:rPr>
      </w:pPr>
      <w:ins w:id="39" w:author="GoldenCorpusHarness" w:date="2026-03-28T21:57:55Z">
        <w:r>
          <w:t>TAB</w:t>
        </w:r>
      </w:ins>
      <w:r>
        <w:t>L</w:t>
      </w:r>
      <w:del w:id="40" w:author="GoldenCorpusHarness" w:date="2026-03-28T21:57:55Z">
        <w:r>
          <w:delText>IST</w:delText>
        </w:r>
      </w:del>
      <w:ins w:id="41" w:author="GoldenCorpusHarness" w:date="2026-03-28T21:57:55Z">
        <w:r>
          <w:t>E</w:t>
        </w:r>
      </w:ins>
      <w:r>
        <w:t xml:space="preserve"> OF </w:t>
      </w:r>
      <w:del w:id="42" w:author="GoldenCorpusHarness" w:date="2026-03-28T21:57:55Z">
        <w:r>
          <w:delText>ABBREVIATI</w:delText>
        </w:r>
      </w:del>
      <w:ins w:id="43" w:author="GoldenCorpusHarness" w:date="2026-03-28T21:57:55Z">
        <w:r>
          <w:t>C</w:t>
        </w:r>
      </w:ins>
      <w:r>
        <w:t>ON</w:t>
      </w:r>
      <w:del w:id="44" w:author="GoldenCorpusHarness" w:date="2026-03-28T21:57:55Z">
        <w:r>
          <w:delText xml:space="preserve">S, ACRONYMS, AND DEFINITION OF </w:delText>
        </w:r>
      </w:del>
      <w:r>
        <w:t>TE</w:t>
      </w:r>
      <w:del w:id="45" w:author="GoldenCorpusHarness" w:date="2026-03-28T21:57:55Z">
        <w:r>
          <w:delText>RM</w:delText>
        </w:r>
      </w:del>
      <w:ins w:id="46" w:author="GoldenCorpusHarness" w:date="2026-03-28T21:57:55Z">
        <w:r>
          <w:t>NT</w:t>
        </w:r>
      </w:ins>
      <w:r>
        <w:t>S</w:t>
      </w:r>
      <w:del w:id="47" w:author="GoldenCorpusHarness" w:date="2026-03-28T21:57:55Z">
        <w:r>
          <w:delText>16</w:delText>
        </w:r>
      </w:del>
    </w:p>
    <w:p ns2:paraId="1273AE1C" ns2:textId="3560425A" w:rsidR="00914D2C" w:rsidRDefault="00914D2C">
      <w:pPr>
        <w:pStyle w:val="TOC1"/>
        <w:rPr>
          <w:rFonts w:asciiTheme="minorHAnsi" w:eastAsiaTheme="minorEastAsia" w:hAnsiTheme="minorHAnsi" w:cstheme="minorBidi"/>
          <w:b w:val="0"/>
          <w:caps w:val="0"/>
          <w:noProof/>
          <w:kern w:val="2"/>
          <w:sz w:val="22"/>
          <w:szCs w:val="22"/>
          <ns2:ligatures ns2:val="standardContextual"/>
        </w:rPr>
      </w:pPr>
      <w:r>
        <w:t xml:space="preserve">TABLE OF </w:t>
      </w:r>
      <w:del w:id="48" w:author="GoldenCorpusHarness" w:date="2026-03-28T21:57:55Z">
        <w:r>
          <w:delText>REVISI</w:delText>
        </w:r>
      </w:del>
      <w:ins w:id="49" w:author="GoldenCorpusHarness" w:date="2026-03-28T21:57:55Z">
        <w:r>
          <w:t>C</w:t>
        </w:r>
      </w:ins>
      <w:r>
        <w:t>ON</w:t>
      </w:r>
      <w:ins w:id="50" w:author="GoldenCorpusHarness" w:date="2026-03-28T21:57:55Z">
        <w:r>
          <w:t>TENT</w:t>
        </w:r>
      </w:ins>
      <w:r>
        <w:t>S2</w:t>
      </w:r>
      <w:del w:id="51" w:author="GoldenCorpusHarness" w:date="2026-03-28T21:57:55Z">
        <w:r>
          <w:delText>1</w:delText>
        </w:r>
      </w:del>
    </w:p>
    <w:p ns2:paraId="7AEB15BA" ns2:textId="6CEB6195" w:rsidR="00914D2C" w:rsidRDefault="00914D2C">
      <w:pPr>
        <w:pStyle w:val="TOC1"/>
        <w:rPr>
          <w:rFonts w:asciiTheme="minorHAnsi" w:eastAsiaTheme="minorEastAsia" w:hAnsiTheme="minorHAnsi" w:cstheme="minorBidi"/>
          <w:b w:val="0"/>
          <w:caps w:val="0"/>
          <w:noProof/>
          <w:kern w:val="2"/>
          <w:sz w:val="22"/>
          <w:szCs w:val="22"/>
          <ns2:ligatures ns2:val="standardContextual"/>
        </w:rPr>
      </w:pPr>
      <w:del w:id="52" w:author="GoldenCorpusHarness" w:date="2026-03-28T21:57:55Z">
        <w:r>
          <w:delText>1</w:delText>
        </w:r>
      </w:del>
      <w:ins w:id="53" w:author="GoldenCorpusHarness" w:date="2026-03-28T21:57:55Z">
        <w:r>
          <w:t>LI</w:t>
        </w:r>
      </w:ins>
      <w:r>
        <w:t>S</w:t>
      </w:r>
      <w:del w:id="54" w:author="GoldenCorpusHarness" w:date="2026-03-28T21:57:55Z">
        <w:r>
          <w:delText>UMM</w:delText>
        </w:r>
      </w:del>
      <w:ins w:id="55" w:author="GoldenCorpusHarness" w:date="2026-03-28T21:57:55Z">
        <w:r>
          <w:t>T OF T</w:t>
        </w:r>
      </w:ins>
      <w:r>
        <w:t>A</w:t>
      </w:r>
      <w:del w:id="56" w:author="GoldenCorpusHarness" w:date="2026-03-28T21:57:55Z">
        <w:r>
          <w:delText>RY23</w:delText>
        </w:r>
      </w:del>
      <w:ins w:id="57" w:author="GoldenCorpusHarness" w:date="2026-03-28T21:57:55Z">
        <w:r>
          <w:t>BLES9</w:t>
        </w:r>
      </w:ins>
    </w:p>
    <w:p ns2:paraId="27AD6B32" ns2:textId="72D76299" w:rsidR="00914D2C" w:rsidRDefault="00914D2C">
      <w:pPr>
        <w:pStyle w:val="TOC1"/>
        <w:rPr>
          <w:rFonts w:asciiTheme="minorHAnsi" w:eastAsiaTheme="minorEastAsia" w:hAnsiTheme="minorHAnsi" w:cstheme="minorBidi"/>
          <w:b w:val="0"/>
          <w:caps w:val="0"/>
          <w:noProof/>
          <w:kern w:val="2"/>
          <w:sz w:val="22"/>
          <w:szCs w:val="22"/>
          <ns2:ligatures ns2:val="standardContextual"/>
        </w:rPr>
      </w:pPr>
      <w:del w:id="58" w:author="GoldenCorpusHarness" w:date="2026-03-28T21:57:55Z">
        <w:r>
          <w:delText>2</w:delText>
        </w:r>
      </w:del>
      <w:ins w:id="59" w:author="GoldenCorpusHarness" w:date="2026-03-28T21:57:55Z">
        <w:r>
          <w:t>L</w:t>
        </w:r>
      </w:ins>
      <w:r>
        <w:t>I</w:t>
      </w:r>
      <w:del w:id="60" w:author="GoldenCorpusHarness" w:date="2026-03-28T21:57:55Z">
        <w:r>
          <w:delText>N</w:delText>
        </w:r>
      </w:del>
      <w:ins w:id="61" w:author="GoldenCorpusHarness" w:date="2026-03-28T21:57:55Z">
        <w:r>
          <w:t>S</w:t>
        </w:r>
      </w:ins>
      <w:r>
        <w:t>T</w:t>
      </w:r>
      <w:ins w:id="62" w:author="GoldenCorpusHarness" w:date="2026-03-28T21:57:55Z">
        <w:r>
          <w:t xml:space="preserve"> OF FIGU</w:t>
        </w:r>
      </w:ins>
      <w:r>
        <w:t>R</w:t>
      </w:r>
      <w:del w:id="63" w:author="GoldenCorpusHarness" w:date="2026-03-28T21:57:55Z">
        <w:r>
          <w:delText>ODUCTION27</w:delText>
        </w:r>
      </w:del>
      <w:ins w:id="64" w:author="GoldenCorpusHarness" w:date="2026-03-28T21:57:55Z">
        <w:r>
          <w:t>ES16</w:t>
        </w:r>
      </w:ins>
    </w:p>
    <w:p ns2:paraId="42F622EC" ns2:textId="2E374D0C" w:rsidR="00914D2C" w:rsidRDefault="00914D2C">
      <w:pPr>
        <w:pStyle w:val="TOC2"/>
        <w:rPr>
          <w:rFonts w:asciiTheme="minorHAnsi" w:eastAsiaTheme="minorEastAsia" w:hAnsiTheme="minorHAnsi" w:cstheme="minorBidi"/>
          <w:b w:val="0"/>
          <w:noProof/>
          <w:kern w:val="2"/>
          <w:sz w:val="22"/>
          <w:szCs w:val="22"/>
          <ns2:ligatures ns2:val="standardContextual"/>
        </w:rPr>
      </w:pPr>
      <w:del w:id="65" w:author="GoldenCorpusHarness" w:date="2026-03-28T21:57:55Z">
        <w:r>
          <w:delText>2.</w:delText>
        </w:r>
      </w:del>
      <w:ins w:id="66" w:author="GoldenCorpusHarness" w:date="2026-03-28T21:57:55Z">
        <w:r>
          <w:t>LIST OF ABBREVIATIONS, ACRONYMS, AND DEFINITION OF TERMS</w:t>
        </w:r>
      </w:ins>
      <w:r>
        <w:t>1</w:t>
      </w:r>
      <w:del w:id="67" w:author="GoldenCorpusHarness" w:date="2026-03-28T21:57:55Z">
        <w:r>
          <w:delText>Background27</w:delText>
        </w:r>
      </w:del>
      <w:ins w:id="68" w:author="GoldenCorpusHarness" w:date="2026-03-28T21:57:55Z">
        <w:r>
          <w:t>8</w:t>
        </w:r>
      </w:ins>
    </w:p>
    <w:p ns2:paraId="77A695B1" ns2:textId="1C0D1DB2" w:rsidR="00914D2C" w:rsidRDefault="00914D2C">
      <w:pPr>
        <w:pStyle w:val="TOC2"/>
        <w:rPr>
          <w:rFonts w:asciiTheme="minorHAnsi" w:eastAsiaTheme="minorEastAsia" w:hAnsiTheme="minorHAnsi" w:cstheme="minorBidi"/>
          <w:b w:val="0"/>
          <w:noProof/>
          <w:kern w:val="2"/>
          <w:sz w:val="22"/>
          <w:szCs w:val="22"/>
          <ns2:ligatures ns2:val="standardContextual"/>
        </w:rPr>
      </w:pPr>
      <w:ins w:id="69" w:author="GoldenCorpusHarness" w:date="2026-03-28T21:57:55Z">
        <w:r>
          <w:t>TABLE OF REVISIONS</w:t>
        </w:r>
      </w:ins>
      <w:r>
        <w:t>2</w:t>
      </w:r>
      <w:del w:id="70" w:author="GoldenCorpusHarness" w:date="2026-03-28T21:57:55Z">
        <w:r>
          <w:delText>.2Targeting TROP2 With Antibody Drug Conjugates for Cancer Treatment27</w:delText>
        </w:r>
      </w:del>
      <w:ins w:id="71" w:author="GoldenCorpusHarness" w:date="2026-03-28T21:57:55Z">
        <w:r>
          <w:t>3</w:t>
        </w:r>
      </w:ins>
    </w:p>
    <w:p ns2:paraId="4CC99EF6" ns2:textId="45C71440" w:rsidR="00914D2C" w:rsidRDefault="00914D2C">
      <w:pPr>
        <w:pStyle w:val="TOC1"/>
        <w:rPr>
          <w:rFonts w:asciiTheme="minorHAnsi" w:eastAsiaTheme="minorEastAsia" w:hAnsiTheme="minorHAnsi" w:cstheme="minorBidi"/>
          <w:b w:val="0"/>
          <w:caps w:val="0"/>
          <w:noProof/>
          <w:kern w:val="2"/>
          <w:sz w:val="22"/>
          <w:szCs w:val="22"/>
          <ns2:ligatures ns2:val="standardContextual"/>
        </w:rPr>
      </w:pPr>
      <w:del w:id="72" w:author="GoldenCorpusHarness" w:date="2026-03-28T21:57:55Z">
        <w:r>
          <w:delText>3PHY</w:delText>
        </w:r>
      </w:del>
      <w:ins w:id="73" w:author="GoldenCorpusHarness" w:date="2026-03-28T21:57:55Z">
        <w:r>
          <w:t>1</w:t>
        </w:r>
      </w:ins>
      <w:r>
        <w:t>S</w:t>
      </w:r>
      <w:del w:id="74" w:author="GoldenCorpusHarness" w:date="2026-03-28T21:57:55Z">
        <w:r>
          <w:delText>ICAL, CHE</w:delText>
        </w:r>
      </w:del>
      <w:ins w:id="75" w:author="GoldenCorpusHarness" w:date="2026-03-28T21:57:55Z">
        <w:r>
          <w:t>U</w:t>
        </w:r>
      </w:ins>
      <w:r>
        <w:t>M</w:t>
      </w:r>
      <w:del w:id="76" w:author="GoldenCorpusHarness" w:date="2026-03-28T21:57:55Z">
        <w:r>
          <w:delText>ICAL, AND PH</w:delText>
        </w:r>
      </w:del>
      <w:ins w:id="77" w:author="GoldenCorpusHarness" w:date="2026-03-28T21:57:55Z">
        <w:r>
          <w:t>M</w:t>
        </w:r>
      </w:ins>
      <w:r>
        <w:t>AR</w:t>
      </w:r>
      <w:del w:id="78" w:author="GoldenCorpusHarness" w:date="2026-03-28T21:57:55Z">
        <w:r>
          <w:delText>MACEUTICAL PROPERTIES AND FORMULATION</w:delText>
        </w:r>
      </w:del>
      <w:ins w:id="79" w:author="GoldenCorpusHarness" w:date="2026-03-28T21:57:55Z">
        <w:r>
          <w:t>Y</w:t>
        </w:r>
      </w:ins>
      <w:r>
        <w:t>2</w:t>
      </w:r>
      <w:del w:id="80" w:author="GoldenCorpusHarness" w:date="2026-03-28T21:57:55Z">
        <w:r>
          <w:delText>8</w:delText>
        </w:r>
      </w:del>
      <w:ins w:id="81" w:author="GoldenCorpusHarness" w:date="2026-03-28T21:57:55Z">
        <w:r>
          <w:t>4</w:t>
        </w:r>
      </w:ins>
    </w:p>
    <w:p ns2:paraId="6DE4205A" ns2:textId="53ECAE75" w:rsidR="00914D2C" w:rsidRDefault="00914D2C">
      <w:pPr>
        <w:pStyle w:val="TOC2"/>
        <w:rPr>
          <w:rFonts w:asciiTheme="minorHAnsi" w:eastAsiaTheme="minorEastAsia" w:hAnsiTheme="minorHAnsi" w:cstheme="minorBidi"/>
          <w:b w:val="0"/>
          <w:noProof/>
          <w:kern w:val="2"/>
          <w:sz w:val="22"/>
          <w:szCs w:val="22"/>
          <ns2:ligatures ns2:val="standardContextual"/>
        </w:rPr>
      </w:pPr>
      <w:del w:id="82" w:author="GoldenCorpusHarness" w:date="2026-03-28T21:57:55Z">
        <w:r>
          <w:delText>3.1</w:delText>
        </w:r>
      </w:del>
      <w:ins w:id="83" w:author="GoldenCorpusHarness" w:date="2026-03-28T21:57:55Z">
        <w:r>
          <w:t>2INTRODU</w:t>
        </w:r>
      </w:ins>
      <w:r>
        <w:t>C</w:t>
      </w:r>
      <w:del w:id="84" w:author="GoldenCorpusHarness" w:date="2026-03-28T21:57:55Z">
        <w:r>
          <w:delText>hemical Properties</w:delText>
        </w:r>
      </w:del>
      <w:ins w:id="85" w:author="GoldenCorpusHarness" w:date="2026-03-28T21:57:55Z">
        <w:r>
          <w:t>TION</w:t>
        </w:r>
      </w:ins>
      <w:r>
        <w:t>28</w:t>
      </w:r>
    </w:p>
    <w:p ns2:paraId="63BA067E" ns2:textId="44376B21" w:rsidR="00914D2C" w:rsidRDefault="00914D2C">
      <w:pPr>
        <w:pStyle w:val="TOC2"/>
        <w:rPr>
          <w:rFonts w:asciiTheme="minorHAnsi" w:eastAsiaTheme="minorEastAsia" w:hAnsiTheme="minorHAnsi" w:cstheme="minorBidi"/>
          <w:b w:val="0"/>
          <w:noProof/>
          <w:kern w:val="2"/>
          <w:sz w:val="22"/>
          <w:szCs w:val="22"/>
          <ns2:ligatures ns2:val="standardContextual"/>
        </w:rPr>
      </w:pPr>
      <w:del w:id="86" w:author="GoldenCorpusHarness" w:date="2026-03-28T21:57:55Z">
        <w:r>
          <w:delText>3</w:delText>
        </w:r>
      </w:del>
      <w:ins w:id="87" w:author="GoldenCorpusHarness" w:date="2026-03-28T21:57:55Z">
        <w:r>
          <w:t>2</w:t>
        </w:r>
      </w:ins>
      <w:r>
        <w:t>.</w:t>
      </w:r>
      <w:del w:id="88" w:author="GoldenCorpusHarness" w:date="2026-03-28T21:57:55Z">
        <w:r>
          <w:delText>2St</w:delText>
        </w:r>
      </w:del>
      <w:ins w:id="89" w:author="GoldenCorpusHarness" w:date="2026-03-28T21:57:55Z">
        <w:r>
          <w:t>1Backg</w:t>
        </w:r>
      </w:ins>
      <w:r>
        <w:t>r</w:t>
      </w:r>
      <w:ins w:id="90" w:author="GoldenCorpusHarness" w:date="2026-03-28T21:57:55Z">
        <w:r>
          <w:t>o</w:t>
        </w:r>
      </w:ins>
      <w:r>
        <w:t>u</w:t>
      </w:r>
      <w:del w:id="91" w:author="GoldenCorpusHarness" w:date="2026-03-28T21:57:55Z">
        <w:r>
          <w:delText>cture</w:delText>
        </w:r>
      </w:del>
      <w:ins w:id="92" w:author="GoldenCorpusHarness" w:date="2026-03-28T21:57:55Z">
        <w:r>
          <w:t>nd</w:t>
        </w:r>
      </w:ins>
      <w:r>
        <w:t>28</w:t>
      </w:r>
    </w:p>
    <w:p ns2:paraId="7297FBE4" ns2:textId="2746D14D" w:rsidR="00914D2C" w:rsidRDefault="00914D2C">
      <w:pPr>
        <w:pStyle w:val="TOC2"/>
        <w:rPr>
          <w:rFonts w:asciiTheme="minorHAnsi" w:eastAsiaTheme="minorEastAsia" w:hAnsiTheme="minorHAnsi" w:cstheme="minorBidi"/>
          <w:b w:val="0"/>
          <w:noProof/>
          <w:kern w:val="2"/>
          <w:sz w:val="22"/>
          <w:szCs w:val="22"/>
          <ns2:ligatures ns2:val="standardContextual"/>
        </w:rPr>
      </w:pPr>
      <w:del w:id="93" w:author="GoldenCorpusHarness" w:date="2026-03-28T21:57:55Z">
        <w:r>
          <w:delText>3</w:delText>
        </w:r>
      </w:del>
      <w:ins w:id="94" w:author="GoldenCorpusHarness" w:date="2026-03-28T21:57:55Z">
        <w:r>
          <w:t>2</w:t>
        </w:r>
      </w:ins>
      <w:r>
        <w:t>.</w:t>
      </w:r>
      <w:del w:id="95" w:author="GoldenCorpusHarness" w:date="2026-03-28T21:57:55Z">
        <w:r>
          <w:delText>3</w:delText>
        </w:r>
      </w:del>
      <w:ins w:id="96" w:author="GoldenCorpusHarness" w:date="2026-03-28T21:57:55Z">
        <w:r>
          <w:t>2Targeting TRO</w:t>
        </w:r>
      </w:ins>
      <w:r>
        <w:t>P</w:t>
      </w:r>
      <w:ins w:id="97" w:author="GoldenCorpusHarness" w:date="2026-03-28T21:57:55Z">
        <w:r>
          <w:t>2 Wit</w:t>
        </w:r>
      </w:ins>
      <w:r>
        <w:t>h</w:t>
      </w:r>
      <w:ins w:id="98" w:author="GoldenCorpusHarness" w:date="2026-03-28T21:57:55Z">
        <w:r>
          <w:t xml:space="preserve"> Antibod</w:t>
        </w:r>
      </w:ins>
      <w:r>
        <w:t>y</w:t>
      </w:r>
      <w:ins w:id="99" w:author="GoldenCorpusHarness" w:date="2026-03-28T21:57:55Z">
        <w:r>
          <w:t xml:space="preserve"> Drug Conjugate</w:t>
        </w:r>
      </w:ins>
      <w:r>
        <w:t>s</w:t>
      </w:r>
      <w:del w:id="100" w:author="GoldenCorpusHarness" w:date="2026-03-28T21:57:55Z">
        <w:r>
          <w:delText>i</w:delText>
        </w:r>
      </w:del>
      <w:ins w:id="101" w:author="GoldenCorpusHarness" w:date="2026-03-28T21:57:55Z">
        <w:r>
          <w:t xml:space="preserve"> for Can</w:t>
        </w:r>
      </w:ins>
      <w:r>
        <w:t>c</w:t>
      </w:r>
      <w:del w:id="102" w:author="GoldenCorpusHarness" w:date="2026-03-28T21:57:55Z">
        <w:r>
          <w:delText>o-chemical Prop</w:delText>
        </w:r>
      </w:del>
      <w:r>
        <w:t>er</w:t>
      </w:r>
      <w:ins w:id="103" w:author="GoldenCorpusHarness" w:date="2026-03-28T21:57:55Z">
        <w:r>
          <w:t xml:space="preserve"> Trea</w:t>
        </w:r>
      </w:ins>
      <w:r>
        <w:t>t</w:t>
      </w:r>
      <w:del w:id="104" w:author="GoldenCorpusHarness" w:date="2026-03-28T21:57:55Z">
        <w:r>
          <w:delText>i</w:delText>
        </w:r>
      </w:del>
      <w:ins w:id="105" w:author="GoldenCorpusHarness" w:date="2026-03-28T21:57:55Z">
        <w:r>
          <w:t>m</w:t>
        </w:r>
      </w:ins>
      <w:r>
        <w:t>e</w:t>
      </w:r>
      <w:del w:id="106" w:author="GoldenCorpusHarness" w:date="2026-03-28T21:57:55Z">
        <w:r>
          <w:delText>s</w:delText>
        </w:r>
      </w:del>
      <w:ins w:id="107" w:author="GoldenCorpusHarness" w:date="2026-03-28T21:57:55Z">
        <w:r>
          <w:t>nt</w:t>
        </w:r>
      </w:ins>
      <w:r>
        <w:t>28</w:t>
      </w:r>
    </w:p>
    <w:p ns2:paraId="4BA75E27" ns2:textId="7A06CC62" w:rsidR="00914D2C" w:rsidRDefault="00914D2C">
      <w:pPr>
        <w:pStyle w:val="TOC2"/>
        <w:rPr>
          <w:rFonts w:asciiTheme="minorHAnsi" w:eastAsiaTheme="minorEastAsia" w:hAnsiTheme="minorHAnsi" w:cstheme="minorBidi"/>
          <w:b w:val="0"/>
          <w:noProof/>
          <w:kern w:val="2"/>
          <w:sz w:val="22"/>
          <w:szCs w:val="22"/>
          <ns2:ligatures ns2:val="standardContextual"/>
        </w:rPr>
      </w:pPr>
      <w:r>
        <w:t>3</w:t>
      </w:r>
      <w:del w:id="108" w:author="GoldenCorpusHarness" w:date="2026-03-28T21:57:55Z">
        <w:r>
          <w:delText>.4</w:delText>
        </w:r>
      </w:del>
      <w:r>
        <w:t>P</w:t>
      </w:r>
      <w:del w:id="109" w:author="GoldenCorpusHarness" w:date="2026-03-28T21:57:55Z">
        <w:r>
          <w:delText>harmaceutical</w:delText>
        </w:r>
      </w:del>
      <w:ins w:id="110" w:author="GoldenCorpusHarness" w:date="2026-03-28T21:57:55Z">
        <w:r>
          <w:t>HYSICAL, CHEMICAL, AND PHARMACEUTICAL PROPERTIES AND</w:t>
        </w:r>
      </w:ins>
      <w:r>
        <w:t xml:space="preserve"> F</w:t>
      </w:r>
      <w:del w:id="111" w:author="GoldenCorpusHarness" w:date="2026-03-28T21:57:55Z">
        <w:r>
          <w:delText>ormulation</w:delText>
        </w:r>
      </w:del>
      <w:ins w:id="112" w:author="GoldenCorpusHarness" w:date="2026-03-28T21:57:55Z">
        <w:r>
          <w:t>ORMULATION</w:t>
        </w:r>
      </w:ins>
      <w:r>
        <w:t>2</w:t>
      </w:r>
      <w:del w:id="113" w:author="GoldenCorpusHarness" w:date="2026-03-28T21:57:55Z">
        <w:r>
          <w:delText>8</w:delText>
        </w:r>
      </w:del>
      <w:ins w:id="114" w:author="GoldenCorpusHarness" w:date="2026-03-28T21:57:55Z">
        <w:r>
          <w:t>9</w:t>
        </w:r>
      </w:ins>
    </w:p>
    <w:p ns2:paraId="6ED3CF9D" ns2:textId="21F1DDB2" w:rsidR="00914D2C" w:rsidRDefault="00914D2C">
      <w:pPr>
        <w:pStyle w:val="TOC1"/>
        <w:rPr>
          <w:rFonts w:asciiTheme="minorHAnsi" w:eastAsiaTheme="minorEastAsia" w:hAnsiTheme="minorHAnsi" w:cstheme="minorBidi"/>
          <w:b w:val="0"/>
          <w:caps w:val="0"/>
          <w:noProof/>
          <w:kern w:val="2"/>
          <w:sz w:val="22"/>
          <w:szCs w:val="22"/>
          <ns2:ligatures ns2:val="standardContextual"/>
        </w:rPr>
      </w:pPr>
      <w:del w:id="115" w:author="GoldenCorpusHarness" w:date="2026-03-28T21:57:55Z">
        <w:r>
          <w:delText>4NON</w:delText>
        </w:r>
      </w:del>
      <w:ins w:id="116" w:author="GoldenCorpusHarness" w:date="2026-03-28T21:57:55Z">
        <w:r>
          <w:t>3.1</w:t>
        </w:r>
      </w:ins>
      <w:r>
        <w:t>C</w:t>
      </w:r>
      <w:del w:id="117" w:author="GoldenCorpusHarness" w:date="2026-03-28T21:57:55Z">
        <w:r>
          <w:delText>LINICAL</w:delText>
        </w:r>
      </w:del>
      <w:ins w:id="118" w:author="GoldenCorpusHarness" w:date="2026-03-28T21:57:55Z">
        <w:r>
          <w:t>hemical</w:t>
        </w:r>
      </w:ins>
      <w:r>
        <w:t xml:space="preserve"> </w:t>
      </w:r>
      <w:del w:id="119" w:author="GoldenCorpusHarness" w:date="2026-03-28T21:57:55Z">
        <w:r>
          <w:delText>STUDIES30</w:delText>
        </w:r>
      </w:del>
      <w:ins w:id="120" w:author="GoldenCorpusHarness" w:date="2026-03-28T21:57:55Z">
        <w:r>
          <w:t>Properties29</w:t>
        </w:r>
      </w:ins>
    </w:p>
    <w:p ns2:paraId="4ED0A4E2" ns2:textId="7363A4E0" w:rsidR="00914D2C" w:rsidRDefault="00914D2C">
      <w:pPr>
        <w:pStyle w:val="TOC2"/>
        <w:rPr>
          <w:rFonts w:asciiTheme="minorHAnsi" w:eastAsiaTheme="minorEastAsia" w:hAnsiTheme="minorHAnsi" w:cstheme="minorBidi"/>
          <w:b w:val="0"/>
          <w:noProof/>
          <w:kern w:val="2"/>
          <w:sz w:val="22"/>
          <w:szCs w:val="22"/>
          <ns2:ligatures ns2:val="standardContextual"/>
        </w:rPr>
      </w:pPr>
      <w:del w:id="121" w:author="GoldenCorpusHarness" w:date="2026-03-28T21:57:55Z">
        <w:r>
          <w:delText>4</w:delText>
        </w:r>
      </w:del>
      <w:ins w:id="122" w:author="GoldenCorpusHarness" w:date="2026-03-28T21:57:55Z">
        <w:r>
          <w:t>3</w:t>
        </w:r>
      </w:ins>
      <w:r>
        <w:t>.</w:t>
      </w:r>
      <w:del w:id="123" w:author="GoldenCorpusHarness" w:date="2026-03-28T21:57:55Z">
        <w:r>
          <w:delText>1Non</w:delText>
        </w:r>
      </w:del>
      <w:ins w:id="124" w:author="GoldenCorpusHarness" w:date="2026-03-28T21:57:55Z">
        <w:r>
          <w:t>2Stru</w:t>
        </w:r>
      </w:ins>
      <w:r>
        <w:t>c</w:t>
      </w:r>
      <w:del w:id="125" w:author="GoldenCorpusHarness" w:date="2026-03-28T21:57:55Z">
        <w:r>
          <w:delText>linical Pha</w:delText>
        </w:r>
      </w:del>
      <w:ins w:id="126" w:author="GoldenCorpusHarness" w:date="2026-03-28T21:57:55Z">
        <w:r>
          <w:t>tu</w:t>
        </w:r>
      </w:ins>
      <w:r>
        <w:t>r</w:t>
      </w:r>
      <w:del w:id="127" w:author="GoldenCorpusHarness" w:date="2026-03-28T21:57:55Z">
        <w:r>
          <w:delText>macology30</w:delText>
        </w:r>
      </w:del>
      <w:ins w:id="128" w:author="GoldenCorpusHarness" w:date="2026-03-28T21:57:55Z">
        <w:r>
          <w:t>e29</w:t>
        </w:r>
      </w:ins>
    </w:p>
    <w:p ns2:paraId="35524CD7" ns2:textId="41429BBB" w:rsidR="00914D2C" w:rsidRDefault="00914D2C">
      <w:pPr>
        <w:pStyle w:val="TOC3"/>
        <w:rPr>
          <w:rFonts w:asciiTheme="minorHAnsi" w:eastAsiaTheme="minorEastAsia" w:hAnsiTheme="minorHAnsi" w:cstheme="minorBidi"/>
          <w:noProof/>
          <w:kern w:val="2"/>
          <w:sz w:val="22"/>
          <w:szCs w:val="22"/>
          <ns2:ligatures ns2:val="standardContextual"/>
        </w:rPr>
      </w:pPr>
      <w:del w:id="129" w:author="GoldenCorpusHarness" w:date="2026-03-28T21:57:55Z">
        <w:r>
          <w:delText>4</w:delText>
        </w:r>
      </w:del>
      <w:ins w:id="130" w:author="GoldenCorpusHarness" w:date="2026-03-28T21:57:55Z">
        <w:r>
          <w:t>3</w:t>
        </w:r>
      </w:ins>
      <w:r>
        <w:t>.</w:t>
      </w:r>
      <w:del w:id="131" w:author="GoldenCorpusHarness" w:date="2026-03-28T21:57:55Z">
        <w:r>
          <w:delText xml:space="preserve">1.1Primary </w:delText>
        </w:r>
      </w:del>
      <w:ins w:id="132" w:author="GoldenCorpusHarness" w:date="2026-03-28T21:57:55Z">
        <w:r>
          <w:t>3</w:t>
        </w:r>
      </w:ins>
      <w:r>
        <w:t>Ph</w:t>
      </w:r>
      <w:del w:id="133" w:author="GoldenCorpusHarness" w:date="2026-03-28T21:57:55Z">
        <w:r>
          <w:delText>arma</w:delText>
        </w:r>
      </w:del>
      <w:ins w:id="134" w:author="GoldenCorpusHarness" w:date="2026-03-28T21:57:55Z">
        <w:r>
          <w:t>ysi</w:t>
        </w:r>
      </w:ins>
      <w:r>
        <w:t>co</w:t>
      </w:r>
      <w:del w:id="135" w:author="GoldenCorpusHarness" w:date="2026-03-28T21:57:55Z">
        <w:r>
          <w:delText>dyna</w:delText>
        </w:r>
      </w:del>
      <w:ins w:id="136" w:author="GoldenCorpusHarness" w:date="2026-03-28T21:57:55Z">
        <w:r>
          <w:t>-che</w:t>
        </w:r>
      </w:ins>
      <w:r>
        <w:t>mic</w:t>
      </w:r>
      <w:ins w:id="137" w:author="GoldenCorpusHarness" w:date="2026-03-28T21:57:55Z">
        <w:r>
          <w:t>al Propertie</w:t>
        </w:r>
      </w:ins>
      <w:r>
        <w:t>s</w:t>
      </w:r>
      <w:del w:id="138" w:author="GoldenCorpusHarness" w:date="2026-03-28T21:57:55Z">
        <w:r>
          <w:delText>30</w:delText>
        </w:r>
      </w:del>
      <w:ins w:id="139" w:author="GoldenCorpusHarness" w:date="2026-03-28T21:57:55Z">
        <w:r>
          <w:t>29</w:t>
        </w:r>
      </w:ins>
    </w:p>
    <w:p ns2:paraId="315AACAC" ns2:textId="3850592E" w:rsidR="00914D2C" w:rsidRDefault="00914D2C">
      <w:pPr>
        <w:pStyle w:val="TOC4"/>
        <w:rPr>
          <w:rFonts w:asciiTheme="minorHAnsi" w:eastAsiaTheme="minorEastAsia" w:hAnsiTheme="minorHAnsi" w:cstheme="minorBidi"/>
          <w:noProof/>
          <w:kern w:val="2"/>
          <w:sz w:val="22"/>
          <w:szCs w:val="22"/>
          <ns2:ligatures ns2:val="standardContextual"/>
        </w:rPr>
      </w:pPr>
      <w:ins w:id="140" w:author="GoldenCorpusHarness" w:date="2026-03-28T21:57:55Z">
        <w:r>
          <w:t>3.</w:t>
        </w:r>
      </w:ins>
      <w:r>
        <w:t>4</w:t>
      </w:r>
      <w:del w:id="141" w:author="GoldenCorpusHarness" w:date="2026-03-28T21:57:55Z">
        <w:r>
          <w:delText xml:space="preserve">.1.1.1In Vitro </w:delText>
        </w:r>
      </w:del>
      <w:r>
        <w:t>Pharmac</w:t>
      </w:r>
      <w:ins w:id="142" w:author="GoldenCorpusHarness" w:date="2026-03-28T21:57:55Z">
        <w:r>
          <w:t>eutical F</w:t>
        </w:r>
      </w:ins>
      <w:r>
        <w:t>o</w:t>
      </w:r>
      <w:ins w:id="143" w:author="GoldenCorpusHarness" w:date="2026-03-28T21:57:55Z">
        <w:r>
          <w:t>rmu</w:t>
        </w:r>
      </w:ins>
      <w:r>
        <w:t>l</w:t>
      </w:r>
      <w:ins w:id="144" w:author="GoldenCorpusHarness" w:date="2026-03-28T21:57:55Z">
        <w:r>
          <w:t>ati</w:t>
        </w:r>
      </w:ins>
      <w:r>
        <w:t>o</w:t>
      </w:r>
      <w:del w:id="145" w:author="GoldenCorpusHarness" w:date="2026-03-28T21:57:55Z">
        <w:r>
          <w:delText>gy30</w:delText>
        </w:r>
      </w:del>
      <w:ins w:id="146" w:author="GoldenCorpusHarness" w:date="2026-03-28T21:57:55Z">
        <w:r>
          <w:t>n29</w:t>
        </w:r>
      </w:ins>
    </w:p>
    <w:p ns2:paraId="7E9F10C8" ns2:textId="63764D07" w:rsidR="00914D2C" w:rsidRDefault="00914D2C">
      <w:pPr>
        <w:pStyle w:val="TOC4"/>
        <w:rPr>
          <w:rFonts w:asciiTheme="minorHAnsi" w:eastAsiaTheme="minorEastAsia" w:hAnsiTheme="minorHAnsi" w:cstheme="minorBidi"/>
          <w:noProof/>
          <w:kern w:val="2"/>
          <w:sz w:val="22"/>
          <w:szCs w:val="22"/>
          <ns2:ligatures ns2:val="standardContextual"/>
        </w:rPr>
      </w:pPr>
      <w:r>
        <w:t>4</w:t>
      </w:r>
      <w:del w:id="147" w:author="GoldenCorpusHarness" w:date="2026-03-28T21:57:55Z">
        <w:r>
          <w:delText>.</w:delText>
        </w:r>
      </w:del>
      <w:ins w:id="148" w:author="GoldenCorpusHarness" w:date="2026-03-28T21:57:55Z">
        <w:r>
          <w:t>NONCLINICAL STUDIES3</w:t>
        </w:r>
      </w:ins>
      <w:r>
        <w:t>1</w:t>
      </w:r>
      <w:del w:id="149" w:author="GoldenCorpusHarness" w:date="2026-03-28T21:57:55Z">
        <w:r>
          <w:delText>.1.2In Vivo Pharmacology32</w:delText>
        </w:r>
      </w:del>
    </w:p>
    <w:p ns2:paraId="3753C1BE" ns2:textId="0B4D82FA" w:rsidR="00914D2C" w:rsidRDefault="00914D2C">
      <w:pPr>
        <w:pStyle w:val="TOC5"/>
        <w:tabs>
          <w:tab w:val="left" w:pos="2880"/>
        </w:tabs>
        <w:rPr>
          <w:rFonts w:asciiTheme="minorHAnsi" w:eastAsiaTheme="minorEastAsia" w:hAnsiTheme="minorHAnsi" w:cstheme="minorBidi"/>
          <w:noProof/>
          <w:kern w:val="2"/>
          <w:sz w:val="22"/>
          <w:szCs w:val="22"/>
          <ns2:ligatures ns2:val="standardContextual"/>
        </w:rPr>
      </w:pPr>
      <w:r>
        <w:t>4.1</w:t>
      </w:r>
      <w:del w:id="150" w:author="GoldenCorpusHarness" w:date="2026-03-28T21:57:55Z">
        <w:r>
          <w:delText>.1.2.1Ev</w:delText>
        </w:r>
      </w:del>
      <w:ins w:id="151" w:author="GoldenCorpusHarness" w:date="2026-03-28T21:57:55Z">
        <w:r>
          <w:t>Nonclinic</w:t>
        </w:r>
      </w:ins>
      <w:r>
        <w:t>al</w:t>
      </w:r>
      <w:del w:id="152" w:author="GoldenCorpusHarness" w:date="2026-03-28T21:57:55Z">
        <w:r>
          <w:delText>u</w:delText>
        </w:r>
      </w:del>
      <w:ins w:id="153" w:author="GoldenCorpusHarness" w:date="2026-03-28T21:57:55Z">
        <w:r>
          <w:t xml:space="preserve"> Ph</w:t>
        </w:r>
      </w:ins>
      <w:r>
        <w:t>a</w:t>
      </w:r>
      <w:del w:id="154" w:author="GoldenCorpusHarness" w:date="2026-03-28T21:57:55Z">
        <w:r>
          <w:delText>tion of Antitu</w:delText>
        </w:r>
      </w:del>
      <w:ins w:id="155" w:author="GoldenCorpusHarness" w:date="2026-03-28T21:57:55Z">
        <w:r>
          <w:t>r</w:t>
        </w:r>
      </w:ins>
      <w:r>
        <w:t>m</w:t>
      </w:r>
      <w:del w:id="156" w:author="GoldenCorpusHarness" w:date="2026-03-28T21:57:55Z">
        <w:r>
          <w:delText>or Activity of S</w:delText>
        </w:r>
      </w:del>
      <w:r>
        <w:t>ac</w:t>
      </w:r>
      <w:del w:id="157" w:author="GoldenCorpusHarness" w:date="2026-03-28T21:57:55Z">
        <w:r>
          <w:delText xml:space="preserve">-TMT in the Treatment </w:delText>
        </w:r>
      </w:del>
      <w:r>
        <w:t>o</w:t>
      </w:r>
      <w:del w:id="158" w:author="GoldenCorpusHarness" w:date="2026-03-28T21:57:55Z">
        <w:r>
          <w:delText>f HuPrime® Breast Cancer PDX M</w:delText>
        </w:r>
      </w:del>
      <w:ins w:id="159" w:author="GoldenCorpusHarness" w:date="2026-03-28T21:57:55Z">
        <w:r>
          <w:t>l</w:t>
        </w:r>
      </w:ins>
      <w:r>
        <w:t>o</w:t>
      </w:r>
      <w:del w:id="160" w:author="GoldenCorpusHarness" w:date="2026-03-28T21:57:55Z">
        <w:r>
          <w:delText>del BR</w:delText>
        </w:r>
      </w:del>
      <w:ins w:id="161" w:author="GoldenCorpusHarness" w:date="2026-03-28T21:57:55Z">
        <w:r>
          <w:t>gy3</w:t>
        </w:r>
      </w:ins>
      <w:r>
        <w:t>1</w:t>
      </w:r>
      <w:del w:id="162" w:author="GoldenCorpusHarness" w:date="2026-03-28T21:57:55Z">
        <w:r>
          <w:delText>282 in Female BALB/c Nude Mice (PD015 / E4192-T1820)32</w:delText>
        </w:r>
      </w:del>
    </w:p>
    <w:p ns2:paraId="233C5DE2" ns2:textId="24E2B911" w:rsidR="00914D2C" w:rsidRDefault="00914D2C">
      <w:pPr>
        <w:pStyle w:val="TOC5"/>
        <w:tabs>
          <w:tab w:val="left" w:pos="2880"/>
        </w:tabs>
        <w:rPr>
          <w:rFonts w:asciiTheme="minorHAnsi" w:eastAsiaTheme="minorEastAsia" w:hAnsiTheme="minorHAnsi" w:cstheme="minorBidi"/>
          <w:noProof/>
          <w:kern w:val="2"/>
          <w:sz w:val="22"/>
          <w:szCs w:val="22"/>
          <ns2:ligatures ns2:val="standardContextual"/>
        </w:rPr>
      </w:pPr>
      <w:r>
        <w:t>4.1.1</w:t>
      </w:r>
      <w:del w:id="163" w:author="GoldenCorpusHarness" w:date="2026-03-28T21:57:55Z">
        <w:r>
          <w:delText>.2.2Evaluation of Antitumor Activity of Sac-TMT in the Treatment of Hu</w:delText>
        </w:r>
      </w:del>
      <w:r>
        <w:t>Prim</w:t>
      </w:r>
      <w:del w:id="164" w:author="GoldenCorpusHarness" w:date="2026-03-28T21:57:55Z">
        <w:r>
          <w:delText>e® Lung C</w:delText>
        </w:r>
      </w:del>
      <w:r>
        <w:t>a</w:t>
      </w:r>
      <w:del w:id="165" w:author="GoldenCorpusHarness" w:date="2026-03-28T21:57:55Z">
        <w:r>
          <w:delText>nce</w:delText>
        </w:r>
      </w:del>
      <w:r>
        <w:t>r</w:t>
      </w:r>
      <w:ins w:id="166" w:author="GoldenCorpusHarness" w:date="2026-03-28T21:57:55Z">
        <w:r>
          <w:t>y</w:t>
        </w:r>
      </w:ins>
      <w:r>
        <w:t xml:space="preserve"> P</w:t>
      </w:r>
      <w:del w:id="167" w:author="GoldenCorpusHarness" w:date="2026-03-28T21:57:55Z">
        <w:r>
          <w:delText>DX M</w:delText>
        </w:r>
      </w:del>
      <w:ins w:id="168" w:author="GoldenCorpusHarness" w:date="2026-03-28T21:57:55Z">
        <w:r>
          <w:t>harmac</w:t>
        </w:r>
      </w:ins>
      <w:r>
        <w:t>od</w:t>
      </w:r>
      <w:del w:id="169" w:author="GoldenCorpusHarness" w:date="2026-03-28T21:57:55Z">
        <w:r>
          <w:delText>el LU0861 i</w:delText>
        </w:r>
      </w:del>
      <w:ins w:id="170" w:author="GoldenCorpusHarness" w:date="2026-03-28T21:57:55Z">
        <w:r>
          <w:t>y</w:t>
        </w:r>
      </w:ins>
      <w:r>
        <w:t>n</w:t>
      </w:r>
      <w:del w:id="171" w:author="GoldenCorpusHarness" w:date="2026-03-28T21:57:55Z">
        <w:r>
          <w:delText xml:space="preserve"> Fe</w:delText>
        </w:r>
      </w:del>
      <w:ins w:id="172" w:author="GoldenCorpusHarness" w:date="2026-03-28T21:57:55Z">
        <w:r>
          <w:t>a</w:t>
        </w:r>
      </w:ins>
      <w:r>
        <w:t>m</w:t>
      </w:r>
      <w:del w:id="173" w:author="GoldenCorpusHarness" w:date="2026-03-28T21:57:55Z">
        <w:r>
          <w:delText>ale BALB/c Nude M</w:delText>
        </w:r>
      </w:del>
      <w:r>
        <w:t>ic</w:t>
      </w:r>
      <w:del w:id="174" w:author="GoldenCorpusHarness" w:date="2026-03-28T21:57:55Z">
        <w:r>
          <w:delText>e (PD0</w:delText>
        </w:r>
      </w:del>
      <w:ins w:id="175" w:author="GoldenCorpusHarness" w:date="2026-03-28T21:57:55Z">
        <w:r>
          <w:t>s3</w:t>
        </w:r>
      </w:ins>
      <w:r>
        <w:t>1</w:t>
      </w:r>
      <w:del w:id="176" w:author="GoldenCorpusHarness" w:date="2026-03-28T21:57:55Z">
        <w:r>
          <w:delText>6 / E4192-T1821)33</w:delText>
        </w:r>
      </w:del>
    </w:p>
    <w:p ns2:paraId="5DEA61FE" ns2:textId="67F2BDFA" w:rsidR="00914D2C" w:rsidRDefault="00914D2C">
      <w:pPr>
        <w:pStyle w:val="TOC5"/>
        <w:tabs>
          <w:tab w:val="left" w:pos="2880"/>
        </w:tabs>
        <w:rPr>
          <w:rFonts w:asciiTheme="minorHAnsi" w:eastAsiaTheme="minorEastAsia" w:hAnsiTheme="minorHAnsi" w:cstheme="minorBidi"/>
          <w:noProof/>
          <w:kern w:val="2"/>
          <w:sz w:val="22"/>
          <w:szCs w:val="22"/>
          <ns2:ligatures ns2:val="standardContextual"/>
        </w:rPr>
      </w:pPr>
      <w:r>
        <w:t>4.1.1.</w:t>
      </w:r>
      <w:del w:id="177" w:author="GoldenCorpusHarness" w:date="2026-03-28T21:57:55Z">
        <w:r>
          <w:delText>2.3Evaluatio</w:delText>
        </w:r>
      </w:del>
      <w:ins w:id="178" w:author="GoldenCorpusHarness" w:date="2026-03-28T21:57:55Z">
        <w:r>
          <w:t>1I</w:t>
        </w:r>
      </w:ins>
      <w:r>
        <w:t xml:space="preserve">n </w:t>
      </w:r>
      <w:del w:id="179" w:author="GoldenCorpusHarness" w:date="2026-03-28T21:57:55Z">
        <w:r>
          <w:delText>of Ant</w:delText>
        </w:r>
      </w:del>
      <w:ins w:id="180" w:author="GoldenCorpusHarness" w:date="2026-03-28T21:57:55Z">
        <w:r>
          <w:t>V</w:t>
        </w:r>
      </w:ins>
      <w:r>
        <w:t>it</w:t>
      </w:r>
      <w:del w:id="181" w:author="GoldenCorpusHarness" w:date="2026-03-28T21:57:55Z">
        <w:r>
          <w:delText>u</w:delText>
        </w:r>
      </w:del>
      <w:ins w:id="182" w:author="GoldenCorpusHarness" w:date="2026-03-28T21:57:55Z">
        <w:r>
          <w:t>ro Phar</w:t>
        </w:r>
      </w:ins>
      <w:r>
        <w:t>m</w:t>
      </w:r>
      <w:del w:id="183" w:author="GoldenCorpusHarness" w:date="2026-03-28T21:57:55Z">
        <w:r>
          <w:delText>or Activity of S</w:delText>
        </w:r>
      </w:del>
      <w:r>
        <w:t>ac</w:t>
      </w:r>
      <w:del w:id="184" w:author="GoldenCorpusHarness" w:date="2026-03-28T21:57:55Z">
        <w:r>
          <w:delText xml:space="preserve">-TMT in the Treatment </w:delText>
        </w:r>
      </w:del>
      <w:r>
        <w:t>o</w:t>
      </w:r>
      <w:del w:id="185" w:author="GoldenCorpusHarness" w:date="2026-03-28T21:57:55Z">
        <w:r>
          <w:delText>f HuPrime® Gastric Cancer PDX M</w:delText>
        </w:r>
      </w:del>
      <w:ins w:id="186" w:author="GoldenCorpusHarness" w:date="2026-03-28T21:57:55Z">
        <w:r>
          <w:t>l</w:t>
        </w:r>
      </w:ins>
      <w:r>
        <w:t>o</w:t>
      </w:r>
      <w:del w:id="187" w:author="GoldenCorpusHarness" w:date="2026-03-28T21:57:55Z">
        <w:r>
          <w:delText>del GA68</w:delText>
        </w:r>
      </w:del>
      <w:ins w:id="188" w:author="GoldenCorpusHarness" w:date="2026-03-28T21:57:55Z">
        <w:r>
          <w:t>gy</w:t>
        </w:r>
      </w:ins>
      <w:r>
        <w:t>31</w:t>
      </w:r>
      <w:del w:id="189" w:author="GoldenCorpusHarness" w:date="2026-03-28T21:57:55Z">
        <w:r>
          <w:delText xml:space="preserve"> in Female BALB/c Nude Mice (PD017 / E4192-T1822)34</w:delText>
        </w:r>
      </w:del>
    </w:p>
    <w:p ns2:paraId="03BE44A3" ns2:textId="3EACA191" w:rsidR="00914D2C" w:rsidRDefault="00914D2C">
      <w:pPr>
        <w:pStyle w:val="TOC5"/>
        <w:tabs>
          <w:tab w:val="left" w:pos="2880"/>
        </w:tabs>
        <w:rPr>
          <w:rFonts w:asciiTheme="minorHAnsi" w:eastAsiaTheme="minorEastAsia" w:hAnsiTheme="minorHAnsi" w:cstheme="minorBidi"/>
          <w:noProof/>
          <w:kern w:val="2"/>
          <w:sz w:val="22"/>
          <w:szCs w:val="22"/>
          <ns2:ligatures ns2:val="standardContextual"/>
        </w:rPr>
      </w:pPr>
      <w:r>
        <w:t>4.1.1.2</w:t>
      </w:r>
      <w:del w:id="190" w:author="GoldenCorpusHarness" w:date="2026-03-28T21:57:55Z">
        <w:r>
          <w:delText>.4PK/</w:delText>
        </w:r>
      </w:del>
      <w:ins w:id="191" w:author="GoldenCorpusHarness" w:date="2026-03-28T21:57:55Z">
        <w:r>
          <w:t xml:space="preserve">In Vivo </w:t>
        </w:r>
      </w:ins>
      <w:r>
        <w:t>Pharmaco</w:t>
      </w:r>
      <w:del w:id="192" w:author="GoldenCorpusHarness" w:date="2026-03-28T21:57:55Z">
        <w:r>
          <w:delText>dynamic Eva</w:delText>
        </w:r>
      </w:del>
      <w:r>
        <w:t>l</w:t>
      </w:r>
      <w:del w:id="193" w:author="GoldenCorpusHarness" w:date="2026-03-28T21:57:55Z">
        <w:r>
          <w:delText>uation of Sac-TMT in the Treatment of Orthotropic HCC1806 Human Breast Cancer Xen</w:delText>
        </w:r>
      </w:del>
      <w:r>
        <w:t>og</w:t>
      </w:r>
      <w:del w:id="194" w:author="GoldenCorpusHarness" w:date="2026-03-28T21:57:55Z">
        <w:r>
          <w:delText>raft Model in Female BALB/c Nude Mice (PD018 / E4192-T182</w:delText>
        </w:r>
      </w:del>
      <w:ins w:id="195" w:author="GoldenCorpusHarness" w:date="2026-03-28T21:57:55Z">
        <w:r>
          <w:t>y</w:t>
        </w:r>
      </w:ins>
      <w:r>
        <w:t>3</w:t>
      </w:r>
      <w:del w:id="196" w:author="GoldenCorpusHarness" w:date="2026-03-28T21:57:55Z">
        <w:r>
          <w:delText>)</w:delText>
        </w:r>
      </w:del>
      <w:r>
        <w:t>3</w:t>
      </w:r>
      <w:del w:id="197" w:author="GoldenCorpusHarness" w:date="2026-03-28T21:57:55Z">
        <w:r>
          <w:delText>5</w:delText>
        </w:r>
      </w:del>
    </w:p>
    <w:p ns2:paraId="355BE241" ns2:textId="680B23DD" w:rsidR="00914D2C" w:rsidRDefault="00914D2C">
      <w:pPr>
        <w:pStyle w:val="TOC5"/>
        <w:tabs>
          <w:tab w:val="left" w:pos="2880"/>
        </w:tabs>
        <w:rPr>
          <w:rFonts w:asciiTheme="minorHAnsi" w:eastAsiaTheme="minorEastAsia" w:hAnsiTheme="minorHAnsi" w:cstheme="minorBidi"/>
          <w:noProof/>
          <w:kern w:val="2"/>
          <w:sz w:val="22"/>
          <w:szCs w:val="22"/>
          <ns2:ligatures ns2:val="standardContextual"/>
        </w:rPr>
      </w:pPr>
      <w:r>
        <w:t>4.1.1.2.</w:t>
      </w:r>
      <w:del w:id="198" w:author="GoldenCorpusHarness" w:date="2026-03-28T21:57:55Z">
        <w:r>
          <w:delText>5</w:delText>
        </w:r>
      </w:del>
      <w:ins w:id="199" w:author="GoldenCorpusHarness" w:date="2026-03-28T21:57:55Z">
        <w:r>
          <w:t>1</w:t>
        </w:r>
      </w:ins>
      <w:r>
        <w:t>E</w:t>
      </w:r>
      <w:ins w:id="200" w:author="GoldenCorpusHarness" w:date="2026-03-28T21:57:55Z">
        <w:r>
          <w:t>valuation o</w:t>
        </w:r>
      </w:ins>
      <w:r>
        <w:t>f</w:t>
      </w:r>
      <w:del w:id="201" w:author="GoldenCorpusHarness" w:date="2026-03-28T21:57:55Z">
        <w:r>
          <w:delText>fe</w:delText>
        </w:r>
      </w:del>
      <w:ins w:id="202" w:author="GoldenCorpusHarness" w:date="2026-03-28T21:57:55Z">
        <w:r>
          <w:t xml:space="preserve"> Antitumor A</w:t>
        </w:r>
      </w:ins>
      <w:r>
        <w:t>ct</w:t>
      </w:r>
      <w:del w:id="203" w:author="GoldenCorpusHarness" w:date="2026-03-28T21:57:55Z">
        <w:r>
          <w:delText>s</w:delText>
        </w:r>
      </w:del>
      <w:ins w:id="204" w:author="GoldenCorpusHarness" w:date="2026-03-28T21:57:55Z">
        <w:r>
          <w:t>ivity</w:t>
        </w:r>
      </w:ins>
      <w:r>
        <w:t xml:space="preserve"> of Sac-TMT </w:t>
      </w:r>
      <w:del w:id="205" w:author="GoldenCorpusHarness" w:date="2026-03-28T21:57:55Z">
        <w:r>
          <w:delText>o</w:delText>
        </w:r>
      </w:del>
      <w:ins w:id="206" w:author="GoldenCorpusHarness" w:date="2026-03-28T21:57:55Z">
        <w:r>
          <w:t>i</w:t>
        </w:r>
      </w:ins>
      <w:r>
        <w:t xml:space="preserve">n </w:t>
      </w:r>
      <w:ins w:id="207" w:author="GoldenCorpusHarness" w:date="2026-03-28T21:57:55Z">
        <w:r>
          <w:t>the Treatment of HuPrime® Breast C</w:t>
        </w:r>
      </w:ins>
      <w:r>
        <w:t>an</w:t>
      </w:r>
      <w:ins w:id="208" w:author="GoldenCorpusHarness" w:date="2026-03-28T21:57:55Z">
        <w:r>
          <w:t>cer</w:t>
        </w:r>
      </w:ins>
      <w:r>
        <w:t xml:space="preserve"> </w:t>
      </w:r>
      <w:del w:id="209" w:author="GoldenCorpusHarness" w:date="2026-03-28T21:57:55Z">
        <w:r>
          <w:delText>Immune Reconstituted Mouse</w:delText>
        </w:r>
      </w:del>
      <w:ins w:id="210" w:author="GoldenCorpusHarness" w:date="2026-03-28T21:57:55Z">
        <w:r>
          <w:t>PDX</w:t>
        </w:r>
      </w:ins>
      <w:r>
        <w:t xml:space="preserve"> Model B</w:t>
      </w:r>
      <w:del w:id="211" w:author="GoldenCorpusHarness" w:date="2026-03-28T21:57:55Z">
        <w:r>
          <w:delText>ear</w:delText>
        </w:r>
      </w:del>
      <w:ins w:id="212" w:author="GoldenCorpusHarness" w:date="2026-03-28T21:57:55Z">
        <w:r>
          <w:t xml:space="preserve">R1282 </w:t>
        </w:r>
      </w:ins>
      <w:r>
        <w:t>in</w:t>
      </w:r>
      <w:del w:id="213" w:author="GoldenCorpusHarness" w:date="2026-03-28T21:57:55Z">
        <w:r>
          <w:delText>g</w:delText>
        </w:r>
      </w:del>
      <w:r>
        <w:t xml:space="preserve"> </w:t>
      </w:r>
      <w:del w:id="214" w:author="GoldenCorpusHarness" w:date="2026-03-28T21:57:55Z">
        <w:r>
          <w:delText>Hu</w:delText>
        </w:r>
      </w:del>
      <w:ins w:id="215" w:author="GoldenCorpusHarness" w:date="2026-03-28T21:57:55Z">
        <w:r>
          <w:t>Fe</w:t>
        </w:r>
      </w:ins>
      <w:r>
        <w:t>ma</w:t>
      </w:r>
      <w:del w:id="216" w:author="GoldenCorpusHarness" w:date="2026-03-28T21:57:55Z">
        <w:r>
          <w:delText>n</w:delText>
        </w:r>
      </w:del>
      <w:ins w:id="217" w:author="GoldenCorpusHarness" w:date="2026-03-28T21:57:55Z">
        <w:r>
          <w:t>le BALB/c</w:t>
        </w:r>
      </w:ins>
      <w:r>
        <w:t xml:space="preserve"> N</w:t>
      </w:r>
      <w:del w:id="218" w:author="GoldenCorpusHarness" w:date="2026-03-28T21:57:55Z">
        <w:r>
          <w:delText>SCLC</w:delText>
        </w:r>
      </w:del>
      <w:ins w:id="219" w:author="GoldenCorpusHarness" w:date="2026-03-28T21:57:55Z">
        <w:r>
          <w:t>ude</w:t>
        </w:r>
      </w:ins>
      <w:r>
        <w:t xml:space="preserve"> </w:t>
      </w:r>
      <w:del w:id="220" w:author="GoldenCorpusHarness" w:date="2026-03-28T21:57:55Z">
        <w:r>
          <w:delText>HCC827 Tumors</w:delText>
        </w:r>
      </w:del>
      <w:ins w:id="221" w:author="GoldenCorpusHarness" w:date="2026-03-28T21:57:55Z">
        <w:r>
          <w:t>Mice</w:t>
        </w:r>
      </w:ins>
      <w:r>
        <w:t xml:space="preserve"> (PD0</w:t>
      </w:r>
      <w:ins w:id="222" w:author="GoldenCorpusHarness" w:date="2026-03-28T21:57:55Z">
        <w:r>
          <w:t>15 / E419</w:t>
        </w:r>
      </w:ins>
      <w:r>
        <w:t>2</w:t>
      </w:r>
      <w:ins w:id="223" w:author="GoldenCorpusHarness" w:date="2026-03-28T21:57:55Z">
        <w:r>
          <w:t>-T</w:t>
        </w:r>
      </w:ins>
      <w:r>
        <w:t>1</w:t>
      </w:r>
      <w:del w:id="224" w:author="GoldenCorpusHarness" w:date="2026-03-28T21:57:55Z">
        <w:r>
          <w:delText>/A</w:delText>
        </w:r>
      </w:del>
      <w:ins w:id="225" w:author="GoldenCorpusHarness" w:date="2026-03-28T21:57:55Z">
        <w:r>
          <w:t>8</w:t>
        </w:r>
      </w:ins>
      <w:r>
        <w:t>2</w:t>
      </w:r>
      <w:del w:id="226" w:author="GoldenCorpusHarness" w:date="2026-03-28T21:57:55Z">
        <w:r>
          <w:delText>64-PDD-21</w:delText>
        </w:r>
      </w:del>
      <w:r>
        <w:t>0</w:t>
      </w:r>
      <w:del w:id="227" w:author="GoldenCorpusHarness" w:date="2026-03-28T21:57:55Z">
        <w:r>
          <w:delText>5</w:delText>
        </w:r>
      </w:del>
      <w:r>
        <w:t>)3</w:t>
      </w:r>
      <w:del w:id="228" w:author="GoldenCorpusHarness" w:date="2026-03-28T21:57:55Z">
        <w:r>
          <w:delText>5</w:delText>
        </w:r>
      </w:del>
      <w:ins w:id="229" w:author="GoldenCorpusHarness" w:date="2026-03-28T21:57:55Z">
        <w:r>
          <w:t>3</w:t>
        </w:r>
      </w:ins>
    </w:p>
    <w:p ns2:paraId="2103A491" ns2:textId="1A2C8EFE" w:rsidR="00914D2C" w:rsidRDefault="00914D2C">
      <w:pPr>
        <w:pStyle w:val="TOC5"/>
        <w:tabs>
          <w:tab w:val="left" w:pos="2880"/>
        </w:tabs>
        <w:rPr>
          <w:rFonts w:asciiTheme="minorHAnsi" w:eastAsiaTheme="minorEastAsia" w:hAnsiTheme="minorHAnsi" w:cstheme="minorBidi"/>
          <w:noProof/>
          <w:kern w:val="2"/>
          <w:sz w:val="22"/>
          <w:szCs w:val="22"/>
          <ns2:ligatures ns2:val="standardContextual"/>
        </w:rPr>
      </w:pPr>
      <w:r>
        <w:t>4.1.1.2.</w:t>
      </w:r>
      <w:del w:id="230" w:author="GoldenCorpusHarness" w:date="2026-03-28T21:57:55Z">
        <w:r>
          <w:delText>6</w:delText>
        </w:r>
      </w:del>
      <w:ins w:id="231" w:author="GoldenCorpusHarness" w:date="2026-03-28T21:57:55Z">
        <w:r>
          <w:t>2</w:t>
        </w:r>
      </w:ins>
      <w:r>
        <w:t xml:space="preserve">Evaluation of Antitumor Activity </w:t>
      </w:r>
      <w:ins w:id="232" w:author="GoldenCorpusHarness" w:date="2026-03-28T21:57:55Z">
        <w:r>
          <w:t xml:space="preserve">of Sac-TMT </w:t>
        </w:r>
      </w:ins>
      <w:r>
        <w:t xml:space="preserve">in </w:t>
      </w:r>
      <w:ins w:id="233" w:author="GoldenCorpusHarness" w:date="2026-03-28T21:57:55Z">
        <w:r>
          <w:t>the Treatment of HuPrime® Lung C</w:t>
        </w:r>
      </w:ins>
      <w:r>
        <w:t>an</w:t>
      </w:r>
      <w:ins w:id="234" w:author="GoldenCorpusHarness" w:date="2026-03-28T21:57:55Z">
        <w:r>
          <w:t>cer</w:t>
        </w:r>
      </w:ins>
      <w:r>
        <w:t xml:space="preserve"> </w:t>
      </w:r>
      <w:del w:id="235" w:author="GoldenCorpusHarness" w:date="2026-03-28T21:57:55Z">
        <w:r>
          <w:delText>Orthotopic UM-UC-3-Luc-TRO</w:delText>
        </w:r>
      </w:del>
      <w:r>
        <w:t>P</w:t>
      </w:r>
      <w:del w:id="236" w:author="GoldenCorpusHarness" w:date="2026-03-28T21:57:55Z">
        <w:r>
          <w:delText xml:space="preserve">2-NECTIN-4 NMIBC </w:delText>
        </w:r>
      </w:del>
      <w:ins w:id="237" w:author="GoldenCorpusHarness" w:date="2026-03-28T21:57:55Z">
        <w:r>
          <w:t>D</w:t>
        </w:r>
      </w:ins>
      <w:r>
        <w:t>X</w:t>
      </w:r>
      <w:del w:id="238" w:author="GoldenCorpusHarness" w:date="2026-03-28T21:57:55Z">
        <w:r>
          <w:delText>enograft Tumor</w:delText>
        </w:r>
      </w:del>
      <w:r>
        <w:t xml:space="preserve"> Model </w:t>
      </w:r>
      <w:ins w:id="239" w:author="GoldenCorpusHarness" w:date="2026-03-28T21:57:55Z">
        <w:r>
          <w:t>LU0861 in Female B</w:t>
        </w:r>
      </w:ins>
      <w:r>
        <w:t>A</w:t>
      </w:r>
      <w:del w:id="240" w:author="GoldenCorpusHarness" w:date="2026-03-28T21:57:55Z">
        <w:r>
          <w:delText>ft</w:delText>
        </w:r>
      </w:del>
      <w:ins w:id="241" w:author="GoldenCorpusHarness" w:date="2026-03-28T21:57:55Z">
        <w:r>
          <w:t>LB/c Nud</w:t>
        </w:r>
      </w:ins>
      <w:r>
        <w:t>e</w:t>
      </w:r>
      <w:del w:id="242" w:author="GoldenCorpusHarness" w:date="2026-03-28T21:57:55Z">
        <w:r>
          <w:delText>r</w:delText>
        </w:r>
      </w:del>
      <w:r>
        <w:t xml:space="preserve"> </w:t>
      </w:r>
      <w:del w:id="243" w:author="GoldenCorpusHarness" w:date="2026-03-28T21:57:55Z">
        <w:r>
          <w:delText>Intraves</w:delText>
        </w:r>
      </w:del>
      <w:ins w:id="244" w:author="GoldenCorpusHarness" w:date="2026-03-28T21:57:55Z">
        <w:r>
          <w:t>M</w:t>
        </w:r>
      </w:ins>
      <w:r>
        <w:t>ic</w:t>
      </w:r>
      <w:del w:id="245" w:author="GoldenCorpusHarness" w:date="2026-03-28T21:57:55Z">
        <w:r>
          <w:delText>al Administration</w:delText>
        </w:r>
      </w:del>
      <w:ins w:id="246" w:author="GoldenCorpusHarness" w:date="2026-03-28T21:57:55Z">
        <w:r>
          <w:t>e</w:t>
        </w:r>
      </w:ins>
      <w:r>
        <w:t xml:space="preserve"> (PD0</w:t>
      </w:r>
      <w:ins w:id="247" w:author="GoldenCorpusHarness" w:date="2026-03-28T21:57:55Z">
        <w:r>
          <w:t>16 / E419</w:t>
        </w:r>
      </w:ins>
      <w:r>
        <w:t>2</w:t>
      </w:r>
      <w:ins w:id="248" w:author="GoldenCorpusHarness" w:date="2026-03-28T21:57:55Z">
        <w:r>
          <w:t>-T18</w:t>
        </w:r>
      </w:ins>
      <w:r>
        <w:t>2</w:t>
      </w:r>
      <w:ins w:id="249" w:author="GoldenCorpusHarness" w:date="2026-03-28T21:57:55Z">
        <w:r>
          <w:t>1</w:t>
        </w:r>
      </w:ins>
      <w:r>
        <w:t>)3</w:t>
      </w:r>
      <w:del w:id="250" w:author="GoldenCorpusHarness" w:date="2026-03-28T21:57:55Z">
        <w:r>
          <w:delText>7</w:delText>
        </w:r>
      </w:del>
      <w:ins w:id="251" w:author="GoldenCorpusHarness" w:date="2026-03-28T21:57:55Z">
        <w:r>
          <w:t>4</w:t>
        </w:r>
      </w:ins>
    </w:p>
    <w:p ns2:paraId="23CD170F" ns2:textId="088ACDA6" w:rsidR="00914D2C" w:rsidRDefault="00914D2C">
      <w:pPr>
        <w:pStyle w:val="TOC5"/>
        <w:tabs>
          <w:tab w:val="left" w:pos="2880"/>
        </w:tabs>
        <w:rPr>
          <w:rFonts w:asciiTheme="minorHAnsi" w:eastAsiaTheme="minorEastAsia" w:hAnsiTheme="minorHAnsi" w:cstheme="minorBidi"/>
          <w:noProof/>
          <w:kern w:val="2"/>
          <w:sz w:val="22"/>
          <w:szCs w:val="22"/>
          <ns2:ligatures ns2:val="standardContextual"/>
        </w:rPr>
      </w:pPr>
      <w:r>
        <w:t>4.1.1.2.</w:t>
      </w:r>
      <w:del w:id="252" w:author="GoldenCorpusHarness" w:date="2026-03-28T21:57:55Z">
        <w:r>
          <w:delText>7</w:delText>
        </w:r>
      </w:del>
      <w:ins w:id="253" w:author="GoldenCorpusHarness" w:date="2026-03-28T21:57:55Z">
        <w:r>
          <w:t>3</w:t>
        </w:r>
      </w:ins>
      <w:r>
        <w:t>E</w:t>
      </w:r>
      <w:del w:id="254" w:author="GoldenCorpusHarness" w:date="2026-03-28T21:57:55Z">
        <w:r>
          <w:delText>xp</w:delText>
        </w:r>
      </w:del>
      <w:ins w:id="255" w:author="GoldenCorpusHarness" w:date="2026-03-28T21:57:55Z">
        <w:r>
          <w:t>va</w:t>
        </w:r>
      </w:ins>
      <w:r>
        <w:t>l</w:t>
      </w:r>
      <w:ins w:id="256" w:author="GoldenCorpusHarness" w:date="2026-03-28T21:57:55Z">
        <w:r>
          <w:t>uation of Antitum</w:t>
        </w:r>
      </w:ins>
      <w:r>
        <w:t>or</w:t>
      </w:r>
      <w:del w:id="257" w:author="GoldenCorpusHarness" w:date="2026-03-28T21:57:55Z">
        <w:r>
          <w:delText>a</w:delText>
        </w:r>
      </w:del>
      <w:ins w:id="258" w:author="GoldenCorpusHarness" w:date="2026-03-28T21:57:55Z">
        <w:r>
          <w:t xml:space="preserve"> Ac</w:t>
        </w:r>
      </w:ins>
      <w:r>
        <w:t>t</w:t>
      </w:r>
      <w:del w:id="259" w:author="GoldenCorpusHarness" w:date="2026-03-28T21:57:55Z">
        <w:r>
          <w:delText>ory Three-week Local Tolerab</w:delText>
        </w:r>
      </w:del>
      <w:r>
        <w:t>i</w:t>
      </w:r>
      <w:del w:id="260" w:author="GoldenCorpusHarness" w:date="2026-03-28T21:57:55Z">
        <w:r>
          <w:delText>l</w:delText>
        </w:r>
      </w:del>
      <w:ins w:id="261" w:author="GoldenCorpusHarness" w:date="2026-03-28T21:57:55Z">
        <w:r>
          <w:t>v</w:t>
        </w:r>
      </w:ins>
      <w:r>
        <w:t>it</w:t>
      </w:r>
      <w:del w:id="262" w:author="GoldenCorpusHarness" w:date="2026-03-28T21:57:55Z">
        <w:r>
          <w:delText>y Stud</w:delText>
        </w:r>
      </w:del>
      <w:r>
        <w:t xml:space="preserve">y of Sac-TMT </w:t>
      </w:r>
      <w:del w:id="263" w:author="GoldenCorpusHarness" w:date="2026-03-28T21:57:55Z">
        <w:r>
          <w:delText>A</w:delText>
        </w:r>
      </w:del>
      <w:ins w:id="264" w:author="GoldenCorpusHarness" w:date="2026-03-28T21:57:55Z">
        <w:r>
          <w:t>in the Treatment o</w:t>
        </w:r>
      </w:ins>
      <w:r>
        <w:t>f</w:t>
      </w:r>
      <w:ins w:id="265" w:author="GoldenCorpusHarness" w:date="2026-03-28T21:57:55Z">
        <w:r>
          <w:t xml:space="preserve"> HuPrime® Gas</w:t>
        </w:r>
      </w:ins>
      <w:r>
        <w:t>t</w:t>
      </w:r>
      <w:ins w:id="266" w:author="GoldenCorpusHarness" w:date="2026-03-28T21:57:55Z">
        <w:r>
          <w:t>ric Canc</w:t>
        </w:r>
      </w:ins>
      <w:r>
        <w:t xml:space="preserve">er </w:t>
      </w:r>
      <w:del w:id="267" w:author="GoldenCorpusHarness" w:date="2026-03-28T21:57:55Z">
        <w:r>
          <w:delText>Intravesical Administration in a TRO</w:delText>
        </w:r>
      </w:del>
      <w:r>
        <w:t>P</w:t>
      </w:r>
      <w:del w:id="268" w:author="GoldenCorpusHarness" w:date="2026-03-28T21:57:55Z">
        <w:r>
          <w:delText>2 Knock-in Mouse</w:delText>
        </w:r>
      </w:del>
      <w:ins w:id="269" w:author="GoldenCorpusHarness" w:date="2026-03-28T21:57:55Z">
        <w:r>
          <w:t>DX</w:t>
        </w:r>
      </w:ins>
      <w:r>
        <w:t xml:space="preserve"> Model </w:t>
      </w:r>
      <w:ins w:id="270" w:author="GoldenCorpusHarness" w:date="2026-03-28T21:57:55Z">
        <w:r>
          <w:t xml:space="preserve">GA6831 in Female BALB/c Nude Mice </w:t>
        </w:r>
      </w:ins>
      <w:r>
        <w:t>(PD0</w:t>
      </w:r>
      <w:ins w:id="271" w:author="GoldenCorpusHarness" w:date="2026-03-28T21:57:55Z">
        <w:r>
          <w:t>17 / E419</w:t>
        </w:r>
      </w:ins>
      <w:r>
        <w:t>2</w:t>
      </w:r>
      <w:del w:id="272" w:author="GoldenCorpusHarness" w:date="2026-03-28T21:57:55Z">
        <w:r>
          <w:delText>3</w:delText>
        </w:r>
      </w:del>
      <w:ins w:id="273" w:author="GoldenCorpusHarness" w:date="2026-03-28T21:57:55Z">
        <w:r>
          <w:t>-T1822</w:t>
        </w:r>
      </w:ins>
      <w:r>
        <w:t>)3</w:t>
      </w:r>
      <w:del w:id="274" w:author="GoldenCorpusHarness" w:date="2026-03-28T21:57:55Z">
        <w:r>
          <w:delText>8</w:delText>
        </w:r>
      </w:del>
      <w:ins w:id="275" w:author="GoldenCorpusHarness" w:date="2026-03-28T21:57:55Z">
        <w:r>
          <w:t>5</w:t>
        </w:r>
      </w:ins>
    </w:p>
    <w:p ns2:paraId="0DFA5FC3" ns2:textId="34253369" w:rsidR="00914D2C" w:rsidRDefault="00914D2C">
      <w:pPr>
        <w:pStyle w:val="TOC3"/>
        <w:rPr>
          <w:rFonts w:asciiTheme="minorHAnsi" w:eastAsiaTheme="minorEastAsia" w:hAnsiTheme="minorHAnsi" w:cstheme="minorBidi"/>
          <w:noProof/>
          <w:kern w:val="2"/>
          <w:sz w:val="22"/>
          <w:szCs w:val="22"/>
          <ns2:ligatures ns2:val="standardContextual"/>
        </w:rPr>
      </w:pPr>
      <w:r>
        <w:t>4.1.</w:t>
      </w:r>
      <w:ins w:id="276" w:author="GoldenCorpusHarness" w:date="2026-03-28T21:57:55Z">
        <w:r>
          <w:t>1.</w:t>
        </w:r>
      </w:ins>
      <w:r>
        <w:t>2</w:t>
      </w:r>
      <w:del w:id="277" w:author="GoldenCorpusHarness" w:date="2026-03-28T21:57:55Z">
        <w:r>
          <w:delText xml:space="preserve">Secondary </w:delText>
        </w:r>
      </w:del>
      <w:ins w:id="278" w:author="GoldenCorpusHarness" w:date="2026-03-28T21:57:55Z">
        <w:r>
          <w:t>.4PK/</w:t>
        </w:r>
      </w:ins>
      <w:r>
        <w:t>Pharmacodynamic</w:t>
      </w:r>
      <w:ins w:id="279" w:author="GoldenCorpusHarness" w:date="2026-03-28T21:57:55Z">
        <w:r>
          <w:t xml:space="preserve"> Evaluation of Sac-TMT in the Treatment of Orthotropic HCC1806 Human Brea</w:t>
        </w:r>
      </w:ins>
      <w:r>
        <w:t>s</w:t>
      </w:r>
      <w:ins w:id="280" w:author="GoldenCorpusHarness" w:date="2026-03-28T21:57:55Z">
        <w:r>
          <w:t>t Cancer Xenograft Model in Female BALB/c Nude Mice (PD018 / E4192-T182</w:t>
        </w:r>
      </w:ins>
      <w:r>
        <w:t>3</w:t>
      </w:r>
      <w:del w:id="281" w:author="GoldenCorpusHarness" w:date="2026-03-28T21:57:55Z">
        <w:r>
          <w:delText>9</w:delText>
        </w:r>
      </w:del>
      <w:ins w:id="282" w:author="GoldenCorpusHarness" w:date="2026-03-28T21:57:55Z">
        <w:r>
          <w:t>)36</w:t>
        </w:r>
      </w:ins>
    </w:p>
    <w:p ns2:paraId="59386FFD" ns2:textId="51140A7C" w:rsidR="00914D2C" w:rsidRDefault="00914D2C">
      <w:pPr>
        <w:pStyle w:val="TOC3"/>
        <w:rPr>
          <w:rFonts w:asciiTheme="minorHAnsi" w:eastAsiaTheme="minorEastAsia" w:hAnsiTheme="minorHAnsi" w:cstheme="minorBidi"/>
          <w:noProof/>
          <w:kern w:val="2"/>
          <w:sz w:val="22"/>
          <w:szCs w:val="22"/>
          <ns2:ligatures ns2:val="standardContextual"/>
        </w:rPr>
      </w:pPr>
      <w:r>
        <w:t>4.1.</w:t>
      </w:r>
      <w:del w:id="283" w:author="GoldenCorpusHarness" w:date="2026-03-28T21:57:55Z">
        <w:r>
          <w:delText>3</w:delText>
        </w:r>
      </w:del>
      <w:ins w:id="284" w:author="GoldenCorpusHarness" w:date="2026-03-28T21:57:55Z">
        <w:r>
          <w:t xml:space="preserve">1.2.5Effects of </w:t>
        </w:r>
      </w:ins>
      <w:r>
        <w:t>Sa</w:t>
      </w:r>
      <w:del w:id="285" w:author="GoldenCorpusHarness" w:date="2026-03-28T21:57:55Z">
        <w:r>
          <w:delText>f</w:delText>
        </w:r>
      </w:del>
      <w:ins w:id="286" w:author="GoldenCorpusHarness" w:date="2026-03-28T21:57:55Z">
        <w:r>
          <w:t>c-TMT on an Immun</w:t>
        </w:r>
      </w:ins>
      <w:r>
        <w:t>e</w:t>
      </w:r>
      <w:ins w:id="287" w:author="GoldenCorpusHarness" w:date="2026-03-28T21:57:55Z">
        <w:r>
          <w:t xml:space="preserve"> Recons</w:t>
        </w:r>
      </w:ins>
      <w:r>
        <w:t>t</w:t>
      </w:r>
      <w:del w:id="288" w:author="GoldenCorpusHarness" w:date="2026-03-28T21:57:55Z">
        <w:r>
          <w:delText>y</w:delText>
        </w:r>
      </w:del>
      <w:ins w:id="289" w:author="GoldenCorpusHarness" w:date="2026-03-28T21:57:55Z">
        <w:r>
          <w:t>ituted</w:t>
        </w:r>
      </w:ins>
      <w:r>
        <w:t xml:space="preserve"> </w:t>
      </w:r>
      <w:del w:id="290" w:author="GoldenCorpusHarness" w:date="2026-03-28T21:57:55Z">
        <w:r>
          <w:delText>Ph</w:delText>
        </w:r>
      </w:del>
      <w:ins w:id="291" w:author="GoldenCorpusHarness" w:date="2026-03-28T21:57:55Z">
        <w:r>
          <w:t>Mouse Model Be</w:t>
        </w:r>
      </w:ins>
      <w:r>
        <w:t>ar</w:t>
      </w:r>
      <w:ins w:id="292" w:author="GoldenCorpusHarness" w:date="2026-03-28T21:57:55Z">
        <w:r>
          <w:t>ing Hu</w:t>
        </w:r>
      </w:ins>
      <w:r>
        <w:t>ma</w:t>
      </w:r>
      <w:del w:id="293" w:author="GoldenCorpusHarness" w:date="2026-03-28T21:57:55Z">
        <w:r>
          <w:delText>c</w:delText>
        </w:r>
      </w:del>
      <w:ins w:id="294" w:author="GoldenCorpusHarness" w:date="2026-03-28T21:57:55Z">
        <w:r>
          <w:t>n NSCLC HCC827 Tum</w:t>
        </w:r>
      </w:ins>
      <w:r>
        <w:t>o</w:t>
      </w:r>
      <w:del w:id="295" w:author="GoldenCorpusHarness" w:date="2026-03-28T21:57:55Z">
        <w:r>
          <w:delText>logy</w:delText>
        </w:r>
      </w:del>
      <w:ins w:id="296" w:author="GoldenCorpusHarness" w:date="2026-03-28T21:57:55Z">
        <w:r>
          <w:t>rs (PD021/A264-PDD-2105)</w:t>
        </w:r>
      </w:ins>
      <w:r>
        <w:t>3</w:t>
      </w:r>
      <w:del w:id="297" w:author="GoldenCorpusHarness" w:date="2026-03-28T21:57:55Z">
        <w:r>
          <w:delText>9</w:delText>
        </w:r>
      </w:del>
      <w:ins w:id="298" w:author="GoldenCorpusHarness" w:date="2026-03-28T21:57:55Z">
        <w:r>
          <w:t>6</w:t>
        </w:r>
      </w:ins>
    </w:p>
    <w:p ns2:paraId="652D26EF" ns2:textId="1C1A9D38" w:rsidR="00914D2C" w:rsidRDefault="00914D2C">
      <w:pPr>
        <w:pStyle w:val="TOC3"/>
        <w:rPr>
          <w:rFonts w:asciiTheme="minorHAnsi" w:eastAsiaTheme="minorEastAsia" w:hAnsiTheme="minorHAnsi" w:cstheme="minorBidi"/>
          <w:noProof/>
          <w:kern w:val="2"/>
          <w:sz w:val="22"/>
          <w:szCs w:val="22"/>
          <ns2:ligatures ns2:val="standardContextual"/>
        </w:rPr>
      </w:pPr>
      <w:r>
        <w:t>4.1.</w:t>
      </w:r>
      <w:del w:id="299" w:author="GoldenCorpusHarness" w:date="2026-03-28T21:57:55Z">
        <w:r>
          <w:delText>4P</w:delText>
        </w:r>
      </w:del>
      <w:ins w:id="300" w:author="GoldenCorpusHarness" w:date="2026-03-28T21:57:55Z">
        <w:r>
          <w:t>1.2.6Evaluation of Antitumor Activity in an Ort</w:t>
        </w:r>
      </w:ins>
      <w:r>
        <w:t>h</w:t>
      </w:r>
      <w:del w:id="301" w:author="GoldenCorpusHarness" w:date="2026-03-28T21:57:55Z">
        <w:r>
          <w:delText>armac</w:delText>
        </w:r>
      </w:del>
      <w:r>
        <w:t>o</w:t>
      </w:r>
      <w:del w:id="302" w:author="GoldenCorpusHarness" w:date="2026-03-28T21:57:55Z">
        <w:r>
          <w:delText>dynam</w:delText>
        </w:r>
      </w:del>
      <w:ins w:id="303" w:author="GoldenCorpusHarness" w:date="2026-03-28T21:57:55Z">
        <w:r>
          <w:t>top</w:t>
        </w:r>
      </w:ins>
      <w:r>
        <w:t xml:space="preserve">ic </w:t>
      </w:r>
      <w:del w:id="304" w:author="GoldenCorpusHarness" w:date="2026-03-28T21:57:55Z">
        <w:r>
          <w:delText>D</w:delText>
        </w:r>
      </w:del>
      <w:ins w:id="305" w:author="GoldenCorpusHarness" w:date="2026-03-28T21:57:55Z">
        <w:r>
          <w:t>UM-UC-3-Luc-TROP2-Nectin-4 NMIBC Xenog</w:t>
        </w:r>
      </w:ins>
      <w:r>
        <w:t>r</w:t>
      </w:r>
      <w:ins w:id="306" w:author="GoldenCorpusHarness" w:date="2026-03-28T21:57:55Z">
        <w:r>
          <w:t>aft T</w:t>
        </w:r>
      </w:ins>
      <w:r>
        <w:t>u</w:t>
      </w:r>
      <w:del w:id="307" w:author="GoldenCorpusHarness" w:date="2026-03-28T21:57:55Z">
        <w:r>
          <w:delText>g</w:delText>
        </w:r>
      </w:del>
      <w:ins w:id="308" w:author="GoldenCorpusHarness" w:date="2026-03-28T21:57:55Z">
        <w:r>
          <w:t>mor Model After</w:t>
        </w:r>
      </w:ins>
      <w:r>
        <w:t xml:space="preserve"> Int</w:t>
      </w:r>
      <w:del w:id="309" w:author="GoldenCorpusHarness" w:date="2026-03-28T21:57:55Z">
        <w:r>
          <w:delText>e</w:delText>
        </w:r>
      </w:del>
      <w:r>
        <w:t>ra</w:t>
      </w:r>
      <w:ins w:id="310" w:author="GoldenCorpusHarness" w:date="2026-03-28T21:57:55Z">
        <w:r>
          <w:t>vesi</w:t>
        </w:r>
      </w:ins>
      <w:r>
        <w:t>c</w:t>
      </w:r>
      <w:ins w:id="311" w:author="GoldenCorpusHarness" w:date="2026-03-28T21:57:55Z">
        <w:r>
          <w:t>al Administra</w:t>
        </w:r>
      </w:ins>
      <w:r>
        <w:t>tion</w:t>
      </w:r>
      <w:del w:id="312" w:author="GoldenCorpusHarness" w:date="2026-03-28T21:57:55Z">
        <w:r>
          <w:delText>s41</w:delText>
        </w:r>
      </w:del>
      <w:ins w:id="313" w:author="GoldenCorpusHarness" w:date="2026-03-28T21:57:55Z">
        <w:r>
          <w:t xml:space="preserve"> (PD022)38</w:t>
        </w:r>
      </w:ins>
    </w:p>
    <w:p ns2:paraId="103B797E" ns2:textId="36215C10" w:rsidR="00914D2C" w:rsidRDefault="00914D2C">
      <w:pPr>
        <w:pStyle w:val="TOC2"/>
        <w:rPr>
          <w:rFonts w:asciiTheme="minorHAnsi" w:eastAsiaTheme="minorEastAsia" w:hAnsiTheme="minorHAnsi" w:cstheme="minorBidi"/>
          <w:b w:val="0"/>
          <w:noProof/>
          <w:kern w:val="2"/>
          <w:sz w:val="22"/>
          <w:szCs w:val="22"/>
          <ns2:ligatures ns2:val="standardContextual"/>
        </w:rPr>
      </w:pPr>
      <w:r>
        <w:t>4.</w:t>
      </w:r>
      <w:ins w:id="314" w:author="GoldenCorpusHarness" w:date="2026-03-28T21:57:55Z">
        <w:r>
          <w:t>1.1.</w:t>
        </w:r>
      </w:ins>
      <w:r>
        <w:t>2</w:t>
      </w:r>
      <w:del w:id="315" w:author="GoldenCorpusHarness" w:date="2026-03-28T21:57:55Z">
        <w:r>
          <w:delText>N</w:delText>
        </w:r>
      </w:del>
      <w:ins w:id="316" w:author="GoldenCorpusHarness" w:date="2026-03-28T21:57:55Z">
        <w:r>
          <w:t>.7Expl</w:t>
        </w:r>
      </w:ins>
      <w:r>
        <w:t>o</w:t>
      </w:r>
      <w:del w:id="317" w:author="GoldenCorpusHarness" w:date="2026-03-28T21:57:55Z">
        <w:r>
          <w:delText>n</w:delText>
        </w:r>
      </w:del>
      <w:ins w:id="318" w:author="GoldenCorpusHarness" w:date="2026-03-28T21:57:55Z">
        <w:r>
          <w:t>ratory Three-week Lo</w:t>
        </w:r>
      </w:ins>
      <w:r>
        <w:t>c</w:t>
      </w:r>
      <w:ins w:id="319" w:author="GoldenCorpusHarness" w:date="2026-03-28T21:57:55Z">
        <w:r>
          <w:t>al Tolerabi</w:t>
        </w:r>
      </w:ins>
      <w:r>
        <w:t>li</w:t>
      </w:r>
      <w:ins w:id="320" w:author="GoldenCorpusHarness" w:date="2026-03-28T21:57:55Z">
        <w:r>
          <w:t>ty Study of Sac-TMT After I</w:t>
        </w:r>
      </w:ins>
      <w:r>
        <w:t>n</w:t>
      </w:r>
      <w:ins w:id="321" w:author="GoldenCorpusHarness" w:date="2026-03-28T21:57:55Z">
        <w:r>
          <w:t>traves</w:t>
        </w:r>
      </w:ins>
      <w:r>
        <w:t xml:space="preserve">ical </w:t>
      </w:r>
      <w:del w:id="322" w:author="GoldenCorpusHarness" w:date="2026-03-28T21:57:55Z">
        <w:r>
          <w:delText>Phar</w:delText>
        </w:r>
      </w:del>
      <w:ins w:id="323" w:author="GoldenCorpusHarness" w:date="2026-03-28T21:57:55Z">
        <w:r>
          <w:t>Ad</w:t>
        </w:r>
      </w:ins>
      <w:r>
        <w:t>m</w:t>
      </w:r>
      <w:del w:id="324" w:author="GoldenCorpusHarness" w:date="2026-03-28T21:57:55Z">
        <w:r>
          <w:delText>acok</w:delText>
        </w:r>
      </w:del>
      <w:r>
        <w:t>in</w:t>
      </w:r>
      <w:del w:id="325" w:author="GoldenCorpusHarness" w:date="2026-03-28T21:57:55Z">
        <w:r>
          <w:delText>e</w:delText>
        </w:r>
      </w:del>
      <w:ins w:id="326" w:author="GoldenCorpusHarness" w:date="2026-03-28T21:57:55Z">
        <w:r>
          <w:t>istra</w:t>
        </w:r>
      </w:ins>
      <w:r>
        <w:t>ti</w:t>
      </w:r>
      <w:del w:id="327" w:author="GoldenCorpusHarness" w:date="2026-03-28T21:57:55Z">
        <w:r>
          <w:delText>cs</w:delText>
        </w:r>
      </w:del>
      <w:ins w:id="328" w:author="GoldenCorpusHarness" w:date="2026-03-28T21:57:55Z">
        <w:r>
          <w:t>on in</w:t>
        </w:r>
      </w:ins>
      <w:r>
        <w:t xml:space="preserve"> a</w:t>
      </w:r>
      <w:ins w:id="329" w:author="GoldenCorpusHarness" w:date="2026-03-28T21:57:55Z">
        <w:r>
          <w:t xml:space="preserve"> TROP2 K</w:t>
        </w:r>
      </w:ins>
      <w:r>
        <w:t>n</w:t>
      </w:r>
      <w:del w:id="330" w:author="GoldenCorpusHarness" w:date="2026-03-28T21:57:55Z">
        <w:r>
          <w:delText>d</w:delText>
        </w:r>
      </w:del>
      <w:ins w:id="331" w:author="GoldenCorpusHarness" w:date="2026-03-28T21:57:55Z">
        <w:r>
          <w:t>ock-in</w:t>
        </w:r>
      </w:ins>
      <w:r>
        <w:t xml:space="preserve"> </w:t>
      </w:r>
      <w:del w:id="332" w:author="GoldenCorpusHarness" w:date="2026-03-28T21:57:55Z">
        <w:r>
          <w:delText>Pr</w:delText>
        </w:r>
      </w:del>
      <w:ins w:id="333" w:author="GoldenCorpusHarness" w:date="2026-03-28T21:57:55Z">
        <w:r>
          <w:t>Mouse M</w:t>
        </w:r>
      </w:ins>
      <w:r>
        <w:t>od</w:t>
      </w:r>
      <w:del w:id="334" w:author="GoldenCorpusHarness" w:date="2026-03-28T21:57:55Z">
        <w:r>
          <w:delText>uct</w:delText>
        </w:r>
      </w:del>
      <w:ins w:id="335" w:author="GoldenCorpusHarness" w:date="2026-03-28T21:57:55Z">
        <w:r>
          <w:t>el</w:t>
        </w:r>
      </w:ins>
      <w:r>
        <w:t xml:space="preserve"> </w:t>
      </w:r>
      <w:del w:id="336" w:author="GoldenCorpusHarness" w:date="2026-03-28T21:57:55Z">
        <w:r>
          <w:delText>Metabolism41</w:delText>
        </w:r>
      </w:del>
      <w:ins w:id="337" w:author="GoldenCorpusHarness" w:date="2026-03-28T21:57:55Z">
        <w:r>
          <w:t>(PD023)39</w:t>
        </w:r>
      </w:ins>
    </w:p>
    <w:p ns2:paraId="54B08202" ns2:textId="5243FB30" w:rsidR="00914D2C" w:rsidRDefault="00914D2C">
      <w:pPr>
        <w:pStyle w:val="TOC3"/>
        <w:rPr>
          <w:rFonts w:asciiTheme="minorHAnsi" w:eastAsiaTheme="minorEastAsia" w:hAnsiTheme="minorHAnsi" w:cstheme="minorBidi"/>
          <w:noProof/>
          <w:kern w:val="2"/>
          <w:sz w:val="22"/>
          <w:szCs w:val="22"/>
          <ns2:ligatures ns2:val="standardContextual"/>
        </w:rPr>
      </w:pPr>
      <w:r>
        <w:t>4.</w:t>
      </w:r>
      <w:ins w:id="338" w:author="GoldenCorpusHarness" w:date="2026-03-28T21:57:55Z">
        <w:r>
          <w:t>1.</w:t>
        </w:r>
      </w:ins>
      <w:r>
        <w:t>2</w:t>
      </w:r>
      <w:del w:id="339" w:author="GoldenCorpusHarness" w:date="2026-03-28T21:57:55Z">
        <w:r>
          <w:delText>.1M</w:delText>
        </w:r>
      </w:del>
      <w:ins w:id="340" w:author="GoldenCorpusHarness" w:date="2026-03-28T21:57:55Z">
        <w:r>
          <w:t>S</w:t>
        </w:r>
      </w:ins>
      <w:r>
        <w:t>e</w:t>
      </w:r>
      <w:del w:id="341" w:author="GoldenCorpusHarness" w:date="2026-03-28T21:57:55Z">
        <w:r>
          <w:delText>t</w:delText>
        </w:r>
      </w:del>
      <w:ins w:id="342" w:author="GoldenCorpusHarness" w:date="2026-03-28T21:57:55Z">
        <w:r>
          <w:t>condary P</w:t>
        </w:r>
      </w:ins>
      <w:r>
        <w:t>h</w:t>
      </w:r>
      <w:ins w:id="343" w:author="GoldenCorpusHarness" w:date="2026-03-28T21:57:55Z">
        <w:r>
          <w:t>armac</w:t>
        </w:r>
      </w:ins>
      <w:r>
        <w:t>od</w:t>
      </w:r>
      <w:del w:id="344" w:author="GoldenCorpusHarness" w:date="2026-03-28T21:57:55Z">
        <w:r>
          <w:delText>s of A</w:delText>
        </w:r>
      </w:del>
      <w:ins w:id="345" w:author="GoldenCorpusHarness" w:date="2026-03-28T21:57:55Z">
        <w:r>
          <w:t>y</w:t>
        </w:r>
      </w:ins>
      <w:r>
        <w:t>na</w:t>
      </w:r>
      <w:del w:id="346" w:author="GoldenCorpusHarness" w:date="2026-03-28T21:57:55Z">
        <w:r>
          <w:delText>lys</w:delText>
        </w:r>
      </w:del>
      <w:ins w:id="347" w:author="GoldenCorpusHarness" w:date="2026-03-28T21:57:55Z">
        <w:r>
          <w:t>m</w:t>
        </w:r>
      </w:ins>
      <w:r>
        <w:t>i</w:t>
      </w:r>
      <w:ins w:id="348" w:author="GoldenCorpusHarness" w:date="2026-03-28T21:57:55Z">
        <w:r>
          <w:t>c</w:t>
        </w:r>
      </w:ins>
      <w:r>
        <w:t>s4</w:t>
      </w:r>
      <w:del w:id="349" w:author="GoldenCorpusHarness" w:date="2026-03-28T21:57:55Z">
        <w:r>
          <w:delText>1</w:delText>
        </w:r>
      </w:del>
      <w:ins w:id="350" w:author="GoldenCorpusHarness" w:date="2026-03-28T21:57:55Z">
        <w:r>
          <w:t>0</w:t>
        </w:r>
      </w:ins>
    </w:p>
    <w:p ns2:paraId="12785927" ns2:textId="432757F4" w:rsidR="00914D2C" w:rsidRDefault="00914D2C">
      <w:pPr>
        <w:pStyle w:val="TOC4"/>
        <w:rPr>
          <w:rFonts w:asciiTheme="minorHAnsi" w:eastAsiaTheme="minorEastAsia" w:hAnsiTheme="minorHAnsi" w:cstheme="minorBidi"/>
          <w:noProof/>
          <w:kern w:val="2"/>
          <w:sz w:val="22"/>
          <w:szCs w:val="22"/>
          <ns2:ligatures ns2:val="standardContextual"/>
        </w:rPr>
      </w:pPr>
      <w:r>
        <w:t>4</w:t>
      </w:r>
      <w:del w:id="351" w:author="GoldenCorpusHarness" w:date="2026-03-28T21:57:55Z">
        <w:r>
          <w:delText>.2</w:delText>
        </w:r>
      </w:del>
      <w:r>
        <w:t>.1.</w:t>
      </w:r>
      <w:del w:id="352" w:author="GoldenCorpusHarness" w:date="2026-03-28T21:57:55Z">
        <w:r>
          <w:delText>1Qu</w:delText>
        </w:r>
      </w:del>
      <w:ins w:id="353" w:author="GoldenCorpusHarness" w:date="2026-03-28T21:57:55Z">
        <w:r>
          <w:t>3S</w:t>
        </w:r>
      </w:ins>
      <w:r>
        <w:t>a</w:t>
      </w:r>
      <w:del w:id="354" w:author="GoldenCorpusHarness" w:date="2026-03-28T21:57:55Z">
        <w:r>
          <w:delText>n</w:delText>
        </w:r>
      </w:del>
      <w:ins w:id="355" w:author="GoldenCorpusHarness" w:date="2026-03-28T21:57:55Z">
        <w:r>
          <w:t>fe</w:t>
        </w:r>
      </w:ins>
      <w:r>
        <w:t>t</w:t>
      </w:r>
      <w:del w:id="356" w:author="GoldenCorpusHarness" w:date="2026-03-28T21:57:55Z">
        <w:r>
          <w:delText>ification of KL610023 in Serum and Tumor Tissue of Mice, in Serum and in</w:delText>
        </w:r>
      </w:del>
      <w:ins w:id="357" w:author="GoldenCorpusHarness" w:date="2026-03-28T21:57:55Z">
        <w:r>
          <w:t>y</w:t>
        </w:r>
      </w:ins>
      <w:r>
        <w:t xml:space="preserve"> P</w:t>
      </w:r>
      <w:del w:id="358" w:author="GoldenCorpusHarness" w:date="2026-03-28T21:57:55Z">
        <w:r>
          <w:delText>l</w:delText>
        </w:r>
      </w:del>
      <w:ins w:id="359" w:author="GoldenCorpusHarness" w:date="2026-03-28T21:57:55Z">
        <w:r>
          <w:t>h</w:t>
        </w:r>
      </w:ins>
      <w:r>
        <w:t>a</w:t>
      </w:r>
      <w:del w:id="360" w:author="GoldenCorpusHarness" w:date="2026-03-28T21:57:55Z">
        <w:r>
          <w:delText>s</w:delText>
        </w:r>
      </w:del>
      <w:ins w:id="361" w:author="GoldenCorpusHarness" w:date="2026-03-28T21:57:55Z">
        <w:r>
          <w:t>r</w:t>
        </w:r>
      </w:ins>
      <w:r>
        <w:t>ma</w:t>
      </w:r>
      <w:del w:id="362" w:author="GoldenCorpusHarness" w:date="2026-03-28T21:57:55Z">
        <w:r>
          <w:delText xml:space="preserve"> </w:delText>
        </w:r>
      </w:del>
      <w:ins w:id="363" w:author="GoldenCorpusHarness" w:date="2026-03-28T21:57:55Z">
        <w:r>
          <w:t>c</w:t>
        </w:r>
      </w:ins>
      <w:r>
        <w:t>o</w:t>
      </w:r>
      <w:del w:id="364" w:author="GoldenCorpusHarness" w:date="2026-03-28T21:57:55Z">
        <w:r>
          <w:delText xml:space="preserve">f Rats, and in Serum </w:delText>
        </w:r>
      </w:del>
      <w:ins w:id="365" w:author="GoldenCorpusHarness" w:date="2026-03-28T21:57:55Z">
        <w:r>
          <w:t>l</w:t>
        </w:r>
      </w:ins>
      <w:r>
        <w:t>o</w:t>
      </w:r>
      <w:del w:id="366" w:author="GoldenCorpusHarness" w:date="2026-03-28T21:57:55Z">
        <w:r>
          <w:delText>f Monke</w:delText>
        </w:r>
      </w:del>
      <w:ins w:id="367" w:author="GoldenCorpusHarness" w:date="2026-03-28T21:57:55Z">
        <w:r>
          <w:t>g</w:t>
        </w:r>
      </w:ins>
      <w:r>
        <w:t>y</w:t>
      </w:r>
      <w:del w:id="368" w:author="GoldenCorpusHarness" w:date="2026-03-28T21:57:55Z">
        <w:r>
          <w:delText>s</w:delText>
        </w:r>
      </w:del>
      <w:r>
        <w:t>4</w:t>
      </w:r>
      <w:del w:id="369" w:author="GoldenCorpusHarness" w:date="2026-03-28T21:57:55Z">
        <w:r>
          <w:delText>1</w:delText>
        </w:r>
      </w:del>
      <w:ins w:id="370" w:author="GoldenCorpusHarness" w:date="2026-03-28T21:57:55Z">
        <w:r>
          <w:t>0</w:t>
        </w:r>
      </w:ins>
    </w:p>
    <w:p ns2:paraId="2E00D927" ns2:textId="7C8F7EE2" w:rsidR="00914D2C" w:rsidRDefault="00914D2C">
      <w:pPr>
        <w:pStyle w:val="TOC4"/>
        <w:rPr>
          <w:rFonts w:asciiTheme="minorHAnsi" w:eastAsiaTheme="minorEastAsia" w:hAnsiTheme="minorHAnsi" w:cstheme="minorBidi"/>
          <w:noProof/>
          <w:kern w:val="2"/>
          <w:sz w:val="22"/>
          <w:szCs w:val="22"/>
          <ns2:ligatures ns2:val="standardContextual"/>
        </w:rPr>
      </w:pPr>
      <w:r>
        <w:t>4</w:t>
      </w:r>
      <w:del w:id="371" w:author="GoldenCorpusHarness" w:date="2026-03-28T21:57:55Z">
        <w:r>
          <w:delText>.2</w:delText>
        </w:r>
      </w:del>
      <w:r>
        <w:t>.1.</w:t>
      </w:r>
      <w:del w:id="372" w:author="GoldenCorpusHarness" w:date="2026-03-28T21:57:55Z">
        <w:r>
          <w:delText>2Q</w:delText>
        </w:r>
      </w:del>
      <w:ins w:id="373" w:author="GoldenCorpusHarness" w:date="2026-03-28T21:57:55Z">
        <w:r>
          <w:t>4Pharmacodynamic Dr</w:t>
        </w:r>
      </w:ins>
      <w:r>
        <w:t>u</w:t>
      </w:r>
      <w:del w:id="374" w:author="GoldenCorpusHarness" w:date="2026-03-28T21:57:55Z">
        <w:r>
          <w:delText>a</w:delText>
        </w:r>
      </w:del>
      <w:ins w:id="375" w:author="GoldenCorpusHarness" w:date="2026-03-28T21:57:55Z">
        <w:r>
          <w:t>g I</w:t>
        </w:r>
      </w:ins>
      <w:r>
        <w:t>nt</w:t>
      </w:r>
      <w:del w:id="376" w:author="GoldenCorpusHarness" w:date="2026-03-28T21:57:55Z">
        <w:r>
          <w:delText>ification of S</w:delText>
        </w:r>
      </w:del>
      <w:ins w:id="377" w:author="GoldenCorpusHarness" w:date="2026-03-28T21:57:55Z">
        <w:r>
          <w:t>er</w:t>
        </w:r>
      </w:ins>
      <w:r>
        <w:t>ac</w:t>
      </w:r>
      <w:del w:id="378" w:author="GoldenCorpusHarness" w:date="2026-03-28T21:57:55Z">
        <w:r>
          <w:delText>-TMT-ADC and Sac-TMT-TAb/Sacituzumab Concentra</w:delText>
        </w:r>
      </w:del>
      <w:r>
        <w:t>tions</w:t>
      </w:r>
      <w:del w:id="379" w:author="GoldenCorpusHarness" w:date="2026-03-28T21:57:55Z">
        <w:r>
          <w:delText xml:space="preserve"> in Serum and Tumor Tissue of Mice, and Serum of Monkeys</w:delText>
        </w:r>
      </w:del>
      <w:r>
        <w:t>42</w:t>
      </w:r>
    </w:p>
    <w:p ns2:paraId="7197788B" ns2:textId="33D1801E" w:rsidR="00914D2C" w:rsidRDefault="00914D2C">
      <w:pPr>
        <w:pStyle w:val="TOC3"/>
        <w:rPr>
          <w:rFonts w:asciiTheme="minorHAnsi" w:eastAsiaTheme="minorEastAsia" w:hAnsiTheme="minorHAnsi" w:cstheme="minorBidi"/>
          <w:noProof/>
          <w:kern w:val="2"/>
          <w:sz w:val="22"/>
          <w:szCs w:val="22"/>
          <ns2:ligatures ns2:val="standardContextual"/>
        </w:rPr>
      </w:pPr>
      <w:r>
        <w:t>4.2</w:t>
      </w:r>
      <w:del w:id="380" w:author="GoldenCorpusHarness" w:date="2026-03-28T21:57:55Z">
        <w:r>
          <w:delText>.2</w:delText>
        </w:r>
      </w:del>
      <w:ins w:id="381" w:author="GoldenCorpusHarness" w:date="2026-03-28T21:57:55Z">
        <w:r>
          <w:t xml:space="preserve">Nonclinical </w:t>
        </w:r>
      </w:ins>
      <w:r>
        <w:t>Pharmacokinetics</w:t>
      </w:r>
      <w:ins w:id="382" w:author="GoldenCorpusHarness" w:date="2026-03-28T21:57:55Z">
        <w:r>
          <w:t xml:space="preserve"> and Product Metabolism</w:t>
        </w:r>
      </w:ins>
      <w:r>
        <w:t>4</w:t>
      </w:r>
      <w:del w:id="383" w:author="GoldenCorpusHarness" w:date="2026-03-28T21:57:55Z">
        <w:r>
          <w:delText>3</w:delText>
        </w:r>
      </w:del>
      <w:ins w:id="384" w:author="GoldenCorpusHarness" w:date="2026-03-28T21:57:55Z">
        <w:r>
          <w:t>2</w:t>
        </w:r>
      </w:ins>
    </w:p>
    <w:p ns2:paraId="5AF8625B" ns2:textId="66B6FFFF" w:rsidR="00914D2C" w:rsidRDefault="00914D2C">
      <w:pPr>
        <w:pStyle w:val="TOC4"/>
        <w:rPr>
          <w:rFonts w:asciiTheme="minorHAnsi" w:eastAsiaTheme="minorEastAsia" w:hAnsiTheme="minorHAnsi" w:cstheme="minorBidi"/>
          <w:noProof/>
          <w:kern w:val="2"/>
          <w:sz w:val="22"/>
          <w:szCs w:val="22"/>
          <ns2:ligatures ns2:val="standardContextual"/>
        </w:rPr>
      </w:pPr>
      <w:r>
        <w:t>4.2.</w:t>
      </w:r>
      <w:ins w:id="385" w:author="GoldenCorpusHarness" w:date="2026-03-28T21:57:55Z">
        <w:r>
          <w:t>1Methods of Analysis4</w:t>
        </w:r>
      </w:ins>
      <w:r>
        <w:t>2</w:t>
      </w:r>
      <w:del w:id="386" w:author="GoldenCorpusHarness" w:date="2026-03-28T21:57:55Z">
        <w:r>
          <w:delText>.1Absorption and Bioavailability43</w:delText>
        </w:r>
      </w:del>
    </w:p>
    <w:p ns2:paraId="05E232A0" ns2:textId="550DD4BD" w:rsidR="00914D2C" w:rsidRDefault="00914D2C">
      <w:pPr>
        <w:pStyle w:val="TOC5"/>
        <w:tabs>
          <w:tab w:val="left" w:pos="2880"/>
        </w:tabs>
        <w:rPr>
          <w:rFonts w:asciiTheme="minorHAnsi" w:eastAsiaTheme="minorEastAsia" w:hAnsiTheme="minorHAnsi" w:cstheme="minorBidi"/>
          <w:noProof/>
          <w:kern w:val="2"/>
          <w:sz w:val="22"/>
          <w:szCs w:val="22"/>
          <ns2:ligatures ns2:val="standardContextual"/>
        </w:rPr>
      </w:pPr>
      <w:r>
        <w:t>4</w:t>
      </w:r>
      <w:del w:id="387" w:author="GoldenCorpusHarness" w:date="2026-03-28T21:57:55Z">
        <w:r>
          <w:delText>.2</w:delText>
        </w:r>
      </w:del>
      <w:r>
        <w:t>.2.1.1</w:t>
      </w:r>
      <w:del w:id="388" w:author="GoldenCorpusHarness" w:date="2026-03-28T21:57:55Z">
        <w:r>
          <w:delText>PK S</w:delText>
        </w:r>
      </w:del>
      <w:ins w:id="389" w:author="GoldenCorpusHarness" w:date="2026-03-28T21:57:55Z">
        <w:r>
          <w:t>Quan</w:t>
        </w:r>
      </w:ins>
      <w:r>
        <w:t>t</w:t>
      </w:r>
      <w:del w:id="390" w:author="GoldenCorpusHarness" w:date="2026-03-28T21:57:55Z">
        <w:r>
          <w:delText>udy</w:delText>
        </w:r>
      </w:del>
      <w:ins w:id="391" w:author="GoldenCorpusHarness" w:date="2026-03-28T21:57:55Z">
        <w:r>
          <w:t>ification</w:t>
        </w:r>
      </w:ins>
      <w:r>
        <w:t xml:space="preserve"> of KL610023 </w:t>
      </w:r>
      <w:del w:id="392" w:author="GoldenCorpusHarness" w:date="2026-03-28T21:57:55Z">
        <w:r>
          <w:delText>Aft</w:delText>
        </w:r>
      </w:del>
      <w:ins w:id="393" w:author="GoldenCorpusHarness" w:date="2026-03-28T21:57:55Z">
        <w:r>
          <w:t>in S</w:t>
        </w:r>
      </w:ins>
      <w:r>
        <w:t>er</w:t>
      </w:r>
      <w:del w:id="394" w:author="GoldenCorpusHarness" w:date="2026-03-28T21:57:55Z">
        <w:r>
          <w:delText xml:space="preserve"> Single-</w:delText>
        </w:r>
      </w:del>
      <w:ins w:id="395" w:author="GoldenCorpusHarness" w:date="2026-03-28T21:57:55Z">
        <w:r>
          <w:t>um</w:t>
        </w:r>
      </w:ins>
      <w:r>
        <w:t xml:space="preserve"> and </w:t>
      </w:r>
      <w:del w:id="396" w:author="GoldenCorpusHarness" w:date="2026-03-28T21:57:55Z">
        <w:r>
          <w:delText>Repeat-d</w:delText>
        </w:r>
      </w:del>
      <w:ins w:id="397" w:author="GoldenCorpusHarness" w:date="2026-03-28T21:57:55Z">
        <w:r>
          <w:t>Tum</w:t>
        </w:r>
      </w:ins>
      <w:r>
        <w:t>o</w:t>
      </w:r>
      <w:ins w:id="398" w:author="GoldenCorpusHarness" w:date="2026-03-28T21:57:55Z">
        <w:r>
          <w:t>r Ti</w:t>
        </w:r>
      </w:ins>
      <w:r>
        <w:t>s</w:t>
      </w:r>
      <w:ins w:id="399" w:author="GoldenCorpusHarness" w:date="2026-03-28T21:57:55Z">
        <w:r>
          <w:t>su</w:t>
        </w:r>
      </w:ins>
      <w:r>
        <w:t xml:space="preserve">e </w:t>
      </w:r>
      <w:del w:id="400" w:author="GoldenCorpusHarness" w:date="2026-03-28T21:57:55Z">
        <w:r>
          <w:delText>by</w:delText>
        </w:r>
      </w:del>
      <w:ins w:id="401" w:author="GoldenCorpusHarness" w:date="2026-03-28T21:57:55Z">
        <w:r>
          <w:t>of</w:t>
        </w:r>
      </w:ins>
      <w:r>
        <w:t xml:space="preserve"> </w:t>
      </w:r>
      <w:del w:id="402" w:author="GoldenCorpusHarness" w:date="2026-03-28T21:57:55Z">
        <w:r>
          <w:delText>IV</w:delText>
        </w:r>
      </w:del>
      <w:ins w:id="403" w:author="GoldenCorpusHarness" w:date="2026-03-28T21:57:55Z">
        <w:r>
          <w:t>Mice,</w:t>
        </w:r>
      </w:ins>
      <w:r>
        <w:t xml:space="preserve"> </w:t>
      </w:r>
      <w:del w:id="404" w:author="GoldenCorpusHarness" w:date="2026-03-28T21:57:55Z">
        <w:r>
          <w:delText>Inject</w:delText>
        </w:r>
      </w:del>
      <w:r>
        <w:t>i</w:t>
      </w:r>
      <w:del w:id="405" w:author="GoldenCorpusHarness" w:date="2026-03-28T21:57:55Z">
        <w:r>
          <w:delText>o</w:delText>
        </w:r>
      </w:del>
      <w:r>
        <w:t xml:space="preserve">n </w:t>
      </w:r>
      <w:del w:id="406" w:author="GoldenCorpusHarness" w:date="2026-03-28T21:57:55Z">
        <w:r>
          <w:delText>t</w:delText>
        </w:r>
      </w:del>
      <w:ins w:id="407" w:author="GoldenCorpusHarness" w:date="2026-03-28T21:57:55Z">
        <w:r>
          <w:t xml:space="preserve">Serum and in Plasma </w:t>
        </w:r>
      </w:ins>
      <w:r>
        <w:t>o</w:t>
      </w:r>
      <w:ins w:id="408" w:author="GoldenCorpusHarness" w:date="2026-03-28T21:57:55Z">
        <w:r>
          <w:t>f</w:t>
        </w:r>
      </w:ins>
      <w:r>
        <w:t xml:space="preserve"> Rats</w:t>
      </w:r>
      <w:ins w:id="409" w:author="GoldenCorpusHarness" w:date="2026-03-28T21:57:55Z">
        <w:r>
          <w:t>, and in Serum of Monkeys</w:t>
        </w:r>
      </w:ins>
      <w:r>
        <w:t>4</w:t>
      </w:r>
      <w:del w:id="410" w:author="GoldenCorpusHarness" w:date="2026-03-28T21:57:55Z">
        <w:r>
          <w:delText>3</w:delText>
        </w:r>
      </w:del>
      <w:ins w:id="411" w:author="GoldenCorpusHarness" w:date="2026-03-28T21:57:55Z">
        <w:r>
          <w:t>2</w:t>
        </w:r>
      </w:ins>
    </w:p>
    <w:p ns2:paraId="51BCD760" ns2:textId="0F0C1FCA" w:rsidR="00914D2C" w:rsidRDefault="00914D2C">
      <w:pPr>
        <w:pStyle w:val="TOC5"/>
        <w:tabs>
          <w:tab w:val="left" w:pos="2880"/>
        </w:tabs>
        <w:rPr>
          <w:rFonts w:asciiTheme="minorHAnsi" w:eastAsiaTheme="minorEastAsia" w:hAnsiTheme="minorHAnsi" w:cstheme="minorBidi"/>
          <w:noProof/>
          <w:kern w:val="2"/>
          <w:sz w:val="22"/>
          <w:szCs w:val="22"/>
          <ns2:ligatures ns2:val="standardContextual"/>
        </w:rPr>
      </w:pPr>
      <w:r>
        <w:t>4</w:t>
      </w:r>
      <w:del w:id="412" w:author="GoldenCorpusHarness" w:date="2026-03-28T21:57:55Z">
        <w:r>
          <w:delText>.2</w:delText>
        </w:r>
      </w:del>
      <w:r>
        <w:t>.2.1.2</w:t>
      </w:r>
      <w:del w:id="413" w:author="GoldenCorpusHarness" w:date="2026-03-28T21:57:55Z">
        <w:r>
          <w:delText>Ser</w:delText>
        </w:r>
      </w:del>
      <w:ins w:id="414" w:author="GoldenCorpusHarness" w:date="2026-03-28T21:57:55Z">
        <w:r>
          <w:t>Q</w:t>
        </w:r>
      </w:ins>
      <w:r>
        <w:t>u</w:t>
      </w:r>
      <w:del w:id="415" w:author="GoldenCorpusHarness" w:date="2026-03-28T21:57:55Z">
        <w:r>
          <w:delText>m PK S</w:delText>
        </w:r>
      </w:del>
      <w:ins w:id="416" w:author="GoldenCorpusHarness" w:date="2026-03-28T21:57:55Z">
        <w:r>
          <w:t>an</w:t>
        </w:r>
      </w:ins>
      <w:r>
        <w:t>t</w:t>
      </w:r>
      <w:del w:id="417" w:author="GoldenCorpusHarness" w:date="2026-03-28T21:57:55Z">
        <w:r>
          <w:delText>udy</w:delText>
        </w:r>
      </w:del>
      <w:ins w:id="418" w:author="GoldenCorpusHarness" w:date="2026-03-28T21:57:55Z">
        <w:r>
          <w:t>ification</w:t>
        </w:r>
      </w:ins>
      <w:r>
        <w:t xml:space="preserve"> of </w:t>
      </w:r>
      <w:del w:id="419" w:author="GoldenCorpusHarness" w:date="2026-03-28T21:57:55Z">
        <w:r>
          <w:delText>I</w:delText>
        </w:r>
      </w:del>
      <w:ins w:id="420" w:author="GoldenCorpusHarness" w:date="2026-03-28T21:57:55Z">
        <w:r>
          <w:t>Sac-TMT-ADC a</w:t>
        </w:r>
      </w:ins>
      <w:r>
        <w:t>n</w:t>
      </w:r>
      <w:del w:id="421" w:author="GoldenCorpusHarness" w:date="2026-03-28T21:57:55Z">
        <w:r>
          <w:delText>dividually Dose</w:delText>
        </w:r>
      </w:del>
      <w:r>
        <w:t>d Sac-TMT</w:t>
      </w:r>
      <w:del w:id="422" w:author="GoldenCorpusHarness" w:date="2026-03-28T21:57:55Z">
        <w:r>
          <w:delText>, Sacituzuma</w:delText>
        </w:r>
      </w:del>
      <w:ins w:id="423" w:author="GoldenCorpusHarness" w:date="2026-03-28T21:57:55Z">
        <w:r>
          <w:t>-TA</w:t>
        </w:r>
      </w:ins>
      <w:r>
        <w:t>b</w:t>
      </w:r>
      <w:del w:id="424" w:author="GoldenCorpusHarness" w:date="2026-03-28T21:57:55Z">
        <w:r>
          <w:delText xml:space="preserve">, and KL610023 and Combination-dosed </w:delText>
        </w:r>
      </w:del>
      <w:ins w:id="425" w:author="GoldenCorpusHarness" w:date="2026-03-28T21:57:55Z">
        <w:r>
          <w:t>/</w:t>
        </w:r>
      </w:ins>
      <w:r>
        <w:t xml:space="preserve">Sacituzumab </w:t>
      </w:r>
      <w:ins w:id="426" w:author="GoldenCorpusHarness" w:date="2026-03-28T21:57:55Z">
        <w:r>
          <w:t xml:space="preserve">Concentrations in Serum </w:t>
        </w:r>
      </w:ins>
      <w:r>
        <w:t xml:space="preserve">and </w:t>
      </w:r>
      <w:del w:id="427" w:author="GoldenCorpusHarness" w:date="2026-03-28T21:57:55Z">
        <w:r>
          <w:delText>KL610023</w:delText>
        </w:r>
      </w:del>
      <w:ins w:id="428" w:author="GoldenCorpusHarness" w:date="2026-03-28T21:57:55Z">
        <w:r>
          <w:t>Tumor</w:t>
        </w:r>
      </w:ins>
      <w:r>
        <w:t xml:space="preserve"> </w:t>
      </w:r>
      <w:del w:id="429" w:author="GoldenCorpusHarness" w:date="2026-03-28T21:57:55Z">
        <w:r>
          <w:delText>A</w:delText>
        </w:r>
      </w:del>
      <w:ins w:id="430" w:author="GoldenCorpusHarness" w:date="2026-03-28T21:57:55Z">
        <w:r>
          <w:t>Tissue o</w:t>
        </w:r>
      </w:ins>
      <w:r>
        <w:t>f</w:t>
      </w:r>
      <w:del w:id="431" w:author="GoldenCorpusHarness" w:date="2026-03-28T21:57:55Z">
        <w:r>
          <w:delText>t</w:delText>
        </w:r>
      </w:del>
      <w:ins w:id="432" w:author="GoldenCorpusHarness" w:date="2026-03-28T21:57:55Z">
        <w:r>
          <w:t xml:space="preserve"> Mice and S</w:t>
        </w:r>
      </w:ins>
      <w:r>
        <w:t>er</w:t>
      </w:r>
      <w:ins w:id="433" w:author="GoldenCorpusHarness" w:date="2026-03-28T21:57:55Z">
        <w:r>
          <w:t>um</w:t>
        </w:r>
      </w:ins>
      <w:r>
        <w:t xml:space="preserve"> </w:t>
      </w:r>
      <w:del w:id="434" w:author="GoldenCorpusHarness" w:date="2026-03-28T21:57:55Z">
        <w:r>
          <w:delText>Single IV Injecti</w:delText>
        </w:r>
      </w:del>
      <w:r>
        <w:t>o</w:t>
      </w:r>
      <w:del w:id="435" w:author="GoldenCorpusHarness" w:date="2026-03-28T21:57:55Z">
        <w:r>
          <w:delText>n to</w:delText>
        </w:r>
      </w:del>
      <w:ins w:id="436" w:author="GoldenCorpusHarness" w:date="2026-03-28T21:57:55Z">
        <w:r>
          <w:t>f</w:t>
        </w:r>
      </w:ins>
      <w:r>
        <w:t xml:space="preserve"> Monkeys43</w:t>
      </w:r>
    </w:p>
    <w:p ns2:paraId="549F6101" ns2:textId="6E6736FA" w:rsidR="00914D2C" w:rsidRDefault="00914D2C">
      <w:pPr>
        <w:pStyle w:val="TOC5"/>
        <w:tabs>
          <w:tab w:val="left" w:pos="2880"/>
        </w:tabs>
        <w:rPr>
          <w:rFonts w:asciiTheme="minorHAnsi" w:eastAsiaTheme="minorEastAsia" w:hAnsiTheme="minorHAnsi" w:cstheme="minorBidi"/>
          <w:noProof/>
          <w:kern w:val="2"/>
          <w:sz w:val="22"/>
          <w:szCs w:val="22"/>
          <ns2:ligatures ns2:val="standardContextual"/>
        </w:rPr>
      </w:pPr>
      <w:r>
        <w:t>4.2.2</w:t>
      </w:r>
      <w:del w:id="437" w:author="GoldenCorpusHarness" w:date="2026-03-28T21:57:55Z">
        <w:r>
          <w:delText>.1.3Se</w:delText>
        </w:r>
      </w:del>
      <w:ins w:id="438" w:author="GoldenCorpusHarness" w:date="2026-03-28T21:57:55Z">
        <w:r>
          <w:t>Abso</w:t>
        </w:r>
      </w:ins>
      <w:r>
        <w:t>r</w:t>
      </w:r>
      <w:del w:id="439" w:author="GoldenCorpusHarness" w:date="2026-03-28T21:57:55Z">
        <w:r>
          <w:delText>um PK Study of Sac-TMT After Multi</w:delText>
        </w:r>
      </w:del>
      <w:r>
        <w:t>p</w:t>
      </w:r>
      <w:del w:id="440" w:author="GoldenCorpusHarness" w:date="2026-03-28T21:57:55Z">
        <w:r>
          <w:delText>le IV Injec</w:delText>
        </w:r>
      </w:del>
      <w:r>
        <w:t>tion</w:t>
      </w:r>
      <w:del w:id="441" w:author="GoldenCorpusHarness" w:date="2026-03-28T21:57:55Z">
        <w:r>
          <w:delText>s</w:delText>
        </w:r>
      </w:del>
      <w:r>
        <w:t xml:space="preserve"> </w:t>
      </w:r>
      <w:ins w:id="442" w:author="GoldenCorpusHarness" w:date="2026-03-28T21:57:55Z">
        <w:r>
          <w:t>and Pharmacokine</w:t>
        </w:r>
      </w:ins>
      <w:r>
        <w:t>t</w:t>
      </w:r>
      <w:del w:id="443" w:author="GoldenCorpusHarness" w:date="2026-03-28T21:57:55Z">
        <w:r>
          <w:delText>o Monkey</w:delText>
        </w:r>
      </w:del>
      <w:ins w:id="444" w:author="GoldenCorpusHarness" w:date="2026-03-28T21:57:55Z">
        <w:r>
          <w:t>ic</w:t>
        </w:r>
      </w:ins>
      <w:r>
        <w:t>s4</w:t>
      </w:r>
      <w:del w:id="445" w:author="GoldenCorpusHarness" w:date="2026-03-28T21:57:55Z">
        <w:r>
          <w:delText>5</w:delText>
        </w:r>
      </w:del>
      <w:ins w:id="446" w:author="GoldenCorpusHarness" w:date="2026-03-28T21:57:55Z">
        <w:r>
          <w:t>3</w:t>
        </w:r>
      </w:ins>
    </w:p>
    <w:p ns2:paraId="0159491F" ns2:textId="6A85F483" w:rsidR="00914D2C" w:rsidRDefault="00914D2C">
      <w:pPr>
        <w:pStyle w:val="TOC4"/>
        <w:rPr>
          <w:rFonts w:asciiTheme="minorHAnsi" w:eastAsiaTheme="minorEastAsia" w:hAnsiTheme="minorHAnsi" w:cstheme="minorBidi"/>
          <w:noProof/>
          <w:kern w:val="2"/>
          <w:sz w:val="22"/>
          <w:szCs w:val="22"/>
          <ns2:ligatures ns2:val="standardContextual"/>
        </w:rPr>
      </w:pPr>
      <w:r>
        <w:t>4.2.2.</w:t>
      </w:r>
      <w:ins w:id="447" w:author="GoldenCorpusHarness" w:date="2026-03-28T21:57:55Z">
        <w:r>
          <w:t>1PK Study of KL6100</w:t>
        </w:r>
      </w:ins>
      <w:r>
        <w:t>2</w:t>
      </w:r>
      <w:del w:id="448" w:author="GoldenCorpusHarness" w:date="2026-03-28T21:57:55Z">
        <w:r>
          <w:delText>Distribution,</w:delText>
        </w:r>
      </w:del>
      <w:ins w:id="449" w:author="GoldenCorpusHarness" w:date="2026-03-28T21:57:55Z">
        <w:r>
          <w:t>3</w:t>
        </w:r>
      </w:ins>
      <w:r>
        <w:t xml:space="preserve"> </w:t>
      </w:r>
      <w:del w:id="450" w:author="GoldenCorpusHarness" w:date="2026-03-28T21:57:55Z">
        <w:r>
          <w:delText>Plasma Pro</w:delText>
        </w:r>
      </w:del>
      <w:ins w:id="451" w:author="GoldenCorpusHarness" w:date="2026-03-28T21:57:55Z">
        <w:r>
          <w:t>Af</w:t>
        </w:r>
      </w:ins>
      <w:r>
        <w:t>te</w:t>
      </w:r>
      <w:del w:id="452" w:author="GoldenCorpusHarness" w:date="2026-03-28T21:57:55Z">
        <w:r>
          <w:delText>in</w:delText>
        </w:r>
      </w:del>
      <w:ins w:id="453" w:author="GoldenCorpusHarness" w:date="2026-03-28T21:57:55Z">
        <w:r>
          <w:t>r</w:t>
        </w:r>
      </w:ins>
      <w:r>
        <w:t xml:space="preserve"> </w:t>
      </w:r>
      <w:del w:id="454" w:author="GoldenCorpusHarness" w:date="2026-03-28T21:57:55Z">
        <w:r>
          <w:delText>Bind</w:delText>
        </w:r>
      </w:del>
      <w:ins w:id="455" w:author="GoldenCorpusHarness" w:date="2026-03-28T21:57:55Z">
        <w:r>
          <w:t>S</w:t>
        </w:r>
      </w:ins>
      <w:r>
        <w:t>ing</w:t>
      </w:r>
      <w:del w:id="456" w:author="GoldenCorpusHarness" w:date="2026-03-28T21:57:55Z">
        <w:r>
          <w:delText>,</w:delText>
        </w:r>
      </w:del>
      <w:ins w:id="457" w:author="GoldenCorpusHarness" w:date="2026-03-28T21:57:55Z">
        <w:r>
          <w:t>le-</w:t>
        </w:r>
      </w:ins>
      <w:r>
        <w:t xml:space="preserve"> and </w:t>
      </w:r>
      <w:del w:id="458" w:author="GoldenCorpusHarness" w:date="2026-03-28T21:57:55Z">
        <w:r>
          <w:delText>Bl</w:delText>
        </w:r>
      </w:del>
      <w:ins w:id="459" w:author="GoldenCorpusHarness" w:date="2026-03-28T21:57:55Z">
        <w:r>
          <w:t>Repeat-d</w:t>
        </w:r>
      </w:ins>
      <w:r>
        <w:t>o</w:t>
      </w:r>
      <w:del w:id="460" w:author="GoldenCorpusHarness" w:date="2026-03-28T21:57:55Z">
        <w:r>
          <w:delText>od</w:delText>
        </w:r>
      </w:del>
      <w:ins w:id="461" w:author="GoldenCorpusHarness" w:date="2026-03-28T21:57:55Z">
        <w:r>
          <w:t>se</w:t>
        </w:r>
      </w:ins>
      <w:r>
        <w:t xml:space="preserve"> </w:t>
      </w:r>
      <w:del w:id="462" w:author="GoldenCorpusHarness" w:date="2026-03-28T21:57:55Z">
        <w:r>
          <w:delText>C</w:delText>
        </w:r>
      </w:del>
      <w:ins w:id="463" w:author="GoldenCorpusHarness" w:date="2026-03-28T21:57:55Z">
        <w:r>
          <w:t>by IV Inj</w:t>
        </w:r>
      </w:ins>
      <w:r>
        <w:t>e</w:t>
      </w:r>
      <w:del w:id="464" w:author="GoldenCorpusHarness" w:date="2026-03-28T21:57:55Z">
        <w:r>
          <w:delText>ll/Plasma Parti</w:delText>
        </w:r>
      </w:del>
      <w:ins w:id="465" w:author="GoldenCorpusHarness" w:date="2026-03-28T21:57:55Z">
        <w:r>
          <w:t>c</w:t>
        </w:r>
      </w:ins>
      <w:r>
        <w:t>tion</w:t>
      </w:r>
      <w:del w:id="466" w:author="GoldenCorpusHarness" w:date="2026-03-28T21:57:55Z">
        <w:r>
          <w:delText>ing</w:delText>
        </w:r>
      </w:del>
      <w:ins w:id="467" w:author="GoldenCorpusHarness" w:date="2026-03-28T21:57:55Z">
        <w:r>
          <w:t xml:space="preserve"> to Rats</w:t>
        </w:r>
      </w:ins>
      <w:r>
        <w:t>4</w:t>
      </w:r>
      <w:del w:id="468" w:author="GoldenCorpusHarness" w:date="2026-03-28T21:57:55Z">
        <w:r>
          <w:delText>5</w:delText>
        </w:r>
      </w:del>
      <w:ins w:id="469" w:author="GoldenCorpusHarness" w:date="2026-03-28T21:57:55Z">
        <w:r>
          <w:t>4</w:t>
        </w:r>
      </w:ins>
    </w:p>
    <w:p ns2:paraId="5956D100" ns2:textId="35B8B9CE" w:rsidR="00914D2C" w:rsidRDefault="00914D2C">
      <w:pPr>
        <w:pStyle w:val="TOC5"/>
        <w:tabs>
          <w:tab w:val="left" w:pos="2880"/>
        </w:tabs>
        <w:rPr>
          <w:rFonts w:asciiTheme="minorHAnsi" w:eastAsiaTheme="minorEastAsia" w:hAnsiTheme="minorHAnsi" w:cstheme="minorBidi"/>
          <w:noProof/>
          <w:kern w:val="2"/>
          <w:sz w:val="22"/>
          <w:szCs w:val="22"/>
          <ns2:ligatures ns2:val="standardContextual"/>
        </w:rPr>
      </w:pPr>
      <w:r>
        <w:t>4.2.2.2</w:t>
      </w:r>
      <w:del w:id="470" w:author="GoldenCorpusHarness" w:date="2026-03-28T21:57:55Z">
        <w:r>
          <w:delText>.1Tiss</w:delText>
        </w:r>
      </w:del>
      <w:ins w:id="471" w:author="GoldenCorpusHarness" w:date="2026-03-28T21:57:55Z">
        <w:r>
          <w:t>Ser</w:t>
        </w:r>
      </w:ins>
      <w:r>
        <w:t>u</w:t>
      </w:r>
      <w:del w:id="472" w:author="GoldenCorpusHarness" w:date="2026-03-28T21:57:55Z">
        <w:r>
          <w:delText>e</w:delText>
        </w:r>
      </w:del>
      <w:ins w:id="473" w:author="GoldenCorpusHarness" w:date="2026-03-28T21:57:55Z">
        <w:r>
          <w:t>m</w:t>
        </w:r>
      </w:ins>
      <w:r>
        <w:t xml:space="preserve"> </w:t>
      </w:r>
      <w:del w:id="474" w:author="GoldenCorpusHarness" w:date="2026-03-28T21:57:55Z">
        <w:r>
          <w:delText>Dis</w:delText>
        </w:r>
      </w:del>
      <w:ins w:id="475" w:author="GoldenCorpusHarness" w:date="2026-03-28T21:57:55Z">
        <w:r>
          <w:t>PK S</w:t>
        </w:r>
      </w:ins>
      <w:r>
        <w:t>t</w:t>
      </w:r>
      <w:del w:id="476" w:author="GoldenCorpusHarness" w:date="2026-03-28T21:57:55Z">
        <w:r>
          <w:delText>rib</w:delText>
        </w:r>
      </w:del>
      <w:r>
        <w:t>u</w:t>
      </w:r>
      <w:del w:id="477" w:author="GoldenCorpusHarness" w:date="2026-03-28T21:57:55Z">
        <w:r>
          <w:delText>tion</w:delText>
        </w:r>
      </w:del>
      <w:ins w:id="478" w:author="GoldenCorpusHarness" w:date="2026-03-28T21:57:55Z">
        <w:r>
          <w:t>dy</w:t>
        </w:r>
      </w:ins>
      <w:r>
        <w:t xml:space="preserve"> of </w:t>
      </w:r>
      <w:del w:id="479" w:author="GoldenCorpusHarness" w:date="2026-03-28T21:57:55Z">
        <w:r>
          <w:delText>[3H]</w:delText>
        </w:r>
      </w:del>
      <w:ins w:id="480" w:author="GoldenCorpusHarness" w:date="2026-03-28T21:57:55Z">
        <w:r>
          <w:t xml:space="preserve">Individually Dosed Sac-TMT, Sacituzumab, and </w:t>
        </w:r>
      </w:ins>
      <w:r>
        <w:t>KL610023 a</w:t>
      </w:r>
      <w:ins w:id="481" w:author="GoldenCorpusHarness" w:date="2026-03-28T21:57:55Z">
        <w:r>
          <w:t>nd Combination-dosed Sacituzumab and KL610023 A</w:t>
        </w:r>
      </w:ins>
      <w:r>
        <w:t xml:space="preserve">fter Single IV Injection to </w:t>
      </w:r>
      <w:del w:id="482" w:author="GoldenCorpusHarness" w:date="2026-03-28T21:57:55Z">
        <w:r>
          <w:delText>Tum</w:delText>
        </w:r>
      </w:del>
      <w:ins w:id="483" w:author="GoldenCorpusHarness" w:date="2026-03-28T21:57:55Z">
        <w:r>
          <w:t>M</w:t>
        </w:r>
      </w:ins>
      <w:r>
        <w:t>o</w:t>
      </w:r>
      <w:del w:id="484" w:author="GoldenCorpusHarness" w:date="2026-03-28T21:57:55Z">
        <w:r>
          <w:delText>r-B</w:delText>
        </w:r>
      </w:del>
      <w:ins w:id="485" w:author="GoldenCorpusHarness" w:date="2026-03-28T21:57:55Z">
        <w:r>
          <w:t>nk</w:t>
        </w:r>
      </w:ins>
      <w:r>
        <w:t>e</w:t>
      </w:r>
      <w:del w:id="486" w:author="GoldenCorpusHarness" w:date="2026-03-28T21:57:55Z">
        <w:r>
          <w:delText>aring Mice</w:delText>
        </w:r>
      </w:del>
      <w:ins w:id="487" w:author="GoldenCorpusHarness" w:date="2026-03-28T21:57:55Z">
        <w:r>
          <w:t>ys</w:t>
        </w:r>
      </w:ins>
      <w:r>
        <w:t>4</w:t>
      </w:r>
      <w:del w:id="488" w:author="GoldenCorpusHarness" w:date="2026-03-28T21:57:55Z">
        <w:r>
          <w:delText>5</w:delText>
        </w:r>
      </w:del>
      <w:ins w:id="489" w:author="GoldenCorpusHarness" w:date="2026-03-28T21:57:55Z">
        <w:r>
          <w:t>4</w:t>
        </w:r>
      </w:ins>
    </w:p>
    <w:p ns2:paraId="729CC351" ns2:textId="0ABD5B5B" w:rsidR="00914D2C" w:rsidRDefault="00914D2C">
      <w:pPr>
        <w:pStyle w:val="TOC5"/>
        <w:tabs>
          <w:tab w:val="left" w:pos="2880"/>
        </w:tabs>
        <w:rPr>
          <w:rFonts w:asciiTheme="minorHAnsi" w:eastAsiaTheme="minorEastAsia" w:hAnsiTheme="minorHAnsi" w:cstheme="minorBidi"/>
          <w:noProof/>
          <w:kern w:val="2"/>
          <w:sz w:val="22"/>
          <w:szCs w:val="22"/>
          <ns2:ligatures ns2:val="standardContextual"/>
        </w:rPr>
      </w:pPr>
      <w:r>
        <w:t>4.2.2.</w:t>
      </w:r>
      <w:del w:id="490" w:author="GoldenCorpusHarness" w:date="2026-03-28T21:57:55Z">
        <w:r>
          <w:delText>2.2Tiss</w:delText>
        </w:r>
      </w:del>
      <w:ins w:id="491" w:author="GoldenCorpusHarness" w:date="2026-03-28T21:57:55Z">
        <w:r>
          <w:t>3Ser</w:t>
        </w:r>
      </w:ins>
      <w:r>
        <w:t>u</w:t>
      </w:r>
      <w:del w:id="492" w:author="GoldenCorpusHarness" w:date="2026-03-28T21:57:55Z">
        <w:r>
          <w:delText>e</w:delText>
        </w:r>
      </w:del>
      <w:ins w:id="493" w:author="GoldenCorpusHarness" w:date="2026-03-28T21:57:55Z">
        <w:r>
          <w:t>m</w:t>
        </w:r>
      </w:ins>
      <w:r>
        <w:t xml:space="preserve"> </w:t>
      </w:r>
      <w:del w:id="494" w:author="GoldenCorpusHarness" w:date="2026-03-28T21:57:55Z">
        <w:r>
          <w:delText>Dis</w:delText>
        </w:r>
      </w:del>
      <w:ins w:id="495" w:author="GoldenCorpusHarness" w:date="2026-03-28T21:57:55Z">
        <w:r>
          <w:t>PK S</w:t>
        </w:r>
      </w:ins>
      <w:r>
        <w:t>t</w:t>
      </w:r>
      <w:del w:id="496" w:author="GoldenCorpusHarness" w:date="2026-03-28T21:57:55Z">
        <w:r>
          <w:delText>rib</w:delText>
        </w:r>
      </w:del>
      <w:r>
        <w:t>u</w:t>
      </w:r>
      <w:del w:id="497" w:author="GoldenCorpusHarness" w:date="2026-03-28T21:57:55Z">
        <w:r>
          <w:delText>tion</w:delText>
        </w:r>
      </w:del>
      <w:ins w:id="498" w:author="GoldenCorpusHarness" w:date="2026-03-28T21:57:55Z">
        <w:r>
          <w:t>dy</w:t>
        </w:r>
      </w:ins>
      <w:r>
        <w:t xml:space="preserve"> of</w:t>
      </w:r>
      <w:del w:id="499" w:author="GoldenCorpusHarness" w:date="2026-03-28T21:57:55Z">
        <w:r>
          <w:delText xml:space="preserve"> Radiolabeled</w:delText>
        </w:r>
      </w:del>
      <w:r>
        <w:t xml:space="preserve"> Sac-TMT </w:t>
      </w:r>
      <w:del w:id="500" w:author="GoldenCorpusHarness" w:date="2026-03-28T21:57:55Z">
        <w:r>
          <w:delText>a</w:delText>
        </w:r>
      </w:del>
      <w:ins w:id="501" w:author="GoldenCorpusHarness" w:date="2026-03-28T21:57:55Z">
        <w:r>
          <w:t>A</w:t>
        </w:r>
      </w:ins>
      <w:r>
        <w:t xml:space="preserve">fter </w:t>
      </w:r>
      <w:del w:id="502" w:author="GoldenCorpusHarness" w:date="2026-03-28T21:57:55Z">
        <w:r>
          <w:delText>S</w:delText>
        </w:r>
      </w:del>
      <w:ins w:id="503" w:author="GoldenCorpusHarness" w:date="2026-03-28T21:57:55Z">
        <w:r>
          <w:t>Mult</w:t>
        </w:r>
      </w:ins>
      <w:r>
        <w:t>i</w:t>
      </w:r>
      <w:del w:id="504" w:author="GoldenCorpusHarness" w:date="2026-03-28T21:57:55Z">
        <w:r>
          <w:delText>ng</w:delText>
        </w:r>
      </w:del>
      <w:ins w:id="505" w:author="GoldenCorpusHarness" w:date="2026-03-28T21:57:55Z">
        <w:r>
          <w:t>p</w:t>
        </w:r>
      </w:ins>
      <w:r>
        <w:t>le IV Injection</w:t>
      </w:r>
      <w:ins w:id="506" w:author="GoldenCorpusHarness" w:date="2026-03-28T21:57:55Z">
        <w:r>
          <w:t>s</w:t>
        </w:r>
      </w:ins>
      <w:r>
        <w:t xml:space="preserve"> to </w:t>
      </w:r>
      <w:del w:id="507" w:author="GoldenCorpusHarness" w:date="2026-03-28T21:57:55Z">
        <w:r>
          <w:delText>Tum</w:delText>
        </w:r>
      </w:del>
      <w:ins w:id="508" w:author="GoldenCorpusHarness" w:date="2026-03-28T21:57:55Z">
        <w:r>
          <w:t>M</w:t>
        </w:r>
      </w:ins>
      <w:r>
        <w:t>o</w:t>
      </w:r>
      <w:del w:id="509" w:author="GoldenCorpusHarness" w:date="2026-03-28T21:57:55Z">
        <w:r>
          <w:delText>r-B</w:delText>
        </w:r>
      </w:del>
      <w:ins w:id="510" w:author="GoldenCorpusHarness" w:date="2026-03-28T21:57:55Z">
        <w:r>
          <w:t>nk</w:t>
        </w:r>
      </w:ins>
      <w:r>
        <w:t>e</w:t>
      </w:r>
      <w:del w:id="511" w:author="GoldenCorpusHarness" w:date="2026-03-28T21:57:55Z">
        <w:r>
          <w:delText>aring Mice</w:delText>
        </w:r>
      </w:del>
      <w:ins w:id="512" w:author="GoldenCorpusHarness" w:date="2026-03-28T21:57:55Z">
        <w:r>
          <w:t>ys</w:t>
        </w:r>
      </w:ins>
      <w:r>
        <w:t>45</w:t>
      </w:r>
    </w:p>
    <w:p ns2:paraId="02FDE953" ns2:textId="67EAAF8F" w:rsidR="00914D2C" w:rsidRDefault="00914D2C">
      <w:pPr>
        <w:pStyle w:val="TOC5"/>
        <w:tabs>
          <w:tab w:val="left" w:pos="2880"/>
        </w:tabs>
        <w:rPr>
          <w:rFonts w:asciiTheme="minorHAnsi" w:eastAsiaTheme="minorEastAsia" w:hAnsiTheme="minorHAnsi" w:cstheme="minorBidi"/>
          <w:noProof/>
          <w:kern w:val="2"/>
          <w:sz w:val="22"/>
          <w:szCs w:val="22"/>
          <ns2:ligatures ns2:val="standardContextual"/>
        </w:rPr>
      </w:pPr>
      <w:r>
        <w:t>4.2.</w:t>
      </w:r>
      <w:del w:id="513" w:author="GoldenCorpusHarness" w:date="2026-03-28T21:57:55Z">
        <w:r>
          <w:delText>2.2.</w:delText>
        </w:r>
      </w:del>
      <w:r>
        <w:t>3</w:t>
      </w:r>
      <w:del w:id="514" w:author="GoldenCorpusHarness" w:date="2026-03-28T21:57:55Z">
        <w:r>
          <w:delText>C</w:delText>
        </w:r>
      </w:del>
      <w:ins w:id="515" w:author="GoldenCorpusHarness" w:date="2026-03-28T21:57:55Z">
        <w:r>
          <w:t>Dist</w:t>
        </w:r>
      </w:ins>
      <w:r>
        <w:t>r</w:t>
      </w:r>
      <w:ins w:id="516" w:author="GoldenCorpusHarness" w:date="2026-03-28T21:57:55Z">
        <w:r>
          <w:t>ibuti</w:t>
        </w:r>
      </w:ins>
      <w:r>
        <w:t>o</w:t>
      </w:r>
      <w:del w:id="517" w:author="GoldenCorpusHarness" w:date="2026-03-28T21:57:55Z">
        <w:r>
          <w:delText>ss-species Plasma Protei</w:delText>
        </w:r>
      </w:del>
      <w:r>
        <w:t>n</w:t>
      </w:r>
      <w:del w:id="518" w:author="GoldenCorpusHarness" w:date="2026-03-28T21:57:55Z">
        <w:r>
          <w:delText xml:space="preserve"> Binding Study of KL610023</w:delText>
        </w:r>
      </w:del>
      <w:r>
        <w:t>46</w:t>
      </w:r>
    </w:p>
    <w:p ns2:paraId="61ECC208" ns2:textId="1F9B6522" w:rsidR="00914D2C" w:rsidRDefault="00914D2C">
      <w:pPr>
        <w:pStyle w:val="TOC5"/>
        <w:tabs>
          <w:tab w:val="left" w:pos="2880"/>
        </w:tabs>
        <w:rPr>
          <w:rFonts w:asciiTheme="minorHAnsi" w:eastAsiaTheme="minorEastAsia" w:hAnsiTheme="minorHAnsi" w:cstheme="minorBidi"/>
          <w:noProof/>
          <w:kern w:val="2"/>
          <w:sz w:val="22"/>
          <w:szCs w:val="22"/>
          <ns2:ligatures ns2:val="standardContextual"/>
        </w:rPr>
      </w:pPr>
      <w:r>
        <w:t>4.2.</w:t>
      </w:r>
      <w:del w:id="519" w:author="GoldenCorpusHarness" w:date="2026-03-28T21:57:55Z">
        <w:r>
          <w:delText>2</w:delText>
        </w:r>
      </w:del>
      <w:ins w:id="520" w:author="GoldenCorpusHarness" w:date="2026-03-28T21:57:55Z">
        <w:r>
          <w:t>3</w:t>
        </w:r>
      </w:ins>
      <w:r>
        <w:t>.</w:t>
      </w:r>
      <w:del w:id="521" w:author="GoldenCorpusHarness" w:date="2026-03-28T21:57:55Z">
        <w:r>
          <w:delText>2.4Cro</w:delText>
        </w:r>
      </w:del>
      <w:ins w:id="522" w:author="GoldenCorpusHarness" w:date="2026-03-28T21:57:55Z">
        <w:r>
          <w:t>1Ti</w:t>
        </w:r>
      </w:ins>
      <w:r>
        <w:t>ss</w:t>
      </w:r>
      <w:del w:id="523" w:author="GoldenCorpusHarness" w:date="2026-03-28T21:57:55Z">
        <w:r>
          <w:delText>-</w:delText>
        </w:r>
      </w:del>
      <w:ins w:id="524" w:author="GoldenCorpusHarness" w:date="2026-03-28T21:57:55Z">
        <w:r>
          <w:t>ue Di</w:t>
        </w:r>
      </w:ins>
      <w:r>
        <w:t>s</w:t>
      </w:r>
      <w:del w:id="525" w:author="GoldenCorpusHarness" w:date="2026-03-28T21:57:55Z">
        <w:r>
          <w:delText>pec</w:delText>
        </w:r>
      </w:del>
      <w:ins w:id="526" w:author="GoldenCorpusHarness" w:date="2026-03-28T21:57:55Z">
        <w:r>
          <w:t>tr</w:t>
        </w:r>
      </w:ins>
      <w:r>
        <w:t>i</w:t>
      </w:r>
      <w:del w:id="527" w:author="GoldenCorpusHarness" w:date="2026-03-28T21:57:55Z">
        <w:r>
          <w:delText>es Blood Parti</w:delText>
        </w:r>
      </w:del>
      <w:ins w:id="528" w:author="GoldenCorpusHarness" w:date="2026-03-28T21:57:55Z">
        <w:r>
          <w:t>bu</w:t>
        </w:r>
      </w:ins>
      <w:r>
        <w:t>tion</w:t>
      </w:r>
      <w:del w:id="529" w:author="GoldenCorpusHarness" w:date="2026-03-28T21:57:55Z">
        <w:r>
          <w:delText>ing Study</w:delText>
        </w:r>
      </w:del>
      <w:r>
        <w:t xml:space="preserve"> of </w:t>
      </w:r>
      <w:ins w:id="530" w:author="GoldenCorpusHarness" w:date="2026-03-28T21:57:55Z">
        <w:r>
          <w:t>[3H]</w:t>
        </w:r>
      </w:ins>
      <w:r>
        <w:t>KL610023</w:t>
      </w:r>
      <w:ins w:id="531" w:author="GoldenCorpusHarness" w:date="2026-03-28T21:57:55Z">
        <w:r>
          <w:t xml:space="preserve"> after Single IV Injection to Tumor-Bearing Mice</w:t>
        </w:r>
      </w:ins>
      <w:r>
        <w:t>46</w:t>
      </w:r>
    </w:p>
    <w:p ns2:paraId="52DCA58B" ns2:textId="118CECC7" w:rsidR="00914D2C" w:rsidRDefault="00914D2C">
      <w:pPr>
        <w:pStyle w:val="TOC4"/>
        <w:rPr>
          <w:rFonts w:asciiTheme="minorHAnsi" w:eastAsiaTheme="minorEastAsia" w:hAnsiTheme="minorHAnsi" w:cstheme="minorBidi"/>
          <w:noProof/>
          <w:kern w:val="2"/>
          <w:sz w:val="22"/>
          <w:szCs w:val="22"/>
          <ns2:ligatures ns2:val="standardContextual"/>
        </w:rPr>
      </w:pPr>
      <w:r>
        <w:t>4.2.</w:t>
      </w:r>
      <w:ins w:id="532" w:author="GoldenCorpusHarness" w:date="2026-03-28T21:57:55Z">
        <w:r>
          <w:t>3.</w:t>
        </w:r>
      </w:ins>
      <w:r>
        <w:t>2</w:t>
      </w:r>
      <w:del w:id="533" w:author="GoldenCorpusHarness" w:date="2026-03-28T21:57:55Z">
        <w:r>
          <w:delText>.3M</w:delText>
        </w:r>
      </w:del>
      <w:ins w:id="534" w:author="GoldenCorpusHarness" w:date="2026-03-28T21:57:55Z">
        <w:r>
          <w:t>Tissu</w:t>
        </w:r>
      </w:ins>
      <w:r>
        <w:t>e</w:t>
      </w:r>
      <w:ins w:id="535" w:author="GoldenCorpusHarness" w:date="2026-03-28T21:57:55Z">
        <w:r>
          <w:t xml:space="preserve"> Dis</w:t>
        </w:r>
      </w:ins>
      <w:r>
        <w:t>t</w:t>
      </w:r>
      <w:ins w:id="536" w:author="GoldenCorpusHarness" w:date="2026-03-28T21:57:55Z">
        <w:r>
          <w:t>ribution of Radiol</w:t>
        </w:r>
      </w:ins>
      <w:r>
        <w:t>ab</w:t>
      </w:r>
      <w:ins w:id="537" w:author="GoldenCorpusHarness" w:date="2026-03-28T21:57:55Z">
        <w:r>
          <w:t>eled Sac-TMT after Single IV Injecti</w:t>
        </w:r>
      </w:ins>
      <w:r>
        <w:t>o</w:t>
      </w:r>
      <w:del w:id="538" w:author="GoldenCorpusHarness" w:date="2026-03-28T21:57:55Z">
        <w:r>
          <w:delText>l</w:delText>
        </w:r>
      </w:del>
      <w:ins w:id="539" w:author="GoldenCorpusHarness" w:date="2026-03-28T21:57:55Z">
        <w:r>
          <w:t>n to Tumor-Bear</w:t>
        </w:r>
      </w:ins>
      <w:r>
        <w:t>i</w:t>
      </w:r>
      <w:del w:id="540" w:author="GoldenCorpusHarness" w:date="2026-03-28T21:57:55Z">
        <w:r>
          <w:delText>sm</w:delText>
        </w:r>
      </w:del>
      <w:ins w:id="541" w:author="GoldenCorpusHarness" w:date="2026-03-28T21:57:55Z">
        <w:r>
          <w:t>ng Mice</w:t>
        </w:r>
      </w:ins>
      <w:r>
        <w:t>46</w:t>
      </w:r>
    </w:p>
    <w:p ns2:paraId="75C7A0E8" ns2:textId="2E36B8BD" w:rsidR="00914D2C" w:rsidRDefault="00914D2C">
      <w:pPr>
        <w:pStyle w:val="TOC5"/>
        <w:tabs>
          <w:tab w:val="left" w:pos="2880"/>
        </w:tabs>
        <w:rPr>
          <w:rFonts w:asciiTheme="minorHAnsi" w:eastAsiaTheme="minorEastAsia" w:hAnsiTheme="minorHAnsi" w:cstheme="minorBidi"/>
          <w:noProof/>
          <w:kern w:val="2"/>
          <w:sz w:val="22"/>
          <w:szCs w:val="22"/>
          <ns2:ligatures ns2:val="standardContextual"/>
        </w:rPr>
      </w:pPr>
      <w:r>
        <w:t>4</w:t>
      </w:r>
      <w:del w:id="542" w:author="GoldenCorpusHarness" w:date="2026-03-28T21:57:55Z">
        <w:r>
          <w:delText>.2</w:delText>
        </w:r>
      </w:del>
      <w:r>
        <w:t>.2.3.</w:t>
      </w:r>
      <w:del w:id="543" w:author="GoldenCorpusHarness" w:date="2026-03-28T21:57:55Z">
        <w:r>
          <w:delText>1I</w:delText>
        </w:r>
      </w:del>
      <w:ins w:id="544" w:author="GoldenCorpusHarness" w:date="2026-03-28T21:57:55Z">
        <w:r>
          <w:t>3Cross-species Plasma Protei</w:t>
        </w:r>
      </w:ins>
      <w:r>
        <w:t xml:space="preserve">n </w:t>
      </w:r>
      <w:del w:id="545" w:author="GoldenCorpusHarness" w:date="2026-03-28T21:57:55Z">
        <w:r>
          <w:delText>V</w:delText>
        </w:r>
      </w:del>
      <w:ins w:id="546" w:author="GoldenCorpusHarness" w:date="2026-03-28T21:57:55Z">
        <w:r>
          <w:t>B</w:t>
        </w:r>
      </w:ins>
      <w:r>
        <w:t>i</w:t>
      </w:r>
      <w:ins w:id="547" w:author="GoldenCorpusHarness" w:date="2026-03-28T21:57:55Z">
        <w:r>
          <w:t>nding S</w:t>
        </w:r>
      </w:ins>
      <w:r>
        <w:t>t</w:t>
      </w:r>
      <w:del w:id="548" w:author="GoldenCorpusHarness" w:date="2026-03-28T21:57:55Z">
        <w:r>
          <w:delText>r</w:delText>
        </w:r>
      </w:del>
      <w:ins w:id="549" w:author="GoldenCorpusHarness" w:date="2026-03-28T21:57:55Z">
        <w:r>
          <w:t xml:space="preserve">udy </w:t>
        </w:r>
      </w:ins>
      <w:r>
        <w:t>o</w:t>
      </w:r>
      <w:ins w:id="550" w:author="GoldenCorpusHarness" w:date="2026-03-28T21:57:55Z">
        <w:r>
          <w:t>f</w:t>
        </w:r>
      </w:ins>
      <w:r>
        <w:t xml:space="preserve"> </w:t>
      </w:r>
      <w:del w:id="551" w:author="GoldenCorpusHarness" w:date="2026-03-28T21:57:55Z">
        <w:r>
          <w:delText>Metabolism</w:delText>
        </w:r>
      </w:del>
      <w:ins w:id="552" w:author="GoldenCorpusHarness" w:date="2026-03-28T21:57:55Z">
        <w:r>
          <w:t>KL610023</w:t>
        </w:r>
      </w:ins>
      <w:r>
        <w:t>4</w:t>
      </w:r>
      <w:del w:id="553" w:author="GoldenCorpusHarness" w:date="2026-03-28T21:57:55Z">
        <w:r>
          <w:delText>6</w:delText>
        </w:r>
      </w:del>
      <w:ins w:id="554" w:author="GoldenCorpusHarness" w:date="2026-03-28T21:57:55Z">
        <w:r>
          <w:t>7</w:t>
        </w:r>
      </w:ins>
    </w:p>
    <w:p ns2:paraId="0674D534" ns2:textId="04D9F48C" w:rsidR="00914D2C" w:rsidRDefault="00914D2C">
      <w:pPr>
        <w:pStyle w:val="TOC6"/>
        <w:tabs>
          <w:tab w:val="left" w:pos="3485"/>
        </w:tabs>
        <w:rPr>
          <w:rFonts w:asciiTheme="minorHAnsi" w:eastAsiaTheme="minorEastAsia" w:hAnsiTheme="minorHAnsi" w:cstheme="minorBidi"/>
          <w:noProof/>
          <w:kern w:val="2"/>
          <w:sz w:val="22"/>
          <w:szCs w:val="22"/>
          <ns2:ligatures ns2:val="standardContextual"/>
        </w:rPr>
      </w:pPr>
      <w:r>
        <w:t>4</w:t>
      </w:r>
      <w:del w:id="555" w:author="GoldenCorpusHarness" w:date="2026-03-28T21:57:55Z">
        <w:r>
          <w:delText>.2</w:delText>
        </w:r>
      </w:del>
      <w:r>
        <w:t>.2.3.</w:t>
      </w:r>
      <w:del w:id="556" w:author="GoldenCorpusHarness" w:date="2026-03-28T21:57:55Z">
        <w:r>
          <w:delText>1.1M</w:delText>
        </w:r>
      </w:del>
      <w:ins w:id="557" w:author="GoldenCorpusHarness" w:date="2026-03-28T21:57:55Z">
        <w:r>
          <w:t>4Cross-sp</w:t>
        </w:r>
      </w:ins>
      <w:r>
        <w:t>e</w:t>
      </w:r>
      <w:del w:id="558" w:author="GoldenCorpusHarness" w:date="2026-03-28T21:57:55Z">
        <w:r>
          <w:delText>t</w:delText>
        </w:r>
      </w:del>
      <w:ins w:id="559" w:author="GoldenCorpusHarness" w:date="2026-03-28T21:57:55Z">
        <w:r>
          <w:t>cies Blood P</w:t>
        </w:r>
      </w:ins>
      <w:r>
        <w:t>a</w:t>
      </w:r>
      <w:del w:id="560" w:author="GoldenCorpusHarness" w:date="2026-03-28T21:57:55Z">
        <w:r>
          <w:delText>bolite Iden</w:delText>
        </w:r>
      </w:del>
      <w:ins w:id="561" w:author="GoldenCorpusHarness" w:date="2026-03-28T21:57:55Z">
        <w:r>
          <w:t>r</w:t>
        </w:r>
      </w:ins>
      <w:r>
        <w:t>ti</w:t>
      </w:r>
      <w:del w:id="562" w:author="GoldenCorpusHarness" w:date="2026-03-28T21:57:55Z">
        <w:r>
          <w:delText>fica</w:delText>
        </w:r>
      </w:del>
      <w:r>
        <w:t>tion</w:t>
      </w:r>
      <w:ins w:id="563" w:author="GoldenCorpusHarness" w:date="2026-03-28T21:57:55Z">
        <w:r>
          <w:t>ing Study</w:t>
        </w:r>
      </w:ins>
      <w:r>
        <w:t xml:space="preserve"> of KL610023</w:t>
      </w:r>
      <w:del w:id="564" w:author="GoldenCorpusHarness" w:date="2026-03-28T21:57:55Z">
        <w:r>
          <w:delText xml:space="preserve"> in Mouse, Rat, Dog, Monkey, and Human Hepatocytes</w:delText>
        </w:r>
      </w:del>
      <w:r>
        <w:t>4</w:t>
      </w:r>
      <w:del w:id="565" w:author="GoldenCorpusHarness" w:date="2026-03-28T21:57:55Z">
        <w:r>
          <w:delText>6</w:delText>
        </w:r>
      </w:del>
      <w:ins w:id="566" w:author="GoldenCorpusHarness" w:date="2026-03-28T21:57:55Z">
        <w:r>
          <w:t>7</w:t>
        </w:r>
      </w:ins>
    </w:p>
    <w:p ns2:paraId="4B23D52D" ns2:textId="28475AD9" w:rsidR="00914D2C" w:rsidRDefault="00914D2C">
      <w:pPr>
        <w:pStyle w:val="TOC6"/>
        <w:tabs>
          <w:tab w:val="left" w:pos="3485"/>
        </w:tabs>
        <w:rPr>
          <w:rFonts w:asciiTheme="minorHAnsi" w:eastAsiaTheme="minorEastAsia" w:hAnsiTheme="minorHAnsi" w:cstheme="minorBidi"/>
          <w:noProof/>
          <w:kern w:val="2"/>
          <w:sz w:val="22"/>
          <w:szCs w:val="22"/>
          <ns2:ligatures ns2:val="standardContextual"/>
        </w:rPr>
      </w:pPr>
      <w:r>
        <w:t>4.2.</w:t>
      </w:r>
      <w:del w:id="567" w:author="GoldenCorpusHarness" w:date="2026-03-28T21:57:55Z">
        <w:r>
          <w:delText>2.3.1.2</w:delText>
        </w:r>
      </w:del>
      <w:ins w:id="568" w:author="GoldenCorpusHarness" w:date="2026-03-28T21:57:55Z">
        <w:r>
          <w:t>4</w:t>
        </w:r>
      </w:ins>
      <w:r>
        <w:t>Metaboli</w:t>
      </w:r>
      <w:del w:id="569" w:author="GoldenCorpusHarness" w:date="2026-03-28T21:57:55Z">
        <w:r>
          <w:delText>c Stability Study of KL610023 in Liver Micro</w:delText>
        </w:r>
      </w:del>
      <w:r>
        <w:t>s</w:t>
      </w:r>
      <w:del w:id="570" w:author="GoldenCorpusHarness" w:date="2026-03-28T21:57:55Z">
        <w:r>
          <w:delText>o</w:delText>
        </w:r>
      </w:del>
      <w:r>
        <w:t>m</w:t>
      </w:r>
      <w:del w:id="571" w:author="GoldenCorpusHarness" w:date="2026-03-28T21:57:55Z">
        <w:r>
          <w:delText>es of Mouse, Rat, Dog, Monkey, and Human</w:delText>
        </w:r>
      </w:del>
      <w:r>
        <w:t>4</w:t>
      </w:r>
      <w:del w:id="572" w:author="GoldenCorpusHarness" w:date="2026-03-28T21:57:55Z">
        <w:r>
          <w:delText>6</w:delText>
        </w:r>
      </w:del>
      <w:ins w:id="573" w:author="GoldenCorpusHarness" w:date="2026-03-28T21:57:55Z">
        <w:r>
          <w:t>7</w:t>
        </w:r>
      </w:ins>
    </w:p>
    <w:p ns2:paraId="38B5FC69" ns2:textId="13732B6A" w:rsidR="00914D2C" w:rsidRDefault="00914D2C">
      <w:pPr>
        <w:pStyle w:val="TOC6"/>
        <w:tabs>
          <w:tab w:val="left" w:pos="3485"/>
        </w:tabs>
        <w:rPr>
          <w:rFonts w:asciiTheme="minorHAnsi" w:eastAsiaTheme="minorEastAsia" w:hAnsiTheme="minorHAnsi" w:cstheme="minorBidi"/>
          <w:noProof/>
          <w:kern w:val="2"/>
          <w:sz w:val="22"/>
          <w:szCs w:val="22"/>
          <ns2:ligatures ns2:val="standardContextual"/>
        </w:rPr>
      </w:pPr>
      <w:r>
        <w:t>4.2.</w:t>
      </w:r>
      <w:del w:id="574" w:author="GoldenCorpusHarness" w:date="2026-03-28T21:57:55Z">
        <w:r>
          <w:delText>2.3</w:delText>
        </w:r>
      </w:del>
      <w:ins w:id="575" w:author="GoldenCorpusHarness" w:date="2026-03-28T21:57:55Z">
        <w:r>
          <w:t>4</w:t>
        </w:r>
      </w:ins>
      <w:r>
        <w:t>.1</w:t>
      </w:r>
      <w:del w:id="576" w:author="GoldenCorpusHarness" w:date="2026-03-28T21:57:55Z">
        <w:r>
          <w:delText>.3</w:delText>
        </w:r>
      </w:del>
      <w:ins w:id="577" w:author="GoldenCorpusHarness" w:date="2026-03-28T21:57:55Z">
        <w:r>
          <w:t xml:space="preserve">In Vitro </w:t>
        </w:r>
      </w:ins>
      <w:r>
        <w:t>Metaboli</w:t>
      </w:r>
      <w:del w:id="578" w:author="GoldenCorpusHarness" w:date="2026-03-28T21:57:55Z">
        <w:r>
          <w:delText>c Study of [3H-KL610023]Sac-TMT After Incubation With Tu</w:delText>
        </w:r>
      </w:del>
      <w:ins w:id="579" w:author="GoldenCorpusHarness" w:date="2026-03-28T21:57:55Z">
        <w:r>
          <w:t>s</w:t>
        </w:r>
      </w:ins>
      <w:r>
        <w:t>m</w:t>
      </w:r>
      <w:del w:id="580" w:author="GoldenCorpusHarness" w:date="2026-03-28T21:57:55Z">
        <w:r>
          <w:delText>or Cells and Cathepsin B</w:delText>
        </w:r>
      </w:del>
      <w:r>
        <w:t>47</w:t>
      </w:r>
    </w:p>
    <w:p ns2:paraId="38A1128D" ns2:textId="79735035" w:rsidR="00914D2C" w:rsidRDefault="00914D2C">
      <w:pPr>
        <w:pStyle w:val="TOC5"/>
        <w:tabs>
          <w:tab w:val="left" w:pos="2880"/>
        </w:tabs>
        <w:rPr>
          <w:rFonts w:asciiTheme="minorHAnsi" w:eastAsiaTheme="minorEastAsia" w:hAnsiTheme="minorHAnsi" w:cstheme="minorBidi"/>
          <w:noProof/>
          <w:kern w:val="2"/>
          <w:sz w:val="22"/>
          <w:szCs w:val="22"/>
          <ns2:ligatures ns2:val="standardContextual"/>
        </w:rPr>
      </w:pPr>
      <w:r>
        <w:t>4.2.</w:t>
      </w:r>
      <w:del w:id="581" w:author="GoldenCorpusHarness" w:date="2026-03-28T21:57:55Z">
        <w:r>
          <w:delText>2</w:delText>
        </w:r>
      </w:del>
      <w:ins w:id="582" w:author="GoldenCorpusHarness" w:date="2026-03-28T21:57:55Z">
        <w:r>
          <w:t>4</w:t>
        </w:r>
      </w:ins>
      <w:r>
        <w:t>.</w:t>
      </w:r>
      <w:del w:id="583" w:author="GoldenCorpusHarness" w:date="2026-03-28T21:57:55Z">
        <w:r>
          <w:delText>3</w:delText>
        </w:r>
      </w:del>
      <w:ins w:id="584" w:author="GoldenCorpusHarness" w:date="2026-03-28T21:57:55Z">
        <w:r>
          <w:t>1</w:t>
        </w:r>
      </w:ins>
      <w:r>
        <w:t>.</w:t>
      </w:r>
      <w:del w:id="585" w:author="GoldenCorpusHarness" w:date="2026-03-28T21:57:55Z">
        <w:r>
          <w:delText xml:space="preserve">2In Vivo </w:delText>
        </w:r>
      </w:del>
      <w:ins w:id="586" w:author="GoldenCorpusHarness" w:date="2026-03-28T21:57:55Z">
        <w:r>
          <w:t>1</w:t>
        </w:r>
      </w:ins>
      <w:r>
        <w:t>Metaboli</w:t>
      </w:r>
      <w:ins w:id="587" w:author="GoldenCorpusHarness" w:date="2026-03-28T21:57:55Z">
        <w:r>
          <w:t>te Identification of KL610023 in Mou</w:t>
        </w:r>
      </w:ins>
      <w:r>
        <w:t>s</w:t>
      </w:r>
      <w:ins w:id="588" w:author="GoldenCorpusHarness" w:date="2026-03-28T21:57:55Z">
        <w:r>
          <w:t>e, Rat, Dog, Monkey, and Hu</w:t>
        </w:r>
      </w:ins>
      <w:r>
        <w:t>m</w:t>
      </w:r>
      <w:ins w:id="589" w:author="GoldenCorpusHarness" w:date="2026-03-28T21:57:55Z">
        <w:r>
          <w:t>an Hepatocytes</w:t>
        </w:r>
      </w:ins>
      <w:r>
        <w:t>47</w:t>
      </w:r>
    </w:p>
    <w:p ns2:paraId="16516CDD" ns2:textId="3D336018" w:rsidR="00914D2C" w:rsidRDefault="00914D2C">
      <w:pPr>
        <w:pStyle w:val="TOC6"/>
        <w:tabs>
          <w:tab w:val="left" w:pos="3485"/>
        </w:tabs>
        <w:rPr>
          <w:rFonts w:asciiTheme="minorHAnsi" w:eastAsiaTheme="minorEastAsia" w:hAnsiTheme="minorHAnsi" w:cstheme="minorBidi"/>
          <w:noProof/>
          <w:kern w:val="2"/>
          <w:sz w:val="22"/>
          <w:szCs w:val="22"/>
          <ns2:ligatures ns2:val="standardContextual"/>
        </w:rPr>
      </w:pPr>
      <w:r>
        <w:t>4.2.</w:t>
      </w:r>
      <w:del w:id="590" w:author="GoldenCorpusHarness" w:date="2026-03-28T21:57:55Z">
        <w:r>
          <w:delText>2</w:delText>
        </w:r>
      </w:del>
      <w:ins w:id="591" w:author="GoldenCorpusHarness" w:date="2026-03-28T21:57:55Z">
        <w:r>
          <w:t>4</w:t>
        </w:r>
      </w:ins>
      <w:r>
        <w:t>.</w:t>
      </w:r>
      <w:del w:id="592" w:author="GoldenCorpusHarness" w:date="2026-03-28T21:57:55Z">
        <w:r>
          <w:delText>3</w:delText>
        </w:r>
      </w:del>
      <w:ins w:id="593" w:author="GoldenCorpusHarness" w:date="2026-03-28T21:57:55Z">
        <w:r>
          <w:t>1</w:t>
        </w:r>
      </w:ins>
      <w:r>
        <w:t>.2</w:t>
      </w:r>
      <w:del w:id="594" w:author="GoldenCorpusHarness" w:date="2026-03-28T21:57:55Z">
        <w:r>
          <w:delText xml:space="preserve">.1In Vivo </w:delText>
        </w:r>
      </w:del>
      <w:r>
        <w:t>Metabolic St</w:t>
      </w:r>
      <w:ins w:id="595" w:author="GoldenCorpusHarness" w:date="2026-03-28T21:57:55Z">
        <w:r>
          <w:t>ability St</w:t>
        </w:r>
      </w:ins>
      <w:r>
        <w:t xml:space="preserve">udy of </w:t>
      </w:r>
      <w:del w:id="596" w:author="GoldenCorpusHarness" w:date="2026-03-28T21:57:55Z">
        <w:r>
          <w:delText>[3H]</w:delText>
        </w:r>
      </w:del>
      <w:r>
        <w:t xml:space="preserve">KL610023 </w:t>
      </w:r>
      <w:del w:id="597" w:author="GoldenCorpusHarness" w:date="2026-03-28T21:57:55Z">
        <w:r>
          <w:delText>Aft</w:delText>
        </w:r>
      </w:del>
      <w:ins w:id="598" w:author="GoldenCorpusHarness" w:date="2026-03-28T21:57:55Z">
        <w:r>
          <w:t>in Liv</w:t>
        </w:r>
      </w:ins>
      <w:r>
        <w:t>er</w:t>
      </w:r>
      <w:del w:id="599" w:author="GoldenCorpusHarness" w:date="2026-03-28T21:57:55Z">
        <w:r>
          <w:delText xml:space="preserve"> Single IV Injection to Tumor-bearing</w:delText>
        </w:r>
      </w:del>
      <w:r>
        <w:t xml:space="preserve"> Mic</w:t>
      </w:r>
      <w:ins w:id="600" w:author="GoldenCorpusHarness" w:date="2026-03-28T21:57:55Z">
        <w:r>
          <w:t>rosom</w:t>
        </w:r>
      </w:ins>
      <w:r>
        <w:t>e</w:t>
      </w:r>
      <w:ins w:id="601" w:author="GoldenCorpusHarness" w:date="2026-03-28T21:57:55Z">
        <w:r>
          <w:t>s</w:t>
        </w:r>
      </w:ins>
      <w:r>
        <w:t xml:space="preserve"> o</w:t>
      </w:r>
      <w:del w:id="602" w:author="GoldenCorpusHarness" w:date="2026-03-28T21:57:55Z">
        <w:r>
          <w:delText>r</w:delText>
        </w:r>
      </w:del>
      <w:ins w:id="603" w:author="GoldenCorpusHarness" w:date="2026-03-28T21:57:55Z">
        <w:r>
          <w:t>f Mouse,</w:t>
        </w:r>
      </w:ins>
      <w:r>
        <w:t xml:space="preserve"> Rat</w:t>
      </w:r>
      <w:del w:id="604" w:author="GoldenCorpusHarness" w:date="2026-03-28T21:57:55Z">
        <w:r>
          <w:delText>s</w:delText>
        </w:r>
      </w:del>
      <w:ins w:id="605" w:author="GoldenCorpusHarness" w:date="2026-03-28T21:57:55Z">
        <w:r>
          <w:t>, Dog, Monkey, and Human</w:t>
        </w:r>
      </w:ins>
      <w:r>
        <w:t>47</w:t>
      </w:r>
    </w:p>
    <w:p ns2:paraId="4CCA1242" ns2:textId="1D3FFC2C" w:rsidR="00914D2C" w:rsidRDefault="00914D2C">
      <w:pPr>
        <w:pStyle w:val="TOC6"/>
        <w:tabs>
          <w:tab w:val="left" w:pos="3485"/>
        </w:tabs>
        <w:rPr>
          <w:rFonts w:asciiTheme="minorHAnsi" w:eastAsiaTheme="minorEastAsia" w:hAnsiTheme="minorHAnsi" w:cstheme="minorBidi"/>
          <w:noProof/>
          <w:kern w:val="2"/>
          <w:sz w:val="22"/>
          <w:szCs w:val="22"/>
          <ns2:ligatures ns2:val="standardContextual"/>
        </w:rPr>
      </w:pPr>
      <w:r>
        <w:t>4.2.</w:t>
      </w:r>
      <w:del w:id="606" w:author="GoldenCorpusHarness" w:date="2026-03-28T21:57:55Z">
        <w:r>
          <w:delText>2</w:delText>
        </w:r>
      </w:del>
      <w:ins w:id="607" w:author="GoldenCorpusHarness" w:date="2026-03-28T21:57:55Z">
        <w:r>
          <w:t>4.1</w:t>
        </w:r>
      </w:ins>
      <w:r>
        <w:t>.3</w:t>
      </w:r>
      <w:del w:id="608" w:author="GoldenCorpusHarness" w:date="2026-03-28T21:57:55Z">
        <w:r>
          <w:delText xml:space="preserve">.2.2In Vivo </w:delText>
        </w:r>
      </w:del>
      <w:r>
        <w:t xml:space="preserve">Metabolic Study of [3H-KL610023]Sac-TMT After </w:t>
      </w:r>
      <w:del w:id="609" w:author="GoldenCorpusHarness" w:date="2026-03-28T21:57:55Z">
        <w:r>
          <w:delText xml:space="preserve">Single IV </w:delText>
        </w:r>
      </w:del>
      <w:r>
        <w:t>In</w:t>
      </w:r>
      <w:del w:id="610" w:author="GoldenCorpusHarness" w:date="2026-03-28T21:57:55Z">
        <w:r>
          <w:delText>je</w:delText>
        </w:r>
      </w:del>
      <w:r>
        <w:t>c</w:t>
      </w:r>
      <w:ins w:id="611" w:author="GoldenCorpusHarness" w:date="2026-03-28T21:57:55Z">
        <w:r>
          <w:t>uba</w:t>
        </w:r>
      </w:ins>
      <w:r>
        <w:t xml:space="preserve">tion </w:t>
      </w:r>
      <w:ins w:id="612" w:author="GoldenCorpusHarness" w:date="2026-03-28T21:57:55Z">
        <w:r>
          <w:t>Wi</w:t>
        </w:r>
      </w:ins>
      <w:r>
        <w:t>t</w:t>
      </w:r>
      <w:ins w:id="613" w:author="GoldenCorpusHarness" w:date="2026-03-28T21:57:55Z">
        <w:r>
          <w:t>h Tum</w:t>
        </w:r>
      </w:ins>
      <w:r>
        <w:t>o</w:t>
      </w:r>
      <w:ins w:id="614" w:author="GoldenCorpusHarness" w:date="2026-03-28T21:57:55Z">
        <w:r>
          <w:t>r</w:t>
        </w:r>
      </w:ins>
      <w:r>
        <w:t xml:space="preserve"> </w:t>
      </w:r>
      <w:del w:id="615" w:author="GoldenCorpusHarness" w:date="2026-03-28T21:57:55Z">
        <w:r>
          <w:delText>Rat</w:delText>
        </w:r>
      </w:del>
      <w:ins w:id="616" w:author="GoldenCorpusHarness" w:date="2026-03-28T21:57:55Z">
        <w:r>
          <w:t>Cell</w:t>
        </w:r>
      </w:ins>
      <w:r>
        <w:t xml:space="preserve">s and </w:t>
      </w:r>
      <w:del w:id="617" w:author="GoldenCorpusHarness" w:date="2026-03-28T21:57:55Z">
        <w:r>
          <w:delText>Tumor-b</w:delText>
        </w:r>
      </w:del>
      <w:ins w:id="618" w:author="GoldenCorpusHarness" w:date="2026-03-28T21:57:55Z">
        <w:r>
          <w:t>Cath</w:t>
        </w:r>
      </w:ins>
      <w:r>
        <w:t>e</w:t>
      </w:r>
      <w:del w:id="619" w:author="GoldenCorpusHarness" w:date="2026-03-28T21:57:55Z">
        <w:r>
          <w:delText>ar</w:delText>
        </w:r>
      </w:del>
      <w:ins w:id="620" w:author="GoldenCorpusHarness" w:date="2026-03-28T21:57:55Z">
        <w:r>
          <w:t>ps</w:t>
        </w:r>
      </w:ins>
      <w:r>
        <w:t>in</w:t>
      </w:r>
      <w:del w:id="621" w:author="GoldenCorpusHarness" w:date="2026-03-28T21:57:55Z">
        <w:r>
          <w:delText>g</w:delText>
        </w:r>
      </w:del>
      <w:r>
        <w:t xml:space="preserve"> </w:t>
      </w:r>
      <w:del w:id="622" w:author="GoldenCorpusHarness" w:date="2026-03-28T21:57:55Z">
        <w:r>
          <w:delText>Mice</w:delText>
        </w:r>
      </w:del>
      <w:ins w:id="623" w:author="GoldenCorpusHarness" w:date="2026-03-28T21:57:55Z">
        <w:r>
          <w:t>B</w:t>
        </w:r>
      </w:ins>
      <w:r>
        <w:t>48</w:t>
      </w:r>
    </w:p>
    <w:p ns2:paraId="7F2B3BC0" ns2:textId="45C25683" w:rsidR="00914D2C" w:rsidRDefault="00914D2C">
      <w:pPr>
        <w:pStyle w:val="TOC4"/>
        <w:rPr>
          <w:rFonts w:asciiTheme="minorHAnsi" w:eastAsiaTheme="minorEastAsia" w:hAnsiTheme="minorHAnsi" w:cstheme="minorBidi"/>
          <w:noProof/>
          <w:kern w:val="2"/>
          <w:sz w:val="22"/>
          <w:szCs w:val="22"/>
          <ns2:ligatures ns2:val="standardContextual"/>
        </w:rPr>
      </w:pPr>
      <w:r>
        <w:t>4.2.</w:t>
      </w:r>
      <w:ins w:id="624" w:author="GoldenCorpusHarness" w:date="2026-03-28T21:57:55Z">
        <w:r>
          <w:t>4.</w:t>
        </w:r>
      </w:ins>
      <w:r>
        <w:t>2</w:t>
      </w:r>
      <w:del w:id="625" w:author="GoldenCorpusHarness" w:date="2026-03-28T21:57:55Z">
        <w:r>
          <w:delText>.4Excr</w:delText>
        </w:r>
      </w:del>
      <w:ins w:id="626" w:author="GoldenCorpusHarness" w:date="2026-03-28T21:57:55Z">
        <w:r>
          <w:t>In Vivo M</w:t>
        </w:r>
      </w:ins>
      <w:r>
        <w:t>et</w:t>
      </w:r>
      <w:ins w:id="627" w:author="GoldenCorpusHarness" w:date="2026-03-28T21:57:55Z">
        <w:r>
          <w:t>abol</w:t>
        </w:r>
      </w:ins>
      <w:r>
        <w:t>i</w:t>
      </w:r>
      <w:del w:id="628" w:author="GoldenCorpusHarness" w:date="2026-03-28T21:57:55Z">
        <w:r>
          <w:delText>on and Ma</w:delText>
        </w:r>
      </w:del>
      <w:r>
        <w:t>s</w:t>
      </w:r>
      <w:del w:id="629" w:author="GoldenCorpusHarness" w:date="2026-03-28T21:57:55Z">
        <w:r>
          <w:delText>s Balance</w:delText>
        </w:r>
      </w:del>
      <w:ins w:id="630" w:author="GoldenCorpusHarness" w:date="2026-03-28T21:57:55Z">
        <w:r>
          <w:t>m</w:t>
        </w:r>
      </w:ins>
      <w:r>
        <w:t>48</w:t>
      </w:r>
    </w:p>
    <w:p ns2:paraId="38A0236B" ns2:textId="02F6E879" w:rsidR="00914D2C" w:rsidRDefault="00914D2C">
      <w:pPr>
        <w:pStyle w:val="TOC5"/>
        <w:tabs>
          <w:tab w:val="left" w:pos="2880"/>
        </w:tabs>
        <w:rPr>
          <w:rFonts w:asciiTheme="minorHAnsi" w:eastAsiaTheme="minorEastAsia" w:hAnsiTheme="minorHAnsi" w:cstheme="minorBidi"/>
          <w:noProof/>
          <w:kern w:val="2"/>
          <w:sz w:val="22"/>
          <w:szCs w:val="22"/>
          <ns2:ligatures ns2:val="standardContextual"/>
        </w:rPr>
      </w:pPr>
      <w:r>
        <w:t>4</w:t>
      </w:r>
      <w:del w:id="631" w:author="GoldenCorpusHarness" w:date="2026-03-28T21:57:55Z">
        <w:r>
          <w:delText>.2</w:delText>
        </w:r>
      </w:del>
      <w:r>
        <w:t>.2.4.</w:t>
      </w:r>
      <w:ins w:id="632" w:author="GoldenCorpusHarness" w:date="2026-03-28T21:57:55Z">
        <w:r>
          <w:t>2.</w:t>
        </w:r>
      </w:ins>
      <w:r>
        <w:t>1</w:t>
      </w:r>
      <w:del w:id="633" w:author="GoldenCorpusHarness" w:date="2026-03-28T21:57:55Z">
        <w:r>
          <w:delText>Excr</w:delText>
        </w:r>
      </w:del>
      <w:ins w:id="634" w:author="GoldenCorpusHarness" w:date="2026-03-28T21:57:55Z">
        <w:r>
          <w:t>In Vivo M</w:t>
        </w:r>
      </w:ins>
      <w:r>
        <w:t>et</w:t>
      </w:r>
      <w:ins w:id="635" w:author="GoldenCorpusHarness" w:date="2026-03-28T21:57:55Z">
        <w:r>
          <w:t>abol</w:t>
        </w:r>
      </w:ins>
      <w:r>
        <w:t>i</w:t>
      </w:r>
      <w:del w:id="636" w:author="GoldenCorpusHarness" w:date="2026-03-28T21:57:55Z">
        <w:r>
          <w:delText>on</w:delText>
        </w:r>
      </w:del>
      <w:ins w:id="637" w:author="GoldenCorpusHarness" w:date="2026-03-28T21:57:55Z">
        <w:r>
          <w:t>c Study</w:t>
        </w:r>
      </w:ins>
      <w:r>
        <w:t xml:space="preserve"> of [3H]KL610023 After Single IV Injection to </w:t>
      </w:r>
      <w:del w:id="638" w:author="GoldenCorpusHarness" w:date="2026-03-28T21:57:55Z">
        <w:r>
          <w:delText>SD</w:delText>
        </w:r>
      </w:del>
      <w:ins w:id="639" w:author="GoldenCorpusHarness" w:date="2026-03-28T21:57:55Z">
        <w:r>
          <w:t>Tumor-bearing Mice or</w:t>
        </w:r>
      </w:ins>
      <w:r>
        <w:t xml:space="preserve"> Rats48</w:t>
      </w:r>
    </w:p>
    <w:p ns2:paraId="727BA4A6" ns2:textId="0A8E2AD5" w:rsidR="00914D2C" w:rsidRDefault="00914D2C">
      <w:pPr>
        <w:pStyle w:val="TOC5"/>
        <w:tabs>
          <w:tab w:val="left" w:pos="2880"/>
        </w:tabs>
        <w:rPr>
          <w:rFonts w:asciiTheme="minorHAnsi" w:eastAsiaTheme="minorEastAsia" w:hAnsiTheme="minorHAnsi" w:cstheme="minorBidi"/>
          <w:noProof/>
          <w:kern w:val="2"/>
          <w:sz w:val="22"/>
          <w:szCs w:val="22"/>
          <ns2:ligatures ns2:val="standardContextual"/>
        </w:rPr>
      </w:pPr>
      <w:r>
        <w:t>4</w:t>
      </w:r>
      <w:del w:id="640" w:author="GoldenCorpusHarness" w:date="2026-03-28T21:57:55Z">
        <w:r>
          <w:delText>.2</w:delText>
        </w:r>
      </w:del>
      <w:r>
        <w:t>.2.4.2</w:t>
      </w:r>
      <w:del w:id="641" w:author="GoldenCorpusHarness" w:date="2026-03-28T21:57:55Z">
        <w:r>
          <w:delText>Excr</w:delText>
        </w:r>
      </w:del>
      <w:ins w:id="642" w:author="GoldenCorpusHarness" w:date="2026-03-28T21:57:55Z">
        <w:r>
          <w:t>.2In Vivo M</w:t>
        </w:r>
      </w:ins>
      <w:r>
        <w:t>et</w:t>
      </w:r>
      <w:ins w:id="643" w:author="GoldenCorpusHarness" w:date="2026-03-28T21:57:55Z">
        <w:r>
          <w:t>abol</w:t>
        </w:r>
      </w:ins>
      <w:r>
        <w:t>i</w:t>
      </w:r>
      <w:del w:id="644" w:author="GoldenCorpusHarness" w:date="2026-03-28T21:57:55Z">
        <w:r>
          <w:delText>on</w:delText>
        </w:r>
      </w:del>
      <w:ins w:id="645" w:author="GoldenCorpusHarness" w:date="2026-03-28T21:57:55Z">
        <w:r>
          <w:t>c Study</w:t>
        </w:r>
      </w:ins>
      <w:r>
        <w:t xml:space="preserve"> of [3H-KL610023]Sac-TMT </w:t>
      </w:r>
      <w:del w:id="646" w:author="GoldenCorpusHarness" w:date="2026-03-28T21:57:55Z">
        <w:r>
          <w:delText>a</w:delText>
        </w:r>
      </w:del>
      <w:ins w:id="647" w:author="GoldenCorpusHarness" w:date="2026-03-28T21:57:55Z">
        <w:r>
          <w:t>A</w:t>
        </w:r>
      </w:ins>
      <w:r>
        <w:t xml:space="preserve">fter Single IV Injection </w:t>
      </w:r>
      <w:del w:id="648" w:author="GoldenCorpusHarness" w:date="2026-03-28T21:57:55Z">
        <w:r>
          <w:delText>in SD</w:delText>
        </w:r>
      </w:del>
      <w:ins w:id="649" w:author="GoldenCorpusHarness" w:date="2026-03-28T21:57:55Z">
        <w:r>
          <w:t>to</w:t>
        </w:r>
      </w:ins>
      <w:r>
        <w:t xml:space="preserve"> Rats</w:t>
      </w:r>
      <w:ins w:id="650" w:author="GoldenCorpusHarness" w:date="2026-03-28T21:57:55Z">
        <w:r>
          <w:t xml:space="preserve"> and Tumor-bearing Mice</w:t>
        </w:r>
      </w:ins>
      <w:r>
        <w:t>49</w:t>
      </w:r>
    </w:p>
    <w:p ns2:paraId="0C6859E9" ns2:textId="7C295581" w:rsidR="00914D2C" w:rsidRDefault="00914D2C">
      <w:pPr>
        <w:pStyle w:val="TOC5"/>
        <w:tabs>
          <w:tab w:val="left" w:pos="2880"/>
        </w:tabs>
        <w:rPr>
          <w:rFonts w:asciiTheme="minorHAnsi" w:eastAsiaTheme="minorEastAsia" w:hAnsiTheme="minorHAnsi" w:cstheme="minorBidi"/>
          <w:noProof/>
          <w:kern w:val="2"/>
          <w:sz w:val="22"/>
          <w:szCs w:val="22"/>
          <ns2:ligatures ns2:val="standardContextual"/>
        </w:rPr>
      </w:pPr>
      <w:r>
        <w:t>4.2.</w:t>
      </w:r>
      <w:del w:id="651" w:author="GoldenCorpusHarness" w:date="2026-03-28T21:57:55Z">
        <w:r>
          <w:delText>2.4.3</w:delText>
        </w:r>
      </w:del>
      <w:ins w:id="652" w:author="GoldenCorpusHarness" w:date="2026-03-28T21:57:55Z">
        <w:r>
          <w:t>5</w:t>
        </w:r>
      </w:ins>
      <w:r>
        <w:t>Excretion</w:t>
      </w:r>
      <w:del w:id="653" w:author="GoldenCorpusHarness" w:date="2026-03-28T21:57:55Z">
        <w:r>
          <w:delText xml:space="preserve"> of [3HSacituzumab]SacTMT after Single IV Injection in SD Rats</w:delText>
        </w:r>
      </w:del>
      <w:r>
        <w:t>49</w:t>
      </w:r>
    </w:p>
    <w:p ns2:paraId="1A4DFED0" ns2:textId="245DFA32" w:rsidR="00914D2C" w:rsidRDefault="00914D2C">
      <w:pPr>
        <w:pStyle w:val="TOC3"/>
        <w:rPr>
          <w:rFonts w:asciiTheme="minorHAnsi" w:eastAsiaTheme="minorEastAsia" w:hAnsiTheme="minorHAnsi" w:cstheme="minorBidi"/>
          <w:noProof/>
          <w:kern w:val="2"/>
          <w:sz w:val="22"/>
          <w:szCs w:val="22"/>
          <ns2:ligatures ns2:val="standardContextual"/>
        </w:rPr>
      </w:pPr>
      <w:r>
        <w:t>4.2.</w:t>
      </w:r>
      <w:ins w:id="654" w:author="GoldenCorpusHarness" w:date="2026-03-28T21:57:55Z">
        <w:r>
          <w:t>5.1Excretion of [</w:t>
        </w:r>
      </w:ins>
      <w:r>
        <w:t>3</w:t>
      </w:r>
      <w:del w:id="655" w:author="GoldenCorpusHarness" w:date="2026-03-28T21:57:55Z">
        <w:r>
          <w:delText>D</w:delText>
        </w:r>
      </w:del>
      <w:ins w:id="656" w:author="GoldenCorpusHarness" w:date="2026-03-28T21:57:55Z">
        <w:r>
          <w:t>H]KL610023 Afte</w:t>
        </w:r>
      </w:ins>
      <w:r>
        <w:t>r</w:t>
      </w:r>
      <w:del w:id="657" w:author="GoldenCorpusHarness" w:date="2026-03-28T21:57:55Z">
        <w:r>
          <w:delText>u</w:delText>
        </w:r>
      </w:del>
      <w:ins w:id="658" w:author="GoldenCorpusHarness" w:date="2026-03-28T21:57:55Z">
        <w:r>
          <w:t xml:space="preserve"> Sin</w:t>
        </w:r>
      </w:ins>
      <w:r>
        <w:t>g</w:t>
      </w:r>
      <w:del w:id="659" w:author="GoldenCorpusHarness" w:date="2026-03-28T21:57:55Z">
        <w:r>
          <w:delText>-drug</w:delText>
        </w:r>
      </w:del>
      <w:ins w:id="660" w:author="GoldenCorpusHarness" w:date="2026-03-28T21:57:55Z">
        <w:r>
          <w:t>le IV</w:t>
        </w:r>
      </w:ins>
      <w:r>
        <w:t xml:space="preserve"> In</w:t>
      </w:r>
      <w:del w:id="661" w:author="GoldenCorpusHarness" w:date="2026-03-28T21:57:55Z">
        <w:r>
          <w:delText>t</w:delText>
        </w:r>
      </w:del>
      <w:ins w:id="662" w:author="GoldenCorpusHarness" w:date="2026-03-28T21:57:55Z">
        <w:r>
          <w:t>j</w:t>
        </w:r>
      </w:ins>
      <w:r>
        <w:t>e</w:t>
      </w:r>
      <w:del w:id="663" w:author="GoldenCorpusHarness" w:date="2026-03-28T21:57:55Z">
        <w:r>
          <w:delText>ra</w:delText>
        </w:r>
      </w:del>
      <w:r>
        <w:t xml:space="preserve">ction </w:t>
      </w:r>
      <w:del w:id="664" w:author="GoldenCorpusHarness" w:date="2026-03-28T21:57:55Z">
        <w:r>
          <w:delText>P</w:delText>
        </w:r>
      </w:del>
      <w:ins w:id="665" w:author="GoldenCorpusHarness" w:date="2026-03-28T21:57:55Z">
        <w:r>
          <w:t>t</w:t>
        </w:r>
      </w:ins>
      <w:r>
        <w:t>o</w:t>
      </w:r>
      <w:ins w:id="666" w:author="GoldenCorpusHarness" w:date="2026-03-28T21:57:55Z">
        <w:r>
          <w:t xml:space="preserve"> SD Ra</w:t>
        </w:r>
      </w:ins>
      <w:r>
        <w:t>t</w:t>
      </w:r>
      <w:del w:id="667" w:author="GoldenCorpusHarness" w:date="2026-03-28T21:57:55Z">
        <w:r>
          <w:delText>ential50</w:delText>
        </w:r>
      </w:del>
      <w:ins w:id="668" w:author="GoldenCorpusHarness" w:date="2026-03-28T21:57:55Z">
        <w:r>
          <w:t>s49</w:t>
        </w:r>
      </w:ins>
    </w:p>
    <w:p ns2:paraId="3D3529C2" ns2:textId="01C170BB" w:rsidR="00914D2C" w:rsidRDefault="00914D2C">
      <w:pPr>
        <w:pStyle w:val="TOC4"/>
        <w:rPr>
          <w:rFonts w:asciiTheme="minorHAnsi" w:eastAsiaTheme="minorEastAsia" w:hAnsiTheme="minorHAnsi" w:cstheme="minorBidi"/>
          <w:noProof/>
          <w:kern w:val="2"/>
          <w:sz w:val="22"/>
          <w:szCs w:val="22"/>
          <ns2:ligatures ns2:val="standardContextual"/>
        </w:rPr>
      </w:pPr>
      <w:r>
        <w:t>4.2.</w:t>
      </w:r>
      <w:del w:id="669" w:author="GoldenCorpusHarness" w:date="2026-03-28T21:57:55Z">
        <w:r>
          <w:delText>3.14</w:delText>
        </w:r>
      </w:del>
      <w:ins w:id="670" w:author="GoldenCorpusHarness" w:date="2026-03-28T21:57:55Z">
        <w:r>
          <w:t>5</w:t>
        </w:r>
      </w:ins>
      <w:r>
        <w:t>.2</w:t>
      </w:r>
      <w:del w:id="671" w:author="GoldenCorpusHarness" w:date="2026-03-28T21:57:55Z">
        <w:r>
          <w:delText>.</w:delText>
        </w:r>
      </w:del>
      <w:ins w:id="672" w:author="GoldenCorpusHarness" w:date="2026-03-28T21:57:55Z">
        <w:r>
          <w:t>Excretion of [</w:t>
        </w:r>
      </w:ins>
      <w:r>
        <w:t>3</w:t>
      </w:r>
      <w:del w:id="673" w:author="GoldenCorpusHarness" w:date="2026-03-28T21:57:55Z">
        <w:r>
          <w:delText xml:space="preserve">.1 Enzymes and Transporters Relevant to </w:delText>
        </w:r>
      </w:del>
      <w:ins w:id="674" w:author="GoldenCorpusHarness" w:date="2026-03-28T21:57:55Z">
        <w:r>
          <w:t>H-</w:t>
        </w:r>
      </w:ins>
      <w:r>
        <w:t>KL610023</w:t>
      </w:r>
      <w:del w:id="675" w:author="GoldenCorpusHarness" w:date="2026-03-28T21:57:55Z">
        <w:r>
          <w:delText>50</w:delText>
        </w:r>
      </w:del>
      <w:ins w:id="676" w:author="GoldenCorpusHarness" w:date="2026-03-28T21:57:55Z">
        <w:r>
          <w:t>]Sac-TMT after Single IV Injection in SD Rats49</w:t>
        </w:r>
      </w:ins>
    </w:p>
    <w:p ns2:paraId="3B8FDA28" ns2:textId="580242A1" w:rsidR="00914D2C" w:rsidRDefault="00914D2C">
      <w:pPr>
        <w:pStyle w:val="TOC5"/>
        <w:tabs>
          <w:tab w:val="left" w:pos="2880"/>
        </w:tabs>
        <w:rPr>
          <w:rFonts w:asciiTheme="minorHAnsi" w:eastAsiaTheme="minorEastAsia" w:hAnsiTheme="minorHAnsi" w:cstheme="minorBidi"/>
          <w:noProof/>
          <w:kern w:val="2"/>
          <w:sz w:val="22"/>
          <w:szCs w:val="22"/>
          <ns2:ligatures ns2:val="standardContextual"/>
        </w:rPr>
      </w:pPr>
      <w:r>
        <w:t>4.2.</w:t>
      </w:r>
      <w:ins w:id="677" w:author="GoldenCorpusHarness" w:date="2026-03-28T21:57:55Z">
        <w:r>
          <w:t>5.</w:t>
        </w:r>
      </w:ins>
      <w:r>
        <w:t>3</w:t>
      </w:r>
      <w:del w:id="678" w:author="GoldenCorpusHarness" w:date="2026-03-28T21:57:55Z">
        <w:r>
          <w:delText>.1.1CYP</w:delText>
        </w:r>
      </w:del>
      <w:ins w:id="679" w:author="GoldenCorpusHarness" w:date="2026-03-28T21:57:55Z">
        <w:r>
          <w:t>Excretion</w:t>
        </w:r>
      </w:ins>
      <w:r>
        <w:t xml:space="preserve"> </w:t>
      </w:r>
      <w:del w:id="680" w:author="GoldenCorpusHarness" w:date="2026-03-28T21:57:55Z">
        <w:r>
          <w:delText>Ph</w:delText>
        </w:r>
      </w:del>
      <w:ins w:id="681" w:author="GoldenCorpusHarness" w:date="2026-03-28T21:57:55Z">
        <w:r>
          <w:t>of [3HSacituzumab]SacTMT aft</w:t>
        </w:r>
      </w:ins>
      <w:r>
        <w:t>e</w:t>
      </w:r>
      <w:ins w:id="682" w:author="GoldenCorpusHarness" w:date="2026-03-28T21:57:55Z">
        <w:r>
          <w:t>r Si</w:t>
        </w:r>
      </w:ins>
      <w:r>
        <w:t>n</w:t>
      </w:r>
      <w:del w:id="683" w:author="GoldenCorpusHarness" w:date="2026-03-28T21:57:55Z">
        <w:r>
          <w:delText>otyp</w:delText>
        </w:r>
      </w:del>
      <w:ins w:id="684" w:author="GoldenCorpusHarness" w:date="2026-03-28T21:57:55Z">
        <w:r>
          <w:t>gl</w:t>
        </w:r>
      </w:ins>
      <w:r>
        <w:t xml:space="preserve">e </w:t>
      </w:r>
      <w:ins w:id="685" w:author="GoldenCorpusHarness" w:date="2026-03-28T21:57:55Z">
        <w:r>
          <w:t xml:space="preserve">IV Injection in </w:t>
        </w:r>
      </w:ins>
      <w:r>
        <w:t>S</w:t>
      </w:r>
      <w:ins w:id="686" w:author="GoldenCorpusHarness" w:date="2026-03-28T21:57:55Z">
        <w:r>
          <w:t>D Ra</w:t>
        </w:r>
      </w:ins>
      <w:r>
        <w:t>t</w:t>
      </w:r>
      <w:del w:id="687" w:author="GoldenCorpusHarness" w:date="2026-03-28T21:57:55Z">
        <w:r>
          <w:delText>udie</w:delText>
        </w:r>
      </w:del>
      <w:r>
        <w:t>s50</w:t>
      </w:r>
    </w:p>
    <w:p ns2:paraId="18B112D7" ns2:textId="1B482F72" w:rsidR="00914D2C" w:rsidRDefault="00914D2C">
      <w:pPr>
        <w:pStyle w:val="TOC5"/>
        <w:tabs>
          <w:tab w:val="left" w:pos="2880"/>
        </w:tabs>
        <w:rPr>
          <w:rFonts w:asciiTheme="minorHAnsi" w:eastAsiaTheme="minorEastAsia" w:hAnsiTheme="minorHAnsi" w:cstheme="minorBidi"/>
          <w:noProof/>
          <w:kern w:val="2"/>
          <w:sz w:val="22"/>
          <w:szCs w:val="22"/>
          <ns2:ligatures ns2:val="standardContextual"/>
        </w:rPr>
      </w:pPr>
      <w:r>
        <w:t>4.2.</w:t>
      </w:r>
      <w:del w:id="688" w:author="GoldenCorpusHarness" w:date="2026-03-28T21:57:55Z">
        <w:r>
          <w:delText>3.1.2Ev</w:delText>
        </w:r>
      </w:del>
      <w:ins w:id="689" w:author="GoldenCorpusHarness" w:date="2026-03-28T21:57:55Z">
        <w:r>
          <w:t>6Drug-Drug Inter</w:t>
        </w:r>
      </w:ins>
      <w:r>
        <w:t>a</w:t>
      </w:r>
      <w:del w:id="690" w:author="GoldenCorpusHarness" w:date="2026-03-28T21:57:55Z">
        <w:r>
          <w:delText>lua</w:delText>
        </w:r>
      </w:del>
      <w:ins w:id="691" w:author="GoldenCorpusHarness" w:date="2026-03-28T21:57:55Z">
        <w:r>
          <w:t>c</w:t>
        </w:r>
      </w:ins>
      <w:r>
        <w:t>tion</w:t>
      </w:r>
      <w:del w:id="692" w:author="GoldenCorpusHarness" w:date="2026-03-28T21:57:55Z">
        <w:r>
          <w:delText xml:space="preserve"> of KL610023 as a</w:delText>
        </w:r>
      </w:del>
      <w:r>
        <w:t xml:space="preserve"> Potential</w:t>
      </w:r>
      <w:del w:id="693" w:author="GoldenCorpusHarness" w:date="2026-03-28T21:57:55Z">
        <w:r>
          <w:delText xml:space="preserve"> Substrate of Human OATP</w:delText>
        </w:r>
      </w:del>
      <w:ins w:id="694" w:author="GoldenCorpusHarness" w:date="2026-03-28T21:57:55Z">
        <w:r>
          <w:t>5</w:t>
        </w:r>
      </w:ins>
      <w:r>
        <w:t>1</w:t>
      </w:r>
      <w:del w:id="695" w:author="GoldenCorpusHarness" w:date="2026-03-28T21:57:55Z">
        <w:r>
          <w:delText>B1, OATP1B3, OAT1, OAT3, OCT2, P-gp, and BCRP transporters50</w:delText>
        </w:r>
      </w:del>
    </w:p>
    <w:p ns2:paraId="5C2C8191" ns2:textId="4725B374" w:rsidR="00914D2C" w:rsidRDefault="00914D2C">
      <w:pPr>
        <w:pStyle w:val="TOC4"/>
        <w:rPr>
          <w:rFonts w:asciiTheme="minorHAnsi" w:eastAsiaTheme="minorEastAsia" w:hAnsiTheme="minorHAnsi" w:cstheme="minorBidi"/>
          <w:noProof/>
          <w:kern w:val="2"/>
          <w:sz w:val="22"/>
          <w:szCs w:val="22"/>
          <ns2:ligatures ns2:val="standardContextual"/>
        </w:rPr>
      </w:pPr>
      <w:r>
        <w:t>4.2.</w:t>
      </w:r>
      <w:del w:id="696" w:author="GoldenCorpusHarness" w:date="2026-03-28T21:57:55Z">
        <w:r>
          <w:delText>3</w:delText>
        </w:r>
      </w:del>
      <w:ins w:id="697" w:author="GoldenCorpusHarness" w:date="2026-03-28T21:57:55Z">
        <w:r>
          <w:t>6</w:t>
        </w:r>
      </w:ins>
      <w:r>
        <w:t>.</w:t>
      </w:r>
      <w:del w:id="698" w:author="GoldenCorpusHarness" w:date="2026-03-28T21:57:55Z">
        <w:r>
          <w:delText xml:space="preserve">2Inhibition of Drug Metabolizing </w:delText>
        </w:r>
      </w:del>
      <w:ins w:id="699" w:author="GoldenCorpusHarness" w:date="2026-03-28T21:57:55Z">
        <w:r>
          <w:t>1</w:t>
        </w:r>
      </w:ins>
      <w:r>
        <w:t>Enzymes and</w:t>
      </w:r>
      <w:del w:id="700" w:author="GoldenCorpusHarness" w:date="2026-03-28T21:57:55Z">
        <w:r>
          <w:delText xml:space="preserve"> Drug</w:delText>
        </w:r>
      </w:del>
      <w:r>
        <w:t xml:space="preserve"> Transporters</w:t>
      </w:r>
      <w:ins w:id="701" w:author="GoldenCorpusHarness" w:date="2026-03-28T21:57:55Z">
        <w:r>
          <w:t xml:space="preserve"> Relevant to KL610023 Disposition</w:t>
        </w:r>
      </w:ins>
      <w:r>
        <w:t>51</w:t>
      </w:r>
    </w:p>
    <w:p ns2:paraId="3273921C" ns2:textId="2FE670DF" w:rsidR="00914D2C" w:rsidRDefault="00914D2C">
      <w:pPr>
        <w:pStyle w:val="TOC5"/>
        <w:tabs>
          <w:tab w:val="left" w:pos="2880"/>
        </w:tabs>
        <w:rPr>
          <w:rFonts w:asciiTheme="minorHAnsi" w:eastAsiaTheme="minorEastAsia" w:hAnsiTheme="minorHAnsi" w:cstheme="minorBidi"/>
          <w:noProof/>
          <w:kern w:val="2"/>
          <w:sz w:val="22"/>
          <w:szCs w:val="22"/>
          <ns2:ligatures ns2:val="standardContextual"/>
        </w:rPr>
      </w:pPr>
      <w:r>
        <w:t>4.2.</w:t>
      </w:r>
      <w:del w:id="702" w:author="GoldenCorpusHarness" w:date="2026-03-28T21:57:55Z">
        <w:r>
          <w:delText>3.2</w:delText>
        </w:r>
      </w:del>
      <w:ins w:id="703" w:author="GoldenCorpusHarness" w:date="2026-03-28T21:57:55Z">
        <w:r>
          <w:t>6</w:t>
        </w:r>
      </w:ins>
      <w:r>
        <w:t>.1</w:t>
      </w:r>
      <w:del w:id="704" w:author="GoldenCorpusHarness" w:date="2026-03-28T21:57:55Z">
        <w:r>
          <w:delText>I</w:delText>
        </w:r>
      </w:del>
      <w:ins w:id="705" w:author="GoldenCorpusHarness" w:date="2026-03-28T21:57:55Z">
        <w:r>
          <w:t>.1CYP Phe</w:t>
        </w:r>
      </w:ins>
      <w:r>
        <w:t>n</w:t>
      </w:r>
      <w:del w:id="706" w:author="GoldenCorpusHarness" w:date="2026-03-28T21:57:55Z">
        <w:r>
          <w:delText>hibit</w:delText>
        </w:r>
      </w:del>
      <w:r>
        <w:t>o</w:t>
      </w:r>
      <w:del w:id="707" w:author="GoldenCorpusHarness" w:date="2026-03-28T21:57:55Z">
        <w:r>
          <w:delText>ry Activi</w:delText>
        </w:r>
      </w:del>
      <w:r>
        <w:t>ty</w:t>
      </w:r>
      <w:del w:id="708" w:author="GoldenCorpusHarness" w:date="2026-03-28T21:57:55Z">
        <w:r>
          <w:delText xml:space="preserve"> of KL610023 on Cytochrom</w:delText>
        </w:r>
      </w:del>
      <w:ins w:id="709" w:author="GoldenCorpusHarness" w:date="2026-03-28T21:57:55Z">
        <w:r>
          <w:t>p</w:t>
        </w:r>
      </w:ins>
      <w:r>
        <w:t xml:space="preserve">e </w:t>
      </w:r>
      <w:del w:id="710" w:author="GoldenCorpusHarness" w:date="2026-03-28T21:57:55Z">
        <w:r>
          <w:delText xml:space="preserve">P450 Enzymes </w:delText>
        </w:r>
      </w:del>
      <w:ins w:id="711" w:author="GoldenCorpusHarness" w:date="2026-03-28T21:57:55Z">
        <w:r>
          <w:t>Stud</w:t>
        </w:r>
      </w:ins>
      <w:r>
        <w:t>i</w:t>
      </w:r>
      <w:del w:id="712" w:author="GoldenCorpusHarness" w:date="2026-03-28T21:57:55Z">
        <w:r>
          <w:delText>n Human Liver Microsom</w:delText>
        </w:r>
      </w:del>
      <w:r>
        <w:t>es51</w:t>
      </w:r>
    </w:p>
    <w:p ns2:paraId="16B90E5F" ns2:textId="5A2925F0" w:rsidR="00914D2C" w:rsidRDefault="00914D2C">
      <w:pPr>
        <w:pStyle w:val="TOC5"/>
        <w:tabs>
          <w:tab w:val="left" w:pos="2880"/>
        </w:tabs>
        <w:rPr>
          <w:rFonts w:asciiTheme="minorHAnsi" w:eastAsiaTheme="minorEastAsia" w:hAnsiTheme="minorHAnsi" w:cstheme="minorBidi"/>
          <w:noProof/>
          <w:kern w:val="2"/>
          <w:sz w:val="22"/>
          <w:szCs w:val="22"/>
          <ns2:ligatures ns2:val="standardContextual"/>
        </w:rPr>
      </w:pPr>
      <w:r>
        <w:t>4.2.</w:t>
      </w:r>
      <w:del w:id="713" w:author="GoldenCorpusHarness" w:date="2026-03-28T21:57:55Z">
        <w:r>
          <w:delText>3</w:delText>
        </w:r>
      </w:del>
      <w:ins w:id="714" w:author="GoldenCorpusHarness" w:date="2026-03-28T21:57:55Z">
        <w:r>
          <w:t>6.1</w:t>
        </w:r>
      </w:ins>
      <w:r>
        <w:t>.2</w:t>
      </w:r>
      <w:del w:id="715" w:author="GoldenCorpusHarness" w:date="2026-03-28T21:57:55Z">
        <w:r>
          <w:delText>.2Time-Dependent CYP Inhibi</w:delText>
        </w:r>
      </w:del>
      <w:ins w:id="716" w:author="GoldenCorpusHarness" w:date="2026-03-28T21:57:55Z">
        <w:r>
          <w:t>Evalua</w:t>
        </w:r>
      </w:ins>
      <w:r>
        <w:t xml:space="preserve">tion </w:t>
      </w:r>
      <w:ins w:id="717" w:author="GoldenCorpusHarness" w:date="2026-03-28T21:57:55Z">
        <w:r>
          <w:t xml:space="preserve">of KL610023 as a Potential </w:t>
        </w:r>
      </w:ins>
      <w:r>
        <w:t>S</w:t>
      </w:r>
      <w:ins w:id="718" w:author="GoldenCorpusHarness" w:date="2026-03-28T21:57:55Z">
        <w:r>
          <w:t>ubs</w:t>
        </w:r>
      </w:ins>
      <w:r>
        <w:t>t</w:t>
      </w:r>
      <w:ins w:id="719" w:author="GoldenCorpusHarness" w:date="2026-03-28T21:57:55Z">
        <w:r>
          <w:t>rate of H</w:t>
        </w:r>
      </w:ins>
      <w:r>
        <w:t>u</w:t>
      </w:r>
      <w:ins w:id="720" w:author="GoldenCorpusHarness" w:date="2026-03-28T21:57:55Z">
        <w:r>
          <w:t>man OATP1B1, OATP1B3, OAT1, OAT3, OCT2, P-gp, an</w:t>
        </w:r>
      </w:ins>
      <w:r>
        <w:t>d</w:t>
      </w:r>
      <w:del w:id="721" w:author="GoldenCorpusHarness" w:date="2026-03-28T21:57:55Z">
        <w:r>
          <w:delText>i</w:delText>
        </w:r>
      </w:del>
      <w:ins w:id="722" w:author="GoldenCorpusHarness" w:date="2026-03-28T21:57:55Z">
        <w:r>
          <w:t xml:space="preserve"> BCRP transport</w:t>
        </w:r>
      </w:ins>
      <w:r>
        <w:t>e</w:t>
      </w:r>
      <w:ins w:id="723" w:author="GoldenCorpusHarness" w:date="2026-03-28T21:57:55Z">
        <w:r>
          <w:t>r</w:t>
        </w:r>
      </w:ins>
      <w:r>
        <w:t>s51</w:t>
      </w:r>
    </w:p>
    <w:p ns2:paraId="54690FF4" ns2:textId="42D84D11" w:rsidR="00914D2C" w:rsidRDefault="00914D2C">
      <w:pPr>
        <w:pStyle w:val="TOC5"/>
        <w:tabs>
          <w:tab w:val="left" w:pos="2880"/>
        </w:tabs>
        <w:rPr>
          <w:rFonts w:asciiTheme="minorHAnsi" w:eastAsiaTheme="minorEastAsia" w:hAnsiTheme="minorHAnsi" w:cstheme="minorBidi"/>
          <w:noProof/>
          <w:kern w:val="2"/>
          <w:sz w:val="22"/>
          <w:szCs w:val="22"/>
          <ns2:ligatures ns2:val="standardContextual"/>
        </w:rPr>
      </w:pPr>
      <w:r>
        <w:t>4.2.</w:t>
      </w:r>
      <w:del w:id="724" w:author="GoldenCorpusHarness" w:date="2026-03-28T21:57:55Z">
        <w:r>
          <w:delText>3</w:delText>
        </w:r>
      </w:del>
      <w:ins w:id="725" w:author="GoldenCorpusHarness" w:date="2026-03-28T21:57:55Z">
        <w:r>
          <w:t>6</w:t>
        </w:r>
      </w:ins>
      <w:r>
        <w:t>.2</w:t>
      </w:r>
      <w:del w:id="726" w:author="GoldenCorpusHarness" w:date="2026-03-28T21:57:55Z">
        <w:r>
          <w:delText>.3Evalua</w:delText>
        </w:r>
      </w:del>
      <w:ins w:id="727" w:author="GoldenCorpusHarness" w:date="2026-03-28T21:57:55Z">
        <w:r>
          <w:t>Inhibi</w:t>
        </w:r>
      </w:ins>
      <w:r>
        <w:t xml:space="preserve">tion of </w:t>
      </w:r>
      <w:ins w:id="728" w:author="GoldenCorpusHarness" w:date="2026-03-28T21:57:55Z">
        <w:r>
          <w:t>Drug Me</w:t>
        </w:r>
      </w:ins>
      <w:r>
        <w:t>t</w:t>
      </w:r>
      <w:del w:id="729" w:author="GoldenCorpusHarness" w:date="2026-03-28T21:57:55Z">
        <w:r>
          <w:delText>h</w:delText>
        </w:r>
      </w:del>
      <w:ins w:id="730" w:author="GoldenCorpusHarness" w:date="2026-03-28T21:57:55Z">
        <w:r>
          <w:t>abolizing Enzym</w:t>
        </w:r>
      </w:ins>
      <w:r>
        <w:t>e</w:t>
      </w:r>
      <w:del w:id="731" w:author="GoldenCorpusHarness" w:date="2026-03-28T21:57:55Z">
        <w:r>
          <w:delText xml:space="preserve"> Inhibitory Potential of KL610023 on Human OATP1B1, OATP1B3, OAT1, OAT3, OCT2, P-gp,</w:delText>
        </w:r>
      </w:del>
      <w:ins w:id="732" w:author="GoldenCorpusHarness" w:date="2026-03-28T21:57:55Z">
        <w:r>
          <w:t>s</w:t>
        </w:r>
      </w:ins>
      <w:r>
        <w:t xml:space="preserve"> and </w:t>
      </w:r>
      <w:del w:id="733" w:author="GoldenCorpusHarness" w:date="2026-03-28T21:57:55Z">
        <w:r>
          <w:delText>BCRP</w:delText>
        </w:r>
      </w:del>
      <w:ins w:id="734" w:author="GoldenCorpusHarness" w:date="2026-03-28T21:57:55Z">
        <w:r>
          <w:t>Drug</w:t>
        </w:r>
      </w:ins>
      <w:r>
        <w:t xml:space="preserve"> Transporters5</w:t>
      </w:r>
      <w:del w:id="735" w:author="GoldenCorpusHarness" w:date="2026-03-28T21:57:55Z">
        <w:r>
          <w:delText>1</w:delText>
        </w:r>
      </w:del>
      <w:ins w:id="736" w:author="GoldenCorpusHarness" w:date="2026-03-28T21:57:55Z">
        <w:r>
          <w:t>2</w:t>
        </w:r>
      </w:ins>
    </w:p>
    <w:p ns2:paraId="5D95DB61" ns2:textId="44E3ED82" w:rsidR="00914D2C" w:rsidRDefault="00914D2C">
      <w:pPr>
        <w:pStyle w:val="TOC4"/>
        <w:rPr>
          <w:rFonts w:asciiTheme="minorHAnsi" w:eastAsiaTheme="minorEastAsia" w:hAnsiTheme="minorHAnsi" w:cstheme="minorBidi"/>
          <w:noProof/>
          <w:kern w:val="2"/>
          <w:sz w:val="22"/>
          <w:szCs w:val="22"/>
          <ns2:ligatures ns2:val="standardContextual"/>
        </w:rPr>
      </w:pPr>
      <w:r>
        <w:t>4.2.</w:t>
      </w:r>
      <w:del w:id="737" w:author="GoldenCorpusHarness" w:date="2026-03-28T21:57:55Z">
        <w:r>
          <w:delText>3</w:delText>
        </w:r>
      </w:del>
      <w:ins w:id="738" w:author="GoldenCorpusHarness" w:date="2026-03-28T21:57:55Z">
        <w:r>
          <w:t>6</w:t>
        </w:r>
      </w:ins>
      <w:r>
        <w:t>.</w:t>
      </w:r>
      <w:del w:id="739" w:author="GoldenCorpusHarness" w:date="2026-03-28T21:57:55Z">
        <w:r>
          <w:delText>3</w:delText>
        </w:r>
      </w:del>
      <w:ins w:id="740" w:author="GoldenCorpusHarness" w:date="2026-03-28T21:57:55Z">
        <w:r>
          <w:t>2.1</w:t>
        </w:r>
      </w:ins>
      <w:r>
        <w:t>In</w:t>
      </w:r>
      <w:del w:id="741" w:author="GoldenCorpusHarness" w:date="2026-03-28T21:57:55Z">
        <w:r>
          <w:delText>du</w:delText>
        </w:r>
      </w:del>
      <w:ins w:id="742" w:author="GoldenCorpusHarness" w:date="2026-03-28T21:57:55Z">
        <w:r>
          <w:t>hibitory A</w:t>
        </w:r>
      </w:ins>
      <w:r>
        <w:t>cti</w:t>
      </w:r>
      <w:del w:id="743" w:author="GoldenCorpusHarness" w:date="2026-03-28T21:57:55Z">
        <w:r>
          <w:delText>on</w:delText>
        </w:r>
      </w:del>
      <w:ins w:id="744" w:author="GoldenCorpusHarness" w:date="2026-03-28T21:57:55Z">
        <w:r>
          <w:t>vity</w:t>
        </w:r>
      </w:ins>
      <w:r>
        <w:t xml:space="preserve"> of</w:t>
      </w:r>
      <w:ins w:id="745" w:author="GoldenCorpusHarness" w:date="2026-03-28T21:57:55Z">
        <w:r>
          <w:t xml:space="preserve"> KL610023 on</w:t>
        </w:r>
      </w:ins>
      <w:r>
        <w:t xml:space="preserve"> Cytochrome P450 Enzymes</w:t>
      </w:r>
      <w:ins w:id="746" w:author="GoldenCorpusHarness" w:date="2026-03-28T21:57:55Z">
        <w:r>
          <w:t xml:space="preserve"> in Human Liver Microsomes</w:t>
        </w:r>
      </w:ins>
      <w:r>
        <w:t>52</w:t>
      </w:r>
    </w:p>
    <w:p ns2:paraId="590E0CFA" ns2:textId="2B626D1B" w:rsidR="00914D2C" w:rsidRDefault="00914D2C">
      <w:pPr>
        <w:pStyle w:val="TOC3"/>
        <w:rPr>
          <w:rFonts w:asciiTheme="minorHAnsi" w:eastAsiaTheme="minorEastAsia" w:hAnsiTheme="minorHAnsi" w:cstheme="minorBidi"/>
          <w:noProof/>
          <w:kern w:val="2"/>
          <w:sz w:val="22"/>
          <w:szCs w:val="22"/>
          <ns2:ligatures ns2:val="standardContextual"/>
        </w:rPr>
      </w:pPr>
      <w:r>
        <w:t>4.2.</w:t>
      </w:r>
      <w:del w:id="747" w:author="GoldenCorpusHarness" w:date="2026-03-28T21:57:55Z">
        <w:r>
          <w:delText>4O</w:delText>
        </w:r>
      </w:del>
      <w:ins w:id="748" w:author="GoldenCorpusHarness" w:date="2026-03-28T21:57:55Z">
        <w:r>
          <w:t>6.2.2Time-Dependen</w:t>
        </w:r>
      </w:ins>
      <w:r>
        <w:t>t</w:t>
      </w:r>
      <w:ins w:id="749" w:author="GoldenCorpusHarness" w:date="2026-03-28T21:57:55Z">
        <w:r>
          <w:t xml:space="preserve"> CYP In</w:t>
        </w:r>
      </w:ins>
      <w:r>
        <w:t>h</w:t>
      </w:r>
      <w:del w:id="750" w:author="GoldenCorpusHarness" w:date="2026-03-28T21:57:55Z">
        <w:r>
          <w:delText>er</w:delText>
        </w:r>
      </w:del>
      <w:ins w:id="751" w:author="GoldenCorpusHarness" w:date="2026-03-28T21:57:55Z">
        <w:r>
          <w:t>ibition</w:t>
        </w:r>
      </w:ins>
      <w:r>
        <w:t xml:space="preserve"> Studies52</w:t>
      </w:r>
    </w:p>
    <w:p ns2:paraId="0B14AC83" ns2:textId="0E700712" w:rsidR="00914D2C" w:rsidRDefault="00914D2C">
      <w:pPr>
        <w:pStyle w:val="TOC4"/>
        <w:rPr>
          <w:rFonts w:asciiTheme="minorHAnsi" w:eastAsiaTheme="minorEastAsia" w:hAnsiTheme="minorHAnsi" w:cstheme="minorBidi"/>
          <w:noProof/>
          <w:kern w:val="2"/>
          <w:sz w:val="22"/>
          <w:szCs w:val="22"/>
          <ns2:ligatures ns2:val="standardContextual"/>
        </w:rPr>
      </w:pPr>
      <w:r>
        <w:t>4.2.</w:t>
      </w:r>
      <w:del w:id="752" w:author="GoldenCorpusHarness" w:date="2026-03-28T21:57:55Z">
        <w:r>
          <w:delText>4</w:delText>
        </w:r>
      </w:del>
      <w:ins w:id="753" w:author="GoldenCorpusHarness" w:date="2026-03-28T21:57:55Z">
        <w:r>
          <w:t>6</w:t>
        </w:r>
      </w:ins>
      <w:r>
        <w:t>.</w:t>
      </w:r>
      <w:del w:id="754" w:author="GoldenCorpusHarness" w:date="2026-03-28T21:57:55Z">
        <w:r>
          <w:delText>1</w:delText>
        </w:r>
      </w:del>
      <w:ins w:id="755" w:author="GoldenCorpusHarness" w:date="2026-03-28T21:57:55Z">
        <w:r>
          <w:t xml:space="preserve">2.3Evaluation of the </w:t>
        </w:r>
      </w:ins>
      <w:r>
        <w:t>In</w:t>
      </w:r>
      <w:del w:id="756" w:author="GoldenCorpusHarness" w:date="2026-03-28T21:57:55Z">
        <w:r>
          <w:delText xml:space="preserve"> V</w:delText>
        </w:r>
      </w:del>
      <w:ins w:id="757" w:author="GoldenCorpusHarness" w:date="2026-03-28T21:57:55Z">
        <w:r>
          <w:t>hib</w:t>
        </w:r>
      </w:ins>
      <w:r>
        <w:t>it</w:t>
      </w:r>
      <w:ins w:id="758" w:author="GoldenCorpusHarness" w:date="2026-03-28T21:57:55Z">
        <w:r>
          <w:t>o</w:t>
        </w:r>
      </w:ins>
      <w:r>
        <w:t>r</w:t>
      </w:r>
      <w:del w:id="759" w:author="GoldenCorpusHarness" w:date="2026-03-28T21:57:55Z">
        <w:r>
          <w:delText>o</w:delText>
        </w:r>
      </w:del>
      <w:ins w:id="760" w:author="GoldenCorpusHarness" w:date="2026-03-28T21:57:55Z">
        <w:r>
          <w:t>y</w:t>
        </w:r>
      </w:ins>
      <w:r>
        <w:t xml:space="preserve"> P</w:t>
      </w:r>
      <w:ins w:id="761" w:author="GoldenCorpusHarness" w:date="2026-03-28T21:57:55Z">
        <w:r>
          <w:t>otentia</w:t>
        </w:r>
      </w:ins>
      <w:r>
        <w:t>l</w:t>
      </w:r>
      <w:del w:id="762" w:author="GoldenCorpusHarness" w:date="2026-03-28T21:57:55Z">
        <w:r>
          <w:delText>as</w:delText>
        </w:r>
      </w:del>
      <w:ins w:id="763" w:author="GoldenCorpusHarness" w:date="2026-03-28T21:57:55Z">
        <w:r>
          <w:t xml:space="preserve"> of KL610023 on Hu</w:t>
        </w:r>
      </w:ins>
      <w:r>
        <w:t>ma</w:t>
      </w:r>
      <w:ins w:id="764" w:author="GoldenCorpusHarness" w:date="2026-03-28T21:57:55Z">
        <w:r>
          <w:t>n OATP1B1, OATP1B3, OAT1, OAT3, OCT2, P-gp,</w:t>
        </w:r>
      </w:ins>
      <w:r>
        <w:t xml:space="preserve"> and B</w:t>
      </w:r>
      <w:del w:id="765" w:author="GoldenCorpusHarness" w:date="2026-03-28T21:57:55Z">
        <w:r>
          <w:delText>uff</w:delText>
        </w:r>
      </w:del>
      <w:ins w:id="766" w:author="GoldenCorpusHarness" w:date="2026-03-28T21:57:55Z">
        <w:r>
          <w:t>CRP Transport</w:t>
        </w:r>
      </w:ins>
      <w:r>
        <w:t>er</w:t>
      </w:r>
      <w:del w:id="767" w:author="GoldenCorpusHarness" w:date="2026-03-28T21:57:55Z">
        <w:r>
          <w:delText xml:space="preserve"> Solution Stability of Sac-TMT</w:delText>
        </w:r>
      </w:del>
      <w:ins w:id="768" w:author="GoldenCorpusHarness" w:date="2026-03-28T21:57:55Z">
        <w:r>
          <w:t>s</w:t>
        </w:r>
      </w:ins>
      <w:r>
        <w:t>52</w:t>
      </w:r>
    </w:p>
    <w:p ns2:paraId="332AE153" ns2:textId="74BE3972" w:rsidR="00914D2C" w:rsidRDefault="00914D2C">
      <w:pPr>
        <w:pStyle w:val="TOC4"/>
        <w:rPr>
          <w:rFonts w:asciiTheme="minorHAnsi" w:eastAsiaTheme="minorEastAsia" w:hAnsiTheme="minorHAnsi" w:cstheme="minorBidi"/>
          <w:noProof/>
          <w:kern w:val="2"/>
          <w:sz w:val="22"/>
          <w:szCs w:val="22"/>
          <ns2:ligatures ns2:val="standardContextual"/>
        </w:rPr>
      </w:pPr>
      <w:r>
        <w:t>4.2.</w:t>
      </w:r>
      <w:del w:id="769" w:author="GoldenCorpusHarness" w:date="2026-03-28T21:57:55Z">
        <w:r>
          <w:delText>4</w:delText>
        </w:r>
      </w:del>
      <w:ins w:id="770" w:author="GoldenCorpusHarness" w:date="2026-03-28T21:57:55Z">
        <w:r>
          <w:t>6</w:t>
        </w:r>
      </w:ins>
      <w:r>
        <w:t>.</w:t>
      </w:r>
      <w:del w:id="771" w:author="GoldenCorpusHarness" w:date="2026-03-28T21:57:55Z">
        <w:r>
          <w:delText xml:space="preserve">2Comparative Exposure to Sac-TMT-Related Analytes in Monkeys Following an </w:delText>
        </w:r>
      </w:del>
      <w:ins w:id="772" w:author="GoldenCorpusHarness" w:date="2026-03-28T21:57:55Z">
        <w:r>
          <w:t>3</w:t>
        </w:r>
      </w:ins>
      <w:r>
        <w:t>In</w:t>
      </w:r>
      <w:del w:id="773" w:author="GoldenCorpusHarness" w:date="2026-03-28T21:57:55Z">
        <w:r>
          <w:delText>f</w:delText>
        </w:r>
      </w:del>
      <w:ins w:id="774" w:author="GoldenCorpusHarness" w:date="2026-03-28T21:57:55Z">
        <w:r>
          <w:t>d</w:t>
        </w:r>
      </w:ins>
      <w:r>
        <w:t>u</w:t>
      </w:r>
      <w:del w:id="775" w:author="GoldenCorpusHarness" w:date="2026-03-28T21:57:55Z">
        <w:r>
          <w:delText>s</w:delText>
        </w:r>
      </w:del>
      <w:ins w:id="776" w:author="GoldenCorpusHarness" w:date="2026-03-28T21:57:55Z">
        <w:r>
          <w:t>ct</w:t>
        </w:r>
      </w:ins>
      <w:r>
        <w:t>ion of D</w:t>
      </w:r>
      <w:ins w:id="777" w:author="GoldenCorpusHarness" w:date="2026-03-28T21:57:55Z">
        <w:r>
          <w:t>rug Metabol</w:t>
        </w:r>
      </w:ins>
      <w:r>
        <w:t>i</w:t>
      </w:r>
      <w:del w:id="778" w:author="GoldenCorpusHarness" w:date="2026-03-28T21:57:55Z">
        <w:r>
          <w:delText>ffere</w:delText>
        </w:r>
      </w:del>
      <w:ins w:id="779" w:author="GoldenCorpusHarness" w:date="2026-03-28T21:57:55Z">
        <w:r>
          <w:t>zi</w:t>
        </w:r>
      </w:ins>
      <w:r>
        <w:t>n</w:t>
      </w:r>
      <w:del w:id="780" w:author="GoldenCorpusHarness" w:date="2026-03-28T21:57:55Z">
        <w:r>
          <w:delText>t</w:delText>
        </w:r>
      </w:del>
      <w:ins w:id="781" w:author="GoldenCorpusHarness" w:date="2026-03-28T21:57:55Z">
        <w:r>
          <w:t>g</w:t>
        </w:r>
      </w:ins>
      <w:r>
        <w:t xml:space="preserve"> </w:t>
      </w:r>
      <w:del w:id="782" w:author="GoldenCorpusHarness" w:date="2026-03-28T21:57:55Z">
        <w:r>
          <w:delText>Batch</w:delText>
        </w:r>
      </w:del>
      <w:ins w:id="783" w:author="GoldenCorpusHarness" w:date="2026-03-28T21:57:55Z">
        <w:r>
          <w:t>Enzym</w:t>
        </w:r>
      </w:ins>
      <w:r>
        <w:t>es</w:t>
      </w:r>
      <w:del w:id="784" w:author="GoldenCorpusHarness" w:date="2026-03-28T21:57:55Z">
        <w:r>
          <w:delText xml:space="preserve"> of SacTMT</w:delText>
        </w:r>
      </w:del>
      <w:r>
        <w:t>5</w:t>
      </w:r>
      <w:del w:id="785" w:author="GoldenCorpusHarness" w:date="2026-03-28T21:57:55Z">
        <w:r>
          <w:delText>2</w:delText>
        </w:r>
      </w:del>
      <w:ins w:id="786" w:author="GoldenCorpusHarness" w:date="2026-03-28T21:57:55Z">
        <w:r>
          <w:t>3</w:t>
        </w:r>
      </w:ins>
    </w:p>
    <w:p ns2:paraId="0F130ECA" ns2:textId="7CB70028" w:rsidR="00914D2C" w:rsidRDefault="00914D2C">
      <w:pPr>
        <w:pStyle w:val="TOC2"/>
        <w:rPr>
          <w:rFonts w:asciiTheme="minorHAnsi" w:eastAsiaTheme="minorEastAsia" w:hAnsiTheme="minorHAnsi" w:cstheme="minorBidi"/>
          <w:b w:val="0"/>
          <w:noProof/>
          <w:kern w:val="2"/>
          <w:sz w:val="22"/>
          <w:szCs w:val="22"/>
          <ns2:ligatures ns2:val="standardContextual"/>
        </w:rPr>
      </w:pPr>
      <w:r>
        <w:t>4.</w:t>
      </w:r>
      <w:del w:id="787" w:author="GoldenCorpusHarness" w:date="2026-03-28T21:57:55Z">
        <w:r>
          <w:delText>3Tox</w:delText>
        </w:r>
      </w:del>
      <w:ins w:id="788" w:author="GoldenCorpusHarness" w:date="2026-03-28T21:57:55Z">
        <w:r>
          <w:t>2.7Other Stud</w:t>
        </w:r>
      </w:ins>
      <w:r>
        <w:t>i</w:t>
      </w:r>
      <w:del w:id="789" w:author="GoldenCorpusHarness" w:date="2026-03-28T21:57:55Z">
        <w:r>
          <w:delText>cology and Toxicokin</w:delText>
        </w:r>
      </w:del>
      <w:r>
        <w:t>e</w:t>
      </w:r>
      <w:del w:id="790" w:author="GoldenCorpusHarness" w:date="2026-03-28T21:57:55Z">
        <w:r>
          <w:delText>tic</w:delText>
        </w:r>
      </w:del>
      <w:r>
        <w:t>s5</w:t>
      </w:r>
      <w:del w:id="791" w:author="GoldenCorpusHarness" w:date="2026-03-28T21:57:55Z">
        <w:r>
          <w:delText>2</w:delText>
        </w:r>
      </w:del>
      <w:ins w:id="792" w:author="GoldenCorpusHarness" w:date="2026-03-28T21:57:55Z">
        <w:r>
          <w:t>3</w:t>
        </w:r>
      </w:ins>
    </w:p>
    <w:p ns2:paraId="692B027E" ns2:textId="06EBCBEE" w:rsidR="00914D2C" w:rsidRDefault="00914D2C">
      <w:pPr>
        <w:pStyle w:val="TOC3"/>
        <w:rPr>
          <w:rFonts w:asciiTheme="minorHAnsi" w:eastAsiaTheme="minorEastAsia" w:hAnsiTheme="minorHAnsi" w:cstheme="minorBidi"/>
          <w:noProof/>
          <w:kern w:val="2"/>
          <w:sz w:val="22"/>
          <w:szCs w:val="22"/>
          <ns2:ligatures ns2:val="standardContextual"/>
        </w:rPr>
      </w:pPr>
      <w:r>
        <w:t>4.</w:t>
      </w:r>
      <w:del w:id="793" w:author="GoldenCorpusHarness" w:date="2026-03-28T21:57:55Z">
        <w:r>
          <w:delText>3</w:delText>
        </w:r>
      </w:del>
      <w:ins w:id="794" w:author="GoldenCorpusHarness" w:date="2026-03-28T21:57:55Z">
        <w:r>
          <w:t>2.7</w:t>
        </w:r>
      </w:ins>
      <w:r>
        <w:t>.1</w:t>
      </w:r>
      <w:del w:id="795" w:author="GoldenCorpusHarness" w:date="2026-03-28T21:57:55Z">
        <w:r>
          <w:delText>Ov</w:delText>
        </w:r>
      </w:del>
      <w:ins w:id="796" w:author="GoldenCorpusHarness" w:date="2026-03-28T21:57:55Z">
        <w:r>
          <w:t>In Vitro Plasma and Buff</w:t>
        </w:r>
      </w:ins>
      <w:r>
        <w:t>er</w:t>
      </w:r>
      <w:del w:id="797" w:author="GoldenCorpusHarness" w:date="2026-03-28T21:57:55Z">
        <w:r>
          <w:delText>v</w:delText>
        </w:r>
      </w:del>
      <w:ins w:id="798" w:author="GoldenCorpusHarness" w:date="2026-03-28T21:57:55Z">
        <w:r>
          <w:t xml:space="preserve"> Solut</w:t>
        </w:r>
      </w:ins>
      <w:r>
        <w:t>i</w:t>
      </w:r>
      <w:del w:id="799" w:author="GoldenCorpusHarness" w:date="2026-03-28T21:57:55Z">
        <w:r>
          <w:delText>ew</w:delText>
        </w:r>
      </w:del>
      <w:ins w:id="800" w:author="GoldenCorpusHarness" w:date="2026-03-28T21:57:55Z">
        <w:r>
          <w:t>on Stability</w:t>
        </w:r>
      </w:ins>
      <w:r>
        <w:t xml:space="preserve"> of </w:t>
      </w:r>
      <w:ins w:id="801" w:author="GoldenCorpusHarness" w:date="2026-03-28T21:57:55Z">
        <w:r>
          <w:t>Sac-</w:t>
        </w:r>
      </w:ins>
      <w:r>
        <w:t>T</w:t>
      </w:r>
      <w:del w:id="802" w:author="GoldenCorpusHarness" w:date="2026-03-28T21:57:55Z">
        <w:r>
          <w:delText>oxicology Program</w:delText>
        </w:r>
      </w:del>
      <w:ins w:id="803" w:author="GoldenCorpusHarness" w:date="2026-03-28T21:57:55Z">
        <w:r>
          <w:t>MT</w:t>
        </w:r>
      </w:ins>
      <w:r>
        <w:t>5</w:t>
      </w:r>
      <w:del w:id="804" w:author="GoldenCorpusHarness" w:date="2026-03-28T21:57:55Z">
        <w:r>
          <w:delText>2</w:delText>
        </w:r>
      </w:del>
      <w:ins w:id="805" w:author="GoldenCorpusHarness" w:date="2026-03-28T21:57:55Z">
        <w:r>
          <w:t>3</w:t>
        </w:r>
      </w:ins>
    </w:p>
    <w:p ns2:paraId="320B94EF" ns2:textId="1CF81A05" w:rsidR="00914D2C" w:rsidRDefault="00914D2C">
      <w:pPr>
        <w:pStyle w:val="TOC3"/>
        <w:rPr>
          <w:rFonts w:asciiTheme="minorHAnsi" w:eastAsiaTheme="minorEastAsia" w:hAnsiTheme="minorHAnsi" w:cstheme="minorBidi"/>
          <w:noProof/>
          <w:kern w:val="2"/>
          <w:sz w:val="22"/>
          <w:szCs w:val="22"/>
          <ns2:ligatures ns2:val="standardContextual"/>
        </w:rPr>
      </w:pPr>
      <w:r>
        <w:t>4.</w:t>
      </w:r>
      <w:del w:id="806" w:author="GoldenCorpusHarness" w:date="2026-03-28T21:57:55Z">
        <w:r>
          <w:delText>3</w:delText>
        </w:r>
      </w:del>
      <w:ins w:id="807" w:author="GoldenCorpusHarness" w:date="2026-03-28T21:57:55Z">
        <w:r>
          <w:t>2.7</w:t>
        </w:r>
      </w:ins>
      <w:r>
        <w:t>.2</w:t>
      </w:r>
      <w:ins w:id="808" w:author="GoldenCorpusHarness" w:date="2026-03-28T21:57:55Z">
        <w:r>
          <w:t>Comparative Exposure to Sac-TMT-</w:t>
        </w:r>
      </w:ins>
      <w:r>
        <w:t>Re</w:t>
      </w:r>
      <w:del w:id="809" w:author="GoldenCorpusHarness" w:date="2026-03-28T21:57:55Z">
        <w:r>
          <w:delText>pe</w:delText>
        </w:r>
      </w:del>
      <w:ins w:id="810" w:author="GoldenCorpusHarness" w:date="2026-03-28T21:57:55Z">
        <w:r>
          <w:t>l</w:t>
        </w:r>
      </w:ins>
      <w:r>
        <w:t>at</w:t>
      </w:r>
      <w:del w:id="811" w:author="GoldenCorpusHarness" w:date="2026-03-28T21:57:55Z">
        <w:r>
          <w:delText>-</w:delText>
        </w:r>
      </w:del>
      <w:ins w:id="812" w:author="GoldenCorpusHarness" w:date="2026-03-28T21:57:55Z">
        <w:r>
          <w:t>e</w:t>
        </w:r>
      </w:ins>
      <w:r>
        <w:t>d</w:t>
      </w:r>
      <w:ins w:id="813" w:author="GoldenCorpusHarness" w:date="2026-03-28T21:57:55Z">
        <w:r>
          <w:t xml:space="preserve"> Analytes in M</w:t>
        </w:r>
      </w:ins>
      <w:r>
        <w:t>o</w:t>
      </w:r>
      <w:ins w:id="814" w:author="GoldenCorpusHarness" w:date="2026-03-28T21:57:55Z">
        <w:r>
          <w:t>nkey</w:t>
        </w:r>
      </w:ins>
      <w:r>
        <w:t>s</w:t>
      </w:r>
      <w:ins w:id="815" w:author="GoldenCorpusHarness" w:date="2026-03-28T21:57:55Z">
        <w:r>
          <w:t xml:space="preserve"> Following an Infusion of Diff</w:t>
        </w:r>
      </w:ins>
      <w:r>
        <w:t>e</w:t>
      </w:r>
      <w:ins w:id="816" w:author="GoldenCorpusHarness" w:date="2026-03-28T21:57:55Z">
        <w:r>
          <w:t>rent</w:t>
        </w:r>
      </w:ins>
      <w:r>
        <w:t xml:space="preserve"> </w:t>
      </w:r>
      <w:del w:id="817" w:author="GoldenCorpusHarness" w:date="2026-03-28T21:57:55Z">
        <w:r>
          <w:delText>T</w:delText>
        </w:r>
      </w:del>
      <w:ins w:id="818" w:author="GoldenCorpusHarness" w:date="2026-03-28T21:57:55Z">
        <w:r>
          <w:t xml:space="preserve">Batches </w:t>
        </w:r>
      </w:ins>
      <w:r>
        <w:t>o</w:t>
      </w:r>
      <w:del w:id="819" w:author="GoldenCorpusHarness" w:date="2026-03-28T21:57:55Z">
        <w:r>
          <w:delText>xicity</w:delText>
        </w:r>
      </w:del>
      <w:ins w:id="820" w:author="GoldenCorpusHarness" w:date="2026-03-28T21:57:55Z">
        <w:r>
          <w:t>f</w:t>
        </w:r>
      </w:ins>
      <w:r>
        <w:t xml:space="preserve"> S</w:t>
      </w:r>
      <w:del w:id="821" w:author="GoldenCorpusHarness" w:date="2026-03-28T21:57:55Z">
        <w:r>
          <w:delText>tudies</w:delText>
        </w:r>
      </w:del>
      <w:ins w:id="822" w:author="GoldenCorpusHarness" w:date="2026-03-28T21:57:55Z">
        <w:r>
          <w:t>acTMT</w:t>
        </w:r>
      </w:ins>
      <w:r>
        <w:t>5</w:t>
      </w:r>
      <w:del w:id="823" w:author="GoldenCorpusHarness" w:date="2026-03-28T21:57:55Z">
        <w:r>
          <w:delText>6</w:delText>
        </w:r>
      </w:del>
      <w:ins w:id="824" w:author="GoldenCorpusHarness" w:date="2026-03-28T21:57:55Z">
        <w:r>
          <w:t>3</w:t>
        </w:r>
      </w:ins>
    </w:p>
    <w:p ns2:paraId="015D63A7" ns2:textId="0B340FE7" w:rsidR="00914D2C" w:rsidRDefault="00914D2C">
      <w:pPr>
        <w:pStyle w:val="TOC4"/>
        <w:rPr>
          <w:rFonts w:asciiTheme="minorHAnsi" w:eastAsiaTheme="minorEastAsia" w:hAnsiTheme="minorHAnsi" w:cstheme="minorBidi"/>
          <w:noProof/>
          <w:kern w:val="2"/>
          <w:sz w:val="22"/>
          <w:szCs w:val="22"/>
          <ns2:ligatures ns2:val="standardContextual"/>
        </w:rPr>
      </w:pPr>
      <w:r>
        <w:t>4.3</w:t>
      </w:r>
      <w:del w:id="825" w:author="GoldenCorpusHarness" w:date="2026-03-28T21:57:55Z">
        <w:r>
          <w:delText>.2.1Repe</w:delText>
        </w:r>
      </w:del>
      <w:ins w:id="826" w:author="GoldenCorpusHarness" w:date="2026-03-28T21:57:55Z">
        <w:r>
          <w:t xml:space="preserve">Toxicology </w:t>
        </w:r>
      </w:ins>
      <w:r>
        <w:t>a</w:t>
      </w:r>
      <w:del w:id="827" w:author="GoldenCorpusHarness" w:date="2026-03-28T21:57:55Z">
        <w:r>
          <w:delText>t-</w:delText>
        </w:r>
      </w:del>
      <w:ins w:id="828" w:author="GoldenCorpusHarness" w:date="2026-03-28T21:57:55Z">
        <w:r>
          <w:t>n</w:t>
        </w:r>
      </w:ins>
      <w:r>
        <w:t>d</w:t>
      </w:r>
      <w:del w:id="829" w:author="GoldenCorpusHarness" w:date="2026-03-28T21:57:55Z">
        <w:r>
          <w:delText>ose</w:delText>
        </w:r>
      </w:del>
      <w:r>
        <w:t xml:space="preserve"> Toxic</w:t>
      </w:r>
      <w:ins w:id="830" w:author="GoldenCorpusHarness" w:date="2026-03-28T21:57:55Z">
        <w:r>
          <w:t>ok</w:t>
        </w:r>
      </w:ins>
      <w:r>
        <w:t>i</w:t>
      </w:r>
      <w:ins w:id="831" w:author="GoldenCorpusHarness" w:date="2026-03-28T21:57:55Z">
        <w:r>
          <w:t>ne</w:t>
        </w:r>
      </w:ins>
      <w:r>
        <w:t>t</w:t>
      </w:r>
      <w:del w:id="832" w:author="GoldenCorpusHarness" w:date="2026-03-28T21:57:55Z">
        <w:r>
          <w:delText>y Stud</w:delText>
        </w:r>
      </w:del>
      <w:r>
        <w:t>i</w:t>
      </w:r>
      <w:del w:id="833" w:author="GoldenCorpusHarness" w:date="2026-03-28T21:57:55Z">
        <w:r>
          <w:delText>e</w:delText>
        </w:r>
      </w:del>
      <w:ins w:id="834" w:author="GoldenCorpusHarness" w:date="2026-03-28T21:57:55Z">
        <w:r>
          <w:t>c</w:t>
        </w:r>
      </w:ins>
      <w:r>
        <w:t>s</w:t>
      </w:r>
      <w:del w:id="835" w:author="GoldenCorpusHarness" w:date="2026-03-28T21:57:55Z">
        <w:r>
          <w:delText xml:space="preserve"> With Sac-TMT</w:delText>
        </w:r>
      </w:del>
      <w:r>
        <w:t>5</w:t>
      </w:r>
      <w:del w:id="836" w:author="GoldenCorpusHarness" w:date="2026-03-28T21:57:55Z">
        <w:r>
          <w:delText>6</w:delText>
        </w:r>
      </w:del>
      <w:ins w:id="837" w:author="GoldenCorpusHarness" w:date="2026-03-28T21:57:55Z">
        <w:r>
          <w:t>3</w:t>
        </w:r>
      </w:ins>
    </w:p>
    <w:p ns2:paraId="76C4B470" ns2:textId="7F4A9DDA" w:rsidR="00914D2C" w:rsidRDefault="00914D2C">
      <w:pPr>
        <w:pStyle w:val="TOC5"/>
        <w:tabs>
          <w:tab w:val="left" w:pos="2880"/>
        </w:tabs>
        <w:rPr>
          <w:rFonts w:asciiTheme="minorHAnsi" w:eastAsiaTheme="minorEastAsia" w:hAnsiTheme="minorHAnsi" w:cstheme="minorBidi"/>
          <w:noProof/>
          <w:kern w:val="2"/>
          <w:sz w:val="22"/>
          <w:szCs w:val="22"/>
          <ns2:ligatures ns2:val="standardContextual"/>
        </w:rPr>
      </w:pPr>
      <w:r>
        <w:t>4.3.</w:t>
      </w:r>
      <w:del w:id="838" w:author="GoldenCorpusHarness" w:date="2026-03-28T21:57:55Z">
        <w:r>
          <w:delText>2.</w:delText>
        </w:r>
      </w:del>
      <w:r>
        <w:t>1</w:t>
      </w:r>
      <w:del w:id="839" w:author="GoldenCorpusHarness" w:date="2026-03-28T21:57:55Z">
        <w:r>
          <w:delText>.1Sac-TMT:</w:delText>
        </w:r>
      </w:del>
      <w:ins w:id="840" w:author="GoldenCorpusHarness" w:date="2026-03-28T21:57:55Z">
        <w:r>
          <w:t>Overview</w:t>
        </w:r>
      </w:ins>
      <w:r>
        <w:t xml:space="preserve"> </w:t>
      </w:r>
      <w:del w:id="841" w:author="GoldenCorpusHarness" w:date="2026-03-28T21:57:55Z">
        <w:r>
          <w:delText>4-Repeated D</w:delText>
        </w:r>
      </w:del>
      <w:r>
        <w:t>o</w:t>
      </w:r>
      <w:del w:id="842" w:author="GoldenCorpusHarness" w:date="2026-03-28T21:57:55Z">
        <w:r>
          <w:delText>se</w:delText>
        </w:r>
      </w:del>
      <w:ins w:id="843" w:author="GoldenCorpusHarness" w:date="2026-03-28T21:57:55Z">
        <w:r>
          <w:t>f</w:t>
        </w:r>
      </w:ins>
      <w:r>
        <w:t xml:space="preserve"> Toxic</w:t>
      </w:r>
      <w:del w:id="844" w:author="GoldenCorpusHarness" w:date="2026-03-28T21:57:55Z">
        <w:r>
          <w:delText>it</w:delText>
        </w:r>
      </w:del>
      <w:ins w:id="845" w:author="GoldenCorpusHarness" w:date="2026-03-28T21:57:55Z">
        <w:r>
          <w:t>olog</w:t>
        </w:r>
      </w:ins>
      <w:r>
        <w:t xml:space="preserve">y </w:t>
      </w:r>
      <w:del w:id="846" w:author="GoldenCorpusHarness" w:date="2026-03-28T21:57:55Z">
        <w:r>
          <w:delText xml:space="preserve">Study </w:delText>
        </w:r>
      </w:del>
      <w:ins w:id="847" w:author="GoldenCorpusHarness" w:date="2026-03-28T21:57:55Z">
        <w:r>
          <w:t>Pr</w:t>
        </w:r>
      </w:ins>
      <w:r>
        <w:t>o</w:t>
      </w:r>
      <w:del w:id="848" w:author="GoldenCorpusHarness" w:date="2026-03-28T21:57:55Z">
        <w:r>
          <w:delText>f Sac-TMT via Int</w:delText>
        </w:r>
      </w:del>
      <w:ins w:id="849" w:author="GoldenCorpusHarness" w:date="2026-03-28T21:57:55Z">
        <w:r>
          <w:t>g</w:t>
        </w:r>
      </w:ins>
      <w:r>
        <w:t>ra</w:t>
      </w:r>
      <w:del w:id="850" w:author="GoldenCorpusHarness" w:date="2026-03-28T21:57:55Z">
        <w:r>
          <w:delText>venous Injection in Cyno</w:delText>
        </w:r>
      </w:del>
      <w:r>
        <w:t>m</w:t>
      </w:r>
      <w:del w:id="851" w:author="GoldenCorpusHarness" w:date="2026-03-28T21:57:55Z">
        <w:r>
          <w:delText>olgus Monkeys (TT #18 78</w:delText>
        </w:r>
      </w:del>
      <w:r>
        <w:t>53</w:t>
      </w:r>
      <w:del w:id="852" w:author="GoldenCorpusHarness" w:date="2026-03-28T21:57:55Z">
        <w:r>
          <w:delText xml:space="preserve"> / A2018086-T014-01)56</w:delText>
        </w:r>
      </w:del>
    </w:p>
    <w:p ns2:paraId="734B246C" ns2:textId="74868F53" w:rsidR="00914D2C" w:rsidRDefault="00914D2C">
      <w:pPr>
        <w:pStyle w:val="TOC5"/>
        <w:tabs>
          <w:tab w:val="left" w:pos="2880"/>
        </w:tabs>
        <w:rPr>
          <w:rFonts w:asciiTheme="minorHAnsi" w:eastAsiaTheme="minorEastAsia" w:hAnsiTheme="minorHAnsi" w:cstheme="minorBidi"/>
          <w:noProof/>
          <w:kern w:val="2"/>
          <w:sz w:val="22"/>
          <w:szCs w:val="22"/>
          <ns2:ligatures ns2:val="standardContextual"/>
        </w:rPr>
      </w:pPr>
      <w:r>
        <w:t>4.3.2</w:t>
      </w:r>
      <w:del w:id="853" w:author="GoldenCorpusHarness" w:date="2026-03-28T21:57:55Z">
        <w:r>
          <w:delText>.1.2S</w:delText>
        </w:r>
      </w:del>
      <w:ins w:id="854" w:author="GoldenCorpusHarness" w:date="2026-03-28T21:57:55Z">
        <w:r>
          <w:t>Repe</w:t>
        </w:r>
      </w:ins>
      <w:r>
        <w:t>a</w:t>
      </w:r>
      <w:del w:id="855" w:author="GoldenCorpusHarness" w:date="2026-03-28T21:57:55Z">
        <w:r>
          <w:delText>c</w:delText>
        </w:r>
      </w:del>
      <w:ins w:id="856" w:author="GoldenCorpusHarness" w:date="2026-03-28T21:57:55Z">
        <w:r>
          <w:t>t</w:t>
        </w:r>
      </w:ins>
      <w:r>
        <w:t>-</w:t>
      </w:r>
      <w:del w:id="857" w:author="GoldenCorpusHarness" w:date="2026-03-28T21:57:55Z">
        <w:r>
          <w:delText>TMT: 14-W</w:delText>
        </w:r>
      </w:del>
      <w:ins w:id="858" w:author="GoldenCorpusHarness" w:date="2026-03-28T21:57:55Z">
        <w:r>
          <w:t>dos</w:t>
        </w:r>
      </w:ins>
      <w:r>
        <w:t>e</w:t>
      </w:r>
      <w:del w:id="859" w:author="GoldenCorpusHarness" w:date="2026-03-28T21:57:55Z">
        <w:r>
          <w:delText>ek Intravenous</w:delText>
        </w:r>
      </w:del>
      <w:r>
        <w:t xml:space="preserve"> Toxicity Stud</w:t>
      </w:r>
      <w:del w:id="860" w:author="GoldenCorpusHarness" w:date="2026-03-28T21:57:55Z">
        <w:r>
          <w:delText>y of Sac-TMT for Inj</w:delText>
        </w:r>
      </w:del>
      <w:ins w:id="861" w:author="GoldenCorpusHarness" w:date="2026-03-28T21:57:55Z">
        <w:r>
          <w:t>i</w:t>
        </w:r>
      </w:ins>
      <w:r>
        <w:t>e</w:t>
      </w:r>
      <w:del w:id="862" w:author="GoldenCorpusHarness" w:date="2026-03-28T21:57:55Z">
        <w:r>
          <w:delText>ction in Cynomolgu</w:delText>
        </w:r>
      </w:del>
      <w:r>
        <w:t>s</w:t>
      </w:r>
      <w:del w:id="863" w:author="GoldenCorpusHarness" w:date="2026-03-28T21:57:55Z">
        <w:r>
          <w:delText xml:space="preserve"> Monkeys (TT #20 7</w:delText>
        </w:r>
      </w:del>
      <w:ins w:id="864" w:author="GoldenCorpusHarness" w:date="2026-03-28T21:57:55Z">
        <w:r>
          <w:t>5</w:t>
        </w:r>
      </w:ins>
      <w:r>
        <w:t>8</w:t>
      </w:r>
      <w:del w:id="865" w:author="GoldenCorpusHarness" w:date="2026-03-28T21:57:55Z">
        <w:r>
          <w:delText>44 / A2020217-T014-01)61</w:delText>
        </w:r>
      </w:del>
    </w:p>
    <w:p ns2:paraId="24C132A8" ns2:textId="2988341F" w:rsidR="00914D2C" w:rsidRDefault="00914D2C">
      <w:pPr>
        <w:pStyle w:val="TOC4"/>
        <w:rPr>
          <w:rFonts w:asciiTheme="minorHAnsi" w:eastAsiaTheme="minorEastAsia" w:hAnsiTheme="minorHAnsi" w:cstheme="minorBidi"/>
          <w:noProof/>
          <w:kern w:val="2"/>
          <w:sz w:val="22"/>
          <w:szCs w:val="22"/>
          <ns2:ligatures ns2:val="standardContextual"/>
        </w:rPr>
      </w:pPr>
      <w:r>
        <w:t>4.3.2.</w:t>
      </w:r>
      <w:del w:id="866" w:author="GoldenCorpusHarness" w:date="2026-03-28T21:57:55Z">
        <w:r>
          <w:delText>2</w:delText>
        </w:r>
      </w:del>
      <w:ins w:id="867" w:author="GoldenCorpusHarness" w:date="2026-03-28T21:57:55Z">
        <w:r>
          <w:t>1</w:t>
        </w:r>
      </w:ins>
      <w:r>
        <w:t>Repeat-</w:t>
      </w:r>
      <w:del w:id="868" w:author="GoldenCorpusHarness" w:date="2026-03-28T21:57:55Z">
        <w:r>
          <w:delText>D</w:delText>
        </w:r>
      </w:del>
      <w:ins w:id="869" w:author="GoldenCorpusHarness" w:date="2026-03-28T21:57:55Z">
        <w:r>
          <w:t>d</w:t>
        </w:r>
      </w:ins>
      <w:r>
        <w:t>ose Toxicity Stud</w:t>
      </w:r>
      <w:del w:id="870" w:author="GoldenCorpusHarness" w:date="2026-03-28T21:57:55Z">
        <w:r>
          <w:delText>y</w:delText>
        </w:r>
      </w:del>
      <w:ins w:id="871" w:author="GoldenCorpusHarness" w:date="2026-03-28T21:57:55Z">
        <w:r>
          <w:t>ies</w:t>
        </w:r>
      </w:ins>
      <w:r>
        <w:t xml:space="preserve"> With </w:t>
      </w:r>
      <w:del w:id="872" w:author="GoldenCorpusHarness" w:date="2026-03-28T21:57:55Z">
        <w:r>
          <w:delText>KL61014366</w:delText>
        </w:r>
      </w:del>
      <w:ins w:id="873" w:author="GoldenCorpusHarness" w:date="2026-03-28T21:57:55Z">
        <w:r>
          <w:t>Sac-TMT58</w:t>
        </w:r>
      </w:ins>
    </w:p>
    <w:p ns2:paraId="22C10E68" ns2:textId="7FB87458" w:rsidR="00914D2C" w:rsidRDefault="00914D2C">
      <w:pPr>
        <w:pStyle w:val="TOC5"/>
        <w:tabs>
          <w:tab w:val="left" w:pos="2880"/>
        </w:tabs>
        <w:rPr>
          <w:rFonts w:asciiTheme="minorHAnsi" w:eastAsiaTheme="minorEastAsia" w:hAnsiTheme="minorHAnsi" w:cstheme="minorBidi"/>
          <w:noProof/>
          <w:kern w:val="2"/>
          <w:sz w:val="22"/>
          <w:szCs w:val="22"/>
          <ns2:ligatures ns2:val="standardContextual"/>
        </w:rPr>
      </w:pPr>
      <w:r>
        <w:t>4.3.2.</w:t>
      </w:r>
      <w:del w:id="874" w:author="GoldenCorpusHarness" w:date="2026-03-28T21:57:55Z">
        <w:r>
          <w:delText>2</w:delText>
        </w:r>
      </w:del>
      <w:ins w:id="875" w:author="GoldenCorpusHarness" w:date="2026-03-28T21:57:55Z">
        <w:r>
          <w:t>1</w:t>
        </w:r>
      </w:ins>
      <w:r>
        <w:t>.1</w:t>
      </w:r>
      <w:del w:id="876" w:author="GoldenCorpusHarness" w:date="2026-03-28T21:57:55Z">
        <w:r>
          <w:delText>KL610143</w:delText>
        </w:r>
      </w:del>
      <w:ins w:id="877" w:author="GoldenCorpusHarness" w:date="2026-03-28T21:57:55Z">
        <w:r>
          <w:t>Sac-TMT</w:t>
        </w:r>
      </w:ins>
      <w:r>
        <w:t>: 4-</w:t>
      </w:r>
      <w:del w:id="878" w:author="GoldenCorpusHarness" w:date="2026-03-28T21:57:55Z">
        <w:r>
          <w:delText>W</w:delText>
        </w:r>
      </w:del>
      <w:ins w:id="879" w:author="GoldenCorpusHarness" w:date="2026-03-28T21:57:55Z">
        <w:r>
          <w:t>R</w:t>
        </w:r>
      </w:ins>
      <w:r>
        <w:t>e</w:t>
      </w:r>
      <w:ins w:id="880" w:author="GoldenCorpusHarness" w:date="2026-03-28T21:57:55Z">
        <w:r>
          <w:t>p</w:t>
        </w:r>
      </w:ins>
      <w:r>
        <w:t>e</w:t>
      </w:r>
      <w:del w:id="881" w:author="GoldenCorpusHarness" w:date="2026-03-28T21:57:55Z">
        <w:r>
          <w:delText>k</w:delText>
        </w:r>
      </w:del>
      <w:ins w:id="882" w:author="GoldenCorpusHarness" w:date="2026-03-28T21:57:55Z">
        <w:r>
          <w:t>ated Dose</w:t>
        </w:r>
      </w:ins>
      <w:r>
        <w:t xml:space="preserve"> Toxicity Study of </w:t>
      </w:r>
      <w:del w:id="883" w:author="GoldenCorpusHarness" w:date="2026-03-28T21:57:55Z">
        <w:r>
          <w:delText>KL610143</w:delText>
        </w:r>
      </w:del>
      <w:ins w:id="884" w:author="GoldenCorpusHarness" w:date="2026-03-28T21:57:55Z">
        <w:r>
          <w:t>Sac-TMT</w:t>
        </w:r>
      </w:ins>
      <w:r>
        <w:t xml:space="preserve"> via Intravenous Injection in </w:t>
      </w:r>
      <w:del w:id="885" w:author="GoldenCorpusHarness" w:date="2026-03-28T21:57:55Z">
        <w:r>
          <w:delText>SD</w:delText>
        </w:r>
      </w:del>
      <w:ins w:id="886" w:author="GoldenCorpusHarness" w:date="2026-03-28T21:57:55Z">
        <w:r>
          <w:t>Cynomolgus</w:t>
        </w:r>
      </w:ins>
      <w:r>
        <w:t xml:space="preserve"> </w:t>
      </w:r>
      <w:del w:id="887" w:author="GoldenCorpusHarness" w:date="2026-03-28T21:57:55Z">
        <w:r>
          <w:delText>Rat</w:delText>
        </w:r>
      </w:del>
      <w:ins w:id="888" w:author="GoldenCorpusHarness" w:date="2026-03-28T21:57:55Z">
        <w:r>
          <w:t>Monkey</w:t>
        </w:r>
      </w:ins>
      <w:r>
        <w:t>s (TT</w:t>
      </w:r>
      <w:del w:id="889" w:author="GoldenCorpusHarness" w:date="2026-03-28T21:57:55Z">
        <w:r>
          <w:delText xml:space="preserve"> </w:delText>
        </w:r>
      </w:del>
      <w:ins w:id="890" w:author="GoldenCorpusHarness" w:date="2026-03-28T21:57:55Z">
        <w:r>
          <w:t xml:space="preserve"> </w:t>
        </w:r>
      </w:ins>
      <w:r>
        <w:t>#18</w:t>
      </w:r>
      <w:del w:id="891" w:author="GoldenCorpusHarness" w:date="2026-03-28T21:57:55Z">
        <w:r>
          <w:delText>-</w:delText>
        </w:r>
      </w:del>
      <w:r>
        <w:t>785</w:t>
      </w:r>
      <w:del w:id="892" w:author="GoldenCorpusHarness" w:date="2026-03-28T21:57:55Z">
        <w:r>
          <w:delText>1</w:delText>
        </w:r>
      </w:del>
      <w:ins w:id="893" w:author="GoldenCorpusHarness" w:date="2026-03-28T21:57:55Z">
        <w:r>
          <w:t>3</w:t>
        </w:r>
      </w:ins>
      <w:r>
        <w:t xml:space="preserve"> / A2018086-T01</w:t>
      </w:r>
      <w:del w:id="894" w:author="GoldenCorpusHarness" w:date="2026-03-28T21:57:55Z">
        <w:r>
          <w:delText>1</w:delText>
        </w:r>
      </w:del>
      <w:ins w:id="895" w:author="GoldenCorpusHarness" w:date="2026-03-28T21:57:55Z">
        <w:r>
          <w:t>4</w:t>
        </w:r>
      </w:ins>
      <w:r>
        <w:t>-01)</w:t>
      </w:r>
      <w:del w:id="896" w:author="GoldenCorpusHarness" w:date="2026-03-28T21:57:55Z">
        <w:r>
          <w:delText>66</w:delText>
        </w:r>
      </w:del>
      <w:ins w:id="897" w:author="GoldenCorpusHarness" w:date="2026-03-28T21:57:55Z">
        <w:r>
          <w:t>58</w:t>
        </w:r>
      </w:ins>
    </w:p>
    <w:p ns2:paraId="6352682C" ns2:textId="1085A85B" w:rsidR="00914D2C" w:rsidRDefault="00914D2C">
      <w:pPr>
        <w:pStyle w:val="TOC3"/>
        <w:rPr>
          <w:rFonts w:asciiTheme="minorHAnsi" w:eastAsiaTheme="minorEastAsia" w:hAnsiTheme="minorHAnsi" w:cstheme="minorBidi"/>
          <w:noProof/>
          <w:kern w:val="2"/>
          <w:sz w:val="22"/>
          <w:szCs w:val="22"/>
          <ns2:ligatures ns2:val="standardContextual"/>
        </w:rPr>
      </w:pPr>
      <w:r>
        <w:t>4.3.</w:t>
      </w:r>
      <w:del w:id="898" w:author="GoldenCorpusHarness" w:date="2026-03-28T21:57:55Z">
        <w:r>
          <w:delText>3G</w:delText>
        </w:r>
      </w:del>
      <w:ins w:id="899" w:author="GoldenCorpusHarness" w:date="2026-03-28T21:57:55Z">
        <w:r>
          <w:t>2.1.2Sac-TMT: 14-Week Intrav</w:t>
        </w:r>
      </w:ins>
      <w:r>
        <w:t>eno</w:t>
      </w:r>
      <w:del w:id="900" w:author="GoldenCorpusHarness" w:date="2026-03-28T21:57:55Z">
        <w:r>
          <w:delText>t</w:delText>
        </w:r>
      </w:del>
      <w:ins w:id="901" w:author="GoldenCorpusHarness" w:date="2026-03-28T21:57:55Z">
        <w:r>
          <w:t>us T</w:t>
        </w:r>
      </w:ins>
      <w:r>
        <w:t>oxicity Stud</w:t>
      </w:r>
      <w:ins w:id="902" w:author="GoldenCorpusHarness" w:date="2026-03-28T21:57:55Z">
        <w:r>
          <w:t>y of Sac-TMT for Inject</w:t>
        </w:r>
      </w:ins>
      <w:r>
        <w:t>i</w:t>
      </w:r>
      <w:ins w:id="903" w:author="GoldenCorpusHarness" w:date="2026-03-28T21:57:55Z">
        <w:r>
          <w:t>on in Cynomolgus Monk</w:t>
        </w:r>
      </w:ins>
      <w:r>
        <w:t>e</w:t>
      </w:r>
      <w:ins w:id="904" w:author="GoldenCorpusHarness" w:date="2026-03-28T21:57:55Z">
        <w:r>
          <w:t>y</w:t>
        </w:r>
      </w:ins>
      <w:r>
        <w:t>s</w:t>
      </w:r>
      <w:ins w:id="905" w:author="GoldenCorpusHarness" w:date="2026-03-28T21:57:55Z">
        <w:r>
          <w:t xml:space="preserve"> (TT #20</w:t>
        </w:r>
      </w:ins>
      <w:r>
        <w:t>7</w:t>
      </w:r>
      <w:ins w:id="906" w:author="GoldenCorpusHarness" w:date="2026-03-28T21:57:55Z">
        <w:r>
          <w:t>844 / A2</w:t>
        </w:r>
      </w:ins>
      <w:r>
        <w:t>0</w:t>
      </w:r>
      <w:ins w:id="907" w:author="GoldenCorpusHarness" w:date="2026-03-28T21:57:55Z">
        <w:r>
          <w:t>20217-T014-01)63</w:t>
        </w:r>
      </w:ins>
    </w:p>
    <w:p ns2:paraId="6B734942" ns2:textId="0FDF79D5" w:rsidR="00914D2C" w:rsidRDefault="00914D2C">
      <w:pPr>
        <w:pStyle w:val="TOC3"/>
        <w:rPr>
          <w:rFonts w:asciiTheme="minorHAnsi" w:eastAsiaTheme="minorEastAsia" w:hAnsiTheme="minorHAnsi" w:cstheme="minorBidi"/>
          <w:noProof/>
          <w:kern w:val="2"/>
          <w:sz w:val="22"/>
          <w:szCs w:val="22"/>
          <ns2:ligatures ns2:val="standardContextual"/>
        </w:rPr>
      </w:pPr>
      <w:r>
        <w:t>4.3.</w:t>
      </w:r>
      <w:del w:id="908" w:author="GoldenCorpusHarness" w:date="2026-03-28T21:57:55Z">
        <w:r>
          <w:delText>4C</w:delText>
        </w:r>
      </w:del>
      <w:ins w:id="909" w:author="GoldenCorpusHarness" w:date="2026-03-28T21:57:55Z">
        <w:r>
          <w:t>2.2Repe</w:t>
        </w:r>
      </w:ins>
      <w:r>
        <w:t>a</w:t>
      </w:r>
      <w:del w:id="910" w:author="GoldenCorpusHarness" w:date="2026-03-28T21:57:55Z">
        <w:r>
          <w:delText>rcin</w:delText>
        </w:r>
      </w:del>
      <w:ins w:id="911" w:author="GoldenCorpusHarness" w:date="2026-03-28T21:57:55Z">
        <w:r>
          <w:t>t-D</w:t>
        </w:r>
      </w:ins>
      <w:r>
        <w:t>o</w:t>
      </w:r>
      <w:del w:id="912" w:author="GoldenCorpusHarness" w:date="2026-03-28T21:57:55Z">
        <w:r>
          <w:delText>g</w:delText>
        </w:r>
      </w:del>
      <w:ins w:id="913" w:author="GoldenCorpusHarness" w:date="2026-03-28T21:57:55Z">
        <w:r>
          <w:t>s</w:t>
        </w:r>
      </w:ins>
      <w:r>
        <w:t>e</w:t>
      </w:r>
      <w:del w:id="914" w:author="GoldenCorpusHarness" w:date="2026-03-28T21:57:55Z">
        <w:r>
          <w:delText>n</w:delText>
        </w:r>
      </w:del>
      <w:ins w:id="915" w:author="GoldenCorpusHarness" w:date="2026-03-28T21:57:55Z">
        <w:r>
          <w:t xml:space="preserve"> Tox</w:t>
        </w:r>
      </w:ins>
      <w:r>
        <w:t>icity Stud</w:t>
      </w:r>
      <w:ins w:id="916" w:author="GoldenCorpusHarness" w:date="2026-03-28T21:57:55Z">
        <w:r>
          <w:t>y W</w:t>
        </w:r>
      </w:ins>
      <w:r>
        <w:t>i</w:t>
      </w:r>
      <w:del w:id="917" w:author="GoldenCorpusHarness" w:date="2026-03-28T21:57:55Z">
        <w:r>
          <w:delText>es7</w:delText>
        </w:r>
      </w:del>
      <w:ins w:id="918" w:author="GoldenCorpusHarness" w:date="2026-03-28T21:57:55Z">
        <w:r>
          <w:t>th KL61</w:t>
        </w:r>
      </w:ins>
      <w:r>
        <w:t>0</w:t>
      </w:r>
      <w:ins w:id="919" w:author="GoldenCorpusHarness" w:date="2026-03-28T21:57:55Z">
        <w:r>
          <w:t>14368</w:t>
        </w:r>
      </w:ins>
    </w:p>
    <w:p ns2:paraId="40CE4AAF" ns2:textId="73959ACB" w:rsidR="00914D2C" w:rsidRDefault="00914D2C">
      <w:pPr>
        <w:pStyle w:val="TOC3"/>
        <w:rPr>
          <w:rFonts w:asciiTheme="minorHAnsi" w:eastAsiaTheme="minorEastAsia" w:hAnsiTheme="minorHAnsi" w:cstheme="minorBidi"/>
          <w:noProof/>
          <w:kern w:val="2"/>
          <w:sz w:val="22"/>
          <w:szCs w:val="22"/>
          <ns2:ligatures ns2:val="standardContextual"/>
        </w:rPr>
      </w:pPr>
      <w:r>
        <w:t>4.3.</w:t>
      </w:r>
      <w:del w:id="920" w:author="GoldenCorpusHarness" w:date="2026-03-28T21:57:55Z">
        <w:r>
          <w:delText>5R</w:delText>
        </w:r>
      </w:del>
      <w:ins w:id="921" w:author="GoldenCorpusHarness" w:date="2026-03-28T21:57:55Z">
        <w:r>
          <w:t>2.2.1KL610143: 4-W</w:t>
        </w:r>
      </w:ins>
      <w:r>
        <w:t>e</w:t>
      </w:r>
      <w:del w:id="922" w:author="GoldenCorpusHarness" w:date="2026-03-28T21:57:55Z">
        <w:r>
          <w:delText>productiv</w:delText>
        </w:r>
      </w:del>
      <w:r>
        <w:t>e</w:t>
      </w:r>
      <w:ins w:id="923" w:author="GoldenCorpusHarness" w:date="2026-03-28T21:57:55Z">
        <w:r>
          <w:t>k</w:t>
        </w:r>
      </w:ins>
      <w:r>
        <w:t xml:space="preserve"> Toxicity Stud</w:t>
      </w:r>
      <w:ins w:id="924" w:author="GoldenCorpusHarness" w:date="2026-03-28T21:57:55Z">
        <w:r>
          <w:t>y of KL610143 v</w:t>
        </w:r>
      </w:ins>
      <w:r>
        <w:t>i</w:t>
      </w:r>
      <w:ins w:id="925" w:author="GoldenCorpusHarness" w:date="2026-03-28T21:57:55Z">
        <w:r>
          <w:t>a Intrav</w:t>
        </w:r>
      </w:ins>
      <w:r>
        <w:t>e</w:t>
      </w:r>
      <w:ins w:id="926" w:author="GoldenCorpusHarness" w:date="2026-03-28T21:57:55Z">
        <w:r>
          <w:t>nou</w:t>
        </w:r>
      </w:ins>
      <w:r>
        <w:t>s</w:t>
      </w:r>
      <w:ins w:id="927" w:author="GoldenCorpusHarness" w:date="2026-03-28T21:57:55Z">
        <w:r>
          <w:t xml:space="preserve"> Injection in SD Rats (TT #18-</w:t>
        </w:r>
      </w:ins>
      <w:r>
        <w:t>7</w:t>
      </w:r>
      <w:ins w:id="928" w:author="GoldenCorpusHarness" w:date="2026-03-28T21:57:55Z">
        <w:r>
          <w:t>851 / A2</w:t>
        </w:r>
      </w:ins>
      <w:r>
        <w:t>0</w:t>
      </w:r>
      <w:ins w:id="929" w:author="GoldenCorpusHarness" w:date="2026-03-28T21:57:55Z">
        <w:r>
          <w:t>18086-T011-01)68</w:t>
        </w:r>
      </w:ins>
    </w:p>
    <w:p ns2:paraId="4513F005" ns2:textId="45CDE81E" w:rsidR="00914D2C" w:rsidRDefault="00914D2C">
      <w:pPr>
        <w:pStyle w:val="TOC4"/>
        <w:rPr>
          <w:rFonts w:asciiTheme="minorHAnsi" w:eastAsiaTheme="minorEastAsia" w:hAnsiTheme="minorHAnsi" w:cstheme="minorBidi"/>
          <w:noProof/>
          <w:kern w:val="2"/>
          <w:sz w:val="22"/>
          <w:szCs w:val="22"/>
          <ns2:ligatures ns2:val="standardContextual"/>
        </w:rPr>
      </w:pPr>
      <w:r>
        <w:t>4.3.</w:t>
      </w:r>
      <w:del w:id="930" w:author="GoldenCorpusHarness" w:date="2026-03-28T21:57:55Z">
        <w:r>
          <w:delText>5.1KL61002</w:delText>
        </w:r>
      </w:del>
      <w:r>
        <w:t>3</w:t>
      </w:r>
      <w:del w:id="931" w:author="GoldenCorpusHarness" w:date="2026-03-28T21:57:55Z">
        <w:r>
          <w:delText>: Embryo and Fetal Developm</w:delText>
        </w:r>
      </w:del>
      <w:ins w:id="932" w:author="GoldenCorpusHarness" w:date="2026-03-28T21:57:55Z">
        <w:r>
          <w:t>G</w:t>
        </w:r>
      </w:ins>
      <w:r>
        <w:t>en</w:t>
      </w:r>
      <w:ins w:id="933" w:author="GoldenCorpusHarness" w:date="2026-03-28T21:57:55Z">
        <w:r>
          <w:t>o</w:t>
        </w:r>
      </w:ins>
      <w:r>
        <w:t>t</w:t>
      </w:r>
      <w:del w:id="934" w:author="GoldenCorpusHarness" w:date="2026-03-28T21:57:55Z">
        <w:r>
          <w:delText xml:space="preserve"> T</w:delText>
        </w:r>
      </w:del>
      <w:r>
        <w:t>oxicity Stud</w:t>
      </w:r>
      <w:del w:id="935" w:author="GoldenCorpusHarness" w:date="2026-03-28T21:57:55Z">
        <w:r>
          <w:delText>y of KL6</w:delText>
        </w:r>
      </w:del>
      <w:ins w:id="936" w:author="GoldenCorpusHarness" w:date="2026-03-28T21:57:55Z">
        <w:r>
          <w:t>ies7</w:t>
        </w:r>
      </w:ins>
      <w:r>
        <w:t>1</w:t>
      </w:r>
      <w:del w:id="937" w:author="GoldenCorpusHarness" w:date="2026-03-28T21:57:55Z">
        <w:r>
          <w:delText>0023 via Intravenous Injection in SD Rats (TT #24-7809 / A2022157T032-01)70</w:delText>
        </w:r>
      </w:del>
    </w:p>
    <w:p ns2:paraId="28EBBE7E" ns2:textId="125002D4" w:rsidR="00914D2C" w:rsidRDefault="00914D2C">
      <w:pPr>
        <w:pStyle w:val="TOC3"/>
        <w:rPr>
          <w:rFonts w:asciiTheme="minorHAnsi" w:eastAsiaTheme="minorEastAsia" w:hAnsiTheme="minorHAnsi" w:cstheme="minorBidi"/>
          <w:noProof/>
          <w:kern w:val="2"/>
          <w:sz w:val="22"/>
          <w:szCs w:val="22"/>
          <ns2:ligatures ns2:val="standardContextual"/>
        </w:rPr>
      </w:pPr>
      <w:r>
        <w:t>4.3.</w:t>
      </w:r>
      <w:del w:id="938" w:author="GoldenCorpusHarness" w:date="2026-03-28T21:57:55Z">
        <w:r>
          <w:delText>6L</w:delText>
        </w:r>
      </w:del>
      <w:ins w:id="939" w:author="GoldenCorpusHarness" w:date="2026-03-28T21:57:55Z">
        <w:r>
          <w:t>4Carcin</w:t>
        </w:r>
      </w:ins>
      <w:r>
        <w:t>o</w:t>
      </w:r>
      <w:ins w:id="940" w:author="GoldenCorpusHarness" w:date="2026-03-28T21:57:55Z">
        <w:r>
          <w:t>geni</w:t>
        </w:r>
      </w:ins>
      <w:r>
        <w:t>c</w:t>
      </w:r>
      <w:del w:id="941" w:author="GoldenCorpusHarness" w:date="2026-03-28T21:57:55Z">
        <w:r>
          <w:delText>al Tolerance</w:delText>
        </w:r>
      </w:del>
      <w:ins w:id="942" w:author="GoldenCorpusHarness" w:date="2026-03-28T21:57:55Z">
        <w:r>
          <w:t>ity</w:t>
        </w:r>
      </w:ins>
      <w:r>
        <w:t xml:space="preserve"> Studies7</w:t>
      </w:r>
      <w:del w:id="943" w:author="GoldenCorpusHarness" w:date="2026-03-28T21:57:55Z">
        <w:r>
          <w:delText>3</w:delText>
        </w:r>
      </w:del>
      <w:ins w:id="944" w:author="GoldenCorpusHarness" w:date="2026-03-28T21:57:55Z">
        <w:r>
          <w:t>2</w:t>
        </w:r>
      </w:ins>
    </w:p>
    <w:p ns2:paraId="76F7B6F8" ns2:textId="0D61560C" w:rsidR="00914D2C" w:rsidRDefault="00914D2C">
      <w:pPr>
        <w:pStyle w:val="TOC4"/>
        <w:rPr>
          <w:rFonts w:asciiTheme="minorHAnsi" w:eastAsiaTheme="minorEastAsia" w:hAnsiTheme="minorHAnsi" w:cstheme="minorBidi"/>
          <w:noProof/>
          <w:kern w:val="2"/>
          <w:sz w:val="22"/>
          <w:szCs w:val="22"/>
          <ns2:ligatures ns2:val="standardContextual"/>
        </w:rPr>
      </w:pPr>
      <w:r>
        <w:t>4.3.</w:t>
      </w:r>
      <w:del w:id="945" w:author="GoldenCorpusHarness" w:date="2026-03-28T21:57:55Z">
        <w:r>
          <w:delText>6.1Sa</w:delText>
        </w:r>
      </w:del>
      <w:ins w:id="946" w:author="GoldenCorpusHarness" w:date="2026-03-28T21:57:55Z">
        <w:r>
          <w:t>5Reprodu</w:t>
        </w:r>
      </w:ins>
      <w:r>
        <w:t>c</w:t>
      </w:r>
      <w:del w:id="947" w:author="GoldenCorpusHarness" w:date="2026-03-28T21:57:55Z">
        <w:r>
          <w:delText>-TMT: Three-Week Local In</w:delText>
        </w:r>
      </w:del>
      <w:r>
        <w:t>t</w:t>
      </w:r>
      <w:del w:id="948" w:author="GoldenCorpusHarness" w:date="2026-03-28T21:57:55Z">
        <w:r>
          <w:delText>ra</w:delText>
        </w:r>
      </w:del>
      <w:ins w:id="949" w:author="GoldenCorpusHarness" w:date="2026-03-28T21:57:55Z">
        <w:r>
          <w:t>i</w:t>
        </w:r>
      </w:ins>
      <w:r>
        <w:t>ve</w:t>
      </w:r>
      <w:del w:id="950" w:author="GoldenCorpusHarness" w:date="2026-03-28T21:57:55Z">
        <w:r>
          <w:delText>sical</w:delText>
        </w:r>
      </w:del>
      <w:r>
        <w:t xml:space="preserve"> To</w:t>
      </w:r>
      <w:del w:id="951" w:author="GoldenCorpusHarness" w:date="2026-03-28T21:57:55Z">
        <w:r>
          <w:delText>lerab</w:delText>
        </w:r>
      </w:del>
      <w:ins w:id="952" w:author="GoldenCorpusHarness" w:date="2026-03-28T21:57:55Z">
        <w:r>
          <w:t>x</w:t>
        </w:r>
      </w:ins>
      <w:r>
        <w:t>i</w:t>
      </w:r>
      <w:del w:id="953" w:author="GoldenCorpusHarness" w:date="2026-03-28T21:57:55Z">
        <w:r>
          <w:delText>l</w:delText>
        </w:r>
      </w:del>
      <w:ins w:id="954" w:author="GoldenCorpusHarness" w:date="2026-03-28T21:57:55Z">
        <w:r>
          <w:t>c</w:t>
        </w:r>
      </w:ins>
      <w:r>
        <w:t>ity Stud</w:t>
      </w:r>
      <w:del w:id="955" w:author="GoldenCorpusHarness" w:date="2026-03-28T21:57:55Z">
        <w:r>
          <w:delText xml:space="preserve">y </w:delText>
        </w:r>
      </w:del>
      <w:r>
        <w:t>i</w:t>
      </w:r>
      <w:del w:id="956" w:author="GoldenCorpusHarness" w:date="2026-03-28T21:57:55Z">
        <w:r>
          <w:delText>n F</w:delText>
        </w:r>
      </w:del>
      <w:r>
        <w:t>e</w:t>
      </w:r>
      <w:del w:id="957" w:author="GoldenCorpusHarness" w:date="2026-03-28T21:57:55Z">
        <w:r>
          <w:delText>male Mice (TT #</w:delText>
        </w:r>
      </w:del>
      <w:ins w:id="958" w:author="GoldenCorpusHarness" w:date="2026-03-28T21:57:55Z">
        <w:r>
          <w:t>s7</w:t>
        </w:r>
      </w:ins>
      <w:r>
        <w:t>2</w:t>
      </w:r>
      <w:del w:id="959" w:author="GoldenCorpusHarness" w:date="2026-03-28T21:57:55Z">
        <w:r>
          <w:delText>41023)74</w:delText>
        </w:r>
      </w:del>
    </w:p>
    <w:p ns2:paraId="18334813" ns2:textId="6B3A155B" w:rsidR="00914D2C" w:rsidRDefault="00914D2C">
      <w:pPr>
        <w:pStyle w:val="TOC3"/>
        <w:rPr>
          <w:rFonts w:asciiTheme="minorHAnsi" w:eastAsiaTheme="minorEastAsia" w:hAnsiTheme="minorHAnsi" w:cstheme="minorBidi"/>
          <w:noProof/>
          <w:kern w:val="2"/>
          <w:sz w:val="22"/>
          <w:szCs w:val="22"/>
          <ns2:ligatures ns2:val="standardContextual"/>
        </w:rPr>
      </w:pPr>
      <w:r>
        <w:t>4.3.</w:t>
      </w:r>
      <w:del w:id="960" w:author="GoldenCorpusHarness" w:date="2026-03-28T21:57:55Z">
        <w:r>
          <w:delText>7O</w:delText>
        </w:r>
      </w:del>
      <w:ins w:id="961" w:author="GoldenCorpusHarness" w:date="2026-03-28T21:57:55Z">
        <w:r>
          <w:t>5.1KL610023: Embryo and Fe</w:t>
        </w:r>
      </w:ins>
      <w:r>
        <w:t>t</w:t>
      </w:r>
      <w:del w:id="962" w:author="GoldenCorpusHarness" w:date="2026-03-28T21:57:55Z">
        <w:r>
          <w:delText>h</w:delText>
        </w:r>
      </w:del>
      <w:ins w:id="963" w:author="GoldenCorpusHarness" w:date="2026-03-28T21:57:55Z">
        <w:r>
          <w:t>al D</w:t>
        </w:r>
      </w:ins>
      <w:r>
        <w:t>e</w:t>
      </w:r>
      <w:del w:id="964" w:author="GoldenCorpusHarness" w:date="2026-03-28T21:57:55Z">
        <w:r>
          <w:delText>r</w:delText>
        </w:r>
      </w:del>
      <w:ins w:id="965" w:author="GoldenCorpusHarness" w:date="2026-03-28T21:57:55Z">
        <w:r>
          <w:t>velopment</w:t>
        </w:r>
      </w:ins>
      <w:r>
        <w:t xml:space="preserve"> Toxicity Stud</w:t>
      </w:r>
      <w:ins w:id="966" w:author="GoldenCorpusHarness" w:date="2026-03-28T21:57:55Z">
        <w:r>
          <w:t>y of KL610023 v</w:t>
        </w:r>
      </w:ins>
      <w:r>
        <w:t>i</w:t>
      </w:r>
      <w:ins w:id="967" w:author="GoldenCorpusHarness" w:date="2026-03-28T21:57:55Z">
        <w:r>
          <w:t>a Intrav</w:t>
        </w:r>
      </w:ins>
      <w:r>
        <w:t>e</w:t>
      </w:r>
      <w:ins w:id="968" w:author="GoldenCorpusHarness" w:date="2026-03-28T21:57:55Z">
        <w:r>
          <w:t>nou</w:t>
        </w:r>
      </w:ins>
      <w:r>
        <w:t>s</w:t>
      </w:r>
      <w:ins w:id="969" w:author="GoldenCorpusHarness" w:date="2026-03-28T21:57:55Z">
        <w:r>
          <w:t xml:space="preserve"> Injection in SD Rats (TT #24-</w:t>
        </w:r>
      </w:ins>
      <w:r>
        <w:t>7</w:t>
      </w:r>
      <w:ins w:id="970" w:author="GoldenCorpusHarness" w:date="2026-03-28T21:57:55Z">
        <w:r>
          <w:t>809 / A20221</w:t>
        </w:r>
      </w:ins>
      <w:r>
        <w:t>5</w:t>
      </w:r>
      <w:ins w:id="971" w:author="GoldenCorpusHarness" w:date="2026-03-28T21:57:55Z">
        <w:r>
          <w:t>7T032-01)72</w:t>
        </w:r>
      </w:ins>
    </w:p>
    <w:p ns2:paraId="0260BDAC" ns2:textId="1F53BF43" w:rsidR="00914D2C" w:rsidRDefault="00914D2C">
      <w:pPr>
        <w:pStyle w:val="TOC4"/>
        <w:rPr>
          <w:rFonts w:asciiTheme="minorHAnsi" w:eastAsiaTheme="minorEastAsia" w:hAnsiTheme="minorHAnsi" w:cstheme="minorBidi"/>
          <w:noProof/>
          <w:kern w:val="2"/>
          <w:sz w:val="22"/>
          <w:szCs w:val="22"/>
          <ns2:ligatures ns2:val="standardContextual"/>
        </w:rPr>
      </w:pPr>
      <w:r>
        <w:t>4.3.</w:t>
      </w:r>
      <w:del w:id="972" w:author="GoldenCorpusHarness" w:date="2026-03-28T21:57:55Z">
        <w:r>
          <w:delText>7.1A</w:delText>
        </w:r>
      </w:del>
      <w:ins w:id="973" w:author="GoldenCorpusHarness" w:date="2026-03-28T21:57:55Z">
        <w:r>
          <w:t>6Local Tolera</w:t>
        </w:r>
      </w:ins>
      <w:r>
        <w:t>n</w:t>
      </w:r>
      <w:ins w:id="974" w:author="GoldenCorpusHarness" w:date="2026-03-28T21:57:55Z">
        <w:r>
          <w:t>ce S</w:t>
        </w:r>
      </w:ins>
      <w:r>
        <w:t>t</w:t>
      </w:r>
      <w:ins w:id="975" w:author="GoldenCorpusHarness" w:date="2026-03-28T21:57:55Z">
        <w:r>
          <w:t>ud</w:t>
        </w:r>
      </w:ins>
      <w:r>
        <w:t>i</w:t>
      </w:r>
      <w:del w:id="976" w:author="GoldenCorpusHarness" w:date="2026-03-28T21:57:55Z">
        <w:r>
          <w:delText>g</w:delText>
        </w:r>
      </w:del>
      <w:r>
        <w:t>e</w:t>
      </w:r>
      <w:del w:id="977" w:author="GoldenCorpusHarness" w:date="2026-03-28T21:57:55Z">
        <w:r>
          <w:delText>nicity/Immunogenicity</w:delText>
        </w:r>
      </w:del>
      <w:ins w:id="978" w:author="GoldenCorpusHarness" w:date="2026-03-28T21:57:55Z">
        <w:r>
          <w:t>s</w:t>
        </w:r>
      </w:ins>
      <w:r>
        <w:t>75</w:t>
      </w:r>
    </w:p>
    <w:p ns2:paraId="54592EDF" ns2:textId="3AE8D022" w:rsidR="00914D2C" w:rsidRDefault="00914D2C">
      <w:pPr>
        <w:pStyle w:val="TOC4"/>
        <w:rPr>
          <w:rFonts w:asciiTheme="minorHAnsi" w:eastAsiaTheme="minorEastAsia" w:hAnsiTheme="minorHAnsi" w:cstheme="minorBidi"/>
          <w:noProof/>
          <w:kern w:val="2"/>
          <w:sz w:val="22"/>
          <w:szCs w:val="22"/>
          <ns2:ligatures ns2:val="standardContextual"/>
        </w:rPr>
      </w:pPr>
      <w:r>
        <w:t>4.3.</w:t>
      </w:r>
      <w:del w:id="979" w:author="GoldenCorpusHarness" w:date="2026-03-28T21:57:55Z">
        <w:r>
          <w:delText>7</w:delText>
        </w:r>
      </w:del>
      <w:ins w:id="980" w:author="GoldenCorpusHarness" w:date="2026-03-28T21:57:55Z">
        <w:r>
          <w:t>6</w:t>
        </w:r>
      </w:ins>
      <w:r>
        <w:t>.</w:t>
      </w:r>
      <w:del w:id="981" w:author="GoldenCorpusHarness" w:date="2026-03-28T21:57:55Z">
        <w:r>
          <w:delText>2</w:delText>
        </w:r>
      </w:del>
      <w:ins w:id="982" w:author="GoldenCorpusHarness" w:date="2026-03-28T21:57:55Z">
        <w:r>
          <w:t xml:space="preserve">1Sac-TMT: Three-Week Local </w:t>
        </w:r>
      </w:ins>
      <w:r>
        <w:t>I</w:t>
      </w:r>
      <w:del w:id="983" w:author="GoldenCorpusHarness" w:date="2026-03-28T21:57:55Z">
        <w:r>
          <w:delText>mmu</w:delText>
        </w:r>
      </w:del>
      <w:r>
        <w:t>n</w:t>
      </w:r>
      <w:del w:id="984" w:author="GoldenCorpusHarness" w:date="2026-03-28T21:57:55Z">
        <w:r>
          <w:delText>o</w:delText>
        </w:r>
      </w:del>
      <w:r>
        <w:t>t</w:t>
      </w:r>
      <w:del w:id="985" w:author="GoldenCorpusHarness" w:date="2026-03-28T21:57:55Z">
        <w:r>
          <w:delText>ox</w:delText>
        </w:r>
      </w:del>
      <w:ins w:id="986" w:author="GoldenCorpusHarness" w:date="2026-03-28T21:57:55Z">
        <w:r>
          <w:t>raves</w:t>
        </w:r>
      </w:ins>
      <w:r>
        <w:t>ic</w:t>
      </w:r>
      <w:ins w:id="987" w:author="GoldenCorpusHarness" w:date="2026-03-28T21:57:55Z">
        <w:r>
          <w:t>al Tolerabil</w:t>
        </w:r>
      </w:ins>
      <w:r>
        <w:t>ity</w:t>
      </w:r>
      <w:ins w:id="988" w:author="GoldenCorpusHarness" w:date="2026-03-28T21:57:55Z">
        <w:r>
          <w:t xml:space="preserve"> Study in Female Mice (TT #241023)</w:t>
        </w:r>
      </w:ins>
      <w:r>
        <w:t>75</w:t>
      </w:r>
    </w:p>
    <w:p ns2:paraId="7C68147A" ns2:textId="30B52016" w:rsidR="00914D2C" w:rsidRDefault="00914D2C">
      <w:pPr>
        <w:pStyle w:val="TOC4"/>
        <w:rPr>
          <w:rFonts w:asciiTheme="minorHAnsi" w:eastAsiaTheme="minorEastAsia" w:hAnsiTheme="minorHAnsi" w:cstheme="minorBidi"/>
          <w:noProof/>
          <w:kern w:val="2"/>
          <w:sz w:val="22"/>
          <w:szCs w:val="22"/>
          <ns2:ligatures ns2:val="standardContextual"/>
        </w:rPr>
      </w:pPr>
      <w:r>
        <w:t>4.3.7</w:t>
      </w:r>
      <w:del w:id="989" w:author="GoldenCorpusHarness" w:date="2026-03-28T21:57:55Z">
        <w:r>
          <w:delText>.3</w:delText>
        </w:r>
      </w:del>
      <w:r>
        <w:t>Other</w:t>
      </w:r>
      <w:ins w:id="990" w:author="GoldenCorpusHarness" w:date="2026-03-28T21:57:55Z">
        <w:r>
          <w:t xml:space="preserve"> Toxicity</w:t>
        </w:r>
      </w:ins>
      <w:r>
        <w:t xml:space="preserve"> Studies76</w:t>
      </w:r>
    </w:p>
    <w:p ns2:paraId="3FE679A4" ns2:textId="3F142247" w:rsidR="00914D2C" w:rsidRDefault="00914D2C">
      <w:pPr>
        <w:pStyle w:val="TOC5"/>
        <w:tabs>
          <w:tab w:val="left" w:pos="2880"/>
        </w:tabs>
        <w:rPr>
          <w:rFonts w:asciiTheme="minorHAnsi" w:eastAsiaTheme="minorEastAsia" w:hAnsiTheme="minorHAnsi" w:cstheme="minorBidi"/>
          <w:noProof/>
          <w:kern w:val="2"/>
          <w:sz w:val="22"/>
          <w:szCs w:val="22"/>
          <ns2:ligatures ns2:val="standardContextual"/>
        </w:rPr>
      </w:pPr>
      <w:r>
        <w:t>4.3.7.</w:t>
      </w:r>
      <w:del w:id="991" w:author="GoldenCorpusHarness" w:date="2026-03-28T21:57:55Z">
        <w:r>
          <w:delText>3.</w:delText>
        </w:r>
      </w:del>
      <w:r>
        <w:t>1</w:t>
      </w:r>
      <w:del w:id="992" w:author="GoldenCorpusHarness" w:date="2026-03-28T21:57:55Z">
        <w:r>
          <w:delText>Ph</w:delText>
        </w:r>
      </w:del>
      <w:ins w:id="993" w:author="GoldenCorpusHarness" w:date="2026-03-28T21:57:55Z">
        <w:r>
          <w:t>Antigenicity/Immun</w:t>
        </w:r>
      </w:ins>
      <w:r>
        <w:t>o</w:t>
      </w:r>
      <w:del w:id="994" w:author="GoldenCorpusHarness" w:date="2026-03-28T21:57:55Z">
        <w:r>
          <w:delText>totox</w:delText>
        </w:r>
      </w:del>
      <w:ins w:id="995" w:author="GoldenCorpusHarness" w:date="2026-03-28T21:57:55Z">
        <w:r>
          <w:t>gen</w:t>
        </w:r>
      </w:ins>
      <w:r>
        <w:t>icity76</w:t>
      </w:r>
    </w:p>
    <w:p ns2:paraId="07D56305" ns2:textId="06AB9D98" w:rsidR="00914D2C" w:rsidRDefault="00914D2C">
      <w:pPr>
        <w:pStyle w:val="TOC6"/>
        <w:tabs>
          <w:tab w:val="left" w:pos="3485"/>
        </w:tabs>
        <w:rPr>
          <w:rFonts w:asciiTheme="minorHAnsi" w:eastAsiaTheme="minorEastAsia" w:hAnsiTheme="minorHAnsi" w:cstheme="minorBidi"/>
          <w:noProof/>
          <w:kern w:val="2"/>
          <w:sz w:val="22"/>
          <w:szCs w:val="22"/>
          <ns2:ligatures ns2:val="standardContextual"/>
        </w:rPr>
      </w:pPr>
      <w:r>
        <w:t>4.3.7.</w:t>
      </w:r>
      <w:del w:id="996" w:author="GoldenCorpusHarness" w:date="2026-03-28T21:57:55Z">
        <w:r>
          <w:delText>3.1.1KL610143: Phot</w:delText>
        </w:r>
      </w:del>
      <w:ins w:id="997" w:author="GoldenCorpusHarness" w:date="2026-03-28T21:57:55Z">
        <w:r>
          <w:t>2Immun</w:t>
        </w:r>
      </w:ins>
      <w:r>
        <w:t>otoxicity</w:t>
      </w:r>
      <w:del w:id="998" w:author="GoldenCorpusHarness" w:date="2026-03-28T21:57:55Z">
        <w:r>
          <w:delText xml:space="preserve"> Study of KL610143 via Single Intravenous Injection in SD Rats (TT #23</w:delText>
        </w:r>
      </w:del>
      <w:r>
        <w:t>7</w:t>
      </w:r>
      <w:del w:id="999" w:author="GoldenCorpusHarness" w:date="2026-03-28T21:57:55Z">
        <w:r>
          <w:delText>802 / A202215</w:delText>
        </w:r>
      </w:del>
      <w:r>
        <w:t>7</w:t>
      </w:r>
      <w:del w:id="1000" w:author="GoldenCorpusHarness" w:date="2026-03-28T21:57:55Z">
        <w:r>
          <w:delText>T07201)76</w:delText>
        </w:r>
      </w:del>
    </w:p>
    <w:p ns2:paraId="20447383" ns2:textId="729F574B" w:rsidR="00914D2C" w:rsidRDefault="00914D2C">
      <w:pPr>
        <w:pStyle w:val="TOC3"/>
        <w:rPr>
          <w:rFonts w:asciiTheme="minorHAnsi" w:eastAsiaTheme="minorEastAsia" w:hAnsiTheme="minorHAnsi" w:cstheme="minorBidi"/>
          <w:noProof/>
          <w:kern w:val="2"/>
          <w:sz w:val="22"/>
          <w:szCs w:val="22"/>
          <ns2:ligatures ns2:val="standardContextual"/>
        </w:rPr>
      </w:pPr>
      <w:r>
        <w:t>4.3.</w:t>
      </w:r>
      <w:del w:id="1001" w:author="GoldenCorpusHarness" w:date="2026-03-28T21:57:55Z">
        <w:r>
          <w:delText>8Noncl</w:delText>
        </w:r>
      </w:del>
      <w:ins w:id="1002" w:author="GoldenCorpusHarness" w:date="2026-03-28T21:57:55Z">
        <w:r>
          <w:t>7.3Other Stud</w:t>
        </w:r>
      </w:ins>
      <w:r>
        <w:t>i</w:t>
      </w:r>
      <w:del w:id="1003" w:author="GoldenCorpusHarness" w:date="2026-03-28T21:57:55Z">
        <w:r>
          <w:delText>nical Risk Ass</w:delText>
        </w:r>
      </w:del>
      <w:r>
        <w:t>es</w:t>
      </w:r>
      <w:del w:id="1004" w:author="GoldenCorpusHarness" w:date="2026-03-28T21:57:55Z">
        <w:r>
          <w:delText>sment</w:delText>
        </w:r>
      </w:del>
      <w:r>
        <w:t>7</w:t>
      </w:r>
      <w:del w:id="1005" w:author="GoldenCorpusHarness" w:date="2026-03-28T21:57:55Z">
        <w:r>
          <w:delText>6</w:delText>
        </w:r>
      </w:del>
      <w:ins w:id="1006" w:author="GoldenCorpusHarness" w:date="2026-03-28T21:57:55Z">
        <w:r>
          <w:t>7</w:t>
        </w:r>
      </w:ins>
    </w:p>
    <w:p ns2:paraId="7D102102" ns2:textId="1B5BA2FB" w:rsidR="00914D2C" w:rsidRDefault="00914D2C">
      <w:pPr>
        <w:pStyle w:val="TOC4"/>
        <w:rPr>
          <w:rFonts w:asciiTheme="minorHAnsi" w:eastAsiaTheme="minorEastAsia" w:hAnsiTheme="minorHAnsi" w:cstheme="minorBidi"/>
          <w:noProof/>
          <w:kern w:val="2"/>
          <w:sz w:val="22"/>
          <w:szCs w:val="22"/>
          <ns2:ligatures ns2:val="standardContextual"/>
        </w:rPr>
      </w:pPr>
      <w:r>
        <w:t>4.3.</w:t>
      </w:r>
      <w:del w:id="1007" w:author="GoldenCorpusHarness" w:date="2026-03-28T21:57:55Z">
        <w:r>
          <w:delText>8</w:delText>
        </w:r>
      </w:del>
      <w:ins w:id="1008" w:author="GoldenCorpusHarness" w:date="2026-03-28T21:57:55Z">
        <w:r>
          <w:t>7.3</w:t>
        </w:r>
      </w:ins>
      <w:r>
        <w:t>.1</w:t>
      </w:r>
      <w:del w:id="1009" w:author="GoldenCorpusHarness" w:date="2026-03-28T21:57:55Z">
        <w:r>
          <w:delText>Jus</w:delText>
        </w:r>
      </w:del>
      <w:ins w:id="1010" w:author="GoldenCorpusHarness" w:date="2026-03-28T21:57:55Z">
        <w:r>
          <w:t>Pho</w:t>
        </w:r>
      </w:ins>
      <w:r>
        <w:t>t</w:t>
      </w:r>
      <w:del w:id="1011" w:author="GoldenCorpusHarness" w:date="2026-03-28T21:57:55Z">
        <w:r>
          <w:delText>if</w:delText>
        </w:r>
      </w:del>
      <w:ins w:id="1012" w:author="GoldenCorpusHarness" w:date="2026-03-28T21:57:55Z">
        <w:r>
          <w:t>otox</w:t>
        </w:r>
      </w:ins>
      <w:r>
        <w:t>ic</w:t>
      </w:r>
      <w:del w:id="1013" w:author="GoldenCorpusHarness" w:date="2026-03-28T21:57:55Z">
        <w:r>
          <w:delText>a</w:delText>
        </w:r>
      </w:del>
      <w:ins w:id="1014" w:author="GoldenCorpusHarness" w:date="2026-03-28T21:57:55Z">
        <w:r>
          <w:t>i</w:t>
        </w:r>
      </w:ins>
      <w:r>
        <w:t>t</w:t>
      </w:r>
      <w:del w:id="1015" w:author="GoldenCorpusHarness" w:date="2026-03-28T21:57:55Z">
        <w:r>
          <w:delText>ion of Animal Species</w:delText>
        </w:r>
      </w:del>
      <w:ins w:id="1016" w:author="GoldenCorpusHarness" w:date="2026-03-28T21:57:55Z">
        <w:r>
          <w:t>y</w:t>
        </w:r>
      </w:ins>
      <w:r>
        <w:t>7</w:t>
      </w:r>
      <w:del w:id="1017" w:author="GoldenCorpusHarness" w:date="2026-03-28T21:57:55Z">
        <w:r>
          <w:delText>6</w:delText>
        </w:r>
      </w:del>
      <w:ins w:id="1018" w:author="GoldenCorpusHarness" w:date="2026-03-28T21:57:55Z">
        <w:r>
          <w:t>7</w:t>
        </w:r>
      </w:ins>
    </w:p>
    <w:p ns2:paraId="6ECF414F" ns2:textId="7F3E503F" w:rsidR="00914D2C" w:rsidRDefault="00914D2C">
      <w:pPr>
        <w:pStyle w:val="TOC4"/>
        <w:rPr>
          <w:rFonts w:asciiTheme="minorHAnsi" w:eastAsiaTheme="minorEastAsia" w:hAnsiTheme="minorHAnsi" w:cstheme="minorBidi"/>
          <w:noProof/>
          <w:kern w:val="2"/>
          <w:sz w:val="22"/>
          <w:szCs w:val="22"/>
          <ns2:ligatures ns2:val="standardContextual"/>
        </w:rPr>
      </w:pPr>
      <w:r>
        <w:t>4.3.</w:t>
      </w:r>
      <w:del w:id="1019" w:author="GoldenCorpusHarness" w:date="2026-03-28T21:57:55Z">
        <w:r>
          <w:delText>8</w:delText>
        </w:r>
      </w:del>
      <w:ins w:id="1020" w:author="GoldenCorpusHarness" w:date="2026-03-28T21:57:55Z">
        <w:r>
          <w:t>7</w:t>
        </w:r>
      </w:ins>
      <w:r>
        <w:t>.</w:t>
      </w:r>
      <w:del w:id="1021" w:author="GoldenCorpusHarness" w:date="2026-03-28T21:57:55Z">
        <w:r>
          <w:delText>2E</w:delText>
        </w:r>
      </w:del>
      <w:ins w:id="1022" w:author="GoldenCorpusHarness" w:date="2026-03-28T21:57:55Z">
        <w:r>
          <w:t>3.1.1KL610143: Phototo</w:t>
        </w:r>
      </w:ins>
      <w:r>
        <w:t>x</w:t>
      </w:r>
      <w:del w:id="1023" w:author="GoldenCorpusHarness" w:date="2026-03-28T21:57:55Z">
        <w:r>
          <w:delText>p</w:delText>
        </w:r>
      </w:del>
      <w:ins w:id="1024" w:author="GoldenCorpusHarness" w:date="2026-03-28T21:57:55Z">
        <w:r>
          <w:t xml:space="preserve">icity Study </w:t>
        </w:r>
      </w:ins>
      <w:r>
        <w:t>o</w:t>
      </w:r>
      <w:del w:id="1025" w:author="GoldenCorpusHarness" w:date="2026-03-28T21:57:55Z">
        <w:r>
          <w:delText>sur</w:delText>
        </w:r>
      </w:del>
      <w:ins w:id="1026" w:author="GoldenCorpusHarness" w:date="2026-03-28T21:57:55Z">
        <w:r>
          <w:t>f KL610143 via Singl</w:t>
        </w:r>
      </w:ins>
      <w:r>
        <w:t xml:space="preserve">e </w:t>
      </w:r>
      <w:del w:id="1027" w:author="GoldenCorpusHarness" w:date="2026-03-28T21:57:55Z">
        <w:r>
          <w:delText>C</w:delText>
        </w:r>
      </w:del>
      <w:ins w:id="1028" w:author="GoldenCorpusHarness" w:date="2026-03-28T21:57:55Z">
        <w:r>
          <w:t>Intraven</w:t>
        </w:r>
      </w:ins>
      <w:r>
        <w:t>o</w:t>
      </w:r>
      <w:del w:id="1029" w:author="GoldenCorpusHarness" w:date="2026-03-28T21:57:55Z">
        <w:r>
          <w:delText>mpar</w:delText>
        </w:r>
      </w:del>
      <w:ins w:id="1030" w:author="GoldenCorpusHarness" w:date="2026-03-28T21:57:55Z">
        <w:r>
          <w:t>us Inject</w:t>
        </w:r>
      </w:ins>
      <w:r>
        <w:t>i</w:t>
      </w:r>
      <w:del w:id="1031" w:author="GoldenCorpusHarness" w:date="2026-03-28T21:57:55Z">
        <w:r>
          <w:delText>s</w:delText>
        </w:r>
      </w:del>
      <w:r>
        <w:t>on</w:t>
      </w:r>
      <w:del w:id="1032" w:author="GoldenCorpusHarness" w:date="2026-03-28T21:57:55Z">
        <w:r>
          <w:delText>s</w:delText>
        </w:r>
      </w:del>
      <w:r>
        <w:t xml:space="preserve"> in </w:t>
      </w:r>
      <w:del w:id="1033" w:author="GoldenCorpusHarness" w:date="2026-03-28T21:57:55Z">
        <w:r>
          <w:delText>Anim</w:delText>
        </w:r>
      </w:del>
      <w:ins w:id="1034" w:author="GoldenCorpusHarness" w:date="2026-03-28T21:57:55Z">
        <w:r>
          <w:t>SD R</w:t>
        </w:r>
      </w:ins>
      <w:r>
        <w:t>a</w:t>
      </w:r>
      <w:del w:id="1035" w:author="GoldenCorpusHarness" w:date="2026-03-28T21:57:55Z">
        <w:r>
          <w:delText>l</w:delText>
        </w:r>
      </w:del>
      <w:ins w:id="1036" w:author="GoldenCorpusHarness" w:date="2026-03-28T21:57:55Z">
        <w:r>
          <w:t>t</w:t>
        </w:r>
      </w:ins>
      <w:r>
        <w:t xml:space="preserve">s </w:t>
      </w:r>
      <w:del w:id="1037" w:author="GoldenCorpusHarness" w:date="2026-03-28T21:57:55Z">
        <w:r>
          <w:delText>versus</w:delText>
        </w:r>
      </w:del>
      <w:ins w:id="1038" w:author="GoldenCorpusHarness" w:date="2026-03-28T21:57:55Z">
        <w:r>
          <w:t>(TT #237802</w:t>
        </w:r>
      </w:ins>
      <w:r>
        <w:t xml:space="preserve"> </w:t>
      </w:r>
      <w:del w:id="1039" w:author="GoldenCorpusHarness" w:date="2026-03-28T21:57:55Z">
        <w:r>
          <w:delText>Humans</w:delText>
        </w:r>
      </w:del>
      <w:ins w:id="1040" w:author="GoldenCorpusHarness" w:date="2026-03-28T21:57:55Z">
        <w:r>
          <w:t>/ A2022157T07201)</w:t>
        </w:r>
      </w:ins>
      <w:r>
        <w:t>77</w:t>
      </w:r>
    </w:p>
    <w:p ns2:paraId="20097002" ns2:textId="271CA1E2" w:rsidR="00914D2C" w:rsidRDefault="00914D2C">
      <w:pPr>
        <w:pStyle w:val="TOC4"/>
        <w:rPr>
          <w:rFonts w:asciiTheme="minorHAnsi" w:eastAsiaTheme="minorEastAsia" w:hAnsiTheme="minorHAnsi" w:cstheme="minorBidi"/>
          <w:noProof/>
          <w:kern w:val="2"/>
          <w:sz w:val="22"/>
          <w:szCs w:val="22"/>
          <ns2:ligatures ns2:val="standardContextual"/>
        </w:rPr>
      </w:pPr>
      <w:r>
        <w:t>4.3.8</w:t>
      </w:r>
      <w:del w:id="1041" w:author="GoldenCorpusHarness" w:date="2026-03-28T21:57:55Z">
        <w:r>
          <w:delText>.3Over</w:delText>
        </w:r>
      </w:del>
      <w:ins w:id="1042" w:author="GoldenCorpusHarness" w:date="2026-03-28T21:57:55Z">
        <w:r>
          <w:t>Nonclinic</w:t>
        </w:r>
      </w:ins>
      <w:r>
        <w:t>al</w:t>
      </w:r>
      <w:del w:id="1043" w:author="GoldenCorpusHarness" w:date="2026-03-28T21:57:55Z">
        <w:r>
          <w:delText>l</w:delText>
        </w:r>
      </w:del>
      <w:r>
        <w:t xml:space="preserve"> </w:t>
      </w:r>
      <w:del w:id="1044" w:author="GoldenCorpusHarness" w:date="2026-03-28T21:57:55Z">
        <w:r>
          <w:delText>Su</w:delText>
        </w:r>
      </w:del>
      <w:ins w:id="1045" w:author="GoldenCorpusHarness" w:date="2026-03-28T21:57:55Z">
        <w:r>
          <w:t>Risk Assess</w:t>
        </w:r>
      </w:ins>
      <w:r>
        <w:t>m</w:t>
      </w:r>
      <w:del w:id="1046" w:author="GoldenCorpusHarness" w:date="2026-03-28T21:57:55Z">
        <w:r>
          <w:delText>mary of Toxicology Da</w:delText>
        </w:r>
      </w:del>
      <w:ins w:id="1047" w:author="GoldenCorpusHarness" w:date="2026-03-28T21:57:55Z">
        <w:r>
          <w:t>en</w:t>
        </w:r>
      </w:ins>
      <w:r>
        <w:t>t</w:t>
      </w:r>
      <w:del w:id="1048" w:author="GoldenCorpusHarness" w:date="2026-03-28T21:57:55Z">
        <w:r>
          <w:delText>a</w:delText>
        </w:r>
      </w:del>
      <w:r>
        <w:t>7</w:t>
      </w:r>
      <w:del w:id="1049" w:author="GoldenCorpusHarness" w:date="2026-03-28T21:57:55Z">
        <w:r>
          <w:delText>7</w:delText>
        </w:r>
      </w:del>
      <w:ins w:id="1050" w:author="GoldenCorpusHarness" w:date="2026-03-28T21:57:55Z">
        <w:r>
          <w:t>8</w:t>
        </w:r>
      </w:ins>
    </w:p>
    <w:p ns2:paraId="251ABD64" ns2:textId="75771D82" w:rsidR="00914D2C" w:rsidRDefault="00914D2C">
      <w:pPr>
        <w:pStyle w:val="TOC1"/>
        <w:rPr>
          <w:rFonts w:asciiTheme="minorHAnsi" w:eastAsiaTheme="minorEastAsia" w:hAnsiTheme="minorHAnsi" w:cstheme="minorBidi"/>
          <w:b w:val="0"/>
          <w:caps w:val="0"/>
          <w:noProof/>
          <w:kern w:val="2"/>
          <w:sz w:val="22"/>
          <w:szCs w:val="22"/>
          <ns2:ligatures ns2:val="standardContextual"/>
        </w:rPr>
      </w:pPr>
      <w:del w:id="1051" w:author="GoldenCorpusHarness" w:date="2026-03-28T21:57:55Z">
        <w:r>
          <w:delText>5EFFECT</w:delText>
        </w:r>
      </w:del>
      <w:ins w:id="1052" w:author="GoldenCorpusHarness" w:date="2026-03-28T21:57:55Z">
        <w:r>
          <w:t xml:space="preserve">4.3.8.1Justification of Animal </w:t>
        </w:r>
      </w:ins>
      <w:r>
        <w:t>S</w:t>
      </w:r>
      <w:del w:id="1053" w:author="GoldenCorpusHarness" w:date="2026-03-28T21:57:55Z">
        <w:r>
          <w:delText xml:space="preserve"> IN HUMANS</w:delText>
        </w:r>
      </w:del>
      <w:ins w:id="1054" w:author="GoldenCorpusHarness" w:date="2026-03-28T21:57:55Z">
        <w:r>
          <w:t>pecies7</w:t>
        </w:r>
      </w:ins>
      <w:r>
        <w:t>8</w:t>
      </w:r>
      <w:del w:id="1055" w:author="GoldenCorpusHarness" w:date="2026-03-28T21:57:55Z">
        <w:r>
          <w:delText>0</w:delText>
        </w:r>
      </w:del>
    </w:p>
    <w:p ns2:paraId="0DE075CE" ns2:textId="3322F329" w:rsidR="00914D2C" w:rsidRDefault="00914D2C">
      <w:pPr>
        <w:pStyle w:val="TOC2"/>
        <w:rPr>
          <w:rFonts w:asciiTheme="minorHAnsi" w:eastAsiaTheme="minorEastAsia" w:hAnsiTheme="minorHAnsi" w:cstheme="minorBidi"/>
          <w:b w:val="0"/>
          <w:noProof/>
          <w:kern w:val="2"/>
          <w:sz w:val="22"/>
          <w:szCs w:val="22"/>
          <ns2:ligatures ns2:val="standardContextual"/>
        </w:rPr>
      </w:pPr>
      <w:del w:id="1056" w:author="GoldenCorpusHarness" w:date="2026-03-28T21:57:55Z">
        <w:r>
          <w:delText>5</w:delText>
        </w:r>
      </w:del>
      <w:ins w:id="1057" w:author="GoldenCorpusHarness" w:date="2026-03-28T21:57:55Z">
        <w:r>
          <w:t>4</w:t>
        </w:r>
      </w:ins>
      <w:r>
        <w:t>.</w:t>
      </w:r>
      <w:del w:id="1058" w:author="GoldenCorpusHarness" w:date="2026-03-28T21:57:55Z">
        <w:r>
          <w:delText>1O</w:delText>
        </w:r>
      </w:del>
      <w:ins w:id="1059" w:author="GoldenCorpusHarness" w:date="2026-03-28T21:57:55Z">
        <w:r>
          <w:t>3.8.2Exposure Compariso</w:t>
        </w:r>
      </w:ins>
      <w:r>
        <w:t>n</w:t>
      </w:r>
      <w:del w:id="1060" w:author="GoldenCorpusHarness" w:date="2026-03-28T21:57:55Z">
        <w:r>
          <w:delText>go</w:delText>
        </w:r>
      </w:del>
      <w:ins w:id="1061" w:author="GoldenCorpusHarness" w:date="2026-03-28T21:57:55Z">
        <w:r>
          <w:t xml:space="preserve">s </w:t>
        </w:r>
      </w:ins>
      <w:r>
        <w:t>in</w:t>
      </w:r>
      <w:del w:id="1062" w:author="GoldenCorpusHarness" w:date="2026-03-28T21:57:55Z">
        <w:r>
          <w:delText>g</w:delText>
        </w:r>
      </w:del>
      <w:r>
        <w:t xml:space="preserve"> </w:t>
      </w:r>
      <w:del w:id="1063" w:author="GoldenCorpusHarness" w:date="2026-03-28T21:57:55Z">
        <w:r>
          <w:delText>Cli</w:delText>
        </w:r>
      </w:del>
      <w:ins w:id="1064" w:author="GoldenCorpusHarness" w:date="2026-03-28T21:57:55Z">
        <w:r>
          <w:t>A</w:t>
        </w:r>
      </w:ins>
      <w:r>
        <w:t>ni</w:t>
      </w:r>
      <w:del w:id="1065" w:author="GoldenCorpusHarness" w:date="2026-03-28T21:57:55Z">
        <w:r>
          <w:delText>c</w:delText>
        </w:r>
      </w:del>
      <w:ins w:id="1066" w:author="GoldenCorpusHarness" w:date="2026-03-28T21:57:55Z">
        <w:r>
          <w:t>m</w:t>
        </w:r>
      </w:ins>
      <w:r>
        <w:t>al</w:t>
      </w:r>
      <w:ins w:id="1067" w:author="GoldenCorpusHarness" w:date="2026-03-28T21:57:55Z">
        <w:r>
          <w:t>s</w:t>
        </w:r>
      </w:ins>
      <w:r>
        <w:t xml:space="preserve"> </w:t>
      </w:r>
      <w:del w:id="1068" w:author="GoldenCorpusHarness" w:date="2026-03-28T21:57:55Z">
        <w:r>
          <w:delText>St</w:delText>
        </w:r>
      </w:del>
      <w:ins w:id="1069" w:author="GoldenCorpusHarness" w:date="2026-03-28T21:57:55Z">
        <w:r>
          <w:t>vers</w:t>
        </w:r>
      </w:ins>
      <w:r>
        <w:t>u</w:t>
      </w:r>
      <w:del w:id="1070" w:author="GoldenCorpusHarness" w:date="2026-03-28T21:57:55Z">
        <w:r>
          <w:delText>die</w:delText>
        </w:r>
      </w:del>
      <w:r>
        <w:t>s</w:t>
      </w:r>
      <w:ins w:id="1071" w:author="GoldenCorpusHarness" w:date="2026-03-28T21:57:55Z">
        <w:r>
          <w:t xml:space="preserve"> Humans7</w:t>
        </w:r>
      </w:ins>
      <w:r>
        <w:t>8</w:t>
      </w:r>
      <w:del w:id="1072" w:author="GoldenCorpusHarness" w:date="2026-03-28T21:57:55Z">
        <w:r>
          <w:delText>0</w:delText>
        </w:r>
      </w:del>
    </w:p>
    <w:p ns2:paraId="77141675" ns2:textId="5182A9A9" w:rsidR="00914D2C" w:rsidRDefault="00914D2C">
      <w:pPr>
        <w:pStyle w:val="TOC2"/>
        <w:rPr>
          <w:rFonts w:asciiTheme="minorHAnsi" w:eastAsiaTheme="minorEastAsia" w:hAnsiTheme="minorHAnsi" w:cstheme="minorBidi"/>
          <w:b w:val="0"/>
          <w:noProof/>
          <w:kern w:val="2"/>
          <w:sz w:val="22"/>
          <w:szCs w:val="22"/>
          <ns2:ligatures ns2:val="standardContextual"/>
        </w:rPr>
      </w:pPr>
      <w:del w:id="1073" w:author="GoldenCorpusHarness" w:date="2026-03-28T21:57:55Z">
        <w:r>
          <w:delText>5</w:delText>
        </w:r>
      </w:del>
      <w:ins w:id="1074" w:author="GoldenCorpusHarness" w:date="2026-03-28T21:57:55Z">
        <w:r>
          <w:t>4</w:t>
        </w:r>
      </w:ins>
      <w:r>
        <w:t>.</w:t>
      </w:r>
      <w:del w:id="1075" w:author="GoldenCorpusHarness" w:date="2026-03-28T21:57:55Z">
        <w:r>
          <w:delText>2Ph</w:delText>
        </w:r>
      </w:del>
      <w:ins w:id="1076" w:author="GoldenCorpusHarness" w:date="2026-03-28T21:57:55Z">
        <w:r>
          <w:t>3.8.3Overall Summ</w:t>
        </w:r>
      </w:ins>
      <w:r>
        <w:t>ar</w:t>
      </w:r>
      <w:del w:id="1077" w:author="GoldenCorpusHarness" w:date="2026-03-28T21:57:55Z">
        <w:r>
          <w:delText>ma</w:delText>
        </w:r>
      </w:del>
      <w:ins w:id="1078" w:author="GoldenCorpusHarness" w:date="2026-03-28T21:57:55Z">
        <w:r>
          <w:t>y of Toxi</w:t>
        </w:r>
      </w:ins>
      <w:r>
        <w:t>co</w:t>
      </w:r>
      <w:del w:id="1079" w:author="GoldenCorpusHarness" w:date="2026-03-28T21:57:55Z">
        <w:r>
          <w:delText>kinetics</w:delText>
        </w:r>
      </w:del>
      <w:ins w:id="1080" w:author="GoldenCorpusHarness" w:date="2026-03-28T21:57:55Z">
        <w:r>
          <w:t>logy</w:t>
        </w:r>
      </w:ins>
      <w:r>
        <w:t xml:space="preserve"> </w:t>
      </w:r>
      <w:ins w:id="1081" w:author="GoldenCorpusHarness" w:date="2026-03-28T21:57:55Z">
        <w:r>
          <w:t>D</w:t>
        </w:r>
      </w:ins>
      <w:r>
        <w:t>a</w:t>
      </w:r>
      <w:del w:id="1082" w:author="GoldenCorpusHarness" w:date="2026-03-28T21:57:55Z">
        <w:r>
          <w:delText>nd Product Me</w:delText>
        </w:r>
      </w:del>
      <w:r>
        <w:t>ta</w:t>
      </w:r>
      <w:del w:id="1083" w:author="GoldenCorpusHarness" w:date="2026-03-28T21:57:55Z">
        <w:r>
          <w:delText>bolism in Humans</w:delText>
        </w:r>
      </w:del>
      <w:ins w:id="1084" w:author="GoldenCorpusHarness" w:date="2026-03-28T21:57:55Z">
        <w:r>
          <w:t>7</w:t>
        </w:r>
      </w:ins>
      <w:r>
        <w:t>8</w:t>
      </w:r>
      <w:del w:id="1085" w:author="GoldenCorpusHarness" w:date="2026-03-28T21:57:55Z">
        <w:r>
          <w:delText>8</w:delText>
        </w:r>
      </w:del>
    </w:p>
    <w:p ns2:paraId="58AE704D" ns2:textId="4E8E96E9" w:rsidR="00914D2C" w:rsidRDefault="00914D2C">
      <w:pPr>
        <w:pStyle w:val="TOC3"/>
        <w:rPr>
          <w:rFonts w:asciiTheme="minorHAnsi" w:eastAsiaTheme="minorEastAsia" w:hAnsiTheme="minorHAnsi" w:cstheme="minorBidi"/>
          <w:noProof/>
          <w:kern w:val="2"/>
          <w:sz w:val="22"/>
          <w:szCs w:val="22"/>
          <ns2:ligatures ns2:val="standardContextual"/>
        </w:rPr>
      </w:pPr>
      <w:r>
        <w:t>5</w:t>
      </w:r>
      <w:del w:id="1086" w:author="GoldenCorpusHarness" w:date="2026-03-28T21:57:55Z">
        <w:r>
          <w:delText>.2.</w:delText>
        </w:r>
      </w:del>
      <w:ins w:id="1087" w:author="GoldenCorpusHarness" w:date="2026-03-28T21:57:55Z">
        <w:r>
          <w:t>EFFECTS IN HUMANS8</w:t>
        </w:r>
      </w:ins>
      <w:r>
        <w:t>1</w:t>
      </w:r>
      <w:del w:id="1088" w:author="GoldenCorpusHarness" w:date="2026-03-28T21:57:55Z">
        <w:r>
          <w:delText>Sac-TMT Monotherapy88</w:delText>
        </w:r>
      </w:del>
    </w:p>
    <w:p ns2:paraId="37172618" ns2:textId="7E02BA88" w:rsidR="00914D2C" w:rsidRDefault="00914D2C">
      <w:pPr>
        <w:pStyle w:val="TOC4"/>
        <w:rPr>
          <w:rFonts w:asciiTheme="minorHAnsi" w:eastAsiaTheme="minorEastAsia" w:hAnsiTheme="minorHAnsi" w:cstheme="minorBidi"/>
          <w:noProof/>
          <w:kern w:val="2"/>
          <w:sz w:val="22"/>
          <w:szCs w:val="22"/>
          <ns2:ligatures ns2:val="standardContextual"/>
        </w:rPr>
      </w:pPr>
      <w:r>
        <w:t>5.</w:t>
      </w:r>
      <w:del w:id="1089" w:author="GoldenCorpusHarness" w:date="2026-03-28T21:57:55Z">
        <w:r>
          <w:delText>2.</w:delText>
        </w:r>
      </w:del>
      <w:r>
        <w:t>1</w:t>
      </w:r>
      <w:del w:id="1090" w:author="GoldenCorpusHarness" w:date="2026-03-28T21:57:55Z">
        <w:r>
          <w:delText>.1</w:delText>
        </w:r>
      </w:del>
      <w:ins w:id="1091" w:author="GoldenCorpusHarness" w:date="2026-03-28T21:57:55Z">
        <w:r>
          <w:t xml:space="preserve">Ongoing </w:t>
        </w:r>
      </w:ins>
      <w:r>
        <w:t xml:space="preserve">Clinical </w:t>
      </w:r>
      <w:del w:id="1092" w:author="GoldenCorpusHarness" w:date="2026-03-28T21:57:55Z">
        <w:r>
          <w:delText>Pharmacok</w:delText>
        </w:r>
      </w:del>
      <w:ins w:id="1093" w:author="GoldenCorpusHarness" w:date="2026-03-28T21:57:55Z">
        <w:r>
          <w:t>Stud</w:t>
        </w:r>
      </w:ins>
      <w:r>
        <w:t>i</w:t>
      </w:r>
      <w:del w:id="1094" w:author="GoldenCorpusHarness" w:date="2026-03-28T21:57:55Z">
        <w:r>
          <w:delText>n</w:delText>
        </w:r>
      </w:del>
      <w:r>
        <w:t>e</w:t>
      </w:r>
      <w:del w:id="1095" w:author="GoldenCorpusHarness" w:date="2026-03-28T21:57:55Z">
        <w:r>
          <w:delText>tic</w:delText>
        </w:r>
      </w:del>
      <w:r>
        <w:t>s8</w:t>
      </w:r>
      <w:del w:id="1096" w:author="GoldenCorpusHarness" w:date="2026-03-28T21:57:55Z">
        <w:r>
          <w:delText>8</w:delText>
        </w:r>
      </w:del>
      <w:ins w:id="1097" w:author="GoldenCorpusHarness" w:date="2026-03-28T21:57:55Z">
        <w:r>
          <w:t>1</w:t>
        </w:r>
      </w:ins>
    </w:p>
    <w:p ns2:paraId="0E1D44AF" ns2:textId="5FB784CB" w:rsidR="00914D2C" w:rsidRDefault="00914D2C">
      <w:pPr>
        <w:pStyle w:val="TOC4"/>
        <w:rPr>
          <w:rFonts w:asciiTheme="minorHAnsi" w:eastAsiaTheme="minorEastAsia" w:hAnsiTheme="minorHAnsi" w:cstheme="minorBidi"/>
          <w:noProof/>
          <w:kern w:val="2"/>
          <w:sz w:val="22"/>
          <w:szCs w:val="22"/>
          <ns2:ligatures ns2:val="standardContextual"/>
        </w:rPr>
      </w:pPr>
      <w:r>
        <w:t>5.2</w:t>
      </w:r>
      <w:del w:id="1098" w:author="GoldenCorpusHarness" w:date="2026-03-28T21:57:55Z">
        <w:r>
          <w:delText>.1.2</w:delText>
        </w:r>
      </w:del>
      <w:r>
        <w:t>P</w:t>
      </w:r>
      <w:ins w:id="1099" w:author="GoldenCorpusHarness" w:date="2026-03-28T21:57:55Z">
        <w:r>
          <w:t>harmac</w:t>
        </w:r>
      </w:ins>
      <w:r>
        <w:t>o</w:t>
      </w:r>
      <w:del w:id="1100" w:author="GoldenCorpusHarness" w:date="2026-03-28T21:57:55Z">
        <w:r>
          <w:delText>pula</w:delText>
        </w:r>
      </w:del>
      <w:ins w:id="1101" w:author="GoldenCorpusHarness" w:date="2026-03-28T21:57:55Z">
        <w:r>
          <w:t>kine</w:t>
        </w:r>
      </w:ins>
      <w:r>
        <w:t>ti</w:t>
      </w:r>
      <w:del w:id="1102" w:author="GoldenCorpusHarness" w:date="2026-03-28T21:57:55Z">
        <w:r>
          <w:delText>on PK</w:delText>
        </w:r>
      </w:del>
      <w:ins w:id="1103" w:author="GoldenCorpusHarness" w:date="2026-03-28T21:57:55Z">
        <w:r>
          <w:t>cs</w:t>
        </w:r>
      </w:ins>
      <w:r>
        <w:t xml:space="preserve"> and </w:t>
      </w:r>
      <w:del w:id="1104" w:author="GoldenCorpusHarness" w:date="2026-03-28T21:57:55Z">
        <w:r>
          <w:delText>Exp</w:delText>
        </w:r>
      </w:del>
      <w:ins w:id="1105" w:author="GoldenCorpusHarness" w:date="2026-03-28T21:57:55Z">
        <w:r>
          <w:t>Pr</w:t>
        </w:r>
      </w:ins>
      <w:r>
        <w:t>o</w:t>
      </w:r>
      <w:ins w:id="1106" w:author="GoldenCorpusHarness" w:date="2026-03-28T21:57:55Z">
        <w:r>
          <w:t>duct Metaboli</w:t>
        </w:r>
      </w:ins>
      <w:r>
        <w:t>s</w:t>
      </w:r>
      <w:ins w:id="1107" w:author="GoldenCorpusHarness" w:date="2026-03-28T21:57:55Z">
        <w:r>
          <w:t>m in H</w:t>
        </w:r>
      </w:ins>
      <w:r>
        <w:t>u</w:t>
      </w:r>
      <w:del w:id="1108" w:author="GoldenCorpusHarness" w:date="2026-03-28T21:57:55Z">
        <w:r>
          <w:delText>re-respo</w:delText>
        </w:r>
      </w:del>
      <w:ins w:id="1109" w:author="GoldenCorpusHarness" w:date="2026-03-28T21:57:55Z">
        <w:r>
          <w:t>ma</w:t>
        </w:r>
      </w:ins>
      <w:r>
        <w:t>ns</w:t>
      </w:r>
      <w:del w:id="1110" w:author="GoldenCorpusHarness" w:date="2026-03-28T21:57:55Z">
        <w:r>
          <w:delText>e Analysis for Dose Selection9</w:delText>
        </w:r>
      </w:del>
      <w:ins w:id="1111" w:author="GoldenCorpusHarness" w:date="2026-03-28T21:57:55Z">
        <w:r>
          <w:t>10</w:t>
        </w:r>
      </w:ins>
      <w:r>
        <w:t>2</w:t>
      </w:r>
    </w:p>
    <w:p ns2:paraId="13E09883" ns2:textId="6E0292B3" w:rsidR="00914D2C" w:rsidRDefault="00914D2C">
      <w:pPr>
        <w:pStyle w:val="TOC3"/>
        <w:rPr>
          <w:rFonts w:asciiTheme="minorHAnsi" w:eastAsiaTheme="minorEastAsia" w:hAnsiTheme="minorHAnsi" w:cstheme="minorBidi"/>
          <w:noProof/>
          <w:kern w:val="2"/>
          <w:sz w:val="22"/>
          <w:szCs w:val="22"/>
          <ns2:ligatures ns2:val="standardContextual"/>
        </w:rPr>
      </w:pPr>
      <w:r>
        <w:t>5.2.</w:t>
      </w:r>
      <w:del w:id="1112" w:author="GoldenCorpusHarness" w:date="2026-03-28T21:57:55Z">
        <w:r>
          <w:delText>2</w:delText>
        </w:r>
      </w:del>
      <w:ins w:id="1113" w:author="GoldenCorpusHarness" w:date="2026-03-28T21:57:55Z">
        <w:r>
          <w:t>1</w:t>
        </w:r>
      </w:ins>
      <w:r>
        <w:t xml:space="preserve">Sac-TMT </w:t>
      </w:r>
      <w:del w:id="1114" w:author="GoldenCorpusHarness" w:date="2026-03-28T21:57:55Z">
        <w:r>
          <w:delText>C</w:delText>
        </w:r>
      </w:del>
      <w:ins w:id="1115" w:author="GoldenCorpusHarness" w:date="2026-03-28T21:57:55Z">
        <w:r>
          <w:t>M</w:t>
        </w:r>
      </w:ins>
      <w:r>
        <w:t>o</w:t>
      </w:r>
      <w:del w:id="1116" w:author="GoldenCorpusHarness" w:date="2026-03-28T21:57:55Z">
        <w:r>
          <w:delText>mbi</w:delText>
        </w:r>
      </w:del>
      <w:r>
        <w:t>n</w:t>
      </w:r>
      <w:del w:id="1117" w:author="GoldenCorpusHarness" w:date="2026-03-28T21:57:55Z">
        <w:r>
          <w:delText>ed Wi</w:delText>
        </w:r>
      </w:del>
      <w:ins w:id="1118" w:author="GoldenCorpusHarness" w:date="2026-03-28T21:57:55Z">
        <w:r>
          <w:t>o</w:t>
        </w:r>
      </w:ins>
      <w:r>
        <w:t>th</w:t>
      </w:r>
      <w:del w:id="1119" w:author="GoldenCorpusHarness" w:date="2026-03-28T21:57:55Z">
        <w:r>
          <w:delText xml:space="preserve"> KL-A167</w:delText>
        </w:r>
      </w:del>
      <w:ins w:id="1120" w:author="GoldenCorpusHarness" w:date="2026-03-28T21:57:55Z">
        <w:r>
          <w:t>erapy</w:t>
        </w:r>
      </w:ins>
      <w:r>
        <w:t>102</w:t>
      </w:r>
    </w:p>
    <w:p ns2:paraId="2A479024" ns2:textId="0A15FE5E" w:rsidR="00914D2C" w:rsidRDefault="00914D2C">
      <w:pPr>
        <w:pStyle w:val="TOC3"/>
        <w:rPr>
          <w:rFonts w:asciiTheme="minorHAnsi" w:eastAsiaTheme="minorEastAsia" w:hAnsiTheme="minorHAnsi" w:cstheme="minorBidi"/>
          <w:noProof/>
          <w:kern w:val="2"/>
          <w:sz w:val="22"/>
          <w:szCs w:val="22"/>
          <ns2:ligatures ns2:val="standardContextual"/>
        </w:rPr>
      </w:pPr>
      <w:r>
        <w:t>5.2.</w:t>
      </w:r>
      <w:del w:id="1121" w:author="GoldenCorpusHarness" w:date="2026-03-28T21:57:55Z">
        <w:r>
          <w:delText>3Ev</w:delText>
        </w:r>
      </w:del>
      <w:ins w:id="1122" w:author="GoldenCorpusHarness" w:date="2026-03-28T21:57:55Z">
        <w:r>
          <w:t>1.1Clinic</w:t>
        </w:r>
      </w:ins>
      <w:r>
        <w:t>al</w:t>
      </w:r>
      <w:del w:id="1123" w:author="GoldenCorpusHarness" w:date="2026-03-28T21:57:55Z">
        <w:r>
          <w:delText>u</w:delText>
        </w:r>
      </w:del>
      <w:ins w:id="1124" w:author="GoldenCorpusHarness" w:date="2026-03-28T21:57:55Z">
        <w:r>
          <w:t xml:space="preserve"> Ph</w:t>
        </w:r>
      </w:ins>
      <w:r>
        <w:t>a</w:t>
      </w:r>
      <w:ins w:id="1125" w:author="GoldenCorpusHarness" w:date="2026-03-28T21:57:55Z">
        <w:r>
          <w:t>rmacokine</w:t>
        </w:r>
      </w:ins>
      <w:r>
        <w:t>ti</w:t>
      </w:r>
      <w:del w:id="1126" w:author="GoldenCorpusHarness" w:date="2026-03-28T21:57:55Z">
        <w:r>
          <w:delText>on of QT</w:delText>
        </w:r>
      </w:del>
      <w:r>
        <w:t>c</w:t>
      </w:r>
      <w:del w:id="1127" w:author="GoldenCorpusHarness" w:date="2026-03-28T21:57:55Z">
        <w:r>
          <w:delText xml:space="preserve"> Prolongation</w:delText>
        </w:r>
      </w:del>
      <w:ins w:id="1128" w:author="GoldenCorpusHarness" w:date="2026-03-28T21:57:55Z">
        <w:r>
          <w:t>s</w:t>
        </w:r>
      </w:ins>
      <w:r>
        <w:t>102</w:t>
      </w:r>
    </w:p>
    <w:p ns2:paraId="1671718C" ns2:textId="022EC9A6" w:rsidR="00914D2C" w:rsidRDefault="00914D2C">
      <w:pPr>
        <w:pStyle w:val="TOC2"/>
        <w:rPr>
          <w:rFonts w:asciiTheme="minorHAnsi" w:eastAsiaTheme="minorEastAsia" w:hAnsiTheme="minorHAnsi" w:cstheme="minorBidi"/>
          <w:b w:val="0"/>
          <w:noProof/>
          <w:kern w:val="2"/>
          <w:sz w:val="22"/>
          <w:szCs w:val="22"/>
          <ns2:ligatures ns2:val="standardContextual"/>
        </w:rPr>
      </w:pPr>
      <w:r>
        <w:t>5.</w:t>
      </w:r>
      <w:del w:id="1129" w:author="GoldenCorpusHarness" w:date="2026-03-28T21:57:55Z">
        <w:r>
          <w:delText>3</w:delText>
        </w:r>
      </w:del>
      <w:ins w:id="1130" w:author="GoldenCorpusHarness" w:date="2026-03-28T21:57:55Z">
        <w:r>
          <w:t xml:space="preserve">2.1.2Population PK and </w:t>
        </w:r>
      </w:ins>
      <w:r>
        <w:t>E</w:t>
      </w:r>
      <w:ins w:id="1131" w:author="GoldenCorpusHarness" w:date="2026-03-28T21:57:55Z">
        <w:r>
          <w:t xml:space="preserve">xposure-response Analysis </w:t>
        </w:r>
      </w:ins>
      <w:r>
        <w:t>f</w:t>
      </w:r>
      <w:del w:id="1132" w:author="GoldenCorpusHarness" w:date="2026-03-28T21:57:55Z">
        <w:r>
          <w:delText>f</w:delText>
        </w:r>
      </w:del>
      <w:ins w:id="1133" w:author="GoldenCorpusHarness" w:date="2026-03-28T21:57:55Z">
        <w:r>
          <w:t>or Dose Select</w:t>
        </w:r>
      </w:ins>
      <w:r>
        <w:t>i</w:t>
      </w:r>
      <w:del w:id="1134" w:author="GoldenCorpusHarness" w:date="2026-03-28T21:57:55Z">
        <w:r>
          <w:delText>cacy</w:delText>
        </w:r>
      </w:del>
      <w:ins w:id="1135" w:author="GoldenCorpusHarness" w:date="2026-03-28T21:57:55Z">
        <w:r>
          <w:t>on</w:t>
        </w:r>
      </w:ins>
      <w:r>
        <w:t>10</w:t>
      </w:r>
      <w:del w:id="1136" w:author="GoldenCorpusHarness" w:date="2026-03-28T21:57:55Z">
        <w:r>
          <w:delText>2</w:delText>
        </w:r>
      </w:del>
      <w:ins w:id="1137" w:author="GoldenCorpusHarness" w:date="2026-03-28T21:57:55Z">
        <w:r>
          <w:t>6</w:t>
        </w:r>
      </w:ins>
    </w:p>
    <w:p ns2:paraId="191DD1BE" ns2:textId="34403E85" w:rsidR="00914D2C" w:rsidRDefault="00914D2C">
      <w:pPr>
        <w:pStyle w:val="TOC3"/>
        <w:rPr>
          <w:rFonts w:asciiTheme="minorHAnsi" w:eastAsiaTheme="minorEastAsia" w:hAnsiTheme="minorHAnsi" w:cstheme="minorBidi"/>
          <w:noProof/>
          <w:kern w:val="2"/>
          <w:sz w:val="22"/>
          <w:szCs w:val="22"/>
          <ns2:ligatures ns2:val="standardContextual"/>
        </w:rPr>
      </w:pPr>
      <w:r>
        <w:t>5.</w:t>
      </w:r>
      <w:del w:id="1138" w:author="GoldenCorpusHarness" w:date="2026-03-28T21:57:55Z">
        <w:r>
          <w:delText>3</w:delText>
        </w:r>
      </w:del>
      <w:ins w:id="1139" w:author="GoldenCorpusHarness" w:date="2026-03-28T21:57:55Z">
        <w:r>
          <w:t>2</w:t>
        </w:r>
      </w:ins>
      <w:r>
        <w:t>.</w:t>
      </w:r>
      <w:del w:id="1140" w:author="GoldenCorpusHarness" w:date="2026-03-28T21:57:55Z">
        <w:r>
          <w:delText>1</w:delText>
        </w:r>
      </w:del>
      <w:ins w:id="1141" w:author="GoldenCorpusHarness" w:date="2026-03-28T21:57:55Z">
        <w:r>
          <w:t>2Sac-T</w:t>
        </w:r>
      </w:ins>
      <w:r>
        <w:t>M</w:t>
      </w:r>
      <w:del w:id="1142" w:author="GoldenCorpusHarness" w:date="2026-03-28T21:57:55Z">
        <w:r>
          <w:delText>K-2870-001</w:delText>
        </w:r>
      </w:del>
      <w:ins w:id="1143" w:author="GoldenCorpusHarness" w:date="2026-03-28T21:57:55Z">
        <w:r>
          <w:t>T</w:t>
        </w:r>
      </w:ins>
      <w:r>
        <w:t xml:space="preserve"> </w:t>
      </w:r>
      <w:del w:id="1144" w:author="GoldenCorpusHarness" w:date="2026-03-28T21:57:55Z">
        <w:r>
          <w:delText>(</w:delText>
        </w:r>
      </w:del>
      <w:ins w:id="1145" w:author="GoldenCorpusHarness" w:date="2026-03-28T21:57:55Z">
        <w:r>
          <w:t xml:space="preserve">Combined With </w:t>
        </w:r>
      </w:ins>
      <w:r>
        <w:t>KL</w:t>
      </w:r>
      <w:del w:id="1146" w:author="GoldenCorpusHarness" w:date="2026-03-28T21:57:55Z">
        <w:r>
          <w:delText>2</w:delText>
        </w:r>
      </w:del>
      <w:ins w:id="1147" w:author="GoldenCorpusHarness" w:date="2026-03-28T21:57:55Z">
        <w:r>
          <w:t>-A1</w:t>
        </w:r>
      </w:ins>
      <w:r>
        <w:t>6</w:t>
      </w:r>
      <w:del w:id="1148" w:author="GoldenCorpusHarness" w:date="2026-03-28T21:57:55Z">
        <w:r>
          <w:delText>4-0</w:delText>
        </w:r>
      </w:del>
      <w:ins w:id="1149" w:author="GoldenCorpusHarness" w:date="2026-03-28T21:57:55Z">
        <w:r>
          <w:t>7</w:t>
        </w:r>
      </w:ins>
      <w:r>
        <w:t>1</w:t>
      </w:r>
      <w:del w:id="1150" w:author="GoldenCorpusHarness" w:date="2026-03-28T21:57:55Z">
        <w:r>
          <w:delText>)</w:delText>
        </w:r>
      </w:del>
      <w:r>
        <w:t>1</w:t>
      </w:r>
      <w:del w:id="1151" w:author="GoldenCorpusHarness" w:date="2026-03-28T21:57:55Z">
        <w:r>
          <w:delText>02</w:delText>
        </w:r>
      </w:del>
      <w:ins w:id="1152" w:author="GoldenCorpusHarness" w:date="2026-03-28T21:57:55Z">
        <w:r>
          <w:t>3</w:t>
        </w:r>
      </w:ins>
    </w:p>
    <w:p ns2:paraId="28041D3F" ns2:textId="5F9FC006" w:rsidR="00914D2C" w:rsidRDefault="00914D2C">
      <w:pPr>
        <w:pStyle w:val="TOC3"/>
        <w:rPr>
          <w:rFonts w:asciiTheme="minorHAnsi" w:eastAsiaTheme="minorEastAsia" w:hAnsiTheme="minorHAnsi" w:cstheme="minorBidi"/>
          <w:noProof/>
          <w:kern w:val="2"/>
          <w:sz w:val="22"/>
          <w:szCs w:val="22"/>
          <ns2:ligatures ns2:val="standardContextual"/>
        </w:rPr>
      </w:pPr>
      <w:r>
        <w:t>5.</w:t>
      </w:r>
      <w:ins w:id="1153" w:author="GoldenCorpusHarness" w:date="2026-03-28T21:57:55Z">
        <w:r>
          <w:t>2.</w:t>
        </w:r>
      </w:ins>
      <w:r>
        <w:t>3</w:t>
      </w:r>
      <w:del w:id="1154" w:author="GoldenCorpusHarness" w:date="2026-03-28T21:57:55Z">
        <w:r>
          <w:delText>.2MK-2870-002</w:delText>
        </w:r>
      </w:del>
      <w:ins w:id="1155" w:author="GoldenCorpusHarness" w:date="2026-03-28T21:57:55Z">
        <w:r>
          <w:t>Evaluation</w:t>
        </w:r>
      </w:ins>
      <w:r>
        <w:t xml:space="preserve"> </w:t>
      </w:r>
      <w:del w:id="1156" w:author="GoldenCorpusHarness" w:date="2026-03-28T21:57:55Z">
        <w:r>
          <w:delText>(SKB264-II-06)</w:delText>
        </w:r>
      </w:del>
      <w:ins w:id="1157" w:author="GoldenCorpusHarness" w:date="2026-03-28T21:57:55Z">
        <w:r>
          <w:t>of QTc Prolongation</w:t>
        </w:r>
      </w:ins>
      <w:r>
        <w:t>1</w:t>
      </w:r>
      <w:del w:id="1158" w:author="GoldenCorpusHarness" w:date="2026-03-28T21:57:55Z">
        <w:r>
          <w:delText>07</w:delText>
        </w:r>
      </w:del>
      <w:ins w:id="1159" w:author="GoldenCorpusHarness" w:date="2026-03-28T21:57:55Z">
        <w:r>
          <w:t>13</w:t>
        </w:r>
      </w:ins>
    </w:p>
    <w:p ns2:paraId="40E2CEB5" ns2:textId="715D8ABC" w:rsidR="00914D2C" w:rsidRDefault="00914D2C">
      <w:pPr>
        <w:pStyle w:val="TOC3"/>
        <w:rPr>
          <w:rFonts w:asciiTheme="minorHAnsi" w:eastAsiaTheme="minorEastAsia" w:hAnsiTheme="minorHAnsi" w:cstheme="minorBidi"/>
          <w:noProof/>
          <w:kern w:val="2"/>
          <w:sz w:val="22"/>
          <w:szCs w:val="22"/>
          <ns2:ligatures ns2:val="standardContextual"/>
        </w:rPr>
      </w:pPr>
      <w:r>
        <w:t>5.3</w:t>
      </w:r>
      <w:del w:id="1160" w:author="GoldenCorpusHarness" w:date="2026-03-28T21:57:55Z">
        <w:r>
          <w:delText>.3MK-2870-0</w:delText>
        </w:r>
      </w:del>
      <w:ins w:id="1161" w:author="GoldenCorpusHarness" w:date="2026-03-28T21:57:55Z">
        <w:r>
          <w:t>Efficacy1</w:t>
        </w:r>
      </w:ins>
      <w:r>
        <w:t>13</w:t>
      </w:r>
      <w:del w:id="1162" w:author="GoldenCorpusHarness" w:date="2026-03-28T21:57:55Z">
        <w:r>
          <w:delText xml:space="preserve"> (SKB264-II-05)111</w:delText>
        </w:r>
      </w:del>
    </w:p>
    <w:p ns2:paraId="5820C0E8" ns2:textId="200D368E" w:rsidR="00914D2C" w:rsidRDefault="00914D2C">
      <w:pPr>
        <w:pStyle w:val="TOC3"/>
        <w:rPr>
          <w:rFonts w:asciiTheme="minorHAnsi" w:eastAsiaTheme="minorEastAsia" w:hAnsiTheme="minorHAnsi" w:cstheme="minorBidi"/>
          <w:noProof/>
          <w:kern w:val="2"/>
          <w:sz w:val="22"/>
          <w:szCs w:val="22"/>
          <ns2:ligatures ns2:val="standardContextual"/>
        </w:rPr>
      </w:pPr>
      <w:r>
        <w:t>5.3.</w:t>
      </w:r>
      <w:del w:id="1163" w:author="GoldenCorpusHarness" w:date="2026-03-28T21:57:55Z">
        <w:r>
          <w:delText>4</w:delText>
        </w:r>
      </w:del>
      <w:ins w:id="1164" w:author="GoldenCorpusHarness" w:date="2026-03-28T21:57:55Z">
        <w:r>
          <w:t>1</w:t>
        </w:r>
      </w:ins>
      <w:r>
        <w:t>MK-2870-0</w:t>
      </w:r>
      <w:ins w:id="1165" w:author="GoldenCorpusHarness" w:date="2026-03-28T21:57:55Z">
        <w:r>
          <w:t>0</w:t>
        </w:r>
      </w:ins>
      <w:r>
        <w:t>1</w:t>
      </w:r>
      <w:del w:id="1166" w:author="GoldenCorpusHarness" w:date="2026-03-28T21:57:55Z">
        <w:r>
          <w:delText>4</w:delText>
        </w:r>
      </w:del>
      <w:r>
        <w:t xml:space="preserve"> (</w:t>
      </w:r>
      <w:del w:id="1167" w:author="GoldenCorpusHarness" w:date="2026-03-28T21:57:55Z">
        <w:r>
          <w:delText>S</w:delText>
        </w:r>
      </w:del>
      <w:r>
        <w:t>K</w:t>
      </w:r>
      <w:del w:id="1168" w:author="GoldenCorpusHarness" w:date="2026-03-28T21:57:55Z">
        <w:r>
          <w:delText>B</w:delText>
        </w:r>
      </w:del>
      <w:ins w:id="1169" w:author="GoldenCorpusHarness" w:date="2026-03-28T21:57:55Z">
        <w:r>
          <w:t>L</w:t>
        </w:r>
      </w:ins>
      <w:r>
        <w:t>264-</w:t>
      </w:r>
      <w:del w:id="1170" w:author="GoldenCorpusHarness" w:date="2026-03-28T21:57:55Z">
        <w:r>
          <w:delText>III-</w:delText>
        </w:r>
      </w:del>
      <w:r>
        <w:t>0</w:t>
      </w:r>
      <w:del w:id="1171" w:author="GoldenCorpusHarness" w:date="2026-03-28T21:57:55Z">
        <w:r>
          <w:delText>3</w:delText>
        </w:r>
      </w:del>
      <w:ins w:id="1172" w:author="GoldenCorpusHarness" w:date="2026-03-28T21:57:55Z">
        <w:r>
          <w:t>1</w:t>
        </w:r>
      </w:ins>
      <w:r>
        <w:t>)113</w:t>
      </w:r>
    </w:p>
    <w:p ns2:paraId="7B95653C" ns2:textId="785CBA9F" w:rsidR="00914D2C" w:rsidRDefault="00914D2C">
      <w:pPr>
        <w:pStyle w:val="TOC2"/>
        <w:rPr>
          <w:rFonts w:asciiTheme="minorHAnsi" w:eastAsiaTheme="minorEastAsia" w:hAnsiTheme="minorHAnsi" w:cstheme="minorBidi"/>
          <w:b w:val="0"/>
          <w:noProof/>
          <w:kern w:val="2"/>
          <w:sz w:val="22"/>
          <w:szCs w:val="22"/>
          <ns2:ligatures ns2:val="standardContextual"/>
        </w:rPr>
      </w:pPr>
      <w:r>
        <w:t>5.</w:t>
      </w:r>
      <w:ins w:id="1173" w:author="GoldenCorpusHarness" w:date="2026-03-28T21:57:55Z">
        <w:r>
          <w:t>3.2MK-2870-002/SKB26</w:t>
        </w:r>
      </w:ins>
      <w:r>
        <w:t>4</w:t>
      </w:r>
      <w:del w:id="1174" w:author="GoldenCorpusHarness" w:date="2026-03-28T21:57:55Z">
        <w:r>
          <w:delText>Safety</w:delText>
        </w:r>
      </w:del>
      <w:ins w:id="1175" w:author="GoldenCorpusHarness" w:date="2026-03-28T21:57:55Z">
        <w:r>
          <w:t>-II-06</w:t>
        </w:r>
      </w:ins>
      <w:r>
        <w:t>1</w:t>
      </w:r>
      <w:del w:id="1176" w:author="GoldenCorpusHarness" w:date="2026-03-28T21:57:55Z">
        <w:r>
          <w:delText>15</w:delText>
        </w:r>
      </w:del>
      <w:ins w:id="1177" w:author="GoldenCorpusHarness" w:date="2026-03-28T21:57:55Z">
        <w:r>
          <w:t>24</w:t>
        </w:r>
      </w:ins>
    </w:p>
    <w:p ns2:paraId="2D59B0A6" ns2:textId="264AD7B3" w:rsidR="00914D2C" w:rsidRDefault="00914D2C">
      <w:pPr>
        <w:pStyle w:val="TOC3"/>
        <w:rPr>
          <w:rFonts w:asciiTheme="minorHAnsi" w:eastAsiaTheme="minorEastAsia" w:hAnsiTheme="minorHAnsi" w:cstheme="minorBidi"/>
          <w:noProof/>
          <w:kern w:val="2"/>
          <w:sz w:val="22"/>
          <w:szCs w:val="22"/>
          <ns2:ligatures ns2:val="standardContextual"/>
        </w:rPr>
      </w:pPr>
      <w:r>
        <w:t>5.</w:t>
      </w:r>
      <w:del w:id="1178" w:author="GoldenCorpusHarness" w:date="2026-03-28T21:57:55Z">
        <w:r>
          <w:delText>4</w:delText>
        </w:r>
      </w:del>
      <w:ins w:id="1179" w:author="GoldenCorpusHarness" w:date="2026-03-28T21:57:55Z">
        <w:r>
          <w:t>3</w:t>
        </w:r>
      </w:ins>
      <w:r>
        <w:t>.</w:t>
      </w:r>
      <w:del w:id="1180" w:author="GoldenCorpusHarness" w:date="2026-03-28T21:57:55Z">
        <w:r>
          <w:delText>1</w:delText>
        </w:r>
      </w:del>
      <w:ins w:id="1181" w:author="GoldenCorpusHarness" w:date="2026-03-28T21:57:55Z">
        <w:r>
          <w:t>3</w:t>
        </w:r>
      </w:ins>
      <w:r>
        <w:t>MK-2870-0</w:t>
      </w:r>
      <w:del w:id="1182" w:author="GoldenCorpusHarness" w:date="2026-03-28T21:57:55Z">
        <w:r>
          <w:delText>0</w:delText>
        </w:r>
      </w:del>
      <w:r>
        <w:t>1</w:t>
      </w:r>
      <w:del w:id="1183" w:author="GoldenCorpusHarness" w:date="2026-03-28T21:57:55Z">
        <w:r>
          <w:delText xml:space="preserve"> (</w:delText>
        </w:r>
      </w:del>
      <w:ins w:id="1184" w:author="GoldenCorpusHarness" w:date="2026-03-28T21:57:55Z">
        <w:r>
          <w:t>3/S</w:t>
        </w:r>
      </w:ins>
      <w:r>
        <w:t>K</w:t>
      </w:r>
      <w:del w:id="1185" w:author="GoldenCorpusHarness" w:date="2026-03-28T21:57:55Z">
        <w:r>
          <w:delText>L</w:delText>
        </w:r>
      </w:del>
      <w:ins w:id="1186" w:author="GoldenCorpusHarness" w:date="2026-03-28T21:57:55Z">
        <w:r>
          <w:t>B</w:t>
        </w:r>
      </w:ins>
      <w:r>
        <w:t>264-</w:t>
      </w:r>
      <w:ins w:id="1187" w:author="GoldenCorpusHarness" w:date="2026-03-28T21:57:55Z">
        <w:r>
          <w:t>II-05/OptiTROP-Lung</w:t>
        </w:r>
      </w:ins>
      <w:r>
        <w:t>01</w:t>
      </w:r>
      <w:del w:id="1188" w:author="GoldenCorpusHarness" w:date="2026-03-28T21:57:55Z">
        <w:r>
          <w:delText>)</w:delText>
        </w:r>
      </w:del>
      <w:r>
        <w:t>1</w:t>
      </w:r>
      <w:del w:id="1189" w:author="GoldenCorpusHarness" w:date="2026-03-28T21:57:55Z">
        <w:r>
          <w:delText>15</w:delText>
        </w:r>
      </w:del>
      <w:ins w:id="1190" w:author="GoldenCorpusHarness" w:date="2026-03-28T21:57:55Z">
        <w:r>
          <w:t>28</w:t>
        </w:r>
      </w:ins>
    </w:p>
    <w:p ns2:paraId="64DAA1E6" ns2:textId="4440B855" w:rsidR="00914D2C" w:rsidRDefault="00914D2C">
      <w:pPr>
        <w:pStyle w:val="TOC4"/>
        <w:rPr>
          <w:rFonts w:asciiTheme="minorHAnsi" w:eastAsiaTheme="minorEastAsia" w:hAnsiTheme="minorHAnsi" w:cstheme="minorBidi"/>
          <w:noProof/>
          <w:kern w:val="2"/>
          <w:sz w:val="22"/>
          <w:szCs w:val="22"/>
          <ns2:ligatures ns2:val="standardContextual"/>
        </w:rPr>
      </w:pPr>
      <w:r>
        <w:t>5.</w:t>
      </w:r>
      <w:ins w:id="1191" w:author="GoldenCorpusHarness" w:date="2026-03-28T21:57:55Z">
        <w:r>
          <w:t>3.</w:t>
        </w:r>
      </w:ins>
      <w:r>
        <w:t>4</w:t>
      </w:r>
      <w:del w:id="1192" w:author="GoldenCorpusHarness" w:date="2026-03-28T21:57:55Z">
        <w:r>
          <w:delText>.</w:delText>
        </w:r>
      </w:del>
      <w:ins w:id="1193" w:author="GoldenCorpusHarness" w:date="2026-03-28T21:57:55Z">
        <w:r>
          <w:t>MK-2870-0</w:t>
        </w:r>
      </w:ins>
      <w:r>
        <w:t>1</w:t>
      </w:r>
      <w:del w:id="1194" w:author="GoldenCorpusHarness" w:date="2026-03-28T21:57:55Z">
        <w:r>
          <w:delText>.1</w:delText>
        </w:r>
      </w:del>
      <w:ins w:id="1195" w:author="GoldenCorpusHarness" w:date="2026-03-28T21:57:55Z">
        <w:r>
          <w:t>4/SKB264-III-03/</w:t>
        </w:r>
      </w:ins>
      <w:r>
        <w:t>O</w:t>
      </w:r>
      <w:del w:id="1196" w:author="GoldenCorpusHarness" w:date="2026-03-28T21:57:55Z">
        <w:r>
          <w:delText>v</w:delText>
        </w:r>
      </w:del>
      <w:ins w:id="1197" w:author="GoldenCorpusHarness" w:date="2026-03-28T21:57:55Z">
        <w:r>
          <w:t>ptiTROP-Br</w:t>
        </w:r>
      </w:ins>
      <w:r>
        <w:t>e</w:t>
      </w:r>
      <w:del w:id="1198" w:author="GoldenCorpusHarness" w:date="2026-03-28T21:57:55Z">
        <w:r>
          <w:delText>r</w:delText>
        </w:r>
      </w:del>
      <w:r>
        <w:t>a</w:t>
      </w:r>
      <w:del w:id="1199" w:author="GoldenCorpusHarness" w:date="2026-03-28T21:57:55Z">
        <w:r>
          <w:delText>ll Summary of Adver</w:delText>
        </w:r>
      </w:del>
      <w:r>
        <w:t>s</w:t>
      </w:r>
      <w:del w:id="1200" w:author="GoldenCorpusHarness" w:date="2026-03-28T21:57:55Z">
        <w:r>
          <w:delText>e Even</w:delText>
        </w:r>
      </w:del>
      <w:r>
        <w:t>t</w:t>
      </w:r>
      <w:del w:id="1201" w:author="GoldenCorpusHarness" w:date="2026-03-28T21:57:55Z">
        <w:r>
          <w:delText>s</w:delText>
        </w:r>
      </w:del>
      <w:ins w:id="1202" w:author="GoldenCorpusHarness" w:date="2026-03-28T21:57:55Z">
        <w:r>
          <w:t>0</w:t>
        </w:r>
      </w:ins>
      <w:r>
        <w:t>11</w:t>
      </w:r>
      <w:del w:id="1203" w:author="GoldenCorpusHarness" w:date="2026-03-28T21:57:55Z">
        <w:r>
          <w:delText>8</w:delText>
        </w:r>
      </w:del>
      <w:ins w:id="1204" w:author="GoldenCorpusHarness" w:date="2026-03-28T21:57:55Z">
        <w:r>
          <w:t>30</w:t>
        </w:r>
      </w:ins>
    </w:p>
    <w:p ns2:paraId="3281ED57" ns2:textId="2B15024D" w:rsidR="00914D2C" w:rsidRDefault="00914D2C">
      <w:pPr>
        <w:pStyle w:val="TOC4"/>
        <w:rPr>
          <w:rFonts w:asciiTheme="minorHAnsi" w:eastAsiaTheme="minorEastAsia" w:hAnsiTheme="minorHAnsi" w:cstheme="minorBidi"/>
          <w:noProof/>
          <w:kern w:val="2"/>
          <w:sz w:val="22"/>
          <w:szCs w:val="22"/>
          <ns2:ligatures ns2:val="standardContextual"/>
        </w:rPr>
      </w:pPr>
      <w:r>
        <w:t>5.</w:t>
      </w:r>
      <w:ins w:id="1205" w:author="GoldenCorpusHarness" w:date="2026-03-28T21:57:55Z">
        <w:r>
          <w:t>3.5MK-2870-016/SKB26</w:t>
        </w:r>
      </w:ins>
      <w:r>
        <w:t>4</w:t>
      </w:r>
      <w:del w:id="1206" w:author="GoldenCorpusHarness" w:date="2026-03-28T21:57:55Z">
        <w:r>
          <w:delText>.1.2Summary of Adverse Even</w:delText>
        </w:r>
      </w:del>
      <w:ins w:id="1207" w:author="GoldenCorpusHarness" w:date="2026-03-28T21:57:55Z">
        <w:r>
          <w:t>-II-07/Op</w:t>
        </w:r>
      </w:ins>
      <w:r>
        <w:t>t</w:t>
      </w:r>
      <w:del w:id="1208" w:author="GoldenCorpusHarness" w:date="2026-03-28T21:57:55Z">
        <w:r>
          <w:delText>s Cons</w:delText>
        </w:r>
      </w:del>
      <w:r>
        <w:t>i</w:t>
      </w:r>
      <w:del w:id="1209" w:author="GoldenCorpusHarness" w:date="2026-03-28T21:57:55Z">
        <w:r>
          <w:delText>de</w:delText>
        </w:r>
      </w:del>
      <w:ins w:id="1210" w:author="GoldenCorpusHarness" w:date="2026-03-28T21:57:55Z">
        <w:r>
          <w:t>TROP-B</w:t>
        </w:r>
      </w:ins>
      <w:r>
        <w:t>re</w:t>
      </w:r>
      <w:del w:id="1211" w:author="GoldenCorpusHarness" w:date="2026-03-28T21:57:55Z">
        <w:r>
          <w:delText>d Drug-rel</w:delText>
        </w:r>
      </w:del>
      <w:r>
        <w:t>a</w:t>
      </w:r>
      <w:del w:id="1212" w:author="GoldenCorpusHarness" w:date="2026-03-28T21:57:55Z">
        <w:r>
          <w:delText>ted by the Inve</w:delText>
        </w:r>
      </w:del>
      <w:r>
        <w:t>st</w:t>
      </w:r>
      <w:del w:id="1213" w:author="GoldenCorpusHarness" w:date="2026-03-28T21:57:55Z">
        <w:r>
          <w:delText>igator</w:delText>
        </w:r>
      </w:del>
      <w:ins w:id="1214" w:author="GoldenCorpusHarness" w:date="2026-03-28T21:57:55Z">
        <w:r>
          <w:t>05</w:t>
        </w:r>
      </w:ins>
      <w:r>
        <w:t>1</w:t>
      </w:r>
      <w:ins w:id="1215" w:author="GoldenCorpusHarness" w:date="2026-03-28T21:57:55Z">
        <w:r>
          <w:t>3</w:t>
        </w:r>
      </w:ins>
      <w:r>
        <w:t>2</w:t>
      </w:r>
      <w:del w:id="1216" w:author="GoldenCorpusHarness" w:date="2026-03-28T21:57:55Z">
        <w:r>
          <w:delText>0</w:delText>
        </w:r>
      </w:del>
    </w:p>
    <w:p ns2:paraId="3D7AF4F4" ns2:textId="49250648" w:rsidR="00914D2C" w:rsidRDefault="00914D2C">
      <w:pPr>
        <w:pStyle w:val="TOC4"/>
        <w:rPr>
          <w:rFonts w:asciiTheme="minorHAnsi" w:eastAsiaTheme="minorEastAsia" w:hAnsiTheme="minorHAnsi" w:cstheme="minorBidi"/>
          <w:noProof/>
          <w:kern w:val="2"/>
          <w:sz w:val="22"/>
          <w:szCs w:val="22"/>
          <ns2:ligatures ns2:val="standardContextual"/>
        </w:rPr>
      </w:pPr>
      <w:r>
        <w:t>5.</w:t>
      </w:r>
      <w:ins w:id="1217" w:author="GoldenCorpusHarness" w:date="2026-03-28T21:57:55Z">
        <w:r>
          <w:t>3.6MK-2870-017/SKB26</w:t>
        </w:r>
      </w:ins>
      <w:r>
        <w:t>4</w:t>
      </w:r>
      <w:del w:id="1218" w:author="GoldenCorpusHarness" w:date="2026-03-28T21:57:55Z">
        <w:r>
          <w:delText>.</w:delText>
        </w:r>
      </w:del>
      <w:ins w:id="1219" w:author="GoldenCorpusHarness" w:date="2026-03-28T21:57:55Z">
        <w:r>
          <w:t>-II-08/OptiTROP-Lung03</w:t>
        </w:r>
      </w:ins>
      <w:r>
        <w:t>1</w:t>
      </w:r>
      <w:del w:id="1220" w:author="GoldenCorpusHarness" w:date="2026-03-28T21:57:55Z">
        <w:r>
          <w:delText>.</w:delText>
        </w:r>
      </w:del>
      <w:r>
        <w:t>3</w:t>
      </w:r>
      <w:del w:id="1221" w:author="GoldenCorpusHarness" w:date="2026-03-28T21:57:55Z">
        <w:r>
          <w:delText>Summary of Serious Adverse Events120</w:delText>
        </w:r>
      </w:del>
      <w:ins w:id="1222" w:author="GoldenCorpusHarness" w:date="2026-03-28T21:57:55Z">
        <w:r>
          <w:t>5</w:t>
        </w:r>
      </w:ins>
    </w:p>
    <w:p ns2:paraId="31140005" ns2:textId="3129AA96" w:rsidR="00914D2C" w:rsidRDefault="00914D2C">
      <w:pPr>
        <w:pStyle w:val="TOC4"/>
        <w:rPr>
          <w:rFonts w:asciiTheme="minorHAnsi" w:eastAsiaTheme="minorEastAsia" w:hAnsiTheme="minorHAnsi" w:cstheme="minorBidi"/>
          <w:noProof/>
          <w:kern w:val="2"/>
          <w:sz w:val="22"/>
          <w:szCs w:val="22"/>
          <ns2:ligatures ns2:val="standardContextual"/>
        </w:rPr>
      </w:pPr>
      <w:r>
        <w:t>5.4</w:t>
      </w:r>
      <w:del w:id="1223" w:author="GoldenCorpusHarness" w:date="2026-03-28T21:57:55Z">
        <w:r>
          <w:delText>.</w:delText>
        </w:r>
      </w:del>
      <w:ins w:id="1224" w:author="GoldenCorpusHarness" w:date="2026-03-28T21:57:55Z">
        <w:r>
          <w:t>Safety</w:t>
        </w:r>
      </w:ins>
      <w:r>
        <w:t>1</w:t>
      </w:r>
      <w:del w:id="1225" w:author="GoldenCorpusHarness" w:date="2026-03-28T21:57:55Z">
        <w:r>
          <w:delText>.</w:delText>
        </w:r>
      </w:del>
      <w:r>
        <w:t>4</w:t>
      </w:r>
      <w:del w:id="1226" w:author="GoldenCorpusHarness" w:date="2026-03-28T21:57:55Z">
        <w:r>
          <w:delText>Adverse Events Leading to Study Treatment Discontinuation120</w:delText>
        </w:r>
      </w:del>
      <w:ins w:id="1227" w:author="GoldenCorpusHarness" w:date="2026-03-28T21:57:55Z">
        <w:r>
          <w:t>4</w:t>
        </w:r>
      </w:ins>
    </w:p>
    <w:p ns2:paraId="67518F50" ns2:textId="0DCF307B" w:rsidR="00914D2C" w:rsidRDefault="00914D2C">
      <w:pPr>
        <w:pStyle w:val="TOC4"/>
        <w:rPr>
          <w:rFonts w:asciiTheme="minorHAnsi" w:eastAsiaTheme="minorEastAsia" w:hAnsiTheme="minorHAnsi" w:cstheme="minorBidi"/>
          <w:noProof/>
          <w:kern w:val="2"/>
          <w:sz w:val="22"/>
          <w:szCs w:val="22"/>
          <ns2:ligatures ns2:val="standardContextual"/>
        </w:rPr>
      </w:pPr>
      <w:r>
        <w:t>5.4.1</w:t>
      </w:r>
      <w:del w:id="1228" w:author="GoldenCorpusHarness" w:date="2026-03-28T21:57:55Z">
        <w:r>
          <w:delText>.5Adverse</w:delText>
        </w:r>
      </w:del>
      <w:ins w:id="1229" w:author="GoldenCorpusHarness" w:date="2026-03-28T21:57:55Z">
        <w:r>
          <w:t>MK-2870-001</w:t>
        </w:r>
      </w:ins>
      <w:r>
        <w:t xml:space="preserve"> </w:t>
      </w:r>
      <w:del w:id="1230" w:author="GoldenCorpusHarness" w:date="2026-03-28T21:57:55Z">
        <w:r>
          <w:delText xml:space="preserve">Events </w:delText>
        </w:r>
      </w:del>
      <w:ins w:id="1231" w:author="GoldenCorpusHarness" w:date="2026-03-28T21:57:55Z">
        <w:r>
          <w:t>(K</w:t>
        </w:r>
      </w:ins>
      <w:r>
        <w:t>L</w:t>
      </w:r>
      <w:del w:id="1232" w:author="GoldenCorpusHarness" w:date="2026-03-28T21:57:55Z">
        <w:r>
          <w:delText>eading to Death</w:delText>
        </w:r>
      </w:del>
      <w:ins w:id="1233" w:author="GoldenCorpusHarness" w:date="2026-03-28T21:57:55Z">
        <w:r>
          <w:t>264-0</w:t>
        </w:r>
      </w:ins>
      <w:r>
        <w:t>1</w:t>
      </w:r>
      <w:del w:id="1234" w:author="GoldenCorpusHarness" w:date="2026-03-28T21:57:55Z">
        <w:r>
          <w:delText>20</w:delText>
        </w:r>
      </w:del>
      <w:ins w:id="1235" w:author="GoldenCorpusHarness" w:date="2026-03-28T21:57:55Z">
        <w:r>
          <w:t>)144</w:t>
        </w:r>
      </w:ins>
    </w:p>
    <w:p ns2:paraId="3EF3E58D" ns2:textId="14EE4779" w:rsidR="00914D2C" w:rsidRDefault="00914D2C">
      <w:pPr>
        <w:pStyle w:val="TOC3"/>
        <w:rPr>
          <w:rFonts w:asciiTheme="minorHAnsi" w:eastAsiaTheme="minorEastAsia" w:hAnsiTheme="minorHAnsi" w:cstheme="minorBidi"/>
          <w:noProof/>
          <w:kern w:val="2"/>
          <w:sz w:val="22"/>
          <w:szCs w:val="22"/>
          <ns2:ligatures ns2:val="standardContextual"/>
        </w:rPr>
      </w:pPr>
      <w:r>
        <w:t>5.4.</w:t>
      </w:r>
      <w:del w:id="1236" w:author="GoldenCorpusHarness" w:date="2026-03-28T21:57:55Z">
        <w:r>
          <w:delText>2MK-2870-002</w:delText>
        </w:r>
      </w:del>
      <w:ins w:id="1237" w:author="GoldenCorpusHarness" w:date="2026-03-28T21:57:55Z">
        <w:r>
          <w:t>1.1Overall</w:t>
        </w:r>
      </w:ins>
      <w:r>
        <w:t xml:space="preserve"> </w:t>
      </w:r>
      <w:del w:id="1238" w:author="GoldenCorpusHarness" w:date="2026-03-28T21:57:55Z">
        <w:r>
          <w:delText>(</w:delText>
        </w:r>
      </w:del>
      <w:r>
        <w:t>S</w:t>
      </w:r>
      <w:del w:id="1239" w:author="GoldenCorpusHarness" w:date="2026-03-28T21:57:55Z">
        <w:r>
          <w:delText>KB26</w:delText>
        </w:r>
      </w:del>
      <w:ins w:id="1240" w:author="GoldenCorpusHarness" w:date="2026-03-28T21:57:55Z">
        <w:r>
          <w:t>ummary of Adverse Events1</w:t>
        </w:r>
      </w:ins>
      <w:r>
        <w:t>4</w:t>
      </w:r>
      <w:del w:id="1241" w:author="GoldenCorpusHarness" w:date="2026-03-28T21:57:55Z">
        <w:r>
          <w:delText>-II-06)121</w:delText>
        </w:r>
      </w:del>
      <w:ins w:id="1242" w:author="GoldenCorpusHarness" w:date="2026-03-28T21:57:55Z">
        <w:r>
          <w:t>4</w:t>
        </w:r>
      </w:ins>
    </w:p>
    <w:p ns2:paraId="2DBA24DF" ns2:textId="7D7C8675" w:rsidR="00914D2C" w:rsidRDefault="00914D2C">
      <w:pPr>
        <w:pStyle w:val="TOC4"/>
        <w:rPr>
          <w:rFonts w:asciiTheme="minorHAnsi" w:eastAsiaTheme="minorEastAsia" w:hAnsiTheme="minorHAnsi" w:cstheme="minorBidi"/>
          <w:noProof/>
          <w:kern w:val="2"/>
          <w:sz w:val="22"/>
          <w:szCs w:val="22"/>
          <ns2:ligatures ns2:val="standardContextual"/>
        </w:rPr>
      </w:pPr>
      <w:r>
        <w:t>5.4.</w:t>
      </w:r>
      <w:ins w:id="1243" w:author="GoldenCorpusHarness" w:date="2026-03-28T21:57:55Z">
        <w:r>
          <w:t>1.</w:t>
        </w:r>
      </w:ins>
      <w:r>
        <w:t>2</w:t>
      </w:r>
      <w:del w:id="1244" w:author="GoldenCorpusHarness" w:date="2026-03-28T21:57:55Z">
        <w:r>
          <w:delText xml:space="preserve">.1Overall </w:delText>
        </w:r>
      </w:del>
      <w:r>
        <w:t>Summary of Adverse Events</w:t>
      </w:r>
      <w:ins w:id="1245" w:author="GoldenCorpusHarness" w:date="2026-03-28T21:57:55Z">
        <w:r>
          <w:t xml:space="preserve"> Considered Drug-related by the Investigator in Phase 2.</w:t>
        </w:r>
      </w:ins>
      <w:r>
        <w:t>1</w:t>
      </w:r>
      <w:del w:id="1246" w:author="GoldenCorpusHarness" w:date="2026-03-28T21:57:55Z">
        <w:r>
          <w:delText>21</w:delText>
        </w:r>
      </w:del>
      <w:ins w:id="1247" w:author="GoldenCorpusHarness" w:date="2026-03-28T21:57:55Z">
        <w:r>
          <w:t>50</w:t>
        </w:r>
      </w:ins>
    </w:p>
    <w:p ns2:paraId="59253FE6" ns2:textId="3FF34BB6" w:rsidR="00914D2C" w:rsidRDefault="00914D2C">
      <w:pPr>
        <w:pStyle w:val="TOC4"/>
        <w:rPr>
          <w:rFonts w:asciiTheme="minorHAnsi" w:eastAsiaTheme="minorEastAsia" w:hAnsiTheme="minorHAnsi" w:cstheme="minorBidi"/>
          <w:noProof/>
          <w:kern w:val="2"/>
          <w:sz w:val="22"/>
          <w:szCs w:val="22"/>
          <ns2:ligatures ns2:val="standardContextual"/>
        </w:rPr>
      </w:pPr>
      <w:r>
        <w:t>5.4.</w:t>
      </w:r>
      <w:del w:id="1248" w:author="GoldenCorpusHarness" w:date="2026-03-28T21:57:55Z">
        <w:r>
          <w:delText>2</w:delText>
        </w:r>
      </w:del>
      <w:ins w:id="1249" w:author="GoldenCorpusHarness" w:date="2026-03-28T21:57:55Z">
        <w:r>
          <w:t>1</w:t>
        </w:r>
      </w:ins>
      <w:r>
        <w:t>.</w:t>
      </w:r>
      <w:del w:id="1250" w:author="GoldenCorpusHarness" w:date="2026-03-28T21:57:55Z">
        <w:r>
          <w:delText>2</w:delText>
        </w:r>
      </w:del>
      <w:ins w:id="1251" w:author="GoldenCorpusHarness" w:date="2026-03-28T21:57:55Z">
        <w:r>
          <w:t>3</w:t>
        </w:r>
      </w:ins>
      <w:r>
        <w:t>Summary of</w:t>
      </w:r>
      <w:ins w:id="1252" w:author="GoldenCorpusHarness" w:date="2026-03-28T21:57:55Z">
        <w:r>
          <w:t xml:space="preserve"> Serious</w:t>
        </w:r>
      </w:ins>
      <w:r>
        <w:t xml:space="preserve"> Adverse Events </w:t>
      </w:r>
      <w:del w:id="1253" w:author="GoldenCorpusHarness" w:date="2026-03-28T21:57:55Z">
        <w:r>
          <w:delText>Co</w:delText>
        </w:r>
      </w:del>
      <w:ins w:id="1254" w:author="GoldenCorpusHarness" w:date="2026-03-28T21:57:55Z">
        <w:r>
          <w:t>i</w:t>
        </w:r>
      </w:ins>
      <w:r>
        <w:t>n</w:t>
      </w:r>
      <w:ins w:id="1255" w:author="GoldenCorpusHarness" w:date="2026-03-28T21:57:55Z">
        <w:r>
          <w:t xml:space="preserve"> Pha</w:t>
        </w:r>
      </w:ins>
      <w:r>
        <w:t>s</w:t>
      </w:r>
      <w:del w:id="1256" w:author="GoldenCorpusHarness" w:date="2026-03-28T21:57:55Z">
        <w:r>
          <w:delText>idered Drug-related by th</w:delText>
        </w:r>
      </w:del>
      <w:r>
        <w:t xml:space="preserve">e </w:t>
      </w:r>
      <w:del w:id="1257" w:author="GoldenCorpusHarness" w:date="2026-03-28T21:57:55Z">
        <w:r>
          <w:delText>Investigator</w:delText>
        </w:r>
      </w:del>
      <w:ins w:id="1258" w:author="GoldenCorpusHarness" w:date="2026-03-28T21:57:55Z">
        <w:r>
          <w:t>2</w:t>
        </w:r>
      </w:ins>
      <w:r>
        <w:t>1</w:t>
      </w:r>
      <w:del w:id="1259" w:author="GoldenCorpusHarness" w:date="2026-03-28T21:57:55Z">
        <w:r>
          <w:delText>23</w:delText>
        </w:r>
      </w:del>
      <w:ins w:id="1260" w:author="GoldenCorpusHarness" w:date="2026-03-28T21:57:55Z">
        <w:r>
          <w:t>50</w:t>
        </w:r>
      </w:ins>
    </w:p>
    <w:p ns2:paraId="05113FF0" ns2:textId="3B274FB3" w:rsidR="00914D2C" w:rsidRDefault="00914D2C">
      <w:pPr>
        <w:pStyle w:val="TOC4"/>
        <w:rPr>
          <w:rFonts w:asciiTheme="minorHAnsi" w:eastAsiaTheme="minorEastAsia" w:hAnsiTheme="minorHAnsi" w:cstheme="minorBidi"/>
          <w:noProof/>
          <w:kern w:val="2"/>
          <w:sz w:val="22"/>
          <w:szCs w:val="22"/>
          <ns2:ligatures ns2:val="standardContextual"/>
        </w:rPr>
      </w:pPr>
      <w:r>
        <w:t>5.4.</w:t>
      </w:r>
      <w:del w:id="1261" w:author="GoldenCorpusHarness" w:date="2026-03-28T21:57:55Z">
        <w:r>
          <w:delText>2</w:delText>
        </w:r>
      </w:del>
      <w:ins w:id="1262" w:author="GoldenCorpusHarness" w:date="2026-03-28T21:57:55Z">
        <w:r>
          <w:t>1</w:t>
        </w:r>
      </w:ins>
      <w:r>
        <w:t>.</w:t>
      </w:r>
      <w:del w:id="1263" w:author="GoldenCorpusHarness" w:date="2026-03-28T21:57:55Z">
        <w:r>
          <w:delText xml:space="preserve">3Summary of Serious </w:delText>
        </w:r>
      </w:del>
      <w:ins w:id="1264" w:author="GoldenCorpusHarness" w:date="2026-03-28T21:57:55Z">
        <w:r>
          <w:t>4</w:t>
        </w:r>
      </w:ins>
      <w:r>
        <w:t>Adverse Events</w:t>
      </w:r>
      <w:ins w:id="1265" w:author="GoldenCorpusHarness" w:date="2026-03-28T21:57:55Z">
        <w:r>
          <w:t xml:space="preserve"> Leading to Study Treatment Discontinuation in Phase 2</w:t>
        </w:r>
      </w:ins>
      <w:r>
        <w:t>1</w:t>
      </w:r>
      <w:del w:id="1266" w:author="GoldenCorpusHarness" w:date="2026-03-28T21:57:55Z">
        <w:r>
          <w:delText>23</w:delText>
        </w:r>
      </w:del>
      <w:ins w:id="1267" w:author="GoldenCorpusHarness" w:date="2026-03-28T21:57:55Z">
        <w:r>
          <w:t>50</w:t>
        </w:r>
      </w:ins>
    </w:p>
    <w:p ns2:paraId="01CE8474" ns2:textId="0C43E46B" w:rsidR="00914D2C" w:rsidRDefault="00914D2C">
      <w:pPr>
        <w:pStyle w:val="TOC4"/>
        <w:rPr>
          <w:rFonts w:asciiTheme="minorHAnsi" w:eastAsiaTheme="minorEastAsia" w:hAnsiTheme="minorHAnsi" w:cstheme="minorBidi"/>
          <w:noProof/>
          <w:kern w:val="2"/>
          <w:sz w:val="22"/>
          <w:szCs w:val="22"/>
          <ns2:ligatures ns2:val="standardContextual"/>
        </w:rPr>
      </w:pPr>
      <w:r>
        <w:t>5.4.</w:t>
      </w:r>
      <w:del w:id="1268" w:author="GoldenCorpusHarness" w:date="2026-03-28T21:57:55Z">
        <w:r>
          <w:delText>2</w:delText>
        </w:r>
      </w:del>
      <w:ins w:id="1269" w:author="GoldenCorpusHarness" w:date="2026-03-28T21:57:55Z">
        <w:r>
          <w:t>1</w:t>
        </w:r>
      </w:ins>
      <w:r>
        <w:t>.</w:t>
      </w:r>
      <w:del w:id="1270" w:author="GoldenCorpusHarness" w:date="2026-03-28T21:57:55Z">
        <w:r>
          <w:delText>4</w:delText>
        </w:r>
      </w:del>
      <w:ins w:id="1271" w:author="GoldenCorpusHarness" w:date="2026-03-28T21:57:55Z">
        <w:r>
          <w:t>5</w:t>
        </w:r>
      </w:ins>
      <w:r>
        <w:t xml:space="preserve">Adverse Events Leading to </w:t>
      </w:r>
      <w:del w:id="1272" w:author="GoldenCorpusHarness" w:date="2026-03-28T21:57:55Z">
        <w:r>
          <w:delText>Study Tr</w:delText>
        </w:r>
      </w:del>
      <w:ins w:id="1273" w:author="GoldenCorpusHarness" w:date="2026-03-28T21:57:55Z">
        <w:r>
          <w:t>D</w:t>
        </w:r>
      </w:ins>
      <w:r>
        <w:t>eat</w:t>
      </w:r>
      <w:del w:id="1274" w:author="GoldenCorpusHarness" w:date="2026-03-28T21:57:55Z">
        <w:r>
          <w:delText>ment Discontinuation</w:delText>
        </w:r>
      </w:del>
      <w:ins w:id="1275" w:author="GoldenCorpusHarness" w:date="2026-03-28T21:57:55Z">
        <w:r>
          <w:t>h</w:t>
        </w:r>
      </w:ins>
      <w:r>
        <w:t>1</w:t>
      </w:r>
      <w:del w:id="1276" w:author="GoldenCorpusHarness" w:date="2026-03-28T21:57:55Z">
        <w:r>
          <w:delText>23</w:delText>
        </w:r>
      </w:del>
      <w:ins w:id="1277" w:author="GoldenCorpusHarness" w:date="2026-03-28T21:57:55Z">
        <w:r>
          <w:t>51</w:t>
        </w:r>
      </w:ins>
    </w:p>
    <w:p ns2:paraId="6ABBF456" ns2:textId="40B7FE8E" w:rsidR="00914D2C" w:rsidRDefault="00914D2C">
      <w:pPr>
        <w:pStyle w:val="TOC4"/>
        <w:rPr>
          <w:rFonts w:asciiTheme="minorHAnsi" w:eastAsiaTheme="minorEastAsia" w:hAnsiTheme="minorHAnsi" w:cstheme="minorBidi"/>
          <w:noProof/>
          <w:kern w:val="2"/>
          <w:sz w:val="22"/>
          <w:szCs w:val="22"/>
          <ns2:ligatures ns2:val="standardContextual"/>
        </w:rPr>
      </w:pPr>
      <w:r>
        <w:t>5.4.2</w:t>
      </w:r>
      <w:del w:id="1278" w:author="GoldenCorpusHarness" w:date="2026-03-28T21:57:55Z">
        <w:r>
          <w:delText>.</w:delText>
        </w:r>
      </w:del>
      <w:ins w:id="1279" w:author="GoldenCorpusHarness" w:date="2026-03-28T21:57:55Z">
        <w:r>
          <w:t>MK-2870-002 (SKB264-II-06)1</w:t>
        </w:r>
      </w:ins>
      <w:r>
        <w:t>5</w:t>
      </w:r>
      <w:del w:id="1280" w:author="GoldenCorpusHarness" w:date="2026-03-28T21:57:55Z">
        <w:r>
          <w:delText>Adverse Events Leading to Death</w:delText>
        </w:r>
      </w:del>
      <w:r>
        <w:t>1</w:t>
      </w:r>
      <w:del w:id="1281" w:author="GoldenCorpusHarness" w:date="2026-03-28T21:57:55Z">
        <w:r>
          <w:delText>23</w:delText>
        </w:r>
      </w:del>
    </w:p>
    <w:p ns2:paraId="479968CD" ns2:textId="2EC0C228" w:rsidR="00914D2C" w:rsidRDefault="00914D2C">
      <w:pPr>
        <w:pStyle w:val="TOC3"/>
        <w:rPr>
          <w:rFonts w:asciiTheme="minorHAnsi" w:eastAsiaTheme="minorEastAsia" w:hAnsiTheme="minorHAnsi" w:cstheme="minorBidi"/>
          <w:noProof/>
          <w:kern w:val="2"/>
          <w:sz w:val="22"/>
          <w:szCs w:val="22"/>
          <ns2:ligatures ns2:val="standardContextual"/>
        </w:rPr>
      </w:pPr>
      <w:r>
        <w:t>5.4.</w:t>
      </w:r>
      <w:del w:id="1282" w:author="GoldenCorpusHarness" w:date="2026-03-28T21:57:55Z">
        <w:r>
          <w:delText>3MK-</w:delText>
        </w:r>
      </w:del>
      <w:r>
        <w:t>2</w:t>
      </w:r>
      <w:del w:id="1283" w:author="GoldenCorpusHarness" w:date="2026-03-28T21:57:55Z">
        <w:r>
          <w:delText>870-003</w:delText>
        </w:r>
      </w:del>
      <w:ins w:id="1284" w:author="GoldenCorpusHarness" w:date="2026-03-28T21:57:55Z">
        <w:r>
          <w:t>.1Overall</w:t>
        </w:r>
      </w:ins>
      <w:r>
        <w:t xml:space="preserve"> </w:t>
      </w:r>
      <w:del w:id="1285" w:author="GoldenCorpusHarness" w:date="2026-03-28T21:57:55Z">
        <w:r>
          <w:delText>(</w:delText>
        </w:r>
      </w:del>
      <w:r>
        <w:t>S</w:t>
      </w:r>
      <w:del w:id="1286" w:author="GoldenCorpusHarness" w:date="2026-03-28T21:57:55Z">
        <w:r>
          <w:delText>KB</w:delText>
        </w:r>
      </w:del>
      <w:ins w:id="1287" w:author="GoldenCorpusHarness" w:date="2026-03-28T21:57:55Z">
        <w:r>
          <w:t>ummary of Adverse Events15</w:t>
        </w:r>
      </w:ins>
      <w:r>
        <w:t>2</w:t>
      </w:r>
      <w:del w:id="1288" w:author="GoldenCorpusHarness" w:date="2026-03-28T21:57:55Z">
        <w:r>
          <w:delText>64-II-04)123</w:delText>
        </w:r>
      </w:del>
    </w:p>
    <w:p ns2:paraId="63565DFB" ns2:textId="35B442E2" w:rsidR="00914D2C" w:rsidRDefault="00914D2C">
      <w:pPr>
        <w:pStyle w:val="TOC4"/>
        <w:rPr>
          <w:rFonts w:asciiTheme="minorHAnsi" w:eastAsiaTheme="minorEastAsia" w:hAnsiTheme="minorHAnsi" w:cstheme="minorBidi"/>
          <w:noProof/>
          <w:kern w:val="2"/>
          <w:sz w:val="22"/>
          <w:szCs w:val="22"/>
          <ns2:ligatures ns2:val="standardContextual"/>
        </w:rPr>
      </w:pPr>
      <w:r>
        <w:t>5.4.</w:t>
      </w:r>
      <w:del w:id="1289" w:author="GoldenCorpusHarness" w:date="2026-03-28T21:57:55Z">
        <w:r>
          <w:delText>3</w:delText>
        </w:r>
      </w:del>
      <w:ins w:id="1290" w:author="GoldenCorpusHarness" w:date="2026-03-28T21:57:55Z">
        <w:r>
          <w:t>2</w:t>
        </w:r>
      </w:ins>
      <w:r>
        <w:t>.</w:t>
      </w:r>
      <w:del w:id="1291" w:author="GoldenCorpusHarness" w:date="2026-03-28T21:57:55Z">
        <w:r>
          <w:delText xml:space="preserve">1Overall </w:delText>
        </w:r>
      </w:del>
      <w:ins w:id="1292" w:author="GoldenCorpusHarness" w:date="2026-03-28T21:57:55Z">
        <w:r>
          <w:t>2</w:t>
        </w:r>
      </w:ins>
      <w:r>
        <w:t>Summary of Adverse Events</w:t>
      </w:r>
      <w:ins w:id="1293" w:author="GoldenCorpusHarness" w:date="2026-03-28T21:57:55Z">
        <w:r>
          <w:t xml:space="preserve"> Considered Drug-related by the Investigator</w:t>
        </w:r>
      </w:ins>
      <w:r>
        <w:t>1</w:t>
      </w:r>
      <w:del w:id="1294" w:author="GoldenCorpusHarness" w:date="2026-03-28T21:57:55Z">
        <w:r>
          <w:delText>26</w:delText>
        </w:r>
      </w:del>
      <w:ins w:id="1295" w:author="GoldenCorpusHarness" w:date="2026-03-28T21:57:55Z">
        <w:r>
          <w:t>54</w:t>
        </w:r>
      </w:ins>
    </w:p>
    <w:p ns2:paraId="03605A67" ns2:textId="186F739D" w:rsidR="00914D2C" w:rsidRDefault="00914D2C">
      <w:pPr>
        <w:pStyle w:val="TOC4"/>
        <w:rPr>
          <w:rFonts w:asciiTheme="minorHAnsi" w:eastAsiaTheme="minorEastAsia" w:hAnsiTheme="minorHAnsi" w:cstheme="minorBidi"/>
          <w:noProof/>
          <w:kern w:val="2"/>
          <w:sz w:val="22"/>
          <w:szCs w:val="22"/>
          <ns2:ligatures ns2:val="standardContextual"/>
        </w:rPr>
      </w:pPr>
      <w:r>
        <w:t>5.4.</w:t>
      </w:r>
      <w:ins w:id="1296" w:author="GoldenCorpusHarness" w:date="2026-03-28T21:57:55Z">
        <w:r>
          <w:t>2.</w:t>
        </w:r>
      </w:ins>
      <w:r>
        <w:t>3</w:t>
      </w:r>
      <w:del w:id="1297" w:author="GoldenCorpusHarness" w:date="2026-03-28T21:57:55Z">
        <w:r>
          <w:delText>.2</w:delText>
        </w:r>
      </w:del>
      <w:r>
        <w:t>Summary of</w:t>
      </w:r>
      <w:ins w:id="1298" w:author="GoldenCorpusHarness" w:date="2026-03-28T21:57:55Z">
        <w:r>
          <w:t xml:space="preserve"> Serious</w:t>
        </w:r>
      </w:ins>
      <w:r>
        <w:t xml:space="preserve"> Adverse Events</w:t>
      </w:r>
      <w:del w:id="1299" w:author="GoldenCorpusHarness" w:date="2026-03-28T21:57:55Z">
        <w:r>
          <w:delText xml:space="preserve"> Considered Drug-related by the Investigator</w:delText>
        </w:r>
      </w:del>
      <w:r>
        <w:t>1</w:t>
      </w:r>
      <w:del w:id="1300" w:author="GoldenCorpusHarness" w:date="2026-03-28T21:57:55Z">
        <w:r>
          <w:delText>30</w:delText>
        </w:r>
      </w:del>
      <w:ins w:id="1301" w:author="GoldenCorpusHarness" w:date="2026-03-28T21:57:55Z">
        <w:r>
          <w:t>54</w:t>
        </w:r>
      </w:ins>
    </w:p>
    <w:p ns2:paraId="2278CA55" ns2:textId="6B33BE7C" w:rsidR="00914D2C" w:rsidRDefault="00914D2C">
      <w:pPr>
        <w:pStyle w:val="TOC4"/>
        <w:rPr>
          <w:rFonts w:asciiTheme="minorHAnsi" w:eastAsiaTheme="minorEastAsia" w:hAnsiTheme="minorHAnsi" w:cstheme="minorBidi"/>
          <w:noProof/>
          <w:kern w:val="2"/>
          <w:sz w:val="22"/>
          <w:szCs w:val="22"/>
          <ns2:ligatures ns2:val="standardContextual"/>
        </w:rPr>
      </w:pPr>
      <w:r>
        <w:t>5.4.</w:t>
      </w:r>
      <w:del w:id="1302" w:author="GoldenCorpusHarness" w:date="2026-03-28T21:57:55Z">
        <w:r>
          <w:delText>3</w:delText>
        </w:r>
      </w:del>
      <w:ins w:id="1303" w:author="GoldenCorpusHarness" w:date="2026-03-28T21:57:55Z">
        <w:r>
          <w:t>2</w:t>
        </w:r>
      </w:ins>
      <w:r>
        <w:t>.</w:t>
      </w:r>
      <w:del w:id="1304" w:author="GoldenCorpusHarness" w:date="2026-03-28T21:57:55Z">
        <w:r>
          <w:delText xml:space="preserve">3Summary of Serious </w:delText>
        </w:r>
      </w:del>
      <w:ins w:id="1305" w:author="GoldenCorpusHarness" w:date="2026-03-28T21:57:55Z">
        <w:r>
          <w:t>4</w:t>
        </w:r>
      </w:ins>
      <w:r>
        <w:t>Adverse Events</w:t>
      </w:r>
      <w:ins w:id="1306" w:author="GoldenCorpusHarness" w:date="2026-03-28T21:57:55Z">
        <w:r>
          <w:t xml:space="preserve"> Leading to Study Treatment Discontinuation</w:t>
        </w:r>
      </w:ins>
      <w:r>
        <w:t>1</w:t>
      </w:r>
      <w:del w:id="1307" w:author="GoldenCorpusHarness" w:date="2026-03-28T21:57:55Z">
        <w:r>
          <w:delText>30</w:delText>
        </w:r>
      </w:del>
      <w:ins w:id="1308" w:author="GoldenCorpusHarness" w:date="2026-03-28T21:57:55Z">
        <w:r>
          <w:t>54</w:t>
        </w:r>
      </w:ins>
    </w:p>
    <w:p ns2:paraId="0EF6D91A" ns2:textId="258E7ACA" w:rsidR="00914D2C" w:rsidRDefault="00914D2C">
      <w:pPr>
        <w:pStyle w:val="TOC4"/>
        <w:rPr>
          <w:rFonts w:asciiTheme="minorHAnsi" w:eastAsiaTheme="minorEastAsia" w:hAnsiTheme="minorHAnsi" w:cstheme="minorBidi"/>
          <w:noProof/>
          <w:kern w:val="2"/>
          <w:sz w:val="22"/>
          <w:szCs w:val="22"/>
          <ns2:ligatures ns2:val="standardContextual"/>
        </w:rPr>
      </w:pPr>
      <w:r>
        <w:t>5.4.</w:t>
      </w:r>
      <w:del w:id="1309" w:author="GoldenCorpusHarness" w:date="2026-03-28T21:57:55Z">
        <w:r>
          <w:delText>3</w:delText>
        </w:r>
      </w:del>
      <w:ins w:id="1310" w:author="GoldenCorpusHarness" w:date="2026-03-28T21:57:55Z">
        <w:r>
          <w:t>2</w:t>
        </w:r>
      </w:ins>
      <w:r>
        <w:t>.</w:t>
      </w:r>
      <w:del w:id="1311" w:author="GoldenCorpusHarness" w:date="2026-03-28T21:57:55Z">
        <w:r>
          <w:delText>4</w:delText>
        </w:r>
      </w:del>
      <w:ins w:id="1312" w:author="GoldenCorpusHarness" w:date="2026-03-28T21:57:55Z">
        <w:r>
          <w:t>5</w:t>
        </w:r>
      </w:ins>
      <w:r>
        <w:t xml:space="preserve">Adverse Events Leading to </w:t>
      </w:r>
      <w:del w:id="1313" w:author="GoldenCorpusHarness" w:date="2026-03-28T21:57:55Z">
        <w:r>
          <w:delText>Study Tr</w:delText>
        </w:r>
      </w:del>
      <w:ins w:id="1314" w:author="GoldenCorpusHarness" w:date="2026-03-28T21:57:55Z">
        <w:r>
          <w:t>D</w:t>
        </w:r>
      </w:ins>
      <w:r>
        <w:t>eat</w:t>
      </w:r>
      <w:del w:id="1315" w:author="GoldenCorpusHarness" w:date="2026-03-28T21:57:55Z">
        <w:r>
          <w:delText>ment Discontinuation</w:delText>
        </w:r>
      </w:del>
      <w:ins w:id="1316" w:author="GoldenCorpusHarness" w:date="2026-03-28T21:57:55Z">
        <w:r>
          <w:t>h</w:t>
        </w:r>
      </w:ins>
      <w:r>
        <w:t>1</w:t>
      </w:r>
      <w:del w:id="1317" w:author="GoldenCorpusHarness" w:date="2026-03-28T21:57:55Z">
        <w:r>
          <w:delText>30</w:delText>
        </w:r>
      </w:del>
      <w:ins w:id="1318" w:author="GoldenCorpusHarness" w:date="2026-03-28T21:57:55Z">
        <w:r>
          <w:t>54</w:t>
        </w:r>
      </w:ins>
    </w:p>
    <w:p ns2:paraId="2EF37318" ns2:textId="4BA923E8" w:rsidR="00914D2C" w:rsidRDefault="00914D2C">
      <w:pPr>
        <w:pStyle w:val="TOC4"/>
        <w:rPr>
          <w:rFonts w:asciiTheme="minorHAnsi" w:eastAsiaTheme="minorEastAsia" w:hAnsiTheme="minorHAnsi" w:cstheme="minorBidi"/>
          <w:noProof/>
          <w:kern w:val="2"/>
          <w:sz w:val="22"/>
          <w:szCs w:val="22"/>
          <ns2:ligatures ns2:val="standardContextual"/>
        </w:rPr>
      </w:pPr>
      <w:r>
        <w:t>5.4.3</w:t>
      </w:r>
      <w:del w:id="1319" w:author="GoldenCorpusHarness" w:date="2026-03-28T21:57:55Z">
        <w:r>
          <w:delText>.5Adverse Even</w:delText>
        </w:r>
      </w:del>
      <w:ins w:id="1320" w:author="GoldenCorpusHarness" w:date="2026-03-28T21:57:55Z">
        <w:r>
          <w:t>MK-2870-003/SKB264-II-04/Op</w:t>
        </w:r>
      </w:ins>
      <w:r>
        <w:t>t</w:t>
      </w:r>
      <w:del w:id="1321" w:author="GoldenCorpusHarness" w:date="2026-03-28T21:57:55Z">
        <w:r>
          <w:delText xml:space="preserve">s </w:delText>
        </w:r>
      </w:del>
      <w:ins w:id="1322" w:author="GoldenCorpusHarness" w:date="2026-03-28T21:57:55Z">
        <w:r>
          <w:t>iTROP-</w:t>
        </w:r>
      </w:ins>
      <w:r>
        <w:t>L</w:t>
      </w:r>
      <w:del w:id="1323" w:author="GoldenCorpusHarness" w:date="2026-03-28T21:57:55Z">
        <w:r>
          <w:delText>eadi</w:delText>
        </w:r>
      </w:del>
      <w:ins w:id="1324" w:author="GoldenCorpusHarness" w:date="2026-03-28T21:57:55Z">
        <w:r>
          <w:t>u</w:t>
        </w:r>
      </w:ins>
      <w:r>
        <w:t>ng</w:t>
      </w:r>
      <w:del w:id="1325" w:author="GoldenCorpusHarness" w:date="2026-03-28T21:57:55Z">
        <w:r>
          <w:delText xml:space="preserve"> to Death</w:delText>
        </w:r>
      </w:del>
      <w:ins w:id="1326" w:author="GoldenCorpusHarness" w:date="2026-03-28T21:57:55Z">
        <w:r>
          <w:t>02</w:t>
        </w:r>
      </w:ins>
      <w:r>
        <w:t>1</w:t>
      </w:r>
      <w:del w:id="1327" w:author="GoldenCorpusHarness" w:date="2026-03-28T21:57:55Z">
        <w:r>
          <w:delText>31</w:delText>
        </w:r>
      </w:del>
      <w:ins w:id="1328" w:author="GoldenCorpusHarness" w:date="2026-03-28T21:57:55Z">
        <w:r>
          <w:t>54</w:t>
        </w:r>
      </w:ins>
    </w:p>
    <w:p ns2:paraId="4C931F7B" ns2:textId="0843D58E" w:rsidR="00914D2C" w:rsidRDefault="00914D2C">
      <w:pPr>
        <w:pStyle w:val="TOC3"/>
        <w:rPr>
          <w:rFonts w:asciiTheme="minorHAnsi" w:eastAsiaTheme="minorEastAsia" w:hAnsiTheme="minorHAnsi" w:cstheme="minorBidi"/>
          <w:noProof/>
          <w:kern w:val="2"/>
          <w:sz w:val="22"/>
          <w:szCs w:val="22"/>
          <ns2:ligatures ns2:val="standardContextual"/>
        </w:rPr>
      </w:pPr>
      <w:r>
        <w:t>5.4.</w:t>
      </w:r>
      <w:del w:id="1329" w:author="GoldenCorpusHarness" w:date="2026-03-28T21:57:55Z">
        <w:r>
          <w:delText>4MK-2870-0</w:delText>
        </w:r>
      </w:del>
      <w:ins w:id="1330" w:author="GoldenCorpusHarness" w:date="2026-03-28T21:57:55Z">
        <w:r>
          <w:t>3.</w:t>
        </w:r>
      </w:ins>
      <w:r>
        <w:t>1</w:t>
      </w:r>
      <w:del w:id="1331" w:author="GoldenCorpusHarness" w:date="2026-03-28T21:57:55Z">
        <w:r>
          <w:delText>3</w:delText>
        </w:r>
      </w:del>
      <w:ins w:id="1332" w:author="GoldenCorpusHarness" w:date="2026-03-28T21:57:55Z">
        <w:r>
          <w:t>Overall</w:t>
        </w:r>
      </w:ins>
      <w:r>
        <w:t xml:space="preserve"> </w:t>
      </w:r>
      <w:del w:id="1333" w:author="GoldenCorpusHarness" w:date="2026-03-28T21:57:55Z">
        <w:r>
          <w:delText>(</w:delText>
        </w:r>
      </w:del>
      <w:r>
        <w:t>S</w:t>
      </w:r>
      <w:del w:id="1334" w:author="GoldenCorpusHarness" w:date="2026-03-28T21:57:55Z">
        <w:r>
          <w:delText>KB2</w:delText>
        </w:r>
      </w:del>
      <w:ins w:id="1335" w:author="GoldenCorpusHarness" w:date="2026-03-28T21:57:55Z">
        <w:r>
          <w:t>ummary of Adverse Events15</w:t>
        </w:r>
      </w:ins>
      <w:r>
        <w:t>6</w:t>
      </w:r>
      <w:del w:id="1336" w:author="GoldenCorpusHarness" w:date="2026-03-28T21:57:55Z">
        <w:r>
          <w:delText>4-II-05)131</w:delText>
        </w:r>
      </w:del>
    </w:p>
    <w:p ns2:paraId="432BA1A0" ns2:textId="3EC0AB35" w:rsidR="00914D2C" w:rsidRDefault="00914D2C">
      <w:pPr>
        <w:pStyle w:val="TOC4"/>
        <w:rPr>
          <w:rFonts w:asciiTheme="minorHAnsi" w:eastAsiaTheme="minorEastAsia" w:hAnsiTheme="minorHAnsi" w:cstheme="minorBidi"/>
          <w:noProof/>
          <w:kern w:val="2"/>
          <w:sz w:val="22"/>
          <w:szCs w:val="22"/>
          <ns2:ligatures ns2:val="standardContextual"/>
        </w:rPr>
      </w:pPr>
      <w:r>
        <w:t>5.4.</w:t>
      </w:r>
      <w:del w:id="1337" w:author="GoldenCorpusHarness" w:date="2026-03-28T21:57:55Z">
        <w:r>
          <w:delText>4</w:delText>
        </w:r>
      </w:del>
      <w:ins w:id="1338" w:author="GoldenCorpusHarness" w:date="2026-03-28T21:57:55Z">
        <w:r>
          <w:t>3</w:t>
        </w:r>
      </w:ins>
      <w:r>
        <w:t>.</w:t>
      </w:r>
      <w:del w:id="1339" w:author="GoldenCorpusHarness" w:date="2026-03-28T21:57:55Z">
        <w:r>
          <w:delText xml:space="preserve">1Overall </w:delText>
        </w:r>
      </w:del>
      <w:ins w:id="1340" w:author="GoldenCorpusHarness" w:date="2026-03-28T21:57:55Z">
        <w:r>
          <w:t>2</w:t>
        </w:r>
      </w:ins>
      <w:r>
        <w:t>Summary of Adverse Events</w:t>
      </w:r>
      <w:ins w:id="1341" w:author="GoldenCorpusHarness" w:date="2026-03-28T21:57:55Z">
        <w:r>
          <w:t xml:space="preserve"> Considered Drug-related by the Investigator</w:t>
        </w:r>
      </w:ins>
      <w:r>
        <w:t>1</w:t>
      </w:r>
      <w:del w:id="1342" w:author="GoldenCorpusHarness" w:date="2026-03-28T21:57:55Z">
        <w:r>
          <w:delText>32</w:delText>
        </w:r>
      </w:del>
      <w:ins w:id="1343" w:author="GoldenCorpusHarness" w:date="2026-03-28T21:57:55Z">
        <w:r>
          <w:t>61</w:t>
        </w:r>
      </w:ins>
    </w:p>
    <w:p ns2:paraId="7BE45F32" ns2:textId="19AC6E9B" w:rsidR="00914D2C" w:rsidRDefault="00914D2C">
      <w:pPr>
        <w:pStyle w:val="TOC4"/>
        <w:rPr>
          <w:rFonts w:asciiTheme="minorHAnsi" w:eastAsiaTheme="minorEastAsia" w:hAnsiTheme="minorHAnsi" w:cstheme="minorBidi"/>
          <w:noProof/>
          <w:kern w:val="2"/>
          <w:sz w:val="22"/>
          <w:szCs w:val="22"/>
          <ns2:ligatures ns2:val="standardContextual"/>
        </w:rPr>
      </w:pPr>
      <w:r>
        <w:t>5.4.</w:t>
      </w:r>
      <w:del w:id="1344" w:author="GoldenCorpusHarness" w:date="2026-03-28T21:57:55Z">
        <w:r>
          <w:delText>4</w:delText>
        </w:r>
      </w:del>
      <w:ins w:id="1345" w:author="GoldenCorpusHarness" w:date="2026-03-28T21:57:55Z">
        <w:r>
          <w:t>3</w:t>
        </w:r>
      </w:ins>
      <w:r>
        <w:t>.</w:t>
      </w:r>
      <w:del w:id="1346" w:author="GoldenCorpusHarness" w:date="2026-03-28T21:57:55Z">
        <w:r>
          <w:delText>2</w:delText>
        </w:r>
      </w:del>
      <w:ins w:id="1347" w:author="GoldenCorpusHarness" w:date="2026-03-28T21:57:55Z">
        <w:r>
          <w:t>3</w:t>
        </w:r>
      </w:ins>
      <w:r>
        <w:t>Summary of</w:t>
      </w:r>
      <w:ins w:id="1348" w:author="GoldenCorpusHarness" w:date="2026-03-28T21:57:55Z">
        <w:r>
          <w:t xml:space="preserve"> Serious</w:t>
        </w:r>
      </w:ins>
      <w:r>
        <w:t xml:space="preserve"> Adverse Events</w:t>
      </w:r>
      <w:del w:id="1349" w:author="GoldenCorpusHarness" w:date="2026-03-28T21:57:55Z">
        <w:r>
          <w:delText xml:space="preserve"> Considered Drug-related by the Investigator</w:delText>
        </w:r>
      </w:del>
      <w:r>
        <w:t>1</w:t>
      </w:r>
      <w:del w:id="1350" w:author="GoldenCorpusHarness" w:date="2026-03-28T21:57:55Z">
        <w:r>
          <w:delText>35</w:delText>
        </w:r>
      </w:del>
      <w:ins w:id="1351" w:author="GoldenCorpusHarness" w:date="2026-03-28T21:57:55Z">
        <w:r>
          <w:t>61</w:t>
        </w:r>
      </w:ins>
    </w:p>
    <w:p ns2:paraId="03250CD6" ns2:textId="2DEF1077" w:rsidR="00914D2C" w:rsidRDefault="00914D2C">
      <w:pPr>
        <w:pStyle w:val="TOC4"/>
        <w:rPr>
          <w:rFonts w:asciiTheme="minorHAnsi" w:eastAsiaTheme="minorEastAsia" w:hAnsiTheme="minorHAnsi" w:cstheme="minorBidi"/>
          <w:noProof/>
          <w:kern w:val="2"/>
          <w:sz w:val="22"/>
          <w:szCs w:val="22"/>
          <ns2:ligatures ns2:val="standardContextual"/>
        </w:rPr>
      </w:pPr>
      <w:r>
        <w:t>5.4.</w:t>
      </w:r>
      <w:ins w:id="1352" w:author="GoldenCorpusHarness" w:date="2026-03-28T21:57:55Z">
        <w:r>
          <w:t>3.</w:t>
        </w:r>
      </w:ins>
      <w:r>
        <w:t>4</w:t>
      </w:r>
      <w:del w:id="1353" w:author="GoldenCorpusHarness" w:date="2026-03-28T21:57:55Z">
        <w:r>
          <w:delText xml:space="preserve">.3Summary of Serious </w:delText>
        </w:r>
      </w:del>
      <w:r>
        <w:t>Adverse Events</w:t>
      </w:r>
      <w:ins w:id="1354" w:author="GoldenCorpusHarness" w:date="2026-03-28T21:57:55Z">
        <w:r>
          <w:t xml:space="preserve"> Leading to Study Treatment Discontinuation</w:t>
        </w:r>
      </w:ins>
      <w:r>
        <w:t>1</w:t>
      </w:r>
      <w:del w:id="1355" w:author="GoldenCorpusHarness" w:date="2026-03-28T21:57:55Z">
        <w:r>
          <w:delText>35</w:delText>
        </w:r>
      </w:del>
      <w:ins w:id="1356" w:author="GoldenCorpusHarness" w:date="2026-03-28T21:57:55Z">
        <w:r>
          <w:t>62</w:t>
        </w:r>
      </w:ins>
    </w:p>
    <w:p ns2:paraId="3F6A1109" ns2:textId="2E44E269" w:rsidR="00914D2C" w:rsidRDefault="00914D2C">
      <w:pPr>
        <w:pStyle w:val="TOC4"/>
        <w:rPr>
          <w:rFonts w:asciiTheme="minorHAnsi" w:eastAsiaTheme="minorEastAsia" w:hAnsiTheme="minorHAnsi" w:cstheme="minorBidi"/>
          <w:noProof/>
          <w:kern w:val="2"/>
          <w:sz w:val="22"/>
          <w:szCs w:val="22"/>
          <ns2:ligatures ns2:val="standardContextual"/>
        </w:rPr>
      </w:pPr>
      <w:r>
        <w:t>5.4.</w:t>
      </w:r>
      <w:del w:id="1357" w:author="GoldenCorpusHarness" w:date="2026-03-28T21:57:55Z">
        <w:r>
          <w:delText>4</w:delText>
        </w:r>
      </w:del>
      <w:ins w:id="1358" w:author="GoldenCorpusHarness" w:date="2026-03-28T21:57:55Z">
        <w:r>
          <w:t>3</w:t>
        </w:r>
      </w:ins>
      <w:r>
        <w:t>.</w:t>
      </w:r>
      <w:del w:id="1359" w:author="GoldenCorpusHarness" w:date="2026-03-28T21:57:55Z">
        <w:r>
          <w:delText>4</w:delText>
        </w:r>
      </w:del>
      <w:ins w:id="1360" w:author="GoldenCorpusHarness" w:date="2026-03-28T21:57:55Z">
        <w:r>
          <w:t>5</w:t>
        </w:r>
      </w:ins>
      <w:r>
        <w:t xml:space="preserve">Adverse Events Leading to </w:t>
      </w:r>
      <w:del w:id="1361" w:author="GoldenCorpusHarness" w:date="2026-03-28T21:57:55Z">
        <w:r>
          <w:delText>Study Tr</w:delText>
        </w:r>
      </w:del>
      <w:ins w:id="1362" w:author="GoldenCorpusHarness" w:date="2026-03-28T21:57:55Z">
        <w:r>
          <w:t>D</w:t>
        </w:r>
      </w:ins>
      <w:r>
        <w:t>eat</w:t>
      </w:r>
      <w:del w:id="1363" w:author="GoldenCorpusHarness" w:date="2026-03-28T21:57:55Z">
        <w:r>
          <w:delText>ment Discontinuation</w:delText>
        </w:r>
      </w:del>
      <w:ins w:id="1364" w:author="GoldenCorpusHarness" w:date="2026-03-28T21:57:55Z">
        <w:r>
          <w:t>h</w:t>
        </w:r>
      </w:ins>
      <w:r>
        <w:t>1</w:t>
      </w:r>
      <w:del w:id="1365" w:author="GoldenCorpusHarness" w:date="2026-03-28T21:57:55Z">
        <w:r>
          <w:delText>35</w:delText>
        </w:r>
      </w:del>
      <w:ins w:id="1366" w:author="GoldenCorpusHarness" w:date="2026-03-28T21:57:55Z">
        <w:r>
          <w:t>62</w:t>
        </w:r>
      </w:ins>
    </w:p>
    <w:p ns2:paraId="631C4EF3" ns2:textId="4FD4B67A" w:rsidR="00914D2C" w:rsidRDefault="00914D2C">
      <w:pPr>
        <w:pStyle w:val="TOC4"/>
        <w:rPr>
          <w:rFonts w:asciiTheme="minorHAnsi" w:eastAsiaTheme="minorEastAsia" w:hAnsiTheme="minorHAnsi" w:cstheme="minorBidi"/>
          <w:noProof/>
          <w:kern w:val="2"/>
          <w:sz w:val="22"/>
          <w:szCs w:val="22"/>
          <ns2:ligatures ns2:val="standardContextual"/>
        </w:rPr>
      </w:pPr>
      <w:r>
        <w:t>5.4.4</w:t>
      </w:r>
      <w:del w:id="1367" w:author="GoldenCorpusHarness" w:date="2026-03-28T21:57:55Z">
        <w:r>
          <w:delText>.</w:delText>
        </w:r>
      </w:del>
      <w:ins w:id="1368" w:author="GoldenCorpusHarness" w:date="2026-03-28T21:57:55Z">
        <w:r>
          <w:t>MK-2870-013/SKB264-II-0</w:t>
        </w:r>
      </w:ins>
      <w:r>
        <w:t>5</w:t>
      </w:r>
      <w:del w:id="1369" w:author="GoldenCorpusHarness" w:date="2026-03-28T21:57:55Z">
        <w:r>
          <w:delText>Adverse Even</w:delText>
        </w:r>
      </w:del>
      <w:ins w:id="1370" w:author="GoldenCorpusHarness" w:date="2026-03-28T21:57:55Z">
        <w:r>
          <w:t>/Op</w:t>
        </w:r>
      </w:ins>
      <w:r>
        <w:t>t</w:t>
      </w:r>
      <w:del w:id="1371" w:author="GoldenCorpusHarness" w:date="2026-03-28T21:57:55Z">
        <w:r>
          <w:delText xml:space="preserve">s </w:delText>
        </w:r>
      </w:del>
      <w:ins w:id="1372" w:author="GoldenCorpusHarness" w:date="2026-03-28T21:57:55Z">
        <w:r>
          <w:t>iTROP-</w:t>
        </w:r>
      </w:ins>
      <w:r>
        <w:t>L</w:t>
      </w:r>
      <w:del w:id="1373" w:author="GoldenCorpusHarness" w:date="2026-03-28T21:57:55Z">
        <w:r>
          <w:delText>eadi</w:delText>
        </w:r>
      </w:del>
      <w:ins w:id="1374" w:author="GoldenCorpusHarness" w:date="2026-03-28T21:57:55Z">
        <w:r>
          <w:t>u</w:t>
        </w:r>
      </w:ins>
      <w:r>
        <w:t>ng</w:t>
      </w:r>
      <w:del w:id="1375" w:author="GoldenCorpusHarness" w:date="2026-03-28T21:57:55Z">
        <w:r>
          <w:delText xml:space="preserve"> to Death</w:delText>
        </w:r>
      </w:del>
      <w:ins w:id="1376" w:author="GoldenCorpusHarness" w:date="2026-03-28T21:57:55Z">
        <w:r>
          <w:t>0</w:t>
        </w:r>
      </w:ins>
      <w:r>
        <w:t>1</w:t>
      </w:r>
      <w:ins w:id="1377" w:author="GoldenCorpusHarness" w:date="2026-03-28T21:57:55Z">
        <w:r>
          <w:t>16</w:t>
        </w:r>
      </w:ins>
      <w:r>
        <w:t>3</w:t>
      </w:r>
      <w:del w:id="1378" w:author="GoldenCorpusHarness" w:date="2026-03-28T21:57:55Z">
        <w:r>
          <w:delText>6</w:delText>
        </w:r>
      </w:del>
    </w:p>
    <w:p ns2:paraId="500DB876" ns2:textId="4183EEEF" w:rsidR="00914D2C" w:rsidRDefault="00914D2C">
      <w:pPr>
        <w:pStyle w:val="TOC3"/>
        <w:rPr>
          <w:rFonts w:asciiTheme="minorHAnsi" w:eastAsiaTheme="minorEastAsia" w:hAnsiTheme="minorHAnsi" w:cstheme="minorBidi"/>
          <w:noProof/>
          <w:kern w:val="2"/>
          <w:sz w:val="22"/>
          <w:szCs w:val="22"/>
          <ns2:ligatures ns2:val="standardContextual"/>
        </w:rPr>
      </w:pPr>
      <w:r>
        <w:t>5.4.</w:t>
      </w:r>
      <w:ins w:id="1379" w:author="GoldenCorpusHarness" w:date="2026-03-28T21:57:55Z">
        <w:r>
          <w:t>4.1Overall Summary of Adverse Events16</w:t>
        </w:r>
      </w:ins>
      <w:r>
        <w:t>5</w:t>
      </w:r>
      <w:del w:id="1380" w:author="GoldenCorpusHarness" w:date="2026-03-28T21:57:55Z">
        <w:r>
          <w:delText>MK-2870-014 (SKB264-III-03)136</w:delText>
        </w:r>
      </w:del>
    </w:p>
    <w:p ns2:paraId="396A6E32" ns2:textId="12DF7570" w:rsidR="00914D2C" w:rsidRDefault="00914D2C">
      <w:pPr>
        <w:pStyle w:val="TOC4"/>
        <w:rPr>
          <w:rFonts w:asciiTheme="minorHAnsi" w:eastAsiaTheme="minorEastAsia" w:hAnsiTheme="minorHAnsi" w:cstheme="minorBidi"/>
          <w:noProof/>
          <w:kern w:val="2"/>
          <w:sz w:val="22"/>
          <w:szCs w:val="22"/>
          <ns2:ligatures ns2:val="standardContextual"/>
        </w:rPr>
      </w:pPr>
      <w:r>
        <w:t>5.4.</w:t>
      </w:r>
      <w:del w:id="1381" w:author="GoldenCorpusHarness" w:date="2026-03-28T21:57:55Z">
        <w:r>
          <w:delText>5</w:delText>
        </w:r>
      </w:del>
      <w:ins w:id="1382" w:author="GoldenCorpusHarness" w:date="2026-03-28T21:57:55Z">
        <w:r>
          <w:t>4</w:t>
        </w:r>
      </w:ins>
      <w:r>
        <w:t>.</w:t>
      </w:r>
      <w:del w:id="1383" w:author="GoldenCorpusHarness" w:date="2026-03-28T21:57:55Z">
        <w:r>
          <w:delText xml:space="preserve">1Overall </w:delText>
        </w:r>
      </w:del>
      <w:ins w:id="1384" w:author="GoldenCorpusHarness" w:date="2026-03-28T21:57:55Z">
        <w:r>
          <w:t>2</w:t>
        </w:r>
      </w:ins>
      <w:r>
        <w:t>Summary of Adverse Events</w:t>
      </w:r>
      <w:ins w:id="1385" w:author="GoldenCorpusHarness" w:date="2026-03-28T21:57:55Z">
        <w:r>
          <w:t xml:space="preserve"> Considered Drug-related by the Investigator</w:t>
        </w:r>
      </w:ins>
      <w:r>
        <w:t>1</w:t>
      </w:r>
      <w:del w:id="1386" w:author="GoldenCorpusHarness" w:date="2026-03-28T21:57:55Z">
        <w:r>
          <w:delText>36</w:delText>
        </w:r>
      </w:del>
      <w:ins w:id="1387" w:author="GoldenCorpusHarness" w:date="2026-03-28T21:57:55Z">
        <w:r>
          <w:t>70</w:t>
        </w:r>
      </w:ins>
    </w:p>
    <w:p ns2:paraId="43123A26" ns2:textId="67BD99FE" w:rsidR="00914D2C" w:rsidRDefault="00914D2C">
      <w:pPr>
        <w:pStyle w:val="TOC4"/>
        <w:rPr>
          <w:rFonts w:asciiTheme="minorHAnsi" w:eastAsiaTheme="minorEastAsia" w:hAnsiTheme="minorHAnsi" w:cstheme="minorBidi"/>
          <w:noProof/>
          <w:kern w:val="2"/>
          <w:sz w:val="22"/>
          <w:szCs w:val="22"/>
          <ns2:ligatures ns2:val="standardContextual"/>
        </w:rPr>
      </w:pPr>
      <w:r>
        <w:t>5.4.</w:t>
      </w:r>
      <w:del w:id="1388" w:author="GoldenCorpusHarness" w:date="2026-03-28T21:57:55Z">
        <w:r>
          <w:delText>5</w:delText>
        </w:r>
      </w:del>
      <w:ins w:id="1389" w:author="GoldenCorpusHarness" w:date="2026-03-28T21:57:55Z">
        <w:r>
          <w:t>4</w:t>
        </w:r>
      </w:ins>
      <w:r>
        <w:t>.</w:t>
      </w:r>
      <w:del w:id="1390" w:author="GoldenCorpusHarness" w:date="2026-03-28T21:57:55Z">
        <w:r>
          <w:delText>2</w:delText>
        </w:r>
      </w:del>
      <w:ins w:id="1391" w:author="GoldenCorpusHarness" w:date="2026-03-28T21:57:55Z">
        <w:r>
          <w:t>3</w:t>
        </w:r>
      </w:ins>
      <w:r>
        <w:t>Summary of</w:t>
      </w:r>
      <w:ins w:id="1392" w:author="GoldenCorpusHarness" w:date="2026-03-28T21:57:55Z">
        <w:r>
          <w:t xml:space="preserve"> Serious</w:t>
        </w:r>
      </w:ins>
      <w:r>
        <w:t xml:space="preserve"> Adverse Events</w:t>
      </w:r>
      <w:del w:id="1393" w:author="GoldenCorpusHarness" w:date="2026-03-28T21:57:55Z">
        <w:r>
          <w:delText xml:space="preserve"> Considered Drug-related by the Investigator</w:delText>
        </w:r>
      </w:del>
      <w:r>
        <w:t>1</w:t>
      </w:r>
      <w:del w:id="1394" w:author="GoldenCorpusHarness" w:date="2026-03-28T21:57:55Z">
        <w:r>
          <w:delText>38</w:delText>
        </w:r>
      </w:del>
      <w:ins w:id="1395" w:author="GoldenCorpusHarness" w:date="2026-03-28T21:57:55Z">
        <w:r>
          <w:t>70</w:t>
        </w:r>
      </w:ins>
    </w:p>
    <w:p ns2:paraId="2D4D904F" ns2:textId="780EABD6" w:rsidR="00914D2C" w:rsidRDefault="00914D2C">
      <w:pPr>
        <w:pStyle w:val="TOC4"/>
        <w:rPr>
          <w:rFonts w:asciiTheme="minorHAnsi" w:eastAsiaTheme="minorEastAsia" w:hAnsiTheme="minorHAnsi" w:cstheme="minorBidi"/>
          <w:noProof/>
          <w:kern w:val="2"/>
          <w:sz w:val="22"/>
          <w:szCs w:val="22"/>
          <ns2:ligatures ns2:val="standardContextual"/>
        </w:rPr>
      </w:pPr>
      <w:r>
        <w:t>5.4.</w:t>
      </w:r>
      <w:del w:id="1396" w:author="GoldenCorpusHarness" w:date="2026-03-28T21:57:55Z">
        <w:r>
          <w:delText>5</w:delText>
        </w:r>
      </w:del>
      <w:ins w:id="1397" w:author="GoldenCorpusHarness" w:date="2026-03-28T21:57:55Z">
        <w:r>
          <w:t>4</w:t>
        </w:r>
      </w:ins>
      <w:r>
        <w:t>.</w:t>
      </w:r>
      <w:del w:id="1398" w:author="GoldenCorpusHarness" w:date="2026-03-28T21:57:55Z">
        <w:r>
          <w:delText xml:space="preserve">3Summary of Serious </w:delText>
        </w:r>
      </w:del>
      <w:ins w:id="1399" w:author="GoldenCorpusHarness" w:date="2026-03-28T21:57:55Z">
        <w:r>
          <w:t>4</w:t>
        </w:r>
      </w:ins>
      <w:r>
        <w:t>Adverse Events</w:t>
      </w:r>
      <w:ins w:id="1400" w:author="GoldenCorpusHarness" w:date="2026-03-28T21:57:55Z">
        <w:r>
          <w:t xml:space="preserve"> Leading to Study Treatment Discontinuation</w:t>
        </w:r>
      </w:ins>
      <w:r>
        <w:t>1</w:t>
      </w:r>
      <w:del w:id="1401" w:author="GoldenCorpusHarness" w:date="2026-03-28T21:57:55Z">
        <w:r>
          <w:delText>38</w:delText>
        </w:r>
      </w:del>
      <w:ins w:id="1402" w:author="GoldenCorpusHarness" w:date="2026-03-28T21:57:55Z">
        <w:r>
          <w:t>71</w:t>
        </w:r>
      </w:ins>
    </w:p>
    <w:p ns2:paraId="13A5EBA3" ns2:textId="11C4E463" w:rsidR="00914D2C" w:rsidRDefault="00914D2C">
      <w:pPr>
        <w:pStyle w:val="TOC4"/>
        <w:rPr>
          <w:rFonts w:asciiTheme="minorHAnsi" w:eastAsiaTheme="minorEastAsia" w:hAnsiTheme="minorHAnsi" w:cstheme="minorBidi"/>
          <w:noProof/>
          <w:kern w:val="2"/>
          <w:sz w:val="22"/>
          <w:szCs w:val="22"/>
          <ns2:ligatures ns2:val="standardContextual"/>
        </w:rPr>
      </w:pPr>
      <w:r>
        <w:t>5.4.</w:t>
      </w:r>
      <w:ins w:id="1403" w:author="GoldenCorpusHarness" w:date="2026-03-28T21:57:55Z">
        <w:r>
          <w:t>4.</w:t>
        </w:r>
      </w:ins>
      <w:r>
        <w:t>5</w:t>
      </w:r>
      <w:del w:id="1404" w:author="GoldenCorpusHarness" w:date="2026-03-28T21:57:55Z">
        <w:r>
          <w:delText>.4</w:delText>
        </w:r>
      </w:del>
      <w:r>
        <w:t xml:space="preserve">Adverse Events Leading to </w:t>
      </w:r>
      <w:del w:id="1405" w:author="GoldenCorpusHarness" w:date="2026-03-28T21:57:55Z">
        <w:r>
          <w:delText>Study Tr</w:delText>
        </w:r>
      </w:del>
      <w:ins w:id="1406" w:author="GoldenCorpusHarness" w:date="2026-03-28T21:57:55Z">
        <w:r>
          <w:t>D</w:t>
        </w:r>
      </w:ins>
      <w:r>
        <w:t>eat</w:t>
      </w:r>
      <w:del w:id="1407" w:author="GoldenCorpusHarness" w:date="2026-03-28T21:57:55Z">
        <w:r>
          <w:delText>ment Discontinuation</w:delText>
        </w:r>
      </w:del>
      <w:ins w:id="1408" w:author="GoldenCorpusHarness" w:date="2026-03-28T21:57:55Z">
        <w:r>
          <w:t>h</w:t>
        </w:r>
      </w:ins>
      <w:r>
        <w:t>1</w:t>
      </w:r>
      <w:del w:id="1409" w:author="GoldenCorpusHarness" w:date="2026-03-28T21:57:55Z">
        <w:r>
          <w:delText>39</w:delText>
        </w:r>
      </w:del>
      <w:ins w:id="1410" w:author="GoldenCorpusHarness" w:date="2026-03-28T21:57:55Z">
        <w:r>
          <w:t>71</w:t>
        </w:r>
      </w:ins>
    </w:p>
    <w:p ns2:paraId="5F4D83E3" ns2:textId="50105BBE" w:rsidR="00914D2C" w:rsidRDefault="00914D2C">
      <w:pPr>
        <w:pStyle w:val="TOC4"/>
        <w:rPr>
          <w:rFonts w:asciiTheme="minorHAnsi" w:eastAsiaTheme="minorEastAsia" w:hAnsiTheme="minorHAnsi" w:cstheme="minorBidi"/>
          <w:noProof/>
          <w:kern w:val="2"/>
          <w:sz w:val="22"/>
          <w:szCs w:val="22"/>
          <ns2:ligatures ns2:val="standardContextual"/>
        </w:rPr>
      </w:pPr>
      <w:r>
        <w:t>5.4.5</w:t>
      </w:r>
      <w:del w:id="1411" w:author="GoldenCorpusHarness" w:date="2026-03-28T21:57:55Z">
        <w:r>
          <w:delText>.5Adve</w:delText>
        </w:r>
      </w:del>
      <w:ins w:id="1412" w:author="GoldenCorpusHarness" w:date="2026-03-28T21:57:55Z">
        <w:r>
          <w:t>MK-2870-014/SKB264-III-03/OptiTROP-B</w:t>
        </w:r>
      </w:ins>
      <w:r>
        <w:t>r</w:t>
      </w:r>
      <w:del w:id="1413" w:author="GoldenCorpusHarness" w:date="2026-03-28T21:57:55Z">
        <w:r>
          <w:delText>se Events L</w:delText>
        </w:r>
      </w:del>
      <w:r>
        <w:t>ea</w:t>
      </w:r>
      <w:del w:id="1414" w:author="GoldenCorpusHarness" w:date="2026-03-28T21:57:55Z">
        <w:r>
          <w:delText xml:space="preserve">ding </w:delText>
        </w:r>
      </w:del>
      <w:ins w:id="1415" w:author="GoldenCorpusHarness" w:date="2026-03-28T21:57:55Z">
        <w:r>
          <w:t>s</w:t>
        </w:r>
      </w:ins>
      <w:r>
        <w:t>t</w:t>
      </w:r>
      <w:del w:id="1416" w:author="GoldenCorpusHarness" w:date="2026-03-28T21:57:55Z">
        <w:r>
          <w:delText>o Death</w:delText>
        </w:r>
      </w:del>
      <w:ins w:id="1417" w:author="GoldenCorpusHarness" w:date="2026-03-28T21:57:55Z">
        <w:r>
          <w:t>0</w:t>
        </w:r>
      </w:ins>
      <w:r>
        <w:t>1</w:t>
      </w:r>
      <w:del w:id="1418" w:author="GoldenCorpusHarness" w:date="2026-03-28T21:57:55Z">
        <w:r>
          <w:delText>39</w:delText>
        </w:r>
      </w:del>
      <w:ins w:id="1419" w:author="GoldenCorpusHarness" w:date="2026-03-28T21:57:55Z">
        <w:r>
          <w:t>171</w:t>
        </w:r>
      </w:ins>
    </w:p>
    <w:p ns2:paraId="3BC973BB" ns2:textId="7984227B" w:rsidR="00914D2C" w:rsidRDefault="00914D2C">
      <w:pPr>
        <w:pStyle w:val="TOC3"/>
        <w:rPr>
          <w:rFonts w:asciiTheme="minorHAnsi" w:eastAsiaTheme="minorEastAsia" w:hAnsiTheme="minorHAnsi" w:cstheme="minorBidi"/>
          <w:noProof/>
          <w:kern w:val="2"/>
          <w:sz w:val="22"/>
          <w:szCs w:val="22"/>
          <ns2:ligatures ns2:val="standardContextual"/>
        </w:rPr>
      </w:pPr>
      <w:r>
        <w:t>5.4.</w:t>
      </w:r>
      <w:del w:id="1420" w:author="GoldenCorpusHarness" w:date="2026-03-28T21:57:55Z">
        <w:r>
          <w:delText>6MK-</w:delText>
        </w:r>
      </w:del>
      <w:ins w:id="1421" w:author="GoldenCorpusHarness" w:date="2026-03-28T21:57:55Z">
        <w:r>
          <w:t>5.1Overall Summary of Adverse Events17</w:t>
        </w:r>
      </w:ins>
      <w:r>
        <w:t>2</w:t>
      </w:r>
      <w:del w:id="1422" w:author="GoldenCorpusHarness" w:date="2026-03-28T21:57:55Z">
        <w:r>
          <w:delText>870-016 (SKB264-II-07)139</w:delText>
        </w:r>
      </w:del>
    </w:p>
    <w:p ns2:paraId="3A69A5B9" ns2:textId="09FFB3DA" w:rsidR="00914D2C" w:rsidRDefault="00914D2C">
      <w:pPr>
        <w:pStyle w:val="TOC4"/>
        <w:rPr>
          <w:rFonts w:asciiTheme="minorHAnsi" w:eastAsiaTheme="minorEastAsia" w:hAnsiTheme="minorHAnsi" w:cstheme="minorBidi"/>
          <w:noProof/>
          <w:kern w:val="2"/>
          <w:sz w:val="22"/>
          <w:szCs w:val="22"/>
          <ns2:ligatures ns2:val="standardContextual"/>
        </w:rPr>
      </w:pPr>
      <w:r>
        <w:t>5.4.</w:t>
      </w:r>
      <w:del w:id="1423" w:author="GoldenCorpusHarness" w:date="2026-03-28T21:57:55Z">
        <w:r>
          <w:delText>6</w:delText>
        </w:r>
      </w:del>
      <w:ins w:id="1424" w:author="GoldenCorpusHarness" w:date="2026-03-28T21:57:55Z">
        <w:r>
          <w:t>5</w:t>
        </w:r>
      </w:ins>
      <w:r>
        <w:t>.</w:t>
      </w:r>
      <w:del w:id="1425" w:author="GoldenCorpusHarness" w:date="2026-03-28T21:57:55Z">
        <w:r>
          <w:delText xml:space="preserve">1Overall </w:delText>
        </w:r>
      </w:del>
      <w:ins w:id="1426" w:author="GoldenCorpusHarness" w:date="2026-03-28T21:57:55Z">
        <w:r>
          <w:t>2</w:t>
        </w:r>
      </w:ins>
      <w:r>
        <w:t>Summary of Adverse Events</w:t>
      </w:r>
      <w:ins w:id="1427" w:author="GoldenCorpusHarness" w:date="2026-03-28T21:57:55Z">
        <w:r>
          <w:t xml:space="preserve"> Considered Drug-related by the Investigator</w:t>
        </w:r>
      </w:ins>
      <w:r>
        <w:t>1</w:t>
      </w:r>
      <w:del w:id="1428" w:author="GoldenCorpusHarness" w:date="2026-03-28T21:57:55Z">
        <w:r>
          <w:delText>40</w:delText>
        </w:r>
      </w:del>
      <w:ins w:id="1429" w:author="GoldenCorpusHarness" w:date="2026-03-28T21:57:55Z">
        <w:r>
          <w:t>73</w:t>
        </w:r>
      </w:ins>
    </w:p>
    <w:p ns2:paraId="02078D6B" ns2:textId="022EC38A" w:rsidR="00914D2C" w:rsidRDefault="00914D2C">
      <w:pPr>
        <w:pStyle w:val="TOC4"/>
        <w:rPr>
          <w:rFonts w:asciiTheme="minorHAnsi" w:eastAsiaTheme="minorEastAsia" w:hAnsiTheme="minorHAnsi" w:cstheme="minorBidi"/>
          <w:noProof/>
          <w:kern w:val="2"/>
          <w:sz w:val="22"/>
          <w:szCs w:val="22"/>
          <ns2:ligatures ns2:val="standardContextual"/>
        </w:rPr>
      </w:pPr>
      <w:r>
        <w:t>5.4.</w:t>
      </w:r>
      <w:del w:id="1430" w:author="GoldenCorpusHarness" w:date="2026-03-28T21:57:55Z">
        <w:r>
          <w:delText>6</w:delText>
        </w:r>
      </w:del>
      <w:ins w:id="1431" w:author="GoldenCorpusHarness" w:date="2026-03-28T21:57:55Z">
        <w:r>
          <w:t>5</w:t>
        </w:r>
      </w:ins>
      <w:r>
        <w:t>.</w:t>
      </w:r>
      <w:del w:id="1432" w:author="GoldenCorpusHarness" w:date="2026-03-28T21:57:55Z">
        <w:r>
          <w:delText>2</w:delText>
        </w:r>
      </w:del>
      <w:ins w:id="1433" w:author="GoldenCorpusHarness" w:date="2026-03-28T21:57:55Z">
        <w:r>
          <w:t>3</w:t>
        </w:r>
      </w:ins>
      <w:r>
        <w:t>Summary of</w:t>
      </w:r>
      <w:ins w:id="1434" w:author="GoldenCorpusHarness" w:date="2026-03-28T21:57:55Z">
        <w:r>
          <w:t xml:space="preserve"> Serious</w:t>
        </w:r>
      </w:ins>
      <w:r>
        <w:t xml:space="preserve"> Adverse Events</w:t>
      </w:r>
      <w:del w:id="1435" w:author="GoldenCorpusHarness" w:date="2026-03-28T21:57:55Z">
        <w:r>
          <w:delText xml:space="preserve"> Considered Drug-related by the Investigator</w:delText>
        </w:r>
      </w:del>
      <w:r>
        <w:t>1</w:t>
      </w:r>
      <w:ins w:id="1436" w:author="GoldenCorpusHarness" w:date="2026-03-28T21:57:55Z">
        <w:r>
          <w:t>7</w:t>
        </w:r>
      </w:ins>
      <w:r>
        <w:t>4</w:t>
      </w:r>
      <w:del w:id="1437" w:author="GoldenCorpusHarness" w:date="2026-03-28T21:57:55Z">
        <w:r>
          <w:delText>2</w:delText>
        </w:r>
      </w:del>
    </w:p>
    <w:p ns2:paraId="76C8E1DD" ns2:textId="1A83F3A9" w:rsidR="00914D2C" w:rsidRDefault="00914D2C">
      <w:pPr>
        <w:pStyle w:val="TOC4"/>
        <w:rPr>
          <w:rFonts w:asciiTheme="minorHAnsi" w:eastAsiaTheme="minorEastAsia" w:hAnsiTheme="minorHAnsi" w:cstheme="minorBidi"/>
          <w:noProof/>
          <w:kern w:val="2"/>
          <w:sz w:val="22"/>
          <w:szCs w:val="22"/>
          <ns2:ligatures ns2:val="standardContextual"/>
        </w:rPr>
      </w:pPr>
      <w:r>
        <w:t>5.4.</w:t>
      </w:r>
      <w:del w:id="1438" w:author="GoldenCorpusHarness" w:date="2026-03-28T21:57:55Z">
        <w:r>
          <w:delText>6</w:delText>
        </w:r>
      </w:del>
      <w:ins w:id="1439" w:author="GoldenCorpusHarness" w:date="2026-03-28T21:57:55Z">
        <w:r>
          <w:t>5</w:t>
        </w:r>
      </w:ins>
      <w:r>
        <w:t>.</w:t>
      </w:r>
      <w:del w:id="1440" w:author="GoldenCorpusHarness" w:date="2026-03-28T21:57:55Z">
        <w:r>
          <w:delText xml:space="preserve">3Summary of Serious </w:delText>
        </w:r>
      </w:del>
      <w:ins w:id="1441" w:author="GoldenCorpusHarness" w:date="2026-03-28T21:57:55Z">
        <w:r>
          <w:t>4</w:t>
        </w:r>
      </w:ins>
      <w:r>
        <w:t>Adverse Events</w:t>
      </w:r>
      <w:ins w:id="1442" w:author="GoldenCorpusHarness" w:date="2026-03-28T21:57:55Z">
        <w:r>
          <w:t xml:space="preserve"> Leading to Study Treatment Discontinuation</w:t>
        </w:r>
      </w:ins>
      <w:r>
        <w:t>1</w:t>
      </w:r>
      <w:ins w:id="1443" w:author="GoldenCorpusHarness" w:date="2026-03-28T21:57:55Z">
        <w:r>
          <w:t>7</w:t>
        </w:r>
      </w:ins>
      <w:r>
        <w:t>4</w:t>
      </w:r>
      <w:del w:id="1444" w:author="GoldenCorpusHarness" w:date="2026-03-28T21:57:55Z">
        <w:r>
          <w:delText>2</w:delText>
        </w:r>
      </w:del>
    </w:p>
    <w:p ns2:paraId="138DCAA2" ns2:textId="57F6A55F" w:rsidR="00914D2C" w:rsidRDefault="00914D2C">
      <w:pPr>
        <w:pStyle w:val="TOC4"/>
        <w:rPr>
          <w:rFonts w:asciiTheme="minorHAnsi" w:eastAsiaTheme="minorEastAsia" w:hAnsiTheme="minorHAnsi" w:cstheme="minorBidi"/>
          <w:noProof/>
          <w:kern w:val="2"/>
          <w:sz w:val="22"/>
          <w:szCs w:val="22"/>
          <ns2:ligatures ns2:val="standardContextual"/>
        </w:rPr>
      </w:pPr>
      <w:r>
        <w:t>5.4.</w:t>
      </w:r>
      <w:del w:id="1445" w:author="GoldenCorpusHarness" w:date="2026-03-28T21:57:55Z">
        <w:r>
          <w:delText>6</w:delText>
        </w:r>
      </w:del>
      <w:ins w:id="1446" w:author="GoldenCorpusHarness" w:date="2026-03-28T21:57:55Z">
        <w:r>
          <w:t>5</w:t>
        </w:r>
      </w:ins>
      <w:r>
        <w:t>.</w:t>
      </w:r>
      <w:del w:id="1447" w:author="GoldenCorpusHarness" w:date="2026-03-28T21:57:55Z">
        <w:r>
          <w:delText>4</w:delText>
        </w:r>
      </w:del>
      <w:ins w:id="1448" w:author="GoldenCorpusHarness" w:date="2026-03-28T21:57:55Z">
        <w:r>
          <w:t>5</w:t>
        </w:r>
      </w:ins>
      <w:r>
        <w:t xml:space="preserve">Adverse Events Leading to </w:t>
      </w:r>
      <w:del w:id="1449" w:author="GoldenCorpusHarness" w:date="2026-03-28T21:57:55Z">
        <w:r>
          <w:delText>Study Tr</w:delText>
        </w:r>
      </w:del>
      <w:ins w:id="1450" w:author="GoldenCorpusHarness" w:date="2026-03-28T21:57:55Z">
        <w:r>
          <w:t>D</w:t>
        </w:r>
      </w:ins>
      <w:r>
        <w:t>eat</w:t>
      </w:r>
      <w:del w:id="1451" w:author="GoldenCorpusHarness" w:date="2026-03-28T21:57:55Z">
        <w:r>
          <w:delText>ment Discontinuation</w:delText>
        </w:r>
      </w:del>
      <w:ins w:id="1452" w:author="GoldenCorpusHarness" w:date="2026-03-28T21:57:55Z">
        <w:r>
          <w:t>h</w:t>
        </w:r>
      </w:ins>
      <w:r>
        <w:t>1</w:t>
      </w:r>
      <w:del w:id="1453" w:author="GoldenCorpusHarness" w:date="2026-03-28T21:57:55Z">
        <w:r>
          <w:delText>43</w:delText>
        </w:r>
      </w:del>
      <w:ins w:id="1454" w:author="GoldenCorpusHarness" w:date="2026-03-28T21:57:55Z">
        <w:r>
          <w:t>75</w:t>
        </w:r>
      </w:ins>
    </w:p>
    <w:p ns2:paraId="41A37042" ns2:textId="5760D960" w:rsidR="00914D2C" w:rsidRDefault="00914D2C">
      <w:pPr>
        <w:pStyle w:val="TOC4"/>
        <w:rPr>
          <w:rFonts w:asciiTheme="minorHAnsi" w:eastAsiaTheme="minorEastAsia" w:hAnsiTheme="minorHAnsi" w:cstheme="minorBidi"/>
          <w:noProof/>
          <w:kern w:val="2"/>
          <w:sz w:val="22"/>
          <w:szCs w:val="22"/>
          <ns2:ligatures ns2:val="standardContextual"/>
        </w:rPr>
      </w:pPr>
      <w:r>
        <w:t>5.4.6</w:t>
      </w:r>
      <w:del w:id="1455" w:author="GoldenCorpusHarness" w:date="2026-03-28T21:57:55Z">
        <w:r>
          <w:delText>.5Adve</w:delText>
        </w:r>
      </w:del>
      <w:ins w:id="1456" w:author="GoldenCorpusHarness" w:date="2026-03-28T21:57:55Z">
        <w:r>
          <w:t>MK-2870-016/SKB264-II-07/OptiTROP-B</w:t>
        </w:r>
      </w:ins>
      <w:r>
        <w:t>r</w:t>
      </w:r>
      <w:del w:id="1457" w:author="GoldenCorpusHarness" w:date="2026-03-28T21:57:55Z">
        <w:r>
          <w:delText>se Events L</w:delText>
        </w:r>
      </w:del>
      <w:r>
        <w:t>ea</w:t>
      </w:r>
      <w:del w:id="1458" w:author="GoldenCorpusHarness" w:date="2026-03-28T21:57:55Z">
        <w:r>
          <w:delText xml:space="preserve">ding </w:delText>
        </w:r>
      </w:del>
      <w:ins w:id="1459" w:author="GoldenCorpusHarness" w:date="2026-03-28T21:57:55Z">
        <w:r>
          <w:t>s</w:t>
        </w:r>
      </w:ins>
      <w:r>
        <w:t>t</w:t>
      </w:r>
      <w:del w:id="1460" w:author="GoldenCorpusHarness" w:date="2026-03-28T21:57:55Z">
        <w:r>
          <w:delText>o Death</w:delText>
        </w:r>
      </w:del>
      <w:ins w:id="1461" w:author="GoldenCorpusHarness" w:date="2026-03-28T21:57:55Z">
        <w:r>
          <w:t>05</w:t>
        </w:r>
      </w:ins>
      <w:r>
        <w:t>1</w:t>
      </w:r>
      <w:del w:id="1462" w:author="GoldenCorpusHarness" w:date="2026-03-28T21:57:55Z">
        <w:r>
          <w:delText>43</w:delText>
        </w:r>
      </w:del>
      <w:ins w:id="1463" w:author="GoldenCorpusHarness" w:date="2026-03-28T21:57:55Z">
        <w:r>
          <w:t>75</w:t>
        </w:r>
      </w:ins>
    </w:p>
    <w:p ns2:paraId="361671CA" ns2:textId="33D16231" w:rsidR="00914D2C" w:rsidRDefault="00914D2C">
      <w:pPr>
        <w:pStyle w:val="TOC3"/>
        <w:rPr>
          <w:rFonts w:asciiTheme="minorHAnsi" w:eastAsiaTheme="minorEastAsia" w:hAnsiTheme="minorHAnsi" w:cstheme="minorBidi"/>
          <w:noProof/>
          <w:kern w:val="2"/>
          <w:sz w:val="22"/>
          <w:szCs w:val="22"/>
          <ns2:ligatures ns2:val="standardContextual"/>
        </w:rPr>
      </w:pPr>
      <w:r>
        <w:t>5.4.</w:t>
      </w:r>
      <w:del w:id="1464" w:author="GoldenCorpusHarness" w:date="2026-03-28T21:57:55Z">
        <w:r>
          <w:delText>7MK-2870-0</w:delText>
        </w:r>
      </w:del>
      <w:ins w:id="1465" w:author="GoldenCorpusHarness" w:date="2026-03-28T21:57:55Z">
        <w:r>
          <w:t>6.1Overall Summary of Adverse Events</w:t>
        </w:r>
      </w:ins>
      <w:r>
        <w:t>17</w:t>
      </w:r>
      <w:del w:id="1466" w:author="GoldenCorpusHarness" w:date="2026-03-28T21:57:55Z">
        <w:r>
          <w:delText xml:space="preserve"> (SKB2</w:delText>
        </w:r>
      </w:del>
      <w:r>
        <w:t>6</w:t>
      </w:r>
      <w:del w:id="1467" w:author="GoldenCorpusHarness" w:date="2026-03-28T21:57:55Z">
        <w:r>
          <w:delText>4-II-08)143</w:delText>
        </w:r>
      </w:del>
    </w:p>
    <w:p ns2:paraId="161815BF" ns2:textId="2656E4A1" w:rsidR="00914D2C" w:rsidRDefault="00914D2C">
      <w:pPr>
        <w:pStyle w:val="TOC4"/>
        <w:rPr>
          <w:rFonts w:asciiTheme="minorHAnsi" w:eastAsiaTheme="minorEastAsia" w:hAnsiTheme="minorHAnsi" w:cstheme="minorBidi"/>
          <w:noProof/>
          <w:kern w:val="2"/>
          <w:sz w:val="22"/>
          <w:szCs w:val="22"/>
          <ns2:ligatures ns2:val="standardContextual"/>
        </w:rPr>
      </w:pPr>
      <w:r>
        <w:t>5.4.</w:t>
      </w:r>
      <w:del w:id="1468" w:author="GoldenCorpusHarness" w:date="2026-03-28T21:57:55Z">
        <w:r>
          <w:delText>7</w:delText>
        </w:r>
      </w:del>
      <w:ins w:id="1469" w:author="GoldenCorpusHarness" w:date="2026-03-28T21:57:55Z">
        <w:r>
          <w:t>6</w:t>
        </w:r>
      </w:ins>
      <w:r>
        <w:t>.</w:t>
      </w:r>
      <w:del w:id="1470" w:author="GoldenCorpusHarness" w:date="2026-03-28T21:57:55Z">
        <w:r>
          <w:delText xml:space="preserve">1Overall </w:delText>
        </w:r>
      </w:del>
      <w:ins w:id="1471" w:author="GoldenCorpusHarness" w:date="2026-03-28T21:57:55Z">
        <w:r>
          <w:t>2</w:t>
        </w:r>
      </w:ins>
      <w:r>
        <w:t>Summary of Adverse Events</w:t>
      </w:r>
      <w:ins w:id="1472" w:author="GoldenCorpusHarness" w:date="2026-03-28T21:57:55Z">
        <w:r>
          <w:t xml:space="preserve"> Considered Drug-related by the Investigator</w:t>
        </w:r>
      </w:ins>
      <w:r>
        <w:t>1</w:t>
      </w:r>
      <w:del w:id="1473" w:author="GoldenCorpusHarness" w:date="2026-03-28T21:57:55Z">
        <w:r>
          <w:delText>44</w:delText>
        </w:r>
      </w:del>
      <w:ins w:id="1474" w:author="GoldenCorpusHarness" w:date="2026-03-28T21:57:55Z">
        <w:r>
          <w:t>78</w:t>
        </w:r>
      </w:ins>
    </w:p>
    <w:p ns2:paraId="3506FF2D" ns2:textId="04294D24" w:rsidR="00914D2C" w:rsidRDefault="00914D2C">
      <w:pPr>
        <w:pStyle w:val="TOC4"/>
        <w:rPr>
          <w:rFonts w:asciiTheme="minorHAnsi" w:eastAsiaTheme="minorEastAsia" w:hAnsiTheme="minorHAnsi" w:cstheme="minorBidi"/>
          <w:noProof/>
          <w:kern w:val="2"/>
          <w:sz w:val="22"/>
          <w:szCs w:val="22"/>
          <ns2:ligatures ns2:val="standardContextual"/>
        </w:rPr>
      </w:pPr>
      <w:r>
        <w:t>5.4.</w:t>
      </w:r>
      <w:del w:id="1475" w:author="GoldenCorpusHarness" w:date="2026-03-28T21:57:55Z">
        <w:r>
          <w:delText>7</w:delText>
        </w:r>
      </w:del>
      <w:ins w:id="1476" w:author="GoldenCorpusHarness" w:date="2026-03-28T21:57:55Z">
        <w:r>
          <w:t>6</w:t>
        </w:r>
      </w:ins>
      <w:r>
        <w:t>.</w:t>
      </w:r>
      <w:del w:id="1477" w:author="GoldenCorpusHarness" w:date="2026-03-28T21:57:55Z">
        <w:r>
          <w:delText>2</w:delText>
        </w:r>
      </w:del>
      <w:ins w:id="1478" w:author="GoldenCorpusHarness" w:date="2026-03-28T21:57:55Z">
        <w:r>
          <w:t>3</w:t>
        </w:r>
      </w:ins>
      <w:r>
        <w:t>Summary of</w:t>
      </w:r>
      <w:ins w:id="1479" w:author="GoldenCorpusHarness" w:date="2026-03-28T21:57:55Z">
        <w:r>
          <w:t xml:space="preserve"> Serious</w:t>
        </w:r>
      </w:ins>
      <w:r>
        <w:t xml:space="preserve"> Adverse Events</w:t>
      </w:r>
      <w:del w:id="1480" w:author="GoldenCorpusHarness" w:date="2026-03-28T21:57:55Z">
        <w:r>
          <w:delText xml:space="preserve"> Considered Drug-related by the Investigator</w:delText>
        </w:r>
      </w:del>
      <w:r>
        <w:t>1</w:t>
      </w:r>
      <w:del w:id="1481" w:author="GoldenCorpusHarness" w:date="2026-03-28T21:57:55Z">
        <w:r>
          <w:delText>45</w:delText>
        </w:r>
      </w:del>
      <w:ins w:id="1482" w:author="GoldenCorpusHarness" w:date="2026-03-28T21:57:55Z">
        <w:r>
          <w:t>79</w:t>
        </w:r>
      </w:ins>
    </w:p>
    <w:p ns2:paraId="6878436D" ns2:textId="56C6E647" w:rsidR="00914D2C" w:rsidRDefault="00914D2C">
      <w:pPr>
        <w:pStyle w:val="TOC4"/>
        <w:rPr>
          <w:rFonts w:asciiTheme="minorHAnsi" w:eastAsiaTheme="minorEastAsia" w:hAnsiTheme="minorHAnsi" w:cstheme="minorBidi"/>
          <w:noProof/>
          <w:kern w:val="2"/>
          <w:sz w:val="22"/>
          <w:szCs w:val="22"/>
          <ns2:ligatures ns2:val="standardContextual"/>
        </w:rPr>
      </w:pPr>
      <w:r>
        <w:t>5.4.</w:t>
      </w:r>
      <w:del w:id="1483" w:author="GoldenCorpusHarness" w:date="2026-03-28T21:57:55Z">
        <w:r>
          <w:delText>7</w:delText>
        </w:r>
      </w:del>
      <w:ins w:id="1484" w:author="GoldenCorpusHarness" w:date="2026-03-28T21:57:55Z">
        <w:r>
          <w:t>6</w:t>
        </w:r>
      </w:ins>
      <w:r>
        <w:t>.</w:t>
      </w:r>
      <w:del w:id="1485" w:author="GoldenCorpusHarness" w:date="2026-03-28T21:57:55Z">
        <w:r>
          <w:delText xml:space="preserve">3Summary of Serious </w:delText>
        </w:r>
      </w:del>
      <w:ins w:id="1486" w:author="GoldenCorpusHarness" w:date="2026-03-28T21:57:55Z">
        <w:r>
          <w:t>4</w:t>
        </w:r>
      </w:ins>
      <w:r>
        <w:t>Adverse Events</w:t>
      </w:r>
      <w:ins w:id="1487" w:author="GoldenCorpusHarness" w:date="2026-03-28T21:57:55Z">
        <w:r>
          <w:t xml:space="preserve"> Leading to Study Treatment Discontinuation</w:t>
        </w:r>
      </w:ins>
      <w:r>
        <w:t>1</w:t>
      </w:r>
      <w:del w:id="1488" w:author="GoldenCorpusHarness" w:date="2026-03-28T21:57:55Z">
        <w:r>
          <w:delText>45</w:delText>
        </w:r>
      </w:del>
      <w:ins w:id="1489" w:author="GoldenCorpusHarness" w:date="2026-03-28T21:57:55Z">
        <w:r>
          <w:t>79</w:t>
        </w:r>
      </w:ins>
    </w:p>
    <w:p ns2:paraId="68BFA3E2" ns2:textId="2230D1FC" w:rsidR="00914D2C" w:rsidRDefault="00914D2C">
      <w:pPr>
        <w:pStyle w:val="TOC4"/>
        <w:rPr>
          <w:rFonts w:asciiTheme="minorHAnsi" w:eastAsiaTheme="minorEastAsia" w:hAnsiTheme="minorHAnsi" w:cstheme="minorBidi"/>
          <w:noProof/>
          <w:kern w:val="2"/>
          <w:sz w:val="22"/>
          <w:szCs w:val="22"/>
          <ns2:ligatures ns2:val="standardContextual"/>
        </w:rPr>
      </w:pPr>
      <w:r>
        <w:t>5.4.</w:t>
      </w:r>
      <w:del w:id="1490" w:author="GoldenCorpusHarness" w:date="2026-03-28T21:57:55Z">
        <w:r>
          <w:delText>7</w:delText>
        </w:r>
      </w:del>
      <w:ins w:id="1491" w:author="GoldenCorpusHarness" w:date="2026-03-28T21:57:55Z">
        <w:r>
          <w:t>6</w:t>
        </w:r>
      </w:ins>
      <w:r>
        <w:t>.</w:t>
      </w:r>
      <w:del w:id="1492" w:author="GoldenCorpusHarness" w:date="2026-03-28T21:57:55Z">
        <w:r>
          <w:delText>4</w:delText>
        </w:r>
      </w:del>
      <w:ins w:id="1493" w:author="GoldenCorpusHarness" w:date="2026-03-28T21:57:55Z">
        <w:r>
          <w:t>5</w:t>
        </w:r>
      </w:ins>
      <w:r>
        <w:t xml:space="preserve">Adverse Events Leading to </w:t>
      </w:r>
      <w:del w:id="1494" w:author="GoldenCorpusHarness" w:date="2026-03-28T21:57:55Z">
        <w:r>
          <w:delText>Study Tr</w:delText>
        </w:r>
      </w:del>
      <w:ins w:id="1495" w:author="GoldenCorpusHarness" w:date="2026-03-28T21:57:55Z">
        <w:r>
          <w:t>D</w:t>
        </w:r>
      </w:ins>
      <w:r>
        <w:t>eat</w:t>
      </w:r>
      <w:del w:id="1496" w:author="GoldenCorpusHarness" w:date="2026-03-28T21:57:55Z">
        <w:r>
          <w:delText>ment Discontinuation</w:delText>
        </w:r>
      </w:del>
      <w:ins w:id="1497" w:author="GoldenCorpusHarness" w:date="2026-03-28T21:57:55Z">
        <w:r>
          <w:t>h</w:t>
        </w:r>
      </w:ins>
      <w:r>
        <w:t>1</w:t>
      </w:r>
      <w:del w:id="1498" w:author="GoldenCorpusHarness" w:date="2026-03-28T21:57:55Z">
        <w:r>
          <w:delText>46</w:delText>
        </w:r>
      </w:del>
      <w:ins w:id="1499" w:author="GoldenCorpusHarness" w:date="2026-03-28T21:57:55Z">
        <w:r>
          <w:t>80</w:t>
        </w:r>
      </w:ins>
    </w:p>
    <w:p ns2:paraId="1AFEF589" ns2:textId="5A24DCCD" w:rsidR="00914D2C" w:rsidRDefault="00914D2C">
      <w:pPr>
        <w:pStyle w:val="TOC4"/>
        <w:rPr>
          <w:rFonts w:asciiTheme="minorHAnsi" w:eastAsiaTheme="minorEastAsia" w:hAnsiTheme="minorHAnsi" w:cstheme="minorBidi"/>
          <w:noProof/>
          <w:kern w:val="2"/>
          <w:sz w:val="22"/>
          <w:szCs w:val="22"/>
          <ns2:ligatures ns2:val="standardContextual"/>
        </w:rPr>
      </w:pPr>
      <w:r>
        <w:t>5.4.7</w:t>
      </w:r>
      <w:del w:id="1500" w:author="GoldenCorpusHarness" w:date="2026-03-28T21:57:55Z">
        <w:r>
          <w:delText>.5Adverse Even</w:delText>
        </w:r>
      </w:del>
      <w:ins w:id="1501" w:author="GoldenCorpusHarness" w:date="2026-03-28T21:57:55Z">
        <w:r>
          <w:t>MK-2870-017/SKB264-II-08/Op</w:t>
        </w:r>
      </w:ins>
      <w:r>
        <w:t>t</w:t>
      </w:r>
      <w:del w:id="1502" w:author="GoldenCorpusHarness" w:date="2026-03-28T21:57:55Z">
        <w:r>
          <w:delText xml:space="preserve">s </w:delText>
        </w:r>
      </w:del>
      <w:ins w:id="1503" w:author="GoldenCorpusHarness" w:date="2026-03-28T21:57:55Z">
        <w:r>
          <w:t>iTROP-</w:t>
        </w:r>
      </w:ins>
      <w:r>
        <w:t>L</w:t>
      </w:r>
      <w:del w:id="1504" w:author="GoldenCorpusHarness" w:date="2026-03-28T21:57:55Z">
        <w:r>
          <w:delText>eadi</w:delText>
        </w:r>
      </w:del>
      <w:ins w:id="1505" w:author="GoldenCorpusHarness" w:date="2026-03-28T21:57:55Z">
        <w:r>
          <w:t>u</w:t>
        </w:r>
      </w:ins>
      <w:r>
        <w:t>ng</w:t>
      </w:r>
      <w:del w:id="1506" w:author="GoldenCorpusHarness" w:date="2026-03-28T21:57:55Z">
        <w:r>
          <w:delText xml:space="preserve"> to Death</w:delText>
        </w:r>
      </w:del>
      <w:ins w:id="1507" w:author="GoldenCorpusHarness" w:date="2026-03-28T21:57:55Z">
        <w:r>
          <w:t>03</w:t>
        </w:r>
      </w:ins>
      <w:r>
        <w:t>1</w:t>
      </w:r>
      <w:del w:id="1508" w:author="GoldenCorpusHarness" w:date="2026-03-28T21:57:55Z">
        <w:r>
          <w:delText>46</w:delText>
        </w:r>
      </w:del>
      <w:ins w:id="1509" w:author="GoldenCorpusHarness" w:date="2026-03-28T21:57:55Z">
        <w:r>
          <w:t>80</w:t>
        </w:r>
      </w:ins>
    </w:p>
    <w:p ns2:paraId="421E59D8" ns2:textId="275A1BEB" w:rsidR="00914D2C" w:rsidRDefault="00914D2C">
      <w:pPr>
        <w:pStyle w:val="TOC2"/>
        <w:rPr>
          <w:rFonts w:asciiTheme="minorHAnsi" w:eastAsiaTheme="minorEastAsia" w:hAnsiTheme="minorHAnsi" w:cstheme="minorBidi"/>
          <w:b w:val="0"/>
          <w:noProof/>
          <w:kern w:val="2"/>
          <w:sz w:val="22"/>
          <w:szCs w:val="22"/>
          <ns2:ligatures ns2:val="standardContextual"/>
        </w:rPr>
      </w:pPr>
      <w:r>
        <w:t>5.</w:t>
      </w:r>
      <w:del w:id="1510" w:author="GoldenCorpusHarness" w:date="2026-03-28T21:57:55Z">
        <w:r>
          <w:delText>5M</w:delText>
        </w:r>
      </w:del>
      <w:ins w:id="1511" w:author="GoldenCorpusHarness" w:date="2026-03-28T21:57:55Z">
        <w:r>
          <w:t>4.7.1Overall Summ</w:t>
        </w:r>
      </w:ins>
      <w:r>
        <w:t>ar</w:t>
      </w:r>
      <w:del w:id="1512" w:author="GoldenCorpusHarness" w:date="2026-03-28T21:57:55Z">
        <w:r>
          <w:delText>k</w:delText>
        </w:r>
      </w:del>
      <w:ins w:id="1513" w:author="GoldenCorpusHarness" w:date="2026-03-28T21:57:55Z">
        <w:r>
          <w:t>y of Adv</w:t>
        </w:r>
      </w:ins>
      <w:r>
        <w:t>e</w:t>
      </w:r>
      <w:del w:id="1514" w:author="GoldenCorpusHarness" w:date="2026-03-28T21:57:55Z">
        <w:r>
          <w:delText>ting</w:delText>
        </w:r>
      </w:del>
      <w:ins w:id="1515" w:author="GoldenCorpusHarness" w:date="2026-03-28T21:57:55Z">
        <w:r>
          <w:t>rse</w:t>
        </w:r>
      </w:ins>
      <w:r>
        <w:t xml:space="preserve"> E</w:t>
      </w:r>
      <w:del w:id="1516" w:author="GoldenCorpusHarness" w:date="2026-03-28T21:57:55Z">
        <w:r>
          <w:delText>xperi</w:delText>
        </w:r>
      </w:del>
      <w:ins w:id="1517" w:author="GoldenCorpusHarness" w:date="2026-03-28T21:57:55Z">
        <w:r>
          <w:t>v</w:t>
        </w:r>
      </w:ins>
      <w:r>
        <w:t>en</w:t>
      </w:r>
      <w:del w:id="1518" w:author="GoldenCorpusHarness" w:date="2026-03-28T21:57:55Z">
        <w:r>
          <w:delText>ce</w:delText>
        </w:r>
      </w:del>
      <w:ins w:id="1519" w:author="GoldenCorpusHarness" w:date="2026-03-28T21:57:55Z">
        <w:r>
          <w:t>ts</w:t>
        </w:r>
      </w:ins>
      <w:r>
        <w:t>1</w:t>
      </w:r>
      <w:del w:id="1520" w:author="GoldenCorpusHarness" w:date="2026-03-28T21:57:55Z">
        <w:r>
          <w:delText>46</w:delText>
        </w:r>
      </w:del>
      <w:ins w:id="1521" w:author="GoldenCorpusHarness" w:date="2026-03-28T21:57:55Z">
        <w:r>
          <w:t>81</w:t>
        </w:r>
      </w:ins>
    </w:p>
    <w:p ns2:paraId="21697B7A" ns2:textId="30192B22" w:rsidR="00914D2C" w:rsidRDefault="00914D2C">
      <w:pPr>
        <w:pStyle w:val="TOC2"/>
        <w:rPr>
          <w:rFonts w:asciiTheme="minorHAnsi" w:eastAsiaTheme="minorEastAsia" w:hAnsiTheme="minorHAnsi" w:cstheme="minorBidi"/>
          <w:b w:val="0"/>
          <w:noProof/>
          <w:kern w:val="2"/>
          <w:sz w:val="22"/>
          <w:szCs w:val="22"/>
          <ns2:ligatures ns2:val="standardContextual"/>
        </w:rPr>
      </w:pPr>
      <w:r>
        <w:t>5.</w:t>
      </w:r>
      <w:del w:id="1522" w:author="GoldenCorpusHarness" w:date="2026-03-28T21:57:55Z">
        <w:r>
          <w:delText xml:space="preserve">6Overall </w:delText>
        </w:r>
      </w:del>
      <w:ins w:id="1523" w:author="GoldenCorpusHarness" w:date="2026-03-28T21:57:55Z">
        <w:r>
          <w:t>4.7.2</w:t>
        </w:r>
      </w:ins>
      <w:r>
        <w:t xml:space="preserve">Summary of </w:t>
      </w:r>
      <w:ins w:id="1524" w:author="GoldenCorpusHarness" w:date="2026-03-28T21:57:55Z">
        <w:r>
          <w:t xml:space="preserve">Adverse Events </w:t>
        </w:r>
      </w:ins>
      <w:r>
        <w:t>C</w:t>
      </w:r>
      <w:del w:id="1525" w:author="GoldenCorpusHarness" w:date="2026-03-28T21:57:55Z">
        <w:r>
          <w:delText>l</w:delText>
        </w:r>
      </w:del>
      <w:ins w:id="1526" w:author="GoldenCorpusHarness" w:date="2026-03-28T21:57:55Z">
        <w:r>
          <w:t>ons</w:t>
        </w:r>
      </w:ins>
      <w:r>
        <w:t>i</w:t>
      </w:r>
      <w:del w:id="1527" w:author="GoldenCorpusHarness" w:date="2026-03-28T21:57:55Z">
        <w:r>
          <w:delText>nical</w:delText>
        </w:r>
      </w:del>
      <w:ins w:id="1528" w:author="GoldenCorpusHarness" w:date="2026-03-28T21:57:55Z">
        <w:r>
          <w:t>dered</w:t>
        </w:r>
      </w:ins>
      <w:r>
        <w:t xml:space="preserve"> D</w:t>
      </w:r>
      <w:ins w:id="1529" w:author="GoldenCorpusHarness" w:date="2026-03-28T21:57:55Z">
        <w:r>
          <w:t>rug-rel</w:t>
        </w:r>
      </w:ins>
      <w:r>
        <w:t>at</w:t>
      </w:r>
      <w:ins w:id="1530" w:author="GoldenCorpusHarness" w:date="2026-03-28T21:57:55Z">
        <w:r>
          <w:t>ed by the Investig</w:t>
        </w:r>
      </w:ins>
      <w:r>
        <w:t>a</w:t>
      </w:r>
      <w:ins w:id="1531" w:author="GoldenCorpusHarness" w:date="2026-03-28T21:57:55Z">
        <w:r>
          <w:t>tor</w:t>
        </w:r>
      </w:ins>
      <w:r>
        <w:t>1</w:t>
      </w:r>
      <w:del w:id="1532" w:author="GoldenCorpusHarness" w:date="2026-03-28T21:57:55Z">
        <w:r>
          <w:delText>46</w:delText>
        </w:r>
      </w:del>
      <w:ins w:id="1533" w:author="GoldenCorpusHarness" w:date="2026-03-28T21:57:55Z">
        <w:r>
          <w:t>83</w:t>
        </w:r>
      </w:ins>
    </w:p>
    <w:p ns2:paraId="66B2C026" ns2:textId="62FE0ADF" w:rsidR="00914D2C" w:rsidRDefault="00914D2C">
      <w:pPr>
        <w:pStyle w:val="TOC3"/>
        <w:rPr>
          <w:rFonts w:asciiTheme="minorHAnsi" w:eastAsiaTheme="minorEastAsia" w:hAnsiTheme="minorHAnsi" w:cstheme="minorBidi"/>
          <w:noProof/>
          <w:kern w:val="2"/>
          <w:sz w:val="22"/>
          <w:szCs w:val="22"/>
          <ns2:ligatures ns2:val="standardContextual"/>
        </w:rPr>
      </w:pPr>
      <w:r>
        <w:t>5.</w:t>
      </w:r>
      <w:del w:id="1534" w:author="GoldenCorpusHarness" w:date="2026-03-28T21:57:55Z">
        <w:r>
          <w:delText>6</w:delText>
        </w:r>
      </w:del>
      <w:ins w:id="1535" w:author="GoldenCorpusHarness" w:date="2026-03-28T21:57:55Z">
        <w:r>
          <w:t>4</w:t>
        </w:r>
      </w:ins>
      <w:r>
        <w:t>.</w:t>
      </w:r>
      <w:del w:id="1536" w:author="GoldenCorpusHarness" w:date="2026-03-28T21:57:55Z">
        <w:r>
          <w:delText xml:space="preserve">1Clinical Pharmacology </w:delText>
        </w:r>
      </w:del>
      <w:ins w:id="1537" w:author="GoldenCorpusHarness" w:date="2026-03-28T21:57:55Z">
        <w:r>
          <w:t>7.3</w:t>
        </w:r>
      </w:ins>
      <w:r>
        <w:t>Summary</w:t>
      </w:r>
      <w:ins w:id="1538" w:author="GoldenCorpusHarness" w:date="2026-03-28T21:57:55Z">
        <w:r>
          <w:t xml:space="preserve"> of Serious Adverse Events</w:t>
        </w:r>
      </w:ins>
      <w:r>
        <w:t>1</w:t>
      </w:r>
      <w:del w:id="1539" w:author="GoldenCorpusHarness" w:date="2026-03-28T21:57:55Z">
        <w:r>
          <w:delText>46</w:delText>
        </w:r>
      </w:del>
      <w:ins w:id="1540" w:author="GoldenCorpusHarness" w:date="2026-03-28T21:57:55Z">
        <w:r>
          <w:t>83</w:t>
        </w:r>
      </w:ins>
    </w:p>
    <w:p ns2:paraId="728260EC" ns2:textId="5E842070" w:rsidR="00914D2C" w:rsidRDefault="00914D2C">
      <w:pPr>
        <w:pStyle w:val="TOC3"/>
        <w:rPr>
          <w:rFonts w:asciiTheme="minorHAnsi" w:eastAsiaTheme="minorEastAsia" w:hAnsiTheme="minorHAnsi" w:cstheme="minorBidi"/>
          <w:noProof/>
          <w:kern w:val="2"/>
          <w:sz w:val="22"/>
          <w:szCs w:val="22"/>
          <ns2:ligatures ns2:val="standardContextual"/>
        </w:rPr>
      </w:pPr>
      <w:r>
        <w:t>5.</w:t>
      </w:r>
      <w:del w:id="1541" w:author="GoldenCorpusHarness" w:date="2026-03-28T21:57:55Z">
        <w:r>
          <w:delText>6</w:delText>
        </w:r>
      </w:del>
      <w:ins w:id="1542" w:author="GoldenCorpusHarness" w:date="2026-03-28T21:57:55Z">
        <w:r>
          <w:t>4</w:t>
        </w:r>
      </w:ins>
      <w:r>
        <w:t>.</w:t>
      </w:r>
      <w:del w:id="1543" w:author="GoldenCorpusHarness" w:date="2026-03-28T21:57:55Z">
        <w:r>
          <w:delText>2</w:delText>
        </w:r>
      </w:del>
      <w:ins w:id="1544" w:author="GoldenCorpusHarness" w:date="2026-03-28T21:57:55Z">
        <w:r>
          <w:t xml:space="preserve">7.4Adverse </w:t>
        </w:r>
      </w:ins>
      <w:r>
        <w:t>E</w:t>
      </w:r>
      <w:del w:id="1545" w:author="GoldenCorpusHarness" w:date="2026-03-28T21:57:55Z">
        <w:r>
          <w:delText>ff</w:delText>
        </w:r>
      </w:del>
      <w:ins w:id="1546" w:author="GoldenCorpusHarness" w:date="2026-03-28T21:57:55Z">
        <w:r>
          <w:t>vents Lead</w:t>
        </w:r>
      </w:ins>
      <w:r>
        <w:t>i</w:t>
      </w:r>
      <w:del w:id="1547" w:author="GoldenCorpusHarness" w:date="2026-03-28T21:57:55Z">
        <w:r>
          <w:delText>cac</w:delText>
        </w:r>
      </w:del>
      <w:ins w:id="1548" w:author="GoldenCorpusHarness" w:date="2026-03-28T21:57:55Z">
        <w:r>
          <w:t>ng to Stud</w:t>
        </w:r>
      </w:ins>
      <w:r>
        <w:t xml:space="preserve">y </w:t>
      </w:r>
      <w:del w:id="1549" w:author="GoldenCorpusHarness" w:date="2026-03-28T21:57:55Z">
        <w:r>
          <w:delText>S</w:delText>
        </w:r>
      </w:del>
      <w:ins w:id="1550" w:author="GoldenCorpusHarness" w:date="2026-03-28T21:57:55Z">
        <w:r>
          <w:t>Treatment Discontin</w:t>
        </w:r>
      </w:ins>
      <w:r>
        <w:t>u</w:t>
      </w:r>
      <w:del w:id="1551" w:author="GoldenCorpusHarness" w:date="2026-03-28T21:57:55Z">
        <w:r>
          <w:delText>mm</w:delText>
        </w:r>
      </w:del>
      <w:r>
        <w:t>a</w:t>
      </w:r>
      <w:del w:id="1552" w:author="GoldenCorpusHarness" w:date="2026-03-28T21:57:55Z">
        <w:r>
          <w:delText>ry</w:delText>
        </w:r>
      </w:del>
      <w:ins w:id="1553" w:author="GoldenCorpusHarness" w:date="2026-03-28T21:57:55Z">
        <w:r>
          <w:t>tion</w:t>
        </w:r>
      </w:ins>
      <w:r>
        <w:t>1</w:t>
      </w:r>
      <w:del w:id="1554" w:author="GoldenCorpusHarness" w:date="2026-03-28T21:57:55Z">
        <w:r>
          <w:delText>47</w:delText>
        </w:r>
      </w:del>
      <w:ins w:id="1555" w:author="GoldenCorpusHarness" w:date="2026-03-28T21:57:55Z">
        <w:r>
          <w:t>83</w:t>
        </w:r>
      </w:ins>
    </w:p>
    <w:p ns2:paraId="0ECD25E3" ns2:textId="78F4D7B1" w:rsidR="00914D2C" w:rsidRDefault="00914D2C">
      <w:pPr>
        <w:pStyle w:val="TOC3"/>
        <w:rPr>
          <w:rFonts w:asciiTheme="minorHAnsi" w:eastAsiaTheme="minorEastAsia" w:hAnsiTheme="minorHAnsi" w:cstheme="minorBidi"/>
          <w:noProof/>
          <w:kern w:val="2"/>
          <w:sz w:val="22"/>
          <w:szCs w:val="22"/>
          <ns2:ligatures ns2:val="standardContextual"/>
        </w:rPr>
      </w:pPr>
      <w:r>
        <w:t>5.</w:t>
      </w:r>
      <w:del w:id="1556" w:author="GoldenCorpusHarness" w:date="2026-03-28T21:57:55Z">
        <w:r>
          <w:delText>6</w:delText>
        </w:r>
      </w:del>
      <w:ins w:id="1557" w:author="GoldenCorpusHarness" w:date="2026-03-28T21:57:55Z">
        <w:r>
          <w:t>4</w:t>
        </w:r>
      </w:ins>
      <w:r>
        <w:t>.</w:t>
      </w:r>
      <w:ins w:id="1558" w:author="GoldenCorpusHarness" w:date="2026-03-28T21:57:55Z">
        <w:r>
          <w:t>7.5Adverse Events Leading to Death18</w:t>
        </w:r>
      </w:ins>
      <w:r>
        <w:t>3</w:t>
      </w:r>
      <w:del w:id="1559" w:author="GoldenCorpusHarness" w:date="2026-03-28T21:57:55Z">
        <w:r>
          <w:delText>Safety Summary147</w:delText>
        </w:r>
      </w:del>
    </w:p>
    <w:p ns2:paraId="6F333B85" ns2:textId="1269EB6B" w:rsidR="00914D2C" w:rsidRDefault="00914D2C">
      <w:pPr>
        <w:pStyle w:val="TOC3"/>
        <w:rPr>
          <w:rFonts w:asciiTheme="minorHAnsi" w:eastAsiaTheme="minorEastAsia" w:hAnsiTheme="minorHAnsi" w:cstheme="minorBidi"/>
          <w:noProof/>
          <w:kern w:val="2"/>
          <w:sz w:val="22"/>
          <w:szCs w:val="22"/>
          <ns2:ligatures ns2:val="standardContextual"/>
        </w:rPr>
      </w:pPr>
      <w:r>
        <w:t>5.</w:t>
      </w:r>
      <w:del w:id="1560" w:author="GoldenCorpusHarness" w:date="2026-03-28T21:57:55Z">
        <w:r>
          <w:delText>6</w:delText>
        </w:r>
      </w:del>
      <w:ins w:id="1561" w:author="GoldenCorpusHarness" w:date="2026-03-28T21:57:55Z">
        <w:r>
          <w:t>4</w:t>
        </w:r>
      </w:ins>
      <w:r>
        <w:t>.</w:t>
      </w:r>
      <w:ins w:id="1562" w:author="GoldenCorpusHarness" w:date="2026-03-28T21:57:55Z">
        <w:r>
          <w:t>8MK-9999-02A18</w:t>
        </w:r>
      </w:ins>
      <w:r>
        <w:t>4</w:t>
      </w:r>
      <w:del w:id="1563" w:author="GoldenCorpusHarness" w:date="2026-03-28T21:57:55Z">
        <w:r>
          <w:delText>Conclusion147</w:delText>
        </w:r>
      </w:del>
    </w:p>
    <w:p ns2:paraId="1B7F5727" ns2:textId="46746848" w:rsidR="00914D2C" w:rsidRDefault="00914D2C">
      <w:pPr>
        <w:pStyle w:val="TOC1"/>
        <w:rPr>
          <w:rFonts w:asciiTheme="minorHAnsi" w:eastAsiaTheme="minorEastAsia" w:hAnsiTheme="minorHAnsi" w:cstheme="minorBidi"/>
          <w:b w:val="0"/>
          <w:caps w:val="0"/>
          <w:noProof/>
          <w:kern w:val="2"/>
          <w:sz w:val="22"/>
          <w:szCs w:val="22"/>
          <ns2:ligatures ns2:val="standardContextual"/>
        </w:rPr>
      </w:pPr>
      <w:del w:id="1564" w:author="GoldenCorpusHarness" w:date="2026-03-28T21:57:55Z">
        <w:r>
          <w:delText>6DI</w:delText>
        </w:r>
      </w:del>
      <w:ins w:id="1565" w:author="GoldenCorpusHarness" w:date="2026-03-28T21:57:55Z">
        <w:r>
          <w:t xml:space="preserve">5.4.8.1Overall </w:t>
        </w:r>
      </w:ins>
      <w:r>
        <w:t>S</w:t>
      </w:r>
      <w:del w:id="1566" w:author="GoldenCorpusHarness" w:date="2026-03-28T21:57:55Z">
        <w:r>
          <w:delText>CUSSION</w:delText>
        </w:r>
      </w:del>
      <w:ins w:id="1567" w:author="GoldenCorpusHarness" w:date="2026-03-28T21:57:55Z">
        <w:r>
          <w:t>ummary of</w:t>
        </w:r>
      </w:ins>
      <w:r>
        <w:t xml:space="preserve"> A</w:t>
      </w:r>
      <w:del w:id="1568" w:author="GoldenCorpusHarness" w:date="2026-03-28T21:57:55Z">
        <w:r>
          <w:delText>ND</w:delText>
        </w:r>
      </w:del>
      <w:ins w:id="1569" w:author="GoldenCorpusHarness" w:date="2026-03-28T21:57:55Z">
        <w:r>
          <w:t>dverse</w:t>
        </w:r>
      </w:ins>
      <w:r>
        <w:t xml:space="preserve"> </w:t>
      </w:r>
      <w:del w:id="1570" w:author="GoldenCorpusHarness" w:date="2026-03-28T21:57:55Z">
        <w:r>
          <w:delText>GUIDANC</w:delText>
        </w:r>
      </w:del>
      <w:r>
        <w:t>E</w:t>
      </w:r>
      <w:del w:id="1571" w:author="GoldenCorpusHarness" w:date="2026-03-28T21:57:55Z">
        <w:r>
          <w:delText xml:space="preserve"> FOR THE INVESTIGATOR</w:delText>
        </w:r>
      </w:del>
      <w:ins w:id="1572" w:author="GoldenCorpusHarness" w:date="2026-03-28T21:57:55Z">
        <w:r>
          <w:t>vents</w:t>
        </w:r>
      </w:ins>
      <w:r>
        <w:t>1</w:t>
      </w:r>
      <w:ins w:id="1573" w:author="GoldenCorpusHarness" w:date="2026-03-28T21:57:55Z">
        <w:r>
          <w:t>8</w:t>
        </w:r>
      </w:ins>
      <w:r>
        <w:t>4</w:t>
      </w:r>
      <w:del w:id="1574" w:author="GoldenCorpusHarness" w:date="2026-03-28T21:57:55Z">
        <w:r>
          <w:delText>9</w:delText>
        </w:r>
      </w:del>
    </w:p>
    <w:p ns2:paraId="7F3F3421" ns2:textId="42897E54" w:rsidR="00914D2C" w:rsidRDefault="00914D2C">
      <w:pPr>
        <w:pStyle w:val="TOC2"/>
        <w:rPr>
          <w:rFonts w:asciiTheme="minorHAnsi" w:eastAsiaTheme="minorEastAsia" w:hAnsiTheme="minorHAnsi" w:cstheme="minorBidi"/>
          <w:b w:val="0"/>
          <w:noProof/>
          <w:kern w:val="2"/>
          <w:sz w:val="22"/>
          <w:szCs w:val="22"/>
          <ns2:ligatures ns2:val="standardContextual"/>
        </w:rPr>
      </w:pPr>
      <w:del w:id="1575" w:author="GoldenCorpusHarness" w:date="2026-03-28T21:57:55Z">
        <w:r>
          <w:delText>6</w:delText>
        </w:r>
      </w:del>
      <w:ins w:id="1576" w:author="GoldenCorpusHarness" w:date="2026-03-28T21:57:55Z">
        <w:r>
          <w:t>5</w:t>
        </w:r>
      </w:ins>
      <w:r>
        <w:t>.</w:t>
      </w:r>
      <w:del w:id="1577" w:author="GoldenCorpusHarness" w:date="2026-03-28T21:57:55Z">
        <w:r>
          <w:delText>1J</w:delText>
        </w:r>
      </w:del>
      <w:ins w:id="1578" w:author="GoldenCorpusHarness" w:date="2026-03-28T21:57:55Z">
        <w:r>
          <w:t>4.9MK-2870-008 (TroF</w:t>
        </w:r>
      </w:ins>
      <w:r>
        <w:t>us</w:t>
      </w:r>
      <w:del w:id="1579" w:author="GoldenCorpusHarness" w:date="2026-03-28T21:57:55Z">
        <w:r>
          <w:delText>tific</w:delText>
        </w:r>
      </w:del>
      <w:ins w:id="1580" w:author="GoldenCorpusHarness" w:date="2026-03-28T21:57:55Z">
        <w:r>
          <w:t>e-008) – J</w:t>
        </w:r>
      </w:ins>
      <w:r>
        <w:t>a</w:t>
      </w:r>
      <w:del w:id="1581" w:author="GoldenCorpusHarness" w:date="2026-03-28T21:57:55Z">
        <w:r>
          <w:delText>tio</w:delText>
        </w:r>
      </w:del>
      <w:ins w:id="1582" w:author="GoldenCorpusHarness" w:date="2026-03-28T21:57:55Z">
        <w:r>
          <w:t>pa</w:t>
        </w:r>
      </w:ins>
      <w:r>
        <w:t>n</w:t>
      </w:r>
      <w:del w:id="1583" w:author="GoldenCorpusHarness" w:date="2026-03-28T21:57:55Z">
        <w:r>
          <w:delText xml:space="preserve"> of Clinical Dose</w:delText>
        </w:r>
      </w:del>
      <w:r>
        <w:t>1</w:t>
      </w:r>
      <w:del w:id="1584" w:author="GoldenCorpusHarness" w:date="2026-03-28T21:57:55Z">
        <w:r>
          <w:delText>49</w:delText>
        </w:r>
      </w:del>
      <w:ins w:id="1585" w:author="GoldenCorpusHarness" w:date="2026-03-28T21:57:55Z">
        <w:r>
          <w:t>87</w:t>
        </w:r>
      </w:ins>
    </w:p>
    <w:p ns2:paraId="36BFC256" ns2:textId="413C61BF" w:rsidR="00914D2C" w:rsidRDefault="00914D2C">
      <w:pPr>
        <w:pStyle w:val="TOC2"/>
        <w:rPr>
          <w:rFonts w:asciiTheme="minorHAnsi" w:eastAsiaTheme="minorEastAsia" w:hAnsiTheme="minorHAnsi" w:cstheme="minorBidi"/>
          <w:b w:val="0"/>
          <w:noProof/>
          <w:kern w:val="2"/>
          <w:sz w:val="22"/>
          <w:szCs w:val="22"/>
          <ns2:ligatures ns2:val="standardContextual"/>
        </w:rPr>
      </w:pPr>
      <w:del w:id="1586" w:author="GoldenCorpusHarness" w:date="2026-03-28T21:57:55Z">
        <w:r>
          <w:delText>6</w:delText>
        </w:r>
      </w:del>
      <w:ins w:id="1587" w:author="GoldenCorpusHarness" w:date="2026-03-28T21:57:55Z">
        <w:r>
          <w:t>5</w:t>
        </w:r>
      </w:ins>
      <w:r>
        <w:t>.</w:t>
      </w:r>
      <w:del w:id="1588" w:author="GoldenCorpusHarness" w:date="2026-03-28T21:57:55Z">
        <w:r>
          <w:delText>2Und</w:delText>
        </w:r>
      </w:del>
      <w:ins w:id="1589" w:author="GoldenCorpusHarness" w:date="2026-03-28T21:57:55Z">
        <w:r>
          <w:t>4.9.1Ov</w:t>
        </w:r>
      </w:ins>
      <w:r>
        <w:t>e</w:t>
      </w:r>
      <w:del w:id="1590" w:author="GoldenCorpusHarness" w:date="2026-03-28T21:57:55Z">
        <w:r>
          <w:delText>si</w:delText>
        </w:r>
      </w:del>
      <w:r>
        <w:t>ra</w:t>
      </w:r>
      <w:del w:id="1591" w:author="GoldenCorpusHarness" w:date="2026-03-28T21:57:55Z">
        <w:r>
          <w:delText>b</w:delText>
        </w:r>
      </w:del>
      <w:r>
        <w:t>l</w:t>
      </w:r>
      <w:ins w:id="1592" w:author="GoldenCorpusHarness" w:date="2026-03-28T21:57:55Z">
        <w:r>
          <w:t>l Summary of Advers</w:t>
        </w:r>
      </w:ins>
      <w:r>
        <w:t>e E</w:t>
      </w:r>
      <w:del w:id="1593" w:author="GoldenCorpusHarness" w:date="2026-03-28T21:57:55Z">
        <w:r>
          <w:delText>ff</w:delText>
        </w:r>
      </w:del>
      <w:ins w:id="1594" w:author="GoldenCorpusHarness" w:date="2026-03-28T21:57:55Z">
        <w:r>
          <w:t>v</w:t>
        </w:r>
      </w:ins>
      <w:r>
        <w:t>e</w:t>
      </w:r>
      <w:del w:id="1595" w:author="GoldenCorpusHarness" w:date="2026-03-28T21:57:55Z">
        <w:r>
          <w:delText>c</w:delText>
        </w:r>
      </w:del>
      <w:ins w:id="1596" w:author="GoldenCorpusHarness" w:date="2026-03-28T21:57:55Z">
        <w:r>
          <w:t>n</w:t>
        </w:r>
      </w:ins>
      <w:r>
        <w:t>ts1</w:t>
      </w:r>
      <w:del w:id="1597" w:author="GoldenCorpusHarness" w:date="2026-03-28T21:57:55Z">
        <w:r>
          <w:delText>49</w:delText>
        </w:r>
      </w:del>
      <w:ins w:id="1598" w:author="GoldenCorpusHarness" w:date="2026-03-28T21:57:55Z">
        <w:r>
          <w:t>88</w:t>
        </w:r>
      </w:ins>
    </w:p>
    <w:p ns2:paraId="758F29E4" ns2:textId="735B47F8" w:rsidR="00914D2C" w:rsidRDefault="00914D2C">
      <w:pPr>
        <w:pStyle w:val="TOC3"/>
        <w:rPr>
          <w:rFonts w:asciiTheme="minorHAnsi" w:eastAsiaTheme="minorEastAsia" w:hAnsiTheme="minorHAnsi" w:cstheme="minorBidi"/>
          <w:noProof/>
          <w:kern w:val="2"/>
          <w:sz w:val="22"/>
          <w:szCs w:val="22"/>
          <ns2:ligatures ns2:val="standardContextual"/>
        </w:rPr>
      </w:pPr>
      <w:del w:id="1599" w:author="GoldenCorpusHarness" w:date="2026-03-28T21:57:55Z">
        <w:r>
          <w:delText>6</w:delText>
        </w:r>
      </w:del>
      <w:ins w:id="1600" w:author="GoldenCorpusHarness" w:date="2026-03-28T21:57:55Z">
        <w:r>
          <w:t>5.4.9</w:t>
        </w:r>
      </w:ins>
      <w:r>
        <w:t>.2</w:t>
      </w:r>
      <w:del w:id="1601" w:author="GoldenCorpusHarness" w:date="2026-03-28T21:57:55Z">
        <w:r>
          <w:delText>.1</w:delText>
        </w:r>
      </w:del>
      <w:ins w:id="1602" w:author="GoldenCorpusHarness" w:date="2026-03-28T21:57:55Z">
        <w:r>
          <w:t xml:space="preserve">Summary of </w:t>
        </w:r>
      </w:ins>
      <w:r>
        <w:t xml:space="preserve">Adverse </w:t>
      </w:r>
      <w:ins w:id="1603" w:author="GoldenCorpusHarness" w:date="2026-03-28T21:57:55Z">
        <w:r>
          <w:t xml:space="preserve">Events Considered </w:t>
        </w:r>
      </w:ins>
      <w:r>
        <w:t>Drug</w:t>
      </w:r>
      <w:ins w:id="1604" w:author="GoldenCorpusHarness" w:date="2026-03-28T21:57:55Z">
        <w:r>
          <w:t>-related</w:t>
        </w:r>
      </w:ins>
      <w:r>
        <w:t xml:space="preserve"> </w:t>
      </w:r>
      <w:del w:id="1605" w:author="GoldenCorpusHarness" w:date="2026-03-28T21:57:55Z">
        <w:r>
          <w:delText>R</w:delText>
        </w:r>
      </w:del>
      <w:ins w:id="1606" w:author="GoldenCorpusHarness" w:date="2026-03-28T21:57:55Z">
        <w:r>
          <w:t>by th</w:t>
        </w:r>
      </w:ins>
      <w:r>
        <w:t>e</w:t>
      </w:r>
      <w:del w:id="1607" w:author="GoldenCorpusHarness" w:date="2026-03-28T21:57:55Z">
        <w:r>
          <w:delText>ac</w:delText>
        </w:r>
      </w:del>
      <w:ins w:id="1608" w:author="GoldenCorpusHarness" w:date="2026-03-28T21:57:55Z">
        <w:r>
          <w:t xml:space="preserve"> Inves</w:t>
        </w:r>
      </w:ins>
      <w:r>
        <w:t>ti</w:t>
      </w:r>
      <w:ins w:id="1609" w:author="GoldenCorpusHarness" w:date="2026-03-28T21:57:55Z">
        <w:r>
          <w:t>gat</w:t>
        </w:r>
      </w:ins>
      <w:r>
        <w:t>o</w:t>
      </w:r>
      <w:del w:id="1610" w:author="GoldenCorpusHarness" w:date="2026-03-28T21:57:55Z">
        <w:r>
          <w:delText>ns</w:delText>
        </w:r>
      </w:del>
      <w:ins w:id="1611" w:author="GoldenCorpusHarness" w:date="2026-03-28T21:57:55Z">
        <w:r>
          <w:t>r</w:t>
        </w:r>
      </w:ins>
      <w:r>
        <w:t>1</w:t>
      </w:r>
      <w:del w:id="1612" w:author="GoldenCorpusHarness" w:date="2026-03-28T21:57:55Z">
        <w:r>
          <w:delText>4</w:delText>
        </w:r>
      </w:del>
      <w:ins w:id="1613" w:author="GoldenCorpusHarness" w:date="2026-03-28T21:57:55Z">
        <w:r>
          <w:t>8</w:t>
        </w:r>
      </w:ins>
      <w:r>
        <w:t>9</w:t>
      </w:r>
    </w:p>
    <w:p ns2:paraId="10470911" ns2:textId="11711515" w:rsidR="00914D2C" w:rsidRDefault="00914D2C">
      <w:pPr>
        <w:pStyle w:val="TOC3"/>
        <w:rPr>
          <w:rFonts w:asciiTheme="minorHAnsi" w:eastAsiaTheme="minorEastAsia" w:hAnsiTheme="minorHAnsi" w:cstheme="minorBidi"/>
          <w:noProof/>
          <w:kern w:val="2"/>
          <w:sz w:val="22"/>
          <w:szCs w:val="22"/>
          <ns2:ligatures ns2:val="standardContextual"/>
        </w:rPr>
      </w:pPr>
      <w:ins w:id="1614" w:author="GoldenCorpusHarness" w:date="2026-03-28T21:57:55Z">
        <w:r>
          <w:t>5.4.10MK-3475-0</w:t>
        </w:r>
      </w:ins>
      <w:r>
        <w:t>6</w:t>
      </w:r>
      <w:del w:id="1615" w:author="GoldenCorpusHarness" w:date="2026-03-28T21:57:55Z">
        <w:r>
          <w:delText>.</w:delText>
        </w:r>
      </w:del>
      <w:ins w:id="1616" w:author="GoldenCorpusHarness" w:date="2026-03-28T21:57:55Z">
        <w:r>
          <w:t xml:space="preserve">B (KEYMAKER-U06, Substudy 06B - Arm4, </w:t>
        </w:r>
      </w:ins>
      <w:r>
        <w:t>2</w:t>
      </w:r>
      <w:del w:id="1617" w:author="GoldenCorpusHarness" w:date="2026-03-28T21:57:55Z">
        <w:r>
          <w:delText>.2Overdose</w:delText>
        </w:r>
      </w:del>
      <w:ins w:id="1618" w:author="GoldenCorpusHarness" w:date="2026-03-28T21:57:55Z">
        <w:r>
          <w:t>L ESCC)</w:t>
        </w:r>
      </w:ins>
      <w:r>
        <w:t>1</w:t>
      </w:r>
      <w:del w:id="1619" w:author="GoldenCorpusHarness" w:date="2026-03-28T21:57:55Z">
        <w:r>
          <w:delText>53</w:delText>
        </w:r>
      </w:del>
      <w:ins w:id="1620" w:author="GoldenCorpusHarness" w:date="2026-03-28T21:57:55Z">
        <w:r>
          <w:t>89</w:t>
        </w:r>
      </w:ins>
    </w:p>
    <w:p ns2:paraId="103380C2" ns2:textId="2A73EE5C" w:rsidR="00914D2C" w:rsidRDefault="00914D2C">
      <w:pPr>
        <w:pStyle w:val="TOC3"/>
        <w:rPr>
          <w:rFonts w:asciiTheme="minorHAnsi" w:eastAsiaTheme="minorEastAsia" w:hAnsiTheme="minorHAnsi" w:cstheme="minorBidi"/>
          <w:noProof/>
          <w:kern w:val="2"/>
          <w:sz w:val="22"/>
          <w:szCs w:val="22"/>
          <ns2:ligatures ns2:val="standardContextual"/>
        </w:rPr>
      </w:pPr>
      <w:ins w:id="1621" w:author="GoldenCorpusHarness" w:date="2026-03-28T21:57:55Z">
        <w:r>
          <w:t>5.4.11MK-3475-0</w:t>
        </w:r>
      </w:ins>
      <w:r>
        <w:t>6</w:t>
      </w:r>
      <w:del w:id="1622" w:author="GoldenCorpusHarness" w:date="2026-03-28T21:57:55Z">
        <w:r>
          <w:delText>.</w:delText>
        </w:r>
      </w:del>
      <w:ins w:id="1623" w:author="GoldenCorpusHarness" w:date="2026-03-28T21:57:55Z">
        <w:r>
          <w:t>C (KEYMAKER-U06, Substudy 06C, 1L Gastric/GEJ/EA  HER</w:t>
        </w:r>
      </w:ins>
      <w:r>
        <w:t>2</w:t>
      </w:r>
      <w:del w:id="1624" w:author="GoldenCorpusHarness" w:date="2026-03-28T21:57:55Z">
        <w:r>
          <w:delText>.3Potential</w:delText>
        </w:r>
      </w:del>
      <w:r>
        <w:t xml:space="preserve"> </w:t>
      </w:r>
      <w:del w:id="1625" w:author="GoldenCorpusHarness" w:date="2026-03-28T21:57:55Z">
        <w:r>
          <w:delText>for Abuse</w:delText>
        </w:r>
      </w:del>
      <w:ins w:id="1626" w:author="GoldenCorpusHarness" w:date="2026-03-28T21:57:55Z">
        <w:r>
          <w:t>[-])</w:t>
        </w:r>
      </w:ins>
      <w:r>
        <w:t>1</w:t>
      </w:r>
      <w:del w:id="1627" w:author="GoldenCorpusHarness" w:date="2026-03-28T21:57:55Z">
        <w:r>
          <w:delText>53</w:delText>
        </w:r>
      </w:del>
      <w:ins w:id="1628" w:author="GoldenCorpusHarness" w:date="2026-03-28T21:57:55Z">
        <w:r>
          <w:t>89</w:t>
        </w:r>
      </w:ins>
    </w:p>
    <w:p ns2:paraId="22DF5311" ns2:textId="3BD2C99C" w:rsidR="00914D2C" w:rsidRDefault="00914D2C">
      <w:pPr>
        <w:pStyle w:val="TOC2"/>
        <w:rPr>
          <w:rFonts w:asciiTheme="minorHAnsi" w:eastAsiaTheme="minorEastAsia" w:hAnsiTheme="minorHAnsi" w:cstheme="minorBidi"/>
          <w:b w:val="0"/>
          <w:noProof/>
          <w:kern w:val="2"/>
          <w:sz w:val="22"/>
          <w:szCs w:val="22"/>
          <ns2:ligatures ns2:val="standardContextual"/>
        </w:rPr>
      </w:pPr>
      <w:ins w:id="1629" w:author="GoldenCorpusHarness" w:date="2026-03-28T21:57:55Z">
        <w:r>
          <w:t>5.4.12MK-3475-0</w:t>
        </w:r>
      </w:ins>
      <w:r>
        <w:t>6</w:t>
      </w:r>
      <w:del w:id="1630" w:author="GoldenCorpusHarness" w:date="2026-03-28T21:57:55Z">
        <w:r>
          <w:delText>.3Important</w:delText>
        </w:r>
      </w:del>
      <w:ins w:id="1631" w:author="GoldenCorpusHarness" w:date="2026-03-28T21:57:55Z">
        <w:r>
          <w:t>D (KEYMAKER-U06,</w:t>
        </w:r>
      </w:ins>
      <w:r>
        <w:t xml:space="preserve"> S</w:t>
      </w:r>
      <w:del w:id="1632" w:author="GoldenCorpusHarness" w:date="2026-03-28T21:57:55Z">
        <w:r>
          <w:delText>afe</w:delText>
        </w:r>
      </w:del>
      <w:ins w:id="1633" w:author="GoldenCorpusHarness" w:date="2026-03-28T21:57:55Z">
        <w:r>
          <w:t>ubs</w:t>
        </w:r>
      </w:ins>
      <w:r>
        <w:t>t</w:t>
      </w:r>
      <w:ins w:id="1634" w:author="GoldenCorpusHarness" w:date="2026-03-28T21:57:55Z">
        <w:r>
          <w:t>ud</w:t>
        </w:r>
      </w:ins>
      <w:r>
        <w:t xml:space="preserve">y </w:t>
      </w:r>
      <w:del w:id="1635" w:author="GoldenCorpusHarness" w:date="2026-03-28T21:57:55Z">
        <w:r>
          <w:delText>Con</w:delText>
        </w:r>
      </w:del>
      <w:ins w:id="1636" w:author="GoldenCorpusHarness" w:date="2026-03-28T21:57:55Z">
        <w:r>
          <w:t>06D, 2LGa</w:t>
        </w:r>
      </w:ins>
      <w:r>
        <w:t>s</w:t>
      </w:r>
      <w:ins w:id="1637" w:author="GoldenCorpusHarness" w:date="2026-03-28T21:57:55Z">
        <w:r>
          <w:t>tr</w:t>
        </w:r>
      </w:ins>
      <w:r>
        <w:t>i</w:t>
      </w:r>
      <w:del w:id="1638" w:author="GoldenCorpusHarness" w:date="2026-03-28T21:57:55Z">
        <w:r>
          <w:delText>derations</w:delText>
        </w:r>
      </w:del>
      <w:ins w:id="1639" w:author="GoldenCorpusHarness" w:date="2026-03-28T21:57:55Z">
        <w:r>
          <w:t>c/GEJ/EA  HER2 [-])</w:t>
        </w:r>
      </w:ins>
      <w:r>
        <w:t>1</w:t>
      </w:r>
      <w:del w:id="1640" w:author="GoldenCorpusHarness" w:date="2026-03-28T21:57:55Z">
        <w:r>
          <w:delText>53</w:delText>
        </w:r>
      </w:del>
      <w:ins w:id="1641" w:author="GoldenCorpusHarness" w:date="2026-03-28T21:57:55Z">
        <w:r>
          <w:t>90</w:t>
        </w:r>
      </w:ins>
    </w:p>
    <w:p ns2:paraId="6C827CAE" ns2:textId="12FAE146" w:rsidR="00914D2C" w:rsidRDefault="00914D2C">
      <w:pPr>
        <w:pStyle w:val="TOC3"/>
        <w:rPr>
          <w:rFonts w:asciiTheme="minorHAnsi" w:eastAsiaTheme="minorEastAsia" w:hAnsiTheme="minorHAnsi" w:cstheme="minorBidi"/>
          <w:noProof/>
          <w:kern w:val="2"/>
          <w:sz w:val="22"/>
          <w:szCs w:val="22"/>
          <ns2:ligatures ns2:val="standardContextual"/>
        </w:rPr>
      </w:pPr>
      <w:del w:id="1642" w:author="GoldenCorpusHarness" w:date="2026-03-28T21:57:55Z">
        <w:r>
          <w:delText>6</w:delText>
        </w:r>
      </w:del>
      <w:ins w:id="1643" w:author="GoldenCorpusHarness" w:date="2026-03-28T21:57:55Z">
        <w:r>
          <w:t>5</w:t>
        </w:r>
      </w:ins>
      <w:r>
        <w:t>.</w:t>
      </w:r>
      <w:del w:id="1644" w:author="GoldenCorpusHarness" w:date="2026-03-28T21:57:55Z">
        <w:r>
          <w:delText>3</w:delText>
        </w:r>
      </w:del>
      <w:ins w:id="1645" w:author="GoldenCorpusHarness" w:date="2026-03-28T21:57:55Z">
        <w:r>
          <w:t>4</w:t>
        </w:r>
      </w:ins>
      <w:r>
        <w:t>.1</w:t>
      </w:r>
      <w:del w:id="1646" w:author="GoldenCorpusHarness" w:date="2026-03-28T21:57:55Z">
        <w:r>
          <w:delText>Inf</w:delText>
        </w:r>
      </w:del>
      <w:ins w:id="1647" w:author="GoldenCorpusHarness" w:date="2026-03-28T21:57:55Z">
        <w:r>
          <w:t>3MK-2870-027 (TroF</w:t>
        </w:r>
      </w:ins>
      <w:r>
        <w:t>us</w:t>
      </w:r>
      <w:del w:id="1648" w:author="GoldenCorpusHarness" w:date="2026-03-28T21:57:55Z">
        <w:r>
          <w:delText>ion</w:delText>
        </w:r>
      </w:del>
      <w:ins w:id="1649" w:author="GoldenCorpusHarness" w:date="2026-03-28T21:57:55Z">
        <w:r>
          <w:t>e</w:t>
        </w:r>
      </w:ins>
      <w:r>
        <w:t>-</w:t>
      </w:r>
      <w:del w:id="1650" w:author="GoldenCorpusHarness" w:date="2026-03-28T21:57:55Z">
        <w:r>
          <w:delText>related Reaction/Hypersensitivity Reaction</w:delText>
        </w:r>
      </w:del>
      <w:ins w:id="1651" w:author="GoldenCorpusHarness" w:date="2026-03-28T21:57:55Z">
        <w:r>
          <w:t>027)</w:t>
        </w:r>
      </w:ins>
      <w:r>
        <w:t>1</w:t>
      </w:r>
      <w:del w:id="1652" w:author="GoldenCorpusHarness" w:date="2026-03-28T21:57:55Z">
        <w:r>
          <w:delText>53</w:delText>
        </w:r>
      </w:del>
      <w:ins w:id="1653" w:author="GoldenCorpusHarness" w:date="2026-03-28T21:57:55Z">
        <w:r>
          <w:t>90</w:t>
        </w:r>
      </w:ins>
    </w:p>
    <w:p ns2:paraId="64F60051" ns2:textId="2E9B3263" w:rsidR="00914D2C" w:rsidRDefault="00914D2C">
      <w:pPr>
        <w:pStyle w:val="TOC3"/>
        <w:rPr>
          <w:rFonts w:asciiTheme="minorHAnsi" w:eastAsiaTheme="minorEastAsia" w:hAnsiTheme="minorHAnsi" w:cstheme="minorBidi"/>
          <w:noProof/>
          <w:kern w:val="2"/>
          <w:sz w:val="22"/>
          <w:szCs w:val="22"/>
          <ns2:ligatures ns2:val="standardContextual"/>
        </w:rPr>
      </w:pPr>
      <w:del w:id="1654" w:author="GoldenCorpusHarness" w:date="2026-03-28T21:57:55Z">
        <w:r>
          <w:delText>6</w:delText>
        </w:r>
      </w:del>
      <w:ins w:id="1655" w:author="GoldenCorpusHarness" w:date="2026-03-28T21:57:55Z">
        <w:r>
          <w:t>5</w:t>
        </w:r>
      </w:ins>
      <w:r>
        <w:t>.</w:t>
      </w:r>
      <w:del w:id="1656" w:author="GoldenCorpusHarness" w:date="2026-03-28T21:57:55Z">
        <w:r>
          <w:delText>3.2Int</w:delText>
        </w:r>
      </w:del>
      <w:ins w:id="1657" w:author="GoldenCorpusHarness" w:date="2026-03-28T21:57:55Z">
        <w:r>
          <w:t>5Mark</w:t>
        </w:r>
      </w:ins>
      <w:r>
        <w:t>e</w:t>
      </w:r>
      <w:del w:id="1658" w:author="GoldenCorpusHarness" w:date="2026-03-28T21:57:55Z">
        <w:r>
          <w:delText>rs</w:delText>
        </w:r>
      </w:del>
      <w:r>
        <w:t>ti</w:t>
      </w:r>
      <w:del w:id="1659" w:author="GoldenCorpusHarness" w:date="2026-03-28T21:57:55Z">
        <w:r>
          <w:delText>tial Lu</w:delText>
        </w:r>
      </w:del>
      <w:r>
        <w:t xml:space="preserve">ng </w:t>
      </w:r>
      <w:del w:id="1660" w:author="GoldenCorpusHarness" w:date="2026-03-28T21:57:55Z">
        <w:r>
          <w:delText>D</w:delText>
        </w:r>
      </w:del>
      <w:ins w:id="1661" w:author="GoldenCorpusHarness" w:date="2026-03-28T21:57:55Z">
        <w:r>
          <w:t>Exper</w:t>
        </w:r>
      </w:ins>
      <w:r>
        <w:t>i</w:t>
      </w:r>
      <w:del w:id="1662" w:author="GoldenCorpusHarness" w:date="2026-03-28T21:57:55Z">
        <w:r>
          <w:delText>s</w:delText>
        </w:r>
      </w:del>
      <w:r>
        <w:t>e</w:t>
      </w:r>
      <w:del w:id="1663" w:author="GoldenCorpusHarness" w:date="2026-03-28T21:57:55Z">
        <w:r>
          <w:delText>as</w:delText>
        </w:r>
      </w:del>
      <w:ins w:id="1664" w:author="GoldenCorpusHarness" w:date="2026-03-28T21:57:55Z">
        <w:r>
          <w:t>nc</w:t>
        </w:r>
      </w:ins>
      <w:r>
        <w:t>e</w:t>
      </w:r>
      <w:del w:id="1665" w:author="GoldenCorpusHarness" w:date="2026-03-28T21:57:55Z">
        <w:r>
          <w:delText>/Pneumonitis</w:delText>
        </w:r>
      </w:del>
      <w:r>
        <w:t>1</w:t>
      </w:r>
      <w:del w:id="1666" w:author="GoldenCorpusHarness" w:date="2026-03-28T21:57:55Z">
        <w:r>
          <w:delText>53</w:delText>
        </w:r>
      </w:del>
      <w:ins w:id="1667" w:author="GoldenCorpusHarness" w:date="2026-03-28T21:57:55Z">
        <w:r>
          <w:t>90</w:t>
        </w:r>
      </w:ins>
    </w:p>
    <w:p ns2:paraId="4C770CD9" ns2:textId="46FEF81A" w:rsidR="00914D2C" w:rsidRDefault="00914D2C">
      <w:pPr>
        <w:pStyle w:val="TOC3"/>
        <w:rPr>
          <w:rFonts w:asciiTheme="minorHAnsi" w:eastAsiaTheme="minorEastAsia" w:hAnsiTheme="minorHAnsi" w:cstheme="minorBidi"/>
          <w:noProof/>
          <w:kern w:val="2"/>
          <w:sz w:val="22"/>
          <w:szCs w:val="22"/>
          <ns2:ligatures ns2:val="standardContextual"/>
        </w:rPr>
      </w:pPr>
      <w:ins w:id="1668" w:author="GoldenCorpusHarness" w:date="2026-03-28T21:57:55Z">
        <w:r>
          <w:t>5.</w:t>
        </w:r>
      </w:ins>
      <w:r>
        <w:t>6</w:t>
      </w:r>
      <w:del w:id="1669" w:author="GoldenCorpusHarness" w:date="2026-03-28T21:57:55Z">
        <w:r>
          <w:delText>.3.3</w:delText>
        </w:r>
      </w:del>
      <w:r>
        <w:t>O</w:t>
      </w:r>
      <w:del w:id="1670" w:author="GoldenCorpusHarness" w:date="2026-03-28T21:57:55Z">
        <w:r>
          <w:delText>cu</w:delText>
        </w:r>
      </w:del>
      <w:ins w:id="1671" w:author="GoldenCorpusHarness" w:date="2026-03-28T21:57:55Z">
        <w:r>
          <w:t>vera</w:t>
        </w:r>
      </w:ins>
      <w:r>
        <w:t>l</w:t>
      </w:r>
      <w:del w:id="1672" w:author="GoldenCorpusHarness" w:date="2026-03-28T21:57:55Z">
        <w:r>
          <w:delText>ar</w:delText>
        </w:r>
      </w:del>
      <w:ins w:id="1673" w:author="GoldenCorpusHarness" w:date="2026-03-28T21:57:55Z">
        <w:r>
          <w:t>l</w:t>
        </w:r>
      </w:ins>
      <w:r>
        <w:t xml:space="preserve"> Su</w:t>
      </w:r>
      <w:ins w:id="1674" w:author="GoldenCorpusHarness" w:date="2026-03-28T21:57:55Z">
        <w:r>
          <w:t>mma</w:t>
        </w:r>
      </w:ins>
      <w:r>
        <w:t>r</w:t>
      </w:r>
      <w:ins w:id="1675" w:author="GoldenCorpusHarness" w:date="2026-03-28T21:57:55Z">
        <w:r>
          <w:t>y o</w:t>
        </w:r>
      </w:ins>
      <w:r>
        <w:t>f</w:t>
      </w:r>
      <w:del w:id="1676" w:author="GoldenCorpusHarness" w:date="2026-03-28T21:57:55Z">
        <w:r>
          <w:delText>ace</w:delText>
        </w:r>
      </w:del>
      <w:r>
        <w:t xml:space="preserve"> </w:t>
      </w:r>
      <w:del w:id="1677" w:author="GoldenCorpusHarness" w:date="2026-03-28T21:57:55Z">
        <w:r>
          <w:delText>Tox</w:delText>
        </w:r>
      </w:del>
      <w:ins w:id="1678" w:author="GoldenCorpusHarness" w:date="2026-03-28T21:57:55Z">
        <w:r>
          <w:t>Clin</w:t>
        </w:r>
      </w:ins>
      <w:r>
        <w:t>ic</w:t>
      </w:r>
      <w:del w:id="1679" w:author="GoldenCorpusHarness" w:date="2026-03-28T21:57:55Z">
        <w:r>
          <w:delText>i</w:delText>
        </w:r>
      </w:del>
      <w:ins w:id="1680" w:author="GoldenCorpusHarness" w:date="2026-03-28T21:57:55Z">
        <w:r>
          <w:t>al Da</w:t>
        </w:r>
      </w:ins>
      <w:r>
        <w:t>t</w:t>
      </w:r>
      <w:del w:id="1681" w:author="GoldenCorpusHarness" w:date="2026-03-28T21:57:55Z">
        <w:r>
          <w:delText>y</w:delText>
        </w:r>
      </w:del>
      <w:ins w:id="1682" w:author="GoldenCorpusHarness" w:date="2026-03-28T21:57:55Z">
        <w:r>
          <w:t>a</w:t>
        </w:r>
      </w:ins>
      <w:r>
        <w:t>1</w:t>
      </w:r>
      <w:del w:id="1683" w:author="GoldenCorpusHarness" w:date="2026-03-28T21:57:55Z">
        <w:r>
          <w:delText>54</w:delText>
        </w:r>
      </w:del>
      <w:ins w:id="1684" w:author="GoldenCorpusHarness" w:date="2026-03-28T21:57:55Z">
        <w:r>
          <w:t>91</w:t>
        </w:r>
      </w:ins>
    </w:p>
    <w:p ns2:paraId="0E34D07B" ns2:textId="5CF8820E" w:rsidR="00914D2C" w:rsidRDefault="00914D2C">
      <w:pPr>
        <w:pStyle w:val="TOC2"/>
        <w:rPr>
          <w:rFonts w:asciiTheme="minorHAnsi" w:eastAsiaTheme="minorEastAsia" w:hAnsiTheme="minorHAnsi" w:cstheme="minorBidi"/>
          <w:b w:val="0"/>
          <w:noProof/>
          <w:kern w:val="2"/>
          <w:sz w:val="22"/>
          <w:szCs w:val="22"/>
          <ns2:ligatures ns2:val="standardContextual"/>
        </w:rPr>
      </w:pPr>
      <w:ins w:id="1685" w:author="GoldenCorpusHarness" w:date="2026-03-28T21:57:55Z">
        <w:r>
          <w:t>5.</w:t>
        </w:r>
      </w:ins>
      <w:r>
        <w:t>6.</w:t>
      </w:r>
      <w:del w:id="1686" w:author="GoldenCorpusHarness" w:date="2026-03-28T21:57:55Z">
        <w:r>
          <w:delText>4Ot</w:delText>
        </w:r>
      </w:del>
      <w:ins w:id="1687" w:author="GoldenCorpusHarness" w:date="2026-03-28T21:57:55Z">
        <w:r>
          <w:t>1Clinical P</w:t>
        </w:r>
      </w:ins>
      <w:r>
        <w:t>h</w:t>
      </w:r>
      <w:del w:id="1688" w:author="GoldenCorpusHarness" w:date="2026-03-28T21:57:55Z">
        <w:r>
          <w:delText>e</w:delText>
        </w:r>
      </w:del>
      <w:ins w:id="1689" w:author="GoldenCorpusHarness" w:date="2026-03-28T21:57:55Z">
        <w:r>
          <w:t>a</w:t>
        </w:r>
      </w:ins>
      <w:r>
        <w:t>r</w:t>
      </w:r>
      <w:ins w:id="1690" w:author="GoldenCorpusHarness" w:date="2026-03-28T21:57:55Z">
        <w:r>
          <w:t>macology</w:t>
        </w:r>
      </w:ins>
      <w:r>
        <w:t xml:space="preserve"> </w:t>
      </w:r>
      <w:del w:id="1691" w:author="GoldenCorpusHarness" w:date="2026-03-28T21:57:55Z">
        <w:r>
          <w:delText>Conside</w:delText>
        </w:r>
      </w:del>
      <w:ins w:id="1692" w:author="GoldenCorpusHarness" w:date="2026-03-28T21:57:55Z">
        <w:r>
          <w:t>Summa</w:t>
        </w:r>
      </w:ins>
      <w:r>
        <w:t>r</w:t>
      </w:r>
      <w:del w:id="1693" w:author="GoldenCorpusHarness" w:date="2026-03-28T21:57:55Z">
        <w:r>
          <w:delText>ations</w:delText>
        </w:r>
      </w:del>
      <w:ins w:id="1694" w:author="GoldenCorpusHarness" w:date="2026-03-28T21:57:55Z">
        <w:r>
          <w:t>y</w:t>
        </w:r>
      </w:ins>
      <w:r>
        <w:t>1</w:t>
      </w:r>
      <w:del w:id="1695" w:author="GoldenCorpusHarness" w:date="2026-03-28T21:57:55Z">
        <w:r>
          <w:delText>55</w:delText>
        </w:r>
      </w:del>
      <w:ins w:id="1696" w:author="GoldenCorpusHarness" w:date="2026-03-28T21:57:55Z">
        <w:r>
          <w:t>91</w:t>
        </w:r>
      </w:ins>
    </w:p>
    <w:p ns2:paraId="1B2EA486" ns2:textId="0A4D7324" w:rsidR="00914D2C" w:rsidRDefault="00914D2C">
      <w:pPr>
        <w:pStyle w:val="TOC3"/>
        <w:rPr>
          <w:rFonts w:asciiTheme="minorHAnsi" w:eastAsiaTheme="minorEastAsia" w:hAnsiTheme="minorHAnsi" w:cstheme="minorBidi"/>
          <w:noProof/>
          <w:kern w:val="2"/>
          <w:sz w:val="22"/>
          <w:szCs w:val="22"/>
          <ns2:ligatures ns2:val="standardContextual"/>
        </w:rPr>
      </w:pPr>
      <w:ins w:id="1697" w:author="GoldenCorpusHarness" w:date="2026-03-28T21:57:55Z">
        <w:r>
          <w:t>5.</w:t>
        </w:r>
      </w:ins>
      <w:r>
        <w:t>6.</w:t>
      </w:r>
      <w:del w:id="1698" w:author="GoldenCorpusHarness" w:date="2026-03-28T21:57:55Z">
        <w:r>
          <w:delText>4.1Drug-drug Inter</w:delText>
        </w:r>
      </w:del>
      <w:ins w:id="1699" w:author="GoldenCorpusHarness" w:date="2026-03-28T21:57:55Z">
        <w:r>
          <w:t>2Effic</w:t>
        </w:r>
      </w:ins>
      <w:r>
        <w:t>ac</w:t>
      </w:r>
      <w:del w:id="1700" w:author="GoldenCorpusHarness" w:date="2026-03-28T21:57:55Z">
        <w:r>
          <w:delText>tion</w:delText>
        </w:r>
      </w:del>
      <w:ins w:id="1701" w:author="GoldenCorpusHarness" w:date="2026-03-28T21:57:55Z">
        <w:r>
          <w:t>y Summary</w:t>
        </w:r>
      </w:ins>
      <w:r>
        <w:t>1</w:t>
      </w:r>
      <w:del w:id="1702" w:author="GoldenCorpusHarness" w:date="2026-03-28T21:57:55Z">
        <w:r>
          <w:delText>55</w:delText>
        </w:r>
      </w:del>
      <w:ins w:id="1703" w:author="GoldenCorpusHarness" w:date="2026-03-28T21:57:55Z">
        <w:r>
          <w:t>91</w:t>
        </w:r>
      </w:ins>
    </w:p>
    <w:p ns2:paraId="676A781A" ns2:textId="25AADD8A" w:rsidR="00914D2C" w:rsidRDefault="00914D2C">
      <w:pPr>
        <w:pStyle w:val="TOC1"/>
        <w:rPr>
          <w:rFonts w:asciiTheme="minorHAnsi" w:eastAsiaTheme="minorEastAsia" w:hAnsiTheme="minorHAnsi" w:cstheme="minorBidi"/>
          <w:b w:val="0"/>
          <w:caps w:val="0"/>
          <w:noProof/>
          <w:kern w:val="2"/>
          <w:sz w:val="22"/>
          <w:szCs w:val="22"/>
          <ns2:ligatures ns2:val="standardContextual"/>
        </w:rPr>
      </w:pPr>
      <w:del w:id="1704" w:author="GoldenCorpusHarness" w:date="2026-03-28T21:57:55Z">
        <w:r>
          <w:delText>7APPENDICE</w:delText>
        </w:r>
      </w:del>
      <w:ins w:id="1705" w:author="GoldenCorpusHarness" w:date="2026-03-28T21:57:55Z">
        <w:r>
          <w:t>5.6.3</w:t>
        </w:r>
      </w:ins>
      <w:r>
        <w:t>S</w:t>
      </w:r>
      <w:ins w:id="1706" w:author="GoldenCorpusHarness" w:date="2026-03-28T21:57:55Z">
        <w:r>
          <w:t>afety Summary</w:t>
        </w:r>
      </w:ins>
      <w:r>
        <w:t>1</w:t>
      </w:r>
      <w:del w:id="1707" w:author="GoldenCorpusHarness" w:date="2026-03-28T21:57:55Z">
        <w:r>
          <w:delText>56</w:delText>
        </w:r>
      </w:del>
      <w:ins w:id="1708" w:author="GoldenCorpusHarness" w:date="2026-03-28T21:57:55Z">
        <w:r>
          <w:t>92</w:t>
        </w:r>
      </w:ins>
    </w:p>
    <w:p ns2:paraId="7A8E6BF6" ns2:textId="5D20DCC8" w:rsidR="00914D2C" w:rsidRDefault="00914D2C">
      <w:pPr>
        <w:pStyle w:val="TOC2"/>
        <w:rPr>
          <w:rFonts w:asciiTheme="minorHAnsi" w:eastAsiaTheme="minorEastAsia" w:hAnsiTheme="minorHAnsi" w:cstheme="minorBidi"/>
          <w:b w:val="0"/>
          <w:noProof/>
          <w:kern w:val="2"/>
          <w:sz w:val="22"/>
          <w:szCs w:val="22"/>
          <ns2:ligatures ns2:val="standardContextual"/>
        </w:rPr>
      </w:pPr>
      <w:del w:id="1709" w:author="GoldenCorpusHarness" w:date="2026-03-28T21:57:55Z">
        <w:r>
          <w:delText>7</w:delText>
        </w:r>
      </w:del>
      <w:ins w:id="1710" w:author="GoldenCorpusHarness" w:date="2026-03-28T21:57:55Z">
        <w:r>
          <w:t>5</w:t>
        </w:r>
      </w:ins>
      <w:r>
        <w:t>.</w:t>
      </w:r>
      <w:del w:id="1711" w:author="GoldenCorpusHarness" w:date="2026-03-28T21:57:55Z">
        <w:r>
          <w:delText>1Overview of Sac-TMT N</w:delText>
        </w:r>
      </w:del>
      <w:ins w:id="1712" w:author="GoldenCorpusHarness" w:date="2026-03-28T21:57:55Z">
        <w:r>
          <w:t>6.4C</w:t>
        </w:r>
      </w:ins>
      <w:r>
        <w:t>oncl</w:t>
      </w:r>
      <w:ins w:id="1713" w:author="GoldenCorpusHarness" w:date="2026-03-28T21:57:55Z">
        <w:r>
          <w:t>us</w:t>
        </w:r>
      </w:ins>
      <w:r>
        <w:t>i</w:t>
      </w:r>
      <w:ins w:id="1714" w:author="GoldenCorpusHarness" w:date="2026-03-28T21:57:55Z">
        <w:r>
          <w:t>o</w:t>
        </w:r>
      </w:ins>
      <w:r>
        <w:t>n</w:t>
      </w:r>
      <w:del w:id="1715" w:author="GoldenCorpusHarness" w:date="2026-03-28T21:57:55Z">
        <w:r>
          <w:delText>ical Program</w:delText>
        </w:r>
      </w:del>
      <w:r>
        <w:t>1</w:t>
      </w:r>
      <w:del w:id="1716" w:author="GoldenCorpusHarness" w:date="2026-03-28T21:57:55Z">
        <w:r>
          <w:delText>56</w:delText>
        </w:r>
      </w:del>
      <w:ins w:id="1717" w:author="GoldenCorpusHarness" w:date="2026-03-28T21:57:55Z">
        <w:r>
          <w:t>93</w:t>
        </w:r>
      </w:ins>
    </w:p>
    <w:p ns2:paraId="44D0B97F" ns2:textId="022FDC2A" w:rsidR="00914D2C" w:rsidRDefault="00914D2C">
      <w:pPr>
        <w:pStyle w:val="TOC2"/>
        <w:rPr>
          <w:rFonts w:asciiTheme="minorHAnsi" w:eastAsiaTheme="minorEastAsia" w:hAnsiTheme="minorHAnsi" w:cstheme="minorBidi"/>
          <w:b w:val="0"/>
          <w:noProof/>
          <w:kern w:val="2"/>
          <w:sz w:val="22"/>
          <w:szCs w:val="22"/>
          <ns2:ligatures ns2:val="standardContextual"/>
        </w:rPr>
      </w:pPr>
      <w:del w:id="1718" w:author="GoldenCorpusHarness" w:date="2026-03-28T21:57:55Z">
        <w:r>
          <w:delText>7.2</w:delText>
        </w:r>
      </w:del>
      <w:ins w:id="1719" w:author="GoldenCorpusHarness" w:date="2026-03-28T21:57:55Z">
        <w:r>
          <w:t>6DISCUSSION AND GUIDANCE FO</w:t>
        </w:r>
      </w:ins>
      <w:r>
        <w:t>R</w:t>
      </w:r>
      <w:del w:id="1720" w:author="GoldenCorpusHarness" w:date="2026-03-28T21:57:55Z">
        <w:r>
          <w:delText>eference</w:delText>
        </w:r>
      </w:del>
      <w:r>
        <w:t xml:space="preserve"> </w:t>
      </w:r>
      <w:del w:id="1721" w:author="GoldenCorpusHarness" w:date="2026-03-28T21:57:55Z">
        <w:r>
          <w:delText>Safety</w:delText>
        </w:r>
      </w:del>
      <w:ins w:id="1722" w:author="GoldenCorpusHarness" w:date="2026-03-28T21:57:55Z">
        <w:r>
          <w:t>THE</w:t>
        </w:r>
      </w:ins>
      <w:r>
        <w:t xml:space="preserve"> I</w:t>
      </w:r>
      <w:del w:id="1723" w:author="GoldenCorpusHarness" w:date="2026-03-28T21:57:55Z">
        <w:r>
          <w:delText xml:space="preserve">nformation for </w:delText>
        </w:r>
      </w:del>
      <w:ins w:id="1724" w:author="GoldenCorpusHarness" w:date="2026-03-28T21:57:55Z">
        <w:r>
          <w:t>NVESTIG</w:t>
        </w:r>
      </w:ins>
      <w:r>
        <w:t>A</w:t>
      </w:r>
      <w:del w:id="1725" w:author="GoldenCorpusHarness" w:date="2026-03-28T21:57:55Z">
        <w:r>
          <w:delText xml:space="preserve">ssessment of Expectedness of Serious Adverse </w:delText>
        </w:r>
      </w:del>
      <w:ins w:id="1726" w:author="GoldenCorpusHarness" w:date="2026-03-28T21:57:55Z">
        <w:r>
          <w:t>TO</w:t>
        </w:r>
      </w:ins>
      <w:r>
        <w:t>R</w:t>
      </w:r>
      <w:del w:id="1727" w:author="GoldenCorpusHarness" w:date="2026-03-28T21:57:55Z">
        <w:r>
          <w:delText>eactions</w:delText>
        </w:r>
      </w:del>
      <w:r>
        <w:t>1</w:t>
      </w:r>
      <w:del w:id="1728" w:author="GoldenCorpusHarness" w:date="2026-03-28T21:57:55Z">
        <w:r>
          <w:delText>56</w:delText>
        </w:r>
      </w:del>
      <w:ins w:id="1729" w:author="GoldenCorpusHarness" w:date="2026-03-28T21:57:55Z">
        <w:r>
          <w:t>94</w:t>
        </w:r>
      </w:ins>
    </w:p>
    <w:p ns2:paraId="1669242A" ns2:textId="6013FBD8" w:rsidR="00914D2C" w:rsidRDefault="00914D2C">
      <w:pPr>
        <w:pStyle w:val="TOC2"/>
        <w:rPr>
          <w:rFonts w:asciiTheme="minorHAnsi" w:eastAsiaTheme="minorEastAsia" w:hAnsiTheme="minorHAnsi" w:cstheme="minorBidi"/>
          <w:b w:val="0"/>
          <w:noProof/>
          <w:kern w:val="2"/>
          <w:sz w:val="22"/>
          <w:szCs w:val="22"/>
          <ns2:ligatures ns2:val="standardContextual"/>
        </w:rPr>
      </w:pPr>
      <w:del w:id="1730" w:author="GoldenCorpusHarness" w:date="2026-03-28T21:57:55Z">
        <w:r>
          <w:delText>7</w:delText>
        </w:r>
      </w:del>
      <w:ins w:id="1731" w:author="GoldenCorpusHarness" w:date="2026-03-28T21:57:55Z">
        <w:r>
          <w:t>6</w:t>
        </w:r>
      </w:ins>
      <w:r>
        <w:t>.</w:t>
      </w:r>
      <w:del w:id="1732" w:author="GoldenCorpusHarness" w:date="2026-03-28T21:57:55Z">
        <w:r>
          <w:delText>3Add</w:delText>
        </w:r>
      </w:del>
      <w:ins w:id="1733" w:author="GoldenCorpusHarness" w:date="2026-03-28T21:57:55Z">
        <w:r>
          <w:t>1Just</w:t>
        </w:r>
      </w:ins>
      <w:r>
        <w:t>i</w:t>
      </w:r>
      <w:ins w:id="1734" w:author="GoldenCorpusHarness" w:date="2026-03-28T21:57:55Z">
        <w:r>
          <w:t>fica</w:t>
        </w:r>
      </w:ins>
      <w:r>
        <w:t>tion</w:t>
      </w:r>
      <w:del w:id="1735" w:author="GoldenCorpusHarness" w:date="2026-03-28T21:57:55Z">
        <w:r>
          <w:delText>al</w:delText>
        </w:r>
      </w:del>
      <w:ins w:id="1736" w:author="GoldenCorpusHarness" w:date="2026-03-28T21:57:55Z">
        <w:r>
          <w:t xml:space="preserve"> of</w:t>
        </w:r>
      </w:ins>
      <w:r>
        <w:t xml:space="preserve"> Clinical </w:t>
      </w:r>
      <w:del w:id="1737" w:author="GoldenCorpusHarness" w:date="2026-03-28T21:57:55Z">
        <w:r>
          <w:delText>Tabl</w:delText>
        </w:r>
      </w:del>
      <w:ins w:id="1738" w:author="GoldenCorpusHarness" w:date="2026-03-28T21:57:55Z">
        <w:r>
          <w:t>Dos</w:t>
        </w:r>
      </w:ins>
      <w:r>
        <w:t>e</w:t>
      </w:r>
      <w:del w:id="1739" w:author="GoldenCorpusHarness" w:date="2026-03-28T21:57:55Z">
        <w:r>
          <w:delText>s</w:delText>
        </w:r>
      </w:del>
      <w:r>
        <w:t>1</w:t>
      </w:r>
      <w:del w:id="1740" w:author="GoldenCorpusHarness" w:date="2026-03-28T21:57:55Z">
        <w:r>
          <w:delText>58</w:delText>
        </w:r>
      </w:del>
      <w:ins w:id="1741" w:author="GoldenCorpusHarness" w:date="2026-03-28T21:57:55Z">
        <w:r>
          <w:t>94</w:t>
        </w:r>
      </w:ins>
    </w:p>
    <w:p ns2:paraId="5A9D2FBB" ns2:textId="5317BC3A" w:rsidR="00914D2C" w:rsidRDefault="00914D2C">
      <w:pPr>
        <w:pStyle w:val="TOC3"/>
        <w:rPr>
          <w:rFonts w:asciiTheme="minorHAnsi" w:eastAsiaTheme="minorEastAsia" w:hAnsiTheme="minorHAnsi" w:cstheme="minorBidi"/>
          <w:noProof/>
          <w:kern w:val="2"/>
          <w:sz w:val="22"/>
          <w:szCs w:val="22"/>
          <ns2:ligatures ns2:val="standardContextual"/>
        </w:rPr>
      </w:pPr>
      <w:del w:id="1742" w:author="GoldenCorpusHarness" w:date="2026-03-28T21:57:55Z">
        <w:r>
          <w:delText>7</w:delText>
        </w:r>
      </w:del>
      <w:ins w:id="1743" w:author="GoldenCorpusHarness" w:date="2026-03-28T21:57:55Z">
        <w:r>
          <w:t>6</w:t>
        </w:r>
      </w:ins>
      <w:r>
        <w:t>.</w:t>
      </w:r>
      <w:del w:id="1744" w:author="GoldenCorpusHarness" w:date="2026-03-28T21:57:55Z">
        <w:r>
          <w:delText>3.</w:delText>
        </w:r>
      </w:del>
      <w:ins w:id="1745" w:author="GoldenCorpusHarness" w:date="2026-03-28T21:57:55Z">
        <w:r>
          <w:t>2Undesirable Effects</w:t>
        </w:r>
      </w:ins>
      <w:r>
        <w:t>1</w:t>
      </w:r>
      <w:del w:id="1746" w:author="GoldenCorpusHarness" w:date="2026-03-28T21:57:55Z">
        <w:r>
          <w:delText>Study MK-2870-001 (KL26</w:delText>
        </w:r>
      </w:del>
      <w:ins w:id="1747" w:author="GoldenCorpusHarness" w:date="2026-03-28T21:57:55Z">
        <w:r>
          <w:t>9</w:t>
        </w:r>
      </w:ins>
      <w:r>
        <w:t>4</w:t>
      </w:r>
      <w:del w:id="1748" w:author="GoldenCorpusHarness" w:date="2026-03-28T21:57:55Z">
        <w:r>
          <w:delText>-01)158</w:delText>
        </w:r>
      </w:del>
    </w:p>
    <w:p ns2:paraId="5B3CF5EB" ns2:textId="1F389225" w:rsidR="00914D2C" w:rsidRDefault="00914D2C">
      <w:pPr>
        <w:pStyle w:val="TOC3"/>
        <w:rPr>
          <w:rFonts w:asciiTheme="minorHAnsi" w:eastAsiaTheme="minorEastAsia" w:hAnsiTheme="minorHAnsi" w:cstheme="minorBidi"/>
          <w:noProof/>
          <w:kern w:val="2"/>
          <w:sz w:val="22"/>
          <w:szCs w:val="22"/>
          <ns2:ligatures ns2:val="standardContextual"/>
        </w:rPr>
      </w:pPr>
      <w:del w:id="1749" w:author="GoldenCorpusHarness" w:date="2026-03-28T21:57:55Z">
        <w:r>
          <w:delText>7.3</w:delText>
        </w:r>
      </w:del>
      <w:ins w:id="1750" w:author="GoldenCorpusHarness" w:date="2026-03-28T21:57:55Z">
        <w:r>
          <w:t>6</w:t>
        </w:r>
      </w:ins>
      <w:r>
        <w:t>.2</w:t>
      </w:r>
      <w:del w:id="1751" w:author="GoldenCorpusHarness" w:date="2026-03-28T21:57:55Z">
        <w:r>
          <w:delText>S</w:delText>
        </w:r>
      </w:del>
      <w:ins w:id="1752" w:author="GoldenCorpusHarness" w:date="2026-03-28T21:57:55Z">
        <w:r>
          <w:t>.1Adverse Drug Reac</w:t>
        </w:r>
      </w:ins>
      <w:r>
        <w:t>t</w:t>
      </w:r>
      <w:del w:id="1753" w:author="GoldenCorpusHarness" w:date="2026-03-28T21:57:55Z">
        <w:r>
          <w:delText>udy MK-2870-002 (SKB26</w:delText>
        </w:r>
      </w:del>
      <w:ins w:id="1754" w:author="GoldenCorpusHarness" w:date="2026-03-28T21:57:55Z">
        <w:r>
          <w:t>ions19</w:t>
        </w:r>
      </w:ins>
      <w:r>
        <w:t>4</w:t>
      </w:r>
      <w:del w:id="1755" w:author="GoldenCorpusHarness" w:date="2026-03-28T21:57:55Z">
        <w:r>
          <w:delText>-Ⅱ-06)166</w:delText>
        </w:r>
      </w:del>
    </w:p>
    <w:p ns2:paraId="4CB3222B" ns2:textId="17764A6F" w:rsidR="00914D2C" w:rsidRDefault="00914D2C">
      <w:pPr>
        <w:pStyle w:val="TOC3"/>
        <w:rPr>
          <w:rFonts w:asciiTheme="minorHAnsi" w:eastAsiaTheme="minorEastAsia" w:hAnsiTheme="minorHAnsi" w:cstheme="minorBidi"/>
          <w:noProof/>
          <w:kern w:val="2"/>
          <w:sz w:val="22"/>
          <w:szCs w:val="22"/>
          <ns2:ligatures ns2:val="standardContextual"/>
        </w:rPr>
      </w:pPr>
      <w:del w:id="1756" w:author="GoldenCorpusHarness" w:date="2026-03-28T21:57:55Z">
        <w:r>
          <w:delText>7</w:delText>
        </w:r>
      </w:del>
      <w:ins w:id="1757" w:author="GoldenCorpusHarness" w:date="2026-03-28T21:57:55Z">
        <w:r>
          <w:t>6</w:t>
        </w:r>
      </w:ins>
      <w:r>
        <w:t>.</w:t>
      </w:r>
      <w:del w:id="1758" w:author="GoldenCorpusHarness" w:date="2026-03-28T21:57:55Z">
        <w:r>
          <w:delText>3</w:delText>
        </w:r>
      </w:del>
      <w:ins w:id="1759" w:author="GoldenCorpusHarness" w:date="2026-03-28T21:57:55Z">
        <w:r>
          <w:t>2</w:t>
        </w:r>
      </w:ins>
      <w:r>
        <w:t>.</w:t>
      </w:r>
      <w:del w:id="1760" w:author="GoldenCorpusHarness" w:date="2026-03-28T21:57:55Z">
        <w:r>
          <w:delText>3Stu</w:delText>
        </w:r>
      </w:del>
      <w:ins w:id="1761" w:author="GoldenCorpusHarness" w:date="2026-03-28T21:57:55Z">
        <w:r>
          <w:t>2Over</w:t>
        </w:r>
      </w:ins>
      <w:r>
        <w:t>d</w:t>
      </w:r>
      <w:del w:id="1762" w:author="GoldenCorpusHarness" w:date="2026-03-28T21:57:55Z">
        <w:r>
          <w:delText>y MK-</w:delText>
        </w:r>
      </w:del>
      <w:ins w:id="1763" w:author="GoldenCorpusHarness" w:date="2026-03-28T21:57:55Z">
        <w:r>
          <w:t>ose</w:t>
        </w:r>
      </w:ins>
      <w:r>
        <w:t>2</w:t>
      </w:r>
      <w:del w:id="1764" w:author="GoldenCorpusHarness" w:date="2026-03-28T21:57:55Z">
        <w:r>
          <w:delText>870-</w:delText>
        </w:r>
      </w:del>
      <w:r>
        <w:t>00</w:t>
      </w:r>
      <w:del w:id="1765" w:author="GoldenCorpusHarness" w:date="2026-03-28T21:57:55Z">
        <w:r>
          <w:delText>3 (SKB264-Ⅱ-04)171</w:delText>
        </w:r>
      </w:del>
    </w:p>
    <w:p ns2:paraId="0F32B7BF" ns2:textId="4B18D00D" w:rsidR="00914D2C" w:rsidRDefault="00914D2C">
      <w:pPr>
        <w:pStyle w:val="TOC3"/>
        <w:rPr>
          <w:rFonts w:asciiTheme="minorHAnsi" w:eastAsiaTheme="minorEastAsia" w:hAnsiTheme="minorHAnsi" w:cstheme="minorBidi"/>
          <w:noProof/>
          <w:kern w:val="2"/>
          <w:sz w:val="22"/>
          <w:szCs w:val="22"/>
          <ns2:ligatures ns2:val="standardContextual"/>
        </w:rPr>
      </w:pPr>
      <w:del w:id="1766" w:author="GoldenCorpusHarness" w:date="2026-03-28T21:57:55Z">
        <w:r>
          <w:delText>7</w:delText>
        </w:r>
      </w:del>
      <w:ins w:id="1767" w:author="GoldenCorpusHarness" w:date="2026-03-28T21:57:55Z">
        <w:r>
          <w:t>6.2</w:t>
        </w:r>
      </w:ins>
      <w:r>
        <w:t>.3</w:t>
      </w:r>
      <w:del w:id="1768" w:author="GoldenCorpusHarness" w:date="2026-03-28T21:57:55Z">
        <w:r>
          <w:delText>.4S</w:delText>
        </w:r>
      </w:del>
      <w:ins w:id="1769" w:author="GoldenCorpusHarness" w:date="2026-03-28T21:57:55Z">
        <w:r>
          <w:t>Po</w:t>
        </w:r>
      </w:ins>
      <w:r>
        <w:t>t</w:t>
      </w:r>
      <w:ins w:id="1770" w:author="GoldenCorpusHarness" w:date="2026-03-28T21:57:55Z">
        <w:r>
          <w:t>ential for Ab</w:t>
        </w:r>
      </w:ins>
      <w:r>
        <w:t>u</w:t>
      </w:r>
      <w:del w:id="1771" w:author="GoldenCorpusHarness" w:date="2026-03-28T21:57:55Z">
        <w:r>
          <w:delText>dy MK-</w:delText>
        </w:r>
      </w:del>
      <w:ins w:id="1772" w:author="GoldenCorpusHarness" w:date="2026-03-28T21:57:55Z">
        <w:r>
          <w:t>se</w:t>
        </w:r>
      </w:ins>
      <w:r>
        <w:t>2</w:t>
      </w:r>
      <w:del w:id="1773" w:author="GoldenCorpusHarness" w:date="2026-03-28T21:57:55Z">
        <w:r>
          <w:delText>87</w:delText>
        </w:r>
      </w:del>
      <w:r>
        <w:t>0</w:t>
      </w:r>
      <w:del w:id="1774" w:author="GoldenCorpusHarness" w:date="2026-03-28T21:57:55Z">
        <w:r>
          <w:delText>-</w:delText>
        </w:r>
      </w:del>
      <w:r>
        <w:t>0</w:t>
      </w:r>
      <w:del w:id="1775" w:author="GoldenCorpusHarness" w:date="2026-03-28T21:57:55Z">
        <w:r>
          <w:delText>13 (SKB264-Ⅱ-05)178</w:delText>
        </w:r>
      </w:del>
    </w:p>
    <w:p ns2:paraId="27BFD1FC" ns2:textId="7BF40127" w:rsidR="00914D2C" w:rsidRDefault="00914D2C">
      <w:pPr>
        <w:pStyle w:val="TOC3"/>
        <w:rPr>
          <w:rFonts w:asciiTheme="minorHAnsi" w:eastAsiaTheme="minorEastAsia" w:hAnsiTheme="minorHAnsi" w:cstheme="minorBidi"/>
          <w:noProof/>
          <w:kern w:val="2"/>
          <w:sz w:val="22"/>
          <w:szCs w:val="22"/>
          <ns2:ligatures ns2:val="standardContextual"/>
        </w:rPr>
      </w:pPr>
      <w:del w:id="1776" w:author="GoldenCorpusHarness" w:date="2026-03-28T21:57:55Z">
        <w:r>
          <w:delText>7</w:delText>
        </w:r>
      </w:del>
      <w:ins w:id="1777" w:author="GoldenCorpusHarness" w:date="2026-03-28T21:57:55Z">
        <w:r>
          <w:t>6</w:t>
        </w:r>
      </w:ins>
      <w:r>
        <w:t>.3</w:t>
      </w:r>
      <w:del w:id="1778" w:author="GoldenCorpusHarness" w:date="2026-03-28T21:57:55Z">
        <w:r>
          <w:delText>.5</w:delText>
        </w:r>
      </w:del>
      <w:ins w:id="1779" w:author="GoldenCorpusHarness" w:date="2026-03-28T21:57:55Z">
        <w:r>
          <w:t xml:space="preserve">Important </w:t>
        </w:r>
      </w:ins>
      <w:r>
        <w:t>S</w:t>
      </w:r>
      <w:ins w:id="1780" w:author="GoldenCorpusHarness" w:date="2026-03-28T21:57:55Z">
        <w:r>
          <w:t>afe</w:t>
        </w:r>
      </w:ins>
      <w:r>
        <w:t>t</w:t>
      </w:r>
      <w:del w:id="1781" w:author="GoldenCorpusHarness" w:date="2026-03-28T21:57:55Z">
        <w:r>
          <w:delText>ud</w:delText>
        </w:r>
      </w:del>
      <w:r>
        <w:t xml:space="preserve">y </w:t>
      </w:r>
      <w:del w:id="1782" w:author="GoldenCorpusHarness" w:date="2026-03-28T21:57:55Z">
        <w:r>
          <w:delText>MK-</w:delText>
        </w:r>
      </w:del>
      <w:ins w:id="1783" w:author="GoldenCorpusHarness" w:date="2026-03-28T21:57:55Z">
        <w:r>
          <w:t>Considerations</w:t>
        </w:r>
      </w:ins>
      <w:r>
        <w:t>2</w:t>
      </w:r>
      <w:del w:id="1784" w:author="GoldenCorpusHarness" w:date="2026-03-28T21:57:55Z">
        <w:r>
          <w:delText>87</w:delText>
        </w:r>
      </w:del>
      <w:r>
        <w:t>0</w:t>
      </w:r>
      <w:del w:id="1785" w:author="GoldenCorpusHarness" w:date="2026-03-28T21:57:55Z">
        <w:r>
          <w:delText>-</w:delText>
        </w:r>
      </w:del>
      <w:r>
        <w:t>0</w:t>
      </w:r>
      <w:del w:id="1786" w:author="GoldenCorpusHarness" w:date="2026-03-28T21:57:55Z">
        <w:r>
          <w:delText>14 (SKB264-ⅡI-03)184</w:delText>
        </w:r>
      </w:del>
    </w:p>
    <w:p ns2:paraId="04E781D9" ns2:textId="21581F42" w:rsidR="00914D2C" w:rsidRDefault="00914D2C">
      <w:pPr>
        <w:pStyle w:val="TOC3"/>
        <w:rPr>
          <w:rFonts w:asciiTheme="minorHAnsi" w:eastAsiaTheme="minorEastAsia" w:hAnsiTheme="minorHAnsi" w:cstheme="minorBidi"/>
          <w:noProof/>
          <w:kern w:val="2"/>
          <w:sz w:val="22"/>
          <w:szCs w:val="22"/>
          <ns2:ligatures ns2:val="standardContextual"/>
        </w:rPr>
      </w:pPr>
      <w:del w:id="1787" w:author="GoldenCorpusHarness" w:date="2026-03-28T21:57:55Z">
        <w:r>
          <w:delText>7</w:delText>
        </w:r>
      </w:del>
      <w:ins w:id="1788" w:author="GoldenCorpusHarness" w:date="2026-03-28T21:57:55Z">
        <w:r>
          <w:t>6</w:t>
        </w:r>
      </w:ins>
      <w:r>
        <w:t>.3.</w:t>
      </w:r>
      <w:del w:id="1789" w:author="GoldenCorpusHarness" w:date="2026-03-28T21:57:55Z">
        <w:r>
          <w:delText>6S</w:delText>
        </w:r>
      </w:del>
      <w:ins w:id="1790" w:author="GoldenCorpusHarness" w:date="2026-03-28T21:57:55Z">
        <w:r>
          <w:t>1Infusion-rela</w:t>
        </w:r>
      </w:ins>
      <w:r>
        <w:t>t</w:t>
      </w:r>
      <w:del w:id="1791" w:author="GoldenCorpusHarness" w:date="2026-03-28T21:57:55Z">
        <w:r>
          <w:delText>u</w:delText>
        </w:r>
      </w:del>
      <w:ins w:id="1792" w:author="GoldenCorpusHarness" w:date="2026-03-28T21:57:55Z">
        <w:r>
          <w:t>e</w:t>
        </w:r>
      </w:ins>
      <w:r>
        <w:t>d</w:t>
      </w:r>
      <w:ins w:id="1793" w:author="GoldenCorpusHarness" w:date="2026-03-28T21:57:55Z">
        <w:r>
          <w:t xml:space="preserve"> Reaction/Hypersensitivit</w:t>
        </w:r>
      </w:ins>
      <w:r>
        <w:t xml:space="preserve">y </w:t>
      </w:r>
      <w:del w:id="1794" w:author="GoldenCorpusHarness" w:date="2026-03-28T21:57:55Z">
        <w:r>
          <w:delText>MK-</w:delText>
        </w:r>
      </w:del>
      <w:ins w:id="1795" w:author="GoldenCorpusHarness" w:date="2026-03-28T21:57:55Z">
        <w:r>
          <w:t>Reaction</w:t>
        </w:r>
      </w:ins>
      <w:r>
        <w:t>2</w:t>
      </w:r>
      <w:del w:id="1796" w:author="GoldenCorpusHarness" w:date="2026-03-28T21:57:55Z">
        <w:r>
          <w:delText>87</w:delText>
        </w:r>
      </w:del>
      <w:r>
        <w:t>0</w:t>
      </w:r>
      <w:del w:id="1797" w:author="GoldenCorpusHarness" w:date="2026-03-28T21:57:55Z">
        <w:r>
          <w:delText>-</w:delText>
        </w:r>
      </w:del>
      <w:r>
        <w:t>0</w:t>
      </w:r>
      <w:del w:id="1798" w:author="GoldenCorpusHarness" w:date="2026-03-28T21:57:55Z">
        <w:r>
          <w:delText>16 (SKB264-II-07)190</w:delText>
        </w:r>
      </w:del>
    </w:p>
    <w:p ns2:paraId="406D1861" ns2:textId="5C62206B" w:rsidR="00914D2C" w:rsidRDefault="00914D2C">
      <w:pPr>
        <w:pStyle w:val="TOC3"/>
        <w:rPr>
          <w:rFonts w:asciiTheme="minorHAnsi" w:eastAsiaTheme="minorEastAsia" w:hAnsiTheme="minorHAnsi" w:cstheme="minorBidi"/>
          <w:noProof/>
          <w:kern w:val="2"/>
          <w:sz w:val="22"/>
          <w:szCs w:val="22"/>
          <ns2:ligatures ns2:val="standardContextual"/>
        </w:rPr>
      </w:pPr>
      <w:del w:id="1799" w:author="GoldenCorpusHarness" w:date="2026-03-28T21:57:55Z">
        <w:r>
          <w:delText>7</w:delText>
        </w:r>
      </w:del>
      <w:ins w:id="1800" w:author="GoldenCorpusHarness" w:date="2026-03-28T21:57:55Z">
        <w:r>
          <w:t>6</w:t>
        </w:r>
      </w:ins>
      <w:r>
        <w:t>.3.</w:t>
      </w:r>
      <w:del w:id="1801" w:author="GoldenCorpusHarness" w:date="2026-03-28T21:57:55Z">
        <w:r>
          <w:delText>7S</w:delText>
        </w:r>
      </w:del>
      <w:ins w:id="1802" w:author="GoldenCorpusHarness" w:date="2026-03-28T21:57:55Z">
        <w:r>
          <w:t>2In</w:t>
        </w:r>
      </w:ins>
      <w:r>
        <w:t>t</w:t>
      </w:r>
      <w:ins w:id="1803" w:author="GoldenCorpusHarness" w:date="2026-03-28T21:57:55Z">
        <w:r>
          <w:t>erstitial L</w:t>
        </w:r>
      </w:ins>
      <w:r>
        <w:t>u</w:t>
      </w:r>
      <w:del w:id="1804" w:author="GoldenCorpusHarness" w:date="2026-03-28T21:57:55Z">
        <w:r>
          <w:delText>dy</w:delText>
        </w:r>
      </w:del>
      <w:ins w:id="1805" w:author="GoldenCorpusHarness" w:date="2026-03-28T21:57:55Z">
        <w:r>
          <w:t>ng</w:t>
        </w:r>
      </w:ins>
      <w:r>
        <w:t xml:space="preserve"> </w:t>
      </w:r>
      <w:del w:id="1806" w:author="GoldenCorpusHarness" w:date="2026-03-28T21:57:55Z">
        <w:r>
          <w:delText>MK-</w:delText>
        </w:r>
      </w:del>
      <w:ins w:id="1807" w:author="GoldenCorpusHarness" w:date="2026-03-28T21:57:55Z">
        <w:r>
          <w:t>Disease/Pneumonitis</w:t>
        </w:r>
      </w:ins>
      <w:r>
        <w:t>2</w:t>
      </w:r>
      <w:del w:id="1808" w:author="GoldenCorpusHarness" w:date="2026-03-28T21:57:55Z">
        <w:r>
          <w:delText>870-</w:delText>
        </w:r>
      </w:del>
      <w:r>
        <w:t>01</w:t>
      </w:r>
      <w:del w:id="1809" w:author="GoldenCorpusHarness" w:date="2026-03-28T21:57:55Z">
        <w:r>
          <w:delText>7 (SKB264-Ⅱ-08)195</w:delText>
        </w:r>
      </w:del>
    </w:p>
    <w:p ns2:paraId="344D2412" ns2:textId="26BD43D7" w:rsidR="00914D2C" w:rsidRDefault="00914D2C">
      <w:pPr>
        <w:pStyle w:val="TOC3"/>
        <w:rPr>
          <w:rFonts w:asciiTheme="minorHAnsi" w:eastAsiaTheme="minorEastAsia" w:hAnsiTheme="minorHAnsi" w:cstheme="minorBidi"/>
          <w:noProof/>
          <w:kern w:val="2"/>
          <w:sz w:val="22"/>
          <w:szCs w:val="22"/>
          <ns2:ligatures ns2:val="standardContextual"/>
        </w:rPr>
      </w:pPr>
      <w:del w:id="1810" w:author="GoldenCorpusHarness" w:date="2026-03-28T21:57:55Z">
        <w:r>
          <w:delText>7</w:delText>
        </w:r>
      </w:del>
      <w:ins w:id="1811" w:author="GoldenCorpusHarness" w:date="2026-03-28T21:57:55Z">
        <w:r>
          <w:t>6</w:t>
        </w:r>
      </w:ins>
      <w:r>
        <w:t>.3.</w:t>
      </w:r>
      <w:del w:id="1812" w:author="GoldenCorpusHarness" w:date="2026-03-28T21:57:55Z">
        <w:r>
          <w:delText>8AE</w:delText>
        </w:r>
      </w:del>
      <w:ins w:id="1813" w:author="GoldenCorpusHarness" w:date="2026-03-28T21:57:55Z">
        <w:r>
          <w:t>3Ocular</w:t>
        </w:r>
      </w:ins>
      <w:r>
        <w:t xml:space="preserve"> Su</w:t>
      </w:r>
      <w:del w:id="1814" w:author="GoldenCorpusHarness" w:date="2026-03-28T21:57:55Z">
        <w:r>
          <w:delText>mm</w:delText>
        </w:r>
      </w:del>
      <w:ins w:id="1815" w:author="GoldenCorpusHarness" w:date="2026-03-28T21:57:55Z">
        <w:r>
          <w:t>rf</w:t>
        </w:r>
      </w:ins>
      <w:r>
        <w:t>a</w:t>
      </w:r>
      <w:del w:id="1816" w:author="GoldenCorpusHarness" w:date="2026-03-28T21:57:55Z">
        <w:r>
          <w:delText>ry based on Aggregat</w:delText>
        </w:r>
      </w:del>
      <w:ins w:id="1817" w:author="GoldenCorpusHarness" w:date="2026-03-28T21:57:55Z">
        <w:r>
          <w:t>c</w:t>
        </w:r>
      </w:ins>
      <w:r>
        <w:t xml:space="preserve">e </w:t>
      </w:r>
      <w:del w:id="1818" w:author="GoldenCorpusHarness" w:date="2026-03-28T21:57:55Z">
        <w:r>
          <w:delText>Da</w:delText>
        </w:r>
      </w:del>
      <w:ins w:id="1819" w:author="GoldenCorpusHarness" w:date="2026-03-28T21:57:55Z">
        <w:r>
          <w:t>Toxici</w:t>
        </w:r>
      </w:ins>
      <w:r>
        <w:t>t</w:t>
      </w:r>
      <w:del w:id="1820" w:author="GoldenCorpusHarness" w:date="2026-03-28T21:57:55Z">
        <w:r>
          <w:delText>a</w:delText>
        </w:r>
      </w:del>
      <w:ins w:id="1821" w:author="GoldenCorpusHarness" w:date="2026-03-28T21:57:55Z">
        <w:r>
          <w:t>y20</w:t>
        </w:r>
      </w:ins>
      <w:r>
        <w:t>1</w:t>
      </w:r>
      <w:del w:id="1822" w:author="GoldenCorpusHarness" w:date="2026-03-28T21:57:55Z">
        <w:r>
          <w:delText>98</w:delText>
        </w:r>
      </w:del>
    </w:p>
    <w:p ns2:paraId="0E6D906C" ns2:textId="545D420B" w:rsidR="00914D2C" w:rsidRDefault="00914D2C">
      <w:pPr>
        <w:pStyle w:val="TOC3"/>
        <w:rPr>
          <w:rFonts w:asciiTheme="minorHAnsi" w:eastAsiaTheme="minorEastAsia" w:hAnsiTheme="minorHAnsi" w:cstheme="minorBidi"/>
          <w:noProof/>
          <w:kern w:val="2"/>
          <w:sz w:val="22"/>
          <w:szCs w:val="22"/>
          <ns2:ligatures ns2:val="standardContextual"/>
        </w:rPr>
      </w:pPr>
      <w:del w:id="1823" w:author="GoldenCorpusHarness" w:date="2026-03-28T21:57:55Z">
        <w:r>
          <w:delText>7</w:delText>
        </w:r>
      </w:del>
      <w:ins w:id="1824" w:author="GoldenCorpusHarness" w:date="2026-03-28T21:57:55Z">
        <w:r>
          <w:t>6</w:t>
        </w:r>
      </w:ins>
      <w:r>
        <w:t>.</w:t>
      </w:r>
      <w:del w:id="1825" w:author="GoldenCorpusHarness" w:date="2026-03-28T21:57:55Z">
        <w:r>
          <w:delText>3.9I</w:delText>
        </w:r>
      </w:del>
      <w:ins w:id="1826" w:author="GoldenCorpusHarness" w:date="2026-03-28T21:57:55Z">
        <w:r>
          <w:t>4Other Co</w:t>
        </w:r>
      </w:ins>
      <w:r>
        <w:t>n</w:t>
      </w:r>
      <w:del w:id="1827" w:author="GoldenCorpusHarness" w:date="2026-03-28T21:57:55Z">
        <w:r>
          <w:delText>fu</w:delText>
        </w:r>
      </w:del>
      <w:r>
        <w:t>si</w:t>
      </w:r>
      <w:del w:id="1828" w:author="GoldenCorpusHarness" w:date="2026-03-28T21:57:55Z">
        <w:r>
          <w:delText>on R</w:delText>
        </w:r>
      </w:del>
      <w:ins w:id="1829" w:author="GoldenCorpusHarness" w:date="2026-03-28T21:57:55Z">
        <w:r>
          <w:t>d</w:t>
        </w:r>
      </w:ins>
      <w:r>
        <w:t>e</w:t>
      </w:r>
      <w:del w:id="1830" w:author="GoldenCorpusHarness" w:date="2026-03-28T21:57:55Z">
        <w:r>
          <w:delText>l</w:delText>
        </w:r>
      </w:del>
      <w:ins w:id="1831" w:author="GoldenCorpusHarness" w:date="2026-03-28T21:57:55Z">
        <w:r>
          <w:t>r</w:t>
        </w:r>
      </w:ins>
      <w:r>
        <w:t>a</w:t>
      </w:r>
      <w:del w:id="1832" w:author="GoldenCorpusHarness" w:date="2026-03-28T21:57:55Z">
        <w:r>
          <w:delText>ted Reac</w:delText>
        </w:r>
      </w:del>
      <w:r>
        <w:t>tions</w:t>
      </w:r>
      <w:del w:id="1833" w:author="GoldenCorpusHarness" w:date="2026-03-28T21:57:55Z">
        <w:r>
          <w:delText>/Hypersensitivity Supplemental Data199</w:delText>
        </w:r>
      </w:del>
      <w:ins w:id="1834" w:author="GoldenCorpusHarness" w:date="2026-03-28T21:57:55Z">
        <w:r>
          <w:t>202</w:t>
        </w:r>
      </w:ins>
    </w:p>
    <w:p ns2:paraId="1C4A3676" ns2:textId="7D88F0CE" w:rsidR="00914D2C" w:rsidRDefault="00914D2C">
      <w:pPr>
        <w:pStyle w:val="TOC3"/>
        <w:rPr>
          <w:rFonts w:asciiTheme="minorHAnsi" w:eastAsiaTheme="minorEastAsia" w:hAnsiTheme="minorHAnsi" w:cstheme="minorBidi"/>
          <w:noProof/>
          <w:kern w:val="2"/>
          <w:sz w:val="22"/>
          <w:szCs w:val="22"/>
          <ns2:ligatures ns2:val="standardContextual"/>
        </w:rPr>
      </w:pPr>
      <w:del w:id="1835" w:author="GoldenCorpusHarness" w:date="2026-03-28T21:57:55Z">
        <w:r>
          <w:delText>7</w:delText>
        </w:r>
      </w:del>
      <w:ins w:id="1836" w:author="GoldenCorpusHarness" w:date="2026-03-28T21:57:55Z">
        <w:r>
          <w:t>6</w:t>
        </w:r>
      </w:ins>
      <w:r>
        <w:t>.</w:t>
      </w:r>
      <w:del w:id="1837" w:author="GoldenCorpusHarness" w:date="2026-03-28T21:57:55Z">
        <w:r>
          <w:delText>3</w:delText>
        </w:r>
      </w:del>
      <w:ins w:id="1838" w:author="GoldenCorpusHarness" w:date="2026-03-28T21:57:55Z">
        <w:r>
          <w:t>4</w:t>
        </w:r>
      </w:ins>
      <w:r>
        <w:t>.1</w:t>
      </w:r>
      <w:del w:id="1839" w:author="GoldenCorpusHarness" w:date="2026-03-28T21:57:55Z">
        <w:r>
          <w:delText>0</w:delText>
        </w:r>
      </w:del>
      <w:ins w:id="1840" w:author="GoldenCorpusHarness" w:date="2026-03-28T21:57:55Z">
        <w:r>
          <w:t xml:space="preserve">Drug-drug </w:t>
        </w:r>
      </w:ins>
      <w:r>
        <w:t>Inter</w:t>
      </w:r>
      <w:del w:id="1841" w:author="GoldenCorpusHarness" w:date="2026-03-28T21:57:55Z">
        <w:r>
          <w:delText>s</w:delText>
        </w:r>
      </w:del>
      <w:ins w:id="1842" w:author="GoldenCorpusHarness" w:date="2026-03-28T21:57:55Z">
        <w:r>
          <w:t>ac</w:t>
        </w:r>
      </w:ins>
      <w:r>
        <w:t>ti</w:t>
      </w:r>
      <w:del w:id="1843" w:author="GoldenCorpusHarness" w:date="2026-03-28T21:57:55Z">
        <w:r>
          <w:delText>tial Lung Disease/Pneum</w:delText>
        </w:r>
      </w:del>
      <w:r>
        <w:t>on</w:t>
      </w:r>
      <w:del w:id="1844" w:author="GoldenCorpusHarness" w:date="2026-03-28T21:57:55Z">
        <w:r>
          <w:delText>itis Supplemental Data</w:delText>
        </w:r>
      </w:del>
      <w:r>
        <w:t>20</w:t>
      </w:r>
      <w:del w:id="1845" w:author="GoldenCorpusHarness" w:date="2026-03-28T21:57:55Z">
        <w:r>
          <w:delText>3</w:delText>
        </w:r>
      </w:del>
      <w:ins w:id="1846" w:author="GoldenCorpusHarness" w:date="2026-03-28T21:57:55Z">
        <w:r>
          <w:t>2</w:t>
        </w:r>
      </w:ins>
    </w:p>
    <w:p ns2:paraId="6617FB52" ns2:textId="24F60BBE" w:rsidR="00914D2C" w:rsidRDefault="00914D2C">
      <w:pPr>
        <w:pStyle w:val="TOC1"/>
        <w:rPr>
          <w:rFonts w:asciiTheme="minorHAnsi" w:eastAsiaTheme="minorEastAsia" w:hAnsiTheme="minorHAnsi" w:cstheme="minorBidi"/>
          <w:b w:val="0"/>
          <w:caps w:val="0"/>
          <w:noProof/>
          <w:kern w:val="2"/>
          <w:sz w:val="22"/>
          <w:szCs w:val="22"/>
          <ns2:ligatures ns2:val="standardContextual"/>
        </w:rPr>
      </w:pPr>
      <w:del w:id="1847" w:author="GoldenCorpusHarness" w:date="2026-03-28T21:57:55Z">
        <w:r>
          <w:delText>8REFER</w:delText>
        </w:r>
      </w:del>
      <w:ins w:id="1848" w:author="GoldenCorpusHarness" w:date="2026-03-28T21:57:55Z">
        <w:r>
          <w:t>7APP</w:t>
        </w:r>
      </w:ins>
      <w:r>
        <w:t>EN</w:t>
      </w:r>
      <w:ins w:id="1849" w:author="GoldenCorpusHarness" w:date="2026-03-28T21:57:55Z">
        <w:r>
          <w:t>DI</w:t>
        </w:r>
      </w:ins>
      <w:r>
        <w:t>CES20</w:t>
      </w:r>
      <w:del w:id="1850" w:author="GoldenCorpusHarness" w:date="2026-03-28T21:57:55Z">
        <w:r>
          <w:delText>4</w:delText>
        </w:r>
      </w:del>
      <w:ins w:id="1851" w:author="GoldenCorpusHarness" w:date="2026-03-28T21:57:55Z">
        <w:r>
          <w:t>3</w:t>
        </w:r>
      </w:ins>
    </w:p>
    <w:p ns2:paraId="7DB1C3DC" ns2:textId="436E66DB" w:rsidR="002C4F3A" w:rsidRDefault="002C4F3A" w:rsidP="002B16DF">
      <w:pPr>
        <w:pStyle w:val="Paragraph"/>
      </w:pPr>
      <w:ins w:id="1852" w:author="GoldenCorpusHarness" w:date="2026-03-28T21:57:55Z">
        <w:r>
          <w:t>7.1Overview of Sac-TMT Nonclinical Program203</w:t>
        </w:r>
      </w:ins>
    </w:p>
    <w:p ns2:paraId="27B3D4F8" ns2:textId="77777777" w:rsidR="00694A73" w:rsidRDefault="00694A73" w:rsidP="007F62F6">
      <w:pPr>
        <w:pStyle w:val="Paragraph"/>
      </w:pPr>
      <w:ins w:id="1853" w:author="GoldenCorpusHarness" w:date="2026-03-28T21:57:55Z">
        <w:r>
          <w:t>7.2Reference Safety Information for Assessment of Expectedness of Serious Adverse Reactions203</w:t>
        </w:r>
      </w:ins>
    </w:p>
    <w:p ns2:paraId="38FE0649" ns2:textId="77777777" w:rsidR="002B16DF" w:rsidRDefault="002C4F3A" w:rsidP="001502AD">
      <w:pPr>
        <w:pStyle w:val="Heading1Unnumbered"/>
      </w:pPr>
      <w:del w:id="1854" w:author="GoldenCorpusHarness" w:date="2026-03-28T21:57:55Z">
        <w:r>
          <w:delText>LIST</w:delText>
        </w:r>
      </w:del>
      <w:ins w:id="1855" w:author="GoldenCorpusHarness" w:date="2026-03-28T21:57:55Z">
        <w:r>
          <w:t>7.3Additional</w:t>
        </w:r>
      </w:ins>
      <w:r>
        <w:t xml:space="preserve"> </w:t>
      </w:r>
      <w:del w:id="1856" w:author="GoldenCorpusHarness" w:date="2026-03-28T21:57:55Z">
        <w:r>
          <w:delText>OF</w:delText>
        </w:r>
      </w:del>
      <w:ins w:id="1857" w:author="GoldenCorpusHarness" w:date="2026-03-28T21:57:55Z">
        <w:r>
          <w:t>Clinical</w:t>
        </w:r>
      </w:ins>
      <w:r>
        <w:t xml:space="preserve"> T</w:t>
      </w:r>
      <w:del w:id="1858" w:author="GoldenCorpusHarness" w:date="2026-03-28T21:57:55Z">
        <w:r>
          <w:delText>ABLES</w:delText>
        </w:r>
      </w:del>
      <w:ins w:id="1859" w:author="GoldenCorpusHarness" w:date="2026-03-28T21:57:55Z">
        <w:r>
          <w:t>ables206</w:t>
        </w:r>
      </w:ins>
    </w:p>
    <w:p ns2:paraId="438587F3" ns2:textId="625DEA49" w:rsidR="00914D2C" w:rsidRDefault="00914D2C">
      <w:pPr>
        <w:pStyle w:val="TableofFigures"/>
        <w:rPr>
          <w:rFonts w:asciiTheme="minorHAnsi" w:eastAsiaTheme="minorEastAsia" w:hAnsiTheme="minorHAnsi" w:cstheme="minorBidi"/>
          <w:kern w:val="2"/>
          <w:sz w:val="22"/>
          <w:szCs w:val="22"/>
          <ns2:ligatures ns2:val="standardContextual"/>
        </w:rPr>
      </w:pPr>
      <w:del w:id="1860" w:author="GoldenCorpusHarness" w:date="2026-03-28T21:57:55Z">
        <w:r>
          <w:delText xml:space="preserve">Table </w:delText>
        </w:r>
      </w:del>
      <w:ins w:id="1861" w:author="GoldenCorpusHarness" w:date="2026-03-28T21:57:55Z">
        <w:r>
          <w:t>7.3.</w:t>
        </w:r>
      </w:ins>
      <w:r>
        <w:t>1</w:t>
      </w:r>
      <w:del w:id="1862" w:author="GoldenCorpusHarness" w:date="2026-03-28T21:57:55Z">
        <w:r>
          <w:delText xml:space="preserve">Safety Pharmacology </w:delText>
        </w:r>
      </w:del>
      <w:r>
        <w:t>Stud</w:t>
      </w:r>
      <w:del w:id="1863" w:author="GoldenCorpusHarness" w:date="2026-03-28T21:57:55Z">
        <w:r>
          <w:delText>ies</w:delText>
        </w:r>
      </w:del>
      <w:ins w:id="1864" w:author="GoldenCorpusHarness" w:date="2026-03-28T21:57:55Z">
        <w:r>
          <w:t>y</w:t>
        </w:r>
      </w:ins>
      <w:r>
        <w:t xml:space="preserve"> </w:t>
      </w:r>
      <w:del w:id="1865" w:author="GoldenCorpusHarness" w:date="2026-03-28T21:57:55Z">
        <w:r>
          <w:delText>With Payload Alone Or Sac</w:delText>
        </w:r>
      </w:del>
      <w:ins w:id="1866" w:author="GoldenCorpusHarness" w:date="2026-03-28T21:57:55Z">
        <w:r>
          <w:t>MK</w:t>
        </w:r>
      </w:ins>
      <w:r>
        <w:t>-</w:t>
      </w:r>
      <w:del w:id="1867" w:author="GoldenCorpusHarness" w:date="2026-03-28T21:57:55Z">
        <w:r>
          <w:delText>TMT</w:delText>
        </w:r>
      </w:del>
      <w:ins w:id="1868" w:author="GoldenCorpusHarness" w:date="2026-03-28T21:57:55Z">
        <w:r>
          <w:t>2870-001</w:t>
        </w:r>
      </w:ins>
      <w:r>
        <w:t xml:space="preserve"> (</w:t>
      </w:r>
      <w:del w:id="1869" w:author="GoldenCorpusHarness" w:date="2026-03-28T21:57:55Z">
        <w:r>
          <w:delText>To Support ICH S7A and 7B Recommendations</w:delText>
        </w:r>
      </w:del>
      <w:ins w:id="1870" w:author="GoldenCorpusHarness" w:date="2026-03-28T21:57:55Z">
        <w:r>
          <w:t>KL264-01</w:t>
        </w:r>
      </w:ins>
      <w:r>
        <w:t>)</w:t>
      </w:r>
      <w:del w:id="1871" w:author="GoldenCorpusHarness" w:date="2026-03-28T21:57:55Z">
        <w:r>
          <w:delText>4</w:delText>
        </w:r>
      </w:del>
      <w:ins w:id="1872" w:author="GoldenCorpusHarness" w:date="2026-03-28T21:57:55Z">
        <w:r>
          <w:t>2</w:t>
        </w:r>
      </w:ins>
      <w:r>
        <w:t>0</w:t>
      </w:r>
      <w:ins w:id="1873" w:author="GoldenCorpusHarness" w:date="2026-03-28T21:57:55Z">
        <w:r>
          <w:t>6</w:t>
        </w:r>
      </w:ins>
    </w:p>
    <w:p ns2:paraId="74BD57BB" ns2:textId="286CBAEC" w:rsidR="00914D2C" w:rsidRDefault="00914D2C">
      <w:pPr>
        <w:pStyle w:val="TableofFigures"/>
        <w:rPr>
          <w:rFonts w:asciiTheme="minorHAnsi" w:eastAsiaTheme="minorEastAsia" w:hAnsiTheme="minorHAnsi" w:cstheme="minorBidi"/>
          <w:kern w:val="2"/>
          <w:sz w:val="22"/>
          <w:szCs w:val="22"/>
          <ns2:ligatures ns2:val="standardContextual"/>
        </w:rPr>
      </w:pPr>
      <w:del w:id="1874" w:author="GoldenCorpusHarness" w:date="2026-03-28T21:57:55Z">
        <w:r>
          <w:delText xml:space="preserve">Table </w:delText>
        </w:r>
      </w:del>
      <w:ins w:id="1875" w:author="GoldenCorpusHarness" w:date="2026-03-28T21:57:55Z">
        <w:r>
          <w:t>7.3.</w:t>
        </w:r>
      </w:ins>
      <w:r>
        <w:t>2</w:t>
      </w:r>
      <w:del w:id="1876" w:author="GoldenCorpusHarness" w:date="2026-03-28T21:57:55Z">
        <w:r>
          <w:delText>Percen</w:delText>
        </w:r>
      </w:del>
      <w:ins w:id="1877" w:author="GoldenCorpusHarness" w:date="2026-03-28T21:57:55Z">
        <w:r>
          <w:t>S</w:t>
        </w:r>
      </w:ins>
      <w:r>
        <w:t>t</w:t>
      </w:r>
      <w:del w:id="1878" w:author="GoldenCorpusHarness" w:date="2026-03-28T21:57:55Z">
        <w:r>
          <w:delText>age of the Ra</w:delText>
        </w:r>
      </w:del>
      <w:ins w:id="1879" w:author="GoldenCorpusHarness" w:date="2026-03-28T21:57:55Z">
        <w:r>
          <w:t>u</w:t>
        </w:r>
      </w:ins>
      <w:r>
        <w:t>d</w:t>
      </w:r>
      <w:del w:id="1880" w:author="GoldenCorpusHarness" w:date="2026-03-28T21:57:55Z">
        <w:r>
          <w:delText>ioactivit</w:delText>
        </w:r>
      </w:del>
      <w:r>
        <w:t xml:space="preserve">y </w:t>
      </w:r>
      <w:del w:id="1881" w:author="GoldenCorpusHarness" w:date="2026-03-28T21:57:55Z">
        <w:r>
          <w:delText>Dose Recovered Following a Single Dose by IV Injection of [3H]</w:delText>
        </w:r>
      </w:del>
      <w:ins w:id="1882" w:author="GoldenCorpusHarness" w:date="2026-03-28T21:57:55Z">
        <w:r>
          <w:t>M</w:t>
        </w:r>
      </w:ins>
      <w:r>
        <w:t>K</w:t>
      </w:r>
      <w:del w:id="1883" w:author="GoldenCorpusHarness" w:date="2026-03-28T21:57:55Z">
        <w:r>
          <w:delText>L61</w:delText>
        </w:r>
      </w:del>
      <w:ins w:id="1884" w:author="GoldenCorpusHarness" w:date="2026-03-28T21:57:55Z">
        <w:r>
          <w:t>-2870-</w:t>
        </w:r>
      </w:ins>
      <w:r>
        <w:t>002</w:t>
      </w:r>
      <w:del w:id="1885" w:author="GoldenCorpusHarness" w:date="2026-03-28T21:57:55Z">
        <w:r>
          <w:delText>3 at 0.07 mg/100 µCi/kg to SD Rats</w:delText>
        </w:r>
      </w:del>
      <w:r>
        <w:t xml:space="preserve"> (</w:t>
      </w:r>
      <w:del w:id="1886" w:author="GoldenCorpusHarness" w:date="2026-03-28T21:57:55Z">
        <w:r>
          <w:delText xml:space="preserve">Mean ± </w:delText>
        </w:r>
      </w:del>
      <w:r>
        <w:t>S</w:t>
      </w:r>
      <w:del w:id="1887" w:author="GoldenCorpusHarness" w:date="2026-03-28T21:57:55Z">
        <w:r>
          <w:delText>D, n=</w:delText>
        </w:r>
      </w:del>
      <w:ins w:id="1888" w:author="GoldenCorpusHarness" w:date="2026-03-28T21:57:55Z">
        <w:r>
          <w:t>KB264-Ⅱ-0</w:t>
        </w:r>
      </w:ins>
      <w:r>
        <w:t>6)</w:t>
      </w:r>
      <w:del w:id="1889" w:author="GoldenCorpusHarness" w:date="2026-03-28T21:57:55Z">
        <w:r>
          <w:delText>48</w:delText>
        </w:r>
      </w:del>
      <w:ins w:id="1890" w:author="GoldenCorpusHarness" w:date="2026-03-28T21:57:55Z">
        <w:r>
          <w:t>216</w:t>
        </w:r>
      </w:ins>
    </w:p>
    <w:p ns2:paraId="1EDB94B3" ns2:textId="15F898FE" w:rsidR="00914D2C" w:rsidRDefault="00914D2C">
      <w:pPr>
        <w:pStyle w:val="TableofFigures"/>
        <w:rPr>
          <w:rFonts w:asciiTheme="minorHAnsi" w:eastAsiaTheme="minorEastAsia" w:hAnsiTheme="minorHAnsi" w:cstheme="minorBidi"/>
          <w:kern w:val="2"/>
          <w:sz w:val="22"/>
          <w:szCs w:val="22"/>
          <ns2:ligatures ns2:val="standardContextual"/>
        </w:rPr>
      </w:pPr>
      <w:del w:id="1891" w:author="GoldenCorpusHarness" w:date="2026-03-28T21:57:55Z">
        <w:r>
          <w:delText>Table</w:delText>
        </w:r>
      </w:del>
      <w:ins w:id="1892" w:author="GoldenCorpusHarness" w:date="2026-03-28T21:57:55Z">
        <w:r>
          <w:t>7.3.3Study</w:t>
        </w:r>
      </w:ins>
      <w:r>
        <w:t xml:space="preserve"> </w:t>
      </w:r>
      <w:ins w:id="1893" w:author="GoldenCorpusHarness" w:date="2026-03-28T21:57:55Z">
        <w:r>
          <w:t>MK-2870-00</w:t>
        </w:r>
      </w:ins>
      <w:r>
        <w:t>3</w:t>
      </w:r>
      <w:del w:id="1894" w:author="GoldenCorpusHarness" w:date="2026-03-28T21:57:55Z">
        <w:r>
          <w:delText>Percent</w:delText>
        </w:r>
      </w:del>
      <w:r>
        <w:t xml:space="preserve"> </w:t>
      </w:r>
      <w:del w:id="1895" w:author="GoldenCorpusHarness" w:date="2026-03-28T21:57:55Z">
        <w:r>
          <w:delText>of the Administered Radioac</w:delText>
        </w:r>
      </w:del>
      <w:ins w:id="1896" w:author="GoldenCorpusHarness" w:date="2026-03-28T21:57:55Z">
        <w:r>
          <w:t>/SKB264-Ⅱ-04/Op</w:t>
        </w:r>
      </w:ins>
      <w:r>
        <w:t>ti</w:t>
      </w:r>
      <w:del w:id="1897" w:author="GoldenCorpusHarness" w:date="2026-03-28T21:57:55Z">
        <w:r>
          <w:delText xml:space="preserve">vity Dose </w:delText>
        </w:r>
      </w:del>
      <w:ins w:id="1898" w:author="GoldenCorpusHarness" w:date="2026-03-28T21:57:55Z">
        <w:r>
          <w:t>T</w:t>
        </w:r>
      </w:ins>
      <w:r>
        <w:t>R</w:t>
      </w:r>
      <w:del w:id="1899" w:author="GoldenCorpusHarness" w:date="2026-03-28T21:57:55Z">
        <w:r>
          <w:delText>ecovered after a Si</w:delText>
        </w:r>
      </w:del>
      <w:ins w:id="1900" w:author="GoldenCorpusHarness" w:date="2026-03-28T21:57:55Z">
        <w:r>
          <w:t>OP-Lu</w:t>
        </w:r>
      </w:ins>
      <w:r>
        <w:t>ng</w:t>
      </w:r>
      <w:del w:id="1901" w:author="GoldenCorpusHarness" w:date="2026-03-28T21:57:55Z">
        <w:r>
          <w:delText>le IV Injection of [3H-KL610</w:delText>
        </w:r>
      </w:del>
      <w:r>
        <w:t>02</w:t>
      </w:r>
      <w:del w:id="1902" w:author="GoldenCorpusHarness" w:date="2026-03-28T21:57:55Z">
        <w:r>
          <w:delText>3]Sac-TMT at 3 mg/1</w:delText>
        </w:r>
      </w:del>
      <w:ins w:id="1903" w:author="GoldenCorpusHarness" w:date="2026-03-28T21:57:55Z">
        <w:r>
          <w:t>22</w:t>
        </w:r>
      </w:ins>
      <w:r>
        <w:t>0</w:t>
      </w:r>
      <w:del w:id="1904" w:author="GoldenCorpusHarness" w:date="2026-03-28T21:57:55Z">
        <w:r>
          <w:delText>0 µCi/kg to SD Rats (Mean ± SD, n = 6)49</w:delText>
        </w:r>
      </w:del>
    </w:p>
    <w:p ns2:paraId="68E462ED" ns2:textId="488B0134" w:rsidR="00914D2C" w:rsidRDefault="00914D2C">
      <w:pPr>
        <w:pStyle w:val="TableofFigures"/>
        <w:rPr>
          <w:rFonts w:asciiTheme="minorHAnsi" w:eastAsiaTheme="minorEastAsia" w:hAnsiTheme="minorHAnsi" w:cstheme="minorBidi"/>
          <w:kern w:val="2"/>
          <w:sz w:val="22"/>
          <w:szCs w:val="22"/>
          <ns2:ligatures ns2:val="standardContextual"/>
        </w:rPr>
      </w:pPr>
      <w:del w:id="1905" w:author="GoldenCorpusHarness" w:date="2026-03-28T21:57:55Z">
        <w:r>
          <w:delText>Table</w:delText>
        </w:r>
      </w:del>
      <w:ins w:id="1906" w:author="GoldenCorpusHarness" w:date="2026-03-28T21:57:55Z">
        <w:r>
          <w:t>7.3.4Study</w:t>
        </w:r>
      </w:ins>
      <w:r>
        <w:t xml:space="preserve"> </w:t>
      </w:r>
      <w:ins w:id="1907" w:author="GoldenCorpusHarness" w:date="2026-03-28T21:57:55Z">
        <w:r>
          <w:t>MK-2870-013 / SKB26</w:t>
        </w:r>
      </w:ins>
      <w:r>
        <w:t>4</w:t>
      </w:r>
      <w:del w:id="1908" w:author="GoldenCorpusHarness" w:date="2026-03-28T21:57:55Z">
        <w:r>
          <w:delText>Percentage</w:delText>
        </w:r>
      </w:del>
      <w:ins w:id="1909" w:author="GoldenCorpusHarness" w:date="2026-03-28T21:57:55Z">
        <w:r>
          <w:t>-II-05</w:t>
        </w:r>
      </w:ins>
      <w:r>
        <w:t xml:space="preserve"> </w:t>
      </w:r>
      <w:del w:id="1910" w:author="GoldenCorpusHarness" w:date="2026-03-28T21:57:55Z">
        <w:r>
          <w:delText>of</w:delText>
        </w:r>
      </w:del>
      <w:ins w:id="1911" w:author="GoldenCorpusHarness" w:date="2026-03-28T21:57:55Z">
        <w:r>
          <w:t>/</w:t>
        </w:r>
      </w:ins>
      <w:r>
        <w:t xml:space="preserve"> </w:t>
      </w:r>
      <w:del w:id="1912" w:author="GoldenCorpusHarness" w:date="2026-03-28T21:57:55Z">
        <w:r>
          <w:delText>the Administered Radioac</w:delText>
        </w:r>
      </w:del>
      <w:ins w:id="1913" w:author="GoldenCorpusHarness" w:date="2026-03-28T21:57:55Z">
        <w:r>
          <w:t>Op</w:t>
        </w:r>
      </w:ins>
      <w:r>
        <w:t>ti</w:t>
      </w:r>
      <w:del w:id="1914" w:author="GoldenCorpusHarness" w:date="2026-03-28T21:57:55Z">
        <w:r>
          <w:delText xml:space="preserve">ve Dose </w:delText>
        </w:r>
      </w:del>
      <w:ins w:id="1915" w:author="GoldenCorpusHarness" w:date="2026-03-28T21:57:55Z">
        <w:r>
          <w:t>T</w:t>
        </w:r>
      </w:ins>
      <w:r>
        <w:t>R</w:t>
      </w:r>
      <w:del w:id="1916" w:author="GoldenCorpusHarness" w:date="2026-03-28T21:57:55Z">
        <w:r>
          <w:delText>ecovered After a Si</w:delText>
        </w:r>
      </w:del>
      <w:ins w:id="1917" w:author="GoldenCorpusHarness" w:date="2026-03-28T21:57:55Z">
        <w:r>
          <w:t>OP-Lu</w:t>
        </w:r>
      </w:ins>
      <w:r>
        <w:t>ng</w:t>
      </w:r>
      <w:del w:id="1918" w:author="GoldenCorpusHarness" w:date="2026-03-28T21:57:55Z">
        <w:r>
          <w:delText>le IV Injection of [3HSacituzumab]SacTMT at 3 mg/</w:delText>
        </w:r>
      </w:del>
      <w:ins w:id="1919" w:author="GoldenCorpusHarness" w:date="2026-03-28T21:57:55Z">
        <w:r>
          <w:t>0</w:t>
        </w:r>
      </w:ins>
      <w:r>
        <w:t>1</w:t>
      </w:r>
      <w:del w:id="1920" w:author="GoldenCorpusHarness" w:date="2026-03-28T21:57:55Z">
        <w:r>
          <w:delText>00 µCi/kg to SD rats (Mean ± SD, n =6)50</w:delText>
        </w:r>
      </w:del>
      <w:ins w:id="1921" w:author="GoldenCorpusHarness" w:date="2026-03-28T21:57:55Z">
        <w:r>
          <w:t>229</w:t>
        </w:r>
      </w:ins>
    </w:p>
    <w:p ns2:paraId="1CB41E61" ns2:textId="784FAF18" w:rsidR="00914D2C" w:rsidRDefault="00914D2C">
      <w:pPr>
        <w:pStyle w:val="TableofFigures"/>
        <w:rPr>
          <w:rFonts w:asciiTheme="minorHAnsi" w:eastAsiaTheme="minorEastAsia" w:hAnsiTheme="minorHAnsi" w:cstheme="minorBidi"/>
          <w:kern w:val="2"/>
          <w:sz w:val="22"/>
          <w:szCs w:val="22"/>
          <ns2:ligatures ns2:val="standardContextual"/>
        </w:rPr>
      </w:pPr>
      <w:del w:id="1922" w:author="GoldenCorpusHarness" w:date="2026-03-28T21:57:55Z">
        <w:r>
          <w:delText xml:space="preserve">Table </w:delText>
        </w:r>
      </w:del>
      <w:ins w:id="1923" w:author="GoldenCorpusHarness" w:date="2026-03-28T21:57:55Z">
        <w:r>
          <w:t>7.3.</w:t>
        </w:r>
      </w:ins>
      <w:r>
        <w:t>5S</w:t>
      </w:r>
      <w:del w:id="1924" w:author="GoldenCorpusHarness" w:date="2026-03-28T21:57:55Z">
        <w:r>
          <w:delText>ac-TMT Toxicolog</w:delText>
        </w:r>
      </w:del>
      <w:ins w:id="1925" w:author="GoldenCorpusHarness" w:date="2026-03-28T21:57:55Z">
        <w:r>
          <w:t>tud</w:t>
        </w:r>
      </w:ins>
      <w:r>
        <w:t xml:space="preserve">y </w:t>
      </w:r>
      <w:ins w:id="1926" w:author="GoldenCorpusHarness" w:date="2026-03-28T21:57:55Z">
        <w:r>
          <w:t>MK-2870-014 / SKB264-III-03 / OptiTRO</w:t>
        </w:r>
      </w:ins>
      <w:r>
        <w:t>P</w:t>
      </w:r>
      <w:ins w:id="1927" w:author="GoldenCorpusHarness" w:date="2026-03-28T21:57:55Z">
        <w:r>
          <w:t>-B</w:t>
        </w:r>
      </w:ins>
      <w:r>
        <w:t>r</w:t>
      </w:r>
      <w:del w:id="1928" w:author="GoldenCorpusHarness" w:date="2026-03-28T21:57:55Z">
        <w:r>
          <w:delText>ogr</w:delText>
        </w:r>
      </w:del>
      <w:ins w:id="1929" w:author="GoldenCorpusHarness" w:date="2026-03-28T21:57:55Z">
        <w:r>
          <w:t>e</w:t>
        </w:r>
      </w:ins>
      <w:r>
        <w:t>a</w:t>
      </w:r>
      <w:del w:id="1930" w:author="GoldenCorpusHarness" w:date="2026-03-28T21:57:55Z">
        <w:r>
          <w:delText>m5</w:delText>
        </w:r>
      </w:del>
      <w:ins w:id="1931" w:author="GoldenCorpusHarness" w:date="2026-03-28T21:57:55Z">
        <w:r>
          <w:t>st012</w:t>
        </w:r>
      </w:ins>
      <w:r>
        <w:t>3</w:t>
      </w:r>
      <w:ins w:id="1932" w:author="GoldenCorpusHarness" w:date="2026-03-28T21:57:55Z">
        <w:r>
          <w:t>8</w:t>
        </w:r>
      </w:ins>
    </w:p>
    <w:p ns2:paraId="44FE2184" ns2:textId="09C0D1E6" w:rsidR="00914D2C" w:rsidRDefault="00914D2C">
      <w:pPr>
        <w:pStyle w:val="TableofFigures"/>
        <w:rPr>
          <w:rFonts w:asciiTheme="minorHAnsi" w:eastAsiaTheme="minorEastAsia" w:hAnsiTheme="minorHAnsi" w:cstheme="minorBidi"/>
          <w:kern w:val="2"/>
          <w:sz w:val="22"/>
          <w:szCs w:val="22"/>
          <ns2:ligatures ns2:val="standardContextual"/>
        </w:rPr>
      </w:pPr>
      <w:del w:id="1933" w:author="GoldenCorpusHarness" w:date="2026-03-28T21:57:55Z">
        <w:r>
          <w:delText xml:space="preserve">Table </w:delText>
        </w:r>
      </w:del>
      <w:ins w:id="1934" w:author="GoldenCorpusHarness" w:date="2026-03-28T21:57:55Z">
        <w:r>
          <w:t>7.3.</w:t>
        </w:r>
      </w:ins>
      <w:r>
        <w:t>6</w:t>
      </w:r>
      <w:del w:id="1935" w:author="GoldenCorpusHarness" w:date="2026-03-28T21:57:55Z">
        <w:r>
          <w:delText xml:space="preserve">Mean </w:delText>
        </w:r>
      </w:del>
      <w:r>
        <w:t>S</w:t>
      </w:r>
      <w:del w:id="1936" w:author="GoldenCorpusHarness" w:date="2026-03-28T21:57:55Z">
        <w:r>
          <w:delText>ac-TMT-ADC TK Parame</w:delText>
        </w:r>
      </w:del>
      <w:r>
        <w:t>t</w:t>
      </w:r>
      <w:del w:id="1937" w:author="GoldenCorpusHarness" w:date="2026-03-28T21:57:55Z">
        <w:r>
          <w:delText>ers in</w:delText>
        </w:r>
      </w:del>
      <w:ins w:id="1938" w:author="GoldenCorpusHarness" w:date="2026-03-28T21:57:55Z">
        <w:r>
          <w:t>udy</w:t>
        </w:r>
      </w:ins>
      <w:r>
        <w:t xml:space="preserve"> M</w:t>
      </w:r>
      <w:del w:id="1939" w:author="GoldenCorpusHarness" w:date="2026-03-28T21:57:55Z">
        <w:r>
          <w:delText>onkeys Following IV Dosing of Sac</w:delText>
        </w:r>
      </w:del>
      <w:ins w:id="1940" w:author="GoldenCorpusHarness" w:date="2026-03-28T21:57:55Z">
        <w:r>
          <w:t>K</w:t>
        </w:r>
      </w:ins>
      <w:r>
        <w:t>-</w:t>
      </w:r>
      <w:del w:id="1941" w:author="GoldenCorpusHarness" w:date="2026-03-28T21:57:55Z">
        <w:r>
          <w:delText>TMT (TT #</w:delText>
        </w:r>
      </w:del>
      <w:ins w:id="1942" w:author="GoldenCorpusHarness" w:date="2026-03-28T21:57:55Z">
        <w:r>
          <w:t>2870-0</w:t>
        </w:r>
      </w:ins>
      <w:r>
        <w:t>1</w:t>
      </w:r>
      <w:del w:id="1943" w:author="GoldenCorpusHarness" w:date="2026-03-28T21:57:55Z">
        <w:r>
          <w:delText>8 7853</w:delText>
        </w:r>
      </w:del>
      <w:ins w:id="1944" w:author="GoldenCorpusHarness" w:date="2026-03-28T21:57:55Z">
        <w:r>
          <w:t>6</w:t>
        </w:r>
      </w:ins>
      <w:r>
        <w:t xml:space="preserve"> / </w:t>
      </w:r>
      <w:del w:id="1945" w:author="GoldenCorpusHarness" w:date="2026-03-28T21:57:55Z">
        <w:r>
          <w:delText>A</w:delText>
        </w:r>
      </w:del>
      <w:ins w:id="1946" w:author="GoldenCorpusHarness" w:date="2026-03-28T21:57:55Z">
        <w:r>
          <w:t>SKB</w:t>
        </w:r>
      </w:ins>
      <w:r>
        <w:t>2</w:t>
      </w:r>
      <w:del w:id="1947" w:author="GoldenCorpusHarness" w:date="2026-03-28T21:57:55Z">
        <w:r>
          <w:delText>01808</w:delText>
        </w:r>
      </w:del>
      <w:r>
        <w:t>6</w:t>
      </w:r>
      <w:del w:id="1948" w:author="GoldenCorpusHarness" w:date="2026-03-28T21:57:55Z">
        <w:r>
          <w:delText>-T01</w:delText>
        </w:r>
      </w:del>
      <w:r>
        <w:t>4-</w:t>
      </w:r>
      <w:ins w:id="1949" w:author="GoldenCorpusHarness" w:date="2026-03-28T21:57:55Z">
        <w:r>
          <w:t>II-</w:t>
        </w:r>
      </w:ins>
      <w:r>
        <w:t>0</w:t>
      </w:r>
      <w:del w:id="1950" w:author="GoldenCorpusHarness" w:date="2026-03-28T21:57:55Z">
        <w:r>
          <w:delText>1)</w:delText>
        </w:r>
      </w:del>
      <w:ins w:id="1951" w:author="GoldenCorpusHarness" w:date="2026-03-28T21:57:55Z">
        <w:r>
          <w:t>7 / OptiTROP-Breast0</w:t>
        </w:r>
      </w:ins>
      <w:r>
        <w:t>5</w:t>
      </w:r>
      <w:del w:id="1952" w:author="GoldenCorpusHarness" w:date="2026-03-28T21:57:55Z">
        <w:r>
          <w:delText>9</w:delText>
        </w:r>
      </w:del>
      <w:ins w:id="1953" w:author="GoldenCorpusHarness" w:date="2026-03-28T21:57:55Z">
        <w:r>
          <w:t>244</w:t>
        </w:r>
      </w:ins>
    </w:p>
    <w:p ns2:paraId="64589A38" ns2:textId="6EA782AE" w:rsidR="00914D2C" w:rsidRDefault="00914D2C">
      <w:pPr>
        <w:pStyle w:val="TableofFigures"/>
        <w:rPr>
          <w:rFonts w:asciiTheme="minorHAnsi" w:eastAsiaTheme="minorEastAsia" w:hAnsiTheme="minorHAnsi" w:cstheme="minorBidi"/>
          <w:kern w:val="2"/>
          <w:sz w:val="22"/>
          <w:szCs w:val="22"/>
          <ns2:ligatures ns2:val="standardContextual"/>
        </w:rPr>
      </w:pPr>
      <w:del w:id="1954" w:author="GoldenCorpusHarness" w:date="2026-03-28T21:57:55Z">
        <w:r>
          <w:delText xml:space="preserve">Table </w:delText>
        </w:r>
      </w:del>
      <w:r>
        <w:t>7</w:t>
      </w:r>
      <w:del w:id="1955" w:author="GoldenCorpusHarness" w:date="2026-03-28T21:57:55Z">
        <w:r>
          <w:delText>Mean KL61002</w:delText>
        </w:r>
      </w:del>
      <w:ins w:id="1956" w:author="GoldenCorpusHarness" w:date="2026-03-28T21:57:55Z">
        <w:r>
          <w:t>.</w:t>
        </w:r>
      </w:ins>
      <w:r>
        <w:t>3</w:t>
      </w:r>
      <w:del w:id="1957" w:author="GoldenCorpusHarness" w:date="2026-03-28T21:57:55Z">
        <w:r>
          <w:delText xml:space="preserve"> TK Parame</w:delText>
        </w:r>
      </w:del>
      <w:ins w:id="1958" w:author="GoldenCorpusHarness" w:date="2026-03-28T21:57:55Z">
        <w:r>
          <w:t>.7S</w:t>
        </w:r>
      </w:ins>
      <w:r>
        <w:t>t</w:t>
      </w:r>
      <w:del w:id="1959" w:author="GoldenCorpusHarness" w:date="2026-03-28T21:57:55Z">
        <w:r>
          <w:delText>ers in</w:delText>
        </w:r>
      </w:del>
      <w:ins w:id="1960" w:author="GoldenCorpusHarness" w:date="2026-03-28T21:57:55Z">
        <w:r>
          <w:t>udy</w:t>
        </w:r>
      </w:ins>
      <w:r>
        <w:t xml:space="preserve"> M</w:t>
      </w:r>
      <w:del w:id="1961" w:author="GoldenCorpusHarness" w:date="2026-03-28T21:57:55Z">
        <w:r>
          <w:delText>onkeys Following IV Dosing of SacTMT (TT #</w:delText>
        </w:r>
      </w:del>
      <w:ins w:id="1962" w:author="GoldenCorpusHarness" w:date="2026-03-28T21:57:55Z">
        <w:r>
          <w:t>K-2870-0</w:t>
        </w:r>
      </w:ins>
      <w:r>
        <w:t>1</w:t>
      </w:r>
      <w:del w:id="1963" w:author="GoldenCorpusHarness" w:date="2026-03-28T21:57:55Z">
        <w:r>
          <w:delText xml:space="preserve">8 </w:delText>
        </w:r>
      </w:del>
      <w:r>
        <w:t>7</w:t>
      </w:r>
      <w:del w:id="1964" w:author="GoldenCorpusHarness" w:date="2026-03-28T21:57:55Z">
        <w:r>
          <w:delText>853</w:delText>
        </w:r>
      </w:del>
      <w:r>
        <w:t xml:space="preserve"> / </w:t>
      </w:r>
      <w:del w:id="1965" w:author="GoldenCorpusHarness" w:date="2026-03-28T21:57:55Z">
        <w:r>
          <w:delText>A</w:delText>
        </w:r>
      </w:del>
      <w:ins w:id="1966" w:author="GoldenCorpusHarness" w:date="2026-03-28T21:57:55Z">
        <w:r>
          <w:t>SKB</w:t>
        </w:r>
      </w:ins>
      <w:r>
        <w:t>2</w:t>
      </w:r>
      <w:del w:id="1967" w:author="GoldenCorpusHarness" w:date="2026-03-28T21:57:55Z">
        <w:r>
          <w:delText>018</w:delText>
        </w:r>
      </w:del>
      <w:ins w:id="1968" w:author="GoldenCorpusHarness" w:date="2026-03-28T21:57:55Z">
        <w:r>
          <w:t>64-II-</w:t>
        </w:r>
      </w:ins>
      <w:r>
        <w:t>08</w:t>
      </w:r>
      <w:del w:id="1969" w:author="GoldenCorpusHarness" w:date="2026-03-28T21:57:55Z">
        <w:r>
          <w:delText>6</w:delText>
        </w:r>
      </w:del>
      <w:ins w:id="1970" w:author="GoldenCorpusHarness" w:date="2026-03-28T21:57:55Z">
        <w:r>
          <w:t xml:space="preserve"> / OptiTROP</w:t>
        </w:r>
      </w:ins>
      <w:r>
        <w:t>-</w:t>
      </w:r>
      <w:del w:id="1971" w:author="GoldenCorpusHarness" w:date="2026-03-28T21:57:55Z">
        <w:r>
          <w:delText>T</w:delText>
        </w:r>
      </w:del>
      <w:ins w:id="1972" w:author="GoldenCorpusHarness" w:date="2026-03-28T21:57:55Z">
        <w:r>
          <w:t>Lung</w:t>
        </w:r>
      </w:ins>
      <w:r>
        <w:t>0</w:t>
      </w:r>
      <w:del w:id="1973" w:author="GoldenCorpusHarness" w:date="2026-03-28T21:57:55Z">
        <w:r>
          <w:delText>1</w:delText>
        </w:r>
      </w:del>
      <w:ins w:id="1974" w:author="GoldenCorpusHarness" w:date="2026-03-28T21:57:55Z">
        <w:r>
          <w:t>32</w:t>
        </w:r>
      </w:ins>
      <w:r>
        <w:t>4</w:t>
      </w:r>
      <w:del w:id="1975" w:author="GoldenCorpusHarness" w:date="2026-03-28T21:57:55Z">
        <w:r>
          <w:delText>-01)60</w:delText>
        </w:r>
      </w:del>
      <w:ins w:id="1976" w:author="GoldenCorpusHarness" w:date="2026-03-28T21:57:55Z">
        <w:r>
          <w:t>9</w:t>
        </w:r>
      </w:ins>
    </w:p>
    <w:p ns2:paraId="36214B4F" ns2:textId="1E917995" w:rsidR="00914D2C" w:rsidRDefault="00914D2C">
      <w:pPr>
        <w:pStyle w:val="TableofFigures"/>
        <w:rPr>
          <w:rFonts w:asciiTheme="minorHAnsi" w:eastAsiaTheme="minorEastAsia" w:hAnsiTheme="minorHAnsi" w:cstheme="minorBidi"/>
          <w:kern w:val="2"/>
          <w:sz w:val="22"/>
          <w:szCs w:val="22"/>
          <ns2:ligatures ns2:val="standardContextual"/>
        </w:rPr>
      </w:pPr>
      <w:del w:id="1977" w:author="GoldenCorpusHarness" w:date="2026-03-28T21:57:55Z">
        <w:r>
          <w:delText xml:space="preserve">Table </w:delText>
        </w:r>
      </w:del>
      <w:ins w:id="1978" w:author="GoldenCorpusHarness" w:date="2026-03-28T21:57:55Z">
        <w:r>
          <w:t>7.3.</w:t>
        </w:r>
      </w:ins>
      <w:r>
        <w:t>8</w:t>
      </w:r>
      <w:del w:id="1979" w:author="GoldenCorpusHarness" w:date="2026-03-28T21:57:55Z">
        <w:r>
          <w:delText xml:space="preserve">Mean </w:delText>
        </w:r>
      </w:del>
      <w:r>
        <w:t>S</w:t>
      </w:r>
      <w:del w:id="1980" w:author="GoldenCorpusHarness" w:date="2026-03-28T21:57:55Z">
        <w:r>
          <w:delText>ac-TMT-ADC TK Parame</w:delText>
        </w:r>
      </w:del>
      <w:r>
        <w:t>t</w:t>
      </w:r>
      <w:del w:id="1981" w:author="GoldenCorpusHarness" w:date="2026-03-28T21:57:55Z">
        <w:r>
          <w:delText>ers in</w:delText>
        </w:r>
      </w:del>
      <w:ins w:id="1982" w:author="GoldenCorpusHarness" w:date="2026-03-28T21:57:55Z">
        <w:r>
          <w:t>udy</w:t>
        </w:r>
      </w:ins>
      <w:r>
        <w:t xml:space="preserve"> M</w:t>
      </w:r>
      <w:del w:id="1983" w:author="GoldenCorpusHarness" w:date="2026-03-28T21:57:55Z">
        <w:r>
          <w:delText>onkeys Following IV Dosing of Sac</w:delText>
        </w:r>
      </w:del>
      <w:ins w:id="1984" w:author="GoldenCorpusHarness" w:date="2026-03-28T21:57:55Z">
        <w:r>
          <w:t>K</w:t>
        </w:r>
      </w:ins>
      <w:r>
        <w:t>-</w:t>
      </w:r>
      <w:del w:id="1985" w:author="GoldenCorpusHarness" w:date="2026-03-28T21:57:55Z">
        <w:r>
          <w:delText>TMT (TT #</w:delText>
        </w:r>
      </w:del>
      <w:ins w:id="1986" w:author="GoldenCorpusHarness" w:date="2026-03-28T21:57:55Z">
        <w:r>
          <w:t>9999-0</w:t>
        </w:r>
      </w:ins>
      <w:r>
        <w:t>2</w:t>
      </w:r>
      <w:del w:id="1987" w:author="GoldenCorpusHarness" w:date="2026-03-28T21:57:55Z">
        <w:r>
          <w:delText xml:space="preserve">0 7844 / </w:delText>
        </w:r>
      </w:del>
      <w:r>
        <w:t>A2</w:t>
      </w:r>
      <w:del w:id="1988" w:author="GoldenCorpusHarness" w:date="2026-03-28T21:57:55Z">
        <w:r>
          <w:delText>020217-T014-01)64</w:delText>
        </w:r>
      </w:del>
      <w:ins w:id="1989" w:author="GoldenCorpusHarness" w:date="2026-03-28T21:57:55Z">
        <w:r>
          <w:t>53</w:t>
        </w:r>
      </w:ins>
    </w:p>
    <w:p ns2:paraId="3652DDEE" ns2:textId="025C7D33" w:rsidR="00914D2C" w:rsidRDefault="00914D2C">
      <w:pPr>
        <w:pStyle w:val="TableofFigures"/>
        <w:rPr>
          <w:rFonts w:asciiTheme="minorHAnsi" w:eastAsiaTheme="minorEastAsia" w:hAnsiTheme="minorHAnsi" w:cstheme="minorBidi"/>
          <w:kern w:val="2"/>
          <w:sz w:val="22"/>
          <w:szCs w:val="22"/>
          <ns2:ligatures ns2:val="standardContextual"/>
        </w:rPr>
      </w:pPr>
      <w:del w:id="1990" w:author="GoldenCorpusHarness" w:date="2026-03-28T21:57:55Z">
        <w:r>
          <w:delText>T</w:delText>
        </w:r>
      </w:del>
      <w:ins w:id="1991" w:author="GoldenCorpusHarness" w:date="2026-03-28T21:57:55Z">
        <w:r>
          <w:t>7.3.9AE Summ</w:t>
        </w:r>
      </w:ins>
      <w:r>
        <w:t>a</w:t>
      </w:r>
      <w:del w:id="1992" w:author="GoldenCorpusHarness" w:date="2026-03-28T21:57:55Z">
        <w:r>
          <w:delText>bl</w:delText>
        </w:r>
      </w:del>
      <w:ins w:id="1993" w:author="GoldenCorpusHarness" w:date="2026-03-28T21:57:55Z">
        <w:r>
          <w:t>ry Based on Aggregat</w:t>
        </w:r>
      </w:ins>
      <w:r>
        <w:t xml:space="preserve">e </w:t>
      </w:r>
      <w:del w:id="1994" w:author="GoldenCorpusHarness" w:date="2026-03-28T21:57:55Z">
        <w:r>
          <w:delText>9Me</w:delText>
        </w:r>
      </w:del>
      <w:ins w:id="1995" w:author="GoldenCorpusHarness" w:date="2026-03-28T21:57:55Z">
        <w:r>
          <w:t>D</w:t>
        </w:r>
      </w:ins>
      <w:r>
        <w:t>a</w:t>
      </w:r>
      <w:del w:id="1996" w:author="GoldenCorpusHarness" w:date="2026-03-28T21:57:55Z">
        <w:r>
          <w:delText>n KL6100</w:delText>
        </w:r>
      </w:del>
      <w:ins w:id="1997" w:author="GoldenCorpusHarness" w:date="2026-03-28T21:57:55Z">
        <w:r>
          <w:t>ta</w:t>
        </w:r>
      </w:ins>
      <w:r>
        <w:t>2</w:t>
      </w:r>
      <w:del w:id="1998" w:author="GoldenCorpusHarness" w:date="2026-03-28T21:57:55Z">
        <w:r>
          <w:delText>3 TK Parameters in Monkeys Following IV Dosing of SacTMT (TT #20 78</w:delText>
        </w:r>
      </w:del>
      <w:ins w:id="1999" w:author="GoldenCorpusHarness" w:date="2026-03-28T21:57:55Z">
        <w:r>
          <w:t>5</w:t>
        </w:r>
      </w:ins>
      <w:r>
        <w:t>4</w:t>
      </w:r>
      <w:del w:id="2000" w:author="GoldenCorpusHarness" w:date="2026-03-28T21:57:55Z">
        <w:r>
          <w:delText>4 / A2020217-T014-01)65</w:delText>
        </w:r>
      </w:del>
    </w:p>
    <w:p ns2:paraId="2418D133" ns2:textId="143F8662" w:rsidR="00914D2C" w:rsidRDefault="00914D2C">
      <w:pPr>
        <w:pStyle w:val="TableofFigures"/>
        <w:rPr>
          <w:rFonts w:asciiTheme="minorHAnsi" w:eastAsiaTheme="minorEastAsia" w:hAnsiTheme="minorHAnsi" w:cstheme="minorBidi"/>
          <w:kern w:val="2"/>
          <w:sz w:val="22"/>
          <w:szCs w:val="22"/>
          <ns2:ligatures ns2:val="standardContextual"/>
        </w:rPr>
      </w:pPr>
      <w:del w:id="2001" w:author="GoldenCorpusHarness" w:date="2026-03-28T21:57:55Z">
        <w:r>
          <w:delText xml:space="preserve">Table </w:delText>
        </w:r>
      </w:del>
      <w:ins w:id="2002" w:author="GoldenCorpusHarness" w:date="2026-03-28T21:57:55Z">
        <w:r>
          <w:t>7.3.</w:t>
        </w:r>
      </w:ins>
      <w:r>
        <w:t>10</w:t>
      </w:r>
      <w:del w:id="2003" w:author="GoldenCorpusHarness" w:date="2026-03-28T21:57:55Z">
        <w:r>
          <w:delText>M</w:delText>
        </w:r>
      </w:del>
      <w:ins w:id="2004" w:author="GoldenCorpusHarness" w:date="2026-03-28T21:57:55Z">
        <w:r>
          <w:t>Infusion Related R</w:t>
        </w:r>
      </w:ins>
      <w:r>
        <w:t>ea</w:t>
      </w:r>
      <w:ins w:id="2005" w:author="GoldenCorpusHarness" w:date="2026-03-28T21:57:55Z">
        <w:r>
          <w:t>ctio</w:t>
        </w:r>
      </w:ins>
      <w:r>
        <w:t>n</w:t>
      </w:r>
      <w:del w:id="2006" w:author="GoldenCorpusHarness" w:date="2026-03-28T21:57:55Z">
        <w:r>
          <w:delText xml:space="preserve"> KL610143 TK Paramet</w:delText>
        </w:r>
      </w:del>
      <w:ins w:id="2007" w:author="GoldenCorpusHarness" w:date="2026-03-28T21:57:55Z">
        <w:r>
          <w:t>s/Hyp</w:t>
        </w:r>
      </w:ins>
      <w:r>
        <w:t>ers</w:t>
      </w:r>
      <w:del w:id="2008" w:author="GoldenCorpusHarness" w:date="2026-03-28T21:57:55Z">
        <w:r>
          <w:delText xml:space="preserve"> </w:delText>
        </w:r>
      </w:del>
      <w:ins w:id="2009" w:author="GoldenCorpusHarness" w:date="2026-03-28T21:57:55Z">
        <w:r>
          <w:t>ens</w:t>
        </w:r>
      </w:ins>
      <w:r>
        <w:t>i</w:t>
      </w:r>
      <w:del w:id="2010" w:author="GoldenCorpusHarness" w:date="2026-03-28T21:57:55Z">
        <w:r>
          <w:delText>n</w:delText>
        </w:r>
      </w:del>
      <w:ins w:id="2011" w:author="GoldenCorpusHarness" w:date="2026-03-28T21:57:55Z">
        <w:r>
          <w:t>tivity</w:t>
        </w:r>
      </w:ins>
      <w:r>
        <w:t xml:space="preserve"> S</w:t>
      </w:r>
      <w:ins w:id="2012" w:author="GoldenCorpusHarness" w:date="2026-03-28T21:57:55Z">
        <w:r>
          <w:t>u</w:t>
        </w:r>
      </w:ins>
      <w:r>
        <w:t>p</w:t>
      </w:r>
      <w:del w:id="2013" w:author="GoldenCorpusHarness" w:date="2026-03-28T21:57:55Z">
        <w:r>
          <w:delText>r</w:delText>
        </w:r>
      </w:del>
      <w:ins w:id="2014" w:author="GoldenCorpusHarness" w:date="2026-03-28T21:57:55Z">
        <w:r>
          <w:t>plement</w:t>
        </w:r>
      </w:ins>
      <w:r>
        <w:t>a</w:t>
      </w:r>
      <w:del w:id="2015" w:author="GoldenCorpusHarness" w:date="2026-03-28T21:57:55Z">
        <w:r>
          <w:delText>gue</w:delText>
        </w:r>
      </w:del>
      <w:ins w:id="2016" w:author="GoldenCorpusHarness" w:date="2026-03-28T21:57:55Z">
        <w:r>
          <w:t>l</w:t>
        </w:r>
      </w:ins>
      <w:r>
        <w:t xml:space="preserve"> Da</w:t>
      </w:r>
      <w:del w:id="2017" w:author="GoldenCorpusHarness" w:date="2026-03-28T21:57:55Z">
        <w:r>
          <w:delText>wley R</w:delText>
        </w:r>
      </w:del>
      <w:ins w:id="2018" w:author="GoldenCorpusHarness" w:date="2026-03-28T21:57:55Z">
        <w:r>
          <w:t>t</w:t>
        </w:r>
      </w:ins>
      <w:r>
        <w:t>a</w:t>
      </w:r>
      <w:del w:id="2019" w:author="GoldenCorpusHarness" w:date="2026-03-28T21:57:55Z">
        <w:r>
          <w:delText>ts Following IV Dosing of KL</w:delText>
        </w:r>
      </w:del>
      <w:ins w:id="2020" w:author="GoldenCorpusHarness" w:date="2026-03-28T21:57:55Z">
        <w:r>
          <w:t>2</w:t>
        </w:r>
      </w:ins>
      <w:r>
        <w:t>6</w:t>
      </w:r>
      <w:del w:id="2021" w:author="GoldenCorpusHarness" w:date="2026-03-28T21:57:55Z">
        <w:r>
          <w:delText>10143 (TT #18-7851 / A</w:delText>
        </w:r>
      </w:del>
      <w:r>
        <w:t>2</w:t>
      </w:r>
      <w:del w:id="2022" w:author="GoldenCorpusHarness" w:date="2026-03-28T21:57:55Z">
        <w:r>
          <w:delText>018086-T011-01)68</w:delText>
        </w:r>
      </w:del>
    </w:p>
    <w:p ns2:paraId="671E4DEB" ns2:textId="14ADE420" w:rsidR="00914D2C" w:rsidRDefault="00914D2C">
      <w:pPr>
        <w:pStyle w:val="TableofFigures"/>
        <w:rPr>
          <w:rFonts w:asciiTheme="minorHAnsi" w:eastAsiaTheme="minorEastAsia" w:hAnsiTheme="minorHAnsi" w:cstheme="minorBidi"/>
          <w:kern w:val="2"/>
          <w:sz w:val="22"/>
          <w:szCs w:val="22"/>
          <ns2:ligatures ns2:val="standardContextual"/>
        </w:rPr>
      </w:pPr>
      <w:del w:id="2023" w:author="GoldenCorpusHarness" w:date="2026-03-28T21:57:55Z">
        <w:r>
          <w:delText xml:space="preserve">Table </w:delText>
        </w:r>
      </w:del>
      <w:ins w:id="2024" w:author="GoldenCorpusHarness" w:date="2026-03-28T21:57:55Z">
        <w:r>
          <w:t>7.3.</w:t>
        </w:r>
      </w:ins>
      <w:r>
        <w:t>11</w:t>
      </w:r>
      <w:del w:id="2025" w:author="GoldenCorpusHarness" w:date="2026-03-28T21:57:55Z">
        <w:r>
          <w:delText>Mea</w:delText>
        </w:r>
      </w:del>
      <w:ins w:id="2026" w:author="GoldenCorpusHarness" w:date="2026-03-28T21:57:55Z">
        <w:r>
          <w:t>I</w:t>
        </w:r>
      </w:ins>
      <w:r>
        <w:t>n</w:t>
      </w:r>
      <w:del w:id="2027" w:author="GoldenCorpusHarness" w:date="2026-03-28T21:57:55Z">
        <w:r>
          <w:delText xml:space="preserve"> KL610023 TK Parame</w:delText>
        </w:r>
      </w:del>
      <w:r>
        <w:t>ters</w:t>
      </w:r>
      <w:ins w:id="2028" w:author="GoldenCorpusHarness" w:date="2026-03-28T21:57:55Z">
        <w:r>
          <w:t>titial</w:t>
        </w:r>
      </w:ins>
      <w:r>
        <w:t xml:space="preserve"> </w:t>
      </w:r>
      <w:ins w:id="2029" w:author="GoldenCorpusHarness" w:date="2026-03-28T21:57:55Z">
        <w:r>
          <w:t>Lung D</w:t>
        </w:r>
      </w:ins>
      <w:r>
        <w:t>i</w:t>
      </w:r>
      <w:ins w:id="2030" w:author="GoldenCorpusHarness" w:date="2026-03-28T21:57:55Z">
        <w:r>
          <w:t>sease/P</w:t>
        </w:r>
      </w:ins>
      <w:r>
        <w:t>n</w:t>
      </w:r>
      <w:ins w:id="2031" w:author="GoldenCorpusHarness" w:date="2026-03-28T21:57:55Z">
        <w:r>
          <w:t>eumonitis</w:t>
        </w:r>
      </w:ins>
      <w:r>
        <w:t xml:space="preserve"> S</w:t>
      </w:r>
      <w:ins w:id="2032" w:author="GoldenCorpusHarness" w:date="2026-03-28T21:57:55Z">
        <w:r>
          <w:t>u</w:t>
        </w:r>
      </w:ins>
      <w:r>
        <w:t>p</w:t>
      </w:r>
      <w:del w:id="2033" w:author="GoldenCorpusHarness" w:date="2026-03-28T21:57:55Z">
        <w:r>
          <w:delText>r</w:delText>
        </w:r>
      </w:del>
      <w:ins w:id="2034" w:author="GoldenCorpusHarness" w:date="2026-03-28T21:57:55Z">
        <w:r>
          <w:t>plement</w:t>
        </w:r>
      </w:ins>
      <w:r>
        <w:t>a</w:t>
      </w:r>
      <w:del w:id="2035" w:author="GoldenCorpusHarness" w:date="2026-03-28T21:57:55Z">
        <w:r>
          <w:delText>gue</w:delText>
        </w:r>
      </w:del>
      <w:ins w:id="2036" w:author="GoldenCorpusHarness" w:date="2026-03-28T21:57:55Z">
        <w:r>
          <w:t>l</w:t>
        </w:r>
      </w:ins>
      <w:r>
        <w:t xml:space="preserve"> Da</w:t>
      </w:r>
      <w:del w:id="2037" w:author="GoldenCorpusHarness" w:date="2026-03-28T21:57:55Z">
        <w:r>
          <w:delText>wley R</w:delText>
        </w:r>
      </w:del>
      <w:ins w:id="2038" w:author="GoldenCorpusHarness" w:date="2026-03-28T21:57:55Z">
        <w:r>
          <w:t>t</w:t>
        </w:r>
      </w:ins>
      <w:r>
        <w:t>a</w:t>
      </w:r>
      <w:del w:id="2039" w:author="GoldenCorpusHarness" w:date="2026-03-28T21:57:55Z">
        <w:r>
          <w:delText>ts Following IV Dosing of KL610143 (TT #18-</w:delText>
        </w:r>
      </w:del>
      <w:ins w:id="2040" w:author="GoldenCorpusHarness" w:date="2026-03-28T21:57:55Z">
        <w:r>
          <w:t>2</w:t>
        </w:r>
      </w:ins>
      <w:r>
        <w:t>7</w:t>
      </w:r>
      <w:del w:id="2041" w:author="GoldenCorpusHarness" w:date="2026-03-28T21:57:55Z">
        <w:r>
          <w:delText>851 / A</w:delText>
        </w:r>
      </w:del>
      <w:r>
        <w:t>2</w:t>
      </w:r>
      <w:del w:id="2042" w:author="GoldenCorpusHarness" w:date="2026-03-28T21:57:55Z">
        <w:r>
          <w:delText>018086-T011-01)69</w:delText>
        </w:r>
      </w:del>
    </w:p>
    <w:p ns2:paraId="10A019A6" ns2:textId="775986B4" w:rsidR="00914D2C" w:rsidRDefault="00914D2C">
      <w:pPr>
        <w:pStyle w:val="TableofFigures"/>
        <w:rPr>
          <w:rFonts w:asciiTheme="minorHAnsi" w:eastAsiaTheme="minorEastAsia" w:hAnsiTheme="minorHAnsi" w:cstheme="minorBidi"/>
          <w:kern w:val="2"/>
          <w:sz w:val="22"/>
          <w:szCs w:val="22"/>
          <ns2:ligatures ns2:val="standardContextual"/>
        </w:rPr>
      </w:pPr>
      <w:ins w:id="2043" w:author="GoldenCorpusHarness" w:date="2026-03-28T21:57:55Z">
        <w:r>
          <w:t xml:space="preserve">7.3.12Ocular Surface </w:t>
        </w:r>
      </w:ins>
      <w:r>
        <w:t>T</w:t>
      </w:r>
      <w:del w:id="2044" w:author="GoldenCorpusHarness" w:date="2026-03-28T21:57:55Z">
        <w:r>
          <w:delText>ab</w:delText>
        </w:r>
      </w:del>
      <w:ins w:id="2045" w:author="GoldenCorpusHarness" w:date="2026-03-28T21:57:55Z">
        <w:r>
          <w:t>oxicity Supp</w:t>
        </w:r>
      </w:ins>
      <w:r>
        <w:t>le</w:t>
      </w:r>
      <w:del w:id="2046" w:author="GoldenCorpusHarness" w:date="2026-03-28T21:57:55Z">
        <w:r>
          <w:delText xml:space="preserve"> 12Mean TK Para</w:delText>
        </w:r>
      </w:del>
      <w:r>
        <w:t>me</w:t>
      </w:r>
      <w:del w:id="2047" w:author="GoldenCorpusHarness" w:date="2026-03-28T21:57:55Z">
        <w:r>
          <w:delText>ters for Plasma KL610023 in Pregna</w:delText>
        </w:r>
      </w:del>
      <w:r>
        <w:t>nt</w:t>
      </w:r>
      <w:ins w:id="2048" w:author="GoldenCorpusHarness" w:date="2026-03-28T21:57:55Z">
        <w:r>
          <w:t>al</w:t>
        </w:r>
      </w:ins>
      <w:r>
        <w:t xml:space="preserve"> </w:t>
      </w:r>
      <w:del w:id="2049" w:author="GoldenCorpusHarness" w:date="2026-03-28T21:57:55Z">
        <w:r>
          <w:delText>R</w:delText>
        </w:r>
      </w:del>
      <w:ins w:id="2050" w:author="GoldenCorpusHarness" w:date="2026-03-28T21:57:55Z">
        <w:r>
          <w:t>D</w:t>
        </w:r>
      </w:ins>
      <w:r>
        <w:t>at</w:t>
      </w:r>
      <w:del w:id="2051" w:author="GoldenCorpusHarness" w:date="2026-03-28T21:57:55Z">
        <w:r>
          <w:delText>s Intr</w:delText>
        </w:r>
      </w:del>
      <w:r>
        <w:t>a</w:t>
      </w:r>
      <w:del w:id="2052" w:author="GoldenCorpusHarness" w:date="2026-03-28T21:57:55Z">
        <w:r>
          <w:delText>venously Injected with KL6100</w:delText>
        </w:r>
      </w:del>
      <w:r>
        <w:t>2</w:t>
      </w:r>
      <w:del w:id="2053" w:author="GoldenCorpusHarness" w:date="2026-03-28T21:57:55Z">
        <w:r>
          <w:delText>3</w:delText>
        </w:r>
      </w:del>
      <w:r>
        <w:t>7</w:t>
      </w:r>
      <w:del w:id="2054" w:author="GoldenCorpusHarness" w:date="2026-03-28T21:57:55Z">
        <w:r>
          <w:delText>3</w:delText>
        </w:r>
      </w:del>
      <w:ins w:id="2055" w:author="GoldenCorpusHarness" w:date="2026-03-28T21:57:55Z">
        <w:r>
          <w:t>8</w:t>
        </w:r>
      </w:ins>
    </w:p>
    <w:p ns2:paraId="6904B0A5" ns2:textId="2839CB75" w:rsidR="00914D2C" w:rsidRDefault="00914D2C">
      <w:pPr>
        <w:pStyle w:val="TableofFigures"/>
        <w:rPr>
          <w:rFonts w:asciiTheme="minorHAnsi" w:eastAsiaTheme="minorEastAsia" w:hAnsiTheme="minorHAnsi" w:cstheme="minorBidi"/>
          <w:kern w:val="2"/>
          <w:sz w:val="22"/>
          <w:szCs w:val="22"/>
          <ns2:ligatures ns2:val="standardContextual"/>
        </w:rPr>
      </w:pPr>
      <w:del w:id="2056" w:author="GoldenCorpusHarness" w:date="2026-03-28T21:57:55Z">
        <w:r>
          <w:delText>Table 13</w:delText>
        </w:r>
      </w:del>
      <w:ins w:id="2057" w:author="GoldenCorpusHarness" w:date="2026-03-28T21:57:55Z">
        <w:r>
          <w:t>8REFERENCE</w:t>
        </w:r>
      </w:ins>
      <w:r>
        <w:t>S</w:t>
      </w:r>
      <w:del w:id="2058" w:author="GoldenCorpusHarness" w:date="2026-03-28T21:57:55Z">
        <w:r>
          <w:delText>ac-TMT and KL6100</w:delText>
        </w:r>
      </w:del>
      <w:r>
        <w:t>2</w:t>
      </w:r>
      <w:del w:id="2059" w:author="GoldenCorpusHarness" w:date="2026-03-28T21:57:55Z">
        <w:r>
          <w:delText>3 Systemic Exposure Multiples77</w:delText>
        </w:r>
      </w:del>
      <w:ins w:id="2060" w:author="GoldenCorpusHarness" w:date="2026-03-28T21:57:55Z">
        <w:r>
          <w:t>85</w:t>
        </w:r>
      </w:ins>
    </w:p>
    <w:p ns2:paraId="73F9A4BF" ns2:textId="7220AAD2" w:rsidR="00914D2C" w:rsidRDefault="00914D2C">
      <w:pPr>
        <w:pStyle w:val="TableofFigures"/>
        <w:rPr>
          <w:rFonts w:asciiTheme="minorHAnsi" w:eastAsiaTheme="minorEastAsia" w:hAnsiTheme="minorHAnsi" w:cstheme="minorBidi"/>
          <w:kern w:val="2"/>
          <w:sz w:val="22"/>
          <w:szCs w:val="22"/>
          <ns2:ligatures ns2:val="standardContextual"/>
        </w:rPr>
      </w:pPr>
      <w:del w:id="2061" w:author="GoldenCorpusHarness" w:date="2026-03-28T21:57:55Z">
        <w:r>
          <w:delText>Table 14Table of Ongoing Clinical Studies With Data Included in IB Ed. 0681</w:delText>
        </w:r>
      </w:del>
    </w:p>
    <w:p ns2:paraId="4B32286D" ns2:textId="1CCD1477" w:rsidR="00914D2C" w:rsidRDefault="00914D2C">
      <w:pPr>
        <w:pStyle w:val="TableofFigures"/>
        <w:rPr>
          <w:rFonts w:asciiTheme="minorHAnsi" w:eastAsiaTheme="minorEastAsia" w:hAnsiTheme="minorHAnsi" w:cstheme="minorBidi"/>
          <w:kern w:val="2"/>
          <w:sz w:val="22"/>
          <w:szCs w:val="22"/>
          <ns2:ligatures ns2:val="standardContextual"/>
        </w:rPr>
      </w:pPr>
      <w:del w:id="2062" w:author="GoldenCorpusHarness" w:date="2026-03-28T21:57:55Z">
        <w:r>
          <w:delText>Table 15Table of Ongoing Clinical Studies With No Data Included in IB Ed. 0685</w:delText>
        </w:r>
      </w:del>
    </w:p>
    <w:p ns2:paraId="5E45ACF2" ns2:textId="4C58C523" w:rsidR="00914D2C" w:rsidRDefault="00914D2C">
      <w:pPr>
        <w:pStyle w:val="TableofFigures"/>
        <w:rPr>
          <w:rFonts w:asciiTheme="minorHAnsi" w:eastAsiaTheme="minorEastAsia" w:hAnsiTheme="minorHAnsi" w:cstheme="minorBidi"/>
          <w:kern w:val="2"/>
          <w:sz w:val="22"/>
          <w:szCs w:val="22"/>
          <ns2:ligatures ns2:val="standardContextual"/>
        </w:rPr>
      </w:pPr>
      <w:del w:id="2063" w:author="GoldenCorpusHarness" w:date="2026-03-28T21:57:55Z">
        <w:r>
          <w:delText>Table 16</w:delText>
        </w:r>
      </w:del>
      <w:ins w:id="2064" w:author="GoldenCorpusHarness" w:date="2026-03-28T21:57:55Z">
        <w:r>
          <w:t>LI</w:t>
        </w:r>
      </w:ins>
      <w:r>
        <w:t>S</w:t>
      </w:r>
      <w:del w:id="2065" w:author="GoldenCorpusHarness" w:date="2026-03-28T21:57:55Z">
        <w:r>
          <w:delText>ac-TM</w:delText>
        </w:r>
      </w:del>
      <w:r>
        <w:t xml:space="preserve">T </w:t>
      </w:r>
      <w:del w:id="2066" w:author="GoldenCorpusHarness" w:date="2026-03-28T21:57:55Z">
        <w:r>
          <w:delText>ADC,</w:delText>
        </w:r>
      </w:del>
      <w:ins w:id="2067" w:author="GoldenCorpusHarness" w:date="2026-03-28T21:57:55Z">
        <w:r>
          <w:t>OF</w:t>
        </w:r>
      </w:ins>
      <w:r>
        <w:t xml:space="preserve"> TA</w:t>
      </w:r>
      <w:del w:id="2068" w:author="GoldenCorpusHarness" w:date="2026-03-28T21:57:55Z">
        <w:r>
          <w:delText xml:space="preserve">b, and Free Payload PK Parameters After </w:delText>
        </w:r>
      </w:del>
      <w:ins w:id="2069" w:author="GoldenCorpusHarness" w:date="2026-03-28T21:57:55Z">
        <w:r>
          <w:t>BLE</w:t>
        </w:r>
      </w:ins>
      <w:r>
        <w:t>S</w:t>
      </w:r>
      <w:del w:id="2070" w:author="GoldenCorpusHarness" w:date="2026-03-28T21:57:55Z">
        <w:r>
          <w:delText>ingle and Multiple Intravenous Sac-TMT Doses in Each Dose Group (Study MK-2870-001)89</w:delText>
        </w:r>
      </w:del>
    </w:p>
    <w:p ns2:paraId="3208A777" ns2:textId="31EC5116" w:rsidR="00914D2C" w:rsidRDefault="00914D2C">
      <w:pPr>
        <w:pStyle w:val="TableofFigures"/>
        <w:rPr>
          <w:rFonts w:asciiTheme="minorHAnsi" w:eastAsiaTheme="minorEastAsia" w:hAnsiTheme="minorHAnsi" w:cstheme="minorBidi"/>
          <w:kern w:val="2"/>
          <w:sz w:val="22"/>
          <w:szCs w:val="22"/>
          <ns2:ligatures ns2:val="standardContextual"/>
        </w:rPr>
      </w:pPr>
      <w:r>
        <w:t>Table 1</w:t>
      </w:r>
      <w:del w:id="2071" w:author="GoldenCorpusHarness" w:date="2026-03-28T21:57:55Z">
        <w:r>
          <w:delText>7</w:delText>
        </w:r>
      </w:del>
      <w:ins w:id="2072" w:author="GoldenCorpusHarness" w:date="2026-03-28T21:57:55Z">
        <w:r>
          <w:t xml:space="preserve">Safety Pharmacology Studies With Payload Alone Or </w:t>
        </w:r>
      </w:ins>
      <w:r>
        <w:t xml:space="preserve">Sac-TMT </w:t>
      </w:r>
      <w:ins w:id="2073" w:author="GoldenCorpusHarness" w:date="2026-03-28T21:57:55Z">
        <w:r>
          <w:t>(To Support ICH S7</w:t>
        </w:r>
      </w:ins>
      <w:r>
        <w:t>A</w:t>
      </w:r>
      <w:del w:id="2074" w:author="GoldenCorpusHarness" w:date="2026-03-28T21:57:55Z">
        <w:r>
          <w:delText>DC, TAb,</w:delText>
        </w:r>
      </w:del>
      <w:r>
        <w:t xml:space="preserve"> and </w:t>
      </w:r>
      <w:del w:id="2075" w:author="GoldenCorpusHarness" w:date="2026-03-28T21:57:55Z">
        <w:r>
          <w:delText>fr</w:delText>
        </w:r>
      </w:del>
      <w:ins w:id="2076" w:author="GoldenCorpusHarness" w:date="2026-03-28T21:57:55Z">
        <w:r>
          <w:t>7B R</w:t>
        </w:r>
      </w:ins>
      <w:r>
        <w:t>e</w:t>
      </w:r>
      <w:del w:id="2077" w:author="GoldenCorpusHarness" w:date="2026-03-28T21:57:55Z">
        <w:r>
          <w:delText>e payl</w:delText>
        </w:r>
      </w:del>
      <w:ins w:id="2078" w:author="GoldenCorpusHarness" w:date="2026-03-28T21:57:55Z">
        <w:r>
          <w:t>c</w:t>
        </w:r>
      </w:ins>
      <w:r>
        <w:t>o</w:t>
      </w:r>
      <w:del w:id="2079" w:author="GoldenCorpusHarness" w:date="2026-03-28T21:57:55Z">
        <w:r>
          <w:delText>ad PK para</w:delText>
        </w:r>
      </w:del>
      <w:ins w:id="2080" w:author="GoldenCorpusHarness" w:date="2026-03-28T21:57:55Z">
        <w:r>
          <w:t>m</w:t>
        </w:r>
      </w:ins>
      <w:r>
        <w:t>me</w:t>
      </w:r>
      <w:del w:id="2081" w:author="GoldenCorpusHarness" w:date="2026-03-28T21:57:55Z">
        <w:r>
          <w:delText>ters after single a</w:delText>
        </w:r>
      </w:del>
      <w:r>
        <w:t>nd</w:t>
      </w:r>
      <w:del w:id="2082" w:author="GoldenCorpusHarness" w:date="2026-03-28T21:57:55Z">
        <w:r>
          <w:delText xml:space="preserve"> mul</w:delText>
        </w:r>
      </w:del>
      <w:ins w:id="2083" w:author="GoldenCorpusHarness" w:date="2026-03-28T21:57:55Z">
        <w:r>
          <w:t>a</w:t>
        </w:r>
      </w:ins>
      <w:r>
        <w:t>t</w:t>
      </w:r>
      <w:del w:id="2084" w:author="GoldenCorpusHarness" w:date="2026-03-28T21:57:55Z">
        <w:r>
          <w:delText>iple intravenous infus</w:delText>
        </w:r>
      </w:del>
      <w:r>
        <w:t>ions</w:t>
      </w:r>
      <w:del w:id="2085" w:author="GoldenCorpusHarness" w:date="2026-03-28T21:57:55Z">
        <w:r>
          <w:delText xml:space="preserve"> of sac-TMT (Study KL26</w:delText>
        </w:r>
      </w:del>
      <w:ins w:id="2086" w:author="GoldenCorpusHarness" w:date="2026-03-28T21:57:55Z">
        <w:r>
          <w:t>)</w:t>
        </w:r>
      </w:ins>
      <w:r>
        <w:t>4</w:t>
      </w:r>
      <w:del w:id="2087" w:author="GoldenCorpusHarness" w:date="2026-03-28T21:57:55Z">
        <w:r>
          <w:delText>-0</w:delText>
        </w:r>
      </w:del>
      <w:r>
        <w:t>1</w:t>
      </w:r>
      <w:del w:id="2088" w:author="GoldenCorpusHarness" w:date="2026-03-28T21:57:55Z">
        <w:r>
          <w:delText xml:space="preserve"> Phase II)91</w:delText>
        </w:r>
      </w:del>
    </w:p>
    <w:p ns2:paraId="110D5B1F" ns2:textId="1640924C" w:rsidR="00914D2C" w:rsidRDefault="00914D2C">
      <w:pPr>
        <w:pStyle w:val="TableofFigures"/>
        <w:rPr>
          <w:rFonts w:asciiTheme="minorHAnsi" w:eastAsiaTheme="minorEastAsia" w:hAnsiTheme="minorHAnsi" w:cstheme="minorBidi"/>
          <w:kern w:val="2"/>
          <w:sz w:val="22"/>
          <w:szCs w:val="22"/>
          <ns2:ligatures ns2:val="standardContextual"/>
        </w:rPr>
      </w:pPr>
      <w:r>
        <w:t>Table</w:t>
      </w:r>
      <w:ins w:id="2089" w:author="GoldenCorpusHarness" w:date="2026-03-28T21:57:55Z">
        <w:r>
          <w:t xml:space="preserve"> 2Percentage</w:t>
        </w:r>
      </w:ins>
      <w:r>
        <w:t xml:space="preserve"> </w:t>
      </w:r>
      <w:del w:id="2090" w:author="GoldenCorpusHarness" w:date="2026-03-28T21:57:55Z">
        <w:r>
          <w:delText>18</w:delText>
        </w:r>
      </w:del>
      <w:ins w:id="2091" w:author="GoldenCorpusHarness" w:date="2026-03-28T21:57:55Z">
        <w:r>
          <w:t>of the Radioactivity Dose Recovered Following a</w:t>
        </w:r>
      </w:ins>
      <w:r>
        <w:t xml:space="preserve"> Si</w:t>
      </w:r>
      <w:del w:id="2092" w:author="GoldenCorpusHarness" w:date="2026-03-28T21:57:55Z">
        <w:r>
          <w:delText>mu</w:delText>
        </w:r>
      </w:del>
      <w:ins w:id="2093" w:author="GoldenCorpusHarness" w:date="2026-03-28T21:57:55Z">
        <w:r>
          <w:t>ng</w:t>
        </w:r>
      </w:ins>
      <w:r>
        <w:t>l</w:t>
      </w:r>
      <w:del w:id="2094" w:author="GoldenCorpusHarness" w:date="2026-03-28T21:57:55Z">
        <w:r>
          <w:delText>a</w:delText>
        </w:r>
      </w:del>
      <w:ins w:id="2095" w:author="GoldenCorpusHarness" w:date="2026-03-28T21:57:55Z">
        <w:r>
          <w:t>e Dose by IV Injec</w:t>
        </w:r>
      </w:ins>
      <w:r>
        <w:t xml:space="preserve">tion of </w:t>
      </w:r>
      <w:ins w:id="2096" w:author="GoldenCorpusHarness" w:date="2026-03-28T21:57:55Z">
        <w:r>
          <w:t xml:space="preserve">[3H]KL610023 at 0.07 mg/100 µCi/kg to </w:t>
        </w:r>
      </w:ins>
      <w:r>
        <w:t>S</w:t>
      </w:r>
      <w:ins w:id="2097" w:author="GoldenCorpusHarness" w:date="2026-03-28T21:57:55Z">
        <w:r>
          <w:t>D R</w:t>
        </w:r>
      </w:ins>
      <w:r>
        <w:t>a</w:t>
      </w:r>
      <w:del w:id="2098" w:author="GoldenCorpusHarness" w:date="2026-03-28T21:57:55Z">
        <w:r>
          <w:delText>c-T</w:delText>
        </w:r>
      </w:del>
      <w:ins w:id="2099" w:author="GoldenCorpusHarness" w:date="2026-03-28T21:57:55Z">
        <w:r>
          <w:t>ts (</w:t>
        </w:r>
      </w:ins>
      <w:r>
        <w:t>M</w:t>
      </w:r>
      <w:del w:id="2100" w:author="GoldenCorpusHarness" w:date="2026-03-28T21:57:55Z">
        <w:r>
          <w:delText>T</w:delText>
        </w:r>
      </w:del>
      <w:ins w:id="2101" w:author="GoldenCorpusHarness" w:date="2026-03-28T21:57:55Z">
        <w:r>
          <w:t>ean ±</w:t>
        </w:r>
      </w:ins>
      <w:r>
        <w:t xml:space="preserve"> </w:t>
      </w:r>
      <w:del w:id="2102" w:author="GoldenCorpusHarness" w:date="2026-03-28T21:57:55Z">
        <w:r>
          <w:delText>Pharmacoki</w:delText>
        </w:r>
      </w:del>
      <w:ins w:id="2103" w:author="GoldenCorpusHarness" w:date="2026-03-28T21:57:55Z">
        <w:r>
          <w:t xml:space="preserve">SD, </w:t>
        </w:r>
      </w:ins>
      <w:r>
        <w:t>n</w:t>
      </w:r>
      <w:del w:id="2104" w:author="GoldenCorpusHarness" w:date="2026-03-28T21:57:55Z">
        <w:r>
          <w:delText>etic Parameters</w:delText>
        </w:r>
      </w:del>
      <w:ins w:id="2105" w:author="GoldenCorpusHarness" w:date="2026-03-28T21:57:55Z">
        <w:r>
          <w:t>=6)4</w:t>
        </w:r>
      </w:ins>
      <w:r>
        <w:t>9</w:t>
      </w:r>
      <w:del w:id="2106" w:author="GoldenCorpusHarness" w:date="2026-03-28T21:57:55Z">
        <w:r>
          <w:delText>5</w:delText>
        </w:r>
      </w:del>
    </w:p>
    <w:p ns2:paraId="486D7466" ns2:textId="144BA322"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del w:id="2107" w:author="GoldenCorpusHarness" w:date="2026-03-28T21:57:55Z">
        <w:r>
          <w:delText>19MK-2870-001 (KL264 01) Summa</w:delText>
        </w:r>
      </w:del>
      <w:ins w:id="2108" w:author="GoldenCorpusHarness" w:date="2026-03-28T21:57:55Z">
        <w:r>
          <w:t>3Pe</w:t>
        </w:r>
      </w:ins>
      <w:r>
        <w:t>r</w:t>
      </w:r>
      <w:del w:id="2109" w:author="GoldenCorpusHarness" w:date="2026-03-28T21:57:55Z">
        <w:r>
          <w:delText>y</w:delText>
        </w:r>
      </w:del>
      <w:ins w:id="2110" w:author="GoldenCorpusHarness" w:date="2026-03-28T21:57:55Z">
        <w:r>
          <w:t>cent</w:t>
        </w:r>
      </w:ins>
      <w:r>
        <w:t xml:space="preserve"> of </w:t>
      </w:r>
      <w:del w:id="2111" w:author="GoldenCorpusHarness" w:date="2026-03-28T21:57:55Z">
        <w:r>
          <w:delText>F</w:delText>
        </w:r>
      </w:del>
      <w:ins w:id="2112" w:author="GoldenCorpusHarness" w:date="2026-03-28T21:57:55Z">
        <w:r>
          <w:t>the Administered Radi</w:t>
        </w:r>
      </w:ins>
      <w:r>
        <w:t>o</w:t>
      </w:r>
      <w:del w:id="2113" w:author="GoldenCorpusHarness" w:date="2026-03-28T21:57:55Z">
        <w:r>
          <w:delText>llow-up</w:delText>
        </w:r>
      </w:del>
      <w:ins w:id="2114" w:author="GoldenCorpusHarness" w:date="2026-03-28T21:57:55Z">
        <w:r>
          <w:t>activity</w:t>
        </w:r>
      </w:ins>
      <w:r>
        <w:t xml:space="preserve"> D</w:t>
      </w:r>
      <w:del w:id="2115" w:author="GoldenCorpusHarness" w:date="2026-03-28T21:57:55Z">
        <w:r>
          <w:delText>u</w:delText>
        </w:r>
      </w:del>
      <w:ins w:id="2116" w:author="GoldenCorpusHarness" w:date="2026-03-28T21:57:55Z">
        <w:r>
          <w:t>ose Recove</w:t>
        </w:r>
      </w:ins>
      <w:r>
        <w:t>r</w:t>
      </w:r>
      <w:ins w:id="2117" w:author="GoldenCorpusHarness" w:date="2026-03-28T21:57:55Z">
        <w:r>
          <w:t xml:space="preserve">ed </w:t>
        </w:r>
      </w:ins>
      <w:r>
        <w:t>a</w:t>
      </w:r>
      <w:ins w:id="2118" w:author="GoldenCorpusHarness" w:date="2026-03-28T21:57:55Z">
        <w:r>
          <w:t>fter a Single IV Injec</w:t>
        </w:r>
      </w:ins>
      <w:r>
        <w:t xml:space="preserve">tion </w:t>
      </w:r>
      <w:del w:id="2119" w:author="GoldenCorpusHarness" w:date="2026-03-28T21:57:55Z">
        <w:r>
          <w:delText>(AP</w:delText>
        </w:r>
      </w:del>
      <w:ins w:id="2120" w:author="GoldenCorpusHarness" w:date="2026-03-28T21:57:55Z">
        <w:r>
          <w:t>of [3H-KL610023]S</w:t>
        </w:r>
      </w:ins>
      <w:r>
        <w:t>a</w:t>
      </w:r>
      <w:ins w:id="2121" w:author="GoldenCorpusHarness" w:date="2026-03-28T21:57:55Z">
        <w:r>
          <w:t>c-TM</w:t>
        </w:r>
      </w:ins>
      <w:r>
        <w:t xml:space="preserve">T </w:t>
      </w:r>
      <w:del w:id="2122" w:author="GoldenCorpusHarness" w:date="2026-03-28T21:57:55Z">
        <w:r>
          <w:delText>Popul</w:delText>
        </w:r>
      </w:del>
      <w:r>
        <w:t>at</w:t>
      </w:r>
      <w:del w:id="2123" w:author="GoldenCorpusHarness" w:date="2026-03-28T21:57:55Z">
        <w:r>
          <w:delText>ion)</w:delText>
        </w:r>
      </w:del>
      <w:ins w:id="2124" w:author="GoldenCorpusHarness" w:date="2026-03-28T21:57:55Z">
        <w:r>
          <w:t xml:space="preserve"> 3 mg/</w:t>
        </w:r>
      </w:ins>
      <w:r>
        <w:t>10</w:t>
      </w:r>
      <w:del w:id="2125" w:author="GoldenCorpusHarness" w:date="2026-03-28T21:57:55Z">
        <w:r>
          <w:delText>3</w:delText>
        </w:r>
      </w:del>
      <w:ins w:id="2126" w:author="GoldenCorpusHarness" w:date="2026-03-28T21:57:55Z">
        <w:r>
          <w:t>0 µCi/kg to SD Rats (Mean ± SD, n = 6)50</w:t>
        </w:r>
      </w:ins>
    </w:p>
    <w:p ns2:paraId="2A17597A" ns2:textId="1DFAE980"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del w:id="2127" w:author="GoldenCorpusHarness" w:date="2026-03-28T21:57:55Z">
        <w:r>
          <w:delText>20MK-2870-001 (KL26</w:delText>
        </w:r>
      </w:del>
      <w:r>
        <w:t>4</w:t>
      </w:r>
      <w:del w:id="2128" w:author="GoldenCorpusHarness" w:date="2026-03-28T21:57:55Z">
        <w:r>
          <w:delText xml:space="preserve"> 01) </w:delText>
        </w:r>
      </w:del>
      <w:r>
        <w:t>P</w:t>
      </w:r>
      <w:del w:id="2129" w:author="GoldenCorpusHarness" w:date="2026-03-28T21:57:55Z">
        <w:r>
          <w:delText>a</w:delText>
        </w:r>
      </w:del>
      <w:ins w:id="2130" w:author="GoldenCorpusHarness" w:date="2026-03-28T21:57:55Z">
        <w:r>
          <w:t>e</w:t>
        </w:r>
      </w:ins>
      <w:r>
        <w:t>r</w:t>
      </w:r>
      <w:del w:id="2131" w:author="GoldenCorpusHarness" w:date="2026-03-28T21:57:55Z">
        <w:r>
          <w:delText>ti</w:delText>
        </w:r>
      </w:del>
      <w:r>
        <w:t>c</w:t>
      </w:r>
      <w:del w:id="2132" w:author="GoldenCorpusHarness" w:date="2026-03-28T21:57:55Z">
        <w:r>
          <w:delText>ipa</w:delText>
        </w:r>
      </w:del>
      <w:ins w:id="2133" w:author="GoldenCorpusHarness" w:date="2026-03-28T21:57:55Z">
        <w:r>
          <w:t>e</w:t>
        </w:r>
      </w:ins>
      <w:r>
        <w:t>nt</w:t>
      </w:r>
      <w:ins w:id="2134" w:author="GoldenCorpusHarness" w:date="2026-03-28T21:57:55Z">
        <w:r>
          <w:t>age</w:t>
        </w:r>
      </w:ins>
      <w:r>
        <w:t xml:space="preserve"> </w:t>
      </w:r>
      <w:del w:id="2135" w:author="GoldenCorpusHarness" w:date="2026-03-28T21:57:55Z">
        <w:r>
          <w:delText>C</w:delText>
        </w:r>
      </w:del>
      <w:ins w:id="2136" w:author="GoldenCorpusHarness" w:date="2026-03-28T21:57:55Z">
        <w:r>
          <w:t>of t</w:t>
        </w:r>
      </w:ins>
      <w:r>
        <w:t>h</w:t>
      </w:r>
      <w:ins w:id="2137" w:author="GoldenCorpusHarness" w:date="2026-03-28T21:57:55Z">
        <w:r>
          <w:t>e Administered R</w:t>
        </w:r>
      </w:ins>
      <w:r>
        <w:t>a</w:t>
      </w:r>
      <w:del w:id="2138" w:author="GoldenCorpusHarness" w:date="2026-03-28T21:57:55Z">
        <w:r>
          <w:delText>r</w:delText>
        </w:r>
      </w:del>
      <w:ins w:id="2139" w:author="GoldenCorpusHarness" w:date="2026-03-28T21:57:55Z">
        <w:r>
          <w:t>dio</w:t>
        </w:r>
      </w:ins>
      <w:r>
        <w:t>act</w:t>
      </w:r>
      <w:ins w:id="2140" w:author="GoldenCorpusHarness" w:date="2026-03-28T21:57:55Z">
        <w:r>
          <w:t>ive Dose Recov</w:t>
        </w:r>
      </w:ins>
      <w:r>
        <w:t>er</w:t>
      </w:r>
      <w:ins w:id="2141" w:author="GoldenCorpusHarness" w:date="2026-03-28T21:57:55Z">
        <w:r>
          <w:t>ed After a S</w:t>
        </w:r>
      </w:ins>
      <w:r>
        <w:t>i</w:t>
      </w:r>
      <w:del w:id="2142" w:author="GoldenCorpusHarness" w:date="2026-03-28T21:57:55Z">
        <w:r>
          <w:delText>sti</w:delText>
        </w:r>
      </w:del>
      <w:ins w:id="2143" w:author="GoldenCorpusHarness" w:date="2026-03-28T21:57:55Z">
        <w:r>
          <w:t>ngle IV Inje</w:t>
        </w:r>
      </w:ins>
      <w:r>
        <w:t>c</w:t>
      </w:r>
      <w:del w:id="2144" w:author="GoldenCorpusHarness" w:date="2026-03-28T21:57:55Z">
        <w:r>
          <w:delText>s (APaT Popula</w:delText>
        </w:r>
      </w:del>
      <w:r>
        <w:t>tion</w:t>
      </w:r>
      <w:del w:id="2145" w:author="GoldenCorpusHarness" w:date="2026-03-28T21:57:55Z">
        <w:r>
          <w:delText>)</w:delText>
        </w:r>
      </w:del>
      <w:ins w:id="2146" w:author="GoldenCorpusHarness" w:date="2026-03-28T21:57:55Z">
        <w:r>
          <w:t xml:space="preserve"> of [3H-Sacituzumab]SacTMT at 3 mg/</w:t>
        </w:r>
      </w:ins>
      <w:r>
        <w:t>10</w:t>
      </w:r>
      <w:del w:id="2147" w:author="GoldenCorpusHarness" w:date="2026-03-28T21:57:55Z">
        <w:r>
          <w:delText>4</w:delText>
        </w:r>
      </w:del>
      <w:ins w:id="2148" w:author="GoldenCorpusHarness" w:date="2026-03-28T21:57:55Z">
        <w:r>
          <w:t>0 µCi/kg to SD Rats (Mean ± SD, n=6)51</w:t>
        </w:r>
      </w:ins>
    </w:p>
    <w:p ns2:paraId="5CD070CA" ns2:textId="0D038302" w:rsidR="00914D2C" w:rsidRDefault="00914D2C">
      <w:pPr>
        <w:pStyle w:val="TableofFigures"/>
        <w:rPr>
          <w:rFonts w:asciiTheme="minorHAnsi" w:eastAsiaTheme="minorEastAsia" w:hAnsiTheme="minorHAnsi" w:cstheme="minorBidi"/>
          <w:kern w:val="2"/>
          <w:sz w:val="22"/>
          <w:szCs w:val="22"/>
          <ns2:ligatures ns2:val="standardContextual"/>
        </w:rPr>
      </w:pPr>
      <w:r>
        <w:t>Table</w:t>
      </w:r>
      <w:ins w:id="2149" w:author="GoldenCorpusHarness" w:date="2026-03-28T21:57:55Z">
        <w:r>
          <w:t xml:space="preserve"> 5Sac-TMT</w:t>
        </w:r>
      </w:ins>
      <w:r>
        <w:t xml:space="preserve"> </w:t>
      </w:r>
      <w:del w:id="2150" w:author="GoldenCorpusHarness" w:date="2026-03-28T21:57:55Z">
        <w:r>
          <w:delText>21MK-2870-001 (KL264 01): Summar</w:delText>
        </w:r>
      </w:del>
      <w:ins w:id="2151" w:author="GoldenCorpusHarness" w:date="2026-03-28T21:57:55Z">
        <w:r>
          <w:t>Toxicolog</w:t>
        </w:r>
      </w:ins>
      <w:r>
        <w:t xml:space="preserve">y </w:t>
      </w:r>
      <w:ins w:id="2152" w:author="GoldenCorpusHarness" w:date="2026-03-28T21:57:55Z">
        <w:r>
          <w:t>Pr</w:t>
        </w:r>
      </w:ins>
      <w:r>
        <w:t>o</w:t>
      </w:r>
      <w:del w:id="2153" w:author="GoldenCorpusHarness" w:date="2026-03-28T21:57:55Z">
        <w:r>
          <w:delText>f Best Objective Response B</w:delText>
        </w:r>
      </w:del>
      <w:ins w:id="2154" w:author="GoldenCorpusHarness" w:date="2026-03-28T21:57:55Z">
        <w:r>
          <w:t>gr</w:t>
        </w:r>
      </w:ins>
      <w:r>
        <w:t>a</w:t>
      </w:r>
      <w:del w:id="2155" w:author="GoldenCorpusHarness" w:date="2026-03-28T21:57:55Z">
        <w:r>
          <w:delText>sed on Investigator Assess</w:delText>
        </w:r>
      </w:del>
      <w:r>
        <w:t>m</w:t>
      </w:r>
      <w:del w:id="2156" w:author="GoldenCorpusHarness" w:date="2026-03-28T21:57:55Z">
        <w:r>
          <w:delText>ent per RECIST 1.1 (APaT Population)10</w:delText>
        </w:r>
      </w:del>
      <w:r>
        <w:t>5</w:t>
      </w:r>
      <w:ins w:id="2157" w:author="GoldenCorpusHarness" w:date="2026-03-28T21:57:55Z">
        <w:r>
          <w:t>5</w:t>
        </w:r>
      </w:ins>
    </w:p>
    <w:p ns2:paraId="4383DC8F" ns2:textId="627E2BF4" w:rsidR="00914D2C" w:rsidRDefault="00914D2C">
      <w:pPr>
        <w:pStyle w:val="TableofFigures"/>
        <w:rPr>
          <w:rFonts w:asciiTheme="minorHAnsi" w:eastAsiaTheme="minorEastAsia" w:hAnsiTheme="minorHAnsi" w:cstheme="minorBidi"/>
          <w:kern w:val="2"/>
          <w:sz w:val="22"/>
          <w:szCs w:val="22"/>
          <ns2:ligatures ns2:val="standardContextual"/>
        </w:rPr>
      </w:pPr>
      <w:r>
        <w:t>Table</w:t>
      </w:r>
      <w:ins w:id="2158" w:author="GoldenCorpusHarness" w:date="2026-03-28T21:57:55Z">
        <w:r>
          <w:t xml:space="preserve"> 6Mean</w:t>
        </w:r>
      </w:ins>
      <w:r>
        <w:t xml:space="preserve"> </w:t>
      </w:r>
      <w:del w:id="2159" w:author="GoldenCorpusHarness" w:date="2026-03-28T21:57:55Z">
        <w:r>
          <w:delText>22</w:delText>
        </w:r>
      </w:del>
      <w:ins w:id="2160" w:author="GoldenCorpusHarness" w:date="2026-03-28T21:57:55Z">
        <w:r>
          <w:t>Sac-T</w:t>
        </w:r>
      </w:ins>
      <w:r>
        <w:t>M</w:t>
      </w:r>
      <w:ins w:id="2161" w:author="GoldenCorpusHarness" w:date="2026-03-28T21:57:55Z">
        <w:r>
          <w:t>T-ADC T</w:t>
        </w:r>
      </w:ins>
      <w:r>
        <w:t>K</w:t>
      </w:r>
      <w:del w:id="2162" w:author="GoldenCorpusHarness" w:date="2026-03-28T21:57:55Z">
        <w:r>
          <w:delText>-2870-001</w:delText>
        </w:r>
      </w:del>
      <w:r>
        <w:t xml:space="preserve"> </w:t>
      </w:r>
      <w:del w:id="2163" w:author="GoldenCorpusHarness" w:date="2026-03-28T21:57:55Z">
        <w:r>
          <w:delText>(KL264</w:delText>
        </w:r>
      </w:del>
      <w:ins w:id="2164" w:author="GoldenCorpusHarness" w:date="2026-03-28T21:57:55Z">
        <w:r>
          <w:t>Parameters</w:t>
        </w:r>
      </w:ins>
      <w:r>
        <w:t xml:space="preserve"> </w:t>
      </w:r>
      <w:del w:id="2165" w:author="GoldenCorpusHarness" w:date="2026-03-28T21:57:55Z">
        <w:r>
          <w:delText>01):</w:delText>
        </w:r>
      </w:del>
      <w:ins w:id="2166" w:author="GoldenCorpusHarness" w:date="2026-03-28T21:57:55Z">
        <w:r>
          <w:t>in Monkeys Following IV</w:t>
        </w:r>
      </w:ins>
      <w:r>
        <w:t xml:space="preserve"> D</w:t>
      </w:r>
      <w:del w:id="2167" w:author="GoldenCorpusHarness" w:date="2026-03-28T21:57:55Z">
        <w:r>
          <w:delText>urat</w:delText>
        </w:r>
      </w:del>
      <w:ins w:id="2168" w:author="GoldenCorpusHarness" w:date="2026-03-28T21:57:55Z">
        <w:r>
          <w:t>os</w:t>
        </w:r>
      </w:ins>
      <w:r>
        <w:t>i</w:t>
      </w:r>
      <w:del w:id="2169" w:author="GoldenCorpusHarness" w:date="2026-03-28T21:57:55Z">
        <w:r>
          <w:delText>o</w:delText>
        </w:r>
      </w:del>
      <w:r>
        <w:t>n</w:t>
      </w:r>
      <w:ins w:id="2170" w:author="GoldenCorpusHarness" w:date="2026-03-28T21:57:55Z">
        <w:r>
          <w:t>g</w:t>
        </w:r>
      </w:ins>
      <w:r>
        <w:t xml:space="preserve"> of </w:t>
      </w:r>
      <w:del w:id="2171" w:author="GoldenCorpusHarness" w:date="2026-03-28T21:57:55Z">
        <w:r>
          <w:delText>Response B</w:delText>
        </w:r>
      </w:del>
      <w:ins w:id="2172" w:author="GoldenCorpusHarness" w:date="2026-03-28T21:57:55Z">
        <w:r>
          <w:t>S</w:t>
        </w:r>
      </w:ins>
      <w:r>
        <w:t>a</w:t>
      </w:r>
      <w:del w:id="2173" w:author="GoldenCorpusHarness" w:date="2026-03-28T21:57:55Z">
        <w:r>
          <w:delText>sed on Investigator per RECIS</w:delText>
        </w:r>
      </w:del>
      <w:ins w:id="2174" w:author="GoldenCorpusHarness" w:date="2026-03-28T21:57:55Z">
        <w:r>
          <w:t>c-TM</w:t>
        </w:r>
      </w:ins>
      <w:r>
        <w:t xml:space="preserve">T </w:t>
      </w:r>
      <w:ins w:id="2175" w:author="GoldenCorpusHarness" w:date="2026-03-28T21:57:55Z">
        <w:r>
          <w:t>(TT #</w:t>
        </w:r>
      </w:ins>
      <w:r>
        <w:t>1</w:t>
      </w:r>
      <w:del w:id="2176" w:author="GoldenCorpusHarness" w:date="2026-03-28T21:57:55Z">
        <w:r>
          <w:delText>.</w:delText>
        </w:r>
      </w:del>
      <w:ins w:id="2177" w:author="GoldenCorpusHarness" w:date="2026-03-28T21:57:55Z">
        <w:r>
          <w:t>87853 / A20</w:t>
        </w:r>
      </w:ins>
      <w:r>
        <w:t>1</w:t>
      </w:r>
      <w:del w:id="2178" w:author="GoldenCorpusHarness" w:date="2026-03-28T21:57:55Z">
        <w:r>
          <w:delText xml:space="preserve"> in Participants With a Confirmed Response</w:delText>
        </w:r>
      </w:del>
      <w:ins w:id="2179" w:author="GoldenCorpusHarness" w:date="2026-03-28T21:57:55Z">
        <w:r>
          <w:t>8086-T0</w:t>
        </w:r>
      </w:ins>
      <w:r>
        <w:t>1</w:t>
      </w:r>
      <w:ins w:id="2180" w:author="GoldenCorpusHarness" w:date="2026-03-28T21:57:55Z">
        <w:r>
          <w:t>4-</w:t>
        </w:r>
      </w:ins>
      <w:r>
        <w:t>0</w:t>
      </w:r>
      <w:ins w:id="2181" w:author="GoldenCorpusHarness" w:date="2026-03-28T21:57:55Z">
        <w:r>
          <w:t>1)</w:t>
        </w:r>
      </w:ins>
      <w:r>
        <w:t>6</w:t>
      </w:r>
      <w:ins w:id="2182" w:author="GoldenCorpusHarness" w:date="2026-03-28T21:57:55Z">
        <w:r>
          <w:t>1</w:t>
        </w:r>
      </w:ins>
    </w:p>
    <w:p ns2:paraId="34B1385C" ns2:textId="51A499F6"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ins w:id="2183" w:author="GoldenCorpusHarness" w:date="2026-03-28T21:57:55Z">
        <w:r>
          <w:t>7Mean KL6100</w:t>
        </w:r>
      </w:ins>
      <w:r>
        <w:t>23</w:t>
      </w:r>
      <w:ins w:id="2184" w:author="GoldenCorpusHarness" w:date="2026-03-28T21:57:55Z">
        <w:r>
          <w:t xml:space="preserve"> TK </w:t>
        </w:r>
      </w:ins>
      <w:r>
        <w:t>Par</w:t>
      </w:r>
      <w:del w:id="2185" w:author="GoldenCorpusHarness" w:date="2026-03-28T21:57:55Z">
        <w:r>
          <w:delText>ticip</w:delText>
        </w:r>
      </w:del>
      <w:r>
        <w:t>a</w:t>
      </w:r>
      <w:del w:id="2186" w:author="GoldenCorpusHarness" w:date="2026-03-28T21:57:55Z">
        <w:r>
          <w:delText>nt Bas</w:delText>
        </w:r>
      </w:del>
      <w:ins w:id="2187" w:author="GoldenCorpusHarness" w:date="2026-03-28T21:57:55Z">
        <w:r>
          <w:t>m</w:t>
        </w:r>
      </w:ins>
      <w:r>
        <w:t>e</w:t>
      </w:r>
      <w:del w:id="2188" w:author="GoldenCorpusHarness" w:date="2026-03-28T21:57:55Z">
        <w:r>
          <w:delText>line Charac</w:delText>
        </w:r>
      </w:del>
      <w:r>
        <w:t>ter</w:t>
      </w:r>
      <w:ins w:id="2189" w:author="GoldenCorpusHarness" w:date="2026-03-28T21:57:55Z">
        <w:r>
          <w:t xml:space="preserve">s </w:t>
        </w:r>
      </w:ins>
      <w:r>
        <w:t>i</w:t>
      </w:r>
      <w:ins w:id="2190" w:author="GoldenCorpusHarness" w:date="2026-03-28T21:57:55Z">
        <w:r>
          <w:t>n Monkey</w:t>
        </w:r>
      </w:ins>
      <w:r>
        <w:t>s</w:t>
      </w:r>
      <w:del w:id="2191" w:author="GoldenCorpusHarness" w:date="2026-03-28T21:57:55Z">
        <w:r>
          <w:delText>t</w:delText>
        </w:r>
      </w:del>
      <w:ins w:id="2192" w:author="GoldenCorpusHarness" w:date="2026-03-28T21:57:55Z">
        <w:r>
          <w:t xml:space="preserve"> Follow</w:t>
        </w:r>
      </w:ins>
      <w:r>
        <w:t>i</w:t>
      </w:r>
      <w:del w:id="2193" w:author="GoldenCorpusHarness" w:date="2026-03-28T21:57:55Z">
        <w:r>
          <w:delText>c</w:delText>
        </w:r>
      </w:del>
      <w:ins w:id="2194" w:author="GoldenCorpusHarness" w:date="2026-03-28T21:57:55Z">
        <w:r>
          <w:t>ng IV Do</w:t>
        </w:r>
      </w:ins>
      <w:r>
        <w:t>s</w:t>
      </w:r>
      <w:ins w:id="2195" w:author="GoldenCorpusHarness" w:date="2026-03-28T21:57:55Z">
        <w:r>
          <w:t>ing</w:t>
        </w:r>
      </w:ins>
      <w:r>
        <w:t xml:space="preserve"> of </w:t>
      </w:r>
      <w:ins w:id="2196" w:author="GoldenCorpusHarness" w:date="2026-03-28T21:57:55Z">
        <w:r>
          <w:t>SacT</w:t>
        </w:r>
      </w:ins>
      <w:r>
        <w:t>M</w:t>
      </w:r>
      <w:del w:id="2197" w:author="GoldenCorpusHarness" w:date="2026-03-28T21:57:55Z">
        <w:r>
          <w:delText>K-2</w:delText>
        </w:r>
      </w:del>
      <w:ins w:id="2198" w:author="GoldenCorpusHarness" w:date="2026-03-28T21:57:55Z">
        <w:r>
          <w:t>T (TT #1</w:t>
        </w:r>
      </w:ins>
      <w:r>
        <w:t>87</w:t>
      </w:r>
      <w:ins w:id="2199" w:author="GoldenCorpusHarness" w:date="2026-03-28T21:57:55Z">
        <w:r>
          <w:t>853 / A2</w:t>
        </w:r>
      </w:ins>
      <w:r>
        <w:t>0</w:t>
      </w:r>
      <w:ins w:id="2200" w:author="GoldenCorpusHarness" w:date="2026-03-28T21:57:55Z">
        <w:r>
          <w:t>18086-T014</w:t>
        </w:r>
      </w:ins>
      <w:r>
        <w:t>-0</w:t>
      </w:r>
      <w:del w:id="2201" w:author="GoldenCorpusHarness" w:date="2026-03-28T21:57:55Z">
        <w:r>
          <w:delText>0</w:delText>
        </w:r>
      </w:del>
      <w:ins w:id="2202" w:author="GoldenCorpusHarness" w:date="2026-03-28T21:57:55Z">
        <w:r>
          <w:t>1)6</w:t>
        </w:r>
      </w:ins>
      <w:r>
        <w:t>2</w:t>
      </w:r>
      <w:del w:id="2203" w:author="GoldenCorpusHarness" w:date="2026-03-28T21:57:55Z">
        <w:r>
          <w:delText xml:space="preserve"> (SKB264-II-06)108</w:delText>
        </w:r>
      </w:del>
    </w:p>
    <w:p ns2:paraId="0DCBF62B" ns2:textId="123E1707"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del w:id="2204" w:author="GoldenCorpusHarness" w:date="2026-03-28T21:57:55Z">
        <w:r>
          <w:delText>24Effic</w:delText>
        </w:r>
      </w:del>
      <w:ins w:id="2205" w:author="GoldenCorpusHarness" w:date="2026-03-28T21:57:55Z">
        <w:r>
          <w:t>8Mean S</w:t>
        </w:r>
      </w:ins>
      <w:r>
        <w:t>ac</w:t>
      </w:r>
      <w:del w:id="2206" w:author="GoldenCorpusHarness" w:date="2026-03-28T21:57:55Z">
        <w:r>
          <w:delText>y</w:delText>
        </w:r>
      </w:del>
      <w:ins w:id="2207" w:author="GoldenCorpusHarness" w:date="2026-03-28T21:57:55Z">
        <w:r>
          <w:t>-TMT-ADC</w:t>
        </w:r>
      </w:ins>
      <w:r>
        <w:t xml:space="preserve"> </w:t>
      </w:r>
      <w:del w:id="2208" w:author="GoldenCorpusHarness" w:date="2026-03-28T21:57:55Z">
        <w:r>
          <w:delText>Summ</w:delText>
        </w:r>
      </w:del>
      <w:ins w:id="2209" w:author="GoldenCorpusHarness" w:date="2026-03-28T21:57:55Z">
        <w:r>
          <w:t>TK P</w:t>
        </w:r>
      </w:ins>
      <w:r>
        <w:t>ar</w:t>
      </w:r>
      <w:ins w:id="2210" w:author="GoldenCorpusHarness" w:date="2026-03-28T21:57:55Z">
        <w:r>
          <w:t>ameters in Monke</w:t>
        </w:r>
      </w:ins>
      <w:r>
        <w:t>y</w:t>
      </w:r>
      <w:ins w:id="2211" w:author="GoldenCorpusHarness" w:date="2026-03-28T21:57:55Z">
        <w:r>
          <w:t>s Following IV Dosing</w:t>
        </w:r>
      </w:ins>
      <w:r>
        <w:t xml:space="preserve"> of </w:t>
      </w:r>
      <w:ins w:id="2212" w:author="GoldenCorpusHarness" w:date="2026-03-28T21:57:55Z">
        <w:r>
          <w:t>Sac-T</w:t>
        </w:r>
      </w:ins>
      <w:r>
        <w:t>M</w:t>
      </w:r>
      <w:del w:id="2213" w:author="GoldenCorpusHarness" w:date="2026-03-28T21:57:55Z">
        <w:r>
          <w:delText>K</w:delText>
        </w:r>
      </w:del>
      <w:ins w:id="2214" w:author="GoldenCorpusHarness" w:date="2026-03-28T21:57:55Z">
        <w:r>
          <w:t>T (TT #207844 / A2020217</w:t>
        </w:r>
      </w:ins>
      <w:r>
        <w:t>-</w:t>
      </w:r>
      <w:del w:id="2215" w:author="GoldenCorpusHarness" w:date="2026-03-28T21:57:55Z">
        <w:r>
          <w:delText>287</w:delText>
        </w:r>
      </w:del>
      <w:ins w:id="2216" w:author="GoldenCorpusHarness" w:date="2026-03-28T21:57:55Z">
        <w:r>
          <w:t>T</w:t>
        </w:r>
      </w:ins>
      <w:r>
        <w:t>0</w:t>
      </w:r>
      <w:ins w:id="2217" w:author="GoldenCorpusHarness" w:date="2026-03-28T21:57:55Z">
        <w:r>
          <w:t>14</w:t>
        </w:r>
      </w:ins>
      <w:r>
        <w:t>-0</w:t>
      </w:r>
      <w:del w:id="2218" w:author="GoldenCorpusHarness" w:date="2026-03-28T21:57:55Z">
        <w:r>
          <w:delText>02 (SKB2</w:delText>
        </w:r>
      </w:del>
      <w:ins w:id="2219" w:author="GoldenCorpusHarness" w:date="2026-03-28T21:57:55Z">
        <w:r>
          <w:t>1)</w:t>
        </w:r>
      </w:ins>
      <w:r>
        <w:t>6</w:t>
      </w:r>
      <w:del w:id="2220" w:author="GoldenCorpusHarness" w:date="2026-03-28T21:57:55Z">
        <w:r>
          <w:delText>4-II-0</w:delText>
        </w:r>
      </w:del>
      <w:r>
        <w:t>6</w:t>
      </w:r>
      <w:del w:id="2221" w:author="GoldenCorpusHarness" w:date="2026-03-28T21:57:55Z">
        <w:r>
          <w:delText>)109</w:delText>
        </w:r>
      </w:del>
    </w:p>
    <w:p ns2:paraId="64AF93CE" ns2:textId="724CD7D0"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ins w:id="2222" w:author="GoldenCorpusHarness" w:date="2026-03-28T21:57:55Z">
        <w:r>
          <w:t>9Mean KL6100</w:t>
        </w:r>
      </w:ins>
      <w:r>
        <w:t>2</w:t>
      </w:r>
      <w:del w:id="2223" w:author="GoldenCorpusHarness" w:date="2026-03-28T21:57:55Z">
        <w:r>
          <w:delText>5</w:delText>
        </w:r>
      </w:del>
      <w:ins w:id="2224" w:author="GoldenCorpusHarness" w:date="2026-03-28T21:57:55Z">
        <w:r>
          <w:t xml:space="preserve">3 TK </w:t>
        </w:r>
      </w:ins>
      <w:r>
        <w:t>Par</w:t>
      </w:r>
      <w:del w:id="2225" w:author="GoldenCorpusHarness" w:date="2026-03-28T21:57:55Z">
        <w:r>
          <w:delText>ticip</w:delText>
        </w:r>
      </w:del>
      <w:r>
        <w:t>a</w:t>
      </w:r>
      <w:del w:id="2226" w:author="GoldenCorpusHarness" w:date="2026-03-28T21:57:55Z">
        <w:r>
          <w:delText>nt Charac</w:delText>
        </w:r>
      </w:del>
      <w:ins w:id="2227" w:author="GoldenCorpusHarness" w:date="2026-03-28T21:57:55Z">
        <w:r>
          <w:t>me</w:t>
        </w:r>
      </w:ins>
      <w:r>
        <w:t>ter</w:t>
      </w:r>
      <w:del w:id="2228" w:author="GoldenCorpusHarness" w:date="2026-03-28T21:57:55Z">
        <w:r>
          <w:delText>istic</w:delText>
        </w:r>
      </w:del>
      <w:r>
        <w:t xml:space="preserve">s in </w:t>
      </w:r>
      <w:del w:id="2229" w:author="GoldenCorpusHarness" w:date="2026-03-28T21:57:55Z">
        <w:r>
          <w:delText>C</w:delText>
        </w:r>
      </w:del>
      <w:ins w:id="2230" w:author="GoldenCorpusHarness" w:date="2026-03-28T21:57:55Z">
        <w:r>
          <w:t>M</w:t>
        </w:r>
      </w:ins>
      <w:r>
        <w:t>o</w:t>
      </w:r>
      <w:del w:id="2231" w:author="GoldenCorpusHarness" w:date="2026-03-28T21:57:55Z">
        <w:r>
          <w:delText>h</w:delText>
        </w:r>
      </w:del>
      <w:ins w:id="2232" w:author="GoldenCorpusHarness" w:date="2026-03-28T21:57:55Z">
        <w:r>
          <w:t>nkeys F</w:t>
        </w:r>
      </w:ins>
      <w:r>
        <w:t>o</w:t>
      </w:r>
      <w:del w:id="2233" w:author="GoldenCorpusHarness" w:date="2026-03-28T21:57:55Z">
        <w:r>
          <w:delText>rt</w:delText>
        </w:r>
      </w:del>
      <w:ins w:id="2234" w:author="GoldenCorpusHarness" w:date="2026-03-28T21:57:55Z">
        <w:r>
          <w:t>llowing</w:t>
        </w:r>
      </w:ins>
      <w:r>
        <w:t xml:space="preserve"> </w:t>
      </w:r>
      <w:del w:id="2235" w:author="GoldenCorpusHarness" w:date="2026-03-28T21:57:55Z">
        <w:r>
          <w:delText>1B</w:delText>
        </w:r>
      </w:del>
      <w:ins w:id="2236" w:author="GoldenCorpusHarness" w:date="2026-03-28T21:57:55Z">
        <w:r>
          <w:t>IV Dosing</w:t>
        </w:r>
      </w:ins>
      <w:r>
        <w:t xml:space="preserve"> of </w:t>
      </w:r>
      <w:ins w:id="2237" w:author="GoldenCorpusHarness" w:date="2026-03-28T21:57:55Z">
        <w:r>
          <w:t>SacT</w:t>
        </w:r>
      </w:ins>
      <w:r>
        <w:t>M</w:t>
      </w:r>
      <w:del w:id="2238" w:author="GoldenCorpusHarness" w:date="2026-03-28T21:57:55Z">
        <w:r>
          <w:delText>K</w:delText>
        </w:r>
      </w:del>
      <w:ins w:id="2239" w:author="GoldenCorpusHarness" w:date="2026-03-28T21:57:55Z">
        <w:r>
          <w:t>T (TT #207844 / A2020217</w:t>
        </w:r>
      </w:ins>
      <w:r>
        <w:t>-</w:t>
      </w:r>
      <w:del w:id="2240" w:author="GoldenCorpusHarness" w:date="2026-03-28T21:57:55Z">
        <w:r>
          <w:delText>287</w:delText>
        </w:r>
      </w:del>
      <w:ins w:id="2241" w:author="GoldenCorpusHarness" w:date="2026-03-28T21:57:55Z">
        <w:r>
          <w:t>T</w:t>
        </w:r>
      </w:ins>
      <w:r>
        <w:t>0</w:t>
      </w:r>
      <w:ins w:id="2242" w:author="GoldenCorpusHarness" w:date="2026-03-28T21:57:55Z">
        <w:r>
          <w:t>14</w:t>
        </w:r>
      </w:ins>
      <w:r>
        <w:t>-01</w:t>
      </w:r>
      <w:del w:id="2243" w:author="GoldenCorpusHarness" w:date="2026-03-28T21:57:55Z">
        <w:r>
          <w:delText>3 (APaT Population</w:delText>
        </w:r>
      </w:del>
      <w:r>
        <w:t>)</w:t>
      </w:r>
      <w:del w:id="2244" w:author="GoldenCorpusHarness" w:date="2026-03-28T21:57:55Z">
        <w:r>
          <w:delText xml:space="preserve"> - Participants Treated on or Before 01-DEC-2023 Are Included111</w:delText>
        </w:r>
      </w:del>
      <w:ins w:id="2245" w:author="GoldenCorpusHarness" w:date="2026-03-28T21:57:55Z">
        <w:r>
          <w:t>67</w:t>
        </w:r>
      </w:ins>
    </w:p>
    <w:p ns2:paraId="3EC62AEA" ns2:textId="37071B5B" w:rsidR="00914D2C" w:rsidRDefault="00914D2C">
      <w:pPr>
        <w:pStyle w:val="TableofFigures"/>
        <w:rPr>
          <w:rFonts w:asciiTheme="minorHAnsi" w:eastAsiaTheme="minorEastAsia" w:hAnsiTheme="minorHAnsi" w:cstheme="minorBidi"/>
          <w:kern w:val="2"/>
          <w:sz w:val="22"/>
          <w:szCs w:val="22"/>
          <ns2:ligatures ns2:val="standardContextual"/>
        </w:rPr>
      </w:pPr>
      <w:r>
        <w:t>Table</w:t>
      </w:r>
      <w:ins w:id="2246" w:author="GoldenCorpusHarness" w:date="2026-03-28T21:57:55Z">
        <w:r>
          <w:t xml:space="preserve"> 10Mean</w:t>
        </w:r>
      </w:ins>
      <w:r>
        <w:t xml:space="preserve"> </w:t>
      </w:r>
      <w:del w:id="2247" w:author="GoldenCorpusHarness" w:date="2026-03-28T21:57:55Z">
        <w:r>
          <w:delText>2</w:delText>
        </w:r>
      </w:del>
      <w:ins w:id="2248" w:author="GoldenCorpusHarness" w:date="2026-03-28T21:57:55Z">
        <w:r>
          <w:t>KL</w:t>
        </w:r>
      </w:ins>
      <w:r>
        <w:t>6</w:t>
      </w:r>
      <w:del w:id="2249" w:author="GoldenCorpusHarness" w:date="2026-03-28T21:57:55Z">
        <w:r>
          <w:delText>Efficacy</w:delText>
        </w:r>
      </w:del>
      <w:ins w:id="2250" w:author="GoldenCorpusHarness" w:date="2026-03-28T21:57:55Z">
        <w:r>
          <w:t>10143</w:t>
        </w:r>
      </w:ins>
      <w:r>
        <w:t xml:space="preserve"> </w:t>
      </w:r>
      <w:del w:id="2251" w:author="GoldenCorpusHarness" w:date="2026-03-28T21:57:55Z">
        <w:r>
          <w:delText>Summ</w:delText>
        </w:r>
      </w:del>
      <w:ins w:id="2252" w:author="GoldenCorpusHarness" w:date="2026-03-28T21:57:55Z">
        <w:r>
          <w:t>TK P</w:t>
        </w:r>
      </w:ins>
      <w:r>
        <w:t>ar</w:t>
      </w:r>
      <w:del w:id="2253" w:author="GoldenCorpusHarness" w:date="2026-03-28T21:57:55Z">
        <w:r>
          <w:delText>y</w:delText>
        </w:r>
      </w:del>
      <w:ins w:id="2254" w:author="GoldenCorpusHarness" w:date="2026-03-28T21:57:55Z">
        <w:r>
          <w:t>ameters</w:t>
        </w:r>
      </w:ins>
      <w:r>
        <w:t xml:space="preserve"> in </w:t>
      </w:r>
      <w:del w:id="2255" w:author="GoldenCorpusHarness" w:date="2026-03-28T21:57:55Z">
        <w:r>
          <w:delText>C</w:delText>
        </w:r>
      </w:del>
      <w:ins w:id="2256" w:author="GoldenCorpusHarness" w:date="2026-03-28T21:57:55Z">
        <w:r>
          <w:t>Sprague Dawley Rats F</w:t>
        </w:r>
      </w:ins>
      <w:r>
        <w:t>o</w:t>
      </w:r>
      <w:del w:id="2257" w:author="GoldenCorpusHarness" w:date="2026-03-28T21:57:55Z">
        <w:r>
          <w:delText>h</w:delText>
        </w:r>
      </w:del>
      <w:ins w:id="2258" w:author="GoldenCorpusHarness" w:date="2026-03-28T21:57:55Z">
        <w:r>
          <w:t>ll</w:t>
        </w:r>
      </w:ins>
      <w:r>
        <w:t>o</w:t>
      </w:r>
      <w:del w:id="2259" w:author="GoldenCorpusHarness" w:date="2026-03-28T21:57:55Z">
        <w:r>
          <w:delText>rt</w:delText>
        </w:r>
      </w:del>
      <w:ins w:id="2260" w:author="GoldenCorpusHarness" w:date="2026-03-28T21:57:55Z">
        <w:r>
          <w:t>wing</w:t>
        </w:r>
      </w:ins>
      <w:r>
        <w:t xml:space="preserve"> </w:t>
      </w:r>
      <w:del w:id="2261" w:author="GoldenCorpusHarness" w:date="2026-03-28T21:57:55Z">
        <w:r>
          <w:delText>1B</w:delText>
        </w:r>
      </w:del>
      <w:ins w:id="2262" w:author="GoldenCorpusHarness" w:date="2026-03-28T21:57:55Z">
        <w:r>
          <w:t>IV Dosing</w:t>
        </w:r>
      </w:ins>
      <w:r>
        <w:t xml:space="preserve"> of </w:t>
      </w:r>
      <w:del w:id="2263" w:author="GoldenCorpusHarness" w:date="2026-03-28T21:57:55Z">
        <w:r>
          <w:delText>M</w:delText>
        </w:r>
      </w:del>
      <w:r>
        <w:t>K</w:t>
      </w:r>
      <w:ins w:id="2264" w:author="GoldenCorpusHarness" w:date="2026-03-28T21:57:55Z">
        <w:r>
          <w:t>L610143 (TT #18</w:t>
        </w:r>
      </w:ins>
      <w:r>
        <w:t>-</w:t>
      </w:r>
      <w:ins w:id="2265" w:author="GoldenCorpusHarness" w:date="2026-03-28T21:57:55Z">
        <w:r>
          <w:t>7851 / A</w:t>
        </w:r>
      </w:ins>
      <w:r>
        <w:t>2</w:t>
      </w:r>
      <w:ins w:id="2266" w:author="GoldenCorpusHarness" w:date="2026-03-28T21:57:55Z">
        <w:r>
          <w:t>01</w:t>
        </w:r>
      </w:ins>
      <w:r>
        <w:t>8</w:t>
      </w:r>
      <w:del w:id="2267" w:author="GoldenCorpusHarness" w:date="2026-03-28T21:57:55Z">
        <w:r>
          <w:delText>7</w:delText>
        </w:r>
      </w:del>
      <w:r>
        <w:t>0</w:t>
      </w:r>
      <w:ins w:id="2268" w:author="GoldenCorpusHarness" w:date="2026-03-28T21:57:55Z">
        <w:r>
          <w:t>86-T011</w:t>
        </w:r>
      </w:ins>
      <w:r>
        <w:t>-01</w:t>
      </w:r>
      <w:del w:id="2269" w:author="GoldenCorpusHarness" w:date="2026-03-28T21:57:55Z">
        <w:r>
          <w:delText>3 (SKB264-II-</w:delText>
        </w:r>
      </w:del>
      <w:ins w:id="2270" w:author="GoldenCorpusHarness" w:date="2026-03-28T21:57:55Z">
        <w:r>
          <w:t>)7</w:t>
        </w:r>
      </w:ins>
      <w:r>
        <w:t>0</w:t>
      </w:r>
      <w:del w:id="2271" w:author="GoldenCorpusHarness" w:date="2026-03-28T21:57:55Z">
        <w:r>
          <w:delText>5) - Participants Treated on or Before 01-DEC-2023 Are Included112</w:delText>
        </w:r>
      </w:del>
    </w:p>
    <w:p ns2:paraId="53692E1F" ns2:textId="32136508" w:rsidR="00914D2C" w:rsidRDefault="00914D2C">
      <w:pPr>
        <w:pStyle w:val="TableofFigures"/>
        <w:rPr>
          <w:rFonts w:asciiTheme="minorHAnsi" w:eastAsiaTheme="minorEastAsia" w:hAnsiTheme="minorHAnsi" w:cstheme="minorBidi"/>
          <w:kern w:val="2"/>
          <w:sz w:val="22"/>
          <w:szCs w:val="22"/>
          <ns2:ligatures ns2:val="standardContextual"/>
        </w:rPr>
      </w:pPr>
      <w:r>
        <w:t>Table</w:t>
      </w:r>
      <w:ins w:id="2272" w:author="GoldenCorpusHarness" w:date="2026-03-28T21:57:55Z">
        <w:r>
          <w:t xml:space="preserve"> 11Mean</w:t>
        </w:r>
      </w:ins>
      <w:r>
        <w:t xml:space="preserve"> </w:t>
      </w:r>
      <w:ins w:id="2273" w:author="GoldenCorpusHarness" w:date="2026-03-28T21:57:55Z">
        <w:r>
          <w:t>KL6100</w:t>
        </w:r>
      </w:ins>
      <w:r>
        <w:t>2</w:t>
      </w:r>
      <w:del w:id="2274" w:author="GoldenCorpusHarness" w:date="2026-03-28T21:57:55Z">
        <w:r>
          <w:delText>7</w:delText>
        </w:r>
      </w:del>
      <w:ins w:id="2275" w:author="GoldenCorpusHarness" w:date="2026-03-28T21:57:55Z">
        <w:r>
          <w:t xml:space="preserve">3 TK Parameters in </w:t>
        </w:r>
      </w:ins>
      <w:r>
        <w:t>S</w:t>
      </w:r>
      <w:del w:id="2276" w:author="GoldenCorpusHarness" w:date="2026-03-28T21:57:55Z">
        <w:r>
          <w:delText>t</w:delText>
        </w:r>
      </w:del>
      <w:ins w:id="2277" w:author="GoldenCorpusHarness" w:date="2026-03-28T21:57:55Z">
        <w:r>
          <w:t>prag</w:t>
        </w:r>
      </w:ins>
      <w:r>
        <w:t>u</w:t>
      </w:r>
      <w:del w:id="2278" w:author="GoldenCorpusHarness" w:date="2026-03-28T21:57:55Z">
        <w:r>
          <w:delText>d</w:delText>
        </w:r>
      </w:del>
      <w:ins w:id="2279" w:author="GoldenCorpusHarness" w:date="2026-03-28T21:57:55Z">
        <w:r>
          <w:t>e Dawle</w:t>
        </w:r>
      </w:ins>
      <w:r>
        <w:t xml:space="preserve">y </w:t>
      </w:r>
      <w:del w:id="2280" w:author="GoldenCorpusHarness" w:date="2026-03-28T21:57:55Z">
        <w:r>
          <w:delText>MK-2870-001 (KL264-01): Summ</w:delText>
        </w:r>
      </w:del>
      <w:ins w:id="2281" w:author="GoldenCorpusHarness" w:date="2026-03-28T21:57:55Z">
        <w:r>
          <w:t>R</w:t>
        </w:r>
      </w:ins>
      <w:r>
        <w:t>a</w:t>
      </w:r>
      <w:del w:id="2282" w:author="GoldenCorpusHarness" w:date="2026-03-28T21:57:55Z">
        <w:r>
          <w:delText>ry of Drug Expo</w:delText>
        </w:r>
      </w:del>
      <w:ins w:id="2283" w:author="GoldenCorpusHarness" w:date="2026-03-28T21:57:55Z">
        <w:r>
          <w:t>t</w:t>
        </w:r>
      </w:ins>
      <w:r>
        <w:t>s</w:t>
      </w:r>
      <w:del w:id="2284" w:author="GoldenCorpusHarness" w:date="2026-03-28T21:57:55Z">
        <w:r>
          <w:delText>ure and</w:delText>
        </w:r>
      </w:del>
      <w:r>
        <w:t xml:space="preserve"> Follow</w:t>
      </w:r>
      <w:del w:id="2285" w:author="GoldenCorpusHarness" w:date="2026-03-28T21:57:55Z">
        <w:r>
          <w:delText>-up</w:delText>
        </w:r>
      </w:del>
      <w:ins w:id="2286" w:author="GoldenCorpusHarness" w:date="2026-03-28T21:57:55Z">
        <w:r>
          <w:t>ing IV</w:t>
        </w:r>
      </w:ins>
      <w:r>
        <w:t xml:space="preserve"> D</w:t>
      </w:r>
      <w:del w:id="2287" w:author="GoldenCorpusHarness" w:date="2026-03-28T21:57:55Z">
        <w:r>
          <w:delText>urat</w:delText>
        </w:r>
      </w:del>
      <w:ins w:id="2288" w:author="GoldenCorpusHarness" w:date="2026-03-28T21:57:55Z">
        <w:r>
          <w:t>os</w:t>
        </w:r>
      </w:ins>
      <w:r>
        <w:t>i</w:t>
      </w:r>
      <w:ins w:id="2289" w:author="GoldenCorpusHarness" w:date="2026-03-28T21:57:55Z">
        <w:r>
          <w:t xml:space="preserve">ng </w:t>
        </w:r>
      </w:ins>
      <w:r>
        <w:t>o</w:t>
      </w:r>
      <w:del w:id="2290" w:author="GoldenCorpusHarness" w:date="2026-03-28T21:57:55Z">
        <w:r>
          <w:delText>n</w:delText>
        </w:r>
      </w:del>
      <w:ins w:id="2291" w:author="GoldenCorpusHarness" w:date="2026-03-28T21:57:55Z">
        <w:r>
          <w:t>f KL610143</w:t>
        </w:r>
      </w:ins>
      <w:r>
        <w:t xml:space="preserve"> (</w:t>
      </w:r>
      <w:ins w:id="2292" w:author="GoldenCorpusHarness" w:date="2026-03-28T21:57:55Z">
        <w:r>
          <w:t xml:space="preserve">TT #18-7851 / </w:t>
        </w:r>
      </w:ins>
      <w:r>
        <w:t>A</w:t>
      </w:r>
      <w:del w:id="2293" w:author="GoldenCorpusHarness" w:date="2026-03-28T21:57:55Z">
        <w:r>
          <w:delText>Pa</w:delText>
        </w:r>
      </w:del>
      <w:ins w:id="2294" w:author="GoldenCorpusHarness" w:date="2026-03-28T21:57:55Z">
        <w:r>
          <w:t>2018086-</w:t>
        </w:r>
      </w:ins>
      <w:r>
        <w:t>T</w:t>
      </w:r>
      <w:del w:id="2295" w:author="GoldenCorpusHarness" w:date="2026-03-28T21:57:55Z">
        <w:r>
          <w:delText xml:space="preserve"> Populationa)</w:delText>
        </w:r>
      </w:del>
      <w:ins w:id="2296" w:author="GoldenCorpusHarness" w:date="2026-03-28T21:57:55Z">
        <w:r>
          <w:t>0</w:t>
        </w:r>
      </w:ins>
      <w:r>
        <w:t>11</w:t>
      </w:r>
      <w:del w:id="2297" w:author="GoldenCorpusHarness" w:date="2026-03-28T21:57:55Z">
        <w:r>
          <w:delText>6</w:delText>
        </w:r>
      </w:del>
      <w:ins w:id="2298" w:author="GoldenCorpusHarness" w:date="2026-03-28T21:57:55Z">
        <w:r>
          <w:t>-01)71</w:t>
        </w:r>
      </w:ins>
    </w:p>
    <w:p ns2:paraId="051B304F" ns2:textId="4DC067D8"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ins w:id="2299" w:author="GoldenCorpusHarness" w:date="2026-03-28T21:57:55Z">
        <w:r>
          <w:t>1</w:t>
        </w:r>
      </w:ins>
      <w:r>
        <w:t>2</w:t>
      </w:r>
      <w:del w:id="2300" w:author="GoldenCorpusHarness" w:date="2026-03-28T21:57:55Z">
        <w:r>
          <w:delText>8S</w:delText>
        </w:r>
      </w:del>
      <w:ins w:id="2301" w:author="GoldenCorpusHarness" w:date="2026-03-28T21:57:55Z">
        <w:r>
          <w:t>Mean TK Parame</w:t>
        </w:r>
      </w:ins>
      <w:r>
        <w:t>t</w:t>
      </w:r>
      <w:ins w:id="2302" w:author="GoldenCorpusHarness" w:date="2026-03-28T21:57:55Z">
        <w:r>
          <w:t>ers for Plasma KL610023 in Pregnant Rats Intraveno</w:t>
        </w:r>
      </w:ins>
      <w:r>
        <w:t>u</w:t>
      </w:r>
      <w:del w:id="2303" w:author="GoldenCorpusHarness" w:date="2026-03-28T21:57:55Z">
        <w:r>
          <w:delText>d</w:delText>
        </w:r>
      </w:del>
      <w:ins w:id="2304" w:author="GoldenCorpusHarness" w:date="2026-03-28T21:57:55Z">
        <w:r>
          <w:t>sl</w:t>
        </w:r>
      </w:ins>
      <w:r>
        <w:t xml:space="preserve">y </w:t>
      </w:r>
      <w:del w:id="2305" w:author="GoldenCorpusHarness" w:date="2026-03-28T21:57:55Z">
        <w:r>
          <w:delText>M</w:delText>
        </w:r>
      </w:del>
      <w:ins w:id="2306" w:author="GoldenCorpusHarness" w:date="2026-03-28T21:57:55Z">
        <w:r>
          <w:t xml:space="preserve">Injected With </w:t>
        </w:r>
      </w:ins>
      <w:r>
        <w:t>K</w:t>
      </w:r>
      <w:del w:id="2307" w:author="GoldenCorpusHarness" w:date="2026-03-28T21:57:55Z">
        <w:r>
          <w:delText>-2870-</w:delText>
        </w:r>
      </w:del>
      <w:ins w:id="2308" w:author="GoldenCorpusHarness" w:date="2026-03-28T21:57:55Z">
        <w:r>
          <w:t>L61</w:t>
        </w:r>
      </w:ins>
      <w:r>
        <w:t>00</w:t>
      </w:r>
      <w:del w:id="2309" w:author="GoldenCorpusHarness" w:date="2026-03-28T21:57:55Z">
        <w:r>
          <w:delText>1</w:delText>
        </w:r>
      </w:del>
      <w:ins w:id="2310" w:author="GoldenCorpusHarness" w:date="2026-03-28T21:57:55Z">
        <w:r>
          <w:t>23</w:t>
        </w:r>
      </w:ins>
      <w:r>
        <w:t xml:space="preserve"> (</w:t>
      </w:r>
      <w:del w:id="2311" w:author="GoldenCorpusHarness" w:date="2026-03-28T21:57:55Z">
        <w:r>
          <w:delText>KL</w:delText>
        </w:r>
      </w:del>
      <w:ins w:id="2312" w:author="GoldenCorpusHarness" w:date="2026-03-28T21:57:55Z">
        <w:r>
          <w:t>TT #</w:t>
        </w:r>
      </w:ins>
      <w:r>
        <w:t>2</w:t>
      </w:r>
      <w:del w:id="2313" w:author="GoldenCorpusHarness" w:date="2026-03-28T21:57:55Z">
        <w:r>
          <w:delText>6</w:delText>
        </w:r>
      </w:del>
      <w:r>
        <w:t>4</w:t>
      </w:r>
      <w:ins w:id="2314" w:author="GoldenCorpusHarness" w:date="2026-03-28T21:57:55Z">
        <w:r>
          <w:t>-7809 / A2022157 T032</w:t>
        </w:r>
      </w:ins>
      <w:r>
        <w:t>-01)</w:t>
      </w:r>
      <w:del w:id="2315" w:author="GoldenCorpusHarness" w:date="2026-03-28T21:57:55Z">
        <w:r>
          <w:delText>: Disposition of Participants by Sac-TMT Dose Levels (APaT Population)11</w:delText>
        </w:r>
      </w:del>
      <w:r>
        <w:t>7</w:t>
      </w:r>
      <w:ins w:id="2316" w:author="GoldenCorpusHarness" w:date="2026-03-28T21:57:55Z">
        <w:r>
          <w:t>4</w:t>
        </w:r>
      </w:ins>
    </w:p>
    <w:p ns2:paraId="7F190064" ns2:textId="5F944AA9" w:rsidR="00914D2C" w:rsidRDefault="00914D2C">
      <w:pPr>
        <w:pStyle w:val="TableofFigures"/>
        <w:rPr>
          <w:rFonts w:asciiTheme="minorHAnsi" w:eastAsiaTheme="minorEastAsia" w:hAnsiTheme="minorHAnsi" w:cstheme="minorBidi"/>
          <w:kern w:val="2"/>
          <w:sz w:val="22"/>
          <w:szCs w:val="22"/>
          <ns2:ligatures ns2:val="standardContextual"/>
        </w:rPr>
      </w:pPr>
      <w:r>
        <w:t>Table</w:t>
      </w:r>
      <w:del w:id="2317" w:author="GoldenCorpusHarness" w:date="2026-03-28T21:57:55Z">
        <w:r>
          <w:delText xml:space="preserve"> 29Study MK-2870-00</w:delText>
        </w:r>
      </w:del>
      <w:ins w:id="2318" w:author="GoldenCorpusHarness" w:date="2026-03-28T21:57:55Z">
        <w:r>
          <w:t xml:space="preserve"> </w:t>
        </w:r>
      </w:ins>
      <w:r>
        <w:t>1</w:t>
      </w:r>
      <w:del w:id="2319" w:author="GoldenCorpusHarness" w:date="2026-03-28T21:57:55Z">
        <w:r>
          <w:delText xml:space="preserve"> (KL264-01): Adverse Event Summary by </w:delText>
        </w:r>
      </w:del>
      <w:ins w:id="2320" w:author="GoldenCorpusHarness" w:date="2026-03-28T21:57:55Z">
        <w:r>
          <w:t>3</w:t>
        </w:r>
      </w:ins>
      <w:r>
        <w:t xml:space="preserve">Sac-TMT </w:t>
      </w:r>
      <w:del w:id="2321" w:author="GoldenCorpusHarness" w:date="2026-03-28T21:57:55Z">
        <w:r>
          <w:delText>D</w:delText>
        </w:r>
      </w:del>
      <w:ins w:id="2322" w:author="GoldenCorpusHarness" w:date="2026-03-28T21:57:55Z">
        <w:r>
          <w:t>and KL610023 Systemic Exp</w:t>
        </w:r>
      </w:ins>
      <w:r>
        <w:t>os</w:t>
      </w:r>
      <w:ins w:id="2323" w:author="GoldenCorpusHarness" w:date="2026-03-28T21:57:55Z">
        <w:r>
          <w:t>ur</w:t>
        </w:r>
      </w:ins>
      <w:r>
        <w:t xml:space="preserve">e </w:t>
      </w:r>
      <w:del w:id="2324" w:author="GoldenCorpusHarness" w:date="2026-03-28T21:57:55Z">
        <w:r>
          <w:delText>Levels (APaT Pop</w:delText>
        </w:r>
      </w:del>
      <w:ins w:id="2325" w:author="GoldenCorpusHarness" w:date="2026-03-28T21:57:55Z">
        <w:r>
          <w:t>M</w:t>
        </w:r>
      </w:ins>
      <w:r>
        <w:t>ul</w:t>
      </w:r>
      <w:del w:id="2326" w:author="GoldenCorpusHarness" w:date="2026-03-28T21:57:55Z">
        <w:r>
          <w:delText>a</w:delText>
        </w:r>
      </w:del>
      <w:r>
        <w:t>ti</w:t>
      </w:r>
      <w:del w:id="2327" w:author="GoldenCorpusHarness" w:date="2026-03-28T21:57:55Z">
        <w:r>
          <w:delText>on)119</w:delText>
        </w:r>
      </w:del>
      <w:ins w:id="2328" w:author="GoldenCorpusHarness" w:date="2026-03-28T21:57:55Z">
        <w:r>
          <w:t>ples78</w:t>
        </w:r>
      </w:ins>
    </w:p>
    <w:p ns2:paraId="7D30F748" ns2:textId="2ED74D60" w:rsidR="00914D2C" w:rsidRDefault="00914D2C">
      <w:pPr>
        <w:pStyle w:val="TableofFigures"/>
        <w:rPr>
          <w:rFonts w:asciiTheme="minorHAnsi" w:eastAsiaTheme="minorEastAsia" w:hAnsiTheme="minorHAnsi" w:cstheme="minorBidi"/>
          <w:kern w:val="2"/>
          <w:sz w:val="22"/>
          <w:szCs w:val="22"/>
          <ns2:ligatures ns2:val="standardContextual"/>
        </w:rPr>
      </w:pPr>
      <w:ins w:id="2329" w:author="GoldenCorpusHarness" w:date="2026-03-28T21:57:55Z">
        <w:r>
          <w:t>Table 14</w:t>
        </w:r>
      </w:ins>
      <w:r>
        <w:t xml:space="preserve">Table </w:t>
      </w:r>
      <w:del w:id="2330" w:author="GoldenCorpusHarness" w:date="2026-03-28T21:57:55Z">
        <w:r>
          <w:delText>30</w:delText>
        </w:r>
      </w:del>
      <w:ins w:id="2331" w:author="GoldenCorpusHarness" w:date="2026-03-28T21:57:55Z">
        <w:r>
          <w:t xml:space="preserve">of Ongoing and Completed Clinical </w:t>
        </w:r>
      </w:ins>
      <w:r>
        <w:t>Stud</w:t>
      </w:r>
      <w:del w:id="2332" w:author="GoldenCorpusHarness" w:date="2026-03-28T21:57:55Z">
        <w:r>
          <w:delText>y</w:delText>
        </w:r>
      </w:del>
      <w:ins w:id="2333" w:author="GoldenCorpusHarness" w:date="2026-03-28T21:57:55Z">
        <w:r>
          <w:t>ies</w:t>
        </w:r>
      </w:ins>
      <w:r>
        <w:t xml:space="preserve"> </w:t>
      </w:r>
      <w:del w:id="2334" w:author="GoldenCorpusHarness" w:date="2026-03-28T21:57:55Z">
        <w:r>
          <w:delText>MK 2870-002 (SKB264-II-06):</w:delText>
        </w:r>
      </w:del>
      <w:ins w:id="2335" w:author="GoldenCorpusHarness" w:date="2026-03-28T21:57:55Z">
        <w:r>
          <w:t>With</w:t>
        </w:r>
      </w:ins>
      <w:r>
        <w:t xml:space="preserve"> D</w:t>
      </w:r>
      <w:ins w:id="2336" w:author="GoldenCorpusHarness" w:date="2026-03-28T21:57:55Z">
        <w:r>
          <w:t xml:space="preserve">ata Included </w:t>
        </w:r>
      </w:ins>
      <w:r>
        <w:t>i</w:t>
      </w:r>
      <w:del w:id="2337" w:author="GoldenCorpusHarness" w:date="2026-03-28T21:57:55Z">
        <w:r>
          <w:delText>spositio</w:delText>
        </w:r>
      </w:del>
      <w:r>
        <w:t xml:space="preserve">n </w:t>
      </w:r>
      <w:del w:id="2338" w:author="GoldenCorpusHarness" w:date="2026-03-28T21:57:55Z">
        <w:r>
          <w:delText>of</w:delText>
        </w:r>
      </w:del>
      <w:ins w:id="2339" w:author="GoldenCorpusHarness" w:date="2026-03-28T21:57:55Z">
        <w:r>
          <w:t>IB</w:t>
        </w:r>
      </w:ins>
      <w:r>
        <w:t xml:space="preserve"> </w:t>
      </w:r>
      <w:del w:id="2340" w:author="GoldenCorpusHarness" w:date="2026-03-28T21:57:55Z">
        <w:r>
          <w:delText>Participants</w:delText>
        </w:r>
      </w:del>
      <w:ins w:id="2341" w:author="GoldenCorpusHarness" w:date="2026-03-28T21:57:55Z">
        <w:r>
          <w:t>Ed.</w:t>
        </w:r>
      </w:ins>
      <w:r>
        <w:t xml:space="preserve"> </w:t>
      </w:r>
      <w:del w:id="2342" w:author="GoldenCorpusHarness" w:date="2026-03-28T21:57:55Z">
        <w:r>
          <w:delText>(APaT Population)1</w:delText>
        </w:r>
      </w:del>
      <w:ins w:id="2343" w:author="GoldenCorpusHarness" w:date="2026-03-28T21:57:55Z">
        <w:r>
          <w:t>078</w:t>
        </w:r>
      </w:ins>
      <w:r>
        <w:t>2</w:t>
      </w:r>
      <w:del w:id="2344" w:author="GoldenCorpusHarness" w:date="2026-03-28T21:57:55Z">
        <w:r>
          <w:delText>1</w:delText>
        </w:r>
      </w:del>
    </w:p>
    <w:p ns2:paraId="5A8B8834" ns2:textId="62AE7C1C"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del w:id="2345" w:author="GoldenCorpusHarness" w:date="2026-03-28T21:57:55Z">
        <w:r>
          <w:delText>3</w:delText>
        </w:r>
      </w:del>
      <w:r>
        <w:t>1</w:t>
      </w:r>
      <w:ins w:id="2346" w:author="GoldenCorpusHarness" w:date="2026-03-28T21:57:55Z">
        <w:r>
          <w:t xml:space="preserve">5Table of Ongoing Clinical </w:t>
        </w:r>
      </w:ins>
      <w:r>
        <w:t>Stud</w:t>
      </w:r>
      <w:del w:id="2347" w:author="GoldenCorpusHarness" w:date="2026-03-28T21:57:55Z">
        <w:r>
          <w:delText>y</w:delText>
        </w:r>
      </w:del>
      <w:ins w:id="2348" w:author="GoldenCorpusHarness" w:date="2026-03-28T21:57:55Z">
        <w:r>
          <w:t>ies</w:t>
        </w:r>
      </w:ins>
      <w:r>
        <w:t xml:space="preserve"> </w:t>
      </w:r>
      <w:del w:id="2349" w:author="GoldenCorpusHarness" w:date="2026-03-28T21:57:55Z">
        <w:r>
          <w:delText>MK-2870-002</w:delText>
        </w:r>
      </w:del>
      <w:ins w:id="2350" w:author="GoldenCorpusHarness" w:date="2026-03-28T21:57:55Z">
        <w:r>
          <w:t>With</w:t>
        </w:r>
      </w:ins>
      <w:r>
        <w:t xml:space="preserve"> </w:t>
      </w:r>
      <w:del w:id="2351" w:author="GoldenCorpusHarness" w:date="2026-03-28T21:57:55Z">
        <w:r>
          <w:delText>(SK</w:delText>
        </w:r>
      </w:del>
      <w:ins w:id="2352" w:author="GoldenCorpusHarness" w:date="2026-03-28T21:57:55Z">
        <w:r>
          <w:t>No Data Included in I</w:t>
        </w:r>
      </w:ins>
      <w:r>
        <w:t>B</w:t>
      </w:r>
      <w:del w:id="2353" w:author="GoldenCorpusHarness" w:date="2026-03-28T21:57:55Z">
        <w:r>
          <w:delText>264-II-06): Adverse</w:delText>
        </w:r>
      </w:del>
      <w:r>
        <w:t xml:space="preserve"> E</w:t>
      </w:r>
      <w:del w:id="2354" w:author="GoldenCorpusHarness" w:date="2026-03-28T21:57:55Z">
        <w:r>
          <w:delText>vent</w:delText>
        </w:r>
      </w:del>
      <w:ins w:id="2355" w:author="GoldenCorpusHarness" w:date="2026-03-28T21:57:55Z">
        <w:r>
          <w:t>d.</w:t>
        </w:r>
      </w:ins>
      <w:r>
        <w:t xml:space="preserve"> </w:t>
      </w:r>
      <w:del w:id="2356" w:author="GoldenCorpusHarness" w:date="2026-03-28T21:57:55Z">
        <w:r>
          <w:delText>Summary (APaT Population)122</w:delText>
        </w:r>
      </w:del>
      <w:ins w:id="2357" w:author="GoldenCorpusHarness" w:date="2026-03-28T21:57:55Z">
        <w:r>
          <w:t>0790</w:t>
        </w:r>
      </w:ins>
    </w:p>
    <w:p ns2:paraId="35F52741" ns2:textId="35507D88"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del w:id="2358" w:author="GoldenCorpusHarness" w:date="2026-03-28T21:57:55Z">
        <w:r>
          <w:delText>32</w:delText>
        </w:r>
      </w:del>
      <w:ins w:id="2359" w:author="GoldenCorpusHarness" w:date="2026-03-28T21:57:55Z">
        <w:r>
          <w:t>16Sac-TMT ADC, TAb, and Free Payload PK Parameters After Single and Multiple Intravenous Sac-TMT Doses in Each Dose Group (</w:t>
        </w:r>
      </w:ins>
      <w:r>
        <w:t>Study</w:t>
      </w:r>
      <w:del w:id="2360" w:author="GoldenCorpusHarness" w:date="2026-03-28T21:57:55Z">
        <w:r>
          <w:delText xml:space="preserve"> </w:delText>
        </w:r>
      </w:del>
      <w:ins w:id="2361" w:author="GoldenCorpusHarness" w:date="2026-03-28T21:57:55Z">
        <w:r>
          <w:t xml:space="preserve"> </w:t>
        </w:r>
      </w:ins>
      <w:r>
        <w:t>MK-2870-00</w:t>
      </w:r>
      <w:del w:id="2362" w:author="GoldenCorpusHarness" w:date="2026-03-28T21:57:55Z">
        <w:r>
          <w:delText>3</w:delText>
        </w:r>
      </w:del>
      <w:ins w:id="2363" w:author="GoldenCorpusHarness" w:date="2026-03-28T21:57:55Z">
        <w:r>
          <w:t>1/Study</w:t>
        </w:r>
      </w:ins>
      <w:r>
        <w:t xml:space="preserve"> </w:t>
      </w:r>
      <w:del w:id="2364" w:author="GoldenCorpusHarness" w:date="2026-03-28T21:57:55Z">
        <w:r>
          <w:delText>(S</w:delText>
        </w:r>
      </w:del>
      <w:r>
        <w:t>K</w:t>
      </w:r>
      <w:del w:id="2365" w:author="GoldenCorpusHarness" w:date="2026-03-28T21:57:55Z">
        <w:r>
          <w:delText>B</w:delText>
        </w:r>
      </w:del>
      <w:ins w:id="2366" w:author="GoldenCorpusHarness" w:date="2026-03-28T21:57:55Z">
        <w:r>
          <w:t>L</w:t>
        </w:r>
      </w:ins>
      <w:r>
        <w:t>264-</w:t>
      </w:r>
      <w:del w:id="2367" w:author="GoldenCorpusHarness" w:date="2026-03-28T21:57:55Z">
        <w:r>
          <w:delText>II-</w:delText>
        </w:r>
      </w:del>
      <w:r>
        <w:t>0</w:t>
      </w:r>
      <w:del w:id="2368" w:author="GoldenCorpusHarness" w:date="2026-03-28T21:57:55Z">
        <w:r>
          <w:delText>4): Disposition of Participants (APaT Population</w:delText>
        </w:r>
      </w:del>
      <w:ins w:id="2369" w:author="GoldenCorpusHarness" w:date="2026-03-28T21:57:55Z">
        <w:r>
          <w:t>1</w:t>
        </w:r>
      </w:ins>
      <w:r>
        <w:t>)1</w:t>
      </w:r>
      <w:del w:id="2370" w:author="GoldenCorpusHarness" w:date="2026-03-28T21:57:55Z">
        <w:r>
          <w:delText>25</w:delText>
        </w:r>
      </w:del>
      <w:ins w:id="2371" w:author="GoldenCorpusHarness" w:date="2026-03-28T21:57:55Z">
        <w:r>
          <w:t>03</w:t>
        </w:r>
      </w:ins>
    </w:p>
    <w:p ns2:paraId="18EFC5D4" ns2:textId="49A3ADD4"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del w:id="2372" w:author="GoldenCorpusHarness" w:date="2026-03-28T21:57:55Z">
        <w:r>
          <w:delText>33</w:delText>
        </w:r>
      </w:del>
      <w:ins w:id="2373" w:author="GoldenCorpusHarness" w:date="2026-03-28T21:57:55Z">
        <w:r>
          <w:t>17</w:t>
        </w:r>
      </w:ins>
      <w:r>
        <w:t>S</w:t>
      </w:r>
      <w:ins w:id="2374" w:author="GoldenCorpusHarness" w:date="2026-03-28T21:57:55Z">
        <w:r>
          <w:t>ac-TMT ADC, TAb, and Free Payload PK Parame</w:t>
        </w:r>
      </w:ins>
      <w:r>
        <w:t>t</w:t>
      </w:r>
      <w:ins w:id="2375" w:author="GoldenCorpusHarness" w:date="2026-03-28T21:57:55Z">
        <w:r>
          <w:t>ers After Single and M</w:t>
        </w:r>
      </w:ins>
      <w:r>
        <w:t>u</w:t>
      </w:r>
      <w:del w:id="2376" w:author="GoldenCorpusHarness" w:date="2026-03-28T21:57:55Z">
        <w:r>
          <w:delText xml:space="preserve">dy </w:delText>
        </w:r>
      </w:del>
      <w:ins w:id="2377" w:author="GoldenCorpusHarness" w:date="2026-03-28T21:57:55Z">
        <w:r>
          <w:t>ltiple Intravenous Infusions of sac-TMT (</w:t>
        </w:r>
      </w:ins>
      <w:r>
        <w:t>MK-2870-00</w:t>
      </w:r>
      <w:del w:id="2378" w:author="GoldenCorpusHarness" w:date="2026-03-28T21:57:55Z">
        <w:r>
          <w:delText>3</w:delText>
        </w:r>
      </w:del>
      <w:ins w:id="2379" w:author="GoldenCorpusHarness" w:date="2026-03-28T21:57:55Z">
        <w:r>
          <w:t>1/Study</w:t>
        </w:r>
      </w:ins>
      <w:r>
        <w:t xml:space="preserve"> </w:t>
      </w:r>
      <w:del w:id="2380" w:author="GoldenCorpusHarness" w:date="2026-03-28T21:57:55Z">
        <w:r>
          <w:delText>(S</w:delText>
        </w:r>
      </w:del>
      <w:r>
        <w:t>K</w:t>
      </w:r>
      <w:del w:id="2381" w:author="GoldenCorpusHarness" w:date="2026-03-28T21:57:55Z">
        <w:r>
          <w:delText>B</w:delText>
        </w:r>
      </w:del>
      <w:ins w:id="2382" w:author="GoldenCorpusHarness" w:date="2026-03-28T21:57:55Z">
        <w:r>
          <w:t>L</w:t>
        </w:r>
      </w:ins>
      <w:r>
        <w:t>264-</w:t>
      </w:r>
      <w:del w:id="2383" w:author="GoldenCorpusHarness" w:date="2026-03-28T21:57:55Z">
        <w:r>
          <w:delText>II-</w:delText>
        </w:r>
      </w:del>
      <w:r>
        <w:t>0</w:t>
      </w:r>
      <w:del w:id="2384" w:author="GoldenCorpusHarness" w:date="2026-03-28T21:57:55Z">
        <w:r>
          <w:delText>4):</w:delText>
        </w:r>
      </w:del>
      <w:ins w:id="2385" w:author="GoldenCorpusHarness" w:date="2026-03-28T21:57:55Z">
        <w:r>
          <w:t>1</w:t>
        </w:r>
      </w:ins>
      <w:r>
        <w:t xml:space="preserve"> </w:t>
      </w:r>
      <w:del w:id="2386" w:author="GoldenCorpusHarness" w:date="2026-03-28T21:57:55Z">
        <w:r>
          <w:delText>Adver</w:delText>
        </w:r>
      </w:del>
      <w:ins w:id="2387" w:author="GoldenCorpusHarness" w:date="2026-03-28T21:57:55Z">
        <w:r>
          <w:t>Pha</w:t>
        </w:r>
      </w:ins>
      <w:r>
        <w:t xml:space="preserve">se </w:t>
      </w:r>
      <w:del w:id="2388" w:author="GoldenCorpusHarness" w:date="2026-03-28T21:57:55Z">
        <w:r>
          <w:delText>Event Summary</w:delText>
        </w:r>
      </w:del>
      <w:ins w:id="2389" w:author="GoldenCorpusHarness" w:date="2026-03-28T21:57:55Z">
        <w:r>
          <w:t>2)</w:t>
        </w:r>
      </w:ins>
      <w:r>
        <w:t>1</w:t>
      </w:r>
      <w:del w:id="2390" w:author="GoldenCorpusHarness" w:date="2026-03-28T21:57:55Z">
        <w:r>
          <w:delText>28</w:delText>
        </w:r>
      </w:del>
      <w:ins w:id="2391" w:author="GoldenCorpusHarness" w:date="2026-03-28T21:57:55Z">
        <w:r>
          <w:t>05</w:t>
        </w:r>
      </w:ins>
    </w:p>
    <w:p ns2:paraId="418507FE" ns2:textId="20F1D381"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del w:id="2392" w:author="GoldenCorpusHarness" w:date="2026-03-28T21:57:55Z">
        <w:r>
          <w:delText>34</w:delText>
        </w:r>
      </w:del>
      <w:ins w:id="2393" w:author="GoldenCorpusHarness" w:date="2026-03-28T21:57:55Z">
        <w:r>
          <w:t>18</w:t>
        </w:r>
      </w:ins>
      <w:r>
        <w:t>S</w:t>
      </w:r>
      <w:del w:id="2394" w:author="GoldenCorpusHarness" w:date="2026-03-28T21:57:55Z">
        <w:r>
          <w:delText>t</w:delText>
        </w:r>
      </w:del>
      <w:r>
        <w:t>u</w:t>
      </w:r>
      <w:del w:id="2395" w:author="GoldenCorpusHarness" w:date="2026-03-28T21:57:55Z">
        <w:r>
          <w:delText>d</w:delText>
        </w:r>
      </w:del>
      <w:ins w:id="2396" w:author="GoldenCorpusHarness" w:date="2026-03-28T21:57:55Z">
        <w:r>
          <w:t>mmar</w:t>
        </w:r>
      </w:ins>
      <w:r>
        <w:t>y</w:t>
      </w:r>
      <w:del w:id="2397" w:author="GoldenCorpusHarness" w:date="2026-03-28T21:57:55Z">
        <w:r>
          <w:delText xml:space="preserve"> MK-2870-013 (SKB264-II-05): Disposition</w:delText>
        </w:r>
      </w:del>
      <w:r>
        <w:t xml:space="preserve"> of </w:t>
      </w:r>
      <w:ins w:id="2398" w:author="GoldenCorpusHarness" w:date="2026-03-28T21:57:55Z">
        <w:r>
          <w:t xml:space="preserve">Sac-TMT Pharmacokinetic </w:t>
        </w:r>
      </w:ins>
      <w:r>
        <w:t>Par</w:t>
      </w:r>
      <w:ins w:id="2399" w:author="GoldenCorpusHarness" w:date="2026-03-28T21:57:55Z">
        <w:r>
          <w:t>ame</w:t>
        </w:r>
      </w:ins>
      <w:r>
        <w:t>t</w:t>
      </w:r>
      <w:del w:id="2400" w:author="GoldenCorpusHarness" w:date="2026-03-28T21:57:55Z">
        <w:r>
          <w:delText>icipant</w:delText>
        </w:r>
      </w:del>
      <w:ins w:id="2401" w:author="GoldenCorpusHarness" w:date="2026-03-28T21:57:55Z">
        <w:r>
          <w:t>er</w:t>
        </w:r>
      </w:ins>
      <w:r>
        <w:t xml:space="preserve">s </w:t>
      </w:r>
      <w:del w:id="2402" w:author="GoldenCorpusHarness" w:date="2026-03-28T21:57:55Z">
        <w:r>
          <w:delText>(AP</w:delText>
        </w:r>
      </w:del>
      <w:ins w:id="2403" w:author="GoldenCorpusHarness" w:date="2026-03-28T21:57:55Z">
        <w:r>
          <w:t>B</w:t>
        </w:r>
      </w:ins>
      <w:r>
        <w:t>a</w:t>
      </w:r>
      <w:del w:id="2404" w:author="GoldenCorpusHarness" w:date="2026-03-28T21:57:55Z">
        <w:r>
          <w:delText>T</w:delText>
        </w:r>
      </w:del>
      <w:ins w:id="2405" w:author="GoldenCorpusHarness" w:date="2026-03-28T21:57:55Z">
        <w:r>
          <w:t>sed on</w:t>
        </w:r>
      </w:ins>
      <w:r>
        <w:t xml:space="preserve"> Pop</w:t>
      </w:r>
      <w:del w:id="2406" w:author="GoldenCorpusHarness" w:date="2026-03-28T21:57:55Z">
        <w:r>
          <w:delText>u</w:delText>
        </w:r>
      </w:del>
      <w:ins w:id="2407" w:author="GoldenCorpusHarness" w:date="2026-03-28T21:57:55Z">
        <w:r>
          <w:t>PK Ana</w:t>
        </w:r>
      </w:ins>
      <w:r>
        <w:t>l</w:t>
      </w:r>
      <w:del w:id="2408" w:author="GoldenCorpusHarness" w:date="2026-03-28T21:57:55Z">
        <w:r>
          <w:delText>at</w:delText>
        </w:r>
      </w:del>
      <w:ins w:id="2409" w:author="GoldenCorpusHarness" w:date="2026-03-28T21:57:55Z">
        <w:r>
          <w:t>ys</w:t>
        </w:r>
      </w:ins>
      <w:r>
        <w:t>i</w:t>
      </w:r>
      <w:del w:id="2410" w:author="GoldenCorpusHarness" w:date="2026-03-28T21:57:55Z">
        <w:r>
          <w:delText>on)</w:delText>
        </w:r>
      </w:del>
      <w:ins w:id="2411" w:author="GoldenCorpusHarness" w:date="2026-03-28T21:57:55Z">
        <w:r>
          <w:t>s</w:t>
        </w:r>
      </w:ins>
      <w:r>
        <w:t>1</w:t>
      </w:r>
      <w:del w:id="2412" w:author="GoldenCorpusHarness" w:date="2026-03-28T21:57:55Z">
        <w:r>
          <w:delText>32</w:delText>
        </w:r>
      </w:del>
      <w:ins w:id="2413" w:author="GoldenCorpusHarness" w:date="2026-03-28T21:57:55Z">
        <w:r>
          <w:t>09</w:t>
        </w:r>
      </w:ins>
    </w:p>
    <w:p ns2:paraId="27907B09" ns2:textId="0B926BDC"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del w:id="2414" w:author="GoldenCorpusHarness" w:date="2026-03-28T21:57:55Z">
        <w:r>
          <w:delText xml:space="preserve">35Study </w:delText>
        </w:r>
      </w:del>
      <w:ins w:id="2415" w:author="GoldenCorpusHarness" w:date="2026-03-28T21:57:55Z">
        <w:r>
          <w:t>19</w:t>
        </w:r>
      </w:ins>
      <w:r>
        <w:t>MK-2870-0</w:t>
      </w:r>
      <w:ins w:id="2416" w:author="GoldenCorpusHarness" w:date="2026-03-28T21:57:55Z">
        <w:r>
          <w:t>0</w:t>
        </w:r>
      </w:ins>
      <w:r>
        <w:t>1</w:t>
      </w:r>
      <w:del w:id="2417" w:author="GoldenCorpusHarness" w:date="2026-03-28T21:57:55Z">
        <w:r>
          <w:delText>3</w:delText>
        </w:r>
      </w:del>
      <w:r>
        <w:t xml:space="preserve"> (</w:t>
      </w:r>
      <w:del w:id="2418" w:author="GoldenCorpusHarness" w:date="2026-03-28T21:57:55Z">
        <w:r>
          <w:delText>S</w:delText>
        </w:r>
      </w:del>
      <w:r>
        <w:t>K</w:t>
      </w:r>
      <w:del w:id="2419" w:author="GoldenCorpusHarness" w:date="2026-03-28T21:57:55Z">
        <w:r>
          <w:delText>B</w:delText>
        </w:r>
      </w:del>
      <w:ins w:id="2420" w:author="GoldenCorpusHarness" w:date="2026-03-28T21:57:55Z">
        <w:r>
          <w:t>L</w:t>
        </w:r>
      </w:ins>
      <w:r>
        <w:t>264</w:t>
      </w:r>
      <w:del w:id="2421" w:author="GoldenCorpusHarness" w:date="2026-03-28T21:57:55Z">
        <w:r>
          <w:delText>-II-</w:delText>
        </w:r>
      </w:del>
      <w:ins w:id="2422" w:author="GoldenCorpusHarness" w:date="2026-03-28T21:57:55Z">
        <w:r>
          <w:t xml:space="preserve"> </w:t>
        </w:r>
      </w:ins>
      <w:r>
        <w:t>0</w:t>
      </w:r>
      <w:del w:id="2423" w:author="GoldenCorpusHarness" w:date="2026-03-28T21:57:55Z">
        <w:r>
          <w:delText>5</w:delText>
        </w:r>
      </w:del>
      <w:ins w:id="2424" w:author="GoldenCorpusHarness" w:date="2026-03-28T21:57:55Z">
        <w:r>
          <w:t>1</w:t>
        </w:r>
      </w:ins>
      <w:r>
        <w:t>)</w:t>
      </w:r>
      <w:del w:id="2425" w:author="GoldenCorpusHarness" w:date="2026-03-28T21:57:55Z">
        <w:r>
          <w:delText>: Adverse Event</w:delText>
        </w:r>
      </w:del>
      <w:r>
        <w:t xml:space="preserve"> Summary</w:t>
      </w:r>
      <w:ins w:id="2426" w:author="GoldenCorpusHarness" w:date="2026-03-28T21:57:55Z">
        <w:r>
          <w:t xml:space="preserve"> of Follow-up Duration 4 mg/kg</w:t>
        </w:r>
      </w:ins>
      <w:r>
        <w:t xml:space="preserve"> (APaT Population)1</w:t>
      </w:r>
      <w:del w:id="2427" w:author="GoldenCorpusHarness" w:date="2026-03-28T21:57:55Z">
        <w:r>
          <w:delText>3</w:delText>
        </w:r>
      </w:del>
      <w:ins w:id="2428" w:author="GoldenCorpusHarness" w:date="2026-03-28T21:57:55Z">
        <w:r>
          <w:t>1</w:t>
        </w:r>
      </w:ins>
      <w:r>
        <w:t>4</w:t>
      </w:r>
    </w:p>
    <w:p ns2:paraId="6CCCC0FD" ns2:textId="0C589940"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del w:id="2429" w:author="GoldenCorpusHarness" w:date="2026-03-28T21:57:55Z">
        <w:r>
          <w:delText xml:space="preserve">36Study </w:delText>
        </w:r>
      </w:del>
      <w:ins w:id="2430" w:author="GoldenCorpusHarness" w:date="2026-03-28T21:57:55Z">
        <w:r>
          <w:t>20</w:t>
        </w:r>
      </w:ins>
      <w:r>
        <w:t>MK-2870-0</w:t>
      </w:r>
      <w:ins w:id="2431" w:author="GoldenCorpusHarness" w:date="2026-03-28T21:57:55Z">
        <w:r>
          <w:t>0</w:t>
        </w:r>
      </w:ins>
      <w:r>
        <w:t>1</w:t>
      </w:r>
      <w:del w:id="2432" w:author="GoldenCorpusHarness" w:date="2026-03-28T21:57:55Z">
        <w:r>
          <w:delText>4</w:delText>
        </w:r>
      </w:del>
      <w:r>
        <w:t xml:space="preserve"> (</w:t>
      </w:r>
      <w:del w:id="2433" w:author="GoldenCorpusHarness" w:date="2026-03-28T21:57:55Z">
        <w:r>
          <w:delText>S</w:delText>
        </w:r>
      </w:del>
      <w:r>
        <w:t>K</w:t>
      </w:r>
      <w:del w:id="2434" w:author="GoldenCorpusHarness" w:date="2026-03-28T21:57:55Z">
        <w:r>
          <w:delText>B</w:delText>
        </w:r>
      </w:del>
      <w:ins w:id="2435" w:author="GoldenCorpusHarness" w:date="2026-03-28T21:57:55Z">
        <w:r>
          <w:t>L</w:t>
        </w:r>
      </w:ins>
      <w:r>
        <w:t>264</w:t>
      </w:r>
      <w:ins w:id="2436" w:author="GoldenCorpusHarness" w:date="2026-03-28T21:57:55Z">
        <w:r>
          <w:t xml:space="preserve"> 01) Summary of Follow</w:t>
        </w:r>
      </w:ins>
      <w:r>
        <w:t>-</w:t>
      </w:r>
      <w:del w:id="2437" w:author="GoldenCorpusHarness" w:date="2026-03-28T21:57:55Z">
        <w:r>
          <w:delText>III-03):</w:delText>
        </w:r>
      </w:del>
      <w:ins w:id="2438" w:author="GoldenCorpusHarness" w:date="2026-03-28T21:57:55Z">
        <w:r>
          <w:t>up</w:t>
        </w:r>
      </w:ins>
      <w:r>
        <w:t xml:space="preserve"> D</w:t>
      </w:r>
      <w:del w:id="2439" w:author="GoldenCorpusHarness" w:date="2026-03-28T21:57:55Z">
        <w:r>
          <w:delText>isposi</w:delText>
        </w:r>
      </w:del>
      <w:ins w:id="2440" w:author="GoldenCorpusHarness" w:date="2026-03-28T21:57:55Z">
        <w:r>
          <w:t>ura</w:t>
        </w:r>
      </w:ins>
      <w:r>
        <w:t xml:space="preserve">tion </w:t>
      </w:r>
      <w:del w:id="2441" w:author="GoldenCorpusHarness" w:date="2026-03-28T21:57:55Z">
        <w:r>
          <w:delText>of</w:delText>
        </w:r>
      </w:del>
      <w:ins w:id="2442" w:author="GoldenCorpusHarness" w:date="2026-03-28T21:57:55Z">
        <w:r>
          <w:t>5</w:t>
        </w:r>
      </w:ins>
      <w:r>
        <w:t xml:space="preserve"> </w:t>
      </w:r>
      <w:del w:id="2443" w:author="GoldenCorpusHarness" w:date="2026-03-28T21:57:55Z">
        <w:r>
          <w:delText>Participants</w:delText>
        </w:r>
      </w:del>
      <w:ins w:id="2444" w:author="GoldenCorpusHarness" w:date="2026-03-28T21:57:55Z">
        <w:r>
          <w:t>mg/kg</w:t>
        </w:r>
      </w:ins>
      <w:r>
        <w:t xml:space="preserve"> (APaT Population)1</w:t>
      </w:r>
      <w:del w:id="2445" w:author="GoldenCorpusHarness" w:date="2026-03-28T21:57:55Z">
        <w:r>
          <w:delText>36</w:delText>
        </w:r>
      </w:del>
      <w:ins w:id="2446" w:author="GoldenCorpusHarness" w:date="2026-03-28T21:57:55Z">
        <w:r>
          <w:t>15</w:t>
        </w:r>
      </w:ins>
    </w:p>
    <w:p ns2:paraId="06149702" ns2:textId="40EE50E7"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del w:id="2447" w:author="GoldenCorpusHarness" w:date="2026-03-28T21:57:55Z">
        <w:r>
          <w:delText xml:space="preserve">37Study </w:delText>
        </w:r>
      </w:del>
      <w:ins w:id="2448" w:author="GoldenCorpusHarness" w:date="2026-03-28T21:57:55Z">
        <w:r>
          <w:t>21</w:t>
        </w:r>
      </w:ins>
      <w:r>
        <w:t>MK-2870-0</w:t>
      </w:r>
      <w:ins w:id="2449" w:author="GoldenCorpusHarness" w:date="2026-03-28T21:57:55Z">
        <w:r>
          <w:t>0</w:t>
        </w:r>
      </w:ins>
      <w:r>
        <w:t>1</w:t>
      </w:r>
      <w:del w:id="2450" w:author="GoldenCorpusHarness" w:date="2026-03-28T21:57:55Z">
        <w:r>
          <w:delText>4</w:delText>
        </w:r>
      </w:del>
      <w:r>
        <w:t xml:space="preserve"> (</w:t>
      </w:r>
      <w:del w:id="2451" w:author="GoldenCorpusHarness" w:date="2026-03-28T21:57:55Z">
        <w:r>
          <w:delText>S</w:delText>
        </w:r>
      </w:del>
      <w:r>
        <w:t>K</w:t>
      </w:r>
      <w:del w:id="2452" w:author="GoldenCorpusHarness" w:date="2026-03-28T21:57:55Z">
        <w:r>
          <w:delText>B</w:delText>
        </w:r>
      </w:del>
      <w:ins w:id="2453" w:author="GoldenCorpusHarness" w:date="2026-03-28T21:57:55Z">
        <w:r>
          <w:t>L</w:t>
        </w:r>
      </w:ins>
      <w:r>
        <w:t>264</w:t>
      </w:r>
      <w:del w:id="2454" w:author="GoldenCorpusHarness" w:date="2026-03-28T21:57:55Z">
        <w:r>
          <w:delText>-III-</w:delText>
        </w:r>
      </w:del>
      <w:ins w:id="2455" w:author="GoldenCorpusHarness" w:date="2026-03-28T21:57:55Z">
        <w:r>
          <w:t xml:space="preserve"> </w:t>
        </w:r>
      </w:ins>
      <w:r>
        <w:t>0</w:t>
      </w:r>
      <w:del w:id="2456" w:author="GoldenCorpusHarness" w:date="2026-03-28T21:57:55Z">
        <w:r>
          <w:delText>3</w:delText>
        </w:r>
      </w:del>
      <w:ins w:id="2457" w:author="GoldenCorpusHarness" w:date="2026-03-28T21:57:55Z">
        <w:r>
          <w:t>1</w:t>
        </w:r>
      </w:ins>
      <w:r>
        <w:t>)</w:t>
      </w:r>
      <w:del w:id="2458" w:author="GoldenCorpusHarness" w:date="2026-03-28T21:57:55Z">
        <w:r>
          <w:delText>:</w:delText>
        </w:r>
      </w:del>
      <w:r>
        <w:t xml:space="preserve"> </w:t>
      </w:r>
      <w:del w:id="2459" w:author="GoldenCorpusHarness" w:date="2026-03-28T21:57:55Z">
        <w:r>
          <w:delText>Adve</w:delText>
        </w:r>
      </w:del>
      <w:ins w:id="2460" w:author="GoldenCorpusHarness" w:date="2026-03-28T21:57:55Z">
        <w:r>
          <w:t>Pa</w:t>
        </w:r>
      </w:ins>
      <w:r>
        <w:t>r</w:t>
      </w:r>
      <w:del w:id="2461" w:author="GoldenCorpusHarness" w:date="2026-03-28T21:57:55Z">
        <w:r>
          <w:delText>se Eve</w:delText>
        </w:r>
      </w:del>
      <w:ins w:id="2462" w:author="GoldenCorpusHarness" w:date="2026-03-28T21:57:55Z">
        <w:r>
          <w:t>ticipa</w:t>
        </w:r>
      </w:ins>
      <w:r>
        <w:t xml:space="preserve">nt </w:t>
      </w:r>
      <w:del w:id="2463" w:author="GoldenCorpusHarness" w:date="2026-03-28T21:57:55Z">
        <w:r>
          <w:delText>Summ</w:delText>
        </w:r>
      </w:del>
      <w:ins w:id="2464" w:author="GoldenCorpusHarness" w:date="2026-03-28T21:57:55Z">
        <w:r>
          <w:t>Ch</w:t>
        </w:r>
      </w:ins>
      <w:r>
        <w:t>ar</w:t>
      </w:r>
      <w:del w:id="2465" w:author="GoldenCorpusHarness" w:date="2026-03-28T21:57:55Z">
        <w:r>
          <w:delText>y</w:delText>
        </w:r>
      </w:del>
      <w:ins w:id="2466" w:author="GoldenCorpusHarness" w:date="2026-03-28T21:57:55Z">
        <w:r>
          <w:t>acteristics 4 mg/kg</w:t>
        </w:r>
      </w:ins>
      <w:r>
        <w:t xml:space="preserve"> (APaT Population)1</w:t>
      </w:r>
      <w:del w:id="2467" w:author="GoldenCorpusHarness" w:date="2026-03-28T21:57:55Z">
        <w:r>
          <w:delText>37</w:delText>
        </w:r>
      </w:del>
      <w:ins w:id="2468" w:author="GoldenCorpusHarness" w:date="2026-03-28T21:57:55Z">
        <w:r>
          <w:t>16</w:t>
        </w:r>
      </w:ins>
    </w:p>
    <w:p ns2:paraId="5EF1ED2F" ns2:textId="0D67C521"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del w:id="2469" w:author="GoldenCorpusHarness" w:date="2026-03-28T21:57:55Z">
        <w:r>
          <w:delText xml:space="preserve">38Study </w:delText>
        </w:r>
      </w:del>
      <w:ins w:id="2470" w:author="GoldenCorpusHarness" w:date="2026-03-28T21:57:55Z">
        <w:r>
          <w:t>22</w:t>
        </w:r>
      </w:ins>
      <w:r>
        <w:t>MK</w:t>
      </w:r>
      <w:del w:id="2471" w:author="GoldenCorpusHarness" w:date="2026-03-28T21:57:55Z">
        <w:r>
          <w:delText xml:space="preserve"> </w:delText>
        </w:r>
      </w:del>
      <w:ins w:id="2472" w:author="GoldenCorpusHarness" w:date="2026-03-28T21:57:55Z">
        <w:r>
          <w:t>-</w:t>
        </w:r>
      </w:ins>
      <w:r>
        <w:t>2870-0</w:t>
      </w:r>
      <w:ins w:id="2473" w:author="GoldenCorpusHarness" w:date="2026-03-28T21:57:55Z">
        <w:r>
          <w:t>0</w:t>
        </w:r>
      </w:ins>
      <w:r>
        <w:t>1</w:t>
      </w:r>
      <w:del w:id="2474" w:author="GoldenCorpusHarness" w:date="2026-03-28T21:57:55Z">
        <w:r>
          <w:delText>6</w:delText>
        </w:r>
      </w:del>
      <w:r>
        <w:t xml:space="preserve"> (</w:t>
      </w:r>
      <w:del w:id="2475" w:author="GoldenCorpusHarness" w:date="2026-03-28T21:57:55Z">
        <w:r>
          <w:delText>S</w:delText>
        </w:r>
      </w:del>
      <w:r>
        <w:t>K</w:t>
      </w:r>
      <w:del w:id="2476" w:author="GoldenCorpusHarness" w:date="2026-03-28T21:57:55Z">
        <w:r>
          <w:delText>B</w:delText>
        </w:r>
      </w:del>
      <w:ins w:id="2477" w:author="GoldenCorpusHarness" w:date="2026-03-28T21:57:55Z">
        <w:r>
          <w:t>L</w:t>
        </w:r>
      </w:ins>
      <w:r>
        <w:t>264</w:t>
      </w:r>
      <w:del w:id="2478" w:author="GoldenCorpusHarness" w:date="2026-03-28T21:57:55Z">
        <w:r>
          <w:delText>-II-</w:delText>
        </w:r>
      </w:del>
      <w:ins w:id="2479" w:author="GoldenCorpusHarness" w:date="2026-03-28T21:57:55Z">
        <w:r>
          <w:t xml:space="preserve"> </w:t>
        </w:r>
      </w:ins>
      <w:r>
        <w:t>0</w:t>
      </w:r>
      <w:del w:id="2480" w:author="GoldenCorpusHarness" w:date="2026-03-28T21:57:55Z">
        <w:r>
          <w:delText>7</w:delText>
        </w:r>
      </w:del>
      <w:ins w:id="2481" w:author="GoldenCorpusHarness" w:date="2026-03-28T21:57:55Z">
        <w:r>
          <w:t>1</w:t>
        </w:r>
      </w:ins>
      <w:r>
        <w:t>)</w:t>
      </w:r>
      <w:del w:id="2482" w:author="GoldenCorpusHarness" w:date="2026-03-28T21:57:55Z">
        <w:r>
          <w:delText>: Disposition of</w:delText>
        </w:r>
      </w:del>
      <w:r>
        <w:t xml:space="preserve"> Participant</w:t>
      </w:r>
      <w:ins w:id="2483" w:author="GoldenCorpusHarness" w:date="2026-03-28T21:57:55Z">
        <w:r>
          <w:t xml:space="preserve"> Characteri</w:t>
        </w:r>
      </w:ins>
      <w:r>
        <w:t>s</w:t>
      </w:r>
      <w:ins w:id="2484" w:author="GoldenCorpusHarness" w:date="2026-03-28T21:57:55Z">
        <w:r>
          <w:t>tics 5 mg/kg</w:t>
        </w:r>
      </w:ins>
      <w:r>
        <w:t xml:space="preserve"> (APaT Population)1</w:t>
      </w:r>
      <w:del w:id="2485" w:author="GoldenCorpusHarness" w:date="2026-03-28T21:57:55Z">
        <w:r>
          <w:delText>40</w:delText>
        </w:r>
      </w:del>
      <w:ins w:id="2486" w:author="GoldenCorpusHarness" w:date="2026-03-28T21:57:55Z">
        <w:r>
          <w:t>18</w:t>
        </w:r>
      </w:ins>
    </w:p>
    <w:p ns2:paraId="02250C87" ns2:textId="4A13B763"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ins w:id="2487" w:author="GoldenCorpusHarness" w:date="2026-03-28T21:57:55Z">
        <w:r>
          <w:t>2</w:t>
        </w:r>
      </w:ins>
      <w:r>
        <w:t>3</w:t>
      </w:r>
      <w:del w:id="2488" w:author="GoldenCorpusHarness" w:date="2026-03-28T21:57:55Z">
        <w:r>
          <w:delText xml:space="preserve">9Study </w:delText>
        </w:r>
      </w:del>
      <w:r>
        <w:t>MK-2870-0</w:t>
      </w:r>
      <w:ins w:id="2489" w:author="GoldenCorpusHarness" w:date="2026-03-28T21:57:55Z">
        <w:r>
          <w:t>0</w:t>
        </w:r>
      </w:ins>
      <w:r>
        <w:t>1</w:t>
      </w:r>
      <w:del w:id="2490" w:author="GoldenCorpusHarness" w:date="2026-03-28T21:57:55Z">
        <w:r>
          <w:delText>6</w:delText>
        </w:r>
      </w:del>
      <w:r>
        <w:t xml:space="preserve"> (</w:t>
      </w:r>
      <w:del w:id="2491" w:author="GoldenCorpusHarness" w:date="2026-03-28T21:57:55Z">
        <w:r>
          <w:delText>S</w:delText>
        </w:r>
      </w:del>
      <w:r>
        <w:t>K</w:t>
      </w:r>
      <w:del w:id="2492" w:author="GoldenCorpusHarness" w:date="2026-03-28T21:57:55Z">
        <w:r>
          <w:delText>B</w:delText>
        </w:r>
      </w:del>
      <w:ins w:id="2493" w:author="GoldenCorpusHarness" w:date="2026-03-28T21:57:55Z">
        <w:r>
          <w:t>L</w:t>
        </w:r>
      </w:ins>
      <w:r>
        <w:t>264</w:t>
      </w:r>
      <w:del w:id="2494" w:author="GoldenCorpusHarness" w:date="2026-03-28T21:57:55Z">
        <w:r>
          <w:delText>-TMT-II-</w:delText>
        </w:r>
      </w:del>
      <w:ins w:id="2495" w:author="GoldenCorpusHarness" w:date="2026-03-28T21:57:55Z">
        <w:r>
          <w:t xml:space="preserve"> </w:t>
        </w:r>
      </w:ins>
      <w:r>
        <w:t>0</w:t>
      </w:r>
      <w:del w:id="2496" w:author="GoldenCorpusHarness" w:date="2026-03-28T21:57:55Z">
        <w:r>
          <w:delText>7</w:delText>
        </w:r>
      </w:del>
      <w:ins w:id="2497" w:author="GoldenCorpusHarness" w:date="2026-03-28T21:57:55Z">
        <w:r>
          <w:t>1</w:t>
        </w:r>
      </w:ins>
      <w:r>
        <w:t>):</w:t>
      </w:r>
      <w:del w:id="2498" w:author="GoldenCorpusHarness" w:date="2026-03-28T21:57:55Z">
        <w:r>
          <w:delText xml:space="preserve"> Adverse Event</w:delText>
        </w:r>
      </w:del>
      <w:r>
        <w:t xml:space="preserve"> Summary</w:t>
      </w:r>
      <w:ins w:id="2499" w:author="GoldenCorpusHarness" w:date="2026-03-28T21:57:55Z">
        <w:r>
          <w:t xml:space="preserve"> of Best Objective Response Based on Investigator Assessment per RECIST </w:t>
        </w:r>
      </w:ins>
      <w:r>
        <w:t>1</w:t>
      </w:r>
      <w:ins w:id="2500" w:author="GoldenCorpusHarness" w:date="2026-03-28T21:57:55Z">
        <w:r>
          <w:t xml:space="preserve">.1 (APaT Population) </w:t>
        </w:r>
      </w:ins>
      <w:r>
        <w:t>4</w:t>
      </w:r>
      <w:ins w:id="2501" w:author="GoldenCorpusHarness" w:date="2026-03-28T21:57:55Z">
        <w:r>
          <w:t xml:space="preserve"> mg/kg</w:t>
        </w:r>
      </w:ins>
      <w:r>
        <w:t>1</w:t>
      </w:r>
      <w:ins w:id="2502" w:author="GoldenCorpusHarness" w:date="2026-03-28T21:57:55Z">
        <w:r>
          <w:t>20</w:t>
        </w:r>
      </w:ins>
    </w:p>
    <w:p ns2:paraId="625E5276" ns2:textId="0611875B"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ins w:id="2503" w:author="GoldenCorpusHarness" w:date="2026-03-28T21:57:55Z">
        <w:r>
          <w:t>2</w:t>
        </w:r>
      </w:ins>
      <w:r>
        <w:t>4</w:t>
      </w:r>
      <w:del w:id="2504" w:author="GoldenCorpusHarness" w:date="2026-03-28T21:57:55Z">
        <w:r>
          <w:delText xml:space="preserve">0Study </w:delText>
        </w:r>
      </w:del>
      <w:r>
        <w:t>MK-2870-0</w:t>
      </w:r>
      <w:ins w:id="2505" w:author="GoldenCorpusHarness" w:date="2026-03-28T21:57:55Z">
        <w:r>
          <w:t>0</w:t>
        </w:r>
      </w:ins>
      <w:r>
        <w:t>1</w:t>
      </w:r>
      <w:del w:id="2506" w:author="GoldenCorpusHarness" w:date="2026-03-28T21:57:55Z">
        <w:r>
          <w:delText>7</w:delText>
        </w:r>
      </w:del>
      <w:r>
        <w:t xml:space="preserve"> (</w:t>
      </w:r>
      <w:del w:id="2507" w:author="GoldenCorpusHarness" w:date="2026-03-28T21:57:55Z">
        <w:r>
          <w:delText>S</w:delText>
        </w:r>
      </w:del>
      <w:r>
        <w:t>K</w:t>
      </w:r>
      <w:del w:id="2508" w:author="GoldenCorpusHarness" w:date="2026-03-28T21:57:55Z">
        <w:r>
          <w:delText>B</w:delText>
        </w:r>
      </w:del>
      <w:ins w:id="2509" w:author="GoldenCorpusHarness" w:date="2026-03-28T21:57:55Z">
        <w:r>
          <w:t>L</w:t>
        </w:r>
      </w:ins>
      <w:r>
        <w:t>264</w:t>
      </w:r>
      <w:del w:id="2510" w:author="GoldenCorpusHarness" w:date="2026-03-28T21:57:55Z">
        <w:r>
          <w:delText>-II-</w:delText>
        </w:r>
      </w:del>
      <w:ins w:id="2511" w:author="GoldenCorpusHarness" w:date="2026-03-28T21:57:55Z">
        <w:r>
          <w:t xml:space="preserve"> </w:t>
        </w:r>
      </w:ins>
      <w:r>
        <w:t>0</w:t>
      </w:r>
      <w:del w:id="2512" w:author="GoldenCorpusHarness" w:date="2026-03-28T21:57:55Z">
        <w:r>
          <w:delText>8</w:delText>
        </w:r>
      </w:del>
      <w:ins w:id="2513" w:author="GoldenCorpusHarness" w:date="2026-03-28T21:57:55Z">
        <w:r>
          <w:t>1</w:t>
        </w:r>
      </w:ins>
      <w:r>
        <w:t xml:space="preserve">): </w:t>
      </w:r>
      <w:del w:id="2514" w:author="GoldenCorpusHarness" w:date="2026-03-28T21:57:55Z">
        <w:r>
          <w:delText>Disposition</w:delText>
        </w:r>
      </w:del>
      <w:ins w:id="2515" w:author="GoldenCorpusHarness" w:date="2026-03-28T21:57:55Z">
        <w:r>
          <w:t>Summary</w:t>
        </w:r>
      </w:ins>
      <w:r>
        <w:t xml:space="preserve"> of </w:t>
      </w:r>
      <w:del w:id="2516" w:author="GoldenCorpusHarness" w:date="2026-03-28T21:57:55Z">
        <w:r>
          <w:delText>Par</w:delText>
        </w:r>
      </w:del>
      <w:ins w:id="2517" w:author="GoldenCorpusHarness" w:date="2026-03-28T21:57:55Z">
        <w:r>
          <w:t>Best Objec</w:t>
        </w:r>
      </w:ins>
      <w:r>
        <w:t>ti</w:t>
      </w:r>
      <w:del w:id="2518" w:author="GoldenCorpusHarness" w:date="2026-03-28T21:57:55Z">
        <w:r>
          <w:delText>c</w:delText>
        </w:r>
      </w:del>
      <w:ins w:id="2519" w:author="GoldenCorpusHarness" w:date="2026-03-28T21:57:55Z">
        <w:r>
          <w:t>ve Response Based on Invest</w:t>
        </w:r>
      </w:ins>
      <w:r>
        <w:t>i</w:t>
      </w:r>
      <w:del w:id="2520" w:author="GoldenCorpusHarness" w:date="2026-03-28T21:57:55Z">
        <w:r>
          <w:delText>p</w:delText>
        </w:r>
      </w:del>
      <w:ins w:id="2521" w:author="GoldenCorpusHarness" w:date="2026-03-28T21:57:55Z">
        <w:r>
          <w:t>g</w:t>
        </w:r>
      </w:ins>
      <w:r>
        <w:t>a</w:t>
      </w:r>
      <w:ins w:id="2522" w:author="GoldenCorpusHarness" w:date="2026-03-28T21:57:55Z">
        <w:r>
          <w:t>tor Assessme</w:t>
        </w:r>
      </w:ins>
      <w:r>
        <w:t>nt</w:t>
      </w:r>
      <w:del w:id="2523" w:author="GoldenCorpusHarness" w:date="2026-03-28T21:57:55Z">
        <w:r>
          <w:delText>s</w:delText>
        </w:r>
      </w:del>
      <w:r>
        <w:t xml:space="preserve"> </w:t>
      </w:r>
      <w:del w:id="2524" w:author="GoldenCorpusHarness" w:date="2026-03-28T21:57:55Z">
        <w:r>
          <w:delText>in</w:delText>
        </w:r>
      </w:del>
      <w:ins w:id="2525" w:author="GoldenCorpusHarness" w:date="2026-03-28T21:57:55Z">
        <w:r>
          <w:t>per</w:t>
        </w:r>
      </w:ins>
      <w:r>
        <w:t xml:space="preserve"> </w:t>
      </w:r>
      <w:del w:id="2526" w:author="GoldenCorpusHarness" w:date="2026-03-28T21:57:55Z">
        <w:r>
          <w:delText>Part</w:delText>
        </w:r>
      </w:del>
      <w:ins w:id="2527" w:author="GoldenCorpusHarness" w:date="2026-03-28T21:57:55Z">
        <w:r>
          <w:t>RECIST</w:t>
        </w:r>
      </w:ins>
      <w:r>
        <w:t xml:space="preserve"> </w:t>
      </w:r>
      <w:del w:id="2528" w:author="GoldenCorpusHarness" w:date="2026-03-28T21:57:55Z">
        <w:r>
          <w:delText>I</w:delText>
        </w:r>
      </w:del>
      <w:ins w:id="2529" w:author="GoldenCorpusHarness" w:date="2026-03-28T21:57:55Z">
        <w:r>
          <w:t>1.1</w:t>
        </w:r>
      </w:ins>
      <w:r>
        <w:t xml:space="preserve"> (APaT Population)</w:t>
      </w:r>
      <w:ins w:id="2530" w:author="GoldenCorpusHarness" w:date="2026-03-28T21:57:55Z">
        <w:r>
          <w:t xml:space="preserve"> 5 mg/kg</w:t>
        </w:r>
      </w:ins>
      <w:r>
        <w:t>1</w:t>
      </w:r>
      <w:del w:id="2531" w:author="GoldenCorpusHarness" w:date="2026-03-28T21:57:55Z">
        <w:r>
          <w:delText>44</w:delText>
        </w:r>
      </w:del>
      <w:ins w:id="2532" w:author="GoldenCorpusHarness" w:date="2026-03-28T21:57:55Z">
        <w:r>
          <w:t>21</w:t>
        </w:r>
      </w:ins>
    </w:p>
    <w:p ns2:paraId="578E5448" ns2:textId="7B88C3C3"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del w:id="2533" w:author="GoldenCorpusHarness" w:date="2026-03-28T21:57:55Z">
        <w:r>
          <w:delText xml:space="preserve">41Study </w:delText>
        </w:r>
      </w:del>
      <w:ins w:id="2534" w:author="GoldenCorpusHarness" w:date="2026-03-28T21:57:55Z">
        <w:r>
          <w:t>25</w:t>
        </w:r>
      </w:ins>
      <w:r>
        <w:t>MK-2870-0</w:t>
      </w:r>
      <w:ins w:id="2535" w:author="GoldenCorpusHarness" w:date="2026-03-28T21:57:55Z">
        <w:r>
          <w:t>0</w:t>
        </w:r>
      </w:ins>
      <w:r>
        <w:t>1</w:t>
      </w:r>
      <w:del w:id="2536" w:author="GoldenCorpusHarness" w:date="2026-03-28T21:57:55Z">
        <w:r>
          <w:delText>7</w:delText>
        </w:r>
      </w:del>
      <w:r>
        <w:t xml:space="preserve"> (</w:t>
      </w:r>
      <w:del w:id="2537" w:author="GoldenCorpusHarness" w:date="2026-03-28T21:57:55Z">
        <w:r>
          <w:delText>S</w:delText>
        </w:r>
      </w:del>
      <w:r>
        <w:t>K</w:t>
      </w:r>
      <w:del w:id="2538" w:author="GoldenCorpusHarness" w:date="2026-03-28T21:57:55Z">
        <w:r>
          <w:delText>B</w:delText>
        </w:r>
      </w:del>
      <w:ins w:id="2539" w:author="GoldenCorpusHarness" w:date="2026-03-28T21:57:55Z">
        <w:r>
          <w:t>L</w:t>
        </w:r>
      </w:ins>
      <w:r>
        <w:t>264</w:t>
      </w:r>
      <w:del w:id="2540" w:author="GoldenCorpusHarness" w:date="2026-03-28T21:57:55Z">
        <w:r>
          <w:delText>-II-</w:delText>
        </w:r>
      </w:del>
      <w:ins w:id="2541" w:author="GoldenCorpusHarness" w:date="2026-03-28T21:57:55Z">
        <w:r>
          <w:t xml:space="preserve"> </w:t>
        </w:r>
      </w:ins>
      <w:r>
        <w:t>0</w:t>
      </w:r>
      <w:del w:id="2542" w:author="GoldenCorpusHarness" w:date="2026-03-28T21:57:55Z">
        <w:r>
          <w:delText>8</w:delText>
        </w:r>
      </w:del>
      <w:ins w:id="2543" w:author="GoldenCorpusHarness" w:date="2026-03-28T21:57:55Z">
        <w:r>
          <w:t>1</w:t>
        </w:r>
      </w:ins>
      <w:r>
        <w:t xml:space="preserve">): </w:t>
      </w:r>
      <w:del w:id="2544" w:author="GoldenCorpusHarness" w:date="2026-03-28T21:57:55Z">
        <w:r>
          <w:delText>Adv</w:delText>
        </w:r>
      </w:del>
      <w:ins w:id="2545" w:author="GoldenCorpusHarness" w:date="2026-03-28T21:57:55Z">
        <w:r>
          <w:t>Tim</w:t>
        </w:r>
      </w:ins>
      <w:r>
        <w:t>e</w:t>
      </w:r>
      <w:del w:id="2546" w:author="GoldenCorpusHarness" w:date="2026-03-28T21:57:55Z">
        <w:r>
          <w:delText>r</w:delText>
        </w:r>
      </w:del>
      <w:ins w:id="2547" w:author="GoldenCorpusHarness" w:date="2026-03-28T21:57:55Z">
        <w:r>
          <w:t xml:space="preserve"> to Respon</w:t>
        </w:r>
      </w:ins>
      <w:r>
        <w:t xml:space="preserve">se </w:t>
      </w:r>
      <w:del w:id="2548" w:author="GoldenCorpusHarness" w:date="2026-03-28T21:57:55Z">
        <w:r>
          <w:delText>E</w:delText>
        </w:r>
      </w:del>
      <w:ins w:id="2549" w:author="GoldenCorpusHarness" w:date="2026-03-28T21:57:55Z">
        <w:r>
          <w:t>and Duration of Response Based on In</w:t>
        </w:r>
      </w:ins>
      <w:r>
        <w:t>ve</w:t>
      </w:r>
      <w:ins w:id="2550" w:author="GoldenCorpusHarness" w:date="2026-03-28T21:57:55Z">
        <w:r>
          <w:t>stigator per RECIST 1.1 in Participa</w:t>
        </w:r>
      </w:ins>
      <w:r>
        <w:t>nt</w:t>
      </w:r>
      <w:ins w:id="2551" w:author="GoldenCorpusHarness" w:date="2026-03-28T21:57:55Z">
        <w:r>
          <w:t>s</w:t>
        </w:r>
      </w:ins>
      <w:r>
        <w:t xml:space="preserve"> </w:t>
      </w:r>
      <w:del w:id="2552" w:author="GoldenCorpusHarness" w:date="2026-03-28T21:57:55Z">
        <w:r>
          <w:delText>S</w:delText>
        </w:r>
      </w:del>
      <w:ins w:id="2553" w:author="GoldenCorpusHarness" w:date="2026-03-28T21:57:55Z">
        <w:r>
          <w:t>With a Confirmed Response (APaT Pop</w:t>
        </w:r>
      </w:ins>
      <w:r>
        <w:t>u</w:t>
      </w:r>
      <w:ins w:id="2554" w:author="GoldenCorpusHarness" w:date="2026-03-28T21:57:55Z">
        <w:r>
          <w:t xml:space="preserve">lation) 4 </w:t>
        </w:r>
      </w:ins>
      <w:r>
        <w:t>m</w:t>
      </w:r>
      <w:del w:id="2555" w:author="GoldenCorpusHarness" w:date="2026-03-28T21:57:55Z">
        <w:r>
          <w:delText>mary</w:delText>
        </w:r>
      </w:del>
      <w:ins w:id="2556" w:author="GoldenCorpusHarness" w:date="2026-03-28T21:57:55Z">
        <w:r>
          <w:t>g/kg</w:t>
        </w:r>
      </w:ins>
      <w:r>
        <w:t>1</w:t>
      </w:r>
      <w:del w:id="2557" w:author="GoldenCorpusHarness" w:date="2026-03-28T21:57:55Z">
        <w:r>
          <w:delText>45</w:delText>
        </w:r>
      </w:del>
      <w:ins w:id="2558" w:author="GoldenCorpusHarness" w:date="2026-03-28T21:57:55Z">
        <w:r>
          <w:t>22</w:t>
        </w:r>
      </w:ins>
    </w:p>
    <w:p ns2:paraId="0A442FB7" ns2:textId="1E683368"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ins w:id="2559" w:author="GoldenCorpusHarness" w:date="2026-03-28T21:57:55Z">
        <w:r>
          <w:t>26MK-2870-001 (KL26</w:t>
        </w:r>
      </w:ins>
      <w:r>
        <w:t>4</w:t>
      </w:r>
      <w:del w:id="2560" w:author="GoldenCorpusHarness" w:date="2026-03-28T21:57:55Z">
        <w:r>
          <w:delText>2All</w:delText>
        </w:r>
      </w:del>
      <w:r>
        <w:t xml:space="preserve"> </w:t>
      </w:r>
      <w:del w:id="2561" w:author="GoldenCorpusHarness" w:date="2026-03-28T21:57:55Z">
        <w:r>
          <w:delText>Adv</w:delText>
        </w:r>
      </w:del>
      <w:ins w:id="2562" w:author="GoldenCorpusHarness" w:date="2026-03-28T21:57:55Z">
        <w:r>
          <w:t>01): Tim</w:t>
        </w:r>
      </w:ins>
      <w:r>
        <w:t>e</w:t>
      </w:r>
      <w:del w:id="2563" w:author="GoldenCorpusHarness" w:date="2026-03-28T21:57:55Z">
        <w:r>
          <w:delText>r</w:delText>
        </w:r>
      </w:del>
      <w:ins w:id="2564" w:author="GoldenCorpusHarness" w:date="2026-03-28T21:57:55Z">
        <w:r>
          <w:t xml:space="preserve"> to Respon</w:t>
        </w:r>
      </w:ins>
      <w:r>
        <w:t xml:space="preserve">se </w:t>
      </w:r>
      <w:ins w:id="2565" w:author="GoldenCorpusHarness" w:date="2026-03-28T21:57:55Z">
        <w:r>
          <w:t xml:space="preserve">and </w:t>
        </w:r>
      </w:ins>
      <w:r>
        <w:t>D</w:t>
      </w:r>
      <w:ins w:id="2566" w:author="GoldenCorpusHarness" w:date="2026-03-28T21:57:55Z">
        <w:r>
          <w:t>u</w:t>
        </w:r>
      </w:ins>
      <w:r>
        <w:t>r</w:t>
      </w:r>
      <w:del w:id="2567" w:author="GoldenCorpusHarness" w:date="2026-03-28T21:57:55Z">
        <w:r>
          <w:delText>ug Re</w:delText>
        </w:r>
      </w:del>
      <w:r>
        <w:t>a</w:t>
      </w:r>
      <w:del w:id="2568" w:author="GoldenCorpusHarness" w:date="2026-03-28T21:57:55Z">
        <w:r>
          <w:delText>c</w:delText>
        </w:r>
      </w:del>
      <w:r>
        <w:t>tion</w:t>
      </w:r>
      <w:ins w:id="2569" w:author="GoldenCorpusHarness" w:date="2026-03-28T21:57:55Z">
        <w:r>
          <w:t xml:space="preserve"> of Re</w:t>
        </w:r>
      </w:ins>
      <w:r>
        <w:t>s</w:t>
      </w:r>
      <w:ins w:id="2570" w:author="GoldenCorpusHarness" w:date="2026-03-28T21:57:55Z">
        <w:r>
          <w:t>ponse</w:t>
        </w:r>
      </w:ins>
      <w:r>
        <w:t xml:space="preserve"> </w:t>
      </w:r>
      <w:del w:id="2571" w:author="GoldenCorpusHarness" w:date="2026-03-28T21:57:55Z">
        <w:r>
          <w:delText>f</w:delText>
        </w:r>
      </w:del>
      <w:ins w:id="2572" w:author="GoldenCorpusHarness" w:date="2026-03-28T21:57:55Z">
        <w:r>
          <w:t>Based on Investigat</w:t>
        </w:r>
      </w:ins>
      <w:r>
        <w:t>or</w:t>
      </w:r>
      <w:ins w:id="2573" w:author="GoldenCorpusHarness" w:date="2026-03-28T21:57:55Z">
        <w:r>
          <w:t xml:space="preserve"> per RECIST 1.1 in</w:t>
        </w:r>
      </w:ins>
      <w:r>
        <w:t xml:space="preserve"> Participants </w:t>
      </w:r>
      <w:del w:id="2574" w:author="GoldenCorpusHarness" w:date="2026-03-28T21:57:55Z">
        <w:r>
          <w:delText xml:space="preserve">Treated </w:delText>
        </w:r>
      </w:del>
      <w:r>
        <w:t xml:space="preserve">With </w:t>
      </w:r>
      <w:del w:id="2575" w:author="GoldenCorpusHarness" w:date="2026-03-28T21:57:55Z">
        <w:r>
          <w:delText>S</w:delText>
        </w:r>
      </w:del>
      <w:r>
        <w:t>a</w:t>
      </w:r>
      <w:del w:id="2576" w:author="GoldenCorpusHarness" w:date="2026-03-28T21:57:55Z">
        <w:r>
          <w:delText>c-TMT</w:delText>
        </w:r>
      </w:del>
      <w:r>
        <w:t xml:space="preserve"> </w:t>
      </w:r>
      <w:del w:id="2577" w:author="GoldenCorpusHarness" w:date="2026-03-28T21:57:55Z">
        <w:r>
          <w:delText xml:space="preserve">4 </w:delText>
        </w:r>
      </w:del>
      <w:ins w:id="2578" w:author="GoldenCorpusHarness" w:date="2026-03-28T21:57:55Z">
        <w:r>
          <w:t>Confir</w:t>
        </w:r>
      </w:ins>
      <w:r>
        <w:t>m</w:t>
      </w:r>
      <w:del w:id="2579" w:author="GoldenCorpusHarness" w:date="2026-03-28T21:57:55Z">
        <w:r>
          <w:delText>g/kg or 5 mg/kg by Toxicity Grade, SOC and Preferr</w:delText>
        </w:r>
      </w:del>
      <w:r>
        <w:t xml:space="preserve">ed </w:t>
      </w:r>
      <w:del w:id="2580" w:author="GoldenCorpusHarness" w:date="2026-03-28T21:57:55Z">
        <w:r>
          <w:delText>T</w:delText>
        </w:r>
      </w:del>
      <w:ins w:id="2581" w:author="GoldenCorpusHarness" w:date="2026-03-28T21:57:55Z">
        <w:r>
          <w:t>R</w:t>
        </w:r>
      </w:ins>
      <w:r>
        <w:t>e</w:t>
      </w:r>
      <w:del w:id="2582" w:author="GoldenCorpusHarness" w:date="2026-03-28T21:57:55Z">
        <w:r>
          <w:delText>rm</w:delText>
        </w:r>
      </w:del>
      <w:r>
        <w:t>s</w:t>
      </w:r>
      <w:ins w:id="2583" w:author="GoldenCorpusHarness" w:date="2026-03-28T21:57:55Z">
        <w:r>
          <w:t>ponse</w:t>
        </w:r>
      </w:ins>
      <w:r>
        <w:t xml:space="preserve"> (APaT Population)</w:t>
      </w:r>
      <w:ins w:id="2584" w:author="GoldenCorpusHarness" w:date="2026-03-28T21:57:55Z">
        <w:r>
          <w:t xml:space="preserve"> 5 mg/kg</w:t>
        </w:r>
      </w:ins>
      <w:r>
        <w:t>1</w:t>
      </w:r>
      <w:del w:id="2585" w:author="GoldenCorpusHarness" w:date="2026-03-28T21:57:55Z">
        <w:r>
          <w:delText>51</w:delText>
        </w:r>
      </w:del>
      <w:ins w:id="2586" w:author="GoldenCorpusHarness" w:date="2026-03-28T21:57:55Z">
        <w:r>
          <w:t>23</w:t>
        </w:r>
      </w:ins>
    </w:p>
    <w:p ns2:paraId="74E745FC" ns2:textId="29B260E3"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del w:id="2587" w:author="GoldenCorpusHarness" w:date="2026-03-28T21:57:55Z">
        <w:r>
          <w:delText>43S</w:delText>
        </w:r>
      </w:del>
      <w:ins w:id="2588" w:author="GoldenCorpusHarness" w:date="2026-03-28T21:57:55Z">
        <w:r>
          <w:t>27Participant Baseline Charact</w:t>
        </w:r>
      </w:ins>
      <w:r>
        <w:t>eri</w:t>
      </w:r>
      <w:del w:id="2589" w:author="GoldenCorpusHarness" w:date="2026-03-28T21:57:55Z">
        <w:r>
          <w:delText>ou</w:delText>
        </w:r>
      </w:del>
      <w:ins w:id="2590" w:author="GoldenCorpusHarness" w:date="2026-03-28T21:57:55Z">
        <w:r>
          <w:t>stic</w:t>
        </w:r>
      </w:ins>
      <w:r>
        <w:t xml:space="preserve">s </w:t>
      </w:r>
      <w:del w:id="2591" w:author="GoldenCorpusHarness" w:date="2026-03-28T21:57:55Z">
        <w:r>
          <w:delText>Adv</w:delText>
        </w:r>
      </w:del>
      <w:ins w:id="2592" w:author="GoldenCorpusHarness" w:date="2026-03-28T21:57:55Z">
        <w:r>
          <w:t>of MK-2870-002 (SKB264-II-06) C</w:t>
        </w:r>
      </w:ins>
      <w:r>
        <w:t>er</w:t>
      </w:r>
      <w:del w:id="2593" w:author="GoldenCorpusHarness" w:date="2026-03-28T21:57:55Z">
        <w:r>
          <w:delText>s</w:delText>
        </w:r>
      </w:del>
      <w:ins w:id="2594" w:author="GoldenCorpusHarness" w:date="2026-03-28T21:57:55Z">
        <w:r>
          <w:t>vical Canc</w:t>
        </w:r>
      </w:ins>
      <w:r>
        <w:t>e</w:t>
      </w:r>
      <w:del w:id="2595" w:author="GoldenCorpusHarness" w:date="2026-03-28T21:57:55Z">
        <w:r>
          <w:delText xml:space="preserve"> Reactions fo</w:delText>
        </w:r>
      </w:del>
      <w:r>
        <w:t xml:space="preserve">r </w:t>
      </w:r>
      <w:del w:id="2596" w:author="GoldenCorpusHarness" w:date="2026-03-28T21:57:55Z">
        <w:r>
          <w:delText xml:space="preserve">Sac-TMT 4 mg/kg or 5 mg/kg </w:delText>
        </w:r>
      </w:del>
      <w:ins w:id="2597" w:author="GoldenCorpusHarness" w:date="2026-03-28T21:57:55Z">
        <w:r>
          <w:t>(</w:t>
        </w:r>
      </w:ins>
      <w:r>
        <w:t>Co</w:t>
      </w:r>
      <w:del w:id="2598" w:author="GoldenCorpusHarness" w:date="2026-03-28T21:57:55Z">
        <w:r>
          <w:delText>nsidered Expected for Safety Rep</w:delText>
        </w:r>
      </w:del>
      <w:ins w:id="2599" w:author="GoldenCorpusHarness" w:date="2026-03-28T21:57:55Z">
        <w:r>
          <w:t>h</w:t>
        </w:r>
      </w:ins>
      <w:r>
        <w:t>ort</w:t>
      </w:r>
      <w:del w:id="2600" w:author="GoldenCorpusHarness" w:date="2026-03-28T21:57:55Z">
        <w:r>
          <w:delText>ing</w:delText>
        </w:r>
      </w:del>
      <w:r>
        <w:t xml:space="preserve"> </w:t>
      </w:r>
      <w:del w:id="2601" w:author="GoldenCorpusHarness" w:date="2026-03-28T21:57:55Z">
        <w:r>
          <w:delText>Purposes (</w:delText>
        </w:r>
      </w:del>
      <w:r>
        <w:t>A</w:t>
      </w:r>
      <w:del w:id="2602" w:author="GoldenCorpusHarness" w:date="2026-03-28T21:57:55Z">
        <w:r>
          <w:delText>PaT Population</w:delText>
        </w:r>
      </w:del>
      <w:r>
        <w:t>)1</w:t>
      </w:r>
      <w:ins w:id="2603" w:author="GoldenCorpusHarness" w:date="2026-03-28T21:57:55Z">
        <w:r>
          <w:t>2</w:t>
        </w:r>
      </w:ins>
      <w:r>
        <w:t>5</w:t>
      </w:r>
      <w:del w:id="2604" w:author="GoldenCorpusHarness" w:date="2026-03-28T21:57:55Z">
        <w:r>
          <w:delText>6</w:delText>
        </w:r>
      </w:del>
    </w:p>
    <w:p ns2:paraId="6774D1D3" ns2:textId="5C10D392"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del w:id="2605" w:author="GoldenCorpusHarness" w:date="2026-03-28T21:57:55Z">
        <w:r>
          <w:delText>44</w:delText>
        </w:r>
      </w:del>
      <w:ins w:id="2606" w:author="GoldenCorpusHarness" w:date="2026-03-28T21:57:55Z">
        <w:r>
          <w:t xml:space="preserve">28Efficacy </w:t>
        </w:r>
      </w:ins>
      <w:r>
        <w:t>S</w:t>
      </w:r>
      <w:del w:id="2607" w:author="GoldenCorpusHarness" w:date="2026-03-28T21:57:55Z">
        <w:r>
          <w:delText>t</w:delText>
        </w:r>
      </w:del>
      <w:r>
        <w:t>u</w:t>
      </w:r>
      <w:del w:id="2608" w:author="GoldenCorpusHarness" w:date="2026-03-28T21:57:55Z">
        <w:r>
          <w:delText>d</w:delText>
        </w:r>
      </w:del>
      <w:ins w:id="2609" w:author="GoldenCorpusHarness" w:date="2026-03-28T21:57:55Z">
        <w:r>
          <w:t>mmar</w:t>
        </w:r>
      </w:ins>
      <w:r>
        <w:t>y</w:t>
      </w:r>
      <w:ins w:id="2610" w:author="GoldenCorpusHarness" w:date="2026-03-28T21:57:55Z">
        <w:r>
          <w:t xml:space="preserve"> of</w:t>
        </w:r>
      </w:ins>
      <w:r>
        <w:t xml:space="preserve"> MK-2870-00</w:t>
      </w:r>
      <w:del w:id="2611" w:author="GoldenCorpusHarness" w:date="2026-03-28T21:57:55Z">
        <w:r>
          <w:delText>1</w:delText>
        </w:r>
      </w:del>
      <w:ins w:id="2612" w:author="GoldenCorpusHarness" w:date="2026-03-28T21:57:55Z">
        <w:r>
          <w:t>2</w:t>
        </w:r>
      </w:ins>
      <w:r>
        <w:t xml:space="preserve"> (</w:t>
      </w:r>
      <w:ins w:id="2613" w:author="GoldenCorpusHarness" w:date="2026-03-28T21:57:55Z">
        <w:r>
          <w:t>S</w:t>
        </w:r>
      </w:ins>
      <w:r>
        <w:t>K</w:t>
      </w:r>
      <w:del w:id="2614" w:author="GoldenCorpusHarness" w:date="2026-03-28T21:57:55Z">
        <w:r>
          <w:delText>L</w:delText>
        </w:r>
      </w:del>
      <w:ins w:id="2615" w:author="GoldenCorpusHarness" w:date="2026-03-28T21:57:55Z">
        <w:r>
          <w:t>B</w:t>
        </w:r>
      </w:ins>
      <w:r>
        <w:t>264-</w:t>
      </w:r>
      <w:ins w:id="2616" w:author="GoldenCorpusHarness" w:date="2026-03-28T21:57:55Z">
        <w:r>
          <w:t>II-</w:t>
        </w:r>
      </w:ins>
      <w:r>
        <w:t>0</w:t>
      </w:r>
      <w:del w:id="2617" w:author="GoldenCorpusHarness" w:date="2026-03-28T21:57:55Z">
        <w:r>
          <w:delText>1</w:delText>
        </w:r>
      </w:del>
      <w:ins w:id="2618" w:author="GoldenCorpusHarness" w:date="2026-03-28T21:57:55Z">
        <w:r>
          <w:t>6</w:t>
        </w:r>
      </w:ins>
      <w:r>
        <w:t>)</w:t>
      </w:r>
      <w:del w:id="2619" w:author="GoldenCorpusHarness" w:date="2026-03-28T21:57:55Z">
        <w:r>
          <w:delText>:</w:delText>
        </w:r>
      </w:del>
      <w:r>
        <w:t xml:space="preserve"> </w:t>
      </w:r>
      <w:del w:id="2620" w:author="GoldenCorpusHarness" w:date="2026-03-28T21:57:55Z">
        <w:r>
          <w:delText>Pa</w:delText>
        </w:r>
      </w:del>
      <w:ins w:id="2621" w:author="GoldenCorpusHarness" w:date="2026-03-28T21:57:55Z">
        <w:r>
          <w:t>Ce</w:t>
        </w:r>
      </w:ins>
      <w:r>
        <w:t>r</w:t>
      </w:r>
      <w:del w:id="2622" w:author="GoldenCorpusHarness" w:date="2026-03-28T21:57:55Z">
        <w:r>
          <w:delText>t</w:delText>
        </w:r>
      </w:del>
      <w:ins w:id="2623" w:author="GoldenCorpusHarness" w:date="2026-03-28T21:57:55Z">
        <w:r>
          <w:t>v</w:t>
        </w:r>
      </w:ins>
      <w:r>
        <w:t>ic</w:t>
      </w:r>
      <w:del w:id="2624" w:author="GoldenCorpusHarness" w:date="2026-03-28T21:57:55Z">
        <w:r>
          <w:delText>ip</w:delText>
        </w:r>
      </w:del>
      <w:r>
        <w:t>a</w:t>
      </w:r>
      <w:del w:id="2625" w:author="GoldenCorpusHarness" w:date="2026-03-28T21:57:55Z">
        <w:r>
          <w:delText>nts</w:delText>
        </w:r>
      </w:del>
      <w:ins w:id="2626" w:author="GoldenCorpusHarness" w:date="2026-03-28T21:57:55Z">
        <w:r>
          <w:t>l</w:t>
        </w:r>
      </w:ins>
      <w:r>
        <w:t xml:space="preserve"> </w:t>
      </w:r>
      <w:del w:id="2627" w:author="GoldenCorpusHarness" w:date="2026-03-28T21:57:55Z">
        <w:r>
          <w:delText>With Adverse Events by Decre</w:delText>
        </w:r>
      </w:del>
      <w:ins w:id="2628" w:author="GoldenCorpusHarness" w:date="2026-03-28T21:57:55Z">
        <w:r>
          <w:t>C</w:t>
        </w:r>
      </w:ins>
      <w:r>
        <w:t>a</w:t>
      </w:r>
      <w:del w:id="2629" w:author="GoldenCorpusHarness" w:date="2026-03-28T21:57:55Z">
        <w:r>
          <w:delText>sing Incide</w:delText>
        </w:r>
      </w:del>
      <w:r>
        <w:t>nce</w:t>
      </w:r>
      <w:ins w:id="2630" w:author="GoldenCorpusHarness" w:date="2026-03-28T21:57:55Z">
        <w:r>
          <w:t>r</w:t>
        </w:r>
      </w:ins>
      <w:r>
        <w:t xml:space="preserve"> (</w:t>
      </w:r>
      <w:del w:id="2631" w:author="GoldenCorpusHarness" w:date="2026-03-28T21:57:55Z">
        <w:r>
          <w:delText>Incidence ≥10% in t</w:delText>
        </w:r>
      </w:del>
      <w:ins w:id="2632" w:author="GoldenCorpusHarness" w:date="2026-03-28T21:57:55Z">
        <w:r>
          <w:t>Co</w:t>
        </w:r>
      </w:ins>
      <w:r>
        <w:t>h</w:t>
      </w:r>
      <w:del w:id="2633" w:author="GoldenCorpusHarness" w:date="2026-03-28T21:57:55Z">
        <w:r>
          <w:delText>e T</w:delText>
        </w:r>
      </w:del>
      <w:r>
        <w:t>o</w:t>
      </w:r>
      <w:del w:id="2634" w:author="GoldenCorpusHarness" w:date="2026-03-28T21:57:55Z">
        <w:r>
          <w:delText>tal Pa</w:delText>
        </w:r>
      </w:del>
      <w:r>
        <w:t>rt</w:t>
      </w:r>
      <w:del w:id="2635" w:author="GoldenCorpusHarness" w:date="2026-03-28T21:57:55Z">
        <w:r>
          <w:delText>icipant</w:delText>
        </w:r>
      </w:del>
      <w:r>
        <w:t xml:space="preserve"> </w:t>
      </w:r>
      <w:del w:id="2636" w:author="GoldenCorpusHarness" w:date="2026-03-28T21:57:55Z">
        <w:r>
          <w:delText>Population) (</w:delText>
        </w:r>
      </w:del>
      <w:r>
        <w:t>A</w:t>
      </w:r>
      <w:del w:id="2637" w:author="GoldenCorpusHarness" w:date="2026-03-28T21:57:55Z">
        <w:r>
          <w:delText>PaT Population</w:delText>
        </w:r>
      </w:del>
      <w:r>
        <w:t>)1</w:t>
      </w:r>
      <w:del w:id="2638" w:author="GoldenCorpusHarness" w:date="2026-03-28T21:57:55Z">
        <w:r>
          <w:delText>58</w:delText>
        </w:r>
      </w:del>
      <w:ins w:id="2639" w:author="GoldenCorpusHarness" w:date="2026-03-28T21:57:55Z">
        <w:r>
          <w:t>26</w:t>
        </w:r>
      </w:ins>
    </w:p>
    <w:p ns2:paraId="07A28078" ns2:textId="70745616"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del w:id="2640" w:author="GoldenCorpusHarness" w:date="2026-03-28T21:57:55Z">
        <w:r>
          <w:delText>45Study KL</w:delText>
        </w:r>
      </w:del>
      <w:r>
        <w:t>2</w:t>
      </w:r>
      <w:del w:id="2641" w:author="GoldenCorpusHarness" w:date="2026-03-28T21:57:55Z">
        <w:r>
          <w:delText>64-01 (</w:delText>
        </w:r>
      </w:del>
      <w:ins w:id="2642" w:author="GoldenCorpusHarness" w:date="2026-03-28T21:57:55Z">
        <w:r>
          <w:t>9</w:t>
        </w:r>
      </w:ins>
      <w:r>
        <w:t>MK-2870-0</w:t>
      </w:r>
      <w:ins w:id="2643" w:author="GoldenCorpusHarness" w:date="2026-03-28T21:57:55Z">
        <w:r>
          <w:t>13 (SKB264-II-</w:t>
        </w:r>
      </w:ins>
      <w:r>
        <w:t>0</w:t>
      </w:r>
      <w:del w:id="2644" w:author="GoldenCorpusHarness" w:date="2026-03-28T21:57:55Z">
        <w:r>
          <w:delText>1</w:delText>
        </w:r>
      </w:del>
      <w:ins w:id="2645" w:author="GoldenCorpusHarness" w:date="2026-03-28T21:57:55Z">
        <w:r>
          <w:t>5</w:t>
        </w:r>
      </w:ins>
      <w:r>
        <w:t xml:space="preserve">): </w:t>
      </w:r>
      <w:del w:id="2646" w:author="GoldenCorpusHarness" w:date="2026-03-28T21:57:55Z">
        <w:r>
          <w:delText>Part</w:delText>
        </w:r>
      </w:del>
      <w:ins w:id="2647" w:author="GoldenCorpusHarness" w:date="2026-03-28T21:57:55Z">
        <w:r>
          <w:t>Clin</w:t>
        </w:r>
      </w:ins>
      <w:r>
        <w:t>ic</w:t>
      </w:r>
      <w:del w:id="2648" w:author="GoldenCorpusHarness" w:date="2026-03-28T21:57:55Z">
        <w:r>
          <w:delText>ip</w:delText>
        </w:r>
      </w:del>
      <w:r>
        <w:t>a</w:t>
      </w:r>
      <w:del w:id="2649" w:author="GoldenCorpusHarness" w:date="2026-03-28T21:57:55Z">
        <w:r>
          <w:delText>n</w:delText>
        </w:r>
      </w:del>
      <w:ins w:id="2650" w:author="GoldenCorpusHarness" w:date="2026-03-28T21:57:55Z">
        <w:r>
          <w:t>l Ou</w:t>
        </w:r>
      </w:ins>
      <w:r>
        <w:t>t</w:t>
      </w:r>
      <w:del w:id="2651" w:author="GoldenCorpusHarness" w:date="2026-03-28T21:57:55Z">
        <w:r>
          <w:delText>s With Drug-r</w:delText>
        </w:r>
      </w:del>
      <w:ins w:id="2652" w:author="GoldenCorpusHarness" w:date="2026-03-28T21:57:55Z">
        <w:r>
          <w:t>com</w:t>
        </w:r>
      </w:ins>
      <w:r>
        <w:t>e</w:t>
      </w:r>
      <w:del w:id="2653" w:author="GoldenCorpusHarness" w:date="2026-03-28T21:57:55Z">
        <w:r>
          <w:delText>lated Adverse Event</w:delText>
        </w:r>
      </w:del>
      <w:r>
        <w:t xml:space="preserve">s by </w:t>
      </w:r>
      <w:ins w:id="2654" w:author="GoldenCorpusHarness" w:date="2026-03-28T21:57:55Z">
        <w:r>
          <w:t>P</w:t>
        </w:r>
      </w:ins>
      <w:r>
        <w:t>D</w:t>
      </w:r>
      <w:del w:id="2655" w:author="GoldenCorpusHarness" w:date="2026-03-28T21:57:55Z">
        <w:r>
          <w:delText>ec</w:delText>
        </w:r>
      </w:del>
      <w:ins w:id="2656" w:author="GoldenCorpusHarness" w:date="2026-03-28T21:57:55Z">
        <w:r>
          <w:t>-L1 Exp</w:t>
        </w:r>
      </w:ins>
      <w:r>
        <w:t>re</w:t>
      </w:r>
      <w:del w:id="2657" w:author="GoldenCorpusHarness" w:date="2026-03-28T21:57:55Z">
        <w:r>
          <w:delText>a</w:delText>
        </w:r>
      </w:del>
      <w:r>
        <w:t>s</w:t>
      </w:r>
      <w:del w:id="2658" w:author="GoldenCorpusHarness" w:date="2026-03-28T21:57:55Z">
        <w:r>
          <w:delText>ing Incidence (Incidence ≥10% in the Total Participant Populat</w:delText>
        </w:r>
      </w:del>
      <w:ins w:id="2659" w:author="GoldenCorpusHarness" w:date="2026-03-28T21:57:55Z">
        <w:r>
          <w:t>s</w:t>
        </w:r>
      </w:ins>
      <w:r>
        <w:t>ion</w:t>
      </w:r>
      <w:del w:id="2660" w:author="GoldenCorpusHarness" w:date="2026-03-28T21:57:55Z">
        <w:r>
          <w:delText>) (APaT Population)</w:delText>
        </w:r>
      </w:del>
      <w:r>
        <w:t>1</w:t>
      </w:r>
      <w:del w:id="2661" w:author="GoldenCorpusHarness" w:date="2026-03-28T21:57:55Z">
        <w:r>
          <w:delText>60</w:delText>
        </w:r>
      </w:del>
      <w:ins w:id="2662" w:author="GoldenCorpusHarness" w:date="2026-03-28T21:57:55Z">
        <w:r>
          <w:t>28</w:t>
        </w:r>
      </w:ins>
    </w:p>
    <w:p ns2:paraId="002735E4" ns2:textId="07803D73"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del w:id="2663" w:author="GoldenCorpusHarness" w:date="2026-03-28T21:57:55Z">
        <w:r>
          <w:delText>46</w:delText>
        </w:r>
      </w:del>
      <w:ins w:id="2664" w:author="GoldenCorpusHarness" w:date="2026-03-28T21:57:55Z">
        <w:r>
          <w:t>30</w:t>
        </w:r>
      </w:ins>
      <w:r>
        <w:t>MK-2870-0</w:t>
      </w:r>
      <w:del w:id="2665" w:author="GoldenCorpusHarness" w:date="2026-03-28T21:57:55Z">
        <w:r>
          <w:delText>0</w:delText>
        </w:r>
      </w:del>
      <w:r>
        <w:t>1</w:t>
      </w:r>
      <w:ins w:id="2666" w:author="GoldenCorpusHarness" w:date="2026-03-28T21:57:55Z">
        <w:r>
          <w:t>6</w:t>
        </w:r>
      </w:ins>
      <w:r>
        <w:t xml:space="preserve"> (S</w:t>
      </w:r>
      <w:del w:id="2667" w:author="GoldenCorpusHarness" w:date="2026-03-28T21:57:55Z">
        <w:r>
          <w:delText xml:space="preserve">tudy </w:delText>
        </w:r>
      </w:del>
      <w:r>
        <w:t>K</w:t>
      </w:r>
      <w:del w:id="2668" w:author="GoldenCorpusHarness" w:date="2026-03-28T21:57:55Z">
        <w:r>
          <w:delText>L</w:delText>
        </w:r>
      </w:del>
      <w:ins w:id="2669" w:author="GoldenCorpusHarness" w:date="2026-03-28T21:57:55Z">
        <w:r>
          <w:t>B</w:t>
        </w:r>
      </w:ins>
      <w:r>
        <w:t>264-</w:t>
      </w:r>
      <w:ins w:id="2670" w:author="GoldenCorpusHarness" w:date="2026-03-28T21:57:55Z">
        <w:r>
          <w:t>II-</w:t>
        </w:r>
      </w:ins>
      <w:r>
        <w:t>0</w:t>
      </w:r>
      <w:del w:id="2671" w:author="GoldenCorpusHarness" w:date="2026-03-28T21:57:55Z">
        <w:r>
          <w:delText>1</w:delText>
        </w:r>
      </w:del>
      <w:ins w:id="2672" w:author="GoldenCorpusHarness" w:date="2026-03-28T21:57:55Z">
        <w:r>
          <w:t>7-TNBC</w:t>
        </w:r>
      </w:ins>
      <w:r>
        <w:t xml:space="preserve">): </w:t>
      </w:r>
      <w:del w:id="2673" w:author="GoldenCorpusHarness" w:date="2026-03-28T21:57:55Z">
        <w:r>
          <w:delText>Part</w:delText>
        </w:r>
      </w:del>
      <w:ins w:id="2674" w:author="GoldenCorpusHarness" w:date="2026-03-28T21:57:55Z">
        <w:r>
          <w:t>Clin</w:t>
        </w:r>
      </w:ins>
      <w:r>
        <w:t>ic</w:t>
      </w:r>
      <w:del w:id="2675" w:author="GoldenCorpusHarness" w:date="2026-03-28T21:57:55Z">
        <w:r>
          <w:delText>ip</w:delText>
        </w:r>
      </w:del>
      <w:r>
        <w:t>a</w:t>
      </w:r>
      <w:del w:id="2676" w:author="GoldenCorpusHarness" w:date="2026-03-28T21:57:55Z">
        <w:r>
          <w:delText>n</w:delText>
        </w:r>
      </w:del>
      <w:ins w:id="2677" w:author="GoldenCorpusHarness" w:date="2026-03-28T21:57:55Z">
        <w:r>
          <w:t>l Ou</w:t>
        </w:r>
      </w:ins>
      <w:r>
        <w:t>t</w:t>
      </w:r>
      <w:del w:id="2678" w:author="GoldenCorpusHarness" w:date="2026-03-28T21:57:55Z">
        <w:r>
          <w:delText>s With Drug-R</w:delText>
        </w:r>
      </w:del>
      <w:ins w:id="2679" w:author="GoldenCorpusHarness" w:date="2026-03-28T21:57:55Z">
        <w:r>
          <w:t>com</w:t>
        </w:r>
      </w:ins>
      <w:r>
        <w:t>e</w:t>
      </w:r>
      <w:del w:id="2680" w:author="GoldenCorpusHarness" w:date="2026-03-28T21:57:55Z">
        <w:r>
          <w:delText>lated Grade ≥3 Adverse Event</w:delText>
        </w:r>
      </w:del>
      <w:r>
        <w:t xml:space="preserve">s by </w:t>
      </w:r>
      <w:ins w:id="2681" w:author="GoldenCorpusHarness" w:date="2026-03-28T21:57:55Z">
        <w:r>
          <w:t>P</w:t>
        </w:r>
      </w:ins>
      <w:r>
        <w:t>D</w:t>
      </w:r>
      <w:del w:id="2682" w:author="GoldenCorpusHarness" w:date="2026-03-28T21:57:55Z">
        <w:r>
          <w:delText>ec</w:delText>
        </w:r>
      </w:del>
      <w:ins w:id="2683" w:author="GoldenCorpusHarness" w:date="2026-03-28T21:57:55Z">
        <w:r>
          <w:t>-L1 Exp</w:t>
        </w:r>
      </w:ins>
      <w:r>
        <w:t>re</w:t>
      </w:r>
      <w:del w:id="2684" w:author="GoldenCorpusHarness" w:date="2026-03-28T21:57:55Z">
        <w:r>
          <w:delText>a</w:delText>
        </w:r>
      </w:del>
      <w:r>
        <w:t>s</w:t>
      </w:r>
      <w:del w:id="2685" w:author="GoldenCorpusHarness" w:date="2026-03-28T21:57:55Z">
        <w:r>
          <w:delText>ing Incidence (Incidence ≥5% in One or More Treatment Group</w:delText>
        </w:r>
      </w:del>
      <w:r>
        <w:t>s</w:t>
      </w:r>
      <w:del w:id="2686" w:author="GoldenCorpusHarness" w:date="2026-03-28T21:57:55Z">
        <w:r>
          <w:delText>) Phase I and Phase II (APaT Populat</w:delText>
        </w:r>
      </w:del>
      <w:r>
        <w:t>ion</w:t>
      </w:r>
      <w:del w:id="2687" w:author="GoldenCorpusHarness" w:date="2026-03-28T21:57:55Z">
        <w:r>
          <w:delText>)</w:delText>
        </w:r>
      </w:del>
      <w:r>
        <w:t>1</w:t>
      </w:r>
      <w:del w:id="2688" w:author="GoldenCorpusHarness" w:date="2026-03-28T21:57:55Z">
        <w:r>
          <w:delText>61</w:delText>
        </w:r>
      </w:del>
      <w:ins w:id="2689" w:author="GoldenCorpusHarness" w:date="2026-03-28T21:57:55Z">
        <w:r>
          <w:t>33</w:t>
        </w:r>
      </w:ins>
    </w:p>
    <w:p ns2:paraId="7B4B2B70" ns2:textId="4F4B9EBE"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ins w:id="2690" w:author="GoldenCorpusHarness" w:date="2026-03-28T21:57:55Z">
        <w:r>
          <w:t>31MK-2870-017 (SKB26</w:t>
        </w:r>
      </w:ins>
      <w:r>
        <w:t>4</w:t>
      </w:r>
      <w:del w:id="2691" w:author="GoldenCorpusHarness" w:date="2026-03-28T21:57:55Z">
        <w:r>
          <w:delText>7P</w:delText>
        </w:r>
      </w:del>
      <w:ins w:id="2692" w:author="GoldenCorpusHarness" w:date="2026-03-28T21:57:55Z">
        <w:r>
          <w:t>-II-08): Efficacy Summ</w:t>
        </w:r>
      </w:ins>
      <w:r>
        <w:t>ar</w:t>
      </w:r>
      <w:del w:id="2693" w:author="GoldenCorpusHarness" w:date="2026-03-28T21:57:55Z">
        <w:r>
          <w:delText>ticipants With Serious Drug-related Adverse Events b</w:delText>
        </w:r>
      </w:del>
      <w:r>
        <w:t>y</w:t>
      </w:r>
      <w:del w:id="2694" w:author="GoldenCorpusHarness" w:date="2026-03-28T21:57:55Z">
        <w:r>
          <w:delText xml:space="preserve"> Decreasing Incidence (Incidence &gt;1%</w:delText>
        </w:r>
      </w:del>
      <w:r>
        <w:t xml:space="preserve"> in</w:t>
      </w:r>
      <w:del w:id="2695" w:author="GoldenCorpusHarness" w:date="2026-03-28T21:57:55Z">
        <w:r>
          <w:delText xml:space="preserve"> the Total</w:delText>
        </w:r>
      </w:del>
      <w:r>
        <w:t xml:space="preserve"> Part</w:t>
      </w:r>
      <w:del w:id="2696" w:author="GoldenCorpusHarness" w:date="2026-03-28T21:57:55Z">
        <w:r>
          <w:delText>icip</w:delText>
        </w:r>
      </w:del>
      <w:ins w:id="2697" w:author="GoldenCorpusHarness" w:date="2026-03-28T21:57:55Z">
        <w:r>
          <w:t xml:space="preserve"> 1 Cohort 1 </w:t>
        </w:r>
      </w:ins>
      <w:r>
        <w:t>an</w:t>
      </w:r>
      <w:ins w:id="2698" w:author="GoldenCorpusHarness" w:date="2026-03-28T21:57:55Z">
        <w:r>
          <w:t>d Cohor</w:t>
        </w:r>
      </w:ins>
      <w:r>
        <w:t xml:space="preserve">t </w:t>
      </w:r>
      <w:del w:id="2699" w:author="GoldenCorpusHarness" w:date="2026-03-28T21:57:55Z">
        <w:r>
          <w:delText>Population) (APaT Population)</w:delText>
        </w:r>
      </w:del>
      <w:ins w:id="2700" w:author="GoldenCorpusHarness" w:date="2026-03-28T21:57:55Z">
        <w:r>
          <w:t>2</w:t>
        </w:r>
      </w:ins>
      <w:r>
        <w:t>1</w:t>
      </w:r>
      <w:ins w:id="2701" w:author="GoldenCorpusHarness" w:date="2026-03-28T21:57:55Z">
        <w:r>
          <w:t>3</w:t>
        </w:r>
      </w:ins>
      <w:r>
        <w:t>6</w:t>
      </w:r>
      <w:del w:id="2702" w:author="GoldenCorpusHarness" w:date="2026-03-28T21:57:55Z">
        <w:r>
          <w:delText>2</w:delText>
        </w:r>
      </w:del>
    </w:p>
    <w:p ns2:paraId="0DCE7010" ns2:textId="145265FC"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del w:id="2703" w:author="GoldenCorpusHarness" w:date="2026-03-28T21:57:55Z">
        <w:r>
          <w:delText>48</w:delText>
        </w:r>
      </w:del>
      <w:ins w:id="2704" w:author="GoldenCorpusHarness" w:date="2026-03-28T21:57:55Z">
        <w:r>
          <w:t>32</w:t>
        </w:r>
      </w:ins>
      <w:r>
        <w:t>MK-2870-0</w:t>
      </w:r>
      <w:del w:id="2705" w:author="GoldenCorpusHarness" w:date="2026-03-28T21:57:55Z">
        <w:r>
          <w:delText>0</w:delText>
        </w:r>
      </w:del>
      <w:r>
        <w:t>1</w:t>
      </w:r>
      <w:ins w:id="2706" w:author="GoldenCorpusHarness" w:date="2026-03-28T21:57:55Z">
        <w:r>
          <w:t>7</w:t>
        </w:r>
      </w:ins>
      <w:r>
        <w:t xml:space="preserve"> (S</w:t>
      </w:r>
      <w:del w:id="2707" w:author="GoldenCorpusHarness" w:date="2026-03-28T21:57:55Z">
        <w:r>
          <w:delText xml:space="preserve">tudy </w:delText>
        </w:r>
      </w:del>
      <w:r>
        <w:t>K</w:t>
      </w:r>
      <w:del w:id="2708" w:author="GoldenCorpusHarness" w:date="2026-03-28T21:57:55Z">
        <w:r>
          <w:delText>L</w:delText>
        </w:r>
      </w:del>
      <w:ins w:id="2709" w:author="GoldenCorpusHarness" w:date="2026-03-28T21:57:55Z">
        <w:r>
          <w:t>B</w:t>
        </w:r>
      </w:ins>
      <w:r>
        <w:t>264-</w:t>
      </w:r>
      <w:ins w:id="2710" w:author="GoldenCorpusHarness" w:date="2026-03-28T21:57:55Z">
        <w:r>
          <w:t>II-</w:t>
        </w:r>
      </w:ins>
      <w:r>
        <w:t>0</w:t>
      </w:r>
      <w:del w:id="2711" w:author="GoldenCorpusHarness" w:date="2026-03-28T21:57:55Z">
        <w:r>
          <w:delText>1</w:delText>
        </w:r>
      </w:del>
      <w:ins w:id="2712" w:author="GoldenCorpusHarness" w:date="2026-03-28T21:57:55Z">
        <w:r>
          <w:t>8</w:t>
        </w:r>
      </w:ins>
      <w:r>
        <w:t>):</w:t>
      </w:r>
      <w:ins w:id="2713" w:author="GoldenCorpusHarness" w:date="2026-03-28T21:57:55Z">
        <w:r>
          <w:t xml:space="preserve"> Efficacy Summary in</w:t>
        </w:r>
      </w:ins>
      <w:r>
        <w:t xml:space="preserve"> Part</w:t>
      </w:r>
      <w:del w:id="2714" w:author="GoldenCorpusHarness" w:date="2026-03-28T21:57:55Z">
        <w:r>
          <w:delText>icipants</w:delText>
        </w:r>
      </w:del>
      <w:r>
        <w:t xml:space="preserve"> </w:t>
      </w:r>
      <w:del w:id="2715" w:author="GoldenCorpusHarness" w:date="2026-03-28T21:57:55Z">
        <w:r>
          <w:delText>Wit</w:delText>
        </w:r>
      </w:del>
      <w:ins w:id="2716" w:author="GoldenCorpusHarness" w:date="2026-03-28T21:57:55Z">
        <w:r>
          <w:t>1, Co</w:t>
        </w:r>
      </w:ins>
      <w:r>
        <w:t>h</w:t>
      </w:r>
      <w:del w:id="2717" w:author="GoldenCorpusHarness" w:date="2026-03-28T21:57:55Z">
        <w:r>
          <w:delText xml:space="preserve"> Adve</w:delText>
        </w:r>
      </w:del>
      <w:ins w:id="2718" w:author="GoldenCorpusHarness" w:date="2026-03-28T21:57:55Z">
        <w:r>
          <w:t>o</w:t>
        </w:r>
      </w:ins>
      <w:r>
        <w:t>r</w:t>
      </w:r>
      <w:del w:id="2719" w:author="GoldenCorpusHarness" w:date="2026-03-28T21:57:55Z">
        <w:r>
          <w:delText>se Events Resulting in Treatmen</w:delText>
        </w:r>
      </w:del>
      <w:r>
        <w:t xml:space="preserve">t </w:t>
      </w:r>
      <w:del w:id="2720" w:author="GoldenCorpusHarness" w:date="2026-03-28T21:57:55Z">
        <w:r>
          <w:delText>Discontinu</w:delText>
        </w:r>
      </w:del>
      <w:ins w:id="2721" w:author="GoldenCorpusHarness" w:date="2026-03-28T21:57:55Z">
        <w:r>
          <w:t>5</w:t>
        </w:r>
      </w:ins>
      <w:r>
        <w:t>a</w:t>
      </w:r>
      <w:del w:id="2722" w:author="GoldenCorpusHarness" w:date="2026-03-28T21:57:55Z">
        <w:r>
          <w:delText xml:space="preserve">tion </w:delText>
        </w:r>
      </w:del>
      <w:ins w:id="2723" w:author="GoldenCorpusHarness" w:date="2026-03-28T21:57:55Z">
        <w:r>
          <w:t>/5</w:t>
        </w:r>
      </w:ins>
      <w:r>
        <w:t>b</w:t>
      </w:r>
      <w:del w:id="2724" w:author="GoldenCorpusHarness" w:date="2026-03-28T21:57:55Z">
        <w:r>
          <w:delText>y Decreasing Incidence (Incidence &gt;0% in One or More Treatment Groups) (APaT Population)</w:delText>
        </w:r>
      </w:del>
      <w:r>
        <w:t>1</w:t>
      </w:r>
      <w:del w:id="2725" w:author="GoldenCorpusHarness" w:date="2026-03-28T21:57:55Z">
        <w:r>
          <w:delText>6</w:delText>
        </w:r>
      </w:del>
      <w:r>
        <w:t>3</w:t>
      </w:r>
      <w:ins w:id="2726" w:author="GoldenCorpusHarness" w:date="2026-03-28T21:57:55Z">
        <w:r>
          <w:t>8</w:t>
        </w:r>
      </w:ins>
    </w:p>
    <w:p ns2:paraId="43ADC7CA" ns2:textId="6171554A"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del w:id="2727" w:author="GoldenCorpusHarness" w:date="2026-03-28T21:57:55Z">
        <w:r>
          <w:delText>49</w:delText>
        </w:r>
      </w:del>
      <w:ins w:id="2728" w:author="GoldenCorpusHarness" w:date="2026-03-28T21:57:55Z">
        <w:r>
          <w:t>33</w:t>
        </w:r>
      </w:ins>
      <w:r>
        <w:t>MK-2870-0</w:t>
      </w:r>
      <w:del w:id="2729" w:author="GoldenCorpusHarness" w:date="2026-03-28T21:57:55Z">
        <w:r>
          <w:delText>0</w:delText>
        </w:r>
      </w:del>
      <w:r>
        <w:t>1</w:t>
      </w:r>
      <w:ins w:id="2730" w:author="GoldenCorpusHarness" w:date="2026-03-28T21:57:55Z">
        <w:r>
          <w:t>7</w:t>
        </w:r>
      </w:ins>
      <w:r>
        <w:t xml:space="preserve"> (S</w:t>
      </w:r>
      <w:del w:id="2731" w:author="GoldenCorpusHarness" w:date="2026-03-28T21:57:55Z">
        <w:r>
          <w:delText xml:space="preserve">tudy </w:delText>
        </w:r>
      </w:del>
      <w:r>
        <w:t>K</w:t>
      </w:r>
      <w:del w:id="2732" w:author="GoldenCorpusHarness" w:date="2026-03-28T21:57:55Z">
        <w:r>
          <w:delText>L</w:delText>
        </w:r>
      </w:del>
      <w:ins w:id="2733" w:author="GoldenCorpusHarness" w:date="2026-03-28T21:57:55Z">
        <w:r>
          <w:t>B</w:t>
        </w:r>
      </w:ins>
      <w:r>
        <w:t>264-</w:t>
      </w:r>
      <w:ins w:id="2734" w:author="GoldenCorpusHarness" w:date="2026-03-28T21:57:55Z">
        <w:r>
          <w:t>II-</w:t>
        </w:r>
      </w:ins>
      <w:r>
        <w:t>0</w:t>
      </w:r>
      <w:del w:id="2735" w:author="GoldenCorpusHarness" w:date="2026-03-28T21:57:55Z">
        <w:r>
          <w:delText>1</w:delText>
        </w:r>
      </w:del>
      <w:ins w:id="2736" w:author="GoldenCorpusHarness" w:date="2026-03-28T21:57:55Z">
        <w:r>
          <w:t>8</w:t>
        </w:r>
      </w:ins>
      <w:r>
        <w:t>):</w:t>
      </w:r>
      <w:ins w:id="2737" w:author="GoldenCorpusHarness" w:date="2026-03-28T21:57:55Z">
        <w:r>
          <w:t xml:space="preserve"> Efficacy Summary in</w:t>
        </w:r>
      </w:ins>
      <w:r>
        <w:t xml:space="preserve"> Part</w:t>
      </w:r>
      <w:del w:id="2738" w:author="GoldenCorpusHarness" w:date="2026-03-28T21:57:55Z">
        <w:r>
          <w:delText>icipants</w:delText>
        </w:r>
      </w:del>
      <w:r>
        <w:t xml:space="preserve"> </w:t>
      </w:r>
      <w:del w:id="2739" w:author="GoldenCorpusHarness" w:date="2026-03-28T21:57:55Z">
        <w:r>
          <w:delText>With Adverse Events Resulting in Death (Incidence &gt;0% in One or More Treatment Groups) (APaT Population)</w:delText>
        </w:r>
      </w:del>
      <w:ins w:id="2740" w:author="GoldenCorpusHarness" w:date="2026-03-28T21:57:55Z">
        <w:r>
          <w:t>2</w:t>
        </w:r>
      </w:ins>
      <w:r>
        <w:t>1</w:t>
      </w:r>
      <w:del w:id="2741" w:author="GoldenCorpusHarness" w:date="2026-03-28T21:57:55Z">
        <w:r>
          <w:delText>65</w:delText>
        </w:r>
      </w:del>
      <w:ins w:id="2742" w:author="GoldenCorpusHarness" w:date="2026-03-28T21:57:55Z">
        <w:r>
          <w:t>41</w:t>
        </w:r>
      </w:ins>
    </w:p>
    <w:p ns2:paraId="7CD67023" ns2:textId="08AF1269"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del w:id="2743" w:author="GoldenCorpusHarness" w:date="2026-03-28T21:57:55Z">
        <w:r>
          <w:delText>50</w:delText>
        </w:r>
      </w:del>
      <w:ins w:id="2744" w:author="GoldenCorpusHarness" w:date="2026-03-28T21:57:55Z">
        <w:r>
          <w:t>34</w:t>
        </w:r>
      </w:ins>
      <w:r>
        <w:t>Study MK-2870-00</w:t>
      </w:r>
      <w:del w:id="2745" w:author="GoldenCorpusHarness" w:date="2026-03-28T21:57:55Z">
        <w:r>
          <w:delText>2</w:delText>
        </w:r>
      </w:del>
      <w:ins w:id="2746" w:author="GoldenCorpusHarness" w:date="2026-03-28T21:57:55Z">
        <w:r>
          <w:t>1</w:t>
        </w:r>
      </w:ins>
      <w:r>
        <w:t xml:space="preserve"> (</w:t>
      </w:r>
      <w:del w:id="2747" w:author="GoldenCorpusHarness" w:date="2026-03-28T21:57:55Z">
        <w:r>
          <w:delText>S</w:delText>
        </w:r>
      </w:del>
      <w:r>
        <w:t>K</w:t>
      </w:r>
      <w:del w:id="2748" w:author="GoldenCorpusHarness" w:date="2026-03-28T21:57:55Z">
        <w:r>
          <w:delText>B</w:delText>
        </w:r>
      </w:del>
      <w:ins w:id="2749" w:author="GoldenCorpusHarness" w:date="2026-03-28T21:57:55Z">
        <w:r>
          <w:t>L</w:t>
        </w:r>
      </w:ins>
      <w:r>
        <w:t>264-</w:t>
      </w:r>
      <w:del w:id="2750" w:author="GoldenCorpusHarness" w:date="2026-03-28T21:57:55Z">
        <w:r>
          <w:delText>Ⅱ-</w:delText>
        </w:r>
      </w:del>
      <w:r>
        <w:t>0</w:t>
      </w:r>
      <w:del w:id="2751" w:author="GoldenCorpusHarness" w:date="2026-03-28T21:57:55Z">
        <w:r>
          <w:delText>6</w:delText>
        </w:r>
      </w:del>
      <w:ins w:id="2752" w:author="GoldenCorpusHarness" w:date="2026-03-28T21:57:55Z">
        <w:r>
          <w:t>1</w:t>
        </w:r>
      </w:ins>
      <w:r>
        <w:t xml:space="preserve">): </w:t>
      </w:r>
      <w:del w:id="2753" w:author="GoldenCorpusHarness" w:date="2026-03-28T21:57:55Z">
        <w:r>
          <w:delText>P</w:delText>
        </w:r>
      </w:del>
      <w:ins w:id="2754" w:author="GoldenCorpusHarness" w:date="2026-03-28T21:57:55Z">
        <w:r>
          <w:t>Summ</w:t>
        </w:r>
      </w:ins>
      <w:r>
        <w:t>ar</w:t>
      </w:r>
      <w:del w:id="2755" w:author="GoldenCorpusHarness" w:date="2026-03-28T21:57:55Z">
        <w:r>
          <w:delText>tici</w:delText>
        </w:r>
      </w:del>
      <w:ins w:id="2756" w:author="GoldenCorpusHarness" w:date="2026-03-28T21:57:55Z">
        <w:r>
          <w:t>y of Drug Ex</w:t>
        </w:r>
      </w:ins>
      <w:r>
        <w:t>p</w:t>
      </w:r>
      <w:ins w:id="2757" w:author="GoldenCorpusHarness" w:date="2026-03-28T21:57:55Z">
        <w:r>
          <w:t xml:space="preserve">osure </w:t>
        </w:r>
      </w:ins>
      <w:r>
        <w:t>an</w:t>
      </w:r>
      <w:del w:id="2758" w:author="GoldenCorpusHarness" w:date="2026-03-28T21:57:55Z">
        <w:r>
          <w:delText>ts</w:delText>
        </w:r>
      </w:del>
      <w:ins w:id="2759" w:author="GoldenCorpusHarness" w:date="2026-03-28T21:57:55Z">
        <w:r>
          <w:t>d</w:t>
        </w:r>
      </w:ins>
      <w:r>
        <w:t xml:space="preserve"> </w:t>
      </w:r>
      <w:del w:id="2760" w:author="GoldenCorpusHarness" w:date="2026-03-28T21:57:55Z">
        <w:r>
          <w:delText>With Adverse Events by</w:delText>
        </w:r>
      </w:del>
      <w:ins w:id="2761" w:author="GoldenCorpusHarness" w:date="2026-03-28T21:57:55Z">
        <w:r>
          <w:t>Follow-up</w:t>
        </w:r>
      </w:ins>
      <w:r>
        <w:t xml:space="preserve"> D</w:t>
      </w:r>
      <w:del w:id="2762" w:author="GoldenCorpusHarness" w:date="2026-03-28T21:57:55Z">
        <w:r>
          <w:delText>ec</w:delText>
        </w:r>
      </w:del>
      <w:ins w:id="2763" w:author="GoldenCorpusHarness" w:date="2026-03-28T21:57:55Z">
        <w:r>
          <w:t>u</w:t>
        </w:r>
      </w:ins>
      <w:r>
        <w:t>r</w:t>
      </w:r>
      <w:del w:id="2764" w:author="GoldenCorpusHarness" w:date="2026-03-28T21:57:55Z">
        <w:r>
          <w:delText>easing Incidence (Incidence ≥10% in the Total Participant Popul</w:delText>
        </w:r>
      </w:del>
      <w:r>
        <w:t>ation</w:t>
      </w:r>
      <w:del w:id="2765" w:author="GoldenCorpusHarness" w:date="2026-03-28T21:57:55Z">
        <w:r>
          <w:delText>)</w:delText>
        </w:r>
      </w:del>
      <w:ins w:id="2766" w:author="GoldenCorpusHarness" w:date="2026-03-28T21:57:55Z">
        <w:r>
          <w:t xml:space="preserve"> by Phase 1 and Phase 2</w:t>
        </w:r>
      </w:ins>
      <w:r>
        <w:t xml:space="preserve"> (APaT Population)1</w:t>
      </w:r>
      <w:ins w:id="2767" w:author="GoldenCorpusHarness" w:date="2026-03-28T21:57:55Z">
        <w:r>
          <w:t>4</w:t>
        </w:r>
      </w:ins>
      <w:r>
        <w:t>6</w:t>
      </w:r>
      <w:del w:id="2768" w:author="GoldenCorpusHarness" w:date="2026-03-28T21:57:55Z">
        <w:r>
          <w:delText>6</w:delText>
        </w:r>
      </w:del>
    </w:p>
    <w:p ns2:paraId="4998F429" ns2:textId="77520219"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ins w:id="2769" w:author="GoldenCorpusHarness" w:date="2026-03-28T21:57:55Z">
        <w:r>
          <w:t>3</w:t>
        </w:r>
      </w:ins>
      <w:r>
        <w:t>5</w:t>
      </w:r>
      <w:del w:id="2770" w:author="GoldenCorpusHarness" w:date="2026-03-28T21:57:55Z">
        <w:r>
          <w:delText>1</w:delText>
        </w:r>
      </w:del>
      <w:r>
        <w:t>Study MK-2870-00</w:t>
      </w:r>
      <w:del w:id="2771" w:author="GoldenCorpusHarness" w:date="2026-03-28T21:57:55Z">
        <w:r>
          <w:delText>2</w:delText>
        </w:r>
      </w:del>
      <w:ins w:id="2772" w:author="GoldenCorpusHarness" w:date="2026-03-28T21:57:55Z">
        <w:r>
          <w:t>1</w:t>
        </w:r>
      </w:ins>
      <w:r>
        <w:t xml:space="preserve"> (</w:t>
      </w:r>
      <w:del w:id="2773" w:author="GoldenCorpusHarness" w:date="2026-03-28T21:57:55Z">
        <w:r>
          <w:delText>S</w:delText>
        </w:r>
      </w:del>
      <w:r>
        <w:t>K</w:t>
      </w:r>
      <w:del w:id="2774" w:author="GoldenCorpusHarness" w:date="2026-03-28T21:57:55Z">
        <w:r>
          <w:delText>B</w:delText>
        </w:r>
      </w:del>
      <w:ins w:id="2775" w:author="GoldenCorpusHarness" w:date="2026-03-28T21:57:55Z">
        <w:r>
          <w:t>L</w:t>
        </w:r>
      </w:ins>
      <w:r>
        <w:t>264-</w:t>
      </w:r>
      <w:del w:id="2776" w:author="GoldenCorpusHarness" w:date="2026-03-28T21:57:55Z">
        <w:r>
          <w:delText>Ⅱ-</w:delText>
        </w:r>
      </w:del>
      <w:r>
        <w:t>0</w:t>
      </w:r>
      <w:del w:id="2777" w:author="GoldenCorpusHarness" w:date="2026-03-28T21:57:55Z">
        <w:r>
          <w:delText>6</w:delText>
        </w:r>
      </w:del>
      <w:ins w:id="2778" w:author="GoldenCorpusHarness" w:date="2026-03-28T21:57:55Z">
        <w:r>
          <w:t>1</w:t>
        </w:r>
      </w:ins>
      <w:r>
        <w:t>):</w:t>
      </w:r>
      <w:ins w:id="2779" w:author="GoldenCorpusHarness" w:date="2026-03-28T21:57:55Z">
        <w:r>
          <w:t xml:space="preserve"> Disposition of</w:t>
        </w:r>
      </w:ins>
      <w:r>
        <w:t xml:space="preserve"> Participants </w:t>
      </w:r>
      <w:del w:id="2780" w:author="GoldenCorpusHarness" w:date="2026-03-28T21:57:55Z">
        <w:r>
          <w:delText>With</w:delText>
        </w:r>
      </w:del>
      <w:ins w:id="2781" w:author="GoldenCorpusHarness" w:date="2026-03-28T21:57:55Z">
        <w:r>
          <w:t>by Sac-TMT</w:t>
        </w:r>
      </w:ins>
      <w:r>
        <w:t xml:space="preserve"> D</w:t>
      </w:r>
      <w:del w:id="2782" w:author="GoldenCorpusHarness" w:date="2026-03-28T21:57:55Z">
        <w:r>
          <w:delText>rug-related Adver</w:delText>
        </w:r>
      </w:del>
      <w:ins w:id="2783" w:author="GoldenCorpusHarness" w:date="2026-03-28T21:57:55Z">
        <w:r>
          <w:t>o</w:t>
        </w:r>
      </w:ins>
      <w:r>
        <w:t xml:space="preserve">se </w:t>
      </w:r>
      <w:del w:id="2784" w:author="GoldenCorpusHarness" w:date="2026-03-28T21:57:55Z">
        <w:r>
          <w:delText>E</w:delText>
        </w:r>
      </w:del>
      <w:ins w:id="2785" w:author="GoldenCorpusHarness" w:date="2026-03-28T21:57:55Z">
        <w:r>
          <w:t>Le</w:t>
        </w:r>
      </w:ins>
      <w:r>
        <w:t>ve</w:t>
      </w:r>
      <w:del w:id="2786" w:author="GoldenCorpusHarness" w:date="2026-03-28T21:57:55Z">
        <w:r>
          <w:delText>nt</w:delText>
        </w:r>
      </w:del>
      <w:ins w:id="2787" w:author="GoldenCorpusHarness" w:date="2026-03-28T21:57:55Z">
        <w:r>
          <w:t>l</w:t>
        </w:r>
      </w:ins>
      <w:r>
        <w:t xml:space="preserve">s </w:t>
      </w:r>
      <w:del w:id="2788" w:author="GoldenCorpusHarness" w:date="2026-03-28T21:57:55Z">
        <w:r>
          <w:delText>by</w:delText>
        </w:r>
      </w:del>
      <w:ins w:id="2789" w:author="GoldenCorpusHarness" w:date="2026-03-28T21:57:55Z">
        <w:r>
          <w:t>for</w:t>
        </w:r>
      </w:ins>
      <w:r>
        <w:t xml:space="preserve"> </w:t>
      </w:r>
      <w:del w:id="2790" w:author="GoldenCorpusHarness" w:date="2026-03-28T21:57:55Z">
        <w:r>
          <w:delText>Decre</w:delText>
        </w:r>
      </w:del>
      <w:ins w:id="2791" w:author="GoldenCorpusHarness" w:date="2026-03-28T21:57:55Z">
        <w:r>
          <w:t>Ph</w:t>
        </w:r>
      </w:ins>
      <w:r>
        <w:t>as</w:t>
      </w:r>
      <w:del w:id="2792" w:author="GoldenCorpusHarness" w:date="2026-03-28T21:57:55Z">
        <w:r>
          <w:delText>ing Incidenc</w:delText>
        </w:r>
      </w:del>
      <w:r>
        <w:t xml:space="preserve">e </w:t>
      </w:r>
      <w:del w:id="2793" w:author="GoldenCorpusHarness" w:date="2026-03-28T21:57:55Z">
        <w:r>
          <w:delText>(I</w:delText>
        </w:r>
      </w:del>
      <w:ins w:id="2794" w:author="GoldenCorpusHarness" w:date="2026-03-28T21:57:55Z">
        <w:r>
          <w:t>1 a</w:t>
        </w:r>
      </w:ins>
      <w:r>
        <w:t>n</w:t>
      </w:r>
      <w:del w:id="2795" w:author="GoldenCorpusHarness" w:date="2026-03-28T21:57:55Z">
        <w:r>
          <w:delText>ci</w:delText>
        </w:r>
      </w:del>
      <w:r>
        <w:t>d</w:t>
      </w:r>
      <w:del w:id="2796" w:author="GoldenCorpusHarness" w:date="2026-03-28T21:57:55Z">
        <w:r>
          <w:delText>enc</w:delText>
        </w:r>
      </w:del>
      <w:ins w:id="2797" w:author="GoldenCorpusHarness" w:date="2026-03-28T21:57:55Z">
        <w:r>
          <w:t xml:space="preserve"> Phas</w:t>
        </w:r>
      </w:ins>
      <w:r>
        <w:t xml:space="preserve">e </w:t>
      </w:r>
      <w:del w:id="2798" w:author="GoldenCorpusHarness" w:date="2026-03-28T21:57:55Z">
        <w:r>
          <w:delText>≥10% the Total Participant Population)</w:delText>
        </w:r>
      </w:del>
      <w:ins w:id="2799" w:author="GoldenCorpusHarness" w:date="2026-03-28T21:57:55Z">
        <w:r>
          <w:t>2</w:t>
        </w:r>
      </w:ins>
      <w:r>
        <w:t xml:space="preserve"> (APaT Population)1</w:t>
      </w:r>
      <w:del w:id="2800" w:author="GoldenCorpusHarness" w:date="2026-03-28T21:57:55Z">
        <w:r>
          <w:delText>6</w:delText>
        </w:r>
      </w:del>
      <w:ins w:id="2801" w:author="GoldenCorpusHarness" w:date="2026-03-28T21:57:55Z">
        <w:r>
          <w:t>4</w:t>
        </w:r>
      </w:ins>
      <w:r>
        <w:t>7</w:t>
      </w:r>
    </w:p>
    <w:p ns2:paraId="0BDBB612" ns2:textId="0614972F"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del w:id="2802" w:author="GoldenCorpusHarness" w:date="2026-03-28T21:57:55Z">
        <w:r>
          <w:delText>52</w:delText>
        </w:r>
      </w:del>
      <w:ins w:id="2803" w:author="GoldenCorpusHarness" w:date="2026-03-28T21:57:55Z">
        <w:r>
          <w:t xml:space="preserve">36Study </w:t>
        </w:r>
      </w:ins>
      <w:r>
        <w:t>MK-2870-00</w:t>
      </w:r>
      <w:del w:id="2804" w:author="GoldenCorpusHarness" w:date="2026-03-28T21:57:55Z">
        <w:r>
          <w:delText>2</w:delText>
        </w:r>
      </w:del>
      <w:ins w:id="2805" w:author="GoldenCorpusHarness" w:date="2026-03-28T21:57:55Z">
        <w:r>
          <w:t>1</w:t>
        </w:r>
      </w:ins>
      <w:r>
        <w:t xml:space="preserve"> (</w:t>
      </w:r>
      <w:del w:id="2806" w:author="GoldenCorpusHarness" w:date="2026-03-28T21:57:55Z">
        <w:r>
          <w:delText>S</w:delText>
        </w:r>
      </w:del>
      <w:r>
        <w:t>K</w:t>
      </w:r>
      <w:del w:id="2807" w:author="GoldenCorpusHarness" w:date="2026-03-28T21:57:55Z">
        <w:r>
          <w:delText>B</w:delText>
        </w:r>
      </w:del>
      <w:ins w:id="2808" w:author="GoldenCorpusHarness" w:date="2026-03-28T21:57:55Z">
        <w:r>
          <w:t>L</w:t>
        </w:r>
      </w:ins>
      <w:r>
        <w:t>264-</w:t>
      </w:r>
      <w:del w:id="2809" w:author="GoldenCorpusHarness" w:date="2026-03-28T21:57:55Z">
        <w:r>
          <w:delText>Ⅱ-</w:delText>
        </w:r>
      </w:del>
      <w:r>
        <w:t>0</w:t>
      </w:r>
      <w:del w:id="2810" w:author="GoldenCorpusHarness" w:date="2026-03-28T21:57:55Z">
        <w:r>
          <w:delText>6</w:delText>
        </w:r>
      </w:del>
      <w:ins w:id="2811" w:author="GoldenCorpusHarness" w:date="2026-03-28T21:57:55Z">
        <w:r>
          <w:t>1</w:t>
        </w:r>
      </w:ins>
      <w:r>
        <w:t>):</w:t>
      </w:r>
      <w:del w:id="2812" w:author="GoldenCorpusHarness" w:date="2026-03-28T21:57:55Z">
        <w:r>
          <w:delText xml:space="preserve"> Participants With Drug-related Grade ≥3</w:delText>
        </w:r>
      </w:del>
      <w:r>
        <w:t xml:space="preserve"> Adverse Event</w:t>
      </w:r>
      <w:del w:id="2813" w:author="GoldenCorpusHarness" w:date="2026-03-28T21:57:55Z">
        <w:r>
          <w:delText>s</w:delText>
        </w:r>
      </w:del>
      <w:ins w:id="2814" w:author="GoldenCorpusHarness" w:date="2026-03-28T21:57:55Z">
        <w:r>
          <w:t xml:space="preserve"> Summary</w:t>
        </w:r>
      </w:ins>
      <w:r>
        <w:t xml:space="preserve"> by </w:t>
      </w:r>
      <w:ins w:id="2815" w:author="GoldenCorpusHarness" w:date="2026-03-28T21:57:55Z">
        <w:r>
          <w:t xml:space="preserve">Sac-TMT </w:t>
        </w:r>
      </w:ins>
      <w:r>
        <w:t>D</w:t>
      </w:r>
      <w:ins w:id="2816" w:author="GoldenCorpusHarness" w:date="2026-03-28T21:57:55Z">
        <w:r>
          <w:t>os</w:t>
        </w:r>
      </w:ins>
      <w:r>
        <w:t>e</w:t>
      </w:r>
      <w:del w:id="2817" w:author="GoldenCorpusHarness" w:date="2026-03-28T21:57:55Z">
        <w:r>
          <w:delText>cr</w:delText>
        </w:r>
      </w:del>
      <w:ins w:id="2818" w:author="GoldenCorpusHarness" w:date="2026-03-28T21:57:55Z">
        <w:r>
          <w:t xml:space="preserve"> L</w:t>
        </w:r>
      </w:ins>
      <w:r>
        <w:t>e</w:t>
      </w:r>
      <w:ins w:id="2819" w:author="GoldenCorpusHarness" w:date="2026-03-28T21:57:55Z">
        <w:r>
          <w:t>vels Ph</w:t>
        </w:r>
      </w:ins>
      <w:r>
        <w:t>as</w:t>
      </w:r>
      <w:del w:id="2820" w:author="GoldenCorpusHarness" w:date="2026-03-28T21:57:55Z">
        <w:r>
          <w:delText>ing Incidenc</w:delText>
        </w:r>
      </w:del>
      <w:r>
        <w:t xml:space="preserve">e </w:t>
      </w:r>
      <w:del w:id="2821" w:author="GoldenCorpusHarness" w:date="2026-03-28T21:57:55Z">
        <w:r>
          <w:delText>(I</w:delText>
        </w:r>
      </w:del>
      <w:ins w:id="2822" w:author="GoldenCorpusHarness" w:date="2026-03-28T21:57:55Z">
        <w:r>
          <w:t>1 a</w:t>
        </w:r>
      </w:ins>
      <w:r>
        <w:t>n</w:t>
      </w:r>
      <w:del w:id="2823" w:author="GoldenCorpusHarness" w:date="2026-03-28T21:57:55Z">
        <w:r>
          <w:delText>ci</w:delText>
        </w:r>
      </w:del>
      <w:r>
        <w:t>d</w:t>
      </w:r>
      <w:del w:id="2824" w:author="GoldenCorpusHarness" w:date="2026-03-28T21:57:55Z">
        <w:r>
          <w:delText>enc</w:delText>
        </w:r>
      </w:del>
      <w:ins w:id="2825" w:author="GoldenCorpusHarness" w:date="2026-03-28T21:57:55Z">
        <w:r>
          <w:t xml:space="preserve"> Phas</w:t>
        </w:r>
      </w:ins>
      <w:r>
        <w:t xml:space="preserve">e </w:t>
      </w:r>
      <w:del w:id="2826" w:author="GoldenCorpusHarness" w:date="2026-03-28T21:57:55Z">
        <w:r>
          <w:delText>≥5% in One or More Treatment Groups)</w:delText>
        </w:r>
      </w:del>
      <w:ins w:id="2827" w:author="GoldenCorpusHarness" w:date="2026-03-28T21:57:55Z">
        <w:r>
          <w:t>2</w:t>
        </w:r>
      </w:ins>
      <w:r>
        <w:t xml:space="preserve"> (APaT Population)1</w:t>
      </w:r>
      <w:del w:id="2828" w:author="GoldenCorpusHarness" w:date="2026-03-28T21:57:55Z">
        <w:r>
          <w:delText>6</w:delText>
        </w:r>
      </w:del>
      <w:ins w:id="2829" w:author="GoldenCorpusHarness" w:date="2026-03-28T21:57:55Z">
        <w:r>
          <w:t>4</w:t>
        </w:r>
      </w:ins>
      <w:r>
        <w:t>8</w:t>
      </w:r>
    </w:p>
    <w:p ns2:paraId="06E4769B" ns2:textId="0BB86D60"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del w:id="2830" w:author="GoldenCorpusHarness" w:date="2026-03-28T21:57:55Z">
        <w:r>
          <w:delText>5</w:delText>
        </w:r>
      </w:del>
      <w:r>
        <w:t>3</w:t>
      </w:r>
      <w:ins w:id="2831" w:author="GoldenCorpusHarness" w:date="2026-03-28T21:57:55Z">
        <w:r>
          <w:t>7</w:t>
        </w:r>
      </w:ins>
      <w:r>
        <w:t xml:space="preserve">Study MK-2870-002 (SKB264-II-06): </w:t>
      </w:r>
      <w:ins w:id="2832" w:author="GoldenCorpusHarness" w:date="2026-03-28T21:57:55Z">
        <w:r>
          <w:t xml:space="preserve">Disposition of </w:t>
        </w:r>
      </w:ins>
      <w:r>
        <w:t>Participants</w:t>
      </w:r>
      <w:del w:id="2833" w:author="GoldenCorpusHarness" w:date="2026-03-28T21:57:55Z">
        <w:r>
          <w:delText xml:space="preserve"> With Serious Adverse Events by Decreasing Incidence (Incidence &gt;1% in the Total Participant Population)</w:delText>
        </w:r>
      </w:del>
      <w:r>
        <w:t xml:space="preserve"> (APaT Population)1</w:t>
      </w:r>
      <w:del w:id="2834" w:author="GoldenCorpusHarness" w:date="2026-03-28T21:57:55Z">
        <w:r>
          <w:delText>69</w:delText>
        </w:r>
      </w:del>
      <w:ins w:id="2835" w:author="GoldenCorpusHarness" w:date="2026-03-28T21:57:55Z">
        <w:r>
          <w:t>52</w:t>
        </w:r>
      </w:ins>
    </w:p>
    <w:p ns2:paraId="05A6D647" ns2:textId="190CF9DD"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del w:id="2836" w:author="GoldenCorpusHarness" w:date="2026-03-28T21:57:55Z">
        <w:r>
          <w:delText>54</w:delText>
        </w:r>
      </w:del>
      <w:ins w:id="2837" w:author="GoldenCorpusHarness" w:date="2026-03-28T21:57:55Z">
        <w:r>
          <w:t>38</w:t>
        </w:r>
      </w:ins>
      <w:r>
        <w:t xml:space="preserve">Study MK-2870-002 (SKB264-II-06): </w:t>
      </w:r>
      <w:del w:id="2838" w:author="GoldenCorpusHarness" w:date="2026-03-28T21:57:55Z">
        <w:r>
          <w:delText xml:space="preserve">Participants With </w:delText>
        </w:r>
      </w:del>
      <w:r>
        <w:t>Adverse Event</w:t>
      </w:r>
      <w:del w:id="2839" w:author="GoldenCorpusHarness" w:date="2026-03-28T21:57:55Z">
        <w:r>
          <w:delText>s Resulting in</w:delText>
        </w:r>
      </w:del>
      <w:r>
        <w:t xml:space="preserve"> S</w:t>
      </w:r>
      <w:ins w:id="2840" w:author="GoldenCorpusHarness" w:date="2026-03-28T21:57:55Z">
        <w:r>
          <w:t>umm</w:t>
        </w:r>
      </w:ins>
      <w:r>
        <w:t>a</w:t>
      </w:r>
      <w:del w:id="2841" w:author="GoldenCorpusHarness" w:date="2026-03-28T21:57:55Z">
        <w:r>
          <w:delText>c-TMT Discontinuation B</w:delText>
        </w:r>
      </w:del>
      <w:ins w:id="2842" w:author="GoldenCorpusHarness" w:date="2026-03-28T21:57:55Z">
        <w:r>
          <w:t>r</w:t>
        </w:r>
      </w:ins>
      <w:r>
        <w:t>y</w:t>
      </w:r>
      <w:del w:id="2843" w:author="GoldenCorpusHarness" w:date="2026-03-28T21:57:55Z">
        <w:r>
          <w:delText xml:space="preserve"> Decreasing Incidence (Incidence &gt;0% in One or More Treatment Groups)</w:delText>
        </w:r>
      </w:del>
      <w:r>
        <w:t xml:space="preserve"> (APaT Population)1</w:t>
      </w:r>
      <w:del w:id="2844" w:author="GoldenCorpusHarness" w:date="2026-03-28T21:57:55Z">
        <w:r>
          <w:delText>70</w:delText>
        </w:r>
      </w:del>
      <w:ins w:id="2845" w:author="GoldenCorpusHarness" w:date="2026-03-28T21:57:55Z">
        <w:r>
          <w:t>53</w:t>
        </w:r>
      </w:ins>
    </w:p>
    <w:p ns2:paraId="6C771D95" ns2:textId="17653874"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del w:id="2846" w:author="GoldenCorpusHarness" w:date="2026-03-28T21:57:55Z">
        <w:r>
          <w:delText>55</w:delText>
        </w:r>
      </w:del>
      <w:ins w:id="2847" w:author="GoldenCorpusHarness" w:date="2026-03-28T21:57:55Z">
        <w:r>
          <w:t>39</w:t>
        </w:r>
      </w:ins>
      <w:r>
        <w:t>Study</w:t>
      </w:r>
      <w:del w:id="2848" w:author="GoldenCorpusHarness" w:date="2026-03-28T21:57:55Z">
        <w:r>
          <w:delText xml:space="preserve"> </w:delText>
        </w:r>
      </w:del>
      <w:ins w:id="2849" w:author="GoldenCorpusHarness" w:date="2026-03-28T21:57:55Z">
        <w:r>
          <w:t xml:space="preserve"> </w:t>
        </w:r>
      </w:ins>
      <w:r>
        <w:t>MK-2870-003 (SKB264-</w:t>
      </w:r>
      <w:del w:id="2850" w:author="GoldenCorpusHarness" w:date="2026-03-28T21:57:55Z">
        <w:r>
          <w:delText>Ⅱ</w:delText>
        </w:r>
      </w:del>
      <w:ins w:id="2851" w:author="GoldenCorpusHarness" w:date="2026-03-28T21:57:55Z">
        <w:r>
          <w:t>II</w:t>
        </w:r>
      </w:ins>
      <w:r>
        <w:t>-04):</w:t>
      </w:r>
      <w:ins w:id="2852" w:author="GoldenCorpusHarness" w:date="2026-03-28T21:57:55Z">
        <w:r>
          <w:t xml:space="preserve"> Disposition of</w:t>
        </w:r>
      </w:ins>
      <w:r>
        <w:t xml:space="preserve"> Participants</w:t>
      </w:r>
      <w:del w:id="2853" w:author="GoldenCorpusHarness" w:date="2026-03-28T21:57:55Z">
        <w:r>
          <w:delText xml:space="preserve"> With Adverse Events by Decreasing Incidence (Incidence ≥10% in One or More Treatment Groups)</w:delText>
        </w:r>
      </w:del>
      <w:r>
        <w:t xml:space="preserve"> (APaT Population)1</w:t>
      </w:r>
      <w:del w:id="2854" w:author="GoldenCorpusHarness" w:date="2026-03-28T21:57:55Z">
        <w:r>
          <w:delText>71</w:delText>
        </w:r>
      </w:del>
      <w:ins w:id="2855" w:author="GoldenCorpusHarness" w:date="2026-03-28T21:57:55Z">
        <w:r>
          <w:t>55</w:t>
        </w:r>
      </w:ins>
    </w:p>
    <w:p ns2:paraId="30B6DB62" ns2:textId="463907E9"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del w:id="2856" w:author="GoldenCorpusHarness" w:date="2026-03-28T21:57:55Z">
        <w:r>
          <w:delText>56</w:delText>
        </w:r>
      </w:del>
      <w:ins w:id="2857" w:author="GoldenCorpusHarness" w:date="2026-03-28T21:57:55Z">
        <w:r>
          <w:t>40</w:t>
        </w:r>
      </w:ins>
      <w:r>
        <w:t>Study</w:t>
      </w:r>
      <w:del w:id="2858" w:author="GoldenCorpusHarness" w:date="2026-03-28T21:57:55Z">
        <w:r>
          <w:delText xml:space="preserve"> </w:delText>
        </w:r>
      </w:del>
      <w:ins w:id="2859" w:author="GoldenCorpusHarness" w:date="2026-03-28T21:57:55Z">
        <w:r>
          <w:t xml:space="preserve"> </w:t>
        </w:r>
      </w:ins>
      <w:r>
        <w:t>MK-2870-003 (SKB264-</w:t>
      </w:r>
      <w:del w:id="2860" w:author="GoldenCorpusHarness" w:date="2026-03-28T21:57:55Z">
        <w:r>
          <w:delText>Ⅱ</w:delText>
        </w:r>
      </w:del>
      <w:ins w:id="2861" w:author="GoldenCorpusHarness" w:date="2026-03-28T21:57:55Z">
        <w:r>
          <w:t>II</w:t>
        </w:r>
      </w:ins>
      <w:r>
        <w:t>-04):</w:t>
      </w:r>
      <w:del w:id="2862" w:author="GoldenCorpusHarness" w:date="2026-03-28T21:57:55Z">
        <w:r>
          <w:delText xml:space="preserve"> Participants With Drug-related</w:delText>
        </w:r>
      </w:del>
      <w:r>
        <w:t xml:space="preserve"> Adverse Event</w:t>
      </w:r>
      <w:del w:id="2863" w:author="GoldenCorpusHarness" w:date="2026-03-28T21:57:55Z">
        <w:r>
          <w:delText>s</w:delText>
        </w:r>
      </w:del>
      <w:r>
        <w:t xml:space="preserve"> </w:t>
      </w:r>
      <w:del w:id="2864" w:author="GoldenCorpusHarness" w:date="2026-03-28T21:57:55Z">
        <w:r>
          <w:delText>b</w:delText>
        </w:r>
      </w:del>
      <w:ins w:id="2865" w:author="GoldenCorpusHarness" w:date="2026-03-28T21:57:55Z">
        <w:r>
          <w:t>Summar</w:t>
        </w:r>
      </w:ins>
      <w:r>
        <w:t>y</w:t>
      </w:r>
      <w:del w:id="2866" w:author="GoldenCorpusHarness" w:date="2026-03-28T21:57:55Z">
        <w:r>
          <w:delText xml:space="preserve"> Decreasing Incidence (Incidence ≥</w:delText>
        </w:r>
      </w:del>
      <w:r>
        <w:t>1</w:t>
      </w:r>
      <w:del w:id="2867" w:author="GoldenCorpusHarness" w:date="2026-03-28T21:57:55Z">
        <w:r>
          <w:delText>0% in One or More Treatment Groups) (APaT Population)173</w:delText>
        </w:r>
      </w:del>
      <w:ins w:id="2868" w:author="GoldenCorpusHarness" w:date="2026-03-28T21:57:55Z">
        <w:r>
          <w:t>59</w:t>
        </w:r>
      </w:ins>
    </w:p>
    <w:p ns2:paraId="720B1AFC" ns2:textId="1BAFBD41"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del w:id="2869" w:author="GoldenCorpusHarness" w:date="2026-03-28T21:57:55Z">
        <w:r>
          <w:delText>57</w:delText>
        </w:r>
      </w:del>
      <w:ins w:id="2870" w:author="GoldenCorpusHarness" w:date="2026-03-28T21:57:55Z">
        <w:r>
          <w:t>41</w:t>
        </w:r>
      </w:ins>
      <w:r>
        <w:t>Study MK-2870-0</w:t>
      </w:r>
      <w:del w:id="2871" w:author="GoldenCorpusHarness" w:date="2026-03-28T21:57:55Z">
        <w:r>
          <w:delText>0</w:delText>
        </w:r>
      </w:del>
      <w:ins w:id="2872" w:author="GoldenCorpusHarness" w:date="2026-03-28T21:57:55Z">
        <w:r>
          <w:t>1</w:t>
        </w:r>
      </w:ins>
      <w:r>
        <w:t>3 (SKB264-</w:t>
      </w:r>
      <w:del w:id="2873" w:author="GoldenCorpusHarness" w:date="2026-03-28T21:57:55Z">
        <w:r>
          <w:delText>Ⅱ</w:delText>
        </w:r>
      </w:del>
      <w:ins w:id="2874" w:author="GoldenCorpusHarness" w:date="2026-03-28T21:57:55Z">
        <w:r>
          <w:t>II</w:t>
        </w:r>
      </w:ins>
      <w:r>
        <w:t>-0</w:t>
      </w:r>
      <w:del w:id="2875" w:author="GoldenCorpusHarness" w:date="2026-03-28T21:57:55Z">
        <w:r>
          <w:delText>4</w:delText>
        </w:r>
      </w:del>
      <w:ins w:id="2876" w:author="GoldenCorpusHarness" w:date="2026-03-28T21:57:55Z">
        <w:r>
          <w:t>5</w:t>
        </w:r>
      </w:ins>
      <w:r>
        <w:t>):</w:t>
      </w:r>
      <w:ins w:id="2877" w:author="GoldenCorpusHarness" w:date="2026-03-28T21:57:55Z">
        <w:r>
          <w:t xml:space="preserve"> Disposition of</w:t>
        </w:r>
      </w:ins>
      <w:r>
        <w:t xml:space="preserve"> Participants</w:t>
      </w:r>
      <w:del w:id="2878" w:author="GoldenCorpusHarness" w:date="2026-03-28T21:57:55Z">
        <w:r>
          <w:delText xml:space="preserve"> With Drug-related Grade ≥3 Adverse Events by Decreasing Incidence (Incidence ≥5% in One or More Treatment Groups)</w:delText>
        </w:r>
      </w:del>
      <w:r>
        <w:t xml:space="preserve"> (APaT Population)1</w:t>
      </w:r>
      <w:del w:id="2879" w:author="GoldenCorpusHarness" w:date="2026-03-28T21:57:55Z">
        <w:r>
          <w:delText>7</w:delText>
        </w:r>
      </w:del>
      <w:ins w:id="2880" w:author="GoldenCorpusHarness" w:date="2026-03-28T21:57:55Z">
        <w:r>
          <w:t>6</w:t>
        </w:r>
      </w:ins>
      <w:r>
        <w:t>4</w:t>
      </w:r>
    </w:p>
    <w:p ns2:paraId="2F173454" ns2:textId="70AA1CDF"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del w:id="2881" w:author="GoldenCorpusHarness" w:date="2026-03-28T21:57:55Z">
        <w:r>
          <w:delText>58</w:delText>
        </w:r>
      </w:del>
      <w:ins w:id="2882" w:author="GoldenCorpusHarness" w:date="2026-03-28T21:57:55Z">
        <w:r>
          <w:t>42</w:t>
        </w:r>
      </w:ins>
      <w:r>
        <w:t>Study MK-2870-0</w:t>
      </w:r>
      <w:del w:id="2883" w:author="GoldenCorpusHarness" w:date="2026-03-28T21:57:55Z">
        <w:r>
          <w:delText>0</w:delText>
        </w:r>
      </w:del>
      <w:ins w:id="2884" w:author="GoldenCorpusHarness" w:date="2026-03-28T21:57:55Z">
        <w:r>
          <w:t>1</w:t>
        </w:r>
      </w:ins>
      <w:r>
        <w:t>3 (SKB264-</w:t>
      </w:r>
      <w:del w:id="2885" w:author="GoldenCorpusHarness" w:date="2026-03-28T21:57:55Z">
        <w:r>
          <w:delText>Ⅱ</w:delText>
        </w:r>
      </w:del>
      <w:ins w:id="2886" w:author="GoldenCorpusHarness" w:date="2026-03-28T21:57:55Z">
        <w:r>
          <w:t>II</w:t>
        </w:r>
      </w:ins>
      <w:r>
        <w:t>-0</w:t>
      </w:r>
      <w:del w:id="2887" w:author="GoldenCorpusHarness" w:date="2026-03-28T21:57:55Z">
        <w:r>
          <w:delText>4</w:delText>
        </w:r>
      </w:del>
      <w:ins w:id="2888" w:author="GoldenCorpusHarness" w:date="2026-03-28T21:57:55Z">
        <w:r>
          <w:t>5</w:t>
        </w:r>
      </w:ins>
      <w:r>
        <w:t>):</w:t>
      </w:r>
      <w:del w:id="2889" w:author="GoldenCorpusHarness" w:date="2026-03-28T21:57:55Z">
        <w:r>
          <w:delText xml:space="preserve"> Participants With Drug-related Serious</w:delText>
        </w:r>
      </w:del>
      <w:r>
        <w:t xml:space="preserve"> Adverse Event</w:t>
      </w:r>
      <w:del w:id="2890" w:author="GoldenCorpusHarness" w:date="2026-03-28T21:57:55Z">
        <w:r>
          <w:delText>s by</w:delText>
        </w:r>
      </w:del>
      <w:r>
        <w:t xml:space="preserve"> S</w:t>
      </w:r>
      <w:del w:id="2891" w:author="GoldenCorpusHarness" w:date="2026-03-28T21:57:55Z">
        <w:r>
          <w:delText xml:space="preserve">OC </w:delText>
        </w:r>
      </w:del>
      <w:ins w:id="2892" w:author="GoldenCorpusHarness" w:date="2026-03-28T21:57:55Z">
        <w:r>
          <w:t>umm</w:t>
        </w:r>
      </w:ins>
      <w:r>
        <w:t>a</w:t>
      </w:r>
      <w:del w:id="2893" w:author="GoldenCorpusHarness" w:date="2026-03-28T21:57:55Z">
        <w:r>
          <w:delText>nd P</w:delText>
        </w:r>
      </w:del>
      <w:r>
        <w:t>r</w:t>
      </w:r>
      <w:del w:id="2894" w:author="GoldenCorpusHarness" w:date="2026-03-28T21:57:55Z">
        <w:r>
          <w:delText>eferred Terms (Incidence &gt;0% in One or More Treatment Groups)</w:delText>
        </w:r>
      </w:del>
      <w:ins w:id="2895" w:author="GoldenCorpusHarness" w:date="2026-03-28T21:57:55Z">
        <w:r>
          <w:t>y</w:t>
        </w:r>
      </w:ins>
      <w:r>
        <w:t xml:space="preserve"> (APaT Population)1</w:t>
      </w:r>
      <w:del w:id="2896" w:author="GoldenCorpusHarness" w:date="2026-03-28T21:57:55Z">
        <w:r>
          <w:delText>75</w:delText>
        </w:r>
      </w:del>
      <w:ins w:id="2897" w:author="GoldenCorpusHarness" w:date="2026-03-28T21:57:55Z">
        <w:r>
          <w:t>68</w:t>
        </w:r>
      </w:ins>
    </w:p>
    <w:p ns2:paraId="283F3AE1" ns2:textId="410A38E1"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del w:id="2898" w:author="GoldenCorpusHarness" w:date="2026-03-28T21:57:55Z">
        <w:r>
          <w:delText>59</w:delText>
        </w:r>
      </w:del>
      <w:ins w:id="2899" w:author="GoldenCorpusHarness" w:date="2026-03-28T21:57:55Z">
        <w:r>
          <w:t>43</w:t>
        </w:r>
      </w:ins>
      <w:r>
        <w:t>Study MK-2870-0</w:t>
      </w:r>
      <w:del w:id="2900" w:author="GoldenCorpusHarness" w:date="2026-03-28T21:57:55Z">
        <w:r>
          <w:delText>03</w:delText>
        </w:r>
      </w:del>
      <w:ins w:id="2901" w:author="GoldenCorpusHarness" w:date="2026-03-28T21:57:55Z">
        <w:r>
          <w:t>14</w:t>
        </w:r>
      </w:ins>
      <w:r>
        <w:t xml:space="preserve"> (SKB264-</w:t>
      </w:r>
      <w:del w:id="2902" w:author="GoldenCorpusHarness" w:date="2026-03-28T21:57:55Z">
        <w:r>
          <w:delText>Ⅱ</w:delText>
        </w:r>
      </w:del>
      <w:ins w:id="2903" w:author="GoldenCorpusHarness" w:date="2026-03-28T21:57:55Z">
        <w:r>
          <w:t>III</w:t>
        </w:r>
      </w:ins>
      <w:r>
        <w:t>-0</w:t>
      </w:r>
      <w:del w:id="2904" w:author="GoldenCorpusHarness" w:date="2026-03-28T21:57:55Z">
        <w:r>
          <w:delText>4</w:delText>
        </w:r>
      </w:del>
      <w:ins w:id="2905" w:author="GoldenCorpusHarness" w:date="2026-03-28T21:57:55Z">
        <w:r>
          <w:t>3</w:t>
        </w:r>
      </w:ins>
      <w:r>
        <w:t>):</w:t>
      </w:r>
      <w:ins w:id="2906" w:author="GoldenCorpusHarness" w:date="2026-03-28T21:57:55Z">
        <w:r>
          <w:t xml:space="preserve"> Disposition of</w:t>
        </w:r>
      </w:ins>
      <w:r>
        <w:t xml:space="preserve"> Participants</w:t>
      </w:r>
      <w:del w:id="2907" w:author="GoldenCorpusHarness" w:date="2026-03-28T21:57:55Z">
        <w:r>
          <w:delText xml:space="preserve"> With Adverse Events Resulting in Sac-TMT Discontinuation By Decreasing Incidence (Incidence &gt;0% in One or More Treatment Groups)</w:delText>
        </w:r>
      </w:del>
      <w:r>
        <w:t xml:space="preserve"> (APaT Population)17</w:t>
      </w:r>
      <w:del w:id="2908" w:author="GoldenCorpusHarness" w:date="2026-03-28T21:57:55Z">
        <w:r>
          <w:delText>7</w:delText>
        </w:r>
      </w:del>
      <w:ins w:id="2909" w:author="GoldenCorpusHarness" w:date="2026-03-28T21:57:55Z">
        <w:r>
          <w:t>2</w:t>
        </w:r>
      </w:ins>
    </w:p>
    <w:p ns2:paraId="1CC2A4B4" ns2:textId="27859933"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del w:id="2910" w:author="GoldenCorpusHarness" w:date="2026-03-28T21:57:55Z">
        <w:r>
          <w:delText>60</w:delText>
        </w:r>
      </w:del>
      <w:ins w:id="2911" w:author="GoldenCorpusHarness" w:date="2026-03-28T21:57:55Z">
        <w:r>
          <w:t>44</w:t>
        </w:r>
      </w:ins>
      <w:r>
        <w:t>Study MK-2870-01</w:t>
      </w:r>
      <w:del w:id="2912" w:author="GoldenCorpusHarness" w:date="2026-03-28T21:57:55Z">
        <w:r>
          <w:delText>3</w:delText>
        </w:r>
      </w:del>
      <w:ins w:id="2913" w:author="GoldenCorpusHarness" w:date="2026-03-28T21:57:55Z">
        <w:r>
          <w:t>4</w:t>
        </w:r>
      </w:ins>
      <w:r>
        <w:t xml:space="preserve"> (SKB264-</w:t>
      </w:r>
      <w:del w:id="2914" w:author="GoldenCorpusHarness" w:date="2026-03-28T21:57:55Z">
        <w:r>
          <w:delText>Ⅱ</w:delText>
        </w:r>
      </w:del>
      <w:ins w:id="2915" w:author="GoldenCorpusHarness" w:date="2026-03-28T21:57:55Z">
        <w:r>
          <w:t>III</w:t>
        </w:r>
      </w:ins>
      <w:r>
        <w:t>-0</w:t>
      </w:r>
      <w:del w:id="2916" w:author="GoldenCorpusHarness" w:date="2026-03-28T21:57:55Z">
        <w:r>
          <w:delText>5</w:delText>
        </w:r>
      </w:del>
      <w:ins w:id="2917" w:author="GoldenCorpusHarness" w:date="2026-03-28T21:57:55Z">
        <w:r>
          <w:t>3</w:t>
        </w:r>
      </w:ins>
      <w:r>
        <w:t>):</w:t>
      </w:r>
      <w:del w:id="2918" w:author="GoldenCorpusHarness" w:date="2026-03-28T21:57:55Z">
        <w:r>
          <w:delText xml:space="preserve"> Participants With</w:delText>
        </w:r>
      </w:del>
      <w:r>
        <w:t xml:space="preserve"> Adverse Event</w:t>
      </w:r>
      <w:del w:id="2919" w:author="GoldenCorpusHarness" w:date="2026-03-28T21:57:55Z">
        <w:r>
          <w:delText>s</w:delText>
        </w:r>
      </w:del>
      <w:r>
        <w:t xml:space="preserve"> </w:t>
      </w:r>
      <w:del w:id="2920" w:author="GoldenCorpusHarness" w:date="2026-03-28T21:57:55Z">
        <w:r>
          <w:delText>b</w:delText>
        </w:r>
      </w:del>
      <w:ins w:id="2921" w:author="GoldenCorpusHarness" w:date="2026-03-28T21:57:55Z">
        <w:r>
          <w:t>Summar</w:t>
        </w:r>
      </w:ins>
      <w:r>
        <w:t>y</w:t>
      </w:r>
      <w:del w:id="2922" w:author="GoldenCorpusHarness" w:date="2026-03-28T21:57:55Z">
        <w:r>
          <w:delText xml:space="preserve"> Preferred Terms by Decreasing Incidence (Incidence ≥10% in One or More Treatment Groups)</w:delText>
        </w:r>
      </w:del>
      <w:r>
        <w:t xml:space="preserve"> (APaT Population)17</w:t>
      </w:r>
      <w:del w:id="2923" w:author="GoldenCorpusHarness" w:date="2026-03-28T21:57:55Z">
        <w:r>
          <w:delText>8</w:delText>
        </w:r>
      </w:del>
      <w:ins w:id="2924" w:author="GoldenCorpusHarness" w:date="2026-03-28T21:57:55Z">
        <w:r>
          <w:t>3</w:t>
        </w:r>
      </w:ins>
    </w:p>
    <w:p ns2:paraId="7235547F" ns2:textId="28F8A618"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del w:id="2925" w:author="GoldenCorpusHarness" w:date="2026-03-28T21:57:55Z">
        <w:r>
          <w:delText>61</w:delText>
        </w:r>
      </w:del>
      <w:ins w:id="2926" w:author="GoldenCorpusHarness" w:date="2026-03-28T21:57:55Z">
        <w:r>
          <w:t>45</w:t>
        </w:r>
      </w:ins>
      <w:r>
        <w:t>Study MK-2870-01</w:t>
      </w:r>
      <w:del w:id="2927" w:author="GoldenCorpusHarness" w:date="2026-03-28T21:57:55Z">
        <w:r>
          <w:delText>3</w:delText>
        </w:r>
      </w:del>
      <w:ins w:id="2928" w:author="GoldenCorpusHarness" w:date="2026-03-28T21:57:55Z">
        <w:r>
          <w:t>6</w:t>
        </w:r>
      </w:ins>
      <w:r>
        <w:t xml:space="preserve"> (SKB264-</w:t>
      </w:r>
      <w:del w:id="2929" w:author="GoldenCorpusHarness" w:date="2026-03-28T21:57:55Z">
        <w:r>
          <w:delText>Ⅱ</w:delText>
        </w:r>
      </w:del>
      <w:ins w:id="2930" w:author="GoldenCorpusHarness" w:date="2026-03-28T21:57:55Z">
        <w:r>
          <w:t>II</w:t>
        </w:r>
      </w:ins>
      <w:r>
        <w:t>-0</w:t>
      </w:r>
      <w:del w:id="2931" w:author="GoldenCorpusHarness" w:date="2026-03-28T21:57:55Z">
        <w:r>
          <w:delText>5</w:delText>
        </w:r>
      </w:del>
      <w:ins w:id="2932" w:author="GoldenCorpusHarness" w:date="2026-03-28T21:57:55Z">
        <w:r>
          <w:t>7</w:t>
        </w:r>
      </w:ins>
      <w:r>
        <w:t>):</w:t>
      </w:r>
      <w:ins w:id="2933" w:author="GoldenCorpusHarness" w:date="2026-03-28T21:57:55Z">
        <w:r>
          <w:t xml:space="preserve"> Disposition of</w:t>
        </w:r>
      </w:ins>
      <w:r>
        <w:t xml:space="preserve"> Participants</w:t>
      </w:r>
      <w:del w:id="2934" w:author="GoldenCorpusHarness" w:date="2026-03-28T21:57:55Z">
        <w:r>
          <w:delText xml:space="preserve"> With Drug-related Adverse Events by Preferred Terms by Decreasing Incidence (Incidence ≥10% in One or More Treatment Groups)</w:delText>
        </w:r>
      </w:del>
      <w:r>
        <w:t xml:space="preserve"> (APaT Population)1</w:t>
      </w:r>
      <w:del w:id="2935" w:author="GoldenCorpusHarness" w:date="2026-03-28T21:57:55Z">
        <w:r>
          <w:delText>80</w:delText>
        </w:r>
      </w:del>
      <w:ins w:id="2936" w:author="GoldenCorpusHarness" w:date="2026-03-28T21:57:55Z">
        <w:r>
          <w:t>76</w:t>
        </w:r>
      </w:ins>
    </w:p>
    <w:p ns2:paraId="02F77471" ns2:textId="043F673A"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ins w:id="2937" w:author="GoldenCorpusHarness" w:date="2026-03-28T21:57:55Z">
        <w:r>
          <w:t>4</w:t>
        </w:r>
      </w:ins>
      <w:r>
        <w:t>6</w:t>
      </w:r>
      <w:del w:id="2938" w:author="GoldenCorpusHarness" w:date="2026-03-28T21:57:55Z">
        <w:r>
          <w:delText>2</w:delText>
        </w:r>
      </w:del>
      <w:r>
        <w:t>Study MK-2870-01</w:t>
      </w:r>
      <w:del w:id="2939" w:author="GoldenCorpusHarness" w:date="2026-03-28T21:57:55Z">
        <w:r>
          <w:delText>3</w:delText>
        </w:r>
      </w:del>
      <w:ins w:id="2940" w:author="GoldenCorpusHarness" w:date="2026-03-28T21:57:55Z">
        <w:r>
          <w:t>6</w:t>
        </w:r>
      </w:ins>
      <w:r>
        <w:t xml:space="preserve"> (SKB264-</w:t>
      </w:r>
      <w:del w:id="2941" w:author="GoldenCorpusHarness" w:date="2026-03-28T21:57:55Z">
        <w:r>
          <w:delText>Ⅱ</w:delText>
        </w:r>
      </w:del>
      <w:ins w:id="2942" w:author="GoldenCorpusHarness" w:date="2026-03-28T21:57:55Z">
        <w:r>
          <w:t>TMT-II</w:t>
        </w:r>
      </w:ins>
      <w:r>
        <w:t>-0</w:t>
      </w:r>
      <w:del w:id="2943" w:author="GoldenCorpusHarness" w:date="2026-03-28T21:57:55Z">
        <w:r>
          <w:delText>5</w:delText>
        </w:r>
      </w:del>
      <w:ins w:id="2944" w:author="GoldenCorpusHarness" w:date="2026-03-28T21:57:55Z">
        <w:r>
          <w:t>7</w:t>
        </w:r>
      </w:ins>
      <w:r>
        <w:t>):</w:t>
      </w:r>
      <w:del w:id="2945" w:author="GoldenCorpusHarness" w:date="2026-03-28T21:57:55Z">
        <w:r>
          <w:delText xml:space="preserve"> Participants With Drug-related Grade ≥3</w:delText>
        </w:r>
      </w:del>
      <w:r>
        <w:t xml:space="preserve"> Adverse Event</w:t>
      </w:r>
      <w:del w:id="2946" w:author="GoldenCorpusHarness" w:date="2026-03-28T21:57:55Z">
        <w:r>
          <w:delText>s</w:delText>
        </w:r>
      </w:del>
      <w:r>
        <w:t xml:space="preserve"> </w:t>
      </w:r>
      <w:del w:id="2947" w:author="GoldenCorpusHarness" w:date="2026-03-28T21:57:55Z">
        <w:r>
          <w:delText>b</w:delText>
        </w:r>
      </w:del>
      <w:ins w:id="2948" w:author="GoldenCorpusHarness" w:date="2026-03-28T21:57:55Z">
        <w:r>
          <w:t>Summar</w:t>
        </w:r>
      </w:ins>
      <w:r>
        <w:t>y</w:t>
      </w:r>
      <w:del w:id="2949" w:author="GoldenCorpusHarness" w:date="2026-03-28T21:57:55Z">
        <w:r>
          <w:delText xml:space="preserve"> Decreasing Incidence (Incidence ≥5% in One or More Treatment Groups) (APaT Population)</w:delText>
        </w:r>
      </w:del>
      <w:r>
        <w:t>1</w:t>
      </w:r>
      <w:ins w:id="2950" w:author="GoldenCorpusHarness" w:date="2026-03-28T21:57:55Z">
        <w:r>
          <w:t>7</w:t>
        </w:r>
      </w:ins>
      <w:r>
        <w:t>8</w:t>
      </w:r>
      <w:del w:id="2951" w:author="GoldenCorpusHarness" w:date="2026-03-28T21:57:55Z">
        <w:r>
          <w:delText>1</w:delText>
        </w:r>
      </w:del>
    </w:p>
    <w:p ns2:paraId="6A3AC088" ns2:textId="5AC6227C"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del w:id="2952" w:author="GoldenCorpusHarness" w:date="2026-03-28T21:57:55Z">
        <w:r>
          <w:delText>63</w:delText>
        </w:r>
      </w:del>
      <w:ins w:id="2953" w:author="GoldenCorpusHarness" w:date="2026-03-28T21:57:55Z">
        <w:r>
          <w:t>47</w:t>
        </w:r>
      </w:ins>
      <w:r>
        <w:t>Study MK-2870-01</w:t>
      </w:r>
      <w:del w:id="2954" w:author="GoldenCorpusHarness" w:date="2026-03-28T21:57:55Z">
        <w:r>
          <w:delText>3</w:delText>
        </w:r>
      </w:del>
      <w:ins w:id="2955" w:author="GoldenCorpusHarness" w:date="2026-03-28T21:57:55Z">
        <w:r>
          <w:t>7</w:t>
        </w:r>
      </w:ins>
      <w:r>
        <w:t xml:space="preserve"> (SKB264-</w:t>
      </w:r>
      <w:del w:id="2956" w:author="GoldenCorpusHarness" w:date="2026-03-28T21:57:55Z">
        <w:r>
          <w:delText>Ⅱ</w:delText>
        </w:r>
      </w:del>
      <w:ins w:id="2957" w:author="GoldenCorpusHarness" w:date="2026-03-28T21:57:55Z">
        <w:r>
          <w:t>II</w:t>
        </w:r>
      </w:ins>
      <w:r>
        <w:t>-0</w:t>
      </w:r>
      <w:del w:id="2958" w:author="GoldenCorpusHarness" w:date="2026-03-28T21:57:55Z">
        <w:r>
          <w:delText>5</w:delText>
        </w:r>
      </w:del>
      <w:ins w:id="2959" w:author="GoldenCorpusHarness" w:date="2026-03-28T21:57:55Z">
        <w:r>
          <w:t>8</w:t>
        </w:r>
      </w:ins>
      <w:r>
        <w:t>):</w:t>
      </w:r>
      <w:ins w:id="2960" w:author="GoldenCorpusHarness" w:date="2026-03-28T21:57:55Z">
        <w:r>
          <w:t xml:space="preserve"> Disposition of</w:t>
        </w:r>
      </w:ins>
      <w:r>
        <w:t xml:space="preserve"> Participants </w:t>
      </w:r>
      <w:del w:id="2961" w:author="GoldenCorpusHarness" w:date="2026-03-28T21:57:55Z">
        <w:r>
          <w:delText>W</w:delText>
        </w:r>
      </w:del>
      <w:r>
        <w:t>i</w:t>
      </w:r>
      <w:ins w:id="2962" w:author="GoldenCorpusHarness" w:date="2026-03-28T21:57:55Z">
        <w:r>
          <w:t>n Par</w:t>
        </w:r>
      </w:ins>
      <w:r>
        <w:t>t</w:t>
      </w:r>
      <w:del w:id="2963" w:author="GoldenCorpusHarness" w:date="2026-03-28T21:57:55Z">
        <w:r>
          <w:delText>h Drug-related Serious Adverse Events by SOC</w:delText>
        </w:r>
      </w:del>
      <w:ins w:id="2964" w:author="GoldenCorpusHarness" w:date="2026-03-28T21:57:55Z">
        <w:r>
          <w:t xml:space="preserve"> 1</w:t>
        </w:r>
      </w:ins>
      <w:r>
        <w:t xml:space="preserve"> and P</w:t>
      </w:r>
      <w:ins w:id="2965" w:author="GoldenCorpusHarness" w:date="2026-03-28T21:57:55Z">
        <w:r>
          <w:t>a</w:t>
        </w:r>
      </w:ins>
      <w:r>
        <w:t>r</w:t>
      </w:r>
      <w:del w:id="2966" w:author="GoldenCorpusHarness" w:date="2026-03-28T21:57:55Z">
        <w:r>
          <w:delText>eferred Terms (Incidence &gt;0% in One or More Treatmen</w:delText>
        </w:r>
      </w:del>
      <w:r>
        <w:t xml:space="preserve">t </w:t>
      </w:r>
      <w:del w:id="2967" w:author="GoldenCorpusHarness" w:date="2026-03-28T21:57:55Z">
        <w:r>
          <w:delText>Groups)</w:delText>
        </w:r>
      </w:del>
      <w:ins w:id="2968" w:author="GoldenCorpusHarness" w:date="2026-03-28T21:57:55Z">
        <w:r>
          <w:t>2</w:t>
        </w:r>
      </w:ins>
      <w:r>
        <w:t xml:space="preserve"> (APaT Population)18</w:t>
      </w:r>
      <w:del w:id="2969" w:author="GoldenCorpusHarness" w:date="2026-03-28T21:57:55Z">
        <w:r>
          <w:delText>2</w:delText>
        </w:r>
      </w:del>
      <w:ins w:id="2970" w:author="GoldenCorpusHarness" w:date="2026-03-28T21:57:55Z">
        <w:r>
          <w:t>0</w:t>
        </w:r>
      </w:ins>
    </w:p>
    <w:p ns2:paraId="6AF90510" ns2:textId="1EBF140C"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del w:id="2971" w:author="GoldenCorpusHarness" w:date="2026-03-28T21:57:55Z">
        <w:r>
          <w:delText>6</w:delText>
        </w:r>
      </w:del>
      <w:r>
        <w:t>4</w:t>
      </w:r>
      <w:ins w:id="2972" w:author="GoldenCorpusHarness" w:date="2026-03-28T21:57:55Z">
        <w:r>
          <w:t>8</w:t>
        </w:r>
      </w:ins>
      <w:r>
        <w:t>Study MK-2870-01</w:t>
      </w:r>
      <w:del w:id="2973" w:author="GoldenCorpusHarness" w:date="2026-03-28T21:57:55Z">
        <w:r>
          <w:delText>3</w:delText>
        </w:r>
      </w:del>
      <w:ins w:id="2974" w:author="GoldenCorpusHarness" w:date="2026-03-28T21:57:55Z">
        <w:r>
          <w:t>7</w:t>
        </w:r>
      </w:ins>
      <w:r>
        <w:t xml:space="preserve"> (SKB264-</w:t>
      </w:r>
      <w:del w:id="2975" w:author="GoldenCorpusHarness" w:date="2026-03-28T21:57:55Z">
        <w:r>
          <w:delText>Ⅱ</w:delText>
        </w:r>
      </w:del>
      <w:ins w:id="2976" w:author="GoldenCorpusHarness" w:date="2026-03-28T21:57:55Z">
        <w:r>
          <w:t>II</w:t>
        </w:r>
      </w:ins>
      <w:r>
        <w:t>-0</w:t>
      </w:r>
      <w:del w:id="2977" w:author="GoldenCorpusHarness" w:date="2026-03-28T21:57:55Z">
        <w:r>
          <w:delText>5</w:delText>
        </w:r>
      </w:del>
      <w:ins w:id="2978" w:author="GoldenCorpusHarness" w:date="2026-03-28T21:57:55Z">
        <w:r>
          <w:t>8</w:t>
        </w:r>
      </w:ins>
      <w:r>
        <w:t>):</w:t>
      </w:r>
      <w:del w:id="2979" w:author="GoldenCorpusHarness" w:date="2026-03-28T21:57:55Z">
        <w:r>
          <w:delText xml:space="preserve"> Participants With</w:delText>
        </w:r>
      </w:del>
      <w:r>
        <w:t xml:space="preserve"> Adverse Event</w:t>
      </w:r>
      <w:del w:id="2980" w:author="GoldenCorpusHarness" w:date="2026-03-28T21:57:55Z">
        <w:r>
          <w:delText>s Resulting in</w:delText>
        </w:r>
      </w:del>
      <w:r>
        <w:t xml:space="preserve"> S</w:t>
      </w:r>
      <w:ins w:id="2981" w:author="GoldenCorpusHarness" w:date="2026-03-28T21:57:55Z">
        <w:r>
          <w:t>umm</w:t>
        </w:r>
      </w:ins>
      <w:r>
        <w:t>a</w:t>
      </w:r>
      <w:del w:id="2982" w:author="GoldenCorpusHarness" w:date="2026-03-28T21:57:55Z">
        <w:r>
          <w:delText>c-TMT Discontinuation B</w:delText>
        </w:r>
      </w:del>
      <w:ins w:id="2983" w:author="GoldenCorpusHarness" w:date="2026-03-28T21:57:55Z">
        <w:r>
          <w:t>r</w:t>
        </w:r>
      </w:ins>
      <w:r>
        <w:t>y</w:t>
      </w:r>
      <w:del w:id="2984" w:author="GoldenCorpusHarness" w:date="2026-03-28T21:57:55Z">
        <w:r>
          <w:delText xml:space="preserve"> Decreasing Incidence (Incidence &gt;0% in One or More Treatment Groups) (APaT Population)</w:delText>
        </w:r>
      </w:del>
      <w:r>
        <w:t>18</w:t>
      </w:r>
      <w:del w:id="2985" w:author="GoldenCorpusHarness" w:date="2026-03-28T21:57:55Z">
        <w:r>
          <w:delText>3</w:delText>
        </w:r>
      </w:del>
      <w:ins w:id="2986" w:author="GoldenCorpusHarness" w:date="2026-03-28T21:57:55Z">
        <w:r>
          <w:t>2</w:t>
        </w:r>
      </w:ins>
    </w:p>
    <w:p ns2:paraId="6E44179E" ns2:textId="7C9D86AE"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del w:id="2987" w:author="GoldenCorpusHarness" w:date="2026-03-28T21:57:55Z">
        <w:r>
          <w:delText>65</w:delText>
        </w:r>
      </w:del>
      <w:ins w:id="2988" w:author="GoldenCorpusHarness" w:date="2026-03-28T21:57:55Z">
        <w:r>
          <w:t>49</w:t>
        </w:r>
      </w:ins>
      <w:r>
        <w:t>Study MK-</w:t>
      </w:r>
      <w:del w:id="2989" w:author="GoldenCorpusHarness" w:date="2026-03-28T21:57:55Z">
        <w:r>
          <w:delText>2870</w:delText>
        </w:r>
      </w:del>
      <w:ins w:id="2990" w:author="GoldenCorpusHarness" w:date="2026-03-28T21:57:55Z">
        <w:r>
          <w:t>9999</w:t>
        </w:r>
      </w:ins>
      <w:r>
        <w:t>-0</w:t>
      </w:r>
      <w:del w:id="2991" w:author="GoldenCorpusHarness" w:date="2026-03-28T21:57:55Z">
        <w:r>
          <w:delText>14</w:delText>
        </w:r>
      </w:del>
      <w:ins w:id="2992" w:author="GoldenCorpusHarness" w:date="2026-03-28T21:57:55Z">
        <w:r>
          <w:t>2A:</w:t>
        </w:r>
      </w:ins>
      <w:r>
        <w:t xml:space="preserve"> </w:t>
      </w:r>
      <w:del w:id="2993" w:author="GoldenCorpusHarness" w:date="2026-03-28T21:57:55Z">
        <w:r>
          <w:delText>(SKB264-ⅡI-03):</w:delText>
        </w:r>
      </w:del>
      <w:ins w:id="2994" w:author="GoldenCorpusHarness" w:date="2026-03-28T21:57:55Z">
        <w:r>
          <w:t>Disposition of</w:t>
        </w:r>
      </w:ins>
      <w:r>
        <w:t xml:space="preserve"> Participants</w:t>
      </w:r>
      <w:del w:id="2995" w:author="GoldenCorpusHarness" w:date="2026-03-28T21:57:55Z">
        <w:r>
          <w:delText xml:space="preserve"> With Adverse Events by Preferred Terms by Decreasing Incidence (Incidence ≥10% in One or More Treatment Groups)</w:delText>
        </w:r>
      </w:del>
      <w:r>
        <w:t xml:space="preserve"> (APaT Population)184</w:t>
      </w:r>
    </w:p>
    <w:p ns2:paraId="454AFC50" ns2:textId="1476E06A"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del w:id="2996" w:author="GoldenCorpusHarness" w:date="2026-03-28T21:57:55Z">
        <w:r>
          <w:delText>66</w:delText>
        </w:r>
      </w:del>
      <w:ins w:id="2997" w:author="GoldenCorpusHarness" w:date="2026-03-28T21:57:55Z">
        <w:r>
          <w:t>50</w:t>
        </w:r>
      </w:ins>
      <w:r>
        <w:t>Study MK-</w:t>
      </w:r>
      <w:del w:id="2998" w:author="GoldenCorpusHarness" w:date="2026-03-28T21:57:55Z">
        <w:r>
          <w:delText>2870</w:delText>
        </w:r>
      </w:del>
      <w:ins w:id="2999" w:author="GoldenCorpusHarness" w:date="2026-03-28T21:57:55Z">
        <w:r>
          <w:t>9999</w:t>
        </w:r>
      </w:ins>
      <w:r>
        <w:t>-0</w:t>
      </w:r>
      <w:del w:id="3000" w:author="GoldenCorpusHarness" w:date="2026-03-28T21:57:55Z">
        <w:r>
          <w:delText>14 (SKB</w:delText>
        </w:r>
      </w:del>
      <w:r>
        <w:t>2</w:t>
      </w:r>
      <w:del w:id="3001" w:author="GoldenCorpusHarness" w:date="2026-03-28T21:57:55Z">
        <w:r>
          <w:delText>64-ⅡI-03)</w:delText>
        </w:r>
      </w:del>
      <w:ins w:id="3002" w:author="GoldenCorpusHarness" w:date="2026-03-28T21:57:55Z">
        <w:r>
          <w:t>A</w:t>
        </w:r>
      </w:ins>
      <w:r>
        <w:t>:</w:t>
      </w:r>
      <w:del w:id="3003" w:author="GoldenCorpusHarness" w:date="2026-03-28T21:57:55Z">
        <w:r>
          <w:delText xml:space="preserve"> Participants With Drug-related</w:delText>
        </w:r>
      </w:del>
      <w:r>
        <w:t xml:space="preserve"> Adverse Event</w:t>
      </w:r>
      <w:del w:id="3004" w:author="GoldenCorpusHarness" w:date="2026-03-28T21:57:55Z">
        <w:r>
          <w:delText>s</w:delText>
        </w:r>
      </w:del>
      <w:r>
        <w:t xml:space="preserve"> </w:t>
      </w:r>
      <w:del w:id="3005" w:author="GoldenCorpusHarness" w:date="2026-03-28T21:57:55Z">
        <w:r>
          <w:delText>b</w:delText>
        </w:r>
      </w:del>
      <w:ins w:id="3006" w:author="GoldenCorpusHarness" w:date="2026-03-28T21:57:55Z">
        <w:r>
          <w:t>Summar</w:t>
        </w:r>
      </w:ins>
      <w:r>
        <w:t>y</w:t>
      </w:r>
      <w:del w:id="3007" w:author="GoldenCorpusHarness" w:date="2026-03-28T21:57:55Z">
        <w:r>
          <w:delText xml:space="preserve"> Preferred Terms by Decreasing Incidence (Incidence ≥10% in One or More Treatment Groups) (APaT Population)</w:delText>
        </w:r>
      </w:del>
      <w:r>
        <w:t>18</w:t>
      </w:r>
      <w:del w:id="3008" w:author="GoldenCorpusHarness" w:date="2026-03-28T21:57:55Z">
        <w:r>
          <w:delText>5</w:delText>
        </w:r>
      </w:del>
      <w:ins w:id="3009" w:author="GoldenCorpusHarness" w:date="2026-03-28T21:57:55Z">
        <w:r>
          <w:t>6</w:t>
        </w:r>
      </w:ins>
    </w:p>
    <w:p ns2:paraId="68BE62E6" ns2:textId="0FB11574"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del w:id="3010" w:author="GoldenCorpusHarness" w:date="2026-03-28T21:57:55Z">
        <w:r>
          <w:delText>67</w:delText>
        </w:r>
      </w:del>
      <w:ins w:id="3011" w:author="GoldenCorpusHarness" w:date="2026-03-28T21:57:55Z">
        <w:r>
          <w:t>51</w:t>
        </w:r>
      </w:ins>
      <w:r>
        <w:t>Study MK-2870-0</w:t>
      </w:r>
      <w:del w:id="3012" w:author="GoldenCorpusHarness" w:date="2026-03-28T21:57:55Z">
        <w:r>
          <w:delText>14</w:delText>
        </w:r>
      </w:del>
      <w:ins w:id="3013" w:author="GoldenCorpusHarness" w:date="2026-03-28T21:57:55Z">
        <w:r>
          <w:t>08</w:t>
        </w:r>
      </w:ins>
      <w:r>
        <w:t xml:space="preserve"> (</w:t>
      </w:r>
      <w:del w:id="3014" w:author="GoldenCorpusHarness" w:date="2026-03-28T21:57:55Z">
        <w:r>
          <w:delText>SKB264-III</w:delText>
        </w:r>
      </w:del>
      <w:ins w:id="3015" w:author="GoldenCorpusHarness" w:date="2026-03-28T21:57:55Z">
        <w:r>
          <w:t>TroFuse</w:t>
        </w:r>
      </w:ins>
      <w:r>
        <w:t>-0</w:t>
      </w:r>
      <w:del w:id="3016" w:author="GoldenCorpusHarness" w:date="2026-03-28T21:57:55Z">
        <w:r>
          <w:delText>3</w:delText>
        </w:r>
      </w:del>
      <w:ins w:id="3017" w:author="GoldenCorpusHarness" w:date="2026-03-28T21:57:55Z">
        <w:r>
          <w:t>08</w:t>
        </w:r>
      </w:ins>
      <w:r>
        <w:t>):</w:t>
      </w:r>
      <w:ins w:id="3018" w:author="GoldenCorpusHarness" w:date="2026-03-28T21:57:55Z">
        <w:r>
          <w:t xml:space="preserve"> Disposition of</w:t>
        </w:r>
      </w:ins>
      <w:r>
        <w:t xml:space="preserve"> Participants </w:t>
      </w:r>
      <w:del w:id="3019" w:author="GoldenCorpusHarness" w:date="2026-03-28T21:57:55Z">
        <w:r>
          <w:delText xml:space="preserve">With Drug-related Grade ≥3 Adverse Events by Decreasing Incidence (Incidence ≥5% </w:delText>
        </w:r>
      </w:del>
      <w:r>
        <w:t xml:space="preserve">in </w:t>
      </w:r>
      <w:del w:id="3020" w:author="GoldenCorpusHarness" w:date="2026-03-28T21:57:55Z">
        <w:r>
          <w:delText>One</w:delText>
        </w:r>
      </w:del>
      <w:ins w:id="3021" w:author="GoldenCorpusHarness" w:date="2026-03-28T21:57:55Z">
        <w:r>
          <w:t>Arm</w:t>
        </w:r>
      </w:ins>
      <w:r>
        <w:t xml:space="preserve"> </w:t>
      </w:r>
      <w:del w:id="3022" w:author="GoldenCorpusHarness" w:date="2026-03-28T21:57:55Z">
        <w:r>
          <w:delText>or More Treatment Groups)</w:delText>
        </w:r>
      </w:del>
      <w:ins w:id="3023" w:author="GoldenCorpusHarness" w:date="2026-03-28T21:57:55Z">
        <w:r>
          <w:t>1</w:t>
        </w:r>
      </w:ins>
      <w:r>
        <w:t xml:space="preserve"> (APaT Population)18</w:t>
      </w:r>
      <w:del w:id="3024" w:author="GoldenCorpusHarness" w:date="2026-03-28T21:57:55Z">
        <w:r>
          <w:delText>6</w:delText>
        </w:r>
      </w:del>
      <w:ins w:id="3025" w:author="GoldenCorpusHarness" w:date="2026-03-28T21:57:55Z">
        <w:r>
          <w:t>7</w:t>
        </w:r>
      </w:ins>
    </w:p>
    <w:p ns2:paraId="6AE50996" ns2:textId="751A003D"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del w:id="3026" w:author="GoldenCorpusHarness" w:date="2026-03-28T21:57:55Z">
        <w:r>
          <w:delText>68</w:delText>
        </w:r>
      </w:del>
      <w:ins w:id="3027" w:author="GoldenCorpusHarness" w:date="2026-03-28T21:57:55Z">
        <w:r>
          <w:t>52</w:t>
        </w:r>
      </w:ins>
      <w:r>
        <w:t>Study MK-2870-0</w:t>
      </w:r>
      <w:del w:id="3028" w:author="GoldenCorpusHarness" w:date="2026-03-28T21:57:55Z">
        <w:r>
          <w:delText>14</w:delText>
        </w:r>
      </w:del>
      <w:ins w:id="3029" w:author="GoldenCorpusHarness" w:date="2026-03-28T21:57:55Z">
        <w:r>
          <w:t>08</w:t>
        </w:r>
      </w:ins>
      <w:r>
        <w:t xml:space="preserve"> (</w:t>
      </w:r>
      <w:del w:id="3030" w:author="GoldenCorpusHarness" w:date="2026-03-28T21:57:55Z">
        <w:r>
          <w:delText>SKB264-III</w:delText>
        </w:r>
      </w:del>
      <w:ins w:id="3031" w:author="GoldenCorpusHarness" w:date="2026-03-28T21:57:55Z">
        <w:r>
          <w:t>TroFuse</w:t>
        </w:r>
      </w:ins>
      <w:r>
        <w:t>-0</w:t>
      </w:r>
      <w:del w:id="3032" w:author="GoldenCorpusHarness" w:date="2026-03-28T21:57:55Z">
        <w:r>
          <w:delText>3</w:delText>
        </w:r>
      </w:del>
      <w:ins w:id="3033" w:author="GoldenCorpusHarness" w:date="2026-03-28T21:57:55Z">
        <w:r>
          <w:t>08</w:t>
        </w:r>
      </w:ins>
      <w:r>
        <w:t>):</w:t>
      </w:r>
      <w:ins w:id="3034" w:author="GoldenCorpusHarness" w:date="2026-03-28T21:57:55Z">
        <w:r>
          <w:t xml:space="preserve"> Disposition of</w:t>
        </w:r>
      </w:ins>
      <w:r>
        <w:t xml:space="preserve"> Participants </w:t>
      </w:r>
      <w:del w:id="3035" w:author="GoldenCorpusHarness" w:date="2026-03-28T21:57:55Z">
        <w:r>
          <w:delText xml:space="preserve">With Serious Drug-related Adverse Events by System Organ Class and Preferred Terms (Incidence &gt;0% </w:delText>
        </w:r>
      </w:del>
      <w:r>
        <w:t xml:space="preserve">in </w:t>
      </w:r>
      <w:del w:id="3036" w:author="GoldenCorpusHarness" w:date="2026-03-28T21:57:55Z">
        <w:r>
          <w:delText>One</w:delText>
        </w:r>
      </w:del>
      <w:ins w:id="3037" w:author="GoldenCorpusHarness" w:date="2026-03-28T21:57:55Z">
        <w:r>
          <w:t>Arm</w:t>
        </w:r>
      </w:ins>
      <w:r>
        <w:t xml:space="preserve"> </w:t>
      </w:r>
      <w:del w:id="3038" w:author="GoldenCorpusHarness" w:date="2026-03-28T21:57:55Z">
        <w:r>
          <w:delText>or More Treatment Groups)</w:delText>
        </w:r>
      </w:del>
      <w:ins w:id="3039" w:author="GoldenCorpusHarness" w:date="2026-03-28T21:57:55Z">
        <w:r>
          <w:t>2</w:t>
        </w:r>
      </w:ins>
      <w:r>
        <w:t xml:space="preserve"> (APaT Population)18</w:t>
      </w:r>
      <w:del w:id="3040" w:author="GoldenCorpusHarness" w:date="2026-03-28T21:57:55Z">
        <w:r>
          <w:delText>7</w:delText>
        </w:r>
      </w:del>
      <w:ins w:id="3041" w:author="GoldenCorpusHarness" w:date="2026-03-28T21:57:55Z">
        <w:r>
          <w:t>8</w:t>
        </w:r>
      </w:ins>
    </w:p>
    <w:p ns2:paraId="6FADBF3E" ns2:textId="1FC6077B"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del w:id="3042" w:author="GoldenCorpusHarness" w:date="2026-03-28T21:57:55Z">
        <w:r>
          <w:delText>69S</w:delText>
        </w:r>
      </w:del>
      <w:ins w:id="3043" w:author="GoldenCorpusHarness" w:date="2026-03-28T21:57:55Z">
        <w:r>
          <w:t>53All Adverse Drug Reac</w:t>
        </w:r>
      </w:ins>
      <w:r>
        <w:t>t</w:t>
      </w:r>
      <w:del w:id="3044" w:author="GoldenCorpusHarness" w:date="2026-03-28T21:57:55Z">
        <w:r>
          <w:delText>udy</w:delText>
        </w:r>
      </w:del>
      <w:ins w:id="3045" w:author="GoldenCorpusHarness" w:date="2026-03-28T21:57:55Z">
        <w:r>
          <w:t>ions</w:t>
        </w:r>
      </w:ins>
      <w:r>
        <w:t xml:space="preserve"> </w:t>
      </w:r>
      <w:del w:id="3046" w:author="GoldenCorpusHarness" w:date="2026-03-28T21:57:55Z">
        <w:r>
          <w:delText>MK-2870-014 (SKB264-III-03):</w:delText>
        </w:r>
      </w:del>
      <w:ins w:id="3047" w:author="GoldenCorpusHarness" w:date="2026-03-28T21:57:55Z">
        <w:r>
          <w:t>for</w:t>
        </w:r>
      </w:ins>
      <w:r>
        <w:t xml:space="preserve"> Participants </w:t>
      </w:r>
      <w:ins w:id="3048" w:author="GoldenCorpusHarness" w:date="2026-03-28T21:57:55Z">
        <w:r>
          <w:t xml:space="preserve">Treated </w:t>
        </w:r>
      </w:ins>
      <w:r>
        <w:t xml:space="preserve">With </w:t>
      </w:r>
      <w:del w:id="3049" w:author="GoldenCorpusHarness" w:date="2026-03-28T21:57:55Z">
        <w:r>
          <w:delText>Adverse</w:delText>
        </w:r>
      </w:del>
      <w:ins w:id="3050" w:author="GoldenCorpusHarness" w:date="2026-03-28T21:57:55Z">
        <w:r>
          <w:t>(Sac-TMT</w:t>
        </w:r>
      </w:ins>
      <w:r>
        <w:t xml:space="preserve"> </w:t>
      </w:r>
      <w:del w:id="3051" w:author="GoldenCorpusHarness" w:date="2026-03-28T21:57:55Z">
        <w:r>
          <w:delText>Events</w:delText>
        </w:r>
      </w:del>
      <w:ins w:id="3052" w:author="GoldenCorpusHarness" w:date="2026-03-28T21:57:55Z">
        <w:r>
          <w:t>4</w:t>
        </w:r>
      </w:ins>
      <w:r>
        <w:t xml:space="preserve"> </w:t>
      </w:r>
      <w:del w:id="3053" w:author="GoldenCorpusHarness" w:date="2026-03-28T21:57:55Z">
        <w:r>
          <w:delText>Resultin</w:delText>
        </w:r>
      </w:del>
      <w:ins w:id="3054" w:author="GoldenCorpusHarness" w:date="2026-03-28T21:57:55Z">
        <w:r>
          <w:t>m</w:t>
        </w:r>
      </w:ins>
      <w:r>
        <w:t>g</w:t>
      </w:r>
      <w:del w:id="3055" w:author="GoldenCorpusHarness" w:date="2026-03-28T21:57:55Z">
        <w:r>
          <w:delText xml:space="preserve"> in Discontinuation (Incidence &gt;0% in One</w:delText>
        </w:r>
      </w:del>
      <w:ins w:id="3056" w:author="GoldenCorpusHarness" w:date="2026-03-28T21:57:55Z">
        <w:r>
          <w:t>/kg</w:t>
        </w:r>
      </w:ins>
      <w:r>
        <w:t xml:space="preserve"> or </w:t>
      </w:r>
      <w:del w:id="3057" w:author="GoldenCorpusHarness" w:date="2026-03-28T21:57:55Z">
        <w:r>
          <w:delText>More</w:delText>
        </w:r>
      </w:del>
      <w:ins w:id="3058" w:author="GoldenCorpusHarness" w:date="2026-03-28T21:57:55Z">
        <w:r>
          <w:t>5 mg/kg) q2w by</w:t>
        </w:r>
      </w:ins>
      <w:r>
        <w:t xml:space="preserve"> T</w:t>
      </w:r>
      <w:del w:id="3059" w:author="GoldenCorpusHarness" w:date="2026-03-28T21:57:55Z">
        <w:r>
          <w:delText>rea</w:delText>
        </w:r>
      </w:del>
      <w:ins w:id="3060" w:author="GoldenCorpusHarness" w:date="2026-03-28T21:57:55Z">
        <w:r>
          <w:t>oxici</w:t>
        </w:r>
      </w:ins>
      <w:r>
        <w:t>t</w:t>
      </w:r>
      <w:del w:id="3061" w:author="GoldenCorpusHarness" w:date="2026-03-28T21:57:55Z">
        <w:r>
          <w:delText>ment</w:delText>
        </w:r>
      </w:del>
      <w:ins w:id="3062" w:author="GoldenCorpusHarness" w:date="2026-03-28T21:57:55Z">
        <w:r>
          <w:t>y</w:t>
        </w:r>
      </w:ins>
      <w:r>
        <w:t xml:space="preserve"> Gr</w:t>
      </w:r>
      <w:del w:id="3063" w:author="GoldenCorpusHarness" w:date="2026-03-28T21:57:55Z">
        <w:r>
          <w:delText>oup</w:delText>
        </w:r>
      </w:del>
      <w:ins w:id="3064" w:author="GoldenCorpusHarness" w:date="2026-03-28T21:57:55Z">
        <w:r>
          <w:t>ade, SOC and Preferred Term</w:t>
        </w:r>
      </w:ins>
      <w:r>
        <w:t>s</w:t>
      </w:r>
      <w:del w:id="3065" w:author="GoldenCorpusHarness" w:date="2026-03-28T21:57:55Z">
        <w:r>
          <w:delText>)</w:delText>
        </w:r>
      </w:del>
      <w:r>
        <w:t xml:space="preserve"> (APaT Population)1</w:t>
      </w:r>
      <w:del w:id="3066" w:author="GoldenCorpusHarness" w:date="2026-03-28T21:57:55Z">
        <w:r>
          <w:delText>88</w:delText>
        </w:r>
      </w:del>
      <w:ins w:id="3067" w:author="GoldenCorpusHarness" w:date="2026-03-28T21:57:55Z">
        <w:r>
          <w:t>95</w:t>
        </w:r>
      </w:ins>
    </w:p>
    <w:p ns2:paraId="778EA22F" ns2:textId="144D5566"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del w:id="3068" w:author="GoldenCorpusHarness" w:date="2026-03-28T21:57:55Z">
        <w:r>
          <w:delText>70</w:delText>
        </w:r>
      </w:del>
      <w:ins w:id="3069" w:author="GoldenCorpusHarness" w:date="2026-03-28T21:57:55Z">
        <w:r>
          <w:t>54</w:t>
        </w:r>
      </w:ins>
      <w:r>
        <w:t>S</w:t>
      </w:r>
      <w:del w:id="3070" w:author="GoldenCorpusHarness" w:date="2026-03-28T21:57:55Z">
        <w:r>
          <w:delText>t</w:delText>
        </w:r>
      </w:del>
      <w:ins w:id="3071" w:author="GoldenCorpusHarness" w:date="2026-03-28T21:57:55Z">
        <w:r>
          <w:t>erio</w:t>
        </w:r>
      </w:ins>
      <w:r>
        <w:t>u</w:t>
      </w:r>
      <w:del w:id="3072" w:author="GoldenCorpusHarness" w:date="2026-03-28T21:57:55Z">
        <w:r>
          <w:delText>dy MK-2870-014 (SKB264-ⅡI-03): Participant</w:delText>
        </w:r>
      </w:del>
      <w:r>
        <w:t>s</w:t>
      </w:r>
      <w:del w:id="3073" w:author="GoldenCorpusHarness" w:date="2026-03-28T21:57:55Z">
        <w:r>
          <w:delText xml:space="preserve"> With</w:delText>
        </w:r>
      </w:del>
      <w:r>
        <w:t xml:space="preserve"> Adverse </w:t>
      </w:r>
      <w:ins w:id="3074" w:author="GoldenCorpusHarness" w:date="2026-03-28T21:57:55Z">
        <w:r>
          <w:t xml:space="preserve">Reactions for Sac-TMT 4 mg/kg or 5 mg/kg Considered </w:t>
        </w:r>
      </w:ins>
      <w:r>
        <w:t>E</w:t>
      </w:r>
      <w:del w:id="3075" w:author="GoldenCorpusHarness" w:date="2026-03-28T21:57:55Z">
        <w:r>
          <w:delText>v</w:delText>
        </w:r>
      </w:del>
      <w:ins w:id="3076" w:author="GoldenCorpusHarness" w:date="2026-03-28T21:57:55Z">
        <w:r>
          <w:t>xp</w:t>
        </w:r>
      </w:ins>
      <w:r>
        <w:t>e</w:t>
      </w:r>
      <w:del w:id="3077" w:author="GoldenCorpusHarness" w:date="2026-03-28T21:57:55Z">
        <w:r>
          <w:delText>n</w:delText>
        </w:r>
      </w:del>
      <w:ins w:id="3078" w:author="GoldenCorpusHarness" w:date="2026-03-28T21:57:55Z">
        <w:r>
          <w:t>c</w:t>
        </w:r>
      </w:ins>
      <w:r>
        <w:t>t</w:t>
      </w:r>
      <w:del w:id="3079" w:author="GoldenCorpusHarness" w:date="2026-03-28T21:57:55Z">
        <w:r>
          <w:delText>s</w:delText>
        </w:r>
      </w:del>
      <w:ins w:id="3080" w:author="GoldenCorpusHarness" w:date="2026-03-28T21:57:55Z">
        <w:r>
          <w:t>ed for Safety</w:t>
        </w:r>
      </w:ins>
      <w:r>
        <w:t xml:space="preserve"> Re</w:t>
      </w:r>
      <w:del w:id="3081" w:author="GoldenCorpusHarness" w:date="2026-03-28T21:57:55Z">
        <w:r>
          <w:delText>sul</w:delText>
        </w:r>
      </w:del>
      <w:ins w:id="3082" w:author="GoldenCorpusHarness" w:date="2026-03-28T21:57:55Z">
        <w:r>
          <w:t>por</w:t>
        </w:r>
      </w:ins>
      <w:r>
        <w:t xml:space="preserve">ting </w:t>
      </w:r>
      <w:del w:id="3083" w:author="GoldenCorpusHarness" w:date="2026-03-28T21:57:55Z">
        <w:r>
          <w:delText>in D</w:delText>
        </w:r>
      </w:del>
      <w:ins w:id="3084" w:author="GoldenCorpusHarness" w:date="2026-03-28T21:57:55Z">
        <w:r>
          <w:t>Purpos</w:t>
        </w:r>
      </w:ins>
      <w:r>
        <w:t>e</w:t>
      </w:r>
      <w:del w:id="3085" w:author="GoldenCorpusHarness" w:date="2026-03-28T21:57:55Z">
        <w:r>
          <w:delText>ath (Incidence &gt;0% in One or More Treatment Group</w:delText>
        </w:r>
      </w:del>
      <w:r>
        <w:t>s</w:t>
      </w:r>
      <w:del w:id="3086" w:author="GoldenCorpusHarness" w:date="2026-03-28T21:57:55Z">
        <w:r>
          <w:delText>)</w:delText>
        </w:r>
      </w:del>
      <w:r>
        <w:t xml:space="preserve"> (APaT Population)</w:t>
      </w:r>
      <w:del w:id="3087" w:author="GoldenCorpusHarness" w:date="2026-03-28T21:57:55Z">
        <w:r>
          <w:delText>189</w:delText>
        </w:r>
      </w:del>
      <w:ins w:id="3088" w:author="GoldenCorpusHarness" w:date="2026-03-28T21:57:55Z">
        <w:r>
          <w:t>204</w:t>
        </w:r>
      </w:ins>
    </w:p>
    <w:p ns2:paraId="35F0DE3C" ns2:textId="04A116F8"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del w:id="3089" w:author="GoldenCorpusHarness" w:date="2026-03-28T21:57:55Z">
        <w:r>
          <w:delText>71</w:delText>
        </w:r>
      </w:del>
      <w:ins w:id="3090" w:author="GoldenCorpusHarness" w:date="2026-03-28T21:57:55Z">
        <w:r>
          <w:t>55</w:t>
        </w:r>
      </w:ins>
      <w:r>
        <w:t>Study MK-2870-0</w:t>
      </w:r>
      <w:ins w:id="3091" w:author="GoldenCorpusHarness" w:date="2026-03-28T21:57:55Z">
        <w:r>
          <w:t>0</w:t>
        </w:r>
      </w:ins>
      <w:r>
        <w:t>1</w:t>
      </w:r>
      <w:del w:id="3092" w:author="GoldenCorpusHarness" w:date="2026-03-28T21:57:55Z">
        <w:r>
          <w:delText>6</w:delText>
        </w:r>
      </w:del>
      <w:r>
        <w:t xml:space="preserve"> (</w:t>
      </w:r>
      <w:del w:id="3093" w:author="GoldenCorpusHarness" w:date="2026-03-28T21:57:55Z">
        <w:r>
          <w:delText>S</w:delText>
        </w:r>
      </w:del>
      <w:r>
        <w:t>K</w:t>
      </w:r>
      <w:del w:id="3094" w:author="GoldenCorpusHarness" w:date="2026-03-28T21:57:55Z">
        <w:r>
          <w:delText>B</w:delText>
        </w:r>
      </w:del>
      <w:ins w:id="3095" w:author="GoldenCorpusHarness" w:date="2026-03-28T21:57:55Z">
        <w:r>
          <w:t>L</w:t>
        </w:r>
      </w:ins>
      <w:r>
        <w:t>264-</w:t>
      </w:r>
      <w:del w:id="3096" w:author="GoldenCorpusHarness" w:date="2026-03-28T21:57:55Z">
        <w:r>
          <w:delText>II-</w:delText>
        </w:r>
      </w:del>
      <w:r>
        <w:t>0</w:t>
      </w:r>
      <w:del w:id="3097" w:author="GoldenCorpusHarness" w:date="2026-03-28T21:57:55Z">
        <w:r>
          <w:delText>7</w:delText>
        </w:r>
      </w:del>
      <w:ins w:id="3098" w:author="GoldenCorpusHarness" w:date="2026-03-28T21:57:55Z">
        <w:r>
          <w:t>1</w:t>
        </w:r>
      </w:ins>
      <w:r>
        <w:t>): Participants With Adverse Event</w:t>
      </w:r>
      <w:del w:id="3099" w:author="GoldenCorpusHarness" w:date="2026-03-28T21:57:55Z">
        <w:r>
          <w:delText>s by Preferred Term</w:delText>
        </w:r>
      </w:del>
      <w:r>
        <w:t xml:space="preserve">s by Decreasing Incidence (Incidence ≥10% in </w:t>
      </w:r>
      <w:del w:id="3100" w:author="GoldenCorpusHarness" w:date="2026-03-28T21:57:55Z">
        <w:r>
          <w:delText>One or Mor</w:delText>
        </w:r>
      </w:del>
      <w:ins w:id="3101" w:author="GoldenCorpusHarness" w:date="2026-03-28T21:57:55Z">
        <w:r>
          <w:t>th</w:t>
        </w:r>
      </w:ins>
      <w:r>
        <w:t>e T</w:t>
      </w:r>
      <w:ins w:id="3102" w:author="GoldenCorpusHarness" w:date="2026-03-28T21:57:55Z">
        <w:r>
          <w:t>otal Pa</w:t>
        </w:r>
      </w:ins>
      <w:r>
        <w:t>r</w:t>
      </w:r>
      <w:del w:id="3103" w:author="GoldenCorpusHarness" w:date="2026-03-28T21:57:55Z">
        <w:r>
          <w:delText>e</w:delText>
        </w:r>
      </w:del>
      <w:ins w:id="3104" w:author="GoldenCorpusHarness" w:date="2026-03-28T21:57:55Z">
        <w:r>
          <w:t>ticip</w:t>
        </w:r>
      </w:ins>
      <w:r>
        <w:t>a</w:t>
      </w:r>
      <w:del w:id="3105" w:author="GoldenCorpusHarness" w:date="2026-03-28T21:57:55Z">
        <w:r>
          <w:delText>tme</w:delText>
        </w:r>
      </w:del>
      <w:r>
        <w:t xml:space="preserve">nt </w:t>
      </w:r>
      <w:del w:id="3106" w:author="GoldenCorpusHarness" w:date="2026-03-28T21:57:55Z">
        <w:r>
          <w:delText>Gr</w:delText>
        </w:r>
      </w:del>
      <w:ins w:id="3107" w:author="GoldenCorpusHarness" w:date="2026-03-28T21:57:55Z">
        <w:r>
          <w:t>P</w:t>
        </w:r>
      </w:ins>
      <w:r>
        <w:t>o</w:t>
      </w:r>
      <w:ins w:id="3108" w:author="GoldenCorpusHarness" w:date="2026-03-28T21:57:55Z">
        <w:r>
          <w:t>p</w:t>
        </w:r>
      </w:ins>
      <w:r>
        <w:t>u</w:t>
      </w:r>
      <w:del w:id="3109" w:author="GoldenCorpusHarness" w:date="2026-03-28T21:57:55Z">
        <w:r>
          <w:delText>p</w:delText>
        </w:r>
      </w:del>
      <w:ins w:id="3110" w:author="GoldenCorpusHarness" w:date="2026-03-28T21:57:55Z">
        <w:r>
          <w:t>lation) in Pha</w:t>
        </w:r>
      </w:ins>
      <w:r>
        <w:t>s</w:t>
      </w:r>
      <w:del w:id="3111" w:author="GoldenCorpusHarness" w:date="2026-03-28T21:57:55Z">
        <w:r>
          <w:delText>)</w:delText>
        </w:r>
      </w:del>
      <w:ins w:id="3112" w:author="GoldenCorpusHarness" w:date="2026-03-28T21:57:55Z">
        <w:r>
          <w:t>e 1</w:t>
        </w:r>
      </w:ins>
      <w:r>
        <w:t xml:space="preserve"> (APaT Population)</w:t>
      </w:r>
      <w:del w:id="3113" w:author="GoldenCorpusHarness" w:date="2026-03-28T21:57:55Z">
        <w:r>
          <w:delText>19</w:delText>
        </w:r>
      </w:del>
      <w:ins w:id="3114" w:author="GoldenCorpusHarness" w:date="2026-03-28T21:57:55Z">
        <w:r>
          <w:t>2</w:t>
        </w:r>
      </w:ins>
      <w:r>
        <w:t>0</w:t>
      </w:r>
      <w:ins w:id="3115" w:author="GoldenCorpusHarness" w:date="2026-03-28T21:57:55Z">
        <w:r>
          <w:t>6</w:t>
        </w:r>
      </w:ins>
    </w:p>
    <w:p ns2:paraId="748A72B2" ns2:textId="0165B557"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del w:id="3116" w:author="GoldenCorpusHarness" w:date="2026-03-28T21:57:55Z">
        <w:r>
          <w:delText>72</w:delText>
        </w:r>
      </w:del>
      <w:ins w:id="3117" w:author="GoldenCorpusHarness" w:date="2026-03-28T21:57:55Z">
        <w:r>
          <w:t>56</w:t>
        </w:r>
      </w:ins>
      <w:r>
        <w:t>Study MK-2870-0</w:t>
      </w:r>
      <w:ins w:id="3118" w:author="GoldenCorpusHarness" w:date="2026-03-28T21:57:55Z">
        <w:r>
          <w:t>0</w:t>
        </w:r>
      </w:ins>
      <w:r>
        <w:t>1</w:t>
      </w:r>
      <w:del w:id="3119" w:author="GoldenCorpusHarness" w:date="2026-03-28T21:57:55Z">
        <w:r>
          <w:delText>6</w:delText>
        </w:r>
      </w:del>
      <w:r>
        <w:t xml:space="preserve"> (</w:t>
      </w:r>
      <w:del w:id="3120" w:author="GoldenCorpusHarness" w:date="2026-03-28T21:57:55Z">
        <w:r>
          <w:delText>S</w:delText>
        </w:r>
      </w:del>
      <w:r>
        <w:t>K</w:t>
      </w:r>
      <w:del w:id="3121" w:author="GoldenCorpusHarness" w:date="2026-03-28T21:57:55Z">
        <w:r>
          <w:delText>B</w:delText>
        </w:r>
      </w:del>
      <w:ins w:id="3122" w:author="GoldenCorpusHarness" w:date="2026-03-28T21:57:55Z">
        <w:r>
          <w:t>L</w:t>
        </w:r>
      </w:ins>
      <w:r>
        <w:t>264-</w:t>
      </w:r>
      <w:del w:id="3123" w:author="GoldenCorpusHarness" w:date="2026-03-28T21:57:55Z">
        <w:r>
          <w:delText>II-</w:delText>
        </w:r>
      </w:del>
      <w:r>
        <w:t>0</w:t>
      </w:r>
      <w:del w:id="3124" w:author="GoldenCorpusHarness" w:date="2026-03-28T21:57:55Z">
        <w:r>
          <w:delText>7</w:delText>
        </w:r>
      </w:del>
      <w:ins w:id="3125" w:author="GoldenCorpusHarness" w:date="2026-03-28T21:57:55Z">
        <w:r>
          <w:t>1</w:t>
        </w:r>
      </w:ins>
      <w:r>
        <w:t xml:space="preserve">): Participants With </w:t>
      </w:r>
      <w:del w:id="3126" w:author="GoldenCorpusHarness" w:date="2026-03-28T21:57:55Z">
        <w:r>
          <w:delText xml:space="preserve">Drug-related </w:delText>
        </w:r>
      </w:del>
      <w:r>
        <w:t>Adverse Event</w:t>
      </w:r>
      <w:del w:id="3127" w:author="GoldenCorpusHarness" w:date="2026-03-28T21:57:55Z">
        <w:r>
          <w:delText>s by Preferred Term</w:delText>
        </w:r>
      </w:del>
      <w:r>
        <w:t xml:space="preserve">s by Decreasing Incidence (Incidence ≥10% in </w:t>
      </w:r>
      <w:del w:id="3128" w:author="GoldenCorpusHarness" w:date="2026-03-28T21:57:55Z">
        <w:r>
          <w:delText>One or Mor</w:delText>
        </w:r>
      </w:del>
      <w:ins w:id="3129" w:author="GoldenCorpusHarness" w:date="2026-03-28T21:57:55Z">
        <w:r>
          <w:t>th</w:t>
        </w:r>
      </w:ins>
      <w:r>
        <w:t>e T</w:t>
      </w:r>
      <w:ins w:id="3130" w:author="GoldenCorpusHarness" w:date="2026-03-28T21:57:55Z">
        <w:r>
          <w:t>otal Pa</w:t>
        </w:r>
      </w:ins>
      <w:r>
        <w:t>r</w:t>
      </w:r>
      <w:del w:id="3131" w:author="GoldenCorpusHarness" w:date="2026-03-28T21:57:55Z">
        <w:r>
          <w:delText>e</w:delText>
        </w:r>
      </w:del>
      <w:ins w:id="3132" w:author="GoldenCorpusHarness" w:date="2026-03-28T21:57:55Z">
        <w:r>
          <w:t>ticip</w:t>
        </w:r>
      </w:ins>
      <w:r>
        <w:t>a</w:t>
      </w:r>
      <w:del w:id="3133" w:author="GoldenCorpusHarness" w:date="2026-03-28T21:57:55Z">
        <w:r>
          <w:delText>tme</w:delText>
        </w:r>
      </w:del>
      <w:r>
        <w:t xml:space="preserve">nt </w:t>
      </w:r>
      <w:del w:id="3134" w:author="GoldenCorpusHarness" w:date="2026-03-28T21:57:55Z">
        <w:r>
          <w:delText>Gr</w:delText>
        </w:r>
      </w:del>
      <w:ins w:id="3135" w:author="GoldenCorpusHarness" w:date="2026-03-28T21:57:55Z">
        <w:r>
          <w:t>P</w:t>
        </w:r>
      </w:ins>
      <w:r>
        <w:t>o</w:t>
      </w:r>
      <w:ins w:id="3136" w:author="GoldenCorpusHarness" w:date="2026-03-28T21:57:55Z">
        <w:r>
          <w:t>p</w:t>
        </w:r>
      </w:ins>
      <w:r>
        <w:t>u</w:t>
      </w:r>
      <w:del w:id="3137" w:author="GoldenCorpusHarness" w:date="2026-03-28T21:57:55Z">
        <w:r>
          <w:delText>p</w:delText>
        </w:r>
      </w:del>
      <w:ins w:id="3138" w:author="GoldenCorpusHarness" w:date="2026-03-28T21:57:55Z">
        <w:r>
          <w:t>lation) in Pha</w:t>
        </w:r>
      </w:ins>
      <w:r>
        <w:t>s</w:t>
      </w:r>
      <w:del w:id="3139" w:author="GoldenCorpusHarness" w:date="2026-03-28T21:57:55Z">
        <w:r>
          <w:delText>)</w:delText>
        </w:r>
      </w:del>
      <w:ins w:id="3140" w:author="GoldenCorpusHarness" w:date="2026-03-28T21:57:55Z">
        <w:r>
          <w:t>e 2</w:t>
        </w:r>
      </w:ins>
      <w:r>
        <w:t xml:space="preserve"> (APaT Population)</w:t>
      </w:r>
      <w:del w:id="3141" w:author="GoldenCorpusHarness" w:date="2026-03-28T21:57:55Z">
        <w:r>
          <w:delText>191</w:delText>
        </w:r>
      </w:del>
      <w:ins w:id="3142" w:author="GoldenCorpusHarness" w:date="2026-03-28T21:57:55Z">
        <w:r>
          <w:t>208</w:t>
        </w:r>
      </w:ins>
    </w:p>
    <w:p ns2:paraId="7E5EFAC4" ns2:textId="6D9FEBE7"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ins w:id="3143" w:author="GoldenCorpusHarness" w:date="2026-03-28T21:57:55Z">
        <w:r>
          <w:t>5</w:t>
        </w:r>
      </w:ins>
      <w:r>
        <w:t>7</w:t>
      </w:r>
      <w:del w:id="3144" w:author="GoldenCorpusHarness" w:date="2026-03-28T21:57:55Z">
        <w:r>
          <w:delText>3</w:delText>
        </w:r>
      </w:del>
      <w:r>
        <w:t xml:space="preserve">Study </w:t>
      </w:r>
      <w:ins w:id="3145" w:author="GoldenCorpusHarness" w:date="2026-03-28T21:57:55Z">
        <w:r>
          <w:t>KL264-01 (</w:t>
        </w:r>
      </w:ins>
      <w:r>
        <w:t>MK-2870-0</w:t>
      </w:r>
      <w:ins w:id="3146" w:author="GoldenCorpusHarness" w:date="2026-03-28T21:57:55Z">
        <w:r>
          <w:t>0</w:t>
        </w:r>
      </w:ins>
      <w:r>
        <w:t>1</w:t>
      </w:r>
      <w:del w:id="3147" w:author="GoldenCorpusHarness" w:date="2026-03-28T21:57:55Z">
        <w:r>
          <w:delText>6 (SKB264-II-07</w:delText>
        </w:r>
      </w:del>
      <w:r>
        <w:t>): Participants With Drug-related</w:t>
      </w:r>
      <w:del w:id="3148" w:author="GoldenCorpusHarness" w:date="2026-03-28T21:57:55Z">
        <w:r>
          <w:delText xml:space="preserve"> Grade ≥3</w:delText>
        </w:r>
      </w:del>
      <w:r>
        <w:t xml:space="preserve"> Adverse Events by Decreasing Incidence (Incidence ≥</w:t>
      </w:r>
      <w:del w:id="3149" w:author="GoldenCorpusHarness" w:date="2026-03-28T21:57:55Z">
        <w:r>
          <w:delText>5</w:delText>
        </w:r>
      </w:del>
      <w:ins w:id="3150" w:author="GoldenCorpusHarness" w:date="2026-03-28T21:57:55Z">
        <w:r>
          <w:t>10</w:t>
        </w:r>
      </w:ins>
      <w:r>
        <w:t xml:space="preserve">% in </w:t>
      </w:r>
      <w:del w:id="3151" w:author="GoldenCorpusHarness" w:date="2026-03-28T21:57:55Z">
        <w:r>
          <w:delText>One or Mor</w:delText>
        </w:r>
      </w:del>
      <w:ins w:id="3152" w:author="GoldenCorpusHarness" w:date="2026-03-28T21:57:55Z">
        <w:r>
          <w:t>th</w:t>
        </w:r>
      </w:ins>
      <w:r>
        <w:t>e T</w:t>
      </w:r>
      <w:ins w:id="3153" w:author="GoldenCorpusHarness" w:date="2026-03-28T21:57:55Z">
        <w:r>
          <w:t>otal Pa</w:t>
        </w:r>
      </w:ins>
      <w:r>
        <w:t>r</w:t>
      </w:r>
      <w:del w:id="3154" w:author="GoldenCorpusHarness" w:date="2026-03-28T21:57:55Z">
        <w:r>
          <w:delText>e</w:delText>
        </w:r>
      </w:del>
      <w:ins w:id="3155" w:author="GoldenCorpusHarness" w:date="2026-03-28T21:57:55Z">
        <w:r>
          <w:t>ticip</w:t>
        </w:r>
      </w:ins>
      <w:r>
        <w:t>a</w:t>
      </w:r>
      <w:del w:id="3156" w:author="GoldenCorpusHarness" w:date="2026-03-28T21:57:55Z">
        <w:r>
          <w:delText>tme</w:delText>
        </w:r>
      </w:del>
      <w:r>
        <w:t xml:space="preserve">nt </w:t>
      </w:r>
      <w:del w:id="3157" w:author="GoldenCorpusHarness" w:date="2026-03-28T21:57:55Z">
        <w:r>
          <w:delText>Gr</w:delText>
        </w:r>
      </w:del>
      <w:ins w:id="3158" w:author="GoldenCorpusHarness" w:date="2026-03-28T21:57:55Z">
        <w:r>
          <w:t>P</w:t>
        </w:r>
      </w:ins>
      <w:r>
        <w:t>o</w:t>
      </w:r>
      <w:ins w:id="3159" w:author="GoldenCorpusHarness" w:date="2026-03-28T21:57:55Z">
        <w:r>
          <w:t>p</w:t>
        </w:r>
      </w:ins>
      <w:r>
        <w:t>u</w:t>
      </w:r>
      <w:del w:id="3160" w:author="GoldenCorpusHarness" w:date="2026-03-28T21:57:55Z">
        <w:r>
          <w:delText>p</w:delText>
        </w:r>
      </w:del>
      <w:ins w:id="3161" w:author="GoldenCorpusHarness" w:date="2026-03-28T21:57:55Z">
        <w:r>
          <w:t>lation) in Pha</w:t>
        </w:r>
      </w:ins>
      <w:r>
        <w:t>s</w:t>
      </w:r>
      <w:del w:id="3162" w:author="GoldenCorpusHarness" w:date="2026-03-28T21:57:55Z">
        <w:r>
          <w:delText>)</w:delText>
        </w:r>
      </w:del>
      <w:ins w:id="3163" w:author="GoldenCorpusHarness" w:date="2026-03-28T21:57:55Z">
        <w:r>
          <w:t>e 2</w:t>
        </w:r>
      </w:ins>
      <w:r>
        <w:t xml:space="preserve"> (APaT Population)</w:t>
      </w:r>
      <w:del w:id="3164" w:author="GoldenCorpusHarness" w:date="2026-03-28T21:57:55Z">
        <w:r>
          <w:delText>1</w:delText>
        </w:r>
      </w:del>
      <w:ins w:id="3165" w:author="GoldenCorpusHarness" w:date="2026-03-28T21:57:55Z">
        <w:r>
          <w:t>20</w:t>
        </w:r>
      </w:ins>
      <w:r>
        <w:t>9</w:t>
      </w:r>
      <w:del w:id="3166" w:author="GoldenCorpusHarness" w:date="2026-03-28T21:57:55Z">
        <w:r>
          <w:delText>2</w:delText>
        </w:r>
      </w:del>
    </w:p>
    <w:p ns2:paraId="1CC724D2" ns2:textId="2B940488"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del w:id="3167" w:author="GoldenCorpusHarness" w:date="2026-03-28T21:57:55Z">
        <w:r>
          <w:delText xml:space="preserve">74Study </w:delText>
        </w:r>
      </w:del>
      <w:ins w:id="3168" w:author="GoldenCorpusHarness" w:date="2026-03-28T21:57:55Z">
        <w:r>
          <w:t>58</w:t>
        </w:r>
      </w:ins>
      <w:r>
        <w:t>MK-2870-0</w:t>
      </w:r>
      <w:ins w:id="3169" w:author="GoldenCorpusHarness" w:date="2026-03-28T21:57:55Z">
        <w:r>
          <w:t>0</w:t>
        </w:r>
      </w:ins>
      <w:r>
        <w:t>1</w:t>
      </w:r>
      <w:del w:id="3170" w:author="GoldenCorpusHarness" w:date="2026-03-28T21:57:55Z">
        <w:r>
          <w:delText>6</w:delText>
        </w:r>
      </w:del>
      <w:r>
        <w:t xml:space="preserve"> (S</w:t>
      </w:r>
      <w:ins w:id="3171" w:author="GoldenCorpusHarness" w:date="2026-03-28T21:57:55Z">
        <w:r>
          <w:t xml:space="preserve">tudy </w:t>
        </w:r>
      </w:ins>
      <w:r>
        <w:t>K</w:t>
      </w:r>
      <w:del w:id="3172" w:author="GoldenCorpusHarness" w:date="2026-03-28T21:57:55Z">
        <w:r>
          <w:delText>B</w:delText>
        </w:r>
      </w:del>
      <w:ins w:id="3173" w:author="GoldenCorpusHarness" w:date="2026-03-28T21:57:55Z">
        <w:r>
          <w:t>L</w:t>
        </w:r>
      </w:ins>
      <w:r>
        <w:t>264-</w:t>
      </w:r>
      <w:del w:id="3174" w:author="GoldenCorpusHarness" w:date="2026-03-28T21:57:55Z">
        <w:r>
          <w:delText>II-</w:delText>
        </w:r>
      </w:del>
      <w:r>
        <w:t>0</w:t>
      </w:r>
      <w:del w:id="3175" w:author="GoldenCorpusHarness" w:date="2026-03-28T21:57:55Z">
        <w:r>
          <w:delText>7</w:delText>
        </w:r>
      </w:del>
      <w:ins w:id="3176" w:author="GoldenCorpusHarness" w:date="2026-03-28T21:57:55Z">
        <w:r>
          <w:t>1</w:t>
        </w:r>
      </w:ins>
      <w:r>
        <w:t xml:space="preserve">): Participants With </w:t>
      </w:r>
      <w:del w:id="3177" w:author="GoldenCorpusHarness" w:date="2026-03-28T21:57:55Z">
        <w:r>
          <w:delText>S</w:delText>
        </w:r>
      </w:del>
      <w:ins w:id="3178" w:author="GoldenCorpusHarness" w:date="2026-03-28T21:57:55Z">
        <w:r>
          <w:t>Grad</w:t>
        </w:r>
      </w:ins>
      <w:r>
        <w:t>e</w:t>
      </w:r>
      <w:del w:id="3179" w:author="GoldenCorpusHarness" w:date="2026-03-28T21:57:55Z">
        <w:r>
          <w:delText>rious</w:delText>
        </w:r>
      </w:del>
      <w:r>
        <w:t xml:space="preserve"> </w:t>
      </w:r>
      <w:del w:id="3180" w:author="GoldenCorpusHarness" w:date="2026-03-28T21:57:55Z">
        <w:r>
          <w:delText>Drug-related</w:delText>
        </w:r>
      </w:del>
      <w:ins w:id="3181" w:author="GoldenCorpusHarness" w:date="2026-03-28T21:57:55Z">
        <w:r>
          <w:t>≥3</w:t>
        </w:r>
      </w:ins>
      <w:r>
        <w:t xml:space="preserve"> Adverse Events by </w:t>
      </w:r>
      <w:del w:id="3182" w:author="GoldenCorpusHarness" w:date="2026-03-28T21:57:55Z">
        <w:r>
          <w:delText>Syst</w:delText>
        </w:r>
      </w:del>
      <w:ins w:id="3183" w:author="GoldenCorpusHarness" w:date="2026-03-28T21:57:55Z">
        <w:r>
          <w:t>D</w:t>
        </w:r>
      </w:ins>
      <w:r>
        <w:t>e</w:t>
      </w:r>
      <w:del w:id="3184" w:author="GoldenCorpusHarness" w:date="2026-03-28T21:57:55Z">
        <w:r>
          <w:delText>m O</w:delText>
        </w:r>
      </w:del>
      <w:ins w:id="3185" w:author="GoldenCorpusHarness" w:date="2026-03-28T21:57:55Z">
        <w:r>
          <w:t>c</w:t>
        </w:r>
      </w:ins>
      <w:r>
        <w:t>r</w:t>
      </w:r>
      <w:del w:id="3186" w:author="GoldenCorpusHarness" w:date="2026-03-28T21:57:55Z">
        <w:r>
          <w:delText>gan Cl</w:delText>
        </w:r>
      </w:del>
      <w:ins w:id="3187" w:author="GoldenCorpusHarness" w:date="2026-03-28T21:57:55Z">
        <w:r>
          <w:t>e</w:t>
        </w:r>
      </w:ins>
      <w:r>
        <w:t>as</w:t>
      </w:r>
      <w:del w:id="3188" w:author="GoldenCorpusHarness" w:date="2026-03-28T21:57:55Z">
        <w:r>
          <w:delText>s</w:delText>
        </w:r>
      </w:del>
      <w:ins w:id="3189" w:author="GoldenCorpusHarness" w:date="2026-03-28T21:57:55Z">
        <w:r>
          <w:t>ing</w:t>
        </w:r>
      </w:ins>
      <w:r>
        <w:t xml:space="preserve"> </w:t>
      </w:r>
      <w:del w:id="3190" w:author="GoldenCorpusHarness" w:date="2026-03-28T21:57:55Z">
        <w:r>
          <w:delText>a</w:delText>
        </w:r>
      </w:del>
      <w:ins w:id="3191" w:author="GoldenCorpusHarness" w:date="2026-03-28T21:57:55Z">
        <w:r>
          <w:t>I</w:t>
        </w:r>
      </w:ins>
      <w:r>
        <w:t>n</w:t>
      </w:r>
      <w:ins w:id="3192" w:author="GoldenCorpusHarness" w:date="2026-03-28T21:57:55Z">
        <w:r>
          <w:t>ci</w:t>
        </w:r>
      </w:ins>
      <w:r>
        <w:t>d</w:t>
      </w:r>
      <w:del w:id="3193" w:author="GoldenCorpusHarness" w:date="2026-03-28T21:57:55Z">
        <w:r>
          <w:delText xml:space="preserve"> Pr</w:delText>
        </w:r>
      </w:del>
      <w:r>
        <w:t>e</w:t>
      </w:r>
      <w:del w:id="3194" w:author="GoldenCorpusHarness" w:date="2026-03-28T21:57:55Z">
        <w:r>
          <w:delText>f</w:delText>
        </w:r>
      </w:del>
      <w:ins w:id="3195" w:author="GoldenCorpusHarness" w:date="2026-03-28T21:57:55Z">
        <w:r>
          <w:t>nc</w:t>
        </w:r>
      </w:ins>
      <w:r>
        <w:t>e</w:t>
      </w:r>
      <w:del w:id="3196" w:author="GoldenCorpusHarness" w:date="2026-03-28T21:57:55Z">
        <w:r>
          <w:delText>rred Terms</w:delText>
        </w:r>
      </w:del>
      <w:r>
        <w:t xml:space="preserve"> (Incidence </w:t>
      </w:r>
      <w:del w:id="3197" w:author="GoldenCorpusHarness" w:date="2026-03-28T21:57:55Z">
        <w:r>
          <w:delText>&gt;0</w:delText>
        </w:r>
      </w:del>
      <w:ins w:id="3198" w:author="GoldenCorpusHarness" w:date="2026-03-28T21:57:55Z">
        <w:r>
          <w:t>≥5</w:t>
        </w:r>
      </w:ins>
      <w:r>
        <w:t xml:space="preserve">% in </w:t>
      </w:r>
      <w:del w:id="3199" w:author="GoldenCorpusHarness" w:date="2026-03-28T21:57:55Z">
        <w:r>
          <w:delText>One or Mor</w:delText>
        </w:r>
      </w:del>
      <w:ins w:id="3200" w:author="GoldenCorpusHarness" w:date="2026-03-28T21:57:55Z">
        <w:r>
          <w:t>th</w:t>
        </w:r>
      </w:ins>
      <w:r>
        <w:t>e T</w:t>
      </w:r>
      <w:ins w:id="3201" w:author="GoldenCorpusHarness" w:date="2026-03-28T21:57:55Z">
        <w:r>
          <w:t>otal Pa</w:t>
        </w:r>
      </w:ins>
      <w:r>
        <w:t>r</w:t>
      </w:r>
      <w:del w:id="3202" w:author="GoldenCorpusHarness" w:date="2026-03-28T21:57:55Z">
        <w:r>
          <w:delText>e</w:delText>
        </w:r>
      </w:del>
      <w:ins w:id="3203" w:author="GoldenCorpusHarness" w:date="2026-03-28T21:57:55Z">
        <w:r>
          <w:t>ticip</w:t>
        </w:r>
      </w:ins>
      <w:r>
        <w:t>a</w:t>
      </w:r>
      <w:del w:id="3204" w:author="GoldenCorpusHarness" w:date="2026-03-28T21:57:55Z">
        <w:r>
          <w:delText>tme</w:delText>
        </w:r>
      </w:del>
      <w:r>
        <w:t xml:space="preserve">nt </w:t>
      </w:r>
      <w:del w:id="3205" w:author="GoldenCorpusHarness" w:date="2026-03-28T21:57:55Z">
        <w:r>
          <w:delText>Gr</w:delText>
        </w:r>
      </w:del>
      <w:ins w:id="3206" w:author="GoldenCorpusHarness" w:date="2026-03-28T21:57:55Z">
        <w:r>
          <w:t>P</w:t>
        </w:r>
      </w:ins>
      <w:r>
        <w:t>o</w:t>
      </w:r>
      <w:ins w:id="3207" w:author="GoldenCorpusHarness" w:date="2026-03-28T21:57:55Z">
        <w:r>
          <w:t>p</w:t>
        </w:r>
      </w:ins>
      <w:r>
        <w:t>u</w:t>
      </w:r>
      <w:del w:id="3208" w:author="GoldenCorpusHarness" w:date="2026-03-28T21:57:55Z">
        <w:r>
          <w:delText>p</w:delText>
        </w:r>
      </w:del>
      <w:ins w:id="3209" w:author="GoldenCorpusHarness" w:date="2026-03-28T21:57:55Z">
        <w:r>
          <w:t>lation) Pha</w:t>
        </w:r>
      </w:ins>
      <w:r>
        <w:t>s</w:t>
      </w:r>
      <w:del w:id="3210" w:author="GoldenCorpusHarness" w:date="2026-03-28T21:57:55Z">
        <w:r>
          <w:delText>)</w:delText>
        </w:r>
      </w:del>
      <w:ins w:id="3211" w:author="GoldenCorpusHarness" w:date="2026-03-28T21:57:55Z">
        <w:r>
          <w:t>e 2</w:t>
        </w:r>
      </w:ins>
      <w:r>
        <w:t xml:space="preserve"> (APaT Population)</w:t>
      </w:r>
      <w:ins w:id="3212" w:author="GoldenCorpusHarness" w:date="2026-03-28T21:57:55Z">
        <w:r>
          <w:t>2</w:t>
        </w:r>
      </w:ins>
      <w:r>
        <w:t>1</w:t>
      </w:r>
      <w:del w:id="3213" w:author="GoldenCorpusHarness" w:date="2026-03-28T21:57:55Z">
        <w:r>
          <w:delText>93</w:delText>
        </w:r>
      </w:del>
      <w:ins w:id="3214" w:author="GoldenCorpusHarness" w:date="2026-03-28T21:57:55Z">
        <w:r>
          <w:t>0</w:t>
        </w:r>
      </w:ins>
    </w:p>
    <w:p ns2:paraId="1EDC4A42" ns2:textId="34FF1919"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ins w:id="3215" w:author="GoldenCorpusHarness" w:date="2026-03-28T21:57:55Z">
        <w:r>
          <w:t>59MK-28</w:t>
        </w:r>
      </w:ins>
      <w:r>
        <w:t>7</w:t>
      </w:r>
      <w:del w:id="3216" w:author="GoldenCorpusHarness" w:date="2026-03-28T21:57:55Z">
        <w:r>
          <w:delText>5</w:delText>
        </w:r>
      </w:del>
      <w:ins w:id="3217" w:author="GoldenCorpusHarness" w:date="2026-03-28T21:57:55Z">
        <w:r>
          <w:t xml:space="preserve">0-001 (Study KL264-01): </w:t>
        </w:r>
      </w:ins>
      <w:r>
        <w:t xml:space="preserve">Participants With </w:t>
      </w:r>
      <w:ins w:id="3218" w:author="GoldenCorpusHarness" w:date="2026-03-28T21:57:55Z">
        <w:r>
          <w:t xml:space="preserve">Drug-Related Grade ≥3 </w:t>
        </w:r>
      </w:ins>
      <w:r>
        <w:t xml:space="preserve">Adverse Events </w:t>
      </w:r>
      <w:del w:id="3219" w:author="GoldenCorpusHarness" w:date="2026-03-28T21:57:55Z">
        <w:r>
          <w:delText>R</w:delText>
        </w:r>
      </w:del>
      <w:ins w:id="3220" w:author="GoldenCorpusHarness" w:date="2026-03-28T21:57:55Z">
        <w:r>
          <w:t>by D</w:t>
        </w:r>
      </w:ins>
      <w:r>
        <w:t>e</w:t>
      </w:r>
      <w:ins w:id="3221" w:author="GoldenCorpusHarness" w:date="2026-03-28T21:57:55Z">
        <w:r>
          <w:t>crea</w:t>
        </w:r>
      </w:ins>
      <w:r>
        <w:t>s</w:t>
      </w:r>
      <w:del w:id="3222" w:author="GoldenCorpusHarness" w:date="2026-03-28T21:57:55Z">
        <w:r>
          <w:delText>ult</w:delText>
        </w:r>
      </w:del>
      <w:r>
        <w:t xml:space="preserve">ing </w:t>
      </w:r>
      <w:ins w:id="3223" w:author="GoldenCorpusHarness" w:date="2026-03-28T21:57:55Z">
        <w:r>
          <w:t>Inc</w:t>
        </w:r>
      </w:ins>
      <w:r>
        <w:t>i</w:t>
      </w:r>
      <w:del w:id="3224" w:author="GoldenCorpusHarness" w:date="2026-03-28T21:57:55Z">
        <w:r>
          <w:delText>n Any Treatm</w:delText>
        </w:r>
      </w:del>
      <w:ins w:id="3225" w:author="GoldenCorpusHarness" w:date="2026-03-28T21:57:55Z">
        <w:r>
          <w:t>d</w:t>
        </w:r>
      </w:ins>
      <w:r>
        <w:t>en</w:t>
      </w:r>
      <w:del w:id="3226" w:author="GoldenCorpusHarness" w:date="2026-03-28T21:57:55Z">
        <w:r>
          <w:delText>t Dis</w:delText>
        </w:r>
      </w:del>
      <w:r>
        <w:t>c</w:t>
      </w:r>
      <w:del w:id="3227" w:author="GoldenCorpusHarness" w:date="2026-03-28T21:57:55Z">
        <w:r>
          <w:delText>ontinuation</w:delText>
        </w:r>
      </w:del>
      <w:ins w:id="3228" w:author="GoldenCorpusHarness" w:date="2026-03-28T21:57:55Z">
        <w:r>
          <w:t>e</w:t>
        </w:r>
      </w:ins>
      <w:r>
        <w:t xml:space="preserve"> (Incidence </w:t>
      </w:r>
      <w:del w:id="3229" w:author="GoldenCorpusHarness" w:date="2026-03-28T21:57:55Z">
        <w:r>
          <w:delText>&gt;0</w:delText>
        </w:r>
      </w:del>
      <w:ins w:id="3230" w:author="GoldenCorpusHarness" w:date="2026-03-28T21:57:55Z">
        <w:r>
          <w:t>≥5</w:t>
        </w:r>
      </w:ins>
      <w:r>
        <w:t xml:space="preserve">% in </w:t>
      </w:r>
      <w:del w:id="3231" w:author="GoldenCorpusHarness" w:date="2026-03-28T21:57:55Z">
        <w:r>
          <w:delText>One or Mor</w:delText>
        </w:r>
      </w:del>
      <w:ins w:id="3232" w:author="GoldenCorpusHarness" w:date="2026-03-28T21:57:55Z">
        <w:r>
          <w:t>th</w:t>
        </w:r>
      </w:ins>
      <w:r>
        <w:t>e T</w:t>
      </w:r>
      <w:ins w:id="3233" w:author="GoldenCorpusHarness" w:date="2026-03-28T21:57:55Z">
        <w:r>
          <w:t>otal Pa</w:t>
        </w:r>
      </w:ins>
      <w:r>
        <w:t>r</w:t>
      </w:r>
      <w:del w:id="3234" w:author="GoldenCorpusHarness" w:date="2026-03-28T21:57:55Z">
        <w:r>
          <w:delText>e</w:delText>
        </w:r>
      </w:del>
      <w:ins w:id="3235" w:author="GoldenCorpusHarness" w:date="2026-03-28T21:57:55Z">
        <w:r>
          <w:t>ticip</w:t>
        </w:r>
      </w:ins>
      <w:r>
        <w:t>a</w:t>
      </w:r>
      <w:del w:id="3236" w:author="GoldenCorpusHarness" w:date="2026-03-28T21:57:55Z">
        <w:r>
          <w:delText>tme</w:delText>
        </w:r>
      </w:del>
      <w:r>
        <w:t xml:space="preserve">nt </w:t>
      </w:r>
      <w:del w:id="3237" w:author="GoldenCorpusHarness" w:date="2026-03-28T21:57:55Z">
        <w:r>
          <w:delText>Gr</w:delText>
        </w:r>
      </w:del>
      <w:ins w:id="3238" w:author="GoldenCorpusHarness" w:date="2026-03-28T21:57:55Z">
        <w:r>
          <w:t>P</w:t>
        </w:r>
      </w:ins>
      <w:r>
        <w:t>o</w:t>
      </w:r>
      <w:ins w:id="3239" w:author="GoldenCorpusHarness" w:date="2026-03-28T21:57:55Z">
        <w:r>
          <w:t>p</w:t>
        </w:r>
      </w:ins>
      <w:r>
        <w:t>u</w:t>
      </w:r>
      <w:del w:id="3240" w:author="GoldenCorpusHarness" w:date="2026-03-28T21:57:55Z">
        <w:r>
          <w:delText>p</w:delText>
        </w:r>
      </w:del>
      <w:ins w:id="3241" w:author="GoldenCorpusHarness" w:date="2026-03-28T21:57:55Z">
        <w:r>
          <w:t>lation) Pha</w:t>
        </w:r>
      </w:ins>
      <w:r>
        <w:t>s</w:t>
      </w:r>
      <w:del w:id="3242" w:author="GoldenCorpusHarness" w:date="2026-03-28T21:57:55Z">
        <w:r>
          <w:delText>)</w:delText>
        </w:r>
      </w:del>
      <w:ins w:id="3243" w:author="GoldenCorpusHarness" w:date="2026-03-28T21:57:55Z">
        <w:r>
          <w:t>e 2</w:t>
        </w:r>
      </w:ins>
      <w:r>
        <w:t xml:space="preserve"> (APaT Population)</w:t>
      </w:r>
      <w:ins w:id="3244" w:author="GoldenCorpusHarness" w:date="2026-03-28T21:57:55Z">
        <w:r>
          <w:t>2</w:t>
        </w:r>
      </w:ins>
      <w:r>
        <w:t>1</w:t>
      </w:r>
      <w:del w:id="3245" w:author="GoldenCorpusHarness" w:date="2026-03-28T21:57:55Z">
        <w:r>
          <w:delText>94</w:delText>
        </w:r>
      </w:del>
      <w:ins w:id="3246" w:author="GoldenCorpusHarness" w:date="2026-03-28T21:57:55Z">
        <w:r>
          <w:t>0</w:t>
        </w:r>
      </w:ins>
    </w:p>
    <w:p ns2:paraId="041981C6" ns2:textId="08524F3E"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del w:id="3247" w:author="GoldenCorpusHarness" w:date="2026-03-28T21:57:55Z">
        <w:r>
          <w:delText>7</w:delText>
        </w:r>
      </w:del>
      <w:r>
        <w:t>6</w:t>
      </w:r>
      <w:del w:id="3248" w:author="GoldenCorpusHarness" w:date="2026-03-28T21:57:55Z">
        <w:r>
          <w:delText>MK-287</w:delText>
        </w:r>
      </w:del>
      <w:r>
        <w:t>0</w:t>
      </w:r>
      <w:del w:id="3249" w:author="GoldenCorpusHarness" w:date="2026-03-28T21:57:55Z">
        <w:r>
          <w:delText xml:space="preserve">-017 (SKB264-Ⅱ-08): </w:delText>
        </w:r>
      </w:del>
      <w:r>
        <w:t xml:space="preserve">Participants With </w:t>
      </w:r>
      <w:ins w:id="3250" w:author="GoldenCorpusHarness" w:date="2026-03-28T21:57:55Z">
        <w:r>
          <w:t xml:space="preserve">Serious Drug-related </w:t>
        </w:r>
      </w:ins>
      <w:r>
        <w:t xml:space="preserve">Adverse Events </w:t>
      </w:r>
      <w:ins w:id="3251" w:author="GoldenCorpusHarness" w:date="2026-03-28T21:57:55Z">
        <w:r>
          <w:t xml:space="preserve">by Decreasing Incidence </w:t>
        </w:r>
      </w:ins>
      <w:r>
        <w:t xml:space="preserve">(Incidence </w:t>
      </w:r>
      <w:del w:id="3252" w:author="GoldenCorpusHarness" w:date="2026-03-28T21:57:55Z">
        <w:r>
          <w:delText>≥</w:delText>
        </w:r>
      </w:del>
      <w:ins w:id="3253" w:author="GoldenCorpusHarness" w:date="2026-03-28T21:57:55Z">
        <w:r>
          <w:t>&gt;</w:t>
        </w:r>
      </w:ins>
      <w:r>
        <w:t>1</w:t>
      </w:r>
      <w:del w:id="3254" w:author="GoldenCorpusHarness" w:date="2026-03-28T21:57:55Z">
        <w:r>
          <w:delText>0</w:delText>
        </w:r>
      </w:del>
      <w:r>
        <w:t>%</w:t>
      </w:r>
      <w:ins w:id="3255" w:author="GoldenCorpusHarness" w:date="2026-03-28T21:57:55Z">
        <w:r>
          <w:t xml:space="preserve"> in the Total Participant Population</w:t>
        </w:r>
      </w:ins>
      <w:r>
        <w:t>)</w:t>
      </w:r>
      <w:ins w:id="3256" w:author="GoldenCorpusHarness" w:date="2026-03-28T21:57:55Z">
        <w:r>
          <w:t xml:space="preserve"> in Phase 2</w:t>
        </w:r>
      </w:ins>
      <w:r>
        <w:t xml:space="preserve"> (APaT Population)</w:t>
      </w:r>
      <w:ins w:id="3257" w:author="GoldenCorpusHarness" w:date="2026-03-28T21:57:55Z">
        <w:r>
          <w:t>2</w:t>
        </w:r>
      </w:ins>
      <w:r>
        <w:t>1</w:t>
      </w:r>
      <w:del w:id="3258" w:author="GoldenCorpusHarness" w:date="2026-03-28T21:57:55Z">
        <w:r>
          <w:delText>95</w:delText>
        </w:r>
      </w:del>
      <w:ins w:id="3259" w:author="GoldenCorpusHarness" w:date="2026-03-28T21:57:55Z">
        <w:r>
          <w:t>1</w:t>
        </w:r>
      </w:ins>
    </w:p>
    <w:p ns2:paraId="61943A75" ns2:textId="0DC49900"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del w:id="3260" w:author="GoldenCorpusHarness" w:date="2026-03-28T21:57:55Z">
        <w:r>
          <w:delText xml:space="preserve">77Study </w:delText>
        </w:r>
      </w:del>
      <w:ins w:id="3261" w:author="GoldenCorpusHarness" w:date="2026-03-28T21:57:55Z">
        <w:r>
          <w:t>61</w:t>
        </w:r>
      </w:ins>
      <w:r>
        <w:t>MK-2870-0</w:t>
      </w:r>
      <w:del w:id="3262" w:author="GoldenCorpusHarness" w:date="2026-03-28T21:57:55Z">
        <w:r>
          <w:delText>17</w:delText>
        </w:r>
      </w:del>
      <w:ins w:id="3263" w:author="GoldenCorpusHarness" w:date="2026-03-28T21:57:55Z">
        <w:r>
          <w:t>01</w:t>
        </w:r>
      </w:ins>
      <w:r>
        <w:t xml:space="preserve"> (S</w:t>
      </w:r>
      <w:ins w:id="3264" w:author="GoldenCorpusHarness" w:date="2026-03-28T21:57:55Z">
        <w:r>
          <w:t xml:space="preserve">tudy </w:t>
        </w:r>
      </w:ins>
      <w:r>
        <w:t>K</w:t>
      </w:r>
      <w:del w:id="3265" w:author="GoldenCorpusHarness" w:date="2026-03-28T21:57:55Z">
        <w:r>
          <w:delText>B</w:delText>
        </w:r>
      </w:del>
      <w:ins w:id="3266" w:author="GoldenCorpusHarness" w:date="2026-03-28T21:57:55Z">
        <w:r>
          <w:t>L</w:t>
        </w:r>
      </w:ins>
      <w:r>
        <w:t>264-</w:t>
      </w:r>
      <w:del w:id="3267" w:author="GoldenCorpusHarness" w:date="2026-03-28T21:57:55Z">
        <w:r>
          <w:delText>II-08</w:delText>
        </w:r>
      </w:del>
      <w:ins w:id="3268" w:author="GoldenCorpusHarness" w:date="2026-03-28T21:57:55Z">
        <w:r>
          <w:t>01</w:t>
        </w:r>
      </w:ins>
      <w:r>
        <w:t xml:space="preserve">): Participants With </w:t>
      </w:r>
      <w:del w:id="3269" w:author="GoldenCorpusHarness" w:date="2026-03-28T21:57:55Z">
        <w:r>
          <w:delText xml:space="preserve">Drug-related </w:delText>
        </w:r>
      </w:del>
      <w:r>
        <w:t xml:space="preserve">Adverse Events </w:t>
      </w:r>
      <w:ins w:id="3270" w:author="GoldenCorpusHarness" w:date="2026-03-28T21:57:55Z">
        <w:r>
          <w:t xml:space="preserve">Resulting in Treatment Discontinuation by Decreasing Incidence </w:t>
        </w:r>
      </w:ins>
      <w:r>
        <w:t xml:space="preserve">(Incidence </w:t>
      </w:r>
      <w:del w:id="3271" w:author="GoldenCorpusHarness" w:date="2026-03-28T21:57:55Z">
        <w:r>
          <w:delText>≥1</w:delText>
        </w:r>
      </w:del>
      <w:ins w:id="3272" w:author="GoldenCorpusHarness" w:date="2026-03-28T21:57:55Z">
        <w:r>
          <w:t>&gt;</w:t>
        </w:r>
      </w:ins>
      <w:r>
        <w:t>0%</w:t>
      </w:r>
      <w:ins w:id="3273" w:author="GoldenCorpusHarness" w:date="2026-03-28T21:57:55Z">
        <w:r>
          <w:t xml:space="preserve"> in One or More Treatment Groups</w:t>
        </w:r>
      </w:ins>
      <w:r>
        <w:t>)</w:t>
      </w:r>
      <w:ins w:id="3274" w:author="GoldenCorpusHarness" w:date="2026-03-28T21:57:55Z">
        <w:r>
          <w:t xml:space="preserve"> Phase 2</w:t>
        </w:r>
      </w:ins>
      <w:r>
        <w:t xml:space="preserve"> (APaT Population)</w:t>
      </w:r>
      <w:del w:id="3275" w:author="GoldenCorpusHarness" w:date="2026-03-28T21:57:55Z">
        <w:r>
          <w:delText>196</w:delText>
        </w:r>
      </w:del>
      <w:ins w:id="3276" w:author="GoldenCorpusHarness" w:date="2026-03-28T21:57:55Z">
        <w:r>
          <w:t>212</w:t>
        </w:r>
      </w:ins>
    </w:p>
    <w:p ns2:paraId="0E9376D2" ns2:textId="28E2288F"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del w:id="3277" w:author="GoldenCorpusHarness" w:date="2026-03-28T21:57:55Z">
        <w:r>
          <w:delText xml:space="preserve">78Study </w:delText>
        </w:r>
      </w:del>
      <w:ins w:id="3278" w:author="GoldenCorpusHarness" w:date="2026-03-28T21:57:55Z">
        <w:r>
          <w:t>62</w:t>
        </w:r>
      </w:ins>
      <w:r>
        <w:t>MK-2870-0</w:t>
      </w:r>
      <w:ins w:id="3279" w:author="GoldenCorpusHarness" w:date="2026-03-28T21:57:55Z">
        <w:r>
          <w:t>0</w:t>
        </w:r>
      </w:ins>
      <w:r>
        <w:t>1</w:t>
      </w:r>
      <w:del w:id="3280" w:author="GoldenCorpusHarness" w:date="2026-03-28T21:57:55Z">
        <w:r>
          <w:delText>7</w:delText>
        </w:r>
      </w:del>
      <w:r>
        <w:t xml:space="preserve"> (S</w:t>
      </w:r>
      <w:ins w:id="3281" w:author="GoldenCorpusHarness" w:date="2026-03-28T21:57:55Z">
        <w:r>
          <w:t xml:space="preserve">tudy </w:t>
        </w:r>
      </w:ins>
      <w:r>
        <w:t>K</w:t>
      </w:r>
      <w:del w:id="3282" w:author="GoldenCorpusHarness" w:date="2026-03-28T21:57:55Z">
        <w:r>
          <w:delText>B</w:delText>
        </w:r>
      </w:del>
      <w:ins w:id="3283" w:author="GoldenCorpusHarness" w:date="2026-03-28T21:57:55Z">
        <w:r>
          <w:t>L</w:t>
        </w:r>
      </w:ins>
      <w:r>
        <w:t>2</w:t>
      </w:r>
      <w:del w:id="3284" w:author="GoldenCorpusHarness" w:date="2026-03-28T21:57:55Z">
        <w:r>
          <w:delText>5</w:delText>
        </w:r>
      </w:del>
      <w:ins w:id="3285" w:author="GoldenCorpusHarness" w:date="2026-03-28T21:57:55Z">
        <w:r>
          <w:t>6</w:t>
        </w:r>
      </w:ins>
      <w:r>
        <w:t>4-</w:t>
      </w:r>
      <w:del w:id="3286" w:author="GoldenCorpusHarness" w:date="2026-03-28T21:57:55Z">
        <w:r>
          <w:delText>II-</w:delText>
        </w:r>
      </w:del>
      <w:r>
        <w:t>0</w:t>
      </w:r>
      <w:del w:id="3287" w:author="GoldenCorpusHarness" w:date="2026-03-28T21:57:55Z">
        <w:r>
          <w:delText>8</w:delText>
        </w:r>
      </w:del>
      <w:ins w:id="3288" w:author="GoldenCorpusHarness" w:date="2026-03-28T21:57:55Z">
        <w:r>
          <w:t>1</w:t>
        </w:r>
      </w:ins>
      <w:r>
        <w:t xml:space="preserve">): Participants With </w:t>
      </w:r>
      <w:del w:id="3289" w:author="GoldenCorpusHarness" w:date="2026-03-28T21:57:55Z">
        <w:r>
          <w:delText xml:space="preserve">Drug-related Grade ≥3 </w:delText>
        </w:r>
      </w:del>
      <w:r>
        <w:t xml:space="preserve">Adverse Events </w:t>
      </w:r>
      <w:del w:id="3290" w:author="GoldenCorpusHarness" w:date="2026-03-28T21:57:55Z">
        <w:r>
          <w:delText>by D</w:delText>
        </w:r>
      </w:del>
      <w:ins w:id="3291" w:author="GoldenCorpusHarness" w:date="2026-03-28T21:57:55Z">
        <w:r>
          <w:t>R</w:t>
        </w:r>
      </w:ins>
      <w:r>
        <w:t>e</w:t>
      </w:r>
      <w:del w:id="3292" w:author="GoldenCorpusHarness" w:date="2026-03-28T21:57:55Z">
        <w:r>
          <w:delText>crea</w:delText>
        </w:r>
      </w:del>
      <w:r>
        <w:t>s</w:t>
      </w:r>
      <w:ins w:id="3293" w:author="GoldenCorpusHarness" w:date="2026-03-28T21:57:55Z">
        <w:r>
          <w:t>ult</w:t>
        </w:r>
      </w:ins>
      <w:r>
        <w:t xml:space="preserve">ing </w:t>
      </w:r>
      <w:del w:id="3294" w:author="GoldenCorpusHarness" w:date="2026-03-28T21:57:55Z">
        <w:r>
          <w:delText>I</w:delText>
        </w:r>
      </w:del>
      <w:ins w:id="3295" w:author="GoldenCorpusHarness" w:date="2026-03-28T21:57:55Z">
        <w:r>
          <w:t>i</w:t>
        </w:r>
      </w:ins>
      <w:r>
        <w:t>n</w:t>
      </w:r>
      <w:del w:id="3296" w:author="GoldenCorpusHarness" w:date="2026-03-28T21:57:55Z">
        <w:r>
          <w:delText>cid</w:delText>
        </w:r>
      </w:del>
      <w:ins w:id="3297" w:author="GoldenCorpusHarness" w:date="2026-03-28T21:57:55Z">
        <w:r>
          <w:t xml:space="preserve"> D</w:t>
        </w:r>
      </w:ins>
      <w:r>
        <w:t>e</w:t>
      </w:r>
      <w:del w:id="3298" w:author="GoldenCorpusHarness" w:date="2026-03-28T21:57:55Z">
        <w:r>
          <w:delText>nce</w:delText>
        </w:r>
      </w:del>
      <w:ins w:id="3299" w:author="GoldenCorpusHarness" w:date="2026-03-28T21:57:55Z">
        <w:r>
          <w:t>ath</w:t>
        </w:r>
      </w:ins>
      <w:r>
        <w:t xml:space="preserve"> (Incidence </w:t>
      </w:r>
      <w:del w:id="3300" w:author="GoldenCorpusHarness" w:date="2026-03-28T21:57:55Z">
        <w:r>
          <w:delText>≥5</w:delText>
        </w:r>
      </w:del>
      <w:ins w:id="3301" w:author="GoldenCorpusHarness" w:date="2026-03-28T21:57:55Z">
        <w:r>
          <w:t>&gt;0</w:t>
        </w:r>
      </w:ins>
      <w:r>
        <w:t>%</w:t>
      </w:r>
      <w:ins w:id="3302" w:author="GoldenCorpusHarness" w:date="2026-03-28T21:57:55Z">
        <w:r>
          <w:t xml:space="preserve"> in One or More Treatment Groups</w:t>
        </w:r>
      </w:ins>
      <w:r>
        <w:t>)</w:t>
      </w:r>
      <w:ins w:id="3303" w:author="GoldenCorpusHarness" w:date="2026-03-28T21:57:55Z">
        <w:r>
          <w:t xml:space="preserve"> Phase 2</w:t>
        </w:r>
      </w:ins>
      <w:r>
        <w:t xml:space="preserve"> (APaT Population)</w:t>
      </w:r>
      <w:ins w:id="3304" w:author="GoldenCorpusHarness" w:date="2026-03-28T21:57:55Z">
        <w:r>
          <w:t>2</w:t>
        </w:r>
      </w:ins>
      <w:r>
        <w:t>1</w:t>
      </w:r>
      <w:del w:id="3305" w:author="GoldenCorpusHarness" w:date="2026-03-28T21:57:55Z">
        <w:r>
          <w:delText>97</w:delText>
        </w:r>
      </w:del>
      <w:ins w:id="3306" w:author="GoldenCorpusHarness" w:date="2026-03-28T21:57:55Z">
        <w:r>
          <w:t>4</w:t>
        </w:r>
      </w:ins>
    </w:p>
    <w:p ns2:paraId="4A42015F" ns2:textId="07027306"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del w:id="3307" w:author="GoldenCorpusHarness" w:date="2026-03-28T21:57:55Z">
        <w:r>
          <w:delText xml:space="preserve">79Study </w:delText>
        </w:r>
      </w:del>
      <w:ins w:id="3308" w:author="GoldenCorpusHarness" w:date="2026-03-28T21:57:55Z">
        <w:r>
          <w:t>63</w:t>
        </w:r>
      </w:ins>
      <w:r>
        <w:t>MK-2870-0</w:t>
      </w:r>
      <w:ins w:id="3309" w:author="GoldenCorpusHarness" w:date="2026-03-28T21:57:55Z">
        <w:r>
          <w:t>0</w:t>
        </w:r>
      </w:ins>
      <w:r>
        <w:t>1</w:t>
      </w:r>
      <w:del w:id="3310" w:author="GoldenCorpusHarness" w:date="2026-03-28T21:57:55Z">
        <w:r>
          <w:delText>7</w:delText>
        </w:r>
      </w:del>
      <w:r>
        <w:t xml:space="preserve"> (S</w:t>
      </w:r>
      <w:ins w:id="3311" w:author="GoldenCorpusHarness" w:date="2026-03-28T21:57:55Z">
        <w:r>
          <w:t xml:space="preserve">tudy </w:t>
        </w:r>
      </w:ins>
      <w:r>
        <w:t>K</w:t>
      </w:r>
      <w:del w:id="3312" w:author="GoldenCorpusHarness" w:date="2026-03-28T21:57:55Z">
        <w:r>
          <w:delText>B</w:delText>
        </w:r>
      </w:del>
      <w:ins w:id="3313" w:author="GoldenCorpusHarness" w:date="2026-03-28T21:57:55Z">
        <w:r>
          <w:t>L</w:t>
        </w:r>
      </w:ins>
      <w:r>
        <w:t>264-</w:t>
      </w:r>
      <w:del w:id="3314" w:author="GoldenCorpusHarness" w:date="2026-03-28T21:57:55Z">
        <w:r>
          <w:delText>II-</w:delText>
        </w:r>
      </w:del>
      <w:r>
        <w:t>0</w:t>
      </w:r>
      <w:del w:id="3315" w:author="GoldenCorpusHarness" w:date="2026-03-28T21:57:55Z">
        <w:r>
          <w:delText>8</w:delText>
        </w:r>
      </w:del>
      <w:ins w:id="3316" w:author="GoldenCorpusHarness" w:date="2026-03-28T21:57:55Z">
        <w:r>
          <w:t>1</w:t>
        </w:r>
      </w:ins>
      <w:r>
        <w:t xml:space="preserve">): Participants With </w:t>
      </w:r>
      <w:del w:id="3317" w:author="GoldenCorpusHarness" w:date="2026-03-28T21:57:55Z">
        <w:r>
          <w:delText xml:space="preserve">Serious Drug-related </w:delText>
        </w:r>
      </w:del>
      <w:r>
        <w:t xml:space="preserve">Adverse Events </w:t>
      </w:r>
      <w:del w:id="3318" w:author="GoldenCorpusHarness" w:date="2026-03-28T21:57:55Z">
        <w:r>
          <w:delText>by D</w:delText>
        </w:r>
      </w:del>
      <w:ins w:id="3319" w:author="GoldenCorpusHarness" w:date="2026-03-28T21:57:55Z">
        <w:r>
          <w:t>R</w:t>
        </w:r>
      </w:ins>
      <w:r>
        <w:t>e</w:t>
      </w:r>
      <w:del w:id="3320" w:author="GoldenCorpusHarness" w:date="2026-03-28T21:57:55Z">
        <w:r>
          <w:delText>crea</w:delText>
        </w:r>
      </w:del>
      <w:r>
        <w:t>s</w:t>
      </w:r>
      <w:ins w:id="3321" w:author="GoldenCorpusHarness" w:date="2026-03-28T21:57:55Z">
        <w:r>
          <w:t>ult</w:t>
        </w:r>
      </w:ins>
      <w:r>
        <w:t xml:space="preserve">ing </w:t>
      </w:r>
      <w:ins w:id="3322" w:author="GoldenCorpusHarness" w:date="2026-03-28T21:57:55Z">
        <w:r>
          <w:t xml:space="preserve">in Treatment </w:t>
        </w:r>
      </w:ins>
      <w:r>
        <w:t>In</w:t>
      </w:r>
      <w:del w:id="3323" w:author="GoldenCorpusHarness" w:date="2026-03-28T21:57:55Z">
        <w:r>
          <w:delText>c</w:delText>
        </w:r>
      </w:del>
      <w:ins w:id="3324" w:author="GoldenCorpusHarness" w:date="2026-03-28T21:57:55Z">
        <w:r>
          <w:t>terrupt</w:t>
        </w:r>
      </w:ins>
      <w:r>
        <w:t>i</w:t>
      </w:r>
      <w:del w:id="3325" w:author="GoldenCorpusHarness" w:date="2026-03-28T21:57:55Z">
        <w:r>
          <w:delText>de</w:delText>
        </w:r>
      </w:del>
      <w:ins w:id="3326" w:author="GoldenCorpusHarness" w:date="2026-03-28T21:57:55Z">
        <w:r>
          <w:t>o</w:t>
        </w:r>
      </w:ins>
      <w:r>
        <w:t>n</w:t>
      </w:r>
      <w:del w:id="3327" w:author="GoldenCorpusHarness" w:date="2026-03-28T21:57:55Z">
        <w:r>
          <w:delText>ce</w:delText>
        </w:r>
      </w:del>
      <w:r>
        <w:t xml:space="preserve"> (Incidence </w:t>
      </w:r>
      <w:del w:id="3328" w:author="GoldenCorpusHarness" w:date="2026-03-28T21:57:55Z">
        <w:r>
          <w:delText>&gt;1</w:delText>
        </w:r>
      </w:del>
      <w:ins w:id="3329" w:author="GoldenCorpusHarness" w:date="2026-03-28T21:57:55Z">
        <w:r>
          <w:t>≥ 5</w:t>
        </w:r>
      </w:ins>
      <w:r>
        <w:t>%</w:t>
      </w:r>
      <w:ins w:id="3330" w:author="GoldenCorpusHarness" w:date="2026-03-28T21:57:55Z">
        <w:r>
          <w:t xml:space="preserve"> in One or More Treatment Groups</w:t>
        </w:r>
      </w:ins>
      <w:r>
        <w:t>)</w:t>
      </w:r>
      <w:ins w:id="3331" w:author="GoldenCorpusHarness" w:date="2026-03-28T21:57:55Z">
        <w:r>
          <w:t xml:space="preserve"> in Phase 2</w:t>
        </w:r>
      </w:ins>
      <w:r>
        <w:t xml:space="preserve"> (APaT Population)</w:t>
      </w:r>
      <w:ins w:id="3332" w:author="GoldenCorpusHarness" w:date="2026-03-28T21:57:55Z">
        <w:r>
          <w:t>2</w:t>
        </w:r>
      </w:ins>
      <w:r>
        <w:t>1</w:t>
      </w:r>
      <w:del w:id="3333" w:author="GoldenCorpusHarness" w:date="2026-03-28T21:57:55Z">
        <w:r>
          <w:delText>97</w:delText>
        </w:r>
      </w:del>
      <w:ins w:id="3334" w:author="GoldenCorpusHarness" w:date="2026-03-28T21:57:55Z">
        <w:r>
          <w:t>5</w:t>
        </w:r>
      </w:ins>
    </w:p>
    <w:p ns2:paraId="613B845C" ns2:textId="4DC6DF0F"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ins w:id="3335" w:author="GoldenCorpusHarness" w:date="2026-03-28T21:57:55Z">
        <w:r>
          <w:t>64MK-2</w:t>
        </w:r>
      </w:ins>
      <w:r>
        <w:t>8</w:t>
      </w:r>
      <w:ins w:id="3336" w:author="GoldenCorpusHarness" w:date="2026-03-28T21:57:55Z">
        <w:r>
          <w:t>7</w:t>
        </w:r>
      </w:ins>
      <w:r>
        <w:t>0</w:t>
      </w:r>
      <w:ins w:id="3337" w:author="GoldenCorpusHarness" w:date="2026-03-28T21:57:55Z">
        <w:r>
          <w:t xml:space="preserve">-001 (Study KL264-01): Participants With </w:t>
        </w:r>
      </w:ins>
      <w:r>
        <w:t>Adverse Event</w:t>
      </w:r>
      <w:ins w:id="3338" w:author="GoldenCorpusHarness" w:date="2026-03-28T21:57:55Z">
        <w:r>
          <w:t>s</w:t>
        </w:r>
      </w:ins>
      <w:r>
        <w:t xml:space="preserve"> </w:t>
      </w:r>
      <w:del w:id="3339" w:author="GoldenCorpusHarness" w:date="2026-03-28T21:57:55Z">
        <w:r>
          <w:delText>S</w:delText>
        </w:r>
      </w:del>
      <w:ins w:id="3340" w:author="GoldenCorpusHarness" w:date="2026-03-28T21:57:55Z">
        <w:r>
          <w:t>Res</w:t>
        </w:r>
      </w:ins>
      <w:r>
        <w:t>u</w:t>
      </w:r>
      <w:del w:id="3341" w:author="GoldenCorpusHarness" w:date="2026-03-28T21:57:55Z">
        <w:r>
          <w:delText>mmary</w:delText>
        </w:r>
      </w:del>
      <w:ins w:id="3342" w:author="GoldenCorpusHarness" w:date="2026-03-28T21:57:55Z">
        <w:r>
          <w:t>lting in Dose Reduction (Incidence ≥ 5% in One</w:t>
        </w:r>
      </w:ins>
      <w:r>
        <w:t xml:space="preserve"> o</w:t>
      </w:r>
      <w:del w:id="3343" w:author="GoldenCorpusHarness" w:date="2026-03-28T21:57:55Z">
        <w:r>
          <w:delText>f</w:delText>
        </w:r>
      </w:del>
      <w:ins w:id="3344" w:author="GoldenCorpusHarness" w:date="2026-03-28T21:57:55Z">
        <w:r>
          <w:t>r</w:t>
        </w:r>
      </w:ins>
      <w:r>
        <w:t xml:space="preserve"> </w:t>
      </w:r>
      <w:del w:id="3345" w:author="GoldenCorpusHarness" w:date="2026-03-28T21:57:55Z">
        <w:r>
          <w:delText>S</w:delText>
        </w:r>
      </w:del>
      <w:ins w:id="3346" w:author="GoldenCorpusHarness" w:date="2026-03-28T21:57:55Z">
        <w:r>
          <w:t>More Tre</w:t>
        </w:r>
      </w:ins>
      <w:r>
        <w:t>a</w:t>
      </w:r>
      <w:del w:id="3347" w:author="GoldenCorpusHarness" w:date="2026-03-28T21:57:55Z">
        <w:r>
          <w:delText>c-TMT</w:delText>
        </w:r>
      </w:del>
      <w:ins w:id="3348" w:author="GoldenCorpusHarness" w:date="2026-03-28T21:57:55Z">
        <w:r>
          <w:t>tment</w:t>
        </w:r>
      </w:ins>
      <w:r>
        <w:t xml:space="preserve"> </w:t>
      </w:r>
      <w:del w:id="3349" w:author="GoldenCorpusHarness" w:date="2026-03-28T21:57:55Z">
        <w:r>
          <w:delText>B</w:delText>
        </w:r>
      </w:del>
      <w:ins w:id="3350" w:author="GoldenCorpusHarness" w:date="2026-03-28T21:57:55Z">
        <w:r>
          <w:t>Groups) in Ph</w:t>
        </w:r>
      </w:ins>
      <w:r>
        <w:t>ase</w:t>
      </w:r>
      <w:del w:id="3351" w:author="GoldenCorpusHarness" w:date="2026-03-28T21:57:55Z">
        <w:r>
          <w:delText>d</w:delText>
        </w:r>
      </w:del>
      <w:r>
        <w:t xml:space="preserve"> </w:t>
      </w:r>
      <w:del w:id="3352" w:author="GoldenCorpusHarness" w:date="2026-03-28T21:57:55Z">
        <w:r>
          <w:delText>on Aggregate Safety Data</w:delText>
        </w:r>
      </w:del>
      <w:ins w:id="3353" w:author="GoldenCorpusHarness" w:date="2026-03-28T21:57:55Z">
        <w:r>
          <w:t>2</w:t>
        </w:r>
      </w:ins>
      <w:r>
        <w:t xml:space="preserve"> (APaT Population)</w:t>
      </w:r>
      <w:ins w:id="3354" w:author="GoldenCorpusHarness" w:date="2026-03-28T21:57:55Z">
        <w:r>
          <w:t>2</w:t>
        </w:r>
      </w:ins>
      <w:r>
        <w:t>1</w:t>
      </w:r>
      <w:del w:id="3355" w:author="GoldenCorpusHarness" w:date="2026-03-28T21:57:55Z">
        <w:r>
          <w:delText>98</w:delText>
        </w:r>
      </w:del>
      <w:ins w:id="3356" w:author="GoldenCorpusHarness" w:date="2026-03-28T21:57:55Z">
        <w:r>
          <w:t>5</w:t>
        </w:r>
      </w:ins>
    </w:p>
    <w:p ns2:paraId="43519803" ns2:textId="1FE3D845"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ins w:id="3357" w:author="GoldenCorpusHarness" w:date="2026-03-28T21:57:55Z">
        <w:r>
          <w:t>65Study MK-2</w:t>
        </w:r>
      </w:ins>
      <w:r>
        <w:t>8</w:t>
      </w:r>
      <w:del w:id="3358" w:author="GoldenCorpusHarness" w:date="2026-03-28T21:57:55Z">
        <w:r>
          <w:delText>1</w:delText>
        </w:r>
      </w:del>
      <w:ins w:id="3359" w:author="GoldenCorpusHarness" w:date="2026-03-28T21:57:55Z">
        <w:r>
          <w:t xml:space="preserve">70-002 (SKB264-Ⅱ-06): </w:t>
        </w:r>
      </w:ins>
      <w:r>
        <w:t xml:space="preserve">Participants With Adverse Events </w:t>
      </w:r>
      <w:del w:id="3360" w:author="GoldenCorpusHarness" w:date="2026-03-28T21:57:55Z">
        <w:r>
          <w:delText xml:space="preserve">of Hypersensitivity/Infusion With Onset Date On or Prior to 01 August 2023 </w:delText>
        </w:r>
      </w:del>
      <w:r>
        <w:t xml:space="preserve">by </w:t>
      </w:r>
      <w:del w:id="3361" w:author="GoldenCorpusHarness" w:date="2026-03-28T21:57:55Z">
        <w:r>
          <w:delText>M</w:delText>
        </w:r>
      </w:del>
      <w:ins w:id="3362" w:author="GoldenCorpusHarness" w:date="2026-03-28T21:57:55Z">
        <w:r>
          <w:t>Decre</w:t>
        </w:r>
      </w:ins>
      <w:r>
        <w:t>a</w:t>
      </w:r>
      <w:del w:id="3363" w:author="GoldenCorpusHarness" w:date="2026-03-28T21:57:55Z">
        <w:r>
          <w:delText>x</w:delText>
        </w:r>
      </w:del>
      <w:ins w:id="3364" w:author="GoldenCorpusHarness" w:date="2026-03-28T21:57:55Z">
        <w:r>
          <w:t>s</w:t>
        </w:r>
      </w:ins>
      <w:r>
        <w:t>i</w:t>
      </w:r>
      <w:del w:id="3365" w:author="GoldenCorpusHarness" w:date="2026-03-28T21:57:55Z">
        <w:r>
          <w:delText>mum</w:delText>
        </w:r>
      </w:del>
      <w:ins w:id="3366" w:author="GoldenCorpusHarness" w:date="2026-03-28T21:57:55Z">
        <w:r>
          <w:t>ng</w:t>
        </w:r>
      </w:ins>
      <w:r>
        <w:t xml:space="preserve"> </w:t>
      </w:r>
      <w:del w:id="3367" w:author="GoldenCorpusHarness" w:date="2026-03-28T21:57:55Z">
        <w:r>
          <w:delText>Toxi</w:delText>
        </w:r>
      </w:del>
      <w:ins w:id="3368" w:author="GoldenCorpusHarness" w:date="2026-03-28T21:57:55Z">
        <w:r>
          <w:t>In</w:t>
        </w:r>
      </w:ins>
      <w:r>
        <w:t>ci</w:t>
      </w:r>
      <w:del w:id="3369" w:author="GoldenCorpusHarness" w:date="2026-03-28T21:57:55Z">
        <w:r>
          <w:delText>ty Gra</w:delText>
        </w:r>
      </w:del>
      <w:r>
        <w:t>d</w:t>
      </w:r>
      <w:ins w:id="3370" w:author="GoldenCorpusHarness" w:date="2026-03-28T21:57:55Z">
        <w:r>
          <w:t>enc</w:t>
        </w:r>
      </w:ins>
      <w:r>
        <w:t xml:space="preserve">e (Incidence </w:t>
      </w:r>
      <w:del w:id="3371" w:author="GoldenCorpusHarness" w:date="2026-03-28T21:57:55Z">
        <w:r>
          <w:delText>&gt;</w:delText>
        </w:r>
      </w:del>
      <w:ins w:id="3372" w:author="GoldenCorpusHarness" w:date="2026-03-28T21:57:55Z">
        <w:r>
          <w:t>≥1</w:t>
        </w:r>
      </w:ins>
      <w:r>
        <w:t>0%</w:t>
      </w:r>
      <w:del w:id="3373" w:author="GoldenCorpusHarness" w:date="2026-03-28T21:57:55Z">
        <w:r>
          <w:delText>)</w:delText>
        </w:r>
      </w:del>
      <w:r>
        <w:t xml:space="preserve"> </w:t>
      </w:r>
      <w:del w:id="3374" w:author="GoldenCorpusHarness" w:date="2026-03-28T21:57:55Z">
        <w:r>
          <w:delText>By</w:delText>
        </w:r>
      </w:del>
      <w:ins w:id="3375" w:author="GoldenCorpusHarness" w:date="2026-03-28T21:57:55Z">
        <w:r>
          <w:t>in the Total</w:t>
        </w:r>
      </w:ins>
      <w:r>
        <w:t xml:space="preserve"> P</w:t>
      </w:r>
      <w:ins w:id="3376" w:author="GoldenCorpusHarness" w:date="2026-03-28T21:57:55Z">
        <w:r>
          <w:t>a</w:t>
        </w:r>
      </w:ins>
      <w:r>
        <w:t>r</w:t>
      </w:r>
      <w:del w:id="3377" w:author="GoldenCorpusHarness" w:date="2026-03-28T21:57:55Z">
        <w:r>
          <w:delText>eferred</w:delText>
        </w:r>
      </w:del>
      <w:ins w:id="3378" w:author="GoldenCorpusHarness" w:date="2026-03-28T21:57:55Z">
        <w:r>
          <w:t>ticipant</w:t>
        </w:r>
      </w:ins>
      <w:r>
        <w:t xml:space="preserve"> </w:t>
      </w:r>
      <w:del w:id="3379" w:author="GoldenCorpusHarness" w:date="2026-03-28T21:57:55Z">
        <w:r>
          <w:delText>Term</w:delText>
        </w:r>
      </w:del>
      <w:ins w:id="3380" w:author="GoldenCorpusHarness" w:date="2026-03-28T21:57:55Z">
        <w:r>
          <w:t>Population)</w:t>
        </w:r>
      </w:ins>
      <w:r>
        <w:t xml:space="preserve"> (APaT Population)</w:t>
      </w:r>
      <w:ins w:id="3381" w:author="GoldenCorpusHarness" w:date="2026-03-28T21:57:55Z">
        <w:r>
          <w:t>2</w:t>
        </w:r>
      </w:ins>
      <w:r>
        <w:t>1</w:t>
      </w:r>
      <w:del w:id="3382" w:author="GoldenCorpusHarness" w:date="2026-03-28T21:57:55Z">
        <w:r>
          <w:delText>99</w:delText>
        </w:r>
      </w:del>
      <w:ins w:id="3383" w:author="GoldenCorpusHarness" w:date="2026-03-28T21:57:55Z">
        <w:r>
          <w:t>6</w:t>
        </w:r>
      </w:ins>
    </w:p>
    <w:p ns2:paraId="2C4175B8" ns2:textId="1173AC04"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ins w:id="3384" w:author="GoldenCorpusHarness" w:date="2026-03-28T21:57:55Z">
        <w:r>
          <w:t>66Study MK-2</w:t>
        </w:r>
      </w:ins>
      <w:r>
        <w:t>8</w:t>
      </w:r>
      <w:ins w:id="3385" w:author="GoldenCorpusHarness" w:date="2026-03-28T21:57:55Z">
        <w:r>
          <w:t>70-00</w:t>
        </w:r>
      </w:ins>
      <w:r>
        <w:t>2</w:t>
      </w:r>
      <w:ins w:id="3386" w:author="GoldenCorpusHarness" w:date="2026-03-28T21:57:55Z">
        <w:r>
          <w:t xml:space="preserve"> (SKB264-Ⅱ-06): </w:t>
        </w:r>
      </w:ins>
      <w:r>
        <w:t xml:space="preserve">Participants With </w:t>
      </w:r>
      <w:ins w:id="3387" w:author="GoldenCorpusHarness" w:date="2026-03-28T21:57:55Z">
        <w:r>
          <w:t xml:space="preserve">Drug-related </w:t>
        </w:r>
      </w:ins>
      <w:r>
        <w:t xml:space="preserve">Adverse Events </w:t>
      </w:r>
      <w:del w:id="3388" w:author="GoldenCorpusHarness" w:date="2026-03-28T21:57:55Z">
        <w:r>
          <w:delText xml:space="preserve">of Hypersensitivity/Infusion With Onset Date After 01 August 2023 </w:delText>
        </w:r>
      </w:del>
      <w:r>
        <w:t xml:space="preserve">by </w:t>
      </w:r>
      <w:del w:id="3389" w:author="GoldenCorpusHarness" w:date="2026-03-28T21:57:55Z">
        <w:r>
          <w:delText>M</w:delText>
        </w:r>
      </w:del>
      <w:ins w:id="3390" w:author="GoldenCorpusHarness" w:date="2026-03-28T21:57:55Z">
        <w:r>
          <w:t>Decre</w:t>
        </w:r>
      </w:ins>
      <w:r>
        <w:t>a</w:t>
      </w:r>
      <w:del w:id="3391" w:author="GoldenCorpusHarness" w:date="2026-03-28T21:57:55Z">
        <w:r>
          <w:delText>x</w:delText>
        </w:r>
      </w:del>
      <w:ins w:id="3392" w:author="GoldenCorpusHarness" w:date="2026-03-28T21:57:55Z">
        <w:r>
          <w:t>s</w:t>
        </w:r>
      </w:ins>
      <w:r>
        <w:t>i</w:t>
      </w:r>
      <w:del w:id="3393" w:author="GoldenCorpusHarness" w:date="2026-03-28T21:57:55Z">
        <w:r>
          <w:delText>mum</w:delText>
        </w:r>
      </w:del>
      <w:ins w:id="3394" w:author="GoldenCorpusHarness" w:date="2026-03-28T21:57:55Z">
        <w:r>
          <w:t>ng</w:t>
        </w:r>
      </w:ins>
      <w:r>
        <w:t xml:space="preserve"> </w:t>
      </w:r>
      <w:del w:id="3395" w:author="GoldenCorpusHarness" w:date="2026-03-28T21:57:55Z">
        <w:r>
          <w:delText>Toxi</w:delText>
        </w:r>
      </w:del>
      <w:ins w:id="3396" w:author="GoldenCorpusHarness" w:date="2026-03-28T21:57:55Z">
        <w:r>
          <w:t>In</w:t>
        </w:r>
      </w:ins>
      <w:r>
        <w:t>ci</w:t>
      </w:r>
      <w:del w:id="3397" w:author="GoldenCorpusHarness" w:date="2026-03-28T21:57:55Z">
        <w:r>
          <w:delText>ty Gra</w:delText>
        </w:r>
      </w:del>
      <w:r>
        <w:t>d</w:t>
      </w:r>
      <w:ins w:id="3398" w:author="GoldenCorpusHarness" w:date="2026-03-28T21:57:55Z">
        <w:r>
          <w:t>enc</w:t>
        </w:r>
      </w:ins>
      <w:r>
        <w:t xml:space="preserve">e (Incidence </w:t>
      </w:r>
      <w:del w:id="3399" w:author="GoldenCorpusHarness" w:date="2026-03-28T21:57:55Z">
        <w:r>
          <w:delText>&gt;</w:delText>
        </w:r>
      </w:del>
      <w:ins w:id="3400" w:author="GoldenCorpusHarness" w:date="2026-03-28T21:57:55Z">
        <w:r>
          <w:t>≥1</w:t>
        </w:r>
      </w:ins>
      <w:r>
        <w:t>0%</w:t>
      </w:r>
      <w:del w:id="3401" w:author="GoldenCorpusHarness" w:date="2026-03-28T21:57:55Z">
        <w:r>
          <w:delText>)</w:delText>
        </w:r>
      </w:del>
      <w:r>
        <w:t xml:space="preserve"> </w:t>
      </w:r>
      <w:del w:id="3402" w:author="GoldenCorpusHarness" w:date="2026-03-28T21:57:55Z">
        <w:r>
          <w:delText>By</w:delText>
        </w:r>
      </w:del>
      <w:ins w:id="3403" w:author="GoldenCorpusHarness" w:date="2026-03-28T21:57:55Z">
        <w:r>
          <w:t>the Total</w:t>
        </w:r>
      </w:ins>
      <w:r>
        <w:t xml:space="preserve"> P</w:t>
      </w:r>
      <w:ins w:id="3404" w:author="GoldenCorpusHarness" w:date="2026-03-28T21:57:55Z">
        <w:r>
          <w:t>a</w:t>
        </w:r>
      </w:ins>
      <w:r>
        <w:t>r</w:t>
      </w:r>
      <w:del w:id="3405" w:author="GoldenCorpusHarness" w:date="2026-03-28T21:57:55Z">
        <w:r>
          <w:delText>eferred</w:delText>
        </w:r>
      </w:del>
      <w:ins w:id="3406" w:author="GoldenCorpusHarness" w:date="2026-03-28T21:57:55Z">
        <w:r>
          <w:t>ticipant</w:t>
        </w:r>
      </w:ins>
      <w:r>
        <w:t xml:space="preserve"> </w:t>
      </w:r>
      <w:del w:id="3407" w:author="GoldenCorpusHarness" w:date="2026-03-28T21:57:55Z">
        <w:r>
          <w:delText>Term</w:delText>
        </w:r>
      </w:del>
      <w:ins w:id="3408" w:author="GoldenCorpusHarness" w:date="2026-03-28T21:57:55Z">
        <w:r>
          <w:t>Population)</w:t>
        </w:r>
      </w:ins>
      <w:r>
        <w:t xml:space="preserve"> (APaT Population)2</w:t>
      </w:r>
      <w:del w:id="3409" w:author="GoldenCorpusHarness" w:date="2026-03-28T21:57:55Z">
        <w:r>
          <w:delText>0</w:delText>
        </w:r>
      </w:del>
      <w:r>
        <w:t>1</w:t>
      </w:r>
      <w:ins w:id="3410" w:author="GoldenCorpusHarness" w:date="2026-03-28T21:57:55Z">
        <w:r>
          <w:t>7</w:t>
        </w:r>
      </w:ins>
    </w:p>
    <w:p ns2:paraId="664DEA62" ns2:textId="5FFCE22D"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ins w:id="3411" w:author="GoldenCorpusHarness" w:date="2026-03-28T21:57:55Z">
        <w:r>
          <w:t>67MK-2</w:t>
        </w:r>
      </w:ins>
      <w:r>
        <w:t>8</w:t>
      </w:r>
      <w:del w:id="3412" w:author="GoldenCorpusHarness" w:date="2026-03-28T21:57:55Z">
        <w:r>
          <w:delText>3</w:delText>
        </w:r>
      </w:del>
      <w:ins w:id="3413" w:author="GoldenCorpusHarness" w:date="2026-03-28T21:57:55Z">
        <w:r>
          <w:t xml:space="preserve">70-002 (SKB264-Ⅱ-06): </w:t>
        </w:r>
      </w:ins>
      <w:r>
        <w:t xml:space="preserve">Participants With </w:t>
      </w:r>
      <w:ins w:id="3414" w:author="GoldenCorpusHarness" w:date="2026-03-28T21:57:55Z">
        <w:r>
          <w:t xml:space="preserve">Drug-related Grade ≥3 </w:t>
        </w:r>
      </w:ins>
      <w:r>
        <w:t xml:space="preserve">Adverse Events </w:t>
      </w:r>
      <w:del w:id="3415" w:author="GoldenCorpusHarness" w:date="2026-03-28T21:57:55Z">
        <w:r>
          <w:delText>of</w:delText>
        </w:r>
      </w:del>
      <w:ins w:id="3416" w:author="GoldenCorpusHarness" w:date="2026-03-28T21:57:55Z">
        <w:r>
          <w:t>by Decreasing</w:t>
        </w:r>
      </w:ins>
      <w:r>
        <w:t xml:space="preserve"> In</w:t>
      </w:r>
      <w:del w:id="3417" w:author="GoldenCorpusHarness" w:date="2026-03-28T21:57:55Z">
        <w:r>
          <w:delText>terstitial Lung Disease (ILD)/Pneumonitis by Maximum Toxi</w:delText>
        </w:r>
      </w:del>
      <w:r>
        <w:t>ci</w:t>
      </w:r>
      <w:del w:id="3418" w:author="GoldenCorpusHarness" w:date="2026-03-28T21:57:55Z">
        <w:r>
          <w:delText>ty Gra</w:delText>
        </w:r>
      </w:del>
      <w:r>
        <w:t>d</w:t>
      </w:r>
      <w:ins w:id="3419" w:author="GoldenCorpusHarness" w:date="2026-03-28T21:57:55Z">
        <w:r>
          <w:t>enc</w:t>
        </w:r>
      </w:ins>
      <w:r>
        <w:t xml:space="preserve">e (Incidence </w:t>
      </w:r>
      <w:del w:id="3420" w:author="GoldenCorpusHarness" w:date="2026-03-28T21:57:55Z">
        <w:r>
          <w:delText>&gt;0</w:delText>
        </w:r>
      </w:del>
      <w:ins w:id="3421" w:author="GoldenCorpusHarness" w:date="2026-03-28T21:57:55Z">
        <w:r>
          <w:t>≥5</w:t>
        </w:r>
      </w:ins>
      <w:r>
        <w:t>%</w:t>
      </w:r>
      <w:del w:id="3422" w:author="GoldenCorpusHarness" w:date="2026-03-28T21:57:55Z">
        <w:r>
          <w:delText>)</w:delText>
        </w:r>
      </w:del>
      <w:r>
        <w:t xml:space="preserve"> </w:t>
      </w:r>
      <w:del w:id="3423" w:author="GoldenCorpusHarness" w:date="2026-03-28T21:57:55Z">
        <w:r>
          <w:delText>by</w:delText>
        </w:r>
      </w:del>
      <w:ins w:id="3424" w:author="GoldenCorpusHarness" w:date="2026-03-28T21:57:55Z">
        <w:r>
          <w:t>in</w:t>
        </w:r>
      </w:ins>
      <w:r>
        <w:t xml:space="preserve"> </w:t>
      </w:r>
      <w:del w:id="3425" w:author="GoldenCorpusHarness" w:date="2026-03-28T21:57:55Z">
        <w:r>
          <w:delText>P</w:delText>
        </w:r>
      </w:del>
      <w:ins w:id="3426" w:author="GoldenCorpusHarness" w:date="2026-03-28T21:57:55Z">
        <w:r>
          <w:t>One or Mo</w:t>
        </w:r>
      </w:ins>
      <w:r>
        <w:t>re</w:t>
      </w:r>
      <w:del w:id="3427" w:author="GoldenCorpusHarness" w:date="2026-03-28T21:57:55Z">
        <w:r>
          <w:delText>fer</w:delText>
        </w:r>
      </w:del>
      <w:ins w:id="3428" w:author="GoldenCorpusHarness" w:date="2026-03-28T21:57:55Z">
        <w:r>
          <w:t xml:space="preserve"> T</w:t>
        </w:r>
      </w:ins>
      <w:r>
        <w:t>re</w:t>
      </w:r>
      <w:del w:id="3429" w:author="GoldenCorpusHarness" w:date="2026-03-28T21:57:55Z">
        <w:r>
          <w:delText>d</w:delText>
        </w:r>
      </w:del>
      <w:ins w:id="3430" w:author="GoldenCorpusHarness" w:date="2026-03-28T21:57:55Z">
        <w:r>
          <w:t>atment</w:t>
        </w:r>
      </w:ins>
      <w:r>
        <w:t xml:space="preserve"> </w:t>
      </w:r>
      <w:del w:id="3431" w:author="GoldenCorpusHarness" w:date="2026-03-28T21:57:55Z">
        <w:r>
          <w:delText>Te</w:delText>
        </w:r>
      </w:del>
      <w:ins w:id="3432" w:author="GoldenCorpusHarness" w:date="2026-03-28T21:57:55Z">
        <w:r>
          <w:t>G</w:t>
        </w:r>
      </w:ins>
      <w:r>
        <w:t>r</w:t>
      </w:r>
      <w:del w:id="3433" w:author="GoldenCorpusHarness" w:date="2026-03-28T21:57:55Z">
        <w:r>
          <w:delText>m</w:delText>
        </w:r>
      </w:del>
      <w:ins w:id="3434" w:author="GoldenCorpusHarness" w:date="2026-03-28T21:57:55Z">
        <w:r>
          <w:t>oups)</w:t>
        </w:r>
      </w:ins>
      <w:r>
        <w:t xml:space="preserve"> (APaT Population)2</w:t>
      </w:r>
      <w:del w:id="3435" w:author="GoldenCorpusHarness" w:date="2026-03-28T21:57:55Z">
        <w:r>
          <w:delText>03</w:delText>
        </w:r>
      </w:del>
      <w:ins w:id="3436" w:author="GoldenCorpusHarness" w:date="2026-03-28T21:57:55Z">
        <w:r>
          <w:t>18</w:t>
        </w:r>
      </w:ins>
    </w:p>
    <w:p ns2:paraId="0EDAC2BB" ns2:textId="3D4A319B" w:rsidR="00694A73" w:rsidRDefault="00694A73" w:rsidP="00CE1745">
      <w:pPr>
        <w:pStyle w:val="Paragraph"/>
        <w:ind w:left="1080" w:right="720" w:hanging="1080"/>
      </w:pPr>
      <w:ins w:id="3437" w:author="GoldenCorpusHarness" w:date="2026-03-28T21:57:55Z">
        <w:r>
          <w:t>Table 68Study MK-2870-002 (SKB264-II-06): Participants With Drug-Related Serious Adverse Events by Decreasing Incidence (Incidence &gt;1% in the Total Participant Population) (APaT Population)218</w:t>
        </w:r>
      </w:ins>
    </w:p>
    <w:p ns2:paraId="796D48E9" ns2:textId="77777777" w:rsidR="00FF3184" w:rsidRDefault="00FF3184" w:rsidP="001502AD">
      <w:pPr>
        <w:pStyle w:val="Heading1Unnumbered"/>
      </w:pPr>
      <w:del w:id="3438" w:author="GoldenCorpusHarness" w:date="2026-03-28T21:57:55Z">
        <w:r>
          <w:delText>LI</w:delText>
        </w:r>
      </w:del>
      <w:ins w:id="3439" w:author="GoldenCorpusHarness" w:date="2026-03-28T21:57:55Z">
        <w:r>
          <w:t>Table 69</w:t>
        </w:r>
      </w:ins>
      <w:r>
        <w:t>S</w:t>
      </w:r>
      <w:del w:id="3440" w:author="GoldenCorpusHarness" w:date="2026-03-28T21:57:55Z">
        <w:r>
          <w:delText>T</w:delText>
        </w:r>
      </w:del>
      <w:ins w:id="3441" w:author="GoldenCorpusHarness" w:date="2026-03-28T21:57:55Z">
        <w:r>
          <w:t>tudy MK-2870-002 (SKB264-II-06): Participants With Adverse Events Resulting in Sac-TMT Discontinuation By Decreasing Incidence (Incidence &gt;0% in</w:t>
        </w:r>
      </w:ins>
      <w:r>
        <w:t xml:space="preserve"> O</w:t>
      </w:r>
      <w:del w:id="3442" w:author="GoldenCorpusHarness" w:date="2026-03-28T21:57:55Z">
        <w:r>
          <w:delText>F FI</w:delText>
        </w:r>
      </w:del>
      <w:ins w:id="3443" w:author="GoldenCorpusHarness" w:date="2026-03-28T21:57:55Z">
        <w:r>
          <w:t xml:space="preserve">ne or More Treatment </w:t>
        </w:r>
      </w:ins>
      <w:r>
        <w:t>G</w:t>
      </w:r>
      <w:del w:id="3444" w:author="GoldenCorpusHarness" w:date="2026-03-28T21:57:55Z">
        <w:r>
          <w:delText>URES</w:delText>
        </w:r>
      </w:del>
      <w:ins w:id="3445" w:author="GoldenCorpusHarness" w:date="2026-03-28T21:57:55Z">
        <w:r>
          <w:t>roups) (APaT Population)219</w:t>
        </w:r>
      </w:ins>
    </w:p>
    <w:p ns2:paraId="6BC39960" ns2:textId="14C733F9" w:rsidR="00914D2C" w:rsidRDefault="00914D2C">
      <w:pPr>
        <w:pStyle w:val="TableofFigures"/>
        <w:rPr>
          <w:rFonts w:asciiTheme="minorHAnsi" w:eastAsiaTheme="minorEastAsia" w:hAnsiTheme="minorHAnsi" w:cstheme="minorBidi"/>
          <w:kern w:val="2"/>
          <w:sz w:val="22"/>
          <w:szCs w:val="22"/>
          <ns2:ligatures ns2:val="standardContextual"/>
        </w:rPr>
      </w:pPr>
      <w:del w:id="3446" w:author="GoldenCorpusHarness" w:date="2026-03-28T21:57:55Z">
        <w:r>
          <w:delText>F</w:delText>
        </w:r>
      </w:del>
      <w:ins w:id="3447" w:author="GoldenCorpusHarness" w:date="2026-03-28T21:57:55Z">
        <w:r>
          <w:t>Table 70Study MK-2870-003 (SKB264-Ⅱ-04): Part</w:t>
        </w:r>
      </w:ins>
      <w:r>
        <w:t>i</w:t>
      </w:r>
      <w:del w:id="3448" w:author="GoldenCorpusHarness" w:date="2026-03-28T21:57:55Z">
        <w:r>
          <w:delText>gu</w:delText>
        </w:r>
      </w:del>
      <w:ins w:id="3449" w:author="GoldenCorpusHarness" w:date="2026-03-28T21:57:55Z">
        <w:r>
          <w:t>cipants With Adverse Events by Dec</w:t>
        </w:r>
      </w:ins>
      <w:r>
        <w:t>re</w:t>
      </w:r>
      <w:del w:id="3450" w:author="GoldenCorpusHarness" w:date="2026-03-28T21:57:55Z">
        <w:r>
          <w:delText xml:space="preserve"> 1 S</w:delText>
        </w:r>
      </w:del>
      <w:r>
        <w:t>a</w:t>
      </w:r>
      <w:del w:id="3451" w:author="GoldenCorpusHarness" w:date="2026-03-28T21:57:55Z">
        <w:r>
          <w:delText>c-TMT</w:delText>
        </w:r>
      </w:del>
      <w:ins w:id="3452" w:author="GoldenCorpusHarness" w:date="2026-03-28T21:57:55Z">
        <w:r>
          <w:t>sing</w:t>
        </w:r>
      </w:ins>
      <w:r>
        <w:t xml:space="preserve"> In</w:t>
      </w:r>
      <w:del w:id="3453" w:author="GoldenCorpusHarness" w:date="2026-03-28T21:57:55Z">
        <w:r>
          <w:delText>h</w:delText>
        </w:r>
      </w:del>
      <w:ins w:id="3454" w:author="GoldenCorpusHarness" w:date="2026-03-28T21:57:55Z">
        <w:r>
          <w:t>c</w:t>
        </w:r>
      </w:ins>
      <w:r>
        <w:t>i</w:t>
      </w:r>
      <w:del w:id="3455" w:author="GoldenCorpusHarness" w:date="2026-03-28T21:57:55Z">
        <w:r>
          <w:delText>b</w:delText>
        </w:r>
      </w:del>
      <w:ins w:id="3456" w:author="GoldenCorpusHarness" w:date="2026-03-28T21:57:55Z">
        <w:r>
          <w:t>dence (Inc</w:t>
        </w:r>
      </w:ins>
      <w:r>
        <w:t>i</w:t>
      </w:r>
      <w:del w:id="3457" w:author="GoldenCorpusHarness" w:date="2026-03-28T21:57:55Z">
        <w:r>
          <w:delText>t</w:delText>
        </w:r>
      </w:del>
      <w:ins w:id="3458" w:author="GoldenCorpusHarness" w:date="2026-03-28T21:57:55Z">
        <w:r>
          <w:t>d</w:t>
        </w:r>
      </w:ins>
      <w:r>
        <w:t>e</w:t>
      </w:r>
      <w:del w:id="3459" w:author="GoldenCorpusHarness" w:date="2026-03-28T21:57:55Z">
        <w:r>
          <w:delText>d</w:delText>
        </w:r>
      </w:del>
      <w:ins w:id="3460" w:author="GoldenCorpusHarness" w:date="2026-03-28T21:57:55Z">
        <w:r>
          <w:t>nce ≥10% in One or More</w:t>
        </w:r>
      </w:ins>
      <w:r>
        <w:t xml:space="preserve"> T</w:t>
      </w:r>
      <w:del w:id="3461" w:author="GoldenCorpusHarness" w:date="2026-03-28T21:57:55Z">
        <w:r>
          <w:delText>u</w:delText>
        </w:r>
      </w:del>
      <w:ins w:id="3462" w:author="GoldenCorpusHarness" w:date="2026-03-28T21:57:55Z">
        <w:r>
          <w:t>reat</w:t>
        </w:r>
      </w:ins>
      <w:r>
        <w:t>m</w:t>
      </w:r>
      <w:del w:id="3463" w:author="GoldenCorpusHarness" w:date="2026-03-28T21:57:55Z">
        <w:r>
          <w:delText>or</w:delText>
        </w:r>
      </w:del>
      <w:ins w:id="3464" w:author="GoldenCorpusHarness" w:date="2026-03-28T21:57:55Z">
        <w:r>
          <w:t>ent</w:t>
        </w:r>
      </w:ins>
      <w:r>
        <w:t xml:space="preserve"> Gro</w:t>
      </w:r>
      <w:del w:id="3465" w:author="GoldenCorpusHarness" w:date="2026-03-28T21:57:55Z">
        <w:r>
          <w:delText>w</w:delText>
        </w:r>
      </w:del>
      <w:ins w:id="3466" w:author="GoldenCorpusHarness" w:date="2026-03-28T21:57:55Z">
        <w:r>
          <w:t>ups) (APaT Popula</w:t>
        </w:r>
      </w:ins>
      <w:r>
        <w:t>t</w:t>
      </w:r>
      <w:del w:id="3467" w:author="GoldenCorpusHarness" w:date="2026-03-28T21:57:55Z">
        <w:r>
          <w:delText xml:space="preserve">h </w:delText>
        </w:r>
      </w:del>
      <w:r>
        <w:t>i</w:t>
      </w:r>
      <w:ins w:id="3468" w:author="GoldenCorpusHarness" w:date="2026-03-28T21:57:55Z">
        <w:r>
          <w:t>o</w:t>
        </w:r>
      </w:ins>
      <w:r>
        <w:t>n</w:t>
      </w:r>
      <w:del w:id="3469" w:author="GoldenCorpusHarness" w:date="2026-03-28T21:57:55Z">
        <w:r>
          <w:delText xml:space="preserve"> HuPrime® Breast Cancer Xenograft Model BR1</w:delText>
        </w:r>
      </w:del>
      <w:ins w:id="3470" w:author="GoldenCorpusHarness" w:date="2026-03-28T21:57:55Z">
        <w:r>
          <w:t>)</w:t>
        </w:r>
      </w:ins>
      <w:r>
        <w:t>2</w:t>
      </w:r>
      <w:del w:id="3471" w:author="GoldenCorpusHarness" w:date="2026-03-28T21:57:55Z">
        <w:r>
          <w:delText>8</w:delText>
        </w:r>
      </w:del>
      <w:r>
        <w:t>2</w:t>
      </w:r>
      <w:del w:id="3472" w:author="GoldenCorpusHarness" w:date="2026-03-28T21:57:55Z">
        <w:r>
          <w:delText>33</w:delText>
        </w:r>
      </w:del>
      <w:ins w:id="3473" w:author="GoldenCorpusHarness" w:date="2026-03-28T21:57:55Z">
        <w:r>
          <w:t>0</w:t>
        </w:r>
      </w:ins>
    </w:p>
    <w:p ns2:paraId="49DFF71A" ns2:textId="732F1DD7" w:rsidR="00914D2C" w:rsidRDefault="00914D2C">
      <w:pPr>
        <w:pStyle w:val="TableofFigures"/>
        <w:rPr>
          <w:rFonts w:asciiTheme="minorHAnsi" w:eastAsiaTheme="minorEastAsia" w:hAnsiTheme="minorHAnsi" w:cstheme="minorBidi"/>
          <w:kern w:val="2"/>
          <w:sz w:val="22"/>
          <w:szCs w:val="22"/>
          <ns2:ligatures ns2:val="standardContextual"/>
        </w:rPr>
      </w:pPr>
      <w:del w:id="3474" w:author="GoldenCorpusHarness" w:date="2026-03-28T21:57:55Z">
        <w:r>
          <w:delText>F</w:delText>
        </w:r>
      </w:del>
      <w:ins w:id="3475" w:author="GoldenCorpusHarness" w:date="2026-03-28T21:57:55Z">
        <w:r>
          <w:t>Table 71Study MK-2870-003 (SKB264-Ⅱ-04): Part</w:t>
        </w:r>
      </w:ins>
      <w:r>
        <w:t>i</w:t>
      </w:r>
      <w:ins w:id="3476" w:author="GoldenCorpusHarness" w:date="2026-03-28T21:57:55Z">
        <w:r>
          <w:t>cipants With Dru</w:t>
        </w:r>
      </w:ins>
      <w:r>
        <w:t>g</w:t>
      </w:r>
      <w:del w:id="3477" w:author="GoldenCorpusHarness" w:date="2026-03-28T21:57:55Z">
        <w:r>
          <w:delText>u</w:delText>
        </w:r>
      </w:del>
      <w:ins w:id="3478" w:author="GoldenCorpusHarness" w:date="2026-03-28T21:57:55Z">
        <w:r>
          <w:t>-</w:t>
        </w:r>
      </w:ins>
      <w:r>
        <w:t>re</w:t>
      </w:r>
      <w:del w:id="3479" w:author="GoldenCorpusHarness" w:date="2026-03-28T21:57:55Z">
        <w:r>
          <w:delText xml:space="preserve"> 2S</w:delText>
        </w:r>
      </w:del>
      <w:ins w:id="3480" w:author="GoldenCorpusHarness" w:date="2026-03-28T21:57:55Z">
        <w:r>
          <w:t>l</w:t>
        </w:r>
      </w:ins>
      <w:r>
        <w:t>a</w:t>
      </w:r>
      <w:ins w:id="3481" w:author="GoldenCorpusHarness" w:date="2026-03-28T21:57:55Z">
        <w:r>
          <w:t>ted Adverse Events by De</w:t>
        </w:r>
      </w:ins>
      <w:r>
        <w:t>c</w:t>
      </w:r>
      <w:del w:id="3482" w:author="GoldenCorpusHarness" w:date="2026-03-28T21:57:55Z">
        <w:r>
          <w:delText>-TMT</w:delText>
        </w:r>
      </w:del>
      <w:ins w:id="3483" w:author="GoldenCorpusHarness" w:date="2026-03-28T21:57:55Z">
        <w:r>
          <w:t>reasing</w:t>
        </w:r>
      </w:ins>
      <w:r>
        <w:t xml:space="preserve"> In</w:t>
      </w:r>
      <w:del w:id="3484" w:author="GoldenCorpusHarness" w:date="2026-03-28T21:57:55Z">
        <w:r>
          <w:delText>h</w:delText>
        </w:r>
      </w:del>
      <w:ins w:id="3485" w:author="GoldenCorpusHarness" w:date="2026-03-28T21:57:55Z">
        <w:r>
          <w:t>c</w:t>
        </w:r>
      </w:ins>
      <w:r>
        <w:t>i</w:t>
      </w:r>
      <w:del w:id="3486" w:author="GoldenCorpusHarness" w:date="2026-03-28T21:57:55Z">
        <w:r>
          <w:delText>b</w:delText>
        </w:r>
      </w:del>
      <w:ins w:id="3487" w:author="GoldenCorpusHarness" w:date="2026-03-28T21:57:55Z">
        <w:r>
          <w:t>dence (Inc</w:t>
        </w:r>
      </w:ins>
      <w:r>
        <w:t>i</w:t>
      </w:r>
      <w:ins w:id="3488" w:author="GoldenCorpusHarness" w:date="2026-03-28T21:57:55Z">
        <w:r>
          <w:t>dence ≥10% in One or More Treatment Groups) (APaT Popula</w:t>
        </w:r>
      </w:ins>
      <w:r>
        <w:t>tion</w:t>
      </w:r>
      <w:del w:id="3489" w:author="GoldenCorpusHarness" w:date="2026-03-28T21:57:55Z">
        <w:r>
          <w:delText xml:space="preserve"> of Tumor Growth in HuPrime® Lung Cancer Xenograft Model LU0861</w:delText>
        </w:r>
      </w:del>
      <w:ins w:id="3490" w:author="GoldenCorpusHarness" w:date="2026-03-28T21:57:55Z">
        <w:r>
          <w:t>)22</w:t>
        </w:r>
      </w:ins>
      <w:r>
        <w:t>3</w:t>
      </w:r>
      <w:del w:id="3491" w:author="GoldenCorpusHarness" w:date="2026-03-28T21:57:55Z">
        <w:r>
          <w:delText>4</w:delText>
        </w:r>
      </w:del>
    </w:p>
    <w:p ns2:paraId="30178AC5" ns2:textId="29A7D587" w:rsidR="00914D2C" w:rsidRDefault="00914D2C">
      <w:pPr>
        <w:pStyle w:val="TableofFigures"/>
        <w:rPr>
          <w:rFonts w:asciiTheme="minorHAnsi" w:eastAsiaTheme="minorEastAsia" w:hAnsiTheme="minorHAnsi" w:cstheme="minorBidi"/>
          <w:kern w:val="2"/>
          <w:sz w:val="22"/>
          <w:szCs w:val="22"/>
          <ns2:ligatures ns2:val="standardContextual"/>
        </w:rPr>
      </w:pPr>
      <w:del w:id="3492" w:author="GoldenCorpusHarness" w:date="2026-03-28T21:57:55Z">
        <w:r>
          <w:delText>F</w:delText>
        </w:r>
      </w:del>
      <w:ins w:id="3493" w:author="GoldenCorpusHarness" w:date="2026-03-28T21:57:55Z">
        <w:r>
          <w:t>Table 72Study MK-2870-003 (SKB264-Ⅱ-04): Part</w:t>
        </w:r>
      </w:ins>
      <w:r>
        <w:t>i</w:t>
      </w:r>
      <w:ins w:id="3494" w:author="GoldenCorpusHarness" w:date="2026-03-28T21:57:55Z">
        <w:r>
          <w:t>cipants With Dru</w:t>
        </w:r>
      </w:ins>
      <w:r>
        <w:t>g</w:t>
      </w:r>
      <w:del w:id="3495" w:author="GoldenCorpusHarness" w:date="2026-03-28T21:57:55Z">
        <w:r>
          <w:delText>u</w:delText>
        </w:r>
      </w:del>
      <w:ins w:id="3496" w:author="GoldenCorpusHarness" w:date="2026-03-28T21:57:55Z">
        <w:r>
          <w:t>-</w:t>
        </w:r>
      </w:ins>
      <w:r>
        <w:t>re</w:t>
      </w:r>
      <w:del w:id="3497" w:author="GoldenCorpusHarness" w:date="2026-03-28T21:57:55Z">
        <w:r>
          <w:delText xml:space="preserve"> </w:delText>
        </w:r>
      </w:del>
      <w:ins w:id="3498" w:author="GoldenCorpusHarness" w:date="2026-03-28T21:57:55Z">
        <w:r>
          <w:t>lated Grade ≥</w:t>
        </w:r>
      </w:ins>
      <w:r>
        <w:t>3</w:t>
      </w:r>
      <w:ins w:id="3499" w:author="GoldenCorpusHarness" w:date="2026-03-28T21:57:55Z">
        <w:r>
          <w:t xml:space="preserve"> Adverse </w:t>
        </w:r>
      </w:ins>
      <w:r>
        <w:t>E</w:t>
      </w:r>
      <w:del w:id="3500" w:author="GoldenCorpusHarness" w:date="2026-03-28T21:57:55Z">
        <w:r>
          <w:delText>ff</w:delText>
        </w:r>
      </w:del>
      <w:ins w:id="3501" w:author="GoldenCorpusHarness" w:date="2026-03-28T21:57:55Z">
        <w:r>
          <w:t>vents by D</w:t>
        </w:r>
      </w:ins>
      <w:r>
        <w:t>ec</w:t>
      </w:r>
      <w:del w:id="3502" w:author="GoldenCorpusHarness" w:date="2026-03-28T21:57:55Z">
        <w:r>
          <w:delText>t</w:delText>
        </w:r>
      </w:del>
      <w:ins w:id="3503" w:author="GoldenCorpusHarness" w:date="2026-03-28T21:57:55Z">
        <w:r>
          <w:t>reasing</w:t>
        </w:r>
      </w:ins>
      <w:r>
        <w:t xml:space="preserve"> </w:t>
      </w:r>
      <w:del w:id="3504" w:author="GoldenCorpusHarness" w:date="2026-03-28T21:57:55Z">
        <w:r>
          <w:delText>of</w:delText>
        </w:r>
      </w:del>
      <w:ins w:id="3505" w:author="GoldenCorpusHarness" w:date="2026-03-28T21:57:55Z">
        <w:r>
          <w:t>Incidence</w:t>
        </w:r>
      </w:ins>
      <w:r>
        <w:t xml:space="preserve"> </w:t>
      </w:r>
      <w:del w:id="3506" w:author="GoldenCorpusHarness" w:date="2026-03-28T21:57:55Z">
        <w:r>
          <w:delText>Sa</w:delText>
        </w:r>
      </w:del>
      <w:ins w:id="3507" w:author="GoldenCorpusHarness" w:date="2026-03-28T21:57:55Z">
        <w:r>
          <w:t>(In</w:t>
        </w:r>
      </w:ins>
      <w:r>
        <w:t>c</w:t>
      </w:r>
      <w:del w:id="3508" w:author="GoldenCorpusHarness" w:date="2026-03-28T21:57:55Z">
        <w:r>
          <w:delText>-TMT</w:delText>
        </w:r>
      </w:del>
      <w:ins w:id="3509" w:author="GoldenCorpusHarness" w:date="2026-03-28T21:57:55Z">
        <w:r>
          <w:t>idence ≥5%</w:t>
        </w:r>
      </w:ins>
      <w:r>
        <w:t xml:space="preserve"> in </w:t>
      </w:r>
      <w:del w:id="3510" w:author="GoldenCorpusHarness" w:date="2026-03-28T21:57:55Z">
        <w:r>
          <w:delText>the Immu</w:delText>
        </w:r>
      </w:del>
      <w:ins w:id="3511" w:author="GoldenCorpusHarness" w:date="2026-03-28T21:57:55Z">
        <w:r>
          <w:t>O</w:t>
        </w:r>
      </w:ins>
      <w:r>
        <w:t xml:space="preserve">ne </w:t>
      </w:r>
      <w:del w:id="3512" w:author="GoldenCorpusHarness" w:date="2026-03-28T21:57:55Z">
        <w:r>
          <w:delText>Reconstituted HCC827 Tum</w:delText>
        </w:r>
      </w:del>
      <w:r>
        <w:t>or</w:t>
      </w:r>
      <w:del w:id="3513" w:author="GoldenCorpusHarness" w:date="2026-03-28T21:57:55Z">
        <w:r>
          <w:delText>bearing</w:delText>
        </w:r>
      </w:del>
      <w:r>
        <w:t xml:space="preserve"> Mo</w:t>
      </w:r>
      <w:del w:id="3514" w:author="GoldenCorpusHarness" w:date="2026-03-28T21:57:55Z">
        <w:r>
          <w:delText>us</w:delText>
        </w:r>
      </w:del>
      <w:ins w:id="3515" w:author="GoldenCorpusHarness" w:date="2026-03-28T21:57:55Z">
        <w:r>
          <w:t>r</w:t>
        </w:r>
      </w:ins>
      <w:r>
        <w:t xml:space="preserve">e </w:t>
      </w:r>
      <w:del w:id="3516" w:author="GoldenCorpusHarness" w:date="2026-03-28T21:57:55Z">
        <w:r>
          <w:delText>M</w:delText>
        </w:r>
      </w:del>
      <w:ins w:id="3517" w:author="GoldenCorpusHarness" w:date="2026-03-28T21:57:55Z">
        <w:r>
          <w:t>Treatment Gr</w:t>
        </w:r>
      </w:ins>
      <w:r>
        <w:t>o</w:t>
      </w:r>
      <w:del w:id="3518" w:author="GoldenCorpusHarness" w:date="2026-03-28T21:57:55Z">
        <w:r>
          <w:delText>de</w:delText>
        </w:r>
      </w:del>
      <w:ins w:id="3519" w:author="GoldenCorpusHarness" w:date="2026-03-28T21:57:55Z">
        <w:r>
          <w:t>ups) (APaT Popu</w:t>
        </w:r>
      </w:ins>
      <w:r>
        <w:t>l</w:t>
      </w:r>
      <w:del w:id="3520" w:author="GoldenCorpusHarness" w:date="2026-03-28T21:57:55Z">
        <w:r>
          <w:delText>36</w:delText>
        </w:r>
      </w:del>
      <w:ins w:id="3521" w:author="GoldenCorpusHarness" w:date="2026-03-28T21:57:55Z">
        <w:r>
          <w:t>ation)225</w:t>
        </w:r>
      </w:ins>
    </w:p>
    <w:p ns2:paraId="123377BE" ns2:textId="3CBBB72A" w:rsidR="00914D2C" w:rsidRDefault="00914D2C">
      <w:pPr>
        <w:pStyle w:val="TableofFigures"/>
        <w:rPr>
          <w:rFonts w:asciiTheme="minorHAnsi" w:eastAsiaTheme="minorEastAsia" w:hAnsiTheme="minorHAnsi" w:cstheme="minorBidi"/>
          <w:kern w:val="2"/>
          <w:sz w:val="22"/>
          <w:szCs w:val="22"/>
          <ns2:ligatures ns2:val="standardContextual"/>
        </w:rPr>
      </w:pPr>
      <w:del w:id="3522" w:author="GoldenCorpusHarness" w:date="2026-03-28T21:57:55Z">
        <w:r>
          <w:delText>F</w:delText>
        </w:r>
      </w:del>
      <w:ins w:id="3523" w:author="GoldenCorpusHarness" w:date="2026-03-28T21:57:55Z">
        <w:r>
          <w:t>Table 73Study MK-2870-003 (SKB264-Ⅱ-04): Part</w:t>
        </w:r>
      </w:ins>
      <w:r>
        <w:t>i</w:t>
      </w:r>
      <w:ins w:id="3524" w:author="GoldenCorpusHarness" w:date="2026-03-28T21:57:55Z">
        <w:r>
          <w:t>cipants With Dru</w:t>
        </w:r>
      </w:ins>
      <w:r>
        <w:t>g</w:t>
      </w:r>
      <w:del w:id="3525" w:author="GoldenCorpusHarness" w:date="2026-03-28T21:57:55Z">
        <w:r>
          <w:delText>u</w:delText>
        </w:r>
      </w:del>
      <w:ins w:id="3526" w:author="GoldenCorpusHarness" w:date="2026-03-28T21:57:55Z">
        <w:r>
          <w:t>-</w:t>
        </w:r>
      </w:ins>
      <w:r>
        <w:t>re</w:t>
      </w:r>
      <w:del w:id="3527" w:author="GoldenCorpusHarness" w:date="2026-03-28T21:57:55Z">
        <w:r>
          <w:delText xml:space="preserve"> 4</w:delText>
        </w:r>
      </w:del>
      <w:ins w:id="3528" w:author="GoldenCorpusHarness" w:date="2026-03-28T21:57:55Z">
        <w:r>
          <w:t xml:space="preserve">lated Serious </w:t>
        </w:r>
      </w:ins>
      <w:r>
        <w:t>A</w:t>
      </w:r>
      <w:ins w:id="3529" w:author="GoldenCorpusHarness" w:date="2026-03-28T21:57:55Z">
        <w:r>
          <w:t>dverse Eve</w:t>
        </w:r>
      </w:ins>
      <w:r>
        <w:t>nt</w:t>
      </w:r>
      <w:ins w:id="3530" w:author="GoldenCorpusHarness" w:date="2026-03-28T21:57:55Z">
        <w:r>
          <w:t>s by Decreas</w:t>
        </w:r>
      </w:ins>
      <w:r>
        <w:t>i</w:t>
      </w:r>
      <w:del w:id="3531" w:author="GoldenCorpusHarness" w:date="2026-03-28T21:57:55Z">
        <w:r>
          <w:delText>tum</w:delText>
        </w:r>
      </w:del>
      <w:ins w:id="3532" w:author="GoldenCorpusHarness" w:date="2026-03-28T21:57:55Z">
        <w:r>
          <w:t xml:space="preserve">ng Incidence (Incidence &gt;0% in One </w:t>
        </w:r>
      </w:ins>
      <w:r>
        <w:t xml:space="preserve">or </w:t>
      </w:r>
      <w:ins w:id="3533" w:author="GoldenCorpusHarness" w:date="2026-03-28T21:57:55Z">
        <w:r>
          <w:t>More Treatment Groups) (</w:t>
        </w:r>
      </w:ins>
      <w:r>
        <w:t>A</w:t>
      </w:r>
      <w:del w:id="3534" w:author="GoldenCorpusHarness" w:date="2026-03-28T21:57:55Z">
        <w:r>
          <w:delText>ctivity of S</w:delText>
        </w:r>
      </w:del>
      <w:ins w:id="3535" w:author="GoldenCorpusHarness" w:date="2026-03-28T21:57:55Z">
        <w:r>
          <w:t>P</w:t>
        </w:r>
      </w:ins>
      <w:r>
        <w:t>a</w:t>
      </w:r>
      <w:del w:id="3536" w:author="GoldenCorpusHarness" w:date="2026-03-28T21:57:55Z">
        <w:r>
          <w:delText>c-TM</w:delText>
        </w:r>
      </w:del>
      <w:r>
        <w:t xml:space="preserve">T </w:t>
      </w:r>
      <w:del w:id="3537" w:author="GoldenCorpusHarness" w:date="2026-03-28T21:57:55Z">
        <w:r>
          <w:delText>After Intravesica</w:delText>
        </w:r>
      </w:del>
      <w:ins w:id="3538" w:author="GoldenCorpusHarness" w:date="2026-03-28T21:57:55Z">
        <w:r>
          <w:t>Popu</w:t>
        </w:r>
      </w:ins>
      <w:r>
        <w:t>l</w:t>
      </w:r>
      <w:del w:id="3539" w:author="GoldenCorpusHarness" w:date="2026-03-28T21:57:55Z">
        <w:r>
          <w:delText xml:space="preserve"> Administr</w:delText>
        </w:r>
      </w:del>
      <w:r>
        <w:t>ation</w:t>
      </w:r>
      <w:del w:id="3540" w:author="GoldenCorpusHarness" w:date="2026-03-28T21:57:55Z">
        <w:r>
          <w:delText xml:space="preserve"> (1 hour dwell time</w:delText>
        </w:r>
      </w:del>
      <w:r>
        <w:t>)</w:t>
      </w:r>
      <w:del w:id="3541" w:author="GoldenCorpusHarness" w:date="2026-03-28T21:57:55Z">
        <w:r>
          <w:delText xml:space="preserve"> in the Orthotopic UM-UC-3-Luc-TROP</w:delText>
        </w:r>
      </w:del>
      <w:r>
        <w:t>2</w:t>
      </w:r>
      <w:del w:id="3542" w:author="GoldenCorpusHarness" w:date="2026-03-28T21:57:55Z">
        <w:r>
          <w:delText>-NECTIN-4 NMIBC Mouse Tumor Model38</w:delText>
        </w:r>
      </w:del>
      <w:ins w:id="3543" w:author="GoldenCorpusHarness" w:date="2026-03-28T21:57:55Z">
        <w:r>
          <w:t>26</w:t>
        </w:r>
      </w:ins>
    </w:p>
    <w:p ns2:paraId="5B857523" ns2:textId="1BE359CB" w:rsidR="00914D2C" w:rsidRDefault="00914D2C">
      <w:pPr>
        <w:pStyle w:val="TableofFigures"/>
        <w:rPr>
          <w:rFonts w:asciiTheme="minorHAnsi" w:eastAsiaTheme="minorEastAsia" w:hAnsiTheme="minorHAnsi" w:cstheme="minorBidi"/>
          <w:kern w:val="2"/>
          <w:sz w:val="22"/>
          <w:szCs w:val="22"/>
          <ns2:ligatures ns2:val="standardContextual"/>
        </w:rPr>
      </w:pPr>
      <w:del w:id="3544" w:author="GoldenCorpusHarness" w:date="2026-03-28T21:57:55Z">
        <w:r>
          <w:delText>Fi</w:delText>
        </w:r>
      </w:del>
      <w:ins w:id="3545" w:author="GoldenCorpusHarness" w:date="2026-03-28T21:57:55Z">
        <w:r>
          <w:t>Table 74Study MK-2870-003 (SKB264-Ⅱ-04): Participants With Adverse Events Resultin</w:t>
        </w:r>
      </w:ins>
      <w:r>
        <w:t>g</w:t>
      </w:r>
      <w:del w:id="3546" w:author="GoldenCorpusHarness" w:date="2026-03-28T21:57:55Z">
        <w:r>
          <w:delText>ure 5</w:delText>
        </w:r>
      </w:del>
      <w:ins w:id="3547" w:author="GoldenCorpusHarness" w:date="2026-03-28T21:57:55Z">
        <w:r>
          <w:t xml:space="preserve"> in Sac-TMT</w:t>
        </w:r>
      </w:ins>
      <w:r>
        <w:t xml:space="preserve"> D</w:t>
      </w:r>
      <w:del w:id="3548" w:author="GoldenCorpusHarness" w:date="2026-03-28T21:57:55Z">
        <w:r>
          <w:delText>ose Nor</w:delText>
        </w:r>
      </w:del>
      <w:ins w:id="3549" w:author="GoldenCorpusHarness" w:date="2026-03-28T21:57:55Z">
        <w:r>
          <w:t>iscontinuation By Decreasing Incidence (Incidence &gt;0% in One or More Treat</w:t>
        </w:r>
      </w:ins>
      <w:r>
        <w:t>m</w:t>
      </w:r>
      <w:del w:id="3550" w:author="GoldenCorpusHarness" w:date="2026-03-28T21:57:55Z">
        <w:r>
          <w:delText>a</w:delText>
        </w:r>
      </w:del>
      <w:ins w:id="3551" w:author="GoldenCorpusHarness" w:date="2026-03-28T21:57:55Z">
        <w:r>
          <w:t>ent Groups) (APaT Popu</w:t>
        </w:r>
      </w:ins>
      <w:r>
        <w:t>l</w:t>
      </w:r>
      <w:del w:id="3552" w:author="GoldenCorpusHarness" w:date="2026-03-28T21:57:55Z">
        <w:r>
          <w:delText>ized PK Exposures for Sac-TMT ADC in Participants with Solid Tumors94</w:delText>
        </w:r>
      </w:del>
      <w:ins w:id="3553" w:author="GoldenCorpusHarness" w:date="2026-03-28T21:57:55Z">
        <w:r>
          <w:t>ation)228</w:t>
        </w:r>
      </w:ins>
    </w:p>
    <w:p ns2:paraId="29EB93A3" ns2:textId="14946CBF" w:rsidR="00914D2C" w:rsidRDefault="00914D2C">
      <w:pPr>
        <w:pStyle w:val="TableofFigures"/>
        <w:rPr>
          <w:rFonts w:asciiTheme="minorHAnsi" w:eastAsiaTheme="minorEastAsia" w:hAnsiTheme="minorHAnsi" w:cstheme="minorBidi"/>
          <w:kern w:val="2"/>
          <w:sz w:val="22"/>
          <w:szCs w:val="22"/>
          <ns2:ligatures ns2:val="standardContextual"/>
        </w:rPr>
      </w:pPr>
      <w:del w:id="3554" w:author="GoldenCorpusHarness" w:date="2026-03-28T21:57:55Z">
        <w:r>
          <w:delText>Figure 6Prob</w:delText>
        </w:r>
      </w:del>
      <w:ins w:id="3555" w:author="GoldenCorpusHarness" w:date="2026-03-28T21:57:55Z">
        <w:r>
          <w:t>T</w:t>
        </w:r>
      </w:ins>
      <w:r>
        <w:t>ab</w:t>
      </w:r>
      <w:del w:id="3556" w:author="GoldenCorpusHarness" w:date="2026-03-28T21:57:55Z">
        <w:r>
          <w:delText>i</w:delText>
        </w:r>
      </w:del>
      <w:r>
        <w:t>l</w:t>
      </w:r>
      <w:del w:id="3557" w:author="GoldenCorpusHarness" w:date="2026-03-28T21:57:55Z">
        <w:r>
          <w:delText>i</w:delText>
        </w:r>
      </w:del>
      <w:ins w:id="3558" w:author="GoldenCorpusHarness" w:date="2026-03-28T21:57:55Z">
        <w:r>
          <w:t>e 75S</w:t>
        </w:r>
      </w:ins>
      <w:r>
        <w:t>t</w:t>
      </w:r>
      <w:ins w:id="3559" w:author="GoldenCorpusHarness" w:date="2026-03-28T21:57:55Z">
        <w:r>
          <w:t>ud</w:t>
        </w:r>
      </w:ins>
      <w:r>
        <w:t xml:space="preserve">y </w:t>
      </w:r>
      <w:del w:id="3560" w:author="GoldenCorpusHarness" w:date="2026-03-28T21:57:55Z">
        <w:r>
          <w:delText>of</w:delText>
        </w:r>
      </w:del>
      <w:ins w:id="3561" w:author="GoldenCorpusHarness" w:date="2026-03-28T21:57:55Z">
        <w:r>
          <w:t>MK-2870-013</w:t>
        </w:r>
      </w:ins>
      <w:r>
        <w:t xml:space="preserve"> </w:t>
      </w:r>
      <w:del w:id="3562" w:author="GoldenCorpusHarness" w:date="2026-03-28T21:57:55Z">
        <w:r>
          <w:delText xml:space="preserve">Response Versus </w:delText>
        </w:r>
      </w:del>
      <w:ins w:id="3563" w:author="GoldenCorpusHarness" w:date="2026-03-28T21:57:55Z">
        <w:r>
          <w:t>(</w:t>
        </w:r>
      </w:ins>
      <w:r>
        <w:t>S</w:t>
      </w:r>
      <w:del w:id="3564" w:author="GoldenCorpusHarness" w:date="2026-03-28T21:57:55Z">
        <w:r>
          <w:delText>ac</w:delText>
        </w:r>
      </w:del>
      <w:ins w:id="3565" w:author="GoldenCorpusHarness" w:date="2026-03-28T21:57:55Z">
        <w:r>
          <w:t>KB264</w:t>
        </w:r>
      </w:ins>
      <w:r>
        <w:t>-</w:t>
      </w:r>
      <w:del w:id="3566" w:author="GoldenCorpusHarness" w:date="2026-03-28T21:57:55Z">
        <w:r>
          <w:delText>TMT ADC Exposure in</w:delText>
        </w:r>
      </w:del>
      <w:ins w:id="3567" w:author="GoldenCorpusHarness" w:date="2026-03-28T21:57:55Z">
        <w:r>
          <w:t>Ⅱ-05):</w:t>
        </w:r>
      </w:ins>
      <w:r>
        <w:t xml:space="preserve"> Participants With </w:t>
      </w:r>
      <w:ins w:id="3568" w:author="GoldenCorpusHarness" w:date="2026-03-28T21:57:55Z">
        <w:r>
          <w:t xml:space="preserve">Adverse Events by Preferred </w:t>
        </w:r>
      </w:ins>
      <w:r>
        <w:t>T</w:t>
      </w:r>
      <w:del w:id="3569" w:author="GoldenCorpusHarness" w:date="2026-03-28T21:57:55Z">
        <w:r>
          <w:delText>NBC</w:delText>
        </w:r>
      </w:del>
      <w:ins w:id="3570" w:author="GoldenCorpusHarness" w:date="2026-03-28T21:57:55Z">
        <w:r>
          <w:t>erms by Decreasing Incidence (Incidence ≥10% in One or More Treatment Groups) (APaT Population)22</w:t>
        </w:r>
      </w:ins>
      <w:r>
        <w:t>9</w:t>
      </w:r>
      <w:del w:id="3571" w:author="GoldenCorpusHarness" w:date="2026-03-28T21:57:55Z">
        <w:r>
          <w:delText>6</w:delText>
        </w:r>
      </w:del>
    </w:p>
    <w:p ns2:paraId="4D8B9879" ns2:textId="64335431" w:rsidR="00914D2C" w:rsidRDefault="00914D2C">
      <w:pPr>
        <w:pStyle w:val="TableofFigures"/>
        <w:rPr>
          <w:rFonts w:asciiTheme="minorHAnsi" w:eastAsiaTheme="minorEastAsia" w:hAnsiTheme="minorHAnsi" w:cstheme="minorBidi"/>
          <w:kern w:val="2"/>
          <w:sz w:val="22"/>
          <w:szCs w:val="22"/>
          <ns2:ligatures ns2:val="standardContextual"/>
        </w:rPr>
      </w:pPr>
      <w:del w:id="3572" w:author="GoldenCorpusHarness" w:date="2026-03-28T21:57:55Z">
        <w:r>
          <w:delText>Figur</w:delText>
        </w:r>
      </w:del>
      <w:ins w:id="3573" w:author="GoldenCorpusHarness" w:date="2026-03-28T21:57:55Z">
        <w:r>
          <w:t>Tabl</w:t>
        </w:r>
      </w:ins>
      <w:r>
        <w:t>e 7</w:t>
      </w:r>
      <w:del w:id="3574" w:author="GoldenCorpusHarness" w:date="2026-03-28T21:57:55Z">
        <w:r>
          <w:delText>Probabili</w:delText>
        </w:r>
      </w:del>
      <w:ins w:id="3575" w:author="GoldenCorpusHarness" w:date="2026-03-28T21:57:55Z">
        <w:r>
          <w:t>6S</w:t>
        </w:r>
      </w:ins>
      <w:r>
        <w:t>t</w:t>
      </w:r>
      <w:ins w:id="3576" w:author="GoldenCorpusHarness" w:date="2026-03-28T21:57:55Z">
        <w:r>
          <w:t>ud</w:t>
        </w:r>
      </w:ins>
      <w:r>
        <w:t xml:space="preserve">y </w:t>
      </w:r>
      <w:del w:id="3577" w:author="GoldenCorpusHarness" w:date="2026-03-28T21:57:55Z">
        <w:r>
          <w:delText>of</w:delText>
        </w:r>
      </w:del>
      <w:ins w:id="3578" w:author="GoldenCorpusHarness" w:date="2026-03-28T21:57:55Z">
        <w:r>
          <w:t>MK-2870-013</w:t>
        </w:r>
      </w:ins>
      <w:r>
        <w:t xml:space="preserve"> </w:t>
      </w:r>
      <w:del w:id="3579" w:author="GoldenCorpusHarness" w:date="2026-03-28T21:57:55Z">
        <w:r>
          <w:delText xml:space="preserve">Response Versus </w:delText>
        </w:r>
      </w:del>
      <w:ins w:id="3580" w:author="GoldenCorpusHarness" w:date="2026-03-28T21:57:55Z">
        <w:r>
          <w:t>(</w:t>
        </w:r>
      </w:ins>
      <w:r>
        <w:t>S</w:t>
      </w:r>
      <w:del w:id="3581" w:author="GoldenCorpusHarness" w:date="2026-03-28T21:57:55Z">
        <w:r>
          <w:delText>ac</w:delText>
        </w:r>
      </w:del>
      <w:ins w:id="3582" w:author="GoldenCorpusHarness" w:date="2026-03-28T21:57:55Z">
        <w:r>
          <w:t>KB264</w:t>
        </w:r>
      </w:ins>
      <w:r>
        <w:t>-</w:t>
      </w:r>
      <w:del w:id="3583" w:author="GoldenCorpusHarness" w:date="2026-03-28T21:57:55Z">
        <w:r>
          <w:delText>TMT ADC Exposure in</w:delText>
        </w:r>
      </w:del>
      <w:ins w:id="3584" w:author="GoldenCorpusHarness" w:date="2026-03-28T21:57:55Z">
        <w:r>
          <w:t>Ⅱ-05):</w:t>
        </w:r>
      </w:ins>
      <w:r>
        <w:t xml:space="preserve"> Participants With </w:t>
      </w:r>
      <w:del w:id="3585" w:author="GoldenCorpusHarness" w:date="2026-03-28T21:57:55Z">
        <w:r>
          <w:delText>NSCLC97</w:delText>
        </w:r>
      </w:del>
      <w:ins w:id="3586" w:author="GoldenCorpusHarness" w:date="2026-03-28T21:57:55Z">
        <w:r>
          <w:t>Drug-related Adverse Events by Preferred Terms by Decreasing Incidence (Incidence ≥10% in One or More Treatment Groups) (APaT Population)231</w:t>
        </w:r>
      </w:ins>
    </w:p>
    <w:p ns2:paraId="7F654600" ns2:textId="2070D1DF" w:rsidR="00914D2C" w:rsidRDefault="00914D2C">
      <w:pPr>
        <w:pStyle w:val="TableofFigures"/>
        <w:rPr>
          <w:rFonts w:asciiTheme="minorHAnsi" w:eastAsiaTheme="minorEastAsia" w:hAnsiTheme="minorHAnsi" w:cstheme="minorBidi"/>
          <w:kern w:val="2"/>
          <w:sz w:val="22"/>
          <w:szCs w:val="22"/>
          <ns2:ligatures ns2:val="standardContextual"/>
        </w:rPr>
      </w:pPr>
      <w:del w:id="3587" w:author="GoldenCorpusHarness" w:date="2026-03-28T21:57:55Z">
        <w:r>
          <w:delText>Figur</w:delText>
        </w:r>
      </w:del>
      <w:ins w:id="3588" w:author="GoldenCorpusHarness" w:date="2026-03-28T21:57:55Z">
        <w:r>
          <w:t>Tabl</w:t>
        </w:r>
      </w:ins>
      <w:r>
        <w:t xml:space="preserve">e </w:t>
      </w:r>
      <w:del w:id="3589" w:author="GoldenCorpusHarness" w:date="2026-03-28T21:57:55Z">
        <w:r>
          <w:delText>8Probabili</w:delText>
        </w:r>
      </w:del>
      <w:ins w:id="3590" w:author="GoldenCorpusHarness" w:date="2026-03-28T21:57:55Z">
        <w:r>
          <w:t>77S</w:t>
        </w:r>
      </w:ins>
      <w:r>
        <w:t>t</w:t>
      </w:r>
      <w:ins w:id="3591" w:author="GoldenCorpusHarness" w:date="2026-03-28T21:57:55Z">
        <w:r>
          <w:t>ud</w:t>
        </w:r>
      </w:ins>
      <w:r>
        <w:t xml:space="preserve">y </w:t>
      </w:r>
      <w:del w:id="3592" w:author="GoldenCorpusHarness" w:date="2026-03-28T21:57:55Z">
        <w:r>
          <w:delText>of</w:delText>
        </w:r>
      </w:del>
      <w:ins w:id="3593" w:author="GoldenCorpusHarness" w:date="2026-03-28T21:57:55Z">
        <w:r>
          <w:t>MK-2870-013</w:t>
        </w:r>
      </w:ins>
      <w:r>
        <w:t xml:space="preserve"> </w:t>
      </w:r>
      <w:del w:id="3594" w:author="GoldenCorpusHarness" w:date="2026-03-28T21:57:55Z">
        <w:r>
          <w:delText xml:space="preserve">Adverse Event Versus </w:delText>
        </w:r>
      </w:del>
      <w:ins w:id="3595" w:author="GoldenCorpusHarness" w:date="2026-03-28T21:57:55Z">
        <w:r>
          <w:t>(</w:t>
        </w:r>
      </w:ins>
      <w:r>
        <w:t>S</w:t>
      </w:r>
      <w:del w:id="3596" w:author="GoldenCorpusHarness" w:date="2026-03-28T21:57:55Z">
        <w:r>
          <w:delText>ac</w:delText>
        </w:r>
      </w:del>
      <w:ins w:id="3597" w:author="GoldenCorpusHarness" w:date="2026-03-28T21:57:55Z">
        <w:r>
          <w:t>KB264</w:t>
        </w:r>
      </w:ins>
      <w:r>
        <w:t>-</w:t>
      </w:r>
      <w:del w:id="3598" w:author="GoldenCorpusHarness" w:date="2026-03-28T21:57:55Z">
        <w:r>
          <w:delText>TMT sac</w:delText>
        </w:r>
      </w:del>
      <w:ins w:id="3599" w:author="GoldenCorpusHarness" w:date="2026-03-28T21:57:55Z">
        <w:r>
          <w:t>Ⅱ</w:t>
        </w:r>
      </w:ins>
      <w:r>
        <w:t>-</w:t>
      </w:r>
      <w:del w:id="3600" w:author="GoldenCorpusHarness" w:date="2026-03-28T21:57:55Z">
        <w:r>
          <w:delText>TMT ADC Exposure in</w:delText>
        </w:r>
      </w:del>
      <w:ins w:id="3601" w:author="GoldenCorpusHarness" w:date="2026-03-28T21:57:55Z">
        <w:r>
          <w:t>05):</w:t>
        </w:r>
      </w:ins>
      <w:r>
        <w:t xml:space="preserve"> Participants With </w:t>
      </w:r>
      <w:ins w:id="3602" w:author="GoldenCorpusHarness" w:date="2026-03-28T21:57:55Z">
        <w:r>
          <w:t xml:space="preserve">Drug-related Grade ≥3 Adverse Events by Decreasing Incidence (Incidence ≥5% in One or More </w:t>
        </w:r>
      </w:ins>
      <w:r>
        <w:t>T</w:t>
      </w:r>
      <w:del w:id="3603" w:author="GoldenCorpusHarness" w:date="2026-03-28T21:57:55Z">
        <w:r>
          <w:delText>NBC98</w:delText>
        </w:r>
      </w:del>
      <w:ins w:id="3604" w:author="GoldenCorpusHarness" w:date="2026-03-28T21:57:55Z">
        <w:r>
          <w:t>reatment Groups) (APaT Population)233</w:t>
        </w:r>
      </w:ins>
    </w:p>
    <w:p ns2:paraId="6B3B6B5A" ns2:textId="045DAA8B" w:rsidR="00914D2C" w:rsidRDefault="00914D2C">
      <w:pPr>
        <w:pStyle w:val="TableofFigures"/>
        <w:rPr>
          <w:rFonts w:asciiTheme="minorHAnsi" w:eastAsiaTheme="minorEastAsia" w:hAnsiTheme="minorHAnsi" w:cstheme="minorBidi"/>
          <w:kern w:val="2"/>
          <w:sz w:val="22"/>
          <w:szCs w:val="22"/>
          <ns2:ligatures ns2:val="standardContextual"/>
        </w:rPr>
      </w:pPr>
      <w:del w:id="3605" w:author="GoldenCorpusHarness" w:date="2026-03-28T21:57:55Z">
        <w:r>
          <w:delText>Figur</w:delText>
        </w:r>
      </w:del>
      <w:ins w:id="3606" w:author="GoldenCorpusHarness" w:date="2026-03-28T21:57:55Z">
        <w:r>
          <w:t>Tabl</w:t>
        </w:r>
      </w:ins>
      <w:r>
        <w:t xml:space="preserve">e </w:t>
      </w:r>
      <w:del w:id="3607" w:author="GoldenCorpusHarness" w:date="2026-03-28T21:57:55Z">
        <w:r>
          <w:delText>9Probabili</w:delText>
        </w:r>
      </w:del>
      <w:ins w:id="3608" w:author="GoldenCorpusHarness" w:date="2026-03-28T21:57:55Z">
        <w:r>
          <w:t>78S</w:t>
        </w:r>
      </w:ins>
      <w:r>
        <w:t>t</w:t>
      </w:r>
      <w:ins w:id="3609" w:author="GoldenCorpusHarness" w:date="2026-03-28T21:57:55Z">
        <w:r>
          <w:t>ud</w:t>
        </w:r>
      </w:ins>
      <w:r>
        <w:t xml:space="preserve">y </w:t>
      </w:r>
      <w:del w:id="3610" w:author="GoldenCorpusHarness" w:date="2026-03-28T21:57:55Z">
        <w:r>
          <w:delText>of</w:delText>
        </w:r>
      </w:del>
      <w:ins w:id="3611" w:author="GoldenCorpusHarness" w:date="2026-03-28T21:57:55Z">
        <w:r>
          <w:t>MK-2870-013</w:t>
        </w:r>
      </w:ins>
      <w:r>
        <w:t xml:space="preserve"> </w:t>
      </w:r>
      <w:del w:id="3612" w:author="GoldenCorpusHarness" w:date="2026-03-28T21:57:55Z">
        <w:r>
          <w:delText xml:space="preserve">Adverse Event Versus </w:delText>
        </w:r>
      </w:del>
      <w:ins w:id="3613" w:author="GoldenCorpusHarness" w:date="2026-03-28T21:57:55Z">
        <w:r>
          <w:t>(</w:t>
        </w:r>
      </w:ins>
      <w:r>
        <w:t>S</w:t>
      </w:r>
      <w:del w:id="3614" w:author="GoldenCorpusHarness" w:date="2026-03-28T21:57:55Z">
        <w:r>
          <w:delText>ac</w:delText>
        </w:r>
      </w:del>
      <w:ins w:id="3615" w:author="GoldenCorpusHarness" w:date="2026-03-28T21:57:55Z">
        <w:r>
          <w:t>KB264</w:t>
        </w:r>
      </w:ins>
      <w:r>
        <w:t>-</w:t>
      </w:r>
      <w:del w:id="3616" w:author="GoldenCorpusHarness" w:date="2026-03-28T21:57:55Z">
        <w:r>
          <w:delText>TMT ADC Exposure in</w:delText>
        </w:r>
      </w:del>
      <w:ins w:id="3617" w:author="GoldenCorpusHarness" w:date="2026-03-28T21:57:55Z">
        <w:r>
          <w:t>Ⅱ-05):</w:t>
        </w:r>
      </w:ins>
      <w:r>
        <w:t xml:space="preserve"> Participants With </w:t>
      </w:r>
      <w:del w:id="3618" w:author="GoldenCorpusHarness" w:date="2026-03-28T21:57:55Z">
        <w:r>
          <w:delText>N</w:delText>
        </w:r>
      </w:del>
      <w:r>
        <w:t>S</w:t>
      </w:r>
      <w:del w:id="3619" w:author="GoldenCorpusHarness" w:date="2026-03-28T21:57:55Z">
        <w:r>
          <w:delText>CLC99</w:delText>
        </w:r>
      </w:del>
      <w:ins w:id="3620" w:author="GoldenCorpusHarness" w:date="2026-03-28T21:57:55Z">
        <w:r>
          <w:t>erious Adverse Events by Preferred Terms (Incidence &gt;0% in One or More Treatment Groups) (APaT Population)234</w:t>
        </w:r>
      </w:ins>
    </w:p>
    <w:p ns2:paraId="6192578D" ns2:textId="412B3938" w:rsidR="00914D2C" w:rsidRDefault="00914D2C">
      <w:pPr>
        <w:pStyle w:val="TableofFigures"/>
        <w:rPr>
          <w:rFonts w:asciiTheme="minorHAnsi" w:eastAsiaTheme="minorEastAsia" w:hAnsiTheme="minorHAnsi" w:cstheme="minorBidi"/>
          <w:kern w:val="2"/>
          <w:sz w:val="22"/>
          <w:szCs w:val="22"/>
          <ns2:ligatures ns2:val="standardContextual"/>
        </w:rPr>
      </w:pPr>
      <w:del w:id="3621" w:author="GoldenCorpusHarness" w:date="2026-03-28T21:57:55Z">
        <w:r>
          <w:delText>Fi</w:delText>
        </w:r>
      </w:del>
      <w:ins w:id="3622" w:author="GoldenCorpusHarness" w:date="2026-03-28T21:57:55Z">
        <w:r>
          <w:t>Table 79Study MK-2870-013 (SKB264-Ⅱ-05): Participants With Adverse Events Resultin</w:t>
        </w:r>
      </w:ins>
      <w:r>
        <w:t>g</w:t>
      </w:r>
      <w:del w:id="3623" w:author="GoldenCorpusHarness" w:date="2026-03-28T21:57:55Z">
        <w:r>
          <w:delText>ure 10</w:delText>
        </w:r>
      </w:del>
      <w:ins w:id="3624" w:author="GoldenCorpusHarness" w:date="2026-03-28T21:57:55Z">
        <w:r>
          <w:t xml:space="preserve"> in Sac-TMT Discontinuation By Decreasing Incidence (Incidence &gt;0% in One or More Treatment Groups) (A</w:t>
        </w:r>
      </w:ins>
      <w:r>
        <w:t>P</w:t>
      </w:r>
      <w:del w:id="3625" w:author="GoldenCorpusHarness" w:date="2026-03-28T21:57:55Z">
        <w:r>
          <w:delText>robabi</w:delText>
        </w:r>
      </w:del>
      <w:ins w:id="3626" w:author="GoldenCorpusHarness" w:date="2026-03-28T21:57:55Z">
        <w:r>
          <w:t>aT Popu</w:t>
        </w:r>
      </w:ins>
      <w:r>
        <w:t>l</w:t>
      </w:r>
      <w:del w:id="3627" w:author="GoldenCorpusHarness" w:date="2026-03-28T21:57:55Z">
        <w:r>
          <w:delText>ity of Dose Interruption, Modification and Relative Dose Intensity Versus Sac-TMT ADC Exposure in Participants With TNBC100</w:delText>
        </w:r>
      </w:del>
      <w:ins w:id="3628" w:author="GoldenCorpusHarness" w:date="2026-03-28T21:57:55Z">
        <w:r>
          <w:t>ation)237</w:t>
        </w:r>
      </w:ins>
    </w:p>
    <w:p ns2:paraId="46359FCD" ns2:textId="5DB5593B" w:rsidR="00914D2C" w:rsidRDefault="00914D2C">
      <w:pPr>
        <w:pStyle w:val="TableofFigures"/>
        <w:rPr>
          <w:rFonts w:asciiTheme="minorHAnsi" w:eastAsiaTheme="minorEastAsia" w:hAnsiTheme="minorHAnsi" w:cstheme="minorBidi"/>
          <w:kern w:val="2"/>
          <w:sz w:val="22"/>
          <w:szCs w:val="22"/>
          <ns2:ligatures ns2:val="standardContextual"/>
        </w:rPr>
      </w:pPr>
      <w:del w:id="3629" w:author="GoldenCorpusHarness" w:date="2026-03-28T21:57:55Z">
        <w:r>
          <w:delText>Figur</w:delText>
        </w:r>
      </w:del>
      <w:ins w:id="3630" w:author="GoldenCorpusHarness" w:date="2026-03-28T21:57:55Z">
        <w:r>
          <w:t>Tabl</w:t>
        </w:r>
      </w:ins>
      <w:r>
        <w:t xml:space="preserve">e </w:t>
      </w:r>
      <w:del w:id="3631" w:author="GoldenCorpusHarness" w:date="2026-03-28T21:57:55Z">
        <w:r>
          <w:delText>11Probabili</w:delText>
        </w:r>
      </w:del>
      <w:ins w:id="3632" w:author="GoldenCorpusHarness" w:date="2026-03-28T21:57:55Z">
        <w:r>
          <w:t>80S</w:t>
        </w:r>
      </w:ins>
      <w:r>
        <w:t>t</w:t>
      </w:r>
      <w:ins w:id="3633" w:author="GoldenCorpusHarness" w:date="2026-03-28T21:57:55Z">
        <w:r>
          <w:t>ud</w:t>
        </w:r>
      </w:ins>
      <w:r>
        <w:t xml:space="preserve">y </w:t>
      </w:r>
      <w:del w:id="3634" w:author="GoldenCorpusHarness" w:date="2026-03-28T21:57:55Z">
        <w:r>
          <w:delText>of</w:delText>
        </w:r>
      </w:del>
      <w:ins w:id="3635" w:author="GoldenCorpusHarness" w:date="2026-03-28T21:57:55Z">
        <w:r>
          <w:t>MK-2870-014</w:t>
        </w:r>
      </w:ins>
      <w:r>
        <w:t xml:space="preserve"> </w:t>
      </w:r>
      <w:del w:id="3636" w:author="GoldenCorpusHarness" w:date="2026-03-28T21:57:55Z">
        <w:r>
          <w:delText xml:space="preserve">Dose </w:delText>
        </w:r>
      </w:del>
      <w:ins w:id="3637" w:author="GoldenCorpusHarness" w:date="2026-03-28T21:57:55Z">
        <w:r>
          <w:t>(SKB264-Ⅱ</w:t>
        </w:r>
      </w:ins>
      <w:r>
        <w:t>I</w:t>
      </w:r>
      <w:del w:id="3638" w:author="GoldenCorpusHarness" w:date="2026-03-28T21:57:55Z">
        <w:r>
          <w:delText>nterruption, Modification and Relative Dose Intensity Versus Sac</w:delText>
        </w:r>
      </w:del>
      <w:r>
        <w:t>-</w:t>
      </w:r>
      <w:del w:id="3639" w:author="GoldenCorpusHarness" w:date="2026-03-28T21:57:55Z">
        <w:r>
          <w:delText>TMT ADC Exposure in</w:delText>
        </w:r>
      </w:del>
      <w:ins w:id="3640" w:author="GoldenCorpusHarness" w:date="2026-03-28T21:57:55Z">
        <w:r>
          <w:t>03):</w:t>
        </w:r>
      </w:ins>
      <w:r>
        <w:t xml:space="preserve"> Participants With </w:t>
      </w:r>
      <w:del w:id="3641" w:author="GoldenCorpusHarness" w:date="2026-03-28T21:57:55Z">
        <w:r>
          <w:delText>NSCLC</w:delText>
        </w:r>
      </w:del>
      <w:ins w:id="3642" w:author="GoldenCorpusHarness" w:date="2026-03-28T21:57:55Z">
        <w:r>
          <w:t>Adverse Events by Preferred Terms by Decreasing Incidence (Incidence ≥</w:t>
        </w:r>
      </w:ins>
      <w:r>
        <w:t>10</w:t>
      </w:r>
      <w:del w:id="3643" w:author="GoldenCorpusHarness" w:date="2026-03-28T21:57:55Z">
        <w:r>
          <w:delText>1</w:delText>
        </w:r>
      </w:del>
      <w:ins w:id="3644" w:author="GoldenCorpusHarness" w:date="2026-03-28T21:57:55Z">
        <w:r>
          <w:t>% in One or More Treatment Groups) (APaT Population)238</w:t>
        </w:r>
      </w:ins>
    </w:p>
    <w:p ns2:paraId="124064AD" ns2:textId="22793C0D" w:rsidR="00914D2C" w:rsidRDefault="00914D2C">
      <w:pPr>
        <w:pStyle w:val="TableofFigures"/>
        <w:rPr>
          <w:rFonts w:asciiTheme="minorHAnsi" w:eastAsiaTheme="minorEastAsia" w:hAnsiTheme="minorHAnsi" w:cstheme="minorBidi"/>
          <w:kern w:val="2"/>
          <w:sz w:val="22"/>
          <w:szCs w:val="22"/>
          <ns2:ligatures ns2:val="standardContextual"/>
        </w:rPr>
      </w:pPr>
      <w:del w:id="3645" w:author="GoldenCorpusHarness" w:date="2026-03-28T21:57:55Z">
        <w:r>
          <w:delText>Fi</w:delText>
        </w:r>
      </w:del>
      <w:ins w:id="3646" w:author="GoldenCorpusHarness" w:date="2026-03-28T21:57:55Z">
        <w:r>
          <w:t>Table 81Study MK-2870-014 (SKB264-ⅡI-03): Participants With Dru</w:t>
        </w:r>
      </w:ins>
      <w:r>
        <w:t>g</w:t>
      </w:r>
      <w:del w:id="3647" w:author="GoldenCorpusHarness" w:date="2026-03-28T21:57:55Z">
        <w:r>
          <w:delText xml:space="preserve">ure </w:delText>
        </w:r>
      </w:del>
      <w:ins w:id="3648" w:author="GoldenCorpusHarness" w:date="2026-03-28T21:57:55Z">
        <w:r>
          <w:t>-related Adverse Events by Preferred Terms by Decreasing Incidence (Incidence ≥</w:t>
        </w:r>
      </w:ins>
      <w:r>
        <w:t>1</w:t>
      </w:r>
      <w:ins w:id="3649" w:author="GoldenCorpusHarness" w:date="2026-03-28T21:57:55Z">
        <w:r>
          <w:t>0% in One or More Treatment Groups) (APaT Population)</w:t>
        </w:r>
      </w:ins>
      <w:r>
        <w:t>2</w:t>
      </w:r>
      <w:del w:id="3650" w:author="GoldenCorpusHarness" w:date="2026-03-28T21:57:55Z">
        <w:r>
          <w:delText>Swimmer Plot For Time to Response and Duration of Treatment for Responders and Waterfall Plot of Best Percentage Change From Baseline for Target Lesions110</w:delText>
        </w:r>
      </w:del>
      <w:ins w:id="3651" w:author="GoldenCorpusHarness" w:date="2026-03-28T21:57:55Z">
        <w:r>
          <w:t>39</w:t>
        </w:r>
      </w:ins>
    </w:p>
    <w:p ns2:paraId="4B62F539" ns2:textId="1675AF42" w:rsidR="00914D2C" w:rsidRDefault="00914D2C">
      <w:pPr>
        <w:pStyle w:val="TableofFigures"/>
        <w:rPr>
          <w:rFonts w:asciiTheme="minorHAnsi" w:eastAsiaTheme="minorEastAsia" w:hAnsiTheme="minorHAnsi" w:cstheme="minorBidi"/>
          <w:kern w:val="2"/>
          <w:sz w:val="22"/>
          <w:szCs w:val="22"/>
          <ns2:ligatures ns2:val="standardContextual"/>
        </w:rPr>
      </w:pPr>
      <w:del w:id="3652" w:author="GoldenCorpusHarness" w:date="2026-03-28T21:57:55Z">
        <w:r>
          <w:delText>Figur</w:delText>
        </w:r>
      </w:del>
      <w:ins w:id="3653" w:author="GoldenCorpusHarness" w:date="2026-03-28T21:57:55Z">
        <w:r>
          <w:t>Tabl</w:t>
        </w:r>
      </w:ins>
      <w:r>
        <w:t xml:space="preserve">e </w:t>
      </w:r>
      <w:del w:id="3654" w:author="GoldenCorpusHarness" w:date="2026-03-28T21:57:55Z">
        <w:r>
          <w:delText>13</w:delText>
        </w:r>
      </w:del>
      <w:ins w:id="3655" w:author="GoldenCorpusHarness" w:date="2026-03-28T21:57:55Z">
        <w:r>
          <w:t xml:space="preserve">82Study </w:t>
        </w:r>
      </w:ins>
      <w:r>
        <w:t>MK-2870-01</w:t>
      </w:r>
      <w:del w:id="3656" w:author="GoldenCorpusHarness" w:date="2026-03-28T21:57:55Z">
        <w:r>
          <w:delText>3</w:delText>
        </w:r>
      </w:del>
      <w:ins w:id="3657" w:author="GoldenCorpusHarness" w:date="2026-03-28T21:57:55Z">
        <w:r>
          <w:t>4</w:t>
        </w:r>
      </w:ins>
      <w:r>
        <w:t xml:space="preserve"> (SKB264-II</w:t>
      </w:r>
      <w:ins w:id="3658" w:author="GoldenCorpusHarness" w:date="2026-03-28T21:57:55Z">
        <w:r>
          <w:t>I</w:t>
        </w:r>
      </w:ins>
      <w:r>
        <w:t>-0</w:t>
      </w:r>
      <w:del w:id="3659" w:author="GoldenCorpusHarness" w:date="2026-03-28T21:57:55Z">
        <w:r>
          <w:delText>5</w:delText>
        </w:r>
      </w:del>
      <w:ins w:id="3660" w:author="GoldenCorpusHarness" w:date="2026-03-28T21:57:55Z">
        <w:r>
          <w:t>3</w:t>
        </w:r>
      </w:ins>
      <w:r>
        <w:t>)</w:t>
      </w:r>
      <w:ins w:id="3661" w:author="GoldenCorpusHarness" w:date="2026-03-28T21:57:55Z">
        <w:r>
          <w:t>:</w:t>
        </w:r>
      </w:ins>
      <w:r>
        <w:t xml:space="preserve"> </w:t>
      </w:r>
      <w:del w:id="3662" w:author="GoldenCorpusHarness" w:date="2026-03-28T21:57:55Z">
        <w:r>
          <w:delText>Coho</w:delText>
        </w:r>
      </w:del>
      <w:ins w:id="3663" w:author="GoldenCorpusHarness" w:date="2026-03-28T21:57:55Z">
        <w:r>
          <w:t>Pa</w:t>
        </w:r>
      </w:ins>
      <w:r>
        <w:t>rt</w:t>
      </w:r>
      <w:del w:id="3664" w:author="GoldenCorpusHarness" w:date="2026-03-28T21:57:55Z">
        <w:r>
          <w:delText xml:space="preserve"> 1B:</w:delText>
        </w:r>
      </w:del>
      <w:ins w:id="3665" w:author="GoldenCorpusHarness" w:date="2026-03-28T21:57:55Z">
        <w:r>
          <w:t>icipants</w:t>
        </w:r>
      </w:ins>
      <w:r>
        <w:t xml:space="preserve"> W</w:t>
      </w:r>
      <w:ins w:id="3666" w:author="GoldenCorpusHarness" w:date="2026-03-28T21:57:55Z">
        <w:r>
          <w:t>ith Drug-rel</w:t>
        </w:r>
      </w:ins>
      <w:r>
        <w:t>ate</w:t>
      </w:r>
      <w:ins w:id="3667" w:author="GoldenCorpusHarness" w:date="2026-03-28T21:57:55Z">
        <w:r>
          <w:t>d G</w:t>
        </w:r>
      </w:ins>
      <w:r>
        <w:t>r</w:t>
      </w:r>
      <w:del w:id="3668" w:author="GoldenCorpusHarness" w:date="2026-03-28T21:57:55Z">
        <w:r>
          <w:delText>f</w:delText>
        </w:r>
      </w:del>
      <w:r>
        <w:t>a</w:t>
      </w:r>
      <w:del w:id="3669" w:author="GoldenCorpusHarness" w:date="2026-03-28T21:57:55Z">
        <w:r>
          <w:delText>ll</w:delText>
        </w:r>
      </w:del>
      <w:ins w:id="3670" w:author="GoldenCorpusHarness" w:date="2026-03-28T21:57:55Z">
        <w:r>
          <w:t>de</w:t>
        </w:r>
      </w:ins>
      <w:r>
        <w:t xml:space="preserve"> </w:t>
      </w:r>
      <w:del w:id="3671" w:author="GoldenCorpusHarness" w:date="2026-03-28T21:57:55Z">
        <w:r>
          <w:delText>Plot</w:delText>
        </w:r>
      </w:del>
      <w:ins w:id="3672" w:author="GoldenCorpusHarness" w:date="2026-03-28T21:57:55Z">
        <w:r>
          <w:t>≥3</w:t>
        </w:r>
      </w:ins>
      <w:r>
        <w:t xml:space="preserve"> </w:t>
      </w:r>
      <w:del w:id="3673" w:author="GoldenCorpusHarness" w:date="2026-03-28T21:57:55Z">
        <w:r>
          <w:delText>of Best P</w:delText>
        </w:r>
      </w:del>
      <w:ins w:id="3674" w:author="GoldenCorpusHarness" w:date="2026-03-28T21:57:55Z">
        <w:r>
          <w:t>Adv</w:t>
        </w:r>
      </w:ins>
      <w:r>
        <w:t>er</w:t>
      </w:r>
      <w:del w:id="3675" w:author="GoldenCorpusHarness" w:date="2026-03-28T21:57:55Z">
        <w:r>
          <w:delText>c</w:delText>
        </w:r>
      </w:del>
      <w:ins w:id="3676" w:author="GoldenCorpusHarness" w:date="2026-03-28T21:57:55Z">
        <w:r>
          <w:t>se Ev</w:t>
        </w:r>
      </w:ins>
      <w:r>
        <w:t>ent</w:t>
      </w:r>
      <w:ins w:id="3677" w:author="GoldenCorpusHarness" w:date="2026-03-28T21:57:55Z">
        <w:r>
          <w:t>s by Decre</w:t>
        </w:r>
      </w:ins>
      <w:r>
        <w:t>a</w:t>
      </w:r>
      <w:ins w:id="3678" w:author="GoldenCorpusHarness" w:date="2026-03-28T21:57:55Z">
        <w:r>
          <w:t>sin</w:t>
        </w:r>
      </w:ins>
      <w:r>
        <w:t>g</w:t>
      </w:r>
      <w:ins w:id="3679" w:author="GoldenCorpusHarness" w:date="2026-03-28T21:57:55Z">
        <w:r>
          <w:t xml:space="preserve"> Incidenc</w:t>
        </w:r>
      </w:ins>
      <w:r>
        <w:t xml:space="preserve">e </w:t>
      </w:r>
      <w:del w:id="3680" w:author="GoldenCorpusHarness" w:date="2026-03-28T21:57:55Z">
        <w:r>
          <w:delText>Cha</w:delText>
        </w:r>
      </w:del>
      <w:ins w:id="3681" w:author="GoldenCorpusHarness" w:date="2026-03-28T21:57:55Z">
        <w:r>
          <w:t>(I</w:t>
        </w:r>
      </w:ins>
      <w:r>
        <w:t>n</w:t>
      </w:r>
      <w:del w:id="3682" w:author="GoldenCorpusHarness" w:date="2026-03-28T21:57:55Z">
        <w:r>
          <w:delText>g</w:delText>
        </w:r>
      </w:del>
      <w:ins w:id="3683" w:author="GoldenCorpusHarness" w:date="2026-03-28T21:57:55Z">
        <w:r>
          <w:t>cidenc</w:t>
        </w:r>
      </w:ins>
      <w:r>
        <w:t xml:space="preserve">e </w:t>
      </w:r>
      <w:del w:id="3684" w:author="GoldenCorpusHarness" w:date="2026-03-28T21:57:55Z">
        <w:r>
          <w:delText>From</w:delText>
        </w:r>
      </w:del>
      <w:ins w:id="3685" w:author="GoldenCorpusHarness" w:date="2026-03-28T21:57:55Z">
        <w:r>
          <w:t>≥5%</w:t>
        </w:r>
      </w:ins>
      <w:r>
        <w:t xml:space="preserve"> </w:t>
      </w:r>
      <w:del w:id="3686" w:author="GoldenCorpusHarness" w:date="2026-03-28T21:57:55Z">
        <w:r>
          <w:delText>Basel</w:delText>
        </w:r>
      </w:del>
      <w:r>
        <w:t>i</w:t>
      </w:r>
      <w:ins w:id="3687" w:author="GoldenCorpusHarness" w:date="2026-03-28T21:57:55Z">
        <w:r>
          <w:t>n O</w:t>
        </w:r>
      </w:ins>
      <w:r>
        <w:t xml:space="preserve">ne </w:t>
      </w:r>
      <w:del w:id="3688" w:author="GoldenCorpusHarness" w:date="2026-03-28T21:57:55Z">
        <w:r>
          <w:delText>f</w:delText>
        </w:r>
      </w:del>
      <w:r>
        <w:t xml:space="preserve">or </w:t>
      </w:r>
      <w:ins w:id="3689" w:author="GoldenCorpusHarness" w:date="2026-03-28T21:57:55Z">
        <w:r>
          <w:t xml:space="preserve">More </w:t>
        </w:r>
      </w:ins>
      <w:r>
        <w:t>T</w:t>
      </w:r>
      <w:del w:id="3690" w:author="GoldenCorpusHarness" w:date="2026-03-28T21:57:55Z">
        <w:r>
          <w:delText>a</w:delText>
        </w:r>
      </w:del>
      <w:r>
        <w:t>r</w:t>
      </w:r>
      <w:del w:id="3691" w:author="GoldenCorpusHarness" w:date="2026-03-28T21:57:55Z">
        <w:r>
          <w:delText>g</w:delText>
        </w:r>
      </w:del>
      <w:r>
        <w:t>e</w:t>
      </w:r>
      <w:del w:id="3692" w:author="GoldenCorpusHarness" w:date="2026-03-28T21:57:55Z">
        <w:r>
          <w:delText>t Lesions Based on Investig</w:delText>
        </w:r>
      </w:del>
      <w:r>
        <w:t>at</w:t>
      </w:r>
      <w:del w:id="3693" w:author="GoldenCorpusHarness" w:date="2026-03-28T21:57:55Z">
        <w:r>
          <w:delText>or Assess</w:delText>
        </w:r>
      </w:del>
      <w:r>
        <w:t xml:space="preserve">ment </w:t>
      </w:r>
      <w:ins w:id="3694" w:author="GoldenCorpusHarness" w:date="2026-03-28T21:57:55Z">
        <w:r>
          <w:t>Grou</w:t>
        </w:r>
      </w:ins>
      <w:r>
        <w:t>p</w:t>
      </w:r>
      <w:del w:id="3695" w:author="GoldenCorpusHarness" w:date="2026-03-28T21:57:55Z">
        <w:r>
          <w:delText>er</w:delText>
        </w:r>
      </w:del>
      <w:ins w:id="3696" w:author="GoldenCorpusHarness" w:date="2026-03-28T21:57:55Z">
        <w:r>
          <w:t>s)</w:t>
        </w:r>
      </w:ins>
      <w:r>
        <w:t xml:space="preserve"> </w:t>
      </w:r>
      <w:del w:id="3697" w:author="GoldenCorpusHarness" w:date="2026-03-28T21:57:55Z">
        <w:r>
          <w:delText>RECIS</w:delText>
        </w:r>
      </w:del>
      <w:ins w:id="3698" w:author="GoldenCorpusHarness" w:date="2026-03-28T21:57:55Z">
        <w:r>
          <w:t>(APa</w:t>
        </w:r>
      </w:ins>
      <w:r>
        <w:t xml:space="preserve">T </w:t>
      </w:r>
      <w:del w:id="3699" w:author="GoldenCorpusHarness" w:date="2026-03-28T21:57:55Z">
        <w:r>
          <w:delText>1.1113</w:delText>
        </w:r>
      </w:del>
      <w:ins w:id="3700" w:author="GoldenCorpusHarness" w:date="2026-03-28T21:57:55Z">
        <w:r>
          <w:t>Population)240</w:t>
        </w:r>
      </w:ins>
    </w:p>
    <w:p ns2:paraId="2E666446" ns2:textId="2E3E828F" w:rsidR="00914D2C" w:rsidRDefault="00914D2C">
      <w:pPr>
        <w:pStyle w:val="TableofFigures"/>
        <w:rPr>
          <w:rFonts w:asciiTheme="minorHAnsi" w:eastAsiaTheme="minorEastAsia" w:hAnsiTheme="minorHAnsi" w:cstheme="minorBidi"/>
          <w:kern w:val="2"/>
          <w:sz w:val="22"/>
          <w:szCs w:val="22"/>
          <ns2:ligatures ns2:val="standardContextual"/>
        </w:rPr>
      </w:pPr>
      <w:del w:id="3701" w:author="GoldenCorpusHarness" w:date="2026-03-28T21:57:55Z">
        <w:r>
          <w:delText xml:space="preserve">Figure </w:delText>
        </w:r>
      </w:del>
      <w:ins w:id="3702" w:author="GoldenCorpusHarness" w:date="2026-03-28T21:57:55Z">
        <w:r>
          <w:t>Table 83Study MK-2870-0</w:t>
        </w:r>
      </w:ins>
      <w:r>
        <w:t>14</w:t>
      </w:r>
      <w:del w:id="3703" w:author="GoldenCorpusHarness" w:date="2026-03-28T21:57:55Z">
        <w:r>
          <w:delText>Pro</w:delText>
        </w:r>
      </w:del>
      <w:ins w:id="3704" w:author="GoldenCorpusHarness" w:date="2026-03-28T21:57:55Z">
        <w:r>
          <w:t xml:space="preserve"> (SKB264-III-03): Participants With Serious Dru</w:t>
        </w:r>
      </w:ins>
      <w:r>
        <w:t>g</w:t>
      </w:r>
      <w:del w:id="3705" w:author="GoldenCorpusHarness" w:date="2026-03-28T21:57:55Z">
        <w:r>
          <w:delText>ression-free Sur</w:delText>
        </w:r>
      </w:del>
      <w:ins w:id="3706" w:author="GoldenCorpusHarness" w:date="2026-03-28T21:57:55Z">
        <w:r>
          <w:t>-related Ad</w:t>
        </w:r>
      </w:ins>
      <w:r>
        <w:t>v</w:t>
      </w:r>
      <w:del w:id="3707" w:author="GoldenCorpusHarness" w:date="2026-03-28T21:57:55Z">
        <w:r>
          <w:delText>i</w:delText>
        </w:r>
      </w:del>
      <w:ins w:id="3708" w:author="GoldenCorpusHarness" w:date="2026-03-28T21:57:55Z">
        <w:r>
          <w:t>erse E</w:t>
        </w:r>
      </w:ins>
      <w:r>
        <w:t>v</w:t>
      </w:r>
      <w:del w:id="3709" w:author="GoldenCorpusHarness" w:date="2026-03-28T21:57:55Z">
        <w:r>
          <w:delText>al</w:delText>
        </w:r>
      </w:del>
      <w:ins w:id="3710" w:author="GoldenCorpusHarness" w:date="2026-03-28T21:57:55Z">
        <w:r>
          <w:t>ents</w:t>
        </w:r>
      </w:ins>
      <w:r>
        <w:t xml:space="preserve"> by </w:t>
      </w:r>
      <w:del w:id="3711" w:author="GoldenCorpusHarness" w:date="2026-03-28T21:57:55Z">
        <w:r>
          <w:delText>BI</w:delText>
        </w:r>
      </w:del>
      <w:ins w:id="3712" w:author="GoldenCorpusHarness" w:date="2026-03-28T21:57:55Z">
        <w:r>
          <w:t xml:space="preserve">System Organ </w:t>
        </w:r>
      </w:ins>
      <w:r>
        <w:t>C</w:t>
      </w:r>
      <w:del w:id="3713" w:author="GoldenCorpusHarness" w:date="2026-03-28T21:57:55Z">
        <w:r>
          <w:delText>R</w:delText>
        </w:r>
      </w:del>
      <w:ins w:id="3714" w:author="GoldenCorpusHarness" w:date="2026-03-28T21:57:55Z">
        <w:r>
          <w:t>lass and Preferred Terms</w:t>
        </w:r>
      </w:ins>
      <w:r>
        <w:t xml:space="preserve"> (In</w:t>
      </w:r>
      <w:del w:id="3715" w:author="GoldenCorpusHarness" w:date="2026-03-28T21:57:55Z">
        <w:r>
          <w:delText>teri</w:delText>
        </w:r>
      </w:del>
      <w:ins w:id="3716" w:author="GoldenCorpusHarness" w:date="2026-03-28T21:57:55Z">
        <w:r>
          <w:t>cidence &gt;0% in One or More Treat</w:t>
        </w:r>
      </w:ins>
      <w:r>
        <w:t>m</w:t>
      </w:r>
      <w:del w:id="3717" w:author="GoldenCorpusHarness" w:date="2026-03-28T21:57:55Z">
        <w:r>
          <w:delText xml:space="preserve"> </w:delText>
        </w:r>
      </w:del>
      <w:ins w:id="3718" w:author="GoldenCorpusHarness" w:date="2026-03-28T21:57:55Z">
        <w:r>
          <w:t>ent Groups) (</w:t>
        </w:r>
      </w:ins>
      <w:r>
        <w:t>A</w:t>
      </w:r>
      <w:del w:id="3719" w:author="GoldenCorpusHarness" w:date="2026-03-28T21:57:55Z">
        <w:r>
          <w:delText>nalysis</w:delText>
        </w:r>
      </w:del>
      <w:ins w:id="3720" w:author="GoldenCorpusHarness" w:date="2026-03-28T21:57:55Z">
        <w:r>
          <w:t>PaT Population</w:t>
        </w:r>
      </w:ins>
      <w:r>
        <w:t>)</w:t>
      </w:r>
      <w:ins w:id="3721" w:author="GoldenCorpusHarness" w:date="2026-03-28T21:57:55Z">
        <w:r>
          <w:t>24</w:t>
        </w:r>
      </w:ins>
      <w:r>
        <w:t>1</w:t>
      </w:r>
      <w:del w:id="3722" w:author="GoldenCorpusHarness" w:date="2026-03-28T21:57:55Z">
        <w:r>
          <w:delText>14</w:delText>
        </w:r>
      </w:del>
    </w:p>
    <w:p ns2:paraId="29219FBB" ns2:textId="23F90DCC" w:rsidR="00914D2C" w:rsidRDefault="00914D2C">
      <w:pPr>
        <w:pStyle w:val="TableofFigures"/>
        <w:rPr>
          <w:rFonts w:asciiTheme="minorHAnsi" w:eastAsiaTheme="minorEastAsia" w:hAnsiTheme="minorHAnsi" w:cstheme="minorBidi"/>
          <w:kern w:val="2"/>
          <w:sz w:val="22"/>
          <w:szCs w:val="22"/>
          <ns2:ligatures ns2:val="standardContextual"/>
        </w:rPr>
      </w:pPr>
      <w:del w:id="3723" w:author="GoldenCorpusHarness" w:date="2026-03-28T21:57:55Z">
        <w:r>
          <w:delText>Figur</w:delText>
        </w:r>
      </w:del>
      <w:ins w:id="3724" w:author="GoldenCorpusHarness" w:date="2026-03-28T21:57:55Z">
        <w:r>
          <w:t>Tabl</w:t>
        </w:r>
      </w:ins>
      <w:r>
        <w:t xml:space="preserve">e </w:t>
      </w:r>
      <w:ins w:id="3725" w:author="GoldenCorpusHarness" w:date="2026-03-28T21:57:55Z">
        <w:r>
          <w:t>84Study MK-2870-0</w:t>
        </w:r>
      </w:ins>
      <w:r>
        <w:t>1</w:t>
      </w:r>
      <w:del w:id="3726" w:author="GoldenCorpusHarness" w:date="2026-03-28T21:57:55Z">
        <w:r>
          <w:delText>5O</w:delText>
        </w:r>
      </w:del>
      <w:ins w:id="3727" w:author="GoldenCorpusHarness" w:date="2026-03-28T21:57:55Z">
        <w:r>
          <w:t>4 (SKB264-III-03): Participants With Ad</w:t>
        </w:r>
      </w:ins>
      <w:r>
        <w:t>ver</w:t>
      </w:r>
      <w:ins w:id="3728" w:author="GoldenCorpusHarness" w:date="2026-03-28T21:57:55Z">
        <w:r>
          <w:t>se Events Resulting in Discontinu</w:t>
        </w:r>
      </w:ins>
      <w:r>
        <w:t>a</w:t>
      </w:r>
      <w:del w:id="3729" w:author="GoldenCorpusHarness" w:date="2026-03-28T21:57:55Z">
        <w:r>
          <w:delText>ll Surv</w:delText>
        </w:r>
      </w:del>
      <w:ins w:id="3730" w:author="GoldenCorpusHarness" w:date="2026-03-28T21:57:55Z">
        <w:r>
          <w:t>t</w:t>
        </w:r>
      </w:ins>
      <w:r>
        <w:t>i</w:t>
      </w:r>
      <w:del w:id="3731" w:author="GoldenCorpusHarness" w:date="2026-03-28T21:57:55Z">
        <w:r>
          <w:delText>val</w:delText>
        </w:r>
      </w:del>
      <w:ins w:id="3732" w:author="GoldenCorpusHarness" w:date="2026-03-28T21:57:55Z">
        <w:r>
          <w:t>on</w:t>
        </w:r>
      </w:ins>
      <w:r>
        <w:t xml:space="preserve"> (In</w:t>
      </w:r>
      <w:ins w:id="3733" w:author="GoldenCorpusHarness" w:date="2026-03-28T21:57:55Z">
        <w:r>
          <w:t>cidence &gt;0% in One or More Trea</w:t>
        </w:r>
      </w:ins>
      <w:r>
        <w:t>t</w:t>
      </w:r>
      <w:ins w:id="3734" w:author="GoldenCorpusHarness" w:date="2026-03-28T21:57:55Z">
        <w:r>
          <w:t>m</w:t>
        </w:r>
      </w:ins>
      <w:r>
        <w:t>e</w:t>
      </w:r>
      <w:ins w:id="3735" w:author="GoldenCorpusHarness" w:date="2026-03-28T21:57:55Z">
        <w:r>
          <w:t>nt G</w:t>
        </w:r>
      </w:ins>
      <w:r>
        <w:t>r</w:t>
      </w:r>
      <w:del w:id="3736" w:author="GoldenCorpusHarness" w:date="2026-03-28T21:57:55Z">
        <w:r>
          <w:delText>im Analysi</w:delText>
        </w:r>
      </w:del>
      <w:ins w:id="3737" w:author="GoldenCorpusHarness" w:date="2026-03-28T21:57:55Z">
        <w:r>
          <w:t>oup</w:t>
        </w:r>
      </w:ins>
      <w:r>
        <w:t>s)</w:t>
      </w:r>
      <w:del w:id="3738" w:author="GoldenCorpusHarness" w:date="2026-03-28T21:57:55Z">
        <w:r>
          <w:delText>115</w:delText>
        </w:r>
      </w:del>
      <w:ins w:id="3739" w:author="GoldenCorpusHarness" w:date="2026-03-28T21:57:55Z">
        <w:r>
          <w:t xml:space="preserve"> (APaT Population)242</w:t>
        </w:r>
      </w:ins>
    </w:p>
    <w:p ns2:paraId="08654316" ns2:textId="1D6708BE" w:rsidR="00694A73" w:rsidRDefault="00694A73" w:rsidP="008B30F2">
      <w:pPr>
        <w:pStyle w:val="Paragraph"/>
        <w:tabs>
          <w:tab w:val="left" w:pos="1440"/>
        </w:tabs>
        <w:ind w:left="1440" w:right="1080" w:hanging="1440"/>
      </w:pPr>
      <w:ins w:id="3740" w:author="GoldenCorpusHarness" w:date="2026-03-28T21:57:55Z">
        <w:r>
          <w:t>Table 85Study MK-2870-014 (SKB264-ⅡI-03): Participants With Adverse Events Resulting in Death (Incidence &gt;0% in One or More Treatment Groups) (APaT Population)243</w:t>
        </w:r>
      </w:ins>
    </w:p>
    <w:p ns2:paraId="2FCB6574" ns2:textId="77777777" w:rsidR="00255A25" w:rsidRDefault="00255A25" w:rsidP="00255A25">
      <w:pPr>
        <w:pStyle w:val="Heading1Unnumbered"/>
      </w:pPr>
      <w:del w:id="3741" w:author="GoldenCorpusHarness" w:date="2026-03-28T21:57:55Z">
        <w:r>
          <w:delText>L</w:delText>
        </w:r>
      </w:del>
      <w:ins w:id="3742" w:author="GoldenCorpusHarness" w:date="2026-03-28T21:57:55Z">
        <w:r>
          <w:t>Table 86Study MK-2870-016 (SKB264-</w:t>
        </w:r>
      </w:ins>
      <w:r>
        <w:t>I</w:t>
      </w:r>
      <w:del w:id="3743" w:author="GoldenCorpusHarness" w:date="2026-03-28T21:57:55Z">
        <w:r>
          <w:delText>S</w:delText>
        </w:r>
      </w:del>
      <w:ins w:id="3744" w:author="GoldenCorpusHarness" w:date="2026-03-28T21:57:55Z">
        <w:r>
          <w:t>I-07): Participants With Adverse Events by Preferred Terms by Decreasing Incidence (Incidence ≥10% in One or More Treatment Groups) (APa</w:t>
        </w:r>
      </w:ins>
      <w:r>
        <w:t xml:space="preserve">T </w:t>
      </w:r>
      <w:del w:id="3745" w:author="GoldenCorpusHarness" w:date="2026-03-28T21:57:55Z">
        <w:r>
          <w:delText>OF ABBREVIATIONS, ACRONYMS, AND DEFINITION OF TERMS</w:delText>
        </w:r>
      </w:del>
      <w:ins w:id="3746" w:author="GoldenCorpusHarness" w:date="2026-03-28T21:57:55Z">
        <w:r>
          <w:t>Population)244</w:t>
        </w:r>
      </w:ins>
    </w:p>
    <w:p ns2:paraId="7DDCC339" ns2:textId="2CE0F19A" w:rsidR="00E16304" w:rsidRDefault="008222CB" w:rsidP="00631368">
      <w:pPr>
        <w:pStyle w:val="Paragraph"/>
      </w:pPr>
      <w:del w:id="3747" w:author="GoldenCorpusHarness" w:date="2026-03-28T21:57:55Z">
        <w:r>
          <w:delText>Note: The terms subject, patient, or study participant may be used interchange</w:delText>
        </w:r>
      </w:del>
      <w:ins w:id="3748" w:author="GoldenCorpusHarness" w:date="2026-03-28T21:57:55Z">
        <w:r>
          <w:t>T</w:t>
        </w:r>
      </w:ins>
      <w:r>
        <w:t>abl</w:t>
      </w:r>
      <w:ins w:id="3749" w:author="GoldenCorpusHarness" w:date="2026-03-28T21:57:55Z">
        <w:r>
          <w:t>e 87Stud</w:t>
        </w:r>
      </w:ins>
      <w:r>
        <w:t>y</w:t>
      </w:r>
      <w:del w:id="3750" w:author="GoldenCorpusHarness" w:date="2026-03-28T21:57:55Z">
        <w:r>
          <w:delText>.</w:delText>
        </w:r>
      </w:del>
      <w:ins w:id="3751" w:author="GoldenCorpusHarness" w:date="2026-03-28T21:57:55Z">
        <w:r>
          <w:t xml:space="preserve"> MK-2870-016 (SKB264-II-07): Participants With Drug-related Adverse Events by Preferred Terms by Decreasing Incidence (Incidence ≥10% in One or More Treatment Groups) (APaT Population)245</w:t>
        </w:r>
      </w:ins>
    </w:p>
    <w:tbl>
      <w:tblPr>
        <w:tblW w:w="5003" w:type="pct"/>
        <w:tblInd w:w="-3" w:type="dxa"/>
        <w:tblBorders>
          <w:top w:val="single" w:sz="2" w:space="0" w:color="auto"/>
          <w:left w:val="single" w:sz="2" w:space="0" w:color="auto"/>
          <w:bottom w:val="single" w:sz="2" w:space="0" w:color="auto"/>
          <w:right w:val="single" w:sz="2" w:space="0" w:color="auto"/>
          <w:insideH w:val="single" w:sz="4" w:space="0" w:color="C0C0C0"/>
          <w:insideV w:val="single" w:sz="4" w:space="0" w:color="C0C0C0"/>
        </w:tblBorders>
        <w:tblCellMar>
          <w:left w:w="72" w:type="dxa"/>
          <w:right w:w="72" w:type="dxa"/>
        </w:tblCellMar>
        <w:tblLook w:val="0000" w:firstRow="0" w:lastRow="0" w:firstColumn="0" w:lastColumn="0" w:noHBand="0" w:noVBand="0"/>
      </w:tblPr>
      <w:tblGrid>
        <w:gridCol w:w="2519"/>
        <w:gridCol w:w="6476"/>
      </w:tblGrid>
      <w:tr w:rsidR="00643BC5" w:rsidRPr="006F0AE3" ns2:paraId="6C24341C" ns2:textId="77777777" w:rsidTr="00F67214">
        <w:trPr>
          <w:cantSplit/>
          <w:tblHeader/>
        </w:trPr>
        <w:tc>
          <w:tcPr>
            <w:tcW w:w="1400" w:type="pct"/>
            <w:tcBorders>
              <w:top w:val="single" w:sz="4" w:space="0" w:color="auto"/>
              <w:left w:val="single" w:sz="4" w:space="0" w:color="auto"/>
              <w:bottom w:val="single" w:sz="12" w:space="0" w:color="auto"/>
              <w:right w:val="single" w:sz="4" w:space="0" w:color="auto"/>
            </w:tcBorders>
            <w:vAlign w:val="center"/>
          </w:tcPr>
          <w:p ns2:paraId="23CB7E21" ns2:textId="77777777" w:rsidR="00643BC5" w:rsidRPr="006F0AE3" w:rsidRDefault="00643BC5" w:rsidP="00F67214">
            <w:pPr>
              <w:spacing w:after="60"/>
              <w:rPr>
                <w:rFonts w:eastAsia="MS Gothic"/>
                <w:b/>
                <w:color w:val="000000" w:themeColor="text1"/>
              </w:rPr>
            </w:pPr>
            <w:r w:rsidRPr="006F0AE3">
              <w:rPr>
                <w:rFonts w:eastAsia="MS Gothic"/>
                <w:b/>
                <w:color w:val="000000" w:themeColor="text1"/>
              </w:rPr>
              <w:t>Abbreviation/Term</w:t>
            </w:r>
          </w:p>
        </w:tc>
        <w:tc>
          <w:tcPr>
            <w:tcW w:w="3600" w:type="pct"/>
            <w:tcBorders>
              <w:top w:val="single" w:sz="4" w:space="0" w:color="auto"/>
              <w:left w:val="single" w:sz="4" w:space="0" w:color="auto"/>
              <w:bottom w:val="single" w:sz="12" w:space="0" w:color="auto"/>
              <w:right w:val="single" w:sz="4" w:space="0" w:color="auto"/>
            </w:tcBorders>
            <w:vAlign w:val="center"/>
          </w:tcPr>
          <w:p ns2:paraId="50B28850" ns2:textId="77777777" w:rsidR="00643BC5" w:rsidRPr="006F0AE3" w:rsidRDefault="00643BC5" w:rsidP="00F67214">
            <w:pPr>
              <w:spacing w:after="60"/>
              <w:rPr>
                <w:rFonts w:eastAsia="MS Gothic"/>
                <w:b/>
                <w:color w:val="000000" w:themeColor="text1"/>
              </w:rPr>
            </w:pPr>
            <w:r w:rsidRPr="006F0AE3">
              <w:rPr>
                <w:rFonts w:eastAsia="MS Gothic"/>
                <w:b/>
                <w:color w:val="000000" w:themeColor="text1"/>
              </w:rPr>
              <w:t>Definition</w:t>
            </w:r>
          </w:p>
        </w:tc>
      </w:tr>
      <w:tr w:rsidR="0073071A" w:rsidRPr="00D42C1E" ns2:paraId="0250E30B"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12" w:space="0" w:color="auto"/>
              <w:left w:val="single" w:sz="4" w:space="0" w:color="auto"/>
              <w:bottom w:val="single" w:sz="2" w:space="0" w:color="auto"/>
              <w:right w:val="single" w:sz="4" w:space="0" w:color="auto"/>
            </w:tcBorders>
            <w:vAlign w:val="center"/>
            <w:hideMark/>
          </w:tcPr>
          <w:p ns2:paraId="388525AD" ns2:textId="77777777" w:rsidR="0073071A" w:rsidRPr="00D42C1E" w:rsidRDefault="0073071A" w:rsidP="00F67214">
            <w:pPr>
              <w:spacing w:after="60"/>
              <w:rPr>
                <w:color w:val="000000"/>
                <w:lang w:eastAsia="zh-CN"/>
              </w:rPr>
            </w:pPr>
            <w:r w:rsidRPr="00D42C1E">
              <w:rPr>
                <w:color w:val="000000"/>
                <w:lang w:eastAsia="zh-CN"/>
              </w:rPr>
              <w:t>1L</w:t>
            </w:r>
          </w:p>
        </w:tc>
        <w:tc>
          <w:tcPr>
            <w:tcW w:w="3600" w:type="pct"/>
            <w:tcBorders>
              <w:top w:val="single" w:sz="12" w:space="0" w:color="auto"/>
              <w:left w:val="single" w:sz="4" w:space="0" w:color="auto"/>
              <w:bottom w:val="single" w:sz="2" w:space="0" w:color="auto"/>
              <w:right w:val="single" w:sz="4" w:space="0" w:color="auto"/>
            </w:tcBorders>
            <w:vAlign w:val="center"/>
            <w:hideMark/>
          </w:tcPr>
          <w:p ns2:paraId="67033D3B" ns2:textId="77777777" w:rsidR="0073071A" w:rsidRPr="00D42C1E" w:rsidRDefault="0073071A" w:rsidP="00F67214">
            <w:pPr>
              <w:spacing w:after="60"/>
              <w:rPr>
                <w:color w:val="000000"/>
                <w:lang w:eastAsia="zh-CN"/>
              </w:rPr>
            </w:pPr>
            <w:r w:rsidRPr="00D42C1E">
              <w:rPr>
                <w:color w:val="000000"/>
                <w:lang w:eastAsia="zh-CN"/>
              </w:rPr>
              <w:t>First-line</w:t>
            </w:r>
          </w:p>
        </w:tc>
      </w:tr>
      <w:tr w:rsidR="0073071A" w:rsidRPr="00D42C1E" ns2:paraId="66765125"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43829185" ns2:textId="77777777" w:rsidR="0073071A" w:rsidRPr="00D42C1E" w:rsidRDefault="0073071A" w:rsidP="00F67214">
            <w:pPr>
              <w:spacing w:after="60"/>
              <w:rPr>
                <w:rFonts w:eastAsia="PMingLiU"/>
                <w:color w:val="000000"/>
                <w:lang w:eastAsia="zh-CN"/>
              </w:rPr>
            </w:pPr>
            <w:r w:rsidRPr="00D42C1E">
              <w:rPr>
                <w:rFonts w:eastAsia="PMingLiU"/>
                <w:color w:val="000000"/>
                <w:lang w:eastAsia="zh-CN"/>
              </w:rPr>
              <w:t>ADA</w:t>
            </w:r>
          </w:p>
        </w:tc>
        <w:tc>
          <w:tcPr>
            <w:tcW w:w="3600" w:type="pct"/>
            <w:tcBorders>
              <w:top w:val="single" w:sz="2" w:space="0" w:color="auto"/>
              <w:left w:val="single" w:sz="4" w:space="0" w:color="auto"/>
              <w:bottom w:val="single" w:sz="2" w:space="0" w:color="auto"/>
              <w:right w:val="single" w:sz="4" w:space="0" w:color="auto"/>
            </w:tcBorders>
            <w:vAlign w:val="center"/>
          </w:tcPr>
          <w:p ns2:paraId="031562A7" ns2:textId="2806E314" w:rsidR="0073071A" w:rsidRPr="00D42C1E" w:rsidRDefault="0073071A" w:rsidP="00F67214">
            <w:pPr>
              <w:spacing w:after="60"/>
              <w:rPr>
                <w:rFonts w:eastAsia="PMingLiU"/>
                <w:color w:val="000000"/>
                <w:lang w:eastAsia="zh-CN"/>
              </w:rPr>
            </w:pPr>
            <w:r w:rsidRPr="00D42C1E">
              <w:rPr>
                <w:rFonts w:eastAsia="PMingLiU"/>
                <w:color w:val="000000"/>
                <w:lang w:eastAsia="zh-CN"/>
              </w:rPr>
              <w:t xml:space="preserve">Antidrug </w:t>
            </w:r>
            <w:r w:rsidR="009C2E52" w:rsidRPr="00D42C1E">
              <w:rPr>
                <w:rFonts w:eastAsia="PMingLiU"/>
                <w:color w:val="000000"/>
                <w:lang w:eastAsia="zh-CN"/>
              </w:rPr>
              <w:t>a</w:t>
            </w:r>
            <w:r w:rsidRPr="00D42C1E">
              <w:rPr>
                <w:rFonts w:eastAsia="PMingLiU"/>
                <w:color w:val="000000"/>
                <w:lang w:eastAsia="zh-CN"/>
              </w:rPr>
              <w:t>ntibody</w:t>
            </w:r>
          </w:p>
        </w:tc>
      </w:tr>
      <w:tr w:rsidR="0073071A" w:rsidRPr="00D42C1E" ns2:paraId="5E3EB882"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ns2:paraId="6413E649" ns2:textId="77777777" w:rsidR="0073071A" w:rsidRPr="00D42C1E" w:rsidRDefault="0073071A" w:rsidP="00F67214">
            <w:pPr>
              <w:spacing w:after="60"/>
              <w:rPr>
                <w:color w:val="000000"/>
                <w:lang w:eastAsia="zh-CN"/>
              </w:rPr>
            </w:pPr>
            <w:r w:rsidRPr="00D42C1E">
              <w:rPr>
                <w:rFonts w:eastAsia="PMingLiU"/>
                <w:color w:val="000000"/>
                <w:lang w:eastAsia="zh-CN"/>
              </w:rPr>
              <w:t>ADCC</w:t>
            </w:r>
          </w:p>
        </w:tc>
        <w:tc>
          <w:tcPr>
            <w:tcW w:w="3600" w:type="pct"/>
            <w:tcBorders>
              <w:top w:val="single" w:sz="2" w:space="0" w:color="auto"/>
              <w:left w:val="single" w:sz="4" w:space="0" w:color="auto"/>
              <w:bottom w:val="single" w:sz="2" w:space="0" w:color="auto"/>
              <w:right w:val="single" w:sz="4" w:space="0" w:color="auto"/>
            </w:tcBorders>
            <w:vAlign w:val="center"/>
            <w:hideMark/>
          </w:tcPr>
          <w:p ns2:paraId="6A767A4C" ns2:textId="221D7369" w:rsidR="0073071A" w:rsidRPr="00D42C1E" w:rsidRDefault="0073071A" w:rsidP="00F67214">
            <w:pPr>
              <w:spacing w:after="60"/>
              <w:rPr>
                <w:color w:val="000000"/>
                <w:lang w:eastAsia="zh-CN"/>
              </w:rPr>
            </w:pPr>
            <w:r w:rsidRPr="00D42C1E">
              <w:rPr>
                <w:rFonts w:eastAsia="PMingLiU"/>
                <w:color w:val="000000"/>
                <w:lang w:eastAsia="zh-CN"/>
              </w:rPr>
              <w:t>Antibody-</w:t>
            </w:r>
            <w:r w:rsidR="00033566" w:rsidRPr="00D42C1E">
              <w:rPr>
                <w:rFonts w:eastAsia="PMingLiU"/>
                <w:color w:val="000000"/>
                <w:lang w:eastAsia="zh-CN"/>
              </w:rPr>
              <w:t>d</w:t>
            </w:r>
            <w:r w:rsidRPr="00D42C1E">
              <w:rPr>
                <w:rFonts w:eastAsia="PMingLiU"/>
                <w:color w:val="000000"/>
                <w:lang w:eastAsia="zh-CN"/>
              </w:rPr>
              <w:t xml:space="preserve">ependent </w:t>
            </w:r>
            <w:r w:rsidR="00033566" w:rsidRPr="00D42C1E">
              <w:rPr>
                <w:rFonts w:eastAsia="PMingLiU"/>
                <w:color w:val="000000"/>
                <w:lang w:eastAsia="zh-CN"/>
              </w:rPr>
              <w:t>c</w:t>
            </w:r>
            <w:r w:rsidRPr="00D42C1E">
              <w:rPr>
                <w:rFonts w:eastAsia="PMingLiU"/>
                <w:color w:val="000000"/>
                <w:lang w:eastAsia="zh-CN"/>
              </w:rPr>
              <w:t>ell-</w:t>
            </w:r>
            <w:r w:rsidR="00033566" w:rsidRPr="00D42C1E">
              <w:rPr>
                <w:rFonts w:eastAsia="PMingLiU"/>
                <w:color w:val="000000"/>
                <w:lang w:eastAsia="zh-CN"/>
              </w:rPr>
              <w:t>m</w:t>
            </w:r>
            <w:r w:rsidRPr="00D42C1E">
              <w:rPr>
                <w:rFonts w:eastAsia="PMingLiU"/>
                <w:color w:val="000000"/>
                <w:lang w:eastAsia="zh-CN"/>
              </w:rPr>
              <w:t xml:space="preserve">ediated </w:t>
            </w:r>
            <w:r w:rsidR="00033566" w:rsidRPr="00D42C1E">
              <w:rPr>
                <w:rFonts w:eastAsia="PMingLiU"/>
                <w:color w:val="000000"/>
                <w:lang w:eastAsia="zh-CN"/>
              </w:rPr>
              <w:t>c</w:t>
            </w:r>
            <w:r w:rsidRPr="00D42C1E">
              <w:rPr>
                <w:rFonts w:eastAsia="PMingLiU"/>
                <w:color w:val="000000"/>
                <w:lang w:eastAsia="zh-CN"/>
              </w:rPr>
              <w:t>ytotoxicity</w:t>
            </w:r>
          </w:p>
        </w:tc>
      </w:tr>
      <w:tr w:rsidR="0073071A" w:rsidRPr="00D42C1E" ns2:paraId="3C9C8FF6"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ns2:paraId="27393995" ns2:textId="77777777" w:rsidR="0073071A" w:rsidRPr="00D42C1E" w:rsidRDefault="0073071A" w:rsidP="00F67214">
            <w:pPr>
              <w:spacing w:after="60"/>
              <w:rPr>
                <w:color w:val="000000"/>
                <w:lang w:eastAsia="zh-CN"/>
              </w:rPr>
            </w:pPr>
            <w:r w:rsidRPr="00D42C1E">
              <w:rPr>
                <w:rFonts w:eastAsia="PMingLiU"/>
                <w:color w:val="000000"/>
                <w:lang w:eastAsia="zh-CN"/>
              </w:rPr>
              <w:t>ADC</w:t>
            </w:r>
          </w:p>
        </w:tc>
        <w:tc>
          <w:tcPr>
            <w:tcW w:w="3600" w:type="pct"/>
            <w:tcBorders>
              <w:top w:val="single" w:sz="2" w:space="0" w:color="auto"/>
              <w:left w:val="single" w:sz="4" w:space="0" w:color="auto"/>
              <w:bottom w:val="single" w:sz="2" w:space="0" w:color="auto"/>
              <w:right w:val="single" w:sz="4" w:space="0" w:color="auto"/>
            </w:tcBorders>
            <w:vAlign w:val="center"/>
            <w:hideMark/>
          </w:tcPr>
          <w:p ns2:paraId="5962C140" ns2:textId="036347A2" w:rsidR="0073071A" w:rsidRPr="00D42C1E" w:rsidRDefault="0073071A" w:rsidP="00F67214">
            <w:pPr>
              <w:spacing w:after="60"/>
              <w:rPr>
                <w:color w:val="000000"/>
                <w:lang w:eastAsia="zh-CN"/>
              </w:rPr>
            </w:pPr>
            <w:r w:rsidRPr="00D42C1E">
              <w:rPr>
                <w:rFonts w:eastAsia="PMingLiU"/>
                <w:color w:val="000000"/>
                <w:lang w:eastAsia="zh-CN"/>
              </w:rPr>
              <w:t xml:space="preserve">Antibody </w:t>
            </w:r>
            <w:r w:rsidR="00033566" w:rsidRPr="00D42C1E">
              <w:rPr>
                <w:rFonts w:eastAsia="PMingLiU"/>
                <w:color w:val="000000"/>
                <w:lang w:eastAsia="zh-CN"/>
              </w:rPr>
              <w:t>d</w:t>
            </w:r>
            <w:r w:rsidRPr="00D42C1E">
              <w:rPr>
                <w:rFonts w:eastAsia="PMingLiU"/>
                <w:color w:val="000000"/>
                <w:lang w:eastAsia="zh-CN"/>
              </w:rPr>
              <w:t xml:space="preserve">rug </w:t>
            </w:r>
            <w:r w:rsidR="00033566" w:rsidRPr="00D42C1E">
              <w:rPr>
                <w:rFonts w:eastAsia="PMingLiU"/>
                <w:color w:val="000000"/>
                <w:lang w:eastAsia="zh-CN"/>
              </w:rPr>
              <w:t>c</w:t>
            </w:r>
            <w:r w:rsidRPr="00D42C1E">
              <w:rPr>
                <w:rFonts w:eastAsia="PMingLiU"/>
                <w:color w:val="000000"/>
                <w:lang w:eastAsia="zh-CN"/>
              </w:rPr>
              <w:t>onjugate</w:t>
            </w:r>
          </w:p>
        </w:tc>
      </w:tr>
      <w:tr w:rsidR="0073071A" w:rsidRPr="00D42C1E" ns2:paraId="57A6CF1E"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5D4BB6CB" ns2:textId="12BFC136" w:rsidR="0073071A" w:rsidRPr="00D42C1E" w:rsidRDefault="0073071A" w:rsidP="00F67214">
            <w:pPr>
              <w:spacing w:after="60"/>
              <w:rPr>
                <w:rFonts w:eastAsia="PMingLiU"/>
                <w:color w:val="000000"/>
                <w:lang w:eastAsia="zh-CN"/>
              </w:rPr>
            </w:pPr>
            <w:r w:rsidRPr="00D42C1E">
              <w:rPr>
                <w:rFonts w:eastAsia="PMingLiU"/>
                <w:color w:val="000000"/>
                <w:lang w:eastAsia="zh-CN"/>
              </w:rPr>
              <w:t>ADR</w:t>
            </w:r>
          </w:p>
        </w:tc>
        <w:tc>
          <w:tcPr>
            <w:tcW w:w="3600" w:type="pct"/>
            <w:tcBorders>
              <w:top w:val="single" w:sz="2" w:space="0" w:color="auto"/>
              <w:left w:val="single" w:sz="4" w:space="0" w:color="auto"/>
              <w:bottom w:val="single" w:sz="2" w:space="0" w:color="auto"/>
              <w:right w:val="single" w:sz="4" w:space="0" w:color="auto"/>
            </w:tcBorders>
            <w:vAlign w:val="center"/>
          </w:tcPr>
          <w:p ns2:paraId="3CB06F33" ns2:textId="64EC7B16" w:rsidR="0073071A" w:rsidRPr="00D42C1E" w:rsidRDefault="0073071A" w:rsidP="00F67214">
            <w:pPr>
              <w:spacing w:after="60"/>
              <w:rPr>
                <w:rFonts w:eastAsia="PMingLiU"/>
                <w:color w:val="000000"/>
                <w:lang w:eastAsia="zh-CN"/>
              </w:rPr>
            </w:pPr>
            <w:r w:rsidRPr="00D42C1E">
              <w:rPr>
                <w:rFonts w:eastAsia="PMingLiU"/>
                <w:color w:val="000000"/>
                <w:lang w:eastAsia="zh-CN"/>
              </w:rPr>
              <w:t xml:space="preserve">Adverse </w:t>
            </w:r>
            <w:r w:rsidR="00033566" w:rsidRPr="00D42C1E">
              <w:rPr>
                <w:rFonts w:eastAsia="PMingLiU"/>
                <w:color w:val="000000"/>
                <w:lang w:eastAsia="zh-CN"/>
              </w:rPr>
              <w:t>d</w:t>
            </w:r>
            <w:r w:rsidRPr="00D42C1E">
              <w:rPr>
                <w:rFonts w:eastAsia="PMingLiU"/>
                <w:color w:val="000000"/>
                <w:lang w:eastAsia="zh-CN"/>
              </w:rPr>
              <w:t xml:space="preserve">rug </w:t>
            </w:r>
            <w:r w:rsidR="00033566" w:rsidRPr="00D42C1E">
              <w:rPr>
                <w:rFonts w:eastAsia="PMingLiU"/>
                <w:color w:val="000000"/>
                <w:lang w:eastAsia="zh-CN"/>
              </w:rPr>
              <w:t>r</w:t>
            </w:r>
            <w:r w:rsidRPr="00D42C1E">
              <w:rPr>
                <w:rFonts w:eastAsia="PMingLiU"/>
                <w:color w:val="000000"/>
                <w:lang w:eastAsia="zh-CN"/>
              </w:rPr>
              <w:t>eaction</w:t>
            </w:r>
          </w:p>
        </w:tc>
      </w:tr>
      <w:tr w:rsidR="0073071A" w:rsidRPr="00D42C1E" ns2:paraId="75895C5A"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ns2:paraId="356498B3" ns2:textId="77777777" w:rsidR="0073071A" w:rsidRPr="00D42C1E" w:rsidRDefault="0073071A" w:rsidP="00F67214">
            <w:pPr>
              <w:spacing w:after="60"/>
              <w:rPr>
                <w:color w:val="000000"/>
                <w:lang w:eastAsia="zh-CN"/>
              </w:rPr>
            </w:pPr>
            <w:r w:rsidRPr="00D42C1E">
              <w:rPr>
                <w:rFonts w:eastAsia="PMingLiU"/>
                <w:color w:val="000000"/>
                <w:lang w:eastAsia="zh-CN"/>
              </w:rPr>
              <w:t>AE</w:t>
            </w:r>
          </w:p>
        </w:tc>
        <w:tc>
          <w:tcPr>
            <w:tcW w:w="3600" w:type="pct"/>
            <w:tcBorders>
              <w:top w:val="single" w:sz="2" w:space="0" w:color="auto"/>
              <w:left w:val="single" w:sz="4" w:space="0" w:color="auto"/>
              <w:bottom w:val="single" w:sz="2" w:space="0" w:color="auto"/>
              <w:right w:val="single" w:sz="4" w:space="0" w:color="auto"/>
            </w:tcBorders>
            <w:vAlign w:val="center"/>
            <w:hideMark/>
          </w:tcPr>
          <w:p ns2:paraId="6F42ECF5" ns2:textId="5F3AEEFB" w:rsidR="0073071A" w:rsidRPr="00D42C1E" w:rsidRDefault="0073071A" w:rsidP="00F67214">
            <w:pPr>
              <w:spacing w:after="60"/>
              <w:rPr>
                <w:color w:val="000000"/>
                <w:lang w:eastAsia="zh-CN"/>
              </w:rPr>
            </w:pPr>
            <w:r w:rsidRPr="00D42C1E">
              <w:rPr>
                <w:rFonts w:eastAsia="PMingLiU"/>
                <w:color w:val="000000"/>
                <w:lang w:eastAsia="zh-CN"/>
              </w:rPr>
              <w:t xml:space="preserve">Adverse </w:t>
            </w:r>
            <w:r w:rsidR="00033566" w:rsidRPr="00D42C1E">
              <w:rPr>
                <w:rFonts w:eastAsia="PMingLiU"/>
                <w:color w:val="000000"/>
                <w:lang w:eastAsia="zh-CN"/>
              </w:rPr>
              <w:t>e</w:t>
            </w:r>
            <w:r w:rsidRPr="00D42C1E">
              <w:rPr>
                <w:rFonts w:eastAsia="PMingLiU"/>
                <w:color w:val="000000"/>
                <w:lang w:eastAsia="zh-CN"/>
              </w:rPr>
              <w:t>vent</w:t>
            </w:r>
          </w:p>
        </w:tc>
      </w:tr>
      <w:tr w:rsidR="0073071A" w:rsidRPr="00D42C1E" ns2:paraId="63310971"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31A8D185" ns2:textId="77777777" w:rsidR="0073071A" w:rsidRPr="00D42C1E" w:rsidRDefault="0073071A" w:rsidP="00F67214">
            <w:pPr>
              <w:spacing w:after="60"/>
              <w:rPr>
                <w:color w:val="000000"/>
                <w:lang w:eastAsia="zh-CN"/>
              </w:rPr>
            </w:pPr>
            <w:r w:rsidRPr="00D42C1E">
              <w:rPr>
                <w:color w:val="000000"/>
                <w:lang w:eastAsia="zh-CN"/>
              </w:rPr>
              <w:t>ALB</w:t>
            </w:r>
          </w:p>
        </w:tc>
        <w:tc>
          <w:tcPr>
            <w:tcW w:w="3600" w:type="pct"/>
            <w:tcBorders>
              <w:top w:val="single" w:sz="2" w:space="0" w:color="auto"/>
              <w:left w:val="single" w:sz="4" w:space="0" w:color="auto"/>
              <w:bottom w:val="single" w:sz="2" w:space="0" w:color="auto"/>
              <w:right w:val="single" w:sz="4" w:space="0" w:color="auto"/>
            </w:tcBorders>
            <w:vAlign w:val="center"/>
          </w:tcPr>
          <w:p ns2:paraId="347AB9A7" ns2:textId="77777777" w:rsidR="0073071A" w:rsidRPr="00D42C1E" w:rsidRDefault="0073071A" w:rsidP="00F67214">
            <w:pPr>
              <w:spacing w:after="60"/>
              <w:rPr>
                <w:rFonts w:eastAsia="PMingLiU"/>
                <w:color w:val="000000"/>
                <w:lang w:eastAsia="zh-CN"/>
              </w:rPr>
            </w:pPr>
            <w:r w:rsidRPr="00D42C1E">
              <w:rPr>
                <w:rFonts w:eastAsia="PMingLiU"/>
                <w:color w:val="000000"/>
                <w:lang w:eastAsia="zh-CN"/>
              </w:rPr>
              <w:t>Albumin</w:t>
            </w:r>
          </w:p>
        </w:tc>
      </w:tr>
      <w:tr w:rsidR="0073071A" w:rsidRPr="00D42C1E" ns2:paraId="5E17C67E"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6B4422B8" ns2:textId="77777777" w:rsidR="0073071A" w:rsidRPr="00D42C1E" w:rsidRDefault="0073071A" w:rsidP="00F67214">
            <w:pPr>
              <w:spacing w:after="60"/>
              <w:rPr>
                <w:color w:val="000000"/>
                <w:lang w:eastAsia="zh-CN"/>
              </w:rPr>
            </w:pPr>
            <w:r w:rsidRPr="00D42C1E">
              <w:rPr>
                <w:color w:val="000000"/>
                <w:lang w:eastAsia="zh-CN"/>
              </w:rPr>
              <w:t>ALP</w:t>
            </w:r>
          </w:p>
        </w:tc>
        <w:tc>
          <w:tcPr>
            <w:tcW w:w="3600" w:type="pct"/>
            <w:tcBorders>
              <w:top w:val="single" w:sz="2" w:space="0" w:color="auto"/>
              <w:left w:val="single" w:sz="4" w:space="0" w:color="auto"/>
              <w:bottom w:val="single" w:sz="2" w:space="0" w:color="auto"/>
              <w:right w:val="single" w:sz="4" w:space="0" w:color="auto"/>
            </w:tcBorders>
            <w:vAlign w:val="center"/>
          </w:tcPr>
          <w:p ns2:paraId="2FF4D18C" ns2:textId="72EEF3EA" w:rsidR="0073071A" w:rsidRPr="00D42C1E" w:rsidRDefault="0073071A" w:rsidP="00F67214">
            <w:pPr>
              <w:spacing w:after="60"/>
              <w:rPr>
                <w:rFonts w:eastAsia="PMingLiU"/>
                <w:color w:val="000000"/>
                <w:lang w:eastAsia="zh-CN"/>
              </w:rPr>
            </w:pPr>
            <w:r w:rsidRPr="00D42C1E">
              <w:rPr>
                <w:rFonts w:eastAsia="PMingLiU"/>
                <w:color w:val="000000"/>
                <w:lang w:eastAsia="zh-CN"/>
              </w:rPr>
              <w:t xml:space="preserve">Alkaline </w:t>
            </w:r>
            <w:r w:rsidR="00033566" w:rsidRPr="00D42C1E">
              <w:rPr>
                <w:rFonts w:eastAsia="PMingLiU"/>
                <w:color w:val="000000"/>
                <w:lang w:eastAsia="zh-CN"/>
              </w:rPr>
              <w:t>p</w:t>
            </w:r>
            <w:r w:rsidRPr="00D42C1E">
              <w:rPr>
                <w:rFonts w:eastAsia="PMingLiU"/>
                <w:color w:val="000000"/>
                <w:lang w:eastAsia="zh-CN"/>
              </w:rPr>
              <w:t>hosphatase</w:t>
            </w:r>
          </w:p>
        </w:tc>
      </w:tr>
      <w:tr w:rsidR="0073071A" w:rsidRPr="00D42C1E" ns2:paraId="44D6CDB9"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ns2:paraId="2F1494AC" ns2:textId="77777777" w:rsidR="0073071A" w:rsidRPr="00D42C1E" w:rsidRDefault="0073071A" w:rsidP="00F67214">
            <w:pPr>
              <w:spacing w:after="60"/>
              <w:rPr>
                <w:color w:val="000000"/>
                <w:lang w:eastAsia="zh-CN"/>
              </w:rPr>
            </w:pPr>
            <w:r w:rsidRPr="00D42C1E">
              <w:rPr>
                <w:rFonts w:eastAsia="PMingLiU"/>
                <w:color w:val="000000"/>
                <w:lang w:eastAsia="zh-CN"/>
              </w:rPr>
              <w:t>AUC</w:t>
            </w:r>
          </w:p>
        </w:tc>
        <w:tc>
          <w:tcPr>
            <w:tcW w:w="3600" w:type="pct"/>
            <w:tcBorders>
              <w:top w:val="single" w:sz="2" w:space="0" w:color="auto"/>
              <w:left w:val="single" w:sz="4" w:space="0" w:color="auto"/>
              <w:bottom w:val="single" w:sz="2" w:space="0" w:color="auto"/>
              <w:right w:val="single" w:sz="4" w:space="0" w:color="auto"/>
            </w:tcBorders>
            <w:vAlign w:val="center"/>
            <w:hideMark/>
          </w:tcPr>
          <w:p ns2:paraId="43984D35" ns2:textId="424DF96F" w:rsidR="0073071A" w:rsidRPr="00D42C1E" w:rsidRDefault="0073071A" w:rsidP="00F67214">
            <w:pPr>
              <w:spacing w:after="60"/>
              <w:rPr>
                <w:color w:val="000000"/>
                <w:lang w:eastAsia="zh-CN"/>
              </w:rPr>
            </w:pPr>
            <w:r w:rsidRPr="00D42C1E">
              <w:rPr>
                <w:rFonts w:eastAsia="PMingLiU"/>
                <w:color w:val="000000"/>
                <w:lang w:eastAsia="zh-CN"/>
              </w:rPr>
              <w:t xml:space="preserve">Area </w:t>
            </w:r>
            <w:r w:rsidR="00033566" w:rsidRPr="00D42C1E">
              <w:rPr>
                <w:rFonts w:eastAsia="PMingLiU"/>
                <w:color w:val="000000"/>
                <w:lang w:eastAsia="zh-CN"/>
              </w:rPr>
              <w:t>u</w:t>
            </w:r>
            <w:r w:rsidRPr="00D42C1E">
              <w:rPr>
                <w:rFonts w:eastAsia="PMingLiU"/>
                <w:color w:val="000000"/>
                <w:lang w:eastAsia="zh-CN"/>
              </w:rPr>
              <w:t>nder concentration Curve</w:t>
            </w:r>
          </w:p>
        </w:tc>
      </w:tr>
      <w:tr w:rsidR="0073071A" w:rsidRPr="00D42C1E" ns2:paraId="6804DD40"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7F9EFDBB" ns2:textId="77777777" w:rsidR="0073071A" w:rsidRPr="00D42C1E" w:rsidRDefault="0073071A" w:rsidP="00F67214">
            <w:pPr>
              <w:spacing w:after="60"/>
              <w:rPr>
                <w:rFonts w:eastAsia="PMingLiU"/>
                <w:color w:val="000000"/>
                <w:lang w:eastAsia="zh-CN"/>
              </w:rPr>
            </w:pPr>
            <w:r w:rsidRPr="00D42C1E">
              <w:rPr>
                <w:rFonts w:eastAsia="SimSun"/>
                <w:lang w:bidi="mn-Mong-CN"/>
              </w:rPr>
              <w:t>AUC</w:t>
            </w:r>
            <w:r w:rsidRPr="00D42C1E">
              <w:rPr>
                <w:rFonts w:eastAsia="SimSun"/>
                <w:vertAlign w:val="subscript"/>
                <w:lang w:bidi="mn-Mong-CN"/>
              </w:rPr>
              <w:t>0-</w:t>
            </w:r>
            <w:r w:rsidRPr="00D42C1E">
              <w:rPr>
                <w:rFonts w:eastAsia="SimSun" w:hint="eastAsia"/>
                <w:vertAlign w:val="subscript"/>
                <w:lang w:bidi="mn-Mong-CN"/>
              </w:rPr>
              <w:t>∞</w:t>
            </w:r>
          </w:p>
        </w:tc>
        <w:tc>
          <w:tcPr>
            <w:tcW w:w="3600" w:type="pct"/>
            <w:tcBorders>
              <w:top w:val="single" w:sz="2" w:space="0" w:color="auto"/>
              <w:left w:val="single" w:sz="4" w:space="0" w:color="auto"/>
              <w:bottom w:val="single" w:sz="2" w:space="0" w:color="auto"/>
              <w:right w:val="single" w:sz="4" w:space="0" w:color="auto"/>
            </w:tcBorders>
            <w:vAlign w:val="center"/>
          </w:tcPr>
          <w:p ns2:paraId="1178F2BC" ns2:textId="3A58DFC9" w:rsidR="0073071A" w:rsidRPr="00D42C1E" w:rsidRDefault="0073071A" w:rsidP="00F67214">
            <w:pPr>
              <w:spacing w:after="60"/>
              <w:rPr>
                <w:rFonts w:eastAsia="PMingLiU"/>
                <w:color w:val="000000"/>
                <w:lang w:eastAsia="zh-CN"/>
              </w:rPr>
            </w:pPr>
            <w:r w:rsidRPr="00D42C1E">
              <w:rPr>
                <w:rFonts w:eastAsia="PMingLiU"/>
                <w:color w:val="000000"/>
                <w:lang w:eastAsia="zh-CN"/>
              </w:rPr>
              <w:t xml:space="preserve">Area </w:t>
            </w:r>
            <w:r w:rsidR="00033566" w:rsidRPr="00D42C1E">
              <w:rPr>
                <w:rFonts w:eastAsia="PMingLiU"/>
                <w:color w:val="000000"/>
                <w:lang w:eastAsia="zh-CN"/>
              </w:rPr>
              <w:t>u</w:t>
            </w:r>
            <w:r w:rsidRPr="00D42C1E">
              <w:rPr>
                <w:rFonts w:eastAsia="PMingLiU"/>
                <w:color w:val="000000"/>
                <w:lang w:eastAsia="zh-CN"/>
              </w:rPr>
              <w:t xml:space="preserve">nder concentration </w:t>
            </w:r>
            <w:r w:rsidR="00033566" w:rsidRPr="00D42C1E">
              <w:rPr>
                <w:rFonts w:eastAsia="PMingLiU"/>
                <w:color w:val="000000"/>
                <w:lang w:eastAsia="zh-CN"/>
              </w:rPr>
              <w:t>c</w:t>
            </w:r>
            <w:r w:rsidRPr="00D42C1E">
              <w:rPr>
                <w:rFonts w:eastAsia="PMingLiU"/>
                <w:color w:val="000000"/>
                <w:lang w:eastAsia="zh-CN"/>
              </w:rPr>
              <w:t>urve from 0 to infinity</w:t>
            </w:r>
          </w:p>
        </w:tc>
      </w:tr>
      <w:tr w:rsidR="0073071A" w:rsidRPr="00D42C1E" ns2:paraId="0B9B5131"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1DA8E0FB" ns2:textId="77777777" w:rsidR="0073071A" w:rsidRPr="00D42C1E" w:rsidRDefault="0073071A" w:rsidP="00F67214">
            <w:pPr>
              <w:spacing w:after="60"/>
              <w:rPr>
                <w:rFonts w:eastAsia="SimSun"/>
                <w:lang w:bidi="mn-Mong-CN"/>
              </w:rPr>
            </w:pPr>
            <w:r w:rsidRPr="00D42C1E">
              <w:rPr>
                <w:rFonts w:eastAsia="SimSun"/>
                <w:lang w:bidi="mn-Mong-CN"/>
              </w:rPr>
              <w:t>AUC</w:t>
            </w:r>
            <w:r w:rsidRPr="00D42C1E">
              <w:rPr>
                <w:rFonts w:eastAsia="SimSun"/>
                <w:vertAlign w:val="subscript"/>
                <w:lang w:bidi="mn-Mong-CN"/>
              </w:rPr>
              <w:t>0-t</w:t>
            </w:r>
          </w:p>
        </w:tc>
        <w:tc>
          <w:tcPr>
            <w:tcW w:w="3600" w:type="pct"/>
            <w:tcBorders>
              <w:top w:val="single" w:sz="2" w:space="0" w:color="auto"/>
              <w:left w:val="single" w:sz="4" w:space="0" w:color="auto"/>
              <w:bottom w:val="single" w:sz="2" w:space="0" w:color="auto"/>
              <w:right w:val="single" w:sz="4" w:space="0" w:color="auto"/>
            </w:tcBorders>
            <w:vAlign w:val="center"/>
          </w:tcPr>
          <w:p ns2:paraId="72CBB2E8" ns2:textId="28D5CF28" w:rsidR="0073071A" w:rsidRPr="00D42C1E" w:rsidRDefault="0073071A" w:rsidP="00F67214">
            <w:pPr>
              <w:spacing w:after="60"/>
              <w:rPr>
                <w:rFonts w:eastAsia="PMingLiU"/>
                <w:color w:val="000000"/>
                <w:lang w:eastAsia="zh-CN"/>
              </w:rPr>
            </w:pPr>
            <w:r w:rsidRPr="00D42C1E">
              <w:rPr>
                <w:rFonts w:eastAsia="PMingLiU"/>
                <w:color w:val="000000"/>
                <w:lang w:eastAsia="zh-CN"/>
              </w:rPr>
              <w:t xml:space="preserve">Area </w:t>
            </w:r>
            <w:r w:rsidR="00033566" w:rsidRPr="00D42C1E">
              <w:rPr>
                <w:rFonts w:eastAsia="PMingLiU"/>
                <w:color w:val="000000"/>
                <w:lang w:eastAsia="zh-CN"/>
              </w:rPr>
              <w:t>u</w:t>
            </w:r>
            <w:r w:rsidRPr="00D42C1E">
              <w:rPr>
                <w:rFonts w:eastAsia="PMingLiU"/>
                <w:color w:val="000000"/>
                <w:lang w:eastAsia="zh-CN"/>
              </w:rPr>
              <w:t xml:space="preserve">nder concentration </w:t>
            </w:r>
            <w:r w:rsidR="00033566" w:rsidRPr="00D42C1E">
              <w:rPr>
                <w:rFonts w:eastAsia="PMingLiU"/>
                <w:color w:val="000000"/>
                <w:lang w:eastAsia="zh-CN"/>
              </w:rPr>
              <w:t>c</w:t>
            </w:r>
            <w:r w:rsidRPr="00D42C1E">
              <w:rPr>
                <w:rFonts w:eastAsia="PMingLiU"/>
                <w:color w:val="000000"/>
                <w:lang w:eastAsia="zh-CN"/>
              </w:rPr>
              <w:t>urve from 0 to t</w:t>
            </w:r>
          </w:p>
        </w:tc>
      </w:tr>
      <w:tr w:rsidR="002F680D" w:rsidRPr="00D42C1E" ns2:paraId="552CC4BD"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60866F49" ns2:textId="00E692B6" w:rsidR="002F680D" w:rsidRPr="00D42C1E" w:rsidRDefault="002F680D" w:rsidP="00F67214">
            <w:pPr>
              <w:spacing w:after="60"/>
              <w:rPr>
                <w:rFonts w:eastAsia="SimSun"/>
                <w:lang w:bidi="mn-Mong-CN"/>
              </w:rPr>
            </w:pPr>
            <w:r w:rsidRPr="00D42C1E">
              <w:t>AUC</w:t>
            </w:r>
            <w:r w:rsidRPr="00D42C1E">
              <w:rPr>
                <w:vertAlign w:val="subscript"/>
              </w:rPr>
              <w:t>last</w:t>
            </w:r>
          </w:p>
        </w:tc>
        <w:tc>
          <w:tcPr>
            <w:tcW w:w="3600" w:type="pct"/>
            <w:tcBorders>
              <w:top w:val="single" w:sz="2" w:space="0" w:color="auto"/>
              <w:left w:val="single" w:sz="4" w:space="0" w:color="auto"/>
              <w:bottom w:val="single" w:sz="2" w:space="0" w:color="auto"/>
              <w:right w:val="single" w:sz="4" w:space="0" w:color="auto"/>
            </w:tcBorders>
            <w:vAlign w:val="center"/>
          </w:tcPr>
          <w:p ns2:paraId="20681CFC" ns2:textId="28970EFC" w:rsidR="002F680D" w:rsidRPr="00D42C1E" w:rsidRDefault="002F680D" w:rsidP="00F67214">
            <w:pPr>
              <w:spacing w:after="60"/>
              <w:rPr>
                <w:rFonts w:eastAsia="PMingLiU"/>
                <w:color w:val="000000"/>
                <w:lang w:eastAsia="zh-CN"/>
              </w:rPr>
            </w:pPr>
            <w:r w:rsidRPr="00D42C1E">
              <w:rPr>
                <w:rFonts w:eastAsia="PMingLiU"/>
                <w:color w:val="000000"/>
                <w:lang w:eastAsia="zh-CN"/>
              </w:rPr>
              <w:t>Area Under concentration Curve from the time of dosing to the time of last measurable concentration</w:t>
            </w:r>
          </w:p>
        </w:tc>
      </w:tr>
      <w:tr w:rsidR="0073071A" w:rsidRPr="00D42C1E" ns2:paraId="518015F6"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318474A8" ns2:textId="77777777" w:rsidR="0073071A" w:rsidRPr="00D42C1E" w:rsidRDefault="0073071A" w:rsidP="00F67214">
            <w:pPr>
              <w:spacing w:after="60"/>
              <w:rPr>
                <w:color w:val="000000"/>
                <w:lang w:eastAsia="zh-CN"/>
              </w:rPr>
            </w:pPr>
            <w:r w:rsidRPr="00D42C1E">
              <w:rPr>
                <w:color w:val="000000"/>
                <w:lang w:eastAsia="zh-CN"/>
              </w:rPr>
              <w:t>BCRP</w:t>
            </w:r>
          </w:p>
        </w:tc>
        <w:tc>
          <w:tcPr>
            <w:tcW w:w="3600" w:type="pct"/>
            <w:tcBorders>
              <w:top w:val="single" w:sz="2" w:space="0" w:color="auto"/>
              <w:left w:val="single" w:sz="4" w:space="0" w:color="auto"/>
              <w:bottom w:val="single" w:sz="2" w:space="0" w:color="auto"/>
              <w:right w:val="single" w:sz="4" w:space="0" w:color="auto"/>
            </w:tcBorders>
            <w:noWrap/>
            <w:vAlign w:val="center"/>
          </w:tcPr>
          <w:p ns2:paraId="417C1D62" ns2:textId="4BD66AF6" w:rsidR="0073071A" w:rsidRPr="00D42C1E" w:rsidRDefault="0001608E" w:rsidP="00F67214">
            <w:pPr>
              <w:spacing w:after="60"/>
              <w:rPr>
                <w:color w:val="000000"/>
                <w:lang w:eastAsia="zh-CN"/>
              </w:rPr>
            </w:pPr>
            <w:r w:rsidRPr="00D42C1E">
              <w:rPr>
                <w:rFonts w:eastAsia="PMingLiU"/>
                <w:color w:val="000000"/>
                <w:lang w:eastAsia="zh-CN"/>
              </w:rPr>
              <w:t>Breast cancer resistance protein</w:t>
            </w:r>
          </w:p>
        </w:tc>
      </w:tr>
      <w:tr w:rsidR="0073071A" w:rsidRPr="00D42C1E" ns2:paraId="163B9957"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ns2:paraId="39D764A5" ns2:textId="77777777" w:rsidR="0073071A" w:rsidRPr="00D42C1E" w:rsidRDefault="0073071A" w:rsidP="00F67214">
            <w:pPr>
              <w:spacing w:after="60"/>
              <w:rPr>
                <w:color w:val="000000"/>
                <w:lang w:eastAsia="zh-CN"/>
              </w:rPr>
            </w:pPr>
            <w:r w:rsidRPr="00D42C1E">
              <w:rPr>
                <w:color w:val="000000"/>
                <w:lang w:eastAsia="zh-CN"/>
              </w:rPr>
              <w:t>BDC</w:t>
            </w:r>
          </w:p>
        </w:tc>
        <w:tc>
          <w:tcPr>
            <w:tcW w:w="3600" w:type="pct"/>
            <w:tcBorders>
              <w:top w:val="single" w:sz="2" w:space="0" w:color="auto"/>
              <w:left w:val="single" w:sz="4" w:space="0" w:color="auto"/>
              <w:bottom w:val="single" w:sz="2" w:space="0" w:color="auto"/>
              <w:right w:val="single" w:sz="4" w:space="0" w:color="auto"/>
            </w:tcBorders>
            <w:noWrap/>
            <w:vAlign w:val="center"/>
            <w:hideMark/>
          </w:tcPr>
          <w:p ns2:paraId="173CE576" ns2:textId="7FC1140C" w:rsidR="0073071A" w:rsidRPr="00D42C1E" w:rsidRDefault="0073071A" w:rsidP="00F67214">
            <w:pPr>
              <w:spacing w:after="60"/>
              <w:rPr>
                <w:color w:val="000000"/>
                <w:lang w:eastAsia="zh-CN"/>
              </w:rPr>
            </w:pPr>
            <w:r w:rsidRPr="00D42C1E">
              <w:rPr>
                <w:color w:val="000000"/>
                <w:lang w:eastAsia="zh-CN"/>
              </w:rPr>
              <w:t xml:space="preserve">Bile </w:t>
            </w:r>
            <w:r w:rsidR="00033566" w:rsidRPr="00D42C1E">
              <w:rPr>
                <w:color w:val="000000"/>
                <w:lang w:eastAsia="zh-CN"/>
              </w:rPr>
              <w:t>d</w:t>
            </w:r>
            <w:r w:rsidRPr="00D42C1E">
              <w:rPr>
                <w:color w:val="000000"/>
                <w:lang w:eastAsia="zh-CN"/>
              </w:rPr>
              <w:t xml:space="preserve">uct </w:t>
            </w:r>
            <w:r w:rsidR="00033566" w:rsidRPr="00D42C1E">
              <w:rPr>
                <w:color w:val="000000"/>
                <w:lang w:eastAsia="zh-CN"/>
              </w:rPr>
              <w:t>c</w:t>
            </w:r>
            <w:r w:rsidRPr="00D42C1E">
              <w:rPr>
                <w:color w:val="000000"/>
                <w:lang w:eastAsia="zh-CN"/>
              </w:rPr>
              <w:t xml:space="preserve">annulated </w:t>
            </w:r>
          </w:p>
        </w:tc>
      </w:tr>
      <w:tr w:rsidR="00C52AE1" w:rsidRPr="00D42C1E" ns2:paraId="362930D2"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79E3E788" ns2:textId="03A69BB3" w:rsidR="00C52AE1" w:rsidRPr="00D42C1E" w:rsidRDefault="00C52AE1" w:rsidP="00F67214">
            <w:pPr>
              <w:spacing w:after="60"/>
              <w:rPr>
                <w:color w:val="000000"/>
                <w:lang w:eastAsia="zh-CN"/>
              </w:rPr>
            </w:pPr>
            <w:r w:rsidRPr="00D42C1E">
              <w:rPr>
                <w:color w:val="000000"/>
                <w:lang w:eastAsia="zh-CN"/>
              </w:rPr>
              <w:t>BICR</w:t>
            </w:r>
          </w:p>
        </w:tc>
        <w:tc>
          <w:tcPr>
            <w:tcW w:w="3600" w:type="pct"/>
            <w:tcBorders>
              <w:top w:val="single" w:sz="2" w:space="0" w:color="auto"/>
              <w:left w:val="single" w:sz="4" w:space="0" w:color="auto"/>
              <w:bottom w:val="single" w:sz="2" w:space="0" w:color="auto"/>
              <w:right w:val="single" w:sz="4" w:space="0" w:color="auto"/>
            </w:tcBorders>
            <w:noWrap/>
            <w:vAlign w:val="center"/>
          </w:tcPr>
          <w:p ns2:paraId="373638AE" ns2:textId="3357A22F" w:rsidR="00C52AE1" w:rsidRPr="00D42C1E" w:rsidRDefault="00C52AE1" w:rsidP="00F67214">
            <w:pPr>
              <w:spacing w:after="60"/>
              <w:rPr>
                <w:color w:val="000000"/>
                <w:lang w:eastAsia="zh-CN"/>
              </w:rPr>
            </w:pPr>
            <w:r w:rsidRPr="00D42C1E">
              <w:rPr>
                <w:color w:val="000000"/>
                <w:lang w:eastAsia="zh-CN"/>
              </w:rPr>
              <w:t>Blinded Independent Central Review</w:t>
            </w:r>
          </w:p>
        </w:tc>
      </w:tr>
      <w:tr w:rsidR="0073071A" w:rsidRPr="00D42C1E" ns2:paraId="69D4EC8A"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07765E4C" ns2:textId="77777777" w:rsidR="0073071A" w:rsidRPr="00D42C1E" w:rsidRDefault="0073071A" w:rsidP="00F67214">
            <w:pPr>
              <w:spacing w:after="60"/>
              <w:rPr>
                <w:color w:val="000000"/>
                <w:lang w:eastAsia="zh-CN"/>
              </w:rPr>
            </w:pPr>
            <w:r w:rsidRPr="00D42C1E">
              <w:rPr>
                <w:color w:val="000000"/>
                <w:lang w:eastAsia="zh-CN"/>
              </w:rPr>
              <w:t>BLQ</w:t>
            </w:r>
          </w:p>
        </w:tc>
        <w:tc>
          <w:tcPr>
            <w:tcW w:w="3600" w:type="pct"/>
            <w:tcBorders>
              <w:top w:val="single" w:sz="2" w:space="0" w:color="auto"/>
              <w:left w:val="single" w:sz="4" w:space="0" w:color="auto"/>
              <w:bottom w:val="single" w:sz="2" w:space="0" w:color="auto"/>
              <w:right w:val="single" w:sz="4" w:space="0" w:color="auto"/>
            </w:tcBorders>
            <w:noWrap/>
            <w:vAlign w:val="center"/>
          </w:tcPr>
          <w:p ns2:paraId="630C4C38" ns2:textId="77777777" w:rsidR="0073071A" w:rsidRPr="00D42C1E" w:rsidRDefault="0073071A" w:rsidP="00F67214">
            <w:pPr>
              <w:spacing w:after="60"/>
              <w:rPr>
                <w:color w:val="000000"/>
                <w:lang w:eastAsia="zh-CN"/>
              </w:rPr>
            </w:pPr>
            <w:r w:rsidRPr="00D42C1E">
              <w:rPr>
                <w:color w:val="000000"/>
                <w:lang w:eastAsia="zh-CN"/>
              </w:rPr>
              <w:t>Below the limit of quantitation</w:t>
            </w:r>
          </w:p>
        </w:tc>
      </w:tr>
      <w:tr w:rsidR="0073071A" w:rsidRPr="00D42C1E" ns2:paraId="628FF832"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28834F10" ns2:textId="77777777" w:rsidR="0073071A" w:rsidRPr="00D42C1E" w:rsidRDefault="0073071A" w:rsidP="00F67214">
            <w:pPr>
              <w:spacing w:after="60"/>
              <w:rPr>
                <w:color w:val="000000"/>
                <w:lang w:eastAsia="zh-CN"/>
              </w:rPr>
            </w:pPr>
            <w:r w:rsidRPr="00D42C1E">
              <w:rPr>
                <w:color w:val="000000"/>
                <w:lang w:eastAsia="zh-CN"/>
              </w:rPr>
              <w:t>BSA</w:t>
            </w:r>
          </w:p>
        </w:tc>
        <w:tc>
          <w:tcPr>
            <w:tcW w:w="3600" w:type="pct"/>
            <w:tcBorders>
              <w:top w:val="single" w:sz="2" w:space="0" w:color="auto"/>
              <w:left w:val="single" w:sz="4" w:space="0" w:color="auto"/>
              <w:bottom w:val="single" w:sz="2" w:space="0" w:color="auto"/>
              <w:right w:val="single" w:sz="4" w:space="0" w:color="auto"/>
            </w:tcBorders>
            <w:noWrap/>
            <w:vAlign w:val="center"/>
          </w:tcPr>
          <w:p ns2:paraId="507CE5FD" ns2:textId="662D4CD2" w:rsidR="0073071A" w:rsidRPr="00D42C1E" w:rsidRDefault="0073071A" w:rsidP="00F67214">
            <w:pPr>
              <w:spacing w:after="60"/>
              <w:rPr>
                <w:color w:val="000000"/>
                <w:lang w:eastAsia="zh-CN"/>
              </w:rPr>
            </w:pPr>
            <w:r w:rsidRPr="00D42C1E">
              <w:rPr>
                <w:color w:val="000000"/>
                <w:lang w:eastAsia="zh-CN"/>
              </w:rPr>
              <w:t xml:space="preserve">Bovine </w:t>
            </w:r>
            <w:r w:rsidR="00033566" w:rsidRPr="00D42C1E">
              <w:rPr>
                <w:color w:val="000000"/>
                <w:lang w:eastAsia="zh-CN"/>
              </w:rPr>
              <w:t>s</w:t>
            </w:r>
            <w:r w:rsidRPr="00D42C1E">
              <w:rPr>
                <w:color w:val="000000"/>
                <w:lang w:eastAsia="zh-CN"/>
              </w:rPr>
              <w:t xml:space="preserve">erum </w:t>
            </w:r>
            <w:r w:rsidR="00033566" w:rsidRPr="00D42C1E">
              <w:rPr>
                <w:color w:val="000000"/>
                <w:lang w:eastAsia="zh-CN"/>
              </w:rPr>
              <w:t>a</w:t>
            </w:r>
            <w:r w:rsidRPr="00D42C1E">
              <w:rPr>
                <w:color w:val="000000"/>
                <w:lang w:eastAsia="zh-CN"/>
              </w:rPr>
              <w:t>lbumin</w:t>
            </w:r>
          </w:p>
        </w:tc>
      </w:tr>
      <w:tr w:rsidR="0073071A" w:rsidRPr="00D42C1E" ns2:paraId="0C296CAE"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48317579" ns2:textId="77777777" w:rsidR="0073071A" w:rsidRPr="00D42C1E" w:rsidRDefault="0073071A" w:rsidP="00F67214">
            <w:pPr>
              <w:spacing w:after="60"/>
              <w:rPr>
                <w:rFonts w:eastAsia="PMingLiU"/>
                <w:color w:val="000000"/>
                <w:lang w:eastAsia="zh-CN"/>
              </w:rPr>
            </w:pPr>
            <w:r w:rsidRPr="00D42C1E">
              <w:rPr>
                <w:rFonts w:eastAsia="PMingLiU"/>
                <w:color w:val="000000"/>
                <w:lang w:eastAsia="zh-CN"/>
              </w:rPr>
              <w:t>BT</w:t>
            </w:r>
          </w:p>
        </w:tc>
        <w:tc>
          <w:tcPr>
            <w:tcW w:w="3600" w:type="pct"/>
            <w:tcBorders>
              <w:top w:val="single" w:sz="2" w:space="0" w:color="auto"/>
              <w:left w:val="single" w:sz="4" w:space="0" w:color="auto"/>
              <w:bottom w:val="single" w:sz="2" w:space="0" w:color="auto"/>
              <w:right w:val="single" w:sz="4" w:space="0" w:color="auto"/>
            </w:tcBorders>
            <w:vAlign w:val="center"/>
          </w:tcPr>
          <w:p ns2:paraId="2C747E99" ns2:textId="72E8F10C" w:rsidR="0073071A" w:rsidRPr="00D42C1E" w:rsidRDefault="0073071A" w:rsidP="00F67214">
            <w:pPr>
              <w:spacing w:after="60"/>
              <w:rPr>
                <w:rFonts w:eastAsia="PMingLiU"/>
                <w:color w:val="000000"/>
                <w:lang w:eastAsia="zh-CN"/>
              </w:rPr>
            </w:pPr>
            <w:r w:rsidRPr="00D42C1E">
              <w:rPr>
                <w:rFonts w:eastAsia="PMingLiU"/>
                <w:color w:val="000000"/>
                <w:lang w:eastAsia="zh-CN"/>
              </w:rPr>
              <w:t xml:space="preserve">Body </w:t>
            </w:r>
            <w:r w:rsidR="00033566" w:rsidRPr="00D42C1E">
              <w:rPr>
                <w:rFonts w:eastAsia="PMingLiU"/>
                <w:color w:val="000000"/>
                <w:lang w:eastAsia="zh-CN"/>
              </w:rPr>
              <w:t>t</w:t>
            </w:r>
            <w:r w:rsidRPr="00D42C1E">
              <w:rPr>
                <w:rFonts w:eastAsia="PMingLiU"/>
                <w:color w:val="000000"/>
                <w:lang w:eastAsia="zh-CN"/>
              </w:rPr>
              <w:t>emperature</w:t>
            </w:r>
          </w:p>
        </w:tc>
      </w:tr>
      <w:tr w:rsidR="00721B72" w:rsidRPr="00D42C1E" ns2:paraId="0317EF39"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63E3CF31" ns2:textId="24D774C5" w:rsidR="00721B72" w:rsidRPr="00D42C1E" w:rsidRDefault="00721B72" w:rsidP="00F67214">
            <w:pPr>
              <w:spacing w:after="60"/>
              <w:rPr>
                <w:rFonts w:eastAsia="PMingLiU"/>
                <w:color w:val="000000"/>
                <w:lang w:eastAsia="zh-CN"/>
              </w:rPr>
            </w:pPr>
            <w:r w:rsidRPr="00D42C1E">
              <w:rPr>
                <w:rFonts w:eastAsia="PMingLiU"/>
                <w:color w:val="000000"/>
                <w:lang w:eastAsia="zh-CN"/>
              </w:rPr>
              <w:t>C1q</w:t>
            </w:r>
          </w:p>
        </w:tc>
        <w:tc>
          <w:tcPr>
            <w:tcW w:w="3600" w:type="pct"/>
            <w:tcBorders>
              <w:top w:val="single" w:sz="2" w:space="0" w:color="auto"/>
              <w:left w:val="single" w:sz="4" w:space="0" w:color="auto"/>
              <w:bottom w:val="single" w:sz="2" w:space="0" w:color="auto"/>
              <w:right w:val="single" w:sz="4" w:space="0" w:color="auto"/>
            </w:tcBorders>
            <w:vAlign w:val="center"/>
          </w:tcPr>
          <w:p ns2:paraId="35907CFE" ns2:textId="1E9DF56E" w:rsidR="00721B72" w:rsidRPr="00D42C1E" w:rsidRDefault="00721B72" w:rsidP="00F67214">
            <w:pPr>
              <w:spacing w:after="60"/>
              <w:rPr>
                <w:rFonts w:eastAsia="PMingLiU"/>
                <w:color w:val="000000"/>
                <w:lang w:eastAsia="zh-CN"/>
              </w:rPr>
            </w:pPr>
            <w:r w:rsidRPr="00D42C1E">
              <w:rPr>
                <w:rFonts w:eastAsia="PMingLiU"/>
                <w:color w:val="000000"/>
                <w:lang w:eastAsia="zh-CN"/>
              </w:rPr>
              <w:t>complement component 1q</w:t>
            </w:r>
          </w:p>
        </w:tc>
      </w:tr>
      <w:tr w:rsidR="0073071A" w:rsidRPr="00D42C1E" ns2:paraId="7BBFFE55"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791793B1" ns2:textId="77777777" w:rsidR="0073071A" w:rsidRPr="00D42C1E" w:rsidRDefault="0073071A" w:rsidP="00F67214">
            <w:pPr>
              <w:spacing w:after="60"/>
              <w:rPr>
                <w:rFonts w:eastAsia="PMingLiU"/>
                <w:color w:val="000000"/>
                <w:lang w:eastAsia="zh-CN"/>
              </w:rPr>
            </w:pPr>
            <w:r w:rsidRPr="00D42C1E">
              <w:rPr>
                <w:rFonts w:eastAsia="PMingLiU"/>
                <w:color w:val="000000"/>
                <w:lang w:eastAsia="zh-CN"/>
              </w:rPr>
              <w:t>CD</w:t>
            </w:r>
          </w:p>
        </w:tc>
        <w:tc>
          <w:tcPr>
            <w:tcW w:w="3600" w:type="pct"/>
            <w:tcBorders>
              <w:top w:val="single" w:sz="2" w:space="0" w:color="auto"/>
              <w:left w:val="single" w:sz="4" w:space="0" w:color="auto"/>
              <w:bottom w:val="single" w:sz="2" w:space="0" w:color="auto"/>
              <w:right w:val="single" w:sz="4" w:space="0" w:color="auto"/>
            </w:tcBorders>
            <w:vAlign w:val="center"/>
          </w:tcPr>
          <w:p ns2:paraId="1889DBBF" ns2:textId="77777777" w:rsidR="0073071A" w:rsidRPr="00D42C1E" w:rsidRDefault="0073071A" w:rsidP="00F67214">
            <w:pPr>
              <w:spacing w:after="60"/>
              <w:rPr>
                <w:rFonts w:eastAsia="PMingLiU"/>
                <w:color w:val="000000"/>
                <w:lang w:eastAsia="zh-CN"/>
              </w:rPr>
            </w:pPr>
            <w:r w:rsidRPr="00D42C1E">
              <w:rPr>
                <w:rFonts w:eastAsia="PMingLiU"/>
                <w:color w:val="000000"/>
                <w:lang w:eastAsia="zh-CN"/>
              </w:rPr>
              <w:t>Cluster of differentiation</w:t>
            </w:r>
          </w:p>
        </w:tc>
      </w:tr>
      <w:tr w:rsidR="0073071A" w:rsidRPr="00D42C1E" ns2:paraId="13D519B6"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ns2:paraId="0F8CFBD1" ns2:textId="77777777" w:rsidR="0073071A" w:rsidRPr="00D42C1E" w:rsidRDefault="0073071A" w:rsidP="00F67214">
            <w:pPr>
              <w:spacing w:after="60"/>
              <w:rPr>
                <w:color w:val="000000"/>
                <w:lang w:eastAsia="zh-CN"/>
              </w:rPr>
            </w:pPr>
            <w:r w:rsidRPr="00D42C1E">
              <w:rPr>
                <w:rFonts w:eastAsia="PMingLiU"/>
                <w:color w:val="000000"/>
                <w:lang w:eastAsia="zh-CN"/>
              </w:rPr>
              <w:t>CDC</w:t>
            </w:r>
          </w:p>
        </w:tc>
        <w:tc>
          <w:tcPr>
            <w:tcW w:w="3600" w:type="pct"/>
            <w:tcBorders>
              <w:top w:val="single" w:sz="2" w:space="0" w:color="auto"/>
              <w:left w:val="single" w:sz="4" w:space="0" w:color="auto"/>
              <w:bottom w:val="single" w:sz="2" w:space="0" w:color="auto"/>
              <w:right w:val="single" w:sz="4" w:space="0" w:color="auto"/>
            </w:tcBorders>
            <w:vAlign w:val="center"/>
            <w:hideMark/>
          </w:tcPr>
          <w:p ns2:paraId="2EA53AFF" ns2:textId="40725764" w:rsidR="0073071A" w:rsidRPr="00D42C1E" w:rsidRDefault="0073071A" w:rsidP="00F67214">
            <w:pPr>
              <w:spacing w:after="60"/>
              <w:rPr>
                <w:color w:val="000000"/>
                <w:lang w:eastAsia="zh-CN"/>
              </w:rPr>
            </w:pPr>
            <w:r w:rsidRPr="00D42C1E">
              <w:rPr>
                <w:rFonts w:eastAsia="PMingLiU"/>
                <w:color w:val="000000"/>
                <w:lang w:eastAsia="zh-CN"/>
              </w:rPr>
              <w:t>Complement</w:t>
            </w:r>
            <w:r w:rsidR="00033566" w:rsidRPr="00D42C1E">
              <w:rPr>
                <w:rFonts w:eastAsia="PMingLiU"/>
                <w:color w:val="000000"/>
                <w:lang w:eastAsia="zh-CN"/>
              </w:rPr>
              <w:t>-d</w:t>
            </w:r>
            <w:r w:rsidRPr="00D42C1E">
              <w:rPr>
                <w:rFonts w:eastAsia="PMingLiU"/>
                <w:color w:val="000000"/>
                <w:lang w:eastAsia="zh-CN"/>
              </w:rPr>
              <w:t xml:space="preserve">ependent </w:t>
            </w:r>
            <w:r w:rsidR="00033566" w:rsidRPr="00D42C1E">
              <w:rPr>
                <w:rFonts w:eastAsia="PMingLiU"/>
                <w:color w:val="000000"/>
                <w:lang w:eastAsia="zh-CN"/>
              </w:rPr>
              <w:t>c</w:t>
            </w:r>
            <w:r w:rsidRPr="00D42C1E">
              <w:rPr>
                <w:rFonts w:eastAsia="PMingLiU"/>
                <w:color w:val="000000"/>
                <w:lang w:eastAsia="zh-CN"/>
              </w:rPr>
              <w:t>ytotoxicity</w:t>
            </w:r>
          </w:p>
        </w:tc>
      </w:tr>
      <w:tr w:rsidR="0073071A" w:rsidRPr="00D42C1E" ns2:paraId="16D31DFB"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06F21C35" ns2:textId="77777777" w:rsidR="0073071A" w:rsidRPr="00D42C1E" w:rsidRDefault="0073071A" w:rsidP="00F67214">
            <w:pPr>
              <w:spacing w:after="60"/>
              <w:rPr>
                <w:color w:val="000000"/>
                <w:lang w:eastAsia="zh-CN"/>
              </w:rPr>
            </w:pPr>
            <w:r w:rsidRPr="00D42C1E">
              <w:rPr>
                <w:rFonts w:hint="eastAsia"/>
                <w:color w:val="000000"/>
                <w:lang w:eastAsia="zh-CN"/>
              </w:rPr>
              <w:t>C</w:t>
            </w:r>
            <w:r w:rsidRPr="00D42C1E">
              <w:rPr>
                <w:color w:val="000000"/>
                <w:lang w:eastAsia="zh-CN"/>
              </w:rPr>
              <w:t>HO</w:t>
            </w:r>
          </w:p>
        </w:tc>
        <w:tc>
          <w:tcPr>
            <w:tcW w:w="3600" w:type="pct"/>
            <w:tcBorders>
              <w:top w:val="single" w:sz="2" w:space="0" w:color="auto"/>
              <w:left w:val="single" w:sz="4" w:space="0" w:color="auto"/>
              <w:bottom w:val="single" w:sz="2" w:space="0" w:color="auto"/>
              <w:right w:val="single" w:sz="4" w:space="0" w:color="auto"/>
            </w:tcBorders>
            <w:vAlign w:val="center"/>
          </w:tcPr>
          <w:p ns2:paraId="1130C3C5" ns2:textId="6133CD6E" w:rsidR="0073071A" w:rsidRPr="00D42C1E" w:rsidRDefault="0073071A" w:rsidP="00F67214">
            <w:pPr>
              <w:spacing w:after="60"/>
              <w:rPr>
                <w:rFonts w:eastAsia="PMingLiU"/>
                <w:color w:val="000000"/>
                <w:lang w:eastAsia="zh-CN"/>
              </w:rPr>
            </w:pPr>
            <w:r w:rsidRPr="00D42C1E">
              <w:rPr>
                <w:rFonts w:eastAsia="PMingLiU"/>
                <w:color w:val="000000"/>
                <w:lang w:eastAsia="zh-CN"/>
              </w:rPr>
              <w:t xml:space="preserve">Chinese </w:t>
            </w:r>
            <w:r w:rsidR="00033566" w:rsidRPr="00D42C1E">
              <w:rPr>
                <w:rFonts w:eastAsia="PMingLiU"/>
                <w:color w:val="000000"/>
                <w:lang w:eastAsia="zh-CN"/>
              </w:rPr>
              <w:t>h</w:t>
            </w:r>
            <w:r w:rsidRPr="00D42C1E">
              <w:rPr>
                <w:rFonts w:eastAsia="PMingLiU"/>
                <w:color w:val="000000"/>
                <w:lang w:eastAsia="zh-CN"/>
              </w:rPr>
              <w:t xml:space="preserve">amster </w:t>
            </w:r>
            <w:r w:rsidR="00033566" w:rsidRPr="00D42C1E">
              <w:rPr>
                <w:rFonts w:eastAsia="PMingLiU"/>
                <w:color w:val="000000"/>
                <w:lang w:eastAsia="zh-CN"/>
              </w:rPr>
              <w:t>o</w:t>
            </w:r>
            <w:r w:rsidRPr="00D42C1E">
              <w:rPr>
                <w:rFonts w:eastAsia="PMingLiU"/>
                <w:color w:val="000000"/>
                <w:lang w:eastAsia="zh-CN"/>
              </w:rPr>
              <w:t>vary</w:t>
            </w:r>
          </w:p>
        </w:tc>
      </w:tr>
      <w:tr w:rsidR="0073071A" w:rsidRPr="00D42C1E" ns2:paraId="6A43260C"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ns2:paraId="0DD54F51" ns2:textId="77777777" w:rsidR="0073071A" w:rsidRPr="00D42C1E" w:rsidRDefault="0073071A" w:rsidP="00F67214">
            <w:pPr>
              <w:spacing w:after="60"/>
              <w:rPr>
                <w:color w:val="000000"/>
                <w:lang w:eastAsia="zh-CN"/>
              </w:rPr>
            </w:pPr>
            <w:r w:rsidRPr="00D42C1E">
              <w:rPr>
                <w:color w:val="000000"/>
                <w:lang w:eastAsia="zh-CN"/>
              </w:rPr>
              <w:t>CL</w:t>
            </w:r>
          </w:p>
        </w:tc>
        <w:tc>
          <w:tcPr>
            <w:tcW w:w="3600" w:type="pct"/>
            <w:tcBorders>
              <w:top w:val="single" w:sz="2" w:space="0" w:color="auto"/>
              <w:left w:val="single" w:sz="4" w:space="0" w:color="auto"/>
              <w:bottom w:val="single" w:sz="2" w:space="0" w:color="auto"/>
              <w:right w:val="single" w:sz="4" w:space="0" w:color="auto"/>
            </w:tcBorders>
            <w:vAlign w:val="center"/>
            <w:hideMark/>
          </w:tcPr>
          <w:p ns2:paraId="4B507FC9" ns2:textId="77777777" w:rsidR="0073071A" w:rsidRPr="00D42C1E" w:rsidRDefault="0073071A" w:rsidP="00F67214">
            <w:pPr>
              <w:spacing w:after="60"/>
              <w:rPr>
                <w:color w:val="000000"/>
                <w:lang w:eastAsia="zh-CN"/>
              </w:rPr>
            </w:pPr>
            <w:r w:rsidRPr="00D42C1E">
              <w:rPr>
                <w:color w:val="000000"/>
                <w:lang w:eastAsia="zh-CN"/>
              </w:rPr>
              <w:t xml:space="preserve">Clearance </w:t>
            </w:r>
          </w:p>
        </w:tc>
      </w:tr>
      <w:tr w:rsidR="0073071A" w:rsidRPr="00D42C1E" ns2:paraId="5E1F4279"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75"/>
        </w:trPr>
        <w:tc>
          <w:tcPr>
            <w:tcW w:w="1400" w:type="pct"/>
            <w:tcBorders>
              <w:top w:val="single" w:sz="2" w:space="0" w:color="auto"/>
              <w:left w:val="single" w:sz="4" w:space="0" w:color="auto"/>
              <w:bottom w:val="single" w:sz="2" w:space="0" w:color="auto"/>
              <w:right w:val="single" w:sz="4" w:space="0" w:color="auto"/>
            </w:tcBorders>
            <w:vAlign w:val="center"/>
            <w:hideMark/>
          </w:tcPr>
          <w:p ns2:paraId="2D178702" ns2:textId="77777777" w:rsidR="0073071A" w:rsidRPr="00D42C1E" w:rsidRDefault="0073071A" w:rsidP="00F67214">
            <w:pPr>
              <w:spacing w:after="60"/>
              <w:rPr>
                <w:color w:val="000000"/>
                <w:lang w:eastAsia="zh-CN"/>
              </w:rPr>
            </w:pPr>
            <w:r w:rsidRPr="00D42C1E">
              <w:rPr>
                <w:rFonts w:eastAsia="PMingLiU"/>
                <w:color w:val="000000"/>
                <w:lang w:eastAsia="zh-CN"/>
              </w:rPr>
              <w:t>C</w:t>
            </w:r>
            <w:r w:rsidRPr="00D42C1E">
              <w:rPr>
                <w:rFonts w:eastAsia="PMingLiU"/>
                <w:color w:val="000000"/>
                <w:vertAlign w:val="subscript"/>
                <w:lang w:eastAsia="zh-CN"/>
              </w:rPr>
              <w:t>max</w:t>
            </w:r>
          </w:p>
        </w:tc>
        <w:tc>
          <w:tcPr>
            <w:tcW w:w="3600" w:type="pct"/>
            <w:tcBorders>
              <w:top w:val="single" w:sz="2" w:space="0" w:color="auto"/>
              <w:left w:val="single" w:sz="4" w:space="0" w:color="auto"/>
              <w:bottom w:val="single" w:sz="2" w:space="0" w:color="auto"/>
              <w:right w:val="single" w:sz="4" w:space="0" w:color="auto"/>
            </w:tcBorders>
            <w:vAlign w:val="center"/>
            <w:hideMark/>
          </w:tcPr>
          <w:p ns2:paraId="7AA319BC" ns2:textId="49751C12" w:rsidR="0073071A" w:rsidRPr="00D42C1E" w:rsidRDefault="0073071A" w:rsidP="00F67214">
            <w:pPr>
              <w:spacing w:after="60"/>
              <w:rPr>
                <w:color w:val="000000"/>
                <w:lang w:eastAsia="zh-CN"/>
              </w:rPr>
            </w:pPr>
            <w:r w:rsidRPr="00D42C1E">
              <w:rPr>
                <w:color w:val="000000"/>
                <w:lang w:eastAsia="zh-CN"/>
              </w:rPr>
              <w:t xml:space="preserve">Maximum observed plasma </w:t>
            </w:r>
            <w:r w:rsidR="00033566" w:rsidRPr="00D42C1E">
              <w:rPr>
                <w:color w:val="000000"/>
                <w:lang w:eastAsia="zh-CN"/>
              </w:rPr>
              <w:t>c</w:t>
            </w:r>
            <w:r w:rsidRPr="00D42C1E">
              <w:rPr>
                <w:color w:val="000000"/>
                <w:lang w:eastAsia="zh-CN"/>
              </w:rPr>
              <w:t>oncentration</w:t>
            </w:r>
          </w:p>
        </w:tc>
      </w:tr>
      <w:tr w:rsidR="0073071A" w:rsidRPr="00D42C1E" ns2:paraId="3F5595E3"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75"/>
        </w:trPr>
        <w:tc>
          <w:tcPr>
            <w:tcW w:w="1400" w:type="pct"/>
            <w:tcBorders>
              <w:top w:val="single" w:sz="2" w:space="0" w:color="auto"/>
              <w:left w:val="single" w:sz="4" w:space="0" w:color="auto"/>
              <w:bottom w:val="single" w:sz="2" w:space="0" w:color="auto"/>
              <w:right w:val="single" w:sz="4" w:space="0" w:color="auto"/>
            </w:tcBorders>
            <w:vAlign w:val="center"/>
          </w:tcPr>
          <w:p ns2:paraId="7045FB7D" ns2:textId="77777777" w:rsidR="0073071A" w:rsidRPr="00D42C1E" w:rsidRDefault="0073071A" w:rsidP="00F67214">
            <w:pPr>
              <w:spacing w:after="60"/>
              <w:rPr>
                <w:color w:val="000000"/>
                <w:lang w:eastAsia="zh-CN"/>
              </w:rPr>
            </w:pPr>
            <w:r w:rsidRPr="00D42C1E">
              <w:rPr>
                <w:color w:val="000000"/>
                <w:lang w:eastAsia="zh-CN"/>
              </w:rPr>
              <w:t>CNS</w:t>
            </w:r>
          </w:p>
        </w:tc>
        <w:tc>
          <w:tcPr>
            <w:tcW w:w="3600" w:type="pct"/>
            <w:tcBorders>
              <w:top w:val="single" w:sz="2" w:space="0" w:color="auto"/>
              <w:left w:val="single" w:sz="4" w:space="0" w:color="auto"/>
              <w:bottom w:val="single" w:sz="2" w:space="0" w:color="auto"/>
              <w:right w:val="single" w:sz="4" w:space="0" w:color="auto"/>
            </w:tcBorders>
            <w:vAlign w:val="center"/>
          </w:tcPr>
          <w:p ns2:paraId="47CDDAF4" ns2:textId="453F31E0" w:rsidR="0073071A" w:rsidRPr="00D42C1E" w:rsidRDefault="0073071A" w:rsidP="00F67214">
            <w:pPr>
              <w:spacing w:after="60"/>
              <w:rPr>
                <w:color w:val="000000"/>
                <w:lang w:eastAsia="zh-CN"/>
              </w:rPr>
            </w:pPr>
            <w:r w:rsidRPr="00D42C1E">
              <w:rPr>
                <w:color w:val="000000"/>
                <w:lang w:eastAsia="zh-CN"/>
              </w:rPr>
              <w:t xml:space="preserve">Central </w:t>
            </w:r>
            <w:r w:rsidR="00033566" w:rsidRPr="00D42C1E">
              <w:rPr>
                <w:color w:val="000000"/>
                <w:lang w:eastAsia="zh-CN"/>
              </w:rPr>
              <w:t>n</w:t>
            </w:r>
            <w:r w:rsidRPr="00D42C1E">
              <w:rPr>
                <w:color w:val="000000"/>
                <w:lang w:eastAsia="zh-CN"/>
              </w:rPr>
              <w:t xml:space="preserve">ervous </w:t>
            </w:r>
            <w:r w:rsidR="00033566" w:rsidRPr="00D42C1E">
              <w:rPr>
                <w:color w:val="000000"/>
                <w:lang w:eastAsia="zh-CN"/>
              </w:rPr>
              <w:t>s</w:t>
            </w:r>
            <w:r w:rsidRPr="00D42C1E">
              <w:rPr>
                <w:color w:val="000000"/>
                <w:lang w:eastAsia="zh-CN"/>
              </w:rPr>
              <w:t>ystem</w:t>
            </w:r>
          </w:p>
        </w:tc>
      </w:tr>
      <w:tr w:rsidR="0073071A" w:rsidRPr="00D42C1E" ns2:paraId="6E8AAAF6"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75"/>
        </w:trPr>
        <w:tc>
          <w:tcPr>
            <w:tcW w:w="1400" w:type="pct"/>
            <w:tcBorders>
              <w:top w:val="single" w:sz="2" w:space="0" w:color="auto"/>
              <w:left w:val="single" w:sz="4" w:space="0" w:color="auto"/>
              <w:bottom w:val="single" w:sz="2" w:space="0" w:color="auto"/>
              <w:right w:val="single" w:sz="4" w:space="0" w:color="auto"/>
            </w:tcBorders>
            <w:vAlign w:val="center"/>
          </w:tcPr>
          <w:p ns2:paraId="54C483A5" ns2:textId="77777777" w:rsidR="0073071A" w:rsidRPr="00D42C1E" w:rsidRDefault="0073071A" w:rsidP="00F67214">
            <w:pPr>
              <w:spacing w:after="60"/>
              <w:rPr>
                <w:color w:val="000000"/>
                <w:lang w:eastAsia="zh-CN"/>
              </w:rPr>
            </w:pPr>
            <w:r w:rsidRPr="00D42C1E">
              <w:rPr>
                <w:color w:val="000000"/>
                <w:lang w:eastAsia="zh-CN"/>
              </w:rPr>
              <w:t>CR</w:t>
            </w:r>
          </w:p>
        </w:tc>
        <w:tc>
          <w:tcPr>
            <w:tcW w:w="3600" w:type="pct"/>
            <w:tcBorders>
              <w:top w:val="single" w:sz="2" w:space="0" w:color="auto"/>
              <w:left w:val="single" w:sz="4" w:space="0" w:color="auto"/>
              <w:bottom w:val="single" w:sz="2" w:space="0" w:color="auto"/>
              <w:right w:val="single" w:sz="4" w:space="0" w:color="auto"/>
            </w:tcBorders>
            <w:vAlign w:val="center"/>
          </w:tcPr>
          <w:p ns2:paraId="11FB3E1D" ns2:textId="0D2297D8" w:rsidR="0073071A" w:rsidRPr="00D42C1E" w:rsidRDefault="0073071A" w:rsidP="00F67214">
            <w:pPr>
              <w:spacing w:after="60"/>
              <w:rPr>
                <w:color w:val="000000"/>
                <w:lang w:eastAsia="zh-CN"/>
              </w:rPr>
            </w:pPr>
            <w:r w:rsidRPr="00D42C1E">
              <w:rPr>
                <w:color w:val="000000"/>
                <w:lang w:eastAsia="zh-CN"/>
              </w:rPr>
              <w:t xml:space="preserve">Complete </w:t>
            </w:r>
            <w:r w:rsidR="00033566" w:rsidRPr="00D42C1E">
              <w:rPr>
                <w:color w:val="000000"/>
                <w:lang w:eastAsia="zh-CN"/>
              </w:rPr>
              <w:t>r</w:t>
            </w:r>
            <w:r w:rsidRPr="00D42C1E">
              <w:rPr>
                <w:color w:val="000000"/>
                <w:lang w:eastAsia="zh-CN"/>
              </w:rPr>
              <w:t>esponse</w:t>
            </w:r>
          </w:p>
        </w:tc>
      </w:tr>
      <w:tr w:rsidR="0073071A" w:rsidRPr="00D42C1E" ns2:paraId="6E2B8557"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75"/>
        </w:trPr>
        <w:tc>
          <w:tcPr>
            <w:tcW w:w="1400" w:type="pct"/>
            <w:tcBorders>
              <w:top w:val="single" w:sz="2" w:space="0" w:color="auto"/>
              <w:left w:val="single" w:sz="4" w:space="0" w:color="auto"/>
              <w:bottom w:val="single" w:sz="2" w:space="0" w:color="auto"/>
              <w:right w:val="single" w:sz="4" w:space="0" w:color="auto"/>
            </w:tcBorders>
            <w:vAlign w:val="center"/>
          </w:tcPr>
          <w:p ns2:paraId="379347EA" ns2:textId="77777777" w:rsidR="0073071A" w:rsidRPr="00D42C1E" w:rsidRDefault="0073071A" w:rsidP="00F67214">
            <w:pPr>
              <w:spacing w:after="60"/>
              <w:rPr>
                <w:color w:val="000000"/>
                <w:lang w:eastAsia="zh-CN"/>
              </w:rPr>
            </w:pPr>
            <w:r w:rsidRPr="00D42C1E">
              <w:rPr>
                <w:color w:val="000000"/>
                <w:lang w:eastAsia="zh-CN"/>
              </w:rPr>
              <w:t>CTCAE</w:t>
            </w:r>
          </w:p>
        </w:tc>
        <w:tc>
          <w:tcPr>
            <w:tcW w:w="3600" w:type="pct"/>
            <w:tcBorders>
              <w:top w:val="single" w:sz="2" w:space="0" w:color="auto"/>
              <w:left w:val="single" w:sz="4" w:space="0" w:color="auto"/>
              <w:bottom w:val="single" w:sz="2" w:space="0" w:color="auto"/>
              <w:right w:val="single" w:sz="4" w:space="0" w:color="auto"/>
            </w:tcBorders>
            <w:vAlign w:val="center"/>
          </w:tcPr>
          <w:p ns2:paraId="283AADD5" ns2:textId="77777777" w:rsidR="0073071A" w:rsidRPr="00D42C1E" w:rsidRDefault="0073071A" w:rsidP="00F67214">
            <w:pPr>
              <w:spacing w:after="60"/>
              <w:rPr>
                <w:color w:val="000000"/>
                <w:lang w:eastAsia="zh-CN"/>
              </w:rPr>
            </w:pPr>
            <w:r w:rsidRPr="00D42C1E">
              <w:rPr>
                <w:color w:val="000000"/>
                <w:lang w:eastAsia="zh-CN"/>
              </w:rPr>
              <w:t>Common Terminology Criteria Adverse Events</w:t>
            </w:r>
          </w:p>
        </w:tc>
      </w:tr>
      <w:tr w:rsidR="0073071A" w:rsidRPr="00D42C1E" ns2:paraId="51D8CF1E"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75"/>
        </w:trPr>
        <w:tc>
          <w:tcPr>
            <w:tcW w:w="1400" w:type="pct"/>
            <w:tcBorders>
              <w:top w:val="single" w:sz="2" w:space="0" w:color="auto"/>
              <w:left w:val="single" w:sz="4" w:space="0" w:color="auto"/>
              <w:bottom w:val="single" w:sz="2" w:space="0" w:color="auto"/>
              <w:right w:val="single" w:sz="4" w:space="0" w:color="auto"/>
            </w:tcBorders>
            <w:vAlign w:val="center"/>
          </w:tcPr>
          <w:p ns2:paraId="16A746F4" ns2:textId="77777777" w:rsidR="0073071A" w:rsidRPr="00D42C1E" w:rsidRDefault="0073071A" w:rsidP="00F67214">
            <w:pPr>
              <w:spacing w:after="60"/>
              <w:rPr>
                <w:color w:val="000000"/>
                <w:lang w:eastAsia="zh-CN"/>
              </w:rPr>
            </w:pPr>
            <w:r w:rsidRPr="00D42C1E">
              <w:rPr>
                <w:rFonts w:eastAsia="SimSun"/>
                <w:lang w:bidi="mn-Mong-CN"/>
              </w:rPr>
              <w:lastRenderedPageBreak/>
              <w:t>C</w:t>
            </w:r>
            <w:r w:rsidRPr="00D42C1E">
              <w:rPr>
                <w:rFonts w:eastAsia="SimSun"/>
                <w:vertAlign w:val="subscript"/>
                <w:lang w:bidi="mn-Mong-CN"/>
              </w:rPr>
              <w:t>trough</w:t>
            </w:r>
          </w:p>
        </w:tc>
        <w:tc>
          <w:tcPr>
            <w:tcW w:w="3600" w:type="pct"/>
            <w:tcBorders>
              <w:top w:val="single" w:sz="2" w:space="0" w:color="auto"/>
              <w:left w:val="single" w:sz="4" w:space="0" w:color="auto"/>
              <w:bottom w:val="single" w:sz="2" w:space="0" w:color="auto"/>
              <w:right w:val="single" w:sz="4" w:space="0" w:color="auto"/>
            </w:tcBorders>
            <w:vAlign w:val="center"/>
          </w:tcPr>
          <w:p ns2:paraId="2A59CB4B" ns2:textId="1D130DA5" w:rsidR="0073071A" w:rsidRPr="00D42C1E" w:rsidRDefault="0073071A" w:rsidP="00F67214">
            <w:pPr>
              <w:spacing w:after="60"/>
              <w:rPr>
                <w:color w:val="000000"/>
                <w:lang w:eastAsia="zh-CN"/>
              </w:rPr>
            </w:pPr>
            <w:r w:rsidRPr="00D42C1E">
              <w:rPr>
                <w:rFonts w:eastAsia="SimSun"/>
                <w:lang w:bidi="mn-Mong-CN"/>
              </w:rPr>
              <w:t xml:space="preserve">Trough </w:t>
            </w:r>
            <w:r w:rsidR="00033566" w:rsidRPr="00D42C1E">
              <w:rPr>
                <w:rFonts w:eastAsia="SimSun"/>
                <w:lang w:bidi="mn-Mong-CN"/>
              </w:rPr>
              <w:t>c</w:t>
            </w:r>
            <w:r w:rsidRPr="00D42C1E">
              <w:rPr>
                <w:rFonts w:eastAsia="SimSun"/>
                <w:lang w:bidi="mn-Mong-CN"/>
              </w:rPr>
              <w:t>oncentration</w:t>
            </w:r>
          </w:p>
        </w:tc>
      </w:tr>
      <w:tr w:rsidR="00441EA4" w:rsidRPr="00D42C1E" ns2:paraId="3B447419"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75"/>
        </w:trPr>
        <w:tc>
          <w:tcPr>
            <w:tcW w:w="1400" w:type="pct"/>
            <w:tcBorders>
              <w:top w:val="single" w:sz="2" w:space="0" w:color="auto"/>
              <w:left w:val="single" w:sz="4" w:space="0" w:color="auto"/>
              <w:bottom w:val="single" w:sz="2" w:space="0" w:color="auto"/>
              <w:right w:val="single" w:sz="4" w:space="0" w:color="auto"/>
            </w:tcBorders>
            <w:vAlign w:val="center"/>
          </w:tcPr>
          <w:p ns2:paraId="589021AA" ns2:textId="5912552B" w:rsidR="00441EA4" w:rsidRPr="00D42C1E" w:rsidRDefault="00441EA4" w:rsidP="00F67214">
            <w:pPr>
              <w:spacing w:after="60"/>
              <w:rPr>
                <w:rFonts w:eastAsia="SimSun"/>
                <w:lang w:bidi="mn-Mong-CN"/>
              </w:rPr>
            </w:pPr>
            <w:r>
              <w:rPr>
                <w:rFonts w:eastAsia="SimSun"/>
                <w:lang w:bidi="mn-Mong-CN"/>
              </w:rPr>
              <w:t>CV</w:t>
            </w:r>
          </w:p>
        </w:tc>
        <w:tc>
          <w:tcPr>
            <w:tcW w:w="3600" w:type="pct"/>
            <w:tcBorders>
              <w:top w:val="single" w:sz="2" w:space="0" w:color="auto"/>
              <w:left w:val="single" w:sz="4" w:space="0" w:color="auto"/>
              <w:bottom w:val="single" w:sz="2" w:space="0" w:color="auto"/>
              <w:right w:val="single" w:sz="4" w:space="0" w:color="auto"/>
            </w:tcBorders>
            <w:vAlign w:val="center"/>
          </w:tcPr>
          <w:p ns2:paraId="2C686055" ns2:textId="6F90B544" w:rsidR="00441EA4" w:rsidRPr="00D42C1E" w:rsidRDefault="00441EA4" w:rsidP="00F67214">
            <w:pPr>
              <w:spacing w:after="60"/>
              <w:rPr>
                <w:rFonts w:eastAsia="SimSun"/>
                <w:lang w:bidi="mn-Mong-CN"/>
              </w:rPr>
            </w:pPr>
            <w:r>
              <w:rPr>
                <w:rFonts w:eastAsia="SimSun"/>
                <w:lang w:bidi="mn-Mong-CN"/>
              </w:rPr>
              <w:t>Cardiovascular</w:t>
            </w:r>
          </w:p>
        </w:tc>
      </w:tr>
      <w:tr w:rsidR="0073071A" w:rsidRPr="00D42C1E" ns2:paraId="2013772D"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75"/>
        </w:trPr>
        <w:tc>
          <w:tcPr>
            <w:tcW w:w="1400" w:type="pct"/>
            <w:tcBorders>
              <w:top w:val="single" w:sz="2" w:space="0" w:color="auto"/>
              <w:left w:val="single" w:sz="4" w:space="0" w:color="auto"/>
              <w:bottom w:val="single" w:sz="2" w:space="0" w:color="auto"/>
              <w:right w:val="single" w:sz="4" w:space="0" w:color="auto"/>
            </w:tcBorders>
            <w:vAlign w:val="center"/>
          </w:tcPr>
          <w:p ns2:paraId="058E87B2" ns2:textId="77777777" w:rsidR="0073071A" w:rsidRPr="00D42C1E" w:rsidRDefault="0073071A" w:rsidP="00F67214">
            <w:pPr>
              <w:spacing w:after="60"/>
              <w:rPr>
                <w:color w:val="000000"/>
                <w:lang w:eastAsia="zh-CN"/>
              </w:rPr>
            </w:pPr>
            <w:r w:rsidRPr="00D42C1E">
              <w:rPr>
                <w:color w:val="000000"/>
                <w:lang w:eastAsia="zh-CN"/>
              </w:rPr>
              <w:t>CYP</w:t>
            </w:r>
          </w:p>
        </w:tc>
        <w:tc>
          <w:tcPr>
            <w:tcW w:w="3600" w:type="pct"/>
            <w:tcBorders>
              <w:top w:val="single" w:sz="2" w:space="0" w:color="auto"/>
              <w:left w:val="single" w:sz="4" w:space="0" w:color="auto"/>
              <w:bottom w:val="single" w:sz="2" w:space="0" w:color="auto"/>
              <w:right w:val="single" w:sz="4" w:space="0" w:color="auto"/>
            </w:tcBorders>
            <w:vAlign w:val="center"/>
          </w:tcPr>
          <w:p ns2:paraId="47F86A51" ns2:textId="0E0C67F6" w:rsidR="0073071A" w:rsidRPr="00D42C1E" w:rsidRDefault="0073071A" w:rsidP="00F67214">
            <w:pPr>
              <w:spacing w:after="60"/>
              <w:rPr>
                <w:color w:val="000000"/>
                <w:lang w:eastAsia="zh-CN"/>
              </w:rPr>
            </w:pPr>
            <w:r w:rsidRPr="00D42C1E">
              <w:rPr>
                <w:color w:val="000000"/>
                <w:lang w:eastAsia="zh-CN"/>
              </w:rPr>
              <w:t>Cytochrome</w:t>
            </w:r>
            <w:r w:rsidR="00FF4037" w:rsidRPr="00D42C1E">
              <w:rPr>
                <w:color w:val="000000"/>
                <w:lang w:eastAsia="zh-CN"/>
              </w:rPr>
              <w:t xml:space="preserve"> </w:t>
            </w:r>
          </w:p>
        </w:tc>
      </w:tr>
      <w:tr w:rsidR="0073071A" w:rsidRPr="00D42C1E" ns2:paraId="62D60207"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75"/>
        </w:trPr>
        <w:tc>
          <w:tcPr>
            <w:tcW w:w="1400" w:type="pct"/>
            <w:tcBorders>
              <w:top w:val="single" w:sz="2" w:space="0" w:color="auto"/>
              <w:left w:val="single" w:sz="4" w:space="0" w:color="auto"/>
              <w:bottom w:val="single" w:sz="2" w:space="0" w:color="auto"/>
              <w:right w:val="single" w:sz="4" w:space="0" w:color="auto"/>
            </w:tcBorders>
            <w:vAlign w:val="center"/>
          </w:tcPr>
          <w:p ns2:paraId="25CFB358" ns2:textId="77777777" w:rsidR="0073071A" w:rsidRPr="00D42C1E" w:rsidRDefault="0073071A" w:rsidP="00F67214">
            <w:pPr>
              <w:spacing w:after="60"/>
              <w:rPr>
                <w:color w:val="000000"/>
                <w:lang w:eastAsia="zh-CN"/>
              </w:rPr>
            </w:pPr>
            <w:r w:rsidRPr="00D42C1E">
              <w:rPr>
                <w:color w:val="000000"/>
                <w:lang w:eastAsia="zh-CN"/>
              </w:rPr>
              <w:t>DAR</w:t>
            </w:r>
          </w:p>
        </w:tc>
        <w:tc>
          <w:tcPr>
            <w:tcW w:w="3600" w:type="pct"/>
            <w:tcBorders>
              <w:top w:val="single" w:sz="2" w:space="0" w:color="auto"/>
              <w:left w:val="single" w:sz="4" w:space="0" w:color="auto"/>
              <w:bottom w:val="single" w:sz="2" w:space="0" w:color="auto"/>
              <w:right w:val="single" w:sz="4" w:space="0" w:color="auto"/>
            </w:tcBorders>
            <w:vAlign w:val="center"/>
          </w:tcPr>
          <w:p ns2:paraId="2C200113" ns2:textId="1D88A783" w:rsidR="0073071A" w:rsidRPr="00D42C1E" w:rsidRDefault="0073071A" w:rsidP="00F67214">
            <w:pPr>
              <w:spacing w:after="60"/>
              <w:rPr>
                <w:color w:val="000000"/>
                <w:lang w:eastAsia="zh-CN"/>
              </w:rPr>
            </w:pPr>
            <w:r w:rsidRPr="00D42C1E">
              <w:rPr>
                <w:color w:val="000000"/>
                <w:lang w:eastAsia="zh-CN"/>
              </w:rPr>
              <w:t>Drug-to-</w:t>
            </w:r>
            <w:r w:rsidR="00033566" w:rsidRPr="00D42C1E">
              <w:rPr>
                <w:color w:val="000000"/>
                <w:lang w:eastAsia="zh-CN"/>
              </w:rPr>
              <w:t>a</w:t>
            </w:r>
            <w:r w:rsidRPr="00D42C1E">
              <w:rPr>
                <w:color w:val="000000"/>
                <w:lang w:eastAsia="zh-CN"/>
              </w:rPr>
              <w:t xml:space="preserve">ntibody </w:t>
            </w:r>
            <w:r w:rsidR="00033566" w:rsidRPr="00D42C1E">
              <w:rPr>
                <w:color w:val="000000"/>
                <w:lang w:eastAsia="zh-CN"/>
              </w:rPr>
              <w:t>r</w:t>
            </w:r>
            <w:r w:rsidRPr="00D42C1E">
              <w:rPr>
                <w:color w:val="000000"/>
                <w:lang w:eastAsia="zh-CN"/>
              </w:rPr>
              <w:t>atio</w:t>
            </w:r>
          </w:p>
        </w:tc>
      </w:tr>
      <w:tr w:rsidR="00FF4037" w:rsidRPr="00D42C1E" ns2:paraId="43C25A50"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00"/>
        </w:trPr>
        <w:tc>
          <w:tcPr>
            <w:tcW w:w="1400" w:type="pct"/>
            <w:tcBorders>
              <w:top w:val="single" w:sz="2" w:space="0" w:color="auto"/>
              <w:left w:val="single" w:sz="4" w:space="0" w:color="auto"/>
              <w:bottom w:val="single" w:sz="2" w:space="0" w:color="auto"/>
              <w:right w:val="single" w:sz="4" w:space="0" w:color="auto"/>
            </w:tcBorders>
            <w:noWrap/>
            <w:vAlign w:val="center"/>
          </w:tcPr>
          <w:p ns2:paraId="1EFD9FD3" ns2:textId="56D75DBE" w:rsidR="00FF4037" w:rsidRPr="00D42C1E" w:rsidRDefault="00FF4037" w:rsidP="00F67214">
            <w:pPr>
              <w:spacing w:after="60"/>
              <w:rPr>
                <w:color w:val="000000"/>
                <w:lang w:eastAsia="zh-CN"/>
              </w:rPr>
            </w:pPr>
            <w:r w:rsidRPr="00D42C1E">
              <w:rPr>
                <w:color w:val="000000"/>
                <w:lang w:eastAsia="zh-CN"/>
              </w:rPr>
              <w:t>DCO</w:t>
            </w:r>
          </w:p>
        </w:tc>
        <w:tc>
          <w:tcPr>
            <w:tcW w:w="3600" w:type="pct"/>
            <w:tcBorders>
              <w:top w:val="single" w:sz="2" w:space="0" w:color="auto"/>
              <w:left w:val="single" w:sz="4" w:space="0" w:color="auto"/>
              <w:bottom w:val="single" w:sz="2" w:space="0" w:color="auto"/>
              <w:right w:val="single" w:sz="4" w:space="0" w:color="auto"/>
            </w:tcBorders>
            <w:noWrap/>
            <w:vAlign w:val="center"/>
          </w:tcPr>
          <w:p ns2:paraId="02E91B20" ns2:textId="14ACD3A2" w:rsidR="00FF4037" w:rsidRPr="00D42C1E" w:rsidRDefault="00FF4037" w:rsidP="00F67214">
            <w:pPr>
              <w:spacing w:after="60"/>
              <w:rPr>
                <w:color w:val="000000"/>
                <w:lang w:eastAsia="zh-CN"/>
              </w:rPr>
            </w:pPr>
            <w:r w:rsidRPr="00D42C1E">
              <w:rPr>
                <w:color w:val="000000"/>
                <w:lang w:eastAsia="zh-CN"/>
              </w:rPr>
              <w:t>Data cutoff</w:t>
            </w:r>
          </w:p>
        </w:tc>
      </w:tr>
      <w:tr w:rsidR="0073071A" w:rsidRPr="00D42C1E" ns2:paraId="06B4A535"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00"/>
        </w:trPr>
        <w:tc>
          <w:tcPr>
            <w:tcW w:w="1400" w:type="pct"/>
            <w:tcBorders>
              <w:top w:val="single" w:sz="2" w:space="0" w:color="auto"/>
              <w:left w:val="single" w:sz="4" w:space="0" w:color="auto"/>
              <w:bottom w:val="single" w:sz="2" w:space="0" w:color="auto"/>
              <w:right w:val="single" w:sz="4" w:space="0" w:color="auto"/>
            </w:tcBorders>
            <w:noWrap/>
            <w:vAlign w:val="center"/>
          </w:tcPr>
          <w:p ns2:paraId="4718B55D" ns2:textId="77777777" w:rsidR="0073071A" w:rsidRPr="00D42C1E" w:rsidRDefault="0073071A" w:rsidP="00F67214">
            <w:pPr>
              <w:spacing w:after="60"/>
              <w:rPr>
                <w:color w:val="000000"/>
                <w:lang w:eastAsia="zh-CN"/>
              </w:rPr>
            </w:pPr>
            <w:r w:rsidRPr="00D42C1E">
              <w:rPr>
                <w:color w:val="000000"/>
                <w:lang w:eastAsia="zh-CN"/>
              </w:rPr>
              <w:t>DCR</w:t>
            </w:r>
          </w:p>
        </w:tc>
        <w:tc>
          <w:tcPr>
            <w:tcW w:w="3600" w:type="pct"/>
            <w:tcBorders>
              <w:top w:val="single" w:sz="2" w:space="0" w:color="auto"/>
              <w:left w:val="single" w:sz="4" w:space="0" w:color="auto"/>
              <w:bottom w:val="single" w:sz="2" w:space="0" w:color="auto"/>
              <w:right w:val="single" w:sz="4" w:space="0" w:color="auto"/>
            </w:tcBorders>
            <w:noWrap/>
            <w:vAlign w:val="center"/>
          </w:tcPr>
          <w:p ns2:paraId="19F27D11" ns2:textId="1E8F052A" w:rsidR="0073071A" w:rsidRPr="00D42C1E" w:rsidRDefault="0073071A" w:rsidP="00F67214">
            <w:pPr>
              <w:spacing w:after="60"/>
              <w:rPr>
                <w:color w:val="000000"/>
                <w:lang w:eastAsia="zh-CN"/>
              </w:rPr>
            </w:pPr>
            <w:r w:rsidRPr="00D42C1E">
              <w:rPr>
                <w:color w:val="000000"/>
                <w:lang w:eastAsia="zh-CN"/>
              </w:rPr>
              <w:t xml:space="preserve">Disease </w:t>
            </w:r>
            <w:r w:rsidR="00033566" w:rsidRPr="00D42C1E">
              <w:rPr>
                <w:color w:val="000000"/>
                <w:lang w:eastAsia="zh-CN"/>
              </w:rPr>
              <w:t>c</w:t>
            </w:r>
            <w:r w:rsidRPr="00D42C1E">
              <w:rPr>
                <w:color w:val="000000"/>
                <w:lang w:eastAsia="zh-CN"/>
              </w:rPr>
              <w:t>ontrol rate</w:t>
            </w:r>
          </w:p>
        </w:tc>
      </w:tr>
      <w:tr w:rsidR="0073071A" w:rsidRPr="00D42C1E" ns2:paraId="59659589"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00"/>
        </w:trPr>
        <w:tc>
          <w:tcPr>
            <w:tcW w:w="1400" w:type="pct"/>
            <w:tcBorders>
              <w:top w:val="single" w:sz="2" w:space="0" w:color="auto"/>
              <w:left w:val="single" w:sz="4" w:space="0" w:color="auto"/>
              <w:bottom w:val="single" w:sz="2" w:space="0" w:color="auto"/>
              <w:right w:val="single" w:sz="4" w:space="0" w:color="auto"/>
            </w:tcBorders>
            <w:noWrap/>
            <w:vAlign w:val="center"/>
          </w:tcPr>
          <w:p ns2:paraId="5B32A64A" ns2:textId="77777777" w:rsidR="0073071A" w:rsidRPr="00D42C1E" w:rsidRDefault="0073071A" w:rsidP="00F67214">
            <w:pPr>
              <w:spacing w:after="60"/>
              <w:rPr>
                <w:color w:val="000000"/>
                <w:lang w:eastAsia="zh-CN"/>
              </w:rPr>
            </w:pPr>
            <w:r w:rsidRPr="00D42C1E">
              <w:rPr>
                <w:color w:val="000000"/>
                <w:lang w:eastAsia="zh-CN"/>
              </w:rPr>
              <w:t xml:space="preserve">DDI </w:t>
            </w:r>
          </w:p>
        </w:tc>
        <w:tc>
          <w:tcPr>
            <w:tcW w:w="3600" w:type="pct"/>
            <w:tcBorders>
              <w:top w:val="single" w:sz="2" w:space="0" w:color="auto"/>
              <w:left w:val="single" w:sz="4" w:space="0" w:color="auto"/>
              <w:bottom w:val="single" w:sz="2" w:space="0" w:color="auto"/>
              <w:right w:val="single" w:sz="4" w:space="0" w:color="auto"/>
            </w:tcBorders>
            <w:noWrap/>
            <w:vAlign w:val="center"/>
          </w:tcPr>
          <w:p ns2:paraId="41223C06" ns2:textId="6FC5D50D" w:rsidR="0073071A" w:rsidRPr="00D42C1E" w:rsidRDefault="0073071A" w:rsidP="00F67214">
            <w:pPr>
              <w:spacing w:after="60"/>
              <w:rPr>
                <w:color w:val="000000"/>
                <w:lang w:eastAsia="zh-CN"/>
              </w:rPr>
            </w:pPr>
            <w:r w:rsidRPr="00D42C1E">
              <w:rPr>
                <w:color w:val="000000"/>
                <w:lang w:eastAsia="zh-CN"/>
              </w:rPr>
              <w:t xml:space="preserve">Drug-drug </w:t>
            </w:r>
            <w:r w:rsidR="00033566" w:rsidRPr="00D42C1E">
              <w:rPr>
                <w:color w:val="000000"/>
                <w:lang w:eastAsia="zh-CN"/>
              </w:rPr>
              <w:t>i</w:t>
            </w:r>
            <w:r w:rsidRPr="00D42C1E">
              <w:rPr>
                <w:color w:val="000000"/>
                <w:lang w:eastAsia="zh-CN"/>
              </w:rPr>
              <w:t>nteraction</w:t>
            </w:r>
          </w:p>
        </w:tc>
      </w:tr>
      <w:tr w:rsidR="0073071A" w:rsidRPr="00D42C1E" ns2:paraId="0ED81B7F"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00"/>
        </w:trPr>
        <w:tc>
          <w:tcPr>
            <w:tcW w:w="1400" w:type="pct"/>
            <w:tcBorders>
              <w:top w:val="single" w:sz="2" w:space="0" w:color="auto"/>
              <w:left w:val="single" w:sz="4" w:space="0" w:color="auto"/>
              <w:bottom w:val="single" w:sz="2" w:space="0" w:color="auto"/>
              <w:right w:val="single" w:sz="4" w:space="0" w:color="auto"/>
            </w:tcBorders>
            <w:noWrap/>
            <w:vAlign w:val="center"/>
          </w:tcPr>
          <w:p ns2:paraId="11C0FE0E" ns2:textId="77777777" w:rsidR="0073071A" w:rsidRPr="00D42C1E" w:rsidRDefault="0073071A" w:rsidP="00F67214">
            <w:pPr>
              <w:spacing w:after="60"/>
              <w:rPr>
                <w:color w:val="000000"/>
                <w:lang w:eastAsia="zh-CN"/>
              </w:rPr>
            </w:pPr>
            <w:r w:rsidRPr="00D42C1E">
              <w:rPr>
                <w:color w:val="000000"/>
                <w:lang w:eastAsia="zh-CN"/>
              </w:rPr>
              <w:t>DMSO</w:t>
            </w:r>
          </w:p>
        </w:tc>
        <w:tc>
          <w:tcPr>
            <w:tcW w:w="3600" w:type="pct"/>
            <w:tcBorders>
              <w:top w:val="single" w:sz="2" w:space="0" w:color="auto"/>
              <w:left w:val="single" w:sz="4" w:space="0" w:color="auto"/>
              <w:bottom w:val="single" w:sz="2" w:space="0" w:color="auto"/>
              <w:right w:val="single" w:sz="4" w:space="0" w:color="auto"/>
            </w:tcBorders>
            <w:noWrap/>
            <w:vAlign w:val="center"/>
          </w:tcPr>
          <w:p ns2:paraId="33DF0BE5" ns2:textId="77777777" w:rsidR="0073071A" w:rsidRPr="00D42C1E" w:rsidRDefault="0073071A" w:rsidP="00F67214">
            <w:pPr>
              <w:spacing w:after="60"/>
              <w:rPr>
                <w:color w:val="000000"/>
                <w:lang w:eastAsia="zh-CN"/>
              </w:rPr>
            </w:pPr>
            <w:r w:rsidRPr="00D42C1E">
              <w:rPr>
                <w:color w:val="000000"/>
                <w:lang w:eastAsia="zh-CN"/>
              </w:rPr>
              <w:t>Dimethylsulfoxide</w:t>
            </w:r>
          </w:p>
        </w:tc>
      </w:tr>
      <w:tr w:rsidR="0073071A" w:rsidRPr="00D42C1E" ns2:paraId="31840510"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00"/>
        </w:trPr>
        <w:tc>
          <w:tcPr>
            <w:tcW w:w="1400" w:type="pct"/>
            <w:tcBorders>
              <w:top w:val="single" w:sz="2" w:space="0" w:color="auto"/>
              <w:left w:val="single" w:sz="4" w:space="0" w:color="auto"/>
              <w:bottom w:val="single" w:sz="2" w:space="0" w:color="auto"/>
              <w:right w:val="single" w:sz="4" w:space="0" w:color="auto"/>
            </w:tcBorders>
            <w:noWrap/>
            <w:vAlign w:val="center"/>
          </w:tcPr>
          <w:p ns2:paraId="36D4A1A5" ns2:textId="77777777" w:rsidR="0073071A" w:rsidRPr="00D42C1E" w:rsidRDefault="0073071A" w:rsidP="00F67214">
            <w:pPr>
              <w:spacing w:after="60"/>
              <w:rPr>
                <w:color w:val="000000"/>
                <w:lang w:eastAsia="zh-CN"/>
              </w:rPr>
            </w:pPr>
            <w:r w:rsidRPr="00D42C1E">
              <w:rPr>
                <w:color w:val="000000"/>
                <w:lang w:eastAsia="zh-CN"/>
              </w:rPr>
              <w:t>DOR</w:t>
            </w:r>
          </w:p>
        </w:tc>
        <w:tc>
          <w:tcPr>
            <w:tcW w:w="3600" w:type="pct"/>
            <w:tcBorders>
              <w:top w:val="single" w:sz="2" w:space="0" w:color="auto"/>
              <w:left w:val="single" w:sz="4" w:space="0" w:color="auto"/>
              <w:bottom w:val="single" w:sz="2" w:space="0" w:color="auto"/>
              <w:right w:val="single" w:sz="4" w:space="0" w:color="auto"/>
            </w:tcBorders>
            <w:noWrap/>
            <w:vAlign w:val="center"/>
          </w:tcPr>
          <w:p ns2:paraId="164A0A90" ns2:textId="16285681" w:rsidR="0073071A" w:rsidRPr="00D42C1E" w:rsidRDefault="0073071A" w:rsidP="00F67214">
            <w:pPr>
              <w:spacing w:after="60"/>
              <w:rPr>
                <w:color w:val="000000"/>
                <w:lang w:eastAsia="zh-CN"/>
              </w:rPr>
            </w:pPr>
            <w:r w:rsidRPr="00D42C1E">
              <w:rPr>
                <w:color w:val="000000"/>
                <w:lang w:eastAsia="zh-CN"/>
              </w:rPr>
              <w:t xml:space="preserve">Duration of </w:t>
            </w:r>
            <w:r w:rsidR="00033566" w:rsidRPr="00D42C1E">
              <w:rPr>
                <w:color w:val="000000"/>
                <w:lang w:eastAsia="zh-CN"/>
              </w:rPr>
              <w:t>r</w:t>
            </w:r>
            <w:r w:rsidRPr="00D42C1E">
              <w:rPr>
                <w:color w:val="000000"/>
                <w:lang w:eastAsia="zh-CN"/>
              </w:rPr>
              <w:t>esponse</w:t>
            </w:r>
          </w:p>
        </w:tc>
      </w:tr>
      <w:tr w:rsidR="0073071A" w:rsidRPr="00D42C1E" ns2:paraId="3666A65A"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00"/>
        </w:trPr>
        <w:tc>
          <w:tcPr>
            <w:tcW w:w="1400" w:type="pct"/>
            <w:tcBorders>
              <w:top w:val="single" w:sz="2" w:space="0" w:color="auto"/>
              <w:left w:val="single" w:sz="4" w:space="0" w:color="auto"/>
              <w:bottom w:val="single" w:sz="2" w:space="0" w:color="auto"/>
              <w:right w:val="single" w:sz="4" w:space="0" w:color="auto"/>
            </w:tcBorders>
            <w:noWrap/>
            <w:vAlign w:val="center"/>
          </w:tcPr>
          <w:p ns2:paraId="30C30CFB" ns2:textId="77777777" w:rsidR="0073071A" w:rsidRPr="00D42C1E" w:rsidRDefault="0073071A" w:rsidP="00F67214">
            <w:pPr>
              <w:spacing w:after="60"/>
              <w:rPr>
                <w:color w:val="000000"/>
                <w:lang w:eastAsia="zh-CN"/>
              </w:rPr>
            </w:pPr>
            <w:r w:rsidRPr="00D42C1E">
              <w:rPr>
                <w:color w:val="000000"/>
                <w:lang w:eastAsia="zh-CN"/>
              </w:rPr>
              <w:t>DS</w:t>
            </w:r>
          </w:p>
        </w:tc>
        <w:tc>
          <w:tcPr>
            <w:tcW w:w="3600" w:type="pct"/>
            <w:tcBorders>
              <w:top w:val="single" w:sz="2" w:space="0" w:color="auto"/>
              <w:left w:val="single" w:sz="4" w:space="0" w:color="auto"/>
              <w:bottom w:val="single" w:sz="2" w:space="0" w:color="auto"/>
              <w:right w:val="single" w:sz="4" w:space="0" w:color="auto"/>
            </w:tcBorders>
            <w:noWrap/>
            <w:vAlign w:val="center"/>
          </w:tcPr>
          <w:p ns2:paraId="45D5CEAD" ns2:textId="248B558D" w:rsidR="0073071A" w:rsidRPr="00D42C1E" w:rsidRDefault="0073071A" w:rsidP="00F67214">
            <w:pPr>
              <w:spacing w:after="60"/>
              <w:rPr>
                <w:color w:val="000000"/>
                <w:lang w:eastAsia="zh-CN"/>
              </w:rPr>
            </w:pPr>
            <w:r w:rsidRPr="00D42C1E">
              <w:rPr>
                <w:color w:val="000000"/>
                <w:lang w:eastAsia="zh-CN"/>
              </w:rPr>
              <w:t>Drug substance</w:t>
            </w:r>
          </w:p>
        </w:tc>
      </w:tr>
      <w:tr w:rsidR="0073071A" w:rsidRPr="00D42C1E" ns2:paraId="2C935FF1"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75"/>
        </w:trPr>
        <w:tc>
          <w:tcPr>
            <w:tcW w:w="1400" w:type="pct"/>
            <w:tcBorders>
              <w:top w:val="single" w:sz="2" w:space="0" w:color="auto"/>
              <w:left w:val="single" w:sz="4" w:space="0" w:color="auto"/>
              <w:bottom w:val="single" w:sz="2" w:space="0" w:color="auto"/>
              <w:right w:val="single" w:sz="4" w:space="0" w:color="auto"/>
            </w:tcBorders>
            <w:vAlign w:val="center"/>
            <w:hideMark/>
          </w:tcPr>
          <w:p ns2:paraId="559B7AEC" ns2:textId="77777777" w:rsidR="0073071A" w:rsidRPr="00D42C1E" w:rsidRDefault="0073071A" w:rsidP="00F67214">
            <w:pPr>
              <w:spacing w:after="60"/>
              <w:rPr>
                <w:color w:val="000000"/>
                <w:lang w:eastAsia="zh-CN"/>
              </w:rPr>
            </w:pPr>
            <w:r w:rsidRPr="00D42C1E">
              <w:rPr>
                <w:rFonts w:eastAsia="PMingLiU"/>
                <w:color w:val="000000"/>
                <w:lang w:eastAsia="zh-CN"/>
              </w:rPr>
              <w:t>EC</w:t>
            </w:r>
            <w:r w:rsidRPr="00D42C1E">
              <w:rPr>
                <w:rFonts w:eastAsia="PMingLiU"/>
                <w:color w:val="000000"/>
                <w:vertAlign w:val="subscript"/>
                <w:lang w:eastAsia="zh-CN"/>
              </w:rPr>
              <w:t>50</w:t>
            </w:r>
          </w:p>
        </w:tc>
        <w:tc>
          <w:tcPr>
            <w:tcW w:w="3600" w:type="pct"/>
            <w:tcBorders>
              <w:top w:val="single" w:sz="2" w:space="0" w:color="auto"/>
              <w:left w:val="single" w:sz="4" w:space="0" w:color="auto"/>
              <w:bottom w:val="single" w:sz="2" w:space="0" w:color="auto"/>
              <w:right w:val="single" w:sz="4" w:space="0" w:color="auto"/>
            </w:tcBorders>
            <w:vAlign w:val="center"/>
            <w:hideMark/>
          </w:tcPr>
          <w:p ns2:paraId="48C79B08" ns2:textId="42857978" w:rsidR="0073071A" w:rsidRPr="00D42C1E" w:rsidRDefault="0073071A" w:rsidP="00F67214">
            <w:pPr>
              <w:spacing w:after="60"/>
              <w:rPr>
                <w:color w:val="000000"/>
                <w:lang w:eastAsia="zh-CN"/>
              </w:rPr>
            </w:pPr>
            <w:r w:rsidRPr="00D42C1E">
              <w:rPr>
                <w:rFonts w:eastAsia="PMingLiU"/>
                <w:color w:val="000000"/>
                <w:lang w:eastAsia="zh-CN"/>
              </w:rPr>
              <w:t xml:space="preserve">50% </w:t>
            </w:r>
            <w:r w:rsidR="00033566" w:rsidRPr="00D42C1E">
              <w:rPr>
                <w:rFonts w:eastAsia="PMingLiU"/>
                <w:color w:val="000000"/>
                <w:lang w:eastAsia="zh-CN"/>
              </w:rPr>
              <w:t>e</w:t>
            </w:r>
            <w:r w:rsidRPr="00D42C1E">
              <w:rPr>
                <w:rFonts w:eastAsia="PMingLiU"/>
                <w:color w:val="000000"/>
                <w:lang w:eastAsia="zh-CN"/>
              </w:rPr>
              <w:t xml:space="preserve">ffective </w:t>
            </w:r>
            <w:r w:rsidR="00033566" w:rsidRPr="00D42C1E">
              <w:rPr>
                <w:rFonts w:eastAsia="PMingLiU"/>
                <w:color w:val="000000"/>
                <w:lang w:eastAsia="zh-CN"/>
              </w:rPr>
              <w:t>c</w:t>
            </w:r>
            <w:r w:rsidRPr="00D42C1E">
              <w:rPr>
                <w:rFonts w:eastAsia="PMingLiU"/>
                <w:color w:val="000000"/>
                <w:lang w:eastAsia="zh-CN"/>
              </w:rPr>
              <w:t>oncentration</w:t>
            </w:r>
          </w:p>
        </w:tc>
      </w:tr>
      <w:tr w:rsidR="0073071A" w:rsidRPr="00D42C1E" ns2:paraId="1FD9C9B0"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ns2:paraId="2CD478D1" ns2:textId="77777777" w:rsidR="0073071A" w:rsidRPr="00D42C1E" w:rsidRDefault="0073071A" w:rsidP="00F67214">
            <w:pPr>
              <w:spacing w:after="60"/>
              <w:rPr>
                <w:color w:val="000000"/>
                <w:lang w:eastAsia="zh-CN"/>
              </w:rPr>
            </w:pPr>
            <w:r w:rsidRPr="00D42C1E">
              <w:rPr>
                <w:rFonts w:eastAsia="PMingLiU"/>
                <w:color w:val="000000"/>
                <w:lang w:eastAsia="zh-CN"/>
              </w:rPr>
              <w:t>ECG</w:t>
            </w:r>
          </w:p>
        </w:tc>
        <w:tc>
          <w:tcPr>
            <w:tcW w:w="3600" w:type="pct"/>
            <w:tcBorders>
              <w:top w:val="single" w:sz="2" w:space="0" w:color="auto"/>
              <w:left w:val="single" w:sz="4" w:space="0" w:color="auto"/>
              <w:bottom w:val="single" w:sz="2" w:space="0" w:color="auto"/>
              <w:right w:val="single" w:sz="4" w:space="0" w:color="auto"/>
            </w:tcBorders>
            <w:vAlign w:val="center"/>
            <w:hideMark/>
          </w:tcPr>
          <w:p ns2:paraId="6E2BC2B7" ns2:textId="77777777" w:rsidR="0073071A" w:rsidRPr="00D42C1E" w:rsidRDefault="0073071A" w:rsidP="00F67214">
            <w:pPr>
              <w:spacing w:after="60"/>
              <w:rPr>
                <w:color w:val="000000"/>
                <w:lang w:eastAsia="zh-CN"/>
              </w:rPr>
            </w:pPr>
            <w:r w:rsidRPr="00D42C1E">
              <w:rPr>
                <w:rFonts w:eastAsia="PMingLiU"/>
                <w:color w:val="000000"/>
                <w:lang w:eastAsia="zh-CN"/>
              </w:rPr>
              <w:t>Electrocardiogram</w:t>
            </w:r>
          </w:p>
        </w:tc>
      </w:tr>
      <w:tr w:rsidR="0073071A" w:rsidRPr="00D42C1E" ns2:paraId="0B87368D"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011B2B4D" ns2:textId="77777777" w:rsidR="0073071A" w:rsidRPr="00D42C1E" w:rsidRDefault="0073071A" w:rsidP="00F67214">
            <w:pPr>
              <w:spacing w:after="60"/>
              <w:rPr>
                <w:color w:val="000000"/>
                <w:lang w:eastAsia="zh-CN"/>
              </w:rPr>
            </w:pPr>
            <w:r w:rsidRPr="00D42C1E">
              <w:rPr>
                <w:color w:val="000000"/>
                <w:lang w:eastAsia="zh-CN"/>
              </w:rPr>
              <w:t>EGFR</w:t>
            </w:r>
          </w:p>
        </w:tc>
        <w:tc>
          <w:tcPr>
            <w:tcW w:w="3600" w:type="pct"/>
            <w:tcBorders>
              <w:top w:val="single" w:sz="2" w:space="0" w:color="auto"/>
              <w:left w:val="single" w:sz="4" w:space="0" w:color="auto"/>
              <w:bottom w:val="single" w:sz="2" w:space="0" w:color="auto"/>
              <w:right w:val="single" w:sz="4" w:space="0" w:color="auto"/>
            </w:tcBorders>
            <w:noWrap/>
            <w:vAlign w:val="center"/>
          </w:tcPr>
          <w:p ns2:paraId="0A58CB98" ns2:textId="58F55525" w:rsidR="0073071A" w:rsidRPr="00D42C1E" w:rsidRDefault="0073071A" w:rsidP="00F67214">
            <w:pPr>
              <w:spacing w:after="60"/>
              <w:rPr>
                <w:color w:val="000000"/>
                <w:lang w:eastAsia="zh-CN"/>
              </w:rPr>
            </w:pPr>
            <w:r w:rsidRPr="00D42C1E">
              <w:rPr>
                <w:color w:val="000000"/>
                <w:lang w:eastAsia="zh-CN"/>
              </w:rPr>
              <w:t xml:space="preserve">Epidermal </w:t>
            </w:r>
            <w:r w:rsidR="00033566" w:rsidRPr="00D42C1E">
              <w:rPr>
                <w:color w:val="000000"/>
                <w:lang w:eastAsia="zh-CN"/>
              </w:rPr>
              <w:t>g</w:t>
            </w:r>
            <w:r w:rsidRPr="00D42C1E">
              <w:rPr>
                <w:color w:val="000000"/>
                <w:lang w:eastAsia="zh-CN"/>
              </w:rPr>
              <w:t xml:space="preserve">rowth </w:t>
            </w:r>
            <w:r w:rsidR="00033566" w:rsidRPr="00D42C1E">
              <w:rPr>
                <w:color w:val="000000"/>
                <w:lang w:eastAsia="zh-CN"/>
              </w:rPr>
              <w:t>f</w:t>
            </w:r>
            <w:r w:rsidRPr="00D42C1E">
              <w:rPr>
                <w:color w:val="000000"/>
                <w:lang w:eastAsia="zh-CN"/>
              </w:rPr>
              <w:t xml:space="preserve">actor </w:t>
            </w:r>
            <w:r w:rsidR="00033566" w:rsidRPr="00D42C1E">
              <w:rPr>
                <w:color w:val="000000"/>
                <w:lang w:eastAsia="zh-CN"/>
              </w:rPr>
              <w:t>r</w:t>
            </w:r>
            <w:r w:rsidRPr="00D42C1E">
              <w:rPr>
                <w:color w:val="000000"/>
                <w:lang w:eastAsia="zh-CN"/>
              </w:rPr>
              <w:t>eceptor</w:t>
            </w:r>
          </w:p>
        </w:tc>
      </w:tr>
      <w:tr w:rsidR="00B141B9" w:rsidRPr="00D42C1E" ns2:paraId="69843FEE"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2B401F60" ns2:textId="27FAF971" w:rsidR="00B141B9" w:rsidRPr="00D42C1E" w:rsidRDefault="00B141B9" w:rsidP="00F67214">
            <w:pPr>
              <w:spacing w:after="60"/>
              <w:rPr>
                <w:color w:val="000000"/>
                <w:lang w:eastAsia="zh-CN"/>
              </w:rPr>
            </w:pPr>
            <w:r w:rsidRPr="00D42C1E">
              <w:rPr>
                <w:color w:val="000000"/>
                <w:lang w:eastAsia="zh-CN"/>
              </w:rPr>
              <w:t>ECI</w:t>
            </w:r>
          </w:p>
        </w:tc>
        <w:tc>
          <w:tcPr>
            <w:tcW w:w="3600" w:type="pct"/>
            <w:tcBorders>
              <w:top w:val="single" w:sz="2" w:space="0" w:color="auto"/>
              <w:left w:val="single" w:sz="4" w:space="0" w:color="auto"/>
              <w:bottom w:val="single" w:sz="2" w:space="0" w:color="auto"/>
              <w:right w:val="single" w:sz="4" w:space="0" w:color="auto"/>
            </w:tcBorders>
            <w:noWrap/>
            <w:vAlign w:val="center"/>
          </w:tcPr>
          <w:p ns2:paraId="56006DE1" ns2:textId="4AAF1E0F" w:rsidR="00B141B9" w:rsidRPr="00D42C1E" w:rsidRDefault="00B141B9" w:rsidP="00F67214">
            <w:pPr>
              <w:spacing w:after="60"/>
              <w:rPr>
                <w:color w:val="000000"/>
                <w:lang w:eastAsia="zh-CN"/>
              </w:rPr>
            </w:pPr>
            <w:r w:rsidRPr="00D42C1E">
              <w:rPr>
                <w:color w:val="000000"/>
                <w:lang w:eastAsia="zh-CN"/>
              </w:rPr>
              <w:t>Events of clinical interest</w:t>
            </w:r>
          </w:p>
        </w:tc>
      </w:tr>
      <w:tr w:rsidR="0073071A" w:rsidRPr="00D42C1E" ns2:paraId="2F4DC1D1"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ns2:paraId="5D448445" ns2:textId="77777777" w:rsidR="0073071A" w:rsidRPr="00D42C1E" w:rsidRDefault="0073071A" w:rsidP="00F67214">
            <w:pPr>
              <w:spacing w:after="60"/>
              <w:rPr>
                <w:color w:val="000000"/>
                <w:lang w:eastAsia="zh-CN"/>
              </w:rPr>
            </w:pPr>
            <w:r w:rsidRPr="00D42C1E">
              <w:rPr>
                <w:color w:val="000000"/>
                <w:lang w:eastAsia="zh-CN"/>
              </w:rPr>
              <w:t>ELISA</w:t>
            </w:r>
          </w:p>
        </w:tc>
        <w:tc>
          <w:tcPr>
            <w:tcW w:w="3600" w:type="pct"/>
            <w:tcBorders>
              <w:top w:val="single" w:sz="2" w:space="0" w:color="auto"/>
              <w:left w:val="single" w:sz="4" w:space="0" w:color="auto"/>
              <w:bottom w:val="single" w:sz="2" w:space="0" w:color="auto"/>
              <w:right w:val="single" w:sz="4" w:space="0" w:color="auto"/>
            </w:tcBorders>
            <w:noWrap/>
            <w:vAlign w:val="center"/>
            <w:hideMark/>
          </w:tcPr>
          <w:p ns2:paraId="28932060" ns2:textId="0E92706D" w:rsidR="0073071A" w:rsidRPr="00D42C1E" w:rsidRDefault="0073071A" w:rsidP="00F67214">
            <w:pPr>
              <w:spacing w:after="60"/>
              <w:rPr>
                <w:color w:val="000000"/>
                <w:lang w:eastAsia="zh-CN"/>
              </w:rPr>
            </w:pPr>
            <w:r w:rsidRPr="00D42C1E">
              <w:rPr>
                <w:color w:val="000000"/>
                <w:lang w:eastAsia="zh-CN"/>
              </w:rPr>
              <w:t xml:space="preserve">Enzyme-linked </w:t>
            </w:r>
            <w:r w:rsidR="00033566" w:rsidRPr="00D42C1E">
              <w:rPr>
                <w:color w:val="000000"/>
                <w:lang w:eastAsia="zh-CN"/>
              </w:rPr>
              <w:t>i</w:t>
            </w:r>
            <w:r w:rsidRPr="00D42C1E">
              <w:rPr>
                <w:color w:val="000000"/>
                <w:lang w:eastAsia="zh-CN"/>
              </w:rPr>
              <w:t xml:space="preserve">mmunosorbent </w:t>
            </w:r>
            <w:r w:rsidR="00033566" w:rsidRPr="00D42C1E">
              <w:rPr>
                <w:color w:val="000000"/>
                <w:lang w:eastAsia="zh-CN"/>
              </w:rPr>
              <w:t>a</w:t>
            </w:r>
            <w:r w:rsidRPr="00D42C1E">
              <w:rPr>
                <w:color w:val="000000"/>
                <w:lang w:eastAsia="zh-CN"/>
              </w:rPr>
              <w:t>ssay</w:t>
            </w:r>
          </w:p>
        </w:tc>
      </w:tr>
      <w:tr w:rsidR="0073071A" w:rsidRPr="00D42C1E" ns2:paraId="75F20A61"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55113894" ns2:textId="77777777" w:rsidR="0073071A" w:rsidRPr="00D42C1E" w:rsidRDefault="0073071A" w:rsidP="00F67214">
            <w:pPr>
              <w:spacing w:after="60"/>
              <w:rPr>
                <w:color w:val="000000"/>
                <w:lang w:eastAsia="zh-CN"/>
              </w:rPr>
            </w:pPr>
            <w:r w:rsidRPr="00D42C1E">
              <w:rPr>
                <w:color w:val="000000"/>
                <w:lang w:eastAsia="zh-CN"/>
              </w:rPr>
              <w:t>ERK</w:t>
            </w:r>
          </w:p>
        </w:tc>
        <w:tc>
          <w:tcPr>
            <w:tcW w:w="3600" w:type="pct"/>
            <w:tcBorders>
              <w:top w:val="single" w:sz="2" w:space="0" w:color="auto"/>
              <w:left w:val="single" w:sz="4" w:space="0" w:color="auto"/>
              <w:bottom w:val="single" w:sz="2" w:space="0" w:color="auto"/>
              <w:right w:val="single" w:sz="4" w:space="0" w:color="auto"/>
            </w:tcBorders>
            <w:noWrap/>
            <w:vAlign w:val="center"/>
          </w:tcPr>
          <w:p ns2:paraId="10B474D0" ns2:textId="22EFCAFC" w:rsidR="0073071A" w:rsidRPr="00D42C1E" w:rsidRDefault="00033566" w:rsidP="00F67214">
            <w:pPr>
              <w:spacing w:after="60"/>
              <w:rPr>
                <w:color w:val="000000"/>
                <w:lang w:eastAsia="zh-CN"/>
              </w:rPr>
            </w:pPr>
            <w:r w:rsidRPr="00D42C1E">
              <w:rPr>
                <w:color w:val="000000" w:themeColor="text1"/>
              </w:rPr>
              <w:t>E</w:t>
            </w:r>
            <w:r w:rsidR="0073071A" w:rsidRPr="00D42C1E">
              <w:rPr>
                <w:color w:val="000000" w:themeColor="text1"/>
              </w:rPr>
              <w:t>xtracellular signal-regulated kinase</w:t>
            </w:r>
          </w:p>
        </w:tc>
      </w:tr>
      <w:tr w:rsidR="0073071A" w:rsidRPr="00D42C1E" ns2:paraId="72BBCEAA"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61851BA1" ns2:textId="77777777" w:rsidR="0073071A" w:rsidRPr="00D42C1E" w:rsidRDefault="0073071A" w:rsidP="00F67214">
            <w:pPr>
              <w:spacing w:after="60"/>
              <w:rPr>
                <w:color w:val="000000"/>
                <w:lang w:eastAsia="zh-CN"/>
              </w:rPr>
            </w:pPr>
            <w:r w:rsidRPr="00D42C1E">
              <w:rPr>
                <w:color w:val="000000"/>
                <w:lang w:eastAsia="zh-CN"/>
              </w:rPr>
              <w:t>Fc</w:t>
            </w:r>
          </w:p>
        </w:tc>
        <w:tc>
          <w:tcPr>
            <w:tcW w:w="3600" w:type="pct"/>
            <w:tcBorders>
              <w:top w:val="single" w:sz="2" w:space="0" w:color="auto"/>
              <w:left w:val="single" w:sz="4" w:space="0" w:color="auto"/>
              <w:bottom w:val="single" w:sz="2" w:space="0" w:color="auto"/>
              <w:right w:val="single" w:sz="4" w:space="0" w:color="auto"/>
            </w:tcBorders>
            <w:noWrap/>
            <w:vAlign w:val="center"/>
          </w:tcPr>
          <w:p ns2:paraId="4A81DB03" ns2:textId="77777777" w:rsidR="0073071A" w:rsidRPr="00D42C1E" w:rsidRDefault="0073071A" w:rsidP="00F67214">
            <w:pPr>
              <w:spacing w:after="60"/>
              <w:rPr>
                <w:color w:val="000000"/>
                <w:lang w:eastAsia="zh-CN"/>
              </w:rPr>
            </w:pPr>
            <w:r w:rsidRPr="00D42C1E">
              <w:rPr>
                <w:color w:val="000000"/>
                <w:lang w:eastAsia="zh-CN"/>
              </w:rPr>
              <w:t>Fragment crystallizable (region)</w:t>
            </w:r>
          </w:p>
        </w:tc>
      </w:tr>
      <w:tr w:rsidR="0073071A" w:rsidRPr="00D42C1E" ns2:paraId="7D13E33A"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29F44206" ns2:textId="77777777" w:rsidR="0073071A" w:rsidRPr="00D42C1E" w:rsidRDefault="0073071A" w:rsidP="00F67214">
            <w:pPr>
              <w:spacing w:after="60"/>
              <w:rPr>
                <w:color w:val="000000"/>
                <w:lang w:eastAsia="zh-CN"/>
              </w:rPr>
            </w:pPr>
            <w:r w:rsidRPr="00D42C1E">
              <w:rPr>
                <w:color w:val="000000"/>
                <w:lang w:eastAsia="zh-CN"/>
              </w:rPr>
              <w:t>FcγR</w:t>
            </w:r>
          </w:p>
        </w:tc>
        <w:tc>
          <w:tcPr>
            <w:tcW w:w="3600" w:type="pct"/>
            <w:tcBorders>
              <w:top w:val="single" w:sz="2" w:space="0" w:color="auto"/>
              <w:left w:val="single" w:sz="4" w:space="0" w:color="auto"/>
              <w:bottom w:val="single" w:sz="2" w:space="0" w:color="auto"/>
              <w:right w:val="single" w:sz="4" w:space="0" w:color="auto"/>
            </w:tcBorders>
            <w:noWrap/>
            <w:vAlign w:val="center"/>
          </w:tcPr>
          <w:p ns2:paraId="1A95BA2C" ns2:textId="77777777" w:rsidR="0073071A" w:rsidRPr="00D42C1E" w:rsidRDefault="0073071A" w:rsidP="00F67214">
            <w:pPr>
              <w:spacing w:after="60"/>
              <w:rPr>
                <w:color w:val="000000"/>
                <w:lang w:eastAsia="zh-CN"/>
              </w:rPr>
            </w:pPr>
            <w:r w:rsidRPr="00D42C1E">
              <w:rPr>
                <w:color w:val="000000"/>
                <w:lang w:eastAsia="zh-CN"/>
              </w:rPr>
              <w:t>Fc gamma receptor</w:t>
            </w:r>
          </w:p>
        </w:tc>
      </w:tr>
      <w:tr w:rsidR="0073071A" w:rsidRPr="00D42C1E" ns2:paraId="5ACDBE76"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7F011F94" ns2:textId="77777777" w:rsidR="0073071A" w:rsidRPr="00D42C1E" w:rsidRDefault="0073071A" w:rsidP="00F67214">
            <w:pPr>
              <w:spacing w:after="60"/>
              <w:rPr>
                <w:color w:val="000000"/>
                <w:lang w:eastAsia="zh-CN"/>
              </w:rPr>
            </w:pPr>
            <w:r w:rsidRPr="00D42C1E">
              <w:rPr>
                <w:color w:val="000000"/>
                <w:lang w:eastAsia="zh-CN"/>
              </w:rPr>
              <w:t>FcRn</w:t>
            </w:r>
          </w:p>
        </w:tc>
        <w:tc>
          <w:tcPr>
            <w:tcW w:w="3600" w:type="pct"/>
            <w:tcBorders>
              <w:top w:val="single" w:sz="2" w:space="0" w:color="auto"/>
              <w:left w:val="single" w:sz="4" w:space="0" w:color="auto"/>
              <w:bottom w:val="single" w:sz="2" w:space="0" w:color="auto"/>
              <w:right w:val="single" w:sz="4" w:space="0" w:color="auto"/>
            </w:tcBorders>
            <w:noWrap/>
            <w:vAlign w:val="center"/>
          </w:tcPr>
          <w:p ns2:paraId="6925662D" ns2:textId="77777777" w:rsidR="0073071A" w:rsidRPr="00D42C1E" w:rsidRDefault="0073071A" w:rsidP="00F67214">
            <w:pPr>
              <w:spacing w:after="60"/>
              <w:rPr>
                <w:color w:val="000000"/>
                <w:lang w:eastAsia="zh-CN"/>
              </w:rPr>
            </w:pPr>
            <w:r w:rsidRPr="00D42C1E">
              <w:rPr>
                <w:color w:val="000000"/>
                <w:lang w:eastAsia="zh-CN"/>
              </w:rPr>
              <w:t>Neonatal Fc receptor</w:t>
            </w:r>
          </w:p>
        </w:tc>
      </w:tr>
      <w:tr w:rsidR="0073071A" w:rsidRPr="00D42C1E" ns2:paraId="2C2C7C3C"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ns2:paraId="2210A736" ns2:textId="77777777" w:rsidR="0073071A" w:rsidRPr="00D42C1E" w:rsidRDefault="0073071A" w:rsidP="00F67214">
            <w:pPr>
              <w:spacing w:after="60"/>
              <w:rPr>
                <w:color w:val="000000"/>
                <w:lang w:eastAsia="zh-CN"/>
              </w:rPr>
            </w:pPr>
            <w:r w:rsidRPr="00D42C1E">
              <w:rPr>
                <w:rFonts w:eastAsia="PMingLiU"/>
                <w:color w:val="000000"/>
                <w:lang w:eastAsia="zh-CN"/>
              </w:rPr>
              <w:t>FDA</w:t>
            </w:r>
          </w:p>
        </w:tc>
        <w:tc>
          <w:tcPr>
            <w:tcW w:w="3600" w:type="pct"/>
            <w:tcBorders>
              <w:top w:val="single" w:sz="2" w:space="0" w:color="auto"/>
              <w:left w:val="single" w:sz="4" w:space="0" w:color="auto"/>
              <w:bottom w:val="single" w:sz="2" w:space="0" w:color="auto"/>
              <w:right w:val="single" w:sz="4" w:space="0" w:color="auto"/>
            </w:tcBorders>
            <w:vAlign w:val="center"/>
            <w:hideMark/>
          </w:tcPr>
          <w:p ns2:paraId="73EB7D22" ns2:textId="77777777" w:rsidR="0073071A" w:rsidRPr="00D42C1E" w:rsidRDefault="0073071A" w:rsidP="00F67214">
            <w:pPr>
              <w:spacing w:after="60"/>
              <w:rPr>
                <w:color w:val="000000"/>
                <w:lang w:eastAsia="zh-CN"/>
              </w:rPr>
            </w:pPr>
            <w:r w:rsidRPr="00D42C1E">
              <w:rPr>
                <w:rFonts w:eastAsia="PMingLiU"/>
                <w:color w:val="000000"/>
                <w:lang w:eastAsia="zh-CN"/>
              </w:rPr>
              <w:t>Food and Drug Administration</w:t>
            </w:r>
          </w:p>
        </w:tc>
      </w:tr>
      <w:tr w:rsidR="006B499A" w:rsidRPr="00D42C1E" ns2:paraId="18B85DD4"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64FB9DCB" ns2:textId="0C28619D" w:rsidR="006B499A" w:rsidRPr="00D42C1E" w:rsidRDefault="006B499A" w:rsidP="00F67214">
            <w:pPr>
              <w:spacing w:after="60"/>
              <w:rPr>
                <w:rFonts w:eastAsia="PMingLiU"/>
                <w:color w:val="000000"/>
                <w:lang w:eastAsia="zh-CN"/>
              </w:rPr>
            </w:pPr>
            <w:r w:rsidRPr="00D42C1E">
              <w:rPr>
                <w:rFonts w:eastAsia="PMingLiU"/>
                <w:color w:val="000000"/>
                <w:lang w:eastAsia="zh-CN"/>
              </w:rPr>
              <w:t>FPI</w:t>
            </w:r>
          </w:p>
        </w:tc>
        <w:tc>
          <w:tcPr>
            <w:tcW w:w="3600" w:type="pct"/>
            <w:tcBorders>
              <w:top w:val="single" w:sz="2" w:space="0" w:color="auto"/>
              <w:left w:val="single" w:sz="4" w:space="0" w:color="auto"/>
              <w:bottom w:val="single" w:sz="2" w:space="0" w:color="auto"/>
              <w:right w:val="single" w:sz="4" w:space="0" w:color="auto"/>
            </w:tcBorders>
            <w:vAlign w:val="center"/>
          </w:tcPr>
          <w:p ns2:paraId="23E163A4" ns2:textId="6E4472D3" w:rsidR="006B499A" w:rsidRPr="00D42C1E" w:rsidRDefault="006B499A" w:rsidP="00F67214">
            <w:pPr>
              <w:spacing w:after="60"/>
              <w:rPr>
                <w:rFonts w:eastAsia="PMingLiU"/>
                <w:color w:val="000000"/>
                <w:lang w:eastAsia="zh-CN"/>
              </w:rPr>
            </w:pPr>
            <w:r w:rsidRPr="00D42C1E">
              <w:rPr>
                <w:rFonts w:eastAsia="PMingLiU"/>
                <w:color w:val="000000"/>
                <w:lang w:eastAsia="zh-CN"/>
              </w:rPr>
              <w:t>First patient in</w:t>
            </w:r>
          </w:p>
        </w:tc>
      </w:tr>
      <w:tr w:rsidR="00A96E3E" w:rsidRPr="00D42C1E" ns2:paraId="7A8262E1"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5B448CDB" ns2:textId="095F107E" w:rsidR="00A96E3E" w:rsidRPr="00D42C1E" w:rsidRDefault="00A96E3E" w:rsidP="00F67214">
            <w:pPr>
              <w:spacing w:after="60"/>
              <w:rPr>
                <w:rFonts w:eastAsia="PMingLiU"/>
                <w:color w:val="000000"/>
                <w:lang w:eastAsia="zh-CN"/>
              </w:rPr>
            </w:pPr>
            <w:r w:rsidRPr="00D42C1E">
              <w:rPr>
                <w:rFonts w:eastAsia="PMingLiU"/>
                <w:color w:val="000000"/>
                <w:lang w:eastAsia="zh-CN"/>
              </w:rPr>
              <w:t>GD</w:t>
            </w:r>
          </w:p>
        </w:tc>
        <w:tc>
          <w:tcPr>
            <w:tcW w:w="3600" w:type="pct"/>
            <w:tcBorders>
              <w:top w:val="single" w:sz="2" w:space="0" w:color="auto"/>
              <w:left w:val="single" w:sz="4" w:space="0" w:color="auto"/>
              <w:bottom w:val="single" w:sz="2" w:space="0" w:color="auto"/>
              <w:right w:val="single" w:sz="4" w:space="0" w:color="auto"/>
            </w:tcBorders>
            <w:vAlign w:val="center"/>
          </w:tcPr>
          <w:p ns2:paraId="6FDC890B" ns2:textId="42B26FB8" w:rsidR="00A96E3E" w:rsidRPr="00D42C1E" w:rsidRDefault="00A96E3E" w:rsidP="00F67214">
            <w:pPr>
              <w:spacing w:after="60"/>
              <w:rPr>
                <w:rFonts w:eastAsia="PMingLiU"/>
                <w:color w:val="000000"/>
                <w:lang w:eastAsia="zh-CN"/>
              </w:rPr>
            </w:pPr>
            <w:r w:rsidRPr="00D42C1E">
              <w:rPr>
                <w:rFonts w:eastAsia="PMingLiU"/>
                <w:color w:val="000000"/>
                <w:lang w:eastAsia="zh-CN"/>
              </w:rPr>
              <w:t>Gestation Day</w:t>
            </w:r>
          </w:p>
        </w:tc>
      </w:tr>
      <w:tr w:rsidR="0073071A" w:rsidRPr="00D42C1E" ns2:paraId="7E2274F9"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ns2:paraId="41A6DF71" ns2:textId="644AE0AA" w:rsidR="0073071A" w:rsidRPr="00D42C1E" w:rsidRDefault="007E645E" w:rsidP="00F67214">
            <w:pPr>
              <w:spacing w:after="60"/>
              <w:rPr>
                <w:color w:val="000000"/>
                <w:lang w:eastAsia="zh-CN"/>
              </w:rPr>
            </w:pPr>
            <w:r w:rsidRPr="00D42C1E">
              <w:rPr>
                <w:rFonts w:eastAsia="PMingLiU"/>
                <w:color w:val="000000"/>
                <w:lang w:eastAsia="zh-CN"/>
              </w:rPr>
              <w:t>GI</w:t>
            </w:r>
          </w:p>
        </w:tc>
        <w:tc>
          <w:tcPr>
            <w:tcW w:w="3600" w:type="pct"/>
            <w:tcBorders>
              <w:top w:val="single" w:sz="2" w:space="0" w:color="auto"/>
              <w:left w:val="single" w:sz="4" w:space="0" w:color="auto"/>
              <w:bottom w:val="single" w:sz="2" w:space="0" w:color="auto"/>
              <w:right w:val="single" w:sz="4" w:space="0" w:color="auto"/>
            </w:tcBorders>
            <w:vAlign w:val="center"/>
            <w:hideMark/>
          </w:tcPr>
          <w:p ns2:paraId="39D6BD21" ns2:textId="0ED9F005" w:rsidR="0073071A" w:rsidRPr="00D42C1E" w:rsidRDefault="007E645E" w:rsidP="00F67214">
            <w:pPr>
              <w:spacing w:after="60"/>
              <w:rPr>
                <w:color w:val="000000"/>
                <w:lang w:eastAsia="zh-CN"/>
              </w:rPr>
            </w:pPr>
            <w:r w:rsidRPr="00D42C1E">
              <w:rPr>
                <w:rFonts w:eastAsia="PMingLiU"/>
                <w:color w:val="000000"/>
                <w:lang w:eastAsia="zh-CN"/>
              </w:rPr>
              <w:t>Gastrointestinal</w:t>
            </w:r>
          </w:p>
        </w:tc>
      </w:tr>
      <w:tr w:rsidR="0073071A" w:rsidRPr="00D42C1E" ns2:paraId="7973C425"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ns2:paraId="0AEE7A6F" ns2:textId="77777777" w:rsidR="0073071A" w:rsidRPr="00D42C1E" w:rsidRDefault="0073071A" w:rsidP="00F67214">
            <w:pPr>
              <w:spacing w:after="60"/>
              <w:rPr>
                <w:color w:val="000000"/>
                <w:lang w:eastAsia="zh-CN"/>
              </w:rPr>
            </w:pPr>
            <w:r w:rsidRPr="00D42C1E">
              <w:rPr>
                <w:color w:val="000000"/>
                <w:lang w:eastAsia="zh-CN"/>
              </w:rPr>
              <w:t>GLP</w:t>
            </w:r>
          </w:p>
        </w:tc>
        <w:tc>
          <w:tcPr>
            <w:tcW w:w="3600" w:type="pct"/>
            <w:tcBorders>
              <w:top w:val="single" w:sz="2" w:space="0" w:color="auto"/>
              <w:left w:val="single" w:sz="4" w:space="0" w:color="auto"/>
              <w:bottom w:val="single" w:sz="2" w:space="0" w:color="auto"/>
              <w:right w:val="single" w:sz="4" w:space="0" w:color="auto"/>
            </w:tcBorders>
            <w:noWrap/>
            <w:vAlign w:val="center"/>
            <w:hideMark/>
          </w:tcPr>
          <w:p ns2:paraId="79DB9F1B" ns2:textId="77777777" w:rsidR="0073071A" w:rsidRPr="00D42C1E" w:rsidRDefault="0073071A" w:rsidP="00F67214">
            <w:pPr>
              <w:spacing w:after="60"/>
              <w:rPr>
                <w:color w:val="000000"/>
                <w:lang w:eastAsia="zh-CN"/>
              </w:rPr>
            </w:pPr>
            <w:r w:rsidRPr="00D42C1E">
              <w:rPr>
                <w:color w:val="000000"/>
                <w:lang w:eastAsia="zh-CN"/>
              </w:rPr>
              <w:t>Good Laboratory Practice</w:t>
            </w:r>
          </w:p>
        </w:tc>
      </w:tr>
      <w:tr w:rsidR="0073071A" w:rsidRPr="00D42C1E" ns2:paraId="71931631"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3DCF92F0" ns2:textId="77777777" w:rsidR="0073071A" w:rsidRPr="00D42C1E" w:rsidRDefault="0073071A" w:rsidP="00F67214">
            <w:pPr>
              <w:spacing w:after="60"/>
              <w:rPr>
                <w:color w:val="000000"/>
                <w:lang w:eastAsia="zh-CN"/>
              </w:rPr>
            </w:pPr>
            <w:r w:rsidRPr="00D42C1E">
              <w:rPr>
                <w:color w:val="000000"/>
                <w:lang w:eastAsia="zh-CN"/>
              </w:rPr>
              <w:t>hERG</w:t>
            </w:r>
          </w:p>
        </w:tc>
        <w:tc>
          <w:tcPr>
            <w:tcW w:w="3600" w:type="pct"/>
            <w:tcBorders>
              <w:top w:val="single" w:sz="2" w:space="0" w:color="auto"/>
              <w:left w:val="single" w:sz="4" w:space="0" w:color="auto"/>
              <w:bottom w:val="single" w:sz="2" w:space="0" w:color="auto"/>
              <w:right w:val="single" w:sz="4" w:space="0" w:color="auto"/>
            </w:tcBorders>
            <w:noWrap/>
            <w:vAlign w:val="center"/>
          </w:tcPr>
          <w:p ns2:paraId="5F44E85D" ns2:textId="4386F78B" w:rsidR="0073071A" w:rsidRPr="00D42C1E" w:rsidRDefault="00274133" w:rsidP="00F67214">
            <w:pPr>
              <w:spacing w:after="60"/>
              <w:rPr>
                <w:color w:val="000000"/>
                <w:lang w:eastAsia="zh-CN"/>
              </w:rPr>
            </w:pPr>
            <w:r w:rsidRPr="00D42C1E">
              <w:rPr>
                <w:color w:val="000000"/>
                <w:lang w:eastAsia="zh-CN"/>
              </w:rPr>
              <w:t>H</w:t>
            </w:r>
            <w:r w:rsidR="0073071A" w:rsidRPr="00D42C1E">
              <w:rPr>
                <w:color w:val="000000"/>
                <w:lang w:eastAsia="zh-CN"/>
              </w:rPr>
              <w:t xml:space="preserve">uman </w:t>
            </w:r>
            <w:r w:rsidRPr="00D42C1E">
              <w:rPr>
                <w:color w:val="000000"/>
                <w:lang w:eastAsia="zh-CN"/>
              </w:rPr>
              <w:t>e</w:t>
            </w:r>
            <w:r w:rsidR="0073071A" w:rsidRPr="00D42C1E">
              <w:rPr>
                <w:color w:val="000000"/>
                <w:lang w:eastAsia="zh-CN"/>
              </w:rPr>
              <w:t>ther-à-go-go-</w:t>
            </w:r>
            <w:r w:rsidRPr="00D42C1E">
              <w:rPr>
                <w:color w:val="000000"/>
                <w:lang w:eastAsia="zh-CN"/>
              </w:rPr>
              <w:t>r</w:t>
            </w:r>
            <w:r w:rsidR="0073071A" w:rsidRPr="00D42C1E">
              <w:rPr>
                <w:color w:val="000000"/>
                <w:lang w:eastAsia="zh-CN"/>
              </w:rPr>
              <w:t xml:space="preserve">elated </w:t>
            </w:r>
            <w:r w:rsidRPr="00D42C1E">
              <w:rPr>
                <w:color w:val="000000"/>
                <w:lang w:eastAsia="zh-CN"/>
              </w:rPr>
              <w:t>g</w:t>
            </w:r>
            <w:r w:rsidR="0073071A" w:rsidRPr="00D42C1E">
              <w:rPr>
                <w:color w:val="000000"/>
                <w:lang w:eastAsia="zh-CN"/>
              </w:rPr>
              <w:t>ene</w:t>
            </w:r>
          </w:p>
        </w:tc>
      </w:tr>
      <w:tr w:rsidR="004B5955" w:rsidRPr="00D42C1E" ns2:paraId="0FDECA42"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53FE6469" ns2:textId="040F00AB" w:rsidR="004B5955" w:rsidRPr="00D42C1E" w:rsidRDefault="004B5955" w:rsidP="00F67214">
            <w:pPr>
              <w:spacing w:after="60"/>
              <w:rPr>
                <w:color w:val="000000"/>
                <w:lang w:eastAsia="zh-CN"/>
              </w:rPr>
            </w:pPr>
            <w:r>
              <w:rPr>
                <w:color w:val="000000"/>
                <w:lang w:eastAsia="zh-CN"/>
              </w:rPr>
              <w:t>HER2</w:t>
            </w:r>
          </w:p>
        </w:tc>
        <w:tc>
          <w:tcPr>
            <w:tcW w:w="3600" w:type="pct"/>
            <w:tcBorders>
              <w:top w:val="single" w:sz="2" w:space="0" w:color="auto"/>
              <w:left w:val="single" w:sz="4" w:space="0" w:color="auto"/>
              <w:bottom w:val="single" w:sz="2" w:space="0" w:color="auto"/>
              <w:right w:val="single" w:sz="4" w:space="0" w:color="auto"/>
            </w:tcBorders>
            <w:noWrap/>
            <w:vAlign w:val="center"/>
          </w:tcPr>
          <w:p ns2:paraId="615EE0B1" ns2:textId="69F6CD69" w:rsidR="004B5955" w:rsidRPr="00D42C1E" w:rsidRDefault="004B5955" w:rsidP="00F67214">
            <w:pPr>
              <w:spacing w:after="60"/>
              <w:rPr>
                <w:color w:val="000000"/>
                <w:lang w:eastAsia="zh-CN"/>
              </w:rPr>
            </w:pPr>
            <w:r>
              <w:rPr>
                <w:color w:val="000000"/>
                <w:lang w:eastAsia="zh-CN"/>
              </w:rPr>
              <w:t>H</w:t>
            </w:r>
            <w:r w:rsidRPr="004B5955">
              <w:rPr>
                <w:color w:val="000000"/>
                <w:lang w:eastAsia="zh-CN"/>
              </w:rPr>
              <w:t>uman epidermal growth factor receptor 2</w:t>
            </w:r>
          </w:p>
        </w:tc>
      </w:tr>
      <w:tr w:rsidR="0073071A" w:rsidRPr="00D42C1E" ns2:paraId="443461A9"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ns2:paraId="0C16CDBA" ns2:textId="77777777" w:rsidR="0073071A" w:rsidRPr="00D42C1E" w:rsidRDefault="0073071A" w:rsidP="00F67214">
            <w:pPr>
              <w:spacing w:after="60"/>
              <w:rPr>
                <w:color w:val="000000"/>
                <w:lang w:eastAsia="zh-CN"/>
              </w:rPr>
            </w:pPr>
            <w:r w:rsidRPr="00D42C1E">
              <w:rPr>
                <w:color w:val="000000"/>
                <w:lang w:eastAsia="zh-CN"/>
              </w:rPr>
              <w:t>HNSTD</w:t>
            </w:r>
          </w:p>
        </w:tc>
        <w:tc>
          <w:tcPr>
            <w:tcW w:w="3600" w:type="pct"/>
            <w:tcBorders>
              <w:top w:val="single" w:sz="2" w:space="0" w:color="auto"/>
              <w:left w:val="single" w:sz="4" w:space="0" w:color="auto"/>
              <w:bottom w:val="single" w:sz="2" w:space="0" w:color="auto"/>
              <w:right w:val="single" w:sz="4" w:space="0" w:color="auto"/>
            </w:tcBorders>
            <w:noWrap/>
            <w:vAlign w:val="center"/>
            <w:hideMark/>
          </w:tcPr>
          <w:p ns2:paraId="61DF07A0" ns2:textId="767609F7" w:rsidR="0073071A" w:rsidRPr="00D42C1E" w:rsidRDefault="0073071A" w:rsidP="00F67214">
            <w:pPr>
              <w:spacing w:after="60"/>
              <w:rPr>
                <w:color w:val="000000"/>
                <w:lang w:eastAsia="zh-CN"/>
              </w:rPr>
            </w:pPr>
            <w:r w:rsidRPr="00D42C1E">
              <w:rPr>
                <w:color w:val="000000"/>
                <w:lang w:eastAsia="zh-CN"/>
              </w:rPr>
              <w:t xml:space="preserve">Highest </w:t>
            </w:r>
            <w:r w:rsidR="00274133" w:rsidRPr="00D42C1E">
              <w:rPr>
                <w:color w:val="000000"/>
                <w:lang w:eastAsia="zh-CN"/>
              </w:rPr>
              <w:t>n</w:t>
            </w:r>
            <w:r w:rsidRPr="00D42C1E">
              <w:rPr>
                <w:color w:val="000000"/>
                <w:lang w:eastAsia="zh-CN"/>
              </w:rPr>
              <w:t>on</w:t>
            </w:r>
            <w:r w:rsidR="00274133" w:rsidRPr="00D42C1E">
              <w:rPr>
                <w:color w:val="000000"/>
                <w:lang w:eastAsia="zh-CN"/>
              </w:rPr>
              <w:t>s</w:t>
            </w:r>
            <w:r w:rsidRPr="00D42C1E">
              <w:rPr>
                <w:color w:val="000000"/>
                <w:lang w:eastAsia="zh-CN"/>
              </w:rPr>
              <w:t xml:space="preserve">everely </w:t>
            </w:r>
            <w:r w:rsidR="00274133" w:rsidRPr="00D42C1E">
              <w:rPr>
                <w:color w:val="000000"/>
                <w:lang w:eastAsia="zh-CN"/>
              </w:rPr>
              <w:t>t</w:t>
            </w:r>
            <w:r w:rsidRPr="00D42C1E">
              <w:rPr>
                <w:color w:val="000000"/>
                <w:lang w:eastAsia="zh-CN"/>
              </w:rPr>
              <w:t xml:space="preserve">oxicity </w:t>
            </w:r>
            <w:r w:rsidR="00274133" w:rsidRPr="00D42C1E">
              <w:rPr>
                <w:color w:val="000000"/>
                <w:lang w:eastAsia="zh-CN"/>
              </w:rPr>
              <w:t>d</w:t>
            </w:r>
            <w:r w:rsidRPr="00D42C1E">
              <w:rPr>
                <w:color w:val="000000"/>
                <w:lang w:eastAsia="zh-CN"/>
              </w:rPr>
              <w:t xml:space="preserve">ose </w:t>
            </w:r>
          </w:p>
        </w:tc>
      </w:tr>
      <w:tr w:rsidR="004B5955" w:rsidRPr="00D42C1E" ns2:paraId="4FA53D46"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52F15522" ns2:textId="1EEFE862" w:rsidR="004B5955" w:rsidRPr="00D42C1E" w:rsidRDefault="004B5955" w:rsidP="00F67214">
            <w:pPr>
              <w:spacing w:after="60"/>
              <w:rPr>
                <w:color w:val="000000"/>
                <w:lang w:eastAsia="zh-CN"/>
              </w:rPr>
            </w:pPr>
            <w:r>
              <w:rPr>
                <w:color w:val="000000"/>
                <w:lang w:eastAsia="zh-CN"/>
              </w:rPr>
              <w:t>HR</w:t>
            </w:r>
          </w:p>
        </w:tc>
        <w:tc>
          <w:tcPr>
            <w:tcW w:w="3600" w:type="pct"/>
            <w:tcBorders>
              <w:top w:val="single" w:sz="2" w:space="0" w:color="auto"/>
              <w:left w:val="single" w:sz="4" w:space="0" w:color="auto"/>
              <w:bottom w:val="single" w:sz="2" w:space="0" w:color="auto"/>
              <w:right w:val="single" w:sz="4" w:space="0" w:color="auto"/>
            </w:tcBorders>
            <w:noWrap/>
            <w:vAlign w:val="center"/>
          </w:tcPr>
          <w:p ns2:paraId="0F5BCBC7" ns2:textId="2CC26BCC" w:rsidR="004B5955" w:rsidRPr="00D42C1E" w:rsidRDefault="004B5955" w:rsidP="00F67214">
            <w:pPr>
              <w:spacing w:after="60"/>
              <w:rPr>
                <w:color w:val="000000"/>
                <w:lang w:eastAsia="zh-CN"/>
              </w:rPr>
            </w:pPr>
            <w:r w:rsidRPr="004B5955">
              <w:rPr>
                <w:color w:val="000000"/>
                <w:lang w:eastAsia="zh-CN"/>
              </w:rPr>
              <w:t xml:space="preserve">Hormone </w:t>
            </w:r>
            <w:r>
              <w:rPr>
                <w:color w:val="000000"/>
                <w:lang w:eastAsia="zh-CN"/>
              </w:rPr>
              <w:t>r</w:t>
            </w:r>
            <w:r w:rsidRPr="004B5955">
              <w:rPr>
                <w:color w:val="000000"/>
                <w:lang w:eastAsia="zh-CN"/>
              </w:rPr>
              <w:t>eceptor</w:t>
            </w:r>
          </w:p>
        </w:tc>
      </w:tr>
      <w:tr w:rsidR="0073071A" w:rsidRPr="00D42C1E" ns2:paraId="65B455B9"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ns2:paraId="289376C0" ns2:textId="77777777" w:rsidR="0073071A" w:rsidRPr="00D42C1E" w:rsidRDefault="0073071A" w:rsidP="00F67214">
            <w:pPr>
              <w:spacing w:after="60"/>
              <w:rPr>
                <w:color w:val="000000"/>
                <w:lang w:eastAsia="zh-CN"/>
              </w:rPr>
            </w:pPr>
            <w:r w:rsidRPr="00D42C1E">
              <w:rPr>
                <w:color w:val="000000"/>
                <w:lang w:eastAsia="zh-CN"/>
              </w:rPr>
              <w:t>HRP</w:t>
            </w:r>
          </w:p>
        </w:tc>
        <w:tc>
          <w:tcPr>
            <w:tcW w:w="3600" w:type="pct"/>
            <w:tcBorders>
              <w:top w:val="single" w:sz="2" w:space="0" w:color="auto"/>
              <w:left w:val="single" w:sz="4" w:space="0" w:color="auto"/>
              <w:bottom w:val="single" w:sz="2" w:space="0" w:color="auto"/>
              <w:right w:val="single" w:sz="4" w:space="0" w:color="auto"/>
            </w:tcBorders>
            <w:noWrap/>
            <w:vAlign w:val="center"/>
            <w:hideMark/>
          </w:tcPr>
          <w:p ns2:paraId="3C3F5BDF" ns2:textId="29694843" w:rsidR="0073071A" w:rsidRPr="00D42C1E" w:rsidRDefault="0073071A" w:rsidP="00F67214">
            <w:pPr>
              <w:spacing w:after="60"/>
              <w:rPr>
                <w:color w:val="000000"/>
                <w:lang w:eastAsia="zh-CN"/>
              </w:rPr>
            </w:pPr>
            <w:r w:rsidRPr="00D42C1E">
              <w:rPr>
                <w:color w:val="000000"/>
                <w:lang w:eastAsia="zh-CN"/>
              </w:rPr>
              <w:t xml:space="preserve">Horseradish </w:t>
            </w:r>
            <w:r w:rsidR="00274133" w:rsidRPr="00D42C1E">
              <w:rPr>
                <w:color w:val="000000"/>
                <w:lang w:eastAsia="zh-CN"/>
              </w:rPr>
              <w:t>p</w:t>
            </w:r>
            <w:r w:rsidRPr="00D42C1E">
              <w:rPr>
                <w:color w:val="000000"/>
                <w:lang w:eastAsia="zh-CN"/>
              </w:rPr>
              <w:t xml:space="preserve">eroxidase </w:t>
            </w:r>
          </w:p>
        </w:tc>
      </w:tr>
      <w:tr w:rsidR="0073071A" w:rsidRPr="00D42C1E" ns2:paraId="5B5703ED"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ns2:paraId="524980A2" ns2:textId="77777777" w:rsidR="0073071A" w:rsidRPr="00D42C1E" w:rsidRDefault="0073071A" w:rsidP="00F67214">
            <w:pPr>
              <w:spacing w:after="60"/>
              <w:rPr>
                <w:color w:val="000000"/>
                <w:lang w:eastAsia="zh-CN"/>
              </w:rPr>
            </w:pPr>
            <w:r w:rsidRPr="00D42C1E">
              <w:rPr>
                <w:rFonts w:eastAsia="PMingLiU"/>
                <w:color w:val="000000"/>
                <w:lang w:eastAsia="zh-CN"/>
              </w:rPr>
              <w:t>IB</w:t>
            </w:r>
          </w:p>
        </w:tc>
        <w:tc>
          <w:tcPr>
            <w:tcW w:w="3600" w:type="pct"/>
            <w:tcBorders>
              <w:top w:val="single" w:sz="2" w:space="0" w:color="auto"/>
              <w:left w:val="single" w:sz="4" w:space="0" w:color="auto"/>
              <w:bottom w:val="single" w:sz="2" w:space="0" w:color="auto"/>
              <w:right w:val="single" w:sz="4" w:space="0" w:color="auto"/>
            </w:tcBorders>
            <w:vAlign w:val="center"/>
            <w:hideMark/>
          </w:tcPr>
          <w:p ns2:paraId="68D8AC4D" ns2:textId="77777777" w:rsidR="0073071A" w:rsidRPr="00D42C1E" w:rsidRDefault="0073071A" w:rsidP="00F67214">
            <w:pPr>
              <w:spacing w:after="60"/>
              <w:rPr>
                <w:color w:val="000000"/>
                <w:lang w:eastAsia="zh-CN"/>
              </w:rPr>
            </w:pPr>
            <w:r w:rsidRPr="00D42C1E">
              <w:rPr>
                <w:rFonts w:eastAsia="PMingLiU"/>
                <w:color w:val="000000"/>
                <w:lang w:eastAsia="zh-CN"/>
              </w:rPr>
              <w:t>Investigator’s Brochure</w:t>
            </w:r>
          </w:p>
        </w:tc>
      </w:tr>
      <w:tr w:rsidR="0073071A" w:rsidRPr="00D42C1E" ns2:paraId="6BD91C65"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75"/>
        </w:trPr>
        <w:tc>
          <w:tcPr>
            <w:tcW w:w="1400" w:type="pct"/>
            <w:tcBorders>
              <w:top w:val="single" w:sz="2" w:space="0" w:color="auto"/>
              <w:left w:val="single" w:sz="4" w:space="0" w:color="auto"/>
              <w:bottom w:val="single" w:sz="2" w:space="0" w:color="auto"/>
              <w:right w:val="single" w:sz="4" w:space="0" w:color="auto"/>
            </w:tcBorders>
            <w:vAlign w:val="center"/>
            <w:hideMark/>
          </w:tcPr>
          <w:p ns2:paraId="343E81E6" ns2:textId="77777777" w:rsidR="0073071A" w:rsidRPr="00D42C1E" w:rsidRDefault="0073071A" w:rsidP="00F67214">
            <w:pPr>
              <w:spacing w:after="60"/>
              <w:rPr>
                <w:color w:val="000000"/>
                <w:lang w:eastAsia="zh-CN"/>
              </w:rPr>
            </w:pPr>
            <w:r w:rsidRPr="00D42C1E">
              <w:rPr>
                <w:rFonts w:eastAsia="PMingLiU"/>
                <w:color w:val="000000"/>
                <w:lang w:eastAsia="zh-CN"/>
              </w:rPr>
              <w:t>IC</w:t>
            </w:r>
            <w:r w:rsidRPr="00D42C1E">
              <w:rPr>
                <w:rFonts w:eastAsia="PMingLiU"/>
                <w:color w:val="000000"/>
                <w:vertAlign w:val="subscript"/>
                <w:lang w:eastAsia="zh-CN"/>
              </w:rPr>
              <w:t>50</w:t>
            </w:r>
          </w:p>
        </w:tc>
        <w:tc>
          <w:tcPr>
            <w:tcW w:w="3600" w:type="pct"/>
            <w:tcBorders>
              <w:top w:val="single" w:sz="2" w:space="0" w:color="auto"/>
              <w:left w:val="single" w:sz="4" w:space="0" w:color="auto"/>
              <w:bottom w:val="single" w:sz="2" w:space="0" w:color="auto"/>
              <w:right w:val="single" w:sz="4" w:space="0" w:color="auto"/>
            </w:tcBorders>
            <w:vAlign w:val="center"/>
            <w:hideMark/>
          </w:tcPr>
          <w:p ns2:paraId="5D0A367C" ns2:textId="49344A40" w:rsidR="0073071A" w:rsidRPr="00D42C1E" w:rsidRDefault="0073071A" w:rsidP="00F67214">
            <w:pPr>
              <w:spacing w:after="60"/>
              <w:rPr>
                <w:color w:val="000000"/>
                <w:lang w:eastAsia="zh-CN"/>
              </w:rPr>
            </w:pPr>
            <w:r w:rsidRPr="00D42C1E">
              <w:rPr>
                <w:rFonts w:eastAsia="PMingLiU"/>
                <w:color w:val="000000"/>
                <w:lang w:eastAsia="zh-CN"/>
              </w:rPr>
              <w:t xml:space="preserve">50% </w:t>
            </w:r>
            <w:r w:rsidR="00274133" w:rsidRPr="00D42C1E">
              <w:rPr>
                <w:rFonts w:eastAsia="PMingLiU"/>
                <w:color w:val="000000"/>
                <w:lang w:eastAsia="zh-CN"/>
              </w:rPr>
              <w:t>i</w:t>
            </w:r>
            <w:r w:rsidRPr="00D42C1E">
              <w:rPr>
                <w:rFonts w:eastAsia="PMingLiU"/>
                <w:color w:val="000000"/>
                <w:lang w:eastAsia="zh-CN"/>
              </w:rPr>
              <w:t xml:space="preserve">nhibitory </w:t>
            </w:r>
            <w:r w:rsidR="00274133" w:rsidRPr="00D42C1E">
              <w:rPr>
                <w:rFonts w:eastAsia="PMingLiU"/>
                <w:color w:val="000000"/>
                <w:lang w:eastAsia="zh-CN"/>
              </w:rPr>
              <w:t>c</w:t>
            </w:r>
            <w:r w:rsidRPr="00D42C1E">
              <w:rPr>
                <w:rFonts w:eastAsia="PMingLiU"/>
                <w:color w:val="000000"/>
                <w:lang w:eastAsia="zh-CN"/>
              </w:rPr>
              <w:t>oncentration</w:t>
            </w:r>
          </w:p>
        </w:tc>
      </w:tr>
      <w:tr w:rsidR="0073071A" w:rsidRPr="00D42C1E" ns2:paraId="714C8DE0"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ns2:paraId="0323375F" ns2:textId="77777777" w:rsidR="0073071A" w:rsidRPr="00D42C1E" w:rsidRDefault="0073071A" w:rsidP="00F67214">
            <w:pPr>
              <w:spacing w:after="60"/>
              <w:rPr>
                <w:color w:val="000000"/>
                <w:lang w:eastAsia="zh-CN"/>
              </w:rPr>
            </w:pPr>
            <w:r w:rsidRPr="00D42C1E">
              <w:rPr>
                <w:rFonts w:eastAsia="PMingLiU"/>
                <w:color w:val="000000"/>
                <w:lang w:eastAsia="zh-CN"/>
              </w:rPr>
              <w:lastRenderedPageBreak/>
              <w:t>ICH</w:t>
            </w:r>
          </w:p>
        </w:tc>
        <w:tc>
          <w:tcPr>
            <w:tcW w:w="3600" w:type="pct"/>
            <w:tcBorders>
              <w:top w:val="single" w:sz="2" w:space="0" w:color="auto"/>
              <w:left w:val="single" w:sz="4" w:space="0" w:color="auto"/>
              <w:bottom w:val="single" w:sz="2" w:space="0" w:color="auto"/>
              <w:right w:val="single" w:sz="4" w:space="0" w:color="auto"/>
            </w:tcBorders>
            <w:vAlign w:val="center"/>
            <w:hideMark/>
          </w:tcPr>
          <w:p ns2:paraId="790FE18B" ns2:textId="76116239" w:rsidR="0073071A" w:rsidRPr="00D42C1E" w:rsidRDefault="0073071A" w:rsidP="00F67214">
            <w:pPr>
              <w:spacing w:after="60"/>
              <w:rPr>
                <w:color w:val="000000"/>
                <w:lang w:eastAsia="zh-CN"/>
              </w:rPr>
            </w:pPr>
            <w:r w:rsidRPr="00D42C1E">
              <w:rPr>
                <w:rFonts w:eastAsia="PMingLiU"/>
                <w:color w:val="000000"/>
                <w:lang w:eastAsia="zh-CN"/>
              </w:rPr>
              <w:t>International Council for Harmoni</w:t>
            </w:r>
            <w:r w:rsidR="00274133" w:rsidRPr="00D42C1E">
              <w:rPr>
                <w:rFonts w:eastAsia="PMingLiU"/>
                <w:color w:val="000000"/>
                <w:lang w:eastAsia="zh-CN"/>
              </w:rPr>
              <w:t>s</w:t>
            </w:r>
            <w:r w:rsidRPr="00D42C1E">
              <w:rPr>
                <w:rFonts w:eastAsia="PMingLiU"/>
                <w:color w:val="000000"/>
                <w:lang w:eastAsia="zh-CN"/>
              </w:rPr>
              <w:t>ation</w:t>
            </w:r>
          </w:p>
        </w:tc>
      </w:tr>
      <w:tr w:rsidR="0073071A" w:rsidRPr="00D42C1E" ns2:paraId="5D8F37F3"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20EBCF60" ns2:textId="77777777" w:rsidR="0073071A" w:rsidRPr="00D42C1E" w:rsidRDefault="0073071A" w:rsidP="00F67214">
            <w:pPr>
              <w:spacing w:after="60"/>
              <w:rPr>
                <w:rFonts w:eastAsia="PMingLiU"/>
                <w:color w:val="000000"/>
                <w:lang w:eastAsia="zh-CN"/>
              </w:rPr>
            </w:pPr>
            <w:r w:rsidRPr="00D42C1E">
              <w:rPr>
                <w:rFonts w:eastAsia="PMingLiU"/>
                <w:color w:val="000000"/>
                <w:lang w:eastAsia="zh-CN"/>
              </w:rPr>
              <w:t>ICI</w:t>
            </w:r>
          </w:p>
        </w:tc>
        <w:tc>
          <w:tcPr>
            <w:tcW w:w="3600" w:type="pct"/>
            <w:tcBorders>
              <w:top w:val="single" w:sz="2" w:space="0" w:color="auto"/>
              <w:left w:val="single" w:sz="4" w:space="0" w:color="auto"/>
              <w:bottom w:val="single" w:sz="2" w:space="0" w:color="auto"/>
              <w:right w:val="single" w:sz="4" w:space="0" w:color="auto"/>
            </w:tcBorders>
            <w:vAlign w:val="center"/>
          </w:tcPr>
          <w:p ns2:paraId="117F593D" ns2:textId="487F52D9" w:rsidR="0073071A" w:rsidRPr="00D42C1E" w:rsidRDefault="0073071A" w:rsidP="00F67214">
            <w:pPr>
              <w:spacing w:after="60"/>
              <w:rPr>
                <w:rFonts w:eastAsia="PMingLiU"/>
                <w:color w:val="000000"/>
                <w:lang w:eastAsia="zh-CN"/>
              </w:rPr>
            </w:pPr>
            <w:r w:rsidRPr="00D42C1E">
              <w:rPr>
                <w:rFonts w:eastAsia="PMingLiU"/>
                <w:color w:val="000000"/>
                <w:lang w:eastAsia="zh-CN"/>
              </w:rPr>
              <w:t xml:space="preserve">Immune </w:t>
            </w:r>
            <w:r w:rsidR="00274133" w:rsidRPr="00D42C1E">
              <w:rPr>
                <w:rFonts w:eastAsia="PMingLiU"/>
                <w:color w:val="000000"/>
                <w:lang w:eastAsia="zh-CN"/>
              </w:rPr>
              <w:t>c</w:t>
            </w:r>
            <w:r w:rsidRPr="00D42C1E">
              <w:rPr>
                <w:rFonts w:eastAsia="PMingLiU"/>
                <w:color w:val="000000"/>
                <w:lang w:eastAsia="zh-CN"/>
              </w:rPr>
              <w:t xml:space="preserve">heckpoint </w:t>
            </w:r>
            <w:r w:rsidR="00274133" w:rsidRPr="00D42C1E">
              <w:rPr>
                <w:rFonts w:eastAsia="PMingLiU"/>
                <w:color w:val="000000"/>
                <w:lang w:eastAsia="zh-CN"/>
              </w:rPr>
              <w:t>i</w:t>
            </w:r>
            <w:r w:rsidRPr="00D42C1E">
              <w:rPr>
                <w:rFonts w:eastAsia="PMingLiU"/>
                <w:color w:val="000000"/>
                <w:lang w:eastAsia="zh-CN"/>
              </w:rPr>
              <w:t>nhibitors</w:t>
            </w:r>
          </w:p>
        </w:tc>
      </w:tr>
      <w:tr w:rsidR="0073071A" w:rsidRPr="00D42C1E" ns2:paraId="6534C166"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5A62475B" ns2:textId="77777777" w:rsidR="0073071A" w:rsidRPr="00D42C1E" w:rsidRDefault="0073071A" w:rsidP="00F67214">
            <w:pPr>
              <w:spacing w:after="60"/>
              <w:rPr>
                <w:rFonts w:eastAsia="PMingLiU"/>
                <w:color w:val="000000"/>
                <w:lang w:eastAsia="zh-CN"/>
              </w:rPr>
            </w:pPr>
            <w:r w:rsidRPr="00D42C1E">
              <w:rPr>
                <w:rFonts w:eastAsia="PMingLiU"/>
                <w:color w:val="000000"/>
                <w:lang w:eastAsia="zh-CN"/>
              </w:rPr>
              <w:t>IgG</w:t>
            </w:r>
          </w:p>
        </w:tc>
        <w:tc>
          <w:tcPr>
            <w:tcW w:w="3600" w:type="pct"/>
            <w:tcBorders>
              <w:top w:val="single" w:sz="2" w:space="0" w:color="auto"/>
              <w:left w:val="single" w:sz="4" w:space="0" w:color="auto"/>
              <w:bottom w:val="single" w:sz="2" w:space="0" w:color="auto"/>
              <w:right w:val="single" w:sz="4" w:space="0" w:color="auto"/>
            </w:tcBorders>
            <w:vAlign w:val="center"/>
          </w:tcPr>
          <w:p ns2:paraId="07586559" ns2:textId="77777777" w:rsidR="0073071A" w:rsidRPr="00D42C1E" w:rsidRDefault="0073071A" w:rsidP="00F67214">
            <w:pPr>
              <w:spacing w:after="60"/>
              <w:rPr>
                <w:rFonts w:eastAsia="PMingLiU"/>
                <w:color w:val="000000"/>
                <w:lang w:eastAsia="zh-CN"/>
              </w:rPr>
            </w:pPr>
            <w:r w:rsidRPr="00D42C1E">
              <w:rPr>
                <w:rFonts w:eastAsia="PMingLiU"/>
                <w:color w:val="000000"/>
                <w:lang w:eastAsia="zh-CN"/>
              </w:rPr>
              <w:t>Immunoglobulin G</w:t>
            </w:r>
          </w:p>
        </w:tc>
      </w:tr>
      <w:tr w:rsidR="0073071A" w:rsidRPr="00D42C1E" ns2:paraId="50FF2B7C"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33EC5D7E" ns2:textId="77777777" w:rsidR="0073071A" w:rsidRPr="00D42C1E" w:rsidRDefault="0073071A" w:rsidP="00F67214">
            <w:pPr>
              <w:spacing w:after="60"/>
              <w:rPr>
                <w:rFonts w:eastAsia="PMingLiU"/>
                <w:color w:val="000000"/>
                <w:lang w:eastAsia="zh-CN"/>
              </w:rPr>
            </w:pPr>
            <w:r w:rsidRPr="00D42C1E">
              <w:rPr>
                <w:rFonts w:eastAsia="PMingLiU"/>
                <w:color w:val="000000"/>
                <w:lang w:eastAsia="zh-CN"/>
              </w:rPr>
              <w:t>IgG1</w:t>
            </w:r>
          </w:p>
        </w:tc>
        <w:tc>
          <w:tcPr>
            <w:tcW w:w="3600" w:type="pct"/>
            <w:tcBorders>
              <w:top w:val="single" w:sz="2" w:space="0" w:color="auto"/>
              <w:left w:val="single" w:sz="4" w:space="0" w:color="auto"/>
              <w:bottom w:val="single" w:sz="2" w:space="0" w:color="auto"/>
              <w:right w:val="single" w:sz="4" w:space="0" w:color="auto"/>
            </w:tcBorders>
            <w:vAlign w:val="center"/>
          </w:tcPr>
          <w:p ns2:paraId="0DCB72C8" ns2:textId="77777777" w:rsidR="0073071A" w:rsidRPr="00D42C1E" w:rsidRDefault="0073071A" w:rsidP="00F67214">
            <w:pPr>
              <w:spacing w:after="60"/>
              <w:rPr>
                <w:rFonts w:eastAsia="PMingLiU"/>
                <w:color w:val="000000"/>
                <w:lang w:eastAsia="zh-CN"/>
              </w:rPr>
            </w:pPr>
            <w:r w:rsidRPr="00D42C1E">
              <w:rPr>
                <w:rFonts w:eastAsia="PMingLiU"/>
                <w:color w:val="000000"/>
                <w:lang w:eastAsia="zh-CN"/>
              </w:rPr>
              <w:t>Immunoglobulin G1</w:t>
            </w:r>
          </w:p>
        </w:tc>
      </w:tr>
      <w:tr w:rsidR="0073071A" w:rsidRPr="00D42C1E" ns2:paraId="366E840E"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6834232A" ns2:textId="77777777" w:rsidR="0073071A" w:rsidRPr="00D42C1E" w:rsidRDefault="0073071A" w:rsidP="00F67214">
            <w:pPr>
              <w:spacing w:after="60"/>
              <w:rPr>
                <w:color w:val="000000"/>
                <w:lang w:eastAsia="zh-CN"/>
              </w:rPr>
            </w:pPr>
            <w:r w:rsidRPr="00D42C1E">
              <w:rPr>
                <w:color w:val="000000"/>
                <w:lang w:eastAsia="zh-CN"/>
              </w:rPr>
              <w:t>IL</w:t>
            </w:r>
          </w:p>
        </w:tc>
        <w:tc>
          <w:tcPr>
            <w:tcW w:w="3600" w:type="pct"/>
            <w:tcBorders>
              <w:top w:val="single" w:sz="2" w:space="0" w:color="auto"/>
              <w:left w:val="single" w:sz="4" w:space="0" w:color="auto"/>
              <w:bottom w:val="single" w:sz="2" w:space="0" w:color="auto"/>
              <w:right w:val="single" w:sz="4" w:space="0" w:color="auto"/>
            </w:tcBorders>
            <w:vAlign w:val="center"/>
          </w:tcPr>
          <w:p ns2:paraId="3335EA69" ns2:textId="77777777" w:rsidR="0073071A" w:rsidRPr="00D42C1E" w:rsidRDefault="0073071A" w:rsidP="00F67214">
            <w:pPr>
              <w:spacing w:after="60"/>
              <w:rPr>
                <w:rFonts w:eastAsia="PMingLiU"/>
                <w:color w:val="000000"/>
                <w:lang w:eastAsia="zh-CN"/>
              </w:rPr>
            </w:pPr>
            <w:r w:rsidRPr="00D42C1E">
              <w:rPr>
                <w:rFonts w:eastAsia="PMingLiU"/>
                <w:color w:val="000000"/>
                <w:lang w:eastAsia="zh-CN"/>
              </w:rPr>
              <w:t>Interleukin</w:t>
            </w:r>
          </w:p>
        </w:tc>
      </w:tr>
      <w:tr w:rsidR="00A60B6E" w:rsidRPr="00D42C1E" ns2:paraId="1F94B0EA"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3AC755B5" ns2:textId="7E42A286" w:rsidR="00A60B6E" w:rsidRPr="00D42C1E" w:rsidRDefault="00A60B6E" w:rsidP="00F67214">
            <w:pPr>
              <w:spacing w:after="60"/>
              <w:rPr>
                <w:rFonts w:eastAsia="PMingLiU"/>
                <w:color w:val="000000"/>
                <w:lang w:eastAsia="zh-CN"/>
              </w:rPr>
            </w:pPr>
            <w:r w:rsidRPr="00D42C1E">
              <w:rPr>
                <w:rFonts w:eastAsia="PMingLiU"/>
                <w:color w:val="000000"/>
                <w:lang w:eastAsia="zh-CN"/>
              </w:rPr>
              <w:t>ILD</w:t>
            </w:r>
          </w:p>
        </w:tc>
        <w:tc>
          <w:tcPr>
            <w:tcW w:w="3600" w:type="pct"/>
            <w:tcBorders>
              <w:top w:val="single" w:sz="2" w:space="0" w:color="auto"/>
              <w:left w:val="single" w:sz="4" w:space="0" w:color="auto"/>
              <w:bottom w:val="single" w:sz="2" w:space="0" w:color="auto"/>
              <w:right w:val="single" w:sz="4" w:space="0" w:color="auto"/>
            </w:tcBorders>
            <w:vAlign w:val="center"/>
          </w:tcPr>
          <w:p ns2:paraId="0C2FC491" ns2:textId="22A935B3" w:rsidR="00A60B6E" w:rsidRPr="00D42C1E" w:rsidRDefault="00A60B6E" w:rsidP="00F67214">
            <w:pPr>
              <w:spacing w:after="60"/>
              <w:rPr>
                <w:rFonts w:eastAsia="PMingLiU"/>
                <w:color w:val="000000"/>
                <w:lang w:eastAsia="zh-CN"/>
              </w:rPr>
            </w:pPr>
            <w:r w:rsidRPr="00D42C1E">
              <w:rPr>
                <w:rFonts w:eastAsia="PMingLiU"/>
                <w:color w:val="000000"/>
                <w:lang w:eastAsia="zh-CN"/>
              </w:rPr>
              <w:t>Interstitial lung disease</w:t>
            </w:r>
          </w:p>
        </w:tc>
      </w:tr>
      <w:tr w:rsidR="0073071A" w:rsidRPr="00D42C1E" ns2:paraId="747BBD95"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48CCD29F" ns2:textId="77777777" w:rsidR="0073071A" w:rsidRPr="00D42C1E" w:rsidRDefault="0073071A" w:rsidP="00F67214">
            <w:pPr>
              <w:spacing w:after="60"/>
              <w:rPr>
                <w:rFonts w:eastAsia="PMingLiU"/>
                <w:color w:val="000000"/>
                <w:lang w:eastAsia="zh-CN"/>
              </w:rPr>
            </w:pPr>
            <w:r w:rsidRPr="00D42C1E">
              <w:rPr>
                <w:rFonts w:eastAsia="PMingLiU"/>
                <w:color w:val="000000"/>
                <w:lang w:eastAsia="zh-CN"/>
              </w:rPr>
              <w:t>IP</w:t>
            </w:r>
          </w:p>
        </w:tc>
        <w:tc>
          <w:tcPr>
            <w:tcW w:w="3600" w:type="pct"/>
            <w:tcBorders>
              <w:top w:val="single" w:sz="2" w:space="0" w:color="auto"/>
              <w:left w:val="single" w:sz="4" w:space="0" w:color="auto"/>
              <w:bottom w:val="single" w:sz="2" w:space="0" w:color="auto"/>
              <w:right w:val="single" w:sz="4" w:space="0" w:color="auto"/>
            </w:tcBorders>
            <w:vAlign w:val="center"/>
          </w:tcPr>
          <w:p ns2:paraId="74B8E6D0" ns2:textId="77777777" w:rsidR="0073071A" w:rsidRPr="00D42C1E" w:rsidRDefault="0073071A" w:rsidP="00F67214">
            <w:pPr>
              <w:spacing w:after="60"/>
              <w:rPr>
                <w:rFonts w:eastAsia="PMingLiU"/>
                <w:color w:val="000000"/>
                <w:lang w:eastAsia="zh-CN"/>
              </w:rPr>
            </w:pPr>
            <w:r w:rsidRPr="00D42C1E">
              <w:rPr>
                <w:rFonts w:eastAsia="PMingLiU"/>
                <w:color w:val="000000"/>
                <w:lang w:eastAsia="zh-CN"/>
              </w:rPr>
              <w:t>Intraperitoneal(ly)</w:t>
            </w:r>
          </w:p>
        </w:tc>
      </w:tr>
      <w:tr w:rsidR="0073071A" w:rsidRPr="00D42C1E" ns2:paraId="1708AA6D"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ns2:paraId="4A24FF6E" ns2:textId="77777777" w:rsidR="0073071A" w:rsidRPr="00D42C1E" w:rsidRDefault="0073071A" w:rsidP="00F67214">
            <w:pPr>
              <w:spacing w:after="60"/>
              <w:rPr>
                <w:color w:val="000000"/>
                <w:lang w:eastAsia="zh-CN"/>
              </w:rPr>
            </w:pPr>
            <w:r w:rsidRPr="00D42C1E">
              <w:rPr>
                <w:rFonts w:eastAsia="PMingLiU"/>
                <w:color w:val="000000"/>
                <w:lang w:eastAsia="zh-CN"/>
              </w:rPr>
              <w:t>IV</w:t>
            </w:r>
          </w:p>
        </w:tc>
        <w:tc>
          <w:tcPr>
            <w:tcW w:w="3600" w:type="pct"/>
            <w:tcBorders>
              <w:top w:val="single" w:sz="2" w:space="0" w:color="auto"/>
              <w:left w:val="single" w:sz="4" w:space="0" w:color="auto"/>
              <w:bottom w:val="single" w:sz="2" w:space="0" w:color="auto"/>
              <w:right w:val="single" w:sz="4" w:space="0" w:color="auto"/>
            </w:tcBorders>
            <w:vAlign w:val="center"/>
            <w:hideMark/>
          </w:tcPr>
          <w:p ns2:paraId="0867F402" ns2:textId="2955333F" w:rsidR="0073071A" w:rsidRPr="00D42C1E" w:rsidRDefault="0073071A" w:rsidP="00F67214">
            <w:pPr>
              <w:spacing w:after="60"/>
              <w:rPr>
                <w:color w:val="000000"/>
                <w:lang w:eastAsia="zh-CN"/>
              </w:rPr>
            </w:pPr>
            <w:r w:rsidRPr="00D42C1E">
              <w:rPr>
                <w:rFonts w:eastAsia="PMingLiU"/>
                <w:color w:val="000000"/>
                <w:lang w:eastAsia="zh-CN"/>
              </w:rPr>
              <w:t>Intravenous</w:t>
            </w:r>
            <w:r w:rsidR="00274133" w:rsidRPr="00D42C1E">
              <w:rPr>
                <w:rFonts w:eastAsia="PMingLiU"/>
                <w:color w:val="000000"/>
                <w:lang w:eastAsia="zh-CN"/>
              </w:rPr>
              <w:t>(</w:t>
            </w:r>
            <w:r w:rsidRPr="00D42C1E">
              <w:rPr>
                <w:rFonts w:eastAsia="PMingLiU"/>
                <w:color w:val="000000"/>
                <w:lang w:eastAsia="zh-CN"/>
              </w:rPr>
              <w:t>ly</w:t>
            </w:r>
            <w:r w:rsidR="00274133" w:rsidRPr="00D42C1E">
              <w:rPr>
                <w:rFonts w:eastAsia="PMingLiU"/>
                <w:color w:val="000000"/>
                <w:lang w:eastAsia="zh-CN"/>
              </w:rPr>
              <w:t>)</w:t>
            </w:r>
          </w:p>
        </w:tc>
      </w:tr>
      <w:tr w:rsidR="00144F5E" w:rsidRPr="00D42C1E" ns2:paraId="44458158"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3463CDD0" ns2:textId="1FEEBE76" w:rsidR="00144F5E" w:rsidRPr="00D42C1E" w:rsidRDefault="006A5314" w:rsidP="00F67214">
            <w:pPr>
              <w:spacing w:after="60"/>
              <w:rPr>
                <w:rFonts w:eastAsia="PMingLiU"/>
                <w:color w:val="000000"/>
                <w:lang w:eastAsia="zh-CN"/>
              </w:rPr>
            </w:pPr>
            <w:r w:rsidRPr="00D42C1E">
              <w:rPr>
                <w:rFonts w:eastAsia="PMingLiU"/>
                <w:color w:val="000000"/>
                <w:lang w:eastAsia="zh-CN"/>
              </w:rPr>
              <w:t>I-VESIC</w:t>
            </w:r>
          </w:p>
        </w:tc>
        <w:tc>
          <w:tcPr>
            <w:tcW w:w="3600" w:type="pct"/>
            <w:tcBorders>
              <w:top w:val="single" w:sz="2" w:space="0" w:color="auto"/>
              <w:left w:val="single" w:sz="4" w:space="0" w:color="auto"/>
              <w:bottom w:val="single" w:sz="2" w:space="0" w:color="auto"/>
              <w:right w:val="single" w:sz="4" w:space="0" w:color="auto"/>
            </w:tcBorders>
            <w:vAlign w:val="center"/>
          </w:tcPr>
          <w:p ns2:paraId="73DB6F30" ns2:textId="762345F0" w:rsidR="00144F5E" w:rsidRPr="00D42C1E" w:rsidRDefault="00144F5E" w:rsidP="00F67214">
            <w:pPr>
              <w:spacing w:after="60"/>
              <w:rPr>
                <w:rFonts w:eastAsia="PMingLiU"/>
                <w:color w:val="000000"/>
                <w:lang w:eastAsia="zh-CN"/>
              </w:rPr>
            </w:pPr>
            <w:r w:rsidRPr="00D42C1E">
              <w:rPr>
                <w:rFonts w:eastAsia="PMingLiU"/>
                <w:color w:val="000000"/>
                <w:lang w:eastAsia="zh-CN"/>
              </w:rPr>
              <w:t>Intravesical</w:t>
            </w:r>
            <w:r w:rsidR="00C84356" w:rsidRPr="00D42C1E">
              <w:rPr>
                <w:rFonts w:eastAsia="PMingLiU"/>
                <w:color w:val="000000"/>
                <w:lang w:eastAsia="zh-CN"/>
              </w:rPr>
              <w:t>(</w:t>
            </w:r>
            <w:r w:rsidRPr="00D42C1E">
              <w:rPr>
                <w:rFonts w:eastAsia="PMingLiU"/>
                <w:color w:val="000000"/>
                <w:lang w:eastAsia="zh-CN"/>
              </w:rPr>
              <w:t>ly</w:t>
            </w:r>
            <w:r w:rsidR="00C84356" w:rsidRPr="00D42C1E">
              <w:rPr>
                <w:rFonts w:eastAsia="PMingLiU"/>
                <w:color w:val="000000"/>
                <w:lang w:eastAsia="zh-CN"/>
              </w:rPr>
              <w:t>)</w:t>
            </w:r>
          </w:p>
        </w:tc>
      </w:tr>
      <w:tr w:rsidR="00C84356" w:rsidRPr="00D42C1E" ns2:paraId="11A3C9AB"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4E81418D" ns2:textId="4C81DCAE" w:rsidR="00C84356" w:rsidRPr="00D42C1E" w:rsidRDefault="00C84356" w:rsidP="00F67214">
            <w:pPr>
              <w:spacing w:after="60"/>
              <w:rPr>
                <w:rFonts w:eastAsia="PMingLiU"/>
                <w:color w:val="000000"/>
                <w:lang w:eastAsia="zh-CN"/>
              </w:rPr>
            </w:pPr>
            <w:r w:rsidRPr="00D42C1E">
              <w:rPr>
                <w:rFonts w:eastAsia="PMingLiU"/>
                <w:color w:val="000000"/>
                <w:lang w:eastAsia="zh-CN"/>
              </w:rPr>
              <w:t>KI</w:t>
            </w:r>
          </w:p>
        </w:tc>
        <w:tc>
          <w:tcPr>
            <w:tcW w:w="3600" w:type="pct"/>
            <w:tcBorders>
              <w:top w:val="single" w:sz="2" w:space="0" w:color="auto"/>
              <w:left w:val="single" w:sz="4" w:space="0" w:color="auto"/>
              <w:bottom w:val="single" w:sz="2" w:space="0" w:color="auto"/>
              <w:right w:val="single" w:sz="4" w:space="0" w:color="auto"/>
            </w:tcBorders>
            <w:vAlign w:val="center"/>
          </w:tcPr>
          <w:p ns2:paraId="4FBC9B6F" ns2:textId="577E8C63" w:rsidR="00C84356" w:rsidRPr="00D42C1E" w:rsidRDefault="00274133" w:rsidP="00F67214">
            <w:pPr>
              <w:spacing w:after="60"/>
              <w:rPr>
                <w:rFonts w:eastAsia="PMingLiU"/>
                <w:color w:val="000000"/>
                <w:lang w:eastAsia="zh-CN"/>
              </w:rPr>
            </w:pPr>
            <w:r w:rsidRPr="00D42C1E">
              <w:rPr>
                <w:rFonts w:eastAsia="PMingLiU"/>
                <w:color w:val="000000"/>
                <w:lang w:eastAsia="zh-CN"/>
              </w:rPr>
              <w:t>K</w:t>
            </w:r>
            <w:r w:rsidR="00C84356" w:rsidRPr="00D42C1E">
              <w:rPr>
                <w:rFonts w:eastAsia="PMingLiU"/>
                <w:color w:val="000000"/>
                <w:lang w:eastAsia="zh-CN"/>
              </w:rPr>
              <w:t>nock-in</w:t>
            </w:r>
          </w:p>
        </w:tc>
      </w:tr>
      <w:tr w:rsidR="0073071A" w:rsidRPr="00D42C1E" ns2:paraId="7854AD86"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2C66C24A" ns2:textId="77777777" w:rsidR="0073071A" w:rsidRPr="00D42C1E" w:rsidRDefault="0073071A" w:rsidP="00F67214">
            <w:pPr>
              <w:spacing w:after="60"/>
              <w:rPr>
                <w:rFonts w:eastAsia="PMingLiU"/>
                <w:color w:val="000000"/>
                <w:lang w:eastAsia="zh-CN"/>
              </w:rPr>
            </w:pPr>
            <w:r w:rsidRPr="00D42C1E">
              <w:rPr>
                <w:rFonts w:eastAsia="PMingLiU"/>
                <w:color w:val="000000"/>
                <w:lang w:eastAsia="zh-CN"/>
              </w:rPr>
              <w:t>LC-MS/MS</w:t>
            </w:r>
          </w:p>
        </w:tc>
        <w:tc>
          <w:tcPr>
            <w:tcW w:w="3600" w:type="pct"/>
            <w:tcBorders>
              <w:top w:val="single" w:sz="2" w:space="0" w:color="auto"/>
              <w:left w:val="single" w:sz="4" w:space="0" w:color="auto"/>
              <w:bottom w:val="single" w:sz="2" w:space="0" w:color="auto"/>
              <w:right w:val="single" w:sz="4" w:space="0" w:color="auto"/>
            </w:tcBorders>
            <w:vAlign w:val="center"/>
          </w:tcPr>
          <w:p ns2:paraId="7D386A58" ns2:textId="69CFEE8F" w:rsidR="0073071A" w:rsidRPr="00D42C1E" w:rsidRDefault="0073071A" w:rsidP="00F67214">
            <w:pPr>
              <w:spacing w:after="60"/>
              <w:rPr>
                <w:rFonts w:eastAsia="PMingLiU"/>
                <w:color w:val="000000"/>
                <w:lang w:eastAsia="zh-CN"/>
              </w:rPr>
            </w:pPr>
            <w:r w:rsidRPr="00D42C1E">
              <w:rPr>
                <w:rFonts w:eastAsia="PMingLiU"/>
                <w:color w:val="000000"/>
                <w:lang w:eastAsia="zh-CN"/>
              </w:rPr>
              <w:t xml:space="preserve">Liquid </w:t>
            </w:r>
            <w:r w:rsidR="00274133" w:rsidRPr="00D42C1E">
              <w:rPr>
                <w:rFonts w:eastAsia="PMingLiU"/>
                <w:color w:val="000000"/>
                <w:lang w:eastAsia="zh-CN"/>
              </w:rPr>
              <w:t>c</w:t>
            </w:r>
            <w:r w:rsidRPr="00D42C1E">
              <w:rPr>
                <w:rFonts w:eastAsia="PMingLiU"/>
                <w:color w:val="000000"/>
                <w:lang w:eastAsia="zh-CN"/>
              </w:rPr>
              <w:t xml:space="preserve">hromatography-tandem </w:t>
            </w:r>
            <w:r w:rsidR="00274133" w:rsidRPr="00D42C1E">
              <w:rPr>
                <w:rFonts w:eastAsia="PMingLiU"/>
                <w:color w:val="000000"/>
                <w:lang w:eastAsia="zh-CN"/>
              </w:rPr>
              <w:t>m</w:t>
            </w:r>
            <w:r w:rsidRPr="00D42C1E">
              <w:rPr>
                <w:rFonts w:eastAsia="PMingLiU"/>
                <w:color w:val="000000"/>
                <w:lang w:eastAsia="zh-CN"/>
              </w:rPr>
              <w:t xml:space="preserve">ass </w:t>
            </w:r>
            <w:r w:rsidR="00274133" w:rsidRPr="00D42C1E">
              <w:rPr>
                <w:rFonts w:eastAsia="PMingLiU"/>
                <w:color w:val="000000"/>
                <w:lang w:eastAsia="zh-CN"/>
              </w:rPr>
              <w:t>s</w:t>
            </w:r>
            <w:r w:rsidRPr="00D42C1E">
              <w:rPr>
                <w:rFonts w:eastAsia="PMingLiU"/>
                <w:color w:val="000000"/>
                <w:lang w:eastAsia="zh-CN"/>
              </w:rPr>
              <w:t>pectrometry</w:t>
            </w:r>
          </w:p>
        </w:tc>
      </w:tr>
      <w:tr w:rsidR="0073071A" w:rsidRPr="00D42C1E" ns2:paraId="6718F3A6"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6391DBBF" ns2:textId="68FFC641" w:rsidR="0073071A" w:rsidRPr="00D42C1E" w:rsidRDefault="00E91AD3" w:rsidP="00F67214">
            <w:pPr>
              <w:spacing w:after="60"/>
              <w:rPr>
                <w:color w:val="000000"/>
                <w:lang w:eastAsia="zh-CN"/>
              </w:rPr>
            </w:pPr>
            <w:r w:rsidRPr="00D42C1E">
              <w:rPr>
                <w:color w:val="000000"/>
                <w:lang w:eastAsia="zh-CN"/>
              </w:rPr>
              <w:t>LLOQ</w:t>
            </w:r>
          </w:p>
        </w:tc>
        <w:tc>
          <w:tcPr>
            <w:tcW w:w="3600" w:type="pct"/>
            <w:tcBorders>
              <w:top w:val="single" w:sz="2" w:space="0" w:color="auto"/>
              <w:left w:val="single" w:sz="4" w:space="0" w:color="auto"/>
              <w:bottom w:val="single" w:sz="2" w:space="0" w:color="auto"/>
              <w:right w:val="single" w:sz="4" w:space="0" w:color="auto"/>
            </w:tcBorders>
            <w:vAlign w:val="center"/>
          </w:tcPr>
          <w:p ns2:paraId="6DA82825" ns2:textId="37659171" w:rsidR="0073071A" w:rsidRPr="00D42C1E" w:rsidRDefault="00E91AD3" w:rsidP="00F67214">
            <w:pPr>
              <w:spacing w:after="60"/>
              <w:rPr>
                <w:rFonts w:eastAsia="PMingLiU"/>
                <w:color w:val="000000"/>
                <w:lang w:eastAsia="zh-CN"/>
              </w:rPr>
            </w:pPr>
            <w:r w:rsidRPr="00D42C1E">
              <w:rPr>
                <w:rFonts w:eastAsia="PMingLiU"/>
                <w:color w:val="000000"/>
                <w:lang w:eastAsia="zh-CN"/>
              </w:rPr>
              <w:t>Lower limit of quantitation</w:t>
            </w:r>
          </w:p>
        </w:tc>
      </w:tr>
      <w:tr w:rsidR="0073071A" w:rsidRPr="00D42C1E" ns2:paraId="5DB8BF3D"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ns2:paraId="434809D6" ns2:textId="77777777" w:rsidR="0073071A" w:rsidRPr="00D42C1E" w:rsidRDefault="0073071A" w:rsidP="00F67214">
            <w:pPr>
              <w:spacing w:after="60"/>
              <w:rPr>
                <w:color w:val="000000"/>
                <w:lang w:eastAsia="zh-CN"/>
              </w:rPr>
            </w:pPr>
            <w:r w:rsidRPr="00D42C1E">
              <w:rPr>
                <w:rFonts w:eastAsia="PMingLiU"/>
                <w:color w:val="000000"/>
                <w:lang w:eastAsia="zh-CN"/>
              </w:rPr>
              <w:t>mAb</w:t>
            </w:r>
          </w:p>
        </w:tc>
        <w:tc>
          <w:tcPr>
            <w:tcW w:w="3600" w:type="pct"/>
            <w:tcBorders>
              <w:top w:val="single" w:sz="2" w:space="0" w:color="auto"/>
              <w:left w:val="single" w:sz="4" w:space="0" w:color="auto"/>
              <w:bottom w:val="single" w:sz="2" w:space="0" w:color="auto"/>
              <w:right w:val="single" w:sz="4" w:space="0" w:color="auto"/>
            </w:tcBorders>
            <w:vAlign w:val="center"/>
            <w:hideMark/>
          </w:tcPr>
          <w:p ns2:paraId="3DAE2B1D" ns2:textId="4E89701F" w:rsidR="0073071A" w:rsidRPr="00D42C1E" w:rsidRDefault="0073071A" w:rsidP="00F67214">
            <w:pPr>
              <w:spacing w:after="60"/>
              <w:rPr>
                <w:color w:val="000000"/>
                <w:lang w:eastAsia="zh-CN"/>
              </w:rPr>
            </w:pPr>
            <w:r w:rsidRPr="00D42C1E">
              <w:rPr>
                <w:rFonts w:eastAsia="PMingLiU"/>
                <w:color w:val="000000"/>
                <w:lang w:eastAsia="zh-CN"/>
              </w:rPr>
              <w:t xml:space="preserve">Monoclonal </w:t>
            </w:r>
            <w:r w:rsidR="00274133" w:rsidRPr="00D42C1E">
              <w:rPr>
                <w:rFonts w:eastAsia="PMingLiU"/>
                <w:color w:val="000000"/>
                <w:lang w:eastAsia="zh-CN"/>
              </w:rPr>
              <w:t>a</w:t>
            </w:r>
            <w:r w:rsidRPr="00D42C1E">
              <w:rPr>
                <w:rFonts w:eastAsia="PMingLiU"/>
                <w:color w:val="000000"/>
                <w:lang w:eastAsia="zh-CN"/>
              </w:rPr>
              <w:t>ntibody</w:t>
            </w:r>
          </w:p>
        </w:tc>
      </w:tr>
      <w:tr w:rsidR="00834FC3" w:rsidRPr="00D42C1E" ns2:paraId="3B6963A3"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0DF7D07D" ns2:textId="200DF898" w:rsidR="00834FC3" w:rsidRPr="00D42C1E" w:rsidRDefault="00834FC3" w:rsidP="00F67214">
            <w:pPr>
              <w:spacing w:after="60"/>
              <w:rPr>
                <w:color w:val="000000"/>
                <w:lang w:eastAsia="zh-CN"/>
              </w:rPr>
            </w:pPr>
            <w:r w:rsidRPr="00D42C1E">
              <w:rPr>
                <w:color w:val="000000"/>
                <w:lang w:eastAsia="zh-CN"/>
              </w:rPr>
              <w:t>NaCl</w:t>
            </w:r>
          </w:p>
        </w:tc>
        <w:tc>
          <w:tcPr>
            <w:tcW w:w="3600" w:type="pct"/>
            <w:tcBorders>
              <w:top w:val="single" w:sz="2" w:space="0" w:color="auto"/>
              <w:left w:val="single" w:sz="4" w:space="0" w:color="auto"/>
              <w:bottom w:val="single" w:sz="2" w:space="0" w:color="auto"/>
              <w:right w:val="single" w:sz="4" w:space="0" w:color="auto"/>
            </w:tcBorders>
            <w:vAlign w:val="center"/>
          </w:tcPr>
          <w:p ns2:paraId="7705FA89" ns2:textId="290C8B38" w:rsidR="00834FC3" w:rsidRPr="00D42C1E" w:rsidRDefault="00834FC3" w:rsidP="00F67214">
            <w:pPr>
              <w:spacing w:after="60"/>
              <w:rPr>
                <w:color w:val="000000"/>
                <w:lang w:eastAsia="zh-CN"/>
              </w:rPr>
            </w:pPr>
            <w:r w:rsidRPr="00D42C1E">
              <w:rPr>
                <w:color w:val="000000"/>
                <w:lang w:eastAsia="zh-CN"/>
              </w:rPr>
              <w:t>Sodium chloride</w:t>
            </w:r>
          </w:p>
        </w:tc>
      </w:tr>
      <w:tr w:rsidR="0073071A" w:rsidRPr="00D42C1E" ns2:paraId="63CB2FE6"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1CBDF3F3" ns2:textId="77777777" w:rsidR="0073071A" w:rsidRPr="00D42C1E" w:rsidRDefault="0073071A" w:rsidP="00F67214">
            <w:pPr>
              <w:spacing w:after="60"/>
              <w:rPr>
                <w:color w:val="000000"/>
                <w:lang w:eastAsia="zh-CN"/>
              </w:rPr>
            </w:pPr>
            <w:r w:rsidRPr="00D42C1E">
              <w:rPr>
                <w:color w:val="000000"/>
                <w:lang w:eastAsia="zh-CN"/>
              </w:rPr>
              <w:t>NADPH</w:t>
            </w:r>
          </w:p>
        </w:tc>
        <w:tc>
          <w:tcPr>
            <w:tcW w:w="3600" w:type="pct"/>
            <w:tcBorders>
              <w:top w:val="single" w:sz="2" w:space="0" w:color="auto"/>
              <w:left w:val="single" w:sz="4" w:space="0" w:color="auto"/>
              <w:bottom w:val="single" w:sz="2" w:space="0" w:color="auto"/>
              <w:right w:val="single" w:sz="4" w:space="0" w:color="auto"/>
            </w:tcBorders>
            <w:vAlign w:val="center"/>
          </w:tcPr>
          <w:p ns2:paraId="3E447862" ns2:textId="1715923E" w:rsidR="0073071A" w:rsidRPr="00D42C1E" w:rsidRDefault="0073071A" w:rsidP="00F67214">
            <w:pPr>
              <w:spacing w:after="60"/>
              <w:rPr>
                <w:color w:val="000000"/>
                <w:lang w:eastAsia="zh-CN"/>
              </w:rPr>
            </w:pPr>
            <w:r w:rsidRPr="00D42C1E">
              <w:rPr>
                <w:color w:val="000000"/>
                <w:lang w:eastAsia="zh-CN"/>
              </w:rPr>
              <w:t xml:space="preserve">Nicotinamide </w:t>
            </w:r>
            <w:r w:rsidR="00274133" w:rsidRPr="00D42C1E">
              <w:rPr>
                <w:color w:val="000000"/>
                <w:lang w:eastAsia="zh-CN"/>
              </w:rPr>
              <w:t>a</w:t>
            </w:r>
            <w:r w:rsidRPr="00D42C1E">
              <w:rPr>
                <w:color w:val="000000"/>
                <w:lang w:eastAsia="zh-CN"/>
              </w:rPr>
              <w:t xml:space="preserve">denine </w:t>
            </w:r>
            <w:r w:rsidR="00274133" w:rsidRPr="00D42C1E">
              <w:rPr>
                <w:color w:val="000000"/>
                <w:lang w:eastAsia="zh-CN"/>
              </w:rPr>
              <w:t>d</w:t>
            </w:r>
            <w:r w:rsidRPr="00D42C1E">
              <w:rPr>
                <w:color w:val="000000"/>
                <w:lang w:eastAsia="zh-CN"/>
              </w:rPr>
              <w:t xml:space="preserve">inucleotide </w:t>
            </w:r>
            <w:r w:rsidR="00274133" w:rsidRPr="00D42C1E">
              <w:rPr>
                <w:color w:val="000000"/>
                <w:lang w:eastAsia="zh-CN"/>
              </w:rPr>
              <w:t>p</w:t>
            </w:r>
            <w:r w:rsidRPr="00D42C1E">
              <w:rPr>
                <w:color w:val="000000"/>
                <w:lang w:eastAsia="zh-CN"/>
              </w:rPr>
              <w:t>hosphate</w:t>
            </w:r>
          </w:p>
        </w:tc>
      </w:tr>
      <w:tr w:rsidR="00F0366E" w:rsidRPr="00D42C1E" w:rsidDel="00BF5244" ns2:paraId="4F5EA42F"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2CF1EA2D" ns2:textId="2D7847D3" w:rsidR="00F0366E" w:rsidRPr="00D42C1E" w:rsidRDefault="00F0366E" w:rsidP="00F67214">
            <w:pPr>
              <w:spacing w:after="60"/>
              <w:rPr>
                <w:color w:val="000000"/>
                <w:lang w:eastAsia="zh-CN"/>
              </w:rPr>
            </w:pPr>
            <w:r w:rsidRPr="00D42C1E">
              <w:rPr>
                <w:color w:val="000000"/>
                <w:lang w:eastAsia="zh-CN"/>
              </w:rPr>
              <w:t>NMIBC</w:t>
            </w:r>
          </w:p>
        </w:tc>
        <w:tc>
          <w:tcPr>
            <w:tcW w:w="3600" w:type="pct"/>
            <w:tcBorders>
              <w:top w:val="single" w:sz="2" w:space="0" w:color="auto"/>
              <w:left w:val="single" w:sz="4" w:space="0" w:color="auto"/>
              <w:bottom w:val="single" w:sz="2" w:space="0" w:color="auto"/>
              <w:right w:val="single" w:sz="4" w:space="0" w:color="auto"/>
            </w:tcBorders>
            <w:noWrap/>
            <w:vAlign w:val="center"/>
          </w:tcPr>
          <w:p ns2:paraId="57B17EE9" ns2:textId="3248C98E" w:rsidR="00F0366E" w:rsidRPr="00D42C1E" w:rsidRDefault="00274133" w:rsidP="00F67214">
            <w:pPr>
              <w:spacing w:after="60"/>
              <w:rPr>
                <w:color w:val="000000"/>
                <w:lang w:eastAsia="zh-CN"/>
              </w:rPr>
            </w:pPr>
            <w:r w:rsidRPr="00D42C1E">
              <w:rPr>
                <w:color w:val="000000"/>
                <w:lang w:eastAsia="zh-CN"/>
              </w:rPr>
              <w:t>N</w:t>
            </w:r>
            <w:r w:rsidR="00F0366E" w:rsidRPr="00D42C1E">
              <w:rPr>
                <w:color w:val="000000"/>
                <w:lang w:eastAsia="zh-CN"/>
              </w:rPr>
              <w:t>on-muscle invasive bladder cancer</w:t>
            </w:r>
          </w:p>
        </w:tc>
      </w:tr>
      <w:tr w:rsidR="0073071A" w:rsidRPr="00D42C1E" ns2:paraId="4695E6B6"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49E16FBA" ns2:textId="77777777" w:rsidR="0073071A" w:rsidRPr="00D42C1E" w:rsidRDefault="0073071A" w:rsidP="00F67214">
            <w:pPr>
              <w:spacing w:after="60"/>
              <w:rPr>
                <w:color w:val="000000"/>
                <w:lang w:eastAsia="zh-CN"/>
              </w:rPr>
            </w:pPr>
            <w:r w:rsidRPr="00D42C1E">
              <w:rPr>
                <w:color w:val="000000"/>
                <w:lang w:eastAsia="zh-CN"/>
              </w:rPr>
              <w:t>NMPA</w:t>
            </w:r>
          </w:p>
        </w:tc>
        <w:tc>
          <w:tcPr>
            <w:tcW w:w="3600" w:type="pct"/>
            <w:tcBorders>
              <w:top w:val="single" w:sz="2" w:space="0" w:color="auto"/>
              <w:left w:val="single" w:sz="4" w:space="0" w:color="auto"/>
              <w:bottom w:val="single" w:sz="2" w:space="0" w:color="auto"/>
              <w:right w:val="single" w:sz="4" w:space="0" w:color="auto"/>
            </w:tcBorders>
            <w:vAlign w:val="center"/>
          </w:tcPr>
          <w:p ns2:paraId="68880E35" ns2:textId="77777777" w:rsidR="0073071A" w:rsidRPr="00D42C1E" w:rsidRDefault="0073071A" w:rsidP="00F67214">
            <w:pPr>
              <w:spacing w:after="60"/>
              <w:rPr>
                <w:rFonts w:eastAsia="PMingLiU"/>
                <w:color w:val="000000"/>
                <w:lang w:eastAsia="zh-CN"/>
              </w:rPr>
            </w:pPr>
            <w:r w:rsidRPr="00D42C1E">
              <w:rPr>
                <w:rFonts w:eastAsia="PMingLiU"/>
                <w:color w:val="000000"/>
                <w:lang w:eastAsia="zh-CN"/>
              </w:rPr>
              <w:t>National Medical Products Administration</w:t>
            </w:r>
          </w:p>
        </w:tc>
      </w:tr>
      <w:tr w:rsidR="0073071A" w:rsidRPr="00D42C1E" ns2:paraId="6D18E046"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ns2:paraId="7FC0BDB0" ns2:textId="77777777" w:rsidR="0073071A" w:rsidRPr="00D42C1E" w:rsidRDefault="0073071A" w:rsidP="00F67214">
            <w:pPr>
              <w:spacing w:after="60"/>
              <w:rPr>
                <w:color w:val="000000"/>
                <w:lang w:eastAsia="zh-CN"/>
              </w:rPr>
            </w:pPr>
            <w:r w:rsidRPr="00D42C1E">
              <w:rPr>
                <w:rFonts w:eastAsia="PMingLiU"/>
                <w:color w:val="000000"/>
                <w:lang w:eastAsia="zh-CN"/>
              </w:rPr>
              <w:t>NOAEL</w:t>
            </w:r>
          </w:p>
        </w:tc>
        <w:tc>
          <w:tcPr>
            <w:tcW w:w="3600" w:type="pct"/>
            <w:tcBorders>
              <w:top w:val="single" w:sz="2" w:space="0" w:color="auto"/>
              <w:left w:val="single" w:sz="4" w:space="0" w:color="auto"/>
              <w:bottom w:val="single" w:sz="2" w:space="0" w:color="auto"/>
              <w:right w:val="single" w:sz="4" w:space="0" w:color="auto"/>
            </w:tcBorders>
            <w:vAlign w:val="center"/>
            <w:hideMark/>
          </w:tcPr>
          <w:p ns2:paraId="203A0685" ns2:textId="46D1D5F1" w:rsidR="0073071A" w:rsidRPr="00D42C1E" w:rsidRDefault="0073071A" w:rsidP="00F67214">
            <w:pPr>
              <w:spacing w:after="60"/>
              <w:rPr>
                <w:color w:val="000000"/>
                <w:lang w:eastAsia="zh-CN"/>
              </w:rPr>
            </w:pPr>
            <w:r w:rsidRPr="00D42C1E">
              <w:rPr>
                <w:rFonts w:eastAsia="PMingLiU"/>
                <w:color w:val="000000"/>
                <w:lang w:eastAsia="zh-CN"/>
              </w:rPr>
              <w:t xml:space="preserve">No </w:t>
            </w:r>
            <w:r w:rsidR="00274133" w:rsidRPr="00D42C1E">
              <w:rPr>
                <w:rFonts w:eastAsia="PMingLiU"/>
                <w:color w:val="000000"/>
                <w:lang w:eastAsia="zh-CN"/>
              </w:rPr>
              <w:t>o</w:t>
            </w:r>
            <w:r w:rsidRPr="00D42C1E">
              <w:rPr>
                <w:rFonts w:eastAsia="PMingLiU"/>
                <w:color w:val="000000"/>
                <w:lang w:eastAsia="zh-CN"/>
              </w:rPr>
              <w:t xml:space="preserve">bserved </w:t>
            </w:r>
            <w:r w:rsidR="00274133" w:rsidRPr="00D42C1E">
              <w:rPr>
                <w:rFonts w:eastAsia="PMingLiU"/>
                <w:color w:val="000000"/>
                <w:lang w:eastAsia="zh-CN"/>
              </w:rPr>
              <w:t>a</w:t>
            </w:r>
            <w:r w:rsidRPr="00D42C1E">
              <w:rPr>
                <w:rFonts w:eastAsia="PMingLiU"/>
                <w:color w:val="000000"/>
                <w:lang w:eastAsia="zh-CN"/>
              </w:rPr>
              <w:t xml:space="preserve">dverse </w:t>
            </w:r>
            <w:r w:rsidR="00274133" w:rsidRPr="00D42C1E">
              <w:rPr>
                <w:rFonts w:eastAsia="PMingLiU"/>
                <w:color w:val="000000"/>
                <w:lang w:eastAsia="zh-CN"/>
              </w:rPr>
              <w:t>e</w:t>
            </w:r>
            <w:r w:rsidRPr="00D42C1E">
              <w:rPr>
                <w:rFonts w:eastAsia="PMingLiU"/>
                <w:color w:val="000000"/>
                <w:lang w:eastAsia="zh-CN"/>
              </w:rPr>
              <w:t xml:space="preserve">ffect </w:t>
            </w:r>
            <w:r w:rsidR="00274133" w:rsidRPr="00D42C1E">
              <w:rPr>
                <w:rFonts w:eastAsia="PMingLiU"/>
                <w:color w:val="000000"/>
                <w:lang w:eastAsia="zh-CN"/>
              </w:rPr>
              <w:t>l</w:t>
            </w:r>
            <w:r w:rsidRPr="00D42C1E">
              <w:rPr>
                <w:rFonts w:eastAsia="PMingLiU"/>
                <w:color w:val="000000"/>
                <w:lang w:eastAsia="zh-CN"/>
              </w:rPr>
              <w:t>evel</w:t>
            </w:r>
          </w:p>
        </w:tc>
      </w:tr>
      <w:tr w:rsidR="00721B72" w:rsidRPr="00D42C1E" ns2:paraId="165D830F"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583D5400" ns2:textId="033C0D3D" w:rsidR="00721B72" w:rsidRPr="00D42C1E" w:rsidRDefault="00721B72" w:rsidP="00F67214">
            <w:pPr>
              <w:spacing w:after="60"/>
              <w:rPr>
                <w:rFonts w:eastAsia="PMingLiU"/>
                <w:color w:val="000000"/>
                <w:lang w:eastAsia="zh-CN"/>
              </w:rPr>
            </w:pPr>
            <w:r w:rsidRPr="00D42C1E">
              <w:rPr>
                <w:rFonts w:eastAsia="PMingLiU"/>
                <w:color w:val="000000"/>
                <w:lang w:eastAsia="zh-CN"/>
              </w:rPr>
              <w:t>NOD</w:t>
            </w:r>
          </w:p>
        </w:tc>
        <w:tc>
          <w:tcPr>
            <w:tcW w:w="3600" w:type="pct"/>
            <w:tcBorders>
              <w:top w:val="single" w:sz="2" w:space="0" w:color="auto"/>
              <w:left w:val="single" w:sz="4" w:space="0" w:color="auto"/>
              <w:bottom w:val="single" w:sz="2" w:space="0" w:color="auto"/>
              <w:right w:val="single" w:sz="4" w:space="0" w:color="auto"/>
            </w:tcBorders>
            <w:vAlign w:val="center"/>
          </w:tcPr>
          <w:p ns2:paraId="43CC797D" ns2:textId="4EB84EAF" w:rsidR="00721B72" w:rsidRPr="00D42C1E" w:rsidRDefault="00721B72" w:rsidP="00F67214">
            <w:pPr>
              <w:spacing w:after="60"/>
              <w:rPr>
                <w:rFonts w:eastAsia="PMingLiU"/>
                <w:color w:val="000000"/>
                <w:lang w:eastAsia="zh-CN"/>
              </w:rPr>
            </w:pPr>
            <w:r w:rsidRPr="00D42C1E">
              <w:rPr>
                <w:rFonts w:eastAsia="PMingLiU"/>
                <w:color w:val="000000"/>
                <w:lang w:eastAsia="zh-CN"/>
              </w:rPr>
              <w:t>nonobese diabetic</w:t>
            </w:r>
          </w:p>
        </w:tc>
      </w:tr>
      <w:tr w:rsidR="0073071A" w:rsidRPr="00D42C1E" ns2:paraId="77EB8EFD"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6E60D3F7" ns2:textId="77777777" w:rsidR="0073071A" w:rsidRPr="00D42C1E" w:rsidRDefault="0073071A" w:rsidP="00F67214">
            <w:pPr>
              <w:spacing w:after="60"/>
              <w:rPr>
                <w:color w:val="000000"/>
                <w:lang w:eastAsia="zh-CN"/>
              </w:rPr>
            </w:pPr>
            <w:r w:rsidRPr="00D42C1E">
              <w:rPr>
                <w:color w:val="000000"/>
                <w:lang w:eastAsia="zh-CN"/>
              </w:rPr>
              <w:t>NOEL</w:t>
            </w:r>
          </w:p>
        </w:tc>
        <w:tc>
          <w:tcPr>
            <w:tcW w:w="3600" w:type="pct"/>
            <w:tcBorders>
              <w:top w:val="single" w:sz="2" w:space="0" w:color="auto"/>
              <w:left w:val="single" w:sz="4" w:space="0" w:color="auto"/>
              <w:bottom w:val="single" w:sz="2" w:space="0" w:color="auto"/>
              <w:right w:val="single" w:sz="4" w:space="0" w:color="auto"/>
            </w:tcBorders>
            <w:noWrap/>
            <w:vAlign w:val="center"/>
          </w:tcPr>
          <w:p ns2:paraId="13B0925C" ns2:textId="2B6E4E8A" w:rsidR="0073071A" w:rsidRPr="00D42C1E" w:rsidRDefault="0073071A" w:rsidP="00F67214">
            <w:pPr>
              <w:spacing w:after="60"/>
              <w:rPr>
                <w:color w:val="000000"/>
                <w:lang w:eastAsia="zh-CN"/>
              </w:rPr>
            </w:pPr>
            <w:r w:rsidRPr="00D42C1E">
              <w:rPr>
                <w:color w:val="000000"/>
                <w:lang w:eastAsia="zh-CN"/>
              </w:rPr>
              <w:t xml:space="preserve">No </w:t>
            </w:r>
            <w:r w:rsidR="00274133" w:rsidRPr="00D42C1E">
              <w:rPr>
                <w:color w:val="000000"/>
                <w:lang w:eastAsia="zh-CN"/>
              </w:rPr>
              <w:t>o</w:t>
            </w:r>
            <w:r w:rsidRPr="00D42C1E">
              <w:rPr>
                <w:color w:val="000000"/>
                <w:lang w:eastAsia="zh-CN"/>
              </w:rPr>
              <w:t xml:space="preserve">bserved </w:t>
            </w:r>
            <w:r w:rsidR="00274133" w:rsidRPr="00D42C1E">
              <w:rPr>
                <w:color w:val="000000"/>
                <w:lang w:eastAsia="zh-CN"/>
              </w:rPr>
              <w:t>e</w:t>
            </w:r>
            <w:r w:rsidRPr="00D42C1E">
              <w:rPr>
                <w:color w:val="000000"/>
                <w:lang w:eastAsia="zh-CN"/>
              </w:rPr>
              <w:t xml:space="preserve">ffect </w:t>
            </w:r>
            <w:r w:rsidR="00274133" w:rsidRPr="00D42C1E">
              <w:rPr>
                <w:color w:val="000000"/>
                <w:lang w:eastAsia="zh-CN"/>
              </w:rPr>
              <w:t>l</w:t>
            </w:r>
            <w:r w:rsidRPr="00D42C1E">
              <w:rPr>
                <w:color w:val="000000"/>
                <w:lang w:eastAsia="zh-CN"/>
              </w:rPr>
              <w:t>evel</w:t>
            </w:r>
          </w:p>
        </w:tc>
      </w:tr>
      <w:tr w:rsidR="0073071A" w:rsidRPr="00D42C1E" ns2:paraId="16EED421"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ns2:paraId="530BAA1A" ns2:textId="77777777" w:rsidR="0073071A" w:rsidRPr="00D42C1E" w:rsidRDefault="0073071A" w:rsidP="00F67214">
            <w:pPr>
              <w:spacing w:after="60"/>
              <w:rPr>
                <w:color w:val="000000"/>
                <w:lang w:eastAsia="zh-CN"/>
              </w:rPr>
            </w:pPr>
            <w:r w:rsidRPr="00D42C1E">
              <w:rPr>
                <w:color w:val="000000"/>
                <w:lang w:eastAsia="zh-CN"/>
              </w:rPr>
              <w:t>NSCLC</w:t>
            </w:r>
          </w:p>
        </w:tc>
        <w:tc>
          <w:tcPr>
            <w:tcW w:w="3600" w:type="pct"/>
            <w:tcBorders>
              <w:top w:val="single" w:sz="2" w:space="0" w:color="auto"/>
              <w:left w:val="single" w:sz="4" w:space="0" w:color="auto"/>
              <w:bottom w:val="single" w:sz="2" w:space="0" w:color="auto"/>
              <w:right w:val="single" w:sz="4" w:space="0" w:color="auto"/>
            </w:tcBorders>
            <w:noWrap/>
            <w:vAlign w:val="center"/>
            <w:hideMark/>
          </w:tcPr>
          <w:p ns2:paraId="01899A3D" ns2:textId="48A218EC" w:rsidR="0073071A" w:rsidRPr="00D42C1E" w:rsidRDefault="0073071A" w:rsidP="00F67214">
            <w:pPr>
              <w:spacing w:after="60"/>
              <w:rPr>
                <w:color w:val="000000"/>
                <w:lang w:eastAsia="zh-CN"/>
              </w:rPr>
            </w:pPr>
            <w:r w:rsidRPr="00D42C1E">
              <w:rPr>
                <w:color w:val="000000"/>
                <w:lang w:eastAsia="zh-CN"/>
              </w:rPr>
              <w:t xml:space="preserve">Nonsmall </w:t>
            </w:r>
            <w:r w:rsidR="00274133" w:rsidRPr="00D42C1E">
              <w:rPr>
                <w:color w:val="000000"/>
                <w:lang w:eastAsia="zh-CN"/>
              </w:rPr>
              <w:t>c</w:t>
            </w:r>
            <w:r w:rsidRPr="00D42C1E">
              <w:rPr>
                <w:color w:val="000000"/>
                <w:lang w:eastAsia="zh-CN"/>
              </w:rPr>
              <w:t xml:space="preserve">ell </w:t>
            </w:r>
            <w:r w:rsidR="00274133" w:rsidRPr="00D42C1E">
              <w:rPr>
                <w:color w:val="000000"/>
                <w:lang w:eastAsia="zh-CN"/>
              </w:rPr>
              <w:t>l</w:t>
            </w:r>
            <w:r w:rsidRPr="00D42C1E">
              <w:rPr>
                <w:color w:val="000000"/>
                <w:lang w:eastAsia="zh-CN"/>
              </w:rPr>
              <w:t xml:space="preserve">ung </w:t>
            </w:r>
            <w:r w:rsidR="00274133" w:rsidRPr="00D42C1E">
              <w:rPr>
                <w:color w:val="000000"/>
                <w:lang w:eastAsia="zh-CN"/>
              </w:rPr>
              <w:t>c</w:t>
            </w:r>
            <w:r w:rsidRPr="00D42C1E">
              <w:rPr>
                <w:color w:val="000000"/>
                <w:lang w:eastAsia="zh-CN"/>
              </w:rPr>
              <w:t xml:space="preserve">ancer </w:t>
            </w:r>
          </w:p>
        </w:tc>
      </w:tr>
      <w:tr w:rsidR="0073071A" w:rsidRPr="00D42C1E" ns2:paraId="7B2C9C5B"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ns2:paraId="634CB1C8" ns2:textId="77777777" w:rsidR="0073071A" w:rsidRPr="00D42C1E" w:rsidRDefault="0073071A" w:rsidP="00F67214">
            <w:pPr>
              <w:spacing w:after="60"/>
              <w:rPr>
                <w:color w:val="000000"/>
                <w:lang w:eastAsia="zh-CN"/>
              </w:rPr>
            </w:pPr>
            <w:r w:rsidRPr="00D42C1E">
              <w:rPr>
                <w:color w:val="000000"/>
                <w:lang w:eastAsia="zh-CN"/>
              </w:rPr>
              <w:t>OD</w:t>
            </w:r>
          </w:p>
        </w:tc>
        <w:tc>
          <w:tcPr>
            <w:tcW w:w="3600" w:type="pct"/>
            <w:tcBorders>
              <w:top w:val="single" w:sz="2" w:space="0" w:color="auto"/>
              <w:left w:val="single" w:sz="4" w:space="0" w:color="auto"/>
              <w:bottom w:val="single" w:sz="2" w:space="0" w:color="auto"/>
              <w:right w:val="single" w:sz="4" w:space="0" w:color="auto"/>
            </w:tcBorders>
            <w:noWrap/>
            <w:vAlign w:val="center"/>
            <w:hideMark/>
          </w:tcPr>
          <w:p ns2:paraId="104D290D" ns2:textId="0DA3030F" w:rsidR="0073071A" w:rsidRPr="00D42C1E" w:rsidRDefault="0073071A" w:rsidP="00F67214">
            <w:pPr>
              <w:spacing w:after="60"/>
              <w:rPr>
                <w:color w:val="000000"/>
                <w:lang w:eastAsia="zh-CN"/>
              </w:rPr>
            </w:pPr>
            <w:r w:rsidRPr="00D42C1E">
              <w:rPr>
                <w:color w:val="000000"/>
                <w:lang w:eastAsia="zh-CN"/>
              </w:rPr>
              <w:t xml:space="preserve">Optical </w:t>
            </w:r>
            <w:r w:rsidR="00274133" w:rsidRPr="00D42C1E">
              <w:rPr>
                <w:color w:val="000000"/>
                <w:lang w:eastAsia="zh-CN"/>
              </w:rPr>
              <w:t>d</w:t>
            </w:r>
            <w:r w:rsidRPr="00D42C1E">
              <w:rPr>
                <w:color w:val="000000"/>
                <w:lang w:eastAsia="zh-CN"/>
              </w:rPr>
              <w:t xml:space="preserve">ensity </w:t>
            </w:r>
          </w:p>
        </w:tc>
      </w:tr>
      <w:tr w:rsidR="0073071A" w:rsidRPr="00D42C1E" ns2:paraId="1D1B69FA"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79773795" ns2:textId="77777777" w:rsidR="0073071A" w:rsidRPr="00D42C1E" w:rsidRDefault="0073071A" w:rsidP="00F67214">
            <w:pPr>
              <w:spacing w:after="60"/>
              <w:rPr>
                <w:color w:val="000000"/>
                <w:lang w:eastAsia="zh-CN"/>
              </w:rPr>
            </w:pPr>
            <w:r w:rsidRPr="00D42C1E">
              <w:rPr>
                <w:color w:val="000000"/>
                <w:lang w:eastAsia="zh-CN"/>
              </w:rPr>
              <w:t>OECD</w:t>
            </w:r>
          </w:p>
        </w:tc>
        <w:tc>
          <w:tcPr>
            <w:tcW w:w="3600" w:type="pct"/>
            <w:tcBorders>
              <w:top w:val="single" w:sz="2" w:space="0" w:color="auto"/>
              <w:left w:val="single" w:sz="4" w:space="0" w:color="auto"/>
              <w:bottom w:val="single" w:sz="2" w:space="0" w:color="auto"/>
              <w:right w:val="single" w:sz="4" w:space="0" w:color="auto"/>
            </w:tcBorders>
            <w:noWrap/>
            <w:vAlign w:val="center"/>
          </w:tcPr>
          <w:p ns2:paraId="6D9C37F3" ns2:textId="77777777" w:rsidR="0073071A" w:rsidRPr="00D42C1E" w:rsidRDefault="0073071A" w:rsidP="00F67214">
            <w:pPr>
              <w:spacing w:after="60"/>
              <w:rPr>
                <w:color w:val="000000"/>
                <w:lang w:eastAsia="zh-CN"/>
              </w:rPr>
            </w:pPr>
            <w:r w:rsidRPr="00D42C1E">
              <w:rPr>
                <w:color w:val="000000"/>
                <w:lang w:eastAsia="zh-CN"/>
              </w:rPr>
              <w:t>Organization for Economic Co-operation and Development</w:t>
            </w:r>
          </w:p>
        </w:tc>
      </w:tr>
      <w:tr w:rsidR="0073071A" w:rsidRPr="00D42C1E" ns2:paraId="6B88850F"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3FBD69AC" ns2:textId="77777777" w:rsidR="0073071A" w:rsidRPr="00D42C1E" w:rsidRDefault="0073071A" w:rsidP="00F67214">
            <w:pPr>
              <w:spacing w:after="60"/>
              <w:rPr>
                <w:color w:val="000000"/>
                <w:lang w:eastAsia="zh-CN"/>
              </w:rPr>
            </w:pPr>
            <w:r w:rsidRPr="00D42C1E">
              <w:rPr>
                <w:color w:val="000000"/>
                <w:lang w:eastAsia="zh-CN"/>
              </w:rPr>
              <w:t>ORR</w:t>
            </w:r>
          </w:p>
        </w:tc>
        <w:tc>
          <w:tcPr>
            <w:tcW w:w="3600" w:type="pct"/>
            <w:tcBorders>
              <w:top w:val="single" w:sz="2" w:space="0" w:color="auto"/>
              <w:left w:val="single" w:sz="4" w:space="0" w:color="auto"/>
              <w:bottom w:val="single" w:sz="2" w:space="0" w:color="auto"/>
              <w:right w:val="single" w:sz="4" w:space="0" w:color="auto"/>
            </w:tcBorders>
            <w:noWrap/>
            <w:vAlign w:val="center"/>
          </w:tcPr>
          <w:p ns2:paraId="608BBAC2" ns2:textId="72D2B9DD" w:rsidR="0073071A" w:rsidRPr="00D42C1E" w:rsidRDefault="0073071A" w:rsidP="00F67214">
            <w:pPr>
              <w:spacing w:after="60"/>
              <w:rPr>
                <w:color w:val="000000"/>
                <w:lang w:eastAsia="zh-CN"/>
              </w:rPr>
            </w:pPr>
            <w:r w:rsidRPr="00D42C1E">
              <w:rPr>
                <w:color w:val="000000"/>
                <w:lang w:eastAsia="zh-CN"/>
              </w:rPr>
              <w:t xml:space="preserve">Objective </w:t>
            </w:r>
            <w:r w:rsidR="00274133" w:rsidRPr="00D42C1E">
              <w:rPr>
                <w:color w:val="000000"/>
                <w:lang w:eastAsia="zh-CN"/>
              </w:rPr>
              <w:t>r</w:t>
            </w:r>
            <w:r w:rsidRPr="00D42C1E">
              <w:rPr>
                <w:color w:val="000000"/>
                <w:lang w:eastAsia="zh-CN"/>
              </w:rPr>
              <w:t xml:space="preserve">esponse </w:t>
            </w:r>
            <w:r w:rsidR="00274133" w:rsidRPr="00D42C1E">
              <w:rPr>
                <w:color w:val="000000"/>
                <w:lang w:eastAsia="zh-CN"/>
              </w:rPr>
              <w:t>r</w:t>
            </w:r>
            <w:r w:rsidRPr="00D42C1E">
              <w:rPr>
                <w:color w:val="000000"/>
                <w:lang w:eastAsia="zh-CN"/>
              </w:rPr>
              <w:t>ate</w:t>
            </w:r>
          </w:p>
        </w:tc>
      </w:tr>
      <w:tr w:rsidR="0073071A" w:rsidRPr="00D42C1E" ns2:paraId="241E2D82"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6F656F75" ns2:textId="77777777" w:rsidR="0073071A" w:rsidRPr="00D42C1E" w:rsidRDefault="0073071A" w:rsidP="00F67214">
            <w:pPr>
              <w:spacing w:after="60"/>
              <w:rPr>
                <w:color w:val="000000"/>
                <w:lang w:eastAsia="zh-CN"/>
              </w:rPr>
            </w:pPr>
            <w:r w:rsidRPr="00D42C1E">
              <w:rPr>
                <w:color w:val="000000"/>
                <w:lang w:eastAsia="zh-CN"/>
              </w:rPr>
              <w:t>OS</w:t>
            </w:r>
          </w:p>
        </w:tc>
        <w:tc>
          <w:tcPr>
            <w:tcW w:w="3600" w:type="pct"/>
            <w:tcBorders>
              <w:top w:val="single" w:sz="2" w:space="0" w:color="auto"/>
              <w:left w:val="single" w:sz="4" w:space="0" w:color="auto"/>
              <w:bottom w:val="single" w:sz="2" w:space="0" w:color="auto"/>
              <w:right w:val="single" w:sz="4" w:space="0" w:color="auto"/>
            </w:tcBorders>
            <w:noWrap/>
            <w:vAlign w:val="center"/>
          </w:tcPr>
          <w:p ns2:paraId="2171C1A2" ns2:textId="19313631" w:rsidR="0073071A" w:rsidRPr="00D42C1E" w:rsidRDefault="0073071A" w:rsidP="00F67214">
            <w:pPr>
              <w:spacing w:after="60"/>
              <w:rPr>
                <w:color w:val="000000"/>
                <w:lang w:eastAsia="zh-CN"/>
              </w:rPr>
            </w:pPr>
            <w:r w:rsidRPr="00D42C1E">
              <w:rPr>
                <w:color w:val="000000"/>
                <w:lang w:eastAsia="zh-CN"/>
              </w:rPr>
              <w:t xml:space="preserve">Overall </w:t>
            </w:r>
            <w:r w:rsidR="00274133" w:rsidRPr="00D42C1E">
              <w:rPr>
                <w:color w:val="000000"/>
                <w:lang w:eastAsia="zh-CN"/>
              </w:rPr>
              <w:t>s</w:t>
            </w:r>
            <w:r w:rsidRPr="00D42C1E">
              <w:rPr>
                <w:color w:val="000000"/>
                <w:lang w:eastAsia="zh-CN"/>
              </w:rPr>
              <w:t>urvival</w:t>
            </w:r>
          </w:p>
        </w:tc>
      </w:tr>
      <w:tr w:rsidR="0073071A" w:rsidRPr="00D42C1E" ns2:paraId="07760C43"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34C49CE8" ns2:textId="77777777" w:rsidR="0073071A" w:rsidRPr="00D42C1E" w:rsidRDefault="0073071A" w:rsidP="00F67214">
            <w:pPr>
              <w:spacing w:after="60"/>
              <w:rPr>
                <w:color w:val="000000"/>
              </w:rPr>
            </w:pPr>
            <w:r w:rsidRPr="00D42C1E">
              <w:rPr>
                <w:color w:val="000000"/>
              </w:rPr>
              <w:t>PARP</w:t>
            </w:r>
          </w:p>
        </w:tc>
        <w:tc>
          <w:tcPr>
            <w:tcW w:w="3600" w:type="pct"/>
            <w:tcBorders>
              <w:top w:val="single" w:sz="2" w:space="0" w:color="auto"/>
              <w:left w:val="single" w:sz="4" w:space="0" w:color="auto"/>
              <w:bottom w:val="single" w:sz="2" w:space="0" w:color="auto"/>
              <w:right w:val="single" w:sz="4" w:space="0" w:color="auto"/>
            </w:tcBorders>
            <w:noWrap/>
            <w:vAlign w:val="center"/>
          </w:tcPr>
          <w:p ns2:paraId="75C45176" ns2:textId="77777777" w:rsidR="0073071A" w:rsidRPr="00D42C1E" w:rsidRDefault="0073071A" w:rsidP="00F67214">
            <w:pPr>
              <w:spacing w:after="60"/>
              <w:rPr>
                <w:rStyle w:val="content-right8zs40"/>
              </w:rPr>
            </w:pPr>
            <w:r w:rsidRPr="00D42C1E">
              <w:rPr>
                <w:rStyle w:val="content-right8zs40"/>
              </w:rPr>
              <w:t>Poly (ADP-ribose) polymerases</w:t>
            </w:r>
          </w:p>
        </w:tc>
      </w:tr>
      <w:tr w:rsidR="0073071A" w:rsidRPr="00D42C1E" ns2:paraId="0459BD2C"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56C12B7F" ns2:textId="77777777" w:rsidR="0073071A" w:rsidRPr="00D42C1E" w:rsidRDefault="0073071A" w:rsidP="00F67214">
            <w:pPr>
              <w:spacing w:after="60"/>
              <w:rPr>
                <w:color w:val="000000"/>
                <w:lang w:eastAsia="zh-CN"/>
              </w:rPr>
            </w:pPr>
            <w:r w:rsidRPr="00D42C1E">
              <w:rPr>
                <w:color w:val="000000"/>
              </w:rPr>
              <w:t>PBMC</w:t>
            </w:r>
          </w:p>
        </w:tc>
        <w:tc>
          <w:tcPr>
            <w:tcW w:w="3600" w:type="pct"/>
            <w:tcBorders>
              <w:top w:val="single" w:sz="2" w:space="0" w:color="auto"/>
              <w:left w:val="single" w:sz="4" w:space="0" w:color="auto"/>
              <w:bottom w:val="single" w:sz="2" w:space="0" w:color="auto"/>
              <w:right w:val="single" w:sz="4" w:space="0" w:color="auto"/>
            </w:tcBorders>
            <w:noWrap/>
            <w:vAlign w:val="center"/>
          </w:tcPr>
          <w:p ns2:paraId="4BAE9A14" ns2:textId="50A7D178" w:rsidR="0073071A" w:rsidRPr="00D42C1E" w:rsidRDefault="0073071A" w:rsidP="00F67214">
            <w:pPr>
              <w:spacing w:after="60"/>
              <w:rPr>
                <w:color w:val="000000"/>
                <w:lang w:eastAsia="zh-CN"/>
              </w:rPr>
            </w:pPr>
            <w:r w:rsidRPr="00D42C1E">
              <w:rPr>
                <w:rStyle w:val="content-right8zs40"/>
              </w:rPr>
              <w:t xml:space="preserve">Peripheral </w:t>
            </w:r>
            <w:r w:rsidR="00274133" w:rsidRPr="00D42C1E">
              <w:rPr>
                <w:rStyle w:val="content-right8zs40"/>
              </w:rPr>
              <w:t>b</w:t>
            </w:r>
            <w:r w:rsidRPr="00D42C1E">
              <w:rPr>
                <w:rStyle w:val="content-right8zs40"/>
              </w:rPr>
              <w:t xml:space="preserve">lood </w:t>
            </w:r>
            <w:r w:rsidR="00274133" w:rsidRPr="00D42C1E">
              <w:rPr>
                <w:rStyle w:val="content-right8zs40"/>
              </w:rPr>
              <w:t>m</w:t>
            </w:r>
            <w:r w:rsidRPr="00D42C1E">
              <w:rPr>
                <w:rStyle w:val="content-right8zs40"/>
              </w:rPr>
              <w:t xml:space="preserve">ononuclear </w:t>
            </w:r>
            <w:r w:rsidR="00274133" w:rsidRPr="00D42C1E">
              <w:rPr>
                <w:rStyle w:val="content-right8zs40"/>
              </w:rPr>
              <w:t>c</w:t>
            </w:r>
            <w:r w:rsidRPr="00D42C1E">
              <w:rPr>
                <w:rStyle w:val="content-right8zs40"/>
              </w:rPr>
              <w:t>ell</w:t>
            </w:r>
          </w:p>
        </w:tc>
      </w:tr>
      <w:tr w:rsidR="0073071A" w:rsidRPr="00D42C1E" ns2:paraId="586A056A"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01BAF48A" ns2:textId="77777777" w:rsidR="0073071A" w:rsidRPr="00D42C1E" w:rsidRDefault="0073071A" w:rsidP="00F67214">
            <w:pPr>
              <w:spacing w:after="60"/>
              <w:rPr>
                <w:color w:val="000000"/>
                <w:lang w:eastAsia="zh-CN"/>
              </w:rPr>
            </w:pPr>
            <w:r w:rsidRPr="00D42C1E">
              <w:rPr>
                <w:color w:val="000000"/>
                <w:lang w:eastAsia="zh-CN"/>
              </w:rPr>
              <w:t>PBS</w:t>
            </w:r>
          </w:p>
        </w:tc>
        <w:tc>
          <w:tcPr>
            <w:tcW w:w="3600" w:type="pct"/>
            <w:tcBorders>
              <w:top w:val="single" w:sz="2" w:space="0" w:color="auto"/>
              <w:left w:val="single" w:sz="4" w:space="0" w:color="auto"/>
              <w:bottom w:val="single" w:sz="2" w:space="0" w:color="auto"/>
              <w:right w:val="single" w:sz="4" w:space="0" w:color="auto"/>
            </w:tcBorders>
            <w:noWrap/>
            <w:vAlign w:val="center"/>
          </w:tcPr>
          <w:p ns2:paraId="7C440468" ns2:textId="34B94310" w:rsidR="0073071A" w:rsidRPr="00D42C1E" w:rsidRDefault="0073071A" w:rsidP="00F67214">
            <w:pPr>
              <w:spacing w:after="60"/>
              <w:rPr>
                <w:color w:val="000000"/>
                <w:lang w:eastAsia="zh-CN"/>
              </w:rPr>
            </w:pPr>
            <w:r w:rsidRPr="00D42C1E">
              <w:rPr>
                <w:color w:val="000000"/>
                <w:lang w:eastAsia="zh-CN"/>
              </w:rPr>
              <w:t xml:space="preserve">Phosphate </w:t>
            </w:r>
            <w:r w:rsidR="002C256A" w:rsidRPr="00D42C1E">
              <w:rPr>
                <w:color w:val="000000"/>
                <w:lang w:eastAsia="zh-CN"/>
              </w:rPr>
              <w:t>b</w:t>
            </w:r>
            <w:r w:rsidRPr="00D42C1E">
              <w:rPr>
                <w:color w:val="000000"/>
                <w:lang w:eastAsia="zh-CN"/>
              </w:rPr>
              <w:t xml:space="preserve">uffer </w:t>
            </w:r>
            <w:r w:rsidR="002C256A" w:rsidRPr="00D42C1E">
              <w:rPr>
                <w:color w:val="000000"/>
                <w:lang w:eastAsia="zh-CN"/>
              </w:rPr>
              <w:t>s</w:t>
            </w:r>
            <w:r w:rsidRPr="00D42C1E">
              <w:rPr>
                <w:color w:val="000000"/>
                <w:lang w:eastAsia="zh-CN"/>
              </w:rPr>
              <w:t>aline</w:t>
            </w:r>
          </w:p>
        </w:tc>
      </w:tr>
      <w:tr w:rsidR="0073071A" w:rsidRPr="00D42C1E" ns2:paraId="5648977A"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765E992F" ns2:textId="77777777" w:rsidR="0073071A" w:rsidRPr="00D42C1E" w:rsidRDefault="0073071A" w:rsidP="00F67214">
            <w:pPr>
              <w:spacing w:after="60"/>
              <w:rPr>
                <w:color w:val="000000"/>
                <w:lang w:eastAsia="zh-CN"/>
              </w:rPr>
            </w:pPr>
            <w:r w:rsidRPr="00D42C1E">
              <w:rPr>
                <w:color w:val="000000"/>
                <w:lang w:eastAsia="zh-CN"/>
              </w:rPr>
              <w:t>PD</w:t>
            </w:r>
          </w:p>
        </w:tc>
        <w:tc>
          <w:tcPr>
            <w:tcW w:w="3600" w:type="pct"/>
            <w:tcBorders>
              <w:top w:val="single" w:sz="2" w:space="0" w:color="auto"/>
              <w:left w:val="single" w:sz="4" w:space="0" w:color="auto"/>
              <w:bottom w:val="single" w:sz="2" w:space="0" w:color="auto"/>
              <w:right w:val="single" w:sz="4" w:space="0" w:color="auto"/>
            </w:tcBorders>
            <w:vAlign w:val="center"/>
          </w:tcPr>
          <w:p ns2:paraId="26278C93" ns2:textId="424E7CBA" w:rsidR="0073071A" w:rsidRPr="00D42C1E" w:rsidRDefault="0073071A" w:rsidP="00F67214">
            <w:pPr>
              <w:spacing w:after="60"/>
              <w:rPr>
                <w:rFonts w:eastAsia="PMingLiU"/>
                <w:color w:val="000000"/>
                <w:lang w:eastAsia="zh-CN"/>
              </w:rPr>
            </w:pPr>
            <w:r w:rsidRPr="00D42C1E">
              <w:rPr>
                <w:rFonts w:eastAsia="PMingLiU"/>
                <w:color w:val="000000"/>
                <w:lang w:eastAsia="zh-CN"/>
              </w:rPr>
              <w:t xml:space="preserve">Progressive </w:t>
            </w:r>
            <w:r w:rsidR="002C256A" w:rsidRPr="00D42C1E">
              <w:rPr>
                <w:rFonts w:eastAsia="PMingLiU"/>
                <w:color w:val="000000"/>
                <w:lang w:eastAsia="zh-CN"/>
              </w:rPr>
              <w:t>d</w:t>
            </w:r>
            <w:r w:rsidRPr="00D42C1E">
              <w:rPr>
                <w:rFonts w:eastAsia="PMingLiU"/>
                <w:color w:val="000000"/>
                <w:lang w:eastAsia="zh-CN"/>
              </w:rPr>
              <w:t>isease</w:t>
            </w:r>
          </w:p>
        </w:tc>
      </w:tr>
      <w:tr w:rsidR="0073071A" w:rsidRPr="00D42C1E" ns2:paraId="3D4D779E"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39E80660" ns2:textId="77777777" w:rsidR="0073071A" w:rsidRPr="00D42C1E" w:rsidRDefault="0073071A" w:rsidP="00F67214">
            <w:pPr>
              <w:spacing w:after="60"/>
              <w:rPr>
                <w:color w:val="000000"/>
                <w:lang w:eastAsia="zh-CN"/>
              </w:rPr>
            </w:pPr>
            <w:r w:rsidRPr="00D42C1E">
              <w:rPr>
                <w:color w:val="000000"/>
                <w:lang w:eastAsia="zh-CN"/>
              </w:rPr>
              <w:t>PD-1</w:t>
            </w:r>
          </w:p>
        </w:tc>
        <w:tc>
          <w:tcPr>
            <w:tcW w:w="3600" w:type="pct"/>
            <w:tcBorders>
              <w:top w:val="single" w:sz="2" w:space="0" w:color="auto"/>
              <w:left w:val="single" w:sz="4" w:space="0" w:color="auto"/>
              <w:bottom w:val="single" w:sz="2" w:space="0" w:color="auto"/>
              <w:right w:val="single" w:sz="4" w:space="0" w:color="auto"/>
            </w:tcBorders>
            <w:vAlign w:val="center"/>
          </w:tcPr>
          <w:p ns2:paraId="15496FAA" ns2:textId="77777777" w:rsidR="0073071A" w:rsidRPr="00D42C1E" w:rsidRDefault="0073071A" w:rsidP="00F67214">
            <w:pPr>
              <w:spacing w:after="60"/>
              <w:rPr>
                <w:rFonts w:eastAsia="PMingLiU"/>
                <w:color w:val="000000"/>
                <w:lang w:eastAsia="zh-CN"/>
              </w:rPr>
            </w:pPr>
            <w:r w:rsidRPr="00D42C1E">
              <w:rPr>
                <w:rFonts w:eastAsia="PMingLiU"/>
                <w:color w:val="000000"/>
                <w:lang w:eastAsia="zh-CN"/>
              </w:rPr>
              <w:t>Programmed cell death 1</w:t>
            </w:r>
          </w:p>
        </w:tc>
      </w:tr>
      <w:tr w:rsidR="0073071A" w:rsidRPr="00D42C1E" ns2:paraId="1B0B9575"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5FF2BE57" ns2:textId="77777777" w:rsidR="0073071A" w:rsidRPr="00D42C1E" w:rsidRDefault="0073071A" w:rsidP="00F67214">
            <w:pPr>
              <w:spacing w:after="60"/>
              <w:rPr>
                <w:color w:val="000000"/>
                <w:lang w:eastAsia="zh-CN"/>
              </w:rPr>
            </w:pPr>
            <w:r w:rsidRPr="00D42C1E">
              <w:rPr>
                <w:color w:val="000000"/>
                <w:lang w:eastAsia="zh-CN"/>
              </w:rPr>
              <w:t>PD-L1</w:t>
            </w:r>
          </w:p>
        </w:tc>
        <w:tc>
          <w:tcPr>
            <w:tcW w:w="3600" w:type="pct"/>
            <w:tcBorders>
              <w:top w:val="single" w:sz="2" w:space="0" w:color="auto"/>
              <w:left w:val="single" w:sz="4" w:space="0" w:color="auto"/>
              <w:bottom w:val="single" w:sz="2" w:space="0" w:color="auto"/>
              <w:right w:val="single" w:sz="4" w:space="0" w:color="auto"/>
            </w:tcBorders>
            <w:vAlign w:val="center"/>
          </w:tcPr>
          <w:p ns2:paraId="7E7CF68E" ns2:textId="77777777" w:rsidR="0073071A" w:rsidRPr="00D42C1E" w:rsidRDefault="0073071A" w:rsidP="00F67214">
            <w:pPr>
              <w:spacing w:after="60"/>
              <w:rPr>
                <w:rFonts w:eastAsia="PMingLiU"/>
                <w:color w:val="000000"/>
                <w:lang w:eastAsia="zh-CN"/>
              </w:rPr>
            </w:pPr>
            <w:r w:rsidRPr="00D42C1E">
              <w:rPr>
                <w:rFonts w:eastAsia="PMingLiU"/>
                <w:color w:val="000000"/>
                <w:lang w:eastAsia="zh-CN"/>
              </w:rPr>
              <w:t>Programmed cell death 1 ligand 1</w:t>
            </w:r>
          </w:p>
        </w:tc>
      </w:tr>
      <w:tr w:rsidR="0073071A" w:rsidRPr="00D42C1E" ns2:paraId="33B5663C"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26716453" ns2:textId="77777777" w:rsidR="0073071A" w:rsidRPr="00D42C1E" w:rsidRDefault="0073071A" w:rsidP="00F67214">
            <w:pPr>
              <w:spacing w:after="60"/>
              <w:rPr>
                <w:color w:val="000000"/>
                <w:lang w:eastAsia="zh-CN"/>
              </w:rPr>
            </w:pPr>
            <w:r w:rsidRPr="00D42C1E">
              <w:rPr>
                <w:color w:val="000000"/>
                <w:lang w:eastAsia="zh-CN"/>
              </w:rPr>
              <w:lastRenderedPageBreak/>
              <w:t>PDX</w:t>
            </w:r>
          </w:p>
        </w:tc>
        <w:tc>
          <w:tcPr>
            <w:tcW w:w="3600" w:type="pct"/>
            <w:tcBorders>
              <w:top w:val="single" w:sz="2" w:space="0" w:color="auto"/>
              <w:left w:val="single" w:sz="4" w:space="0" w:color="auto"/>
              <w:bottom w:val="single" w:sz="2" w:space="0" w:color="auto"/>
              <w:right w:val="single" w:sz="4" w:space="0" w:color="auto"/>
            </w:tcBorders>
            <w:vAlign w:val="center"/>
          </w:tcPr>
          <w:p ns2:paraId="67228E2E" ns2:textId="093002D4" w:rsidR="0073071A" w:rsidRPr="00D42C1E" w:rsidRDefault="0073071A" w:rsidP="00F67214">
            <w:pPr>
              <w:spacing w:after="60"/>
              <w:rPr>
                <w:rFonts w:eastAsia="PMingLiU"/>
                <w:color w:val="000000"/>
                <w:lang w:eastAsia="zh-CN"/>
              </w:rPr>
            </w:pPr>
            <w:r w:rsidRPr="00D42C1E">
              <w:rPr>
                <w:rFonts w:eastAsia="PMingLiU"/>
                <w:color w:val="000000"/>
                <w:lang w:eastAsia="zh-CN"/>
              </w:rPr>
              <w:t>Patient-</w:t>
            </w:r>
            <w:r w:rsidR="004D2EC7" w:rsidRPr="00D42C1E">
              <w:rPr>
                <w:rFonts w:eastAsia="PMingLiU"/>
                <w:color w:val="000000"/>
                <w:lang w:eastAsia="zh-CN"/>
              </w:rPr>
              <w:t>d</w:t>
            </w:r>
            <w:r w:rsidRPr="00D42C1E">
              <w:rPr>
                <w:rFonts w:eastAsia="PMingLiU"/>
                <w:color w:val="000000"/>
                <w:lang w:eastAsia="zh-CN"/>
              </w:rPr>
              <w:t xml:space="preserve">erived tumor </w:t>
            </w:r>
            <w:r w:rsidR="004D2EC7" w:rsidRPr="00D42C1E">
              <w:rPr>
                <w:rFonts w:eastAsia="PMingLiU"/>
                <w:color w:val="000000"/>
                <w:lang w:eastAsia="zh-CN"/>
              </w:rPr>
              <w:t>x</w:t>
            </w:r>
            <w:r w:rsidRPr="00D42C1E">
              <w:rPr>
                <w:rFonts w:eastAsia="PMingLiU"/>
                <w:color w:val="000000"/>
                <w:lang w:eastAsia="zh-CN"/>
              </w:rPr>
              <w:t>enograft</w:t>
            </w:r>
          </w:p>
        </w:tc>
      </w:tr>
      <w:tr w:rsidR="0073071A" w:rsidRPr="00D42C1E" ns2:paraId="5956FA35"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511FD85F" ns2:textId="77777777" w:rsidR="0073071A" w:rsidRPr="00D42C1E" w:rsidRDefault="0073071A" w:rsidP="00F67214">
            <w:pPr>
              <w:spacing w:after="60"/>
              <w:rPr>
                <w:color w:val="000000"/>
                <w:lang w:eastAsia="zh-CN"/>
              </w:rPr>
            </w:pPr>
            <w:r w:rsidRPr="00D42C1E">
              <w:rPr>
                <w:color w:val="000000"/>
                <w:lang w:eastAsia="zh-CN"/>
              </w:rPr>
              <w:t>PFS</w:t>
            </w:r>
          </w:p>
        </w:tc>
        <w:tc>
          <w:tcPr>
            <w:tcW w:w="3600" w:type="pct"/>
            <w:tcBorders>
              <w:top w:val="single" w:sz="2" w:space="0" w:color="auto"/>
              <w:left w:val="single" w:sz="4" w:space="0" w:color="auto"/>
              <w:bottom w:val="single" w:sz="2" w:space="0" w:color="auto"/>
              <w:right w:val="single" w:sz="4" w:space="0" w:color="auto"/>
            </w:tcBorders>
            <w:vAlign w:val="center"/>
          </w:tcPr>
          <w:p ns2:paraId="4DBCA6C7" ns2:textId="690BA3FB" w:rsidR="0073071A" w:rsidRPr="00D42C1E" w:rsidRDefault="0073071A" w:rsidP="00F67214">
            <w:pPr>
              <w:spacing w:after="60"/>
              <w:rPr>
                <w:rFonts w:eastAsia="PMingLiU"/>
                <w:color w:val="000000"/>
                <w:lang w:eastAsia="zh-CN"/>
              </w:rPr>
            </w:pPr>
            <w:r w:rsidRPr="00D42C1E">
              <w:rPr>
                <w:rFonts w:eastAsia="PMingLiU"/>
                <w:color w:val="000000"/>
                <w:lang w:eastAsia="zh-CN"/>
              </w:rPr>
              <w:t>Progression</w:t>
            </w:r>
            <w:r w:rsidR="004D2EC7" w:rsidRPr="00D42C1E">
              <w:rPr>
                <w:rFonts w:eastAsia="PMingLiU"/>
                <w:color w:val="000000"/>
                <w:lang w:eastAsia="zh-CN"/>
              </w:rPr>
              <w:t>-f</w:t>
            </w:r>
            <w:r w:rsidRPr="00D42C1E">
              <w:rPr>
                <w:rFonts w:eastAsia="PMingLiU"/>
                <w:color w:val="000000"/>
                <w:lang w:eastAsia="zh-CN"/>
              </w:rPr>
              <w:t xml:space="preserve">ree </w:t>
            </w:r>
            <w:r w:rsidR="004D2EC7" w:rsidRPr="00D42C1E">
              <w:rPr>
                <w:rFonts w:eastAsia="PMingLiU"/>
                <w:color w:val="000000"/>
                <w:lang w:eastAsia="zh-CN"/>
              </w:rPr>
              <w:t>s</w:t>
            </w:r>
            <w:r w:rsidRPr="00D42C1E">
              <w:rPr>
                <w:rFonts w:eastAsia="PMingLiU"/>
                <w:color w:val="000000"/>
                <w:lang w:eastAsia="zh-CN"/>
              </w:rPr>
              <w:t>urvival</w:t>
            </w:r>
          </w:p>
        </w:tc>
      </w:tr>
      <w:tr w:rsidR="0073071A" w:rsidRPr="00D42C1E" ns2:paraId="4D9CFE9E"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78C99BE4" ns2:textId="77777777" w:rsidR="0073071A" w:rsidRPr="00D42C1E" w:rsidRDefault="0073071A" w:rsidP="00F67214">
            <w:pPr>
              <w:spacing w:after="60"/>
              <w:rPr>
                <w:color w:val="000000"/>
                <w:lang w:eastAsia="zh-CN"/>
              </w:rPr>
            </w:pPr>
            <w:r w:rsidRPr="00D42C1E">
              <w:rPr>
                <w:color w:val="000000"/>
                <w:lang w:eastAsia="zh-CN"/>
              </w:rPr>
              <w:t>P-ERK</w:t>
            </w:r>
          </w:p>
        </w:tc>
        <w:tc>
          <w:tcPr>
            <w:tcW w:w="3600" w:type="pct"/>
            <w:tcBorders>
              <w:top w:val="single" w:sz="2" w:space="0" w:color="auto"/>
              <w:left w:val="single" w:sz="4" w:space="0" w:color="auto"/>
              <w:bottom w:val="single" w:sz="2" w:space="0" w:color="auto"/>
              <w:right w:val="single" w:sz="4" w:space="0" w:color="auto"/>
            </w:tcBorders>
            <w:vAlign w:val="center"/>
          </w:tcPr>
          <w:p ns2:paraId="696E7575" ns2:textId="66516F77" w:rsidR="0073071A" w:rsidRPr="00D42C1E" w:rsidRDefault="0073071A" w:rsidP="00F67214">
            <w:pPr>
              <w:spacing w:after="60"/>
              <w:rPr>
                <w:rFonts w:eastAsia="PMingLiU"/>
                <w:color w:val="000000"/>
                <w:lang w:eastAsia="zh-CN"/>
              </w:rPr>
            </w:pPr>
            <w:r w:rsidRPr="00D42C1E">
              <w:rPr>
                <w:rFonts w:eastAsia="PMingLiU"/>
                <w:color w:val="000000"/>
                <w:lang w:eastAsia="zh-CN"/>
              </w:rPr>
              <w:t xml:space="preserve">Phosphorylated </w:t>
            </w:r>
            <w:r w:rsidR="004D2EC7" w:rsidRPr="00D42C1E">
              <w:rPr>
                <w:rFonts w:eastAsia="PMingLiU"/>
                <w:color w:val="000000"/>
                <w:lang w:eastAsia="zh-CN"/>
              </w:rPr>
              <w:t>e</w:t>
            </w:r>
            <w:r w:rsidRPr="00D42C1E">
              <w:rPr>
                <w:rFonts w:eastAsia="PMingLiU"/>
                <w:color w:val="000000"/>
                <w:lang w:eastAsia="zh-CN"/>
              </w:rPr>
              <w:t xml:space="preserve">xtracellular </w:t>
            </w:r>
            <w:r w:rsidR="004D2EC7" w:rsidRPr="00D42C1E">
              <w:rPr>
                <w:rFonts w:eastAsia="PMingLiU"/>
                <w:color w:val="000000"/>
                <w:lang w:eastAsia="zh-CN"/>
              </w:rPr>
              <w:t>s</w:t>
            </w:r>
            <w:r w:rsidRPr="00D42C1E">
              <w:rPr>
                <w:rFonts w:eastAsia="PMingLiU"/>
                <w:color w:val="000000"/>
                <w:lang w:eastAsia="zh-CN"/>
              </w:rPr>
              <w:t>ignal-</w:t>
            </w:r>
            <w:r w:rsidR="004D2EC7" w:rsidRPr="00D42C1E">
              <w:rPr>
                <w:rFonts w:eastAsia="PMingLiU"/>
                <w:color w:val="000000"/>
                <w:lang w:eastAsia="zh-CN"/>
              </w:rPr>
              <w:t>r</w:t>
            </w:r>
            <w:r w:rsidRPr="00D42C1E">
              <w:rPr>
                <w:rFonts w:eastAsia="PMingLiU"/>
                <w:color w:val="000000"/>
                <w:lang w:eastAsia="zh-CN"/>
              </w:rPr>
              <w:t xml:space="preserve">egulated </w:t>
            </w:r>
            <w:r w:rsidR="004D2EC7" w:rsidRPr="00D42C1E">
              <w:rPr>
                <w:rFonts w:eastAsia="PMingLiU"/>
                <w:color w:val="000000"/>
                <w:lang w:eastAsia="zh-CN"/>
              </w:rPr>
              <w:t>k</w:t>
            </w:r>
            <w:r w:rsidRPr="00D42C1E">
              <w:rPr>
                <w:rFonts w:eastAsia="PMingLiU"/>
                <w:color w:val="000000"/>
                <w:lang w:eastAsia="zh-CN"/>
              </w:rPr>
              <w:t>inase</w:t>
            </w:r>
          </w:p>
        </w:tc>
      </w:tr>
      <w:tr w:rsidR="0073071A" w:rsidRPr="00D42C1E" ns2:paraId="7715F40F"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ns2:paraId="60948BDB" ns2:textId="77777777" w:rsidR="0073071A" w:rsidRPr="00D42C1E" w:rsidRDefault="0073071A" w:rsidP="00F67214">
            <w:pPr>
              <w:spacing w:after="60"/>
              <w:rPr>
                <w:color w:val="000000"/>
                <w:lang w:eastAsia="zh-CN"/>
              </w:rPr>
            </w:pPr>
            <w:r w:rsidRPr="00D42C1E">
              <w:rPr>
                <w:rFonts w:eastAsia="PMingLiU"/>
                <w:color w:val="000000"/>
                <w:lang w:eastAsia="zh-CN"/>
              </w:rPr>
              <w:t>PK</w:t>
            </w:r>
          </w:p>
        </w:tc>
        <w:tc>
          <w:tcPr>
            <w:tcW w:w="3600" w:type="pct"/>
            <w:tcBorders>
              <w:top w:val="single" w:sz="2" w:space="0" w:color="auto"/>
              <w:left w:val="single" w:sz="4" w:space="0" w:color="auto"/>
              <w:bottom w:val="single" w:sz="2" w:space="0" w:color="auto"/>
              <w:right w:val="single" w:sz="4" w:space="0" w:color="auto"/>
            </w:tcBorders>
            <w:vAlign w:val="center"/>
            <w:hideMark/>
          </w:tcPr>
          <w:p ns2:paraId="3DC62F6B" ns2:textId="77777777" w:rsidR="0073071A" w:rsidRPr="00D42C1E" w:rsidRDefault="0073071A" w:rsidP="00F67214">
            <w:pPr>
              <w:spacing w:after="60"/>
              <w:rPr>
                <w:color w:val="000000"/>
                <w:lang w:eastAsia="zh-CN"/>
              </w:rPr>
            </w:pPr>
            <w:r w:rsidRPr="00D42C1E">
              <w:rPr>
                <w:rFonts w:eastAsia="PMingLiU"/>
                <w:color w:val="000000"/>
                <w:lang w:eastAsia="zh-CN"/>
              </w:rPr>
              <w:t>Pharmacokinetic(s)</w:t>
            </w:r>
          </w:p>
        </w:tc>
      </w:tr>
      <w:tr w:rsidR="0073071A" w:rsidRPr="00D42C1E" ns2:paraId="160453B2"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2040DBA3" ns2:textId="77777777" w:rsidR="0073071A" w:rsidRPr="00D42C1E" w:rsidRDefault="0073071A" w:rsidP="00F67214">
            <w:pPr>
              <w:spacing w:after="60"/>
              <w:rPr>
                <w:rFonts w:eastAsia="PMingLiU"/>
                <w:color w:val="000000"/>
                <w:lang w:eastAsia="zh-CN"/>
              </w:rPr>
            </w:pPr>
            <w:r w:rsidRPr="00D42C1E">
              <w:rPr>
                <w:rFonts w:eastAsia="PMingLiU"/>
                <w:color w:val="000000"/>
                <w:lang w:eastAsia="zh-CN"/>
              </w:rPr>
              <w:t>PK/PD</w:t>
            </w:r>
          </w:p>
        </w:tc>
        <w:tc>
          <w:tcPr>
            <w:tcW w:w="3600" w:type="pct"/>
            <w:tcBorders>
              <w:top w:val="single" w:sz="2" w:space="0" w:color="auto"/>
              <w:left w:val="single" w:sz="4" w:space="0" w:color="auto"/>
              <w:bottom w:val="single" w:sz="2" w:space="0" w:color="auto"/>
              <w:right w:val="single" w:sz="4" w:space="0" w:color="auto"/>
            </w:tcBorders>
            <w:vAlign w:val="center"/>
          </w:tcPr>
          <w:p ns2:paraId="7336BD2D" ns2:textId="62E19DCD" w:rsidR="0073071A" w:rsidRPr="00D42C1E" w:rsidRDefault="004D2EC7" w:rsidP="00F67214">
            <w:pPr>
              <w:spacing w:after="60"/>
              <w:rPr>
                <w:rFonts w:eastAsia="PMingLiU"/>
                <w:color w:val="000000"/>
                <w:lang w:eastAsia="zh-CN"/>
              </w:rPr>
            </w:pPr>
            <w:r w:rsidRPr="00D42C1E">
              <w:rPr>
                <w:rFonts w:eastAsia="PMingLiU"/>
                <w:color w:val="000000"/>
                <w:lang w:eastAsia="zh-CN"/>
              </w:rPr>
              <w:t>P</w:t>
            </w:r>
            <w:r w:rsidR="0073071A" w:rsidRPr="00D42C1E">
              <w:rPr>
                <w:rFonts w:eastAsia="PMingLiU"/>
                <w:color w:val="000000"/>
                <w:lang w:eastAsia="zh-CN"/>
              </w:rPr>
              <w:t>harmacokinetic/pharmacodynamic</w:t>
            </w:r>
          </w:p>
        </w:tc>
      </w:tr>
      <w:tr w:rsidR="0073071A" w:rsidRPr="00D42C1E" ns2:paraId="1CEE3768"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3F0BA051" ns2:textId="77777777" w:rsidR="0073071A" w:rsidRPr="00D42C1E" w:rsidRDefault="0073071A" w:rsidP="00F67214">
            <w:pPr>
              <w:spacing w:after="60"/>
              <w:rPr>
                <w:color w:val="000000"/>
                <w:lang w:eastAsia="zh-CN"/>
              </w:rPr>
            </w:pPr>
            <w:r w:rsidRPr="00D42C1E">
              <w:rPr>
                <w:color w:val="000000"/>
                <w:lang w:eastAsia="zh-CN"/>
              </w:rPr>
              <w:t>PopPK</w:t>
            </w:r>
          </w:p>
        </w:tc>
        <w:tc>
          <w:tcPr>
            <w:tcW w:w="3600" w:type="pct"/>
            <w:tcBorders>
              <w:top w:val="single" w:sz="2" w:space="0" w:color="auto"/>
              <w:left w:val="single" w:sz="4" w:space="0" w:color="auto"/>
              <w:bottom w:val="single" w:sz="2" w:space="0" w:color="auto"/>
              <w:right w:val="single" w:sz="4" w:space="0" w:color="auto"/>
            </w:tcBorders>
            <w:vAlign w:val="center"/>
          </w:tcPr>
          <w:p ns2:paraId="3C12164C" ns2:textId="77777777" w:rsidR="0073071A" w:rsidRPr="00D42C1E" w:rsidRDefault="0073071A" w:rsidP="00F67214">
            <w:pPr>
              <w:spacing w:after="60"/>
              <w:rPr>
                <w:color w:val="000000"/>
                <w:lang w:eastAsia="zh-CN"/>
              </w:rPr>
            </w:pPr>
            <w:r w:rsidRPr="00D42C1E">
              <w:rPr>
                <w:color w:val="000000"/>
                <w:lang w:eastAsia="zh-CN"/>
              </w:rPr>
              <w:t>Population PK</w:t>
            </w:r>
          </w:p>
        </w:tc>
      </w:tr>
      <w:tr w:rsidR="0073071A" w:rsidRPr="00D42C1E" ns2:paraId="36F651F9"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79D0436E" ns2:textId="77777777" w:rsidR="0073071A" w:rsidRPr="00D42C1E" w:rsidRDefault="0073071A" w:rsidP="00F67214">
            <w:pPr>
              <w:spacing w:after="60"/>
              <w:rPr>
                <w:color w:val="000000"/>
                <w:lang w:eastAsia="zh-CN"/>
              </w:rPr>
            </w:pPr>
            <w:r w:rsidRPr="00D42C1E">
              <w:rPr>
                <w:color w:val="000000"/>
                <w:lang w:eastAsia="zh-CN"/>
              </w:rPr>
              <w:t>PR</w:t>
            </w:r>
          </w:p>
        </w:tc>
        <w:tc>
          <w:tcPr>
            <w:tcW w:w="3600" w:type="pct"/>
            <w:tcBorders>
              <w:top w:val="single" w:sz="2" w:space="0" w:color="auto"/>
              <w:left w:val="single" w:sz="4" w:space="0" w:color="auto"/>
              <w:bottom w:val="single" w:sz="2" w:space="0" w:color="auto"/>
              <w:right w:val="single" w:sz="4" w:space="0" w:color="auto"/>
            </w:tcBorders>
            <w:vAlign w:val="center"/>
          </w:tcPr>
          <w:p ns2:paraId="45B7CB12" ns2:textId="046FA821" w:rsidR="0073071A" w:rsidRPr="00D42C1E" w:rsidRDefault="0073071A" w:rsidP="00F67214">
            <w:pPr>
              <w:spacing w:after="60"/>
              <w:rPr>
                <w:color w:val="000000"/>
                <w:lang w:eastAsia="zh-CN"/>
              </w:rPr>
            </w:pPr>
            <w:r w:rsidRPr="00D42C1E">
              <w:rPr>
                <w:color w:val="000000"/>
                <w:lang w:eastAsia="zh-CN"/>
              </w:rPr>
              <w:t xml:space="preserve">Partial </w:t>
            </w:r>
            <w:r w:rsidR="004D2EC7" w:rsidRPr="00D42C1E">
              <w:rPr>
                <w:color w:val="000000"/>
                <w:lang w:eastAsia="zh-CN"/>
              </w:rPr>
              <w:t>r</w:t>
            </w:r>
            <w:r w:rsidRPr="00D42C1E">
              <w:rPr>
                <w:color w:val="000000"/>
                <w:lang w:eastAsia="zh-CN"/>
              </w:rPr>
              <w:t>esponse</w:t>
            </w:r>
          </w:p>
        </w:tc>
      </w:tr>
      <w:tr w:rsidR="0073071A" w:rsidRPr="00D42C1E" ns2:paraId="230F0E57"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22B38E88" ns2:textId="77777777" w:rsidR="0073071A" w:rsidRPr="00D42C1E" w:rsidRDefault="0073071A" w:rsidP="00F67214">
            <w:pPr>
              <w:spacing w:after="60"/>
              <w:rPr>
                <w:color w:val="000000"/>
                <w:lang w:eastAsia="zh-CN"/>
              </w:rPr>
            </w:pPr>
            <w:r w:rsidRPr="00D42C1E">
              <w:rPr>
                <w:color w:val="000000"/>
                <w:lang w:eastAsia="zh-CN"/>
              </w:rPr>
              <w:t>PT</w:t>
            </w:r>
          </w:p>
        </w:tc>
        <w:tc>
          <w:tcPr>
            <w:tcW w:w="3600" w:type="pct"/>
            <w:tcBorders>
              <w:top w:val="single" w:sz="2" w:space="0" w:color="auto"/>
              <w:left w:val="single" w:sz="4" w:space="0" w:color="auto"/>
              <w:bottom w:val="single" w:sz="2" w:space="0" w:color="auto"/>
              <w:right w:val="single" w:sz="4" w:space="0" w:color="auto"/>
            </w:tcBorders>
            <w:vAlign w:val="center"/>
          </w:tcPr>
          <w:p ns2:paraId="5D6FBF69" ns2:textId="77777777" w:rsidR="0073071A" w:rsidRPr="00D42C1E" w:rsidRDefault="0073071A" w:rsidP="00F67214">
            <w:pPr>
              <w:spacing w:after="60"/>
              <w:rPr>
                <w:color w:val="000000"/>
                <w:lang w:eastAsia="zh-CN"/>
              </w:rPr>
            </w:pPr>
            <w:r w:rsidRPr="00D42C1E">
              <w:rPr>
                <w:color w:val="000000"/>
                <w:lang w:eastAsia="zh-CN"/>
              </w:rPr>
              <w:t>Preferred Term</w:t>
            </w:r>
          </w:p>
        </w:tc>
      </w:tr>
      <w:tr w:rsidR="00824976" w:rsidRPr="00D42C1E" ns2:paraId="02EBEC82"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01B9A74B" ns2:textId="5D7729D2" w:rsidR="00824976" w:rsidRPr="00D42C1E" w:rsidRDefault="00824976" w:rsidP="00F67214">
            <w:pPr>
              <w:spacing w:after="60"/>
              <w:rPr>
                <w:color w:val="000000"/>
                <w:lang w:eastAsia="zh-CN"/>
              </w:rPr>
            </w:pPr>
            <w:r>
              <w:rPr>
                <w:color w:val="000000"/>
                <w:lang w:eastAsia="zh-CN"/>
              </w:rPr>
              <w:t>qd</w:t>
            </w:r>
          </w:p>
        </w:tc>
        <w:tc>
          <w:tcPr>
            <w:tcW w:w="3600" w:type="pct"/>
            <w:tcBorders>
              <w:top w:val="single" w:sz="2" w:space="0" w:color="auto"/>
              <w:left w:val="single" w:sz="4" w:space="0" w:color="auto"/>
              <w:bottom w:val="single" w:sz="2" w:space="0" w:color="auto"/>
              <w:right w:val="single" w:sz="4" w:space="0" w:color="auto"/>
            </w:tcBorders>
            <w:vAlign w:val="center"/>
          </w:tcPr>
          <w:p ns2:paraId="4A5390EF" ns2:textId="1322CF12" w:rsidR="00824976" w:rsidRPr="00D42C1E" w:rsidRDefault="00824976" w:rsidP="00F67214">
            <w:pPr>
              <w:spacing w:after="60"/>
              <w:rPr>
                <w:color w:val="000000"/>
                <w:lang w:eastAsia="zh-CN"/>
              </w:rPr>
            </w:pPr>
            <w:r>
              <w:rPr>
                <w:color w:val="000000"/>
                <w:lang w:eastAsia="zh-CN"/>
              </w:rPr>
              <w:t>Once a day</w:t>
            </w:r>
          </w:p>
        </w:tc>
      </w:tr>
      <w:tr w:rsidR="00925A7F" w:rsidRPr="00D42C1E" ns2:paraId="29BF9B69"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594E2C8D" ns2:textId="116A664E" w:rsidR="00925A7F" w:rsidRPr="00D42C1E" w:rsidRDefault="00925A7F" w:rsidP="00F67214">
            <w:pPr>
              <w:spacing w:after="60"/>
              <w:rPr>
                <w:color w:val="000000"/>
                <w:lang w:eastAsia="zh-CN"/>
              </w:rPr>
            </w:pPr>
            <w:r w:rsidRPr="00D42C1E">
              <w:rPr>
                <w:color w:val="000000"/>
                <w:lang w:eastAsia="zh-CN"/>
              </w:rPr>
              <w:t>q4d</w:t>
            </w:r>
          </w:p>
        </w:tc>
        <w:tc>
          <w:tcPr>
            <w:tcW w:w="3600" w:type="pct"/>
            <w:tcBorders>
              <w:top w:val="single" w:sz="2" w:space="0" w:color="auto"/>
              <w:left w:val="single" w:sz="4" w:space="0" w:color="auto"/>
              <w:bottom w:val="single" w:sz="2" w:space="0" w:color="auto"/>
              <w:right w:val="single" w:sz="4" w:space="0" w:color="auto"/>
            </w:tcBorders>
            <w:noWrap/>
            <w:vAlign w:val="center"/>
          </w:tcPr>
          <w:p ns2:paraId="270FF1E5" ns2:textId="2A13F87C" w:rsidR="00925A7F" w:rsidRPr="00D42C1E" w:rsidRDefault="00925A7F" w:rsidP="00F67214">
            <w:pPr>
              <w:spacing w:after="60"/>
              <w:rPr>
                <w:color w:val="000000"/>
                <w:lang w:eastAsia="zh-CN"/>
              </w:rPr>
            </w:pPr>
            <w:r w:rsidRPr="00D42C1E">
              <w:rPr>
                <w:color w:val="000000"/>
                <w:lang w:eastAsia="zh-CN"/>
              </w:rPr>
              <w:t>Once every 4 days</w:t>
            </w:r>
          </w:p>
        </w:tc>
      </w:tr>
      <w:tr w:rsidR="0073071A" w:rsidRPr="00D42C1E" ns2:paraId="6BA6424F"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13A5E85D" ns2:textId="77777777" w:rsidR="0073071A" w:rsidRPr="00D42C1E" w:rsidRDefault="0073071A" w:rsidP="00F67214">
            <w:pPr>
              <w:spacing w:after="60"/>
              <w:rPr>
                <w:color w:val="000000"/>
                <w:lang w:eastAsia="zh-CN"/>
              </w:rPr>
            </w:pPr>
            <w:r w:rsidRPr="00D42C1E">
              <w:rPr>
                <w:color w:val="000000"/>
                <w:lang w:eastAsia="zh-CN"/>
              </w:rPr>
              <w:t>qw</w:t>
            </w:r>
          </w:p>
        </w:tc>
        <w:tc>
          <w:tcPr>
            <w:tcW w:w="3600" w:type="pct"/>
            <w:tcBorders>
              <w:top w:val="single" w:sz="2" w:space="0" w:color="auto"/>
              <w:left w:val="single" w:sz="4" w:space="0" w:color="auto"/>
              <w:bottom w:val="single" w:sz="2" w:space="0" w:color="auto"/>
              <w:right w:val="single" w:sz="4" w:space="0" w:color="auto"/>
            </w:tcBorders>
            <w:noWrap/>
            <w:vAlign w:val="center"/>
          </w:tcPr>
          <w:p ns2:paraId="5ECFF992" ns2:textId="4A91A79F" w:rsidR="0073071A" w:rsidRPr="00D42C1E" w:rsidRDefault="0073071A" w:rsidP="00F67214">
            <w:pPr>
              <w:spacing w:after="60"/>
              <w:rPr>
                <w:color w:val="000000"/>
                <w:lang w:eastAsia="zh-CN"/>
              </w:rPr>
            </w:pPr>
            <w:r w:rsidRPr="00D42C1E">
              <w:rPr>
                <w:color w:val="000000"/>
                <w:lang w:eastAsia="zh-CN"/>
              </w:rPr>
              <w:t xml:space="preserve">Once </w:t>
            </w:r>
            <w:r w:rsidR="00FD5B74" w:rsidRPr="00D42C1E">
              <w:rPr>
                <w:color w:val="000000"/>
                <w:lang w:eastAsia="zh-CN"/>
              </w:rPr>
              <w:t>weekly</w:t>
            </w:r>
          </w:p>
        </w:tc>
      </w:tr>
      <w:tr w:rsidR="0073071A" w:rsidRPr="00D42C1E" ns2:paraId="739C04DF"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644ABC98" ns2:textId="77777777" w:rsidR="0073071A" w:rsidRPr="00D42C1E" w:rsidRDefault="0073071A" w:rsidP="00F67214">
            <w:pPr>
              <w:spacing w:after="60"/>
              <w:rPr>
                <w:color w:val="000000"/>
                <w:lang w:eastAsia="zh-CN"/>
              </w:rPr>
            </w:pPr>
            <w:r w:rsidRPr="00D42C1E">
              <w:rPr>
                <w:color w:val="000000"/>
                <w:lang w:eastAsia="zh-CN"/>
              </w:rPr>
              <w:t>q1w</w:t>
            </w:r>
          </w:p>
        </w:tc>
        <w:tc>
          <w:tcPr>
            <w:tcW w:w="3600" w:type="pct"/>
            <w:tcBorders>
              <w:top w:val="single" w:sz="2" w:space="0" w:color="auto"/>
              <w:left w:val="single" w:sz="4" w:space="0" w:color="auto"/>
              <w:bottom w:val="single" w:sz="2" w:space="0" w:color="auto"/>
              <w:right w:val="single" w:sz="4" w:space="0" w:color="auto"/>
            </w:tcBorders>
            <w:noWrap/>
            <w:vAlign w:val="center"/>
          </w:tcPr>
          <w:p ns2:paraId="223202A4" ns2:textId="70568D78" w:rsidR="0073071A" w:rsidRPr="00D42C1E" w:rsidRDefault="00834FC3" w:rsidP="00F67214">
            <w:pPr>
              <w:spacing w:after="60"/>
              <w:rPr>
                <w:color w:val="000000"/>
                <w:lang w:eastAsia="zh-CN"/>
              </w:rPr>
            </w:pPr>
            <w:r w:rsidRPr="00D42C1E">
              <w:rPr>
                <w:color w:val="000000"/>
                <w:lang w:eastAsia="zh-CN"/>
              </w:rPr>
              <w:t>Once weekly</w:t>
            </w:r>
          </w:p>
        </w:tc>
      </w:tr>
      <w:tr w:rsidR="0073071A" w:rsidRPr="00D42C1E" ns2:paraId="27CD0B16"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ns2:paraId="4373E12A" ns2:textId="77777777" w:rsidR="0073071A" w:rsidRPr="00D42C1E" w:rsidRDefault="0073071A" w:rsidP="00F67214">
            <w:pPr>
              <w:spacing w:after="60"/>
              <w:rPr>
                <w:color w:val="000000"/>
                <w:lang w:eastAsia="zh-CN"/>
              </w:rPr>
            </w:pPr>
            <w:r w:rsidRPr="00D42C1E">
              <w:rPr>
                <w:color w:val="000000"/>
                <w:lang w:eastAsia="zh-CN"/>
              </w:rPr>
              <w:t>q2w</w:t>
            </w:r>
          </w:p>
        </w:tc>
        <w:tc>
          <w:tcPr>
            <w:tcW w:w="3600" w:type="pct"/>
            <w:tcBorders>
              <w:top w:val="single" w:sz="2" w:space="0" w:color="auto"/>
              <w:left w:val="single" w:sz="4" w:space="0" w:color="auto"/>
              <w:bottom w:val="single" w:sz="2" w:space="0" w:color="auto"/>
              <w:right w:val="single" w:sz="4" w:space="0" w:color="auto"/>
            </w:tcBorders>
            <w:noWrap/>
            <w:vAlign w:val="center"/>
            <w:hideMark/>
          </w:tcPr>
          <w:p ns2:paraId="4F91CF5D" ns2:textId="437E1CD2" w:rsidR="0073071A" w:rsidRPr="00D42C1E" w:rsidRDefault="0073071A" w:rsidP="00F67214">
            <w:pPr>
              <w:spacing w:after="60"/>
              <w:rPr>
                <w:color w:val="000000"/>
                <w:lang w:eastAsia="zh-CN"/>
              </w:rPr>
            </w:pPr>
            <w:r w:rsidRPr="00D42C1E">
              <w:rPr>
                <w:color w:val="000000"/>
                <w:lang w:eastAsia="zh-CN"/>
              </w:rPr>
              <w:t xml:space="preserve">Every 2 </w:t>
            </w:r>
            <w:r w:rsidR="004D2EC7" w:rsidRPr="00D42C1E">
              <w:rPr>
                <w:color w:val="000000"/>
                <w:lang w:eastAsia="zh-CN"/>
              </w:rPr>
              <w:t>w</w:t>
            </w:r>
            <w:r w:rsidRPr="00D42C1E">
              <w:rPr>
                <w:color w:val="000000"/>
                <w:lang w:eastAsia="zh-CN"/>
              </w:rPr>
              <w:t xml:space="preserve">eeks </w:t>
            </w:r>
          </w:p>
        </w:tc>
      </w:tr>
      <w:tr w:rsidR="0073071A" w:rsidRPr="00D42C1E" ns2:paraId="76F3A1DC"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002F1ED7" ns2:textId="77777777" w:rsidR="0073071A" w:rsidRPr="00D42C1E" w:rsidRDefault="0073071A" w:rsidP="00F67214">
            <w:pPr>
              <w:spacing w:after="60"/>
              <w:rPr>
                <w:color w:val="000000"/>
                <w:lang w:eastAsia="zh-CN"/>
              </w:rPr>
            </w:pPr>
            <w:r w:rsidRPr="00D42C1E">
              <w:rPr>
                <w:color w:val="000000"/>
                <w:lang w:eastAsia="zh-CN"/>
              </w:rPr>
              <w:t>q3w</w:t>
            </w:r>
          </w:p>
        </w:tc>
        <w:tc>
          <w:tcPr>
            <w:tcW w:w="3600" w:type="pct"/>
            <w:tcBorders>
              <w:top w:val="single" w:sz="2" w:space="0" w:color="auto"/>
              <w:left w:val="single" w:sz="4" w:space="0" w:color="auto"/>
              <w:bottom w:val="single" w:sz="2" w:space="0" w:color="auto"/>
              <w:right w:val="single" w:sz="4" w:space="0" w:color="auto"/>
            </w:tcBorders>
            <w:noWrap/>
            <w:vAlign w:val="center"/>
          </w:tcPr>
          <w:p ns2:paraId="2ABEDB66" ns2:textId="5824713D" w:rsidR="0073071A" w:rsidRPr="00D42C1E" w:rsidRDefault="0073071A" w:rsidP="00F67214">
            <w:pPr>
              <w:spacing w:after="60"/>
              <w:rPr>
                <w:color w:val="000000"/>
                <w:lang w:eastAsia="zh-CN"/>
              </w:rPr>
            </w:pPr>
            <w:r w:rsidRPr="00D42C1E">
              <w:rPr>
                <w:color w:val="000000"/>
                <w:lang w:eastAsia="zh-CN"/>
              </w:rPr>
              <w:t xml:space="preserve">Every 3 </w:t>
            </w:r>
            <w:r w:rsidR="004D2EC7" w:rsidRPr="00D42C1E">
              <w:rPr>
                <w:color w:val="000000"/>
                <w:lang w:eastAsia="zh-CN"/>
              </w:rPr>
              <w:t>w</w:t>
            </w:r>
            <w:r w:rsidRPr="00D42C1E">
              <w:rPr>
                <w:color w:val="000000"/>
                <w:lang w:eastAsia="zh-CN"/>
              </w:rPr>
              <w:t>eeks</w:t>
            </w:r>
          </w:p>
        </w:tc>
      </w:tr>
      <w:tr w:rsidR="00FD5B74" w:rsidRPr="00D42C1E" ns2:paraId="51CED87C"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331FAA75" ns2:textId="6DB21365" w:rsidR="00FD5B74" w:rsidRPr="00D42C1E" w:rsidRDefault="00FD5B74" w:rsidP="00F67214">
            <w:pPr>
              <w:spacing w:after="60"/>
              <w:rPr>
                <w:color w:val="000000"/>
                <w:lang w:eastAsia="zh-CN"/>
              </w:rPr>
            </w:pPr>
            <w:r w:rsidRPr="00D42C1E">
              <w:rPr>
                <w:color w:val="000000"/>
                <w:lang w:eastAsia="zh-CN"/>
              </w:rPr>
              <w:t>q6w</w:t>
            </w:r>
          </w:p>
        </w:tc>
        <w:tc>
          <w:tcPr>
            <w:tcW w:w="3600" w:type="pct"/>
            <w:tcBorders>
              <w:top w:val="single" w:sz="2" w:space="0" w:color="auto"/>
              <w:left w:val="single" w:sz="4" w:space="0" w:color="auto"/>
              <w:bottom w:val="single" w:sz="2" w:space="0" w:color="auto"/>
              <w:right w:val="single" w:sz="4" w:space="0" w:color="auto"/>
            </w:tcBorders>
            <w:noWrap/>
            <w:vAlign w:val="center"/>
          </w:tcPr>
          <w:p ns2:paraId="60DB22B1" ns2:textId="271D96C9" w:rsidR="00FD5B74" w:rsidRPr="00D42C1E" w:rsidRDefault="00FD5B74" w:rsidP="00F67214">
            <w:pPr>
              <w:spacing w:after="60"/>
              <w:rPr>
                <w:color w:val="000000"/>
                <w:lang w:eastAsia="zh-CN"/>
              </w:rPr>
            </w:pPr>
            <w:r w:rsidRPr="00D42C1E">
              <w:rPr>
                <w:color w:val="000000"/>
                <w:lang w:eastAsia="zh-CN"/>
              </w:rPr>
              <w:t>Every 6 weeks</w:t>
            </w:r>
          </w:p>
        </w:tc>
      </w:tr>
      <w:tr w:rsidR="00FD5B74" w:rsidRPr="00D42C1E" ns2:paraId="5AADFCC3"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35"/>
        </w:trPr>
        <w:tc>
          <w:tcPr>
            <w:tcW w:w="1400" w:type="pct"/>
            <w:tcBorders>
              <w:top w:val="single" w:sz="2" w:space="0" w:color="auto"/>
              <w:left w:val="single" w:sz="4" w:space="0" w:color="auto"/>
              <w:bottom w:val="single" w:sz="2" w:space="0" w:color="auto"/>
              <w:right w:val="single" w:sz="4" w:space="0" w:color="auto"/>
            </w:tcBorders>
            <w:vAlign w:val="center"/>
          </w:tcPr>
          <w:p ns2:paraId="7B9559EC" ns2:textId="77777777" w:rsidR="00FD5B74" w:rsidRPr="00D42C1E" w:rsidRDefault="00FD5B74" w:rsidP="00F67214">
            <w:pPr>
              <w:spacing w:after="60"/>
              <w:rPr>
                <w:color w:val="000000"/>
                <w:lang w:eastAsia="zh-CN"/>
              </w:rPr>
            </w:pPr>
            <w:r w:rsidRPr="00D42C1E">
              <w:rPr>
                <w:color w:val="000000"/>
                <w:lang w:eastAsia="zh-CN"/>
              </w:rPr>
              <w:t>QT</w:t>
            </w:r>
          </w:p>
        </w:tc>
        <w:tc>
          <w:tcPr>
            <w:tcW w:w="3600" w:type="pct"/>
            <w:tcBorders>
              <w:top w:val="single" w:sz="2" w:space="0" w:color="auto"/>
              <w:left w:val="single" w:sz="4" w:space="0" w:color="auto"/>
              <w:bottom w:val="single" w:sz="2" w:space="0" w:color="auto"/>
              <w:right w:val="single" w:sz="4" w:space="0" w:color="auto"/>
            </w:tcBorders>
            <w:noWrap/>
            <w:vAlign w:val="center"/>
          </w:tcPr>
          <w:p ns2:paraId="2BA7AD3E" ns2:textId="09191FE8" w:rsidR="00FD5B74" w:rsidRPr="00D42C1E" w:rsidRDefault="00FD5B74" w:rsidP="00F67214">
            <w:pPr>
              <w:spacing w:after="60"/>
              <w:rPr>
                <w:color w:val="000000"/>
                <w:lang w:eastAsia="zh-CN"/>
              </w:rPr>
            </w:pPr>
            <w:r w:rsidRPr="00D42C1E">
              <w:rPr>
                <w:color w:val="000000" w:themeColor="text1"/>
              </w:rPr>
              <w:t>HR-corrected QT interval</w:t>
            </w:r>
          </w:p>
        </w:tc>
      </w:tr>
      <w:tr w:rsidR="00FD5B74" w:rsidRPr="00D42C1E" ns2:paraId="1EC854CC"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35"/>
        </w:trPr>
        <w:tc>
          <w:tcPr>
            <w:tcW w:w="1400" w:type="pct"/>
            <w:tcBorders>
              <w:top w:val="single" w:sz="2" w:space="0" w:color="auto"/>
              <w:left w:val="single" w:sz="4" w:space="0" w:color="auto"/>
              <w:bottom w:val="single" w:sz="2" w:space="0" w:color="auto"/>
              <w:right w:val="single" w:sz="4" w:space="0" w:color="auto"/>
            </w:tcBorders>
            <w:vAlign w:val="center"/>
          </w:tcPr>
          <w:p ns2:paraId="5FC6AB7D" ns2:textId="77777777" w:rsidR="00FD5B74" w:rsidRPr="00D42C1E" w:rsidRDefault="00FD5B74" w:rsidP="00F67214">
            <w:pPr>
              <w:spacing w:after="60"/>
              <w:rPr>
                <w:color w:val="000000"/>
                <w:lang w:eastAsia="zh-CN"/>
              </w:rPr>
            </w:pPr>
            <w:r w:rsidRPr="00D42C1E">
              <w:rPr>
                <w:color w:val="000000"/>
                <w:lang w:eastAsia="zh-CN"/>
              </w:rPr>
              <w:t>QTc</w:t>
            </w:r>
          </w:p>
        </w:tc>
        <w:tc>
          <w:tcPr>
            <w:tcW w:w="3600" w:type="pct"/>
            <w:tcBorders>
              <w:top w:val="single" w:sz="2" w:space="0" w:color="auto"/>
              <w:left w:val="single" w:sz="4" w:space="0" w:color="auto"/>
              <w:bottom w:val="single" w:sz="2" w:space="0" w:color="auto"/>
              <w:right w:val="single" w:sz="4" w:space="0" w:color="auto"/>
            </w:tcBorders>
            <w:noWrap/>
            <w:vAlign w:val="center"/>
          </w:tcPr>
          <w:p ns2:paraId="63ADD4C4" ns2:textId="77777777" w:rsidR="00FD5B74" w:rsidRPr="00D42C1E" w:rsidRDefault="00FD5B74" w:rsidP="00F67214">
            <w:pPr>
              <w:spacing w:after="60"/>
              <w:rPr>
                <w:color w:val="000000" w:themeColor="text1"/>
              </w:rPr>
            </w:pPr>
            <w:r w:rsidRPr="00D42C1E">
              <w:rPr>
                <w:color w:val="000000" w:themeColor="text1"/>
              </w:rPr>
              <w:t xml:space="preserve">Corrected QT interval </w:t>
            </w:r>
          </w:p>
        </w:tc>
      </w:tr>
      <w:tr w:rsidR="00FD5B74" w:rsidRPr="00D42C1E" ns2:paraId="49575517"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35"/>
        </w:trPr>
        <w:tc>
          <w:tcPr>
            <w:tcW w:w="1400" w:type="pct"/>
            <w:tcBorders>
              <w:top w:val="single" w:sz="2" w:space="0" w:color="auto"/>
              <w:left w:val="single" w:sz="4" w:space="0" w:color="auto"/>
              <w:bottom w:val="single" w:sz="2" w:space="0" w:color="auto"/>
              <w:right w:val="single" w:sz="4" w:space="0" w:color="auto"/>
            </w:tcBorders>
            <w:vAlign w:val="center"/>
          </w:tcPr>
          <w:p ns2:paraId="0669D7AD" ns2:textId="77777777" w:rsidR="00FD5B74" w:rsidRPr="00D42C1E" w:rsidRDefault="00FD5B74" w:rsidP="00F67214">
            <w:pPr>
              <w:spacing w:after="60"/>
              <w:rPr>
                <w:color w:val="000000"/>
                <w:lang w:eastAsia="zh-CN"/>
              </w:rPr>
            </w:pPr>
            <w:r w:rsidRPr="00D42C1E">
              <w:rPr>
                <w:color w:val="000000"/>
                <w:lang w:eastAsia="zh-CN"/>
              </w:rPr>
              <w:t>QTcB</w:t>
            </w:r>
          </w:p>
        </w:tc>
        <w:tc>
          <w:tcPr>
            <w:tcW w:w="3600" w:type="pct"/>
            <w:tcBorders>
              <w:top w:val="single" w:sz="2" w:space="0" w:color="auto"/>
              <w:left w:val="single" w:sz="4" w:space="0" w:color="auto"/>
              <w:bottom w:val="single" w:sz="2" w:space="0" w:color="auto"/>
              <w:right w:val="single" w:sz="4" w:space="0" w:color="auto"/>
            </w:tcBorders>
            <w:noWrap/>
            <w:vAlign w:val="center"/>
          </w:tcPr>
          <w:p ns2:paraId="2583B8DA" ns2:textId="77777777" w:rsidR="00FD5B74" w:rsidRPr="00D42C1E" w:rsidRDefault="00FD5B74" w:rsidP="00F67214">
            <w:pPr>
              <w:spacing w:after="60"/>
              <w:rPr>
                <w:color w:val="000000"/>
                <w:lang w:eastAsia="zh-CN"/>
              </w:rPr>
            </w:pPr>
            <w:r w:rsidRPr="00D42C1E">
              <w:rPr>
                <w:color w:val="000000" w:themeColor="text1"/>
              </w:rPr>
              <w:t>HR corrected QT interval using Bazett’s correction</w:t>
            </w:r>
          </w:p>
        </w:tc>
      </w:tr>
      <w:tr w:rsidR="00FD5B74" w:rsidRPr="00D42C1E" ns2:paraId="4262DF48"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35"/>
        </w:trPr>
        <w:tc>
          <w:tcPr>
            <w:tcW w:w="1400" w:type="pct"/>
            <w:tcBorders>
              <w:top w:val="single" w:sz="2" w:space="0" w:color="auto"/>
              <w:left w:val="single" w:sz="4" w:space="0" w:color="auto"/>
              <w:bottom w:val="single" w:sz="2" w:space="0" w:color="auto"/>
              <w:right w:val="single" w:sz="4" w:space="0" w:color="auto"/>
            </w:tcBorders>
            <w:vAlign w:val="center"/>
            <w:hideMark/>
          </w:tcPr>
          <w:p ns2:paraId="366841A7" ns2:textId="77777777" w:rsidR="00FD5B74" w:rsidRPr="00D42C1E" w:rsidRDefault="00FD5B74" w:rsidP="00F67214">
            <w:pPr>
              <w:spacing w:after="60"/>
              <w:rPr>
                <w:color w:val="000000"/>
                <w:lang w:eastAsia="zh-CN"/>
              </w:rPr>
            </w:pPr>
            <w:r w:rsidRPr="00D42C1E">
              <w:rPr>
                <w:color w:val="000000"/>
                <w:lang w:eastAsia="zh-CN"/>
              </w:rPr>
              <w:t>RBC</w:t>
            </w:r>
          </w:p>
        </w:tc>
        <w:tc>
          <w:tcPr>
            <w:tcW w:w="3600" w:type="pct"/>
            <w:tcBorders>
              <w:top w:val="single" w:sz="2" w:space="0" w:color="auto"/>
              <w:left w:val="single" w:sz="4" w:space="0" w:color="auto"/>
              <w:bottom w:val="single" w:sz="2" w:space="0" w:color="auto"/>
              <w:right w:val="single" w:sz="4" w:space="0" w:color="auto"/>
            </w:tcBorders>
            <w:noWrap/>
            <w:vAlign w:val="center"/>
            <w:hideMark/>
          </w:tcPr>
          <w:p ns2:paraId="58AB6587" ns2:textId="5B5A975E" w:rsidR="00FD5B74" w:rsidRPr="00D42C1E" w:rsidRDefault="00FD5B74" w:rsidP="00F67214">
            <w:pPr>
              <w:spacing w:after="60"/>
              <w:rPr>
                <w:color w:val="000000"/>
                <w:lang w:eastAsia="zh-CN"/>
              </w:rPr>
            </w:pPr>
            <w:r w:rsidRPr="00D42C1E">
              <w:rPr>
                <w:color w:val="000000"/>
                <w:lang w:eastAsia="zh-CN"/>
              </w:rPr>
              <w:t>Red blood cells</w:t>
            </w:r>
          </w:p>
        </w:tc>
      </w:tr>
      <w:tr w:rsidR="00040531" w:rsidRPr="00D42C1E" ns2:paraId="2D45EDF2"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35"/>
        </w:trPr>
        <w:tc>
          <w:tcPr>
            <w:tcW w:w="1400" w:type="pct"/>
            <w:tcBorders>
              <w:top w:val="single" w:sz="2" w:space="0" w:color="auto"/>
              <w:left w:val="single" w:sz="4" w:space="0" w:color="auto"/>
              <w:bottom w:val="single" w:sz="2" w:space="0" w:color="auto"/>
              <w:right w:val="single" w:sz="4" w:space="0" w:color="auto"/>
            </w:tcBorders>
            <w:vAlign w:val="center"/>
          </w:tcPr>
          <w:p ns2:paraId="5F755D3C" ns2:textId="07139D62" w:rsidR="00040531" w:rsidRPr="00D42C1E" w:rsidRDefault="00040531" w:rsidP="00F67214">
            <w:pPr>
              <w:spacing w:after="60"/>
              <w:rPr>
                <w:color w:val="000000"/>
                <w:lang w:eastAsia="zh-CN"/>
              </w:rPr>
            </w:pPr>
            <w:r w:rsidRPr="00D42C1E">
              <w:rPr>
                <w:color w:val="000000"/>
                <w:lang w:eastAsia="zh-CN"/>
              </w:rPr>
              <w:t>RECIST</w:t>
            </w:r>
          </w:p>
        </w:tc>
        <w:tc>
          <w:tcPr>
            <w:tcW w:w="3600" w:type="pct"/>
            <w:tcBorders>
              <w:top w:val="single" w:sz="2" w:space="0" w:color="auto"/>
              <w:left w:val="single" w:sz="4" w:space="0" w:color="auto"/>
              <w:bottom w:val="single" w:sz="2" w:space="0" w:color="auto"/>
              <w:right w:val="single" w:sz="4" w:space="0" w:color="auto"/>
            </w:tcBorders>
            <w:noWrap/>
            <w:vAlign w:val="center"/>
          </w:tcPr>
          <w:p ns2:paraId="3486AA74" ns2:textId="09112A7C" w:rsidR="00040531" w:rsidRPr="00D42C1E" w:rsidRDefault="00040531" w:rsidP="00F67214">
            <w:pPr>
              <w:spacing w:after="60"/>
              <w:rPr>
                <w:color w:val="000000"/>
                <w:lang w:eastAsia="zh-CN"/>
              </w:rPr>
            </w:pPr>
            <w:r w:rsidRPr="00D42C1E">
              <w:rPr>
                <w:color w:val="000000"/>
                <w:lang w:eastAsia="zh-CN"/>
              </w:rPr>
              <w:t>Response Evaluation Criteria In Solid Tumors</w:t>
            </w:r>
          </w:p>
        </w:tc>
      </w:tr>
      <w:tr w:rsidR="00FD5B74" w:rsidRPr="00D42C1E" ns2:paraId="5C07DDC0"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35"/>
        </w:trPr>
        <w:tc>
          <w:tcPr>
            <w:tcW w:w="1400" w:type="pct"/>
            <w:tcBorders>
              <w:top w:val="single" w:sz="2" w:space="0" w:color="auto"/>
              <w:left w:val="single" w:sz="4" w:space="0" w:color="auto"/>
              <w:bottom w:val="single" w:sz="2" w:space="0" w:color="auto"/>
              <w:right w:val="single" w:sz="4" w:space="0" w:color="auto"/>
            </w:tcBorders>
            <w:vAlign w:val="center"/>
          </w:tcPr>
          <w:p ns2:paraId="661CB4EE" ns2:textId="77777777" w:rsidR="00FD5B74" w:rsidRPr="00D42C1E" w:rsidRDefault="00FD5B74" w:rsidP="00F67214">
            <w:pPr>
              <w:spacing w:after="60"/>
              <w:rPr>
                <w:color w:val="000000"/>
                <w:lang w:eastAsia="zh-CN"/>
              </w:rPr>
            </w:pPr>
            <w:r w:rsidRPr="00D42C1E">
              <w:rPr>
                <w:color w:val="000000"/>
                <w:lang w:eastAsia="zh-CN"/>
              </w:rPr>
              <w:t>RET</w:t>
            </w:r>
          </w:p>
        </w:tc>
        <w:tc>
          <w:tcPr>
            <w:tcW w:w="3600" w:type="pct"/>
            <w:tcBorders>
              <w:top w:val="single" w:sz="2" w:space="0" w:color="auto"/>
              <w:left w:val="single" w:sz="4" w:space="0" w:color="auto"/>
              <w:bottom w:val="single" w:sz="2" w:space="0" w:color="auto"/>
              <w:right w:val="single" w:sz="4" w:space="0" w:color="auto"/>
            </w:tcBorders>
            <w:noWrap/>
            <w:vAlign w:val="center"/>
          </w:tcPr>
          <w:p ns2:paraId="7655FE40" ns2:textId="77777777" w:rsidR="00FD5B74" w:rsidRPr="00D42C1E" w:rsidRDefault="00FD5B74" w:rsidP="00F67214">
            <w:pPr>
              <w:spacing w:after="60"/>
              <w:rPr>
                <w:color w:val="000000"/>
                <w:lang w:eastAsia="zh-CN"/>
              </w:rPr>
            </w:pPr>
            <w:r w:rsidRPr="00D42C1E">
              <w:rPr>
                <w:color w:val="000000"/>
                <w:lang w:eastAsia="zh-CN"/>
              </w:rPr>
              <w:t>Reticulocyte</w:t>
            </w:r>
          </w:p>
        </w:tc>
      </w:tr>
      <w:tr w:rsidR="00FD5B74" w:rsidRPr="00D42C1E" ns2:paraId="3E832C19"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53297414" ns2:textId="77777777" w:rsidR="00FD5B74" w:rsidRPr="00D42C1E" w:rsidRDefault="00FD5B74" w:rsidP="00F67214">
            <w:pPr>
              <w:spacing w:after="60"/>
              <w:rPr>
                <w:rFonts w:eastAsia="PMingLiU"/>
                <w:color w:val="000000"/>
                <w:lang w:eastAsia="zh-CN"/>
              </w:rPr>
            </w:pPr>
            <w:r w:rsidRPr="00D42C1E">
              <w:rPr>
                <w:rFonts w:eastAsia="PMingLiU"/>
                <w:color w:val="000000"/>
                <w:lang w:eastAsia="zh-CN"/>
              </w:rPr>
              <w:t>RSI</w:t>
            </w:r>
          </w:p>
        </w:tc>
        <w:tc>
          <w:tcPr>
            <w:tcW w:w="3600" w:type="pct"/>
            <w:tcBorders>
              <w:top w:val="single" w:sz="2" w:space="0" w:color="auto"/>
              <w:left w:val="single" w:sz="4" w:space="0" w:color="auto"/>
              <w:bottom w:val="single" w:sz="2" w:space="0" w:color="auto"/>
              <w:right w:val="single" w:sz="4" w:space="0" w:color="auto"/>
            </w:tcBorders>
            <w:vAlign w:val="center"/>
          </w:tcPr>
          <w:p ns2:paraId="78570C63" ns2:textId="77777777" w:rsidR="00FD5B74" w:rsidRPr="00D42C1E" w:rsidRDefault="00FD5B74" w:rsidP="00F67214">
            <w:pPr>
              <w:spacing w:after="60"/>
              <w:rPr>
                <w:rFonts w:eastAsia="PMingLiU"/>
                <w:color w:val="000000"/>
                <w:lang w:eastAsia="zh-CN"/>
              </w:rPr>
            </w:pPr>
            <w:r w:rsidRPr="00D42C1E">
              <w:rPr>
                <w:rFonts w:eastAsia="PMingLiU"/>
                <w:color w:val="000000"/>
                <w:lang w:eastAsia="zh-CN"/>
              </w:rPr>
              <w:t>Reference Safety Information</w:t>
            </w:r>
          </w:p>
        </w:tc>
      </w:tr>
      <w:tr w:rsidR="00441EA4" w:rsidRPr="00D42C1E" ns2:paraId="621423D1"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6D74565B" ns2:textId="46DAE517" w:rsidR="00441EA4" w:rsidRPr="00D42C1E" w:rsidRDefault="00441EA4" w:rsidP="00F67214">
            <w:pPr>
              <w:spacing w:after="60"/>
              <w:rPr>
                <w:rFonts w:eastAsia="PMingLiU"/>
                <w:color w:val="000000"/>
                <w:lang w:eastAsia="zh-CN"/>
              </w:rPr>
            </w:pPr>
            <w:r>
              <w:rPr>
                <w:rFonts w:eastAsia="PMingLiU"/>
                <w:color w:val="000000"/>
                <w:lang w:eastAsia="zh-CN"/>
              </w:rPr>
              <w:t>Sac-TMT</w:t>
            </w:r>
          </w:p>
        </w:tc>
        <w:tc>
          <w:tcPr>
            <w:tcW w:w="3600" w:type="pct"/>
            <w:tcBorders>
              <w:top w:val="single" w:sz="2" w:space="0" w:color="auto"/>
              <w:left w:val="single" w:sz="4" w:space="0" w:color="auto"/>
              <w:bottom w:val="single" w:sz="2" w:space="0" w:color="auto"/>
              <w:right w:val="single" w:sz="4" w:space="0" w:color="auto"/>
            </w:tcBorders>
            <w:vAlign w:val="center"/>
          </w:tcPr>
          <w:p ns2:paraId="2321C876" ns2:textId="7B41DDB8" w:rsidR="00441EA4" w:rsidRPr="00D42C1E" w:rsidRDefault="00441EA4" w:rsidP="00F67214">
            <w:pPr>
              <w:spacing w:after="60"/>
              <w:rPr>
                <w:rFonts w:eastAsia="PMingLiU"/>
                <w:color w:val="000000"/>
                <w:lang w:eastAsia="zh-CN"/>
              </w:rPr>
            </w:pPr>
            <w:r w:rsidRPr="00441EA4">
              <w:rPr>
                <w:rFonts w:eastAsia="PMingLiU"/>
                <w:color w:val="000000"/>
                <w:lang w:eastAsia="zh-CN"/>
              </w:rPr>
              <w:t>Sacituzumab tirumotecan</w:t>
            </w:r>
          </w:p>
        </w:tc>
      </w:tr>
      <w:tr w:rsidR="00FD5B74" w:rsidRPr="00D42C1E" ns2:paraId="3CC741CC"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ns2:paraId="493F97EB" ns2:textId="77777777" w:rsidR="00FD5B74" w:rsidRPr="00D42C1E" w:rsidRDefault="00FD5B74" w:rsidP="00F67214">
            <w:pPr>
              <w:spacing w:after="60"/>
              <w:rPr>
                <w:color w:val="000000"/>
                <w:lang w:eastAsia="zh-CN"/>
              </w:rPr>
            </w:pPr>
            <w:r w:rsidRPr="00D42C1E">
              <w:rPr>
                <w:rFonts w:eastAsia="PMingLiU"/>
                <w:color w:val="000000"/>
                <w:lang w:eastAsia="zh-CN"/>
              </w:rPr>
              <w:t>SAE</w:t>
            </w:r>
          </w:p>
        </w:tc>
        <w:tc>
          <w:tcPr>
            <w:tcW w:w="3600" w:type="pct"/>
            <w:tcBorders>
              <w:top w:val="single" w:sz="2" w:space="0" w:color="auto"/>
              <w:left w:val="single" w:sz="4" w:space="0" w:color="auto"/>
              <w:bottom w:val="single" w:sz="2" w:space="0" w:color="auto"/>
              <w:right w:val="single" w:sz="4" w:space="0" w:color="auto"/>
            </w:tcBorders>
            <w:vAlign w:val="center"/>
            <w:hideMark/>
          </w:tcPr>
          <w:p ns2:paraId="27B3EE3C" ns2:textId="42D28657" w:rsidR="00FD5B74" w:rsidRPr="00D42C1E" w:rsidRDefault="00FD5B74" w:rsidP="00F67214">
            <w:pPr>
              <w:spacing w:after="60"/>
              <w:rPr>
                <w:color w:val="000000"/>
                <w:lang w:eastAsia="zh-CN"/>
              </w:rPr>
            </w:pPr>
            <w:r w:rsidRPr="00D42C1E">
              <w:rPr>
                <w:rFonts w:eastAsia="PMingLiU"/>
                <w:color w:val="000000"/>
                <w:lang w:eastAsia="zh-CN"/>
              </w:rPr>
              <w:t>Serious adverse event</w:t>
            </w:r>
          </w:p>
        </w:tc>
      </w:tr>
      <w:tr w:rsidR="00FD5B74" w:rsidRPr="00D42C1E" ns2:paraId="52F897BF"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43340C52" ns2:textId="77777777" w:rsidR="00FD5B74" w:rsidRPr="00D42C1E" w:rsidRDefault="00FD5B74" w:rsidP="00F67214">
            <w:pPr>
              <w:spacing w:after="60"/>
              <w:rPr>
                <w:color w:val="000000"/>
                <w:lang w:eastAsia="zh-CN"/>
              </w:rPr>
            </w:pPr>
            <w:r w:rsidRPr="00D42C1E">
              <w:rPr>
                <w:color w:val="000000"/>
                <w:lang w:eastAsia="zh-CN"/>
              </w:rPr>
              <w:t>SAR</w:t>
            </w:r>
          </w:p>
        </w:tc>
        <w:tc>
          <w:tcPr>
            <w:tcW w:w="3600" w:type="pct"/>
            <w:tcBorders>
              <w:top w:val="single" w:sz="2" w:space="0" w:color="auto"/>
              <w:left w:val="single" w:sz="4" w:space="0" w:color="auto"/>
              <w:bottom w:val="single" w:sz="2" w:space="0" w:color="auto"/>
              <w:right w:val="single" w:sz="4" w:space="0" w:color="auto"/>
            </w:tcBorders>
            <w:vAlign w:val="center"/>
          </w:tcPr>
          <w:p ns2:paraId="3EC97E21" ns2:textId="28512105" w:rsidR="00FD5B74" w:rsidRPr="00D42C1E" w:rsidRDefault="00FD5B74" w:rsidP="00F67214">
            <w:pPr>
              <w:spacing w:after="60"/>
              <w:rPr>
                <w:color w:val="000000"/>
                <w:lang w:eastAsia="zh-CN"/>
              </w:rPr>
            </w:pPr>
            <w:r w:rsidRPr="00D42C1E">
              <w:rPr>
                <w:color w:val="000000"/>
                <w:lang w:eastAsia="zh-CN"/>
              </w:rPr>
              <w:t>Serious adverse reaction</w:t>
            </w:r>
          </w:p>
        </w:tc>
      </w:tr>
      <w:tr w:rsidR="00721B72" w:rsidRPr="00D42C1E" ns2:paraId="411B1041"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24E80513" ns2:textId="079A0470" w:rsidR="00721B72" w:rsidRPr="00D42C1E" w:rsidRDefault="00721B72" w:rsidP="00F67214">
            <w:pPr>
              <w:spacing w:after="60"/>
              <w:rPr>
                <w:color w:val="000000"/>
                <w:lang w:eastAsia="zh-CN"/>
              </w:rPr>
            </w:pPr>
            <w:r w:rsidRPr="00D42C1E">
              <w:rPr>
                <w:color w:val="000000"/>
                <w:lang w:eastAsia="zh-CN"/>
              </w:rPr>
              <w:t>SCID</w:t>
            </w:r>
          </w:p>
        </w:tc>
        <w:tc>
          <w:tcPr>
            <w:tcW w:w="3600" w:type="pct"/>
            <w:tcBorders>
              <w:top w:val="single" w:sz="2" w:space="0" w:color="auto"/>
              <w:left w:val="single" w:sz="4" w:space="0" w:color="auto"/>
              <w:bottom w:val="single" w:sz="2" w:space="0" w:color="auto"/>
              <w:right w:val="single" w:sz="4" w:space="0" w:color="auto"/>
            </w:tcBorders>
            <w:vAlign w:val="center"/>
          </w:tcPr>
          <w:p ns2:paraId="741768C4" ns2:textId="2A2431EF" w:rsidR="00721B72" w:rsidRPr="00D42C1E" w:rsidRDefault="00721B72" w:rsidP="00F67214">
            <w:pPr>
              <w:spacing w:after="60"/>
              <w:rPr>
                <w:color w:val="000000"/>
                <w:lang w:eastAsia="zh-CN"/>
              </w:rPr>
            </w:pPr>
            <w:r w:rsidRPr="00D42C1E">
              <w:rPr>
                <w:color w:val="000000"/>
                <w:lang w:eastAsia="zh-CN"/>
              </w:rPr>
              <w:t>severe combined immunodeficiency</w:t>
            </w:r>
          </w:p>
        </w:tc>
      </w:tr>
      <w:tr w:rsidR="00FD5B74" w:rsidRPr="00D42C1E" ns2:paraId="4D3E74C2"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ns2:paraId="25E25979" ns2:textId="77777777" w:rsidR="00FD5B74" w:rsidRPr="00D42C1E" w:rsidRDefault="00FD5B74" w:rsidP="00F67214">
            <w:pPr>
              <w:spacing w:after="60"/>
              <w:rPr>
                <w:color w:val="000000"/>
                <w:lang w:eastAsia="zh-CN"/>
              </w:rPr>
            </w:pPr>
            <w:r w:rsidRPr="00D42C1E">
              <w:rPr>
                <w:rFonts w:eastAsia="PMingLiU"/>
                <w:color w:val="000000"/>
                <w:lang w:eastAsia="zh-CN"/>
              </w:rPr>
              <w:t>SD rat</w:t>
            </w:r>
          </w:p>
        </w:tc>
        <w:tc>
          <w:tcPr>
            <w:tcW w:w="3600" w:type="pct"/>
            <w:tcBorders>
              <w:top w:val="single" w:sz="2" w:space="0" w:color="auto"/>
              <w:left w:val="single" w:sz="4" w:space="0" w:color="auto"/>
              <w:bottom w:val="single" w:sz="2" w:space="0" w:color="auto"/>
              <w:right w:val="single" w:sz="4" w:space="0" w:color="auto"/>
            </w:tcBorders>
            <w:vAlign w:val="center"/>
            <w:hideMark/>
          </w:tcPr>
          <w:p ns2:paraId="778F3DB0" ns2:textId="77777777" w:rsidR="00FD5B74" w:rsidRPr="00D42C1E" w:rsidRDefault="00FD5B74" w:rsidP="00F67214">
            <w:pPr>
              <w:spacing w:after="60"/>
              <w:rPr>
                <w:color w:val="000000"/>
                <w:lang w:eastAsia="zh-CN"/>
              </w:rPr>
            </w:pPr>
            <w:r w:rsidRPr="00D42C1E">
              <w:rPr>
                <w:rFonts w:eastAsia="PMingLiU"/>
                <w:color w:val="000000"/>
                <w:lang w:eastAsia="zh-CN"/>
              </w:rPr>
              <w:t>Sprague-Dawley rat</w:t>
            </w:r>
          </w:p>
        </w:tc>
      </w:tr>
      <w:tr w:rsidR="00FD5B74" w:rsidRPr="00D42C1E" ns2:paraId="60458AE9"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7A57FFD3" ns2:textId="77777777" w:rsidR="00FD5B74" w:rsidRPr="00D42C1E" w:rsidRDefault="00FD5B74" w:rsidP="00F67214">
            <w:pPr>
              <w:spacing w:after="60"/>
              <w:rPr>
                <w:color w:val="000000"/>
                <w:lang w:eastAsia="zh-CN"/>
              </w:rPr>
            </w:pPr>
            <w:r w:rsidRPr="00D42C1E">
              <w:rPr>
                <w:color w:val="000000"/>
                <w:lang w:eastAsia="zh-CN"/>
              </w:rPr>
              <w:t>SUSAR</w:t>
            </w:r>
          </w:p>
        </w:tc>
        <w:tc>
          <w:tcPr>
            <w:tcW w:w="3600" w:type="pct"/>
            <w:tcBorders>
              <w:top w:val="single" w:sz="2" w:space="0" w:color="auto"/>
              <w:left w:val="single" w:sz="4" w:space="0" w:color="auto"/>
              <w:bottom w:val="single" w:sz="2" w:space="0" w:color="auto"/>
              <w:right w:val="single" w:sz="4" w:space="0" w:color="auto"/>
            </w:tcBorders>
            <w:noWrap/>
            <w:vAlign w:val="center"/>
          </w:tcPr>
          <w:p ns2:paraId="1CFE3BB7" ns2:textId="3827584B" w:rsidR="00FD5B74" w:rsidRPr="00D42C1E" w:rsidRDefault="00FD5B74" w:rsidP="00F67214">
            <w:pPr>
              <w:spacing w:after="60"/>
              <w:rPr>
                <w:color w:val="000000"/>
                <w:lang w:eastAsia="zh-CN"/>
              </w:rPr>
            </w:pPr>
            <w:r w:rsidRPr="00D42C1E">
              <w:rPr>
                <w:color w:val="000000"/>
                <w:lang w:eastAsia="zh-CN"/>
              </w:rPr>
              <w:t>Suspected unexpected serious adverse reaction</w:t>
            </w:r>
          </w:p>
        </w:tc>
      </w:tr>
      <w:tr w:rsidR="00FD5B74" w:rsidRPr="00D42C1E" ns2:paraId="2D0E8370"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75"/>
        </w:trPr>
        <w:tc>
          <w:tcPr>
            <w:tcW w:w="1400" w:type="pct"/>
            <w:tcBorders>
              <w:top w:val="single" w:sz="2" w:space="0" w:color="auto"/>
              <w:left w:val="single" w:sz="4" w:space="0" w:color="auto"/>
              <w:bottom w:val="single" w:sz="2" w:space="0" w:color="auto"/>
              <w:right w:val="single" w:sz="4" w:space="0" w:color="auto"/>
            </w:tcBorders>
            <w:vAlign w:val="center"/>
            <w:hideMark/>
          </w:tcPr>
          <w:p ns2:paraId="66EEE5A8" ns2:textId="77777777" w:rsidR="00FD5B74" w:rsidRPr="00D42C1E" w:rsidRDefault="00FD5B74" w:rsidP="00F67214">
            <w:pPr>
              <w:spacing w:after="60"/>
              <w:rPr>
                <w:color w:val="000000"/>
                <w:lang w:eastAsia="zh-CN"/>
              </w:rPr>
            </w:pPr>
            <w:r w:rsidRPr="00D42C1E">
              <w:rPr>
                <w:rFonts w:eastAsia="PMingLiU"/>
                <w:color w:val="000000"/>
                <w:lang w:eastAsia="zh-CN"/>
              </w:rPr>
              <w:t>t</w:t>
            </w:r>
            <w:r w:rsidRPr="00D42C1E">
              <w:rPr>
                <w:rFonts w:eastAsia="PMingLiU"/>
                <w:color w:val="000000"/>
                <w:vertAlign w:val="subscript"/>
                <w:lang w:eastAsia="zh-CN"/>
              </w:rPr>
              <w:t>1/2</w:t>
            </w:r>
          </w:p>
        </w:tc>
        <w:tc>
          <w:tcPr>
            <w:tcW w:w="3600" w:type="pct"/>
            <w:tcBorders>
              <w:top w:val="single" w:sz="2" w:space="0" w:color="auto"/>
              <w:left w:val="single" w:sz="4" w:space="0" w:color="auto"/>
              <w:bottom w:val="single" w:sz="2" w:space="0" w:color="auto"/>
              <w:right w:val="single" w:sz="4" w:space="0" w:color="auto"/>
            </w:tcBorders>
            <w:vAlign w:val="center"/>
            <w:hideMark/>
          </w:tcPr>
          <w:p ns2:paraId="75ED5623" ns2:textId="62DE6EE6" w:rsidR="00FD5B74" w:rsidRPr="00D42C1E" w:rsidRDefault="00FD5B74" w:rsidP="00F67214">
            <w:pPr>
              <w:spacing w:after="60"/>
              <w:rPr>
                <w:color w:val="000000"/>
                <w:lang w:eastAsia="zh-CN"/>
              </w:rPr>
            </w:pPr>
            <w:r w:rsidRPr="00D42C1E">
              <w:rPr>
                <w:rFonts w:eastAsia="PMingLiU"/>
                <w:color w:val="000000"/>
                <w:lang w:eastAsia="zh-CN"/>
              </w:rPr>
              <w:t>Terminal (phase elimination) half</w:t>
            </w:r>
            <w:r w:rsidRPr="00D42C1E">
              <w:rPr>
                <w:rFonts w:eastAsia="PMingLiU"/>
                <w:color w:val="000000"/>
                <w:lang w:eastAsia="zh-CN"/>
              </w:rPr>
              <w:noBreakHyphen/>
              <w:t>life</w:t>
            </w:r>
          </w:p>
        </w:tc>
      </w:tr>
      <w:tr w:rsidR="00FD5B74" w:rsidRPr="00D42C1E" ns2:paraId="7E3A599C"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ns2:paraId="20D529F2" ns2:textId="0A515CC0" w:rsidR="00FD5B74" w:rsidRPr="00D42C1E" w:rsidRDefault="00FD5B74" w:rsidP="00F67214">
            <w:pPr>
              <w:spacing w:after="60"/>
              <w:rPr>
                <w:color w:val="000000"/>
                <w:lang w:eastAsia="zh-CN"/>
              </w:rPr>
            </w:pPr>
            <w:r w:rsidRPr="00D42C1E">
              <w:rPr>
                <w:color w:val="000000"/>
                <w:lang w:eastAsia="zh-CN"/>
              </w:rPr>
              <w:t>TA</w:t>
            </w:r>
            <w:r w:rsidR="009C2E52" w:rsidRPr="00D42C1E">
              <w:rPr>
                <w:color w:val="000000"/>
                <w:lang w:eastAsia="zh-CN"/>
              </w:rPr>
              <w:t>b</w:t>
            </w:r>
          </w:p>
        </w:tc>
        <w:tc>
          <w:tcPr>
            <w:tcW w:w="3600" w:type="pct"/>
            <w:tcBorders>
              <w:top w:val="single" w:sz="2" w:space="0" w:color="auto"/>
              <w:left w:val="single" w:sz="4" w:space="0" w:color="auto"/>
              <w:bottom w:val="single" w:sz="2" w:space="0" w:color="auto"/>
              <w:right w:val="single" w:sz="4" w:space="0" w:color="auto"/>
            </w:tcBorders>
            <w:noWrap/>
            <w:vAlign w:val="center"/>
            <w:hideMark/>
          </w:tcPr>
          <w:p ns2:paraId="2CB6DC9E" ns2:textId="6E5FFA81" w:rsidR="00FD5B74" w:rsidRPr="00D42C1E" w:rsidRDefault="00FD5B74" w:rsidP="00F67214">
            <w:pPr>
              <w:spacing w:after="60"/>
              <w:rPr>
                <w:color w:val="000000"/>
                <w:lang w:eastAsia="zh-CN"/>
              </w:rPr>
            </w:pPr>
            <w:r w:rsidRPr="00D42C1E">
              <w:rPr>
                <w:color w:val="000000"/>
                <w:lang w:eastAsia="zh-CN"/>
              </w:rPr>
              <w:t>Total antibody</w:t>
            </w:r>
          </w:p>
        </w:tc>
      </w:tr>
      <w:tr w:rsidR="00FD5B74" w:rsidRPr="00D42C1E" ns2:paraId="66ACFE72"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1F8CA910" ns2:textId="77777777" w:rsidR="00FD5B74" w:rsidRPr="00D42C1E" w:rsidRDefault="00FD5B74" w:rsidP="00F67214">
            <w:pPr>
              <w:spacing w:after="60"/>
              <w:rPr>
                <w:color w:val="000000"/>
                <w:lang w:eastAsia="zh-CN"/>
              </w:rPr>
            </w:pPr>
            <w:r w:rsidRPr="00D42C1E">
              <w:rPr>
                <w:color w:val="000000"/>
                <w:lang w:eastAsia="zh-CN"/>
              </w:rPr>
              <w:t>TDI</w:t>
            </w:r>
          </w:p>
        </w:tc>
        <w:tc>
          <w:tcPr>
            <w:tcW w:w="3600" w:type="pct"/>
            <w:tcBorders>
              <w:top w:val="single" w:sz="2" w:space="0" w:color="auto"/>
              <w:left w:val="single" w:sz="4" w:space="0" w:color="auto"/>
              <w:bottom w:val="single" w:sz="2" w:space="0" w:color="auto"/>
              <w:right w:val="single" w:sz="4" w:space="0" w:color="auto"/>
            </w:tcBorders>
            <w:noWrap/>
            <w:vAlign w:val="center"/>
          </w:tcPr>
          <w:p ns2:paraId="723E9A29" ns2:textId="731A0F03" w:rsidR="00FD5B74" w:rsidRPr="00D42C1E" w:rsidRDefault="00FD5B74" w:rsidP="00F67214">
            <w:pPr>
              <w:spacing w:after="60"/>
              <w:rPr>
                <w:color w:val="000000"/>
                <w:lang w:eastAsia="zh-CN"/>
              </w:rPr>
            </w:pPr>
            <w:r w:rsidRPr="00D42C1E">
              <w:t>Time-dependent inhibition</w:t>
            </w:r>
          </w:p>
        </w:tc>
      </w:tr>
      <w:tr w:rsidR="00FD5B74" w:rsidRPr="00D42C1E" ns2:paraId="66AEF828"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15AA3674" ns2:textId="77777777" w:rsidR="00FD5B74" w:rsidRPr="00D42C1E" w:rsidRDefault="00FD5B74" w:rsidP="00F67214">
            <w:pPr>
              <w:spacing w:after="60"/>
              <w:rPr>
                <w:color w:val="000000"/>
                <w:lang w:eastAsia="zh-CN"/>
              </w:rPr>
            </w:pPr>
            <w:r w:rsidRPr="00D42C1E">
              <w:rPr>
                <w:color w:val="000000"/>
                <w:lang w:eastAsia="zh-CN"/>
              </w:rPr>
              <w:lastRenderedPageBreak/>
              <w:t>TEAE</w:t>
            </w:r>
          </w:p>
        </w:tc>
        <w:tc>
          <w:tcPr>
            <w:tcW w:w="3600" w:type="pct"/>
            <w:tcBorders>
              <w:top w:val="single" w:sz="2" w:space="0" w:color="auto"/>
              <w:left w:val="single" w:sz="4" w:space="0" w:color="auto"/>
              <w:bottom w:val="single" w:sz="2" w:space="0" w:color="auto"/>
              <w:right w:val="single" w:sz="4" w:space="0" w:color="auto"/>
            </w:tcBorders>
            <w:noWrap/>
            <w:vAlign w:val="center"/>
          </w:tcPr>
          <w:p ns2:paraId="3DF7CE37" ns2:textId="3D17697F" w:rsidR="00FD5B74" w:rsidRPr="00D42C1E" w:rsidRDefault="00FD5B74" w:rsidP="00F67214">
            <w:pPr>
              <w:spacing w:after="60"/>
              <w:rPr>
                <w:color w:val="000000"/>
                <w:lang w:eastAsia="zh-CN"/>
              </w:rPr>
            </w:pPr>
            <w:r w:rsidRPr="00D42C1E">
              <w:rPr>
                <w:color w:val="000000"/>
                <w:lang w:eastAsia="zh-CN"/>
              </w:rPr>
              <w:t>Treatment-emergent adverse event</w:t>
            </w:r>
          </w:p>
        </w:tc>
      </w:tr>
      <w:tr w:rsidR="00FD5B74" w:rsidRPr="00D42C1E" ns2:paraId="136C7712"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ns2:paraId="3CC80E11" ns2:textId="77777777" w:rsidR="00FD5B74" w:rsidRPr="00D42C1E" w:rsidRDefault="00FD5B74" w:rsidP="00F67214">
            <w:pPr>
              <w:spacing w:after="60"/>
              <w:rPr>
                <w:color w:val="000000"/>
                <w:lang w:eastAsia="zh-CN"/>
              </w:rPr>
            </w:pPr>
            <w:r w:rsidRPr="00D42C1E">
              <w:rPr>
                <w:rFonts w:eastAsia="PMingLiU"/>
                <w:color w:val="000000"/>
                <w:lang w:eastAsia="zh-CN"/>
              </w:rPr>
              <w:t>TGI</w:t>
            </w:r>
          </w:p>
        </w:tc>
        <w:tc>
          <w:tcPr>
            <w:tcW w:w="3600" w:type="pct"/>
            <w:tcBorders>
              <w:top w:val="single" w:sz="2" w:space="0" w:color="auto"/>
              <w:left w:val="single" w:sz="4" w:space="0" w:color="auto"/>
              <w:bottom w:val="single" w:sz="2" w:space="0" w:color="auto"/>
              <w:right w:val="single" w:sz="4" w:space="0" w:color="auto"/>
            </w:tcBorders>
            <w:vAlign w:val="center"/>
            <w:hideMark/>
          </w:tcPr>
          <w:p ns2:paraId="61D06981" ns2:textId="7421CBCA" w:rsidR="00FD5B74" w:rsidRPr="00D42C1E" w:rsidRDefault="00FD5B74" w:rsidP="00F67214">
            <w:pPr>
              <w:spacing w:after="60"/>
              <w:rPr>
                <w:color w:val="000000"/>
                <w:lang w:eastAsia="zh-CN"/>
              </w:rPr>
            </w:pPr>
            <w:r w:rsidRPr="00D42C1E">
              <w:rPr>
                <w:rFonts w:eastAsia="PMingLiU"/>
                <w:color w:val="000000"/>
                <w:lang w:eastAsia="zh-CN"/>
              </w:rPr>
              <w:t>Tumor growth inhibition</w:t>
            </w:r>
          </w:p>
        </w:tc>
      </w:tr>
      <w:tr w:rsidR="00FD5B74" w:rsidRPr="00D42C1E" ns2:paraId="5ABF5DD2"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4320B505" ns2:textId="77777777" w:rsidR="00FD5B74" w:rsidRPr="00D42C1E" w:rsidRDefault="00FD5B74" w:rsidP="00F67214">
            <w:pPr>
              <w:spacing w:after="60"/>
              <w:rPr>
                <w:rFonts w:eastAsia="PMingLiU"/>
                <w:color w:val="000000"/>
                <w:lang w:eastAsia="zh-CN"/>
              </w:rPr>
            </w:pPr>
            <w:r w:rsidRPr="00D42C1E">
              <w:rPr>
                <w:rFonts w:eastAsia="PMingLiU"/>
                <w:color w:val="000000"/>
                <w:lang w:eastAsia="zh-CN"/>
              </w:rPr>
              <w:t>TIL</w:t>
            </w:r>
          </w:p>
        </w:tc>
        <w:tc>
          <w:tcPr>
            <w:tcW w:w="3600" w:type="pct"/>
            <w:tcBorders>
              <w:top w:val="single" w:sz="2" w:space="0" w:color="auto"/>
              <w:left w:val="single" w:sz="4" w:space="0" w:color="auto"/>
              <w:bottom w:val="single" w:sz="2" w:space="0" w:color="auto"/>
              <w:right w:val="single" w:sz="4" w:space="0" w:color="auto"/>
            </w:tcBorders>
            <w:vAlign w:val="center"/>
          </w:tcPr>
          <w:p ns2:paraId="58CD6598" ns2:textId="7E419153" w:rsidR="00FD5B74" w:rsidRPr="00D42C1E" w:rsidRDefault="00FD5B74" w:rsidP="00F67214">
            <w:pPr>
              <w:spacing w:after="60"/>
              <w:rPr>
                <w:rFonts w:eastAsia="PMingLiU"/>
                <w:color w:val="000000"/>
                <w:lang w:eastAsia="zh-CN"/>
              </w:rPr>
            </w:pPr>
            <w:r w:rsidRPr="00D42C1E">
              <w:rPr>
                <w:rFonts w:eastAsia="PMingLiU"/>
                <w:color w:val="000000"/>
                <w:lang w:eastAsia="zh-CN"/>
              </w:rPr>
              <w:t>Tumor-infiltrating lymphocyte</w:t>
            </w:r>
          </w:p>
        </w:tc>
      </w:tr>
      <w:tr w:rsidR="00FD5B74" w:rsidRPr="00D42C1E" ns2:paraId="702FBDE0"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ns2:paraId="7A7F26D0" ns2:textId="77777777" w:rsidR="00FD5B74" w:rsidRPr="00D42C1E" w:rsidRDefault="00FD5B74" w:rsidP="00F67214">
            <w:pPr>
              <w:spacing w:after="60"/>
              <w:rPr>
                <w:color w:val="000000"/>
                <w:lang w:eastAsia="zh-CN"/>
              </w:rPr>
            </w:pPr>
            <w:r w:rsidRPr="00D42C1E">
              <w:rPr>
                <w:color w:val="000000"/>
                <w:lang w:eastAsia="zh-CN"/>
              </w:rPr>
              <w:t>TK</w:t>
            </w:r>
          </w:p>
        </w:tc>
        <w:tc>
          <w:tcPr>
            <w:tcW w:w="3600" w:type="pct"/>
            <w:tcBorders>
              <w:top w:val="single" w:sz="2" w:space="0" w:color="auto"/>
              <w:left w:val="single" w:sz="4" w:space="0" w:color="auto"/>
              <w:bottom w:val="single" w:sz="2" w:space="0" w:color="auto"/>
              <w:right w:val="single" w:sz="4" w:space="0" w:color="auto"/>
            </w:tcBorders>
            <w:noWrap/>
            <w:vAlign w:val="center"/>
            <w:hideMark/>
          </w:tcPr>
          <w:p ns2:paraId="7B00FE7B" ns2:textId="554B4D30" w:rsidR="00FD5B74" w:rsidRPr="00D42C1E" w:rsidRDefault="00FD5B74" w:rsidP="00F67214">
            <w:pPr>
              <w:spacing w:after="60"/>
              <w:rPr>
                <w:color w:val="000000"/>
                <w:lang w:eastAsia="zh-CN"/>
              </w:rPr>
            </w:pPr>
            <w:r w:rsidRPr="00D42C1E">
              <w:rPr>
                <w:color w:val="000000"/>
                <w:lang w:eastAsia="zh-CN"/>
              </w:rPr>
              <w:t xml:space="preserve">Toxicokinetic(s) </w:t>
            </w:r>
          </w:p>
        </w:tc>
      </w:tr>
      <w:tr w:rsidR="00FD5B74" w:rsidRPr="00D42C1E" ns2:paraId="0194FE35"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72942AB1" ns2:textId="77777777" w:rsidR="00FD5B74" w:rsidRPr="00D42C1E" w:rsidRDefault="00FD5B74" w:rsidP="00F67214">
            <w:pPr>
              <w:spacing w:after="60"/>
              <w:rPr>
                <w:color w:val="000000"/>
                <w:lang w:eastAsia="zh-CN"/>
              </w:rPr>
            </w:pPr>
            <w:r w:rsidRPr="00D42C1E">
              <w:rPr>
                <w:color w:val="000000"/>
                <w:lang w:eastAsia="zh-CN"/>
              </w:rPr>
              <w:t>T</w:t>
            </w:r>
            <w:r w:rsidRPr="00D42C1E">
              <w:rPr>
                <w:color w:val="000000"/>
                <w:vertAlign w:val="subscript"/>
                <w:lang w:eastAsia="zh-CN"/>
              </w:rPr>
              <w:t>max</w:t>
            </w:r>
          </w:p>
        </w:tc>
        <w:tc>
          <w:tcPr>
            <w:tcW w:w="3600" w:type="pct"/>
            <w:tcBorders>
              <w:top w:val="single" w:sz="2" w:space="0" w:color="auto"/>
              <w:left w:val="single" w:sz="4" w:space="0" w:color="auto"/>
              <w:bottom w:val="single" w:sz="2" w:space="0" w:color="auto"/>
              <w:right w:val="single" w:sz="4" w:space="0" w:color="auto"/>
            </w:tcBorders>
            <w:noWrap/>
            <w:vAlign w:val="center"/>
          </w:tcPr>
          <w:p ns2:paraId="3936ACEE" ns2:textId="77777777" w:rsidR="00FD5B74" w:rsidRPr="00D42C1E" w:rsidRDefault="00FD5B74" w:rsidP="00F67214">
            <w:pPr>
              <w:spacing w:after="60"/>
              <w:rPr>
                <w:color w:val="000000"/>
                <w:lang w:eastAsia="zh-CN"/>
              </w:rPr>
            </w:pPr>
            <w:r w:rsidRPr="00D42C1E">
              <w:rPr>
                <w:color w:val="000000"/>
                <w:lang w:eastAsia="zh-CN"/>
              </w:rPr>
              <w:t>Time of maximum observed plasma concentration</w:t>
            </w:r>
          </w:p>
        </w:tc>
      </w:tr>
      <w:tr w:rsidR="00FD5B74" w:rsidRPr="00D42C1E" ns2:paraId="4570AAE4"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4BE8DF44" ns2:textId="77777777" w:rsidR="00FD5B74" w:rsidRPr="00D42C1E" w:rsidRDefault="00FD5B74" w:rsidP="00F67214">
            <w:pPr>
              <w:spacing w:after="60"/>
              <w:rPr>
                <w:color w:val="000000"/>
                <w:lang w:eastAsia="zh-CN"/>
              </w:rPr>
            </w:pPr>
            <w:r w:rsidRPr="00D42C1E">
              <w:rPr>
                <w:color w:val="000000"/>
                <w:lang w:eastAsia="zh-CN"/>
              </w:rPr>
              <w:t>TNBC</w:t>
            </w:r>
          </w:p>
        </w:tc>
        <w:tc>
          <w:tcPr>
            <w:tcW w:w="3600" w:type="pct"/>
            <w:tcBorders>
              <w:top w:val="single" w:sz="2" w:space="0" w:color="auto"/>
              <w:left w:val="single" w:sz="4" w:space="0" w:color="auto"/>
              <w:bottom w:val="single" w:sz="2" w:space="0" w:color="auto"/>
              <w:right w:val="single" w:sz="4" w:space="0" w:color="auto"/>
            </w:tcBorders>
            <w:noWrap/>
            <w:vAlign w:val="center"/>
          </w:tcPr>
          <w:p ns2:paraId="3FCA0D65" ns2:textId="62536702" w:rsidR="00FD5B74" w:rsidRPr="00D42C1E" w:rsidRDefault="00FD5B74" w:rsidP="00F67214">
            <w:pPr>
              <w:spacing w:after="60"/>
              <w:rPr>
                <w:color w:val="000000"/>
                <w:lang w:eastAsia="zh-CN"/>
              </w:rPr>
            </w:pPr>
            <w:r w:rsidRPr="00D42C1E">
              <w:rPr>
                <w:color w:val="000000"/>
                <w:lang w:eastAsia="zh-CN"/>
              </w:rPr>
              <w:t>Triple-negative breast cancer</w:t>
            </w:r>
          </w:p>
        </w:tc>
      </w:tr>
      <w:tr w:rsidR="00FD5B74" w:rsidRPr="00D42C1E" ns2:paraId="69F68A76"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ns2:paraId="0E58C672" ns2:textId="77777777" w:rsidR="00FD5B74" w:rsidRPr="00D42C1E" w:rsidRDefault="00FD5B74" w:rsidP="00F67214">
            <w:pPr>
              <w:spacing w:after="60"/>
              <w:rPr>
                <w:color w:val="000000"/>
                <w:lang w:eastAsia="zh-CN"/>
              </w:rPr>
            </w:pPr>
            <w:r w:rsidRPr="00D42C1E">
              <w:rPr>
                <w:color w:val="000000"/>
                <w:lang w:eastAsia="zh-CN"/>
              </w:rPr>
              <w:t>TRA</w:t>
            </w:r>
          </w:p>
        </w:tc>
        <w:tc>
          <w:tcPr>
            <w:tcW w:w="3600" w:type="pct"/>
            <w:tcBorders>
              <w:top w:val="single" w:sz="2" w:space="0" w:color="auto"/>
              <w:left w:val="single" w:sz="4" w:space="0" w:color="auto"/>
              <w:bottom w:val="single" w:sz="2" w:space="0" w:color="auto"/>
              <w:right w:val="single" w:sz="4" w:space="0" w:color="auto"/>
            </w:tcBorders>
            <w:noWrap/>
            <w:vAlign w:val="center"/>
            <w:hideMark/>
          </w:tcPr>
          <w:p ns2:paraId="7EC1C02D" ns2:textId="34A3A174" w:rsidR="00FD5B74" w:rsidRPr="00D42C1E" w:rsidRDefault="00FD5B74" w:rsidP="00F67214">
            <w:pPr>
              <w:spacing w:after="60"/>
              <w:rPr>
                <w:color w:val="000000"/>
                <w:lang w:eastAsia="zh-CN"/>
              </w:rPr>
            </w:pPr>
            <w:r w:rsidRPr="00D42C1E">
              <w:rPr>
                <w:color w:val="000000"/>
                <w:lang w:eastAsia="zh-CN"/>
              </w:rPr>
              <w:t>Total radioactivity</w:t>
            </w:r>
          </w:p>
        </w:tc>
      </w:tr>
      <w:tr w:rsidR="00FD5B74" w:rsidRPr="00D42C1E" ns2:paraId="69A8D262"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441ABEE3" ns2:textId="77777777" w:rsidR="00FD5B74" w:rsidRPr="00D42C1E" w:rsidRDefault="00FD5B74" w:rsidP="00F67214">
            <w:pPr>
              <w:spacing w:after="60"/>
              <w:rPr>
                <w:rFonts w:eastAsia="PMingLiU"/>
                <w:color w:val="000000"/>
                <w:lang w:eastAsia="zh-CN"/>
              </w:rPr>
            </w:pPr>
            <w:r w:rsidRPr="00D42C1E">
              <w:rPr>
                <w:rFonts w:eastAsia="PMingLiU"/>
                <w:color w:val="000000"/>
                <w:lang w:eastAsia="zh-CN"/>
              </w:rPr>
              <w:t>TROP2</w:t>
            </w:r>
          </w:p>
        </w:tc>
        <w:tc>
          <w:tcPr>
            <w:tcW w:w="3600" w:type="pct"/>
            <w:tcBorders>
              <w:top w:val="single" w:sz="2" w:space="0" w:color="auto"/>
              <w:left w:val="single" w:sz="4" w:space="0" w:color="auto"/>
              <w:bottom w:val="single" w:sz="2" w:space="0" w:color="auto"/>
              <w:right w:val="single" w:sz="4" w:space="0" w:color="auto"/>
            </w:tcBorders>
            <w:vAlign w:val="center"/>
          </w:tcPr>
          <w:p ns2:paraId="5119E667" ns2:textId="77777777" w:rsidR="00FD5B74" w:rsidRPr="00D42C1E" w:rsidRDefault="00FD5B74" w:rsidP="00F67214">
            <w:pPr>
              <w:spacing w:after="60"/>
              <w:rPr>
                <w:rFonts w:eastAsia="PMingLiU"/>
                <w:color w:val="000000"/>
                <w:lang w:eastAsia="zh-CN"/>
              </w:rPr>
            </w:pPr>
            <w:r w:rsidRPr="00D42C1E">
              <w:t>Trophoblast antigen 2</w:t>
            </w:r>
          </w:p>
        </w:tc>
      </w:tr>
      <w:tr w:rsidR="00FD5B74" w:rsidRPr="00D42C1E" ns2:paraId="5940A364"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5C30EA98" ns2:textId="77777777" w:rsidR="00FD5B74" w:rsidRPr="00D42C1E" w:rsidRDefault="00FD5B74" w:rsidP="00F67214">
            <w:pPr>
              <w:spacing w:after="60"/>
              <w:rPr>
                <w:rFonts w:eastAsia="PMingLiU"/>
                <w:color w:val="000000"/>
                <w:lang w:eastAsia="zh-CN"/>
              </w:rPr>
            </w:pPr>
            <w:r w:rsidRPr="00D42C1E">
              <w:rPr>
                <w:rFonts w:eastAsia="PMingLiU"/>
                <w:color w:val="000000"/>
                <w:lang w:eastAsia="zh-CN"/>
              </w:rPr>
              <w:t>US</w:t>
            </w:r>
          </w:p>
        </w:tc>
        <w:tc>
          <w:tcPr>
            <w:tcW w:w="3600" w:type="pct"/>
            <w:tcBorders>
              <w:top w:val="single" w:sz="2" w:space="0" w:color="auto"/>
              <w:left w:val="single" w:sz="4" w:space="0" w:color="auto"/>
              <w:bottom w:val="single" w:sz="2" w:space="0" w:color="auto"/>
              <w:right w:val="single" w:sz="4" w:space="0" w:color="auto"/>
            </w:tcBorders>
            <w:vAlign w:val="center"/>
          </w:tcPr>
          <w:p ns2:paraId="5BA4B856" ns2:textId="77777777" w:rsidR="00FD5B74" w:rsidRPr="00D42C1E" w:rsidRDefault="00FD5B74" w:rsidP="00F67214">
            <w:pPr>
              <w:spacing w:after="60"/>
              <w:rPr>
                <w:rFonts w:eastAsia="PMingLiU"/>
                <w:color w:val="000000"/>
                <w:lang w:eastAsia="zh-CN"/>
              </w:rPr>
            </w:pPr>
            <w:r w:rsidRPr="00D42C1E">
              <w:rPr>
                <w:rFonts w:eastAsia="PMingLiU"/>
                <w:color w:val="000000"/>
                <w:lang w:eastAsia="zh-CN"/>
              </w:rPr>
              <w:t>United States</w:t>
            </w:r>
          </w:p>
        </w:tc>
      </w:tr>
      <w:tr w:rsidR="00FD5B74" w:rsidRPr="00D42C1E" ns2:paraId="5B2763BD"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ns2:paraId="1FC91F9A" ns2:textId="77777777" w:rsidR="00FD5B74" w:rsidRPr="00D42C1E" w:rsidRDefault="00FD5B74" w:rsidP="00F67214">
            <w:pPr>
              <w:spacing w:after="60"/>
              <w:rPr>
                <w:color w:val="000000"/>
                <w:lang w:eastAsia="zh-CN"/>
              </w:rPr>
            </w:pPr>
            <w:r w:rsidRPr="00D42C1E">
              <w:rPr>
                <w:rFonts w:eastAsia="PMingLiU"/>
                <w:color w:val="000000"/>
                <w:lang w:eastAsia="zh-CN"/>
              </w:rPr>
              <w:t>USP</w:t>
            </w:r>
          </w:p>
        </w:tc>
        <w:tc>
          <w:tcPr>
            <w:tcW w:w="3600" w:type="pct"/>
            <w:tcBorders>
              <w:top w:val="single" w:sz="2" w:space="0" w:color="auto"/>
              <w:left w:val="single" w:sz="4" w:space="0" w:color="auto"/>
              <w:bottom w:val="single" w:sz="2" w:space="0" w:color="auto"/>
              <w:right w:val="single" w:sz="4" w:space="0" w:color="auto"/>
            </w:tcBorders>
            <w:vAlign w:val="center"/>
            <w:hideMark/>
          </w:tcPr>
          <w:p ns2:paraId="01CE1C7C" ns2:textId="77777777" w:rsidR="00FD5B74" w:rsidRPr="00D42C1E" w:rsidRDefault="00FD5B74" w:rsidP="00F67214">
            <w:pPr>
              <w:spacing w:after="60"/>
              <w:rPr>
                <w:color w:val="000000"/>
                <w:lang w:eastAsia="zh-CN"/>
              </w:rPr>
            </w:pPr>
            <w:r w:rsidRPr="00D42C1E">
              <w:rPr>
                <w:rFonts w:eastAsia="PMingLiU"/>
                <w:color w:val="000000"/>
                <w:lang w:eastAsia="zh-CN"/>
              </w:rPr>
              <w:t>United States Pharmacopoeia</w:t>
            </w:r>
          </w:p>
        </w:tc>
      </w:tr>
      <w:tr w:rsidR="00FD5B74" w:rsidRPr="00D42C1E" ns2:paraId="64197D18"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112A2753" ns2:textId="77777777" w:rsidR="00FD5B74" w:rsidRPr="00D42C1E" w:rsidRDefault="00FD5B74" w:rsidP="00F67214">
            <w:pPr>
              <w:spacing w:after="60"/>
              <w:rPr>
                <w:rFonts w:eastAsia="PMingLiU"/>
                <w:color w:val="000000"/>
                <w:lang w:eastAsia="zh-CN"/>
              </w:rPr>
            </w:pPr>
            <w:r w:rsidRPr="00D42C1E">
              <w:rPr>
                <w:rFonts w:eastAsia="PMingLiU"/>
                <w:color w:val="000000"/>
                <w:lang w:eastAsia="zh-CN"/>
              </w:rPr>
              <w:t>UV</w:t>
            </w:r>
          </w:p>
        </w:tc>
        <w:tc>
          <w:tcPr>
            <w:tcW w:w="3600" w:type="pct"/>
            <w:tcBorders>
              <w:top w:val="single" w:sz="2" w:space="0" w:color="auto"/>
              <w:left w:val="single" w:sz="4" w:space="0" w:color="auto"/>
              <w:bottom w:val="single" w:sz="2" w:space="0" w:color="auto"/>
              <w:right w:val="single" w:sz="4" w:space="0" w:color="auto"/>
            </w:tcBorders>
            <w:vAlign w:val="center"/>
          </w:tcPr>
          <w:p ns2:paraId="19336795" ns2:textId="13E7BDAC" w:rsidR="00FD5B74" w:rsidRPr="00D42C1E" w:rsidRDefault="00FD5B74" w:rsidP="00F67214">
            <w:pPr>
              <w:spacing w:after="60"/>
              <w:rPr>
                <w:rFonts w:eastAsia="PMingLiU"/>
                <w:color w:val="000000"/>
                <w:lang w:eastAsia="zh-CN"/>
              </w:rPr>
            </w:pPr>
            <w:r w:rsidRPr="00D42C1E">
              <w:rPr>
                <w:rFonts w:eastAsia="PMingLiU"/>
                <w:color w:val="000000"/>
                <w:lang w:eastAsia="zh-CN"/>
              </w:rPr>
              <w:t>Ultraviolet</w:t>
            </w:r>
          </w:p>
        </w:tc>
      </w:tr>
      <w:tr w:rsidR="00FD5B74" w:rsidRPr="00D42C1E" ns2:paraId="7D4D3F01"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5F0D03E6" ns2:textId="77777777" w:rsidR="00FD5B74" w:rsidRPr="00D42C1E" w:rsidRDefault="00FD5B74" w:rsidP="00F67214">
            <w:pPr>
              <w:spacing w:after="60"/>
              <w:rPr>
                <w:color w:val="000000"/>
                <w:lang w:eastAsia="zh-CN"/>
              </w:rPr>
            </w:pPr>
            <w:r w:rsidRPr="00D42C1E">
              <w:rPr>
                <w:color w:val="000000"/>
                <w:lang w:eastAsia="zh-CN"/>
              </w:rPr>
              <w:t>WBC</w:t>
            </w:r>
          </w:p>
        </w:tc>
        <w:tc>
          <w:tcPr>
            <w:tcW w:w="3600" w:type="pct"/>
            <w:tcBorders>
              <w:top w:val="single" w:sz="2" w:space="0" w:color="auto"/>
              <w:left w:val="single" w:sz="4" w:space="0" w:color="auto"/>
              <w:bottom w:val="single" w:sz="2" w:space="0" w:color="auto"/>
              <w:right w:val="single" w:sz="4" w:space="0" w:color="auto"/>
            </w:tcBorders>
            <w:vAlign w:val="center"/>
          </w:tcPr>
          <w:p ns2:paraId="115B7968" ns2:textId="3659B273" w:rsidR="00FD5B74" w:rsidRPr="00D42C1E" w:rsidRDefault="00FD5B74" w:rsidP="00F67214">
            <w:pPr>
              <w:spacing w:after="60"/>
              <w:rPr>
                <w:rFonts w:eastAsia="PMingLiU"/>
                <w:color w:val="000000"/>
                <w:lang w:eastAsia="zh-CN"/>
              </w:rPr>
            </w:pPr>
            <w:r w:rsidRPr="00D42C1E">
              <w:rPr>
                <w:rFonts w:eastAsia="PMingLiU"/>
                <w:color w:val="000000"/>
                <w:lang w:eastAsia="zh-CN"/>
              </w:rPr>
              <w:t>White blood cell</w:t>
            </w:r>
          </w:p>
        </w:tc>
      </w:tr>
      <w:tr w:rsidR="00FD5B74" w:rsidRPr="00D42C1E" ns2:paraId="1CCA9029"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19AAEEEF" ns2:textId="50022CFB" w:rsidR="00FD5B74" w:rsidRPr="00D42C1E" w:rsidRDefault="00FD5B74" w:rsidP="00F67214">
            <w:pPr>
              <w:spacing w:after="60"/>
              <w:rPr>
                <w:color w:val="000000"/>
                <w:lang w:eastAsia="zh-CN"/>
              </w:rPr>
            </w:pPr>
            <w:bookmarkStart w:id="8" w:name="_Hlk179374722"/>
            <w:r w:rsidRPr="00D42C1E">
              <w:rPr>
                <w:color w:val="000000"/>
                <w:lang w:eastAsia="zh-CN"/>
              </w:rPr>
              <w:t>WCFP</w:t>
            </w:r>
            <w:bookmarkEnd w:id="8"/>
          </w:p>
        </w:tc>
        <w:tc>
          <w:tcPr>
            <w:tcW w:w="3600" w:type="pct"/>
            <w:tcBorders>
              <w:top w:val="single" w:sz="2" w:space="0" w:color="auto"/>
              <w:left w:val="single" w:sz="4" w:space="0" w:color="auto"/>
              <w:bottom w:val="single" w:sz="2" w:space="0" w:color="auto"/>
              <w:right w:val="single" w:sz="4" w:space="0" w:color="auto"/>
            </w:tcBorders>
            <w:vAlign w:val="center"/>
          </w:tcPr>
          <w:p ns2:paraId="4D9D0B62" ns2:textId="22093B67" w:rsidR="00FD5B74" w:rsidRPr="00D42C1E" w:rsidRDefault="00FD5B74" w:rsidP="00F67214">
            <w:pPr>
              <w:spacing w:after="60"/>
              <w:rPr>
                <w:rFonts w:eastAsia="PMingLiU"/>
                <w:color w:val="000000"/>
                <w:lang w:eastAsia="zh-CN"/>
              </w:rPr>
            </w:pPr>
            <w:r w:rsidRPr="00D42C1E">
              <w:t>West China-Frontier PharmaTech Co., Ltd. Chengdu, Sichuan, P.R. China</w:t>
            </w:r>
          </w:p>
        </w:tc>
      </w:tr>
      <w:tr w:rsidR="00FD5B74" w:rsidRPr="00D42C1E" ns2:paraId="2AB424EB"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4" w:space="0" w:color="auto"/>
              <w:right w:val="single" w:sz="4" w:space="0" w:color="auto"/>
            </w:tcBorders>
            <w:vAlign w:val="center"/>
            <w:hideMark/>
          </w:tcPr>
          <w:p ns2:paraId="1776FA5C" ns2:textId="77777777" w:rsidR="00FD5B74" w:rsidRPr="00D42C1E" w:rsidRDefault="00FD5B74" w:rsidP="00F67214">
            <w:pPr>
              <w:spacing w:after="60"/>
              <w:rPr>
                <w:color w:val="000000"/>
                <w:lang w:eastAsia="zh-CN"/>
              </w:rPr>
            </w:pPr>
            <w:r w:rsidRPr="00D42C1E">
              <w:rPr>
                <w:color w:val="000000"/>
                <w:lang w:eastAsia="zh-CN"/>
              </w:rPr>
              <w:t>WFI</w:t>
            </w:r>
          </w:p>
        </w:tc>
        <w:tc>
          <w:tcPr>
            <w:tcW w:w="3600" w:type="pct"/>
            <w:tcBorders>
              <w:top w:val="single" w:sz="2" w:space="0" w:color="auto"/>
              <w:left w:val="single" w:sz="4" w:space="0" w:color="auto"/>
              <w:bottom w:val="single" w:sz="4" w:space="0" w:color="auto"/>
              <w:right w:val="single" w:sz="4" w:space="0" w:color="auto"/>
            </w:tcBorders>
            <w:vAlign w:val="center"/>
            <w:hideMark/>
          </w:tcPr>
          <w:p ns2:paraId="4A6F4B9A" ns2:textId="1AD3D271" w:rsidR="00FD5B74" w:rsidRPr="00D42C1E" w:rsidRDefault="00FD5B74" w:rsidP="00F67214">
            <w:pPr>
              <w:spacing w:after="60"/>
              <w:rPr>
                <w:color w:val="000000"/>
                <w:lang w:eastAsia="zh-CN"/>
              </w:rPr>
            </w:pPr>
            <w:r w:rsidRPr="00D42C1E">
              <w:rPr>
                <w:color w:val="000000"/>
                <w:lang w:eastAsia="zh-CN"/>
              </w:rPr>
              <w:t xml:space="preserve">Water </w:t>
            </w:r>
            <w:r w:rsidR="003C113B" w:rsidRPr="00D42C1E">
              <w:rPr>
                <w:color w:val="000000"/>
                <w:lang w:eastAsia="zh-CN"/>
              </w:rPr>
              <w:t>f</w:t>
            </w:r>
            <w:r w:rsidRPr="00D42C1E">
              <w:rPr>
                <w:color w:val="000000"/>
                <w:lang w:eastAsia="zh-CN"/>
              </w:rPr>
              <w:t xml:space="preserve">or </w:t>
            </w:r>
            <w:r w:rsidR="003C113B" w:rsidRPr="00D42C1E">
              <w:rPr>
                <w:color w:val="000000"/>
                <w:lang w:eastAsia="zh-CN"/>
              </w:rPr>
              <w:t>i</w:t>
            </w:r>
            <w:r w:rsidRPr="00D42C1E">
              <w:rPr>
                <w:color w:val="000000"/>
                <w:lang w:eastAsia="zh-CN"/>
              </w:rPr>
              <w:t xml:space="preserve">njection </w:t>
            </w:r>
          </w:p>
        </w:tc>
      </w:tr>
    </w:tbl>
    <w:p ns2:paraId="5BD03061" ns2:textId="77777777" w:rsidR="0073071A" w:rsidRPr="00620655" w:rsidRDefault="0073071A" w:rsidP="00631368">
      <w:pPr>
        <w:pStyle w:val="Paragraph"/>
      </w:pPr>
      <w:ins w:id="3752" w:author="GoldenCorpusHarness" w:date="2026-03-28T21:57:55Z">
        <w:r>
          <w:t>Table 89Study MK-2870-016 (SKB264-II-07): Participants With Serious Drug-related Adverse Events by Preferred Terms (Incidence ≥ 3% in One or More Treatment Groups) (APaT Population)248</w:t>
        </w:r>
      </w:ins>
    </w:p>
    <w:p ns2:paraId="45E8EBC3" ns2:textId="0E2D2281" w:rsidR="00030CE1" w:rsidRDefault="00030CE1" w:rsidP="007F62F6">
      <w:pPr>
        <w:pStyle w:val="Paragraph"/>
      </w:pPr>
      <w:ins w:id="3753" w:author="GoldenCorpusHarness" w:date="2026-03-28T21:57:55Z">
        <w:r>
          <w:t>Table 90Study MK-2870-016 (SKB264-II-07): Participants With Adverse Events Resulting in Any Treatment Discontinuation (Incidence &gt;0% in One or More Treatment Groups) (APaT Population)248</w:t>
        </w:r>
      </w:ins>
    </w:p>
    <w:p ns2:paraId="13A967A4" ns2:textId="77777777" w:rsidR="00255A25" w:rsidRPr="00255A25" w:rsidRDefault="00255A25" w:rsidP="00030CE1">
      <w:pPr>
        <w:pStyle w:val="Heading1Unnumbered"/>
      </w:pPr>
      <w:r>
        <w:t>T</w:t>
      </w:r>
      <w:ins w:id="3754" w:author="GoldenCorpusHarness" w:date="2026-03-28T21:57:55Z">
        <w:r>
          <w:t xml:space="preserve">able 91MK-2870-017 (SKB264-Ⅱ-08): Participants With </w:t>
        </w:r>
      </w:ins>
      <w:r>
        <w:t>A</w:t>
      </w:r>
      <w:del w:id="3755" w:author="GoldenCorpusHarness" w:date="2026-03-28T21:57:55Z">
        <w:r>
          <w:delText>BL</w:delText>
        </w:r>
      </w:del>
      <w:ins w:id="3756" w:author="GoldenCorpusHarness" w:date="2026-03-28T21:57:55Z">
        <w:r>
          <w:t xml:space="preserve">dverse </w:t>
        </w:r>
      </w:ins>
      <w:r>
        <w:t>E</w:t>
      </w:r>
      <w:ins w:id="3757" w:author="GoldenCorpusHarness" w:date="2026-03-28T21:57:55Z">
        <w:r>
          <w:t>vents</w:t>
        </w:r>
      </w:ins>
      <w:r>
        <w:t xml:space="preserve"> </w:t>
      </w:r>
      <w:del w:id="3758" w:author="GoldenCorpusHarness" w:date="2026-03-28T21:57:55Z">
        <w:r>
          <w:delText>OF</w:delText>
        </w:r>
      </w:del>
      <w:ins w:id="3759" w:author="GoldenCorpusHarness" w:date="2026-03-28T21:57:55Z">
        <w:r>
          <w:t>(Incidence</w:t>
        </w:r>
      </w:ins>
      <w:r>
        <w:t xml:space="preserve"> </w:t>
      </w:r>
      <w:del w:id="3760" w:author="GoldenCorpusHarness" w:date="2026-03-28T21:57:55Z">
        <w:r>
          <w:delText>REVISIONS</w:delText>
        </w:r>
      </w:del>
      <w:ins w:id="3761" w:author="GoldenCorpusHarness" w:date="2026-03-28T21:57:55Z">
        <w:r>
          <w:t>≥10%) (APaT Population)249</w:t>
        </w:r>
      </w:ins>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1E0" w:firstRow="1" w:lastRow="1" w:firstColumn="1" w:lastColumn="1" w:noHBand="0" w:noVBand="0"/>
      </w:tblPr>
      <w:tblGrid>
        <w:gridCol w:w="1544"/>
        <w:gridCol w:w="2522"/>
        <w:gridCol w:w="4924"/>
      </w:tblGrid>
      <w:tr w:rsidR="001E2641" w:rsidRPr="009F36EC" ns2:paraId="4A1FD6E2" ns2:textId="77777777">
        <w:trPr>
          <w:tblHeader/>
        </w:trPr>
        <w:tc>
          <w:tcPr>
            <w:tcW w:w="930" w:type="pct"/>
            <w:vAlign w:val="center"/>
          </w:tcPr>
          <w:p ns2:paraId="7D8C13A1" ns2:textId="77777777" w:rsidR="001E2641" w:rsidRPr="009F36EC" w:rsidRDefault="001E2641">
            <w:pPr>
              <w:spacing w:before="40" w:after="40"/>
              <w:jc w:val="center"/>
              <w:rPr>
                <w:b/>
                <w:color w:val="000000"/>
              </w:rPr>
            </w:pPr>
            <w:r w:rsidRPr="009F36EC">
              <w:rPr>
                <w:b/>
                <w:color w:val="000000"/>
              </w:rPr>
              <w:t>Section</w:t>
            </w:r>
          </w:p>
        </w:tc>
        <w:tc>
          <w:tcPr>
            <w:tcW w:w="1260" w:type="pct"/>
            <w:vAlign w:val="center"/>
          </w:tcPr>
          <w:p ns2:paraId="01DA133C" ns2:textId="77777777" w:rsidR="001E2641" w:rsidRPr="009F36EC" w:rsidRDefault="001E2641">
            <w:pPr>
              <w:spacing w:before="40" w:after="40"/>
              <w:jc w:val="center"/>
              <w:rPr>
                <w:b/>
                <w:color w:val="000000"/>
              </w:rPr>
            </w:pPr>
            <w:r w:rsidRPr="009F36EC">
              <w:rPr>
                <w:b/>
                <w:color w:val="000000"/>
              </w:rPr>
              <w:t>Section Title</w:t>
            </w:r>
          </w:p>
        </w:tc>
        <w:tc>
          <w:tcPr>
            <w:tcW w:w="2810" w:type="pct"/>
            <w:vAlign w:val="center"/>
          </w:tcPr>
          <w:p ns2:paraId="26208F22" ns2:textId="20668082" w:rsidR="001E2641" w:rsidRPr="009F36EC" w:rsidRDefault="001E2641">
            <w:pPr>
              <w:spacing w:before="40" w:after="40"/>
              <w:jc w:val="center"/>
              <w:rPr>
                <w:b/>
                <w:color w:val="000000"/>
              </w:rPr>
            </w:pPr>
            <w:r w:rsidRPr="009F36EC">
              <w:rPr>
                <w:b/>
                <w:color w:val="000000"/>
              </w:rPr>
              <w:t>Description of Additions or Changes</w:t>
            </w:r>
          </w:p>
        </w:tc>
      </w:tr>
      <w:tr w:rsidR="001E2641" w:rsidRPr="009F36EC" ns2:paraId="52B8A179" ns2:textId="77777777">
        <w:tc>
          <w:tcPr>
            <w:tcW w:w="930" w:type="pct"/>
          </w:tcPr>
          <w:p ns2:paraId="42836A2D" ns2:textId="77777777" w:rsidR="001E2641" w:rsidRPr="00C009D5" w:rsidRDefault="001E2641">
            <w:pPr>
              <w:spacing w:after="60"/>
              <w:rPr>
                <w:bCs/>
                <w:color w:val="000000"/>
                <w:kern w:val="32"/>
                <w:sz w:val="20"/>
                <w:szCs w:val="20"/>
              </w:rPr>
            </w:pPr>
            <w:r w:rsidRPr="00C009D5">
              <w:rPr>
                <w:sz w:val="20"/>
                <w:szCs w:val="20"/>
              </w:rPr>
              <w:t>Throughout</w:t>
            </w:r>
          </w:p>
        </w:tc>
        <w:tc>
          <w:tcPr>
            <w:tcW w:w="1260" w:type="pct"/>
          </w:tcPr>
          <w:p ns2:paraId="468D2487" ns2:textId="77777777" w:rsidR="001E2641" w:rsidRPr="00C009D5" w:rsidRDefault="001E2641">
            <w:pPr>
              <w:spacing w:after="60"/>
              <w:rPr>
                <w:bCs/>
                <w:color w:val="000000"/>
                <w:kern w:val="32"/>
                <w:sz w:val="20"/>
                <w:szCs w:val="20"/>
              </w:rPr>
            </w:pPr>
          </w:p>
        </w:tc>
        <w:tc>
          <w:tcPr>
            <w:tcW w:w="2810" w:type="pct"/>
          </w:tcPr>
          <w:p ns2:paraId="3A649799" ns2:textId="77777777" w:rsidR="0045643A" w:rsidRDefault="001E2641">
            <w:pPr>
              <w:spacing w:after="60"/>
              <w:rPr>
                <w:sz w:val="20"/>
                <w:szCs w:val="20"/>
              </w:rPr>
            </w:pPr>
            <w:r w:rsidRPr="00C009D5">
              <w:rPr>
                <w:sz w:val="20"/>
                <w:szCs w:val="20"/>
              </w:rPr>
              <w:t>Database cutoff dates were updated.</w:t>
            </w:r>
            <w:r w:rsidR="007F5F1F">
              <w:rPr>
                <w:sz w:val="20"/>
                <w:szCs w:val="20"/>
              </w:rPr>
              <w:t xml:space="preserve"> </w:t>
            </w:r>
          </w:p>
          <w:p ns2:paraId="0D04D2DE" ns2:textId="77777777" w:rsidR="001E2641" w:rsidRDefault="00025C1C">
            <w:pPr>
              <w:spacing w:after="60"/>
              <w:rPr>
                <w:sz w:val="20"/>
                <w:szCs w:val="20"/>
              </w:rPr>
            </w:pPr>
            <w:r>
              <w:rPr>
                <w:sz w:val="20"/>
                <w:szCs w:val="20"/>
              </w:rPr>
              <w:t>SKB</w:t>
            </w:r>
            <w:r w:rsidR="0045643A">
              <w:rPr>
                <w:sz w:val="20"/>
                <w:szCs w:val="20"/>
              </w:rPr>
              <w:t>264</w:t>
            </w:r>
            <w:r w:rsidR="00437377">
              <w:rPr>
                <w:sz w:val="20"/>
                <w:szCs w:val="20"/>
              </w:rPr>
              <w:t>/ MK-2870</w:t>
            </w:r>
            <w:r w:rsidR="0045643A">
              <w:rPr>
                <w:sz w:val="20"/>
                <w:szCs w:val="20"/>
              </w:rPr>
              <w:t xml:space="preserve"> replaced with sac-TMT</w:t>
            </w:r>
          </w:p>
          <w:p ns2:paraId="2FBF2344" ns2:textId="6A09A12B" w:rsidR="0079499C" w:rsidRPr="00C009D5" w:rsidRDefault="0079499C">
            <w:pPr>
              <w:spacing w:after="60"/>
              <w:rPr>
                <w:bCs/>
                <w:color w:val="000000"/>
                <w:kern w:val="32"/>
                <w:sz w:val="20"/>
                <w:szCs w:val="20"/>
              </w:rPr>
            </w:pPr>
            <w:r w:rsidRPr="003A3880">
              <w:rPr>
                <w:sz w:val="20"/>
                <w:szCs w:val="20"/>
              </w:rPr>
              <w:t>Minor editorial changes (eg, abbreviations, typographical errors, formatting styles, etc) were incorporated throughout</w:t>
            </w:r>
          </w:p>
        </w:tc>
      </w:tr>
      <w:tr w:rsidR="00990FDB" w:rsidRPr="009F36EC" ns2:paraId="42BF4111" ns2:textId="77777777">
        <w:tc>
          <w:tcPr>
            <w:tcW w:w="930" w:type="pct"/>
          </w:tcPr>
          <w:p ns2:paraId="7502FD5A" ns2:textId="739102EB" w:rsidR="00990FDB" w:rsidRPr="00AE421A" w:rsidRDefault="00990FDB" w:rsidP="00990FDB">
            <w:pPr>
              <w:spacing w:after="60"/>
              <w:rPr>
                <w:sz w:val="20"/>
                <w:szCs w:val="20"/>
              </w:rPr>
            </w:pPr>
            <w:r w:rsidRPr="00AE421A">
              <w:rPr>
                <w:sz w:val="20"/>
                <w:szCs w:val="20"/>
              </w:rPr>
              <w:t>List of Abbreviations, Acronyms, and Definition of Terms</w:t>
            </w:r>
          </w:p>
        </w:tc>
        <w:tc>
          <w:tcPr>
            <w:tcW w:w="1260" w:type="pct"/>
          </w:tcPr>
          <w:p ns2:paraId="0EBE4CBA" ns2:textId="1D29D57A" w:rsidR="00990FDB" w:rsidRPr="00AE421A" w:rsidRDefault="00990FDB" w:rsidP="00990FDB">
            <w:pPr>
              <w:spacing w:after="60"/>
              <w:rPr>
                <w:bCs/>
                <w:color w:val="000000"/>
                <w:kern w:val="32"/>
                <w:sz w:val="20"/>
                <w:szCs w:val="20"/>
              </w:rPr>
            </w:pPr>
            <w:r w:rsidRPr="00AE421A">
              <w:rPr>
                <w:sz w:val="20"/>
                <w:szCs w:val="20"/>
              </w:rPr>
              <w:t>List of Abbreviations, Acronyms, and Definition of Terms</w:t>
            </w:r>
          </w:p>
        </w:tc>
        <w:tc>
          <w:tcPr>
            <w:tcW w:w="2810" w:type="pct"/>
          </w:tcPr>
          <w:p ns2:paraId="359225C2" ns2:textId="68EF7692" w:rsidR="00990FDB" w:rsidRPr="00AE421A" w:rsidRDefault="00990FDB" w:rsidP="00990FDB">
            <w:pPr>
              <w:spacing w:after="60"/>
              <w:rPr>
                <w:sz w:val="20"/>
                <w:szCs w:val="20"/>
              </w:rPr>
            </w:pPr>
            <w:r w:rsidRPr="00AE421A">
              <w:rPr>
                <w:sz w:val="20"/>
                <w:szCs w:val="20"/>
              </w:rPr>
              <w:t xml:space="preserve">The list of abbreviations was updated. </w:t>
            </w:r>
          </w:p>
        </w:tc>
      </w:tr>
      <w:tr w:rsidR="00990FDB" w:rsidRPr="009F36EC" ns2:paraId="442666E5" ns2:textId="77777777">
        <w:tc>
          <w:tcPr>
            <w:tcW w:w="930" w:type="pct"/>
          </w:tcPr>
          <w:p ns2:paraId="5CBED762" ns2:textId="0CE6FA7E" w:rsidR="00990FDB" w:rsidRPr="00AE421A" w:rsidRDefault="00990FDB" w:rsidP="00990FDB">
            <w:pPr>
              <w:spacing w:after="60"/>
              <w:rPr>
                <w:sz w:val="20"/>
                <w:szCs w:val="20"/>
              </w:rPr>
            </w:pPr>
            <w:r w:rsidRPr="00AE421A">
              <w:rPr>
                <w:sz w:val="20"/>
                <w:szCs w:val="20"/>
              </w:rPr>
              <w:t>1</w:t>
            </w:r>
          </w:p>
        </w:tc>
        <w:tc>
          <w:tcPr>
            <w:tcW w:w="1260" w:type="pct"/>
          </w:tcPr>
          <w:p ns2:paraId="2059A2DF" ns2:textId="043518AC" w:rsidR="00990FDB" w:rsidRPr="00AE421A" w:rsidRDefault="00BA2702" w:rsidP="00AA52D8">
            <w:pPr>
              <w:spacing w:after="60"/>
              <w:rPr>
                <w:sz w:val="20"/>
                <w:szCs w:val="20"/>
              </w:rPr>
            </w:pPr>
            <w:r w:rsidRPr="00AE421A">
              <w:rPr>
                <w:bCs/>
                <w:color w:val="000000"/>
                <w:kern w:val="32"/>
                <w:sz w:val="20"/>
                <w:szCs w:val="20"/>
              </w:rPr>
              <w:t>Summary</w:t>
            </w:r>
            <w:r w:rsidR="00D274A8" w:rsidRPr="00AE421A">
              <w:rPr>
                <w:bCs/>
                <w:color w:val="000000"/>
                <w:kern w:val="32"/>
                <w:sz w:val="20"/>
                <w:szCs w:val="20"/>
              </w:rPr>
              <w:t xml:space="preserve"> </w:t>
            </w:r>
          </w:p>
        </w:tc>
        <w:tc>
          <w:tcPr>
            <w:tcW w:w="2810" w:type="pct"/>
          </w:tcPr>
          <w:p ns2:paraId="29C9F771" ns2:textId="1BA35387" w:rsidR="00990FDB" w:rsidRPr="00AE421A" w:rsidRDefault="00BA2702" w:rsidP="00990FDB">
            <w:pPr>
              <w:spacing w:after="60"/>
              <w:rPr>
                <w:sz w:val="20"/>
                <w:szCs w:val="20"/>
              </w:rPr>
            </w:pPr>
            <w:r w:rsidRPr="00AE421A">
              <w:rPr>
                <w:bCs/>
                <w:color w:val="000000"/>
                <w:kern w:val="32"/>
                <w:sz w:val="20"/>
                <w:szCs w:val="20"/>
              </w:rPr>
              <w:t xml:space="preserve">Revised to incorporate </w:t>
            </w:r>
            <w:r w:rsidR="00A65431" w:rsidRPr="00AE421A">
              <w:rPr>
                <w:bCs/>
                <w:color w:val="000000"/>
                <w:kern w:val="32"/>
                <w:sz w:val="20"/>
                <w:szCs w:val="20"/>
              </w:rPr>
              <w:t xml:space="preserve">updated information </w:t>
            </w:r>
            <w:r w:rsidR="0035435F" w:rsidRPr="00AE421A">
              <w:rPr>
                <w:bCs/>
                <w:color w:val="000000"/>
                <w:kern w:val="32"/>
                <w:sz w:val="20"/>
                <w:szCs w:val="20"/>
              </w:rPr>
              <w:t>of each section of the IB</w:t>
            </w:r>
            <w:r w:rsidR="00A65431" w:rsidRPr="00AE421A">
              <w:rPr>
                <w:bCs/>
                <w:color w:val="000000"/>
                <w:kern w:val="32"/>
                <w:sz w:val="20"/>
                <w:szCs w:val="20"/>
              </w:rPr>
              <w:t xml:space="preserve"> in particular Section 5</w:t>
            </w:r>
            <w:r w:rsidRPr="00AE421A">
              <w:rPr>
                <w:bCs/>
                <w:color w:val="000000"/>
                <w:kern w:val="32"/>
                <w:sz w:val="20"/>
                <w:szCs w:val="20"/>
              </w:rPr>
              <w:t>.</w:t>
            </w:r>
          </w:p>
        </w:tc>
      </w:tr>
      <w:tr w:rsidR="001E2641" w:rsidRPr="009F36EC" ns2:paraId="67A49CB6" ns2:textId="77777777">
        <w:tc>
          <w:tcPr>
            <w:tcW w:w="930" w:type="pct"/>
          </w:tcPr>
          <w:p ns2:paraId="6FC418CE" ns2:textId="77777777" w:rsidR="001E2641" w:rsidRPr="00C009D5" w:rsidRDefault="001E2641">
            <w:pPr>
              <w:spacing w:after="60"/>
              <w:rPr>
                <w:bCs/>
                <w:color w:val="000000"/>
                <w:kern w:val="32"/>
                <w:sz w:val="20"/>
                <w:szCs w:val="20"/>
              </w:rPr>
            </w:pPr>
            <w:r>
              <w:rPr>
                <w:bCs/>
                <w:color w:val="000000"/>
                <w:kern w:val="32"/>
                <w:sz w:val="20"/>
                <w:szCs w:val="20"/>
              </w:rPr>
              <w:t>2</w:t>
            </w:r>
          </w:p>
        </w:tc>
        <w:tc>
          <w:tcPr>
            <w:tcW w:w="1260" w:type="pct"/>
          </w:tcPr>
          <w:p ns2:paraId="69012C3F" ns2:textId="77777777" w:rsidR="001E2641" w:rsidRPr="00C009D5" w:rsidRDefault="001E2641">
            <w:pPr>
              <w:spacing w:after="60"/>
              <w:rPr>
                <w:bCs/>
                <w:color w:val="000000"/>
                <w:kern w:val="32"/>
                <w:sz w:val="20"/>
                <w:szCs w:val="20"/>
              </w:rPr>
            </w:pPr>
            <w:r w:rsidRPr="00094B4F">
              <w:rPr>
                <w:bCs/>
                <w:color w:val="000000"/>
                <w:kern w:val="32"/>
                <w:sz w:val="20"/>
                <w:szCs w:val="20"/>
              </w:rPr>
              <w:t>Introduction</w:t>
            </w:r>
          </w:p>
        </w:tc>
        <w:tc>
          <w:tcPr>
            <w:tcW w:w="2810" w:type="pct"/>
          </w:tcPr>
          <w:p ns2:paraId="6D0B5ABB" ns2:textId="63C81DC2" w:rsidR="001E2641" w:rsidRPr="00094B4F" w:rsidRDefault="00E64C60">
            <w:pPr>
              <w:spacing w:after="60"/>
              <w:rPr>
                <w:bCs/>
                <w:color w:val="000000"/>
                <w:kern w:val="32"/>
                <w:sz w:val="20"/>
                <w:szCs w:val="20"/>
              </w:rPr>
            </w:pPr>
            <w:r>
              <w:rPr>
                <w:bCs/>
                <w:color w:val="000000"/>
                <w:kern w:val="32"/>
                <w:sz w:val="20"/>
                <w:szCs w:val="20"/>
              </w:rPr>
              <w:t>Minor revision</w:t>
            </w:r>
            <w:r w:rsidR="00A65431">
              <w:rPr>
                <w:bCs/>
                <w:color w:val="000000"/>
                <w:kern w:val="32"/>
                <w:sz w:val="20"/>
                <w:szCs w:val="20"/>
              </w:rPr>
              <w:t xml:space="preserve"> </w:t>
            </w:r>
          </w:p>
        </w:tc>
      </w:tr>
      <w:tr w:rsidR="004119FF" w:rsidRPr="009F36EC" ns2:paraId="50C920DF" ns2:textId="77777777">
        <w:tc>
          <w:tcPr>
            <w:tcW w:w="930" w:type="pct"/>
          </w:tcPr>
          <w:p ns2:paraId="5459D1CB" ns2:textId="3B1F239A" w:rsidR="004119FF" w:rsidDel="0071104A" w:rsidRDefault="004119FF" w:rsidP="004119FF">
            <w:pPr>
              <w:spacing w:after="60"/>
              <w:rPr>
                <w:bCs/>
                <w:color w:val="000000"/>
                <w:kern w:val="32"/>
                <w:sz w:val="20"/>
                <w:szCs w:val="20"/>
              </w:rPr>
            </w:pPr>
            <w:r>
              <w:rPr>
                <w:bCs/>
                <w:color w:val="000000"/>
                <w:kern w:val="32"/>
                <w:sz w:val="20"/>
                <w:szCs w:val="20"/>
              </w:rPr>
              <w:t>3.3</w:t>
            </w:r>
          </w:p>
        </w:tc>
        <w:tc>
          <w:tcPr>
            <w:tcW w:w="1260" w:type="pct"/>
          </w:tcPr>
          <w:p ns2:paraId="14D23C07" ns2:textId="34A5A71C" w:rsidR="004119FF" w:rsidRPr="00094B4F" w:rsidDel="0071104A" w:rsidRDefault="004119FF" w:rsidP="004119FF">
            <w:pPr>
              <w:spacing w:after="60"/>
              <w:rPr>
                <w:bCs/>
                <w:color w:val="000000"/>
                <w:kern w:val="32"/>
                <w:sz w:val="20"/>
                <w:szCs w:val="20"/>
              </w:rPr>
            </w:pPr>
            <w:r>
              <w:rPr>
                <w:bCs/>
                <w:color w:val="000000"/>
                <w:kern w:val="32"/>
                <w:sz w:val="20"/>
                <w:szCs w:val="20"/>
              </w:rPr>
              <w:t>Physico</w:t>
            </w:r>
            <w:r>
              <w:rPr>
                <w:rFonts w:eastAsiaTheme="minorEastAsia" w:hint="eastAsia"/>
                <w:bCs/>
                <w:color w:val="000000"/>
                <w:kern w:val="32"/>
                <w:sz w:val="20"/>
                <w:szCs w:val="20"/>
                <w:lang w:eastAsia="ja-JP"/>
              </w:rPr>
              <w:t>-</w:t>
            </w:r>
            <w:r>
              <w:rPr>
                <w:bCs/>
                <w:color w:val="000000"/>
                <w:kern w:val="32"/>
                <w:sz w:val="20"/>
                <w:szCs w:val="20"/>
              </w:rPr>
              <w:t>chemical Properties</w:t>
            </w:r>
          </w:p>
        </w:tc>
        <w:tc>
          <w:tcPr>
            <w:tcW w:w="2810" w:type="pct"/>
          </w:tcPr>
          <w:p ns2:paraId="6055A5DE" ns2:textId="5208A0AE" w:rsidR="004119FF" w:rsidDel="004119FF" w:rsidRDefault="004119FF" w:rsidP="004119FF">
            <w:pPr>
              <w:spacing w:after="60"/>
              <w:rPr>
                <w:bCs/>
                <w:color w:val="000000"/>
                <w:kern w:val="32"/>
                <w:sz w:val="20"/>
                <w:szCs w:val="20"/>
              </w:rPr>
            </w:pPr>
            <w:r>
              <w:rPr>
                <w:bCs/>
                <w:color w:val="000000"/>
                <w:kern w:val="32"/>
                <w:sz w:val="20"/>
                <w:szCs w:val="20"/>
              </w:rPr>
              <w:t>Updated admixture diluents to include 5% Dextrose solution.</w:t>
            </w:r>
          </w:p>
        </w:tc>
      </w:tr>
      <w:tr w:rsidR="004119FF" w:rsidRPr="009F36EC" ns2:paraId="0FB69F8D" ns2:textId="77777777">
        <w:tc>
          <w:tcPr>
            <w:tcW w:w="930" w:type="pct"/>
          </w:tcPr>
          <w:p ns2:paraId="0D2B2DD0" ns2:textId="6C9414B4" w:rsidR="004119FF" w:rsidRDefault="004119FF" w:rsidP="004119FF">
            <w:pPr>
              <w:spacing w:after="60"/>
              <w:rPr>
                <w:bCs/>
                <w:color w:val="000000"/>
                <w:kern w:val="32"/>
                <w:sz w:val="20"/>
                <w:szCs w:val="20"/>
              </w:rPr>
            </w:pPr>
            <w:r>
              <w:rPr>
                <w:bCs/>
                <w:color w:val="000000"/>
                <w:kern w:val="32"/>
                <w:sz w:val="20"/>
                <w:szCs w:val="20"/>
              </w:rPr>
              <w:t>3.4</w:t>
            </w:r>
          </w:p>
        </w:tc>
        <w:tc>
          <w:tcPr>
            <w:tcW w:w="1260" w:type="pct"/>
          </w:tcPr>
          <w:p ns2:paraId="4C8947EC" ns2:textId="07EB337B" w:rsidR="004119FF" w:rsidRDefault="004119FF" w:rsidP="004119FF">
            <w:pPr>
              <w:spacing w:after="60"/>
              <w:rPr>
                <w:bCs/>
                <w:color w:val="000000"/>
                <w:kern w:val="32"/>
                <w:sz w:val="20"/>
                <w:szCs w:val="20"/>
              </w:rPr>
            </w:pPr>
            <w:r w:rsidRPr="00746B4E">
              <w:rPr>
                <w:sz w:val="20"/>
                <w:szCs w:val="20"/>
              </w:rPr>
              <w:t>Pharmaceutical Formulation</w:t>
            </w:r>
          </w:p>
        </w:tc>
        <w:tc>
          <w:tcPr>
            <w:tcW w:w="2810" w:type="pct"/>
          </w:tcPr>
          <w:p ns2:paraId="49990DE3" ns2:textId="6522B359" w:rsidR="004119FF" w:rsidRDefault="004119FF" w:rsidP="004119FF">
            <w:pPr>
              <w:spacing w:after="60"/>
              <w:rPr>
                <w:bCs/>
                <w:color w:val="000000"/>
                <w:kern w:val="32"/>
                <w:sz w:val="20"/>
                <w:szCs w:val="20"/>
              </w:rPr>
            </w:pPr>
            <w:r>
              <w:rPr>
                <w:bCs/>
                <w:color w:val="000000"/>
                <w:kern w:val="32"/>
                <w:sz w:val="20"/>
                <w:szCs w:val="20"/>
              </w:rPr>
              <w:t>Updated in-use storage conditions and admixture diluents.</w:t>
            </w:r>
          </w:p>
        </w:tc>
      </w:tr>
      <w:tr w:rsidR="005B71F7" w:rsidRPr="009F36EC" ns2:paraId="0704BE41" ns2:textId="77777777">
        <w:tc>
          <w:tcPr>
            <w:tcW w:w="930" w:type="pct"/>
          </w:tcPr>
          <w:p ns2:paraId="17C03CF6" ns2:textId="57A0E603" w:rsidR="005B71F7" w:rsidRDefault="005B71F7" w:rsidP="004119FF">
            <w:pPr>
              <w:spacing w:after="60"/>
              <w:rPr>
                <w:bCs/>
                <w:color w:val="000000"/>
                <w:kern w:val="32"/>
                <w:sz w:val="20"/>
                <w:szCs w:val="20"/>
              </w:rPr>
            </w:pPr>
            <w:r>
              <w:rPr>
                <w:bCs/>
                <w:color w:val="000000"/>
                <w:kern w:val="32"/>
                <w:sz w:val="20"/>
                <w:szCs w:val="20"/>
              </w:rPr>
              <w:t>4.1.1.1</w:t>
            </w:r>
          </w:p>
        </w:tc>
        <w:tc>
          <w:tcPr>
            <w:tcW w:w="1260" w:type="pct"/>
          </w:tcPr>
          <w:p ns2:paraId="44EF5CFE" ns2:textId="5100E1AD" w:rsidR="005B71F7" w:rsidRPr="00746B4E" w:rsidRDefault="005B71F7" w:rsidP="004119FF">
            <w:pPr>
              <w:spacing w:after="60"/>
              <w:rPr>
                <w:sz w:val="20"/>
                <w:szCs w:val="20"/>
              </w:rPr>
            </w:pPr>
            <w:r>
              <w:rPr>
                <w:bCs/>
                <w:color w:val="000000"/>
                <w:kern w:val="32"/>
                <w:sz w:val="20"/>
                <w:szCs w:val="20"/>
              </w:rPr>
              <w:t>In Vitro Pharmacology</w:t>
            </w:r>
          </w:p>
        </w:tc>
        <w:tc>
          <w:tcPr>
            <w:tcW w:w="2810" w:type="pct"/>
          </w:tcPr>
          <w:p ns2:paraId="2DCF5BE2" ns2:textId="55E9FC18" w:rsidR="005B71F7" w:rsidRDefault="005B71F7" w:rsidP="004119FF">
            <w:pPr>
              <w:spacing w:after="60"/>
              <w:rPr>
                <w:bCs/>
                <w:color w:val="000000"/>
                <w:kern w:val="32"/>
                <w:sz w:val="20"/>
                <w:szCs w:val="20"/>
              </w:rPr>
            </w:pPr>
            <w:r>
              <w:rPr>
                <w:bCs/>
                <w:color w:val="000000"/>
                <w:kern w:val="32"/>
                <w:sz w:val="20"/>
                <w:szCs w:val="20"/>
              </w:rPr>
              <w:t>This section was streamlined to enhance readability. The evaluation for ADCC activity was updated to incorporate new in vitro data supporting the expected lack of ADCC activity in the clinic.</w:t>
            </w:r>
          </w:p>
        </w:tc>
      </w:tr>
      <w:tr w:rsidR="004C3B7D" w:rsidRPr="009F36EC" ns2:paraId="0230CCE8" ns2:textId="77777777">
        <w:tc>
          <w:tcPr>
            <w:tcW w:w="930" w:type="pct"/>
          </w:tcPr>
          <w:p ns2:paraId="1246B8CA" ns2:textId="391ECD35" w:rsidR="004C3B7D" w:rsidRDefault="004C3B7D" w:rsidP="004119FF">
            <w:pPr>
              <w:spacing w:after="60"/>
              <w:rPr>
                <w:bCs/>
                <w:color w:val="000000"/>
                <w:kern w:val="32"/>
                <w:sz w:val="20"/>
                <w:szCs w:val="20"/>
              </w:rPr>
            </w:pPr>
            <w:r>
              <w:rPr>
                <w:bCs/>
                <w:color w:val="000000"/>
                <w:kern w:val="32"/>
                <w:sz w:val="20"/>
                <w:szCs w:val="20"/>
              </w:rPr>
              <w:t>4.1.1.2</w:t>
            </w:r>
          </w:p>
        </w:tc>
        <w:tc>
          <w:tcPr>
            <w:tcW w:w="1260" w:type="pct"/>
          </w:tcPr>
          <w:p ns2:paraId="3E2BCA7D" ns2:textId="0B0495BE" w:rsidR="004C3B7D" w:rsidRDefault="004C3B7D" w:rsidP="004119FF">
            <w:pPr>
              <w:spacing w:after="60"/>
              <w:rPr>
                <w:bCs/>
                <w:color w:val="000000"/>
                <w:kern w:val="32"/>
                <w:sz w:val="20"/>
                <w:szCs w:val="20"/>
              </w:rPr>
            </w:pPr>
            <w:r w:rsidRPr="00FB48E5">
              <w:rPr>
                <w:bCs/>
                <w:color w:val="000000"/>
                <w:kern w:val="32"/>
                <w:sz w:val="20"/>
                <w:szCs w:val="20"/>
              </w:rPr>
              <w:t>In Vivo Pharmacology</w:t>
            </w:r>
          </w:p>
        </w:tc>
        <w:tc>
          <w:tcPr>
            <w:tcW w:w="2810" w:type="pct"/>
          </w:tcPr>
          <w:p ns2:paraId="31040496" ns2:textId="24C96999" w:rsidR="004C3B7D" w:rsidRDefault="004C3B7D" w:rsidP="004119FF">
            <w:pPr>
              <w:spacing w:after="60"/>
              <w:rPr>
                <w:bCs/>
                <w:color w:val="000000"/>
                <w:kern w:val="32"/>
                <w:sz w:val="20"/>
                <w:szCs w:val="20"/>
              </w:rPr>
            </w:pPr>
            <w:r>
              <w:rPr>
                <w:bCs/>
                <w:color w:val="000000"/>
                <w:kern w:val="32"/>
                <w:sz w:val="20"/>
                <w:szCs w:val="20"/>
              </w:rPr>
              <w:t>Two additional studies related to I-VESIC administration were added.</w:t>
            </w:r>
          </w:p>
        </w:tc>
      </w:tr>
      <w:tr w:rsidR="00743B6E" w:rsidRPr="009F36EC" ns2:paraId="08D11EF6" ns2:textId="77777777">
        <w:tc>
          <w:tcPr>
            <w:tcW w:w="930" w:type="pct"/>
          </w:tcPr>
          <w:p ns2:paraId="143B6D8B" ns2:textId="2967D322" w:rsidR="00743B6E" w:rsidRPr="00B77791" w:rsidRDefault="00743B6E" w:rsidP="00220B5F">
            <w:pPr>
              <w:spacing w:after="60"/>
              <w:rPr>
                <w:sz w:val="20"/>
                <w:szCs w:val="20"/>
              </w:rPr>
            </w:pPr>
            <w:r>
              <w:rPr>
                <w:sz w:val="20"/>
                <w:szCs w:val="20"/>
              </w:rPr>
              <w:t>4.2.1</w:t>
            </w:r>
          </w:p>
        </w:tc>
        <w:tc>
          <w:tcPr>
            <w:tcW w:w="1260" w:type="pct"/>
          </w:tcPr>
          <w:p ns2:paraId="46E626BE" ns2:textId="4A0731CD" w:rsidR="00743B6E" w:rsidRDefault="00743B6E" w:rsidP="00220B5F">
            <w:pPr>
              <w:spacing w:after="60"/>
              <w:rPr>
                <w:sz w:val="20"/>
                <w:szCs w:val="20"/>
              </w:rPr>
            </w:pPr>
            <w:r>
              <w:rPr>
                <w:sz w:val="20"/>
                <w:szCs w:val="20"/>
              </w:rPr>
              <w:t>Pharmacokinetics – Methods of Analysis</w:t>
            </w:r>
          </w:p>
        </w:tc>
        <w:tc>
          <w:tcPr>
            <w:tcW w:w="2810" w:type="pct"/>
          </w:tcPr>
          <w:p ns2:paraId="0669182D" ns2:textId="10A37317" w:rsidR="00743B6E" w:rsidRDefault="00743B6E" w:rsidP="00220B5F">
            <w:pPr>
              <w:spacing w:after="60"/>
              <w:rPr>
                <w:sz w:val="20"/>
                <w:szCs w:val="20"/>
              </w:rPr>
            </w:pPr>
            <w:r>
              <w:rPr>
                <w:sz w:val="20"/>
                <w:szCs w:val="20"/>
              </w:rPr>
              <w:t xml:space="preserve">Six additional studies </w:t>
            </w:r>
            <w:r w:rsidR="00EA3055">
              <w:rPr>
                <w:sz w:val="20"/>
                <w:szCs w:val="20"/>
              </w:rPr>
              <w:t>were</w:t>
            </w:r>
            <w:r>
              <w:rPr>
                <w:sz w:val="20"/>
                <w:szCs w:val="20"/>
              </w:rPr>
              <w:t xml:space="preserve"> added</w:t>
            </w:r>
            <w:r w:rsidR="009E2B52">
              <w:rPr>
                <w:sz w:val="20"/>
                <w:szCs w:val="20"/>
              </w:rPr>
              <w:t xml:space="preserve"> to this section.</w:t>
            </w:r>
          </w:p>
        </w:tc>
      </w:tr>
      <w:tr w:rsidR="00743B6E" w:rsidRPr="009F36EC" ns2:paraId="6449D3EC" ns2:textId="77777777">
        <w:tc>
          <w:tcPr>
            <w:tcW w:w="930" w:type="pct"/>
          </w:tcPr>
          <w:p ns2:paraId="3A7251A8" ns2:textId="1D2607D4" w:rsidR="00743B6E" w:rsidRDefault="00743B6E" w:rsidP="00220B5F">
            <w:pPr>
              <w:spacing w:after="60"/>
              <w:rPr>
                <w:sz w:val="20"/>
                <w:szCs w:val="20"/>
              </w:rPr>
            </w:pPr>
            <w:r>
              <w:rPr>
                <w:sz w:val="20"/>
                <w:szCs w:val="20"/>
              </w:rPr>
              <w:t>4.2.2.2.4</w:t>
            </w:r>
          </w:p>
        </w:tc>
        <w:tc>
          <w:tcPr>
            <w:tcW w:w="1260" w:type="pct"/>
          </w:tcPr>
          <w:p ns2:paraId="4EB35F57" ns2:textId="0B56DC86" w:rsidR="00743B6E" w:rsidRDefault="00743B6E" w:rsidP="00220B5F">
            <w:pPr>
              <w:spacing w:after="60"/>
              <w:rPr>
                <w:sz w:val="20"/>
                <w:szCs w:val="20"/>
              </w:rPr>
            </w:pPr>
            <w:r>
              <w:rPr>
                <w:sz w:val="20"/>
                <w:szCs w:val="20"/>
              </w:rPr>
              <w:t>Distribution</w:t>
            </w:r>
          </w:p>
        </w:tc>
        <w:tc>
          <w:tcPr>
            <w:tcW w:w="2810" w:type="pct"/>
          </w:tcPr>
          <w:p ns2:paraId="525D671E" ns2:textId="15104F85" w:rsidR="00743B6E" w:rsidRDefault="009E2B52" w:rsidP="00220B5F">
            <w:pPr>
              <w:spacing w:after="60"/>
              <w:rPr>
                <w:sz w:val="20"/>
                <w:szCs w:val="20"/>
              </w:rPr>
            </w:pPr>
            <w:r>
              <w:rPr>
                <w:sz w:val="20"/>
                <w:szCs w:val="20"/>
              </w:rPr>
              <w:t>An additional s</w:t>
            </w:r>
            <w:r w:rsidR="00743B6E">
              <w:rPr>
                <w:sz w:val="20"/>
                <w:szCs w:val="20"/>
              </w:rPr>
              <w:t xml:space="preserve">tudy </w:t>
            </w:r>
            <w:r>
              <w:rPr>
                <w:sz w:val="20"/>
                <w:szCs w:val="20"/>
              </w:rPr>
              <w:t xml:space="preserve">was </w:t>
            </w:r>
            <w:r w:rsidR="00743B6E">
              <w:rPr>
                <w:sz w:val="20"/>
                <w:szCs w:val="20"/>
              </w:rPr>
              <w:t>added</w:t>
            </w:r>
            <w:r>
              <w:rPr>
                <w:sz w:val="20"/>
                <w:szCs w:val="20"/>
              </w:rPr>
              <w:t xml:space="preserve"> to this section.</w:t>
            </w:r>
          </w:p>
        </w:tc>
      </w:tr>
      <w:tr w:rsidR="00743B6E" w:rsidRPr="009F36EC" ns2:paraId="5109C1E2" ns2:textId="77777777">
        <w:tc>
          <w:tcPr>
            <w:tcW w:w="930" w:type="pct"/>
          </w:tcPr>
          <w:p ns2:paraId="17880D99" ns2:textId="163BD27E" w:rsidR="00743B6E" w:rsidRDefault="00743B6E" w:rsidP="00220B5F">
            <w:pPr>
              <w:spacing w:after="60"/>
              <w:rPr>
                <w:sz w:val="20"/>
                <w:szCs w:val="20"/>
              </w:rPr>
            </w:pPr>
            <w:r>
              <w:rPr>
                <w:sz w:val="20"/>
                <w:szCs w:val="20"/>
              </w:rPr>
              <w:t>4.2.4.2</w:t>
            </w:r>
          </w:p>
        </w:tc>
        <w:tc>
          <w:tcPr>
            <w:tcW w:w="1260" w:type="pct"/>
          </w:tcPr>
          <w:p ns2:paraId="597E55C9" ns2:textId="0A3B05C6" w:rsidR="00743B6E" w:rsidRDefault="00743B6E" w:rsidP="00220B5F">
            <w:pPr>
              <w:spacing w:after="60"/>
              <w:rPr>
                <w:sz w:val="20"/>
                <w:szCs w:val="20"/>
              </w:rPr>
            </w:pPr>
            <w:r>
              <w:rPr>
                <w:sz w:val="20"/>
                <w:szCs w:val="20"/>
              </w:rPr>
              <w:t>Other Pharmacokinetics Studies</w:t>
            </w:r>
          </w:p>
        </w:tc>
        <w:tc>
          <w:tcPr>
            <w:tcW w:w="2810" w:type="pct"/>
          </w:tcPr>
          <w:p ns2:paraId="5EADEA7E" ns2:textId="7EE9C2C8" w:rsidR="00743B6E" w:rsidRDefault="009E2B52" w:rsidP="00220B5F">
            <w:pPr>
              <w:spacing w:after="60"/>
              <w:rPr>
                <w:sz w:val="20"/>
                <w:szCs w:val="20"/>
              </w:rPr>
            </w:pPr>
            <w:r>
              <w:rPr>
                <w:sz w:val="20"/>
                <w:szCs w:val="20"/>
              </w:rPr>
              <w:t>An additional study was added to this section.</w:t>
            </w:r>
          </w:p>
        </w:tc>
      </w:tr>
      <w:tr w:rsidR="00743B6E" w:rsidRPr="009F36EC" ns2:paraId="67C1CAB8" ns2:textId="77777777">
        <w:tc>
          <w:tcPr>
            <w:tcW w:w="930" w:type="pct"/>
          </w:tcPr>
          <w:p ns2:paraId="663BE8B7" ns2:textId="1D04F626" w:rsidR="00743B6E" w:rsidRDefault="00743B6E" w:rsidP="00220B5F">
            <w:pPr>
              <w:spacing w:after="60"/>
              <w:rPr>
                <w:sz w:val="20"/>
                <w:szCs w:val="20"/>
              </w:rPr>
            </w:pPr>
            <w:r>
              <w:rPr>
                <w:sz w:val="20"/>
                <w:szCs w:val="20"/>
              </w:rPr>
              <w:t>4.3</w:t>
            </w:r>
          </w:p>
        </w:tc>
        <w:tc>
          <w:tcPr>
            <w:tcW w:w="1260" w:type="pct"/>
          </w:tcPr>
          <w:p ns2:paraId="235BA1E1" ns2:textId="06EAB445" w:rsidR="00743B6E" w:rsidRDefault="00743B6E" w:rsidP="00220B5F">
            <w:pPr>
              <w:spacing w:after="60"/>
              <w:rPr>
                <w:sz w:val="20"/>
                <w:szCs w:val="20"/>
              </w:rPr>
            </w:pPr>
            <w:r>
              <w:rPr>
                <w:sz w:val="20"/>
                <w:szCs w:val="20"/>
              </w:rPr>
              <w:t>Toxicology and Toxicokinetics</w:t>
            </w:r>
          </w:p>
        </w:tc>
        <w:tc>
          <w:tcPr>
            <w:tcW w:w="2810" w:type="pct"/>
          </w:tcPr>
          <w:p ns2:paraId="0D5DEFB6" ns2:textId="2D48E016" w:rsidR="00743B6E" w:rsidRDefault="00743B6E" w:rsidP="00220B5F">
            <w:pPr>
              <w:spacing w:after="60"/>
              <w:rPr>
                <w:sz w:val="20"/>
                <w:szCs w:val="20"/>
              </w:rPr>
            </w:pPr>
            <w:r>
              <w:rPr>
                <w:bCs/>
                <w:color w:val="000000"/>
                <w:kern w:val="32"/>
                <w:sz w:val="20"/>
                <w:szCs w:val="20"/>
              </w:rPr>
              <w:t>This section was streamlined to enhance readability</w:t>
            </w:r>
          </w:p>
        </w:tc>
      </w:tr>
      <w:tr w:rsidR="00743B6E" w:rsidRPr="009F36EC" ns2:paraId="02E66D1B" ns2:textId="77777777">
        <w:tc>
          <w:tcPr>
            <w:tcW w:w="930" w:type="pct"/>
          </w:tcPr>
          <w:p ns2:paraId="139DE88E" ns2:textId="15B0A6BE" w:rsidR="00743B6E" w:rsidRDefault="00743B6E" w:rsidP="00220B5F">
            <w:pPr>
              <w:spacing w:after="60"/>
              <w:rPr>
                <w:sz w:val="20"/>
                <w:szCs w:val="20"/>
              </w:rPr>
            </w:pPr>
            <w:r>
              <w:rPr>
                <w:sz w:val="20"/>
                <w:szCs w:val="20"/>
              </w:rPr>
              <w:t>4.3.5</w:t>
            </w:r>
          </w:p>
        </w:tc>
        <w:tc>
          <w:tcPr>
            <w:tcW w:w="1260" w:type="pct"/>
          </w:tcPr>
          <w:p ns2:paraId="2BEF55CC" ns2:textId="60F8F37F" w:rsidR="00743B6E" w:rsidRDefault="00743B6E" w:rsidP="00220B5F">
            <w:pPr>
              <w:spacing w:after="60"/>
              <w:rPr>
                <w:sz w:val="20"/>
                <w:szCs w:val="20"/>
              </w:rPr>
            </w:pPr>
            <w:r>
              <w:rPr>
                <w:sz w:val="20"/>
                <w:szCs w:val="20"/>
              </w:rPr>
              <w:t>Reproductive Toxicity Studies</w:t>
            </w:r>
          </w:p>
        </w:tc>
        <w:tc>
          <w:tcPr>
            <w:tcW w:w="2810" w:type="pct"/>
          </w:tcPr>
          <w:p ns2:paraId="17BB2E28" ns2:textId="0634EEBE" w:rsidR="00743B6E" w:rsidRDefault="009E2B52" w:rsidP="00220B5F">
            <w:pPr>
              <w:spacing w:after="60"/>
              <w:rPr>
                <w:bCs/>
                <w:color w:val="000000"/>
                <w:kern w:val="32"/>
                <w:sz w:val="20"/>
                <w:szCs w:val="20"/>
              </w:rPr>
            </w:pPr>
            <w:r>
              <w:rPr>
                <w:sz w:val="20"/>
                <w:szCs w:val="20"/>
              </w:rPr>
              <w:t>An additional study was added to this section.</w:t>
            </w:r>
          </w:p>
        </w:tc>
      </w:tr>
      <w:tr w:rsidR="00743B6E" w:rsidRPr="009F36EC" ns2:paraId="3B9DFB27" ns2:textId="77777777">
        <w:tc>
          <w:tcPr>
            <w:tcW w:w="930" w:type="pct"/>
          </w:tcPr>
          <w:p ns2:paraId="60E21624" ns2:textId="127F93D9" w:rsidR="00743B6E" w:rsidRDefault="00743B6E" w:rsidP="00220B5F">
            <w:pPr>
              <w:spacing w:after="60"/>
              <w:rPr>
                <w:sz w:val="20"/>
                <w:szCs w:val="20"/>
              </w:rPr>
            </w:pPr>
            <w:r>
              <w:rPr>
                <w:sz w:val="20"/>
                <w:szCs w:val="20"/>
              </w:rPr>
              <w:t>4.3.6.1</w:t>
            </w:r>
          </w:p>
        </w:tc>
        <w:tc>
          <w:tcPr>
            <w:tcW w:w="1260" w:type="pct"/>
          </w:tcPr>
          <w:p ns2:paraId="5C783C64" ns2:textId="6E123135" w:rsidR="00743B6E" w:rsidRDefault="00743B6E" w:rsidP="00220B5F">
            <w:pPr>
              <w:spacing w:after="60"/>
              <w:rPr>
                <w:sz w:val="20"/>
                <w:szCs w:val="20"/>
              </w:rPr>
            </w:pPr>
            <w:r>
              <w:rPr>
                <w:sz w:val="20"/>
                <w:szCs w:val="20"/>
              </w:rPr>
              <w:t>Local Tolerance Studies</w:t>
            </w:r>
          </w:p>
        </w:tc>
        <w:tc>
          <w:tcPr>
            <w:tcW w:w="2810" w:type="pct"/>
          </w:tcPr>
          <w:p ns2:paraId="0BB1B5F4" ns2:textId="313D8116" w:rsidR="00743B6E" w:rsidRDefault="009E2B52" w:rsidP="00220B5F">
            <w:pPr>
              <w:spacing w:after="60"/>
              <w:rPr>
                <w:bCs/>
                <w:color w:val="000000"/>
                <w:kern w:val="32"/>
                <w:sz w:val="20"/>
                <w:szCs w:val="20"/>
              </w:rPr>
            </w:pPr>
            <w:r>
              <w:rPr>
                <w:sz w:val="20"/>
                <w:szCs w:val="20"/>
              </w:rPr>
              <w:t>An additional study was added to this section.</w:t>
            </w:r>
          </w:p>
        </w:tc>
      </w:tr>
      <w:tr w:rsidR="00743B6E" w:rsidRPr="009F36EC" ns2:paraId="59ABC268" ns2:textId="77777777">
        <w:tc>
          <w:tcPr>
            <w:tcW w:w="930" w:type="pct"/>
          </w:tcPr>
          <w:p ns2:paraId="065B73A2" ns2:textId="2CA89C32" w:rsidR="00743B6E" w:rsidRDefault="00743B6E" w:rsidP="00220B5F">
            <w:pPr>
              <w:spacing w:after="60"/>
              <w:rPr>
                <w:sz w:val="20"/>
                <w:szCs w:val="20"/>
              </w:rPr>
            </w:pPr>
            <w:r>
              <w:rPr>
                <w:sz w:val="20"/>
                <w:szCs w:val="20"/>
              </w:rPr>
              <w:t>4.3.7.1</w:t>
            </w:r>
          </w:p>
        </w:tc>
        <w:tc>
          <w:tcPr>
            <w:tcW w:w="1260" w:type="pct"/>
          </w:tcPr>
          <w:p ns2:paraId="7D6FB76F" ns2:textId="2FFD5487" w:rsidR="00743B6E" w:rsidRDefault="00743B6E" w:rsidP="00220B5F">
            <w:pPr>
              <w:spacing w:after="60"/>
              <w:rPr>
                <w:sz w:val="20"/>
                <w:szCs w:val="20"/>
              </w:rPr>
            </w:pPr>
            <w:r>
              <w:rPr>
                <w:sz w:val="20"/>
                <w:szCs w:val="20"/>
              </w:rPr>
              <w:t>Other Toxicity Studies – Antigenicity/Immunogenicity</w:t>
            </w:r>
          </w:p>
        </w:tc>
        <w:tc>
          <w:tcPr>
            <w:tcW w:w="2810" w:type="pct"/>
          </w:tcPr>
          <w:p ns2:paraId="41DD1642" ns2:textId="43F1B4AD" w:rsidR="00743B6E" w:rsidRDefault="00743B6E" w:rsidP="00220B5F">
            <w:pPr>
              <w:spacing w:after="60"/>
              <w:rPr>
                <w:bCs/>
                <w:color w:val="000000"/>
                <w:kern w:val="32"/>
                <w:sz w:val="20"/>
                <w:szCs w:val="20"/>
              </w:rPr>
            </w:pPr>
            <w:r>
              <w:rPr>
                <w:bCs/>
                <w:color w:val="000000"/>
                <w:kern w:val="32"/>
                <w:sz w:val="20"/>
                <w:szCs w:val="20"/>
              </w:rPr>
              <w:t xml:space="preserve">Two additional studies </w:t>
            </w:r>
            <w:r w:rsidR="009E2B52">
              <w:rPr>
                <w:bCs/>
                <w:color w:val="000000"/>
                <w:kern w:val="32"/>
                <w:sz w:val="20"/>
                <w:szCs w:val="20"/>
              </w:rPr>
              <w:t xml:space="preserve">were </w:t>
            </w:r>
            <w:r>
              <w:rPr>
                <w:bCs/>
                <w:color w:val="000000"/>
                <w:kern w:val="32"/>
                <w:sz w:val="20"/>
                <w:szCs w:val="20"/>
              </w:rPr>
              <w:t>added</w:t>
            </w:r>
            <w:r w:rsidR="009E2B52">
              <w:rPr>
                <w:bCs/>
                <w:color w:val="000000"/>
                <w:kern w:val="32"/>
                <w:sz w:val="20"/>
                <w:szCs w:val="20"/>
              </w:rPr>
              <w:t xml:space="preserve"> to this section.</w:t>
            </w:r>
          </w:p>
        </w:tc>
      </w:tr>
      <w:tr w:rsidR="00220B5F" w:rsidRPr="009F36EC" ns2:paraId="4E597828" ns2:textId="77777777">
        <w:tc>
          <w:tcPr>
            <w:tcW w:w="930" w:type="pct"/>
          </w:tcPr>
          <w:p ns2:paraId="2BFE5E77" ns2:textId="6706A187" w:rsidR="00220B5F" w:rsidDel="00B44AE2" w:rsidRDefault="00220B5F" w:rsidP="00220B5F">
            <w:pPr>
              <w:spacing w:after="60"/>
              <w:rPr>
                <w:bCs/>
                <w:color w:val="000000"/>
                <w:kern w:val="32"/>
                <w:sz w:val="20"/>
                <w:szCs w:val="20"/>
              </w:rPr>
            </w:pPr>
            <w:r w:rsidRPr="00B77791">
              <w:rPr>
                <w:sz w:val="20"/>
                <w:szCs w:val="20"/>
              </w:rPr>
              <w:t>5</w:t>
            </w:r>
            <w:r w:rsidR="007B13C1">
              <w:rPr>
                <w:sz w:val="20"/>
                <w:szCs w:val="20"/>
              </w:rPr>
              <w:t>.1</w:t>
            </w:r>
          </w:p>
        </w:tc>
        <w:tc>
          <w:tcPr>
            <w:tcW w:w="1260" w:type="pct"/>
          </w:tcPr>
          <w:p ns2:paraId="587AC8A1" ns2:textId="15E33C7E" w:rsidR="00220B5F" w:rsidDel="000E3AF1" w:rsidRDefault="007B13C1" w:rsidP="00220B5F">
            <w:pPr>
              <w:spacing w:after="60"/>
              <w:rPr>
                <w:bCs/>
                <w:color w:val="000000"/>
                <w:kern w:val="32"/>
                <w:sz w:val="20"/>
                <w:szCs w:val="20"/>
              </w:rPr>
            </w:pPr>
            <w:r>
              <w:rPr>
                <w:sz w:val="20"/>
                <w:szCs w:val="20"/>
              </w:rPr>
              <w:t xml:space="preserve">Ongoing </w:t>
            </w:r>
            <w:r w:rsidR="009C2E52">
              <w:rPr>
                <w:sz w:val="20"/>
                <w:szCs w:val="20"/>
              </w:rPr>
              <w:t>C</w:t>
            </w:r>
            <w:r>
              <w:rPr>
                <w:sz w:val="20"/>
                <w:szCs w:val="20"/>
              </w:rPr>
              <w:t xml:space="preserve">linical </w:t>
            </w:r>
            <w:r w:rsidR="009C2E52">
              <w:rPr>
                <w:sz w:val="20"/>
                <w:szCs w:val="20"/>
              </w:rPr>
              <w:t>S</w:t>
            </w:r>
            <w:r>
              <w:rPr>
                <w:sz w:val="20"/>
                <w:szCs w:val="20"/>
              </w:rPr>
              <w:t>tudies</w:t>
            </w:r>
          </w:p>
        </w:tc>
        <w:tc>
          <w:tcPr>
            <w:tcW w:w="2810" w:type="pct"/>
          </w:tcPr>
          <w:p ns2:paraId="796FBAAD" ns2:textId="5BC2AD2A" w:rsidR="00220B5F" w:rsidRPr="00094B4F" w:rsidRDefault="007B13C1" w:rsidP="00220B5F">
            <w:pPr>
              <w:spacing w:after="60"/>
              <w:rPr>
                <w:bCs/>
                <w:color w:val="000000"/>
                <w:kern w:val="32"/>
                <w:sz w:val="20"/>
                <w:szCs w:val="20"/>
              </w:rPr>
            </w:pPr>
            <w:r>
              <w:rPr>
                <w:sz w:val="20"/>
                <w:szCs w:val="20"/>
              </w:rPr>
              <w:t>Updated table for ongoing c</w:t>
            </w:r>
            <w:r w:rsidR="00220B5F" w:rsidRPr="00B77791">
              <w:rPr>
                <w:sz w:val="20"/>
                <w:szCs w:val="20"/>
              </w:rPr>
              <w:t xml:space="preserve">linical </w:t>
            </w:r>
            <w:r w:rsidR="009C2E52">
              <w:rPr>
                <w:sz w:val="20"/>
                <w:szCs w:val="20"/>
              </w:rPr>
              <w:t>s</w:t>
            </w:r>
            <w:r w:rsidR="00220B5F" w:rsidRPr="00B77791">
              <w:rPr>
                <w:sz w:val="20"/>
                <w:szCs w:val="20"/>
              </w:rPr>
              <w:t>tudies</w:t>
            </w:r>
            <w:r>
              <w:rPr>
                <w:sz w:val="20"/>
                <w:szCs w:val="20"/>
              </w:rPr>
              <w:t xml:space="preserve">. </w:t>
            </w:r>
          </w:p>
        </w:tc>
      </w:tr>
      <w:tr w:rsidR="00784AC0" w:rsidRPr="009F36EC" ns2:paraId="75A88825" ns2:textId="77777777">
        <w:tc>
          <w:tcPr>
            <w:tcW w:w="930" w:type="pct"/>
          </w:tcPr>
          <w:p ns2:paraId="2D7397C9" ns2:textId="77777777" w:rsidR="00784AC0" w:rsidRDefault="00784AC0">
            <w:pPr>
              <w:spacing w:after="60"/>
              <w:rPr>
                <w:sz w:val="20"/>
                <w:szCs w:val="20"/>
              </w:rPr>
            </w:pPr>
            <w:r>
              <w:rPr>
                <w:sz w:val="20"/>
                <w:szCs w:val="20"/>
              </w:rPr>
              <w:t>5.2</w:t>
            </w:r>
          </w:p>
          <w:p ns2:paraId="2BA05E1D" ns2:textId="3223B1EC" w:rsidR="00784AC0" w:rsidRPr="00B77791" w:rsidRDefault="00784AC0" w:rsidP="00784AC0">
            <w:pPr>
              <w:spacing w:after="60"/>
              <w:rPr>
                <w:sz w:val="20"/>
                <w:szCs w:val="20"/>
              </w:rPr>
            </w:pPr>
          </w:p>
        </w:tc>
        <w:tc>
          <w:tcPr>
            <w:tcW w:w="1260" w:type="pct"/>
          </w:tcPr>
          <w:p ns2:paraId="42474ABD" ns2:textId="55CB48BE" w:rsidR="00784AC0" w:rsidRPr="00B77791" w:rsidRDefault="00784AC0" w:rsidP="00784AC0">
            <w:pPr>
              <w:spacing w:after="60"/>
              <w:rPr>
                <w:sz w:val="20"/>
                <w:szCs w:val="20"/>
              </w:rPr>
            </w:pPr>
            <w:r w:rsidRPr="00094B4F">
              <w:rPr>
                <w:bCs/>
                <w:color w:val="000000"/>
                <w:kern w:val="32"/>
                <w:sz w:val="20"/>
                <w:szCs w:val="20"/>
              </w:rPr>
              <w:t>Pharmacokinetics and Product Metabolism in Humans</w:t>
            </w:r>
          </w:p>
        </w:tc>
        <w:tc>
          <w:tcPr>
            <w:tcW w:w="2810" w:type="pct"/>
          </w:tcPr>
          <w:p ns2:paraId="440B0416" ns2:textId="28916445" w:rsidR="00784AC0" w:rsidRPr="00B77791" w:rsidRDefault="00784AC0">
            <w:pPr>
              <w:spacing w:after="60"/>
              <w:rPr>
                <w:sz w:val="20"/>
                <w:szCs w:val="20"/>
              </w:rPr>
            </w:pPr>
            <w:r>
              <w:rPr>
                <w:sz w:val="20"/>
                <w:szCs w:val="20"/>
              </w:rPr>
              <w:t xml:space="preserve">Clinical Pharmacology data were updated/added and additional editorial improvements have been made to enhance readability. </w:t>
            </w:r>
          </w:p>
        </w:tc>
      </w:tr>
      <w:tr w:rsidR="00C12F07" w:rsidRPr="009F36EC" ns2:paraId="76D85CD5" ns2:textId="77777777">
        <w:tc>
          <w:tcPr>
            <w:tcW w:w="930" w:type="pct"/>
          </w:tcPr>
          <w:p ns2:paraId="54BAF791" ns2:textId="07764A8F" w:rsidR="00C12F07" w:rsidRDefault="00C12F07">
            <w:pPr>
              <w:spacing w:after="60"/>
              <w:rPr>
                <w:sz w:val="20"/>
                <w:szCs w:val="20"/>
              </w:rPr>
            </w:pPr>
            <w:r>
              <w:rPr>
                <w:sz w:val="20"/>
                <w:szCs w:val="20"/>
              </w:rPr>
              <w:t>5.3</w:t>
            </w:r>
          </w:p>
        </w:tc>
        <w:tc>
          <w:tcPr>
            <w:tcW w:w="1260" w:type="pct"/>
          </w:tcPr>
          <w:p ns2:paraId="23B861CD" ns2:textId="5679FE3F" w:rsidR="00C12F07" w:rsidRPr="00094B4F" w:rsidRDefault="00CD24F3">
            <w:pPr>
              <w:spacing w:after="60"/>
              <w:rPr>
                <w:bCs/>
                <w:color w:val="000000"/>
                <w:kern w:val="32"/>
                <w:sz w:val="20"/>
                <w:szCs w:val="20"/>
              </w:rPr>
            </w:pPr>
            <w:r>
              <w:rPr>
                <w:bCs/>
                <w:color w:val="000000"/>
                <w:kern w:val="32"/>
                <w:sz w:val="20"/>
                <w:szCs w:val="20"/>
              </w:rPr>
              <w:t>Efficacy</w:t>
            </w:r>
          </w:p>
        </w:tc>
        <w:tc>
          <w:tcPr>
            <w:tcW w:w="2810" w:type="pct"/>
          </w:tcPr>
          <w:p ns2:paraId="738CAD11" ns2:textId="3A695749" w:rsidR="00C12F07" w:rsidRDefault="007B13C1">
            <w:pPr>
              <w:spacing w:after="60"/>
              <w:rPr>
                <w:sz w:val="20"/>
                <w:szCs w:val="20"/>
              </w:rPr>
            </w:pPr>
            <w:r>
              <w:rPr>
                <w:sz w:val="20"/>
                <w:szCs w:val="20"/>
              </w:rPr>
              <w:t>Updated/new c</w:t>
            </w:r>
            <w:r w:rsidR="008E27F9" w:rsidRPr="00C009D5">
              <w:rPr>
                <w:sz w:val="20"/>
                <w:szCs w:val="20"/>
              </w:rPr>
              <w:t xml:space="preserve">linical </w:t>
            </w:r>
            <w:r w:rsidR="008E27F9">
              <w:rPr>
                <w:sz w:val="20"/>
                <w:szCs w:val="20"/>
              </w:rPr>
              <w:t>efficacy</w:t>
            </w:r>
            <w:r w:rsidR="008E27F9" w:rsidRPr="00C009D5">
              <w:rPr>
                <w:sz w:val="20"/>
                <w:szCs w:val="20"/>
              </w:rPr>
              <w:t xml:space="preserve"> data were </w:t>
            </w:r>
            <w:r>
              <w:rPr>
                <w:sz w:val="20"/>
                <w:szCs w:val="20"/>
              </w:rPr>
              <w:t xml:space="preserve">included. </w:t>
            </w:r>
          </w:p>
        </w:tc>
      </w:tr>
      <w:tr w:rsidR="003C7B89" w:rsidRPr="009F36EC" ns2:paraId="3986931C" ns2:textId="77777777">
        <w:tc>
          <w:tcPr>
            <w:tcW w:w="930" w:type="pct"/>
          </w:tcPr>
          <w:p ns2:paraId="0F5FBAB0" ns2:textId="379F0C98" w:rsidR="003C7B89" w:rsidRDefault="00D85885">
            <w:pPr>
              <w:spacing w:after="60"/>
              <w:rPr>
                <w:sz w:val="20"/>
                <w:szCs w:val="20"/>
              </w:rPr>
            </w:pPr>
            <w:r>
              <w:rPr>
                <w:sz w:val="20"/>
                <w:szCs w:val="20"/>
              </w:rPr>
              <w:t>5.4</w:t>
            </w:r>
          </w:p>
        </w:tc>
        <w:tc>
          <w:tcPr>
            <w:tcW w:w="1260" w:type="pct"/>
          </w:tcPr>
          <w:p ns2:paraId="6689B898" ns2:textId="76465A7E" w:rsidR="003C7B89" w:rsidRPr="00094B4F" w:rsidRDefault="00C12F07">
            <w:pPr>
              <w:spacing w:after="60"/>
              <w:rPr>
                <w:bCs/>
                <w:color w:val="000000"/>
                <w:kern w:val="32"/>
                <w:sz w:val="20"/>
                <w:szCs w:val="20"/>
              </w:rPr>
            </w:pPr>
            <w:r>
              <w:rPr>
                <w:bCs/>
                <w:color w:val="000000"/>
                <w:kern w:val="32"/>
                <w:sz w:val="20"/>
                <w:szCs w:val="20"/>
              </w:rPr>
              <w:t>Safety</w:t>
            </w:r>
          </w:p>
        </w:tc>
        <w:tc>
          <w:tcPr>
            <w:tcW w:w="2810" w:type="pct"/>
          </w:tcPr>
          <w:p ns2:paraId="4C7B8412" ns2:textId="21B1140A" w:rsidR="003C7B89" w:rsidRDefault="007B13C1">
            <w:pPr>
              <w:spacing w:after="60"/>
              <w:rPr>
                <w:sz w:val="20"/>
                <w:szCs w:val="20"/>
              </w:rPr>
            </w:pPr>
            <w:r>
              <w:rPr>
                <w:sz w:val="20"/>
                <w:szCs w:val="20"/>
              </w:rPr>
              <w:t>Updated/new c</w:t>
            </w:r>
            <w:r w:rsidR="003C7B89" w:rsidRPr="00C009D5">
              <w:rPr>
                <w:sz w:val="20"/>
                <w:szCs w:val="20"/>
              </w:rPr>
              <w:t xml:space="preserve">linical safety data were </w:t>
            </w:r>
            <w:r>
              <w:rPr>
                <w:sz w:val="20"/>
                <w:szCs w:val="20"/>
              </w:rPr>
              <w:t>included</w:t>
            </w:r>
            <w:r w:rsidR="003C7B89" w:rsidRPr="00C009D5">
              <w:rPr>
                <w:sz w:val="20"/>
                <w:szCs w:val="20"/>
              </w:rPr>
              <w:t>.</w:t>
            </w:r>
          </w:p>
        </w:tc>
      </w:tr>
      <w:tr w:rsidR="00C85175" w:rsidRPr="009F36EC" ns2:paraId="08AF0C7F" ns2:textId="77777777">
        <w:tc>
          <w:tcPr>
            <w:tcW w:w="930" w:type="pct"/>
          </w:tcPr>
          <w:p ns2:paraId="70B04764" ns2:textId="0E30752C" w:rsidR="00C85175" w:rsidRDefault="009641C3">
            <w:pPr>
              <w:spacing w:after="60"/>
              <w:rPr>
                <w:sz w:val="20"/>
                <w:szCs w:val="20"/>
              </w:rPr>
            </w:pPr>
            <w:r>
              <w:rPr>
                <w:sz w:val="20"/>
                <w:szCs w:val="20"/>
              </w:rPr>
              <w:lastRenderedPageBreak/>
              <w:t>5.6.</w:t>
            </w:r>
          </w:p>
        </w:tc>
        <w:tc>
          <w:tcPr>
            <w:tcW w:w="1260" w:type="pct"/>
          </w:tcPr>
          <w:p ns2:paraId="35AFC62F" ns2:textId="29418032" w:rsidR="00C85175" w:rsidRDefault="007B13C1">
            <w:pPr>
              <w:spacing w:after="60"/>
              <w:rPr>
                <w:bCs/>
                <w:color w:val="000000"/>
                <w:kern w:val="32"/>
                <w:sz w:val="20"/>
                <w:szCs w:val="20"/>
              </w:rPr>
            </w:pPr>
            <w:r>
              <w:rPr>
                <w:bCs/>
                <w:color w:val="000000"/>
                <w:kern w:val="32"/>
                <w:sz w:val="20"/>
                <w:szCs w:val="20"/>
              </w:rPr>
              <w:t xml:space="preserve">Overall Summary of </w:t>
            </w:r>
            <w:r w:rsidR="009C2E52">
              <w:rPr>
                <w:bCs/>
                <w:color w:val="000000"/>
                <w:kern w:val="32"/>
                <w:sz w:val="20"/>
                <w:szCs w:val="20"/>
              </w:rPr>
              <w:t>C</w:t>
            </w:r>
            <w:r>
              <w:rPr>
                <w:bCs/>
                <w:color w:val="000000"/>
                <w:kern w:val="32"/>
                <w:sz w:val="20"/>
                <w:szCs w:val="20"/>
              </w:rPr>
              <w:t xml:space="preserve">linical </w:t>
            </w:r>
            <w:r w:rsidR="009C2E52">
              <w:rPr>
                <w:bCs/>
                <w:color w:val="000000"/>
                <w:kern w:val="32"/>
                <w:sz w:val="20"/>
                <w:szCs w:val="20"/>
              </w:rPr>
              <w:t>D</w:t>
            </w:r>
            <w:r>
              <w:rPr>
                <w:bCs/>
                <w:color w:val="000000"/>
                <w:kern w:val="32"/>
                <w:sz w:val="20"/>
                <w:szCs w:val="20"/>
              </w:rPr>
              <w:t>ata</w:t>
            </w:r>
          </w:p>
        </w:tc>
        <w:tc>
          <w:tcPr>
            <w:tcW w:w="2810" w:type="pct"/>
          </w:tcPr>
          <w:p ns2:paraId="3352C07B" ns2:textId="74B222B5" w:rsidR="00C85175" w:rsidRPr="00C009D5" w:rsidRDefault="007B13C1">
            <w:pPr>
              <w:spacing w:after="60"/>
              <w:rPr>
                <w:sz w:val="20"/>
                <w:szCs w:val="20"/>
              </w:rPr>
            </w:pPr>
            <w:r>
              <w:rPr>
                <w:sz w:val="20"/>
                <w:szCs w:val="20"/>
              </w:rPr>
              <w:t>Entire section is updated based on updated clinical pharmacology, safety</w:t>
            </w:r>
            <w:r w:rsidR="00AE421A">
              <w:rPr>
                <w:sz w:val="20"/>
                <w:szCs w:val="20"/>
              </w:rPr>
              <w:t>,</w:t>
            </w:r>
            <w:r>
              <w:rPr>
                <w:sz w:val="20"/>
                <w:szCs w:val="20"/>
              </w:rPr>
              <w:t xml:space="preserve"> and efficacy data. </w:t>
            </w:r>
          </w:p>
        </w:tc>
      </w:tr>
      <w:tr w:rsidR="000F4989" w:rsidRPr="009F36EC" ns2:paraId="1E807C5F" ns2:textId="77777777">
        <w:tc>
          <w:tcPr>
            <w:tcW w:w="930" w:type="pct"/>
          </w:tcPr>
          <w:p ns2:paraId="5FA36322" ns2:textId="2AD38434" w:rsidR="000F4989" w:rsidRDefault="000F4989">
            <w:pPr>
              <w:spacing w:after="60"/>
              <w:rPr>
                <w:sz w:val="20"/>
                <w:szCs w:val="20"/>
              </w:rPr>
            </w:pPr>
            <w:r>
              <w:rPr>
                <w:sz w:val="20"/>
                <w:szCs w:val="20"/>
              </w:rPr>
              <w:t>6.1</w:t>
            </w:r>
          </w:p>
        </w:tc>
        <w:tc>
          <w:tcPr>
            <w:tcW w:w="1260" w:type="pct"/>
          </w:tcPr>
          <w:p ns2:paraId="1A1EF375" ns2:textId="62F98E4F" w:rsidR="000F4989" w:rsidRDefault="000F4989">
            <w:pPr>
              <w:spacing w:after="60"/>
              <w:rPr>
                <w:bCs/>
                <w:color w:val="000000"/>
                <w:kern w:val="32"/>
                <w:sz w:val="20"/>
                <w:szCs w:val="20"/>
              </w:rPr>
            </w:pPr>
            <w:r>
              <w:rPr>
                <w:bCs/>
                <w:color w:val="000000"/>
                <w:kern w:val="32"/>
                <w:sz w:val="20"/>
                <w:szCs w:val="20"/>
              </w:rPr>
              <w:t xml:space="preserve">Justification of Clinical </w:t>
            </w:r>
            <w:r w:rsidR="001D1FA8">
              <w:rPr>
                <w:bCs/>
                <w:color w:val="000000"/>
                <w:kern w:val="32"/>
                <w:sz w:val="20"/>
                <w:szCs w:val="20"/>
              </w:rPr>
              <w:t>Dose</w:t>
            </w:r>
          </w:p>
        </w:tc>
        <w:tc>
          <w:tcPr>
            <w:tcW w:w="2810" w:type="pct"/>
          </w:tcPr>
          <w:p ns2:paraId="306E9CC2" ns2:textId="6A47313B" w:rsidR="000F4989" w:rsidRPr="00E866B4" w:rsidRDefault="009D7246">
            <w:pPr>
              <w:spacing w:after="60"/>
              <w:rPr>
                <w:sz w:val="20"/>
                <w:szCs w:val="20"/>
              </w:rPr>
            </w:pPr>
            <w:r>
              <w:rPr>
                <w:sz w:val="20"/>
                <w:szCs w:val="20"/>
              </w:rPr>
              <w:t>Sac-TMT dose</w:t>
            </w:r>
            <w:r w:rsidR="00F50D39">
              <w:rPr>
                <w:sz w:val="20"/>
                <w:szCs w:val="20"/>
              </w:rPr>
              <w:t>s were justified based on the</w:t>
            </w:r>
            <w:r w:rsidR="00B95780">
              <w:rPr>
                <w:sz w:val="20"/>
                <w:szCs w:val="20"/>
              </w:rPr>
              <w:t xml:space="preserve"> updated clinical trial data</w:t>
            </w:r>
          </w:p>
        </w:tc>
      </w:tr>
      <w:tr w:rsidR="0002746E" w:rsidRPr="009F36EC" ns2:paraId="7228D8D4" ns2:textId="77777777">
        <w:tc>
          <w:tcPr>
            <w:tcW w:w="930" w:type="pct"/>
          </w:tcPr>
          <w:p ns2:paraId="33B6C3EE" ns2:textId="69C4147F" w:rsidR="0002746E" w:rsidRDefault="0002746E">
            <w:pPr>
              <w:spacing w:after="60"/>
              <w:rPr>
                <w:sz w:val="20"/>
                <w:szCs w:val="20"/>
              </w:rPr>
            </w:pPr>
            <w:r>
              <w:rPr>
                <w:sz w:val="20"/>
                <w:szCs w:val="20"/>
              </w:rPr>
              <w:t>6.2.1</w:t>
            </w:r>
          </w:p>
        </w:tc>
        <w:tc>
          <w:tcPr>
            <w:tcW w:w="1260" w:type="pct"/>
          </w:tcPr>
          <w:p ns2:paraId="058758E8" ns2:textId="772E9A57" w:rsidR="0002746E" w:rsidRPr="00094B4F" w:rsidRDefault="00762588">
            <w:pPr>
              <w:spacing w:after="60"/>
              <w:rPr>
                <w:bCs/>
                <w:color w:val="000000"/>
                <w:kern w:val="32"/>
                <w:sz w:val="20"/>
                <w:szCs w:val="20"/>
              </w:rPr>
            </w:pPr>
            <w:r>
              <w:rPr>
                <w:bCs/>
                <w:color w:val="000000"/>
                <w:kern w:val="32"/>
                <w:sz w:val="20"/>
                <w:szCs w:val="20"/>
              </w:rPr>
              <w:t>Adverse Drug Reactions</w:t>
            </w:r>
          </w:p>
        </w:tc>
        <w:tc>
          <w:tcPr>
            <w:tcW w:w="2810" w:type="pct"/>
          </w:tcPr>
          <w:p ns2:paraId="346A6EC9" ns2:textId="2CEAB868" w:rsidR="0002746E" w:rsidRDefault="00762588">
            <w:pPr>
              <w:spacing w:after="60"/>
              <w:rPr>
                <w:sz w:val="20"/>
                <w:szCs w:val="20"/>
              </w:rPr>
            </w:pPr>
            <w:r>
              <w:rPr>
                <w:bCs/>
                <w:color w:val="000000"/>
                <w:kern w:val="32"/>
                <w:sz w:val="20"/>
                <w:szCs w:val="20"/>
              </w:rPr>
              <w:t xml:space="preserve">List of sac-TMT </w:t>
            </w:r>
            <w:r w:rsidR="0002746E">
              <w:rPr>
                <w:bCs/>
                <w:color w:val="000000"/>
                <w:kern w:val="32"/>
                <w:sz w:val="20"/>
                <w:szCs w:val="20"/>
              </w:rPr>
              <w:t xml:space="preserve">ADR </w:t>
            </w:r>
            <w:r w:rsidR="004F4461">
              <w:rPr>
                <w:bCs/>
                <w:color w:val="000000"/>
                <w:kern w:val="32"/>
                <w:sz w:val="20"/>
                <w:szCs w:val="20"/>
              </w:rPr>
              <w:t xml:space="preserve">was </w:t>
            </w:r>
            <w:r>
              <w:rPr>
                <w:bCs/>
                <w:color w:val="000000"/>
                <w:kern w:val="32"/>
                <w:sz w:val="20"/>
                <w:szCs w:val="20"/>
              </w:rPr>
              <w:t xml:space="preserve">updated based on updated clinical trial data. </w:t>
            </w:r>
          </w:p>
        </w:tc>
      </w:tr>
      <w:tr w:rsidR="000D22F4" w:rsidRPr="009F36EC" ns2:paraId="40CEE6C0" ns2:textId="77777777">
        <w:tc>
          <w:tcPr>
            <w:tcW w:w="930" w:type="pct"/>
          </w:tcPr>
          <w:p ns2:paraId="57B41E5A" ns2:textId="53EF5A5A" w:rsidR="000D22F4" w:rsidRDefault="003F7C9B">
            <w:pPr>
              <w:spacing w:after="60"/>
              <w:rPr>
                <w:sz w:val="20"/>
                <w:szCs w:val="20"/>
              </w:rPr>
            </w:pPr>
            <w:r>
              <w:rPr>
                <w:sz w:val="20"/>
                <w:szCs w:val="20"/>
              </w:rPr>
              <w:t>6.3.1</w:t>
            </w:r>
          </w:p>
        </w:tc>
        <w:tc>
          <w:tcPr>
            <w:tcW w:w="1260" w:type="pct"/>
          </w:tcPr>
          <w:p ns2:paraId="33FD52F0" ns2:textId="16425A3C" w:rsidR="000D22F4" w:rsidRPr="00094B4F" w:rsidRDefault="00E35F53">
            <w:pPr>
              <w:spacing w:after="60"/>
              <w:rPr>
                <w:bCs/>
                <w:color w:val="000000"/>
                <w:kern w:val="32"/>
                <w:sz w:val="20"/>
                <w:szCs w:val="20"/>
              </w:rPr>
            </w:pPr>
            <w:r w:rsidRPr="00B11BFD">
              <w:rPr>
                <w:bCs/>
                <w:color w:val="000000"/>
                <w:kern w:val="32"/>
                <w:sz w:val="20"/>
                <w:szCs w:val="20"/>
              </w:rPr>
              <w:t>Infusion</w:t>
            </w:r>
            <w:r w:rsidR="009C2E52">
              <w:rPr>
                <w:bCs/>
                <w:color w:val="000000"/>
                <w:kern w:val="32"/>
                <w:sz w:val="20"/>
                <w:szCs w:val="20"/>
              </w:rPr>
              <w:t>-r</w:t>
            </w:r>
            <w:r w:rsidRPr="00B11BFD">
              <w:rPr>
                <w:bCs/>
                <w:color w:val="000000"/>
                <w:kern w:val="32"/>
                <w:sz w:val="20"/>
                <w:szCs w:val="20"/>
              </w:rPr>
              <w:t>elated Reaction/Hypersensitivity Reaction</w:t>
            </w:r>
          </w:p>
        </w:tc>
        <w:tc>
          <w:tcPr>
            <w:tcW w:w="2810" w:type="pct"/>
          </w:tcPr>
          <w:p ns2:paraId="18639EC7" ns2:textId="2CE7AEDA" w:rsidR="000D22F4" w:rsidRDefault="004B5123">
            <w:pPr>
              <w:spacing w:after="60"/>
              <w:rPr>
                <w:bCs/>
                <w:color w:val="000000"/>
                <w:kern w:val="32"/>
                <w:sz w:val="20"/>
                <w:szCs w:val="20"/>
              </w:rPr>
            </w:pPr>
            <w:r w:rsidRPr="004B5123">
              <w:rPr>
                <w:bCs/>
                <w:color w:val="000000"/>
                <w:kern w:val="32"/>
                <w:sz w:val="20"/>
                <w:szCs w:val="20"/>
              </w:rPr>
              <w:t>Updated data included following the addition premedication guidelines to protocols.</w:t>
            </w:r>
          </w:p>
        </w:tc>
      </w:tr>
      <w:tr w:rsidR="0029232A" w:rsidRPr="009F36EC" ns2:paraId="1E0E5DFC" ns2:textId="77777777">
        <w:tc>
          <w:tcPr>
            <w:tcW w:w="930" w:type="pct"/>
          </w:tcPr>
          <w:p ns2:paraId="4E30C19A" ns2:textId="337DBA4B" w:rsidR="0029232A" w:rsidRDefault="0029232A">
            <w:pPr>
              <w:spacing w:after="60"/>
              <w:rPr>
                <w:sz w:val="20"/>
                <w:szCs w:val="20"/>
              </w:rPr>
            </w:pPr>
            <w:r>
              <w:rPr>
                <w:sz w:val="20"/>
                <w:szCs w:val="20"/>
              </w:rPr>
              <w:t>6.3.2</w:t>
            </w:r>
          </w:p>
        </w:tc>
        <w:tc>
          <w:tcPr>
            <w:tcW w:w="1260" w:type="pct"/>
          </w:tcPr>
          <w:p ns2:paraId="3F802084" ns2:textId="194BCE70" w:rsidR="0029232A" w:rsidRPr="00B11BFD" w:rsidRDefault="0029232A">
            <w:pPr>
              <w:spacing w:after="60"/>
              <w:rPr>
                <w:bCs/>
                <w:color w:val="000000"/>
                <w:kern w:val="32"/>
                <w:sz w:val="20"/>
                <w:szCs w:val="20"/>
              </w:rPr>
            </w:pPr>
            <w:r w:rsidRPr="0029232A">
              <w:rPr>
                <w:bCs/>
                <w:color w:val="000000"/>
                <w:kern w:val="32"/>
                <w:sz w:val="20"/>
                <w:szCs w:val="20"/>
              </w:rPr>
              <w:t xml:space="preserve">Interstitial </w:t>
            </w:r>
            <w:r w:rsidR="009C2E52">
              <w:rPr>
                <w:bCs/>
                <w:color w:val="000000"/>
                <w:kern w:val="32"/>
                <w:sz w:val="20"/>
                <w:szCs w:val="20"/>
              </w:rPr>
              <w:t>L</w:t>
            </w:r>
            <w:r w:rsidRPr="0029232A">
              <w:rPr>
                <w:bCs/>
                <w:color w:val="000000"/>
                <w:kern w:val="32"/>
                <w:sz w:val="20"/>
                <w:szCs w:val="20"/>
              </w:rPr>
              <w:t xml:space="preserve">ung </w:t>
            </w:r>
            <w:r w:rsidR="009C2E52">
              <w:rPr>
                <w:bCs/>
                <w:color w:val="000000"/>
                <w:kern w:val="32"/>
                <w:sz w:val="20"/>
                <w:szCs w:val="20"/>
              </w:rPr>
              <w:t>D</w:t>
            </w:r>
            <w:r w:rsidRPr="0029232A">
              <w:rPr>
                <w:bCs/>
                <w:color w:val="000000"/>
                <w:kern w:val="32"/>
                <w:sz w:val="20"/>
                <w:szCs w:val="20"/>
              </w:rPr>
              <w:t>isease/Pneumonitis</w:t>
            </w:r>
          </w:p>
        </w:tc>
        <w:tc>
          <w:tcPr>
            <w:tcW w:w="2810" w:type="pct"/>
          </w:tcPr>
          <w:p ns2:paraId="316C2D30" ns2:textId="423803E4" w:rsidR="0029232A" w:rsidRDefault="00687F03">
            <w:pPr>
              <w:spacing w:after="60"/>
              <w:rPr>
                <w:bCs/>
                <w:color w:val="000000"/>
                <w:kern w:val="32"/>
                <w:sz w:val="20"/>
                <w:szCs w:val="20"/>
              </w:rPr>
            </w:pPr>
            <w:r>
              <w:rPr>
                <w:bCs/>
                <w:color w:val="000000"/>
                <w:kern w:val="32"/>
                <w:sz w:val="20"/>
                <w:szCs w:val="20"/>
              </w:rPr>
              <w:t>New section added based on new safety data.</w:t>
            </w:r>
          </w:p>
        </w:tc>
      </w:tr>
      <w:tr w:rsidR="005E7C64" w:rsidRPr="009F36EC" ns2:paraId="09591CC8" ns2:textId="77777777">
        <w:tc>
          <w:tcPr>
            <w:tcW w:w="930" w:type="pct"/>
          </w:tcPr>
          <w:p ns2:paraId="57ADDAA8" ns2:textId="0BE28801" w:rsidR="005E7C64" w:rsidRDefault="005E7C64">
            <w:pPr>
              <w:spacing w:after="60"/>
              <w:rPr>
                <w:sz w:val="20"/>
                <w:szCs w:val="20"/>
              </w:rPr>
            </w:pPr>
            <w:r>
              <w:rPr>
                <w:sz w:val="20"/>
                <w:szCs w:val="20"/>
              </w:rPr>
              <w:t>6.3.3</w:t>
            </w:r>
          </w:p>
        </w:tc>
        <w:tc>
          <w:tcPr>
            <w:tcW w:w="1260" w:type="pct"/>
          </w:tcPr>
          <w:p ns2:paraId="43AA3A5E" ns2:textId="73B82E96" w:rsidR="005E7C64" w:rsidRPr="0029232A" w:rsidRDefault="005E7C64">
            <w:pPr>
              <w:spacing w:after="60"/>
              <w:rPr>
                <w:bCs/>
                <w:color w:val="000000"/>
                <w:kern w:val="32"/>
                <w:sz w:val="20"/>
                <w:szCs w:val="20"/>
              </w:rPr>
            </w:pPr>
            <w:r>
              <w:rPr>
                <w:bCs/>
                <w:color w:val="000000"/>
                <w:kern w:val="32"/>
                <w:sz w:val="20"/>
                <w:szCs w:val="20"/>
              </w:rPr>
              <w:t>Ocular Surface Toxicity</w:t>
            </w:r>
          </w:p>
        </w:tc>
        <w:tc>
          <w:tcPr>
            <w:tcW w:w="2810" w:type="pct"/>
          </w:tcPr>
          <w:p ns2:paraId="748E1218" ns2:textId="3B3DF1EA" w:rsidR="005E7C64" w:rsidRDefault="005E7C64">
            <w:pPr>
              <w:spacing w:after="60"/>
              <w:rPr>
                <w:bCs/>
                <w:color w:val="000000"/>
                <w:kern w:val="32"/>
                <w:sz w:val="20"/>
                <w:szCs w:val="20"/>
              </w:rPr>
            </w:pPr>
            <w:r>
              <w:rPr>
                <w:bCs/>
                <w:color w:val="000000"/>
                <w:kern w:val="32"/>
                <w:sz w:val="20"/>
                <w:szCs w:val="20"/>
              </w:rPr>
              <w:t>New section added based on new safety data</w:t>
            </w:r>
          </w:p>
        </w:tc>
      </w:tr>
      <w:tr w:rsidR="00784AC0" w:rsidRPr="009F36EC" ns2:paraId="3231BAFD" ns2:textId="77777777">
        <w:tc>
          <w:tcPr>
            <w:tcW w:w="930" w:type="pct"/>
          </w:tcPr>
          <w:p ns2:paraId="1F919D27" ns2:textId="46F2EFEE" w:rsidR="00784AC0" w:rsidRDefault="00784AC0">
            <w:pPr>
              <w:spacing w:after="60"/>
              <w:rPr>
                <w:bCs/>
                <w:color w:val="000000"/>
                <w:kern w:val="32"/>
                <w:sz w:val="20"/>
                <w:szCs w:val="20"/>
              </w:rPr>
            </w:pPr>
            <w:r>
              <w:rPr>
                <w:sz w:val="20"/>
                <w:szCs w:val="20"/>
              </w:rPr>
              <w:t>6.4.1</w:t>
            </w:r>
          </w:p>
        </w:tc>
        <w:tc>
          <w:tcPr>
            <w:tcW w:w="1260" w:type="pct"/>
          </w:tcPr>
          <w:p ns2:paraId="304694F2" ns2:textId="27B90B78" w:rsidR="00784AC0" w:rsidRPr="00D84BDD" w:rsidRDefault="00784AC0">
            <w:pPr>
              <w:spacing w:after="60"/>
              <w:rPr>
                <w:bCs/>
                <w:color w:val="000000"/>
                <w:kern w:val="32"/>
                <w:sz w:val="20"/>
                <w:szCs w:val="20"/>
              </w:rPr>
            </w:pPr>
            <w:r>
              <w:rPr>
                <w:sz w:val="20"/>
                <w:szCs w:val="20"/>
              </w:rPr>
              <w:t xml:space="preserve">Drug-drug </w:t>
            </w:r>
            <w:r w:rsidR="009C2E52">
              <w:rPr>
                <w:sz w:val="20"/>
                <w:szCs w:val="20"/>
              </w:rPr>
              <w:t>I</w:t>
            </w:r>
            <w:r>
              <w:rPr>
                <w:sz w:val="20"/>
                <w:szCs w:val="20"/>
              </w:rPr>
              <w:t>nteraction</w:t>
            </w:r>
          </w:p>
        </w:tc>
        <w:tc>
          <w:tcPr>
            <w:tcW w:w="2810" w:type="pct"/>
          </w:tcPr>
          <w:p ns2:paraId="1ECCCF19" ns2:textId="160CDA43" w:rsidR="00784AC0" w:rsidRDefault="003B112D">
            <w:pPr>
              <w:spacing w:after="60"/>
              <w:rPr>
                <w:bCs/>
                <w:color w:val="000000"/>
                <w:kern w:val="32"/>
                <w:sz w:val="20"/>
                <w:szCs w:val="20"/>
              </w:rPr>
            </w:pPr>
            <w:r>
              <w:rPr>
                <w:bCs/>
                <w:color w:val="000000"/>
                <w:kern w:val="32"/>
                <w:sz w:val="20"/>
                <w:szCs w:val="20"/>
              </w:rPr>
              <w:t xml:space="preserve">This section was </w:t>
            </w:r>
            <w:r w:rsidR="00762588">
              <w:rPr>
                <w:bCs/>
                <w:color w:val="000000"/>
                <w:kern w:val="32"/>
                <w:sz w:val="20"/>
                <w:szCs w:val="20"/>
              </w:rPr>
              <w:t xml:space="preserve">added to provide </w:t>
            </w:r>
            <w:r>
              <w:rPr>
                <w:bCs/>
                <w:color w:val="000000"/>
                <w:kern w:val="32"/>
                <w:sz w:val="20"/>
                <w:szCs w:val="20"/>
              </w:rPr>
              <w:t>relevant information on the potential risk for DDI between sac-TMT and other drugs</w:t>
            </w:r>
            <w:r w:rsidR="00762588">
              <w:rPr>
                <w:bCs/>
                <w:color w:val="000000"/>
                <w:kern w:val="32"/>
                <w:sz w:val="20"/>
                <w:szCs w:val="20"/>
              </w:rPr>
              <w:t xml:space="preserve"> based on preclinical data. </w:t>
            </w:r>
          </w:p>
        </w:tc>
      </w:tr>
      <w:tr w:rsidR="001E2641" w:rsidRPr="009F36EC" ns2:paraId="4D406615" ns2:textId="77777777">
        <w:tc>
          <w:tcPr>
            <w:tcW w:w="930" w:type="pct"/>
          </w:tcPr>
          <w:p ns2:paraId="62542C4E" ns2:textId="48BEB893" w:rsidR="001E2641" w:rsidRPr="00AE421A" w:rsidRDefault="0023019B">
            <w:pPr>
              <w:spacing w:after="60"/>
              <w:rPr>
                <w:bCs/>
                <w:color w:val="000000"/>
                <w:kern w:val="32"/>
                <w:sz w:val="20"/>
                <w:szCs w:val="20"/>
              </w:rPr>
            </w:pPr>
            <w:r w:rsidRPr="00AE421A">
              <w:rPr>
                <w:bCs/>
                <w:color w:val="000000"/>
                <w:kern w:val="32"/>
                <w:sz w:val="20"/>
                <w:szCs w:val="20"/>
              </w:rPr>
              <w:t>7.1</w:t>
            </w:r>
          </w:p>
        </w:tc>
        <w:tc>
          <w:tcPr>
            <w:tcW w:w="1260" w:type="pct"/>
          </w:tcPr>
          <w:p ns2:paraId="5234A678" ns2:textId="6BE81E5F" w:rsidR="001E2641" w:rsidRPr="00AE421A" w:rsidRDefault="00762588">
            <w:pPr>
              <w:spacing w:after="60"/>
              <w:rPr>
                <w:bCs/>
                <w:color w:val="000000"/>
                <w:kern w:val="32"/>
                <w:sz w:val="20"/>
                <w:szCs w:val="20"/>
              </w:rPr>
            </w:pPr>
            <w:r w:rsidRPr="00AE421A">
              <w:rPr>
                <w:bCs/>
                <w:color w:val="000000"/>
                <w:kern w:val="32"/>
                <w:sz w:val="20"/>
                <w:szCs w:val="20"/>
              </w:rPr>
              <w:t>Overview of sac-TMT Nonclinical Program</w:t>
            </w:r>
          </w:p>
        </w:tc>
        <w:tc>
          <w:tcPr>
            <w:tcW w:w="2810" w:type="pct"/>
          </w:tcPr>
          <w:p ns2:paraId="48E32648" ns2:textId="061DF789" w:rsidR="001E2641" w:rsidRPr="00AE421A" w:rsidRDefault="005A4481">
            <w:pPr>
              <w:spacing w:after="60"/>
              <w:rPr>
                <w:bCs/>
                <w:color w:val="000000"/>
                <w:kern w:val="32"/>
                <w:sz w:val="20"/>
                <w:szCs w:val="20"/>
              </w:rPr>
            </w:pPr>
            <w:r w:rsidRPr="00AE421A">
              <w:rPr>
                <w:bCs/>
                <w:color w:val="000000"/>
                <w:kern w:val="32"/>
                <w:sz w:val="20"/>
                <w:szCs w:val="20"/>
              </w:rPr>
              <w:t xml:space="preserve">Removed </w:t>
            </w:r>
            <w:r w:rsidR="00762588" w:rsidRPr="00AE421A">
              <w:rPr>
                <w:bCs/>
                <w:color w:val="000000"/>
                <w:kern w:val="32"/>
                <w:sz w:val="20"/>
                <w:szCs w:val="20"/>
              </w:rPr>
              <w:t xml:space="preserve">all </w:t>
            </w:r>
            <w:r w:rsidRPr="00AE421A">
              <w:rPr>
                <w:bCs/>
                <w:color w:val="000000"/>
                <w:kern w:val="32"/>
                <w:sz w:val="20"/>
                <w:szCs w:val="20"/>
              </w:rPr>
              <w:t>the table of nonclinical studies and referenced Sec. 4</w:t>
            </w:r>
          </w:p>
        </w:tc>
      </w:tr>
      <w:tr w:rsidR="00762588" w:rsidRPr="009F36EC" ns2:paraId="79B0521A" ns2:textId="77777777">
        <w:tc>
          <w:tcPr>
            <w:tcW w:w="930" w:type="pct"/>
          </w:tcPr>
          <w:p ns2:paraId="4A99FFCE" ns2:textId="227099CF" w:rsidR="00762588" w:rsidRPr="006732E6" w:rsidRDefault="00762588" w:rsidP="00762588">
            <w:pPr>
              <w:spacing w:after="60"/>
              <w:rPr>
                <w:bCs/>
                <w:kern w:val="32"/>
                <w:sz w:val="20"/>
                <w:szCs w:val="20"/>
              </w:rPr>
            </w:pPr>
            <w:r w:rsidRPr="006732E6">
              <w:rPr>
                <w:bCs/>
                <w:kern w:val="32"/>
                <w:sz w:val="20"/>
                <w:szCs w:val="20"/>
              </w:rPr>
              <w:t>7.2</w:t>
            </w:r>
          </w:p>
        </w:tc>
        <w:tc>
          <w:tcPr>
            <w:tcW w:w="1260" w:type="pct"/>
          </w:tcPr>
          <w:p ns2:paraId="10F76C89" ns2:textId="54C95C83" w:rsidR="00762588" w:rsidRPr="006732E6" w:rsidRDefault="00762588" w:rsidP="00762588">
            <w:pPr>
              <w:spacing w:after="60"/>
              <w:rPr>
                <w:bCs/>
                <w:kern w:val="32"/>
                <w:sz w:val="20"/>
                <w:szCs w:val="20"/>
              </w:rPr>
            </w:pPr>
            <w:r w:rsidRPr="006732E6">
              <w:rPr>
                <w:bCs/>
                <w:kern w:val="32"/>
                <w:sz w:val="20"/>
                <w:szCs w:val="20"/>
              </w:rPr>
              <w:t>Reference Safety Information for Assessment of Expectedness of Serious Adverse Reactions</w:t>
            </w:r>
          </w:p>
        </w:tc>
        <w:tc>
          <w:tcPr>
            <w:tcW w:w="2810" w:type="pct"/>
          </w:tcPr>
          <w:p ns2:paraId="7F0B906B" ns2:textId="1DA6BFB6" w:rsidR="00762588" w:rsidRPr="006732E6" w:rsidRDefault="003849FA" w:rsidP="00762588">
            <w:pPr>
              <w:spacing w:after="60"/>
              <w:rPr>
                <w:bCs/>
                <w:kern w:val="32"/>
                <w:sz w:val="20"/>
                <w:szCs w:val="20"/>
              </w:rPr>
            </w:pPr>
            <w:r w:rsidRPr="006732E6">
              <w:rPr>
                <w:bCs/>
                <w:kern w:val="32"/>
                <w:sz w:val="20"/>
                <w:szCs w:val="20"/>
              </w:rPr>
              <w:t xml:space="preserve">Updated </w:t>
            </w:r>
            <w:r w:rsidR="000320F8" w:rsidRPr="006732E6">
              <w:rPr>
                <w:bCs/>
                <w:kern w:val="32"/>
                <w:sz w:val="20"/>
                <w:szCs w:val="20"/>
              </w:rPr>
              <w:t xml:space="preserve">based on updated </w:t>
            </w:r>
            <w:r w:rsidR="006F3D9F" w:rsidRPr="006732E6">
              <w:rPr>
                <w:bCs/>
                <w:kern w:val="32"/>
                <w:sz w:val="20"/>
                <w:szCs w:val="20"/>
              </w:rPr>
              <w:t>safety data</w:t>
            </w:r>
            <w:r w:rsidR="00762588" w:rsidRPr="006732E6">
              <w:rPr>
                <w:bCs/>
                <w:kern w:val="32"/>
                <w:sz w:val="20"/>
                <w:szCs w:val="20"/>
              </w:rPr>
              <w:t>.</w:t>
            </w:r>
          </w:p>
        </w:tc>
      </w:tr>
      <w:tr w:rsidR="00E51A56" w:rsidRPr="009F36EC" ns2:paraId="5CF7BD46" ns2:textId="77777777">
        <w:tc>
          <w:tcPr>
            <w:tcW w:w="930" w:type="pct"/>
          </w:tcPr>
          <w:p ns2:paraId="211E8F66" ns2:textId="3B255724" w:rsidR="00E51A56" w:rsidRPr="006732E6" w:rsidRDefault="00762588">
            <w:pPr>
              <w:spacing w:after="60"/>
              <w:rPr>
                <w:bCs/>
                <w:kern w:val="32"/>
                <w:sz w:val="20"/>
                <w:szCs w:val="20"/>
              </w:rPr>
            </w:pPr>
            <w:r w:rsidRPr="006732E6">
              <w:rPr>
                <w:bCs/>
                <w:kern w:val="32"/>
                <w:sz w:val="20"/>
                <w:szCs w:val="20"/>
              </w:rPr>
              <w:t xml:space="preserve">7.3 </w:t>
            </w:r>
          </w:p>
        </w:tc>
        <w:tc>
          <w:tcPr>
            <w:tcW w:w="1260" w:type="pct"/>
          </w:tcPr>
          <w:p ns2:paraId="2C700509" ns2:textId="00BEB021" w:rsidR="00E51A56" w:rsidRPr="006732E6" w:rsidRDefault="00762588">
            <w:pPr>
              <w:spacing w:after="60"/>
              <w:rPr>
                <w:bCs/>
                <w:kern w:val="32"/>
                <w:sz w:val="20"/>
                <w:szCs w:val="20"/>
              </w:rPr>
            </w:pPr>
            <w:r w:rsidRPr="006732E6">
              <w:rPr>
                <w:bCs/>
                <w:kern w:val="32"/>
                <w:sz w:val="20"/>
                <w:szCs w:val="20"/>
              </w:rPr>
              <w:t xml:space="preserve">Additional Clinical Tables </w:t>
            </w:r>
          </w:p>
        </w:tc>
        <w:tc>
          <w:tcPr>
            <w:tcW w:w="2810" w:type="pct"/>
          </w:tcPr>
          <w:p ns2:paraId="607E00F6" ns2:textId="67043AB7" w:rsidR="00E51A56" w:rsidRPr="006732E6" w:rsidRDefault="00762588">
            <w:pPr>
              <w:spacing w:after="60"/>
              <w:rPr>
                <w:bCs/>
                <w:kern w:val="32"/>
                <w:sz w:val="20"/>
                <w:szCs w:val="20"/>
              </w:rPr>
            </w:pPr>
            <w:r w:rsidRPr="006732E6">
              <w:rPr>
                <w:bCs/>
                <w:kern w:val="32"/>
                <w:sz w:val="20"/>
                <w:szCs w:val="20"/>
              </w:rPr>
              <w:t xml:space="preserve">Safety tables from each study and aggregated safety analyses </w:t>
            </w:r>
            <w:r w:rsidR="00687F03">
              <w:rPr>
                <w:bCs/>
                <w:kern w:val="32"/>
                <w:sz w:val="20"/>
                <w:szCs w:val="20"/>
              </w:rPr>
              <w:t>were</w:t>
            </w:r>
            <w:r w:rsidR="00687F03" w:rsidRPr="006732E6">
              <w:rPr>
                <w:bCs/>
                <w:kern w:val="32"/>
                <w:sz w:val="20"/>
                <w:szCs w:val="20"/>
              </w:rPr>
              <w:t xml:space="preserve"> </w:t>
            </w:r>
            <w:r w:rsidRPr="006732E6">
              <w:rPr>
                <w:bCs/>
                <w:kern w:val="32"/>
                <w:sz w:val="20"/>
                <w:szCs w:val="20"/>
              </w:rPr>
              <w:t xml:space="preserve">included. </w:t>
            </w:r>
          </w:p>
        </w:tc>
      </w:tr>
    </w:tbl>
    <w:p ns2:paraId="357F7716" ns2:textId="77777777" w:rsidR="002B16DF" w:rsidRDefault="002B16DF" w:rsidP="002B16DF">
      <w:pPr>
        <w:pStyle w:val="Paragraph"/>
      </w:pPr>
      <w:ins w:id="3762" w:author="GoldenCorpusHarness" w:date="2026-03-28T21:57:55Z">
        <w:r>
          <w:t>Table 93Study MK-2870-017 (SKB254-II-08): Participants With Drug-related Grade ≥3 Adverse Events by Decreasing Incidence (Incidence ≥5%) (APaT Population)251</w:t>
        </w:r>
      </w:ins>
    </w:p>
    <w:p ns2:paraId="3AB6DA35" ns2:textId="77777777" w:rsidR="0045633C" w:rsidRPr="007F62F6" w:rsidRDefault="0045633C" w:rsidP="007F62F6">
      <w:pPr>
        <w:pStyle w:val="Paragraph"/>
      </w:pPr>
      <w:ins w:id="3763" w:author="GoldenCorpusHarness" w:date="2026-03-28T21:57:55Z">
        <w:r>
          <w:t>Table 94Study MK-2870-017 (SKB264-II-08): Participants With Serious Drug-related Adverse Events by Decreasing Incidence (Incidence &gt;1%) (APaT Population)252</w:t>
        </w:r>
      </w:ins>
    </w:p>
    <w:p ns2:paraId="13DDEEB6" ns2:textId="06B42604" w:rsidR="00255A25" w:rsidRPr="00255A25" w:rsidRDefault="00196EBB" w:rsidP="00D50648">
      <w:pPr>
        <w:pStyle w:val="Heading1"/>
      </w:pPr>
      <w:del w:id="3764" w:author="GoldenCorpusHarness" w:date="2026-03-28T21:57:55Z">
        <w:r>
          <w:delText>SU</w:delText>
        </w:r>
      </w:del>
      <w:ins w:id="3765" w:author="GoldenCorpusHarness" w:date="2026-03-28T21:57:55Z">
        <w:r>
          <w:t>Table 95</w:t>
        </w:r>
      </w:ins>
      <w:r>
        <w:t>M</w:t>
      </w:r>
      <w:del w:id="3766" w:author="GoldenCorpusHarness" w:date="2026-03-28T21:57:55Z">
        <w:r>
          <w:delText>M</w:delText>
        </w:r>
      </w:del>
      <w:ins w:id="3767" w:author="GoldenCorpusHarness" w:date="2026-03-28T21:57:55Z">
        <w:r>
          <w:t>K-9999-02</w:t>
        </w:r>
      </w:ins>
      <w:r>
        <w:t>A</w:t>
      </w:r>
      <w:del w:id="3768" w:author="GoldenCorpusHarness" w:date="2026-03-28T21:57:55Z">
        <w:r>
          <w:delText>RY</w:delText>
        </w:r>
      </w:del>
      <w:ins w:id="3769" w:author="GoldenCorpusHarness" w:date="2026-03-28T21:57:55Z">
        <w:r>
          <w:t>: Participants With Adverse Events (Incidence ≥10% in the Total Participant Population) (APaT Population)253</w:t>
        </w:r>
      </w:ins>
    </w:p>
    <w:p ns2:paraId="586DC66E" ns2:textId="02F0D35C" w:rsidR="005C6DC3" w:rsidRPr="005C6DC3" w:rsidRDefault="00EF1684" w:rsidP="005C6DC3">
      <w:pPr>
        <w:pStyle w:val="Paragraph"/>
        <w:rPr>
          <w:iCs/>
        </w:rPr>
      </w:pPr>
      <w:ins w:id="3770" w:author="GoldenCorpusHarness" w:date="2026-03-28T21:57:55Z">
        <w:r>
          <w:t xml:space="preserve">Table 96Adverse Event </w:t>
        </w:r>
      </w:ins>
      <w:r>
        <w:t>S</w:t>
      </w:r>
      <w:del w:id="3771" w:author="GoldenCorpusHarness" w:date="2026-03-28T21:57:55Z">
        <w:r>
          <w:delText>acituz</w:delText>
        </w:r>
      </w:del>
      <w:r>
        <w:t>um</w:t>
      </w:r>
      <w:ins w:id="3772" w:author="GoldenCorpusHarness" w:date="2026-03-28T21:57:55Z">
        <w:r>
          <w:t>m</w:t>
        </w:r>
      </w:ins>
      <w:r>
        <w:t>a</w:t>
      </w:r>
      <w:del w:id="3773" w:author="GoldenCorpusHarness" w:date="2026-03-28T21:57:55Z">
        <w:r>
          <w:delText>b</w:delText>
        </w:r>
      </w:del>
      <w:ins w:id="3774" w:author="GoldenCorpusHarness" w:date="2026-03-28T21:57:55Z">
        <w:r>
          <w:t>ry</w:t>
        </w:r>
      </w:ins>
      <w:r>
        <w:t xml:space="preserve"> </w:t>
      </w:r>
      <w:del w:id="3775" w:author="GoldenCorpusHarness" w:date="2026-03-28T21:57:55Z">
        <w:r>
          <w:delText>tirum</w:delText>
        </w:r>
      </w:del>
      <w:r>
        <w:t>o</w:t>
      </w:r>
      <w:del w:id="3776" w:author="GoldenCorpusHarness" w:date="2026-03-28T21:57:55Z">
        <w:r>
          <w:delText>tecan,</w:delText>
        </w:r>
      </w:del>
      <w:ins w:id="3777" w:author="GoldenCorpusHarness" w:date="2026-03-28T21:57:55Z">
        <w:r>
          <w:t>f</w:t>
        </w:r>
      </w:ins>
      <w:r>
        <w:t xml:space="preserve"> </w:t>
      </w:r>
      <w:del w:id="3778" w:author="GoldenCorpusHarness" w:date="2026-03-28T21:57:55Z">
        <w:r>
          <w:delText>hereafter referred as s</w:delText>
        </w:r>
      </w:del>
      <w:ins w:id="3779" w:author="GoldenCorpusHarness" w:date="2026-03-28T21:57:55Z">
        <w:r>
          <w:t>S</w:t>
        </w:r>
      </w:ins>
      <w:r>
        <w:t xml:space="preserve">ac-TMT </w:t>
      </w:r>
      <w:del w:id="3780" w:author="GoldenCorpusHarness" w:date="2026-03-28T21:57:55Z">
        <w:r>
          <w:delText>(als</w:delText>
        </w:r>
      </w:del>
      <w:ins w:id="3781" w:author="GoldenCorpusHarness" w:date="2026-03-28T21:57:55Z">
        <w:r>
          <w:t>M</w:t>
        </w:r>
      </w:ins>
      <w:r>
        <w:t>o</w:t>
      </w:r>
      <w:del w:id="3782" w:author="GoldenCorpusHarness" w:date="2026-03-28T21:57:55Z">
        <w:r>
          <w:delText xml:space="preserve"> k</w:delText>
        </w:r>
      </w:del>
      <w:r>
        <w:t>no</w:t>
      </w:r>
      <w:del w:id="3783" w:author="GoldenCorpusHarness" w:date="2026-03-28T21:57:55Z">
        <w:r>
          <w:delText xml:space="preserve">wn </w:delText>
        </w:r>
      </w:del>
      <w:ins w:id="3784" w:author="GoldenCorpusHarness" w:date="2026-03-28T21:57:55Z">
        <w:r>
          <w:t>ther</w:t>
        </w:r>
      </w:ins>
      <w:r>
        <w:t>a</w:t>
      </w:r>
      <w:del w:id="3785" w:author="GoldenCorpusHarness" w:date="2026-03-28T21:57:55Z">
        <w:r>
          <w:delText>s SKB264</w:delText>
        </w:r>
      </w:del>
      <w:ins w:id="3786" w:author="GoldenCorpusHarness" w:date="2026-03-28T21:57:55Z">
        <w:r>
          <w:t>py</w:t>
        </w:r>
      </w:ins>
      <w:r>
        <w:t xml:space="preserve"> and </w:t>
      </w:r>
      <w:del w:id="3787" w:author="GoldenCorpusHarness" w:date="2026-03-28T21:57:55Z">
        <w:r>
          <w:delText>MK2870), is an ADC consisting of 1) a TROP2-targeting mAb, sacituzumab; 2) a cytotoxic payload in the class of topoisomerase I inhibitors, KL610023; and 3) a novel, irreversible but hydrolyzable linker which joins the mAb and the cytotoxic drug payload. The average DAR of s</w:delText>
        </w:r>
      </w:del>
      <w:ins w:id="3788" w:author="GoldenCorpusHarness" w:date="2026-03-28T21:57:55Z">
        <w:r>
          <w:t>S</w:t>
        </w:r>
      </w:ins>
      <w:r>
        <w:t>ac-TMT i</w:t>
      </w:r>
      <w:ins w:id="3789" w:author="GoldenCorpusHarness" w:date="2026-03-28T21:57:55Z">
        <w:r>
          <w:t>n Combination with Pembrolizumab Ba</w:t>
        </w:r>
      </w:ins>
      <w:r>
        <w:t>s</w:t>
      </w:r>
      <w:ins w:id="3790" w:author="GoldenCorpusHarness" w:date="2026-03-28T21:57:55Z">
        <w:r>
          <w:t>ed</w:t>
        </w:r>
      </w:ins>
      <w:r>
        <w:t xml:space="preserve"> </w:t>
      </w:r>
      <w:del w:id="3791" w:author="GoldenCorpusHarness" w:date="2026-03-28T21:57:55Z">
        <w:r>
          <w:delText>7.</w:delText>
        </w:r>
      </w:del>
      <w:ins w:id="3792" w:author="GoldenCorpusHarness" w:date="2026-03-28T21:57:55Z">
        <w:r>
          <w:t>on Aggregate Safety Data (APaT Population)25</w:t>
        </w:r>
      </w:ins>
      <w:r>
        <w:t>4</w:t>
      </w:r>
      <w:del w:id="3793" w:author="GoldenCorpusHarness" w:date="2026-03-28T21:57:55Z">
        <w:r>
          <w:delText>.</w:delText>
        </w:r>
      </w:del>
    </w:p>
    <w:p ns2:paraId="0662411B" ns2:textId="472A9655" w:rsidR="005C6DC3" w:rsidRPr="005C6DC3" w:rsidRDefault="005C6DC3" w:rsidP="005C6DC3">
      <w:pPr>
        <w:pStyle w:val="Paragraph"/>
        <w:rPr>
          <w:iCs/>
        </w:rPr>
      </w:pPr>
      <w:r>
        <w:t>T</w:t>
      </w:r>
      <w:del w:id="3794" w:author="GoldenCorpusHarness" w:date="2026-03-28T21:57:55Z">
        <w:r>
          <w:delText>RO</w:delText>
        </w:r>
      </w:del>
      <w:ins w:id="3795" w:author="GoldenCorpusHarness" w:date="2026-03-28T21:57:55Z">
        <w:r>
          <w:t>able 97</w:t>
        </w:r>
      </w:ins>
      <w:r>
        <w:t>P</w:t>
      </w:r>
      <w:del w:id="3796" w:author="GoldenCorpusHarness" w:date="2026-03-28T21:57:55Z">
        <w:r>
          <w:delText xml:space="preserve">2 </w:delText>
        </w:r>
      </w:del>
      <w:ins w:id="3797" w:author="GoldenCorpusHarness" w:date="2026-03-28T21:57:55Z">
        <w:r>
          <w:t>art</w:t>
        </w:r>
      </w:ins>
      <w:r>
        <w:t>i</w:t>
      </w:r>
      <w:ins w:id="3798" w:author="GoldenCorpusHarness" w:date="2026-03-28T21:57:55Z">
        <w:r>
          <w:t>cipant</w:t>
        </w:r>
      </w:ins>
      <w:r>
        <w:t xml:space="preserve">s </w:t>
      </w:r>
      <w:del w:id="3799" w:author="GoldenCorpusHarness" w:date="2026-03-28T21:57:55Z">
        <w:r>
          <w:delText>a cell surface glycoprote</w:delText>
        </w:r>
      </w:del>
      <w:ins w:id="3800" w:author="GoldenCorpusHarness" w:date="2026-03-28T21:57:55Z">
        <w:r>
          <w:t>W</w:t>
        </w:r>
      </w:ins>
      <w:r>
        <w:t>i</w:t>
      </w:r>
      <w:del w:id="3801" w:author="GoldenCorpusHarness" w:date="2026-03-28T21:57:55Z">
        <w:r>
          <w:delText>n involved in the regulation of cancer grow</w:delText>
        </w:r>
      </w:del>
      <w:r>
        <w:t xml:space="preserve">th </w:t>
      </w:r>
      <w:del w:id="3802" w:author="GoldenCorpusHarness" w:date="2026-03-28T21:57:55Z">
        <w:r>
          <w:delText>and invasion. While exp</w:delText>
        </w:r>
      </w:del>
      <w:ins w:id="3803" w:author="GoldenCorpusHarness" w:date="2026-03-28T21:57:55Z">
        <w:r>
          <w:t>Drug-</w:t>
        </w:r>
      </w:ins>
      <w:r>
        <w:t>re</w:t>
      </w:r>
      <w:del w:id="3804" w:author="GoldenCorpusHarness" w:date="2026-03-28T21:57:55Z">
        <w:r>
          <w:delText>ssion is comparatively low in normal tissues, TROP2 is broadly expressed and upregu</w:delText>
        </w:r>
      </w:del>
      <w:r>
        <w:t xml:space="preserve">lated </w:t>
      </w:r>
      <w:del w:id="3805" w:author="GoldenCorpusHarness" w:date="2026-03-28T21:57:55Z">
        <w:r>
          <w:delText>in multiple canc</w:delText>
        </w:r>
      </w:del>
      <w:ins w:id="3806" w:author="GoldenCorpusHarness" w:date="2026-03-28T21:57:55Z">
        <w:r>
          <w:t>Adv</w:t>
        </w:r>
      </w:ins>
      <w:r>
        <w:t>ers</w:t>
      </w:r>
      <w:del w:id="3807" w:author="GoldenCorpusHarness" w:date="2026-03-28T21:57:55Z">
        <w:r>
          <w:delText>,</w:delText>
        </w:r>
      </w:del>
      <w:ins w:id="3808" w:author="GoldenCorpusHarness" w:date="2026-03-28T21:57:55Z">
        <w:r>
          <w:t>e</w:t>
        </w:r>
      </w:ins>
      <w:r>
        <w:t xml:space="preserve"> </w:t>
      </w:r>
      <w:del w:id="3809" w:author="GoldenCorpusHarness" w:date="2026-03-28T21:57:55Z">
        <w:r>
          <w:delText>such a</w:delText>
        </w:r>
      </w:del>
      <w:ins w:id="3810" w:author="GoldenCorpusHarness" w:date="2026-03-28T21:57:55Z">
        <w:r>
          <w:t>Event</w:t>
        </w:r>
      </w:ins>
      <w:r>
        <w:t xml:space="preserve">s </w:t>
      </w:r>
      <w:del w:id="3811" w:author="GoldenCorpusHarness" w:date="2026-03-28T21:57:55Z">
        <w:r>
          <w:delText>bladder, breast, gastr</w:delText>
        </w:r>
      </w:del>
      <w:r>
        <w:t>i</w:t>
      </w:r>
      <w:del w:id="3812" w:author="GoldenCorpusHarness" w:date="2026-03-28T21:57:55Z">
        <w:r>
          <w:delText>c, lu</w:delText>
        </w:r>
      </w:del>
      <w:r>
        <w:t>n</w:t>
      </w:r>
      <w:del w:id="3813" w:author="GoldenCorpusHarness" w:date="2026-03-28T21:57:55Z">
        <w:r>
          <w:delText>g, ovarian, endometrial and cervical cancers [1] [2] [3].</w:delText>
        </w:r>
      </w:del>
      <w:r>
        <w:t xml:space="preserve"> Sac-TMT </w:t>
      </w:r>
      <w:ins w:id="3814" w:author="GoldenCorpusHarness" w:date="2026-03-28T21:57:55Z">
        <w:r>
          <w:t>Monotherapy (Inc</w:t>
        </w:r>
      </w:ins>
      <w:r>
        <w:t>i</w:t>
      </w:r>
      <w:del w:id="3815" w:author="GoldenCorpusHarness" w:date="2026-03-28T21:57:55Z">
        <w:r>
          <w:delText xml:space="preserve">s </w:delText>
        </w:r>
      </w:del>
      <w:r>
        <w:t>de</w:t>
      </w:r>
      <w:ins w:id="3816" w:author="GoldenCorpusHarness" w:date="2026-03-28T21:57:55Z">
        <w:r>
          <w:t>nce ≥ 1% in One or More Treatment Groups) By Decrea</w:t>
        </w:r>
      </w:ins>
      <w:r>
        <w:t>si</w:t>
      </w:r>
      <w:ins w:id="3817" w:author="GoldenCorpusHarness" w:date="2026-03-28T21:57:55Z">
        <w:r>
          <w:t>n</w:t>
        </w:r>
      </w:ins>
      <w:r>
        <w:t>g</w:t>
      </w:r>
      <w:ins w:id="3818" w:author="GoldenCorpusHarness" w:date="2026-03-28T21:57:55Z">
        <w:r>
          <w:t xml:space="preserve"> Freque</w:t>
        </w:r>
      </w:ins>
      <w:r>
        <w:t>n</w:t>
      </w:r>
      <w:del w:id="3819" w:author="GoldenCorpusHarness" w:date="2026-03-28T21:57:55Z">
        <w:r>
          <w:delText>ed to have a targeted deliver</w:delText>
        </w:r>
      </w:del>
      <w:ins w:id="3820" w:author="GoldenCorpusHarness" w:date="2026-03-28T21:57:55Z">
        <w:r>
          <w:t>c</w:t>
        </w:r>
      </w:ins>
      <w:r>
        <w:t xml:space="preserve">y of </w:t>
      </w:r>
      <w:del w:id="3821" w:author="GoldenCorpusHarness" w:date="2026-03-28T21:57:55Z">
        <w:r>
          <w:delText>an anticanc</w:delText>
        </w:r>
      </w:del>
      <w:ins w:id="3822" w:author="GoldenCorpusHarness" w:date="2026-03-28T21:57:55Z">
        <w:r>
          <w:t>Pref</w:t>
        </w:r>
      </w:ins>
      <w:r>
        <w:t>er</w:t>
      </w:r>
      <w:del w:id="3823" w:author="GoldenCorpusHarness" w:date="2026-03-28T21:57:55Z">
        <w:r>
          <w:delText xml:space="preserve"> cytotoxic agent in TROP2 expressing tumors using a stable linker to </w:delText>
        </w:r>
      </w:del>
      <w:r>
        <w:t>red</w:t>
      </w:r>
      <w:ins w:id="3824" w:author="GoldenCorpusHarness" w:date="2026-03-28T21:57:55Z">
        <w:r>
          <w:t xml:space="preserve"> (APaT Pop</w:t>
        </w:r>
      </w:ins>
      <w:r>
        <w:t>u</w:t>
      </w:r>
      <w:del w:id="3825" w:author="GoldenCorpusHarness" w:date="2026-03-28T21:57:55Z">
        <w:r>
          <w:delText>ce sys</w:delText>
        </w:r>
      </w:del>
      <w:ins w:id="3826" w:author="GoldenCorpusHarness" w:date="2026-03-28T21:57:55Z">
        <w:r>
          <w:t>la</w:t>
        </w:r>
      </w:ins>
      <w:r>
        <w:t>t</w:t>
      </w:r>
      <w:del w:id="3827" w:author="GoldenCorpusHarness" w:date="2026-03-28T21:57:55Z">
        <w:r>
          <w:delText>em</w:delText>
        </w:r>
      </w:del>
      <w:r>
        <w:t>i</w:t>
      </w:r>
      <w:del w:id="3828" w:author="GoldenCorpusHarness" w:date="2026-03-28T21:57:55Z">
        <w:r>
          <w:delText>c t</w:delText>
        </w:r>
      </w:del>
      <w:r>
        <w:t>o</w:t>
      </w:r>
      <w:del w:id="3829" w:author="GoldenCorpusHarness" w:date="2026-03-28T21:57:55Z">
        <w:r>
          <w:delText>xicity.</w:delText>
        </w:r>
      </w:del>
      <w:ins w:id="3830" w:author="GoldenCorpusHarness" w:date="2026-03-28T21:57:55Z">
        <w:r>
          <w:t>n)256</w:t>
        </w:r>
      </w:ins>
    </w:p>
    <w:p ns2:paraId="026865CE" ns2:textId="10B63C51" w:rsidR="005C6DC3" w:rsidRPr="005C6DC3" w:rsidRDefault="00243109" w:rsidP="005C6DC3">
      <w:pPr>
        <w:pStyle w:val="Paragraph"/>
        <w:rPr>
          <w:iCs/>
        </w:rPr>
      </w:pPr>
      <w:ins w:id="3831" w:author="GoldenCorpusHarness" w:date="2026-03-28T21:57:55Z">
        <w:r>
          <w:t xml:space="preserve">Table 98Adverse Event Summary For Hypersensitivity Within 48 Hours of Any Administration of </w:t>
        </w:r>
      </w:ins>
      <w:r>
        <w:t>Sac-TMT</w:t>
      </w:r>
      <w:del w:id="3832" w:author="GoldenCorpusHarness" w:date="2026-03-28T21:57:55Z">
        <w:r>
          <w:delText>,</w:delText>
        </w:r>
      </w:del>
      <w:r>
        <w:t xml:space="preserve"> </w:t>
      </w:r>
      <w:ins w:id="3833" w:author="GoldenCorpusHarness" w:date="2026-03-28T21:57:55Z">
        <w:r>
          <w:t>Mono</w:t>
        </w:r>
      </w:ins>
      <w:r>
        <w:t>the</w:t>
      </w:r>
      <w:del w:id="3834" w:author="GoldenCorpusHarness" w:date="2026-03-28T21:57:55Z">
        <w:r>
          <w:delText xml:space="preserve"> mAb sacituzumab, and the drug payload KL610023 were cha</w:delText>
        </w:r>
      </w:del>
      <w:r>
        <w:t>ra</w:t>
      </w:r>
      <w:del w:id="3835" w:author="GoldenCorpusHarness" w:date="2026-03-28T21:57:55Z">
        <w:r>
          <w:delText xml:space="preserve">cterized in a </w:delText>
        </w:r>
      </w:del>
      <w:r>
        <w:t>p</w:t>
      </w:r>
      <w:del w:id="3836" w:author="GoldenCorpusHarness" w:date="2026-03-28T21:57:55Z">
        <w:r>
          <w:delText>anel of in vitro and in vivo primar</w:delText>
        </w:r>
      </w:del>
      <w:r>
        <w:t xml:space="preserve">y </w:t>
      </w:r>
      <w:ins w:id="3837" w:author="GoldenCorpusHarness" w:date="2026-03-28T21:57:55Z">
        <w:r>
          <w:t>(APaT Po</w:t>
        </w:r>
      </w:ins>
      <w:r>
        <w:t>p</w:t>
      </w:r>
      <w:del w:id="3838" w:author="GoldenCorpusHarness" w:date="2026-03-28T21:57:55Z">
        <w:r>
          <w:delText>harmacodynamic studies. In vitro res</w:delText>
        </w:r>
      </w:del>
      <w:r>
        <w:t>ul</w:t>
      </w:r>
      <w:del w:id="3839" w:author="GoldenCorpusHarness" w:date="2026-03-28T21:57:55Z">
        <w:r>
          <w:delText>ts showed that sac-TMT can bind to TROP2 derived from human and monkey, but not to rat or mouse TROP2. High-affinity binding of sac-TMT to TROP2 on the cell surface led to TROP2/sac-TMT complex internaliz</w:delText>
        </w:r>
      </w:del>
      <w:r>
        <w:t>ation</w:t>
      </w:r>
      <w:del w:id="3840" w:author="GoldenCorpusHarness" w:date="2026-03-28T21:57:55Z">
        <w:r>
          <w:delText>, releasing payload into the cell, arresting the cell cycle at S phase or G</w:delText>
        </w:r>
      </w:del>
      <w:ins w:id="3841" w:author="GoldenCorpusHarness" w:date="2026-03-28T21:57:55Z">
        <w:r>
          <w:t>)</w:t>
        </w:r>
      </w:ins>
      <w:r>
        <w:t>2</w:t>
      </w:r>
      <w:del w:id="3842" w:author="GoldenCorpusHarness" w:date="2026-03-28T21:57:55Z">
        <w:r>
          <w:delText>/M phase, leading to cell apoptosis. The specificity of sac-TMT was mediated through the TROP</w:delText>
        </w:r>
      </w:del>
      <w:ins w:id="3843" w:author="GoldenCorpusHarness" w:date="2026-03-28T21:57:55Z">
        <w:r>
          <w:t>6</w:t>
        </w:r>
      </w:ins>
      <w:r>
        <w:t>2</w:t>
      </w:r>
      <w:del w:id="3844" w:author="GoldenCorpusHarness" w:date="2026-03-28T21:57:55Z">
        <w:r>
          <w:delText>-specific mAb component, whereas the anticancer cytotoxicity was mainly associated with the payload KL610023.</w:delText>
        </w:r>
      </w:del>
    </w:p>
    <w:p ns2:paraId="7A163DC4" ns2:textId="79B8FCA6" w:rsidR="005C6DC3" w:rsidRPr="005C6DC3" w:rsidRDefault="005C6DC3" w:rsidP="005C6DC3">
      <w:pPr>
        <w:pStyle w:val="Paragraph"/>
        <w:rPr>
          <w:iCs/>
        </w:rPr>
      </w:pPr>
      <w:del w:id="3845" w:author="GoldenCorpusHarness" w:date="2026-03-28T21:57:55Z">
        <w:r>
          <w:delText>In vivo studies using various cancer cell- or patient-derived xenograft mouse models (all solid tumor models) showed that sac-TMT was well tolerated and suppressed est</w:delText>
        </w:r>
      </w:del>
      <w:ins w:id="3846" w:author="GoldenCorpusHarness" w:date="2026-03-28T21:57:55Z">
        <w:r>
          <w:t>T</w:t>
        </w:r>
      </w:ins>
      <w:r>
        <w:t>abl</w:t>
      </w:r>
      <w:del w:id="3847" w:author="GoldenCorpusHarness" w:date="2026-03-28T21:57:55Z">
        <w:r>
          <w:delText>is</w:delText>
        </w:r>
      </w:del>
      <w:ins w:id="3848" w:author="GoldenCorpusHarness" w:date="2026-03-28T21:57:55Z">
        <w:r>
          <w:t>e 99(Participants Wit</w:t>
        </w:r>
      </w:ins>
      <w:r>
        <w:t>h</w:t>
      </w:r>
      <w:del w:id="3849" w:author="GoldenCorpusHarness" w:date="2026-03-28T21:57:55Z">
        <w:r>
          <w:delText>ed xeno</w:delText>
        </w:r>
      </w:del>
      <w:ins w:id="3850" w:author="GoldenCorpusHarness" w:date="2026-03-28T21:57:55Z">
        <w:r>
          <w:t xml:space="preserve"> Hypersensitivity Adverse Events Within 48 Hours of Any Administration of Sac-TMT Monotherapy (incidence &gt;0% in One or More Treatment Groups) By Decreasin</w:t>
        </w:r>
      </w:ins>
      <w:r>
        <w:t>g</w:t>
      </w:r>
      <w:del w:id="3851" w:author="GoldenCorpusHarness" w:date="2026-03-28T21:57:55Z">
        <w:r>
          <w:delText>raft growth in a dose</w:delText>
        </w:r>
      </w:del>
      <w:ins w:id="3852" w:author="GoldenCorpusHarness" w:date="2026-03-28T21:57:55Z">
        <w:r>
          <w:t xml:space="preserve"> Frequence of Preferred Terms in Sac</w:t>
        </w:r>
      </w:ins>
      <w:r>
        <w:t>-</w:t>
      </w:r>
      <w:del w:id="3853" w:author="GoldenCorpusHarness" w:date="2026-03-28T21:57:55Z">
        <w:r>
          <w:delText>dependent manner. Following administration of sac-TMT into tumor-bearing mice, PK/PD results showed that the cytotoxic payload, KL610023, was mainly detected in tumor tissues in a sac-TMT dose-dependent manner and was slowly released into circulation. Sac-TMT activated the immune system in an immune reconstituted mouse model bearing human NSCLC HCC827 tumors. Sac-TMT administered via I-VESIC showed robust antitumor activity in an NMIBC in vivo mouse model with minimal systemic levels of sac-TMT and unconjugated payload KL610023. In an exploratory 3-week study, sac-TMT was well tolerated at both 6</w:delText>
        </w:r>
      </w:del>
      <w:ins w:id="3854" w:author="GoldenCorpusHarness" w:date="2026-03-28T21:57:55Z">
        <w:r>
          <w:t>TMT 4</w:t>
        </w:r>
      </w:ins>
      <w:r>
        <w:t xml:space="preserve"> mg/</w:t>
      </w:r>
      <w:del w:id="3855" w:author="GoldenCorpusHarness" w:date="2026-03-28T21:57:55Z">
        <w:r>
          <w:delText xml:space="preserve">mL and </w:delText>
        </w:r>
      </w:del>
      <w:ins w:id="3856" w:author="GoldenCorpusHarness" w:date="2026-03-28T21:57:55Z">
        <w:r>
          <w:t>kg q</w:t>
        </w:r>
      </w:ins>
      <w:r>
        <w:t>2</w:t>
      </w:r>
      <w:del w:id="3857" w:author="GoldenCorpusHarness" w:date="2026-03-28T21:57:55Z">
        <w:r>
          <w:delText xml:space="preserve">0 mg/mL after </w:delText>
        </w:r>
      </w:del>
      <w:ins w:id="3858" w:author="GoldenCorpusHarness" w:date="2026-03-28T21:57:55Z">
        <w:r>
          <w:t>w (APaT Population)2</w:t>
        </w:r>
      </w:ins>
      <w:r>
        <w:t>6</w:t>
      </w:r>
      <w:del w:id="3859" w:author="GoldenCorpusHarness" w:date="2026-03-28T21:57:55Z">
        <w:r>
          <w:delText xml:space="preserve"> I-VESIC doses to TROP2 KI mice.</w:delText>
        </w:r>
      </w:del>
      <w:ins w:id="3860" w:author="GoldenCorpusHarness" w:date="2026-03-28T21:57:55Z">
        <w:r>
          <w:t>4</w:t>
        </w:r>
      </w:ins>
    </w:p>
    <w:p ns2:paraId="424C6F4F" ns2:textId="43B7056B" w:rsidR="005C6DC3" w:rsidRPr="005C6DC3" w:rsidRDefault="00243109" w:rsidP="005C6DC3">
      <w:pPr>
        <w:pStyle w:val="Paragraph"/>
        <w:rPr>
          <w:iCs/>
        </w:rPr>
      </w:pPr>
      <w:ins w:id="3861" w:author="GoldenCorpusHarness" w:date="2026-03-28T21:57:55Z">
        <w:r>
          <w:t xml:space="preserve">Table 100Participants With Grade 3-5 Hypersensitivity Adverse Events Within 48 Hours of Any Administration of </w:t>
        </w:r>
      </w:ins>
      <w:r>
        <w:t xml:space="preserve">Sac-TMT </w:t>
      </w:r>
      <w:del w:id="3862" w:author="GoldenCorpusHarness" w:date="2026-03-28T21:57:55Z">
        <w:r>
          <w:delText>is not expected to s</w:delText>
        </w:r>
      </w:del>
      <w:ins w:id="3863" w:author="GoldenCorpusHarness" w:date="2026-03-28T21:57:55Z">
        <w:r>
          <w:t>Monot</w:t>
        </w:r>
      </w:ins>
      <w:r>
        <w:t>h</w:t>
      </w:r>
      <w:del w:id="3864" w:author="GoldenCorpusHarness" w:date="2026-03-28T21:57:55Z">
        <w:r>
          <w:delText>o</w:delText>
        </w:r>
      </w:del>
      <w:ins w:id="3865" w:author="GoldenCorpusHarness" w:date="2026-03-28T21:57:55Z">
        <w:r>
          <w:t>erapy (Incidence &gt; 0% in One or More Treatment Groups) By Decreasing Frequency of Preferred Terms in Sac-TMT 4 mg/kg q2</w:t>
        </w:r>
      </w:ins>
      <w:r>
        <w:t xml:space="preserve">w </w:t>
      </w:r>
      <w:del w:id="3866" w:author="GoldenCorpusHarness" w:date="2026-03-28T21:57:55Z">
        <w:r>
          <w:delText>either ADCC or CDC activity in the c</w:delText>
        </w:r>
      </w:del>
      <w:ins w:id="3867" w:author="GoldenCorpusHarness" w:date="2026-03-28T21:57:55Z">
        <w:r>
          <w:t>(APaT Popu</w:t>
        </w:r>
      </w:ins>
      <w:r>
        <w:t>l</w:t>
      </w:r>
      <w:del w:id="3868" w:author="GoldenCorpusHarness" w:date="2026-03-28T21:57:55Z">
        <w:r>
          <w:delText>inic. No pharmacodynamic DDI studies have been performed with sac-TMT.</w:delText>
        </w:r>
      </w:del>
      <w:ins w:id="3869" w:author="GoldenCorpusHarness" w:date="2026-03-28T21:57:55Z">
        <w:r>
          <w:t>ation)267</w:t>
        </w:r>
      </w:ins>
    </w:p>
    <w:p ns2:paraId="67893553" ns2:textId="7698E4BD" w:rsidR="005C6DC3" w:rsidRPr="005C6DC3" w:rsidRDefault="005C6DC3" w:rsidP="005C6DC3">
      <w:pPr>
        <w:pStyle w:val="Paragraph"/>
        <w:rPr>
          <w:iCs/>
        </w:rPr>
      </w:pPr>
      <w:ins w:id="3870" w:author="GoldenCorpusHarness" w:date="2026-03-28T21:57:55Z">
        <w:r>
          <w:t xml:space="preserve">Table 101Adverse Event </w:t>
        </w:r>
      </w:ins>
      <w:r>
        <w:t>S</w:t>
      </w:r>
      <w:ins w:id="3871" w:author="GoldenCorpusHarness" w:date="2026-03-28T21:57:55Z">
        <w:r>
          <w:t>umm</w:t>
        </w:r>
      </w:ins>
      <w:r>
        <w:t>a</w:t>
      </w:r>
      <w:del w:id="3872" w:author="GoldenCorpusHarness" w:date="2026-03-28T21:57:55Z">
        <w:r>
          <w:delText>f</w:delText>
        </w:r>
      </w:del>
      <w:ins w:id="3873" w:author="GoldenCorpusHarness" w:date="2026-03-28T21:57:55Z">
        <w:r>
          <w:t>ry For Hyp</w:t>
        </w:r>
      </w:ins>
      <w:r>
        <w:t>e</w:t>
      </w:r>
      <w:ins w:id="3874" w:author="GoldenCorpusHarness" w:date="2026-03-28T21:57:55Z">
        <w:r>
          <w:t>rsensitivi</w:t>
        </w:r>
      </w:ins>
      <w:r>
        <w:t xml:space="preserve">ty </w:t>
      </w:r>
      <w:del w:id="3875" w:author="GoldenCorpusHarness" w:date="2026-03-28T21:57:55Z">
        <w:r>
          <w:delText>p</w:delText>
        </w:r>
      </w:del>
      <w:ins w:id="3876" w:author="GoldenCorpusHarness" w:date="2026-03-28T21:57:55Z">
        <w:r>
          <w:t>Wit</w:t>
        </w:r>
      </w:ins>
      <w:r>
        <w:t>h</w:t>
      </w:r>
      <w:del w:id="3877" w:author="GoldenCorpusHarness" w:date="2026-03-28T21:57:55Z">
        <w:r>
          <w:delText xml:space="preserve">armacology studies included </w:delText>
        </w:r>
      </w:del>
      <w:r>
        <w:t xml:space="preserve">in </w:t>
      </w:r>
      <w:del w:id="3878" w:author="GoldenCorpusHarness" w:date="2026-03-28T21:57:55Z">
        <w:r>
          <w:delText>vitr</w:delText>
        </w:r>
      </w:del>
      <w:ins w:id="3879" w:author="GoldenCorpusHarness" w:date="2026-03-28T21:57:55Z">
        <w:r>
          <w:t>48 H</w:t>
        </w:r>
      </w:ins>
      <w:r>
        <w:t>o</w:t>
      </w:r>
      <w:del w:id="3880" w:author="GoldenCorpusHarness" w:date="2026-03-28T21:57:55Z">
        <w:r>
          <w:delText xml:space="preserve"> hERG and calcium channel studies with the payload alone (KL610023) and in vivo studies in rats to determine ne</w:delText>
        </w:r>
      </w:del>
      <w:r>
        <w:t>ur</w:t>
      </w:r>
      <w:del w:id="3881" w:author="GoldenCorpusHarness" w:date="2026-03-28T21:57:55Z">
        <w:r>
          <w:delText>obehavioral and re</w:delText>
        </w:r>
      </w:del>
      <w:r>
        <w:t>s</w:t>
      </w:r>
      <w:del w:id="3882" w:author="GoldenCorpusHarness" w:date="2026-03-28T21:57:55Z">
        <w:r>
          <w:delText>piratory effects using the payload prodrug (KL610143) which is quickly converted to KL610023 in vivo. Safety pharmacology endpoints were also assessed as part</w:delText>
        </w:r>
      </w:del>
      <w:r>
        <w:t xml:space="preserve"> of </w:t>
      </w:r>
      <w:del w:id="3883" w:author="GoldenCorpusHarness" w:date="2026-03-28T21:57:55Z">
        <w:r>
          <w:delText>the repeat-dose toxicolog</w:delText>
        </w:r>
      </w:del>
      <w:ins w:id="3884" w:author="GoldenCorpusHarness" w:date="2026-03-28T21:57:55Z">
        <w:r>
          <w:t>An</w:t>
        </w:r>
      </w:ins>
      <w:r>
        <w:t xml:space="preserve">y </w:t>
      </w:r>
      <w:del w:id="3885" w:author="GoldenCorpusHarness" w:date="2026-03-28T21:57:55Z">
        <w:r>
          <w:delText>stu</w:delText>
        </w:r>
      </w:del>
      <w:ins w:id="3886" w:author="GoldenCorpusHarness" w:date="2026-03-28T21:57:55Z">
        <w:r>
          <w:t>A</w:t>
        </w:r>
      </w:ins>
      <w:r>
        <w:t>d</w:t>
      </w:r>
      <w:del w:id="3887" w:author="GoldenCorpusHarness" w:date="2026-03-28T21:57:55Z">
        <w:r>
          <w:delText>ies with sac-TMT in cyno</w:delText>
        </w:r>
      </w:del>
      <w:r>
        <w:t>m</w:t>
      </w:r>
      <w:del w:id="3888" w:author="GoldenCorpusHarness" w:date="2026-03-28T21:57:55Z">
        <w:r>
          <w:delText>olgus monkeys. Results from these studies indicate low risk of QTc prolongation at the cl</w:delText>
        </w:r>
      </w:del>
      <w:r>
        <w:t>ini</w:t>
      </w:r>
      <w:del w:id="3889" w:author="GoldenCorpusHarness" w:date="2026-03-28T21:57:55Z">
        <w:r>
          <w:delText xml:space="preserve">cal dose of 4 mg/kg q2w or 5 mg/kg q2w sac-TMT and no effects on other CV, CNS, or respiratory function. The data from safety pharmacology </w:delText>
        </w:r>
      </w:del>
      <w:r>
        <w:t>st</w:t>
      </w:r>
      <w:del w:id="3890" w:author="GoldenCorpusHarness" w:date="2026-03-28T21:57:55Z">
        <w:r>
          <w:delText>udies suppo</w:delText>
        </w:r>
      </w:del>
      <w:r>
        <w:t>r</w:t>
      </w:r>
      <w:del w:id="3891" w:author="GoldenCorpusHarness" w:date="2026-03-28T21:57:55Z">
        <w:r>
          <w:delText>t clinical investig</w:delText>
        </w:r>
      </w:del>
      <w:r>
        <w:t xml:space="preserve">ation of </w:t>
      </w:r>
      <w:del w:id="3892" w:author="GoldenCorpusHarness" w:date="2026-03-28T21:57:55Z">
        <w:r>
          <w:delText>s</w:delText>
        </w:r>
      </w:del>
      <w:ins w:id="3893" w:author="GoldenCorpusHarness" w:date="2026-03-28T21:57:55Z">
        <w:r>
          <w:t>S</w:t>
        </w:r>
      </w:ins>
      <w:r>
        <w:t>ac-TMT</w:t>
      </w:r>
      <w:del w:id="3894" w:author="GoldenCorpusHarness" w:date="2026-03-28T21:57:55Z">
        <w:r>
          <w:delText>.</w:delText>
        </w:r>
      </w:del>
      <w:ins w:id="3895" w:author="GoldenCorpusHarness" w:date="2026-03-28T21:57:55Z">
        <w:r>
          <w:t xml:space="preserve"> Monotherapy Before and After 01-AUG-2023 (APaT Population)269</w:t>
        </w:r>
      </w:ins>
    </w:p>
    <w:p ns2:paraId="15CF9808" ns2:textId="41011C53" w:rsidR="005C6DC3" w:rsidRPr="005C6DC3" w:rsidRDefault="00D8450C" w:rsidP="005C6DC3">
      <w:pPr>
        <w:pStyle w:val="Paragraph"/>
        <w:rPr>
          <w:iCs/>
        </w:rPr>
      </w:pPr>
      <w:del w:id="3896" w:author="GoldenCorpusHarness" w:date="2026-03-28T21:57:55Z">
        <w:r>
          <w:delText>sac-</w:delText>
        </w:r>
      </w:del>
      <w:r>
        <w:t>T</w:t>
      </w:r>
      <w:del w:id="3897" w:author="GoldenCorpusHarness" w:date="2026-03-28T21:57:55Z">
        <w:r>
          <w:delText>MT circulated in rats mainly as its KL610023-conjugated form. KL610023 was metabolized in the liver and excreted mainly in rat bile and then recovered in feces. Multiple metabolites of KL610023 have been identified in vitro using human hepatocytes and are compar</w:delText>
        </w:r>
      </w:del>
      <w:r>
        <w:t xml:space="preserve">able </w:t>
      </w:r>
      <w:del w:id="3898" w:author="GoldenCorpusHarness" w:date="2026-03-28T21:57:55Z">
        <w:r>
          <w:delText>to th</w:delText>
        </w:r>
      </w:del>
      <w:ins w:id="3899" w:author="GoldenCorpusHarness" w:date="2026-03-28T21:57:55Z">
        <w:r>
          <w:t>102Advers</w:t>
        </w:r>
      </w:ins>
      <w:r>
        <w:t xml:space="preserve">e </w:t>
      </w:r>
      <w:del w:id="3900" w:author="GoldenCorpusHarness" w:date="2026-03-28T21:57:55Z">
        <w:r>
          <w:delText>metabolites id</w:delText>
        </w:r>
      </w:del>
      <w:ins w:id="3901" w:author="GoldenCorpusHarness" w:date="2026-03-28T21:57:55Z">
        <w:r>
          <w:t>Ev</w:t>
        </w:r>
      </w:ins>
      <w:r>
        <w:t>ent</w:t>
      </w:r>
      <w:del w:id="3902" w:author="GoldenCorpusHarness" w:date="2026-03-28T21:57:55Z">
        <w:r>
          <w:delText>ified</w:delText>
        </w:r>
      </w:del>
      <w:r>
        <w:t xml:space="preserve"> </w:t>
      </w:r>
      <w:del w:id="3903" w:author="GoldenCorpusHarness" w:date="2026-03-28T21:57:55Z">
        <w:r>
          <w:delText>in</w:delText>
        </w:r>
      </w:del>
      <w:ins w:id="3904" w:author="GoldenCorpusHarness" w:date="2026-03-28T21:57:55Z">
        <w:r>
          <w:t>Summary</w:t>
        </w:r>
      </w:ins>
      <w:r>
        <w:t xml:space="preserve"> </w:t>
      </w:r>
      <w:del w:id="3905" w:author="GoldenCorpusHarness" w:date="2026-03-28T21:57:55Z">
        <w:r>
          <w:delText>monkeys and rats, supp</w:delText>
        </w:r>
      </w:del>
      <w:ins w:id="3906" w:author="GoldenCorpusHarness" w:date="2026-03-28T21:57:55Z">
        <w:r>
          <w:t>F</w:t>
        </w:r>
      </w:ins>
      <w:r>
        <w:t>or</w:t>
      </w:r>
      <w:ins w:id="3907" w:author="GoldenCorpusHarness" w:date="2026-03-28T21:57:55Z">
        <w:r>
          <w:t xml:space="preserve"> Inters</w:t>
        </w:r>
      </w:ins>
      <w:r>
        <w:t>ti</w:t>
      </w:r>
      <w:ins w:id="3908" w:author="GoldenCorpusHarness" w:date="2026-03-28T21:57:55Z">
        <w:r>
          <w:t>tial Lu</w:t>
        </w:r>
      </w:ins>
      <w:r>
        <w:t xml:space="preserve">ng </w:t>
      </w:r>
      <w:del w:id="3909" w:author="GoldenCorpusHarness" w:date="2026-03-28T21:57:55Z">
        <w:r>
          <w:delText>monkey</w:delText>
        </w:r>
      </w:del>
      <w:ins w:id="3910" w:author="GoldenCorpusHarness" w:date="2026-03-28T21:57:55Z">
        <w:r>
          <w:t>Di</w:t>
        </w:r>
      </w:ins>
      <w:r>
        <w:t>s</w:t>
      </w:r>
      <w:del w:id="3911" w:author="GoldenCorpusHarness" w:date="2026-03-28T21:57:55Z">
        <w:r>
          <w:delText xml:space="preserve"> and rats as suitable toxicity species for the safety evaluation of sac-TMT. The incr</w:delText>
        </w:r>
      </w:del>
      <w:r>
        <w:t xml:space="preserve">ease in </w:t>
      </w:r>
      <w:del w:id="3912" w:author="GoldenCorpusHarness" w:date="2026-03-28T21:57:55Z">
        <w:r>
          <w:delText>s</w:delText>
        </w:r>
      </w:del>
      <w:ins w:id="3913" w:author="GoldenCorpusHarness" w:date="2026-03-28T21:57:55Z">
        <w:r>
          <w:t>S</w:t>
        </w:r>
      </w:ins>
      <w:r>
        <w:t xml:space="preserve">ac-TMT </w:t>
      </w:r>
      <w:del w:id="3914" w:author="GoldenCorpusHarness" w:date="2026-03-28T21:57:55Z">
        <w:r>
          <w:delText>s</w:delText>
        </w:r>
      </w:del>
      <w:ins w:id="3915" w:author="GoldenCorpusHarness" w:date="2026-03-28T21:57:55Z">
        <w:r>
          <w:t>Monotherap</w:t>
        </w:r>
      </w:ins>
      <w:r>
        <w:t>y</w:t>
      </w:r>
      <w:del w:id="3916" w:author="GoldenCorpusHarness" w:date="2026-03-28T21:57:55Z">
        <w:r>
          <w:delText>stemic</w:delText>
        </w:r>
      </w:del>
      <w:r>
        <w:t xml:space="preserve"> </w:t>
      </w:r>
      <w:del w:id="3917" w:author="GoldenCorpusHarness" w:date="2026-03-28T21:57:55Z">
        <w:r>
          <w:delText>exposure</w:delText>
        </w:r>
      </w:del>
      <w:ins w:id="3918" w:author="GoldenCorpusHarness" w:date="2026-03-28T21:57:55Z">
        <w:r>
          <w:t>(APaT</w:t>
        </w:r>
      </w:ins>
      <w:r>
        <w:t xml:space="preserve"> </w:t>
      </w:r>
      <w:del w:id="3919" w:author="GoldenCorpusHarness" w:date="2026-03-28T21:57:55Z">
        <w:r>
          <w:delText>was dose pr</w:delText>
        </w:r>
      </w:del>
      <w:ins w:id="3920" w:author="GoldenCorpusHarness" w:date="2026-03-28T21:57:55Z">
        <w:r>
          <w:t>P</w:t>
        </w:r>
      </w:ins>
      <w:r>
        <w:t>op</w:t>
      </w:r>
      <w:del w:id="3921" w:author="GoldenCorpusHarness" w:date="2026-03-28T21:57:55Z">
        <w:r>
          <w:delText>or</w:delText>
        </w:r>
      </w:del>
      <w:ins w:id="3922" w:author="GoldenCorpusHarness" w:date="2026-03-28T21:57:55Z">
        <w:r>
          <w:t>ula</w:t>
        </w:r>
      </w:ins>
      <w:r>
        <w:t>tion</w:t>
      </w:r>
      <w:del w:id="3923" w:author="GoldenCorpusHarness" w:date="2026-03-28T21:57:55Z">
        <w:r>
          <w:delText>al both in rats in the range of 0.03 to 0.3 mg/kg and in monkeys in the range of 1 to 10 mg/kg q</w:delText>
        </w:r>
      </w:del>
      <w:ins w:id="3924" w:author="GoldenCorpusHarness" w:date="2026-03-28T21:57:55Z">
        <w:r>
          <w:t>)</w:t>
        </w:r>
      </w:ins>
      <w:r>
        <w:t>2</w:t>
      </w:r>
      <w:del w:id="3925" w:author="GoldenCorpusHarness" w:date="2026-03-28T21:57:55Z">
        <w:r>
          <w:delText>w sac-TMT. Tissue distribution of sac-TMT was initially highest in the vasculature, but over time the specific uptake and retention in TROP</w:delText>
        </w:r>
      </w:del>
      <w:ins w:id="3926" w:author="GoldenCorpusHarness" w:date="2026-03-28T21:57:55Z">
        <w:r>
          <w:t>7</w:t>
        </w:r>
      </w:ins>
      <w:r>
        <w:t>2</w:t>
      </w:r>
      <w:del w:id="3927" w:author="GoldenCorpusHarness" w:date="2026-03-28T21:57:55Z">
        <w:r>
          <w:delText>-positive tumors in tumor-bearing mice was observed.</w:delText>
        </w:r>
      </w:del>
    </w:p>
    <w:p ns2:paraId="58082D71" ns2:textId="5EBB19A0" w:rsidR="005C6DC3" w:rsidRPr="005C6DC3" w:rsidRDefault="005C6DC3" w:rsidP="005C6DC3">
      <w:pPr>
        <w:pStyle w:val="Paragraph"/>
        <w:rPr>
          <w:iCs/>
        </w:rPr>
      </w:pPr>
      <w:del w:id="3928" w:author="GoldenCorpusHarness" w:date="2026-03-28T21:57:55Z">
        <w:r>
          <w:delText>Other than risks for KL6</w:delText>
        </w:r>
      </w:del>
      <w:ins w:id="3929" w:author="GoldenCorpusHarness" w:date="2026-03-28T21:57:55Z">
        <w:r>
          <w:t xml:space="preserve">Table </w:t>
        </w:r>
      </w:ins>
      <w:r>
        <w:t>10</w:t>
      </w:r>
      <w:ins w:id="3930" w:author="GoldenCorpusHarness" w:date="2026-03-28T21:57:55Z">
        <w:r>
          <w:t xml:space="preserve">3Participants With Interstitial Lung Disease Adverse Events in Sac-TMT Monotherapy (Incidence &gt; </w:t>
        </w:r>
      </w:ins>
      <w:r>
        <w:t>0</w:t>
      </w:r>
      <w:ins w:id="3931" w:author="GoldenCorpusHarness" w:date="2026-03-28T21:57:55Z">
        <w:r>
          <w:t>% in One or More Treatment Groups) By Decreasing Frequency of Preferred Terms in Sac-TMT 4 mg/kg q</w:t>
        </w:r>
      </w:ins>
      <w:r>
        <w:t>2</w:t>
      </w:r>
      <w:del w:id="3932" w:author="GoldenCorpusHarness" w:date="2026-03-28T21:57:55Z">
        <w:r>
          <w:delText>3 to be a victim in metabo</w:delText>
        </w:r>
      </w:del>
      <w:ins w:id="3933" w:author="GoldenCorpusHarness" w:date="2026-03-28T21:57:55Z">
        <w:r>
          <w:t>w (APaT Popu</w:t>
        </w:r>
      </w:ins>
      <w:r>
        <w:t>l</w:t>
      </w:r>
      <w:del w:id="3934" w:author="GoldenCorpusHarness" w:date="2026-03-28T21:57:55Z">
        <w:r>
          <w:delText>ic DDI when coadministered with a strong CYP3A inducer and/or inhibitor, all other risks were low for victim DDI for KL6100</w:delText>
        </w:r>
      </w:del>
      <w:ins w:id="3935" w:author="GoldenCorpusHarness" w:date="2026-03-28T21:57:55Z">
        <w:r>
          <w:t>ation)</w:t>
        </w:r>
      </w:ins>
      <w:r>
        <w:t>2</w:t>
      </w:r>
      <w:del w:id="3936" w:author="GoldenCorpusHarness" w:date="2026-03-28T21:57:55Z">
        <w:r>
          <w:delText xml:space="preserve">3 and perpetrator DDIs for coadministered drugs involving non-CYP3A enzymes and transporters. </w:delText>
        </w:r>
      </w:del>
      <w:ins w:id="3937" w:author="GoldenCorpusHarness" w:date="2026-03-28T21:57:55Z">
        <w:r>
          <w:t>74</w:t>
        </w:r>
      </w:ins>
    </w:p>
    <w:p ns2:paraId="27A98671" ns2:textId="2437B2E7" w:rsidR="0051179B" w:rsidRDefault="005C6DC3" w:rsidP="005C6DC3">
      <w:pPr>
        <w:pStyle w:val="Paragraph"/>
        <w:rPr>
          <w:iCs/>
        </w:rPr>
      </w:pPr>
      <w:r>
        <w:t>T</w:t>
      </w:r>
      <w:del w:id="3938" w:author="GoldenCorpusHarness" w:date="2026-03-28T21:57:55Z">
        <w:r>
          <w:delText xml:space="preserve">he preclinical safety profile of sac-TMT was evaluated in repeat-dose IV toxicity studies up to 14 weeks duration in cynomolgus monkeys. Additional studies with sac-TMT were conducted in TROP2 KI mice by I-VESIC administration to evaluate local tolerability of the urinary </w:delText>
        </w:r>
      </w:del>
      <w:ins w:id="3939" w:author="GoldenCorpusHarness" w:date="2026-03-28T21:57:55Z">
        <w:r>
          <w:t>a</w:t>
        </w:r>
      </w:ins>
      <w:r>
        <w:t>bl</w:t>
      </w:r>
      <w:del w:id="3940" w:author="GoldenCorpusHarness" w:date="2026-03-28T21:57:55Z">
        <w:r>
          <w:delText xml:space="preserve">adder. </w:delText>
        </w:r>
      </w:del>
      <w:ins w:id="3941" w:author="GoldenCorpusHarness" w:date="2026-03-28T21:57:55Z">
        <w:r>
          <w:t>e 104Participants With Grade 3-5 Interstitial Lung Disease Adverse Events in Sac-TMT Monotherapy (Incidence &gt; 0% in One or More Treatment Groups) By Decreasing Frequency of Preferred Terms in Sac-TMT 4 mg/kg q2w (APaT Population)276</w:t>
        </w:r>
      </w:ins>
    </w:p>
    <w:p ns2:paraId="4CC42D47" ns2:textId="731E1A82" w:rsidR="005C6DC3" w:rsidRPr="005C6DC3" w:rsidRDefault="005C6DC3" w:rsidP="005C6DC3">
      <w:pPr>
        <w:pStyle w:val="Paragraph"/>
        <w:rPr>
          <w:iCs/>
        </w:rPr>
      </w:pPr>
      <w:r>
        <w:t>T</w:t>
      </w:r>
      <w:del w:id="3942" w:author="GoldenCorpusHarness" w:date="2026-03-28T21:57:55Z">
        <w:r>
          <w:delText>he s</w:delText>
        </w:r>
      </w:del>
      <w:r>
        <w:t>a</w:t>
      </w:r>
      <w:del w:id="3943" w:author="GoldenCorpusHarness" w:date="2026-03-28T21:57:55Z">
        <w:r>
          <w:delText>fety profi</w:delText>
        </w:r>
      </w:del>
      <w:ins w:id="3944" w:author="GoldenCorpusHarness" w:date="2026-03-28T21:57:55Z">
        <w:r>
          <w:t>b</w:t>
        </w:r>
      </w:ins>
      <w:r>
        <w:t xml:space="preserve">le </w:t>
      </w:r>
      <w:del w:id="3945" w:author="GoldenCorpusHarness" w:date="2026-03-28T21:57:55Z">
        <w:r>
          <w:delText>of th</w:delText>
        </w:r>
      </w:del>
      <w:ins w:id="3946" w:author="GoldenCorpusHarness" w:date="2026-03-28T21:57:55Z">
        <w:r>
          <w:t>105Advers</w:t>
        </w:r>
      </w:ins>
      <w:r>
        <w:t xml:space="preserve">e </w:t>
      </w:r>
      <w:del w:id="3947" w:author="GoldenCorpusHarness" w:date="2026-03-28T21:57:55Z">
        <w:r>
          <w:delText>p</w:delText>
        </w:r>
      </w:del>
      <w:ins w:id="3948" w:author="GoldenCorpusHarness" w:date="2026-03-28T21:57:55Z">
        <w:r>
          <w:t>Event Summ</w:t>
        </w:r>
      </w:ins>
      <w:r>
        <w:t>a</w:t>
      </w:r>
      <w:ins w:id="3949" w:author="GoldenCorpusHarness" w:date="2026-03-28T21:57:55Z">
        <w:r>
          <w:t>r</w:t>
        </w:r>
      </w:ins>
      <w:r>
        <w:t>y</w:t>
      </w:r>
      <w:ins w:id="3950" w:author="GoldenCorpusHarness" w:date="2026-03-28T21:57:55Z">
        <w:r>
          <w:t xml:space="preserve"> for Ocu</w:t>
        </w:r>
      </w:ins>
      <w:r>
        <w:t>l</w:t>
      </w:r>
      <w:del w:id="3951" w:author="GoldenCorpusHarness" w:date="2026-03-28T21:57:55Z">
        <w:r>
          <w:delText>o</w:delText>
        </w:r>
      </w:del>
      <w:r>
        <w:t>a</w:t>
      </w:r>
      <w:del w:id="3952" w:author="GoldenCorpusHarness" w:date="2026-03-28T21:57:55Z">
        <w:r>
          <w:delText>d</w:delText>
        </w:r>
      </w:del>
      <w:ins w:id="3953" w:author="GoldenCorpusHarness" w:date="2026-03-28T21:57:55Z">
        <w:r>
          <w:t>r</w:t>
        </w:r>
      </w:ins>
      <w:r>
        <w:t xml:space="preserve"> </w:t>
      </w:r>
      <w:del w:id="3954" w:author="GoldenCorpusHarness" w:date="2026-03-28T21:57:55Z">
        <w:r>
          <w:delText xml:space="preserve">(KL610023) </w:delText>
        </w:r>
      </w:del>
      <w:ins w:id="3955" w:author="GoldenCorpusHarness" w:date="2026-03-28T21:57:55Z">
        <w:r>
          <w:t>Surf</w:t>
        </w:r>
      </w:ins>
      <w:r>
        <w:t>a</w:t>
      </w:r>
      <w:del w:id="3956" w:author="GoldenCorpusHarness" w:date="2026-03-28T21:57:55Z">
        <w:r>
          <w:delText>lon</w:delText>
        </w:r>
      </w:del>
      <w:ins w:id="3957" w:author="GoldenCorpusHarness" w:date="2026-03-28T21:57:55Z">
        <w:r>
          <w:t>c</w:t>
        </w:r>
      </w:ins>
      <w:r>
        <w:t xml:space="preserve">e </w:t>
      </w:r>
      <w:del w:id="3958" w:author="GoldenCorpusHarness" w:date="2026-03-28T21:57:55Z">
        <w:r>
          <w:delText>was evaluated in: 1) in vitro and rat in vivo genot</w:delText>
        </w:r>
      </w:del>
      <w:ins w:id="3959" w:author="GoldenCorpusHarness" w:date="2026-03-28T21:57:55Z">
        <w:r>
          <w:t>T</w:t>
        </w:r>
      </w:ins>
      <w:r>
        <w:t xml:space="preserve">oxicity </w:t>
      </w:r>
      <w:del w:id="3960" w:author="GoldenCorpusHarness" w:date="2026-03-28T21:57:55Z">
        <w:r>
          <w:delText xml:space="preserve">assays; 2) rat repeat-dose IV toxicity studies up to 4 weeks </w:delText>
        </w:r>
      </w:del>
      <w:r>
        <w:t xml:space="preserve">in </w:t>
      </w:r>
      <w:del w:id="3961" w:author="GoldenCorpusHarness" w:date="2026-03-28T21:57:55Z">
        <w:r>
          <w:delText>d</w:delText>
        </w:r>
      </w:del>
      <w:ins w:id="3962" w:author="GoldenCorpusHarness" w:date="2026-03-28T21:57:55Z">
        <w:r>
          <w:t>Sac-TMT Monotherapy (APaT Pop</w:t>
        </w:r>
      </w:ins>
      <w:r>
        <w:t>u</w:t>
      </w:r>
      <w:del w:id="3963" w:author="GoldenCorpusHarness" w:date="2026-03-28T21:57:55Z">
        <w:r>
          <w:delText>r</w:delText>
        </w:r>
      </w:del>
      <w:ins w:id="3964" w:author="GoldenCorpusHarness" w:date="2026-03-28T21:57:55Z">
        <w:r>
          <w:t>l</w:t>
        </w:r>
      </w:ins>
      <w:r>
        <w:t>ation</w:t>
      </w:r>
      <w:del w:id="3965" w:author="GoldenCorpusHarness" w:date="2026-03-28T21:57:55Z">
        <w:r>
          <w:delText>; 3</w:delText>
        </w:r>
      </w:del>
      <w:r>
        <w:t>)</w:t>
      </w:r>
      <w:del w:id="3966" w:author="GoldenCorpusHarness" w:date="2026-03-28T21:57:55Z">
        <w:r>
          <w:delText xml:space="preserve"> rat phototoxicity study; and 4) rat embryo-fetal development studies.</w:delText>
        </w:r>
      </w:del>
      <w:ins w:id="3967" w:author="GoldenCorpusHarness" w:date="2026-03-28T21:57:55Z">
        <w:r>
          <w:t>278</w:t>
        </w:r>
      </w:ins>
    </w:p>
    <w:p ns2:paraId="24B7A3E0" ns2:textId="4145BAD7" w:rsidR="005C6DC3" w:rsidRPr="005C6DC3" w:rsidRDefault="005C6DC3" w:rsidP="005C6DC3">
      <w:pPr>
        <w:pStyle w:val="Paragraph"/>
        <w:rPr>
          <w:iCs/>
        </w:rPr>
      </w:pPr>
      <w:del w:id="3968" w:author="GoldenCorpusHarness" w:date="2026-03-28T21:57:55Z">
        <w:r>
          <w:delText>Generally, the toxicity profile of sac-TMT was similar in both 7-week and 14-week monkey toxicity studies with the primary target organs involving skin, thymus, GI system, hematopoietic system, and/or vagina. All these findings were dose-dependent and reversi</w:delText>
        </w:r>
      </w:del>
      <w:ins w:id="3969" w:author="GoldenCorpusHarness" w:date="2026-03-28T21:57:55Z">
        <w:r>
          <w:t>Ta</w:t>
        </w:r>
      </w:ins>
      <w:r>
        <w:t xml:space="preserve">ble </w:t>
      </w:r>
      <w:ins w:id="3970" w:author="GoldenCorpusHarness" w:date="2026-03-28T21:57:55Z">
        <w:r>
          <w:t>106Participants With Ocular Sur</w:t>
        </w:r>
      </w:ins>
      <w:r>
        <w:t>f</w:t>
      </w:r>
      <w:del w:id="3971" w:author="GoldenCorpusHarness" w:date="2026-03-28T21:57:55Z">
        <w:r>
          <w:delText>ollowing a 4-week recovery period. The t</w:delText>
        </w:r>
      </w:del>
      <w:ins w:id="3972" w:author="GoldenCorpusHarness" w:date="2026-03-28T21:57:55Z">
        <w:r>
          <w:t>ace T</w:t>
        </w:r>
      </w:ins>
      <w:r>
        <w:t>oxic</w:t>
      </w:r>
      <w:del w:id="3973" w:author="GoldenCorpusHarness" w:date="2026-03-28T21:57:55Z">
        <w:r>
          <w:delText>ologically-relevant findings observed in cynomolgus monkeys administered sac-TMT were attributed mainly to the topoisomerase I inhibitor payload, known to target rapidly dividing cells (eg, GI and lympho-hematopoietic system). The observed toxicity in the skin, that has relatively high TROP2 expression, likely resulted from the enriched payload exposure delivered by binding of sac-TMT to the skin tissues.</w:delText>
        </w:r>
      </w:del>
      <w:ins w:id="3974" w:author="GoldenCorpusHarness" w:date="2026-03-28T21:57:55Z">
        <w:r>
          <w:t>ity</w:t>
        </w:r>
      </w:ins>
      <w:r>
        <w:t xml:space="preserve"> Ad</w:t>
      </w:r>
      <w:ins w:id="3975" w:author="GoldenCorpusHarness" w:date="2026-03-28T21:57:55Z">
        <w:r>
          <w:t>verse Events in Sac-TMT Monotherapy (Inci</w:t>
        </w:r>
      </w:ins>
      <w:r>
        <w:t>d</w:t>
      </w:r>
      <w:del w:id="3976" w:author="GoldenCorpusHarness" w:date="2026-03-28T21:57:55Z">
        <w:r>
          <w:delText>itiona</w:delText>
        </w:r>
      </w:del>
      <w:ins w:id="3977" w:author="GoldenCorpusHarness" w:date="2026-03-28T21:57:55Z">
        <w:r>
          <w:t>ence &gt; 0% in One or More Treatment Groups) By Decreasing Frequency of Preferred Terms in Sac-TMT 4 mg/kg q2w (APaT Popu</w:t>
        </w:r>
      </w:ins>
      <w:r>
        <w:t>l</w:t>
      </w:r>
      <w:del w:id="3978" w:author="GoldenCorpusHarness" w:date="2026-03-28T21:57:55Z">
        <w:r>
          <w:delText xml:space="preserve"> target organs (testes, epididymis, and sciatic nerve</w:delText>
        </w:r>
      </w:del>
      <w:ins w:id="3979" w:author="GoldenCorpusHarness" w:date="2026-03-28T21:57:55Z">
        <w:r>
          <w:t>ation</w:t>
        </w:r>
      </w:ins>
      <w:r>
        <w:t>)</w:t>
      </w:r>
      <w:del w:id="3980" w:author="GoldenCorpusHarness" w:date="2026-03-28T21:57:55Z">
        <w:r>
          <w:delText xml:space="preserve"> observed in the rat repeat-dose toxicity study with payload prodrug were likely due to the higher payload equivalent doses in the rat versus those in the monkey. The effects observed in the studies with sac-TMT, or payload alone were similar to the published toxicity profiles of topoisomerase I inhibitors or ADCs using topoisomerase I inhibitor as the payload.</w:delText>
        </w:r>
      </w:del>
      <w:ins w:id="3981" w:author="GoldenCorpusHarness" w:date="2026-03-28T21:57:55Z">
        <w:r>
          <w:t>280</w:t>
        </w:r>
      </w:ins>
    </w:p>
    <w:p ns2:paraId="627BC6A8" ns2:textId="1D5700A9" w:rsidR="00E81C5E" w:rsidRDefault="00E81C5E" w:rsidP="005C6DC3">
      <w:pPr>
        <w:pStyle w:val="Paragraph"/>
        <w:rPr>
          <w:iCs/>
        </w:rPr>
      </w:pPr>
      <w:del w:id="3982" w:author="GoldenCorpusHarness" w:date="2026-03-28T21:57:55Z">
        <w:r>
          <w:delText>Loca</w:delText>
        </w:r>
      </w:del>
      <w:ins w:id="3983" w:author="GoldenCorpusHarness" w:date="2026-03-28T21:57:55Z">
        <w:r>
          <w:t>Tab</w:t>
        </w:r>
      </w:ins>
      <w:r>
        <w:t>l</w:t>
      </w:r>
      <w:del w:id="3984" w:author="GoldenCorpusHarness" w:date="2026-03-28T21:57:55Z">
        <w:r>
          <w:delText xml:space="preserve"> </w:delText>
        </w:r>
      </w:del>
      <w:ins w:id="3985" w:author="GoldenCorpusHarness" w:date="2026-03-28T21:57:55Z">
        <w:r>
          <w:t>e 107Participants With Grade 3-5 Ocular Surface Toxicity Adverse Events in Sac-TMT Monotherapy (</w:t>
        </w:r>
      </w:ins>
      <w:r>
        <w:t>I</w:t>
      </w:r>
      <w:ins w:id="3986" w:author="GoldenCorpusHarness" w:date="2026-03-28T21:57:55Z">
        <w:r>
          <w:t>ncidence &gt; 0% in One or More Treatment Groups) By Decreasing Frequency of Preferred Terms in Sac</w:t>
        </w:r>
      </w:ins>
      <w:r>
        <w:t>-</w:t>
      </w:r>
      <w:del w:id="3987" w:author="GoldenCorpusHarness" w:date="2026-03-28T21:57:55Z">
        <w:r>
          <w:delText>VESIC tolerability studies in TROP2 KI mice using the clinical formulation of sac-TMT up to 20</w:delText>
        </w:r>
      </w:del>
      <w:ins w:id="3988" w:author="GoldenCorpusHarness" w:date="2026-03-28T21:57:55Z">
        <w:r>
          <w:t>TMT 4</w:t>
        </w:r>
      </w:ins>
      <w:r>
        <w:t xml:space="preserve"> mg/</w:t>
      </w:r>
      <w:del w:id="3989" w:author="GoldenCorpusHarness" w:date="2026-03-28T21:57:55Z">
        <w:r>
          <w:delText>mL administered t</w:delText>
        </w:r>
      </w:del>
      <w:ins w:id="3990" w:author="GoldenCorpusHarness" w:date="2026-03-28T21:57:55Z">
        <w:r>
          <w:t>kg q2</w:t>
        </w:r>
      </w:ins>
      <w:r>
        <w:t>w</w:t>
      </w:r>
      <w:del w:id="3991" w:author="GoldenCorpusHarness" w:date="2026-03-28T21:57:55Z">
        <w:r>
          <w:delText>ice week</w:delText>
        </w:r>
      </w:del>
      <w:ins w:id="3992" w:author="GoldenCorpusHarness" w:date="2026-03-28T21:57:55Z">
        <w:r>
          <w:t xml:space="preserve"> (APaT Popu</w:t>
        </w:r>
      </w:ins>
      <w:r>
        <w:t>l</w:t>
      </w:r>
      <w:del w:id="3993" w:author="GoldenCorpusHarness" w:date="2026-03-28T21:57:55Z">
        <w:r>
          <w:delText xml:space="preserve">y for 6 doses demonstrated no sac-TMT-related changes in histomorphologic evaluation in urinary bladder. </w:delText>
        </w:r>
      </w:del>
      <w:ins w:id="3994" w:author="GoldenCorpusHarness" w:date="2026-03-28T21:57:55Z">
        <w:r>
          <w:t>ation)283</w:t>
        </w:r>
      </w:ins>
    </w:p>
    <w:p ns2:paraId="341695ED" ns2:textId="7EAFFB36" w:rsidR="005C6DC3" w:rsidRPr="005C6DC3" w:rsidRDefault="005C6DC3" w:rsidP="005C6DC3">
      <w:pPr>
        <w:pStyle w:val="Paragraph"/>
        <w:rPr>
          <w:iCs/>
        </w:rPr>
      </w:pPr>
      <w:del w:id="3995" w:author="GoldenCorpusHarness" w:date="2026-03-28T21:57:55Z">
        <w:r>
          <w:delText>Genotoxicity studies with payload alone showed that the payload was not mutagenic and was clastogenic in vivo and in vitro assays. The positive results in these studies are expected based on the intended pharmacology of the payload, as topoisomerase I inhibitors disrupt DNA replication, and are consistent with reports from other topoisomerase I inhibitors.</w:delText>
        </w:r>
      </w:del>
    </w:p>
    <w:p ns2:paraId="14699A3F" ns2:textId="5851431F" w:rsidR="007D507F" w:rsidRDefault="005C6DC3" w:rsidP="005C6DC3">
      <w:pPr>
        <w:pStyle w:val="Paragraph"/>
        <w:rPr>
          <w:rStyle w:val="ui-provider"/>
          <w:rFonts w:eastAsia="SimSun"/>
          <w:lang w:eastAsia="zh-CN"/>
        </w:rPr>
      </w:pPr>
      <w:del w:id="3996" w:author="GoldenCorpusHarness" w:date="2026-03-28T21:57:55Z">
        <w:r>
          <w:delText>Reproductive and developmental toxicity studies with sac-TMT were not conducted. Embryo-fetal toxicity was observed when payload alone (KL610023) was administered at a dose of ≥15 μg/kg in rat, mainly manifested as increased postimplantation loss, fetal developmental delays, external, visceral, and skeletal abnormalities, which are consistent with known risk related to both the genotoxic and cytotoxic nature of the topoisomerase I inhibitor payload.</w:delText>
        </w:r>
      </w:del>
    </w:p>
    <w:p ns2:paraId="6649AEFD" ns2:textId="68F0B5DC" w:rsidR="005C6DC3" w:rsidRPr="005C6DC3" w:rsidRDefault="00E44558" w:rsidP="005C6DC3">
      <w:pPr>
        <w:pStyle w:val="Paragraph"/>
        <w:rPr>
          <w:iCs/>
        </w:rPr>
      </w:pPr>
      <w:ins w:id="3997" w:author="GoldenCorpusHarness" w:date="2026-03-28T21:57:55Z">
        <w:r>
          <w:t>LIS</w:t>
        </w:r>
      </w:ins>
      <w:r>
        <w:t>T</w:t>
      </w:r>
      <w:del w:id="3998" w:author="GoldenCorpusHarness" w:date="2026-03-28T21:57:55Z">
        <w:r>
          <w:delText>he</w:delText>
        </w:r>
      </w:del>
      <w:r>
        <w:t xml:space="preserve"> </w:t>
      </w:r>
      <w:del w:id="3999" w:author="GoldenCorpusHarness" w:date="2026-03-28T21:57:55Z">
        <w:r>
          <w:delText>phototoxicity</w:delText>
        </w:r>
      </w:del>
      <w:ins w:id="4000" w:author="GoldenCorpusHarness" w:date="2026-03-28T21:57:55Z">
        <w:r>
          <w:t>OF</w:t>
        </w:r>
      </w:ins>
      <w:r>
        <w:t xml:space="preserve"> </w:t>
      </w:r>
      <w:del w:id="4001" w:author="GoldenCorpusHarness" w:date="2026-03-28T21:57:55Z">
        <w:r>
          <w:delText>study in rats with KL610143 (prodrug of KL610023) did not indicate phototoxic potential.</w:delText>
        </w:r>
      </w:del>
      <w:ins w:id="4002" w:author="GoldenCorpusHarness" w:date="2026-03-28T21:57:55Z">
        <w:r>
          <w:t>FIGURES</w:t>
        </w:r>
      </w:ins>
    </w:p>
    <w:p ns2:paraId="33CAFD6C" ns2:textId="06C52F3C" w:rsidR="005C6DC3" w:rsidRPr="005C6DC3" w:rsidRDefault="005C6DC3" w:rsidP="005C6DC3">
      <w:pPr>
        <w:pStyle w:val="Paragraph"/>
        <w:rPr>
          <w:iCs/>
        </w:rPr>
      </w:pPr>
      <w:del w:id="4003" w:author="GoldenCorpusHarness" w:date="2026-03-28T21:57:55Z">
        <w:r>
          <w:delText>In s</w:delText>
        </w:r>
      </w:del>
      <w:ins w:id="4004" w:author="GoldenCorpusHarness" w:date="2026-03-28T21:57:55Z">
        <w:r>
          <w:t>Fig</w:t>
        </w:r>
      </w:ins>
      <w:r>
        <w:t>u</w:t>
      </w:r>
      <w:del w:id="4005" w:author="GoldenCorpusHarness" w:date="2026-03-28T21:57:55Z">
        <w:r>
          <w:delText>mma</w:delText>
        </w:r>
      </w:del>
      <w:r>
        <w:t>r</w:t>
      </w:r>
      <w:del w:id="4006" w:author="GoldenCorpusHarness" w:date="2026-03-28T21:57:55Z">
        <w:r>
          <w:delText>y, th</w:delText>
        </w:r>
      </w:del>
      <w:r>
        <w:t xml:space="preserve">e </w:t>
      </w:r>
      <w:del w:id="4007" w:author="GoldenCorpusHarness" w:date="2026-03-28T21:57:55Z">
        <w:r>
          <w:delText>available nonclinical data support clinical development of s</w:delText>
        </w:r>
      </w:del>
      <w:ins w:id="4008" w:author="GoldenCorpusHarness" w:date="2026-03-28T21:57:55Z">
        <w:r>
          <w:t>1S</w:t>
        </w:r>
      </w:ins>
      <w:r>
        <w:t xml:space="preserve">ac-TMT </w:t>
      </w:r>
      <w:del w:id="4009" w:author="GoldenCorpusHarness" w:date="2026-03-28T21:57:55Z">
        <w:r>
          <w:delText>f</w:delText>
        </w:r>
      </w:del>
      <w:ins w:id="4010" w:author="GoldenCorpusHarness" w:date="2026-03-28T21:57:55Z">
        <w:r>
          <w:t>Inhibited Tum</w:t>
        </w:r>
      </w:ins>
      <w:r>
        <w:t xml:space="preserve">or </w:t>
      </w:r>
      <w:ins w:id="4011" w:author="GoldenCorpusHarness" w:date="2026-03-28T21:57:55Z">
        <w:r>
          <w:t>Grow</w:t>
        </w:r>
      </w:ins>
      <w:r>
        <w:t>t</w:t>
      </w:r>
      <w:ins w:id="4012" w:author="GoldenCorpusHarness" w:date="2026-03-28T21:57:55Z">
        <w:r>
          <w:t>h in HuPrime® B</w:t>
        </w:r>
      </w:ins>
      <w:r>
        <w:t>rea</w:t>
      </w:r>
      <w:del w:id="4013" w:author="GoldenCorpusHarness" w:date="2026-03-28T21:57:55Z">
        <w:r>
          <w:delText>tmen</w:delText>
        </w:r>
      </w:del>
      <w:ins w:id="4014" w:author="GoldenCorpusHarness" w:date="2026-03-28T21:57:55Z">
        <w:r>
          <w:t>s</w:t>
        </w:r>
      </w:ins>
      <w:r>
        <w:t xml:space="preserve">t </w:t>
      </w:r>
      <w:del w:id="4015" w:author="GoldenCorpusHarness" w:date="2026-03-28T21:57:55Z">
        <w:r>
          <w:delText>of patients with various types of c</w:delText>
        </w:r>
      </w:del>
      <w:ins w:id="4016" w:author="GoldenCorpusHarness" w:date="2026-03-28T21:57:55Z">
        <w:r>
          <w:t>C</w:t>
        </w:r>
      </w:ins>
      <w:r>
        <w:t>ancer</w:t>
      </w:r>
      <w:del w:id="4017" w:author="GoldenCorpusHarness" w:date="2026-03-28T21:57:55Z">
        <w:r>
          <w:delText>s</w:delText>
        </w:r>
      </w:del>
      <w:r>
        <w:t xml:space="preserve"> </w:t>
      </w:r>
      <w:del w:id="4018" w:author="GoldenCorpusHarness" w:date="2026-03-28T21:57:55Z">
        <w:r>
          <w:delText>i</w:delText>
        </w:r>
      </w:del>
      <w:ins w:id="4019" w:author="GoldenCorpusHarness" w:date="2026-03-28T21:57:55Z">
        <w:r>
          <w:t>Xe</w:t>
        </w:r>
      </w:ins>
      <w:r>
        <w:t>n</w:t>
      </w:r>
      <w:ins w:id="4020" w:author="GoldenCorpusHarness" w:date="2026-03-28T21:57:55Z">
        <w:r>
          <w:t>ograft</w:t>
        </w:r>
      </w:ins>
      <w:r>
        <w:t xml:space="preserve"> </w:t>
      </w:r>
      <w:del w:id="4021" w:author="GoldenCorpusHarness" w:date="2026-03-28T21:57:55Z">
        <w:r>
          <w:delText>acc</w:delText>
        </w:r>
      </w:del>
      <w:ins w:id="4022" w:author="GoldenCorpusHarness" w:date="2026-03-28T21:57:55Z">
        <w:r>
          <w:t>M</w:t>
        </w:r>
      </w:ins>
      <w:r>
        <w:t>o</w:t>
      </w:r>
      <w:del w:id="4023" w:author="GoldenCorpusHarness" w:date="2026-03-28T21:57:55Z">
        <w:r>
          <w:delText>r</w:delText>
        </w:r>
      </w:del>
      <w:r>
        <w:t>d</w:t>
      </w:r>
      <w:del w:id="4024" w:author="GoldenCorpusHarness" w:date="2026-03-28T21:57:55Z">
        <w:r>
          <w:delText>anc</w:delText>
        </w:r>
      </w:del>
      <w:r>
        <w:t>e</w:t>
      </w:r>
      <w:ins w:id="4025" w:author="GoldenCorpusHarness" w:date="2026-03-28T21:57:55Z">
        <w:r>
          <w:t>l</w:t>
        </w:r>
      </w:ins>
      <w:r>
        <w:t xml:space="preserve"> </w:t>
      </w:r>
      <w:del w:id="4026" w:author="GoldenCorpusHarness" w:date="2026-03-28T21:57:55Z">
        <w:r>
          <w:delText>with the study protocol.</w:delText>
        </w:r>
      </w:del>
      <w:ins w:id="4027" w:author="GoldenCorpusHarness" w:date="2026-03-28T21:57:55Z">
        <w:r>
          <w:t>BR128234</w:t>
        </w:r>
      </w:ins>
    </w:p>
    <w:p ns2:paraId="0D68E617" ns2:textId="638AC2E6" w:rsidR="005C6DC3" w:rsidRPr="005C6DC3" w:rsidRDefault="005C6DC3" w:rsidP="005C6DC3">
      <w:pPr>
        <w:pStyle w:val="Paragraph"/>
        <w:rPr>
          <w:iCs/>
        </w:rPr>
      </w:pPr>
      <w:del w:id="4028" w:author="GoldenCorpusHarness" w:date="2026-03-28T21:57:55Z">
        <w:r>
          <w:delText>The cl</w:delText>
        </w:r>
      </w:del>
      <w:ins w:id="4029" w:author="GoldenCorpusHarness" w:date="2026-03-28T21:57:55Z">
        <w:r>
          <w:t>F</w:t>
        </w:r>
      </w:ins>
      <w:r>
        <w:t>i</w:t>
      </w:r>
      <w:del w:id="4030" w:author="GoldenCorpusHarness" w:date="2026-03-28T21:57:55Z">
        <w:r>
          <w:delText>nical data p</w:delText>
        </w:r>
      </w:del>
      <w:ins w:id="4031" w:author="GoldenCorpusHarness" w:date="2026-03-28T21:57:55Z">
        <w:r>
          <w:t>gu</w:t>
        </w:r>
      </w:ins>
      <w:r>
        <w:t>re</w:t>
      </w:r>
      <w:del w:id="4032" w:author="GoldenCorpusHarness" w:date="2026-03-28T21:57:55Z">
        <w:r>
          <w:delText>sented in this IB include safety data from 7 ongoing clinical studies in participants with advanced cancers who have received s</w:delText>
        </w:r>
      </w:del>
      <w:ins w:id="4033" w:author="GoldenCorpusHarness" w:date="2026-03-28T21:57:55Z">
        <w:r>
          <w:t xml:space="preserve"> 2S</w:t>
        </w:r>
      </w:ins>
      <w:r>
        <w:t xml:space="preserve">ac-TMT </w:t>
      </w:r>
      <w:del w:id="4034" w:author="GoldenCorpusHarness" w:date="2026-03-28T21:57:55Z">
        <w:r>
          <w:delText>mo</w:delText>
        </w:r>
      </w:del>
      <w:ins w:id="4035" w:author="GoldenCorpusHarness" w:date="2026-03-28T21:57:55Z">
        <w:r>
          <w:t>I</w:t>
        </w:r>
      </w:ins>
      <w:r>
        <w:t>n</w:t>
      </w:r>
      <w:del w:id="4036" w:author="GoldenCorpusHarness" w:date="2026-03-28T21:57:55Z">
        <w:r>
          <w:delText>ot</w:delText>
        </w:r>
      </w:del>
      <w:r>
        <w:t>h</w:t>
      </w:r>
      <w:del w:id="4037" w:author="GoldenCorpusHarness" w:date="2026-03-28T21:57:55Z">
        <w:r>
          <w:delText xml:space="preserve">erapy or </w:delText>
        </w:r>
      </w:del>
      <w:r>
        <w:t>i</w:t>
      </w:r>
      <w:del w:id="4038" w:author="GoldenCorpusHarness" w:date="2026-03-28T21:57:55Z">
        <w:r>
          <w:delText>n com</w:delText>
        </w:r>
      </w:del>
      <w:r>
        <w:t>bi</w:t>
      </w:r>
      <w:del w:id="4039" w:author="GoldenCorpusHarness" w:date="2026-03-28T21:57:55Z">
        <w:r>
          <w:delText>na</w:delText>
        </w:r>
      </w:del>
      <w:r>
        <w:t xml:space="preserve">tion </w:t>
      </w:r>
      <w:ins w:id="4040" w:author="GoldenCorpusHarness" w:date="2026-03-28T21:57:55Z">
        <w:r>
          <w:t>of Tumor Gro</w:t>
        </w:r>
      </w:ins>
      <w:r>
        <w:t>w</w:t>
      </w:r>
      <w:del w:id="4041" w:author="GoldenCorpusHarness" w:date="2026-03-28T21:57:55Z">
        <w:r>
          <w:delText>i</w:delText>
        </w:r>
      </w:del>
      <w:r>
        <w:t xml:space="preserve">th </w:t>
      </w:r>
      <w:del w:id="4042" w:author="GoldenCorpusHarness" w:date="2026-03-28T21:57:55Z">
        <w:r>
          <w:delText>I</w:delText>
        </w:r>
      </w:del>
      <w:ins w:id="4043" w:author="GoldenCorpusHarness" w:date="2026-03-28T21:57:55Z">
        <w:r>
          <w:t xml:space="preserve">in HuPrime® Lung </w:t>
        </w:r>
      </w:ins>
      <w:r>
        <w:t>C</w:t>
      </w:r>
      <w:del w:id="4044" w:author="GoldenCorpusHarness" w:date="2026-03-28T21:57:55Z">
        <w:r>
          <w:delText>I and/or other anti-c</w:delText>
        </w:r>
      </w:del>
      <w:r>
        <w:t xml:space="preserve">ancer </w:t>
      </w:r>
      <w:del w:id="4045" w:author="GoldenCorpusHarness" w:date="2026-03-28T21:57:55Z">
        <w:r>
          <w:delText>ag</w:delText>
        </w:r>
      </w:del>
      <w:ins w:id="4046" w:author="GoldenCorpusHarness" w:date="2026-03-28T21:57:55Z">
        <w:r>
          <w:t>X</w:t>
        </w:r>
      </w:ins>
      <w:r>
        <w:t>en</w:t>
      </w:r>
      <w:del w:id="4047" w:author="GoldenCorpusHarness" w:date="2026-03-28T21:57:55Z">
        <w:r>
          <w:delText xml:space="preserve">ts. PK </w:delText>
        </w:r>
      </w:del>
      <w:ins w:id="4048" w:author="GoldenCorpusHarness" w:date="2026-03-28T21:57:55Z">
        <w:r>
          <w:t>ogr</w:t>
        </w:r>
      </w:ins>
      <w:r>
        <w:t>a</w:t>
      </w:r>
      <w:del w:id="4049" w:author="GoldenCorpusHarness" w:date="2026-03-28T21:57:55Z">
        <w:r>
          <w:delText>nd e</w:delText>
        </w:r>
      </w:del>
      <w:r>
        <w:t>f</w:t>
      </w:r>
      <w:del w:id="4050" w:author="GoldenCorpusHarness" w:date="2026-03-28T21:57:55Z">
        <w:r>
          <w:delText>ficacy data from a subse</w:delText>
        </w:r>
      </w:del>
      <w:r>
        <w:t xml:space="preserve">t </w:t>
      </w:r>
      <w:ins w:id="4051" w:author="GoldenCorpusHarness" w:date="2026-03-28T21:57:55Z">
        <w:r>
          <w:t>M</w:t>
        </w:r>
      </w:ins>
      <w:r>
        <w:t>o</w:t>
      </w:r>
      <w:del w:id="4052" w:author="GoldenCorpusHarness" w:date="2026-03-28T21:57:55Z">
        <w:r>
          <w:delText>f participants from th</w:delText>
        </w:r>
      </w:del>
      <w:ins w:id="4053" w:author="GoldenCorpusHarness" w:date="2026-03-28T21:57:55Z">
        <w:r>
          <w:t>d</w:t>
        </w:r>
      </w:ins>
      <w:r>
        <w:t>e</w:t>
      </w:r>
      <w:del w:id="4054" w:author="GoldenCorpusHarness" w:date="2026-03-28T21:57:55Z">
        <w:r>
          <w:delText>se ongoing clinica</w:delText>
        </w:r>
      </w:del>
      <w:r>
        <w:t xml:space="preserve">l </w:t>
      </w:r>
      <w:del w:id="4055" w:author="GoldenCorpusHarness" w:date="2026-03-28T21:57:55Z">
        <w:r>
          <w:delText xml:space="preserve">studies are also included. The ongoing studies included in this IB have different dates of DCO for each study from </w:delText>
        </w:r>
      </w:del>
      <w:ins w:id="4056" w:author="GoldenCorpusHarness" w:date="2026-03-28T21:57:55Z">
        <w:r>
          <w:t>LU0861</w:t>
        </w:r>
      </w:ins>
      <w:r>
        <w:t>3</w:t>
      </w:r>
      <w:del w:id="4057" w:author="GoldenCorpusHarness" w:date="2026-03-28T21:57:55Z">
        <w:r>
          <w:delText>0NOV-2023 up to 21MAY-2024.</w:delText>
        </w:r>
      </w:del>
      <w:ins w:id="4058" w:author="GoldenCorpusHarness" w:date="2026-03-28T21:57:55Z">
        <w:r>
          <w:t>5</w:t>
        </w:r>
      </w:ins>
    </w:p>
    <w:p ns2:paraId="0C7062C4" ns2:textId="26BE8E55" w:rsidR="00313B28" w:rsidRPr="005C6DC3" w:rsidRDefault="00313B28" w:rsidP="005C6DC3">
      <w:pPr>
        <w:pStyle w:val="Paragraph"/>
        <w:rPr>
          <w:iCs/>
        </w:rPr>
      </w:pPr>
      <w:del w:id="4059" w:author="GoldenCorpusHarness" w:date="2026-03-28T21:57:55Z">
        <w:r>
          <w:delText>The overall expos</w:delText>
        </w:r>
      </w:del>
      <w:ins w:id="4060" w:author="GoldenCorpusHarness" w:date="2026-03-28T21:57:55Z">
        <w:r>
          <w:t>Fig</w:t>
        </w:r>
      </w:ins>
      <w:r>
        <w:t>ure</w:t>
      </w:r>
      <w:del w:id="4061" w:author="GoldenCorpusHarness" w:date="2026-03-28T21:57:55Z">
        <w:r>
          <w:delText xml:space="preserve"> (C</w:delText>
        </w:r>
      </w:del>
      <w:ins w:id="4062" w:author="GoldenCorpusHarness" w:date="2026-03-28T21:57:55Z">
        <w:r>
          <w:t xml:space="preserve"> 3Effec</w:t>
        </w:r>
      </w:ins>
      <w:r>
        <w:t>t</w:t>
      </w:r>
      <w:del w:id="4063" w:author="GoldenCorpusHarness" w:date="2026-03-28T21:57:55Z">
        <w:r>
          <w:delText>rough, AUC, Cmax)</w:delText>
        </w:r>
      </w:del>
      <w:r>
        <w:t xml:space="preserve"> of </w:t>
      </w:r>
      <w:del w:id="4064" w:author="GoldenCorpusHarness" w:date="2026-03-28T21:57:55Z">
        <w:r>
          <w:delText>s</w:delText>
        </w:r>
      </w:del>
      <w:ins w:id="4065" w:author="GoldenCorpusHarness" w:date="2026-03-28T21:57:55Z">
        <w:r>
          <w:t>S</w:t>
        </w:r>
      </w:ins>
      <w:r>
        <w:t>ac-TMT</w:t>
      </w:r>
      <w:del w:id="4066" w:author="GoldenCorpusHarness" w:date="2026-03-28T21:57:55Z">
        <w:r>
          <w:delText xml:space="preserve"> ADC, the free payload, and TAb (ie, sacituzumab in its conjugated and unconjugated form) at 5 mg/kg q2w in human is proportionally higher compared to those at 4 mg/kg q2w. Following multiple doses, accumulation of ADC, TAb, and free payload was low. PopPK analysis showed PK profiles and exposures of sac-TMT ADC and free payload were linear within the dose range from 2 mg/kg to 6 mg/kg</w:delText>
        </w:r>
      </w:del>
      <w:r>
        <w:t xml:space="preserve"> in the </w:t>
      </w:r>
      <w:del w:id="4067" w:author="GoldenCorpusHarness" w:date="2026-03-28T21:57:55Z">
        <w:r>
          <w:delText>q</w:delText>
        </w:r>
      </w:del>
      <w:ins w:id="4068" w:author="GoldenCorpusHarness" w:date="2026-03-28T21:57:55Z">
        <w:r>
          <w:t>Immune Reconstituted HCC8</w:t>
        </w:r>
      </w:ins>
      <w:r>
        <w:t>2</w:t>
      </w:r>
      <w:del w:id="4069" w:author="GoldenCorpusHarness" w:date="2026-03-28T21:57:55Z">
        <w:r>
          <w:delText>w</w:delText>
        </w:r>
      </w:del>
      <w:ins w:id="4070" w:author="GoldenCorpusHarness" w:date="2026-03-28T21:57:55Z">
        <w:r>
          <w:t>7</w:t>
        </w:r>
      </w:ins>
      <w:r>
        <w:t xml:space="preserve"> </w:t>
      </w:r>
      <w:del w:id="4071" w:author="GoldenCorpusHarness" w:date="2026-03-28T21:57:55Z">
        <w:r>
          <w:delText>d</w:delText>
        </w:r>
      </w:del>
      <w:ins w:id="4072" w:author="GoldenCorpusHarness" w:date="2026-03-28T21:57:55Z">
        <w:r>
          <w:t>Tum</w:t>
        </w:r>
      </w:ins>
      <w:r>
        <w:t>o</w:t>
      </w:r>
      <w:del w:id="4073" w:author="GoldenCorpusHarness" w:date="2026-03-28T21:57:55Z">
        <w:r>
          <w:delText>s</w:delText>
        </w:r>
      </w:del>
      <w:ins w:id="4074" w:author="GoldenCorpusHarness" w:date="2026-03-28T21:57:55Z">
        <w:r>
          <w:t>rbear</w:t>
        </w:r>
      </w:ins>
      <w:r>
        <w:t xml:space="preserve">ing </w:t>
      </w:r>
      <w:del w:id="4075" w:author="GoldenCorpusHarness" w:date="2026-03-28T21:57:55Z">
        <w:r>
          <w:delText>sched</w:delText>
        </w:r>
      </w:del>
      <w:ins w:id="4076" w:author="GoldenCorpusHarness" w:date="2026-03-28T21:57:55Z">
        <w:r>
          <w:t>Mo</w:t>
        </w:r>
      </w:ins>
      <w:r>
        <w:t>u</w:t>
      </w:r>
      <w:del w:id="4077" w:author="GoldenCorpusHarness" w:date="2026-03-28T21:57:55Z">
        <w:r>
          <w:delText>le. No clinically meaningful impact of race, sex, age, and ADA positivity was observed on ADC and payload PK. The exposure-respon</w:delText>
        </w:r>
      </w:del>
      <w:r>
        <w:t xml:space="preserve">se </w:t>
      </w:r>
      <w:del w:id="4078" w:author="GoldenCorpusHarness" w:date="2026-03-28T21:57:55Z">
        <w:r>
          <w:delText xml:space="preserve">analysis based </w:delText>
        </w:r>
      </w:del>
      <w:ins w:id="4079" w:author="GoldenCorpusHarness" w:date="2026-03-28T21:57:55Z">
        <w:r>
          <w:t>M</w:t>
        </w:r>
      </w:ins>
      <w:r>
        <w:t>o</w:t>
      </w:r>
      <w:del w:id="4080" w:author="GoldenCorpusHarness" w:date="2026-03-28T21:57:55Z">
        <w:r>
          <w:delText>n available PK, efficacy, and safety data suggest that there is a positive trend towards PK exposures and response, with increasing Ctrough values associated with an increased probability of achieving tumor responses and increasing Cmax values associated with an increased inci</w:delText>
        </w:r>
      </w:del>
      <w:r>
        <w:t>de</w:t>
      </w:r>
      <w:del w:id="4081" w:author="GoldenCorpusHarness" w:date="2026-03-28T21:57:55Z">
        <w:r>
          <w:delText>nce of toxicity events and decreased drug to</w:delText>
        </w:r>
      </w:del>
      <w:r>
        <w:t>l</w:t>
      </w:r>
      <w:del w:id="4082" w:author="GoldenCorpusHarness" w:date="2026-03-28T21:57:55Z">
        <w:r>
          <w:delText xml:space="preserve">erability. </w:delText>
        </w:r>
      </w:del>
      <w:ins w:id="4083" w:author="GoldenCorpusHarness" w:date="2026-03-28T21:57:55Z">
        <w:r>
          <w:t>37</w:t>
        </w:r>
      </w:ins>
    </w:p>
    <w:p ns2:paraId="793704B0" ns2:textId="4C643539" w:rsidR="0001198F" w:rsidRDefault="0001198F" w:rsidP="0001198F">
      <w:pPr>
        <w:pStyle w:val="Paragraph"/>
      </w:pPr>
      <w:del w:id="4084" w:author="GoldenCorpusHarness" w:date="2026-03-28T21:57:55Z">
        <w:r>
          <w:delText xml:space="preserve">Sac-TMT </w:delText>
        </w:r>
      </w:del>
      <w:ins w:id="4085" w:author="GoldenCorpusHarness" w:date="2026-03-28T21:57:55Z">
        <w:r>
          <w:t>Figure 4Antitu</w:t>
        </w:r>
      </w:ins>
      <w:r>
        <w:t>m</w:t>
      </w:r>
      <w:del w:id="4086" w:author="GoldenCorpusHarness" w:date="2026-03-28T21:57:55Z">
        <w:r>
          <w:delText xml:space="preserve">onotherapy at 4 mg/kg q2w </w:delText>
        </w:r>
      </w:del>
      <w:r>
        <w:t xml:space="preserve">or </w:t>
      </w:r>
      <w:del w:id="4087" w:author="GoldenCorpusHarness" w:date="2026-03-28T21:57:55Z">
        <w:r>
          <w:delText>5 mg/kg q2w dosing showed manageable safety profile in advan</w:delText>
        </w:r>
      </w:del>
      <w:ins w:id="4088" w:author="GoldenCorpusHarness" w:date="2026-03-28T21:57:55Z">
        <w:r>
          <w:t>A</w:t>
        </w:r>
      </w:ins>
      <w:r>
        <w:t>c</w:t>
      </w:r>
      <w:del w:id="4089" w:author="GoldenCorpusHarness" w:date="2026-03-28T21:57:55Z">
        <w:r>
          <w:delText>ed cancer par</w:delText>
        </w:r>
      </w:del>
      <w:r>
        <w:t>ti</w:t>
      </w:r>
      <w:del w:id="4090" w:author="GoldenCorpusHarness" w:date="2026-03-28T21:57:55Z">
        <w:r>
          <w:delText>cipants. The commonly obser</w:delText>
        </w:r>
      </w:del>
      <w:r>
        <w:t>v</w:t>
      </w:r>
      <w:del w:id="4091" w:author="GoldenCorpusHarness" w:date="2026-03-28T21:57:55Z">
        <w:r>
          <w:delText>ed sac-TMT-related toxicities (incidence ≥20%, all grade) include anemia, WBC count decreased, neutrophil count decreased, stomatitis, nausea, platelet count decreased, alopecia, and vomiting. Few AEs resulted in discontinuation of sac-TMT. Exposure-response analysis suggested that sac-TMT 5 mg/kg q2w may have a higher probabil</w:delText>
        </w:r>
      </w:del>
      <w:r>
        <w:t>ity of</w:t>
      </w:r>
      <w:del w:id="4092" w:author="GoldenCorpusHarness" w:date="2026-03-28T21:57:55Z">
        <w:r>
          <w:delText xml:space="preserve"> achieving tumor responses but is associated with increased toxicity when compared to 4 mg/kg q2w dosing.</w:delText>
        </w:r>
      </w:del>
      <w:r>
        <w:t xml:space="preserve"> Sac-TMT </w:t>
      </w:r>
      <w:ins w:id="4093" w:author="GoldenCorpusHarness" w:date="2026-03-28T21:57:55Z">
        <w:r>
          <w:t>After Intr</w:t>
        </w:r>
      </w:ins>
      <w:r>
        <w:t>a</w:t>
      </w:r>
      <w:del w:id="4094" w:author="GoldenCorpusHarness" w:date="2026-03-28T21:57:55Z">
        <w:r>
          <w:delText>t 4 mg/kg may allow achie</w:delText>
        </w:r>
      </w:del>
      <w:r>
        <w:t>ve</w:t>
      </w:r>
      <w:del w:id="4095" w:author="GoldenCorpusHarness" w:date="2026-03-28T21:57:55Z">
        <w:r>
          <w:delText>ment of clin</w:delText>
        </w:r>
      </w:del>
      <w:ins w:id="4096" w:author="GoldenCorpusHarness" w:date="2026-03-28T21:57:55Z">
        <w:r>
          <w:t>s</w:t>
        </w:r>
      </w:ins>
      <w:r>
        <w:t>ical</w:t>
      </w:r>
      <w:ins w:id="4097" w:author="GoldenCorpusHarness" w:date="2026-03-28T21:57:55Z">
        <w:r>
          <w:t xml:space="preserve"> Administration (1 Hour Dwe</w:t>
        </w:r>
      </w:ins>
      <w:r>
        <w:t>l</w:t>
      </w:r>
      <w:del w:id="4098" w:author="GoldenCorpusHarness" w:date="2026-03-28T21:57:55Z">
        <w:r>
          <w:delText>y</w:delText>
        </w:r>
      </w:del>
      <w:ins w:id="4099" w:author="GoldenCorpusHarness" w:date="2026-03-28T21:57:55Z">
        <w:r>
          <w:t>l</w:t>
        </w:r>
      </w:ins>
      <w:r>
        <w:t xml:space="preserve"> </w:t>
      </w:r>
      <w:ins w:id="4100" w:author="GoldenCorpusHarness" w:date="2026-03-28T21:57:55Z">
        <w:r>
          <w:t>Ti</w:t>
        </w:r>
      </w:ins>
      <w:r>
        <w:t>me</w:t>
      </w:r>
      <w:del w:id="4101" w:author="GoldenCorpusHarness" w:date="2026-03-28T21:57:55Z">
        <w:r>
          <w:delText>an</w:delText>
        </w:r>
      </w:del>
      <w:ins w:id="4102" w:author="GoldenCorpusHarness" w:date="2026-03-28T21:57:55Z">
        <w:r>
          <w:t xml:space="preserve">) </w:t>
        </w:r>
      </w:ins>
      <w:r>
        <w:t>in</w:t>
      </w:r>
      <w:del w:id="4103" w:author="GoldenCorpusHarness" w:date="2026-03-28T21:57:55Z">
        <w:r>
          <w:delText>gful</w:delText>
        </w:r>
      </w:del>
      <w:r>
        <w:t xml:space="preserve"> t</w:t>
      </w:r>
      <w:ins w:id="4104" w:author="GoldenCorpusHarness" w:date="2026-03-28T21:57:55Z">
        <w:r>
          <w:t>he Orthotopic UM-UC-3-Luc-TROP2-Nectin-4 NMIBC Mouse T</w:t>
        </w:r>
      </w:ins>
      <w:r>
        <w:t xml:space="preserve">umor </w:t>
      </w:r>
      <w:del w:id="4105" w:author="GoldenCorpusHarness" w:date="2026-03-28T21:57:55Z">
        <w:r>
          <w:delText>resp</w:delText>
        </w:r>
      </w:del>
      <w:ins w:id="4106" w:author="GoldenCorpusHarness" w:date="2026-03-28T21:57:55Z">
        <w:r>
          <w:t>M</w:t>
        </w:r>
      </w:ins>
      <w:r>
        <w:t>o</w:t>
      </w:r>
      <w:del w:id="4107" w:author="GoldenCorpusHarness" w:date="2026-03-28T21:57:55Z">
        <w:r>
          <w:delText xml:space="preserve">nse rates with improved tolerability. Sac-TMT monotherapy has </w:delText>
        </w:r>
      </w:del>
      <w:r>
        <w:t>de</w:t>
      </w:r>
      <w:del w:id="4108" w:author="GoldenCorpusHarness" w:date="2026-03-28T21:57:55Z">
        <w:r>
          <w:delText>monstrated promising and durab</w:delText>
        </w:r>
      </w:del>
      <w:r>
        <w:t>l</w:t>
      </w:r>
      <w:del w:id="4109" w:author="GoldenCorpusHarness" w:date="2026-03-28T21:57:55Z">
        <w:r>
          <w:delText xml:space="preserve">e clinical activity in multiple advanced cancer populations including advanced TNBC, NSCLC, ovarian cancer, endometrial cancer, HR+/HER2- breast cancer, gastric cancer, urothelial cancer, etc. Sac-TMT monotherapy has demonstrated a survival benefit in advanced TNBC patients compared with standard chemotherapy. </w:delText>
        </w:r>
      </w:del>
      <w:ins w:id="4110" w:author="GoldenCorpusHarness" w:date="2026-03-28T21:57:55Z">
        <w:r>
          <w:t>39</w:t>
        </w:r>
      </w:ins>
    </w:p>
    <w:p ns2:paraId="179DD134" ns2:textId="5656A5D3" w:rsidR="0001198F" w:rsidRDefault="0001198F" w:rsidP="00AF119F">
      <w:pPr>
        <w:pStyle w:val="Paragraph"/>
      </w:pPr>
      <w:ins w:id="4111" w:author="GoldenCorpusHarness" w:date="2026-03-28T21:57:55Z">
        <w:r>
          <w:t xml:space="preserve">Figure 5Dose Normalized PK Exposures for </w:t>
        </w:r>
      </w:ins>
      <w:r>
        <w:t xml:space="preserve">Sac-TMT </w:t>
      </w:r>
      <w:del w:id="4112" w:author="GoldenCorpusHarness" w:date="2026-03-28T21:57:55Z">
        <w:r>
          <w:delText>(4</w:delText>
        </w:r>
      </w:del>
      <w:ins w:id="4113" w:author="GoldenCorpusHarness" w:date="2026-03-28T21:57:55Z">
        <w:r>
          <w:t>ADC</w:t>
        </w:r>
      </w:ins>
      <w:r>
        <w:t xml:space="preserve"> </w:t>
      </w:r>
      <w:del w:id="4114" w:author="GoldenCorpusHarness" w:date="2026-03-28T21:57:55Z">
        <w:r>
          <w:delText>mg/kg</w:delText>
        </w:r>
      </w:del>
      <w:ins w:id="4115" w:author="GoldenCorpusHarness" w:date="2026-03-28T21:57:55Z">
        <w:r>
          <w:t>in</w:t>
        </w:r>
      </w:ins>
      <w:r>
        <w:t xml:space="preserve"> </w:t>
      </w:r>
      <w:del w:id="4116" w:author="GoldenCorpusHarness" w:date="2026-03-28T21:57:55Z">
        <w:r>
          <w:delText>q2w o</w:delText>
        </w:r>
      </w:del>
      <w:ins w:id="4117" w:author="GoldenCorpusHarness" w:date="2026-03-28T21:57:55Z">
        <w:r>
          <w:t>Pa</w:t>
        </w:r>
      </w:ins>
      <w:r>
        <w:t>r</w:t>
      </w:r>
      <w:del w:id="4118" w:author="GoldenCorpusHarness" w:date="2026-03-28T21:57:55Z">
        <w:r>
          <w:delText xml:space="preserve"> 5 mg/kg q2w) </w:delText>
        </w:r>
      </w:del>
      <w:ins w:id="4119" w:author="GoldenCorpusHarness" w:date="2026-03-28T21:57:55Z">
        <w:r>
          <w:t>tici</w:t>
        </w:r>
      </w:ins>
      <w:r>
        <w:t>p</w:t>
      </w:r>
      <w:del w:id="4120" w:author="GoldenCorpusHarness" w:date="2026-03-28T21:57:55Z">
        <w:r>
          <w:delText>lu</w:delText>
        </w:r>
      </w:del>
      <w:ins w:id="4121" w:author="GoldenCorpusHarness" w:date="2026-03-28T21:57:55Z">
        <w:r>
          <w:t>ant</w:t>
        </w:r>
      </w:ins>
      <w:r>
        <w:t xml:space="preserve">s </w:t>
      </w:r>
      <w:del w:id="4122" w:author="GoldenCorpusHarness" w:date="2026-03-28T21:57:55Z">
        <w:r>
          <w:delText>pembr</w:delText>
        </w:r>
      </w:del>
      <w:ins w:id="4123" w:author="GoldenCorpusHarness" w:date="2026-03-28T21:57:55Z">
        <w:r>
          <w:t>With S</w:t>
        </w:r>
      </w:ins>
      <w:r>
        <w:t>oli</w:t>
      </w:r>
      <w:del w:id="4124" w:author="GoldenCorpusHarness" w:date="2026-03-28T21:57:55Z">
        <w:r>
          <w:delText>zumab (400 mg q6w) or KL-A167 (900 mg q2w) demonstrate</w:delText>
        </w:r>
      </w:del>
      <w:r>
        <w:t xml:space="preserve">d </w:t>
      </w:r>
      <w:del w:id="4125" w:author="GoldenCorpusHarness" w:date="2026-03-28T21:57:55Z">
        <w:r>
          <w:delText>promising and durable antit</w:delText>
        </w:r>
      </w:del>
      <w:ins w:id="4126" w:author="GoldenCorpusHarness" w:date="2026-03-28T21:57:55Z">
        <w:r>
          <w:t>T</w:t>
        </w:r>
      </w:ins>
      <w:r>
        <w:t>umor</w:t>
      </w:r>
      <w:del w:id="4127" w:author="GoldenCorpusHarness" w:date="2026-03-28T21:57:55Z">
        <w:r>
          <w:delText xml:space="preserve"> activity</w:delText>
        </w:r>
      </w:del>
      <w:ins w:id="4128" w:author="GoldenCorpusHarness" w:date="2026-03-28T21:57:55Z">
        <w:r>
          <w:t>s</w:t>
        </w:r>
      </w:ins>
      <w:r>
        <w:t xml:space="preserve"> in </w:t>
      </w:r>
      <w:del w:id="4129" w:author="GoldenCorpusHarness" w:date="2026-03-28T21:57:55Z">
        <w:r>
          <w:delText>several advanced cancer popula</w:delText>
        </w:r>
      </w:del>
      <w:ins w:id="4130" w:author="GoldenCorpusHarness" w:date="2026-03-28T21:57:55Z">
        <w:r>
          <w:t>MK-2870-001/S</w:t>
        </w:r>
      </w:ins>
      <w:r>
        <w:t>t</w:t>
      </w:r>
      <w:del w:id="4131" w:author="GoldenCorpusHarness" w:date="2026-03-28T21:57:55Z">
        <w:r>
          <w:delText>ions incl</w:delText>
        </w:r>
      </w:del>
      <w:r>
        <w:t>ud</w:t>
      </w:r>
      <w:del w:id="4132" w:author="GoldenCorpusHarness" w:date="2026-03-28T21:57:55Z">
        <w:r>
          <w:delText>ing</w:delText>
        </w:r>
      </w:del>
      <w:ins w:id="4133" w:author="GoldenCorpusHarness" w:date="2026-03-28T21:57:55Z">
        <w:r>
          <w:t>y</w:t>
        </w:r>
      </w:ins>
      <w:r>
        <w:t xml:space="preserve"> </w:t>
      </w:r>
      <w:del w:id="4134" w:author="GoldenCorpusHarness" w:date="2026-03-28T21:57:55Z">
        <w:r>
          <w:delText>advanced</w:delText>
        </w:r>
      </w:del>
      <w:ins w:id="4135" w:author="GoldenCorpusHarness" w:date="2026-03-28T21:57:55Z">
        <w:r>
          <w:t>KL264-01</w:t>
        </w:r>
      </w:ins>
      <w:r>
        <w:t xml:space="preserve"> </w:t>
      </w:r>
      <w:del w:id="4136" w:author="GoldenCorpusHarness" w:date="2026-03-28T21:57:55Z">
        <w:r>
          <w:delText xml:space="preserve">cervical cancer and advanced EGFR wide type NSCLC. The combination of sac-TMT plus ICI combination </w:delText>
        </w:r>
      </w:del>
      <w:ins w:id="4137" w:author="GoldenCorpusHarness" w:date="2026-03-28T21:57:55Z">
        <w:r>
          <w:t>P</w:t>
        </w:r>
      </w:ins>
      <w:r>
        <w:t>has</w:t>
      </w:r>
      <w:del w:id="4138" w:author="GoldenCorpusHarness" w:date="2026-03-28T21:57:55Z">
        <w:r>
          <w:delText xml:space="preserve"> a generally manageabl</w:delText>
        </w:r>
      </w:del>
      <w:r>
        <w:t xml:space="preserve">e </w:t>
      </w:r>
      <w:del w:id="4139" w:author="GoldenCorpusHarness" w:date="2026-03-28T21:57:55Z">
        <w:r>
          <w:delText xml:space="preserve">safety profile, which is consistent with the combined monotherapy safety profiles of sac-TMT and each ICI. </w:delText>
        </w:r>
      </w:del>
      <w:ins w:id="4140" w:author="GoldenCorpusHarness" w:date="2026-03-28T21:57:55Z">
        <w:r>
          <w:t>2108</w:t>
        </w:r>
      </w:ins>
    </w:p>
    <w:p ns2:paraId="0C4FA945" ns2:textId="1515D189" w:rsidR="005C6DC3" w:rsidRPr="005C6DC3" w:rsidRDefault="00EB7A57" w:rsidP="005C6DC3">
      <w:pPr>
        <w:pStyle w:val="Paragraph"/>
        <w:rPr>
          <w:iCs/>
        </w:rPr>
      </w:pPr>
      <w:ins w:id="4141" w:author="GoldenCorpusHarness" w:date="2026-03-28T21:57:55Z">
        <w:r>
          <w:t xml:space="preserve">Figure 6Probability of Response Versus </w:t>
        </w:r>
      </w:ins>
      <w:r>
        <w:t xml:space="preserve">Sac-TMT </w:t>
      </w:r>
      <w:del w:id="4142" w:author="GoldenCorpusHarness" w:date="2026-03-28T21:57:55Z">
        <w:r>
          <w:delText>at</w:delText>
        </w:r>
      </w:del>
      <w:ins w:id="4143" w:author="GoldenCorpusHarness" w:date="2026-03-28T21:57:55Z">
        <w:r>
          <w:t>ADC</w:t>
        </w:r>
      </w:ins>
      <w:r>
        <w:t xml:space="preserve"> </w:t>
      </w:r>
      <w:del w:id="4144" w:author="GoldenCorpusHarness" w:date="2026-03-28T21:57:55Z">
        <w:r>
          <w:delText>various d</w:delText>
        </w:r>
      </w:del>
      <w:ins w:id="4145" w:author="GoldenCorpusHarness" w:date="2026-03-28T21:57:55Z">
        <w:r>
          <w:t>Exp</w:t>
        </w:r>
      </w:ins>
      <w:r>
        <w:t>os</w:t>
      </w:r>
      <w:del w:id="4146" w:author="GoldenCorpusHarness" w:date="2026-03-28T21:57:55Z">
        <w:r>
          <w:delText>e and sched</w:delText>
        </w:r>
      </w:del>
      <w:r>
        <w:t>u</w:t>
      </w:r>
      <w:del w:id="4147" w:author="GoldenCorpusHarness" w:date="2026-03-28T21:57:55Z">
        <w:r>
          <w:delText xml:space="preserve">les has been evaluated in combination with carboplatin at AUC5 q3w or cisplatin at 75 mg/m2 q3w with or without ICI via small cohorts. These combinations showed high incidence of all grade and Grade ≥3 toxicities, in particular, the hematologic toxicities, necessitating high rates of dose modifications and discontinuations. These </w:delText>
        </w:r>
      </w:del>
      <w:r>
        <w:t>re</w:t>
      </w:r>
      <w:del w:id="4148" w:author="GoldenCorpusHarness" w:date="2026-03-28T21:57:55Z">
        <w:r>
          <w:delText xml:space="preserve">gimens with standard dose of platinum in NSCLC were deemed poorly tolerated. </w:delText>
        </w:r>
      </w:del>
      <w:ins w:id="4149" w:author="GoldenCorpusHarness" w:date="2026-03-28T21:57:55Z">
        <w:r>
          <w:t>110</w:t>
        </w:r>
      </w:ins>
    </w:p>
    <w:p ns2:paraId="0B1AEAC0" ns2:textId="60E739A6" w:rsidR="00A43515" w:rsidRDefault="00313B28" w:rsidP="007F62F6">
      <w:pPr>
        <w:pStyle w:val="Paragraph"/>
      </w:pPr>
      <w:del w:id="4150" w:author="GoldenCorpusHarness" w:date="2026-03-28T21:57:55Z">
        <w:r>
          <w:delText>I</w:delText>
        </w:r>
      </w:del>
      <w:ins w:id="4151" w:author="GoldenCorpusHarness" w:date="2026-03-28T21:57:55Z">
        <w:r>
          <w:t>Figure 7Probability of Adverse Eve</w:t>
        </w:r>
      </w:ins>
      <w:r>
        <w:t>n</w:t>
      </w:r>
      <w:ins w:id="4152" w:author="GoldenCorpusHarness" w:date="2026-03-28T21:57:55Z">
        <w:r>
          <w:t>t</w:t>
        </w:r>
      </w:ins>
      <w:r>
        <w:t xml:space="preserve"> </w:t>
      </w:r>
      <w:ins w:id="4153" w:author="GoldenCorpusHarness" w:date="2026-03-28T21:57:55Z">
        <w:r>
          <w:t>Ver</w:t>
        </w:r>
      </w:ins>
      <w:r>
        <w:t>su</w:t>
      </w:r>
      <w:del w:id="4154" w:author="GoldenCorpusHarness" w:date="2026-03-28T21:57:55Z">
        <w:r>
          <w:delText>mmary,</w:delText>
        </w:r>
      </w:del>
      <w:ins w:id="4155" w:author="GoldenCorpusHarness" w:date="2026-03-28T21:57:55Z">
        <w:r>
          <w:t>s</w:t>
        </w:r>
      </w:ins>
      <w:r>
        <w:t xml:space="preserve"> </w:t>
      </w:r>
      <w:del w:id="4156" w:author="GoldenCorpusHarness" w:date="2026-03-28T21:57:55Z">
        <w:r>
          <w:delText>s</w:delText>
        </w:r>
      </w:del>
      <w:ins w:id="4157" w:author="GoldenCorpusHarness" w:date="2026-03-28T21:57:55Z">
        <w:r>
          <w:t>S</w:t>
        </w:r>
      </w:ins>
      <w:r>
        <w:t xml:space="preserve">ac-TMT </w:t>
      </w:r>
      <w:del w:id="4158" w:author="GoldenCorpusHarness" w:date="2026-03-28T21:57:55Z">
        <w:r>
          <w:delText>as</w:delText>
        </w:r>
      </w:del>
      <w:ins w:id="4159" w:author="GoldenCorpusHarness" w:date="2026-03-28T21:57:55Z">
        <w:r>
          <w:t>ADC</w:t>
        </w:r>
      </w:ins>
      <w:r>
        <w:t xml:space="preserve"> </w:t>
      </w:r>
      <w:del w:id="4160" w:author="GoldenCorpusHarness" w:date="2026-03-28T21:57:55Z">
        <w:r>
          <w:delText xml:space="preserve">monotherapy or in combination with ICI has a demonstrated </w:delText>
        </w:r>
      </w:del>
      <w:ins w:id="4161" w:author="GoldenCorpusHarness" w:date="2026-03-28T21:57:55Z">
        <w:r>
          <w:t>Ex</w:t>
        </w:r>
      </w:ins>
      <w:r>
        <w:t>pos</w:t>
      </w:r>
      <w:del w:id="4162" w:author="GoldenCorpusHarness" w:date="2026-03-28T21:57:55Z">
        <w:r>
          <w:delText>itive benefit risk profile in multiple advanced cancer indications. F</w:delText>
        </w:r>
      </w:del>
      <w:r>
        <w:t>ur</w:t>
      </w:r>
      <w:del w:id="4163" w:author="GoldenCorpusHarness" w:date="2026-03-28T21:57:55Z">
        <w:r>
          <w:delText>th</w:delText>
        </w:r>
      </w:del>
      <w:r>
        <w:t>e</w:t>
      </w:r>
      <w:del w:id="4164" w:author="GoldenCorpusHarness" w:date="2026-03-28T21:57:55Z">
        <w:r>
          <w:delText>r clinical evaluation is warranted.</w:delText>
        </w:r>
      </w:del>
      <w:ins w:id="4165" w:author="GoldenCorpusHarness" w:date="2026-03-28T21:57:55Z">
        <w:r>
          <w:t>111</w:t>
        </w:r>
      </w:ins>
    </w:p>
    <w:p ns2:paraId="1FC31072" ns2:textId="03E1DE54" w:rsidR="00E10CFB" w:rsidRDefault="0015582E" w:rsidP="007F62F6">
      <w:pPr>
        <w:pStyle w:val="Paragraph"/>
      </w:pPr>
      <w:ins w:id="4166" w:author="GoldenCorpusHarness" w:date="2026-03-28T21:57:55Z">
        <w:r>
          <w:t>Figure</w:t>
        </w:r>
      </w:ins>
      <w:r>
        <w:t xml:space="preserve"> </w:t>
      </w:r>
      <w:ins w:id="4167" w:author="GoldenCorpusHarness" w:date="2026-03-28T21:57:55Z">
        <w:r>
          <w:t>8Probability of Dose Interruption, Modification and Relative Dose Intensity Versus Sac-TMT ADC Exposure112</w:t>
        </w:r>
      </w:ins>
    </w:p>
    <w:p ns2:paraId="195AB630" ns2:textId="77777777" w:rsidR="00255A25" w:rsidRPr="00255A25" w:rsidRDefault="00196EBB" w:rsidP="001502AD">
      <w:pPr>
        <w:pStyle w:val="Heading1"/>
        <w:rPr>
          <w:u w:val="single"/>
        </w:rPr>
      </w:pPr>
      <w:ins w:id="4168" w:author="GoldenCorpusHarness" w:date="2026-03-28T21:57:55Z">
        <w:r>
          <w:t>Figure 9MK-2870-002 (SKB264-</w:t>
        </w:r>
      </w:ins>
      <w:r>
        <w:t>I</w:t>
      </w:r>
      <w:del w:id="4169" w:author="GoldenCorpusHarness" w:date="2026-03-28T21:57:55Z">
        <w:r>
          <w:delText>N</w:delText>
        </w:r>
      </w:del>
      <w:ins w:id="4170" w:author="GoldenCorpusHarness" w:date="2026-03-28T21:57:55Z">
        <w:r>
          <w:t xml:space="preserve">I-06- Cervical Cancer [Cohort A]): Swimmer Plot For </w:t>
        </w:r>
      </w:ins>
      <w:r>
        <w:t>T</w:t>
      </w:r>
      <w:ins w:id="4171" w:author="GoldenCorpusHarness" w:date="2026-03-28T21:57:55Z">
        <w:r>
          <w:t xml:space="preserve">ime to </w:t>
        </w:r>
      </w:ins>
      <w:r>
        <w:t>R</w:t>
      </w:r>
      <w:del w:id="4172" w:author="GoldenCorpusHarness" w:date="2026-03-28T21:57:55Z">
        <w:r>
          <w:delText>O</w:delText>
        </w:r>
      </w:del>
      <w:ins w:id="4173" w:author="GoldenCorpusHarness" w:date="2026-03-28T21:57:55Z">
        <w:r>
          <w:t xml:space="preserve">esponse and </w:t>
        </w:r>
      </w:ins>
      <w:r>
        <w:t>D</w:t>
      </w:r>
      <w:del w:id="4174" w:author="GoldenCorpusHarness" w:date="2026-03-28T21:57:55Z">
        <w:r>
          <w:delText>UC</w:delText>
        </w:r>
      </w:del>
      <w:ins w:id="4175" w:author="GoldenCorpusHarness" w:date="2026-03-28T21:57:55Z">
        <w:r>
          <w:t xml:space="preserve">uration of </w:t>
        </w:r>
      </w:ins>
      <w:r>
        <w:t>T</w:t>
      </w:r>
      <w:del w:id="4176" w:author="GoldenCorpusHarness" w:date="2026-03-28T21:57:55Z">
        <w:r>
          <w:delText>ION</w:delText>
        </w:r>
      </w:del>
      <w:ins w:id="4177" w:author="GoldenCorpusHarness" w:date="2026-03-28T21:57:55Z">
        <w:r>
          <w:t>reatment for Responders and Waterfall Plot of Best Percentage Change From Baseline for Target Lesions127</w:t>
        </w:r>
      </w:ins>
    </w:p>
    <w:p ns2:paraId="43E4FC5E" ns2:textId="719EE8FE" w:rsidR="005A6DF4" w:rsidRDefault="00472BE7" w:rsidP="00262CB4">
      <w:pPr>
        <w:pStyle w:val="Heading2"/>
      </w:pPr>
      <w:ins w:id="4178" w:author="GoldenCorpusHarness" w:date="2026-03-28T21:57:55Z">
        <w:r>
          <w:t xml:space="preserve">Figure 10MK-2870-013 (SKB264-II-05): Waterfall Plot of Best Percentage Change From </w:t>
        </w:r>
      </w:ins>
      <w:r>
        <w:t>Ba</w:t>
      </w:r>
      <w:del w:id="4179" w:author="GoldenCorpusHarness" w:date="2026-03-28T21:57:55Z">
        <w:r>
          <w:delText>ck</w:delText>
        </w:r>
      </w:del>
      <w:ins w:id="4180" w:author="GoldenCorpusHarness" w:date="2026-03-28T21:57:55Z">
        <w:r>
          <w:t>seline for Tar</w:t>
        </w:r>
      </w:ins>
      <w:r>
        <w:t>g</w:t>
      </w:r>
      <w:del w:id="4181" w:author="GoldenCorpusHarness" w:date="2026-03-28T21:57:55Z">
        <w:r>
          <w:delText>r</w:delText>
        </w:r>
      </w:del>
      <w:ins w:id="4182" w:author="GoldenCorpusHarness" w:date="2026-03-28T21:57:55Z">
        <w:r>
          <w:t>et Lesi</w:t>
        </w:r>
      </w:ins>
      <w:r>
        <w:t>o</w:t>
      </w:r>
      <w:del w:id="4183" w:author="GoldenCorpusHarness" w:date="2026-03-28T21:57:55Z">
        <w:r>
          <w:delText>u</w:delText>
        </w:r>
      </w:del>
      <w:r>
        <w:t>n</w:t>
      </w:r>
      <w:del w:id="4184" w:author="GoldenCorpusHarness" w:date="2026-03-28T21:57:55Z">
        <w:r>
          <w:delText>d</w:delText>
        </w:r>
      </w:del>
      <w:ins w:id="4185" w:author="GoldenCorpusHarness" w:date="2026-03-28T21:57:55Z">
        <w:r>
          <w:t>s129</w:t>
        </w:r>
      </w:ins>
    </w:p>
    <w:p ns2:paraId="2C715A68" ns2:textId="1112E420" w:rsidR="00C506B4" w:rsidRDefault="00C8285B" w:rsidP="00C506B4">
      <w:pPr>
        <w:pStyle w:val="Paragraph"/>
      </w:pPr>
      <w:del w:id="4186" w:author="GoldenCorpusHarness" w:date="2026-03-28T21:57:55Z">
        <w:r>
          <w:delText>Sac</w:delText>
        </w:r>
      </w:del>
      <w:ins w:id="4187" w:author="GoldenCorpusHarness" w:date="2026-03-28T21:57:55Z">
        <w:r>
          <w:t>F</w:t>
        </w:r>
      </w:ins>
      <w:r>
        <w:t>i</w:t>
      </w:r>
      <w:del w:id="4188" w:author="GoldenCorpusHarness" w:date="2026-03-28T21:57:55Z">
        <w:r>
          <w:delText>t</w:delText>
        </w:r>
      </w:del>
      <w:ins w:id="4189" w:author="GoldenCorpusHarness" w:date="2026-03-28T21:57:55Z">
        <w:r>
          <w:t>g</w:t>
        </w:r>
      </w:ins>
      <w:r>
        <w:t>u</w:t>
      </w:r>
      <w:del w:id="4190" w:author="GoldenCorpusHarness" w:date="2026-03-28T21:57:55Z">
        <w:r>
          <w:delText>zumab</w:delText>
        </w:r>
      </w:del>
      <w:ins w:id="4191" w:author="GoldenCorpusHarness" w:date="2026-03-28T21:57:55Z">
        <w:r>
          <w:t>re</w:t>
        </w:r>
      </w:ins>
      <w:r>
        <w:t xml:space="preserve"> </w:t>
      </w:r>
      <w:del w:id="4192" w:author="GoldenCorpusHarness" w:date="2026-03-28T21:57:55Z">
        <w:r>
          <w:delText xml:space="preserve">tirumotecan; also known as SKB264 and </w:delText>
        </w:r>
      </w:del>
      <w:ins w:id="4193" w:author="GoldenCorpusHarness" w:date="2026-03-28T21:57:55Z">
        <w:r>
          <w:t>11</w:t>
        </w:r>
      </w:ins>
      <w:r>
        <w:t>MK-2870</w:t>
      </w:r>
      <w:ins w:id="4194" w:author="GoldenCorpusHarness" w:date="2026-03-28T21:57:55Z">
        <w:r>
          <w:t>-013</w:t>
        </w:r>
      </w:ins>
      <w:r>
        <w:t xml:space="preserve"> </w:t>
      </w:r>
      <w:del w:id="4195" w:author="GoldenCorpusHarness" w:date="2026-03-28T21:57:55Z">
        <w:r>
          <w:delText>hereaft</w:delText>
        </w:r>
      </w:del>
      <w:ins w:id="4196" w:author="GoldenCorpusHarness" w:date="2026-03-28T21:57:55Z">
        <w:r>
          <w:t>(SKB264-II-05): Swimm</w:t>
        </w:r>
      </w:ins>
      <w:r>
        <w:t xml:space="preserve">er </w:t>
      </w:r>
      <w:ins w:id="4197" w:author="GoldenCorpusHarness" w:date="2026-03-28T21:57:55Z">
        <w:r>
          <w:t>Plot fo</w:t>
        </w:r>
      </w:ins>
      <w:r>
        <w:t>r</w:t>
      </w:r>
      <w:ins w:id="4198" w:author="GoldenCorpusHarness" w:date="2026-03-28T21:57:55Z">
        <w:r>
          <w:t xml:space="preserve"> Tim</w:t>
        </w:r>
      </w:ins>
      <w:r>
        <w:t>e</w:t>
      </w:r>
      <w:del w:id="4199" w:author="GoldenCorpusHarness" w:date="2026-03-28T21:57:55Z">
        <w:r>
          <w:delText>ferred</w:delText>
        </w:r>
      </w:del>
      <w:r>
        <w:t xml:space="preserve"> to </w:t>
      </w:r>
      <w:del w:id="4200" w:author="GoldenCorpusHarness" w:date="2026-03-28T21:57:55Z">
        <w:r>
          <w:delText>a</w:delText>
        </w:r>
      </w:del>
      <w:ins w:id="4201" w:author="GoldenCorpusHarness" w:date="2026-03-28T21:57:55Z">
        <w:r>
          <w:t>Re</w:t>
        </w:r>
      </w:ins>
      <w:r>
        <w:t>s</w:t>
      </w:r>
      <w:del w:id="4202" w:author="GoldenCorpusHarness" w:date="2026-03-28T21:57:55Z">
        <w:r>
          <w:delText xml:space="preserve"> </w:delText>
        </w:r>
      </w:del>
      <w:ins w:id="4203" w:author="GoldenCorpusHarness" w:date="2026-03-28T21:57:55Z">
        <w:r>
          <w:t>pon</w:t>
        </w:r>
      </w:ins>
      <w:r>
        <w:t>s</w:t>
      </w:r>
      <w:del w:id="4204" w:author="GoldenCorpusHarness" w:date="2026-03-28T21:57:55Z">
        <w:r>
          <w:delText xml:space="preserve">ac-TMT, </w:delText>
        </w:r>
      </w:del>
      <w:r>
        <w:t>e</w:t>
      </w:r>
      <w:del w:id="4205" w:author="GoldenCorpusHarness" w:date="2026-03-28T21:57:55Z">
        <w:r>
          <w:delText>mploys</w:delText>
        </w:r>
      </w:del>
      <w:r>
        <w:t xml:space="preserve"> an</w:t>
      </w:r>
      <w:ins w:id="4206" w:author="GoldenCorpusHarness" w:date="2026-03-28T21:57:55Z">
        <w:r>
          <w:t>d</w:t>
        </w:r>
      </w:ins>
      <w:r>
        <w:t xml:space="preserve"> </w:t>
      </w:r>
      <w:del w:id="4207" w:author="GoldenCorpusHarness" w:date="2026-03-28T21:57:55Z">
        <w:r>
          <w:delText>anti-TROP2 antibody that selectively targets the human TROP2 receptor on the s</w:delText>
        </w:r>
      </w:del>
      <w:ins w:id="4208" w:author="GoldenCorpusHarness" w:date="2026-03-28T21:57:55Z">
        <w:r>
          <w:t>D</w:t>
        </w:r>
      </w:ins>
      <w:r>
        <w:t>ur</w:t>
      </w:r>
      <w:del w:id="4209" w:author="GoldenCorpusHarness" w:date="2026-03-28T21:57:55Z">
        <w:r>
          <w:delText>face of the target cancer cells. Following the internaliz</w:delText>
        </w:r>
      </w:del>
      <w:r>
        <w:t xml:space="preserve">ation of </w:t>
      </w:r>
      <w:del w:id="4210" w:author="GoldenCorpusHarness" w:date="2026-03-28T21:57:55Z">
        <w:r>
          <w:delText>T</w:delText>
        </w:r>
      </w:del>
      <w:r>
        <w:t>R</w:t>
      </w:r>
      <w:del w:id="4211" w:author="GoldenCorpusHarness" w:date="2026-03-28T21:57:55Z">
        <w:r>
          <w:delText>OP2/</w:delText>
        </w:r>
      </w:del>
      <w:ins w:id="4212" w:author="GoldenCorpusHarness" w:date="2026-03-28T21:57:55Z">
        <w:r>
          <w:t>e</w:t>
        </w:r>
      </w:ins>
      <w:r>
        <w:t>s</w:t>
      </w:r>
      <w:del w:id="4213" w:author="GoldenCorpusHarness" w:date="2026-03-28T21:57:55Z">
        <w:r>
          <w:delText>ac-TMT c</w:delText>
        </w:r>
      </w:del>
      <w:ins w:id="4214" w:author="GoldenCorpusHarness" w:date="2026-03-28T21:57:55Z">
        <w:r>
          <w:t>p</w:t>
        </w:r>
      </w:ins>
      <w:r>
        <w:t>o</w:t>
      </w:r>
      <w:del w:id="4215" w:author="GoldenCorpusHarness" w:date="2026-03-28T21:57:55Z">
        <w:r>
          <w:delText>mplex through the e</w:delText>
        </w:r>
      </w:del>
      <w:r>
        <w:t>n</w:t>
      </w:r>
      <w:del w:id="4216" w:author="GoldenCorpusHarness" w:date="2026-03-28T21:57:55Z">
        <w:r>
          <w:delText>dosomal–lysosomal pathway, the KL610023 payload is relea</w:delText>
        </w:r>
      </w:del>
      <w:r>
        <w:t>se</w:t>
      </w:r>
      <w:del w:id="4217" w:author="GoldenCorpusHarness" w:date="2026-03-28T21:57:55Z">
        <w:r>
          <w:delText>d inside the tumor cell leading to arrest of cell cycle (S stage or G2/M stage) and eventually tumor cell apoptosis. Thus, sac-TMT capitalizes on the TROP2-specific antibody; moderate potency of a novel cytotoxin, KL6</w:delText>
        </w:r>
      </w:del>
      <w:r>
        <w:t>1</w:t>
      </w:r>
      <w:ins w:id="4218" w:author="GoldenCorpusHarness" w:date="2026-03-28T21:57:55Z">
        <w:r>
          <w:t>3</w:t>
        </w:r>
      </w:ins>
      <w:r>
        <w:t>0</w:t>
      </w:r>
      <w:del w:id="4219" w:author="GoldenCorpusHarness" w:date="2026-03-28T21:57:55Z">
        <w:r>
          <w:delText>023, and advances in linker and conjugate methods with an aim to deliver a targeted therapy with improved efficacy and tolerability.</w:delText>
        </w:r>
      </w:del>
    </w:p>
    <w:p ns2:paraId="0604A11D" ns2:textId="230807B7" w:rsidR="00C506B4" w:rsidRDefault="00B85DB7" w:rsidP="00C506B4">
      <w:pPr>
        <w:pStyle w:val="Paragraph"/>
      </w:pPr>
      <w:ins w:id="4220" w:author="GoldenCorpusHarness" w:date="2026-03-28T21:57:55Z">
        <w:r>
          <w:t>Figure 12MK-2870-014 (SK</w:t>
        </w:r>
      </w:ins>
      <w:r>
        <w:t>B</w:t>
      </w:r>
      <w:del w:id="4221" w:author="GoldenCorpusHarness" w:date="2026-03-28T21:57:55Z">
        <w:r>
          <w:delText>ased</w:delText>
        </w:r>
      </w:del>
      <w:ins w:id="4222" w:author="GoldenCorpusHarness" w:date="2026-03-28T21:57:55Z">
        <w:r>
          <w:t>264-III-03):</w:t>
        </w:r>
      </w:ins>
      <w:r>
        <w:t xml:space="preserve"> </w:t>
      </w:r>
      <w:del w:id="4223" w:author="GoldenCorpusHarness" w:date="2026-03-28T21:57:55Z">
        <w:r>
          <w:delText>on nonclinical in vit</w:delText>
        </w:r>
      </w:del>
      <w:ins w:id="4224" w:author="GoldenCorpusHarness" w:date="2026-03-28T21:57:55Z">
        <w:r>
          <w:t>P</w:t>
        </w:r>
      </w:ins>
      <w:r>
        <w:t>ro</w:t>
      </w:r>
      <w:del w:id="4225" w:author="GoldenCorpusHarness" w:date="2026-03-28T21:57:55Z">
        <w:r>
          <w:delText xml:space="preserve"> data, sac-TMT is not expected to show ADCC or CDC in the clinic. Normal tissues exp</w:delText>
        </w:r>
      </w:del>
      <w:ins w:id="4226" w:author="GoldenCorpusHarness" w:date="2026-03-28T21:57:55Z">
        <w:r>
          <w:t>g</w:t>
        </w:r>
      </w:ins>
      <w:r>
        <w:t>ress</w:t>
      </w:r>
      <w:del w:id="4227" w:author="GoldenCorpusHarness" w:date="2026-03-28T21:57:55Z">
        <w:r>
          <w:delText xml:space="preserve"> </w:delText>
        </w:r>
      </w:del>
      <w:ins w:id="4228" w:author="GoldenCorpusHarness" w:date="2026-03-28T21:57:55Z">
        <w:r>
          <w:t>ion-f</w:t>
        </w:r>
      </w:ins>
      <w:r>
        <w:t>re</w:t>
      </w:r>
      <w:del w:id="4229" w:author="GoldenCorpusHarness" w:date="2026-03-28T21:57:55Z">
        <w:r>
          <w:delText>lat</w:delText>
        </w:r>
      </w:del>
      <w:ins w:id="4230" w:author="GoldenCorpusHarness" w:date="2026-03-28T21:57:55Z">
        <w:r>
          <w:t>e Surv</w:t>
        </w:r>
      </w:ins>
      <w:r>
        <w:t>iv</w:t>
      </w:r>
      <w:ins w:id="4231" w:author="GoldenCorpusHarness" w:date="2026-03-28T21:57:55Z">
        <w:r>
          <w:t>al by BICR (Int</w:t>
        </w:r>
      </w:ins>
      <w:r>
        <w:t>e</w:t>
      </w:r>
      <w:ins w:id="4232" w:author="GoldenCorpusHarness" w:date="2026-03-28T21:57:55Z">
        <w:r>
          <w:t>rim Ana</w:t>
        </w:r>
      </w:ins>
      <w:r>
        <w:t>ly</w:t>
      </w:r>
      <w:del w:id="4233" w:author="GoldenCorpusHarness" w:date="2026-03-28T21:57:55Z">
        <w:r>
          <w:delText xml:space="preserve"> low level</w:delText>
        </w:r>
      </w:del>
      <w:r>
        <w:t>s</w:t>
      </w:r>
      <w:del w:id="4234" w:author="GoldenCorpusHarness" w:date="2026-03-28T21:57:55Z">
        <w:r>
          <w:delText xml:space="preserve"> of TROP2 (compared to some cancer t</w:delText>
        </w:r>
      </w:del>
      <w:r>
        <w:t>is</w:t>
      </w:r>
      <w:del w:id="4235" w:author="GoldenCorpusHarness" w:date="2026-03-28T21:57:55Z">
        <w:r>
          <w:delText>sues</w:delText>
        </w:r>
      </w:del>
      <w:r>
        <w:t>)</w:t>
      </w:r>
      <w:del w:id="4236" w:author="GoldenCorpusHarness" w:date="2026-03-28T21:57:55Z">
        <w:r>
          <w:delText>; therefore, sac-TMT may provide a targeted therapy that could possibly improve efficacy and tolerability.</w:delText>
        </w:r>
      </w:del>
      <w:ins w:id="4237" w:author="GoldenCorpusHarness" w:date="2026-03-28T21:57:55Z">
        <w:r>
          <w:t>131</w:t>
        </w:r>
      </w:ins>
    </w:p>
    <w:p ns2:paraId="24025C87" ns2:textId="62273DA9" w:rsidR="00B9709F" w:rsidRDefault="00B9709F" w:rsidP="00B9709F">
      <w:pPr>
        <w:pStyle w:val="Heading2"/>
      </w:pPr>
      <w:del w:id="4238" w:author="GoldenCorpusHarness" w:date="2026-03-28T21:57:55Z">
        <w:r>
          <w:delText>T</w:delText>
        </w:r>
      </w:del>
      <w:ins w:id="4239" w:author="GoldenCorpusHarness" w:date="2026-03-28T21:57:55Z">
        <w:r>
          <w:t>Figure 13MK-2870-014 (SKB264-III-03): Over</w:t>
        </w:r>
      </w:ins>
      <w:r>
        <w:t>a</w:t>
      </w:r>
      <w:ins w:id="4240" w:author="GoldenCorpusHarness" w:date="2026-03-28T21:57:55Z">
        <w:r>
          <w:t>ll Su</w:t>
        </w:r>
      </w:ins>
      <w:r>
        <w:t>r</w:t>
      </w:r>
      <w:del w:id="4241" w:author="GoldenCorpusHarness" w:date="2026-03-28T21:57:55Z">
        <w:r>
          <w:delText>g</w:delText>
        </w:r>
      </w:del>
      <w:ins w:id="4242" w:author="GoldenCorpusHarness" w:date="2026-03-28T21:57:55Z">
        <w:r>
          <w:t>vival (Int</w:t>
        </w:r>
      </w:ins>
      <w:r>
        <w:t>e</w:t>
      </w:r>
      <w:del w:id="4243" w:author="GoldenCorpusHarness" w:date="2026-03-28T21:57:55Z">
        <w:r>
          <w:delText>t</w:delText>
        </w:r>
      </w:del>
      <w:ins w:id="4244" w:author="GoldenCorpusHarness" w:date="2026-03-28T21:57:55Z">
        <w:r>
          <w:t>r</w:t>
        </w:r>
      </w:ins>
      <w:r>
        <w:t>i</w:t>
      </w:r>
      <w:del w:id="4245" w:author="GoldenCorpusHarness" w:date="2026-03-28T21:57:55Z">
        <w:r>
          <w:delText>ng TROP2 With</w:delText>
        </w:r>
      </w:del>
      <w:ins w:id="4246" w:author="GoldenCorpusHarness" w:date="2026-03-28T21:57:55Z">
        <w:r>
          <w:t>m</w:t>
        </w:r>
      </w:ins>
      <w:r>
        <w:t xml:space="preserve"> An</w:t>
      </w:r>
      <w:del w:id="4247" w:author="GoldenCorpusHarness" w:date="2026-03-28T21:57:55Z">
        <w:r>
          <w:delText>t</w:delText>
        </w:r>
      </w:del>
      <w:ins w:id="4248" w:author="GoldenCorpusHarness" w:date="2026-03-28T21:57:55Z">
        <w:r>
          <w:t>alys</w:t>
        </w:r>
      </w:ins>
      <w:r>
        <w:t>i</w:t>
      </w:r>
      <w:del w:id="4249" w:author="GoldenCorpusHarness" w:date="2026-03-28T21:57:55Z">
        <w:r>
          <w:delText>body Drug Conjugate</w:delText>
        </w:r>
      </w:del>
      <w:r>
        <w:t>s</w:t>
      </w:r>
      <w:del w:id="4250" w:author="GoldenCorpusHarness" w:date="2026-03-28T21:57:55Z">
        <w:r>
          <w:delText xml:space="preserve"> for Cancer Treatment</w:delText>
        </w:r>
      </w:del>
      <w:ins w:id="4251" w:author="GoldenCorpusHarness" w:date="2026-03-28T21:57:55Z">
        <w:r>
          <w:t>)132</w:t>
        </w:r>
      </w:ins>
    </w:p>
    <w:p ns2:paraId="5D6AC1F1" ns2:textId="146EFCB0" w:rsidR="00CD7C66" w:rsidRDefault="00CD7C66" w:rsidP="00CD7C66">
      <w:pPr>
        <w:pStyle w:val="Paragraph"/>
      </w:pPr>
      <w:ins w:id="4252" w:author="GoldenCorpusHarness" w:date="2026-03-28T21:57:55Z">
        <w:r>
          <w:t xml:space="preserve">Figure 14MK-2870-016 (SKB264-II-07-TNBC): Waterfall Plot of Best Percentage Change From Baseline For Target Lesions Based on Investigator </w:t>
        </w:r>
      </w:ins>
      <w:r>
        <w:t>A</w:t>
      </w:r>
      <w:del w:id="4253" w:author="GoldenCorpusHarness" w:date="2026-03-28T21:57:55Z">
        <w:r>
          <w:delText>D</w:delText>
        </w:r>
      </w:del>
      <w:ins w:id="4254" w:author="GoldenCorpusHarness" w:date="2026-03-28T21:57:55Z">
        <w:r>
          <w:t>ssessment per RE</w:t>
        </w:r>
      </w:ins>
      <w:r>
        <w:t>C</w:t>
      </w:r>
      <w:del w:id="4255" w:author="GoldenCorpusHarness" w:date="2026-03-28T21:57:55Z">
        <w:r>
          <w:delText xml:space="preserve">s </w:delText>
        </w:r>
      </w:del>
      <w:ins w:id="4256" w:author="GoldenCorpusHarness" w:date="2026-03-28T21:57:55Z">
        <w:r>
          <w:t>IST 1.1 (All Parti</w:t>
        </w:r>
      </w:ins>
      <w:r>
        <w:t>c</w:t>
      </w:r>
      <w:del w:id="4257" w:author="GoldenCorpusHarness" w:date="2026-03-28T21:57:55Z">
        <w:r>
          <w:delText xml:space="preserve">onsist of a cytotoxic drug, called a </w:delText>
        </w:r>
      </w:del>
      <w:ins w:id="4258" w:author="GoldenCorpusHarness" w:date="2026-03-28T21:57:55Z">
        <w:r>
          <w:t>i</w:t>
        </w:r>
      </w:ins>
      <w:r>
        <w:t>pa</w:t>
      </w:r>
      <w:del w:id="4259" w:author="GoldenCorpusHarness" w:date="2026-03-28T21:57:55Z">
        <w:r>
          <w:delText>yload, attac</w:delText>
        </w:r>
      </w:del>
      <w:ins w:id="4260" w:author="GoldenCorpusHarness" w:date="2026-03-28T21:57:55Z">
        <w:r>
          <w:t>nts wit</w:t>
        </w:r>
      </w:ins>
      <w:r>
        <w:t>h</w:t>
      </w:r>
      <w:del w:id="4261" w:author="GoldenCorpusHarness" w:date="2026-03-28T21:57:55Z">
        <w:r>
          <w:delText>ed to a mAb via a chemical linker. ADCs yield increased efficacy of chemotherapy through a delivery system with high selectivity, resulting in decreased systemic toxicity. Several ADCs have been approved for various indications, including lymphoma, leukemia, breast cancer, NSC</w:delText>
        </w:r>
      </w:del>
      <w:ins w:id="4262" w:author="GoldenCorpusHarness" w:date="2026-03-28T21:57:55Z">
        <w:r>
          <w:t xml:space="preserve"> at </w:t>
        </w:r>
      </w:ins>
      <w:r>
        <w:t>L</w:t>
      </w:r>
      <w:del w:id="4263" w:author="GoldenCorpusHarness" w:date="2026-03-28T21:57:55Z">
        <w:r>
          <w:delText>C, gastric cancer, urothelial cancer, cervical cancer, and ovarian cancer. ADCs with different targets and payloads are currently being evaluated in a wide variety of cancer indications [</w:delText>
        </w:r>
      </w:del>
      <w:ins w:id="4264" w:author="GoldenCorpusHarness" w:date="2026-03-28T21:57:55Z">
        <w:r>
          <w:t>east One Post-Baseline Target Lesion)13</w:t>
        </w:r>
      </w:ins>
      <w:r>
        <w:t>4</w:t>
      </w:r>
      <w:del w:id="4265" w:author="GoldenCorpusHarness" w:date="2026-03-28T21:57:55Z">
        <w:r>
          <w:delText>].</w:delText>
        </w:r>
      </w:del>
    </w:p>
    <w:p ns2:paraId="639F15E3" ns2:textId="3124AEBE" w:rsidR="00CD7C66" w:rsidRPr="00AA7453" w:rsidRDefault="00CD7C66" w:rsidP="00CD7C66">
      <w:pPr>
        <w:pStyle w:val="Paragraph"/>
      </w:pPr>
      <w:del w:id="4266" w:author="GoldenCorpusHarness" w:date="2026-03-28T21:57:55Z">
        <w:r>
          <w:delText xml:space="preserve">TROP2 </w:delText>
        </w:r>
      </w:del>
      <w:ins w:id="4267" w:author="GoldenCorpusHarness" w:date="2026-03-28T21:57:55Z">
        <w:r>
          <w:t>F</w:t>
        </w:r>
      </w:ins>
      <w:r>
        <w:t>i</w:t>
      </w:r>
      <w:del w:id="4268" w:author="GoldenCorpusHarness" w:date="2026-03-28T21:57:55Z">
        <w:r>
          <w:delText>s a cell s</w:delText>
        </w:r>
      </w:del>
      <w:ins w:id="4269" w:author="GoldenCorpusHarness" w:date="2026-03-28T21:57:55Z">
        <w:r>
          <w:t>g</w:t>
        </w:r>
      </w:ins>
      <w:r>
        <w:t>ur</w:t>
      </w:r>
      <w:del w:id="4270" w:author="GoldenCorpusHarness" w:date="2026-03-28T21:57:55Z">
        <w:r>
          <w:delText>fac</w:delText>
        </w:r>
      </w:del>
      <w:r>
        <w:t xml:space="preserve">e </w:t>
      </w:r>
      <w:del w:id="4271" w:author="GoldenCorpusHarness" w:date="2026-03-28T21:57:55Z">
        <w:r>
          <w:delText>glycoprote</w:delText>
        </w:r>
      </w:del>
      <w:ins w:id="4272" w:author="GoldenCorpusHarness" w:date="2026-03-28T21:57:55Z">
        <w:r>
          <w:t>15MK-2870-016 (SKB264-II-07-TNBC): Sw</w:t>
        </w:r>
      </w:ins>
      <w:r>
        <w:t>i</w:t>
      </w:r>
      <w:del w:id="4273" w:author="GoldenCorpusHarness" w:date="2026-03-28T21:57:55Z">
        <w:r>
          <w:delText>n involved in the regulation of canc</w:delText>
        </w:r>
      </w:del>
      <w:ins w:id="4274" w:author="GoldenCorpusHarness" w:date="2026-03-28T21:57:55Z">
        <w:r>
          <w:t>mm</w:t>
        </w:r>
      </w:ins>
      <w:r>
        <w:t xml:space="preserve">er </w:t>
      </w:r>
      <w:del w:id="4275" w:author="GoldenCorpusHarness" w:date="2026-03-28T21:57:55Z">
        <w:r>
          <w:delText>g</w:delText>
        </w:r>
      </w:del>
      <w:ins w:id="4276" w:author="GoldenCorpusHarness" w:date="2026-03-28T21:57:55Z">
        <w:r>
          <w:t>Plot fo</w:t>
        </w:r>
      </w:ins>
      <w:r>
        <w:t>r</w:t>
      </w:r>
      <w:del w:id="4277" w:author="GoldenCorpusHarness" w:date="2026-03-28T21:57:55Z">
        <w:r>
          <w:delText>o</w:delText>
        </w:r>
      </w:del>
      <w:ins w:id="4278" w:author="GoldenCorpusHarness" w:date="2026-03-28T21:57:55Z">
        <w:r>
          <w:t xml:space="preserve"> Subjects </w:t>
        </w:r>
      </w:ins>
      <w:r>
        <w:t>w</w:t>
      </w:r>
      <w:ins w:id="4279" w:author="GoldenCorpusHarness" w:date="2026-03-28T21:57:55Z">
        <w:r>
          <w:t>i</w:t>
        </w:r>
      </w:ins>
      <w:r>
        <w:t xml:space="preserve">th </w:t>
      </w:r>
      <w:del w:id="4280" w:author="GoldenCorpusHarness" w:date="2026-03-28T21:57:55Z">
        <w:r>
          <w:delText>and inva</w:delText>
        </w:r>
      </w:del>
      <w:ins w:id="4281" w:author="GoldenCorpusHarness" w:date="2026-03-28T21:57:55Z">
        <w:r>
          <w:t>Re</w:t>
        </w:r>
      </w:ins>
      <w:r>
        <w:t>s</w:t>
      </w:r>
      <w:del w:id="4282" w:author="GoldenCorpusHarness" w:date="2026-03-28T21:57:55Z">
        <w:r>
          <w:delText>i</w:delText>
        </w:r>
      </w:del>
      <w:ins w:id="4283" w:author="GoldenCorpusHarness" w:date="2026-03-28T21:57:55Z">
        <w:r>
          <w:t>p</w:t>
        </w:r>
      </w:ins>
      <w:r>
        <w:t>on</w:t>
      </w:r>
      <w:del w:id="4284" w:author="GoldenCorpusHarness" w:date="2026-03-28T21:57:55Z">
        <w:r>
          <w:delText>. Whil</w:delText>
        </w:r>
      </w:del>
      <w:ins w:id="4285" w:author="GoldenCorpusHarness" w:date="2026-03-28T21:57:55Z">
        <w:r>
          <w:t>s</w:t>
        </w:r>
      </w:ins>
      <w:r>
        <w:t xml:space="preserve">e </w:t>
      </w:r>
      <w:del w:id="4286" w:author="GoldenCorpusHarness" w:date="2026-03-28T21:57:55Z">
        <w:r>
          <w:delText>expression is comp</w:delText>
        </w:r>
      </w:del>
      <w:ins w:id="4287" w:author="GoldenCorpusHarness" w:date="2026-03-28T21:57:55Z">
        <w:r>
          <w:t>B</w:t>
        </w:r>
      </w:ins>
      <w:r>
        <w:t>a</w:t>
      </w:r>
      <w:del w:id="4288" w:author="GoldenCorpusHarness" w:date="2026-03-28T21:57:55Z">
        <w:r>
          <w:delText>ratively low in normal tissue, TROP2 is broadly expres</w:delText>
        </w:r>
      </w:del>
      <w:r>
        <w:t xml:space="preserve">sed </w:t>
      </w:r>
      <w:del w:id="4289" w:author="GoldenCorpusHarness" w:date="2026-03-28T21:57:55Z">
        <w:r>
          <w:delText>a</w:delText>
        </w:r>
      </w:del>
      <w:ins w:id="4290" w:author="GoldenCorpusHarness" w:date="2026-03-28T21:57:55Z">
        <w:r>
          <w:t>o</w:t>
        </w:r>
      </w:ins>
      <w:r>
        <w:t>n</w:t>
      </w:r>
      <w:del w:id="4291" w:author="GoldenCorpusHarness" w:date="2026-03-28T21:57:55Z">
        <w:r>
          <w:delText>d</w:delText>
        </w:r>
      </w:del>
      <w:r>
        <w:t xml:space="preserve"> </w:t>
      </w:r>
      <w:del w:id="4292" w:author="GoldenCorpusHarness" w:date="2026-03-28T21:57:55Z">
        <w:r>
          <w:delText>upr</w:delText>
        </w:r>
      </w:del>
      <w:ins w:id="4293" w:author="GoldenCorpusHarness" w:date="2026-03-28T21:57:55Z">
        <w:r>
          <w:t>Inv</w:t>
        </w:r>
      </w:ins>
      <w:r>
        <w:t>e</w:t>
      </w:r>
      <w:ins w:id="4294" w:author="GoldenCorpusHarness" w:date="2026-03-28T21:57:55Z">
        <w:r>
          <w:t>sti</w:t>
        </w:r>
      </w:ins>
      <w:r>
        <w:t>g</w:t>
      </w:r>
      <w:del w:id="4295" w:author="GoldenCorpusHarness" w:date="2026-03-28T21:57:55Z">
        <w:r>
          <w:delText>ul</w:delText>
        </w:r>
      </w:del>
      <w:r>
        <w:t>at</w:t>
      </w:r>
      <w:ins w:id="4296" w:author="GoldenCorpusHarness" w:date="2026-03-28T21:57:55Z">
        <w:r>
          <w:t>or Ass</w:t>
        </w:r>
      </w:ins>
      <w:r>
        <w:t>e</w:t>
      </w:r>
      <w:del w:id="4297" w:author="GoldenCorpusHarness" w:date="2026-03-28T21:57:55Z">
        <w:r>
          <w:delText>d</w:delText>
        </w:r>
      </w:del>
      <w:ins w:id="4298" w:author="GoldenCorpusHarness" w:date="2026-03-28T21:57:55Z">
        <w:r>
          <w:t>ssment</w:t>
        </w:r>
      </w:ins>
      <w:r>
        <w:t xml:space="preserve"> </w:t>
      </w:r>
      <w:del w:id="4299" w:author="GoldenCorpusHarness" w:date="2026-03-28T21:57:55Z">
        <w:r>
          <w:delText>in multi</w:delText>
        </w:r>
      </w:del>
      <w:r>
        <w:t>p</w:t>
      </w:r>
      <w:del w:id="4300" w:author="GoldenCorpusHarness" w:date="2026-03-28T21:57:55Z">
        <w:r>
          <w:delText>le canc</w:delText>
        </w:r>
      </w:del>
      <w:r>
        <w:t>er</w:t>
      </w:r>
      <w:del w:id="4301" w:author="GoldenCorpusHarness" w:date="2026-03-28T21:57:55Z">
        <w:r>
          <w:delText>s,</w:delText>
        </w:r>
      </w:del>
      <w:r>
        <w:t xml:space="preserve"> </w:t>
      </w:r>
      <w:del w:id="4302" w:author="GoldenCorpusHarness" w:date="2026-03-28T21:57:55Z">
        <w:r>
          <w:delText>such</w:delText>
        </w:r>
      </w:del>
      <w:ins w:id="4303" w:author="GoldenCorpusHarness" w:date="2026-03-28T21:57:55Z">
        <w:r>
          <w:t>RECIST</w:t>
        </w:r>
      </w:ins>
      <w:r>
        <w:t xml:space="preserve"> </w:t>
      </w:r>
      <w:del w:id="4304" w:author="GoldenCorpusHarness" w:date="2026-03-28T21:57:55Z">
        <w:r>
          <w:delText>as bladder, breast, gastric, lung, ovarian, endometrial, and cervical cancers [</w:delText>
        </w:r>
      </w:del>
      <w:r>
        <w:t>1</w:t>
      </w:r>
      <w:del w:id="4305" w:author="GoldenCorpusHarness" w:date="2026-03-28T21:57:55Z">
        <w:r>
          <w:delText>] [2] [</w:delText>
        </w:r>
      </w:del>
      <w:ins w:id="4306" w:author="GoldenCorpusHarness" w:date="2026-03-28T21:57:55Z">
        <w:r>
          <w:t>.11</w:t>
        </w:r>
      </w:ins>
      <w:r>
        <w:t>3</w:t>
      </w:r>
      <w:del w:id="4307" w:author="GoldenCorpusHarness" w:date="2026-03-28T21:57:55Z">
        <w:r>
          <w:delText>].</w:delText>
        </w:r>
      </w:del>
      <w:ins w:id="4308" w:author="GoldenCorpusHarness" w:date="2026-03-28T21:57:55Z">
        <w:r>
          <w:t>5</w:t>
        </w:r>
      </w:ins>
    </w:p>
    <w:p ns2:paraId="3AF67E19" ns2:textId="407A6159" w:rsidR="00CD7C66" w:rsidRPr="00CD7C66" w:rsidRDefault="00CD7C66" w:rsidP="00CD7C66">
      <w:pPr>
        <w:pStyle w:val="Paragraph"/>
      </w:pPr>
      <w:del w:id="4309" w:author="GoldenCorpusHarness" w:date="2026-03-28T21:57:55Z">
        <w:r>
          <w:delText>In som</w:delText>
        </w:r>
      </w:del>
      <w:ins w:id="4310" w:author="GoldenCorpusHarness" w:date="2026-03-28T21:57:55Z">
        <w:r>
          <w:t>Figur</w:t>
        </w:r>
      </w:ins>
      <w:r>
        <w:t xml:space="preserve">e </w:t>
      </w:r>
      <w:del w:id="4311" w:author="GoldenCorpusHarness" w:date="2026-03-28T21:57:55Z">
        <w:r>
          <w:delText>cancers,</w:delText>
        </w:r>
      </w:del>
      <w:ins w:id="4312" w:author="GoldenCorpusHarness" w:date="2026-03-28T21:57:55Z">
        <w:r>
          <w:t>16MK-2870-017</w:t>
        </w:r>
      </w:ins>
      <w:r>
        <w:t xml:space="preserve"> </w:t>
      </w:r>
      <w:del w:id="4313" w:author="GoldenCorpusHarness" w:date="2026-03-28T21:57:55Z">
        <w:r>
          <w:delText>TROP</w:delText>
        </w:r>
      </w:del>
      <w:ins w:id="4314" w:author="GoldenCorpusHarness" w:date="2026-03-28T21:57:55Z">
        <w:r>
          <w:t>(SKB</w:t>
        </w:r>
      </w:ins>
      <w:r>
        <w:t>2</w:t>
      </w:r>
      <w:ins w:id="4315" w:author="GoldenCorpusHarness" w:date="2026-03-28T21:57:55Z">
        <w:r>
          <w:t>64-II-08)</w:t>
        </w:r>
      </w:ins>
      <w:r>
        <w:t xml:space="preserve"> </w:t>
      </w:r>
      <w:del w:id="4316" w:author="GoldenCorpusHarness" w:date="2026-03-28T21:57:55Z">
        <w:r>
          <w:delText>expressi</w:delText>
        </w:r>
      </w:del>
      <w:ins w:id="4317" w:author="GoldenCorpusHarness" w:date="2026-03-28T21:57:55Z">
        <w:r>
          <w:t>C</w:t>
        </w:r>
      </w:ins>
      <w:r>
        <w:t>o</w:t>
      </w:r>
      <w:del w:id="4318" w:author="GoldenCorpusHarness" w:date="2026-03-28T21:57:55Z">
        <w:r>
          <w:delText>n appears to be c</w:delText>
        </w:r>
      </w:del>
      <w:ins w:id="4319" w:author="GoldenCorpusHarness" w:date="2026-03-28T21:57:55Z">
        <w:r>
          <w:t>h</w:t>
        </w:r>
      </w:ins>
      <w:r>
        <w:t>or</w:t>
      </w:r>
      <w:del w:id="4320" w:author="GoldenCorpusHarness" w:date="2026-03-28T21:57:55Z">
        <w:r>
          <w:delText>rela</w:delText>
        </w:r>
      </w:del>
      <w:r>
        <w:t>t</w:t>
      </w:r>
      <w:del w:id="4321" w:author="GoldenCorpusHarness" w:date="2026-03-28T21:57:55Z">
        <w:r>
          <w:delText>ed</w:delText>
        </w:r>
      </w:del>
      <w:r>
        <w:t xml:space="preserve"> </w:t>
      </w:r>
      <w:del w:id="4322" w:author="GoldenCorpusHarness" w:date="2026-03-28T21:57:55Z">
        <w:r>
          <w:delText>with resistance to available treatments</w:delText>
        </w:r>
      </w:del>
      <w:ins w:id="4323" w:author="GoldenCorpusHarness" w:date="2026-03-28T21:57:55Z">
        <w:r>
          <w:t>1</w:t>
        </w:r>
      </w:ins>
      <w:r>
        <w:t xml:space="preserve"> and </w:t>
      </w:r>
      <w:del w:id="4324" w:author="GoldenCorpusHarness" w:date="2026-03-28T21:57:55Z">
        <w:r>
          <w:delText>me</w:delText>
        </w:r>
      </w:del>
      <w:ins w:id="4325" w:author="GoldenCorpusHarness" w:date="2026-03-28T21:57:55Z">
        <w:r>
          <w:t>Cohor</w:t>
        </w:r>
      </w:ins>
      <w:r>
        <w:t>t</w:t>
      </w:r>
      <w:del w:id="4326" w:author="GoldenCorpusHarness" w:date="2026-03-28T21:57:55Z">
        <w:r>
          <w:delText>astat</w:delText>
        </w:r>
      </w:del>
      <w:ins w:id="4327" w:author="GoldenCorpusHarness" w:date="2026-03-28T21:57:55Z">
        <w:r>
          <w:t xml:space="preserve"> 2: Eff</w:t>
        </w:r>
      </w:ins>
      <w:r>
        <w:t>ic</w:t>
      </w:r>
      <w:ins w:id="4328" w:author="GoldenCorpusHarness" w:date="2026-03-28T21:57:55Z">
        <w:r>
          <w:t>acy</w:t>
        </w:r>
      </w:ins>
      <w:r>
        <w:t xml:space="preserve"> </w:t>
      </w:r>
      <w:del w:id="4329" w:author="GoldenCorpusHarness" w:date="2026-03-28T21:57:55Z">
        <w:r>
          <w:delText>potential [1]. Therefore, T</w:delText>
        </w:r>
      </w:del>
      <w:r>
        <w:t>R</w:t>
      </w:r>
      <w:del w:id="4330" w:author="GoldenCorpusHarness" w:date="2026-03-28T21:57:55Z">
        <w:r>
          <w:delText>OP2 pr</w:delText>
        </w:r>
      </w:del>
      <w:r>
        <w:t>es</w:t>
      </w:r>
      <w:del w:id="4331" w:author="GoldenCorpusHarness" w:date="2026-03-28T21:57:55Z">
        <w:r>
          <w:delText>en</w:delText>
        </w:r>
      </w:del>
      <w:ins w:id="4332" w:author="GoldenCorpusHarness" w:date="2026-03-28T21:57:55Z">
        <w:r>
          <w:t>ul</w:t>
        </w:r>
      </w:ins>
      <w:r>
        <w:t>ts</w:t>
      </w:r>
      <w:del w:id="4333" w:author="GoldenCorpusHarness" w:date="2026-03-28T21:57:55Z">
        <w:r>
          <w:delText xml:space="preserve"> an attractive target for development</w:delText>
        </w:r>
      </w:del>
      <w:r>
        <w:t xml:space="preserve"> of </w:t>
      </w:r>
      <w:ins w:id="4334" w:author="GoldenCorpusHarness" w:date="2026-03-28T21:57:55Z">
        <w:r>
          <w:t>sac-TMT i</w:t>
        </w:r>
      </w:ins>
      <w:r>
        <w:t>n</w:t>
      </w:r>
      <w:del w:id="4335" w:author="GoldenCorpusHarness" w:date="2026-03-28T21:57:55Z">
        <w:r>
          <w:delText>ew</w:delText>
        </w:r>
      </w:del>
      <w:r>
        <w:t xml:space="preserve"> </w:t>
      </w:r>
      <w:ins w:id="4336" w:author="GoldenCorpusHarness" w:date="2026-03-28T21:57:55Z">
        <w:r>
          <w:t>EGFR-Mu</w:t>
        </w:r>
      </w:ins>
      <w:r>
        <w:t>t</w:t>
      </w:r>
      <w:del w:id="4337" w:author="GoldenCorpusHarness" w:date="2026-03-28T21:57:55Z">
        <w:r>
          <w:delText>her</w:delText>
        </w:r>
      </w:del>
      <w:r>
        <w:t>a</w:t>
      </w:r>
      <w:del w:id="4338" w:author="GoldenCorpusHarness" w:date="2026-03-28T21:57:55Z">
        <w:r>
          <w:delText>pies.</w:delText>
        </w:r>
      </w:del>
      <w:ins w:id="4339" w:author="GoldenCorpusHarness" w:date="2026-03-28T21:57:55Z">
        <w:r>
          <w:t>nt NSCLC137</w:t>
        </w:r>
      </w:ins>
    </w:p>
    <w:p ns2:paraId="12DB5F24" ns2:textId="77777777" w:rsidR="0050616A" w:rsidRPr="00680FAC" w:rsidRDefault="0050616A" w:rsidP="00680FAC">
      <w:ins w:id="4340" w:author="GoldenCorpusHarness" w:date="2026-03-28T21:57:55Z">
        <w:r>
          <w:t>Figure 17MK-2870-017 (SKB264-II-08) Cohort 5a/5b: Waterfall Plot for Best Target Lesion Change From Baseline Based on Investigator Assessment139</w:t>
        </w:r>
      </w:ins>
    </w:p>
    <w:p ns2:paraId="04DD9EEE" ns2:textId="77777777" w:rsidR="00255A25" w:rsidRPr="00255A25" w:rsidRDefault="00196EBB" w:rsidP="001502AD">
      <w:pPr>
        <w:pStyle w:val="Heading1"/>
        <w:rPr>
          <w:u w:val="single"/>
        </w:rPr>
      </w:pPr>
      <w:del w:id="4341" w:author="GoldenCorpusHarness" w:date="2026-03-28T21:57:55Z">
        <w:r>
          <w:delText>PHY</w:delText>
        </w:r>
      </w:del>
      <w:ins w:id="4342" w:author="GoldenCorpusHarness" w:date="2026-03-28T21:57:55Z">
        <w:r>
          <w:t>Figure 18MK-2870-017 (</w:t>
        </w:r>
      </w:ins>
      <w:r>
        <w:t>S</w:t>
      </w:r>
      <w:ins w:id="4343" w:author="GoldenCorpusHarness" w:date="2026-03-28T21:57:55Z">
        <w:r>
          <w:t>KB264-</w:t>
        </w:r>
      </w:ins>
      <w:r>
        <w:t>I</w:t>
      </w:r>
      <w:del w:id="4344" w:author="GoldenCorpusHarness" w:date="2026-03-28T21:57:55Z">
        <w:r>
          <w:delText>CAL,</w:delText>
        </w:r>
      </w:del>
      <w:ins w:id="4345" w:author="GoldenCorpusHarness" w:date="2026-03-28T21:57:55Z">
        <w:r>
          <w:t>I-08)</w:t>
        </w:r>
      </w:ins>
      <w:r>
        <w:t xml:space="preserve"> C</w:t>
      </w:r>
      <w:del w:id="4346" w:author="GoldenCorpusHarness" w:date="2026-03-28T21:57:55Z">
        <w:r>
          <w:delText>HEMICAL,</w:delText>
        </w:r>
      </w:del>
      <w:ins w:id="4347" w:author="GoldenCorpusHarness" w:date="2026-03-28T21:57:55Z">
        <w:r>
          <w:t>ohort</w:t>
        </w:r>
      </w:ins>
      <w:r>
        <w:t xml:space="preserve"> </w:t>
      </w:r>
      <w:del w:id="4348" w:author="GoldenCorpusHarness" w:date="2026-03-28T21:57:55Z">
        <w:r>
          <w:delText>AND</w:delText>
        </w:r>
      </w:del>
      <w:ins w:id="4349" w:author="GoldenCorpusHarness" w:date="2026-03-28T21:57:55Z">
        <w:r>
          <w:t>5a/5b: Swimmer</w:t>
        </w:r>
      </w:ins>
      <w:r>
        <w:t xml:space="preserve"> P</w:t>
      </w:r>
      <w:del w:id="4350" w:author="GoldenCorpusHarness" w:date="2026-03-28T21:57:55Z">
        <w:r>
          <w:delText>HA</w:delText>
        </w:r>
      </w:del>
      <w:ins w:id="4351" w:author="GoldenCorpusHarness" w:date="2026-03-28T21:57:55Z">
        <w:r>
          <w:t xml:space="preserve">lot for Time To </w:t>
        </w:r>
      </w:ins>
      <w:r>
        <w:t>R</w:t>
      </w:r>
      <w:del w:id="4352" w:author="GoldenCorpusHarness" w:date="2026-03-28T21:57:55Z">
        <w:r>
          <w:delText>MACEUTICAL</w:delText>
        </w:r>
      </w:del>
      <w:ins w:id="4353" w:author="GoldenCorpusHarness" w:date="2026-03-28T21:57:55Z">
        <w:r>
          <w:t>esponse</w:t>
        </w:r>
      </w:ins>
      <w:r>
        <w:t xml:space="preserve"> </w:t>
      </w:r>
      <w:del w:id="4354" w:author="GoldenCorpusHarness" w:date="2026-03-28T21:57:55Z">
        <w:r>
          <w:delText>P</w:delText>
        </w:r>
      </w:del>
      <w:ins w:id="4355" w:author="GoldenCorpusHarness" w:date="2026-03-28T21:57:55Z">
        <w:r>
          <w:t xml:space="preserve">and Duration of </w:t>
        </w:r>
      </w:ins>
      <w:r>
        <w:t>R</w:t>
      </w:r>
      <w:del w:id="4356" w:author="GoldenCorpusHarness" w:date="2026-03-28T21:57:55Z">
        <w:r>
          <w:delText>OPERTIES AND FORMULATION</w:delText>
        </w:r>
      </w:del>
      <w:ins w:id="4357" w:author="GoldenCorpusHarness" w:date="2026-03-28T21:57:55Z">
        <w:r>
          <w:t>esponse139</w:t>
        </w:r>
      </w:ins>
    </w:p>
    <w:p ns2:paraId="1F41E221" ns2:textId="77777777" w:rsidR="00255A25" w:rsidRPr="00255A25" w:rsidRDefault="00255A25" w:rsidP="00C17D7A">
      <w:pPr>
        <w:pStyle w:val="Paragraph"/>
      </w:pPr>
      <w:r>
        <w:t>F</w:t>
      </w:r>
      <w:ins w:id="4358" w:author="GoldenCorpusHarness" w:date="2026-03-28T21:57:55Z">
        <w:r>
          <w:t>igure 19MK-2870-017 (SKB264-II-08) part 2: Waterfall Plot f</w:t>
        </w:r>
      </w:ins>
      <w:r>
        <w:t xml:space="preserve">or </w:t>
      </w:r>
      <w:ins w:id="4359" w:author="GoldenCorpusHarness" w:date="2026-03-28T21:57:55Z">
        <w:r>
          <w:t>B</w:t>
        </w:r>
      </w:ins>
      <w:r>
        <w:t>e</w:t>
      </w:r>
      <w:del w:id="4360" w:author="GoldenCorpusHarness" w:date="2026-03-28T21:57:55Z">
        <w:r>
          <w:delText xml:space="preserve">ach individual </w:delText>
        </w:r>
      </w:del>
      <w:r>
        <w:t>st</w:t>
      </w:r>
      <w:del w:id="4361" w:author="GoldenCorpusHarness" w:date="2026-03-28T21:57:55Z">
        <w:r>
          <w:delText>udy,</w:delText>
        </w:r>
      </w:del>
      <w:r>
        <w:t xml:space="preserve"> </w:t>
      </w:r>
      <w:del w:id="4362" w:author="GoldenCorpusHarness" w:date="2026-03-28T21:57:55Z">
        <w:r>
          <w:delText>c</w:delText>
        </w:r>
      </w:del>
      <w:ins w:id="4363" w:author="GoldenCorpusHarness" w:date="2026-03-28T21:57:55Z">
        <w:r>
          <w:t>Target Lesion Change From Base</w:t>
        </w:r>
      </w:ins>
      <w:r>
        <w:t>lin</w:t>
      </w:r>
      <w:del w:id="4364" w:author="GoldenCorpusHarness" w:date="2026-03-28T21:57:55Z">
        <w:r>
          <w:delText>ical supplies ar</w:delText>
        </w:r>
      </w:del>
      <w:r>
        <w:t xml:space="preserve">e </w:t>
      </w:r>
      <w:del w:id="4365" w:author="GoldenCorpusHarness" w:date="2026-03-28T21:57:55Z">
        <w:r>
          <w:delText xml:space="preserve">to be </w:delText>
        </w:r>
      </w:del>
      <w:ins w:id="4366" w:author="GoldenCorpusHarness" w:date="2026-03-28T21:57:55Z">
        <w:r>
          <w:t>Ba</w:t>
        </w:r>
      </w:ins>
      <w:r>
        <w:t>s</w:t>
      </w:r>
      <w:del w:id="4367" w:author="GoldenCorpusHarness" w:date="2026-03-28T21:57:55Z">
        <w:r>
          <w:delText>tor</w:delText>
        </w:r>
      </w:del>
      <w:r>
        <w:t>ed</w:t>
      </w:r>
      <w:del w:id="4368" w:author="GoldenCorpusHarness" w:date="2026-03-28T21:57:55Z">
        <w:r>
          <w:delText xml:space="preserve"> in accordance with specific instructions</w:delText>
        </w:r>
      </w:del>
      <w:r>
        <w:t xml:space="preserve"> on </w:t>
      </w:r>
      <w:ins w:id="4369" w:author="GoldenCorpusHarness" w:date="2026-03-28T21:57:55Z">
        <w:r>
          <w:t>BICR Assessmen</w:t>
        </w:r>
      </w:ins>
      <w:r>
        <w:t>t</w:t>
      </w:r>
      <w:del w:id="4370" w:author="GoldenCorpusHarness" w:date="2026-03-28T21:57:55Z">
        <w:r>
          <w:delText>he label.</w:delText>
        </w:r>
      </w:del>
      <w:ins w:id="4371" w:author="GoldenCorpusHarness" w:date="2026-03-28T21:57:55Z">
        <w:r>
          <w:t>142</w:t>
        </w:r>
      </w:ins>
    </w:p>
    <w:p ns2:paraId="3D8CE108" ns2:textId="77777777" w:rsidR="00255A25" w:rsidRPr="00AA4846" w:rsidRDefault="00255A25" w:rsidP="001502AD">
      <w:pPr>
        <w:pStyle w:val="Heading2"/>
      </w:pPr>
      <w:ins w:id="4372" w:author="GoldenCorpusHarness" w:date="2026-03-28T21:57:55Z">
        <w:r>
          <w:t xml:space="preserve">Figure 20MK-2870-017 (SKB264-II-08) Part 2: Kaplan-Meier </w:t>
        </w:r>
      </w:ins>
      <w:r>
        <w:t>C</w:t>
      </w:r>
      <w:del w:id="4373" w:author="GoldenCorpusHarness" w:date="2026-03-28T21:57:55Z">
        <w:r>
          <w:delText>h</w:delText>
        </w:r>
      </w:del>
      <w:ins w:id="4374" w:author="GoldenCorpusHarness" w:date="2026-03-28T21:57:55Z">
        <w:r>
          <w:t>urv</w:t>
        </w:r>
      </w:ins>
      <w:r>
        <w:t>e</w:t>
      </w:r>
      <w:del w:id="4375" w:author="GoldenCorpusHarness" w:date="2026-03-28T21:57:55Z">
        <w:r>
          <w:delText>mical</w:delText>
        </w:r>
      </w:del>
      <w:ins w:id="4376" w:author="GoldenCorpusHarness" w:date="2026-03-28T21:57:55Z">
        <w:r>
          <w:t>s for</w:t>
        </w:r>
      </w:ins>
      <w:r>
        <w:t xml:space="preserve"> Pro</w:t>
      </w:r>
      <w:del w:id="4377" w:author="GoldenCorpusHarness" w:date="2026-03-28T21:57:55Z">
        <w:r>
          <w:delText>pe</w:delText>
        </w:r>
      </w:del>
      <w:ins w:id="4378" w:author="GoldenCorpusHarness" w:date="2026-03-28T21:57:55Z">
        <w:r>
          <w:t>g</w:t>
        </w:r>
      </w:ins>
      <w:r>
        <w:t>r</w:t>
      </w:r>
      <w:del w:id="4379" w:author="GoldenCorpusHarness" w:date="2026-03-28T21:57:55Z">
        <w:r>
          <w:delText>ti</w:delText>
        </w:r>
      </w:del>
      <w:r>
        <w:t>es</w:t>
      </w:r>
      <w:ins w:id="4380" w:author="GoldenCorpusHarness" w:date="2026-03-28T21:57:55Z">
        <w:r>
          <w:t>sion-free Survival Assessed by BICR143</w:t>
        </w:r>
      </w:ins>
    </w:p>
    <w:p ns2:paraId="60A1CFF6" ns2:textId="4EA82EC3" w:rsidR="00DD6730" w:rsidRPr="00DD6730" w:rsidRDefault="00783BFF" w:rsidP="00DD6730">
      <w:pPr>
        <w:pStyle w:val="Paragraph"/>
      </w:pPr>
      <w:del w:id="4381" w:author="GoldenCorpusHarness" w:date="2026-03-28T21:57:55Z">
        <w:r>
          <w:delText>Sac-TMT DS is an ADC. It has a DAR of 7 to 8 and a molecular weight of 159.6 kDa. The final formulation of Sac-TMT DS is 10 mM histidine/histidine hydrochloride, 8% w/v sucrose, 0.02 % w/v polysorbate 20, pH 5.7 to 6.3.</w:delText>
        </w:r>
      </w:del>
    </w:p>
    <w:p ns2:paraId="3AB40B53" ns2:textId="77777777" w:rsidR="00255A25" w:rsidRPr="00AA4846" w:rsidRDefault="00255A25" w:rsidP="001502AD">
      <w:pPr>
        <w:pStyle w:val="Heading2"/>
      </w:pPr>
      <w:del w:id="4382" w:author="GoldenCorpusHarness" w:date="2026-03-28T21:57:55Z">
        <w:r>
          <w:delText>Structure</w:delText>
        </w:r>
      </w:del>
    </w:p>
    <w:p ns2:paraId="28234BC4" ns2:textId="297FC3AF" w:rsidR="00DD6730" w:rsidRPr="00DD6730" w:rsidRDefault="00AA4846" w:rsidP="00DD6730">
      <w:pPr>
        <w:pStyle w:val="Paragraph"/>
      </w:pPr>
      <w:del w:id="4383" w:author="GoldenCorpusHarness" w:date="2026-03-28T21:57:55Z">
        <w:r>
          <w:delText xml:space="preserve">The mAb portion of </w:delText>
        </w:r>
      </w:del>
      <w:ins w:id="4384" w:author="GoldenCorpusHarness" w:date="2026-03-28T21:57:55Z">
        <w:r>
          <w:t>LI</w:t>
        </w:r>
      </w:ins>
      <w:r>
        <w:t>S</w:t>
      </w:r>
      <w:del w:id="4385" w:author="GoldenCorpusHarness" w:date="2026-03-28T21:57:55Z">
        <w:r>
          <w:delText>ac-TM</w:delText>
        </w:r>
      </w:del>
      <w:r>
        <w:t xml:space="preserve">T </w:t>
      </w:r>
      <w:del w:id="4386" w:author="GoldenCorpusHarness" w:date="2026-03-28T21:57:55Z">
        <w:r>
          <w:delText>D</w:delText>
        </w:r>
      </w:del>
      <w:ins w:id="4387" w:author="GoldenCorpusHarness" w:date="2026-03-28T21:57:55Z">
        <w:r>
          <w:t>OF ABBREVIATION</w:t>
        </w:r>
      </w:ins>
      <w:r>
        <w:t>S</w:t>
      </w:r>
      <w:ins w:id="4388" w:author="GoldenCorpusHarness" w:date="2026-03-28T21:57:55Z">
        <w:r>
          <w:t>,</w:t>
        </w:r>
      </w:ins>
      <w:r>
        <w:t xml:space="preserve"> </w:t>
      </w:r>
      <w:del w:id="4389" w:author="GoldenCorpusHarness" w:date="2026-03-28T21:57:55Z">
        <w:r>
          <w:delText>is sacituzumab. Sacituzumab is a humanized anti-T</w:delText>
        </w:r>
      </w:del>
      <w:ins w:id="4390" w:author="GoldenCorpusHarness" w:date="2026-03-28T21:57:55Z">
        <w:r>
          <w:t>AC</w:t>
        </w:r>
      </w:ins>
      <w:r>
        <w:t>RO</w:t>
      </w:r>
      <w:del w:id="4391" w:author="GoldenCorpusHarness" w:date="2026-03-28T21:57:55Z">
        <w:r>
          <w:delText>P2 mAb of IgG1 class containing 2 identical heavy chain consisting of 451 amino acids each</w:delText>
        </w:r>
      </w:del>
      <w:ins w:id="4392" w:author="GoldenCorpusHarness" w:date="2026-03-28T21:57:55Z">
        <w:r>
          <w:t>NYMS</w:t>
        </w:r>
      </w:ins>
      <w:r>
        <w:t xml:space="preserve">, </w:t>
      </w:r>
      <w:del w:id="4393" w:author="GoldenCorpusHarness" w:date="2026-03-28T21:57:55Z">
        <w:r>
          <w:delText>and</w:delText>
        </w:r>
      </w:del>
      <w:ins w:id="4394" w:author="GoldenCorpusHarness" w:date="2026-03-28T21:57:55Z">
        <w:r>
          <w:t>AND</w:t>
        </w:r>
      </w:ins>
      <w:r>
        <w:t xml:space="preserve"> </w:t>
      </w:r>
      <w:del w:id="4395" w:author="GoldenCorpusHarness" w:date="2026-03-28T21:57:55Z">
        <w:r>
          <w:delText>2</w:delText>
        </w:r>
      </w:del>
      <w:ins w:id="4396" w:author="GoldenCorpusHarness" w:date="2026-03-28T21:57:55Z">
        <w:r>
          <w:t>DEFINITION</w:t>
        </w:r>
      </w:ins>
      <w:r>
        <w:t xml:space="preserve"> </w:t>
      </w:r>
      <w:del w:id="4397" w:author="GoldenCorpusHarness" w:date="2026-03-28T21:57:55Z">
        <w:r>
          <w:delText>identical κ light chains each consisting of 214 amino acids, linked together by disulfide bonds.</w:delText>
        </w:r>
      </w:del>
      <w:ins w:id="4398" w:author="GoldenCorpusHarness" w:date="2026-03-28T21:57:55Z">
        <w:r>
          <w:t>OF</w:t>
        </w:r>
      </w:ins>
      <w:r>
        <w:t xml:space="preserve"> T</w:t>
      </w:r>
      <w:del w:id="4399" w:author="GoldenCorpusHarness" w:date="2026-03-28T21:57:55Z">
        <w:r>
          <w:delText xml:space="preserve">he payload is methanesulfonyl belotecan (KL610023), a topoisomerase I inhibitor belotecan-derivative, which can arrest the cell cycle at the </w:delText>
        </w:r>
      </w:del>
      <w:ins w:id="4400" w:author="GoldenCorpusHarness" w:date="2026-03-28T21:57:55Z">
        <w:r>
          <w:t>ERM</w:t>
        </w:r>
      </w:ins>
      <w:r>
        <w:t>S</w:t>
      </w:r>
      <w:del w:id="4401" w:author="GoldenCorpusHarness" w:date="2026-03-28T21:57:55Z">
        <w:r>
          <w:delText xml:space="preserve"> stage or G2/M stage and eventually cause cell death. One molecule of sacituzumab is conjugated to 7 to 8 molecules of KL610023 via the coupling sites on the reduced inter-chain disulfide bonds.</w:delText>
        </w:r>
      </w:del>
    </w:p>
    <w:p ns2:paraId="6D1E6528" ns2:textId="38251BE3" w:rsidR="00255A25" w:rsidRPr="00B04D56" w:rsidRDefault="00255A25" w:rsidP="00DD6730">
      <w:pPr>
        <w:pStyle w:val="Heading2"/>
      </w:pPr>
      <w:del w:id="4402" w:author="GoldenCorpusHarness" w:date="2026-03-28T21:57:55Z">
        <w:r>
          <w:delText>Physic</w:delText>
        </w:r>
      </w:del>
      <w:ins w:id="4403" w:author="GoldenCorpusHarness" w:date="2026-03-28T21:57:55Z">
        <w:r>
          <w:t>N</w:t>
        </w:r>
      </w:ins>
      <w:r>
        <w:t>o</w:t>
      </w:r>
      <w:del w:id="4404" w:author="GoldenCorpusHarness" w:date="2026-03-28T21:57:55Z">
        <w:r>
          <w:delText>-c</w:delText>
        </w:r>
      </w:del>
      <w:ins w:id="4405" w:author="GoldenCorpusHarness" w:date="2026-03-28T21:57:55Z">
        <w:r>
          <w:t>te: T</w:t>
        </w:r>
      </w:ins>
      <w:r>
        <w:t>he</w:t>
      </w:r>
      <w:ins w:id="4406" w:author="GoldenCorpusHarness" w:date="2026-03-28T21:57:55Z">
        <w:r>
          <w:t xml:space="preserve"> ter</w:t>
        </w:r>
      </w:ins>
      <w:r>
        <w:t>m</w:t>
      </w:r>
      <w:del w:id="4407" w:author="GoldenCorpusHarness" w:date="2026-03-28T21:57:55Z">
        <w:r>
          <w:delText>i</w:delText>
        </w:r>
      </w:del>
      <w:ins w:id="4408" w:author="GoldenCorpusHarness" w:date="2026-03-28T21:57:55Z">
        <w:r>
          <w:t>s ‘subje</w:t>
        </w:r>
      </w:ins>
      <w:r>
        <w:t>c</w:t>
      </w:r>
      <w:ins w:id="4409" w:author="GoldenCorpusHarness" w:date="2026-03-28T21:57:55Z">
        <w:r>
          <w:t xml:space="preserve">t’ </w:t>
        </w:r>
      </w:ins>
      <w:r>
        <w:t>a</w:t>
      </w:r>
      <w:del w:id="4410" w:author="GoldenCorpusHarness" w:date="2026-03-28T21:57:55Z">
        <w:r>
          <w:delText>l</w:delText>
        </w:r>
      </w:del>
      <w:ins w:id="4411" w:author="GoldenCorpusHarness" w:date="2026-03-28T21:57:55Z">
        <w:r>
          <w:t>nd</w:t>
        </w:r>
      </w:ins>
      <w:r>
        <w:t xml:space="preserve"> </w:t>
      </w:r>
      <w:del w:id="4412" w:author="GoldenCorpusHarness" w:date="2026-03-28T21:57:55Z">
        <w:r>
          <w:delText>Pro</w:delText>
        </w:r>
      </w:del>
      <w:ins w:id="4413" w:author="GoldenCorpusHarness" w:date="2026-03-28T21:57:55Z">
        <w:r>
          <w:t>‘</w:t>
        </w:r>
      </w:ins>
      <w:r>
        <w:t>p</w:t>
      </w:r>
      <w:del w:id="4414" w:author="GoldenCorpusHarness" w:date="2026-03-28T21:57:55Z">
        <w:r>
          <w:delText>e</w:delText>
        </w:r>
      </w:del>
      <w:ins w:id="4415" w:author="GoldenCorpusHarness" w:date="2026-03-28T21:57:55Z">
        <w:r>
          <w:t>a</w:t>
        </w:r>
      </w:ins>
      <w:r>
        <w:t>rti</w:t>
      </w:r>
      <w:ins w:id="4416" w:author="GoldenCorpusHarness" w:date="2026-03-28T21:57:55Z">
        <w:r>
          <w:t>cipant’, “MK-2870” and “sac-TMT”, and “Phas</w:t>
        </w:r>
      </w:ins>
      <w:r>
        <w:t>e</w:t>
      </w:r>
      <w:ins w:id="4417" w:author="GoldenCorpusHarness" w:date="2026-03-28T21:57:55Z">
        <w:r>
          <w:t xml:space="preserve"> I/Pha</w:t>
        </w:r>
      </w:ins>
      <w:r>
        <w:t>s</w:t>
      </w:r>
      <w:ins w:id="4418" w:author="GoldenCorpusHarness" w:date="2026-03-28T21:57:55Z">
        <w:r>
          <w:t>e 1” and “Phase II/Phase 2” may be used interchangeably.</w:t>
        </w:r>
      </w:ins>
    </w:p>
    <w:p ns2:paraId="71CB16F9" ns2:textId="52197C70" w:rsidR="005E3128" w:rsidRDefault="005E3128" w:rsidP="005E3128">
      <w:pPr>
        <w:pStyle w:val="Paragraph"/>
      </w:pPr>
      <w:r>
        <w:t xml:space="preserve">Sac-TMT drug product is a white or off-white lyophilized powder. </w:t>
      </w:r>
      <w:r w:rsidR="00F2102A">
        <w:t xml:space="preserve">Upon reconstitution with sterile WFI, the </w:t>
      </w:r>
      <w:r>
        <w:t>drug product contains 20 mg</w:t>
      </w:r>
      <w:r w:rsidR="00F2102A">
        <w:t>/mL</w:t>
      </w:r>
      <w:r>
        <w:t xml:space="preserve"> </w:t>
      </w:r>
      <w:r w:rsidR="009B58BF">
        <w:t>Sac-TMT</w:t>
      </w:r>
      <w:r>
        <w:t xml:space="preserve"> DS, </w:t>
      </w:r>
      <w:r w:rsidR="00F2102A">
        <w:t>0.73</w:t>
      </w:r>
      <w:r>
        <w:t xml:space="preserve"> mg</w:t>
      </w:r>
      <w:r w:rsidR="00F2102A">
        <w:t>/mL</w:t>
      </w:r>
      <w:r>
        <w:t xml:space="preserve"> histidine, 1</w:t>
      </w:r>
      <w:r w:rsidR="00F2102A">
        <w:t>.</w:t>
      </w:r>
      <w:r>
        <w:t>11</w:t>
      </w:r>
      <w:r w:rsidDel="00EC370A">
        <w:t xml:space="preserve"> </w:t>
      </w:r>
      <w:r>
        <w:t>mg</w:t>
      </w:r>
      <w:r w:rsidR="00F2102A">
        <w:t>/mL</w:t>
      </w:r>
      <w:r>
        <w:t xml:space="preserve"> histidine hydrochloride monohydrate, 80 mg</w:t>
      </w:r>
      <w:r w:rsidR="00F2102A">
        <w:t>/mL</w:t>
      </w:r>
      <w:r>
        <w:t xml:space="preserve"> sucrose, </w:t>
      </w:r>
      <w:r w:rsidR="00F2102A">
        <w:t>0.</w:t>
      </w:r>
      <w:r>
        <w:t>2 mg</w:t>
      </w:r>
      <w:r w:rsidR="00F2102A">
        <w:t>/mL</w:t>
      </w:r>
      <w:r>
        <w:t xml:space="preserve"> polysorbate 20, </w:t>
      </w:r>
      <w:r w:rsidR="00F2102A">
        <w:t>pH 6.0</w:t>
      </w:r>
      <w:r>
        <w:t xml:space="preserve">. The reconstituted drug product </w:t>
      </w:r>
      <w:r w:rsidR="00265201">
        <w:t xml:space="preserve">may </w:t>
      </w:r>
      <w:r>
        <w:t>be further diluted using 0.9%</w:t>
      </w:r>
      <w:r w:rsidDel="00EC370A">
        <w:t xml:space="preserve"> </w:t>
      </w:r>
      <w:r w:rsidDel="00834FC3">
        <w:t>sodium chloride</w:t>
      </w:r>
      <w:r>
        <w:t xml:space="preserve"> or 5%</w:t>
      </w:r>
      <w:r w:rsidDel="00834FC3">
        <w:t xml:space="preserve"> </w:t>
      </w:r>
      <w:r>
        <w:t xml:space="preserve">dextrose for </w:t>
      </w:r>
      <w:r w:rsidR="00265201">
        <w:t>administration</w:t>
      </w:r>
      <w:r>
        <w:t xml:space="preserve">. Both WFI and 0.9% </w:t>
      </w:r>
      <w:r w:rsidDel="00834FC3">
        <w:t>sodium chloride</w:t>
      </w:r>
      <w:r>
        <w:t xml:space="preserve"> or 5% dextrose are to conform to local compendium requirements.</w:t>
      </w:r>
    </w:p>
    <w:p ns2:paraId="421BB042" ns2:textId="373E2134" w:rsidR="00255A25" w:rsidRPr="00DD6730" w:rsidRDefault="009B58BF" w:rsidP="005E3128">
      <w:pPr>
        <w:pStyle w:val="Paragraph"/>
      </w:pPr>
      <w:del w:id="4419" w:author="GoldenCorpusHarness" w:date="2026-03-28T21:57:55Z">
        <w:r>
          <w:delText>Sac-TMT is dispensed in a 20 mL Type I glass vial sealed with an elastomeric stopper and capped with an aluminum flip-off seal.</w:delText>
        </w:r>
      </w:del>
    </w:p>
    <w:p ns2:paraId="3B45B037" ns2:textId="77777777" w:rsidR="00255A25" w:rsidRPr="0078169F" w:rsidRDefault="00255A25" w:rsidP="001502AD">
      <w:pPr>
        <w:pStyle w:val="Heading2"/>
      </w:pPr>
      <w:del w:id="4420" w:author="GoldenCorpusHarness" w:date="2026-03-28T21:57:55Z">
        <w:r>
          <w:delText>Pharmaceutical Formulation</w:delText>
        </w:r>
      </w:del>
    </w:p>
    <w:p ns2:paraId="5EC20821" ns2:textId="2670B7DA" w:rsidR="00AC733C" w:rsidRDefault="00516286" w:rsidP="00DD6730">
      <w:pPr>
        <w:pStyle w:val="Paragraph"/>
      </w:pPr>
      <w:ins w:id="4421" w:author="GoldenCorpusHarness" w:date="2026-03-28T21:57:55Z">
        <w:r>
          <w:t>TABLE OF REVI</w:t>
        </w:r>
      </w:ins>
      <w:r>
        <w:t>S</w:t>
      </w:r>
      <w:del w:id="4422" w:author="GoldenCorpusHarness" w:date="2026-03-28T21:57:55Z">
        <w:r>
          <w:delText xml:space="preserve">ac-TMT is stored at 2 to 8ºC and protected from light. Before administration to patients, </w:delText>
        </w:r>
      </w:del>
      <w:ins w:id="4423" w:author="GoldenCorpusHarness" w:date="2026-03-28T21:57:55Z">
        <w:r>
          <w:t>ION</w:t>
        </w:r>
      </w:ins>
      <w:r>
        <w:t>S</w:t>
      </w:r>
      <w:del w:id="4424" w:author="GoldenCorpusHarness" w:date="2026-03-28T21:57:55Z">
        <w:r>
          <w:delText xml:space="preserve">ac-TMT should be reconstituted in sterile WFI. The reconstituted drug product is recommended to be used immediately after preparation. If not used immediately, the reconstituted drug product can be stored at refrigerated conditions for up to 24 hours or ambient conditions for up to 12 hours prior to use. </w:delText>
        </w:r>
      </w:del>
    </w:p>
    <w:p ns2:paraId="7B85F875" ns2:textId="4D49FEAF" w:rsidR="00DD6730" w:rsidRDefault="00757920" w:rsidP="00DD6730">
      <w:pPr>
        <w:pStyle w:val="Paragraph"/>
      </w:pPr>
      <w:r>
        <w:t>For IV infusion, t</w:t>
      </w:r>
      <w:r w:rsidRPr="00516286">
        <w:t xml:space="preserve">he </w:t>
      </w:r>
      <w:r w:rsidR="00516286" w:rsidRPr="00516286">
        <w:t xml:space="preserve">reconstituted drug product should be further diluted using 0.9% </w:t>
      </w:r>
      <w:r w:rsidR="00516286" w:rsidRPr="00516286" w:rsidDel="00834FC3">
        <w:t>sodium chloride</w:t>
      </w:r>
      <w:r w:rsidR="00516286" w:rsidRPr="00516286">
        <w:t xml:space="preserve"> or 5% dextrose to the appropriate volume and concentration as specified in the clinical protocol. After preparation of the admixture, the IV administration must be completed within a cumulative hold-time of 16 hours. This hold time allows for 8 hours cumulative ambient temperature exposure, with remaining time at refrigerated conditions up to the 16-hour cumulative in-use time.</w:t>
      </w:r>
    </w:p>
    <w:p ns2:paraId="2E1482AC" ns2:textId="2ABC6D45" w:rsidR="00757920" w:rsidRDefault="00757920" w:rsidP="00DD6730">
      <w:pPr>
        <w:pStyle w:val="Paragraph"/>
      </w:pPr>
      <w:del w:id="4425" w:author="GoldenCorpusHarness" w:date="2026-03-28T21:57:55Z">
        <w:r>
          <w:delText xml:space="preserve">For I-VESIC administration, the reconstituted drug product may be administered without further dilution or may be further diluted using 0.9% sodium chloride or 5% dextrose to the appropriate volume and concentration as specified in the clinical protocol. Refer to hold times provided for reconstituted drug product above when administering the drug product without further dilution.  If an admixture is prepared, the I-VESIC administration must be completed within a cumulative hold-time of 16 hours after preparation of the admixture. This hold time allows for 8 hours cumulative ambient temperature exposure, with remaining time at refrigerated conditions up to the 16-hour cumulative in-use time. </w:delText>
        </w:r>
      </w:del>
    </w:p>
    <w:p ns2:paraId="09AE69C7" ns2:textId="6535F5C9" w:rsidR="0052347D" w:rsidRPr="00DD6730" w:rsidRDefault="00467705" w:rsidP="00643BC5">
      <w:pPr>
        <w:pStyle w:val="Paragraph"/>
      </w:pPr>
      <w:del w:id="4426" w:author="GoldenCorpusHarness" w:date="2026-03-28T21:57:55Z">
        <w:r>
          <w:delText xml:space="preserve">Provided above are recommendations for in-use conditions for </w:delText>
        </w:r>
      </w:del>
      <w:r>
        <w:t>S</w:t>
      </w:r>
      <w:del w:id="4427" w:author="GoldenCorpusHarness" w:date="2026-03-28T21:57:55Z">
        <w:r>
          <w:delText>ac-T</w:delText>
        </w:r>
      </w:del>
      <w:ins w:id="4428" w:author="GoldenCorpusHarness" w:date="2026-03-28T21:57:55Z">
        <w:r>
          <w:t>U</w:t>
        </w:r>
      </w:ins>
      <w:r>
        <w:t>M</w:t>
      </w:r>
      <w:del w:id="4429" w:author="GoldenCorpusHarness" w:date="2026-03-28T21:57:55Z">
        <w:r>
          <w:delText xml:space="preserve">T.  For detailed instructions for preparation and administration, refer to the clinical protocol and the associated Pharmacy </w:delText>
        </w:r>
      </w:del>
      <w:r>
        <w:t>M</w:t>
      </w:r>
      <w:del w:id="4430" w:author="GoldenCorpusHarness" w:date="2026-03-28T21:57:55Z">
        <w:r>
          <w:delText>anual.</w:delText>
        </w:r>
      </w:del>
      <w:ins w:id="4431" w:author="GoldenCorpusHarness" w:date="2026-03-28T21:57:55Z">
        <w:r>
          <w:t>ARY</w:t>
        </w:r>
      </w:ins>
    </w:p>
    <w:p ns2:paraId="5D998F79" ns2:textId="77777777" w:rsidR="00E10CFB" w:rsidRPr="007F62F6" w:rsidRDefault="00E10CFB" w:rsidP="007F62F6">
      <w:pPr>
        <w:pStyle w:val="Paragraph"/>
      </w:pPr>
      <w:ins w:id="4432" w:author="GoldenCorpusHarness" w:date="2026-03-28T21:57:55Z">
        <w:r>
          <w:t>Sacituzumab tirumotecan, hereafter referred to as sac-TMT (also known as SKB264 and MK2870), is an ADC consisting of 1) a TROP2-targeting mAb, sacituzumab; 2) a cytotoxic, belotecan-derived topoisomerase I inhibitor payload, methanesulfonyl belotecan (KL610023); and 3) a unique, bifunctional linker that maximizes payload delivery to tumor cells both through its irreversible connection with the mAb and its pH-sensitive cleavage from the payload in the lysosome. The average DAR of sac-TMT is 7.4.</w:t>
        </w:r>
      </w:ins>
    </w:p>
    <w:p ns2:paraId="6721EF3E" ns2:textId="45B1EDC3" w:rsidR="00255A25" w:rsidRPr="00255A25" w:rsidRDefault="00196EBB" w:rsidP="001502AD">
      <w:pPr>
        <w:pStyle w:val="Heading1"/>
      </w:pPr>
      <w:del w:id="4433" w:author="GoldenCorpusHarness" w:date="2026-03-28T21:57:55Z">
        <w:r>
          <w:delText>N</w:delText>
        </w:r>
      </w:del>
      <w:ins w:id="4434" w:author="GoldenCorpusHarness" w:date="2026-03-28T21:57:55Z">
        <w:r>
          <w:t>TR</w:t>
        </w:r>
      </w:ins>
      <w:r>
        <w:t>O</w:t>
      </w:r>
      <w:del w:id="4435" w:author="GoldenCorpusHarness" w:date="2026-03-28T21:57:55Z">
        <w:r>
          <w:delText>NCLINICAL</w:delText>
        </w:r>
      </w:del>
      <w:ins w:id="4436" w:author="GoldenCorpusHarness" w:date="2026-03-28T21:57:55Z">
        <w:r>
          <w:t>P2 is a cell surface glycoprotein involved in the regulation of cancer growth and invasion. While expression is comparatively low in normal tissues, TROP2 is broadly expressed and upregulated in multiple cancers, such as bladder, breast, gastric, lung, ovarian, endometrial and cervical cancers [1] [2] [3].</w:t>
        </w:r>
      </w:ins>
      <w:r>
        <w:t xml:space="preserve"> S</w:t>
      </w:r>
      <w:ins w:id="4437" w:author="GoldenCorpusHarness" w:date="2026-03-28T21:57:55Z">
        <w:r>
          <w:t>ac-</w:t>
        </w:r>
      </w:ins>
      <w:r>
        <w:t>T</w:t>
      </w:r>
      <w:del w:id="4438" w:author="GoldenCorpusHarness" w:date="2026-03-28T21:57:55Z">
        <w:r>
          <w:delText>UDIES</w:delText>
        </w:r>
      </w:del>
      <w:ins w:id="4439" w:author="GoldenCorpusHarness" w:date="2026-03-28T21:57:55Z">
        <w:r>
          <w:t>MT is designed to have a targeted delivery of an anticancer cytotoxic agent in TROP2-expressing tumors using a stable linker to reduce systemic toxicity.</w:t>
        </w:r>
      </w:ins>
    </w:p>
    <w:p ns2:paraId="1031694E" ns2:textId="77777777" w:rsidR="00255A25" w:rsidRPr="00255A25" w:rsidRDefault="00255A25" w:rsidP="001502AD">
      <w:pPr>
        <w:pStyle w:val="Heading2"/>
      </w:pPr>
      <w:del w:id="4440" w:author="GoldenCorpusHarness" w:date="2026-03-28T21:57:55Z">
        <w:r>
          <w:delText xml:space="preserve">Nonclinical </w:delText>
        </w:r>
      </w:del>
      <w:ins w:id="4441" w:author="GoldenCorpusHarness" w:date="2026-03-28T21:57:55Z">
        <w:r>
          <w:t>Sac-TMT, the mAb sacituzumab, and the drug payload KL610023 were characterized in a panel of in vitro and in vivo primary pharmacodynamic studies. In vitro results showed that sac-TMT can bind to TRO</w:t>
        </w:r>
      </w:ins>
      <w:r>
        <w:t>P</w:t>
      </w:r>
      <w:del w:id="4442" w:author="GoldenCorpusHarness" w:date="2026-03-28T21:57:55Z">
        <w:r>
          <w:delText>harmacolo</w:delText>
        </w:r>
      </w:del>
      <w:ins w:id="4443" w:author="GoldenCorpusHarness" w:date="2026-03-28T21:57:55Z">
        <w:r>
          <w:t>2 derived from human and monkey but not to rat or mouse TROP2. Hi</w:t>
        </w:r>
      </w:ins>
      <w:r>
        <w:t>g</w:t>
      </w:r>
      <w:del w:id="4444" w:author="GoldenCorpusHarness" w:date="2026-03-28T21:57:55Z">
        <w:r>
          <w:delText>y</w:delText>
        </w:r>
      </w:del>
      <w:ins w:id="4445" w:author="GoldenCorpusHarness" w:date="2026-03-28T21:57:55Z">
        <w:r>
          <w:t>h-affinity binding of sac-TMT to TROP2 on the cell surface led to TROP2/sacTMT complex internalization, releasing payload into the cell, arresting the cell cycle at S phase or G2/M phase, and leading to cell apoptosis. The specificity of sac-TMT was mediated through the TROP2-specific mAb component, whereas the anticancer cytotoxicity was mainly associated with the payload KL610023.</w:t>
        </w:r>
      </w:ins>
    </w:p>
    <w:p ns2:paraId="38B0B19F" ns2:textId="77777777" w:rsidR="003B2E0F" w:rsidRDefault="003B2E0F" w:rsidP="001502AD">
      <w:pPr>
        <w:pStyle w:val="Heading3"/>
      </w:pPr>
      <w:ins w:id="4446" w:author="GoldenCorpusHarness" w:date="2026-03-28T21:57:55Z">
        <w:r>
          <w:t xml:space="preserve">In vivo studies using various cancer cell- or patient-derived xenograft mouse models (all solid tumor models) showed that sac-TMT was well tolerated and suppressed established xenograft growth in a dose-dependent manner. Following administration of sac-TMT into tumor-bearing mice, </w:t>
        </w:r>
      </w:ins>
      <w:r>
        <w:t>P</w:t>
      </w:r>
      <w:del w:id="4447" w:author="GoldenCorpusHarness" w:date="2026-03-28T21:57:55Z">
        <w:r>
          <w:delText xml:space="preserve">rimary </w:delText>
        </w:r>
      </w:del>
      <w:ins w:id="4448" w:author="GoldenCorpusHarness" w:date="2026-03-28T21:57:55Z">
        <w:r>
          <w:t>K/</w:t>
        </w:r>
      </w:ins>
      <w:r>
        <w:t>P</w:t>
      </w:r>
      <w:del w:id="4449" w:author="GoldenCorpusHarness" w:date="2026-03-28T21:57:55Z">
        <w:r>
          <w:delText>harmacodynamics</w:delText>
        </w:r>
      </w:del>
      <w:ins w:id="4450" w:author="GoldenCorpusHarness" w:date="2026-03-28T21:57:55Z">
        <w:r>
          <w:t>D results showed that the cytotoxic payload, KL610023, was mainly detected in tumor tissues in a sac-TMT dose-dependent manner and slowly released into circulation. Sac-TMT activated the immune system in an immune reconstituted mouse model bearing human NSCLC HCC827 tumors. Sac-TMT administered via I-VESIC showed robust antitumor activity in an NMIBC in vivo mouse model with minimal systemic levels of sac-TMT and unconjugated payload KL610023. In an exploratory 3-week study, sac-TMT was well tolerated at both 6 mg/mL and 20 mg/mL after 6 I-VESIC doses to humanizedTROP2 KI mice.</w:t>
        </w:r>
      </w:ins>
    </w:p>
    <w:p ns2:paraId="4C6BBE8C" ns2:textId="0C322B70" w:rsidR="000804B6" w:rsidRDefault="009160B2" w:rsidP="000804B6">
      <w:pPr>
        <w:pStyle w:val="Paragraph"/>
      </w:pPr>
      <w:r>
        <w:t xml:space="preserve">Sac-TMT </w:t>
      </w:r>
      <w:del w:id="4451" w:author="GoldenCorpusHarness" w:date="2026-03-28T21:57:55Z">
        <w:r>
          <w:delText>cons</w:delText>
        </w:r>
      </w:del>
      <w:r>
        <w:t>is</w:t>
      </w:r>
      <w:ins w:id="4452" w:author="GoldenCorpusHarness" w:date="2026-03-28T21:57:55Z">
        <w:r>
          <w:t xml:space="preserve"> no</w:t>
        </w:r>
      </w:ins>
      <w:r>
        <w:t>t</w:t>
      </w:r>
      <w:del w:id="4453" w:author="GoldenCorpusHarness" w:date="2026-03-28T21:57:55Z">
        <w:r>
          <w:delText>s</w:delText>
        </w:r>
      </w:del>
      <w:r>
        <w:t xml:space="preserve"> </w:t>
      </w:r>
      <w:del w:id="4454" w:author="GoldenCorpusHarness" w:date="2026-03-28T21:57:55Z">
        <w:r>
          <w:delText>of 3 major com</w:delText>
        </w:r>
      </w:del>
      <w:ins w:id="4455" w:author="GoldenCorpusHarness" w:date="2026-03-28T21:57:55Z">
        <w:r>
          <w:t>ex</w:t>
        </w:r>
      </w:ins>
      <w:r>
        <w:t>p</w:t>
      </w:r>
      <w:del w:id="4456" w:author="GoldenCorpusHarness" w:date="2026-03-28T21:57:55Z">
        <w:r>
          <w:delText>onents: 1) a r</w:delText>
        </w:r>
      </w:del>
      <w:r>
        <w:t>ec</w:t>
      </w:r>
      <w:del w:id="4457" w:author="GoldenCorpusHarness" w:date="2026-03-28T21:57:55Z">
        <w:r>
          <w:delText>ombinan</w:delText>
        </w:r>
      </w:del>
      <w:r>
        <w:t>t</w:t>
      </w:r>
      <w:del w:id="4458" w:author="GoldenCorpusHarness" w:date="2026-03-28T21:57:55Z">
        <w:r>
          <w:delText xml:space="preserve"> humaniz</w:delText>
        </w:r>
      </w:del>
      <w:r>
        <w:t xml:space="preserve">ed </w:t>
      </w:r>
      <w:del w:id="4459" w:author="GoldenCorpusHarness" w:date="2026-03-28T21:57:55Z">
        <w:r>
          <w:delText>IgG1</w:delText>
        </w:r>
      </w:del>
      <w:ins w:id="4460" w:author="GoldenCorpusHarness" w:date="2026-03-28T21:57:55Z">
        <w:r>
          <w:t>to</w:t>
        </w:r>
      </w:ins>
      <w:r>
        <w:t xml:space="preserve"> </w:t>
      </w:r>
      <w:del w:id="4461" w:author="GoldenCorpusHarness" w:date="2026-03-28T21:57:55Z">
        <w:r>
          <w:delText>mAb</w:delText>
        </w:r>
      </w:del>
      <w:ins w:id="4462" w:author="GoldenCorpusHarness" w:date="2026-03-28T21:57:55Z">
        <w:r>
          <w:t>show</w:t>
        </w:r>
      </w:ins>
      <w:r>
        <w:t xml:space="preserve"> </w:t>
      </w:r>
      <w:del w:id="4463" w:author="GoldenCorpusHarness" w:date="2026-03-28T21:57:55Z">
        <w:r>
          <w:delText>aga</w:delText>
        </w:r>
      </w:del>
      <w:ins w:id="4464" w:author="GoldenCorpusHarness" w:date="2026-03-28T21:57:55Z">
        <w:r>
          <w:t>e</w:t>
        </w:r>
      </w:ins>
      <w:r>
        <w:t>i</w:t>
      </w:r>
      <w:del w:id="4465" w:author="GoldenCorpusHarness" w:date="2026-03-28T21:57:55Z">
        <w:r>
          <w:delText>ns</w:delText>
        </w:r>
      </w:del>
      <w:r>
        <w:t>t</w:t>
      </w:r>
      <w:del w:id="4466" w:author="GoldenCorpusHarness" w:date="2026-03-28T21:57:55Z">
        <w:r>
          <w:delText xml:space="preserve"> TROP2; 2)</w:delText>
        </w:r>
      </w:del>
      <w:ins w:id="4467" w:author="GoldenCorpusHarness" w:date="2026-03-28T21:57:55Z">
        <w:r>
          <w:t>her</w:t>
        </w:r>
      </w:ins>
      <w:r>
        <w:t xml:space="preserve"> ADC</w:t>
      </w:r>
      <w:ins w:id="4468" w:author="GoldenCorpusHarness" w:date="2026-03-28T21:57:55Z">
        <w:r>
          <w:t>C</w:t>
        </w:r>
      </w:ins>
      <w:r>
        <w:t xml:space="preserve"> </w:t>
      </w:r>
      <w:del w:id="4469" w:author="GoldenCorpusHarness" w:date="2026-03-28T21:57:55Z">
        <w:r>
          <w:delText>l</w:delText>
        </w:r>
      </w:del>
      <w:ins w:id="4470" w:author="GoldenCorpusHarness" w:date="2026-03-28T21:57:55Z">
        <w:r>
          <w:t xml:space="preserve">or CDC activity. No pharmacodynamic drug </w:t>
        </w:r>
      </w:ins>
      <w:r>
        <w:t>in</w:t>
      </w:r>
      <w:del w:id="4471" w:author="GoldenCorpusHarness" w:date="2026-03-28T21:57:55Z">
        <w:r>
          <w:delText>k</w:delText>
        </w:r>
      </w:del>
      <w:ins w:id="4472" w:author="GoldenCorpusHarness" w:date="2026-03-28T21:57:55Z">
        <w:r>
          <w:t>t</w:t>
        </w:r>
      </w:ins>
      <w:r>
        <w:t>er</w:t>
      </w:r>
      <w:ins w:id="4473" w:author="GoldenCorpusHarness" w:date="2026-03-28T21:57:55Z">
        <w:r>
          <w:t>actions studies have been performed</w:t>
        </w:r>
      </w:ins>
      <w:r>
        <w:t xml:space="preserve"> with </w:t>
      </w:r>
      <w:ins w:id="4474" w:author="GoldenCorpusHarness" w:date="2026-03-28T21:57:55Z">
        <w:r>
          <w:t>sa</w:t>
        </w:r>
      </w:ins>
      <w:r>
        <w:t>c</w:t>
      </w:r>
      <w:del w:id="4475" w:author="GoldenCorpusHarness" w:date="2026-03-28T21:57:55Z">
        <w:r>
          <w:delText>oupling moiety pyrimidine and self</w:delText>
        </w:r>
      </w:del>
      <w:r>
        <w:t>-</w:t>
      </w:r>
      <w:del w:id="4476" w:author="GoldenCorpusHarness" w:date="2026-03-28T21:57:55Z">
        <w:r>
          <w:delText>immolative group carbonate; and 3) a cytotoxic payload in the class of topoisomerase I inhibitors, KL610023</w:delText>
        </w:r>
      </w:del>
      <w:ins w:id="4477" w:author="GoldenCorpusHarness" w:date="2026-03-28T21:57:55Z">
        <w:r>
          <w:t>TMT</w:t>
        </w:r>
      </w:ins>
      <w:r>
        <w:t>.</w:t>
      </w:r>
      <w:del w:id="4478" w:author="GoldenCorpusHarness" w:date="2026-03-28T21:57:55Z">
        <w:r>
          <w:delText xml:space="preserve"> </w:delText>
        </w:r>
      </w:del>
    </w:p>
    <w:p ns2:paraId="6AACD8B9" ns2:textId="5C79D035" w:rsidR="00FA6E5E" w:rsidRPr="00CB7C24" w:rsidRDefault="000804B6" w:rsidP="000804B6">
      <w:pPr>
        <w:pStyle w:val="Paragraph"/>
      </w:pPr>
      <w:del w:id="4479" w:author="GoldenCorpusHarness" w:date="2026-03-28T21:57:55Z">
        <w:r>
          <w:delText>The primary mechanism of action involves binding to T</w:delText>
        </w:r>
      </w:del>
      <w:ins w:id="4480" w:author="GoldenCorpusHarness" w:date="2026-03-28T21:57:55Z">
        <w:r>
          <w:t>Safety pharmacology studies included in vitro hE</w:t>
        </w:r>
      </w:ins>
      <w:r>
        <w:t>R</w:t>
      </w:r>
      <w:del w:id="4481" w:author="GoldenCorpusHarness" w:date="2026-03-28T21:57:55Z">
        <w:r>
          <w:delText xml:space="preserve">OP2, internalization, and release of the </w:delText>
        </w:r>
      </w:del>
      <w:ins w:id="4482" w:author="GoldenCorpusHarness" w:date="2026-03-28T21:57:55Z">
        <w:r>
          <w:t>G and calcium channel studies with the payload alone (</w:t>
        </w:r>
      </w:ins>
      <w:r>
        <w:t>KL610023</w:t>
      </w:r>
      <w:del w:id="4483" w:author="GoldenCorpusHarness" w:date="2026-03-28T21:57:55Z">
        <w:r>
          <w:delText xml:space="preserve"> payload</w:delText>
        </w:r>
      </w:del>
      <w:ins w:id="4484" w:author="GoldenCorpusHarness" w:date="2026-03-28T21:57:55Z">
        <w:r>
          <w:t>) and in vivo studies in rats to determine neurobehavioral and respiratory effects using the payload prodrug (KL610143) which is quickly converted to KL610023 in vivo. Safety pharmacology endpoints were also assessed as part of the repeat-dose toxicology studies with sac-TMT in cynomolgus monkeys. Results from these studies indicate low risk of QTc prolongation at the clinical dose of 4 or 5 mg/kg q2w sac-TMT and no sacTMTrelated effects on other CV</w:t>
        </w:r>
      </w:ins>
      <w:r>
        <w:t xml:space="preserve">, </w:t>
      </w:r>
      <w:del w:id="4485" w:author="GoldenCorpusHarness" w:date="2026-03-28T21:57:55Z">
        <w:r>
          <w:delText>a topoisomerase inhibitor which blocks the ligation step of the cell cycle and induces D</w:delText>
        </w:r>
      </w:del>
      <w:ins w:id="4486" w:author="GoldenCorpusHarness" w:date="2026-03-28T21:57:55Z">
        <w:r>
          <w:t>C</w:t>
        </w:r>
      </w:ins>
      <w:r>
        <w:t>N</w:t>
      </w:r>
      <w:del w:id="4487" w:author="GoldenCorpusHarness" w:date="2026-03-28T21:57:55Z">
        <w:r>
          <w:delText>A strand breaks that causes cell cycle arrest and cell death</w:delText>
        </w:r>
      </w:del>
      <w:ins w:id="4488" w:author="GoldenCorpusHarness" w:date="2026-03-28T21:57:55Z">
        <w:r>
          <w:t>S, or respiratory function</w:t>
        </w:r>
      </w:ins>
      <w:r>
        <w:t>.</w:t>
      </w:r>
      <w:ins w:id="4489" w:author="GoldenCorpusHarness" w:date="2026-03-28T21:57:55Z">
        <w:r>
          <w:t xml:space="preserve"> The data from safety pharmacology studies support clinical investigation of sac-TMT.</w:t>
        </w:r>
      </w:ins>
    </w:p>
    <w:p ns2:paraId="04031DEF" ns2:textId="015EB612" w:rsidR="00255A25" w:rsidRPr="00A158E6" w:rsidRDefault="00255A25" w:rsidP="00542B84">
      <w:pPr>
        <w:pStyle w:val="Heading4"/>
      </w:pPr>
      <w:del w:id="4490" w:author="GoldenCorpusHarness" w:date="2026-03-28T21:57:55Z">
        <w:r>
          <w:delText xml:space="preserve">In Vitro </w:delText>
        </w:r>
      </w:del>
      <w:ins w:id="4491" w:author="GoldenCorpusHarness" w:date="2026-03-28T21:57:55Z">
        <w:r>
          <w:t>When administered as sac-TMT to rats, it was mainly the KL610023-conjugated form that circulated. KL610023 was metabolized in the liver and excreted mainly in rat bile and then recovered in feces. Multiple metabolites of KL610023 have been identified in vitro using human hepatocytes and are comparable to the metabolites identified in vitro using monkey and rat hepatocytes, supporting monkeys, which is the pharmacologically relevant species as suitable toxicity species for the nonclinical safety evaluation of the circulating KL610023 component of sac-TMT. The increase in sac-TMT systemic exposure was proportional both in rats in the range of 0.03 to 0.3 mg/kg and in monkeys in the range of 1 to 10 mg/kg q2w sac-TMT. Tissue distribution of sac-TMT was initially highest in the vasculature, but over time the specific uptake and retention in TRO</w:t>
        </w:r>
      </w:ins>
      <w:r>
        <w:t>P</w:t>
      </w:r>
      <w:del w:id="4492" w:author="GoldenCorpusHarness" w:date="2026-03-28T21:57:55Z">
        <w:r>
          <w:delText>harmacology</w:delText>
        </w:r>
      </w:del>
      <w:ins w:id="4493" w:author="GoldenCorpusHarness" w:date="2026-03-28T21:57:55Z">
        <w:r>
          <w:t>2-positive tumors in tumor-bearing mice was observed.</w:t>
        </w:r>
      </w:ins>
    </w:p>
    <w:bookmarkEnd w:id="30"/>
    <w:p ns2:paraId="6C2A972E" ns2:textId="77777777" w:rsidR="00B85DB7" w:rsidRDefault="00C22088" w:rsidP="00B85DB7">
      <w:pPr>
        <w:pStyle w:val="Paragraph"/>
        <w:rPr>
          <w:iCs/>
        </w:rPr>
      </w:pPr>
      <w:ins w:id="4494" w:author="GoldenCorpusHarness" w:date="2026-03-28T21:57:55Z">
        <w:r>
          <w:t>Other than risks for KL610023 to be a victim in metabolic DDI when coadministered with a strong CYP3</w:t>
        </w:r>
      </w:ins>
      <w:r>
        <w:t xml:space="preserve">A </w:t>
      </w:r>
      <w:del w:id="4495" w:author="GoldenCorpusHarness" w:date="2026-03-28T21:57:55Z">
        <w:r>
          <w:delText>com</w:delText>
        </w:r>
      </w:del>
      <w:ins w:id="4496" w:author="GoldenCorpusHarness" w:date="2026-03-28T21:57:55Z">
        <w:r>
          <w:t xml:space="preserve">inducer and/or inhibitor, all other risks were low for victim DDI for KL610023 and </w:t>
        </w:r>
      </w:ins>
      <w:r>
        <w:t>p</w:t>
      </w:r>
      <w:del w:id="4497" w:author="GoldenCorpusHarness" w:date="2026-03-28T21:57:55Z">
        <w:r>
          <w:delText>rehensive series of in vitro st</w:delText>
        </w:r>
      </w:del>
      <w:ins w:id="4498" w:author="GoldenCorpusHarness" w:date="2026-03-28T21:57:55Z">
        <w:r>
          <w:t>erpetrator DDIs for coadministered dr</w:t>
        </w:r>
      </w:ins>
      <w:r>
        <w:t>u</w:t>
      </w:r>
      <w:del w:id="4499" w:author="GoldenCorpusHarness" w:date="2026-03-28T21:57:55Z">
        <w:r>
          <w:delText>dies were conducted with sac</w:delText>
        </w:r>
      </w:del>
      <w:ins w:id="4500" w:author="GoldenCorpusHarness" w:date="2026-03-28T21:57:55Z">
        <w:r>
          <w:t>gs involving non</w:t>
        </w:r>
      </w:ins>
      <w:r>
        <w:t>-</w:t>
      </w:r>
      <w:del w:id="4501" w:author="GoldenCorpusHarness" w:date="2026-03-28T21:57:55Z">
        <w:r>
          <w:delText>TMT to show the mechanism of action</w:delText>
        </w:r>
      </w:del>
      <w:ins w:id="4502" w:author="GoldenCorpusHarness" w:date="2026-03-28T21:57:55Z">
        <w:r>
          <w:t>CYP3A enzymes and transporters</w:t>
        </w:r>
      </w:ins>
      <w:r>
        <w:t>.</w:t>
      </w:r>
      <w:del w:id="4503" w:author="GoldenCorpusHarness" w:date="2026-03-28T21:57:55Z">
        <w:r>
          <w:delText xml:space="preserve"> </w:delText>
        </w:r>
      </w:del>
    </w:p>
    <w:p ns2:paraId="38F6BA5F" ns2:textId="3151B9EB" w:rsidR="00B85DB7" w:rsidRDefault="00B85DB7" w:rsidP="00B85DB7">
      <w:pPr>
        <w:pStyle w:val="Paragraph"/>
        <w:rPr>
          <w:iCs/>
        </w:rPr>
      </w:pPr>
      <w:del w:id="4504" w:author="GoldenCorpusHarness" w:date="2026-03-28T21:57:55Z">
        <w:r>
          <w:delText>S</w:delText>
        </w:r>
      </w:del>
      <w:ins w:id="4505" w:author="GoldenCorpusHarness" w:date="2026-03-28T21:57:55Z">
        <w:r>
          <w:t>The nonclinical safety profile of s</w:t>
        </w:r>
      </w:ins>
      <w:r>
        <w:t xml:space="preserve">ac-TMT </w:t>
      </w:r>
      <w:del w:id="4506" w:author="GoldenCorpusHarness" w:date="2026-03-28T21:57:55Z">
        <w:r>
          <w:delText>and sacitu</w:delText>
        </w:r>
      </w:del>
      <w:ins w:id="4507" w:author="GoldenCorpusHarness" w:date="2026-03-28T21:57:55Z">
        <w:r>
          <w:t>was evaluated in repeat-dose IV toxicity studies up to 14 weeks duration in cynomolgus monkeys. Additional studies with sac-TMT were conducted in humani</w:t>
        </w:r>
      </w:ins>
      <w:r>
        <w:t>z</w:t>
      </w:r>
      <w:del w:id="4508" w:author="GoldenCorpusHarness" w:date="2026-03-28T21:57:55Z">
        <w:r>
          <w:delText>umab bound to human and rhesus monkey</w:delText>
        </w:r>
      </w:del>
      <w:ins w:id="4509" w:author="GoldenCorpusHarness" w:date="2026-03-28T21:57:55Z">
        <w:r>
          <w:t>ed</w:t>
        </w:r>
      </w:ins>
      <w:r>
        <w:t xml:space="preserve"> TROP2 </w:t>
      </w:r>
      <w:del w:id="4510" w:author="GoldenCorpusHarness" w:date="2026-03-28T21:57:55Z">
        <w:r>
          <w:delText>protein with similar</w:delText>
        </w:r>
      </w:del>
      <w:ins w:id="4511" w:author="GoldenCorpusHarness" w:date="2026-03-28T21:57:55Z">
        <w:r>
          <w:t>KI mice</w:t>
        </w:r>
      </w:ins>
      <w:r>
        <w:t xml:space="preserve"> b</w:t>
      </w:r>
      <w:del w:id="4512" w:author="GoldenCorpusHarness" w:date="2026-03-28T21:57:55Z">
        <w:r>
          <w:delText xml:space="preserve">inding affinities, showing </w:delText>
        </w:r>
      </w:del>
      <w:ins w:id="4513" w:author="GoldenCorpusHarness" w:date="2026-03-28T21:57:55Z">
        <w:r>
          <w:t>y I-V</w:t>
        </w:r>
      </w:ins>
      <w:r>
        <w:t>E</w:t>
      </w:r>
      <w:ins w:id="4514" w:author="GoldenCorpusHarness" w:date="2026-03-28T21:57:55Z">
        <w:r>
          <w:t>SI</w:t>
        </w:r>
      </w:ins>
      <w:r>
        <w:t>C</w:t>
      </w:r>
      <w:del w:id="4515" w:author="GoldenCorpusHarness" w:date="2026-03-28T21:57:55Z">
        <w:r>
          <w:delText xml:space="preserve">50 </w:delText>
        </w:r>
      </w:del>
      <w:ins w:id="4516" w:author="GoldenCorpusHarness" w:date="2026-03-28T21:57:55Z">
        <w:r>
          <w:t xml:space="preserve"> administration to e</w:t>
        </w:r>
      </w:ins>
      <w:r>
        <w:t>valu</w:t>
      </w:r>
      <w:del w:id="4517" w:author="GoldenCorpusHarness" w:date="2026-03-28T21:57:55Z">
        <w:r>
          <w:delText>es of 2</w:delText>
        </w:r>
      </w:del>
      <w:ins w:id="4518" w:author="GoldenCorpusHarness" w:date="2026-03-28T21:57:55Z">
        <w:r>
          <w:t>ate local tolerability of the urinary bladder</w:t>
        </w:r>
      </w:ins>
      <w:r>
        <w:t>.</w:t>
      </w:r>
      <w:del w:id="4519" w:author="GoldenCorpusHarness" w:date="2026-03-28T21:57:55Z">
        <w:r>
          <w:delText xml:space="preserve">787 and 2.731 ng/mL for human TROP2 and 4.363 and 3.399 ng/mL for rhesus monkey TROP2, respectively. Neither sac-TMT nor sacituzumab bound rat or mouse TROP2. </w:delText>
        </w:r>
      </w:del>
    </w:p>
    <w:p ns2:paraId="6C588F53" ns2:textId="2FF663A6" w:rsidR="00B85DB7" w:rsidRDefault="00B85DB7" w:rsidP="00B85DB7">
      <w:pPr>
        <w:pStyle w:val="Paragraph"/>
        <w:rPr>
          <w:iCs/>
        </w:rPr>
      </w:pPr>
      <w:del w:id="4520" w:author="GoldenCorpusHarness" w:date="2026-03-28T21:57:55Z">
        <w:r>
          <w:delText>Sac</w:delText>
        </w:r>
      </w:del>
      <w:ins w:id="4521" w:author="GoldenCorpusHarness" w:date="2026-03-28T21:57:55Z">
        <w:r>
          <w:t>The nonclinical safety profile of the payload (KL610023) alone was evaluated in: 1) in vitro and rat in vivo genotoxicity assays; 2) rat repeat</w:t>
        </w:r>
      </w:ins>
      <w:r>
        <w:t>-</w:t>
      </w:r>
      <w:del w:id="4522" w:author="GoldenCorpusHarness" w:date="2026-03-28T21:57:55Z">
        <w:r>
          <w:delText>TMT and sacituzu</w:delText>
        </w:r>
      </w:del>
      <w:ins w:id="4523" w:author="GoldenCorpusHarness" w:date="2026-03-28T21:57:55Z">
        <w:r>
          <w:t>dose IV toxicity studies up to 4 weeks in duration; 3) rat phototoxicity study; and 4) rat e</w:t>
        </w:r>
      </w:ins>
      <w:r>
        <w:t>m</w:t>
      </w:r>
      <w:del w:id="4524" w:author="GoldenCorpusHarness" w:date="2026-03-28T21:57:55Z">
        <w:r>
          <w:delText>a</w:delText>
        </w:r>
      </w:del>
      <w:r>
        <w:t>b</w:t>
      </w:r>
      <w:del w:id="4525" w:author="GoldenCorpusHarness" w:date="2026-03-28T21:57:55Z">
        <w:r>
          <w:delText xml:space="preserve"> were shown to bind hu</w:delText>
        </w:r>
      </w:del>
      <w:ins w:id="4526" w:author="GoldenCorpusHarness" w:date="2026-03-28T21:57:55Z">
        <w:r>
          <w:t>ryo-fetal develop</w:t>
        </w:r>
      </w:ins>
      <w:r>
        <w:t>m</w:t>
      </w:r>
      <w:del w:id="4527" w:author="GoldenCorpusHarness" w:date="2026-03-28T21:57:55Z">
        <w:r>
          <w:delText>an FcRn, human FcγRs, and human C1q with similar affinit</w:delText>
        </w:r>
      </w:del>
      <w:ins w:id="4528" w:author="GoldenCorpusHarness" w:date="2026-03-28T21:57:55Z">
        <w:r>
          <w:t>ent stud</w:t>
        </w:r>
      </w:ins>
      <w:r>
        <w:t>ies.</w:t>
      </w:r>
    </w:p>
    <w:p ns2:paraId="1C7F4191" ns2:textId="0442CB39" w:rsidR="00B85DB7" w:rsidRDefault="00B85DB7" w:rsidP="00B85DB7">
      <w:pPr>
        <w:pStyle w:val="Paragraph"/>
      </w:pPr>
      <w:del w:id="4529" w:author="GoldenCorpusHarness" w:date="2026-03-28T21:57:55Z">
        <w:r>
          <w:delText>S</w:delText>
        </w:r>
      </w:del>
      <w:ins w:id="4530" w:author="GoldenCorpusHarness" w:date="2026-03-28T21:57:55Z">
        <w:r>
          <w:t>Generally, the toxicity profile of s</w:t>
        </w:r>
      </w:ins>
      <w:r>
        <w:t xml:space="preserve">ac-TMT </w:t>
      </w:r>
      <w:del w:id="4531" w:author="GoldenCorpusHarness" w:date="2026-03-28T21:57:55Z">
        <w:r>
          <w:delText>showed EC50 values</w:delText>
        </w:r>
      </w:del>
      <w:ins w:id="4532" w:author="GoldenCorpusHarness" w:date="2026-03-28T21:57:55Z">
        <w:r>
          <w:t>was similar in both 7-week and 14-week monkey toxicity studies with the primary target organs involving skin, thymus, GI system, hematopoietic system, and/or vagina. All these</w:t>
        </w:r>
      </w:ins>
      <w:r>
        <w:t xml:space="preserve"> f</w:t>
      </w:r>
      <w:del w:id="4533" w:author="GoldenCorpusHarness" w:date="2026-03-28T21:57:55Z">
        <w:r>
          <w:delText>or binding to</w:delText>
        </w:r>
      </w:del>
      <w:ins w:id="4534" w:author="GoldenCorpusHarness" w:date="2026-03-28T21:57:55Z">
        <w:r>
          <w:t>indings were dose-dependent and reversible following a 4-week recovery period. The toxicologically relevant findings observed in cynomolgus monkeys administered sac-TMT were attributed mainly to the topoisomerase I inhibitor payload, known to target rapidly dividing cells (eg, GI and lympho-hematopoietic system). The observed toxicity in the skin, which has relatively high</w:t>
        </w:r>
      </w:ins>
      <w:r>
        <w:t xml:space="preserve"> TROP2</w:t>
      </w:r>
      <w:del w:id="4535" w:author="GoldenCorpusHarness" w:date="2026-03-28T21:57:55Z">
        <w:r>
          <w:delText>-positive HCC1806</w:delText>
        </w:r>
      </w:del>
      <w:ins w:id="4536" w:author="GoldenCorpusHarness" w:date="2026-03-28T21:57:55Z">
        <w:r>
          <w:t xml:space="preserve"> expression</w:t>
        </w:r>
      </w:ins>
      <w:r>
        <w:t xml:space="preserve">, </w:t>
      </w:r>
      <w:del w:id="4537" w:author="GoldenCorpusHarness" w:date="2026-03-28T21:57:55Z">
        <w:r>
          <w:delText>NCI-N87, and NCI-H23 (TROP2+) cells o</w:delText>
        </w:r>
      </w:del>
      <w:ins w:id="4538" w:author="GoldenCorpusHarness" w:date="2026-03-28T21:57:55Z">
        <w:r>
          <w:t xml:space="preserve">likely resulted </w:t>
        </w:r>
      </w:ins>
      <w:r>
        <w:t>f</w:t>
      </w:r>
      <w:del w:id="4539" w:author="GoldenCorpusHarness" w:date="2026-03-28T21:57:55Z">
        <w:r>
          <w:delText xml:space="preserve"> 11.21 nM, 6.213 nM, and 1.530 nM, respectively, by </w:delText>
        </w:r>
      </w:del>
      <w:ins w:id="4540" w:author="GoldenCorpusHarness" w:date="2026-03-28T21:57:55Z">
        <w:r>
          <w:t>rom the enriched payload exposure delivered by binding o</w:t>
        </w:r>
      </w:ins>
      <w:r>
        <w:t>f</w:t>
      </w:r>
      <w:del w:id="4541" w:author="GoldenCorpusHarness" w:date="2026-03-28T21:57:55Z">
        <w:r>
          <w:delText>low cytometry. Sacituzumab had comparable EC50 values for binding to HCC1806, NCI N87, and NCI-H23 (TROP2+) cells, ie, 16.14 nM, 8.094 nM, and 3.303 nM, respectively. Neither</w:delText>
        </w:r>
      </w:del>
      <w:r>
        <w:t xml:space="preserve"> sac-TMT </w:t>
      </w:r>
      <w:del w:id="4542" w:author="GoldenCorpusHarness" w:date="2026-03-28T21:57:55Z">
        <w:r>
          <w:delText>nor sacituzumab showed significant binding a</w:delText>
        </w:r>
      </w:del>
      <w:ins w:id="4543" w:author="GoldenCorpusHarness" w:date="2026-03-28T21:57:55Z">
        <w:r>
          <w:t>to the skin tissues. Additional target organs (testes, epididymis, and sciatic nerve) observed in the rat repeat-dose toxicity study with payload prodrug were likely due to the higher payload equivalent doses in the rat versus those in the monkey. The e</w:t>
        </w:r>
      </w:ins>
      <w:r>
        <w:t>ff</w:t>
      </w:r>
      <w:del w:id="4544" w:author="GoldenCorpusHarness" w:date="2026-03-28T21:57:55Z">
        <w:r>
          <w:delText xml:space="preserve">inity </w:delText>
        </w:r>
      </w:del>
      <w:ins w:id="4545" w:author="GoldenCorpusHarness" w:date="2026-03-28T21:57:55Z">
        <w:r>
          <w:t>ects observed in the studies with sac-TMT or payload alone were similar to the published toxicity pro</w:t>
        </w:r>
      </w:ins>
      <w:r>
        <w:t>f</w:t>
      </w:r>
      <w:del w:id="4546" w:author="GoldenCorpusHarness" w:date="2026-03-28T21:57:55Z">
        <w:r>
          <w:delText>or TROP2-negative N</w:delText>
        </w:r>
      </w:del>
      <w:ins w:id="4547" w:author="GoldenCorpusHarness" w:date="2026-03-28T21:57:55Z">
        <w:r>
          <w:t>iles of topoisomerase I inhibitors or AD</w:t>
        </w:r>
      </w:ins>
      <w:r>
        <w:t>C</w:t>
      </w:r>
      <w:ins w:id="4548" w:author="GoldenCorpusHarness" w:date="2026-03-28T21:57:55Z">
        <w:r>
          <w:t xml:space="preserve">s using topoisomerase </w:t>
        </w:r>
      </w:ins>
      <w:r>
        <w:t>I</w:t>
      </w:r>
      <w:del w:id="4549" w:author="GoldenCorpusHarness" w:date="2026-03-28T21:57:55Z">
        <w:r>
          <w:delText>-H23 cells</w:delText>
        </w:r>
      </w:del>
      <w:ins w:id="4550" w:author="GoldenCorpusHarness" w:date="2026-03-28T21:57:55Z">
        <w:r>
          <w:t xml:space="preserve"> inhibitor as the payload</w:t>
        </w:r>
      </w:ins>
      <w:r>
        <w:t>.</w:t>
      </w:r>
      <w:ins w:id="4551" w:author="GoldenCorpusHarness" w:date="2026-03-28T21:57:55Z">
        <w:r>
          <w:t xml:space="preserve"> [4] [5] [6] [7] [8].</w:t>
        </w:r>
      </w:ins>
    </w:p>
    <w:p ns2:paraId="2A32B26B" ns2:textId="358C4E8B" w:rsidR="00B85DB7" w:rsidRDefault="00B85DB7" w:rsidP="00B85DB7">
      <w:pPr>
        <w:pStyle w:val="Paragraph"/>
      </w:pPr>
      <w:ins w:id="4552" w:author="GoldenCorpusHarness" w:date="2026-03-28T21:57:55Z">
        <w:r>
          <w:t>Local I-VE</w:t>
        </w:r>
      </w:ins>
      <w:r>
        <w:t>S</w:t>
      </w:r>
      <w:del w:id="4553" w:author="GoldenCorpusHarness" w:date="2026-03-28T21:57:55Z">
        <w:r>
          <w:delText>ac-TMT and sacitu</w:delText>
        </w:r>
      </w:del>
      <w:ins w:id="4554" w:author="GoldenCorpusHarness" w:date="2026-03-28T21:57:55Z">
        <w:r>
          <w:t>IC tolerability studies in humani</w:t>
        </w:r>
      </w:ins>
      <w:r>
        <w:t>z</w:t>
      </w:r>
      <w:del w:id="4555" w:author="GoldenCorpusHarness" w:date="2026-03-28T21:57:55Z">
        <w:r>
          <w:delText>umab showed similar patterns of time-dependent internalization by</w:delText>
        </w:r>
      </w:del>
      <w:ins w:id="4556" w:author="GoldenCorpusHarness" w:date="2026-03-28T21:57:55Z">
        <w:r>
          <w:t>ed</w:t>
        </w:r>
      </w:ins>
      <w:r>
        <w:t xml:space="preserve"> TROP2</w:t>
      </w:r>
      <w:del w:id="4557" w:author="GoldenCorpusHarness" w:date="2026-03-28T21:57:55Z">
        <w:r>
          <w:delText>+ cell lines HCC18</w:delText>
        </w:r>
      </w:del>
      <w:ins w:id="4558" w:author="GoldenCorpusHarness" w:date="2026-03-28T21:57:55Z">
        <w:r>
          <w:t xml:space="preserve"> KI mice using the clinical formulation of sac-TMT up to 2</w:t>
        </w:r>
      </w:ins>
      <w:r>
        <w:t>0</w:t>
      </w:r>
      <w:ins w:id="4559" w:author="GoldenCorpusHarness" w:date="2026-03-28T21:57:55Z">
        <w:r>
          <w:t xml:space="preserve"> mg/mL administered twice weekly for </w:t>
        </w:r>
      </w:ins>
      <w:r>
        <w:t>6</w:t>
      </w:r>
      <w:del w:id="4560" w:author="GoldenCorpusHarness" w:date="2026-03-28T21:57:55Z">
        <w:r>
          <w:delText>, NCI-N87, NCI-H23 (TROP2+)</w:delText>
        </w:r>
      </w:del>
      <w:ins w:id="4561" w:author="GoldenCorpusHarness" w:date="2026-03-28T21:57:55Z">
        <w:r>
          <w:t xml:space="preserve"> doses demonstrated no sac-TMT-related changes in histomorphologic evaluation in urinary</w:t>
        </w:r>
      </w:ins>
      <w:r>
        <w:t xml:space="preserve"> b</w:t>
      </w:r>
      <w:del w:id="4562" w:author="GoldenCorpusHarness" w:date="2026-03-28T21:57:55Z">
        <w:r>
          <w:delText>ut not by the TROP2-negative cell line NCI-H23(TROP2-)</w:delText>
        </w:r>
      </w:del>
      <w:ins w:id="4563" w:author="GoldenCorpusHarness" w:date="2026-03-28T21:57:55Z">
        <w:r>
          <w:t>ladder</w:t>
        </w:r>
      </w:ins>
      <w:r>
        <w:t>.</w:t>
      </w:r>
      <w:del w:id="4564" w:author="GoldenCorpusHarness" w:date="2026-03-28T21:57:55Z">
        <w:r>
          <w:delText xml:space="preserve"> For TROP2-negative NCI-H23 cells, no binding or internalization was detected with either sac-TMT or sacituzumab.</w:delText>
        </w:r>
      </w:del>
    </w:p>
    <w:p ns2:paraId="75F36944" ns2:textId="4441B5FA" w:rsidR="00B85DB7" w:rsidRDefault="00B85DB7" w:rsidP="00B85DB7">
      <w:pPr>
        <w:pStyle w:val="Paragraph"/>
      </w:pPr>
      <w:del w:id="4565" w:author="GoldenCorpusHarness" w:date="2026-03-28T21:57:55Z">
        <w:r>
          <w:delText>Sac-</w:delText>
        </w:r>
      </w:del>
      <w:ins w:id="4566" w:author="GoldenCorpusHarness" w:date="2026-03-28T21:57:55Z">
        <w:r>
          <w:t xml:space="preserve">Genotoxicity studies with payload alone showed that the payload was not mutagenic and was clastogenic in vivo and in vitro assays. </w:t>
        </w:r>
      </w:ins>
      <w:r>
        <w:t>T</w:t>
      </w:r>
      <w:del w:id="4567" w:author="GoldenCorpusHarness" w:date="2026-03-28T21:57:55Z">
        <w:r>
          <w:delText>MT and sacituzuma</w:delText>
        </w:r>
      </w:del>
      <w:ins w:id="4568" w:author="GoldenCorpusHarness" w:date="2026-03-28T21:57:55Z">
        <w:r>
          <w:t xml:space="preserve">he positive results in these studies are expected </w:t>
        </w:r>
      </w:ins>
      <w:r>
        <w:t>b</w:t>
      </w:r>
      <w:del w:id="4569" w:author="GoldenCorpusHarness" w:date="2026-03-28T21:57:55Z">
        <w:r>
          <w:delText xml:space="preserve"> were evaluated </w:delText>
        </w:r>
      </w:del>
      <w:ins w:id="4570" w:author="GoldenCorpusHarness" w:date="2026-03-28T21:57:55Z">
        <w:r>
          <w:t>ased on the intended pharmacology o</w:t>
        </w:r>
      </w:ins>
      <w:r>
        <w:t>f</w:t>
      </w:r>
      <w:del w:id="4571" w:author="GoldenCorpusHarness" w:date="2026-03-28T21:57:55Z">
        <w:r>
          <w:delText>or their e</w:delText>
        </w:r>
      </w:del>
      <w:ins w:id="4572" w:author="GoldenCorpusHarness" w:date="2026-03-28T21:57:55Z">
        <w:r>
          <w:t xml:space="preserve"> the payload, as topoisomerase I inhibitors disrupt DNA replication, and are consistent with reports </w:t>
        </w:r>
      </w:ins>
      <w:r>
        <w:t>f</w:t>
      </w:r>
      <w:del w:id="4573" w:author="GoldenCorpusHarness" w:date="2026-03-28T21:57:55Z">
        <w:r>
          <w:delText>fects on the cell cycle of cancer cells that express various levels of TROP2, HCC1806, NC</w:delText>
        </w:r>
      </w:del>
      <w:ins w:id="4574" w:author="GoldenCorpusHarness" w:date="2026-03-28T21:57:55Z">
        <w:r>
          <w:t xml:space="preserve">rom other topoisomerase </w:t>
        </w:r>
      </w:ins>
      <w:r>
        <w:t>I</w:t>
      </w:r>
      <w:del w:id="4575" w:author="GoldenCorpusHarness" w:date="2026-03-28T21:57:55Z">
        <w:r>
          <w:delText>-N87, NCI-H23 (TROP2+), and NCIH23 (TROP2-)</w:delText>
        </w:r>
      </w:del>
      <w:ins w:id="4576" w:author="GoldenCorpusHarness" w:date="2026-03-28T21:57:55Z">
        <w:r>
          <w:t xml:space="preserve"> inhibitors</w:t>
        </w:r>
      </w:ins>
      <w:r>
        <w:t>.</w:t>
      </w:r>
      <w:del w:id="4577" w:author="GoldenCorpusHarness" w:date="2026-03-28T21:57:55Z">
        <w:r>
          <w:delText xml:space="preserve"> Sac-TMT led to either S phase or G2/M phase arrest on the 4 different cell lines tested. No cell cycle effect was observed with sacituzumab on the 4 cell lines tested, indicating that the cell cycle changes were mediated by the KL610023 component of sac-TMT.</w:delText>
        </w:r>
      </w:del>
    </w:p>
    <w:p ns2:paraId="1E98D6F1" ns2:textId="394713B5" w:rsidR="00B85DB7" w:rsidRDefault="00B85DB7" w:rsidP="00B85DB7">
      <w:pPr>
        <w:pStyle w:val="Paragraph"/>
      </w:pPr>
      <w:del w:id="4578" w:author="GoldenCorpusHarness" w:date="2026-03-28T21:57:55Z">
        <w:r>
          <w:delText>Sac-TMT and sacituzuma</w:delText>
        </w:r>
      </w:del>
      <w:ins w:id="4579" w:author="GoldenCorpusHarness" w:date="2026-03-28T21:57:55Z">
        <w:r>
          <w:t>Em</w:t>
        </w:r>
      </w:ins>
      <w:r>
        <w:t>b</w:t>
      </w:r>
      <w:del w:id="4580" w:author="GoldenCorpusHarness" w:date="2026-03-28T21:57:55Z">
        <w:r>
          <w:delText xml:space="preserve"> were </w:delText>
        </w:r>
      </w:del>
      <w:ins w:id="4581" w:author="GoldenCorpusHarness" w:date="2026-03-28T21:57:55Z">
        <w:r>
          <w:t>ryo‑fetal d</w:t>
        </w:r>
      </w:ins>
      <w:r>
        <w:t>ev</w:t>
      </w:r>
      <w:del w:id="4582" w:author="GoldenCorpusHarness" w:date="2026-03-28T21:57:55Z">
        <w:r>
          <w:delText xml:space="preserve">aluated for their effects on cell apoptosis </w:delText>
        </w:r>
      </w:del>
      <w:ins w:id="4583" w:author="GoldenCorpusHarness" w:date="2026-03-28T21:57:55Z">
        <w:r>
          <w:t>elopmental toxicity was o</w:t>
        </w:r>
      </w:ins>
      <w:r>
        <w:t>b</w:t>
      </w:r>
      <w:del w:id="4584" w:author="GoldenCorpusHarness" w:date="2026-03-28T21:57:55Z">
        <w:r>
          <w:delText>y monitoring caspase 3 and 7 acti</w:delText>
        </w:r>
      </w:del>
      <w:ins w:id="4585" w:author="GoldenCorpusHarness" w:date="2026-03-28T21:57:55Z">
        <w:r>
          <w:t>ser</w:t>
        </w:r>
      </w:ins>
      <w:r>
        <w:t>v</w:t>
      </w:r>
      <w:del w:id="4586" w:author="GoldenCorpusHarness" w:date="2026-03-28T21:57:55Z">
        <w:r>
          <w:delText>ity. HCC1806, NCI-N87, NCI H23</w:delText>
        </w:r>
      </w:del>
      <w:ins w:id="4587" w:author="GoldenCorpusHarness" w:date="2026-03-28T21:57:55Z">
        <w:r>
          <w:t>ed in rats when the payload alone</w:t>
        </w:r>
      </w:ins>
      <w:r>
        <w:t xml:space="preserve"> (</w:t>
      </w:r>
      <w:del w:id="4588" w:author="GoldenCorpusHarness" w:date="2026-03-28T21:57:55Z">
        <w:r>
          <w:delText xml:space="preserve">TROP2-), and NCI-H23 (TROP2+) cancer cell lines were incubated individually with sac-TMT, sacituzumab, and </w:delText>
        </w:r>
      </w:del>
      <w:r>
        <w:t>KL610023</w:t>
      </w:r>
      <w:ins w:id="4589" w:author="GoldenCorpusHarness" w:date="2026-03-28T21:57:55Z">
        <w:r>
          <w:t>) was administered at doses ≥15 μg/kg</w:t>
        </w:r>
      </w:ins>
      <w:r>
        <w:t xml:space="preserve">. </w:t>
      </w:r>
      <w:del w:id="4590" w:author="GoldenCorpusHarness" w:date="2026-03-28T21:57:55Z">
        <w:r>
          <w:delText>No effect was o</w:delText>
        </w:r>
      </w:del>
      <w:ins w:id="4591" w:author="GoldenCorpusHarness" w:date="2026-03-28T21:57:55Z">
        <w:r>
          <w:t>Findings included increased post‑implantation loss, fetal developmental delays, and external, visceral, and skeletal a</w:t>
        </w:r>
      </w:ins>
      <w:r>
        <w:t>b</w:t>
      </w:r>
      <w:del w:id="4592" w:author="GoldenCorpusHarness" w:date="2026-03-28T21:57:55Z">
        <w:r>
          <w:delText>served after incu</w:delText>
        </w:r>
      </w:del>
      <w:ins w:id="4593" w:author="GoldenCorpusHarness" w:date="2026-03-28T21:57:55Z">
        <w:r>
          <w:t>normalities. These effects are consistent with the known genotoxic and cytotoxic properties of the topoisomerase I inhi</w:t>
        </w:r>
      </w:ins>
      <w:r>
        <w:t>b</w:t>
      </w:r>
      <w:del w:id="4594" w:author="GoldenCorpusHarness" w:date="2026-03-28T21:57:55Z">
        <w:r>
          <w:delText>ation with sacituzumab</w:delText>
        </w:r>
      </w:del>
      <w:ins w:id="4595" w:author="GoldenCorpusHarness" w:date="2026-03-28T21:57:55Z">
        <w:r>
          <w:t>itor payload</w:t>
        </w:r>
      </w:ins>
      <w:r>
        <w:t>.</w:t>
      </w:r>
      <w:del w:id="4596" w:author="GoldenCorpusHarness" w:date="2026-03-28T21:57:55Z">
        <w:r>
          <w:delText xml:space="preserve"> Both sac-TMT and KL610023 induced apoptosis, while no such effect was observed with sacituzumab indicating that the effect of sac-TMT on cellular apoptosis was mediated by KL610023.</w:delText>
        </w:r>
      </w:del>
    </w:p>
    <w:p ns2:paraId="687A8DE7" ns2:textId="76CBD367" w:rsidR="00B85DB7" w:rsidRDefault="00B85DB7" w:rsidP="00B85DB7">
      <w:pPr>
        <w:pStyle w:val="Paragraph"/>
      </w:pPr>
      <w:del w:id="4597" w:author="GoldenCorpusHarness" w:date="2026-03-28T21:57:55Z">
        <w:r>
          <w:delText>Sac-</w:delText>
        </w:r>
      </w:del>
      <w:r>
        <w:t>T</w:t>
      </w:r>
      <w:del w:id="4598" w:author="GoldenCorpusHarness" w:date="2026-03-28T21:57:55Z">
        <w:r>
          <w:delText>MT and sacituzumab caus</w:delText>
        </w:r>
      </w:del>
      <w:ins w:id="4599" w:author="GoldenCorpusHarness" w:date="2026-03-28T21:57:55Z">
        <w:r>
          <w:t>h</w:t>
        </w:r>
      </w:ins>
      <w:r>
        <w:t>e</w:t>
      </w:r>
      <w:del w:id="4600" w:author="GoldenCorpusHarness" w:date="2026-03-28T21:57:55Z">
        <w:r>
          <w:delText>d signal pathway effects through ERK</w:delText>
        </w:r>
      </w:del>
      <w:r>
        <w:t xml:space="preserve"> pho</w:t>
      </w:r>
      <w:ins w:id="4601" w:author="GoldenCorpusHarness" w:date="2026-03-28T21:57:55Z">
        <w:r>
          <w:t xml:space="preserve">totoxicity </w:t>
        </w:r>
      </w:ins>
      <w:r>
        <w:t>s</w:t>
      </w:r>
      <w:del w:id="4602" w:author="GoldenCorpusHarness" w:date="2026-03-28T21:57:55Z">
        <w:r>
          <w:delText>phor</w:delText>
        </w:r>
      </w:del>
      <w:ins w:id="4603" w:author="GoldenCorpusHarness" w:date="2026-03-28T21:57:55Z">
        <w:r>
          <w:t>tud</w:t>
        </w:r>
      </w:ins>
      <w:r>
        <w:t>y</w:t>
      </w:r>
      <w:del w:id="4604" w:author="GoldenCorpusHarness" w:date="2026-03-28T21:57:55Z">
        <w:r>
          <w:delText>lation</w:delText>
        </w:r>
      </w:del>
      <w:r>
        <w:t xml:space="preserve"> in </w:t>
      </w:r>
      <w:ins w:id="4605" w:author="GoldenCorpusHarness" w:date="2026-03-28T21:57:55Z">
        <w:r>
          <w:t>rats wi</w:t>
        </w:r>
      </w:ins>
      <w:r>
        <w:t>th</w:t>
      </w:r>
      <w:del w:id="4606" w:author="GoldenCorpusHarness" w:date="2026-03-28T21:57:55Z">
        <w:r>
          <w:delText>e</w:delText>
        </w:r>
      </w:del>
      <w:r>
        <w:t xml:space="preserve"> </w:t>
      </w:r>
      <w:del w:id="4607" w:author="GoldenCorpusHarness" w:date="2026-03-28T21:57:55Z">
        <w:r>
          <w:delText>HCC</w:delText>
        </w:r>
      </w:del>
      <w:ins w:id="4608" w:author="GoldenCorpusHarness" w:date="2026-03-28T21:57:55Z">
        <w:r>
          <w:t>KL6</w:t>
        </w:r>
      </w:ins>
      <w:r>
        <w:t>1</w:t>
      </w:r>
      <w:del w:id="4609" w:author="GoldenCorpusHarness" w:date="2026-03-28T21:57:55Z">
        <w:r>
          <w:delText>8</w:delText>
        </w:r>
      </w:del>
      <w:r>
        <w:t>0</w:t>
      </w:r>
      <w:del w:id="4610" w:author="GoldenCorpusHarness" w:date="2026-03-28T21:57:55Z">
        <w:r>
          <w:delText>6</w:delText>
        </w:r>
      </w:del>
      <w:ins w:id="4611" w:author="GoldenCorpusHarness" w:date="2026-03-28T21:57:55Z">
        <w:r>
          <w:t>143</w:t>
        </w:r>
      </w:ins>
      <w:r>
        <w:t xml:space="preserve"> </w:t>
      </w:r>
      <w:del w:id="4612" w:author="GoldenCorpusHarness" w:date="2026-03-28T21:57:55Z">
        <w:r>
          <w:delText>cell line. N</w:delText>
        </w:r>
      </w:del>
      <w:ins w:id="4613" w:author="GoldenCorpusHarness" w:date="2026-03-28T21:57:55Z">
        <w:r>
          <w:t>(pr</w:t>
        </w:r>
      </w:ins>
      <w:r>
        <w:t>o</w:t>
      </w:r>
      <w:del w:id="4614" w:author="GoldenCorpusHarness" w:date="2026-03-28T21:57:55Z">
        <w:r>
          <w:delText xml:space="preserve"> impact was obse</w:delText>
        </w:r>
      </w:del>
      <w:ins w:id="4615" w:author="GoldenCorpusHarness" w:date="2026-03-28T21:57:55Z">
        <w:r>
          <w:t>d</w:t>
        </w:r>
      </w:ins>
      <w:r>
        <w:t>r</w:t>
      </w:r>
      <w:del w:id="4616" w:author="GoldenCorpusHarness" w:date="2026-03-28T21:57:55Z">
        <w:r>
          <w:delText>ved for ind</w:delText>
        </w:r>
      </w:del>
      <w:r>
        <w:t>u</w:t>
      </w:r>
      <w:del w:id="4617" w:author="GoldenCorpusHarness" w:date="2026-03-28T21:57:55Z">
        <w:r>
          <w:delText>ction</w:delText>
        </w:r>
      </w:del>
      <w:ins w:id="4618" w:author="GoldenCorpusHarness" w:date="2026-03-28T21:57:55Z">
        <w:r>
          <w:t>g</w:t>
        </w:r>
      </w:ins>
      <w:r>
        <w:t xml:space="preserve"> of</w:t>
      </w:r>
      <w:del w:id="4619" w:author="GoldenCorpusHarness" w:date="2026-03-28T21:57:55Z">
        <w:r>
          <w:delText xml:space="preserve"> caspase 3. Both sac-TMT and</w:delText>
        </w:r>
      </w:del>
      <w:r>
        <w:t xml:space="preserve"> KL610023</w:t>
      </w:r>
      <w:ins w:id="4620" w:author="GoldenCorpusHarness" w:date="2026-03-28T21:57:55Z">
        <w:r>
          <w:t>)</w:t>
        </w:r>
      </w:ins>
      <w:r>
        <w:t xml:space="preserve"> </w:t>
      </w:r>
      <w:del w:id="4621" w:author="GoldenCorpusHarness" w:date="2026-03-28T21:57:55Z">
        <w:r>
          <w:delText xml:space="preserve">were able to </w:delText>
        </w:r>
      </w:del>
      <w:ins w:id="4622" w:author="GoldenCorpusHarness" w:date="2026-03-28T21:57:55Z">
        <w:r>
          <w:t>d</w:t>
        </w:r>
      </w:ins>
      <w:r>
        <w:t>i</w:t>
      </w:r>
      <w:del w:id="4623" w:author="GoldenCorpusHarness" w:date="2026-03-28T21:57:55Z">
        <w:r>
          <w:delText>nduce caspase 7 an</w:delText>
        </w:r>
      </w:del>
      <w:r>
        <w:t xml:space="preserve">d </w:t>
      </w:r>
      <w:del w:id="4624" w:author="GoldenCorpusHarness" w:date="2026-03-28T21:57:55Z">
        <w:r>
          <w:delText>PARP cleavage, which</w:delText>
        </w:r>
      </w:del>
      <w:ins w:id="4625" w:author="GoldenCorpusHarness" w:date="2026-03-28T21:57:55Z">
        <w:r>
          <w:t>not</w:t>
        </w:r>
      </w:ins>
      <w:r>
        <w:t xml:space="preserve"> indicate</w:t>
      </w:r>
      <w:del w:id="4626" w:author="GoldenCorpusHarness" w:date="2026-03-28T21:57:55Z">
        <w:r>
          <w:delText>d</w:delText>
        </w:r>
      </w:del>
      <w:r>
        <w:t xml:space="preserve"> </w:t>
      </w:r>
      <w:ins w:id="4627" w:author="GoldenCorpusHarness" w:date="2026-03-28T21:57:55Z">
        <w:r>
          <w:t>pho</w:t>
        </w:r>
      </w:ins>
      <w:r>
        <w:t>t</w:t>
      </w:r>
      <w:del w:id="4628" w:author="GoldenCorpusHarness" w:date="2026-03-28T21:57:55Z">
        <w:r>
          <w:delText>he</w:delText>
        </w:r>
      </w:del>
      <w:ins w:id="4629" w:author="GoldenCorpusHarness" w:date="2026-03-28T21:57:55Z">
        <w:r>
          <w:t>otoxic</w:t>
        </w:r>
      </w:ins>
      <w:r>
        <w:t xml:space="preserve"> </w:t>
      </w:r>
      <w:ins w:id="4630" w:author="GoldenCorpusHarness" w:date="2026-03-28T21:57:55Z">
        <w:r>
          <w:t>po</w:t>
        </w:r>
      </w:ins>
      <w:r>
        <w:t>te</w:t>
      </w:r>
      <w:del w:id="4631" w:author="GoldenCorpusHarness" w:date="2026-03-28T21:57:55Z">
        <w:r>
          <w:delText>st ar</w:delText>
        </w:r>
      </w:del>
      <w:ins w:id="4632" w:author="GoldenCorpusHarness" w:date="2026-03-28T21:57:55Z">
        <w:r>
          <w:t>n</w:t>
        </w:r>
      </w:ins>
      <w:r>
        <w:t>ti</w:t>
      </w:r>
      <w:del w:id="4633" w:author="GoldenCorpusHarness" w:date="2026-03-28T21:57:55Z">
        <w:r>
          <w:delText>c</w:delText>
        </w:r>
      </w:del>
      <w:ins w:id="4634" w:author="GoldenCorpusHarness" w:date="2026-03-28T21:57:55Z">
        <w:r>
          <w:t>a</w:t>
        </w:r>
      </w:ins>
      <w:r>
        <w:t>l</w:t>
      </w:r>
      <w:del w:id="4635" w:author="GoldenCorpusHarness" w:date="2026-03-28T21:57:55Z">
        <w:r>
          <w:delText>es induced apoptosis in the HCC1806 cell line</w:delText>
        </w:r>
      </w:del>
      <w:r>
        <w:t>.</w:t>
      </w:r>
    </w:p>
    <w:p ns2:paraId="40A2B328" ns2:textId="047A0FA8" w:rsidR="00B85DB7" w:rsidRDefault="00B85DB7" w:rsidP="00B85DB7">
      <w:pPr>
        <w:pStyle w:val="Paragraph"/>
      </w:pPr>
      <w:del w:id="4636" w:author="GoldenCorpusHarness" w:date="2026-03-28T21:57:55Z">
        <w:r>
          <w:delText>Sac-TMT inhibited proliferatio</w:delText>
        </w:r>
      </w:del>
      <w:ins w:id="4637" w:author="GoldenCorpusHarness" w:date="2026-03-28T21:57:55Z">
        <w:r>
          <w:t>I</w:t>
        </w:r>
      </w:ins>
      <w:r>
        <w:t xml:space="preserve">n </w:t>
      </w:r>
      <w:del w:id="4638" w:author="GoldenCorpusHarness" w:date="2026-03-28T21:57:55Z">
        <w:r>
          <w:delText>in vit</w:delText>
        </w:r>
      </w:del>
      <w:ins w:id="4639" w:author="GoldenCorpusHarness" w:date="2026-03-28T21:57:55Z">
        <w:r>
          <w:t>summa</w:t>
        </w:r>
      </w:ins>
      <w:r>
        <w:t>r</w:t>
      </w:r>
      <w:del w:id="4640" w:author="GoldenCorpusHarness" w:date="2026-03-28T21:57:55Z">
        <w:r>
          <w:delText>o in cancer cell lines expressing high levels of TROP2</w:delText>
        </w:r>
      </w:del>
      <w:ins w:id="4641" w:author="GoldenCorpusHarness" w:date="2026-03-28T21:57:55Z">
        <w:r>
          <w:t>y</w:t>
        </w:r>
      </w:ins>
      <w:r>
        <w:t xml:space="preserve">, </w:t>
      </w:r>
      <w:del w:id="4642" w:author="GoldenCorpusHarness" w:date="2026-03-28T21:57:55Z">
        <w:r>
          <w:delText>ie, BXPC 3, Calu-3, Colo205, HCC827, HCC1806, NCI-N87 and NCI-H23 (TROP2+). T</w:delText>
        </w:r>
      </w:del>
      <w:ins w:id="4643" w:author="GoldenCorpusHarness" w:date="2026-03-28T21:57:55Z">
        <w:r>
          <w:t>t</w:t>
        </w:r>
      </w:ins>
      <w:r>
        <w:t xml:space="preserve">he </w:t>
      </w:r>
      <w:del w:id="4644" w:author="GoldenCorpusHarness" w:date="2026-03-28T21:57:55Z">
        <w:r>
          <w:delText xml:space="preserve">IC50 </w:delText>
        </w:r>
      </w:del>
      <w:ins w:id="4645" w:author="GoldenCorpusHarness" w:date="2026-03-28T21:57:55Z">
        <w:r>
          <w:t>a</w:t>
        </w:r>
      </w:ins>
      <w:r>
        <w:t>va</w:t>
      </w:r>
      <w:ins w:id="4646" w:author="GoldenCorpusHarness" w:date="2026-03-28T21:57:55Z">
        <w:r>
          <w:t>i</w:t>
        </w:r>
      </w:ins>
      <w:r>
        <w:t>l</w:t>
      </w:r>
      <w:del w:id="4647" w:author="GoldenCorpusHarness" w:date="2026-03-28T21:57:55Z">
        <w:r>
          <w:delText>ues ranged from 2.7 nM to 65.5 nM. KL610023 showed compar</w:delText>
        </w:r>
      </w:del>
      <w:r>
        <w:t xml:space="preserve">able </w:t>
      </w:r>
      <w:del w:id="4648" w:author="GoldenCorpusHarness" w:date="2026-03-28T21:57:55Z">
        <w:r>
          <w:delText>effe</w:delText>
        </w:r>
      </w:del>
      <w:ins w:id="4649" w:author="GoldenCorpusHarness" w:date="2026-03-28T21:57:55Z">
        <w:r>
          <w:t>non</w:t>
        </w:r>
      </w:ins>
      <w:r>
        <w:t>c</w:t>
      </w:r>
      <w:del w:id="4650" w:author="GoldenCorpusHarness" w:date="2026-03-28T21:57:55Z">
        <w:r>
          <w:delText>ts w</w:delText>
        </w:r>
      </w:del>
      <w:ins w:id="4651" w:author="GoldenCorpusHarness" w:date="2026-03-28T21:57:55Z">
        <w:r>
          <w:t>l</w:t>
        </w:r>
      </w:ins>
      <w:r>
        <w:t>i</w:t>
      </w:r>
      <w:del w:id="4652" w:author="GoldenCorpusHarness" w:date="2026-03-28T21:57:55Z">
        <w:r>
          <w:delText>th IC50 v</w:delText>
        </w:r>
      </w:del>
      <w:ins w:id="4653" w:author="GoldenCorpusHarness" w:date="2026-03-28T21:57:55Z">
        <w:r>
          <w:t>nic</w:t>
        </w:r>
      </w:ins>
      <w:r>
        <w:t>al</w:t>
      </w:r>
      <w:ins w:id="4654" w:author="GoldenCorpusHarness" w:date="2026-03-28T21:57:55Z">
        <w:r>
          <w:t xml:space="preserve"> data s</w:t>
        </w:r>
      </w:ins>
      <w:r>
        <w:t>u</w:t>
      </w:r>
      <w:ins w:id="4655" w:author="GoldenCorpusHarness" w:date="2026-03-28T21:57:55Z">
        <w:r>
          <w:t>pport clinical d</w:t>
        </w:r>
      </w:ins>
      <w:r>
        <w:t>e</w:t>
      </w:r>
      <w:del w:id="4656" w:author="GoldenCorpusHarness" w:date="2026-03-28T21:57:55Z">
        <w:r>
          <w:delText>s</w:delText>
        </w:r>
      </w:del>
      <w:ins w:id="4657" w:author="GoldenCorpusHarness" w:date="2026-03-28T21:57:55Z">
        <w:r>
          <w:t>velopment</w:t>
        </w:r>
      </w:ins>
      <w:r>
        <w:t xml:space="preserve"> of</w:t>
      </w:r>
      <w:del w:id="4658" w:author="GoldenCorpusHarness" w:date="2026-03-28T21:57:55Z">
        <w:r>
          <w:delText xml:space="preserve"> 0.8 nM to 44.4 nM. For the TROP2-negative cell lines Du4475 and NCI- H23 (TROP2-),</w:delText>
        </w:r>
      </w:del>
      <w:r>
        <w:t xml:space="preserve"> sac-TMT </w:t>
      </w:r>
      <w:ins w:id="4659" w:author="GoldenCorpusHarness" w:date="2026-03-28T21:57:55Z">
        <w:r>
          <w:t>for tre</w:t>
        </w:r>
      </w:ins>
      <w:r>
        <w:t>a</w:t>
      </w:r>
      <w:del w:id="4660" w:author="GoldenCorpusHarness" w:date="2026-03-28T21:57:55Z">
        <w:r>
          <w:delText>l</w:delText>
        </w:r>
      </w:del>
      <w:ins w:id="4661" w:author="GoldenCorpusHarness" w:date="2026-03-28T21:57:55Z">
        <w:r>
          <w:t>tment of patient</w:t>
        </w:r>
      </w:ins>
      <w:r>
        <w:t>s</w:t>
      </w:r>
      <w:ins w:id="4662" w:author="GoldenCorpusHarness" w:date="2026-03-28T21:57:55Z">
        <w:r>
          <w:t xml:space="preserve"> with vari</w:t>
        </w:r>
      </w:ins>
      <w:r>
        <w:t>o</w:t>
      </w:r>
      <w:ins w:id="4663" w:author="GoldenCorpusHarness" w:date="2026-03-28T21:57:55Z">
        <w:r>
          <w:t>us types of cancers</w:t>
        </w:r>
      </w:ins>
      <w:r>
        <w:t xml:space="preserve"> in</w:t>
      </w:r>
      <w:del w:id="4664" w:author="GoldenCorpusHarness" w:date="2026-03-28T21:57:55Z">
        <w:r>
          <w:delText>hib</w:delText>
        </w:r>
      </w:del>
      <w:ins w:id="4665" w:author="GoldenCorpusHarness" w:date="2026-03-28T21:57:55Z">
        <w:r>
          <w:t xml:space="preserve"> accordance w</w:t>
        </w:r>
      </w:ins>
      <w:r>
        <w:t>it</w:t>
      </w:r>
      <w:del w:id="4666" w:author="GoldenCorpusHarness" w:date="2026-03-28T21:57:55Z">
        <w:r>
          <w:delText>ed proliferation, most likely due to KL610023 cytotoxin being released before being internalized by</w:delText>
        </w:r>
      </w:del>
      <w:ins w:id="4667" w:author="GoldenCorpusHarness" w:date="2026-03-28T21:57:55Z">
        <w:r>
          <w:t>h</w:t>
        </w:r>
      </w:ins>
      <w:r>
        <w:t xml:space="preserve"> the </w:t>
      </w:r>
      <w:del w:id="4668" w:author="GoldenCorpusHarness" w:date="2026-03-28T21:57:55Z">
        <w:r>
          <w:delText>TROP2 expre</w:delText>
        </w:r>
      </w:del>
      <w:r>
        <w:t>s</w:t>
      </w:r>
      <w:del w:id="4669" w:author="GoldenCorpusHarness" w:date="2026-03-28T21:57:55Z">
        <w:r>
          <w:delText>sing cells. Saci</w:delText>
        </w:r>
      </w:del>
      <w:r>
        <w:t>tu</w:t>
      </w:r>
      <w:del w:id="4670" w:author="GoldenCorpusHarness" w:date="2026-03-28T21:57:55Z">
        <w:r>
          <w:delText xml:space="preserve">zumab </w:delText>
        </w:r>
      </w:del>
      <w:r>
        <w:t>d</w:t>
      </w:r>
      <w:del w:id="4671" w:author="GoldenCorpusHarness" w:date="2026-03-28T21:57:55Z">
        <w:r>
          <w:delText>emonstrated no effect on cell</w:delText>
        </w:r>
      </w:del>
      <w:ins w:id="4672" w:author="GoldenCorpusHarness" w:date="2026-03-28T21:57:55Z">
        <w:r>
          <w:t>y</w:t>
        </w:r>
      </w:ins>
      <w:r>
        <w:t xml:space="preserve"> pro</w:t>
      </w:r>
      <w:ins w:id="4673" w:author="GoldenCorpusHarness" w:date="2026-03-28T21:57:55Z">
        <w:r>
          <w:t>toco</w:t>
        </w:r>
      </w:ins>
      <w:r>
        <w:t>l</w:t>
      </w:r>
      <w:del w:id="4674" w:author="GoldenCorpusHarness" w:date="2026-03-28T21:57:55Z">
        <w:r>
          <w:delText>iferation</w:delText>
        </w:r>
      </w:del>
      <w:r>
        <w:t>.</w:t>
      </w:r>
    </w:p>
    <w:p ns2:paraId="6D854B10" ns2:textId="59B74F9C" w:rsidR="00B85DB7" w:rsidRDefault="00B85DB7" w:rsidP="00B85DB7">
      <w:pPr>
        <w:pStyle w:val="Paragraph"/>
      </w:pPr>
      <w:r>
        <w:t xml:space="preserve">The </w:t>
      </w:r>
      <w:del w:id="4675" w:author="GoldenCorpusHarness" w:date="2026-03-28T21:57:55Z">
        <w:r>
          <w:delText>b</w:delText>
        </w:r>
      </w:del>
      <w:ins w:id="4676" w:author="GoldenCorpusHarness" w:date="2026-03-28T21:57:55Z">
        <w:r>
          <w:t>clinical data presented in this IB include safet</w:t>
        </w:r>
      </w:ins>
      <w:r>
        <w:t>y</w:t>
      </w:r>
      <w:del w:id="4677" w:author="GoldenCorpusHarness" w:date="2026-03-28T21:57:55Z">
        <w:r>
          <w:delText>stander effect of</w:delText>
        </w:r>
      </w:del>
      <w:ins w:id="4678" w:author="GoldenCorpusHarness" w:date="2026-03-28T21:57:55Z">
        <w:r>
          <w:t xml:space="preserve"> data from 13 ongoing clinical studies in participants with advanced cancers who have received</w:t>
        </w:r>
      </w:ins>
      <w:r>
        <w:t xml:space="preserve"> sac-TMT </w:t>
      </w:r>
      <w:ins w:id="4679" w:author="GoldenCorpusHarness" w:date="2026-03-28T21:57:55Z">
        <w:r>
          <w:t xml:space="preserve">monotherapy or in combination </w:t>
        </w:r>
      </w:ins>
      <w:r>
        <w:t>w</w:t>
      </w:r>
      <w:del w:id="4680" w:author="GoldenCorpusHarness" w:date="2026-03-28T21:57:55Z">
        <w:r>
          <w:delText>as assessed in TROP2-positive N</w:delText>
        </w:r>
      </w:del>
      <w:ins w:id="4681" w:author="GoldenCorpusHarness" w:date="2026-03-28T21:57:55Z">
        <w:r>
          <w:t>ith I</w:t>
        </w:r>
      </w:ins>
      <w:r>
        <w:t>CI</w:t>
      </w:r>
      <w:ins w:id="4682" w:author="GoldenCorpusHarness" w:date="2026-03-28T21:57:55Z">
        <w:r>
          <w:t xml:space="preserve"> and/or other anti</w:t>
        </w:r>
      </w:ins>
      <w:r>
        <w:t>-</w:t>
      </w:r>
      <w:del w:id="4683" w:author="GoldenCorpusHarness" w:date="2026-03-28T21:57:55Z">
        <w:r>
          <w:delText>H</w:delText>
        </w:r>
      </w:del>
      <w:ins w:id="4684" w:author="GoldenCorpusHarness" w:date="2026-03-28T21:57:55Z">
        <w:r>
          <w:t xml:space="preserve">cancer agents. PK and efficacy data from a subset of participants from these ongoing clinical studies are also included. The IB includes all available data through </w:t>
        </w:r>
      </w:ins>
      <w:r>
        <w:t>2</w:t>
      </w:r>
      <w:del w:id="4685" w:author="GoldenCorpusHarness" w:date="2026-03-28T21:57:55Z">
        <w:r>
          <w:delText>3 (target cells) and TROP</w:delText>
        </w:r>
      </w:del>
      <w:ins w:id="4686" w:author="GoldenCorpusHarness" w:date="2026-03-28T21:57:55Z">
        <w:r>
          <w:t>1‑MAY‑</w:t>
        </w:r>
      </w:ins>
      <w:r>
        <w:t>2</w:t>
      </w:r>
      <w:del w:id="4687" w:author="GoldenCorpusHarness" w:date="2026-03-28T21:57:55Z">
        <w:r>
          <w:delText xml:space="preserve"> negative NCI-H23 (nontarget cells) cells. No bystander effect on cells in proximity to target cells was observed with sacituzumab treatment. Following treatment with 5 nM sac-TMT, approximately 50% of the cells in proximity to the target cells survived in the NCI-H23 (TROP2+) group, about 75% cells were alive in the NCI-H23 (TROP2-) group, while about 50% cells survived in the combination cell group. These results are consistent with the microscopic morphology findings confirming that with 5 nM sac-TMT treatment, not only are the TROP2 positive NCI-H23 (TROP2+) cells killed but also TROP2 negative NCI-H23 (TROP2-) cells. The bystander effect on cells with proximity to the target cells is attributed to free KL610</w:delText>
        </w:r>
      </w:del>
      <w:r>
        <w:t>02</w:t>
      </w:r>
      <w:del w:id="4688" w:author="GoldenCorpusHarness" w:date="2026-03-28T21:57:55Z">
        <w:r>
          <w:delText>3</w:delText>
        </w:r>
      </w:del>
      <w:ins w:id="4689" w:author="GoldenCorpusHarness" w:date="2026-03-28T21:57:55Z">
        <w:r>
          <w:t>5. Data from studies with earlier data‑cut dates are included as final and have not</w:t>
        </w:r>
      </w:ins>
      <w:r>
        <w:t xml:space="preserve"> be</w:t>
      </w:r>
      <w:del w:id="4690" w:author="GoldenCorpusHarness" w:date="2026-03-28T21:57:55Z">
        <w:r>
          <w:delText>ing released from NCI-H23 (TROP2+) cell-bound sac-TMT</w:delText>
        </w:r>
      </w:del>
      <w:ins w:id="4691" w:author="GoldenCorpusHarness" w:date="2026-03-28T21:57:55Z">
        <w:r>
          <w:t>en updated</w:t>
        </w:r>
      </w:ins>
      <w:r>
        <w:t>.</w:t>
      </w:r>
    </w:p>
    <w:p ns2:paraId="051B8D2A" ns2:textId="0C0A4DD9" w:rsidR="002A42C0" w:rsidRDefault="00B85DB7" w:rsidP="00B85DB7">
      <w:pPr>
        <w:pStyle w:val="Paragraph"/>
      </w:pPr>
      <w:del w:id="4692" w:author="GoldenCorpusHarness" w:date="2026-03-28T21:57:55Z">
        <w:r>
          <w:delText>S</w:delText>
        </w:r>
      </w:del>
      <w:ins w:id="4693" w:author="GoldenCorpusHarness" w:date="2026-03-28T21:57:55Z">
        <w:r>
          <w:t>Following multiple doses, accumulation of ADC, TAb, and free payload was low. PopPK analysis showed PK profiles and exposures of s</w:t>
        </w:r>
      </w:ins>
      <w:r>
        <w:t xml:space="preserve">ac-TMT </w:t>
      </w:r>
      <w:del w:id="4694" w:author="GoldenCorpusHarness" w:date="2026-03-28T21:57:55Z">
        <w:r>
          <w:delText xml:space="preserve">is not expected to show </w:delText>
        </w:r>
      </w:del>
      <w:r>
        <w:t>ADC</w:t>
      </w:r>
      <w:del w:id="4695" w:author="GoldenCorpusHarness" w:date="2026-03-28T21:57:55Z">
        <w:r>
          <w:delText>C ac</w:delText>
        </w:r>
      </w:del>
      <w:ins w:id="4696" w:author="GoldenCorpusHarness" w:date="2026-03-28T21:57:55Z">
        <w:r>
          <w:t xml:space="preserve"> and free payload were linear within the dose range from 2 mg/kg to 6 mg/kg in the q2w dosing schedule. No clinically meaningful impact of race, sex, age, and ADA posi</w:t>
        </w:r>
      </w:ins>
      <w:r>
        <w:t xml:space="preserve">tivity </w:t>
      </w:r>
      <w:del w:id="4697" w:author="GoldenCorpusHarness" w:date="2026-03-28T21:57:55Z">
        <w:r>
          <w:delText>in the clinic. In an initial study, sac-TMT, sacituzuma</w:delText>
        </w:r>
      </w:del>
      <w:ins w:id="4698" w:author="GoldenCorpusHarness" w:date="2026-03-28T21:57:55Z">
        <w:r>
          <w:t>was o</w:t>
        </w:r>
      </w:ins>
      <w:r>
        <w:t>b</w:t>
      </w:r>
      <w:del w:id="4699" w:author="GoldenCorpusHarness" w:date="2026-03-28T21:57:55Z">
        <w:r>
          <w:delText xml:space="preserve"> STD, and sacituzumab mediated</w:delText>
        </w:r>
      </w:del>
      <w:ins w:id="4700" w:author="GoldenCorpusHarness" w:date="2026-03-28T21:57:55Z">
        <w:r>
          <w:t>served on</w:t>
        </w:r>
      </w:ins>
      <w:r>
        <w:t xml:space="preserve"> ADC</w:t>
      </w:r>
      <w:ins w:id="4701" w:author="GoldenCorpusHarness" w:date="2026-03-28T21:57:55Z">
        <w:r>
          <w:t xml:space="preserve"> and payload PK. The exposure-response analysis based on available PK, efficacy, and safety data suggest there is a positive trend towards PK exposures and response, with increasing AU</w:t>
        </w:r>
      </w:ins>
      <w:r>
        <w:t xml:space="preserve">C </w:t>
      </w:r>
      <w:del w:id="4702" w:author="GoldenCorpusHarness" w:date="2026-03-28T21:57:55Z">
        <w:r>
          <w:delText>in H</w:delText>
        </w:r>
      </w:del>
      <w:ins w:id="4703" w:author="GoldenCorpusHarness" w:date="2026-03-28T21:57:55Z">
        <w:r>
          <w:t xml:space="preserve">values associated with an increased probability of achieving tumor responses and increasing </w:t>
        </w:r>
      </w:ins>
      <w:r>
        <w:t>C</w:t>
      </w:r>
      <w:del w:id="4704" w:author="GoldenCorpusHarness" w:date="2026-03-28T21:57:55Z">
        <w:r>
          <w:delText>C1806 cells where NK 92MI-CD16a cells were used as effector cells and TROP2 positi</w:delText>
        </w:r>
      </w:del>
      <w:ins w:id="4705" w:author="GoldenCorpusHarness" w:date="2026-03-28T21:57:55Z">
        <w:r>
          <w:t xml:space="preserve">max </w:t>
        </w:r>
      </w:ins>
      <w:r>
        <w:t>v</w:t>
      </w:r>
      <w:del w:id="4706" w:author="GoldenCorpusHarness" w:date="2026-03-28T21:57:55Z">
        <w:r>
          <w:delText>e HCC1806 cancer cells were used as target cells</w:delText>
        </w:r>
      </w:del>
      <w:ins w:id="4707" w:author="GoldenCorpusHarness" w:date="2026-03-28T21:57:55Z">
        <w:r>
          <w:t>alues associated with an increased incidence of toxicity events and decreased drug tolerability</w:t>
        </w:r>
      </w:ins>
      <w:r>
        <w:t>.</w:t>
      </w:r>
      <w:del w:id="4708" w:author="GoldenCorpusHarness" w:date="2026-03-28T21:57:55Z">
        <w:r>
          <w:delText xml:space="preserve"> Sacituzumab STD and sacituzumab were more potent in inducing ADCC as reflected by 5-fold lower EC50 values than that of sac-TMT (139.3 ng/mL for sac-TMT compared to 21.57 or 25.05 ng/mL for sacituzumab and sacituzumab STD, respectively). </w:delText>
        </w:r>
      </w:del>
    </w:p>
    <w:p ns2:paraId="2D9DA5C4" ns2:textId="1C616F75" w:rsidR="00B85DB7" w:rsidRDefault="00B85DB7" w:rsidP="00B85DB7">
      <w:pPr>
        <w:pStyle w:val="Paragraph"/>
      </w:pPr>
      <w:del w:id="4709" w:author="GoldenCorpusHarness" w:date="2026-03-28T21:57:55Z">
        <w:r>
          <w:delText xml:space="preserve">In a </w:delText>
        </w:r>
      </w:del>
      <w:ins w:id="4710" w:author="GoldenCorpusHarness" w:date="2026-03-28T21:57:55Z">
        <w:r>
          <w:t>Sac-TMT monotherapy at 4 mg/kg q2w or 5 mg/kg q2w dosing showed a manageable sa</w:t>
        </w:r>
      </w:ins>
      <w:r>
        <w:t>f</w:t>
      </w:r>
      <w:del w:id="4711" w:author="GoldenCorpusHarness" w:date="2026-03-28T21:57:55Z">
        <w:r>
          <w:delText>ollow</w:delText>
        </w:r>
      </w:del>
      <w:ins w:id="4712" w:author="GoldenCorpusHarness" w:date="2026-03-28T21:57:55Z">
        <w:r>
          <w:t>ety profile in participants with advanced cancer. A summary of AEs of sac</w:t>
        </w:r>
      </w:ins>
      <w:r>
        <w:t>-</w:t>
      </w:r>
      <w:del w:id="4713" w:author="GoldenCorpusHarness" w:date="2026-03-28T21:57:55Z">
        <w:r>
          <w:delText>up study using PB</w:delText>
        </w:r>
      </w:del>
      <w:ins w:id="4714" w:author="GoldenCorpusHarness" w:date="2026-03-28T21:57:55Z">
        <w:r>
          <w:t>T</w:t>
        </w:r>
      </w:ins>
      <w:r>
        <w:t>M</w:t>
      </w:r>
      <w:del w:id="4715" w:author="GoldenCorpusHarness" w:date="2026-03-28T21:57:55Z">
        <w:r>
          <w:delText>Cs from 3 donors as the effector cells, neither</w:delText>
        </w:r>
      </w:del>
      <w:ins w:id="4716" w:author="GoldenCorpusHarness" w:date="2026-03-28T21:57:55Z">
        <w:r>
          <w:t>T 4 mg/kg q2w and 5 mg/kg q2w dosing is provided in [Table 96] based on aggregated</w:t>
        </w:r>
      </w:ins>
      <w:r>
        <w:t xml:space="preserve"> sac-TMT </w:t>
      </w:r>
      <w:del w:id="4717" w:author="GoldenCorpusHarness" w:date="2026-03-28T21:57:55Z">
        <w:r>
          <w:delText>nor sacituzumab showed A</w:delText>
        </w:r>
      </w:del>
      <w:ins w:id="4718" w:author="GoldenCorpusHarness" w:date="2026-03-28T21:57:55Z">
        <w:r>
          <w:t xml:space="preserve">monotherapy data (n=2177, </w:t>
        </w:r>
      </w:ins>
      <w:r>
        <w:t>DC</w:t>
      </w:r>
      <w:ins w:id="4719" w:author="GoldenCorpusHarness" w:date="2026-03-28T21:57:55Z">
        <w:r>
          <w:t>O 21-MAY-2025). AEs were reported in 1210 (97.7%) and 935 (99.7%) participants treated with the 4 mg/kg q2w (n=1239) and 5 mg/kg q2w (n=938) doses, respectively. Grade ≥3 AEs were reported in 677 (54.6%) and 624 (66.5%) participants treated with the 4 mg/kg q2w and 5 mg/kg q2w doses, respectively, and AEs leading to discontinuation were similar for both doses (4.2% and 4.3%, 4 mg/kg and 5 mg/kg, respectively). The most frequently reported (≥20%) sac-TMT toxicities regardless of dose include anemia, neutropenia, WB</w:t>
        </w:r>
      </w:ins>
      <w:r>
        <w:t xml:space="preserve">C </w:t>
      </w:r>
      <w:del w:id="4720" w:author="GoldenCorpusHarness" w:date="2026-03-28T21:57:55Z">
        <w:r>
          <w:delText>acti</w:delText>
        </w:r>
      </w:del>
      <w:ins w:id="4721" w:author="GoldenCorpusHarness" w:date="2026-03-28T21:57:55Z">
        <w:r>
          <w:t xml:space="preserve">count decreased, thrombocytopenia, stomatitis, nausea, </w:t>
        </w:r>
      </w:ins>
      <w:r>
        <w:t>v</w:t>
      </w:r>
      <w:del w:id="4722" w:author="GoldenCorpusHarness" w:date="2026-03-28T21:57:55Z">
        <w:r>
          <w:delText>ity against</w:delText>
        </w:r>
      </w:del>
      <w:ins w:id="4723" w:author="GoldenCorpusHarness" w:date="2026-03-28T21:57:55Z">
        <w:r>
          <w:t>omiting, and alopecia [Table 97]. Sac-TMT monotherapy at 4 mg/kg and 5 mg/kg is generally manageable with dose modifications and supportive care. Sac-TMT monotherapy has demonstrated promising and durable clinical activity in multiple advanced cancer populations including TNBC, NSCLC, ovarian cancer, endometrial cancer, cervical,</w:t>
        </w:r>
      </w:ins>
      <w:r>
        <w:t xml:space="preserve"> H</w:t>
      </w:r>
      <w:ins w:id="4724" w:author="GoldenCorpusHarness" w:date="2026-03-28T21:57:55Z">
        <w:r>
          <w:t>R+/HER2- breast cancer, gastric cancer, urothelial cancer. Sac-TMT monotherapy has demonstrated a survival benefit in patients with advanced TNB</w:t>
        </w:r>
      </w:ins>
      <w:r>
        <w:t>C</w:t>
      </w:r>
      <w:ins w:id="4725" w:author="GoldenCorpusHarness" w:date="2026-03-28T21:57:55Z">
        <w:r>
          <w:t xml:space="preserve"> and EGFR-mutated NS</w:t>
        </w:r>
      </w:ins>
      <w:r>
        <w:t>C</w:t>
      </w:r>
      <w:del w:id="4726" w:author="GoldenCorpusHarness" w:date="2026-03-28T21:57:55Z">
        <w:r>
          <w:delText>1806 cells with 1 of the donors</w:delText>
        </w:r>
      </w:del>
      <w:ins w:id="4727" w:author="GoldenCorpusHarness" w:date="2026-03-28T21:57:55Z">
        <w:r>
          <w:t>LC compared with standard chemotherapy</w:t>
        </w:r>
      </w:ins>
      <w:r>
        <w:t>.</w:t>
      </w:r>
      <w:del w:id="4728" w:author="GoldenCorpusHarness" w:date="2026-03-28T21:57:55Z">
        <w:r>
          <w:delText xml:space="preserve"> Both sacTMT and sacituzumab showed weak ADCC activity with 2 of the donors, with sacituzumab showing 13 to 49% cytotoxicity and sac-TMT showing 8 to 34% cytotoxicity. The ADCC activity of sac-TMT was consistently lower than that of sacituzumab in the same donor. When human immunoglobulin was added to reflect in vivo physiological conditions, the ADCC activity of sac-TMT was completely blocked in all 3 donors. The ADCC activity of sacituzumab was also blocked (2 donors) or reduced (1 donor) with the addition of human immunoglobulin. Taken together the data show that sac-TMT is not expected to have ADCC activity in the clinic.</w:delText>
        </w:r>
      </w:del>
    </w:p>
    <w:p ns2:paraId="7795D4D7" ns2:textId="2BAA0CA8" w:rsidR="00B85DB7" w:rsidRDefault="00B85DB7" w:rsidP="00B85DB7">
      <w:pPr>
        <w:pStyle w:val="Paragraph"/>
        <w:rPr>
          <w:iCs/>
        </w:rPr>
      </w:pPr>
      <w:ins w:id="4729" w:author="GoldenCorpusHarness" w:date="2026-03-28T21:57:55Z">
        <w:r>
          <w:t xml:space="preserve">Sac-TMT (4 mg/kg q2w or 5 mg/kg q2w) plus pembrolizumab (400 mg q6w) or KL-A167 (900 mg q2w) demonstrated promising and durable antitumor activity in several advanced cancer populations including cervical cancer and EGFR wild type </w:t>
        </w:r>
      </w:ins>
      <w:r>
        <w:t>N</w:t>
      </w:r>
      <w:del w:id="4730" w:author="GoldenCorpusHarness" w:date="2026-03-28T21:57:55Z">
        <w:r>
          <w:delText>either</w:delText>
        </w:r>
      </w:del>
      <w:ins w:id="4731" w:author="GoldenCorpusHarness" w:date="2026-03-28T21:57:55Z">
        <w:r>
          <w:t>SCLC. The combination of</w:t>
        </w:r>
      </w:ins>
      <w:r>
        <w:t xml:space="preserve"> sac-TMT </w:t>
      </w:r>
      <w:del w:id="4732" w:author="GoldenCorpusHarness" w:date="2026-03-28T21:57:55Z">
        <w:r>
          <w:delText xml:space="preserve">nor sacituzumab mediated </w:delText>
        </w:r>
      </w:del>
      <w:ins w:id="4733" w:author="GoldenCorpusHarness" w:date="2026-03-28T21:57:55Z">
        <w:r>
          <w:t>plus I</w:t>
        </w:r>
      </w:ins>
      <w:r>
        <w:t>C</w:t>
      </w:r>
      <w:del w:id="4734" w:author="GoldenCorpusHarness" w:date="2026-03-28T21:57:55Z">
        <w:r>
          <w:delText>D</w:delText>
        </w:r>
      </w:del>
      <w:ins w:id="4735" w:author="GoldenCorpusHarness" w:date="2026-03-28T21:57:55Z">
        <w:r>
          <w:t>I has a generally manageable safety profile, which is consistent with the combined monotherapy safety profiles of sac-TMT and each I</w:t>
        </w:r>
      </w:ins>
      <w:r>
        <w:t>C</w:t>
      </w:r>
      <w:del w:id="4736" w:author="GoldenCorpusHarness" w:date="2026-03-28T21:57:55Z">
        <w:r>
          <w:delText xml:space="preserve"> in HCC1806 cancer cells</w:delText>
        </w:r>
      </w:del>
      <w:ins w:id="4737" w:author="GoldenCorpusHarness" w:date="2026-03-28T21:57:55Z">
        <w:r>
          <w:t>I</w:t>
        </w:r>
      </w:ins>
      <w:r>
        <w:t>.</w:t>
      </w:r>
      <w:del w:id="4738" w:author="GoldenCorpusHarness" w:date="2026-03-28T21:57:55Z">
        <w:r>
          <w:delText xml:space="preserve"> The positive control IMAB362-treated HEK293t-claudin18.2 cells showed a CDC effect in the assay.</w:delText>
        </w:r>
      </w:del>
    </w:p>
    <w:p ns2:paraId="2E16287C" ns2:textId="77777777" w:rsidR="00255A25" w:rsidRPr="00A158E6" w:rsidRDefault="00255A25" w:rsidP="00A50E6A">
      <w:pPr>
        <w:pStyle w:val="Heading4"/>
      </w:pPr>
      <w:ins w:id="4739" w:author="GoldenCorpusHarness" w:date="2026-03-28T21:57:55Z">
        <w:r>
          <w:t xml:space="preserve">Sac-TMT at various doses and schedules has been evaluated in combination with carboplatin at AUC5 q3w or cisplatin at 75 mg/m2 q3w with or without </w:t>
        </w:r>
      </w:ins>
      <w:r>
        <w:t>I</w:t>
      </w:r>
      <w:del w:id="4740" w:author="GoldenCorpusHarness" w:date="2026-03-28T21:57:55Z">
        <w:r>
          <w:delText>n Vi</w:delText>
        </w:r>
      </w:del>
      <w:ins w:id="4741" w:author="GoldenCorpusHarness" w:date="2026-03-28T21:57:55Z">
        <w:r>
          <w:t xml:space="preserve">CI </w:t>
        </w:r>
      </w:ins>
      <w:r>
        <w:t>v</w:t>
      </w:r>
      <w:del w:id="4742" w:author="GoldenCorpusHarness" w:date="2026-03-28T21:57:55Z">
        <w:r>
          <w:delText>o Pharmacolog</w:delText>
        </w:r>
      </w:del>
      <w:ins w:id="4743" w:author="GoldenCorpusHarness" w:date="2026-03-28T21:57:55Z">
        <w:r>
          <w:t>ia small cohorts. These combinations showed a high incidence of all grade and Grade ≥3 toxicities, in particular, the hematologic toxicities, necessitating high rates of dose modifications and discontinuations. These regimens with standard dose of platinum in NSCLC were deemed poorl</w:t>
        </w:r>
      </w:ins>
      <w:r>
        <w:t>y</w:t>
      </w:r>
      <w:ins w:id="4744" w:author="GoldenCorpusHarness" w:date="2026-03-28T21:57:55Z">
        <w:r>
          <w:t xml:space="preserve"> tolerated.</w:t>
        </w:r>
      </w:ins>
    </w:p>
    <w:p ns2:paraId="0E02F66C" ns2:textId="3E21C7C4" w:rsidR="00027296" w:rsidRDefault="00027296" w:rsidP="00027296">
      <w:pPr>
        <w:pStyle w:val="Paragraph"/>
      </w:pPr>
      <w:del w:id="4745" w:author="GoldenCorpusHarness" w:date="2026-03-28T21:57:55Z">
        <w:r>
          <w:delText>The antitumor activity of s</w:delText>
        </w:r>
      </w:del>
      <w:ins w:id="4746" w:author="GoldenCorpusHarness" w:date="2026-03-28T21:57:55Z">
        <w:r>
          <w:t>S</w:t>
        </w:r>
      </w:ins>
      <w:r>
        <w:t xml:space="preserve">ac-TMT </w:t>
      </w:r>
      <w:del w:id="4747" w:author="GoldenCorpusHarness" w:date="2026-03-28T21:57:55Z">
        <w:r>
          <w:delText>was evaluated against NCI-N87</w:delText>
        </w:r>
      </w:del>
      <w:ins w:id="4748" w:author="GoldenCorpusHarness" w:date="2026-03-28T21:57:55Z">
        <w:r>
          <w:t>at various doses has also been evaluated in combination with fluoropyrimidine</w:t>
        </w:r>
      </w:ins>
      <w:r>
        <w:t xml:space="preserve">, </w:t>
      </w:r>
      <w:del w:id="4749" w:author="GoldenCorpusHarness" w:date="2026-03-28T21:57:55Z">
        <w:r>
          <w:delText>HCC1</w:delText>
        </w:r>
      </w:del>
      <w:ins w:id="4750" w:author="GoldenCorpusHarness" w:date="2026-03-28T21:57:55Z">
        <w:r>
          <w:t xml:space="preserve">paclitaxel, osimertinib </w:t>
        </w:r>
      </w:ins>
      <w:r>
        <w:t>80</w:t>
      </w:r>
      <w:ins w:id="4751" w:author="GoldenCorpusHarness" w:date="2026-03-28T21:57:55Z">
        <w:r>
          <w:t xml:space="preserve"> mg qd, and bevacizumab 10 mg/kg q2w ± KL-A1</w:t>
        </w:r>
      </w:ins>
      <w:r>
        <w:t>6</w:t>
      </w:r>
      <w:del w:id="4752" w:author="GoldenCorpusHarness" w:date="2026-03-28T21:57:55Z">
        <w:r>
          <w:delText>, HCC8</w:delText>
        </w:r>
      </w:del>
      <w:ins w:id="4753" w:author="GoldenCorpusHarness" w:date="2026-03-28T21:57:55Z">
        <w:r>
          <w:t>7 900 mg q</w:t>
        </w:r>
      </w:ins>
      <w:r>
        <w:t>2</w:t>
      </w:r>
      <w:del w:id="4754" w:author="GoldenCorpusHarness" w:date="2026-03-28T21:57:55Z">
        <w:r>
          <w:delText>7 as well as COLO</w:delText>
        </w:r>
      </w:del>
      <w:ins w:id="4755" w:author="GoldenCorpusHarness" w:date="2026-03-28T21:57:55Z">
        <w:r>
          <w:t>w in small cohorts with limited exposure. These combinations have been generally manageable with the safety profiles generally consistent with the expected profile of the individual components. As of 21-MAY-</w:t>
        </w:r>
      </w:ins>
      <w:r>
        <w:t>20</w:t>
      </w:r>
      <w:ins w:id="4756" w:author="GoldenCorpusHarness" w:date="2026-03-28T21:57:55Z">
        <w:r>
          <w:t>2</w:t>
        </w:r>
      </w:ins>
      <w:r>
        <w:t>5</w:t>
      </w:r>
      <w:del w:id="4757" w:author="GoldenCorpusHarness" w:date="2026-03-28T21:57:55Z">
        <w:r>
          <w:delText xml:space="preserve"> cancer cells in cell line-derived mouse xenograft model</w:delText>
        </w:r>
      </w:del>
      <w:ins w:id="4758" w:author="GoldenCorpusHarness" w:date="2026-03-28T21:57:55Z">
        <w:r>
          <w:t>, there have been no new safety findings in these studie</w:t>
        </w:r>
      </w:ins>
      <w:r>
        <w:t>s.</w:t>
      </w:r>
      <w:del w:id="4759" w:author="GoldenCorpusHarness" w:date="2026-03-28T21:57:55Z">
        <w:r>
          <w:delText xml:space="preserve"> These tumor models use TROP2-positive cancer cell lines (PD019). In 3 additional studies, patient-derived xenografts from BR1282 (breast cancer tissue fragments), LU0861 (lung cancer tissue fragments), and GA6831 (gastric cancer tissue fragments) were used to mimic therapeutic tumor treatment in the clinic. Tumor samples from the PDX tumor models were evaluated for their level of TROP2 expression using immunohistochemistry (PD020).</w:delText>
        </w:r>
      </w:del>
    </w:p>
    <w:p ns2:paraId="7EC20356" ns2:textId="5ECCFBDF" w:rsidR="0044136E" w:rsidRDefault="00663D46" w:rsidP="00027296">
      <w:pPr>
        <w:pStyle w:val="Paragraph"/>
      </w:pPr>
      <w:r>
        <w:t xml:space="preserve">Sac-TMT </w:t>
      </w:r>
      <w:del w:id="4760" w:author="GoldenCorpusHarness" w:date="2026-03-28T21:57:55Z">
        <w:r>
          <w:delText>w</w:delText>
        </w:r>
      </w:del>
      <w:ins w:id="4761" w:author="GoldenCorpusHarness" w:date="2026-03-28T21:57:55Z">
        <w:r>
          <w:t>vi</w:t>
        </w:r>
      </w:ins>
      <w:r>
        <w:t>a</w:t>
      </w:r>
      <w:del w:id="4762" w:author="GoldenCorpusHarness" w:date="2026-03-28T21:57:55Z">
        <w:r>
          <w:delText>s</w:delText>
        </w:r>
      </w:del>
      <w:ins w:id="4763" w:author="GoldenCorpusHarness" w:date="2026-03-28T21:57:55Z">
        <w:r>
          <w:t xml:space="preserve"> I-VESIC</w:t>
        </w:r>
      </w:ins>
      <w:r>
        <w:t xml:space="preserve"> a</w:t>
      </w:r>
      <w:del w:id="4764" w:author="GoldenCorpusHarness" w:date="2026-03-28T21:57:55Z">
        <w:r>
          <w:delText xml:space="preserve">ctive </w:delText>
        </w:r>
      </w:del>
      <w:ins w:id="4765" w:author="GoldenCorpusHarness" w:date="2026-03-28T21:57:55Z">
        <w:r>
          <w:t>dm</w:t>
        </w:r>
      </w:ins>
      <w:r>
        <w:t>in</w:t>
      </w:r>
      <w:del w:id="4766" w:author="GoldenCorpusHarness" w:date="2026-03-28T21:57:55Z">
        <w:r>
          <w:delText xml:space="preserve"> an establ</w:delText>
        </w:r>
      </w:del>
      <w:r>
        <w:t>i</w:t>
      </w:r>
      <w:del w:id="4767" w:author="GoldenCorpusHarness" w:date="2026-03-28T21:57:55Z">
        <w:r>
          <w:delText>shed NCI-N87 gastric cancer model (PD009 / E4192-T1816), an established HCC1806 breast cancer model (PD010 / E4192-T1817; PD011 / E4192-T1817R), an established HCC827 NSCLC model (PD012 / E4192-T1818; PD013 / E4192-T1818R), and an established Colo205 colon cancer model (PD014 / E4192-T1819). In each case, sac-TMT demon</w:delText>
        </w:r>
      </w:del>
      <w:r>
        <w:t>strat</w:t>
      </w:r>
      <w:del w:id="4768" w:author="GoldenCorpusHarness" w:date="2026-03-28T21:57:55Z">
        <w:r>
          <w:delText>ed s</w:delText>
        </w:r>
      </w:del>
      <w:r>
        <w:t>i</w:t>
      </w:r>
      <w:del w:id="4769" w:author="GoldenCorpusHarness" w:date="2026-03-28T21:57:55Z">
        <w:r>
          <w:delText>g</w:delText>
        </w:r>
      </w:del>
      <w:ins w:id="4770" w:author="GoldenCorpusHarness" w:date="2026-03-28T21:57:55Z">
        <w:r>
          <w:t>o</w:t>
        </w:r>
      </w:ins>
      <w:r>
        <w:t>n</w:t>
      </w:r>
      <w:del w:id="4771" w:author="GoldenCorpusHarness" w:date="2026-03-28T21:57:55Z">
        <w:r>
          <w:delText>ificant antitumor activity</w:delText>
        </w:r>
      </w:del>
      <w:r>
        <w:t xml:space="preserve"> i</w:t>
      </w:r>
      <w:del w:id="4772" w:author="GoldenCorpusHarness" w:date="2026-03-28T21:57:55Z">
        <w:r>
          <w:delText>n a do</w:delText>
        </w:r>
      </w:del>
      <w:r>
        <w:t>s</w:t>
      </w:r>
      <w:del w:id="4773" w:author="GoldenCorpusHarness" w:date="2026-03-28T21:57:55Z">
        <w:r>
          <w:delText>e-dependent manner and showed</w:delText>
        </w:r>
      </w:del>
      <w:r>
        <w:t xml:space="preserve"> be</w:t>
      </w:r>
      <w:del w:id="4774" w:author="GoldenCorpusHarness" w:date="2026-03-28T21:57:55Z">
        <w:r>
          <w:delText>tter</w:delText>
        </w:r>
      </w:del>
      <w:ins w:id="4775" w:author="GoldenCorpusHarness" w:date="2026-03-28T21:57:55Z">
        <w:r>
          <w:t>ing</w:t>
        </w:r>
      </w:ins>
      <w:r>
        <w:t xml:space="preserve"> </w:t>
      </w:r>
      <w:del w:id="4776" w:author="GoldenCorpusHarness" w:date="2026-03-28T21:57:55Z">
        <w:r>
          <w:delText>anti</w:delText>
        </w:r>
      </w:del>
      <w:ins w:id="4777" w:author="GoldenCorpusHarness" w:date="2026-03-28T21:57:55Z">
        <w:r>
          <w:t>s</w:t>
        </w:r>
      </w:ins>
      <w:r>
        <w:t>tu</w:t>
      </w:r>
      <w:del w:id="4778" w:author="GoldenCorpusHarness" w:date="2026-03-28T21:57:55Z">
        <w:r>
          <w:delText>mor act</w:delText>
        </w:r>
      </w:del>
      <w:ins w:id="4779" w:author="GoldenCorpusHarness" w:date="2026-03-28T21:57:55Z">
        <w:r>
          <w:t>d</w:t>
        </w:r>
      </w:ins>
      <w:r>
        <w:t>i</w:t>
      </w:r>
      <w:del w:id="4780" w:author="GoldenCorpusHarness" w:date="2026-03-28T21:57:55Z">
        <w:r>
          <w:delText>vity than sacituzumab alone, KL610023 alone, or combinations of sacituzumab + KL610023. sac-TMT was well tolerat</w:delText>
        </w:r>
      </w:del>
      <w:r>
        <w:t xml:space="preserve">ed in </w:t>
      </w:r>
      <w:del w:id="4781" w:author="GoldenCorpusHarness" w:date="2026-03-28T21:57:55Z">
        <w:r>
          <w:delText>the tu</w:delText>
        </w:r>
      </w:del>
      <w:ins w:id="4782" w:author="GoldenCorpusHarness" w:date="2026-03-28T21:57:55Z">
        <w:r>
          <w:t>s</w:t>
        </w:r>
      </w:ins>
      <w:r>
        <w:t>m</w:t>
      </w:r>
      <w:del w:id="4783" w:author="GoldenCorpusHarness" w:date="2026-03-28T21:57:55Z">
        <w:r>
          <w:delText xml:space="preserve">or-bearing mice at </w:delText>
        </w:r>
      </w:del>
      <w:r>
        <w:t xml:space="preserve">all </w:t>
      </w:r>
      <w:ins w:id="4784" w:author="GoldenCorpusHarness" w:date="2026-03-28T21:57:55Z">
        <w:r>
          <w:t>cohor</w:t>
        </w:r>
      </w:ins>
      <w:r>
        <w:t>t</w:t>
      </w:r>
      <w:ins w:id="4785" w:author="GoldenCorpusHarness" w:date="2026-03-28T21:57:55Z">
        <w:r>
          <w:t>s of NMIBC participants and no DLTs hav</w:t>
        </w:r>
      </w:ins>
      <w:r>
        <w:t>e</w:t>
      </w:r>
      <w:del w:id="4786" w:author="GoldenCorpusHarness" w:date="2026-03-28T21:57:55Z">
        <w:r>
          <w:delText>s</w:delText>
        </w:r>
      </w:del>
      <w:ins w:id="4787" w:author="GoldenCorpusHarness" w:date="2026-03-28T21:57:55Z">
        <w:r>
          <w:t xml:space="preserve"> been repor</w:t>
        </w:r>
      </w:ins>
      <w:r>
        <w:t>ted</w:t>
      </w:r>
      <w:ins w:id="4788" w:author="GoldenCorpusHarness" w:date="2026-03-28T21:57:55Z">
        <w:r>
          <w:t xml:space="preserve"> at</w:t>
        </w:r>
      </w:ins>
      <w:r>
        <w:t xml:space="preserve"> doses</w:t>
      </w:r>
      <w:ins w:id="4789" w:author="GoldenCorpusHarness" w:date="2026-03-28T21:57:55Z">
        <w:r>
          <w:t xml:space="preserve"> of 300 mg and 500 mg administered weekly for 6 weeks</w:t>
        </w:r>
      </w:ins>
      <w:r>
        <w:t>.</w:t>
      </w:r>
    </w:p>
    <w:p ns2:paraId="6C56D6B1" ns2:textId="1AF5A585" w:rsidR="00027296" w:rsidRDefault="00027296" w:rsidP="00027296">
      <w:pPr>
        <w:pStyle w:val="Paragraph"/>
      </w:pPr>
      <w:r>
        <w:t xml:space="preserve">In </w:t>
      </w:r>
      <w:del w:id="4790" w:author="GoldenCorpusHarness" w:date="2026-03-28T21:57:55Z">
        <w:r>
          <w:delText>a PK/PD stud</w:delText>
        </w:r>
      </w:del>
      <w:ins w:id="4791" w:author="GoldenCorpusHarness" w:date="2026-03-28T21:57:55Z">
        <w:r>
          <w:t>summar</w:t>
        </w:r>
      </w:ins>
      <w:r>
        <w:t>y</w:t>
      </w:r>
      <w:del w:id="4792" w:author="GoldenCorpusHarness" w:date="2026-03-28T21:57:55Z">
        <w:r>
          <w:delText xml:space="preserve"> in tumor-bearing mice</w:delText>
        </w:r>
      </w:del>
      <w:r>
        <w:t>,</w:t>
      </w:r>
      <w:del w:id="4793" w:author="GoldenCorpusHarness" w:date="2026-03-28T21:57:55Z">
        <w:r>
          <w:delText xml:space="preserve"> data showed that</w:delText>
        </w:r>
      </w:del>
      <w:r>
        <w:t xml:space="preserve"> sac-TMT </w:t>
      </w:r>
      <w:del w:id="4794" w:author="GoldenCorpusHarness" w:date="2026-03-28T21:57:55Z">
        <w:r>
          <w:delText>slo</w:delText>
        </w:r>
      </w:del>
      <w:ins w:id="4795" w:author="GoldenCorpusHarness" w:date="2026-03-28T21:57:55Z">
        <w:r>
          <w:t xml:space="preserve">as monotherapy in combination </w:t>
        </w:r>
      </w:ins>
      <w:r>
        <w:t>w</w:t>
      </w:r>
      <w:del w:id="4796" w:author="GoldenCorpusHarness" w:date="2026-03-28T21:57:55Z">
        <w:r>
          <w:delText>l</w:delText>
        </w:r>
      </w:del>
      <w:ins w:id="4797" w:author="GoldenCorpusHarness" w:date="2026-03-28T21:57:55Z">
        <w:r>
          <w:t>ith ICI or other anti-cancer treatments has demonstrated encouraging efficac</w:t>
        </w:r>
      </w:ins>
      <w:r>
        <w:t xml:space="preserve">y </w:t>
      </w:r>
      <w:del w:id="4798" w:author="GoldenCorpusHarness" w:date="2026-03-28T21:57:55Z">
        <w:r>
          <w:delText xml:space="preserve">released the toxin </w:delText>
        </w:r>
      </w:del>
      <w:ins w:id="4799" w:author="GoldenCorpusHarness" w:date="2026-03-28T21:57:55Z">
        <w:r>
          <w:t>in multi</w:t>
        </w:r>
      </w:ins>
      <w:r>
        <w:t>p</w:t>
      </w:r>
      <w:del w:id="4800" w:author="GoldenCorpusHarness" w:date="2026-03-28T21:57:55Z">
        <w:r>
          <w:delText>ayload of the molecule into circulation</w:delText>
        </w:r>
      </w:del>
      <w:ins w:id="4801" w:author="GoldenCorpusHarness" w:date="2026-03-28T21:57:55Z">
        <w:r>
          <w:t>le advanced cancer indications</w:t>
        </w:r>
      </w:ins>
      <w:r>
        <w:t xml:space="preserve">. </w:t>
      </w:r>
      <w:ins w:id="4802" w:author="GoldenCorpusHarness" w:date="2026-03-28T21:57:55Z">
        <w:r>
          <w:t>Further clinical evaluation is warranted.</w:t>
        </w:r>
      </w:ins>
    </w:p>
    <w:p ns2:paraId="21ECF9B1" ns2:textId="6C775EAD" w:rsidR="00027296" w:rsidRDefault="00027296" w:rsidP="00027296">
      <w:pPr>
        <w:pStyle w:val="Paragraph"/>
      </w:pPr>
      <w:del w:id="4803" w:author="GoldenCorpusHarness" w:date="2026-03-28T21:57:55Z">
        <w:r>
          <w:delText>In an immune reconstituted mouse model bearing human NSCLC HCC827 tumors administration of sac-TMT activated the immune system.</w:delText>
        </w:r>
      </w:del>
    </w:p>
    <w:p ns2:paraId="7713ED4C" ns2:textId="01A3BE46" w:rsidR="00663D46" w:rsidRDefault="00663D46" w:rsidP="00663D46">
      <w:pPr>
        <w:pStyle w:val="Paragraph"/>
      </w:pPr>
      <w:del w:id="4804" w:author="GoldenCorpusHarness" w:date="2026-03-28T21:57:55Z">
        <w:r>
          <w:delText>Sac-</w:delText>
        </w:r>
      </w:del>
      <w:ins w:id="4805" w:author="GoldenCorpusHarness" w:date="2026-03-28T21:57:55Z">
        <w:r>
          <w:t>IN</w:t>
        </w:r>
      </w:ins>
      <w:r>
        <w:t>T</w:t>
      </w:r>
      <w:del w:id="4806" w:author="GoldenCorpusHarness" w:date="2026-03-28T21:57:55Z">
        <w:r>
          <w:delText>M</w:delText>
        </w:r>
      </w:del>
      <w:ins w:id="4807" w:author="GoldenCorpusHarness" w:date="2026-03-28T21:57:55Z">
        <w:r>
          <w:t>RODUC</w:t>
        </w:r>
      </w:ins>
      <w:r>
        <w:t>T</w:t>
      </w:r>
      <w:del w:id="4808" w:author="GoldenCorpusHarness" w:date="2026-03-28T21:57:55Z">
        <w:r>
          <w:delText xml:space="preserve"> administered </w:delText>
        </w:r>
      </w:del>
      <w:r>
        <w:t>I</w:t>
      </w:r>
      <w:del w:id="4809" w:author="GoldenCorpusHarness" w:date="2026-03-28T21:57:55Z">
        <w:r>
          <w:delText xml:space="preserve">-VESIC showed robust antitumor activity in an </w:delText>
        </w:r>
      </w:del>
      <w:ins w:id="4810" w:author="GoldenCorpusHarness" w:date="2026-03-28T21:57:55Z">
        <w:r>
          <w:t>O</w:t>
        </w:r>
      </w:ins>
      <w:r>
        <w:t>N</w:t>
      </w:r>
      <w:del w:id="4811" w:author="GoldenCorpusHarness" w:date="2026-03-28T21:57:55Z">
        <w:r>
          <w:delText>MIBC in vivo mouse model with minimal systemic levels of sac-TMT and unconjugated payload KL610023.</w:delText>
        </w:r>
      </w:del>
    </w:p>
    <w:p ns2:paraId="262E63EE" ns2:textId="0E6C8D2F" w:rsidR="00663D46" w:rsidRDefault="00663D46" w:rsidP="00663D46">
      <w:pPr>
        <w:pStyle w:val="Paragraph"/>
      </w:pPr>
      <w:del w:id="4812" w:author="GoldenCorpusHarness" w:date="2026-03-28T21:57:55Z">
        <w:r>
          <w:delText>In an exploratory 3-week study, s</w:delText>
        </w:r>
      </w:del>
      <w:ins w:id="4813" w:author="GoldenCorpusHarness" w:date="2026-03-28T21:57:55Z">
        <w:r>
          <w:t>B</w:t>
        </w:r>
      </w:ins>
      <w:r>
        <w:t>ac</w:t>
      </w:r>
      <w:del w:id="4814" w:author="GoldenCorpusHarness" w:date="2026-03-28T21:57:55Z">
        <w:r>
          <w:delText>-TMT was well-t</w:delText>
        </w:r>
      </w:del>
      <w:ins w:id="4815" w:author="GoldenCorpusHarness" w:date="2026-03-28T21:57:55Z">
        <w:r>
          <w:t>kgr</w:t>
        </w:r>
      </w:ins>
      <w:r>
        <w:t>o</w:t>
      </w:r>
      <w:del w:id="4816" w:author="GoldenCorpusHarness" w:date="2026-03-28T21:57:55Z">
        <w:r>
          <w:delText>lerated at both 6 mg/mL a</w:delText>
        </w:r>
      </w:del>
      <w:ins w:id="4817" w:author="GoldenCorpusHarness" w:date="2026-03-28T21:57:55Z">
        <w:r>
          <w:t>u</w:t>
        </w:r>
      </w:ins>
      <w:r>
        <w:t>nd</w:t>
      </w:r>
      <w:del w:id="4818" w:author="GoldenCorpusHarness" w:date="2026-03-28T21:57:55Z">
        <w:r>
          <w:delText xml:space="preserve"> 20 mg/mL after 6 I-VESIC doses to TROP2 KI mice.</w:delText>
        </w:r>
      </w:del>
    </w:p>
    <w:p ns2:paraId="361B467C" ns2:textId="29CD9EED" w:rsidR="00027296" w:rsidRDefault="00027296" w:rsidP="00027296">
      <w:pPr>
        <w:pStyle w:val="Heading5"/>
      </w:pPr>
      <w:del w:id="4819" w:author="GoldenCorpusHarness" w:date="2026-03-28T21:57:55Z">
        <w:r>
          <w:delText>E</w:delText>
        </w:r>
      </w:del>
      <w:ins w:id="4820" w:author="GoldenCorpusHarness" w:date="2026-03-28T21:57:55Z">
        <w:r>
          <w:t>Sac-TMT employs an anti-TROP2 antibody that selecti</w:t>
        </w:r>
      </w:ins>
      <w:r>
        <w:t>v</w:t>
      </w:r>
      <w:del w:id="4821" w:author="GoldenCorpusHarness" w:date="2026-03-28T21:57:55Z">
        <w:r>
          <w:delText>aluation of Antitumor Acti</w:delText>
        </w:r>
      </w:del>
      <w:ins w:id="4822" w:author="GoldenCorpusHarness" w:date="2026-03-28T21:57:55Z">
        <w:r>
          <w:t>ely targets the human TROP2 receptor on the surface of the target cancer cells. Following internalization of TROP2/sac-TMT complex through the endosomal–lysosomal pathway the no</w:t>
        </w:r>
      </w:ins>
      <w:r>
        <w:t>v</w:t>
      </w:r>
      <w:del w:id="4823" w:author="GoldenCorpusHarness" w:date="2026-03-28T21:57:55Z">
        <w:r>
          <w:delText xml:space="preserve">ity of </w:delText>
        </w:r>
      </w:del>
      <w:ins w:id="4824" w:author="GoldenCorpusHarness" w:date="2026-03-28T21:57:55Z">
        <w:r>
          <w:t>el, belotecan-derived topoisomerase I inhibitor payload (KL610023 payload) is released inside the tumor cell leading to arrest of cell cycle (</w:t>
        </w:r>
      </w:ins>
      <w:r>
        <w:t>S</w:t>
      </w:r>
      <w:ins w:id="4825" w:author="GoldenCorpusHarness" w:date="2026-03-28T21:57:55Z">
        <w:r>
          <w:t xml:space="preserve"> stage or G2/M stage) and eventually tumor cell apoptosis. Thus, s</w:t>
        </w:r>
      </w:ins>
      <w:r>
        <w:t xml:space="preserve">ac-TMT </w:t>
      </w:r>
      <w:del w:id="4826" w:author="GoldenCorpusHarness" w:date="2026-03-28T21:57:55Z">
        <w:r>
          <w:delText>in the Treatment of Hu</w:delText>
        </w:r>
      </w:del>
      <w:ins w:id="4827" w:author="GoldenCorpusHarness" w:date="2026-03-28T21:57:55Z">
        <w:r>
          <w:t>capitalizes on the TRO</w:t>
        </w:r>
      </w:ins>
      <w:r>
        <w:t>P</w:t>
      </w:r>
      <w:del w:id="4828" w:author="GoldenCorpusHarness" w:date="2026-03-28T21:57:55Z">
        <w:r>
          <w:delText>rime® Breast Cancer PDX Model BR1282 in Female BALB/c Nude Mice (PD015 / E419</w:delText>
        </w:r>
      </w:del>
      <w:r>
        <w:t>2-</w:t>
      </w:r>
      <w:del w:id="4829" w:author="GoldenCorpusHarness" w:date="2026-03-28T21:57:55Z">
        <w:r>
          <w:delText>T1820)</w:delText>
        </w:r>
      </w:del>
      <w:ins w:id="4830" w:author="GoldenCorpusHarness" w:date="2026-03-28T21:57:55Z">
        <w:r>
          <w:t>specific antibody, the moderate potency of the novel cytotoxic payload, and a unique, bifunctional linker to deliver a targeted therapy designed to improve efficacy and tolerability.</w:t>
        </w:r>
      </w:ins>
    </w:p>
    <w:p ns2:paraId="31ABD357" ns2:textId="679CBC6A" w:rsidR="00027296" w:rsidRDefault="00027296" w:rsidP="00027296">
      <w:pPr>
        <w:pStyle w:val="Paragraph"/>
      </w:pPr>
      <w:del w:id="4831" w:author="GoldenCorpusHarness" w:date="2026-03-28T21:57:55Z">
        <w:r>
          <w:delText>The antit</w:delText>
        </w:r>
      </w:del>
      <w:ins w:id="4832" w:author="GoldenCorpusHarness" w:date="2026-03-28T21:57:55Z">
        <w:r>
          <w:t>Based on nonclinical in vitro data, sac-TMT is not expected to show ADCC or CDC in the clinic. Normal tiss</w:t>
        </w:r>
      </w:ins>
      <w:r>
        <w:t>u</w:t>
      </w:r>
      <w:del w:id="4833" w:author="GoldenCorpusHarness" w:date="2026-03-28T21:57:55Z">
        <w:r>
          <w:delText xml:space="preserve">mor activity of sac-TMT </w:delText>
        </w:r>
      </w:del>
      <w:ins w:id="4834" w:author="GoldenCorpusHarness" w:date="2026-03-28T21:57:55Z">
        <w:r>
          <w:t>es express relatively lo</w:t>
        </w:r>
      </w:ins>
      <w:r>
        <w:t>w</w:t>
      </w:r>
      <w:del w:id="4835" w:author="GoldenCorpusHarness" w:date="2026-03-28T21:57:55Z">
        <w:r>
          <w:delText>as evaluated in a PDX breast cancer model, BR1282. The HuPrime® breast cancer xenograft model utilized primary BR1282 breast cancer derived from a female breast cancer patient, a</w:delText>
        </w:r>
      </w:del>
      <w:ins w:id="4836" w:author="GoldenCorpusHarness" w:date="2026-03-28T21:57:55Z">
        <w:r>
          <w:t xml:space="preserve"> levels of</w:t>
        </w:r>
      </w:ins>
      <w:r>
        <w:t xml:space="preserve"> TROP2</w:t>
      </w:r>
      <w:ins w:id="4837" w:author="GoldenCorpusHarness" w:date="2026-03-28T21:57:55Z">
        <w:r>
          <w:t xml:space="preserve"> (compared to some cancer tissues); therefore, sac</w:t>
        </w:r>
      </w:ins>
      <w:r>
        <w:t>-</w:t>
      </w:r>
      <w:del w:id="4838" w:author="GoldenCorpusHarness" w:date="2026-03-28T21:57:55Z">
        <w:r>
          <w:delText>positive, invasive d</w:delText>
        </w:r>
      </w:del>
      <w:ins w:id="4839" w:author="GoldenCorpusHarness" w:date="2026-03-28T21:57:55Z">
        <w:r>
          <w:t>TMT may provide a targeted therapy that co</w:t>
        </w:r>
      </w:ins>
      <w:r>
        <w:t>u</w:t>
      </w:r>
      <w:del w:id="4840" w:author="GoldenCorpusHarness" w:date="2026-03-28T21:57:55Z">
        <w:r>
          <w:delText>ctal carcinoma</w:delText>
        </w:r>
      </w:del>
      <w:ins w:id="4841" w:author="GoldenCorpusHarness" w:date="2026-03-28T21:57:55Z">
        <w:r>
          <w:t>ld possibly improve efficacy and tolerability</w:t>
        </w:r>
      </w:ins>
      <w:r>
        <w:t>.</w:t>
      </w:r>
      <w:del w:id="4842" w:author="GoldenCorpusHarness" w:date="2026-03-28T21:57:55Z">
        <w:r>
          <w:delText xml:space="preserve"> For the study mice were randomized into 8 groups, 8 mice per group, and twice weekly treatments were administered via IV injection. The treatment groups were vehicle, sac-TMT (0.5, 1.5, and 5 mg/kg), recombinant humanized anti-TROP2 mAb (sacituzumab, 5 mg/kg), KL610023 (0.12 mg/kg), the combination of recombinant humanized anti-TROP2 mAb (sacituzumab, 5 mg/kg) + KL610023 (0.12 mg/kg), and irinotecan (30 mg/kg). </w:delText>
        </w:r>
      </w:del>
    </w:p>
    <w:p ns2:paraId="67708FC1" ns2:textId="5BB4B8E7" w:rsidR="00027296" w:rsidRDefault="00663D46" w:rsidP="00027296">
      <w:pPr>
        <w:pStyle w:val="Paragraph"/>
      </w:pPr>
      <w:del w:id="4843" w:author="GoldenCorpusHarness" w:date="2026-03-28T21:57:55Z">
        <w:r>
          <w:delText>S</w:delText>
        </w:r>
      </w:del>
      <w:ins w:id="4844" w:author="GoldenCorpusHarness" w:date="2026-03-28T21:57:55Z">
        <w:r>
          <w:t>T</w:t>
        </w:r>
      </w:ins>
      <w:r>
        <w:t>a</w:t>
      </w:r>
      <w:del w:id="4845" w:author="GoldenCorpusHarness" w:date="2026-03-28T21:57:55Z">
        <w:r>
          <w:delText>c-TMT a</w:delText>
        </w:r>
      </w:del>
      <w:ins w:id="4846" w:author="GoldenCorpusHarness" w:date="2026-03-28T21:57:55Z">
        <w:r>
          <w:t>rge</w:t>
        </w:r>
      </w:ins>
      <w:r>
        <w:t>t</w:t>
      </w:r>
      <w:del w:id="4847" w:author="GoldenCorpusHarness" w:date="2026-03-28T21:57:55Z">
        <w:r>
          <w:delText xml:space="preserve"> 1.5 mg/k</w:delText>
        </w:r>
      </w:del>
      <w:ins w:id="4848" w:author="GoldenCorpusHarness" w:date="2026-03-28T21:57:55Z">
        <w:r>
          <w:t>in</w:t>
        </w:r>
      </w:ins>
      <w:r>
        <w:t xml:space="preserve">g </w:t>
      </w:r>
      <w:del w:id="4849" w:author="GoldenCorpusHarness" w:date="2026-03-28T21:57:55Z">
        <w:r>
          <w:delText>and</w:delText>
        </w:r>
      </w:del>
      <w:ins w:id="4850" w:author="GoldenCorpusHarness" w:date="2026-03-28T21:57:55Z">
        <w:r>
          <w:t>TROP2</w:t>
        </w:r>
      </w:ins>
      <w:r>
        <w:t xml:space="preserve"> </w:t>
      </w:r>
      <w:del w:id="4851" w:author="GoldenCorpusHarness" w:date="2026-03-28T21:57:55Z">
        <w:r>
          <w:delText>5 mg/kg doses showed significant antitumor activities w</w:delText>
        </w:r>
      </w:del>
      <w:ins w:id="4852" w:author="GoldenCorpusHarness" w:date="2026-03-28T21:57:55Z">
        <w:r>
          <w:t>W</w:t>
        </w:r>
      </w:ins>
      <w:r>
        <w:t xml:space="preserve">ith </w:t>
      </w:r>
      <w:del w:id="4853" w:author="GoldenCorpusHarness" w:date="2026-03-28T21:57:55Z">
        <w:r>
          <w:delText>TGI</w:delText>
        </w:r>
      </w:del>
      <w:ins w:id="4854" w:author="GoldenCorpusHarness" w:date="2026-03-28T21:57:55Z">
        <w:r>
          <w:t>Antibody</w:t>
        </w:r>
      </w:ins>
      <w:r>
        <w:t xml:space="preserve"> </w:t>
      </w:r>
      <w:ins w:id="4855" w:author="GoldenCorpusHarness" w:date="2026-03-28T21:57:55Z">
        <w:r>
          <w:t>Drug C</w:t>
        </w:r>
      </w:ins>
      <w:r>
        <w:t>o</w:t>
      </w:r>
      <w:del w:id="4856" w:author="GoldenCorpusHarness" w:date="2026-03-28T21:57:55Z">
        <w:r>
          <w:delText xml:space="preserve">f 92.6% (p&lt;0.001) </w:delText>
        </w:r>
      </w:del>
      <w:ins w:id="4857" w:author="GoldenCorpusHarness" w:date="2026-03-28T21:57:55Z">
        <w:r>
          <w:t>njug</w:t>
        </w:r>
      </w:ins>
      <w:r>
        <w:t>a</w:t>
      </w:r>
      <w:del w:id="4858" w:author="GoldenCorpusHarness" w:date="2026-03-28T21:57:55Z">
        <w:r>
          <w:delText>nd 104.8% (p=0.001), r</w:delText>
        </w:r>
      </w:del>
      <w:ins w:id="4859" w:author="GoldenCorpusHarness" w:date="2026-03-28T21:57:55Z">
        <w:r>
          <w:t>t</w:t>
        </w:r>
      </w:ins>
      <w:r>
        <w:t>es</w:t>
      </w:r>
      <w:del w:id="4860" w:author="GoldenCorpusHarness" w:date="2026-03-28T21:57:55Z">
        <w:r>
          <w:delText>pectively,</w:delText>
        </w:r>
      </w:del>
      <w:r>
        <w:t xml:space="preserve"> </w:t>
      </w:r>
      <w:del w:id="4861" w:author="GoldenCorpusHarness" w:date="2026-03-28T21:57:55Z">
        <w:r>
          <w:delText>in a d</w:delText>
        </w:r>
      </w:del>
      <w:ins w:id="4862" w:author="GoldenCorpusHarness" w:date="2026-03-28T21:57:55Z">
        <w:r>
          <w:t>f</w:t>
        </w:r>
      </w:ins>
      <w:r>
        <w:t>o</w:t>
      </w:r>
      <w:del w:id="4863" w:author="GoldenCorpusHarness" w:date="2026-03-28T21:57:55Z">
        <w:r>
          <w:delText>se-dependent manne</w:delText>
        </w:r>
      </w:del>
      <w:r>
        <w:t xml:space="preserve">r </w:t>
      </w:r>
      <w:del w:id="4864" w:author="GoldenCorpusHarness" w:date="2026-03-28T21:57:55Z">
        <w:r>
          <w:delText>in the HuPrime® breast c</w:delText>
        </w:r>
      </w:del>
      <w:ins w:id="4865" w:author="GoldenCorpusHarness" w:date="2026-03-28T21:57:55Z">
        <w:r>
          <w:t>C</w:t>
        </w:r>
      </w:ins>
      <w:r>
        <w:t xml:space="preserve">ancer </w:t>
      </w:r>
      <w:del w:id="4866" w:author="GoldenCorpusHarness" w:date="2026-03-28T21:57:55Z">
        <w:r>
          <w:delText>PDX model BR1282 [Figu</w:delText>
        </w:r>
      </w:del>
      <w:ins w:id="4867" w:author="GoldenCorpusHarness" w:date="2026-03-28T21:57:55Z">
        <w:r>
          <w:t>T</w:t>
        </w:r>
      </w:ins>
      <w:r>
        <w:t>re</w:t>
      </w:r>
      <w:del w:id="4868" w:author="GoldenCorpusHarness" w:date="2026-03-28T21:57:55Z">
        <w:r>
          <w:delText xml:space="preserve"> 1]. Neither sacituzumab (5 mg/kg) alone, KL610023 (0.12 mg/kg) alone, nor the combin</w:delText>
        </w:r>
      </w:del>
      <w:r>
        <w:t>at</w:t>
      </w:r>
      <w:del w:id="4869" w:author="GoldenCorpusHarness" w:date="2026-03-28T21:57:55Z">
        <w:r>
          <w:delText>ion of th</w:delText>
        </w:r>
      </w:del>
      <w:ins w:id="4870" w:author="GoldenCorpusHarness" w:date="2026-03-28T21:57:55Z">
        <w:r>
          <w:t>m</w:t>
        </w:r>
      </w:ins>
      <w:r>
        <w:t>e</w:t>
      </w:r>
      <w:del w:id="4871" w:author="GoldenCorpusHarness" w:date="2026-03-28T21:57:55Z">
        <w:r>
          <w:delText xml:space="preserve"> 2 molecules had any a</w:delText>
        </w:r>
      </w:del>
      <w:r>
        <w:t>nt</w:t>
      </w:r>
      <w:del w:id="4872" w:author="GoldenCorpusHarness" w:date="2026-03-28T21:57:55Z">
        <w:r>
          <w:delText>itumor activity. The standard-of-care irinotecan demonstrated significant antitumor activity with TGI of 100% (p=0.001).</w:delText>
        </w:r>
      </w:del>
    </w:p>
    <w:p ns2:paraId="02502975" ns2:textId="5FB7F453" w:rsidR="00027296" w:rsidRPr="00027296" w:rsidRDefault="00663D46" w:rsidP="00027296">
      <w:pPr>
        <w:pStyle w:val="Paragraph"/>
      </w:pPr>
      <w:ins w:id="4873" w:author="GoldenCorpusHarness" w:date="2026-03-28T21:57:55Z">
        <w:r>
          <w:t xml:space="preserve">ADCs consist of a cytotoxic drug, called a payload, attached to a mAb via a chemical linker. ADCs may yield increased efficacy of chemotherapy through a delivery system with high selectivity, potentially resulting in decreased systemic toxicity. </w:t>
        </w:r>
      </w:ins>
      <w:r>
        <w:t>S</w:t>
      </w:r>
      <w:del w:id="4874" w:author="GoldenCorpusHarness" w:date="2026-03-28T21:57:55Z">
        <w:r>
          <w:delText>ac-TMT</w:delText>
        </w:r>
      </w:del>
      <w:ins w:id="4875" w:author="GoldenCorpusHarness" w:date="2026-03-28T21:57:55Z">
        <w:r>
          <w:t>everal ADCs have been approved for various indications, including lymphoma, leukemia, breast cancer, NSCLC, gastric cancer, urothelial cancer, cervical cancer, and ovarian cancer. ADCs</w:t>
        </w:r>
      </w:ins>
      <w:r>
        <w:t xml:space="preserve"> w</w:t>
      </w:r>
      <w:del w:id="4876" w:author="GoldenCorpusHarness" w:date="2026-03-28T21:57:55Z">
        <w:r>
          <w:delText>as</w:delText>
        </w:r>
      </w:del>
      <w:ins w:id="4877" w:author="GoldenCorpusHarness" w:date="2026-03-28T21:57:55Z">
        <w:r>
          <w:t>ith different targets and payloads are currently being evaluated in a</w:t>
        </w:r>
      </w:ins>
      <w:r>
        <w:t xml:space="preserve"> w</w:t>
      </w:r>
      <w:del w:id="4878" w:author="GoldenCorpusHarness" w:date="2026-03-28T21:57:55Z">
        <w:r>
          <w:delText>ell-tolerated by the tumor-bearing mice at all tested doses</w:delText>
        </w:r>
      </w:del>
      <w:ins w:id="4879" w:author="GoldenCorpusHarness" w:date="2026-03-28T21:57:55Z">
        <w:r>
          <w:t>ide variety of cancer indications [9]</w:t>
        </w:r>
      </w:ins>
      <w:r>
        <w:t>.</w:t>
      </w:r>
    </w:p>
    <w:p ns2:paraId="54A90BA9" ns2:textId="3F4DCA08" w:rsidR="00027296" w:rsidRDefault="00027296" w:rsidP="00027296">
      <w:pPr>
        <w:pStyle w:val="FigureTitle"/>
      </w:pPr>
      <w:del w:id="4880" w:author="GoldenCorpusHarness" w:date="2026-03-28T21:57:55Z">
        <w:r>
          <w:delText xml:space="preserve">Figure </w:delText>
        </w:r>
      </w:del>
      <w:ins w:id="4881" w:author="GoldenCorpusHarness" w:date="2026-03-28T21:57:55Z">
        <w:r>
          <w:t>TROP2 is a cell surface glycoprotein involved in the regulation of cancer growth and invasion. While expression is comparatively low in normal tissue, TROP2 is broadly expressed and upregulated in multiple cancers, such as bladder, breast, gastric, lung, ovarian, endometrial, and cervical cancers [</w:t>
        </w:r>
      </w:ins>
      <w:r>
        <w:t>1</w:t>
      </w:r>
      <w:del w:id="4882" w:author="GoldenCorpusHarness" w:date="2026-03-28T21:57:55Z">
        <w:r>
          <w:delText xml:space="preserve"> Sac-TMT Inhibited Tumor Growth in HuPrime® Breast Cancer Xenograft Model BR1</w:delText>
        </w:r>
      </w:del>
      <w:ins w:id="4883" w:author="GoldenCorpusHarness" w:date="2026-03-28T21:57:55Z">
        <w:r>
          <w:t>] [</w:t>
        </w:r>
      </w:ins>
      <w:r>
        <w:t>2</w:t>
      </w:r>
      <w:del w:id="4884" w:author="GoldenCorpusHarness" w:date="2026-03-28T21:57:55Z">
        <w:r>
          <w:delText>82</w:delText>
        </w:r>
      </w:del>
      <w:ins w:id="4885" w:author="GoldenCorpusHarness" w:date="2026-03-28T21:57:55Z">
        <w:r>
          <w:t>] [3].</w:t>
        </w:r>
      </w:ins>
    </w:p>
    <w:p ns2:paraId="23D3F1B6" ns2:textId="77777777" w:rsidR="00027296" w:rsidRDefault="00027296" w:rsidP="00F56015">
      <w:pPr>
        <w:pStyle w:val="TableLeft"/>
        <w:keepNext/>
        <w:jc w:val="center"/>
        <w:rPr>
          <w:sz w:val="18"/>
          <w:szCs w:val="36"/>
        </w:rPr>
      </w:pPr>
      <w:ins w:id="4886" w:author="GoldenCorpusHarness" w:date="2026-03-28T21:57:55Z">
        <w:r>
          <w:t>In some cancers, TROP2 expression appears to be correlated with resistance to available treatments and metastatic potential [1]. Therefore, TROP2 presents an attractive target for development of new therapies.</w:t>
        </w:r>
      </w:ins>
    </w:p>
    <w:p ns2:paraId="0FB0EE13" ns2:textId="0F7F5B08" w:rsidR="00027296" w:rsidRDefault="00027296" w:rsidP="00027296">
      <w:pPr>
        <w:pStyle w:val="TableLeft"/>
        <w:keepNext/>
        <w:rPr>
          <w:sz w:val="18"/>
          <w:szCs w:val="36"/>
        </w:rPr>
      </w:pPr>
      <w:del w:id="4887" w:author="GoldenCorpusHarness" w:date="2026-03-28T21:57:55Z">
        <w:r>
          <w:delText>mAb=monoclonal antibody; SEM=standard error of the mean.</w:delText>
        </w:r>
      </w:del>
    </w:p>
    <w:p ns2:paraId="11AA1317" ns2:textId="0FAC875D" w:rsidR="00027296" w:rsidRDefault="00027296" w:rsidP="00027296">
      <w:pPr>
        <w:pStyle w:val="TableLeft"/>
        <w:keepNext/>
        <w:rPr>
          <w:sz w:val="18"/>
          <w:szCs w:val="18"/>
        </w:rPr>
      </w:pPr>
      <w:del w:id="4888" w:author="GoldenCorpusHarness" w:date="2026-03-28T21:57:55Z">
        <w:r>
          <w:delText>Data</w:delText>
        </w:r>
      </w:del>
      <w:ins w:id="4889" w:author="GoldenCorpusHarness" w:date="2026-03-28T21:57:55Z">
        <w:r>
          <w:t>PHYSICAL,</w:t>
        </w:r>
      </w:ins>
      <w:r>
        <w:t xml:space="preserve"> </w:t>
      </w:r>
      <w:del w:id="4890" w:author="GoldenCorpusHarness" w:date="2026-03-28T21:57:55Z">
        <w:r>
          <w:delText>are expressed as mean ± S</w:delText>
        </w:r>
      </w:del>
      <w:ins w:id="4891" w:author="GoldenCorpusHarness" w:date="2026-03-28T21:57:55Z">
        <w:r>
          <w:t>CH</w:t>
        </w:r>
      </w:ins>
      <w:r>
        <w:t>EM</w:t>
      </w:r>
      <w:del w:id="4892" w:author="GoldenCorpusHarness" w:date="2026-03-28T21:57:55Z">
        <w:r>
          <w:delText xml:space="preserve">. </w:delText>
        </w:r>
      </w:del>
      <w:r>
        <w:t>I</w:t>
      </w:r>
      <w:del w:id="4893" w:author="GoldenCorpusHarness" w:date="2026-03-28T21:57:55Z">
        <w:r>
          <w:delText>n this figure</w:delText>
        </w:r>
      </w:del>
      <w:ins w:id="4894" w:author="GoldenCorpusHarness" w:date="2026-03-28T21:57:55Z">
        <w:r>
          <w:t>CAL</w:t>
        </w:r>
      </w:ins>
      <w:r>
        <w:t xml:space="preserve">, </w:t>
      </w:r>
      <w:del w:id="4895" w:author="GoldenCorpusHarness" w:date="2026-03-28T21:57:55Z">
        <w:r>
          <w:delText>sac-</w:delText>
        </w:r>
      </w:del>
      <w:ins w:id="4896" w:author="GoldenCorpusHarness" w:date="2026-03-28T21:57:55Z">
        <w:r>
          <w:t>AND PHARMACEU</w:t>
        </w:r>
      </w:ins>
      <w:r>
        <w:t>T</w:t>
      </w:r>
      <w:ins w:id="4897" w:author="GoldenCorpusHarness" w:date="2026-03-28T21:57:55Z">
        <w:r>
          <w:t>ICAL PROPERTIES AND FOR</w:t>
        </w:r>
      </w:ins>
      <w:r>
        <w:t>M</w:t>
      </w:r>
      <w:ins w:id="4898" w:author="GoldenCorpusHarness" w:date="2026-03-28T21:57:55Z">
        <w:r>
          <w:t>ULA</w:t>
        </w:r>
      </w:ins>
      <w:r>
        <w:t>T</w:t>
      </w:r>
      <w:del w:id="4899" w:author="GoldenCorpusHarness" w:date="2026-03-28T21:57:55Z">
        <w:r>
          <w:delText xml:space="preserve"> is labeled as SKB264 and sacituzumab is labeled as SKB264 mAb.</w:delText>
        </w:r>
      </w:del>
      <w:ins w:id="4900" w:author="GoldenCorpusHarness" w:date="2026-03-28T21:57:55Z">
        <w:r>
          <w:t>ION</w:t>
        </w:r>
      </w:ins>
    </w:p>
    <w:p ns2:paraId="44AB1812" ns2:textId="77777777" w:rsidR="00027296" w:rsidRPr="0023261F" w:rsidRDefault="00027296" w:rsidP="00027296">
      <w:pPr>
        <w:pStyle w:val="TableLeft"/>
        <w:rPr>
          <w:sz w:val="18"/>
          <w:szCs w:val="18"/>
        </w:rPr>
      </w:pPr>
      <w:del w:id="4901" w:author="GoldenCorpusHarness" w:date="2026-03-28T21:57:55Z">
        <w:r>
          <w:delText>S</w:delText>
        </w:r>
      </w:del>
      <w:ins w:id="4902" w:author="GoldenCorpusHarness" w:date="2026-03-28T21:57:55Z">
        <w:r>
          <w:t>F</w:t>
        </w:r>
      </w:ins>
      <w:r>
        <w:t>o</w:t>
      </w:r>
      <w:ins w:id="4903" w:author="GoldenCorpusHarness" w:date="2026-03-28T21:57:55Z">
        <w:r>
          <w:t>r each individ</w:t>
        </w:r>
      </w:ins>
      <w:r>
        <w:t>u</w:t>
      </w:r>
      <w:del w:id="4904" w:author="GoldenCorpusHarness" w:date="2026-03-28T21:57:55Z">
        <w:r>
          <w:delText>rce:</w:delText>
        </w:r>
      </w:del>
      <w:ins w:id="4905" w:author="GoldenCorpusHarness" w:date="2026-03-28T21:57:55Z">
        <w:r>
          <w:t>al</w:t>
        </w:r>
      </w:ins>
      <w:r>
        <w:t xml:space="preserve"> </w:t>
      </w:r>
      <w:del w:id="4906" w:author="GoldenCorpusHarness" w:date="2026-03-28T21:57:55Z">
        <w:r>
          <w:delText>Non</w:delText>
        </w:r>
      </w:del>
      <w:ins w:id="4907" w:author="GoldenCorpusHarness" w:date="2026-03-28T21:57:55Z">
        <w:r>
          <w:t xml:space="preserve">study, </w:t>
        </w:r>
      </w:ins>
      <w:r>
        <w:t xml:space="preserve">clinical </w:t>
      </w:r>
      <w:del w:id="4908" w:author="GoldenCorpusHarness" w:date="2026-03-28T21:57:55Z">
        <w:r>
          <w:delText>S</w:delText>
        </w:r>
      </w:del>
      <w:ins w:id="4909" w:author="GoldenCorpusHarness" w:date="2026-03-28T21:57:55Z">
        <w:r>
          <w:t xml:space="preserve">supplies are </w:t>
        </w:r>
      </w:ins>
      <w:r>
        <w:t>t</w:t>
      </w:r>
      <w:del w:id="4910" w:author="GoldenCorpusHarness" w:date="2026-03-28T21:57:55Z">
        <w:r>
          <w:delText>udy</w:delText>
        </w:r>
      </w:del>
      <w:ins w:id="4911" w:author="GoldenCorpusHarness" w:date="2026-03-28T21:57:55Z">
        <w:r>
          <w:t>o</w:t>
        </w:r>
      </w:ins>
      <w:r>
        <w:t xml:space="preserve"> </w:t>
      </w:r>
      <w:del w:id="4912" w:author="GoldenCorpusHarness" w:date="2026-03-28T21:57:55Z">
        <w:r>
          <w:delText>R</w:delText>
        </w:r>
      </w:del>
      <w:ins w:id="4913" w:author="GoldenCorpusHarness" w:date="2026-03-28T21:57:55Z">
        <w:r>
          <w:t>b</w:t>
        </w:r>
      </w:ins>
      <w:r>
        <w:t>e</w:t>
      </w:r>
      <w:del w:id="4914" w:author="GoldenCorpusHarness" w:date="2026-03-28T21:57:55Z">
        <w:r>
          <w:delText>p</w:delText>
        </w:r>
      </w:del>
      <w:ins w:id="4915" w:author="GoldenCorpusHarness" w:date="2026-03-28T21:57:55Z">
        <w:r>
          <w:t xml:space="preserve"> st</w:t>
        </w:r>
      </w:ins>
      <w:r>
        <w:t>or</w:t>
      </w:r>
      <w:ins w:id="4916" w:author="GoldenCorpusHarness" w:date="2026-03-28T21:57:55Z">
        <w:r>
          <w:t>ed in accordance wi</w:t>
        </w:r>
      </w:ins>
      <w:r>
        <w:t>t</w:t>
      </w:r>
      <w:ins w:id="4917" w:author="GoldenCorpusHarness" w:date="2026-03-28T21:57:55Z">
        <w:r>
          <w:t>h</w:t>
        </w:r>
      </w:ins>
      <w:r>
        <w:t xml:space="preserve"> </w:t>
      </w:r>
      <w:del w:id="4918" w:author="GoldenCorpusHarness" w:date="2026-03-28T21:57:55Z">
        <w:r>
          <w:delText>PD015</w:delText>
        </w:r>
      </w:del>
      <w:ins w:id="4919" w:author="GoldenCorpusHarness" w:date="2026-03-28T21:57:55Z">
        <w:r>
          <w:t>specific instructions on the label.</w:t>
        </w:r>
      </w:ins>
    </w:p>
    <w:p ns2:paraId="0E0A71F4" ns2:textId="72C745A6" w:rsidR="00027296" w:rsidRDefault="00027296" w:rsidP="00027296">
      <w:pPr>
        <w:pStyle w:val="Figure"/>
      </w:pPr>
      <w:ins w:id="4920" w:author="GoldenCorpusHarness" w:date="2026-03-28T21:57:55Z">
        <w:r>
          <w:t>Chemical Properties</w:t>
        </w:r>
      </w:ins>
    </w:p>
    <w:p ns2:paraId="78EB3858" ns2:textId="51E095CA" w:rsidR="00C84DE8" w:rsidRDefault="00C84DE8" w:rsidP="00C84DE8">
      <w:pPr>
        <w:pStyle w:val="Heading5"/>
        <w:tabs>
          <w:tab w:val="left" w:pos="1440"/>
        </w:tabs>
        <w:rPr>
          <w:bCs w:val="0"/>
        </w:rPr>
      </w:pPr>
      <w:del w:id="4921" w:author="GoldenCorpusHarness" w:date="2026-03-28T21:57:55Z">
        <w:r>
          <w:delText>E</w:delText>
        </w:r>
      </w:del>
      <w:ins w:id="4922" w:author="GoldenCorpusHarness" w:date="2026-03-28T21:57:55Z">
        <w:r>
          <w:t>Sac-TMT DS is an ADC. It has a DAR of 7 to 8 and a molecular weight of 159.6 kDa. The final formulation of sac-TMT DS is 9.5 mM histidine/histidine hydrochloride, 8% w/</w:t>
        </w:r>
      </w:ins>
      <w:r>
        <w:t>v</w:t>
      </w:r>
      <w:del w:id="4923" w:author="GoldenCorpusHarness" w:date="2026-03-28T21:57:55Z">
        <w:r>
          <w:delText>al</w:delText>
        </w:r>
      </w:del>
      <w:ins w:id="4924" w:author="GoldenCorpusHarness" w:date="2026-03-28T21:57:55Z">
        <w:r>
          <w:t xml:space="preserve"> s</w:t>
        </w:r>
      </w:ins>
      <w:r>
        <w:t>u</w:t>
      </w:r>
      <w:del w:id="4925" w:author="GoldenCorpusHarness" w:date="2026-03-28T21:57:55Z">
        <w:r>
          <w:delText>ation of Antitumor Acti</w:delText>
        </w:r>
      </w:del>
      <w:ins w:id="4926" w:author="GoldenCorpusHarness" w:date="2026-03-28T21:57:55Z">
        <w:r>
          <w:t>crose, 0.02 % w/</w:t>
        </w:r>
      </w:ins>
      <w:r>
        <w:t>v</w:t>
      </w:r>
      <w:del w:id="4927" w:author="GoldenCorpusHarness" w:date="2026-03-28T21:57:55Z">
        <w:r>
          <w:delText>it</w:delText>
        </w:r>
      </w:del>
      <w:ins w:id="4928" w:author="GoldenCorpusHarness" w:date="2026-03-28T21:57:55Z">
        <w:r>
          <w:t xml:space="preserve"> pol</w:t>
        </w:r>
      </w:ins>
      <w:r>
        <w:t>y</w:t>
      </w:r>
      <w:del w:id="4929" w:author="GoldenCorpusHarness" w:date="2026-03-28T21:57:55Z">
        <w:r>
          <w:delText xml:space="preserve"> of Sac-TMT in the Treatment of </w:delText>
        </w:r>
      </w:del>
      <w:ins w:id="4930" w:author="GoldenCorpusHarness" w:date="2026-03-28T21:57:55Z">
        <w:r>
          <w:t>sorbate 20, p</w:t>
        </w:r>
      </w:ins>
      <w:r>
        <w:t>H</w:t>
      </w:r>
      <w:del w:id="4931" w:author="GoldenCorpusHarness" w:date="2026-03-28T21:57:55Z">
        <w:r>
          <w:delText>uPrime® Lung Cancer PDX Model LU08</w:delText>
        </w:r>
      </w:del>
      <w:ins w:id="4932" w:author="GoldenCorpusHarness" w:date="2026-03-28T21:57:55Z">
        <w:r>
          <w:t xml:space="preserve"> </w:t>
        </w:r>
      </w:ins>
      <w:r>
        <w:t>6</w:t>
      </w:r>
      <w:del w:id="4933" w:author="GoldenCorpusHarness" w:date="2026-03-28T21:57:55Z">
        <w:r>
          <w:delText>1 in Female BALB/c Nude Mice (PD016 / E4192-T1821)</w:delText>
        </w:r>
      </w:del>
      <w:ins w:id="4934" w:author="GoldenCorpusHarness" w:date="2026-03-28T21:57:55Z">
        <w:r>
          <w:t>.0.</w:t>
        </w:r>
      </w:ins>
    </w:p>
    <w:p ns2:paraId="72DD7A28" ns2:textId="2C428C60" w:rsidR="00C84DE8" w:rsidRPr="00643BC5" w:rsidRDefault="00C84DE8" w:rsidP="00C84DE8">
      <w:pPr>
        <w:pStyle w:val="Paragraph"/>
      </w:pPr>
      <w:del w:id="4935" w:author="GoldenCorpusHarness" w:date="2026-03-28T21:57:55Z">
        <w:r>
          <w:delText>The an</w:delText>
        </w:r>
      </w:del>
      <w:ins w:id="4936" w:author="GoldenCorpusHarness" w:date="2026-03-28T21:57:55Z">
        <w:r>
          <w:t>S</w:t>
        </w:r>
      </w:ins>
      <w:r>
        <w:t>t</w:t>
      </w:r>
      <w:del w:id="4937" w:author="GoldenCorpusHarness" w:date="2026-03-28T21:57:55Z">
        <w:r>
          <w:delText>i</w:delText>
        </w:r>
      </w:del>
      <w:ins w:id="4938" w:author="GoldenCorpusHarness" w:date="2026-03-28T21:57:55Z">
        <w:r>
          <w:t>ruc</w:t>
        </w:r>
      </w:ins>
      <w:r>
        <w:t>tu</w:t>
      </w:r>
      <w:del w:id="4939" w:author="GoldenCorpusHarness" w:date="2026-03-28T21:57:55Z">
        <w:r>
          <w:delText>mor activity of sac-TMT was evaluated in a PDX model using a lung cancer (LU0861) model. The HuPrime® LU0861 lung cancer xenograft model utilized tumor derived from a female patient, a TROP2-positive, squamous cell carcinoma of lung. For the study mice we</w:delText>
        </w:r>
      </w:del>
      <w:r>
        <w:t>re</w:t>
      </w:r>
      <w:del w:id="4940" w:author="GoldenCorpusHarness" w:date="2026-03-28T21:57:55Z">
        <w:r>
          <w:delText xml:space="preserve"> randomized into 8 groups, 8 mice per group, and the twice weekly treatments were administered via IV injection. The treatment groups were vehicle, sac-TMT (1, 3, and 10 mg/kg), recombinant humanized anti-TROP2 mAb (sacituzumab, 10 mg/kg), KL610023 (0.23 mg/kg), the combination of recombinant humanized anti-TROP2 mAb (sacituzumab, 10 mg/kg) + KL610023 (0.23 mg/kg), and irinotecan (30 mg/kg). </w:delText>
        </w:r>
      </w:del>
    </w:p>
    <w:p ns2:paraId="35A449D7" ns2:textId="0B5B2CC3" w:rsidR="00C84DE8" w:rsidRDefault="00663D46" w:rsidP="00C84DE8">
      <w:pPr>
        <w:pStyle w:val="Paragraph"/>
      </w:pPr>
      <w:del w:id="4941" w:author="GoldenCorpusHarness" w:date="2026-03-28T21:57:55Z">
        <w:r>
          <w:delText>S</w:delText>
        </w:r>
      </w:del>
      <w:ins w:id="4942" w:author="GoldenCorpusHarness" w:date="2026-03-28T21:57:55Z">
        <w:r>
          <w:t>The mAb portion of s</w:t>
        </w:r>
      </w:ins>
      <w:r>
        <w:t xml:space="preserve">ac-TMT </w:t>
      </w:r>
      <w:del w:id="4943" w:author="GoldenCorpusHarness" w:date="2026-03-28T21:57:55Z">
        <w:r>
          <w:delText xml:space="preserve">at </w:delText>
        </w:r>
      </w:del>
      <w:ins w:id="4944" w:author="GoldenCorpusHarness" w:date="2026-03-28T21:57:55Z">
        <w:r>
          <w:t>DS is sacituzumab. Sacituzumab is a humanized anti-TROP2 mAb of IgG</w:t>
        </w:r>
      </w:ins>
      <w:r>
        <w:t>1</w:t>
      </w:r>
      <w:ins w:id="4945" w:author="GoldenCorpusHarness" w:date="2026-03-28T21:57:55Z">
        <w:r>
          <w:t xml:space="preserve"> class containing 2 identical heavy chain consisting of 451 amino acids each and 2 identical κ light chains each consisting of 214 amino acids</w:t>
        </w:r>
      </w:ins>
      <w:r>
        <w:t xml:space="preserve">, </w:t>
      </w:r>
      <w:del w:id="4946" w:author="GoldenCorpusHarness" w:date="2026-03-28T21:57:55Z">
        <w:r>
          <w:delText>3, and 10 mg/</w:delText>
        </w:r>
      </w:del>
      <w:ins w:id="4947" w:author="GoldenCorpusHarness" w:date="2026-03-28T21:57:55Z">
        <w:r>
          <w:t>lin</w:t>
        </w:r>
      </w:ins>
      <w:r>
        <w:t>k</w:t>
      </w:r>
      <w:del w:id="4948" w:author="GoldenCorpusHarness" w:date="2026-03-28T21:57:55Z">
        <w:r>
          <w:delText>g demonstrated significant antitumor activit</w:delText>
        </w:r>
      </w:del>
      <w:ins w:id="4949" w:author="GoldenCorpusHarness" w:date="2026-03-28T21:57:55Z">
        <w:r>
          <w:t>ed together b</w:t>
        </w:r>
      </w:ins>
      <w:r>
        <w:t xml:space="preserve">y </w:t>
      </w:r>
      <w:del w:id="4950" w:author="GoldenCorpusHarness" w:date="2026-03-28T21:57:55Z">
        <w:r>
          <w:delText>with</w:delText>
        </w:r>
      </w:del>
      <w:ins w:id="4951" w:author="GoldenCorpusHarness" w:date="2026-03-28T21:57:55Z">
        <w:r>
          <w:t>disulfide bonds.</w:t>
        </w:r>
      </w:ins>
      <w:r>
        <w:t xml:space="preserve"> T</w:t>
      </w:r>
      <w:del w:id="4952" w:author="GoldenCorpusHarness" w:date="2026-03-28T21:57:55Z">
        <w:r>
          <w:delText>GI values for tumor volume of 49.8%</w:delText>
        </w:r>
      </w:del>
      <w:ins w:id="4953" w:author="GoldenCorpusHarness" w:date="2026-03-28T21:57:55Z">
        <w:r>
          <w:t>he payload is methanesulfonyl belotecan</w:t>
        </w:r>
      </w:ins>
      <w:r>
        <w:t xml:space="preserve"> (</w:t>
      </w:r>
      <w:del w:id="4954" w:author="GoldenCorpusHarness" w:date="2026-03-28T21:57:55Z">
        <w:r>
          <w:delText xml:space="preserve">p=0.009), 98.8% (p&lt;0.001), and 101.7% (p&lt;0.001), respectively [Figure 2]. sacituzumab (10 mg/kg) alone, </w:delText>
        </w:r>
      </w:del>
      <w:r>
        <w:t>KL610023</w:t>
      </w:r>
      <w:del w:id="4955" w:author="GoldenCorpusHarness" w:date="2026-03-28T21:57:55Z">
        <w:r>
          <w:delText xml:space="preserve"> (0</w:delText>
        </w:r>
      </w:del>
      <w:ins w:id="4956" w:author="GoldenCorpusHarness" w:date="2026-03-28T21:57:55Z">
        <w:r>
          <w:t>), a topoisomerase I inhibitor belotecan-derivative, which can arrest the cell cycle at the S stage or G2/M stage and eventually cause cell death</w:t>
        </w:r>
      </w:ins>
      <w:r>
        <w:t>.</w:t>
      </w:r>
      <w:del w:id="4957" w:author="GoldenCorpusHarness" w:date="2026-03-28T21:57:55Z">
        <w:r>
          <w:delText>23 mg/kg) alone, or the combination of the 2 molecules did not show any antitumor activity. The standard-of-care irinotecan showed significant antitumor activity with a TGI of 5</w:delText>
        </w:r>
      </w:del>
      <w:ins w:id="4958" w:author="GoldenCorpusHarness" w:date="2026-03-28T21:57:55Z">
        <w:r>
          <w:t xml:space="preserve"> One molecule of sacituzumab is conjugated to 7 to 8 molecules of KL</w:t>
        </w:r>
      </w:ins>
      <w:r>
        <w:t>6</w:t>
      </w:r>
      <w:del w:id="4959" w:author="GoldenCorpusHarness" w:date="2026-03-28T21:57:55Z">
        <w:r>
          <w:delText>.9% (p=0.</w:delText>
        </w:r>
      </w:del>
      <w:ins w:id="4960" w:author="GoldenCorpusHarness" w:date="2026-03-28T21:57:55Z">
        <w:r>
          <w:t>1</w:t>
        </w:r>
      </w:ins>
      <w:r>
        <w:t>002</w:t>
      </w:r>
      <w:del w:id="4961" w:author="GoldenCorpusHarness" w:date="2026-03-28T21:57:55Z">
        <w:r>
          <w:delText>)</w:delText>
        </w:r>
      </w:del>
      <w:ins w:id="4962" w:author="GoldenCorpusHarness" w:date="2026-03-28T21:57:55Z">
        <w:r>
          <w:t>3 via the coupling sites on the reduced inter-chain disulfide bonds</w:t>
        </w:r>
      </w:ins>
      <w:r>
        <w:t>.</w:t>
      </w:r>
    </w:p>
    <w:p ns2:paraId="7AB199F0" ns2:textId="6F8063D2" w:rsidR="00C84DE8" w:rsidRPr="005C3F0C" w:rsidRDefault="00663D46" w:rsidP="00C84DE8">
      <w:pPr>
        <w:pStyle w:val="Paragraph"/>
      </w:pPr>
      <w:del w:id="4963" w:author="GoldenCorpusHarness" w:date="2026-03-28T21:57:55Z">
        <w:r>
          <w:delText>Sa</w:delText>
        </w:r>
      </w:del>
      <w:ins w:id="4964" w:author="GoldenCorpusHarness" w:date="2026-03-28T21:57:55Z">
        <w:r>
          <w:t>Physi</w:t>
        </w:r>
      </w:ins>
      <w:r>
        <w:t>c</w:t>
      </w:r>
      <w:ins w:id="4965" w:author="GoldenCorpusHarness" w:date="2026-03-28T21:57:55Z">
        <w:r>
          <w:t>o</w:t>
        </w:r>
      </w:ins>
      <w:r>
        <w:t>-</w:t>
      </w:r>
      <w:del w:id="4966" w:author="GoldenCorpusHarness" w:date="2026-03-28T21:57:55Z">
        <w:r>
          <w:delText>TMT was well tolerated by t</w:delText>
        </w:r>
      </w:del>
      <w:ins w:id="4967" w:author="GoldenCorpusHarness" w:date="2026-03-28T21:57:55Z">
        <w:r>
          <w:t>c</w:t>
        </w:r>
      </w:ins>
      <w:r>
        <w:t>he</w:t>
      </w:r>
      <w:del w:id="4968" w:author="GoldenCorpusHarness" w:date="2026-03-28T21:57:55Z">
        <w:r>
          <w:delText xml:space="preserve"> tumor-bearing </w:delText>
        </w:r>
      </w:del>
      <w:r>
        <w:t>mic</w:t>
      </w:r>
      <w:del w:id="4969" w:author="GoldenCorpusHarness" w:date="2026-03-28T21:57:55Z">
        <w:r>
          <w:delText xml:space="preserve">e at </w:delText>
        </w:r>
      </w:del>
      <w:r>
        <w:t>al</w:t>
      </w:r>
      <w:del w:id="4970" w:author="GoldenCorpusHarness" w:date="2026-03-28T21:57:55Z">
        <w:r>
          <w:delText>l</w:delText>
        </w:r>
      </w:del>
      <w:r>
        <w:t xml:space="preserve"> </w:t>
      </w:r>
      <w:ins w:id="4971" w:author="GoldenCorpusHarness" w:date="2026-03-28T21:57:55Z">
        <w:r>
          <w:t>Proper</w:t>
        </w:r>
      </w:ins>
      <w:r>
        <w:t>t</w:t>
      </w:r>
      <w:ins w:id="4972" w:author="GoldenCorpusHarness" w:date="2026-03-28T21:57:55Z">
        <w:r>
          <w:t>i</w:t>
        </w:r>
      </w:ins>
      <w:r>
        <w:t>es</w:t>
      </w:r>
      <w:del w:id="4973" w:author="GoldenCorpusHarness" w:date="2026-03-28T21:57:55Z">
        <w:r>
          <w:delText>ted doses.</w:delText>
        </w:r>
      </w:del>
    </w:p>
    <w:p ns2:paraId="0A6B8E6B" ns2:textId="105D4E3A" w:rsidR="00C84DE8" w:rsidRDefault="00C84DE8" w:rsidP="00C84DE8">
      <w:pPr>
        <w:pStyle w:val="FigureTitle"/>
        <w:ind w:left="1080" w:hanging="1080"/>
      </w:pPr>
      <w:del w:id="4974" w:author="GoldenCorpusHarness" w:date="2026-03-28T21:57:55Z">
        <w:r>
          <w:delText>Figure 2</w:delText>
        </w:r>
      </w:del>
      <w:r>
        <w:t xml:space="preserve">Sac-TMT </w:t>
      </w:r>
      <w:ins w:id="4975" w:author="GoldenCorpusHarness" w:date="2026-03-28T21:57:55Z">
        <w:r>
          <w:t>drug product is a white or off-white lyophilized powder. Upon reconstitution with sterile WF</w:t>
        </w:r>
      </w:ins>
      <w:r>
        <w:t>I</w:t>
      </w:r>
      <w:del w:id="4976" w:author="GoldenCorpusHarness" w:date="2026-03-28T21:57:55Z">
        <w:r>
          <w:delText>nhi</w:delText>
        </w:r>
      </w:del>
      <w:ins w:id="4977" w:author="GoldenCorpusHarness" w:date="2026-03-28T21:57:55Z">
        <w:r>
          <w:t>, the drug product contains 20 mg/mL sac-TMT DS, 0.69 mg/mL histidine, 1.06 mg/mL histidine hydrochloride monohydrate, 80 mg/mL sucrose, 0.2 mg/mL polysor</w:t>
        </w:r>
      </w:ins>
      <w:r>
        <w:t>b</w:t>
      </w:r>
      <w:del w:id="4978" w:author="GoldenCorpusHarness" w:date="2026-03-28T21:57:55Z">
        <w:r>
          <w:delText>ition o</w:delText>
        </w:r>
      </w:del>
      <w:ins w:id="4979" w:author="GoldenCorpusHarness" w:date="2026-03-28T21:57:55Z">
        <w:r>
          <w:t xml:space="preserve">ate 20, pH 6.0. The reconstituted drug product may be </w:t>
        </w:r>
      </w:ins>
      <w:r>
        <w:t>f</w:t>
      </w:r>
      <w:del w:id="4980" w:author="GoldenCorpusHarness" w:date="2026-03-28T21:57:55Z">
        <w:r>
          <w:delText xml:space="preserve"> Tumor Growth in HuPrime® Lung Cancer Xenogra</w:delText>
        </w:r>
      </w:del>
      <w:ins w:id="4981" w:author="GoldenCorpusHarness" w:date="2026-03-28T21:57:55Z">
        <w:r>
          <w:t xml:space="preserve">urther diluted using 0.9% sodium chloride or 5% dextrose </w:t>
        </w:r>
      </w:ins>
      <w:r>
        <w:t>f</w:t>
      </w:r>
      <w:del w:id="4982" w:author="GoldenCorpusHarness" w:date="2026-03-28T21:57:55Z">
        <w:r>
          <w:delText>t Model LU0861</w:delText>
        </w:r>
      </w:del>
      <w:ins w:id="4983" w:author="GoldenCorpusHarness" w:date="2026-03-28T21:57:55Z">
        <w:r>
          <w:t>or administration. Both WFI and 0.9% sodium chloride or 5% dextrose are to conform to local compendium requirements.</w:t>
        </w:r>
      </w:ins>
    </w:p>
    <w:p ns2:paraId="5B4346A8" ns2:textId="77777777" w:rsidR="00C84DE8" w:rsidRPr="00FC6B33" w:rsidRDefault="00C84DE8" w:rsidP="00C84DE8">
      <w:pPr>
        <w:pStyle w:val="Figure"/>
      </w:pPr>
      <w:ins w:id="4984" w:author="GoldenCorpusHarness" w:date="2026-03-28T21:57:55Z">
        <w:r>
          <w:t>Sac-TMT is dispensed in a 20 mL Type I glass vial sealed with an elastomeric stopper and capped with an aluminum flip-off seal.</w:t>
        </w:r>
      </w:ins>
    </w:p>
    <w:p ns2:paraId="3EFA862E" ns2:textId="77777777" w:rsidR="00C84DE8" w:rsidRDefault="00C84DE8" w:rsidP="00C84DE8">
      <w:pPr>
        <w:pStyle w:val="TableLeft"/>
        <w:keepNext/>
        <w:rPr>
          <w:sz w:val="18"/>
          <w:szCs w:val="36"/>
        </w:rPr>
      </w:pPr>
      <w:ins w:id="4985" w:author="GoldenCorpusHarness" w:date="2026-03-28T21:57:55Z">
        <w:r>
          <w:t>Phar</w:t>
        </w:r>
      </w:ins>
      <w:r>
        <w:t>m</w:t>
      </w:r>
      <w:del w:id="4986" w:author="GoldenCorpusHarness" w:date="2026-03-28T21:57:55Z">
        <w:r>
          <w:delText>Ab=mono</w:delText>
        </w:r>
      </w:del>
      <w:ins w:id="4987" w:author="GoldenCorpusHarness" w:date="2026-03-28T21:57:55Z">
        <w:r>
          <w:t>a</w:t>
        </w:r>
      </w:ins>
      <w:r>
        <w:t>c</w:t>
      </w:r>
      <w:del w:id="4988" w:author="GoldenCorpusHarness" w:date="2026-03-28T21:57:55Z">
        <w:r>
          <w:delText>lon</w:delText>
        </w:r>
      </w:del>
      <w:ins w:id="4989" w:author="GoldenCorpusHarness" w:date="2026-03-28T21:57:55Z">
        <w:r>
          <w:t>eutic</w:t>
        </w:r>
      </w:ins>
      <w:r>
        <w:t xml:space="preserve">al </w:t>
      </w:r>
      <w:ins w:id="4990" w:author="GoldenCorpusHarness" w:date="2026-03-28T21:57:55Z">
        <w:r>
          <w:t>Formul</w:t>
        </w:r>
      </w:ins>
      <w:r>
        <w:t>a</w:t>
      </w:r>
      <w:del w:id="4991" w:author="GoldenCorpusHarness" w:date="2026-03-28T21:57:55Z">
        <w:r>
          <w:delText>n</w:delText>
        </w:r>
      </w:del>
      <w:r>
        <w:t>ti</w:t>
      </w:r>
      <w:del w:id="4992" w:author="GoldenCorpusHarness" w:date="2026-03-28T21:57:55Z">
        <w:r>
          <w:delText>b</w:delText>
        </w:r>
      </w:del>
      <w:r>
        <w:t>o</w:t>
      </w:r>
      <w:del w:id="4993" w:author="GoldenCorpusHarness" w:date="2026-03-28T21:57:55Z">
        <w:r>
          <w:delText>dy; SEM=sta</w:delText>
        </w:r>
      </w:del>
      <w:r>
        <w:t>n</w:t>
      </w:r>
      <w:del w:id="4994" w:author="GoldenCorpusHarness" w:date="2026-03-28T21:57:55Z">
        <w:r>
          <w:delText>dard error of the mean.</w:delText>
        </w:r>
      </w:del>
    </w:p>
    <w:p ns2:paraId="2BFA62D0" ns2:textId="557AB245" w:rsidR="00C84DE8" w:rsidRDefault="00C84DE8" w:rsidP="00C84DE8">
      <w:pPr>
        <w:pStyle w:val="TableLeft"/>
        <w:keepNext/>
        <w:rPr>
          <w:sz w:val="18"/>
          <w:szCs w:val="18"/>
        </w:rPr>
      </w:pPr>
      <w:del w:id="4995" w:author="GoldenCorpusHarness" w:date="2026-03-28T21:57:55Z">
        <w:r>
          <w:delText xml:space="preserve">Data are expressed as mean ± </w:delText>
        </w:r>
      </w:del>
      <w:r>
        <w:t>S</w:t>
      </w:r>
      <w:del w:id="4996" w:author="GoldenCorpusHarness" w:date="2026-03-28T21:57:55Z">
        <w:r>
          <w:delText>E</w:delText>
        </w:r>
      </w:del>
      <w:ins w:id="4997" w:author="GoldenCorpusHarness" w:date="2026-03-28T21:57:55Z">
        <w:r>
          <w:t>ac-T</w:t>
        </w:r>
      </w:ins>
      <w:r>
        <w:t>M</w:t>
      </w:r>
      <w:ins w:id="4998" w:author="GoldenCorpusHarness" w:date="2026-03-28T21:57:55Z">
        <w:r>
          <w:t>T is stored at 2 to 8ºC and protected from light</w:t>
        </w:r>
      </w:ins>
      <w:r>
        <w:t xml:space="preserve">. </w:t>
      </w:r>
      <w:ins w:id="4999" w:author="GoldenCorpusHarness" w:date="2026-03-28T21:57:55Z">
        <w:r>
          <w:t>Before administration to patients, sac-TMT should be reconstituted in sterile WF</w:t>
        </w:r>
      </w:ins>
      <w:r>
        <w:t>I</w:t>
      </w:r>
      <w:del w:id="5000" w:author="GoldenCorpusHarness" w:date="2026-03-28T21:57:55Z">
        <w:r>
          <w:delText>n this fi</w:delText>
        </w:r>
      </w:del>
      <w:ins w:id="5001" w:author="GoldenCorpusHarness" w:date="2026-03-28T21:57:55Z">
        <w:r>
          <w:t>. The reconstituted dru</w:t>
        </w:r>
      </w:ins>
      <w:r>
        <w:t>g</w:t>
      </w:r>
      <w:del w:id="5002" w:author="GoldenCorpusHarness" w:date="2026-03-28T21:57:55Z">
        <w:r>
          <w:delText>ure</w:delText>
        </w:r>
      </w:del>
      <w:ins w:id="5003" w:author="GoldenCorpusHarness" w:date="2026-03-28T21:57:55Z">
        <w:r>
          <w:t xml:space="preserve"> product is recommended to be used immediately after preparation. If not used immediately</w:t>
        </w:r>
      </w:ins>
      <w:r>
        <w:t xml:space="preserve">, </w:t>
      </w:r>
      <w:del w:id="5004" w:author="GoldenCorpusHarness" w:date="2026-03-28T21:57:55Z">
        <w:r>
          <w:delText>sac-TMT is la</w:delText>
        </w:r>
      </w:del>
      <w:ins w:id="5005" w:author="GoldenCorpusHarness" w:date="2026-03-28T21:57:55Z">
        <w:r>
          <w:t xml:space="preserve">the reconstituted drug product can </w:t>
        </w:r>
      </w:ins>
      <w:r>
        <w:t>be</w:t>
      </w:r>
      <w:del w:id="5006" w:author="GoldenCorpusHarness" w:date="2026-03-28T21:57:55Z">
        <w:r>
          <w:delText>led as SKB</w:delText>
        </w:r>
      </w:del>
      <w:ins w:id="5007" w:author="GoldenCorpusHarness" w:date="2026-03-28T21:57:55Z">
        <w:r>
          <w:t xml:space="preserve"> stored at refrigerated conditions for up to </w:t>
        </w:r>
      </w:ins>
      <w:r>
        <w:t>2</w:t>
      </w:r>
      <w:del w:id="5008" w:author="GoldenCorpusHarness" w:date="2026-03-28T21:57:55Z">
        <w:r>
          <w:delText>6</w:delText>
        </w:r>
      </w:del>
      <w:r>
        <w:t xml:space="preserve">4 </w:t>
      </w:r>
      <w:del w:id="5009" w:author="GoldenCorpusHarness" w:date="2026-03-28T21:57:55Z">
        <w:r>
          <w:delText>and Sacituzuma</w:delText>
        </w:r>
      </w:del>
      <w:ins w:id="5010" w:author="GoldenCorpusHarness" w:date="2026-03-28T21:57:55Z">
        <w:r>
          <w:t>hours or am</w:t>
        </w:r>
      </w:ins>
      <w:r>
        <w:t>b</w:t>
      </w:r>
      <w:del w:id="5011" w:author="GoldenCorpusHarness" w:date="2026-03-28T21:57:55Z">
        <w:r>
          <w:delText xml:space="preserve"> is labeled as SKB</w:delText>
        </w:r>
      </w:del>
      <w:ins w:id="5012" w:author="GoldenCorpusHarness" w:date="2026-03-28T21:57:55Z">
        <w:r>
          <w:t>ient conditions for up to 1</w:t>
        </w:r>
      </w:ins>
      <w:r>
        <w:t>2</w:t>
      </w:r>
      <w:del w:id="5013" w:author="GoldenCorpusHarness" w:date="2026-03-28T21:57:55Z">
        <w:r>
          <w:delText>64 mAb</w:delText>
        </w:r>
      </w:del>
      <w:ins w:id="5014" w:author="GoldenCorpusHarness" w:date="2026-03-28T21:57:55Z">
        <w:r>
          <w:t xml:space="preserve"> hours prior to use</w:t>
        </w:r>
      </w:ins>
      <w:r>
        <w:t>.</w:t>
      </w:r>
    </w:p>
    <w:p ns2:paraId="3FAD7FB5" ns2:textId="77777777" w:rsidR="00C84DE8" w:rsidRPr="00FC6B33" w:rsidRDefault="00C84DE8" w:rsidP="00C84DE8">
      <w:pPr>
        <w:pStyle w:val="TableLeft"/>
        <w:rPr>
          <w:sz w:val="18"/>
          <w:szCs w:val="18"/>
        </w:rPr>
      </w:pPr>
      <w:del w:id="5015" w:author="GoldenCorpusHarness" w:date="2026-03-28T21:57:55Z">
        <w:r>
          <w:delText>Source: Nonclinical Study Report PD</w:delText>
        </w:r>
      </w:del>
      <w:ins w:id="5016" w:author="GoldenCorpusHarness" w:date="2026-03-28T21:57:55Z">
        <w:r>
          <w:t xml:space="preserve">For IV infusion, the reconstituted drug product should be further diluted using </w:t>
        </w:r>
      </w:ins>
      <w:r>
        <w:t>0</w:t>
      </w:r>
      <w:ins w:id="5017" w:author="GoldenCorpusHarness" w:date="2026-03-28T21:57:55Z">
        <w:r>
          <w:t xml:space="preserve">.9% sodium chloride or 5% dextrose to the appropriate volume and concentration as specified in the clinical protocol. After preparation of the admixture, the IV administration must be completed within a cumulative hold time of </w:t>
        </w:r>
      </w:ins>
      <w:r>
        <w:t>16</w:t>
      </w:r>
      <w:ins w:id="5018" w:author="GoldenCorpusHarness" w:date="2026-03-28T21:57:55Z">
        <w:r>
          <w:t xml:space="preserve"> hours</w:t>
        </w:r>
      </w:ins>
      <w:r>
        <w:t>.</w:t>
      </w:r>
      <w:ins w:id="5019" w:author="GoldenCorpusHarness" w:date="2026-03-28T21:57:55Z">
        <w:r>
          <w:t xml:space="preserve"> This hold time allows for 8 hours cumulative ambient temperature exposure, with remaining time at refrigerated conditions up to the 16-hour cumulative in-use time.</w:t>
        </w:r>
      </w:ins>
    </w:p>
    <w:p ns2:paraId="7E091ACB" ns2:textId="77777777" w:rsidR="00C84DE8" w:rsidRDefault="00C84DE8" w:rsidP="00C84DE8">
      <w:pPr>
        <w:pStyle w:val="ListEnd"/>
      </w:pPr>
      <w:ins w:id="5020" w:author="GoldenCorpusHarness" w:date="2026-03-28T21:57:55Z">
        <w:r>
          <w:t>For I-VESIC administration, the reconstituted drug product may be administered without further dilution or may be further diluted using 0.9% sodium chloride or 5% dextrose to the appropriate volume and concentration as specified in the clinical protocol. Refer to hold times provided for reconstituted drug product above when administering the drug product without further dilution. If an admixture is prepared, the I-VESIC administration must be completed within a cumulative hold time of 16 hours after preparation of the admixture. This hold time allows for 8 hours cumulative ambient temperature exposure, with remaining time at refrigerated conditions up to the 16-hour cumulative in-use time.</w:t>
        </w:r>
      </w:ins>
    </w:p>
    <w:p ns2:paraId="29F932EA" ns2:textId="5DF96B08" w:rsidR="00A334C2" w:rsidRDefault="00A334C2" w:rsidP="00A334C2">
      <w:pPr>
        <w:pStyle w:val="Heading5"/>
        <w:tabs>
          <w:tab w:val="left" w:pos="1440"/>
        </w:tabs>
        <w:rPr>
          <w:bCs w:val="0"/>
        </w:rPr>
      </w:pPr>
      <w:del w:id="5021" w:author="GoldenCorpusHarness" w:date="2026-03-28T21:57:55Z">
        <w:r>
          <w:delText>E</w:delText>
        </w:r>
      </w:del>
      <w:ins w:id="5022" w:author="GoldenCorpusHarness" w:date="2026-03-28T21:57:55Z">
        <w:r>
          <w:t>Pro</w:t>
        </w:r>
      </w:ins>
      <w:r>
        <w:t>v</w:t>
      </w:r>
      <w:ins w:id="5023" w:author="GoldenCorpusHarness" w:date="2026-03-28T21:57:55Z">
        <w:r>
          <w:t xml:space="preserve">ided </w:t>
        </w:r>
      </w:ins>
      <w:r>
        <w:t>a</w:t>
      </w:r>
      <w:ins w:id="5024" w:author="GoldenCorpusHarness" w:date="2026-03-28T21:57:55Z">
        <w:r>
          <w:t>bove are recommendations for in-use conditions for sac-TMT. For detai</w:t>
        </w:r>
      </w:ins>
      <w:r>
        <w:t>l</w:t>
      </w:r>
      <w:ins w:id="5025" w:author="GoldenCorpusHarness" w:date="2026-03-28T21:57:55Z">
        <w:r>
          <w:t>ed instr</w:t>
        </w:r>
      </w:ins>
      <w:r>
        <w:t>u</w:t>
      </w:r>
      <w:ins w:id="5026" w:author="GoldenCorpusHarness" w:date="2026-03-28T21:57:55Z">
        <w:r>
          <w:t>ctions for prepar</w:t>
        </w:r>
      </w:ins>
      <w:r>
        <w:t xml:space="preserve">ation </w:t>
      </w:r>
      <w:del w:id="5027" w:author="GoldenCorpusHarness" w:date="2026-03-28T21:57:55Z">
        <w:r>
          <w:delText>of</w:delText>
        </w:r>
      </w:del>
      <w:ins w:id="5028" w:author="GoldenCorpusHarness" w:date="2026-03-28T21:57:55Z">
        <w:r>
          <w:t>and</w:t>
        </w:r>
      </w:ins>
      <w:r>
        <w:t xml:space="preserve"> </w:t>
      </w:r>
      <w:del w:id="5029" w:author="GoldenCorpusHarness" w:date="2026-03-28T21:57:55Z">
        <w:r>
          <w:delText>A</w:delText>
        </w:r>
      </w:del>
      <w:ins w:id="5030" w:author="GoldenCorpusHarness" w:date="2026-03-28T21:57:55Z">
        <w:r>
          <w:t>admi</w:t>
        </w:r>
      </w:ins>
      <w:r>
        <w:t>n</w:t>
      </w:r>
      <w:ins w:id="5031" w:author="GoldenCorpusHarness" w:date="2026-03-28T21:57:55Z">
        <w:r>
          <w:t>istra</w:t>
        </w:r>
      </w:ins>
      <w:r>
        <w:t>ti</w:t>
      </w:r>
      <w:del w:id="5032" w:author="GoldenCorpusHarness" w:date="2026-03-28T21:57:55Z">
        <w:r>
          <w:delText>tum</w:delText>
        </w:r>
      </w:del>
      <w:r>
        <w:t>o</w:t>
      </w:r>
      <w:ins w:id="5033" w:author="GoldenCorpusHarness" w:date="2026-03-28T21:57:55Z">
        <w:r>
          <w:t>n, refe</w:t>
        </w:r>
      </w:ins>
      <w:r>
        <w:t xml:space="preserve">r </w:t>
      </w:r>
      <w:del w:id="5034" w:author="GoldenCorpusHarness" w:date="2026-03-28T21:57:55Z">
        <w:r>
          <w:delText>Ac</w:delText>
        </w:r>
      </w:del>
      <w:r>
        <w:t>t</w:t>
      </w:r>
      <w:del w:id="5035" w:author="GoldenCorpusHarness" w:date="2026-03-28T21:57:55Z">
        <w:r>
          <w:delText xml:space="preserve">ivity </w:delText>
        </w:r>
      </w:del>
      <w:r>
        <w:t>o</w:t>
      </w:r>
      <w:del w:id="5036" w:author="GoldenCorpusHarness" w:date="2026-03-28T21:57:55Z">
        <w:r>
          <w:delText>f Sac-TMT in</w:delText>
        </w:r>
      </w:del>
      <w:r>
        <w:t xml:space="preserve"> the </w:t>
      </w:r>
      <w:del w:id="5037" w:author="GoldenCorpusHarness" w:date="2026-03-28T21:57:55Z">
        <w:r>
          <w:delText>T</w:delText>
        </w:r>
      </w:del>
      <w:ins w:id="5038" w:author="GoldenCorpusHarness" w:date="2026-03-28T21:57:55Z">
        <w:r>
          <w:t>clinical p</w:t>
        </w:r>
      </w:ins>
      <w:r>
        <w:t>r</w:t>
      </w:r>
      <w:ins w:id="5039" w:author="GoldenCorpusHarness" w:date="2026-03-28T21:57:55Z">
        <w:r>
          <w:t>otocol and th</w:t>
        </w:r>
      </w:ins>
      <w:r>
        <w:t>e</w:t>
      </w:r>
      <w:ins w:id="5040" w:author="GoldenCorpusHarness" w:date="2026-03-28T21:57:55Z">
        <w:r>
          <w:t xml:space="preserve"> associ</w:t>
        </w:r>
      </w:ins>
      <w:r>
        <w:t>at</w:t>
      </w:r>
      <w:ins w:id="5041" w:author="GoldenCorpusHarness" w:date="2026-03-28T21:57:55Z">
        <w:r>
          <w:t>ed Phar</w:t>
        </w:r>
      </w:ins>
      <w:r>
        <w:t>m</w:t>
      </w:r>
      <w:del w:id="5042" w:author="GoldenCorpusHarness" w:date="2026-03-28T21:57:55Z">
        <w:r>
          <w:delText>ent</w:delText>
        </w:r>
      </w:del>
      <w:ins w:id="5043" w:author="GoldenCorpusHarness" w:date="2026-03-28T21:57:55Z">
        <w:r>
          <w:t>acy</w:t>
        </w:r>
      </w:ins>
      <w:r>
        <w:t xml:space="preserve"> </w:t>
      </w:r>
      <w:del w:id="5044" w:author="GoldenCorpusHarness" w:date="2026-03-28T21:57:55Z">
        <w:r>
          <w:delText>of HuPrime® Gastric C</w:delText>
        </w:r>
      </w:del>
      <w:ins w:id="5045" w:author="GoldenCorpusHarness" w:date="2026-03-28T21:57:55Z">
        <w:r>
          <w:t>M</w:t>
        </w:r>
      </w:ins>
      <w:r>
        <w:t>an</w:t>
      </w:r>
      <w:del w:id="5046" w:author="GoldenCorpusHarness" w:date="2026-03-28T21:57:55Z">
        <w:r>
          <w:delText>cer PDX Model GA6831 in Fem</w:delText>
        </w:r>
      </w:del>
      <w:ins w:id="5047" w:author="GoldenCorpusHarness" w:date="2026-03-28T21:57:55Z">
        <w:r>
          <w:t>u</w:t>
        </w:r>
      </w:ins>
      <w:r>
        <w:t>al</w:t>
      </w:r>
      <w:del w:id="5048" w:author="GoldenCorpusHarness" w:date="2026-03-28T21:57:55Z">
        <w:r>
          <w:delText>e BALB/c Nude Mice (PD017 / E4192-T1822)</w:delText>
        </w:r>
      </w:del>
      <w:ins w:id="5049" w:author="GoldenCorpusHarness" w:date="2026-03-28T21:57:55Z">
        <w:r>
          <w:t>.</w:t>
        </w:r>
      </w:ins>
    </w:p>
    <w:p ns2:paraId="5822FDB1" ns2:textId="0C881611" w:rsidR="00A334C2" w:rsidRDefault="00A334C2" w:rsidP="00A334C2">
      <w:pPr>
        <w:pStyle w:val="Paragraph"/>
      </w:pPr>
      <w:del w:id="5050" w:author="GoldenCorpusHarness" w:date="2026-03-28T21:57:55Z">
        <w:r>
          <w:delText xml:space="preserve">The antitumor activity of sac-TMT was evaluated in a PDX model using a gastric cancer (GA6831) model. The HuPrime® GA6831 gastric cancer xenograft model utilized tumor derived from a male patient, a TROP2-positive, intramucosal adenocarcinoma. For the study mice were randomized into 8 groups, 8 mice per group, and twice weekly treatments were administered via IV injection. The treatment groups were vehicle, sac-TMT (1, 3, and 10 mg/kg), recombinant humanized anti-TROP2 mAb (sacituzumab, 10 mg/kg), KL610023 (0.23 mg/kg), the combination of recombinant humanized anti-TROP2 mAb (sacituzumab, 10 mg/kg) + KL610023 (0.23 mg/kg), and irinotecan (30 mg/kg). </w:delText>
        </w:r>
      </w:del>
    </w:p>
    <w:p ns2:paraId="516B6277" ns2:textId="6A49154D" w:rsidR="00A334C2" w:rsidRDefault="00DA04FD" w:rsidP="00A334C2">
      <w:pPr>
        <w:pStyle w:val="Paragraph"/>
      </w:pPr>
      <w:del w:id="5051" w:author="GoldenCorpusHarness" w:date="2026-03-28T21:57:55Z">
        <w:r>
          <w:delText>Sac-TMT at 3 mg/kg and 10 mg/kg doses showed significant antitumor activity with TG</w:delText>
        </w:r>
      </w:del>
      <w:ins w:id="5052" w:author="GoldenCorpusHarness" w:date="2026-03-28T21:57:55Z">
        <w:r>
          <w:t>NONCL</w:t>
        </w:r>
      </w:ins>
      <w:r>
        <w:t>I</w:t>
      </w:r>
      <w:del w:id="5053" w:author="GoldenCorpusHarness" w:date="2026-03-28T21:57:55Z">
        <w:r>
          <w:delText xml:space="preserve"> values of 109.3% (p=0.001) and 111.2% (p=0.001), respectively.</w:delText>
        </w:r>
      </w:del>
      <w:ins w:id="5054" w:author="GoldenCorpusHarness" w:date="2026-03-28T21:57:55Z">
        <w:r>
          <w:t>NICAL</w:t>
        </w:r>
      </w:ins>
      <w:r>
        <w:t xml:space="preserve"> S</w:t>
      </w:r>
      <w:del w:id="5055" w:author="GoldenCorpusHarness" w:date="2026-03-28T21:57:55Z">
        <w:r>
          <w:delText xml:space="preserve">acituzumab alone, KL610023 alone, and the combination of the 2 molecules did not show any antitumor activity. </w:delText>
        </w:r>
      </w:del>
      <w:r>
        <w:t>T</w:t>
      </w:r>
      <w:del w:id="5056" w:author="GoldenCorpusHarness" w:date="2026-03-28T21:57:55Z">
        <w:r>
          <w:delText>he standard-of-care irinotecan showed significant antitumor activity with TG</w:delText>
        </w:r>
      </w:del>
      <w:ins w:id="5057" w:author="GoldenCorpusHarness" w:date="2026-03-28T21:57:55Z">
        <w:r>
          <w:t>UD</w:t>
        </w:r>
      </w:ins>
      <w:r>
        <w:t>I</w:t>
      </w:r>
      <w:del w:id="5058" w:author="GoldenCorpusHarness" w:date="2026-03-28T21:57:55Z">
        <w:r>
          <w:delText xml:space="preserve"> of 99.2% (p=0.002).</w:delText>
        </w:r>
      </w:del>
      <w:ins w:id="5059" w:author="GoldenCorpusHarness" w:date="2026-03-28T21:57:55Z">
        <w:r>
          <w:t>ES</w:t>
        </w:r>
      </w:ins>
    </w:p>
    <w:p ns2:paraId="1FAD500A" ns2:textId="446278AA" w:rsidR="00A334C2" w:rsidRDefault="00DA04FD" w:rsidP="00A334C2">
      <w:pPr>
        <w:pStyle w:val="Paragraph"/>
      </w:pPr>
      <w:del w:id="5060" w:author="GoldenCorpusHarness" w:date="2026-03-28T21:57:55Z">
        <w:r>
          <w:delText>S</w:delText>
        </w:r>
      </w:del>
      <w:ins w:id="5061" w:author="GoldenCorpusHarness" w:date="2026-03-28T21:57:55Z">
        <w:r>
          <w:t>Nonclinical Pharm</w:t>
        </w:r>
      </w:ins>
      <w:r>
        <w:t>ac</w:t>
      </w:r>
      <w:del w:id="5062" w:author="GoldenCorpusHarness" w:date="2026-03-28T21:57:55Z">
        <w:r>
          <w:delText>-TMT was well t</w:delText>
        </w:r>
      </w:del>
      <w:r>
        <w:t>ol</w:t>
      </w:r>
      <w:del w:id="5063" w:author="GoldenCorpusHarness" w:date="2026-03-28T21:57:55Z">
        <w:r>
          <w:delText>erated b</w:delText>
        </w:r>
      </w:del>
      <w:ins w:id="5064" w:author="GoldenCorpusHarness" w:date="2026-03-28T21:57:55Z">
        <w:r>
          <w:t>og</w:t>
        </w:r>
      </w:ins>
      <w:r>
        <w:t>y</w:t>
      </w:r>
      <w:del w:id="5065" w:author="GoldenCorpusHarness" w:date="2026-03-28T21:57:55Z">
        <w:r>
          <w:delText xml:space="preserve"> the tumor-bearing mice at all tested doses.</w:delText>
        </w:r>
      </w:del>
    </w:p>
    <w:p ns2:paraId="16C36E3D" ns2:textId="03061DFE" w:rsidR="007171AA" w:rsidRDefault="007171AA" w:rsidP="007171AA">
      <w:pPr>
        <w:pStyle w:val="Heading5"/>
        <w:tabs>
          <w:tab w:val="left" w:pos="1440"/>
        </w:tabs>
        <w:rPr>
          <w:bCs w:val="0"/>
        </w:rPr>
      </w:pPr>
      <w:r>
        <w:t>P</w:t>
      </w:r>
      <w:del w:id="5066" w:author="GoldenCorpusHarness" w:date="2026-03-28T21:57:55Z">
        <w:r>
          <w:delText>K/</w:delText>
        </w:r>
      </w:del>
      <w:ins w:id="5067" w:author="GoldenCorpusHarness" w:date="2026-03-28T21:57:55Z">
        <w:r>
          <w:t xml:space="preserve">rimary </w:t>
        </w:r>
      </w:ins>
      <w:r>
        <w:t>Pharmacodynamic</w:t>
      </w:r>
      <w:del w:id="5068" w:author="GoldenCorpusHarness" w:date="2026-03-28T21:57:55Z">
        <w:r>
          <w:delText xml:space="preserve"> Evaluation of Sac-TMT in the Treatment of Orthotropic HCC1806 Human Brea</w:delText>
        </w:r>
      </w:del>
      <w:r>
        <w:t>s</w:t>
      </w:r>
      <w:del w:id="5069" w:author="GoldenCorpusHarness" w:date="2026-03-28T21:57:55Z">
        <w:r>
          <w:delText>t Cancer Xenograft Model in Female BALB/c Nude Mice (PD018 / E4192-T1823)</w:delText>
        </w:r>
      </w:del>
    </w:p>
    <w:p ns2:paraId="6268EA7B" ns2:textId="2B4B7DE8" w:rsidR="007171AA" w:rsidRDefault="007171AA" w:rsidP="007171AA">
      <w:pPr>
        <w:pStyle w:val="Paragraph"/>
      </w:pPr>
      <w:del w:id="5070" w:author="GoldenCorpusHarness" w:date="2026-03-28T21:57:55Z">
        <w:r>
          <w:delText>The PK/pharmacodynamic of s</w:delText>
        </w:r>
      </w:del>
      <w:ins w:id="5071" w:author="GoldenCorpusHarness" w:date="2026-03-28T21:57:55Z">
        <w:r>
          <w:t>S</w:t>
        </w:r>
      </w:ins>
      <w:r>
        <w:t xml:space="preserve">ac-TMT </w:t>
      </w:r>
      <w:ins w:id="5072" w:author="GoldenCorpusHarness" w:date="2026-03-28T21:57:55Z">
        <w:r>
          <w:t xml:space="preserve">consists of 3 major components: 1) a recombinant humanized IgG1 mAb against TROP2; 2) ADC linker </w:t>
        </w:r>
      </w:ins>
      <w:r>
        <w:t>w</w:t>
      </w:r>
      <w:del w:id="5073" w:author="GoldenCorpusHarness" w:date="2026-03-28T21:57:55Z">
        <w:r>
          <w:delText>as e</w:delText>
        </w:r>
      </w:del>
      <w:ins w:id="5074" w:author="GoldenCorpusHarness" w:date="2026-03-28T21:57:55Z">
        <w:r>
          <w:t>ith coupling moiety pyrimidine and self-immolati</w:t>
        </w:r>
      </w:ins>
      <w:r>
        <w:t>v</w:t>
      </w:r>
      <w:del w:id="5075" w:author="GoldenCorpusHarness" w:date="2026-03-28T21:57:55Z">
        <w:r>
          <w:delText>aluated in the HCC180</w:delText>
        </w:r>
      </w:del>
      <w:ins w:id="5076" w:author="GoldenCorpusHarness" w:date="2026-03-28T21:57:55Z">
        <w:r>
          <w:t>e group carbonate; and 3) a cytotoxic payload in the class of topoisomerase I inhibitors, methanesulfonyl belotecan (KL</w:t>
        </w:r>
      </w:ins>
      <w:r>
        <w:t>6</w:t>
      </w:r>
      <w:del w:id="5077" w:author="GoldenCorpusHarness" w:date="2026-03-28T21:57:55Z">
        <w:r>
          <w:delText xml:space="preserve"> human breast cancer xenograft model. Mice were randomly grouped into 3 groups according to their tumor sizes. When the average tumor size in each group reached approximately 355 mm3, the mice received either no treatment or a single IV dose of 1 mg/kg or </w:delText>
        </w:r>
      </w:del>
      <w:r>
        <w:t>10</w:t>
      </w:r>
      <w:del w:id="5078" w:author="GoldenCorpusHarness" w:date="2026-03-28T21:57:55Z">
        <w:r>
          <w:delText xml:space="preserve"> mg/kg of sac-TMT</w:delText>
        </w:r>
      </w:del>
      <w:ins w:id="5079" w:author="GoldenCorpusHarness" w:date="2026-03-28T21:57:55Z">
        <w:r>
          <w:t>023)</w:t>
        </w:r>
      </w:ins>
      <w:r>
        <w:t>.</w:t>
      </w:r>
      <w:del w:id="5080" w:author="GoldenCorpusHarness" w:date="2026-03-28T21:57:55Z">
        <w:r>
          <w:delText xml:space="preserve"> </w:delText>
        </w:r>
      </w:del>
    </w:p>
    <w:p ns2:paraId="6DF86618" ns2:textId="7168DEE5" w:rsidR="007171AA" w:rsidRPr="00C317A4" w:rsidRDefault="00A42BDE" w:rsidP="007171AA">
      <w:pPr>
        <w:pStyle w:val="Paragraph"/>
      </w:pPr>
      <w:del w:id="5081" w:author="GoldenCorpusHarness" w:date="2026-03-28T21:57:55Z">
        <w:r>
          <w:delText>A</w:delText>
        </w:r>
      </w:del>
      <w:ins w:id="5082" w:author="GoldenCorpusHarness" w:date="2026-03-28T21:57:55Z">
        <w:r>
          <w:t>The primary mechanism o</w:t>
        </w:r>
      </w:ins>
      <w:r>
        <w:t>f</w:t>
      </w:r>
      <w:del w:id="5083" w:author="GoldenCorpusHarness" w:date="2026-03-28T21:57:55Z">
        <w:r>
          <w:delText>ter a s</w:delText>
        </w:r>
      </w:del>
      <w:ins w:id="5084" w:author="GoldenCorpusHarness" w:date="2026-03-28T21:57:55Z">
        <w:r>
          <w:t xml:space="preserve"> action involves bind</w:t>
        </w:r>
      </w:ins>
      <w:r>
        <w:t>ing</w:t>
      </w:r>
      <w:del w:id="5085" w:author="GoldenCorpusHarness" w:date="2026-03-28T21:57:55Z">
        <w:r>
          <w:delText>le IV administration</w:delText>
        </w:r>
      </w:del>
      <w:ins w:id="5086" w:author="GoldenCorpusHarness" w:date="2026-03-28T21:57:55Z">
        <w:r>
          <w:t xml:space="preserve"> to TROP2, internalization, and release</w:t>
        </w:r>
      </w:ins>
      <w:r>
        <w:t xml:space="preserve"> of </w:t>
      </w:r>
      <w:del w:id="5087" w:author="GoldenCorpusHarness" w:date="2026-03-28T21:57:55Z">
        <w:r>
          <w:delText>sac-TMT in HCC1806 tumor-bearing mice, sac-TMT was stable in the systemic circulation of the test animals with little fre</w:delText>
        </w:r>
      </w:del>
      <w:ins w:id="5088" w:author="GoldenCorpusHarness" w:date="2026-03-28T21:57:55Z">
        <w:r>
          <w:t>th</w:t>
        </w:r>
      </w:ins>
      <w:r>
        <w:t xml:space="preserve">e KL610023 </w:t>
      </w:r>
      <w:del w:id="5089" w:author="GoldenCorpusHarness" w:date="2026-03-28T21:57:55Z">
        <w:r>
          <w:delText>bein</w:delText>
        </w:r>
      </w:del>
      <w:ins w:id="5090" w:author="GoldenCorpusHarness" w:date="2026-03-28T21:57:55Z">
        <w:r>
          <w:t>payload, a topoisomerase I inhibitor that blocks the li</w:t>
        </w:r>
      </w:ins>
      <w:r>
        <w:t>g</w:t>
      </w:r>
      <w:del w:id="5091" w:author="GoldenCorpusHarness" w:date="2026-03-28T21:57:55Z">
        <w:r>
          <w:delText xml:space="preserve"> detected</w:delText>
        </w:r>
      </w:del>
      <w:ins w:id="5092" w:author="GoldenCorpusHarness" w:date="2026-03-28T21:57:55Z">
        <w:r>
          <w:t>ation step of the cell cycle and induces DNA strand breaks that causes cell cycle arrest and cell death</w:t>
        </w:r>
      </w:ins>
      <w:r>
        <w:t>.</w:t>
      </w:r>
      <w:del w:id="5093" w:author="GoldenCorpusHarness" w:date="2026-03-28T21:57:55Z">
        <w:r>
          <w:delText xml:space="preserve"> KL610023 was mainly detected in the tumors (target tissue), and the level of free KL610023 in the tumor tissue increased dose-dependently. Administration of a single dose of sac-TMT lead to the inhibition of P-ERK through 4 hours post dose, and the signaling-related proteins caspase3 and caspase7 were affected at later time points. The antitumor efficacy was directly correlated with the amount of KL610023 released after cleavage of sac-TMT in tumor tissue.</w:delText>
        </w:r>
      </w:del>
    </w:p>
    <w:p ns2:paraId="7E326C2A" ns2:textId="41A4E881" w:rsidR="0057780F" w:rsidRDefault="0057780F" w:rsidP="0057780F">
      <w:pPr>
        <w:pStyle w:val="Heading5"/>
        <w:tabs>
          <w:tab w:val="left" w:pos="1440"/>
        </w:tabs>
        <w:rPr>
          <w:bCs w:val="0"/>
        </w:rPr>
      </w:pPr>
      <w:del w:id="5094" w:author="GoldenCorpusHarness" w:date="2026-03-28T21:57:55Z">
        <w:r>
          <w:delText>Effec</w:delText>
        </w:r>
      </w:del>
      <w:ins w:id="5095" w:author="GoldenCorpusHarness" w:date="2026-03-28T21:57:55Z">
        <w:r>
          <w:t>In Vi</w:t>
        </w:r>
      </w:ins>
      <w:r>
        <w:t>t</w:t>
      </w:r>
      <w:del w:id="5096" w:author="GoldenCorpusHarness" w:date="2026-03-28T21:57:55Z">
        <w:r>
          <w:delText>s</w:delText>
        </w:r>
      </w:del>
      <w:ins w:id="5097" w:author="GoldenCorpusHarness" w:date="2026-03-28T21:57:55Z">
        <w:r>
          <w:t>ro</w:t>
        </w:r>
      </w:ins>
      <w:r>
        <w:t xml:space="preserve"> </w:t>
      </w:r>
      <w:del w:id="5098" w:author="GoldenCorpusHarness" w:date="2026-03-28T21:57:55Z">
        <w:r>
          <w:delText>of S</w:delText>
        </w:r>
      </w:del>
      <w:ins w:id="5099" w:author="GoldenCorpusHarness" w:date="2026-03-28T21:57:55Z">
        <w:r>
          <w:t>Pharm</w:t>
        </w:r>
      </w:ins>
      <w:r>
        <w:t>ac</w:t>
      </w:r>
      <w:del w:id="5100" w:author="GoldenCorpusHarness" w:date="2026-03-28T21:57:55Z">
        <w:r>
          <w:delText xml:space="preserve">-TMT </w:delText>
        </w:r>
      </w:del>
      <w:r>
        <w:t>o</w:t>
      </w:r>
      <w:del w:id="5101" w:author="GoldenCorpusHarness" w:date="2026-03-28T21:57:55Z">
        <w:r>
          <w:delText>n an Immune Rec</w:delText>
        </w:r>
      </w:del>
      <w:ins w:id="5102" w:author="GoldenCorpusHarness" w:date="2026-03-28T21:57:55Z">
        <w:r>
          <w:t>l</w:t>
        </w:r>
      </w:ins>
      <w:r>
        <w:t>o</w:t>
      </w:r>
      <w:del w:id="5103" w:author="GoldenCorpusHarness" w:date="2026-03-28T21:57:55Z">
        <w:r>
          <w:delText>nstituted Mouse Model Bearin</w:delText>
        </w:r>
      </w:del>
      <w:r>
        <w:t>g</w:t>
      </w:r>
      <w:del w:id="5104" w:author="GoldenCorpusHarness" w:date="2026-03-28T21:57:55Z">
        <w:r>
          <w:delText xml:space="preserve"> Human NSCLC HCC827 Tumors (PD021/A264-PDD-2105)</w:delText>
        </w:r>
      </w:del>
      <w:ins w:id="5105" w:author="GoldenCorpusHarness" w:date="2026-03-28T21:57:55Z">
        <w:r>
          <w:t>y</w:t>
        </w:r>
      </w:ins>
    </w:p>
    <w:p ns2:paraId="6F6C8ECD" ns2:textId="010F1355" w:rsidR="0057780F" w:rsidRDefault="0057780F" w:rsidP="0057780F">
      <w:pPr>
        <w:pStyle w:val="Paragraph"/>
      </w:pPr>
      <w:del w:id="5106" w:author="GoldenCorpusHarness" w:date="2026-03-28T21:57:55Z">
        <w:r>
          <w:delText>T</w:delText>
        </w:r>
      </w:del>
      <w:ins w:id="5107" w:author="GoldenCorpusHarness" w:date="2026-03-28T21:57:55Z">
        <w:r>
          <w:t>A comprehensive series of in vitr</w:t>
        </w:r>
      </w:ins>
      <w:r>
        <w:t>o s</w:t>
      </w:r>
      <w:ins w:id="5108" w:author="GoldenCorpusHarness" w:date="2026-03-28T21:57:55Z">
        <w:r>
          <w:t>t</w:t>
        </w:r>
      </w:ins>
      <w:r>
        <w:t>u</w:t>
      </w:r>
      <w:del w:id="5109" w:author="GoldenCorpusHarness" w:date="2026-03-28T21:57:55Z">
        <w:r>
          <w:delText>ppo</w:delText>
        </w:r>
      </w:del>
      <w:ins w:id="5110" w:author="GoldenCorpusHarness" w:date="2026-03-28T21:57:55Z">
        <w:r>
          <w:t>dies we</w:t>
        </w:r>
      </w:ins>
      <w:r>
        <w:t>r</w:t>
      </w:r>
      <w:del w:id="5111" w:author="GoldenCorpusHarness" w:date="2026-03-28T21:57:55Z">
        <w:r>
          <w:delText>t th</w:delText>
        </w:r>
      </w:del>
      <w:r>
        <w:t>e co</w:t>
      </w:r>
      <w:del w:id="5112" w:author="GoldenCorpusHarness" w:date="2026-03-28T21:57:55Z">
        <w:r>
          <w:delText>mb</w:delText>
        </w:r>
      </w:del>
      <w:ins w:id="5113" w:author="GoldenCorpusHarness" w:date="2026-03-28T21:57:55Z">
        <w:r>
          <w:t>nducted w</w:t>
        </w:r>
      </w:ins>
      <w:r>
        <w:t>i</w:t>
      </w:r>
      <w:del w:id="5114" w:author="GoldenCorpusHarness" w:date="2026-03-28T21:57:55Z">
        <w:r>
          <w:delText>na</w:delText>
        </w:r>
      </w:del>
      <w:r>
        <w:t>t</w:t>
      </w:r>
      <w:del w:id="5115" w:author="GoldenCorpusHarness" w:date="2026-03-28T21:57:55Z">
        <w:r>
          <w:delText>ion of</w:delText>
        </w:r>
      </w:del>
      <w:ins w:id="5116" w:author="GoldenCorpusHarness" w:date="2026-03-28T21:57:55Z">
        <w:r>
          <w:t>h</w:t>
        </w:r>
      </w:ins>
      <w:r>
        <w:t xml:space="preserve"> sac-TMT </w:t>
      </w:r>
      <w:del w:id="5117" w:author="GoldenCorpusHarness" w:date="2026-03-28T21:57:55Z">
        <w:r>
          <w:delText>and checkpoint inhibi</w:delText>
        </w:r>
      </w:del>
      <w:r>
        <w:t>to</w:t>
      </w:r>
      <w:del w:id="5118" w:author="GoldenCorpusHarness" w:date="2026-03-28T21:57:55Z">
        <w:r>
          <w:delText>rs, this</w:delText>
        </w:r>
      </w:del>
      <w:r>
        <w:t xml:space="preserve"> s</w:t>
      </w:r>
      <w:del w:id="5119" w:author="GoldenCorpusHarness" w:date="2026-03-28T21:57:55Z">
        <w:r>
          <w:delText>tudy evaluated</w:delText>
        </w:r>
      </w:del>
      <w:ins w:id="5120" w:author="GoldenCorpusHarness" w:date="2026-03-28T21:57:55Z">
        <w:r>
          <w:t>how</w:t>
        </w:r>
      </w:ins>
      <w:r>
        <w:t xml:space="preserve"> the </w:t>
      </w:r>
      <w:del w:id="5121" w:author="GoldenCorpusHarness" w:date="2026-03-28T21:57:55Z">
        <w:r>
          <w:delText>eff</w:delText>
        </w:r>
      </w:del>
      <w:ins w:id="5122" w:author="GoldenCorpusHarness" w:date="2026-03-28T21:57:55Z">
        <w:r>
          <w:t>m</w:t>
        </w:r>
      </w:ins>
      <w:r>
        <w:t>ec</w:t>
      </w:r>
      <w:del w:id="5123" w:author="GoldenCorpusHarness" w:date="2026-03-28T21:57:55Z">
        <w:r>
          <w:delText>t</w:delText>
        </w:r>
      </w:del>
      <w:ins w:id="5124" w:author="GoldenCorpusHarness" w:date="2026-03-28T21:57:55Z">
        <w:r>
          <w:t>hani</w:t>
        </w:r>
      </w:ins>
      <w:r>
        <w:t>s</w:t>
      </w:r>
      <w:ins w:id="5125" w:author="GoldenCorpusHarness" w:date="2026-03-28T21:57:55Z">
        <w:r>
          <w:t>m</w:t>
        </w:r>
      </w:ins>
      <w:r>
        <w:t xml:space="preserve"> of </w:t>
      </w:r>
      <w:del w:id="5126" w:author="GoldenCorpusHarness" w:date="2026-03-28T21:57:55Z">
        <w:r>
          <w:delText>s</w:delText>
        </w:r>
      </w:del>
      <w:r>
        <w:t>ac</w:t>
      </w:r>
      <w:del w:id="5127" w:author="GoldenCorpusHarness" w:date="2026-03-28T21:57:55Z">
        <w:r>
          <w:delText xml:space="preserve">-TMT </w:delText>
        </w:r>
      </w:del>
      <w:ins w:id="5128" w:author="GoldenCorpusHarness" w:date="2026-03-28T21:57:55Z">
        <w:r>
          <w:t>ti</w:t>
        </w:r>
      </w:ins>
      <w:r>
        <w:t>on</w:t>
      </w:r>
      <w:del w:id="5129" w:author="GoldenCorpusHarness" w:date="2026-03-28T21:57:55Z">
        <w:r>
          <w:delText xml:space="preserve"> an immune reconstituted mouse model bearing human NSCLC HCC827 tumors</w:delText>
        </w:r>
      </w:del>
      <w:r>
        <w:t>.</w:t>
      </w:r>
      <w:del w:id="5130" w:author="GoldenCorpusHarness" w:date="2026-03-28T21:57:55Z">
        <w:r>
          <w:delText xml:space="preserve"> </w:delText>
        </w:r>
      </w:del>
    </w:p>
    <w:p ns2:paraId="32AF3EF1" ns2:textId="477CD5D7" w:rsidR="0057780F" w:rsidRPr="00643BC5" w:rsidRDefault="0057780F" w:rsidP="0057780F">
      <w:pPr>
        <w:pStyle w:val="Paragraph"/>
      </w:pPr>
      <w:del w:id="5131" w:author="GoldenCorpusHarness" w:date="2026-03-28T21:57:55Z">
        <w:r>
          <w:delText>In this mode</w:delText>
        </w:r>
      </w:del>
      <w:ins w:id="5132" w:author="GoldenCorpusHarness" w:date="2026-03-28T21:57:55Z">
        <w:r>
          <w:t>Sac-TMT and sacituzumab bound to human and rhesus monkey TROP2 protein with simi</w:t>
        </w:r>
      </w:ins>
      <w:r>
        <w:t>l</w:t>
      </w:r>
      <w:ins w:id="5133" w:author="GoldenCorpusHarness" w:date="2026-03-28T21:57:55Z">
        <w:r>
          <w:t>ar binding affinities</w:t>
        </w:r>
      </w:ins>
      <w:r>
        <w:t xml:space="preserve">, </w:t>
      </w:r>
      <w:del w:id="5134" w:author="GoldenCorpusHarness" w:date="2026-03-28T21:57:55Z">
        <w:r>
          <w:delText>after being inocu</w:delText>
        </w:r>
      </w:del>
      <w:ins w:id="5135" w:author="GoldenCorpusHarness" w:date="2026-03-28T21:57:55Z">
        <w:r>
          <w:t>showing EC50 va</w:t>
        </w:r>
      </w:ins>
      <w:r>
        <w:t>l</w:t>
      </w:r>
      <w:del w:id="5136" w:author="GoldenCorpusHarness" w:date="2026-03-28T21:57:55Z">
        <w:r>
          <w:delText>ated subcutaneous</w:delText>
        </w:r>
      </w:del>
      <w:ins w:id="5137" w:author="GoldenCorpusHarness" w:date="2026-03-28T21:57:55Z">
        <w:r>
          <w:t>ues of 2.787 and 2.731 ng/mL for human TROP2 and 4.363 and 3.399 ng/mL for rhesus monkey TROP2, respective</w:t>
        </w:r>
      </w:ins>
      <w:r>
        <w:t>ly</w:t>
      </w:r>
      <w:del w:id="5138" w:author="GoldenCorpusHarness" w:date="2026-03-28T21:57:55Z">
        <w:r>
          <w:delText xml:space="preserve"> of HCC827 cells for tumorigenesis in</w:delText>
        </w:r>
      </w:del>
      <w:ins w:id="5139" w:author="GoldenCorpusHarness" w:date="2026-03-28T21:57:55Z">
        <w:r>
          <w:t>.</w:t>
        </w:r>
      </w:ins>
      <w:r>
        <w:t xml:space="preserve"> N</w:t>
      </w:r>
      <w:del w:id="5140" w:author="GoldenCorpusHarness" w:date="2026-03-28T21:57:55Z">
        <w:r>
          <w:delText>OD SCID gamma mice, human PB</w:delText>
        </w:r>
      </w:del>
      <w:ins w:id="5141" w:author="GoldenCorpusHarness" w:date="2026-03-28T21:57:55Z">
        <w:r>
          <w:t>either sac-T</w:t>
        </w:r>
      </w:ins>
      <w:r>
        <w:t>M</w:t>
      </w:r>
      <w:del w:id="5142" w:author="GoldenCorpusHarness" w:date="2026-03-28T21:57:55Z">
        <w:r>
          <w:delText>Cs were injected intraperitoneally to establish the human immune reconstitution model. The next day, mice were randomly grouped based on tumor volume and body weight (Day 0 or P0), 5 mice per group, with test articles administered IV. At the end of the in-life portion of the study, tumor volumes were measured, and tumor and blood samples taken for analyses.</w:delText>
        </w:r>
      </w:del>
      <w:ins w:id="5143" w:author="GoldenCorpusHarness" w:date="2026-03-28T21:57:55Z">
        <w:r>
          <w:t>T nor sacituzumab bound rat or mouse TROP2.</w:t>
        </w:r>
      </w:ins>
    </w:p>
    <w:p ns2:paraId="080E6FC2" ns2:textId="586B4CD9" w:rsidR="0057780F" w:rsidRPr="00643BC5" w:rsidRDefault="0057780F" w:rsidP="0057780F">
      <w:pPr>
        <w:pStyle w:val="Paragraph"/>
      </w:pPr>
      <w:del w:id="5144" w:author="GoldenCorpusHarness" w:date="2026-03-28T21:57:55Z">
        <w:r>
          <w:delText>Antitumor activity was observed for s</w:delText>
        </w:r>
      </w:del>
      <w:ins w:id="5145" w:author="GoldenCorpusHarness" w:date="2026-03-28T21:57:55Z">
        <w:r>
          <w:t>S</w:t>
        </w:r>
      </w:ins>
      <w:r>
        <w:t>ac-TMT</w:t>
      </w:r>
      <w:del w:id="5146" w:author="GoldenCorpusHarness" w:date="2026-03-28T21:57:55Z">
        <w:r>
          <w:delText>,</w:delText>
        </w:r>
      </w:del>
      <w:ins w:id="5147" w:author="GoldenCorpusHarness" w:date="2026-03-28T21:57:55Z">
        <w:r>
          <w:t xml:space="preserve"> and sacituzumab</w:t>
        </w:r>
      </w:ins>
      <w:r>
        <w:t xml:space="preserve"> w</w:t>
      </w:r>
      <w:del w:id="5148" w:author="GoldenCorpusHarness" w:date="2026-03-28T21:57:55Z">
        <w:r>
          <w:delText>ith tumor growth inhibited in a dose-dependent mann</w:delText>
        </w:r>
      </w:del>
      <w:r>
        <w:t>er</w:t>
      </w:r>
      <w:del w:id="5149" w:author="GoldenCorpusHarness" w:date="2026-03-28T21:57:55Z">
        <w:r>
          <w:delText xml:space="preserve"> as</w:delText>
        </w:r>
      </w:del>
      <w:ins w:id="5150" w:author="GoldenCorpusHarness" w:date="2026-03-28T21:57:55Z">
        <w:r>
          <w:t>e</w:t>
        </w:r>
      </w:ins>
      <w:r>
        <w:t xml:space="preserve"> shown </w:t>
      </w:r>
      <w:ins w:id="5151" w:author="GoldenCorpusHarness" w:date="2026-03-28T21:57:55Z">
        <w:r>
          <w:t>to b</w:t>
        </w:r>
      </w:ins>
      <w:r>
        <w:t>in</w:t>
      </w:r>
      <w:ins w:id="5152" w:author="GoldenCorpusHarness" w:date="2026-03-28T21:57:55Z">
        <w:r>
          <w:t>d</w:t>
        </w:r>
      </w:ins>
      <w:r>
        <w:t xml:space="preserve"> </w:t>
      </w:r>
      <w:del w:id="5153" w:author="GoldenCorpusHarness" w:date="2026-03-28T21:57:55Z">
        <w:r>
          <w:delText>([Fig</w:delText>
        </w:r>
      </w:del>
      <w:ins w:id="5154" w:author="GoldenCorpusHarness" w:date="2026-03-28T21:57:55Z">
        <w:r>
          <w:t>h</w:t>
        </w:r>
      </w:ins>
      <w:r>
        <w:t>u</w:t>
      </w:r>
      <w:del w:id="5155" w:author="GoldenCorpusHarness" w:date="2026-03-28T21:57:55Z">
        <w:r>
          <w:delText>re 3] p</w:delText>
        </w:r>
      </w:del>
      <w:ins w:id="5156" w:author="GoldenCorpusHarness" w:date="2026-03-28T21:57:55Z">
        <w:r>
          <w:t>m</w:t>
        </w:r>
      </w:ins>
      <w:r>
        <w:t>an</w:t>
      </w:r>
      <w:del w:id="5157" w:author="GoldenCorpusHarness" w:date="2026-03-28T21:57:55Z">
        <w:r>
          <w:delText>el</w:delText>
        </w:r>
      </w:del>
      <w:r>
        <w:t xml:space="preserve"> </w:t>
      </w:r>
      <w:del w:id="5158" w:author="GoldenCorpusHarness" w:date="2026-03-28T21:57:55Z">
        <w:r>
          <w:delText>A).</w:delText>
        </w:r>
      </w:del>
      <w:ins w:id="5159" w:author="GoldenCorpusHarness" w:date="2026-03-28T21:57:55Z">
        <w:r>
          <w:t>FcRn,</w:t>
        </w:r>
      </w:ins>
      <w:r>
        <w:t xml:space="preserve"> </w:t>
      </w:r>
      <w:del w:id="5160" w:author="GoldenCorpusHarness" w:date="2026-03-28T21:57:55Z">
        <w:r>
          <w:delText>All</w:delText>
        </w:r>
      </w:del>
      <w:ins w:id="5161" w:author="GoldenCorpusHarness" w:date="2026-03-28T21:57:55Z">
        <w:r>
          <w:t>human</w:t>
        </w:r>
      </w:ins>
      <w:r>
        <w:t xml:space="preserve"> </w:t>
      </w:r>
      <w:del w:id="5162" w:author="GoldenCorpusHarness" w:date="2026-03-28T21:57:55Z">
        <w:r>
          <w:delText>te</w:delText>
        </w:r>
      </w:del>
      <w:ins w:id="5163" w:author="GoldenCorpusHarness" w:date="2026-03-28T21:57:55Z">
        <w:r>
          <w:t>FcγR</w:t>
        </w:r>
      </w:ins>
      <w:r>
        <w:t>s</w:t>
      </w:r>
      <w:del w:id="5164" w:author="GoldenCorpusHarness" w:date="2026-03-28T21:57:55Z">
        <w:r>
          <w:delText>t</w:delText>
        </w:r>
      </w:del>
      <w:ins w:id="5165" w:author="GoldenCorpusHarness" w:date="2026-03-28T21:57:55Z">
        <w:r>
          <w:t>,</w:t>
        </w:r>
      </w:ins>
      <w:r>
        <w:t xml:space="preserve"> a</w:t>
      </w:r>
      <w:del w:id="5166" w:author="GoldenCorpusHarness" w:date="2026-03-28T21:57:55Z">
        <w:r>
          <w:delText>rticles</w:delText>
        </w:r>
      </w:del>
      <w:ins w:id="5167" w:author="GoldenCorpusHarness" w:date="2026-03-28T21:57:55Z">
        <w:r>
          <w:t>nd</w:t>
        </w:r>
      </w:ins>
      <w:r>
        <w:t xml:space="preserve"> </w:t>
      </w:r>
      <w:del w:id="5168" w:author="GoldenCorpusHarness" w:date="2026-03-28T21:57:55Z">
        <w:r>
          <w:delText>were</w:delText>
        </w:r>
      </w:del>
      <w:ins w:id="5169" w:author="GoldenCorpusHarness" w:date="2026-03-28T21:57:55Z">
        <w:r>
          <w:t>human</w:t>
        </w:r>
      </w:ins>
      <w:r>
        <w:t xml:space="preserve"> </w:t>
      </w:r>
      <w:del w:id="5170" w:author="GoldenCorpusHarness" w:date="2026-03-28T21:57:55Z">
        <w:r>
          <w:delText>well tolerated</w:delText>
        </w:r>
      </w:del>
      <w:ins w:id="5171" w:author="GoldenCorpusHarness" w:date="2026-03-28T21:57:55Z">
        <w:r>
          <w:t>C1q</w:t>
        </w:r>
      </w:ins>
      <w:r>
        <w:t xml:space="preserve"> with</w:t>
      </w:r>
      <w:del w:id="5172" w:author="GoldenCorpusHarness" w:date="2026-03-28T21:57:55Z">
        <w:r>
          <w:delText>out</w:delText>
        </w:r>
      </w:del>
      <w:r>
        <w:t xml:space="preserve"> si</w:t>
      </w:r>
      <w:del w:id="5173" w:author="GoldenCorpusHarness" w:date="2026-03-28T21:57:55Z">
        <w:r>
          <w:delText>g</w:delText>
        </w:r>
      </w:del>
      <w:ins w:id="5174" w:author="GoldenCorpusHarness" w:date="2026-03-28T21:57:55Z">
        <w:r>
          <w:t>milar affi</w:t>
        </w:r>
      </w:ins>
      <w:r>
        <w:t>ni</w:t>
      </w:r>
      <w:del w:id="5175" w:author="GoldenCorpusHarness" w:date="2026-03-28T21:57:55Z">
        <w:r>
          <w:delText>f</w:delText>
        </w:r>
      </w:del>
      <w:ins w:id="5176" w:author="GoldenCorpusHarness" w:date="2026-03-28T21:57:55Z">
        <w:r>
          <w:t>t</w:t>
        </w:r>
      </w:ins>
      <w:r>
        <w:t>i</w:t>
      </w:r>
      <w:del w:id="5177" w:author="GoldenCorpusHarness" w:date="2026-03-28T21:57:55Z">
        <w:r>
          <w:delText>cant w</w:delText>
        </w:r>
      </w:del>
      <w:r>
        <w:t>e</w:t>
      </w:r>
      <w:del w:id="5178" w:author="GoldenCorpusHarness" w:date="2026-03-28T21:57:55Z">
        <w:r>
          <w:delText>ight lo</w:delText>
        </w:r>
      </w:del>
      <w:r>
        <w:t>s</w:t>
      </w:r>
      <w:del w:id="5179" w:author="GoldenCorpusHarness" w:date="2026-03-28T21:57:55Z">
        <w:r>
          <w:delText>s or obvious toxicity</w:delText>
        </w:r>
      </w:del>
      <w:r>
        <w:t>.</w:t>
      </w:r>
    </w:p>
    <w:p ns2:paraId="2CE20E8A" ns2:textId="18CA4B0B" w:rsidR="0057780F" w:rsidRPr="00643BC5" w:rsidRDefault="00DA04FD" w:rsidP="0057780F">
      <w:pPr>
        <w:pStyle w:val="Paragraph"/>
      </w:pPr>
      <w:r>
        <w:t>Sac-TMT s</w:t>
      </w:r>
      <w:del w:id="5180" w:author="GoldenCorpusHarness" w:date="2026-03-28T21:57:55Z">
        <w:r>
          <w:delText>i</w:delText>
        </w:r>
      </w:del>
      <w:ins w:id="5181" w:author="GoldenCorpusHarness" w:date="2026-03-28T21:57:55Z">
        <w:r>
          <w:t>howed EC50 values for bindin</w:t>
        </w:r>
      </w:ins>
      <w:r>
        <w:t>g</w:t>
      </w:r>
      <w:del w:id="5182" w:author="GoldenCorpusHarness" w:date="2026-03-28T21:57:55Z">
        <w:r>
          <w:delText xml:space="preserve">nificantly increased the </w:delText>
        </w:r>
      </w:del>
      <w:ins w:id="5183" w:author="GoldenCorpusHarness" w:date="2026-03-28T21:57:55Z">
        <w:r>
          <w:t xml:space="preserve"> to TROP2-</w:t>
        </w:r>
      </w:ins>
      <w:r>
        <w:t>p</w:t>
      </w:r>
      <w:del w:id="5184" w:author="GoldenCorpusHarness" w:date="2026-03-28T21:57:55Z">
        <w:r>
          <w:delText xml:space="preserve">roportion of human </w:delText>
        </w:r>
      </w:del>
      <w:ins w:id="5185" w:author="GoldenCorpusHarness" w:date="2026-03-28T21:57:55Z">
        <w:r>
          <w:t>ositive HCC1806, NCI-N87, and NCI-H23 (TRO</w:t>
        </w:r>
      </w:ins>
      <w:r>
        <w:t>P</w:t>
      </w:r>
      <w:del w:id="5186" w:author="GoldenCorpusHarness" w:date="2026-03-28T21:57:55Z">
        <w:r>
          <w:delText>BMCs (hCD45</w:delText>
        </w:r>
      </w:del>
      <w:ins w:id="5187" w:author="GoldenCorpusHarness" w:date="2026-03-28T21:57:55Z">
        <w:r>
          <w:t>2</w:t>
        </w:r>
      </w:ins>
      <w:r>
        <w:t>+)</w:t>
      </w:r>
      <w:del w:id="5188" w:author="GoldenCorpusHarness" w:date="2026-03-28T21:57:55Z">
        <w:r>
          <w:delText>, T cells</w:delText>
        </w:r>
      </w:del>
      <w:ins w:id="5189" w:author="GoldenCorpusHarness" w:date="2026-03-28T21:57:55Z">
        <w:r>
          <w:t xml:space="preserve"> cells of 11.21 nM, 6.213 nM, and 1.530 nM, respectively, by flow cytometry. Sacituzumab had comparable EC50 values for binding to HCC1806, NCI-N87, and NCI-H23</w:t>
        </w:r>
      </w:ins>
      <w:r>
        <w:t xml:space="preserve"> (</w:t>
      </w:r>
      <w:del w:id="5190" w:author="GoldenCorpusHarness" w:date="2026-03-28T21:57:55Z">
        <w:r>
          <w:delText>hCD45+ CD3</w:delText>
        </w:r>
      </w:del>
      <w:ins w:id="5191" w:author="GoldenCorpusHarness" w:date="2026-03-28T21:57:55Z">
        <w:r>
          <w:t>TROP2</w:t>
        </w:r>
      </w:ins>
      <w:r>
        <w:t>+)</w:t>
      </w:r>
      <w:del w:id="5192" w:author="GoldenCorpusHarness" w:date="2026-03-28T21:57:55Z">
        <w:r>
          <w:delText xml:space="preserve">, </w:delText>
        </w:r>
      </w:del>
      <w:ins w:id="5193" w:author="GoldenCorpusHarness" w:date="2026-03-28T21:57:55Z">
        <w:r>
          <w:t xml:space="preserve"> cells, ie, 16.14 nM, 8.094 nM, and 3.303 nM, respectively. Neit</w:t>
        </w:r>
      </w:ins>
      <w:r>
        <w:t>he</w:t>
      </w:r>
      <w:del w:id="5194" w:author="GoldenCorpusHarness" w:date="2026-03-28T21:57:55Z">
        <w:r>
          <w:delText>lper T cells (</w:delText>
        </w:r>
      </w:del>
      <w:ins w:id="5195" w:author="GoldenCorpusHarness" w:date="2026-03-28T21:57:55Z">
        <w:r>
          <w:t>r sac-TMT nor sacituzumab s</w:t>
        </w:r>
      </w:ins>
      <w:r>
        <w:t>h</w:t>
      </w:r>
      <w:del w:id="5196" w:author="GoldenCorpusHarness" w:date="2026-03-28T21:57:55Z">
        <w:r>
          <w:delText>CD45+ CD3+ CD4+) and killer T cells (hCD45+ CD3+ CD8+) in the peripheral blood of mice, indicatin</w:delText>
        </w:r>
      </w:del>
      <w:ins w:id="5197" w:author="GoldenCorpusHarness" w:date="2026-03-28T21:57:55Z">
        <w:r>
          <w:t>owed si</w:t>
        </w:r>
      </w:ins>
      <w:r>
        <w:t>g</w:t>
      </w:r>
      <w:del w:id="5198" w:author="GoldenCorpusHarness" w:date="2026-03-28T21:57:55Z">
        <w:r>
          <w:delText xml:space="preserve"> that sac-TMT promoted the immune reconstitution in the </w:delText>
        </w:r>
      </w:del>
      <w:ins w:id="5199" w:author="GoldenCorpusHarness" w:date="2026-03-28T21:57:55Z">
        <w:r>
          <w:t>nificant binding affinity for TROP2-negative NCI-</w:t>
        </w:r>
      </w:ins>
      <w:r>
        <w:t>H</w:t>
      </w:r>
      <w:del w:id="5200" w:author="GoldenCorpusHarness" w:date="2026-03-28T21:57:55Z">
        <w:r>
          <w:delText xml:space="preserve">CC827 model ([Figure 3], panel B). Sac-TMT also significantly promoted infiltration of TILs in tumors, especially killer T cells (ie, CD8+ T cells; [Figure 3], panel C). </w:delText>
        </w:r>
      </w:del>
      <w:ins w:id="5201" w:author="GoldenCorpusHarness" w:date="2026-03-28T21:57:55Z">
        <w:r>
          <w:t>23 cells.</w:t>
        </w:r>
      </w:ins>
    </w:p>
    <w:p ns2:paraId="77548C49" ns2:textId="0DA03A46" w:rsidR="0057780F" w:rsidRPr="00D06CC3" w:rsidRDefault="0057780F" w:rsidP="0057780F">
      <w:pPr>
        <w:pStyle w:val="Paragraph"/>
      </w:pPr>
      <w:del w:id="5202" w:author="GoldenCorpusHarness" w:date="2026-03-28T21:57:55Z">
        <w:r>
          <w:delText>Collec</w:delText>
        </w:r>
      </w:del>
      <w:ins w:id="5203" w:author="GoldenCorpusHarness" w:date="2026-03-28T21:57:55Z">
        <w:r>
          <w:t>Sac-TMT and sacituzumab showed similar patterns of time-dependent internalization by TROP2+ cell lines HCC1806, NCI-N87, NCI-H23 (TROP2+) but not by the TROP2nega</w:t>
        </w:r>
      </w:ins>
      <w:r>
        <w:t>tive</w:t>
      </w:r>
      <w:del w:id="5204" w:author="GoldenCorpusHarness" w:date="2026-03-28T21:57:55Z">
        <w:r>
          <w:delText>ly</w:delText>
        </w:r>
      </w:del>
      <w:ins w:id="5205" w:author="GoldenCorpusHarness" w:date="2026-03-28T21:57:55Z">
        <w:r>
          <w:t xml:space="preserve"> cell line NCI-H23 (TROP2-). For TROP2-negative NCI-H23 cells</w:t>
        </w:r>
      </w:ins>
      <w:r>
        <w:t xml:space="preserve">, </w:t>
      </w:r>
      <w:ins w:id="5206" w:author="GoldenCorpusHarness" w:date="2026-03-28T21:57:55Z">
        <w:r>
          <w:t xml:space="preserve">no binding or internalization was detected with either </w:t>
        </w:r>
      </w:ins>
      <w:r>
        <w:t xml:space="preserve">sac-TMT </w:t>
      </w:r>
      <w:del w:id="5207" w:author="GoldenCorpusHarness" w:date="2026-03-28T21:57:55Z">
        <w:r>
          <w:delText>activated the i</w:delText>
        </w:r>
      </w:del>
      <w:ins w:id="5208" w:author="GoldenCorpusHarness" w:date="2026-03-28T21:57:55Z">
        <w:r>
          <w:t>or sacituzu</w:t>
        </w:r>
      </w:ins>
      <w:r>
        <w:t>m</w:t>
      </w:r>
      <w:del w:id="5209" w:author="GoldenCorpusHarness" w:date="2026-03-28T21:57:55Z">
        <w:r>
          <w:delText>mune system in this mouse model, supporting the biological rationale for combination with PD-1/PD-L1 inhibitors</w:delText>
        </w:r>
      </w:del>
      <w:ins w:id="5210" w:author="GoldenCorpusHarness" w:date="2026-03-28T21:57:55Z">
        <w:r>
          <w:t>ab</w:t>
        </w:r>
      </w:ins>
      <w:r>
        <w:t>.</w:t>
      </w:r>
    </w:p>
    <w:p ns2:paraId="0196C9A7" ns2:textId="0C507F22" w:rsidR="0057780F" w:rsidRDefault="0057780F" w:rsidP="008C6656">
      <w:pPr>
        <w:pStyle w:val="FigureTitle"/>
        <w:keepNext/>
        <w:ind w:left="1080" w:hanging="1080"/>
      </w:pPr>
      <w:del w:id="5211" w:author="GoldenCorpusHarness" w:date="2026-03-28T21:57:55Z">
        <w:r>
          <w:delText xml:space="preserve">Figure 3Effect of </w:delText>
        </w:r>
      </w:del>
      <w:r>
        <w:t xml:space="preserve">Sac-TMT </w:t>
      </w:r>
      <w:del w:id="5212" w:author="GoldenCorpusHarness" w:date="2026-03-28T21:57:55Z">
        <w:r>
          <w:delText>in the I</w:delText>
        </w:r>
      </w:del>
      <w:ins w:id="5213" w:author="GoldenCorpusHarness" w:date="2026-03-28T21:57:55Z">
        <w:r>
          <w:t>and sacituzu</w:t>
        </w:r>
      </w:ins>
      <w:r>
        <w:t>m</w:t>
      </w:r>
      <w:del w:id="5214" w:author="GoldenCorpusHarness" w:date="2026-03-28T21:57:55Z">
        <w:r>
          <w:delText xml:space="preserve">mune </w:delText>
        </w:r>
      </w:del>
      <w:ins w:id="5215" w:author="GoldenCorpusHarness" w:date="2026-03-28T21:57:55Z">
        <w:r>
          <w:t>ab were evaluated for their effects on the cell cycle of cancer cells that express various levels of T</w:t>
        </w:r>
      </w:ins>
      <w:r>
        <w:t>R</w:t>
      </w:r>
      <w:del w:id="5216" w:author="GoldenCorpusHarness" w:date="2026-03-28T21:57:55Z">
        <w:r>
          <w:delText>econstituted</w:delText>
        </w:r>
      </w:del>
      <w:ins w:id="5217" w:author="GoldenCorpusHarness" w:date="2026-03-28T21:57:55Z">
        <w:r>
          <w:t>OP2,</w:t>
        </w:r>
      </w:ins>
      <w:r>
        <w:t xml:space="preserve"> HCC</w:t>
      </w:r>
      <w:ins w:id="5218" w:author="GoldenCorpusHarness" w:date="2026-03-28T21:57:55Z">
        <w:r>
          <w:t>1</w:t>
        </w:r>
      </w:ins>
      <w:r>
        <w:t>8</w:t>
      </w:r>
      <w:del w:id="5219" w:author="GoldenCorpusHarness" w:date="2026-03-28T21:57:55Z">
        <w:r>
          <w:delText>2</w:delText>
        </w:r>
      </w:del>
      <w:ins w:id="5220" w:author="GoldenCorpusHarness" w:date="2026-03-28T21:57:55Z">
        <w:r>
          <w:t>06, NCI-N8</w:t>
        </w:r>
      </w:ins>
      <w:r>
        <w:t>7</w:t>
      </w:r>
      <w:del w:id="5221" w:author="GoldenCorpusHarness" w:date="2026-03-28T21:57:55Z">
        <w:r>
          <w:delText xml:space="preserve"> T</w:delText>
        </w:r>
      </w:del>
      <w:ins w:id="5222" w:author="GoldenCorpusHarness" w:date="2026-03-28T21:57:55Z">
        <w:r>
          <w:t>, NCI-H23 (TROP2+), and NCIH23 (TROP2-). Sac-TMT led to either S phase or G2/M phase arrest on the 4 different cell lines tested. No cell cycle effect was observed with sacituz</w:t>
        </w:r>
      </w:ins>
      <w:r>
        <w:t>um</w:t>
      </w:r>
      <w:del w:id="5223" w:author="GoldenCorpusHarness" w:date="2026-03-28T21:57:55Z">
        <w:r>
          <w:delText>or</w:delText>
        </w:r>
      </w:del>
      <w:ins w:id="5224" w:author="GoldenCorpusHarness" w:date="2026-03-28T21:57:55Z">
        <w:r>
          <w:t>a</w:t>
        </w:r>
      </w:ins>
      <w:r>
        <w:t>b</w:t>
      </w:r>
      <w:del w:id="5225" w:author="GoldenCorpusHarness" w:date="2026-03-28T21:57:55Z">
        <w:r>
          <w:delText>ear</w:delText>
        </w:r>
      </w:del>
      <w:ins w:id="5226" w:author="GoldenCorpusHarness" w:date="2026-03-28T21:57:55Z">
        <w:r>
          <w:t xml:space="preserve"> on the 4 cell lines tested, indicat</w:t>
        </w:r>
      </w:ins>
      <w:r>
        <w:t xml:space="preserve">ing </w:t>
      </w:r>
      <w:ins w:id="5227" w:author="GoldenCorpusHarness" w:date="2026-03-28T21:57:55Z">
        <w:r>
          <w:t>that the cell cycle changes were mediated by the KL610023 component of sac-T</w:t>
        </w:r>
      </w:ins>
      <w:r>
        <w:t>M</w:t>
      </w:r>
      <w:del w:id="5228" w:author="GoldenCorpusHarness" w:date="2026-03-28T21:57:55Z">
        <w:r>
          <w:delText>ouse Model</w:delText>
        </w:r>
      </w:del>
      <w:ins w:id="5229" w:author="GoldenCorpusHarness" w:date="2026-03-28T21:57:55Z">
        <w:r>
          <w:t>T.</w:t>
        </w:r>
      </w:ins>
    </w:p>
    <w:p ns2:paraId="415800D0" ns2:textId="7B69854B" w:rsidR="00B85936" w:rsidRPr="00B85936" w:rsidRDefault="00B85936" w:rsidP="00B85936">
      <w:pPr>
        <w:pStyle w:val="Paragraph"/>
        <w:rPr>
          <w:sz w:val="22"/>
          <w:szCs w:val="22"/>
        </w:rPr>
      </w:pPr>
      <w:del w:id="5230" w:author="GoldenCorpusHarness" w:date="2026-03-28T21:57:55Z">
        <w:r>
          <w:delText>This fi</w:delText>
        </w:r>
      </w:del>
      <w:ins w:id="5231" w:author="GoldenCorpusHarness" w:date="2026-03-28T21:57:55Z">
        <w:r>
          <w:t>Sac-TMT and sacituzumab were evaluated for their effects on cell apoptosis by monitorin</w:t>
        </w:r>
      </w:ins>
      <w:r>
        <w:t>g</w:t>
      </w:r>
      <w:del w:id="5232" w:author="GoldenCorpusHarness" w:date="2026-03-28T21:57:55Z">
        <w:r>
          <w:delText>ure continues to the next pa</w:delText>
        </w:r>
      </w:del>
      <w:ins w:id="5233" w:author="GoldenCorpusHarness" w:date="2026-03-28T21:57:55Z">
        <w:r>
          <w:t xml:space="preserve"> caspase 3 and 7 activity. HCC1806, NCI-N87, NCI-H23 (TROP2-), and NCI-H23 (TROP2+) cancer cell lines were incubated individually with sac-TMT, sacituzumab, and KL610023. No effect was observed after incubation with sacituzumab. Both sac-TMT and KL610023 induced apoptosis, while no such effect was observed with sacituzumab indicatin</w:t>
        </w:r>
      </w:ins>
      <w:r>
        <w:t>g</w:t>
      </w:r>
      <w:del w:id="5234" w:author="GoldenCorpusHarness" w:date="2026-03-28T21:57:55Z">
        <w:r>
          <w:delText>e</w:delText>
        </w:r>
      </w:del>
      <w:ins w:id="5235" w:author="GoldenCorpusHarness" w:date="2026-03-28T21:57:55Z">
        <w:r>
          <w:t xml:space="preserve"> that the effect of sac-TMT on cellular apoptosis was mediated by KL610023</w:t>
        </w:r>
      </w:ins>
      <w:r>
        <w:t>.</w:t>
      </w:r>
    </w:p>
    <w:p ns2:paraId="10C2CC56" ns2:textId="37EFDF45" w:rsidR="0057780F" w:rsidRPr="0052164F" w:rsidRDefault="0057780F" w:rsidP="0057780F">
      <w:pPr>
        <w:pStyle w:val="ListEnd"/>
        <w:keepNext/>
        <w:rPr>
          <w:b/>
          <w:sz w:val="20"/>
        </w:rPr>
      </w:pPr>
      <w:del w:id="5236" w:author="GoldenCorpusHarness" w:date="2026-03-28T21:57:55Z">
        <w:r>
          <w:delText xml:space="preserve">Panel A: Antitumor Activity of </w:delText>
        </w:r>
      </w:del>
      <w:r>
        <w:t xml:space="preserve">Sac-TMT </w:t>
      </w:r>
      <w:ins w:id="5237" w:author="GoldenCorpusHarness" w:date="2026-03-28T21:57:55Z">
        <w:r>
          <w:t>and sacituzumab caused signal pathway effects through ERK phosphorylation in the HCC1806 cell line. No impact was observed for induction of caspase 3. Both sac-TMT and KL610023 were able to induce caspase 7 and PARP cleavage, which indicated the test articles induced apoptosis in the HCC1806 cell line.</w:t>
        </w:r>
      </w:ins>
    </w:p>
    <w:p ns2:paraId="1C25A95B" ns2:textId="77777777" w:rsidR="0057780F" w:rsidRDefault="0057780F" w:rsidP="00B85936">
      <w:pPr>
        <w:pStyle w:val="Figure"/>
        <w:keepNext w:val="0"/>
      </w:pPr>
      <w:ins w:id="5238" w:author="GoldenCorpusHarness" w:date="2026-03-28T21:57:55Z">
        <w:r>
          <w:t>Sac-TMT inhibited proliferation in vitro in cancer cell lines expressing high levels of TROP2, ie, BXPC 3, Calu-3, Colo205, HCC827, HCC1806, NCI-N87 and NCI-H23 (TROP2+). The IC50 values ranged from 2.7 nM to 65.5 nM. KL610023 showed comparable effects with IC50 values of 0.8 nM to 44.4 nM. For the TROP2-negative cell lines Du4475 and NCI-H23 (TROP2-), sac-TMT also inhibited proliferation, most likely due to KL610023 cytotoxin being released before being internalized by the TROP2 expressing cells. Sacituzumab demonstrated no effect on cell proliferation.</w:t>
        </w:r>
      </w:ins>
    </w:p>
    <w:p ns2:paraId="6BDECA2E" ns2:textId="77777777" w:rsidR="0057780F" w:rsidRPr="0052164F" w:rsidRDefault="0057780F" w:rsidP="0057780F">
      <w:pPr>
        <w:pStyle w:val="ListEnd"/>
        <w:keepNext/>
        <w:rPr>
          <w:b/>
          <w:sz w:val="20"/>
        </w:rPr>
      </w:pPr>
      <w:ins w:id="5239" w:author="GoldenCorpusHarness" w:date="2026-03-28T21:57:55Z">
        <w:r>
          <w:t>The bystander effect of sac-TMT was assessed in TRO</w:t>
        </w:r>
      </w:ins>
      <w:r>
        <w:t>P</w:t>
      </w:r>
      <w:del w:id="5240" w:author="GoldenCorpusHarness" w:date="2026-03-28T21:57:55Z">
        <w:r>
          <w:delText xml:space="preserve">anel B: </w:delText>
        </w:r>
      </w:del>
      <w:ins w:id="5241" w:author="GoldenCorpusHarness" w:date="2026-03-28T21:57:55Z">
        <w:r>
          <w:t>2-positive NCI-</w:t>
        </w:r>
      </w:ins>
      <w:r>
        <w:t>H</w:t>
      </w:r>
      <w:del w:id="5242" w:author="GoldenCorpusHarness" w:date="2026-03-28T21:57:55Z">
        <w:r>
          <w:delText xml:space="preserve">uman </w:delText>
        </w:r>
      </w:del>
      <w:ins w:id="5243" w:author="GoldenCorpusHarness" w:date="2026-03-28T21:57:55Z">
        <w:r>
          <w:t>23 (target cells) and TROP2-negative NC</w:t>
        </w:r>
      </w:ins>
      <w:r>
        <w:t>I</w:t>
      </w:r>
      <w:del w:id="5244" w:author="GoldenCorpusHarness" w:date="2026-03-28T21:57:55Z">
        <w:r>
          <w:delText xml:space="preserve">mmune </w:delText>
        </w:r>
      </w:del>
      <w:ins w:id="5245" w:author="GoldenCorpusHarness" w:date="2026-03-28T21:57:55Z">
        <w:r>
          <w:t>-H23 (nontarget cells) cells. No bystander effect on cells in proximity to target cells was observed with sacituzumab treatment. Following treatment with 5 nM sac-TMT, approximately 50% of the cells in proximity to the target cells survived in the N</w:t>
        </w:r>
      </w:ins>
      <w:r>
        <w:t>C</w:t>
      </w:r>
      <w:del w:id="5246" w:author="GoldenCorpusHarness" w:date="2026-03-28T21:57:55Z">
        <w:r>
          <w:delText xml:space="preserve">ell Subsets in </w:delText>
        </w:r>
      </w:del>
      <w:ins w:id="5247" w:author="GoldenCorpusHarness" w:date="2026-03-28T21:57:55Z">
        <w:r>
          <w:t>I-H23 (TRO</w:t>
        </w:r>
      </w:ins>
      <w:r>
        <w:t>P</w:t>
      </w:r>
      <w:del w:id="5248" w:author="GoldenCorpusHarness" w:date="2026-03-28T21:57:55Z">
        <w:r>
          <w:delText xml:space="preserve">eripheral Blood of </w:delText>
        </w:r>
      </w:del>
      <w:ins w:id="5249" w:author="GoldenCorpusHarness" w:date="2026-03-28T21:57:55Z">
        <w:r>
          <w:t>2+) group, about 75% cells were alive in the NCI-H23 (TROP2-) group, while about 50% cells survived in the combination cell group. These results are consistent with the microscopic morphology findings confirming that with 5 n</w:t>
        </w:r>
      </w:ins>
      <w:r>
        <w:t>M</w:t>
      </w:r>
      <w:del w:id="5250" w:author="GoldenCorpusHarness" w:date="2026-03-28T21:57:55Z">
        <w:r>
          <w:delText xml:space="preserve">ice </w:delText>
        </w:r>
      </w:del>
      <w:ins w:id="5251" w:author="GoldenCorpusHarness" w:date="2026-03-28T21:57:55Z">
        <w:r>
          <w:t xml:space="preserve"> sac-TMT treatment, not only are the TROP2-positive NCI-H23 (TROP2+) cells killed but also TROP2-negative NCI-H23 (TROP2-) cells. The bystander effect on cells with proximity to the target cells is attributed to free KL610023 being released from NCI-H23 (TROP2+) cell-bound sac-TMT.</w:t>
        </w:r>
      </w:ins>
    </w:p>
    <w:p ns2:paraId="5CFF3F28" ns2:textId="77777777" w:rsidR="0057780F" w:rsidRDefault="0057780F" w:rsidP="00B85936">
      <w:pPr>
        <w:pStyle w:val="Figure"/>
        <w:keepNext w:val="0"/>
      </w:pPr>
      <w:ins w:id="5252" w:author="GoldenCorpusHarness" w:date="2026-03-28T21:57:55Z">
        <w:r>
          <w:t>Sac-TMT is not expected to show ADCC activity in the clinic. In an initial study, sac-TMT, sacituzumab STD, and sacituzumab mediated ADCC in HCC1806 cells where NK 92MICD16a cells were used as effector cells and TROP2-positive HCC1806 cancer cells were used as target cells. Sacituzumab STD and sacituzumab were more potent in inducing ADCC as reflected by 5-fold lower EC50 values than that of sac-TMT (139.3 ng/mL for sacTMT compared to 21.57 or 25.05 ng/mL for sacituzumab and sacituzumab STD, respectively).</w:t>
        </w:r>
      </w:ins>
    </w:p>
    <w:p ns2:paraId="118AA231" ns2:textId="6B20C7AF" w:rsidR="00B85936" w:rsidRDefault="00B85936" w:rsidP="0057780F">
      <w:pPr>
        <w:pStyle w:val="ListEnd"/>
        <w:keepNext/>
        <w:rPr>
          <w:b/>
          <w:sz w:val="20"/>
        </w:rPr>
      </w:pPr>
      <w:del w:id="5253" w:author="GoldenCorpusHarness" w:date="2026-03-28T21:57:55Z">
        <w:r>
          <w:delText>Fi</w:delText>
        </w:r>
      </w:del>
      <w:ins w:id="5254" w:author="GoldenCorpusHarness" w:date="2026-03-28T21:57:55Z">
        <w:r>
          <w:t>In a follow-up study usin</w:t>
        </w:r>
      </w:ins>
      <w:r>
        <w:t>g</w:t>
      </w:r>
      <w:del w:id="5255" w:author="GoldenCorpusHarness" w:date="2026-03-28T21:57:55Z">
        <w:r>
          <w:delText>ure</w:delText>
        </w:r>
      </w:del>
      <w:ins w:id="5256" w:author="GoldenCorpusHarness" w:date="2026-03-28T21:57:55Z">
        <w:r>
          <w:t xml:space="preserve"> PBMCs from</w:t>
        </w:r>
      </w:ins>
      <w:r>
        <w:t xml:space="preserve"> 3 </w:t>
      </w:r>
      <w:del w:id="5257" w:author="GoldenCorpusHarness" w:date="2026-03-28T21:57:55Z">
        <w:r>
          <w:delText>– continued</w:delText>
        </w:r>
      </w:del>
      <w:ins w:id="5258" w:author="GoldenCorpusHarness" w:date="2026-03-28T21:57:55Z">
        <w:r>
          <w:t>donors as the effector cells, neither sac-TMT nor sacituzumab showed ADCC activity against HCC1806 cells with 1 of the donors. Both sacTMT and sacituzumab showed weak ADCC activity with 2 of the donors, with sacituzumab showing 13% to 49% cytotoxicity and sac-TMT showing 8% to 34% cytotoxicity. The ADCC activity of sac-TMT was consistently lower than that of sacituzumab in the same donor. When human immunoglobulin was added to reflect in vivo physiological conditions, the ADCC activity of sac-TMT was completely blocked in all 3 donors. The ADCC activity of sacituzumab was also blocked (2 donors) or reduced (1 donor) with the addition of human immunoglobulin. Taken together, the data show that sac-TMT is not expected to have ADCC activity in the clinic.</w:t>
        </w:r>
      </w:ins>
    </w:p>
    <w:p ns2:paraId="4726CE1A" ns2:textId="1768261B" w:rsidR="0057780F" w:rsidRPr="0052164F" w:rsidRDefault="0057780F" w:rsidP="0057780F">
      <w:pPr>
        <w:pStyle w:val="ListEnd"/>
        <w:keepNext/>
        <w:rPr>
          <w:b/>
          <w:sz w:val="20"/>
        </w:rPr>
      </w:pPr>
      <w:del w:id="5259" w:author="GoldenCorpusHarness" w:date="2026-03-28T21:57:55Z">
        <w:r>
          <w:delText>P</w:delText>
        </w:r>
      </w:del>
      <w:ins w:id="5260" w:author="GoldenCorpusHarness" w:date="2026-03-28T21:57:55Z">
        <w:r>
          <w:t>Neither s</w:t>
        </w:r>
      </w:ins>
      <w:r>
        <w:t>a</w:t>
      </w:r>
      <w:ins w:id="5261" w:author="GoldenCorpusHarness" w:date="2026-03-28T21:57:55Z">
        <w:r>
          <w:t xml:space="preserve">c-TMT </w:t>
        </w:r>
      </w:ins>
      <w:r>
        <w:t>n</w:t>
      </w:r>
      <w:ins w:id="5262" w:author="GoldenCorpusHarness" w:date="2026-03-28T21:57:55Z">
        <w:r>
          <w:t>or sacituzumab m</w:t>
        </w:r>
      </w:ins>
      <w:r>
        <w:t>e</w:t>
      </w:r>
      <w:del w:id="5263" w:author="GoldenCorpusHarness" w:date="2026-03-28T21:57:55Z">
        <w:r>
          <w:delText>l</w:delText>
        </w:r>
      </w:del>
      <w:ins w:id="5264" w:author="GoldenCorpusHarness" w:date="2026-03-28T21:57:55Z">
        <w:r>
          <w:t>diated</w:t>
        </w:r>
      </w:ins>
      <w:r>
        <w:t xml:space="preserve"> C</w:t>
      </w:r>
      <w:del w:id="5265" w:author="GoldenCorpusHarness" w:date="2026-03-28T21:57:55Z">
        <w:r>
          <w:delText>: Subset of TILs</w:delText>
        </w:r>
      </w:del>
      <w:ins w:id="5266" w:author="GoldenCorpusHarness" w:date="2026-03-28T21:57:55Z">
        <w:r>
          <w:t>DC</w:t>
        </w:r>
      </w:ins>
      <w:r>
        <w:t xml:space="preserve"> in </w:t>
      </w:r>
      <w:ins w:id="5267" w:author="GoldenCorpusHarness" w:date="2026-03-28T21:57:55Z">
        <w:r>
          <w:t xml:space="preserve">HCC1806 cancer cells. </w:t>
        </w:r>
      </w:ins>
      <w:r>
        <w:t>T</w:t>
      </w:r>
      <w:ins w:id="5268" w:author="GoldenCorpusHarness" w:date="2026-03-28T21:57:55Z">
        <w:r>
          <w:t>he positive control IMAB362-treated HEK293t-cla</w:t>
        </w:r>
      </w:ins>
      <w:r>
        <w:t>u</w:t>
      </w:r>
      <w:del w:id="5269" w:author="GoldenCorpusHarness" w:date="2026-03-28T21:57:55Z">
        <w:r>
          <w:delText>mor</w:delText>
        </w:r>
      </w:del>
      <w:ins w:id="5270" w:author="GoldenCorpusHarness" w:date="2026-03-28T21:57:55Z">
        <w:r>
          <w:t>din18.2 cell</w:t>
        </w:r>
      </w:ins>
      <w:r>
        <w:t xml:space="preserve">s </w:t>
      </w:r>
      <w:ins w:id="5271" w:author="GoldenCorpusHarness" w:date="2026-03-28T21:57:55Z">
        <w:r>
          <w:t>showed a CDC effect in the assay.</w:t>
        </w:r>
      </w:ins>
    </w:p>
    <w:p ns2:paraId="36BD9CDA" ns2:textId="77777777" w:rsidR="0057780F" w:rsidRDefault="0057780F" w:rsidP="00CE1745">
      <w:pPr>
        <w:pStyle w:val="Figure"/>
        <w:spacing w:after="240"/>
      </w:pPr>
      <w:ins w:id="5272" w:author="GoldenCorpusHarness" w:date="2026-03-28T21:57:55Z">
        <w:r>
          <w:t>In Vivo Pharmacology</w:t>
        </w:r>
      </w:ins>
    </w:p>
    <w:p ns2:paraId="23373622" ns2:textId="77777777" w:rsidR="0057780F" w:rsidRDefault="0057780F" w:rsidP="0057780F">
      <w:pPr>
        <w:pStyle w:val="TableLeft"/>
        <w:keepNext/>
        <w:rPr>
          <w:sz w:val="18"/>
          <w:szCs w:val="18"/>
        </w:rPr>
      </w:pPr>
      <w:ins w:id="5273" w:author="GoldenCorpusHarness" w:date="2026-03-28T21:57:55Z">
        <w:r>
          <w:t xml:space="preserve">The antitumor activity of sac-TMT was evaluated against NCI-N87, HCC1806, HCC827, and COLO205 cancer cells in cell line-derived mouse xenograft models. These tumor models use TROP2-positive cancer cell lines (PD019). In 3 additional studies, patientderived xenografts from </w:t>
        </w:r>
      </w:ins>
      <w:r>
        <w:t>B</w:t>
      </w:r>
      <w:del w:id="5274" w:author="GoldenCorpusHarness" w:date="2026-03-28T21:57:55Z">
        <w:r>
          <w:delText>IW=t</w:delText>
        </w:r>
      </w:del>
      <w:ins w:id="5275" w:author="GoldenCorpusHarness" w:date="2026-03-28T21:57:55Z">
        <w:r>
          <w:t xml:space="preserve">R1282 (breast cancer tissue fragments), LU0861 (lung cancer tissue fragments), and GA6831 (gastric cancer tissue fragments) </w:t>
        </w:r>
      </w:ins>
      <w:r>
        <w:t>w</w:t>
      </w:r>
      <w:del w:id="5276" w:author="GoldenCorpusHarness" w:date="2026-03-28T21:57:55Z">
        <w:r>
          <w:delText>ice a</w:delText>
        </w:r>
      </w:del>
      <w:ins w:id="5277" w:author="GoldenCorpusHarness" w:date="2026-03-28T21:57:55Z">
        <w:r>
          <w:t>ere used to mimic therapeutic tumor treatment in the clinic. Tumor samples from the PDX tumor models</w:t>
        </w:r>
      </w:ins>
      <w:r>
        <w:t xml:space="preserve"> we</w:t>
      </w:r>
      <w:del w:id="5278" w:author="GoldenCorpusHarness" w:date="2026-03-28T21:57:55Z">
        <w:r>
          <w:delText>ek; C</w:delText>
        </w:r>
      </w:del>
      <w:ins w:id="5279" w:author="GoldenCorpusHarness" w:date="2026-03-28T21:57:55Z">
        <w:r>
          <w:t>re evaluated for their level of TROP2 expression using immunohistochemistry (P</w:t>
        </w:r>
      </w:ins>
      <w:r>
        <w:t>D</w:t>
      </w:r>
      <w:del w:id="5280" w:author="GoldenCorpusHarness" w:date="2026-03-28T21:57:55Z">
        <w:r>
          <w:delText>=cluster of differentiation; hCD=human CD; hIgG1=human immunoglobulin G1; hPBMC=human peripheral blood mononuclear cell; IV=intravenous(ly</w:delText>
        </w:r>
      </w:del>
      <w:ins w:id="5281" w:author="GoldenCorpusHarness" w:date="2026-03-28T21:57:55Z">
        <w:r>
          <w:t>020</w:t>
        </w:r>
      </w:ins>
      <w:r>
        <w:t>)</w:t>
      </w:r>
      <w:del w:id="5282" w:author="GoldenCorpusHarness" w:date="2026-03-28T21:57:55Z">
        <w:r>
          <w:delText>; Tc=killer (cytotoxic) T cell; Th=T helper cell; TIL=tumor infiltrating lymphocyte</w:delText>
        </w:r>
      </w:del>
      <w:r>
        <w:t>.</w:t>
      </w:r>
    </w:p>
    <w:p ns2:paraId="18246F26" ns2:textId="04BFACFB" w:rsidR="0057780F" w:rsidRDefault="0057780F" w:rsidP="0057780F">
      <w:pPr>
        <w:pStyle w:val="TableLeft"/>
        <w:keepNext/>
        <w:rPr>
          <w:sz w:val="18"/>
          <w:szCs w:val="18"/>
        </w:rPr>
      </w:pPr>
      <w:del w:id="5283" w:author="GoldenCorpusHarness" w:date="2026-03-28T21:57:55Z">
        <w:r>
          <w:delText>Groups noted</w:delText>
        </w:r>
      </w:del>
      <w:ins w:id="5284" w:author="GoldenCorpusHarness" w:date="2026-03-28T21:57:55Z">
        <w:r>
          <w:t>Sac-TMT</w:t>
        </w:r>
      </w:ins>
      <w:r>
        <w:t xml:space="preserve"> w</w:t>
      </w:r>
      <w:del w:id="5285" w:author="GoldenCorpusHarness" w:date="2026-03-28T21:57:55Z">
        <w:r>
          <w:delText>ith "</w:delText>
        </w:r>
      </w:del>
      <w:ins w:id="5286" w:author="GoldenCorpusHarness" w:date="2026-03-28T21:57:55Z">
        <w:r>
          <w:t xml:space="preserve">as active in an established NCI-N87 gastric cancer model </w:t>
        </w:r>
      </w:ins>
      <w:r>
        <w:t>(P</w:t>
      </w:r>
      <w:ins w:id="5287" w:author="GoldenCorpusHarness" w:date="2026-03-28T21:57:55Z">
        <w:r>
          <w:t>D009 / E4192-T1816), an established HCC1806 breast cancer model (PD010 / E4192-T181</w:t>
        </w:r>
      </w:ins>
      <w:r>
        <w:t>7</w:t>
      </w:r>
      <w:ins w:id="5288" w:author="GoldenCorpusHarness" w:date="2026-03-28T21:57:55Z">
        <w:r>
          <w:t>; PD011 / E4192-T1817R</w:t>
        </w:r>
      </w:ins>
      <w:r>
        <w:t>)</w:t>
      </w:r>
      <w:del w:id="5289" w:author="GoldenCorpusHarness" w:date="2026-03-28T21:57:55Z">
        <w:r>
          <w:delText xml:space="preserve">" in panels A to C received the first dose on </w:delText>
        </w:r>
      </w:del>
      <w:ins w:id="5290" w:author="GoldenCorpusHarness" w:date="2026-03-28T21:57:55Z">
        <w:r>
          <w:t>, an established HCC827 NSCLC model (</w:t>
        </w:r>
      </w:ins>
      <w:r>
        <w:t>P</w:t>
      </w:r>
      <w:del w:id="5291" w:author="GoldenCorpusHarness" w:date="2026-03-28T21:57:55Z">
        <w:r>
          <w:delText>7</w:delText>
        </w:r>
      </w:del>
      <w:ins w:id="5292" w:author="GoldenCorpusHarness" w:date="2026-03-28T21:57:55Z">
        <w:r>
          <w:t>D012 / E4192-T1818; PD013 / E4192-T1818R), and an established Colo205 colon cancer model</w:t>
        </w:r>
      </w:ins>
      <w:r>
        <w:t xml:space="preserve"> (</w:t>
      </w:r>
      <w:ins w:id="5293" w:author="GoldenCorpusHarness" w:date="2026-03-28T21:57:55Z">
        <w:r>
          <w:t>P</w:t>
        </w:r>
      </w:ins>
      <w:r>
        <w:t>D</w:t>
      </w:r>
      <w:del w:id="5294" w:author="GoldenCorpusHarness" w:date="2026-03-28T21:57:55Z">
        <w:r>
          <w:delText>ay7</w:delText>
        </w:r>
      </w:del>
      <w:ins w:id="5295" w:author="GoldenCorpusHarness" w:date="2026-03-28T21:57:55Z">
        <w:r>
          <w:t>014 / E4192-T1819</w:t>
        </w:r>
      </w:ins>
      <w:r>
        <w:t xml:space="preserve">). In </w:t>
      </w:r>
      <w:del w:id="5296" w:author="GoldenCorpusHarness" w:date="2026-03-28T21:57:55Z">
        <w:r>
          <w:delText xml:space="preserve">this </w:delText>
        </w:r>
      </w:del>
      <w:ins w:id="5297" w:author="GoldenCorpusHarness" w:date="2026-03-28T21:57:55Z">
        <w:r>
          <w:t>each case, sac-TMT demonstrated signi</w:t>
        </w:r>
      </w:ins>
      <w:r>
        <w:t>fi</w:t>
      </w:r>
      <w:ins w:id="5298" w:author="GoldenCorpusHarness" w:date="2026-03-28T21:57:55Z">
        <w:r>
          <w:t>cant antitumor activity in a dose-dependent manner and showed better antitumor activity than sacituzumab alone, KL610023 alone, or combinations of sacituzumab + KL610023. Sac-TMT was well tolerated in the tumor-bearin</w:t>
        </w:r>
      </w:ins>
      <w:r>
        <w:t>g</w:t>
      </w:r>
      <w:del w:id="5299" w:author="GoldenCorpusHarness" w:date="2026-03-28T21:57:55Z">
        <w:r>
          <w:delText>ure, sac-TMT is labeled as SKB264</w:delText>
        </w:r>
      </w:del>
      <w:ins w:id="5300" w:author="GoldenCorpusHarness" w:date="2026-03-28T21:57:55Z">
        <w:r>
          <w:t xml:space="preserve"> mice at all tested doses</w:t>
        </w:r>
      </w:ins>
      <w:r>
        <w:t>.</w:t>
      </w:r>
    </w:p>
    <w:p ns2:paraId="48C8D281" ns2:textId="77777777" w:rsidR="0057780F" w:rsidRPr="00152374" w:rsidRDefault="0057780F" w:rsidP="0057780F">
      <w:pPr>
        <w:pStyle w:val="TableLeft"/>
        <w:keepNext/>
        <w:rPr>
          <w:sz w:val="18"/>
          <w:szCs w:val="18"/>
        </w:rPr>
      </w:pPr>
      <w:del w:id="5301" w:author="GoldenCorpusHarness" w:date="2026-03-28T21:57:55Z">
        <w:r>
          <w:delText>Source:</w:delText>
        </w:r>
      </w:del>
      <w:ins w:id="5302" w:author="GoldenCorpusHarness" w:date="2026-03-28T21:57:55Z">
        <w:r>
          <w:t>In</w:t>
        </w:r>
      </w:ins>
      <w:r>
        <w:t xml:space="preserve"> </w:t>
      </w:r>
      <w:del w:id="5303" w:author="GoldenCorpusHarness" w:date="2026-03-28T21:57:55Z">
        <w:r>
          <w:delText>Nonclinic</w:delText>
        </w:r>
      </w:del>
      <w:r>
        <w:t>a</w:t>
      </w:r>
      <w:del w:id="5304" w:author="GoldenCorpusHarness" w:date="2026-03-28T21:57:55Z">
        <w:r>
          <w:delText>l</w:delText>
        </w:r>
      </w:del>
      <w:r>
        <w:t xml:space="preserve"> </w:t>
      </w:r>
      <w:del w:id="5305" w:author="GoldenCorpusHarness" w:date="2026-03-28T21:57:55Z">
        <w:r>
          <w:delText>S</w:delText>
        </w:r>
      </w:del>
      <w:ins w:id="5306" w:author="GoldenCorpusHarness" w:date="2026-03-28T21:57:55Z">
        <w:r>
          <w:t>PK/PD s</w:t>
        </w:r>
      </w:ins>
      <w:r>
        <w:t xml:space="preserve">tudy </w:t>
      </w:r>
      <w:del w:id="5307" w:author="GoldenCorpusHarness" w:date="2026-03-28T21:57:55Z">
        <w:r>
          <w:delText>Rep</w:delText>
        </w:r>
      </w:del>
      <w:ins w:id="5308" w:author="GoldenCorpusHarness" w:date="2026-03-28T21:57:55Z">
        <w:r>
          <w:t>in tum</w:t>
        </w:r>
      </w:ins>
      <w:r>
        <w:t>or</w:t>
      </w:r>
      <w:ins w:id="5309" w:author="GoldenCorpusHarness" w:date="2026-03-28T21:57:55Z">
        <w:r>
          <w:t>-bearing mice, data showed tha</w:t>
        </w:r>
      </w:ins>
      <w:r>
        <w:t xml:space="preserve">t </w:t>
      </w:r>
      <w:del w:id="5310" w:author="GoldenCorpusHarness" w:date="2026-03-28T21:57:55Z">
        <w:r>
          <w:delText>PD021</w:delText>
        </w:r>
      </w:del>
      <w:ins w:id="5311" w:author="GoldenCorpusHarness" w:date="2026-03-28T21:57:55Z">
        <w:r>
          <w:t>sac-TMT slowly released the toxin payload of the molecule into circulation</w:t>
        </w:r>
      </w:ins>
      <w:r>
        <w:t>.</w:t>
      </w:r>
    </w:p>
    <w:p ns2:paraId="50269322" ns2:textId="77777777" w:rsidR="00A0265E" w:rsidRPr="00A0265E" w:rsidRDefault="00A0265E" w:rsidP="00CE1745">
      <w:pPr>
        <w:pStyle w:val="ListEnd"/>
      </w:pPr>
      <w:ins w:id="5312" w:author="GoldenCorpusHarness" w:date="2026-03-28T21:57:55Z">
        <w:r>
          <w:t>In an immune reconstituted mouse model bearing human NSCLC HCC827 tumors, administration of sac-TMT activated the immune system.</w:t>
        </w:r>
      </w:ins>
    </w:p>
    <w:p ns2:paraId="6E016E3A" ns2:textId="77777777" w:rsidR="00DA04FD" w:rsidRDefault="00DA04FD" w:rsidP="00DA04FD">
      <w:pPr>
        <w:pStyle w:val="Heading5"/>
      </w:pPr>
      <w:ins w:id="5313" w:author="GoldenCorpusHarness" w:date="2026-03-28T21:57:55Z">
        <w:r>
          <w:t>Sac-TMT administered I-V</w:t>
        </w:r>
      </w:ins>
      <w:r>
        <w:t>E</w:t>
      </w:r>
      <w:del w:id="5314" w:author="GoldenCorpusHarness" w:date="2026-03-28T21:57:55Z">
        <w:r>
          <w:delText>v</w:delText>
        </w:r>
      </w:del>
      <w:ins w:id="5315" w:author="GoldenCorpusHarness" w:date="2026-03-28T21:57:55Z">
        <w:r>
          <w:t xml:space="preserve">SIC showed robust </w:t>
        </w:r>
      </w:ins>
      <w:r>
        <w:t>a</w:t>
      </w:r>
      <w:del w:id="5316" w:author="GoldenCorpusHarness" w:date="2026-03-28T21:57:55Z">
        <w:r>
          <w:delText>luation of A</w:delText>
        </w:r>
      </w:del>
      <w:r>
        <w:t xml:space="preserve">ntitumor </w:t>
      </w:r>
      <w:del w:id="5317" w:author="GoldenCorpusHarness" w:date="2026-03-28T21:57:55Z">
        <w:r>
          <w:delText>A</w:delText>
        </w:r>
      </w:del>
      <w:ins w:id="5318" w:author="GoldenCorpusHarness" w:date="2026-03-28T21:57:55Z">
        <w:r>
          <w:t>a</w:t>
        </w:r>
      </w:ins>
      <w:r>
        <w:t xml:space="preserve">ctivity in an </w:t>
      </w:r>
      <w:del w:id="5319" w:author="GoldenCorpusHarness" w:date="2026-03-28T21:57:55Z">
        <w:r>
          <w:delText xml:space="preserve">Orthotopic UM-UC-3-Luc-TROP2-NECTIN-4 </w:delText>
        </w:r>
      </w:del>
      <w:r>
        <w:t xml:space="preserve">NMIBC </w:t>
      </w:r>
      <w:del w:id="5320" w:author="GoldenCorpusHarness" w:date="2026-03-28T21:57:55Z">
        <w:r>
          <w:delText>Xe</w:delText>
        </w:r>
      </w:del>
      <w:ins w:id="5321" w:author="GoldenCorpusHarness" w:date="2026-03-28T21:57:55Z">
        <w:r>
          <w:t>i</w:t>
        </w:r>
      </w:ins>
      <w:r>
        <w:t>n</w:t>
      </w:r>
      <w:ins w:id="5322" w:author="GoldenCorpusHarness" w:date="2026-03-28T21:57:55Z">
        <w:r>
          <w:t xml:space="preserve"> viv</w:t>
        </w:r>
      </w:ins>
      <w:r>
        <w:t>o</w:t>
      </w:r>
      <w:del w:id="5323" w:author="GoldenCorpusHarness" w:date="2026-03-28T21:57:55Z">
        <w:r>
          <w:delText>graft</w:delText>
        </w:r>
      </w:del>
      <w:r>
        <w:t xml:space="preserve"> </w:t>
      </w:r>
      <w:del w:id="5324" w:author="GoldenCorpusHarness" w:date="2026-03-28T21:57:55Z">
        <w:r>
          <w:delText>Tu</w:delText>
        </w:r>
      </w:del>
      <w:r>
        <w:t>mo</w:t>
      </w:r>
      <w:del w:id="5325" w:author="GoldenCorpusHarness" w:date="2026-03-28T21:57:55Z">
        <w:r>
          <w:delText>r</w:delText>
        </w:r>
      </w:del>
      <w:ins w:id="5326" w:author="GoldenCorpusHarness" w:date="2026-03-28T21:57:55Z">
        <w:r>
          <w:t>use</w:t>
        </w:r>
      </w:ins>
      <w:r>
        <w:t xml:space="preserve"> </w:t>
      </w:r>
      <w:del w:id="5327" w:author="GoldenCorpusHarness" w:date="2026-03-28T21:57:55Z">
        <w:r>
          <w:delText>M</w:delText>
        </w:r>
      </w:del>
      <w:ins w:id="5328" w:author="GoldenCorpusHarness" w:date="2026-03-28T21:57:55Z">
        <w:r>
          <w:t>m</w:t>
        </w:r>
      </w:ins>
      <w:r>
        <w:t xml:space="preserve">odel </w:t>
      </w:r>
      <w:del w:id="5329" w:author="GoldenCorpusHarness" w:date="2026-03-28T21:57:55Z">
        <w:r>
          <w:delText>Af</w:delText>
        </w:r>
      </w:del>
      <w:ins w:id="5330" w:author="GoldenCorpusHarness" w:date="2026-03-28T21:57:55Z">
        <w:r>
          <w:t>wi</w:t>
        </w:r>
      </w:ins>
      <w:r>
        <w:t>t</w:t>
      </w:r>
      <w:del w:id="5331" w:author="GoldenCorpusHarness" w:date="2026-03-28T21:57:55Z">
        <w:r>
          <w:delText>er</w:delText>
        </w:r>
      </w:del>
      <w:ins w:id="5332" w:author="GoldenCorpusHarness" w:date="2026-03-28T21:57:55Z">
        <w:r>
          <w:t>h</w:t>
        </w:r>
      </w:ins>
      <w:r>
        <w:t xml:space="preserve"> </w:t>
      </w:r>
      <w:del w:id="5333" w:author="GoldenCorpusHarness" w:date="2026-03-28T21:57:55Z">
        <w:r>
          <w:delText>Intravesical Ad</w:delText>
        </w:r>
      </w:del>
      <w:r>
        <w:t>mini</w:t>
      </w:r>
      <w:ins w:id="5334" w:author="GoldenCorpusHarness" w:date="2026-03-28T21:57:55Z">
        <w:r>
          <w:t>mal sy</w:t>
        </w:r>
      </w:ins>
      <w:r>
        <w:t>st</w:t>
      </w:r>
      <w:del w:id="5335" w:author="GoldenCorpusHarness" w:date="2026-03-28T21:57:55Z">
        <w:r>
          <w:delText>r</w:delText>
        </w:r>
      </w:del>
      <w:ins w:id="5336" w:author="GoldenCorpusHarness" w:date="2026-03-28T21:57:55Z">
        <w:r>
          <w:t>emic levels of sac-TMT and unconjug</w:t>
        </w:r>
      </w:ins>
      <w:r>
        <w:t>at</w:t>
      </w:r>
      <w:del w:id="5337" w:author="GoldenCorpusHarness" w:date="2026-03-28T21:57:55Z">
        <w:r>
          <w:delText>i</w:delText>
        </w:r>
      </w:del>
      <w:ins w:id="5338" w:author="GoldenCorpusHarness" w:date="2026-03-28T21:57:55Z">
        <w:r>
          <w:t>ed payl</w:t>
        </w:r>
      </w:ins>
      <w:r>
        <w:t>o</w:t>
      </w:r>
      <w:del w:id="5339" w:author="GoldenCorpusHarness" w:date="2026-03-28T21:57:55Z">
        <w:r>
          <w:delText>n</w:delText>
        </w:r>
      </w:del>
      <w:ins w:id="5340" w:author="GoldenCorpusHarness" w:date="2026-03-28T21:57:55Z">
        <w:r>
          <w:t>ad</w:t>
        </w:r>
      </w:ins>
      <w:r>
        <w:t xml:space="preserve"> </w:t>
      </w:r>
      <w:del w:id="5341" w:author="GoldenCorpusHarness" w:date="2026-03-28T21:57:55Z">
        <w:r>
          <w:delText>(PD</w:delText>
        </w:r>
      </w:del>
      <w:ins w:id="5342" w:author="GoldenCorpusHarness" w:date="2026-03-28T21:57:55Z">
        <w:r>
          <w:t>KL610</w:t>
        </w:r>
      </w:ins>
      <w:r>
        <w:t>02</w:t>
      </w:r>
      <w:del w:id="5343" w:author="GoldenCorpusHarness" w:date="2026-03-28T21:57:55Z">
        <w:r>
          <w:delText>2)</w:delText>
        </w:r>
      </w:del>
      <w:ins w:id="5344" w:author="GoldenCorpusHarness" w:date="2026-03-28T21:57:55Z">
        <w:r>
          <w:t>3.</w:t>
        </w:r>
      </w:ins>
    </w:p>
    <w:p ns2:paraId="483263A1" ns2:textId="0B3B8DDF" w:rsidR="00DA04FD" w:rsidRDefault="00DA04FD" w:rsidP="00DA04FD">
      <w:pPr>
        <w:pStyle w:val="Paragraph"/>
      </w:pPr>
      <w:del w:id="5345" w:author="GoldenCorpusHarness" w:date="2026-03-28T21:57:55Z">
        <w:r>
          <w:delText>The</w:delText>
        </w:r>
      </w:del>
      <w:ins w:id="5346" w:author="GoldenCorpusHarness" w:date="2026-03-28T21:57:55Z">
        <w:r>
          <w:t>In</w:t>
        </w:r>
      </w:ins>
      <w:r>
        <w:t xml:space="preserve"> an</w:t>
      </w:r>
      <w:ins w:id="5347" w:author="GoldenCorpusHarness" w:date="2026-03-28T21:57:55Z">
        <w:r>
          <w:t xml:space="preserve"> explora</w:t>
        </w:r>
      </w:ins>
      <w:r>
        <w:t>t</w:t>
      </w:r>
      <w:del w:id="5348" w:author="GoldenCorpusHarness" w:date="2026-03-28T21:57:55Z">
        <w:r>
          <w:delText>i</w:delText>
        </w:r>
      </w:del>
      <w:ins w:id="5349" w:author="GoldenCorpusHarness" w:date="2026-03-28T21:57:55Z">
        <w:r>
          <w:t>ory 3-week s</w:t>
        </w:r>
      </w:ins>
      <w:r>
        <w:t>tu</w:t>
      </w:r>
      <w:del w:id="5350" w:author="GoldenCorpusHarness" w:date="2026-03-28T21:57:55Z">
        <w:r>
          <w:delText>mor activit</w:delText>
        </w:r>
      </w:del>
      <w:ins w:id="5351" w:author="GoldenCorpusHarness" w:date="2026-03-28T21:57:55Z">
        <w:r>
          <w:t>d</w:t>
        </w:r>
      </w:ins>
      <w:r>
        <w:t>y</w:t>
      </w:r>
      <w:del w:id="5352" w:author="GoldenCorpusHarness" w:date="2026-03-28T21:57:55Z">
        <w:r>
          <w:delText xml:space="preserve"> of</w:delText>
        </w:r>
      </w:del>
      <w:ins w:id="5353" w:author="GoldenCorpusHarness" w:date="2026-03-28T21:57:55Z">
        <w:r>
          <w:t>,</w:t>
        </w:r>
      </w:ins>
      <w:r>
        <w:t xml:space="preserve"> sac-TMT was </w:t>
      </w:r>
      <w:ins w:id="5354" w:author="GoldenCorpusHarness" w:date="2026-03-28T21:57:55Z">
        <w:r>
          <w:t>w</w:t>
        </w:r>
      </w:ins>
      <w:r>
        <w:t>e</w:t>
      </w:r>
      <w:del w:id="5355" w:author="GoldenCorpusHarness" w:date="2026-03-28T21:57:55Z">
        <w:r>
          <w:delText>va</w:delText>
        </w:r>
      </w:del>
      <w:r>
        <w:t>l</w:t>
      </w:r>
      <w:del w:id="5356" w:author="GoldenCorpusHarness" w:date="2026-03-28T21:57:55Z">
        <w:r>
          <w:delText>u</w:delText>
        </w:r>
      </w:del>
      <w:ins w:id="5357" w:author="GoldenCorpusHarness" w:date="2026-03-28T21:57:55Z">
        <w:r>
          <w:t>l toler</w:t>
        </w:r>
      </w:ins>
      <w:r>
        <w:t xml:space="preserve">ated </w:t>
      </w:r>
      <w:del w:id="5358" w:author="GoldenCorpusHarness" w:date="2026-03-28T21:57:55Z">
        <w:r>
          <w:delText>in</w:delText>
        </w:r>
      </w:del>
      <w:ins w:id="5359" w:author="GoldenCorpusHarness" w:date="2026-03-28T21:57:55Z">
        <w:r>
          <w:t>at both 6 mg/mL</w:t>
        </w:r>
      </w:ins>
      <w:r>
        <w:t xml:space="preserve"> an</w:t>
      </w:r>
      <w:ins w:id="5360" w:author="GoldenCorpusHarness" w:date="2026-03-28T21:57:55Z">
        <w:r>
          <w:t>d</w:t>
        </w:r>
      </w:ins>
      <w:r>
        <w:t xml:space="preserve"> </w:t>
      </w:r>
      <w:del w:id="5361" w:author="GoldenCorpusHarness" w:date="2026-03-28T21:57:55Z">
        <w:r>
          <w:delText>orthotopic UM-UC-3-Luc-TROP</w:delText>
        </w:r>
      </w:del>
      <w:r>
        <w:t>2</w:t>
      </w:r>
      <w:del w:id="5362" w:author="GoldenCorpusHarness" w:date="2026-03-28T21:57:55Z">
        <w:r>
          <w:delText>- NECTIN-4 NMIBC xenograft</w:delText>
        </w:r>
      </w:del>
      <w:ins w:id="5363" w:author="GoldenCorpusHarness" w:date="2026-03-28T21:57:55Z">
        <w:r>
          <w:t>0</w:t>
        </w:r>
      </w:ins>
      <w:r>
        <w:t xml:space="preserve"> m</w:t>
      </w:r>
      <w:del w:id="5364" w:author="GoldenCorpusHarness" w:date="2026-03-28T21:57:55Z">
        <w:r>
          <w:delText>ouse tu</w:delText>
        </w:r>
      </w:del>
      <w:ins w:id="5365" w:author="GoldenCorpusHarness" w:date="2026-03-28T21:57:55Z">
        <w:r>
          <w:t>g/</w:t>
        </w:r>
      </w:ins>
      <w:r>
        <w:t>m</w:t>
      </w:r>
      <w:del w:id="5366" w:author="GoldenCorpusHarness" w:date="2026-03-28T21:57:55Z">
        <w:r>
          <w:delText>or model</w:delText>
        </w:r>
      </w:del>
      <w:ins w:id="5367" w:author="GoldenCorpusHarness" w:date="2026-03-28T21:57:55Z">
        <w:r>
          <w:t>L</w:t>
        </w:r>
      </w:ins>
      <w:r>
        <w:t xml:space="preserve"> after </w:t>
      </w:r>
      <w:del w:id="5368" w:author="GoldenCorpusHarness" w:date="2026-03-28T21:57:55Z">
        <w:r>
          <w:delText>intravesical</w:delText>
        </w:r>
      </w:del>
      <w:ins w:id="5369" w:author="GoldenCorpusHarness" w:date="2026-03-28T21:57:55Z">
        <w:r>
          <w:t>6 I-VESIC</w:t>
        </w:r>
      </w:ins>
      <w:r>
        <w:t xml:space="preserve"> dos</w:t>
      </w:r>
      <w:del w:id="5370" w:author="GoldenCorpusHarness" w:date="2026-03-28T21:57:55Z">
        <w:r>
          <w:delText>ing. Th</w:delText>
        </w:r>
      </w:del>
      <w:r>
        <w:t>e</w:t>
      </w:r>
      <w:del w:id="5371" w:author="GoldenCorpusHarness" w:date="2026-03-28T21:57:55Z">
        <w:r>
          <w:delText xml:space="preserve"> UMUC-3 cell line, a urothelial bladder cancer cell line, wa</w:delText>
        </w:r>
      </w:del>
      <w:r>
        <w:t>s</w:t>
      </w:r>
      <w:del w:id="5372" w:author="GoldenCorpusHarness" w:date="2026-03-28T21:57:55Z">
        <w:r>
          <w:delText xml:space="preserve"> engineered</w:delText>
        </w:r>
      </w:del>
      <w:r>
        <w:t xml:space="preserve"> to</w:t>
      </w:r>
      <w:del w:id="5373" w:author="GoldenCorpusHarness" w:date="2026-03-28T21:57:55Z">
        <w:r>
          <w:delText xml:space="preserve"> express</w:delText>
        </w:r>
      </w:del>
      <w:r>
        <w:t xml:space="preserve"> TROP2 </w:t>
      </w:r>
      <w:del w:id="5374" w:author="GoldenCorpusHarness" w:date="2026-03-28T21:57:55Z">
        <w:r>
          <w:delText>and</w:delText>
        </w:r>
      </w:del>
      <w:ins w:id="5375" w:author="GoldenCorpusHarness" w:date="2026-03-28T21:57:55Z">
        <w:r>
          <w:t>KI</w:t>
        </w:r>
      </w:ins>
      <w:r>
        <w:t xml:space="preserve"> </w:t>
      </w:r>
      <w:del w:id="5376" w:author="GoldenCorpusHarness" w:date="2026-03-28T21:57:55Z">
        <w:r>
          <w:delText>NECTIN-4 at high levels; expression was confirmed by flow cytometry and immunohistoche</w:delText>
        </w:r>
      </w:del>
      <w:r>
        <w:t>mi</w:t>
      </w:r>
      <w:del w:id="5377" w:author="GoldenCorpusHarness" w:date="2026-03-28T21:57:55Z">
        <w:r>
          <w:delText>stry</w:delText>
        </w:r>
      </w:del>
      <w:ins w:id="5378" w:author="GoldenCorpusHarness" w:date="2026-03-28T21:57:55Z">
        <w:r>
          <w:t>ce</w:t>
        </w:r>
      </w:ins>
      <w:r>
        <w:t>.</w:t>
      </w:r>
      <w:del w:id="5379" w:author="GoldenCorpusHarness" w:date="2026-03-28T21:57:55Z">
        <w:r>
          <w:delText xml:space="preserve"> </w:delText>
        </w:r>
      </w:del>
    </w:p>
    <w:p ns2:paraId="5024E69D" ns2:textId="6AA336F8" w:rsidR="00DA04FD" w:rsidRDefault="00DA04FD" w:rsidP="00DA04FD">
      <w:pPr>
        <w:pStyle w:val="Paragraph"/>
      </w:pPr>
      <w:del w:id="5380" w:author="GoldenCorpusHarness" w:date="2026-03-28T21:57:55Z">
        <w:r>
          <w:delText>Mice bearing orthotopic tumors were randomized into 6 groups, 10 mice per group, with intra</w:delText>
        </w:r>
      </w:del>
      <w:ins w:id="5381" w:author="GoldenCorpusHarness" w:date="2026-03-28T21:57:55Z">
        <w:r>
          <w:t>E</w:t>
        </w:r>
      </w:ins>
      <w:r>
        <w:t>v</w:t>
      </w:r>
      <w:del w:id="5382" w:author="GoldenCorpusHarness" w:date="2026-03-28T21:57:55Z">
        <w:r>
          <w:delText>esic</w:delText>
        </w:r>
      </w:del>
      <w:r>
        <w:t>al</w:t>
      </w:r>
      <w:del w:id="5383" w:author="GoldenCorpusHarness" w:date="2026-03-28T21:57:55Z">
        <w:r>
          <w:delText xml:space="preserve"> administr</w:delText>
        </w:r>
      </w:del>
      <w:ins w:id="5384" w:author="GoldenCorpusHarness" w:date="2026-03-28T21:57:55Z">
        <w:r>
          <w:t>u</w:t>
        </w:r>
      </w:ins>
      <w:r>
        <w:t xml:space="preserve">ation </w:t>
      </w:r>
      <w:ins w:id="5385" w:author="GoldenCorpusHarness" w:date="2026-03-28T21:57:55Z">
        <w:r>
          <w:t>of Antit</w:t>
        </w:r>
      </w:ins>
      <w:r>
        <w:t>u</w:t>
      </w:r>
      <w:del w:id="5386" w:author="GoldenCorpusHarness" w:date="2026-03-28T21:57:55Z">
        <w:r>
          <w:delText>sing 1-h</w:delText>
        </w:r>
      </w:del>
      <w:ins w:id="5387" w:author="GoldenCorpusHarness" w:date="2026-03-28T21:57:55Z">
        <w:r>
          <w:t>m</w:t>
        </w:r>
      </w:ins>
      <w:r>
        <w:t>o</w:t>
      </w:r>
      <w:del w:id="5388" w:author="GoldenCorpusHarness" w:date="2026-03-28T21:57:55Z">
        <w:r>
          <w:delText>u</w:delText>
        </w:r>
      </w:del>
      <w:r>
        <w:t xml:space="preserve">r </w:t>
      </w:r>
      <w:del w:id="5389" w:author="GoldenCorpusHarness" w:date="2026-03-28T21:57:55Z">
        <w:r>
          <w:delText xml:space="preserve">dwell </w:delText>
        </w:r>
      </w:del>
      <w:ins w:id="5390" w:author="GoldenCorpusHarness" w:date="2026-03-28T21:57:55Z">
        <w:r>
          <w:t>Ac</w:t>
        </w:r>
      </w:ins>
      <w:r>
        <w:t>ti</w:t>
      </w:r>
      <w:del w:id="5391" w:author="GoldenCorpusHarness" w:date="2026-03-28T21:57:55Z">
        <w:r>
          <w:delText>me.</w:delText>
        </w:r>
      </w:del>
      <w:ins w:id="5392" w:author="GoldenCorpusHarness" w:date="2026-03-28T21:57:55Z">
        <w:r>
          <w:t>vity of</w:t>
        </w:r>
      </w:ins>
      <w:r>
        <w:t xml:space="preserve"> Sac-TMT </w:t>
      </w:r>
      <w:del w:id="5393" w:author="GoldenCorpusHarness" w:date="2026-03-28T21:57:55Z">
        <w:r>
          <w:delText xml:space="preserve">was administered </w:delText>
        </w:r>
      </w:del>
      <w:r>
        <w:t xml:space="preserve">in </w:t>
      </w:r>
      <w:del w:id="5394" w:author="GoldenCorpusHarness" w:date="2026-03-28T21:57:55Z">
        <w:r>
          <w:delText>a formula</w:delText>
        </w:r>
      </w:del>
      <w:r>
        <w:t>t</w:t>
      </w:r>
      <w:del w:id="5395" w:author="GoldenCorpusHarness" w:date="2026-03-28T21:57:55Z">
        <w:r>
          <w:delText>ion consisting of 10 mM histidine, 8% sucrose, 0.02% polysorbate 20, pH 6. T</w:delText>
        </w:r>
      </w:del>
      <w:r>
        <w:t xml:space="preserve">he </w:t>
      </w:r>
      <w:del w:id="5396" w:author="GoldenCorpusHarness" w:date="2026-03-28T21:57:55Z">
        <w:r>
          <w:delText>t</w:delText>
        </w:r>
      </w:del>
      <w:ins w:id="5397" w:author="GoldenCorpusHarness" w:date="2026-03-28T21:57:55Z">
        <w:r>
          <w:t>T</w:t>
        </w:r>
      </w:ins>
      <w:r>
        <w:t xml:space="preserve">reatment </w:t>
      </w:r>
      <w:del w:id="5398" w:author="GoldenCorpusHarness" w:date="2026-03-28T21:57:55Z">
        <w:r>
          <w:delText>g</w:delText>
        </w:r>
      </w:del>
      <w:ins w:id="5399" w:author="GoldenCorpusHarness" w:date="2026-03-28T21:57:55Z">
        <w:r>
          <w:t>of HuP</w:t>
        </w:r>
      </w:ins>
      <w:r>
        <w:t>r</w:t>
      </w:r>
      <w:ins w:id="5400" w:author="GoldenCorpusHarness" w:date="2026-03-28T21:57:55Z">
        <w:r>
          <w:t>ime® Breast Cancer PDX M</w:t>
        </w:r>
      </w:ins>
      <w:r>
        <w:t>o</w:t>
      </w:r>
      <w:del w:id="5401" w:author="GoldenCorpusHarness" w:date="2026-03-28T21:57:55Z">
        <w:r>
          <w:delText>ups</w:delText>
        </w:r>
      </w:del>
      <w:ins w:id="5402" w:author="GoldenCorpusHarness" w:date="2026-03-28T21:57:55Z">
        <w:r>
          <w:t>del BR1282</w:t>
        </w:r>
      </w:ins>
      <w:r>
        <w:t xml:space="preserve"> in</w:t>
      </w:r>
      <w:ins w:id="5403" w:author="GoldenCorpusHarness" w:date="2026-03-28T21:57:55Z">
        <w:r>
          <w:t xml:space="preserve"> Female BALB/</w:t>
        </w:r>
      </w:ins>
      <w:r>
        <w:t>c</w:t>
      </w:r>
      <w:del w:id="5404" w:author="GoldenCorpusHarness" w:date="2026-03-28T21:57:55Z">
        <w:r>
          <w:delText>l</w:delText>
        </w:r>
      </w:del>
      <w:ins w:id="5405" w:author="GoldenCorpusHarness" w:date="2026-03-28T21:57:55Z">
        <w:r>
          <w:t xml:space="preserve"> N</w:t>
        </w:r>
      </w:ins>
      <w:r>
        <w:t>ude</w:t>
      </w:r>
      <w:del w:id="5406" w:author="GoldenCorpusHarness" w:date="2026-03-28T21:57:55Z">
        <w:r>
          <w:delText>d</w:delText>
        </w:r>
      </w:del>
      <w:r>
        <w:t xml:space="preserve"> </w:t>
      </w:r>
      <w:del w:id="5407" w:author="GoldenCorpusHarness" w:date="2026-03-28T21:57:55Z">
        <w:r>
          <w:delText>veh</w:delText>
        </w:r>
      </w:del>
      <w:ins w:id="5408" w:author="GoldenCorpusHarness" w:date="2026-03-28T21:57:55Z">
        <w:r>
          <w:t>M</w:t>
        </w:r>
      </w:ins>
      <w:r>
        <w:t>ic</w:t>
      </w:r>
      <w:del w:id="5409" w:author="GoldenCorpusHarness" w:date="2026-03-28T21:57:55Z">
        <w:r>
          <w:delText>l</w:delText>
        </w:r>
      </w:del>
      <w:r>
        <w:t xml:space="preserve">e </w:t>
      </w:r>
      <w:del w:id="5410" w:author="GoldenCorpusHarness" w:date="2026-03-28T21:57:55Z">
        <w:r>
          <w:delText>q</w:delText>
        </w:r>
      </w:del>
      <w:ins w:id="5411" w:author="GoldenCorpusHarness" w:date="2026-03-28T21:57:55Z">
        <w:r>
          <w:t>(PD015 / E419</w:t>
        </w:r>
      </w:ins>
      <w:r>
        <w:t>2</w:t>
      </w:r>
      <w:del w:id="5412" w:author="GoldenCorpusHarness" w:date="2026-03-28T21:57:55Z">
        <w:r>
          <w:delText>w I-VESIC, 100 µg sac</w:delText>
        </w:r>
      </w:del>
      <w:r>
        <w:t>-T</w:t>
      </w:r>
      <w:del w:id="5413" w:author="GoldenCorpusHarness" w:date="2026-03-28T21:57:55Z">
        <w:r>
          <w:delText>MT q</w:delText>
        </w:r>
      </w:del>
      <w:ins w:id="5414" w:author="GoldenCorpusHarness" w:date="2026-03-28T21:57:55Z">
        <w:r>
          <w:t>18</w:t>
        </w:r>
      </w:ins>
      <w:r>
        <w:t>2</w:t>
      </w:r>
      <w:del w:id="5415" w:author="GoldenCorpusHarness" w:date="2026-03-28T21:57:55Z">
        <w:r>
          <w:delText>w I-VESIC, 1</w:delText>
        </w:r>
      </w:del>
      <w:r>
        <w:t>0</w:t>
      </w:r>
      <w:del w:id="5416" w:author="GoldenCorpusHarness" w:date="2026-03-28T21:57:55Z">
        <w:r>
          <w:delText>0 µg sac-TMT qw I-VESIC, 100 µg sac-TMT q4d I-VESIC, 50 µg sac-TMT qw I-VESIC, and 28.5 µg sac-TMT q4d I-VESIC. Bladder tumor tissue and serum samples were taken to assess sac-TMT and KL610023 concentrations.</w:delText>
        </w:r>
      </w:del>
      <w:ins w:id="5417" w:author="GoldenCorpusHarness" w:date="2026-03-28T21:57:55Z">
        <w:r>
          <w:t>)</w:t>
        </w:r>
      </w:ins>
    </w:p>
    <w:p ns2:paraId="32AFE7AF" ns2:textId="00D8CB2F" w:rsidR="00DA04FD" w:rsidRDefault="00DA04FD" w:rsidP="00DA04FD">
      <w:pPr>
        <w:pStyle w:val="Paragraph"/>
      </w:pPr>
      <w:ins w:id="5418" w:author="GoldenCorpusHarness" w:date="2026-03-28T21:57:55Z">
        <w:r>
          <w:t>The antitumor activity of sac-TMT was evaluated in a PDX breast cancer model, BR1282. The HuPrime® breast cancer xenograft model utilized primary BR1282 breast cancer derived from a female patient with breast cancer (a TROP2-positive, invasive ductal carcinoma). For the study, mice were randomized into 8 groups, 8 mice per group, and twice weekly treatments were administered via IV injection. The treatment groups were vehicle, sac-TMT (0.5, 1.5, and 5 mg/kg), recombinant humanized anti-TROP2 m</w:t>
        </w:r>
      </w:ins>
      <w:r>
        <w:t>A</w:t>
      </w:r>
      <w:del w:id="5419" w:author="GoldenCorpusHarness" w:date="2026-03-28T21:57:55Z">
        <w:r>
          <w:delText>ll sac</w:delText>
        </w:r>
      </w:del>
      <w:ins w:id="5420" w:author="GoldenCorpusHarness" w:date="2026-03-28T21:57:55Z">
        <w:r>
          <w:t>b (sacituzumab, 5 mg/kg), KL610023 (0.12 mg/kg), the combination of recombinant humanized anti</w:t>
        </w:r>
      </w:ins>
      <w:r>
        <w:t>-T</w:t>
      </w:r>
      <w:del w:id="5421" w:author="GoldenCorpusHarness" w:date="2026-03-28T21:57:55Z">
        <w:r>
          <w:delText>MT treatment groups showed robust antitumor activity [Figure</w:delText>
        </w:r>
      </w:del>
      <w:ins w:id="5422" w:author="GoldenCorpusHarness" w:date="2026-03-28T21:57:55Z">
        <w:r>
          <w:t>ROP2 mAb (sacituzumab, 5</w:t>
        </w:r>
      </w:ins>
      <w:r>
        <w:t xml:space="preserve"> </w:t>
      </w:r>
      <w:del w:id="5423" w:author="GoldenCorpusHarness" w:date="2026-03-28T21:57:55Z">
        <w:r>
          <w:delText xml:space="preserve">4]. Sac-TMT was well tolerated by the tumor-bearing mice in all dosing groups. </w:delText>
        </w:r>
      </w:del>
      <w:ins w:id="5424" w:author="GoldenCorpusHarness" w:date="2026-03-28T21:57:55Z">
        <w:r>
          <w:t>mg/kg) + KL610023 (0.12 mg/kg), and irinotecan (30 mg/kg).</w:t>
        </w:r>
      </w:ins>
    </w:p>
    <w:p ns2:paraId="2157E577" ns2:textId="64ACBF4F" w:rsidR="00DA04FD" w:rsidRDefault="00DA04FD" w:rsidP="00DA04FD">
      <w:pPr>
        <w:pStyle w:val="Paragraph"/>
      </w:pPr>
      <w:del w:id="5425" w:author="GoldenCorpusHarness" w:date="2026-03-28T21:57:55Z">
        <w:r>
          <w:delText>PK bioanalysis of bladder tumor tissue and serum samples taken 2 hours post final dose showed that while s</w:delText>
        </w:r>
      </w:del>
      <w:ins w:id="5426" w:author="GoldenCorpusHarness" w:date="2026-03-28T21:57:55Z">
        <w:r>
          <w:t>S</w:t>
        </w:r>
      </w:ins>
      <w:r>
        <w:t>ac-TMT a</w:t>
      </w:r>
      <w:del w:id="5427" w:author="GoldenCorpusHarness" w:date="2026-03-28T21:57:55Z">
        <w:r>
          <w:delText xml:space="preserve">nd unconjugated </w:delText>
        </w:r>
      </w:del>
      <w:ins w:id="5428" w:author="GoldenCorpusHarness" w:date="2026-03-28T21:57:55Z">
        <w:r>
          <w:t>t 1.5 mg/kg and 5 mg/kg doses showed significant antitumor activities with TGI of 92.6% (</w:t>
        </w:r>
      </w:ins>
      <w:r>
        <w:t>p</w:t>
      </w:r>
      <w:del w:id="5429" w:author="GoldenCorpusHarness" w:date="2026-03-28T21:57:55Z">
        <w:r>
          <w:delText>a</w:delText>
        </w:r>
      </w:del>
      <w:ins w:id="5430" w:author="GoldenCorpusHarness" w:date="2026-03-28T21:57:55Z">
        <w:r>
          <w:t>&lt;0.001) and 104.8% (p=0.001), respectivel</w:t>
        </w:r>
      </w:ins>
      <w:r>
        <w:t>y</w:t>
      </w:r>
      <w:del w:id="5431" w:author="GoldenCorpusHarness" w:date="2026-03-28T21:57:55Z">
        <w:r>
          <w:delText>load</w:delText>
        </w:r>
      </w:del>
      <w:ins w:id="5432" w:author="GoldenCorpusHarness" w:date="2026-03-28T21:57:55Z">
        <w:r>
          <w:t>, in a dose-dependent manner in the HuPrime® breast cancer PDX model BR1282 [Figure 1]. Neither sacituzumab (5 mg/kg) alone,</w:t>
        </w:r>
      </w:ins>
      <w:r>
        <w:t xml:space="preserve"> KL610023 </w:t>
      </w:r>
      <w:ins w:id="5433" w:author="GoldenCorpusHarness" w:date="2026-03-28T21:57:55Z">
        <w:r>
          <w:t xml:space="preserve">(0.12 mg/kg) alone, nor the combination of the 2 molecules had any antitumor activity. The standard-of-care irinotecan demonstrated significant antitumor activity </w:t>
        </w:r>
      </w:ins>
      <w:r>
        <w:t>w</w:t>
      </w:r>
      <w:del w:id="5434" w:author="GoldenCorpusHarness" w:date="2026-03-28T21:57:55Z">
        <w:r>
          <w:delText>as detected in tumor-bearing bladder tissue, neither were detected in serum, indicating minimal systemic ex</w:delText>
        </w:r>
      </w:del>
      <w:ins w:id="5435" w:author="GoldenCorpusHarness" w:date="2026-03-28T21:57:55Z">
        <w:r>
          <w:t>ith TGI of 100% (</w:t>
        </w:r>
      </w:ins>
      <w:r>
        <w:t>p</w:t>
      </w:r>
      <w:del w:id="5436" w:author="GoldenCorpusHarness" w:date="2026-03-28T21:57:55Z">
        <w:r>
          <w:delText>osure after I-VESIC dosing.</w:delText>
        </w:r>
      </w:del>
      <w:ins w:id="5437" w:author="GoldenCorpusHarness" w:date="2026-03-28T21:57:55Z">
        <w:r>
          <w:t>=0.001).</w:t>
        </w:r>
      </w:ins>
    </w:p>
    <w:p ns2:paraId="440AC53F" ns2:textId="210EEA6E" w:rsidR="00DA04FD" w:rsidRPr="00E71E22" w:rsidRDefault="001363FE" w:rsidP="00DA04FD">
      <w:pPr>
        <w:pStyle w:val="Paragraph"/>
      </w:pPr>
      <w:del w:id="5438" w:author="GoldenCorpusHarness" w:date="2026-03-28T21:57:55Z">
        <w:r>
          <w:delText>I-VE</w:delText>
        </w:r>
      </w:del>
      <w:r>
        <w:t>S</w:t>
      </w:r>
      <w:del w:id="5439" w:author="GoldenCorpusHarness" w:date="2026-03-28T21:57:55Z">
        <w:r>
          <w:delText>IC administered s</w:delText>
        </w:r>
      </w:del>
      <w:r>
        <w:t xml:space="preserve">ac-TMT </w:t>
      </w:r>
      <w:del w:id="5440" w:author="GoldenCorpusHarness" w:date="2026-03-28T21:57:55Z">
        <w:r>
          <w:delText>i</w:delText>
        </w:r>
      </w:del>
      <w:ins w:id="5441" w:author="GoldenCorpusHarness" w:date="2026-03-28T21:57:55Z">
        <w:r>
          <w:t>wa</w:t>
        </w:r>
      </w:ins>
      <w:r>
        <w:t xml:space="preserve">s </w:t>
      </w:r>
      <w:del w:id="5442" w:author="GoldenCorpusHarness" w:date="2026-03-28T21:57:55Z">
        <w:r>
          <w:delText>efficacious in an NMIBC in vivo mouse mod</w:delText>
        </w:r>
      </w:del>
      <w:ins w:id="5443" w:author="GoldenCorpusHarness" w:date="2026-03-28T21:57:55Z">
        <w:r>
          <w:t>w</w:t>
        </w:r>
      </w:ins>
      <w:r>
        <w:t>el</w:t>
      </w:r>
      <w:del w:id="5444" w:author="GoldenCorpusHarness" w:date="2026-03-28T21:57:55Z">
        <w:r>
          <w:delText xml:space="preserve"> with minima</w:delText>
        </w:r>
      </w:del>
      <w:r>
        <w:t xml:space="preserve">l </w:t>
      </w:r>
      <w:del w:id="5445" w:author="GoldenCorpusHarness" w:date="2026-03-28T21:57:55Z">
        <w:r>
          <w:delText>sys</w:delText>
        </w:r>
      </w:del>
      <w:r>
        <w:t>t</w:t>
      </w:r>
      <w:del w:id="5446" w:author="GoldenCorpusHarness" w:date="2026-03-28T21:57:55Z">
        <w:r>
          <w:delText xml:space="preserve">emic </w:delText>
        </w:r>
      </w:del>
      <w:ins w:id="5447" w:author="GoldenCorpusHarness" w:date="2026-03-28T21:57:55Z">
        <w:r>
          <w:t>o</w:t>
        </w:r>
      </w:ins>
      <w:r>
        <w:t>le</w:t>
      </w:r>
      <w:del w:id="5448" w:author="GoldenCorpusHarness" w:date="2026-03-28T21:57:55Z">
        <w:r>
          <w:delText>vels of sac-TMT and unconjug</w:delText>
        </w:r>
      </w:del>
      <w:ins w:id="5449" w:author="GoldenCorpusHarness" w:date="2026-03-28T21:57:55Z">
        <w:r>
          <w:t>r</w:t>
        </w:r>
      </w:ins>
      <w:r>
        <w:t xml:space="preserve">ated </w:t>
      </w:r>
      <w:del w:id="5450" w:author="GoldenCorpusHarness" w:date="2026-03-28T21:57:55Z">
        <w:r>
          <w:delText>p</w:delText>
        </w:r>
      </w:del>
      <w:ins w:id="5451" w:author="GoldenCorpusHarness" w:date="2026-03-28T21:57:55Z">
        <w:r>
          <w:t>by the tumor-be</w:t>
        </w:r>
      </w:ins>
      <w:r>
        <w:t>a</w:t>
      </w:r>
      <w:del w:id="5452" w:author="GoldenCorpusHarness" w:date="2026-03-28T21:57:55Z">
        <w:r>
          <w:delText>y</w:delText>
        </w:r>
      </w:del>
      <w:ins w:id="5453" w:author="GoldenCorpusHarness" w:date="2026-03-28T21:57:55Z">
        <w:r>
          <w:t>ring mice at a</w:t>
        </w:r>
      </w:ins>
      <w:r>
        <w:t>l</w:t>
      </w:r>
      <w:del w:id="5454" w:author="GoldenCorpusHarness" w:date="2026-03-28T21:57:55Z">
        <w:r>
          <w:delText>oa</w:delText>
        </w:r>
      </w:del>
      <w:ins w:id="5455" w:author="GoldenCorpusHarness" w:date="2026-03-28T21:57:55Z">
        <w:r>
          <w:t>l teste</w:t>
        </w:r>
      </w:ins>
      <w:r>
        <w:t xml:space="preserve">d </w:t>
      </w:r>
      <w:del w:id="5456" w:author="GoldenCorpusHarness" w:date="2026-03-28T21:57:55Z">
        <w:r>
          <w:delText>KL610023</w:delText>
        </w:r>
      </w:del>
      <w:ins w:id="5457" w:author="GoldenCorpusHarness" w:date="2026-03-28T21:57:55Z">
        <w:r>
          <w:t>doses</w:t>
        </w:r>
      </w:ins>
      <w:r>
        <w:t>.</w:t>
      </w:r>
    </w:p>
    <w:p ns2:paraId="21805371" ns2:textId="73C13FF9" w:rsidR="00DA04FD" w:rsidRDefault="00DA04FD" w:rsidP="00B24627">
      <w:pPr>
        <w:pStyle w:val="FigureTitle"/>
        <w:keepNext/>
      </w:pPr>
      <w:r>
        <w:t>Figure</w:t>
      </w:r>
      <w:del w:id="5458" w:author="GoldenCorpusHarness" w:date="2026-03-28T21:57:55Z">
        <w:r>
          <w:delText xml:space="preserve"> 4Antitumor</w:delText>
        </w:r>
      </w:del>
      <w:r>
        <w:t xml:space="preserve"> </w:t>
      </w:r>
      <w:del w:id="5459" w:author="GoldenCorpusHarness" w:date="2026-03-28T21:57:55Z">
        <w:r>
          <w:delText xml:space="preserve">Activity of </w:delText>
        </w:r>
      </w:del>
      <w:ins w:id="5460" w:author="GoldenCorpusHarness" w:date="2026-03-28T21:57:55Z">
        <w:r>
          <w:t>1</w:t>
        </w:r>
      </w:ins>
      <w:r>
        <w:t xml:space="preserve">Sac-TMT </w:t>
      </w:r>
      <w:del w:id="5461" w:author="GoldenCorpusHarness" w:date="2026-03-28T21:57:55Z">
        <w:r>
          <w:delText>Af</w:delText>
        </w:r>
      </w:del>
      <w:ins w:id="5462" w:author="GoldenCorpusHarness" w:date="2026-03-28T21:57:55Z">
        <w:r>
          <w:t>Inhibi</w:t>
        </w:r>
      </w:ins>
      <w:r>
        <w:t>te</w:t>
      </w:r>
      <w:del w:id="5463" w:author="GoldenCorpusHarness" w:date="2026-03-28T21:57:55Z">
        <w:r>
          <w:delText>r Intravesical A</w:delText>
        </w:r>
      </w:del>
      <w:r>
        <w:t>d</w:t>
      </w:r>
      <w:del w:id="5464" w:author="GoldenCorpusHarness" w:date="2026-03-28T21:57:55Z">
        <w:r>
          <w:delText>ministration (1 hour dwell time) in the Orthotopic UM-UC-3-Luc-TROP2-NECTIN-4 NMIBC Mouse</w:delText>
        </w:r>
      </w:del>
      <w:r>
        <w:t xml:space="preserve"> Tumor </w:t>
      </w:r>
      <w:ins w:id="5465" w:author="GoldenCorpusHarness" w:date="2026-03-28T21:57:55Z">
        <w:r>
          <w:t xml:space="preserve">Growth in HuPrime® Breast Cancer Xenograft </w:t>
        </w:r>
      </w:ins>
      <w:r>
        <w:t>Model</w:t>
      </w:r>
      <w:ins w:id="5466" w:author="GoldenCorpusHarness" w:date="2026-03-28T21:57:55Z">
        <w:r>
          <w:t xml:space="preserve"> BR1282</w:t>
        </w:r>
      </w:ins>
    </w:p>
    <w:p ns2:paraId="03374501" ns2:textId="10C9577C" w:rsidR="00DA04FD" w:rsidRDefault="00DA04FD" w:rsidP="00DA04FD">
      <w:pPr>
        <w:pStyle w:val="Figure"/>
      </w:pPr>
      <w:r>
        <w:rPr>
          <w:noProof/>
        </w:rPr>
        <w:drawing>
          <ns4:inline distT="0" distB="0" distL="0" distR="0" ns5:anchorId="172DFB5A" ns5:editId="5A10743A">
            <ns4:extent cx="5665081" cy="2522220"/>
            <ns4:effectExtent l="0" t="0" r="0" b="0"/>
            <ns4:docPr id="1121389412" name="Picture 1121389412"/>
            <ns4:cNvGraphicFramePr>
              <ns6:graphicFrameLocks noChangeAspect="1"/>
            </ns4:cNvGraphicFramePr>
            <ns6:graphic>
              <ns6:graphicData uri="http://schemas.openxmlformats.org/drawingml/2006/picture">
                <ns7:pic>
                  <ns7:nvPicPr>
                    <ns7:cNvPr id="1121389412" name="Picture 1121389412"/>
                    <ns7:cNvPicPr/>
                  </ns7:nvPicPr>
                  <ns7:blipFill>
                    <ns6:blip ns3:embed="rId19" cstate="print">
                      <ns6:extLst>
                        <ns6:ext uri="{28A0092B-C50C-407E-A947-70E740481C1C}">
                          <ns8:useLocalDpi val="0"/>
                        </ns6:ext>
                      </ns6:extLst>
                    </ns6:blip>
                    <ns6:stretch>
                      <ns6:fillRect/>
                    </ns6:stretch>
                  </ns7:blipFill>
                  <ns7:spPr>
                    <ns6:xfrm>
                      <ns6:off x="0" y="0"/>
                      <ns6:ext cx="5679572" cy="2528672"/>
                    </ns6:xfrm>
                    <ns6:prstGeom prst="rect">
                      <ns6:avLst/>
                    </ns6:prstGeom>
                  </ns7:spPr>
                </ns7:pic>
              </ns6:graphicData>
            </ns6:graphic>
          </ns4:inline>
        </w:drawing>
      </w:r>
    </w:p>
    <w:p ns2:paraId="5A5225D8" ns2:textId="77777777" w:rsidR="00DA04FD" w:rsidRPr="00B51BAC" w:rsidRDefault="00DA04FD" w:rsidP="00DA04FD">
      <w:pPr>
        <w:pStyle w:val="TableLeft"/>
        <w:rPr>
          <w:sz w:val="18"/>
          <w:szCs w:val="18"/>
        </w:rPr>
      </w:pPr>
      <w:ins w:id="5467" w:author="GoldenCorpusHarness" w:date="2026-03-28T21:57:55Z">
        <w:r>
          <w:t>m</w:t>
        </w:r>
      </w:ins>
      <w:r>
        <w:t>A</w:t>
      </w:r>
      <w:del w:id="5468" w:author="GoldenCorpusHarness" w:date="2026-03-28T21:57:55Z">
        <w:r>
          <w:delText>NOVA</w:delText>
        </w:r>
      </w:del>
      <w:ins w:id="5469" w:author="GoldenCorpusHarness" w:date="2026-03-28T21:57:55Z">
        <w:r>
          <w:t>b</w:t>
        </w:r>
      </w:ins>
      <w:r>
        <w:t>=</w:t>
      </w:r>
      <w:del w:id="5470" w:author="GoldenCorpusHarness" w:date="2026-03-28T21:57:55Z">
        <w:r>
          <w:delText>a</w:delText>
        </w:r>
      </w:del>
      <w:ins w:id="5471" w:author="GoldenCorpusHarness" w:date="2026-03-28T21:57:55Z">
        <w:r>
          <w:t>monoclo</w:t>
        </w:r>
      </w:ins>
      <w:r>
        <w:t>nal</w:t>
      </w:r>
      <w:del w:id="5472" w:author="GoldenCorpusHarness" w:date="2026-03-28T21:57:55Z">
        <w:r>
          <w:delText>ysis of variance; CI=confidence interval; NECTIN-4=nectin cell adhesion molecule 4; NMIBC=non-muscle invasive bladder cancer; PBS=phosphate-buffered saline; Q2W=every 2 weeks; Q4D= every 4 days; QW=once weekly; TROP2=trophoblast</w:delText>
        </w:r>
      </w:del>
      <w:r>
        <w:t xml:space="preserve"> anti</w:t>
      </w:r>
      <w:del w:id="5473" w:author="GoldenCorpusHarness" w:date="2026-03-28T21:57:55Z">
        <w:r>
          <w:delText>g</w:delText>
        </w:r>
      </w:del>
      <w:ins w:id="5474" w:author="GoldenCorpusHarness" w:date="2026-03-28T21:57:55Z">
        <w:r>
          <w:t xml:space="preserve">body; SEM=standard </w:t>
        </w:r>
      </w:ins>
      <w:r>
        <w:t>e</w:t>
      </w:r>
      <w:ins w:id="5475" w:author="GoldenCorpusHarness" w:date="2026-03-28T21:57:55Z">
        <w:r>
          <w:t>rror of the mea</w:t>
        </w:r>
      </w:ins>
      <w:r>
        <w:t>n</w:t>
      </w:r>
      <w:del w:id="5476" w:author="GoldenCorpusHarness" w:date="2026-03-28T21:57:55Z">
        <w:r>
          <w:delText xml:space="preserve"> 2</w:delText>
        </w:r>
      </w:del>
      <w:r>
        <w:t>.</w:t>
      </w:r>
    </w:p>
    <w:p ns2:paraId="1C82C09D" ns2:textId="77777777" w:rsidR="00DA04FD" w:rsidRPr="00B51BAC" w:rsidRDefault="00DA04FD" w:rsidP="00DA04FD">
      <w:pPr>
        <w:pStyle w:val="TableLeft"/>
        <w:rPr>
          <w:sz w:val="18"/>
          <w:szCs w:val="18"/>
        </w:rPr>
      </w:pPr>
      <w:ins w:id="5477" w:author="GoldenCorpusHarness" w:date="2026-03-28T21:57:55Z">
        <w:r>
          <w:t xml:space="preserve">Data are expressed as mean ± SEM. </w:t>
        </w:r>
      </w:ins>
      <w:r>
        <w:t>In this figure</w:t>
      </w:r>
      <w:ins w:id="5478" w:author="GoldenCorpusHarness" w:date="2026-03-28T21:57:55Z">
        <w:r>
          <w:t>,</w:t>
        </w:r>
      </w:ins>
      <w:r>
        <w:t xml:space="preserve"> sac-TMT is labeled as </w:t>
      </w:r>
      <w:del w:id="5479" w:author="GoldenCorpusHarness" w:date="2026-03-28T21:57:55Z">
        <w:r>
          <w:delText>M</w:delText>
        </w:r>
      </w:del>
      <w:ins w:id="5480" w:author="GoldenCorpusHarness" w:date="2026-03-28T21:57:55Z">
        <w:r>
          <w:t>S</w:t>
        </w:r>
      </w:ins>
      <w:r>
        <w:t>K</w:t>
      </w:r>
      <w:del w:id="5481" w:author="GoldenCorpusHarness" w:date="2026-03-28T21:57:55Z">
        <w:r>
          <w:delText xml:space="preserve">-2870. Shown are the tumor burden for Groups 1 through 6 throughout the study as determined from the bioluminescence scanning signal emitted from the tumor cell luciferase as measured using the IVIS® Spectrum on Days 0, 5, 12, 19, </w:delText>
        </w:r>
      </w:del>
      <w:ins w:id="5482" w:author="GoldenCorpusHarness" w:date="2026-03-28T21:57:55Z">
        <w:r>
          <w:t>B</w:t>
        </w:r>
      </w:ins>
      <w:r>
        <w:t>26</w:t>
      </w:r>
      <w:del w:id="5483" w:author="GoldenCorpusHarness" w:date="2026-03-28T21:57:55Z">
        <w:r>
          <w:delText>, 33,</w:delText>
        </w:r>
      </w:del>
      <w:ins w:id="5484" w:author="GoldenCorpusHarness" w:date="2026-03-28T21:57:55Z">
        <w:r>
          <w:t>4</w:t>
        </w:r>
      </w:ins>
      <w:r>
        <w:t xml:space="preserve"> and </w:t>
      </w:r>
      <w:del w:id="5485" w:author="GoldenCorpusHarness" w:date="2026-03-28T21:57:55Z">
        <w:r>
          <w:delText>41. Med</w:delText>
        </w:r>
      </w:del>
      <w:ins w:id="5486" w:author="GoldenCorpusHarness" w:date="2026-03-28T21:57:55Z">
        <w:r>
          <w:t>sac</w:t>
        </w:r>
      </w:ins>
      <w:r>
        <w:t>i</w:t>
      </w:r>
      <w:ins w:id="5487" w:author="GoldenCorpusHarness" w:date="2026-03-28T21:57:55Z">
        <w:r>
          <w:t>tuzum</w:t>
        </w:r>
      </w:ins>
      <w:r>
        <w:t>a</w:t>
      </w:r>
      <w:del w:id="5488" w:author="GoldenCorpusHarness" w:date="2026-03-28T21:57:55Z">
        <w:r>
          <w:delText>n radiance ± 95% CI</w:delText>
        </w:r>
      </w:del>
      <w:ins w:id="5489" w:author="GoldenCorpusHarness" w:date="2026-03-28T21:57:55Z">
        <w:r>
          <w:t>b</w:t>
        </w:r>
      </w:ins>
      <w:r>
        <w:t xml:space="preserve"> is </w:t>
      </w:r>
      <w:del w:id="5490" w:author="GoldenCorpusHarness" w:date="2026-03-28T21:57:55Z">
        <w:r>
          <w:delText>shown.</w:delText>
        </w:r>
      </w:del>
      <w:ins w:id="5491" w:author="GoldenCorpusHarness" w:date="2026-03-28T21:57:55Z">
        <w:r>
          <w:t>labeled</w:t>
        </w:r>
      </w:ins>
      <w:r>
        <w:t xml:space="preserve"> </w:t>
      </w:r>
      <w:del w:id="5492" w:author="GoldenCorpusHarness" w:date="2026-03-28T21:57:55Z">
        <w:r>
          <w:delText>Statistical analysis to determine if the tumor burden for any treatment group w</w:delText>
        </w:r>
      </w:del>
      <w:r>
        <w:t xml:space="preserve">as </w:t>
      </w:r>
      <w:del w:id="5493" w:author="GoldenCorpusHarness" w:date="2026-03-28T21:57:55Z">
        <w:r>
          <w:delText xml:space="preserve">significantly different from the control group on Day </w:delText>
        </w:r>
      </w:del>
      <w:ins w:id="5494" w:author="GoldenCorpusHarness" w:date="2026-03-28T21:57:55Z">
        <w:r>
          <w:t>SKB26</w:t>
        </w:r>
      </w:ins>
      <w:r>
        <w:t>4</w:t>
      </w:r>
      <w:del w:id="5495" w:author="GoldenCorpusHarness" w:date="2026-03-28T21:57:55Z">
        <w:r>
          <w:delText>1 was performed using 1-way ANOVA with Kruskal-Wallis</w:delText>
        </w:r>
      </w:del>
      <w:r>
        <w:t xml:space="preserve"> m</w:t>
      </w:r>
      <w:del w:id="5496" w:author="GoldenCorpusHarness" w:date="2026-03-28T21:57:55Z">
        <w:r>
          <w:delText>ultiple comparisons test</w:delText>
        </w:r>
      </w:del>
      <w:ins w:id="5497" w:author="GoldenCorpusHarness" w:date="2026-03-28T21:57:55Z">
        <w:r>
          <w:t>Ab</w:t>
        </w:r>
      </w:ins>
      <w:r>
        <w:t>.</w:t>
      </w:r>
    </w:p>
    <w:p ns2:paraId="44ACD86F" ns2:textId="4F9DBF06" w:rsidR="00DA04FD" w:rsidRPr="00B24627" w:rsidRDefault="00DA04FD" w:rsidP="00B24627">
      <w:pPr>
        <w:pStyle w:val="TableLeft"/>
        <w:rPr>
          <w:sz w:val="18"/>
          <w:szCs w:val="18"/>
        </w:rPr>
      </w:pPr>
      <w:r>
        <w:t>Source: Nonclinical Study Report PD0</w:t>
      </w:r>
      <w:del w:id="5498" w:author="GoldenCorpusHarness" w:date="2026-03-28T21:57:55Z">
        <w:r>
          <w:delText>22.</w:delText>
        </w:r>
      </w:del>
      <w:ins w:id="5499" w:author="GoldenCorpusHarness" w:date="2026-03-28T21:57:55Z">
        <w:r>
          <w:t>15</w:t>
        </w:r>
      </w:ins>
    </w:p>
    <w:p ns2:paraId="2F5BDE8D" ns2:textId="77777777" w:rsidR="00DA04FD" w:rsidRPr="00DA04FD" w:rsidRDefault="00DA04FD" w:rsidP="00B24627">
      <w:pPr>
        <w:pStyle w:val="ListEnd"/>
      </w:pPr>
    </w:p>
    <w:p ns2:paraId="7808F1FE" ns2:textId="428E9F9D" w:rsidR="00DA04FD" w:rsidRDefault="00DA04FD" w:rsidP="00B24627">
      <w:pPr>
        <w:pStyle w:val="Heading5"/>
      </w:pPr>
      <w:r>
        <w:t>E</w:t>
      </w:r>
      <w:del w:id="5500" w:author="GoldenCorpusHarness" w:date="2026-03-28T21:57:55Z">
        <w:r>
          <w:delText>xp</w:delText>
        </w:r>
      </w:del>
      <w:ins w:id="5501" w:author="GoldenCorpusHarness" w:date="2026-03-28T21:57:55Z">
        <w:r>
          <w:t>va</w:t>
        </w:r>
      </w:ins>
      <w:r>
        <w:t>l</w:t>
      </w:r>
      <w:ins w:id="5502" w:author="GoldenCorpusHarness" w:date="2026-03-28T21:57:55Z">
        <w:r>
          <w:t>uation of Antitum</w:t>
        </w:r>
      </w:ins>
      <w:r>
        <w:t>or</w:t>
      </w:r>
      <w:del w:id="5503" w:author="GoldenCorpusHarness" w:date="2026-03-28T21:57:55Z">
        <w:r>
          <w:delText>a</w:delText>
        </w:r>
      </w:del>
      <w:ins w:id="5504" w:author="GoldenCorpusHarness" w:date="2026-03-28T21:57:55Z">
        <w:r>
          <w:t xml:space="preserve"> Ac</w:t>
        </w:r>
      </w:ins>
      <w:r>
        <w:t>t</w:t>
      </w:r>
      <w:del w:id="5505" w:author="GoldenCorpusHarness" w:date="2026-03-28T21:57:55Z">
        <w:r>
          <w:delText>ory Three-week Local Tolerab</w:delText>
        </w:r>
      </w:del>
      <w:r>
        <w:t>i</w:t>
      </w:r>
      <w:del w:id="5506" w:author="GoldenCorpusHarness" w:date="2026-03-28T21:57:55Z">
        <w:r>
          <w:delText>l</w:delText>
        </w:r>
      </w:del>
      <w:ins w:id="5507" w:author="GoldenCorpusHarness" w:date="2026-03-28T21:57:55Z">
        <w:r>
          <w:t>v</w:t>
        </w:r>
      </w:ins>
      <w:r>
        <w:t>it</w:t>
      </w:r>
      <w:del w:id="5508" w:author="GoldenCorpusHarness" w:date="2026-03-28T21:57:55Z">
        <w:r>
          <w:delText>y Stud</w:delText>
        </w:r>
      </w:del>
      <w:r>
        <w:t xml:space="preserve">y of Sac-TMT </w:t>
      </w:r>
      <w:del w:id="5509" w:author="GoldenCorpusHarness" w:date="2026-03-28T21:57:55Z">
        <w:r>
          <w:delText>A</w:delText>
        </w:r>
      </w:del>
      <w:ins w:id="5510" w:author="GoldenCorpusHarness" w:date="2026-03-28T21:57:55Z">
        <w:r>
          <w:t>in the Treatment o</w:t>
        </w:r>
      </w:ins>
      <w:r>
        <w:t>f</w:t>
      </w:r>
      <w:del w:id="5511" w:author="GoldenCorpusHarness" w:date="2026-03-28T21:57:55Z">
        <w:r>
          <w:delText>t</w:delText>
        </w:r>
      </w:del>
      <w:ins w:id="5512" w:author="GoldenCorpusHarness" w:date="2026-03-28T21:57:55Z">
        <w:r>
          <w:t xml:space="preserve"> HuPrime® Lung Canc</w:t>
        </w:r>
      </w:ins>
      <w:r>
        <w:t xml:space="preserve">er </w:t>
      </w:r>
      <w:del w:id="5513" w:author="GoldenCorpusHarness" w:date="2026-03-28T21:57:55Z">
        <w:r>
          <w:delText>Intravesical Administration in a TRO</w:delText>
        </w:r>
      </w:del>
      <w:r>
        <w:t>P</w:t>
      </w:r>
      <w:del w:id="5514" w:author="GoldenCorpusHarness" w:date="2026-03-28T21:57:55Z">
        <w:r>
          <w:delText>2 Knock-in Mouse</w:delText>
        </w:r>
      </w:del>
      <w:ins w:id="5515" w:author="GoldenCorpusHarness" w:date="2026-03-28T21:57:55Z">
        <w:r>
          <w:t>DX</w:t>
        </w:r>
      </w:ins>
      <w:r>
        <w:t xml:space="preserve"> Model </w:t>
      </w:r>
      <w:ins w:id="5516" w:author="GoldenCorpusHarness" w:date="2026-03-28T21:57:55Z">
        <w:r>
          <w:t xml:space="preserve">LU0861 in Female BALB/c Nude Mice </w:t>
        </w:r>
      </w:ins>
      <w:r>
        <w:t>(PD0</w:t>
      </w:r>
      <w:ins w:id="5517" w:author="GoldenCorpusHarness" w:date="2026-03-28T21:57:55Z">
        <w:r>
          <w:t>16 / E419</w:t>
        </w:r>
      </w:ins>
      <w:r>
        <w:t>2</w:t>
      </w:r>
      <w:del w:id="5518" w:author="GoldenCorpusHarness" w:date="2026-03-28T21:57:55Z">
        <w:r>
          <w:delText>3</w:delText>
        </w:r>
      </w:del>
      <w:ins w:id="5519" w:author="GoldenCorpusHarness" w:date="2026-03-28T21:57:55Z">
        <w:r>
          <w:t>-T1821</w:t>
        </w:r>
      </w:ins>
      <w:r>
        <w:t>)</w:t>
      </w:r>
    </w:p>
    <w:p ns2:paraId="20CF8642" ns2:textId="21A8365B" w:rsidR="00DA04FD" w:rsidRDefault="00DA04FD" w:rsidP="00DA04FD">
      <w:pPr>
        <w:pStyle w:val="Paragraph"/>
      </w:pPr>
      <w:del w:id="5520" w:author="GoldenCorpusHarness" w:date="2026-03-28T21:57:55Z">
        <w:r>
          <w:delText>An e</w:delText>
        </w:r>
      </w:del>
      <w:ins w:id="5521" w:author="GoldenCorpusHarness" w:date="2026-03-28T21:57:55Z">
        <w:r>
          <w:t xml:space="preserve">The antitumor activity of sac-TMT was evaluated in a PDX model using a lung cancer (LU0861) model. The HuPrime® LU0861 lung cancer </w:t>
        </w:r>
      </w:ins>
      <w:r>
        <w:t>x</w:t>
      </w:r>
      <w:ins w:id="5522" w:author="GoldenCorpusHarness" w:date="2026-03-28T21:57:55Z">
        <w:r>
          <w:t xml:space="preserve">enograft model utilized tumor derived from a female </w:t>
        </w:r>
      </w:ins>
      <w:r>
        <w:t>p</w:t>
      </w:r>
      <w:del w:id="5523" w:author="GoldenCorpusHarness" w:date="2026-03-28T21:57:55Z">
        <w:r>
          <w:delText>loratory study</w:delText>
        </w:r>
      </w:del>
      <w:ins w:id="5524" w:author="GoldenCorpusHarness" w:date="2026-03-28T21:57:55Z">
        <w:r>
          <w:t>atient</w:t>
        </w:r>
      </w:ins>
      <w:r>
        <w:t xml:space="preserve"> w</w:t>
      </w:r>
      <w:del w:id="5525" w:author="GoldenCorpusHarness" w:date="2026-03-28T21:57:55Z">
        <w:r>
          <w:delText>as performed to evaluate the local tolerability of sac-TMT after intravesical administration to</w:delText>
        </w:r>
      </w:del>
      <w:ins w:id="5526" w:author="GoldenCorpusHarness" w:date="2026-03-28T21:57:55Z">
        <w:r>
          <w:t>ith a</w:t>
        </w:r>
      </w:ins>
      <w:r>
        <w:t xml:space="preserve"> TROP2</w:t>
      </w:r>
      <w:ins w:id="5527" w:author="GoldenCorpusHarness" w:date="2026-03-28T21:57:55Z">
        <w:r>
          <w:t>-positive, squamous cell carcinoma of lung. For the study, mice were randomized into 8 groups, 8 mice per group, and the twice weekly treatments were administered via IV injection. The treatment groups were vehicle, sac-TMT (1, 3, and 10 mg/kg), recombinant humanized anti-TROP2 mAb (sacituzumab, 10 mg/kg),</w:t>
        </w:r>
      </w:ins>
      <w:r>
        <w:t xml:space="preserve"> K</w:t>
      </w:r>
      <w:del w:id="5528" w:author="GoldenCorpusHarness" w:date="2026-03-28T21:57:55Z">
        <w:r>
          <w:delText>I mice</w:delText>
        </w:r>
      </w:del>
      <w:ins w:id="5529" w:author="GoldenCorpusHarness" w:date="2026-03-28T21:57:55Z">
        <w:r>
          <w:t>L610023 (0</w:t>
        </w:r>
      </w:ins>
      <w:r>
        <w:t>.</w:t>
      </w:r>
      <w:ins w:id="5530" w:author="GoldenCorpusHarness" w:date="2026-03-28T21:57:55Z">
        <w:r>
          <w:t>23 mg/kg), the combination of recombinant humanized anti-TROP2 mAb (sacituzumab, 10 mg/kg) + KL610023 (0.23 mg/kg), and irinotecan (30 mg/kg).</w:t>
        </w:r>
      </w:ins>
    </w:p>
    <w:p ns2:paraId="545E5D21" ns2:textId="2AF28797" w:rsidR="00DA04FD" w:rsidRDefault="00DA04FD" w:rsidP="00DA04FD">
      <w:pPr>
        <w:pStyle w:val="Paragraph"/>
      </w:pPr>
      <w:del w:id="5531" w:author="GoldenCorpusHarness" w:date="2026-03-28T21:57:55Z">
        <w:r>
          <w:delText>TROP2 KI mice and WT C57BL/6 littermates were administered s</w:delText>
        </w:r>
      </w:del>
      <w:ins w:id="5532" w:author="GoldenCorpusHarness" w:date="2026-03-28T21:57:55Z">
        <w:r>
          <w:t>S</w:t>
        </w:r>
      </w:ins>
      <w:r>
        <w:t xml:space="preserve">ac-TMT </w:t>
      </w:r>
      <w:del w:id="5533" w:author="GoldenCorpusHarness" w:date="2026-03-28T21:57:55Z">
        <w:r>
          <w:delText>q</w:delText>
        </w:r>
      </w:del>
      <w:ins w:id="5534" w:author="GoldenCorpusHarness" w:date="2026-03-28T21:57:55Z">
        <w:r>
          <w:t xml:space="preserve">at 1, 3, and 10 mg/kg demonstrated significant antitumor activity with TGI values for tumor volume of </w:t>
        </w:r>
      </w:ins>
      <w:r>
        <w:t>4</w:t>
      </w:r>
      <w:del w:id="5535" w:author="GoldenCorpusHarness" w:date="2026-03-28T21:57:55Z">
        <w:r>
          <w:delText xml:space="preserve">d on Days 1, 5, </w:delText>
        </w:r>
      </w:del>
      <w:r>
        <w:t>9</w:t>
      </w:r>
      <w:del w:id="5536" w:author="GoldenCorpusHarness" w:date="2026-03-28T21:57:55Z">
        <w:r>
          <w:delText xml:space="preserve">, 13, 17, and 21, receiving either 6 mg/mL or 20 mg/mL of sac-TMT in a 100 µL volume per dose. Sac-TMT was administered using the IV formulation, consisting of 10 mM histidine, </w:delText>
        </w:r>
      </w:del>
      <w:ins w:id="5537" w:author="GoldenCorpusHarness" w:date="2026-03-28T21:57:55Z">
        <w:r>
          <w:t>.</w:t>
        </w:r>
      </w:ins>
      <w:r>
        <w:t xml:space="preserve">8% </w:t>
      </w:r>
      <w:del w:id="5538" w:author="GoldenCorpusHarness" w:date="2026-03-28T21:57:55Z">
        <w:r>
          <w:delText>sucrose, 0.0</w:delText>
        </w:r>
      </w:del>
      <w:ins w:id="5539" w:author="GoldenCorpusHarness" w:date="2026-03-28T21:57:55Z">
        <w:r>
          <w:t xml:space="preserve">(p=0.009), 98.8% (p&lt;0.001), and 101.7% (p&lt;0.001), respectively [Figure </w:t>
        </w:r>
      </w:ins>
      <w:r>
        <w:t>2</w:t>
      </w:r>
      <w:ins w:id="5540" w:author="GoldenCorpusHarness" w:date="2026-03-28T21:57:55Z">
        <w:r>
          <w:t>]. Sacituzumab (10 mg/kg) alone, KL610023 (0.23 mg/kg) alone, or the combination of the 2 molecules did not show antitumor activity. The standard-of-care irinotecan showed significant antitumor activity with a TGI of 56.9</w:t>
        </w:r>
      </w:ins>
      <w:r>
        <w:t xml:space="preserve">% </w:t>
      </w:r>
      <w:ins w:id="5541" w:author="GoldenCorpusHarness" w:date="2026-03-28T21:57:55Z">
        <w:r>
          <w:t>(</w:t>
        </w:r>
      </w:ins>
      <w:r>
        <w:t>p</w:t>
      </w:r>
      <w:del w:id="5542" w:author="GoldenCorpusHarness" w:date="2026-03-28T21:57:55Z">
        <w:r>
          <w:delText xml:space="preserve">olysorbate </w:delText>
        </w:r>
      </w:del>
      <w:ins w:id="5543" w:author="GoldenCorpusHarness" w:date="2026-03-28T21:57:55Z">
        <w:r>
          <w:t>=0.00</w:t>
        </w:r>
      </w:ins>
      <w:r>
        <w:t>2</w:t>
      </w:r>
      <w:del w:id="5544" w:author="GoldenCorpusHarness" w:date="2026-03-28T21:57:55Z">
        <w:r>
          <w:delText xml:space="preserve">0, pH 6.0. A control group of TROP2 KI mice received saline. Animals were monitored for clinical signs and body weight daily for the first 6 days and twice per week after the first week. All animals remained on study until Day 22, at which point animals were euthanized and processed for histopathological analyses. </w:delText>
        </w:r>
      </w:del>
      <w:ins w:id="5545" w:author="GoldenCorpusHarness" w:date="2026-03-28T21:57:55Z">
        <w:r>
          <w:t>).</w:t>
        </w:r>
      </w:ins>
    </w:p>
    <w:p ns2:paraId="43279BF2" ns2:textId="4CA23985" w:rsidR="00DA04FD" w:rsidRDefault="00DA04FD" w:rsidP="00DA04FD">
      <w:pPr>
        <w:pStyle w:val="Paragraph"/>
      </w:pPr>
      <w:del w:id="5546" w:author="GoldenCorpusHarness" w:date="2026-03-28T21:57:55Z">
        <w:r>
          <w:delText>There were no significant changes in body weights of animals in any treatment group. No negative clinical signs were observed. Based on a histologic assessment of the urinary bladder, test article-related increased mitotic figures in the urinary bladder epithelium were minimal and intravesical administration of s</w:delText>
        </w:r>
      </w:del>
      <w:ins w:id="5547" w:author="GoldenCorpusHarness" w:date="2026-03-28T21:57:55Z">
        <w:r>
          <w:t>S</w:t>
        </w:r>
      </w:ins>
      <w:r>
        <w:t>ac-TMT</w:t>
      </w:r>
      <w:del w:id="5548" w:author="GoldenCorpusHarness" w:date="2026-03-28T21:57:55Z">
        <w:r>
          <w:delText xml:space="preserve"> to WT and TROP2 KI C57BL/6 mice</w:delText>
        </w:r>
      </w:del>
      <w:r>
        <w:t xml:space="preserve"> was well</w:t>
      </w:r>
      <w:del w:id="5549" w:author="GoldenCorpusHarness" w:date="2026-03-28T21:57:55Z">
        <w:r>
          <w:delText>-</w:delText>
        </w:r>
      </w:del>
      <w:ins w:id="5550" w:author="GoldenCorpusHarness" w:date="2026-03-28T21:57:55Z">
        <w:r>
          <w:t xml:space="preserve"> </w:t>
        </w:r>
      </w:ins>
      <w:r>
        <w:t>tolerated</w:t>
      </w:r>
      <w:ins w:id="5551" w:author="GoldenCorpusHarness" w:date="2026-03-28T21:57:55Z">
        <w:r>
          <w:t xml:space="preserve"> by the tumor-bearing mice at all tested doses</w:t>
        </w:r>
      </w:ins>
      <w:r>
        <w:t>.</w:t>
      </w:r>
    </w:p>
    <w:p ns2:paraId="2EE070FA" ns2:textId="25D8BB02" w:rsidR="00DA04FD" w:rsidRPr="00A0265E" w:rsidRDefault="00DA04FD" w:rsidP="00DA04FD">
      <w:pPr>
        <w:pStyle w:val="Paragraph"/>
      </w:pPr>
      <w:ins w:id="5552" w:author="GoldenCorpusHarness" w:date="2026-03-28T21:57:55Z">
        <w:r>
          <w:t>Figure 2</w:t>
        </w:r>
      </w:ins>
      <w:r>
        <w:t xml:space="preserve">Sac-TMT </w:t>
      </w:r>
      <w:ins w:id="5553" w:author="GoldenCorpusHarness" w:date="2026-03-28T21:57:55Z">
        <w:r>
          <w:t>Inhibition of Tumor Gro</w:t>
        </w:r>
      </w:ins>
      <w:r>
        <w:t>w</w:t>
      </w:r>
      <w:del w:id="5554" w:author="GoldenCorpusHarness" w:date="2026-03-28T21:57:55Z">
        <w:r>
          <w:delText>as well-tolerated at bo</w:delText>
        </w:r>
      </w:del>
      <w:r>
        <w:t xml:space="preserve">th </w:t>
      </w:r>
      <w:del w:id="5555" w:author="GoldenCorpusHarness" w:date="2026-03-28T21:57:55Z">
        <w:r>
          <w:delText>6</w:delText>
        </w:r>
      </w:del>
      <w:ins w:id="5556" w:author="GoldenCorpusHarness" w:date="2026-03-28T21:57:55Z">
        <w:r>
          <w:t>in</w:t>
        </w:r>
      </w:ins>
      <w:r>
        <w:t xml:space="preserve"> </w:t>
      </w:r>
      <w:ins w:id="5557" w:author="GoldenCorpusHarness" w:date="2026-03-28T21:57:55Z">
        <w:r>
          <w:t>HuPri</w:t>
        </w:r>
      </w:ins>
      <w:r>
        <w:t>m</w:t>
      </w:r>
      <w:ins w:id="5558" w:author="GoldenCorpusHarness" w:date="2026-03-28T21:57:55Z">
        <w:r>
          <w:t>e® Lun</w:t>
        </w:r>
      </w:ins>
      <w:r>
        <w:t>g</w:t>
      </w:r>
      <w:del w:id="5559" w:author="GoldenCorpusHarness" w:date="2026-03-28T21:57:55Z">
        <w:r>
          <w:delText>/mL</w:delText>
        </w:r>
      </w:del>
      <w:r>
        <w:t xml:space="preserve"> </w:t>
      </w:r>
      <w:ins w:id="5560" w:author="GoldenCorpusHarness" w:date="2026-03-28T21:57:55Z">
        <w:r>
          <w:t>C</w:t>
        </w:r>
      </w:ins>
      <w:r>
        <w:t>an</w:t>
      </w:r>
      <w:del w:id="5561" w:author="GoldenCorpusHarness" w:date="2026-03-28T21:57:55Z">
        <w:r>
          <w:delText>d</w:delText>
        </w:r>
      </w:del>
      <w:ins w:id="5562" w:author="GoldenCorpusHarness" w:date="2026-03-28T21:57:55Z">
        <w:r>
          <w:t>cer</w:t>
        </w:r>
      </w:ins>
      <w:r>
        <w:t xml:space="preserve"> </w:t>
      </w:r>
      <w:del w:id="5563" w:author="GoldenCorpusHarness" w:date="2026-03-28T21:57:55Z">
        <w:r>
          <w:delText>20 m</w:delText>
        </w:r>
      </w:del>
      <w:ins w:id="5564" w:author="GoldenCorpusHarness" w:date="2026-03-28T21:57:55Z">
        <w:r>
          <w:t>Xeno</w:t>
        </w:r>
      </w:ins>
      <w:r>
        <w:t>g</w:t>
      </w:r>
      <w:del w:id="5565" w:author="GoldenCorpusHarness" w:date="2026-03-28T21:57:55Z">
        <w:r>
          <w:delText xml:space="preserve">/mL </w:delText>
        </w:r>
      </w:del>
      <w:ins w:id="5566" w:author="GoldenCorpusHarness" w:date="2026-03-28T21:57:55Z">
        <w:r>
          <w:t>r</w:t>
        </w:r>
      </w:ins>
      <w:r>
        <w:t>aft</w:t>
      </w:r>
      <w:ins w:id="5567" w:author="GoldenCorpusHarness" w:date="2026-03-28T21:57:55Z">
        <w:r>
          <w:t xml:space="preserve"> Mod</w:t>
        </w:r>
      </w:ins>
      <w:r>
        <w:t>e</w:t>
      </w:r>
      <w:del w:id="5568" w:author="GoldenCorpusHarness" w:date="2026-03-28T21:57:55Z">
        <w:r>
          <w:delText>r</w:delText>
        </w:r>
      </w:del>
      <w:ins w:id="5569" w:author="GoldenCorpusHarness" w:date="2026-03-28T21:57:55Z">
        <w:r>
          <w:t>l</w:t>
        </w:r>
      </w:ins>
      <w:r>
        <w:t xml:space="preserve"> </w:t>
      </w:r>
      <w:ins w:id="5570" w:author="GoldenCorpusHarness" w:date="2026-03-28T21:57:55Z">
        <w:r>
          <w:t>LU08</w:t>
        </w:r>
      </w:ins>
      <w:r>
        <w:t>6</w:t>
      </w:r>
      <w:del w:id="5571" w:author="GoldenCorpusHarness" w:date="2026-03-28T21:57:55Z">
        <w:r>
          <w:delText xml:space="preserve"> I-VESIC doses.</w:delText>
        </w:r>
      </w:del>
      <w:ins w:id="5572" w:author="GoldenCorpusHarness" w:date="2026-03-28T21:57:55Z">
        <w:r>
          <w:t>1</w:t>
        </w:r>
      </w:ins>
    </w:p>
    <w:p ns2:paraId="2D0B216A" ns2:textId="6AE2ABEA" w:rsidR="003B2E0F" w:rsidRPr="00A158E6" w:rsidRDefault="003B2E0F" w:rsidP="008F77A4">
      <w:pPr>
        <w:pStyle w:val="Heading3"/>
      </w:pPr>
      <w:del w:id="5573" w:author="GoldenCorpusHarness" w:date="2026-03-28T21:57:55Z">
        <w:r>
          <w:delText>Secondary Pharmacodynamics</w:delText>
        </w:r>
      </w:del>
    </w:p>
    <w:p ns2:paraId="7719E3BC" ns2:textId="2792A708" w:rsidR="002E1A67" w:rsidRPr="00072940" w:rsidRDefault="0068668F" w:rsidP="00680FAC">
      <w:pPr>
        <w:pStyle w:val="Paragraph"/>
      </w:pPr>
      <w:del w:id="5574" w:author="GoldenCorpusHarness" w:date="2026-03-28T21:57:55Z">
        <w:r>
          <w:delText>Ne</w:delText>
        </w:r>
      </w:del>
      <w:ins w:id="5575" w:author="GoldenCorpusHarness" w:date="2026-03-28T21:57:55Z">
        <w:r>
          <w:t>mAb=monoclonal ant</w:t>
        </w:r>
      </w:ins>
      <w:r>
        <w:t>i</w:t>
      </w:r>
      <w:ins w:id="5576" w:author="GoldenCorpusHarness" w:date="2026-03-28T21:57:55Z">
        <w:r>
          <w:t>body; SEM=s</w:t>
        </w:r>
      </w:ins>
      <w:r>
        <w:t>t</w:t>
      </w:r>
      <w:del w:id="5577" w:author="GoldenCorpusHarness" w:date="2026-03-28T21:57:55Z">
        <w:r>
          <w:delText>h</w:delText>
        </w:r>
      </w:del>
      <w:ins w:id="5578" w:author="GoldenCorpusHarness" w:date="2026-03-28T21:57:55Z">
        <w:r>
          <w:t xml:space="preserve">andard </w:t>
        </w:r>
      </w:ins>
      <w:r>
        <w:t>er</w:t>
      </w:r>
      <w:del w:id="5579" w:author="GoldenCorpusHarness" w:date="2026-03-28T21:57:55Z">
        <w:r>
          <w:delText xml:space="preserve"> sac-TMT n</w:delText>
        </w:r>
      </w:del>
      <w:ins w:id="5580" w:author="GoldenCorpusHarness" w:date="2026-03-28T21:57:55Z">
        <w:r>
          <w:t>r</w:t>
        </w:r>
      </w:ins>
      <w:r>
        <w:t xml:space="preserve">or </w:t>
      </w:r>
      <w:del w:id="5581" w:author="GoldenCorpusHarness" w:date="2026-03-28T21:57:55Z">
        <w:r>
          <w:delText>sacituzumab are expected t</w:delText>
        </w:r>
      </w:del>
      <w:r>
        <w:t>o</w:t>
      </w:r>
      <w:del w:id="5582" w:author="GoldenCorpusHarness" w:date="2026-03-28T21:57:55Z">
        <w:r>
          <w:delText xml:space="preserve"> show ADCC or CDC activity in</w:delText>
        </w:r>
      </w:del>
      <w:ins w:id="5583" w:author="GoldenCorpusHarness" w:date="2026-03-28T21:57:55Z">
        <w:r>
          <w:t>f</w:t>
        </w:r>
      </w:ins>
      <w:r>
        <w:t xml:space="preserve"> the </w:t>
      </w:r>
      <w:del w:id="5584" w:author="GoldenCorpusHarness" w:date="2026-03-28T21:57:55Z">
        <w:r>
          <w:delText>cli</w:delText>
        </w:r>
      </w:del>
      <w:ins w:id="5585" w:author="GoldenCorpusHarness" w:date="2026-03-28T21:57:55Z">
        <w:r>
          <w:t>mea</w:t>
        </w:r>
      </w:ins>
      <w:r>
        <w:t>n</w:t>
      </w:r>
      <w:del w:id="5586" w:author="GoldenCorpusHarness" w:date="2026-03-28T21:57:55Z">
        <w:r>
          <w:delText>ic [Sec</w:delText>
        </w:r>
      </w:del>
      <w:r>
        <w:t>.</w:t>
      </w:r>
      <w:del w:id="5587" w:author="GoldenCorpusHarness" w:date="2026-03-28T21:57:55Z">
        <w:r>
          <w:delText xml:space="preserve"> 4.1.1.1].</w:delText>
        </w:r>
      </w:del>
    </w:p>
    <w:p ns2:paraId="26DE3E4D" ns2:textId="77777777" w:rsidR="00255A25" w:rsidRPr="00B335BD" w:rsidRDefault="00255A25" w:rsidP="001502AD">
      <w:pPr>
        <w:pStyle w:val="Heading3"/>
      </w:pPr>
      <w:ins w:id="5588" w:author="GoldenCorpusHarness" w:date="2026-03-28T21:57:55Z">
        <w:r>
          <w:t xml:space="preserve">Data are expressed as mean ± SEM. In this figure, sac-TMT is labeled as SKB264 and </w:t>
        </w:r>
      </w:ins>
      <w:r>
        <w:t>Sa</w:t>
      </w:r>
      <w:del w:id="5589" w:author="GoldenCorpusHarness" w:date="2026-03-28T21:57:55Z">
        <w:r>
          <w:delText>fe</w:delText>
        </w:r>
      </w:del>
      <w:ins w:id="5590" w:author="GoldenCorpusHarness" w:date="2026-03-28T21:57:55Z">
        <w:r>
          <w:t>ci</w:t>
        </w:r>
      </w:ins>
      <w:r>
        <w:t>t</w:t>
      </w:r>
      <w:del w:id="5591" w:author="GoldenCorpusHarness" w:date="2026-03-28T21:57:55Z">
        <w:r>
          <w:delText>y Phar</w:delText>
        </w:r>
      </w:del>
      <w:ins w:id="5592" w:author="GoldenCorpusHarness" w:date="2026-03-28T21:57:55Z">
        <w:r>
          <w:t>uzu</w:t>
        </w:r>
      </w:ins>
      <w:r>
        <w:t>ma</w:t>
      </w:r>
      <w:del w:id="5593" w:author="GoldenCorpusHarness" w:date="2026-03-28T21:57:55Z">
        <w:r>
          <w:delText>co</w:delText>
        </w:r>
      </w:del>
      <w:ins w:id="5594" w:author="GoldenCorpusHarness" w:date="2026-03-28T21:57:55Z">
        <w:r>
          <w:t xml:space="preserve">b is </w:t>
        </w:r>
      </w:ins>
      <w:r>
        <w:t>l</w:t>
      </w:r>
      <w:del w:id="5595" w:author="GoldenCorpusHarness" w:date="2026-03-28T21:57:55Z">
        <w:r>
          <w:delText>ogy</w:delText>
        </w:r>
      </w:del>
      <w:ins w:id="5596" w:author="GoldenCorpusHarness" w:date="2026-03-28T21:57:55Z">
        <w:r>
          <w:t>abeled as SKB264 mAb.</w:t>
        </w:r>
      </w:ins>
    </w:p>
    <w:p ns2:paraId="6567A747" ns2:textId="3B6ACA5E" w:rsidR="0044136E" w:rsidRDefault="00393602" w:rsidP="00374736">
      <w:pPr>
        <w:pStyle w:val="Paragraph"/>
      </w:pPr>
      <w:r>
        <w:t>S</w:t>
      </w:r>
      <w:ins w:id="5597" w:author="GoldenCorpusHarness" w:date="2026-03-28T21:57:55Z">
        <w:r>
          <w:t>ource: Nonclinic</w:t>
        </w:r>
      </w:ins>
      <w:r>
        <w:t>a</w:t>
      </w:r>
      <w:del w:id="5598" w:author="GoldenCorpusHarness" w:date="2026-03-28T21:57:55Z">
        <w:r>
          <w:delText>fety</w:delText>
        </w:r>
      </w:del>
      <w:ins w:id="5599" w:author="GoldenCorpusHarness" w:date="2026-03-28T21:57:55Z">
        <w:r>
          <w:t>l</w:t>
        </w:r>
      </w:ins>
      <w:r>
        <w:t xml:space="preserve"> </w:t>
      </w:r>
      <w:del w:id="5600" w:author="GoldenCorpusHarness" w:date="2026-03-28T21:57:55Z">
        <w:r>
          <w:delText>pharmacology s</w:delText>
        </w:r>
      </w:del>
      <w:ins w:id="5601" w:author="GoldenCorpusHarness" w:date="2026-03-28T21:57:55Z">
        <w:r>
          <w:t>S</w:t>
        </w:r>
      </w:ins>
      <w:r>
        <w:t>tud</w:t>
      </w:r>
      <w:del w:id="5602" w:author="GoldenCorpusHarness" w:date="2026-03-28T21:57:55Z">
        <w:r>
          <w:delText>i</w:delText>
        </w:r>
      </w:del>
      <w:ins w:id="5603" w:author="GoldenCorpusHarness" w:date="2026-03-28T21:57:55Z">
        <w:r>
          <w:t>y R</w:t>
        </w:r>
      </w:ins>
      <w:r>
        <w:t>e</w:t>
      </w:r>
      <w:del w:id="5604" w:author="GoldenCorpusHarness" w:date="2026-03-28T21:57:55Z">
        <w:r>
          <w:delText xml:space="preserve">s included in vitro studies with the payload alone (KL610023) to determine </w:delText>
        </w:r>
      </w:del>
      <w:r>
        <w:t>po</w:t>
      </w:r>
      <w:del w:id="5605" w:author="GoldenCorpusHarness" w:date="2026-03-28T21:57:55Z">
        <w:r>
          <w:delText>tential cardiovascular effects and in vivo studies in rats to determine neurobehavioral and respiratory effects with the payload prodrug (KL610143, quickly converted to KL610023 in vivo). Safety pharmacology endpoints were also assessed as pa</w:delText>
        </w:r>
      </w:del>
      <w:r>
        <w:t xml:space="preserve">rt </w:t>
      </w:r>
      <w:del w:id="5606" w:author="GoldenCorpusHarness" w:date="2026-03-28T21:57:55Z">
        <w:r>
          <w:delText>of the repeat-dose toxicology studies with sac-TMT in cynomolgus monkeys</w:delText>
        </w:r>
      </w:del>
      <w:ins w:id="5607" w:author="GoldenCorpusHarness" w:date="2026-03-28T21:57:55Z">
        <w:r>
          <w:t>PD016</w:t>
        </w:r>
      </w:ins>
      <w:r>
        <w:t>.</w:t>
      </w:r>
      <w:del w:id="5608" w:author="GoldenCorpusHarness" w:date="2026-03-28T21:57:55Z">
        <w:r>
          <w:delText xml:space="preserve"> These studies are summarized in [Table 1]. Pivotal safety pharmacology studies are bolded in [Table 1].</w:delText>
        </w:r>
      </w:del>
    </w:p>
    <w:p ns2:paraId="144F3B54" ns2:textId="069B0415" w:rsidR="00393602" w:rsidRDefault="00393602" w:rsidP="00374736">
      <w:pPr>
        <w:pStyle w:val="Paragraph"/>
      </w:pPr>
      <w:del w:id="5609" w:author="GoldenCorpusHarness" w:date="2026-03-28T21:57:55Z">
        <w:r>
          <w:delText>All pivotal safety pharmacology studies were conducted in accordance with the principles of GLP. All GLP studies were conducted at WCFP, or Wuxi Apptec (Suzhou) Co., Ltd., Suzhou, Jiangsu, China. China is not a member of the OECD, but the studies were conducted following OECD guidance. European Union GLP monitoring authority and US FDA GLP inspections were conducted at both facilities. GLP compliance of the West China-Frontier facility was confirmed by US FDA inspection (2017) and to OECD GLP standards by the Netherlands Compliance Monitoring Programme in 2014, 2016, 2018, and by targeted inspection in December 2023. GLP compliance of the WuXi AppTec facility was confirmed by US FDA inspections (2014, 2017, and 2019) and OECD GLP standards by the Sciensano Belgium Institute for Health (2018, 2020, and 2023). The NMPA has issued certificates through their ongoing monitoring program for WCFP (2011, 2014, 2018, 2020, and 2023) and WuXi (2018, 2021, and 2024). GLP compliance statements are included in all GLP study reports.</w:delText>
        </w:r>
      </w:del>
    </w:p>
    <w:p ns2:paraId="5121D31A" ns2:textId="69538D78" w:rsidR="00393602" w:rsidRDefault="00393602" w:rsidP="00393602">
      <w:pPr>
        <w:pStyle w:val="TableTitle"/>
      </w:pPr>
      <w:del w:id="5610" w:author="GoldenCorpusHarness" w:date="2026-03-28T21:57:55Z">
        <w:r>
          <w:delText>T</w:delText>
        </w:r>
      </w:del>
      <w:ins w:id="5611" w:author="GoldenCorpusHarness" w:date="2026-03-28T21:57:55Z">
        <w:r>
          <w:t>Ev</w:t>
        </w:r>
      </w:ins>
      <w:r>
        <w:t>a</w:t>
      </w:r>
      <w:del w:id="5612" w:author="GoldenCorpusHarness" w:date="2026-03-28T21:57:55Z">
        <w:r>
          <w:delText>b</w:delText>
        </w:r>
      </w:del>
      <w:r>
        <w:t>l</w:t>
      </w:r>
      <w:del w:id="5613" w:author="GoldenCorpusHarness" w:date="2026-03-28T21:57:55Z">
        <w:r>
          <w:delText>e</w:delText>
        </w:r>
      </w:del>
      <w:ins w:id="5614" w:author="GoldenCorpusHarness" w:date="2026-03-28T21:57:55Z">
        <w:r>
          <w:t>uation</w:t>
        </w:r>
      </w:ins>
      <w:r>
        <w:t xml:space="preserve"> </w:t>
      </w:r>
      <w:del w:id="5615" w:author="GoldenCorpusHarness" w:date="2026-03-28T21:57:55Z">
        <w:r>
          <w:delText>1Sa</w:delText>
        </w:r>
      </w:del>
      <w:ins w:id="5616" w:author="GoldenCorpusHarness" w:date="2026-03-28T21:57:55Z">
        <w:r>
          <w:t>o</w:t>
        </w:r>
      </w:ins>
      <w:r>
        <w:t>f</w:t>
      </w:r>
      <w:del w:id="5617" w:author="GoldenCorpusHarness" w:date="2026-03-28T21:57:55Z">
        <w:r>
          <w:delText>e</w:delText>
        </w:r>
      </w:del>
      <w:ins w:id="5618" w:author="GoldenCorpusHarness" w:date="2026-03-28T21:57:55Z">
        <w:r>
          <w:t xml:space="preserve"> Antitumor Activi</w:t>
        </w:r>
      </w:ins>
      <w:r>
        <w:t xml:space="preserve">ty </w:t>
      </w:r>
      <w:del w:id="5619" w:author="GoldenCorpusHarness" w:date="2026-03-28T21:57:55Z">
        <w:r>
          <w:delText>Pharmac</w:delText>
        </w:r>
      </w:del>
      <w:r>
        <w:t>o</w:t>
      </w:r>
      <w:del w:id="5620" w:author="GoldenCorpusHarness" w:date="2026-03-28T21:57:55Z">
        <w:r>
          <w:delText>logy Studies With Payload Alone Or</w:delText>
        </w:r>
      </w:del>
      <w:ins w:id="5621" w:author="GoldenCorpusHarness" w:date="2026-03-28T21:57:55Z">
        <w:r>
          <w:t>f</w:t>
        </w:r>
      </w:ins>
      <w:r>
        <w:t xml:space="preserve"> Sac-TMT </w:t>
      </w:r>
      <w:del w:id="5622" w:author="GoldenCorpusHarness" w:date="2026-03-28T21:57:55Z">
        <w:r>
          <w:delText>(</w:delText>
        </w:r>
      </w:del>
      <w:ins w:id="5623" w:author="GoldenCorpusHarness" w:date="2026-03-28T21:57:55Z">
        <w:r>
          <w:t xml:space="preserve">in the </w:t>
        </w:r>
      </w:ins>
      <w:r>
        <w:t>T</w:t>
      </w:r>
      <w:del w:id="5624" w:author="GoldenCorpusHarness" w:date="2026-03-28T21:57:55Z">
        <w:r>
          <w:delText>o Suppo</w:delText>
        </w:r>
      </w:del>
      <w:r>
        <w:t>r</w:t>
      </w:r>
      <w:ins w:id="5625" w:author="GoldenCorpusHarness" w:date="2026-03-28T21:57:55Z">
        <w:r>
          <w:t>ea</w:t>
        </w:r>
      </w:ins>
      <w:r>
        <w:t>t</w:t>
      </w:r>
      <w:del w:id="5626" w:author="GoldenCorpusHarness" w:date="2026-03-28T21:57:55Z">
        <w:r>
          <w:delText xml:space="preserve"> ICH S7A and 7B Recom</w:delText>
        </w:r>
      </w:del>
      <w:r>
        <w:t>men</w:t>
      </w:r>
      <w:ins w:id="5627" w:author="GoldenCorpusHarness" w:date="2026-03-28T21:57:55Z">
        <w:r>
          <w:t>t of HuPrime® Gastric Cancer PDX Mo</w:t>
        </w:r>
      </w:ins>
      <w:r>
        <w:t>d</w:t>
      </w:r>
      <w:ins w:id="5628" w:author="GoldenCorpusHarness" w:date="2026-03-28T21:57:55Z">
        <w:r>
          <w:t>el GA6831 in Fem</w:t>
        </w:r>
      </w:ins>
      <w:r>
        <w:t>a</w:t>
      </w:r>
      <w:del w:id="5629" w:author="GoldenCorpusHarness" w:date="2026-03-28T21:57:55Z">
        <w:r>
          <w:delText>t</w:delText>
        </w:r>
      </w:del>
      <w:ins w:id="5630" w:author="GoldenCorpusHarness" w:date="2026-03-28T21:57:55Z">
        <w:r>
          <w:t>le BALB/c Nude M</w:t>
        </w:r>
      </w:ins>
      <w:r>
        <w:t>i</w:t>
      </w:r>
      <w:del w:id="5631" w:author="GoldenCorpusHarness" w:date="2026-03-28T21:57:55Z">
        <w:r>
          <w:delText>ons</w:delText>
        </w:r>
      </w:del>
      <w:ins w:id="5632" w:author="GoldenCorpusHarness" w:date="2026-03-28T21:57:55Z">
        <w:r>
          <w:t>ce (PD017 / E4192-T1822</w:t>
        </w:r>
      </w:ins>
      <w:r>
        <w:t>)</w:t>
      </w:r>
    </w:p>
    <w:tbl>
      <w:tblPr>
        <w:tblW w:w="90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93"/>
        <w:gridCol w:w="5107"/>
        <w:gridCol w:w="1800"/>
      </w:tblGrid>
      <w:tr w:rsidR="00393602" w:rsidRPr="002C7430" ns2:paraId="7EDEE1F8" ns2:textId="77777777" w:rsidTr="00A60660">
        <w:trPr>
          <w:tblHeader/>
        </w:trPr>
        <w:tc>
          <w:tcPr>
            <w:tcW w:w="2093" w:type="dxa"/>
            <w:tcBorders>
              <w:top w:val="single" w:sz="4" w:space="0" w:color="auto"/>
              <w:left w:val="single" w:sz="4" w:space="0" w:color="auto"/>
              <w:bottom w:val="single" w:sz="4" w:space="0" w:color="auto"/>
              <w:right w:val="single" w:sz="4" w:space="0" w:color="auto"/>
            </w:tcBorders>
            <w:vAlign w:val="bottom"/>
          </w:tcPr>
          <w:p ns2:paraId="27A6F4C7" ns2:textId="77777777" w:rsidR="00393602" w:rsidRPr="0019697C" w:rsidRDefault="00393602" w:rsidP="00A60660">
            <w:pPr>
              <w:pStyle w:val="TableLeft"/>
              <w:rPr>
                <w:b/>
                <w:sz w:val="18"/>
                <w:szCs w:val="18"/>
              </w:rPr>
            </w:pPr>
            <w:r>
              <w:rPr>
                <w:b/>
                <w:sz w:val="18"/>
                <w:szCs w:val="18"/>
              </w:rPr>
              <w:t xml:space="preserve">Merck/Kelun </w:t>
            </w:r>
            <w:r>
              <w:rPr>
                <w:b/>
                <w:sz w:val="18"/>
                <w:szCs w:val="18"/>
              </w:rPr>
              <w:br/>
              <w:t xml:space="preserve">Report </w:t>
            </w:r>
            <w:r w:rsidRPr="0019697C">
              <w:rPr>
                <w:b/>
                <w:sz w:val="18"/>
                <w:szCs w:val="18"/>
              </w:rPr>
              <w:t>No.</w:t>
            </w:r>
            <w:r w:rsidRPr="0019697C">
              <w:rPr>
                <w:b/>
                <w:sz w:val="18"/>
                <w:szCs w:val="18"/>
              </w:rPr>
              <w:br/>
              <w:t>(GLP Status)</w:t>
            </w:r>
          </w:p>
        </w:tc>
        <w:tc>
          <w:tcPr>
            <w:tcW w:w="5107" w:type="dxa"/>
            <w:tcBorders>
              <w:top w:val="single" w:sz="4" w:space="0" w:color="auto"/>
              <w:left w:val="single" w:sz="4" w:space="0" w:color="auto"/>
              <w:bottom w:val="single" w:sz="4" w:space="0" w:color="auto"/>
              <w:right w:val="single" w:sz="4" w:space="0" w:color="auto"/>
            </w:tcBorders>
            <w:vAlign w:val="bottom"/>
          </w:tcPr>
          <w:p ns2:paraId="4B092D97" ns2:textId="77777777" w:rsidR="00393602" w:rsidRPr="0019697C" w:rsidRDefault="00393602" w:rsidP="00A60660">
            <w:pPr>
              <w:pStyle w:val="TableLeft"/>
              <w:rPr>
                <w:b/>
                <w:sz w:val="18"/>
                <w:szCs w:val="18"/>
              </w:rPr>
            </w:pPr>
            <w:r w:rsidRPr="0019697C">
              <w:rPr>
                <w:b/>
                <w:sz w:val="18"/>
                <w:szCs w:val="18"/>
              </w:rPr>
              <w:t>Study Title</w:t>
            </w:r>
          </w:p>
        </w:tc>
        <w:tc>
          <w:tcPr>
            <w:tcW w:w="1800" w:type="dxa"/>
            <w:tcBorders>
              <w:top w:val="single" w:sz="4" w:space="0" w:color="auto"/>
              <w:left w:val="single" w:sz="4" w:space="0" w:color="auto"/>
              <w:bottom w:val="single" w:sz="4" w:space="0" w:color="auto"/>
              <w:right w:val="single" w:sz="4" w:space="0" w:color="auto"/>
            </w:tcBorders>
            <w:vAlign w:val="bottom"/>
          </w:tcPr>
          <w:p ns2:paraId="3A26D5A5" ns2:textId="216BEB9F" w:rsidR="00393602" w:rsidRPr="0019697C" w:rsidRDefault="00393602" w:rsidP="00A60660">
            <w:pPr>
              <w:pStyle w:val="TableLeft"/>
              <w:rPr>
                <w:b/>
                <w:sz w:val="18"/>
                <w:szCs w:val="18"/>
              </w:rPr>
            </w:pPr>
            <w:r w:rsidRPr="0019697C">
              <w:rPr>
                <w:b/>
                <w:sz w:val="18"/>
                <w:szCs w:val="18"/>
              </w:rPr>
              <w:t>Dose Levels (mg/kg</w:t>
            </w:r>
            <w:r w:rsidR="00D27051">
              <w:rPr>
                <w:b/>
                <w:sz w:val="18"/>
                <w:szCs w:val="18"/>
              </w:rPr>
              <w:t xml:space="preserve"> unless otherwise noted</w:t>
            </w:r>
            <w:r w:rsidRPr="0019697C">
              <w:rPr>
                <w:b/>
                <w:sz w:val="18"/>
                <w:szCs w:val="18"/>
              </w:rPr>
              <w:t>)</w:t>
            </w:r>
          </w:p>
        </w:tc>
      </w:tr>
      <w:tr w:rsidR="00393602" w:rsidRPr="006A14D5" ns2:paraId="77C8936C" ns2:textId="77777777" w:rsidTr="00A60660">
        <w:trPr>
          <w:tblHeader/>
        </w:trPr>
        <w:tc>
          <w:tcPr>
            <w:tcW w:w="9000" w:type="dxa"/>
            <w:gridSpan w:val="3"/>
            <w:tcBorders>
              <w:top w:val="single" w:sz="4" w:space="0" w:color="auto"/>
              <w:left w:val="single" w:sz="4" w:space="0" w:color="auto"/>
              <w:bottom w:val="single" w:sz="4" w:space="0" w:color="auto"/>
              <w:right w:val="single" w:sz="4" w:space="0" w:color="auto"/>
            </w:tcBorders>
          </w:tcPr>
          <w:p ns2:paraId="478FEECA" ns2:textId="77777777" w:rsidR="00393602" w:rsidRPr="006A14D5" w:rsidRDefault="00393602" w:rsidP="00A60660">
            <w:pPr>
              <w:pStyle w:val="TableLeft"/>
              <w:rPr>
                <w:sz w:val="18"/>
                <w:szCs w:val="18"/>
              </w:rPr>
            </w:pPr>
            <w:bookmarkStart w:id="60" w:name="_Hlk139551064"/>
            <w:r w:rsidRPr="006A14D5">
              <w:rPr>
                <w:b/>
                <w:sz w:val="18"/>
                <w:szCs w:val="18"/>
              </w:rPr>
              <w:t>In vitro studies with KL610023</w:t>
            </w:r>
            <w:r w:rsidRPr="006A14D5">
              <w:rPr>
                <w:b/>
                <w:sz w:val="18"/>
                <w:szCs w:val="18"/>
                <w:vertAlign w:val="superscript"/>
              </w:rPr>
              <w:t>a</w:t>
            </w:r>
          </w:p>
        </w:tc>
      </w:tr>
      <w:bookmarkEnd w:id="60"/>
      <w:tr w:rsidR="00393602" w:rsidRPr="006A14D5" ns2:paraId="7838B428" ns2:textId="77777777" w:rsidTr="00A60660">
        <w:trPr>
          <w:tblHeader/>
        </w:trPr>
        <w:tc>
          <w:tcPr>
            <w:tcW w:w="2093" w:type="dxa"/>
            <w:tcBorders>
              <w:top w:val="single" w:sz="4" w:space="0" w:color="auto"/>
              <w:left w:val="single" w:sz="4" w:space="0" w:color="auto"/>
              <w:bottom w:val="single" w:sz="4" w:space="0" w:color="auto"/>
              <w:right w:val="single" w:sz="4" w:space="0" w:color="auto"/>
            </w:tcBorders>
          </w:tcPr>
          <w:p ns2:paraId="64CC807B" ns2:textId="77777777" w:rsidR="00393602" w:rsidRPr="006A14D5" w:rsidRDefault="00393602" w:rsidP="00A60660">
            <w:pPr>
              <w:pStyle w:val="TableLeft"/>
              <w:rPr>
                <w:b/>
                <w:sz w:val="18"/>
                <w:szCs w:val="18"/>
              </w:rPr>
            </w:pPr>
            <w:r w:rsidRPr="00DA33EB">
              <w:rPr>
                <w:b/>
                <w:sz w:val="18"/>
                <w:szCs w:val="18"/>
              </w:rPr>
              <w:t>TT #19-7857 / 676</w:t>
            </w:r>
            <w:r w:rsidRPr="00DA33EB">
              <w:rPr>
                <w:b/>
                <w:sz w:val="18"/>
                <w:szCs w:val="18"/>
              </w:rPr>
              <w:noBreakHyphen/>
              <w:t>0007</w:t>
            </w:r>
            <w:r w:rsidRPr="00DA33EB">
              <w:rPr>
                <w:b/>
                <w:sz w:val="18"/>
                <w:szCs w:val="18"/>
              </w:rPr>
              <w:noBreakHyphen/>
              <w:t>EP</w:t>
            </w:r>
            <w:r w:rsidRPr="00DA33EB">
              <w:rPr>
                <w:b/>
                <w:sz w:val="18"/>
                <w:szCs w:val="18"/>
              </w:rPr>
              <w:br/>
              <w:t>(GLP)</w:t>
            </w:r>
          </w:p>
        </w:tc>
        <w:tc>
          <w:tcPr>
            <w:tcW w:w="5107" w:type="dxa"/>
            <w:tcBorders>
              <w:top w:val="single" w:sz="4" w:space="0" w:color="auto"/>
              <w:left w:val="single" w:sz="4" w:space="0" w:color="auto"/>
              <w:bottom w:val="single" w:sz="4" w:space="0" w:color="auto"/>
              <w:right w:val="single" w:sz="4" w:space="0" w:color="auto"/>
            </w:tcBorders>
          </w:tcPr>
          <w:p ns2:paraId="1469DE68" ns2:textId="77777777" w:rsidR="00393602" w:rsidRPr="006A14D5" w:rsidRDefault="00393602" w:rsidP="00A60660">
            <w:pPr>
              <w:pStyle w:val="TableLeft"/>
              <w:jc w:val="both"/>
              <w:rPr>
                <w:b/>
                <w:sz w:val="18"/>
                <w:szCs w:val="18"/>
              </w:rPr>
            </w:pPr>
            <w:bookmarkStart w:id="61" w:name="_Hlk139554744"/>
            <w:r w:rsidRPr="00DA33EB">
              <w:rPr>
                <w:b/>
                <w:sz w:val="18"/>
                <w:szCs w:val="18"/>
              </w:rPr>
              <w:t>KL610023: Effects on Electric Current Passing through Cloned hERG Potassium Channels Stably Expressed in Chinese Hamster Ovary (CHO) Cells Using Manual Patch-Clamp Technique</w:t>
            </w:r>
            <w:bookmarkEnd w:id="61"/>
          </w:p>
        </w:tc>
        <w:tc>
          <w:tcPr>
            <w:tcW w:w="1800" w:type="dxa"/>
            <w:tcBorders>
              <w:top w:val="single" w:sz="4" w:space="0" w:color="auto"/>
              <w:left w:val="single" w:sz="4" w:space="0" w:color="auto"/>
              <w:bottom w:val="single" w:sz="4" w:space="0" w:color="auto"/>
              <w:right w:val="single" w:sz="4" w:space="0" w:color="auto"/>
            </w:tcBorders>
          </w:tcPr>
          <w:p ns2:paraId="3C85E897" ns2:textId="77777777" w:rsidR="00393602" w:rsidRPr="006A14D5" w:rsidRDefault="00393602" w:rsidP="00A60660">
            <w:pPr>
              <w:pStyle w:val="TableLeft"/>
              <w:rPr>
                <w:b/>
                <w:sz w:val="18"/>
                <w:szCs w:val="18"/>
              </w:rPr>
            </w:pPr>
            <w:r w:rsidRPr="00DA33EB">
              <w:rPr>
                <w:b/>
                <w:sz w:val="18"/>
                <w:szCs w:val="18"/>
              </w:rPr>
              <w:t>0.3, 1, 3, 10 µM</w:t>
            </w:r>
          </w:p>
        </w:tc>
      </w:tr>
      <w:tr w:rsidR="00393602" w:rsidRPr="006A14D5" ns2:paraId="765DAA6E" ns2:textId="77777777" w:rsidTr="00A60660">
        <w:trPr>
          <w:tblHeader/>
        </w:trPr>
        <w:tc>
          <w:tcPr>
            <w:tcW w:w="2093" w:type="dxa"/>
            <w:tcBorders>
              <w:top w:val="single" w:sz="4" w:space="0" w:color="auto"/>
              <w:left w:val="single" w:sz="4" w:space="0" w:color="auto"/>
              <w:bottom w:val="single" w:sz="4" w:space="0" w:color="auto"/>
              <w:right w:val="single" w:sz="4" w:space="0" w:color="auto"/>
            </w:tcBorders>
          </w:tcPr>
          <w:p ns2:paraId="3264516D" ns2:textId="77777777" w:rsidR="00393602" w:rsidRPr="006A14D5" w:rsidRDefault="00393602" w:rsidP="00A60660">
            <w:pPr>
              <w:pStyle w:val="TableLeft"/>
              <w:rPr>
                <w:b/>
                <w:sz w:val="18"/>
                <w:szCs w:val="18"/>
              </w:rPr>
            </w:pPr>
            <w:r w:rsidRPr="006A14D5">
              <w:rPr>
                <w:sz w:val="18"/>
                <w:szCs w:val="18"/>
              </w:rPr>
              <w:t xml:space="preserve">TT #19-7860 / </w:t>
            </w:r>
            <w:r>
              <w:rPr>
                <w:sz w:val="18"/>
                <w:szCs w:val="18"/>
              </w:rPr>
              <w:br/>
            </w:r>
            <w:r w:rsidRPr="006A14D5">
              <w:rPr>
                <w:sz w:val="18"/>
                <w:szCs w:val="18"/>
              </w:rPr>
              <w:t>KLP-20181120</w:t>
            </w:r>
            <w:r w:rsidRPr="006A14D5">
              <w:rPr>
                <w:sz w:val="18"/>
                <w:szCs w:val="18"/>
              </w:rPr>
              <w:br/>
              <w:t>(non-GLP)</w:t>
            </w:r>
          </w:p>
        </w:tc>
        <w:tc>
          <w:tcPr>
            <w:tcW w:w="5107" w:type="dxa"/>
            <w:tcBorders>
              <w:top w:val="single" w:sz="4" w:space="0" w:color="auto"/>
              <w:left w:val="single" w:sz="4" w:space="0" w:color="auto"/>
              <w:bottom w:val="single" w:sz="4" w:space="0" w:color="auto"/>
              <w:right w:val="single" w:sz="4" w:space="0" w:color="auto"/>
            </w:tcBorders>
          </w:tcPr>
          <w:p ns2:paraId="4D9495D8" ns2:textId="77777777" w:rsidR="00393602" w:rsidRPr="006A14D5" w:rsidRDefault="00393602" w:rsidP="00A60660">
            <w:pPr>
              <w:pStyle w:val="TableLeft"/>
              <w:rPr>
                <w:b/>
                <w:sz w:val="18"/>
                <w:szCs w:val="18"/>
              </w:rPr>
            </w:pPr>
            <w:r>
              <w:rPr>
                <w:sz w:val="18"/>
                <w:szCs w:val="18"/>
              </w:rPr>
              <w:t xml:space="preserve">KL610023: </w:t>
            </w:r>
            <w:r w:rsidRPr="006A14D5">
              <w:rPr>
                <w:sz w:val="18"/>
                <w:szCs w:val="18"/>
              </w:rPr>
              <w:t>Effect of KL610023 on Cav1.2 Channel Expressed on CHO Cells</w:t>
            </w:r>
          </w:p>
        </w:tc>
        <w:tc>
          <w:tcPr>
            <w:tcW w:w="1800" w:type="dxa"/>
            <w:tcBorders>
              <w:top w:val="single" w:sz="4" w:space="0" w:color="auto"/>
              <w:left w:val="single" w:sz="4" w:space="0" w:color="auto"/>
              <w:bottom w:val="single" w:sz="4" w:space="0" w:color="auto"/>
              <w:right w:val="single" w:sz="4" w:space="0" w:color="auto"/>
            </w:tcBorders>
          </w:tcPr>
          <w:p ns2:paraId="584551BD" ns2:textId="77777777" w:rsidR="00393602" w:rsidRPr="006A14D5" w:rsidRDefault="00393602" w:rsidP="00A60660">
            <w:pPr>
              <w:pStyle w:val="TableLeft"/>
              <w:rPr>
                <w:b/>
                <w:sz w:val="18"/>
                <w:szCs w:val="18"/>
              </w:rPr>
            </w:pPr>
            <w:r w:rsidRPr="006A14D5">
              <w:rPr>
                <w:sz w:val="18"/>
                <w:szCs w:val="18"/>
              </w:rPr>
              <w:t>0.3, 1, 3, 10, 30 µM</w:t>
            </w:r>
          </w:p>
        </w:tc>
      </w:tr>
      <w:tr w:rsidR="00393602" w:rsidRPr="006A14D5" ns2:paraId="404F0DAA" ns2:textId="77777777" w:rsidTr="00A60660">
        <w:trPr>
          <w:tblHeader/>
        </w:trPr>
        <w:tc>
          <w:tcPr>
            <w:tcW w:w="9000" w:type="dxa"/>
            <w:gridSpan w:val="3"/>
            <w:tcBorders>
              <w:top w:val="single" w:sz="4" w:space="0" w:color="auto"/>
              <w:left w:val="single" w:sz="4" w:space="0" w:color="auto"/>
              <w:bottom w:val="single" w:sz="4" w:space="0" w:color="auto"/>
              <w:right w:val="single" w:sz="4" w:space="0" w:color="auto"/>
            </w:tcBorders>
          </w:tcPr>
          <w:p ns2:paraId="026037F3" ns2:textId="77777777" w:rsidR="00393602" w:rsidRPr="006A14D5" w:rsidRDefault="00393602" w:rsidP="00A60660">
            <w:pPr>
              <w:pStyle w:val="TableLeft"/>
              <w:rPr>
                <w:sz w:val="18"/>
                <w:szCs w:val="18"/>
              </w:rPr>
            </w:pPr>
            <w:r w:rsidRPr="006A14D5">
              <w:rPr>
                <w:b/>
                <w:sz w:val="18"/>
                <w:szCs w:val="18"/>
              </w:rPr>
              <w:t>Rat in vivo studies with KL610143</w:t>
            </w:r>
            <w:r w:rsidRPr="006A14D5">
              <w:rPr>
                <w:b/>
                <w:sz w:val="18"/>
                <w:szCs w:val="18"/>
                <w:vertAlign w:val="superscript"/>
              </w:rPr>
              <w:t>b</w:t>
            </w:r>
          </w:p>
        </w:tc>
      </w:tr>
      <w:tr w:rsidR="00393602" w:rsidRPr="006A14D5" ns2:paraId="6DF1A516" ns2:textId="77777777" w:rsidTr="00A60660">
        <w:trPr>
          <w:tblHeader/>
        </w:trPr>
        <w:tc>
          <w:tcPr>
            <w:tcW w:w="2093" w:type="dxa"/>
            <w:tcBorders>
              <w:top w:val="single" w:sz="4" w:space="0" w:color="auto"/>
              <w:left w:val="single" w:sz="4" w:space="0" w:color="auto"/>
              <w:bottom w:val="single" w:sz="4" w:space="0" w:color="auto"/>
              <w:right w:val="single" w:sz="4" w:space="0" w:color="auto"/>
            </w:tcBorders>
          </w:tcPr>
          <w:p ns2:paraId="33CC08EE" ns2:textId="77777777" w:rsidR="00393602" w:rsidRPr="006A14D5" w:rsidRDefault="00393602" w:rsidP="00A60660">
            <w:pPr>
              <w:pStyle w:val="TableLeft"/>
              <w:rPr>
                <w:b/>
                <w:sz w:val="18"/>
                <w:szCs w:val="18"/>
              </w:rPr>
            </w:pPr>
            <w:r w:rsidRPr="00DA33EB">
              <w:rPr>
                <w:b/>
                <w:sz w:val="18"/>
                <w:szCs w:val="18"/>
              </w:rPr>
              <w:t>TT #19-7859 / A2018086-T087-01 (GLP)</w:t>
            </w:r>
          </w:p>
        </w:tc>
        <w:tc>
          <w:tcPr>
            <w:tcW w:w="5107" w:type="dxa"/>
            <w:tcBorders>
              <w:top w:val="single" w:sz="4" w:space="0" w:color="auto"/>
              <w:left w:val="single" w:sz="4" w:space="0" w:color="auto"/>
              <w:bottom w:val="single" w:sz="4" w:space="0" w:color="auto"/>
              <w:right w:val="single" w:sz="4" w:space="0" w:color="auto"/>
            </w:tcBorders>
          </w:tcPr>
          <w:p ns2:paraId="357F5898" ns2:textId="591759FB" w:rsidR="00393602" w:rsidRPr="006A14D5" w:rsidRDefault="00393602" w:rsidP="00A60660">
            <w:pPr>
              <w:pStyle w:val="TableLeft"/>
              <w:jc w:val="both"/>
              <w:rPr>
                <w:b/>
                <w:sz w:val="18"/>
                <w:szCs w:val="18"/>
              </w:rPr>
            </w:pPr>
            <w:r w:rsidRPr="00DA33EB">
              <w:rPr>
                <w:b/>
                <w:sz w:val="18"/>
                <w:szCs w:val="18"/>
              </w:rPr>
              <w:t xml:space="preserve">KL610143: Functional Observational Battery of KL610143 Administered via Intravenous Injection in </w:t>
            </w:r>
            <w:r w:rsidR="00A96E3E">
              <w:rPr>
                <w:b/>
                <w:sz w:val="18"/>
                <w:szCs w:val="18"/>
              </w:rPr>
              <w:t>SD</w:t>
            </w:r>
            <w:r w:rsidRPr="00DA33EB">
              <w:rPr>
                <w:b/>
                <w:sz w:val="18"/>
                <w:szCs w:val="18"/>
              </w:rPr>
              <w:t xml:space="preserve"> Rats</w:t>
            </w:r>
          </w:p>
        </w:tc>
        <w:tc>
          <w:tcPr>
            <w:tcW w:w="1800" w:type="dxa"/>
            <w:tcBorders>
              <w:top w:val="single" w:sz="4" w:space="0" w:color="auto"/>
              <w:left w:val="single" w:sz="4" w:space="0" w:color="auto"/>
              <w:bottom w:val="single" w:sz="4" w:space="0" w:color="auto"/>
              <w:right w:val="single" w:sz="4" w:space="0" w:color="auto"/>
            </w:tcBorders>
          </w:tcPr>
          <w:p ns2:paraId="717699A8" ns2:textId="7E2DC052" w:rsidR="00393602" w:rsidRPr="006A14D5" w:rsidRDefault="005F56CA" w:rsidP="00A60660">
            <w:pPr>
              <w:pStyle w:val="TableLeft"/>
              <w:rPr>
                <w:b/>
                <w:sz w:val="18"/>
                <w:szCs w:val="18"/>
              </w:rPr>
            </w:pPr>
            <w:r w:rsidRPr="00DA33EB">
              <w:rPr>
                <w:b/>
                <w:sz w:val="18"/>
                <w:szCs w:val="18"/>
              </w:rPr>
              <w:t>Single doses</w:t>
            </w:r>
            <w:r w:rsidRPr="00DA33EB">
              <w:rPr>
                <w:b/>
                <w:sz w:val="18"/>
                <w:szCs w:val="18"/>
              </w:rPr>
              <w:br/>
            </w:r>
            <w:r w:rsidR="00393602" w:rsidRPr="00DA33EB">
              <w:rPr>
                <w:b/>
                <w:sz w:val="18"/>
                <w:szCs w:val="18"/>
              </w:rPr>
              <w:t>0, 3, 10, 30</w:t>
            </w:r>
          </w:p>
        </w:tc>
      </w:tr>
      <w:tr w:rsidR="00393602" w:rsidRPr="006A14D5" ns2:paraId="0FD1CD71" ns2:textId="77777777" w:rsidTr="00A60660">
        <w:trPr>
          <w:tblHeader/>
        </w:trPr>
        <w:tc>
          <w:tcPr>
            <w:tcW w:w="2093" w:type="dxa"/>
            <w:tcBorders>
              <w:top w:val="single" w:sz="4" w:space="0" w:color="auto"/>
              <w:left w:val="single" w:sz="4" w:space="0" w:color="auto"/>
              <w:bottom w:val="single" w:sz="4" w:space="0" w:color="auto"/>
              <w:right w:val="single" w:sz="4" w:space="0" w:color="auto"/>
            </w:tcBorders>
          </w:tcPr>
          <w:p ns2:paraId="6A571BED" ns2:textId="77777777" w:rsidR="00393602" w:rsidRPr="006A14D5" w:rsidRDefault="00393602" w:rsidP="00A60660">
            <w:pPr>
              <w:pStyle w:val="TableLeft"/>
              <w:rPr>
                <w:b/>
                <w:sz w:val="18"/>
                <w:szCs w:val="18"/>
              </w:rPr>
            </w:pPr>
            <w:r w:rsidRPr="00DA33EB">
              <w:rPr>
                <w:b/>
                <w:sz w:val="18"/>
                <w:szCs w:val="18"/>
              </w:rPr>
              <w:t>TT #19-7858 / A2018086-T086-01 (GLP)</w:t>
            </w:r>
          </w:p>
        </w:tc>
        <w:tc>
          <w:tcPr>
            <w:tcW w:w="5107" w:type="dxa"/>
            <w:tcBorders>
              <w:top w:val="single" w:sz="4" w:space="0" w:color="auto"/>
              <w:left w:val="single" w:sz="4" w:space="0" w:color="auto"/>
              <w:bottom w:val="single" w:sz="4" w:space="0" w:color="auto"/>
              <w:right w:val="single" w:sz="4" w:space="0" w:color="auto"/>
            </w:tcBorders>
          </w:tcPr>
          <w:p ns2:paraId="2AD73255" ns2:textId="7B59AD48" w:rsidR="00393602" w:rsidRPr="006A14D5" w:rsidRDefault="00393602" w:rsidP="00A60660">
            <w:pPr>
              <w:pStyle w:val="TableLeft"/>
              <w:jc w:val="both"/>
              <w:rPr>
                <w:b/>
                <w:sz w:val="18"/>
                <w:szCs w:val="18"/>
              </w:rPr>
            </w:pPr>
            <w:r w:rsidRPr="00DA33EB">
              <w:rPr>
                <w:b/>
                <w:sz w:val="18"/>
                <w:szCs w:val="18"/>
              </w:rPr>
              <w:t xml:space="preserve">KL610143: Effects of KL610143 on Respiratory Function Administered via Intravenous Injection in </w:t>
            </w:r>
            <w:r w:rsidR="00A96E3E">
              <w:rPr>
                <w:b/>
                <w:sz w:val="18"/>
                <w:szCs w:val="18"/>
              </w:rPr>
              <w:t>SD</w:t>
            </w:r>
            <w:r w:rsidRPr="00DA33EB">
              <w:rPr>
                <w:b/>
                <w:sz w:val="18"/>
                <w:szCs w:val="18"/>
              </w:rPr>
              <w:t xml:space="preserve"> Rats</w:t>
            </w:r>
          </w:p>
        </w:tc>
        <w:tc>
          <w:tcPr>
            <w:tcW w:w="1800" w:type="dxa"/>
            <w:tcBorders>
              <w:top w:val="single" w:sz="4" w:space="0" w:color="auto"/>
              <w:left w:val="single" w:sz="4" w:space="0" w:color="auto"/>
              <w:bottom w:val="single" w:sz="4" w:space="0" w:color="auto"/>
              <w:right w:val="single" w:sz="4" w:space="0" w:color="auto"/>
            </w:tcBorders>
          </w:tcPr>
          <w:p ns2:paraId="1CB2BB8D" ns2:textId="051C471C" w:rsidR="00393602" w:rsidRPr="006A14D5" w:rsidRDefault="005F56CA" w:rsidP="00A60660">
            <w:pPr>
              <w:pStyle w:val="TableLeft"/>
              <w:rPr>
                <w:b/>
                <w:sz w:val="18"/>
                <w:szCs w:val="18"/>
              </w:rPr>
            </w:pPr>
            <w:r w:rsidRPr="00DA33EB">
              <w:rPr>
                <w:b/>
                <w:sz w:val="18"/>
                <w:szCs w:val="18"/>
              </w:rPr>
              <w:t>Single doses</w:t>
            </w:r>
            <w:r w:rsidRPr="00DA33EB">
              <w:rPr>
                <w:b/>
                <w:sz w:val="18"/>
                <w:szCs w:val="18"/>
              </w:rPr>
              <w:br/>
            </w:r>
            <w:r w:rsidR="00393602" w:rsidRPr="00DA33EB">
              <w:rPr>
                <w:b/>
                <w:sz w:val="18"/>
                <w:szCs w:val="18"/>
              </w:rPr>
              <w:t>0, 3, 10, 30</w:t>
            </w:r>
          </w:p>
        </w:tc>
      </w:tr>
      <w:tr w:rsidR="00393602" w:rsidRPr="006A14D5" ns2:paraId="20512135" ns2:textId="77777777" w:rsidTr="00A60660">
        <w:trPr>
          <w:tblHeader/>
        </w:trPr>
        <w:tc>
          <w:tcPr>
            <w:tcW w:w="9000" w:type="dxa"/>
            <w:gridSpan w:val="3"/>
            <w:tcBorders>
              <w:top w:val="single" w:sz="4" w:space="0" w:color="auto"/>
              <w:left w:val="single" w:sz="4" w:space="0" w:color="auto"/>
              <w:bottom w:val="single" w:sz="4" w:space="0" w:color="auto"/>
              <w:right w:val="single" w:sz="4" w:space="0" w:color="auto"/>
            </w:tcBorders>
          </w:tcPr>
          <w:p ns2:paraId="7EC32AE2" ns2:textId="1033E789" w:rsidR="00393602" w:rsidRPr="006A14D5" w:rsidRDefault="00393602" w:rsidP="00A60660">
            <w:pPr>
              <w:pStyle w:val="TableLeft"/>
              <w:rPr>
                <w:b/>
                <w:sz w:val="18"/>
                <w:szCs w:val="18"/>
              </w:rPr>
            </w:pPr>
            <w:r w:rsidRPr="006A14D5">
              <w:rPr>
                <w:b/>
                <w:sz w:val="18"/>
                <w:szCs w:val="18"/>
              </w:rPr>
              <w:t xml:space="preserve">Monkey in vivo studies with </w:t>
            </w:r>
            <w:r w:rsidR="002B48B4">
              <w:rPr>
                <w:b/>
                <w:sz w:val="18"/>
                <w:szCs w:val="18"/>
              </w:rPr>
              <w:t>sac-TMT</w:t>
            </w:r>
          </w:p>
        </w:tc>
      </w:tr>
      <w:tr w:rsidR="00393602" w:rsidRPr="006A14D5" ns2:paraId="7A257901" ns2:textId="77777777" w:rsidTr="00A60660">
        <w:trPr>
          <w:tblHeader/>
        </w:trPr>
        <w:tc>
          <w:tcPr>
            <w:tcW w:w="2093" w:type="dxa"/>
            <w:tcBorders>
              <w:top w:val="single" w:sz="4" w:space="0" w:color="auto"/>
              <w:left w:val="single" w:sz="4" w:space="0" w:color="auto"/>
              <w:bottom w:val="single" w:sz="4" w:space="0" w:color="auto"/>
              <w:right w:val="single" w:sz="4" w:space="0" w:color="auto"/>
            </w:tcBorders>
          </w:tcPr>
          <w:p ns2:paraId="6373A087" ns2:textId="77777777" w:rsidR="00393602" w:rsidRPr="006A14D5" w:rsidRDefault="00393602" w:rsidP="00A60660">
            <w:pPr>
              <w:pStyle w:val="TableLeft"/>
              <w:rPr>
                <w:sz w:val="18"/>
                <w:szCs w:val="18"/>
              </w:rPr>
            </w:pPr>
            <w:r w:rsidRPr="006A14D5">
              <w:rPr>
                <w:sz w:val="18"/>
                <w:szCs w:val="18"/>
              </w:rPr>
              <w:t>TT #18-785</w:t>
            </w:r>
            <w:r>
              <w:rPr>
                <w:sz w:val="18"/>
                <w:szCs w:val="18"/>
              </w:rPr>
              <w:t>0</w:t>
            </w:r>
            <w:r w:rsidRPr="006A14D5">
              <w:rPr>
                <w:sz w:val="18"/>
                <w:szCs w:val="18"/>
              </w:rPr>
              <w:t xml:space="preserve"> / </w:t>
            </w:r>
            <w:r w:rsidRPr="006A14D5">
              <w:rPr>
                <w:sz w:val="18"/>
                <w:szCs w:val="18"/>
              </w:rPr>
              <w:br/>
            </w:r>
            <w:r w:rsidRPr="00184BEC">
              <w:rPr>
                <w:sz w:val="18"/>
                <w:szCs w:val="18"/>
              </w:rPr>
              <w:t>A2018086-T005-01</w:t>
            </w:r>
            <w:r w:rsidRPr="006A14D5">
              <w:rPr>
                <w:sz w:val="18"/>
                <w:szCs w:val="18"/>
              </w:rPr>
              <w:t xml:space="preserve"> (GLP)</w:t>
            </w:r>
          </w:p>
        </w:tc>
        <w:tc>
          <w:tcPr>
            <w:tcW w:w="5107" w:type="dxa"/>
            <w:tcBorders>
              <w:top w:val="single" w:sz="4" w:space="0" w:color="auto"/>
              <w:left w:val="single" w:sz="4" w:space="0" w:color="auto"/>
              <w:bottom w:val="single" w:sz="4" w:space="0" w:color="auto"/>
              <w:right w:val="single" w:sz="4" w:space="0" w:color="auto"/>
            </w:tcBorders>
          </w:tcPr>
          <w:p ns2:paraId="65E256AC" ns2:textId="491086BB" w:rsidR="00393602" w:rsidRPr="006A14D5" w:rsidRDefault="002B48B4" w:rsidP="00A60660">
            <w:pPr>
              <w:pStyle w:val="TableLeft"/>
              <w:jc w:val="both"/>
              <w:rPr>
                <w:sz w:val="18"/>
                <w:szCs w:val="18"/>
              </w:rPr>
            </w:pPr>
            <w:r>
              <w:rPr>
                <w:sz w:val="18"/>
                <w:szCs w:val="18"/>
              </w:rPr>
              <w:t>sac-TMT</w:t>
            </w:r>
            <w:r w:rsidR="00393602">
              <w:rPr>
                <w:sz w:val="18"/>
                <w:szCs w:val="18"/>
              </w:rPr>
              <w:t xml:space="preserve">: </w:t>
            </w:r>
            <w:r w:rsidR="00393602" w:rsidRPr="00184BEC">
              <w:rPr>
                <w:sz w:val="18"/>
                <w:szCs w:val="18"/>
              </w:rPr>
              <w:t xml:space="preserve">Single Dose Intravenous Toxicity Study of </w:t>
            </w:r>
            <w:r>
              <w:rPr>
                <w:sz w:val="18"/>
                <w:szCs w:val="18"/>
              </w:rPr>
              <w:t>sac-TMT</w:t>
            </w:r>
            <w:r w:rsidR="00393602" w:rsidRPr="00184BEC">
              <w:rPr>
                <w:sz w:val="18"/>
                <w:szCs w:val="18"/>
              </w:rPr>
              <w:t xml:space="preserve"> in Cynomolgus Monkeys</w:t>
            </w:r>
          </w:p>
        </w:tc>
        <w:tc>
          <w:tcPr>
            <w:tcW w:w="1800" w:type="dxa"/>
            <w:tcBorders>
              <w:top w:val="single" w:sz="4" w:space="0" w:color="auto"/>
              <w:left w:val="single" w:sz="4" w:space="0" w:color="auto"/>
              <w:bottom w:val="single" w:sz="4" w:space="0" w:color="auto"/>
              <w:right w:val="single" w:sz="4" w:space="0" w:color="auto"/>
            </w:tcBorders>
          </w:tcPr>
          <w:p ns2:paraId="3723F973" ns2:textId="77777777" w:rsidR="00393602" w:rsidRPr="006A14D5" w:rsidRDefault="00393602" w:rsidP="00A60660">
            <w:pPr>
              <w:pStyle w:val="TableLeft"/>
              <w:rPr>
                <w:sz w:val="18"/>
                <w:szCs w:val="18"/>
              </w:rPr>
            </w:pPr>
            <w:r>
              <w:rPr>
                <w:bCs w:val="0"/>
                <w:sz w:val="18"/>
                <w:szCs w:val="18"/>
              </w:rPr>
              <w:t>0, 50, 90</w:t>
            </w:r>
          </w:p>
        </w:tc>
      </w:tr>
      <w:tr w:rsidR="00393602" w:rsidRPr="006A14D5" ns2:paraId="3F20C1DE" ns2:textId="77777777" w:rsidTr="00A60660">
        <w:trPr>
          <w:tblHeader/>
        </w:trPr>
        <w:tc>
          <w:tcPr>
            <w:tcW w:w="2093" w:type="dxa"/>
            <w:tcBorders>
              <w:top w:val="single" w:sz="4" w:space="0" w:color="auto"/>
              <w:left w:val="single" w:sz="4" w:space="0" w:color="auto"/>
              <w:bottom w:val="single" w:sz="4" w:space="0" w:color="auto"/>
              <w:right w:val="single" w:sz="4" w:space="0" w:color="auto"/>
            </w:tcBorders>
          </w:tcPr>
          <w:p ns2:paraId="0AA01F77" ns2:textId="77777777" w:rsidR="00393602" w:rsidRPr="008F27A8" w:rsidRDefault="00393602" w:rsidP="00A60660">
            <w:pPr>
              <w:pStyle w:val="TableLeft"/>
              <w:rPr>
                <w:sz w:val="18"/>
                <w:szCs w:val="18"/>
                <w:lang w:val="it-IT"/>
              </w:rPr>
            </w:pPr>
            <w:r w:rsidRPr="008F27A8">
              <w:rPr>
                <w:sz w:val="18"/>
                <w:szCs w:val="18"/>
                <w:lang w:val="it-IT"/>
              </w:rPr>
              <w:t xml:space="preserve">TT #18-7852 / </w:t>
            </w:r>
            <w:r w:rsidRPr="008F27A8">
              <w:rPr>
                <w:sz w:val="18"/>
                <w:szCs w:val="18"/>
                <w:lang w:val="it-IT"/>
              </w:rPr>
              <w:br/>
              <w:t>A2018086-G014-01 (Non-GLP)</w:t>
            </w:r>
          </w:p>
        </w:tc>
        <w:tc>
          <w:tcPr>
            <w:tcW w:w="5107" w:type="dxa"/>
            <w:tcBorders>
              <w:top w:val="single" w:sz="4" w:space="0" w:color="auto"/>
              <w:left w:val="single" w:sz="4" w:space="0" w:color="auto"/>
              <w:bottom w:val="single" w:sz="4" w:space="0" w:color="auto"/>
              <w:right w:val="single" w:sz="4" w:space="0" w:color="auto"/>
            </w:tcBorders>
          </w:tcPr>
          <w:p ns2:paraId="3BE3D4B3" ns2:textId="1402023E" w:rsidR="00393602" w:rsidRPr="006A14D5" w:rsidRDefault="002B48B4" w:rsidP="00A60660">
            <w:pPr>
              <w:pStyle w:val="TableLeft"/>
              <w:jc w:val="both"/>
              <w:rPr>
                <w:sz w:val="18"/>
                <w:szCs w:val="18"/>
              </w:rPr>
            </w:pPr>
            <w:r>
              <w:rPr>
                <w:sz w:val="18"/>
                <w:szCs w:val="18"/>
              </w:rPr>
              <w:t>sac-TMT</w:t>
            </w:r>
            <w:r w:rsidR="00393602">
              <w:rPr>
                <w:sz w:val="18"/>
                <w:szCs w:val="18"/>
              </w:rPr>
              <w:t xml:space="preserve">: </w:t>
            </w:r>
            <w:r w:rsidR="00393602" w:rsidRPr="000B5E74">
              <w:rPr>
                <w:sz w:val="18"/>
                <w:szCs w:val="18"/>
              </w:rPr>
              <w:t xml:space="preserve">Preliminary 5-Repeated Dose Toxicity Study of </w:t>
            </w:r>
            <w:r>
              <w:rPr>
                <w:sz w:val="18"/>
                <w:szCs w:val="18"/>
              </w:rPr>
              <w:t>sac-TMT</w:t>
            </w:r>
            <w:r w:rsidR="00393602" w:rsidRPr="000B5E74">
              <w:rPr>
                <w:sz w:val="18"/>
                <w:szCs w:val="18"/>
              </w:rPr>
              <w:t xml:space="preserve"> via Intravenous Injection in Cynomolgus Monkeys</w:t>
            </w:r>
          </w:p>
        </w:tc>
        <w:tc>
          <w:tcPr>
            <w:tcW w:w="1800" w:type="dxa"/>
            <w:tcBorders>
              <w:top w:val="single" w:sz="4" w:space="0" w:color="auto"/>
              <w:left w:val="single" w:sz="4" w:space="0" w:color="auto"/>
              <w:bottom w:val="single" w:sz="4" w:space="0" w:color="auto"/>
              <w:right w:val="single" w:sz="4" w:space="0" w:color="auto"/>
            </w:tcBorders>
          </w:tcPr>
          <w:p ns2:paraId="2E63A0E8" ns2:textId="68C267F4" w:rsidR="00393602" w:rsidRPr="006A14D5" w:rsidRDefault="00393602" w:rsidP="00A60660">
            <w:pPr>
              <w:pStyle w:val="TableLeft"/>
              <w:rPr>
                <w:sz w:val="18"/>
                <w:szCs w:val="18"/>
              </w:rPr>
            </w:pPr>
            <w:r w:rsidRPr="006F4092">
              <w:rPr>
                <w:bCs w:val="0"/>
                <w:sz w:val="18"/>
                <w:szCs w:val="18"/>
              </w:rPr>
              <w:t xml:space="preserve">Phase 1: 0, 60, 90 q1w, 90 q2w; </w:t>
            </w:r>
            <w:r w:rsidRPr="006F4092">
              <w:rPr>
                <w:bCs w:val="0"/>
                <w:sz w:val="18"/>
                <w:szCs w:val="18"/>
              </w:rPr>
              <w:br/>
              <w:t>Phase 2: 60 q2w</w:t>
            </w:r>
          </w:p>
        </w:tc>
      </w:tr>
      <w:tr w:rsidR="00393602" w:rsidRPr="006A14D5" ns2:paraId="5D580F74" ns2:textId="77777777" w:rsidTr="00A60660">
        <w:trPr>
          <w:tblHeader/>
        </w:trPr>
        <w:tc>
          <w:tcPr>
            <w:tcW w:w="2093" w:type="dxa"/>
            <w:tcBorders>
              <w:top w:val="single" w:sz="4" w:space="0" w:color="auto"/>
              <w:left w:val="single" w:sz="4" w:space="0" w:color="auto"/>
              <w:bottom w:val="single" w:sz="4" w:space="0" w:color="auto"/>
              <w:right w:val="single" w:sz="4" w:space="0" w:color="auto"/>
            </w:tcBorders>
          </w:tcPr>
          <w:p ns2:paraId="66BA3677" ns2:textId="77777777" w:rsidR="00393602" w:rsidRPr="006A14D5" w:rsidRDefault="00393602" w:rsidP="00A60660">
            <w:pPr>
              <w:pStyle w:val="TableLeft"/>
              <w:rPr>
                <w:b/>
                <w:sz w:val="18"/>
                <w:szCs w:val="18"/>
              </w:rPr>
            </w:pPr>
            <w:r w:rsidRPr="00DA33EB">
              <w:rPr>
                <w:b/>
                <w:sz w:val="18"/>
                <w:szCs w:val="18"/>
              </w:rPr>
              <w:t xml:space="preserve">TT #18-7853 / </w:t>
            </w:r>
            <w:r w:rsidRPr="00DA33EB">
              <w:rPr>
                <w:b/>
                <w:sz w:val="18"/>
                <w:szCs w:val="18"/>
              </w:rPr>
              <w:br/>
              <w:t>A2018086-T014-01 (GLP)</w:t>
            </w:r>
          </w:p>
        </w:tc>
        <w:tc>
          <w:tcPr>
            <w:tcW w:w="5107" w:type="dxa"/>
            <w:tcBorders>
              <w:top w:val="single" w:sz="4" w:space="0" w:color="auto"/>
              <w:left w:val="single" w:sz="4" w:space="0" w:color="auto"/>
              <w:bottom w:val="single" w:sz="4" w:space="0" w:color="auto"/>
              <w:right w:val="single" w:sz="4" w:space="0" w:color="auto"/>
            </w:tcBorders>
          </w:tcPr>
          <w:p ns2:paraId="10C864C0" ns2:textId="68917E37" w:rsidR="00393602" w:rsidRPr="006A14D5" w:rsidRDefault="002B48B4" w:rsidP="00A60660">
            <w:pPr>
              <w:pStyle w:val="TableLeft"/>
              <w:jc w:val="both"/>
              <w:rPr>
                <w:b/>
                <w:sz w:val="18"/>
                <w:szCs w:val="18"/>
              </w:rPr>
            </w:pPr>
            <w:r w:rsidRPr="00DA33EB">
              <w:rPr>
                <w:b/>
                <w:sz w:val="18"/>
                <w:szCs w:val="18"/>
              </w:rPr>
              <w:t>sac-TMT</w:t>
            </w:r>
            <w:r w:rsidR="00393602" w:rsidRPr="00DA33EB">
              <w:rPr>
                <w:b/>
                <w:sz w:val="18"/>
                <w:szCs w:val="18"/>
              </w:rPr>
              <w:t xml:space="preserve">: 4-Repeated Dose Toxicity Study of </w:t>
            </w:r>
            <w:r w:rsidRPr="00DA33EB">
              <w:rPr>
                <w:b/>
                <w:sz w:val="18"/>
                <w:szCs w:val="18"/>
              </w:rPr>
              <w:t>sac-TMT</w:t>
            </w:r>
            <w:r w:rsidR="00393602" w:rsidRPr="00DA33EB">
              <w:rPr>
                <w:b/>
                <w:sz w:val="18"/>
                <w:szCs w:val="18"/>
              </w:rPr>
              <w:t xml:space="preserve"> via Intravenous Injection in Cynomolgus Monkey</w:t>
            </w:r>
          </w:p>
        </w:tc>
        <w:tc>
          <w:tcPr>
            <w:tcW w:w="1800" w:type="dxa"/>
            <w:tcBorders>
              <w:top w:val="single" w:sz="4" w:space="0" w:color="auto"/>
              <w:left w:val="single" w:sz="4" w:space="0" w:color="auto"/>
              <w:bottom w:val="single" w:sz="4" w:space="0" w:color="auto"/>
              <w:right w:val="single" w:sz="4" w:space="0" w:color="auto"/>
            </w:tcBorders>
          </w:tcPr>
          <w:p ns2:paraId="72CDD457" ns2:textId="042FDEB1" w:rsidR="00393602" w:rsidRPr="006A14D5" w:rsidRDefault="00393602" w:rsidP="00A60660">
            <w:pPr>
              <w:pStyle w:val="TableLeft"/>
              <w:rPr>
                <w:b/>
                <w:sz w:val="18"/>
                <w:szCs w:val="18"/>
              </w:rPr>
            </w:pPr>
            <w:r w:rsidRPr="00DA33EB">
              <w:rPr>
                <w:b/>
                <w:sz w:val="18"/>
                <w:szCs w:val="18"/>
              </w:rPr>
              <w:t xml:space="preserve">0; </w:t>
            </w:r>
            <w:r w:rsidR="00850356" w:rsidRPr="00850356">
              <w:rPr>
                <w:b/>
                <w:sz w:val="18"/>
                <w:szCs w:val="18"/>
              </w:rPr>
              <w:t>sacituzumab</w:t>
            </w:r>
            <w:r w:rsidRPr="00DA33EB">
              <w:rPr>
                <w:b/>
                <w:sz w:val="18"/>
                <w:szCs w:val="18"/>
              </w:rPr>
              <w:t>: 75;</w:t>
            </w:r>
            <w:r w:rsidR="00850356">
              <w:rPr>
                <w:b/>
                <w:sz w:val="18"/>
                <w:szCs w:val="18"/>
              </w:rPr>
              <w:br/>
            </w:r>
            <w:r w:rsidR="002B48B4" w:rsidRPr="00DA33EB">
              <w:rPr>
                <w:b/>
                <w:sz w:val="18"/>
                <w:szCs w:val="18"/>
              </w:rPr>
              <w:t>sac-TMT</w:t>
            </w:r>
            <w:r w:rsidRPr="00DA33EB">
              <w:rPr>
                <w:b/>
                <w:sz w:val="18"/>
                <w:szCs w:val="18"/>
              </w:rPr>
              <w:t>: 25, 50, 75</w:t>
            </w:r>
            <w:r w:rsidR="005F56CA" w:rsidRPr="00DA33EB">
              <w:rPr>
                <w:b/>
                <w:sz w:val="18"/>
                <w:szCs w:val="18"/>
              </w:rPr>
              <w:br/>
              <w:t>All doses q2w</w:t>
            </w:r>
          </w:p>
        </w:tc>
      </w:tr>
      <w:tr w:rsidR="00393602" w:rsidRPr="006A14D5" ns2:paraId="6144B016" ns2:textId="77777777" w:rsidTr="00A60660">
        <w:trPr>
          <w:tblHeader/>
        </w:trPr>
        <w:tc>
          <w:tcPr>
            <w:tcW w:w="2093" w:type="dxa"/>
            <w:tcBorders>
              <w:top w:val="single" w:sz="4" w:space="0" w:color="auto"/>
              <w:left w:val="single" w:sz="4" w:space="0" w:color="auto"/>
              <w:bottom w:val="single" w:sz="4" w:space="0" w:color="auto"/>
              <w:right w:val="single" w:sz="4" w:space="0" w:color="auto"/>
            </w:tcBorders>
          </w:tcPr>
          <w:p ns2:paraId="1655CD1B" ns2:textId="77777777" w:rsidR="00393602" w:rsidRPr="006A14D5" w:rsidRDefault="00393602" w:rsidP="00A60660">
            <w:pPr>
              <w:pStyle w:val="TableLeft"/>
              <w:rPr>
                <w:b/>
                <w:sz w:val="18"/>
                <w:szCs w:val="18"/>
              </w:rPr>
            </w:pPr>
            <w:r w:rsidRPr="00DA33EB">
              <w:rPr>
                <w:b/>
                <w:sz w:val="18"/>
                <w:szCs w:val="18"/>
              </w:rPr>
              <w:t>TT #20-7844 / A2020217-T014-01 (GLP)</w:t>
            </w:r>
          </w:p>
        </w:tc>
        <w:tc>
          <w:tcPr>
            <w:tcW w:w="5107" w:type="dxa"/>
            <w:tcBorders>
              <w:top w:val="single" w:sz="4" w:space="0" w:color="auto"/>
              <w:left w:val="single" w:sz="4" w:space="0" w:color="auto"/>
              <w:bottom w:val="single" w:sz="4" w:space="0" w:color="auto"/>
              <w:right w:val="single" w:sz="4" w:space="0" w:color="auto"/>
            </w:tcBorders>
          </w:tcPr>
          <w:p ns2:paraId="74AA30DD" ns2:textId="614A1D91" w:rsidR="00393602" w:rsidRPr="006A14D5" w:rsidRDefault="002B48B4" w:rsidP="00A60660">
            <w:pPr>
              <w:pStyle w:val="TableLeft"/>
              <w:jc w:val="both"/>
              <w:rPr>
                <w:b/>
                <w:sz w:val="18"/>
                <w:szCs w:val="18"/>
              </w:rPr>
            </w:pPr>
            <w:r w:rsidRPr="00DA33EB">
              <w:rPr>
                <w:b/>
                <w:sz w:val="18"/>
                <w:szCs w:val="18"/>
              </w:rPr>
              <w:t>sac-TMT</w:t>
            </w:r>
            <w:r w:rsidR="00393602" w:rsidRPr="00DA33EB">
              <w:rPr>
                <w:b/>
                <w:sz w:val="18"/>
                <w:szCs w:val="18"/>
              </w:rPr>
              <w:t xml:space="preserve">: 14-Week Intravenous Toxicity Study of </w:t>
            </w:r>
            <w:r w:rsidRPr="00DA33EB">
              <w:rPr>
                <w:b/>
                <w:sz w:val="18"/>
                <w:szCs w:val="18"/>
              </w:rPr>
              <w:t>sac-TMT</w:t>
            </w:r>
            <w:r w:rsidR="00393602" w:rsidRPr="00DA33EB">
              <w:rPr>
                <w:b/>
                <w:sz w:val="18"/>
                <w:szCs w:val="18"/>
              </w:rPr>
              <w:t xml:space="preserve"> for Injection in Cynomolgus Monkeys</w:t>
            </w:r>
          </w:p>
        </w:tc>
        <w:tc>
          <w:tcPr>
            <w:tcW w:w="1800" w:type="dxa"/>
            <w:tcBorders>
              <w:top w:val="single" w:sz="4" w:space="0" w:color="auto"/>
              <w:left w:val="single" w:sz="4" w:space="0" w:color="auto"/>
              <w:bottom w:val="single" w:sz="4" w:space="0" w:color="auto"/>
              <w:right w:val="single" w:sz="4" w:space="0" w:color="auto"/>
            </w:tcBorders>
          </w:tcPr>
          <w:p ns2:paraId="402186FF" ns2:textId="5AB06192" w:rsidR="00393602" w:rsidRPr="006A14D5" w:rsidRDefault="00393602" w:rsidP="00A60660">
            <w:pPr>
              <w:pStyle w:val="TableLeft"/>
              <w:rPr>
                <w:b/>
                <w:sz w:val="18"/>
                <w:szCs w:val="18"/>
              </w:rPr>
            </w:pPr>
            <w:r w:rsidRPr="00DA33EB">
              <w:rPr>
                <w:b/>
                <w:sz w:val="18"/>
                <w:szCs w:val="18"/>
              </w:rPr>
              <w:t>0, 10, 25, 50</w:t>
            </w:r>
            <w:r w:rsidR="005F56CA" w:rsidRPr="00DA33EB">
              <w:rPr>
                <w:b/>
                <w:sz w:val="18"/>
                <w:szCs w:val="18"/>
              </w:rPr>
              <w:t xml:space="preserve"> q2w</w:t>
            </w:r>
          </w:p>
        </w:tc>
      </w:tr>
      <w:tr w:rsidR="00393602" w:rsidRPr="006A14D5" ns2:paraId="35B55F74" ns2:textId="77777777" w:rsidTr="00A60660">
        <w:trPr>
          <w:tblHeader/>
        </w:trPr>
        <w:tc>
          <w:tcPr>
            <w:tcW w:w="9000" w:type="dxa"/>
            <w:gridSpan w:val="3"/>
            <w:tcBorders>
              <w:top w:val="single" w:sz="4" w:space="0" w:color="auto"/>
              <w:left w:val="single" w:sz="4" w:space="0" w:color="auto"/>
              <w:bottom w:val="single" w:sz="4" w:space="0" w:color="auto"/>
              <w:right w:val="single" w:sz="4" w:space="0" w:color="auto"/>
            </w:tcBorders>
          </w:tcPr>
          <w:p ns2:paraId="232438D3" ns2:textId="77777777" w:rsidR="00393602" w:rsidRDefault="00393602" w:rsidP="00A60660">
            <w:pPr>
              <w:tabs>
                <w:tab w:val="left" w:pos="0"/>
              </w:tabs>
              <w:rPr>
                <w:sz w:val="18"/>
                <w:szCs w:val="18"/>
              </w:rPr>
            </w:pPr>
            <w:r w:rsidRPr="006A14D5">
              <w:rPr>
                <w:sz w:val="18"/>
                <w:szCs w:val="18"/>
              </w:rPr>
              <w:t>CHO=Chinese hamster ovary; CNS=central nervous system; GLP=Good Laboratory Practices; hERG=h</w:t>
            </w:r>
            <w:r w:rsidRPr="006A14D5">
              <w:rPr>
                <w:color w:val="000000" w:themeColor="text1"/>
                <w:sz w:val="18"/>
                <w:szCs w:val="18"/>
              </w:rPr>
              <w:t>uman ether-à go-go related gene; IC</w:t>
            </w:r>
            <w:r w:rsidRPr="006A14D5">
              <w:rPr>
                <w:color w:val="000000" w:themeColor="text1"/>
                <w:sz w:val="18"/>
                <w:szCs w:val="18"/>
                <w:vertAlign w:val="subscript"/>
              </w:rPr>
              <w:t>50</w:t>
            </w:r>
            <w:r w:rsidRPr="006A14D5">
              <w:rPr>
                <w:color w:val="000000" w:themeColor="text1"/>
                <w:sz w:val="18"/>
                <w:szCs w:val="18"/>
              </w:rPr>
              <w:t xml:space="preserve">=half-maximal inhibitory concentration; </w:t>
            </w:r>
            <w:r w:rsidRPr="006A14D5">
              <w:rPr>
                <w:sz w:val="18"/>
                <w:szCs w:val="18"/>
              </w:rPr>
              <w:t xml:space="preserve">IV=intravenous; mAb=monoclonal antibody; No.=Number; </w:t>
            </w:r>
            <w:r>
              <w:rPr>
                <w:sz w:val="18"/>
                <w:szCs w:val="18"/>
              </w:rPr>
              <w:t xml:space="preserve">q1w=once weekly; </w:t>
            </w:r>
            <w:r w:rsidRPr="006A14D5">
              <w:rPr>
                <w:sz w:val="18"/>
                <w:szCs w:val="18"/>
              </w:rPr>
              <w:t>q2w=once every two weeks; SD=</w:t>
            </w:r>
            <w:r>
              <w:rPr>
                <w:sz w:val="18"/>
                <w:szCs w:val="18"/>
              </w:rPr>
              <w:t>Sprague-Dawley</w:t>
            </w:r>
            <w:r w:rsidRPr="006A14D5">
              <w:rPr>
                <w:sz w:val="18"/>
                <w:szCs w:val="18"/>
              </w:rPr>
              <w:t>.</w:t>
            </w:r>
          </w:p>
          <w:p ns2:paraId="1166CD02" ns2:textId="3B17130C" w:rsidR="00AE334A" w:rsidRPr="006A14D5" w:rsidRDefault="00AE334A" w:rsidP="00A60660">
            <w:pPr>
              <w:tabs>
                <w:tab w:val="left" w:pos="0"/>
              </w:tabs>
              <w:rPr>
                <w:sz w:val="18"/>
                <w:szCs w:val="18"/>
              </w:rPr>
            </w:pPr>
            <w:r>
              <w:rPr>
                <w:sz w:val="18"/>
                <w:szCs w:val="18"/>
              </w:rPr>
              <w:t>Note: Pivotal studies are bolded within table</w:t>
            </w:r>
          </w:p>
          <w:p ns2:paraId="3FA4C1A8" ns2:textId="77777777" w:rsidR="00393602" w:rsidRPr="006A14D5" w:rsidRDefault="00393602" w:rsidP="00A60660">
            <w:pPr>
              <w:ind w:left="337" w:hanging="337"/>
              <w:rPr>
                <w:sz w:val="18"/>
                <w:szCs w:val="18"/>
              </w:rPr>
            </w:pPr>
            <w:r w:rsidRPr="00165AF6">
              <w:rPr>
                <w:sz w:val="18"/>
                <w:szCs w:val="18"/>
                <w:vertAlign w:val="superscript"/>
              </w:rPr>
              <w:t>a</w:t>
            </w:r>
            <w:r w:rsidRPr="006A14D5">
              <w:rPr>
                <w:sz w:val="18"/>
                <w:szCs w:val="18"/>
              </w:rPr>
              <w:tab/>
              <w:t>KL610023 is the payload, with a molecular weight of 511.59 Da</w:t>
            </w:r>
          </w:p>
          <w:p ns2:paraId="2EA61D0E" ns2:textId="77777777" w:rsidR="00393602" w:rsidRPr="006A14D5" w:rsidRDefault="00393602" w:rsidP="00393602">
            <w:pPr>
              <w:pStyle w:val="TableFootnoteSymbol"/>
              <w:rPr>
                <w:szCs w:val="18"/>
              </w:rPr>
            </w:pPr>
            <w:r w:rsidRPr="00165AF6">
              <w:rPr>
                <w:szCs w:val="18"/>
                <w:vertAlign w:val="superscript"/>
              </w:rPr>
              <w:t>b</w:t>
            </w:r>
            <w:r>
              <w:rPr>
                <w:szCs w:val="18"/>
              </w:rPr>
              <w:tab/>
            </w:r>
            <w:r w:rsidRPr="006A14D5">
              <w:rPr>
                <w:szCs w:val="18"/>
              </w:rPr>
              <w:t>KL610143 is the payload prodrug (82% of payload), with a molecular weight of 621.6 Da</w:t>
            </w:r>
            <w:r w:rsidRPr="006A14D5">
              <w:rPr>
                <w:color w:val="008080"/>
                <w:szCs w:val="18"/>
                <w:u w:val="single"/>
              </w:rPr>
              <w:t>.</w:t>
            </w:r>
          </w:p>
        </w:tc>
      </w:tr>
    </w:tbl>
    <w:p ns2:paraId="718C26B3" ns2:textId="77777777" w:rsidR="00393602" w:rsidRPr="00393602" w:rsidRDefault="00393602" w:rsidP="00393602">
      <w:pPr>
        <w:pStyle w:val="ListEnd"/>
      </w:pPr>
      <w:ins w:id="5633" w:author="GoldenCorpusHarness" w:date="2026-03-28T21:57:55Z">
        <w:r>
          <w:t>Sac-TMT at 3 mg/kg and 10 mg/kg doses showed significant antitumor activity with TGI values of 109.3% (p=0.001) and 111.2% (p=0.001), respectively. Sacituzumab alone, KL610023 alone, and the combination of the 2 molecules did not show antitumor activity. The standard-of-care irinotecan showed significant antitumor activity with TGI of 99.2% (p=0.002).</w:t>
        </w:r>
      </w:ins>
    </w:p>
    <w:p ns2:paraId="5FAA7466" ns2:textId="5A00482E" w:rsidR="00FC7C48" w:rsidRDefault="00D27051">
      <w:pPr>
        <w:pStyle w:val="Paragraph"/>
      </w:pPr>
      <w:del w:id="5634" w:author="GoldenCorpusHarness" w:date="2026-03-28T21:57:55Z">
        <w:r>
          <w:delText>In</w:delText>
        </w:r>
      </w:del>
      <w:ins w:id="5635" w:author="GoldenCorpusHarness" w:date="2026-03-28T21:57:55Z">
        <w:r>
          <w:t>Sac-TMT</w:t>
        </w:r>
      </w:ins>
      <w:r>
        <w:t xml:space="preserve"> </w:t>
      </w:r>
      <w:del w:id="5636" w:author="GoldenCorpusHarness" w:date="2026-03-28T21:57:55Z">
        <w:r>
          <w:delText>vitro studie</w:delText>
        </w:r>
      </w:del>
      <w:ins w:id="5637" w:author="GoldenCorpusHarness" w:date="2026-03-28T21:57:55Z">
        <w:r>
          <w:t>wa</w:t>
        </w:r>
      </w:ins>
      <w:r>
        <w:t xml:space="preserve">s </w:t>
      </w:r>
      <w:del w:id="5638" w:author="GoldenCorpusHarness" w:date="2026-03-28T21:57:55Z">
        <w:r>
          <w:delText>inc</w:delText>
        </w:r>
      </w:del>
      <w:ins w:id="5639" w:author="GoldenCorpusHarness" w:date="2026-03-28T21:57:55Z">
        <w:r>
          <w:t>we</w:t>
        </w:r>
      </w:ins>
      <w:r>
        <w:t>l</w:t>
      </w:r>
      <w:del w:id="5640" w:author="GoldenCorpusHarness" w:date="2026-03-28T21:57:55Z">
        <w:r>
          <w:delText>ud</w:delText>
        </w:r>
      </w:del>
      <w:ins w:id="5641" w:author="GoldenCorpusHarness" w:date="2026-03-28T21:57:55Z">
        <w:r>
          <w:t>l tolerat</w:t>
        </w:r>
      </w:ins>
      <w:r>
        <w:t>ed</w:t>
      </w:r>
      <w:ins w:id="5642" w:author="GoldenCorpusHarness" w:date="2026-03-28T21:57:55Z">
        <w:r>
          <w:t xml:space="preserve"> by</w:t>
        </w:r>
      </w:ins>
      <w:r>
        <w:t xml:space="preserve"> the </w:t>
      </w:r>
      <w:ins w:id="5643" w:author="GoldenCorpusHarness" w:date="2026-03-28T21:57:55Z">
        <w:r>
          <w:t>tumor-b</w:t>
        </w:r>
      </w:ins>
      <w:r>
        <w:t>e</w:t>
      </w:r>
      <w:del w:id="5644" w:author="GoldenCorpusHarness" w:date="2026-03-28T21:57:55Z">
        <w:r>
          <w:delText>v</w:delText>
        </w:r>
      </w:del>
      <w:ins w:id="5645" w:author="GoldenCorpusHarness" w:date="2026-03-28T21:57:55Z">
        <w:r>
          <w:t xml:space="preserve">aring mice at </w:t>
        </w:r>
      </w:ins>
      <w:r>
        <w:t>al</w:t>
      </w:r>
      <w:del w:id="5646" w:author="GoldenCorpusHarness" w:date="2026-03-28T21:57:55Z">
        <w:r>
          <w:delText>uation of potentia</w:delText>
        </w:r>
      </w:del>
      <w:r>
        <w:t>l</w:t>
      </w:r>
      <w:del w:id="5647" w:author="GoldenCorpusHarness" w:date="2026-03-28T21:57:55Z">
        <w:r>
          <w:delText xml:space="preserve"> effects of the payload on hERG potassium channels and Cav1.2 calcium channels expressed in CHO cells. The IC50 value for the inhibitory effect of the payload (KL610023) on hERG potassium current was greater than the highest concentrations</w:delText>
        </w:r>
      </w:del>
      <w:r>
        <w:t xml:space="preserve"> tested </w:t>
      </w:r>
      <w:del w:id="5648" w:author="GoldenCorpusHarness" w:date="2026-03-28T21:57:55Z">
        <w:r>
          <w:delText xml:space="preserve">(8.4 μM), corresponding to safety margin of &gt;221-fold, compared with the simulated human payload Cmax of approximately 25 nM (13 ng/mL) at a 4 mg/kg or 38 nM (16.3 ng/mL) at a 5 mg/kg q2w </w:delText>
        </w:r>
      </w:del>
      <w:r>
        <w:t>dose</w:t>
      </w:r>
      <w:del w:id="5649" w:author="GoldenCorpusHarness" w:date="2026-03-28T21:57:55Z">
        <w:r>
          <w:delText xml:space="preserve"> of </w:delText>
        </w:r>
      </w:del>
      <w:r>
        <w:t>s</w:t>
      </w:r>
      <w:del w:id="5650" w:author="GoldenCorpusHarness" w:date="2026-03-28T21:57:55Z">
        <w:r>
          <w:delText>ac-TMT</w:delText>
        </w:r>
      </w:del>
      <w:r>
        <w:t>.</w:t>
      </w:r>
      <w:del w:id="5651" w:author="GoldenCorpusHarness" w:date="2026-03-28T21:57:55Z">
        <w:r>
          <w:delText xml:space="preserve"> The IC50 for Cav1.2 calcium channel assay was also greater than the highest concentrations of payload tested (30 µM) with a safety margin of &gt;790-fold, compared with the simulated human payload Cmax at a 4 or 5 mg/kg q2w dose of sac-TMT.</w:delText>
        </w:r>
      </w:del>
    </w:p>
    <w:p ns2:paraId="0BC6A3A4" ns2:textId="3A314670" w:rsidR="001B7BDD" w:rsidRDefault="00393602" w:rsidP="00D27051">
      <w:pPr>
        <w:pStyle w:val="Paragraph"/>
      </w:pPr>
      <w:del w:id="5652" w:author="GoldenCorpusHarness" w:date="2026-03-28T21:57:55Z">
        <w:r>
          <w:delText>I</w:delText>
        </w:r>
      </w:del>
      <w:ins w:id="5653" w:author="GoldenCorpusHarness" w:date="2026-03-28T21:57:55Z">
        <w:r>
          <w:t>PK/Pharmacody</w:t>
        </w:r>
      </w:ins>
      <w:r>
        <w:t>n</w:t>
      </w:r>
      <w:ins w:id="5654" w:author="GoldenCorpusHarness" w:date="2026-03-28T21:57:55Z">
        <w:r>
          <w:t>amic</w:t>
        </w:r>
      </w:ins>
      <w:r>
        <w:t xml:space="preserve"> </w:t>
      </w:r>
      <w:del w:id="5655" w:author="GoldenCorpusHarness" w:date="2026-03-28T21:57:55Z">
        <w:r>
          <w:delText>vivo studies in rats included the e</w:delText>
        </w:r>
      </w:del>
      <w:ins w:id="5656" w:author="GoldenCorpusHarness" w:date="2026-03-28T21:57:55Z">
        <w:r>
          <w:t>E</w:t>
        </w:r>
      </w:ins>
      <w:r>
        <w:t xml:space="preserve">valuation of </w:t>
      </w:r>
      <w:ins w:id="5657" w:author="GoldenCorpusHarness" w:date="2026-03-28T21:57:55Z">
        <w:r>
          <w:t xml:space="preserve">Sac-TMT in </w:t>
        </w:r>
      </w:ins>
      <w:r>
        <w:t xml:space="preserve">the </w:t>
      </w:r>
      <w:del w:id="5658" w:author="GoldenCorpusHarness" w:date="2026-03-28T21:57:55Z">
        <w:r>
          <w:delText xml:space="preserve">payload on CNS function and on </w:delText>
        </w:r>
      </w:del>
      <w:ins w:id="5659" w:author="GoldenCorpusHarness" w:date="2026-03-28T21:57:55Z">
        <w:r>
          <w:t>T</w:t>
        </w:r>
      </w:ins>
      <w:r>
        <w:t>re</w:t>
      </w:r>
      <w:del w:id="5660" w:author="GoldenCorpusHarness" w:date="2026-03-28T21:57:55Z">
        <w:r>
          <w:delText>spir</w:delText>
        </w:r>
      </w:del>
      <w:r>
        <w:t>at</w:t>
      </w:r>
      <w:del w:id="5661" w:author="GoldenCorpusHarness" w:date="2026-03-28T21:57:55Z">
        <w:r>
          <w:delText>ory function after single IV injection of payload prodrug (KL610143). No test article related effects on neurobehavioral assess</w:delText>
        </w:r>
      </w:del>
      <w:r>
        <w:t xml:space="preserve">ment </w:t>
      </w:r>
      <w:del w:id="5662" w:author="GoldenCorpusHarness" w:date="2026-03-28T21:57:55Z">
        <w:r>
          <w:delText xml:space="preserve">(including home-cage observations, hand-held observations, open-field observations, stimulus response observations, grip strengths and BTs) or respiratory function (rate, tidal volume and minute ventilation volume) were observed up to 30 mg/kg </w:delText>
        </w:r>
      </w:del>
      <w:r>
        <w:t xml:space="preserve">of </w:t>
      </w:r>
      <w:del w:id="5663" w:author="GoldenCorpusHarness" w:date="2026-03-28T21:57:55Z">
        <w:r>
          <w:delText>K</w:delText>
        </w:r>
      </w:del>
      <w:ins w:id="5664" w:author="GoldenCorpusHarness" w:date="2026-03-28T21:57:55Z">
        <w:r>
          <w:t>Orthotropic HCC1806 Human Breast Cancer Xenograft Model in Female BA</w:t>
        </w:r>
      </w:ins>
      <w:r>
        <w:t>L</w:t>
      </w:r>
      <w:del w:id="5665" w:author="GoldenCorpusHarness" w:date="2026-03-28T21:57:55Z">
        <w:r>
          <w:delText>61</w:delText>
        </w:r>
      </w:del>
      <w:ins w:id="5666" w:author="GoldenCorpusHarness" w:date="2026-03-28T21:57:55Z">
        <w:r>
          <w:t>B/c Nude Mice (PD</w:t>
        </w:r>
      </w:ins>
      <w:r>
        <w:t>01</w:t>
      </w:r>
      <w:ins w:id="5667" w:author="GoldenCorpusHarness" w:date="2026-03-28T21:57:55Z">
        <w:r>
          <w:t>8 / E</w:t>
        </w:r>
      </w:ins>
      <w:r>
        <w:t>4</w:t>
      </w:r>
      <w:ins w:id="5668" w:author="GoldenCorpusHarness" w:date="2026-03-28T21:57:55Z">
        <w:r>
          <w:t>192-T182</w:t>
        </w:r>
      </w:ins>
      <w:r>
        <w:t>3</w:t>
      </w:r>
      <w:del w:id="5669" w:author="GoldenCorpusHarness" w:date="2026-03-28T21:57:55Z">
        <w:r>
          <w:delText>.</w:delText>
        </w:r>
      </w:del>
      <w:ins w:id="5670" w:author="GoldenCorpusHarness" w:date="2026-03-28T21:57:55Z">
        <w:r>
          <w:t>)</w:t>
        </w:r>
      </w:ins>
    </w:p>
    <w:p ns2:paraId="2951637B" ns2:textId="54124AF6" w:rsidR="00345CAA" w:rsidRDefault="00345CAA" w:rsidP="00D27051">
      <w:pPr>
        <w:pStyle w:val="Paragraph"/>
      </w:pPr>
      <w:del w:id="5671" w:author="GoldenCorpusHarness" w:date="2026-03-28T21:57:55Z">
        <w:r>
          <w:delText>Sa</w:delText>
        </w:r>
      </w:del>
      <w:ins w:id="5672" w:author="GoldenCorpusHarness" w:date="2026-03-28T21:57:55Z">
        <w:r>
          <w:t>The PK/pharmacodynamic o</w:t>
        </w:r>
      </w:ins>
      <w:r>
        <w:t>f</w:t>
      </w:r>
      <w:del w:id="5673" w:author="GoldenCorpusHarness" w:date="2026-03-28T21:57:55Z">
        <w:r>
          <w:delText>et</w:delText>
        </w:r>
      </w:del>
      <w:ins w:id="5674" w:author="GoldenCorpusHarness" w:date="2026-03-28T21:57:55Z">
        <w:r>
          <w:t xml:space="preserve"> sac-TMT was evaluated in the HCC1806 human breast cancer xenograft model. Mice were randoml</w:t>
        </w:r>
      </w:ins>
      <w:r>
        <w:t xml:space="preserve">y </w:t>
      </w:r>
      <w:del w:id="5675" w:author="GoldenCorpusHarness" w:date="2026-03-28T21:57:55Z">
        <w:r>
          <w:delText>pharmacolog</w:delText>
        </w:r>
      </w:del>
      <w:ins w:id="5676" w:author="GoldenCorpusHarness" w:date="2026-03-28T21:57:55Z">
        <w:r>
          <w:t>grouped into 3 groups according to their tumor sizes. When the average tumor size in each group reached approximatel</w:t>
        </w:r>
      </w:ins>
      <w:r>
        <w:t xml:space="preserve">y </w:t>
      </w:r>
      <w:del w:id="5677" w:author="GoldenCorpusHarness" w:date="2026-03-28T21:57:55Z">
        <w:r>
          <w:delText>endpoints</w:delText>
        </w:r>
      </w:del>
      <w:ins w:id="5678" w:author="GoldenCorpusHarness" w:date="2026-03-28T21:57:55Z">
        <w:r>
          <w:t>355 mm3</w:t>
        </w:r>
      </w:ins>
      <w:r>
        <w:t xml:space="preserve">, </w:t>
      </w:r>
      <w:del w:id="5679" w:author="GoldenCorpusHarness" w:date="2026-03-28T21:57:55Z">
        <w:r>
          <w:delText>including ECG, BT, blood pressure, heart rate, respiratory rate, neurologic examination, and histopathology</w:delText>
        </w:r>
      </w:del>
      <w:ins w:id="5680" w:author="GoldenCorpusHarness" w:date="2026-03-28T21:57:55Z">
        <w:r>
          <w:t>the mice received either no treatment or a single IV dose</w:t>
        </w:r>
      </w:ins>
      <w:r>
        <w:t xml:space="preserve"> of </w:t>
      </w:r>
      <w:del w:id="5681" w:author="GoldenCorpusHarness" w:date="2026-03-28T21:57:55Z">
        <w:r>
          <w:delText xml:space="preserve">tissues from the cardiovascular, respiratory, renal, and nervous systems, were assessed as part of the repeat-dose toxicology studies with sac-TMT in cynomolgus monkeys. No sac-TMT-related effects were observed in any safety pharmacology-related parameters. Based on the NOEL of QT/QTcB at 50 </w:delText>
        </w:r>
      </w:del>
      <w:ins w:id="5682" w:author="GoldenCorpusHarness" w:date="2026-03-28T21:57:55Z">
        <w:r>
          <w:t xml:space="preserve">1 </w:t>
        </w:r>
      </w:ins>
      <w:r>
        <w:t xml:space="preserve">mg/kg </w:t>
      </w:r>
      <w:del w:id="5683" w:author="GoldenCorpusHarness" w:date="2026-03-28T21:57:55Z">
        <w:r>
          <w:delText>sac-TMT in the 14-week repeat-dose monkey toxicology study, the safety margin for the payload is up to 8.5- or 6.6-fold (Cmax of approximately</w:delText>
        </w:r>
      </w:del>
      <w:ins w:id="5684" w:author="GoldenCorpusHarness" w:date="2026-03-28T21:57:55Z">
        <w:r>
          <w:t>or</w:t>
        </w:r>
      </w:ins>
      <w:r>
        <w:t xml:space="preserve"> 10</w:t>
      </w:r>
      <w:del w:id="5685" w:author="GoldenCorpusHarness" w:date="2026-03-28T21:57:55Z">
        <w:r>
          <w:delText>8.5 ng/mL at 50</w:delText>
        </w:r>
      </w:del>
      <w:r>
        <w:t xml:space="preserve"> mg/kg </w:t>
      </w:r>
      <w:del w:id="5686" w:author="GoldenCorpusHarness" w:date="2026-03-28T21:57:55Z">
        <w:r>
          <w:delText xml:space="preserve">dose </w:delText>
        </w:r>
      </w:del>
      <w:r>
        <w:t>of sac-TMT</w:t>
      </w:r>
      <w:del w:id="5687" w:author="GoldenCorpusHarness" w:date="2026-03-28T21:57:55Z">
        <w:r>
          <w:delText xml:space="preserve"> compared to the simulated human Cmax of 13 ng/mL (25 nM) at a 4 mg/kg or 16</w:delText>
        </w:r>
      </w:del>
      <w:r>
        <w:t>.</w:t>
      </w:r>
      <w:del w:id="5688" w:author="GoldenCorpusHarness" w:date="2026-03-28T21:57:55Z">
        <w:r>
          <w:delText xml:space="preserve">3 ng/mL (38 nM) at a 5 mg/kg q2w dose of sac-TMT) respectively, and for the ADC is 18- or 15-fold (Cmax of approximately 1530 µg/mL compared to the simulated human Cmax of 83 µg/mL at a 4 mg/kg (520 nM) or 104 µg/mL (651 nM) at a 5 mg/kg q2w dose of sac-TMT) respectively. Overall, these margins suggest low risk of QTc prolongation at the clinical dose of 4 or 5 mg/kg q2w sac-TMT. </w:delText>
        </w:r>
      </w:del>
    </w:p>
    <w:p ns2:paraId="7ED0D756" ns2:textId="21C54E16" w:rsidR="00393602" w:rsidRDefault="00393602" w:rsidP="00D27051">
      <w:pPr>
        <w:pStyle w:val="Paragraph"/>
      </w:pPr>
      <w:del w:id="5689" w:author="GoldenCorpusHarness" w:date="2026-03-28T21:57:55Z">
        <w:r>
          <w:delText>Taken together</w:delText>
        </w:r>
      </w:del>
      <w:ins w:id="5690" w:author="GoldenCorpusHarness" w:date="2026-03-28T21:57:55Z">
        <w:r>
          <w:t>After a single IV administration of sac-TMT in HCC1806 tumor-bearing mice</w:t>
        </w:r>
      </w:ins>
      <w:r>
        <w:t xml:space="preserve">, </w:t>
      </w:r>
      <w:del w:id="5691" w:author="GoldenCorpusHarness" w:date="2026-03-28T21:57:55Z">
        <w:r>
          <w:delText>the data from safet</w:delText>
        </w:r>
      </w:del>
      <w:ins w:id="5692" w:author="GoldenCorpusHarness" w:date="2026-03-28T21:57:55Z">
        <w:r>
          <w:t>sac-TMT was stable in the s</w:t>
        </w:r>
      </w:ins>
      <w:r>
        <w:t>y</w:t>
      </w:r>
      <w:del w:id="5693" w:author="GoldenCorpusHarness" w:date="2026-03-28T21:57:55Z">
        <w:r>
          <w:delText xml:space="preserve"> </w:delText>
        </w:r>
      </w:del>
      <w:ins w:id="5694" w:author="GoldenCorpusHarness" w:date="2026-03-28T21:57:55Z">
        <w:r>
          <w:t>stemic circulation of the test animals with little free KL610023 being detected. KL610023 was mainly detected in the tumors (target tissue), and the level of free KL610023 in the tumor tissue increased dose-de</w:t>
        </w:r>
      </w:ins>
      <w:r>
        <w:t>p</w:t>
      </w:r>
      <w:del w:id="5695" w:author="GoldenCorpusHarness" w:date="2026-03-28T21:57:55Z">
        <w:r>
          <w:delText>harmacolog</w:delText>
        </w:r>
      </w:del>
      <w:ins w:id="5696" w:author="GoldenCorpusHarness" w:date="2026-03-28T21:57:55Z">
        <w:r>
          <w:t>endentl</w:t>
        </w:r>
      </w:ins>
      <w:r>
        <w:t>y</w:t>
      </w:r>
      <w:del w:id="5697" w:author="GoldenCorpusHarness" w:date="2026-03-28T21:57:55Z">
        <w:r>
          <w:delText xml:space="preserve"> studies su</w:delText>
        </w:r>
      </w:del>
      <w:ins w:id="5698" w:author="GoldenCorpusHarness" w:date="2026-03-28T21:57:55Z">
        <w:r>
          <w:t xml:space="preserve">. Administration of a single dose of sac-TMT led to the inhibition of P-ERK through 4 hours </w:t>
        </w:r>
      </w:ins>
      <w:r>
        <w:t>p</w:t>
      </w:r>
      <w:ins w:id="5699" w:author="GoldenCorpusHarness" w:date="2026-03-28T21:57:55Z">
        <w:r>
          <w:t xml:space="preserve">ost dose, and the signaling-related </w:t>
        </w:r>
      </w:ins>
      <w:r>
        <w:t>p</w:t>
      </w:r>
      <w:del w:id="5700" w:author="GoldenCorpusHarness" w:date="2026-03-28T21:57:55Z">
        <w:r>
          <w:delText>ort clinical in</w:delText>
        </w:r>
      </w:del>
      <w:ins w:id="5701" w:author="GoldenCorpusHarness" w:date="2026-03-28T21:57:55Z">
        <w:r>
          <w:t>roteins caspase3 and caspase7 were affected at later time points. The antitumor efficacy was directly correlated with the amount of KL610023 released after clea</w:t>
        </w:r>
      </w:ins>
      <w:r>
        <w:t>v</w:t>
      </w:r>
      <w:del w:id="5702" w:author="GoldenCorpusHarness" w:date="2026-03-28T21:57:55Z">
        <w:r>
          <w:delText>estigation</w:delText>
        </w:r>
      </w:del>
      <w:ins w:id="5703" w:author="GoldenCorpusHarness" w:date="2026-03-28T21:57:55Z">
        <w:r>
          <w:t>age of sac-TMT in tumor tissue</w:t>
        </w:r>
      </w:ins>
      <w:r>
        <w:t>.</w:t>
      </w:r>
    </w:p>
    <w:p ns2:paraId="54893D03" ns2:textId="77777777" w:rsidR="00EE7707" w:rsidRDefault="00EE7707" w:rsidP="008F77A4">
      <w:pPr>
        <w:pStyle w:val="Heading3"/>
      </w:pPr>
      <w:del w:id="5704" w:author="GoldenCorpusHarness" w:date="2026-03-28T21:57:55Z">
        <w:r>
          <w:delText>Pharm</w:delText>
        </w:r>
      </w:del>
      <w:ins w:id="5705" w:author="GoldenCorpusHarness" w:date="2026-03-28T21:57:55Z">
        <w:r>
          <w:t>Effects of S</w:t>
        </w:r>
      </w:ins>
      <w:r>
        <w:t>ac</w:t>
      </w:r>
      <w:ins w:id="5706" w:author="GoldenCorpusHarness" w:date="2026-03-28T21:57:55Z">
        <w:r>
          <w:t xml:space="preserve">-TMT </w:t>
        </w:r>
      </w:ins>
      <w:r>
        <w:t>o</w:t>
      </w:r>
      <w:del w:id="5707" w:author="GoldenCorpusHarness" w:date="2026-03-28T21:57:55Z">
        <w:r>
          <w:delText>dy</w:delText>
        </w:r>
      </w:del>
      <w:r>
        <w:t>n</w:t>
      </w:r>
      <w:ins w:id="5708" w:author="GoldenCorpusHarness" w:date="2026-03-28T21:57:55Z">
        <w:r>
          <w:t xml:space="preserve"> </w:t>
        </w:r>
      </w:ins>
      <w:r>
        <w:t>a</w:t>
      </w:r>
      <w:del w:id="5709" w:author="GoldenCorpusHarness" w:date="2026-03-28T21:57:55Z">
        <w:r>
          <w:delText>mic Drug</w:delText>
        </w:r>
      </w:del>
      <w:ins w:id="5710" w:author="GoldenCorpusHarness" w:date="2026-03-28T21:57:55Z">
        <w:r>
          <w:t>n</w:t>
        </w:r>
      </w:ins>
      <w:r>
        <w:t xml:space="preserve"> I</w:t>
      </w:r>
      <w:ins w:id="5711" w:author="GoldenCorpusHarness" w:date="2026-03-28T21:57:55Z">
        <w:r>
          <w:t>mmu</w:t>
        </w:r>
      </w:ins>
      <w:r>
        <w:t>n</w:t>
      </w:r>
      <w:del w:id="5712" w:author="GoldenCorpusHarness" w:date="2026-03-28T21:57:55Z">
        <w:r>
          <w:delText>t</w:delText>
        </w:r>
      </w:del>
      <w:r>
        <w:t>e</w:t>
      </w:r>
      <w:del w:id="5713" w:author="GoldenCorpusHarness" w:date="2026-03-28T21:57:55Z">
        <w:r>
          <w:delText>ra</w:delText>
        </w:r>
      </w:del>
      <w:ins w:id="5714" w:author="GoldenCorpusHarness" w:date="2026-03-28T21:57:55Z">
        <w:r>
          <w:t xml:space="preserve"> Re</w:t>
        </w:r>
      </w:ins>
      <w:r>
        <w:t>c</w:t>
      </w:r>
      <w:del w:id="5715" w:author="GoldenCorpusHarness" w:date="2026-03-28T21:57:55Z">
        <w:r>
          <w:delText>ti</w:delText>
        </w:r>
      </w:del>
      <w:r>
        <w:t>ons</w:t>
      </w:r>
      <w:ins w:id="5716" w:author="GoldenCorpusHarness" w:date="2026-03-28T21:57:55Z">
        <w:r>
          <w:t>tituted Mouse Model Bearing Human NSCLC HCC827 Tumors (PD021/A264-PDD-2105)</w:t>
        </w:r>
      </w:ins>
    </w:p>
    <w:p ns2:paraId="1E339055" ns2:textId="08905C69" w:rsidR="0044136E" w:rsidRPr="00620655" w:rsidRDefault="002E51E1" w:rsidP="00374736">
      <w:pPr>
        <w:pStyle w:val="Paragraph"/>
      </w:pPr>
      <w:del w:id="5717" w:author="GoldenCorpusHarness" w:date="2026-03-28T21:57:55Z">
        <w:r>
          <w:delText>N</w:delText>
        </w:r>
      </w:del>
      <w:ins w:id="5718" w:author="GoldenCorpusHarness" w:date="2026-03-28T21:57:55Z">
        <w:r>
          <w:t>T</w:t>
        </w:r>
      </w:ins>
      <w:r>
        <w:t>o</w:t>
      </w:r>
      <w:del w:id="5719" w:author="GoldenCorpusHarness" w:date="2026-03-28T21:57:55Z">
        <w:r>
          <w:delText>n</w:delText>
        </w:r>
      </w:del>
      <w:ins w:id="5720" w:author="GoldenCorpusHarness" w:date="2026-03-28T21:57:55Z">
        <w:r>
          <w:t xml:space="preserve"> support the </w:t>
        </w:r>
      </w:ins>
      <w:r>
        <w:t>c</w:t>
      </w:r>
      <w:del w:id="5721" w:author="GoldenCorpusHarness" w:date="2026-03-28T21:57:55Z">
        <w:r>
          <w:delText>l</w:delText>
        </w:r>
      </w:del>
      <w:ins w:id="5722" w:author="GoldenCorpusHarness" w:date="2026-03-28T21:57:55Z">
        <w:r>
          <w:t>omb</w:t>
        </w:r>
      </w:ins>
      <w:r>
        <w:t>in</w:t>
      </w:r>
      <w:del w:id="5723" w:author="GoldenCorpusHarness" w:date="2026-03-28T21:57:55Z">
        <w:r>
          <w:delText>ic</w:delText>
        </w:r>
      </w:del>
      <w:r>
        <w:t>a</w:t>
      </w:r>
      <w:del w:id="5724" w:author="GoldenCorpusHarness" w:date="2026-03-28T21:57:55Z">
        <w:r>
          <w:delText>l studies evaluating pharmacodynamic drug interac</w:delText>
        </w:r>
      </w:del>
      <w:r>
        <w:t>tion</w:t>
      </w:r>
      <w:del w:id="5725" w:author="GoldenCorpusHarness" w:date="2026-03-28T21:57:55Z">
        <w:r>
          <w:delText>s</w:delText>
        </w:r>
      </w:del>
      <w:r>
        <w:t xml:space="preserve"> </w:t>
      </w:r>
      <w:del w:id="5726" w:author="GoldenCorpusHarness" w:date="2026-03-28T21:57:55Z">
        <w:r>
          <w:delText>with</w:delText>
        </w:r>
      </w:del>
      <w:ins w:id="5727" w:author="GoldenCorpusHarness" w:date="2026-03-28T21:57:55Z">
        <w:r>
          <w:t>of</w:t>
        </w:r>
      </w:ins>
      <w:r>
        <w:t xml:space="preserve"> sac-TMT </w:t>
      </w:r>
      <w:del w:id="5728" w:author="GoldenCorpusHarness" w:date="2026-03-28T21:57:55Z">
        <w:r>
          <w:delText>h</w:delText>
        </w:r>
      </w:del>
      <w:r>
        <w:t>a</w:t>
      </w:r>
      <w:del w:id="5729" w:author="GoldenCorpusHarness" w:date="2026-03-28T21:57:55Z">
        <w:r>
          <w:delText xml:space="preserve">ve </w:delText>
        </w:r>
      </w:del>
      <w:r>
        <w:t>n</w:t>
      </w:r>
      <w:del w:id="5730" w:author="GoldenCorpusHarness" w:date="2026-03-28T21:57:55Z">
        <w:r>
          <w:delText>ot been</w:delText>
        </w:r>
      </w:del>
      <w:ins w:id="5731" w:author="GoldenCorpusHarness" w:date="2026-03-28T21:57:55Z">
        <w:r>
          <w:t>d</w:t>
        </w:r>
      </w:ins>
      <w:r>
        <w:t xml:space="preserve"> c</w:t>
      </w:r>
      <w:del w:id="5732" w:author="GoldenCorpusHarness" w:date="2026-03-28T21:57:55Z">
        <w:r>
          <w:delText>onducted. T</w:delText>
        </w:r>
      </w:del>
      <w:r>
        <w:t>he</w:t>
      </w:r>
      <w:del w:id="5733" w:author="GoldenCorpusHarness" w:date="2026-03-28T21:57:55Z">
        <w:r>
          <w:delText xml:space="preserve"> </w:delText>
        </w:r>
      </w:del>
      <w:ins w:id="5734" w:author="GoldenCorpusHarness" w:date="2026-03-28T21:57:55Z">
        <w:r>
          <w:t>ck</w:t>
        </w:r>
      </w:ins>
      <w:r>
        <w:t>po</w:t>
      </w:r>
      <w:del w:id="5735" w:author="GoldenCorpusHarness" w:date="2026-03-28T21:57:55Z">
        <w:r>
          <w:delText>te</w:delText>
        </w:r>
      </w:del>
      <w:ins w:id="5736" w:author="GoldenCorpusHarness" w:date="2026-03-28T21:57:55Z">
        <w:r>
          <w:t>i</w:t>
        </w:r>
      </w:ins>
      <w:r>
        <w:t>nt</w:t>
      </w:r>
      <w:del w:id="5737" w:author="GoldenCorpusHarness" w:date="2026-03-28T21:57:55Z">
        <w:r>
          <w:delText>ial</w:delText>
        </w:r>
      </w:del>
      <w:r>
        <w:t xml:space="preserve"> in</w:t>
      </w:r>
      <w:del w:id="5738" w:author="GoldenCorpusHarness" w:date="2026-03-28T21:57:55Z">
        <w:r>
          <w:delText>teract</w:delText>
        </w:r>
      </w:del>
      <w:ins w:id="5739" w:author="GoldenCorpusHarness" w:date="2026-03-28T21:57:55Z">
        <w:r>
          <w:t>h</w:t>
        </w:r>
      </w:ins>
      <w:r>
        <w:t>i</w:t>
      </w:r>
      <w:del w:id="5740" w:author="GoldenCorpusHarness" w:date="2026-03-28T21:57:55Z">
        <w:r>
          <w:delText>on w</w:delText>
        </w:r>
      </w:del>
      <w:ins w:id="5741" w:author="GoldenCorpusHarness" w:date="2026-03-28T21:57:55Z">
        <w:r>
          <w:t>b</w:t>
        </w:r>
      </w:ins>
      <w:r>
        <w:t>it</w:t>
      </w:r>
      <w:del w:id="5742" w:author="GoldenCorpusHarness" w:date="2026-03-28T21:57:55Z">
        <w:r>
          <w:delText>h</w:delText>
        </w:r>
      </w:del>
      <w:ins w:id="5743" w:author="GoldenCorpusHarness" w:date="2026-03-28T21:57:55Z">
        <w:r>
          <w:t>ors,</w:t>
        </w:r>
      </w:ins>
      <w:r>
        <w:t xml:space="preserve"> </w:t>
      </w:r>
      <w:del w:id="5744" w:author="GoldenCorpusHarness" w:date="2026-03-28T21:57:55Z">
        <w:r>
          <w:delText>o</w:delText>
        </w:r>
      </w:del>
      <w:r>
        <w:t>th</w:t>
      </w:r>
      <w:del w:id="5745" w:author="GoldenCorpusHarness" w:date="2026-03-28T21:57:55Z">
        <w:r>
          <w:delText>er drug</w:delText>
        </w:r>
      </w:del>
      <w:ins w:id="5746" w:author="GoldenCorpusHarness" w:date="2026-03-28T21:57:55Z">
        <w:r>
          <w:t>i</w:t>
        </w:r>
      </w:ins>
      <w:r>
        <w:t>s</w:t>
      </w:r>
      <w:del w:id="5747" w:author="GoldenCorpusHarness" w:date="2026-03-28T21:57:55Z">
        <w:r>
          <w:delText xml:space="preserve"> can only be addressed in clinical</w:delText>
        </w:r>
      </w:del>
      <w:r>
        <w:t xml:space="preserve"> stud</w:t>
      </w:r>
      <w:ins w:id="5748" w:author="GoldenCorpusHarness" w:date="2026-03-28T21:57:55Z">
        <w:r>
          <w:t xml:space="preserve">y evaluated the effects of sac-TMT on an </w:t>
        </w:r>
      </w:ins>
      <w:r>
        <w:t>i</w:t>
      </w:r>
      <w:ins w:id="5749" w:author="GoldenCorpusHarness" w:date="2026-03-28T21:57:55Z">
        <w:r>
          <w:t>mmun</w:t>
        </w:r>
      </w:ins>
      <w:r>
        <w:t>e</w:t>
      </w:r>
      <w:ins w:id="5750" w:author="GoldenCorpusHarness" w:date="2026-03-28T21:57:55Z">
        <w:r>
          <w:t xml:space="preserve"> reconstituted mouse model bearing human NSCLC HCC827 tumor</w:t>
        </w:r>
      </w:ins>
      <w:r>
        <w:t>s.</w:t>
      </w:r>
    </w:p>
    <w:p ns2:paraId="3B34CDEB" ns2:textId="4E57D0DA" w:rsidR="00255A25" w:rsidRPr="00255A25" w:rsidRDefault="003B000A" w:rsidP="001502AD">
      <w:pPr>
        <w:pStyle w:val="Heading2"/>
      </w:pPr>
      <w:ins w:id="5751" w:author="GoldenCorpusHarness" w:date="2026-03-28T21:57:55Z">
        <w:r>
          <w:t xml:space="preserve">In this model, after being inoculated subcutaneously of HCC827 cells for tumorigenesis in </w:t>
        </w:r>
      </w:ins>
      <w:r>
        <w:t>N</w:t>
      </w:r>
      <w:del w:id="5752" w:author="GoldenCorpusHarness" w:date="2026-03-28T21:57:55Z">
        <w:r>
          <w:delText>onclinical</w:delText>
        </w:r>
      </w:del>
      <w:ins w:id="5753" w:author="GoldenCorpusHarness" w:date="2026-03-28T21:57:55Z">
        <w:r>
          <w:t>OD SCID gamma mice, human</w:t>
        </w:r>
      </w:ins>
      <w:r>
        <w:t xml:space="preserve"> P</w:t>
      </w:r>
      <w:del w:id="5754" w:author="GoldenCorpusHarness" w:date="2026-03-28T21:57:55Z">
        <w:r>
          <w:delText>harmaco</w:delText>
        </w:r>
      </w:del>
      <w:ins w:id="5755" w:author="GoldenCorpusHarness" w:date="2026-03-28T21:57:55Z">
        <w:r>
          <w:t>BMCs were injected intraperitoneally to establish the human immune reconstitution model. The next day, mice were randomly grouped based on tumor volume and body weight (Day 0 or P0), 5 mice per group, with test articles administered IV. At the end of the in-life portion of the study, tumor volumes were measured, and tumor and blood samples ta</w:t>
        </w:r>
      </w:ins>
      <w:r>
        <w:t>k</w:t>
      </w:r>
      <w:del w:id="5756" w:author="GoldenCorpusHarness" w:date="2026-03-28T21:57:55Z">
        <w:r>
          <w:delText>inetics and Product Metabolism</w:delText>
        </w:r>
      </w:del>
      <w:ins w:id="5757" w:author="GoldenCorpusHarness" w:date="2026-03-28T21:57:55Z">
        <w:r>
          <w:t>en for analyses.</w:t>
        </w:r>
      </w:ins>
    </w:p>
    <w:p ns2:paraId="5028FF19" ns2:textId="07C14E32" w:rsidR="006E1849" w:rsidRPr="00B17DEA" w:rsidRDefault="009C43DF" w:rsidP="006E1849">
      <w:pPr>
        <w:pStyle w:val="Heading3"/>
      </w:pPr>
      <w:ins w:id="5758" w:author="GoldenCorpusHarness" w:date="2026-03-28T21:57:55Z">
        <w:r>
          <w:t>Antitumor activity was observed for sac-T</w:t>
        </w:r>
      </w:ins>
      <w:r>
        <w:t>M</w:t>
      </w:r>
      <w:del w:id="5759" w:author="GoldenCorpusHarness" w:date="2026-03-28T21:57:55Z">
        <w:r>
          <w:delText>ethods o</w:delText>
        </w:r>
      </w:del>
      <w:ins w:id="5760" w:author="GoldenCorpusHarness" w:date="2026-03-28T21:57:55Z">
        <w:r>
          <w:t>T, with tumor growth inhibited in a dose-dependent manner as shown in ([Figure 3] panel A). All test articles were well tolerated without signi</w:t>
        </w:r>
      </w:ins>
      <w:r>
        <w:t>f</w:t>
      </w:r>
      <w:del w:id="5761" w:author="GoldenCorpusHarness" w:date="2026-03-28T21:57:55Z">
        <w:r>
          <w:delText xml:space="preserve"> Anal</w:delText>
        </w:r>
      </w:del>
      <w:ins w:id="5762" w:author="GoldenCorpusHarness" w:date="2026-03-28T21:57:55Z">
        <w:r>
          <w:t>icant weight loss or obvious toxicit</w:t>
        </w:r>
      </w:ins>
      <w:r>
        <w:t>y</w:t>
      </w:r>
      <w:del w:id="5763" w:author="GoldenCorpusHarness" w:date="2026-03-28T21:57:55Z">
        <w:r>
          <w:delText>sis</w:delText>
        </w:r>
      </w:del>
      <w:ins w:id="5764" w:author="GoldenCorpusHarness" w:date="2026-03-28T21:57:55Z">
        <w:r>
          <w:t>.</w:t>
        </w:r>
      </w:ins>
    </w:p>
    <w:p ns2:paraId="0496A9A2" ns2:textId="2BBED181" w:rsidR="002E51E1" w:rsidRDefault="002E51E1" w:rsidP="002E51E1">
      <w:pPr>
        <w:pStyle w:val="Heading4"/>
      </w:pPr>
      <w:del w:id="5765" w:author="GoldenCorpusHarness" w:date="2026-03-28T21:57:55Z">
        <w:r>
          <w:delText>Quantification of K</w:delText>
        </w:r>
      </w:del>
      <w:ins w:id="5766" w:author="GoldenCorpusHarness" w:date="2026-03-28T21:57:55Z">
        <w:r>
          <w:t>Sac-TMT significantly increased the proportion of human PBMCs (hCD45+), T cells (hCD45+ CD3+), helper T cells (hCD45+ CD3+ CD4+) and killer T cells (hCD45+ CD3+ CD8+) in the peripheral blood of mice, indicating that sac-TMT promoted the immune reconstitution in the HCC827 model ([Figure 3], panel B). Sac-TMT also significantly promoted infiltration of TI</w:t>
        </w:r>
      </w:ins>
      <w:r>
        <w:t>L</w:t>
      </w:r>
      <w:del w:id="5767" w:author="GoldenCorpusHarness" w:date="2026-03-28T21:57:55Z">
        <w:r>
          <w:delText>61002</w:delText>
        </w:r>
      </w:del>
      <w:ins w:id="5768" w:author="GoldenCorpusHarness" w:date="2026-03-28T21:57:55Z">
        <w:r>
          <w:t xml:space="preserve">s in tumors, especially killer T cells (ie, CD8+ T cells; [Figure </w:t>
        </w:r>
      </w:ins>
      <w:r>
        <w:t>3</w:t>
      </w:r>
      <w:del w:id="5769" w:author="GoldenCorpusHarness" w:date="2026-03-28T21:57:55Z">
        <w:r>
          <w:delText xml:space="preserve"> in Serum and Tumor Tissue of Mice, in Serum and in Plasma of Rats, and in Serum of Monkeys</w:delText>
        </w:r>
      </w:del>
      <w:ins w:id="5770" w:author="GoldenCorpusHarness" w:date="2026-03-28T21:57:55Z">
        <w:r>
          <w:t>], panel C).</w:t>
        </w:r>
      </w:ins>
    </w:p>
    <w:p ns2:paraId="5C76FBB0" ns2:textId="59341174" w:rsidR="009F3E88" w:rsidRDefault="002E51E1" w:rsidP="002E51E1">
      <w:pPr>
        <w:pStyle w:val="Paragraph"/>
      </w:pPr>
      <w:del w:id="5771" w:author="GoldenCorpusHarness" w:date="2026-03-28T21:57:55Z">
        <w:r>
          <w:delText>Quantitative L</w:delText>
        </w:r>
      </w:del>
      <w:r>
        <w:t>C</w:t>
      </w:r>
      <w:del w:id="5772" w:author="GoldenCorpusHarness" w:date="2026-03-28T21:57:55Z">
        <w:r>
          <w:delText>-MS/MS methods were developed and validated for quantification of KL610023 in serum and tumor tissue of BALB/c mice (VRA2018086BA10 L006632571 / Kelun Report No. A2018086-BA10), serum (VRA2018086BA01 L006632571 / Kelun Report No. A2018086-BA01) and plasma (VRA2018086BA03 L006632571 / Kelun Report No. A2018086-BA03) of SD rats, and in serum of cynom</w:delText>
        </w:r>
      </w:del>
      <w:r>
        <w:t>ol</w:t>
      </w:r>
      <w:del w:id="5773" w:author="GoldenCorpusHarness" w:date="2026-03-28T21:57:55Z">
        <w:r>
          <w:delText>gus monkeys (VRA2018086BA02 L006632571 / Ke</w:delText>
        </w:r>
      </w:del>
      <w:r>
        <w:t>l</w:t>
      </w:r>
      <w:del w:id="5774" w:author="GoldenCorpusHarness" w:date="2026-03-28T21:57:55Z">
        <w:r>
          <w:delText>un Report No. A2018086-BA02 and VRA2020217REBA00101 L006632571 / Kelun Report No. A2020217-RE-BA001-01). The lower limit of quantitation of KL610023 was 0.03 ng/mL, 0.03 ng/mL, 0.03 ng/mL, 2 ng/mL, and 0.10 ng/mL in mouse serum, mouse tumor tissue, rat serum, rat plasma, and monkey serum, resp</w:delText>
        </w:r>
      </w:del>
      <w:r>
        <w:t>ectively</w:t>
      </w:r>
      <w:del w:id="5775" w:author="GoldenCorpusHarness" w:date="2026-03-28T21:57:55Z">
        <w:r>
          <w:delText>.</w:delText>
        </w:r>
      </w:del>
      <w:ins w:id="5776" w:author="GoldenCorpusHarness" w:date="2026-03-28T21:57:55Z">
        <w:r>
          <w:t>,</w:t>
        </w:r>
      </w:ins>
      <w:r>
        <w:t xml:space="preserve"> </w:t>
      </w:r>
      <w:ins w:id="5777" w:author="GoldenCorpusHarness" w:date="2026-03-28T21:57:55Z">
        <w:r>
          <w:t>sac-</w:t>
        </w:r>
      </w:ins>
      <w:r>
        <w:t>T</w:t>
      </w:r>
      <w:ins w:id="5778" w:author="GoldenCorpusHarness" w:date="2026-03-28T21:57:55Z">
        <w:r>
          <w:t>MT activated the immune system in this m</w:t>
        </w:r>
      </w:ins>
      <w:r>
        <w:t>o</w:t>
      </w:r>
      <w:ins w:id="5779" w:author="GoldenCorpusHarness" w:date="2026-03-28T21:57:55Z">
        <w:r>
          <w:t>use model,</w:t>
        </w:r>
      </w:ins>
      <w:r>
        <w:t xml:space="preserve"> support</w:t>
      </w:r>
      <w:ins w:id="5780" w:author="GoldenCorpusHarness" w:date="2026-03-28T21:57:55Z">
        <w:r>
          <w:t>ing</w:t>
        </w:r>
      </w:ins>
      <w:r>
        <w:t xml:space="preserve"> the </w:t>
      </w:r>
      <w:del w:id="5781" w:author="GoldenCorpusHarness" w:date="2026-03-28T21:57:55Z">
        <w:r>
          <w:delText>repr</w:delText>
        </w:r>
      </w:del>
      <w:ins w:id="5782" w:author="GoldenCorpusHarness" w:date="2026-03-28T21:57:55Z">
        <w:r>
          <w:t>bi</w:t>
        </w:r>
      </w:ins>
      <w:r>
        <w:t>o</w:t>
      </w:r>
      <w:del w:id="5783" w:author="GoldenCorpusHarness" w:date="2026-03-28T21:57:55Z">
        <w:r>
          <w:delText>ductive t</w:delText>
        </w:r>
      </w:del>
      <w:ins w:id="5784" w:author="GoldenCorpusHarness" w:date="2026-03-28T21:57:55Z">
        <w:r>
          <w:t>l</w:t>
        </w:r>
      </w:ins>
      <w:r>
        <w:t>o</w:t>
      </w:r>
      <w:del w:id="5785" w:author="GoldenCorpusHarness" w:date="2026-03-28T21:57:55Z">
        <w:r>
          <w:delText>x</w:delText>
        </w:r>
      </w:del>
      <w:ins w:id="5786" w:author="GoldenCorpusHarness" w:date="2026-03-28T21:57:55Z">
        <w:r>
          <w:t>g</w:t>
        </w:r>
      </w:ins>
      <w:r>
        <w:t>ic</w:t>
      </w:r>
      <w:del w:id="5787" w:author="GoldenCorpusHarness" w:date="2026-03-28T21:57:55Z">
        <w:r>
          <w:delText>ity study of KL610023 in SD</w:delText>
        </w:r>
      </w:del>
      <w:ins w:id="5788" w:author="GoldenCorpusHarness" w:date="2026-03-28T21:57:55Z">
        <w:r>
          <w:t>al</w:t>
        </w:r>
      </w:ins>
      <w:r>
        <w:t xml:space="preserve"> rat</w:t>
      </w:r>
      <w:del w:id="5789" w:author="GoldenCorpusHarness" w:date="2026-03-28T21:57:55Z">
        <w:r>
          <w:delText>s, qua</w:delText>
        </w:r>
      </w:del>
      <w:ins w:id="5790" w:author="GoldenCorpusHarness" w:date="2026-03-28T21:57:55Z">
        <w:r>
          <w:t>io</w:t>
        </w:r>
      </w:ins>
      <w:r>
        <w:t>n</w:t>
      </w:r>
      <w:del w:id="5791" w:author="GoldenCorpusHarness" w:date="2026-03-28T21:57:55Z">
        <w:r>
          <w:delText>titative LC-MS/MS method was developed and v</w:delText>
        </w:r>
      </w:del>
      <w:r>
        <w:t>al</w:t>
      </w:r>
      <w:del w:id="5792" w:author="GoldenCorpusHarness" w:date="2026-03-28T21:57:55Z">
        <w:r>
          <w:delText>idat</w:delText>
        </w:r>
      </w:del>
      <w:r>
        <w:t>e</w:t>
      </w:r>
      <w:del w:id="5793" w:author="GoldenCorpusHarness" w:date="2026-03-28T21:57:55Z">
        <w:r>
          <w:delText>d</w:delText>
        </w:r>
      </w:del>
      <w:r>
        <w:t xml:space="preserve"> for </w:t>
      </w:r>
      <w:del w:id="5794" w:author="GoldenCorpusHarness" w:date="2026-03-28T21:57:55Z">
        <w:r>
          <w:delText>qua</w:delText>
        </w:r>
      </w:del>
      <w:ins w:id="5795" w:author="GoldenCorpusHarness" w:date="2026-03-28T21:57:55Z">
        <w:r>
          <w:t>combi</w:t>
        </w:r>
      </w:ins>
      <w:r>
        <w:t>n</w:t>
      </w:r>
      <w:del w:id="5796" w:author="GoldenCorpusHarness" w:date="2026-03-28T21:57:55Z">
        <w:r>
          <w:delText>tific</w:delText>
        </w:r>
      </w:del>
      <w:r>
        <w:t xml:space="preserve">ation </w:t>
      </w:r>
      <w:del w:id="5797" w:author="GoldenCorpusHarness" w:date="2026-03-28T21:57:55Z">
        <w:r>
          <w:delText xml:space="preserve">of KL610023 in plasma of SD rat (VRA2022157MVBA00102 L006632571 / Kelun Report No. A2022157-MV-BA001-02), </w:delText>
        </w:r>
      </w:del>
      <w:r>
        <w:t xml:space="preserve">with </w:t>
      </w:r>
      <w:del w:id="5798" w:author="GoldenCorpusHarness" w:date="2026-03-28T21:57:55Z">
        <w:r>
          <w:delText>a</w:delText>
        </w:r>
      </w:del>
      <w:ins w:id="5799" w:author="GoldenCorpusHarness" w:date="2026-03-28T21:57:55Z">
        <w:r>
          <w:t>PD-1/PD-L1</w:t>
        </w:r>
      </w:ins>
      <w:r>
        <w:t xml:space="preserve"> </w:t>
      </w:r>
      <w:del w:id="5800" w:author="GoldenCorpusHarness" w:date="2026-03-28T21:57:55Z">
        <w:r>
          <w:delText xml:space="preserve">LLOQ </w:delText>
        </w:r>
      </w:del>
      <w:ins w:id="5801" w:author="GoldenCorpusHarness" w:date="2026-03-28T21:57:55Z">
        <w:r>
          <w:t>inhibit</w:t>
        </w:r>
      </w:ins>
      <w:r>
        <w:t>o</w:t>
      </w:r>
      <w:del w:id="5802" w:author="GoldenCorpusHarness" w:date="2026-03-28T21:57:55Z">
        <w:r>
          <w:delText>f 0</w:delText>
        </w:r>
      </w:del>
      <w:ins w:id="5803" w:author="GoldenCorpusHarness" w:date="2026-03-28T21:57:55Z">
        <w:r>
          <w:t>rs</w:t>
        </w:r>
      </w:ins>
      <w:r>
        <w:t>.</w:t>
      </w:r>
      <w:del w:id="5804" w:author="GoldenCorpusHarness" w:date="2026-03-28T21:57:55Z">
        <w:r>
          <w:delText>05 ng/mL.</w:delText>
        </w:r>
      </w:del>
    </w:p>
    <w:p ns2:paraId="16A80D60" ns2:textId="3ADB30AA" w:rsidR="002E51E1" w:rsidRDefault="002E51E1" w:rsidP="002E51E1">
      <w:pPr>
        <w:pStyle w:val="Heading4"/>
      </w:pPr>
      <w:del w:id="5805" w:author="GoldenCorpusHarness" w:date="2026-03-28T21:57:55Z">
        <w:r>
          <w:delText>Q</w:delText>
        </w:r>
      </w:del>
      <w:ins w:id="5806" w:author="GoldenCorpusHarness" w:date="2026-03-28T21:57:55Z">
        <w:r>
          <w:t>Fig</w:t>
        </w:r>
      </w:ins>
      <w:r>
        <w:t>u</w:t>
      </w:r>
      <w:del w:id="5807" w:author="GoldenCorpusHarness" w:date="2026-03-28T21:57:55Z">
        <w:r>
          <w:delText>an</w:delText>
        </w:r>
      </w:del>
      <w:ins w:id="5808" w:author="GoldenCorpusHarness" w:date="2026-03-28T21:57:55Z">
        <w:r>
          <w:t>re 3Effec</w:t>
        </w:r>
      </w:ins>
      <w:r>
        <w:t>t</w:t>
      </w:r>
      <w:del w:id="5809" w:author="GoldenCorpusHarness" w:date="2026-03-28T21:57:55Z">
        <w:r>
          <w:delText>ification</w:delText>
        </w:r>
      </w:del>
      <w:r>
        <w:t xml:space="preserve"> of Sac-TMT</w:t>
      </w:r>
      <w:del w:id="5810" w:author="GoldenCorpusHarness" w:date="2026-03-28T21:57:55Z">
        <w:r>
          <w:delText>-ADC and Sac-TMT-TAb/Sacituzumab Concentrations</w:delText>
        </w:r>
      </w:del>
      <w:r>
        <w:t xml:space="preserve"> in </w:t>
      </w:r>
      <w:del w:id="5811" w:author="GoldenCorpusHarness" w:date="2026-03-28T21:57:55Z">
        <w:r>
          <w:delText>S</w:delText>
        </w:r>
      </w:del>
      <w:ins w:id="5812" w:author="GoldenCorpusHarness" w:date="2026-03-28T21:57:55Z">
        <w:r>
          <w:t>th</w:t>
        </w:r>
      </w:ins>
      <w:r>
        <w:t>e</w:t>
      </w:r>
      <w:del w:id="5813" w:author="GoldenCorpusHarness" w:date="2026-03-28T21:57:55Z">
        <w:r>
          <w:delText>r</w:delText>
        </w:r>
      </w:del>
      <w:ins w:id="5814" w:author="GoldenCorpusHarness" w:date="2026-03-28T21:57:55Z">
        <w:r>
          <w:t xml:space="preserve"> Imm</w:t>
        </w:r>
      </w:ins>
      <w:r>
        <w:t>u</w:t>
      </w:r>
      <w:del w:id="5815" w:author="GoldenCorpusHarness" w:date="2026-03-28T21:57:55Z">
        <w:r>
          <w:delText>m</w:delText>
        </w:r>
      </w:del>
      <w:ins w:id="5816" w:author="GoldenCorpusHarness" w:date="2026-03-28T21:57:55Z">
        <w:r>
          <w:t>ne</w:t>
        </w:r>
      </w:ins>
      <w:r>
        <w:t xml:space="preserve"> </w:t>
      </w:r>
      <w:del w:id="5817" w:author="GoldenCorpusHarness" w:date="2026-03-28T21:57:55Z">
        <w:r>
          <w:delText>a</w:delText>
        </w:r>
      </w:del>
      <w:ins w:id="5818" w:author="GoldenCorpusHarness" w:date="2026-03-28T21:57:55Z">
        <w:r>
          <w:t>Reco</w:t>
        </w:r>
      </w:ins>
      <w:r>
        <w:t>n</w:t>
      </w:r>
      <w:ins w:id="5819" w:author="GoldenCorpusHarness" w:date="2026-03-28T21:57:55Z">
        <w:r>
          <w:t>stitute</w:t>
        </w:r>
      </w:ins>
      <w:r>
        <w:t>d</w:t>
      </w:r>
      <w:ins w:id="5820" w:author="GoldenCorpusHarness" w:date="2026-03-28T21:57:55Z">
        <w:r>
          <w:t xml:space="preserve"> HCC827</w:t>
        </w:r>
      </w:ins>
      <w:r>
        <w:t xml:space="preserve"> Tumor</w:t>
      </w:r>
      <w:del w:id="5821" w:author="GoldenCorpusHarness" w:date="2026-03-28T21:57:55Z">
        <w:r>
          <w:delText xml:space="preserve"> T</w:delText>
        </w:r>
      </w:del>
      <w:ins w:id="5822" w:author="GoldenCorpusHarness" w:date="2026-03-28T21:57:55Z">
        <w:r>
          <w:t>bear</w:t>
        </w:r>
      </w:ins>
      <w:r>
        <w:t>i</w:t>
      </w:r>
      <w:del w:id="5823" w:author="GoldenCorpusHarness" w:date="2026-03-28T21:57:55Z">
        <w:r>
          <w:delText>ssue of Mice, a</w:delText>
        </w:r>
      </w:del>
      <w:r>
        <w:t>n</w:t>
      </w:r>
      <w:del w:id="5824" w:author="GoldenCorpusHarness" w:date="2026-03-28T21:57:55Z">
        <w:r>
          <w:delText>d Serum of</w:delText>
        </w:r>
      </w:del>
      <w:ins w:id="5825" w:author="GoldenCorpusHarness" w:date="2026-03-28T21:57:55Z">
        <w:r>
          <w:t>g</w:t>
        </w:r>
      </w:ins>
      <w:r>
        <w:t xml:space="preserve"> Mo</w:t>
      </w:r>
      <w:del w:id="5826" w:author="GoldenCorpusHarness" w:date="2026-03-28T21:57:55Z">
        <w:r>
          <w:delText>nk</w:delText>
        </w:r>
      </w:del>
      <w:ins w:id="5827" w:author="GoldenCorpusHarness" w:date="2026-03-28T21:57:55Z">
        <w:r>
          <w:t>us</w:t>
        </w:r>
      </w:ins>
      <w:r>
        <w:t>e</w:t>
      </w:r>
      <w:del w:id="5828" w:author="GoldenCorpusHarness" w:date="2026-03-28T21:57:55Z">
        <w:r>
          <w:delText>ys</w:delText>
        </w:r>
      </w:del>
      <w:ins w:id="5829" w:author="GoldenCorpusHarness" w:date="2026-03-28T21:57:55Z">
        <w:r>
          <w:t xml:space="preserve"> Model</w:t>
        </w:r>
      </w:ins>
    </w:p>
    <w:p ns2:paraId="7DD0127A" ns2:textId="2CFF300A" w:rsidR="002E51E1" w:rsidRDefault="002E51E1" w:rsidP="002E51E1">
      <w:pPr>
        <w:pStyle w:val="Paragraph"/>
      </w:pPr>
      <w:del w:id="5830" w:author="GoldenCorpusHarness" w:date="2026-03-28T21:57:55Z">
        <w:r>
          <w:delText xml:space="preserve">Quantitative immunoassays that used a two-step sandwich ELISA method were developed and validated for quantitation of sac-TMT-ADC in serum and tumor tissue of BALB/c mice (VRA2018086BA08MK2870 / Kelun Report No. A2018086-BA08) and for sac-TMT-TAb in serum and tumor tissue of BALB/c mice (VRA2018086BA09MK2870 / Kelun Report No. A2018086-BA09). </w:delText>
        </w:r>
      </w:del>
      <w:r>
        <w:t>Th</w:t>
      </w:r>
      <w:del w:id="5831" w:author="GoldenCorpusHarness" w:date="2026-03-28T21:57:55Z">
        <w:r>
          <w:delText>e same assay format was used for quantification of sac-TMT-ADC (VRA2018086BA04MK2870 / Kelun Report No. A2018086-BA04) and sac-TMT-TAb / sacituzumab (VRA2018086BA05MK2870 / Kelun Report No. A2018086-BA05) in serum of cynomolgus monkeys. The sac-TMT-ADC was captured from serum samples in 96-well assay plates coated with anti-KLY012 antibody 14D12, and sac-TMT-TAb / sacituzumab was captured with recombinant TROP2-H</w:delText>
        </w:r>
      </w:del>
      <w:r>
        <w:t xml:space="preserve">is </w:t>
      </w:r>
      <w:del w:id="5832" w:author="GoldenCorpusHarness" w:date="2026-03-28T21:57:55Z">
        <w:r>
          <w:delText>p</w:delText>
        </w:r>
      </w:del>
      <w:ins w:id="5833" w:author="GoldenCorpusHarness" w:date="2026-03-28T21:57:55Z">
        <w:r>
          <w:t>figu</w:t>
        </w:r>
      </w:ins>
      <w:r>
        <w:t>r</w:t>
      </w:r>
      <w:del w:id="5834" w:author="GoldenCorpusHarness" w:date="2026-03-28T21:57:55Z">
        <w:r>
          <w:delText>otein. All immobilized immun</w:delText>
        </w:r>
      </w:del>
      <w:r>
        <w:t>e co</w:t>
      </w:r>
      <w:del w:id="5835" w:author="GoldenCorpusHarness" w:date="2026-03-28T21:57:55Z">
        <w:r>
          <w:delText>mplex</w:delText>
        </w:r>
      </w:del>
      <w:ins w:id="5836" w:author="GoldenCorpusHarness" w:date="2026-03-28T21:57:55Z">
        <w:r>
          <w:t>ntinu</w:t>
        </w:r>
      </w:ins>
      <w:r>
        <w:t xml:space="preserve">es </w:t>
      </w:r>
      <w:del w:id="5837" w:author="GoldenCorpusHarness" w:date="2026-03-28T21:57:55Z">
        <w:r>
          <w:delText>were de</w:delText>
        </w:r>
      </w:del>
      <w:r>
        <w:t>t</w:t>
      </w:r>
      <w:del w:id="5838" w:author="GoldenCorpusHarness" w:date="2026-03-28T21:57:55Z">
        <w:r>
          <w:delText>ected with HRP c</w:delText>
        </w:r>
      </w:del>
      <w:r>
        <w:t>o</w:t>
      </w:r>
      <w:del w:id="5839" w:author="GoldenCorpusHarness" w:date="2026-03-28T21:57:55Z">
        <w:r>
          <w:delText>njugated secondary antibody (antihuman IgG-HRP, adsorbed antibody) and a chromogenic substrate. The methodology was same for all</w:delText>
        </w:r>
      </w:del>
      <w:r>
        <w:t xml:space="preserve"> the</w:t>
      </w:r>
      <w:del w:id="5840" w:author="GoldenCorpusHarness" w:date="2026-03-28T21:57:55Z">
        <w:r>
          <w:delText>s</w:delText>
        </w:r>
      </w:del>
      <w:ins w:id="5841" w:author="GoldenCorpusHarness" w:date="2026-03-28T21:57:55Z">
        <w:r>
          <w:t xml:space="preserve"> n</w:t>
        </w:r>
      </w:ins>
      <w:r>
        <w:t>e</w:t>
      </w:r>
      <w:ins w:id="5842" w:author="GoldenCorpusHarness" w:date="2026-03-28T21:57:55Z">
        <w:r>
          <w:t>xt</w:t>
        </w:r>
      </w:ins>
      <w:r>
        <w:t xml:space="preserve"> </w:t>
      </w:r>
      <w:ins w:id="5843" w:author="GoldenCorpusHarness" w:date="2026-03-28T21:57:55Z">
        <w:r>
          <w:t>p</w:t>
        </w:r>
      </w:ins>
      <w:r>
        <w:t>a</w:t>
      </w:r>
      <w:del w:id="5844" w:author="GoldenCorpusHarness" w:date="2026-03-28T21:57:55Z">
        <w:r>
          <w:delText>ssays and had a LLOQ for sac-TMT-ADC, sac-TMT-TAb / sacituzumab of 7</w:delText>
        </w:r>
      </w:del>
      <w:ins w:id="5845" w:author="GoldenCorpusHarness" w:date="2026-03-28T21:57:55Z">
        <w:r>
          <w:t>ge</w:t>
        </w:r>
      </w:ins>
      <w:r>
        <w:t>.</w:t>
      </w:r>
      <w:del w:id="5846" w:author="GoldenCorpusHarness" w:date="2026-03-28T21:57:55Z">
        <w:r>
          <w:delText>813 ng/mL.</w:delText>
        </w:r>
      </w:del>
    </w:p>
    <w:p ns2:paraId="4D56C367" ns2:textId="7BE85F9E" w:rsidR="002E51E1" w:rsidRPr="002E51E1" w:rsidRDefault="002E51E1" w:rsidP="002E51E1">
      <w:pPr>
        <w:pStyle w:val="Paragraph"/>
      </w:pPr>
      <w:del w:id="5847" w:author="GoldenCorpusHarness" w:date="2026-03-28T21:57:55Z">
        <w:r>
          <w:delText>D</w:delText>
        </w:r>
      </w:del>
      <w:ins w:id="5848" w:author="GoldenCorpusHarness" w:date="2026-03-28T21:57:55Z">
        <w:r>
          <w:t>Pan</w:t>
        </w:r>
      </w:ins>
      <w:r>
        <w:t>e</w:t>
      </w:r>
      <w:del w:id="5849" w:author="GoldenCorpusHarness" w:date="2026-03-28T21:57:55Z">
        <w:r>
          <w:delText>tec</w:delText>
        </w:r>
      </w:del>
      <w:ins w:id="5850" w:author="GoldenCorpusHarness" w:date="2026-03-28T21:57:55Z">
        <w:r>
          <w:t>l A: An</w:t>
        </w:r>
      </w:ins>
      <w:r>
        <w:t>ti</w:t>
      </w:r>
      <w:del w:id="5851" w:author="GoldenCorpusHarness" w:date="2026-03-28T21:57:55Z">
        <w:r>
          <w:delText>on of ADA e</w:delText>
        </w:r>
      </w:del>
      <w:ins w:id="5852" w:author="GoldenCorpusHarness" w:date="2026-03-28T21:57:55Z">
        <w:r>
          <w:t>tu</w:t>
        </w:r>
      </w:ins>
      <w:r>
        <w:t>m</w:t>
      </w:r>
      <w:del w:id="5853" w:author="GoldenCorpusHarness" w:date="2026-03-28T21:57:55Z">
        <w:r>
          <w:delText>ployed bridging-ELISA methods and were developed and validated f</w:delText>
        </w:r>
      </w:del>
      <w:r>
        <w:t xml:space="preserve">or </w:t>
      </w:r>
      <w:del w:id="5854" w:author="GoldenCorpusHarness" w:date="2026-03-28T21:57:55Z">
        <w:r>
          <w:delText>the determination of anti-sa</w:delText>
        </w:r>
      </w:del>
      <w:ins w:id="5855" w:author="GoldenCorpusHarness" w:date="2026-03-28T21:57:55Z">
        <w:r>
          <w:t>A</w:t>
        </w:r>
      </w:ins>
      <w:r>
        <w:t>c</w:t>
      </w:r>
      <w:del w:id="5856" w:author="GoldenCorpusHarness" w:date="2026-03-28T21:57:55Z">
        <w:r>
          <w:delText>-TMT antibody in serum of cynomolgus monkeys (VRA2018086BA06MK2870 / Kelun Report No. A2018086-BA06), and for antisacituzumab antibody in serum of cynomolgus monkeys (VRA2018086BA07MK2870 / Kelun Report No. A2018086-BA07). These methods comprised 2 components of a screening assay for discrimination of positive and negative samples, and a confirmation assay to establish the specificity of positive samples. Sensi</w:delText>
        </w:r>
      </w:del>
      <w:r>
        <w:t xml:space="preserve">tivity of </w:t>
      </w:r>
      <w:del w:id="5857" w:author="GoldenCorpusHarness" w:date="2026-03-28T21:57:55Z">
        <w:r>
          <w:delText>detection of anti-s</w:delText>
        </w:r>
      </w:del>
      <w:ins w:id="5858" w:author="GoldenCorpusHarness" w:date="2026-03-28T21:57:55Z">
        <w:r>
          <w:t>S</w:t>
        </w:r>
      </w:ins>
      <w:r>
        <w:t>ac-TMT</w:t>
      </w:r>
      <w:del w:id="5859" w:author="GoldenCorpusHarness" w:date="2026-03-28T21:57:55Z">
        <w:r>
          <w:delText xml:space="preserve"> antibody method in cynomolgus monkey serum was 97.657 ng/mL with drug tolerance of 200 ng/mL or 2000 ng/mL at the positive control concentrations of 200 ng/mL or 2000 ng/mL, respectively. Sensitivity of detection of anti- sacituzumab antibody method in cynomolgus monkey serum was 48.828 ng/mL with drug tolerance of 400 ng/mL or 500 ng/mL at the positive control concentrations of 100 ng/mL or 1000 ng/mL, respectively.</w:delText>
        </w:r>
      </w:del>
    </w:p>
    <w:p ns2:paraId="5D660F3E" ns2:textId="26322B81" w:rsidR="00346D38" w:rsidRDefault="00346D38" w:rsidP="00346D38">
      <w:pPr>
        <w:pStyle w:val="Paragraph"/>
      </w:pPr>
      <w:del w:id="5860" w:author="GoldenCorpusHarness" w:date="2026-03-28T21:57:55Z">
        <w:r>
          <w:delText>In addition, the monkey related analytical methods for sac-TMT, anti-sac-TMT antibody, anti-sacituzumab antibody and sac-TMT-TAb were partially validated (vra2020217reba00201mk2870 / Kelun Report No. A2020217-MV-BA002-01; vra2020217reba00301mk2870 / Kelun Report No. A2020217-MV-BA003-01; vra2020217reba00401mk2870 / Kelun Report No. A2020217-MV-BA004-01; vra2020217reba00501mk2870 / Kelun Report No. A2020217-MV-BA005-01) during the 14week toxicity study in cynomolgus monkeys.</w:delText>
        </w:r>
      </w:del>
    </w:p>
    <w:p ns2:paraId="4FC5D8BA" ns2:textId="77777777" w:rsidR="00255A25" w:rsidRDefault="00255A25">
      <w:pPr>
        <w:pStyle w:val="Heading3"/>
      </w:pPr>
      <w:del w:id="5861" w:author="GoldenCorpusHarness" w:date="2026-03-28T21:57:55Z">
        <w:r>
          <w:delText>Pharmacokinetics</w:delText>
        </w:r>
      </w:del>
    </w:p>
    <w:p ns2:paraId="43B71B27" ns2:textId="792C37D7" w:rsidR="00B46932" w:rsidRPr="00754B4E" w:rsidRDefault="00B46932" w:rsidP="00B17DEA">
      <w:pPr>
        <w:pStyle w:val="Heading4"/>
      </w:pPr>
      <w:del w:id="5862" w:author="GoldenCorpusHarness" w:date="2026-03-28T21:57:55Z">
        <w:r>
          <w:delText>A</w:delText>
        </w:r>
      </w:del>
      <w:ins w:id="5863" w:author="GoldenCorpusHarness" w:date="2026-03-28T21:57:55Z">
        <w:r>
          <w:t>Panel B: Human Immune Cell Su</w:t>
        </w:r>
      </w:ins>
      <w:r>
        <w:t>bs</w:t>
      </w:r>
      <w:del w:id="5864" w:author="GoldenCorpusHarness" w:date="2026-03-28T21:57:55Z">
        <w:r>
          <w:delText>orp</w:delText>
        </w:r>
      </w:del>
      <w:ins w:id="5865" w:author="GoldenCorpusHarness" w:date="2026-03-28T21:57:55Z">
        <w:r>
          <w:t>e</w:t>
        </w:r>
      </w:ins>
      <w:r>
        <w:t>t</w:t>
      </w:r>
      <w:ins w:id="5866" w:author="GoldenCorpusHarness" w:date="2026-03-28T21:57:55Z">
        <w:r>
          <w:t xml:space="preserve">s </w:t>
        </w:r>
      </w:ins>
      <w:r>
        <w:t>i</w:t>
      </w:r>
      <w:del w:id="5867" w:author="GoldenCorpusHarness" w:date="2026-03-28T21:57:55Z">
        <w:r>
          <w:delText>o</w:delText>
        </w:r>
      </w:del>
      <w:r>
        <w:t xml:space="preserve">n </w:t>
      </w:r>
      <w:ins w:id="5868" w:author="GoldenCorpusHarness" w:date="2026-03-28T21:57:55Z">
        <w:r>
          <w:t>Peripher</w:t>
        </w:r>
      </w:ins>
      <w:r>
        <w:t>a</w:t>
      </w:r>
      <w:del w:id="5869" w:author="GoldenCorpusHarness" w:date="2026-03-28T21:57:55Z">
        <w:r>
          <w:delText>n</w:delText>
        </w:r>
      </w:del>
      <w:ins w:id="5870" w:author="GoldenCorpusHarness" w:date="2026-03-28T21:57:55Z">
        <w:r>
          <w:t>l Bloo</w:t>
        </w:r>
      </w:ins>
      <w:r>
        <w:t xml:space="preserve">d </w:t>
      </w:r>
      <w:del w:id="5871" w:author="GoldenCorpusHarness" w:date="2026-03-28T21:57:55Z">
        <w:r>
          <w:delText>B</w:delText>
        </w:r>
      </w:del>
      <w:ins w:id="5872" w:author="GoldenCorpusHarness" w:date="2026-03-28T21:57:55Z">
        <w:r>
          <w:t>of M</w:t>
        </w:r>
      </w:ins>
      <w:r>
        <w:t>i</w:t>
      </w:r>
      <w:del w:id="5873" w:author="GoldenCorpusHarness" w:date="2026-03-28T21:57:55Z">
        <w:r>
          <w:delText>oavailability</w:delText>
        </w:r>
      </w:del>
      <w:ins w:id="5874" w:author="GoldenCorpusHarness" w:date="2026-03-28T21:57:55Z">
        <w:r>
          <w:t>ce</w:t>
        </w:r>
      </w:ins>
    </w:p>
    <w:p ns2:paraId="000A8528" ns2:textId="278615DF" w:rsidR="001A7A14" w:rsidRPr="001A7A14" w:rsidRDefault="001A7A14" w:rsidP="001A7A14">
      <w:pPr>
        <w:pStyle w:val="Paragraph"/>
        <w:rPr>
          <w:iCs/>
        </w:rPr>
      </w:pPr>
      <w:del w:id="5875" w:author="GoldenCorpusHarness" w:date="2026-03-28T21:57:55Z">
        <w:r>
          <w:delText xml:space="preserve">The route of administration of sac-TMT to patients is by IV injection, hence absorption and bioavailability studies are not applicable and were not conducted for sac-TMT. </w:delText>
        </w:r>
      </w:del>
    </w:p>
    <w:p ns2:paraId="2EA31178" ns2:textId="0AF167FB" w:rsidR="001A7A14" w:rsidRPr="001A7A14" w:rsidRDefault="001A7A14" w:rsidP="001A7A14">
      <w:pPr>
        <w:pStyle w:val="Heading5"/>
      </w:pPr>
      <w:del w:id="5876" w:author="GoldenCorpusHarness" w:date="2026-03-28T21:57:55Z">
        <w:r>
          <w:delText>PK Study of KL610023 After Single- and Repeat-dose by IV Injection to Rats</w:delText>
        </w:r>
      </w:del>
    </w:p>
    <w:p ns2:paraId="40E1FC71" ns2:textId="06A5E8C3" w:rsidR="001A7A14" w:rsidRPr="001A7A14" w:rsidRDefault="001A7A14" w:rsidP="001A7A14">
      <w:pPr>
        <w:pStyle w:val="Paragraph"/>
        <w:rPr>
          <w:iCs/>
        </w:rPr>
      </w:pPr>
      <w:del w:id="5877" w:author="GoldenCorpusHarness" w:date="2026-03-28T21:57:55Z">
        <w:r>
          <w:delText>A s</w:delText>
        </w:r>
      </w:del>
      <w:ins w:id="5878" w:author="GoldenCorpusHarness" w:date="2026-03-28T21:57:55Z">
        <w:r>
          <w:t>F</w:t>
        </w:r>
      </w:ins>
      <w:r>
        <w:t>i</w:t>
      </w:r>
      <w:del w:id="5879" w:author="GoldenCorpusHarness" w:date="2026-03-28T21:57:55Z">
        <w:r>
          <w:delText>n</w:delText>
        </w:r>
      </w:del>
      <w:r>
        <w:t>g</w:t>
      </w:r>
      <w:del w:id="5880" w:author="GoldenCorpusHarness" w:date="2026-03-28T21:57:55Z">
        <w:r>
          <w:delText xml:space="preserve">le- and </w:delText>
        </w:r>
      </w:del>
      <w:ins w:id="5881" w:author="GoldenCorpusHarness" w:date="2026-03-28T21:57:55Z">
        <w:r>
          <w:t>u</w:t>
        </w:r>
      </w:ins>
      <w:r>
        <w:t>re</w:t>
      </w:r>
      <w:del w:id="5882" w:author="GoldenCorpusHarness" w:date="2026-03-28T21:57:55Z">
        <w:r>
          <w:delText>peat-dose study by IV injection of KL610023 (pk001l006632571 / Kelun Report No. A2018086-K010-02) was done in SD rats that received KL610023 at 0.03, 0.1, and 0.3 mg/kg. Group 1 and</w:delText>
        </w:r>
      </w:del>
      <w:r>
        <w:t xml:space="preserve"> 3 </w:t>
      </w:r>
      <w:del w:id="5883" w:author="GoldenCorpusHarness" w:date="2026-03-28T21:57:55Z">
        <w:r>
          <w:delText>rats received 0.03 mg/kg and 0.3 mg/kg of KL610023 by IV injection once. Group 2 received 0.1 mg/kg of KL610023 by IV injection qw for a total of 4 doses (3 weeks). Serum samples were collected and KL610023</w:delText>
        </w:r>
      </w:del>
      <w:ins w:id="5884" w:author="GoldenCorpusHarness" w:date="2026-03-28T21:57:55Z">
        <w:r>
          <w:t>–</w:t>
        </w:r>
      </w:ins>
      <w:r>
        <w:t xml:space="preserve"> con</w:t>
      </w:r>
      <w:del w:id="5885" w:author="GoldenCorpusHarness" w:date="2026-03-28T21:57:55Z">
        <w:r>
          <w:delText>centra</w:delText>
        </w:r>
      </w:del>
      <w:r>
        <w:t>ti</w:t>
      </w:r>
      <w:del w:id="5886" w:author="GoldenCorpusHarness" w:date="2026-03-28T21:57:55Z">
        <w:r>
          <w:delText>o</w:delText>
        </w:r>
      </w:del>
      <w:r>
        <w:t>n</w:t>
      </w:r>
      <w:del w:id="5887" w:author="GoldenCorpusHarness" w:date="2026-03-28T21:57:55Z">
        <w:r>
          <w:delText xml:space="preserve"> was meas</w:delText>
        </w:r>
      </w:del>
      <w:r>
        <w:t>u</w:t>
      </w:r>
      <w:del w:id="5888" w:author="GoldenCorpusHarness" w:date="2026-03-28T21:57:55Z">
        <w:r>
          <w:delText>r</w:delText>
        </w:r>
      </w:del>
      <w:r>
        <w:t>ed</w:t>
      </w:r>
      <w:del w:id="5889" w:author="GoldenCorpusHarness" w:date="2026-03-28T21:57:55Z">
        <w:r>
          <w:delText xml:space="preserve"> using a validated LC-MS/MS method (VRA2018086BA01MK2870 / Kelun Report No. A2018086-BA01).</w:delText>
        </w:r>
      </w:del>
    </w:p>
    <w:p ns2:paraId="389E45FB" ns2:textId="69AC612A" w:rsidR="001A7A14" w:rsidRPr="001A7A14" w:rsidRDefault="001A7A14" w:rsidP="001A7A14">
      <w:pPr>
        <w:pStyle w:val="Paragraph"/>
        <w:rPr>
          <w:iCs/>
        </w:rPr>
      </w:pPr>
      <w:del w:id="5890" w:author="GoldenCorpusHarness" w:date="2026-03-28T21:57:55Z">
        <w:r>
          <w:delText>Af</w:delText>
        </w:r>
      </w:del>
      <w:ins w:id="5891" w:author="GoldenCorpusHarness" w:date="2026-03-28T21:57:55Z">
        <w:r>
          <w:t>Panel C: Subse</w:t>
        </w:r>
      </w:ins>
      <w:r>
        <w:t>t</w:t>
      </w:r>
      <w:del w:id="5892" w:author="GoldenCorpusHarness" w:date="2026-03-28T21:57:55Z">
        <w:r>
          <w:delText>er a single IV injection</w:delText>
        </w:r>
      </w:del>
      <w:r>
        <w:t xml:space="preserve"> of </w:t>
      </w:r>
      <w:del w:id="5893" w:author="GoldenCorpusHarness" w:date="2026-03-28T21:57:55Z">
        <w:r>
          <w:delText>K</w:delText>
        </w:r>
      </w:del>
      <w:ins w:id="5894" w:author="GoldenCorpusHarness" w:date="2026-03-28T21:57:55Z">
        <w:r>
          <w:t>TI</w:t>
        </w:r>
      </w:ins>
      <w:r>
        <w:t>L</w:t>
      </w:r>
      <w:del w:id="5895" w:author="GoldenCorpusHarness" w:date="2026-03-28T21:57:55Z">
        <w:r>
          <w:delText>610023, no significant gender difference in PK was observed in rats at all dose levels. Therefore, conclusions were drawn from an average of male and female values. KL610023 CL wa</w:delText>
        </w:r>
      </w:del>
      <w:r>
        <w:t xml:space="preserve">s in </w:t>
      </w:r>
      <w:del w:id="5896" w:author="GoldenCorpusHarness" w:date="2026-03-28T21:57:55Z">
        <w:r>
          <w:delText xml:space="preserve">the range </w:delText>
        </w:r>
      </w:del>
      <w:ins w:id="5897" w:author="GoldenCorpusHarness" w:date="2026-03-28T21:57:55Z">
        <w:r>
          <w:t>Tum</w:t>
        </w:r>
      </w:ins>
      <w:r>
        <w:t>o</w:t>
      </w:r>
      <w:del w:id="5898" w:author="GoldenCorpusHarness" w:date="2026-03-28T21:57:55Z">
        <w:r>
          <w:delText>f 1810-2190 mL/h/kg and its elimination t1/2 was in the range of 0.73 to 1.5 hou</w:delText>
        </w:r>
      </w:del>
      <w:r>
        <w:t>rs</w:t>
      </w:r>
      <w:del w:id="5899" w:author="GoldenCorpusHarness" w:date="2026-03-28T21:57:55Z">
        <w:r>
          <w:delText>. Systemic exposure (AUC0-∞) increased dose proportionally and were 16.7, 49.0, and 143 ng*h/mL at 0.03, 0.1, and 0.3 mg/kg dose levels, respectively.</w:delText>
        </w:r>
      </w:del>
    </w:p>
    <w:p ns2:paraId="2AEF7A3D" ns2:textId="092058ED" w:rsidR="001A7A14" w:rsidRPr="001A7A14" w:rsidRDefault="001A7A14" w:rsidP="001A7A14">
      <w:pPr>
        <w:pStyle w:val="Paragraph"/>
        <w:rPr>
          <w:iCs/>
        </w:rPr>
      </w:pPr>
      <w:del w:id="5900" w:author="GoldenCorpusHarness" w:date="2026-03-28T21:57:55Z">
        <w:r>
          <w:delText>After repeat-dose IV injections of KL610023 of 0.1 mg/kg q1w for 3 weeks (total of 4 doses), serum concentrations and PK parameters for KL610023 for the first and the last doses were similar. After repeat-dose injections of KL610023, the AUC0-∞ on Day 22 was 1.25-fold higher than that on Day 1. There was no accumulation in serum exposures of KL610023.</w:delText>
        </w:r>
      </w:del>
    </w:p>
    <w:p ns2:paraId="403137A6" ns2:textId="7FB5CCD9" w:rsidR="001A7A14" w:rsidRPr="001A7A14" w:rsidRDefault="001A7A14" w:rsidP="001A7A14">
      <w:pPr>
        <w:pStyle w:val="Heading5"/>
      </w:pPr>
      <w:del w:id="5901" w:author="GoldenCorpusHarness" w:date="2026-03-28T21:57:55Z">
        <w:r>
          <w:delText xml:space="preserve">Serum </w:delText>
        </w:r>
      </w:del>
      <w:ins w:id="5902" w:author="GoldenCorpusHarness" w:date="2026-03-28T21:57:55Z">
        <w:r>
          <w:t>BIW=twice a week; CD=cluster of differentiation; hCD=human CD; hIgG1=human immunoglobulin G1; h</w:t>
        </w:r>
      </w:ins>
      <w:r>
        <w:t>P</w:t>
      </w:r>
      <w:del w:id="5903" w:author="GoldenCorpusHarness" w:date="2026-03-28T21:57:55Z">
        <w:r>
          <w:delText>K Stu</w:delText>
        </w:r>
      </w:del>
      <w:ins w:id="5904" w:author="GoldenCorpusHarness" w:date="2026-03-28T21:57:55Z">
        <w:r>
          <w:t>BMC=human peripheral bloo</w:t>
        </w:r>
      </w:ins>
      <w:r>
        <w:t>d</w:t>
      </w:r>
      <w:del w:id="5905" w:author="GoldenCorpusHarness" w:date="2026-03-28T21:57:55Z">
        <w:r>
          <w:delText>y of Indi</w:delText>
        </w:r>
      </w:del>
      <w:ins w:id="5906" w:author="GoldenCorpusHarness" w:date="2026-03-28T21:57:55Z">
        <w:r>
          <w:t xml:space="preserve"> mononuclear cell; IV=intra</w:t>
        </w:r>
      </w:ins>
      <w:r>
        <w:t>v</w:t>
      </w:r>
      <w:del w:id="5907" w:author="GoldenCorpusHarness" w:date="2026-03-28T21:57:55Z">
        <w:r>
          <w:delText>idually Do</w:delText>
        </w:r>
      </w:del>
      <w:ins w:id="5908" w:author="GoldenCorpusHarness" w:date="2026-03-28T21:57:55Z">
        <w:r>
          <w:t>enou</w:t>
        </w:r>
      </w:ins>
      <w:r>
        <w:t>s</w:t>
      </w:r>
      <w:del w:id="5909" w:author="GoldenCorpusHarness" w:date="2026-03-28T21:57:55Z">
        <w:r>
          <w:delText>ed Sac-TMT, Sacituzumab, and K</w:delText>
        </w:r>
      </w:del>
      <w:ins w:id="5910" w:author="GoldenCorpusHarness" w:date="2026-03-28T21:57:55Z">
        <w:r>
          <w:t>(ly); Tc=killer (cytotoxic) T cell; Th=T helper cell; TI</w:t>
        </w:r>
      </w:ins>
      <w:r>
        <w:t>L</w:t>
      </w:r>
      <w:del w:id="5911" w:author="GoldenCorpusHarness" w:date="2026-03-28T21:57:55Z">
        <w:r>
          <w:delText>610023 and Combination-dosed Sacituzumab and KL610023 After S</w:delText>
        </w:r>
      </w:del>
      <w:ins w:id="5912" w:author="GoldenCorpusHarness" w:date="2026-03-28T21:57:55Z">
        <w:r>
          <w:t>=tumor infiltrat</w:t>
        </w:r>
      </w:ins>
      <w:r>
        <w:t>ing</w:t>
      </w:r>
      <w:del w:id="5913" w:author="GoldenCorpusHarness" w:date="2026-03-28T21:57:55Z">
        <w:r>
          <w:delText>le IV Injection to Monkeys</w:delText>
        </w:r>
      </w:del>
      <w:ins w:id="5914" w:author="GoldenCorpusHarness" w:date="2026-03-28T21:57:55Z">
        <w:r>
          <w:t xml:space="preserve"> lymphocyte.</w:t>
        </w:r>
      </w:ins>
    </w:p>
    <w:p ns2:paraId="3B30ABB4" ns2:textId="754CFC2E" w:rsidR="001A7A14" w:rsidRPr="001A7A14" w:rsidRDefault="001A7A14" w:rsidP="001A7A14">
      <w:pPr>
        <w:pStyle w:val="Paragraph"/>
        <w:rPr>
          <w:iCs/>
        </w:rPr>
      </w:pPr>
      <w:del w:id="5915" w:author="GoldenCorpusHarness" w:date="2026-03-28T21:57:55Z">
        <w:r>
          <w:delText xml:space="preserve">A single- and repeat-dose study was done in cynomolgus monkeys that were assigned to 7 groups (pk001MK2870 / Kelun Report No. A2018086-K010-01). </w:delText>
        </w:r>
      </w:del>
      <w:r>
        <w:t xml:space="preserve">Groups </w:t>
      </w:r>
      <w:del w:id="5916" w:author="GoldenCorpusHarness" w:date="2026-03-28T21:57:55Z">
        <w:r>
          <w:delText>1-3</w:delText>
        </w:r>
      </w:del>
      <w:ins w:id="5917" w:author="GoldenCorpusHarness" w:date="2026-03-28T21:57:55Z">
        <w:r>
          <w:t>noted with "(P7)" in panels A to C</w:t>
        </w:r>
      </w:ins>
      <w:r>
        <w:t xml:space="preserve"> received </w:t>
      </w:r>
      <w:del w:id="5918" w:author="GoldenCorpusHarness" w:date="2026-03-28T21:57:55Z">
        <w:r>
          <w:delText>1,</w:delText>
        </w:r>
      </w:del>
      <w:ins w:id="5919" w:author="GoldenCorpusHarness" w:date="2026-03-28T21:57:55Z">
        <w:r>
          <w:t>the</w:t>
        </w:r>
      </w:ins>
      <w:r>
        <w:t xml:space="preserve"> </w:t>
      </w:r>
      <w:del w:id="5920" w:author="GoldenCorpusHarness" w:date="2026-03-28T21:57:55Z">
        <w:r>
          <w:delText>3,</w:delText>
        </w:r>
      </w:del>
      <w:ins w:id="5921" w:author="GoldenCorpusHarness" w:date="2026-03-28T21:57:55Z">
        <w:r>
          <w:t>first</w:t>
        </w:r>
      </w:ins>
      <w:r>
        <w:t xml:space="preserve"> </w:t>
      </w:r>
      <w:del w:id="5922" w:author="GoldenCorpusHarness" w:date="2026-03-28T21:57:55Z">
        <w:r>
          <w:delText>an</w:delText>
        </w:r>
      </w:del>
      <w:r>
        <w:t>d</w:t>
      </w:r>
      <w:del w:id="5923" w:author="GoldenCorpusHarness" w:date="2026-03-28T21:57:55Z">
        <w:r>
          <w:delText xml:space="preserve"> 10 mg/kg</w:delText>
        </w:r>
      </w:del>
      <w:ins w:id="5924" w:author="GoldenCorpusHarness" w:date="2026-03-28T21:57:55Z">
        <w:r>
          <w:t>ose</w:t>
        </w:r>
      </w:ins>
      <w:r>
        <w:t xml:space="preserve"> o</w:t>
      </w:r>
      <w:ins w:id="5925" w:author="GoldenCorpusHarness" w:date="2026-03-28T21:57:55Z">
        <w:r>
          <w:t xml:space="preserve">n P7 (Day7). In this </w:t>
        </w:r>
      </w:ins>
      <w:r>
        <w:t>f</w:t>
      </w:r>
      <w:ins w:id="5926" w:author="GoldenCorpusHarness" w:date="2026-03-28T21:57:55Z">
        <w:r>
          <w:t>igure,</w:t>
        </w:r>
      </w:ins>
      <w:r>
        <w:t xml:space="preserve"> sac-TMT </w:t>
      </w:r>
      <w:ins w:id="5927" w:author="GoldenCorpusHarness" w:date="2026-03-28T21:57:55Z">
        <w:r>
          <w:t>is la</w:t>
        </w:r>
      </w:ins>
      <w:r>
        <w:t>b</w:t>
      </w:r>
      <w:del w:id="5928" w:author="GoldenCorpusHarness" w:date="2026-03-28T21:57:55Z">
        <w:r>
          <w:delText>y IV inj</w:delText>
        </w:r>
      </w:del>
      <w:r>
        <w:t>e</w:t>
      </w:r>
      <w:del w:id="5929" w:author="GoldenCorpusHarness" w:date="2026-03-28T21:57:55Z">
        <w:r>
          <w:delText>ction onc</w:delText>
        </w:r>
      </w:del>
      <w:ins w:id="5930" w:author="GoldenCorpusHarness" w:date="2026-03-28T21:57:55Z">
        <w:r>
          <w:t>l</w:t>
        </w:r>
      </w:ins>
      <w:r>
        <w:t>e</w:t>
      </w:r>
      <w:del w:id="5931" w:author="GoldenCorpusHarness" w:date="2026-03-28T21:57:55Z">
        <w:r>
          <w:delText>, an</w:delText>
        </w:r>
      </w:del>
      <w:r>
        <w:t>d a</w:t>
      </w:r>
      <w:del w:id="5932" w:author="GoldenCorpusHarness" w:date="2026-03-28T21:57:55Z">
        <w:r>
          <w:delText>nimal</w:delText>
        </w:r>
      </w:del>
      <w:r>
        <w:t xml:space="preserve">s </w:t>
      </w:r>
      <w:del w:id="5933" w:author="GoldenCorpusHarness" w:date="2026-03-28T21:57:55Z">
        <w:r>
          <w:delText xml:space="preserve">in Group </w:delText>
        </w:r>
      </w:del>
      <w:ins w:id="5934" w:author="GoldenCorpusHarness" w:date="2026-03-28T21:57:55Z">
        <w:r>
          <w:t>SKB26</w:t>
        </w:r>
      </w:ins>
      <w:r>
        <w:t>4</w:t>
      </w:r>
      <w:del w:id="5935" w:author="GoldenCorpusHarness" w:date="2026-03-28T21:57:55Z">
        <w:r>
          <w:delText xml:space="preserve"> received 3 mg/kg of sac-TMT by IV injection q2w, so 4 times in 6 weeks</w:delText>
        </w:r>
      </w:del>
      <w:r>
        <w:t>.</w:t>
      </w:r>
      <w:del w:id="5936" w:author="GoldenCorpusHarness" w:date="2026-03-28T21:57:55Z">
        <w:r>
          <w:delText xml:space="preserve"> Groups 5 received 10 mg/kg of sacituzumab once; Group 6 received 0.24 mg/kg of KL610023 by IV injection once; and the animals in Group 7 were given 0.24 mg/kg of KL610023 and 10 mg/kg of sacituzumab together by IV injection once. Serum samples were collected, and concentrations of sacTMT-ADC and sac-TMT-TAb were measured using validated methods for sac-TMT-ADC (VRA2018086BA04MK2870 / Kelun Report No. A2018086-BA04) and sac-TMT-TAb/sacituzumab (VRA2018086BA05MK2870 / Kelun Report No. A2018086-BA05). Formation of ADA specific to sac-TMT or sacituzumab was also evaluated using validated methods (VRA2018086BA06MK2870 / Kelun Report No. A2018086-BA06) (VRA2018086BA07MK2870 / Kelun Report No. A2018086-BA07). The serum concentrations of KL610023 were measured using a validated method (VRA2018086BA02MK2870 / Kelun Report No. A2018086-BA02).</w:delText>
        </w:r>
      </w:del>
    </w:p>
    <w:p ns2:paraId="5537EE68" ns2:textId="1EB97C1E" w:rsidR="001A7A14" w:rsidRPr="001A7A14" w:rsidRDefault="001A7A14" w:rsidP="001A7A14">
      <w:pPr>
        <w:pStyle w:val="Paragraph"/>
        <w:rPr>
          <w:iCs/>
        </w:rPr>
      </w:pPr>
      <w:del w:id="5937" w:author="GoldenCorpusHarness" w:date="2026-03-28T21:57:55Z">
        <w:r>
          <w:delText>Aft</w:delText>
        </w:r>
      </w:del>
      <w:ins w:id="5938" w:author="GoldenCorpusHarness" w:date="2026-03-28T21:57:55Z">
        <w:r>
          <w:t>Sourc</w:t>
        </w:r>
      </w:ins>
      <w:r>
        <w:t>e</w:t>
      </w:r>
      <w:del w:id="5939" w:author="GoldenCorpusHarness" w:date="2026-03-28T21:57:55Z">
        <w:r>
          <w:delText>r</w:delText>
        </w:r>
      </w:del>
      <w:ins w:id="5940" w:author="GoldenCorpusHarness" w:date="2026-03-28T21:57:55Z">
        <w:r>
          <w:t>:</w:t>
        </w:r>
      </w:ins>
      <w:r>
        <w:t xml:space="preserve"> </w:t>
      </w:r>
      <w:del w:id="5941" w:author="GoldenCorpusHarness" w:date="2026-03-28T21:57:55Z">
        <w:r>
          <w:delText>the s</w:delText>
        </w:r>
      </w:del>
      <w:ins w:id="5942" w:author="GoldenCorpusHarness" w:date="2026-03-28T21:57:55Z">
        <w:r>
          <w:t>Noncl</w:t>
        </w:r>
      </w:ins>
      <w:r>
        <w:t>in</w:t>
      </w:r>
      <w:del w:id="5943" w:author="GoldenCorpusHarness" w:date="2026-03-28T21:57:55Z">
        <w:r>
          <w:delText>gle-dose injection of sac-TMT, there was no signif</w:delText>
        </w:r>
      </w:del>
      <w:r>
        <w:t>ica</w:t>
      </w:r>
      <w:del w:id="5944" w:author="GoldenCorpusHarness" w:date="2026-03-28T21:57:55Z">
        <w:r>
          <w:delText>n</w:delText>
        </w:r>
      </w:del>
      <w:ins w:id="5945" w:author="GoldenCorpusHarness" w:date="2026-03-28T21:57:55Z">
        <w:r>
          <w:t>l S</w:t>
        </w:r>
      </w:ins>
      <w:r>
        <w:t>t</w:t>
      </w:r>
      <w:del w:id="5946" w:author="GoldenCorpusHarness" w:date="2026-03-28T21:57:55Z">
        <w:r>
          <w:delText xml:space="preserve"> gender difference observed in systemic expos</w:delText>
        </w:r>
      </w:del>
      <w:r>
        <w:t>u</w:t>
      </w:r>
      <w:del w:id="5947" w:author="GoldenCorpusHarness" w:date="2026-03-28T21:57:55Z">
        <w:r>
          <w:delText>re (Cmax and AUC) of any measured analyte. There was no significant difference in Cmax and AUC of sac-TMT-ADC and sac-TMT-TAb, and a shorter t1/2 of the elimination phase was observed for the sac-TMT-ADC, indicating that sac-TMT-ADC was the main form of sac-TMT in serum and is eliminated from the bo</w:delText>
        </w:r>
      </w:del>
      <w:r>
        <w:t xml:space="preserve">dy </w:t>
      </w:r>
      <w:del w:id="5948" w:author="GoldenCorpusHarness" w:date="2026-03-28T21:57:55Z">
        <w:r>
          <w:delText xml:space="preserve">faster than sac-TMT-TAb. As measured by sac-TMT-ADC, Cmax in all animals was reached at approximately 30 minutes post dose. At a dose of 1, 3, and 10 mg/kg the CL were 1.36, 1.35, and 1.71 mL/h/kg, respectively, and the t1/2 were 24, 25, and 25 hours, respectively. </w:delText>
        </w:r>
      </w:del>
      <w:r>
        <w:t>Re</w:t>
      </w:r>
      <w:del w:id="5949" w:author="GoldenCorpusHarness" w:date="2026-03-28T21:57:55Z">
        <w:r>
          <w:delText>gardless of dose, the Vss was similar to the plasma volume (49.9 to 54.8 mL/kg), indicating most of the sac-TMT-ADC was confined in the vascular space. At a dose of 1, 3, and 10 mg/kg the Cmax was 25.2, 77.4, and 214 μg/mL, respectively, and at a dose of 1, 3, and 10 mg/kg the AUC0-∞ were 792, 2250, and 8640 μg*h/mL, respectively. The systemic exposure (AUC) increased pro</w:delText>
        </w:r>
      </w:del>
      <w:r>
        <w:t>port</w:t>
      </w:r>
      <w:del w:id="5950" w:author="GoldenCorpusHarness" w:date="2026-03-28T21:57:55Z">
        <w:r>
          <w:delText>ionally</w:delText>
        </w:r>
      </w:del>
      <w:r>
        <w:t xml:space="preserve"> </w:t>
      </w:r>
      <w:del w:id="5951" w:author="GoldenCorpusHarness" w:date="2026-03-28T21:57:55Z">
        <w:r>
          <w:delText xml:space="preserve">as the dosage increased from </w:delText>
        </w:r>
      </w:del>
      <w:ins w:id="5952" w:author="GoldenCorpusHarness" w:date="2026-03-28T21:57:55Z">
        <w:r>
          <w:t>PD02</w:t>
        </w:r>
      </w:ins>
      <w:r>
        <w:t>1</w:t>
      </w:r>
      <w:del w:id="5953" w:author="GoldenCorpusHarness" w:date="2026-03-28T21:57:55Z">
        <w:r>
          <w:delText xml:space="preserve"> to 10 mg/kg</w:delText>
        </w:r>
      </w:del>
      <w:r>
        <w:t>.</w:t>
      </w:r>
    </w:p>
    <w:p ns2:paraId="5DC1F9B3" ns2:textId="233D4A30" w:rsidR="001A7A14" w:rsidRPr="001A7A14" w:rsidRDefault="001A7A14" w:rsidP="001A7A14">
      <w:pPr>
        <w:pStyle w:val="Paragraph"/>
        <w:rPr>
          <w:iCs/>
        </w:rPr>
      </w:pPr>
      <w:del w:id="5954" w:author="GoldenCorpusHarness" w:date="2026-03-28T21:57:55Z">
        <w:r>
          <w:delText>Deconjugated KL610023 was detected in all groups with Cmax being reached at approximately 60 minutes post dose in all animals. For monkeys of the 1, 3, and 10 mg/kg dose groups, Cmax and AUC0-∞ were 2.29, 8.84, and 23.8 ng/mL, and 66.0, 232, and 622 ng*h/mL, respectively, which accounted for 2.60%, 3.22%, and 2.25% of sac-TMT-ADC’s systemic exposure (molar based). The systemic exposure (AUC) increased proportionally as the dosage increased from 1 to 10 mg/kg as was observed with sac-TMT-ADC. The elimination t1/2 for KL610023 that will have been deconjugated from sac-TMT was 36.0, 44.0, and 38.0 hours at 1, 3, and 10 mg/kg dose level, respectively, which was much longer than when KL610023 was administrated alone in monkey (approximately 5.7 hours), indicating that the deconjugation rate from sac-TMT controlled the elimination t1/2 of the KL610023.</w:delText>
        </w:r>
      </w:del>
    </w:p>
    <w:p ns2:paraId="759533C5" ns2:textId="55815376" w:rsidR="001A7A14" w:rsidRPr="001A7A14" w:rsidRDefault="001A7A14" w:rsidP="001A7A14">
      <w:pPr>
        <w:pStyle w:val="Paragraph"/>
        <w:rPr>
          <w:iCs/>
        </w:rPr>
      </w:pPr>
      <w:del w:id="5955" w:author="GoldenCorpusHarness" w:date="2026-03-28T21:57:55Z">
        <w:r>
          <w:delText>After comp</w:delText>
        </w:r>
      </w:del>
      <w:ins w:id="5956" w:author="GoldenCorpusHarness" w:date="2026-03-28T21:57:55Z">
        <w:r>
          <w:t>Ev</w:t>
        </w:r>
      </w:ins>
      <w:r>
        <w:t>a</w:t>
      </w:r>
      <w:del w:id="5957" w:author="GoldenCorpusHarness" w:date="2026-03-28T21:57:55Z">
        <w:r>
          <w:delText>ring PK after a sing</w:delText>
        </w:r>
      </w:del>
      <w:r>
        <w:t>l</w:t>
      </w:r>
      <w:del w:id="5958" w:author="GoldenCorpusHarness" w:date="2026-03-28T21:57:55Z">
        <w:r>
          <w:delText>e IV injection of 10 mg/kg sac-TMT and 10 mg/kg sacit</w:delText>
        </w:r>
      </w:del>
      <w:r>
        <w:t>u</w:t>
      </w:r>
      <w:del w:id="5959" w:author="GoldenCorpusHarness" w:date="2026-03-28T21:57:55Z">
        <w:r>
          <w:delText>zumab, Cmax was similar between sac-TMT-ADC after injection of sac-TMT (214 μg/mL) and sacituzumab (221 μg/mL). sacituzumab has larger AUC0-∞ (20,600 μg*h/mL) compared to sac-TMT-ADC (8640 μg*h/mL). Similarly, sacituzumab has longer t1/2 (75 hours) compared to sac-TMT-ADC (25 hours), indicating that the in vivo kinetics of sac-TMT is characterized by continuous deconjug</w:delText>
        </w:r>
      </w:del>
      <w:r>
        <w:t xml:space="preserve">ation of </w:t>
      </w:r>
      <w:del w:id="5960" w:author="GoldenCorpusHarness" w:date="2026-03-28T21:57:55Z">
        <w:r>
          <w:delText xml:space="preserve">KL610023, </w:delText>
        </w:r>
      </w:del>
      <w:ins w:id="5961" w:author="GoldenCorpusHarness" w:date="2026-03-28T21:57:55Z">
        <w:r>
          <w:t>Anti</w:t>
        </w:r>
      </w:ins>
      <w:r>
        <w:t>tu</w:t>
      </w:r>
      <w:ins w:id="5962" w:author="GoldenCorpusHarness" w:date="2026-03-28T21:57:55Z">
        <w:r>
          <w:t>mo</w:t>
        </w:r>
      </w:ins>
      <w:r>
        <w:t>r</w:t>
      </w:r>
      <w:del w:id="5963" w:author="GoldenCorpusHarness" w:date="2026-03-28T21:57:55Z">
        <w:r>
          <w:delText>n</w:delText>
        </w:r>
      </w:del>
      <w:ins w:id="5964" w:author="GoldenCorpusHarness" w:date="2026-03-28T21:57:55Z">
        <w:r>
          <w:t xml:space="preserve"> Activity </w:t>
        </w:r>
      </w:ins>
      <w:r>
        <w:t>in</w:t>
      </w:r>
      <w:del w:id="5965" w:author="GoldenCorpusHarness" w:date="2026-03-28T21:57:55Z">
        <w:r>
          <w:delText>g</w:delText>
        </w:r>
      </w:del>
      <w:r>
        <w:t xml:space="preserve"> </w:t>
      </w:r>
      <w:del w:id="5966" w:author="GoldenCorpusHarness" w:date="2026-03-28T21:57:55Z">
        <w:r>
          <w:delText>s</w:delText>
        </w:r>
      </w:del>
      <w:r>
        <w:t>a</w:t>
      </w:r>
      <w:ins w:id="5967" w:author="GoldenCorpusHarness" w:date="2026-03-28T21:57:55Z">
        <w:r>
          <w:t>n Orthotopic UM-UC-3-Lu</w:t>
        </w:r>
      </w:ins>
      <w:r>
        <w:t>c-T</w:t>
      </w:r>
      <w:ins w:id="5968" w:author="GoldenCorpusHarness" w:date="2026-03-28T21:57:55Z">
        <w:r>
          <w:t>ROP2-Nectin-4 N</w:t>
        </w:r>
      </w:ins>
      <w:r>
        <w:t>M</w:t>
      </w:r>
      <w:ins w:id="5969" w:author="GoldenCorpusHarness" w:date="2026-03-28T21:57:55Z">
        <w:r>
          <w:t xml:space="preserve">IBC Xenograft </w:t>
        </w:r>
      </w:ins>
      <w:r>
        <w:t>T</w:t>
      </w:r>
      <w:del w:id="5970" w:author="GoldenCorpusHarness" w:date="2026-03-28T21:57:55Z">
        <w:r>
          <w:delText xml:space="preserve"> to sacituz</w:delText>
        </w:r>
      </w:del>
      <w:r>
        <w:t>um</w:t>
      </w:r>
      <w:del w:id="5971" w:author="GoldenCorpusHarness" w:date="2026-03-28T21:57:55Z">
        <w:r>
          <w:delText>ab</w:delText>
        </w:r>
      </w:del>
      <w:ins w:id="5972" w:author="GoldenCorpusHarness" w:date="2026-03-28T21:57:55Z">
        <w:r>
          <w:t>or</w:t>
        </w:r>
      </w:ins>
      <w:r>
        <w:t xml:space="preserve"> </w:t>
      </w:r>
      <w:del w:id="5973" w:author="GoldenCorpusHarness" w:date="2026-03-28T21:57:55Z">
        <w:r>
          <w:delText>at</w:delText>
        </w:r>
      </w:del>
      <w:ins w:id="5974" w:author="GoldenCorpusHarness" w:date="2026-03-28T21:57:55Z">
        <w:r>
          <w:t>Model</w:t>
        </w:r>
      </w:ins>
      <w:r>
        <w:t xml:space="preserve"> </w:t>
      </w:r>
      <w:del w:id="5975" w:author="GoldenCorpusHarness" w:date="2026-03-28T21:57:55Z">
        <w:r>
          <w:delText xml:space="preserve">a rate </w:delText>
        </w:r>
      </w:del>
      <w:ins w:id="5976" w:author="GoldenCorpusHarness" w:date="2026-03-28T21:57:55Z">
        <w:r>
          <w:t>A</w:t>
        </w:r>
      </w:ins>
      <w:r>
        <w:t>f</w:t>
      </w:r>
      <w:del w:id="5977" w:author="GoldenCorpusHarness" w:date="2026-03-28T21:57:55Z">
        <w:r>
          <w:delText>as</w:delText>
        </w:r>
      </w:del>
      <w:r>
        <w:t xml:space="preserve">ter </w:t>
      </w:r>
      <w:ins w:id="5978" w:author="GoldenCorpusHarness" w:date="2026-03-28T21:57:55Z">
        <w:r>
          <w:t>In</w:t>
        </w:r>
      </w:ins>
      <w:r>
        <w:t>t</w:t>
      </w:r>
      <w:del w:id="5979" w:author="GoldenCorpusHarness" w:date="2026-03-28T21:57:55Z">
        <w:r>
          <w:delText>h</w:delText>
        </w:r>
      </w:del>
      <w:ins w:id="5980" w:author="GoldenCorpusHarness" w:date="2026-03-28T21:57:55Z">
        <w:r>
          <w:t>r</w:t>
        </w:r>
      </w:ins>
      <w:r>
        <w:t>a</w:t>
      </w:r>
      <w:del w:id="5981" w:author="GoldenCorpusHarness" w:date="2026-03-28T21:57:55Z">
        <w:r>
          <w:delText>n</w:delText>
        </w:r>
      </w:del>
      <w:ins w:id="5982" w:author="GoldenCorpusHarness" w:date="2026-03-28T21:57:55Z">
        <w:r>
          <w:t>vesical</w:t>
        </w:r>
      </w:ins>
      <w:r>
        <w:t xml:space="preserve"> </w:t>
      </w:r>
      <w:del w:id="5983" w:author="GoldenCorpusHarness" w:date="2026-03-28T21:57:55Z">
        <w:r>
          <w:delText>sacituzumab eli</w:delText>
        </w:r>
      </w:del>
      <w:ins w:id="5984" w:author="GoldenCorpusHarness" w:date="2026-03-28T21:57:55Z">
        <w:r>
          <w:t>Ad</w:t>
        </w:r>
      </w:ins>
      <w:r>
        <w:t>min</w:t>
      </w:r>
      <w:ins w:id="5985" w:author="GoldenCorpusHarness" w:date="2026-03-28T21:57:55Z">
        <w:r>
          <w:t>istr</w:t>
        </w:r>
      </w:ins>
      <w:r>
        <w:t xml:space="preserve">ation </w:t>
      </w:r>
      <w:del w:id="5986" w:author="GoldenCorpusHarness" w:date="2026-03-28T21:57:55Z">
        <w:r>
          <w:delText>rate.</w:delText>
        </w:r>
      </w:del>
      <w:ins w:id="5987" w:author="GoldenCorpusHarness" w:date="2026-03-28T21:57:55Z">
        <w:r>
          <w:t>(PD022)</w:t>
        </w:r>
      </w:ins>
    </w:p>
    <w:p ns2:paraId="77F01469" ns2:textId="4375F8BE" w:rsidR="001A7A14" w:rsidRPr="001A7A14" w:rsidRDefault="001A7A14" w:rsidP="001A7A14">
      <w:pPr>
        <w:pStyle w:val="Paragraph"/>
        <w:rPr>
          <w:iCs/>
        </w:rPr>
      </w:pPr>
      <w:del w:id="5988" w:author="GoldenCorpusHarness" w:date="2026-03-28T21:57:55Z">
        <w:r>
          <w:delText xml:space="preserve">After a single IV coadministration of 10 mg/kg sacituzumab and 0.24 mg/kg of KL610023, the PK </w:delText>
        </w:r>
      </w:del>
      <w:ins w:id="5989" w:author="GoldenCorpusHarness" w:date="2026-03-28T21:57:55Z">
        <w:r>
          <w:t>The antitumor activity of sac-TMT was evaluated in an orthoto</w:t>
        </w:r>
      </w:ins>
      <w:r>
        <w:t>p</w:t>
      </w:r>
      <w:del w:id="5990" w:author="GoldenCorpusHarness" w:date="2026-03-28T21:57:55Z">
        <w:r>
          <w:delText>arameters of sacituzumab and KL610023 were comparable to those after administration of the sacituzumab or KL610023 alone at the same dosage level. For KL610023, the key PK parameters for administration alone versus coadministration with sacituzumab were: Cmax was 784 versus 559 ng/mL; A</w:delText>
        </w:r>
      </w:del>
      <w:ins w:id="5991" w:author="GoldenCorpusHarness" w:date="2026-03-28T21:57:55Z">
        <w:r>
          <w:t>ic UM-</w:t>
        </w:r>
      </w:ins>
      <w:r>
        <w:t>UC</w:t>
      </w:r>
      <w:del w:id="5992" w:author="GoldenCorpusHarness" w:date="2026-03-28T21:57:55Z">
        <w:r>
          <w:delText xml:space="preserve">0-∞ was </w:delText>
        </w:r>
      </w:del>
      <w:ins w:id="5993" w:author="GoldenCorpusHarness" w:date="2026-03-28T21:57:55Z">
        <w:r>
          <w:t>-3-Luc-TROP</w:t>
        </w:r>
      </w:ins>
      <w:r>
        <w:t>2</w:t>
      </w:r>
      <w:del w:id="5994" w:author="GoldenCorpusHarness" w:date="2026-03-28T21:57:55Z">
        <w:r>
          <w:delText xml:space="preserve">30 </w:delText>
        </w:r>
      </w:del>
      <w:ins w:id="5995" w:author="GoldenCorpusHarness" w:date="2026-03-28T21:57:55Z">
        <w:r>
          <w:t>-Nectin-4 NMIBC xenograft mouse tumor model after intra</w:t>
        </w:r>
      </w:ins>
      <w:r>
        <w:t>ve</w:t>
      </w:r>
      <w:del w:id="5996" w:author="GoldenCorpusHarness" w:date="2026-03-28T21:57:55Z">
        <w:r>
          <w:delText xml:space="preserve">rsus 191 </w:delText>
        </w:r>
      </w:del>
      <w:ins w:id="5997" w:author="GoldenCorpusHarness" w:date="2026-03-28T21:57:55Z">
        <w:r>
          <w:t>sical dosi</w:t>
        </w:r>
      </w:ins>
      <w:r>
        <w:t>ng</w:t>
      </w:r>
      <w:del w:id="5998" w:author="GoldenCorpusHarness" w:date="2026-03-28T21:57:55Z">
        <w:r>
          <w:delText>*h/mL; and t1/2 of elimination was 5</w:delText>
        </w:r>
      </w:del>
      <w:r>
        <w:t>.</w:t>
      </w:r>
      <w:del w:id="5999" w:author="GoldenCorpusHarness" w:date="2026-03-28T21:57:55Z">
        <w:r>
          <w:delText>7 hours versus 10 hours. For sacituzumab, the key PK parameters for administration alone versus coadministration with KL610023 were: Cmax was 221 versus 231 μg/mL; A</w:delText>
        </w:r>
      </w:del>
      <w:ins w:id="6000" w:author="GoldenCorpusHarness" w:date="2026-03-28T21:57:55Z">
        <w:r>
          <w:t xml:space="preserve"> The UM</w:t>
        </w:r>
      </w:ins>
      <w:r>
        <w:t>UC</w:t>
      </w:r>
      <w:del w:id="6001" w:author="GoldenCorpusHarness" w:date="2026-03-28T21:57:55Z">
        <w:r>
          <w:delText>0-∞</w:delText>
        </w:r>
      </w:del>
      <w:ins w:id="6002" w:author="GoldenCorpusHarness" w:date="2026-03-28T21:57:55Z">
        <w:r>
          <w:t>-3 cell line, a urothelial bladder cancer cell line,</w:t>
        </w:r>
      </w:ins>
      <w:r>
        <w:t xml:space="preserve"> was </w:t>
      </w:r>
      <w:ins w:id="6003" w:author="GoldenCorpusHarness" w:date="2026-03-28T21:57:55Z">
        <w:r>
          <w:t>engineered to express TROP</w:t>
        </w:r>
      </w:ins>
      <w:r>
        <w:t>2</w:t>
      </w:r>
      <w:del w:id="6004" w:author="GoldenCorpusHarness" w:date="2026-03-28T21:57:55Z">
        <w:r>
          <w:delText>0,600 and 17,200 μ</w:delText>
        </w:r>
      </w:del>
      <w:ins w:id="6005" w:author="GoldenCorpusHarness" w:date="2026-03-28T21:57:55Z">
        <w:r>
          <w:t xml:space="preserve"> and Nectin-4 at hi</w:t>
        </w:r>
      </w:ins>
      <w:r>
        <w:t>g</w:t>
      </w:r>
      <w:del w:id="6006" w:author="GoldenCorpusHarness" w:date="2026-03-28T21:57:55Z">
        <w:r>
          <w:delText>*h/mL</w:delText>
        </w:r>
      </w:del>
      <w:ins w:id="6007" w:author="GoldenCorpusHarness" w:date="2026-03-28T21:57:55Z">
        <w:r>
          <w:t>h levels</w:t>
        </w:r>
      </w:ins>
      <w:r>
        <w:t xml:space="preserve">; </w:t>
      </w:r>
      <w:del w:id="6008" w:author="GoldenCorpusHarness" w:date="2026-03-28T21:57:55Z">
        <w:r>
          <w:delText>and t1/2</w:delText>
        </w:r>
      </w:del>
      <w:ins w:id="6009" w:author="GoldenCorpusHarness" w:date="2026-03-28T21:57:55Z">
        <w:r>
          <w:t>expression</w:t>
        </w:r>
      </w:ins>
      <w:r>
        <w:t xml:space="preserve"> was </w:t>
      </w:r>
      <w:del w:id="6010" w:author="GoldenCorpusHarness" w:date="2026-03-28T21:57:55Z">
        <w:r>
          <w:delText>75</w:delText>
        </w:r>
      </w:del>
      <w:ins w:id="6011" w:author="GoldenCorpusHarness" w:date="2026-03-28T21:57:55Z">
        <w:r>
          <w:t>confirmed by flow cytometry and immunohistochemistry</w:t>
        </w:r>
      </w:ins>
      <w:r>
        <w:t>.</w:t>
      </w:r>
      <w:del w:id="6012" w:author="GoldenCorpusHarness" w:date="2026-03-28T21:57:55Z">
        <w:r>
          <w:delText>0 hours versus 54.0 hours. These results suggest that there is no drug-drug interference between sacituzumab and KL610023 once the latter has been deconjugated from the former.</w:delText>
        </w:r>
      </w:del>
    </w:p>
    <w:p ns2:paraId="504BE61F" ns2:textId="6113F999" w:rsidR="001A7A14" w:rsidRPr="001A7A14" w:rsidRDefault="001A7A14" w:rsidP="001A7A14">
      <w:pPr>
        <w:pStyle w:val="Heading5"/>
      </w:pPr>
      <w:del w:id="6013" w:author="GoldenCorpusHarness" w:date="2026-03-28T21:57:55Z">
        <w:r>
          <w:delText>Serum P</w:delText>
        </w:r>
      </w:del>
      <w:ins w:id="6014" w:author="GoldenCorpusHarness" w:date="2026-03-28T21:57:55Z">
        <w:r>
          <w:t xml:space="preserve">Mice bearing orthotopic tumors were randomized into 6 groups, 10 mice per group, with I-VESIC administration using 1-hour dwell time. Sac-TMT was administered in a formulation consisting of 10 mM histidine, 8% sucrose, 0.02% polysorbate 20, pH 6. The treatment groups included vehicle q2w I-VESIC, 100 µg sac-TMT q2w I-VESIC, 100 µg sac-TMT qw I-VESIC, 100 µg sac-TMT q4d I-VESIC, 50 µg sac-TMT qw I-VESIC, and 28.5 µg sac-TMT q4d I-VESIC. Bladder tumor tissue and serum samples were taken to assess sac-TMT and </w:t>
        </w:r>
      </w:ins>
      <w:r>
        <w:t>K</w:t>
      </w:r>
      <w:del w:id="6015" w:author="GoldenCorpusHarness" w:date="2026-03-28T21:57:55Z">
        <w:r>
          <w:delText xml:space="preserve"> Study of Sac-TMT After Multiple IV Injections to Monkeys</w:delText>
        </w:r>
      </w:del>
      <w:ins w:id="6016" w:author="GoldenCorpusHarness" w:date="2026-03-28T21:57:55Z">
        <w:r>
          <w:t>L610023 concentrations.</w:t>
        </w:r>
      </w:ins>
    </w:p>
    <w:p ns2:paraId="3C9DC23E" ns2:textId="63C99E91" w:rsidR="003B000A" w:rsidRPr="00754B4E" w:rsidRDefault="001A7A14" w:rsidP="001A7A14">
      <w:pPr>
        <w:pStyle w:val="Paragraph"/>
        <w:rPr>
          <w:iCs/>
        </w:rPr>
      </w:pPr>
      <w:r>
        <w:t>A</w:t>
      </w:r>
      <w:del w:id="6017" w:author="GoldenCorpusHarness" w:date="2026-03-28T21:57:55Z">
        <w:r>
          <w:delText xml:space="preserve"> repeat-dose study of 3 mg/kg of</w:delText>
        </w:r>
      </w:del>
      <w:ins w:id="6018" w:author="GoldenCorpusHarness" w:date="2026-03-28T21:57:55Z">
        <w:r>
          <w:t>ll</w:t>
        </w:r>
      </w:ins>
      <w:r>
        <w:t xml:space="preserve"> sac-TMT </w:t>
      </w:r>
      <w:del w:id="6019" w:author="GoldenCorpusHarness" w:date="2026-03-28T21:57:55Z">
        <w:r>
          <w:delText>by</w:delText>
        </w:r>
      </w:del>
      <w:ins w:id="6020" w:author="GoldenCorpusHarness" w:date="2026-03-28T21:57:55Z">
        <w:r>
          <w:t>treatment</w:t>
        </w:r>
      </w:ins>
      <w:r>
        <w:t xml:space="preserve"> </w:t>
      </w:r>
      <w:del w:id="6021" w:author="GoldenCorpusHarness" w:date="2026-03-28T21:57:55Z">
        <w:r>
          <w:delText>IV injecti</w:delText>
        </w:r>
      </w:del>
      <w:ins w:id="6022" w:author="GoldenCorpusHarness" w:date="2026-03-28T21:57:55Z">
        <w:r>
          <w:t>gr</w:t>
        </w:r>
      </w:ins>
      <w:r>
        <w:t>o</w:t>
      </w:r>
      <w:del w:id="6023" w:author="GoldenCorpusHarness" w:date="2026-03-28T21:57:55Z">
        <w:r>
          <w:delText>n q2w wa</w:delText>
        </w:r>
      </w:del>
      <w:ins w:id="6024" w:author="GoldenCorpusHarness" w:date="2026-03-28T21:57:55Z">
        <w:r>
          <w:t>up</w:t>
        </w:r>
      </w:ins>
      <w:r>
        <w:t xml:space="preserve">s </w:t>
      </w:r>
      <w:ins w:id="6025" w:author="GoldenCorpusHarness" w:date="2026-03-28T21:57:55Z">
        <w:r>
          <w:t>showe</w:t>
        </w:r>
      </w:ins>
      <w:r>
        <w:t>d</w:t>
      </w:r>
      <w:del w:id="6026" w:author="GoldenCorpusHarness" w:date="2026-03-28T21:57:55Z">
        <w:r>
          <w:delText>one</w:delText>
        </w:r>
      </w:del>
      <w:r>
        <w:t xml:space="preserve"> </w:t>
      </w:r>
      <w:del w:id="6027" w:author="GoldenCorpusHarness" w:date="2026-03-28T21:57:55Z">
        <w:r>
          <w:delText>with cynomolgus monkeys (pk001MK2870 / Kelun Report No. A2018086-K010-01). The Cmax of sac-TMT-ADC f</w:delText>
        </w:r>
      </w:del>
      <w:r>
        <w:t>ro</w:t>
      </w:r>
      <w:del w:id="6028" w:author="GoldenCorpusHarness" w:date="2026-03-28T21:57:55Z">
        <w:r>
          <w:delText>m the fir</w:delText>
        </w:r>
      </w:del>
      <w:ins w:id="6029" w:author="GoldenCorpusHarness" w:date="2026-03-28T21:57:55Z">
        <w:r>
          <w:t>bu</w:t>
        </w:r>
      </w:ins>
      <w:r>
        <w:t>st an</w:t>
      </w:r>
      <w:del w:id="6030" w:author="GoldenCorpusHarness" w:date="2026-03-28T21:57:55Z">
        <w:r>
          <w:delText>d las</w:delText>
        </w:r>
      </w:del>
      <w:r>
        <w:t>t</w:t>
      </w:r>
      <w:del w:id="6031" w:author="GoldenCorpusHarness" w:date="2026-03-28T21:57:55Z">
        <w:r>
          <w:delText xml:space="preserve"> d</w:delText>
        </w:r>
      </w:del>
      <w:ins w:id="6032" w:author="GoldenCorpusHarness" w:date="2026-03-28T21:57:55Z">
        <w:r>
          <w:t>itum</w:t>
        </w:r>
      </w:ins>
      <w:r>
        <w:t>o</w:t>
      </w:r>
      <w:del w:id="6033" w:author="GoldenCorpusHarness" w:date="2026-03-28T21:57:55Z">
        <w:r>
          <w:delText>se was 77.4</w:delText>
        </w:r>
      </w:del>
      <w:ins w:id="6034" w:author="GoldenCorpusHarness" w:date="2026-03-28T21:57:55Z">
        <w:r>
          <w:t>r</w:t>
        </w:r>
      </w:ins>
      <w:r>
        <w:t xml:space="preserve"> a</w:t>
      </w:r>
      <w:del w:id="6035" w:author="GoldenCorpusHarness" w:date="2026-03-28T21:57:55Z">
        <w:r>
          <w:delText>nd 42.5 μg/mL, respe</w:delText>
        </w:r>
      </w:del>
      <w:r>
        <w:t>ctiv</w:t>
      </w:r>
      <w:ins w:id="6036" w:author="GoldenCorpusHarness" w:date="2026-03-28T21:57:55Z">
        <w:r>
          <w:t>ity [Figur</w:t>
        </w:r>
      </w:ins>
      <w:r>
        <w:t>e</w:t>
      </w:r>
      <w:del w:id="6037" w:author="GoldenCorpusHarness" w:date="2026-03-28T21:57:55Z">
        <w:r>
          <w:delText>ly</w:delText>
        </w:r>
      </w:del>
      <w:ins w:id="6038" w:author="GoldenCorpusHarness" w:date="2026-03-28T21:57:55Z">
        <w:r>
          <w:t xml:space="preserve"> 4]</w:t>
        </w:r>
      </w:ins>
      <w:r>
        <w:t>. S</w:t>
      </w:r>
      <w:del w:id="6039" w:author="GoldenCorpusHarness" w:date="2026-03-28T21:57:55Z">
        <w:r>
          <w:delText>imilarly, the Cmax of sac-TMT-TAb from the first and last dose were 65.3 and 41.1 μg/mL, respectively, indicating that sac-TMT-ADC is the main form of s</w:delText>
        </w:r>
      </w:del>
      <w:r>
        <w:t xml:space="preserve">ac-TMT </w:t>
      </w:r>
      <w:ins w:id="6040" w:author="GoldenCorpusHarness" w:date="2026-03-28T21:57:55Z">
        <w:r>
          <w:t>was w</w:t>
        </w:r>
      </w:ins>
      <w:r>
        <w:t>e</w:t>
      </w:r>
      <w:del w:id="6041" w:author="GoldenCorpusHarness" w:date="2026-03-28T21:57:55Z">
        <w:r>
          <w:delText>xis</w:delText>
        </w:r>
      </w:del>
      <w:ins w:id="6042" w:author="GoldenCorpusHarness" w:date="2026-03-28T21:57:55Z">
        <w:r>
          <w:t xml:space="preserve">ll </w:t>
        </w:r>
      </w:ins>
      <w:r>
        <w:t>t</w:t>
      </w:r>
      <w:del w:id="6043" w:author="GoldenCorpusHarness" w:date="2026-03-28T21:57:55Z">
        <w:r>
          <w:delText>ing in s</w:delText>
        </w:r>
      </w:del>
      <w:ins w:id="6044" w:author="GoldenCorpusHarness" w:date="2026-03-28T21:57:55Z">
        <w:r>
          <w:t>ol</w:t>
        </w:r>
      </w:ins>
      <w:r>
        <w:t>er</w:t>
      </w:r>
      <w:del w:id="6045" w:author="GoldenCorpusHarness" w:date="2026-03-28T21:57:55Z">
        <w:r>
          <w:delText xml:space="preserve">um </w:delText>
        </w:r>
      </w:del>
      <w:r>
        <w:t>a</w:t>
      </w:r>
      <w:del w:id="6046" w:author="GoldenCorpusHarness" w:date="2026-03-28T21:57:55Z">
        <w:r>
          <w:delText>f</w:delText>
        </w:r>
      </w:del>
      <w:r>
        <w:t>te</w:t>
      </w:r>
      <w:del w:id="6047" w:author="GoldenCorpusHarness" w:date="2026-03-28T21:57:55Z">
        <w:r>
          <w:delText>r</w:delText>
        </w:r>
      </w:del>
      <w:ins w:id="6048" w:author="GoldenCorpusHarness" w:date="2026-03-28T21:57:55Z">
        <w:r>
          <w:t>d</w:t>
        </w:r>
      </w:ins>
      <w:r>
        <w:t xml:space="preserve"> </w:t>
      </w:r>
      <w:del w:id="6049" w:author="GoldenCorpusHarness" w:date="2026-03-28T21:57:55Z">
        <w:r>
          <w:delText>repeat dosing. After a repeat dose,</w:delText>
        </w:r>
      </w:del>
      <w:ins w:id="6050" w:author="GoldenCorpusHarness" w:date="2026-03-28T21:57:55Z">
        <w:r>
          <w:t>by</w:t>
        </w:r>
      </w:ins>
      <w:r>
        <w:t xml:space="preserve"> the t</w:t>
      </w:r>
      <w:del w:id="6051" w:author="GoldenCorpusHarness" w:date="2026-03-28T21:57:55Z">
        <w:r>
          <w:delText>1/2</w:delText>
        </w:r>
      </w:del>
      <w:ins w:id="6052" w:author="GoldenCorpusHarness" w:date="2026-03-28T21:57:55Z">
        <w:r>
          <w:t>umor-bearing</w:t>
        </w:r>
      </w:ins>
      <w:r>
        <w:t xml:space="preserve"> </w:t>
      </w:r>
      <w:del w:id="6053" w:author="GoldenCorpusHarness" w:date="2026-03-28T21:57:55Z">
        <w:r>
          <w:delText>of</w:delText>
        </w:r>
      </w:del>
      <w:ins w:id="6054" w:author="GoldenCorpusHarness" w:date="2026-03-28T21:57:55Z">
        <w:r>
          <w:t>mice</w:t>
        </w:r>
      </w:ins>
      <w:r>
        <w:t xml:space="preserve"> </w:t>
      </w:r>
      <w:del w:id="6055" w:author="GoldenCorpusHarness" w:date="2026-03-28T21:57:55Z">
        <w:r>
          <w:delText>sac-TMT-ADC</w:delText>
        </w:r>
      </w:del>
      <w:ins w:id="6056" w:author="GoldenCorpusHarness" w:date="2026-03-28T21:57:55Z">
        <w:r>
          <w:t>in</w:t>
        </w:r>
      </w:ins>
      <w:r>
        <w:t xml:space="preserve"> a</w:t>
      </w:r>
      <w:del w:id="6057" w:author="GoldenCorpusHarness" w:date="2026-03-28T21:57:55Z">
        <w:r>
          <w:delText>nd sac-TMT-TAb shortened, to be 25 hours, 41 hours (first dose) versus 8.1 hours, 6.2 hours (</w:delText>
        </w:r>
      </w:del>
      <w:r>
        <w:t>l</w:t>
      </w:r>
      <w:del w:id="6058" w:author="GoldenCorpusHarness" w:date="2026-03-28T21:57:55Z">
        <w:r>
          <w:delText xml:space="preserve">ast dose). The AUC0-∞ of sacTMT-ADC were 2250 and 345 μg*h/mL for the first and </w:delText>
        </w:r>
      </w:del>
      <w:r>
        <w:t>l</w:t>
      </w:r>
      <w:del w:id="6059" w:author="GoldenCorpusHarness" w:date="2026-03-28T21:57:55Z">
        <w:r>
          <w:delText>ast</w:delText>
        </w:r>
      </w:del>
      <w:r>
        <w:t xml:space="preserve"> dosing </w:t>
      </w:r>
      <w:ins w:id="6060" w:author="GoldenCorpusHarness" w:date="2026-03-28T21:57:55Z">
        <w:r>
          <w:t>grou</w:t>
        </w:r>
      </w:ins>
      <w:r>
        <w:t>p</w:t>
      </w:r>
      <w:del w:id="6061" w:author="GoldenCorpusHarness" w:date="2026-03-28T21:57:55Z">
        <w:r>
          <w:delText>hases, respectively, and the accumulation ratio (the ratio of last versus first dose) was 0.16, indicating ADA formation. Formation of ADA was detected in 6/6 of monkey</w:delText>
        </w:r>
      </w:del>
      <w:r>
        <w:t>s.</w:t>
      </w:r>
      <w:del w:id="6062" w:author="GoldenCorpusHarness" w:date="2026-03-28T21:57:55Z">
        <w:r>
          <w:delText xml:space="preserve"> KL610023 was detected where Cmax after first and last dose were 8.84 and 17.5 ng/mL, respectively, and AUC0-∞ after first and last dose were 232 and 292 ng*h/mL, respectively. The accumulation in systemic exposure was not able to be estimated due to the formation of ADA.</w:delText>
        </w:r>
      </w:del>
    </w:p>
    <w:p ns2:paraId="330E7CE5" ns2:textId="7F371153" w:rsidR="00255A25" w:rsidRPr="00754B4E" w:rsidRDefault="00255A25" w:rsidP="00D56F54">
      <w:pPr>
        <w:pStyle w:val="Heading4"/>
      </w:pPr>
      <w:del w:id="6063" w:author="GoldenCorpusHarness" w:date="2026-03-28T21:57:55Z">
        <w:r>
          <w:delText>Distribution</w:delText>
        </w:r>
      </w:del>
      <w:ins w:id="6064" w:author="GoldenCorpusHarness" w:date="2026-03-28T21:57:55Z">
        <w:r>
          <w:t>PK bioanalysis of bladder tumor tissue and serum samples taken 2 hours post final dose showed that while sac-TMT and unconjugated payload KL610023 was detected in tumorbearing bladder tissue</w:t>
        </w:r>
      </w:ins>
      <w:r>
        <w:t xml:space="preserve">, </w:t>
      </w:r>
      <w:del w:id="6065" w:author="GoldenCorpusHarness" w:date="2026-03-28T21:57:55Z">
        <w:r>
          <w:delText>Plasma Protein Binding</w:delText>
        </w:r>
      </w:del>
      <w:ins w:id="6066" w:author="GoldenCorpusHarness" w:date="2026-03-28T21:57:55Z">
        <w:r>
          <w:t>neither were detected in serum</w:t>
        </w:r>
      </w:ins>
      <w:r>
        <w:t xml:space="preserve">, </w:t>
      </w:r>
      <w:del w:id="6067" w:author="GoldenCorpusHarness" w:date="2026-03-28T21:57:55Z">
        <w:r>
          <w:delText xml:space="preserve">and Blood </w:delText>
        </w:r>
      </w:del>
      <w:ins w:id="6068" w:author="GoldenCorpusHarness" w:date="2026-03-28T21:57:55Z">
        <w:r>
          <w:t>indicating minimal systemic exposure after I-VESI</w:t>
        </w:r>
      </w:ins>
      <w:r>
        <w:t>C</w:t>
      </w:r>
      <w:del w:id="6069" w:author="GoldenCorpusHarness" w:date="2026-03-28T21:57:55Z">
        <w:r>
          <w:delText>ell/Plasma Partitioning</w:delText>
        </w:r>
      </w:del>
      <w:ins w:id="6070" w:author="GoldenCorpusHarness" w:date="2026-03-28T21:57:55Z">
        <w:r>
          <w:t xml:space="preserve"> dosing.</w:t>
        </w:r>
      </w:ins>
    </w:p>
    <w:p ns2:paraId="08B090D8" ns2:textId="3335D3B2" w:rsidR="001A7A14" w:rsidRDefault="001A7A14" w:rsidP="001A7A14">
      <w:pPr>
        <w:pStyle w:val="Heading5"/>
      </w:pPr>
      <w:ins w:id="6071" w:author="GoldenCorpusHarness" w:date="2026-03-28T21:57:55Z">
        <w:r>
          <w:t>Sac-</w:t>
        </w:r>
      </w:ins>
      <w:r>
        <w:t>T</w:t>
      </w:r>
      <w:ins w:id="6072" w:author="GoldenCorpusHarness" w:date="2026-03-28T21:57:55Z">
        <w:r>
          <w:t>MT adm</w:t>
        </w:r>
      </w:ins>
      <w:r>
        <w:t>i</w:t>
      </w:r>
      <w:del w:id="6073" w:author="GoldenCorpusHarness" w:date="2026-03-28T21:57:55Z">
        <w:r>
          <w:delText>ssue D</w:delText>
        </w:r>
      </w:del>
      <w:ins w:id="6074" w:author="GoldenCorpusHarness" w:date="2026-03-28T21:57:55Z">
        <w:r>
          <w:t>n</w:t>
        </w:r>
      </w:ins>
      <w:r>
        <w:t>ist</w:t>
      </w:r>
      <w:ins w:id="6075" w:author="GoldenCorpusHarness" w:date="2026-03-28T21:57:55Z">
        <w:r>
          <w:t>e</w:t>
        </w:r>
      </w:ins>
      <w:r>
        <w:t>r</w:t>
      </w:r>
      <w:ins w:id="6076" w:author="GoldenCorpusHarness" w:date="2026-03-28T21:57:55Z">
        <w:r>
          <w:t xml:space="preserve">ed I-VESIC </w:t>
        </w:r>
      </w:ins>
      <w:r>
        <w:t>i</w:t>
      </w:r>
      <w:del w:id="6077" w:author="GoldenCorpusHarness" w:date="2026-03-28T21:57:55Z">
        <w:r>
          <w:delText>but</w:delText>
        </w:r>
      </w:del>
      <w:ins w:id="6078" w:author="GoldenCorpusHarness" w:date="2026-03-28T21:57:55Z">
        <w:r>
          <w:t>s efficac</w:t>
        </w:r>
      </w:ins>
      <w:r>
        <w:t>io</w:t>
      </w:r>
      <w:ins w:id="6079" w:author="GoldenCorpusHarness" w:date="2026-03-28T21:57:55Z">
        <w:r>
          <w:t>us i</w:t>
        </w:r>
      </w:ins>
      <w:r>
        <w:t>n</w:t>
      </w:r>
      <w:ins w:id="6080" w:author="GoldenCorpusHarness" w:date="2026-03-28T21:57:55Z">
        <w:r>
          <w:t xml:space="preserve"> an NMIBC in vivo mouse model with minimal systemic levels</w:t>
        </w:r>
      </w:ins>
      <w:r>
        <w:t xml:space="preserve"> of </w:t>
      </w:r>
      <w:del w:id="6081" w:author="GoldenCorpusHarness" w:date="2026-03-28T21:57:55Z">
        <w:r>
          <w:delText>[3H]</w:delText>
        </w:r>
      </w:del>
      <w:ins w:id="6082" w:author="GoldenCorpusHarness" w:date="2026-03-28T21:57:55Z">
        <w:r>
          <w:t xml:space="preserve">sac-TMT and unconjugated payload </w:t>
        </w:r>
      </w:ins>
      <w:r>
        <w:t>KL610023</w:t>
      </w:r>
      <w:del w:id="6083" w:author="GoldenCorpusHarness" w:date="2026-03-28T21:57:55Z">
        <w:r>
          <w:delText xml:space="preserve"> after Single IV Injection to Tumor-Bearing Mice</w:delText>
        </w:r>
      </w:del>
      <w:ins w:id="6084" w:author="GoldenCorpusHarness" w:date="2026-03-28T21:57:55Z">
        <w:r>
          <w:t>.</w:t>
        </w:r>
      </w:ins>
    </w:p>
    <w:p ns2:paraId="78B16D8E" ns2:textId="18AC7EC2" w:rsidR="001A7A14" w:rsidRDefault="001A7A14" w:rsidP="001A7A14">
      <w:pPr>
        <w:pStyle w:val="Paragraph"/>
      </w:pPr>
      <w:del w:id="6085" w:author="GoldenCorpusHarness" w:date="2026-03-28T21:57:55Z">
        <w:r>
          <w:delText>Th</w:delText>
        </w:r>
      </w:del>
      <w:ins w:id="6086" w:author="GoldenCorpusHarness" w:date="2026-03-28T21:57:55Z">
        <w:r>
          <w:t>Figur</w:t>
        </w:r>
      </w:ins>
      <w:r>
        <w:t>e</w:t>
      </w:r>
      <w:del w:id="6087" w:author="GoldenCorpusHarness" w:date="2026-03-28T21:57:55Z">
        <w:r>
          <w:delText xml:space="preserve"> </w:delText>
        </w:r>
      </w:del>
      <w:ins w:id="6088" w:author="GoldenCorpusHarness" w:date="2026-03-28T21:57:55Z">
        <w:r>
          <w:t xml:space="preserve"> 4An</w:t>
        </w:r>
      </w:ins>
      <w:r>
        <w:t>ti</w:t>
      </w:r>
      <w:del w:id="6089" w:author="GoldenCorpusHarness" w:date="2026-03-28T21:57:55Z">
        <w:r>
          <w:delText>ssue distribution of [3H]KL610023 was evaluated in HCC1806-</w:delText>
        </w:r>
      </w:del>
      <w:r>
        <w:t>tumor</w:t>
      </w:r>
      <w:del w:id="6090" w:author="GoldenCorpusHarness" w:date="2026-03-28T21:57:55Z">
        <w:r>
          <w:delText>-bearing</w:delText>
        </w:r>
      </w:del>
      <w:r>
        <w:t xml:space="preserve"> </w:t>
      </w:r>
      <w:del w:id="6091" w:author="GoldenCorpusHarness" w:date="2026-03-28T21:57:55Z">
        <w:r>
          <w:delText>mice (human xenografts in nude mice) following a single dose by IV inje</w:delText>
        </w:r>
      </w:del>
      <w:ins w:id="6092" w:author="GoldenCorpusHarness" w:date="2026-03-28T21:57:55Z">
        <w:r>
          <w:t>A</w:t>
        </w:r>
      </w:ins>
      <w:r>
        <w:t>cti</w:t>
      </w:r>
      <w:del w:id="6093" w:author="GoldenCorpusHarness" w:date="2026-03-28T21:57:55Z">
        <w:r>
          <w:delText>on</w:delText>
        </w:r>
      </w:del>
      <w:ins w:id="6094" w:author="GoldenCorpusHarness" w:date="2026-03-28T21:57:55Z">
        <w:r>
          <w:t>vity</w:t>
        </w:r>
      </w:ins>
      <w:r>
        <w:t xml:space="preserve"> of </w:t>
      </w:r>
      <w:del w:id="6095" w:author="GoldenCorpusHarness" w:date="2026-03-28T21:57:55Z">
        <w:r>
          <w:delText>[3H]KL610023</w:delText>
        </w:r>
      </w:del>
      <w:ins w:id="6096" w:author="GoldenCorpusHarness" w:date="2026-03-28T21:57:55Z">
        <w:r>
          <w:t>Sac-TMT</w:t>
        </w:r>
      </w:ins>
      <w:r>
        <w:t xml:space="preserve"> </w:t>
      </w:r>
      <w:ins w:id="6097" w:author="GoldenCorpusHarness" w:date="2026-03-28T21:57:55Z">
        <w:r>
          <w:t>After Intr</w:t>
        </w:r>
      </w:ins>
      <w:r>
        <w:t>a</w:t>
      </w:r>
      <w:del w:id="6098" w:author="GoldenCorpusHarness" w:date="2026-03-28T21:57:55Z">
        <w:r>
          <w:delText>t</w:delText>
        </w:r>
      </w:del>
      <w:ins w:id="6099" w:author="GoldenCorpusHarness" w:date="2026-03-28T21:57:55Z">
        <w:r>
          <w:t>vesical</w:t>
        </w:r>
      </w:ins>
      <w:r>
        <w:t xml:space="preserve"> </w:t>
      </w:r>
      <w:del w:id="6100" w:author="GoldenCorpusHarness" w:date="2026-03-28T21:57:55Z">
        <w:r>
          <w:delText xml:space="preserve">0.1 </w:delText>
        </w:r>
      </w:del>
      <w:ins w:id="6101" w:author="GoldenCorpusHarness" w:date="2026-03-28T21:57:55Z">
        <w:r>
          <w:t>Ad</w:t>
        </w:r>
      </w:ins>
      <w:r>
        <w:t>m</w:t>
      </w:r>
      <w:del w:id="6102" w:author="GoldenCorpusHarness" w:date="2026-03-28T21:57:55Z">
        <w:r>
          <w:delText>g/100 μC</w:delText>
        </w:r>
      </w:del>
      <w:r>
        <w:t>i</w:t>
      </w:r>
      <w:del w:id="6103" w:author="GoldenCorpusHarness" w:date="2026-03-28T21:57:55Z">
        <w:r>
          <w:delText>/kg (pk003l006632571 / Kelu</w:delText>
        </w:r>
      </w:del>
      <w:r>
        <w:t>n</w:t>
      </w:r>
      <w:del w:id="6104" w:author="GoldenCorpusHarness" w:date="2026-03-28T21:57:55Z">
        <w:r>
          <w:delText xml:space="preserve"> Report No. VPS18756). The TRA concen</w:delText>
        </w:r>
      </w:del>
      <w:ins w:id="6105" w:author="GoldenCorpusHarness" w:date="2026-03-28T21:57:55Z">
        <w:r>
          <w:t>is</w:t>
        </w:r>
      </w:ins>
      <w:r>
        <w:t>tration</w:t>
      </w:r>
      <w:del w:id="6106" w:author="GoldenCorpusHarness" w:date="2026-03-28T21:57:55Z">
        <w:r>
          <w:delText>s</w:delText>
        </w:r>
      </w:del>
      <w:ins w:id="6107" w:author="GoldenCorpusHarness" w:date="2026-03-28T21:57:55Z">
        <w:r>
          <w:t xml:space="preserve"> (1 Hour Dwell Time)</w:t>
        </w:r>
      </w:ins>
      <w:r>
        <w:t xml:space="preserve"> in </w:t>
      </w:r>
      <w:ins w:id="6108" w:author="GoldenCorpusHarness" w:date="2026-03-28T21:57:55Z">
        <w:r>
          <w:t>the Orthoto</w:t>
        </w:r>
      </w:ins>
      <w:r>
        <w:t>p</w:t>
      </w:r>
      <w:del w:id="6109" w:author="GoldenCorpusHarness" w:date="2026-03-28T21:57:55Z">
        <w:r>
          <w:delText>la</w:delText>
        </w:r>
      </w:del>
      <w:ins w:id="6110" w:author="GoldenCorpusHarness" w:date="2026-03-28T21:57:55Z">
        <w:r>
          <w:t>ic UM-UC-3-Luc-TROP2-Nectin-4 NMIBC Mou</w:t>
        </w:r>
      </w:ins>
      <w:r>
        <w:t>s</w:t>
      </w:r>
      <w:del w:id="6111" w:author="GoldenCorpusHarness" w:date="2026-03-28T21:57:55Z">
        <w:r>
          <w:delText>ma,</w:delText>
        </w:r>
      </w:del>
      <w:ins w:id="6112" w:author="GoldenCorpusHarness" w:date="2026-03-28T21:57:55Z">
        <w:r>
          <w:t>e</w:t>
        </w:r>
      </w:ins>
      <w:r>
        <w:t xml:space="preserve"> </w:t>
      </w:r>
      <w:del w:id="6113" w:author="GoldenCorpusHarness" w:date="2026-03-28T21:57:55Z">
        <w:r>
          <w:delText>blood, t</w:delText>
        </w:r>
      </w:del>
      <w:ins w:id="6114" w:author="GoldenCorpusHarness" w:date="2026-03-28T21:57:55Z">
        <w:r>
          <w:t>T</w:t>
        </w:r>
      </w:ins>
      <w:r>
        <w:t xml:space="preserve">umor </w:t>
      </w:r>
      <w:del w:id="6115" w:author="GoldenCorpusHarness" w:date="2026-03-28T21:57:55Z">
        <w:r>
          <w:delText>and 16 n</w:delText>
        </w:r>
      </w:del>
      <w:ins w:id="6116" w:author="GoldenCorpusHarness" w:date="2026-03-28T21:57:55Z">
        <w:r>
          <w:t>M</w:t>
        </w:r>
      </w:ins>
      <w:r>
        <w:t>o</w:t>
      </w:r>
      <w:del w:id="6117" w:author="GoldenCorpusHarness" w:date="2026-03-28T21:57:55Z">
        <w:r>
          <w:delText xml:space="preserve">rmal tissues were </w:delText>
        </w:r>
      </w:del>
      <w:r>
        <w:t>de</w:t>
      </w:r>
      <w:del w:id="6118" w:author="GoldenCorpusHarness" w:date="2026-03-28T21:57:55Z">
        <w:r>
          <w:delText>termined at 4 time points post dosing (0.083, 4, 24, and 72 hours).</w:delText>
        </w:r>
      </w:del>
      <w:ins w:id="6119" w:author="GoldenCorpusHarness" w:date="2026-03-28T21:57:55Z">
        <w:r>
          <w:t>l</w:t>
        </w:r>
      </w:ins>
    </w:p>
    <w:p ns2:paraId="49C4DE8A" ns2:textId="361DDE22" w:rsidR="001A7A14" w:rsidRDefault="001A7A14" w:rsidP="001A7A14">
      <w:pPr>
        <w:pStyle w:val="Paragraph"/>
      </w:pPr>
      <w:del w:id="6120" w:author="GoldenCorpusHarness" w:date="2026-03-28T21:57:55Z">
        <w:r>
          <w:delText>TRA concentration reached Cmax in tumors and normal tissues at 0.083 hours post dose. The TRA was eliminated rapidly afterwards so that by 4 hours post dose, the TRA in tumor was BLQ and was either BLQ or ≤55.4 ng Eq./g in normal tissues. By the last sampling point at 72 hours post dose, the TRA in most normal tissues was BLQ.</w:delText>
        </w:r>
      </w:del>
    </w:p>
    <w:p ns2:paraId="209A3B03" ns2:textId="55FCFA7F" w:rsidR="001A7A14" w:rsidRDefault="001A7A14" w:rsidP="001A7A14">
      <w:pPr>
        <w:pStyle w:val="Heading5"/>
      </w:pPr>
      <w:del w:id="6121" w:author="GoldenCorpusHarness" w:date="2026-03-28T21:57:55Z">
        <w:r>
          <w:delText>Tiss</w:delText>
        </w:r>
      </w:del>
      <w:ins w:id="6122" w:author="GoldenCorpusHarness" w:date="2026-03-28T21:57:55Z">
        <w:r>
          <w:t>ANOVA=analysis of variance; CI=confidence interval; Nectin-4=nectin cell adhesion molec</w:t>
        </w:r>
      </w:ins>
      <w:r>
        <w:t>u</w:t>
      </w:r>
      <w:del w:id="6123" w:author="GoldenCorpusHarness" w:date="2026-03-28T21:57:55Z">
        <w:r>
          <w:delText>e Distri</w:delText>
        </w:r>
      </w:del>
      <w:ins w:id="6124" w:author="GoldenCorpusHarness" w:date="2026-03-28T21:57:55Z">
        <w:r>
          <w:t>le 4; NMIBC=non-muscle invasive bladder cancer; PBS=phosphate-</w:t>
        </w:r>
      </w:ins>
      <w:r>
        <w:t>bu</w:t>
      </w:r>
      <w:del w:id="6125" w:author="GoldenCorpusHarness" w:date="2026-03-28T21:57:55Z">
        <w:r>
          <w:delText xml:space="preserve">tion of </w:delText>
        </w:r>
      </w:del>
      <w:ins w:id="6126" w:author="GoldenCorpusHarness" w:date="2026-03-28T21:57:55Z">
        <w:r>
          <w:t>ffered saline; Q2W=every 2 weeks; Q4D= every 4 days; QW=once weekly; T</w:t>
        </w:r>
      </w:ins>
      <w:r>
        <w:t>R</w:t>
      </w:r>
      <w:del w:id="6127" w:author="GoldenCorpusHarness" w:date="2026-03-28T21:57:55Z">
        <w:r>
          <w:delText>adiola</w:delText>
        </w:r>
      </w:del>
      <w:ins w:id="6128" w:author="GoldenCorpusHarness" w:date="2026-03-28T21:57:55Z">
        <w:r>
          <w:t>OP2=tropho</w:t>
        </w:r>
      </w:ins>
      <w:r>
        <w:t>b</w:t>
      </w:r>
      <w:del w:id="6129" w:author="GoldenCorpusHarness" w:date="2026-03-28T21:57:55Z">
        <w:r>
          <w:delText>eled Sac-TMT after Sin</w:delText>
        </w:r>
      </w:del>
      <w:ins w:id="6130" w:author="GoldenCorpusHarness" w:date="2026-03-28T21:57:55Z">
        <w:r>
          <w:t>last anti</w:t>
        </w:r>
      </w:ins>
      <w:r>
        <w:t>g</w:t>
      </w:r>
      <w:del w:id="6131" w:author="GoldenCorpusHarness" w:date="2026-03-28T21:57:55Z">
        <w:r>
          <w:delText>le IV Injection to Tumor-Bearing Mice</w:delText>
        </w:r>
      </w:del>
      <w:ins w:id="6132" w:author="GoldenCorpusHarness" w:date="2026-03-28T21:57:55Z">
        <w:r>
          <w:t>en 2.</w:t>
        </w:r>
      </w:ins>
    </w:p>
    <w:p ns2:paraId="57D6A4A0" ns2:textId="3678BCEA" w:rsidR="001A7A14" w:rsidRDefault="001A7A14" w:rsidP="001A7A14">
      <w:pPr>
        <w:pStyle w:val="Paragraph"/>
      </w:pPr>
      <w:del w:id="6133" w:author="GoldenCorpusHarness" w:date="2026-03-28T21:57:55Z">
        <w:r>
          <w:delText>The tissue distribution of tritium-labeled</w:delText>
        </w:r>
      </w:del>
      <w:ins w:id="6134" w:author="GoldenCorpusHarness" w:date="2026-03-28T21:57:55Z">
        <w:r>
          <w:t>In this figure</w:t>
        </w:r>
      </w:ins>
      <w:r>
        <w:t xml:space="preserve"> sac-TMT </w:t>
      </w:r>
      <w:del w:id="6135" w:author="GoldenCorpusHarness" w:date="2026-03-28T21:57:55Z">
        <w:r>
          <w:delText>and its unconjugated anti</w:delText>
        </w:r>
      </w:del>
      <w:ins w:id="6136" w:author="GoldenCorpusHarness" w:date="2026-03-28T21:57:55Z">
        <w:r>
          <w:t>is la</w:t>
        </w:r>
      </w:ins>
      <w:r>
        <w:t>b</w:t>
      </w:r>
      <w:del w:id="6137" w:author="GoldenCorpusHarness" w:date="2026-03-28T21:57:55Z">
        <w:r>
          <w:delText>ody was evaluated in HCC1806-tumor-bearing mice following a single-dose by IV injection of either [3H-KL610023]sac-TMT (pk003</w:delText>
        </w:r>
      </w:del>
      <w:ins w:id="6138" w:author="GoldenCorpusHarness" w:date="2026-03-28T21:57:55Z">
        <w:r>
          <w:t xml:space="preserve">eled as </w:t>
        </w:r>
      </w:ins>
      <w:r>
        <w:t>MK</w:t>
      </w:r>
      <w:ins w:id="6139" w:author="GoldenCorpusHarness" w:date="2026-03-28T21:57:55Z">
        <w:r>
          <w:t>-</w:t>
        </w:r>
      </w:ins>
      <w:r>
        <w:t>2870</w:t>
      </w:r>
      <w:del w:id="6140" w:author="GoldenCorpusHarness" w:date="2026-03-28T21:57:55Z">
        <w:r>
          <w:delText xml:space="preserve"> /</w:delText>
        </w:r>
      </w:del>
      <w:ins w:id="6141" w:author="GoldenCorpusHarness" w:date="2026-03-28T21:57:55Z">
        <w:r>
          <w:t>. Shown are the tumor burden for Groups 1 through 6 throughout the study as determined from the bioluminescence scanning signal emitted from the tumor cell luciferase as measured using the IVIS® Spectrum on Days 0, 5, 12, 19, 26, 33, and 41. Median radiance ± 95% CI is shown. Statistical analysis to determine if the tumor burden for any treatment group was significantly different from the control group on Day 41 was performed using 1-way ANOVA with</w:t>
        </w:r>
      </w:ins>
      <w:r>
        <w:t xml:space="preserve"> K</w:t>
      </w:r>
      <w:del w:id="6142" w:author="GoldenCorpusHarness" w:date="2026-03-28T21:57:55Z">
        <w:r>
          <w:delText>elun Report No</w:delText>
        </w:r>
      </w:del>
      <w:ins w:id="6143" w:author="GoldenCorpusHarness" w:date="2026-03-28T21:57:55Z">
        <w:r>
          <w:t>ruskal-Wallis multiple comparisons test</w:t>
        </w:r>
      </w:ins>
      <w:r>
        <w:t>.</w:t>
      </w:r>
      <w:del w:id="6144" w:author="GoldenCorpusHarness" w:date="2026-03-28T21:57:55Z">
        <w:r>
          <w:delText xml:space="preserve"> VPS18758), [3Hsacituzumab]sacTMT (pk004MK2870 / Kelun Report No. VPS18759), or [3H]sacituzumab (pk002MK2870 / Kelun Report No. VPS18757) at 3 mg/100 μCi/kg. The TRA distribution patterns were generally similar between the radiolabeled versions of sac-TMT and the radiolabeled unconjugated antibody [3H]sacituzumab, so the distribution pattern of [3H-KL610023]sac-TMT is described herein.</w:delText>
        </w:r>
      </w:del>
    </w:p>
    <w:p ns2:paraId="31BBF047" ns2:textId="3039A5DF" w:rsidR="00344444" w:rsidRDefault="001A7A14" w:rsidP="001A7A14">
      <w:pPr>
        <w:pStyle w:val="Paragraph"/>
      </w:pPr>
      <w:del w:id="6145" w:author="GoldenCorpusHarness" w:date="2026-03-28T21:57:55Z">
        <w:r>
          <w:delText>At early time p</w:delText>
        </w:r>
      </w:del>
      <w:ins w:id="6146" w:author="GoldenCorpusHarness" w:date="2026-03-28T21:57:55Z">
        <w:r>
          <w:t>S</w:t>
        </w:r>
      </w:ins>
      <w:r>
        <w:t>o</w:t>
      </w:r>
      <w:del w:id="6147" w:author="GoldenCorpusHarness" w:date="2026-03-28T21:57:55Z">
        <w:r>
          <w:delText>ints, the TRA had limited distribution from the vasculat</w:delText>
        </w:r>
      </w:del>
      <w:r>
        <w:t>ur</w:t>
      </w:r>
      <w:ins w:id="6148" w:author="GoldenCorpusHarness" w:date="2026-03-28T21:57:55Z">
        <w:r>
          <w:t>c</w:t>
        </w:r>
      </w:ins>
      <w:r>
        <w:t>e</w:t>
      </w:r>
      <w:ins w:id="6149" w:author="GoldenCorpusHarness" w:date="2026-03-28T21:57:55Z">
        <w:r>
          <w:t>:</w:t>
        </w:r>
      </w:ins>
      <w:r>
        <w:t xml:space="preserve"> </w:t>
      </w:r>
      <w:del w:id="6150" w:author="GoldenCorpusHarness" w:date="2026-03-28T21:57:55Z">
        <w:r>
          <w:delText>as the highest c</w:delText>
        </w:r>
      </w:del>
      <w:ins w:id="6151" w:author="GoldenCorpusHarness" w:date="2026-03-28T21:57:55Z">
        <w:r>
          <w:t>N</w:t>
        </w:r>
      </w:ins>
      <w:r>
        <w:t>onc</w:t>
      </w:r>
      <w:del w:id="6152" w:author="GoldenCorpusHarness" w:date="2026-03-28T21:57:55Z">
        <w:r>
          <w:delText xml:space="preserve">entrations were </w:delText>
        </w:r>
      </w:del>
      <w:ins w:id="6153" w:author="GoldenCorpusHarness" w:date="2026-03-28T21:57:55Z">
        <w:r>
          <w:t>l</w:t>
        </w:r>
      </w:ins>
      <w:r>
        <w:t>in</w:t>
      </w:r>
      <w:del w:id="6154" w:author="GoldenCorpusHarness" w:date="2026-03-28T21:57:55Z">
        <w:r>
          <w:delText xml:space="preserve"> the plasma and blood </w:delText>
        </w:r>
      </w:del>
      <w:ins w:id="6155" w:author="GoldenCorpusHarness" w:date="2026-03-28T21:57:55Z">
        <w:r>
          <w:t>i</w:t>
        </w:r>
      </w:ins>
      <w:r>
        <w:t>c</w:t>
      </w:r>
      <w:del w:id="6156" w:author="GoldenCorpusHarness" w:date="2026-03-28T21:57:55Z">
        <w:r>
          <w:delText>ompared to other norm</w:delText>
        </w:r>
      </w:del>
      <w:r>
        <w:t xml:space="preserve">al </w:t>
      </w:r>
      <w:ins w:id="6157" w:author="GoldenCorpusHarness" w:date="2026-03-28T21:57:55Z">
        <w:r>
          <w:t>S</w:t>
        </w:r>
      </w:ins>
      <w:r>
        <w:t>t</w:t>
      </w:r>
      <w:del w:id="6158" w:author="GoldenCorpusHarness" w:date="2026-03-28T21:57:55Z">
        <w:r>
          <w:delText>iss</w:delText>
        </w:r>
      </w:del>
      <w:r>
        <w:t>u</w:t>
      </w:r>
      <w:ins w:id="6159" w:author="GoldenCorpusHarness" w:date="2026-03-28T21:57:55Z">
        <w:r>
          <w:t>dy R</w:t>
        </w:r>
      </w:ins>
      <w:r>
        <w:t>e</w:t>
      </w:r>
      <w:del w:id="6160" w:author="GoldenCorpusHarness" w:date="2026-03-28T21:57:55Z">
        <w:r>
          <w:delText>s a</w:delText>
        </w:r>
      </w:del>
      <w:ins w:id="6161" w:author="GoldenCorpusHarness" w:date="2026-03-28T21:57:55Z">
        <w:r>
          <w:t>por</w:t>
        </w:r>
      </w:ins>
      <w:r>
        <w:t xml:space="preserve">t </w:t>
      </w:r>
      <w:del w:id="6162" w:author="GoldenCorpusHarness" w:date="2026-03-28T21:57:55Z">
        <w:r>
          <w:delText xml:space="preserve">both 1 hour and </w:delText>
        </w:r>
      </w:del>
      <w:ins w:id="6163" w:author="GoldenCorpusHarness" w:date="2026-03-28T21:57:55Z">
        <w:r>
          <w:t>PD0</w:t>
        </w:r>
      </w:ins>
      <w:r>
        <w:t>2</w:t>
      </w:r>
      <w:del w:id="6164" w:author="GoldenCorpusHarness" w:date="2026-03-28T21:57:55Z">
        <w:r>
          <w:delText>4 hours</w:delText>
        </w:r>
      </w:del>
      <w:ins w:id="6165" w:author="GoldenCorpusHarness" w:date="2026-03-28T21:57:55Z">
        <w:r>
          <w:t>2</w:t>
        </w:r>
      </w:ins>
      <w:r>
        <w:t>.</w:t>
      </w:r>
      <w:del w:id="6166" w:author="GoldenCorpusHarness" w:date="2026-03-28T21:57:55Z">
        <w:r>
          <w:delText xml:space="preserve"> Over time the TRA gradually increased in tumors. The Tmax of radioactivity in most normal tissues was at either 1 hour or 24 hours and in tumor was 24 hours. After 24 hours, the TRA in tumors decreased slowly, and showed to be higher than that of the plasma and tissues at 168 hours and 336 hours. At 336 hours, the last sampling time point, the majority of the radioactivity was eliminated from the body, and the TRA in tumor was the highest concentration (492 ng Eq./g), which accounted for 0.27% of the administered radioactivity dose.</w:delText>
        </w:r>
      </w:del>
    </w:p>
    <w:p ns2:paraId="4A9CC030" ns2:textId="2901BF07" w:rsidR="001A7A14" w:rsidRDefault="004F7D71" w:rsidP="004F7D71">
      <w:pPr>
        <w:pStyle w:val="Heading5"/>
      </w:pPr>
      <w:del w:id="6167" w:author="GoldenCorpusHarness" w:date="2026-03-28T21:57:55Z">
        <w:r>
          <w:delText>Cross-species Plasma Protein Binding Study of KL610023</w:delText>
        </w:r>
      </w:del>
    </w:p>
    <w:p ns2:paraId="60718272" ns2:textId="77777777" w:rsidR="004F7D71" w:rsidRPr="004F7D71" w:rsidRDefault="004F7D71" w:rsidP="004F7D71">
      <w:pPr>
        <w:pStyle w:val="Paragraph"/>
      </w:pPr>
      <w:del w:id="6168" w:author="GoldenCorpusHarness" w:date="2026-03-28T21:57:55Z">
        <w:r>
          <w:delText>K</w:delText>
        </w:r>
      </w:del>
      <w:ins w:id="6169" w:author="GoldenCorpusHarness" w:date="2026-03-28T21:57:55Z">
        <w:r>
          <w:t xml:space="preserve">Exploratory Three-week </w:t>
        </w:r>
      </w:ins>
      <w:r>
        <w:t>L</w:t>
      </w:r>
      <w:del w:id="6170" w:author="GoldenCorpusHarness" w:date="2026-03-28T21:57:55Z">
        <w:r>
          <w:delText>610023</w:delText>
        </w:r>
      </w:del>
      <w:ins w:id="6171" w:author="GoldenCorpusHarness" w:date="2026-03-28T21:57:55Z">
        <w:r>
          <w:t>ocal</w:t>
        </w:r>
      </w:ins>
      <w:r>
        <w:t xml:space="preserve"> </w:t>
      </w:r>
      <w:del w:id="6172" w:author="GoldenCorpusHarness" w:date="2026-03-28T21:57:55Z">
        <w:r>
          <w:delText>exhibited a m</w:delText>
        </w:r>
      </w:del>
      <w:ins w:id="6173" w:author="GoldenCorpusHarness" w:date="2026-03-28T21:57:55Z">
        <w:r>
          <w:t>T</w:t>
        </w:r>
      </w:ins>
      <w:r>
        <w:t>o</w:t>
      </w:r>
      <w:del w:id="6174" w:author="GoldenCorpusHarness" w:date="2026-03-28T21:57:55Z">
        <w:r>
          <w:delText>d</w:delText>
        </w:r>
      </w:del>
      <w:ins w:id="6175" w:author="GoldenCorpusHarness" w:date="2026-03-28T21:57:55Z">
        <w:r>
          <w:t>l</w:t>
        </w:r>
      </w:ins>
      <w:r>
        <w:t>era</w:t>
      </w:r>
      <w:ins w:id="6176" w:author="GoldenCorpusHarness" w:date="2026-03-28T21:57:55Z">
        <w:r>
          <w:t>bility Study of Sac-TMT Af</w:t>
        </w:r>
      </w:ins>
      <w:r>
        <w:t>te</w:t>
      </w:r>
      <w:ins w:id="6177" w:author="GoldenCorpusHarness" w:date="2026-03-28T21:57:55Z">
        <w:r>
          <w:t>r</w:t>
        </w:r>
      </w:ins>
      <w:r>
        <w:t xml:space="preserve"> </w:t>
      </w:r>
      <w:del w:id="6178" w:author="GoldenCorpusHarness" w:date="2026-03-28T21:57:55Z">
        <w:r>
          <w:delText>b</w:delText>
        </w:r>
      </w:del>
      <w:ins w:id="6179" w:author="GoldenCorpusHarness" w:date="2026-03-28T21:57:55Z">
        <w:r>
          <w:t>Intravesical Adm</w:t>
        </w:r>
      </w:ins>
      <w:r>
        <w:t>in</w:t>
      </w:r>
      <w:del w:id="6180" w:author="GoldenCorpusHarness" w:date="2026-03-28T21:57:55Z">
        <w:r>
          <w:delText>d</w:delText>
        </w:r>
      </w:del>
      <w:r>
        <w:t>i</w:t>
      </w:r>
      <w:del w:id="6181" w:author="GoldenCorpusHarness" w:date="2026-03-28T21:57:55Z">
        <w:r>
          <w:delText>ng to pla</w:delText>
        </w:r>
      </w:del>
      <w:r>
        <w:t>s</w:t>
      </w:r>
      <w:del w:id="6182" w:author="GoldenCorpusHarness" w:date="2026-03-28T21:57:55Z">
        <w:r>
          <w:delText>ma proteins in vitro using CD-1 mouse, SD rat, beagle dog, cynomolgus monkey, and human plasma. The values were around 80-90% bound except for the beagle dog which was approximately 64% bound at all 3 tested concen</w:delText>
        </w:r>
      </w:del>
      <w:r>
        <w:t>tration</w:t>
      </w:r>
      <w:del w:id="6183" w:author="GoldenCorpusHarness" w:date="2026-03-28T21:57:55Z">
        <w:r>
          <w:delText>s</w:delText>
        </w:r>
      </w:del>
      <w:r>
        <w:t xml:space="preserve"> </w:t>
      </w:r>
      <w:del w:id="6184" w:author="GoldenCorpusHarness" w:date="2026-03-28T21:57:55Z">
        <w:r>
          <w:delText>of 0.2, 2,</w:delText>
        </w:r>
      </w:del>
      <w:ins w:id="6185" w:author="GoldenCorpusHarness" w:date="2026-03-28T21:57:55Z">
        <w:r>
          <w:t>in</w:t>
        </w:r>
      </w:ins>
      <w:r>
        <w:t xml:space="preserve"> a</w:t>
      </w:r>
      <w:ins w:id="6186" w:author="GoldenCorpusHarness" w:date="2026-03-28T21:57:55Z">
        <w:r>
          <w:t xml:space="preserve"> TROP2 K</w:t>
        </w:r>
      </w:ins>
      <w:r>
        <w:t>n</w:t>
      </w:r>
      <w:ins w:id="6187" w:author="GoldenCorpusHarness" w:date="2026-03-28T21:57:55Z">
        <w:r>
          <w:t>ock-in Mouse Mo</w:t>
        </w:r>
      </w:ins>
      <w:r>
        <w:t>d</w:t>
      </w:r>
      <w:del w:id="6188" w:author="GoldenCorpusHarness" w:date="2026-03-28T21:57:55Z">
        <w:r>
          <w:delText xml:space="preserve"> 10 μM</w:delText>
        </w:r>
      </w:del>
      <w:ins w:id="6189" w:author="GoldenCorpusHarness" w:date="2026-03-28T21:57:55Z">
        <w:r>
          <w:t>el</w:t>
        </w:r>
      </w:ins>
      <w:r>
        <w:t xml:space="preserve"> (</w:t>
      </w:r>
      <w:del w:id="6190" w:author="GoldenCorpusHarness" w:date="2026-03-28T21:57:55Z">
        <w:r>
          <w:delText>pk0</w:delText>
        </w:r>
      </w:del>
      <w:ins w:id="6191" w:author="GoldenCorpusHarness" w:date="2026-03-28T21:57:55Z">
        <w:r>
          <w:t>PD</w:t>
        </w:r>
      </w:ins>
      <w:r>
        <w:t>02</w:t>
      </w:r>
      <w:del w:id="6192" w:author="GoldenCorpusHarness" w:date="2026-03-28T21:57:55Z">
        <w:r>
          <w:delText>l0066</w:delText>
        </w:r>
      </w:del>
      <w:r>
        <w:t>3</w:t>
      </w:r>
      <w:del w:id="6193" w:author="GoldenCorpusHarness" w:date="2026-03-28T21:57:55Z">
        <w:r>
          <w:delText>2571 / 403380-20180827-PPB</w:delText>
        </w:r>
      </w:del>
      <w:r>
        <w:t>)</w:t>
      </w:r>
      <w:del w:id="6194" w:author="GoldenCorpusHarness" w:date="2026-03-28T21:57:55Z">
        <w:r>
          <w:delText>.</w:delText>
        </w:r>
      </w:del>
    </w:p>
    <w:p ns2:paraId="7DA63A7C" ns2:textId="3D2546C6" w:rsidR="008D162D" w:rsidRDefault="008D162D" w:rsidP="008D162D">
      <w:pPr>
        <w:pStyle w:val="Heading5"/>
      </w:pPr>
      <w:del w:id="6195" w:author="GoldenCorpusHarness" w:date="2026-03-28T21:57:55Z">
        <w:r>
          <w:delText>Cross-s</w:delText>
        </w:r>
      </w:del>
      <w:ins w:id="6196" w:author="GoldenCorpusHarness" w:date="2026-03-28T21:57:55Z">
        <w:r>
          <w:t>An ex</w:t>
        </w:r>
      </w:ins>
      <w:r>
        <w:t>p</w:t>
      </w:r>
      <w:del w:id="6197" w:author="GoldenCorpusHarness" w:date="2026-03-28T21:57:55Z">
        <w:r>
          <w:delText>ecies B</w:delText>
        </w:r>
      </w:del>
      <w:r>
        <w:t>lo</w:t>
      </w:r>
      <w:ins w:id="6198" w:author="GoldenCorpusHarness" w:date="2026-03-28T21:57:55Z">
        <w:r>
          <w:t>rat</w:t>
        </w:r>
      </w:ins>
      <w:r>
        <w:t>o</w:t>
      </w:r>
      <w:del w:id="6199" w:author="GoldenCorpusHarness" w:date="2026-03-28T21:57:55Z">
        <w:r>
          <w:delText>d</w:delText>
        </w:r>
      </w:del>
      <w:ins w:id="6200" w:author="GoldenCorpusHarness" w:date="2026-03-28T21:57:55Z">
        <w:r>
          <w:t>ry</w:t>
        </w:r>
      </w:ins>
      <w:r>
        <w:t xml:space="preserve"> </w:t>
      </w:r>
      <w:del w:id="6201" w:author="GoldenCorpusHarness" w:date="2026-03-28T21:57:55Z">
        <w:r>
          <w:delText>Partitioning S</w:delText>
        </w:r>
      </w:del>
      <w:ins w:id="6202" w:author="GoldenCorpusHarness" w:date="2026-03-28T21:57:55Z">
        <w:r>
          <w:t>s</w:t>
        </w:r>
      </w:ins>
      <w:r>
        <w:t xml:space="preserve">tudy </w:t>
      </w:r>
      <w:ins w:id="6203" w:author="GoldenCorpusHarness" w:date="2026-03-28T21:57:55Z">
        <w:r>
          <w:t xml:space="preserve">was performed to evaluate the local tolerability </w:t>
        </w:r>
      </w:ins>
      <w:r>
        <w:t xml:space="preserve">of </w:t>
      </w:r>
      <w:ins w:id="6204" w:author="GoldenCorpusHarness" w:date="2026-03-28T21:57:55Z">
        <w:r>
          <w:t xml:space="preserve">sac-TMT after intravesical administration to TROP2 </w:t>
        </w:r>
      </w:ins>
      <w:r>
        <w:t>K</w:t>
      </w:r>
      <w:del w:id="6205" w:author="GoldenCorpusHarness" w:date="2026-03-28T21:57:55Z">
        <w:r>
          <w:delText>L610023</w:delText>
        </w:r>
      </w:del>
      <w:ins w:id="6206" w:author="GoldenCorpusHarness" w:date="2026-03-28T21:57:55Z">
        <w:r>
          <w:t>I mice.</w:t>
        </w:r>
      </w:ins>
    </w:p>
    <w:p ns2:paraId="579B8778" ns2:textId="0E438985" w:rsidR="008D162D" w:rsidRPr="001F4941" w:rsidRDefault="008D162D" w:rsidP="001F4941">
      <w:pPr>
        <w:pStyle w:val="Paragraph"/>
      </w:pPr>
      <w:r>
        <w:t>T</w:t>
      </w:r>
      <w:del w:id="6207" w:author="GoldenCorpusHarness" w:date="2026-03-28T21:57:55Z">
        <w:r>
          <w:delText xml:space="preserve">he </w:delText>
        </w:r>
      </w:del>
      <w:ins w:id="6208" w:author="GoldenCorpusHarness" w:date="2026-03-28T21:57:55Z">
        <w:r>
          <w:t>ROP2 KI mice and WT C57BL/6 littermates were administered sac-TMT q4d on Days 1, 5, 9, 13, 17, and 21, receiving either 6 mg/mL or 20 mg/mL of sac-TMT in a 100 µL volume per dose. Sac-TMT was administered using the IV formulation, consisting of 10 mM histidine, 8% sucrose, 0.02% polysor</w:t>
        </w:r>
      </w:ins>
      <w:r>
        <w:t>b</w:t>
      </w:r>
      <w:del w:id="6209" w:author="GoldenCorpusHarness" w:date="2026-03-28T21:57:55Z">
        <w:r>
          <w:delText>lood-to-plasma ratio and erythrocytes-to-plasma ratio of</w:delText>
        </w:r>
      </w:del>
      <w:ins w:id="6210" w:author="GoldenCorpusHarness" w:date="2026-03-28T21:57:55Z">
        <w:r>
          <w:t>ate 20, pH 6.0. A control group of TROP2</w:t>
        </w:r>
      </w:ins>
      <w:r>
        <w:t xml:space="preserve"> K</w:t>
      </w:r>
      <w:del w:id="6211" w:author="GoldenCorpusHarness" w:date="2026-03-28T21:57:55Z">
        <w:r>
          <w:delText>L</w:delText>
        </w:r>
      </w:del>
      <w:ins w:id="6212" w:author="GoldenCorpusHarness" w:date="2026-03-28T21:57:55Z">
        <w:r>
          <w:t xml:space="preserve">I mice received saline. Animals were monitored for clinical signs and body weight daily for the first </w:t>
        </w:r>
      </w:ins>
      <w:r>
        <w:t>6</w:t>
      </w:r>
      <w:del w:id="6213" w:author="GoldenCorpusHarness" w:date="2026-03-28T21:57:55Z">
        <w:r>
          <w:delText>10023 in vitro in whole blood was studied to estimate the level of partitioning into RBCs</w:delText>
        </w:r>
      </w:del>
      <w:ins w:id="6214" w:author="GoldenCorpusHarness" w:date="2026-03-28T21:57:55Z">
        <w:r>
          <w:t xml:space="preserve"> days and twice per week after the first week</w:t>
        </w:r>
      </w:ins>
      <w:r>
        <w:t xml:space="preserve">. </w:t>
      </w:r>
      <w:del w:id="6215" w:author="GoldenCorpusHarness" w:date="2026-03-28T21:57:55Z">
        <w:r>
          <w:delText>KL610023 at 3 concentrations, 0</w:delText>
        </w:r>
      </w:del>
      <w:ins w:id="6216" w:author="GoldenCorpusHarness" w:date="2026-03-28T21:57:55Z">
        <w:r>
          <w:t>All animals remained on study until Day 22, at which point animals were euthanized and processed for histopathological analyses</w:t>
        </w:r>
      </w:ins>
      <w:r>
        <w:t>.</w:t>
      </w:r>
      <w:del w:id="6217" w:author="GoldenCorpusHarness" w:date="2026-03-28T21:57:55Z">
        <w:r>
          <w:delText>02, 0.1, and 0.5 μM, was incubated with CD-1 mouse, SD rat, cynomolgus monkey, and human whole blood at 37°C for 60 minutes.</w:delText>
        </w:r>
      </w:del>
    </w:p>
    <w:p ns2:paraId="6D1E968A" ns2:textId="03AA53BE" w:rsidR="008D162D" w:rsidRPr="001F4941" w:rsidRDefault="008D162D" w:rsidP="001F4941">
      <w:pPr>
        <w:pStyle w:val="Paragraph"/>
      </w:pPr>
      <w:del w:id="6218" w:author="GoldenCorpusHarness" w:date="2026-03-28T21:57:55Z">
        <w:r>
          <w:delText>A slight difference in the</w:delText>
        </w:r>
      </w:del>
      <w:ins w:id="6219" w:author="GoldenCorpusHarness" w:date="2026-03-28T21:57:55Z">
        <w:r>
          <w:t>There were no significant changes in</w:t>
        </w:r>
      </w:ins>
      <w:r>
        <w:t xml:space="preserve"> b</w:t>
      </w:r>
      <w:del w:id="6220" w:author="GoldenCorpusHarness" w:date="2026-03-28T21:57:55Z">
        <w:r>
          <w:delText>lood</w:delText>
        </w:r>
      </w:del>
      <w:ins w:id="6221" w:author="GoldenCorpusHarness" w:date="2026-03-28T21:57:55Z">
        <w:r>
          <w:t>ody weights of animals in any treatment group. No negative clinical signs were observed. Based on a histologic assessment of the urinary bladder, test article</w:t>
        </w:r>
      </w:ins>
      <w:r>
        <w:t>-</w:t>
      </w:r>
      <w:del w:id="6222" w:author="GoldenCorpusHarness" w:date="2026-03-28T21:57:55Z">
        <w:r>
          <w:delText>to</w:delText>
        </w:r>
      </w:del>
      <w:ins w:id="6223" w:author="GoldenCorpusHarness" w:date="2026-03-28T21:57:55Z">
        <w:r>
          <w:t>related increased mitotic figures in the urinary bladder epithelium were minimal and intravesical administration of sac</w:t>
        </w:r>
      </w:ins>
      <w:r>
        <w:t>-</w:t>
      </w:r>
      <w:del w:id="6224" w:author="GoldenCorpusHarness" w:date="2026-03-28T21:57:55Z">
        <w:r>
          <w:delText>plasma ratio values was observed for</w:delText>
        </w:r>
      </w:del>
      <w:ins w:id="6225" w:author="GoldenCorpusHarness" w:date="2026-03-28T21:57:55Z">
        <w:r>
          <w:t>TMT to WT and TROP2</w:t>
        </w:r>
      </w:ins>
      <w:r>
        <w:t xml:space="preserve"> K</w:t>
      </w:r>
      <w:del w:id="6226" w:author="GoldenCorpusHarness" w:date="2026-03-28T21:57:55Z">
        <w:r>
          <w:delText>L610023 across species (0.64 to 0.97) that correlated to the low erythrocytes-to-plasma ratio values in the mouse (0.31 to 0.38) and monkey (0.25 to 0.32), and moderate erythrocytes-to-plasma ratio values in the rat (0.81 to 0.97) and in the human (0.61 to 0.86) at all three test concentrations (0.02, 0.1, and 0.5 μM) (pk017l006632</w:delText>
        </w:r>
      </w:del>
      <w:ins w:id="6227" w:author="GoldenCorpusHarness" w:date="2026-03-28T21:57:55Z">
        <w:r>
          <w:t>I C</w:t>
        </w:r>
      </w:ins>
      <w:r>
        <w:t>57</w:t>
      </w:r>
      <w:del w:id="6228" w:author="GoldenCorpusHarness" w:date="2026-03-28T21:57:55Z">
        <w:r>
          <w:delText xml:space="preserve">1 </w:delText>
        </w:r>
      </w:del>
      <w:ins w:id="6229" w:author="GoldenCorpusHarness" w:date="2026-03-28T21:57:55Z">
        <w:r>
          <w:t>BL</w:t>
        </w:r>
      </w:ins>
      <w:r>
        <w:t>/</w:t>
      </w:r>
      <w:del w:id="6230" w:author="GoldenCorpusHarness" w:date="2026-03-28T21:57:55Z">
        <w:r>
          <w:delText xml:space="preserve"> 413142-20240320-BPR)</w:delText>
        </w:r>
      </w:del>
      <w:ins w:id="6231" w:author="GoldenCorpusHarness" w:date="2026-03-28T21:57:55Z">
        <w:r>
          <w:t>6 mice was well tolerated</w:t>
        </w:r>
      </w:ins>
      <w:r>
        <w:t>.</w:t>
      </w:r>
    </w:p>
    <w:p ns2:paraId="46672C1F" ns2:textId="77777777" w:rsidR="00255A25" w:rsidRPr="00754B4E" w:rsidRDefault="00255A25" w:rsidP="00B17DEA">
      <w:pPr>
        <w:pStyle w:val="Heading4"/>
      </w:pPr>
      <w:ins w:id="6232" w:author="GoldenCorpusHarness" w:date="2026-03-28T21:57:55Z">
        <w:r>
          <w:t>Sac-T</w:t>
        </w:r>
      </w:ins>
      <w:r>
        <w:t>M</w:t>
      </w:r>
      <w:ins w:id="6233" w:author="GoldenCorpusHarness" w:date="2026-03-28T21:57:55Z">
        <w:r>
          <w:t>T was w</w:t>
        </w:r>
      </w:ins>
      <w:r>
        <w:t>e</w:t>
      </w:r>
      <w:ins w:id="6234" w:author="GoldenCorpusHarness" w:date="2026-03-28T21:57:55Z">
        <w:r>
          <w:t xml:space="preserve">ll </w:t>
        </w:r>
      </w:ins>
      <w:r>
        <w:t>t</w:t>
      </w:r>
      <w:ins w:id="6235" w:author="GoldenCorpusHarness" w:date="2026-03-28T21:57:55Z">
        <w:r>
          <w:t>oler</w:t>
        </w:r>
      </w:ins>
      <w:r>
        <w:t>a</w:t>
      </w:r>
      <w:ins w:id="6236" w:author="GoldenCorpusHarness" w:date="2026-03-28T21:57:55Z">
        <w:r>
          <w:t xml:space="preserve">ted at </w:t>
        </w:r>
      </w:ins>
      <w:r>
        <w:t>bo</w:t>
      </w:r>
      <w:del w:id="6237" w:author="GoldenCorpusHarness" w:date="2026-03-28T21:57:55Z">
        <w:r>
          <w:delText>li</w:delText>
        </w:r>
      </w:del>
      <w:ins w:id="6238" w:author="GoldenCorpusHarness" w:date="2026-03-28T21:57:55Z">
        <w:r>
          <w:t>th 6 mg/mL and 20 mg/mL after 6 I-VESIC do</w:t>
        </w:r>
      </w:ins>
      <w:r>
        <w:t>s</w:t>
      </w:r>
      <w:del w:id="6239" w:author="GoldenCorpusHarness" w:date="2026-03-28T21:57:55Z">
        <w:r>
          <w:delText>m</w:delText>
        </w:r>
      </w:del>
      <w:ins w:id="6240" w:author="GoldenCorpusHarness" w:date="2026-03-28T21:57:55Z">
        <w:r>
          <w:t>es.</w:t>
        </w:r>
      </w:ins>
    </w:p>
    <w:p ns2:paraId="1DADD984" ns2:textId="7A297BC2" w:rsidR="00365AD9" w:rsidRPr="00754B4E" w:rsidRDefault="00365AD9" w:rsidP="0081247B">
      <w:pPr>
        <w:pStyle w:val="Heading5"/>
      </w:pPr>
      <w:del w:id="6241" w:author="GoldenCorpusHarness" w:date="2026-03-28T21:57:55Z">
        <w:r>
          <w:delText>I</w:delText>
        </w:r>
      </w:del>
      <w:ins w:id="6242" w:author="GoldenCorpusHarness" w:date="2026-03-28T21:57:55Z">
        <w:r>
          <w:t>Seco</w:t>
        </w:r>
      </w:ins>
      <w:r>
        <w:t>n</w:t>
      </w:r>
      <w:ins w:id="6243" w:author="GoldenCorpusHarness" w:date="2026-03-28T21:57:55Z">
        <w:r>
          <w:t>dary</w:t>
        </w:r>
      </w:ins>
      <w:r>
        <w:t xml:space="preserve"> </w:t>
      </w:r>
      <w:del w:id="6244" w:author="GoldenCorpusHarness" w:date="2026-03-28T21:57:55Z">
        <w:r>
          <w:delText>V</w:delText>
        </w:r>
      </w:del>
      <w:ins w:id="6245" w:author="GoldenCorpusHarness" w:date="2026-03-28T21:57:55Z">
        <w:r>
          <w:t>Pharmacodynam</w:t>
        </w:r>
      </w:ins>
      <w:r>
        <w:t>i</w:t>
      </w:r>
      <w:del w:id="6246" w:author="GoldenCorpusHarness" w:date="2026-03-28T21:57:55Z">
        <w:r>
          <w:delText>tro Metaboli</w:delText>
        </w:r>
      </w:del>
      <w:ins w:id="6247" w:author="GoldenCorpusHarness" w:date="2026-03-28T21:57:55Z">
        <w:r>
          <w:t>c</w:t>
        </w:r>
      </w:ins>
      <w:r>
        <w:t>s</w:t>
      </w:r>
      <w:del w:id="6248" w:author="GoldenCorpusHarness" w:date="2026-03-28T21:57:55Z">
        <w:r>
          <w:delText>m</w:delText>
        </w:r>
      </w:del>
    </w:p>
    <w:p ns2:paraId="14306ADA" ns2:textId="45EBA365" w:rsidR="004F7D71" w:rsidRDefault="004F7D71" w:rsidP="004F7D71">
      <w:pPr>
        <w:pStyle w:val="Heading6"/>
      </w:pPr>
      <w:ins w:id="6249" w:author="GoldenCorpusHarness" w:date="2026-03-28T21:57:55Z">
        <w:r>
          <w:t>Neither sac-T</w:t>
        </w:r>
      </w:ins>
      <w:r>
        <w:t>M</w:t>
      </w:r>
      <w:del w:id="6250" w:author="GoldenCorpusHarness" w:date="2026-03-28T21:57:55Z">
        <w:r>
          <w:delText>e</w:delText>
        </w:r>
      </w:del>
      <w:ins w:id="6251" w:author="GoldenCorpusHarness" w:date="2026-03-28T21:57:55Z">
        <w:r>
          <w:t>T nor saci</w:t>
        </w:r>
      </w:ins>
      <w:r>
        <w:t>t</w:t>
      </w:r>
      <w:ins w:id="6252" w:author="GoldenCorpusHarness" w:date="2026-03-28T21:57:55Z">
        <w:r>
          <w:t>uzum</w:t>
        </w:r>
      </w:ins>
      <w:r>
        <w:t>ab</w:t>
      </w:r>
      <w:ins w:id="6253" w:author="GoldenCorpusHarness" w:date="2026-03-28T21:57:55Z">
        <w:r>
          <w:t xml:space="preserve"> are expected t</w:t>
        </w:r>
      </w:ins>
      <w:r>
        <w:t>o</w:t>
      </w:r>
      <w:del w:id="6254" w:author="GoldenCorpusHarness" w:date="2026-03-28T21:57:55Z">
        <w:r>
          <w:delText>l</w:delText>
        </w:r>
      </w:del>
      <w:ins w:id="6255" w:author="GoldenCorpusHarness" w:date="2026-03-28T21:57:55Z">
        <w:r>
          <w:t xml:space="preserve"> show ADCC or CDC activ</w:t>
        </w:r>
      </w:ins>
      <w:r>
        <w:t>it</w:t>
      </w:r>
      <w:del w:id="6256" w:author="GoldenCorpusHarness" w:date="2026-03-28T21:57:55Z">
        <w:r>
          <w:delText>e Identification of KL610023</w:delText>
        </w:r>
      </w:del>
      <w:ins w:id="6257" w:author="GoldenCorpusHarness" w:date="2026-03-28T21:57:55Z">
        <w:r>
          <w:t>y</w:t>
        </w:r>
      </w:ins>
      <w:r>
        <w:t xml:space="preserve"> in </w:t>
      </w:r>
      <w:del w:id="6258" w:author="GoldenCorpusHarness" w:date="2026-03-28T21:57:55Z">
        <w:r>
          <w:delText>Mous</w:delText>
        </w:r>
      </w:del>
      <w:ins w:id="6259" w:author="GoldenCorpusHarness" w:date="2026-03-28T21:57:55Z">
        <w:r>
          <w:t>th</w:t>
        </w:r>
      </w:ins>
      <w:r>
        <w:t>e</w:t>
      </w:r>
      <w:del w:id="6260" w:author="GoldenCorpusHarness" w:date="2026-03-28T21:57:55Z">
        <w:r>
          <w:delText>,</w:delText>
        </w:r>
      </w:del>
      <w:r>
        <w:t xml:space="preserve"> </w:t>
      </w:r>
      <w:del w:id="6261" w:author="GoldenCorpusHarness" w:date="2026-03-28T21:57:55Z">
        <w:r>
          <w:delText>Rat,</w:delText>
        </w:r>
      </w:del>
      <w:ins w:id="6262" w:author="GoldenCorpusHarness" w:date="2026-03-28T21:57:55Z">
        <w:r>
          <w:t>clinic</w:t>
        </w:r>
      </w:ins>
      <w:r>
        <w:t xml:space="preserve"> </w:t>
      </w:r>
      <w:del w:id="6263" w:author="GoldenCorpusHarness" w:date="2026-03-28T21:57:55Z">
        <w:r>
          <w:delText>Dog, Monk</w:delText>
        </w:r>
      </w:del>
      <w:ins w:id="6264" w:author="GoldenCorpusHarness" w:date="2026-03-28T21:57:55Z">
        <w:r>
          <w:t>[S</w:t>
        </w:r>
      </w:ins>
      <w:r>
        <w:t>e</w:t>
      </w:r>
      <w:del w:id="6265" w:author="GoldenCorpusHarness" w:date="2026-03-28T21:57:55Z">
        <w:r>
          <w:delText>y, and Human Hepato</w:delText>
        </w:r>
      </w:del>
      <w:r>
        <w:t>c</w:t>
      </w:r>
      <w:del w:id="6266" w:author="GoldenCorpusHarness" w:date="2026-03-28T21:57:55Z">
        <w:r>
          <w:delText>ytes</w:delText>
        </w:r>
      </w:del>
      <w:ins w:id="6267" w:author="GoldenCorpusHarness" w:date="2026-03-28T21:57:55Z">
        <w:r>
          <w:t>. 4.1.1.1].</w:t>
        </w:r>
      </w:ins>
    </w:p>
    <w:p ns2:paraId="207FEAB7" ns2:textId="77777777" w:rsidR="004F7D71" w:rsidRDefault="004F7D71" w:rsidP="004F7D71">
      <w:pPr>
        <w:pStyle w:val="Paragraph"/>
      </w:pPr>
      <w:del w:id="6268" w:author="GoldenCorpusHarness" w:date="2026-03-28T21:57:55Z">
        <w:r>
          <w:delText>M</w:delText>
        </w:r>
      </w:del>
      <w:ins w:id="6269" w:author="GoldenCorpusHarness" w:date="2026-03-28T21:57:55Z">
        <w:r>
          <w:t>Saf</w:t>
        </w:r>
      </w:ins>
      <w:r>
        <w:t>et</w:t>
      </w:r>
      <w:ins w:id="6270" w:author="GoldenCorpusHarness" w:date="2026-03-28T21:57:55Z">
        <w:r>
          <w:t>y Ph</w:t>
        </w:r>
      </w:ins>
      <w:r>
        <w:t>a</w:t>
      </w:r>
      <w:del w:id="6271" w:author="GoldenCorpusHarness" w:date="2026-03-28T21:57:55Z">
        <w:r>
          <w:delText>b</w:delText>
        </w:r>
      </w:del>
      <w:ins w:id="6272" w:author="GoldenCorpusHarness" w:date="2026-03-28T21:57:55Z">
        <w:r>
          <w:t>rmac</w:t>
        </w:r>
      </w:ins>
      <w:r>
        <w:t>ol</w:t>
      </w:r>
      <w:del w:id="6273" w:author="GoldenCorpusHarness" w:date="2026-03-28T21:57:55Z">
        <w:r>
          <w:delText>ism of KL610023 was evaluated using mouse, rat, d</w:delText>
        </w:r>
      </w:del>
      <w:r>
        <w:t>og</w:t>
      </w:r>
      <w:del w:id="6274" w:author="GoldenCorpusHarness" w:date="2026-03-28T21:57:55Z">
        <w:r>
          <w:delText>, monke</w:delText>
        </w:r>
      </w:del>
      <w:r>
        <w:t>y</w:t>
      </w:r>
      <w:del w:id="6275" w:author="GoldenCorpusHarness" w:date="2026-03-28T21:57:55Z">
        <w:r>
          <w:delText>, and human hepatocytes (pk004l006632571 / Kelun Report No. 403380-20180621-MID). After incubation for 120 min, the parent KL610023 was the major component in mouse, rat, dog, monkey, and human hepatocytes with relative abundance of 35.27%, 37.87%, 96.38%, 52.53%, and 82.11%, respectively. The main metabolic pathways of KL610023 in mouse, rat, dog, monkey, and human hepatocytes were hydrolysis, oxygenation, dehydrogenation, decarboxylation, dealkylation, and dehydration. Comparing to animal species, the metabolites detected in human were all found in the animal species tested, demonstrating that no unique metabolites were formed in human hepatocytes.</w:delText>
        </w:r>
      </w:del>
    </w:p>
    <w:p ns2:paraId="665C26D3" ns2:textId="215D0ECF" w:rsidR="004F7D71" w:rsidRDefault="004F7D71" w:rsidP="004F7D71">
      <w:pPr>
        <w:pStyle w:val="Heading6"/>
      </w:pPr>
      <w:del w:id="6276" w:author="GoldenCorpusHarness" w:date="2026-03-28T21:57:55Z">
        <w:r>
          <w:delText xml:space="preserve">Metabolic </w:delText>
        </w:r>
      </w:del>
      <w:r>
        <w:t>S</w:t>
      </w:r>
      <w:del w:id="6277" w:author="GoldenCorpusHarness" w:date="2026-03-28T21:57:55Z">
        <w:r>
          <w:delText xml:space="preserve">tability Study of </w:delText>
        </w:r>
      </w:del>
      <w:ins w:id="6278" w:author="GoldenCorpusHarness" w:date="2026-03-28T21:57:55Z">
        <w:r>
          <w:t>afety pharmacology studies included in vitro studies with the payload alone (</w:t>
        </w:r>
      </w:ins>
      <w:r>
        <w:t>KL610023</w:t>
      </w:r>
      <w:del w:id="6279" w:author="GoldenCorpusHarness" w:date="2026-03-28T21:57:55Z">
        <w:r>
          <w:delText xml:space="preserve"> in </w:delText>
        </w:r>
      </w:del>
      <w:ins w:id="6280" w:author="GoldenCorpusHarness" w:date="2026-03-28T21:57:55Z">
        <w:r>
          <w:t>) to determine potential cardiovascular effects and in vivo studies in rats to determine neurobehavioral and respiratory effects with the payload prodrug (K</w:t>
        </w:r>
      </w:ins>
      <w:r>
        <w:t>L</w:t>
      </w:r>
      <w:del w:id="6281" w:author="GoldenCorpusHarness" w:date="2026-03-28T21:57:55Z">
        <w:r>
          <w:delText xml:space="preserve">iver </w:delText>
        </w:r>
      </w:del>
      <w:ins w:id="6282" w:author="GoldenCorpusHarness" w:date="2026-03-28T21:57:55Z">
        <w:r>
          <w:t>610143, quickly converted to KL610023 in vivo). Safety pharmacology endpoints were also assessed as part of the repeat-dose toxicology studies with sac-T</w:t>
        </w:r>
      </w:ins>
      <w:r>
        <w:t>M</w:t>
      </w:r>
      <w:del w:id="6283" w:author="GoldenCorpusHarness" w:date="2026-03-28T21:57:55Z">
        <w:r>
          <w:delText>icrosomes of Mouse, Rat, Do</w:delText>
        </w:r>
      </w:del>
      <w:ins w:id="6284" w:author="GoldenCorpusHarness" w:date="2026-03-28T21:57:55Z">
        <w:r>
          <w:t>T in cynomol</w:t>
        </w:r>
      </w:ins>
      <w:r>
        <w:t>g</w:t>
      </w:r>
      <w:del w:id="6285" w:author="GoldenCorpusHarness" w:date="2026-03-28T21:57:55Z">
        <w:r>
          <w:delText>, M</w:delText>
        </w:r>
      </w:del>
      <w:ins w:id="6286" w:author="GoldenCorpusHarness" w:date="2026-03-28T21:57:55Z">
        <w:r>
          <w:t>us m</w:t>
        </w:r>
      </w:ins>
      <w:r>
        <w:t>onkey</w:t>
      </w:r>
      <w:del w:id="6287" w:author="GoldenCorpusHarness" w:date="2026-03-28T21:57:55Z">
        <w:r>
          <w:delText>, and Human</w:delText>
        </w:r>
      </w:del>
      <w:ins w:id="6288" w:author="GoldenCorpusHarness" w:date="2026-03-28T21:57:55Z">
        <w:r>
          <w:t>s. These studies are summarized in [Table 1]. Pivotal safety pharmacology studies are bolded in [Table 1].</w:t>
        </w:r>
      </w:ins>
    </w:p>
    <w:p ns2:paraId="784A5D44" ns2:textId="574216A8" w:rsidR="004F7D71" w:rsidRDefault="004F7D71" w:rsidP="004F7D71">
      <w:pPr>
        <w:pStyle w:val="Paragraph"/>
      </w:pPr>
      <w:del w:id="6289" w:author="GoldenCorpusHarness" w:date="2026-03-28T21:57:55Z">
        <w:r>
          <w:delText>KL</w:delText>
        </w:r>
      </w:del>
      <w:ins w:id="6290" w:author="GoldenCorpusHarness" w:date="2026-03-28T21:57:55Z">
        <w:r>
          <w:t>All pivotal safety pharmacology studies were conducted in accordance with the principles of GLP for Nonclinical Laboratory Studies in 21 CFR Part 58 of US FDA and OECD Principles of Good Laboratory Practice. All GLP studies were conducted at WCFP or Wuxi Apptec (Suzhou) Co., Ltd., Suzhou, Jiangsu, China. China is not a member of the OECD, but the studies were conducted following OECD Principles of GLP. European Union GLP monitoring authority and US FDA GLP inspections were conducted at both facilities. GLP compliance of the West China-Frontier facility was confirmed by US FDA inspection (2017 and 2022) and to OECD GLP standards by the Netherlands Compliance Monitoring Programme in 2014, 201</w:t>
        </w:r>
      </w:ins>
      <w:r>
        <w:t>6</w:t>
      </w:r>
      <w:del w:id="6291" w:author="GoldenCorpusHarness" w:date="2026-03-28T21:57:55Z">
        <w:r>
          <w:delText>10</w:delText>
        </w:r>
      </w:del>
      <w:ins w:id="6292" w:author="GoldenCorpusHarness" w:date="2026-03-28T21:57:55Z">
        <w:r>
          <w:t>, and 2018 and by targeted inspection in December 2</w:t>
        </w:r>
      </w:ins>
      <w:r>
        <w:t>023</w:t>
      </w:r>
      <w:ins w:id="6293" w:author="GoldenCorpusHarness" w:date="2026-03-28T21:57:55Z">
        <w:r>
          <w:t>. OECD GLP compliance of WCFP was evaluated by the Hungarian Compliance Monitoring program</w:t>
        </w:r>
      </w:ins>
      <w:r>
        <w:t xml:space="preserve"> (</w:t>
      </w:r>
      <w:del w:id="6294" w:author="GoldenCorpusHarness" w:date="2026-03-28T21:57:55Z">
        <w:r>
          <w:delText>1 μM</w:delText>
        </w:r>
      </w:del>
      <w:ins w:id="6295" w:author="GoldenCorpusHarness" w:date="2026-03-28T21:57:55Z">
        <w:r>
          <w:t>inspection record currently pending</w:t>
        </w:r>
      </w:ins>
      <w:r>
        <w:t xml:space="preserve">) </w:t>
      </w:r>
      <w:del w:id="6296" w:author="GoldenCorpusHarness" w:date="2026-03-28T21:57:55Z">
        <w:r>
          <w:delText>was incu</w:delText>
        </w:r>
      </w:del>
      <w:ins w:id="6297" w:author="GoldenCorpusHarness" w:date="2026-03-28T21:57:55Z">
        <w:r>
          <w:t>in Septem</w:t>
        </w:r>
      </w:ins>
      <w:r>
        <w:t>b</w:t>
      </w:r>
      <w:del w:id="6298" w:author="GoldenCorpusHarness" w:date="2026-03-28T21:57:55Z">
        <w:r>
          <w:delText>ated with CD-1 mouse, SD rat, beagle dog, cynomolgus monkey, or human liver microsomes. Loss of parent was monitored at various timepoints using LC-MS/MS methods. The intrinsic CL values were 14</w:delText>
        </w:r>
      </w:del>
      <w:ins w:id="6299" w:author="GoldenCorpusHarness" w:date="2026-03-28T21:57:55Z">
        <w:r>
          <w:t>er 202</w:t>
        </w:r>
      </w:ins>
      <w:r>
        <w:t>5.</w:t>
      </w:r>
      <w:ins w:id="6300" w:author="GoldenCorpusHarness" w:date="2026-03-28T21:57:55Z">
        <w:r>
          <w:t xml:space="preserve"> GLP compliance of the WuXi AppTec facility was confirmed by US FDA inspections (2014, 201</w:t>
        </w:r>
      </w:ins>
      <w:r>
        <w:t xml:space="preserve">7, </w:t>
      </w:r>
      <w:ins w:id="6301" w:author="GoldenCorpusHarness" w:date="2026-03-28T21:57:55Z">
        <w:r>
          <w:t>and 2019) and OECD GLP standards by the Sciensano Belgium Institute for Health (2018, 2020, 202</w:t>
        </w:r>
      </w:ins>
      <w:r>
        <w:t>3</w:t>
      </w:r>
      <w:del w:id="6302" w:author="GoldenCorpusHarness" w:date="2026-03-28T21:57:55Z">
        <w:r>
          <w:delText>2.</w:delText>
        </w:r>
      </w:del>
      <w:ins w:id="6303" w:author="GoldenCorpusHarness" w:date="2026-03-28T21:57:55Z">
        <w:r>
          <w:t>, and 202</w:t>
        </w:r>
      </w:ins>
      <w:r>
        <w:t>4</w:t>
      </w:r>
      <w:del w:id="6304" w:author="GoldenCorpusHarness" w:date="2026-03-28T21:57:55Z">
        <w:r>
          <w:delText>, 11.8, 107.7, and 26.8 mL/min/kg in mouse, rat, dog, monkey, and human liver microsomes, respectively (pk005l006632571 / Kelun report No. 403380-20180621-MMS</w:delText>
        </w:r>
      </w:del>
      <w:r>
        <w:t>). The</w:t>
      </w:r>
      <w:del w:id="6305" w:author="GoldenCorpusHarness" w:date="2026-03-28T21:57:55Z">
        <w:r>
          <w:delText>se results indicated that KL610</w:delText>
        </w:r>
      </w:del>
      <w:ins w:id="6306" w:author="GoldenCorpusHarness" w:date="2026-03-28T21:57:55Z">
        <w:r>
          <w:t xml:space="preserve"> NMPA has issued certificates through their ongoing monitoring program for WCFP (2011, 2014, 2018, 2020, and 2</w:t>
        </w:r>
      </w:ins>
      <w:r>
        <w:t>023</w:t>
      </w:r>
      <w:del w:id="6307" w:author="GoldenCorpusHarness" w:date="2026-03-28T21:57:55Z">
        <w:r>
          <w:delText xml:space="preserve"> was rapidly metabolized in cynomolgus monkey liver microsomes, moderately metabolized in CD-1 mouse, SD rat and human liver microsomes, and slowly metabolized in beagle dog liver microsomes</w:delText>
        </w:r>
      </w:del>
      <w:ins w:id="6308" w:author="GoldenCorpusHarness" w:date="2026-03-28T21:57:55Z">
        <w:r>
          <w:t>) and WuXi (2018, 2021, and 2024)</w:t>
        </w:r>
      </w:ins>
      <w:r>
        <w:t>.</w:t>
      </w:r>
      <w:ins w:id="6309" w:author="GoldenCorpusHarness" w:date="2026-03-28T21:57:55Z">
        <w:r>
          <w:t xml:space="preserve"> GLP compliance statements are included in all GLP study reports.</w:t>
        </w:r>
      </w:ins>
    </w:p>
    <w:p ns2:paraId="57E8FA21" ns2:textId="2716E57C" w:rsidR="004F7D71" w:rsidRDefault="004F7D71" w:rsidP="004F7D71">
      <w:pPr>
        <w:pStyle w:val="Heading6"/>
      </w:pPr>
      <w:del w:id="6310" w:author="GoldenCorpusHarness" w:date="2026-03-28T21:57:55Z">
        <w:r>
          <w:delText>M</w:delText>
        </w:r>
      </w:del>
      <w:ins w:id="6311" w:author="GoldenCorpusHarness" w:date="2026-03-28T21:57:55Z">
        <w:r>
          <w:t>Table 1Saf</w:t>
        </w:r>
      </w:ins>
      <w:r>
        <w:t>et</w:t>
      </w:r>
      <w:ins w:id="6312" w:author="GoldenCorpusHarness" w:date="2026-03-28T21:57:55Z">
        <w:r>
          <w:t>y Ph</w:t>
        </w:r>
      </w:ins>
      <w:r>
        <w:t>a</w:t>
      </w:r>
      <w:del w:id="6313" w:author="GoldenCorpusHarness" w:date="2026-03-28T21:57:55Z">
        <w:r>
          <w:delText>b</w:delText>
        </w:r>
      </w:del>
      <w:ins w:id="6314" w:author="GoldenCorpusHarness" w:date="2026-03-28T21:57:55Z">
        <w:r>
          <w:t>rmac</w:t>
        </w:r>
      </w:ins>
      <w:r>
        <w:t>ol</w:t>
      </w:r>
      <w:del w:id="6315" w:author="GoldenCorpusHarness" w:date="2026-03-28T21:57:55Z">
        <w:r>
          <w:delText>ic</w:delText>
        </w:r>
      </w:del>
      <w:ins w:id="6316" w:author="GoldenCorpusHarness" w:date="2026-03-28T21:57:55Z">
        <w:r>
          <w:t>ogy</w:t>
        </w:r>
      </w:ins>
      <w:r>
        <w:t xml:space="preserve"> Stud</w:t>
      </w:r>
      <w:ins w:id="6317" w:author="GoldenCorpusHarness" w:date="2026-03-28T21:57:55Z">
        <w:r>
          <w:t>ies With Pa</w:t>
        </w:r>
      </w:ins>
      <w:r>
        <w:t>y</w:t>
      </w:r>
      <w:ins w:id="6318" w:author="GoldenCorpusHarness" w:date="2026-03-28T21:57:55Z">
        <w:r>
          <w:t>load</w:t>
        </w:r>
      </w:ins>
      <w:r>
        <w:t xml:space="preserve"> </w:t>
      </w:r>
      <w:ins w:id="6319" w:author="GoldenCorpusHarness" w:date="2026-03-28T21:57:55Z">
        <w:r>
          <w:t>Al</w:t>
        </w:r>
      </w:ins>
      <w:r>
        <w:t>o</w:t>
      </w:r>
      <w:del w:id="6320" w:author="GoldenCorpusHarness" w:date="2026-03-28T21:57:55Z">
        <w:r>
          <w:delText>f</w:delText>
        </w:r>
      </w:del>
      <w:ins w:id="6321" w:author="GoldenCorpusHarness" w:date="2026-03-28T21:57:55Z">
        <w:r>
          <w:t>ne</w:t>
        </w:r>
      </w:ins>
      <w:r>
        <w:t xml:space="preserve"> </w:t>
      </w:r>
      <w:del w:id="6322" w:author="GoldenCorpusHarness" w:date="2026-03-28T21:57:55Z">
        <w:r>
          <w:delText>[3H-KL610023]</w:delText>
        </w:r>
      </w:del>
      <w:ins w:id="6323" w:author="GoldenCorpusHarness" w:date="2026-03-28T21:57:55Z">
        <w:r>
          <w:t xml:space="preserve">Or </w:t>
        </w:r>
      </w:ins>
      <w:r>
        <w:t xml:space="preserve">Sac-TMT </w:t>
      </w:r>
      <w:del w:id="6324" w:author="GoldenCorpusHarness" w:date="2026-03-28T21:57:55Z">
        <w:r>
          <w:delText>Af</w:delText>
        </w:r>
      </w:del>
      <w:ins w:id="6325" w:author="GoldenCorpusHarness" w:date="2026-03-28T21:57:55Z">
        <w:r>
          <w:t>(To Suppor</w:t>
        </w:r>
      </w:ins>
      <w:r>
        <w:t>t</w:t>
      </w:r>
      <w:del w:id="6326" w:author="GoldenCorpusHarness" w:date="2026-03-28T21:57:55Z">
        <w:r>
          <w:delText>er</w:delText>
        </w:r>
      </w:del>
      <w:r>
        <w:t xml:space="preserve"> I</w:t>
      </w:r>
      <w:ins w:id="6327" w:author="GoldenCorpusHarness" w:date="2026-03-28T21:57:55Z">
        <w:r>
          <w:t>CH S7A a</w:t>
        </w:r>
      </w:ins>
      <w:r>
        <w:t>n</w:t>
      </w:r>
      <w:ins w:id="6328" w:author="GoldenCorpusHarness" w:date="2026-03-28T21:57:55Z">
        <w:r>
          <w:t>d 7B Re</w:t>
        </w:r>
      </w:ins>
      <w:r>
        <w:t>c</w:t>
      </w:r>
      <w:del w:id="6329" w:author="GoldenCorpusHarness" w:date="2026-03-28T21:57:55Z">
        <w:r>
          <w:delText>ub</w:delText>
        </w:r>
      </w:del>
      <w:ins w:id="6330" w:author="GoldenCorpusHarness" w:date="2026-03-28T21:57:55Z">
        <w:r>
          <w:t>ommend</w:t>
        </w:r>
      </w:ins>
      <w:r>
        <w:t>ation</w:t>
      </w:r>
      <w:del w:id="6331" w:author="GoldenCorpusHarness" w:date="2026-03-28T21:57:55Z">
        <w:r>
          <w:delText xml:space="preserve"> With Tumor Cell</w:delText>
        </w:r>
      </w:del>
      <w:r>
        <w:t>s</w:t>
      </w:r>
      <w:del w:id="6332" w:author="GoldenCorpusHarness" w:date="2026-03-28T21:57:55Z">
        <w:r>
          <w:delText xml:space="preserve"> and Cathepsin B</w:delText>
        </w:r>
      </w:del>
      <w:ins w:id="6333" w:author="GoldenCorpusHarness" w:date="2026-03-28T21:57:55Z">
        <w:r>
          <w:t>)</w:t>
        </w:r>
      </w:ins>
    </w:p>
    <w:p ns2:paraId="6C920100" ns2:textId="4F48FE7F" w:rsidR="00344444" w:rsidRPr="00754B4E" w:rsidRDefault="004F7D71" w:rsidP="004F7D71">
      <w:pPr>
        <w:pStyle w:val="Paragraph"/>
      </w:pPr>
      <w:r>
        <w:t>[</w:t>
      </w:r>
      <w:r w:rsidRPr="004F7D71">
        <w:rPr>
          <w:vertAlign w:val="superscript"/>
        </w:rPr>
        <w:t>3</w:t>
      </w:r>
      <w:r>
        <w:t>H-KL610023]</w:t>
      </w:r>
      <w:r w:rsidR="002B48B4">
        <w:t>sac-TMT</w:t>
      </w:r>
      <w:r>
        <w:t xml:space="preserve"> (20 nM, 0.12 µCi/mL) was incubated individually with NCI-H23-Trop2-C1 (TROP2 antigen positive control), human </w:t>
      </w:r>
      <w:r w:rsidR="00F12F47" w:rsidRPr="00F12F47">
        <w:t>NSCLC</w:t>
      </w:r>
      <w:r w:rsidR="00F12F47" w:rsidRPr="00F12F47" w:rsidDel="00F12F47">
        <w:t xml:space="preserve"> </w:t>
      </w:r>
      <w:r>
        <w:t>cell NCI-H23 (TROP2 antigen negative control), and Cathepsin B (pk006MK2870 / Kelun report No. VPS18713). In 72 hours incubation media extracts, [</w:t>
      </w:r>
      <w:r w:rsidRPr="004F7D71">
        <w:rPr>
          <w:vertAlign w:val="superscript"/>
        </w:rPr>
        <w:t>3</w:t>
      </w:r>
      <w:r>
        <w:t>H]KL610023 and [</w:t>
      </w:r>
      <w:r w:rsidRPr="004F7D71">
        <w:rPr>
          <w:vertAlign w:val="superscript"/>
        </w:rPr>
        <w:t>3</w:t>
      </w:r>
      <w:r>
        <w:t>H]KL610023-related metabolites in NCI-H23-TROP2-C1 incubations were 1.94 times higher than that in NCI-H23 incubations suggesting the degradation of [</w:t>
      </w:r>
      <w:r w:rsidRPr="004F7D71">
        <w:rPr>
          <w:vertAlign w:val="superscript"/>
        </w:rPr>
        <w:t>3</w:t>
      </w:r>
      <w:r>
        <w:t>H-KL610023]</w:t>
      </w:r>
      <w:r w:rsidR="002B48B4">
        <w:t>sac-TMT</w:t>
      </w:r>
      <w:r>
        <w:t xml:space="preserve"> in NCI-H23 incubations and negative control incubations were basically the same, while [</w:t>
      </w:r>
      <w:r w:rsidRPr="004F7D71">
        <w:rPr>
          <w:vertAlign w:val="superscript"/>
        </w:rPr>
        <w:t>3</w:t>
      </w:r>
      <w:r>
        <w:t>H-KL610023]</w:t>
      </w:r>
      <w:r w:rsidR="002B48B4">
        <w:t>sac-TMT</w:t>
      </w:r>
      <w:r>
        <w:t xml:space="preserve"> can be remarkably digested in NCI-H23-Trop2-C1 incubations and release KL610023 and KL610023-related metabolites. In 72 hours cell extracts, [</w:t>
      </w:r>
      <w:r w:rsidRPr="004F7D71">
        <w:rPr>
          <w:vertAlign w:val="superscript"/>
        </w:rPr>
        <w:t>3</w:t>
      </w:r>
      <w:r>
        <w:t>H]KL610023 and [</w:t>
      </w:r>
      <w:r w:rsidRPr="004F7D71">
        <w:rPr>
          <w:vertAlign w:val="superscript"/>
        </w:rPr>
        <w:t>3</w:t>
      </w:r>
      <w:r>
        <w:t>H]KL610023-related metabolites in NCI-H23-TROP2-C1 cells were 4.05 times higher than that in NCI-H23 cells suggesting the [</w:t>
      </w:r>
      <w:r w:rsidRPr="004F7D71">
        <w:rPr>
          <w:vertAlign w:val="superscript"/>
        </w:rPr>
        <w:t>3</w:t>
      </w:r>
      <w:r>
        <w:t>H-KL610023]</w:t>
      </w:r>
      <w:r w:rsidR="002B48B4">
        <w:t>sac-TMT</w:t>
      </w:r>
      <w:r>
        <w:t xml:space="preserve"> was internalized into tumor via specific binding to TROP2 receptor on the surface, and consequently digestion by lysosomal enzymes, while it cannot be internalized into tumor without TROP2 receptor. In 48 hours Cathepsin B incubation extracts, the total radioactivity as [</w:t>
      </w:r>
      <w:r w:rsidRPr="004F7D71">
        <w:rPr>
          <w:vertAlign w:val="superscript"/>
        </w:rPr>
        <w:t>3</w:t>
      </w:r>
      <w:r>
        <w:t>H]KL610023 and [</w:t>
      </w:r>
      <w:r w:rsidRPr="004F7D71">
        <w:rPr>
          <w:vertAlign w:val="superscript"/>
        </w:rPr>
        <w:t>3</w:t>
      </w:r>
      <w:r>
        <w:t>H]KL610023-related metabolites was 2.48 times higher than that without Cathepsin B.</w:t>
      </w:r>
    </w:p>
    <w:p ns2:paraId="317E4D5C" ns2:textId="77777777" w:rsidR="00365AD9" w:rsidRDefault="00365AD9" w:rsidP="007E2A49">
      <w:pPr>
        <w:pStyle w:val="Heading5"/>
      </w:pPr>
      <w:del w:id="6334" w:author="GoldenCorpusHarness" w:date="2026-03-28T21:57:55Z">
        <w:r>
          <w:delText>In Vivo Metabolism</w:delText>
        </w:r>
      </w:del>
    </w:p>
    <w:p ns2:paraId="3D7ACA05" ns2:textId="67D9BE88" w:rsidR="004F7D71" w:rsidRDefault="004F7D71" w:rsidP="004F7D71">
      <w:pPr>
        <w:pStyle w:val="Heading6"/>
      </w:pPr>
      <w:r>
        <w:t xml:space="preserve">In </w:t>
      </w:r>
      <w:del w:id="6335" w:author="GoldenCorpusHarness" w:date="2026-03-28T21:57:55Z">
        <w:r>
          <w:delText>Vi</w:delText>
        </w:r>
      </w:del>
      <w:r>
        <w:t>v</w:t>
      </w:r>
      <w:del w:id="6336" w:author="GoldenCorpusHarness" w:date="2026-03-28T21:57:55Z">
        <w:r>
          <w:delText>o Meta</w:delText>
        </w:r>
      </w:del>
      <w:ins w:id="6337" w:author="GoldenCorpusHarness" w:date="2026-03-28T21:57:55Z">
        <w:r>
          <w:t>itro studies included the evaluation of potential effects of the payload on hERG potassium channels and Cav1.2 calcium channels expressed in CHO cells. The IC50 value for the inhi</w:t>
        </w:r>
      </w:ins>
      <w:r>
        <w:t>b</w:t>
      </w:r>
      <w:del w:id="6338" w:author="GoldenCorpusHarness" w:date="2026-03-28T21:57:55Z">
        <w:r>
          <w:delText>olic Study of [3H]</w:delText>
        </w:r>
      </w:del>
      <w:ins w:id="6339" w:author="GoldenCorpusHarness" w:date="2026-03-28T21:57:55Z">
        <w:r>
          <w:t>itory effect of the payload (</w:t>
        </w:r>
      </w:ins>
      <w:r>
        <w:t>KL610023</w:t>
      </w:r>
      <w:del w:id="6340" w:author="GoldenCorpusHarness" w:date="2026-03-28T21:57:55Z">
        <w:r>
          <w:delText xml:space="preserve"> After Singl</w:delText>
        </w:r>
      </w:del>
      <w:ins w:id="6341" w:author="GoldenCorpusHarness" w:date="2026-03-28T21:57:55Z">
        <w:r>
          <w:t>) on hERG potassium current was greater than the highest concentrations tested (8.4 μM), corresponding to a safety margin of &gt;221-fold, compared with the simulated human payload Cmax of approximately 25 nM (13 ng/mL) at a 4 mg/kg or 38 nM (16.3 ng/mL) at a 5 mg/kg q2w of sac-TMT. Th</w:t>
        </w:r>
      </w:ins>
      <w:r>
        <w:t>e I</w:t>
      </w:r>
      <w:del w:id="6342" w:author="GoldenCorpusHarness" w:date="2026-03-28T21:57:55Z">
        <w:r>
          <w:delText xml:space="preserve">V Injection to </w:delText>
        </w:r>
      </w:del>
      <w:ins w:id="6343" w:author="GoldenCorpusHarness" w:date="2026-03-28T21:57:55Z">
        <w:r>
          <w:t>C50 for Cav1.2 calcium channel assay was also greater than the highest concentrations of payload tested (30 µM) with a safety margin of &gt;790-fold, compared with the simulated human payload Cmax at a 4 or 5 mg/kg q2w of sac-</w:t>
        </w:r>
      </w:ins>
      <w:r>
        <w:t>T</w:t>
      </w:r>
      <w:del w:id="6344" w:author="GoldenCorpusHarness" w:date="2026-03-28T21:57:55Z">
        <w:r>
          <w:delText xml:space="preserve">umor-bearing </w:delText>
        </w:r>
      </w:del>
      <w:r>
        <w:t>M</w:t>
      </w:r>
      <w:del w:id="6345" w:author="GoldenCorpusHarness" w:date="2026-03-28T21:57:55Z">
        <w:r>
          <w:delText>ice or Rats</w:delText>
        </w:r>
      </w:del>
      <w:ins w:id="6346" w:author="GoldenCorpusHarness" w:date="2026-03-28T21:57:55Z">
        <w:r>
          <w:t>T.</w:t>
        </w:r>
      </w:ins>
    </w:p>
    <w:p ns2:paraId="2AA4E840" ns2:textId="55158C2F" w:rsidR="004F7D71" w:rsidRDefault="004F7D71" w:rsidP="004F7D71">
      <w:pPr>
        <w:pStyle w:val="Paragraph"/>
      </w:pPr>
      <w:del w:id="6347" w:author="GoldenCorpusHarness" w:date="2026-03-28T21:57:55Z">
        <w:r>
          <w:delText>The in vivo metabolism of [3H]</w:delText>
        </w:r>
      </w:del>
      <w:ins w:id="6348" w:author="GoldenCorpusHarness" w:date="2026-03-28T21:57:55Z">
        <w:r>
          <w:t>In vivo studies in rats included the evaluation of the payload on CNS function and on respiratory function after single IV injection of payload prodrug (</w:t>
        </w:r>
      </w:ins>
      <w:r>
        <w:t>KL610</w:t>
      </w:r>
      <w:ins w:id="6349" w:author="GoldenCorpusHarness" w:date="2026-03-28T21:57:55Z">
        <w:r>
          <w:t>143). No test article related effects on neurobehavioral assessment (including home-cage observations, hand-held observations, open-field observations, stimulus response observations, grip strengths and BTs) or respiratory function (rate, tidal volume and minute ventilation volume) were observed up to 3</w:t>
        </w:r>
      </w:ins>
      <w:r>
        <w:t>0</w:t>
      </w:r>
      <w:del w:id="6350" w:author="GoldenCorpusHarness" w:date="2026-03-28T21:57:55Z">
        <w:r>
          <w:delText>23 was evaluated in BDC and intact SD rats following a 0.07 mg/100 μCi</w:delText>
        </w:r>
      </w:del>
      <w:ins w:id="6351" w:author="GoldenCorpusHarness" w:date="2026-03-28T21:57:55Z">
        <w:r>
          <w:t xml:space="preserve"> mg</w:t>
        </w:r>
      </w:ins>
      <w:r>
        <w:t xml:space="preserve">/kg </w:t>
      </w:r>
      <w:del w:id="6352" w:author="GoldenCorpusHarness" w:date="2026-03-28T21:57:55Z">
        <w:r>
          <w:delText>IV dose and in xenograft nude mice following a 0.</w:delText>
        </w:r>
      </w:del>
      <w:ins w:id="6353" w:author="GoldenCorpusHarness" w:date="2026-03-28T21:57:55Z">
        <w:r>
          <w:t>of KL6</w:t>
        </w:r>
      </w:ins>
      <w:r>
        <w:t>1</w:t>
      </w:r>
      <w:del w:id="6354" w:author="GoldenCorpusHarness" w:date="2026-03-28T21:57:55Z">
        <w:r>
          <w:delText xml:space="preserve"> mg/100 μCi/kg IV dose (pk</w:delText>
        </w:r>
      </w:del>
      <w:r>
        <w:t>014</w:t>
      </w:r>
      <w:del w:id="6355" w:author="GoldenCorpusHarness" w:date="2026-03-28T21:57:55Z">
        <w:r>
          <w:delText>l0066</w:delText>
        </w:r>
      </w:del>
      <w:r>
        <w:t>3</w:t>
      </w:r>
      <w:del w:id="6356" w:author="GoldenCorpusHarness" w:date="2026-03-28T21:57:55Z">
        <w:r>
          <w:delText>2571 / Kelun Study No</w:delText>
        </w:r>
      </w:del>
      <w:r>
        <w:t>.</w:t>
      </w:r>
      <w:del w:id="6357" w:author="GoldenCorpusHarness" w:date="2026-03-28T21:57:55Z">
        <w:r>
          <w:delText xml:space="preserve"> VPS18708). </w:delText>
        </w:r>
      </w:del>
    </w:p>
    <w:p ns2:paraId="136EAF34" ns2:textId="77777777" w:rsidR="004F7D71" w:rsidRDefault="004F7D71" w:rsidP="004F7D71">
      <w:pPr>
        <w:pStyle w:val="Paragraph"/>
      </w:pPr>
      <w:del w:id="6358" w:author="GoldenCorpusHarness" w:date="2026-03-28T21:57:55Z">
        <w:r>
          <w:delText>Follo</w:delText>
        </w:r>
      </w:del>
      <w:ins w:id="6359" w:author="GoldenCorpusHarness" w:date="2026-03-28T21:57:55Z">
        <w:r>
          <w:t xml:space="preserve">Safety pharmacology endpoints, including ECG, BT, blood pressure, heart rate, respiratory rate, neurologic examination, and histopathology of tissues from the cardiovascular, respiratory, renal, and nervous systems, </w:t>
        </w:r>
      </w:ins>
      <w:r>
        <w:t>w</w:t>
      </w:r>
      <w:del w:id="6360" w:author="GoldenCorpusHarness" w:date="2026-03-28T21:57:55Z">
        <w:r>
          <w:delText>ing administration of [3H]K</w:delText>
        </w:r>
      </w:del>
      <w:ins w:id="6361" w:author="GoldenCorpusHarness" w:date="2026-03-28T21:57:55Z">
        <w:r>
          <w:t>ere assessed as part of the repeat-dose toxicology studies with sac-TMT in cynomolgus monkeys. No sac-TMT-related effects were observed in any safety pharmacology-related parameters. Based on the NOE</w:t>
        </w:r>
      </w:ins>
      <w:r>
        <w:t>L</w:t>
      </w:r>
      <w:ins w:id="6362" w:author="GoldenCorpusHarness" w:date="2026-03-28T21:57:55Z">
        <w:r>
          <w:t xml:space="preserve"> of QT/QTcB at 50 mg/kg sac-TMT in the 14-week repeat-dose monkey toxicology study, the safety margin for the payload is up to 8.5- or </w:t>
        </w:r>
      </w:ins>
      <w:r>
        <w:t>6</w:t>
      </w:r>
      <w:ins w:id="6363" w:author="GoldenCorpusHarness" w:date="2026-03-28T21:57:55Z">
        <w:r>
          <w:t xml:space="preserve">.6-fold (Cmax of approximately </w:t>
        </w:r>
      </w:ins>
      <w:r>
        <w:t>10</w:t>
      </w:r>
      <w:ins w:id="6364" w:author="GoldenCorpusHarness" w:date="2026-03-28T21:57:55Z">
        <w:r>
          <w:t>8.5 ng/mL at 5</w:t>
        </w:r>
      </w:ins>
      <w:r>
        <w:t>0</w:t>
      </w:r>
      <w:ins w:id="6365" w:author="GoldenCorpusHarness" w:date="2026-03-28T21:57:55Z">
        <w:r>
          <w:t xml:space="preserve"> mg/kg dose of sac-TMT compared to the simulated human Cmax of 13 ng/mL (</w:t>
        </w:r>
      </w:ins>
      <w:r>
        <w:t>2</w:t>
      </w:r>
      <w:ins w:id="6366" w:author="GoldenCorpusHarness" w:date="2026-03-28T21:57:55Z">
        <w:r>
          <w:t>5 nM) at a 4 mg/kg or 16.</w:t>
        </w:r>
      </w:ins>
      <w:r>
        <w:t xml:space="preserve">3 </w:t>
      </w:r>
      <w:del w:id="6367" w:author="GoldenCorpusHarness" w:date="2026-03-28T21:57:55Z">
        <w:r>
          <w:delText>to B</w:delText>
        </w:r>
      </w:del>
      <w:ins w:id="6368" w:author="GoldenCorpusHarness" w:date="2026-03-28T21:57:55Z">
        <w:r>
          <w:t>ng/mL (38 nM) at a 5 mg/kg q2w of sac-TMT) respectively, and for the A</w:t>
        </w:r>
      </w:ins>
      <w:r>
        <w:t xml:space="preserve">DC </w:t>
      </w:r>
      <w:del w:id="6369" w:author="GoldenCorpusHarness" w:date="2026-03-28T21:57:55Z">
        <w:r>
          <w:delText>rats, parent [</w:delText>
        </w:r>
      </w:del>
      <w:ins w:id="6370" w:author="GoldenCorpusHarness" w:date="2026-03-28T21:57:55Z">
        <w:r>
          <w:t>is 18- or 15-fold (Cmax of approximately 15</w:t>
        </w:r>
      </w:ins>
      <w:r>
        <w:t>3</w:t>
      </w:r>
      <w:del w:id="6371" w:author="GoldenCorpusHarness" w:date="2026-03-28T21:57:55Z">
        <w:r>
          <w:delText>H]K</w:delText>
        </w:r>
      </w:del>
      <w:ins w:id="6372" w:author="GoldenCorpusHarness" w:date="2026-03-28T21:57:55Z">
        <w:r>
          <w:t>0 µg/m</w:t>
        </w:r>
      </w:ins>
      <w:r>
        <w:t>L</w:t>
      </w:r>
      <w:del w:id="6373" w:author="GoldenCorpusHarness" w:date="2026-03-28T21:57:55Z">
        <w:r>
          <w:delText>6</w:delText>
        </w:r>
      </w:del>
      <w:ins w:id="6374" w:author="GoldenCorpusHarness" w:date="2026-03-28T21:57:55Z">
        <w:r>
          <w:t xml:space="preserve"> compared to the simulated human Cmax of 83 µg/mL at a 4 mg/kg (520 nM) or </w:t>
        </w:r>
      </w:ins>
      <w:r>
        <w:t>10</w:t>
      </w:r>
      <w:del w:id="6375" w:author="GoldenCorpusHarness" w:date="2026-03-28T21:57:55Z">
        <w:r>
          <w:delText>0</w:delText>
        </w:r>
      </w:del>
      <w:ins w:id="6376" w:author="GoldenCorpusHarness" w:date="2026-03-28T21:57:55Z">
        <w:r>
          <w:t>4 µg/mL (651 nM) at a 5 mg/kg q</w:t>
        </w:r>
      </w:ins>
      <w:r>
        <w:t>2</w:t>
      </w:r>
      <w:del w:id="6377" w:author="GoldenCorpusHarness" w:date="2026-03-28T21:57:55Z">
        <w:r>
          <w:delText xml:space="preserve">3 </w:delText>
        </w:r>
      </w:del>
      <w:r>
        <w:t>w</w:t>
      </w:r>
      <w:del w:id="6378" w:author="GoldenCorpusHarness" w:date="2026-03-28T21:57:55Z">
        <w:r>
          <w:delText>as the major radioa</w:delText>
        </w:r>
      </w:del>
      <w:ins w:id="6379" w:author="GoldenCorpusHarness" w:date="2026-03-28T21:57:55Z">
        <w:r>
          <w:t xml:space="preserve"> of sac-TMT), respe</w:t>
        </w:r>
      </w:ins>
      <w:r>
        <w:t>ctive</w:t>
      </w:r>
      <w:del w:id="6380" w:author="GoldenCorpusHarness" w:date="2026-03-28T21:57:55Z">
        <w:r>
          <w:delText xml:space="preserve"> component in the bile accounting for</w:delText>
        </w:r>
      </w:del>
      <w:ins w:id="6381" w:author="GoldenCorpusHarness" w:date="2026-03-28T21:57:55Z">
        <w:r>
          <w:t>ly. Overall, these margins suggest low risk of QTc prolongation at the clinical dose of</w:t>
        </w:r>
      </w:ins>
      <w:r>
        <w:t xml:space="preserve"> 4</w:t>
      </w:r>
      <w:del w:id="6382" w:author="GoldenCorpusHarness" w:date="2026-03-28T21:57:55Z">
        <w:r>
          <w:delText>1</w:delText>
        </w:r>
      </w:del>
      <w:ins w:id="6383" w:author="GoldenCorpusHarness" w:date="2026-03-28T21:57:55Z">
        <w:r>
          <w:t xml:space="preserve"> or 5 mg/kg q2w sac-TMT</w:t>
        </w:r>
      </w:ins>
      <w:r>
        <w:t>.</w:t>
      </w:r>
      <w:del w:id="6384" w:author="GoldenCorpusHarness" w:date="2026-03-28T21:57:55Z">
        <w:r>
          <w:delText>3% (male) and 44.4% (female) of the total administered radioactivity dose. Nine metabolites were identified with M12 (decarboxylation of KL610023) being the most abundant one accounting for 12.5% (male) and 1.94% (female) of the dose. All the other metabolites in bile accounted for less than 1% of the administered radioactivity dose. Most of the radioactivity following [3H]KL610023 IV administration to intact rats was recovered in feces, and [3H]KL610023 was excreted primarily intact accounting for 68.9% (male) and 69.8% (female) of the administered radioactivity dose. Similar metabolites were detected in feces as in bile. Parent [3H]KL610023 accounted for 19.4% (male) and 17.8% (female) of the administered radioactivity dose in urine with no detectable radioactive metabolites. [3H]KL610023 was a prominent circulating radioactive component in rat plasma, accounting for 96.8% and 99.6% of the total radioactivity in male and female rat plasma samples, respectively.</w:delText>
        </w:r>
      </w:del>
    </w:p>
    <w:p ns2:paraId="18440A1A" ns2:textId="77777777" w:rsidR="004F7D71" w:rsidRDefault="004F7D71" w:rsidP="004F7D71">
      <w:pPr>
        <w:pStyle w:val="Paragraph"/>
      </w:pPr>
      <w:del w:id="6385" w:author="GoldenCorpusHarness" w:date="2026-03-28T21:57:55Z">
        <w:r>
          <w:delText>P</w:delText>
        </w:r>
      </w:del>
      <w:ins w:id="6386" w:author="GoldenCorpusHarness" w:date="2026-03-28T21:57:55Z">
        <w:r>
          <w:t>T</w:t>
        </w:r>
      </w:ins>
      <w:r>
        <w:t>a</w:t>
      </w:r>
      <w:del w:id="6387" w:author="GoldenCorpusHarness" w:date="2026-03-28T21:57:55Z">
        <w:r>
          <w:delText>r</w:delText>
        </w:r>
      </w:del>
      <w:ins w:id="6388" w:author="GoldenCorpusHarness" w:date="2026-03-28T21:57:55Z">
        <w:r>
          <w:t>k</w:t>
        </w:r>
      </w:ins>
      <w:r>
        <w:t>en</w:t>
      </w:r>
      <w:ins w:id="6389" w:author="GoldenCorpusHarness" w:date="2026-03-28T21:57:55Z">
        <w:r>
          <w:t xml:space="preserve"> </w:t>
        </w:r>
      </w:ins>
      <w:r>
        <w:t>t</w:t>
      </w:r>
      <w:del w:id="6390" w:author="GoldenCorpusHarness" w:date="2026-03-28T21:57:55Z">
        <w:r>
          <w:delText xml:space="preserve"> [3H]KL610023 was</w:delText>
        </w:r>
      </w:del>
      <w:ins w:id="6391" w:author="GoldenCorpusHarness" w:date="2026-03-28T21:57:55Z">
        <w:r>
          <w:t>ogether,</w:t>
        </w:r>
      </w:ins>
      <w:r>
        <w:t xml:space="preserve"> the </w:t>
      </w:r>
      <w:ins w:id="6392" w:author="GoldenCorpusHarness" w:date="2026-03-28T21:57:55Z">
        <w:r>
          <w:t>data from safety phar</w:t>
        </w:r>
      </w:ins>
      <w:r>
        <w:t>ma</w:t>
      </w:r>
      <w:del w:id="6393" w:author="GoldenCorpusHarness" w:date="2026-03-28T21:57:55Z">
        <w:r>
          <w:delText>j</w:delText>
        </w:r>
      </w:del>
      <w:ins w:id="6394" w:author="GoldenCorpusHarness" w:date="2026-03-28T21:57:55Z">
        <w:r>
          <w:t>cology studies supp</w:t>
        </w:r>
      </w:ins>
      <w:r>
        <w:t>or</w:t>
      </w:r>
      <w:del w:id="6395" w:author="GoldenCorpusHarness" w:date="2026-03-28T21:57:55Z">
        <w:r>
          <w:delText xml:space="preserve"> radioac</w:delText>
        </w:r>
      </w:del>
      <w:r>
        <w:t>t</w:t>
      </w:r>
      <w:del w:id="6396" w:author="GoldenCorpusHarness" w:date="2026-03-28T21:57:55Z">
        <w:r>
          <w:delText>ive</w:delText>
        </w:r>
      </w:del>
      <w:r>
        <w:t xml:space="preserve"> c</w:t>
      </w:r>
      <w:del w:id="6397" w:author="GoldenCorpusHarness" w:date="2026-03-28T21:57:55Z">
        <w:r>
          <w:delText>ompo</w:delText>
        </w:r>
      </w:del>
      <w:ins w:id="6398" w:author="GoldenCorpusHarness" w:date="2026-03-28T21:57:55Z">
        <w:r>
          <w:t>li</w:t>
        </w:r>
      </w:ins>
      <w:r>
        <w:t>n</w:t>
      </w:r>
      <w:del w:id="6399" w:author="GoldenCorpusHarness" w:date="2026-03-28T21:57:55Z">
        <w:r>
          <w:delText>ent</w:delText>
        </w:r>
      </w:del>
      <w:ins w:id="6400" w:author="GoldenCorpusHarness" w:date="2026-03-28T21:57:55Z">
        <w:r>
          <w:t>ical</w:t>
        </w:r>
      </w:ins>
      <w:r>
        <w:t xml:space="preserve"> in</w:t>
      </w:r>
      <w:del w:id="6401" w:author="GoldenCorpusHarness" w:date="2026-03-28T21:57:55Z">
        <w:r>
          <w:delText xml:space="preserve"> tumors aft</w:delText>
        </w:r>
      </w:del>
      <w:ins w:id="6402" w:author="GoldenCorpusHarness" w:date="2026-03-28T21:57:55Z">
        <w:r>
          <w:t>v</w:t>
        </w:r>
      </w:ins>
      <w:r>
        <w:t>e</w:t>
      </w:r>
      <w:del w:id="6403" w:author="GoldenCorpusHarness" w:date="2026-03-28T21:57:55Z">
        <w:r>
          <w:delText>r a single IV admini</w:delText>
        </w:r>
      </w:del>
      <w:r>
        <w:t>st</w:t>
      </w:r>
      <w:del w:id="6404" w:author="GoldenCorpusHarness" w:date="2026-03-28T21:57:55Z">
        <w:r>
          <w:delText>r</w:delText>
        </w:r>
      </w:del>
      <w:ins w:id="6405" w:author="GoldenCorpusHarness" w:date="2026-03-28T21:57:55Z">
        <w:r>
          <w:t>ig</w:t>
        </w:r>
      </w:ins>
      <w:r>
        <w:t>ation</w:t>
      </w:r>
      <w:del w:id="6406" w:author="GoldenCorpusHarness" w:date="2026-03-28T21:57:55Z">
        <w:r>
          <w:delText xml:space="preserve"> of [3H]KL610023 to tumor-bearing mice</w:delText>
        </w:r>
      </w:del>
      <w:r>
        <w:t>.</w:t>
      </w:r>
      <w:del w:id="6407" w:author="GoldenCorpusHarness" w:date="2026-03-28T21:57:55Z">
        <w:r>
          <w:delText xml:space="preserve"> [3H]KL610023 accounted for 95.5% of total radioactivity in tumor at 0.083 hours. Two minor metabolites were detected and each accounted for less than 2% of total radioactivity. By 4 hours after dosing, there were no measurable radioactivity in the tumor tissues.</w:delText>
        </w:r>
      </w:del>
    </w:p>
    <w:p ns2:paraId="0544415E" ns2:textId="0D27AB6C" w:rsidR="004F7D71" w:rsidRDefault="004F7D71" w:rsidP="004F7D71">
      <w:pPr>
        <w:pStyle w:val="Heading6"/>
      </w:pPr>
      <w:del w:id="6408" w:author="GoldenCorpusHarness" w:date="2026-03-28T21:57:55Z">
        <w:r>
          <w:delText>I</w:delText>
        </w:r>
      </w:del>
      <w:ins w:id="6409" w:author="GoldenCorpusHarness" w:date="2026-03-28T21:57:55Z">
        <w:r>
          <w:t>Pharmacody</w:t>
        </w:r>
      </w:ins>
      <w:r>
        <w:t>n</w:t>
      </w:r>
      <w:del w:id="6410" w:author="GoldenCorpusHarness" w:date="2026-03-28T21:57:55Z">
        <w:r>
          <w:delText xml:space="preserve"> Vivo Met</w:delText>
        </w:r>
      </w:del>
      <w:r>
        <w:t>a</w:t>
      </w:r>
      <w:del w:id="6411" w:author="GoldenCorpusHarness" w:date="2026-03-28T21:57:55Z">
        <w:r>
          <w:delText>bol</w:delText>
        </w:r>
      </w:del>
      <w:ins w:id="6412" w:author="GoldenCorpusHarness" w:date="2026-03-28T21:57:55Z">
        <w:r>
          <w:t>m</w:t>
        </w:r>
      </w:ins>
      <w:r>
        <w:t xml:space="preserve">ic </w:t>
      </w:r>
      <w:del w:id="6413" w:author="GoldenCorpusHarness" w:date="2026-03-28T21:57:55Z">
        <w:r>
          <w:delText>St</w:delText>
        </w:r>
      </w:del>
      <w:ins w:id="6414" w:author="GoldenCorpusHarness" w:date="2026-03-28T21:57:55Z">
        <w:r>
          <w:t>Dr</w:t>
        </w:r>
      </w:ins>
      <w:r>
        <w:t>u</w:t>
      </w:r>
      <w:del w:id="6415" w:author="GoldenCorpusHarness" w:date="2026-03-28T21:57:55Z">
        <w:r>
          <w:delText>dy</w:delText>
        </w:r>
      </w:del>
      <w:ins w:id="6416" w:author="GoldenCorpusHarness" w:date="2026-03-28T21:57:55Z">
        <w:r>
          <w:t>g</w:t>
        </w:r>
      </w:ins>
      <w:r>
        <w:t xml:space="preserve"> </w:t>
      </w:r>
      <w:del w:id="6417" w:author="GoldenCorpusHarness" w:date="2026-03-28T21:57:55Z">
        <w:r>
          <w:delText>of [3H-KL610023]Sac-TMT Af</w:delText>
        </w:r>
      </w:del>
      <w:ins w:id="6418" w:author="GoldenCorpusHarness" w:date="2026-03-28T21:57:55Z">
        <w:r>
          <w:t>In</w:t>
        </w:r>
      </w:ins>
      <w:r>
        <w:t>ter</w:t>
      </w:r>
      <w:del w:id="6419" w:author="GoldenCorpusHarness" w:date="2026-03-28T21:57:55Z">
        <w:r>
          <w:delText xml:space="preserve"> Single IV Inje</w:delText>
        </w:r>
      </w:del>
      <w:ins w:id="6420" w:author="GoldenCorpusHarness" w:date="2026-03-28T21:57:55Z">
        <w:r>
          <w:t>a</w:t>
        </w:r>
      </w:ins>
      <w:r>
        <w:t>ction</w:t>
      </w:r>
      <w:del w:id="6421" w:author="GoldenCorpusHarness" w:date="2026-03-28T21:57:55Z">
        <w:r>
          <w:delText xml:space="preserve"> to Rat</w:delText>
        </w:r>
      </w:del>
      <w:r>
        <w:t>s</w:t>
      </w:r>
      <w:del w:id="6422" w:author="GoldenCorpusHarness" w:date="2026-03-28T21:57:55Z">
        <w:r>
          <w:delText xml:space="preserve"> and Tumor-bearing Mice</w:delText>
        </w:r>
      </w:del>
    </w:p>
    <w:p ns2:paraId="268C7649" ns2:textId="0A6AA9A3" w:rsidR="004F7D71" w:rsidRDefault="004F7D71" w:rsidP="004F7D71">
      <w:pPr>
        <w:pStyle w:val="Paragraph"/>
      </w:pPr>
      <w:del w:id="6423" w:author="GoldenCorpusHarness" w:date="2026-03-28T21:57:55Z">
        <w:r>
          <w:delText>T</w:delText>
        </w:r>
      </w:del>
      <w:ins w:id="6424" w:author="GoldenCorpusHarness" w:date="2026-03-28T21:57:55Z">
        <w:r>
          <w:t>Nonclinical studies evaluating p</w:t>
        </w:r>
      </w:ins>
      <w:r>
        <w:t>h</w:t>
      </w:r>
      <w:del w:id="6425" w:author="GoldenCorpusHarness" w:date="2026-03-28T21:57:55Z">
        <w:r>
          <w:delText>e</w:delText>
        </w:r>
      </w:del>
      <w:ins w:id="6426" w:author="GoldenCorpusHarness" w:date="2026-03-28T21:57:55Z">
        <w:r>
          <w:t>armacodynamic drug</w:t>
        </w:r>
      </w:ins>
      <w:r>
        <w:t xml:space="preserve"> in</w:t>
      </w:r>
      <w:del w:id="6427" w:author="GoldenCorpusHarness" w:date="2026-03-28T21:57:55Z">
        <w:r>
          <w:delText xml:space="preserve"> v</w:delText>
        </w:r>
      </w:del>
      <w:ins w:id="6428" w:author="GoldenCorpusHarness" w:date="2026-03-28T21:57:55Z">
        <w:r>
          <w:t>teract</w:t>
        </w:r>
      </w:ins>
      <w:r>
        <w:t>i</w:t>
      </w:r>
      <w:del w:id="6429" w:author="GoldenCorpusHarness" w:date="2026-03-28T21:57:55Z">
        <w:r>
          <w:delText>v</w:delText>
        </w:r>
      </w:del>
      <w:r>
        <w:t>o</w:t>
      </w:r>
      <w:del w:id="6430" w:author="GoldenCorpusHarness" w:date="2026-03-28T21:57:55Z">
        <w:r>
          <w:delText xml:space="preserve"> metaboli</w:delText>
        </w:r>
      </w:del>
      <w:ins w:id="6431" w:author="GoldenCorpusHarness" w:date="2026-03-28T21:57:55Z">
        <w:r>
          <w:t>n</w:t>
        </w:r>
      </w:ins>
      <w:r>
        <w:t>s</w:t>
      </w:r>
      <w:del w:id="6432" w:author="GoldenCorpusHarness" w:date="2026-03-28T21:57:55Z">
        <w:r>
          <w:delText>m of [3H]KL610023</w:delText>
        </w:r>
      </w:del>
      <w:r>
        <w:t xml:space="preserve"> w</w:t>
      </w:r>
      <w:del w:id="6433" w:author="GoldenCorpusHarness" w:date="2026-03-28T21:57:55Z">
        <w:r>
          <w:delText>as</w:delText>
        </w:r>
      </w:del>
      <w:ins w:id="6434" w:author="GoldenCorpusHarness" w:date="2026-03-28T21:57:55Z">
        <w:r>
          <w:t>ith</w:t>
        </w:r>
      </w:ins>
      <w:r>
        <w:t xml:space="preserve"> </w:t>
      </w:r>
      <w:del w:id="6435" w:author="GoldenCorpusHarness" w:date="2026-03-28T21:57:55Z">
        <w:r>
          <w:delText>assessed when conjugated and dosed as [3H-KL610023]</w:delText>
        </w:r>
      </w:del>
      <w:r>
        <w:t xml:space="preserve">sac-TMT </w:t>
      </w:r>
      <w:ins w:id="6436" w:author="GoldenCorpusHarness" w:date="2026-03-28T21:57:55Z">
        <w:r>
          <w:t>have no</w:t>
        </w:r>
      </w:ins>
      <w:r>
        <w:t>t</w:t>
      </w:r>
      <w:ins w:id="6437" w:author="GoldenCorpusHarness" w:date="2026-03-28T21:57:55Z">
        <w:r>
          <w:t xml:space="preserve"> been c</w:t>
        </w:r>
      </w:ins>
      <w:r>
        <w:t>o</w:t>
      </w:r>
      <w:del w:id="6438" w:author="GoldenCorpusHarness" w:date="2026-03-28T21:57:55Z">
        <w:r>
          <w:delText xml:space="preserve"> BDC a</w:delText>
        </w:r>
      </w:del>
      <w:r>
        <w:t>nd</w:t>
      </w:r>
      <w:ins w:id="6439" w:author="GoldenCorpusHarness" w:date="2026-03-28T21:57:55Z">
        <w:r>
          <w:t>ucted. The potential</w:t>
        </w:r>
      </w:ins>
      <w:r>
        <w:t xml:space="preserve"> int</w:t>
      </w:r>
      <w:del w:id="6440" w:author="GoldenCorpusHarness" w:date="2026-03-28T21:57:55Z">
        <w:r>
          <w:delText xml:space="preserve">act SD </w:delText>
        </w:r>
      </w:del>
      <w:ins w:id="6441" w:author="GoldenCorpusHarness" w:date="2026-03-28T21:57:55Z">
        <w:r>
          <w:t>e</w:t>
        </w:r>
      </w:ins>
      <w:r>
        <w:t>ra</w:t>
      </w:r>
      <w:del w:id="6442" w:author="GoldenCorpusHarness" w:date="2026-03-28T21:57:55Z">
        <w:r>
          <w:delText>ts and to tumor-bearing mice after a single 3 mg/100 µCi/kg IV inje</w:delText>
        </w:r>
      </w:del>
      <w:r>
        <w:t xml:space="preserve">ction </w:t>
      </w:r>
      <w:del w:id="6443" w:author="GoldenCorpusHarness" w:date="2026-03-28T21:57:55Z">
        <w:r>
          <w:delText>(pk005MK2870</w:delText>
        </w:r>
      </w:del>
      <w:ins w:id="6444" w:author="GoldenCorpusHarness" w:date="2026-03-28T21:57:55Z">
        <w:r>
          <w:t>with</w:t>
        </w:r>
      </w:ins>
      <w:r>
        <w:t xml:space="preserve"> </w:t>
      </w:r>
      <w:del w:id="6445" w:author="GoldenCorpusHarness" w:date="2026-03-28T21:57:55Z">
        <w:r>
          <w:delText>/</w:delText>
        </w:r>
      </w:del>
      <w:ins w:id="6446" w:author="GoldenCorpusHarness" w:date="2026-03-28T21:57:55Z">
        <w:r>
          <w:t>other</w:t>
        </w:r>
      </w:ins>
      <w:r>
        <w:t xml:space="preserve"> </w:t>
      </w:r>
      <w:del w:id="6447" w:author="GoldenCorpusHarness" w:date="2026-03-28T21:57:55Z">
        <w:r>
          <w:delText>Kel</w:delText>
        </w:r>
      </w:del>
      <w:ins w:id="6448" w:author="GoldenCorpusHarness" w:date="2026-03-28T21:57:55Z">
        <w:r>
          <w:t>dr</w:t>
        </w:r>
      </w:ins>
      <w:r>
        <w:t>u</w:t>
      </w:r>
      <w:ins w:id="6449" w:author="GoldenCorpusHarness" w:date="2026-03-28T21:57:55Z">
        <w:r>
          <w:t>gs ca</w:t>
        </w:r>
      </w:ins>
      <w:r>
        <w:t xml:space="preserve">n </w:t>
      </w:r>
      <w:del w:id="6450" w:author="GoldenCorpusHarness" w:date="2026-03-28T21:57:55Z">
        <w:r>
          <w:delText>Rep</w:delText>
        </w:r>
      </w:del>
      <w:r>
        <w:t>o</w:t>
      </w:r>
      <w:del w:id="6451" w:author="GoldenCorpusHarness" w:date="2026-03-28T21:57:55Z">
        <w:r>
          <w:delText>rt</w:delText>
        </w:r>
      </w:del>
      <w:ins w:id="6452" w:author="GoldenCorpusHarness" w:date="2026-03-28T21:57:55Z">
        <w:r>
          <w:t>nly</w:t>
        </w:r>
      </w:ins>
      <w:r>
        <w:t xml:space="preserve"> </w:t>
      </w:r>
      <w:del w:id="6453" w:author="GoldenCorpusHarness" w:date="2026-03-28T21:57:55Z">
        <w:r>
          <w:delText>No. VPS18707). Th</w:delText>
        </w:r>
      </w:del>
      <w:ins w:id="6454" w:author="GoldenCorpusHarness" w:date="2026-03-28T21:57:55Z">
        <w:r>
          <w:t>b</w:t>
        </w:r>
      </w:ins>
      <w:r>
        <w:t xml:space="preserve">e </w:t>
      </w:r>
      <w:del w:id="6455" w:author="GoldenCorpusHarness" w:date="2026-03-28T21:57:55Z">
        <w:r>
          <w:delText>main r</w:delText>
        </w:r>
      </w:del>
      <w:r>
        <w:t>ad</w:t>
      </w:r>
      <w:del w:id="6456" w:author="GoldenCorpusHarness" w:date="2026-03-28T21:57:55Z">
        <w:r>
          <w:delText>ioactiv</w:delText>
        </w:r>
      </w:del>
      <w:ins w:id="6457" w:author="GoldenCorpusHarness" w:date="2026-03-28T21:57:55Z">
        <w:r>
          <w:t>dr</w:t>
        </w:r>
      </w:ins>
      <w:r>
        <w:t>e</w:t>
      </w:r>
      <w:del w:id="6458" w:author="GoldenCorpusHarness" w:date="2026-03-28T21:57:55Z">
        <w:r>
          <w:delText xml:space="preserve"> </w:delText>
        </w:r>
      </w:del>
      <w:r>
        <w:t>s</w:t>
      </w:r>
      <w:del w:id="6459" w:author="GoldenCorpusHarness" w:date="2026-03-28T21:57:55Z">
        <w:r>
          <w:delText>mall mol</w:delText>
        </w:r>
      </w:del>
      <w:ins w:id="6460" w:author="GoldenCorpusHarness" w:date="2026-03-28T21:57:55Z">
        <w:r>
          <w:t>s</w:t>
        </w:r>
      </w:ins>
      <w:r>
        <w:t>e</w:t>
      </w:r>
      <w:del w:id="6461" w:author="GoldenCorpusHarness" w:date="2026-03-28T21:57:55Z">
        <w:r>
          <w:delText>cule component</w:delText>
        </w:r>
      </w:del>
      <w:ins w:id="6462" w:author="GoldenCorpusHarness" w:date="2026-03-28T21:57:55Z">
        <w:r>
          <w:t>d</w:t>
        </w:r>
      </w:ins>
      <w:r>
        <w:t xml:space="preserve"> in </w:t>
      </w:r>
      <w:del w:id="6463" w:author="GoldenCorpusHarness" w:date="2026-03-28T21:57:55Z">
        <w:r>
          <w:delText>p</w:delText>
        </w:r>
      </w:del>
      <w:ins w:id="6464" w:author="GoldenCorpusHarness" w:date="2026-03-28T21:57:55Z">
        <w:r>
          <w:t>c</w:t>
        </w:r>
      </w:ins>
      <w:r>
        <w:t>l</w:t>
      </w:r>
      <w:del w:id="6465" w:author="GoldenCorpusHarness" w:date="2026-03-28T21:57:55Z">
        <w:r>
          <w:delText>asma, bile, ur</w:delText>
        </w:r>
      </w:del>
      <w:r>
        <w:t>in</w:t>
      </w:r>
      <w:del w:id="6466" w:author="GoldenCorpusHarness" w:date="2026-03-28T21:57:55Z">
        <w:r>
          <w:delText>e,</w:delText>
        </w:r>
      </w:del>
      <w:ins w:id="6467" w:author="GoldenCorpusHarness" w:date="2026-03-28T21:57:55Z">
        <w:r>
          <w:t>ical</w:t>
        </w:r>
      </w:ins>
      <w:r>
        <w:t xml:space="preserve"> </w:t>
      </w:r>
      <w:del w:id="6468" w:author="GoldenCorpusHarness" w:date="2026-03-28T21:57:55Z">
        <w:r>
          <w:delText>fec</w:delText>
        </w:r>
      </w:del>
      <w:ins w:id="6469" w:author="GoldenCorpusHarness" w:date="2026-03-28T21:57:55Z">
        <w:r>
          <w:t>studi</w:t>
        </w:r>
      </w:ins>
      <w:r>
        <w:t>es</w:t>
      </w:r>
      <w:del w:id="6470" w:author="GoldenCorpusHarness" w:date="2026-03-28T21:57:55Z">
        <w:r>
          <w:delText>, and tumors was [3H]KL610023</w:delText>
        </w:r>
      </w:del>
      <w:r>
        <w:t>.</w:t>
      </w:r>
    </w:p>
    <w:p ns2:paraId="75A29EC4" ns2:textId="7EE9C671" w:rsidR="004F7D71" w:rsidRDefault="004F7D71" w:rsidP="004F7D71">
      <w:pPr>
        <w:pStyle w:val="Heading4"/>
      </w:pPr>
      <w:del w:id="6471" w:author="GoldenCorpusHarness" w:date="2026-03-28T21:57:55Z">
        <w:r>
          <w:delText>Ex</w:delText>
        </w:r>
      </w:del>
      <w:ins w:id="6472" w:author="GoldenCorpusHarness" w:date="2026-03-28T21:57:55Z">
        <w:r>
          <w:t>Non</w:t>
        </w:r>
      </w:ins>
      <w:r>
        <w:t>c</w:t>
      </w:r>
      <w:ins w:id="6473" w:author="GoldenCorpusHarness" w:date="2026-03-28T21:57:55Z">
        <w:r>
          <w:t>linical Pha</w:t>
        </w:r>
      </w:ins>
      <w:r>
        <w:t>r</w:t>
      </w:r>
      <w:ins w:id="6474" w:author="GoldenCorpusHarness" w:date="2026-03-28T21:57:55Z">
        <w:r>
          <w:t>macokin</w:t>
        </w:r>
      </w:ins>
      <w:r>
        <w:t>eti</w:t>
      </w:r>
      <w:del w:id="6475" w:author="GoldenCorpusHarness" w:date="2026-03-28T21:57:55Z">
        <w:r>
          <w:delText>on</w:delText>
        </w:r>
      </w:del>
      <w:ins w:id="6476" w:author="GoldenCorpusHarness" w:date="2026-03-28T21:57:55Z">
        <w:r>
          <w:t>cs</w:t>
        </w:r>
      </w:ins>
      <w:r>
        <w:t xml:space="preserve"> and </w:t>
      </w:r>
      <w:ins w:id="6477" w:author="GoldenCorpusHarness" w:date="2026-03-28T21:57:55Z">
        <w:r>
          <w:t xml:space="preserve">Product </w:t>
        </w:r>
      </w:ins>
      <w:r>
        <w:t>M</w:t>
      </w:r>
      <w:ins w:id="6478" w:author="GoldenCorpusHarness" w:date="2026-03-28T21:57:55Z">
        <w:r>
          <w:t>et</w:t>
        </w:r>
      </w:ins>
      <w:r>
        <w:t>a</w:t>
      </w:r>
      <w:ins w:id="6479" w:author="GoldenCorpusHarness" w:date="2026-03-28T21:57:55Z">
        <w:r>
          <w:t>boli</w:t>
        </w:r>
      </w:ins>
      <w:r>
        <w:t>s</w:t>
      </w:r>
      <w:del w:id="6480" w:author="GoldenCorpusHarness" w:date="2026-03-28T21:57:55Z">
        <w:r>
          <w:delText>s Balance</w:delText>
        </w:r>
      </w:del>
      <w:ins w:id="6481" w:author="GoldenCorpusHarness" w:date="2026-03-28T21:57:55Z">
        <w:r>
          <w:t>m</w:t>
        </w:r>
      </w:ins>
    </w:p>
    <w:p ns2:paraId="7AB1B3A5" ns2:textId="07F7C68A" w:rsidR="004F7D71" w:rsidRDefault="004F7D71" w:rsidP="004F7D71">
      <w:pPr>
        <w:pStyle w:val="Heading5"/>
      </w:pPr>
      <w:del w:id="6482" w:author="GoldenCorpusHarness" w:date="2026-03-28T21:57:55Z">
        <w:r>
          <w:delText>Excr</w:delText>
        </w:r>
      </w:del>
      <w:ins w:id="6483" w:author="GoldenCorpusHarness" w:date="2026-03-28T21:57:55Z">
        <w:r>
          <w:t>M</w:t>
        </w:r>
      </w:ins>
      <w:r>
        <w:t>et</w:t>
      </w:r>
      <w:del w:id="6484" w:author="GoldenCorpusHarness" w:date="2026-03-28T21:57:55Z">
        <w:r>
          <w:delText>i</w:delText>
        </w:r>
      </w:del>
      <w:ins w:id="6485" w:author="GoldenCorpusHarness" w:date="2026-03-28T21:57:55Z">
        <w:r>
          <w:t>h</w:t>
        </w:r>
      </w:ins>
      <w:r>
        <w:t>o</w:t>
      </w:r>
      <w:del w:id="6486" w:author="GoldenCorpusHarness" w:date="2026-03-28T21:57:55Z">
        <w:r>
          <w:delText>n</w:delText>
        </w:r>
      </w:del>
      <w:ins w:id="6487" w:author="GoldenCorpusHarness" w:date="2026-03-28T21:57:55Z">
        <w:r>
          <w:t>ds</w:t>
        </w:r>
      </w:ins>
      <w:r>
        <w:t xml:space="preserve"> of </w:t>
      </w:r>
      <w:del w:id="6488" w:author="GoldenCorpusHarness" w:date="2026-03-28T21:57:55Z">
        <w:r>
          <w:delText xml:space="preserve">[3H]KL610023 </w:delText>
        </w:r>
      </w:del>
      <w:r>
        <w:t>A</w:t>
      </w:r>
      <w:del w:id="6489" w:author="GoldenCorpusHarness" w:date="2026-03-28T21:57:55Z">
        <w:r>
          <w:delText>fter S</w:delText>
        </w:r>
      </w:del>
      <w:ins w:id="6490" w:author="GoldenCorpusHarness" w:date="2026-03-28T21:57:55Z">
        <w:r>
          <w:t>nalys</w:t>
        </w:r>
      </w:ins>
      <w:r>
        <w:t>i</w:t>
      </w:r>
      <w:del w:id="6491" w:author="GoldenCorpusHarness" w:date="2026-03-28T21:57:55Z">
        <w:r>
          <w:delText>ngle IV Injection to SD Rat</w:delText>
        </w:r>
      </w:del>
      <w:r>
        <w:t>s</w:t>
      </w:r>
    </w:p>
    <w:p ns2:paraId="48CA9A97" ns2:textId="2349D7B0" w:rsidR="004F7D71" w:rsidRDefault="004F7D71" w:rsidP="004F7D71">
      <w:pPr>
        <w:pStyle w:val="Paragraph"/>
      </w:pPr>
      <w:del w:id="6492" w:author="GoldenCorpusHarness" w:date="2026-03-28T21:57:55Z">
        <w:r>
          <w:delText>Ex</w:delText>
        </w:r>
      </w:del>
      <w:ins w:id="6493" w:author="GoldenCorpusHarness" w:date="2026-03-28T21:57:55Z">
        <w:r>
          <w:t>Quantifi</w:t>
        </w:r>
      </w:ins>
      <w:r>
        <w:t>c</w:t>
      </w:r>
      <w:del w:id="6494" w:author="GoldenCorpusHarness" w:date="2026-03-28T21:57:55Z">
        <w:r>
          <w:delText>re</w:delText>
        </w:r>
      </w:del>
      <w:ins w:id="6495" w:author="GoldenCorpusHarness" w:date="2026-03-28T21:57:55Z">
        <w:r>
          <w:t>a</w:t>
        </w:r>
      </w:ins>
      <w:r>
        <w:t xml:space="preserve">tion </w:t>
      </w:r>
      <w:del w:id="6496" w:author="GoldenCorpusHarness" w:date="2026-03-28T21:57:55Z">
        <w:r>
          <w:delText xml:space="preserve">and mass balance </w:delText>
        </w:r>
      </w:del>
      <w:r>
        <w:t xml:space="preserve">of </w:t>
      </w:r>
      <w:del w:id="6497" w:author="GoldenCorpusHarness" w:date="2026-03-28T21:57:55Z">
        <w:r>
          <w:delText>[3H]</w:delText>
        </w:r>
      </w:del>
      <w:r>
        <w:t xml:space="preserve">KL610023 </w:t>
      </w:r>
      <w:del w:id="6498" w:author="GoldenCorpusHarness" w:date="2026-03-28T21:57:55Z">
        <w:r>
          <w:delText>w</w:delText>
        </w:r>
      </w:del>
      <w:ins w:id="6499" w:author="GoldenCorpusHarness" w:date="2026-03-28T21:57:55Z">
        <w:r>
          <w:t xml:space="preserve">in Serum </w:t>
        </w:r>
      </w:ins>
      <w:r>
        <w:t>a</w:t>
      </w:r>
      <w:ins w:id="6500" w:author="GoldenCorpusHarness" w:date="2026-03-28T21:57:55Z">
        <w:r>
          <w:t>nd Tumor Ti</w:t>
        </w:r>
      </w:ins>
      <w:r>
        <w:t>s</w:t>
      </w:r>
      <w:ins w:id="6501" w:author="GoldenCorpusHarness" w:date="2026-03-28T21:57:55Z">
        <w:r>
          <w:t>sue</w:t>
        </w:r>
      </w:ins>
      <w:r>
        <w:t xml:space="preserve"> </w:t>
      </w:r>
      <w:del w:id="6502" w:author="GoldenCorpusHarness" w:date="2026-03-28T21:57:55Z">
        <w:r>
          <w:delText>stud</w:delText>
        </w:r>
      </w:del>
      <w:ins w:id="6503" w:author="GoldenCorpusHarness" w:date="2026-03-28T21:57:55Z">
        <w:r>
          <w:t>of M</w:t>
        </w:r>
      </w:ins>
      <w:r>
        <w:t>i</w:t>
      </w:r>
      <w:ins w:id="6504" w:author="GoldenCorpusHarness" w:date="2026-03-28T21:57:55Z">
        <w:r>
          <w:t>c</w:t>
        </w:r>
      </w:ins>
      <w:r>
        <w:t>e</w:t>
      </w:r>
      <w:del w:id="6505" w:author="GoldenCorpusHarness" w:date="2026-03-28T21:57:55Z">
        <w:r>
          <w:delText>d</w:delText>
        </w:r>
      </w:del>
      <w:ins w:id="6506" w:author="GoldenCorpusHarness" w:date="2026-03-28T21:57:55Z">
        <w:r>
          <w:t>,</w:t>
        </w:r>
      </w:ins>
      <w:r>
        <w:t xml:space="preserve"> in </w:t>
      </w:r>
      <w:del w:id="6507" w:author="GoldenCorpusHarness" w:date="2026-03-28T21:57:55Z">
        <w:r>
          <w:delText>intact</w:delText>
        </w:r>
      </w:del>
      <w:ins w:id="6508" w:author="GoldenCorpusHarness" w:date="2026-03-28T21:57:55Z">
        <w:r>
          <w:t>Serum</w:t>
        </w:r>
      </w:ins>
      <w:r>
        <w:t xml:space="preserve"> and in </w:t>
      </w:r>
      <w:del w:id="6509" w:author="GoldenCorpusHarness" w:date="2026-03-28T21:57:55Z">
        <w:r>
          <w:delText>BDC SD r</w:delText>
        </w:r>
      </w:del>
      <w:ins w:id="6510" w:author="GoldenCorpusHarness" w:date="2026-03-28T21:57:55Z">
        <w:r>
          <w:t>Pl</w:t>
        </w:r>
      </w:ins>
      <w:r>
        <w:t>a</w:t>
      </w:r>
      <w:del w:id="6511" w:author="GoldenCorpusHarness" w:date="2026-03-28T21:57:55Z">
        <w:r>
          <w:delText>t</w:delText>
        </w:r>
      </w:del>
      <w:r>
        <w:t>s</w:t>
      </w:r>
      <w:del w:id="6512" w:author="GoldenCorpusHarness" w:date="2026-03-28T21:57:55Z">
        <w:r>
          <w:delText xml:space="preserve"> after a single IV dose (pk015l006632571 / Kelun Study No. VPS18701). The excretion and </w:delText>
        </w:r>
      </w:del>
      <w:r>
        <w:t>ma</w:t>
      </w:r>
      <w:del w:id="6513" w:author="GoldenCorpusHarness" w:date="2026-03-28T21:57:55Z">
        <w:r>
          <w:delText>ss balance data are summarized in [Table 2]. From intact rats, a total</w:delText>
        </w:r>
      </w:del>
      <w:r>
        <w:t xml:space="preserve"> of </w:t>
      </w:r>
      <w:del w:id="6514" w:author="GoldenCorpusHarness" w:date="2026-03-28T21:57:55Z">
        <w:r>
          <w:delText>93.44% of the administered radioactivity dose was recovered over 0 to 168 hours post dose, having 72.32% in feces and 18.63% in urine. From BDC r</w:delText>
        </w:r>
      </w:del>
      <w:ins w:id="6515" w:author="GoldenCorpusHarness" w:date="2026-03-28T21:57:55Z">
        <w:r>
          <w:t>R</w:t>
        </w:r>
      </w:ins>
      <w:r>
        <w:t>at</w:t>
      </w:r>
      <w:del w:id="6516" w:author="GoldenCorpusHarness" w:date="2026-03-28T21:57:55Z">
        <w:r>
          <w:delText>s, approximately 88.99% of the administered radioactivity dose was recovered within 0 to 72 hours post dose, having 51.50% in bile, 23.92% in urine, 11.30% in fece</w:delText>
        </w:r>
      </w:del>
      <w:r>
        <w:t xml:space="preserve">s, and </w:t>
      </w:r>
      <w:del w:id="6517" w:author="GoldenCorpusHarness" w:date="2026-03-28T21:57:55Z">
        <w:r>
          <w:delText xml:space="preserve">2.27% </w:delText>
        </w:r>
      </w:del>
      <w:r>
        <w:t xml:space="preserve">in </w:t>
      </w:r>
      <w:del w:id="6518" w:author="GoldenCorpusHarness" w:date="2026-03-28T21:57:55Z">
        <w:r>
          <w:delText>cage rinse/wash, indicating that [3H]KL610023-d</w:delText>
        </w:r>
      </w:del>
      <w:ins w:id="6519" w:author="GoldenCorpusHarness" w:date="2026-03-28T21:57:55Z">
        <w:r>
          <w:t>S</w:t>
        </w:r>
      </w:ins>
      <w:r>
        <w:t>er</w:t>
      </w:r>
      <w:del w:id="6520" w:author="GoldenCorpusHarness" w:date="2026-03-28T21:57:55Z">
        <w:r>
          <w:delText>iv</w:delText>
        </w:r>
      </w:del>
      <w:ins w:id="6521" w:author="GoldenCorpusHarness" w:date="2026-03-28T21:57:55Z">
        <w:r>
          <w:t>um of Monk</w:t>
        </w:r>
      </w:ins>
      <w:r>
        <w:t>e</w:t>
      </w:r>
      <w:del w:id="6522" w:author="GoldenCorpusHarness" w:date="2026-03-28T21:57:55Z">
        <w:r>
          <w:delText>d radioactivit</w:delText>
        </w:r>
      </w:del>
      <w:r>
        <w:t>y</w:t>
      </w:r>
      <w:del w:id="6523" w:author="GoldenCorpusHarness" w:date="2026-03-28T21:57:55Z">
        <w:r>
          <w:delText xml:space="preserve"> wa</w:delText>
        </w:r>
      </w:del>
      <w:r>
        <w:t>s</w:t>
      </w:r>
      <w:del w:id="6524" w:author="GoldenCorpusHarness" w:date="2026-03-28T21:57:55Z">
        <w:r>
          <w:delText xml:space="preserve"> mainly excreted into bile.</w:delText>
        </w:r>
      </w:del>
    </w:p>
    <w:p ns2:paraId="1B4DF870" ns2:textId="2A0882F6" w:rsidR="004F7D71" w:rsidRDefault="004F7D71" w:rsidP="004F7D71">
      <w:pPr>
        <w:pStyle w:val="TableTitle"/>
      </w:pPr>
      <w:del w:id="6525" w:author="GoldenCorpusHarness" w:date="2026-03-28T21:57:55Z">
        <w:r>
          <w:delText>Table 2Per</w:delText>
        </w:r>
      </w:del>
      <w:ins w:id="6526" w:author="GoldenCorpusHarness" w:date="2026-03-28T21:57:55Z">
        <w:r>
          <w:t>Quantitative LC-MS/MS methods were developed and validated for quantifi</w:t>
        </w:r>
      </w:ins>
      <w:r>
        <w:t>c</w:t>
      </w:r>
      <w:del w:id="6527" w:author="GoldenCorpusHarness" w:date="2026-03-28T21:57:55Z">
        <w:r>
          <w:delText>entage of the Radioa</w:delText>
        </w:r>
      </w:del>
      <w:ins w:id="6528" w:author="GoldenCorpusHarness" w:date="2026-03-28T21:57:55Z">
        <w:r>
          <w:t>ation of KL610023 in serum and tumor tissue of BALB/</w:t>
        </w:r>
      </w:ins>
      <w:r>
        <w:t>c</w:t>
      </w:r>
      <w:del w:id="6529" w:author="GoldenCorpusHarness" w:date="2026-03-28T21:57:55Z">
        <w:r>
          <w:delText>tivity Dose Re</w:delText>
        </w:r>
      </w:del>
      <w:ins w:id="6530" w:author="GoldenCorpusHarness" w:date="2026-03-28T21:57:55Z">
        <w:r>
          <w:t xml:space="preserve"> mi</w:t>
        </w:r>
      </w:ins>
      <w:r>
        <w:t>c</w:t>
      </w:r>
      <w:del w:id="6531" w:author="GoldenCorpusHarness" w:date="2026-03-28T21:57:55Z">
        <w:r>
          <w:delText>overed Following a Single Dose by I</w:delText>
        </w:r>
      </w:del>
      <w:ins w:id="6532" w:author="GoldenCorpusHarness" w:date="2026-03-28T21:57:55Z">
        <w:r>
          <w:t>e (</w:t>
        </w:r>
      </w:ins>
      <w:r>
        <w:t>V</w:t>
      </w:r>
      <w:del w:id="6533" w:author="GoldenCorpusHarness" w:date="2026-03-28T21:57:55Z">
        <w:r>
          <w:delText xml:space="preserve"> Injection of [3H]</w:delText>
        </w:r>
      </w:del>
      <w:ins w:id="6534" w:author="GoldenCorpusHarness" w:date="2026-03-28T21:57:55Z">
        <w:r>
          <w:t xml:space="preserve">RA2018086BA10 L006632571 / </w:t>
        </w:r>
      </w:ins>
      <w:r>
        <w:t>K</w:t>
      </w:r>
      <w:del w:id="6535" w:author="GoldenCorpusHarness" w:date="2026-03-28T21:57:55Z">
        <w:r>
          <w:delText>L610023 at 0.0</w:delText>
        </w:r>
      </w:del>
      <w:ins w:id="6536" w:author="GoldenCorpusHarness" w:date="2026-03-28T21:57:55Z">
        <w:r>
          <w:t>elun Report No. A2018086-BA10), serum (VRA2018086BA01 L0066325</w:t>
        </w:r>
      </w:ins>
      <w:r>
        <w:t>7</w:t>
      </w:r>
      <w:del w:id="6537" w:author="GoldenCorpusHarness" w:date="2026-03-28T21:57:55Z">
        <w:r>
          <w:delText xml:space="preserve"> mg/100 µCi/kg to</w:delText>
        </w:r>
      </w:del>
      <w:ins w:id="6538" w:author="GoldenCorpusHarness" w:date="2026-03-28T21:57:55Z">
        <w:r>
          <w:t>1 / Kelun Report No. A2018086-BA01) and plasma (VRA2018086BA03 L006632571 / Kelun Report No. A2018086-BA03) of</w:t>
        </w:r>
      </w:ins>
      <w:r>
        <w:t xml:space="preserve"> SD </w:t>
      </w:r>
      <w:del w:id="6539" w:author="GoldenCorpusHarness" w:date="2026-03-28T21:57:55Z">
        <w:r>
          <w:delText>Rat</w:delText>
        </w:r>
      </w:del>
      <w:ins w:id="6540" w:author="GoldenCorpusHarness" w:date="2026-03-28T21:57:55Z">
        <w:r>
          <w:t>rats, and in serum of cynomolgus monkey</w:t>
        </w:r>
      </w:ins>
      <w:r>
        <w:t>s (</w:t>
      </w:r>
      <w:del w:id="6541" w:author="GoldenCorpusHarness" w:date="2026-03-28T21:57:55Z">
        <w:r>
          <w:delText>Mean ±</w:delText>
        </w:r>
      </w:del>
      <w:ins w:id="6542" w:author="GoldenCorpusHarness" w:date="2026-03-28T21:57:55Z">
        <w:r>
          <w:t>VRA2018086BA02 L006632571 / Kelun Report No. A2018086-BA02 and VRA2020217REBA00101 L006632571 / Kelun Report No. A2020217-RE-BA001-01). The lower limit of quantitation of KL610023 was 0.03 ng/mL, 0.03 ng/mL, 0.03 ng/mL, 2 ng/mL, and 0.10 ng/mL in mouse serum, mouse tumor tissue, rat serum, rat plasma, and monkey serum, respectively. To support the reproductive toxicity study of KL610023 in</w:t>
        </w:r>
      </w:ins>
      <w:r>
        <w:t xml:space="preserve"> SD</w:t>
      </w:r>
      <w:del w:id="6543" w:author="GoldenCorpusHarness" w:date="2026-03-28T21:57:55Z">
        <w:r>
          <w:delText>, n=6</w:delText>
        </w:r>
      </w:del>
      <w:ins w:id="6544" w:author="GoldenCorpusHarness" w:date="2026-03-28T21:57:55Z">
        <w:r>
          <w:t xml:space="preserve"> rats, quantitative LC-MS/MS method was developed and validated for quantification of KL610023 in plasma of SD rat (VRA2022157MVBA00102 L006632571 / Kelun Report No. A2022157-MV-BA001-02</w:t>
        </w:r>
      </w:ins>
      <w:r>
        <w:t>)</w:t>
      </w:r>
      <w:ins w:id="6545" w:author="GoldenCorpusHarness" w:date="2026-03-28T21:57:55Z">
        <w:r>
          <w:t>, with a LLOQ of 0.05 ng/mL.</w:t>
        </w:r>
      </w:ins>
    </w:p>
    <w:tbl>
      <w:tblPr>
        <w:tblW w:w="900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286"/>
        <w:gridCol w:w="1286"/>
        <w:gridCol w:w="1287"/>
        <w:gridCol w:w="1286"/>
        <w:gridCol w:w="1287"/>
        <w:gridCol w:w="1286"/>
        <w:gridCol w:w="1287"/>
      </w:tblGrid>
      <w:tr w:rsidR="002B167F" ns2:paraId="0D82FAC6" ns2:textId="77777777" w:rsidTr="00A60660">
        <w:trPr>
          <w:trHeight w:val="422"/>
          <w:tblHeader/>
        </w:trPr>
        <w:tc>
          <w:tcPr>
            <w:tcW w:w="1286" w:type="dxa"/>
            <w:tcBorders>
              <w:top w:val="single" w:sz="8" w:space="0" w:color="auto"/>
            </w:tcBorders>
            <w:vAlign w:val="bottom"/>
          </w:tcPr>
          <w:p ns2:paraId="78183766" ns2:textId="77777777" w:rsidR="002B167F" w:rsidRPr="00F22CEA" w:rsidRDefault="002B167F" w:rsidP="00CE1745">
            <w:pPr>
              <w:pStyle w:val="TableCenter"/>
              <w:rPr>
                <w:b/>
                <w:bCs/>
                <w:w w:val="99"/>
                <w:sz w:val="20"/>
                <w:szCs w:val="20"/>
              </w:rPr>
            </w:pPr>
            <w:r w:rsidRPr="00F22CEA">
              <w:rPr>
                <w:b/>
                <w:bCs/>
                <w:w w:val="95"/>
                <w:sz w:val="20"/>
                <w:szCs w:val="20"/>
              </w:rPr>
              <w:t>Rats</w:t>
            </w:r>
          </w:p>
        </w:tc>
        <w:tc>
          <w:tcPr>
            <w:tcW w:w="1286" w:type="dxa"/>
            <w:tcBorders>
              <w:top w:val="single" w:sz="8" w:space="0" w:color="auto"/>
            </w:tcBorders>
            <w:vAlign w:val="bottom"/>
          </w:tcPr>
          <w:p ns2:paraId="541235CC" ns2:textId="77777777" w:rsidR="002B167F" w:rsidRPr="00F22CEA" w:rsidRDefault="002B167F" w:rsidP="00CE1745">
            <w:pPr>
              <w:spacing w:after="60"/>
              <w:ind w:right="20"/>
              <w:jc w:val="center"/>
              <w:rPr>
                <w:b/>
                <w:bCs/>
                <w:w w:val="99"/>
                <w:sz w:val="20"/>
                <w:szCs w:val="20"/>
              </w:rPr>
            </w:pPr>
            <w:r w:rsidRPr="00F22CEA">
              <w:rPr>
                <w:b/>
                <w:bCs/>
                <w:sz w:val="20"/>
                <w:szCs w:val="20"/>
              </w:rPr>
              <w:t>Collection</w:t>
            </w:r>
            <w:r w:rsidRPr="00F22CEA">
              <w:rPr>
                <w:b/>
                <w:bCs/>
                <w:sz w:val="20"/>
                <w:szCs w:val="20"/>
              </w:rPr>
              <w:br/>
              <w:t>time</w:t>
            </w:r>
          </w:p>
        </w:tc>
        <w:tc>
          <w:tcPr>
            <w:tcW w:w="1287" w:type="dxa"/>
            <w:tcBorders>
              <w:top w:val="single" w:sz="8" w:space="0" w:color="auto"/>
            </w:tcBorders>
            <w:vAlign w:val="bottom"/>
          </w:tcPr>
          <w:p ns2:paraId="59A6A2C2" ns2:textId="77777777" w:rsidR="002B167F" w:rsidRPr="00F22CEA" w:rsidRDefault="002B167F" w:rsidP="00CE1745">
            <w:pPr>
              <w:pStyle w:val="TableCenter"/>
              <w:rPr>
                <w:b/>
                <w:bCs/>
                <w:w w:val="99"/>
                <w:sz w:val="20"/>
                <w:szCs w:val="20"/>
              </w:rPr>
            </w:pPr>
            <w:r w:rsidRPr="00F22CEA">
              <w:rPr>
                <w:b/>
                <w:bCs/>
                <w:w w:val="99"/>
                <w:sz w:val="20"/>
                <w:szCs w:val="20"/>
              </w:rPr>
              <w:t>Urine</w:t>
            </w:r>
            <w:r>
              <w:rPr>
                <w:b/>
                <w:bCs/>
                <w:w w:val="99"/>
                <w:sz w:val="20"/>
                <w:szCs w:val="20"/>
              </w:rPr>
              <w:br/>
            </w:r>
            <w:r w:rsidRPr="00F22CEA">
              <w:rPr>
                <w:b/>
                <w:bCs/>
                <w:w w:val="99"/>
                <w:sz w:val="20"/>
                <w:szCs w:val="20"/>
              </w:rPr>
              <w:t>(%)</w:t>
            </w:r>
          </w:p>
        </w:tc>
        <w:tc>
          <w:tcPr>
            <w:tcW w:w="1286" w:type="dxa"/>
            <w:tcBorders>
              <w:top w:val="single" w:sz="8" w:space="0" w:color="auto"/>
            </w:tcBorders>
            <w:vAlign w:val="bottom"/>
          </w:tcPr>
          <w:p ns2:paraId="68BEC989" ns2:textId="77777777" w:rsidR="002B167F" w:rsidRPr="00F22CEA" w:rsidRDefault="002B167F" w:rsidP="00CE1745">
            <w:pPr>
              <w:pStyle w:val="TableCenter"/>
              <w:rPr>
                <w:b/>
                <w:bCs/>
                <w:w w:val="99"/>
                <w:sz w:val="20"/>
                <w:szCs w:val="20"/>
              </w:rPr>
            </w:pPr>
            <w:r w:rsidRPr="00F22CEA">
              <w:rPr>
                <w:b/>
                <w:bCs/>
                <w:sz w:val="20"/>
                <w:szCs w:val="20"/>
              </w:rPr>
              <w:t>Feces</w:t>
            </w:r>
            <w:r>
              <w:rPr>
                <w:b/>
                <w:bCs/>
                <w:sz w:val="20"/>
                <w:szCs w:val="20"/>
              </w:rPr>
              <w:br/>
            </w:r>
            <w:r w:rsidRPr="00F22CEA">
              <w:rPr>
                <w:b/>
                <w:bCs/>
                <w:sz w:val="20"/>
                <w:szCs w:val="20"/>
              </w:rPr>
              <w:t>(%)</w:t>
            </w:r>
          </w:p>
        </w:tc>
        <w:tc>
          <w:tcPr>
            <w:tcW w:w="1287" w:type="dxa"/>
            <w:tcBorders>
              <w:top w:val="single" w:sz="8" w:space="0" w:color="auto"/>
            </w:tcBorders>
            <w:vAlign w:val="bottom"/>
          </w:tcPr>
          <w:p ns2:paraId="7A467D89" ns2:textId="77777777" w:rsidR="002B167F" w:rsidRPr="00F22CEA" w:rsidRDefault="002B167F" w:rsidP="00CE1745">
            <w:pPr>
              <w:spacing w:after="60"/>
              <w:ind w:left="160"/>
              <w:jc w:val="center"/>
              <w:rPr>
                <w:b/>
                <w:bCs/>
                <w:w w:val="99"/>
                <w:sz w:val="20"/>
                <w:szCs w:val="20"/>
              </w:rPr>
            </w:pPr>
            <w:r w:rsidRPr="00F22CEA">
              <w:rPr>
                <w:b/>
                <w:bCs/>
                <w:sz w:val="20"/>
                <w:szCs w:val="20"/>
              </w:rPr>
              <w:t>Cage Wash</w:t>
            </w:r>
            <w:r w:rsidRPr="00F22CEA">
              <w:rPr>
                <w:b/>
                <w:bCs/>
                <w:sz w:val="20"/>
                <w:szCs w:val="20"/>
              </w:rPr>
              <w:br/>
            </w:r>
            <w:r w:rsidRPr="00F22CEA">
              <w:rPr>
                <w:b/>
                <w:bCs/>
                <w:w w:val="99"/>
                <w:sz w:val="20"/>
                <w:szCs w:val="20"/>
              </w:rPr>
              <w:t>(%)</w:t>
            </w:r>
          </w:p>
        </w:tc>
        <w:tc>
          <w:tcPr>
            <w:tcW w:w="1286" w:type="dxa"/>
            <w:tcBorders>
              <w:top w:val="single" w:sz="8" w:space="0" w:color="auto"/>
            </w:tcBorders>
            <w:vAlign w:val="bottom"/>
          </w:tcPr>
          <w:p ns2:paraId="7D4AD8C4" ns2:textId="77777777" w:rsidR="002B167F" w:rsidRPr="00F22CEA" w:rsidRDefault="002B167F" w:rsidP="00CE1745">
            <w:pPr>
              <w:pStyle w:val="TableCenter"/>
              <w:rPr>
                <w:b/>
                <w:bCs/>
                <w:w w:val="99"/>
                <w:sz w:val="20"/>
                <w:szCs w:val="20"/>
              </w:rPr>
            </w:pPr>
            <w:r w:rsidRPr="00F22CEA">
              <w:rPr>
                <w:b/>
                <w:bCs/>
                <w:w w:val="99"/>
                <w:sz w:val="20"/>
                <w:szCs w:val="20"/>
              </w:rPr>
              <w:t>Bile</w:t>
            </w:r>
            <w:r>
              <w:rPr>
                <w:b/>
                <w:bCs/>
                <w:w w:val="99"/>
                <w:sz w:val="20"/>
                <w:szCs w:val="20"/>
              </w:rPr>
              <w:br/>
            </w:r>
            <w:r w:rsidRPr="00F22CEA">
              <w:rPr>
                <w:b/>
                <w:bCs/>
                <w:w w:val="99"/>
                <w:sz w:val="20"/>
                <w:szCs w:val="20"/>
              </w:rPr>
              <w:t>(%)</w:t>
            </w:r>
          </w:p>
        </w:tc>
        <w:tc>
          <w:tcPr>
            <w:tcW w:w="1287" w:type="dxa"/>
            <w:tcBorders>
              <w:top w:val="single" w:sz="8" w:space="0" w:color="auto"/>
            </w:tcBorders>
            <w:vAlign w:val="bottom"/>
          </w:tcPr>
          <w:p ns2:paraId="3B6ADBE7" ns2:textId="77777777" w:rsidR="002B167F" w:rsidRPr="00F22CEA" w:rsidRDefault="002B167F" w:rsidP="00CE1745">
            <w:pPr>
              <w:spacing w:after="60"/>
              <w:jc w:val="center"/>
              <w:rPr>
                <w:b/>
                <w:bCs/>
                <w:w w:val="99"/>
                <w:sz w:val="20"/>
                <w:szCs w:val="20"/>
              </w:rPr>
            </w:pPr>
            <w:r w:rsidRPr="00F22CEA">
              <w:rPr>
                <w:b/>
                <w:bCs/>
                <w:sz w:val="20"/>
                <w:szCs w:val="20"/>
              </w:rPr>
              <w:t>Total Dose Recovered</w:t>
            </w:r>
            <w:r w:rsidRPr="00F22CEA">
              <w:rPr>
                <w:b/>
                <w:bCs/>
                <w:sz w:val="20"/>
                <w:szCs w:val="20"/>
              </w:rPr>
              <w:br/>
            </w:r>
            <w:r w:rsidRPr="00F22CEA">
              <w:rPr>
                <w:b/>
                <w:bCs/>
                <w:w w:val="99"/>
                <w:sz w:val="20"/>
                <w:szCs w:val="20"/>
              </w:rPr>
              <w:t>(%)</w:t>
            </w:r>
          </w:p>
        </w:tc>
      </w:tr>
      <w:tr w:rsidR="002B167F" ns2:paraId="60EE57AF" ns2:textId="77777777" w:rsidTr="00A60660">
        <w:trPr>
          <w:trHeight w:val="422"/>
        </w:trPr>
        <w:tc>
          <w:tcPr>
            <w:tcW w:w="1286" w:type="dxa"/>
            <w:vAlign w:val="bottom"/>
          </w:tcPr>
          <w:p ns2:paraId="74DB26D6" ns2:textId="77777777" w:rsidR="002B167F" w:rsidRPr="00971077" w:rsidRDefault="002B167F" w:rsidP="00CE1745">
            <w:pPr>
              <w:pStyle w:val="TableCenter"/>
              <w:rPr>
                <w:sz w:val="20"/>
                <w:szCs w:val="20"/>
              </w:rPr>
            </w:pPr>
            <w:r w:rsidRPr="00971077">
              <w:rPr>
                <w:sz w:val="20"/>
                <w:szCs w:val="20"/>
              </w:rPr>
              <w:t>Intact</w:t>
            </w:r>
          </w:p>
        </w:tc>
        <w:tc>
          <w:tcPr>
            <w:tcW w:w="1286" w:type="dxa"/>
            <w:vAlign w:val="bottom"/>
          </w:tcPr>
          <w:p ns2:paraId="166DE6B1" ns2:textId="77777777" w:rsidR="002B167F" w:rsidRPr="00971077" w:rsidRDefault="002B167F" w:rsidP="00CE1745">
            <w:pPr>
              <w:pStyle w:val="TableCenter"/>
              <w:rPr>
                <w:sz w:val="20"/>
                <w:szCs w:val="20"/>
              </w:rPr>
            </w:pPr>
            <w:r w:rsidRPr="005B0A11">
              <w:rPr>
                <w:sz w:val="20"/>
                <w:szCs w:val="20"/>
              </w:rPr>
              <w:t>0-168 h</w:t>
            </w:r>
          </w:p>
        </w:tc>
        <w:tc>
          <w:tcPr>
            <w:tcW w:w="1287" w:type="dxa"/>
            <w:vAlign w:val="bottom"/>
          </w:tcPr>
          <w:p ns2:paraId="1137CD06" ns2:textId="77777777" w:rsidR="002B167F" w:rsidRPr="00971077" w:rsidRDefault="002B167F" w:rsidP="00CE1745">
            <w:pPr>
              <w:pStyle w:val="TableCenter"/>
              <w:rPr>
                <w:sz w:val="20"/>
                <w:szCs w:val="20"/>
              </w:rPr>
            </w:pPr>
            <w:r w:rsidRPr="005B0A11">
              <w:rPr>
                <w:sz w:val="20"/>
                <w:szCs w:val="20"/>
              </w:rPr>
              <w:t>18.63 ± 1.61</w:t>
            </w:r>
          </w:p>
        </w:tc>
        <w:tc>
          <w:tcPr>
            <w:tcW w:w="1286" w:type="dxa"/>
            <w:vAlign w:val="bottom"/>
          </w:tcPr>
          <w:p ns2:paraId="24C125EA" ns2:textId="77777777" w:rsidR="002B167F" w:rsidRPr="00971077" w:rsidRDefault="002B167F" w:rsidP="00CE1745">
            <w:pPr>
              <w:pStyle w:val="TableCenter"/>
              <w:rPr>
                <w:sz w:val="20"/>
                <w:szCs w:val="20"/>
              </w:rPr>
            </w:pPr>
            <w:r w:rsidRPr="00971077">
              <w:rPr>
                <w:sz w:val="20"/>
                <w:szCs w:val="20"/>
              </w:rPr>
              <w:t>72.32 ± 7.59</w:t>
            </w:r>
          </w:p>
        </w:tc>
        <w:tc>
          <w:tcPr>
            <w:tcW w:w="1287" w:type="dxa"/>
            <w:vAlign w:val="bottom"/>
          </w:tcPr>
          <w:p ns2:paraId="20D84778" ns2:textId="77777777" w:rsidR="002B167F" w:rsidRPr="00971077" w:rsidRDefault="002B167F" w:rsidP="00CE1745">
            <w:pPr>
              <w:pStyle w:val="TableCenter"/>
              <w:rPr>
                <w:sz w:val="20"/>
                <w:szCs w:val="20"/>
              </w:rPr>
            </w:pPr>
            <w:r w:rsidRPr="00971077">
              <w:rPr>
                <w:sz w:val="20"/>
                <w:szCs w:val="20"/>
              </w:rPr>
              <w:t>2.50 ± 0.46</w:t>
            </w:r>
          </w:p>
        </w:tc>
        <w:tc>
          <w:tcPr>
            <w:tcW w:w="1286" w:type="dxa"/>
            <w:vAlign w:val="bottom"/>
          </w:tcPr>
          <w:p ns2:paraId="243A88AF" ns2:textId="77777777" w:rsidR="002B167F" w:rsidRPr="00971077" w:rsidRDefault="002B167F" w:rsidP="00CE1745">
            <w:pPr>
              <w:pStyle w:val="TableCenter"/>
              <w:rPr>
                <w:sz w:val="20"/>
                <w:szCs w:val="20"/>
              </w:rPr>
            </w:pPr>
            <w:r w:rsidRPr="00971077">
              <w:rPr>
                <w:sz w:val="20"/>
                <w:szCs w:val="20"/>
              </w:rPr>
              <w:t>NA</w:t>
            </w:r>
          </w:p>
        </w:tc>
        <w:tc>
          <w:tcPr>
            <w:tcW w:w="1287" w:type="dxa"/>
            <w:vAlign w:val="bottom"/>
          </w:tcPr>
          <w:p ns2:paraId="749A5CFD" ns2:textId="77777777" w:rsidR="002B167F" w:rsidRPr="00971077" w:rsidRDefault="002B167F" w:rsidP="00CE1745">
            <w:pPr>
              <w:pStyle w:val="TableCenter"/>
              <w:rPr>
                <w:sz w:val="20"/>
                <w:szCs w:val="20"/>
              </w:rPr>
            </w:pPr>
            <w:r w:rsidRPr="00971077">
              <w:rPr>
                <w:sz w:val="20"/>
                <w:szCs w:val="20"/>
              </w:rPr>
              <w:t>93.44 ± 7.13</w:t>
            </w:r>
          </w:p>
        </w:tc>
      </w:tr>
      <w:tr w:rsidR="002B167F" ns2:paraId="6F50FE28" ns2:textId="77777777" w:rsidTr="00A60660">
        <w:trPr>
          <w:trHeight w:val="422"/>
        </w:trPr>
        <w:tc>
          <w:tcPr>
            <w:tcW w:w="1286" w:type="dxa"/>
            <w:vAlign w:val="bottom"/>
          </w:tcPr>
          <w:p ns2:paraId="32A6C57E" ns2:textId="77777777" w:rsidR="002B167F" w:rsidRPr="00971077" w:rsidRDefault="002B167F" w:rsidP="00CE1745">
            <w:pPr>
              <w:pStyle w:val="TableCenter"/>
              <w:rPr>
                <w:sz w:val="20"/>
                <w:szCs w:val="20"/>
              </w:rPr>
            </w:pPr>
            <w:r w:rsidRPr="00971077">
              <w:rPr>
                <w:sz w:val="20"/>
                <w:szCs w:val="20"/>
              </w:rPr>
              <w:t>BDC</w:t>
            </w:r>
          </w:p>
        </w:tc>
        <w:tc>
          <w:tcPr>
            <w:tcW w:w="1286" w:type="dxa"/>
            <w:vAlign w:val="bottom"/>
          </w:tcPr>
          <w:p ns2:paraId="42F34259" ns2:textId="77777777" w:rsidR="002B167F" w:rsidRPr="00971077" w:rsidRDefault="002B167F" w:rsidP="00CE1745">
            <w:pPr>
              <w:pStyle w:val="TableCenter"/>
              <w:rPr>
                <w:sz w:val="20"/>
                <w:szCs w:val="20"/>
              </w:rPr>
            </w:pPr>
            <w:r w:rsidRPr="005B0A11">
              <w:rPr>
                <w:sz w:val="20"/>
                <w:szCs w:val="20"/>
              </w:rPr>
              <w:t>0-72 h</w:t>
            </w:r>
          </w:p>
        </w:tc>
        <w:tc>
          <w:tcPr>
            <w:tcW w:w="1287" w:type="dxa"/>
            <w:vAlign w:val="bottom"/>
          </w:tcPr>
          <w:p ns2:paraId="0945266E" ns2:textId="77777777" w:rsidR="002B167F" w:rsidRPr="00971077" w:rsidRDefault="002B167F" w:rsidP="00CE1745">
            <w:pPr>
              <w:pStyle w:val="TableCenter"/>
              <w:rPr>
                <w:sz w:val="20"/>
                <w:szCs w:val="20"/>
              </w:rPr>
            </w:pPr>
            <w:r w:rsidRPr="005B0A11">
              <w:rPr>
                <w:sz w:val="20"/>
                <w:szCs w:val="20"/>
              </w:rPr>
              <w:t>23.92 ± 5.90</w:t>
            </w:r>
          </w:p>
        </w:tc>
        <w:tc>
          <w:tcPr>
            <w:tcW w:w="1286" w:type="dxa"/>
            <w:vAlign w:val="bottom"/>
          </w:tcPr>
          <w:p ns2:paraId="3CDFF21F" ns2:textId="77777777" w:rsidR="002B167F" w:rsidRPr="00971077" w:rsidRDefault="002B167F" w:rsidP="00CE1745">
            <w:pPr>
              <w:pStyle w:val="TableCenter"/>
              <w:rPr>
                <w:sz w:val="20"/>
                <w:szCs w:val="20"/>
              </w:rPr>
            </w:pPr>
            <w:r w:rsidRPr="00971077">
              <w:rPr>
                <w:sz w:val="20"/>
                <w:szCs w:val="20"/>
              </w:rPr>
              <w:t>11.30 ± 1.58</w:t>
            </w:r>
          </w:p>
        </w:tc>
        <w:tc>
          <w:tcPr>
            <w:tcW w:w="1287" w:type="dxa"/>
            <w:vAlign w:val="bottom"/>
          </w:tcPr>
          <w:p ns2:paraId="765876E2" ns2:textId="77777777" w:rsidR="002B167F" w:rsidRPr="00971077" w:rsidRDefault="002B167F" w:rsidP="00CE1745">
            <w:pPr>
              <w:pStyle w:val="TableCenter"/>
              <w:rPr>
                <w:sz w:val="20"/>
                <w:szCs w:val="20"/>
              </w:rPr>
            </w:pPr>
            <w:r w:rsidRPr="00971077">
              <w:rPr>
                <w:sz w:val="20"/>
                <w:szCs w:val="20"/>
              </w:rPr>
              <w:t>2.27 ± 1.88</w:t>
            </w:r>
          </w:p>
        </w:tc>
        <w:tc>
          <w:tcPr>
            <w:tcW w:w="1286" w:type="dxa"/>
            <w:vAlign w:val="bottom"/>
          </w:tcPr>
          <w:p ns2:paraId="3AD5C452" ns2:textId="77777777" w:rsidR="002B167F" w:rsidRPr="00971077" w:rsidRDefault="002B167F" w:rsidP="00CE1745">
            <w:pPr>
              <w:pStyle w:val="TableCenter"/>
              <w:rPr>
                <w:sz w:val="20"/>
                <w:szCs w:val="20"/>
              </w:rPr>
            </w:pPr>
            <w:r w:rsidRPr="005B0A11">
              <w:rPr>
                <w:sz w:val="20"/>
                <w:szCs w:val="20"/>
              </w:rPr>
              <w:t>51.50 ± 6.43</w:t>
            </w:r>
          </w:p>
        </w:tc>
        <w:tc>
          <w:tcPr>
            <w:tcW w:w="1287" w:type="dxa"/>
            <w:vAlign w:val="bottom"/>
          </w:tcPr>
          <w:p ns2:paraId="35D96052" ns2:textId="77777777" w:rsidR="002B167F" w:rsidRPr="00971077" w:rsidRDefault="002B167F" w:rsidP="00CE1745">
            <w:pPr>
              <w:pStyle w:val="TableCenter"/>
              <w:rPr>
                <w:sz w:val="20"/>
                <w:szCs w:val="20"/>
              </w:rPr>
            </w:pPr>
            <w:r w:rsidRPr="00971077">
              <w:rPr>
                <w:sz w:val="20"/>
                <w:szCs w:val="20"/>
              </w:rPr>
              <w:t>88.99 ± 1.93</w:t>
            </w:r>
          </w:p>
        </w:tc>
      </w:tr>
      <w:tr w:rsidR="002B167F" w:rsidRPr="004E127C" ns2:paraId="668B16D0" ns2:textId="77777777" w:rsidTr="00A60660">
        <w:trPr>
          <w:trHeight w:val="260"/>
        </w:trPr>
        <w:tc>
          <w:tcPr>
            <w:tcW w:w="9005" w:type="dxa"/>
            <w:gridSpan w:val="7"/>
            <w:vAlign w:val="bottom"/>
          </w:tcPr>
          <w:p ns2:paraId="1133329B" ns2:textId="77777777" w:rsidR="002B167F" w:rsidRDefault="002B167F" w:rsidP="00CE1745">
            <w:pPr>
              <w:pStyle w:val="TableFootnoteSymbol"/>
              <w:ind w:left="90"/>
              <w:rPr>
                <w:szCs w:val="18"/>
              </w:rPr>
            </w:pPr>
            <w:r>
              <w:rPr>
                <w:szCs w:val="18"/>
              </w:rPr>
              <w:t>BDC=</w:t>
            </w:r>
            <w:r w:rsidRPr="00F75587">
              <w:rPr>
                <w:szCs w:val="18"/>
              </w:rPr>
              <w:t>bile duct cannulated</w:t>
            </w:r>
            <w:r>
              <w:rPr>
                <w:szCs w:val="18"/>
              </w:rPr>
              <w:t>; h=hour(s); IV=intravenous; n=number; NA=not applicable; SD=standard deviation.</w:t>
            </w:r>
          </w:p>
          <w:p ns2:paraId="74291156" ns2:textId="77777777" w:rsidR="002B167F" w:rsidRPr="00A41140" w:rsidRDefault="002B167F" w:rsidP="00CE1745">
            <w:pPr>
              <w:spacing w:after="60"/>
              <w:ind w:left="90"/>
              <w:rPr>
                <w:szCs w:val="18"/>
              </w:rPr>
            </w:pPr>
            <w:bookmarkStart w:id="99" w:name="_Hlk149314816"/>
            <w:r>
              <w:rPr>
                <w:sz w:val="18"/>
                <w:szCs w:val="18"/>
              </w:rPr>
              <w:t xml:space="preserve">Source: adapted from nonclinical study report </w:t>
            </w:r>
            <w:r w:rsidRPr="008B6592">
              <w:rPr>
                <w:sz w:val="18"/>
                <w:szCs w:val="18"/>
              </w:rPr>
              <w:t>pk015l006632571</w:t>
            </w:r>
            <w:bookmarkEnd w:id="99"/>
          </w:p>
        </w:tc>
      </w:tr>
    </w:tbl>
    <w:p ns2:paraId="71EE6A40" ns2:textId="77777777" w:rsidR="002B167F" w:rsidRPr="002B167F" w:rsidRDefault="002B167F" w:rsidP="002B167F">
      <w:pPr>
        <w:pStyle w:val="ListEnd"/>
      </w:pPr>
      <w:ins w:id="6546" w:author="GoldenCorpusHarness" w:date="2026-03-28T21:57:55Z">
        <w:r>
          <w:t>Quantitative immunoassays that used a two-step sandwich ELISA method were developed and validated for quantitation of sac-TMT-ADC in serum and tumor tissue of BALB/c mice (VRA2018086BA08MK2870 / Kelun Report No. A2018086-BA08) and for sac-TMT-TAb in serum and tumor tissue of BALB/c mice (VRA2018086BA09MK2870 / Kelun Report No. A2018086-BA09). The same assay format was used for quantification of sac-TMT-ADC (VRA2018086BA04MK2870 / Kelun Report No. A2018086-BA04) and sac-TMT-TAb / sacituzumab (VRA2018086BA05MK2870 / Kelun Report No. A2018086-BA05) in serum of cynomolgus monkeys. The sac-TMT-ADC was captured from serum samples in 96-well assay plates coated with anti-KLY012 antibody 14D12, and sac-TMT-TAb / sacituzumab was captured with recombinant TROP2-His protein. All immobilized immune complexes were detected with HRP conjugated secondary antibody (antihuman IgG-HRP, adsorbed antibody) and a chromogenic substrate. All assays used the same methodology and had a LLOQ for sac-TMT-ADC, sac-TMT-TAb / sacituzumab of 7.813 ng/mL.</w:t>
        </w:r>
      </w:ins>
    </w:p>
    <w:p ns2:paraId="4C035691" ns2:textId="54483827" w:rsidR="002B167F" w:rsidRDefault="002B167F" w:rsidP="002B167F">
      <w:pPr>
        <w:pStyle w:val="Heading5"/>
      </w:pPr>
      <w:ins w:id="6547" w:author="GoldenCorpusHarness" w:date="2026-03-28T21:57:55Z">
        <w:r>
          <w:t>Detection of ADA employed bridging-</w:t>
        </w:r>
      </w:ins>
      <w:r>
        <w:t>E</w:t>
      </w:r>
      <w:del w:id="6548" w:author="GoldenCorpusHarness" w:date="2026-03-28T21:57:55Z">
        <w:r>
          <w:delText>xcretion of [3H</w:delText>
        </w:r>
      </w:del>
      <w:ins w:id="6549" w:author="GoldenCorpusHarness" w:date="2026-03-28T21:57:55Z">
        <w:r>
          <w:t>LISA methods and were developed and validated for the determination of anti</w:t>
        </w:r>
      </w:ins>
      <w:r>
        <w:t>-</w:t>
      </w:r>
      <w:del w:id="6550" w:author="GoldenCorpusHarness" w:date="2026-03-28T21:57:55Z">
        <w:r>
          <w:delText>KL610023]S</w:delText>
        </w:r>
      </w:del>
      <w:ins w:id="6551" w:author="GoldenCorpusHarness" w:date="2026-03-28T21:57:55Z">
        <w:r>
          <w:t>s</w:t>
        </w:r>
      </w:ins>
      <w:r>
        <w:t>ac-TMT a</w:t>
      </w:r>
      <w:del w:id="6552" w:author="GoldenCorpusHarness" w:date="2026-03-28T21:57:55Z">
        <w:r>
          <w:delText>fter</w:delText>
        </w:r>
      </w:del>
      <w:ins w:id="6553" w:author="GoldenCorpusHarness" w:date="2026-03-28T21:57:55Z">
        <w:r>
          <w:t>ntibody in serum of cynomolgus monkeys (VRA2018086BA06MK2870 / Kelun Report No. A2018086-BA06), and for anti-sacituzumab antibody in serum of cynomolgus monkeys (VRA2018086BA07MK2870 / Kelun Report No. A2018086-BA07). These methods comprised 2 components of a screening assay for discrimination of positive and negative samples, and a confirmation assay to establish the specificity of positive samples.</w:t>
        </w:r>
      </w:ins>
      <w:r>
        <w:t xml:space="preserve"> S</w:t>
      </w:r>
      <w:del w:id="6554" w:author="GoldenCorpusHarness" w:date="2026-03-28T21:57:55Z">
        <w:r>
          <w:delText>ingle IV Injection in</w:delText>
        </w:r>
      </w:del>
      <w:ins w:id="6555" w:author="GoldenCorpusHarness" w:date="2026-03-28T21:57:55Z">
        <w:r>
          <w:t>ensitivity of detection of anti-sac-TMT antibody method in cynomolgus monkey serum was 97.657 ng/mL with drug tolerance of 200 ng/mL or 2000 ng/mL at the positive control concentrations of 200 ng/mL or 2000 ng/mL, respectively.</w:t>
        </w:r>
      </w:ins>
      <w:r>
        <w:t xml:space="preserve"> S</w:t>
      </w:r>
      <w:del w:id="6556" w:author="GoldenCorpusHarness" w:date="2026-03-28T21:57:55Z">
        <w:r>
          <w:delText>D Rats</w:delText>
        </w:r>
      </w:del>
      <w:ins w:id="6557" w:author="GoldenCorpusHarness" w:date="2026-03-28T21:57:55Z">
        <w:r>
          <w:t>ensitivity of detection of anti-sacituzumab antibody method in cynomolgus monkey serum was 48.828 ng/mL with drug tolerance of 400 ng/mL or 500 ng/mL at the positive control concentrations of 100 ng/mL or 1000 ng/mL, respectively.</w:t>
        </w:r>
      </w:ins>
    </w:p>
    <w:p ns2:paraId="196AF2D0" ns2:textId="58991746" w:rsidR="004F7D71" w:rsidRDefault="002B167F" w:rsidP="002B167F">
      <w:pPr>
        <w:pStyle w:val="Paragraph"/>
      </w:pPr>
      <w:del w:id="6558" w:author="GoldenCorpusHarness" w:date="2026-03-28T21:57:55Z">
        <w:r>
          <w:delText>E</w:delText>
        </w:r>
      </w:del>
      <w:ins w:id="6559" w:author="GoldenCorpusHarness" w:date="2026-03-28T21:57:55Z">
        <w:r>
          <w:t>In addition, the monkey-related analytical methods for sac-TMT, anti-sac-TMT antibody, anti-sacituzumab antibody and sac-TMT-TAb were partially validated (vra2020217reba00201mk2870 / Kelun Report No. A2020217-MV-BA002-01; vra2020217reba00301mk2870 / Kelun Report No. A2020217-MV-BA003-01; vra2020217reba00401mk2870 / Kelun Report No. A2020217-MV-BA004-01; vra2020217reba00501mk2870 / Kelun Report No. A2020217-MV-BA005-01) during the 14week to</w:t>
        </w:r>
      </w:ins>
      <w:r>
        <w:t>x</w:t>
      </w:r>
      <w:del w:id="6560" w:author="GoldenCorpusHarness" w:date="2026-03-28T21:57:55Z">
        <w:r>
          <w:delText>cretion and mass balance of [3H-KL610023]sac-TMT was studied in intact and in BDC SD rats after a sin</w:delText>
        </w:r>
      </w:del>
      <w:ins w:id="6561" w:author="GoldenCorpusHarness" w:date="2026-03-28T21:57:55Z">
        <w:r>
          <w:t>icity study in cynomol</w:t>
        </w:r>
      </w:ins>
      <w:r>
        <w:t>g</w:t>
      </w:r>
      <w:del w:id="6562" w:author="GoldenCorpusHarness" w:date="2026-03-28T21:57:55Z">
        <w:r>
          <w:delText>le IV dose (pk007MK2870 / Kelun Report No</w:delText>
        </w:r>
      </w:del>
      <w:ins w:id="6563" w:author="GoldenCorpusHarness" w:date="2026-03-28T21:57:55Z">
        <w:r>
          <w:t>us monkeys</w:t>
        </w:r>
      </w:ins>
      <w:r>
        <w:t>.</w:t>
      </w:r>
      <w:del w:id="6564" w:author="GoldenCorpusHarness" w:date="2026-03-28T21:57:55Z">
        <w:r>
          <w:delText xml:space="preserve"> VPS18702). The excretion and mass balance data are summarized in [Table 3]. Approximately 87.63% of the administered dose was recovered from intact rats over 0 to 840 hours post dose interval, having 11.84% in urine, 71.11% in feces, 2.54% in cage rinse/wash, and 2.15% in the carcass. The sac-TMT-derived radioactivity was slowly excreted in urine and feces. Approximately 67.91% of the administered dose was recovered within the first week post dose, and the excretion of second, third, fourth, and fifth week were 13.92%, 2.09%, 0.95%, and 0.62%, respectively. Approximately 57.43% of the administered dose was recovered from BDC rats within 0 to 72 hours, having 34.46% in bile, 11.41% in urine, 10.61% in feces, and 0.95% in cage rinse/wash, indicating from feces was the main excretion route for [3H KL610023]sac-TMT.</w:delText>
        </w:r>
      </w:del>
    </w:p>
    <w:p ns2:paraId="4FAEF4F1" ns2:textId="3A8F8325" w:rsidR="002B167F" w:rsidRDefault="002B167F" w:rsidP="002B167F">
      <w:pPr>
        <w:pStyle w:val="TableTitle"/>
      </w:pPr>
      <w:del w:id="6565" w:author="GoldenCorpusHarness" w:date="2026-03-28T21:57:55Z">
        <w:r>
          <w:delText>Ta</w:delText>
        </w:r>
      </w:del>
      <w:ins w:id="6566" w:author="GoldenCorpusHarness" w:date="2026-03-28T21:57:55Z">
        <w:r>
          <w:t>A</w:t>
        </w:r>
      </w:ins>
      <w:r>
        <w:t>b</w:t>
      </w:r>
      <w:del w:id="6567" w:author="GoldenCorpusHarness" w:date="2026-03-28T21:57:55Z">
        <w:r>
          <w:delText>le 3Pe</w:delText>
        </w:r>
      </w:del>
      <w:ins w:id="6568" w:author="GoldenCorpusHarness" w:date="2026-03-28T21:57:55Z">
        <w:r>
          <w:t>so</w:t>
        </w:r>
      </w:ins>
      <w:r>
        <w:t>r</w:t>
      </w:r>
      <w:del w:id="6569" w:author="GoldenCorpusHarness" w:date="2026-03-28T21:57:55Z">
        <w:r>
          <w:delText>cent of the Administered Radioactivity Dose Recovered after a Single IV Injec</w:delText>
        </w:r>
      </w:del>
      <w:ins w:id="6570" w:author="GoldenCorpusHarness" w:date="2026-03-28T21:57:55Z">
        <w:r>
          <w:t>p</w:t>
        </w:r>
      </w:ins>
      <w:r>
        <w:t xml:space="preserve">tion </w:t>
      </w:r>
      <w:del w:id="6571" w:author="GoldenCorpusHarness" w:date="2026-03-28T21:57:55Z">
        <w:r>
          <w:delText>of</w:delText>
        </w:r>
      </w:del>
      <w:ins w:id="6572" w:author="GoldenCorpusHarness" w:date="2026-03-28T21:57:55Z">
        <w:r>
          <w:t>and</w:t>
        </w:r>
      </w:ins>
      <w:r>
        <w:t xml:space="preserve"> </w:t>
      </w:r>
      <w:del w:id="6573" w:author="GoldenCorpusHarness" w:date="2026-03-28T21:57:55Z">
        <w:r>
          <w:delText>[3H-KL610023]S</w:delText>
        </w:r>
      </w:del>
      <w:ins w:id="6574" w:author="GoldenCorpusHarness" w:date="2026-03-28T21:57:55Z">
        <w:r>
          <w:t>Pharm</w:t>
        </w:r>
      </w:ins>
      <w:r>
        <w:t>ac</w:t>
      </w:r>
      <w:del w:id="6575" w:author="GoldenCorpusHarness" w:date="2026-03-28T21:57:55Z">
        <w:r>
          <w:delText>-TMT a</w:delText>
        </w:r>
      </w:del>
      <w:ins w:id="6576" w:author="GoldenCorpusHarness" w:date="2026-03-28T21:57:55Z">
        <w:r>
          <w:t>okine</w:t>
        </w:r>
      </w:ins>
      <w:r>
        <w:t>t</w:t>
      </w:r>
      <w:del w:id="6577" w:author="GoldenCorpusHarness" w:date="2026-03-28T21:57:55Z">
        <w:r>
          <w:delText xml:space="preserve"> 3 mg/100 µC</w:delText>
        </w:r>
      </w:del>
      <w:r>
        <w:t>i</w:t>
      </w:r>
      <w:del w:id="6578" w:author="GoldenCorpusHarness" w:date="2026-03-28T21:57:55Z">
        <w:r>
          <w:delText>/kg to SD Rat</w:delText>
        </w:r>
      </w:del>
      <w:ins w:id="6579" w:author="GoldenCorpusHarness" w:date="2026-03-28T21:57:55Z">
        <w:r>
          <w:t>c</w:t>
        </w:r>
      </w:ins>
      <w:r>
        <w:t>s</w:t>
      </w:r>
      <w:del w:id="6580" w:author="GoldenCorpusHarness" w:date="2026-03-28T21:57:55Z">
        <w:r>
          <w:delText xml:space="preserve"> (Mean ± SD, n = 6)</w:delText>
        </w:r>
      </w:del>
    </w:p>
    <w:tbl>
      <w:tblPr>
        <w:tblW w:w="900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990"/>
        <w:gridCol w:w="1145"/>
        <w:gridCol w:w="1145"/>
        <w:gridCol w:w="1145"/>
        <w:gridCol w:w="1145"/>
        <w:gridCol w:w="1145"/>
        <w:gridCol w:w="1145"/>
        <w:gridCol w:w="1145"/>
      </w:tblGrid>
      <w:tr w:rsidR="002B167F" ns2:paraId="45D5DF7D" ns2:textId="77777777" w:rsidTr="00A60660">
        <w:trPr>
          <w:trHeight w:val="422"/>
          <w:tblHeader/>
        </w:trPr>
        <w:tc>
          <w:tcPr>
            <w:tcW w:w="990" w:type="dxa"/>
            <w:vAlign w:val="bottom"/>
          </w:tcPr>
          <w:p ns2:paraId="279CF709" ns2:textId="77777777" w:rsidR="002B167F" w:rsidRPr="0094443F" w:rsidRDefault="002B167F" w:rsidP="00A60660">
            <w:pPr>
              <w:pStyle w:val="TableCenter"/>
              <w:spacing w:before="40" w:after="40"/>
              <w:rPr>
                <w:b/>
                <w:bCs/>
                <w:sz w:val="20"/>
                <w:szCs w:val="20"/>
              </w:rPr>
            </w:pPr>
            <w:r w:rsidRPr="0094443F">
              <w:rPr>
                <w:b/>
                <w:bCs/>
                <w:sz w:val="20"/>
                <w:szCs w:val="20"/>
              </w:rPr>
              <w:t>Rats</w:t>
            </w:r>
          </w:p>
        </w:tc>
        <w:tc>
          <w:tcPr>
            <w:tcW w:w="1145" w:type="dxa"/>
            <w:vAlign w:val="bottom"/>
          </w:tcPr>
          <w:p ns2:paraId="4BBDE98A" ns2:textId="77777777" w:rsidR="002B167F" w:rsidRPr="0094443F" w:rsidRDefault="002B167F" w:rsidP="00A60660">
            <w:pPr>
              <w:pStyle w:val="TableCenter"/>
              <w:spacing w:before="40" w:after="40"/>
              <w:rPr>
                <w:b/>
                <w:bCs/>
                <w:sz w:val="20"/>
                <w:szCs w:val="20"/>
              </w:rPr>
            </w:pPr>
            <w:r w:rsidRPr="0094443F">
              <w:rPr>
                <w:b/>
                <w:bCs/>
                <w:sz w:val="20"/>
                <w:szCs w:val="20"/>
              </w:rPr>
              <w:t>Collection Time</w:t>
            </w:r>
          </w:p>
        </w:tc>
        <w:tc>
          <w:tcPr>
            <w:tcW w:w="1145" w:type="dxa"/>
            <w:vAlign w:val="bottom"/>
          </w:tcPr>
          <w:p ns2:paraId="4FB521BB" ns2:textId="77777777" w:rsidR="002B167F" w:rsidRPr="0094443F" w:rsidRDefault="002B167F" w:rsidP="00A60660">
            <w:pPr>
              <w:pStyle w:val="TableCenter"/>
              <w:spacing w:before="40" w:after="40"/>
              <w:rPr>
                <w:b/>
                <w:bCs/>
                <w:sz w:val="20"/>
                <w:szCs w:val="20"/>
              </w:rPr>
            </w:pPr>
            <w:r w:rsidRPr="0094443F">
              <w:rPr>
                <w:b/>
                <w:bCs/>
                <w:sz w:val="20"/>
                <w:szCs w:val="20"/>
              </w:rPr>
              <w:t xml:space="preserve">Urine </w:t>
            </w:r>
            <w:r>
              <w:rPr>
                <w:b/>
                <w:bCs/>
                <w:sz w:val="20"/>
                <w:szCs w:val="20"/>
              </w:rPr>
              <w:br/>
            </w:r>
            <w:r w:rsidRPr="0094443F">
              <w:rPr>
                <w:b/>
                <w:bCs/>
                <w:sz w:val="20"/>
                <w:szCs w:val="20"/>
              </w:rPr>
              <w:t>(%)</w:t>
            </w:r>
          </w:p>
        </w:tc>
        <w:tc>
          <w:tcPr>
            <w:tcW w:w="1145" w:type="dxa"/>
            <w:vAlign w:val="bottom"/>
          </w:tcPr>
          <w:p ns2:paraId="72DBF186" ns2:textId="77777777" w:rsidR="002B167F" w:rsidRPr="0094443F" w:rsidRDefault="002B167F" w:rsidP="00A60660">
            <w:pPr>
              <w:pStyle w:val="TableCenter"/>
              <w:spacing w:before="40" w:after="40"/>
              <w:rPr>
                <w:b/>
                <w:bCs/>
                <w:sz w:val="20"/>
                <w:szCs w:val="20"/>
              </w:rPr>
            </w:pPr>
            <w:r w:rsidRPr="0094443F">
              <w:rPr>
                <w:b/>
                <w:bCs/>
                <w:sz w:val="20"/>
                <w:szCs w:val="20"/>
              </w:rPr>
              <w:t xml:space="preserve">Feces </w:t>
            </w:r>
            <w:r>
              <w:rPr>
                <w:b/>
                <w:bCs/>
                <w:sz w:val="20"/>
                <w:szCs w:val="20"/>
              </w:rPr>
              <w:br/>
            </w:r>
            <w:r w:rsidRPr="0094443F">
              <w:rPr>
                <w:b/>
                <w:bCs/>
                <w:sz w:val="20"/>
                <w:szCs w:val="20"/>
              </w:rPr>
              <w:t>(%)</w:t>
            </w:r>
          </w:p>
        </w:tc>
        <w:tc>
          <w:tcPr>
            <w:tcW w:w="1145" w:type="dxa"/>
            <w:vAlign w:val="bottom"/>
          </w:tcPr>
          <w:p ns2:paraId="7ACDA5C6" ns2:textId="77777777" w:rsidR="002B167F" w:rsidRPr="0094443F" w:rsidRDefault="002B167F" w:rsidP="00A60660">
            <w:pPr>
              <w:pStyle w:val="TableCenter"/>
              <w:spacing w:before="40" w:after="40"/>
              <w:rPr>
                <w:b/>
                <w:bCs/>
                <w:sz w:val="20"/>
                <w:szCs w:val="20"/>
              </w:rPr>
            </w:pPr>
            <w:r w:rsidRPr="0094443F">
              <w:rPr>
                <w:b/>
                <w:bCs/>
                <w:sz w:val="20"/>
                <w:szCs w:val="20"/>
              </w:rPr>
              <w:t>Cage Wash (%)</w:t>
            </w:r>
          </w:p>
        </w:tc>
        <w:tc>
          <w:tcPr>
            <w:tcW w:w="1145" w:type="dxa"/>
            <w:vAlign w:val="bottom"/>
          </w:tcPr>
          <w:p ns2:paraId="3E5DA620" ns2:textId="77777777" w:rsidR="002B167F" w:rsidRPr="0094443F" w:rsidRDefault="002B167F" w:rsidP="00A60660">
            <w:pPr>
              <w:pStyle w:val="TableCenter"/>
              <w:spacing w:before="40" w:after="40"/>
              <w:rPr>
                <w:b/>
                <w:bCs/>
                <w:sz w:val="20"/>
                <w:szCs w:val="20"/>
              </w:rPr>
            </w:pPr>
            <w:r w:rsidRPr="0094443F">
              <w:rPr>
                <w:b/>
                <w:bCs/>
                <w:sz w:val="20"/>
                <w:szCs w:val="20"/>
              </w:rPr>
              <w:t xml:space="preserve">Bile </w:t>
            </w:r>
            <w:r>
              <w:rPr>
                <w:b/>
                <w:bCs/>
                <w:sz w:val="20"/>
                <w:szCs w:val="20"/>
              </w:rPr>
              <w:br/>
            </w:r>
            <w:r w:rsidRPr="0094443F">
              <w:rPr>
                <w:b/>
                <w:bCs/>
                <w:sz w:val="20"/>
                <w:szCs w:val="20"/>
              </w:rPr>
              <w:t>(%)</w:t>
            </w:r>
          </w:p>
        </w:tc>
        <w:tc>
          <w:tcPr>
            <w:tcW w:w="1145" w:type="dxa"/>
            <w:vAlign w:val="bottom"/>
          </w:tcPr>
          <w:p ns2:paraId="29BAE395" ns2:textId="77777777" w:rsidR="002B167F" w:rsidRPr="0094443F" w:rsidRDefault="002B167F" w:rsidP="00A60660">
            <w:pPr>
              <w:pStyle w:val="TableCenter"/>
              <w:spacing w:before="40" w:after="40"/>
              <w:rPr>
                <w:b/>
                <w:bCs/>
                <w:sz w:val="20"/>
                <w:szCs w:val="20"/>
              </w:rPr>
            </w:pPr>
            <w:r w:rsidRPr="0094443F">
              <w:rPr>
                <w:b/>
                <w:bCs/>
                <w:sz w:val="20"/>
                <w:szCs w:val="20"/>
              </w:rPr>
              <w:t xml:space="preserve">Carcass </w:t>
            </w:r>
            <w:r>
              <w:rPr>
                <w:b/>
                <w:bCs/>
                <w:sz w:val="20"/>
                <w:szCs w:val="20"/>
              </w:rPr>
              <w:br/>
            </w:r>
            <w:r w:rsidRPr="0094443F">
              <w:rPr>
                <w:b/>
                <w:bCs/>
                <w:sz w:val="20"/>
                <w:szCs w:val="20"/>
              </w:rPr>
              <w:t>(%)</w:t>
            </w:r>
          </w:p>
        </w:tc>
        <w:tc>
          <w:tcPr>
            <w:tcW w:w="1145" w:type="dxa"/>
            <w:vAlign w:val="bottom"/>
          </w:tcPr>
          <w:p ns2:paraId="01B98953" ns2:textId="77777777" w:rsidR="002B167F" w:rsidRPr="0094443F" w:rsidRDefault="002B167F" w:rsidP="00A60660">
            <w:pPr>
              <w:pStyle w:val="TableCenter"/>
              <w:spacing w:before="40" w:after="40"/>
              <w:rPr>
                <w:b/>
                <w:bCs/>
                <w:sz w:val="20"/>
                <w:szCs w:val="20"/>
              </w:rPr>
            </w:pPr>
            <w:r w:rsidRPr="0094443F">
              <w:rPr>
                <w:b/>
                <w:bCs/>
                <w:sz w:val="20"/>
                <w:szCs w:val="20"/>
              </w:rPr>
              <w:t>Total Dose Recovered (%)</w:t>
            </w:r>
          </w:p>
        </w:tc>
      </w:tr>
      <w:tr w:rsidR="002B167F" ns2:paraId="076870AF" ns2:textId="77777777" w:rsidTr="00A60660">
        <w:trPr>
          <w:trHeight w:val="422"/>
        </w:trPr>
        <w:tc>
          <w:tcPr>
            <w:tcW w:w="990" w:type="dxa"/>
          </w:tcPr>
          <w:p ns2:paraId="38EB89F1" ns2:textId="77777777" w:rsidR="002B167F" w:rsidRPr="00426436" w:rsidRDefault="002B167F" w:rsidP="00A60660">
            <w:pPr>
              <w:pStyle w:val="TableCenter"/>
              <w:spacing w:before="40" w:after="40"/>
              <w:rPr>
                <w:sz w:val="20"/>
                <w:szCs w:val="20"/>
              </w:rPr>
            </w:pPr>
            <w:r>
              <w:rPr>
                <w:sz w:val="20"/>
                <w:szCs w:val="20"/>
              </w:rPr>
              <w:t>Intact</w:t>
            </w:r>
          </w:p>
        </w:tc>
        <w:tc>
          <w:tcPr>
            <w:tcW w:w="1145" w:type="dxa"/>
          </w:tcPr>
          <w:p ns2:paraId="3F17B0A0" ns2:textId="77777777" w:rsidR="002B167F" w:rsidRPr="00451290" w:rsidRDefault="002B167F" w:rsidP="00A60660">
            <w:pPr>
              <w:pStyle w:val="TableCenter"/>
              <w:spacing w:before="40" w:after="40"/>
              <w:rPr>
                <w:sz w:val="20"/>
                <w:szCs w:val="20"/>
              </w:rPr>
            </w:pPr>
            <w:r>
              <w:rPr>
                <w:sz w:val="20"/>
                <w:szCs w:val="20"/>
              </w:rPr>
              <w:t>0-840 h</w:t>
            </w:r>
          </w:p>
        </w:tc>
        <w:tc>
          <w:tcPr>
            <w:tcW w:w="1145" w:type="dxa"/>
          </w:tcPr>
          <w:p ns2:paraId="0ADFCE4F" ns2:textId="77777777" w:rsidR="002B167F" w:rsidRPr="00451290" w:rsidRDefault="002B167F" w:rsidP="00A60660">
            <w:pPr>
              <w:pStyle w:val="TableCenter"/>
              <w:spacing w:before="40" w:after="40"/>
              <w:rPr>
                <w:sz w:val="20"/>
                <w:szCs w:val="20"/>
              </w:rPr>
            </w:pPr>
            <w:r>
              <w:rPr>
                <w:sz w:val="20"/>
                <w:szCs w:val="20"/>
              </w:rPr>
              <w:t>11.84 ± 1.01</w:t>
            </w:r>
          </w:p>
        </w:tc>
        <w:tc>
          <w:tcPr>
            <w:tcW w:w="1145" w:type="dxa"/>
          </w:tcPr>
          <w:p ns2:paraId="46FA5A8E" ns2:textId="77777777" w:rsidR="002B167F" w:rsidRPr="00451290" w:rsidRDefault="002B167F" w:rsidP="00A60660">
            <w:pPr>
              <w:pStyle w:val="TableCenter"/>
              <w:spacing w:before="40" w:after="40"/>
              <w:rPr>
                <w:sz w:val="20"/>
                <w:szCs w:val="20"/>
              </w:rPr>
            </w:pPr>
            <w:r w:rsidRPr="00FF40B9">
              <w:rPr>
                <w:sz w:val="20"/>
                <w:szCs w:val="20"/>
              </w:rPr>
              <w:t>71.11 ± 2.51</w:t>
            </w:r>
          </w:p>
        </w:tc>
        <w:tc>
          <w:tcPr>
            <w:tcW w:w="1145" w:type="dxa"/>
          </w:tcPr>
          <w:p ns2:paraId="0D70D9B9" ns2:textId="77777777" w:rsidR="002B167F" w:rsidRPr="00451290" w:rsidRDefault="002B167F" w:rsidP="00A60660">
            <w:pPr>
              <w:pStyle w:val="TableCenter"/>
              <w:spacing w:before="40" w:after="40"/>
              <w:rPr>
                <w:sz w:val="20"/>
                <w:szCs w:val="20"/>
              </w:rPr>
            </w:pPr>
            <w:r w:rsidRPr="00FF40B9">
              <w:rPr>
                <w:sz w:val="20"/>
                <w:szCs w:val="20"/>
              </w:rPr>
              <w:t>2.54 ± 0.73</w:t>
            </w:r>
          </w:p>
        </w:tc>
        <w:tc>
          <w:tcPr>
            <w:tcW w:w="1145" w:type="dxa"/>
          </w:tcPr>
          <w:p ns2:paraId="3D5D4368" ns2:textId="77777777" w:rsidR="002B167F" w:rsidRPr="00451290" w:rsidRDefault="002B167F" w:rsidP="00A60660">
            <w:pPr>
              <w:pStyle w:val="TableCenter"/>
              <w:spacing w:before="40" w:after="40"/>
              <w:rPr>
                <w:sz w:val="20"/>
                <w:szCs w:val="20"/>
              </w:rPr>
            </w:pPr>
            <w:r w:rsidRPr="00FF40B9">
              <w:rPr>
                <w:sz w:val="20"/>
                <w:szCs w:val="20"/>
              </w:rPr>
              <w:t>NA</w:t>
            </w:r>
          </w:p>
        </w:tc>
        <w:tc>
          <w:tcPr>
            <w:tcW w:w="1145" w:type="dxa"/>
          </w:tcPr>
          <w:p ns2:paraId="3DEFC546" ns2:textId="77777777" w:rsidR="002B167F" w:rsidRPr="00451290" w:rsidRDefault="002B167F" w:rsidP="00A60660">
            <w:pPr>
              <w:pStyle w:val="TableCenter"/>
              <w:spacing w:before="40" w:after="40"/>
              <w:rPr>
                <w:sz w:val="20"/>
                <w:szCs w:val="20"/>
              </w:rPr>
            </w:pPr>
            <w:r>
              <w:rPr>
                <w:sz w:val="20"/>
                <w:szCs w:val="20"/>
              </w:rPr>
              <w:t>2.15 ± 0.84</w:t>
            </w:r>
          </w:p>
        </w:tc>
        <w:tc>
          <w:tcPr>
            <w:tcW w:w="1145" w:type="dxa"/>
          </w:tcPr>
          <w:p ns2:paraId="326FD5C3" ns2:textId="77777777" w:rsidR="002B167F" w:rsidRPr="00451290" w:rsidRDefault="002B167F" w:rsidP="00A60660">
            <w:pPr>
              <w:pStyle w:val="TableCenter"/>
              <w:spacing w:before="40" w:after="40"/>
              <w:rPr>
                <w:sz w:val="20"/>
                <w:szCs w:val="20"/>
              </w:rPr>
            </w:pPr>
            <w:r>
              <w:rPr>
                <w:sz w:val="20"/>
                <w:szCs w:val="20"/>
              </w:rPr>
              <w:t>87.63 ± 2.33</w:t>
            </w:r>
          </w:p>
        </w:tc>
      </w:tr>
      <w:tr w:rsidR="002B167F" ns2:paraId="1DB69783" ns2:textId="77777777" w:rsidTr="00A60660">
        <w:trPr>
          <w:trHeight w:val="422"/>
        </w:trPr>
        <w:tc>
          <w:tcPr>
            <w:tcW w:w="990" w:type="dxa"/>
          </w:tcPr>
          <w:p ns2:paraId="4CB7B10E" ns2:textId="77777777" w:rsidR="002B167F" w:rsidRPr="00426436" w:rsidRDefault="002B167F" w:rsidP="00A60660">
            <w:pPr>
              <w:pStyle w:val="TableCenter"/>
              <w:spacing w:before="40" w:after="40"/>
              <w:rPr>
                <w:sz w:val="20"/>
                <w:szCs w:val="20"/>
              </w:rPr>
            </w:pPr>
            <w:r>
              <w:rPr>
                <w:sz w:val="20"/>
                <w:szCs w:val="20"/>
              </w:rPr>
              <w:t>BDC</w:t>
            </w:r>
          </w:p>
        </w:tc>
        <w:tc>
          <w:tcPr>
            <w:tcW w:w="1145" w:type="dxa"/>
          </w:tcPr>
          <w:p ns2:paraId="3E104ADD" ns2:textId="77777777" w:rsidR="002B167F" w:rsidRPr="00451290" w:rsidRDefault="002B167F" w:rsidP="00A60660">
            <w:pPr>
              <w:pStyle w:val="TableCenter"/>
              <w:spacing w:before="40" w:after="40"/>
              <w:rPr>
                <w:sz w:val="20"/>
                <w:szCs w:val="20"/>
              </w:rPr>
            </w:pPr>
            <w:r>
              <w:rPr>
                <w:sz w:val="20"/>
                <w:szCs w:val="20"/>
              </w:rPr>
              <w:t>0-72 h</w:t>
            </w:r>
          </w:p>
        </w:tc>
        <w:tc>
          <w:tcPr>
            <w:tcW w:w="1145" w:type="dxa"/>
          </w:tcPr>
          <w:p ns2:paraId="1214E5E4" ns2:textId="77777777" w:rsidR="002B167F" w:rsidRPr="00451290" w:rsidRDefault="002B167F" w:rsidP="00A60660">
            <w:pPr>
              <w:pStyle w:val="TableCenter"/>
              <w:spacing w:before="40" w:after="40"/>
              <w:rPr>
                <w:sz w:val="20"/>
                <w:szCs w:val="20"/>
              </w:rPr>
            </w:pPr>
            <w:r>
              <w:rPr>
                <w:sz w:val="20"/>
                <w:szCs w:val="20"/>
              </w:rPr>
              <w:t>11.41 ± 2.24</w:t>
            </w:r>
          </w:p>
        </w:tc>
        <w:tc>
          <w:tcPr>
            <w:tcW w:w="1145" w:type="dxa"/>
          </w:tcPr>
          <w:p ns2:paraId="46C41AFE" ns2:textId="77777777" w:rsidR="002B167F" w:rsidRPr="00451290" w:rsidRDefault="002B167F" w:rsidP="00A60660">
            <w:pPr>
              <w:pStyle w:val="TableCenter"/>
              <w:spacing w:before="40" w:after="40"/>
              <w:rPr>
                <w:sz w:val="20"/>
                <w:szCs w:val="20"/>
              </w:rPr>
            </w:pPr>
            <w:r w:rsidRPr="00FF40B9">
              <w:rPr>
                <w:sz w:val="20"/>
                <w:szCs w:val="20"/>
              </w:rPr>
              <w:t>10.61 ± 3.13</w:t>
            </w:r>
          </w:p>
        </w:tc>
        <w:tc>
          <w:tcPr>
            <w:tcW w:w="1145" w:type="dxa"/>
          </w:tcPr>
          <w:p ns2:paraId="6C4C60D5" ns2:textId="77777777" w:rsidR="002B167F" w:rsidRPr="00451290" w:rsidRDefault="002B167F" w:rsidP="00A60660">
            <w:pPr>
              <w:pStyle w:val="TableCenter"/>
              <w:spacing w:before="40" w:after="40"/>
              <w:rPr>
                <w:sz w:val="20"/>
                <w:szCs w:val="20"/>
              </w:rPr>
            </w:pPr>
            <w:r w:rsidRPr="00FF40B9">
              <w:rPr>
                <w:sz w:val="20"/>
                <w:szCs w:val="20"/>
              </w:rPr>
              <w:t>0.95 ± 0.48</w:t>
            </w:r>
          </w:p>
        </w:tc>
        <w:tc>
          <w:tcPr>
            <w:tcW w:w="1145" w:type="dxa"/>
          </w:tcPr>
          <w:p ns2:paraId="492BAE0F" ns2:textId="77777777" w:rsidR="002B167F" w:rsidRPr="00451290" w:rsidRDefault="002B167F" w:rsidP="00A60660">
            <w:pPr>
              <w:pStyle w:val="TableCenter"/>
              <w:spacing w:before="40" w:after="40"/>
              <w:rPr>
                <w:sz w:val="20"/>
                <w:szCs w:val="20"/>
              </w:rPr>
            </w:pPr>
            <w:r>
              <w:rPr>
                <w:sz w:val="20"/>
                <w:szCs w:val="20"/>
              </w:rPr>
              <w:t>34.46 ± 3.75</w:t>
            </w:r>
          </w:p>
        </w:tc>
        <w:tc>
          <w:tcPr>
            <w:tcW w:w="1145" w:type="dxa"/>
          </w:tcPr>
          <w:p ns2:paraId="2BC157D5" ns2:textId="77777777" w:rsidR="002B167F" w:rsidRPr="00451290" w:rsidRDefault="002B167F" w:rsidP="00A60660">
            <w:pPr>
              <w:pStyle w:val="TableCenter"/>
              <w:spacing w:before="40" w:after="40"/>
              <w:rPr>
                <w:sz w:val="20"/>
                <w:szCs w:val="20"/>
              </w:rPr>
            </w:pPr>
            <w:r w:rsidRPr="00FF40B9">
              <w:rPr>
                <w:sz w:val="20"/>
                <w:szCs w:val="20"/>
              </w:rPr>
              <w:t>NA</w:t>
            </w:r>
          </w:p>
        </w:tc>
        <w:tc>
          <w:tcPr>
            <w:tcW w:w="1145" w:type="dxa"/>
          </w:tcPr>
          <w:p ns2:paraId="33534CD0" ns2:textId="77777777" w:rsidR="002B167F" w:rsidRPr="00451290" w:rsidRDefault="002B167F" w:rsidP="00A60660">
            <w:pPr>
              <w:pStyle w:val="TableCenter"/>
              <w:spacing w:before="40" w:after="40"/>
              <w:rPr>
                <w:sz w:val="20"/>
                <w:szCs w:val="20"/>
              </w:rPr>
            </w:pPr>
            <w:r>
              <w:rPr>
                <w:sz w:val="20"/>
                <w:szCs w:val="20"/>
              </w:rPr>
              <w:t>57.43 ± 3.52</w:t>
            </w:r>
          </w:p>
        </w:tc>
      </w:tr>
      <w:tr w:rsidR="002B167F" w:rsidRPr="004E127C" ns2:paraId="41627FD9" ns2:textId="77777777" w:rsidTr="00A60660">
        <w:trPr>
          <w:trHeight w:val="260"/>
        </w:trPr>
        <w:tc>
          <w:tcPr>
            <w:tcW w:w="9005" w:type="dxa"/>
            <w:gridSpan w:val="8"/>
            <w:vAlign w:val="bottom"/>
          </w:tcPr>
          <w:p ns2:paraId="00DF4F2A" ns2:textId="77777777" w:rsidR="002B167F" w:rsidRDefault="002B167F" w:rsidP="00CE1745">
            <w:pPr>
              <w:pStyle w:val="TableFootnoteSymbol"/>
              <w:ind w:left="90"/>
              <w:rPr>
                <w:szCs w:val="18"/>
              </w:rPr>
            </w:pPr>
            <w:r>
              <w:rPr>
                <w:szCs w:val="18"/>
              </w:rPr>
              <w:t>BDC=</w:t>
            </w:r>
            <w:r w:rsidRPr="00F75587">
              <w:rPr>
                <w:szCs w:val="18"/>
              </w:rPr>
              <w:t>bile duct cannulated</w:t>
            </w:r>
            <w:r>
              <w:rPr>
                <w:szCs w:val="18"/>
              </w:rPr>
              <w:t>; h=hour(s); IV=intravenous; n=number; NA=not applicable; SD=standard deviation.</w:t>
            </w:r>
          </w:p>
          <w:p ns2:paraId="11ECB82E" ns2:textId="77777777" w:rsidR="002B167F" w:rsidRPr="00B41A3C" w:rsidRDefault="002B167F" w:rsidP="00CE1745">
            <w:pPr>
              <w:pStyle w:val="TableFootnoteSymbol"/>
              <w:ind w:left="90"/>
              <w:rPr>
                <w:szCs w:val="18"/>
              </w:rPr>
            </w:pPr>
            <w:r>
              <w:rPr>
                <w:szCs w:val="18"/>
              </w:rPr>
              <w:t xml:space="preserve">Source: adapted from nonclinical study report </w:t>
            </w:r>
            <w:r w:rsidRPr="008B6592">
              <w:rPr>
                <w:szCs w:val="18"/>
              </w:rPr>
              <w:t>pk0</w:t>
            </w:r>
            <w:r>
              <w:rPr>
                <w:szCs w:val="18"/>
              </w:rPr>
              <w:t>07mk2870</w:t>
            </w:r>
          </w:p>
        </w:tc>
      </w:tr>
    </w:tbl>
    <w:p ns2:paraId="1EFEFC22" ns2:textId="77777777" w:rsidR="002B167F" w:rsidRPr="002B167F" w:rsidRDefault="002B167F" w:rsidP="0024030E">
      <w:pPr>
        <w:pStyle w:val="TableHead"/>
        <w:jc w:val="left"/>
      </w:pPr>
      <w:ins w:id="6581" w:author="GoldenCorpusHarness" w:date="2026-03-28T21:57:55Z">
        <w:r>
          <w:t>PK Study of KL610023 After Single- and Repeat-dose by IV Injection to Rats</w:t>
        </w:r>
      </w:ins>
    </w:p>
    <w:p ns2:paraId="722DF3B9" ns2:textId="60749838" w:rsidR="00D16B4A" w:rsidRPr="00754B4E" w:rsidRDefault="007C16E0" w:rsidP="004C59EF">
      <w:pPr>
        <w:pStyle w:val="Heading5"/>
      </w:pPr>
      <w:del w:id="6582" w:author="GoldenCorpusHarness" w:date="2026-03-28T21:57:55Z">
        <w:r>
          <w:delText>Excretion of [3HSacituzuma</w:delText>
        </w:r>
      </w:del>
      <w:ins w:id="6583" w:author="GoldenCorpusHarness" w:date="2026-03-28T21:57:55Z">
        <w:r>
          <w:t xml:space="preserve">A single- and repeat-dose study </w:t>
        </w:r>
      </w:ins>
      <w:r>
        <w:t>b</w:t>
      </w:r>
      <w:del w:id="6584" w:author="GoldenCorpusHarness" w:date="2026-03-28T21:57:55Z">
        <w:r>
          <w:delText>]SacTMT after Single</w:delText>
        </w:r>
      </w:del>
      <w:ins w:id="6585" w:author="GoldenCorpusHarness" w:date="2026-03-28T21:57:55Z">
        <w:r>
          <w:t>y</w:t>
        </w:r>
      </w:ins>
      <w:r>
        <w:t xml:space="preserve"> IV </w:t>
      </w:r>
      <w:del w:id="6586" w:author="GoldenCorpusHarness" w:date="2026-03-28T21:57:55Z">
        <w:r>
          <w:delText>I</w:delText>
        </w:r>
      </w:del>
      <w:ins w:id="6587" w:author="GoldenCorpusHarness" w:date="2026-03-28T21:57:55Z">
        <w:r>
          <w:t>i</w:t>
        </w:r>
      </w:ins>
      <w:r>
        <w:t>njection</w:t>
      </w:r>
      <w:ins w:id="6588" w:author="GoldenCorpusHarness" w:date="2026-03-28T21:57:55Z">
        <w:r>
          <w:t xml:space="preserve"> of KL610023 (pk001l006632571 / Kelun Report No. A2018086-K010-02) was done</w:t>
        </w:r>
      </w:ins>
      <w:r>
        <w:t xml:space="preserve"> in SD </w:t>
      </w:r>
      <w:ins w:id="6589" w:author="GoldenCorpusHarness" w:date="2026-03-28T21:57:55Z">
        <w:r>
          <w:t>rats that received KL610023 at 0.03, 0.1, and 0.3 mg/kg. Group 1 and 3 rats received 0.03 mg/kg and 0.3 mg/kg of KL610023 by IV injection once. Group 2 received 0.1 mg/kg of KL610023 by IV injection qw for a total of 4 doses (3 weeks). Serum samples were collected and KL610023 concentration was measured using a validated LC-MS/MS method (V</w:t>
        </w:r>
      </w:ins>
      <w:r>
        <w:t>R</w:t>
      </w:r>
      <w:del w:id="6590" w:author="GoldenCorpusHarness" w:date="2026-03-28T21:57:55Z">
        <w:r>
          <w:delText>ats</w:delText>
        </w:r>
      </w:del>
      <w:ins w:id="6591" w:author="GoldenCorpusHarness" w:date="2026-03-28T21:57:55Z">
        <w:r>
          <w:t>A2018086BA01MK2870 / Kelun Report No. A2018086-BA01).</w:t>
        </w:r>
      </w:ins>
    </w:p>
    <w:p ns2:paraId="7AC9A63F" ns2:textId="7B11D6DB" w:rsidR="00C462C1" w:rsidRDefault="00C462C1" w:rsidP="00C462C1">
      <w:pPr>
        <w:pStyle w:val="Paragraph"/>
      </w:pPr>
      <w:del w:id="6592" w:author="GoldenCorpusHarness" w:date="2026-03-28T21:57:55Z">
        <w:r>
          <w:delText>Excretion and mass balance of [3Hsacituzumab]sacTMT (tritium labeled on the antibody) was studied in intact and BDC SD rats a</w:delText>
        </w:r>
      </w:del>
      <w:ins w:id="6593" w:author="GoldenCorpusHarness" w:date="2026-03-28T21:57:55Z">
        <w:r>
          <w:t>A</w:t>
        </w:r>
      </w:ins>
      <w:r>
        <w:t xml:space="preserve">fter a single IV </w:t>
      </w:r>
      <w:del w:id="6594" w:author="GoldenCorpusHarness" w:date="2026-03-28T21:57:55Z">
        <w:r>
          <w:delText>dos</w:delText>
        </w:r>
      </w:del>
      <w:ins w:id="6595" w:author="GoldenCorpusHarness" w:date="2026-03-28T21:57:55Z">
        <w:r>
          <w:t>injection of KL610023, no significant sex difference in PK was observed in rats at all dose levels. Therefore, conclusions were drawn from an average of male and female values. KL610023 CL was in the range of 1810-2190 mL/h/kg and its elimination t1/2 was in the range of 0.73 to 1.5 hours. Systemic exposur</w:t>
        </w:r>
      </w:ins>
      <w:r>
        <w:t>e (</w:t>
      </w:r>
      <w:ins w:id="6596" w:author="GoldenCorpusHarness" w:date="2026-03-28T21:57:55Z">
        <w:r>
          <w:t xml:space="preserve">AUC0-∞) increased dose </w:t>
        </w:r>
      </w:ins>
      <w:r>
        <w:t>p</w:t>
      </w:r>
      <w:ins w:id="6597" w:author="GoldenCorpusHarness" w:date="2026-03-28T21:57:55Z">
        <w:r>
          <w:t>roportionally and was 16.7, 49.0, and 143 ng*h/mL at 0.03, 0.1, and 0.3 mg/</w:t>
        </w:r>
      </w:ins>
      <w:r>
        <w:t>k</w:t>
      </w:r>
      <w:del w:id="6598" w:author="GoldenCorpusHarness" w:date="2026-03-28T21:57:55Z">
        <w:r>
          <w:delText>008MK2870 / Kelun Re</w:delText>
        </w:r>
      </w:del>
      <w:ins w:id="6599" w:author="GoldenCorpusHarness" w:date="2026-03-28T21:57:55Z">
        <w:r>
          <w:t>g dose levels, res</w:t>
        </w:r>
      </w:ins>
      <w:r>
        <w:t>p</w:t>
      </w:r>
      <w:del w:id="6600" w:author="GoldenCorpusHarness" w:date="2026-03-28T21:57:55Z">
        <w:r>
          <w:delText>ort No. VPS18703). The excretion and mass balance data are summarized in [Table 4].</w:delText>
        </w:r>
      </w:del>
      <w:ins w:id="6601" w:author="GoldenCorpusHarness" w:date="2026-03-28T21:57:55Z">
        <w:r>
          <w:t>ectively.</w:t>
        </w:r>
      </w:ins>
    </w:p>
    <w:p ns2:paraId="7776753D" ns2:textId="49D62B8A" w:rsidR="00E04690" w:rsidRDefault="00C462C1" w:rsidP="00C462C1">
      <w:pPr>
        <w:pStyle w:val="Paragraph"/>
      </w:pPr>
      <w:r>
        <w:t>A</w:t>
      </w:r>
      <w:ins w:id="6602" w:author="GoldenCorpusHarness" w:date="2026-03-28T21:57:55Z">
        <w:r>
          <w:t>fter re</w:t>
        </w:r>
      </w:ins>
      <w:r>
        <w:t>p</w:t>
      </w:r>
      <w:ins w:id="6603" w:author="GoldenCorpusHarness" w:date="2026-03-28T21:57:55Z">
        <w:r>
          <w:t xml:space="preserve">eat-dose IV injections of KL610023 of 0.1 mg/kg q1w for 3 weeks (total of 4 doses), serum concentrations and PK </w:t>
        </w:r>
      </w:ins>
      <w:r>
        <w:t>p</w:t>
      </w:r>
      <w:del w:id="6604" w:author="GoldenCorpusHarness" w:date="2026-03-28T21:57:55Z">
        <w:r>
          <w:delText>ro</w:delText>
        </w:r>
      </w:del>
      <w:ins w:id="6605" w:author="GoldenCorpusHarness" w:date="2026-03-28T21:57:55Z">
        <w:r>
          <w:t>arameters for KL610023 for the first and the last doses were similar. After repeat-dose injections of KL610023, the AUC0-∞ on Day 22 was 1.25-fold higher than that on Day 1. There was no accumulation in serum e</w:t>
        </w:r>
      </w:ins>
      <w:r>
        <w:t>x</w:t>
      </w:r>
      <w:del w:id="6606" w:author="GoldenCorpusHarness" w:date="2026-03-28T21:57:55Z">
        <w:r>
          <w:delText>imately 8</w:delText>
        </w:r>
      </w:del>
      <w:ins w:id="6607" w:author="GoldenCorpusHarness" w:date="2026-03-28T21:57:55Z">
        <w:r>
          <w:t>posures of KL</w:t>
        </w:r>
      </w:ins>
      <w:r>
        <w:t>6</w:t>
      </w:r>
      <w:del w:id="6608" w:author="GoldenCorpusHarness" w:date="2026-03-28T21:57:55Z">
        <w:r>
          <w:delText>.75% of the administered dose was recovered from intact rats over 0 to 840 hours post dose interval, having 44.84% in urine, 4.59% in feces, 10.82% in cage rinse/wash and 26.50% in the carcass The radioactivity was slowly excreted in urine and feces. Approximately 28.74% of the administered dose was recovered in the first week post dose, and the excretion of second, third, fourth and fifth week were 8.87%, 8.98%, 7.08% and 6.60%, respectively, and the daily excretion of the last 2 days was less than 1%. Approximately 31.02% of the administered dose was recovered from BDC rats over 0 to 72 hours post dose interval, having 2.48% in bile, 25.74% in urine, 0.43% in feces, and 2.38% in cage rinse/wash, indicating the bile was not the main excretion route for [3Hsacituzumab]sacTMT-derived radioactivity.</w:delText>
        </w:r>
      </w:del>
      <w:ins w:id="6609" w:author="GoldenCorpusHarness" w:date="2026-03-28T21:57:55Z">
        <w:r>
          <w:t>10023.</w:t>
        </w:r>
      </w:ins>
    </w:p>
    <w:p ns2:paraId="36B58A05" ns2:textId="0CE1214D" w:rsidR="0043270E" w:rsidRDefault="0043270E" w:rsidP="0043270E">
      <w:pPr>
        <w:pStyle w:val="TableTitle"/>
      </w:pPr>
      <w:del w:id="6610" w:author="GoldenCorpusHarness" w:date="2026-03-28T21:57:55Z">
        <w:r>
          <w:delText>Table 4P</w:delText>
        </w:r>
      </w:del>
      <w:ins w:id="6611" w:author="GoldenCorpusHarness" w:date="2026-03-28T21:57:55Z">
        <w:r>
          <w:t>S</w:t>
        </w:r>
      </w:ins>
      <w:r>
        <w:t>er</w:t>
      </w:r>
      <w:del w:id="6612" w:author="GoldenCorpusHarness" w:date="2026-03-28T21:57:55Z">
        <w:r>
          <w:delText>cen</w:delText>
        </w:r>
      </w:del>
      <w:ins w:id="6613" w:author="GoldenCorpusHarness" w:date="2026-03-28T21:57:55Z">
        <w:r>
          <w:t>um PK S</w:t>
        </w:r>
      </w:ins>
      <w:r>
        <w:t>t</w:t>
      </w:r>
      <w:del w:id="6614" w:author="GoldenCorpusHarness" w:date="2026-03-28T21:57:55Z">
        <w:r>
          <w:delText>age</w:delText>
        </w:r>
      </w:del>
      <w:ins w:id="6615" w:author="GoldenCorpusHarness" w:date="2026-03-28T21:57:55Z">
        <w:r>
          <w:t>udy</w:t>
        </w:r>
      </w:ins>
      <w:r>
        <w:t xml:space="preserve"> of </w:t>
      </w:r>
      <w:del w:id="6616" w:author="GoldenCorpusHarness" w:date="2026-03-28T21:57:55Z">
        <w:r>
          <w:delText>the Admi</w:delText>
        </w:r>
      </w:del>
      <w:ins w:id="6617" w:author="GoldenCorpusHarness" w:date="2026-03-28T21:57:55Z">
        <w:r>
          <w:t>I</w:t>
        </w:r>
      </w:ins>
      <w:r>
        <w:t>n</w:t>
      </w:r>
      <w:del w:id="6618" w:author="GoldenCorpusHarness" w:date="2026-03-28T21:57:55Z">
        <w:r>
          <w:delText>istered Ra</w:delText>
        </w:r>
      </w:del>
      <w:r>
        <w:t>di</w:t>
      </w:r>
      <w:del w:id="6619" w:author="GoldenCorpusHarness" w:date="2026-03-28T21:57:55Z">
        <w:r>
          <w:delText>o</w:delText>
        </w:r>
      </w:del>
      <w:ins w:id="6620" w:author="GoldenCorpusHarness" w:date="2026-03-28T21:57:55Z">
        <w:r>
          <w:t>vidu</w:t>
        </w:r>
      </w:ins>
      <w:r>
        <w:t>a</w:t>
      </w:r>
      <w:del w:id="6621" w:author="GoldenCorpusHarness" w:date="2026-03-28T21:57:55Z">
        <w:r>
          <w:delText>ctive</w:delText>
        </w:r>
      </w:del>
      <w:ins w:id="6622" w:author="GoldenCorpusHarness" w:date="2026-03-28T21:57:55Z">
        <w:r>
          <w:t>lly</w:t>
        </w:r>
      </w:ins>
      <w:r>
        <w:t xml:space="preserve"> Dose</w:t>
      </w:r>
      <w:ins w:id="6623" w:author="GoldenCorpusHarness" w:date="2026-03-28T21:57:55Z">
        <w:r>
          <w:t>d</w:t>
        </w:r>
      </w:ins>
      <w:r>
        <w:t xml:space="preserve"> </w:t>
      </w:r>
      <w:del w:id="6624" w:author="GoldenCorpusHarness" w:date="2026-03-28T21:57:55Z">
        <w:r>
          <w:delText>Re</w:delText>
        </w:r>
      </w:del>
      <w:ins w:id="6625" w:author="GoldenCorpusHarness" w:date="2026-03-28T21:57:55Z">
        <w:r>
          <w:t>Sa</w:t>
        </w:r>
      </w:ins>
      <w:r>
        <w:t>c</w:t>
      </w:r>
      <w:ins w:id="6626" w:author="GoldenCorpusHarness" w:date="2026-03-28T21:57:55Z">
        <w:r>
          <w:t>-TMT, Sacituzumab, and KL610023 and C</w:t>
        </w:r>
      </w:ins>
      <w:r>
        <w:t>o</w:t>
      </w:r>
      <w:del w:id="6627" w:author="GoldenCorpusHarness" w:date="2026-03-28T21:57:55Z">
        <w:r>
          <w:delText>ver</w:delText>
        </w:r>
      </w:del>
      <w:ins w:id="6628" w:author="GoldenCorpusHarness" w:date="2026-03-28T21:57:55Z">
        <w:r>
          <w:t>mbination-dos</w:t>
        </w:r>
      </w:ins>
      <w:r>
        <w:t>ed</w:t>
      </w:r>
      <w:ins w:id="6629" w:author="GoldenCorpusHarness" w:date="2026-03-28T21:57:55Z">
        <w:r>
          <w:t xml:space="preserve"> Sacituzumab and KL610023</w:t>
        </w:r>
      </w:ins>
      <w:r>
        <w:t xml:space="preserve"> After</w:t>
      </w:r>
      <w:del w:id="6630" w:author="GoldenCorpusHarness" w:date="2026-03-28T21:57:55Z">
        <w:r>
          <w:delText xml:space="preserve"> a</w:delText>
        </w:r>
      </w:del>
      <w:r>
        <w:t xml:space="preserve"> Single IV Injection </w:t>
      </w:r>
      <w:del w:id="6631" w:author="GoldenCorpusHarness" w:date="2026-03-28T21:57:55Z">
        <w:r>
          <w:delText xml:space="preserve">of [3HSacituzumab]SacTMT at 3 mg/100 µCi/kg </w:delText>
        </w:r>
      </w:del>
      <w:r>
        <w:t xml:space="preserve">to </w:t>
      </w:r>
      <w:del w:id="6632" w:author="GoldenCorpusHarness" w:date="2026-03-28T21:57:55Z">
        <w:r>
          <w:delText>SD rat</w:delText>
        </w:r>
      </w:del>
      <w:ins w:id="6633" w:author="GoldenCorpusHarness" w:date="2026-03-28T21:57:55Z">
        <w:r>
          <w:t>Monkey</w:t>
        </w:r>
      </w:ins>
      <w:r>
        <w:t>s</w:t>
      </w:r>
      <w:del w:id="6634" w:author="GoldenCorpusHarness" w:date="2026-03-28T21:57:55Z">
        <w:r>
          <w:delText xml:space="preserve"> (Mean ± SD, n =6)</w:delText>
        </w:r>
      </w:del>
    </w:p>
    <w:tbl>
      <w:tblPr>
        <w:tblW w:w="900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125"/>
        <w:gridCol w:w="1126"/>
        <w:gridCol w:w="1125"/>
        <w:gridCol w:w="1126"/>
        <w:gridCol w:w="1126"/>
        <w:gridCol w:w="1125"/>
        <w:gridCol w:w="1126"/>
        <w:gridCol w:w="1126"/>
      </w:tblGrid>
      <w:tr w:rsidR="0043270E" ns2:paraId="7A40180F" ns2:textId="77777777">
        <w:trPr>
          <w:trHeight w:val="422"/>
          <w:tblHeader/>
        </w:trPr>
        <w:tc>
          <w:tcPr>
            <w:tcW w:w="1125" w:type="dxa"/>
            <w:vAlign w:val="bottom"/>
          </w:tcPr>
          <w:p ns2:paraId="0FE39394" ns2:textId="77777777" w:rsidR="0043270E" w:rsidRPr="0094443F" w:rsidRDefault="0043270E">
            <w:pPr>
              <w:pStyle w:val="TableCenter"/>
              <w:spacing w:before="40" w:after="40"/>
              <w:rPr>
                <w:b/>
                <w:bCs/>
                <w:sz w:val="20"/>
                <w:szCs w:val="20"/>
              </w:rPr>
            </w:pPr>
            <w:r w:rsidRPr="0094443F">
              <w:rPr>
                <w:b/>
                <w:bCs/>
                <w:sz w:val="20"/>
                <w:szCs w:val="20"/>
              </w:rPr>
              <w:t>Rats</w:t>
            </w:r>
          </w:p>
        </w:tc>
        <w:tc>
          <w:tcPr>
            <w:tcW w:w="1126" w:type="dxa"/>
            <w:vAlign w:val="bottom"/>
          </w:tcPr>
          <w:p ns2:paraId="28A1591A" ns2:textId="77777777" w:rsidR="0043270E" w:rsidRPr="0094443F" w:rsidRDefault="0043270E">
            <w:pPr>
              <w:pStyle w:val="TableCenter"/>
              <w:spacing w:before="40" w:after="40"/>
              <w:rPr>
                <w:b/>
                <w:bCs/>
                <w:sz w:val="20"/>
                <w:szCs w:val="20"/>
              </w:rPr>
            </w:pPr>
            <w:r w:rsidRPr="0094443F">
              <w:rPr>
                <w:b/>
                <w:bCs/>
                <w:sz w:val="20"/>
                <w:szCs w:val="20"/>
              </w:rPr>
              <w:t>Collection Time</w:t>
            </w:r>
          </w:p>
        </w:tc>
        <w:tc>
          <w:tcPr>
            <w:tcW w:w="1125" w:type="dxa"/>
            <w:vAlign w:val="bottom"/>
          </w:tcPr>
          <w:p ns2:paraId="50E40719" ns2:textId="77777777" w:rsidR="0043270E" w:rsidRPr="0094443F" w:rsidRDefault="0043270E">
            <w:pPr>
              <w:pStyle w:val="TableCenter"/>
              <w:spacing w:before="40" w:after="40"/>
              <w:rPr>
                <w:b/>
                <w:bCs/>
                <w:sz w:val="20"/>
                <w:szCs w:val="20"/>
              </w:rPr>
            </w:pPr>
            <w:r w:rsidRPr="0094443F">
              <w:rPr>
                <w:b/>
                <w:bCs/>
                <w:sz w:val="20"/>
                <w:szCs w:val="20"/>
              </w:rPr>
              <w:t>Urine</w:t>
            </w:r>
            <w:r>
              <w:rPr>
                <w:b/>
                <w:bCs/>
                <w:sz w:val="20"/>
                <w:szCs w:val="20"/>
              </w:rPr>
              <w:br/>
            </w:r>
            <w:r w:rsidRPr="0094443F">
              <w:rPr>
                <w:b/>
                <w:bCs/>
                <w:sz w:val="20"/>
                <w:szCs w:val="20"/>
              </w:rPr>
              <w:t>(%)</w:t>
            </w:r>
          </w:p>
        </w:tc>
        <w:tc>
          <w:tcPr>
            <w:tcW w:w="1126" w:type="dxa"/>
            <w:vAlign w:val="bottom"/>
          </w:tcPr>
          <w:p ns2:paraId="56F11CF4" ns2:textId="77777777" w:rsidR="0043270E" w:rsidRPr="0094443F" w:rsidRDefault="0043270E">
            <w:pPr>
              <w:pStyle w:val="TableCenter"/>
              <w:spacing w:before="40" w:after="40"/>
              <w:rPr>
                <w:b/>
                <w:bCs/>
                <w:sz w:val="20"/>
                <w:szCs w:val="20"/>
              </w:rPr>
            </w:pPr>
            <w:r w:rsidRPr="0094443F">
              <w:rPr>
                <w:b/>
                <w:bCs/>
                <w:sz w:val="20"/>
                <w:szCs w:val="20"/>
              </w:rPr>
              <w:t>Feces</w:t>
            </w:r>
            <w:r>
              <w:rPr>
                <w:b/>
                <w:bCs/>
                <w:sz w:val="20"/>
                <w:szCs w:val="20"/>
              </w:rPr>
              <w:br/>
            </w:r>
            <w:r w:rsidRPr="0094443F">
              <w:rPr>
                <w:b/>
                <w:bCs/>
                <w:sz w:val="20"/>
                <w:szCs w:val="20"/>
              </w:rPr>
              <w:t>(%)</w:t>
            </w:r>
          </w:p>
        </w:tc>
        <w:tc>
          <w:tcPr>
            <w:tcW w:w="1126" w:type="dxa"/>
            <w:vAlign w:val="bottom"/>
          </w:tcPr>
          <w:p ns2:paraId="7AF0926E" ns2:textId="77777777" w:rsidR="0043270E" w:rsidRPr="0094443F" w:rsidRDefault="0043270E">
            <w:pPr>
              <w:pStyle w:val="TableCenter"/>
              <w:spacing w:before="40" w:after="40"/>
              <w:rPr>
                <w:b/>
                <w:bCs/>
                <w:sz w:val="20"/>
                <w:szCs w:val="20"/>
              </w:rPr>
            </w:pPr>
            <w:r w:rsidRPr="0094443F">
              <w:rPr>
                <w:b/>
                <w:bCs/>
                <w:sz w:val="20"/>
                <w:szCs w:val="20"/>
              </w:rPr>
              <w:t>Cage Wash (%)</w:t>
            </w:r>
          </w:p>
        </w:tc>
        <w:tc>
          <w:tcPr>
            <w:tcW w:w="1125" w:type="dxa"/>
            <w:vAlign w:val="bottom"/>
          </w:tcPr>
          <w:p ns2:paraId="7A2E8556" ns2:textId="77777777" w:rsidR="0043270E" w:rsidRPr="0094443F" w:rsidRDefault="0043270E">
            <w:pPr>
              <w:pStyle w:val="TableCenter"/>
              <w:spacing w:before="40" w:after="40"/>
              <w:rPr>
                <w:b/>
                <w:bCs/>
                <w:sz w:val="20"/>
                <w:szCs w:val="20"/>
              </w:rPr>
            </w:pPr>
            <w:r w:rsidRPr="0094443F">
              <w:rPr>
                <w:b/>
                <w:bCs/>
                <w:sz w:val="20"/>
                <w:szCs w:val="20"/>
              </w:rPr>
              <w:t>Bile</w:t>
            </w:r>
            <w:r>
              <w:rPr>
                <w:b/>
                <w:bCs/>
                <w:sz w:val="20"/>
                <w:szCs w:val="20"/>
              </w:rPr>
              <w:br/>
            </w:r>
            <w:r w:rsidRPr="0094443F">
              <w:rPr>
                <w:b/>
                <w:bCs/>
                <w:sz w:val="20"/>
                <w:szCs w:val="20"/>
              </w:rPr>
              <w:t>(%)</w:t>
            </w:r>
          </w:p>
        </w:tc>
        <w:tc>
          <w:tcPr>
            <w:tcW w:w="1126" w:type="dxa"/>
            <w:vAlign w:val="bottom"/>
          </w:tcPr>
          <w:p ns2:paraId="65BE2C5A" ns2:textId="77777777" w:rsidR="0043270E" w:rsidRPr="0094443F" w:rsidRDefault="0043270E">
            <w:pPr>
              <w:pStyle w:val="TableCenter"/>
              <w:spacing w:before="40" w:after="40"/>
              <w:rPr>
                <w:b/>
                <w:bCs/>
                <w:sz w:val="20"/>
                <w:szCs w:val="20"/>
              </w:rPr>
            </w:pPr>
            <w:r w:rsidRPr="0094443F">
              <w:rPr>
                <w:b/>
                <w:bCs/>
                <w:sz w:val="20"/>
                <w:szCs w:val="20"/>
              </w:rPr>
              <w:t>Carcass</w:t>
            </w:r>
            <w:r>
              <w:rPr>
                <w:b/>
                <w:bCs/>
                <w:sz w:val="20"/>
                <w:szCs w:val="20"/>
              </w:rPr>
              <w:br/>
            </w:r>
            <w:r w:rsidRPr="0094443F">
              <w:rPr>
                <w:b/>
                <w:bCs/>
                <w:sz w:val="20"/>
                <w:szCs w:val="20"/>
              </w:rPr>
              <w:t>(%)</w:t>
            </w:r>
          </w:p>
        </w:tc>
        <w:tc>
          <w:tcPr>
            <w:tcW w:w="1126" w:type="dxa"/>
            <w:vAlign w:val="bottom"/>
          </w:tcPr>
          <w:p ns2:paraId="4BB85921" ns2:textId="77777777" w:rsidR="0043270E" w:rsidRPr="0094443F" w:rsidRDefault="0043270E">
            <w:pPr>
              <w:pStyle w:val="TableCenter"/>
              <w:spacing w:before="40" w:after="40"/>
              <w:rPr>
                <w:b/>
                <w:bCs/>
                <w:sz w:val="20"/>
                <w:szCs w:val="20"/>
              </w:rPr>
            </w:pPr>
            <w:r w:rsidRPr="0094443F">
              <w:rPr>
                <w:b/>
                <w:bCs/>
                <w:sz w:val="20"/>
                <w:szCs w:val="20"/>
              </w:rPr>
              <w:t>Total Dose Recovered (%)</w:t>
            </w:r>
          </w:p>
        </w:tc>
      </w:tr>
      <w:tr w:rsidR="0043270E" ns2:paraId="16A3757F" ns2:textId="77777777">
        <w:trPr>
          <w:trHeight w:val="422"/>
        </w:trPr>
        <w:tc>
          <w:tcPr>
            <w:tcW w:w="1125" w:type="dxa"/>
          </w:tcPr>
          <w:p ns2:paraId="07E7E5D3" ns2:textId="77777777" w:rsidR="0043270E" w:rsidRPr="00426436" w:rsidRDefault="0043270E">
            <w:pPr>
              <w:pStyle w:val="TableCenter"/>
              <w:spacing w:before="40" w:after="40"/>
              <w:rPr>
                <w:sz w:val="20"/>
                <w:szCs w:val="20"/>
              </w:rPr>
            </w:pPr>
            <w:r>
              <w:rPr>
                <w:sz w:val="20"/>
                <w:szCs w:val="20"/>
              </w:rPr>
              <w:t>Intact</w:t>
            </w:r>
          </w:p>
        </w:tc>
        <w:tc>
          <w:tcPr>
            <w:tcW w:w="1126" w:type="dxa"/>
          </w:tcPr>
          <w:p ns2:paraId="66687231" ns2:textId="77777777" w:rsidR="0043270E" w:rsidRPr="00451290" w:rsidRDefault="0043270E">
            <w:pPr>
              <w:pStyle w:val="TableCenter"/>
              <w:spacing w:before="40" w:after="40"/>
              <w:rPr>
                <w:sz w:val="20"/>
                <w:szCs w:val="20"/>
              </w:rPr>
            </w:pPr>
            <w:r>
              <w:rPr>
                <w:sz w:val="20"/>
                <w:szCs w:val="20"/>
              </w:rPr>
              <w:t>0-840 h</w:t>
            </w:r>
          </w:p>
        </w:tc>
        <w:tc>
          <w:tcPr>
            <w:tcW w:w="1125" w:type="dxa"/>
          </w:tcPr>
          <w:p ns2:paraId="4FF1B7E3" ns2:textId="77777777" w:rsidR="0043270E" w:rsidRPr="00451290" w:rsidRDefault="0043270E">
            <w:pPr>
              <w:pStyle w:val="TableCenter"/>
              <w:spacing w:before="40" w:after="40"/>
              <w:rPr>
                <w:sz w:val="20"/>
                <w:szCs w:val="20"/>
              </w:rPr>
            </w:pPr>
            <w:r>
              <w:rPr>
                <w:sz w:val="20"/>
                <w:szCs w:val="20"/>
              </w:rPr>
              <w:t>44.84 ± 6.48</w:t>
            </w:r>
          </w:p>
        </w:tc>
        <w:tc>
          <w:tcPr>
            <w:tcW w:w="1126" w:type="dxa"/>
          </w:tcPr>
          <w:p ns2:paraId="0728637F" ns2:textId="77777777" w:rsidR="0043270E" w:rsidRPr="00451290" w:rsidRDefault="0043270E">
            <w:pPr>
              <w:pStyle w:val="TableCenter"/>
              <w:spacing w:before="40" w:after="40"/>
              <w:rPr>
                <w:sz w:val="20"/>
                <w:szCs w:val="20"/>
              </w:rPr>
            </w:pPr>
            <w:r>
              <w:rPr>
                <w:sz w:val="20"/>
                <w:szCs w:val="20"/>
              </w:rPr>
              <w:t>4.59 ± 0.84</w:t>
            </w:r>
          </w:p>
        </w:tc>
        <w:tc>
          <w:tcPr>
            <w:tcW w:w="1126" w:type="dxa"/>
          </w:tcPr>
          <w:p ns2:paraId="337DC56C" ns2:textId="77777777" w:rsidR="0043270E" w:rsidRPr="00451290" w:rsidRDefault="0043270E">
            <w:pPr>
              <w:pStyle w:val="TableCenter"/>
              <w:spacing w:before="40" w:after="40"/>
              <w:rPr>
                <w:sz w:val="20"/>
                <w:szCs w:val="20"/>
              </w:rPr>
            </w:pPr>
            <w:r>
              <w:rPr>
                <w:sz w:val="20"/>
                <w:szCs w:val="20"/>
              </w:rPr>
              <w:t>10.82 ± 4.11</w:t>
            </w:r>
          </w:p>
        </w:tc>
        <w:tc>
          <w:tcPr>
            <w:tcW w:w="1125" w:type="dxa"/>
          </w:tcPr>
          <w:p ns2:paraId="7B0B823E" ns2:textId="77777777" w:rsidR="0043270E" w:rsidRPr="00451290" w:rsidRDefault="0043270E">
            <w:pPr>
              <w:pStyle w:val="TableCenter"/>
              <w:spacing w:before="40" w:after="40"/>
              <w:rPr>
                <w:sz w:val="20"/>
                <w:szCs w:val="20"/>
              </w:rPr>
            </w:pPr>
            <w:r>
              <w:rPr>
                <w:sz w:val="20"/>
                <w:szCs w:val="20"/>
              </w:rPr>
              <w:t>NA</w:t>
            </w:r>
          </w:p>
        </w:tc>
        <w:tc>
          <w:tcPr>
            <w:tcW w:w="1126" w:type="dxa"/>
          </w:tcPr>
          <w:p ns2:paraId="039085B4" ns2:textId="77777777" w:rsidR="0043270E" w:rsidRPr="00451290" w:rsidRDefault="0043270E">
            <w:pPr>
              <w:pStyle w:val="TableCenter"/>
              <w:spacing w:before="40" w:after="40"/>
              <w:rPr>
                <w:sz w:val="20"/>
                <w:szCs w:val="20"/>
              </w:rPr>
            </w:pPr>
            <w:r>
              <w:rPr>
                <w:sz w:val="20"/>
                <w:szCs w:val="20"/>
              </w:rPr>
              <w:t>26.50 ± 2.39</w:t>
            </w:r>
          </w:p>
        </w:tc>
        <w:tc>
          <w:tcPr>
            <w:tcW w:w="1126" w:type="dxa"/>
          </w:tcPr>
          <w:p ns2:paraId="5A66038F" ns2:textId="77777777" w:rsidR="0043270E" w:rsidRPr="00451290" w:rsidRDefault="0043270E">
            <w:pPr>
              <w:pStyle w:val="TableCenter"/>
              <w:spacing w:before="40" w:after="40"/>
              <w:rPr>
                <w:sz w:val="20"/>
                <w:szCs w:val="20"/>
              </w:rPr>
            </w:pPr>
            <w:r>
              <w:rPr>
                <w:sz w:val="20"/>
                <w:szCs w:val="20"/>
              </w:rPr>
              <w:t>86.75 ± 3.29</w:t>
            </w:r>
          </w:p>
        </w:tc>
      </w:tr>
      <w:tr w:rsidR="0043270E" ns2:paraId="5180A85C" ns2:textId="77777777">
        <w:trPr>
          <w:trHeight w:val="422"/>
        </w:trPr>
        <w:tc>
          <w:tcPr>
            <w:tcW w:w="1125" w:type="dxa"/>
          </w:tcPr>
          <w:p ns2:paraId="17DF35DF" ns2:textId="77777777" w:rsidR="0043270E" w:rsidRPr="00426436" w:rsidRDefault="0043270E">
            <w:pPr>
              <w:pStyle w:val="TableCenter"/>
              <w:spacing w:before="40" w:after="40"/>
              <w:rPr>
                <w:sz w:val="20"/>
                <w:szCs w:val="20"/>
              </w:rPr>
            </w:pPr>
            <w:r>
              <w:rPr>
                <w:sz w:val="20"/>
                <w:szCs w:val="20"/>
              </w:rPr>
              <w:t>BDC</w:t>
            </w:r>
          </w:p>
        </w:tc>
        <w:tc>
          <w:tcPr>
            <w:tcW w:w="1126" w:type="dxa"/>
          </w:tcPr>
          <w:p ns2:paraId="69227058" ns2:textId="77777777" w:rsidR="0043270E" w:rsidRPr="00451290" w:rsidRDefault="0043270E">
            <w:pPr>
              <w:pStyle w:val="TableCenter"/>
              <w:spacing w:before="40" w:after="40"/>
              <w:rPr>
                <w:sz w:val="20"/>
                <w:szCs w:val="20"/>
              </w:rPr>
            </w:pPr>
            <w:r>
              <w:rPr>
                <w:sz w:val="20"/>
                <w:szCs w:val="20"/>
              </w:rPr>
              <w:t>0-72 h</w:t>
            </w:r>
          </w:p>
        </w:tc>
        <w:tc>
          <w:tcPr>
            <w:tcW w:w="1125" w:type="dxa"/>
          </w:tcPr>
          <w:p ns2:paraId="693CD2FB" ns2:textId="77777777" w:rsidR="0043270E" w:rsidRPr="00451290" w:rsidRDefault="0043270E">
            <w:pPr>
              <w:pStyle w:val="TableCenter"/>
              <w:spacing w:before="40" w:after="40"/>
              <w:rPr>
                <w:sz w:val="20"/>
                <w:szCs w:val="20"/>
              </w:rPr>
            </w:pPr>
            <w:r>
              <w:rPr>
                <w:sz w:val="20"/>
                <w:szCs w:val="20"/>
              </w:rPr>
              <w:t>25.74 ± 3.06</w:t>
            </w:r>
          </w:p>
        </w:tc>
        <w:tc>
          <w:tcPr>
            <w:tcW w:w="1126" w:type="dxa"/>
          </w:tcPr>
          <w:p ns2:paraId="5D76E06B" ns2:textId="77777777" w:rsidR="0043270E" w:rsidRPr="00451290" w:rsidRDefault="0043270E">
            <w:pPr>
              <w:pStyle w:val="TableCenter"/>
              <w:spacing w:before="40" w:after="40"/>
              <w:rPr>
                <w:sz w:val="20"/>
                <w:szCs w:val="20"/>
              </w:rPr>
            </w:pPr>
            <w:r>
              <w:rPr>
                <w:sz w:val="20"/>
                <w:szCs w:val="20"/>
              </w:rPr>
              <w:t>0.43 ± 0.12</w:t>
            </w:r>
          </w:p>
        </w:tc>
        <w:tc>
          <w:tcPr>
            <w:tcW w:w="1126" w:type="dxa"/>
          </w:tcPr>
          <w:p ns2:paraId="348C3EAA" ns2:textId="77777777" w:rsidR="0043270E" w:rsidRPr="00451290" w:rsidRDefault="0043270E">
            <w:pPr>
              <w:pStyle w:val="TableCenter"/>
              <w:spacing w:before="40" w:after="40"/>
              <w:rPr>
                <w:sz w:val="20"/>
                <w:szCs w:val="20"/>
              </w:rPr>
            </w:pPr>
            <w:r>
              <w:rPr>
                <w:sz w:val="20"/>
                <w:szCs w:val="20"/>
              </w:rPr>
              <w:t>2.38 ± 0.78</w:t>
            </w:r>
          </w:p>
        </w:tc>
        <w:tc>
          <w:tcPr>
            <w:tcW w:w="1125" w:type="dxa"/>
          </w:tcPr>
          <w:p ns2:paraId="034CD8C7" ns2:textId="77777777" w:rsidR="0043270E" w:rsidRPr="00451290" w:rsidRDefault="0043270E">
            <w:pPr>
              <w:pStyle w:val="TableCenter"/>
              <w:spacing w:before="40" w:after="40"/>
              <w:rPr>
                <w:sz w:val="20"/>
                <w:szCs w:val="20"/>
              </w:rPr>
            </w:pPr>
            <w:r>
              <w:rPr>
                <w:sz w:val="20"/>
                <w:szCs w:val="20"/>
              </w:rPr>
              <w:t>2.48 ± 0.46</w:t>
            </w:r>
          </w:p>
        </w:tc>
        <w:tc>
          <w:tcPr>
            <w:tcW w:w="1126" w:type="dxa"/>
          </w:tcPr>
          <w:p ns2:paraId="3624F5AD" ns2:textId="77777777" w:rsidR="0043270E" w:rsidRPr="00451290" w:rsidRDefault="0043270E">
            <w:pPr>
              <w:pStyle w:val="TableCenter"/>
              <w:spacing w:before="40" w:after="40"/>
              <w:rPr>
                <w:sz w:val="20"/>
                <w:szCs w:val="20"/>
              </w:rPr>
            </w:pPr>
            <w:r>
              <w:rPr>
                <w:sz w:val="20"/>
                <w:szCs w:val="20"/>
              </w:rPr>
              <w:t>NA</w:t>
            </w:r>
          </w:p>
        </w:tc>
        <w:tc>
          <w:tcPr>
            <w:tcW w:w="1126" w:type="dxa"/>
          </w:tcPr>
          <w:p ns2:paraId="42F1CE35" ns2:textId="77777777" w:rsidR="0043270E" w:rsidRPr="00451290" w:rsidRDefault="0043270E">
            <w:pPr>
              <w:pStyle w:val="TableCenter"/>
              <w:spacing w:before="40" w:after="40"/>
              <w:rPr>
                <w:sz w:val="20"/>
                <w:szCs w:val="20"/>
              </w:rPr>
            </w:pPr>
            <w:r>
              <w:rPr>
                <w:sz w:val="20"/>
                <w:szCs w:val="20"/>
              </w:rPr>
              <w:t>31.02 ± 3.46</w:t>
            </w:r>
          </w:p>
        </w:tc>
      </w:tr>
      <w:tr w:rsidR="0043270E" w:rsidRPr="004E127C" ns2:paraId="123D84BE" ns2:textId="77777777">
        <w:trPr>
          <w:trHeight w:val="260"/>
        </w:trPr>
        <w:tc>
          <w:tcPr>
            <w:tcW w:w="9005" w:type="dxa"/>
            <w:gridSpan w:val="8"/>
            <w:vAlign w:val="bottom"/>
          </w:tcPr>
          <w:p ns2:paraId="4FC7BAD8" ns2:textId="77777777" w:rsidR="0043270E" w:rsidRDefault="0043270E" w:rsidP="00CE1745">
            <w:pPr>
              <w:pStyle w:val="TableFootnoteSymbol"/>
              <w:ind w:left="90"/>
              <w:rPr>
                <w:szCs w:val="18"/>
              </w:rPr>
            </w:pPr>
            <w:r>
              <w:rPr>
                <w:szCs w:val="18"/>
              </w:rPr>
              <w:t>BDC=</w:t>
            </w:r>
            <w:r w:rsidRPr="00F75587">
              <w:rPr>
                <w:szCs w:val="18"/>
              </w:rPr>
              <w:t>bile duct cannulated</w:t>
            </w:r>
            <w:r>
              <w:rPr>
                <w:szCs w:val="18"/>
              </w:rPr>
              <w:t>; h=hour(s); IV=intravenous; n=number; NA=not applicable; SD=standard deviation.</w:t>
            </w:r>
          </w:p>
          <w:p ns2:paraId="3C57E01D" ns2:textId="77777777" w:rsidR="0043270E" w:rsidRPr="00B41A3C" w:rsidRDefault="0043270E" w:rsidP="00CE1745">
            <w:pPr>
              <w:pStyle w:val="TableFootnoteSymbol"/>
              <w:ind w:left="90"/>
              <w:rPr>
                <w:szCs w:val="18"/>
              </w:rPr>
            </w:pPr>
            <w:r>
              <w:rPr>
                <w:szCs w:val="18"/>
              </w:rPr>
              <w:t xml:space="preserve">Source: adapted from nonclinical study report </w:t>
            </w:r>
            <w:r w:rsidRPr="008B6592">
              <w:rPr>
                <w:szCs w:val="18"/>
              </w:rPr>
              <w:t>pk0</w:t>
            </w:r>
            <w:r>
              <w:rPr>
                <w:szCs w:val="18"/>
              </w:rPr>
              <w:t>08mk2870</w:t>
            </w:r>
          </w:p>
        </w:tc>
      </w:tr>
    </w:tbl>
    <w:p ns2:paraId="0E76C593" ns2:textId="77777777" w:rsidR="0043270E" w:rsidRDefault="0043270E" w:rsidP="00736B52">
      <w:pPr>
        <w:pStyle w:val="ListEnd"/>
      </w:pPr>
      <w:ins w:id="6635" w:author="GoldenCorpusHarness" w:date="2026-03-28T21:57:55Z">
        <w:r>
          <w:t>After the single-dose injection of sac-TMT, there was no significant gender difference observed in systemic exposure (Cmax and AUC) of any measured analyte. There was no significant difference in Cmax and AUC of sac-TMT-ADC and sac-TMT-TAb, and a shorter t1/2 of the elimination phase was observed for the sac-TMT-ADC, indicating that sac-TMT-ADC was the main form of sac-TMT in serum and is eliminated from the body faster than sac-TMT-TAb. As measured by sac-TMT-ADC, Cmax in all animals was reached at approximately 30 minutes post dose. At doses of 1, 3, and 10 mg/kg, the CL was 1.36, 1.35, and 1.71 mL/h/kg, respectively, and the t1/2 was 24, 25, and 25 hours, respectively. Regardless of dose, the Vss was similar to the plasma volume (49.9 to 54.8 mL/kg), indicating most of the sac-TMT-ADC was confined in the vascular space. At doses of 1, 3, and 10 mg/kg, the Cmax was 25.2, 77.4, and 214 μg/mL, respectively, and at doses of 1, 3, and 10 mg/kg, the AUC0-∞ were 792, 2250, and 8640 μg*h/mL, respectively. The systemic exposure (AUC) increased proportionally as the dosage increased from 1 to 10 mg/kg.</w:t>
        </w:r>
      </w:ins>
    </w:p>
    <w:p ns2:paraId="5FCDBC72" ns2:textId="68ACBA05" w:rsidR="009C43DF" w:rsidRDefault="009C43DF" w:rsidP="009C43DF">
      <w:pPr>
        <w:pStyle w:val="Heading3"/>
      </w:pPr>
      <w:r>
        <w:t>D</w:t>
      </w:r>
      <w:del w:id="6636" w:author="GoldenCorpusHarness" w:date="2026-03-28T21:57:55Z">
        <w:r>
          <w:delText>rug</w:delText>
        </w:r>
      </w:del>
      <w:ins w:id="6637" w:author="GoldenCorpusHarness" w:date="2026-03-28T21:57:55Z">
        <w:r>
          <w:t>econjugated KL610023 was detected in all groups with Cmax being reached at approximately 60 minutes post dose in all animals. For monkeys of the 1, 3, and 10 mg/kg dose groups, Cmax and AUC0</w:t>
        </w:r>
      </w:ins>
      <w:r>
        <w:t>-</w:t>
      </w:r>
      <w:del w:id="6638" w:author="GoldenCorpusHarness" w:date="2026-03-28T21:57:55Z">
        <w:r>
          <w:delText>drug Interaction Potential</w:delText>
        </w:r>
      </w:del>
      <w:ins w:id="6639" w:author="GoldenCorpusHarness" w:date="2026-03-28T21:57:55Z">
        <w:r>
          <w:t>∞ were 2.29, 8.84, and 23.8 ng/mL, and 66.0, 232, and 622 ng*h/mL, respectively, which accounted for 2.60%, 3.22%, and 2.25% of sac-TMT-ADC’s systemic exposure (molar based). The systemic exposure (AUC) increased proportionally as the dosage increased from 1 to 10 mg/kg as was observed with sac-TMT-ADC. The elimination t1/2 for KL610023 that will have been deconjugated from sac-TMT was 36.0, 44.0, and 38.0 hours at 1, 3, and 10 mg/kg dose level, respectively, which was much longer than when KL610023 was administrated alone in monkey (approximately 5.7 hours), indicating that the deconjugation rate from sac-TMT controlled the elimination t1/2 of the KL610023.</w:t>
        </w:r>
      </w:ins>
    </w:p>
    <w:p ns2:paraId="4B9BE68C" ns2:textId="0FFB2C04" w:rsidR="009C43DF" w:rsidRPr="00A158E6" w:rsidRDefault="0009000B" w:rsidP="00EA0E28">
      <w:pPr>
        <w:pStyle w:val="Heading4"/>
      </w:pPr>
      <w:ins w:id="6640" w:author="GoldenCorpusHarness" w:date="2026-03-28T21:57:55Z">
        <w:r>
          <w:t>After comparing PK after a single IV injection of 10 mg/kg sac-TMT and 10 mg/kg sacituzumab, Cmax was similar between sac-TMT-ADC after injection of sac-TMT (21</w:t>
        </w:r>
      </w:ins>
      <w:r>
        <w:t>4</w:t>
      </w:r>
      <w:ins w:id="6641" w:author="GoldenCorpusHarness" w:date="2026-03-28T21:57:55Z">
        <w:r>
          <w:t xml:space="preserve"> μg/mL) and sacituzumab (221 μg/mL)</w:t>
        </w:r>
      </w:ins>
      <w:r>
        <w:t>.</w:t>
      </w:r>
      <w:del w:id="6642" w:author="GoldenCorpusHarness" w:date="2026-03-28T21:57:55Z">
        <w:r>
          <w:delText>2</w:delText>
        </w:r>
      </w:del>
      <w:ins w:id="6643" w:author="GoldenCorpusHarness" w:date="2026-03-28T21:57:55Z">
        <w:r>
          <w:t xml:space="preserve"> sacituzumab has larger AUC0-∞ (20,600 μg*h/mL) compared to sac-TMT-ADC (8640 μg*h/mL)</w:t>
        </w:r>
      </w:ins>
      <w:r>
        <w:t>.</w:t>
      </w:r>
      <w:del w:id="6644" w:author="GoldenCorpusHarness" w:date="2026-03-28T21:57:55Z">
        <w:r>
          <w:delText>3.</w:delText>
        </w:r>
      </w:del>
      <w:ins w:id="6645" w:author="GoldenCorpusHarness" w:date="2026-03-28T21:57:55Z">
        <w:r>
          <w:t xml:space="preserve"> Similarly, sacituzumab has longer t</w:t>
        </w:r>
      </w:ins>
      <w:r>
        <w:t>1</w:t>
      </w:r>
      <w:del w:id="6646" w:author="GoldenCorpusHarness" w:date="2026-03-28T21:57:55Z">
        <w:r>
          <w:delText>Enz</w:delText>
        </w:r>
      </w:del>
      <w:ins w:id="6647" w:author="GoldenCorpusHarness" w:date="2026-03-28T21:57:55Z">
        <w:r>
          <w:t>/2 (75 hours) compared with sac-TMT-ADC (25 hours), indicating that the in vivo kinetics of sac-TMT is characterized b</w:t>
        </w:r>
      </w:ins>
      <w:r>
        <w:t>y</w:t>
      </w:r>
      <w:del w:id="6648" w:author="GoldenCorpusHarness" w:date="2026-03-28T21:57:55Z">
        <w:r>
          <w:delText>mes and Transporters Relevant to</w:delText>
        </w:r>
      </w:del>
      <w:ins w:id="6649" w:author="GoldenCorpusHarness" w:date="2026-03-28T21:57:55Z">
        <w:r>
          <w:t xml:space="preserve"> continuous deconjugation of</w:t>
        </w:r>
      </w:ins>
      <w:r>
        <w:t xml:space="preserve"> KL610023</w:t>
      </w:r>
      <w:ins w:id="6650" w:author="GoldenCorpusHarness" w:date="2026-03-28T21:57:55Z">
        <w:r>
          <w:t>, turning sac-TMT to sacituzumab at a rate faster than sacituzumab elimination rate.</w:t>
        </w:r>
      </w:ins>
    </w:p>
    <w:p ns2:paraId="5C6BABFE" ns2:textId="52703FA6" w:rsidR="00547DA1" w:rsidRDefault="00547DA1" w:rsidP="00E83AB6">
      <w:pPr>
        <w:pStyle w:val="Heading5"/>
      </w:pPr>
      <w:ins w:id="6651" w:author="GoldenCorpusHarness" w:date="2026-03-28T21:57:55Z">
        <w:r>
          <w:t xml:space="preserve">After a single IV coadministration of 10 mg/kg sacituzumab and 0.24 mg/kg of KL610023, the PK parameters of sacituzumab and KL610023 were comparable to those after administration of the sacituzumab or KL610023 alone at the same dosage level. For KL610023, the key PK parameters for administration alone versus coadministration with sacituzumab were: </w:t>
        </w:r>
      </w:ins>
      <w:r>
        <w:t>C</w:t>
      </w:r>
      <w:del w:id="6652" w:author="GoldenCorpusHarness" w:date="2026-03-28T21:57:55Z">
        <w:r>
          <w:delText>Y</w:delText>
        </w:r>
      </w:del>
      <w:ins w:id="6653" w:author="GoldenCorpusHarness" w:date="2026-03-28T21:57:55Z">
        <w:r>
          <w:t xml:space="preserve">max was 784 versus 559 ng/mL; AUC0-∞ was 230 versus 191 ng*h/mL; and t1/2 of elimination was 5.7 hours versus 10 hours. For sacituzumab, the key </w:t>
        </w:r>
      </w:ins>
      <w:r>
        <w:t>P</w:t>
      </w:r>
      <w:del w:id="6654" w:author="GoldenCorpusHarness" w:date="2026-03-28T21:57:55Z">
        <w:r>
          <w:delText xml:space="preserve"> Phenoty</w:delText>
        </w:r>
      </w:del>
      <w:ins w:id="6655" w:author="GoldenCorpusHarness" w:date="2026-03-28T21:57:55Z">
        <w:r>
          <w:t xml:space="preserve">K </w:t>
        </w:r>
      </w:ins>
      <w:r>
        <w:t>p</w:t>
      </w:r>
      <w:del w:id="6656" w:author="GoldenCorpusHarness" w:date="2026-03-28T21:57:55Z">
        <w:r>
          <w:delText>e Studies</w:delText>
        </w:r>
      </w:del>
      <w:ins w:id="6657" w:author="GoldenCorpusHarness" w:date="2026-03-28T21:57:55Z">
        <w:r>
          <w:t>arameters for administration alone versus coadministration with KL610023 were: Cmax was 221 versus 231 μg/mL; AUC0-∞ was 20,600 and 17,200 μg*h/mL; and t1/2 was 75.0 hours versus 54.0 hours. These results suggest that there is no drug-drug interference between sacituzumab and KL610023 once the latter has been deconjugated from the former.</w:t>
        </w:r>
      </w:ins>
    </w:p>
    <w:p ns2:paraId="29B20418" ns2:textId="77777777" w:rsidR="00547DA1" w:rsidRDefault="00547DA1" w:rsidP="00547DA1">
      <w:pPr>
        <w:pStyle w:val="Paragraph"/>
      </w:pPr>
      <w:del w:id="6658" w:author="GoldenCorpusHarness" w:date="2026-03-28T21:57:55Z">
        <w:r>
          <w:delText>Two exp</w:delText>
        </w:r>
      </w:del>
      <w:ins w:id="6659" w:author="GoldenCorpusHarness" w:date="2026-03-28T21:57:55Z">
        <w:r>
          <w:t>S</w:t>
        </w:r>
      </w:ins>
      <w:r>
        <w:t>er</w:t>
      </w:r>
      <w:del w:id="6660" w:author="GoldenCorpusHarness" w:date="2026-03-28T21:57:55Z">
        <w:r>
          <w:delText>i</w:delText>
        </w:r>
      </w:del>
      <w:ins w:id="6661" w:author="GoldenCorpusHarness" w:date="2026-03-28T21:57:55Z">
        <w:r>
          <w:t>u</w:t>
        </w:r>
      </w:ins>
      <w:r>
        <w:t>m</w:t>
      </w:r>
      <w:del w:id="6662" w:author="GoldenCorpusHarness" w:date="2026-03-28T21:57:55Z">
        <w:r>
          <w:delText>ental</w:delText>
        </w:r>
      </w:del>
      <w:r>
        <w:t xml:space="preserve"> </w:t>
      </w:r>
      <w:del w:id="6663" w:author="GoldenCorpusHarness" w:date="2026-03-28T21:57:55Z">
        <w:r>
          <w:delText>approaches</w:delText>
        </w:r>
      </w:del>
      <w:ins w:id="6664" w:author="GoldenCorpusHarness" w:date="2026-03-28T21:57:55Z">
        <w:r>
          <w:t>PK</w:t>
        </w:r>
      </w:ins>
      <w:r>
        <w:t xml:space="preserve"> </w:t>
      </w:r>
      <w:del w:id="6665" w:author="GoldenCorpusHarness" w:date="2026-03-28T21:57:55Z">
        <w:r>
          <w:delText>were used to s</w:delText>
        </w:r>
      </w:del>
      <w:ins w:id="6666" w:author="GoldenCorpusHarness" w:date="2026-03-28T21:57:55Z">
        <w:r>
          <w:t>S</w:t>
        </w:r>
      </w:ins>
      <w:r>
        <w:t xml:space="preserve">tudy </w:t>
      </w:r>
      <w:ins w:id="6667" w:author="GoldenCorpusHarness" w:date="2026-03-28T21:57:55Z">
        <w:r>
          <w:t>of Sac-TMT Af</w:t>
        </w:r>
      </w:ins>
      <w:r>
        <w:t>t</w:t>
      </w:r>
      <w:del w:id="6668" w:author="GoldenCorpusHarness" w:date="2026-03-28T21:57:55Z">
        <w:r>
          <w:delText>h</w:delText>
        </w:r>
      </w:del>
      <w:ins w:id="6669" w:author="GoldenCorpusHarness" w:date="2026-03-28T21:57:55Z">
        <w:r>
          <w:t>er Multipl</w:t>
        </w:r>
      </w:ins>
      <w:r>
        <w:t xml:space="preserve">e </w:t>
      </w:r>
      <w:del w:id="6670" w:author="GoldenCorpusHarness" w:date="2026-03-28T21:57:55Z">
        <w:r>
          <w:delText>m</w:delText>
        </w:r>
      </w:del>
      <w:ins w:id="6671" w:author="GoldenCorpusHarness" w:date="2026-03-28T21:57:55Z">
        <w:r>
          <w:t>IV Inj</w:t>
        </w:r>
      </w:ins>
      <w:r>
        <w:t>e</w:t>
      </w:r>
      <w:del w:id="6672" w:author="GoldenCorpusHarness" w:date="2026-03-28T21:57:55Z">
        <w:r>
          <w:delText>tabolic rea</w:delText>
        </w:r>
      </w:del>
      <w:r>
        <w:t>ction</w:t>
      </w:r>
      <w:del w:id="6673" w:author="GoldenCorpusHarness" w:date="2026-03-28T21:57:55Z">
        <w:r>
          <w:delText xml:space="preserve"> phenotype of CYP enzymes that included inhibition approach by chemical inhibitors using human liver microsomes, and metabolism by recombinant human cytochrome P450 enzyme (pk010l006632571 / Kelun Report No. 403380-20180827-PNT). The formation of select metabolites were monitored in both reaction system</w:delText>
        </w:r>
      </w:del>
      <w:r>
        <w:t xml:space="preserve">s to </w:t>
      </w:r>
      <w:del w:id="6674" w:author="GoldenCorpusHarness" w:date="2026-03-28T21:57:55Z">
        <w:r>
          <w:delText>determine the phenotype. The results from both chemical inhibiti</w:delText>
        </w:r>
      </w:del>
      <w:ins w:id="6675" w:author="GoldenCorpusHarness" w:date="2026-03-28T21:57:55Z">
        <w:r>
          <w:t>M</w:t>
        </w:r>
      </w:ins>
      <w:r>
        <w:t>on</w:t>
      </w:r>
      <w:del w:id="6676" w:author="GoldenCorpusHarness" w:date="2026-03-28T21:57:55Z">
        <w:r>
          <w:delText xml:space="preserve"> approach and r</w:delText>
        </w:r>
      </w:del>
      <w:ins w:id="6677" w:author="GoldenCorpusHarness" w:date="2026-03-28T21:57:55Z">
        <w:r>
          <w:t>k</w:t>
        </w:r>
      </w:ins>
      <w:r>
        <w:t>e</w:t>
      </w:r>
      <w:del w:id="6678" w:author="GoldenCorpusHarness" w:date="2026-03-28T21:57:55Z">
        <w:r>
          <w:delText>combinant CYP metaboli</w:delText>
        </w:r>
      </w:del>
      <w:ins w:id="6679" w:author="GoldenCorpusHarness" w:date="2026-03-28T21:57:55Z">
        <w:r>
          <w:t>y</w:t>
        </w:r>
      </w:ins>
      <w:r>
        <w:t>s</w:t>
      </w:r>
      <w:del w:id="6680" w:author="GoldenCorpusHarness" w:date="2026-03-28T21:57:55Z">
        <w:r>
          <w:delText>m approach indicated that CYP3A played a major role for the metabolism of KL610023 in human liver microsome, and other CYP isoforms (CYP1A2, 2B6, 2C8, 2C9, 2C19 and 2D6) played minor or no roles. Consequently, there is a risk to victim DDI when coadministered with a strong CYP3A inducer and/or inhibitor.</w:delText>
        </w:r>
      </w:del>
    </w:p>
    <w:p ns2:paraId="2D53D7E0" ns2:textId="1CDD9F9F" w:rsidR="00547DA1" w:rsidRDefault="00547DA1" w:rsidP="002D57AE">
      <w:pPr>
        <w:pStyle w:val="Heading5"/>
      </w:pPr>
      <w:del w:id="6681" w:author="GoldenCorpusHarness" w:date="2026-03-28T21:57:55Z">
        <w:r>
          <w:delText>E</w:delText>
        </w:r>
      </w:del>
      <w:ins w:id="6682" w:author="GoldenCorpusHarness" w:date="2026-03-28T21:57:55Z">
        <w:r>
          <w:t>A repeat-dose study of 3 mg/kg of sac-TMT by IV injection q2w was done with cynomolgus monkeys (pk001MK2870 / Kelun Report No. A2018086-K010-01). The Cmax of sac-TMT-ADC from the first and last dose was 77.4 and 42.5 μg/mL, respecti</w:t>
        </w:r>
      </w:ins>
      <w:r>
        <w:t>v</w:t>
      </w:r>
      <w:del w:id="6683" w:author="GoldenCorpusHarness" w:date="2026-03-28T21:57:55Z">
        <w:r>
          <w:delText>aluation of</w:delText>
        </w:r>
      </w:del>
      <w:ins w:id="6684" w:author="GoldenCorpusHarness" w:date="2026-03-28T21:57:55Z">
        <w:r>
          <w:t>ely. Similarly, the Cmax of sac-TMT-TAb from the first and last dose were 65.3 and 41.1 μg/mL, respectively, indicating that sac-TMT-ADC is the main form of sac-TMT existing in serum after repeat dosing. After a repeat dose, the t1/2 of sac-TMT-ADC and sac-TMT-TAb shortened, to be 25 hours, 41 hours (first dose) versus 8.1 hours, 6.2 hours (last dose). The AUC0-∞ of sacTMT-ADC were 2250 and 345 μg*h/mL for the first and last dosing phases, respectively, and the accumulation ratio (the ratio of last versus first dose) was 0.16, indicating ADA formation. Formation of ADA was detected in 6/6 of monkeys.</w:t>
        </w:r>
      </w:ins>
      <w:r>
        <w:t xml:space="preserve"> KL610023 </w:t>
      </w:r>
      <w:del w:id="6685" w:author="GoldenCorpusHarness" w:date="2026-03-28T21:57:55Z">
        <w:r>
          <w:delText>as a Potential Su</w:delText>
        </w:r>
      </w:del>
      <w:ins w:id="6686" w:author="GoldenCorpusHarness" w:date="2026-03-28T21:57:55Z">
        <w:r>
          <w:t xml:space="preserve">was detected where Cmax after first and last dose were 8.84 and 17.5 ng/mL, respectively, and AUC0-∞ after first and last dose were 232 and 292 ng*h/mL, respectively. The accumulation in systemic exposure could not </w:t>
        </w:r>
      </w:ins>
      <w:r>
        <w:t>b</w:t>
      </w:r>
      <w:del w:id="6687" w:author="GoldenCorpusHarness" w:date="2026-03-28T21:57:55Z">
        <w:r>
          <w:delText>strate of Human OATP1B1, OATP1B3, OAT1, OAT3, OCT2, P-gp, and BCRP transporters</w:delText>
        </w:r>
      </w:del>
      <w:ins w:id="6688" w:author="GoldenCorpusHarness" w:date="2026-03-28T21:57:55Z">
        <w:r>
          <w:t>e estimated due to the formation of ADA.</w:t>
        </w:r>
      </w:ins>
    </w:p>
    <w:p ns2:paraId="48765490" ns2:textId="048D66F9" w:rsidR="00E52FAF" w:rsidRPr="00754B4E" w:rsidRDefault="00547DA1" w:rsidP="00547DA1">
      <w:pPr>
        <w:pStyle w:val="Paragraph"/>
        <w:rPr>
          <w:highlight w:val="yellow"/>
        </w:rPr>
      </w:pPr>
      <w:del w:id="6689" w:author="GoldenCorpusHarness" w:date="2026-03-28T21:57:55Z">
        <w:r>
          <w:delText>The potent</w:delText>
        </w:r>
      </w:del>
      <w:ins w:id="6690" w:author="GoldenCorpusHarness" w:date="2026-03-28T21:57:55Z">
        <w:r>
          <w:t>D</w:t>
        </w:r>
      </w:ins>
      <w:r>
        <w:t>i</w:t>
      </w:r>
      <w:del w:id="6691" w:author="GoldenCorpusHarness" w:date="2026-03-28T21:57:55Z">
        <w:r>
          <w:delText>al of KL610023 to be a sub</w:delText>
        </w:r>
      </w:del>
      <w:r>
        <w:t>str</w:t>
      </w:r>
      <w:del w:id="6692" w:author="GoldenCorpusHarness" w:date="2026-03-28T21:57:55Z">
        <w:r>
          <w:delText>ate of OATP1B1, OATP1B3, OAT1, OAT3, OCT2 (pk009l00663257 / Kel</w:delText>
        </w:r>
      </w:del>
      <w:ins w:id="6693" w:author="GoldenCorpusHarness" w:date="2026-03-28T21:57:55Z">
        <w:r>
          <w:t>ib</w:t>
        </w:r>
      </w:ins>
      <w:r>
        <w:t>u</w:t>
      </w:r>
      <w:del w:id="6694" w:author="GoldenCorpusHarness" w:date="2026-03-28T21:57:55Z">
        <w:r>
          <w:delText>n Report No. 403380-20180827-OATP1B1, OATP1B3, OAT1, OAT3, OCT2U), P-gp and BCRP (pk013l006632571 / Kelun Report No. RD-S1901-04-2) was assessed. HEK293-OATP1B1, OATP1B3, OAT1, OAT3, OCT2, and HEK293-MOCK cells and MDCKII-BCRP, MDR1(P-gp) and MDCKII cells were incubated in the presence of KL610023 at a concentra</w:delText>
        </w:r>
      </w:del>
      <w:r>
        <w:t xml:space="preserve">tion </w:t>
      </w:r>
      <w:del w:id="6695" w:author="GoldenCorpusHarness" w:date="2026-03-28T21:57:55Z">
        <w:r>
          <w:delText>range from 0.5 to 5 µM (highest concentration limited by solubility). KL610023 was not a substrate of OATP1B1, OATP1B3, OAT1, OAT3, OCT2, P-gp, or BCRP transporters in vitro. Consequently, the potential risk for KL610023 to be a victim in a transporter DDI is low.</w:delText>
        </w:r>
      </w:del>
    </w:p>
    <w:p ns2:paraId="0A591323" ns2:textId="4E051BCA" w:rsidR="00365AD9" w:rsidRPr="00754B4E" w:rsidRDefault="00365AD9" w:rsidP="00EA0E28">
      <w:pPr>
        <w:pStyle w:val="Heading4"/>
      </w:pPr>
      <w:del w:id="6696" w:author="GoldenCorpusHarness" w:date="2026-03-28T21:57:55Z">
        <w:r>
          <w:delText>Inh</w:delText>
        </w:r>
      </w:del>
      <w:ins w:id="6697" w:author="GoldenCorpusHarness" w:date="2026-03-28T21:57:55Z">
        <w:r>
          <w:t>Tissue Distr</w:t>
        </w:r>
      </w:ins>
      <w:r>
        <w:t>ib</w:t>
      </w:r>
      <w:del w:id="6698" w:author="GoldenCorpusHarness" w:date="2026-03-28T21:57:55Z">
        <w:r>
          <w:delText>i</w:delText>
        </w:r>
      </w:del>
      <w:ins w:id="6699" w:author="GoldenCorpusHarness" w:date="2026-03-28T21:57:55Z">
        <w:r>
          <w:t>u</w:t>
        </w:r>
      </w:ins>
      <w:r>
        <w:t xml:space="preserve">tion of </w:t>
      </w:r>
      <w:del w:id="6700" w:author="GoldenCorpusHarness" w:date="2026-03-28T21:57:55Z">
        <w:r>
          <w:delText>D</w:delText>
        </w:r>
      </w:del>
      <w:ins w:id="6701" w:author="GoldenCorpusHarness" w:date="2026-03-28T21:57:55Z">
        <w:r>
          <w:t>[3H]KL610023 afte</w:t>
        </w:r>
      </w:ins>
      <w:r>
        <w:t>r</w:t>
      </w:r>
      <w:ins w:id="6702" w:author="GoldenCorpusHarness" w:date="2026-03-28T21:57:55Z">
        <w:r>
          <w:t xml:space="preserve"> Single IV Injection to T</w:t>
        </w:r>
      </w:ins>
      <w:r>
        <w:t>u</w:t>
      </w:r>
      <w:del w:id="6703" w:author="GoldenCorpusHarness" w:date="2026-03-28T21:57:55Z">
        <w:r>
          <w:delText>g M</w:delText>
        </w:r>
      </w:del>
      <w:ins w:id="6704" w:author="GoldenCorpusHarness" w:date="2026-03-28T21:57:55Z">
        <w:r>
          <w:t>mor-B</w:t>
        </w:r>
      </w:ins>
      <w:r>
        <w:t>e</w:t>
      </w:r>
      <w:del w:id="6705" w:author="GoldenCorpusHarness" w:date="2026-03-28T21:57:55Z">
        <w:r>
          <w:delText>t</w:delText>
        </w:r>
      </w:del>
      <w:r>
        <w:t>a</w:t>
      </w:r>
      <w:del w:id="6706" w:author="GoldenCorpusHarness" w:date="2026-03-28T21:57:55Z">
        <w:r>
          <w:delText>boliz</w:delText>
        </w:r>
      </w:del>
      <w:ins w:id="6707" w:author="GoldenCorpusHarness" w:date="2026-03-28T21:57:55Z">
        <w:r>
          <w:t>r</w:t>
        </w:r>
      </w:ins>
      <w:r>
        <w:t xml:space="preserve">ing </w:t>
      </w:r>
      <w:del w:id="6708" w:author="GoldenCorpusHarness" w:date="2026-03-28T21:57:55Z">
        <w:r>
          <w:delText>Enzym</w:delText>
        </w:r>
      </w:del>
      <w:ins w:id="6709" w:author="GoldenCorpusHarness" w:date="2026-03-28T21:57:55Z">
        <w:r>
          <w:t>Mic</w:t>
        </w:r>
      </w:ins>
      <w:r>
        <w:t>e</w:t>
      </w:r>
      <w:del w:id="6710" w:author="GoldenCorpusHarness" w:date="2026-03-28T21:57:55Z">
        <w:r>
          <w:delText>s and Drug Transporters</w:delText>
        </w:r>
      </w:del>
    </w:p>
    <w:p ns2:paraId="6F7CFB1A" ns2:textId="0FCB6E15" w:rsidR="00065FD5" w:rsidRDefault="00065FD5" w:rsidP="007705EA">
      <w:pPr>
        <w:pStyle w:val="Heading5"/>
      </w:pPr>
      <w:del w:id="6711" w:author="GoldenCorpusHarness" w:date="2026-03-28T21:57:55Z">
        <w:r>
          <w:delText>In</w:delText>
        </w:r>
      </w:del>
      <w:ins w:id="6712" w:author="GoldenCorpusHarness" w:date="2026-03-28T21:57:55Z">
        <w:r>
          <w:t>T</w:t>
        </w:r>
      </w:ins>
      <w:r>
        <w:t>h</w:t>
      </w:r>
      <w:ins w:id="6713" w:author="GoldenCorpusHarness" w:date="2026-03-28T21:57:55Z">
        <w:r>
          <w:t>e tissue distr</w:t>
        </w:r>
      </w:ins>
      <w:r>
        <w:t>ib</w:t>
      </w:r>
      <w:del w:id="6714" w:author="GoldenCorpusHarness" w:date="2026-03-28T21:57:55Z">
        <w:r>
          <w:delText>itory Activity</w:delText>
        </w:r>
      </w:del>
      <w:ins w:id="6715" w:author="GoldenCorpusHarness" w:date="2026-03-28T21:57:55Z">
        <w:r>
          <w:t>ution</w:t>
        </w:r>
      </w:ins>
      <w:r>
        <w:t xml:space="preserve"> of </w:t>
      </w:r>
      <w:ins w:id="6716" w:author="GoldenCorpusHarness" w:date="2026-03-28T21:57:55Z">
        <w:r>
          <w:t>[3H]</w:t>
        </w:r>
      </w:ins>
      <w:r>
        <w:t xml:space="preserve">KL610023 </w:t>
      </w:r>
      <w:del w:id="6717" w:author="GoldenCorpusHarness" w:date="2026-03-28T21:57:55Z">
        <w:r>
          <w:delText xml:space="preserve">on </w:delText>
        </w:r>
      </w:del>
      <w:ins w:id="6718" w:author="GoldenCorpusHarness" w:date="2026-03-28T21:57:55Z">
        <w:r>
          <w:t>was evaluated in H</w:t>
        </w:r>
      </w:ins>
      <w:r>
        <w:t>C</w:t>
      </w:r>
      <w:ins w:id="6719" w:author="GoldenCorpusHarness" w:date="2026-03-28T21:57:55Z">
        <w:r>
          <w:t>C1806-tumor-bearing mice (human xenografts in nude mice) following a single dose b</w:t>
        </w:r>
      </w:ins>
      <w:r>
        <w:t>y</w:t>
      </w:r>
      <w:del w:id="6720" w:author="GoldenCorpusHarness" w:date="2026-03-28T21:57:55Z">
        <w:r>
          <w:delText>toc</w:delText>
        </w:r>
      </w:del>
      <w:ins w:id="6721" w:author="GoldenCorpusHarness" w:date="2026-03-28T21:57:55Z">
        <w:r>
          <w:t xml:space="preserve"> IV injection of [3H]KL610023 at 0.1 mg/100 μCi/kg (pk003l006632571 / Kelun Report No. VPS18756). T</w:t>
        </w:r>
      </w:ins>
      <w:r>
        <w:t>h</w:t>
      </w:r>
      <w:del w:id="6722" w:author="GoldenCorpusHarness" w:date="2026-03-28T21:57:55Z">
        <w:r>
          <w:delText>rome P</w:delText>
        </w:r>
      </w:del>
      <w:ins w:id="6723" w:author="GoldenCorpusHarness" w:date="2026-03-28T21:57:55Z">
        <w:r>
          <w:t xml:space="preserve">e TRA concentrations in plasma, blood, tumor and 16 normal tissues were determined at </w:t>
        </w:r>
      </w:ins>
      <w:r>
        <w:t>4</w:t>
      </w:r>
      <w:del w:id="6724" w:author="GoldenCorpusHarness" w:date="2026-03-28T21:57:55Z">
        <w:r>
          <w:delText>50 Enzymes in Human Liver Microsomes</w:delText>
        </w:r>
      </w:del>
      <w:ins w:id="6725" w:author="GoldenCorpusHarness" w:date="2026-03-28T21:57:55Z">
        <w:r>
          <w:t xml:space="preserve"> time points post dosing (0.083, 4, 24, and 72 hours).</w:t>
        </w:r>
      </w:ins>
    </w:p>
    <w:p ns2:paraId="3FD569D0" ns2:textId="1F3A64DF" w:rsidR="00314AD7" w:rsidRPr="00754B4E" w:rsidRDefault="00065FD5" w:rsidP="00314AD7">
      <w:pPr>
        <w:pStyle w:val="Paragraph"/>
      </w:pPr>
      <w:r>
        <w:t>T</w:t>
      </w:r>
      <w:del w:id="6726" w:author="GoldenCorpusHarness" w:date="2026-03-28T21:57:55Z">
        <w:r>
          <w:delText>he possibilit</w:delText>
        </w:r>
      </w:del>
      <w:ins w:id="6727" w:author="GoldenCorpusHarness" w:date="2026-03-28T21:57:55Z">
        <w:r>
          <w:t>RA concentration reached Cmax in tumors and normal tissues at 0.083 hours post dose. The TRA was eliminated rapidl</w:t>
        </w:r>
      </w:ins>
      <w:r>
        <w:t xml:space="preserve">y </w:t>
      </w:r>
      <w:ins w:id="6728" w:author="GoldenCorpusHarness" w:date="2026-03-28T21:57:55Z">
        <w:r>
          <w:t>a</w:t>
        </w:r>
      </w:ins>
      <w:r>
        <w:t>f</w:t>
      </w:r>
      <w:del w:id="6729" w:author="GoldenCorpusHarness" w:date="2026-03-28T21:57:55Z">
        <w:r>
          <w:delText>or KL610023 to be an inhibitor of cytochrome P450 isoforms (CYP 1A2, 2B6, 2C8, 2C9, 2C19, 2D6, 3A4 (midazolam), 3A4 (testosterone)) was assessed</w:delText>
        </w:r>
      </w:del>
      <w:ins w:id="6730" w:author="GoldenCorpusHarness" w:date="2026-03-28T21:57:55Z">
        <w:r>
          <w:t>terwards so that</w:t>
        </w:r>
      </w:ins>
      <w:r>
        <w:t xml:space="preserve"> by </w:t>
      </w:r>
      <w:del w:id="6731" w:author="GoldenCorpusHarness" w:date="2026-03-28T21:57:55Z">
        <w:r>
          <w:delText>co-incubati</w:delText>
        </w:r>
      </w:del>
      <w:ins w:id="6732" w:author="GoldenCorpusHarness" w:date="2026-03-28T21:57:55Z">
        <w:r>
          <w:t xml:space="preserve">4 hours post dose, the TRA in tumor was BLQ and was either BLQ or ≤55.4 </w:t>
        </w:r>
      </w:ins>
      <w:r>
        <w:t xml:space="preserve">ng </w:t>
      </w:r>
      <w:del w:id="6733" w:author="GoldenCorpusHarness" w:date="2026-03-28T21:57:55Z">
        <w:r>
          <w:delText>K</w:delText>
        </w:r>
      </w:del>
      <w:ins w:id="6734" w:author="GoldenCorpusHarness" w:date="2026-03-28T21:57:55Z">
        <w:r>
          <w:t>Eq./g in normal tissues. By the last sampling point at 72 hours post dose, the TRA in most normal tissues was B</w:t>
        </w:r>
      </w:ins>
      <w:r>
        <w:t>L</w:t>
      </w:r>
      <w:del w:id="6735" w:author="GoldenCorpusHarness" w:date="2026-03-28T21:57:55Z">
        <w:r>
          <w:delText xml:space="preserve">610023 and enzyme-specific substrates in human liver microsomes (pk006l006632571 / Kelun Report No. 403380-20180827-DDIM). The formation of metabolites of the substrates was determined by LC-MS/MS, and the inhibition on the enzyme activities (IC50) by KL610023 was calculated. The IC50 of KL610023 was greater than 3 μM. Due to the solubility limit of KL610023, the highest concentration tested was 3 μM. The results suggested that KL610023 had no inhibition potential on the CYP enzyme isoforms at concentrations below 3 μM. KL610023 incubation concentration range was 0.001 to 3 μM (IC50 &gt;3 μM). Given the high IC50 concentration relative to unbound Cmax of KL610023 in patients (~110 nM total, ~18 nM unbound), the risk for KL610023 to be a perpetrator in a metabolic DDI through reversible inhibition of CYP enzymes is low. </w:delText>
        </w:r>
      </w:del>
      <w:ins w:id="6736" w:author="GoldenCorpusHarness" w:date="2026-03-28T21:57:55Z">
        <w:r>
          <w:t>Q.</w:t>
        </w:r>
      </w:ins>
    </w:p>
    <w:p ns2:paraId="01C60360" ns2:textId="3045FF79" w:rsidR="00065FD5" w:rsidRDefault="00065FD5" w:rsidP="00687CE3">
      <w:pPr>
        <w:pStyle w:val="Heading5"/>
      </w:pPr>
      <w:r>
        <w:t>Ti</w:t>
      </w:r>
      <w:del w:id="6737" w:author="GoldenCorpusHarness" w:date="2026-03-28T21:57:55Z">
        <w:r>
          <w:delText>m</w:delText>
        </w:r>
      </w:del>
      <w:ins w:id="6738" w:author="GoldenCorpusHarness" w:date="2026-03-28T21:57:55Z">
        <w:r>
          <w:t>ssu</w:t>
        </w:r>
      </w:ins>
      <w:r>
        <w:t>e</w:t>
      </w:r>
      <w:del w:id="6739" w:author="GoldenCorpusHarness" w:date="2026-03-28T21:57:55Z">
        <w:r>
          <w:delText>-</w:delText>
        </w:r>
      </w:del>
      <w:ins w:id="6740" w:author="GoldenCorpusHarness" w:date="2026-03-28T21:57:55Z">
        <w:r>
          <w:t xml:space="preserve"> </w:t>
        </w:r>
      </w:ins>
      <w:r>
        <w:t>D</w:t>
      </w:r>
      <w:del w:id="6741" w:author="GoldenCorpusHarness" w:date="2026-03-28T21:57:55Z">
        <w:r>
          <w:delText>ependen</w:delText>
        </w:r>
      </w:del>
      <w:ins w:id="6742" w:author="GoldenCorpusHarness" w:date="2026-03-28T21:57:55Z">
        <w:r>
          <w:t>is</w:t>
        </w:r>
      </w:ins>
      <w:r>
        <w:t>t</w:t>
      </w:r>
      <w:del w:id="6743" w:author="GoldenCorpusHarness" w:date="2026-03-28T21:57:55Z">
        <w:r>
          <w:delText xml:space="preserve"> CYP Inh</w:delText>
        </w:r>
      </w:del>
      <w:ins w:id="6744" w:author="GoldenCorpusHarness" w:date="2026-03-28T21:57:55Z">
        <w:r>
          <w:t>r</w:t>
        </w:r>
      </w:ins>
      <w:r>
        <w:t>ib</w:t>
      </w:r>
      <w:del w:id="6745" w:author="GoldenCorpusHarness" w:date="2026-03-28T21:57:55Z">
        <w:r>
          <w:delText>i</w:delText>
        </w:r>
      </w:del>
      <w:ins w:id="6746" w:author="GoldenCorpusHarness" w:date="2026-03-28T21:57:55Z">
        <w:r>
          <w:t>u</w:t>
        </w:r>
      </w:ins>
      <w:r>
        <w:t xml:space="preserve">tion </w:t>
      </w:r>
      <w:del w:id="6747" w:author="GoldenCorpusHarness" w:date="2026-03-28T21:57:55Z">
        <w:r>
          <w:delText>Stu</w:delText>
        </w:r>
      </w:del>
      <w:ins w:id="6748" w:author="GoldenCorpusHarness" w:date="2026-03-28T21:57:55Z">
        <w:r>
          <w:t>of Ra</w:t>
        </w:r>
      </w:ins>
      <w:r>
        <w:t>di</w:t>
      </w:r>
      <w:ins w:id="6749" w:author="GoldenCorpusHarness" w:date="2026-03-28T21:57:55Z">
        <w:r>
          <w:t>olab</w:t>
        </w:r>
      </w:ins>
      <w:r>
        <w:t>e</w:t>
      </w:r>
      <w:del w:id="6750" w:author="GoldenCorpusHarness" w:date="2026-03-28T21:57:55Z">
        <w:r>
          <w:delText>s</w:delText>
        </w:r>
      </w:del>
      <w:ins w:id="6751" w:author="GoldenCorpusHarness" w:date="2026-03-28T21:57:55Z">
        <w:r>
          <w:t>led Sac-TMT after Single IV Injection to Tumor-Bearing Mice</w:t>
        </w:r>
      </w:ins>
    </w:p>
    <w:p ns2:paraId="247C2197" ns2:textId="2614DFC5" w:rsidR="00065FD5" w:rsidRDefault="00065FD5" w:rsidP="00065FD5">
      <w:pPr>
        <w:pStyle w:val="Paragraph"/>
      </w:pPr>
      <w:ins w:id="6752" w:author="GoldenCorpusHarness" w:date="2026-03-28T21:57:55Z">
        <w:r>
          <w:t xml:space="preserve">The tissue distribution of tritium-labeled sac-TMT and its unconjugated antibody was evaluated in </w:t>
        </w:r>
      </w:ins>
      <w:r>
        <w:t>H</w:t>
      </w:r>
      <w:del w:id="6753" w:author="GoldenCorpusHarness" w:date="2026-03-28T21:57:55Z">
        <w:r>
          <w:delText>uman liver microsomes (0.</w:delText>
        </w:r>
      </w:del>
      <w:ins w:id="6754" w:author="GoldenCorpusHarness" w:date="2026-03-28T21:57:55Z">
        <w:r>
          <w:t>CC</w:t>
        </w:r>
      </w:ins>
      <w:r>
        <w:t>1</w:t>
      </w:r>
      <w:del w:id="6755" w:author="GoldenCorpusHarness" w:date="2026-03-28T21:57:55Z">
        <w:r>
          <w:delText xml:space="preserve"> mg protein/mL) </w:delText>
        </w:r>
      </w:del>
      <w:ins w:id="6756" w:author="GoldenCorpusHarness" w:date="2026-03-28T21:57:55Z">
        <w:r>
          <w:t>806-tumor-bearing mice follo</w:t>
        </w:r>
      </w:ins>
      <w:r>
        <w:t>w</w:t>
      </w:r>
      <w:del w:id="6757" w:author="GoldenCorpusHarness" w:date="2026-03-28T21:57:55Z">
        <w:r>
          <w:delText>ere coincubated w</w:delText>
        </w:r>
      </w:del>
      <w:ins w:id="6758" w:author="GoldenCorpusHarness" w:date="2026-03-28T21:57:55Z">
        <w:r>
          <w:t>ing a single-dose by IV injection of e</w:t>
        </w:r>
      </w:ins>
      <w:r>
        <w:t>ith</w:t>
      </w:r>
      <w:del w:id="6759" w:author="GoldenCorpusHarness" w:date="2026-03-28T21:57:55Z">
        <w:r>
          <w:delText xml:space="preserve"> </w:delText>
        </w:r>
      </w:del>
      <w:ins w:id="6760" w:author="GoldenCorpusHarness" w:date="2026-03-28T21:57:55Z">
        <w:r>
          <w:t>er [3H-</w:t>
        </w:r>
      </w:ins>
      <w:r>
        <w:t>KL610023</w:t>
      </w:r>
      <w:ins w:id="6761" w:author="GoldenCorpusHarness" w:date="2026-03-28T21:57:55Z">
        <w:r>
          <w:t>]sac-TMT</w:t>
        </w:r>
      </w:ins>
      <w:r>
        <w:t xml:space="preserve"> (</w:t>
      </w:r>
      <w:del w:id="6762" w:author="GoldenCorpusHarness" w:date="2026-03-28T21:57:55Z">
        <w:r>
          <w:delText>concentration range: 0</w:delText>
        </w:r>
      </w:del>
      <w:ins w:id="6763" w:author="GoldenCorpusHarness" w:date="2026-03-28T21:57:55Z">
        <w:r>
          <w:t>pk003MK2870 / Kelun Report No</w:t>
        </w:r>
      </w:ins>
      <w:r>
        <w:t>.</w:t>
      </w:r>
      <w:del w:id="6764" w:author="GoldenCorpusHarness" w:date="2026-03-28T21:57:55Z">
        <w:r>
          <w:delText>00</w:delText>
        </w:r>
      </w:del>
      <w:ins w:id="6765" w:author="GoldenCorpusHarness" w:date="2026-03-28T21:57:55Z">
        <w:r>
          <w:t xml:space="preserve"> VPS187</w:t>
        </w:r>
      </w:ins>
      <w:r>
        <w:t>5</w:t>
      </w:r>
      <w:del w:id="6766" w:author="GoldenCorpusHarness" w:date="2026-03-28T21:57:55Z">
        <w:r>
          <w:delText xml:space="preserve"> to 3 μM</w:delText>
        </w:r>
      </w:del>
      <w:ins w:id="6767" w:author="GoldenCorpusHarness" w:date="2026-03-28T21:57:55Z">
        <w:r>
          <w:t>8</w:t>
        </w:r>
      </w:ins>
      <w:r>
        <w:t>)</w:t>
      </w:r>
      <w:del w:id="6768" w:author="GoldenCorpusHarness" w:date="2026-03-28T21:57:55Z">
        <w:r>
          <w:delText xml:space="preserve"> or positive control CY</w:delText>
        </w:r>
      </w:del>
      <w:ins w:id="6769" w:author="GoldenCorpusHarness" w:date="2026-03-28T21:57:55Z">
        <w:r>
          <w:t>, [3H-sacituzumab]sacTMT (pk004MK2870 / Kelun Report No. V</w:t>
        </w:r>
      </w:ins>
      <w:r>
        <w:t>P</w:t>
      </w:r>
      <w:del w:id="6770" w:author="GoldenCorpusHarness" w:date="2026-03-28T21:57:55Z">
        <w:r>
          <w:delText xml:space="preserve"> inhibitors with</w:delText>
        </w:r>
      </w:del>
      <w:ins w:id="6771" w:author="GoldenCorpusHarness" w:date="2026-03-28T21:57:55Z">
        <w:r>
          <w:t>S18759), or [3H]sacituzumab (pk002MK2870 / Kelun Report</w:t>
        </w:r>
      </w:ins>
      <w:r>
        <w:t xml:space="preserve"> N</w:t>
      </w:r>
      <w:del w:id="6772" w:author="GoldenCorpusHarness" w:date="2026-03-28T21:57:55Z">
        <w:r>
          <w:delText>AD</w:delText>
        </w:r>
      </w:del>
      <w:ins w:id="6773" w:author="GoldenCorpusHarness" w:date="2026-03-28T21:57:55Z">
        <w:r>
          <w:t>o. V</w:t>
        </w:r>
      </w:ins>
      <w:r>
        <w:t>P</w:t>
      </w:r>
      <w:del w:id="6774" w:author="GoldenCorpusHarness" w:date="2026-03-28T21:57:55Z">
        <w:r>
          <w:delText>H for 30 minutes (T=30) (pk0</w:delText>
        </w:r>
      </w:del>
      <w:ins w:id="6775" w:author="GoldenCorpusHarness" w:date="2026-03-28T21:57:55Z">
        <w:r>
          <w:t>S</w:t>
        </w:r>
      </w:ins>
      <w:r>
        <w:t>1</w:t>
      </w:r>
      <w:del w:id="6776" w:author="GoldenCorpusHarness" w:date="2026-03-28T21:57:55Z">
        <w:r>
          <w:delText>1l006632</w:delText>
        </w:r>
      </w:del>
      <w:ins w:id="6777" w:author="GoldenCorpusHarness" w:date="2026-03-28T21:57:55Z">
        <w:r>
          <w:t>87</w:t>
        </w:r>
      </w:ins>
      <w:r>
        <w:t>57</w:t>
      </w:r>
      <w:ins w:id="6778" w:author="GoldenCorpusHarness" w:date="2026-03-28T21:57:55Z">
        <w:r>
          <w:t>) at 3 mg/</w:t>
        </w:r>
      </w:ins>
      <w:r>
        <w:t>1</w:t>
      </w:r>
      <w:del w:id="6779" w:author="GoldenCorpusHarness" w:date="2026-03-28T21:57:55Z">
        <w:r>
          <w:delText xml:space="preserve"> </w:delText>
        </w:r>
      </w:del>
      <w:ins w:id="6780" w:author="GoldenCorpusHarness" w:date="2026-03-28T21:57:55Z">
        <w:r>
          <w:t>00 μCi</w:t>
        </w:r>
      </w:ins>
      <w:r>
        <w:t>/</w:t>
      </w:r>
      <w:del w:id="6781" w:author="GoldenCorpusHarness" w:date="2026-03-28T21:57:55Z">
        <w:r>
          <w:delText xml:space="preserve"> Kelun </w:delText>
        </w:r>
      </w:del>
      <w:ins w:id="6782" w:author="GoldenCorpusHarness" w:date="2026-03-28T21:57:55Z">
        <w:r>
          <w:t>kg. The T</w:t>
        </w:r>
      </w:ins>
      <w:r>
        <w:t>R</w:t>
      </w:r>
      <w:del w:id="6783" w:author="GoldenCorpusHarness" w:date="2026-03-28T21:57:55Z">
        <w:r>
          <w:delText>eport No. 403380-20180827-TDI). T</w:delText>
        </w:r>
      </w:del>
      <w:ins w:id="6784" w:author="GoldenCorpusHarness" w:date="2026-03-28T21:57:55Z">
        <w:r>
          <w:t>A distribution patterns were generally similar between t</w:t>
        </w:r>
      </w:ins>
      <w:r>
        <w:t>he r</w:t>
      </w:r>
      <w:del w:id="6785" w:author="GoldenCorpusHarness" w:date="2026-03-28T21:57:55Z">
        <w:r>
          <w:delText>ecombinant en</w:delText>
        </w:r>
      </w:del>
      <w:ins w:id="6786" w:author="GoldenCorpusHarness" w:date="2026-03-28T21:57:55Z">
        <w:r>
          <w:t>adiolabeled versions of sac-TMT and the radiolabeled unconjugated antibody [3H]sacitu</w:t>
        </w:r>
      </w:ins>
      <w:r>
        <w:t>z</w:t>
      </w:r>
      <w:del w:id="6787" w:author="GoldenCorpusHarness" w:date="2026-03-28T21:57:55Z">
        <w:r>
          <w:delText>yme-speci</w:delText>
        </w:r>
      </w:del>
      <w:ins w:id="6788" w:author="GoldenCorpusHarness" w:date="2026-03-28T21:57:55Z">
        <w:r>
          <w:t>umab, so the distribution pattern o</w:t>
        </w:r>
      </w:ins>
      <w:r>
        <w:t>f</w:t>
      </w:r>
      <w:del w:id="6789" w:author="GoldenCorpusHarness" w:date="2026-03-28T21:57:55Z">
        <w:r>
          <w:delText xml:space="preserve">ic substrates were added while at the same time, an exact same experiment system was prepared without preincubation (T=0). The concentrations of substrates in the samples were quantitatively determined by LC-MS/MS, and the IC50 shift (the IC50 ratio of T=0 vs T=30) by </w:delText>
        </w:r>
      </w:del>
      <w:ins w:id="6790" w:author="GoldenCorpusHarness" w:date="2026-03-28T21:57:55Z">
        <w:r>
          <w:t xml:space="preserve"> [3H-</w:t>
        </w:r>
      </w:ins>
      <w:r>
        <w:t>KL610023</w:t>
      </w:r>
      <w:del w:id="6791" w:author="GoldenCorpusHarness" w:date="2026-03-28T21:57:55Z">
        <w:r>
          <w:delText xml:space="preserve"> and by positive controls were calculated</w:delText>
        </w:r>
      </w:del>
      <w:ins w:id="6792" w:author="GoldenCorpusHarness" w:date="2026-03-28T21:57:55Z">
        <w:r>
          <w:t>]sac-TMT is described herein</w:t>
        </w:r>
      </w:ins>
      <w:r>
        <w:t>.</w:t>
      </w:r>
      <w:del w:id="6793" w:author="GoldenCorpusHarness" w:date="2026-03-28T21:57:55Z">
        <w:r>
          <w:delText xml:space="preserve"> As KL610023 had no inhibitory effects under the test condition (IC50 &gt;3 μM). Given the high IC50 concentration relative to unbound Cmax of KL610023 in patients (~110 nM total, ~18 nM unbound), the risk for KL610023 to be a perpetrator in a metabolic DDI through time-dependent CYP inhibition is low.</w:delText>
        </w:r>
      </w:del>
    </w:p>
    <w:p ns2:paraId="49215BAC" ns2:textId="41630EAF" w:rsidR="00065FD5" w:rsidRDefault="00065FD5" w:rsidP="00490F0D">
      <w:pPr>
        <w:pStyle w:val="Heading5"/>
      </w:pPr>
      <w:ins w:id="6794" w:author="GoldenCorpusHarness" w:date="2026-03-28T21:57:55Z">
        <w:r>
          <w:t xml:space="preserve">At early time points, the TRA had limited distribution from the vasculature as the highest concentrations were in the plasma and blood compared to other normal tissues at both 1 hour and 24 hours. Over time the TRA gradually increased in tumors. The Tmax of radioactivity in most normal tissues was at either 1 hour or 24 hours and in tumor was 24 hours. After 24 hours, the TRA in tumors decreased slowly and was higher than that of the plasma and tissues at 168 hours and 336 hours. At 336 hours, the last sampling time point, the majority of the radioactivity was eliminated from the body, and the TRA in tumor was the highest concentration (492 ng </w:t>
        </w:r>
      </w:ins>
      <w:r>
        <w:t>E</w:t>
      </w:r>
      <w:ins w:id="6795" w:author="GoldenCorpusHarness" w:date="2026-03-28T21:57:55Z">
        <w:r>
          <w:t>q./g), which accounted for 0.27% of the administered radioacti</w:t>
        </w:r>
      </w:ins>
      <w:r>
        <w:t>v</w:t>
      </w:r>
      <w:del w:id="6796" w:author="GoldenCorpusHarness" w:date="2026-03-28T21:57:55Z">
        <w:r>
          <w:delText>aluation of the Inhibitor</w:delText>
        </w:r>
      </w:del>
      <w:ins w:id="6797" w:author="GoldenCorpusHarness" w:date="2026-03-28T21:57:55Z">
        <w:r>
          <w:t>it</w:t>
        </w:r>
      </w:ins>
      <w:r>
        <w:t xml:space="preserve">y </w:t>
      </w:r>
      <w:del w:id="6798" w:author="GoldenCorpusHarness" w:date="2026-03-28T21:57:55Z">
        <w:r>
          <w:delText>Potential of KL610023 on Human OATP1B1, OATP1B3, OAT1, OAT3, OCT2, P-gp, and BCRP Transporters</w:delText>
        </w:r>
      </w:del>
      <w:ins w:id="6799" w:author="GoldenCorpusHarness" w:date="2026-03-28T21:57:55Z">
        <w:r>
          <w:t>dose.</w:t>
        </w:r>
      </w:ins>
    </w:p>
    <w:p ns2:paraId="1FC6C0B6" ns2:textId="18952187" w:rsidR="00065FD5" w:rsidRDefault="00065FD5" w:rsidP="00065FD5">
      <w:pPr>
        <w:pStyle w:val="Paragraph"/>
      </w:pPr>
      <w:del w:id="6800" w:author="GoldenCorpusHarness" w:date="2026-03-28T21:57:55Z">
        <w:r>
          <w:delText>Th</w:delText>
        </w:r>
      </w:del>
      <w:ins w:id="6801" w:author="GoldenCorpusHarness" w:date="2026-03-28T21:57:55Z">
        <w:r>
          <w:t>Cross-sp</w:t>
        </w:r>
      </w:ins>
      <w:r>
        <w:t>e</w:t>
      </w:r>
      <w:del w:id="6802" w:author="GoldenCorpusHarness" w:date="2026-03-28T21:57:55Z">
        <w:r>
          <w:delText xml:space="preserve"> </w:delText>
        </w:r>
      </w:del>
      <w:ins w:id="6803" w:author="GoldenCorpusHarness" w:date="2026-03-28T21:57:55Z">
        <w:r>
          <w:t>c</w:t>
        </w:r>
      </w:ins>
      <w:r>
        <w:t>i</w:t>
      </w:r>
      <w:del w:id="6804" w:author="GoldenCorpusHarness" w:date="2026-03-28T21:57:55Z">
        <w:r>
          <w:delText>nhibition by KL610023 of the function of OATP1B1, OATB1B3, OAT1, OAT3, OCT2 (pk008l006632571 / Kelun Report No. 403380-20180827-OATP1B1, OATP1B3, OAT1, OAT3, OCT2I), P-gp, and BCRP (pk012l006632571 / Kelun Report No. RD-S1901-04-1) was evaluated with membrane vesicl</w:delText>
        </w:r>
      </w:del>
      <w:r>
        <w:t xml:space="preserve">es </w:t>
      </w:r>
      <w:ins w:id="6805" w:author="GoldenCorpusHarness" w:date="2026-03-28T21:57:55Z">
        <w:r>
          <w:t>Plasma Pr</w:t>
        </w:r>
      </w:ins>
      <w:r>
        <w:t>o</w:t>
      </w:r>
      <w:del w:id="6806" w:author="GoldenCorpusHarness" w:date="2026-03-28T21:57:55Z">
        <w:r>
          <w:delText>r transfec</w:delText>
        </w:r>
      </w:del>
      <w:r>
        <w:t>te</w:t>
      </w:r>
      <w:del w:id="6807" w:author="GoldenCorpusHarness" w:date="2026-03-28T21:57:55Z">
        <w:r>
          <w:delText>d cells conta</w:delText>
        </w:r>
      </w:del>
      <w:r>
        <w:t>in</w:t>
      </w:r>
      <w:ins w:id="6808" w:author="GoldenCorpusHarness" w:date="2026-03-28T21:57:55Z">
        <w:r>
          <w:t xml:space="preserve"> Bind</w:t>
        </w:r>
      </w:ins>
      <w:r>
        <w:t xml:space="preserve">ing </w:t>
      </w:r>
      <w:del w:id="6809" w:author="GoldenCorpusHarness" w:date="2026-03-28T21:57:55Z">
        <w:r>
          <w:delText>in</w:delText>
        </w:r>
      </w:del>
      <w:ins w:id="6810" w:author="GoldenCorpusHarness" w:date="2026-03-28T21:57:55Z">
        <w:r>
          <w:t>Stu</w:t>
        </w:r>
      </w:ins>
      <w:r>
        <w:t>d</w:t>
      </w:r>
      <w:del w:id="6811" w:author="GoldenCorpusHarness" w:date="2026-03-28T21:57:55Z">
        <w:r>
          <w:delText>ividual transporters incubated in the presence</w:delText>
        </w:r>
      </w:del>
      <w:ins w:id="6812" w:author="GoldenCorpusHarness" w:date="2026-03-28T21:57:55Z">
        <w:r>
          <w:t>y</w:t>
        </w:r>
      </w:ins>
      <w:r>
        <w:t xml:space="preserve"> of KL610023</w:t>
      </w:r>
      <w:del w:id="6813" w:author="GoldenCorpusHarness" w:date="2026-03-28T21:57:55Z">
        <w:r>
          <w:delText>. KL610023 inhibited OATP1B1, OATP1B3, OAT1, and OCT2’s activity with IC50 values greater than 5.00 µM. KL610023 did not show any inhibition potential on OAT3 and P-gp’s activity at the concentrations tested. KL610023 inhibited BCRP’s activity with IC50 5.86 µM. The risk for KL610023 to be a perpetrator in DDIs involving these transporters is low.</w:delText>
        </w:r>
      </w:del>
    </w:p>
    <w:p ns2:paraId="26DBB6D3" ns2:textId="6BBBDF13" w:rsidR="00065FD5" w:rsidRDefault="00065FD5" w:rsidP="00A21F1A">
      <w:pPr>
        <w:pStyle w:val="Heading4"/>
      </w:pPr>
      <w:del w:id="6814" w:author="GoldenCorpusHarness" w:date="2026-03-28T21:57:55Z">
        <w:r>
          <w:delText>Induction o</w:delText>
        </w:r>
      </w:del>
      <w:ins w:id="6815" w:author="GoldenCorpusHarness" w:date="2026-03-28T21:57:55Z">
        <w:r>
          <w:t xml:space="preserve">KL610023 exhibited a moderate binding to plasma proteins in vitro using CD-1 mouse, SD rat, beagle dog, cynomolgus monkey, and human plasma. The values were around 80-90% bound except </w:t>
        </w:r>
      </w:ins>
      <w:r>
        <w:t>f</w:t>
      </w:r>
      <w:del w:id="6816" w:author="GoldenCorpusHarness" w:date="2026-03-28T21:57:55Z">
        <w:r>
          <w:delText xml:space="preserve"> C</w:delText>
        </w:r>
      </w:del>
      <w:ins w:id="6817" w:author="GoldenCorpusHarness" w:date="2026-03-28T21:57:55Z">
        <w:r>
          <w:t>or the beagle dog, which was approximatel</w:t>
        </w:r>
      </w:ins>
      <w:r>
        <w:t>y</w:t>
      </w:r>
      <w:del w:id="6818" w:author="GoldenCorpusHarness" w:date="2026-03-28T21:57:55Z">
        <w:r>
          <w:delText xml:space="preserve">tochrome </w:delText>
        </w:r>
      </w:del>
      <w:ins w:id="6819" w:author="GoldenCorpusHarness" w:date="2026-03-28T21:57:55Z">
        <w:r>
          <w:t xml:space="preserve"> 64% bound at all 3 tested concentrations of 0.2, 2, and 10 μM (pk002l006632571 / 403380-20180827-</w:t>
        </w:r>
      </w:ins>
      <w:r>
        <w:t>P</w:t>
      </w:r>
      <w:del w:id="6820" w:author="GoldenCorpusHarness" w:date="2026-03-28T21:57:55Z">
        <w:r>
          <w:delText>450 Enzymes</w:delText>
        </w:r>
      </w:del>
      <w:ins w:id="6821" w:author="GoldenCorpusHarness" w:date="2026-03-28T21:57:55Z">
        <w:r>
          <w:t>PB).</w:t>
        </w:r>
      </w:ins>
    </w:p>
    <w:p ns2:paraId="163FD7B2" ns2:textId="255C3AE1" w:rsidR="00365AD9" w:rsidRPr="00754B4E" w:rsidRDefault="00065FD5" w:rsidP="00065FD5">
      <w:pPr>
        <w:pStyle w:val="Paragraph"/>
      </w:pPr>
      <w:del w:id="6822" w:author="GoldenCorpusHarness" w:date="2026-03-28T21:57:55Z">
        <w:r>
          <w:delText>KL610023 was evaluated in c</w:delText>
        </w:r>
      </w:del>
      <w:ins w:id="6823" w:author="GoldenCorpusHarness" w:date="2026-03-28T21:57:55Z">
        <w:r>
          <w:t>Cr</w:t>
        </w:r>
      </w:ins>
      <w:r>
        <w:t>o</w:t>
      </w:r>
      <w:del w:id="6824" w:author="GoldenCorpusHarness" w:date="2026-03-28T21:57:55Z">
        <w:r>
          <w:delText>cultures with primary human hepatocytes to a</w:delText>
        </w:r>
      </w:del>
      <w:r>
        <w:t>ss</w:t>
      </w:r>
      <w:ins w:id="6825" w:author="GoldenCorpusHarness" w:date="2026-03-28T21:57:55Z">
        <w:r>
          <w:t>-sp</w:t>
        </w:r>
      </w:ins>
      <w:r>
        <w:t>e</w:t>
      </w:r>
      <w:del w:id="6826" w:author="GoldenCorpusHarness" w:date="2026-03-28T21:57:55Z">
        <w:r>
          <w:delText>ss whether KL610023 was an indu</w:delText>
        </w:r>
      </w:del>
      <w:r>
        <w:t>c</w:t>
      </w:r>
      <w:del w:id="6827" w:author="GoldenCorpusHarness" w:date="2026-03-28T21:57:55Z">
        <w:r>
          <w:delText>er of cytochrome P450 isoforms CYP 1A2, 2B6, and 3A4 by measures of enzymatic activit</w:delText>
        </w:r>
      </w:del>
      <w:r>
        <w:t xml:space="preserve">ies </w:t>
      </w:r>
      <w:del w:id="6828" w:author="GoldenCorpusHarness" w:date="2026-03-28T21:57:55Z">
        <w:r>
          <w:delText>an</w:delText>
        </w:r>
      </w:del>
      <w:ins w:id="6829" w:author="GoldenCorpusHarness" w:date="2026-03-28T21:57:55Z">
        <w:r>
          <w:t>Bloo</w:t>
        </w:r>
      </w:ins>
      <w:r>
        <w:t xml:space="preserve">d </w:t>
      </w:r>
      <w:del w:id="6830" w:author="GoldenCorpusHarness" w:date="2026-03-28T21:57:55Z">
        <w:r>
          <w:delText>mRNA expression (pk007l006632571 / Kelun Repo</w:delText>
        </w:r>
      </w:del>
      <w:ins w:id="6831" w:author="GoldenCorpusHarness" w:date="2026-03-28T21:57:55Z">
        <w:r>
          <w:t>Pa</w:t>
        </w:r>
      </w:ins>
      <w:r>
        <w:t>rt</w:t>
      </w:r>
      <w:del w:id="6832" w:author="GoldenCorpusHarness" w:date="2026-03-28T21:57:55Z">
        <w:r>
          <w:delText xml:space="preserve"> No. 403380-20180827-HI). Cytoxoc</w:delText>
        </w:r>
      </w:del>
      <w:r>
        <w:t>i</w:t>
      </w:r>
      <w:del w:id="6833" w:author="GoldenCorpusHarness" w:date="2026-03-28T21:57:55Z">
        <w:r>
          <w:delText>ty to the hepatoctyes was observed at 10 µM KL610023 by a LDH assay. Consequently, the interpreta</w:delText>
        </w:r>
      </w:del>
      <w:r>
        <w:t>tion</w:t>
      </w:r>
      <w:del w:id="6834" w:author="GoldenCorpusHarness" w:date="2026-03-28T21:57:55Z">
        <w:r>
          <w:delText xml:space="preserve"> of </w:delText>
        </w:r>
      </w:del>
      <w:r>
        <w:t>in</w:t>
      </w:r>
      <w:ins w:id="6835" w:author="GoldenCorpusHarness" w:date="2026-03-28T21:57:55Z">
        <w:r>
          <w:t>g Stu</w:t>
        </w:r>
      </w:ins>
      <w:r>
        <w:t>d</w:t>
      </w:r>
      <w:del w:id="6836" w:author="GoldenCorpusHarness" w:date="2026-03-28T21:57:55Z">
        <w:r>
          <w:delText>uction effects is confounded by the cytotoxicit</w:delText>
        </w:r>
      </w:del>
      <w:r>
        <w:t>y of KL610023</w:t>
      </w:r>
      <w:del w:id="6837" w:author="GoldenCorpusHarness" w:date="2026-03-28T21:57:55Z">
        <w:r>
          <w:delText xml:space="preserve"> potentially even at lower concentrations than than 10 µM KL610023. The results suggest that KL610023 is not an inducer for CYP2B6 and CYP3A4 but may potentially be an inducer for CYP1A2. </w:delText>
        </w:r>
      </w:del>
    </w:p>
    <w:p ns2:paraId="02203FAB" ns2:textId="46E02732" w:rsidR="001440DD" w:rsidRPr="00754B4E" w:rsidRDefault="002C1FA6" w:rsidP="00620655">
      <w:pPr>
        <w:pStyle w:val="Heading3"/>
      </w:pPr>
      <w:del w:id="6838" w:author="GoldenCorpusHarness" w:date="2026-03-28T21:57:55Z">
        <w:r>
          <w:delText>Other</w:delText>
        </w:r>
      </w:del>
      <w:ins w:id="6839" w:author="GoldenCorpusHarness" w:date="2026-03-28T21:57:55Z">
        <w:r>
          <w:t>The blood-to-plasma ratio and erythrocytes-to-plasma ratio of KL610023 in vitro in whole blood was studied to estimate the level of partitioning into RBCs. KL610023 at 3 concentrations, 0.02, 0.1, and 0.5 μM, was incubated with CD-1 mouse,</w:t>
        </w:r>
      </w:ins>
      <w:r>
        <w:t xml:space="preserve"> S</w:t>
      </w:r>
      <w:del w:id="6840" w:author="GoldenCorpusHarness" w:date="2026-03-28T21:57:55Z">
        <w:r>
          <w:delText>tudies</w:delText>
        </w:r>
      </w:del>
      <w:ins w:id="6841" w:author="GoldenCorpusHarness" w:date="2026-03-28T21:57:55Z">
        <w:r>
          <w:t>D rat, cynomolgus monkey, and human whole blood at 37°C for 60 minutes.</w:t>
        </w:r>
      </w:ins>
    </w:p>
    <w:p ns2:paraId="49300798" ns2:textId="7B0B7EB5" w:rsidR="001440DD" w:rsidRPr="00754B4E" w:rsidRDefault="00754761" w:rsidP="00ED7F09">
      <w:pPr>
        <w:pStyle w:val="Heading4"/>
      </w:pPr>
      <w:del w:id="6842" w:author="GoldenCorpusHarness" w:date="2026-03-28T21:57:55Z">
        <w:r>
          <w:delText>In Vitro Plasma and Bu</w:delText>
        </w:r>
      </w:del>
      <w:ins w:id="6843" w:author="GoldenCorpusHarness" w:date="2026-03-28T21:57:55Z">
        <w:r>
          <w:t>A slight di</w:t>
        </w:r>
      </w:ins>
      <w:r>
        <w:t>ffer</w:t>
      </w:r>
      <w:del w:id="6844" w:author="GoldenCorpusHarness" w:date="2026-03-28T21:57:55Z">
        <w:r>
          <w:delText xml:space="preserve"> So</w:delText>
        </w:r>
      </w:del>
      <w:ins w:id="6845" w:author="GoldenCorpusHarness" w:date="2026-03-28T21:57:55Z">
        <w:r>
          <w:t>ence in the blood-to-plasma ratio va</w:t>
        </w:r>
      </w:ins>
      <w:r>
        <w:t>lu</w:t>
      </w:r>
      <w:del w:id="6846" w:author="GoldenCorpusHarness" w:date="2026-03-28T21:57:55Z">
        <w:r>
          <w:delText>tion Sta</w:delText>
        </w:r>
      </w:del>
      <w:ins w:id="6847" w:author="GoldenCorpusHarness" w:date="2026-03-28T21:57:55Z">
        <w:r>
          <w:t>es was o</w:t>
        </w:r>
      </w:ins>
      <w:r>
        <w:t>b</w:t>
      </w:r>
      <w:del w:id="6848" w:author="GoldenCorpusHarness" w:date="2026-03-28T21:57:55Z">
        <w:r>
          <w:delText>ilit</w:delText>
        </w:r>
      </w:del>
      <w:ins w:id="6849" w:author="GoldenCorpusHarness" w:date="2026-03-28T21:57:55Z">
        <w:r>
          <w:t>served for KL610023 across species (0.64 to 0.97) that correlated to the low er</w:t>
        </w:r>
      </w:ins>
      <w:r>
        <w:t>y</w:t>
      </w:r>
      <w:del w:id="6850" w:author="GoldenCorpusHarness" w:date="2026-03-28T21:57:55Z">
        <w:r>
          <w:delText xml:space="preserve"> of Sac-T</w:delText>
        </w:r>
      </w:del>
      <w:ins w:id="6851" w:author="GoldenCorpusHarness" w:date="2026-03-28T21:57:55Z">
        <w:r>
          <w:t>throcytes-to-plasma ratio values in the mouse (0.31 to 0.38) and monkey (0.25 to 0.32) and moderate erythrocytes-to-plasma ratio values in the rat (0.81 to 0.97) and in the human (0.61 to 0.86) at all three test concentrations (0.02, 0.1, and 0.5 μ</w:t>
        </w:r>
      </w:ins>
      <w:r>
        <w:t>M</w:t>
      </w:r>
      <w:del w:id="6852" w:author="GoldenCorpusHarness" w:date="2026-03-28T21:57:55Z">
        <w:r>
          <w:delText>T</w:delText>
        </w:r>
      </w:del>
      <w:ins w:id="6853" w:author="GoldenCorpusHarness" w:date="2026-03-28T21:57:55Z">
        <w:r>
          <w:t>) (pk017l006632571 / 413142-20240320-BPR).</w:t>
        </w:r>
      </w:ins>
    </w:p>
    <w:p ns2:paraId="13642C7E" ns2:textId="0BBE63C1" w:rsidR="002C1FA6" w:rsidRPr="00754B4E" w:rsidRDefault="004D011D" w:rsidP="002C1FA6">
      <w:pPr>
        <w:pStyle w:val="Paragraph"/>
      </w:pPr>
      <w:del w:id="6854" w:author="GoldenCorpusHarness" w:date="2026-03-28T21:57:55Z">
        <w:r>
          <w:delText>Th</w:delText>
        </w:r>
      </w:del>
      <w:ins w:id="6855" w:author="GoldenCorpusHarness" w:date="2026-03-28T21:57:55Z">
        <w:r>
          <w:t>M</w:t>
        </w:r>
      </w:ins>
      <w:r>
        <w:t>e</w:t>
      </w:r>
      <w:del w:id="6856" w:author="GoldenCorpusHarness" w:date="2026-03-28T21:57:55Z">
        <w:r>
          <w:delText xml:space="preserve"> in vitro s</w:delText>
        </w:r>
      </w:del>
      <w:r>
        <w:t>tab</w:t>
      </w:r>
      <w:del w:id="6857" w:author="GoldenCorpusHarness" w:date="2026-03-28T21:57:55Z">
        <w:r>
          <w:delText>i</w:delText>
        </w:r>
      </w:del>
      <w:ins w:id="6858" w:author="GoldenCorpusHarness" w:date="2026-03-28T21:57:55Z">
        <w:r>
          <w:t>o</w:t>
        </w:r>
      </w:ins>
      <w:r>
        <w:t>li</w:t>
      </w:r>
      <w:del w:id="6859" w:author="GoldenCorpusHarness" w:date="2026-03-28T21:57:55Z">
        <w:r>
          <w:delText>ty of sac-TMT in buffer and pla</w:delText>
        </w:r>
      </w:del>
      <w:r>
        <w:t>sm</w:t>
      </w:r>
      <w:del w:id="6860" w:author="GoldenCorpusHarness" w:date="2026-03-28T21:57:55Z">
        <w:r>
          <w:delText>a of SD rat, cynomolgus monkey, and human was assessed over 336 hours (14 days) (pk009MK2870 / Kelun Report No. A2018086-K011-01). The percentage of deconjugated KL610023 relative to total KL610023 accounted for 99.1%, 95.2%, 87.3% and 87.3% in 0.5% BSA-PBS solution, human plasma, SD rat plasma and cynomolgus monkey plasma, respectively. These data show that sac-TMT was moderately stable in these matrices and that there was no significant difference in the stability of sac-TMT in plasma of different species.</w:delText>
        </w:r>
      </w:del>
    </w:p>
    <w:p ns2:paraId="569B9190" ns2:textId="6611F037" w:rsidR="00E90744" w:rsidRPr="00754B4E" w:rsidRDefault="00E90744" w:rsidP="00E90744">
      <w:pPr>
        <w:pStyle w:val="Heading4"/>
      </w:pPr>
      <w:del w:id="6861" w:author="GoldenCorpusHarness" w:date="2026-03-28T21:57:55Z">
        <w:r>
          <w:delText>Compa</w:delText>
        </w:r>
      </w:del>
      <w:ins w:id="6862" w:author="GoldenCorpusHarness" w:date="2026-03-28T21:57:55Z">
        <w:r>
          <w:t>In Vit</w:t>
        </w:r>
      </w:ins>
      <w:r>
        <w:t>r</w:t>
      </w:r>
      <w:del w:id="6863" w:author="GoldenCorpusHarness" w:date="2026-03-28T21:57:55Z">
        <w:r>
          <w:delText>ative Exposure t</w:delText>
        </w:r>
      </w:del>
      <w:r>
        <w:t xml:space="preserve">o </w:t>
      </w:r>
      <w:del w:id="6864" w:author="GoldenCorpusHarness" w:date="2026-03-28T21:57:55Z">
        <w:r>
          <w:delText>S</w:delText>
        </w:r>
      </w:del>
      <w:ins w:id="6865" w:author="GoldenCorpusHarness" w:date="2026-03-28T21:57:55Z">
        <w:r>
          <w:t>Met</w:t>
        </w:r>
      </w:ins>
      <w:r>
        <w:t>a</w:t>
      </w:r>
      <w:del w:id="6866" w:author="GoldenCorpusHarness" w:date="2026-03-28T21:57:55Z">
        <w:r>
          <w:delText>c-TMT-Related Analytes in Monkeys F</w:delText>
        </w:r>
      </w:del>
      <w:ins w:id="6867" w:author="GoldenCorpusHarness" w:date="2026-03-28T21:57:55Z">
        <w:r>
          <w:t>b</w:t>
        </w:r>
      </w:ins>
      <w:r>
        <w:t>ol</w:t>
      </w:r>
      <w:del w:id="6868" w:author="GoldenCorpusHarness" w:date="2026-03-28T21:57:55Z">
        <w:r>
          <w:delText>low</w:delText>
        </w:r>
      </w:del>
      <w:r>
        <w:t>i</w:t>
      </w:r>
      <w:del w:id="6869" w:author="GoldenCorpusHarness" w:date="2026-03-28T21:57:55Z">
        <w:r>
          <w:delText>ng an Infu</w:delText>
        </w:r>
      </w:del>
      <w:r>
        <w:t>s</w:t>
      </w:r>
      <w:del w:id="6870" w:author="GoldenCorpusHarness" w:date="2026-03-28T21:57:55Z">
        <w:r>
          <w:delText>ion of Different Batches of SacTMT</w:delText>
        </w:r>
      </w:del>
      <w:ins w:id="6871" w:author="GoldenCorpusHarness" w:date="2026-03-28T21:57:55Z">
        <w:r>
          <w:t>m</w:t>
        </w:r>
      </w:ins>
    </w:p>
    <w:p ns2:paraId="292C3022" ns2:textId="2AA1590A" w:rsidR="00E90744" w:rsidRDefault="00E90744" w:rsidP="00E90744">
      <w:pPr>
        <w:pStyle w:val="Paragraph"/>
      </w:pPr>
      <w:del w:id="6872" w:author="GoldenCorpusHarness" w:date="2026-03-28T21:57:55Z">
        <w:r>
          <w:delText>A s</w:delText>
        </w:r>
      </w:del>
      <w:ins w:id="6873" w:author="GoldenCorpusHarness" w:date="2026-03-28T21:57:55Z">
        <w:r>
          <w:t>Metabol</w:t>
        </w:r>
      </w:ins>
      <w:r>
        <w:t>i</w:t>
      </w:r>
      <w:del w:id="6874" w:author="GoldenCorpusHarness" w:date="2026-03-28T21:57:55Z">
        <w:r>
          <w:delText>ngle-dos</w:delText>
        </w:r>
      </w:del>
      <w:ins w:id="6875" w:author="GoldenCorpusHarness" w:date="2026-03-28T21:57:55Z">
        <w:r>
          <w:t>t</w:t>
        </w:r>
      </w:ins>
      <w:r>
        <w:t xml:space="preserve">e </w:t>
      </w:r>
      <w:ins w:id="6876" w:author="GoldenCorpusHarness" w:date="2026-03-28T21:57:55Z">
        <w:r>
          <w:t>Id</w:t>
        </w:r>
      </w:ins>
      <w:r>
        <w:t>e</w:t>
      </w:r>
      <w:del w:id="6877" w:author="GoldenCorpusHarness" w:date="2026-03-28T21:57:55Z">
        <w:r>
          <w:delText>xplor</w:delText>
        </w:r>
      </w:del>
      <w:ins w:id="6878" w:author="GoldenCorpusHarness" w:date="2026-03-28T21:57:55Z">
        <w:r>
          <w:t>ntific</w:t>
        </w:r>
      </w:ins>
      <w:r>
        <w:t>at</w:t>
      </w:r>
      <w:ins w:id="6879" w:author="GoldenCorpusHarness" w:date="2026-03-28T21:57:55Z">
        <w:r>
          <w:t>i</w:t>
        </w:r>
      </w:ins>
      <w:r>
        <w:t>o</w:t>
      </w:r>
      <w:del w:id="6880" w:author="GoldenCorpusHarness" w:date="2026-03-28T21:57:55Z">
        <w:r>
          <w:delText>ry study i</w:delText>
        </w:r>
      </w:del>
      <w:r>
        <w:t xml:space="preserve">n </w:t>
      </w:r>
      <w:del w:id="6881" w:author="GoldenCorpusHarness" w:date="2026-03-28T21:57:55Z">
        <w:r>
          <w:delText>male cyn</w:delText>
        </w:r>
      </w:del>
      <w:r>
        <w:t>o</w:t>
      </w:r>
      <w:del w:id="6882" w:author="GoldenCorpusHarness" w:date="2026-03-28T21:57:55Z">
        <w:r>
          <w:delText>molgus monkeys was conducted to compare the plasma exposure to TAb, sac-TMT, and</w:delText>
        </w:r>
      </w:del>
      <w:ins w:id="6883" w:author="GoldenCorpusHarness" w:date="2026-03-28T21:57:55Z">
        <w:r>
          <w:t>f</w:t>
        </w:r>
      </w:ins>
      <w:r>
        <w:t xml:space="preserve"> KL610023 </w:t>
      </w:r>
      <w:del w:id="6884" w:author="GoldenCorpusHarness" w:date="2026-03-28T21:57:55Z">
        <w:r>
          <w:delText xml:space="preserve">following infusion of three different batches of sac-TMT (pk010mk2870). Comparable exposures were measured. There was an unscheduled death </w:delText>
        </w:r>
      </w:del>
      <w:r>
        <w:t xml:space="preserve">in </w:t>
      </w:r>
      <w:del w:id="6885" w:author="GoldenCorpusHarness" w:date="2026-03-28T21:57:55Z">
        <w:r>
          <w:delText>th</w:delText>
        </w:r>
      </w:del>
      <w:ins w:id="6886" w:author="GoldenCorpusHarness" w:date="2026-03-28T21:57:55Z">
        <w:r>
          <w:t>Mous</w:t>
        </w:r>
      </w:ins>
      <w:r>
        <w:t>e</w:t>
      </w:r>
      <w:ins w:id="6887" w:author="GoldenCorpusHarness" w:date="2026-03-28T21:57:55Z">
        <w:r>
          <w:t>,</w:t>
        </w:r>
      </w:ins>
      <w:r>
        <w:t xml:space="preserve"> </w:t>
      </w:r>
      <w:del w:id="6888" w:author="GoldenCorpusHarness" w:date="2026-03-28T21:57:55Z">
        <w:r>
          <w:delText>study th</w:delText>
        </w:r>
      </w:del>
      <w:ins w:id="6889" w:author="GoldenCorpusHarness" w:date="2026-03-28T21:57:55Z">
        <w:r>
          <w:t>R</w:t>
        </w:r>
      </w:ins>
      <w:r>
        <w:t>at</w:t>
      </w:r>
      <w:ins w:id="6890" w:author="GoldenCorpusHarness" w:date="2026-03-28T21:57:55Z">
        <w:r>
          <w:t>,</w:t>
        </w:r>
      </w:ins>
      <w:r>
        <w:t xml:space="preserve"> </w:t>
      </w:r>
      <w:del w:id="6891" w:author="GoldenCorpusHarness" w:date="2026-03-28T21:57:55Z">
        <w:r>
          <w:delText>was</w:delText>
        </w:r>
      </w:del>
      <w:ins w:id="6892" w:author="GoldenCorpusHarness" w:date="2026-03-28T21:57:55Z">
        <w:r>
          <w:t>Dog,</w:t>
        </w:r>
      </w:ins>
      <w:r>
        <w:t xml:space="preserve"> </w:t>
      </w:r>
      <w:del w:id="6893" w:author="GoldenCorpusHarness" w:date="2026-03-28T21:57:55Z">
        <w:r>
          <w:delText>li</w:delText>
        </w:r>
      </w:del>
      <w:ins w:id="6894" w:author="GoldenCorpusHarness" w:date="2026-03-28T21:57:55Z">
        <w:r>
          <w:t>Mon</w:t>
        </w:r>
      </w:ins>
      <w:r>
        <w:t>ke</w:t>
      </w:r>
      <w:del w:id="6895" w:author="GoldenCorpusHarness" w:date="2026-03-28T21:57:55Z">
        <w:r>
          <w:delText>l</w:delText>
        </w:r>
      </w:del>
      <w:r>
        <w:t>y</w:t>
      </w:r>
      <w:del w:id="6896" w:author="GoldenCorpusHarness" w:date="2026-03-28T21:57:55Z">
        <w:r>
          <w:delText xml:space="preserve"> attributed to anaphylaxis or an anaphylactoid reaction based on the temporal association with dosing</w:delText>
        </w:r>
      </w:del>
      <w:ins w:id="6897" w:author="GoldenCorpusHarness" w:date="2026-03-28T21:57:55Z">
        <w:r>
          <w:t>,</w:t>
        </w:r>
      </w:ins>
      <w:r>
        <w:t xml:space="preserve"> and </w:t>
      </w:r>
      <w:del w:id="6898" w:author="GoldenCorpusHarness" w:date="2026-03-28T21:57:55Z">
        <w:r>
          <w:delText>the clinic</w:delText>
        </w:r>
      </w:del>
      <w:ins w:id="6899" w:author="GoldenCorpusHarness" w:date="2026-03-28T21:57:55Z">
        <w:r>
          <w:t>Hum</w:t>
        </w:r>
      </w:ins>
      <w:r>
        <w:t>a</w:t>
      </w:r>
      <w:del w:id="6900" w:author="GoldenCorpusHarness" w:date="2026-03-28T21:57:55Z">
        <w:r>
          <w:delText>l signs (TT #24-0597, included as Appendix 1 i</w:delText>
        </w:r>
      </w:del>
      <w:r>
        <w:t xml:space="preserve">n </w:t>
      </w:r>
      <w:ins w:id="6901" w:author="GoldenCorpusHarness" w:date="2026-03-28T21:57:55Z">
        <w:r>
          <w:t>He</w:t>
        </w:r>
      </w:ins>
      <w:r>
        <w:t>p</w:t>
      </w:r>
      <w:del w:id="6902" w:author="GoldenCorpusHarness" w:date="2026-03-28T21:57:55Z">
        <w:r>
          <w:delText xml:space="preserve">k010mk2870 </w:delText>
        </w:r>
      </w:del>
      <w:r>
        <w:t>a</w:t>
      </w:r>
      <w:del w:id="6903" w:author="GoldenCorpusHarness" w:date="2026-03-28T21:57:55Z">
        <w:r>
          <w:delText>nd fur</w:delText>
        </w:r>
      </w:del>
      <w:r>
        <w:t>t</w:t>
      </w:r>
      <w:del w:id="6904" w:author="GoldenCorpusHarness" w:date="2026-03-28T21:57:55Z">
        <w:r>
          <w:delText>h</w:delText>
        </w:r>
      </w:del>
      <w:ins w:id="6905" w:author="GoldenCorpusHarness" w:date="2026-03-28T21:57:55Z">
        <w:r>
          <w:t>ocyt</w:t>
        </w:r>
      </w:ins>
      <w:r>
        <w:t>e</w:t>
      </w:r>
      <w:del w:id="6906" w:author="GoldenCorpusHarness" w:date="2026-03-28T21:57:55Z">
        <w:r>
          <w:delText>r di</w:delText>
        </w:r>
      </w:del>
      <w:r>
        <w:t>s</w:t>
      </w:r>
      <w:del w:id="6907" w:author="GoldenCorpusHarness" w:date="2026-03-28T21:57:55Z">
        <w:r>
          <w:delText>cussed in [Sec. 4.3.7.1]).</w:delText>
        </w:r>
      </w:del>
    </w:p>
    <w:p ns2:paraId="34877D81" ns2:textId="47DE33D5" w:rsidR="00255A25" w:rsidRDefault="00255A25" w:rsidP="001502AD">
      <w:pPr>
        <w:pStyle w:val="Heading2"/>
      </w:pPr>
      <w:ins w:id="6908" w:author="GoldenCorpusHarness" w:date="2026-03-28T21:57:55Z">
        <w:r>
          <w:t xml:space="preserve">Metabolism of KL610023 was evaluated using mouse, rat, dog, monkey, and human hepatocytes (pk004l006632571 / Kelun Report No. 403380-20180621-MID). After incubation for 120 min, the parent KL610023 was the major component in mouse, rat, dog, monkey, and human hepatocytes with relative abundance of 35.27%, 37.87%, 96.38%, 52.53%, and 82.11%, respectively. </w:t>
        </w:r>
      </w:ins>
      <w:r>
        <w:t>T</w:t>
      </w:r>
      <w:ins w:id="6909" w:author="GoldenCorpusHarness" w:date="2026-03-28T21:57:55Z">
        <w:r>
          <w:t xml:space="preserve">he main metabolic pathways of KL610023 in mouse, rat, dog, monkey, and human hepatocytes were hydrolysis, </w:t>
        </w:r>
      </w:ins>
      <w:r>
        <w:t>ox</w:t>
      </w:r>
      <w:del w:id="6910" w:author="GoldenCorpusHarness" w:date="2026-03-28T21:57:55Z">
        <w:r>
          <w:delText>icolo</w:delText>
        </w:r>
      </w:del>
      <w:ins w:id="6911" w:author="GoldenCorpusHarness" w:date="2026-03-28T21:57:55Z">
        <w:r>
          <w:t>y</w:t>
        </w:r>
      </w:ins>
      <w:r>
        <w:t>g</w:t>
      </w:r>
      <w:del w:id="6912" w:author="GoldenCorpusHarness" w:date="2026-03-28T21:57:55Z">
        <w:r>
          <w:delText>y and T</w:delText>
        </w:r>
      </w:del>
      <w:ins w:id="6913" w:author="GoldenCorpusHarness" w:date="2026-03-28T21:57:55Z">
        <w:r>
          <w:t>enation, dehydrogenation, decarb</w:t>
        </w:r>
      </w:ins>
      <w:r>
        <w:t>ox</w:t>
      </w:r>
      <w:del w:id="6914" w:author="GoldenCorpusHarness" w:date="2026-03-28T21:57:55Z">
        <w:r>
          <w:delText>ico</w:delText>
        </w:r>
      </w:del>
      <w:ins w:id="6915" w:author="GoldenCorpusHarness" w:date="2026-03-28T21:57:55Z">
        <w:r>
          <w:t>ylation, deal</w:t>
        </w:r>
      </w:ins>
      <w:r>
        <w:t>k</w:t>
      </w:r>
      <w:del w:id="6916" w:author="GoldenCorpusHarness" w:date="2026-03-28T21:57:55Z">
        <w:r>
          <w:delText>inetics</w:delText>
        </w:r>
      </w:del>
      <w:ins w:id="6917" w:author="GoldenCorpusHarness" w:date="2026-03-28T21:57:55Z">
        <w:r>
          <w:t>ylation, and dehydration. Comparing to animal species, the metabolites detected in human were all found in the animal species tested, demonstrating that no unique metabolites were formed in human hepatocytes.</w:t>
        </w:r>
      </w:ins>
    </w:p>
    <w:p ns2:paraId="4248C93D" ns2:textId="65183213" w:rsidR="00954F58" w:rsidRDefault="00954F58" w:rsidP="00954F58">
      <w:pPr>
        <w:pStyle w:val="Heading3"/>
      </w:pPr>
      <w:del w:id="6918" w:author="GoldenCorpusHarness" w:date="2026-03-28T21:57:55Z">
        <w:r>
          <w:delText>Ov</w:delText>
        </w:r>
      </w:del>
      <w:ins w:id="6919" w:author="GoldenCorpusHarness" w:date="2026-03-28T21:57:55Z">
        <w:r>
          <w:t>M</w:t>
        </w:r>
      </w:ins>
      <w:r>
        <w:t>e</w:t>
      </w:r>
      <w:del w:id="6920" w:author="GoldenCorpusHarness" w:date="2026-03-28T21:57:55Z">
        <w:r>
          <w:delText>rv</w:delText>
        </w:r>
      </w:del>
      <w:ins w:id="6921" w:author="GoldenCorpusHarness" w:date="2026-03-28T21:57:55Z">
        <w:r>
          <w:t>tabol</w:t>
        </w:r>
      </w:ins>
      <w:r>
        <w:t>i</w:t>
      </w:r>
      <w:del w:id="6922" w:author="GoldenCorpusHarness" w:date="2026-03-28T21:57:55Z">
        <w:r>
          <w:delText>ew</w:delText>
        </w:r>
      </w:del>
      <w:ins w:id="6923" w:author="GoldenCorpusHarness" w:date="2026-03-28T21:57:55Z">
        <w:r>
          <w:t>c Stability Study</w:t>
        </w:r>
      </w:ins>
      <w:r>
        <w:t xml:space="preserve"> of </w:t>
      </w:r>
      <w:del w:id="6924" w:author="GoldenCorpusHarness" w:date="2026-03-28T21:57:55Z">
        <w:r>
          <w:delText>Tox</w:delText>
        </w:r>
      </w:del>
      <w:ins w:id="6925" w:author="GoldenCorpusHarness" w:date="2026-03-28T21:57:55Z">
        <w:r>
          <w:t>KL610023 in Liver M</w:t>
        </w:r>
      </w:ins>
      <w:r>
        <w:t>ic</w:t>
      </w:r>
      <w:ins w:id="6926" w:author="GoldenCorpusHarness" w:date="2026-03-28T21:57:55Z">
        <w:r>
          <w:t>r</w:t>
        </w:r>
      </w:ins>
      <w:r>
        <w:t>o</w:t>
      </w:r>
      <w:del w:id="6927" w:author="GoldenCorpusHarness" w:date="2026-03-28T21:57:55Z">
        <w:r>
          <w:delText>l</w:delText>
        </w:r>
      </w:del>
      <w:ins w:id="6928" w:author="GoldenCorpusHarness" w:date="2026-03-28T21:57:55Z">
        <w:r>
          <w:t>somes of Mouse, Rat, D</w:t>
        </w:r>
      </w:ins>
      <w:r>
        <w:t>og</w:t>
      </w:r>
      <w:ins w:id="6929" w:author="GoldenCorpusHarness" w:date="2026-03-28T21:57:55Z">
        <w:r>
          <w:t>, Monke</w:t>
        </w:r>
      </w:ins>
      <w:r>
        <w:t>y</w:t>
      </w:r>
      <w:ins w:id="6930" w:author="GoldenCorpusHarness" w:date="2026-03-28T21:57:55Z">
        <w:r>
          <w:t>,</w:t>
        </w:r>
      </w:ins>
      <w:r>
        <w:t xml:space="preserve"> </w:t>
      </w:r>
      <w:del w:id="6931" w:author="GoldenCorpusHarness" w:date="2026-03-28T21:57:55Z">
        <w:r>
          <w:delText>Progr</w:delText>
        </w:r>
      </w:del>
      <w:r>
        <w:t>a</w:t>
      </w:r>
      <w:ins w:id="6932" w:author="GoldenCorpusHarness" w:date="2026-03-28T21:57:55Z">
        <w:r>
          <w:t>nd Hu</w:t>
        </w:r>
      </w:ins>
      <w:r>
        <w:t>m</w:t>
      </w:r>
      <w:ins w:id="6933" w:author="GoldenCorpusHarness" w:date="2026-03-28T21:57:55Z">
        <w:r>
          <w:t>an</w:t>
        </w:r>
      </w:ins>
    </w:p>
    <w:p ns2:paraId="3D56486C" ns2:textId="6B07EFCC" w:rsidR="0069038F" w:rsidRDefault="009F0FC9" w:rsidP="009F0FC9">
      <w:pPr>
        <w:pStyle w:val="Paragraph"/>
      </w:pPr>
      <w:ins w:id="6934" w:author="GoldenCorpusHarness" w:date="2026-03-28T21:57:55Z">
        <w:r>
          <w:t xml:space="preserve">KL610023 (1 μM) was incubated with CD-1 mouse, SD rat, beagle dog, cynomolgus monkey, or human liver microsomes. Loss of parent was monitored at various timepoints using LC-MS/MS methods. </w:t>
        </w:r>
      </w:ins>
      <w:r>
        <w:t xml:space="preserve">The </w:t>
      </w:r>
      <w:del w:id="6935" w:author="GoldenCorpusHarness" w:date="2026-03-28T21:57:55Z">
        <w:r>
          <w:delText xml:space="preserve">safety </w:delText>
        </w:r>
      </w:del>
      <w:ins w:id="6936" w:author="GoldenCorpusHarness" w:date="2026-03-28T21:57:55Z">
        <w:r>
          <w:t>intrinsic CL values were 145.7, 32.4, 11.8, 107.7, and 26.8 mL/min/kg in mouse, rat, dog, monkey, and human liver microsomes, res</w:t>
        </w:r>
      </w:ins>
      <w:r>
        <w:t>p</w:t>
      </w:r>
      <w:del w:id="6937" w:author="GoldenCorpusHarness" w:date="2026-03-28T21:57:55Z">
        <w:r>
          <w:delText>rofile of sac</w:delText>
        </w:r>
      </w:del>
      <w:ins w:id="6938" w:author="GoldenCorpusHarness" w:date="2026-03-28T21:57:55Z">
        <w:r>
          <w:t>ectively (pk005l006632571 / Kelun report No. 403380</w:t>
        </w:r>
      </w:ins>
      <w:r>
        <w:t>-</w:t>
      </w:r>
      <w:ins w:id="6939" w:author="GoldenCorpusHarness" w:date="2026-03-28T21:57:55Z">
        <w:r>
          <w:t xml:space="preserve">20180621-MMS). </w:t>
        </w:r>
      </w:ins>
      <w:r>
        <w:t>T</w:t>
      </w:r>
      <w:del w:id="6940" w:author="GoldenCorpusHarness" w:date="2026-03-28T21:57:55Z">
        <w:r>
          <w:delText>MT</w:delText>
        </w:r>
      </w:del>
      <w:ins w:id="6941" w:author="GoldenCorpusHarness" w:date="2026-03-28T21:57:55Z">
        <w:r>
          <w:t>hese results indicated that KL610023</w:t>
        </w:r>
      </w:ins>
      <w:r>
        <w:t xml:space="preserve"> was </w:t>
      </w:r>
      <w:del w:id="6942" w:author="GoldenCorpusHarness" w:date="2026-03-28T21:57:55Z">
        <w:r>
          <w:delText>evaluated in re</w:delText>
        </w:r>
      </w:del>
      <w:ins w:id="6943" w:author="GoldenCorpusHarness" w:date="2026-03-28T21:57:55Z">
        <w:r>
          <w:t>ra</w:t>
        </w:r>
      </w:ins>
      <w:r>
        <w:t>p</w:t>
      </w:r>
      <w:del w:id="6944" w:author="GoldenCorpusHarness" w:date="2026-03-28T21:57:55Z">
        <w:r>
          <w:delText>eat</w:delText>
        </w:r>
      </w:del>
      <w:ins w:id="6945" w:author="GoldenCorpusHarness" w:date="2026-03-28T21:57:55Z">
        <w:r>
          <w:t>idly metabolized in cynomolgus monkey liver microsomes, moderately metabolized in CD</w:t>
        </w:r>
      </w:ins>
      <w:r>
        <w:t>-</w:t>
      </w:r>
      <w:del w:id="6946" w:author="GoldenCorpusHarness" w:date="2026-03-28T21:57:55Z">
        <w:r>
          <w:delText xml:space="preserve">dose IV toxicity studies in cynomolgus monkeys up to 14 </w:delText>
        </w:r>
      </w:del>
      <w:ins w:id="6947" w:author="GoldenCorpusHarness" w:date="2026-03-28T21:57:55Z">
        <w:r>
          <w:t>1 mouse, SD rat and human liver microsomes, and slo</w:t>
        </w:r>
      </w:ins>
      <w:r>
        <w:t>w</w:t>
      </w:r>
      <w:del w:id="6948" w:author="GoldenCorpusHarness" w:date="2026-03-28T21:57:55Z">
        <w:r>
          <w:delText>eeks in duration. Additional I-VESIC toler</w:delText>
        </w:r>
      </w:del>
      <w:ins w:id="6949" w:author="GoldenCorpusHarness" w:date="2026-03-28T21:57:55Z">
        <w:r>
          <w:t>ly met</w:t>
        </w:r>
      </w:ins>
      <w:r>
        <w:t>ab</w:t>
      </w:r>
      <w:del w:id="6950" w:author="GoldenCorpusHarness" w:date="2026-03-28T21:57:55Z">
        <w:r>
          <w:delText>ility studies with sac-TMT in TROP2 KI mice were conducted to support potential local administration of sacTMT into</w:delText>
        </w:r>
      </w:del>
      <w:ins w:id="6951" w:author="GoldenCorpusHarness" w:date="2026-03-28T21:57:55Z">
        <w:r>
          <w:t>olized in</w:t>
        </w:r>
      </w:ins>
      <w:r>
        <w:t xml:space="preserve"> b</w:t>
      </w:r>
      <w:del w:id="6952" w:author="GoldenCorpusHarness" w:date="2026-03-28T21:57:55Z">
        <w:r>
          <w:delText>ladder in patients with NMIBC.</w:delText>
        </w:r>
      </w:del>
      <w:ins w:id="6953" w:author="GoldenCorpusHarness" w:date="2026-03-28T21:57:55Z">
        <w:r>
          <w:t>eagle dog liver microsomes.</w:t>
        </w:r>
      </w:ins>
    </w:p>
    <w:p ns2:paraId="0711078F" ns2:textId="5BA58755" w:rsidR="0069038F" w:rsidRDefault="008322D2" w:rsidP="0069038F">
      <w:pPr>
        <w:pStyle w:val="Paragraph"/>
      </w:pPr>
      <w:del w:id="6954" w:author="GoldenCorpusHarness" w:date="2026-03-28T21:57:55Z">
        <w:r>
          <w:delText>The saf</w:delText>
        </w:r>
      </w:del>
      <w:ins w:id="6955" w:author="GoldenCorpusHarness" w:date="2026-03-28T21:57:55Z">
        <w:r>
          <w:t>M</w:t>
        </w:r>
      </w:ins>
      <w:r>
        <w:t>et</w:t>
      </w:r>
      <w:ins w:id="6956" w:author="GoldenCorpusHarness" w:date="2026-03-28T21:57:55Z">
        <w:r>
          <w:t>abolic Stud</w:t>
        </w:r>
      </w:ins>
      <w:r>
        <w:t>y</w:t>
      </w:r>
      <w:del w:id="6957" w:author="GoldenCorpusHarness" w:date="2026-03-28T21:57:55Z">
        <w:r>
          <w:delText xml:space="preserve"> profile</w:delText>
        </w:r>
      </w:del>
      <w:r>
        <w:t xml:space="preserve"> of </w:t>
      </w:r>
      <w:del w:id="6958" w:author="GoldenCorpusHarness" w:date="2026-03-28T21:57:55Z">
        <w:r>
          <w:delText>the payload (</w:delText>
        </w:r>
      </w:del>
      <w:ins w:id="6959" w:author="GoldenCorpusHarness" w:date="2026-03-28T21:57:55Z">
        <w:r>
          <w:t>[3H-</w:t>
        </w:r>
      </w:ins>
      <w:r>
        <w:t>KL610023</w:t>
      </w:r>
      <w:del w:id="6960" w:author="GoldenCorpusHarness" w:date="2026-03-28T21:57:55Z">
        <w:r>
          <w:delText>)</w:delText>
        </w:r>
      </w:del>
      <w:ins w:id="6961" w:author="GoldenCorpusHarness" w:date="2026-03-28T21:57:55Z">
        <w:r>
          <w:t>]Sac-TMT</w:t>
        </w:r>
      </w:ins>
      <w:r>
        <w:t xml:space="preserve"> </w:t>
      </w:r>
      <w:del w:id="6962" w:author="GoldenCorpusHarness" w:date="2026-03-28T21:57:55Z">
        <w:r>
          <w:delText>was evaluated by adminis</w:delText>
        </w:r>
      </w:del>
      <w:ins w:id="6963" w:author="GoldenCorpusHarness" w:date="2026-03-28T21:57:55Z">
        <w:r>
          <w:t>Af</w:t>
        </w:r>
      </w:ins>
      <w:r>
        <w:t>ter</w:t>
      </w:r>
      <w:del w:id="6964" w:author="GoldenCorpusHarness" w:date="2026-03-28T21:57:55Z">
        <w:r>
          <w:delText>ing its prodrug (KL610143) in repeat-dose</w:delText>
        </w:r>
      </w:del>
      <w:r>
        <w:t xml:space="preserve"> I</w:t>
      </w:r>
      <w:del w:id="6965" w:author="GoldenCorpusHarness" w:date="2026-03-28T21:57:55Z">
        <w:r>
          <w:delText>V toxi</w:delText>
        </w:r>
      </w:del>
      <w:ins w:id="6966" w:author="GoldenCorpusHarness" w:date="2026-03-28T21:57:55Z">
        <w:r>
          <w:t>n</w:t>
        </w:r>
      </w:ins>
      <w:r>
        <w:t>c</w:t>
      </w:r>
      <w:del w:id="6967" w:author="GoldenCorpusHarness" w:date="2026-03-28T21:57:55Z">
        <w:r>
          <w:delText>ity st</w:delText>
        </w:r>
      </w:del>
      <w:r>
        <w:t>u</w:t>
      </w:r>
      <w:del w:id="6968" w:author="GoldenCorpusHarness" w:date="2026-03-28T21:57:55Z">
        <w:r>
          <w:delText>dies in rats up to 4 weeks in dur</w:delText>
        </w:r>
      </w:del>
      <w:ins w:id="6969" w:author="GoldenCorpusHarness" w:date="2026-03-28T21:57:55Z">
        <w:r>
          <w:t>b</w:t>
        </w:r>
      </w:ins>
      <w:r>
        <w:t>ation</w:t>
      </w:r>
      <w:del w:id="6970" w:author="GoldenCorpusHarness" w:date="2026-03-28T21:57:55Z">
        <w:r>
          <w:delText>,</w:delText>
        </w:r>
      </w:del>
      <w:r>
        <w:t xml:space="preserve"> </w:t>
      </w:r>
      <w:del w:id="6971" w:author="GoldenCorpusHarness" w:date="2026-03-28T21:57:55Z">
        <w:r>
          <w:delText>and in a rat phototoxic</w:delText>
        </w:r>
      </w:del>
      <w:ins w:id="6972" w:author="GoldenCorpusHarness" w:date="2026-03-28T21:57:55Z">
        <w:r>
          <w:t>W</w:t>
        </w:r>
      </w:ins>
      <w:r>
        <w:t>it</w:t>
      </w:r>
      <w:del w:id="6973" w:author="GoldenCorpusHarness" w:date="2026-03-28T21:57:55Z">
        <w:r>
          <w:delText>y study.</w:delText>
        </w:r>
      </w:del>
      <w:ins w:id="6974" w:author="GoldenCorpusHarness" w:date="2026-03-28T21:57:55Z">
        <w:r>
          <w:t>h</w:t>
        </w:r>
      </w:ins>
      <w:r>
        <w:t xml:space="preserve"> T</w:t>
      </w:r>
      <w:del w:id="6975" w:author="GoldenCorpusHarness" w:date="2026-03-28T21:57:55Z">
        <w:r>
          <w:delText>h</w:delText>
        </w:r>
      </w:del>
      <w:ins w:id="6976" w:author="GoldenCorpusHarness" w:date="2026-03-28T21:57:55Z">
        <w:r>
          <w:t>umor C</w:t>
        </w:r>
      </w:ins>
      <w:r>
        <w:t>e</w:t>
      </w:r>
      <w:del w:id="6977" w:author="GoldenCorpusHarness" w:date="2026-03-28T21:57:55Z">
        <w:r>
          <w:delText xml:space="preserve"> genotoxicity of the pay</w:delText>
        </w:r>
      </w:del>
      <w:r>
        <w:t>l</w:t>
      </w:r>
      <w:del w:id="6978" w:author="GoldenCorpusHarness" w:date="2026-03-28T21:57:55Z">
        <w:r>
          <w:delText>oad a</w:delText>
        </w:r>
      </w:del>
      <w:r>
        <w:t>l</w:t>
      </w:r>
      <w:del w:id="6979" w:author="GoldenCorpusHarness" w:date="2026-03-28T21:57:55Z">
        <w:r>
          <w:delText>one was evaluated in in vitro assay</w:delText>
        </w:r>
      </w:del>
      <w:r>
        <w:t xml:space="preserve">s and </w:t>
      </w:r>
      <w:ins w:id="6980" w:author="GoldenCorpusHarness" w:date="2026-03-28T21:57:55Z">
        <w:r>
          <w:t>Catheps</w:t>
        </w:r>
      </w:ins>
      <w:r>
        <w:t xml:space="preserve">in </w:t>
      </w:r>
      <w:del w:id="6981" w:author="GoldenCorpusHarness" w:date="2026-03-28T21:57:55Z">
        <w:r>
          <w:delText>vivo rat studies. The payload alone was also evaluated in rat embryo-fetal development studies.</w:delText>
        </w:r>
      </w:del>
      <w:ins w:id="6982" w:author="GoldenCorpusHarness" w:date="2026-03-28T21:57:55Z">
        <w:r>
          <w:t>B</w:t>
        </w:r>
      </w:ins>
    </w:p>
    <w:p ns2:paraId="61258061" ns2:textId="7539CDFB" w:rsidR="009F0FC9" w:rsidRDefault="009F0FC9" w:rsidP="009F0FC9">
      <w:pPr>
        <w:pStyle w:val="Paragraph"/>
      </w:pPr>
      <w:del w:id="6983" w:author="GoldenCorpusHarness" w:date="2026-03-28T21:57:55Z">
        <w:r>
          <w:delText>A com</w:delText>
        </w:r>
      </w:del>
      <w:ins w:id="6984" w:author="GoldenCorpusHarness" w:date="2026-03-28T21:57:55Z">
        <w:r>
          <w:t>[3H-KL610023]sac-TMT (20 nM, 0.12 µCi/mL) was incubated individually with NCI-H23-Tro</w:t>
        </w:r>
      </w:ins>
      <w:r>
        <w:t>p</w:t>
      </w:r>
      <w:del w:id="6985" w:author="GoldenCorpusHarness" w:date="2026-03-28T21:57:55Z">
        <w:r>
          <w:delText>lete list</w:delText>
        </w:r>
      </w:del>
      <w:ins w:id="6986" w:author="GoldenCorpusHarness" w:date="2026-03-28T21:57:55Z">
        <w:r>
          <w:t>2-C1 (TROP2 antigen positive control), human NSCLC cell NCI-H23 (TROP2 antigen negative control), and Cathepsin B (pk006MK2870 / Kelun report No. VPS18713). In 72 hours incubation media extracts, [3H]-KL610023 and [3H]-KL610023-related metabolites in NCI-H23-TROP2-C1 incubations were 1.94 times higher than that in NCI-H23 incubations suggesting the degradation</w:t>
        </w:r>
      </w:ins>
      <w:r>
        <w:t xml:space="preserve"> of </w:t>
      </w:r>
      <w:del w:id="6987" w:author="GoldenCorpusHarness" w:date="2026-03-28T21:57:55Z">
        <w:r>
          <w:delText>studies conducted</w:delText>
        </w:r>
      </w:del>
      <w:ins w:id="6988" w:author="GoldenCorpusHarness" w:date="2026-03-28T21:57:55Z">
        <w:r>
          <w:t>[3H-KL610023]sac-TMT in NCI-H23 incubations and negative control incubations</w:t>
        </w:r>
      </w:ins>
      <w:r>
        <w:t xml:space="preserve"> w</w:t>
      </w:r>
      <w:del w:id="6989" w:author="GoldenCorpusHarness" w:date="2026-03-28T21:57:55Z">
        <w:r>
          <w:delText xml:space="preserve">ith </w:delText>
        </w:r>
      </w:del>
      <w:ins w:id="6990" w:author="GoldenCorpusHarness" w:date="2026-03-28T21:57:55Z">
        <w:r>
          <w:t>ere basically the same, while [3H-KL610023]</w:t>
        </w:r>
      </w:ins>
      <w:r>
        <w:t xml:space="preserve">sac-TMT </w:t>
      </w:r>
      <w:del w:id="6991" w:author="GoldenCorpusHarness" w:date="2026-03-28T21:57:55Z">
        <w:r>
          <w:delText xml:space="preserve">and </w:delText>
        </w:r>
      </w:del>
      <w:ins w:id="6992" w:author="GoldenCorpusHarness" w:date="2026-03-28T21:57:55Z">
        <w:r>
          <w:t>can be remarkably digested in NCI-H23-Tro</w:t>
        </w:r>
      </w:ins>
      <w:r>
        <w:t>p</w:t>
      </w:r>
      <w:del w:id="6993" w:author="GoldenCorpusHarness" w:date="2026-03-28T21:57:55Z">
        <w:r>
          <w:delText>ayload alone is presented in</w:delText>
        </w:r>
      </w:del>
      <w:ins w:id="6994" w:author="GoldenCorpusHarness" w:date="2026-03-28T21:57:55Z">
        <w:r>
          <w:t>2-C1 incubations and release KL610023 and KL610023-related metabolites. In 72 hours cell extracts,</w:t>
        </w:r>
      </w:ins>
      <w:r>
        <w:t xml:space="preserve"> [</w:t>
      </w:r>
      <w:del w:id="6995" w:author="GoldenCorpusHarness" w:date="2026-03-28T21:57:55Z">
        <w:r>
          <w:delText>Table 5</w:delText>
        </w:r>
      </w:del>
      <w:ins w:id="6996" w:author="GoldenCorpusHarness" w:date="2026-03-28T21:57:55Z">
        <w:r>
          <w:t>3H</w:t>
        </w:r>
      </w:ins>
      <w:r>
        <w:t>]</w:t>
      </w:r>
      <w:del w:id="6997" w:author="GoldenCorpusHarness" w:date="2026-03-28T21:57:55Z">
        <w:r>
          <w:delText>. Summaries of pivotal toxicology studies (bolded in</w:delText>
        </w:r>
      </w:del>
      <w:ins w:id="6998" w:author="GoldenCorpusHarness" w:date="2026-03-28T21:57:55Z">
        <w:r>
          <w:t>KL610023 and</w:t>
        </w:r>
      </w:ins>
      <w:r>
        <w:t xml:space="preserve"> [</w:t>
      </w:r>
      <w:del w:id="6999" w:author="GoldenCorpusHarness" w:date="2026-03-28T21:57:55Z">
        <w:r>
          <w:delText>Table 5</w:delText>
        </w:r>
      </w:del>
      <w:ins w:id="7000" w:author="GoldenCorpusHarness" w:date="2026-03-28T21:57:55Z">
        <w:r>
          <w:t>3H</w:t>
        </w:r>
      </w:ins>
      <w:r>
        <w:t>]</w:t>
      </w:r>
      <w:del w:id="7001" w:author="GoldenCorpusHarness" w:date="2026-03-28T21:57:55Z">
        <w:r>
          <w:delText xml:space="preserve">) are provided in [Sec. </w:delText>
        </w:r>
      </w:del>
      <w:ins w:id="7002" w:author="GoldenCorpusHarness" w:date="2026-03-28T21:57:55Z">
        <w:r>
          <w:t xml:space="preserve">KL610023-related metabolites in NCI-H23-TROP2-C1 cells were </w:t>
        </w:r>
      </w:ins>
      <w:r>
        <w:t>4.</w:t>
      </w:r>
      <w:del w:id="7003" w:author="GoldenCorpusHarness" w:date="2026-03-28T21:57:55Z">
        <w:r>
          <w:delText>3</w:delText>
        </w:r>
      </w:del>
      <w:ins w:id="7004" w:author="GoldenCorpusHarness" w:date="2026-03-28T21:57:55Z">
        <w:r>
          <w:t>05 times higher than that in NCI-H23 cells suggesting the [3H-KL610023]sac-TMT was internalized into tumor via specific binding to TROP2 receptor on the surface, and consequently digestion by lysosomal enzymes, while it cannot be internalized into tumor without TROP2 receptor</w:t>
        </w:r>
      </w:ins>
      <w:r>
        <w:t>.</w:t>
      </w:r>
      <w:del w:id="7005" w:author="GoldenCorpusHarness" w:date="2026-03-28T21:57:55Z">
        <w:r>
          <w:delText>2</w:delText>
        </w:r>
      </w:del>
      <w:ins w:id="7006" w:author="GoldenCorpusHarness" w:date="2026-03-28T21:57:55Z">
        <w:r>
          <w:t xml:space="preserve"> In 48 hours Cathepsin B incubation extracts, the total radioactivity as [3H</w:t>
        </w:r>
      </w:ins>
      <w:r>
        <w:t>]</w:t>
      </w:r>
      <w:del w:id="7007" w:author="GoldenCorpusHarness" w:date="2026-03-28T21:57:55Z">
        <w:r>
          <w:delText>,</w:delText>
        </w:r>
      </w:del>
      <w:ins w:id="7008" w:author="GoldenCorpusHarness" w:date="2026-03-28T21:57:55Z">
        <w:r>
          <w:t>KL610023 and</w:t>
        </w:r>
      </w:ins>
      <w:r>
        <w:t xml:space="preserve"> [</w:t>
      </w:r>
      <w:del w:id="7009" w:author="GoldenCorpusHarness" w:date="2026-03-28T21:57:55Z">
        <w:r>
          <w:delText>Sec</w:delText>
        </w:r>
      </w:del>
      <w:ins w:id="7010" w:author="GoldenCorpusHarness" w:date="2026-03-28T21:57:55Z">
        <w:r>
          <w:t>3H]KL610023-related metabolites were 2</w:t>
        </w:r>
      </w:ins>
      <w:r>
        <w:t>.</w:t>
      </w:r>
      <w:del w:id="7011" w:author="GoldenCorpusHarness" w:date="2026-03-28T21:57:55Z">
        <w:r>
          <w:delText xml:space="preserve"> </w:delText>
        </w:r>
      </w:del>
      <w:r>
        <w:t>4</w:t>
      </w:r>
      <w:ins w:id="7012" w:author="GoldenCorpusHarness" w:date="2026-03-28T21:57:55Z">
        <w:r>
          <w:t>8 times higher than that without Cathepsin B</w:t>
        </w:r>
      </w:ins>
      <w:r>
        <w:t>.</w:t>
      </w:r>
      <w:del w:id="7013" w:author="GoldenCorpusHarness" w:date="2026-03-28T21:57:55Z">
        <w:r>
          <w:delText>3.3], [Sec. 4.3.5.1], [Sec. 4.3.6.1], and [Sec. 4.3.7.3.1.1].</w:delText>
        </w:r>
      </w:del>
    </w:p>
    <w:p ns2:paraId="7AE35058" ns2:textId="2933F0F3" w:rsidR="00F921CE" w:rsidRPr="009F0FC9" w:rsidRDefault="007C0129" w:rsidP="009F0FC9">
      <w:pPr>
        <w:pStyle w:val="Paragraph"/>
      </w:pPr>
      <w:del w:id="7014" w:author="GoldenCorpusHarness" w:date="2026-03-28T21:57:55Z">
        <w:r>
          <w:delText>All</w:delText>
        </w:r>
      </w:del>
      <w:ins w:id="7015" w:author="GoldenCorpusHarness" w:date="2026-03-28T21:57:55Z">
        <w:r>
          <w:t>In</w:t>
        </w:r>
      </w:ins>
      <w:r>
        <w:t xml:space="preserve"> </w:t>
      </w:r>
      <w:del w:id="7016" w:author="GoldenCorpusHarness" w:date="2026-03-28T21:57:55Z">
        <w:r>
          <w:delText>p</w:delText>
        </w:r>
      </w:del>
      <w:ins w:id="7017" w:author="GoldenCorpusHarness" w:date="2026-03-28T21:57:55Z">
        <w:r>
          <w:t>V</w:t>
        </w:r>
      </w:ins>
      <w:r>
        <w:t>ivo</w:t>
      </w:r>
      <w:ins w:id="7018" w:author="GoldenCorpusHarness" w:date="2026-03-28T21:57:55Z">
        <w:r>
          <w:t xml:space="preserve"> Me</w:t>
        </w:r>
      </w:ins>
      <w:r>
        <w:t>ta</w:t>
      </w:r>
      <w:ins w:id="7019" w:author="GoldenCorpusHarness" w:date="2026-03-28T21:57:55Z">
        <w:r>
          <w:t>bo</w:t>
        </w:r>
      </w:ins>
      <w:r>
        <w:t>l</w:t>
      </w:r>
      <w:del w:id="7020" w:author="GoldenCorpusHarness" w:date="2026-03-28T21:57:55Z">
        <w:r>
          <w:delText xml:space="preserve"> studies were conducted in accordance with the principles of GLP. All GLP studies were conducted at WCFP, or Wuxi Apptec (Suzhou) Co., Ltd., Suzhou, Jiangsu, China. China </w:delText>
        </w:r>
      </w:del>
      <w:r>
        <w:t>is</w:t>
      </w:r>
      <w:del w:id="7021" w:author="GoldenCorpusHarness" w:date="2026-03-28T21:57:55Z">
        <w:r>
          <w:delText xml:space="preserve"> not a </w:delText>
        </w:r>
      </w:del>
      <w:r>
        <w:t>m</w:t>
      </w:r>
      <w:del w:id="7022" w:author="GoldenCorpusHarness" w:date="2026-03-28T21:57:55Z">
        <w:r>
          <w:delText>ember country of the OECD, but the studies were conducted following OECD guidance. European Union GLP monitoring authority and US FDA GLP inspections were conducted at both facilities. Pathology peer reviews for the repeat-dose 4-week rat study and 7-week monkey study were conducted by American board-certified pathologists in an OECD country. GLP compliance of the West China-Frontier facility was confirmed by US FDA inspection (April 2017) and to OECD GLP standards by the Netherlands Compliance Monitoring Programme in 2014, 2016, 2018 and by targeted inspection in December 2023. GLP compliance of the WuXi AppTec facility was confirmed by US FDA inspections (2014, 2017 and 2019) and OECD GLP standards by the Sciensano Belgium Institute for Health (2018, 2020, and 2023). The NMPA has issued certificates through their ongoing monitoring program for WCFP (2011, 2014, 2018, 2020 and 2023) and WuXi (2018, 2021 and 2024). GLP compliance statements are included in all GLP study reports.</w:delText>
        </w:r>
      </w:del>
    </w:p>
    <w:p ns2:paraId="49EF802B" ns2:textId="7A78D448" w:rsidR="004E7553" w:rsidRDefault="001C04B3" w:rsidP="006F12C6">
      <w:pPr>
        <w:pStyle w:val="TableTitle"/>
      </w:pPr>
      <w:del w:id="7023" w:author="GoldenCorpusHarness" w:date="2026-03-28T21:57:55Z">
        <w:r>
          <w:delText>T</w:delText>
        </w:r>
      </w:del>
      <w:ins w:id="7024" w:author="GoldenCorpusHarness" w:date="2026-03-28T21:57:55Z">
        <w:r>
          <w:t>In Vivo Met</w:t>
        </w:r>
      </w:ins>
      <w:r>
        <w:t>ab</w:t>
      </w:r>
      <w:ins w:id="7025" w:author="GoldenCorpusHarness" w:date="2026-03-28T21:57:55Z">
        <w:r>
          <w:t>olic Study of [3H]KL610023 After Sing</w:t>
        </w:r>
      </w:ins>
      <w:r>
        <w:t>le</w:t>
      </w:r>
      <w:del w:id="7026" w:author="GoldenCorpusHarness" w:date="2026-03-28T21:57:55Z">
        <w:r>
          <w:delText xml:space="preserve"> 5Sa</w:delText>
        </w:r>
      </w:del>
      <w:ins w:id="7027" w:author="GoldenCorpusHarness" w:date="2026-03-28T21:57:55Z">
        <w:r>
          <w:t xml:space="preserve"> IV Inje</w:t>
        </w:r>
      </w:ins>
      <w:r>
        <w:t>c</w:t>
      </w:r>
      <w:del w:id="7028" w:author="GoldenCorpusHarness" w:date="2026-03-28T21:57:55Z">
        <w:r>
          <w:delText>-TMT</w:delText>
        </w:r>
      </w:del>
      <w:ins w:id="7029" w:author="GoldenCorpusHarness" w:date="2026-03-28T21:57:55Z">
        <w:r>
          <w:t>tion to</w:t>
        </w:r>
      </w:ins>
      <w:r>
        <w:t xml:space="preserve"> T</w:t>
      </w:r>
      <w:ins w:id="7030" w:author="GoldenCorpusHarness" w:date="2026-03-28T21:57:55Z">
        <w:r>
          <w:t>um</w:t>
        </w:r>
      </w:ins>
      <w:r>
        <w:t>o</w:t>
      </w:r>
      <w:del w:id="7031" w:author="GoldenCorpusHarness" w:date="2026-03-28T21:57:55Z">
        <w:r>
          <w:delText>x</w:delText>
        </w:r>
      </w:del>
      <w:ins w:id="7032" w:author="GoldenCorpusHarness" w:date="2026-03-28T21:57:55Z">
        <w:r>
          <w:t>r-bearing M</w:t>
        </w:r>
      </w:ins>
      <w:r>
        <w:t>ic</w:t>
      </w:r>
      <w:ins w:id="7033" w:author="GoldenCorpusHarness" w:date="2026-03-28T21:57:55Z">
        <w:r>
          <w:t xml:space="preserve">e </w:t>
        </w:r>
      </w:ins>
      <w:r>
        <w:t>o</w:t>
      </w:r>
      <w:del w:id="7034" w:author="GoldenCorpusHarness" w:date="2026-03-28T21:57:55Z">
        <w:r>
          <w:delText>logy</w:delText>
        </w:r>
      </w:del>
      <w:ins w:id="7035" w:author="GoldenCorpusHarness" w:date="2026-03-28T21:57:55Z">
        <w:r>
          <w:t>r</w:t>
        </w:r>
      </w:ins>
      <w:r>
        <w:t xml:space="preserve"> </w:t>
      </w:r>
      <w:del w:id="7036" w:author="GoldenCorpusHarness" w:date="2026-03-28T21:57:55Z">
        <w:r>
          <w:delText>Progr</w:delText>
        </w:r>
      </w:del>
      <w:ins w:id="7037" w:author="GoldenCorpusHarness" w:date="2026-03-28T21:57:55Z">
        <w:r>
          <w:t>R</w:t>
        </w:r>
      </w:ins>
      <w:r>
        <w:t>a</w:t>
      </w:r>
      <w:del w:id="7038" w:author="GoldenCorpusHarness" w:date="2026-03-28T21:57:55Z">
        <w:r>
          <w:delText>m</w:delText>
        </w:r>
      </w:del>
      <w:ins w:id="7039" w:author="GoldenCorpusHarness" w:date="2026-03-28T21:57:55Z">
        <w:r>
          <w:t>ts</w:t>
        </w:r>
      </w:ins>
    </w:p>
    <w:tbl>
      <w:tblPr>
        <w:tblW w:w="900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60"/>
        <w:gridCol w:w="739"/>
        <w:gridCol w:w="1167"/>
        <w:gridCol w:w="1796"/>
        <w:gridCol w:w="1437"/>
        <w:gridCol w:w="1706"/>
      </w:tblGrid>
      <w:tr w:rsidR="0043270E" w:rsidRPr="00ED739B" ns2:paraId="3F983284" ns2:textId="77777777" w:rsidTr="00B24627">
        <w:trPr>
          <w:tblHeader/>
        </w:trPr>
        <w:tc>
          <w:tcPr>
            <w:tcW w:w="2160" w:type="dxa"/>
            <w:tcBorders>
              <w:top w:val="single" w:sz="4" w:space="0" w:color="auto"/>
              <w:left w:val="single" w:sz="4" w:space="0" w:color="auto"/>
              <w:bottom w:val="single" w:sz="4" w:space="0" w:color="auto"/>
              <w:right w:val="single" w:sz="4" w:space="0" w:color="auto"/>
            </w:tcBorders>
            <w:hideMark/>
          </w:tcPr>
          <w:p ns2:paraId="2AFCA740" ns2:textId="77777777" w:rsidR="0043270E" w:rsidRPr="00ED739B" w:rsidRDefault="0043270E">
            <w:pPr>
              <w:keepNext/>
              <w:spacing w:after="60"/>
              <w:rPr>
                <w:b/>
                <w:sz w:val="18"/>
                <w:szCs w:val="18"/>
              </w:rPr>
            </w:pPr>
            <w:r>
              <w:rPr>
                <w:b/>
                <w:sz w:val="18"/>
                <w:szCs w:val="18"/>
              </w:rPr>
              <w:t xml:space="preserve">Study Type / </w:t>
            </w:r>
            <w:r w:rsidRPr="00ED739B">
              <w:rPr>
                <w:b/>
                <w:sz w:val="18"/>
                <w:szCs w:val="18"/>
              </w:rPr>
              <w:t>Duration</w:t>
            </w:r>
          </w:p>
        </w:tc>
        <w:tc>
          <w:tcPr>
            <w:tcW w:w="739" w:type="dxa"/>
            <w:tcBorders>
              <w:top w:val="single" w:sz="4" w:space="0" w:color="auto"/>
              <w:left w:val="single" w:sz="4" w:space="0" w:color="auto"/>
              <w:bottom w:val="single" w:sz="4" w:space="0" w:color="auto"/>
              <w:right w:val="single" w:sz="4" w:space="0" w:color="auto"/>
            </w:tcBorders>
            <w:hideMark/>
          </w:tcPr>
          <w:p ns2:paraId="39A8FFD7" ns2:textId="77777777" w:rsidR="0043270E" w:rsidRPr="00ED739B" w:rsidRDefault="0043270E">
            <w:pPr>
              <w:keepNext/>
              <w:spacing w:after="60"/>
              <w:rPr>
                <w:b/>
                <w:sz w:val="18"/>
                <w:szCs w:val="18"/>
              </w:rPr>
            </w:pPr>
            <w:r w:rsidRPr="00ED739B">
              <w:rPr>
                <w:b/>
                <w:sz w:val="18"/>
                <w:szCs w:val="18"/>
              </w:rPr>
              <w:t>Route</w:t>
            </w:r>
          </w:p>
        </w:tc>
        <w:tc>
          <w:tcPr>
            <w:tcW w:w="1167" w:type="dxa"/>
            <w:tcBorders>
              <w:top w:val="single" w:sz="4" w:space="0" w:color="auto"/>
              <w:left w:val="single" w:sz="4" w:space="0" w:color="auto"/>
              <w:bottom w:val="single" w:sz="4" w:space="0" w:color="auto"/>
              <w:right w:val="single" w:sz="4" w:space="0" w:color="auto"/>
            </w:tcBorders>
          </w:tcPr>
          <w:p ns2:paraId="236BC0C9" ns2:textId="77777777" w:rsidR="0043270E" w:rsidRPr="00ED739B" w:rsidRDefault="0043270E">
            <w:pPr>
              <w:keepNext/>
              <w:spacing w:after="60"/>
              <w:rPr>
                <w:b/>
                <w:sz w:val="18"/>
                <w:szCs w:val="18"/>
              </w:rPr>
            </w:pPr>
            <w:r w:rsidRPr="00ED739B">
              <w:rPr>
                <w:b/>
                <w:sz w:val="18"/>
                <w:szCs w:val="18"/>
              </w:rPr>
              <w:t>Species</w:t>
            </w:r>
            <w:r>
              <w:rPr>
                <w:b/>
                <w:sz w:val="18"/>
                <w:szCs w:val="18"/>
              </w:rPr>
              <w:t>/</w:t>
            </w:r>
            <w:r>
              <w:rPr>
                <w:b/>
                <w:sz w:val="18"/>
                <w:szCs w:val="18"/>
              </w:rPr>
              <w:br/>
              <w:t>Strain</w:t>
            </w:r>
          </w:p>
        </w:tc>
        <w:tc>
          <w:tcPr>
            <w:tcW w:w="1796" w:type="dxa"/>
            <w:tcBorders>
              <w:top w:val="single" w:sz="4" w:space="0" w:color="auto"/>
              <w:left w:val="single" w:sz="4" w:space="0" w:color="auto"/>
              <w:bottom w:val="single" w:sz="4" w:space="0" w:color="auto"/>
              <w:right w:val="single" w:sz="4" w:space="0" w:color="auto"/>
            </w:tcBorders>
            <w:hideMark/>
          </w:tcPr>
          <w:p ns2:paraId="77CFA526" ns2:textId="5E052078" w:rsidR="0043270E" w:rsidRPr="00ED739B" w:rsidRDefault="0043270E">
            <w:pPr>
              <w:keepNext/>
              <w:spacing w:after="60"/>
              <w:rPr>
                <w:b/>
                <w:sz w:val="18"/>
                <w:szCs w:val="18"/>
              </w:rPr>
            </w:pPr>
            <w:r w:rsidRPr="00ED739B">
              <w:rPr>
                <w:b/>
                <w:sz w:val="18"/>
                <w:szCs w:val="18"/>
              </w:rPr>
              <w:t xml:space="preserve">Dose Levels </w:t>
            </w:r>
            <w:r>
              <w:rPr>
                <w:b/>
                <w:sz w:val="18"/>
                <w:szCs w:val="18"/>
              </w:rPr>
              <w:br/>
            </w:r>
            <w:r w:rsidRPr="00ED739B">
              <w:rPr>
                <w:b/>
                <w:sz w:val="18"/>
                <w:szCs w:val="18"/>
              </w:rPr>
              <w:t>(mg/kg</w:t>
            </w:r>
            <w:r w:rsidR="005237C1">
              <w:rPr>
                <w:b/>
                <w:sz w:val="18"/>
                <w:szCs w:val="18"/>
              </w:rPr>
              <w:t xml:space="preserve"> unless otherwise noted</w:t>
            </w:r>
            <w:r w:rsidRPr="00ED739B">
              <w:rPr>
                <w:b/>
                <w:sz w:val="18"/>
                <w:szCs w:val="18"/>
              </w:rPr>
              <w:t>)</w:t>
            </w:r>
          </w:p>
        </w:tc>
        <w:tc>
          <w:tcPr>
            <w:tcW w:w="1437" w:type="dxa"/>
            <w:tcBorders>
              <w:top w:val="single" w:sz="4" w:space="0" w:color="auto"/>
              <w:left w:val="single" w:sz="4" w:space="0" w:color="auto"/>
              <w:bottom w:val="single" w:sz="4" w:space="0" w:color="auto"/>
              <w:right w:val="single" w:sz="4" w:space="0" w:color="auto"/>
            </w:tcBorders>
            <w:hideMark/>
          </w:tcPr>
          <w:p ns2:paraId="73FFA39B" ns2:textId="521FA596" w:rsidR="0043270E" w:rsidRPr="008F27A8" w:rsidRDefault="0043270E">
            <w:pPr>
              <w:keepNext/>
              <w:spacing w:after="60"/>
              <w:jc w:val="center"/>
              <w:rPr>
                <w:b/>
                <w:sz w:val="18"/>
                <w:szCs w:val="18"/>
                <w:lang w:val="nl-NL"/>
              </w:rPr>
            </w:pPr>
            <w:r w:rsidRPr="00BD562B">
              <w:rPr>
                <w:b/>
                <w:sz w:val="18"/>
                <w:szCs w:val="18"/>
                <w:lang w:val="de-CH"/>
              </w:rPr>
              <w:t>MTD/HNSTD/</w:t>
            </w:r>
            <w:r w:rsidR="00FD1A41">
              <w:rPr>
                <w:b/>
                <w:sz w:val="18"/>
                <w:szCs w:val="18"/>
                <w:lang w:val="de-CH"/>
              </w:rPr>
              <w:t>NOEL/</w:t>
            </w:r>
            <w:r w:rsidRPr="00BD562B">
              <w:rPr>
                <w:b/>
                <w:sz w:val="18"/>
                <w:szCs w:val="18"/>
                <w:lang w:val="de-CH"/>
              </w:rPr>
              <w:t>NOAEL</w:t>
            </w:r>
            <w:r>
              <w:rPr>
                <w:b/>
                <w:sz w:val="18"/>
                <w:szCs w:val="18"/>
                <w:lang w:val="de-CH"/>
              </w:rPr>
              <w:br/>
              <w:t>(mg/kg</w:t>
            </w:r>
            <w:r w:rsidR="005237C1">
              <w:rPr>
                <w:b/>
                <w:sz w:val="18"/>
                <w:szCs w:val="18"/>
                <w:lang w:val="de-CH"/>
              </w:rPr>
              <w:t xml:space="preserve"> unless otherwise noted</w:t>
            </w:r>
            <w:r>
              <w:rPr>
                <w:b/>
                <w:sz w:val="18"/>
                <w:szCs w:val="18"/>
                <w:lang w:val="de-CH"/>
              </w:rPr>
              <w:t>)</w:t>
            </w:r>
          </w:p>
        </w:tc>
        <w:tc>
          <w:tcPr>
            <w:tcW w:w="1706" w:type="dxa"/>
            <w:tcBorders>
              <w:top w:val="single" w:sz="4" w:space="0" w:color="auto"/>
              <w:left w:val="single" w:sz="4" w:space="0" w:color="auto"/>
              <w:bottom w:val="single" w:sz="4" w:space="0" w:color="auto"/>
              <w:right w:val="single" w:sz="4" w:space="0" w:color="auto"/>
            </w:tcBorders>
            <w:hideMark/>
          </w:tcPr>
          <w:p ns2:paraId="31345471" ns2:textId="77777777" w:rsidR="0043270E" w:rsidRPr="00ED739B" w:rsidRDefault="0043270E">
            <w:pPr>
              <w:keepNext/>
              <w:spacing w:after="60"/>
              <w:rPr>
                <w:b/>
                <w:sz w:val="18"/>
                <w:szCs w:val="18"/>
              </w:rPr>
            </w:pPr>
            <w:r>
              <w:rPr>
                <w:b/>
                <w:sz w:val="18"/>
                <w:szCs w:val="18"/>
              </w:rPr>
              <w:t xml:space="preserve">Merck/Kelun Report </w:t>
            </w:r>
            <w:r w:rsidRPr="00ED739B">
              <w:rPr>
                <w:b/>
                <w:sz w:val="18"/>
                <w:szCs w:val="18"/>
              </w:rPr>
              <w:t>No.</w:t>
            </w:r>
            <w:r w:rsidRPr="00ED739B">
              <w:rPr>
                <w:b/>
                <w:sz w:val="18"/>
                <w:szCs w:val="18"/>
              </w:rPr>
              <w:br/>
              <w:t>(GLP</w:t>
            </w:r>
            <w:r>
              <w:rPr>
                <w:b/>
                <w:sz w:val="18"/>
                <w:szCs w:val="18"/>
              </w:rPr>
              <w:t xml:space="preserve"> </w:t>
            </w:r>
            <w:r w:rsidRPr="00ED739B">
              <w:rPr>
                <w:b/>
                <w:sz w:val="18"/>
                <w:szCs w:val="18"/>
              </w:rPr>
              <w:t>Status)</w:t>
            </w:r>
          </w:p>
        </w:tc>
      </w:tr>
      <w:tr w:rsidR="0043270E" w:rsidRPr="00ED739B" ns2:paraId="6677A660" ns2:textId="77777777" w:rsidTr="0043270E">
        <w:tc>
          <w:tcPr>
            <w:tcW w:w="9005" w:type="dxa"/>
            <w:gridSpan w:val="6"/>
            <w:tcBorders>
              <w:top w:val="single" w:sz="4" w:space="0" w:color="auto"/>
              <w:left w:val="single" w:sz="4" w:space="0" w:color="auto"/>
              <w:bottom w:val="single" w:sz="4" w:space="0" w:color="auto"/>
              <w:right w:val="single" w:sz="4" w:space="0" w:color="auto"/>
            </w:tcBorders>
          </w:tcPr>
          <w:p ns2:paraId="4CD6C606" ns2:textId="77777777" w:rsidR="0043270E" w:rsidRPr="00ED739B" w:rsidRDefault="0043270E">
            <w:pPr>
              <w:keepNext/>
              <w:spacing w:after="60" w:line="276" w:lineRule="auto"/>
              <w:rPr>
                <w:b/>
                <w:bCs/>
                <w:kern w:val="32"/>
                <w:sz w:val="18"/>
                <w:szCs w:val="18"/>
              </w:rPr>
            </w:pPr>
            <w:bookmarkStart w:id="126" w:name="_Hlk139438646"/>
            <w:r w:rsidRPr="00ED739B">
              <w:rPr>
                <w:b/>
                <w:bCs/>
                <w:kern w:val="32"/>
                <w:sz w:val="18"/>
                <w:szCs w:val="18"/>
              </w:rPr>
              <w:t>Single-dose toxicity</w:t>
            </w:r>
          </w:p>
        </w:tc>
      </w:tr>
      <w:tr w:rsidR="0043270E" w:rsidRPr="00ED739B" ns2:paraId="23F2AEF4" ns2:textId="77777777" w:rsidTr="0043270E">
        <w:tc>
          <w:tcPr>
            <w:tcW w:w="9005" w:type="dxa"/>
            <w:gridSpan w:val="6"/>
            <w:tcBorders>
              <w:top w:val="single" w:sz="4" w:space="0" w:color="auto"/>
              <w:left w:val="single" w:sz="4" w:space="0" w:color="auto"/>
              <w:bottom w:val="single" w:sz="4" w:space="0" w:color="auto"/>
              <w:right w:val="single" w:sz="4" w:space="0" w:color="auto"/>
            </w:tcBorders>
          </w:tcPr>
          <w:p ns2:paraId="173694AF" ns2:textId="666300B6" w:rsidR="0043270E" w:rsidRPr="00ED739B" w:rsidRDefault="002B48B4">
            <w:pPr>
              <w:keepNext/>
              <w:spacing w:after="60" w:line="276" w:lineRule="auto"/>
              <w:rPr>
                <w:b/>
                <w:bCs/>
                <w:kern w:val="32"/>
                <w:sz w:val="18"/>
                <w:szCs w:val="18"/>
              </w:rPr>
            </w:pPr>
            <w:r>
              <w:rPr>
                <w:b/>
                <w:bCs/>
                <w:kern w:val="32"/>
                <w:sz w:val="18"/>
                <w:szCs w:val="18"/>
              </w:rPr>
              <w:t>sac-TMT</w:t>
            </w:r>
          </w:p>
        </w:tc>
      </w:tr>
      <w:tr w:rsidR="0043270E" w:rsidRPr="00ED739B" ns2:paraId="1744CCA1" ns2:textId="77777777" w:rsidTr="00B24627">
        <w:tc>
          <w:tcPr>
            <w:tcW w:w="2160" w:type="dxa"/>
            <w:tcBorders>
              <w:top w:val="single" w:sz="4" w:space="0" w:color="auto"/>
              <w:left w:val="single" w:sz="4" w:space="0" w:color="auto"/>
              <w:bottom w:val="single" w:sz="4" w:space="0" w:color="auto"/>
              <w:right w:val="single" w:sz="4" w:space="0" w:color="auto"/>
            </w:tcBorders>
            <w:hideMark/>
          </w:tcPr>
          <w:p ns2:paraId="302E9504" ns2:textId="77777777" w:rsidR="0043270E" w:rsidRPr="00ED739B" w:rsidRDefault="0043270E">
            <w:pPr>
              <w:keepNext/>
              <w:spacing w:after="60" w:line="276" w:lineRule="auto"/>
              <w:ind w:left="162" w:hanging="180"/>
              <w:rPr>
                <w:bCs/>
                <w:kern w:val="32"/>
                <w:sz w:val="18"/>
                <w:szCs w:val="18"/>
              </w:rPr>
            </w:pPr>
            <w:r w:rsidRPr="00ED739B">
              <w:rPr>
                <w:bCs/>
                <w:kern w:val="32"/>
                <w:sz w:val="18"/>
                <w:szCs w:val="18"/>
              </w:rPr>
              <w:tab/>
            </w:r>
            <w:r>
              <w:rPr>
                <w:bCs/>
                <w:kern w:val="32"/>
                <w:sz w:val="18"/>
                <w:szCs w:val="18"/>
              </w:rPr>
              <w:t>Toxicity / single-dose with a 3-week observation period</w:t>
            </w:r>
          </w:p>
        </w:tc>
        <w:tc>
          <w:tcPr>
            <w:tcW w:w="739" w:type="dxa"/>
            <w:tcBorders>
              <w:top w:val="single" w:sz="4" w:space="0" w:color="auto"/>
              <w:left w:val="single" w:sz="4" w:space="0" w:color="auto"/>
              <w:bottom w:val="single" w:sz="4" w:space="0" w:color="auto"/>
              <w:right w:val="single" w:sz="4" w:space="0" w:color="auto"/>
            </w:tcBorders>
            <w:hideMark/>
          </w:tcPr>
          <w:p ns2:paraId="06179425" ns2:textId="77777777" w:rsidR="0043270E" w:rsidRPr="00ED739B" w:rsidRDefault="0043270E">
            <w:pPr>
              <w:keepNext/>
              <w:spacing w:after="60" w:line="276" w:lineRule="auto"/>
              <w:rPr>
                <w:bCs/>
                <w:kern w:val="32"/>
                <w:sz w:val="18"/>
                <w:szCs w:val="18"/>
              </w:rPr>
            </w:pPr>
            <w:r>
              <w:rPr>
                <w:bCs/>
                <w:kern w:val="32"/>
                <w:sz w:val="18"/>
                <w:szCs w:val="18"/>
              </w:rPr>
              <w:t>IV</w:t>
            </w:r>
          </w:p>
        </w:tc>
        <w:tc>
          <w:tcPr>
            <w:tcW w:w="1167" w:type="dxa"/>
            <w:tcBorders>
              <w:top w:val="single" w:sz="4" w:space="0" w:color="auto"/>
              <w:left w:val="single" w:sz="4" w:space="0" w:color="auto"/>
              <w:bottom w:val="single" w:sz="4" w:space="0" w:color="auto"/>
              <w:right w:val="single" w:sz="4" w:space="0" w:color="auto"/>
            </w:tcBorders>
            <w:hideMark/>
          </w:tcPr>
          <w:p ns2:paraId="519B132D" ns2:textId="77777777" w:rsidR="0043270E" w:rsidRPr="00ED739B" w:rsidRDefault="0043270E">
            <w:pPr>
              <w:keepNext/>
              <w:spacing w:after="60" w:line="276" w:lineRule="auto"/>
              <w:rPr>
                <w:bCs/>
                <w:kern w:val="32"/>
                <w:sz w:val="18"/>
                <w:szCs w:val="18"/>
              </w:rPr>
            </w:pPr>
            <w:r>
              <w:rPr>
                <w:bCs/>
                <w:kern w:val="32"/>
                <w:sz w:val="18"/>
                <w:szCs w:val="18"/>
              </w:rPr>
              <w:t>Monkey / cynomolgus</w:t>
            </w:r>
          </w:p>
        </w:tc>
        <w:tc>
          <w:tcPr>
            <w:tcW w:w="1796" w:type="dxa"/>
            <w:tcBorders>
              <w:top w:val="single" w:sz="4" w:space="0" w:color="auto"/>
              <w:left w:val="single" w:sz="4" w:space="0" w:color="auto"/>
              <w:bottom w:val="single" w:sz="4" w:space="0" w:color="auto"/>
              <w:right w:val="single" w:sz="4" w:space="0" w:color="auto"/>
            </w:tcBorders>
            <w:hideMark/>
          </w:tcPr>
          <w:p ns2:paraId="453B86FB" ns2:textId="77777777" w:rsidR="0043270E" w:rsidRPr="00ED739B" w:rsidRDefault="0043270E">
            <w:pPr>
              <w:keepNext/>
              <w:spacing w:after="60" w:line="276" w:lineRule="auto"/>
              <w:rPr>
                <w:bCs/>
                <w:kern w:val="32"/>
                <w:sz w:val="18"/>
                <w:szCs w:val="18"/>
              </w:rPr>
            </w:pPr>
            <w:r>
              <w:rPr>
                <w:bCs/>
                <w:kern w:val="32"/>
                <w:sz w:val="18"/>
                <w:szCs w:val="18"/>
              </w:rPr>
              <w:t>0, 50, 90</w:t>
            </w:r>
          </w:p>
        </w:tc>
        <w:tc>
          <w:tcPr>
            <w:tcW w:w="1437" w:type="dxa"/>
            <w:tcBorders>
              <w:top w:val="single" w:sz="4" w:space="0" w:color="auto"/>
              <w:left w:val="single" w:sz="4" w:space="0" w:color="auto"/>
              <w:bottom w:val="single" w:sz="4" w:space="0" w:color="auto"/>
              <w:right w:val="single" w:sz="4" w:space="0" w:color="auto"/>
            </w:tcBorders>
          </w:tcPr>
          <w:p ns2:paraId="17B618AA" ns2:textId="5A90DFD6" w:rsidR="0043270E" w:rsidRPr="00ED739B" w:rsidRDefault="0043270E">
            <w:pPr>
              <w:keepNext/>
              <w:spacing w:after="60"/>
              <w:jc w:val="center"/>
              <w:rPr>
                <w:sz w:val="18"/>
                <w:szCs w:val="18"/>
              </w:rPr>
            </w:pPr>
            <w:r>
              <w:rPr>
                <w:sz w:val="18"/>
                <w:szCs w:val="18"/>
              </w:rPr>
              <w:t>MT</w:t>
            </w:r>
            <w:r w:rsidR="005F56CA">
              <w:rPr>
                <w:sz w:val="18"/>
                <w:szCs w:val="18"/>
              </w:rPr>
              <w:t>D =</w:t>
            </w:r>
            <w:r>
              <w:rPr>
                <w:sz w:val="18"/>
                <w:szCs w:val="18"/>
              </w:rPr>
              <w:t xml:space="preserve"> 90</w:t>
            </w:r>
          </w:p>
        </w:tc>
        <w:tc>
          <w:tcPr>
            <w:tcW w:w="1706" w:type="dxa"/>
            <w:tcBorders>
              <w:top w:val="single" w:sz="4" w:space="0" w:color="auto"/>
              <w:left w:val="single" w:sz="4" w:space="0" w:color="auto"/>
              <w:bottom w:val="single" w:sz="4" w:space="0" w:color="auto"/>
              <w:right w:val="single" w:sz="4" w:space="0" w:color="auto"/>
            </w:tcBorders>
          </w:tcPr>
          <w:p ns2:paraId="3FDCDE31" ns2:textId="77777777" w:rsidR="0043270E" w:rsidRPr="00ED739B" w:rsidRDefault="0043270E">
            <w:pPr>
              <w:keepNext/>
              <w:spacing w:after="60" w:line="276" w:lineRule="auto"/>
              <w:rPr>
                <w:bCs/>
                <w:kern w:val="32"/>
                <w:sz w:val="18"/>
                <w:szCs w:val="18"/>
              </w:rPr>
            </w:pPr>
            <w:r w:rsidRPr="00ED739B">
              <w:rPr>
                <w:bCs/>
                <w:kern w:val="32"/>
                <w:sz w:val="18"/>
                <w:szCs w:val="18"/>
              </w:rPr>
              <w:t>TT #</w:t>
            </w:r>
            <w:r>
              <w:rPr>
                <w:bCs/>
                <w:kern w:val="32"/>
                <w:sz w:val="18"/>
                <w:szCs w:val="18"/>
              </w:rPr>
              <w:t>18</w:t>
            </w:r>
            <w:r>
              <w:rPr>
                <w:bCs/>
                <w:kern w:val="32"/>
                <w:sz w:val="18"/>
                <w:szCs w:val="18"/>
              </w:rPr>
              <w:noBreakHyphen/>
              <w:t>7850</w:t>
            </w:r>
            <w:r w:rsidRPr="00ED739B">
              <w:rPr>
                <w:bCs/>
                <w:kern w:val="32"/>
                <w:sz w:val="18"/>
                <w:szCs w:val="18"/>
              </w:rPr>
              <w:t xml:space="preserve"> </w:t>
            </w:r>
            <w:r>
              <w:rPr>
                <w:bCs/>
                <w:kern w:val="32"/>
                <w:sz w:val="18"/>
                <w:szCs w:val="18"/>
              </w:rPr>
              <w:t xml:space="preserve">/ </w:t>
            </w:r>
            <w:r w:rsidRPr="004E5267">
              <w:rPr>
                <w:bCs/>
                <w:kern w:val="32"/>
                <w:sz w:val="18"/>
                <w:szCs w:val="18"/>
              </w:rPr>
              <w:t>A2018086-T005-01</w:t>
            </w:r>
            <w:r w:rsidRPr="00ED739B">
              <w:rPr>
                <w:bCs/>
                <w:kern w:val="32"/>
                <w:sz w:val="18"/>
                <w:szCs w:val="18"/>
              </w:rPr>
              <w:t xml:space="preserve"> (GLP)</w:t>
            </w:r>
          </w:p>
        </w:tc>
      </w:tr>
      <w:tr w:rsidR="0043270E" w:rsidRPr="00ED739B" ns2:paraId="330322B7" ns2:textId="77777777" w:rsidTr="0043270E">
        <w:tc>
          <w:tcPr>
            <w:tcW w:w="9005" w:type="dxa"/>
            <w:gridSpan w:val="6"/>
            <w:tcBorders>
              <w:top w:val="single" w:sz="4" w:space="0" w:color="auto"/>
              <w:left w:val="single" w:sz="4" w:space="0" w:color="auto"/>
              <w:bottom w:val="single" w:sz="4" w:space="0" w:color="auto"/>
              <w:right w:val="single" w:sz="4" w:space="0" w:color="auto"/>
            </w:tcBorders>
          </w:tcPr>
          <w:p ns2:paraId="456AF343" ns2:textId="70211DB3" w:rsidR="0043270E" w:rsidRPr="00ED739B" w:rsidRDefault="0043270E">
            <w:pPr>
              <w:spacing w:after="60" w:line="276" w:lineRule="auto"/>
              <w:rPr>
                <w:b/>
                <w:bCs/>
                <w:kern w:val="32"/>
                <w:sz w:val="18"/>
                <w:szCs w:val="18"/>
              </w:rPr>
            </w:pPr>
            <w:bookmarkStart w:id="127" w:name="_Hlk118961408"/>
            <w:r>
              <w:rPr>
                <w:b/>
                <w:bCs/>
                <w:kern w:val="32"/>
                <w:sz w:val="18"/>
                <w:szCs w:val="18"/>
              </w:rPr>
              <w:t>KL610143</w:t>
            </w:r>
            <w:r w:rsidR="007127AA" w:rsidRPr="007127AA">
              <w:rPr>
                <w:b/>
                <w:bCs/>
                <w:kern w:val="32"/>
                <w:sz w:val="18"/>
                <w:szCs w:val="18"/>
                <w:vertAlign w:val="superscript"/>
              </w:rPr>
              <w:t>a</w:t>
            </w:r>
          </w:p>
        </w:tc>
      </w:tr>
      <w:bookmarkEnd w:id="127"/>
      <w:tr w:rsidR="0043270E" w:rsidRPr="00ED739B" ns2:paraId="569D75D0" ns2:textId="77777777" w:rsidTr="00B24627">
        <w:tc>
          <w:tcPr>
            <w:tcW w:w="2160" w:type="dxa"/>
            <w:tcBorders>
              <w:top w:val="single" w:sz="4" w:space="0" w:color="auto"/>
              <w:left w:val="single" w:sz="4" w:space="0" w:color="auto"/>
              <w:bottom w:val="single" w:sz="4" w:space="0" w:color="auto"/>
              <w:right w:val="single" w:sz="4" w:space="0" w:color="auto"/>
            </w:tcBorders>
          </w:tcPr>
          <w:p ns2:paraId="1A578400" ns2:textId="77777777" w:rsidR="0043270E" w:rsidRPr="00ED739B" w:rsidRDefault="0043270E">
            <w:pPr>
              <w:spacing w:after="60" w:line="276" w:lineRule="auto"/>
              <w:ind w:left="162" w:hanging="180"/>
              <w:rPr>
                <w:bCs/>
                <w:kern w:val="32"/>
                <w:sz w:val="18"/>
                <w:szCs w:val="18"/>
              </w:rPr>
            </w:pPr>
            <w:r w:rsidRPr="00ED739B">
              <w:rPr>
                <w:bCs/>
                <w:kern w:val="32"/>
                <w:sz w:val="18"/>
                <w:szCs w:val="18"/>
              </w:rPr>
              <w:tab/>
            </w:r>
            <w:r>
              <w:rPr>
                <w:bCs/>
                <w:kern w:val="32"/>
                <w:sz w:val="18"/>
                <w:szCs w:val="18"/>
              </w:rPr>
              <w:t>Toxicity / single-dose</w:t>
            </w:r>
          </w:p>
        </w:tc>
        <w:tc>
          <w:tcPr>
            <w:tcW w:w="739" w:type="dxa"/>
            <w:tcBorders>
              <w:top w:val="single" w:sz="4" w:space="0" w:color="auto"/>
              <w:left w:val="single" w:sz="4" w:space="0" w:color="auto"/>
              <w:bottom w:val="single" w:sz="4" w:space="0" w:color="auto"/>
              <w:right w:val="single" w:sz="4" w:space="0" w:color="auto"/>
            </w:tcBorders>
          </w:tcPr>
          <w:p ns2:paraId="2A6FAC59" ns2:textId="77777777" w:rsidR="0043270E" w:rsidRPr="00ED739B" w:rsidRDefault="0043270E">
            <w:pPr>
              <w:spacing w:after="60" w:line="276" w:lineRule="auto"/>
              <w:rPr>
                <w:bCs/>
                <w:kern w:val="32"/>
                <w:sz w:val="18"/>
                <w:szCs w:val="18"/>
              </w:rPr>
            </w:pPr>
            <w:r>
              <w:rPr>
                <w:bCs/>
                <w:kern w:val="32"/>
                <w:sz w:val="18"/>
                <w:szCs w:val="18"/>
              </w:rPr>
              <w:t>IV</w:t>
            </w:r>
          </w:p>
        </w:tc>
        <w:tc>
          <w:tcPr>
            <w:tcW w:w="1167" w:type="dxa"/>
            <w:tcBorders>
              <w:top w:val="single" w:sz="4" w:space="0" w:color="auto"/>
              <w:left w:val="single" w:sz="4" w:space="0" w:color="auto"/>
              <w:bottom w:val="single" w:sz="4" w:space="0" w:color="auto"/>
              <w:right w:val="single" w:sz="4" w:space="0" w:color="auto"/>
            </w:tcBorders>
          </w:tcPr>
          <w:p ns2:paraId="19339C97" ns2:textId="03460C88" w:rsidR="0043270E" w:rsidRPr="00ED739B" w:rsidRDefault="0043270E">
            <w:pPr>
              <w:spacing w:after="60" w:line="276" w:lineRule="auto"/>
              <w:rPr>
                <w:bCs/>
                <w:kern w:val="32"/>
                <w:sz w:val="18"/>
                <w:szCs w:val="18"/>
              </w:rPr>
            </w:pPr>
            <w:r>
              <w:rPr>
                <w:bCs/>
                <w:kern w:val="32"/>
                <w:sz w:val="18"/>
                <w:szCs w:val="18"/>
              </w:rPr>
              <w:t xml:space="preserve">Rat / </w:t>
            </w:r>
            <w:r w:rsidR="00A96E3E" w:rsidRPr="00A96E3E">
              <w:rPr>
                <w:bCs/>
                <w:kern w:val="32"/>
                <w:sz w:val="18"/>
                <w:szCs w:val="18"/>
              </w:rPr>
              <w:t>SD</w:t>
            </w:r>
          </w:p>
        </w:tc>
        <w:tc>
          <w:tcPr>
            <w:tcW w:w="1796" w:type="dxa"/>
            <w:tcBorders>
              <w:top w:val="single" w:sz="4" w:space="0" w:color="auto"/>
              <w:left w:val="single" w:sz="4" w:space="0" w:color="auto"/>
              <w:bottom w:val="single" w:sz="4" w:space="0" w:color="auto"/>
              <w:right w:val="single" w:sz="4" w:space="0" w:color="auto"/>
            </w:tcBorders>
          </w:tcPr>
          <w:p ns2:paraId="6C0B008E" ns2:textId="77777777" w:rsidR="0043270E" w:rsidRPr="00ED739B" w:rsidRDefault="0043270E">
            <w:pPr>
              <w:spacing w:after="60" w:line="276" w:lineRule="auto"/>
              <w:rPr>
                <w:bCs/>
                <w:kern w:val="32"/>
                <w:sz w:val="18"/>
                <w:szCs w:val="18"/>
              </w:rPr>
            </w:pPr>
            <w:r w:rsidRPr="00475858">
              <w:rPr>
                <w:bCs/>
                <w:kern w:val="32"/>
                <w:sz w:val="18"/>
                <w:szCs w:val="18"/>
              </w:rPr>
              <w:t>0, 3, 10, 30</w:t>
            </w:r>
          </w:p>
        </w:tc>
        <w:tc>
          <w:tcPr>
            <w:tcW w:w="1437" w:type="dxa"/>
            <w:tcBorders>
              <w:top w:val="single" w:sz="4" w:space="0" w:color="auto"/>
              <w:left w:val="single" w:sz="4" w:space="0" w:color="auto"/>
              <w:bottom w:val="single" w:sz="4" w:space="0" w:color="auto"/>
              <w:right w:val="single" w:sz="4" w:space="0" w:color="auto"/>
            </w:tcBorders>
          </w:tcPr>
          <w:p ns2:paraId="7D212E29" ns2:textId="296C4613" w:rsidR="0043270E" w:rsidRPr="00ED739B" w:rsidRDefault="0043270E">
            <w:pPr>
              <w:spacing w:after="60"/>
              <w:jc w:val="center"/>
              <w:rPr>
                <w:sz w:val="18"/>
                <w:szCs w:val="18"/>
              </w:rPr>
            </w:pPr>
            <w:r>
              <w:rPr>
                <w:sz w:val="18"/>
                <w:szCs w:val="18"/>
              </w:rPr>
              <w:t>MTD</w:t>
            </w:r>
            <w:r w:rsidR="005F56CA">
              <w:rPr>
                <w:sz w:val="18"/>
                <w:szCs w:val="18"/>
              </w:rPr>
              <w:t xml:space="preserve"> =</w:t>
            </w:r>
            <w:r>
              <w:rPr>
                <w:sz w:val="18"/>
                <w:szCs w:val="18"/>
              </w:rPr>
              <w:t xml:space="preserve"> 30</w:t>
            </w:r>
          </w:p>
        </w:tc>
        <w:tc>
          <w:tcPr>
            <w:tcW w:w="1706" w:type="dxa"/>
            <w:tcBorders>
              <w:top w:val="single" w:sz="4" w:space="0" w:color="auto"/>
              <w:left w:val="single" w:sz="4" w:space="0" w:color="auto"/>
              <w:bottom w:val="single" w:sz="4" w:space="0" w:color="auto"/>
              <w:right w:val="single" w:sz="4" w:space="0" w:color="auto"/>
            </w:tcBorders>
          </w:tcPr>
          <w:p ns2:paraId="7CF4CE5B" ns2:textId="77777777" w:rsidR="0043270E" w:rsidRPr="00FA7CEF" w:rsidRDefault="0043270E">
            <w:pPr>
              <w:spacing w:after="60" w:line="276" w:lineRule="auto"/>
              <w:rPr>
                <w:bCs/>
                <w:kern w:val="32"/>
                <w:sz w:val="18"/>
                <w:szCs w:val="18"/>
              </w:rPr>
            </w:pPr>
            <w:r w:rsidRPr="00FA7CEF">
              <w:rPr>
                <w:bCs/>
                <w:kern w:val="32"/>
                <w:sz w:val="18"/>
                <w:szCs w:val="18"/>
              </w:rPr>
              <w:t>TT #</w:t>
            </w:r>
            <w:r>
              <w:rPr>
                <w:bCs/>
                <w:kern w:val="32"/>
                <w:sz w:val="18"/>
                <w:szCs w:val="18"/>
              </w:rPr>
              <w:t>18</w:t>
            </w:r>
            <w:r>
              <w:rPr>
                <w:bCs/>
                <w:kern w:val="32"/>
                <w:sz w:val="18"/>
                <w:szCs w:val="18"/>
              </w:rPr>
              <w:noBreakHyphen/>
              <w:t>7849</w:t>
            </w:r>
            <w:r w:rsidRPr="00FA7CEF">
              <w:rPr>
                <w:bCs/>
                <w:kern w:val="32"/>
                <w:sz w:val="18"/>
                <w:szCs w:val="18"/>
              </w:rPr>
              <w:t xml:space="preserve"> / A2018086-T002-01 (GLP)</w:t>
            </w:r>
          </w:p>
        </w:tc>
      </w:tr>
      <w:tr w:rsidR="0043270E" w:rsidRPr="00ED739B" ns2:paraId="44974E60" ns2:textId="77777777" w:rsidTr="00B24627">
        <w:tc>
          <w:tcPr>
            <w:tcW w:w="2160" w:type="dxa"/>
            <w:tcBorders>
              <w:top w:val="single" w:sz="4" w:space="0" w:color="auto"/>
              <w:left w:val="single" w:sz="4" w:space="0" w:color="auto"/>
              <w:bottom w:val="single" w:sz="4" w:space="0" w:color="auto"/>
              <w:right w:val="single" w:sz="4" w:space="0" w:color="auto"/>
            </w:tcBorders>
          </w:tcPr>
          <w:p ns2:paraId="71BD9708" ns2:textId="77777777" w:rsidR="0043270E" w:rsidRPr="00ED739B" w:rsidRDefault="0043270E">
            <w:pPr>
              <w:spacing w:after="60" w:line="276" w:lineRule="auto"/>
              <w:ind w:left="162" w:hanging="180"/>
              <w:rPr>
                <w:bCs/>
                <w:kern w:val="32"/>
                <w:sz w:val="18"/>
                <w:szCs w:val="18"/>
              </w:rPr>
            </w:pPr>
            <w:r w:rsidRPr="00ED739B">
              <w:rPr>
                <w:bCs/>
                <w:kern w:val="32"/>
                <w:sz w:val="18"/>
                <w:szCs w:val="18"/>
              </w:rPr>
              <w:tab/>
            </w:r>
            <w:r>
              <w:rPr>
                <w:bCs/>
                <w:kern w:val="32"/>
                <w:sz w:val="18"/>
                <w:szCs w:val="18"/>
              </w:rPr>
              <w:t>Toxicity / single-dose</w:t>
            </w:r>
          </w:p>
        </w:tc>
        <w:tc>
          <w:tcPr>
            <w:tcW w:w="739" w:type="dxa"/>
            <w:tcBorders>
              <w:top w:val="single" w:sz="4" w:space="0" w:color="auto"/>
              <w:left w:val="single" w:sz="4" w:space="0" w:color="auto"/>
              <w:bottom w:val="single" w:sz="4" w:space="0" w:color="auto"/>
              <w:right w:val="single" w:sz="4" w:space="0" w:color="auto"/>
            </w:tcBorders>
          </w:tcPr>
          <w:p ns2:paraId="11581262" ns2:textId="77777777" w:rsidR="0043270E" w:rsidRPr="00ED739B" w:rsidRDefault="0043270E">
            <w:pPr>
              <w:spacing w:after="60" w:line="276" w:lineRule="auto"/>
              <w:rPr>
                <w:bCs/>
                <w:kern w:val="32"/>
                <w:sz w:val="18"/>
                <w:szCs w:val="18"/>
              </w:rPr>
            </w:pPr>
            <w:r>
              <w:rPr>
                <w:bCs/>
                <w:kern w:val="32"/>
                <w:sz w:val="18"/>
                <w:szCs w:val="18"/>
              </w:rPr>
              <w:t>IV</w:t>
            </w:r>
          </w:p>
        </w:tc>
        <w:tc>
          <w:tcPr>
            <w:tcW w:w="1167" w:type="dxa"/>
            <w:tcBorders>
              <w:top w:val="single" w:sz="4" w:space="0" w:color="auto"/>
              <w:left w:val="single" w:sz="4" w:space="0" w:color="auto"/>
              <w:bottom w:val="single" w:sz="4" w:space="0" w:color="auto"/>
              <w:right w:val="single" w:sz="4" w:space="0" w:color="auto"/>
            </w:tcBorders>
          </w:tcPr>
          <w:p ns2:paraId="7AC5F278" ns2:textId="4117EDBB" w:rsidR="0043270E" w:rsidRPr="00ED739B" w:rsidRDefault="0043270E">
            <w:pPr>
              <w:spacing w:after="60" w:line="276" w:lineRule="auto"/>
              <w:rPr>
                <w:bCs/>
                <w:kern w:val="32"/>
                <w:sz w:val="18"/>
                <w:szCs w:val="18"/>
              </w:rPr>
            </w:pPr>
            <w:r>
              <w:rPr>
                <w:bCs/>
                <w:kern w:val="32"/>
                <w:sz w:val="18"/>
                <w:szCs w:val="18"/>
              </w:rPr>
              <w:t xml:space="preserve">Rat / </w:t>
            </w:r>
            <w:r w:rsidR="00A96E3E" w:rsidRPr="00A96E3E">
              <w:rPr>
                <w:bCs/>
                <w:kern w:val="32"/>
                <w:sz w:val="18"/>
                <w:szCs w:val="18"/>
              </w:rPr>
              <w:t>SD</w:t>
            </w:r>
          </w:p>
        </w:tc>
        <w:tc>
          <w:tcPr>
            <w:tcW w:w="1796" w:type="dxa"/>
            <w:tcBorders>
              <w:top w:val="single" w:sz="4" w:space="0" w:color="auto"/>
              <w:left w:val="single" w:sz="4" w:space="0" w:color="auto"/>
              <w:bottom w:val="single" w:sz="4" w:space="0" w:color="auto"/>
              <w:right w:val="single" w:sz="4" w:space="0" w:color="auto"/>
            </w:tcBorders>
          </w:tcPr>
          <w:p ns2:paraId="16F3E0A1" ns2:textId="77777777" w:rsidR="0043270E" w:rsidRPr="003269AE" w:rsidRDefault="0043270E">
            <w:pPr>
              <w:spacing w:after="60" w:line="276" w:lineRule="auto"/>
              <w:rPr>
                <w:bCs/>
                <w:kern w:val="32"/>
                <w:sz w:val="18"/>
                <w:szCs w:val="18"/>
              </w:rPr>
            </w:pPr>
            <w:r w:rsidRPr="003269AE">
              <w:rPr>
                <w:bCs/>
                <w:kern w:val="32"/>
                <w:sz w:val="18"/>
                <w:szCs w:val="18"/>
              </w:rPr>
              <w:t>0, 30, 60,</w:t>
            </w:r>
            <w:r>
              <w:rPr>
                <w:bCs/>
                <w:kern w:val="32"/>
                <w:sz w:val="18"/>
                <w:szCs w:val="18"/>
              </w:rPr>
              <w:t xml:space="preserve"> </w:t>
            </w:r>
            <w:r w:rsidRPr="003269AE">
              <w:rPr>
                <w:bCs/>
                <w:kern w:val="32"/>
                <w:sz w:val="18"/>
                <w:szCs w:val="18"/>
              </w:rPr>
              <w:t>120</w:t>
            </w:r>
          </w:p>
        </w:tc>
        <w:tc>
          <w:tcPr>
            <w:tcW w:w="1437" w:type="dxa"/>
            <w:tcBorders>
              <w:top w:val="single" w:sz="4" w:space="0" w:color="auto"/>
              <w:left w:val="single" w:sz="4" w:space="0" w:color="auto"/>
              <w:bottom w:val="single" w:sz="4" w:space="0" w:color="auto"/>
              <w:right w:val="single" w:sz="4" w:space="0" w:color="auto"/>
            </w:tcBorders>
          </w:tcPr>
          <w:p ns2:paraId="24FD3DDB" ns2:textId="34BCD16F" w:rsidR="0043270E" w:rsidRPr="00ED739B" w:rsidRDefault="0043270E">
            <w:pPr>
              <w:spacing w:after="60"/>
              <w:jc w:val="center"/>
              <w:rPr>
                <w:sz w:val="18"/>
                <w:szCs w:val="18"/>
              </w:rPr>
            </w:pPr>
            <w:r>
              <w:rPr>
                <w:sz w:val="18"/>
                <w:szCs w:val="18"/>
              </w:rPr>
              <w:t>MTD</w:t>
            </w:r>
            <w:r w:rsidR="005F56CA">
              <w:rPr>
                <w:sz w:val="18"/>
                <w:szCs w:val="18"/>
              </w:rPr>
              <w:t xml:space="preserve"> =</w:t>
            </w:r>
            <w:r>
              <w:rPr>
                <w:sz w:val="18"/>
                <w:szCs w:val="18"/>
              </w:rPr>
              <w:t xml:space="preserve"> 30</w:t>
            </w:r>
          </w:p>
        </w:tc>
        <w:tc>
          <w:tcPr>
            <w:tcW w:w="1706" w:type="dxa"/>
            <w:tcBorders>
              <w:top w:val="single" w:sz="4" w:space="0" w:color="auto"/>
              <w:left w:val="single" w:sz="4" w:space="0" w:color="auto"/>
              <w:bottom w:val="single" w:sz="4" w:space="0" w:color="auto"/>
              <w:right w:val="single" w:sz="4" w:space="0" w:color="auto"/>
            </w:tcBorders>
          </w:tcPr>
          <w:p ns2:paraId="223ACB55" ns2:textId="77777777" w:rsidR="0043270E" w:rsidRPr="00FA7CEF" w:rsidRDefault="0043270E">
            <w:pPr>
              <w:spacing w:after="60" w:line="276" w:lineRule="auto"/>
              <w:rPr>
                <w:bCs/>
                <w:kern w:val="32"/>
                <w:sz w:val="18"/>
                <w:szCs w:val="18"/>
              </w:rPr>
            </w:pPr>
            <w:r w:rsidRPr="00FA7CEF">
              <w:rPr>
                <w:bCs/>
                <w:kern w:val="32"/>
                <w:sz w:val="18"/>
                <w:szCs w:val="18"/>
              </w:rPr>
              <w:t>TT #</w:t>
            </w:r>
            <w:r>
              <w:rPr>
                <w:bCs/>
                <w:kern w:val="32"/>
                <w:sz w:val="18"/>
                <w:szCs w:val="18"/>
              </w:rPr>
              <w:t>19</w:t>
            </w:r>
            <w:r>
              <w:rPr>
                <w:bCs/>
                <w:kern w:val="32"/>
                <w:sz w:val="18"/>
                <w:szCs w:val="18"/>
              </w:rPr>
              <w:noBreakHyphen/>
              <w:t>7861</w:t>
            </w:r>
            <w:r w:rsidRPr="00FA7CEF">
              <w:rPr>
                <w:bCs/>
                <w:kern w:val="32"/>
                <w:sz w:val="18"/>
                <w:szCs w:val="18"/>
              </w:rPr>
              <w:t xml:space="preserve"> / A2018086-T002-02 (GLP)</w:t>
            </w:r>
          </w:p>
        </w:tc>
      </w:tr>
      <w:tr w:rsidR="0043270E" w:rsidRPr="00ED739B" ns2:paraId="4043290F" ns2:textId="77777777" w:rsidTr="0043270E">
        <w:tc>
          <w:tcPr>
            <w:tcW w:w="9005" w:type="dxa"/>
            <w:gridSpan w:val="6"/>
            <w:tcBorders>
              <w:top w:val="single" w:sz="4" w:space="0" w:color="auto"/>
              <w:left w:val="single" w:sz="4" w:space="0" w:color="auto"/>
              <w:bottom w:val="single" w:sz="4" w:space="0" w:color="auto"/>
              <w:right w:val="single" w:sz="4" w:space="0" w:color="auto"/>
            </w:tcBorders>
            <w:hideMark/>
          </w:tcPr>
          <w:p ns2:paraId="7BA69230" ns2:textId="77777777" w:rsidR="0043270E" w:rsidRPr="00FA7CEF" w:rsidRDefault="0043270E">
            <w:pPr>
              <w:spacing w:after="60" w:line="276" w:lineRule="auto"/>
              <w:rPr>
                <w:b/>
                <w:bCs/>
                <w:kern w:val="32"/>
                <w:sz w:val="18"/>
                <w:szCs w:val="18"/>
              </w:rPr>
            </w:pPr>
            <w:r w:rsidRPr="00FA7CEF">
              <w:rPr>
                <w:b/>
                <w:bCs/>
                <w:kern w:val="32"/>
                <w:sz w:val="18"/>
                <w:szCs w:val="18"/>
              </w:rPr>
              <w:t>Repeat-dose toxicity</w:t>
            </w:r>
          </w:p>
        </w:tc>
      </w:tr>
      <w:tr w:rsidR="0043270E" w:rsidRPr="00ED739B" ns2:paraId="4CCEBFA0" ns2:textId="77777777" w:rsidTr="0043270E">
        <w:tc>
          <w:tcPr>
            <w:tcW w:w="9005" w:type="dxa"/>
            <w:gridSpan w:val="6"/>
            <w:tcBorders>
              <w:top w:val="single" w:sz="4" w:space="0" w:color="auto"/>
              <w:left w:val="single" w:sz="4" w:space="0" w:color="auto"/>
              <w:bottom w:val="single" w:sz="4" w:space="0" w:color="auto"/>
              <w:right w:val="single" w:sz="4" w:space="0" w:color="auto"/>
            </w:tcBorders>
          </w:tcPr>
          <w:p ns2:paraId="6B8AF465" ns2:textId="7F1F3B4D" w:rsidR="0043270E" w:rsidRPr="00FA7CEF" w:rsidRDefault="002B48B4">
            <w:pPr>
              <w:spacing w:after="60" w:line="276" w:lineRule="auto"/>
              <w:rPr>
                <w:b/>
                <w:bCs/>
                <w:kern w:val="32"/>
                <w:sz w:val="18"/>
                <w:szCs w:val="18"/>
              </w:rPr>
            </w:pPr>
            <w:r>
              <w:rPr>
                <w:b/>
                <w:bCs/>
                <w:kern w:val="32"/>
                <w:sz w:val="18"/>
                <w:szCs w:val="18"/>
              </w:rPr>
              <w:t>sac-TMT</w:t>
            </w:r>
          </w:p>
        </w:tc>
      </w:tr>
      <w:tr w:rsidR="0043270E" w:rsidRPr="00ED739B" ns2:paraId="1B0023F6" ns2:textId="77777777" w:rsidTr="00B24627">
        <w:tc>
          <w:tcPr>
            <w:tcW w:w="2160" w:type="dxa"/>
            <w:tcBorders>
              <w:top w:val="single" w:sz="4" w:space="0" w:color="auto"/>
              <w:left w:val="single" w:sz="4" w:space="0" w:color="auto"/>
              <w:bottom w:val="single" w:sz="4" w:space="0" w:color="auto"/>
              <w:right w:val="single" w:sz="4" w:space="0" w:color="auto"/>
            </w:tcBorders>
          </w:tcPr>
          <w:p ns2:paraId="329A3D8F" ns2:textId="77777777" w:rsidR="0043270E" w:rsidRPr="00ED739B" w:rsidRDefault="0043270E">
            <w:pPr>
              <w:spacing w:after="60" w:line="276" w:lineRule="auto"/>
              <w:ind w:left="162" w:hanging="180"/>
              <w:rPr>
                <w:bCs/>
                <w:kern w:val="32"/>
                <w:sz w:val="18"/>
                <w:szCs w:val="18"/>
              </w:rPr>
            </w:pPr>
            <w:r>
              <w:rPr>
                <w:bCs/>
                <w:kern w:val="32"/>
                <w:sz w:val="18"/>
                <w:szCs w:val="18"/>
              </w:rPr>
              <w:tab/>
            </w:r>
            <w:r w:rsidRPr="006F4092">
              <w:rPr>
                <w:bCs/>
                <w:kern w:val="32"/>
                <w:sz w:val="18"/>
                <w:szCs w:val="18"/>
              </w:rPr>
              <w:t xml:space="preserve">Exploratory toxicity with TK / q1w (up to 5 doses) or q2w (up to 4 doses) </w:t>
            </w:r>
          </w:p>
        </w:tc>
        <w:tc>
          <w:tcPr>
            <w:tcW w:w="739" w:type="dxa"/>
            <w:tcBorders>
              <w:top w:val="single" w:sz="4" w:space="0" w:color="auto"/>
              <w:left w:val="single" w:sz="4" w:space="0" w:color="auto"/>
              <w:bottom w:val="single" w:sz="4" w:space="0" w:color="auto"/>
              <w:right w:val="single" w:sz="4" w:space="0" w:color="auto"/>
            </w:tcBorders>
          </w:tcPr>
          <w:p ns2:paraId="62386805" ns2:textId="77777777" w:rsidR="0043270E" w:rsidRPr="00ED739B" w:rsidRDefault="0043270E">
            <w:pPr>
              <w:spacing w:after="60" w:line="276" w:lineRule="auto"/>
              <w:rPr>
                <w:bCs/>
                <w:kern w:val="32"/>
                <w:sz w:val="18"/>
                <w:szCs w:val="18"/>
              </w:rPr>
            </w:pPr>
            <w:r>
              <w:rPr>
                <w:bCs/>
                <w:kern w:val="32"/>
                <w:sz w:val="18"/>
                <w:szCs w:val="18"/>
              </w:rPr>
              <w:t>IV</w:t>
            </w:r>
          </w:p>
        </w:tc>
        <w:tc>
          <w:tcPr>
            <w:tcW w:w="1167" w:type="dxa"/>
            <w:tcBorders>
              <w:top w:val="single" w:sz="4" w:space="0" w:color="auto"/>
              <w:left w:val="single" w:sz="4" w:space="0" w:color="auto"/>
              <w:bottom w:val="single" w:sz="4" w:space="0" w:color="auto"/>
              <w:right w:val="single" w:sz="4" w:space="0" w:color="auto"/>
            </w:tcBorders>
          </w:tcPr>
          <w:p ns2:paraId="28FB7630" ns2:textId="77777777" w:rsidR="0043270E" w:rsidRPr="00ED739B" w:rsidRDefault="0043270E">
            <w:pPr>
              <w:spacing w:after="60" w:line="276" w:lineRule="auto"/>
              <w:rPr>
                <w:bCs/>
                <w:kern w:val="32"/>
                <w:sz w:val="18"/>
                <w:szCs w:val="18"/>
              </w:rPr>
            </w:pPr>
            <w:r>
              <w:rPr>
                <w:bCs/>
                <w:kern w:val="32"/>
                <w:sz w:val="18"/>
                <w:szCs w:val="18"/>
              </w:rPr>
              <w:t>Monkey / cynomolgus</w:t>
            </w:r>
          </w:p>
        </w:tc>
        <w:tc>
          <w:tcPr>
            <w:tcW w:w="1796" w:type="dxa"/>
            <w:tcBorders>
              <w:top w:val="single" w:sz="4" w:space="0" w:color="auto"/>
              <w:left w:val="single" w:sz="4" w:space="0" w:color="auto"/>
              <w:bottom w:val="single" w:sz="4" w:space="0" w:color="auto"/>
              <w:right w:val="single" w:sz="4" w:space="0" w:color="auto"/>
            </w:tcBorders>
          </w:tcPr>
          <w:p ns2:paraId="51F1D844" ns2:textId="77777777" w:rsidR="0043270E" w:rsidRPr="00ED739B" w:rsidRDefault="0043270E">
            <w:pPr>
              <w:spacing w:after="60" w:line="276" w:lineRule="auto"/>
              <w:rPr>
                <w:bCs/>
                <w:kern w:val="32"/>
                <w:sz w:val="18"/>
                <w:szCs w:val="18"/>
              </w:rPr>
            </w:pPr>
            <w:r w:rsidRPr="006F4092">
              <w:rPr>
                <w:bCs/>
                <w:kern w:val="32"/>
                <w:sz w:val="18"/>
                <w:szCs w:val="18"/>
              </w:rPr>
              <w:t xml:space="preserve">Phase 1: 0, 60, 90 q1w, 90 q2w; </w:t>
            </w:r>
            <w:r w:rsidRPr="006F4092">
              <w:rPr>
                <w:bCs/>
                <w:kern w:val="32"/>
                <w:sz w:val="18"/>
                <w:szCs w:val="18"/>
              </w:rPr>
              <w:br/>
              <w:t>Phase 2: 60 q2w</w:t>
            </w:r>
          </w:p>
        </w:tc>
        <w:tc>
          <w:tcPr>
            <w:tcW w:w="1437" w:type="dxa"/>
            <w:tcBorders>
              <w:top w:val="single" w:sz="4" w:space="0" w:color="auto"/>
              <w:left w:val="single" w:sz="4" w:space="0" w:color="auto"/>
              <w:bottom w:val="single" w:sz="4" w:space="0" w:color="auto"/>
              <w:right w:val="single" w:sz="4" w:space="0" w:color="auto"/>
            </w:tcBorders>
          </w:tcPr>
          <w:p ns2:paraId="460297D2" ns2:textId="77777777" w:rsidR="0043270E" w:rsidRPr="00ED739B" w:rsidRDefault="0043270E">
            <w:pPr>
              <w:spacing w:after="60"/>
              <w:jc w:val="center"/>
              <w:rPr>
                <w:sz w:val="18"/>
                <w:szCs w:val="18"/>
              </w:rPr>
            </w:pPr>
            <w:r w:rsidRPr="006F4092">
              <w:rPr>
                <w:sz w:val="18"/>
                <w:szCs w:val="18"/>
              </w:rPr>
              <w:t>MTD</w:t>
            </w:r>
            <w:r>
              <w:rPr>
                <w:sz w:val="18"/>
                <w:szCs w:val="18"/>
              </w:rPr>
              <w:t xml:space="preserve"> =</w:t>
            </w:r>
            <w:r w:rsidRPr="006F4092">
              <w:rPr>
                <w:sz w:val="18"/>
                <w:szCs w:val="18"/>
              </w:rPr>
              <w:t xml:space="preserve"> 60 q2w</w:t>
            </w:r>
          </w:p>
        </w:tc>
        <w:tc>
          <w:tcPr>
            <w:tcW w:w="1706" w:type="dxa"/>
            <w:tcBorders>
              <w:top w:val="single" w:sz="4" w:space="0" w:color="auto"/>
              <w:left w:val="single" w:sz="4" w:space="0" w:color="auto"/>
              <w:bottom w:val="single" w:sz="4" w:space="0" w:color="auto"/>
              <w:right w:val="single" w:sz="4" w:space="0" w:color="auto"/>
            </w:tcBorders>
          </w:tcPr>
          <w:p ns2:paraId="6C873B70" ns2:textId="77777777" w:rsidR="0043270E" w:rsidRPr="008F27A8" w:rsidRDefault="0043270E">
            <w:pPr>
              <w:spacing w:after="60" w:line="276" w:lineRule="auto"/>
              <w:rPr>
                <w:kern w:val="32"/>
                <w:sz w:val="18"/>
                <w:szCs w:val="18"/>
                <w:lang w:val="it-IT"/>
              </w:rPr>
            </w:pPr>
            <w:r w:rsidRPr="008F27A8">
              <w:rPr>
                <w:kern w:val="32"/>
                <w:sz w:val="18"/>
                <w:szCs w:val="18"/>
                <w:lang w:val="it-IT"/>
              </w:rPr>
              <w:t xml:space="preserve">TT #18-7852 / </w:t>
            </w:r>
            <w:r w:rsidRPr="008F27A8">
              <w:rPr>
                <w:kern w:val="32"/>
                <w:sz w:val="18"/>
                <w:szCs w:val="18"/>
                <w:lang w:val="it-IT"/>
              </w:rPr>
              <w:br/>
              <w:t>A2018086-G014-01</w:t>
            </w:r>
            <w:r w:rsidRPr="008F27A8">
              <w:rPr>
                <w:kern w:val="32"/>
                <w:sz w:val="18"/>
                <w:szCs w:val="18"/>
                <w:lang w:val="it-IT"/>
              </w:rPr>
              <w:br/>
              <w:t>(Non-GLP)</w:t>
            </w:r>
          </w:p>
        </w:tc>
      </w:tr>
      <w:tr w:rsidR="0043270E" w:rsidRPr="00B27065" ns2:paraId="14FF31B9" ns2:textId="77777777" w:rsidTr="00B24627">
        <w:tc>
          <w:tcPr>
            <w:tcW w:w="2160" w:type="dxa"/>
            <w:tcBorders>
              <w:top w:val="single" w:sz="4" w:space="0" w:color="auto"/>
              <w:left w:val="single" w:sz="4" w:space="0" w:color="auto"/>
              <w:bottom w:val="single" w:sz="4" w:space="0" w:color="auto"/>
              <w:right w:val="single" w:sz="4" w:space="0" w:color="auto"/>
            </w:tcBorders>
          </w:tcPr>
          <w:p ns2:paraId="6F7059F9" ns2:textId="77777777" w:rsidR="0043270E" w:rsidRPr="006E1EFB" w:rsidRDefault="0043270E">
            <w:pPr>
              <w:spacing w:after="60" w:line="276" w:lineRule="auto"/>
              <w:ind w:left="162" w:hanging="180"/>
              <w:rPr>
                <w:b/>
                <w:kern w:val="32"/>
                <w:sz w:val="18"/>
                <w:szCs w:val="18"/>
              </w:rPr>
            </w:pPr>
            <w:r w:rsidRPr="008F27A8">
              <w:rPr>
                <w:b/>
                <w:kern w:val="32"/>
                <w:sz w:val="18"/>
                <w:szCs w:val="18"/>
                <w:lang w:val="it-IT"/>
              </w:rPr>
              <w:lastRenderedPageBreak/>
              <w:tab/>
            </w:r>
            <w:r w:rsidRPr="006E1EFB">
              <w:rPr>
                <w:b/>
                <w:kern w:val="32"/>
                <w:sz w:val="18"/>
                <w:szCs w:val="18"/>
              </w:rPr>
              <w:t>Toxicity with TK and immunogenicity / q2w for 7 weeks (up to 4 doses) with a 4-week recovery period</w:t>
            </w:r>
          </w:p>
        </w:tc>
        <w:tc>
          <w:tcPr>
            <w:tcW w:w="739" w:type="dxa"/>
            <w:tcBorders>
              <w:top w:val="single" w:sz="4" w:space="0" w:color="auto"/>
              <w:left w:val="single" w:sz="4" w:space="0" w:color="auto"/>
              <w:bottom w:val="single" w:sz="4" w:space="0" w:color="auto"/>
              <w:right w:val="single" w:sz="4" w:space="0" w:color="auto"/>
            </w:tcBorders>
          </w:tcPr>
          <w:p ns2:paraId="44389BD8" ns2:textId="77777777" w:rsidR="0043270E" w:rsidRPr="006E1EFB" w:rsidRDefault="0043270E">
            <w:pPr>
              <w:spacing w:after="60" w:line="276" w:lineRule="auto"/>
              <w:rPr>
                <w:b/>
                <w:kern w:val="32"/>
                <w:sz w:val="18"/>
                <w:szCs w:val="18"/>
              </w:rPr>
            </w:pPr>
            <w:r w:rsidRPr="006E1EFB">
              <w:rPr>
                <w:b/>
                <w:kern w:val="32"/>
                <w:sz w:val="18"/>
                <w:szCs w:val="18"/>
              </w:rPr>
              <w:t>IV</w:t>
            </w:r>
          </w:p>
        </w:tc>
        <w:tc>
          <w:tcPr>
            <w:tcW w:w="1167" w:type="dxa"/>
            <w:tcBorders>
              <w:top w:val="single" w:sz="4" w:space="0" w:color="auto"/>
              <w:left w:val="single" w:sz="4" w:space="0" w:color="auto"/>
              <w:bottom w:val="single" w:sz="4" w:space="0" w:color="auto"/>
              <w:right w:val="single" w:sz="4" w:space="0" w:color="auto"/>
            </w:tcBorders>
          </w:tcPr>
          <w:p ns2:paraId="4ABF8702" ns2:textId="77777777" w:rsidR="0043270E" w:rsidRPr="006E1EFB" w:rsidRDefault="0043270E">
            <w:pPr>
              <w:spacing w:after="60" w:line="276" w:lineRule="auto"/>
              <w:rPr>
                <w:b/>
                <w:kern w:val="32"/>
                <w:sz w:val="18"/>
                <w:szCs w:val="18"/>
              </w:rPr>
            </w:pPr>
            <w:r w:rsidRPr="006E1EFB">
              <w:rPr>
                <w:b/>
                <w:kern w:val="32"/>
                <w:sz w:val="18"/>
                <w:szCs w:val="18"/>
              </w:rPr>
              <w:t>Monkey /</w:t>
            </w:r>
            <w:r w:rsidRPr="006E1EFB">
              <w:rPr>
                <w:b/>
                <w:kern w:val="32"/>
                <w:sz w:val="18"/>
                <w:szCs w:val="18"/>
              </w:rPr>
              <w:br/>
              <w:t>cynomolgus</w:t>
            </w:r>
          </w:p>
        </w:tc>
        <w:tc>
          <w:tcPr>
            <w:tcW w:w="1796" w:type="dxa"/>
            <w:tcBorders>
              <w:top w:val="single" w:sz="4" w:space="0" w:color="auto"/>
              <w:left w:val="single" w:sz="4" w:space="0" w:color="auto"/>
              <w:bottom w:val="single" w:sz="4" w:space="0" w:color="auto"/>
              <w:right w:val="single" w:sz="4" w:space="0" w:color="auto"/>
            </w:tcBorders>
            <w:hideMark/>
          </w:tcPr>
          <w:p ns2:paraId="30AB33E4" ns2:textId="43BEB745" w:rsidR="0043270E" w:rsidRPr="006E1EFB" w:rsidRDefault="0043270E">
            <w:pPr>
              <w:spacing w:after="60" w:line="276" w:lineRule="auto"/>
              <w:rPr>
                <w:b/>
                <w:kern w:val="32"/>
                <w:sz w:val="18"/>
                <w:szCs w:val="18"/>
              </w:rPr>
            </w:pPr>
            <w:r w:rsidRPr="006E1EFB">
              <w:rPr>
                <w:b/>
                <w:kern w:val="32"/>
                <w:sz w:val="18"/>
                <w:szCs w:val="18"/>
              </w:rPr>
              <w:t xml:space="preserve">0; </w:t>
            </w:r>
            <w:r w:rsidRPr="006E1EFB">
              <w:rPr>
                <w:b/>
                <w:kern w:val="32"/>
                <w:sz w:val="18"/>
                <w:szCs w:val="18"/>
              </w:rPr>
              <w:br/>
            </w:r>
            <w:r w:rsidR="00921E5C" w:rsidRPr="00921E5C">
              <w:rPr>
                <w:b/>
                <w:kern w:val="32"/>
                <w:sz w:val="18"/>
                <w:szCs w:val="18"/>
              </w:rPr>
              <w:t>sacituzumab</w:t>
            </w:r>
            <w:r w:rsidRPr="006E1EFB">
              <w:rPr>
                <w:b/>
                <w:kern w:val="32"/>
                <w:sz w:val="18"/>
                <w:szCs w:val="18"/>
              </w:rPr>
              <w:t xml:space="preserve">: 75; </w:t>
            </w:r>
            <w:r w:rsidRPr="006E1EFB">
              <w:rPr>
                <w:b/>
                <w:kern w:val="32"/>
                <w:sz w:val="18"/>
                <w:szCs w:val="18"/>
              </w:rPr>
              <w:br/>
            </w:r>
            <w:r w:rsidR="002B48B4" w:rsidRPr="006E1EFB">
              <w:rPr>
                <w:b/>
                <w:kern w:val="32"/>
                <w:sz w:val="18"/>
                <w:szCs w:val="18"/>
              </w:rPr>
              <w:t>sac-TMT</w:t>
            </w:r>
            <w:r w:rsidRPr="006E1EFB">
              <w:rPr>
                <w:b/>
                <w:kern w:val="32"/>
                <w:sz w:val="18"/>
                <w:szCs w:val="18"/>
              </w:rPr>
              <w:t>: 25, 50, 75</w:t>
            </w:r>
          </w:p>
        </w:tc>
        <w:tc>
          <w:tcPr>
            <w:tcW w:w="1437" w:type="dxa"/>
            <w:tcBorders>
              <w:top w:val="single" w:sz="4" w:space="0" w:color="auto"/>
              <w:left w:val="single" w:sz="4" w:space="0" w:color="auto"/>
              <w:bottom w:val="single" w:sz="4" w:space="0" w:color="auto"/>
              <w:right w:val="single" w:sz="4" w:space="0" w:color="auto"/>
            </w:tcBorders>
          </w:tcPr>
          <w:p ns2:paraId="32F27557" ns2:textId="77777777" w:rsidR="0043270E" w:rsidRPr="006E1EFB" w:rsidRDefault="0043270E">
            <w:pPr>
              <w:spacing w:after="60"/>
              <w:jc w:val="center"/>
              <w:rPr>
                <w:b/>
                <w:sz w:val="18"/>
                <w:szCs w:val="18"/>
              </w:rPr>
            </w:pPr>
            <w:r w:rsidRPr="006E1EFB">
              <w:rPr>
                <w:b/>
                <w:sz w:val="18"/>
                <w:szCs w:val="18"/>
              </w:rPr>
              <w:t>HNSTD = 50</w:t>
            </w:r>
          </w:p>
        </w:tc>
        <w:tc>
          <w:tcPr>
            <w:tcW w:w="1706" w:type="dxa"/>
            <w:tcBorders>
              <w:top w:val="single" w:sz="4" w:space="0" w:color="auto"/>
              <w:left w:val="single" w:sz="4" w:space="0" w:color="auto"/>
              <w:bottom w:val="single" w:sz="4" w:space="0" w:color="auto"/>
              <w:right w:val="single" w:sz="4" w:space="0" w:color="auto"/>
            </w:tcBorders>
          </w:tcPr>
          <w:p ns2:paraId="1A8C5756" ns2:textId="77777777" w:rsidR="0043270E" w:rsidRPr="006E1EFB" w:rsidRDefault="0043270E">
            <w:pPr>
              <w:spacing w:after="60" w:line="276" w:lineRule="auto"/>
              <w:rPr>
                <w:b/>
                <w:kern w:val="32"/>
                <w:sz w:val="18"/>
                <w:szCs w:val="18"/>
              </w:rPr>
            </w:pPr>
            <w:r w:rsidRPr="006E1EFB">
              <w:rPr>
                <w:b/>
                <w:kern w:val="32"/>
                <w:sz w:val="18"/>
                <w:szCs w:val="18"/>
              </w:rPr>
              <w:t xml:space="preserve">TT #18-7853 / </w:t>
            </w:r>
            <w:r w:rsidRPr="006E1EFB">
              <w:rPr>
                <w:b/>
                <w:kern w:val="32"/>
                <w:sz w:val="18"/>
                <w:szCs w:val="18"/>
              </w:rPr>
              <w:br/>
              <w:t>A2018086-T014-01 (GLP)</w:t>
            </w:r>
          </w:p>
        </w:tc>
      </w:tr>
      <w:tr w:rsidR="0043270E" w:rsidRPr="00B27065" ns2:paraId="27370980" ns2:textId="77777777" w:rsidTr="00B24627">
        <w:tc>
          <w:tcPr>
            <w:tcW w:w="2160" w:type="dxa"/>
            <w:tcBorders>
              <w:top w:val="single" w:sz="4" w:space="0" w:color="auto"/>
              <w:left w:val="single" w:sz="4" w:space="0" w:color="auto"/>
              <w:bottom w:val="single" w:sz="4" w:space="0" w:color="auto"/>
              <w:right w:val="single" w:sz="4" w:space="0" w:color="auto"/>
            </w:tcBorders>
          </w:tcPr>
          <w:p ns2:paraId="1D233185" ns2:textId="77777777" w:rsidR="0043270E" w:rsidRPr="006E1EFB" w:rsidRDefault="0043270E">
            <w:pPr>
              <w:keepNext/>
              <w:spacing w:after="60" w:line="276" w:lineRule="auto"/>
              <w:ind w:left="162" w:hanging="180"/>
              <w:rPr>
                <w:b/>
                <w:kern w:val="32"/>
                <w:sz w:val="18"/>
                <w:szCs w:val="18"/>
              </w:rPr>
            </w:pPr>
            <w:r w:rsidRPr="006E1EFB">
              <w:rPr>
                <w:b/>
                <w:kern w:val="32"/>
                <w:sz w:val="18"/>
                <w:szCs w:val="18"/>
              </w:rPr>
              <w:tab/>
              <w:t>Toxicity with TK and immunogenicity / q2w for 14 weeks (8 doses) with a 4-week recovery phase</w:t>
            </w:r>
          </w:p>
        </w:tc>
        <w:tc>
          <w:tcPr>
            <w:tcW w:w="739" w:type="dxa"/>
            <w:tcBorders>
              <w:top w:val="single" w:sz="4" w:space="0" w:color="auto"/>
              <w:left w:val="single" w:sz="4" w:space="0" w:color="auto"/>
              <w:bottom w:val="single" w:sz="4" w:space="0" w:color="auto"/>
              <w:right w:val="single" w:sz="4" w:space="0" w:color="auto"/>
            </w:tcBorders>
          </w:tcPr>
          <w:p ns2:paraId="6A2F6E57" ns2:textId="77777777" w:rsidR="0043270E" w:rsidRPr="006E1EFB" w:rsidRDefault="0043270E">
            <w:pPr>
              <w:keepNext/>
              <w:spacing w:after="60" w:line="276" w:lineRule="auto"/>
              <w:rPr>
                <w:b/>
                <w:kern w:val="32"/>
                <w:sz w:val="18"/>
                <w:szCs w:val="18"/>
              </w:rPr>
            </w:pPr>
            <w:r w:rsidRPr="006E1EFB">
              <w:rPr>
                <w:b/>
                <w:kern w:val="32"/>
                <w:sz w:val="18"/>
                <w:szCs w:val="18"/>
              </w:rPr>
              <w:t>IV</w:t>
            </w:r>
          </w:p>
        </w:tc>
        <w:tc>
          <w:tcPr>
            <w:tcW w:w="1167" w:type="dxa"/>
            <w:tcBorders>
              <w:top w:val="single" w:sz="4" w:space="0" w:color="auto"/>
              <w:left w:val="single" w:sz="4" w:space="0" w:color="auto"/>
              <w:bottom w:val="single" w:sz="4" w:space="0" w:color="auto"/>
              <w:right w:val="single" w:sz="4" w:space="0" w:color="auto"/>
            </w:tcBorders>
          </w:tcPr>
          <w:p ns2:paraId="38A8F432" ns2:textId="77777777" w:rsidR="0043270E" w:rsidRPr="006E1EFB" w:rsidRDefault="0043270E">
            <w:pPr>
              <w:keepNext/>
              <w:spacing w:after="60" w:line="276" w:lineRule="auto"/>
              <w:rPr>
                <w:b/>
                <w:kern w:val="32"/>
                <w:sz w:val="18"/>
                <w:szCs w:val="18"/>
              </w:rPr>
            </w:pPr>
            <w:r w:rsidRPr="006E1EFB">
              <w:rPr>
                <w:b/>
                <w:kern w:val="32"/>
                <w:sz w:val="18"/>
                <w:szCs w:val="18"/>
              </w:rPr>
              <w:t>Monkey / cynomolgus</w:t>
            </w:r>
          </w:p>
        </w:tc>
        <w:tc>
          <w:tcPr>
            <w:tcW w:w="1796" w:type="dxa"/>
            <w:tcBorders>
              <w:top w:val="single" w:sz="4" w:space="0" w:color="auto"/>
              <w:left w:val="single" w:sz="4" w:space="0" w:color="auto"/>
              <w:bottom w:val="single" w:sz="4" w:space="0" w:color="auto"/>
              <w:right w:val="single" w:sz="4" w:space="0" w:color="auto"/>
            </w:tcBorders>
          </w:tcPr>
          <w:p ns2:paraId="44ACEDEB" ns2:textId="77777777" w:rsidR="0043270E" w:rsidRPr="006E1EFB" w:rsidRDefault="0043270E">
            <w:pPr>
              <w:keepNext/>
              <w:spacing w:after="60" w:line="276" w:lineRule="auto"/>
              <w:rPr>
                <w:b/>
                <w:kern w:val="32"/>
                <w:sz w:val="18"/>
                <w:szCs w:val="18"/>
              </w:rPr>
            </w:pPr>
            <w:r w:rsidRPr="006E1EFB">
              <w:rPr>
                <w:b/>
                <w:kern w:val="32"/>
                <w:sz w:val="18"/>
                <w:szCs w:val="18"/>
              </w:rPr>
              <w:t>0, 10, 25, 50</w:t>
            </w:r>
          </w:p>
        </w:tc>
        <w:tc>
          <w:tcPr>
            <w:tcW w:w="1437" w:type="dxa"/>
            <w:tcBorders>
              <w:top w:val="single" w:sz="4" w:space="0" w:color="auto"/>
              <w:left w:val="single" w:sz="4" w:space="0" w:color="auto"/>
              <w:bottom w:val="single" w:sz="4" w:space="0" w:color="auto"/>
              <w:right w:val="single" w:sz="4" w:space="0" w:color="auto"/>
            </w:tcBorders>
          </w:tcPr>
          <w:p ns2:paraId="39301C59" ns2:textId="77777777" w:rsidR="0043270E" w:rsidRPr="006E1EFB" w:rsidRDefault="0043270E">
            <w:pPr>
              <w:keepNext/>
              <w:spacing w:after="60"/>
              <w:jc w:val="center"/>
              <w:rPr>
                <w:b/>
                <w:sz w:val="18"/>
                <w:szCs w:val="18"/>
              </w:rPr>
            </w:pPr>
            <w:r w:rsidRPr="006E1EFB">
              <w:rPr>
                <w:b/>
                <w:sz w:val="18"/>
                <w:szCs w:val="18"/>
              </w:rPr>
              <w:t>HNSTD = 25</w:t>
            </w:r>
          </w:p>
        </w:tc>
        <w:tc>
          <w:tcPr>
            <w:tcW w:w="1706" w:type="dxa"/>
            <w:tcBorders>
              <w:top w:val="single" w:sz="4" w:space="0" w:color="auto"/>
              <w:left w:val="single" w:sz="4" w:space="0" w:color="auto"/>
              <w:bottom w:val="single" w:sz="4" w:space="0" w:color="auto"/>
              <w:right w:val="single" w:sz="4" w:space="0" w:color="auto"/>
            </w:tcBorders>
          </w:tcPr>
          <w:p ns2:paraId="05BC6338" ns2:textId="77777777" w:rsidR="0043270E" w:rsidRPr="006E1EFB" w:rsidRDefault="0043270E">
            <w:pPr>
              <w:keepNext/>
              <w:spacing w:after="60" w:line="276" w:lineRule="auto"/>
              <w:rPr>
                <w:b/>
                <w:kern w:val="32"/>
                <w:sz w:val="18"/>
                <w:szCs w:val="18"/>
              </w:rPr>
            </w:pPr>
            <w:r w:rsidRPr="006E1EFB">
              <w:rPr>
                <w:b/>
                <w:kern w:val="32"/>
                <w:sz w:val="18"/>
                <w:szCs w:val="18"/>
              </w:rPr>
              <w:t xml:space="preserve">TT #20-7844 / </w:t>
            </w:r>
            <w:r w:rsidRPr="006E1EFB">
              <w:rPr>
                <w:b/>
                <w:kern w:val="32"/>
                <w:sz w:val="18"/>
                <w:szCs w:val="18"/>
              </w:rPr>
              <w:br/>
              <w:t>A2020217-T014-01 (GLP)</w:t>
            </w:r>
          </w:p>
        </w:tc>
      </w:tr>
      <w:tr w:rsidR="0043270E" w:rsidRPr="00B27065" ns2:paraId="5926DB85" ns2:textId="77777777" w:rsidTr="0043270E">
        <w:tc>
          <w:tcPr>
            <w:tcW w:w="9005" w:type="dxa"/>
            <w:gridSpan w:val="6"/>
            <w:tcBorders>
              <w:top w:val="single" w:sz="4" w:space="0" w:color="auto"/>
              <w:left w:val="single" w:sz="4" w:space="0" w:color="auto"/>
              <w:bottom w:val="single" w:sz="4" w:space="0" w:color="auto"/>
              <w:right w:val="single" w:sz="4" w:space="0" w:color="auto"/>
            </w:tcBorders>
          </w:tcPr>
          <w:p ns2:paraId="05744926" ns2:textId="0DD7AB0E" w:rsidR="0043270E" w:rsidRPr="00B27065" w:rsidRDefault="0043270E">
            <w:pPr>
              <w:spacing w:after="60" w:line="276" w:lineRule="auto"/>
              <w:rPr>
                <w:b/>
                <w:bCs/>
                <w:kern w:val="32"/>
                <w:sz w:val="18"/>
                <w:szCs w:val="18"/>
              </w:rPr>
            </w:pPr>
            <w:r w:rsidRPr="00B27065">
              <w:rPr>
                <w:b/>
                <w:bCs/>
                <w:kern w:val="32"/>
                <w:sz w:val="18"/>
                <w:szCs w:val="18"/>
              </w:rPr>
              <w:t>KL610143</w:t>
            </w:r>
            <w:r w:rsidR="007127AA" w:rsidRPr="007127AA">
              <w:rPr>
                <w:b/>
                <w:bCs/>
                <w:kern w:val="32"/>
                <w:sz w:val="18"/>
                <w:szCs w:val="18"/>
                <w:vertAlign w:val="superscript"/>
              </w:rPr>
              <w:t>a</w:t>
            </w:r>
          </w:p>
        </w:tc>
      </w:tr>
      <w:tr w:rsidR="0043270E" w:rsidRPr="00ED739B" ns2:paraId="155D8B77" ns2:textId="77777777" w:rsidTr="00B24627">
        <w:tc>
          <w:tcPr>
            <w:tcW w:w="2160" w:type="dxa"/>
            <w:tcBorders>
              <w:top w:val="single" w:sz="4" w:space="0" w:color="auto"/>
              <w:left w:val="single" w:sz="4" w:space="0" w:color="auto"/>
              <w:bottom w:val="single" w:sz="4" w:space="0" w:color="auto"/>
              <w:right w:val="single" w:sz="4" w:space="0" w:color="auto"/>
            </w:tcBorders>
          </w:tcPr>
          <w:p ns2:paraId="42C0574E" ns2:textId="77777777" w:rsidR="0043270E" w:rsidRPr="006E1EFB" w:rsidRDefault="0043270E">
            <w:pPr>
              <w:spacing w:after="60" w:line="276" w:lineRule="auto"/>
              <w:ind w:left="162" w:hanging="180"/>
              <w:rPr>
                <w:b/>
                <w:kern w:val="32"/>
                <w:sz w:val="18"/>
                <w:szCs w:val="18"/>
              </w:rPr>
            </w:pPr>
            <w:r w:rsidRPr="006E1EFB">
              <w:rPr>
                <w:b/>
                <w:kern w:val="32"/>
                <w:sz w:val="18"/>
                <w:szCs w:val="18"/>
              </w:rPr>
              <w:tab/>
              <w:t>Toxicity with TK / q1w for 4 weeks (5 doses) with a 4-week recovery phase</w:t>
            </w:r>
          </w:p>
        </w:tc>
        <w:tc>
          <w:tcPr>
            <w:tcW w:w="739" w:type="dxa"/>
            <w:tcBorders>
              <w:top w:val="single" w:sz="4" w:space="0" w:color="auto"/>
              <w:left w:val="single" w:sz="4" w:space="0" w:color="auto"/>
              <w:bottom w:val="single" w:sz="4" w:space="0" w:color="auto"/>
              <w:right w:val="single" w:sz="4" w:space="0" w:color="auto"/>
            </w:tcBorders>
          </w:tcPr>
          <w:p ns2:paraId="67E22AF1" ns2:textId="77777777" w:rsidR="0043270E" w:rsidRPr="006E1EFB" w:rsidRDefault="0043270E">
            <w:pPr>
              <w:spacing w:after="60" w:line="276" w:lineRule="auto"/>
              <w:rPr>
                <w:b/>
                <w:kern w:val="32"/>
                <w:sz w:val="18"/>
                <w:szCs w:val="18"/>
              </w:rPr>
            </w:pPr>
            <w:r w:rsidRPr="006E1EFB">
              <w:rPr>
                <w:b/>
                <w:kern w:val="32"/>
                <w:sz w:val="18"/>
                <w:szCs w:val="18"/>
              </w:rPr>
              <w:t>IV</w:t>
            </w:r>
          </w:p>
        </w:tc>
        <w:tc>
          <w:tcPr>
            <w:tcW w:w="1167" w:type="dxa"/>
            <w:tcBorders>
              <w:top w:val="single" w:sz="4" w:space="0" w:color="auto"/>
              <w:left w:val="single" w:sz="4" w:space="0" w:color="auto"/>
              <w:bottom w:val="single" w:sz="4" w:space="0" w:color="auto"/>
              <w:right w:val="single" w:sz="4" w:space="0" w:color="auto"/>
            </w:tcBorders>
          </w:tcPr>
          <w:p ns2:paraId="6A96570F" ns2:textId="5AB035E0" w:rsidR="0043270E" w:rsidRPr="006E1EFB" w:rsidRDefault="0043270E">
            <w:pPr>
              <w:spacing w:after="60" w:line="276" w:lineRule="auto"/>
              <w:rPr>
                <w:b/>
                <w:kern w:val="32"/>
                <w:sz w:val="18"/>
                <w:szCs w:val="18"/>
              </w:rPr>
            </w:pPr>
            <w:r w:rsidRPr="006E1EFB">
              <w:rPr>
                <w:b/>
                <w:kern w:val="32"/>
                <w:sz w:val="18"/>
                <w:szCs w:val="18"/>
              </w:rPr>
              <w:t>Rat /</w:t>
            </w:r>
            <w:r w:rsidRPr="006E1EFB">
              <w:rPr>
                <w:b/>
                <w:kern w:val="32"/>
                <w:sz w:val="18"/>
                <w:szCs w:val="18"/>
              </w:rPr>
              <w:br/>
            </w:r>
            <w:r w:rsidR="00A96E3E" w:rsidRPr="00A96E3E">
              <w:rPr>
                <w:b/>
                <w:kern w:val="32"/>
                <w:sz w:val="18"/>
                <w:szCs w:val="18"/>
              </w:rPr>
              <w:t>SD</w:t>
            </w:r>
          </w:p>
        </w:tc>
        <w:tc>
          <w:tcPr>
            <w:tcW w:w="1796" w:type="dxa"/>
            <w:tcBorders>
              <w:top w:val="single" w:sz="4" w:space="0" w:color="auto"/>
              <w:left w:val="single" w:sz="4" w:space="0" w:color="auto"/>
              <w:bottom w:val="single" w:sz="4" w:space="0" w:color="auto"/>
              <w:right w:val="single" w:sz="4" w:space="0" w:color="auto"/>
            </w:tcBorders>
          </w:tcPr>
          <w:p ns2:paraId="2496CFCA" ns2:textId="77777777" w:rsidR="0043270E" w:rsidRPr="006E1EFB" w:rsidRDefault="0043270E">
            <w:pPr>
              <w:spacing w:after="60" w:line="276" w:lineRule="auto"/>
              <w:rPr>
                <w:b/>
                <w:kern w:val="32"/>
                <w:sz w:val="18"/>
                <w:szCs w:val="18"/>
              </w:rPr>
            </w:pPr>
            <w:r w:rsidRPr="006E1EFB">
              <w:rPr>
                <w:b/>
                <w:kern w:val="32"/>
                <w:sz w:val="18"/>
                <w:szCs w:val="18"/>
              </w:rPr>
              <w:t>0, 1.5, 5, 15</w:t>
            </w:r>
          </w:p>
        </w:tc>
        <w:tc>
          <w:tcPr>
            <w:tcW w:w="1437" w:type="dxa"/>
            <w:tcBorders>
              <w:top w:val="single" w:sz="4" w:space="0" w:color="auto"/>
              <w:left w:val="single" w:sz="4" w:space="0" w:color="auto"/>
              <w:bottom w:val="single" w:sz="4" w:space="0" w:color="auto"/>
              <w:right w:val="single" w:sz="4" w:space="0" w:color="auto"/>
            </w:tcBorders>
          </w:tcPr>
          <w:p ns2:paraId="48AE3D18" ns2:textId="29807D58" w:rsidR="0043270E" w:rsidRPr="006E1EFB" w:rsidRDefault="0043270E">
            <w:pPr>
              <w:spacing w:after="60"/>
              <w:jc w:val="center"/>
              <w:rPr>
                <w:b/>
                <w:sz w:val="18"/>
                <w:szCs w:val="18"/>
              </w:rPr>
            </w:pPr>
            <w:r w:rsidRPr="006E1EFB">
              <w:rPr>
                <w:b/>
                <w:sz w:val="18"/>
                <w:szCs w:val="18"/>
              </w:rPr>
              <w:t>NOAEL = 5</w:t>
            </w:r>
          </w:p>
        </w:tc>
        <w:tc>
          <w:tcPr>
            <w:tcW w:w="1706" w:type="dxa"/>
            <w:tcBorders>
              <w:top w:val="single" w:sz="4" w:space="0" w:color="auto"/>
              <w:left w:val="single" w:sz="4" w:space="0" w:color="auto"/>
              <w:bottom w:val="single" w:sz="4" w:space="0" w:color="auto"/>
              <w:right w:val="single" w:sz="4" w:space="0" w:color="auto"/>
            </w:tcBorders>
          </w:tcPr>
          <w:p ns2:paraId="5F6A8AD9" ns2:textId="77777777" w:rsidR="0043270E" w:rsidRPr="006E1EFB" w:rsidRDefault="0043270E">
            <w:pPr>
              <w:spacing w:after="60" w:line="276" w:lineRule="auto"/>
              <w:rPr>
                <w:b/>
                <w:kern w:val="32"/>
                <w:sz w:val="18"/>
                <w:szCs w:val="18"/>
              </w:rPr>
            </w:pPr>
            <w:r w:rsidRPr="006E1EFB">
              <w:rPr>
                <w:b/>
                <w:kern w:val="32"/>
                <w:sz w:val="18"/>
                <w:szCs w:val="18"/>
              </w:rPr>
              <w:t>TT #18</w:t>
            </w:r>
            <w:r w:rsidRPr="006E1EFB">
              <w:rPr>
                <w:b/>
                <w:kern w:val="32"/>
                <w:sz w:val="18"/>
                <w:szCs w:val="18"/>
              </w:rPr>
              <w:noBreakHyphen/>
              <w:t>7851 / A2018086-T011-01 (GLP)</w:t>
            </w:r>
          </w:p>
        </w:tc>
      </w:tr>
      <w:tr w:rsidR="0043270E" w:rsidRPr="00ED739B" ns2:paraId="082D202E" ns2:textId="77777777" w:rsidTr="0043270E">
        <w:trPr>
          <w:trHeight w:val="233"/>
        </w:trPr>
        <w:tc>
          <w:tcPr>
            <w:tcW w:w="9005" w:type="dxa"/>
            <w:gridSpan w:val="6"/>
            <w:tcBorders>
              <w:top w:val="single" w:sz="4" w:space="0" w:color="auto"/>
              <w:left w:val="single" w:sz="4" w:space="0" w:color="auto"/>
              <w:bottom w:val="single" w:sz="4" w:space="0" w:color="auto"/>
              <w:right w:val="single" w:sz="4" w:space="0" w:color="auto"/>
            </w:tcBorders>
            <w:hideMark/>
          </w:tcPr>
          <w:p ns2:paraId="40BC0589" ns2:textId="77777777" w:rsidR="0043270E" w:rsidRPr="00FA7CEF" w:rsidRDefault="0043270E">
            <w:pPr>
              <w:keepNext/>
              <w:spacing w:after="60" w:line="276" w:lineRule="auto"/>
              <w:rPr>
                <w:b/>
                <w:bCs/>
                <w:kern w:val="32"/>
                <w:sz w:val="18"/>
                <w:szCs w:val="18"/>
              </w:rPr>
            </w:pPr>
            <w:r w:rsidRPr="00FA7CEF">
              <w:rPr>
                <w:b/>
                <w:bCs/>
                <w:kern w:val="32"/>
                <w:sz w:val="18"/>
                <w:szCs w:val="18"/>
              </w:rPr>
              <w:t>Genotoxicity</w:t>
            </w:r>
          </w:p>
        </w:tc>
      </w:tr>
      <w:tr w:rsidR="0043270E" w:rsidRPr="00ED739B" ns2:paraId="7668B441" ns2:textId="77777777" w:rsidTr="0043270E">
        <w:tc>
          <w:tcPr>
            <w:tcW w:w="9005" w:type="dxa"/>
            <w:gridSpan w:val="6"/>
            <w:tcBorders>
              <w:top w:val="single" w:sz="4" w:space="0" w:color="auto"/>
              <w:left w:val="single" w:sz="4" w:space="0" w:color="auto"/>
              <w:bottom w:val="single" w:sz="4" w:space="0" w:color="auto"/>
              <w:right w:val="single" w:sz="4" w:space="0" w:color="auto"/>
            </w:tcBorders>
          </w:tcPr>
          <w:p ns2:paraId="46383C28" ns2:textId="662D1E7A" w:rsidR="0043270E" w:rsidRPr="00FA7CEF" w:rsidRDefault="005C0602">
            <w:pPr>
              <w:keepNext/>
              <w:spacing w:after="60" w:line="276" w:lineRule="auto"/>
              <w:rPr>
                <w:b/>
                <w:bCs/>
                <w:kern w:val="32"/>
                <w:sz w:val="18"/>
                <w:szCs w:val="18"/>
              </w:rPr>
            </w:pPr>
            <w:r>
              <w:rPr>
                <w:b/>
                <w:bCs/>
                <w:kern w:val="32"/>
                <w:sz w:val="18"/>
                <w:szCs w:val="18"/>
              </w:rPr>
              <w:t xml:space="preserve">In Vitro - </w:t>
            </w:r>
            <w:r w:rsidR="0043270E" w:rsidRPr="00FA7CEF">
              <w:rPr>
                <w:b/>
                <w:bCs/>
                <w:kern w:val="32"/>
                <w:sz w:val="18"/>
                <w:szCs w:val="18"/>
              </w:rPr>
              <w:t>KL610023</w:t>
            </w:r>
            <w:r w:rsidR="007127AA" w:rsidRPr="007127AA">
              <w:rPr>
                <w:b/>
                <w:bCs/>
                <w:kern w:val="32"/>
                <w:sz w:val="18"/>
                <w:szCs w:val="18"/>
                <w:vertAlign w:val="superscript"/>
              </w:rPr>
              <w:t>b</w:t>
            </w:r>
          </w:p>
        </w:tc>
      </w:tr>
      <w:tr w:rsidR="0043270E" w:rsidRPr="00ED739B" ns2:paraId="7B86B3B5" ns2:textId="77777777" w:rsidTr="00B24627">
        <w:tc>
          <w:tcPr>
            <w:tcW w:w="2160" w:type="dxa"/>
            <w:tcBorders>
              <w:top w:val="single" w:sz="4" w:space="0" w:color="auto"/>
              <w:left w:val="single" w:sz="4" w:space="0" w:color="auto"/>
              <w:bottom w:val="single" w:sz="4" w:space="0" w:color="auto"/>
              <w:right w:val="single" w:sz="4" w:space="0" w:color="auto"/>
            </w:tcBorders>
          </w:tcPr>
          <w:p ns2:paraId="29D806C5" ns2:textId="05E3EBD0" w:rsidR="0043270E" w:rsidRPr="00566EDC" w:rsidRDefault="0043270E">
            <w:pPr>
              <w:keepNext/>
              <w:spacing w:after="60" w:line="276" w:lineRule="auto"/>
              <w:ind w:left="162" w:hanging="180"/>
              <w:rPr>
                <w:b/>
                <w:kern w:val="32"/>
                <w:sz w:val="18"/>
                <w:szCs w:val="18"/>
              </w:rPr>
            </w:pPr>
            <w:r w:rsidRPr="00566EDC">
              <w:rPr>
                <w:b/>
                <w:kern w:val="32"/>
                <w:sz w:val="18"/>
                <w:szCs w:val="18"/>
              </w:rPr>
              <w:tab/>
              <w:t>Microbial mutagenesis assay</w:t>
            </w:r>
          </w:p>
        </w:tc>
        <w:tc>
          <w:tcPr>
            <w:tcW w:w="739" w:type="dxa"/>
            <w:tcBorders>
              <w:top w:val="single" w:sz="4" w:space="0" w:color="auto"/>
              <w:left w:val="single" w:sz="4" w:space="0" w:color="auto"/>
              <w:bottom w:val="single" w:sz="4" w:space="0" w:color="auto"/>
              <w:right w:val="single" w:sz="4" w:space="0" w:color="auto"/>
            </w:tcBorders>
          </w:tcPr>
          <w:p ns2:paraId="5F886F6F" ns2:textId="77777777" w:rsidR="0043270E" w:rsidRPr="00566EDC" w:rsidRDefault="0043270E">
            <w:pPr>
              <w:keepNext/>
              <w:spacing w:after="60" w:line="276" w:lineRule="auto"/>
              <w:rPr>
                <w:b/>
                <w:kern w:val="32"/>
                <w:sz w:val="18"/>
                <w:szCs w:val="18"/>
              </w:rPr>
            </w:pPr>
            <w:r w:rsidRPr="00566EDC">
              <w:rPr>
                <w:b/>
                <w:kern w:val="32"/>
                <w:sz w:val="18"/>
                <w:szCs w:val="18"/>
              </w:rPr>
              <w:t>In vitro</w:t>
            </w:r>
          </w:p>
        </w:tc>
        <w:tc>
          <w:tcPr>
            <w:tcW w:w="1167" w:type="dxa"/>
            <w:tcBorders>
              <w:top w:val="single" w:sz="4" w:space="0" w:color="auto"/>
              <w:left w:val="single" w:sz="4" w:space="0" w:color="auto"/>
              <w:bottom w:val="single" w:sz="4" w:space="0" w:color="auto"/>
              <w:right w:val="single" w:sz="4" w:space="0" w:color="auto"/>
            </w:tcBorders>
          </w:tcPr>
          <w:p ns2:paraId="1027D430" ns2:textId="5C75D936" w:rsidR="0043270E" w:rsidRPr="00566EDC" w:rsidRDefault="0043270E">
            <w:pPr>
              <w:keepNext/>
              <w:spacing w:after="60" w:line="276" w:lineRule="auto"/>
              <w:rPr>
                <w:b/>
                <w:kern w:val="32"/>
                <w:sz w:val="18"/>
                <w:szCs w:val="18"/>
              </w:rPr>
            </w:pPr>
            <w:r w:rsidRPr="00566EDC">
              <w:rPr>
                <w:b/>
                <w:i/>
                <w:kern w:val="32"/>
                <w:sz w:val="18"/>
                <w:szCs w:val="18"/>
              </w:rPr>
              <w:t>Salmonella typhimurium</w:t>
            </w:r>
            <w:r w:rsidR="00F4032B" w:rsidRPr="00566EDC">
              <w:rPr>
                <w:b/>
                <w:i/>
                <w:kern w:val="32"/>
                <w:sz w:val="18"/>
                <w:szCs w:val="18"/>
              </w:rPr>
              <w:t xml:space="preserve"> / </w:t>
            </w:r>
            <w:r w:rsidR="00F4032B" w:rsidRPr="00566EDC">
              <w:rPr>
                <w:b/>
                <w:sz w:val="18"/>
                <w:szCs w:val="18"/>
              </w:rPr>
              <w:t>TA97a, TA98, TA100 , TA102 and TA1535</w:t>
            </w:r>
          </w:p>
        </w:tc>
        <w:tc>
          <w:tcPr>
            <w:tcW w:w="1796" w:type="dxa"/>
            <w:tcBorders>
              <w:top w:val="single" w:sz="4" w:space="0" w:color="auto"/>
              <w:left w:val="single" w:sz="4" w:space="0" w:color="auto"/>
              <w:bottom w:val="single" w:sz="4" w:space="0" w:color="auto"/>
              <w:right w:val="single" w:sz="4" w:space="0" w:color="auto"/>
            </w:tcBorders>
          </w:tcPr>
          <w:p ns2:paraId="6303E743" ns2:textId="77777777" w:rsidR="0043270E" w:rsidRPr="00566EDC" w:rsidRDefault="0043270E">
            <w:pPr>
              <w:keepNext/>
              <w:spacing w:after="60" w:line="276" w:lineRule="auto"/>
              <w:rPr>
                <w:b/>
                <w:kern w:val="32"/>
                <w:sz w:val="18"/>
                <w:szCs w:val="18"/>
              </w:rPr>
            </w:pPr>
            <w:r w:rsidRPr="00566EDC">
              <w:rPr>
                <w:b/>
                <w:kern w:val="32"/>
                <w:sz w:val="18"/>
                <w:szCs w:val="18"/>
              </w:rPr>
              <w:t xml:space="preserve">0, 50 to 5000 µg/plate </w:t>
            </w:r>
            <w:r w:rsidRPr="00566EDC">
              <w:rPr>
                <w:b/>
                <w:kern w:val="32"/>
                <w:sz w:val="18"/>
                <w:szCs w:val="18"/>
              </w:rPr>
              <w:br/>
              <w:t>(48 h ± S9)</w:t>
            </w:r>
          </w:p>
        </w:tc>
        <w:tc>
          <w:tcPr>
            <w:tcW w:w="1437" w:type="dxa"/>
            <w:tcBorders>
              <w:top w:val="single" w:sz="4" w:space="0" w:color="auto"/>
              <w:left w:val="single" w:sz="4" w:space="0" w:color="auto"/>
              <w:bottom w:val="single" w:sz="4" w:space="0" w:color="auto"/>
              <w:right w:val="single" w:sz="4" w:space="0" w:color="auto"/>
            </w:tcBorders>
          </w:tcPr>
          <w:p ns2:paraId="27CBED87" ns2:textId="77777777" w:rsidR="0043270E" w:rsidRPr="00566EDC" w:rsidRDefault="0043270E">
            <w:pPr>
              <w:keepNext/>
              <w:spacing w:after="60"/>
              <w:jc w:val="center"/>
              <w:rPr>
                <w:b/>
                <w:sz w:val="18"/>
                <w:szCs w:val="18"/>
              </w:rPr>
            </w:pPr>
            <w:r w:rsidRPr="00566EDC">
              <w:rPr>
                <w:b/>
                <w:sz w:val="18"/>
                <w:szCs w:val="18"/>
              </w:rPr>
              <w:t>NA</w:t>
            </w:r>
          </w:p>
        </w:tc>
        <w:tc>
          <w:tcPr>
            <w:tcW w:w="1706" w:type="dxa"/>
            <w:tcBorders>
              <w:top w:val="single" w:sz="4" w:space="0" w:color="auto"/>
              <w:left w:val="single" w:sz="4" w:space="0" w:color="auto"/>
              <w:bottom w:val="single" w:sz="4" w:space="0" w:color="auto"/>
              <w:right w:val="single" w:sz="4" w:space="0" w:color="auto"/>
            </w:tcBorders>
          </w:tcPr>
          <w:p ns2:paraId="55641501" ns2:textId="77777777" w:rsidR="0043270E" w:rsidRPr="00566EDC" w:rsidRDefault="0043270E">
            <w:pPr>
              <w:keepNext/>
              <w:spacing w:after="60" w:line="276" w:lineRule="auto"/>
              <w:rPr>
                <w:b/>
                <w:kern w:val="32"/>
                <w:sz w:val="18"/>
                <w:szCs w:val="18"/>
              </w:rPr>
            </w:pPr>
            <w:r w:rsidRPr="00566EDC">
              <w:rPr>
                <w:b/>
                <w:kern w:val="32"/>
                <w:sz w:val="18"/>
                <w:szCs w:val="18"/>
              </w:rPr>
              <w:t>TT #19</w:t>
            </w:r>
            <w:r w:rsidRPr="00566EDC">
              <w:rPr>
                <w:b/>
                <w:kern w:val="32"/>
                <w:sz w:val="18"/>
                <w:szCs w:val="18"/>
              </w:rPr>
              <w:noBreakHyphen/>
              <w:t>7854 / A2018086-T021-01 (GLP)</w:t>
            </w:r>
          </w:p>
        </w:tc>
      </w:tr>
      <w:tr w:rsidR="0043270E" w:rsidRPr="00ED739B" ns2:paraId="51EAC140" ns2:textId="77777777" w:rsidTr="00B24627">
        <w:tc>
          <w:tcPr>
            <w:tcW w:w="2160" w:type="dxa"/>
            <w:tcBorders>
              <w:top w:val="single" w:sz="4" w:space="0" w:color="auto"/>
              <w:left w:val="single" w:sz="4" w:space="0" w:color="auto"/>
              <w:bottom w:val="single" w:sz="4" w:space="0" w:color="auto"/>
              <w:right w:val="single" w:sz="4" w:space="0" w:color="auto"/>
            </w:tcBorders>
          </w:tcPr>
          <w:p ns2:paraId="79A9199E" ns2:textId="77777777" w:rsidR="0043270E" w:rsidRPr="00566EDC" w:rsidRDefault="0043270E">
            <w:pPr>
              <w:keepNext/>
              <w:spacing w:after="60"/>
              <w:ind w:left="162" w:hanging="180"/>
              <w:rPr>
                <w:b/>
                <w:kern w:val="32"/>
                <w:sz w:val="18"/>
                <w:szCs w:val="18"/>
              </w:rPr>
            </w:pPr>
            <w:r w:rsidRPr="00566EDC">
              <w:rPr>
                <w:b/>
                <w:kern w:val="32"/>
                <w:sz w:val="18"/>
                <w:szCs w:val="18"/>
              </w:rPr>
              <w:tab/>
              <w:t>Chromosomal aberration assay</w:t>
            </w:r>
          </w:p>
        </w:tc>
        <w:tc>
          <w:tcPr>
            <w:tcW w:w="739" w:type="dxa"/>
            <w:tcBorders>
              <w:top w:val="single" w:sz="4" w:space="0" w:color="auto"/>
              <w:left w:val="single" w:sz="4" w:space="0" w:color="auto"/>
              <w:bottom w:val="single" w:sz="4" w:space="0" w:color="auto"/>
              <w:right w:val="single" w:sz="4" w:space="0" w:color="auto"/>
            </w:tcBorders>
          </w:tcPr>
          <w:p ns2:paraId="6748ADC5" ns2:textId="77777777" w:rsidR="0043270E" w:rsidRPr="00566EDC" w:rsidRDefault="0043270E">
            <w:pPr>
              <w:keepNext/>
              <w:spacing w:after="60"/>
              <w:rPr>
                <w:b/>
                <w:kern w:val="32"/>
                <w:sz w:val="18"/>
                <w:szCs w:val="18"/>
              </w:rPr>
            </w:pPr>
            <w:r w:rsidRPr="00566EDC">
              <w:rPr>
                <w:b/>
                <w:kern w:val="32"/>
                <w:sz w:val="18"/>
                <w:szCs w:val="18"/>
              </w:rPr>
              <w:t>In vitro</w:t>
            </w:r>
          </w:p>
        </w:tc>
        <w:tc>
          <w:tcPr>
            <w:tcW w:w="1167" w:type="dxa"/>
            <w:tcBorders>
              <w:top w:val="single" w:sz="4" w:space="0" w:color="auto"/>
              <w:left w:val="single" w:sz="4" w:space="0" w:color="auto"/>
              <w:bottom w:val="single" w:sz="4" w:space="0" w:color="auto"/>
              <w:right w:val="single" w:sz="4" w:space="0" w:color="auto"/>
            </w:tcBorders>
          </w:tcPr>
          <w:p ns2:paraId="6A3F43A4" ns2:textId="77777777" w:rsidR="0043270E" w:rsidRPr="00566EDC" w:rsidRDefault="0043270E">
            <w:pPr>
              <w:keepNext/>
              <w:spacing w:after="60"/>
              <w:rPr>
                <w:b/>
                <w:kern w:val="32"/>
                <w:sz w:val="18"/>
                <w:szCs w:val="18"/>
              </w:rPr>
            </w:pPr>
            <w:r w:rsidRPr="00566EDC">
              <w:rPr>
                <w:b/>
                <w:kern w:val="32"/>
                <w:sz w:val="18"/>
                <w:szCs w:val="18"/>
              </w:rPr>
              <w:t>Chinese hamster lung cells</w:t>
            </w:r>
          </w:p>
        </w:tc>
        <w:tc>
          <w:tcPr>
            <w:tcW w:w="1796" w:type="dxa"/>
            <w:tcBorders>
              <w:top w:val="single" w:sz="4" w:space="0" w:color="auto"/>
              <w:left w:val="single" w:sz="4" w:space="0" w:color="auto"/>
              <w:bottom w:val="single" w:sz="4" w:space="0" w:color="auto"/>
              <w:right w:val="single" w:sz="4" w:space="0" w:color="auto"/>
            </w:tcBorders>
          </w:tcPr>
          <w:p ns2:paraId="1812EC0F" ns2:textId="77777777" w:rsidR="0043270E" w:rsidRPr="00566EDC" w:rsidRDefault="0043270E">
            <w:pPr>
              <w:keepNext/>
              <w:spacing w:after="60" w:line="276" w:lineRule="auto"/>
              <w:rPr>
                <w:b/>
                <w:sz w:val="18"/>
                <w:szCs w:val="18"/>
              </w:rPr>
            </w:pPr>
            <w:r w:rsidRPr="00566EDC">
              <w:rPr>
                <w:b/>
                <w:sz w:val="18"/>
                <w:szCs w:val="18"/>
              </w:rPr>
              <w:t>0, 0.1 to 16 µg/mL</w:t>
            </w:r>
            <w:r w:rsidRPr="00566EDC">
              <w:rPr>
                <w:b/>
                <w:sz w:val="18"/>
                <w:szCs w:val="18"/>
              </w:rPr>
              <w:br/>
              <w:t xml:space="preserve">(4 h ±S9); </w:t>
            </w:r>
          </w:p>
          <w:p ns2:paraId="28F6AA22" ns2:textId="77777777" w:rsidR="0043270E" w:rsidRPr="00566EDC" w:rsidRDefault="0043270E">
            <w:pPr>
              <w:keepNext/>
              <w:spacing w:after="60" w:line="276" w:lineRule="auto"/>
              <w:rPr>
                <w:b/>
                <w:kern w:val="32"/>
                <w:sz w:val="18"/>
                <w:szCs w:val="18"/>
              </w:rPr>
            </w:pPr>
            <w:r w:rsidRPr="00566EDC">
              <w:rPr>
                <w:b/>
                <w:sz w:val="18"/>
                <w:szCs w:val="18"/>
              </w:rPr>
              <w:t>0, 0.03 to 4 µg/mL</w:t>
            </w:r>
            <w:r w:rsidRPr="00566EDC">
              <w:rPr>
                <w:b/>
                <w:sz w:val="18"/>
                <w:szCs w:val="18"/>
              </w:rPr>
              <w:br/>
              <w:t>(24 h -S9)</w:t>
            </w:r>
          </w:p>
        </w:tc>
        <w:tc>
          <w:tcPr>
            <w:tcW w:w="1437" w:type="dxa"/>
            <w:tcBorders>
              <w:top w:val="single" w:sz="4" w:space="0" w:color="auto"/>
              <w:left w:val="single" w:sz="4" w:space="0" w:color="auto"/>
              <w:bottom w:val="single" w:sz="4" w:space="0" w:color="auto"/>
              <w:right w:val="single" w:sz="4" w:space="0" w:color="auto"/>
            </w:tcBorders>
          </w:tcPr>
          <w:p ns2:paraId="19E9940D" ns2:textId="77777777" w:rsidR="0043270E" w:rsidRPr="00566EDC" w:rsidRDefault="0043270E">
            <w:pPr>
              <w:keepNext/>
              <w:spacing w:after="60"/>
              <w:jc w:val="center"/>
              <w:rPr>
                <w:b/>
                <w:sz w:val="18"/>
                <w:szCs w:val="18"/>
              </w:rPr>
            </w:pPr>
            <w:r w:rsidRPr="00566EDC">
              <w:rPr>
                <w:b/>
                <w:sz w:val="18"/>
                <w:szCs w:val="18"/>
              </w:rPr>
              <w:t>NA</w:t>
            </w:r>
          </w:p>
        </w:tc>
        <w:tc>
          <w:tcPr>
            <w:tcW w:w="1706" w:type="dxa"/>
            <w:tcBorders>
              <w:top w:val="single" w:sz="4" w:space="0" w:color="auto"/>
              <w:left w:val="single" w:sz="4" w:space="0" w:color="auto"/>
              <w:bottom w:val="single" w:sz="4" w:space="0" w:color="auto"/>
              <w:right w:val="single" w:sz="4" w:space="0" w:color="auto"/>
            </w:tcBorders>
          </w:tcPr>
          <w:p ns2:paraId="30E164F4" ns2:textId="77777777" w:rsidR="0043270E" w:rsidRPr="00566EDC" w:rsidRDefault="0043270E">
            <w:pPr>
              <w:keepNext/>
              <w:spacing w:after="60" w:line="276" w:lineRule="auto"/>
              <w:rPr>
                <w:b/>
                <w:kern w:val="32"/>
                <w:sz w:val="18"/>
                <w:szCs w:val="18"/>
              </w:rPr>
            </w:pPr>
            <w:r w:rsidRPr="00566EDC">
              <w:rPr>
                <w:b/>
                <w:kern w:val="32"/>
                <w:sz w:val="18"/>
                <w:szCs w:val="18"/>
              </w:rPr>
              <w:t>TT #19</w:t>
            </w:r>
            <w:r w:rsidRPr="00566EDC">
              <w:rPr>
                <w:b/>
                <w:kern w:val="32"/>
                <w:sz w:val="18"/>
                <w:szCs w:val="18"/>
              </w:rPr>
              <w:noBreakHyphen/>
              <w:t>7855 / A2018086-T022-01 (GLP)</w:t>
            </w:r>
          </w:p>
        </w:tc>
      </w:tr>
      <w:tr w:rsidR="0043270E" w:rsidRPr="00ED739B" ns2:paraId="6AB73866" ns2:textId="77777777" w:rsidTr="0043270E">
        <w:tc>
          <w:tcPr>
            <w:tcW w:w="9005" w:type="dxa"/>
            <w:gridSpan w:val="6"/>
            <w:tcBorders>
              <w:top w:val="single" w:sz="4" w:space="0" w:color="auto"/>
              <w:left w:val="single" w:sz="4" w:space="0" w:color="auto"/>
              <w:bottom w:val="single" w:sz="4" w:space="0" w:color="auto"/>
              <w:right w:val="single" w:sz="4" w:space="0" w:color="auto"/>
            </w:tcBorders>
          </w:tcPr>
          <w:p ns2:paraId="3604A192" ns2:textId="29AF9C52" w:rsidR="0043270E" w:rsidRPr="00FA7CEF" w:rsidRDefault="005C0602">
            <w:pPr>
              <w:spacing w:after="60" w:line="276" w:lineRule="auto"/>
              <w:rPr>
                <w:b/>
                <w:bCs/>
                <w:kern w:val="32"/>
                <w:sz w:val="18"/>
                <w:szCs w:val="18"/>
              </w:rPr>
            </w:pPr>
            <w:r>
              <w:rPr>
                <w:b/>
                <w:bCs/>
                <w:kern w:val="32"/>
                <w:sz w:val="18"/>
                <w:szCs w:val="18"/>
              </w:rPr>
              <w:t xml:space="preserve">In Vivo - </w:t>
            </w:r>
            <w:r w:rsidR="0043270E" w:rsidRPr="00FA7CEF">
              <w:rPr>
                <w:b/>
                <w:bCs/>
                <w:kern w:val="32"/>
                <w:sz w:val="18"/>
                <w:szCs w:val="18"/>
              </w:rPr>
              <w:t>KL610143</w:t>
            </w:r>
            <w:r w:rsidR="0043270E" w:rsidRPr="007127AA">
              <w:rPr>
                <w:b/>
                <w:bCs/>
                <w:kern w:val="32"/>
                <w:sz w:val="18"/>
                <w:szCs w:val="18"/>
                <w:vertAlign w:val="superscript"/>
              </w:rPr>
              <w:t>a</w:t>
            </w:r>
          </w:p>
        </w:tc>
      </w:tr>
      <w:tr w:rsidR="00021586" w:rsidRPr="00ED739B" ns2:paraId="537994D2" ns2:textId="77777777" w:rsidTr="00B24627">
        <w:tc>
          <w:tcPr>
            <w:tcW w:w="2160" w:type="dxa"/>
            <w:tcBorders>
              <w:top w:val="single" w:sz="4" w:space="0" w:color="auto"/>
              <w:left w:val="single" w:sz="4" w:space="0" w:color="auto"/>
              <w:bottom w:val="single" w:sz="4" w:space="0" w:color="auto"/>
              <w:right w:val="single" w:sz="4" w:space="0" w:color="auto"/>
            </w:tcBorders>
          </w:tcPr>
          <w:p ns2:paraId="733CBB50" ns2:textId="77777777" w:rsidR="00021586" w:rsidRPr="00566EDC" w:rsidRDefault="00021586" w:rsidP="00021586">
            <w:pPr>
              <w:spacing w:after="60"/>
              <w:ind w:left="162" w:hanging="180"/>
              <w:rPr>
                <w:b/>
                <w:kern w:val="32"/>
                <w:sz w:val="18"/>
                <w:szCs w:val="18"/>
              </w:rPr>
            </w:pPr>
            <w:r w:rsidRPr="00566EDC">
              <w:rPr>
                <w:b/>
                <w:kern w:val="32"/>
                <w:sz w:val="18"/>
                <w:szCs w:val="18"/>
              </w:rPr>
              <w:tab/>
              <w:t>Bone marrow micronucleus assay</w:t>
            </w:r>
          </w:p>
        </w:tc>
        <w:tc>
          <w:tcPr>
            <w:tcW w:w="739" w:type="dxa"/>
            <w:tcBorders>
              <w:top w:val="single" w:sz="4" w:space="0" w:color="auto"/>
              <w:left w:val="single" w:sz="4" w:space="0" w:color="auto"/>
              <w:bottom w:val="single" w:sz="4" w:space="0" w:color="auto"/>
              <w:right w:val="single" w:sz="4" w:space="0" w:color="auto"/>
            </w:tcBorders>
          </w:tcPr>
          <w:p ns2:paraId="7BEADE53" ns2:textId="77777777" w:rsidR="00021586" w:rsidRPr="00566EDC" w:rsidRDefault="00021586" w:rsidP="00021586">
            <w:pPr>
              <w:spacing w:after="60"/>
              <w:rPr>
                <w:b/>
                <w:kern w:val="32"/>
                <w:sz w:val="18"/>
                <w:szCs w:val="18"/>
              </w:rPr>
            </w:pPr>
            <w:r w:rsidRPr="00566EDC">
              <w:rPr>
                <w:b/>
                <w:kern w:val="32"/>
                <w:sz w:val="18"/>
                <w:szCs w:val="18"/>
              </w:rPr>
              <w:t>IV</w:t>
            </w:r>
          </w:p>
        </w:tc>
        <w:tc>
          <w:tcPr>
            <w:tcW w:w="1167" w:type="dxa"/>
            <w:tcBorders>
              <w:top w:val="single" w:sz="4" w:space="0" w:color="auto"/>
              <w:left w:val="single" w:sz="4" w:space="0" w:color="auto"/>
              <w:bottom w:val="single" w:sz="4" w:space="0" w:color="auto"/>
              <w:right w:val="single" w:sz="4" w:space="0" w:color="auto"/>
            </w:tcBorders>
          </w:tcPr>
          <w:p ns2:paraId="7C601680" ns2:textId="792E0247" w:rsidR="00021586" w:rsidRPr="00566EDC" w:rsidRDefault="00021586" w:rsidP="00021586">
            <w:pPr>
              <w:spacing w:after="60"/>
              <w:rPr>
                <w:b/>
                <w:kern w:val="32"/>
                <w:sz w:val="18"/>
                <w:szCs w:val="18"/>
              </w:rPr>
            </w:pPr>
            <w:r w:rsidRPr="00566EDC">
              <w:rPr>
                <w:b/>
                <w:kern w:val="32"/>
                <w:sz w:val="18"/>
                <w:szCs w:val="18"/>
              </w:rPr>
              <w:t xml:space="preserve">Rat / </w:t>
            </w:r>
            <w:r w:rsidR="00A96E3E" w:rsidRPr="00A96E3E">
              <w:rPr>
                <w:b/>
                <w:kern w:val="32"/>
                <w:sz w:val="18"/>
                <w:szCs w:val="18"/>
              </w:rPr>
              <w:t>SD</w:t>
            </w:r>
            <w:r w:rsidRPr="00566EDC">
              <w:rPr>
                <w:b/>
                <w:kern w:val="32"/>
                <w:sz w:val="18"/>
                <w:szCs w:val="18"/>
              </w:rPr>
              <w:t xml:space="preserve"> </w:t>
            </w:r>
          </w:p>
        </w:tc>
        <w:tc>
          <w:tcPr>
            <w:tcW w:w="1796" w:type="dxa"/>
            <w:tcBorders>
              <w:top w:val="single" w:sz="4" w:space="0" w:color="auto"/>
              <w:left w:val="single" w:sz="4" w:space="0" w:color="auto"/>
              <w:bottom w:val="single" w:sz="4" w:space="0" w:color="auto"/>
              <w:right w:val="single" w:sz="4" w:space="0" w:color="auto"/>
            </w:tcBorders>
          </w:tcPr>
          <w:p ns2:paraId="0D4C328D" ns2:textId="77777777" w:rsidR="00021586" w:rsidRPr="00566EDC" w:rsidRDefault="00021586" w:rsidP="00021586">
            <w:pPr>
              <w:spacing w:after="60" w:line="276" w:lineRule="auto"/>
              <w:rPr>
                <w:b/>
                <w:kern w:val="32"/>
                <w:sz w:val="18"/>
                <w:szCs w:val="18"/>
              </w:rPr>
            </w:pPr>
            <w:r w:rsidRPr="00566EDC">
              <w:rPr>
                <w:b/>
                <w:kern w:val="32"/>
                <w:sz w:val="18"/>
                <w:szCs w:val="18"/>
              </w:rPr>
              <w:t>0, 1, 5, 20, 30</w:t>
            </w:r>
          </w:p>
        </w:tc>
        <w:tc>
          <w:tcPr>
            <w:tcW w:w="1437" w:type="dxa"/>
            <w:tcBorders>
              <w:top w:val="single" w:sz="4" w:space="0" w:color="auto"/>
              <w:left w:val="single" w:sz="4" w:space="0" w:color="auto"/>
              <w:bottom w:val="single" w:sz="4" w:space="0" w:color="auto"/>
              <w:right w:val="single" w:sz="4" w:space="0" w:color="auto"/>
            </w:tcBorders>
          </w:tcPr>
          <w:p ns2:paraId="3F3BFD0D" ns2:textId="77777777" w:rsidR="00021586" w:rsidRPr="00566EDC" w:rsidRDefault="00021586" w:rsidP="00021586">
            <w:pPr>
              <w:spacing w:after="60"/>
              <w:jc w:val="center"/>
              <w:rPr>
                <w:b/>
                <w:sz w:val="18"/>
                <w:szCs w:val="18"/>
              </w:rPr>
            </w:pPr>
            <w:r w:rsidRPr="00566EDC">
              <w:rPr>
                <w:b/>
                <w:sz w:val="18"/>
                <w:szCs w:val="18"/>
              </w:rPr>
              <w:t>NA</w:t>
            </w:r>
          </w:p>
        </w:tc>
        <w:tc>
          <w:tcPr>
            <w:tcW w:w="1706" w:type="dxa"/>
            <w:tcBorders>
              <w:top w:val="single" w:sz="4" w:space="0" w:color="auto"/>
              <w:left w:val="single" w:sz="4" w:space="0" w:color="auto"/>
              <w:bottom w:val="single" w:sz="4" w:space="0" w:color="auto"/>
              <w:right w:val="single" w:sz="4" w:space="0" w:color="auto"/>
            </w:tcBorders>
          </w:tcPr>
          <w:p ns2:paraId="7B67AD8B" ns2:textId="77777777" w:rsidR="00021586" w:rsidRPr="00566EDC" w:rsidRDefault="00021586" w:rsidP="00021586">
            <w:pPr>
              <w:spacing w:after="60" w:line="276" w:lineRule="auto"/>
              <w:rPr>
                <w:b/>
                <w:kern w:val="32"/>
                <w:sz w:val="18"/>
                <w:szCs w:val="18"/>
              </w:rPr>
            </w:pPr>
            <w:r w:rsidRPr="00566EDC">
              <w:rPr>
                <w:b/>
                <w:kern w:val="32"/>
                <w:sz w:val="18"/>
                <w:szCs w:val="18"/>
              </w:rPr>
              <w:t xml:space="preserve">TT #19-7856 / </w:t>
            </w:r>
            <w:r w:rsidRPr="00566EDC">
              <w:rPr>
                <w:b/>
                <w:kern w:val="32"/>
                <w:sz w:val="18"/>
                <w:szCs w:val="18"/>
              </w:rPr>
              <w:br/>
              <w:t>A2018086-T023-01 (GLP)</w:t>
            </w:r>
          </w:p>
        </w:tc>
      </w:tr>
      <w:tr w:rsidR="00E45C28" w:rsidRPr="00ED739B" ns2:paraId="3990EE80" ns2:textId="77777777" w:rsidTr="00E054BF">
        <w:tc>
          <w:tcPr>
            <w:tcW w:w="9005" w:type="dxa"/>
            <w:gridSpan w:val="6"/>
            <w:tcBorders>
              <w:top w:val="single" w:sz="4" w:space="0" w:color="auto"/>
              <w:left w:val="single" w:sz="4" w:space="0" w:color="auto"/>
              <w:bottom w:val="single" w:sz="4" w:space="0" w:color="auto"/>
              <w:right w:val="single" w:sz="4" w:space="0" w:color="auto"/>
            </w:tcBorders>
          </w:tcPr>
          <w:p ns2:paraId="1B843278" ns2:textId="125F098B" w:rsidR="00E45C28" w:rsidRPr="00FA7CEF" w:rsidRDefault="00E45C28">
            <w:pPr>
              <w:spacing w:after="60" w:line="276" w:lineRule="auto"/>
              <w:rPr>
                <w:bCs/>
                <w:kern w:val="32"/>
                <w:sz w:val="18"/>
                <w:szCs w:val="18"/>
              </w:rPr>
            </w:pPr>
            <w:bookmarkStart w:id="128" w:name="_Hlk172829466"/>
            <w:r>
              <w:rPr>
                <w:b/>
                <w:bCs/>
                <w:kern w:val="32"/>
                <w:sz w:val="18"/>
                <w:szCs w:val="18"/>
              </w:rPr>
              <w:t>Reproductive and Developmental Toxicity</w:t>
            </w:r>
          </w:p>
        </w:tc>
      </w:tr>
      <w:tr w:rsidR="00E45C28" w:rsidRPr="00ED739B" ns2:paraId="7BF4BB32" ns2:textId="77777777" w:rsidTr="00E054BF">
        <w:tc>
          <w:tcPr>
            <w:tcW w:w="9005" w:type="dxa"/>
            <w:gridSpan w:val="6"/>
            <w:tcBorders>
              <w:top w:val="single" w:sz="4" w:space="0" w:color="auto"/>
              <w:left w:val="single" w:sz="4" w:space="0" w:color="auto"/>
              <w:bottom w:val="single" w:sz="4" w:space="0" w:color="auto"/>
              <w:right w:val="single" w:sz="4" w:space="0" w:color="auto"/>
            </w:tcBorders>
          </w:tcPr>
          <w:p ns2:paraId="081A81DD" ns2:textId="06701925" w:rsidR="00E45C28" w:rsidRPr="00981B57" w:rsidRDefault="00F03C35">
            <w:pPr>
              <w:spacing w:after="60" w:line="276" w:lineRule="auto"/>
              <w:rPr>
                <w:b/>
                <w:kern w:val="32"/>
                <w:sz w:val="18"/>
                <w:szCs w:val="18"/>
              </w:rPr>
            </w:pPr>
            <w:r>
              <w:rPr>
                <w:b/>
                <w:kern w:val="32"/>
                <w:sz w:val="18"/>
                <w:szCs w:val="18"/>
              </w:rPr>
              <w:t>KL610023</w:t>
            </w:r>
            <w:r w:rsidRPr="00B24627">
              <w:rPr>
                <w:b/>
                <w:kern w:val="32"/>
                <w:sz w:val="18"/>
                <w:szCs w:val="18"/>
                <w:vertAlign w:val="superscript"/>
              </w:rPr>
              <w:t>b</w:t>
            </w:r>
          </w:p>
        </w:tc>
      </w:tr>
      <w:tr w:rsidR="00E45C28" w:rsidRPr="00ED739B" ns2:paraId="77561511" ns2:textId="77777777" w:rsidTr="00B24627">
        <w:tc>
          <w:tcPr>
            <w:tcW w:w="2160" w:type="dxa"/>
            <w:tcBorders>
              <w:top w:val="single" w:sz="4" w:space="0" w:color="auto"/>
              <w:left w:val="single" w:sz="4" w:space="0" w:color="auto"/>
              <w:bottom w:val="single" w:sz="4" w:space="0" w:color="auto"/>
              <w:right w:val="single" w:sz="4" w:space="0" w:color="auto"/>
            </w:tcBorders>
          </w:tcPr>
          <w:p ns2:paraId="14DE91E1" ns2:textId="21052987" w:rsidR="00E45C28" w:rsidRPr="00B27065" w:rsidRDefault="00021586">
            <w:pPr>
              <w:spacing w:after="60" w:line="276" w:lineRule="auto"/>
              <w:ind w:left="162" w:hanging="180"/>
              <w:rPr>
                <w:bCs/>
                <w:kern w:val="32"/>
                <w:sz w:val="18"/>
                <w:szCs w:val="18"/>
              </w:rPr>
            </w:pPr>
            <w:r>
              <w:rPr>
                <w:bCs/>
                <w:kern w:val="32"/>
                <w:sz w:val="18"/>
                <w:szCs w:val="18"/>
              </w:rPr>
              <w:tab/>
              <w:t>Exploratory DRF EFD</w:t>
            </w:r>
            <w:r w:rsidR="009E5F96">
              <w:rPr>
                <w:bCs/>
                <w:kern w:val="32"/>
                <w:sz w:val="18"/>
                <w:szCs w:val="18"/>
              </w:rPr>
              <w:t xml:space="preserve"> /</w:t>
            </w:r>
            <w:r w:rsidR="009E5F96">
              <w:rPr>
                <w:bCs/>
                <w:kern w:val="32"/>
                <w:sz w:val="18"/>
                <w:szCs w:val="18"/>
              </w:rPr>
              <w:br/>
              <w:t>GD 6 to GD 17</w:t>
            </w:r>
          </w:p>
        </w:tc>
        <w:tc>
          <w:tcPr>
            <w:tcW w:w="739" w:type="dxa"/>
            <w:tcBorders>
              <w:top w:val="single" w:sz="4" w:space="0" w:color="auto"/>
              <w:left w:val="single" w:sz="4" w:space="0" w:color="auto"/>
              <w:bottom w:val="single" w:sz="4" w:space="0" w:color="auto"/>
              <w:right w:val="single" w:sz="4" w:space="0" w:color="auto"/>
            </w:tcBorders>
          </w:tcPr>
          <w:p ns2:paraId="398F20E8" ns2:textId="77777777" w:rsidR="00E45C28" w:rsidRPr="00B27065" w:rsidRDefault="00E45C28">
            <w:pPr>
              <w:spacing w:after="60" w:line="276" w:lineRule="auto"/>
              <w:rPr>
                <w:bCs/>
                <w:kern w:val="32"/>
                <w:sz w:val="18"/>
                <w:szCs w:val="18"/>
              </w:rPr>
            </w:pPr>
            <w:r w:rsidRPr="00B27065">
              <w:rPr>
                <w:bCs/>
                <w:kern w:val="32"/>
                <w:sz w:val="18"/>
                <w:szCs w:val="18"/>
              </w:rPr>
              <w:t>IV</w:t>
            </w:r>
          </w:p>
        </w:tc>
        <w:tc>
          <w:tcPr>
            <w:tcW w:w="1167" w:type="dxa"/>
            <w:tcBorders>
              <w:top w:val="single" w:sz="4" w:space="0" w:color="auto"/>
              <w:left w:val="single" w:sz="4" w:space="0" w:color="auto"/>
              <w:bottom w:val="single" w:sz="4" w:space="0" w:color="auto"/>
              <w:right w:val="single" w:sz="4" w:space="0" w:color="auto"/>
            </w:tcBorders>
          </w:tcPr>
          <w:p ns2:paraId="42EE38A7" ns2:textId="404D97B3" w:rsidR="00E45C28" w:rsidRPr="00B27065" w:rsidRDefault="009E5F96">
            <w:pPr>
              <w:spacing w:after="60" w:line="276" w:lineRule="auto"/>
              <w:rPr>
                <w:bCs/>
                <w:kern w:val="32"/>
                <w:sz w:val="18"/>
                <w:szCs w:val="18"/>
              </w:rPr>
            </w:pPr>
            <w:r>
              <w:rPr>
                <w:bCs/>
                <w:kern w:val="32"/>
                <w:sz w:val="18"/>
                <w:szCs w:val="18"/>
              </w:rPr>
              <w:t xml:space="preserve">Rat / </w:t>
            </w:r>
            <w:r w:rsidR="00A96E3E" w:rsidRPr="00A96E3E">
              <w:rPr>
                <w:bCs/>
                <w:kern w:val="32"/>
                <w:sz w:val="18"/>
                <w:szCs w:val="18"/>
              </w:rPr>
              <w:t>SD</w:t>
            </w:r>
          </w:p>
        </w:tc>
        <w:tc>
          <w:tcPr>
            <w:tcW w:w="1796" w:type="dxa"/>
            <w:tcBorders>
              <w:top w:val="single" w:sz="4" w:space="0" w:color="auto"/>
              <w:left w:val="single" w:sz="4" w:space="0" w:color="auto"/>
              <w:bottom w:val="single" w:sz="4" w:space="0" w:color="auto"/>
              <w:right w:val="single" w:sz="4" w:space="0" w:color="auto"/>
            </w:tcBorders>
          </w:tcPr>
          <w:p ns2:paraId="48002660" ns2:textId="55B16BF2" w:rsidR="00E45C28" w:rsidRPr="00B27065" w:rsidRDefault="009E5F96">
            <w:pPr>
              <w:spacing w:after="60" w:line="276" w:lineRule="auto"/>
              <w:rPr>
                <w:bCs/>
                <w:kern w:val="32"/>
                <w:sz w:val="18"/>
                <w:szCs w:val="18"/>
              </w:rPr>
            </w:pPr>
            <w:r>
              <w:rPr>
                <w:bCs/>
                <w:kern w:val="32"/>
                <w:sz w:val="18"/>
                <w:szCs w:val="18"/>
              </w:rPr>
              <w:t>0, 15, 60, 200 µg/kg/day</w:t>
            </w:r>
          </w:p>
        </w:tc>
        <w:tc>
          <w:tcPr>
            <w:tcW w:w="1437" w:type="dxa"/>
            <w:tcBorders>
              <w:top w:val="single" w:sz="4" w:space="0" w:color="auto"/>
              <w:left w:val="single" w:sz="4" w:space="0" w:color="auto"/>
              <w:bottom w:val="single" w:sz="4" w:space="0" w:color="auto"/>
              <w:right w:val="single" w:sz="4" w:space="0" w:color="auto"/>
            </w:tcBorders>
          </w:tcPr>
          <w:p ns2:paraId="48CD0432" ns2:textId="52E7B90B" w:rsidR="00E45C28" w:rsidRPr="00B27065" w:rsidRDefault="00BF5A48">
            <w:pPr>
              <w:spacing w:after="60"/>
              <w:jc w:val="center"/>
              <w:rPr>
                <w:sz w:val="18"/>
                <w:szCs w:val="18"/>
              </w:rPr>
            </w:pPr>
            <w:r>
              <w:rPr>
                <w:sz w:val="18"/>
                <w:szCs w:val="18"/>
              </w:rPr>
              <w:t>NA</w:t>
            </w:r>
          </w:p>
        </w:tc>
        <w:tc>
          <w:tcPr>
            <w:tcW w:w="1706" w:type="dxa"/>
            <w:tcBorders>
              <w:top w:val="single" w:sz="4" w:space="0" w:color="auto"/>
              <w:left w:val="single" w:sz="4" w:space="0" w:color="auto"/>
              <w:bottom w:val="single" w:sz="4" w:space="0" w:color="auto"/>
              <w:right w:val="single" w:sz="4" w:space="0" w:color="auto"/>
            </w:tcBorders>
          </w:tcPr>
          <w:p ns2:paraId="7C26CB66" ns2:textId="01978CAE" w:rsidR="00E45C28" w:rsidRPr="00B27065" w:rsidRDefault="009E5F96">
            <w:pPr>
              <w:spacing w:after="60" w:line="276" w:lineRule="auto"/>
              <w:rPr>
                <w:bCs/>
                <w:kern w:val="32"/>
                <w:sz w:val="18"/>
                <w:szCs w:val="18"/>
              </w:rPr>
            </w:pPr>
            <w:r>
              <w:rPr>
                <w:bCs/>
                <w:kern w:val="32"/>
                <w:sz w:val="18"/>
                <w:szCs w:val="18"/>
              </w:rPr>
              <w:t>TT #</w:t>
            </w:r>
            <w:r w:rsidR="00983692">
              <w:rPr>
                <w:bCs/>
                <w:kern w:val="32"/>
                <w:sz w:val="18"/>
                <w:szCs w:val="18"/>
              </w:rPr>
              <w:t>24-7808</w:t>
            </w:r>
            <w:r>
              <w:rPr>
                <w:bCs/>
                <w:kern w:val="32"/>
                <w:sz w:val="18"/>
                <w:szCs w:val="18"/>
              </w:rPr>
              <w:t xml:space="preserve"> /</w:t>
            </w:r>
            <w:r>
              <w:rPr>
                <w:bCs/>
                <w:kern w:val="32"/>
                <w:sz w:val="18"/>
                <w:szCs w:val="18"/>
              </w:rPr>
              <w:br/>
            </w:r>
            <w:r w:rsidRPr="00EB137E">
              <w:rPr>
                <w:bCs/>
                <w:kern w:val="32"/>
                <w:sz w:val="18"/>
                <w:szCs w:val="18"/>
              </w:rPr>
              <w:t>A2022157-</w:t>
            </w:r>
            <w:r>
              <w:rPr>
                <w:bCs/>
                <w:kern w:val="32"/>
                <w:sz w:val="18"/>
                <w:szCs w:val="18"/>
              </w:rPr>
              <w:t>E032</w:t>
            </w:r>
            <w:r w:rsidRPr="00EB137E">
              <w:rPr>
                <w:bCs/>
                <w:kern w:val="32"/>
                <w:sz w:val="18"/>
                <w:szCs w:val="18"/>
              </w:rPr>
              <w:t>-01</w:t>
            </w:r>
            <w:r>
              <w:rPr>
                <w:bCs/>
                <w:kern w:val="32"/>
                <w:sz w:val="18"/>
                <w:szCs w:val="18"/>
              </w:rPr>
              <w:br/>
              <w:t>(GLP)</w:t>
            </w:r>
          </w:p>
        </w:tc>
      </w:tr>
      <w:tr w:rsidR="0073611C" w:rsidRPr="00ED739B" ns2:paraId="00B834F4" ns2:textId="77777777" w:rsidTr="00B24627">
        <w:tc>
          <w:tcPr>
            <w:tcW w:w="2160" w:type="dxa"/>
            <w:tcBorders>
              <w:top w:val="single" w:sz="4" w:space="0" w:color="auto"/>
              <w:left w:val="single" w:sz="4" w:space="0" w:color="auto"/>
              <w:bottom w:val="single" w:sz="4" w:space="0" w:color="auto"/>
              <w:right w:val="single" w:sz="4" w:space="0" w:color="auto"/>
            </w:tcBorders>
          </w:tcPr>
          <w:p ns2:paraId="51B503F5" ns2:textId="67ACCD03" w:rsidR="0073611C" w:rsidRPr="00CD5F90" w:rsidRDefault="0073611C" w:rsidP="0073611C">
            <w:pPr>
              <w:spacing w:after="60" w:line="276" w:lineRule="auto"/>
              <w:ind w:left="162" w:hanging="180"/>
              <w:rPr>
                <w:b/>
                <w:kern w:val="32"/>
                <w:sz w:val="18"/>
                <w:szCs w:val="18"/>
              </w:rPr>
            </w:pPr>
            <w:r w:rsidRPr="00CD5F90">
              <w:rPr>
                <w:b/>
                <w:kern w:val="32"/>
                <w:sz w:val="18"/>
                <w:szCs w:val="18"/>
              </w:rPr>
              <w:tab/>
              <w:t>EFD</w:t>
            </w:r>
            <w:r w:rsidR="00CD5F90" w:rsidRPr="00CD5F90">
              <w:rPr>
                <w:b/>
                <w:kern w:val="32"/>
                <w:sz w:val="18"/>
                <w:szCs w:val="18"/>
              </w:rPr>
              <w:t xml:space="preserve"> / </w:t>
            </w:r>
            <w:r w:rsidR="00CD5F90" w:rsidRPr="00B24627">
              <w:rPr>
                <w:b/>
                <w:kern w:val="32"/>
                <w:sz w:val="18"/>
                <w:szCs w:val="18"/>
              </w:rPr>
              <w:t>GD 6 to GD 17</w:t>
            </w:r>
          </w:p>
        </w:tc>
        <w:tc>
          <w:tcPr>
            <w:tcW w:w="739" w:type="dxa"/>
            <w:tcBorders>
              <w:top w:val="single" w:sz="4" w:space="0" w:color="auto"/>
              <w:left w:val="single" w:sz="4" w:space="0" w:color="auto"/>
              <w:bottom w:val="single" w:sz="4" w:space="0" w:color="auto"/>
              <w:right w:val="single" w:sz="4" w:space="0" w:color="auto"/>
            </w:tcBorders>
          </w:tcPr>
          <w:p ns2:paraId="2865AB11" ns2:textId="04361AE5" w:rsidR="0073611C" w:rsidRPr="00CD5F90" w:rsidRDefault="0073611C" w:rsidP="0073611C">
            <w:pPr>
              <w:spacing w:after="60" w:line="276" w:lineRule="auto"/>
              <w:rPr>
                <w:b/>
                <w:kern w:val="32"/>
                <w:sz w:val="18"/>
                <w:szCs w:val="18"/>
              </w:rPr>
            </w:pPr>
            <w:r w:rsidRPr="00CD5F90">
              <w:rPr>
                <w:b/>
                <w:kern w:val="32"/>
                <w:sz w:val="18"/>
                <w:szCs w:val="18"/>
              </w:rPr>
              <w:t>IV</w:t>
            </w:r>
          </w:p>
        </w:tc>
        <w:tc>
          <w:tcPr>
            <w:tcW w:w="1167" w:type="dxa"/>
            <w:tcBorders>
              <w:top w:val="single" w:sz="4" w:space="0" w:color="auto"/>
              <w:left w:val="single" w:sz="4" w:space="0" w:color="auto"/>
              <w:bottom w:val="single" w:sz="4" w:space="0" w:color="auto"/>
              <w:right w:val="single" w:sz="4" w:space="0" w:color="auto"/>
            </w:tcBorders>
          </w:tcPr>
          <w:p ns2:paraId="5F607594" ns2:textId="4B39376A" w:rsidR="0073611C" w:rsidRPr="00B24627" w:rsidRDefault="00CD5F90" w:rsidP="0073611C">
            <w:pPr>
              <w:spacing w:after="60" w:line="276" w:lineRule="auto"/>
              <w:rPr>
                <w:b/>
                <w:kern w:val="32"/>
                <w:sz w:val="18"/>
                <w:szCs w:val="18"/>
              </w:rPr>
            </w:pPr>
            <w:r w:rsidRPr="00B24627">
              <w:rPr>
                <w:b/>
                <w:kern w:val="32"/>
                <w:sz w:val="18"/>
                <w:szCs w:val="18"/>
              </w:rPr>
              <w:t xml:space="preserve">Rat / </w:t>
            </w:r>
            <w:r w:rsidR="00A96E3E" w:rsidRPr="00A96E3E">
              <w:rPr>
                <w:b/>
                <w:kern w:val="32"/>
                <w:sz w:val="18"/>
                <w:szCs w:val="18"/>
              </w:rPr>
              <w:t>SD</w:t>
            </w:r>
          </w:p>
        </w:tc>
        <w:tc>
          <w:tcPr>
            <w:tcW w:w="1796" w:type="dxa"/>
            <w:tcBorders>
              <w:top w:val="single" w:sz="4" w:space="0" w:color="auto"/>
              <w:left w:val="single" w:sz="4" w:space="0" w:color="auto"/>
              <w:bottom w:val="single" w:sz="4" w:space="0" w:color="auto"/>
              <w:right w:val="single" w:sz="4" w:space="0" w:color="auto"/>
            </w:tcBorders>
          </w:tcPr>
          <w:p ns2:paraId="128B96C5" ns2:textId="63037F89" w:rsidR="0073611C" w:rsidRPr="00B24627" w:rsidRDefault="00CD5F90" w:rsidP="0073611C">
            <w:pPr>
              <w:spacing w:after="60" w:line="276" w:lineRule="auto"/>
              <w:rPr>
                <w:b/>
                <w:kern w:val="32"/>
                <w:sz w:val="18"/>
                <w:szCs w:val="18"/>
              </w:rPr>
            </w:pPr>
            <w:r w:rsidRPr="00B24627">
              <w:rPr>
                <w:b/>
                <w:kern w:val="32"/>
                <w:sz w:val="18"/>
                <w:szCs w:val="18"/>
              </w:rPr>
              <w:t>0, 5, 25, 50 µg/kg/day</w:t>
            </w:r>
          </w:p>
        </w:tc>
        <w:tc>
          <w:tcPr>
            <w:tcW w:w="1437" w:type="dxa"/>
            <w:tcBorders>
              <w:top w:val="single" w:sz="4" w:space="0" w:color="auto"/>
              <w:left w:val="single" w:sz="4" w:space="0" w:color="auto"/>
              <w:bottom w:val="single" w:sz="4" w:space="0" w:color="auto"/>
              <w:right w:val="single" w:sz="4" w:space="0" w:color="auto"/>
            </w:tcBorders>
          </w:tcPr>
          <w:p ns2:paraId="1023BB8B" ns2:textId="09B42D09" w:rsidR="0073611C" w:rsidRPr="00B24627" w:rsidRDefault="00A35C0F" w:rsidP="0073611C">
            <w:pPr>
              <w:spacing w:after="60"/>
              <w:jc w:val="center"/>
              <w:rPr>
                <w:b/>
                <w:sz w:val="18"/>
                <w:szCs w:val="18"/>
              </w:rPr>
            </w:pPr>
            <w:r w:rsidRPr="00680E42">
              <w:rPr>
                <w:b/>
                <w:sz w:val="18"/>
                <w:szCs w:val="18"/>
              </w:rPr>
              <w:t>NOAEL = 5</w:t>
            </w:r>
            <w:r w:rsidR="00284FF3">
              <w:rPr>
                <w:b/>
                <w:sz w:val="18"/>
                <w:szCs w:val="18"/>
              </w:rPr>
              <w:t xml:space="preserve"> </w:t>
            </w:r>
            <w:r w:rsidR="00284FF3" w:rsidRPr="00B24627">
              <w:rPr>
                <w:b/>
                <w:kern w:val="32"/>
                <w:sz w:val="18"/>
                <w:szCs w:val="18"/>
              </w:rPr>
              <w:t>µg/kg/day</w:t>
            </w:r>
          </w:p>
        </w:tc>
        <w:tc>
          <w:tcPr>
            <w:tcW w:w="1706" w:type="dxa"/>
            <w:tcBorders>
              <w:top w:val="single" w:sz="4" w:space="0" w:color="auto"/>
              <w:left w:val="single" w:sz="4" w:space="0" w:color="auto"/>
              <w:bottom w:val="single" w:sz="4" w:space="0" w:color="auto"/>
              <w:right w:val="single" w:sz="4" w:space="0" w:color="auto"/>
            </w:tcBorders>
          </w:tcPr>
          <w:p ns2:paraId="45DE6AE9" ns2:textId="6342176A" w:rsidR="0073611C" w:rsidRPr="00B24627" w:rsidRDefault="00CD5F90" w:rsidP="0073611C">
            <w:pPr>
              <w:spacing w:after="60" w:line="276" w:lineRule="auto"/>
              <w:rPr>
                <w:b/>
                <w:kern w:val="32"/>
                <w:sz w:val="18"/>
                <w:szCs w:val="18"/>
              </w:rPr>
            </w:pPr>
            <w:r w:rsidRPr="00B24627">
              <w:rPr>
                <w:b/>
                <w:kern w:val="32"/>
                <w:sz w:val="18"/>
                <w:szCs w:val="18"/>
              </w:rPr>
              <w:t>TT #</w:t>
            </w:r>
            <w:r w:rsidR="00983692">
              <w:rPr>
                <w:b/>
                <w:kern w:val="32"/>
                <w:sz w:val="18"/>
                <w:szCs w:val="18"/>
              </w:rPr>
              <w:t>24-7809</w:t>
            </w:r>
            <w:r w:rsidRPr="00B24627">
              <w:rPr>
                <w:b/>
                <w:kern w:val="32"/>
                <w:sz w:val="18"/>
                <w:szCs w:val="18"/>
              </w:rPr>
              <w:t xml:space="preserve"> /</w:t>
            </w:r>
            <w:r w:rsidRPr="00B24627">
              <w:rPr>
                <w:b/>
                <w:kern w:val="32"/>
                <w:sz w:val="18"/>
                <w:szCs w:val="18"/>
              </w:rPr>
              <w:br/>
              <w:t>A2022157-T032-01</w:t>
            </w:r>
            <w:r w:rsidRPr="00B24627">
              <w:rPr>
                <w:b/>
                <w:kern w:val="32"/>
                <w:sz w:val="18"/>
                <w:szCs w:val="18"/>
              </w:rPr>
              <w:br/>
              <w:t>(GLP)</w:t>
            </w:r>
          </w:p>
        </w:tc>
      </w:tr>
      <w:tr w:rsidR="005D7272" w:rsidRPr="00ED739B" ns2:paraId="7C319E27" ns2:textId="77777777" w:rsidTr="009206CA">
        <w:tc>
          <w:tcPr>
            <w:tcW w:w="9005" w:type="dxa"/>
            <w:gridSpan w:val="6"/>
            <w:tcBorders>
              <w:top w:val="single" w:sz="4" w:space="0" w:color="auto"/>
              <w:left w:val="single" w:sz="4" w:space="0" w:color="auto"/>
              <w:bottom w:val="single" w:sz="4" w:space="0" w:color="auto"/>
              <w:right w:val="single" w:sz="4" w:space="0" w:color="auto"/>
            </w:tcBorders>
          </w:tcPr>
          <w:p ns2:paraId="4BB86619" ns2:textId="1D8E2EF1" w:rsidR="005D7272" w:rsidRPr="00FA7CEF" w:rsidRDefault="005D7272" w:rsidP="00D217AF">
            <w:pPr>
              <w:pageBreakBefore/>
              <w:spacing w:after="60" w:line="276" w:lineRule="auto"/>
              <w:rPr>
                <w:bCs/>
                <w:kern w:val="32"/>
                <w:sz w:val="18"/>
                <w:szCs w:val="18"/>
              </w:rPr>
            </w:pPr>
            <w:r>
              <w:rPr>
                <w:b/>
                <w:bCs/>
                <w:kern w:val="32"/>
                <w:sz w:val="18"/>
                <w:szCs w:val="18"/>
              </w:rPr>
              <w:lastRenderedPageBreak/>
              <w:t>Local Tolerance</w:t>
            </w:r>
          </w:p>
        </w:tc>
      </w:tr>
      <w:tr w:rsidR="005D7272" w:rsidRPr="00ED739B" ns2:paraId="4D0D1529" ns2:textId="77777777" w:rsidTr="009206CA">
        <w:tc>
          <w:tcPr>
            <w:tcW w:w="9005" w:type="dxa"/>
            <w:gridSpan w:val="6"/>
            <w:tcBorders>
              <w:top w:val="single" w:sz="4" w:space="0" w:color="auto"/>
              <w:left w:val="single" w:sz="4" w:space="0" w:color="auto"/>
              <w:bottom w:val="single" w:sz="4" w:space="0" w:color="auto"/>
              <w:right w:val="single" w:sz="4" w:space="0" w:color="auto"/>
            </w:tcBorders>
          </w:tcPr>
          <w:p ns2:paraId="1668C9A9" ns2:textId="77777777" w:rsidR="005D7272" w:rsidRPr="006F4092" w:rsidRDefault="005D7272" w:rsidP="0098294A">
            <w:pPr>
              <w:spacing w:after="60" w:line="276" w:lineRule="auto"/>
              <w:rPr>
                <w:bCs/>
                <w:kern w:val="32"/>
                <w:sz w:val="18"/>
                <w:szCs w:val="18"/>
              </w:rPr>
            </w:pPr>
            <w:r>
              <w:rPr>
                <w:b/>
                <w:bCs/>
                <w:kern w:val="32"/>
                <w:sz w:val="18"/>
                <w:szCs w:val="18"/>
              </w:rPr>
              <w:t>sac-TMT</w:t>
            </w:r>
          </w:p>
        </w:tc>
      </w:tr>
      <w:tr w:rsidR="005D7272" w:rsidRPr="00BE7E43" ns2:paraId="3E87DFB4" ns2:textId="77777777" w:rsidTr="009206CA">
        <w:tc>
          <w:tcPr>
            <w:tcW w:w="2160" w:type="dxa"/>
            <w:tcBorders>
              <w:top w:val="single" w:sz="4" w:space="0" w:color="auto"/>
              <w:left w:val="single" w:sz="4" w:space="0" w:color="auto"/>
              <w:bottom w:val="single" w:sz="4" w:space="0" w:color="auto"/>
              <w:right w:val="single" w:sz="4" w:space="0" w:color="auto"/>
            </w:tcBorders>
          </w:tcPr>
          <w:p ns2:paraId="19622F53" ns2:textId="24E5EF3A" w:rsidR="005D7272" w:rsidRPr="00ED739B" w:rsidRDefault="005D7272" w:rsidP="0098294A">
            <w:pPr>
              <w:spacing w:after="60"/>
              <w:ind w:left="162" w:hanging="180"/>
              <w:rPr>
                <w:bCs/>
                <w:kern w:val="32"/>
                <w:sz w:val="18"/>
                <w:szCs w:val="18"/>
              </w:rPr>
            </w:pPr>
            <w:r w:rsidRPr="00ED739B">
              <w:rPr>
                <w:bCs/>
                <w:kern w:val="32"/>
                <w:sz w:val="18"/>
                <w:szCs w:val="18"/>
              </w:rPr>
              <w:tab/>
            </w:r>
            <w:r>
              <w:rPr>
                <w:bCs/>
                <w:kern w:val="32"/>
                <w:sz w:val="18"/>
                <w:szCs w:val="18"/>
              </w:rPr>
              <w:t>Exploratory I</w:t>
            </w:r>
            <w:r w:rsidR="00566EDC">
              <w:rPr>
                <w:bCs/>
                <w:kern w:val="32"/>
                <w:sz w:val="18"/>
                <w:szCs w:val="18"/>
              </w:rPr>
              <w:t>-</w:t>
            </w:r>
            <w:r>
              <w:rPr>
                <w:bCs/>
                <w:kern w:val="32"/>
                <w:sz w:val="18"/>
                <w:szCs w:val="18"/>
              </w:rPr>
              <w:t>VES</w:t>
            </w:r>
            <w:r w:rsidR="00566EDC">
              <w:rPr>
                <w:bCs/>
                <w:kern w:val="32"/>
                <w:sz w:val="18"/>
                <w:szCs w:val="18"/>
              </w:rPr>
              <w:t>IC</w:t>
            </w:r>
            <w:r>
              <w:rPr>
                <w:bCs/>
                <w:kern w:val="32"/>
                <w:sz w:val="18"/>
                <w:szCs w:val="18"/>
              </w:rPr>
              <w:t xml:space="preserve"> Tolerability</w:t>
            </w:r>
          </w:p>
        </w:tc>
        <w:tc>
          <w:tcPr>
            <w:tcW w:w="739" w:type="dxa"/>
            <w:tcBorders>
              <w:top w:val="single" w:sz="4" w:space="0" w:color="auto"/>
              <w:left w:val="single" w:sz="4" w:space="0" w:color="auto"/>
              <w:bottom w:val="single" w:sz="4" w:space="0" w:color="auto"/>
              <w:right w:val="single" w:sz="4" w:space="0" w:color="auto"/>
            </w:tcBorders>
          </w:tcPr>
          <w:p ns2:paraId="66BE4EC1" ns2:textId="24683B6B" w:rsidR="005D7272" w:rsidRDefault="005D7272" w:rsidP="0098294A">
            <w:pPr>
              <w:spacing w:after="60"/>
              <w:rPr>
                <w:bCs/>
                <w:kern w:val="32"/>
                <w:sz w:val="18"/>
                <w:szCs w:val="18"/>
              </w:rPr>
            </w:pPr>
            <w:r>
              <w:rPr>
                <w:bCs/>
                <w:kern w:val="32"/>
                <w:sz w:val="18"/>
                <w:szCs w:val="18"/>
              </w:rPr>
              <w:t>I</w:t>
            </w:r>
            <w:r w:rsidR="00F70B0F">
              <w:rPr>
                <w:bCs/>
                <w:kern w:val="32"/>
                <w:sz w:val="18"/>
                <w:szCs w:val="18"/>
              </w:rPr>
              <w:t>-</w:t>
            </w:r>
            <w:r>
              <w:rPr>
                <w:bCs/>
                <w:kern w:val="32"/>
                <w:sz w:val="18"/>
                <w:szCs w:val="18"/>
              </w:rPr>
              <w:t>VES</w:t>
            </w:r>
            <w:r w:rsidR="00F70B0F">
              <w:rPr>
                <w:bCs/>
                <w:kern w:val="32"/>
                <w:sz w:val="18"/>
                <w:szCs w:val="18"/>
              </w:rPr>
              <w:t>IC</w:t>
            </w:r>
          </w:p>
        </w:tc>
        <w:tc>
          <w:tcPr>
            <w:tcW w:w="1167" w:type="dxa"/>
            <w:tcBorders>
              <w:top w:val="single" w:sz="4" w:space="0" w:color="auto"/>
              <w:left w:val="single" w:sz="4" w:space="0" w:color="auto"/>
              <w:bottom w:val="single" w:sz="4" w:space="0" w:color="auto"/>
              <w:right w:val="single" w:sz="4" w:space="0" w:color="auto"/>
            </w:tcBorders>
          </w:tcPr>
          <w:p ns2:paraId="2DE02685" ns2:textId="77777777" w:rsidR="005D7272" w:rsidRDefault="005D7272" w:rsidP="0098294A">
            <w:pPr>
              <w:spacing w:after="60"/>
              <w:rPr>
                <w:bCs/>
                <w:kern w:val="32"/>
                <w:sz w:val="18"/>
                <w:szCs w:val="18"/>
              </w:rPr>
            </w:pPr>
            <w:r>
              <w:rPr>
                <w:bCs/>
                <w:kern w:val="32"/>
                <w:sz w:val="18"/>
                <w:szCs w:val="18"/>
              </w:rPr>
              <w:t>WT C57BL/6 and TROP2 KI Mice</w:t>
            </w:r>
          </w:p>
        </w:tc>
        <w:tc>
          <w:tcPr>
            <w:tcW w:w="1796" w:type="dxa"/>
            <w:tcBorders>
              <w:top w:val="single" w:sz="4" w:space="0" w:color="auto"/>
              <w:left w:val="single" w:sz="4" w:space="0" w:color="auto"/>
              <w:bottom w:val="single" w:sz="4" w:space="0" w:color="auto"/>
              <w:right w:val="single" w:sz="4" w:space="0" w:color="auto"/>
            </w:tcBorders>
          </w:tcPr>
          <w:p ns2:paraId="0B327F15" ns2:textId="77777777" w:rsidR="005D7272" w:rsidRPr="008F27A8" w:rsidRDefault="005D7272" w:rsidP="0098294A">
            <w:pPr>
              <w:pStyle w:val="TableCellLeft10pt"/>
              <w:rPr>
                <w:kern w:val="32"/>
                <w:sz w:val="18"/>
                <w:szCs w:val="18"/>
                <w:lang w:val="nl-NL"/>
              </w:rPr>
            </w:pPr>
            <w:r w:rsidRPr="008F27A8">
              <w:rPr>
                <w:kern w:val="32"/>
                <w:sz w:val="18"/>
                <w:szCs w:val="18"/>
                <w:lang w:val="nl-NL"/>
              </w:rPr>
              <w:t>WT C57BL/6:</w:t>
            </w:r>
            <w:r w:rsidRPr="008F27A8">
              <w:rPr>
                <w:kern w:val="32"/>
                <w:sz w:val="18"/>
                <w:szCs w:val="18"/>
                <w:lang w:val="nl-NL"/>
              </w:rPr>
              <w:br/>
              <w:t>2 mg/dose</w:t>
            </w:r>
          </w:p>
          <w:p ns2:paraId="2B41F609" ns2:textId="77777777" w:rsidR="005D7272" w:rsidRPr="008F27A8" w:rsidRDefault="005D7272" w:rsidP="0098294A">
            <w:pPr>
              <w:spacing w:after="60"/>
              <w:rPr>
                <w:kern w:val="32"/>
                <w:sz w:val="18"/>
                <w:szCs w:val="18"/>
                <w:lang w:val="nl-NL"/>
              </w:rPr>
            </w:pPr>
            <w:r w:rsidRPr="008F27A8">
              <w:rPr>
                <w:kern w:val="32"/>
                <w:sz w:val="18"/>
                <w:szCs w:val="18"/>
                <w:lang w:val="nl-NL"/>
              </w:rPr>
              <w:t>TROP2 KI C57BL/6:</w:t>
            </w:r>
            <w:r w:rsidRPr="008F27A8">
              <w:rPr>
                <w:kern w:val="32"/>
                <w:sz w:val="18"/>
                <w:szCs w:val="18"/>
                <w:lang w:val="nl-NL"/>
              </w:rPr>
              <w:br/>
              <w:t>0, 0.6, 2 mg/dose</w:t>
            </w:r>
          </w:p>
        </w:tc>
        <w:tc>
          <w:tcPr>
            <w:tcW w:w="1437" w:type="dxa"/>
            <w:tcBorders>
              <w:top w:val="single" w:sz="4" w:space="0" w:color="auto"/>
              <w:left w:val="single" w:sz="4" w:space="0" w:color="auto"/>
              <w:bottom w:val="single" w:sz="4" w:space="0" w:color="auto"/>
              <w:right w:val="single" w:sz="4" w:space="0" w:color="auto"/>
            </w:tcBorders>
          </w:tcPr>
          <w:p ns2:paraId="1C8893F5" ns2:textId="77777777" w:rsidR="005D7272" w:rsidRDefault="005D7272" w:rsidP="0098294A">
            <w:pPr>
              <w:spacing w:after="60"/>
              <w:jc w:val="center"/>
              <w:rPr>
                <w:sz w:val="18"/>
                <w:szCs w:val="18"/>
              </w:rPr>
            </w:pPr>
            <w:r w:rsidRPr="00BA0107">
              <w:rPr>
                <w:kern w:val="32"/>
                <w:sz w:val="18"/>
                <w:szCs w:val="18"/>
              </w:rPr>
              <w:t>NA</w:t>
            </w:r>
          </w:p>
        </w:tc>
        <w:tc>
          <w:tcPr>
            <w:tcW w:w="1706" w:type="dxa"/>
            <w:tcBorders>
              <w:top w:val="single" w:sz="4" w:space="0" w:color="auto"/>
              <w:left w:val="single" w:sz="4" w:space="0" w:color="auto"/>
              <w:bottom w:val="single" w:sz="4" w:space="0" w:color="auto"/>
              <w:right w:val="single" w:sz="4" w:space="0" w:color="auto"/>
            </w:tcBorders>
          </w:tcPr>
          <w:p ns2:paraId="3EA0EBEE" ns2:textId="175B80AC" w:rsidR="005D7272" w:rsidRPr="006F4092" w:rsidRDefault="001D389D" w:rsidP="0098294A">
            <w:pPr>
              <w:spacing w:after="60" w:line="276" w:lineRule="auto"/>
              <w:rPr>
                <w:bCs/>
                <w:kern w:val="32"/>
                <w:sz w:val="18"/>
                <w:szCs w:val="18"/>
              </w:rPr>
            </w:pPr>
            <w:r w:rsidRPr="001D389D">
              <w:rPr>
                <w:bCs/>
                <w:kern w:val="32"/>
                <w:sz w:val="18"/>
                <w:szCs w:val="18"/>
              </w:rPr>
              <w:t>PD023</w:t>
            </w:r>
            <w:r>
              <w:rPr>
                <w:bCs/>
                <w:kern w:val="32"/>
                <w:sz w:val="18"/>
                <w:szCs w:val="18"/>
              </w:rPr>
              <w:br/>
            </w:r>
            <w:r w:rsidRPr="001D389D">
              <w:rPr>
                <w:bCs/>
                <w:kern w:val="32"/>
                <w:sz w:val="18"/>
                <w:szCs w:val="18"/>
              </w:rPr>
              <w:t>(including Appendix 2, TT</w:t>
            </w:r>
            <w:r>
              <w:rPr>
                <w:bCs/>
                <w:kern w:val="32"/>
                <w:sz w:val="18"/>
                <w:szCs w:val="18"/>
              </w:rPr>
              <w:t> </w:t>
            </w:r>
            <w:r w:rsidRPr="001D389D">
              <w:rPr>
                <w:bCs/>
                <w:kern w:val="32"/>
                <w:sz w:val="18"/>
                <w:szCs w:val="18"/>
              </w:rPr>
              <w:t>#24-3801</w:t>
            </w:r>
            <w:r>
              <w:rPr>
                <w:bCs/>
                <w:kern w:val="32"/>
                <w:sz w:val="18"/>
                <w:szCs w:val="18"/>
              </w:rPr>
              <w:br/>
            </w:r>
            <w:r w:rsidRPr="001D389D">
              <w:rPr>
                <w:bCs/>
                <w:kern w:val="32"/>
                <w:sz w:val="18"/>
                <w:szCs w:val="18"/>
              </w:rPr>
              <w:t>[Non-GLP])</w:t>
            </w:r>
          </w:p>
        </w:tc>
      </w:tr>
      <w:tr w:rsidR="005D7272" w:rsidRPr="00BE7E43" ns2:paraId="596B00EE" ns2:textId="77777777" w:rsidTr="009206CA">
        <w:tc>
          <w:tcPr>
            <w:tcW w:w="2160" w:type="dxa"/>
            <w:tcBorders>
              <w:top w:val="single" w:sz="4" w:space="0" w:color="auto"/>
              <w:left w:val="single" w:sz="4" w:space="0" w:color="auto"/>
              <w:bottom w:val="single" w:sz="4" w:space="0" w:color="auto"/>
              <w:right w:val="single" w:sz="4" w:space="0" w:color="auto"/>
            </w:tcBorders>
          </w:tcPr>
          <w:p ns2:paraId="7D9DD8D9" ns2:textId="3E56B88E" w:rsidR="005D7272" w:rsidRPr="006E1EFB" w:rsidRDefault="005D7272" w:rsidP="0098294A">
            <w:pPr>
              <w:spacing w:after="60"/>
              <w:ind w:left="162" w:hanging="180"/>
              <w:rPr>
                <w:b/>
                <w:kern w:val="32"/>
                <w:sz w:val="18"/>
                <w:szCs w:val="18"/>
              </w:rPr>
            </w:pPr>
            <w:r w:rsidRPr="006E1EFB">
              <w:rPr>
                <w:b/>
                <w:kern w:val="32"/>
                <w:sz w:val="18"/>
                <w:szCs w:val="18"/>
              </w:rPr>
              <w:tab/>
              <w:t>I</w:t>
            </w:r>
            <w:r w:rsidR="00566EDC">
              <w:rPr>
                <w:b/>
                <w:kern w:val="32"/>
                <w:sz w:val="18"/>
                <w:szCs w:val="18"/>
              </w:rPr>
              <w:t>-</w:t>
            </w:r>
            <w:r w:rsidRPr="006E1EFB">
              <w:rPr>
                <w:b/>
                <w:kern w:val="32"/>
                <w:sz w:val="18"/>
                <w:szCs w:val="18"/>
              </w:rPr>
              <w:t>VES</w:t>
            </w:r>
            <w:r w:rsidR="00566EDC">
              <w:rPr>
                <w:b/>
                <w:kern w:val="32"/>
                <w:sz w:val="18"/>
                <w:szCs w:val="18"/>
              </w:rPr>
              <w:t>IC</w:t>
            </w:r>
            <w:r w:rsidRPr="006E1EFB">
              <w:rPr>
                <w:b/>
                <w:kern w:val="32"/>
                <w:sz w:val="18"/>
                <w:szCs w:val="18"/>
              </w:rPr>
              <w:t xml:space="preserve"> Tolerability</w:t>
            </w:r>
          </w:p>
        </w:tc>
        <w:tc>
          <w:tcPr>
            <w:tcW w:w="739" w:type="dxa"/>
            <w:tcBorders>
              <w:top w:val="single" w:sz="4" w:space="0" w:color="auto"/>
              <w:left w:val="single" w:sz="4" w:space="0" w:color="auto"/>
              <w:bottom w:val="single" w:sz="4" w:space="0" w:color="auto"/>
              <w:right w:val="single" w:sz="4" w:space="0" w:color="auto"/>
            </w:tcBorders>
          </w:tcPr>
          <w:p ns2:paraId="2B950295" ns2:textId="0EE4D50C" w:rsidR="005D7272" w:rsidRPr="006E1EFB" w:rsidRDefault="005D7272" w:rsidP="0098294A">
            <w:pPr>
              <w:spacing w:after="60"/>
              <w:rPr>
                <w:b/>
                <w:kern w:val="32"/>
                <w:sz w:val="18"/>
                <w:szCs w:val="18"/>
              </w:rPr>
            </w:pPr>
            <w:r w:rsidRPr="006E1EFB">
              <w:rPr>
                <w:b/>
                <w:kern w:val="32"/>
                <w:sz w:val="18"/>
                <w:szCs w:val="18"/>
              </w:rPr>
              <w:t>I</w:t>
            </w:r>
            <w:r w:rsidR="00F70B0F">
              <w:rPr>
                <w:b/>
                <w:kern w:val="32"/>
                <w:sz w:val="18"/>
                <w:szCs w:val="18"/>
              </w:rPr>
              <w:t>-</w:t>
            </w:r>
            <w:r w:rsidRPr="006E1EFB">
              <w:rPr>
                <w:b/>
                <w:kern w:val="32"/>
                <w:sz w:val="18"/>
                <w:szCs w:val="18"/>
              </w:rPr>
              <w:t>VES</w:t>
            </w:r>
            <w:r w:rsidR="00F70B0F">
              <w:rPr>
                <w:b/>
                <w:kern w:val="32"/>
                <w:sz w:val="18"/>
                <w:szCs w:val="18"/>
              </w:rPr>
              <w:t>IC</w:t>
            </w:r>
          </w:p>
        </w:tc>
        <w:tc>
          <w:tcPr>
            <w:tcW w:w="1167" w:type="dxa"/>
            <w:tcBorders>
              <w:top w:val="single" w:sz="4" w:space="0" w:color="auto"/>
              <w:left w:val="single" w:sz="4" w:space="0" w:color="auto"/>
              <w:bottom w:val="single" w:sz="4" w:space="0" w:color="auto"/>
              <w:right w:val="single" w:sz="4" w:space="0" w:color="auto"/>
            </w:tcBorders>
          </w:tcPr>
          <w:p ns2:paraId="0E90CA73" ns2:textId="77777777" w:rsidR="005D7272" w:rsidRPr="006E1EFB" w:rsidRDefault="005D7272" w:rsidP="0098294A">
            <w:pPr>
              <w:spacing w:after="60"/>
              <w:rPr>
                <w:b/>
                <w:kern w:val="32"/>
                <w:sz w:val="18"/>
                <w:szCs w:val="18"/>
              </w:rPr>
            </w:pPr>
            <w:r w:rsidRPr="006E1EFB">
              <w:rPr>
                <w:b/>
                <w:kern w:val="32"/>
                <w:sz w:val="18"/>
                <w:szCs w:val="18"/>
              </w:rPr>
              <w:t>TROP2 KI C57BL/6</w:t>
            </w:r>
          </w:p>
        </w:tc>
        <w:tc>
          <w:tcPr>
            <w:tcW w:w="1796" w:type="dxa"/>
            <w:tcBorders>
              <w:top w:val="single" w:sz="4" w:space="0" w:color="auto"/>
              <w:left w:val="single" w:sz="4" w:space="0" w:color="auto"/>
              <w:bottom w:val="single" w:sz="4" w:space="0" w:color="auto"/>
              <w:right w:val="single" w:sz="4" w:space="0" w:color="auto"/>
            </w:tcBorders>
          </w:tcPr>
          <w:p ns2:paraId="63B359B8" ns2:textId="77777777" w:rsidR="005D7272" w:rsidRPr="006E1EFB" w:rsidRDefault="005D7272" w:rsidP="0098294A">
            <w:pPr>
              <w:spacing w:after="60"/>
              <w:rPr>
                <w:b/>
                <w:kern w:val="32"/>
                <w:sz w:val="18"/>
                <w:szCs w:val="18"/>
              </w:rPr>
            </w:pPr>
            <w:r w:rsidRPr="006E1EFB">
              <w:rPr>
                <w:b/>
                <w:kern w:val="32"/>
                <w:sz w:val="18"/>
                <w:szCs w:val="18"/>
              </w:rPr>
              <w:t>0, 1, 2 mg/dose</w:t>
            </w:r>
          </w:p>
        </w:tc>
        <w:tc>
          <w:tcPr>
            <w:tcW w:w="1437" w:type="dxa"/>
            <w:tcBorders>
              <w:top w:val="single" w:sz="4" w:space="0" w:color="auto"/>
              <w:left w:val="single" w:sz="4" w:space="0" w:color="auto"/>
              <w:bottom w:val="single" w:sz="4" w:space="0" w:color="auto"/>
              <w:right w:val="single" w:sz="4" w:space="0" w:color="auto"/>
            </w:tcBorders>
          </w:tcPr>
          <w:p ns2:paraId="7285CDAB" ns2:textId="17183BBD" w:rsidR="005D7272" w:rsidRPr="006E1EFB" w:rsidRDefault="00FD1A41" w:rsidP="0098294A">
            <w:pPr>
              <w:spacing w:after="60"/>
              <w:jc w:val="center"/>
              <w:rPr>
                <w:b/>
                <w:sz w:val="18"/>
                <w:szCs w:val="18"/>
              </w:rPr>
            </w:pPr>
            <w:r>
              <w:rPr>
                <w:b/>
                <w:sz w:val="18"/>
                <w:szCs w:val="18"/>
              </w:rPr>
              <w:t xml:space="preserve">NOEL </w:t>
            </w:r>
            <w:r w:rsidR="00551C2A">
              <w:rPr>
                <w:b/>
                <w:sz w:val="18"/>
                <w:szCs w:val="18"/>
              </w:rPr>
              <w:t xml:space="preserve">= </w:t>
            </w:r>
            <w:r w:rsidR="00551C2A">
              <w:rPr>
                <w:b/>
                <w:sz w:val="18"/>
                <w:szCs w:val="18"/>
              </w:rPr>
              <w:br/>
            </w:r>
            <w:r w:rsidR="001D389D" w:rsidRPr="001D389D">
              <w:rPr>
                <w:b/>
                <w:sz w:val="18"/>
                <w:szCs w:val="18"/>
              </w:rPr>
              <w:t>≥2 mg/dose</w:t>
            </w:r>
          </w:p>
        </w:tc>
        <w:tc>
          <w:tcPr>
            <w:tcW w:w="1706" w:type="dxa"/>
            <w:tcBorders>
              <w:top w:val="single" w:sz="4" w:space="0" w:color="auto"/>
              <w:left w:val="single" w:sz="4" w:space="0" w:color="auto"/>
              <w:bottom w:val="single" w:sz="4" w:space="0" w:color="auto"/>
              <w:right w:val="single" w:sz="4" w:space="0" w:color="auto"/>
            </w:tcBorders>
          </w:tcPr>
          <w:p ns2:paraId="1230138F" ns2:textId="77777777" w:rsidR="005D7272" w:rsidRPr="006E1EFB" w:rsidRDefault="005D7272" w:rsidP="0098294A">
            <w:pPr>
              <w:spacing w:after="60" w:line="276" w:lineRule="auto"/>
              <w:rPr>
                <w:b/>
                <w:kern w:val="32"/>
                <w:sz w:val="18"/>
                <w:szCs w:val="18"/>
              </w:rPr>
            </w:pPr>
            <w:r w:rsidRPr="006E1EFB">
              <w:rPr>
                <w:b/>
                <w:kern w:val="32"/>
                <w:sz w:val="18"/>
                <w:szCs w:val="18"/>
              </w:rPr>
              <w:t>TT #24-1023</w:t>
            </w:r>
            <w:r w:rsidRPr="006E1EFB">
              <w:rPr>
                <w:b/>
                <w:kern w:val="32"/>
                <w:sz w:val="18"/>
                <w:szCs w:val="18"/>
              </w:rPr>
              <w:br/>
              <w:t>(GLP)</w:t>
            </w:r>
          </w:p>
        </w:tc>
      </w:tr>
      <w:tr w:rsidR="0043270E" w:rsidRPr="00ED739B" ns2:paraId="3E960FC6" ns2:textId="77777777" w:rsidTr="0043270E">
        <w:tc>
          <w:tcPr>
            <w:tcW w:w="9005" w:type="dxa"/>
            <w:gridSpan w:val="6"/>
            <w:tcBorders>
              <w:top w:val="single" w:sz="4" w:space="0" w:color="auto"/>
              <w:left w:val="single" w:sz="4" w:space="0" w:color="auto"/>
              <w:bottom w:val="single" w:sz="4" w:space="0" w:color="auto"/>
              <w:right w:val="single" w:sz="4" w:space="0" w:color="auto"/>
            </w:tcBorders>
          </w:tcPr>
          <w:p ns2:paraId="7FCEE0E1" ns2:textId="77777777" w:rsidR="0043270E" w:rsidRPr="00FA7CEF" w:rsidRDefault="0043270E">
            <w:pPr>
              <w:spacing w:after="60" w:line="276" w:lineRule="auto"/>
              <w:rPr>
                <w:bCs/>
                <w:kern w:val="32"/>
                <w:sz w:val="18"/>
                <w:szCs w:val="18"/>
              </w:rPr>
            </w:pPr>
            <w:r w:rsidRPr="00FA7CEF">
              <w:rPr>
                <w:b/>
                <w:bCs/>
                <w:kern w:val="32"/>
                <w:sz w:val="18"/>
                <w:szCs w:val="18"/>
              </w:rPr>
              <w:t>Other toxicity studies</w:t>
            </w:r>
          </w:p>
        </w:tc>
      </w:tr>
      <w:tr w:rsidR="005D7272" w:rsidRPr="00ED739B" ns2:paraId="235E31EC" ns2:textId="77777777" w:rsidTr="009206CA">
        <w:tc>
          <w:tcPr>
            <w:tcW w:w="9005" w:type="dxa"/>
            <w:gridSpan w:val="6"/>
            <w:tcBorders>
              <w:top w:val="single" w:sz="4" w:space="0" w:color="auto"/>
              <w:left w:val="single" w:sz="4" w:space="0" w:color="auto"/>
              <w:bottom w:val="single" w:sz="4" w:space="0" w:color="auto"/>
              <w:right w:val="single" w:sz="4" w:space="0" w:color="auto"/>
            </w:tcBorders>
          </w:tcPr>
          <w:p ns2:paraId="1DDC315B" ns2:textId="77777777" w:rsidR="005D7272" w:rsidRPr="00FA7CEF" w:rsidRDefault="005D7272" w:rsidP="0098294A">
            <w:pPr>
              <w:spacing w:after="60" w:line="276" w:lineRule="auto"/>
              <w:rPr>
                <w:bCs/>
                <w:kern w:val="32"/>
                <w:sz w:val="18"/>
                <w:szCs w:val="18"/>
              </w:rPr>
            </w:pPr>
            <w:r>
              <w:rPr>
                <w:b/>
                <w:bCs/>
                <w:kern w:val="32"/>
                <w:sz w:val="18"/>
                <w:szCs w:val="18"/>
              </w:rPr>
              <w:t>Antigencity/Immunogenicity</w:t>
            </w:r>
          </w:p>
        </w:tc>
      </w:tr>
      <w:tr w:rsidR="005D7272" w:rsidRPr="00ED739B" ns2:paraId="00010374" ns2:textId="77777777" w:rsidTr="009206CA">
        <w:tc>
          <w:tcPr>
            <w:tcW w:w="9005" w:type="dxa"/>
            <w:gridSpan w:val="6"/>
            <w:tcBorders>
              <w:top w:val="single" w:sz="4" w:space="0" w:color="auto"/>
              <w:left w:val="single" w:sz="4" w:space="0" w:color="auto"/>
              <w:bottom w:val="single" w:sz="4" w:space="0" w:color="auto"/>
              <w:right w:val="single" w:sz="4" w:space="0" w:color="auto"/>
            </w:tcBorders>
          </w:tcPr>
          <w:p ns2:paraId="6FADF79C" ns2:textId="77777777" w:rsidR="005D7272" w:rsidRPr="006F4092" w:rsidRDefault="005D7272" w:rsidP="0098294A">
            <w:pPr>
              <w:spacing w:after="60" w:line="276" w:lineRule="auto"/>
              <w:rPr>
                <w:bCs/>
                <w:kern w:val="32"/>
                <w:sz w:val="18"/>
                <w:szCs w:val="18"/>
              </w:rPr>
            </w:pPr>
            <w:r>
              <w:rPr>
                <w:b/>
                <w:bCs/>
                <w:kern w:val="32"/>
                <w:sz w:val="18"/>
                <w:szCs w:val="18"/>
              </w:rPr>
              <w:t>sac-TMT</w:t>
            </w:r>
          </w:p>
        </w:tc>
      </w:tr>
      <w:tr w:rsidR="005D7272" w:rsidRPr="00BE7E43" ns2:paraId="30FBC545" ns2:textId="77777777" w:rsidTr="009206CA">
        <w:tc>
          <w:tcPr>
            <w:tcW w:w="2160" w:type="dxa"/>
            <w:tcBorders>
              <w:top w:val="single" w:sz="4" w:space="0" w:color="auto"/>
              <w:left w:val="single" w:sz="4" w:space="0" w:color="auto"/>
              <w:bottom w:val="single" w:sz="4" w:space="0" w:color="auto"/>
              <w:right w:val="single" w:sz="4" w:space="0" w:color="auto"/>
            </w:tcBorders>
          </w:tcPr>
          <w:p ns2:paraId="41EE1C48" ns2:textId="77777777" w:rsidR="005D7272" w:rsidRPr="00ED739B" w:rsidRDefault="005D7272" w:rsidP="0098294A">
            <w:pPr>
              <w:spacing w:after="60"/>
              <w:ind w:left="162" w:hanging="180"/>
              <w:rPr>
                <w:bCs/>
                <w:kern w:val="32"/>
                <w:sz w:val="18"/>
                <w:szCs w:val="18"/>
              </w:rPr>
            </w:pPr>
            <w:r>
              <w:rPr>
                <w:bCs/>
                <w:kern w:val="32"/>
                <w:sz w:val="18"/>
                <w:szCs w:val="18"/>
              </w:rPr>
              <w:tab/>
              <w:t>Immunohistochemistry</w:t>
            </w:r>
          </w:p>
        </w:tc>
        <w:tc>
          <w:tcPr>
            <w:tcW w:w="739" w:type="dxa"/>
            <w:tcBorders>
              <w:top w:val="single" w:sz="4" w:space="0" w:color="auto"/>
              <w:left w:val="single" w:sz="4" w:space="0" w:color="auto"/>
              <w:bottom w:val="single" w:sz="4" w:space="0" w:color="auto"/>
              <w:right w:val="single" w:sz="4" w:space="0" w:color="auto"/>
            </w:tcBorders>
          </w:tcPr>
          <w:p ns2:paraId="66BFD743" ns2:textId="06CEC250" w:rsidR="005D7272" w:rsidRDefault="005D7272" w:rsidP="0098294A">
            <w:pPr>
              <w:spacing w:after="60"/>
              <w:rPr>
                <w:bCs/>
                <w:kern w:val="32"/>
                <w:sz w:val="18"/>
                <w:szCs w:val="18"/>
              </w:rPr>
            </w:pPr>
            <w:r>
              <w:rPr>
                <w:bCs/>
                <w:kern w:val="32"/>
                <w:sz w:val="18"/>
                <w:szCs w:val="18"/>
              </w:rPr>
              <w:t>Ex vivo</w:t>
            </w:r>
          </w:p>
        </w:tc>
        <w:tc>
          <w:tcPr>
            <w:tcW w:w="1167" w:type="dxa"/>
            <w:tcBorders>
              <w:top w:val="single" w:sz="4" w:space="0" w:color="auto"/>
              <w:left w:val="single" w:sz="4" w:space="0" w:color="auto"/>
              <w:bottom w:val="single" w:sz="4" w:space="0" w:color="auto"/>
              <w:right w:val="single" w:sz="4" w:space="0" w:color="auto"/>
            </w:tcBorders>
          </w:tcPr>
          <w:p ns2:paraId="68B21CA0" ns2:textId="018242A3" w:rsidR="005D7272" w:rsidRDefault="005D7272" w:rsidP="0098294A">
            <w:pPr>
              <w:spacing w:after="60"/>
              <w:rPr>
                <w:bCs/>
                <w:kern w:val="32"/>
                <w:sz w:val="18"/>
                <w:szCs w:val="18"/>
              </w:rPr>
            </w:pPr>
            <w:r>
              <w:rPr>
                <w:bCs/>
                <w:kern w:val="32"/>
                <w:sz w:val="18"/>
                <w:szCs w:val="18"/>
              </w:rPr>
              <w:t>Monkey / Cynomolgus Liver and Kidney</w:t>
            </w:r>
            <w:r w:rsidR="00030C93">
              <w:rPr>
                <w:bCs/>
                <w:kern w:val="32"/>
                <w:sz w:val="18"/>
                <w:szCs w:val="18"/>
              </w:rPr>
              <w:t xml:space="preserve"> Tissue</w:t>
            </w:r>
          </w:p>
        </w:tc>
        <w:tc>
          <w:tcPr>
            <w:tcW w:w="1796" w:type="dxa"/>
            <w:tcBorders>
              <w:top w:val="single" w:sz="4" w:space="0" w:color="auto"/>
              <w:left w:val="single" w:sz="4" w:space="0" w:color="auto"/>
              <w:bottom w:val="single" w:sz="4" w:space="0" w:color="auto"/>
              <w:right w:val="single" w:sz="4" w:space="0" w:color="auto"/>
            </w:tcBorders>
          </w:tcPr>
          <w:p ns2:paraId="14010690" ns2:textId="77777777" w:rsidR="005D7272" w:rsidRPr="00511DE2" w:rsidRDefault="005D7272" w:rsidP="0098294A">
            <w:pPr>
              <w:spacing w:after="60"/>
              <w:rPr>
                <w:bCs/>
                <w:kern w:val="32"/>
                <w:sz w:val="18"/>
                <w:szCs w:val="18"/>
              </w:rPr>
            </w:pPr>
            <w:r>
              <w:rPr>
                <w:bCs/>
                <w:kern w:val="32"/>
                <w:sz w:val="18"/>
                <w:szCs w:val="18"/>
              </w:rPr>
              <w:t>NA</w:t>
            </w:r>
          </w:p>
        </w:tc>
        <w:tc>
          <w:tcPr>
            <w:tcW w:w="1437" w:type="dxa"/>
            <w:tcBorders>
              <w:top w:val="single" w:sz="4" w:space="0" w:color="auto"/>
              <w:left w:val="single" w:sz="4" w:space="0" w:color="auto"/>
              <w:bottom w:val="single" w:sz="4" w:space="0" w:color="auto"/>
              <w:right w:val="single" w:sz="4" w:space="0" w:color="auto"/>
            </w:tcBorders>
          </w:tcPr>
          <w:p ns2:paraId="06656D07" ns2:textId="77777777" w:rsidR="005D7272" w:rsidRDefault="005D7272" w:rsidP="0098294A">
            <w:pPr>
              <w:spacing w:after="60"/>
              <w:jc w:val="center"/>
              <w:rPr>
                <w:sz w:val="18"/>
                <w:szCs w:val="18"/>
              </w:rPr>
            </w:pPr>
            <w:r>
              <w:rPr>
                <w:sz w:val="18"/>
                <w:szCs w:val="18"/>
              </w:rPr>
              <w:t>NA</w:t>
            </w:r>
          </w:p>
        </w:tc>
        <w:tc>
          <w:tcPr>
            <w:tcW w:w="1706" w:type="dxa"/>
            <w:tcBorders>
              <w:top w:val="single" w:sz="4" w:space="0" w:color="auto"/>
              <w:left w:val="single" w:sz="4" w:space="0" w:color="auto"/>
              <w:bottom w:val="single" w:sz="4" w:space="0" w:color="auto"/>
              <w:right w:val="single" w:sz="4" w:space="0" w:color="auto"/>
            </w:tcBorders>
          </w:tcPr>
          <w:p ns2:paraId="7C14472F" ns2:textId="7DFAAC1C" w:rsidR="005D7272" w:rsidRPr="008F27A8" w:rsidRDefault="005D7272" w:rsidP="0098294A">
            <w:pPr>
              <w:spacing w:after="60" w:line="276" w:lineRule="auto"/>
              <w:rPr>
                <w:kern w:val="32"/>
                <w:sz w:val="18"/>
                <w:szCs w:val="18"/>
                <w:lang w:val="it-IT"/>
              </w:rPr>
            </w:pPr>
            <w:r w:rsidRPr="008F27A8">
              <w:rPr>
                <w:kern w:val="32"/>
                <w:sz w:val="18"/>
                <w:szCs w:val="18"/>
                <w:lang w:val="it-IT"/>
              </w:rPr>
              <w:t>TT #</w:t>
            </w:r>
            <w:r w:rsidR="00BD7F64" w:rsidRPr="008F27A8">
              <w:rPr>
                <w:kern w:val="32"/>
                <w:sz w:val="18"/>
                <w:szCs w:val="18"/>
                <w:lang w:val="it-IT"/>
              </w:rPr>
              <w:t>23-7822</w:t>
            </w:r>
            <w:r w:rsidRPr="008F27A8">
              <w:rPr>
                <w:kern w:val="32"/>
                <w:sz w:val="18"/>
                <w:szCs w:val="18"/>
                <w:lang w:val="it-IT"/>
              </w:rPr>
              <w:t xml:space="preserve"> /</w:t>
            </w:r>
            <w:r w:rsidRPr="008F27A8">
              <w:rPr>
                <w:kern w:val="32"/>
                <w:sz w:val="18"/>
                <w:szCs w:val="18"/>
                <w:lang w:val="it-IT"/>
              </w:rPr>
              <w:br/>
              <w:t>A264-TXD-2303</w:t>
            </w:r>
            <w:r w:rsidRPr="008F27A8">
              <w:rPr>
                <w:kern w:val="32"/>
                <w:sz w:val="18"/>
                <w:szCs w:val="18"/>
                <w:lang w:val="it-IT"/>
              </w:rPr>
              <w:br/>
              <w:t>(non-GLP)</w:t>
            </w:r>
          </w:p>
        </w:tc>
      </w:tr>
      <w:tr w:rsidR="00917A40" w:rsidRPr="00ED739B" ns2:paraId="70473ADA" ns2:textId="77777777" w:rsidTr="006C61E7">
        <w:tc>
          <w:tcPr>
            <w:tcW w:w="9005" w:type="dxa"/>
            <w:gridSpan w:val="6"/>
            <w:tcBorders>
              <w:top w:val="single" w:sz="4" w:space="0" w:color="auto"/>
              <w:left w:val="single" w:sz="4" w:space="0" w:color="auto"/>
              <w:bottom w:val="single" w:sz="4" w:space="0" w:color="auto"/>
              <w:right w:val="single" w:sz="4" w:space="0" w:color="auto"/>
            </w:tcBorders>
          </w:tcPr>
          <w:p ns2:paraId="2483D320" ns2:textId="77777777" w:rsidR="00917A40" w:rsidRPr="00FA7CEF" w:rsidRDefault="00917A40" w:rsidP="006C61E7">
            <w:pPr>
              <w:spacing w:after="60" w:line="276" w:lineRule="auto"/>
              <w:rPr>
                <w:bCs/>
                <w:kern w:val="32"/>
                <w:sz w:val="18"/>
                <w:szCs w:val="18"/>
              </w:rPr>
            </w:pPr>
            <w:r>
              <w:rPr>
                <w:b/>
                <w:bCs/>
                <w:kern w:val="32"/>
                <w:sz w:val="18"/>
                <w:szCs w:val="18"/>
              </w:rPr>
              <w:t>Other Studies</w:t>
            </w:r>
          </w:p>
        </w:tc>
      </w:tr>
      <w:tr w:rsidR="005D7272" w:rsidRPr="00ED739B" ns2:paraId="30A8D447" ns2:textId="77777777" w:rsidTr="009206CA">
        <w:tc>
          <w:tcPr>
            <w:tcW w:w="9005" w:type="dxa"/>
            <w:gridSpan w:val="6"/>
            <w:tcBorders>
              <w:top w:val="single" w:sz="4" w:space="0" w:color="auto"/>
              <w:left w:val="single" w:sz="4" w:space="0" w:color="auto"/>
              <w:bottom w:val="single" w:sz="4" w:space="0" w:color="auto"/>
              <w:right w:val="single" w:sz="4" w:space="0" w:color="auto"/>
            </w:tcBorders>
          </w:tcPr>
          <w:p ns2:paraId="74B72239" ns2:textId="38AE1884" w:rsidR="005D7272" w:rsidRPr="00FA7CEF" w:rsidRDefault="005D7272" w:rsidP="0098294A">
            <w:pPr>
              <w:spacing w:after="60" w:line="276" w:lineRule="auto"/>
              <w:rPr>
                <w:bCs/>
                <w:kern w:val="32"/>
                <w:sz w:val="18"/>
                <w:szCs w:val="18"/>
              </w:rPr>
            </w:pPr>
            <w:r>
              <w:rPr>
                <w:b/>
                <w:bCs/>
                <w:kern w:val="32"/>
                <w:sz w:val="18"/>
                <w:szCs w:val="18"/>
              </w:rPr>
              <w:t>Phototoxicity</w:t>
            </w:r>
          </w:p>
        </w:tc>
      </w:tr>
      <w:tr w:rsidR="0043270E" w:rsidRPr="00ED739B" ns2:paraId="6733EFC1" ns2:textId="77777777" w:rsidTr="0043270E">
        <w:tc>
          <w:tcPr>
            <w:tcW w:w="9005" w:type="dxa"/>
            <w:gridSpan w:val="6"/>
            <w:tcBorders>
              <w:top w:val="single" w:sz="4" w:space="0" w:color="auto"/>
              <w:left w:val="single" w:sz="4" w:space="0" w:color="auto"/>
              <w:bottom w:val="single" w:sz="4" w:space="0" w:color="auto"/>
              <w:right w:val="single" w:sz="4" w:space="0" w:color="auto"/>
            </w:tcBorders>
          </w:tcPr>
          <w:p ns2:paraId="1DE7F879" ns2:textId="77777777" w:rsidR="0043270E" w:rsidRPr="00981B57" w:rsidRDefault="0043270E">
            <w:pPr>
              <w:spacing w:after="60" w:line="276" w:lineRule="auto"/>
              <w:rPr>
                <w:b/>
                <w:kern w:val="32"/>
                <w:sz w:val="18"/>
                <w:szCs w:val="18"/>
              </w:rPr>
            </w:pPr>
            <w:r w:rsidRPr="00981B57">
              <w:rPr>
                <w:b/>
                <w:kern w:val="32"/>
                <w:sz w:val="18"/>
                <w:szCs w:val="18"/>
              </w:rPr>
              <w:t>KL</w:t>
            </w:r>
            <w:r>
              <w:rPr>
                <w:b/>
                <w:kern w:val="32"/>
                <w:sz w:val="18"/>
                <w:szCs w:val="18"/>
              </w:rPr>
              <w:t>610023</w:t>
            </w:r>
            <w:r w:rsidRPr="00322615">
              <w:rPr>
                <w:b/>
                <w:kern w:val="32"/>
                <w:sz w:val="18"/>
                <w:szCs w:val="18"/>
                <w:vertAlign w:val="superscript"/>
              </w:rPr>
              <w:t>b</w:t>
            </w:r>
            <w:r>
              <w:rPr>
                <w:b/>
                <w:kern w:val="32"/>
                <w:sz w:val="18"/>
                <w:szCs w:val="18"/>
              </w:rPr>
              <w:t xml:space="preserve"> and KL</w:t>
            </w:r>
            <w:r w:rsidRPr="00981B57">
              <w:rPr>
                <w:b/>
                <w:kern w:val="32"/>
                <w:sz w:val="18"/>
                <w:szCs w:val="18"/>
              </w:rPr>
              <w:t>610091</w:t>
            </w:r>
            <w:r w:rsidRPr="00981B57">
              <w:rPr>
                <w:b/>
                <w:kern w:val="32"/>
                <w:sz w:val="18"/>
                <w:szCs w:val="18"/>
                <w:vertAlign w:val="superscript"/>
              </w:rPr>
              <w:t>c</w:t>
            </w:r>
          </w:p>
        </w:tc>
      </w:tr>
      <w:bookmarkEnd w:id="128"/>
      <w:tr w:rsidR="0043270E" w:rsidRPr="009016ED" ns2:paraId="15DF92F8" ns2:textId="77777777" w:rsidTr="00B24627">
        <w:tc>
          <w:tcPr>
            <w:tcW w:w="2160" w:type="dxa"/>
            <w:tcBorders>
              <w:top w:val="single" w:sz="4" w:space="0" w:color="auto"/>
              <w:left w:val="single" w:sz="4" w:space="0" w:color="auto"/>
              <w:bottom w:val="single" w:sz="4" w:space="0" w:color="auto"/>
              <w:right w:val="single" w:sz="4" w:space="0" w:color="auto"/>
            </w:tcBorders>
          </w:tcPr>
          <w:p ns2:paraId="4E81A8FD" ns2:textId="77777777" w:rsidR="0043270E" w:rsidRPr="00ED739B" w:rsidRDefault="0043270E">
            <w:pPr>
              <w:spacing w:after="60"/>
              <w:ind w:left="162" w:hanging="180"/>
              <w:rPr>
                <w:bCs/>
                <w:kern w:val="32"/>
                <w:sz w:val="18"/>
                <w:szCs w:val="18"/>
              </w:rPr>
            </w:pPr>
            <w:r>
              <w:rPr>
                <w:bCs/>
                <w:kern w:val="32"/>
                <w:sz w:val="18"/>
                <w:szCs w:val="18"/>
              </w:rPr>
              <w:tab/>
              <w:t>Phototoxicity</w:t>
            </w:r>
          </w:p>
        </w:tc>
        <w:tc>
          <w:tcPr>
            <w:tcW w:w="739" w:type="dxa"/>
            <w:tcBorders>
              <w:top w:val="single" w:sz="4" w:space="0" w:color="auto"/>
              <w:left w:val="single" w:sz="4" w:space="0" w:color="auto"/>
              <w:bottom w:val="single" w:sz="4" w:space="0" w:color="auto"/>
              <w:right w:val="single" w:sz="4" w:space="0" w:color="auto"/>
            </w:tcBorders>
          </w:tcPr>
          <w:p ns2:paraId="5F3CBEA3" ns2:textId="77777777" w:rsidR="0043270E" w:rsidRPr="00ED739B" w:rsidRDefault="0043270E">
            <w:pPr>
              <w:spacing w:after="60"/>
              <w:rPr>
                <w:bCs/>
                <w:kern w:val="32"/>
                <w:sz w:val="18"/>
                <w:szCs w:val="18"/>
              </w:rPr>
            </w:pPr>
            <w:r>
              <w:rPr>
                <w:bCs/>
                <w:kern w:val="32"/>
                <w:sz w:val="18"/>
                <w:szCs w:val="18"/>
              </w:rPr>
              <w:t>In vitro</w:t>
            </w:r>
          </w:p>
        </w:tc>
        <w:tc>
          <w:tcPr>
            <w:tcW w:w="1167" w:type="dxa"/>
            <w:tcBorders>
              <w:top w:val="single" w:sz="4" w:space="0" w:color="auto"/>
              <w:left w:val="single" w:sz="4" w:space="0" w:color="auto"/>
              <w:bottom w:val="single" w:sz="4" w:space="0" w:color="auto"/>
              <w:right w:val="single" w:sz="4" w:space="0" w:color="auto"/>
            </w:tcBorders>
          </w:tcPr>
          <w:p ns2:paraId="386A4D0E" ns2:textId="77777777" w:rsidR="0043270E" w:rsidRPr="00ED739B" w:rsidRDefault="0043270E">
            <w:pPr>
              <w:spacing w:after="60"/>
              <w:rPr>
                <w:bCs/>
                <w:kern w:val="32"/>
                <w:sz w:val="18"/>
                <w:szCs w:val="18"/>
              </w:rPr>
            </w:pPr>
            <w:r>
              <w:rPr>
                <w:bCs/>
                <w:kern w:val="32"/>
                <w:sz w:val="18"/>
                <w:szCs w:val="18"/>
              </w:rPr>
              <w:t>BALB/3T3 clone A31 (3T3) Cells</w:t>
            </w:r>
          </w:p>
        </w:tc>
        <w:tc>
          <w:tcPr>
            <w:tcW w:w="1796" w:type="dxa"/>
            <w:tcBorders>
              <w:top w:val="single" w:sz="4" w:space="0" w:color="auto"/>
              <w:left w:val="single" w:sz="4" w:space="0" w:color="auto"/>
              <w:bottom w:val="single" w:sz="4" w:space="0" w:color="auto"/>
              <w:right w:val="single" w:sz="4" w:space="0" w:color="auto"/>
            </w:tcBorders>
          </w:tcPr>
          <w:p ns2:paraId="611AE3C2" ns2:textId="77777777" w:rsidR="0043270E" w:rsidRDefault="0043270E">
            <w:pPr>
              <w:spacing w:after="60"/>
              <w:rPr>
                <w:bCs/>
                <w:kern w:val="32"/>
                <w:sz w:val="18"/>
                <w:szCs w:val="18"/>
              </w:rPr>
            </w:pPr>
            <w:r>
              <w:rPr>
                <w:bCs/>
                <w:kern w:val="32"/>
                <w:sz w:val="18"/>
                <w:szCs w:val="18"/>
              </w:rPr>
              <w:t>0,</w:t>
            </w:r>
            <w:r>
              <w:rPr>
                <w:bCs/>
                <w:kern w:val="32"/>
                <w:sz w:val="18"/>
                <w:szCs w:val="18"/>
              </w:rPr>
              <w:br/>
              <w:t>KL610023:</w:t>
            </w:r>
            <w:r>
              <w:rPr>
                <w:bCs/>
                <w:kern w:val="32"/>
                <w:sz w:val="18"/>
                <w:szCs w:val="18"/>
              </w:rPr>
              <w:br/>
              <w:t>0.016 to 50 µg/mL</w:t>
            </w:r>
          </w:p>
          <w:p ns2:paraId="5FA062DD" ns2:textId="77777777" w:rsidR="0043270E" w:rsidRPr="00012AA5" w:rsidRDefault="0043270E">
            <w:pPr>
              <w:spacing w:after="60" w:line="276" w:lineRule="auto"/>
              <w:rPr>
                <w:bCs/>
                <w:kern w:val="32"/>
                <w:sz w:val="18"/>
                <w:szCs w:val="18"/>
              </w:rPr>
            </w:pPr>
            <w:r>
              <w:rPr>
                <w:bCs/>
                <w:kern w:val="32"/>
                <w:sz w:val="18"/>
                <w:szCs w:val="18"/>
              </w:rPr>
              <w:t>KL610091:</w:t>
            </w:r>
            <w:r>
              <w:rPr>
                <w:bCs/>
                <w:kern w:val="32"/>
                <w:sz w:val="18"/>
                <w:szCs w:val="18"/>
              </w:rPr>
              <w:br/>
              <w:t>0.159 to 500 µg/mL</w:t>
            </w:r>
          </w:p>
        </w:tc>
        <w:tc>
          <w:tcPr>
            <w:tcW w:w="1437" w:type="dxa"/>
            <w:tcBorders>
              <w:top w:val="single" w:sz="4" w:space="0" w:color="auto"/>
              <w:left w:val="single" w:sz="4" w:space="0" w:color="auto"/>
              <w:bottom w:val="single" w:sz="4" w:space="0" w:color="auto"/>
              <w:right w:val="single" w:sz="4" w:space="0" w:color="auto"/>
            </w:tcBorders>
          </w:tcPr>
          <w:p ns2:paraId="26FDACE0" ns2:textId="77777777" w:rsidR="0043270E" w:rsidRPr="00ED739B" w:rsidRDefault="0043270E">
            <w:pPr>
              <w:spacing w:after="60"/>
              <w:jc w:val="center"/>
              <w:rPr>
                <w:sz w:val="18"/>
                <w:szCs w:val="18"/>
              </w:rPr>
            </w:pPr>
            <w:r>
              <w:rPr>
                <w:sz w:val="18"/>
                <w:szCs w:val="18"/>
              </w:rPr>
              <w:t>NA</w:t>
            </w:r>
          </w:p>
        </w:tc>
        <w:tc>
          <w:tcPr>
            <w:tcW w:w="1706" w:type="dxa"/>
            <w:tcBorders>
              <w:top w:val="single" w:sz="4" w:space="0" w:color="auto"/>
              <w:left w:val="single" w:sz="4" w:space="0" w:color="auto"/>
              <w:bottom w:val="single" w:sz="4" w:space="0" w:color="auto"/>
              <w:right w:val="single" w:sz="4" w:space="0" w:color="auto"/>
            </w:tcBorders>
          </w:tcPr>
          <w:p ns2:paraId="6CDDD920" ns2:textId="77777777" w:rsidR="0043270E" w:rsidRPr="00AF2A4A" w:rsidRDefault="0043270E">
            <w:pPr>
              <w:spacing w:after="60" w:line="276" w:lineRule="auto"/>
              <w:rPr>
                <w:bCs/>
                <w:kern w:val="32"/>
                <w:sz w:val="18"/>
                <w:szCs w:val="18"/>
                <w:lang w:val="es-ES"/>
              </w:rPr>
            </w:pPr>
            <w:r w:rsidRPr="00AF2A4A">
              <w:rPr>
                <w:bCs/>
                <w:kern w:val="32"/>
                <w:sz w:val="18"/>
                <w:szCs w:val="18"/>
                <w:lang w:val="es-ES"/>
              </w:rPr>
              <w:t xml:space="preserve">TT #22-7811 / </w:t>
            </w:r>
            <w:r w:rsidRPr="00AF2A4A">
              <w:rPr>
                <w:bCs/>
                <w:kern w:val="32"/>
                <w:sz w:val="18"/>
                <w:szCs w:val="18"/>
                <w:lang w:val="es-ES"/>
              </w:rPr>
              <w:br/>
              <w:t>A2022157-E072-01 (Non-GLP)</w:t>
            </w:r>
          </w:p>
        </w:tc>
      </w:tr>
      <w:tr w:rsidR="0043270E" w:rsidRPr="00ED739B" ns2:paraId="0D75914D" ns2:textId="77777777" w:rsidTr="0043270E">
        <w:tc>
          <w:tcPr>
            <w:tcW w:w="9005" w:type="dxa"/>
            <w:gridSpan w:val="6"/>
            <w:tcBorders>
              <w:top w:val="single" w:sz="4" w:space="0" w:color="auto"/>
              <w:left w:val="single" w:sz="4" w:space="0" w:color="auto"/>
              <w:bottom w:val="single" w:sz="4" w:space="0" w:color="auto"/>
              <w:right w:val="single" w:sz="4" w:space="0" w:color="auto"/>
            </w:tcBorders>
          </w:tcPr>
          <w:p ns2:paraId="3D15EEC3" ns2:textId="77777777" w:rsidR="0043270E" w:rsidRPr="00FA7CEF" w:rsidRDefault="0043270E">
            <w:pPr>
              <w:keepNext/>
              <w:spacing w:after="60" w:line="276" w:lineRule="auto"/>
              <w:rPr>
                <w:b/>
                <w:bCs/>
                <w:kern w:val="32"/>
                <w:sz w:val="18"/>
                <w:szCs w:val="18"/>
              </w:rPr>
            </w:pPr>
            <w:r w:rsidRPr="00FA7CEF">
              <w:rPr>
                <w:b/>
                <w:bCs/>
                <w:kern w:val="32"/>
                <w:sz w:val="18"/>
                <w:szCs w:val="18"/>
              </w:rPr>
              <w:t>KL610143</w:t>
            </w:r>
            <w:r w:rsidRPr="0045030A">
              <w:rPr>
                <w:kern w:val="32"/>
                <w:sz w:val="18"/>
                <w:szCs w:val="18"/>
                <w:vertAlign w:val="superscript"/>
              </w:rPr>
              <w:t>a</w:t>
            </w:r>
          </w:p>
        </w:tc>
      </w:tr>
      <w:tr w:rsidR="0043270E" w:rsidRPr="00ED739B" ns2:paraId="26CCC3D7" ns2:textId="77777777" w:rsidTr="00B24627">
        <w:tc>
          <w:tcPr>
            <w:tcW w:w="2160" w:type="dxa"/>
            <w:tcBorders>
              <w:top w:val="single" w:sz="4" w:space="0" w:color="auto"/>
              <w:left w:val="single" w:sz="4" w:space="0" w:color="auto"/>
              <w:bottom w:val="single" w:sz="4" w:space="0" w:color="auto"/>
              <w:right w:val="single" w:sz="4" w:space="0" w:color="auto"/>
            </w:tcBorders>
          </w:tcPr>
          <w:p ns2:paraId="7253DE02" ns2:textId="77777777" w:rsidR="0043270E" w:rsidRPr="006E1EFB" w:rsidRDefault="0043270E">
            <w:pPr>
              <w:spacing w:after="60"/>
              <w:ind w:left="162" w:hanging="180"/>
              <w:rPr>
                <w:b/>
                <w:kern w:val="32"/>
                <w:sz w:val="18"/>
                <w:szCs w:val="18"/>
              </w:rPr>
            </w:pPr>
            <w:r w:rsidRPr="006E1EFB">
              <w:rPr>
                <w:b/>
                <w:kern w:val="32"/>
                <w:sz w:val="18"/>
                <w:szCs w:val="18"/>
              </w:rPr>
              <w:tab/>
              <w:t>Phototoxicity</w:t>
            </w:r>
          </w:p>
        </w:tc>
        <w:tc>
          <w:tcPr>
            <w:tcW w:w="739" w:type="dxa"/>
            <w:tcBorders>
              <w:top w:val="single" w:sz="4" w:space="0" w:color="auto"/>
              <w:left w:val="single" w:sz="4" w:space="0" w:color="auto"/>
              <w:bottom w:val="single" w:sz="4" w:space="0" w:color="auto"/>
              <w:right w:val="single" w:sz="4" w:space="0" w:color="auto"/>
            </w:tcBorders>
          </w:tcPr>
          <w:p ns2:paraId="1678E4EC" ns2:textId="77777777" w:rsidR="0043270E" w:rsidRPr="006E1EFB" w:rsidRDefault="0043270E">
            <w:pPr>
              <w:spacing w:after="60"/>
              <w:rPr>
                <w:b/>
                <w:kern w:val="32"/>
                <w:sz w:val="18"/>
                <w:szCs w:val="18"/>
              </w:rPr>
            </w:pPr>
            <w:r w:rsidRPr="006E1EFB">
              <w:rPr>
                <w:b/>
                <w:kern w:val="32"/>
                <w:sz w:val="18"/>
                <w:szCs w:val="18"/>
              </w:rPr>
              <w:t>IV</w:t>
            </w:r>
          </w:p>
        </w:tc>
        <w:tc>
          <w:tcPr>
            <w:tcW w:w="1167" w:type="dxa"/>
            <w:tcBorders>
              <w:top w:val="single" w:sz="4" w:space="0" w:color="auto"/>
              <w:left w:val="single" w:sz="4" w:space="0" w:color="auto"/>
              <w:bottom w:val="single" w:sz="4" w:space="0" w:color="auto"/>
              <w:right w:val="single" w:sz="4" w:space="0" w:color="auto"/>
            </w:tcBorders>
          </w:tcPr>
          <w:p ns2:paraId="36F2DE51" ns2:textId="06CBA80C" w:rsidR="0043270E" w:rsidRPr="006E1EFB" w:rsidRDefault="0043270E">
            <w:pPr>
              <w:spacing w:after="60"/>
              <w:rPr>
                <w:b/>
                <w:kern w:val="32"/>
                <w:sz w:val="18"/>
                <w:szCs w:val="18"/>
              </w:rPr>
            </w:pPr>
            <w:r w:rsidRPr="006E1EFB">
              <w:rPr>
                <w:b/>
                <w:kern w:val="32"/>
                <w:sz w:val="18"/>
                <w:szCs w:val="18"/>
              </w:rPr>
              <w:t xml:space="preserve">Rat / </w:t>
            </w:r>
            <w:r w:rsidR="00A96E3E" w:rsidRPr="00A96E3E">
              <w:rPr>
                <w:b/>
                <w:kern w:val="32"/>
                <w:sz w:val="18"/>
                <w:szCs w:val="18"/>
              </w:rPr>
              <w:t>SD</w:t>
            </w:r>
          </w:p>
        </w:tc>
        <w:tc>
          <w:tcPr>
            <w:tcW w:w="1796" w:type="dxa"/>
            <w:tcBorders>
              <w:top w:val="single" w:sz="4" w:space="0" w:color="auto"/>
              <w:left w:val="single" w:sz="4" w:space="0" w:color="auto"/>
              <w:bottom w:val="single" w:sz="4" w:space="0" w:color="auto"/>
              <w:right w:val="single" w:sz="4" w:space="0" w:color="auto"/>
            </w:tcBorders>
          </w:tcPr>
          <w:p ns2:paraId="1E47A630" ns2:textId="77777777" w:rsidR="0043270E" w:rsidRPr="006E1EFB" w:rsidRDefault="0043270E">
            <w:pPr>
              <w:spacing w:after="60"/>
              <w:rPr>
                <w:b/>
                <w:kern w:val="32"/>
                <w:sz w:val="18"/>
                <w:szCs w:val="18"/>
              </w:rPr>
            </w:pPr>
            <w:r w:rsidRPr="006E1EFB">
              <w:rPr>
                <w:b/>
                <w:kern w:val="32"/>
                <w:sz w:val="18"/>
                <w:szCs w:val="18"/>
              </w:rPr>
              <w:t>0, 1.5, 15 mg/kg</w:t>
            </w:r>
          </w:p>
        </w:tc>
        <w:tc>
          <w:tcPr>
            <w:tcW w:w="1437" w:type="dxa"/>
            <w:tcBorders>
              <w:top w:val="single" w:sz="4" w:space="0" w:color="auto"/>
              <w:left w:val="single" w:sz="4" w:space="0" w:color="auto"/>
              <w:bottom w:val="single" w:sz="4" w:space="0" w:color="auto"/>
              <w:right w:val="single" w:sz="4" w:space="0" w:color="auto"/>
            </w:tcBorders>
          </w:tcPr>
          <w:p ns2:paraId="3DBF5455" ns2:textId="77777777" w:rsidR="0043270E" w:rsidRPr="006E1EFB" w:rsidRDefault="0043270E">
            <w:pPr>
              <w:spacing w:after="60"/>
              <w:jc w:val="center"/>
              <w:rPr>
                <w:b/>
                <w:sz w:val="18"/>
                <w:szCs w:val="18"/>
              </w:rPr>
            </w:pPr>
            <w:r w:rsidRPr="006E1EFB">
              <w:rPr>
                <w:b/>
                <w:sz w:val="18"/>
                <w:szCs w:val="18"/>
              </w:rPr>
              <w:t>NA</w:t>
            </w:r>
          </w:p>
        </w:tc>
        <w:tc>
          <w:tcPr>
            <w:tcW w:w="1706" w:type="dxa"/>
            <w:tcBorders>
              <w:top w:val="single" w:sz="4" w:space="0" w:color="auto"/>
              <w:left w:val="single" w:sz="4" w:space="0" w:color="auto"/>
              <w:bottom w:val="single" w:sz="4" w:space="0" w:color="auto"/>
              <w:right w:val="single" w:sz="4" w:space="0" w:color="auto"/>
            </w:tcBorders>
          </w:tcPr>
          <w:p ns2:paraId="701312FF" ns2:textId="77777777" w:rsidR="0043270E" w:rsidRPr="006E1EFB" w:rsidRDefault="0043270E">
            <w:pPr>
              <w:spacing w:after="60" w:line="276" w:lineRule="auto"/>
              <w:rPr>
                <w:b/>
                <w:kern w:val="32"/>
                <w:sz w:val="18"/>
                <w:szCs w:val="18"/>
              </w:rPr>
            </w:pPr>
            <w:r w:rsidRPr="006E1EFB">
              <w:rPr>
                <w:b/>
                <w:kern w:val="32"/>
                <w:sz w:val="18"/>
                <w:szCs w:val="18"/>
              </w:rPr>
              <w:t xml:space="preserve">TT #23-7802 / </w:t>
            </w:r>
            <w:r w:rsidRPr="006E1EFB">
              <w:rPr>
                <w:b/>
                <w:kern w:val="32"/>
                <w:sz w:val="18"/>
                <w:szCs w:val="18"/>
              </w:rPr>
              <w:br/>
              <w:t>A2022157 T072 01 (GLP)</w:t>
            </w:r>
          </w:p>
        </w:tc>
      </w:tr>
      <w:tr w:rsidR="0043270E" w:rsidRPr="00ED739B" ns2:paraId="45631C2E" ns2:textId="77777777" w:rsidTr="0043270E">
        <w:tc>
          <w:tcPr>
            <w:tcW w:w="9005" w:type="dxa"/>
            <w:gridSpan w:val="6"/>
            <w:tcBorders>
              <w:top w:val="single" w:sz="4" w:space="0" w:color="auto"/>
              <w:left w:val="single" w:sz="4" w:space="0" w:color="auto"/>
              <w:bottom w:val="single" w:sz="4" w:space="0" w:color="auto"/>
              <w:right w:val="single" w:sz="4" w:space="0" w:color="auto"/>
            </w:tcBorders>
          </w:tcPr>
          <w:p ns2:paraId="1881C4AF" ns2:textId="4155543D" w:rsidR="0043270E" w:rsidRPr="006F4092" w:rsidRDefault="002B48B4">
            <w:pPr>
              <w:spacing w:after="60" w:line="276" w:lineRule="auto"/>
              <w:rPr>
                <w:bCs/>
                <w:kern w:val="32"/>
                <w:sz w:val="18"/>
                <w:szCs w:val="18"/>
              </w:rPr>
            </w:pPr>
            <w:r>
              <w:rPr>
                <w:b/>
                <w:bCs/>
                <w:kern w:val="32"/>
                <w:sz w:val="18"/>
                <w:szCs w:val="18"/>
              </w:rPr>
              <w:t>sac-TMT</w:t>
            </w:r>
          </w:p>
        </w:tc>
      </w:tr>
      <w:tr w:rsidR="0043270E" w:rsidRPr="00ED739B" ns2:paraId="2EC9FE79" ns2:textId="77777777" w:rsidTr="00B24627">
        <w:tc>
          <w:tcPr>
            <w:tcW w:w="2160" w:type="dxa"/>
            <w:tcBorders>
              <w:top w:val="single" w:sz="4" w:space="0" w:color="auto"/>
              <w:left w:val="single" w:sz="4" w:space="0" w:color="auto"/>
              <w:bottom w:val="single" w:sz="4" w:space="0" w:color="auto"/>
              <w:right w:val="single" w:sz="4" w:space="0" w:color="auto"/>
            </w:tcBorders>
          </w:tcPr>
          <w:p ns2:paraId="063CE9CE" ns2:textId="77777777" w:rsidR="0043270E" w:rsidRPr="00ED739B" w:rsidRDefault="0043270E">
            <w:pPr>
              <w:spacing w:after="60"/>
              <w:ind w:left="162" w:hanging="180"/>
              <w:rPr>
                <w:bCs/>
                <w:kern w:val="32"/>
                <w:sz w:val="18"/>
                <w:szCs w:val="18"/>
              </w:rPr>
            </w:pPr>
            <w:bookmarkStart w:id="129" w:name="_Hlk118961512"/>
            <w:r w:rsidRPr="00ED739B">
              <w:rPr>
                <w:bCs/>
                <w:kern w:val="32"/>
                <w:sz w:val="18"/>
                <w:szCs w:val="18"/>
              </w:rPr>
              <w:tab/>
            </w:r>
            <w:r>
              <w:rPr>
                <w:bCs/>
                <w:kern w:val="32"/>
                <w:sz w:val="18"/>
                <w:szCs w:val="18"/>
              </w:rPr>
              <w:t>Tissue Cross-Reactivity</w:t>
            </w:r>
          </w:p>
        </w:tc>
        <w:tc>
          <w:tcPr>
            <w:tcW w:w="739" w:type="dxa"/>
            <w:tcBorders>
              <w:top w:val="single" w:sz="4" w:space="0" w:color="auto"/>
              <w:left w:val="single" w:sz="4" w:space="0" w:color="auto"/>
              <w:bottom w:val="single" w:sz="4" w:space="0" w:color="auto"/>
              <w:right w:val="single" w:sz="4" w:space="0" w:color="auto"/>
            </w:tcBorders>
          </w:tcPr>
          <w:p ns2:paraId="69E2362F" ns2:textId="77777777" w:rsidR="0043270E" w:rsidRPr="00ED739B" w:rsidRDefault="0043270E">
            <w:pPr>
              <w:spacing w:after="60"/>
              <w:rPr>
                <w:bCs/>
                <w:kern w:val="32"/>
                <w:sz w:val="18"/>
                <w:szCs w:val="18"/>
              </w:rPr>
            </w:pPr>
            <w:r>
              <w:rPr>
                <w:bCs/>
                <w:kern w:val="32"/>
                <w:sz w:val="18"/>
                <w:szCs w:val="18"/>
              </w:rPr>
              <w:t>In vitro</w:t>
            </w:r>
          </w:p>
        </w:tc>
        <w:tc>
          <w:tcPr>
            <w:tcW w:w="1167" w:type="dxa"/>
            <w:tcBorders>
              <w:top w:val="single" w:sz="4" w:space="0" w:color="auto"/>
              <w:left w:val="single" w:sz="4" w:space="0" w:color="auto"/>
              <w:bottom w:val="single" w:sz="4" w:space="0" w:color="auto"/>
              <w:right w:val="single" w:sz="4" w:space="0" w:color="auto"/>
            </w:tcBorders>
          </w:tcPr>
          <w:p ns2:paraId="2645ABAD" ns2:textId="77777777" w:rsidR="0043270E" w:rsidRPr="00ED739B" w:rsidRDefault="0043270E">
            <w:pPr>
              <w:spacing w:after="60"/>
              <w:rPr>
                <w:bCs/>
                <w:kern w:val="32"/>
                <w:sz w:val="18"/>
                <w:szCs w:val="18"/>
              </w:rPr>
            </w:pPr>
            <w:r>
              <w:rPr>
                <w:bCs/>
                <w:kern w:val="32"/>
                <w:sz w:val="18"/>
                <w:szCs w:val="18"/>
              </w:rPr>
              <w:t>Human, Monkey, and Rat Tissue</w:t>
            </w:r>
          </w:p>
        </w:tc>
        <w:tc>
          <w:tcPr>
            <w:tcW w:w="1796" w:type="dxa"/>
            <w:tcBorders>
              <w:top w:val="single" w:sz="4" w:space="0" w:color="auto"/>
              <w:left w:val="single" w:sz="4" w:space="0" w:color="auto"/>
              <w:bottom w:val="single" w:sz="4" w:space="0" w:color="auto"/>
              <w:right w:val="single" w:sz="4" w:space="0" w:color="auto"/>
            </w:tcBorders>
          </w:tcPr>
          <w:p ns2:paraId="59D7D653" ns2:textId="77777777" w:rsidR="0043270E" w:rsidRPr="00ED739B" w:rsidRDefault="0043270E">
            <w:pPr>
              <w:spacing w:after="60"/>
              <w:rPr>
                <w:bCs/>
                <w:kern w:val="32"/>
                <w:sz w:val="18"/>
                <w:szCs w:val="18"/>
              </w:rPr>
            </w:pPr>
            <w:r>
              <w:rPr>
                <w:bCs/>
                <w:kern w:val="32"/>
                <w:sz w:val="18"/>
                <w:szCs w:val="18"/>
              </w:rPr>
              <w:t>0, 2.5, 25 µg/mL</w:t>
            </w:r>
          </w:p>
        </w:tc>
        <w:tc>
          <w:tcPr>
            <w:tcW w:w="1437" w:type="dxa"/>
            <w:tcBorders>
              <w:top w:val="single" w:sz="4" w:space="0" w:color="auto"/>
              <w:left w:val="single" w:sz="4" w:space="0" w:color="auto"/>
              <w:bottom w:val="single" w:sz="4" w:space="0" w:color="auto"/>
              <w:right w:val="single" w:sz="4" w:space="0" w:color="auto"/>
            </w:tcBorders>
          </w:tcPr>
          <w:p ns2:paraId="48461D1F" ns2:textId="77777777" w:rsidR="0043270E" w:rsidRPr="00ED739B" w:rsidRDefault="0043270E">
            <w:pPr>
              <w:spacing w:after="60"/>
              <w:jc w:val="center"/>
              <w:rPr>
                <w:sz w:val="18"/>
                <w:szCs w:val="18"/>
              </w:rPr>
            </w:pPr>
            <w:r>
              <w:rPr>
                <w:sz w:val="18"/>
                <w:szCs w:val="18"/>
              </w:rPr>
              <w:t>NA</w:t>
            </w:r>
          </w:p>
        </w:tc>
        <w:tc>
          <w:tcPr>
            <w:tcW w:w="1706" w:type="dxa"/>
            <w:tcBorders>
              <w:top w:val="single" w:sz="4" w:space="0" w:color="auto"/>
              <w:left w:val="single" w:sz="4" w:space="0" w:color="auto"/>
              <w:bottom w:val="single" w:sz="4" w:space="0" w:color="auto"/>
              <w:right w:val="single" w:sz="4" w:space="0" w:color="auto"/>
            </w:tcBorders>
          </w:tcPr>
          <w:p ns2:paraId="44D8087A" ns2:textId="77777777" w:rsidR="0043270E" w:rsidRPr="00FA7CEF" w:rsidRDefault="0043270E">
            <w:pPr>
              <w:spacing w:after="60" w:line="276" w:lineRule="auto"/>
              <w:rPr>
                <w:bCs/>
                <w:kern w:val="32"/>
                <w:sz w:val="18"/>
                <w:szCs w:val="18"/>
              </w:rPr>
            </w:pPr>
            <w:r w:rsidRPr="006F4092">
              <w:rPr>
                <w:bCs/>
                <w:kern w:val="32"/>
                <w:sz w:val="18"/>
                <w:szCs w:val="18"/>
              </w:rPr>
              <w:t xml:space="preserve">TT #19-7863 / </w:t>
            </w:r>
            <w:r w:rsidRPr="006F4092">
              <w:rPr>
                <w:bCs/>
                <w:kern w:val="32"/>
                <w:sz w:val="18"/>
                <w:szCs w:val="18"/>
              </w:rPr>
              <w:br/>
              <w:t xml:space="preserve">676-0002-IH </w:t>
            </w:r>
            <w:r>
              <w:rPr>
                <w:bCs/>
                <w:kern w:val="32"/>
                <w:sz w:val="18"/>
                <w:szCs w:val="18"/>
              </w:rPr>
              <w:br/>
            </w:r>
            <w:r w:rsidRPr="006F4092">
              <w:rPr>
                <w:bCs/>
                <w:kern w:val="32"/>
                <w:sz w:val="18"/>
                <w:szCs w:val="18"/>
              </w:rPr>
              <w:t>(GLP)</w:t>
            </w:r>
          </w:p>
        </w:tc>
      </w:tr>
      <w:tr w:rsidR="0043270E" w:rsidRPr="00ED739B" ns2:paraId="719849C3" ns2:textId="77777777" w:rsidTr="00B24627">
        <w:tc>
          <w:tcPr>
            <w:tcW w:w="2160" w:type="dxa"/>
            <w:tcBorders>
              <w:top w:val="single" w:sz="4" w:space="0" w:color="auto"/>
              <w:left w:val="single" w:sz="4" w:space="0" w:color="auto"/>
              <w:bottom w:val="single" w:sz="4" w:space="0" w:color="auto"/>
              <w:right w:val="single" w:sz="4" w:space="0" w:color="auto"/>
            </w:tcBorders>
          </w:tcPr>
          <w:p ns2:paraId="16342CBE" ns2:textId="77777777" w:rsidR="0043270E" w:rsidRPr="00ED739B" w:rsidRDefault="0043270E">
            <w:pPr>
              <w:spacing w:after="60"/>
              <w:ind w:left="162" w:hanging="180"/>
              <w:rPr>
                <w:bCs/>
                <w:kern w:val="32"/>
                <w:sz w:val="18"/>
                <w:szCs w:val="18"/>
              </w:rPr>
            </w:pPr>
            <w:r w:rsidRPr="00ED739B">
              <w:rPr>
                <w:bCs/>
                <w:kern w:val="32"/>
                <w:sz w:val="18"/>
                <w:szCs w:val="18"/>
              </w:rPr>
              <w:tab/>
            </w:r>
            <w:r>
              <w:rPr>
                <w:bCs/>
                <w:kern w:val="32"/>
                <w:sz w:val="18"/>
                <w:szCs w:val="18"/>
              </w:rPr>
              <w:t>Hemolysis Test</w:t>
            </w:r>
          </w:p>
        </w:tc>
        <w:tc>
          <w:tcPr>
            <w:tcW w:w="739" w:type="dxa"/>
            <w:tcBorders>
              <w:top w:val="single" w:sz="4" w:space="0" w:color="auto"/>
              <w:left w:val="single" w:sz="4" w:space="0" w:color="auto"/>
              <w:bottom w:val="single" w:sz="4" w:space="0" w:color="auto"/>
              <w:right w:val="single" w:sz="4" w:space="0" w:color="auto"/>
            </w:tcBorders>
          </w:tcPr>
          <w:p ns2:paraId="6AA5451F" ns2:textId="77777777" w:rsidR="0043270E" w:rsidRPr="00ED739B" w:rsidRDefault="0043270E">
            <w:pPr>
              <w:spacing w:after="60"/>
              <w:rPr>
                <w:bCs/>
                <w:kern w:val="32"/>
                <w:sz w:val="18"/>
                <w:szCs w:val="18"/>
              </w:rPr>
            </w:pPr>
            <w:r>
              <w:rPr>
                <w:bCs/>
                <w:kern w:val="32"/>
                <w:sz w:val="18"/>
                <w:szCs w:val="18"/>
              </w:rPr>
              <w:t>In vitro</w:t>
            </w:r>
          </w:p>
        </w:tc>
        <w:tc>
          <w:tcPr>
            <w:tcW w:w="1167" w:type="dxa"/>
            <w:tcBorders>
              <w:top w:val="single" w:sz="4" w:space="0" w:color="auto"/>
              <w:left w:val="single" w:sz="4" w:space="0" w:color="auto"/>
              <w:bottom w:val="single" w:sz="4" w:space="0" w:color="auto"/>
              <w:right w:val="single" w:sz="4" w:space="0" w:color="auto"/>
            </w:tcBorders>
          </w:tcPr>
          <w:p ns2:paraId="615996C5" ns2:textId="77777777" w:rsidR="0043270E" w:rsidRPr="00ED739B" w:rsidRDefault="0043270E">
            <w:pPr>
              <w:spacing w:after="60"/>
              <w:rPr>
                <w:bCs/>
                <w:kern w:val="32"/>
                <w:sz w:val="18"/>
                <w:szCs w:val="18"/>
              </w:rPr>
            </w:pPr>
            <w:r>
              <w:rPr>
                <w:bCs/>
                <w:kern w:val="32"/>
                <w:sz w:val="18"/>
                <w:szCs w:val="18"/>
              </w:rPr>
              <w:t>Rabbit Erythrocytes</w:t>
            </w:r>
          </w:p>
        </w:tc>
        <w:tc>
          <w:tcPr>
            <w:tcW w:w="1796" w:type="dxa"/>
            <w:tcBorders>
              <w:top w:val="single" w:sz="4" w:space="0" w:color="auto"/>
              <w:left w:val="single" w:sz="4" w:space="0" w:color="auto"/>
              <w:bottom w:val="single" w:sz="4" w:space="0" w:color="auto"/>
              <w:right w:val="single" w:sz="4" w:space="0" w:color="auto"/>
            </w:tcBorders>
          </w:tcPr>
          <w:p ns2:paraId="44F9DB9B" ns2:textId="77777777" w:rsidR="0043270E" w:rsidRPr="00ED739B" w:rsidRDefault="0043270E">
            <w:pPr>
              <w:spacing w:after="60"/>
              <w:rPr>
                <w:bCs/>
                <w:kern w:val="32"/>
                <w:sz w:val="18"/>
                <w:szCs w:val="18"/>
              </w:rPr>
            </w:pPr>
            <w:r w:rsidRPr="00E41E5D">
              <w:rPr>
                <w:bCs/>
                <w:kern w:val="32"/>
                <w:sz w:val="18"/>
                <w:szCs w:val="18"/>
              </w:rPr>
              <w:t xml:space="preserve">0, </w:t>
            </w:r>
            <w:r w:rsidRPr="00B36320">
              <w:rPr>
                <w:bCs/>
                <w:kern w:val="32"/>
                <w:sz w:val="18"/>
                <w:szCs w:val="18"/>
              </w:rPr>
              <w:t>0.16, 0.32, 0.48, 0.64, 0.8 mg/mL</w:t>
            </w:r>
          </w:p>
        </w:tc>
        <w:tc>
          <w:tcPr>
            <w:tcW w:w="1437" w:type="dxa"/>
            <w:tcBorders>
              <w:top w:val="single" w:sz="4" w:space="0" w:color="auto"/>
              <w:left w:val="single" w:sz="4" w:space="0" w:color="auto"/>
              <w:bottom w:val="single" w:sz="4" w:space="0" w:color="auto"/>
              <w:right w:val="single" w:sz="4" w:space="0" w:color="auto"/>
            </w:tcBorders>
          </w:tcPr>
          <w:p ns2:paraId="406AB38F" ns2:textId="77777777" w:rsidR="0043270E" w:rsidRPr="00ED739B" w:rsidRDefault="0043270E">
            <w:pPr>
              <w:spacing w:after="60"/>
              <w:jc w:val="center"/>
              <w:rPr>
                <w:sz w:val="18"/>
                <w:szCs w:val="18"/>
              </w:rPr>
            </w:pPr>
            <w:r>
              <w:rPr>
                <w:sz w:val="18"/>
                <w:szCs w:val="18"/>
              </w:rPr>
              <w:t>NA</w:t>
            </w:r>
          </w:p>
        </w:tc>
        <w:tc>
          <w:tcPr>
            <w:tcW w:w="1706" w:type="dxa"/>
            <w:tcBorders>
              <w:top w:val="single" w:sz="4" w:space="0" w:color="auto"/>
              <w:left w:val="single" w:sz="4" w:space="0" w:color="auto"/>
              <w:bottom w:val="single" w:sz="4" w:space="0" w:color="auto"/>
              <w:right w:val="single" w:sz="4" w:space="0" w:color="auto"/>
            </w:tcBorders>
          </w:tcPr>
          <w:p ns2:paraId="58773E27" ns2:textId="77777777" w:rsidR="0043270E" w:rsidRPr="00FA7CEF" w:rsidRDefault="0043270E">
            <w:pPr>
              <w:spacing w:after="60" w:line="276" w:lineRule="auto"/>
              <w:rPr>
                <w:bCs/>
                <w:kern w:val="32"/>
                <w:sz w:val="18"/>
                <w:szCs w:val="18"/>
              </w:rPr>
            </w:pPr>
            <w:r w:rsidRPr="006F4092">
              <w:rPr>
                <w:bCs/>
                <w:kern w:val="32"/>
                <w:sz w:val="18"/>
                <w:szCs w:val="18"/>
              </w:rPr>
              <w:t xml:space="preserve">TT #19-7862 / </w:t>
            </w:r>
            <w:r w:rsidRPr="006F4092">
              <w:rPr>
                <w:bCs/>
                <w:kern w:val="32"/>
                <w:sz w:val="18"/>
                <w:szCs w:val="18"/>
              </w:rPr>
              <w:br/>
              <w:t>A2018086-T071-01 (GLP)</w:t>
            </w:r>
          </w:p>
        </w:tc>
      </w:tr>
      <w:tr w:rsidR="0043270E" w:rsidRPr="00BE7E43" ns2:paraId="443F949F" ns2:textId="77777777" w:rsidTr="00B24627">
        <w:tc>
          <w:tcPr>
            <w:tcW w:w="2160" w:type="dxa"/>
            <w:tcBorders>
              <w:top w:val="single" w:sz="4" w:space="0" w:color="auto"/>
              <w:left w:val="single" w:sz="4" w:space="0" w:color="auto"/>
              <w:bottom w:val="single" w:sz="4" w:space="0" w:color="auto"/>
              <w:right w:val="single" w:sz="4" w:space="0" w:color="auto"/>
            </w:tcBorders>
          </w:tcPr>
          <w:p ns2:paraId="7A52B7BF" ns2:textId="77777777" w:rsidR="0043270E" w:rsidRPr="00ED739B" w:rsidRDefault="0043270E" w:rsidP="00D217AF">
            <w:pPr>
              <w:pageBreakBefore/>
              <w:spacing w:after="60"/>
              <w:ind w:left="162" w:hanging="180"/>
              <w:rPr>
                <w:bCs/>
                <w:kern w:val="32"/>
                <w:sz w:val="18"/>
                <w:szCs w:val="18"/>
              </w:rPr>
            </w:pPr>
            <w:r w:rsidRPr="00ED739B">
              <w:rPr>
                <w:bCs/>
                <w:kern w:val="32"/>
                <w:sz w:val="18"/>
                <w:szCs w:val="18"/>
              </w:rPr>
              <w:lastRenderedPageBreak/>
              <w:tab/>
            </w:r>
            <w:r>
              <w:rPr>
                <w:bCs/>
                <w:kern w:val="32"/>
                <w:sz w:val="18"/>
                <w:szCs w:val="18"/>
              </w:rPr>
              <w:t>Anaphylaxis Test</w:t>
            </w:r>
          </w:p>
        </w:tc>
        <w:tc>
          <w:tcPr>
            <w:tcW w:w="739" w:type="dxa"/>
            <w:tcBorders>
              <w:top w:val="single" w:sz="4" w:space="0" w:color="auto"/>
              <w:left w:val="single" w:sz="4" w:space="0" w:color="auto"/>
              <w:bottom w:val="single" w:sz="4" w:space="0" w:color="auto"/>
              <w:right w:val="single" w:sz="4" w:space="0" w:color="auto"/>
            </w:tcBorders>
          </w:tcPr>
          <w:p ns2:paraId="5260089B" ns2:textId="77777777" w:rsidR="0043270E" w:rsidRPr="00ED739B" w:rsidRDefault="0043270E" w:rsidP="00D217AF">
            <w:pPr>
              <w:pageBreakBefore/>
              <w:spacing w:after="60"/>
              <w:rPr>
                <w:bCs/>
                <w:kern w:val="32"/>
                <w:sz w:val="18"/>
                <w:szCs w:val="18"/>
              </w:rPr>
            </w:pPr>
            <w:r>
              <w:rPr>
                <w:bCs/>
                <w:kern w:val="32"/>
                <w:sz w:val="18"/>
                <w:szCs w:val="18"/>
              </w:rPr>
              <w:t>IV</w:t>
            </w:r>
          </w:p>
        </w:tc>
        <w:tc>
          <w:tcPr>
            <w:tcW w:w="1167" w:type="dxa"/>
            <w:tcBorders>
              <w:top w:val="single" w:sz="4" w:space="0" w:color="auto"/>
              <w:left w:val="single" w:sz="4" w:space="0" w:color="auto"/>
              <w:bottom w:val="single" w:sz="4" w:space="0" w:color="auto"/>
              <w:right w:val="single" w:sz="4" w:space="0" w:color="auto"/>
            </w:tcBorders>
          </w:tcPr>
          <w:p ns2:paraId="493703A4" ns2:textId="77777777" w:rsidR="0043270E" w:rsidRPr="00ED739B" w:rsidRDefault="0043270E" w:rsidP="00D217AF">
            <w:pPr>
              <w:pageBreakBefore/>
              <w:spacing w:after="60"/>
              <w:rPr>
                <w:bCs/>
                <w:kern w:val="32"/>
                <w:sz w:val="18"/>
                <w:szCs w:val="18"/>
              </w:rPr>
            </w:pPr>
            <w:r>
              <w:rPr>
                <w:bCs/>
                <w:kern w:val="32"/>
                <w:sz w:val="18"/>
                <w:szCs w:val="18"/>
              </w:rPr>
              <w:t>Guinea Pig</w:t>
            </w:r>
          </w:p>
        </w:tc>
        <w:tc>
          <w:tcPr>
            <w:tcW w:w="1796" w:type="dxa"/>
            <w:tcBorders>
              <w:top w:val="single" w:sz="4" w:space="0" w:color="auto"/>
              <w:left w:val="single" w:sz="4" w:space="0" w:color="auto"/>
              <w:bottom w:val="single" w:sz="4" w:space="0" w:color="auto"/>
              <w:right w:val="single" w:sz="4" w:space="0" w:color="auto"/>
            </w:tcBorders>
          </w:tcPr>
          <w:p ns2:paraId="5E93828B" ns2:textId="018D75A4" w:rsidR="0043270E" w:rsidRPr="00511DE2" w:rsidRDefault="0043270E" w:rsidP="00D217AF">
            <w:pPr>
              <w:pageBreakBefore/>
              <w:spacing w:after="60"/>
              <w:rPr>
                <w:bCs/>
                <w:kern w:val="32"/>
                <w:sz w:val="18"/>
                <w:szCs w:val="18"/>
              </w:rPr>
            </w:pPr>
            <w:r w:rsidRPr="00511DE2">
              <w:rPr>
                <w:bCs/>
                <w:kern w:val="32"/>
                <w:sz w:val="18"/>
                <w:szCs w:val="18"/>
              </w:rPr>
              <w:t>0</w:t>
            </w:r>
            <w:r>
              <w:rPr>
                <w:bCs/>
                <w:kern w:val="32"/>
                <w:sz w:val="18"/>
                <w:szCs w:val="18"/>
              </w:rPr>
              <w:t>;</w:t>
            </w:r>
            <w:r w:rsidRPr="00511DE2">
              <w:rPr>
                <w:bCs/>
                <w:kern w:val="32"/>
                <w:sz w:val="18"/>
                <w:szCs w:val="18"/>
              </w:rPr>
              <w:t xml:space="preserve"> </w:t>
            </w:r>
            <w:r>
              <w:rPr>
                <w:bCs/>
                <w:kern w:val="32"/>
                <w:sz w:val="18"/>
                <w:szCs w:val="18"/>
              </w:rPr>
              <w:br/>
            </w:r>
            <w:r w:rsidRPr="00511DE2">
              <w:rPr>
                <w:bCs/>
                <w:kern w:val="32"/>
                <w:sz w:val="18"/>
                <w:szCs w:val="18"/>
              </w:rPr>
              <w:t>KL610023</w:t>
            </w:r>
            <w:r>
              <w:rPr>
                <w:bCs/>
                <w:kern w:val="32"/>
                <w:sz w:val="18"/>
                <w:szCs w:val="18"/>
              </w:rPr>
              <w:t xml:space="preserve"> lyophilized powder: </w:t>
            </w:r>
            <w:r w:rsidRPr="00511DE2">
              <w:rPr>
                <w:bCs/>
                <w:kern w:val="32"/>
                <w:sz w:val="18"/>
                <w:szCs w:val="18"/>
              </w:rPr>
              <w:t>0.1, 0.2</w:t>
            </w:r>
            <w:r>
              <w:rPr>
                <w:bCs/>
                <w:kern w:val="32"/>
                <w:sz w:val="18"/>
                <w:szCs w:val="18"/>
              </w:rPr>
              <w:t xml:space="preserve"> mg; </w:t>
            </w:r>
            <w:r>
              <w:rPr>
                <w:bCs/>
                <w:kern w:val="32"/>
                <w:sz w:val="18"/>
                <w:szCs w:val="18"/>
              </w:rPr>
              <w:br/>
            </w:r>
            <w:r w:rsidR="002B48B4">
              <w:rPr>
                <w:bCs/>
                <w:kern w:val="32"/>
                <w:sz w:val="18"/>
                <w:szCs w:val="18"/>
              </w:rPr>
              <w:t>sac-TMT</w:t>
            </w:r>
            <w:r>
              <w:rPr>
                <w:bCs/>
                <w:kern w:val="32"/>
                <w:sz w:val="18"/>
                <w:szCs w:val="18"/>
              </w:rPr>
              <w:t xml:space="preserve">: </w:t>
            </w:r>
            <w:r w:rsidRPr="00511DE2">
              <w:rPr>
                <w:bCs/>
                <w:kern w:val="32"/>
                <w:sz w:val="18"/>
                <w:szCs w:val="18"/>
              </w:rPr>
              <w:t xml:space="preserve">4, 8 </w:t>
            </w:r>
            <w:r>
              <w:rPr>
                <w:bCs/>
                <w:kern w:val="32"/>
                <w:sz w:val="18"/>
                <w:szCs w:val="18"/>
              </w:rPr>
              <w:t xml:space="preserve">mg </w:t>
            </w:r>
          </w:p>
        </w:tc>
        <w:tc>
          <w:tcPr>
            <w:tcW w:w="1437" w:type="dxa"/>
            <w:tcBorders>
              <w:top w:val="single" w:sz="4" w:space="0" w:color="auto"/>
              <w:left w:val="single" w:sz="4" w:space="0" w:color="auto"/>
              <w:bottom w:val="single" w:sz="4" w:space="0" w:color="auto"/>
              <w:right w:val="single" w:sz="4" w:space="0" w:color="auto"/>
            </w:tcBorders>
          </w:tcPr>
          <w:p ns2:paraId="5C03F1C6" ns2:textId="77777777" w:rsidR="0043270E" w:rsidRPr="00ED739B" w:rsidRDefault="0043270E" w:rsidP="00D217AF">
            <w:pPr>
              <w:pageBreakBefore/>
              <w:spacing w:after="60"/>
              <w:jc w:val="center"/>
              <w:rPr>
                <w:sz w:val="18"/>
                <w:szCs w:val="18"/>
              </w:rPr>
            </w:pPr>
            <w:r>
              <w:rPr>
                <w:sz w:val="18"/>
                <w:szCs w:val="18"/>
              </w:rPr>
              <w:t>NA</w:t>
            </w:r>
          </w:p>
        </w:tc>
        <w:tc>
          <w:tcPr>
            <w:tcW w:w="1706" w:type="dxa"/>
            <w:tcBorders>
              <w:top w:val="single" w:sz="4" w:space="0" w:color="auto"/>
              <w:left w:val="single" w:sz="4" w:space="0" w:color="auto"/>
              <w:bottom w:val="single" w:sz="4" w:space="0" w:color="auto"/>
              <w:right w:val="single" w:sz="4" w:space="0" w:color="auto"/>
            </w:tcBorders>
          </w:tcPr>
          <w:p ns2:paraId="1E5F2C9F" ns2:textId="77777777" w:rsidR="0043270E" w:rsidRPr="00FA7CEF" w:rsidRDefault="0043270E" w:rsidP="00D217AF">
            <w:pPr>
              <w:pageBreakBefore/>
              <w:spacing w:after="60" w:line="276" w:lineRule="auto"/>
              <w:rPr>
                <w:bCs/>
                <w:kern w:val="32"/>
                <w:sz w:val="18"/>
                <w:szCs w:val="18"/>
              </w:rPr>
            </w:pPr>
            <w:r w:rsidRPr="006F4092">
              <w:rPr>
                <w:bCs/>
                <w:kern w:val="32"/>
                <w:sz w:val="18"/>
                <w:szCs w:val="18"/>
              </w:rPr>
              <w:t xml:space="preserve">TT #19-7864 / </w:t>
            </w:r>
            <w:r w:rsidRPr="006F4092">
              <w:rPr>
                <w:bCs/>
                <w:kern w:val="32"/>
                <w:sz w:val="18"/>
                <w:szCs w:val="18"/>
              </w:rPr>
              <w:br/>
              <w:t>A2018086-T076-01 (GLP)</w:t>
            </w:r>
          </w:p>
        </w:tc>
      </w:tr>
      <w:tr w:rsidR="001D389D" w:rsidRPr="00ED739B" ns2:paraId="5866CD9B" ns2:textId="77777777" w:rsidTr="004F2C67">
        <w:tc>
          <w:tcPr>
            <w:tcW w:w="9005" w:type="dxa"/>
            <w:gridSpan w:val="6"/>
            <w:tcBorders>
              <w:top w:val="single" w:sz="4" w:space="0" w:color="auto"/>
              <w:left w:val="single" w:sz="4" w:space="0" w:color="auto"/>
              <w:bottom w:val="single" w:sz="4" w:space="0" w:color="auto"/>
              <w:right w:val="single" w:sz="4" w:space="0" w:color="auto"/>
            </w:tcBorders>
          </w:tcPr>
          <w:p ns2:paraId="7857B926" ns2:textId="77777777" w:rsidR="001D389D" w:rsidRPr="00FA7CEF" w:rsidRDefault="001D389D" w:rsidP="004F2C67">
            <w:pPr>
              <w:keepNext/>
              <w:spacing w:after="60" w:line="276" w:lineRule="auto"/>
              <w:rPr>
                <w:b/>
                <w:bCs/>
                <w:kern w:val="32"/>
                <w:sz w:val="18"/>
                <w:szCs w:val="18"/>
              </w:rPr>
            </w:pPr>
            <w:r w:rsidRPr="00FA7CEF">
              <w:rPr>
                <w:b/>
                <w:bCs/>
                <w:kern w:val="32"/>
                <w:sz w:val="18"/>
                <w:szCs w:val="18"/>
              </w:rPr>
              <w:t>KL610023</w:t>
            </w:r>
            <w:r w:rsidRPr="007127AA">
              <w:rPr>
                <w:b/>
                <w:bCs/>
                <w:kern w:val="32"/>
                <w:sz w:val="18"/>
                <w:szCs w:val="18"/>
                <w:vertAlign w:val="superscript"/>
              </w:rPr>
              <w:t>b</w:t>
            </w:r>
          </w:p>
        </w:tc>
      </w:tr>
      <w:tr w:rsidR="001D389D" w:rsidRPr="00ED739B" ns2:paraId="562D503F" ns2:textId="77777777" w:rsidTr="004F2C67">
        <w:tc>
          <w:tcPr>
            <w:tcW w:w="2160" w:type="dxa"/>
            <w:tcBorders>
              <w:top w:val="single" w:sz="4" w:space="0" w:color="auto"/>
              <w:left w:val="single" w:sz="4" w:space="0" w:color="auto"/>
              <w:bottom w:val="single" w:sz="4" w:space="0" w:color="auto"/>
              <w:right w:val="single" w:sz="4" w:space="0" w:color="auto"/>
            </w:tcBorders>
          </w:tcPr>
          <w:p ns2:paraId="7AEA953D" ns2:textId="77777777" w:rsidR="001D389D" w:rsidRPr="00B27065" w:rsidRDefault="001D389D" w:rsidP="004F2C67">
            <w:pPr>
              <w:spacing w:after="60" w:line="276" w:lineRule="auto"/>
              <w:ind w:left="162" w:hanging="180"/>
              <w:rPr>
                <w:bCs/>
                <w:kern w:val="32"/>
                <w:sz w:val="18"/>
                <w:szCs w:val="18"/>
              </w:rPr>
            </w:pPr>
            <w:r>
              <w:rPr>
                <w:bCs/>
                <w:kern w:val="32"/>
                <w:sz w:val="18"/>
                <w:szCs w:val="18"/>
              </w:rPr>
              <w:tab/>
              <w:t>Exploratory Toxicity and TK / 4 days</w:t>
            </w:r>
          </w:p>
        </w:tc>
        <w:tc>
          <w:tcPr>
            <w:tcW w:w="739" w:type="dxa"/>
            <w:tcBorders>
              <w:top w:val="single" w:sz="4" w:space="0" w:color="auto"/>
              <w:left w:val="single" w:sz="4" w:space="0" w:color="auto"/>
              <w:bottom w:val="single" w:sz="4" w:space="0" w:color="auto"/>
              <w:right w:val="single" w:sz="4" w:space="0" w:color="auto"/>
            </w:tcBorders>
          </w:tcPr>
          <w:p ns2:paraId="146C2E83" ns2:textId="77777777" w:rsidR="001D389D" w:rsidRPr="00B27065" w:rsidRDefault="001D389D" w:rsidP="004F2C67">
            <w:pPr>
              <w:spacing w:after="60" w:line="276" w:lineRule="auto"/>
              <w:rPr>
                <w:bCs/>
                <w:kern w:val="32"/>
                <w:sz w:val="18"/>
                <w:szCs w:val="18"/>
              </w:rPr>
            </w:pPr>
            <w:r w:rsidRPr="00B27065">
              <w:rPr>
                <w:bCs/>
                <w:kern w:val="32"/>
                <w:sz w:val="18"/>
                <w:szCs w:val="18"/>
              </w:rPr>
              <w:t>IV</w:t>
            </w:r>
          </w:p>
        </w:tc>
        <w:tc>
          <w:tcPr>
            <w:tcW w:w="1167" w:type="dxa"/>
            <w:tcBorders>
              <w:top w:val="single" w:sz="4" w:space="0" w:color="auto"/>
              <w:left w:val="single" w:sz="4" w:space="0" w:color="auto"/>
              <w:bottom w:val="single" w:sz="4" w:space="0" w:color="auto"/>
              <w:right w:val="single" w:sz="4" w:space="0" w:color="auto"/>
            </w:tcBorders>
          </w:tcPr>
          <w:p ns2:paraId="15411A0E" ns2:textId="22526E8D" w:rsidR="001D389D" w:rsidRPr="00B27065" w:rsidRDefault="001D389D" w:rsidP="004F2C67">
            <w:pPr>
              <w:spacing w:after="60" w:line="276" w:lineRule="auto"/>
              <w:rPr>
                <w:bCs/>
                <w:kern w:val="32"/>
                <w:sz w:val="18"/>
                <w:szCs w:val="18"/>
              </w:rPr>
            </w:pPr>
            <w:r>
              <w:rPr>
                <w:bCs/>
                <w:kern w:val="32"/>
                <w:sz w:val="18"/>
                <w:szCs w:val="18"/>
              </w:rPr>
              <w:t xml:space="preserve">Rat / </w:t>
            </w:r>
            <w:r w:rsidR="00A96E3E" w:rsidRPr="00A96E3E">
              <w:rPr>
                <w:bCs/>
                <w:kern w:val="32"/>
                <w:sz w:val="18"/>
                <w:szCs w:val="18"/>
              </w:rPr>
              <w:t>SD</w:t>
            </w:r>
          </w:p>
        </w:tc>
        <w:tc>
          <w:tcPr>
            <w:tcW w:w="1796" w:type="dxa"/>
            <w:tcBorders>
              <w:top w:val="single" w:sz="4" w:space="0" w:color="auto"/>
              <w:left w:val="single" w:sz="4" w:space="0" w:color="auto"/>
              <w:bottom w:val="single" w:sz="4" w:space="0" w:color="auto"/>
              <w:right w:val="single" w:sz="4" w:space="0" w:color="auto"/>
            </w:tcBorders>
          </w:tcPr>
          <w:p ns2:paraId="7D9142FB" ns2:textId="77777777" w:rsidR="001D389D" w:rsidRPr="00B27065" w:rsidRDefault="001D389D" w:rsidP="004F2C67">
            <w:pPr>
              <w:spacing w:after="60" w:line="276" w:lineRule="auto"/>
              <w:rPr>
                <w:bCs/>
                <w:kern w:val="32"/>
                <w:sz w:val="18"/>
                <w:szCs w:val="18"/>
              </w:rPr>
            </w:pPr>
            <w:r>
              <w:rPr>
                <w:bCs/>
                <w:kern w:val="32"/>
                <w:sz w:val="18"/>
                <w:szCs w:val="18"/>
              </w:rPr>
              <w:t>0, 15, 50, 200 µg/kg/day</w:t>
            </w:r>
          </w:p>
        </w:tc>
        <w:tc>
          <w:tcPr>
            <w:tcW w:w="1437" w:type="dxa"/>
            <w:tcBorders>
              <w:top w:val="single" w:sz="4" w:space="0" w:color="auto"/>
              <w:left w:val="single" w:sz="4" w:space="0" w:color="auto"/>
              <w:bottom w:val="single" w:sz="4" w:space="0" w:color="auto"/>
              <w:right w:val="single" w:sz="4" w:space="0" w:color="auto"/>
            </w:tcBorders>
          </w:tcPr>
          <w:p ns2:paraId="48C3845B" ns2:textId="77777777" w:rsidR="001D389D" w:rsidRPr="00B27065" w:rsidRDefault="001D389D" w:rsidP="004F2C67">
            <w:pPr>
              <w:spacing w:after="60"/>
              <w:jc w:val="center"/>
              <w:rPr>
                <w:sz w:val="18"/>
                <w:szCs w:val="18"/>
              </w:rPr>
            </w:pPr>
            <w:r>
              <w:rPr>
                <w:sz w:val="18"/>
                <w:szCs w:val="18"/>
              </w:rPr>
              <w:t>NA</w:t>
            </w:r>
          </w:p>
        </w:tc>
        <w:tc>
          <w:tcPr>
            <w:tcW w:w="1706" w:type="dxa"/>
            <w:tcBorders>
              <w:top w:val="single" w:sz="4" w:space="0" w:color="auto"/>
              <w:left w:val="single" w:sz="4" w:space="0" w:color="auto"/>
              <w:bottom w:val="single" w:sz="4" w:space="0" w:color="auto"/>
              <w:right w:val="single" w:sz="4" w:space="0" w:color="auto"/>
            </w:tcBorders>
          </w:tcPr>
          <w:p ns2:paraId="0FB96390" ns2:textId="77777777" w:rsidR="001D389D" w:rsidRPr="008F27A8" w:rsidRDefault="001D389D" w:rsidP="004F2C67">
            <w:pPr>
              <w:spacing w:after="60" w:line="276" w:lineRule="auto"/>
              <w:rPr>
                <w:kern w:val="32"/>
                <w:sz w:val="18"/>
                <w:szCs w:val="18"/>
                <w:lang w:val="it-IT"/>
              </w:rPr>
            </w:pPr>
            <w:r w:rsidRPr="008F27A8">
              <w:rPr>
                <w:kern w:val="32"/>
                <w:sz w:val="18"/>
                <w:szCs w:val="18"/>
                <w:lang w:val="it-IT"/>
              </w:rPr>
              <w:t>TT #24-7810 /</w:t>
            </w:r>
            <w:r w:rsidRPr="008F27A8">
              <w:rPr>
                <w:kern w:val="32"/>
                <w:sz w:val="18"/>
                <w:szCs w:val="18"/>
                <w:lang w:val="it-IT"/>
              </w:rPr>
              <w:br/>
              <w:t>A2022157-T011-01</w:t>
            </w:r>
            <w:r w:rsidRPr="008F27A8">
              <w:rPr>
                <w:kern w:val="32"/>
                <w:sz w:val="18"/>
                <w:szCs w:val="18"/>
                <w:lang w:val="it-IT"/>
              </w:rPr>
              <w:br/>
              <w:t>(Non-GLP)</w:t>
            </w:r>
          </w:p>
        </w:tc>
      </w:tr>
      <w:bookmarkEnd w:id="129"/>
      <w:tr w:rsidR="000D0610" w:rsidRPr="00ED739B" ns2:paraId="7DABE2C5" ns2:textId="77777777" w:rsidTr="0043270E">
        <w:tc>
          <w:tcPr>
            <w:tcW w:w="9005" w:type="dxa"/>
            <w:gridSpan w:val="6"/>
            <w:tcBorders>
              <w:top w:val="single" w:sz="4" w:space="0" w:color="auto"/>
              <w:left w:val="single" w:sz="4" w:space="0" w:color="auto"/>
              <w:bottom w:val="single" w:sz="4" w:space="0" w:color="auto"/>
              <w:right w:val="single" w:sz="4" w:space="0" w:color="auto"/>
            </w:tcBorders>
          </w:tcPr>
          <w:p ns2:paraId="56356ED4" ns2:textId="5232953F" w:rsidR="000D0610" w:rsidRDefault="004B5C20" w:rsidP="000D0610">
            <w:pPr>
              <w:tabs>
                <w:tab w:val="left" w:pos="0"/>
              </w:tabs>
              <w:spacing w:after="60"/>
              <w:rPr>
                <w:sz w:val="18"/>
                <w:szCs w:val="18"/>
              </w:rPr>
            </w:pPr>
            <w:r>
              <w:rPr>
                <w:sz w:val="18"/>
                <w:szCs w:val="48"/>
              </w:rPr>
              <w:t>DRF=dose range finding; EFD=embryo</w:t>
            </w:r>
            <w:r w:rsidR="00F95311">
              <w:rPr>
                <w:sz w:val="18"/>
                <w:szCs w:val="48"/>
              </w:rPr>
              <w:t>-</w:t>
            </w:r>
            <w:r>
              <w:rPr>
                <w:sz w:val="18"/>
                <w:szCs w:val="48"/>
              </w:rPr>
              <w:t xml:space="preserve">fetal development; </w:t>
            </w:r>
            <w:r w:rsidR="000D0610">
              <w:rPr>
                <w:sz w:val="18"/>
                <w:szCs w:val="48"/>
              </w:rPr>
              <w:t>GLP</w:t>
            </w:r>
            <w:r w:rsidR="000D0610" w:rsidRPr="006F4092">
              <w:rPr>
                <w:sz w:val="18"/>
                <w:szCs w:val="48"/>
              </w:rPr>
              <w:t xml:space="preserve">=good laboratory practices; </w:t>
            </w:r>
            <w:r w:rsidR="000D0610">
              <w:rPr>
                <w:sz w:val="18"/>
                <w:szCs w:val="48"/>
              </w:rPr>
              <w:t>HNSTD</w:t>
            </w:r>
            <w:r w:rsidR="000D0610" w:rsidRPr="006F4092">
              <w:rPr>
                <w:sz w:val="18"/>
                <w:szCs w:val="18"/>
              </w:rPr>
              <w:t>=highest non</w:t>
            </w:r>
            <w:r w:rsidR="000D0610">
              <w:rPr>
                <w:sz w:val="18"/>
                <w:szCs w:val="18"/>
              </w:rPr>
              <w:t>-</w:t>
            </w:r>
            <w:r w:rsidR="000D0610" w:rsidRPr="006F4092">
              <w:rPr>
                <w:sz w:val="18"/>
                <w:szCs w:val="18"/>
              </w:rPr>
              <w:t xml:space="preserve">severely toxic dose; </w:t>
            </w:r>
            <w:r w:rsidR="000D0610">
              <w:rPr>
                <w:sz w:val="18"/>
                <w:szCs w:val="18"/>
              </w:rPr>
              <w:t>IV</w:t>
            </w:r>
            <w:r w:rsidR="000D0610" w:rsidRPr="006F4092">
              <w:rPr>
                <w:sz w:val="18"/>
                <w:szCs w:val="18"/>
              </w:rPr>
              <w:t>=intravenous</w:t>
            </w:r>
            <w:r w:rsidR="00F95311">
              <w:rPr>
                <w:sz w:val="18"/>
                <w:szCs w:val="18"/>
              </w:rPr>
              <w:t>(ly)</w:t>
            </w:r>
            <w:r w:rsidR="000D0610" w:rsidRPr="00342326">
              <w:rPr>
                <w:sz w:val="18"/>
                <w:szCs w:val="18"/>
              </w:rPr>
              <w:t xml:space="preserve">; </w:t>
            </w:r>
            <w:r w:rsidR="000D0610">
              <w:rPr>
                <w:sz w:val="18"/>
                <w:szCs w:val="18"/>
              </w:rPr>
              <w:t>I</w:t>
            </w:r>
            <w:r w:rsidR="00F70B0F">
              <w:rPr>
                <w:sz w:val="18"/>
                <w:szCs w:val="18"/>
              </w:rPr>
              <w:t>-</w:t>
            </w:r>
            <w:r w:rsidR="000D0610">
              <w:rPr>
                <w:sz w:val="18"/>
                <w:szCs w:val="18"/>
              </w:rPr>
              <w:t>VES</w:t>
            </w:r>
            <w:r w:rsidR="00F70B0F">
              <w:rPr>
                <w:sz w:val="18"/>
                <w:szCs w:val="18"/>
              </w:rPr>
              <w:t>IC</w:t>
            </w:r>
            <w:r w:rsidR="000D0610">
              <w:rPr>
                <w:sz w:val="18"/>
                <w:szCs w:val="18"/>
              </w:rPr>
              <w:t>=intravesical</w:t>
            </w:r>
            <w:r w:rsidR="00F95311">
              <w:rPr>
                <w:sz w:val="18"/>
                <w:szCs w:val="18"/>
              </w:rPr>
              <w:t>(ly)</w:t>
            </w:r>
            <w:r w:rsidR="000D0610">
              <w:rPr>
                <w:sz w:val="18"/>
                <w:szCs w:val="18"/>
              </w:rPr>
              <w:t>; KI=knock-in;</w:t>
            </w:r>
            <w:r w:rsidR="000D0610" w:rsidRPr="00342326">
              <w:rPr>
                <w:sz w:val="18"/>
                <w:szCs w:val="18"/>
              </w:rPr>
              <w:t xml:space="preserve"> </w:t>
            </w:r>
            <w:r w:rsidR="000D0610">
              <w:rPr>
                <w:sz w:val="18"/>
                <w:szCs w:val="18"/>
              </w:rPr>
              <w:t>mAb</w:t>
            </w:r>
            <w:r w:rsidR="000D0610" w:rsidRPr="00342326">
              <w:rPr>
                <w:sz w:val="18"/>
                <w:szCs w:val="18"/>
              </w:rPr>
              <w:t>=monoclonal antibody</w:t>
            </w:r>
            <w:r w:rsidR="000D0610" w:rsidRPr="006F4092">
              <w:rPr>
                <w:sz w:val="18"/>
                <w:szCs w:val="18"/>
              </w:rPr>
              <w:t xml:space="preserve">; </w:t>
            </w:r>
            <w:r w:rsidR="000D0610">
              <w:rPr>
                <w:sz w:val="18"/>
                <w:szCs w:val="18"/>
              </w:rPr>
              <w:t>MTD</w:t>
            </w:r>
            <w:r w:rsidR="000D0610" w:rsidRPr="006F4092">
              <w:rPr>
                <w:sz w:val="18"/>
                <w:szCs w:val="18"/>
              </w:rPr>
              <w:t xml:space="preserve">=maximum tolerated dose; </w:t>
            </w:r>
            <w:r w:rsidR="000D0610">
              <w:rPr>
                <w:sz w:val="18"/>
                <w:szCs w:val="18"/>
              </w:rPr>
              <w:t>NA</w:t>
            </w:r>
            <w:r w:rsidR="000D0610" w:rsidRPr="006F4092">
              <w:rPr>
                <w:sz w:val="18"/>
                <w:szCs w:val="18"/>
              </w:rPr>
              <w:t xml:space="preserve">=not applicable; </w:t>
            </w:r>
            <w:r w:rsidR="000D0610">
              <w:rPr>
                <w:sz w:val="18"/>
                <w:szCs w:val="18"/>
              </w:rPr>
              <w:t>NOAEL</w:t>
            </w:r>
            <w:r w:rsidR="000D0610" w:rsidRPr="006F4092">
              <w:rPr>
                <w:sz w:val="18"/>
                <w:szCs w:val="18"/>
              </w:rPr>
              <w:t xml:space="preserve">=no-observed-adverse-effect level; q1w=once </w:t>
            </w:r>
            <w:r w:rsidR="00834FC3">
              <w:rPr>
                <w:sz w:val="18"/>
                <w:szCs w:val="18"/>
              </w:rPr>
              <w:t>weekly</w:t>
            </w:r>
            <w:r w:rsidR="000D0610" w:rsidRPr="006F4092">
              <w:rPr>
                <w:sz w:val="18"/>
                <w:szCs w:val="18"/>
              </w:rPr>
              <w:t xml:space="preserve">; q2w=once every 2 weeks; </w:t>
            </w:r>
            <w:r w:rsidR="00A96E3E">
              <w:rPr>
                <w:sz w:val="18"/>
                <w:szCs w:val="18"/>
              </w:rPr>
              <w:t xml:space="preserve">SD=Sprague-Dawley; </w:t>
            </w:r>
            <w:r w:rsidR="000D0610">
              <w:rPr>
                <w:sz w:val="18"/>
                <w:szCs w:val="18"/>
              </w:rPr>
              <w:t>TK</w:t>
            </w:r>
            <w:r w:rsidR="000D0610" w:rsidRPr="006F4092">
              <w:rPr>
                <w:sz w:val="18"/>
                <w:szCs w:val="18"/>
              </w:rPr>
              <w:t>=toxicokinetic</w:t>
            </w:r>
            <w:r w:rsidR="000D0610">
              <w:rPr>
                <w:sz w:val="18"/>
                <w:szCs w:val="18"/>
              </w:rPr>
              <w:t>; TROP2=</w:t>
            </w:r>
            <w:r w:rsidR="000D0610" w:rsidRPr="00AD2AB7">
              <w:rPr>
                <w:sz w:val="18"/>
                <w:szCs w:val="18"/>
              </w:rPr>
              <w:t>trophoblast cell surface antigen 2</w:t>
            </w:r>
            <w:r w:rsidR="000D0610">
              <w:rPr>
                <w:sz w:val="18"/>
                <w:szCs w:val="18"/>
              </w:rPr>
              <w:t>; WT=wild-type</w:t>
            </w:r>
            <w:r w:rsidR="000D0610" w:rsidRPr="006F4092">
              <w:rPr>
                <w:sz w:val="18"/>
                <w:szCs w:val="18"/>
              </w:rPr>
              <w:t>.</w:t>
            </w:r>
          </w:p>
          <w:p ns2:paraId="15E4925F" ns2:textId="590CA71A" w:rsidR="008E2118" w:rsidRPr="006F4092" w:rsidRDefault="008E2118" w:rsidP="000D0610">
            <w:pPr>
              <w:tabs>
                <w:tab w:val="left" w:pos="0"/>
              </w:tabs>
              <w:spacing w:after="60"/>
              <w:rPr>
                <w:sz w:val="18"/>
                <w:szCs w:val="18"/>
              </w:rPr>
            </w:pPr>
            <w:r>
              <w:rPr>
                <w:sz w:val="18"/>
                <w:szCs w:val="18"/>
              </w:rPr>
              <w:t>Note: Pivotal studies are bolded within table.</w:t>
            </w:r>
          </w:p>
          <w:p ns2:paraId="5AE99767" ns2:textId="77777777" w:rsidR="000D0610" w:rsidRPr="006F4092" w:rsidRDefault="000D0610" w:rsidP="000D0610">
            <w:pPr>
              <w:spacing w:after="60"/>
              <w:ind w:left="337" w:hanging="337"/>
              <w:rPr>
                <w:sz w:val="18"/>
                <w:szCs w:val="18"/>
              </w:rPr>
            </w:pPr>
            <w:r w:rsidRPr="00981B57">
              <w:rPr>
                <w:sz w:val="18"/>
                <w:szCs w:val="18"/>
                <w:vertAlign w:val="superscript"/>
              </w:rPr>
              <w:t>a</w:t>
            </w:r>
            <w:r>
              <w:tab/>
            </w:r>
            <w:r>
              <w:rPr>
                <w:sz w:val="18"/>
                <w:szCs w:val="18"/>
              </w:rPr>
              <w:t>KL</w:t>
            </w:r>
            <w:r w:rsidRPr="006F4092">
              <w:rPr>
                <w:sz w:val="18"/>
                <w:szCs w:val="18"/>
              </w:rPr>
              <w:t xml:space="preserve">610143 is the payload prodrug (82% of payload), with a molecular weight of 621.6 </w:t>
            </w:r>
            <w:r>
              <w:rPr>
                <w:sz w:val="18"/>
                <w:szCs w:val="18"/>
              </w:rPr>
              <w:t>D</w:t>
            </w:r>
            <w:r w:rsidRPr="006F4092">
              <w:rPr>
                <w:sz w:val="18"/>
                <w:szCs w:val="18"/>
              </w:rPr>
              <w:t>a.</w:t>
            </w:r>
          </w:p>
          <w:p ns2:paraId="4E6222D5" ns2:textId="77777777" w:rsidR="000D0610" w:rsidRDefault="000D0610" w:rsidP="000D0610">
            <w:pPr>
              <w:tabs>
                <w:tab w:val="left" w:pos="330"/>
              </w:tabs>
              <w:spacing w:after="60"/>
              <w:rPr>
                <w:sz w:val="18"/>
                <w:szCs w:val="18"/>
              </w:rPr>
            </w:pPr>
            <w:r w:rsidRPr="00981B57">
              <w:rPr>
                <w:sz w:val="18"/>
                <w:szCs w:val="18"/>
                <w:vertAlign w:val="superscript"/>
              </w:rPr>
              <w:t>b</w:t>
            </w:r>
            <w:r>
              <w:tab/>
            </w:r>
            <w:r>
              <w:rPr>
                <w:sz w:val="18"/>
                <w:szCs w:val="18"/>
              </w:rPr>
              <w:t>KL</w:t>
            </w:r>
            <w:r w:rsidRPr="006F4092">
              <w:rPr>
                <w:sz w:val="18"/>
                <w:szCs w:val="18"/>
              </w:rPr>
              <w:t xml:space="preserve">610023 is the payload, with a molecular weight of 511.59 </w:t>
            </w:r>
            <w:r>
              <w:rPr>
                <w:sz w:val="18"/>
                <w:szCs w:val="18"/>
              </w:rPr>
              <w:t>Da</w:t>
            </w:r>
            <w:r w:rsidRPr="006F4092">
              <w:rPr>
                <w:sz w:val="18"/>
                <w:szCs w:val="18"/>
              </w:rPr>
              <w:t>.</w:t>
            </w:r>
          </w:p>
          <w:p ns2:paraId="25DF2C1C" ns2:textId="77777777" w:rsidR="000D0610" w:rsidRPr="00F74E3E" w:rsidRDefault="000D0610" w:rsidP="000D0610">
            <w:pPr>
              <w:tabs>
                <w:tab w:val="left" w:pos="330"/>
              </w:tabs>
              <w:spacing w:after="60"/>
              <w:rPr>
                <w:sz w:val="18"/>
                <w:szCs w:val="48"/>
                <w:vertAlign w:val="superscript"/>
              </w:rPr>
            </w:pPr>
            <w:r w:rsidRPr="00CB63EC">
              <w:rPr>
                <w:sz w:val="18"/>
                <w:szCs w:val="18"/>
                <w:vertAlign w:val="superscript"/>
              </w:rPr>
              <w:t>c</w:t>
            </w:r>
            <w:r w:rsidRPr="00CB63EC">
              <w:rPr>
                <w:sz w:val="18"/>
                <w:szCs w:val="18"/>
                <w:vertAlign w:val="superscript"/>
              </w:rPr>
              <w:tab/>
            </w:r>
            <w:r w:rsidRPr="00F74E3E">
              <w:rPr>
                <w:sz w:val="18"/>
                <w:szCs w:val="18"/>
              </w:rPr>
              <w:t>KL</w:t>
            </w:r>
            <w:r>
              <w:rPr>
                <w:sz w:val="18"/>
                <w:szCs w:val="18"/>
              </w:rPr>
              <w:t xml:space="preserve">610091 is the payload and linker with a combined molecular weight of </w:t>
            </w:r>
            <w:r w:rsidRPr="00073BF3">
              <w:rPr>
                <w:sz w:val="18"/>
                <w:szCs w:val="18"/>
              </w:rPr>
              <w:t>1744.87</w:t>
            </w:r>
            <w:r>
              <w:rPr>
                <w:sz w:val="18"/>
                <w:szCs w:val="18"/>
              </w:rPr>
              <w:t xml:space="preserve"> Da.</w:t>
            </w:r>
          </w:p>
        </w:tc>
      </w:tr>
      <w:bookmarkEnd w:id="126"/>
    </w:tbl>
    <w:p ns2:paraId="46278D09" ns2:textId="77777777" w:rsidR="0043270E" w:rsidRPr="007F5894" w:rsidRDefault="0043270E" w:rsidP="0043270E">
      <w:pPr>
        <w:pStyle w:val="ListEnd"/>
      </w:pPr>
      <w:ins w:id="7040" w:author="GoldenCorpusHarness" w:date="2026-03-28T21:57:55Z">
        <w:r>
          <w:t>Following administration of [3H]KL610023 to BDC rats, parent [3H]KL610023 was the major radioactive component in the bile accounting for 41.3% (male) and 44.4% (female) of the total administered radioactivity dose. Nine metabolites were identified, with M12 (decarboxylation of KL610023) being the most abundant one accounting for 12.5% (male) and 1.94% (female) of the dose. All the other metabolites in bile accounted for less than 1% of the administered radioactivity dose. Most of the radioactivity following [3H]KL610023 IV administration to intact rats was recovered in feces, and [3H]KL610023 was excreted primarily intact accounting for 68.9% (male) and 69.8% (female) of the administered radioactivity dose. Similar metabolites were detected in feces as in bile. Parent [3H]KL610023 accounted for 19.4% (male) and 17.8% (female) of the administered radioactivity dose in urine with no detectable radioactive metabolites. [3H]KL610023 was a prominent circulating radioactive component in rat plasma, accounting for 96.8% and 99.6% of the total radioactivity in male and female rat plasma samples, respectively.</w:t>
        </w:r>
      </w:ins>
    </w:p>
    <w:p ns2:paraId="581CBEAD" ns2:textId="236720DA" w:rsidR="0043270E" w:rsidRDefault="0043270E" w:rsidP="0043270E">
      <w:pPr>
        <w:pStyle w:val="Heading3"/>
      </w:pPr>
      <w:del w:id="7041" w:author="GoldenCorpusHarness" w:date="2026-03-28T21:57:55Z">
        <w:r>
          <w:delText>Re</w:delText>
        </w:r>
      </w:del>
      <w:ins w:id="7042" w:author="GoldenCorpusHarness" w:date="2026-03-28T21:57:55Z">
        <w:r>
          <w:t>Parent [3H]KL610023 was the major radioactive com</w:t>
        </w:r>
      </w:ins>
      <w:r>
        <w:t>p</w:t>
      </w:r>
      <w:del w:id="7043" w:author="GoldenCorpusHarness" w:date="2026-03-28T21:57:55Z">
        <w:r>
          <w:delText>eat</w:delText>
        </w:r>
      </w:del>
      <w:ins w:id="7044" w:author="GoldenCorpusHarness" w:date="2026-03-28T21:57:55Z">
        <w:r>
          <w:t>onent in tumors after a single IV administration of [3H]KL610023 to tumor</w:t>
        </w:r>
      </w:ins>
      <w:r>
        <w:t>-</w:t>
      </w:r>
      <w:del w:id="7045" w:author="GoldenCorpusHarness" w:date="2026-03-28T21:57:55Z">
        <w:r>
          <w:delText>dose</w:delText>
        </w:r>
      </w:del>
      <w:ins w:id="7046" w:author="GoldenCorpusHarness" w:date="2026-03-28T21:57:55Z">
        <w:r>
          <w:t>bearing mice. [3H]KL610023 accounted for 95.5% of total radioactivity in tumor at 0.083 hours.</w:t>
        </w:r>
      </w:ins>
      <w:r>
        <w:t xml:space="preserve"> T</w:t>
      </w:r>
      <w:del w:id="7047" w:author="GoldenCorpusHarness" w:date="2026-03-28T21:57:55Z">
        <w:r>
          <w:delText>oxic</w:delText>
        </w:r>
      </w:del>
      <w:ins w:id="7048" w:author="GoldenCorpusHarness" w:date="2026-03-28T21:57:55Z">
        <w:r>
          <w:t>wo minor metabolites were detected, and each accounted for less than 2% of total radioactiv</w:t>
        </w:r>
      </w:ins>
      <w:r>
        <w:t>ity</w:t>
      </w:r>
      <w:del w:id="7049" w:author="GoldenCorpusHarness" w:date="2026-03-28T21:57:55Z">
        <w:r>
          <w:delText xml:space="preserve"> Studies</w:delText>
        </w:r>
      </w:del>
      <w:ins w:id="7050" w:author="GoldenCorpusHarness" w:date="2026-03-28T21:57:55Z">
        <w:r>
          <w:t>. By 4 hours after dosing, there was no measurable radioactivity in the tumor tissues.</w:t>
        </w:r>
      </w:ins>
    </w:p>
    <w:p ns2:paraId="61CBC677" ns2:textId="6BD79AFF" w:rsidR="0043270E" w:rsidRDefault="0043270E" w:rsidP="0043270E">
      <w:pPr>
        <w:pStyle w:val="Heading4"/>
      </w:pPr>
      <w:del w:id="7051" w:author="GoldenCorpusHarness" w:date="2026-03-28T21:57:55Z">
        <w:r>
          <w:delText>R</w:delText>
        </w:r>
      </w:del>
      <w:ins w:id="7052" w:author="GoldenCorpusHarness" w:date="2026-03-28T21:57:55Z">
        <w:r>
          <w:t>In Vivo M</w:t>
        </w:r>
      </w:ins>
      <w:r>
        <w:t>e</w:t>
      </w:r>
      <w:del w:id="7053" w:author="GoldenCorpusHarness" w:date="2026-03-28T21:57:55Z">
        <w:r>
          <w:delText>pe</w:delText>
        </w:r>
      </w:del>
      <w:ins w:id="7054" w:author="GoldenCorpusHarness" w:date="2026-03-28T21:57:55Z">
        <w:r>
          <w:t>t</w:t>
        </w:r>
      </w:ins>
      <w:r>
        <w:t>a</w:t>
      </w:r>
      <w:del w:id="7055" w:author="GoldenCorpusHarness" w:date="2026-03-28T21:57:55Z">
        <w:r>
          <w:delText>t-d</w:delText>
        </w:r>
      </w:del>
      <w:ins w:id="7056" w:author="GoldenCorpusHarness" w:date="2026-03-28T21:57:55Z">
        <w:r>
          <w:t>b</w:t>
        </w:r>
      </w:ins>
      <w:r>
        <w:t>o</w:t>
      </w:r>
      <w:del w:id="7057" w:author="GoldenCorpusHarness" w:date="2026-03-28T21:57:55Z">
        <w:r>
          <w:delText>se Tox</w:delText>
        </w:r>
      </w:del>
      <w:ins w:id="7058" w:author="GoldenCorpusHarness" w:date="2026-03-28T21:57:55Z">
        <w:r>
          <w:t>l</w:t>
        </w:r>
      </w:ins>
      <w:r>
        <w:t>ic</w:t>
      </w:r>
      <w:del w:id="7059" w:author="GoldenCorpusHarness" w:date="2026-03-28T21:57:55Z">
        <w:r>
          <w:delText>ity</w:delText>
        </w:r>
      </w:del>
      <w:r>
        <w:t xml:space="preserve"> Stud</w:t>
      </w:r>
      <w:del w:id="7060" w:author="GoldenCorpusHarness" w:date="2026-03-28T21:57:55Z">
        <w:r>
          <w:delText>ies</w:delText>
        </w:r>
      </w:del>
      <w:ins w:id="7061" w:author="GoldenCorpusHarness" w:date="2026-03-28T21:57:55Z">
        <w:r>
          <w:t>y</w:t>
        </w:r>
      </w:ins>
      <w:r>
        <w:t xml:space="preserve"> </w:t>
      </w:r>
      <w:del w:id="7062" w:author="GoldenCorpusHarness" w:date="2026-03-28T21:57:55Z">
        <w:r>
          <w:delText>With</w:delText>
        </w:r>
      </w:del>
      <w:ins w:id="7063" w:author="GoldenCorpusHarness" w:date="2026-03-28T21:57:55Z">
        <w:r>
          <w:t>of</w:t>
        </w:r>
      </w:ins>
      <w:r>
        <w:t xml:space="preserve"> </w:t>
      </w:r>
      <w:ins w:id="7064" w:author="GoldenCorpusHarness" w:date="2026-03-28T21:57:55Z">
        <w:r>
          <w:t>[3H-KL610023]</w:t>
        </w:r>
      </w:ins>
      <w:r>
        <w:t>Sac-TMT</w:t>
      </w:r>
      <w:ins w:id="7065" w:author="GoldenCorpusHarness" w:date="2026-03-28T21:57:55Z">
        <w:r>
          <w:t xml:space="preserve"> After Single IV Injection to Rats and Tumor-bearing Mice</w:t>
        </w:r>
      </w:ins>
    </w:p>
    <w:p ns2:paraId="6A318262" ns2:textId="43404B5D" w:rsidR="00612D7F" w:rsidRDefault="000E4B56" w:rsidP="00A82768">
      <w:pPr>
        <w:pStyle w:val="Heading5"/>
      </w:pPr>
      <w:del w:id="7066" w:author="GoldenCorpusHarness" w:date="2026-03-28T21:57:55Z">
        <w:r>
          <w:delText>S</w:delText>
        </w:r>
      </w:del>
      <w:ins w:id="7067" w:author="GoldenCorpusHarness" w:date="2026-03-28T21:57:55Z">
        <w:r>
          <w:t>The in vivo metabolism of [3H]-KL610023 was assessed when conjugated and dosed as [3H-KL610023]s</w:t>
        </w:r>
      </w:ins>
      <w:r>
        <w:t>ac-TMT</w:t>
      </w:r>
      <w:del w:id="7068" w:author="GoldenCorpusHarness" w:date="2026-03-28T21:57:55Z">
        <w:r>
          <w:delText>: 4</w:delText>
        </w:r>
      </w:del>
      <w:ins w:id="7069" w:author="GoldenCorpusHarness" w:date="2026-03-28T21:57:55Z">
        <w:r>
          <w:t xml:space="preserve"> to BDC and intact SD rats and to tumor</w:t>
        </w:r>
      </w:ins>
      <w:r>
        <w:t>-</w:t>
      </w:r>
      <w:ins w:id="7070" w:author="GoldenCorpusHarness" w:date="2026-03-28T21:57:55Z">
        <w:r>
          <w:t xml:space="preserve">bearing mice after a single 3 mg/100 µCi/kg IV injection (pk005MK2870 / Kelun </w:t>
        </w:r>
      </w:ins>
      <w:r>
        <w:t>Rep</w:t>
      </w:r>
      <w:del w:id="7071" w:author="GoldenCorpusHarness" w:date="2026-03-28T21:57:55Z">
        <w:r>
          <w:delText>eated Dose</w:delText>
        </w:r>
      </w:del>
      <w:ins w:id="7072" w:author="GoldenCorpusHarness" w:date="2026-03-28T21:57:55Z">
        <w:r>
          <w:t>ort No. VPS18707).</w:t>
        </w:r>
      </w:ins>
      <w:r>
        <w:t xml:space="preserve"> T</w:t>
      </w:r>
      <w:del w:id="7073" w:author="GoldenCorpusHarness" w:date="2026-03-28T21:57:55Z">
        <w:r>
          <w:delText>oxicity Study o</w:delText>
        </w:r>
      </w:del>
      <w:ins w:id="7074" w:author="GoldenCorpusHarness" w:date="2026-03-28T21:57:55Z">
        <w:r>
          <w:t xml:space="preserve">he main radioactive small molecule component in plasma, bile, urine, </w:t>
        </w:r>
      </w:ins>
      <w:r>
        <w:t>f</w:t>
      </w:r>
      <w:del w:id="7075" w:author="GoldenCorpusHarness" w:date="2026-03-28T21:57:55Z">
        <w:r>
          <w:delText xml:space="preserve"> Sac-TMT via Intravenous Injection in Cynomolgus Monkeys (TT #18 7853 / A</w:delText>
        </w:r>
      </w:del>
      <w:ins w:id="7076" w:author="GoldenCorpusHarness" w:date="2026-03-28T21:57:55Z">
        <w:r>
          <w:t>eces, and tumors was [3H]KL6100</w:t>
        </w:r>
      </w:ins>
      <w:r>
        <w:t>2</w:t>
      </w:r>
      <w:del w:id="7077" w:author="GoldenCorpusHarness" w:date="2026-03-28T21:57:55Z">
        <w:r>
          <w:delText>018086-T014-01)</w:delText>
        </w:r>
      </w:del>
      <w:ins w:id="7078" w:author="GoldenCorpusHarness" w:date="2026-03-28T21:57:55Z">
        <w:r>
          <w:t>3.</w:t>
        </w:r>
      </w:ins>
    </w:p>
    <w:p ns2:paraId="0DA8E37F" ns2:textId="460E8318" w:rsidR="00A82768" w:rsidRDefault="00A82768" w:rsidP="00A82768">
      <w:pPr>
        <w:pStyle w:val="Paragraph"/>
      </w:pPr>
      <w:del w:id="7079" w:author="GoldenCorpusHarness" w:date="2026-03-28T21:57:55Z">
        <w:r>
          <w:delText>The obje</w:delText>
        </w:r>
      </w:del>
      <w:ins w:id="7080" w:author="GoldenCorpusHarness" w:date="2026-03-28T21:57:55Z">
        <w:r>
          <w:t>Ex</w:t>
        </w:r>
      </w:ins>
      <w:r>
        <w:t>c</w:t>
      </w:r>
      <w:del w:id="7081" w:author="GoldenCorpusHarness" w:date="2026-03-28T21:57:55Z">
        <w:r>
          <w:delText>tive of this study was to assess the potential toxicity, immunogenicity, and TK profile of sac-TMT when administe</w:delText>
        </w:r>
      </w:del>
      <w:r>
        <w:t>re</w:t>
      </w:r>
      <w:del w:id="7082" w:author="GoldenCorpusHarness" w:date="2026-03-28T21:57:55Z">
        <w:r>
          <w:delText>d to cynomolgus monkeys via IV injec</w:delText>
        </w:r>
      </w:del>
      <w:r>
        <w:t>tion</w:t>
      </w:r>
      <w:del w:id="7083" w:author="GoldenCorpusHarness" w:date="2026-03-28T21:57:55Z">
        <w:r>
          <w:delText xml:space="preserve"> q2w for 7 weeks (up to 4 doses) followed by a 4-week recovery period. In addition, the toxicity and TK of sacituzumab was also evaluated in this study.</w:delText>
        </w:r>
      </w:del>
    </w:p>
    <w:p ns2:paraId="232C480B" ns2:textId="490CD472" w:rsidR="00A82768" w:rsidRDefault="00A82768" w:rsidP="00A82768">
      <w:pPr>
        <w:pStyle w:val="Paragraph"/>
      </w:pPr>
      <w:del w:id="7084" w:author="GoldenCorpusHarness" w:date="2026-03-28T21:57:55Z">
        <w:r>
          <w:delText>M</w:delText>
        </w:r>
      </w:del>
      <w:ins w:id="7085" w:author="GoldenCorpusHarness" w:date="2026-03-28T21:57:55Z">
        <w:r>
          <w:t>Excreti</w:t>
        </w:r>
      </w:ins>
      <w:r>
        <w:t>on</w:t>
      </w:r>
      <w:del w:id="7086" w:author="GoldenCorpusHarness" w:date="2026-03-28T21:57:55Z">
        <w:r>
          <w:delText>keys</w:delText>
        </w:r>
      </w:del>
      <w:r>
        <w:t xml:space="preserve"> </w:t>
      </w:r>
      <w:del w:id="7087" w:author="GoldenCorpusHarness" w:date="2026-03-28T21:57:55Z">
        <w:r>
          <w:delText>(5/sex/gr</w:delText>
        </w:r>
      </w:del>
      <w:r>
        <w:t>o</w:t>
      </w:r>
      <w:del w:id="7088" w:author="GoldenCorpusHarness" w:date="2026-03-28T21:57:55Z">
        <w:r>
          <w:delText>up)</w:delText>
        </w:r>
      </w:del>
      <w:ins w:id="7089" w:author="GoldenCorpusHarness" w:date="2026-03-28T21:57:55Z">
        <w:r>
          <w:t>f</w:t>
        </w:r>
      </w:ins>
      <w:r>
        <w:t xml:space="preserve"> </w:t>
      </w:r>
      <w:del w:id="7090" w:author="GoldenCorpusHarness" w:date="2026-03-28T21:57:55Z">
        <w:r>
          <w:delText>w</w:delText>
        </w:r>
      </w:del>
      <w:ins w:id="7091" w:author="GoldenCorpusHarness" w:date="2026-03-28T21:57:55Z">
        <w:r>
          <w:t>[3H]KL610023 Aft</w:t>
        </w:r>
      </w:ins>
      <w:r>
        <w:t>er</w:t>
      </w:r>
      <w:del w:id="7092" w:author="GoldenCorpusHarness" w:date="2026-03-28T21:57:55Z">
        <w:r>
          <w:delText>e</w:delText>
        </w:r>
      </w:del>
      <w:r>
        <w:t xml:space="preserve"> </w:t>
      </w:r>
      <w:del w:id="7093" w:author="GoldenCorpusHarness" w:date="2026-03-28T21:57:55Z">
        <w:r>
          <w:delText>ra</w:delText>
        </w:r>
      </w:del>
      <w:ins w:id="7094" w:author="GoldenCorpusHarness" w:date="2026-03-28T21:57:55Z">
        <w:r>
          <w:t>Si</w:t>
        </w:r>
      </w:ins>
      <w:r>
        <w:t>n</w:t>
      </w:r>
      <w:del w:id="7095" w:author="GoldenCorpusHarness" w:date="2026-03-28T21:57:55Z">
        <w:r>
          <w:delText>dom</w:delText>
        </w:r>
      </w:del>
      <w:ins w:id="7096" w:author="GoldenCorpusHarness" w:date="2026-03-28T21:57:55Z">
        <w:r>
          <w:t>g</w:t>
        </w:r>
      </w:ins>
      <w:r>
        <w:t>l</w:t>
      </w:r>
      <w:del w:id="7097" w:author="GoldenCorpusHarness" w:date="2026-03-28T21:57:55Z">
        <w:r>
          <w:delText>y assigned to 5 groups and wer</w:delText>
        </w:r>
      </w:del>
      <w:r>
        <w:t xml:space="preserve">e IV </w:t>
      </w:r>
      <w:del w:id="7098" w:author="GoldenCorpusHarness" w:date="2026-03-28T21:57:55Z">
        <w:r>
          <w:delText>administered vehicle control (0.9% NaCl for i</w:delText>
        </w:r>
      </w:del>
      <w:ins w:id="7099" w:author="GoldenCorpusHarness" w:date="2026-03-28T21:57:55Z">
        <w:r>
          <w:t>I</w:t>
        </w:r>
      </w:ins>
      <w:r>
        <w:t>njection</w:t>
      </w:r>
      <w:del w:id="7100" w:author="GoldenCorpusHarness" w:date="2026-03-28T21:57:55Z">
        <w:r>
          <w:delText>), sacituzumab at a dose of 75 mg/kg/dose or sac-TMT at doses of 25, 50 or 75 mg/kg/dose q2w for up</w:delText>
        </w:r>
      </w:del>
      <w:r>
        <w:t xml:space="preserve"> to </w:t>
      </w:r>
      <w:del w:id="7101" w:author="GoldenCorpusHarness" w:date="2026-03-28T21:57:55Z">
        <w:r>
          <w:delText xml:space="preserve">4 doses. The dose volume was 10 mL/kg. The first day of dosing was defined as </w:delText>
        </w:r>
      </w:del>
      <w:r>
        <w:t>S</w:t>
      </w:r>
      <w:del w:id="7102" w:author="GoldenCorpusHarness" w:date="2026-03-28T21:57:55Z">
        <w:r>
          <w:delText xml:space="preserve">tudy </w:delText>
        </w:r>
      </w:del>
      <w:r>
        <w:t>D</w:t>
      </w:r>
      <w:del w:id="7103" w:author="GoldenCorpusHarness" w:date="2026-03-28T21:57:55Z">
        <w:r>
          <w:delText>ay 1 and the first recovery day, the day after the last dose, was defined as</w:delText>
        </w:r>
      </w:del>
      <w:r>
        <w:t xml:space="preserve"> R</w:t>
      </w:r>
      <w:del w:id="7104" w:author="GoldenCorpusHarness" w:date="2026-03-28T21:57:55Z">
        <w:r>
          <w:delText>ecovery D</w:delText>
        </w:r>
      </w:del>
      <w:r>
        <w:t>a</w:t>
      </w:r>
      <w:del w:id="7105" w:author="GoldenCorpusHarness" w:date="2026-03-28T21:57:55Z">
        <w:r>
          <w:delText>y 1.</w:delText>
        </w:r>
      </w:del>
      <w:ins w:id="7106" w:author="GoldenCorpusHarness" w:date="2026-03-28T21:57:55Z">
        <w:r>
          <w:t>ts</w:t>
        </w:r>
      </w:ins>
    </w:p>
    <w:p ns2:paraId="74D49DB8" ns2:textId="5A17928A" w:rsidR="00A82768" w:rsidRDefault="00A82768" w:rsidP="00A82768">
      <w:pPr>
        <w:pStyle w:val="Paragraph"/>
      </w:pPr>
      <w:del w:id="7107" w:author="GoldenCorpusHarness" w:date="2026-03-28T21:57:55Z">
        <w:r>
          <w:delText>Assessment</w:delText>
        </w:r>
      </w:del>
      <w:ins w:id="7108" w:author="GoldenCorpusHarness" w:date="2026-03-28T21:57:55Z">
        <w:r>
          <w:t>Excretion and mass balance</w:t>
        </w:r>
      </w:ins>
      <w:r>
        <w:t xml:space="preserve"> of </w:t>
      </w:r>
      <w:del w:id="7109" w:author="GoldenCorpusHarness" w:date="2026-03-28T21:57:55Z">
        <w:r>
          <w:delText xml:space="preserve">toxicity was based on mortality, clinical observations, body weight, food consumption, safety pharmacology endpoints (BT, ECGs, respiratory frequency and blood pressure), ophthalmic examinations, immunogenicity (immunoglobulin, complement, circulating immune complex, immunocyte surface marker, cytokines, and ADA), bone marrow smear evaluations and clinical and anatomic pathology evaluations. Blood samples were collected from control and treated animals for TK evaluation of sacTMT-ADC, sac-TMT-TAb and </w:delText>
        </w:r>
      </w:del>
      <w:ins w:id="7110" w:author="GoldenCorpusHarness" w:date="2026-03-28T21:57:55Z">
        <w:r>
          <w:t>[3H]</w:t>
        </w:r>
      </w:ins>
      <w:r>
        <w:t>KL610023</w:t>
      </w:r>
      <w:del w:id="7111" w:author="GoldenCorpusHarness" w:date="2026-03-28T21:57:55Z">
        <w:r>
          <w:delText>.</w:delText>
        </w:r>
      </w:del>
      <w:ins w:id="7112" w:author="GoldenCorpusHarness" w:date="2026-03-28T21:57:55Z">
        <w:r>
          <w:t xml:space="preserve"> was studied in intact and in BDC SD rats after a single IV dose (pk015l006632571 / Kelun Study No. VPS18701). The excretion and mass balance data are summarized in [Table 2]. From intact rats, a total of 93.44% of the administered radioactivity dose was recovered over 0 to 168 hours post dose, having 72.32% in feces and 18.63% in urine. From BDC rats, approximately 88.99% of the administered radioactivity dose was recovered within 0 to 72 hours post dose, having 51.50% in bile, 23.92% in urine, 11.30% in feces, and 2.27% in cage rinse/wash, indicating that [3H]KL610023-derived radioactivity was mainly excreted into bile.</w:t>
        </w:r>
      </w:ins>
    </w:p>
    <w:p ns2:paraId="1BB37FE0" ns2:textId="0917A463" w:rsidR="00A82768" w:rsidRDefault="00A82768" w:rsidP="00A82768">
      <w:pPr>
        <w:pStyle w:val="Paragraph"/>
      </w:pPr>
      <w:del w:id="7113" w:author="GoldenCorpusHarness" w:date="2026-03-28T21:57:55Z">
        <w:r>
          <w:delText>Mo</w:delText>
        </w:r>
      </w:del>
      <w:ins w:id="7114" w:author="GoldenCorpusHarness" w:date="2026-03-28T21:57:55Z">
        <w:r>
          <w:t>Table 2Pe</w:t>
        </w:r>
      </w:ins>
      <w:r>
        <w:t>r</w:t>
      </w:r>
      <w:ins w:id="7115" w:author="GoldenCorpusHarness" w:date="2026-03-28T21:57:55Z">
        <w:r>
          <w:t>cen</w:t>
        </w:r>
      </w:ins>
      <w:r>
        <w:t>ta</w:t>
      </w:r>
      <w:del w:id="7116" w:author="GoldenCorpusHarness" w:date="2026-03-28T21:57:55Z">
        <w:r>
          <w:delText>lity</w:delText>
        </w:r>
      </w:del>
      <w:ins w:id="7117" w:author="GoldenCorpusHarness" w:date="2026-03-28T21:57:55Z">
        <w:r>
          <w:t>ge</w:t>
        </w:r>
      </w:ins>
      <w:r>
        <w:t xml:space="preserve"> o</w:t>
      </w:r>
      <w:del w:id="7118" w:author="GoldenCorpusHarness" w:date="2026-03-28T21:57:55Z">
        <w:r>
          <w:delText xml:space="preserve">ccurred in 5/10 animals (2 </w:delText>
        </w:r>
      </w:del>
      <w:r>
        <w:t>f</w:t>
      </w:r>
      <w:del w:id="7119" w:author="GoldenCorpusHarness" w:date="2026-03-28T21:57:55Z">
        <w:r>
          <w:delText>emales and 3 males) in</w:delText>
        </w:r>
      </w:del>
      <w:r>
        <w:t xml:space="preserve"> the </w:t>
      </w:r>
      <w:del w:id="7120" w:author="GoldenCorpusHarness" w:date="2026-03-28T21:57:55Z">
        <w:r>
          <w:delText>75 mg/kg/</w:delText>
        </w:r>
      </w:del>
      <w:ins w:id="7121" w:author="GoldenCorpusHarness" w:date="2026-03-28T21:57:55Z">
        <w:r>
          <w:t>Ra</w:t>
        </w:r>
      </w:ins>
      <w:r>
        <w:t>d</w:t>
      </w:r>
      <w:ins w:id="7122" w:author="GoldenCorpusHarness" w:date="2026-03-28T21:57:55Z">
        <w:r>
          <w:t>i</w:t>
        </w:r>
      </w:ins>
      <w:r>
        <w:t>o</w:t>
      </w:r>
      <w:del w:id="7123" w:author="GoldenCorpusHarness" w:date="2026-03-28T21:57:55Z">
        <w:r>
          <w:delText xml:space="preserve">se sac-TMT group between Study Days 10 and 24 with clinical signs of decreased </w:delText>
        </w:r>
      </w:del>
      <w:r>
        <w:t>activity</w:t>
      </w:r>
      <w:del w:id="7124" w:author="GoldenCorpusHarness" w:date="2026-03-28T21:57:55Z">
        <w:r>
          <w:delText>,</w:delText>
        </w:r>
      </w:del>
      <w:r>
        <w:t xml:space="preserve"> </w:t>
      </w:r>
      <w:del w:id="7125" w:author="GoldenCorpusHarness" w:date="2026-03-28T21:57:55Z">
        <w:r>
          <w:delText>diarrhea, decreased food consumption, cold to touch, hunched back, black discoloration, and scurf of the application site. For the surviving 3 females and 2 males, dosing was discontinued after the third d</w:delText>
        </w:r>
      </w:del>
      <w:ins w:id="7126" w:author="GoldenCorpusHarness" w:date="2026-03-28T21:57:55Z">
        <w:r>
          <w:t>D</w:t>
        </w:r>
      </w:ins>
      <w:r>
        <w:t xml:space="preserve">ose </w:t>
      </w:r>
      <w:del w:id="7127" w:author="GoldenCorpusHarness" w:date="2026-03-28T21:57:55Z">
        <w:r>
          <w:delText>(Study Day 29) and they were sacrificed at the scheduled necropsy for all groups (on Study Day 50, 7 days after the last dose for other groups). There were no 75 mg/kg/dose animals in the r</w:delText>
        </w:r>
      </w:del>
      <w:ins w:id="7128" w:author="GoldenCorpusHarness" w:date="2026-03-28T21:57:55Z">
        <w:r>
          <w:t>R</w:t>
        </w:r>
      </w:ins>
      <w:r>
        <w:t>ecover</w:t>
      </w:r>
      <w:ins w:id="7129" w:author="GoldenCorpusHarness" w:date="2026-03-28T21:57:55Z">
        <w:r>
          <w:t>ed Following a Single Dose b</w:t>
        </w:r>
      </w:ins>
      <w:r>
        <w:t xml:space="preserve">y </w:t>
      </w:r>
      <w:del w:id="7130" w:author="GoldenCorpusHarness" w:date="2026-03-28T21:57:55Z">
        <w:r>
          <w:delText>ph</w:delText>
        </w:r>
      </w:del>
      <w:ins w:id="7131" w:author="GoldenCorpusHarness" w:date="2026-03-28T21:57:55Z">
        <w:r>
          <w:t xml:space="preserve">IV Injection of [3H]KL610023 </w:t>
        </w:r>
      </w:ins>
      <w:r>
        <w:t>a</w:t>
      </w:r>
      <w:ins w:id="7132" w:author="GoldenCorpusHarness" w:date="2026-03-28T21:57:55Z">
        <w:r>
          <w:t>t 0.07 mg/100 µCi/kg to SD Rat</w:t>
        </w:r>
      </w:ins>
      <w:r>
        <w:t>s</w:t>
      </w:r>
      <w:ins w:id="7133" w:author="GoldenCorpusHarness" w:date="2026-03-28T21:57:55Z">
        <w:r>
          <w:t xml:space="preserve"> (M</w:t>
        </w:r>
      </w:ins>
      <w:r>
        <w:t>e</w:t>
      </w:r>
      <w:del w:id="7134" w:author="GoldenCorpusHarness" w:date="2026-03-28T21:57:55Z">
        <w:r>
          <w:delText>.</w:delText>
        </w:r>
      </w:del>
      <w:ins w:id="7135" w:author="GoldenCorpusHarness" w:date="2026-03-28T21:57:55Z">
        <w:r>
          <w:t>an ± SD, n=6)</w:t>
        </w:r>
      </w:ins>
    </w:p>
    <w:p ns2:paraId="503D7ABB" ns2:textId="76AEC67A" w:rsidR="00A82768" w:rsidRDefault="00A82768" w:rsidP="00A82768">
      <w:pPr>
        <w:pStyle w:val="Paragraph"/>
      </w:pPr>
      <w:r>
        <w:t xml:space="preserve">The clinical pathology findings of the moribund monkeys included increases in urea, creatinine, a-Pancreatic amylase, and ALP, phosphorus, and decreases in </w:t>
      </w:r>
      <w:r w:rsidR="0090339F">
        <w:t>ALB</w:t>
      </w:r>
      <w:r>
        <w:t xml:space="preserve">, chloride, sodium, </w:t>
      </w:r>
      <w:r w:rsidR="00FD5B74">
        <w:t>WBCs</w:t>
      </w:r>
      <w:r>
        <w:t xml:space="preserve">, neutrophils, lymphocytes, </w:t>
      </w:r>
      <w:r w:rsidR="00FD5B74">
        <w:t>RBCs</w:t>
      </w:r>
      <w:r>
        <w:t xml:space="preserve">, hemoglobin, hematocrit, </w:t>
      </w:r>
      <w:r w:rsidR="003C113B">
        <w:t>RETs</w:t>
      </w:r>
      <w:r>
        <w:t>, and prolonged activated partial thromboplastin time. These findings were observed with increased granulocytic lineages, inhibited erythrocytic lineages, and decreased megakaryocyte count in the bone marrow smears examination.</w:t>
      </w:r>
    </w:p>
    <w:p ns2:paraId="619A4746" ns2:textId="77777777" w:rsidR="00A82768" w:rsidRDefault="00A82768" w:rsidP="00A82768">
      <w:pPr>
        <w:pStyle w:val="Paragraph"/>
      </w:pPr>
      <w:del w:id="7136" w:author="GoldenCorpusHarness" w:date="2026-03-28T21:57:55Z">
        <w:r>
          <w:delText>G</w:delText>
        </w:r>
      </w:del>
      <w:ins w:id="7137" w:author="GoldenCorpusHarness" w:date="2026-03-28T21:57:55Z">
        <w:r>
          <w:t>Source: Adapted f</w:t>
        </w:r>
      </w:ins>
      <w:r>
        <w:t>ro</w:t>
      </w:r>
      <w:del w:id="7138" w:author="GoldenCorpusHarness" w:date="2026-03-28T21:57:55Z">
        <w:r>
          <w:delText>ss</w:delText>
        </w:r>
      </w:del>
      <w:ins w:id="7139" w:author="GoldenCorpusHarness" w:date="2026-03-28T21:57:55Z">
        <w:r>
          <w:t>m</w:t>
        </w:r>
      </w:ins>
      <w:r>
        <w:t xml:space="preserve"> n</w:t>
      </w:r>
      <w:del w:id="7140" w:author="GoldenCorpusHarness" w:date="2026-03-28T21:57:55Z">
        <w:r>
          <w:delText>ecr</w:delText>
        </w:r>
      </w:del>
      <w:r>
        <w:t>o</w:t>
      </w:r>
      <w:del w:id="7141" w:author="GoldenCorpusHarness" w:date="2026-03-28T21:57:55Z">
        <w:r>
          <w:delText>psy observations of the found dead and moribund monkeys i</w:delText>
        </w:r>
      </w:del>
      <w:r>
        <w:t>ncl</w:t>
      </w:r>
      <w:del w:id="7142" w:author="GoldenCorpusHarness" w:date="2026-03-28T21:57:55Z">
        <w:r>
          <w:delText>uded black discoloration of sk</w:delText>
        </w:r>
      </w:del>
      <w:r>
        <w:t>in</w:t>
      </w:r>
      <w:del w:id="7143" w:author="GoldenCorpusHarness" w:date="2026-03-28T21:57:55Z">
        <w:r>
          <w:delText xml:space="preserve"> at the injection site and decreased size of thymus. Histopatholog</w:delText>
        </w:r>
      </w:del>
      <w:r>
        <w:t xml:space="preserve">ical </w:t>
      </w:r>
      <w:del w:id="7144" w:author="GoldenCorpusHarness" w:date="2026-03-28T21:57:55Z">
        <w:r>
          <w:delText>change</w:delText>
        </w:r>
      </w:del>
      <w:r>
        <w:t>s</w:t>
      </w:r>
      <w:ins w:id="7145" w:author="GoldenCorpusHarness" w:date="2026-03-28T21:57:55Z">
        <w:r>
          <w:t>tudy</w:t>
        </w:r>
      </w:ins>
      <w:r>
        <w:t xml:space="preserve"> </w:t>
      </w:r>
      <w:del w:id="7146" w:author="GoldenCorpusHarness" w:date="2026-03-28T21:57:55Z">
        <w:r>
          <w:delText>we</w:delText>
        </w:r>
      </w:del>
      <w:r>
        <w:t>re</w:t>
      </w:r>
      <w:del w:id="7147" w:author="GoldenCorpusHarness" w:date="2026-03-28T21:57:55Z">
        <w:r>
          <w:delText xml:space="preserve"> found in the small and large intestine (atro</w:delText>
        </w:r>
      </w:del>
      <w:r>
        <w:t>p</w:t>
      </w:r>
      <w:del w:id="7148" w:author="GoldenCorpusHarness" w:date="2026-03-28T21:57:55Z">
        <w:r>
          <w:delText>hy, inflammation, dilation, hypertrophy and/or hyperplasia in crypts), skin (epidermal pigmentation and hair follicle atrophy), thymus (decreased lymphocytes in c</w:delText>
        </w:r>
      </w:del>
      <w:r>
        <w:t>ort</w:t>
      </w:r>
      <w:del w:id="7149" w:author="GoldenCorpusHarness" w:date="2026-03-28T21:57:55Z">
        <w:r>
          <w:delText>ex),</w:delText>
        </w:r>
      </w:del>
      <w:r>
        <w:t xml:space="preserve"> </w:t>
      </w:r>
      <w:del w:id="7150" w:author="GoldenCorpusHarness" w:date="2026-03-28T21:57:55Z">
        <w:r>
          <w:delText>and bone marrow (decreased hemato</w:delText>
        </w:r>
      </w:del>
      <w:r>
        <w:t>p</w:t>
      </w:r>
      <w:del w:id="7151" w:author="GoldenCorpusHarness" w:date="2026-03-28T21:57:55Z">
        <w:r>
          <w:delText>oietic ce</w:delText>
        </w:r>
      </w:del>
      <w:ins w:id="7152" w:author="GoldenCorpusHarness" w:date="2026-03-28T21:57:55Z">
        <w:r>
          <w:t>k015</w:t>
        </w:r>
      </w:ins>
      <w:r>
        <w:t>l</w:t>
      </w:r>
      <w:del w:id="7153" w:author="GoldenCorpusHarness" w:date="2026-03-28T21:57:55Z">
        <w:r>
          <w:delText>ls in sternum). The lesions in the digestive tract most likely contributed to the moribundity of the animals.</w:delText>
        </w:r>
      </w:del>
      <w:ins w:id="7154" w:author="GoldenCorpusHarness" w:date="2026-03-28T21:57:55Z">
        <w:r>
          <w:t>006632571</w:t>
        </w:r>
      </w:ins>
    </w:p>
    <w:p ns2:paraId="76AD457B" ns2:textId="06FF281C" w:rsidR="00A82768" w:rsidRDefault="00A82768" w:rsidP="00A82768">
      <w:pPr>
        <w:pStyle w:val="Paragraph"/>
      </w:pPr>
      <w:del w:id="7155" w:author="GoldenCorpusHarness" w:date="2026-03-28T21:57:55Z">
        <w:r>
          <w:delText>Black discoloration of skin at the injection site was noted in all surviving monkeys treated with sac-TMT. Monkeys treated with 50 and 75 mg/kg/dose sac-TMT were observed with diarrhea, scurf, and brown discoloration of lips. All clinical signs resolved by the end of the recovery period except for the skin discoloration at the injection site (25 and 50 mg/kg/dose) and on the lips (50 mg/kg/dose). No abnormalities were observed in any monkeys administered sacituzumab during the entire study period.</w:delText>
        </w:r>
      </w:del>
    </w:p>
    <w:p ns2:paraId="704F85F4" ns2:textId="4B196ABF" w:rsidR="00A82768" w:rsidRDefault="00A82768" w:rsidP="00A82768">
      <w:pPr>
        <w:pStyle w:val="Paragraph"/>
      </w:pPr>
      <w:del w:id="7156" w:author="GoldenCorpusHarness" w:date="2026-03-28T21:57:55Z">
        <w:r>
          <w:delText>De</w:delText>
        </w:r>
      </w:del>
      <w:ins w:id="7157" w:author="GoldenCorpusHarness" w:date="2026-03-28T21:57:55Z">
        <w:r>
          <w:t>Ex</w:t>
        </w:r>
      </w:ins>
      <w:r>
        <w:t>cre</w:t>
      </w:r>
      <w:del w:id="7158" w:author="GoldenCorpusHarness" w:date="2026-03-28T21:57:55Z">
        <w:r>
          <w:delText xml:space="preserve">ases </w:delText>
        </w:r>
      </w:del>
      <w:ins w:id="7159" w:author="GoldenCorpusHarness" w:date="2026-03-28T21:57:55Z">
        <w:r>
          <w:t>t</w:t>
        </w:r>
      </w:ins>
      <w:r>
        <w:t>i</w:t>
      </w:r>
      <w:ins w:id="7160" w:author="GoldenCorpusHarness" w:date="2026-03-28T21:57:55Z">
        <w:r>
          <w:t>o</w:t>
        </w:r>
      </w:ins>
      <w:r>
        <w:t xml:space="preserve">n </w:t>
      </w:r>
      <w:del w:id="7161" w:author="GoldenCorpusHarness" w:date="2026-03-28T21:57:55Z">
        <w:r>
          <w:delText>b</w:delText>
        </w:r>
      </w:del>
      <w:r>
        <w:t>o</w:t>
      </w:r>
      <w:del w:id="7162" w:author="GoldenCorpusHarness" w:date="2026-03-28T21:57:55Z">
        <w:r>
          <w:delText>dy</w:delText>
        </w:r>
      </w:del>
      <w:ins w:id="7163" w:author="GoldenCorpusHarness" w:date="2026-03-28T21:57:55Z">
        <w:r>
          <w:t>f</w:t>
        </w:r>
      </w:ins>
      <w:r>
        <w:t xml:space="preserve"> </w:t>
      </w:r>
      <w:del w:id="7164" w:author="GoldenCorpusHarness" w:date="2026-03-28T21:57:55Z">
        <w:r>
          <w:delText>weight were noted in the surviving females administered 75 mg/kg/dose s</w:delText>
        </w:r>
      </w:del>
      <w:ins w:id="7165" w:author="GoldenCorpusHarness" w:date="2026-03-28T21:57:55Z">
        <w:r>
          <w:t>[3H-KL610023]S</w:t>
        </w:r>
      </w:ins>
      <w:r>
        <w:t xml:space="preserve">ac-TMT </w:t>
      </w:r>
      <w:del w:id="7166" w:author="GoldenCorpusHarness" w:date="2026-03-28T21:57:55Z">
        <w:r>
          <w:delText>du</w:delText>
        </w:r>
      </w:del>
      <w:ins w:id="7167" w:author="GoldenCorpusHarness" w:date="2026-03-28T21:57:55Z">
        <w:r>
          <w:t>afte</w:t>
        </w:r>
      </w:ins>
      <w:r>
        <w:t>r</w:t>
      </w:r>
      <w:ins w:id="7168" w:author="GoldenCorpusHarness" w:date="2026-03-28T21:57:55Z">
        <w:r>
          <w:t xml:space="preserve"> S</w:t>
        </w:r>
      </w:ins>
      <w:r>
        <w:t>ing</w:t>
      </w:r>
      <w:del w:id="7169" w:author="GoldenCorpusHarness" w:date="2026-03-28T21:57:55Z">
        <w:r>
          <w:delText xml:space="preserve"> th</w:delText>
        </w:r>
      </w:del>
      <w:ins w:id="7170" w:author="GoldenCorpusHarness" w:date="2026-03-28T21:57:55Z">
        <w:r>
          <w:t>l</w:t>
        </w:r>
      </w:ins>
      <w:r>
        <w:t xml:space="preserve">e </w:t>
      </w:r>
      <w:del w:id="7171" w:author="GoldenCorpusHarness" w:date="2026-03-28T21:57:55Z">
        <w:r>
          <w:delText>dosi</w:delText>
        </w:r>
      </w:del>
      <w:ins w:id="7172" w:author="GoldenCorpusHarness" w:date="2026-03-28T21:57:55Z">
        <w:r>
          <w:t>IV I</w:t>
        </w:r>
      </w:ins>
      <w:r>
        <w:t>n</w:t>
      </w:r>
      <w:del w:id="7173" w:author="GoldenCorpusHarness" w:date="2026-03-28T21:57:55Z">
        <w:r>
          <w:delText>g phas</w:delText>
        </w:r>
      </w:del>
      <w:ins w:id="7174" w:author="GoldenCorpusHarness" w:date="2026-03-28T21:57:55Z">
        <w:r>
          <w:t>j</w:t>
        </w:r>
      </w:ins>
      <w:r>
        <w:t>e</w:t>
      </w:r>
      <w:del w:id="7175" w:author="GoldenCorpusHarness" w:date="2026-03-28T21:57:55Z">
        <w:r>
          <w:delText xml:space="preserve"> (mean body weight loss &lt;15%), but not in the males. There were no treatment-related </w:delText>
        </w:r>
      </w:del>
      <w:r>
        <w:t>c</w:t>
      </w:r>
      <w:del w:id="7176" w:author="GoldenCorpusHarness" w:date="2026-03-28T21:57:55Z">
        <w:r>
          <w:delText>hanges in body weight or food consump</w:delText>
        </w:r>
      </w:del>
      <w:r>
        <w:t xml:space="preserve">tion </w:t>
      </w:r>
      <w:del w:id="7177" w:author="GoldenCorpusHarness" w:date="2026-03-28T21:57:55Z">
        <w:r>
          <w:delText xml:space="preserve">observed </w:delText>
        </w:r>
      </w:del>
      <w:r>
        <w:t xml:space="preserve">in </w:t>
      </w:r>
      <w:ins w:id="7178" w:author="GoldenCorpusHarness" w:date="2026-03-28T21:57:55Z">
        <w:r>
          <w:t>SD Ra</w:t>
        </w:r>
      </w:ins>
      <w:r>
        <w:t>t</w:t>
      </w:r>
      <w:del w:id="7179" w:author="GoldenCorpusHarness" w:date="2026-03-28T21:57:55Z">
        <w:r>
          <w:delText>he 25 and 50 mg/kg/do</w:delText>
        </w:r>
      </w:del>
      <w:r>
        <w:t>s</w:t>
      </w:r>
      <w:del w:id="7180" w:author="GoldenCorpusHarness" w:date="2026-03-28T21:57:55Z">
        <w:r>
          <w:delText>e sac-TMT groups or the 75 mg/kg sacituzumab group during the dosing or recovery phases.</w:delText>
        </w:r>
      </w:del>
    </w:p>
    <w:p ns2:paraId="35D2CEAA" ns2:textId="7CF85263" w:rsidR="00A82768" w:rsidRDefault="00A82768" w:rsidP="00A82768">
      <w:pPr>
        <w:pStyle w:val="Paragraph"/>
      </w:pPr>
      <w:del w:id="7181" w:author="GoldenCorpusHarness" w:date="2026-03-28T21:57:55Z">
        <w:r>
          <w:delText>There were no changes o</w:delText>
        </w:r>
      </w:del>
      <w:ins w:id="7182" w:author="GoldenCorpusHarness" w:date="2026-03-28T21:57:55Z">
        <w:r>
          <w:t xml:space="preserve">Excretion and mass </w:t>
        </w:r>
      </w:ins>
      <w:r>
        <w:t>b</w:t>
      </w:r>
      <w:del w:id="7183" w:author="GoldenCorpusHarness" w:date="2026-03-28T21:57:55Z">
        <w:r>
          <w:delText xml:space="preserve">served in ophthalmic or bone marrow smear parameters for animals administered sacituzumab or </w:delText>
        </w:r>
      </w:del>
      <w:ins w:id="7184" w:author="GoldenCorpusHarness" w:date="2026-03-28T21:57:55Z">
        <w:r>
          <w:t>alance of [3H-KL610023]</w:t>
        </w:r>
      </w:ins>
      <w:r>
        <w:t xml:space="preserve">sac-TMT </w:t>
      </w:r>
      <w:del w:id="7185" w:author="GoldenCorpusHarness" w:date="2026-03-28T21:57:55Z">
        <w:r>
          <w:delText>d</w:delText>
        </w:r>
      </w:del>
      <w:ins w:id="7186" w:author="GoldenCorpusHarness" w:date="2026-03-28T21:57:55Z">
        <w:r>
          <w:t>was st</w:t>
        </w:r>
      </w:ins>
      <w:r>
        <w:t>u</w:t>
      </w:r>
      <w:del w:id="7187" w:author="GoldenCorpusHarness" w:date="2026-03-28T21:57:55Z">
        <w:r>
          <w:delText>r</w:delText>
        </w:r>
      </w:del>
      <w:ins w:id="7188" w:author="GoldenCorpusHarness" w:date="2026-03-28T21:57:55Z">
        <w:r>
          <w:t>died in intact and in BDC SD rats after a s</w:t>
        </w:r>
      </w:ins>
      <w:r>
        <w:t>ing</w:t>
      </w:r>
      <w:del w:id="7189" w:author="GoldenCorpusHarness" w:date="2026-03-28T21:57:55Z">
        <w:r>
          <w:delText xml:space="preserve"> the dos</w:delText>
        </w:r>
      </w:del>
      <w:ins w:id="7190" w:author="GoldenCorpusHarness" w:date="2026-03-28T21:57:55Z">
        <w:r>
          <w:t>le IV dose (pk007MK2870 / Kelun Report No. VPS18702). The excretion and mass balance data are summarized in [Table 3]. Approximately 87.63% of the administered dose was recovered from intact rats over 0 to 840 hours post dose interval, hav</w:t>
        </w:r>
      </w:ins>
      <w:r>
        <w:t xml:space="preserve">ing </w:t>
      </w:r>
      <w:del w:id="7191" w:author="GoldenCorpusHarness" w:date="2026-03-28T21:57:55Z">
        <w:r>
          <w:delText>or reco</w:delText>
        </w:r>
      </w:del>
      <w:ins w:id="7192" w:author="GoldenCorpusHarness" w:date="2026-03-28T21:57:55Z">
        <w:r>
          <w:t>11.84% in urine, 71.11% in feces, 2.54% in cage rinse/wash, and 2.15% in the carcass. The sac-TMT-deri</w:t>
        </w:r>
      </w:ins>
      <w:r>
        <w:t>ve</w:t>
      </w:r>
      <w:del w:id="7193" w:author="GoldenCorpusHarness" w:date="2026-03-28T21:57:55Z">
        <w:r>
          <w:delText>r</w:delText>
        </w:r>
      </w:del>
      <w:ins w:id="7194" w:author="GoldenCorpusHarness" w:date="2026-03-28T21:57:55Z">
        <w:r>
          <w:t>d radioactivit</w:t>
        </w:r>
      </w:ins>
      <w:r>
        <w:t xml:space="preserve">y </w:t>
      </w:r>
      <w:del w:id="7195" w:author="GoldenCorpusHarness" w:date="2026-03-28T21:57:55Z">
        <w:r>
          <w:delText>phases.</w:delText>
        </w:r>
      </w:del>
      <w:ins w:id="7196" w:author="GoldenCorpusHarness" w:date="2026-03-28T21:57:55Z">
        <w:r>
          <w:t>was slowly excreted in urine and feces. Approximately 67.91% of the administered dose was recovered within the first week post dose, and the excretion of second, third, fourth, and fifth week were 13.92%, 2.09%, 0.95%, and 0.62%, respectively. Approximately 57.43% of the administered dose was recovered from BDC rats within 0 to 72 hours, having 34.46% in bile, 11.41% in urine, 10.61% in feces, and 0.95% in cage rinse/wash, indicating from feces was the main excretion route for [3H-KL610023]sac-TMT.</w:t>
        </w:r>
      </w:ins>
    </w:p>
    <w:p ns2:paraId="734F0E52" ns2:textId="75A33DB9" w:rsidR="00A82768" w:rsidRDefault="00A82768" w:rsidP="00A82768">
      <w:pPr>
        <w:pStyle w:val="Paragraph"/>
      </w:pPr>
      <w:del w:id="7197" w:author="GoldenCorpusHarness" w:date="2026-03-28T21:57:55Z">
        <w:r>
          <w:delText>A</w:delText>
        </w:r>
      </w:del>
      <w:ins w:id="7198" w:author="GoldenCorpusHarness" w:date="2026-03-28T21:57:55Z">
        <w:r>
          <w:t>Tab</w:t>
        </w:r>
      </w:ins>
      <w:r>
        <w:t>l</w:t>
      </w:r>
      <w:del w:id="7199" w:author="GoldenCorpusHarness" w:date="2026-03-28T21:57:55Z">
        <w:r>
          <w:delText>t</w:delText>
        </w:r>
      </w:del>
      <w:ins w:id="7200" w:author="GoldenCorpusHarness" w:date="2026-03-28T21:57:55Z">
        <w:r>
          <w:t>e 3P</w:t>
        </w:r>
      </w:ins>
      <w:r>
        <w:t>er</w:t>
      </w:r>
      <w:del w:id="7201" w:author="GoldenCorpusHarness" w:date="2026-03-28T21:57:55Z">
        <w:r>
          <w:delText xml:space="preserve">ations in hematology parameters were </w:delText>
        </w:r>
      </w:del>
      <w:r>
        <w:t>c</w:t>
      </w:r>
      <w:del w:id="7202" w:author="GoldenCorpusHarness" w:date="2026-03-28T21:57:55Z">
        <w:r>
          <w:delText>onsist</w:delText>
        </w:r>
      </w:del>
      <w:r>
        <w:t xml:space="preserve">ent </w:t>
      </w:r>
      <w:del w:id="7203" w:author="GoldenCorpusHarness" w:date="2026-03-28T21:57:55Z">
        <w:r>
          <w:delText>with</w:delText>
        </w:r>
      </w:del>
      <w:ins w:id="7204" w:author="GoldenCorpusHarness" w:date="2026-03-28T21:57:55Z">
        <w:r>
          <w:t>of</w:t>
        </w:r>
      </w:ins>
      <w:r>
        <w:t xml:space="preserve"> the </w:t>
      </w:r>
      <w:del w:id="7205" w:author="GoldenCorpusHarness" w:date="2026-03-28T21:57:55Z">
        <w:r>
          <w:delText>expec</w:delText>
        </w:r>
      </w:del>
      <w:ins w:id="7206" w:author="GoldenCorpusHarness" w:date="2026-03-28T21:57:55Z">
        <w:r>
          <w:t>Adminis</w:t>
        </w:r>
      </w:ins>
      <w:r>
        <w:t>te</w:t>
      </w:r>
      <w:del w:id="7207" w:author="GoldenCorpusHarness" w:date="2026-03-28T21:57:55Z">
        <w:r>
          <w:delText>d test article-related effects on rapidly dividing cells in the bone marrow. Compa</w:delText>
        </w:r>
      </w:del>
      <w:r>
        <w:t xml:space="preserve">red </w:t>
      </w:r>
      <w:del w:id="7208" w:author="GoldenCorpusHarness" w:date="2026-03-28T21:57:55Z">
        <w:r>
          <w:delText>t</w:delText>
        </w:r>
      </w:del>
      <w:ins w:id="7209" w:author="GoldenCorpusHarness" w:date="2026-03-28T21:57:55Z">
        <w:r>
          <w:t>Radi</w:t>
        </w:r>
      </w:ins>
      <w:r>
        <w:t>o</w:t>
      </w:r>
      <w:del w:id="7210" w:author="GoldenCorpusHarness" w:date="2026-03-28T21:57:55Z">
        <w:r>
          <w:delText xml:space="preserve"> the same group mean values at the second </w:delText>
        </w:r>
      </w:del>
      <w:r>
        <w:t>ac</w:t>
      </w:r>
      <w:del w:id="7211" w:author="GoldenCorpusHarness" w:date="2026-03-28T21:57:55Z">
        <w:r>
          <w:delText>clima</w:delText>
        </w:r>
      </w:del>
      <w:r>
        <w:t>ti</w:t>
      </w:r>
      <w:del w:id="7212" w:author="GoldenCorpusHarness" w:date="2026-03-28T21:57:55Z">
        <w:r>
          <w:delText xml:space="preserve">on exam </w:delText>
        </w:r>
      </w:del>
      <w:ins w:id="7213" w:author="GoldenCorpusHarness" w:date="2026-03-28T21:57:55Z">
        <w:r>
          <w:t>vi</w:t>
        </w:r>
      </w:ins>
      <w:r>
        <w:t>t</w:t>
      </w:r>
      <w:del w:id="7214" w:author="GoldenCorpusHarness" w:date="2026-03-28T21:57:55Z">
        <w:r>
          <w:delText>ime point, slightl</w:delText>
        </w:r>
      </w:del>
      <w:r>
        <w:t xml:space="preserve">y </w:t>
      </w:r>
      <w:del w:id="7215" w:author="GoldenCorpusHarness" w:date="2026-03-28T21:57:55Z">
        <w:r>
          <w:delText>to moderately decreased neutrophil counts (-47% to -82%) and lymphocyte counts (-51% to -71%) in females and males at ≥50 mg/kg/d</w:delText>
        </w:r>
      </w:del>
      <w:ins w:id="7216" w:author="GoldenCorpusHarness" w:date="2026-03-28T21:57:55Z">
        <w:r>
          <w:t>D</w:t>
        </w:r>
      </w:ins>
      <w:r>
        <w:t xml:space="preserve">ose </w:t>
      </w:r>
      <w:del w:id="7217" w:author="GoldenCorpusHarness" w:date="2026-03-28T21:57:55Z">
        <w:r>
          <w:delText>sa</w:delText>
        </w:r>
      </w:del>
      <w:ins w:id="7218" w:author="GoldenCorpusHarness" w:date="2026-03-28T21:57:55Z">
        <w:r>
          <w:t>Re</w:t>
        </w:r>
      </w:ins>
      <w:r>
        <w:t>c</w:t>
      </w:r>
      <w:del w:id="7219" w:author="GoldenCorpusHarness" w:date="2026-03-28T21:57:55Z">
        <w:r>
          <w:delText xml:space="preserve">-TMT </w:delText>
        </w:r>
      </w:del>
      <w:ins w:id="7220" w:author="GoldenCorpusHarness" w:date="2026-03-28T21:57:55Z">
        <w:r>
          <w:t>ove</w:t>
        </w:r>
      </w:ins>
      <w:r>
        <w:t>re</w:t>
      </w:r>
      <w:del w:id="7221" w:author="GoldenCorpusHarness" w:date="2026-03-28T21:57:55Z">
        <w:r>
          <w:delText>sulte</w:delText>
        </w:r>
      </w:del>
      <w:r>
        <w:t>d</w:t>
      </w:r>
      <w:del w:id="7222" w:author="GoldenCorpusHarness" w:date="2026-03-28T21:57:55Z">
        <w:r>
          <w:delText xml:space="preserve"> in slightly to moderately decreased WBC counts (-54% to -74%) six days</w:delText>
        </w:r>
      </w:del>
      <w:r>
        <w:t xml:space="preserve"> after </w:t>
      </w:r>
      <w:del w:id="7223" w:author="GoldenCorpusHarness" w:date="2026-03-28T21:57:55Z">
        <w:r>
          <w:delText>th</w:delText>
        </w:r>
      </w:del>
      <w:ins w:id="7224" w:author="GoldenCorpusHarness" w:date="2026-03-28T21:57:55Z">
        <w:r>
          <w:t>a Singl</w:t>
        </w:r>
      </w:ins>
      <w:r>
        <w:t xml:space="preserve">e </w:t>
      </w:r>
      <w:del w:id="7225" w:author="GoldenCorpusHarness" w:date="2026-03-28T21:57:55Z">
        <w:r>
          <w:delText>s</w:delText>
        </w:r>
      </w:del>
      <w:ins w:id="7226" w:author="GoldenCorpusHarness" w:date="2026-03-28T21:57:55Z">
        <w:r>
          <w:t>IV Inj</w:t>
        </w:r>
      </w:ins>
      <w:r>
        <w:t>ec</w:t>
      </w:r>
      <w:del w:id="7227" w:author="GoldenCorpusHarness" w:date="2026-03-28T21:57:55Z">
        <w:r>
          <w:delText>ond and fourth doses. At 25 mg/kg/dose sacTMT, individual animals had similarly decreased neutrophil, lymphocyte, and WBC counts at the same time points. Very slightly decreased red cell mass parameters (RBC count, hemoglobin concentra</w:delText>
        </w:r>
      </w:del>
      <w:r>
        <w:t>tion</w:t>
      </w:r>
      <w:del w:id="7228" w:author="GoldenCorpusHarness" w:date="2026-03-28T21:57:55Z">
        <w:r>
          <w:delText>, hematocrit; values below the range present in untreated animals</w:delText>
        </w:r>
      </w:del>
      <w:r>
        <w:t xml:space="preserve"> o</w:t>
      </w:r>
      <w:del w:id="7229" w:author="GoldenCorpusHarness" w:date="2026-03-28T21:57:55Z">
        <w:r>
          <w:delText>n</w:delText>
        </w:r>
      </w:del>
      <w:ins w:id="7230" w:author="GoldenCorpusHarness" w:date="2026-03-28T21:57:55Z">
        <w:r>
          <w:t>f</w:t>
        </w:r>
      </w:ins>
      <w:r>
        <w:t xml:space="preserve"> </w:t>
      </w:r>
      <w:del w:id="7231" w:author="GoldenCorpusHarness" w:date="2026-03-28T21:57:55Z">
        <w:r>
          <w:delText>the study) were present in individual animals at ≥</w:delText>
        </w:r>
      </w:del>
      <w:ins w:id="7232" w:author="GoldenCorpusHarness" w:date="2026-03-28T21:57:55Z">
        <w:r>
          <w:t>[3H-KL6100</w:t>
        </w:r>
      </w:ins>
      <w:r>
        <w:t>2</w:t>
      </w:r>
      <w:del w:id="7233" w:author="GoldenCorpusHarness" w:date="2026-03-28T21:57:55Z">
        <w:r>
          <w:delText>5 mg/kg/dose sacTMT six days after the second and fourth doses, and were associated with slightly decreased RET counts in females and males at 25 mg/kg/dose sac-TMT (-56% to 58%) after the second dose, and moderately to markedly decreased RET counts (69% to -90%) at ≥50 mg/kg/dose s</w:delText>
        </w:r>
      </w:del>
      <w:ins w:id="7234" w:author="GoldenCorpusHarness" w:date="2026-03-28T21:57:55Z">
        <w:r>
          <w:t>3]S</w:t>
        </w:r>
      </w:ins>
      <w:r>
        <w:t>ac-TMT a</w:t>
      </w:r>
      <w:del w:id="7235" w:author="GoldenCorpusHarness" w:date="2026-03-28T21:57:55Z">
        <w:r>
          <w:delText>f</w:delText>
        </w:r>
      </w:del>
      <w:r>
        <w:t>t</w:t>
      </w:r>
      <w:del w:id="7236" w:author="GoldenCorpusHarness" w:date="2026-03-28T21:57:55Z">
        <w:r>
          <w:delText>er</w:delText>
        </w:r>
      </w:del>
      <w:ins w:id="7237" w:author="GoldenCorpusHarness" w:date="2026-03-28T21:57:55Z">
        <w:r>
          <w:t xml:space="preserve"> 3 mg/100 µCi/kg</w:t>
        </w:r>
      </w:ins>
      <w:r>
        <w:t xml:space="preserve"> t</w:t>
      </w:r>
      <w:del w:id="7238" w:author="GoldenCorpusHarness" w:date="2026-03-28T21:57:55Z">
        <w:r>
          <w:delText>h</w:delText>
        </w:r>
      </w:del>
      <w:ins w:id="7239" w:author="GoldenCorpusHarness" w:date="2026-03-28T21:57:55Z">
        <w:r>
          <w:t>o SD Rats (M</w:t>
        </w:r>
      </w:ins>
      <w:r>
        <w:t>e</w:t>
      </w:r>
      <w:del w:id="7240" w:author="GoldenCorpusHarness" w:date="2026-03-28T21:57:55Z">
        <w:r>
          <w:delText xml:space="preserve"> second </w:delText>
        </w:r>
      </w:del>
      <w:r>
        <w:t>an</w:t>
      </w:r>
      <w:del w:id="7241" w:author="GoldenCorpusHarness" w:date="2026-03-28T21:57:55Z">
        <w:r>
          <w:delText>d</w:delText>
        </w:r>
      </w:del>
      <w:r>
        <w:t xml:space="preserve"> </w:t>
      </w:r>
      <w:del w:id="7242" w:author="GoldenCorpusHarness" w:date="2026-03-28T21:57:55Z">
        <w:r>
          <w:delText>fourth</w:delText>
        </w:r>
      </w:del>
      <w:ins w:id="7243" w:author="GoldenCorpusHarness" w:date="2026-03-28T21:57:55Z">
        <w:r>
          <w:t>±</w:t>
        </w:r>
      </w:ins>
      <w:r>
        <w:t xml:space="preserve"> </w:t>
      </w:r>
      <w:del w:id="7244" w:author="GoldenCorpusHarness" w:date="2026-03-28T21:57:55Z">
        <w:r>
          <w:delText>doses.</w:delText>
        </w:r>
      </w:del>
      <w:ins w:id="7245" w:author="GoldenCorpusHarness" w:date="2026-03-28T21:57:55Z">
        <w:r>
          <w:t>SD, n = 6)</w:t>
        </w:r>
      </w:ins>
    </w:p>
    <w:p ns2:paraId="3AE55354" ns2:textId="5545B640" w:rsidR="00A82768" w:rsidRDefault="00A82768" w:rsidP="00A82768">
      <w:pPr>
        <w:pStyle w:val="Paragraph"/>
      </w:pPr>
      <w:r>
        <w:t xml:space="preserve">IV administration of the </w:t>
      </w:r>
      <w:r w:rsidR="00921E5C">
        <w:t>s</w:t>
      </w:r>
      <w:r w:rsidR="00921E5C" w:rsidRPr="00C8285B">
        <w:t>acituzumab</w:t>
      </w:r>
      <w:r>
        <w:t xml:space="preserve"> alone resulted in limited individual animal changes in clinical pathology and/or immunology parameters which were considered normal variability or were not toxicologically meaningful because of the low incidence and small magnitude of the changes.</w:t>
      </w:r>
    </w:p>
    <w:p ns2:paraId="0ABA9AF4" ns2:textId="6459752D" w:rsidR="00A82768" w:rsidRDefault="00A82768" w:rsidP="00A82768">
      <w:pPr>
        <w:pStyle w:val="Paragraph"/>
      </w:pPr>
      <w:ins w:id="7246" w:author="GoldenCorpusHarness" w:date="2026-03-28T21:57:55Z">
        <w:r>
          <w:t xml:space="preserve">Source: </w:t>
        </w:r>
      </w:ins>
      <w:r>
        <w:t>A</w:t>
      </w:r>
      <w:ins w:id="7247" w:author="GoldenCorpusHarness" w:date="2026-03-28T21:57:55Z">
        <w:r>
          <w:t>dap</w:t>
        </w:r>
      </w:ins>
      <w:r>
        <w:t>t</w:t>
      </w:r>
      <w:ins w:id="7248" w:author="GoldenCorpusHarness" w:date="2026-03-28T21:57:55Z">
        <w:r>
          <w:t>ed from</w:t>
        </w:r>
      </w:ins>
      <w:r>
        <w:t xml:space="preserve"> n</w:t>
      </w:r>
      <w:del w:id="7249" w:author="GoldenCorpusHarness" w:date="2026-03-28T21:57:55Z">
        <w:r>
          <w:delText>e</w:delText>
        </w:r>
      </w:del>
      <w:ins w:id="7250" w:author="GoldenCorpusHarness" w:date="2026-03-28T21:57:55Z">
        <w:r>
          <w:t>on</w:t>
        </w:r>
      </w:ins>
      <w:r>
        <w:t>c</w:t>
      </w:r>
      <w:del w:id="7251" w:author="GoldenCorpusHarness" w:date="2026-03-28T21:57:55Z">
        <w:r>
          <w:delText xml:space="preserve">ropsy, decreases </w:delText>
        </w:r>
      </w:del>
      <w:ins w:id="7252" w:author="GoldenCorpusHarness" w:date="2026-03-28T21:57:55Z">
        <w:r>
          <w:t>l</w:t>
        </w:r>
      </w:ins>
      <w:r>
        <w:t>in</w:t>
      </w:r>
      <w:ins w:id="7253" w:author="GoldenCorpusHarness" w:date="2026-03-28T21:57:55Z">
        <w:r>
          <w:t>ical</w:t>
        </w:r>
      </w:ins>
      <w:r>
        <w:t xml:space="preserve"> </w:t>
      </w:r>
      <w:del w:id="7254" w:author="GoldenCorpusHarness" w:date="2026-03-28T21:57:55Z">
        <w:r>
          <w:delText>ab</w:delText>
        </w:r>
      </w:del>
      <w:r>
        <w:t>s</w:t>
      </w:r>
      <w:del w:id="7255" w:author="GoldenCorpusHarness" w:date="2026-03-28T21:57:55Z">
        <w:r>
          <w:delText>ol</w:delText>
        </w:r>
      </w:del>
      <w:ins w:id="7256" w:author="GoldenCorpusHarness" w:date="2026-03-28T21:57:55Z">
        <w:r>
          <w:t>t</w:t>
        </w:r>
      </w:ins>
      <w:r>
        <w:t>u</w:t>
      </w:r>
      <w:del w:id="7257" w:author="GoldenCorpusHarness" w:date="2026-03-28T21:57:55Z">
        <w:r>
          <w:delText>te an</w:delText>
        </w:r>
      </w:del>
      <w:r>
        <w:t>d</w:t>
      </w:r>
      <w:ins w:id="7258" w:author="GoldenCorpusHarness" w:date="2026-03-28T21:57:55Z">
        <w:r>
          <w:t>y</w:t>
        </w:r>
      </w:ins>
      <w:r>
        <w:t xml:space="preserve"> re</w:t>
      </w:r>
      <w:del w:id="7259" w:author="GoldenCorpusHarness" w:date="2026-03-28T21:57:55Z">
        <w:r>
          <w:delText>lative thymus weights occurred at 50 and 75 mg/kg/dose sac-TMT grou</w:delText>
        </w:r>
      </w:del>
      <w:r>
        <w:t>p</w:t>
      </w:r>
      <w:del w:id="7260" w:author="GoldenCorpusHarness" w:date="2026-03-28T21:57:55Z">
        <w:r>
          <w:delText>s, however, the findings resolved in the 50 mg/kg/dose group by the end of the recovery phase (no recovery group for 75 mg/kg/dose due to m</w:delText>
        </w:r>
      </w:del>
      <w:r>
        <w:t>ort</w:t>
      </w:r>
      <w:del w:id="7261" w:author="GoldenCorpusHarness" w:date="2026-03-28T21:57:55Z">
        <w:r>
          <w:delText>ality).</w:delText>
        </w:r>
      </w:del>
      <w:r>
        <w:t xml:space="preserve"> </w:t>
      </w:r>
      <w:del w:id="7262" w:author="GoldenCorpusHarness" w:date="2026-03-28T21:57:55Z">
        <w:r>
          <w:delText>Blac</w:delText>
        </w:r>
      </w:del>
      <w:ins w:id="7263" w:author="GoldenCorpusHarness" w:date="2026-03-28T21:57:55Z">
        <w:r>
          <w:t>p</w:t>
        </w:r>
      </w:ins>
      <w:r>
        <w:t>k</w:t>
      </w:r>
      <w:del w:id="7264" w:author="GoldenCorpusHarness" w:date="2026-03-28T21:57:55Z">
        <w:r>
          <w:delText xml:space="preserve"> discoloration of the injection site was observed in </w:delText>
        </w:r>
      </w:del>
      <w:ins w:id="7265" w:author="GoldenCorpusHarness" w:date="2026-03-28T21:57:55Z">
        <w:r>
          <w:t>007</w:t>
        </w:r>
      </w:ins>
      <w:r>
        <w:t>m</w:t>
      </w:r>
      <w:del w:id="7266" w:author="GoldenCorpusHarness" w:date="2026-03-28T21:57:55Z">
        <w:r>
          <w:delText>on</w:delText>
        </w:r>
      </w:del>
      <w:r>
        <w:t>k</w:t>
      </w:r>
      <w:del w:id="7267" w:author="GoldenCorpusHarness" w:date="2026-03-28T21:57:55Z">
        <w:r>
          <w:delText>eys at all sac-TMT dose levels. Decreased thymus size was observed in 3/6 and 5/5 monkeys administered 5</w:delText>
        </w:r>
      </w:del>
      <w:ins w:id="7268" w:author="GoldenCorpusHarness" w:date="2026-03-28T21:57:55Z">
        <w:r>
          <w:t>287</w:t>
        </w:r>
      </w:ins>
      <w:r>
        <w:t>0</w:t>
      </w:r>
      <w:del w:id="7269" w:author="GoldenCorpusHarness" w:date="2026-03-28T21:57:55Z">
        <w:r>
          <w:delText xml:space="preserve"> and 75 mg/kg/dose sac-TMT, respectively, and remained in ¼ monkeys in the 50 mg/kg/dose group at the end of recovery.</w:delText>
        </w:r>
      </w:del>
    </w:p>
    <w:p ns2:paraId="33D74986" ns2:textId="319ABA99" w:rsidR="00A82768" w:rsidRDefault="00A82768" w:rsidP="00A82768">
      <w:pPr>
        <w:pStyle w:val="Paragraph"/>
      </w:pPr>
      <w:del w:id="7270" w:author="GoldenCorpusHarness" w:date="2026-03-28T21:57:55Z">
        <w:r>
          <w:delText>Histopathology findings were observed in the 75 mg/kg/dose sac-TMT group at the end of the dosing phase and consisted of lesions in the jejunum and ileum (minimal to moderate villi atrophy, intestinal gland hypertrophy/hyperplasia accompanied with chronic inflammation), cecum (minimal intestinal gland dilation), thymus (moderate to severe reduction of cortical lymphocytes), skin (minimal to mild hair follicle atrophy, epidermal pigmentation at the site of administration), sternum bone marrow (minimal to mild decrease in hematopoietic cells) and vagina (minimal to mild epithelial atrophy) that were similar but less severe as compared to the moribund/dead animals. Similar changes with a lower incidence or severity were observed in the 50 mg/kg/dose sac-TMT group. Findings in animals administered 25 mg/kg/dose sac-TMT were limited to lesions on the skin and thymus. All histopathological changes were recovered or partially recovered at the end of the recovery period. No histopathological findings were observed in monkeys administered sacituzumab following the dosing and recovery phase necropsies.</w:delText>
        </w:r>
      </w:del>
    </w:p>
    <w:p ns2:paraId="652C6D13" ns2:textId="1445B450" w:rsidR="00A82768" w:rsidRDefault="00A82768" w:rsidP="00A82768">
      <w:pPr>
        <w:pStyle w:val="Paragraph"/>
      </w:pPr>
      <w:del w:id="7271" w:author="GoldenCorpusHarness" w:date="2026-03-28T21:57:55Z">
        <w:r>
          <w:delText>An</w:delText>
        </w:r>
      </w:del>
      <w:ins w:id="7272" w:author="GoldenCorpusHarness" w:date="2026-03-28T21:57:55Z">
        <w:r>
          <w:t>Excre</w:t>
        </w:r>
      </w:ins>
      <w:r>
        <w:t>ti</w:t>
      </w:r>
      <w:del w:id="7273" w:author="GoldenCorpusHarness" w:date="2026-03-28T21:57:55Z">
        <w:r>
          <w:delText>-sac-TMT antib</w:delText>
        </w:r>
      </w:del>
      <w:r>
        <w:t>o</w:t>
      </w:r>
      <w:del w:id="7274" w:author="GoldenCorpusHarness" w:date="2026-03-28T21:57:55Z">
        <w:r>
          <w:delText>dy was detected i</w:delText>
        </w:r>
      </w:del>
      <w:r>
        <w:t xml:space="preserve">n </w:t>
      </w:r>
      <w:del w:id="7275" w:author="GoldenCorpusHarness" w:date="2026-03-28T21:57:55Z">
        <w:r>
          <w:delText>6/10</w:delText>
        </w:r>
      </w:del>
      <w:ins w:id="7276" w:author="GoldenCorpusHarness" w:date="2026-03-28T21:57:55Z">
        <w:r>
          <w:t>of</w:t>
        </w:r>
      </w:ins>
      <w:r>
        <w:t xml:space="preserve"> </w:t>
      </w:r>
      <w:del w:id="7277" w:author="GoldenCorpusHarness" w:date="2026-03-28T21:57:55Z">
        <w:r>
          <w:delText>and 4/10 monkeys in the 25 and 50 mg/kg/dose sac-TMT groups. Antibody against the recombinant TROP2 humanized monoclonal antibody was detected in 2/10 monkeys in the 75 mg/kg/dose s</w:delText>
        </w:r>
      </w:del>
      <w:ins w:id="7278" w:author="GoldenCorpusHarness" w:date="2026-03-28T21:57:55Z">
        <w:r>
          <w:t>[3HS</w:t>
        </w:r>
      </w:ins>
      <w:r>
        <w:t>acituzumab</w:t>
      </w:r>
      <w:del w:id="7279" w:author="GoldenCorpusHarness" w:date="2026-03-28T21:57:55Z">
        <w:r>
          <w:delText xml:space="preserve"> group and in 6/10 and 1/10 monkeys in the 25 and 50 mg/kg/dose s</w:delText>
        </w:r>
      </w:del>
      <w:ins w:id="7280" w:author="GoldenCorpusHarness" w:date="2026-03-28T21:57:55Z">
        <w:r>
          <w:t>]S</w:t>
        </w:r>
      </w:ins>
      <w:r>
        <w:t>ac</w:t>
      </w:r>
      <w:del w:id="7281" w:author="GoldenCorpusHarness" w:date="2026-03-28T21:57:55Z">
        <w:r>
          <w:delText>-</w:delText>
        </w:r>
      </w:del>
      <w:r>
        <w:t>TMT</w:t>
      </w:r>
      <w:del w:id="7282" w:author="GoldenCorpusHarness" w:date="2026-03-28T21:57:55Z">
        <w:r>
          <w:delText xml:space="preserve"> dose groups, respectively. ADA was first detected on Study Day 15 and the positive ADA rate did not decrease 4 weeks</w:delText>
        </w:r>
      </w:del>
      <w:r>
        <w:t xml:space="preserve"> after </w:t>
      </w:r>
      <w:del w:id="7283" w:author="GoldenCorpusHarness" w:date="2026-03-28T21:57:55Z">
        <w:r>
          <w:delText>w</w:delText>
        </w:r>
      </w:del>
      <w:ins w:id="7284" w:author="GoldenCorpusHarness" w:date="2026-03-28T21:57:55Z">
        <w:r>
          <w:t>S</w:t>
        </w:r>
      </w:ins>
      <w:r>
        <w:t>i</w:t>
      </w:r>
      <w:del w:id="7285" w:author="GoldenCorpusHarness" w:date="2026-03-28T21:57:55Z">
        <w:r>
          <w:delText>thdrawal of test artic</w:delText>
        </w:r>
      </w:del>
      <w:ins w:id="7286" w:author="GoldenCorpusHarness" w:date="2026-03-28T21:57:55Z">
        <w:r>
          <w:t>ng</w:t>
        </w:r>
      </w:ins>
      <w:r>
        <w:t>le</w:t>
      </w:r>
      <w:del w:id="7287" w:author="GoldenCorpusHarness" w:date="2026-03-28T21:57:55Z">
        <w:r>
          <w:delText>s.</w:delText>
        </w:r>
      </w:del>
      <w:r>
        <w:t xml:space="preserve"> </w:t>
      </w:r>
      <w:del w:id="7288" w:author="GoldenCorpusHarness" w:date="2026-03-28T21:57:55Z">
        <w:r>
          <w:delText>No</w:delText>
        </w:r>
      </w:del>
      <w:ins w:id="7289" w:author="GoldenCorpusHarness" w:date="2026-03-28T21:57:55Z">
        <w:r>
          <w:t>IV</w:t>
        </w:r>
      </w:ins>
      <w:r>
        <w:t xml:space="preserve"> </w:t>
      </w:r>
      <w:del w:id="7290" w:author="GoldenCorpusHarness" w:date="2026-03-28T21:57:55Z">
        <w:r>
          <w:delText>a</w:delText>
        </w:r>
      </w:del>
      <w:ins w:id="7291" w:author="GoldenCorpusHarness" w:date="2026-03-28T21:57:55Z">
        <w:r>
          <w:t>I</w:t>
        </w:r>
      </w:ins>
      <w:r>
        <w:t>n</w:t>
      </w:r>
      <w:del w:id="7292" w:author="GoldenCorpusHarness" w:date="2026-03-28T21:57:55Z">
        <w:r>
          <w:delText>tibody against Sac-TMT or recombinant TROP2 humanized monoclonal antibody was det</w:delText>
        </w:r>
      </w:del>
      <w:ins w:id="7293" w:author="GoldenCorpusHarness" w:date="2026-03-28T21:57:55Z">
        <w:r>
          <w:t>j</w:t>
        </w:r>
      </w:ins>
      <w:r>
        <w:t>ect</w:t>
      </w:r>
      <w:del w:id="7294" w:author="GoldenCorpusHarness" w:date="2026-03-28T21:57:55Z">
        <w:r>
          <w:delText>ed</w:delText>
        </w:r>
      </w:del>
      <w:ins w:id="7295" w:author="GoldenCorpusHarness" w:date="2026-03-28T21:57:55Z">
        <w:r>
          <w:t>ion</w:t>
        </w:r>
      </w:ins>
      <w:r>
        <w:t xml:space="preserve"> in </w:t>
      </w:r>
      <w:ins w:id="7296" w:author="GoldenCorpusHarness" w:date="2026-03-28T21:57:55Z">
        <w:r>
          <w:t>SD Ra</w:t>
        </w:r>
      </w:ins>
      <w:r>
        <w:t>t</w:t>
      </w:r>
      <w:del w:id="7297" w:author="GoldenCorpusHarness" w:date="2026-03-28T21:57:55Z">
        <w:r>
          <w:delText>he 75 mg/kg/do</w:delText>
        </w:r>
      </w:del>
      <w:r>
        <w:t>s</w:t>
      </w:r>
      <w:del w:id="7298" w:author="GoldenCorpusHarness" w:date="2026-03-28T21:57:55Z">
        <w:r>
          <w:delText>e sac-TMT group.</w:delText>
        </w:r>
      </w:del>
    </w:p>
    <w:p ns2:paraId="7631494E" ns2:textId="0BE80592" w:rsidR="00A82768" w:rsidRDefault="004628F1" w:rsidP="00A82768">
      <w:pPr>
        <w:pStyle w:val="Paragraph"/>
      </w:pPr>
      <w:del w:id="7299" w:author="GoldenCorpusHarness" w:date="2026-03-28T21:57:55Z">
        <w:r>
          <w:delText>Sac</w:delText>
        </w:r>
      </w:del>
      <w:ins w:id="7300" w:author="GoldenCorpusHarness" w:date="2026-03-28T21:57:55Z">
        <w:r>
          <w:t>Excretion and mass balance of [3H</w:t>
        </w:r>
      </w:ins>
      <w:r>
        <w:t>-</w:t>
      </w:r>
      <w:ins w:id="7301" w:author="GoldenCorpusHarness" w:date="2026-03-28T21:57:55Z">
        <w:r>
          <w:t>sacituzumab]sac</w:t>
        </w:r>
      </w:ins>
      <w:r>
        <w:t>TMT</w:t>
      </w:r>
      <w:del w:id="7302" w:author="GoldenCorpusHarness" w:date="2026-03-28T21:57:55Z">
        <w:r>
          <w:delText>-A</w:delText>
        </w:r>
      </w:del>
      <w:ins w:id="7303" w:author="GoldenCorpusHarness" w:date="2026-03-28T21:57:55Z">
        <w:r>
          <w:t xml:space="preserve"> (tritium labeled on the antibody) was studied in intact and B</w:t>
        </w:r>
      </w:ins>
      <w:r>
        <w:t>DC</w:t>
      </w:r>
      <w:del w:id="7304" w:author="GoldenCorpusHarness" w:date="2026-03-28T21:57:55Z">
        <w:r>
          <w:delText>, sac-T</w:delText>
        </w:r>
      </w:del>
      <w:ins w:id="7305" w:author="GoldenCorpusHarness" w:date="2026-03-28T21:57:55Z">
        <w:r>
          <w:t xml:space="preserve"> SD rats after a single IV dose (pk008</w:t>
        </w:r>
      </w:ins>
      <w:r>
        <w:t>M</w:t>
      </w:r>
      <w:del w:id="7306" w:author="GoldenCorpusHarness" w:date="2026-03-28T21:57:55Z">
        <w:r>
          <w:delText xml:space="preserve">T-TAb, and </w:delText>
        </w:r>
      </w:del>
      <w:r>
        <w:t>K</w:t>
      </w:r>
      <w:del w:id="7307" w:author="GoldenCorpusHarness" w:date="2026-03-28T21:57:55Z">
        <w:r>
          <w:delText>L6</w:delText>
        </w:r>
      </w:del>
      <w:ins w:id="7308" w:author="GoldenCorpusHarness" w:date="2026-03-28T21:57:55Z">
        <w:r>
          <w:t>2870 / Kelun Report No. VPS</w:t>
        </w:r>
      </w:ins>
      <w:r>
        <w:t>1</w:t>
      </w:r>
      <w:del w:id="7309" w:author="GoldenCorpusHarness" w:date="2026-03-28T21:57:55Z">
        <w:r>
          <w:delText>002</w:delText>
        </w:r>
      </w:del>
      <w:ins w:id="7310" w:author="GoldenCorpusHarness" w:date="2026-03-28T21:57:55Z">
        <w:r>
          <w:t>870</w:t>
        </w:r>
      </w:ins>
      <w:r>
        <w:t>3</w:t>
      </w:r>
      <w:del w:id="7311" w:author="GoldenCorpusHarness" w:date="2026-03-28T21:57:55Z">
        <w:r>
          <w:delText xml:space="preserve"> TK parameters were evaluated in control and treated animals following administration of sac-TMT and sacituzumab (sac-TMT-TAb assessment only) following the first (Study Day 1) and last dose (Study Day 43 for the 25 and 50 mg/kg/dose groups and Study Day 29 for the 75 mg/kg/dose group</w:delText>
        </w:r>
      </w:del>
      <w:r>
        <w:t xml:space="preserve">). </w:t>
      </w:r>
      <w:del w:id="7312" w:author="GoldenCorpusHarness" w:date="2026-03-28T21:57:55Z">
        <w:r>
          <w:delText>Concentrations of sac-TMT-ADC, sac-TMT-TAb, and KL610023 in all control group samples were below t</w:delText>
        </w:r>
      </w:del>
      <w:ins w:id="7313" w:author="GoldenCorpusHarness" w:date="2026-03-28T21:57:55Z">
        <w:r>
          <w:t>T</w:t>
        </w:r>
      </w:ins>
      <w:r>
        <w:t xml:space="preserve">he </w:t>
      </w:r>
      <w:del w:id="7314" w:author="GoldenCorpusHarness" w:date="2026-03-28T21:57:55Z">
        <w:r>
          <w:delText>LLOQ</w:delText>
        </w:r>
      </w:del>
      <w:ins w:id="7315" w:author="GoldenCorpusHarness" w:date="2026-03-28T21:57:55Z">
        <w:r>
          <w:t>excretion and mass balance data are summarized in [Table 4]</w:t>
        </w:r>
      </w:ins>
      <w:r>
        <w:t>.</w:t>
      </w:r>
    </w:p>
    <w:p ns2:paraId="311F9C74" ns2:textId="7BC104B1" w:rsidR="00E02950" w:rsidRDefault="004628F1" w:rsidP="00A82768">
      <w:pPr>
        <w:pStyle w:val="Paragraph"/>
      </w:pPr>
      <w:del w:id="7316" w:author="GoldenCorpusHarness" w:date="2026-03-28T21:57:55Z">
        <w:r>
          <w:delText>Sac</w:delText>
        </w:r>
      </w:del>
      <w:ins w:id="7317" w:author="GoldenCorpusHarness" w:date="2026-03-28T21:57:55Z">
        <w:r>
          <w:t>Approximately 86.75% of the administered dose was recovered from intact rats over 0 to 840 hours post dose interval, having 44.84% in urine, 4.59% in feces, 10.82% in cage rinse/wash and 26.50% in the carcass The radioactivity was slowly excreted in urine and feces. Approximately 28.74% of the administered dose was recovered in the first week post dose, and the excretion of second, third, fourth and fifth week were 8.87%, 8.98%, 7.08% and 6.60%, respectively, and the daily excretion of the last 2 days was less than 1%. Approximately 31.02% of the administered dose was recovered from BDC rats over 0 to 72 hours post dose interval, having 2.48% in bile, 25.74% in urine, 0.43% in feces, and 2.38% in cage rinse/wash, indicating the bile was not the main excretion route for [3H</w:t>
        </w:r>
      </w:ins>
      <w:r>
        <w:t>-</w:t>
      </w:r>
      <w:ins w:id="7318" w:author="GoldenCorpusHarness" w:date="2026-03-28T21:57:55Z">
        <w:r>
          <w:t>sacituzumab]sac</w:t>
        </w:r>
      </w:ins>
      <w:r>
        <w:t>TMT-</w:t>
      </w:r>
      <w:del w:id="7319" w:author="GoldenCorpusHarness" w:date="2026-03-28T21:57:55Z">
        <w:r>
          <w:delText>ADC TK parameters following administration of sac-TMT are presented in [Table 6].</w:delText>
        </w:r>
      </w:del>
      <w:ins w:id="7320" w:author="GoldenCorpusHarness" w:date="2026-03-28T21:57:55Z">
        <w:r>
          <w:t>derived radioactivity.</w:t>
        </w:r>
      </w:ins>
    </w:p>
    <w:p ns2:paraId="38AE790B" ns2:textId="359CA002" w:rsidR="00E02950" w:rsidRDefault="00E02950" w:rsidP="00E02950">
      <w:pPr>
        <w:pStyle w:val="TableTitle"/>
      </w:pPr>
      <w:r>
        <w:t>Table</w:t>
      </w:r>
      <w:del w:id="7321" w:author="GoldenCorpusHarness" w:date="2026-03-28T21:57:55Z">
        <w:r>
          <w:delText xml:space="preserve"> 6</w:delText>
        </w:r>
      </w:del>
      <w:ins w:id="7322" w:author="GoldenCorpusHarness" w:date="2026-03-28T21:57:55Z">
        <w:r>
          <w:t xml:space="preserve"> 4Percentage of the Administered Radioactive Dose Recovered After a Single IV Injection of [3H-Sacituzumab]SacTMT at 3 mg/100 µCi/kg to SD Rats (</w:t>
        </w:r>
      </w:ins>
      <w:r>
        <w:t xml:space="preserve">Mean </w:t>
      </w:r>
      <w:del w:id="7323" w:author="GoldenCorpusHarness" w:date="2026-03-28T21:57:55Z">
        <w:r>
          <w:delText>Sac-TMT-ADC TK Parameters in Monkeys Following IV Dosing of</w:delText>
        </w:r>
      </w:del>
      <w:ins w:id="7324" w:author="GoldenCorpusHarness" w:date="2026-03-28T21:57:55Z">
        <w:r>
          <w:t>±</w:t>
        </w:r>
      </w:ins>
      <w:r>
        <w:t xml:space="preserve"> S</w:t>
      </w:r>
      <w:del w:id="7325" w:author="GoldenCorpusHarness" w:date="2026-03-28T21:57:55Z">
        <w:r>
          <w:delText>ac-TMT</w:delText>
        </w:r>
      </w:del>
      <w:ins w:id="7326" w:author="GoldenCorpusHarness" w:date="2026-03-28T21:57:55Z">
        <w:r>
          <w:t>D,</w:t>
        </w:r>
      </w:ins>
      <w:r>
        <w:t xml:space="preserve"> </w:t>
      </w:r>
      <w:del w:id="7327" w:author="GoldenCorpusHarness" w:date="2026-03-28T21:57:55Z">
        <w:r>
          <w:delText>(TT #18 7853 / A201808</w:delText>
        </w:r>
      </w:del>
      <w:ins w:id="7328" w:author="GoldenCorpusHarness" w:date="2026-03-28T21:57:55Z">
        <w:r>
          <w:t>n=</w:t>
        </w:r>
      </w:ins>
      <w:r>
        <w:t>6</w:t>
      </w:r>
      <w:del w:id="7329" w:author="GoldenCorpusHarness" w:date="2026-03-28T21:57:55Z">
        <w:r>
          <w:delText>-T014-01</w:delText>
        </w:r>
      </w:del>
      <w:r>
        <w:t>)</w:t>
      </w:r>
    </w:p>
    <w:tbl>
      <w:tblPr>
        <w:tblW w:w="8986" w:type="dxa"/>
        <w:jc w:val="center"/>
        <w:tblBorders>
          <w:top w:val="single" w:sz="18" w:space="0" w:color="000000"/>
          <w:left w:val="single" w:sz="18" w:space="0" w:color="000000"/>
          <w:bottom w:val="single" w:sz="18" w:space="0" w:color="000000"/>
          <w:right w:val="single" w:sz="18" w:space="0" w:color="000000"/>
        </w:tblBorders>
        <w:tblLayout w:type="fixed"/>
        <w:tblCellMar>
          <w:left w:w="26" w:type="dxa"/>
        </w:tblCellMar>
        <w:tblLook w:val="04A0" w:firstRow="1" w:lastRow="0" w:firstColumn="1" w:lastColumn="0" w:noHBand="0" w:noVBand="1"/>
      </w:tblPr>
      <w:tblGrid>
        <w:gridCol w:w="1093"/>
        <w:gridCol w:w="1093"/>
        <w:gridCol w:w="946"/>
        <w:gridCol w:w="946"/>
        <w:gridCol w:w="818"/>
        <w:gridCol w:w="818"/>
        <w:gridCol w:w="818"/>
        <w:gridCol w:w="818"/>
        <w:gridCol w:w="818"/>
        <w:gridCol w:w="818"/>
      </w:tblGrid>
      <w:tr w:rsidR="00BA7B21" w:rsidRPr="00063B5C" ns2:paraId="29889A59" ns2:textId="0D99A709" w:rsidTr="00812D7B">
        <w:trPr>
          <w:trHeight w:val="260"/>
          <w:tblHeader/>
          <w:jc w:val="center"/>
        </w:trPr>
        <w:tc>
          <w:tcPr>
            <w:tcW w:w="1093" w:type="dxa"/>
            <w:vMerge w:val="restart"/>
            <w:tcBorders>
              <w:top w:val="single" w:sz="4" w:space="0" w:color="auto"/>
              <w:left w:val="single" w:sz="4" w:space="0" w:color="auto"/>
              <w:right w:val="single" w:sz="4" w:space="0" w:color="auto"/>
            </w:tcBorders>
            <w:vAlign w:val="bottom"/>
          </w:tcPr>
          <w:p ns2:paraId="3EA8EF7A" ns2:textId="406DC6BA" w:rsidR="00BA7B21" w:rsidRPr="00AF2A4A" w:rsidRDefault="00BA7B21" w:rsidP="00CC0A07">
            <w:pPr>
              <w:pStyle w:val="TableCenter"/>
              <w:keepNext/>
              <w:rPr>
                <w:b/>
                <w:bCs/>
                <w:sz w:val="18"/>
                <w:szCs w:val="18"/>
                <w:lang w:val="es-ES"/>
              </w:rPr>
            </w:pPr>
            <w:r>
              <w:rPr>
                <w:b/>
                <w:bCs/>
                <w:sz w:val="18"/>
                <w:szCs w:val="18"/>
                <w:lang w:val="es-ES"/>
              </w:rPr>
              <w:t>Study Day</w:t>
            </w:r>
          </w:p>
        </w:tc>
        <w:tc>
          <w:tcPr>
            <w:tcW w:w="1093" w:type="dxa"/>
            <w:vMerge w:val="restart"/>
            <w:tcBorders>
              <w:top w:val="single" w:sz="4" w:space="0" w:color="auto"/>
              <w:left w:val="single" w:sz="4" w:space="0" w:color="auto"/>
              <w:right w:val="single" w:sz="4" w:space="0" w:color="auto"/>
            </w:tcBorders>
            <w:vAlign w:val="bottom"/>
            <w:hideMark/>
          </w:tcPr>
          <w:p ns2:paraId="5BBCDDBF" ns2:textId="65198EFD" w:rsidR="00BA7B21" w:rsidRPr="00AF2A4A" w:rsidRDefault="00BA7B21" w:rsidP="00CC0A07">
            <w:pPr>
              <w:pStyle w:val="TableCenter"/>
              <w:keepNext/>
              <w:rPr>
                <w:b/>
                <w:bCs/>
                <w:sz w:val="18"/>
                <w:szCs w:val="18"/>
                <w:lang w:val="es-ES"/>
              </w:rPr>
            </w:pPr>
            <w:r w:rsidRPr="00AF2A4A">
              <w:rPr>
                <w:b/>
                <w:bCs/>
                <w:sz w:val="18"/>
                <w:szCs w:val="18"/>
                <w:lang w:val="es-ES"/>
              </w:rPr>
              <w:t>Dose</w:t>
            </w:r>
            <w:r w:rsidRPr="00AF2A4A">
              <w:rPr>
                <w:b/>
                <w:bCs/>
                <w:sz w:val="18"/>
                <w:szCs w:val="18"/>
                <w:lang w:val="es-ES"/>
              </w:rPr>
              <w:br/>
              <w:t>(mg/kg/</w:t>
            </w:r>
            <w:r w:rsidR="001D5C6A">
              <w:rPr>
                <w:b/>
                <w:bCs/>
                <w:sz w:val="18"/>
                <w:szCs w:val="18"/>
                <w:lang w:val="es-ES"/>
              </w:rPr>
              <w:t>dose</w:t>
            </w:r>
            <w:r w:rsidRPr="00AF2A4A">
              <w:rPr>
                <w:b/>
                <w:bCs/>
                <w:sz w:val="18"/>
                <w:szCs w:val="18"/>
                <w:lang w:val="es-ES"/>
              </w:rPr>
              <w:t xml:space="preserve"> q2w)</w:t>
            </w:r>
          </w:p>
        </w:tc>
        <w:tc>
          <w:tcPr>
            <w:tcW w:w="946" w:type="dxa"/>
            <w:vMerge w:val="restart"/>
            <w:tcBorders>
              <w:top w:val="single" w:sz="4" w:space="0" w:color="auto"/>
              <w:left w:val="single" w:sz="4" w:space="0" w:color="auto"/>
              <w:bottom w:val="single" w:sz="4" w:space="0" w:color="auto"/>
              <w:right w:val="single" w:sz="4" w:space="0" w:color="auto"/>
            </w:tcBorders>
            <w:vAlign w:val="bottom"/>
          </w:tcPr>
          <w:p ns2:paraId="7793C97E" ns2:textId="77777777" w:rsidR="00BA7B21" w:rsidRPr="000163DE" w:rsidRDefault="00BA7B21" w:rsidP="00CC0A07">
            <w:pPr>
              <w:pStyle w:val="TableCenter"/>
              <w:keepNext/>
              <w:rPr>
                <w:b/>
                <w:bCs/>
                <w:sz w:val="18"/>
                <w:szCs w:val="18"/>
              </w:rPr>
            </w:pPr>
            <w:r w:rsidRPr="000163DE">
              <w:rPr>
                <w:b/>
                <w:bCs/>
                <w:sz w:val="18"/>
                <w:szCs w:val="18"/>
              </w:rPr>
              <w:t>Parameter</w:t>
            </w:r>
          </w:p>
        </w:tc>
        <w:tc>
          <w:tcPr>
            <w:tcW w:w="946" w:type="dxa"/>
            <w:vMerge w:val="restart"/>
            <w:tcBorders>
              <w:top w:val="single" w:sz="4" w:space="0" w:color="auto"/>
              <w:left w:val="single" w:sz="4" w:space="0" w:color="auto"/>
              <w:bottom w:val="single" w:sz="4" w:space="0" w:color="auto"/>
              <w:right w:val="single" w:sz="4" w:space="0" w:color="auto"/>
            </w:tcBorders>
            <w:vAlign w:val="bottom"/>
          </w:tcPr>
          <w:p ns2:paraId="7BA5D032" ns2:textId="77777777" w:rsidR="00BA7B21" w:rsidRPr="000163DE" w:rsidRDefault="00BA7B21" w:rsidP="00CC0A07">
            <w:pPr>
              <w:pStyle w:val="TableCenter"/>
              <w:keepNext/>
              <w:rPr>
                <w:b/>
                <w:bCs/>
                <w:sz w:val="18"/>
                <w:szCs w:val="18"/>
              </w:rPr>
            </w:pPr>
            <w:r w:rsidRPr="000163DE">
              <w:rPr>
                <w:b/>
                <w:bCs/>
                <w:sz w:val="18"/>
                <w:szCs w:val="18"/>
              </w:rPr>
              <w:t>Units</w:t>
            </w:r>
          </w:p>
        </w:tc>
        <w:tc>
          <w:tcPr>
            <w:tcW w:w="4908" w:type="dxa"/>
            <w:gridSpan w:val="6"/>
            <w:tcBorders>
              <w:top w:val="single" w:sz="4" w:space="0" w:color="auto"/>
              <w:left w:val="single" w:sz="4" w:space="0" w:color="auto"/>
              <w:bottom w:val="single" w:sz="4" w:space="0" w:color="auto"/>
              <w:right w:val="single" w:sz="4" w:space="0" w:color="auto"/>
            </w:tcBorders>
            <w:noWrap/>
            <w:vAlign w:val="bottom"/>
            <w:hideMark/>
          </w:tcPr>
          <w:p ns2:paraId="5AA9B9D8" ns2:textId="16D6C1BB" w:rsidR="00BA7B21" w:rsidRPr="000163DE" w:rsidRDefault="00BA7B21" w:rsidP="00CC0A07">
            <w:pPr>
              <w:pStyle w:val="TableCenter"/>
              <w:keepNext/>
              <w:rPr>
                <w:b/>
                <w:bCs/>
                <w:sz w:val="18"/>
                <w:szCs w:val="18"/>
              </w:rPr>
            </w:pPr>
            <w:r w:rsidRPr="000163DE">
              <w:rPr>
                <w:b/>
                <w:bCs/>
                <w:sz w:val="18"/>
                <w:szCs w:val="18"/>
              </w:rPr>
              <w:t>Sex</w:t>
            </w:r>
          </w:p>
        </w:tc>
      </w:tr>
      <w:tr w:rsidR="00BA7B21" w:rsidRPr="00063B5C" ns2:paraId="1A4DD265" ns2:textId="75D0D001" w:rsidTr="00812D7B">
        <w:trPr>
          <w:trHeight w:val="260"/>
          <w:tblHeader/>
          <w:jc w:val="center"/>
        </w:trPr>
        <w:tc>
          <w:tcPr>
            <w:tcW w:w="1093" w:type="dxa"/>
            <w:vMerge/>
            <w:tcBorders>
              <w:left w:val="single" w:sz="4" w:space="0" w:color="auto"/>
              <w:right w:val="single" w:sz="4" w:space="0" w:color="auto"/>
            </w:tcBorders>
            <w:vAlign w:val="bottom"/>
          </w:tcPr>
          <w:p ns2:paraId="7948494E" ns2:textId="77777777" w:rsidR="00BA7B21" w:rsidRPr="000163DE" w:rsidRDefault="00BA7B21" w:rsidP="00CC0A07">
            <w:pPr>
              <w:pStyle w:val="TableCenter"/>
              <w:keepNext/>
              <w:rPr>
                <w:b/>
                <w:bCs/>
                <w:sz w:val="18"/>
                <w:szCs w:val="18"/>
              </w:rPr>
            </w:pPr>
          </w:p>
        </w:tc>
        <w:tc>
          <w:tcPr>
            <w:tcW w:w="1093" w:type="dxa"/>
            <w:vMerge/>
            <w:tcBorders>
              <w:left w:val="single" w:sz="4" w:space="0" w:color="auto"/>
              <w:right w:val="single" w:sz="4" w:space="0" w:color="auto"/>
            </w:tcBorders>
            <w:vAlign w:val="bottom"/>
            <w:hideMark/>
          </w:tcPr>
          <w:p ns2:paraId="78961A9A" ns2:textId="6B24AE86" w:rsidR="00BA7B21" w:rsidRPr="000163DE" w:rsidRDefault="00BA7B21" w:rsidP="00CC0A07">
            <w:pPr>
              <w:pStyle w:val="TableCenter"/>
              <w:keepNext/>
              <w:rPr>
                <w:b/>
                <w:bCs/>
                <w:sz w:val="18"/>
                <w:szCs w:val="18"/>
              </w:rPr>
            </w:pPr>
          </w:p>
        </w:tc>
        <w:tc>
          <w:tcPr>
            <w:tcW w:w="946" w:type="dxa"/>
            <w:vMerge/>
            <w:tcBorders>
              <w:top w:val="single" w:sz="4" w:space="0" w:color="auto"/>
              <w:left w:val="single" w:sz="4" w:space="0" w:color="auto"/>
              <w:bottom w:val="single" w:sz="4" w:space="0" w:color="auto"/>
              <w:right w:val="single" w:sz="4" w:space="0" w:color="auto"/>
            </w:tcBorders>
            <w:vAlign w:val="bottom"/>
          </w:tcPr>
          <w:p ns2:paraId="318770B8" ns2:textId="77777777" w:rsidR="00BA7B21" w:rsidRPr="000163DE" w:rsidRDefault="00BA7B21" w:rsidP="00CC0A07">
            <w:pPr>
              <w:pStyle w:val="TableCenter"/>
              <w:keepNext/>
              <w:rPr>
                <w:b/>
                <w:bCs/>
                <w:sz w:val="18"/>
                <w:szCs w:val="18"/>
              </w:rPr>
            </w:pPr>
          </w:p>
        </w:tc>
        <w:tc>
          <w:tcPr>
            <w:tcW w:w="946" w:type="dxa"/>
            <w:vMerge/>
            <w:tcBorders>
              <w:top w:val="single" w:sz="4" w:space="0" w:color="auto"/>
              <w:left w:val="single" w:sz="4" w:space="0" w:color="auto"/>
              <w:bottom w:val="single" w:sz="4" w:space="0" w:color="auto"/>
              <w:right w:val="single" w:sz="4" w:space="0" w:color="auto"/>
            </w:tcBorders>
            <w:vAlign w:val="bottom"/>
          </w:tcPr>
          <w:p ns2:paraId="33FC168A" ns2:textId="77777777" w:rsidR="00BA7B21" w:rsidRPr="000163DE" w:rsidRDefault="00BA7B21" w:rsidP="00CC0A07">
            <w:pPr>
              <w:pStyle w:val="TableCenter"/>
              <w:keepNext/>
              <w:rPr>
                <w:b/>
                <w:bCs/>
                <w:sz w:val="18"/>
                <w:szCs w:val="18"/>
              </w:rPr>
            </w:pPr>
          </w:p>
        </w:tc>
        <w:tc>
          <w:tcPr>
            <w:tcW w:w="1636" w:type="dxa"/>
            <w:gridSpan w:val="2"/>
            <w:tcBorders>
              <w:top w:val="single" w:sz="4" w:space="0" w:color="auto"/>
              <w:left w:val="single" w:sz="4" w:space="0" w:color="auto"/>
              <w:bottom w:val="single" w:sz="4" w:space="0" w:color="auto"/>
              <w:right w:val="single" w:sz="4" w:space="0" w:color="auto"/>
            </w:tcBorders>
            <w:noWrap/>
            <w:vAlign w:val="bottom"/>
            <w:hideMark/>
          </w:tcPr>
          <w:p ns2:paraId="68F981D9" ns2:textId="77777777" w:rsidR="00BA7B21" w:rsidRPr="000163DE" w:rsidRDefault="00BA7B21" w:rsidP="00CC0A07">
            <w:pPr>
              <w:pStyle w:val="TableCenter"/>
              <w:keepNext/>
              <w:rPr>
                <w:b/>
                <w:bCs/>
                <w:sz w:val="18"/>
                <w:szCs w:val="18"/>
              </w:rPr>
            </w:pPr>
            <w:r w:rsidRPr="000163DE">
              <w:rPr>
                <w:b/>
                <w:bCs/>
                <w:sz w:val="18"/>
                <w:szCs w:val="18"/>
              </w:rPr>
              <w:t>Female</w:t>
            </w:r>
          </w:p>
        </w:tc>
        <w:tc>
          <w:tcPr>
            <w:tcW w:w="1636" w:type="dxa"/>
            <w:gridSpan w:val="2"/>
            <w:tcBorders>
              <w:top w:val="single" w:sz="4" w:space="0" w:color="auto"/>
              <w:left w:val="single" w:sz="4" w:space="0" w:color="auto"/>
              <w:bottom w:val="single" w:sz="4" w:space="0" w:color="auto"/>
              <w:right w:val="single" w:sz="4" w:space="0" w:color="auto"/>
            </w:tcBorders>
            <w:noWrap/>
            <w:vAlign w:val="bottom"/>
            <w:hideMark/>
          </w:tcPr>
          <w:p ns2:paraId="46F75A3E" ns2:textId="77777777" w:rsidR="00BA7B21" w:rsidRPr="000163DE" w:rsidRDefault="00BA7B21" w:rsidP="00CC0A07">
            <w:pPr>
              <w:pStyle w:val="TableCenter"/>
              <w:keepNext/>
              <w:rPr>
                <w:b/>
                <w:bCs/>
                <w:sz w:val="18"/>
                <w:szCs w:val="18"/>
              </w:rPr>
            </w:pPr>
            <w:r w:rsidRPr="000163DE">
              <w:rPr>
                <w:b/>
                <w:bCs/>
                <w:sz w:val="18"/>
                <w:szCs w:val="18"/>
              </w:rPr>
              <w:t>Male</w:t>
            </w:r>
          </w:p>
        </w:tc>
        <w:tc>
          <w:tcPr>
            <w:tcW w:w="1636" w:type="dxa"/>
            <w:gridSpan w:val="2"/>
            <w:tcBorders>
              <w:top w:val="single" w:sz="4" w:space="0" w:color="auto"/>
              <w:left w:val="single" w:sz="4" w:space="0" w:color="auto"/>
              <w:bottom w:val="single" w:sz="4" w:space="0" w:color="auto"/>
              <w:right w:val="single" w:sz="4" w:space="0" w:color="auto"/>
            </w:tcBorders>
          </w:tcPr>
          <w:p ns2:paraId="66C8B8F6" ns2:textId="3BCB8097" w:rsidR="00BA7B21" w:rsidRPr="000163DE" w:rsidRDefault="00BA7B21" w:rsidP="00CC0A07">
            <w:pPr>
              <w:pStyle w:val="TableCenter"/>
              <w:keepNext/>
              <w:rPr>
                <w:b/>
                <w:bCs/>
                <w:sz w:val="18"/>
                <w:szCs w:val="18"/>
              </w:rPr>
            </w:pPr>
            <w:r>
              <w:rPr>
                <w:b/>
                <w:bCs/>
                <w:sz w:val="18"/>
                <w:szCs w:val="18"/>
              </w:rPr>
              <w:t>Sex Combined</w:t>
            </w:r>
          </w:p>
        </w:tc>
      </w:tr>
      <w:tr w:rsidR="00BA7B21" w:rsidRPr="00063B5C" ns2:paraId="63F679B3" ns2:textId="440D84D0" w:rsidTr="00630ADC">
        <w:trPr>
          <w:trHeight w:val="260"/>
          <w:tblHeader/>
          <w:jc w:val="center"/>
        </w:trPr>
        <w:tc>
          <w:tcPr>
            <w:tcW w:w="1093" w:type="dxa"/>
            <w:vMerge/>
            <w:tcBorders>
              <w:left w:val="single" w:sz="4" w:space="0" w:color="auto"/>
              <w:bottom w:val="single" w:sz="4" w:space="0" w:color="auto"/>
              <w:right w:val="single" w:sz="4" w:space="0" w:color="auto"/>
            </w:tcBorders>
            <w:vAlign w:val="bottom"/>
          </w:tcPr>
          <w:p ns2:paraId="2167BEC1" ns2:textId="77777777" w:rsidR="00BA7B21" w:rsidRPr="000163DE" w:rsidRDefault="00BA7B21" w:rsidP="00BA7B21">
            <w:pPr>
              <w:pStyle w:val="TableCenter"/>
              <w:keepNext/>
              <w:rPr>
                <w:b/>
                <w:bCs/>
                <w:sz w:val="18"/>
                <w:szCs w:val="18"/>
              </w:rPr>
            </w:pPr>
          </w:p>
        </w:tc>
        <w:tc>
          <w:tcPr>
            <w:tcW w:w="1093" w:type="dxa"/>
            <w:vMerge/>
            <w:tcBorders>
              <w:left w:val="single" w:sz="4" w:space="0" w:color="auto"/>
              <w:bottom w:val="single" w:sz="4" w:space="0" w:color="auto"/>
              <w:right w:val="single" w:sz="4" w:space="0" w:color="auto"/>
            </w:tcBorders>
            <w:noWrap/>
            <w:vAlign w:val="bottom"/>
            <w:hideMark/>
          </w:tcPr>
          <w:p ns2:paraId="368D2650" ns2:textId="16AA6169" w:rsidR="00BA7B21" w:rsidRPr="000163DE" w:rsidRDefault="00BA7B21" w:rsidP="00BA7B21">
            <w:pPr>
              <w:pStyle w:val="TableCenter"/>
              <w:keepNext/>
              <w:rPr>
                <w:b/>
                <w:bCs/>
                <w:sz w:val="18"/>
                <w:szCs w:val="18"/>
              </w:rPr>
            </w:pPr>
          </w:p>
        </w:tc>
        <w:tc>
          <w:tcPr>
            <w:tcW w:w="946" w:type="dxa"/>
            <w:vMerge/>
            <w:tcBorders>
              <w:top w:val="single" w:sz="4" w:space="0" w:color="auto"/>
              <w:left w:val="single" w:sz="4" w:space="0" w:color="auto"/>
              <w:bottom w:val="single" w:sz="4" w:space="0" w:color="auto"/>
              <w:right w:val="single" w:sz="4" w:space="0" w:color="auto"/>
            </w:tcBorders>
            <w:noWrap/>
            <w:vAlign w:val="bottom"/>
            <w:hideMark/>
          </w:tcPr>
          <w:p ns2:paraId="600398B0" ns2:textId="77777777" w:rsidR="00BA7B21" w:rsidRPr="000163DE" w:rsidRDefault="00BA7B21" w:rsidP="00BA7B21">
            <w:pPr>
              <w:pStyle w:val="TableCenter"/>
              <w:keepNext/>
              <w:rPr>
                <w:b/>
                <w:bCs/>
                <w:sz w:val="18"/>
                <w:szCs w:val="18"/>
              </w:rPr>
            </w:pPr>
          </w:p>
        </w:tc>
        <w:tc>
          <w:tcPr>
            <w:tcW w:w="946" w:type="dxa"/>
            <w:vMerge/>
            <w:tcBorders>
              <w:top w:val="single" w:sz="4" w:space="0" w:color="auto"/>
              <w:left w:val="single" w:sz="4" w:space="0" w:color="auto"/>
              <w:bottom w:val="single" w:sz="4" w:space="0" w:color="auto"/>
              <w:right w:val="single" w:sz="4" w:space="0" w:color="auto"/>
            </w:tcBorders>
            <w:noWrap/>
            <w:vAlign w:val="bottom"/>
            <w:hideMark/>
          </w:tcPr>
          <w:p ns2:paraId="050578AD" ns2:textId="77777777" w:rsidR="00BA7B21" w:rsidRPr="000163DE" w:rsidRDefault="00BA7B21" w:rsidP="00BA7B21">
            <w:pPr>
              <w:pStyle w:val="TableCenter"/>
              <w:keepNext/>
              <w:rPr>
                <w:b/>
                <w:bCs/>
                <w:sz w:val="18"/>
                <w:szCs w:val="18"/>
              </w:rPr>
            </w:pPr>
          </w:p>
        </w:tc>
        <w:tc>
          <w:tcPr>
            <w:tcW w:w="818" w:type="dxa"/>
            <w:tcBorders>
              <w:top w:val="single" w:sz="4" w:space="0" w:color="auto"/>
              <w:left w:val="single" w:sz="4" w:space="0" w:color="auto"/>
              <w:bottom w:val="single" w:sz="4" w:space="0" w:color="auto"/>
              <w:right w:val="single" w:sz="4" w:space="0" w:color="auto"/>
            </w:tcBorders>
            <w:noWrap/>
            <w:vAlign w:val="bottom"/>
            <w:hideMark/>
          </w:tcPr>
          <w:p ns2:paraId="3DF32511" ns2:textId="77777777" w:rsidR="00BA7B21" w:rsidRPr="000163DE" w:rsidRDefault="00BA7B21" w:rsidP="00BA7B21">
            <w:pPr>
              <w:pStyle w:val="TableCenter"/>
              <w:keepNext/>
              <w:rPr>
                <w:b/>
                <w:bCs/>
                <w:sz w:val="18"/>
                <w:szCs w:val="18"/>
              </w:rPr>
            </w:pPr>
            <w:r w:rsidRPr="000163DE">
              <w:rPr>
                <w:b/>
                <w:bCs/>
                <w:sz w:val="18"/>
                <w:szCs w:val="18"/>
              </w:rPr>
              <w:t>Mean</w:t>
            </w:r>
          </w:p>
        </w:tc>
        <w:tc>
          <w:tcPr>
            <w:tcW w:w="818" w:type="dxa"/>
            <w:tcBorders>
              <w:top w:val="single" w:sz="4" w:space="0" w:color="auto"/>
              <w:left w:val="single" w:sz="4" w:space="0" w:color="auto"/>
              <w:bottom w:val="single" w:sz="4" w:space="0" w:color="auto"/>
              <w:right w:val="single" w:sz="4" w:space="0" w:color="auto"/>
            </w:tcBorders>
            <w:noWrap/>
            <w:vAlign w:val="bottom"/>
            <w:hideMark/>
          </w:tcPr>
          <w:p ns2:paraId="33E1DB10" ns2:textId="77777777" w:rsidR="00BA7B21" w:rsidRPr="000163DE" w:rsidRDefault="00BA7B21" w:rsidP="00BA7B21">
            <w:pPr>
              <w:pStyle w:val="TableCenter"/>
              <w:keepNext/>
              <w:rPr>
                <w:b/>
                <w:bCs/>
                <w:sz w:val="18"/>
                <w:szCs w:val="18"/>
              </w:rPr>
            </w:pPr>
            <w:r w:rsidRPr="000163DE">
              <w:rPr>
                <w:b/>
                <w:bCs/>
                <w:sz w:val="18"/>
                <w:szCs w:val="18"/>
              </w:rPr>
              <w:t>SD</w:t>
            </w:r>
          </w:p>
        </w:tc>
        <w:tc>
          <w:tcPr>
            <w:tcW w:w="818" w:type="dxa"/>
            <w:tcBorders>
              <w:top w:val="single" w:sz="4" w:space="0" w:color="auto"/>
              <w:left w:val="single" w:sz="4" w:space="0" w:color="auto"/>
              <w:bottom w:val="single" w:sz="4" w:space="0" w:color="auto"/>
              <w:right w:val="single" w:sz="4" w:space="0" w:color="auto"/>
            </w:tcBorders>
            <w:noWrap/>
            <w:vAlign w:val="bottom"/>
            <w:hideMark/>
          </w:tcPr>
          <w:p ns2:paraId="7A9DBF23" ns2:textId="77777777" w:rsidR="00BA7B21" w:rsidRPr="000163DE" w:rsidRDefault="00BA7B21" w:rsidP="00BA7B21">
            <w:pPr>
              <w:pStyle w:val="TableCenter"/>
              <w:keepNext/>
              <w:rPr>
                <w:b/>
                <w:bCs/>
                <w:sz w:val="18"/>
                <w:szCs w:val="18"/>
              </w:rPr>
            </w:pPr>
            <w:r w:rsidRPr="000163DE">
              <w:rPr>
                <w:b/>
                <w:bCs/>
                <w:sz w:val="18"/>
                <w:szCs w:val="18"/>
              </w:rPr>
              <w:t>Mean</w:t>
            </w:r>
          </w:p>
        </w:tc>
        <w:tc>
          <w:tcPr>
            <w:tcW w:w="818" w:type="dxa"/>
            <w:tcBorders>
              <w:top w:val="single" w:sz="4" w:space="0" w:color="auto"/>
              <w:left w:val="single" w:sz="4" w:space="0" w:color="auto"/>
              <w:bottom w:val="single" w:sz="4" w:space="0" w:color="auto"/>
              <w:right w:val="single" w:sz="4" w:space="0" w:color="auto"/>
            </w:tcBorders>
            <w:noWrap/>
            <w:vAlign w:val="bottom"/>
            <w:hideMark/>
          </w:tcPr>
          <w:p ns2:paraId="10BAA91D" ns2:textId="77777777" w:rsidR="00BA7B21" w:rsidRPr="000163DE" w:rsidRDefault="00BA7B21" w:rsidP="00BA7B21">
            <w:pPr>
              <w:pStyle w:val="TableCenter"/>
              <w:keepNext/>
              <w:rPr>
                <w:b/>
                <w:bCs/>
                <w:sz w:val="18"/>
                <w:szCs w:val="18"/>
              </w:rPr>
            </w:pPr>
            <w:r w:rsidRPr="000163DE">
              <w:rPr>
                <w:b/>
                <w:bCs/>
                <w:sz w:val="18"/>
                <w:szCs w:val="18"/>
              </w:rPr>
              <w:t>SD</w:t>
            </w:r>
          </w:p>
        </w:tc>
        <w:tc>
          <w:tcPr>
            <w:tcW w:w="818" w:type="dxa"/>
            <w:tcBorders>
              <w:top w:val="single" w:sz="4" w:space="0" w:color="auto"/>
              <w:left w:val="single" w:sz="4" w:space="0" w:color="auto"/>
              <w:bottom w:val="single" w:sz="4" w:space="0" w:color="auto"/>
              <w:right w:val="single" w:sz="4" w:space="0" w:color="auto"/>
            </w:tcBorders>
            <w:vAlign w:val="bottom"/>
          </w:tcPr>
          <w:p ns2:paraId="3D8FEF19" ns2:textId="5B0A7A65" w:rsidR="00BA7B21" w:rsidRPr="000163DE" w:rsidRDefault="00BA7B21" w:rsidP="00BA7B21">
            <w:pPr>
              <w:pStyle w:val="TableCenter"/>
              <w:keepNext/>
              <w:rPr>
                <w:b/>
                <w:bCs/>
                <w:sz w:val="18"/>
                <w:szCs w:val="18"/>
              </w:rPr>
            </w:pPr>
            <w:r w:rsidRPr="000163DE">
              <w:rPr>
                <w:b/>
                <w:bCs/>
                <w:sz w:val="18"/>
                <w:szCs w:val="18"/>
              </w:rPr>
              <w:t>Mean</w:t>
            </w:r>
          </w:p>
        </w:tc>
        <w:tc>
          <w:tcPr>
            <w:tcW w:w="818" w:type="dxa"/>
            <w:tcBorders>
              <w:top w:val="single" w:sz="4" w:space="0" w:color="auto"/>
              <w:left w:val="single" w:sz="4" w:space="0" w:color="auto"/>
              <w:bottom w:val="single" w:sz="4" w:space="0" w:color="auto"/>
              <w:right w:val="single" w:sz="4" w:space="0" w:color="auto"/>
            </w:tcBorders>
            <w:vAlign w:val="bottom"/>
          </w:tcPr>
          <w:p ns2:paraId="55ACEE16" ns2:textId="3C064BE9" w:rsidR="00BA7B21" w:rsidRPr="000163DE" w:rsidRDefault="00BA7B21" w:rsidP="00BA7B21">
            <w:pPr>
              <w:pStyle w:val="TableCenter"/>
              <w:keepNext/>
              <w:rPr>
                <w:b/>
                <w:bCs/>
                <w:sz w:val="18"/>
                <w:szCs w:val="18"/>
              </w:rPr>
            </w:pPr>
            <w:r w:rsidRPr="000163DE">
              <w:rPr>
                <w:b/>
                <w:bCs/>
                <w:sz w:val="18"/>
                <w:szCs w:val="18"/>
              </w:rPr>
              <w:t>SD</w:t>
            </w:r>
          </w:p>
        </w:tc>
      </w:tr>
      <w:tr w:rsidR="00E510B7" w:rsidRPr="00063B5C" ns2:paraId="2ED36E0E" ns2:textId="174843FF" w:rsidTr="00630ADC">
        <w:trPr>
          <w:jc w:val="center"/>
        </w:trPr>
        <w:tc>
          <w:tcPr>
            <w:tcW w:w="1093" w:type="dxa"/>
            <w:vMerge w:val="restart"/>
            <w:tcBorders>
              <w:top w:val="single" w:sz="4" w:space="0" w:color="auto"/>
              <w:left w:val="single" w:sz="4" w:space="0" w:color="auto"/>
              <w:right w:val="single" w:sz="4" w:space="0" w:color="auto"/>
            </w:tcBorders>
          </w:tcPr>
          <w:p ns2:paraId="2BD7CCCE" ns2:textId="75EDBC4E" w:rsidR="00E510B7" w:rsidRDefault="00E510B7" w:rsidP="00E510B7">
            <w:pPr>
              <w:pStyle w:val="TableCenter"/>
              <w:keepNext/>
              <w:rPr>
                <w:sz w:val="18"/>
                <w:szCs w:val="18"/>
              </w:rPr>
            </w:pPr>
            <w:r>
              <w:rPr>
                <w:sz w:val="18"/>
                <w:szCs w:val="18"/>
              </w:rPr>
              <w:t>1</w:t>
            </w:r>
          </w:p>
        </w:tc>
        <w:tc>
          <w:tcPr>
            <w:tcW w:w="1093" w:type="dxa"/>
            <w:vMerge w:val="restart"/>
            <w:tcBorders>
              <w:top w:val="single" w:sz="4" w:space="0" w:color="auto"/>
              <w:left w:val="single" w:sz="4" w:space="0" w:color="auto"/>
              <w:right w:val="single" w:sz="4" w:space="0" w:color="auto"/>
            </w:tcBorders>
            <w:noWrap/>
            <w:hideMark/>
          </w:tcPr>
          <w:p ns2:paraId="01A7C2C4" ns2:textId="5540A3C6" w:rsidR="00E510B7" w:rsidRPr="00063B5C" w:rsidRDefault="00E510B7" w:rsidP="00E510B7">
            <w:pPr>
              <w:pStyle w:val="TableCenter"/>
              <w:keepNext/>
              <w:rPr>
                <w:sz w:val="18"/>
                <w:szCs w:val="18"/>
              </w:rPr>
            </w:pPr>
            <w:r>
              <w:rPr>
                <w:sz w:val="18"/>
                <w:szCs w:val="18"/>
              </w:rPr>
              <w:t>25</w:t>
            </w:r>
          </w:p>
        </w:tc>
        <w:tc>
          <w:tcPr>
            <w:tcW w:w="946" w:type="dxa"/>
            <w:tcBorders>
              <w:top w:val="single" w:sz="4" w:space="0" w:color="auto"/>
              <w:left w:val="single" w:sz="4" w:space="0" w:color="auto"/>
              <w:bottom w:val="single" w:sz="4" w:space="0" w:color="auto"/>
              <w:right w:val="single" w:sz="4" w:space="0" w:color="auto"/>
            </w:tcBorders>
            <w:noWrap/>
            <w:hideMark/>
          </w:tcPr>
          <w:p ns2:paraId="1BE77A8C" ns2:textId="77777777" w:rsidR="00E510B7" w:rsidRPr="00063B5C" w:rsidRDefault="00E510B7" w:rsidP="00E510B7">
            <w:pPr>
              <w:pStyle w:val="TableCenter"/>
              <w:keepNext/>
              <w:rPr>
                <w:sz w:val="18"/>
                <w:szCs w:val="18"/>
              </w:rPr>
            </w:pPr>
            <w:r w:rsidRPr="00063B5C">
              <w:rPr>
                <w:sz w:val="18"/>
                <w:szCs w:val="18"/>
              </w:rPr>
              <w:t>AUC</w:t>
            </w:r>
            <w:r>
              <w:rPr>
                <w:sz w:val="18"/>
                <w:szCs w:val="18"/>
                <w:vertAlign w:val="subscript"/>
              </w:rPr>
              <w:t>last</w:t>
            </w:r>
          </w:p>
        </w:tc>
        <w:tc>
          <w:tcPr>
            <w:tcW w:w="946" w:type="dxa"/>
            <w:tcBorders>
              <w:top w:val="single" w:sz="4" w:space="0" w:color="auto"/>
              <w:left w:val="single" w:sz="4" w:space="0" w:color="auto"/>
              <w:bottom w:val="single" w:sz="4" w:space="0" w:color="auto"/>
              <w:right w:val="single" w:sz="4" w:space="0" w:color="auto"/>
            </w:tcBorders>
            <w:noWrap/>
            <w:hideMark/>
          </w:tcPr>
          <w:p ns2:paraId="1A55202F" ns2:textId="77777777" w:rsidR="00E510B7" w:rsidRPr="00063B5C" w:rsidRDefault="00E510B7" w:rsidP="00E510B7">
            <w:pPr>
              <w:pStyle w:val="TableCenter"/>
              <w:keepNext/>
              <w:rPr>
                <w:sz w:val="18"/>
                <w:szCs w:val="18"/>
              </w:rPr>
            </w:pPr>
            <w:r>
              <w:rPr>
                <w:sz w:val="18"/>
                <w:szCs w:val="18"/>
              </w:rPr>
              <w:t>mg*h/mL</w:t>
            </w:r>
          </w:p>
        </w:tc>
        <w:tc>
          <w:tcPr>
            <w:tcW w:w="818" w:type="dxa"/>
            <w:tcBorders>
              <w:top w:val="single" w:sz="4" w:space="0" w:color="auto"/>
              <w:left w:val="single" w:sz="4" w:space="0" w:color="auto"/>
              <w:bottom w:val="single" w:sz="4" w:space="0" w:color="auto"/>
              <w:right w:val="single" w:sz="4" w:space="0" w:color="auto"/>
            </w:tcBorders>
            <w:noWrap/>
          </w:tcPr>
          <w:p ns2:paraId="4EC06974" ns2:textId="77777777" w:rsidR="00E510B7" w:rsidRPr="00063B5C" w:rsidRDefault="00E510B7" w:rsidP="00E510B7">
            <w:pPr>
              <w:pStyle w:val="TableCenter"/>
              <w:keepNext/>
              <w:rPr>
                <w:sz w:val="18"/>
                <w:szCs w:val="18"/>
              </w:rPr>
            </w:pPr>
            <w:r>
              <w:rPr>
                <w:sz w:val="18"/>
                <w:szCs w:val="18"/>
              </w:rPr>
              <w:t>26.9</w:t>
            </w:r>
          </w:p>
        </w:tc>
        <w:tc>
          <w:tcPr>
            <w:tcW w:w="818" w:type="dxa"/>
            <w:tcBorders>
              <w:top w:val="single" w:sz="4" w:space="0" w:color="auto"/>
              <w:left w:val="single" w:sz="4" w:space="0" w:color="auto"/>
              <w:bottom w:val="single" w:sz="4" w:space="0" w:color="auto"/>
              <w:right w:val="single" w:sz="4" w:space="0" w:color="auto"/>
            </w:tcBorders>
            <w:noWrap/>
          </w:tcPr>
          <w:p ns2:paraId="469A5614" ns2:textId="77777777" w:rsidR="00E510B7" w:rsidRPr="00063B5C" w:rsidRDefault="00E510B7" w:rsidP="00E510B7">
            <w:pPr>
              <w:pStyle w:val="TableCenter"/>
              <w:keepNext/>
              <w:rPr>
                <w:sz w:val="18"/>
                <w:szCs w:val="18"/>
              </w:rPr>
            </w:pPr>
            <w:r>
              <w:rPr>
                <w:sz w:val="18"/>
                <w:szCs w:val="18"/>
              </w:rPr>
              <w:t>3.50</w:t>
            </w:r>
          </w:p>
        </w:tc>
        <w:tc>
          <w:tcPr>
            <w:tcW w:w="818" w:type="dxa"/>
            <w:tcBorders>
              <w:top w:val="single" w:sz="4" w:space="0" w:color="auto"/>
              <w:left w:val="single" w:sz="4" w:space="0" w:color="auto"/>
              <w:bottom w:val="single" w:sz="4" w:space="0" w:color="auto"/>
              <w:right w:val="single" w:sz="4" w:space="0" w:color="auto"/>
            </w:tcBorders>
            <w:noWrap/>
          </w:tcPr>
          <w:p ns2:paraId="29E511A3" ns2:textId="77777777" w:rsidR="00E510B7" w:rsidRPr="00063B5C" w:rsidRDefault="00E510B7" w:rsidP="00E510B7">
            <w:pPr>
              <w:pStyle w:val="TableCenter"/>
              <w:keepNext/>
              <w:rPr>
                <w:sz w:val="18"/>
                <w:szCs w:val="18"/>
              </w:rPr>
            </w:pPr>
            <w:r>
              <w:rPr>
                <w:sz w:val="18"/>
                <w:szCs w:val="18"/>
              </w:rPr>
              <w:t>25.9</w:t>
            </w:r>
          </w:p>
        </w:tc>
        <w:tc>
          <w:tcPr>
            <w:tcW w:w="818" w:type="dxa"/>
            <w:tcBorders>
              <w:top w:val="single" w:sz="4" w:space="0" w:color="auto"/>
              <w:left w:val="single" w:sz="4" w:space="0" w:color="auto"/>
              <w:bottom w:val="single" w:sz="4" w:space="0" w:color="auto"/>
              <w:right w:val="single" w:sz="4" w:space="0" w:color="auto"/>
            </w:tcBorders>
            <w:noWrap/>
          </w:tcPr>
          <w:p ns2:paraId="53E261EC" ns2:textId="77777777" w:rsidR="00E510B7" w:rsidRPr="00063B5C" w:rsidRDefault="00E510B7" w:rsidP="00E510B7">
            <w:pPr>
              <w:pStyle w:val="TableCenter"/>
              <w:keepNext/>
              <w:rPr>
                <w:sz w:val="18"/>
                <w:szCs w:val="18"/>
              </w:rPr>
            </w:pPr>
            <w:r>
              <w:rPr>
                <w:sz w:val="18"/>
                <w:szCs w:val="18"/>
              </w:rPr>
              <w:t>5.79</w:t>
            </w:r>
          </w:p>
        </w:tc>
        <w:tc>
          <w:tcPr>
            <w:tcW w:w="818" w:type="dxa"/>
            <w:tcBorders>
              <w:top w:val="single" w:sz="4" w:space="0" w:color="auto"/>
              <w:left w:val="single" w:sz="4" w:space="0" w:color="auto"/>
              <w:bottom w:val="single" w:sz="4" w:space="0" w:color="auto"/>
              <w:right w:val="single" w:sz="4" w:space="0" w:color="auto"/>
            </w:tcBorders>
          </w:tcPr>
          <w:p ns2:paraId="1A423184" ns2:textId="7D092875" w:rsidR="00E510B7" w:rsidRDefault="00E510B7" w:rsidP="00E510B7">
            <w:pPr>
              <w:pStyle w:val="TableCenter"/>
              <w:keepNext/>
              <w:rPr>
                <w:sz w:val="18"/>
                <w:szCs w:val="18"/>
              </w:rPr>
            </w:pPr>
            <w:r w:rsidRPr="00735CBC">
              <w:rPr>
                <w:sz w:val="18"/>
                <w:szCs w:val="18"/>
              </w:rPr>
              <w:t>26.4</w:t>
            </w:r>
          </w:p>
        </w:tc>
        <w:tc>
          <w:tcPr>
            <w:tcW w:w="818" w:type="dxa"/>
            <w:tcBorders>
              <w:top w:val="single" w:sz="4" w:space="0" w:color="auto"/>
              <w:left w:val="single" w:sz="4" w:space="0" w:color="auto"/>
              <w:bottom w:val="single" w:sz="4" w:space="0" w:color="auto"/>
              <w:right w:val="single" w:sz="4" w:space="0" w:color="auto"/>
            </w:tcBorders>
          </w:tcPr>
          <w:p ns2:paraId="4A655412" ns2:textId="3EDB8904" w:rsidR="00E510B7" w:rsidRDefault="00E510B7" w:rsidP="00E510B7">
            <w:pPr>
              <w:pStyle w:val="TableCenter"/>
              <w:keepNext/>
              <w:rPr>
                <w:sz w:val="18"/>
                <w:szCs w:val="18"/>
              </w:rPr>
            </w:pPr>
            <w:r>
              <w:rPr>
                <w:sz w:val="18"/>
                <w:szCs w:val="18"/>
              </w:rPr>
              <w:t>-</w:t>
            </w:r>
          </w:p>
        </w:tc>
      </w:tr>
      <w:tr w:rsidR="00E510B7" w:rsidRPr="00063B5C" ns2:paraId="2FBB4964" ns2:textId="2E586C78" w:rsidTr="00630ADC">
        <w:trPr>
          <w:jc w:val="center"/>
        </w:trPr>
        <w:tc>
          <w:tcPr>
            <w:tcW w:w="1093" w:type="dxa"/>
            <w:vMerge/>
            <w:tcBorders>
              <w:left w:val="single" w:sz="4" w:space="0" w:color="auto"/>
              <w:right w:val="single" w:sz="4" w:space="0" w:color="auto"/>
            </w:tcBorders>
          </w:tcPr>
          <w:p ns2:paraId="35FCB77F" ns2:textId="55477579" w:rsidR="00E510B7" w:rsidRPr="00063B5C" w:rsidRDefault="00E510B7" w:rsidP="00E510B7">
            <w:pPr>
              <w:pStyle w:val="TableCenter"/>
              <w:keepNext/>
              <w:rPr>
                <w:sz w:val="18"/>
                <w:szCs w:val="18"/>
              </w:rPr>
            </w:pPr>
          </w:p>
        </w:tc>
        <w:tc>
          <w:tcPr>
            <w:tcW w:w="1093" w:type="dxa"/>
            <w:vMerge/>
            <w:tcBorders>
              <w:left w:val="single" w:sz="4" w:space="0" w:color="auto"/>
              <w:right w:val="single" w:sz="4" w:space="0" w:color="auto"/>
            </w:tcBorders>
            <w:noWrap/>
          </w:tcPr>
          <w:p ns2:paraId="0031E854" ns2:textId="5107DED7" w:rsidR="00E510B7" w:rsidRPr="00063B5C" w:rsidRDefault="00E510B7" w:rsidP="00E510B7">
            <w:pPr>
              <w:pStyle w:val="TableCenter"/>
              <w:keepNext/>
              <w:rPr>
                <w:sz w:val="18"/>
                <w:szCs w:val="18"/>
              </w:rPr>
            </w:pPr>
          </w:p>
        </w:tc>
        <w:tc>
          <w:tcPr>
            <w:tcW w:w="946" w:type="dxa"/>
            <w:tcBorders>
              <w:top w:val="single" w:sz="4" w:space="0" w:color="auto"/>
              <w:left w:val="single" w:sz="4" w:space="0" w:color="auto"/>
              <w:bottom w:val="single" w:sz="4" w:space="0" w:color="auto"/>
              <w:right w:val="single" w:sz="4" w:space="0" w:color="auto"/>
            </w:tcBorders>
            <w:noWrap/>
          </w:tcPr>
          <w:p ns2:paraId="15AA9ECF" ns2:textId="77777777" w:rsidR="00E510B7" w:rsidRPr="00063B5C" w:rsidRDefault="00E510B7" w:rsidP="00E510B7">
            <w:pPr>
              <w:pStyle w:val="TableCenter"/>
              <w:keepNext/>
              <w:rPr>
                <w:sz w:val="18"/>
                <w:szCs w:val="18"/>
              </w:rPr>
            </w:pPr>
            <w:r>
              <w:rPr>
                <w:sz w:val="18"/>
                <w:szCs w:val="18"/>
              </w:rPr>
              <w:t>C</w:t>
            </w:r>
            <w:r w:rsidRPr="001B0147">
              <w:rPr>
                <w:sz w:val="18"/>
                <w:szCs w:val="18"/>
                <w:vertAlign w:val="subscript"/>
              </w:rPr>
              <w:t>max</w:t>
            </w:r>
          </w:p>
        </w:tc>
        <w:tc>
          <w:tcPr>
            <w:tcW w:w="946" w:type="dxa"/>
            <w:tcBorders>
              <w:top w:val="single" w:sz="4" w:space="0" w:color="auto"/>
              <w:left w:val="single" w:sz="4" w:space="0" w:color="auto"/>
              <w:bottom w:val="single" w:sz="4" w:space="0" w:color="auto"/>
              <w:right w:val="single" w:sz="4" w:space="0" w:color="auto"/>
            </w:tcBorders>
            <w:noWrap/>
          </w:tcPr>
          <w:p ns2:paraId="4D9B18D5" ns2:textId="77777777" w:rsidR="00E510B7" w:rsidRPr="00063B5C" w:rsidRDefault="00E510B7" w:rsidP="00E510B7">
            <w:pPr>
              <w:pStyle w:val="TableCenter"/>
              <w:keepNext/>
              <w:rPr>
                <w:sz w:val="18"/>
                <w:szCs w:val="18"/>
              </w:rPr>
            </w:pPr>
            <w:r>
              <w:rPr>
                <w:sz w:val="18"/>
                <w:szCs w:val="18"/>
              </w:rPr>
              <w:t>µg/mL</w:t>
            </w:r>
          </w:p>
        </w:tc>
        <w:tc>
          <w:tcPr>
            <w:tcW w:w="818" w:type="dxa"/>
            <w:tcBorders>
              <w:top w:val="single" w:sz="4" w:space="0" w:color="auto"/>
              <w:left w:val="single" w:sz="4" w:space="0" w:color="auto"/>
              <w:bottom w:val="single" w:sz="4" w:space="0" w:color="auto"/>
              <w:right w:val="single" w:sz="4" w:space="0" w:color="auto"/>
            </w:tcBorders>
            <w:noWrap/>
          </w:tcPr>
          <w:p ns2:paraId="52147CF9" ns2:textId="77777777" w:rsidR="00E510B7" w:rsidRPr="00063B5C" w:rsidRDefault="00E510B7" w:rsidP="00E510B7">
            <w:pPr>
              <w:pStyle w:val="TableCenter"/>
              <w:keepNext/>
              <w:rPr>
                <w:sz w:val="18"/>
                <w:szCs w:val="18"/>
              </w:rPr>
            </w:pPr>
            <w:r>
              <w:rPr>
                <w:sz w:val="18"/>
                <w:szCs w:val="18"/>
              </w:rPr>
              <w:t>641</w:t>
            </w:r>
          </w:p>
        </w:tc>
        <w:tc>
          <w:tcPr>
            <w:tcW w:w="818" w:type="dxa"/>
            <w:tcBorders>
              <w:top w:val="single" w:sz="4" w:space="0" w:color="auto"/>
              <w:left w:val="single" w:sz="4" w:space="0" w:color="auto"/>
              <w:bottom w:val="single" w:sz="4" w:space="0" w:color="auto"/>
              <w:right w:val="single" w:sz="4" w:space="0" w:color="auto"/>
            </w:tcBorders>
            <w:noWrap/>
          </w:tcPr>
          <w:p ns2:paraId="770B4774" ns2:textId="77777777" w:rsidR="00E510B7" w:rsidRPr="00063B5C" w:rsidRDefault="00E510B7" w:rsidP="00E510B7">
            <w:pPr>
              <w:pStyle w:val="TableCenter"/>
              <w:keepNext/>
              <w:rPr>
                <w:sz w:val="18"/>
                <w:szCs w:val="18"/>
              </w:rPr>
            </w:pPr>
            <w:r>
              <w:rPr>
                <w:sz w:val="18"/>
                <w:szCs w:val="18"/>
              </w:rPr>
              <w:t>74.6</w:t>
            </w:r>
          </w:p>
        </w:tc>
        <w:tc>
          <w:tcPr>
            <w:tcW w:w="818" w:type="dxa"/>
            <w:tcBorders>
              <w:top w:val="single" w:sz="4" w:space="0" w:color="auto"/>
              <w:left w:val="single" w:sz="4" w:space="0" w:color="auto"/>
              <w:bottom w:val="single" w:sz="4" w:space="0" w:color="auto"/>
              <w:right w:val="single" w:sz="4" w:space="0" w:color="auto"/>
            </w:tcBorders>
            <w:noWrap/>
          </w:tcPr>
          <w:p ns2:paraId="06C115AB" ns2:textId="77777777" w:rsidR="00E510B7" w:rsidRPr="00063B5C" w:rsidRDefault="00E510B7" w:rsidP="00E510B7">
            <w:pPr>
              <w:pStyle w:val="TableCenter"/>
              <w:keepNext/>
              <w:rPr>
                <w:sz w:val="18"/>
                <w:szCs w:val="18"/>
              </w:rPr>
            </w:pPr>
            <w:r>
              <w:rPr>
                <w:sz w:val="18"/>
                <w:szCs w:val="18"/>
              </w:rPr>
              <w:t>599</w:t>
            </w:r>
          </w:p>
        </w:tc>
        <w:tc>
          <w:tcPr>
            <w:tcW w:w="818" w:type="dxa"/>
            <w:tcBorders>
              <w:top w:val="single" w:sz="4" w:space="0" w:color="auto"/>
              <w:left w:val="single" w:sz="4" w:space="0" w:color="auto"/>
              <w:bottom w:val="single" w:sz="4" w:space="0" w:color="auto"/>
              <w:right w:val="single" w:sz="4" w:space="0" w:color="auto"/>
            </w:tcBorders>
            <w:noWrap/>
          </w:tcPr>
          <w:p ns2:paraId="38690395" ns2:textId="77777777" w:rsidR="00E510B7" w:rsidRPr="00063B5C" w:rsidRDefault="00E510B7" w:rsidP="00E510B7">
            <w:pPr>
              <w:pStyle w:val="TableCenter"/>
              <w:keepNext/>
              <w:rPr>
                <w:sz w:val="18"/>
                <w:szCs w:val="18"/>
              </w:rPr>
            </w:pPr>
            <w:r>
              <w:rPr>
                <w:sz w:val="18"/>
                <w:szCs w:val="18"/>
              </w:rPr>
              <w:t>74.1</w:t>
            </w:r>
          </w:p>
        </w:tc>
        <w:tc>
          <w:tcPr>
            <w:tcW w:w="818" w:type="dxa"/>
            <w:tcBorders>
              <w:top w:val="single" w:sz="4" w:space="0" w:color="auto"/>
              <w:left w:val="single" w:sz="4" w:space="0" w:color="auto"/>
              <w:bottom w:val="single" w:sz="4" w:space="0" w:color="auto"/>
              <w:right w:val="single" w:sz="4" w:space="0" w:color="auto"/>
            </w:tcBorders>
          </w:tcPr>
          <w:p ns2:paraId="542074DD" ns2:textId="519FB240" w:rsidR="00E510B7" w:rsidRDefault="00E510B7" w:rsidP="00E510B7">
            <w:pPr>
              <w:pStyle w:val="TableCenter"/>
              <w:keepNext/>
              <w:rPr>
                <w:sz w:val="18"/>
                <w:szCs w:val="18"/>
              </w:rPr>
            </w:pPr>
            <w:r w:rsidRPr="00735CBC">
              <w:rPr>
                <w:sz w:val="18"/>
                <w:szCs w:val="18"/>
              </w:rPr>
              <w:t>620</w:t>
            </w:r>
          </w:p>
        </w:tc>
        <w:tc>
          <w:tcPr>
            <w:tcW w:w="818" w:type="dxa"/>
            <w:tcBorders>
              <w:top w:val="single" w:sz="4" w:space="0" w:color="auto"/>
              <w:left w:val="single" w:sz="4" w:space="0" w:color="auto"/>
              <w:bottom w:val="single" w:sz="4" w:space="0" w:color="auto"/>
              <w:right w:val="single" w:sz="4" w:space="0" w:color="auto"/>
            </w:tcBorders>
          </w:tcPr>
          <w:p ns2:paraId="1145FABC" ns2:textId="07242CC2" w:rsidR="00E510B7" w:rsidRDefault="00E510B7" w:rsidP="00E510B7">
            <w:pPr>
              <w:pStyle w:val="TableCenter"/>
              <w:keepNext/>
              <w:rPr>
                <w:sz w:val="18"/>
                <w:szCs w:val="18"/>
              </w:rPr>
            </w:pPr>
            <w:r>
              <w:rPr>
                <w:sz w:val="18"/>
                <w:szCs w:val="18"/>
              </w:rPr>
              <w:t>-</w:t>
            </w:r>
          </w:p>
        </w:tc>
      </w:tr>
      <w:tr w:rsidR="00E510B7" w:rsidRPr="00063B5C" ns2:paraId="14A35A78" ns2:textId="15545D55" w:rsidTr="00630ADC">
        <w:trPr>
          <w:jc w:val="center"/>
        </w:trPr>
        <w:tc>
          <w:tcPr>
            <w:tcW w:w="1093" w:type="dxa"/>
            <w:vMerge/>
            <w:tcBorders>
              <w:left w:val="single" w:sz="4" w:space="0" w:color="auto"/>
              <w:right w:val="single" w:sz="4" w:space="0" w:color="auto"/>
            </w:tcBorders>
          </w:tcPr>
          <w:p ns2:paraId="6123CD0D" ns2:textId="619D14F6" w:rsidR="00E510B7" w:rsidRPr="00063B5C" w:rsidRDefault="00E510B7" w:rsidP="00E510B7">
            <w:pPr>
              <w:pStyle w:val="TableCenter"/>
              <w:keepNext/>
              <w:rPr>
                <w:sz w:val="18"/>
                <w:szCs w:val="18"/>
              </w:rPr>
            </w:pPr>
          </w:p>
        </w:tc>
        <w:tc>
          <w:tcPr>
            <w:tcW w:w="1093" w:type="dxa"/>
            <w:vMerge/>
            <w:tcBorders>
              <w:left w:val="single" w:sz="4" w:space="0" w:color="auto"/>
              <w:bottom w:val="single" w:sz="4" w:space="0" w:color="auto"/>
              <w:right w:val="single" w:sz="4" w:space="0" w:color="auto"/>
            </w:tcBorders>
            <w:noWrap/>
            <w:hideMark/>
          </w:tcPr>
          <w:p ns2:paraId="3EFB4823" ns2:textId="347E021C" w:rsidR="00E510B7" w:rsidRPr="00063B5C" w:rsidRDefault="00E510B7" w:rsidP="00E510B7">
            <w:pPr>
              <w:pStyle w:val="TableCenter"/>
              <w:keepNext/>
              <w:rPr>
                <w:sz w:val="18"/>
                <w:szCs w:val="18"/>
              </w:rPr>
            </w:pPr>
          </w:p>
        </w:tc>
        <w:tc>
          <w:tcPr>
            <w:tcW w:w="946" w:type="dxa"/>
            <w:tcBorders>
              <w:top w:val="single" w:sz="4" w:space="0" w:color="auto"/>
              <w:left w:val="single" w:sz="4" w:space="0" w:color="auto"/>
              <w:bottom w:val="single" w:sz="4" w:space="0" w:color="auto"/>
              <w:right w:val="single" w:sz="4" w:space="0" w:color="auto"/>
            </w:tcBorders>
            <w:noWrap/>
            <w:hideMark/>
          </w:tcPr>
          <w:p ns2:paraId="490B3324" ns2:textId="77777777" w:rsidR="00E510B7" w:rsidRPr="00063B5C" w:rsidRDefault="00E510B7" w:rsidP="00E510B7">
            <w:pPr>
              <w:pStyle w:val="TableCenter"/>
              <w:keepNext/>
              <w:rPr>
                <w:sz w:val="18"/>
                <w:szCs w:val="18"/>
              </w:rPr>
            </w:pPr>
            <w:r w:rsidRPr="00063B5C">
              <w:rPr>
                <w:sz w:val="18"/>
                <w:szCs w:val="18"/>
              </w:rPr>
              <w:t>T</w:t>
            </w:r>
            <w:r w:rsidRPr="00A42EF6">
              <w:rPr>
                <w:sz w:val="18"/>
                <w:szCs w:val="18"/>
                <w:vertAlign w:val="subscript"/>
              </w:rPr>
              <w:t>1/2</w:t>
            </w:r>
          </w:p>
        </w:tc>
        <w:tc>
          <w:tcPr>
            <w:tcW w:w="946" w:type="dxa"/>
            <w:tcBorders>
              <w:top w:val="single" w:sz="4" w:space="0" w:color="auto"/>
              <w:left w:val="single" w:sz="4" w:space="0" w:color="auto"/>
              <w:bottom w:val="single" w:sz="4" w:space="0" w:color="auto"/>
              <w:right w:val="single" w:sz="4" w:space="0" w:color="auto"/>
            </w:tcBorders>
            <w:noWrap/>
            <w:hideMark/>
          </w:tcPr>
          <w:p ns2:paraId="4DB5D068" ns2:textId="77777777" w:rsidR="00E510B7" w:rsidRPr="00063B5C" w:rsidRDefault="00E510B7" w:rsidP="00E510B7">
            <w:pPr>
              <w:pStyle w:val="TableCenter"/>
              <w:keepNext/>
              <w:rPr>
                <w:sz w:val="18"/>
                <w:szCs w:val="18"/>
              </w:rPr>
            </w:pPr>
            <w:r>
              <w:rPr>
                <w:sz w:val="18"/>
                <w:szCs w:val="18"/>
              </w:rPr>
              <w:t>h</w:t>
            </w:r>
          </w:p>
        </w:tc>
        <w:tc>
          <w:tcPr>
            <w:tcW w:w="818" w:type="dxa"/>
            <w:tcBorders>
              <w:top w:val="single" w:sz="4" w:space="0" w:color="auto"/>
              <w:left w:val="single" w:sz="4" w:space="0" w:color="auto"/>
              <w:bottom w:val="single" w:sz="4" w:space="0" w:color="auto"/>
              <w:right w:val="single" w:sz="4" w:space="0" w:color="auto"/>
            </w:tcBorders>
            <w:noWrap/>
          </w:tcPr>
          <w:p ns2:paraId="530907F0" ns2:textId="77777777" w:rsidR="00E510B7" w:rsidRPr="00063B5C" w:rsidRDefault="00E510B7" w:rsidP="00E510B7">
            <w:pPr>
              <w:pStyle w:val="TableCenter"/>
              <w:keepNext/>
              <w:rPr>
                <w:sz w:val="18"/>
                <w:szCs w:val="18"/>
              </w:rPr>
            </w:pPr>
            <w:r>
              <w:rPr>
                <w:sz w:val="18"/>
                <w:szCs w:val="18"/>
              </w:rPr>
              <w:t>24.8</w:t>
            </w:r>
          </w:p>
        </w:tc>
        <w:tc>
          <w:tcPr>
            <w:tcW w:w="818" w:type="dxa"/>
            <w:tcBorders>
              <w:top w:val="single" w:sz="4" w:space="0" w:color="auto"/>
              <w:left w:val="single" w:sz="4" w:space="0" w:color="auto"/>
              <w:bottom w:val="single" w:sz="4" w:space="0" w:color="auto"/>
              <w:right w:val="single" w:sz="4" w:space="0" w:color="auto"/>
            </w:tcBorders>
            <w:noWrap/>
          </w:tcPr>
          <w:p ns2:paraId="1C825A15" ns2:textId="77777777" w:rsidR="00E510B7" w:rsidRPr="00063B5C" w:rsidRDefault="00E510B7" w:rsidP="00E510B7">
            <w:pPr>
              <w:pStyle w:val="TableCenter"/>
              <w:keepNext/>
              <w:rPr>
                <w:sz w:val="18"/>
                <w:szCs w:val="18"/>
              </w:rPr>
            </w:pPr>
            <w:r>
              <w:rPr>
                <w:sz w:val="18"/>
                <w:szCs w:val="18"/>
              </w:rPr>
              <w:t>4.43</w:t>
            </w:r>
          </w:p>
        </w:tc>
        <w:tc>
          <w:tcPr>
            <w:tcW w:w="818" w:type="dxa"/>
            <w:tcBorders>
              <w:top w:val="single" w:sz="4" w:space="0" w:color="auto"/>
              <w:left w:val="single" w:sz="4" w:space="0" w:color="auto"/>
              <w:bottom w:val="single" w:sz="4" w:space="0" w:color="auto"/>
              <w:right w:val="single" w:sz="4" w:space="0" w:color="auto"/>
            </w:tcBorders>
            <w:noWrap/>
          </w:tcPr>
          <w:p ns2:paraId="4FC68D94" ns2:textId="77777777" w:rsidR="00E510B7" w:rsidRPr="00063B5C" w:rsidRDefault="00E510B7" w:rsidP="00E510B7">
            <w:pPr>
              <w:pStyle w:val="TableCenter"/>
              <w:keepNext/>
              <w:rPr>
                <w:sz w:val="18"/>
                <w:szCs w:val="18"/>
              </w:rPr>
            </w:pPr>
            <w:r>
              <w:rPr>
                <w:sz w:val="18"/>
                <w:szCs w:val="18"/>
              </w:rPr>
              <w:t>29.4</w:t>
            </w:r>
          </w:p>
        </w:tc>
        <w:tc>
          <w:tcPr>
            <w:tcW w:w="818" w:type="dxa"/>
            <w:tcBorders>
              <w:top w:val="single" w:sz="4" w:space="0" w:color="auto"/>
              <w:left w:val="single" w:sz="4" w:space="0" w:color="auto"/>
              <w:bottom w:val="single" w:sz="4" w:space="0" w:color="auto"/>
              <w:right w:val="single" w:sz="4" w:space="0" w:color="auto"/>
            </w:tcBorders>
            <w:noWrap/>
          </w:tcPr>
          <w:p ns2:paraId="0F323837" ns2:textId="77777777" w:rsidR="00E510B7" w:rsidRPr="00063B5C" w:rsidRDefault="00E510B7" w:rsidP="00E510B7">
            <w:pPr>
              <w:pStyle w:val="TableCenter"/>
              <w:keepNext/>
              <w:rPr>
                <w:sz w:val="18"/>
                <w:szCs w:val="18"/>
              </w:rPr>
            </w:pPr>
            <w:r>
              <w:rPr>
                <w:sz w:val="18"/>
                <w:szCs w:val="18"/>
              </w:rPr>
              <w:t>3.61</w:t>
            </w:r>
          </w:p>
        </w:tc>
        <w:tc>
          <w:tcPr>
            <w:tcW w:w="818" w:type="dxa"/>
            <w:tcBorders>
              <w:top w:val="single" w:sz="4" w:space="0" w:color="auto"/>
              <w:left w:val="single" w:sz="4" w:space="0" w:color="auto"/>
              <w:bottom w:val="single" w:sz="4" w:space="0" w:color="auto"/>
              <w:right w:val="single" w:sz="4" w:space="0" w:color="auto"/>
            </w:tcBorders>
          </w:tcPr>
          <w:p ns2:paraId="6E54B66B" ns2:textId="6857B40B" w:rsidR="00E510B7" w:rsidRDefault="00E510B7" w:rsidP="00E510B7">
            <w:pPr>
              <w:pStyle w:val="TableCenter"/>
              <w:keepNext/>
              <w:rPr>
                <w:sz w:val="18"/>
                <w:szCs w:val="18"/>
              </w:rPr>
            </w:pPr>
            <w:r w:rsidRPr="00735CBC">
              <w:rPr>
                <w:sz w:val="18"/>
                <w:szCs w:val="18"/>
              </w:rPr>
              <w:t>27.1</w:t>
            </w:r>
          </w:p>
        </w:tc>
        <w:tc>
          <w:tcPr>
            <w:tcW w:w="818" w:type="dxa"/>
            <w:tcBorders>
              <w:top w:val="single" w:sz="4" w:space="0" w:color="auto"/>
              <w:left w:val="single" w:sz="4" w:space="0" w:color="auto"/>
              <w:bottom w:val="single" w:sz="4" w:space="0" w:color="auto"/>
              <w:right w:val="single" w:sz="4" w:space="0" w:color="auto"/>
            </w:tcBorders>
          </w:tcPr>
          <w:p ns2:paraId="608D4A83" ns2:textId="11D5BAD6" w:rsidR="00E510B7" w:rsidRDefault="00E510B7" w:rsidP="00E510B7">
            <w:pPr>
              <w:pStyle w:val="TableCenter"/>
              <w:keepNext/>
              <w:rPr>
                <w:sz w:val="18"/>
                <w:szCs w:val="18"/>
              </w:rPr>
            </w:pPr>
            <w:r>
              <w:rPr>
                <w:sz w:val="18"/>
                <w:szCs w:val="18"/>
              </w:rPr>
              <w:t>-</w:t>
            </w:r>
          </w:p>
        </w:tc>
      </w:tr>
      <w:tr w:rsidR="00E510B7" w:rsidRPr="00063B5C" ns2:paraId="60F11E43" ns2:textId="0B0330D1" w:rsidTr="00630ADC">
        <w:trPr>
          <w:trHeight w:val="260"/>
          <w:jc w:val="center"/>
        </w:trPr>
        <w:tc>
          <w:tcPr>
            <w:tcW w:w="1093" w:type="dxa"/>
            <w:vMerge/>
            <w:tcBorders>
              <w:left w:val="single" w:sz="4" w:space="0" w:color="auto"/>
              <w:right w:val="single" w:sz="4" w:space="0" w:color="auto"/>
            </w:tcBorders>
          </w:tcPr>
          <w:p ns2:paraId="4C2340D5" ns2:textId="3ABF0B0A" w:rsidR="00E510B7" w:rsidRDefault="00E510B7" w:rsidP="00E510B7">
            <w:pPr>
              <w:pStyle w:val="TableCenter"/>
              <w:keepNext/>
              <w:rPr>
                <w:sz w:val="18"/>
                <w:szCs w:val="18"/>
              </w:rPr>
            </w:pPr>
          </w:p>
        </w:tc>
        <w:tc>
          <w:tcPr>
            <w:tcW w:w="1093" w:type="dxa"/>
            <w:vMerge w:val="restart"/>
            <w:tcBorders>
              <w:top w:val="single" w:sz="4" w:space="0" w:color="auto"/>
              <w:left w:val="single" w:sz="4" w:space="0" w:color="auto"/>
              <w:right w:val="single" w:sz="4" w:space="0" w:color="auto"/>
            </w:tcBorders>
            <w:noWrap/>
            <w:hideMark/>
          </w:tcPr>
          <w:p ns2:paraId="59D261D1" ns2:textId="3D10E4B8" w:rsidR="00E510B7" w:rsidRPr="00063B5C" w:rsidRDefault="00E510B7" w:rsidP="00E510B7">
            <w:pPr>
              <w:pStyle w:val="TableCenter"/>
              <w:keepNext/>
              <w:rPr>
                <w:sz w:val="18"/>
                <w:szCs w:val="18"/>
              </w:rPr>
            </w:pPr>
            <w:r>
              <w:rPr>
                <w:sz w:val="18"/>
                <w:szCs w:val="18"/>
              </w:rPr>
              <w:t>50</w:t>
            </w:r>
          </w:p>
        </w:tc>
        <w:tc>
          <w:tcPr>
            <w:tcW w:w="946" w:type="dxa"/>
            <w:tcBorders>
              <w:top w:val="single" w:sz="4" w:space="0" w:color="auto"/>
              <w:left w:val="single" w:sz="4" w:space="0" w:color="auto"/>
              <w:bottom w:val="single" w:sz="4" w:space="0" w:color="auto"/>
              <w:right w:val="single" w:sz="4" w:space="0" w:color="auto"/>
            </w:tcBorders>
            <w:noWrap/>
            <w:hideMark/>
          </w:tcPr>
          <w:p ns2:paraId="76FF7FEA" ns2:textId="77777777" w:rsidR="00E510B7" w:rsidRPr="00063B5C" w:rsidRDefault="00E510B7" w:rsidP="00E510B7">
            <w:pPr>
              <w:pStyle w:val="TableCenter"/>
              <w:keepNext/>
              <w:rPr>
                <w:sz w:val="18"/>
                <w:szCs w:val="18"/>
              </w:rPr>
            </w:pPr>
            <w:r w:rsidRPr="00063B5C">
              <w:rPr>
                <w:sz w:val="18"/>
                <w:szCs w:val="18"/>
              </w:rPr>
              <w:t>AUC</w:t>
            </w:r>
            <w:r>
              <w:rPr>
                <w:sz w:val="18"/>
                <w:szCs w:val="18"/>
                <w:vertAlign w:val="subscript"/>
              </w:rPr>
              <w:t>last</w:t>
            </w:r>
          </w:p>
        </w:tc>
        <w:tc>
          <w:tcPr>
            <w:tcW w:w="946" w:type="dxa"/>
            <w:tcBorders>
              <w:top w:val="single" w:sz="4" w:space="0" w:color="auto"/>
              <w:left w:val="single" w:sz="4" w:space="0" w:color="auto"/>
              <w:bottom w:val="single" w:sz="4" w:space="0" w:color="auto"/>
              <w:right w:val="single" w:sz="4" w:space="0" w:color="auto"/>
            </w:tcBorders>
            <w:noWrap/>
            <w:hideMark/>
          </w:tcPr>
          <w:p ns2:paraId="42DB30EA" ns2:textId="77777777" w:rsidR="00E510B7" w:rsidRPr="00063B5C" w:rsidRDefault="00E510B7" w:rsidP="00E510B7">
            <w:pPr>
              <w:pStyle w:val="TableCenter"/>
              <w:keepNext/>
              <w:rPr>
                <w:sz w:val="18"/>
                <w:szCs w:val="18"/>
              </w:rPr>
            </w:pPr>
            <w:r>
              <w:rPr>
                <w:sz w:val="18"/>
                <w:szCs w:val="18"/>
              </w:rPr>
              <w:t>mg*h/mL</w:t>
            </w:r>
          </w:p>
        </w:tc>
        <w:tc>
          <w:tcPr>
            <w:tcW w:w="818" w:type="dxa"/>
            <w:tcBorders>
              <w:top w:val="single" w:sz="4" w:space="0" w:color="auto"/>
              <w:left w:val="single" w:sz="4" w:space="0" w:color="auto"/>
              <w:bottom w:val="single" w:sz="4" w:space="0" w:color="auto"/>
              <w:right w:val="single" w:sz="4" w:space="0" w:color="auto"/>
            </w:tcBorders>
            <w:noWrap/>
          </w:tcPr>
          <w:p ns2:paraId="6DF0530D" ns2:textId="77777777" w:rsidR="00E510B7" w:rsidRPr="00063B5C" w:rsidRDefault="00E510B7" w:rsidP="00E510B7">
            <w:pPr>
              <w:pStyle w:val="TableCenter"/>
              <w:keepNext/>
              <w:rPr>
                <w:sz w:val="18"/>
                <w:szCs w:val="18"/>
              </w:rPr>
            </w:pPr>
            <w:r>
              <w:rPr>
                <w:sz w:val="18"/>
                <w:szCs w:val="18"/>
              </w:rPr>
              <w:t>46.3</w:t>
            </w:r>
          </w:p>
        </w:tc>
        <w:tc>
          <w:tcPr>
            <w:tcW w:w="818" w:type="dxa"/>
            <w:tcBorders>
              <w:top w:val="single" w:sz="4" w:space="0" w:color="auto"/>
              <w:left w:val="single" w:sz="4" w:space="0" w:color="auto"/>
              <w:bottom w:val="single" w:sz="4" w:space="0" w:color="auto"/>
              <w:right w:val="single" w:sz="4" w:space="0" w:color="auto"/>
            </w:tcBorders>
            <w:noWrap/>
          </w:tcPr>
          <w:p ns2:paraId="37AF15F4" ns2:textId="77777777" w:rsidR="00E510B7" w:rsidRPr="00063B5C" w:rsidRDefault="00E510B7" w:rsidP="00E510B7">
            <w:pPr>
              <w:pStyle w:val="TableCenter"/>
              <w:keepNext/>
              <w:rPr>
                <w:sz w:val="18"/>
                <w:szCs w:val="18"/>
              </w:rPr>
            </w:pPr>
            <w:r>
              <w:rPr>
                <w:sz w:val="18"/>
                <w:szCs w:val="18"/>
              </w:rPr>
              <w:t>11.9</w:t>
            </w:r>
          </w:p>
        </w:tc>
        <w:tc>
          <w:tcPr>
            <w:tcW w:w="818" w:type="dxa"/>
            <w:tcBorders>
              <w:top w:val="single" w:sz="4" w:space="0" w:color="auto"/>
              <w:left w:val="single" w:sz="4" w:space="0" w:color="auto"/>
              <w:bottom w:val="single" w:sz="4" w:space="0" w:color="auto"/>
              <w:right w:val="single" w:sz="4" w:space="0" w:color="auto"/>
            </w:tcBorders>
            <w:noWrap/>
          </w:tcPr>
          <w:p ns2:paraId="52EA11C6" ns2:textId="77777777" w:rsidR="00E510B7" w:rsidRPr="00063B5C" w:rsidRDefault="00E510B7" w:rsidP="00E510B7">
            <w:pPr>
              <w:pStyle w:val="TableCenter"/>
              <w:keepNext/>
              <w:rPr>
                <w:sz w:val="18"/>
                <w:szCs w:val="18"/>
              </w:rPr>
            </w:pPr>
            <w:r>
              <w:rPr>
                <w:sz w:val="18"/>
                <w:szCs w:val="18"/>
              </w:rPr>
              <w:t>63.2</w:t>
            </w:r>
          </w:p>
        </w:tc>
        <w:tc>
          <w:tcPr>
            <w:tcW w:w="818" w:type="dxa"/>
            <w:tcBorders>
              <w:top w:val="single" w:sz="4" w:space="0" w:color="auto"/>
              <w:left w:val="single" w:sz="4" w:space="0" w:color="auto"/>
              <w:bottom w:val="single" w:sz="4" w:space="0" w:color="auto"/>
              <w:right w:val="single" w:sz="4" w:space="0" w:color="auto"/>
            </w:tcBorders>
            <w:noWrap/>
          </w:tcPr>
          <w:p ns2:paraId="78B8B47D" ns2:textId="77777777" w:rsidR="00E510B7" w:rsidRPr="00063B5C" w:rsidRDefault="00E510B7" w:rsidP="00E510B7">
            <w:pPr>
              <w:pStyle w:val="TableCenter"/>
              <w:keepNext/>
              <w:rPr>
                <w:sz w:val="18"/>
                <w:szCs w:val="18"/>
              </w:rPr>
            </w:pPr>
            <w:r>
              <w:rPr>
                <w:sz w:val="18"/>
                <w:szCs w:val="18"/>
              </w:rPr>
              <w:t>5.40</w:t>
            </w:r>
          </w:p>
        </w:tc>
        <w:tc>
          <w:tcPr>
            <w:tcW w:w="818" w:type="dxa"/>
            <w:tcBorders>
              <w:top w:val="single" w:sz="4" w:space="0" w:color="auto"/>
              <w:left w:val="single" w:sz="4" w:space="0" w:color="auto"/>
              <w:bottom w:val="single" w:sz="4" w:space="0" w:color="auto"/>
              <w:right w:val="single" w:sz="4" w:space="0" w:color="auto"/>
            </w:tcBorders>
          </w:tcPr>
          <w:p ns2:paraId="07200E8B" ns2:textId="308CC825" w:rsidR="00E510B7" w:rsidRDefault="00E510B7" w:rsidP="00E510B7">
            <w:pPr>
              <w:pStyle w:val="TableCenter"/>
              <w:keepNext/>
              <w:rPr>
                <w:sz w:val="18"/>
                <w:szCs w:val="18"/>
              </w:rPr>
            </w:pPr>
            <w:r w:rsidRPr="00735CBC">
              <w:rPr>
                <w:sz w:val="18"/>
                <w:szCs w:val="18"/>
              </w:rPr>
              <w:t>54.75</w:t>
            </w:r>
          </w:p>
        </w:tc>
        <w:tc>
          <w:tcPr>
            <w:tcW w:w="818" w:type="dxa"/>
            <w:tcBorders>
              <w:top w:val="single" w:sz="4" w:space="0" w:color="auto"/>
              <w:left w:val="single" w:sz="4" w:space="0" w:color="auto"/>
              <w:bottom w:val="single" w:sz="4" w:space="0" w:color="auto"/>
              <w:right w:val="single" w:sz="4" w:space="0" w:color="auto"/>
            </w:tcBorders>
          </w:tcPr>
          <w:p ns2:paraId="1474667E" ns2:textId="4F6D6B99" w:rsidR="00E510B7" w:rsidRDefault="00E510B7" w:rsidP="00E510B7">
            <w:pPr>
              <w:pStyle w:val="TableCenter"/>
              <w:keepNext/>
              <w:rPr>
                <w:sz w:val="18"/>
                <w:szCs w:val="18"/>
              </w:rPr>
            </w:pPr>
            <w:r>
              <w:rPr>
                <w:sz w:val="18"/>
                <w:szCs w:val="18"/>
              </w:rPr>
              <w:t>-</w:t>
            </w:r>
          </w:p>
        </w:tc>
      </w:tr>
      <w:tr w:rsidR="00E510B7" w:rsidRPr="00063B5C" ns2:paraId="6D78A2B9" ns2:textId="3FBEA643" w:rsidTr="00630ADC">
        <w:trPr>
          <w:jc w:val="center"/>
        </w:trPr>
        <w:tc>
          <w:tcPr>
            <w:tcW w:w="1093" w:type="dxa"/>
            <w:vMerge/>
            <w:tcBorders>
              <w:left w:val="single" w:sz="4" w:space="0" w:color="auto"/>
              <w:right w:val="single" w:sz="4" w:space="0" w:color="auto"/>
            </w:tcBorders>
          </w:tcPr>
          <w:p ns2:paraId="5AC7152D" ns2:textId="1A6464B7" w:rsidR="00E510B7" w:rsidRPr="00063B5C" w:rsidRDefault="00E510B7" w:rsidP="00E510B7">
            <w:pPr>
              <w:pStyle w:val="TableCenter"/>
              <w:keepNext/>
              <w:rPr>
                <w:sz w:val="18"/>
                <w:szCs w:val="18"/>
              </w:rPr>
            </w:pPr>
          </w:p>
        </w:tc>
        <w:tc>
          <w:tcPr>
            <w:tcW w:w="1093" w:type="dxa"/>
            <w:vMerge/>
            <w:tcBorders>
              <w:left w:val="single" w:sz="4" w:space="0" w:color="auto"/>
              <w:right w:val="single" w:sz="4" w:space="0" w:color="auto"/>
            </w:tcBorders>
            <w:noWrap/>
          </w:tcPr>
          <w:p ns2:paraId="1D22DE1D" ns2:textId="683BD77F" w:rsidR="00E510B7" w:rsidRPr="00063B5C" w:rsidRDefault="00E510B7" w:rsidP="00E510B7">
            <w:pPr>
              <w:pStyle w:val="TableCenter"/>
              <w:keepNext/>
              <w:rPr>
                <w:sz w:val="18"/>
                <w:szCs w:val="18"/>
              </w:rPr>
            </w:pPr>
          </w:p>
        </w:tc>
        <w:tc>
          <w:tcPr>
            <w:tcW w:w="946" w:type="dxa"/>
            <w:tcBorders>
              <w:top w:val="single" w:sz="4" w:space="0" w:color="auto"/>
              <w:left w:val="single" w:sz="4" w:space="0" w:color="auto"/>
              <w:bottom w:val="single" w:sz="4" w:space="0" w:color="auto"/>
              <w:right w:val="single" w:sz="4" w:space="0" w:color="auto"/>
            </w:tcBorders>
            <w:noWrap/>
          </w:tcPr>
          <w:p ns2:paraId="5DAFB5FB" ns2:textId="77777777" w:rsidR="00E510B7" w:rsidRPr="00063B5C" w:rsidRDefault="00E510B7" w:rsidP="00E510B7">
            <w:pPr>
              <w:pStyle w:val="TableCenter"/>
              <w:keepNext/>
              <w:rPr>
                <w:sz w:val="18"/>
                <w:szCs w:val="18"/>
              </w:rPr>
            </w:pPr>
            <w:r>
              <w:rPr>
                <w:sz w:val="18"/>
                <w:szCs w:val="18"/>
              </w:rPr>
              <w:t>C</w:t>
            </w:r>
            <w:r w:rsidRPr="001B0147">
              <w:rPr>
                <w:sz w:val="18"/>
                <w:szCs w:val="18"/>
                <w:vertAlign w:val="subscript"/>
              </w:rPr>
              <w:t>max</w:t>
            </w:r>
          </w:p>
        </w:tc>
        <w:tc>
          <w:tcPr>
            <w:tcW w:w="946" w:type="dxa"/>
            <w:tcBorders>
              <w:top w:val="single" w:sz="4" w:space="0" w:color="auto"/>
              <w:left w:val="single" w:sz="4" w:space="0" w:color="auto"/>
              <w:bottom w:val="single" w:sz="4" w:space="0" w:color="auto"/>
              <w:right w:val="single" w:sz="4" w:space="0" w:color="auto"/>
            </w:tcBorders>
            <w:noWrap/>
          </w:tcPr>
          <w:p ns2:paraId="38E547E8" ns2:textId="77777777" w:rsidR="00E510B7" w:rsidRPr="00063B5C" w:rsidRDefault="00E510B7" w:rsidP="00E510B7">
            <w:pPr>
              <w:pStyle w:val="TableCenter"/>
              <w:keepNext/>
              <w:rPr>
                <w:sz w:val="18"/>
                <w:szCs w:val="18"/>
              </w:rPr>
            </w:pPr>
            <w:r>
              <w:rPr>
                <w:sz w:val="18"/>
                <w:szCs w:val="18"/>
              </w:rPr>
              <w:t>µg/mL</w:t>
            </w:r>
          </w:p>
        </w:tc>
        <w:tc>
          <w:tcPr>
            <w:tcW w:w="818" w:type="dxa"/>
            <w:tcBorders>
              <w:top w:val="single" w:sz="4" w:space="0" w:color="auto"/>
              <w:left w:val="single" w:sz="4" w:space="0" w:color="auto"/>
              <w:bottom w:val="single" w:sz="4" w:space="0" w:color="auto"/>
              <w:right w:val="single" w:sz="4" w:space="0" w:color="auto"/>
            </w:tcBorders>
            <w:noWrap/>
          </w:tcPr>
          <w:p ns2:paraId="4F04746F" ns2:textId="77777777" w:rsidR="00E510B7" w:rsidRPr="00063B5C" w:rsidRDefault="00E510B7" w:rsidP="00E510B7">
            <w:pPr>
              <w:pStyle w:val="TableCenter"/>
              <w:keepNext/>
              <w:rPr>
                <w:sz w:val="18"/>
                <w:szCs w:val="18"/>
              </w:rPr>
            </w:pPr>
            <w:r>
              <w:rPr>
                <w:sz w:val="18"/>
                <w:szCs w:val="18"/>
              </w:rPr>
              <w:t>1170</w:t>
            </w:r>
          </w:p>
        </w:tc>
        <w:tc>
          <w:tcPr>
            <w:tcW w:w="818" w:type="dxa"/>
            <w:tcBorders>
              <w:top w:val="single" w:sz="4" w:space="0" w:color="auto"/>
              <w:left w:val="single" w:sz="4" w:space="0" w:color="auto"/>
              <w:bottom w:val="single" w:sz="4" w:space="0" w:color="auto"/>
              <w:right w:val="single" w:sz="4" w:space="0" w:color="auto"/>
            </w:tcBorders>
            <w:noWrap/>
          </w:tcPr>
          <w:p ns2:paraId="78F3A867" ns2:textId="77777777" w:rsidR="00E510B7" w:rsidRPr="00063B5C" w:rsidRDefault="00E510B7" w:rsidP="00E510B7">
            <w:pPr>
              <w:pStyle w:val="TableCenter"/>
              <w:keepNext/>
              <w:rPr>
                <w:sz w:val="18"/>
                <w:szCs w:val="18"/>
              </w:rPr>
            </w:pPr>
            <w:r>
              <w:rPr>
                <w:sz w:val="18"/>
                <w:szCs w:val="18"/>
              </w:rPr>
              <w:t>142</w:t>
            </w:r>
          </w:p>
        </w:tc>
        <w:tc>
          <w:tcPr>
            <w:tcW w:w="818" w:type="dxa"/>
            <w:tcBorders>
              <w:top w:val="single" w:sz="4" w:space="0" w:color="auto"/>
              <w:left w:val="single" w:sz="4" w:space="0" w:color="auto"/>
              <w:bottom w:val="single" w:sz="4" w:space="0" w:color="auto"/>
              <w:right w:val="single" w:sz="4" w:space="0" w:color="auto"/>
            </w:tcBorders>
            <w:noWrap/>
          </w:tcPr>
          <w:p ns2:paraId="36906EB4" ns2:textId="77777777" w:rsidR="00E510B7" w:rsidRPr="00063B5C" w:rsidRDefault="00E510B7" w:rsidP="00E510B7">
            <w:pPr>
              <w:pStyle w:val="TableCenter"/>
              <w:keepNext/>
              <w:rPr>
                <w:sz w:val="18"/>
                <w:szCs w:val="18"/>
              </w:rPr>
            </w:pPr>
            <w:r>
              <w:rPr>
                <w:sz w:val="18"/>
                <w:szCs w:val="18"/>
              </w:rPr>
              <w:t>1220</w:t>
            </w:r>
          </w:p>
        </w:tc>
        <w:tc>
          <w:tcPr>
            <w:tcW w:w="818" w:type="dxa"/>
            <w:tcBorders>
              <w:top w:val="single" w:sz="4" w:space="0" w:color="auto"/>
              <w:left w:val="single" w:sz="4" w:space="0" w:color="auto"/>
              <w:bottom w:val="single" w:sz="4" w:space="0" w:color="auto"/>
              <w:right w:val="single" w:sz="4" w:space="0" w:color="auto"/>
            </w:tcBorders>
            <w:noWrap/>
          </w:tcPr>
          <w:p ns2:paraId="5DF3CFD2" ns2:textId="77777777" w:rsidR="00E510B7" w:rsidRPr="00063B5C" w:rsidRDefault="00E510B7" w:rsidP="00E510B7">
            <w:pPr>
              <w:pStyle w:val="TableCenter"/>
              <w:keepNext/>
              <w:rPr>
                <w:sz w:val="18"/>
                <w:szCs w:val="18"/>
              </w:rPr>
            </w:pPr>
            <w:r>
              <w:rPr>
                <w:sz w:val="18"/>
                <w:szCs w:val="18"/>
              </w:rPr>
              <w:t>89.0</w:t>
            </w:r>
          </w:p>
        </w:tc>
        <w:tc>
          <w:tcPr>
            <w:tcW w:w="818" w:type="dxa"/>
            <w:tcBorders>
              <w:top w:val="single" w:sz="4" w:space="0" w:color="auto"/>
              <w:left w:val="single" w:sz="4" w:space="0" w:color="auto"/>
              <w:bottom w:val="single" w:sz="4" w:space="0" w:color="auto"/>
              <w:right w:val="single" w:sz="4" w:space="0" w:color="auto"/>
            </w:tcBorders>
          </w:tcPr>
          <w:p ns2:paraId="30B0A036" ns2:textId="4019B459" w:rsidR="00E510B7" w:rsidRDefault="00E510B7" w:rsidP="00E510B7">
            <w:pPr>
              <w:pStyle w:val="TableCenter"/>
              <w:keepNext/>
              <w:rPr>
                <w:sz w:val="18"/>
                <w:szCs w:val="18"/>
              </w:rPr>
            </w:pPr>
            <w:r w:rsidRPr="00735CBC">
              <w:rPr>
                <w:sz w:val="18"/>
                <w:szCs w:val="18"/>
              </w:rPr>
              <w:t>1195</w:t>
            </w:r>
          </w:p>
        </w:tc>
        <w:tc>
          <w:tcPr>
            <w:tcW w:w="818" w:type="dxa"/>
            <w:tcBorders>
              <w:top w:val="single" w:sz="4" w:space="0" w:color="auto"/>
              <w:left w:val="single" w:sz="4" w:space="0" w:color="auto"/>
              <w:bottom w:val="single" w:sz="4" w:space="0" w:color="auto"/>
              <w:right w:val="single" w:sz="4" w:space="0" w:color="auto"/>
            </w:tcBorders>
          </w:tcPr>
          <w:p ns2:paraId="0FFD2E5C" ns2:textId="33C5ADD7" w:rsidR="00E510B7" w:rsidRDefault="00E510B7" w:rsidP="00E510B7">
            <w:pPr>
              <w:pStyle w:val="TableCenter"/>
              <w:keepNext/>
              <w:rPr>
                <w:sz w:val="18"/>
                <w:szCs w:val="18"/>
              </w:rPr>
            </w:pPr>
            <w:r>
              <w:rPr>
                <w:sz w:val="18"/>
                <w:szCs w:val="18"/>
              </w:rPr>
              <w:t>-</w:t>
            </w:r>
          </w:p>
        </w:tc>
      </w:tr>
      <w:tr w:rsidR="00E510B7" w:rsidRPr="00063B5C" ns2:paraId="42A16292" ns2:textId="51092C4E" w:rsidTr="00630ADC">
        <w:trPr>
          <w:trHeight w:val="260"/>
          <w:jc w:val="center"/>
        </w:trPr>
        <w:tc>
          <w:tcPr>
            <w:tcW w:w="1093" w:type="dxa"/>
            <w:vMerge/>
            <w:tcBorders>
              <w:left w:val="single" w:sz="4" w:space="0" w:color="auto"/>
              <w:right w:val="single" w:sz="4" w:space="0" w:color="auto"/>
            </w:tcBorders>
          </w:tcPr>
          <w:p ns2:paraId="35C128FC" ns2:textId="669324B5" w:rsidR="00E510B7" w:rsidRPr="00063B5C" w:rsidRDefault="00E510B7" w:rsidP="00E510B7">
            <w:pPr>
              <w:pStyle w:val="TableCenter"/>
              <w:keepNext/>
              <w:rPr>
                <w:sz w:val="18"/>
                <w:szCs w:val="18"/>
              </w:rPr>
            </w:pPr>
          </w:p>
        </w:tc>
        <w:tc>
          <w:tcPr>
            <w:tcW w:w="1093" w:type="dxa"/>
            <w:vMerge/>
            <w:tcBorders>
              <w:left w:val="single" w:sz="4" w:space="0" w:color="auto"/>
              <w:bottom w:val="single" w:sz="4" w:space="0" w:color="auto"/>
              <w:right w:val="single" w:sz="4" w:space="0" w:color="auto"/>
            </w:tcBorders>
            <w:noWrap/>
            <w:hideMark/>
          </w:tcPr>
          <w:p ns2:paraId="48078194" ns2:textId="750AADF9" w:rsidR="00E510B7" w:rsidRPr="00063B5C" w:rsidRDefault="00E510B7" w:rsidP="00E510B7">
            <w:pPr>
              <w:pStyle w:val="TableCenter"/>
              <w:keepNext/>
              <w:rPr>
                <w:sz w:val="18"/>
                <w:szCs w:val="18"/>
              </w:rPr>
            </w:pPr>
          </w:p>
        </w:tc>
        <w:tc>
          <w:tcPr>
            <w:tcW w:w="946" w:type="dxa"/>
            <w:tcBorders>
              <w:top w:val="single" w:sz="4" w:space="0" w:color="auto"/>
              <w:left w:val="single" w:sz="4" w:space="0" w:color="auto"/>
              <w:bottom w:val="single" w:sz="4" w:space="0" w:color="auto"/>
              <w:right w:val="single" w:sz="4" w:space="0" w:color="auto"/>
            </w:tcBorders>
            <w:noWrap/>
            <w:hideMark/>
          </w:tcPr>
          <w:p ns2:paraId="6302D3AB" ns2:textId="77777777" w:rsidR="00E510B7" w:rsidRPr="00063B5C" w:rsidRDefault="00E510B7" w:rsidP="00E510B7">
            <w:pPr>
              <w:pStyle w:val="TableCenter"/>
              <w:keepNext/>
              <w:rPr>
                <w:sz w:val="18"/>
                <w:szCs w:val="18"/>
              </w:rPr>
            </w:pPr>
            <w:r w:rsidRPr="00063B5C">
              <w:rPr>
                <w:sz w:val="18"/>
                <w:szCs w:val="18"/>
              </w:rPr>
              <w:t>T</w:t>
            </w:r>
            <w:r w:rsidRPr="00A42EF6">
              <w:rPr>
                <w:sz w:val="18"/>
                <w:szCs w:val="18"/>
                <w:vertAlign w:val="subscript"/>
              </w:rPr>
              <w:t>1/2</w:t>
            </w:r>
          </w:p>
        </w:tc>
        <w:tc>
          <w:tcPr>
            <w:tcW w:w="946" w:type="dxa"/>
            <w:tcBorders>
              <w:top w:val="single" w:sz="4" w:space="0" w:color="auto"/>
              <w:left w:val="single" w:sz="4" w:space="0" w:color="auto"/>
              <w:bottom w:val="single" w:sz="4" w:space="0" w:color="auto"/>
              <w:right w:val="single" w:sz="4" w:space="0" w:color="auto"/>
            </w:tcBorders>
            <w:noWrap/>
            <w:hideMark/>
          </w:tcPr>
          <w:p ns2:paraId="7E7F3D34" ns2:textId="77777777" w:rsidR="00E510B7" w:rsidRPr="00063B5C" w:rsidRDefault="00E510B7" w:rsidP="00E510B7">
            <w:pPr>
              <w:pStyle w:val="TableCenter"/>
              <w:keepNext/>
              <w:rPr>
                <w:sz w:val="18"/>
                <w:szCs w:val="18"/>
              </w:rPr>
            </w:pPr>
            <w:r>
              <w:rPr>
                <w:sz w:val="18"/>
                <w:szCs w:val="18"/>
              </w:rPr>
              <w:t>h</w:t>
            </w:r>
          </w:p>
        </w:tc>
        <w:tc>
          <w:tcPr>
            <w:tcW w:w="818" w:type="dxa"/>
            <w:tcBorders>
              <w:top w:val="single" w:sz="4" w:space="0" w:color="auto"/>
              <w:left w:val="single" w:sz="4" w:space="0" w:color="auto"/>
              <w:bottom w:val="single" w:sz="4" w:space="0" w:color="auto"/>
              <w:right w:val="single" w:sz="4" w:space="0" w:color="auto"/>
            </w:tcBorders>
            <w:noWrap/>
          </w:tcPr>
          <w:p ns2:paraId="725BFE48" ns2:textId="77777777" w:rsidR="00E510B7" w:rsidRPr="00063B5C" w:rsidRDefault="00E510B7" w:rsidP="00E510B7">
            <w:pPr>
              <w:pStyle w:val="TableCenter"/>
              <w:keepNext/>
              <w:rPr>
                <w:sz w:val="18"/>
                <w:szCs w:val="18"/>
              </w:rPr>
            </w:pPr>
            <w:r>
              <w:rPr>
                <w:sz w:val="18"/>
                <w:szCs w:val="18"/>
              </w:rPr>
              <w:t>31.6</w:t>
            </w:r>
          </w:p>
        </w:tc>
        <w:tc>
          <w:tcPr>
            <w:tcW w:w="818" w:type="dxa"/>
            <w:tcBorders>
              <w:top w:val="single" w:sz="4" w:space="0" w:color="auto"/>
              <w:left w:val="single" w:sz="4" w:space="0" w:color="auto"/>
              <w:bottom w:val="single" w:sz="4" w:space="0" w:color="auto"/>
              <w:right w:val="single" w:sz="4" w:space="0" w:color="auto"/>
            </w:tcBorders>
            <w:noWrap/>
          </w:tcPr>
          <w:p ns2:paraId="4E36FCE0" ns2:textId="77777777" w:rsidR="00E510B7" w:rsidRPr="00063B5C" w:rsidRDefault="00E510B7" w:rsidP="00E510B7">
            <w:pPr>
              <w:pStyle w:val="TableCenter"/>
              <w:keepNext/>
              <w:rPr>
                <w:sz w:val="18"/>
                <w:szCs w:val="18"/>
              </w:rPr>
            </w:pPr>
            <w:r>
              <w:rPr>
                <w:sz w:val="18"/>
                <w:szCs w:val="18"/>
              </w:rPr>
              <w:t>11.6</w:t>
            </w:r>
          </w:p>
        </w:tc>
        <w:tc>
          <w:tcPr>
            <w:tcW w:w="818" w:type="dxa"/>
            <w:tcBorders>
              <w:top w:val="single" w:sz="4" w:space="0" w:color="auto"/>
              <w:left w:val="single" w:sz="4" w:space="0" w:color="auto"/>
              <w:bottom w:val="single" w:sz="4" w:space="0" w:color="auto"/>
              <w:right w:val="single" w:sz="4" w:space="0" w:color="auto"/>
            </w:tcBorders>
            <w:noWrap/>
          </w:tcPr>
          <w:p ns2:paraId="2E900CCB" ns2:textId="77777777" w:rsidR="00E510B7" w:rsidRPr="00063B5C" w:rsidRDefault="00E510B7" w:rsidP="00E510B7">
            <w:pPr>
              <w:pStyle w:val="TableCenter"/>
              <w:keepNext/>
              <w:rPr>
                <w:sz w:val="18"/>
                <w:szCs w:val="18"/>
              </w:rPr>
            </w:pPr>
            <w:r>
              <w:rPr>
                <w:sz w:val="18"/>
                <w:szCs w:val="18"/>
              </w:rPr>
              <w:t>36.5</w:t>
            </w:r>
          </w:p>
        </w:tc>
        <w:tc>
          <w:tcPr>
            <w:tcW w:w="818" w:type="dxa"/>
            <w:tcBorders>
              <w:top w:val="single" w:sz="4" w:space="0" w:color="auto"/>
              <w:left w:val="single" w:sz="4" w:space="0" w:color="auto"/>
              <w:bottom w:val="single" w:sz="4" w:space="0" w:color="auto"/>
              <w:right w:val="single" w:sz="4" w:space="0" w:color="auto"/>
            </w:tcBorders>
            <w:noWrap/>
          </w:tcPr>
          <w:p ns2:paraId="6747A568" ns2:textId="77777777" w:rsidR="00E510B7" w:rsidRPr="00063B5C" w:rsidRDefault="00E510B7" w:rsidP="00E510B7">
            <w:pPr>
              <w:pStyle w:val="TableCenter"/>
              <w:keepNext/>
              <w:rPr>
                <w:sz w:val="18"/>
                <w:szCs w:val="18"/>
              </w:rPr>
            </w:pPr>
            <w:r>
              <w:rPr>
                <w:sz w:val="18"/>
                <w:szCs w:val="18"/>
              </w:rPr>
              <w:t>5.39</w:t>
            </w:r>
          </w:p>
        </w:tc>
        <w:tc>
          <w:tcPr>
            <w:tcW w:w="818" w:type="dxa"/>
            <w:tcBorders>
              <w:top w:val="single" w:sz="4" w:space="0" w:color="auto"/>
              <w:left w:val="single" w:sz="4" w:space="0" w:color="auto"/>
              <w:bottom w:val="single" w:sz="4" w:space="0" w:color="auto"/>
              <w:right w:val="single" w:sz="4" w:space="0" w:color="auto"/>
            </w:tcBorders>
          </w:tcPr>
          <w:p ns2:paraId="45C3EE31" ns2:textId="38ADE786" w:rsidR="00E510B7" w:rsidRDefault="00E510B7" w:rsidP="00E510B7">
            <w:pPr>
              <w:pStyle w:val="TableCenter"/>
              <w:keepNext/>
              <w:rPr>
                <w:sz w:val="18"/>
                <w:szCs w:val="18"/>
              </w:rPr>
            </w:pPr>
            <w:r w:rsidRPr="00735CBC">
              <w:rPr>
                <w:sz w:val="18"/>
                <w:szCs w:val="18"/>
              </w:rPr>
              <w:t>34.05</w:t>
            </w:r>
          </w:p>
        </w:tc>
        <w:tc>
          <w:tcPr>
            <w:tcW w:w="818" w:type="dxa"/>
            <w:tcBorders>
              <w:top w:val="single" w:sz="4" w:space="0" w:color="auto"/>
              <w:left w:val="single" w:sz="4" w:space="0" w:color="auto"/>
              <w:bottom w:val="single" w:sz="4" w:space="0" w:color="auto"/>
              <w:right w:val="single" w:sz="4" w:space="0" w:color="auto"/>
            </w:tcBorders>
          </w:tcPr>
          <w:p ns2:paraId="67F5A02C" ns2:textId="41AAE21A" w:rsidR="00E510B7" w:rsidRDefault="00E510B7" w:rsidP="00E510B7">
            <w:pPr>
              <w:pStyle w:val="TableCenter"/>
              <w:keepNext/>
              <w:rPr>
                <w:sz w:val="18"/>
                <w:szCs w:val="18"/>
              </w:rPr>
            </w:pPr>
            <w:r>
              <w:rPr>
                <w:sz w:val="18"/>
                <w:szCs w:val="18"/>
              </w:rPr>
              <w:t>-</w:t>
            </w:r>
          </w:p>
        </w:tc>
      </w:tr>
      <w:tr w:rsidR="00E510B7" w:rsidRPr="00063B5C" ns2:paraId="50C7E709" ns2:textId="5A53B8D6" w:rsidTr="00630ADC">
        <w:trPr>
          <w:trHeight w:val="260"/>
          <w:jc w:val="center"/>
        </w:trPr>
        <w:tc>
          <w:tcPr>
            <w:tcW w:w="1093" w:type="dxa"/>
            <w:vMerge/>
            <w:tcBorders>
              <w:left w:val="single" w:sz="4" w:space="0" w:color="auto"/>
              <w:right w:val="single" w:sz="4" w:space="0" w:color="auto"/>
            </w:tcBorders>
          </w:tcPr>
          <w:p ns2:paraId="675B5EC1" ns2:textId="7806A660" w:rsidR="00E510B7" w:rsidRDefault="00E510B7" w:rsidP="00E510B7">
            <w:pPr>
              <w:pStyle w:val="TableCenter"/>
              <w:keepNext/>
              <w:rPr>
                <w:sz w:val="18"/>
                <w:szCs w:val="18"/>
              </w:rPr>
            </w:pPr>
          </w:p>
        </w:tc>
        <w:tc>
          <w:tcPr>
            <w:tcW w:w="1093" w:type="dxa"/>
            <w:vMerge w:val="restart"/>
            <w:tcBorders>
              <w:top w:val="single" w:sz="4" w:space="0" w:color="auto"/>
              <w:left w:val="single" w:sz="4" w:space="0" w:color="auto"/>
              <w:right w:val="single" w:sz="4" w:space="0" w:color="auto"/>
            </w:tcBorders>
            <w:noWrap/>
            <w:hideMark/>
          </w:tcPr>
          <w:p ns2:paraId="444F4212" ns2:textId="4CA815DB" w:rsidR="00E510B7" w:rsidRPr="00063B5C" w:rsidRDefault="00E510B7" w:rsidP="00E510B7">
            <w:pPr>
              <w:pStyle w:val="TableCenter"/>
              <w:keepNext/>
              <w:rPr>
                <w:sz w:val="18"/>
                <w:szCs w:val="18"/>
              </w:rPr>
            </w:pPr>
            <w:r>
              <w:rPr>
                <w:sz w:val="18"/>
                <w:szCs w:val="18"/>
              </w:rPr>
              <w:t>75</w:t>
            </w:r>
          </w:p>
        </w:tc>
        <w:tc>
          <w:tcPr>
            <w:tcW w:w="946" w:type="dxa"/>
            <w:tcBorders>
              <w:top w:val="single" w:sz="4" w:space="0" w:color="auto"/>
              <w:left w:val="single" w:sz="4" w:space="0" w:color="auto"/>
              <w:bottom w:val="single" w:sz="4" w:space="0" w:color="auto"/>
              <w:right w:val="single" w:sz="4" w:space="0" w:color="auto"/>
            </w:tcBorders>
            <w:noWrap/>
            <w:hideMark/>
          </w:tcPr>
          <w:p ns2:paraId="2FA68DDF" ns2:textId="77777777" w:rsidR="00E510B7" w:rsidRPr="00063B5C" w:rsidRDefault="00E510B7" w:rsidP="00E510B7">
            <w:pPr>
              <w:pStyle w:val="TableCenter"/>
              <w:keepNext/>
              <w:rPr>
                <w:sz w:val="18"/>
                <w:szCs w:val="18"/>
              </w:rPr>
            </w:pPr>
            <w:r w:rsidRPr="00063B5C">
              <w:rPr>
                <w:sz w:val="18"/>
                <w:szCs w:val="18"/>
              </w:rPr>
              <w:t>AUC</w:t>
            </w:r>
            <w:r>
              <w:rPr>
                <w:sz w:val="18"/>
                <w:szCs w:val="18"/>
                <w:vertAlign w:val="subscript"/>
              </w:rPr>
              <w:t>last</w:t>
            </w:r>
          </w:p>
        </w:tc>
        <w:tc>
          <w:tcPr>
            <w:tcW w:w="946" w:type="dxa"/>
            <w:tcBorders>
              <w:top w:val="single" w:sz="4" w:space="0" w:color="auto"/>
              <w:left w:val="single" w:sz="4" w:space="0" w:color="auto"/>
              <w:bottom w:val="single" w:sz="4" w:space="0" w:color="auto"/>
              <w:right w:val="single" w:sz="4" w:space="0" w:color="auto"/>
            </w:tcBorders>
            <w:noWrap/>
            <w:hideMark/>
          </w:tcPr>
          <w:p ns2:paraId="239D7BFB" ns2:textId="77777777" w:rsidR="00E510B7" w:rsidRPr="00063B5C" w:rsidRDefault="00E510B7" w:rsidP="00E510B7">
            <w:pPr>
              <w:pStyle w:val="TableCenter"/>
              <w:keepNext/>
              <w:rPr>
                <w:sz w:val="18"/>
                <w:szCs w:val="18"/>
              </w:rPr>
            </w:pPr>
            <w:r>
              <w:rPr>
                <w:sz w:val="18"/>
                <w:szCs w:val="18"/>
              </w:rPr>
              <w:t>mg*h/mL</w:t>
            </w:r>
          </w:p>
        </w:tc>
        <w:tc>
          <w:tcPr>
            <w:tcW w:w="818" w:type="dxa"/>
            <w:tcBorders>
              <w:top w:val="single" w:sz="4" w:space="0" w:color="auto"/>
              <w:left w:val="single" w:sz="4" w:space="0" w:color="auto"/>
              <w:bottom w:val="single" w:sz="4" w:space="0" w:color="auto"/>
              <w:right w:val="single" w:sz="4" w:space="0" w:color="auto"/>
            </w:tcBorders>
            <w:noWrap/>
          </w:tcPr>
          <w:p ns2:paraId="6BAA0919" ns2:textId="77777777" w:rsidR="00E510B7" w:rsidRPr="00063B5C" w:rsidRDefault="00E510B7" w:rsidP="00E510B7">
            <w:pPr>
              <w:pStyle w:val="TableCenter"/>
              <w:keepNext/>
              <w:rPr>
                <w:sz w:val="18"/>
                <w:szCs w:val="18"/>
              </w:rPr>
            </w:pPr>
            <w:r>
              <w:rPr>
                <w:sz w:val="18"/>
                <w:szCs w:val="18"/>
              </w:rPr>
              <w:t>85.5</w:t>
            </w:r>
          </w:p>
        </w:tc>
        <w:tc>
          <w:tcPr>
            <w:tcW w:w="818" w:type="dxa"/>
            <w:tcBorders>
              <w:top w:val="single" w:sz="4" w:space="0" w:color="auto"/>
              <w:left w:val="single" w:sz="4" w:space="0" w:color="auto"/>
              <w:bottom w:val="single" w:sz="4" w:space="0" w:color="auto"/>
              <w:right w:val="single" w:sz="4" w:space="0" w:color="auto"/>
            </w:tcBorders>
            <w:noWrap/>
          </w:tcPr>
          <w:p ns2:paraId="752BF7C5" ns2:textId="77777777" w:rsidR="00E510B7" w:rsidRPr="00063B5C" w:rsidRDefault="00E510B7" w:rsidP="00E510B7">
            <w:pPr>
              <w:pStyle w:val="TableCenter"/>
              <w:keepNext/>
              <w:rPr>
                <w:sz w:val="18"/>
                <w:szCs w:val="18"/>
              </w:rPr>
            </w:pPr>
            <w:r>
              <w:rPr>
                <w:sz w:val="18"/>
                <w:szCs w:val="18"/>
              </w:rPr>
              <w:t>3.97</w:t>
            </w:r>
          </w:p>
        </w:tc>
        <w:tc>
          <w:tcPr>
            <w:tcW w:w="818" w:type="dxa"/>
            <w:tcBorders>
              <w:top w:val="single" w:sz="4" w:space="0" w:color="auto"/>
              <w:left w:val="single" w:sz="4" w:space="0" w:color="auto"/>
              <w:bottom w:val="single" w:sz="4" w:space="0" w:color="auto"/>
              <w:right w:val="single" w:sz="4" w:space="0" w:color="auto"/>
            </w:tcBorders>
            <w:noWrap/>
          </w:tcPr>
          <w:p ns2:paraId="32CD2BCA" ns2:textId="77777777" w:rsidR="00E510B7" w:rsidRPr="00063B5C" w:rsidRDefault="00E510B7" w:rsidP="00E510B7">
            <w:pPr>
              <w:pStyle w:val="TableCenter"/>
              <w:keepNext/>
              <w:rPr>
                <w:sz w:val="18"/>
                <w:szCs w:val="18"/>
              </w:rPr>
            </w:pPr>
            <w:r>
              <w:rPr>
                <w:sz w:val="18"/>
                <w:szCs w:val="18"/>
              </w:rPr>
              <w:t>87.5</w:t>
            </w:r>
          </w:p>
        </w:tc>
        <w:tc>
          <w:tcPr>
            <w:tcW w:w="818" w:type="dxa"/>
            <w:tcBorders>
              <w:top w:val="single" w:sz="4" w:space="0" w:color="auto"/>
              <w:left w:val="single" w:sz="4" w:space="0" w:color="auto"/>
              <w:bottom w:val="single" w:sz="4" w:space="0" w:color="auto"/>
              <w:right w:val="single" w:sz="4" w:space="0" w:color="auto"/>
            </w:tcBorders>
            <w:noWrap/>
          </w:tcPr>
          <w:p ns2:paraId="0415BB87" ns2:textId="77777777" w:rsidR="00E510B7" w:rsidRPr="00063B5C" w:rsidRDefault="00E510B7" w:rsidP="00E510B7">
            <w:pPr>
              <w:pStyle w:val="TableCenter"/>
              <w:keepNext/>
              <w:rPr>
                <w:sz w:val="18"/>
                <w:szCs w:val="18"/>
              </w:rPr>
            </w:pPr>
            <w:r>
              <w:rPr>
                <w:sz w:val="18"/>
                <w:szCs w:val="18"/>
              </w:rPr>
              <w:t>15.4</w:t>
            </w:r>
          </w:p>
        </w:tc>
        <w:tc>
          <w:tcPr>
            <w:tcW w:w="818" w:type="dxa"/>
            <w:tcBorders>
              <w:top w:val="single" w:sz="4" w:space="0" w:color="auto"/>
              <w:left w:val="single" w:sz="4" w:space="0" w:color="auto"/>
              <w:bottom w:val="single" w:sz="4" w:space="0" w:color="auto"/>
              <w:right w:val="single" w:sz="4" w:space="0" w:color="auto"/>
            </w:tcBorders>
          </w:tcPr>
          <w:p ns2:paraId="5016B219" ns2:textId="0D2B0312" w:rsidR="00E510B7" w:rsidRDefault="00E510B7" w:rsidP="00E510B7">
            <w:pPr>
              <w:pStyle w:val="TableCenter"/>
              <w:keepNext/>
              <w:rPr>
                <w:sz w:val="18"/>
                <w:szCs w:val="18"/>
              </w:rPr>
            </w:pPr>
            <w:r w:rsidRPr="00735CBC">
              <w:rPr>
                <w:sz w:val="18"/>
                <w:szCs w:val="18"/>
              </w:rPr>
              <w:t>86.5</w:t>
            </w:r>
          </w:p>
        </w:tc>
        <w:tc>
          <w:tcPr>
            <w:tcW w:w="818" w:type="dxa"/>
            <w:tcBorders>
              <w:top w:val="single" w:sz="4" w:space="0" w:color="auto"/>
              <w:left w:val="single" w:sz="4" w:space="0" w:color="auto"/>
              <w:bottom w:val="single" w:sz="4" w:space="0" w:color="auto"/>
              <w:right w:val="single" w:sz="4" w:space="0" w:color="auto"/>
            </w:tcBorders>
          </w:tcPr>
          <w:p ns2:paraId="58E6E17A" ns2:textId="53B0E6D8" w:rsidR="00E510B7" w:rsidRDefault="00E510B7" w:rsidP="00E510B7">
            <w:pPr>
              <w:pStyle w:val="TableCenter"/>
              <w:keepNext/>
              <w:rPr>
                <w:sz w:val="18"/>
                <w:szCs w:val="18"/>
              </w:rPr>
            </w:pPr>
            <w:r>
              <w:rPr>
                <w:sz w:val="18"/>
                <w:szCs w:val="18"/>
              </w:rPr>
              <w:t>-</w:t>
            </w:r>
          </w:p>
        </w:tc>
      </w:tr>
      <w:tr w:rsidR="00E510B7" w:rsidRPr="00063B5C" ns2:paraId="516949D3" ns2:textId="2F3B766A" w:rsidTr="00630ADC">
        <w:trPr>
          <w:jc w:val="center"/>
        </w:trPr>
        <w:tc>
          <w:tcPr>
            <w:tcW w:w="1093" w:type="dxa"/>
            <w:vMerge/>
            <w:tcBorders>
              <w:left w:val="single" w:sz="4" w:space="0" w:color="auto"/>
              <w:right w:val="single" w:sz="4" w:space="0" w:color="auto"/>
            </w:tcBorders>
          </w:tcPr>
          <w:p ns2:paraId="6548D573" ns2:textId="77777777" w:rsidR="00E510B7" w:rsidRPr="00063B5C" w:rsidRDefault="00E510B7" w:rsidP="00E510B7">
            <w:pPr>
              <w:pStyle w:val="TableCenter"/>
              <w:keepNext/>
              <w:rPr>
                <w:sz w:val="18"/>
                <w:szCs w:val="18"/>
              </w:rPr>
            </w:pPr>
          </w:p>
        </w:tc>
        <w:tc>
          <w:tcPr>
            <w:tcW w:w="1093" w:type="dxa"/>
            <w:vMerge/>
            <w:tcBorders>
              <w:left w:val="single" w:sz="4" w:space="0" w:color="auto"/>
              <w:right w:val="single" w:sz="4" w:space="0" w:color="auto"/>
            </w:tcBorders>
            <w:noWrap/>
          </w:tcPr>
          <w:p ns2:paraId="1FF71891" ns2:textId="16C02B46" w:rsidR="00E510B7" w:rsidRPr="00063B5C" w:rsidRDefault="00E510B7" w:rsidP="00E510B7">
            <w:pPr>
              <w:pStyle w:val="TableCenter"/>
              <w:keepNext/>
              <w:rPr>
                <w:sz w:val="18"/>
                <w:szCs w:val="18"/>
              </w:rPr>
            </w:pPr>
          </w:p>
        </w:tc>
        <w:tc>
          <w:tcPr>
            <w:tcW w:w="946" w:type="dxa"/>
            <w:tcBorders>
              <w:top w:val="single" w:sz="4" w:space="0" w:color="auto"/>
              <w:left w:val="single" w:sz="4" w:space="0" w:color="auto"/>
              <w:bottom w:val="single" w:sz="4" w:space="0" w:color="auto"/>
              <w:right w:val="single" w:sz="4" w:space="0" w:color="auto"/>
            </w:tcBorders>
            <w:noWrap/>
          </w:tcPr>
          <w:p ns2:paraId="65763369" ns2:textId="77777777" w:rsidR="00E510B7" w:rsidRPr="00063B5C" w:rsidRDefault="00E510B7" w:rsidP="00E510B7">
            <w:pPr>
              <w:pStyle w:val="TableCenter"/>
              <w:keepNext/>
              <w:rPr>
                <w:sz w:val="18"/>
                <w:szCs w:val="18"/>
              </w:rPr>
            </w:pPr>
            <w:r>
              <w:rPr>
                <w:sz w:val="18"/>
                <w:szCs w:val="18"/>
              </w:rPr>
              <w:t>C</w:t>
            </w:r>
            <w:r w:rsidRPr="001B0147">
              <w:rPr>
                <w:sz w:val="18"/>
                <w:szCs w:val="18"/>
                <w:vertAlign w:val="subscript"/>
              </w:rPr>
              <w:t>max</w:t>
            </w:r>
          </w:p>
        </w:tc>
        <w:tc>
          <w:tcPr>
            <w:tcW w:w="946" w:type="dxa"/>
            <w:tcBorders>
              <w:top w:val="single" w:sz="4" w:space="0" w:color="auto"/>
              <w:left w:val="single" w:sz="4" w:space="0" w:color="auto"/>
              <w:bottom w:val="single" w:sz="4" w:space="0" w:color="auto"/>
              <w:right w:val="single" w:sz="4" w:space="0" w:color="auto"/>
            </w:tcBorders>
            <w:noWrap/>
          </w:tcPr>
          <w:p ns2:paraId="029F40F4" ns2:textId="77777777" w:rsidR="00E510B7" w:rsidRPr="00063B5C" w:rsidRDefault="00E510B7" w:rsidP="00E510B7">
            <w:pPr>
              <w:pStyle w:val="TableCenter"/>
              <w:keepNext/>
              <w:rPr>
                <w:sz w:val="18"/>
                <w:szCs w:val="18"/>
              </w:rPr>
            </w:pPr>
            <w:r>
              <w:rPr>
                <w:sz w:val="18"/>
                <w:szCs w:val="18"/>
              </w:rPr>
              <w:t>µg/mL</w:t>
            </w:r>
          </w:p>
        </w:tc>
        <w:tc>
          <w:tcPr>
            <w:tcW w:w="818" w:type="dxa"/>
            <w:tcBorders>
              <w:top w:val="single" w:sz="4" w:space="0" w:color="auto"/>
              <w:left w:val="single" w:sz="4" w:space="0" w:color="auto"/>
              <w:bottom w:val="single" w:sz="4" w:space="0" w:color="auto"/>
              <w:right w:val="single" w:sz="4" w:space="0" w:color="auto"/>
            </w:tcBorders>
            <w:noWrap/>
          </w:tcPr>
          <w:p ns2:paraId="328B8325" ns2:textId="77777777" w:rsidR="00E510B7" w:rsidRPr="00063B5C" w:rsidRDefault="00E510B7" w:rsidP="00E510B7">
            <w:pPr>
              <w:pStyle w:val="TableCenter"/>
              <w:keepNext/>
              <w:rPr>
                <w:sz w:val="18"/>
                <w:szCs w:val="18"/>
              </w:rPr>
            </w:pPr>
            <w:r>
              <w:rPr>
                <w:sz w:val="18"/>
                <w:szCs w:val="18"/>
              </w:rPr>
              <w:t>2000</w:t>
            </w:r>
          </w:p>
        </w:tc>
        <w:tc>
          <w:tcPr>
            <w:tcW w:w="818" w:type="dxa"/>
            <w:tcBorders>
              <w:top w:val="single" w:sz="4" w:space="0" w:color="auto"/>
              <w:left w:val="single" w:sz="4" w:space="0" w:color="auto"/>
              <w:bottom w:val="single" w:sz="4" w:space="0" w:color="auto"/>
              <w:right w:val="single" w:sz="4" w:space="0" w:color="auto"/>
            </w:tcBorders>
            <w:noWrap/>
          </w:tcPr>
          <w:p ns2:paraId="2D32E641" ns2:textId="77777777" w:rsidR="00E510B7" w:rsidRPr="00063B5C" w:rsidRDefault="00E510B7" w:rsidP="00E510B7">
            <w:pPr>
              <w:pStyle w:val="TableCenter"/>
              <w:keepNext/>
              <w:rPr>
                <w:sz w:val="18"/>
                <w:szCs w:val="18"/>
              </w:rPr>
            </w:pPr>
            <w:r>
              <w:rPr>
                <w:sz w:val="18"/>
                <w:szCs w:val="18"/>
              </w:rPr>
              <w:t>207</w:t>
            </w:r>
          </w:p>
        </w:tc>
        <w:tc>
          <w:tcPr>
            <w:tcW w:w="818" w:type="dxa"/>
            <w:tcBorders>
              <w:top w:val="single" w:sz="4" w:space="0" w:color="auto"/>
              <w:left w:val="single" w:sz="4" w:space="0" w:color="auto"/>
              <w:bottom w:val="single" w:sz="4" w:space="0" w:color="auto"/>
              <w:right w:val="single" w:sz="4" w:space="0" w:color="auto"/>
            </w:tcBorders>
            <w:noWrap/>
          </w:tcPr>
          <w:p ns2:paraId="14B824DB" ns2:textId="77777777" w:rsidR="00E510B7" w:rsidRPr="00063B5C" w:rsidRDefault="00E510B7" w:rsidP="00E510B7">
            <w:pPr>
              <w:pStyle w:val="TableCenter"/>
              <w:keepNext/>
              <w:rPr>
                <w:sz w:val="18"/>
                <w:szCs w:val="18"/>
              </w:rPr>
            </w:pPr>
            <w:r>
              <w:rPr>
                <w:sz w:val="18"/>
                <w:szCs w:val="18"/>
              </w:rPr>
              <w:t>1820</w:t>
            </w:r>
          </w:p>
        </w:tc>
        <w:tc>
          <w:tcPr>
            <w:tcW w:w="818" w:type="dxa"/>
            <w:tcBorders>
              <w:top w:val="single" w:sz="4" w:space="0" w:color="auto"/>
              <w:left w:val="single" w:sz="4" w:space="0" w:color="auto"/>
              <w:bottom w:val="single" w:sz="4" w:space="0" w:color="auto"/>
              <w:right w:val="single" w:sz="4" w:space="0" w:color="auto"/>
            </w:tcBorders>
            <w:noWrap/>
          </w:tcPr>
          <w:p ns2:paraId="776AA5D8" ns2:textId="77777777" w:rsidR="00E510B7" w:rsidRPr="00063B5C" w:rsidRDefault="00E510B7" w:rsidP="00E510B7">
            <w:pPr>
              <w:pStyle w:val="TableCenter"/>
              <w:keepNext/>
              <w:rPr>
                <w:sz w:val="18"/>
                <w:szCs w:val="18"/>
              </w:rPr>
            </w:pPr>
            <w:r>
              <w:rPr>
                <w:sz w:val="18"/>
                <w:szCs w:val="18"/>
              </w:rPr>
              <w:t>137</w:t>
            </w:r>
          </w:p>
        </w:tc>
        <w:tc>
          <w:tcPr>
            <w:tcW w:w="818" w:type="dxa"/>
            <w:tcBorders>
              <w:top w:val="single" w:sz="4" w:space="0" w:color="auto"/>
              <w:left w:val="single" w:sz="4" w:space="0" w:color="auto"/>
              <w:bottom w:val="single" w:sz="4" w:space="0" w:color="auto"/>
              <w:right w:val="single" w:sz="4" w:space="0" w:color="auto"/>
            </w:tcBorders>
          </w:tcPr>
          <w:p ns2:paraId="4E796B13" ns2:textId="5815F870" w:rsidR="00E510B7" w:rsidRDefault="00E510B7" w:rsidP="00E510B7">
            <w:pPr>
              <w:pStyle w:val="TableCenter"/>
              <w:keepNext/>
              <w:rPr>
                <w:sz w:val="18"/>
                <w:szCs w:val="18"/>
              </w:rPr>
            </w:pPr>
            <w:r w:rsidRPr="00735CBC">
              <w:rPr>
                <w:sz w:val="18"/>
                <w:szCs w:val="18"/>
              </w:rPr>
              <w:t>1910</w:t>
            </w:r>
          </w:p>
        </w:tc>
        <w:tc>
          <w:tcPr>
            <w:tcW w:w="818" w:type="dxa"/>
            <w:tcBorders>
              <w:top w:val="single" w:sz="4" w:space="0" w:color="auto"/>
              <w:left w:val="single" w:sz="4" w:space="0" w:color="auto"/>
              <w:bottom w:val="single" w:sz="4" w:space="0" w:color="auto"/>
              <w:right w:val="single" w:sz="4" w:space="0" w:color="auto"/>
            </w:tcBorders>
          </w:tcPr>
          <w:p ns2:paraId="173A9A93" ns2:textId="4494DFC9" w:rsidR="00E510B7" w:rsidRDefault="00E510B7" w:rsidP="00E510B7">
            <w:pPr>
              <w:pStyle w:val="TableCenter"/>
              <w:keepNext/>
              <w:rPr>
                <w:sz w:val="18"/>
                <w:szCs w:val="18"/>
              </w:rPr>
            </w:pPr>
            <w:r>
              <w:rPr>
                <w:sz w:val="18"/>
                <w:szCs w:val="18"/>
              </w:rPr>
              <w:t>-</w:t>
            </w:r>
          </w:p>
        </w:tc>
      </w:tr>
      <w:tr w:rsidR="00E510B7" w:rsidRPr="00063B5C" ns2:paraId="620CA85D" ns2:textId="0027B7F3" w:rsidTr="00630ADC">
        <w:trPr>
          <w:trHeight w:val="260"/>
          <w:jc w:val="center"/>
        </w:trPr>
        <w:tc>
          <w:tcPr>
            <w:tcW w:w="1093" w:type="dxa"/>
            <w:vMerge/>
            <w:tcBorders>
              <w:left w:val="single" w:sz="4" w:space="0" w:color="auto"/>
              <w:bottom w:val="single" w:sz="4" w:space="0" w:color="auto"/>
              <w:right w:val="single" w:sz="4" w:space="0" w:color="auto"/>
            </w:tcBorders>
          </w:tcPr>
          <w:p ns2:paraId="37EAA469" ns2:textId="77777777" w:rsidR="00E510B7" w:rsidRPr="00063B5C" w:rsidRDefault="00E510B7" w:rsidP="00E510B7">
            <w:pPr>
              <w:pStyle w:val="TableCenter"/>
              <w:keepNext/>
              <w:rPr>
                <w:sz w:val="18"/>
                <w:szCs w:val="18"/>
              </w:rPr>
            </w:pPr>
          </w:p>
        </w:tc>
        <w:tc>
          <w:tcPr>
            <w:tcW w:w="1093" w:type="dxa"/>
            <w:vMerge/>
            <w:tcBorders>
              <w:left w:val="single" w:sz="4" w:space="0" w:color="auto"/>
              <w:bottom w:val="single" w:sz="4" w:space="0" w:color="auto"/>
              <w:right w:val="single" w:sz="4" w:space="0" w:color="auto"/>
            </w:tcBorders>
            <w:noWrap/>
            <w:hideMark/>
          </w:tcPr>
          <w:p ns2:paraId="4F421551" ns2:textId="634DBA22" w:rsidR="00E510B7" w:rsidRPr="00063B5C" w:rsidRDefault="00E510B7" w:rsidP="00E510B7">
            <w:pPr>
              <w:pStyle w:val="TableCenter"/>
              <w:keepNext/>
              <w:rPr>
                <w:sz w:val="18"/>
                <w:szCs w:val="18"/>
              </w:rPr>
            </w:pPr>
          </w:p>
        </w:tc>
        <w:tc>
          <w:tcPr>
            <w:tcW w:w="946" w:type="dxa"/>
            <w:tcBorders>
              <w:top w:val="single" w:sz="4" w:space="0" w:color="auto"/>
              <w:left w:val="single" w:sz="4" w:space="0" w:color="auto"/>
              <w:bottom w:val="single" w:sz="4" w:space="0" w:color="auto"/>
              <w:right w:val="single" w:sz="4" w:space="0" w:color="auto"/>
            </w:tcBorders>
            <w:noWrap/>
            <w:hideMark/>
          </w:tcPr>
          <w:p ns2:paraId="3538B352" ns2:textId="77777777" w:rsidR="00E510B7" w:rsidRPr="00063B5C" w:rsidRDefault="00E510B7" w:rsidP="00E510B7">
            <w:pPr>
              <w:pStyle w:val="TableCenter"/>
              <w:keepNext/>
              <w:rPr>
                <w:sz w:val="18"/>
                <w:szCs w:val="18"/>
              </w:rPr>
            </w:pPr>
            <w:r w:rsidRPr="00063B5C">
              <w:rPr>
                <w:sz w:val="18"/>
                <w:szCs w:val="18"/>
              </w:rPr>
              <w:t>T</w:t>
            </w:r>
            <w:r w:rsidRPr="00A42EF6">
              <w:rPr>
                <w:sz w:val="18"/>
                <w:szCs w:val="18"/>
                <w:vertAlign w:val="subscript"/>
              </w:rPr>
              <w:t>1/2</w:t>
            </w:r>
          </w:p>
        </w:tc>
        <w:tc>
          <w:tcPr>
            <w:tcW w:w="946" w:type="dxa"/>
            <w:tcBorders>
              <w:top w:val="single" w:sz="4" w:space="0" w:color="auto"/>
              <w:left w:val="single" w:sz="4" w:space="0" w:color="auto"/>
              <w:bottom w:val="single" w:sz="4" w:space="0" w:color="auto"/>
              <w:right w:val="single" w:sz="4" w:space="0" w:color="auto"/>
            </w:tcBorders>
            <w:noWrap/>
            <w:hideMark/>
          </w:tcPr>
          <w:p ns2:paraId="5B442408" ns2:textId="77777777" w:rsidR="00E510B7" w:rsidRPr="00063B5C" w:rsidRDefault="00E510B7" w:rsidP="00E510B7">
            <w:pPr>
              <w:pStyle w:val="TableCenter"/>
              <w:keepNext/>
              <w:rPr>
                <w:sz w:val="18"/>
                <w:szCs w:val="18"/>
              </w:rPr>
            </w:pPr>
            <w:r>
              <w:rPr>
                <w:sz w:val="18"/>
                <w:szCs w:val="18"/>
              </w:rPr>
              <w:t>h</w:t>
            </w:r>
          </w:p>
        </w:tc>
        <w:tc>
          <w:tcPr>
            <w:tcW w:w="818" w:type="dxa"/>
            <w:tcBorders>
              <w:top w:val="single" w:sz="4" w:space="0" w:color="auto"/>
              <w:left w:val="single" w:sz="4" w:space="0" w:color="auto"/>
              <w:bottom w:val="single" w:sz="4" w:space="0" w:color="auto"/>
              <w:right w:val="single" w:sz="4" w:space="0" w:color="auto"/>
            </w:tcBorders>
            <w:noWrap/>
          </w:tcPr>
          <w:p ns2:paraId="60273F8A" ns2:textId="77777777" w:rsidR="00E510B7" w:rsidRPr="00063B5C" w:rsidRDefault="00E510B7" w:rsidP="00E510B7">
            <w:pPr>
              <w:pStyle w:val="TableCenter"/>
              <w:keepNext/>
              <w:rPr>
                <w:sz w:val="18"/>
                <w:szCs w:val="18"/>
              </w:rPr>
            </w:pPr>
            <w:r>
              <w:rPr>
                <w:sz w:val="18"/>
                <w:szCs w:val="18"/>
              </w:rPr>
              <w:t>29.0</w:t>
            </w:r>
          </w:p>
        </w:tc>
        <w:tc>
          <w:tcPr>
            <w:tcW w:w="818" w:type="dxa"/>
            <w:tcBorders>
              <w:top w:val="single" w:sz="4" w:space="0" w:color="auto"/>
              <w:left w:val="single" w:sz="4" w:space="0" w:color="auto"/>
              <w:bottom w:val="single" w:sz="4" w:space="0" w:color="auto"/>
              <w:right w:val="single" w:sz="4" w:space="0" w:color="auto"/>
            </w:tcBorders>
            <w:noWrap/>
          </w:tcPr>
          <w:p ns2:paraId="5CBD7BE7" ns2:textId="77777777" w:rsidR="00E510B7" w:rsidRPr="00063B5C" w:rsidRDefault="00E510B7" w:rsidP="00E510B7">
            <w:pPr>
              <w:pStyle w:val="TableCenter"/>
              <w:keepNext/>
              <w:rPr>
                <w:sz w:val="18"/>
                <w:szCs w:val="18"/>
              </w:rPr>
            </w:pPr>
            <w:r>
              <w:rPr>
                <w:sz w:val="18"/>
                <w:szCs w:val="18"/>
              </w:rPr>
              <w:t>1.35</w:t>
            </w:r>
          </w:p>
        </w:tc>
        <w:tc>
          <w:tcPr>
            <w:tcW w:w="818" w:type="dxa"/>
            <w:tcBorders>
              <w:top w:val="single" w:sz="4" w:space="0" w:color="auto"/>
              <w:left w:val="single" w:sz="4" w:space="0" w:color="auto"/>
              <w:bottom w:val="single" w:sz="4" w:space="0" w:color="auto"/>
              <w:right w:val="single" w:sz="4" w:space="0" w:color="auto"/>
            </w:tcBorders>
            <w:noWrap/>
          </w:tcPr>
          <w:p ns2:paraId="6C4746E6" ns2:textId="77777777" w:rsidR="00E510B7" w:rsidRPr="00063B5C" w:rsidRDefault="00E510B7" w:rsidP="00E510B7">
            <w:pPr>
              <w:pStyle w:val="TableCenter"/>
              <w:keepNext/>
              <w:rPr>
                <w:sz w:val="18"/>
                <w:szCs w:val="18"/>
              </w:rPr>
            </w:pPr>
            <w:r>
              <w:rPr>
                <w:sz w:val="18"/>
                <w:szCs w:val="18"/>
              </w:rPr>
              <w:t>31.4</w:t>
            </w:r>
          </w:p>
        </w:tc>
        <w:tc>
          <w:tcPr>
            <w:tcW w:w="818" w:type="dxa"/>
            <w:tcBorders>
              <w:top w:val="single" w:sz="4" w:space="0" w:color="auto"/>
              <w:left w:val="single" w:sz="4" w:space="0" w:color="auto"/>
              <w:bottom w:val="single" w:sz="4" w:space="0" w:color="auto"/>
              <w:right w:val="single" w:sz="4" w:space="0" w:color="auto"/>
            </w:tcBorders>
            <w:noWrap/>
          </w:tcPr>
          <w:p ns2:paraId="0577DAAC" ns2:textId="77777777" w:rsidR="00E510B7" w:rsidRPr="00063B5C" w:rsidRDefault="00E510B7" w:rsidP="00E510B7">
            <w:pPr>
              <w:pStyle w:val="TableCenter"/>
              <w:keepNext/>
              <w:rPr>
                <w:sz w:val="18"/>
                <w:szCs w:val="18"/>
              </w:rPr>
            </w:pPr>
            <w:r>
              <w:rPr>
                <w:sz w:val="18"/>
                <w:szCs w:val="18"/>
              </w:rPr>
              <w:t>5.88</w:t>
            </w:r>
          </w:p>
        </w:tc>
        <w:tc>
          <w:tcPr>
            <w:tcW w:w="818" w:type="dxa"/>
            <w:tcBorders>
              <w:top w:val="single" w:sz="4" w:space="0" w:color="auto"/>
              <w:left w:val="single" w:sz="4" w:space="0" w:color="auto"/>
              <w:bottom w:val="single" w:sz="4" w:space="0" w:color="auto"/>
              <w:right w:val="single" w:sz="4" w:space="0" w:color="auto"/>
            </w:tcBorders>
          </w:tcPr>
          <w:p ns2:paraId="03B5493D" ns2:textId="1E6978AF" w:rsidR="00E510B7" w:rsidRDefault="00E510B7" w:rsidP="00E510B7">
            <w:pPr>
              <w:pStyle w:val="TableCenter"/>
              <w:keepNext/>
              <w:rPr>
                <w:sz w:val="18"/>
                <w:szCs w:val="18"/>
              </w:rPr>
            </w:pPr>
            <w:r w:rsidRPr="00735CBC">
              <w:rPr>
                <w:sz w:val="18"/>
                <w:szCs w:val="18"/>
              </w:rPr>
              <w:t>30.2</w:t>
            </w:r>
          </w:p>
        </w:tc>
        <w:tc>
          <w:tcPr>
            <w:tcW w:w="818" w:type="dxa"/>
            <w:tcBorders>
              <w:top w:val="single" w:sz="4" w:space="0" w:color="auto"/>
              <w:left w:val="single" w:sz="4" w:space="0" w:color="auto"/>
              <w:bottom w:val="single" w:sz="4" w:space="0" w:color="auto"/>
              <w:right w:val="single" w:sz="4" w:space="0" w:color="auto"/>
            </w:tcBorders>
          </w:tcPr>
          <w:p ns2:paraId="0EC8A678" ns2:textId="1E59EA67" w:rsidR="00E510B7" w:rsidRDefault="00E510B7" w:rsidP="00E510B7">
            <w:pPr>
              <w:pStyle w:val="TableCenter"/>
              <w:keepNext/>
              <w:rPr>
                <w:sz w:val="18"/>
                <w:szCs w:val="18"/>
              </w:rPr>
            </w:pPr>
            <w:r>
              <w:rPr>
                <w:sz w:val="18"/>
                <w:szCs w:val="18"/>
              </w:rPr>
              <w:t>-</w:t>
            </w:r>
          </w:p>
        </w:tc>
      </w:tr>
      <w:tr w:rsidR="00812D7B" w:rsidRPr="00063B5C" ns2:paraId="301D4A40" ns2:textId="283683B3" w:rsidTr="00630ADC">
        <w:trPr>
          <w:trHeight w:val="260"/>
          <w:jc w:val="center"/>
        </w:trPr>
        <w:tc>
          <w:tcPr>
            <w:tcW w:w="1093" w:type="dxa"/>
            <w:vMerge w:val="restart"/>
            <w:tcBorders>
              <w:left w:val="single" w:sz="4" w:space="0" w:color="auto"/>
              <w:right w:val="single" w:sz="4" w:space="0" w:color="auto"/>
            </w:tcBorders>
          </w:tcPr>
          <w:p ns2:paraId="2055F00C" ns2:textId="1A94F935" w:rsidR="00812D7B" w:rsidRPr="00063B5C" w:rsidRDefault="00812D7B" w:rsidP="00812D7B">
            <w:pPr>
              <w:pStyle w:val="TableCenter"/>
              <w:keepNext/>
              <w:rPr>
                <w:sz w:val="18"/>
                <w:szCs w:val="18"/>
              </w:rPr>
            </w:pPr>
            <w:r>
              <w:rPr>
                <w:sz w:val="18"/>
                <w:szCs w:val="18"/>
              </w:rPr>
              <w:t>29</w:t>
            </w:r>
          </w:p>
        </w:tc>
        <w:tc>
          <w:tcPr>
            <w:tcW w:w="1093" w:type="dxa"/>
            <w:vMerge w:val="restart"/>
            <w:tcBorders>
              <w:left w:val="single" w:sz="4" w:space="0" w:color="auto"/>
              <w:right w:val="single" w:sz="4" w:space="0" w:color="auto"/>
            </w:tcBorders>
            <w:noWrap/>
          </w:tcPr>
          <w:p ns2:paraId="1BE6CDA9" ns2:textId="28CFE7D8" w:rsidR="00812D7B" w:rsidRPr="00063B5C" w:rsidRDefault="00812D7B" w:rsidP="00812D7B">
            <w:pPr>
              <w:pStyle w:val="TableCenter"/>
              <w:keepNext/>
              <w:rPr>
                <w:sz w:val="18"/>
                <w:szCs w:val="18"/>
              </w:rPr>
            </w:pPr>
            <w:r>
              <w:rPr>
                <w:sz w:val="18"/>
                <w:szCs w:val="18"/>
              </w:rPr>
              <w:t>75</w:t>
            </w:r>
          </w:p>
        </w:tc>
        <w:tc>
          <w:tcPr>
            <w:tcW w:w="946" w:type="dxa"/>
            <w:tcBorders>
              <w:top w:val="single" w:sz="4" w:space="0" w:color="auto"/>
              <w:left w:val="single" w:sz="4" w:space="0" w:color="auto"/>
              <w:bottom w:val="single" w:sz="4" w:space="0" w:color="auto"/>
              <w:right w:val="single" w:sz="4" w:space="0" w:color="auto"/>
            </w:tcBorders>
            <w:noWrap/>
          </w:tcPr>
          <w:p ns2:paraId="006C82F2" ns2:textId="4AFE063C" w:rsidR="00812D7B" w:rsidRPr="00063B5C" w:rsidRDefault="00812D7B" w:rsidP="00812D7B">
            <w:pPr>
              <w:pStyle w:val="TableCenter"/>
              <w:keepNext/>
              <w:rPr>
                <w:sz w:val="18"/>
                <w:szCs w:val="18"/>
              </w:rPr>
            </w:pPr>
            <w:r w:rsidRPr="00063B5C">
              <w:rPr>
                <w:sz w:val="18"/>
                <w:szCs w:val="18"/>
              </w:rPr>
              <w:t>AUC</w:t>
            </w:r>
            <w:r>
              <w:rPr>
                <w:sz w:val="18"/>
                <w:szCs w:val="18"/>
                <w:vertAlign w:val="subscript"/>
              </w:rPr>
              <w:t>last</w:t>
            </w:r>
          </w:p>
        </w:tc>
        <w:tc>
          <w:tcPr>
            <w:tcW w:w="946" w:type="dxa"/>
            <w:tcBorders>
              <w:top w:val="single" w:sz="4" w:space="0" w:color="auto"/>
              <w:left w:val="single" w:sz="4" w:space="0" w:color="auto"/>
              <w:bottom w:val="single" w:sz="4" w:space="0" w:color="auto"/>
              <w:right w:val="single" w:sz="4" w:space="0" w:color="auto"/>
            </w:tcBorders>
            <w:noWrap/>
          </w:tcPr>
          <w:p ns2:paraId="5DE83A61" ns2:textId="0E42118E" w:rsidR="00812D7B" w:rsidRDefault="00812D7B" w:rsidP="00812D7B">
            <w:pPr>
              <w:pStyle w:val="TableCenter"/>
              <w:keepNext/>
              <w:rPr>
                <w:sz w:val="18"/>
                <w:szCs w:val="18"/>
              </w:rPr>
            </w:pPr>
            <w:r>
              <w:rPr>
                <w:sz w:val="18"/>
                <w:szCs w:val="18"/>
              </w:rPr>
              <w:t>mg*h/mL</w:t>
            </w:r>
          </w:p>
        </w:tc>
        <w:tc>
          <w:tcPr>
            <w:tcW w:w="818" w:type="dxa"/>
            <w:tcBorders>
              <w:top w:val="single" w:sz="4" w:space="0" w:color="auto"/>
              <w:left w:val="single" w:sz="4" w:space="0" w:color="auto"/>
              <w:bottom w:val="single" w:sz="4" w:space="0" w:color="auto"/>
              <w:right w:val="single" w:sz="4" w:space="0" w:color="auto"/>
            </w:tcBorders>
            <w:noWrap/>
          </w:tcPr>
          <w:p ns2:paraId="31148B7C" ns2:textId="17A81B54" w:rsidR="00812D7B" w:rsidRDefault="00812D7B" w:rsidP="00812D7B">
            <w:pPr>
              <w:pStyle w:val="TableCenter"/>
              <w:keepNext/>
              <w:rPr>
                <w:sz w:val="18"/>
                <w:szCs w:val="18"/>
              </w:rPr>
            </w:pPr>
            <w:r>
              <w:rPr>
                <w:sz w:val="18"/>
                <w:szCs w:val="18"/>
              </w:rPr>
              <w:t>87.9</w:t>
            </w:r>
          </w:p>
        </w:tc>
        <w:tc>
          <w:tcPr>
            <w:tcW w:w="818" w:type="dxa"/>
            <w:tcBorders>
              <w:top w:val="single" w:sz="4" w:space="0" w:color="auto"/>
              <w:left w:val="single" w:sz="4" w:space="0" w:color="auto"/>
              <w:bottom w:val="single" w:sz="4" w:space="0" w:color="auto"/>
              <w:right w:val="single" w:sz="4" w:space="0" w:color="auto"/>
            </w:tcBorders>
            <w:noWrap/>
          </w:tcPr>
          <w:p ns2:paraId="7C37D6BB" ns2:textId="272D1579" w:rsidR="00812D7B" w:rsidRDefault="00812D7B" w:rsidP="00812D7B">
            <w:pPr>
              <w:pStyle w:val="TableCenter"/>
              <w:keepNext/>
              <w:rPr>
                <w:sz w:val="18"/>
                <w:szCs w:val="18"/>
              </w:rPr>
            </w:pPr>
            <w:r>
              <w:rPr>
                <w:sz w:val="18"/>
                <w:szCs w:val="18"/>
              </w:rPr>
              <w:t>16.7</w:t>
            </w:r>
          </w:p>
        </w:tc>
        <w:tc>
          <w:tcPr>
            <w:tcW w:w="818" w:type="dxa"/>
            <w:tcBorders>
              <w:top w:val="single" w:sz="4" w:space="0" w:color="auto"/>
              <w:left w:val="single" w:sz="4" w:space="0" w:color="auto"/>
              <w:bottom w:val="single" w:sz="4" w:space="0" w:color="auto"/>
              <w:right w:val="single" w:sz="4" w:space="0" w:color="auto"/>
            </w:tcBorders>
            <w:noWrap/>
          </w:tcPr>
          <w:p ns2:paraId="0535B71A" ns2:textId="079D8007" w:rsidR="00812D7B" w:rsidRDefault="00812D7B" w:rsidP="00812D7B">
            <w:pPr>
              <w:pStyle w:val="TableCenter"/>
              <w:keepNext/>
              <w:rPr>
                <w:sz w:val="18"/>
                <w:szCs w:val="18"/>
              </w:rPr>
            </w:pPr>
            <w:r>
              <w:rPr>
                <w:sz w:val="18"/>
                <w:szCs w:val="18"/>
              </w:rPr>
              <w:t>78.5</w:t>
            </w:r>
          </w:p>
        </w:tc>
        <w:tc>
          <w:tcPr>
            <w:tcW w:w="818" w:type="dxa"/>
            <w:tcBorders>
              <w:top w:val="single" w:sz="4" w:space="0" w:color="auto"/>
              <w:left w:val="single" w:sz="4" w:space="0" w:color="auto"/>
              <w:bottom w:val="single" w:sz="4" w:space="0" w:color="auto"/>
              <w:right w:val="single" w:sz="4" w:space="0" w:color="auto"/>
            </w:tcBorders>
            <w:noWrap/>
          </w:tcPr>
          <w:p ns2:paraId="78BE1AF6" ns2:textId="40454171" w:rsidR="00812D7B" w:rsidRDefault="00812D7B" w:rsidP="00812D7B">
            <w:pPr>
              <w:pStyle w:val="TableCenter"/>
              <w:keepNext/>
              <w:rPr>
                <w:sz w:val="18"/>
                <w:szCs w:val="18"/>
              </w:rPr>
            </w:pPr>
            <w:r>
              <w:rPr>
                <w:sz w:val="18"/>
                <w:szCs w:val="18"/>
              </w:rPr>
              <w:t>-</w:t>
            </w:r>
          </w:p>
        </w:tc>
        <w:tc>
          <w:tcPr>
            <w:tcW w:w="818" w:type="dxa"/>
            <w:tcBorders>
              <w:top w:val="single" w:sz="4" w:space="0" w:color="auto"/>
              <w:left w:val="single" w:sz="4" w:space="0" w:color="auto"/>
              <w:bottom w:val="single" w:sz="4" w:space="0" w:color="auto"/>
              <w:right w:val="single" w:sz="4" w:space="0" w:color="auto"/>
            </w:tcBorders>
          </w:tcPr>
          <w:p ns2:paraId="3E0210EC" ns2:textId="2BE3372E" w:rsidR="00812D7B" w:rsidRDefault="00812D7B" w:rsidP="00812D7B">
            <w:pPr>
              <w:pStyle w:val="TableCenter"/>
              <w:keepNext/>
              <w:rPr>
                <w:sz w:val="18"/>
                <w:szCs w:val="18"/>
              </w:rPr>
            </w:pPr>
            <w:r w:rsidRPr="00735CBC">
              <w:rPr>
                <w:sz w:val="18"/>
                <w:szCs w:val="18"/>
              </w:rPr>
              <w:t>83.2</w:t>
            </w:r>
          </w:p>
        </w:tc>
        <w:tc>
          <w:tcPr>
            <w:tcW w:w="818" w:type="dxa"/>
            <w:tcBorders>
              <w:top w:val="single" w:sz="4" w:space="0" w:color="auto"/>
              <w:left w:val="single" w:sz="4" w:space="0" w:color="auto"/>
              <w:bottom w:val="single" w:sz="4" w:space="0" w:color="auto"/>
              <w:right w:val="single" w:sz="4" w:space="0" w:color="auto"/>
            </w:tcBorders>
          </w:tcPr>
          <w:p ns2:paraId="4E67284B" ns2:textId="18EE5CAA" w:rsidR="00812D7B" w:rsidRDefault="00812D7B" w:rsidP="00812D7B">
            <w:pPr>
              <w:pStyle w:val="TableCenter"/>
              <w:keepNext/>
              <w:rPr>
                <w:sz w:val="18"/>
                <w:szCs w:val="18"/>
              </w:rPr>
            </w:pPr>
            <w:r>
              <w:rPr>
                <w:sz w:val="18"/>
                <w:szCs w:val="18"/>
              </w:rPr>
              <w:t>-</w:t>
            </w:r>
          </w:p>
        </w:tc>
      </w:tr>
      <w:tr w:rsidR="00812D7B" w:rsidRPr="00063B5C" ns2:paraId="5A7BE99A" ns2:textId="257DB452" w:rsidTr="00630ADC">
        <w:trPr>
          <w:trHeight w:val="260"/>
          <w:jc w:val="center"/>
        </w:trPr>
        <w:tc>
          <w:tcPr>
            <w:tcW w:w="1093" w:type="dxa"/>
            <w:vMerge/>
            <w:tcBorders>
              <w:left w:val="single" w:sz="4" w:space="0" w:color="auto"/>
              <w:right w:val="single" w:sz="4" w:space="0" w:color="auto"/>
            </w:tcBorders>
          </w:tcPr>
          <w:p ns2:paraId="3B37CE95" ns2:textId="77777777" w:rsidR="00812D7B" w:rsidRPr="00063B5C" w:rsidRDefault="00812D7B" w:rsidP="00812D7B">
            <w:pPr>
              <w:pStyle w:val="TableCenter"/>
              <w:keepNext/>
              <w:rPr>
                <w:sz w:val="18"/>
                <w:szCs w:val="18"/>
              </w:rPr>
            </w:pPr>
          </w:p>
        </w:tc>
        <w:tc>
          <w:tcPr>
            <w:tcW w:w="1093" w:type="dxa"/>
            <w:vMerge/>
            <w:tcBorders>
              <w:left w:val="single" w:sz="4" w:space="0" w:color="auto"/>
              <w:right w:val="single" w:sz="4" w:space="0" w:color="auto"/>
            </w:tcBorders>
            <w:noWrap/>
          </w:tcPr>
          <w:p ns2:paraId="66FD077D" ns2:textId="77777777" w:rsidR="00812D7B" w:rsidRPr="00063B5C" w:rsidRDefault="00812D7B" w:rsidP="00812D7B">
            <w:pPr>
              <w:pStyle w:val="TableCenter"/>
              <w:keepNext/>
              <w:rPr>
                <w:sz w:val="18"/>
                <w:szCs w:val="18"/>
              </w:rPr>
            </w:pPr>
          </w:p>
        </w:tc>
        <w:tc>
          <w:tcPr>
            <w:tcW w:w="946" w:type="dxa"/>
            <w:tcBorders>
              <w:top w:val="single" w:sz="4" w:space="0" w:color="auto"/>
              <w:left w:val="single" w:sz="4" w:space="0" w:color="auto"/>
              <w:bottom w:val="single" w:sz="4" w:space="0" w:color="auto"/>
              <w:right w:val="single" w:sz="4" w:space="0" w:color="auto"/>
            </w:tcBorders>
            <w:noWrap/>
          </w:tcPr>
          <w:p ns2:paraId="14153828" ns2:textId="3BEC6F08" w:rsidR="00812D7B" w:rsidRPr="00063B5C" w:rsidRDefault="00812D7B" w:rsidP="00812D7B">
            <w:pPr>
              <w:pStyle w:val="TableCenter"/>
              <w:keepNext/>
              <w:rPr>
                <w:sz w:val="18"/>
                <w:szCs w:val="18"/>
              </w:rPr>
            </w:pPr>
            <w:r>
              <w:rPr>
                <w:sz w:val="18"/>
                <w:szCs w:val="18"/>
              </w:rPr>
              <w:t>C</w:t>
            </w:r>
            <w:r w:rsidRPr="001B0147">
              <w:rPr>
                <w:sz w:val="18"/>
                <w:szCs w:val="18"/>
                <w:vertAlign w:val="subscript"/>
              </w:rPr>
              <w:t>max</w:t>
            </w:r>
          </w:p>
        </w:tc>
        <w:tc>
          <w:tcPr>
            <w:tcW w:w="946" w:type="dxa"/>
            <w:tcBorders>
              <w:top w:val="single" w:sz="4" w:space="0" w:color="auto"/>
              <w:left w:val="single" w:sz="4" w:space="0" w:color="auto"/>
              <w:bottom w:val="single" w:sz="4" w:space="0" w:color="auto"/>
              <w:right w:val="single" w:sz="4" w:space="0" w:color="auto"/>
            </w:tcBorders>
            <w:noWrap/>
          </w:tcPr>
          <w:p ns2:paraId="0D17FFAC" ns2:textId="786C5DB8" w:rsidR="00812D7B" w:rsidRDefault="00812D7B" w:rsidP="00812D7B">
            <w:pPr>
              <w:pStyle w:val="TableCenter"/>
              <w:keepNext/>
              <w:rPr>
                <w:sz w:val="18"/>
                <w:szCs w:val="18"/>
              </w:rPr>
            </w:pPr>
            <w:r>
              <w:rPr>
                <w:sz w:val="18"/>
                <w:szCs w:val="18"/>
              </w:rPr>
              <w:t>µg/mL</w:t>
            </w:r>
          </w:p>
        </w:tc>
        <w:tc>
          <w:tcPr>
            <w:tcW w:w="818" w:type="dxa"/>
            <w:tcBorders>
              <w:top w:val="single" w:sz="4" w:space="0" w:color="auto"/>
              <w:left w:val="single" w:sz="4" w:space="0" w:color="auto"/>
              <w:bottom w:val="single" w:sz="4" w:space="0" w:color="auto"/>
              <w:right w:val="single" w:sz="4" w:space="0" w:color="auto"/>
            </w:tcBorders>
            <w:noWrap/>
          </w:tcPr>
          <w:p ns2:paraId="6CB8123E" ns2:textId="7054578C" w:rsidR="00812D7B" w:rsidRDefault="00812D7B" w:rsidP="00812D7B">
            <w:pPr>
              <w:pStyle w:val="TableCenter"/>
              <w:keepNext/>
              <w:rPr>
                <w:sz w:val="18"/>
                <w:szCs w:val="18"/>
              </w:rPr>
            </w:pPr>
            <w:r>
              <w:rPr>
                <w:sz w:val="18"/>
                <w:szCs w:val="18"/>
              </w:rPr>
              <w:t>1820</w:t>
            </w:r>
          </w:p>
        </w:tc>
        <w:tc>
          <w:tcPr>
            <w:tcW w:w="818" w:type="dxa"/>
            <w:tcBorders>
              <w:top w:val="single" w:sz="4" w:space="0" w:color="auto"/>
              <w:left w:val="single" w:sz="4" w:space="0" w:color="auto"/>
              <w:bottom w:val="single" w:sz="4" w:space="0" w:color="auto"/>
              <w:right w:val="single" w:sz="4" w:space="0" w:color="auto"/>
            </w:tcBorders>
            <w:noWrap/>
          </w:tcPr>
          <w:p ns2:paraId="6CA0CD88" ns2:textId="6EAF91DD" w:rsidR="00812D7B" w:rsidRDefault="00812D7B" w:rsidP="00812D7B">
            <w:pPr>
              <w:pStyle w:val="TableCenter"/>
              <w:keepNext/>
              <w:rPr>
                <w:sz w:val="18"/>
                <w:szCs w:val="18"/>
              </w:rPr>
            </w:pPr>
            <w:r>
              <w:rPr>
                <w:sz w:val="18"/>
                <w:szCs w:val="18"/>
              </w:rPr>
              <w:t>326</w:t>
            </w:r>
          </w:p>
        </w:tc>
        <w:tc>
          <w:tcPr>
            <w:tcW w:w="818" w:type="dxa"/>
            <w:tcBorders>
              <w:top w:val="single" w:sz="4" w:space="0" w:color="auto"/>
              <w:left w:val="single" w:sz="4" w:space="0" w:color="auto"/>
              <w:bottom w:val="single" w:sz="4" w:space="0" w:color="auto"/>
              <w:right w:val="single" w:sz="4" w:space="0" w:color="auto"/>
            </w:tcBorders>
            <w:noWrap/>
          </w:tcPr>
          <w:p ns2:paraId="6FF9C1BB" ns2:textId="607BBCCD" w:rsidR="00812D7B" w:rsidRDefault="00812D7B" w:rsidP="00812D7B">
            <w:pPr>
              <w:pStyle w:val="TableCenter"/>
              <w:keepNext/>
              <w:rPr>
                <w:sz w:val="18"/>
                <w:szCs w:val="18"/>
              </w:rPr>
            </w:pPr>
            <w:r>
              <w:rPr>
                <w:sz w:val="18"/>
                <w:szCs w:val="18"/>
              </w:rPr>
              <w:t>1790</w:t>
            </w:r>
          </w:p>
        </w:tc>
        <w:tc>
          <w:tcPr>
            <w:tcW w:w="818" w:type="dxa"/>
            <w:tcBorders>
              <w:top w:val="single" w:sz="4" w:space="0" w:color="auto"/>
              <w:left w:val="single" w:sz="4" w:space="0" w:color="auto"/>
              <w:bottom w:val="single" w:sz="4" w:space="0" w:color="auto"/>
              <w:right w:val="single" w:sz="4" w:space="0" w:color="auto"/>
            </w:tcBorders>
            <w:noWrap/>
          </w:tcPr>
          <w:p ns2:paraId="5B8A0F5A" ns2:textId="0606E582" w:rsidR="00812D7B" w:rsidRDefault="00812D7B" w:rsidP="00812D7B">
            <w:pPr>
              <w:pStyle w:val="TableCenter"/>
              <w:keepNext/>
              <w:rPr>
                <w:sz w:val="18"/>
                <w:szCs w:val="18"/>
              </w:rPr>
            </w:pPr>
            <w:r>
              <w:rPr>
                <w:sz w:val="18"/>
                <w:szCs w:val="18"/>
              </w:rPr>
              <w:t>-</w:t>
            </w:r>
          </w:p>
        </w:tc>
        <w:tc>
          <w:tcPr>
            <w:tcW w:w="818" w:type="dxa"/>
            <w:tcBorders>
              <w:top w:val="single" w:sz="4" w:space="0" w:color="auto"/>
              <w:left w:val="single" w:sz="4" w:space="0" w:color="auto"/>
              <w:bottom w:val="single" w:sz="4" w:space="0" w:color="auto"/>
              <w:right w:val="single" w:sz="4" w:space="0" w:color="auto"/>
            </w:tcBorders>
          </w:tcPr>
          <w:p ns2:paraId="712A257D" ns2:textId="52A630A0" w:rsidR="00812D7B" w:rsidRDefault="00812D7B" w:rsidP="00812D7B">
            <w:pPr>
              <w:pStyle w:val="TableCenter"/>
              <w:keepNext/>
              <w:rPr>
                <w:sz w:val="18"/>
                <w:szCs w:val="18"/>
              </w:rPr>
            </w:pPr>
            <w:r w:rsidRPr="00735CBC">
              <w:rPr>
                <w:sz w:val="18"/>
                <w:szCs w:val="18"/>
              </w:rPr>
              <w:t>1805</w:t>
            </w:r>
          </w:p>
        </w:tc>
        <w:tc>
          <w:tcPr>
            <w:tcW w:w="818" w:type="dxa"/>
            <w:tcBorders>
              <w:top w:val="single" w:sz="4" w:space="0" w:color="auto"/>
              <w:left w:val="single" w:sz="4" w:space="0" w:color="auto"/>
              <w:bottom w:val="single" w:sz="4" w:space="0" w:color="auto"/>
              <w:right w:val="single" w:sz="4" w:space="0" w:color="auto"/>
            </w:tcBorders>
          </w:tcPr>
          <w:p ns2:paraId="627B7126" ns2:textId="554EA6B6" w:rsidR="00812D7B" w:rsidRDefault="00812D7B" w:rsidP="00812D7B">
            <w:pPr>
              <w:pStyle w:val="TableCenter"/>
              <w:keepNext/>
              <w:rPr>
                <w:sz w:val="18"/>
                <w:szCs w:val="18"/>
              </w:rPr>
            </w:pPr>
            <w:r>
              <w:rPr>
                <w:sz w:val="18"/>
                <w:szCs w:val="18"/>
              </w:rPr>
              <w:t>-</w:t>
            </w:r>
          </w:p>
        </w:tc>
      </w:tr>
      <w:tr w:rsidR="00812D7B" w:rsidRPr="00063B5C" ns2:paraId="2B8CC5EF" ns2:textId="3CD1ACEA" w:rsidTr="00630ADC">
        <w:trPr>
          <w:trHeight w:val="260"/>
          <w:jc w:val="center"/>
        </w:trPr>
        <w:tc>
          <w:tcPr>
            <w:tcW w:w="1093" w:type="dxa"/>
            <w:vMerge/>
            <w:tcBorders>
              <w:left w:val="single" w:sz="4" w:space="0" w:color="auto"/>
              <w:bottom w:val="single" w:sz="4" w:space="0" w:color="auto"/>
              <w:right w:val="single" w:sz="4" w:space="0" w:color="auto"/>
            </w:tcBorders>
          </w:tcPr>
          <w:p ns2:paraId="334A666B" ns2:textId="77777777" w:rsidR="00812D7B" w:rsidRPr="00063B5C" w:rsidRDefault="00812D7B" w:rsidP="00812D7B">
            <w:pPr>
              <w:pStyle w:val="TableCenter"/>
              <w:keepNext/>
              <w:rPr>
                <w:sz w:val="18"/>
                <w:szCs w:val="18"/>
              </w:rPr>
            </w:pPr>
          </w:p>
        </w:tc>
        <w:tc>
          <w:tcPr>
            <w:tcW w:w="1093" w:type="dxa"/>
            <w:vMerge/>
            <w:tcBorders>
              <w:left w:val="single" w:sz="4" w:space="0" w:color="auto"/>
              <w:bottom w:val="single" w:sz="4" w:space="0" w:color="auto"/>
              <w:right w:val="single" w:sz="4" w:space="0" w:color="auto"/>
            </w:tcBorders>
            <w:noWrap/>
          </w:tcPr>
          <w:p ns2:paraId="4847ED90" ns2:textId="77777777" w:rsidR="00812D7B" w:rsidRPr="00063B5C" w:rsidRDefault="00812D7B" w:rsidP="00812D7B">
            <w:pPr>
              <w:pStyle w:val="TableCenter"/>
              <w:keepNext/>
              <w:rPr>
                <w:sz w:val="18"/>
                <w:szCs w:val="18"/>
              </w:rPr>
            </w:pPr>
          </w:p>
        </w:tc>
        <w:tc>
          <w:tcPr>
            <w:tcW w:w="946" w:type="dxa"/>
            <w:tcBorders>
              <w:top w:val="single" w:sz="4" w:space="0" w:color="auto"/>
              <w:left w:val="single" w:sz="4" w:space="0" w:color="auto"/>
              <w:bottom w:val="single" w:sz="4" w:space="0" w:color="auto"/>
              <w:right w:val="single" w:sz="4" w:space="0" w:color="auto"/>
            </w:tcBorders>
            <w:noWrap/>
          </w:tcPr>
          <w:p ns2:paraId="0A718D39" ns2:textId="519F6851" w:rsidR="00812D7B" w:rsidRPr="00063B5C" w:rsidRDefault="00812D7B" w:rsidP="00812D7B">
            <w:pPr>
              <w:pStyle w:val="TableCenter"/>
              <w:keepNext/>
              <w:rPr>
                <w:sz w:val="18"/>
                <w:szCs w:val="18"/>
              </w:rPr>
            </w:pPr>
            <w:r w:rsidRPr="00063B5C">
              <w:rPr>
                <w:sz w:val="18"/>
                <w:szCs w:val="18"/>
              </w:rPr>
              <w:t>T</w:t>
            </w:r>
            <w:r w:rsidRPr="00A42EF6">
              <w:rPr>
                <w:sz w:val="18"/>
                <w:szCs w:val="18"/>
                <w:vertAlign w:val="subscript"/>
              </w:rPr>
              <w:t>1/2</w:t>
            </w:r>
          </w:p>
        </w:tc>
        <w:tc>
          <w:tcPr>
            <w:tcW w:w="946" w:type="dxa"/>
            <w:tcBorders>
              <w:top w:val="single" w:sz="4" w:space="0" w:color="auto"/>
              <w:left w:val="single" w:sz="4" w:space="0" w:color="auto"/>
              <w:bottom w:val="single" w:sz="4" w:space="0" w:color="auto"/>
              <w:right w:val="single" w:sz="4" w:space="0" w:color="auto"/>
            </w:tcBorders>
            <w:noWrap/>
          </w:tcPr>
          <w:p ns2:paraId="41438A5D" ns2:textId="6B71DF30" w:rsidR="00812D7B" w:rsidRDefault="00812D7B" w:rsidP="00812D7B">
            <w:pPr>
              <w:pStyle w:val="TableCenter"/>
              <w:keepNext/>
              <w:rPr>
                <w:sz w:val="18"/>
                <w:szCs w:val="18"/>
              </w:rPr>
            </w:pPr>
            <w:r>
              <w:rPr>
                <w:sz w:val="18"/>
                <w:szCs w:val="18"/>
              </w:rPr>
              <w:t>h</w:t>
            </w:r>
          </w:p>
        </w:tc>
        <w:tc>
          <w:tcPr>
            <w:tcW w:w="818" w:type="dxa"/>
            <w:tcBorders>
              <w:top w:val="single" w:sz="4" w:space="0" w:color="auto"/>
              <w:left w:val="single" w:sz="4" w:space="0" w:color="auto"/>
              <w:bottom w:val="single" w:sz="4" w:space="0" w:color="auto"/>
              <w:right w:val="single" w:sz="4" w:space="0" w:color="auto"/>
            </w:tcBorders>
            <w:noWrap/>
          </w:tcPr>
          <w:p ns2:paraId="571FF6A3" ns2:textId="0A8C26A2" w:rsidR="00812D7B" w:rsidRDefault="00812D7B" w:rsidP="00812D7B">
            <w:pPr>
              <w:pStyle w:val="TableCenter"/>
              <w:keepNext/>
              <w:rPr>
                <w:sz w:val="18"/>
                <w:szCs w:val="18"/>
              </w:rPr>
            </w:pPr>
            <w:r>
              <w:rPr>
                <w:sz w:val="18"/>
                <w:szCs w:val="18"/>
              </w:rPr>
              <w:t>30.4</w:t>
            </w:r>
          </w:p>
        </w:tc>
        <w:tc>
          <w:tcPr>
            <w:tcW w:w="818" w:type="dxa"/>
            <w:tcBorders>
              <w:top w:val="single" w:sz="4" w:space="0" w:color="auto"/>
              <w:left w:val="single" w:sz="4" w:space="0" w:color="auto"/>
              <w:bottom w:val="single" w:sz="4" w:space="0" w:color="auto"/>
              <w:right w:val="single" w:sz="4" w:space="0" w:color="auto"/>
            </w:tcBorders>
            <w:noWrap/>
          </w:tcPr>
          <w:p ns2:paraId="0045B7CA" ns2:textId="3DB2C16F" w:rsidR="00812D7B" w:rsidRDefault="00812D7B" w:rsidP="00812D7B">
            <w:pPr>
              <w:pStyle w:val="TableCenter"/>
              <w:keepNext/>
              <w:rPr>
                <w:sz w:val="18"/>
                <w:szCs w:val="18"/>
              </w:rPr>
            </w:pPr>
            <w:r>
              <w:rPr>
                <w:sz w:val="18"/>
                <w:szCs w:val="18"/>
              </w:rPr>
              <w:t>4.50</w:t>
            </w:r>
          </w:p>
        </w:tc>
        <w:tc>
          <w:tcPr>
            <w:tcW w:w="818" w:type="dxa"/>
            <w:tcBorders>
              <w:top w:val="single" w:sz="4" w:space="0" w:color="auto"/>
              <w:left w:val="single" w:sz="4" w:space="0" w:color="auto"/>
              <w:bottom w:val="single" w:sz="4" w:space="0" w:color="auto"/>
              <w:right w:val="single" w:sz="4" w:space="0" w:color="auto"/>
            </w:tcBorders>
            <w:noWrap/>
          </w:tcPr>
          <w:p ns2:paraId="0DA87B6E" ns2:textId="0DB39C17" w:rsidR="00812D7B" w:rsidRDefault="00812D7B" w:rsidP="00812D7B">
            <w:pPr>
              <w:pStyle w:val="TableCenter"/>
              <w:keepNext/>
              <w:rPr>
                <w:sz w:val="18"/>
                <w:szCs w:val="18"/>
              </w:rPr>
            </w:pPr>
            <w:r>
              <w:rPr>
                <w:sz w:val="18"/>
                <w:szCs w:val="18"/>
              </w:rPr>
              <w:t>33.3</w:t>
            </w:r>
          </w:p>
        </w:tc>
        <w:tc>
          <w:tcPr>
            <w:tcW w:w="818" w:type="dxa"/>
            <w:tcBorders>
              <w:top w:val="single" w:sz="4" w:space="0" w:color="auto"/>
              <w:left w:val="single" w:sz="4" w:space="0" w:color="auto"/>
              <w:bottom w:val="single" w:sz="4" w:space="0" w:color="auto"/>
              <w:right w:val="single" w:sz="4" w:space="0" w:color="auto"/>
            </w:tcBorders>
            <w:noWrap/>
          </w:tcPr>
          <w:p ns2:paraId="1393E389" ns2:textId="3E77CCE3" w:rsidR="00812D7B" w:rsidRDefault="00812D7B" w:rsidP="00812D7B">
            <w:pPr>
              <w:pStyle w:val="TableCenter"/>
              <w:keepNext/>
              <w:rPr>
                <w:sz w:val="18"/>
                <w:szCs w:val="18"/>
              </w:rPr>
            </w:pPr>
            <w:r>
              <w:rPr>
                <w:sz w:val="18"/>
                <w:szCs w:val="18"/>
              </w:rPr>
              <w:t>-</w:t>
            </w:r>
          </w:p>
        </w:tc>
        <w:tc>
          <w:tcPr>
            <w:tcW w:w="818" w:type="dxa"/>
            <w:tcBorders>
              <w:top w:val="single" w:sz="4" w:space="0" w:color="auto"/>
              <w:left w:val="single" w:sz="4" w:space="0" w:color="auto"/>
              <w:bottom w:val="single" w:sz="4" w:space="0" w:color="auto"/>
              <w:right w:val="single" w:sz="4" w:space="0" w:color="auto"/>
            </w:tcBorders>
          </w:tcPr>
          <w:p ns2:paraId="42758100" ns2:textId="542E5058" w:rsidR="00812D7B" w:rsidRDefault="00812D7B" w:rsidP="00812D7B">
            <w:pPr>
              <w:pStyle w:val="TableCenter"/>
              <w:keepNext/>
              <w:rPr>
                <w:sz w:val="18"/>
                <w:szCs w:val="18"/>
              </w:rPr>
            </w:pPr>
            <w:r w:rsidRPr="00735CBC">
              <w:rPr>
                <w:sz w:val="18"/>
                <w:szCs w:val="18"/>
              </w:rPr>
              <w:t>31.85</w:t>
            </w:r>
          </w:p>
        </w:tc>
        <w:tc>
          <w:tcPr>
            <w:tcW w:w="818" w:type="dxa"/>
            <w:tcBorders>
              <w:top w:val="single" w:sz="4" w:space="0" w:color="auto"/>
              <w:left w:val="single" w:sz="4" w:space="0" w:color="auto"/>
              <w:bottom w:val="single" w:sz="4" w:space="0" w:color="auto"/>
              <w:right w:val="single" w:sz="4" w:space="0" w:color="auto"/>
            </w:tcBorders>
          </w:tcPr>
          <w:p ns2:paraId="52E36D71" ns2:textId="4DCDC48E" w:rsidR="00812D7B" w:rsidRDefault="00812D7B" w:rsidP="00812D7B">
            <w:pPr>
              <w:pStyle w:val="TableCenter"/>
              <w:keepNext/>
              <w:rPr>
                <w:sz w:val="18"/>
                <w:szCs w:val="18"/>
              </w:rPr>
            </w:pPr>
            <w:r>
              <w:rPr>
                <w:sz w:val="18"/>
                <w:szCs w:val="18"/>
              </w:rPr>
              <w:t>-</w:t>
            </w:r>
          </w:p>
        </w:tc>
      </w:tr>
      <w:tr w:rsidR="00812D7B" w:rsidRPr="00063B5C" ns2:paraId="30D10BA5" ns2:textId="300E57C2" w:rsidTr="00630ADC">
        <w:trPr>
          <w:jc w:val="center"/>
        </w:trPr>
        <w:tc>
          <w:tcPr>
            <w:tcW w:w="1093" w:type="dxa"/>
            <w:vMerge w:val="restart"/>
            <w:tcBorders>
              <w:top w:val="single" w:sz="4" w:space="0" w:color="auto"/>
              <w:left w:val="single" w:sz="4" w:space="0" w:color="auto"/>
              <w:right w:val="single" w:sz="4" w:space="0" w:color="auto"/>
            </w:tcBorders>
          </w:tcPr>
          <w:p ns2:paraId="7AC3B25E" ns2:textId="5E1002B6" w:rsidR="00812D7B" w:rsidRDefault="00812D7B" w:rsidP="00812D7B">
            <w:pPr>
              <w:pStyle w:val="TableCenter"/>
              <w:keepNext/>
              <w:rPr>
                <w:sz w:val="18"/>
                <w:szCs w:val="18"/>
              </w:rPr>
            </w:pPr>
            <w:r>
              <w:rPr>
                <w:sz w:val="18"/>
                <w:szCs w:val="18"/>
              </w:rPr>
              <w:t>43</w:t>
            </w:r>
          </w:p>
        </w:tc>
        <w:tc>
          <w:tcPr>
            <w:tcW w:w="1093" w:type="dxa"/>
            <w:vMerge w:val="restart"/>
            <w:tcBorders>
              <w:top w:val="single" w:sz="4" w:space="0" w:color="auto"/>
              <w:left w:val="single" w:sz="4" w:space="0" w:color="auto"/>
              <w:right w:val="single" w:sz="4" w:space="0" w:color="auto"/>
            </w:tcBorders>
            <w:noWrap/>
            <w:hideMark/>
          </w:tcPr>
          <w:p ns2:paraId="241D6B4E" ns2:textId="6F99CFBF" w:rsidR="00812D7B" w:rsidRPr="00063B5C" w:rsidRDefault="00812D7B" w:rsidP="00812D7B">
            <w:pPr>
              <w:pStyle w:val="TableCenter"/>
              <w:keepNext/>
              <w:rPr>
                <w:sz w:val="18"/>
                <w:szCs w:val="18"/>
              </w:rPr>
            </w:pPr>
            <w:r>
              <w:rPr>
                <w:sz w:val="18"/>
                <w:szCs w:val="18"/>
              </w:rPr>
              <w:t>25</w:t>
            </w:r>
          </w:p>
        </w:tc>
        <w:tc>
          <w:tcPr>
            <w:tcW w:w="946" w:type="dxa"/>
            <w:tcBorders>
              <w:top w:val="single" w:sz="4" w:space="0" w:color="auto"/>
              <w:left w:val="single" w:sz="4" w:space="0" w:color="auto"/>
              <w:bottom w:val="single" w:sz="4" w:space="0" w:color="auto"/>
              <w:right w:val="single" w:sz="4" w:space="0" w:color="auto"/>
            </w:tcBorders>
            <w:noWrap/>
            <w:hideMark/>
          </w:tcPr>
          <w:p ns2:paraId="17AA6069" ns2:textId="77777777" w:rsidR="00812D7B" w:rsidRPr="00063B5C" w:rsidRDefault="00812D7B" w:rsidP="00812D7B">
            <w:pPr>
              <w:pStyle w:val="TableCenter"/>
              <w:keepNext/>
              <w:rPr>
                <w:sz w:val="18"/>
                <w:szCs w:val="18"/>
              </w:rPr>
            </w:pPr>
            <w:r w:rsidRPr="00063B5C">
              <w:rPr>
                <w:sz w:val="18"/>
                <w:szCs w:val="18"/>
              </w:rPr>
              <w:t>AUC</w:t>
            </w:r>
            <w:r>
              <w:rPr>
                <w:sz w:val="18"/>
                <w:szCs w:val="18"/>
                <w:vertAlign w:val="subscript"/>
              </w:rPr>
              <w:t>last</w:t>
            </w:r>
          </w:p>
        </w:tc>
        <w:tc>
          <w:tcPr>
            <w:tcW w:w="946" w:type="dxa"/>
            <w:tcBorders>
              <w:top w:val="single" w:sz="4" w:space="0" w:color="auto"/>
              <w:left w:val="single" w:sz="4" w:space="0" w:color="auto"/>
              <w:bottom w:val="single" w:sz="4" w:space="0" w:color="auto"/>
              <w:right w:val="single" w:sz="4" w:space="0" w:color="auto"/>
            </w:tcBorders>
            <w:noWrap/>
            <w:hideMark/>
          </w:tcPr>
          <w:p ns2:paraId="7E416426" ns2:textId="77777777" w:rsidR="00812D7B" w:rsidRPr="00063B5C" w:rsidRDefault="00812D7B" w:rsidP="00812D7B">
            <w:pPr>
              <w:pStyle w:val="TableCenter"/>
              <w:keepNext/>
              <w:rPr>
                <w:sz w:val="18"/>
                <w:szCs w:val="18"/>
              </w:rPr>
            </w:pPr>
            <w:r>
              <w:rPr>
                <w:sz w:val="18"/>
                <w:szCs w:val="18"/>
              </w:rPr>
              <w:t>mg*h/mL</w:t>
            </w:r>
          </w:p>
        </w:tc>
        <w:tc>
          <w:tcPr>
            <w:tcW w:w="818" w:type="dxa"/>
            <w:tcBorders>
              <w:top w:val="single" w:sz="4" w:space="0" w:color="auto"/>
              <w:left w:val="single" w:sz="4" w:space="0" w:color="auto"/>
              <w:bottom w:val="single" w:sz="4" w:space="0" w:color="auto"/>
              <w:right w:val="single" w:sz="4" w:space="0" w:color="auto"/>
            </w:tcBorders>
            <w:noWrap/>
          </w:tcPr>
          <w:p ns2:paraId="2DABF500" ns2:textId="77777777" w:rsidR="00812D7B" w:rsidRPr="00063B5C" w:rsidRDefault="00812D7B" w:rsidP="00812D7B">
            <w:pPr>
              <w:pStyle w:val="TableCenter"/>
              <w:keepNext/>
              <w:rPr>
                <w:sz w:val="18"/>
                <w:szCs w:val="18"/>
              </w:rPr>
            </w:pPr>
            <w:r>
              <w:rPr>
                <w:sz w:val="18"/>
                <w:szCs w:val="18"/>
              </w:rPr>
              <w:t>14.9</w:t>
            </w:r>
          </w:p>
        </w:tc>
        <w:tc>
          <w:tcPr>
            <w:tcW w:w="818" w:type="dxa"/>
            <w:tcBorders>
              <w:top w:val="single" w:sz="4" w:space="0" w:color="auto"/>
              <w:left w:val="single" w:sz="4" w:space="0" w:color="auto"/>
              <w:bottom w:val="single" w:sz="4" w:space="0" w:color="auto"/>
              <w:right w:val="single" w:sz="4" w:space="0" w:color="auto"/>
            </w:tcBorders>
            <w:noWrap/>
          </w:tcPr>
          <w:p ns2:paraId="38E2C9C2" ns2:textId="77777777" w:rsidR="00812D7B" w:rsidRPr="00063B5C" w:rsidRDefault="00812D7B" w:rsidP="00812D7B">
            <w:pPr>
              <w:pStyle w:val="TableCenter"/>
              <w:keepNext/>
              <w:rPr>
                <w:sz w:val="18"/>
                <w:szCs w:val="18"/>
              </w:rPr>
            </w:pPr>
            <w:r>
              <w:rPr>
                <w:sz w:val="18"/>
                <w:szCs w:val="18"/>
              </w:rPr>
              <w:t>-</w:t>
            </w:r>
          </w:p>
        </w:tc>
        <w:tc>
          <w:tcPr>
            <w:tcW w:w="818" w:type="dxa"/>
            <w:tcBorders>
              <w:top w:val="single" w:sz="4" w:space="0" w:color="auto"/>
              <w:left w:val="single" w:sz="4" w:space="0" w:color="auto"/>
              <w:bottom w:val="single" w:sz="4" w:space="0" w:color="auto"/>
              <w:right w:val="single" w:sz="4" w:space="0" w:color="auto"/>
            </w:tcBorders>
            <w:noWrap/>
          </w:tcPr>
          <w:p ns2:paraId="6F62D943" ns2:textId="77777777" w:rsidR="00812D7B" w:rsidRPr="00063B5C" w:rsidRDefault="00812D7B" w:rsidP="00812D7B">
            <w:pPr>
              <w:pStyle w:val="TableCenter"/>
              <w:keepNext/>
              <w:rPr>
                <w:sz w:val="18"/>
                <w:szCs w:val="18"/>
              </w:rPr>
            </w:pPr>
            <w:r>
              <w:rPr>
                <w:sz w:val="18"/>
                <w:szCs w:val="18"/>
              </w:rPr>
              <w:t>19.2</w:t>
            </w:r>
          </w:p>
        </w:tc>
        <w:tc>
          <w:tcPr>
            <w:tcW w:w="818" w:type="dxa"/>
            <w:tcBorders>
              <w:top w:val="single" w:sz="4" w:space="0" w:color="auto"/>
              <w:left w:val="single" w:sz="4" w:space="0" w:color="auto"/>
              <w:bottom w:val="single" w:sz="4" w:space="0" w:color="auto"/>
              <w:right w:val="single" w:sz="4" w:space="0" w:color="auto"/>
            </w:tcBorders>
            <w:noWrap/>
          </w:tcPr>
          <w:p ns2:paraId="3E35CB9D" ns2:textId="77777777" w:rsidR="00812D7B" w:rsidRPr="00063B5C" w:rsidRDefault="00812D7B" w:rsidP="00812D7B">
            <w:pPr>
              <w:pStyle w:val="TableCenter"/>
              <w:keepNext/>
              <w:rPr>
                <w:sz w:val="18"/>
                <w:szCs w:val="18"/>
              </w:rPr>
            </w:pPr>
            <w:r>
              <w:rPr>
                <w:sz w:val="18"/>
                <w:szCs w:val="18"/>
              </w:rPr>
              <w:t>-</w:t>
            </w:r>
          </w:p>
        </w:tc>
        <w:tc>
          <w:tcPr>
            <w:tcW w:w="818" w:type="dxa"/>
            <w:tcBorders>
              <w:top w:val="single" w:sz="4" w:space="0" w:color="auto"/>
              <w:left w:val="single" w:sz="4" w:space="0" w:color="auto"/>
              <w:bottom w:val="single" w:sz="4" w:space="0" w:color="auto"/>
              <w:right w:val="single" w:sz="4" w:space="0" w:color="auto"/>
            </w:tcBorders>
          </w:tcPr>
          <w:p ns2:paraId="20F5A55C" ns2:textId="4594B249" w:rsidR="00812D7B" w:rsidRDefault="00812D7B" w:rsidP="00812D7B">
            <w:pPr>
              <w:pStyle w:val="TableCenter"/>
              <w:keepNext/>
              <w:rPr>
                <w:sz w:val="18"/>
                <w:szCs w:val="18"/>
              </w:rPr>
            </w:pPr>
            <w:r w:rsidRPr="00735CBC">
              <w:rPr>
                <w:sz w:val="18"/>
                <w:szCs w:val="18"/>
              </w:rPr>
              <w:t>17.05</w:t>
            </w:r>
          </w:p>
        </w:tc>
        <w:tc>
          <w:tcPr>
            <w:tcW w:w="818" w:type="dxa"/>
            <w:tcBorders>
              <w:top w:val="single" w:sz="4" w:space="0" w:color="auto"/>
              <w:left w:val="single" w:sz="4" w:space="0" w:color="auto"/>
              <w:bottom w:val="single" w:sz="4" w:space="0" w:color="auto"/>
              <w:right w:val="single" w:sz="4" w:space="0" w:color="auto"/>
            </w:tcBorders>
          </w:tcPr>
          <w:p ns2:paraId="31497D34" ns2:textId="30525133" w:rsidR="00812D7B" w:rsidRDefault="00812D7B" w:rsidP="00812D7B">
            <w:pPr>
              <w:pStyle w:val="TableCenter"/>
              <w:keepNext/>
              <w:rPr>
                <w:sz w:val="18"/>
                <w:szCs w:val="18"/>
              </w:rPr>
            </w:pPr>
            <w:r>
              <w:rPr>
                <w:sz w:val="18"/>
                <w:szCs w:val="18"/>
              </w:rPr>
              <w:t>-</w:t>
            </w:r>
          </w:p>
        </w:tc>
      </w:tr>
      <w:tr w:rsidR="00812D7B" w:rsidRPr="00063B5C" ns2:paraId="1AA6C317" ns2:textId="54D8DCF5" w:rsidTr="00630ADC">
        <w:trPr>
          <w:jc w:val="center"/>
        </w:trPr>
        <w:tc>
          <w:tcPr>
            <w:tcW w:w="1093" w:type="dxa"/>
            <w:vMerge/>
            <w:tcBorders>
              <w:left w:val="single" w:sz="4" w:space="0" w:color="auto"/>
              <w:right w:val="single" w:sz="4" w:space="0" w:color="auto"/>
            </w:tcBorders>
          </w:tcPr>
          <w:p ns2:paraId="39B6F667" ns2:textId="061F3A12" w:rsidR="00812D7B" w:rsidRPr="00063B5C" w:rsidRDefault="00812D7B" w:rsidP="00812D7B">
            <w:pPr>
              <w:pStyle w:val="TableCenter"/>
              <w:keepNext/>
              <w:rPr>
                <w:sz w:val="18"/>
                <w:szCs w:val="18"/>
              </w:rPr>
            </w:pPr>
          </w:p>
        </w:tc>
        <w:tc>
          <w:tcPr>
            <w:tcW w:w="1093" w:type="dxa"/>
            <w:vMerge/>
            <w:tcBorders>
              <w:left w:val="single" w:sz="4" w:space="0" w:color="auto"/>
              <w:right w:val="single" w:sz="4" w:space="0" w:color="auto"/>
            </w:tcBorders>
            <w:noWrap/>
          </w:tcPr>
          <w:p ns2:paraId="5EB888F7" ns2:textId="4315E31F" w:rsidR="00812D7B" w:rsidRPr="00063B5C" w:rsidRDefault="00812D7B" w:rsidP="00812D7B">
            <w:pPr>
              <w:pStyle w:val="TableCenter"/>
              <w:keepNext/>
              <w:rPr>
                <w:sz w:val="18"/>
                <w:szCs w:val="18"/>
              </w:rPr>
            </w:pPr>
          </w:p>
        </w:tc>
        <w:tc>
          <w:tcPr>
            <w:tcW w:w="946" w:type="dxa"/>
            <w:tcBorders>
              <w:top w:val="single" w:sz="4" w:space="0" w:color="auto"/>
              <w:left w:val="single" w:sz="4" w:space="0" w:color="auto"/>
              <w:bottom w:val="single" w:sz="4" w:space="0" w:color="auto"/>
              <w:right w:val="single" w:sz="4" w:space="0" w:color="auto"/>
            </w:tcBorders>
            <w:noWrap/>
          </w:tcPr>
          <w:p ns2:paraId="686B4545" ns2:textId="77777777" w:rsidR="00812D7B" w:rsidRPr="00063B5C" w:rsidRDefault="00812D7B" w:rsidP="00812D7B">
            <w:pPr>
              <w:pStyle w:val="TableCenter"/>
              <w:keepNext/>
              <w:rPr>
                <w:sz w:val="18"/>
                <w:szCs w:val="18"/>
              </w:rPr>
            </w:pPr>
            <w:r>
              <w:rPr>
                <w:sz w:val="18"/>
                <w:szCs w:val="18"/>
              </w:rPr>
              <w:t>C</w:t>
            </w:r>
            <w:r w:rsidRPr="001B0147">
              <w:rPr>
                <w:sz w:val="18"/>
                <w:szCs w:val="18"/>
                <w:vertAlign w:val="subscript"/>
              </w:rPr>
              <w:t>max</w:t>
            </w:r>
          </w:p>
        </w:tc>
        <w:tc>
          <w:tcPr>
            <w:tcW w:w="946" w:type="dxa"/>
            <w:tcBorders>
              <w:top w:val="single" w:sz="4" w:space="0" w:color="auto"/>
              <w:left w:val="single" w:sz="4" w:space="0" w:color="auto"/>
              <w:bottom w:val="single" w:sz="4" w:space="0" w:color="auto"/>
              <w:right w:val="single" w:sz="4" w:space="0" w:color="auto"/>
            </w:tcBorders>
            <w:noWrap/>
          </w:tcPr>
          <w:p ns2:paraId="764D443A" ns2:textId="77777777" w:rsidR="00812D7B" w:rsidRPr="00063B5C" w:rsidRDefault="00812D7B" w:rsidP="00812D7B">
            <w:pPr>
              <w:pStyle w:val="TableCenter"/>
              <w:keepNext/>
              <w:rPr>
                <w:sz w:val="18"/>
                <w:szCs w:val="18"/>
              </w:rPr>
            </w:pPr>
            <w:r>
              <w:rPr>
                <w:sz w:val="18"/>
                <w:szCs w:val="18"/>
              </w:rPr>
              <w:t>µg/mL</w:t>
            </w:r>
          </w:p>
        </w:tc>
        <w:tc>
          <w:tcPr>
            <w:tcW w:w="818" w:type="dxa"/>
            <w:tcBorders>
              <w:top w:val="single" w:sz="4" w:space="0" w:color="auto"/>
              <w:left w:val="single" w:sz="4" w:space="0" w:color="auto"/>
              <w:bottom w:val="single" w:sz="4" w:space="0" w:color="auto"/>
              <w:right w:val="single" w:sz="4" w:space="0" w:color="auto"/>
            </w:tcBorders>
            <w:noWrap/>
          </w:tcPr>
          <w:p ns2:paraId="0D3F4EF3" ns2:textId="77777777" w:rsidR="00812D7B" w:rsidRPr="00063B5C" w:rsidRDefault="00812D7B" w:rsidP="00812D7B">
            <w:pPr>
              <w:pStyle w:val="TableCenter"/>
              <w:keepNext/>
              <w:rPr>
                <w:sz w:val="18"/>
                <w:szCs w:val="18"/>
              </w:rPr>
            </w:pPr>
            <w:r>
              <w:rPr>
                <w:sz w:val="18"/>
                <w:szCs w:val="18"/>
              </w:rPr>
              <w:t>518</w:t>
            </w:r>
          </w:p>
        </w:tc>
        <w:tc>
          <w:tcPr>
            <w:tcW w:w="818" w:type="dxa"/>
            <w:tcBorders>
              <w:top w:val="single" w:sz="4" w:space="0" w:color="auto"/>
              <w:left w:val="single" w:sz="4" w:space="0" w:color="auto"/>
              <w:bottom w:val="single" w:sz="4" w:space="0" w:color="auto"/>
              <w:right w:val="single" w:sz="4" w:space="0" w:color="auto"/>
            </w:tcBorders>
            <w:noWrap/>
          </w:tcPr>
          <w:p ns2:paraId="50C466B7" ns2:textId="77777777" w:rsidR="00812D7B" w:rsidRPr="00063B5C" w:rsidRDefault="00812D7B" w:rsidP="00812D7B">
            <w:pPr>
              <w:pStyle w:val="TableCenter"/>
              <w:keepNext/>
              <w:rPr>
                <w:sz w:val="18"/>
                <w:szCs w:val="18"/>
              </w:rPr>
            </w:pPr>
            <w:r>
              <w:rPr>
                <w:sz w:val="18"/>
                <w:szCs w:val="18"/>
              </w:rPr>
              <w:t>-</w:t>
            </w:r>
          </w:p>
        </w:tc>
        <w:tc>
          <w:tcPr>
            <w:tcW w:w="818" w:type="dxa"/>
            <w:tcBorders>
              <w:top w:val="single" w:sz="4" w:space="0" w:color="auto"/>
              <w:left w:val="single" w:sz="4" w:space="0" w:color="auto"/>
              <w:bottom w:val="single" w:sz="4" w:space="0" w:color="auto"/>
              <w:right w:val="single" w:sz="4" w:space="0" w:color="auto"/>
            </w:tcBorders>
            <w:noWrap/>
          </w:tcPr>
          <w:p ns2:paraId="19A55B4A" ns2:textId="77777777" w:rsidR="00812D7B" w:rsidRPr="00063B5C" w:rsidRDefault="00812D7B" w:rsidP="00812D7B">
            <w:pPr>
              <w:pStyle w:val="TableCenter"/>
              <w:keepNext/>
              <w:rPr>
                <w:sz w:val="18"/>
                <w:szCs w:val="18"/>
              </w:rPr>
            </w:pPr>
            <w:r>
              <w:rPr>
                <w:sz w:val="18"/>
                <w:szCs w:val="18"/>
              </w:rPr>
              <w:t>601</w:t>
            </w:r>
          </w:p>
        </w:tc>
        <w:tc>
          <w:tcPr>
            <w:tcW w:w="818" w:type="dxa"/>
            <w:tcBorders>
              <w:top w:val="single" w:sz="4" w:space="0" w:color="auto"/>
              <w:left w:val="single" w:sz="4" w:space="0" w:color="auto"/>
              <w:bottom w:val="single" w:sz="4" w:space="0" w:color="auto"/>
              <w:right w:val="single" w:sz="4" w:space="0" w:color="auto"/>
            </w:tcBorders>
            <w:noWrap/>
          </w:tcPr>
          <w:p ns2:paraId="77ABF36E" ns2:textId="77777777" w:rsidR="00812D7B" w:rsidRPr="00063B5C" w:rsidRDefault="00812D7B" w:rsidP="00812D7B">
            <w:pPr>
              <w:pStyle w:val="TableCenter"/>
              <w:keepNext/>
              <w:rPr>
                <w:sz w:val="18"/>
                <w:szCs w:val="18"/>
              </w:rPr>
            </w:pPr>
            <w:r>
              <w:rPr>
                <w:sz w:val="18"/>
                <w:szCs w:val="18"/>
              </w:rPr>
              <w:t>1</w:t>
            </w:r>
          </w:p>
        </w:tc>
        <w:tc>
          <w:tcPr>
            <w:tcW w:w="818" w:type="dxa"/>
            <w:tcBorders>
              <w:top w:val="single" w:sz="4" w:space="0" w:color="auto"/>
              <w:left w:val="single" w:sz="4" w:space="0" w:color="auto"/>
              <w:bottom w:val="single" w:sz="4" w:space="0" w:color="auto"/>
              <w:right w:val="single" w:sz="4" w:space="0" w:color="auto"/>
            </w:tcBorders>
          </w:tcPr>
          <w:p ns2:paraId="382DA099" ns2:textId="21DD44C1" w:rsidR="00812D7B" w:rsidRDefault="00812D7B" w:rsidP="00812D7B">
            <w:pPr>
              <w:pStyle w:val="TableCenter"/>
              <w:keepNext/>
              <w:rPr>
                <w:sz w:val="18"/>
                <w:szCs w:val="18"/>
              </w:rPr>
            </w:pPr>
            <w:r w:rsidRPr="00735CBC">
              <w:rPr>
                <w:sz w:val="18"/>
                <w:szCs w:val="18"/>
              </w:rPr>
              <w:t>559.5</w:t>
            </w:r>
          </w:p>
        </w:tc>
        <w:tc>
          <w:tcPr>
            <w:tcW w:w="818" w:type="dxa"/>
            <w:tcBorders>
              <w:top w:val="single" w:sz="4" w:space="0" w:color="auto"/>
              <w:left w:val="single" w:sz="4" w:space="0" w:color="auto"/>
              <w:bottom w:val="single" w:sz="4" w:space="0" w:color="auto"/>
              <w:right w:val="single" w:sz="4" w:space="0" w:color="auto"/>
            </w:tcBorders>
          </w:tcPr>
          <w:p ns2:paraId="1EA18BC2" ns2:textId="565747AE" w:rsidR="00812D7B" w:rsidRDefault="00812D7B" w:rsidP="00812D7B">
            <w:pPr>
              <w:pStyle w:val="TableCenter"/>
              <w:keepNext/>
              <w:rPr>
                <w:sz w:val="18"/>
                <w:szCs w:val="18"/>
              </w:rPr>
            </w:pPr>
            <w:r>
              <w:rPr>
                <w:sz w:val="18"/>
                <w:szCs w:val="18"/>
              </w:rPr>
              <w:t>-</w:t>
            </w:r>
          </w:p>
        </w:tc>
      </w:tr>
      <w:tr w:rsidR="00812D7B" w:rsidRPr="00063B5C" ns2:paraId="52F365E3" ns2:textId="489BF792" w:rsidTr="00630ADC">
        <w:trPr>
          <w:jc w:val="center"/>
        </w:trPr>
        <w:tc>
          <w:tcPr>
            <w:tcW w:w="1093" w:type="dxa"/>
            <w:vMerge/>
            <w:tcBorders>
              <w:left w:val="single" w:sz="4" w:space="0" w:color="auto"/>
              <w:right w:val="single" w:sz="4" w:space="0" w:color="auto"/>
            </w:tcBorders>
          </w:tcPr>
          <w:p ns2:paraId="367B0D67" ns2:textId="6B2D3245" w:rsidR="00812D7B" w:rsidRPr="00063B5C" w:rsidRDefault="00812D7B" w:rsidP="00812D7B">
            <w:pPr>
              <w:pStyle w:val="TableCenter"/>
              <w:keepNext/>
              <w:rPr>
                <w:sz w:val="18"/>
                <w:szCs w:val="18"/>
              </w:rPr>
            </w:pPr>
          </w:p>
        </w:tc>
        <w:tc>
          <w:tcPr>
            <w:tcW w:w="1093" w:type="dxa"/>
            <w:vMerge/>
            <w:tcBorders>
              <w:left w:val="single" w:sz="4" w:space="0" w:color="auto"/>
              <w:bottom w:val="single" w:sz="4" w:space="0" w:color="auto"/>
              <w:right w:val="single" w:sz="4" w:space="0" w:color="auto"/>
            </w:tcBorders>
            <w:noWrap/>
            <w:hideMark/>
          </w:tcPr>
          <w:p ns2:paraId="0A971436" ns2:textId="03A39AEC" w:rsidR="00812D7B" w:rsidRPr="00063B5C" w:rsidRDefault="00812D7B" w:rsidP="00812D7B">
            <w:pPr>
              <w:pStyle w:val="TableCenter"/>
              <w:keepNext/>
              <w:rPr>
                <w:sz w:val="18"/>
                <w:szCs w:val="18"/>
              </w:rPr>
            </w:pPr>
          </w:p>
        </w:tc>
        <w:tc>
          <w:tcPr>
            <w:tcW w:w="946" w:type="dxa"/>
            <w:tcBorders>
              <w:top w:val="single" w:sz="4" w:space="0" w:color="auto"/>
              <w:left w:val="single" w:sz="4" w:space="0" w:color="auto"/>
              <w:bottom w:val="single" w:sz="4" w:space="0" w:color="auto"/>
              <w:right w:val="single" w:sz="4" w:space="0" w:color="auto"/>
            </w:tcBorders>
            <w:noWrap/>
            <w:hideMark/>
          </w:tcPr>
          <w:p ns2:paraId="60EF20B3" ns2:textId="77777777" w:rsidR="00812D7B" w:rsidRPr="00063B5C" w:rsidRDefault="00812D7B" w:rsidP="00812D7B">
            <w:pPr>
              <w:pStyle w:val="TableCenter"/>
              <w:keepNext/>
              <w:rPr>
                <w:sz w:val="18"/>
                <w:szCs w:val="18"/>
              </w:rPr>
            </w:pPr>
            <w:r w:rsidRPr="00063B5C">
              <w:rPr>
                <w:sz w:val="18"/>
                <w:szCs w:val="18"/>
              </w:rPr>
              <w:t>T</w:t>
            </w:r>
            <w:r w:rsidRPr="00A42EF6">
              <w:rPr>
                <w:sz w:val="18"/>
                <w:szCs w:val="18"/>
                <w:vertAlign w:val="subscript"/>
              </w:rPr>
              <w:t>1/2</w:t>
            </w:r>
          </w:p>
        </w:tc>
        <w:tc>
          <w:tcPr>
            <w:tcW w:w="946" w:type="dxa"/>
            <w:tcBorders>
              <w:top w:val="single" w:sz="4" w:space="0" w:color="auto"/>
              <w:left w:val="single" w:sz="4" w:space="0" w:color="auto"/>
              <w:bottom w:val="single" w:sz="4" w:space="0" w:color="auto"/>
              <w:right w:val="single" w:sz="4" w:space="0" w:color="auto"/>
            </w:tcBorders>
            <w:noWrap/>
            <w:hideMark/>
          </w:tcPr>
          <w:p ns2:paraId="50C65F00" ns2:textId="77777777" w:rsidR="00812D7B" w:rsidRPr="00063B5C" w:rsidRDefault="00812D7B" w:rsidP="00812D7B">
            <w:pPr>
              <w:pStyle w:val="TableCenter"/>
              <w:keepNext/>
              <w:rPr>
                <w:sz w:val="18"/>
                <w:szCs w:val="18"/>
              </w:rPr>
            </w:pPr>
            <w:r>
              <w:rPr>
                <w:sz w:val="18"/>
                <w:szCs w:val="18"/>
              </w:rPr>
              <w:t>h</w:t>
            </w:r>
          </w:p>
        </w:tc>
        <w:tc>
          <w:tcPr>
            <w:tcW w:w="818" w:type="dxa"/>
            <w:tcBorders>
              <w:top w:val="single" w:sz="4" w:space="0" w:color="auto"/>
              <w:left w:val="single" w:sz="4" w:space="0" w:color="auto"/>
              <w:bottom w:val="single" w:sz="4" w:space="0" w:color="auto"/>
              <w:right w:val="single" w:sz="4" w:space="0" w:color="auto"/>
            </w:tcBorders>
            <w:noWrap/>
          </w:tcPr>
          <w:p ns2:paraId="65375305" ns2:textId="77777777" w:rsidR="00812D7B" w:rsidRPr="00063B5C" w:rsidRDefault="00812D7B" w:rsidP="00812D7B">
            <w:pPr>
              <w:pStyle w:val="TableCenter"/>
              <w:keepNext/>
              <w:rPr>
                <w:sz w:val="18"/>
                <w:szCs w:val="18"/>
              </w:rPr>
            </w:pPr>
            <w:r>
              <w:rPr>
                <w:sz w:val="18"/>
                <w:szCs w:val="18"/>
              </w:rPr>
              <w:t>23.1</w:t>
            </w:r>
          </w:p>
        </w:tc>
        <w:tc>
          <w:tcPr>
            <w:tcW w:w="818" w:type="dxa"/>
            <w:tcBorders>
              <w:top w:val="single" w:sz="4" w:space="0" w:color="auto"/>
              <w:left w:val="single" w:sz="4" w:space="0" w:color="auto"/>
              <w:bottom w:val="single" w:sz="4" w:space="0" w:color="auto"/>
              <w:right w:val="single" w:sz="4" w:space="0" w:color="auto"/>
            </w:tcBorders>
            <w:noWrap/>
          </w:tcPr>
          <w:p ns2:paraId="1678E6B9" ns2:textId="77777777" w:rsidR="00812D7B" w:rsidRPr="00063B5C" w:rsidRDefault="00812D7B" w:rsidP="00812D7B">
            <w:pPr>
              <w:pStyle w:val="TableCenter"/>
              <w:keepNext/>
              <w:rPr>
                <w:sz w:val="18"/>
                <w:szCs w:val="18"/>
              </w:rPr>
            </w:pPr>
            <w:r>
              <w:rPr>
                <w:sz w:val="18"/>
                <w:szCs w:val="18"/>
              </w:rPr>
              <w:t>-</w:t>
            </w:r>
          </w:p>
        </w:tc>
        <w:tc>
          <w:tcPr>
            <w:tcW w:w="818" w:type="dxa"/>
            <w:tcBorders>
              <w:top w:val="single" w:sz="4" w:space="0" w:color="auto"/>
              <w:left w:val="single" w:sz="4" w:space="0" w:color="auto"/>
              <w:bottom w:val="single" w:sz="4" w:space="0" w:color="auto"/>
              <w:right w:val="single" w:sz="4" w:space="0" w:color="auto"/>
            </w:tcBorders>
            <w:noWrap/>
          </w:tcPr>
          <w:p ns2:paraId="3737FD02" ns2:textId="77777777" w:rsidR="00812D7B" w:rsidRPr="00063B5C" w:rsidRDefault="00812D7B" w:rsidP="00812D7B">
            <w:pPr>
              <w:pStyle w:val="TableCenter"/>
              <w:keepNext/>
              <w:rPr>
                <w:sz w:val="18"/>
                <w:szCs w:val="18"/>
              </w:rPr>
            </w:pPr>
            <w:r>
              <w:rPr>
                <w:sz w:val="18"/>
                <w:szCs w:val="18"/>
              </w:rPr>
              <w:t>21.2</w:t>
            </w:r>
          </w:p>
        </w:tc>
        <w:tc>
          <w:tcPr>
            <w:tcW w:w="818" w:type="dxa"/>
            <w:tcBorders>
              <w:top w:val="single" w:sz="4" w:space="0" w:color="auto"/>
              <w:left w:val="single" w:sz="4" w:space="0" w:color="auto"/>
              <w:bottom w:val="single" w:sz="4" w:space="0" w:color="auto"/>
              <w:right w:val="single" w:sz="4" w:space="0" w:color="auto"/>
            </w:tcBorders>
            <w:noWrap/>
          </w:tcPr>
          <w:p ns2:paraId="79F1F93C" ns2:textId="77777777" w:rsidR="00812D7B" w:rsidRPr="00063B5C" w:rsidRDefault="00812D7B" w:rsidP="00812D7B">
            <w:pPr>
              <w:pStyle w:val="TableCenter"/>
              <w:keepNext/>
              <w:rPr>
                <w:sz w:val="18"/>
                <w:szCs w:val="18"/>
              </w:rPr>
            </w:pPr>
            <w:r>
              <w:rPr>
                <w:sz w:val="18"/>
                <w:szCs w:val="18"/>
              </w:rPr>
              <w:t>-</w:t>
            </w:r>
          </w:p>
        </w:tc>
        <w:tc>
          <w:tcPr>
            <w:tcW w:w="818" w:type="dxa"/>
            <w:tcBorders>
              <w:top w:val="single" w:sz="4" w:space="0" w:color="auto"/>
              <w:left w:val="single" w:sz="4" w:space="0" w:color="auto"/>
              <w:bottom w:val="single" w:sz="4" w:space="0" w:color="auto"/>
              <w:right w:val="single" w:sz="4" w:space="0" w:color="auto"/>
            </w:tcBorders>
          </w:tcPr>
          <w:p ns2:paraId="7D33520D" ns2:textId="73441187" w:rsidR="00812D7B" w:rsidRDefault="00812D7B" w:rsidP="00812D7B">
            <w:pPr>
              <w:pStyle w:val="TableCenter"/>
              <w:keepNext/>
              <w:rPr>
                <w:sz w:val="18"/>
                <w:szCs w:val="18"/>
              </w:rPr>
            </w:pPr>
            <w:r w:rsidRPr="00735CBC">
              <w:rPr>
                <w:sz w:val="18"/>
                <w:szCs w:val="18"/>
              </w:rPr>
              <w:t>22.15</w:t>
            </w:r>
          </w:p>
        </w:tc>
        <w:tc>
          <w:tcPr>
            <w:tcW w:w="818" w:type="dxa"/>
            <w:tcBorders>
              <w:top w:val="single" w:sz="4" w:space="0" w:color="auto"/>
              <w:left w:val="single" w:sz="4" w:space="0" w:color="auto"/>
              <w:bottom w:val="single" w:sz="4" w:space="0" w:color="auto"/>
              <w:right w:val="single" w:sz="4" w:space="0" w:color="auto"/>
            </w:tcBorders>
          </w:tcPr>
          <w:p ns2:paraId="22757C06" ns2:textId="54BB0CB4" w:rsidR="00812D7B" w:rsidRDefault="00812D7B" w:rsidP="00812D7B">
            <w:pPr>
              <w:pStyle w:val="TableCenter"/>
              <w:keepNext/>
              <w:rPr>
                <w:sz w:val="18"/>
                <w:szCs w:val="18"/>
              </w:rPr>
            </w:pPr>
            <w:r>
              <w:rPr>
                <w:sz w:val="18"/>
                <w:szCs w:val="18"/>
              </w:rPr>
              <w:t>-</w:t>
            </w:r>
          </w:p>
        </w:tc>
      </w:tr>
      <w:tr w:rsidR="00812D7B" w:rsidRPr="00063B5C" ns2:paraId="55AD00CE" ns2:textId="097501A0" w:rsidTr="00630ADC">
        <w:trPr>
          <w:trHeight w:val="260"/>
          <w:jc w:val="center"/>
        </w:trPr>
        <w:tc>
          <w:tcPr>
            <w:tcW w:w="1093" w:type="dxa"/>
            <w:vMerge/>
            <w:tcBorders>
              <w:left w:val="single" w:sz="4" w:space="0" w:color="auto"/>
              <w:right w:val="single" w:sz="4" w:space="0" w:color="auto"/>
            </w:tcBorders>
          </w:tcPr>
          <w:p ns2:paraId="303F11F8" ns2:textId="201B6226" w:rsidR="00812D7B" w:rsidRDefault="00812D7B" w:rsidP="00812D7B">
            <w:pPr>
              <w:pStyle w:val="TableCenter"/>
              <w:keepNext/>
              <w:rPr>
                <w:sz w:val="18"/>
                <w:szCs w:val="18"/>
              </w:rPr>
            </w:pPr>
          </w:p>
        </w:tc>
        <w:tc>
          <w:tcPr>
            <w:tcW w:w="1093" w:type="dxa"/>
            <w:vMerge w:val="restart"/>
            <w:tcBorders>
              <w:top w:val="single" w:sz="4" w:space="0" w:color="auto"/>
              <w:left w:val="single" w:sz="4" w:space="0" w:color="auto"/>
              <w:right w:val="single" w:sz="4" w:space="0" w:color="auto"/>
            </w:tcBorders>
            <w:noWrap/>
            <w:hideMark/>
          </w:tcPr>
          <w:p ns2:paraId="5E988F4D" ns2:textId="6F23173A" w:rsidR="00812D7B" w:rsidRPr="00063B5C" w:rsidRDefault="00812D7B" w:rsidP="00812D7B">
            <w:pPr>
              <w:pStyle w:val="TableCenter"/>
              <w:keepNext/>
              <w:rPr>
                <w:sz w:val="18"/>
                <w:szCs w:val="18"/>
              </w:rPr>
            </w:pPr>
            <w:r>
              <w:rPr>
                <w:sz w:val="18"/>
                <w:szCs w:val="18"/>
              </w:rPr>
              <w:t>50</w:t>
            </w:r>
          </w:p>
        </w:tc>
        <w:tc>
          <w:tcPr>
            <w:tcW w:w="946" w:type="dxa"/>
            <w:tcBorders>
              <w:top w:val="single" w:sz="4" w:space="0" w:color="auto"/>
              <w:left w:val="single" w:sz="4" w:space="0" w:color="auto"/>
              <w:bottom w:val="single" w:sz="4" w:space="0" w:color="auto"/>
              <w:right w:val="single" w:sz="4" w:space="0" w:color="auto"/>
            </w:tcBorders>
            <w:noWrap/>
            <w:hideMark/>
          </w:tcPr>
          <w:p ns2:paraId="1DBE7503" ns2:textId="77777777" w:rsidR="00812D7B" w:rsidRPr="00063B5C" w:rsidRDefault="00812D7B" w:rsidP="00812D7B">
            <w:pPr>
              <w:pStyle w:val="TableCenter"/>
              <w:keepNext/>
              <w:rPr>
                <w:sz w:val="18"/>
                <w:szCs w:val="18"/>
              </w:rPr>
            </w:pPr>
            <w:r w:rsidRPr="00063B5C">
              <w:rPr>
                <w:sz w:val="18"/>
                <w:szCs w:val="18"/>
              </w:rPr>
              <w:t>AUC</w:t>
            </w:r>
            <w:r>
              <w:rPr>
                <w:sz w:val="18"/>
                <w:szCs w:val="18"/>
                <w:vertAlign w:val="subscript"/>
              </w:rPr>
              <w:t>last</w:t>
            </w:r>
          </w:p>
        </w:tc>
        <w:tc>
          <w:tcPr>
            <w:tcW w:w="946" w:type="dxa"/>
            <w:tcBorders>
              <w:top w:val="single" w:sz="4" w:space="0" w:color="auto"/>
              <w:left w:val="single" w:sz="4" w:space="0" w:color="auto"/>
              <w:bottom w:val="single" w:sz="4" w:space="0" w:color="auto"/>
              <w:right w:val="single" w:sz="4" w:space="0" w:color="auto"/>
            </w:tcBorders>
            <w:noWrap/>
            <w:hideMark/>
          </w:tcPr>
          <w:p ns2:paraId="2E9BA71E" ns2:textId="77777777" w:rsidR="00812D7B" w:rsidRPr="00063B5C" w:rsidRDefault="00812D7B" w:rsidP="00812D7B">
            <w:pPr>
              <w:pStyle w:val="TableCenter"/>
              <w:keepNext/>
              <w:rPr>
                <w:sz w:val="18"/>
                <w:szCs w:val="18"/>
              </w:rPr>
            </w:pPr>
            <w:r>
              <w:rPr>
                <w:sz w:val="18"/>
                <w:szCs w:val="18"/>
              </w:rPr>
              <w:t>mg*h/mL</w:t>
            </w:r>
          </w:p>
        </w:tc>
        <w:tc>
          <w:tcPr>
            <w:tcW w:w="818" w:type="dxa"/>
            <w:tcBorders>
              <w:top w:val="single" w:sz="4" w:space="0" w:color="auto"/>
              <w:left w:val="single" w:sz="4" w:space="0" w:color="auto"/>
              <w:bottom w:val="single" w:sz="4" w:space="0" w:color="auto"/>
              <w:right w:val="single" w:sz="4" w:space="0" w:color="auto"/>
            </w:tcBorders>
            <w:noWrap/>
          </w:tcPr>
          <w:p ns2:paraId="2466F820" ns2:textId="77777777" w:rsidR="00812D7B" w:rsidRPr="00063B5C" w:rsidRDefault="00812D7B" w:rsidP="00812D7B">
            <w:pPr>
              <w:pStyle w:val="TableCenter"/>
              <w:keepNext/>
              <w:rPr>
                <w:sz w:val="18"/>
                <w:szCs w:val="18"/>
              </w:rPr>
            </w:pPr>
            <w:r>
              <w:rPr>
                <w:sz w:val="18"/>
                <w:szCs w:val="18"/>
              </w:rPr>
              <w:t>45.8</w:t>
            </w:r>
          </w:p>
        </w:tc>
        <w:tc>
          <w:tcPr>
            <w:tcW w:w="818" w:type="dxa"/>
            <w:tcBorders>
              <w:top w:val="single" w:sz="4" w:space="0" w:color="auto"/>
              <w:left w:val="single" w:sz="4" w:space="0" w:color="auto"/>
              <w:bottom w:val="single" w:sz="4" w:space="0" w:color="auto"/>
              <w:right w:val="single" w:sz="4" w:space="0" w:color="auto"/>
            </w:tcBorders>
            <w:noWrap/>
          </w:tcPr>
          <w:p ns2:paraId="1D49AF61" ns2:textId="77777777" w:rsidR="00812D7B" w:rsidRPr="00063B5C" w:rsidRDefault="00812D7B" w:rsidP="00812D7B">
            <w:pPr>
              <w:pStyle w:val="TableCenter"/>
              <w:keepNext/>
              <w:rPr>
                <w:sz w:val="18"/>
                <w:szCs w:val="18"/>
              </w:rPr>
            </w:pPr>
            <w:r>
              <w:rPr>
                <w:sz w:val="18"/>
                <w:szCs w:val="18"/>
              </w:rPr>
              <w:t>-</w:t>
            </w:r>
          </w:p>
        </w:tc>
        <w:tc>
          <w:tcPr>
            <w:tcW w:w="818" w:type="dxa"/>
            <w:tcBorders>
              <w:top w:val="single" w:sz="4" w:space="0" w:color="auto"/>
              <w:left w:val="single" w:sz="4" w:space="0" w:color="auto"/>
              <w:bottom w:val="single" w:sz="4" w:space="0" w:color="auto"/>
              <w:right w:val="single" w:sz="4" w:space="0" w:color="auto"/>
            </w:tcBorders>
            <w:noWrap/>
          </w:tcPr>
          <w:p ns2:paraId="2ED9E838" ns2:textId="77777777" w:rsidR="00812D7B" w:rsidRPr="00063B5C" w:rsidRDefault="00812D7B" w:rsidP="00812D7B">
            <w:pPr>
              <w:pStyle w:val="TableCenter"/>
              <w:keepNext/>
              <w:rPr>
                <w:sz w:val="18"/>
                <w:szCs w:val="18"/>
              </w:rPr>
            </w:pPr>
            <w:r>
              <w:rPr>
                <w:sz w:val="18"/>
                <w:szCs w:val="18"/>
              </w:rPr>
              <w:t>64.2</w:t>
            </w:r>
          </w:p>
        </w:tc>
        <w:tc>
          <w:tcPr>
            <w:tcW w:w="818" w:type="dxa"/>
            <w:tcBorders>
              <w:top w:val="single" w:sz="4" w:space="0" w:color="auto"/>
              <w:left w:val="single" w:sz="4" w:space="0" w:color="auto"/>
              <w:bottom w:val="single" w:sz="4" w:space="0" w:color="auto"/>
              <w:right w:val="single" w:sz="4" w:space="0" w:color="auto"/>
            </w:tcBorders>
            <w:noWrap/>
          </w:tcPr>
          <w:p ns2:paraId="78AE66DC" ns2:textId="77777777" w:rsidR="00812D7B" w:rsidRPr="00063B5C" w:rsidRDefault="00812D7B" w:rsidP="00812D7B">
            <w:pPr>
              <w:pStyle w:val="TableCenter"/>
              <w:keepNext/>
              <w:rPr>
                <w:sz w:val="18"/>
                <w:szCs w:val="18"/>
              </w:rPr>
            </w:pPr>
            <w:r>
              <w:rPr>
                <w:sz w:val="18"/>
                <w:szCs w:val="18"/>
              </w:rPr>
              <w:t>-</w:t>
            </w:r>
          </w:p>
        </w:tc>
        <w:tc>
          <w:tcPr>
            <w:tcW w:w="818" w:type="dxa"/>
            <w:tcBorders>
              <w:top w:val="single" w:sz="4" w:space="0" w:color="auto"/>
              <w:left w:val="single" w:sz="4" w:space="0" w:color="auto"/>
              <w:bottom w:val="single" w:sz="4" w:space="0" w:color="auto"/>
              <w:right w:val="single" w:sz="4" w:space="0" w:color="auto"/>
            </w:tcBorders>
          </w:tcPr>
          <w:p ns2:paraId="6BC27E1E" ns2:textId="73F3E379" w:rsidR="00812D7B" w:rsidRDefault="00812D7B" w:rsidP="00812D7B">
            <w:pPr>
              <w:pStyle w:val="TableCenter"/>
              <w:keepNext/>
              <w:rPr>
                <w:sz w:val="18"/>
                <w:szCs w:val="18"/>
              </w:rPr>
            </w:pPr>
            <w:r w:rsidRPr="00735CBC">
              <w:rPr>
                <w:sz w:val="18"/>
                <w:szCs w:val="18"/>
              </w:rPr>
              <w:t>55</w:t>
            </w:r>
          </w:p>
        </w:tc>
        <w:tc>
          <w:tcPr>
            <w:tcW w:w="818" w:type="dxa"/>
            <w:tcBorders>
              <w:top w:val="single" w:sz="4" w:space="0" w:color="auto"/>
              <w:left w:val="single" w:sz="4" w:space="0" w:color="auto"/>
              <w:bottom w:val="single" w:sz="4" w:space="0" w:color="auto"/>
              <w:right w:val="single" w:sz="4" w:space="0" w:color="auto"/>
            </w:tcBorders>
          </w:tcPr>
          <w:p ns2:paraId="68CC0EA5" ns2:textId="0B266433" w:rsidR="00812D7B" w:rsidRDefault="00812D7B" w:rsidP="00812D7B">
            <w:pPr>
              <w:pStyle w:val="TableCenter"/>
              <w:keepNext/>
              <w:rPr>
                <w:sz w:val="18"/>
                <w:szCs w:val="18"/>
              </w:rPr>
            </w:pPr>
            <w:r>
              <w:rPr>
                <w:sz w:val="18"/>
                <w:szCs w:val="18"/>
              </w:rPr>
              <w:t>-</w:t>
            </w:r>
          </w:p>
        </w:tc>
      </w:tr>
      <w:tr w:rsidR="00812D7B" w:rsidRPr="00063B5C" ns2:paraId="13069A25" ns2:textId="7178ABA1" w:rsidTr="00630ADC">
        <w:trPr>
          <w:jc w:val="center"/>
        </w:trPr>
        <w:tc>
          <w:tcPr>
            <w:tcW w:w="1093" w:type="dxa"/>
            <w:vMerge/>
            <w:tcBorders>
              <w:left w:val="single" w:sz="4" w:space="0" w:color="auto"/>
              <w:right w:val="single" w:sz="4" w:space="0" w:color="auto"/>
            </w:tcBorders>
          </w:tcPr>
          <w:p ns2:paraId="188F7DD6" ns2:textId="77777777" w:rsidR="00812D7B" w:rsidRPr="00063B5C" w:rsidRDefault="00812D7B" w:rsidP="00812D7B">
            <w:pPr>
              <w:pStyle w:val="TableCenter"/>
              <w:keepNext/>
              <w:rPr>
                <w:sz w:val="18"/>
                <w:szCs w:val="18"/>
              </w:rPr>
            </w:pPr>
          </w:p>
        </w:tc>
        <w:tc>
          <w:tcPr>
            <w:tcW w:w="1093" w:type="dxa"/>
            <w:vMerge/>
            <w:tcBorders>
              <w:left w:val="single" w:sz="4" w:space="0" w:color="auto"/>
              <w:right w:val="single" w:sz="4" w:space="0" w:color="auto"/>
            </w:tcBorders>
            <w:noWrap/>
          </w:tcPr>
          <w:p ns2:paraId="6904B47A" ns2:textId="579F626B" w:rsidR="00812D7B" w:rsidRPr="00063B5C" w:rsidRDefault="00812D7B" w:rsidP="00812D7B">
            <w:pPr>
              <w:pStyle w:val="TableCenter"/>
              <w:keepNext/>
              <w:rPr>
                <w:sz w:val="18"/>
                <w:szCs w:val="18"/>
              </w:rPr>
            </w:pPr>
          </w:p>
        </w:tc>
        <w:tc>
          <w:tcPr>
            <w:tcW w:w="946" w:type="dxa"/>
            <w:tcBorders>
              <w:top w:val="single" w:sz="4" w:space="0" w:color="auto"/>
              <w:left w:val="single" w:sz="4" w:space="0" w:color="auto"/>
              <w:bottom w:val="single" w:sz="4" w:space="0" w:color="auto"/>
              <w:right w:val="single" w:sz="4" w:space="0" w:color="auto"/>
            </w:tcBorders>
            <w:noWrap/>
          </w:tcPr>
          <w:p ns2:paraId="748C9DC2" ns2:textId="77777777" w:rsidR="00812D7B" w:rsidRPr="00063B5C" w:rsidRDefault="00812D7B" w:rsidP="00812D7B">
            <w:pPr>
              <w:pStyle w:val="TableCenter"/>
              <w:keepNext/>
              <w:rPr>
                <w:sz w:val="18"/>
                <w:szCs w:val="18"/>
              </w:rPr>
            </w:pPr>
            <w:r>
              <w:rPr>
                <w:sz w:val="18"/>
                <w:szCs w:val="18"/>
              </w:rPr>
              <w:t>C</w:t>
            </w:r>
            <w:r w:rsidRPr="001B0147">
              <w:rPr>
                <w:sz w:val="18"/>
                <w:szCs w:val="18"/>
                <w:vertAlign w:val="subscript"/>
              </w:rPr>
              <w:t>max</w:t>
            </w:r>
          </w:p>
        </w:tc>
        <w:tc>
          <w:tcPr>
            <w:tcW w:w="946" w:type="dxa"/>
            <w:tcBorders>
              <w:top w:val="single" w:sz="4" w:space="0" w:color="auto"/>
              <w:left w:val="single" w:sz="4" w:space="0" w:color="auto"/>
              <w:bottom w:val="single" w:sz="4" w:space="0" w:color="auto"/>
              <w:right w:val="single" w:sz="4" w:space="0" w:color="auto"/>
            </w:tcBorders>
            <w:noWrap/>
          </w:tcPr>
          <w:p ns2:paraId="518D1BD4" ns2:textId="77777777" w:rsidR="00812D7B" w:rsidRPr="00063B5C" w:rsidRDefault="00812D7B" w:rsidP="00812D7B">
            <w:pPr>
              <w:pStyle w:val="TableCenter"/>
              <w:keepNext/>
              <w:rPr>
                <w:sz w:val="18"/>
                <w:szCs w:val="18"/>
              </w:rPr>
            </w:pPr>
            <w:r>
              <w:rPr>
                <w:sz w:val="18"/>
                <w:szCs w:val="18"/>
              </w:rPr>
              <w:t>µg/mL</w:t>
            </w:r>
          </w:p>
        </w:tc>
        <w:tc>
          <w:tcPr>
            <w:tcW w:w="818" w:type="dxa"/>
            <w:tcBorders>
              <w:top w:val="single" w:sz="4" w:space="0" w:color="auto"/>
              <w:left w:val="single" w:sz="4" w:space="0" w:color="auto"/>
              <w:bottom w:val="single" w:sz="4" w:space="0" w:color="auto"/>
              <w:right w:val="single" w:sz="4" w:space="0" w:color="auto"/>
            </w:tcBorders>
            <w:noWrap/>
          </w:tcPr>
          <w:p ns2:paraId="2D7173B3" ns2:textId="77777777" w:rsidR="00812D7B" w:rsidRPr="00063B5C" w:rsidRDefault="00812D7B" w:rsidP="00812D7B">
            <w:pPr>
              <w:pStyle w:val="TableCenter"/>
              <w:keepNext/>
              <w:rPr>
                <w:sz w:val="18"/>
                <w:szCs w:val="18"/>
              </w:rPr>
            </w:pPr>
            <w:r>
              <w:rPr>
                <w:sz w:val="18"/>
                <w:szCs w:val="18"/>
              </w:rPr>
              <w:t>1370</w:t>
            </w:r>
          </w:p>
        </w:tc>
        <w:tc>
          <w:tcPr>
            <w:tcW w:w="818" w:type="dxa"/>
            <w:tcBorders>
              <w:top w:val="single" w:sz="4" w:space="0" w:color="auto"/>
              <w:left w:val="single" w:sz="4" w:space="0" w:color="auto"/>
              <w:bottom w:val="single" w:sz="4" w:space="0" w:color="auto"/>
              <w:right w:val="single" w:sz="4" w:space="0" w:color="auto"/>
            </w:tcBorders>
            <w:noWrap/>
          </w:tcPr>
          <w:p ns2:paraId="74707224" ns2:textId="77777777" w:rsidR="00812D7B" w:rsidRPr="00063B5C" w:rsidRDefault="00812D7B" w:rsidP="00812D7B">
            <w:pPr>
              <w:pStyle w:val="TableCenter"/>
              <w:keepNext/>
              <w:rPr>
                <w:sz w:val="18"/>
                <w:szCs w:val="18"/>
              </w:rPr>
            </w:pPr>
            <w:r>
              <w:rPr>
                <w:sz w:val="18"/>
                <w:szCs w:val="18"/>
              </w:rPr>
              <w:t>-</w:t>
            </w:r>
          </w:p>
        </w:tc>
        <w:tc>
          <w:tcPr>
            <w:tcW w:w="818" w:type="dxa"/>
            <w:tcBorders>
              <w:top w:val="single" w:sz="4" w:space="0" w:color="auto"/>
              <w:left w:val="single" w:sz="4" w:space="0" w:color="auto"/>
              <w:bottom w:val="single" w:sz="4" w:space="0" w:color="auto"/>
              <w:right w:val="single" w:sz="4" w:space="0" w:color="auto"/>
            </w:tcBorders>
            <w:noWrap/>
          </w:tcPr>
          <w:p ns2:paraId="18D7C04C" ns2:textId="77777777" w:rsidR="00812D7B" w:rsidRPr="00063B5C" w:rsidRDefault="00812D7B" w:rsidP="00812D7B">
            <w:pPr>
              <w:pStyle w:val="TableCenter"/>
              <w:keepNext/>
              <w:rPr>
                <w:sz w:val="18"/>
                <w:szCs w:val="18"/>
              </w:rPr>
            </w:pPr>
            <w:r>
              <w:rPr>
                <w:sz w:val="18"/>
                <w:szCs w:val="18"/>
              </w:rPr>
              <w:t>1270</w:t>
            </w:r>
          </w:p>
        </w:tc>
        <w:tc>
          <w:tcPr>
            <w:tcW w:w="818" w:type="dxa"/>
            <w:tcBorders>
              <w:top w:val="single" w:sz="4" w:space="0" w:color="auto"/>
              <w:left w:val="single" w:sz="4" w:space="0" w:color="auto"/>
              <w:bottom w:val="single" w:sz="4" w:space="0" w:color="auto"/>
              <w:right w:val="single" w:sz="4" w:space="0" w:color="auto"/>
            </w:tcBorders>
            <w:noWrap/>
          </w:tcPr>
          <w:p ns2:paraId="27F8E8C5" ns2:textId="77777777" w:rsidR="00812D7B" w:rsidRPr="00063B5C" w:rsidRDefault="00812D7B" w:rsidP="00812D7B">
            <w:pPr>
              <w:pStyle w:val="TableCenter"/>
              <w:keepNext/>
              <w:rPr>
                <w:sz w:val="18"/>
                <w:szCs w:val="18"/>
              </w:rPr>
            </w:pPr>
            <w:r>
              <w:rPr>
                <w:sz w:val="18"/>
                <w:szCs w:val="18"/>
              </w:rPr>
              <w:t>1</w:t>
            </w:r>
          </w:p>
        </w:tc>
        <w:tc>
          <w:tcPr>
            <w:tcW w:w="818" w:type="dxa"/>
            <w:tcBorders>
              <w:top w:val="single" w:sz="4" w:space="0" w:color="auto"/>
              <w:left w:val="single" w:sz="4" w:space="0" w:color="auto"/>
              <w:bottom w:val="single" w:sz="4" w:space="0" w:color="auto"/>
              <w:right w:val="single" w:sz="4" w:space="0" w:color="auto"/>
            </w:tcBorders>
          </w:tcPr>
          <w:p ns2:paraId="222C9001" ns2:textId="2AB5FCD5" w:rsidR="00812D7B" w:rsidRDefault="00812D7B" w:rsidP="00812D7B">
            <w:pPr>
              <w:pStyle w:val="TableCenter"/>
              <w:keepNext/>
              <w:rPr>
                <w:sz w:val="18"/>
                <w:szCs w:val="18"/>
              </w:rPr>
            </w:pPr>
            <w:r w:rsidRPr="00735CBC">
              <w:rPr>
                <w:sz w:val="18"/>
                <w:szCs w:val="18"/>
              </w:rPr>
              <w:t>1320</w:t>
            </w:r>
          </w:p>
        </w:tc>
        <w:tc>
          <w:tcPr>
            <w:tcW w:w="818" w:type="dxa"/>
            <w:tcBorders>
              <w:top w:val="single" w:sz="4" w:space="0" w:color="auto"/>
              <w:left w:val="single" w:sz="4" w:space="0" w:color="auto"/>
              <w:bottom w:val="single" w:sz="4" w:space="0" w:color="auto"/>
              <w:right w:val="single" w:sz="4" w:space="0" w:color="auto"/>
            </w:tcBorders>
          </w:tcPr>
          <w:p ns2:paraId="3D5D3A4C" ns2:textId="037511D6" w:rsidR="00812D7B" w:rsidRDefault="00812D7B" w:rsidP="00812D7B">
            <w:pPr>
              <w:pStyle w:val="TableCenter"/>
              <w:keepNext/>
              <w:rPr>
                <w:sz w:val="18"/>
                <w:szCs w:val="18"/>
              </w:rPr>
            </w:pPr>
            <w:r>
              <w:rPr>
                <w:sz w:val="18"/>
                <w:szCs w:val="18"/>
              </w:rPr>
              <w:t>-</w:t>
            </w:r>
          </w:p>
        </w:tc>
      </w:tr>
      <w:tr w:rsidR="00812D7B" w:rsidRPr="00063B5C" ns2:paraId="7C054AC2" ns2:textId="2E749D5A" w:rsidTr="00305E2B">
        <w:trPr>
          <w:trHeight w:val="260"/>
          <w:jc w:val="center"/>
        </w:trPr>
        <w:tc>
          <w:tcPr>
            <w:tcW w:w="1093" w:type="dxa"/>
            <w:vMerge/>
            <w:tcBorders>
              <w:left w:val="single" w:sz="4" w:space="0" w:color="auto"/>
              <w:bottom w:val="single" w:sz="4" w:space="0" w:color="auto"/>
              <w:right w:val="single" w:sz="4" w:space="0" w:color="auto"/>
            </w:tcBorders>
          </w:tcPr>
          <w:p ns2:paraId="4DD2F7D1" ns2:textId="77777777" w:rsidR="00812D7B" w:rsidRPr="00063B5C" w:rsidRDefault="00812D7B" w:rsidP="00812D7B">
            <w:pPr>
              <w:pStyle w:val="TableCenter"/>
              <w:keepNext/>
              <w:rPr>
                <w:sz w:val="18"/>
                <w:szCs w:val="18"/>
              </w:rPr>
            </w:pPr>
          </w:p>
        </w:tc>
        <w:tc>
          <w:tcPr>
            <w:tcW w:w="1093" w:type="dxa"/>
            <w:vMerge/>
            <w:tcBorders>
              <w:left w:val="single" w:sz="4" w:space="0" w:color="auto"/>
              <w:bottom w:val="single" w:sz="4" w:space="0" w:color="auto"/>
              <w:right w:val="single" w:sz="4" w:space="0" w:color="auto"/>
            </w:tcBorders>
            <w:noWrap/>
            <w:hideMark/>
          </w:tcPr>
          <w:p ns2:paraId="7F544957" ns2:textId="6DE38E32" w:rsidR="00812D7B" w:rsidRPr="00063B5C" w:rsidRDefault="00812D7B" w:rsidP="00812D7B">
            <w:pPr>
              <w:pStyle w:val="TableCenter"/>
              <w:keepNext/>
              <w:rPr>
                <w:sz w:val="18"/>
                <w:szCs w:val="18"/>
              </w:rPr>
            </w:pPr>
          </w:p>
        </w:tc>
        <w:tc>
          <w:tcPr>
            <w:tcW w:w="946" w:type="dxa"/>
            <w:tcBorders>
              <w:top w:val="single" w:sz="4" w:space="0" w:color="auto"/>
              <w:left w:val="single" w:sz="4" w:space="0" w:color="auto"/>
              <w:bottom w:val="single" w:sz="4" w:space="0" w:color="auto"/>
              <w:right w:val="single" w:sz="4" w:space="0" w:color="auto"/>
            </w:tcBorders>
            <w:noWrap/>
            <w:hideMark/>
          </w:tcPr>
          <w:p ns2:paraId="5F8E8EE2" ns2:textId="77777777" w:rsidR="00812D7B" w:rsidRPr="00063B5C" w:rsidRDefault="00812D7B" w:rsidP="00812D7B">
            <w:pPr>
              <w:pStyle w:val="TableCenter"/>
              <w:keepNext/>
              <w:rPr>
                <w:sz w:val="18"/>
                <w:szCs w:val="18"/>
              </w:rPr>
            </w:pPr>
            <w:r w:rsidRPr="00063B5C">
              <w:rPr>
                <w:sz w:val="18"/>
                <w:szCs w:val="18"/>
              </w:rPr>
              <w:t>T</w:t>
            </w:r>
            <w:r w:rsidRPr="00A42EF6">
              <w:rPr>
                <w:sz w:val="18"/>
                <w:szCs w:val="18"/>
                <w:vertAlign w:val="subscript"/>
              </w:rPr>
              <w:t>1/2</w:t>
            </w:r>
          </w:p>
        </w:tc>
        <w:tc>
          <w:tcPr>
            <w:tcW w:w="946" w:type="dxa"/>
            <w:tcBorders>
              <w:top w:val="single" w:sz="4" w:space="0" w:color="auto"/>
              <w:left w:val="single" w:sz="4" w:space="0" w:color="auto"/>
              <w:bottom w:val="single" w:sz="4" w:space="0" w:color="auto"/>
              <w:right w:val="single" w:sz="4" w:space="0" w:color="auto"/>
            </w:tcBorders>
            <w:noWrap/>
            <w:hideMark/>
          </w:tcPr>
          <w:p ns2:paraId="7B0C4CBD" ns2:textId="77777777" w:rsidR="00812D7B" w:rsidRPr="00063B5C" w:rsidRDefault="00812D7B" w:rsidP="00812D7B">
            <w:pPr>
              <w:pStyle w:val="TableCenter"/>
              <w:keepNext/>
              <w:rPr>
                <w:sz w:val="18"/>
                <w:szCs w:val="18"/>
              </w:rPr>
            </w:pPr>
            <w:r>
              <w:rPr>
                <w:sz w:val="18"/>
                <w:szCs w:val="18"/>
              </w:rPr>
              <w:t>h</w:t>
            </w:r>
          </w:p>
        </w:tc>
        <w:tc>
          <w:tcPr>
            <w:tcW w:w="818" w:type="dxa"/>
            <w:tcBorders>
              <w:top w:val="single" w:sz="4" w:space="0" w:color="auto"/>
              <w:left w:val="single" w:sz="4" w:space="0" w:color="auto"/>
              <w:bottom w:val="single" w:sz="4" w:space="0" w:color="auto"/>
              <w:right w:val="single" w:sz="4" w:space="0" w:color="auto"/>
            </w:tcBorders>
            <w:noWrap/>
          </w:tcPr>
          <w:p ns2:paraId="21E8EA4B" ns2:textId="77777777" w:rsidR="00812D7B" w:rsidRPr="00063B5C" w:rsidRDefault="00812D7B" w:rsidP="00812D7B">
            <w:pPr>
              <w:pStyle w:val="TableCenter"/>
              <w:keepNext/>
              <w:rPr>
                <w:sz w:val="18"/>
                <w:szCs w:val="18"/>
              </w:rPr>
            </w:pPr>
            <w:r>
              <w:rPr>
                <w:sz w:val="18"/>
                <w:szCs w:val="18"/>
              </w:rPr>
              <w:t>26.6</w:t>
            </w:r>
          </w:p>
        </w:tc>
        <w:tc>
          <w:tcPr>
            <w:tcW w:w="818" w:type="dxa"/>
            <w:tcBorders>
              <w:top w:val="single" w:sz="4" w:space="0" w:color="auto"/>
              <w:left w:val="single" w:sz="4" w:space="0" w:color="auto"/>
              <w:bottom w:val="single" w:sz="4" w:space="0" w:color="auto"/>
              <w:right w:val="single" w:sz="4" w:space="0" w:color="auto"/>
            </w:tcBorders>
            <w:noWrap/>
          </w:tcPr>
          <w:p ns2:paraId="7F710DFE" ns2:textId="77777777" w:rsidR="00812D7B" w:rsidRPr="00063B5C" w:rsidRDefault="00812D7B" w:rsidP="00812D7B">
            <w:pPr>
              <w:pStyle w:val="TableCenter"/>
              <w:keepNext/>
              <w:rPr>
                <w:sz w:val="18"/>
                <w:szCs w:val="18"/>
              </w:rPr>
            </w:pPr>
            <w:r>
              <w:rPr>
                <w:sz w:val="18"/>
                <w:szCs w:val="18"/>
              </w:rPr>
              <w:t>-</w:t>
            </w:r>
          </w:p>
        </w:tc>
        <w:tc>
          <w:tcPr>
            <w:tcW w:w="818" w:type="dxa"/>
            <w:tcBorders>
              <w:top w:val="single" w:sz="4" w:space="0" w:color="auto"/>
              <w:left w:val="single" w:sz="4" w:space="0" w:color="auto"/>
              <w:bottom w:val="single" w:sz="4" w:space="0" w:color="auto"/>
              <w:right w:val="single" w:sz="4" w:space="0" w:color="auto"/>
            </w:tcBorders>
            <w:noWrap/>
          </w:tcPr>
          <w:p ns2:paraId="2F32C5CE" ns2:textId="77777777" w:rsidR="00812D7B" w:rsidRPr="00063B5C" w:rsidRDefault="00812D7B" w:rsidP="00812D7B">
            <w:pPr>
              <w:pStyle w:val="TableCenter"/>
              <w:keepNext/>
              <w:rPr>
                <w:sz w:val="18"/>
                <w:szCs w:val="18"/>
              </w:rPr>
            </w:pPr>
            <w:r>
              <w:rPr>
                <w:sz w:val="18"/>
                <w:szCs w:val="18"/>
              </w:rPr>
              <w:t>33.7</w:t>
            </w:r>
          </w:p>
        </w:tc>
        <w:tc>
          <w:tcPr>
            <w:tcW w:w="818" w:type="dxa"/>
            <w:tcBorders>
              <w:top w:val="single" w:sz="4" w:space="0" w:color="auto"/>
              <w:left w:val="single" w:sz="4" w:space="0" w:color="auto"/>
              <w:bottom w:val="single" w:sz="4" w:space="0" w:color="auto"/>
              <w:right w:val="single" w:sz="4" w:space="0" w:color="auto"/>
            </w:tcBorders>
            <w:noWrap/>
          </w:tcPr>
          <w:p ns2:paraId="49DB457B" ns2:textId="77777777" w:rsidR="00812D7B" w:rsidRPr="00063B5C" w:rsidRDefault="00812D7B" w:rsidP="00812D7B">
            <w:pPr>
              <w:pStyle w:val="TableCenter"/>
              <w:keepNext/>
              <w:rPr>
                <w:sz w:val="18"/>
                <w:szCs w:val="18"/>
              </w:rPr>
            </w:pPr>
            <w:r>
              <w:rPr>
                <w:sz w:val="18"/>
                <w:szCs w:val="18"/>
              </w:rPr>
              <w:t>-</w:t>
            </w:r>
          </w:p>
        </w:tc>
        <w:tc>
          <w:tcPr>
            <w:tcW w:w="818" w:type="dxa"/>
            <w:tcBorders>
              <w:top w:val="single" w:sz="4" w:space="0" w:color="auto"/>
              <w:left w:val="single" w:sz="4" w:space="0" w:color="auto"/>
              <w:bottom w:val="single" w:sz="4" w:space="0" w:color="auto"/>
              <w:right w:val="single" w:sz="4" w:space="0" w:color="auto"/>
            </w:tcBorders>
          </w:tcPr>
          <w:p ns2:paraId="3505419D" ns2:textId="7256284A" w:rsidR="00812D7B" w:rsidRDefault="00812D7B" w:rsidP="00812D7B">
            <w:pPr>
              <w:pStyle w:val="TableCenter"/>
              <w:keepNext/>
              <w:rPr>
                <w:sz w:val="18"/>
                <w:szCs w:val="18"/>
              </w:rPr>
            </w:pPr>
            <w:r w:rsidRPr="00735CBC">
              <w:rPr>
                <w:sz w:val="18"/>
                <w:szCs w:val="18"/>
              </w:rPr>
              <w:t>30.15</w:t>
            </w:r>
          </w:p>
        </w:tc>
        <w:tc>
          <w:tcPr>
            <w:tcW w:w="818" w:type="dxa"/>
            <w:tcBorders>
              <w:top w:val="single" w:sz="4" w:space="0" w:color="auto"/>
              <w:left w:val="single" w:sz="4" w:space="0" w:color="auto"/>
              <w:bottom w:val="single" w:sz="4" w:space="0" w:color="auto"/>
              <w:right w:val="single" w:sz="4" w:space="0" w:color="auto"/>
            </w:tcBorders>
          </w:tcPr>
          <w:p ns2:paraId="4AC542D6" ns2:textId="3E9EA9CB" w:rsidR="00812D7B" w:rsidRDefault="00812D7B" w:rsidP="00812D7B">
            <w:pPr>
              <w:pStyle w:val="TableCenter"/>
              <w:keepNext/>
              <w:rPr>
                <w:sz w:val="18"/>
                <w:szCs w:val="18"/>
              </w:rPr>
            </w:pPr>
            <w:r>
              <w:rPr>
                <w:sz w:val="18"/>
                <w:szCs w:val="18"/>
              </w:rPr>
              <w:t>-</w:t>
            </w:r>
          </w:p>
        </w:tc>
      </w:tr>
      <w:tr w:rsidR="00BA7B21" w:rsidRPr="00063B5C" ns2:paraId="1A125446" ns2:textId="396A239E" w:rsidTr="00305E2B">
        <w:trPr>
          <w:trHeight w:val="260"/>
          <w:jc w:val="center"/>
        </w:trPr>
        <w:tc>
          <w:tcPr>
            <w:tcW w:w="8986" w:type="dxa"/>
            <w:gridSpan w:val="10"/>
            <w:tcBorders>
              <w:top w:val="single" w:sz="4" w:space="0" w:color="auto"/>
              <w:left w:val="single" w:sz="4" w:space="0" w:color="auto"/>
              <w:bottom w:val="single" w:sz="4" w:space="0" w:color="auto"/>
              <w:right w:val="single" w:sz="4" w:space="0" w:color="auto"/>
            </w:tcBorders>
          </w:tcPr>
          <w:p ns2:paraId="37E53639" ns2:textId="46CB6362" w:rsidR="00BA7B21" w:rsidRPr="00063B5C" w:rsidRDefault="006F79B1" w:rsidP="007221FF">
            <w:pPr>
              <w:pStyle w:val="TableFootnoteSymbol"/>
              <w:keepNext/>
              <w:tabs>
                <w:tab w:val="clear" w:pos="0"/>
              </w:tabs>
              <w:ind w:left="57"/>
              <w:rPr>
                <w:szCs w:val="18"/>
              </w:rPr>
            </w:pPr>
            <w:r>
              <w:rPr>
                <w:szCs w:val="18"/>
              </w:rPr>
              <w:t xml:space="preserve">-=not calculated; </w:t>
            </w:r>
            <w:r w:rsidR="000841A6">
              <w:rPr>
                <w:szCs w:val="18"/>
              </w:rPr>
              <w:t>ADC=</w:t>
            </w:r>
            <w:r w:rsidR="000841A6">
              <w:t>antibody drug conjugate</w:t>
            </w:r>
            <w:r w:rsidR="000841A6">
              <w:rPr>
                <w:szCs w:val="18"/>
              </w:rPr>
              <w:t xml:space="preserve">; </w:t>
            </w:r>
            <w:r w:rsidR="00BA7B21" w:rsidRPr="00063B5C">
              <w:rPr>
                <w:szCs w:val="18"/>
              </w:rPr>
              <w:t>AUC</w:t>
            </w:r>
            <w:r w:rsidR="00BA7B21">
              <w:rPr>
                <w:szCs w:val="18"/>
                <w:vertAlign w:val="subscript"/>
              </w:rPr>
              <w:t>last</w:t>
            </w:r>
            <w:r w:rsidR="00BA7B21">
              <w:t>=</w:t>
            </w:r>
            <w:r w:rsidR="00BA7B21">
              <w:rPr>
                <w:szCs w:val="18"/>
                <w:lang w:val="en-GB"/>
              </w:rPr>
              <w:t xml:space="preserve"> area under the concentration-time curve from time 0 to time with last quantifiable concentration in 336 hours postdose</w:t>
            </w:r>
            <w:r w:rsidR="00BA7B21">
              <w:t xml:space="preserve">; </w:t>
            </w:r>
            <w:r w:rsidR="00BA7B21" w:rsidRPr="00063B5C">
              <w:rPr>
                <w:szCs w:val="18"/>
              </w:rPr>
              <w:t>C</w:t>
            </w:r>
            <w:r w:rsidR="00BA7B21" w:rsidRPr="00063B5C">
              <w:rPr>
                <w:szCs w:val="18"/>
                <w:vertAlign w:val="subscript"/>
              </w:rPr>
              <w:t>max</w:t>
            </w:r>
            <w:r w:rsidR="00BA7B21" w:rsidRPr="00C879C4">
              <w:rPr>
                <w:szCs w:val="18"/>
              </w:rPr>
              <w:t>=</w:t>
            </w:r>
            <w:r w:rsidR="00BA7B21">
              <w:rPr>
                <w:szCs w:val="18"/>
                <w:lang w:val="en-GB"/>
              </w:rPr>
              <w:t>observed maximum concentration</w:t>
            </w:r>
            <w:r w:rsidR="00BA7B21">
              <w:t xml:space="preserve">; </w:t>
            </w:r>
            <w:r w:rsidR="00BA7B21">
              <w:rPr>
                <w:szCs w:val="18"/>
              </w:rPr>
              <w:t xml:space="preserve">h=hour(s); </w:t>
            </w:r>
            <w:r w:rsidR="000841A6">
              <w:rPr>
                <w:szCs w:val="18"/>
              </w:rPr>
              <w:t xml:space="preserve">IV=intravenous(ly); </w:t>
            </w:r>
            <w:r w:rsidR="00BA7B21">
              <w:t xml:space="preserve">q2w=once every two weeks; SD=Standard Deviation; </w:t>
            </w:r>
            <w:r w:rsidR="00BA7B21" w:rsidRPr="00063B5C">
              <w:rPr>
                <w:szCs w:val="18"/>
              </w:rPr>
              <w:t>T</w:t>
            </w:r>
            <w:r w:rsidR="00BA7B21">
              <w:rPr>
                <w:szCs w:val="18"/>
                <w:vertAlign w:val="subscript"/>
              </w:rPr>
              <w:t>1/2</w:t>
            </w:r>
            <w:r w:rsidR="00BA7B21" w:rsidRPr="00D07148">
              <w:rPr>
                <w:szCs w:val="18"/>
              </w:rPr>
              <w:t>=</w:t>
            </w:r>
            <w:r w:rsidR="00BA7B21">
              <w:rPr>
                <w:szCs w:val="18"/>
                <w:lang w:val="en-GB"/>
              </w:rPr>
              <w:t>elimination half-life</w:t>
            </w:r>
            <w:r w:rsidR="000841A6">
              <w:rPr>
                <w:szCs w:val="18"/>
                <w:lang w:val="en-GB"/>
              </w:rPr>
              <w:t>; TK=Toxicokinetics</w:t>
            </w:r>
            <w:r w:rsidR="00BA7B21">
              <w:rPr>
                <w:szCs w:val="18"/>
                <w:lang w:val="en-GB"/>
              </w:rPr>
              <w:t>.</w:t>
            </w:r>
          </w:p>
        </w:tc>
      </w:tr>
    </w:tbl>
    <w:p ns2:paraId="4BBEC7A7" ns2:textId="77777777" w:rsidR="00E02950" w:rsidRDefault="00E02950" w:rsidP="00E02950">
      <w:pPr>
        <w:pStyle w:val="ListEnd"/>
      </w:pPr>
      <w:ins w:id="7330" w:author="GoldenCorpusHarness" w:date="2026-03-28T21:57:55Z">
        <w:r>
          <w:t>Source: Adapted from nonclinical study report pk008mk2870</w:t>
        </w:r>
      </w:ins>
    </w:p>
    <w:p ns2:paraId="7B5E26E3" ns2:textId="77777777" w:rsidR="00BF5212" w:rsidRDefault="00BF5212" w:rsidP="00BF5212">
      <w:pPr>
        <w:pStyle w:val="Paragraph"/>
        <w:sectPr w:rsidR="00BF5212" w:rsidSect="007243AD">
          <w:headerReference w:type="default" ns3:id="rId20"/>
          <w:footerReference w:type="default" ns3:id="rId21"/>
          <w:pgSz w:w="12240" w:h="15840"/>
          <w:pgMar w:top="1440" w:right="1440" w:bottom="1440" w:left="1800" w:header="720" w:footer="720" w:gutter="0"/>
          <w:cols w:space="720"/>
          <w:docGrid w:linePitch="326"/>
        </w:sectPr>
      </w:pPr>
    </w:p>
    <w:p ns2:paraId="668C00F8" ns2:textId="236F4740" w:rsidR="00D013C7" w:rsidRDefault="00D013C7" w:rsidP="00C24CBA">
      <w:pPr>
        <w:pStyle w:val="Paragraph"/>
      </w:pPr>
      <w:del w:id="7331" w:author="GoldenCorpusHarness" w:date="2026-03-28T21:57:55Z">
        <w:r>
          <w:delText>KL610023</w:delText>
        </w:r>
      </w:del>
      <w:ins w:id="7332" w:author="GoldenCorpusHarness" w:date="2026-03-28T21:57:55Z">
        <w:r>
          <w:t>Drug-Drug</w:t>
        </w:r>
      </w:ins>
      <w:r>
        <w:t xml:space="preserve"> </w:t>
      </w:r>
      <w:del w:id="7333" w:author="GoldenCorpusHarness" w:date="2026-03-28T21:57:55Z">
        <w:r>
          <w:delText>TK parame</w:delText>
        </w:r>
      </w:del>
      <w:ins w:id="7334" w:author="GoldenCorpusHarness" w:date="2026-03-28T21:57:55Z">
        <w:r>
          <w:t>In</w:t>
        </w:r>
      </w:ins>
      <w:r>
        <w:t>ter</w:t>
      </w:r>
      <w:del w:id="7335" w:author="GoldenCorpusHarness" w:date="2026-03-28T21:57:55Z">
        <w:r>
          <w:delText xml:space="preserve">s following </w:delText>
        </w:r>
      </w:del>
      <w:r>
        <w:t>a</w:t>
      </w:r>
      <w:del w:id="7336" w:author="GoldenCorpusHarness" w:date="2026-03-28T21:57:55Z">
        <w:r>
          <w:delText>dministra</w:delText>
        </w:r>
      </w:del>
      <w:ins w:id="7337" w:author="GoldenCorpusHarness" w:date="2026-03-28T21:57:55Z">
        <w:r>
          <w:t>c</w:t>
        </w:r>
      </w:ins>
      <w:r>
        <w:t xml:space="preserve">tion </w:t>
      </w:r>
      <w:ins w:id="7338" w:author="GoldenCorpusHarness" w:date="2026-03-28T21:57:55Z">
        <w:r>
          <w:t>P</w:t>
        </w:r>
      </w:ins>
      <w:r>
        <w:t>o</w:t>
      </w:r>
      <w:del w:id="7339" w:author="GoldenCorpusHarness" w:date="2026-03-28T21:57:55Z">
        <w:r>
          <w:delText>f sac-TMT are pres</w:delText>
        </w:r>
      </w:del>
      <w:ins w:id="7340" w:author="GoldenCorpusHarness" w:date="2026-03-28T21:57:55Z">
        <w:r>
          <w:t>t</w:t>
        </w:r>
      </w:ins>
      <w:r>
        <w:t>ent</w:t>
      </w:r>
      <w:del w:id="7341" w:author="GoldenCorpusHarness" w:date="2026-03-28T21:57:55Z">
        <w:r>
          <w:delText xml:space="preserve">ed </w:delText>
        </w:r>
      </w:del>
      <w:r>
        <w:t>i</w:t>
      </w:r>
      <w:del w:id="7342" w:author="GoldenCorpusHarness" w:date="2026-03-28T21:57:55Z">
        <w:r>
          <w:delText>n [T</w:delText>
        </w:r>
      </w:del>
      <w:r>
        <w:t>a</w:t>
      </w:r>
      <w:del w:id="7343" w:author="GoldenCorpusHarness" w:date="2026-03-28T21:57:55Z">
        <w:r>
          <w:delText>b</w:delText>
        </w:r>
      </w:del>
      <w:r>
        <w:t>l</w:t>
      </w:r>
      <w:del w:id="7344" w:author="GoldenCorpusHarness" w:date="2026-03-28T21:57:55Z">
        <w:r>
          <w:delText>e 7].</w:delText>
        </w:r>
      </w:del>
    </w:p>
    <w:p ns2:paraId="3DB584AF" ns2:textId="4BB33B9D" w:rsidR="00D013C7" w:rsidRDefault="00D013C7" w:rsidP="00D013C7">
      <w:pPr>
        <w:pStyle w:val="TableTitle"/>
      </w:pPr>
      <w:ins w:id="7345" w:author="GoldenCorpusHarness" w:date="2026-03-28T21:57:55Z">
        <w:r>
          <w:t xml:space="preserve">Enzymes and </w:t>
        </w:r>
      </w:ins>
      <w:r>
        <w:t>T</w:t>
      </w:r>
      <w:ins w:id="7346" w:author="GoldenCorpusHarness" w:date="2026-03-28T21:57:55Z">
        <w:r>
          <w:t>r</w:t>
        </w:r>
      </w:ins>
      <w:r>
        <w:t>a</w:t>
      </w:r>
      <w:del w:id="7347" w:author="GoldenCorpusHarness" w:date="2026-03-28T21:57:55Z">
        <w:r>
          <w:delText>b</w:delText>
        </w:r>
      </w:del>
      <w:ins w:id="7348" w:author="GoldenCorpusHarness" w:date="2026-03-28T21:57:55Z">
        <w:r>
          <w:t>nsporters Re</w:t>
        </w:r>
      </w:ins>
      <w:r>
        <w:t>le</w:t>
      </w:r>
      <w:del w:id="7349" w:author="GoldenCorpusHarness" w:date="2026-03-28T21:57:55Z">
        <w:r>
          <w:delText xml:space="preserve"> 7Me</w:delText>
        </w:r>
      </w:del>
      <w:ins w:id="7350" w:author="GoldenCorpusHarness" w:date="2026-03-28T21:57:55Z">
        <w:r>
          <w:t>v</w:t>
        </w:r>
      </w:ins>
      <w:r>
        <w:t>an</w:t>
      </w:r>
      <w:ins w:id="7351" w:author="GoldenCorpusHarness" w:date="2026-03-28T21:57:55Z">
        <w:r>
          <w:t>t to</w:t>
        </w:r>
      </w:ins>
      <w:r>
        <w:t xml:space="preserve"> KL610023 </w:t>
      </w:r>
      <w:del w:id="7352" w:author="GoldenCorpusHarness" w:date="2026-03-28T21:57:55Z">
        <w:r>
          <w:delText>TK Parameter</w:delText>
        </w:r>
      </w:del>
      <w:ins w:id="7353" w:author="GoldenCorpusHarness" w:date="2026-03-28T21:57:55Z">
        <w:r>
          <w:t>Di</w:t>
        </w:r>
      </w:ins>
      <w:r>
        <w:t>s</w:t>
      </w:r>
      <w:del w:id="7354" w:author="GoldenCorpusHarness" w:date="2026-03-28T21:57:55Z">
        <w:r>
          <w:delText xml:space="preserve"> in Monkeys Following IV D</w:delText>
        </w:r>
      </w:del>
      <w:ins w:id="7355" w:author="GoldenCorpusHarness" w:date="2026-03-28T21:57:55Z">
        <w:r>
          <w:t>p</w:t>
        </w:r>
      </w:ins>
      <w:r>
        <w:t>osi</w:t>
      </w:r>
      <w:ins w:id="7356" w:author="GoldenCorpusHarness" w:date="2026-03-28T21:57:55Z">
        <w:r>
          <w:t>tio</w:t>
        </w:r>
      </w:ins>
      <w:r>
        <w:t>n</w:t>
      </w:r>
      <w:del w:id="7357" w:author="GoldenCorpusHarness" w:date="2026-03-28T21:57:55Z">
        <w:r>
          <w:delText>g of SacTMT (TT #18 7853 / A2018086-T014-01)</w:delText>
        </w:r>
      </w:del>
    </w:p>
    <w:tbl>
      <w:tblPr>
        <w:tblW w:w="8986" w:type="dxa"/>
        <w:jc w:val="center"/>
        <w:tblBorders>
          <w:top w:val="single" w:sz="18" w:space="0" w:color="000000"/>
          <w:left w:val="single" w:sz="18" w:space="0" w:color="000000"/>
          <w:bottom w:val="single" w:sz="18" w:space="0" w:color="000000"/>
          <w:right w:val="single" w:sz="18" w:space="0" w:color="000000"/>
        </w:tblBorders>
        <w:tblLayout w:type="fixed"/>
        <w:tblCellMar>
          <w:left w:w="26" w:type="dxa"/>
        </w:tblCellMar>
        <w:tblLook w:val="04A0" w:firstRow="1" w:lastRow="0" w:firstColumn="1" w:lastColumn="0" w:noHBand="0" w:noVBand="1"/>
      </w:tblPr>
      <w:tblGrid>
        <w:gridCol w:w="1100"/>
        <w:gridCol w:w="1102"/>
        <w:gridCol w:w="952"/>
        <w:gridCol w:w="954"/>
        <w:gridCol w:w="833"/>
        <w:gridCol w:w="773"/>
        <w:gridCol w:w="773"/>
        <w:gridCol w:w="833"/>
        <w:gridCol w:w="833"/>
        <w:gridCol w:w="833"/>
      </w:tblGrid>
      <w:tr w:rsidR="006F79B1" w:rsidRPr="00063B5C" ns2:paraId="0DB7B64A" ns2:textId="02D1B259" w:rsidTr="00315F86">
        <w:trPr>
          <w:trHeight w:val="260"/>
          <w:jc w:val="center"/>
        </w:trPr>
        <w:tc>
          <w:tcPr>
            <w:tcW w:w="1100" w:type="dxa"/>
            <w:vMerge w:val="restart"/>
            <w:tcBorders>
              <w:top w:val="single" w:sz="4" w:space="0" w:color="auto"/>
              <w:left w:val="single" w:sz="4" w:space="0" w:color="auto"/>
              <w:right w:val="single" w:sz="4" w:space="0" w:color="auto"/>
            </w:tcBorders>
            <w:vAlign w:val="bottom"/>
          </w:tcPr>
          <w:p ns2:paraId="34DDF138" ns2:textId="7F1FA0F2" w:rsidR="006F79B1" w:rsidRPr="00AF2A4A" w:rsidRDefault="006F79B1" w:rsidP="004A0B6A">
            <w:pPr>
              <w:pStyle w:val="TableCenter"/>
              <w:keepNext/>
              <w:rPr>
                <w:b/>
                <w:bCs/>
                <w:sz w:val="18"/>
                <w:szCs w:val="18"/>
                <w:lang w:val="es-ES"/>
              </w:rPr>
            </w:pPr>
            <w:r>
              <w:rPr>
                <w:b/>
                <w:bCs/>
                <w:sz w:val="18"/>
                <w:szCs w:val="18"/>
                <w:lang w:val="es-ES"/>
              </w:rPr>
              <w:t>Study Day</w:t>
            </w:r>
          </w:p>
        </w:tc>
        <w:tc>
          <w:tcPr>
            <w:tcW w:w="1102" w:type="dxa"/>
            <w:vMerge w:val="restart"/>
            <w:tcBorders>
              <w:top w:val="single" w:sz="4" w:space="0" w:color="auto"/>
              <w:left w:val="single" w:sz="4" w:space="0" w:color="auto"/>
              <w:right w:val="single" w:sz="4" w:space="0" w:color="auto"/>
            </w:tcBorders>
            <w:vAlign w:val="bottom"/>
            <w:hideMark/>
          </w:tcPr>
          <w:p ns2:paraId="21A8400C" ns2:textId="7882B49B" w:rsidR="006F79B1" w:rsidRPr="00AF2A4A" w:rsidRDefault="006F79B1" w:rsidP="004A0B6A">
            <w:pPr>
              <w:pStyle w:val="TableCenter"/>
              <w:keepNext/>
              <w:rPr>
                <w:b/>
                <w:bCs/>
                <w:sz w:val="18"/>
                <w:szCs w:val="18"/>
                <w:lang w:val="es-ES"/>
              </w:rPr>
            </w:pPr>
            <w:r w:rsidRPr="00AF2A4A">
              <w:rPr>
                <w:b/>
                <w:bCs/>
                <w:sz w:val="18"/>
                <w:szCs w:val="18"/>
                <w:lang w:val="es-ES"/>
              </w:rPr>
              <w:t>Dose</w:t>
            </w:r>
            <w:r w:rsidRPr="00AF2A4A">
              <w:rPr>
                <w:b/>
                <w:bCs/>
                <w:sz w:val="18"/>
                <w:szCs w:val="18"/>
                <w:lang w:val="es-ES"/>
              </w:rPr>
              <w:br/>
              <w:t>(mg/kg/</w:t>
            </w:r>
            <w:r w:rsidR="00E6236D">
              <w:rPr>
                <w:b/>
                <w:bCs/>
                <w:sz w:val="18"/>
                <w:szCs w:val="18"/>
                <w:lang w:val="es-ES"/>
              </w:rPr>
              <w:pgNum/>
            </w:r>
            <w:r w:rsidR="00E6236D">
              <w:rPr>
                <w:b/>
                <w:bCs/>
                <w:sz w:val="18"/>
                <w:szCs w:val="18"/>
                <w:lang w:val="es-ES"/>
              </w:rPr>
              <w:t>oce</w:t>
            </w:r>
            <w:r w:rsidRPr="00AF2A4A">
              <w:rPr>
                <w:b/>
                <w:bCs/>
                <w:sz w:val="18"/>
                <w:szCs w:val="18"/>
                <w:lang w:val="es-ES"/>
              </w:rPr>
              <w:t xml:space="preserve"> q2w)</w:t>
            </w:r>
          </w:p>
        </w:tc>
        <w:tc>
          <w:tcPr>
            <w:tcW w:w="952" w:type="dxa"/>
            <w:vMerge w:val="restart"/>
            <w:tcBorders>
              <w:top w:val="single" w:sz="4" w:space="0" w:color="auto"/>
              <w:left w:val="single" w:sz="4" w:space="0" w:color="auto"/>
              <w:bottom w:val="single" w:sz="4" w:space="0" w:color="auto"/>
              <w:right w:val="single" w:sz="4" w:space="0" w:color="auto"/>
            </w:tcBorders>
            <w:vAlign w:val="bottom"/>
          </w:tcPr>
          <w:p ns2:paraId="4EADDBB5" ns2:textId="77777777" w:rsidR="006F79B1" w:rsidRPr="005B09FF" w:rsidRDefault="006F79B1" w:rsidP="004A0B6A">
            <w:pPr>
              <w:pStyle w:val="TableCenter"/>
              <w:keepNext/>
              <w:rPr>
                <w:b/>
                <w:bCs/>
                <w:sz w:val="18"/>
                <w:szCs w:val="18"/>
              </w:rPr>
            </w:pPr>
            <w:r w:rsidRPr="005B09FF">
              <w:rPr>
                <w:b/>
                <w:bCs/>
                <w:sz w:val="18"/>
                <w:szCs w:val="18"/>
              </w:rPr>
              <w:t>Parameter</w:t>
            </w:r>
          </w:p>
        </w:tc>
        <w:tc>
          <w:tcPr>
            <w:tcW w:w="954" w:type="dxa"/>
            <w:vMerge w:val="restart"/>
            <w:tcBorders>
              <w:top w:val="single" w:sz="4" w:space="0" w:color="auto"/>
              <w:left w:val="single" w:sz="4" w:space="0" w:color="auto"/>
              <w:bottom w:val="single" w:sz="4" w:space="0" w:color="auto"/>
              <w:right w:val="single" w:sz="4" w:space="0" w:color="auto"/>
            </w:tcBorders>
            <w:vAlign w:val="bottom"/>
          </w:tcPr>
          <w:p ns2:paraId="7ED2964D" ns2:textId="77777777" w:rsidR="006F79B1" w:rsidRPr="005B09FF" w:rsidRDefault="006F79B1" w:rsidP="004A0B6A">
            <w:pPr>
              <w:pStyle w:val="TableCenter"/>
              <w:keepNext/>
              <w:rPr>
                <w:b/>
                <w:bCs/>
                <w:sz w:val="18"/>
                <w:szCs w:val="18"/>
              </w:rPr>
            </w:pPr>
            <w:r w:rsidRPr="005B09FF">
              <w:rPr>
                <w:b/>
                <w:bCs/>
                <w:sz w:val="18"/>
                <w:szCs w:val="18"/>
              </w:rPr>
              <w:t>Units</w:t>
            </w:r>
          </w:p>
        </w:tc>
        <w:tc>
          <w:tcPr>
            <w:tcW w:w="4878" w:type="dxa"/>
            <w:gridSpan w:val="6"/>
            <w:tcBorders>
              <w:top w:val="single" w:sz="4" w:space="0" w:color="auto"/>
              <w:left w:val="single" w:sz="4" w:space="0" w:color="auto"/>
              <w:bottom w:val="single" w:sz="4" w:space="0" w:color="auto"/>
              <w:right w:val="single" w:sz="4" w:space="0" w:color="auto"/>
            </w:tcBorders>
            <w:noWrap/>
            <w:vAlign w:val="bottom"/>
            <w:hideMark/>
          </w:tcPr>
          <w:p ns2:paraId="41B3A173" ns2:textId="4538EC7B" w:rsidR="006F79B1" w:rsidRPr="005B09FF" w:rsidRDefault="006F79B1" w:rsidP="004A0B6A">
            <w:pPr>
              <w:pStyle w:val="TableCenter"/>
              <w:keepNext/>
              <w:rPr>
                <w:b/>
                <w:bCs/>
                <w:sz w:val="18"/>
                <w:szCs w:val="18"/>
              </w:rPr>
            </w:pPr>
            <w:r w:rsidRPr="005B09FF">
              <w:rPr>
                <w:b/>
                <w:bCs/>
                <w:sz w:val="18"/>
                <w:szCs w:val="18"/>
              </w:rPr>
              <w:t>Sex</w:t>
            </w:r>
          </w:p>
        </w:tc>
      </w:tr>
      <w:tr w:rsidR="006F79B1" w:rsidRPr="00063B5C" ns2:paraId="666E3414" ns2:textId="46302D43" w:rsidTr="00315F86">
        <w:trPr>
          <w:trHeight w:val="260"/>
          <w:jc w:val="center"/>
        </w:trPr>
        <w:tc>
          <w:tcPr>
            <w:tcW w:w="1100" w:type="dxa"/>
            <w:vMerge/>
            <w:tcBorders>
              <w:left w:val="single" w:sz="4" w:space="0" w:color="auto"/>
              <w:right w:val="single" w:sz="4" w:space="0" w:color="auto"/>
            </w:tcBorders>
          </w:tcPr>
          <w:p ns2:paraId="61C2E1C9" ns2:textId="77777777" w:rsidR="006F79B1" w:rsidRPr="005B09FF" w:rsidRDefault="006F79B1">
            <w:pPr>
              <w:pStyle w:val="TableCenter"/>
              <w:keepNext/>
              <w:rPr>
                <w:b/>
                <w:bCs/>
                <w:sz w:val="18"/>
                <w:szCs w:val="18"/>
              </w:rPr>
            </w:pPr>
          </w:p>
        </w:tc>
        <w:tc>
          <w:tcPr>
            <w:tcW w:w="1102" w:type="dxa"/>
            <w:vMerge/>
            <w:tcBorders>
              <w:left w:val="single" w:sz="4" w:space="0" w:color="auto"/>
              <w:right w:val="single" w:sz="4" w:space="0" w:color="auto"/>
            </w:tcBorders>
            <w:vAlign w:val="bottom"/>
            <w:hideMark/>
          </w:tcPr>
          <w:p ns2:paraId="5BD8DB9F" ns2:textId="7AE5ED05" w:rsidR="006F79B1" w:rsidRPr="005B09FF" w:rsidRDefault="006F79B1">
            <w:pPr>
              <w:pStyle w:val="TableCenter"/>
              <w:keepNext/>
              <w:rPr>
                <w:b/>
                <w:bCs/>
                <w:sz w:val="18"/>
                <w:szCs w:val="18"/>
              </w:rPr>
            </w:pPr>
          </w:p>
        </w:tc>
        <w:tc>
          <w:tcPr>
            <w:tcW w:w="952" w:type="dxa"/>
            <w:vMerge/>
            <w:tcBorders>
              <w:top w:val="single" w:sz="4" w:space="0" w:color="auto"/>
              <w:left w:val="single" w:sz="4" w:space="0" w:color="auto"/>
              <w:bottom w:val="single" w:sz="4" w:space="0" w:color="auto"/>
              <w:right w:val="single" w:sz="4" w:space="0" w:color="auto"/>
            </w:tcBorders>
            <w:vAlign w:val="bottom"/>
          </w:tcPr>
          <w:p ns2:paraId="296E3915" ns2:textId="77777777" w:rsidR="006F79B1" w:rsidRPr="005B09FF" w:rsidRDefault="006F79B1">
            <w:pPr>
              <w:pStyle w:val="TableCenter"/>
              <w:keepNext/>
              <w:rPr>
                <w:b/>
                <w:bCs/>
                <w:sz w:val="18"/>
                <w:szCs w:val="18"/>
              </w:rPr>
            </w:pPr>
          </w:p>
        </w:tc>
        <w:tc>
          <w:tcPr>
            <w:tcW w:w="954" w:type="dxa"/>
            <w:vMerge/>
            <w:tcBorders>
              <w:top w:val="single" w:sz="4" w:space="0" w:color="auto"/>
              <w:left w:val="single" w:sz="4" w:space="0" w:color="auto"/>
              <w:bottom w:val="single" w:sz="4" w:space="0" w:color="auto"/>
              <w:right w:val="single" w:sz="4" w:space="0" w:color="auto"/>
            </w:tcBorders>
            <w:vAlign w:val="bottom"/>
          </w:tcPr>
          <w:p ns2:paraId="049097B3" ns2:textId="77777777" w:rsidR="006F79B1" w:rsidRPr="005B09FF" w:rsidRDefault="006F79B1">
            <w:pPr>
              <w:pStyle w:val="TableCenter"/>
              <w:keepNext/>
              <w:rPr>
                <w:b/>
                <w:bCs/>
                <w:sz w:val="18"/>
                <w:szCs w:val="18"/>
              </w:rPr>
            </w:pPr>
          </w:p>
        </w:tc>
        <w:tc>
          <w:tcPr>
            <w:tcW w:w="1606" w:type="dxa"/>
            <w:gridSpan w:val="2"/>
            <w:tcBorders>
              <w:top w:val="single" w:sz="4" w:space="0" w:color="auto"/>
              <w:left w:val="single" w:sz="4" w:space="0" w:color="auto"/>
              <w:bottom w:val="single" w:sz="4" w:space="0" w:color="auto"/>
              <w:right w:val="single" w:sz="4" w:space="0" w:color="auto"/>
            </w:tcBorders>
            <w:noWrap/>
            <w:vAlign w:val="bottom"/>
            <w:hideMark/>
          </w:tcPr>
          <w:p ns2:paraId="3A1862ED" ns2:textId="77777777" w:rsidR="006F79B1" w:rsidRPr="005B09FF" w:rsidRDefault="006F79B1">
            <w:pPr>
              <w:pStyle w:val="TableCenter"/>
              <w:keepNext/>
              <w:rPr>
                <w:b/>
                <w:bCs/>
                <w:sz w:val="18"/>
                <w:szCs w:val="18"/>
              </w:rPr>
            </w:pPr>
            <w:r w:rsidRPr="005B09FF">
              <w:rPr>
                <w:b/>
                <w:bCs/>
                <w:sz w:val="18"/>
                <w:szCs w:val="18"/>
              </w:rPr>
              <w:t>Female</w:t>
            </w:r>
          </w:p>
        </w:tc>
        <w:tc>
          <w:tcPr>
            <w:tcW w:w="1606" w:type="dxa"/>
            <w:gridSpan w:val="2"/>
            <w:tcBorders>
              <w:top w:val="single" w:sz="4" w:space="0" w:color="auto"/>
              <w:left w:val="single" w:sz="4" w:space="0" w:color="auto"/>
              <w:bottom w:val="single" w:sz="4" w:space="0" w:color="auto"/>
              <w:right w:val="single" w:sz="4" w:space="0" w:color="auto"/>
            </w:tcBorders>
            <w:noWrap/>
            <w:vAlign w:val="bottom"/>
            <w:hideMark/>
          </w:tcPr>
          <w:p ns2:paraId="54980114" ns2:textId="77777777" w:rsidR="006F79B1" w:rsidRPr="005B09FF" w:rsidRDefault="006F79B1">
            <w:pPr>
              <w:pStyle w:val="TableCenter"/>
              <w:keepNext/>
              <w:rPr>
                <w:b/>
                <w:bCs/>
                <w:sz w:val="18"/>
                <w:szCs w:val="18"/>
              </w:rPr>
            </w:pPr>
            <w:r w:rsidRPr="005B09FF">
              <w:rPr>
                <w:b/>
                <w:bCs/>
                <w:sz w:val="18"/>
                <w:szCs w:val="18"/>
              </w:rPr>
              <w:t>Male</w:t>
            </w:r>
          </w:p>
        </w:tc>
        <w:tc>
          <w:tcPr>
            <w:tcW w:w="1666" w:type="dxa"/>
            <w:gridSpan w:val="2"/>
            <w:tcBorders>
              <w:top w:val="single" w:sz="4" w:space="0" w:color="auto"/>
              <w:left w:val="single" w:sz="4" w:space="0" w:color="auto"/>
              <w:bottom w:val="single" w:sz="4" w:space="0" w:color="auto"/>
              <w:right w:val="single" w:sz="4" w:space="0" w:color="auto"/>
            </w:tcBorders>
          </w:tcPr>
          <w:p ns2:paraId="414542B9" ns2:textId="2F5927D6" w:rsidR="006F79B1" w:rsidRPr="005B09FF" w:rsidRDefault="006F79B1">
            <w:pPr>
              <w:pStyle w:val="TableCenter"/>
              <w:keepNext/>
              <w:rPr>
                <w:b/>
                <w:bCs/>
                <w:sz w:val="18"/>
                <w:szCs w:val="18"/>
              </w:rPr>
            </w:pPr>
            <w:r>
              <w:rPr>
                <w:b/>
                <w:bCs/>
                <w:sz w:val="18"/>
                <w:szCs w:val="18"/>
              </w:rPr>
              <w:t>Sex Combined</w:t>
            </w:r>
          </w:p>
        </w:tc>
      </w:tr>
      <w:tr w:rsidR="006F79B1" w:rsidRPr="00063B5C" ns2:paraId="599856DD" ns2:textId="3D4C8C81" w:rsidTr="00B24627">
        <w:trPr>
          <w:trHeight w:val="260"/>
          <w:jc w:val="center"/>
        </w:trPr>
        <w:tc>
          <w:tcPr>
            <w:tcW w:w="1100" w:type="dxa"/>
            <w:vMerge/>
            <w:tcBorders>
              <w:left w:val="single" w:sz="4" w:space="0" w:color="auto"/>
              <w:bottom w:val="single" w:sz="4" w:space="0" w:color="auto"/>
              <w:right w:val="single" w:sz="4" w:space="0" w:color="auto"/>
            </w:tcBorders>
          </w:tcPr>
          <w:p ns2:paraId="785AECF3" ns2:textId="77777777" w:rsidR="006F79B1" w:rsidRPr="005B09FF" w:rsidRDefault="006F79B1" w:rsidP="006F79B1">
            <w:pPr>
              <w:pStyle w:val="TableCenter"/>
              <w:keepNext/>
              <w:rPr>
                <w:b/>
                <w:bCs/>
                <w:sz w:val="18"/>
                <w:szCs w:val="18"/>
              </w:rPr>
            </w:pPr>
          </w:p>
        </w:tc>
        <w:tc>
          <w:tcPr>
            <w:tcW w:w="1102" w:type="dxa"/>
            <w:vMerge/>
            <w:tcBorders>
              <w:left w:val="single" w:sz="4" w:space="0" w:color="auto"/>
              <w:bottom w:val="single" w:sz="4" w:space="0" w:color="auto"/>
              <w:right w:val="single" w:sz="4" w:space="0" w:color="auto"/>
            </w:tcBorders>
            <w:noWrap/>
            <w:vAlign w:val="bottom"/>
            <w:hideMark/>
          </w:tcPr>
          <w:p ns2:paraId="2CD0DEF9" ns2:textId="1587086D" w:rsidR="006F79B1" w:rsidRPr="005B09FF" w:rsidRDefault="006F79B1" w:rsidP="006F79B1">
            <w:pPr>
              <w:pStyle w:val="TableCenter"/>
              <w:keepNext/>
              <w:rPr>
                <w:b/>
                <w:bCs/>
                <w:sz w:val="18"/>
                <w:szCs w:val="18"/>
              </w:rPr>
            </w:pPr>
          </w:p>
        </w:tc>
        <w:tc>
          <w:tcPr>
            <w:tcW w:w="952" w:type="dxa"/>
            <w:vMerge/>
            <w:tcBorders>
              <w:top w:val="single" w:sz="4" w:space="0" w:color="auto"/>
              <w:left w:val="single" w:sz="4" w:space="0" w:color="auto"/>
              <w:bottom w:val="single" w:sz="4" w:space="0" w:color="auto"/>
              <w:right w:val="single" w:sz="4" w:space="0" w:color="auto"/>
            </w:tcBorders>
            <w:noWrap/>
            <w:vAlign w:val="bottom"/>
            <w:hideMark/>
          </w:tcPr>
          <w:p ns2:paraId="6406CC06" ns2:textId="77777777" w:rsidR="006F79B1" w:rsidRPr="005B09FF" w:rsidRDefault="006F79B1" w:rsidP="006F79B1">
            <w:pPr>
              <w:pStyle w:val="TableCenter"/>
              <w:keepNext/>
              <w:rPr>
                <w:b/>
                <w:bCs/>
                <w:sz w:val="18"/>
                <w:szCs w:val="18"/>
              </w:rPr>
            </w:pPr>
          </w:p>
        </w:tc>
        <w:tc>
          <w:tcPr>
            <w:tcW w:w="954" w:type="dxa"/>
            <w:vMerge/>
            <w:tcBorders>
              <w:top w:val="single" w:sz="4" w:space="0" w:color="auto"/>
              <w:left w:val="single" w:sz="4" w:space="0" w:color="auto"/>
              <w:bottom w:val="single" w:sz="4" w:space="0" w:color="auto"/>
              <w:right w:val="single" w:sz="4" w:space="0" w:color="auto"/>
            </w:tcBorders>
            <w:noWrap/>
            <w:vAlign w:val="bottom"/>
            <w:hideMark/>
          </w:tcPr>
          <w:p ns2:paraId="73CDECA6" ns2:textId="77777777" w:rsidR="006F79B1" w:rsidRPr="005B09FF" w:rsidRDefault="006F79B1" w:rsidP="006F79B1">
            <w:pPr>
              <w:pStyle w:val="TableCenter"/>
              <w:keepNext/>
              <w:rPr>
                <w:b/>
                <w:bCs/>
                <w:sz w:val="18"/>
                <w:szCs w:val="18"/>
              </w:rPr>
            </w:pPr>
          </w:p>
        </w:tc>
        <w:tc>
          <w:tcPr>
            <w:tcW w:w="833" w:type="dxa"/>
            <w:tcBorders>
              <w:top w:val="single" w:sz="4" w:space="0" w:color="auto"/>
              <w:left w:val="single" w:sz="4" w:space="0" w:color="auto"/>
              <w:bottom w:val="single" w:sz="4" w:space="0" w:color="auto"/>
              <w:right w:val="single" w:sz="4" w:space="0" w:color="auto"/>
            </w:tcBorders>
            <w:noWrap/>
            <w:vAlign w:val="bottom"/>
            <w:hideMark/>
          </w:tcPr>
          <w:p ns2:paraId="3DFCA0C7" ns2:textId="77777777" w:rsidR="006F79B1" w:rsidRPr="005B09FF" w:rsidRDefault="006F79B1" w:rsidP="006F79B1">
            <w:pPr>
              <w:pStyle w:val="TableCenter"/>
              <w:keepNext/>
              <w:rPr>
                <w:b/>
                <w:bCs/>
                <w:sz w:val="18"/>
                <w:szCs w:val="18"/>
              </w:rPr>
            </w:pPr>
            <w:r w:rsidRPr="005B09FF">
              <w:rPr>
                <w:b/>
                <w:bCs/>
                <w:sz w:val="18"/>
                <w:szCs w:val="18"/>
              </w:rPr>
              <w:t>Mean</w:t>
            </w:r>
          </w:p>
        </w:tc>
        <w:tc>
          <w:tcPr>
            <w:tcW w:w="773" w:type="dxa"/>
            <w:tcBorders>
              <w:top w:val="single" w:sz="4" w:space="0" w:color="auto"/>
              <w:left w:val="single" w:sz="4" w:space="0" w:color="auto"/>
              <w:bottom w:val="single" w:sz="4" w:space="0" w:color="auto"/>
              <w:right w:val="single" w:sz="4" w:space="0" w:color="auto"/>
            </w:tcBorders>
            <w:noWrap/>
            <w:vAlign w:val="bottom"/>
            <w:hideMark/>
          </w:tcPr>
          <w:p ns2:paraId="1FB0D187" ns2:textId="77777777" w:rsidR="006F79B1" w:rsidRPr="005B09FF" w:rsidRDefault="006F79B1" w:rsidP="006F79B1">
            <w:pPr>
              <w:pStyle w:val="TableCenter"/>
              <w:keepNext/>
              <w:rPr>
                <w:b/>
                <w:bCs/>
                <w:sz w:val="18"/>
                <w:szCs w:val="18"/>
              </w:rPr>
            </w:pPr>
            <w:r>
              <w:rPr>
                <w:b/>
                <w:bCs/>
                <w:sz w:val="18"/>
                <w:szCs w:val="18"/>
              </w:rPr>
              <w:t>SD</w:t>
            </w:r>
          </w:p>
        </w:tc>
        <w:tc>
          <w:tcPr>
            <w:tcW w:w="773" w:type="dxa"/>
            <w:tcBorders>
              <w:top w:val="single" w:sz="4" w:space="0" w:color="auto"/>
              <w:left w:val="single" w:sz="4" w:space="0" w:color="auto"/>
              <w:bottom w:val="single" w:sz="4" w:space="0" w:color="auto"/>
              <w:right w:val="single" w:sz="4" w:space="0" w:color="auto"/>
            </w:tcBorders>
            <w:noWrap/>
            <w:vAlign w:val="bottom"/>
            <w:hideMark/>
          </w:tcPr>
          <w:p ns2:paraId="5D62FCB6" ns2:textId="77777777" w:rsidR="006F79B1" w:rsidRPr="005B09FF" w:rsidRDefault="006F79B1" w:rsidP="006F79B1">
            <w:pPr>
              <w:pStyle w:val="TableCenter"/>
              <w:keepNext/>
              <w:rPr>
                <w:b/>
                <w:bCs/>
                <w:sz w:val="18"/>
                <w:szCs w:val="18"/>
              </w:rPr>
            </w:pPr>
            <w:r w:rsidRPr="005B09FF">
              <w:rPr>
                <w:b/>
                <w:bCs/>
                <w:sz w:val="18"/>
                <w:szCs w:val="18"/>
              </w:rPr>
              <w:t>Mean</w:t>
            </w:r>
          </w:p>
        </w:tc>
        <w:tc>
          <w:tcPr>
            <w:tcW w:w="833" w:type="dxa"/>
            <w:tcBorders>
              <w:top w:val="single" w:sz="4" w:space="0" w:color="auto"/>
              <w:left w:val="single" w:sz="4" w:space="0" w:color="auto"/>
              <w:bottom w:val="single" w:sz="4" w:space="0" w:color="auto"/>
              <w:right w:val="single" w:sz="4" w:space="0" w:color="auto"/>
            </w:tcBorders>
            <w:noWrap/>
            <w:vAlign w:val="bottom"/>
            <w:hideMark/>
          </w:tcPr>
          <w:p ns2:paraId="3985B5B3" ns2:textId="77777777" w:rsidR="006F79B1" w:rsidRPr="005B09FF" w:rsidRDefault="006F79B1" w:rsidP="006F79B1">
            <w:pPr>
              <w:pStyle w:val="TableCenter"/>
              <w:keepNext/>
              <w:rPr>
                <w:b/>
                <w:bCs/>
                <w:sz w:val="18"/>
                <w:szCs w:val="18"/>
              </w:rPr>
            </w:pPr>
            <w:r w:rsidRPr="005B09FF">
              <w:rPr>
                <w:b/>
                <w:bCs/>
                <w:sz w:val="18"/>
                <w:szCs w:val="18"/>
              </w:rPr>
              <w:t>SD</w:t>
            </w:r>
          </w:p>
        </w:tc>
        <w:tc>
          <w:tcPr>
            <w:tcW w:w="833" w:type="dxa"/>
            <w:tcBorders>
              <w:top w:val="single" w:sz="4" w:space="0" w:color="auto"/>
              <w:left w:val="single" w:sz="4" w:space="0" w:color="auto"/>
              <w:bottom w:val="single" w:sz="4" w:space="0" w:color="auto"/>
              <w:right w:val="single" w:sz="4" w:space="0" w:color="auto"/>
            </w:tcBorders>
            <w:vAlign w:val="bottom"/>
          </w:tcPr>
          <w:p ns2:paraId="7CBA27E2" ns2:textId="12133BCD" w:rsidR="006F79B1" w:rsidRPr="005B09FF" w:rsidRDefault="006F79B1" w:rsidP="006F79B1">
            <w:pPr>
              <w:pStyle w:val="TableCenter"/>
              <w:keepNext/>
              <w:rPr>
                <w:b/>
                <w:bCs/>
                <w:sz w:val="18"/>
                <w:szCs w:val="18"/>
              </w:rPr>
            </w:pPr>
            <w:r w:rsidRPr="005B09FF">
              <w:rPr>
                <w:b/>
                <w:bCs/>
                <w:sz w:val="18"/>
                <w:szCs w:val="18"/>
              </w:rPr>
              <w:t>Mean</w:t>
            </w:r>
          </w:p>
        </w:tc>
        <w:tc>
          <w:tcPr>
            <w:tcW w:w="833" w:type="dxa"/>
            <w:tcBorders>
              <w:top w:val="single" w:sz="4" w:space="0" w:color="auto"/>
              <w:left w:val="single" w:sz="4" w:space="0" w:color="auto"/>
              <w:bottom w:val="single" w:sz="4" w:space="0" w:color="auto"/>
              <w:right w:val="single" w:sz="4" w:space="0" w:color="auto"/>
            </w:tcBorders>
            <w:vAlign w:val="bottom"/>
          </w:tcPr>
          <w:p ns2:paraId="3CB7048F" ns2:textId="06E9D269" w:rsidR="006F79B1" w:rsidRPr="005B09FF" w:rsidRDefault="006F79B1" w:rsidP="006F79B1">
            <w:pPr>
              <w:pStyle w:val="TableCenter"/>
              <w:keepNext/>
              <w:rPr>
                <w:b/>
                <w:bCs/>
                <w:sz w:val="18"/>
                <w:szCs w:val="18"/>
              </w:rPr>
            </w:pPr>
            <w:r w:rsidRPr="005B09FF">
              <w:rPr>
                <w:b/>
                <w:bCs/>
                <w:sz w:val="18"/>
                <w:szCs w:val="18"/>
              </w:rPr>
              <w:t>SD</w:t>
            </w:r>
          </w:p>
        </w:tc>
      </w:tr>
      <w:tr w:rsidR="00E510B7" w:rsidRPr="00063B5C" ns2:paraId="406758DA" ns2:textId="3A07607D" w:rsidTr="00B24627">
        <w:trPr>
          <w:jc w:val="center"/>
        </w:trPr>
        <w:tc>
          <w:tcPr>
            <w:tcW w:w="1100" w:type="dxa"/>
            <w:vMerge w:val="restart"/>
            <w:tcBorders>
              <w:top w:val="single" w:sz="4" w:space="0" w:color="auto"/>
              <w:left w:val="single" w:sz="4" w:space="0" w:color="auto"/>
              <w:right w:val="single" w:sz="4" w:space="0" w:color="auto"/>
            </w:tcBorders>
          </w:tcPr>
          <w:p ns2:paraId="6F29E8CE" ns2:textId="7B6E4FBC" w:rsidR="00E510B7" w:rsidRDefault="00E510B7" w:rsidP="00E510B7">
            <w:pPr>
              <w:pStyle w:val="TableCenter"/>
              <w:keepNext/>
              <w:rPr>
                <w:sz w:val="18"/>
                <w:szCs w:val="18"/>
              </w:rPr>
            </w:pPr>
            <w:r>
              <w:rPr>
                <w:sz w:val="18"/>
                <w:szCs w:val="18"/>
              </w:rPr>
              <w:t>1</w:t>
            </w:r>
          </w:p>
        </w:tc>
        <w:tc>
          <w:tcPr>
            <w:tcW w:w="1102" w:type="dxa"/>
            <w:vMerge w:val="restart"/>
            <w:tcBorders>
              <w:top w:val="single" w:sz="4" w:space="0" w:color="auto"/>
              <w:left w:val="single" w:sz="4" w:space="0" w:color="auto"/>
              <w:right w:val="single" w:sz="4" w:space="0" w:color="auto"/>
            </w:tcBorders>
            <w:noWrap/>
            <w:hideMark/>
          </w:tcPr>
          <w:p ns2:paraId="44493706" ns2:textId="1D916DB1" w:rsidR="00E510B7" w:rsidRPr="00063B5C" w:rsidRDefault="00E510B7" w:rsidP="00E510B7">
            <w:pPr>
              <w:pStyle w:val="TableCenter"/>
              <w:keepNext/>
              <w:rPr>
                <w:sz w:val="18"/>
                <w:szCs w:val="18"/>
              </w:rPr>
            </w:pPr>
            <w:r>
              <w:rPr>
                <w:sz w:val="18"/>
                <w:szCs w:val="18"/>
              </w:rPr>
              <w:t>25</w:t>
            </w:r>
          </w:p>
        </w:tc>
        <w:tc>
          <w:tcPr>
            <w:tcW w:w="952" w:type="dxa"/>
            <w:tcBorders>
              <w:top w:val="single" w:sz="4" w:space="0" w:color="auto"/>
              <w:left w:val="single" w:sz="4" w:space="0" w:color="auto"/>
              <w:bottom w:val="single" w:sz="4" w:space="0" w:color="auto"/>
              <w:right w:val="single" w:sz="4" w:space="0" w:color="auto"/>
            </w:tcBorders>
            <w:noWrap/>
            <w:hideMark/>
          </w:tcPr>
          <w:p ns2:paraId="47D0B9BF" ns2:textId="77777777" w:rsidR="00E510B7" w:rsidRPr="00063B5C" w:rsidRDefault="00E510B7" w:rsidP="00E510B7">
            <w:pPr>
              <w:pStyle w:val="TableCenter"/>
              <w:keepNext/>
              <w:rPr>
                <w:sz w:val="18"/>
                <w:szCs w:val="18"/>
              </w:rPr>
            </w:pPr>
            <w:r w:rsidRPr="00063B5C">
              <w:rPr>
                <w:sz w:val="18"/>
                <w:szCs w:val="18"/>
              </w:rPr>
              <w:t>AUC</w:t>
            </w:r>
            <w:r>
              <w:rPr>
                <w:sz w:val="18"/>
                <w:szCs w:val="18"/>
                <w:vertAlign w:val="subscript"/>
              </w:rPr>
              <w:t>last</w:t>
            </w:r>
          </w:p>
        </w:tc>
        <w:tc>
          <w:tcPr>
            <w:tcW w:w="954" w:type="dxa"/>
            <w:tcBorders>
              <w:top w:val="single" w:sz="4" w:space="0" w:color="auto"/>
              <w:left w:val="single" w:sz="4" w:space="0" w:color="auto"/>
              <w:bottom w:val="single" w:sz="4" w:space="0" w:color="auto"/>
              <w:right w:val="single" w:sz="4" w:space="0" w:color="auto"/>
            </w:tcBorders>
            <w:noWrap/>
            <w:hideMark/>
          </w:tcPr>
          <w:p ns2:paraId="2D72A2B0" ns2:textId="77777777" w:rsidR="00E510B7" w:rsidRPr="00063B5C" w:rsidRDefault="00E510B7" w:rsidP="00E510B7">
            <w:pPr>
              <w:pStyle w:val="TableCenter"/>
              <w:keepNext/>
              <w:rPr>
                <w:sz w:val="18"/>
                <w:szCs w:val="18"/>
              </w:rPr>
            </w:pPr>
            <w:r>
              <w:rPr>
                <w:sz w:val="18"/>
                <w:szCs w:val="18"/>
              </w:rPr>
              <w:t>µ</w:t>
            </w:r>
            <w:r w:rsidRPr="00513E64">
              <w:rPr>
                <w:sz w:val="18"/>
                <w:szCs w:val="18"/>
              </w:rPr>
              <w:t>g*</w:t>
            </w:r>
            <w:r>
              <w:rPr>
                <w:sz w:val="18"/>
                <w:szCs w:val="18"/>
              </w:rPr>
              <w:t>h</w:t>
            </w:r>
            <w:r w:rsidRPr="00513E64">
              <w:rPr>
                <w:sz w:val="18"/>
                <w:szCs w:val="18"/>
              </w:rPr>
              <w:t>/mL</w:t>
            </w:r>
          </w:p>
        </w:tc>
        <w:tc>
          <w:tcPr>
            <w:tcW w:w="833" w:type="dxa"/>
            <w:tcBorders>
              <w:top w:val="single" w:sz="4" w:space="0" w:color="auto"/>
              <w:left w:val="single" w:sz="4" w:space="0" w:color="auto"/>
              <w:bottom w:val="single" w:sz="4" w:space="0" w:color="auto"/>
              <w:right w:val="single" w:sz="4" w:space="0" w:color="auto"/>
            </w:tcBorders>
            <w:noWrap/>
          </w:tcPr>
          <w:p ns2:paraId="21D80CA9" ns2:textId="77777777" w:rsidR="00E510B7" w:rsidRPr="00063B5C" w:rsidRDefault="00E510B7" w:rsidP="00E510B7">
            <w:pPr>
              <w:pStyle w:val="TableCenter"/>
              <w:keepNext/>
              <w:rPr>
                <w:sz w:val="18"/>
                <w:szCs w:val="18"/>
              </w:rPr>
            </w:pPr>
            <w:r>
              <w:rPr>
                <w:sz w:val="18"/>
                <w:szCs w:val="18"/>
              </w:rPr>
              <w:t>1.43</w:t>
            </w:r>
          </w:p>
        </w:tc>
        <w:tc>
          <w:tcPr>
            <w:tcW w:w="773" w:type="dxa"/>
            <w:tcBorders>
              <w:top w:val="single" w:sz="4" w:space="0" w:color="auto"/>
              <w:left w:val="single" w:sz="4" w:space="0" w:color="auto"/>
              <w:bottom w:val="single" w:sz="4" w:space="0" w:color="auto"/>
              <w:right w:val="single" w:sz="4" w:space="0" w:color="auto"/>
            </w:tcBorders>
            <w:noWrap/>
          </w:tcPr>
          <w:p ns2:paraId="786A773F" ns2:textId="77777777" w:rsidR="00E510B7" w:rsidRPr="00063B5C" w:rsidRDefault="00E510B7" w:rsidP="00E510B7">
            <w:pPr>
              <w:pStyle w:val="TableCenter"/>
              <w:keepNext/>
              <w:rPr>
                <w:sz w:val="18"/>
                <w:szCs w:val="18"/>
              </w:rPr>
            </w:pPr>
            <w:r>
              <w:rPr>
                <w:sz w:val="18"/>
                <w:szCs w:val="18"/>
              </w:rPr>
              <w:t>0.321</w:t>
            </w:r>
          </w:p>
        </w:tc>
        <w:tc>
          <w:tcPr>
            <w:tcW w:w="773" w:type="dxa"/>
            <w:tcBorders>
              <w:top w:val="single" w:sz="4" w:space="0" w:color="auto"/>
              <w:left w:val="single" w:sz="4" w:space="0" w:color="auto"/>
              <w:bottom w:val="single" w:sz="4" w:space="0" w:color="auto"/>
              <w:right w:val="single" w:sz="4" w:space="0" w:color="auto"/>
            </w:tcBorders>
            <w:noWrap/>
          </w:tcPr>
          <w:p ns2:paraId="276DB382" ns2:textId="77777777" w:rsidR="00E510B7" w:rsidRPr="00063B5C" w:rsidRDefault="00E510B7" w:rsidP="00E510B7">
            <w:pPr>
              <w:pStyle w:val="TableCenter"/>
              <w:keepNext/>
              <w:rPr>
                <w:sz w:val="18"/>
                <w:szCs w:val="18"/>
              </w:rPr>
            </w:pPr>
            <w:r>
              <w:rPr>
                <w:sz w:val="18"/>
                <w:szCs w:val="18"/>
              </w:rPr>
              <w:t>1.79</w:t>
            </w:r>
          </w:p>
        </w:tc>
        <w:tc>
          <w:tcPr>
            <w:tcW w:w="833" w:type="dxa"/>
            <w:tcBorders>
              <w:top w:val="single" w:sz="4" w:space="0" w:color="auto"/>
              <w:left w:val="single" w:sz="4" w:space="0" w:color="auto"/>
              <w:bottom w:val="single" w:sz="4" w:space="0" w:color="auto"/>
              <w:right w:val="single" w:sz="4" w:space="0" w:color="auto"/>
            </w:tcBorders>
            <w:noWrap/>
          </w:tcPr>
          <w:p ns2:paraId="368C5360" ns2:textId="77777777" w:rsidR="00E510B7" w:rsidRPr="00063B5C" w:rsidRDefault="00E510B7" w:rsidP="00E510B7">
            <w:pPr>
              <w:pStyle w:val="TableCenter"/>
              <w:keepNext/>
              <w:rPr>
                <w:sz w:val="18"/>
                <w:szCs w:val="18"/>
              </w:rPr>
            </w:pPr>
            <w:r>
              <w:rPr>
                <w:sz w:val="18"/>
                <w:szCs w:val="18"/>
              </w:rPr>
              <w:t>0.557</w:t>
            </w:r>
          </w:p>
        </w:tc>
        <w:tc>
          <w:tcPr>
            <w:tcW w:w="833" w:type="dxa"/>
            <w:tcBorders>
              <w:top w:val="single" w:sz="4" w:space="0" w:color="auto"/>
              <w:left w:val="single" w:sz="4" w:space="0" w:color="auto"/>
              <w:bottom w:val="single" w:sz="4" w:space="0" w:color="auto"/>
              <w:right w:val="single" w:sz="4" w:space="0" w:color="auto"/>
            </w:tcBorders>
            <w:vAlign w:val="bottom"/>
          </w:tcPr>
          <w:p ns2:paraId="044A6308" ns2:textId="17CB5580" w:rsidR="00E510B7" w:rsidRDefault="00E510B7" w:rsidP="00E510B7">
            <w:pPr>
              <w:pStyle w:val="TableCenter"/>
              <w:keepNext/>
              <w:rPr>
                <w:sz w:val="18"/>
                <w:szCs w:val="18"/>
              </w:rPr>
            </w:pPr>
            <w:r w:rsidRPr="00315F86">
              <w:rPr>
                <w:sz w:val="18"/>
                <w:szCs w:val="18"/>
              </w:rPr>
              <w:t>1.61</w:t>
            </w:r>
          </w:p>
        </w:tc>
        <w:tc>
          <w:tcPr>
            <w:tcW w:w="833" w:type="dxa"/>
            <w:tcBorders>
              <w:top w:val="single" w:sz="4" w:space="0" w:color="auto"/>
              <w:left w:val="single" w:sz="4" w:space="0" w:color="auto"/>
              <w:bottom w:val="single" w:sz="4" w:space="0" w:color="auto"/>
              <w:right w:val="single" w:sz="4" w:space="0" w:color="auto"/>
            </w:tcBorders>
          </w:tcPr>
          <w:p ns2:paraId="480D7B65" ns2:textId="09964EFE" w:rsidR="00E510B7" w:rsidRDefault="00E510B7" w:rsidP="00E510B7">
            <w:pPr>
              <w:pStyle w:val="TableCenter"/>
              <w:keepNext/>
              <w:rPr>
                <w:sz w:val="18"/>
                <w:szCs w:val="18"/>
              </w:rPr>
            </w:pPr>
            <w:r>
              <w:rPr>
                <w:sz w:val="18"/>
                <w:szCs w:val="18"/>
              </w:rPr>
              <w:t>-</w:t>
            </w:r>
          </w:p>
        </w:tc>
      </w:tr>
      <w:tr w:rsidR="00E510B7" w:rsidRPr="00063B5C" ns2:paraId="3233B9D5" ns2:textId="743C3679" w:rsidTr="00B24627">
        <w:trPr>
          <w:jc w:val="center"/>
        </w:trPr>
        <w:tc>
          <w:tcPr>
            <w:tcW w:w="1100" w:type="dxa"/>
            <w:vMerge/>
            <w:tcBorders>
              <w:left w:val="single" w:sz="4" w:space="0" w:color="auto"/>
              <w:right w:val="single" w:sz="4" w:space="0" w:color="auto"/>
            </w:tcBorders>
          </w:tcPr>
          <w:p ns2:paraId="365ECAA6" ns2:textId="77777777" w:rsidR="00E510B7" w:rsidRPr="00063B5C" w:rsidRDefault="00E510B7" w:rsidP="00E510B7">
            <w:pPr>
              <w:pStyle w:val="TableCenter"/>
              <w:keepNext/>
              <w:rPr>
                <w:sz w:val="18"/>
                <w:szCs w:val="18"/>
              </w:rPr>
            </w:pPr>
          </w:p>
        </w:tc>
        <w:tc>
          <w:tcPr>
            <w:tcW w:w="1102" w:type="dxa"/>
            <w:vMerge/>
            <w:tcBorders>
              <w:left w:val="single" w:sz="4" w:space="0" w:color="auto"/>
              <w:right w:val="single" w:sz="4" w:space="0" w:color="auto"/>
            </w:tcBorders>
            <w:noWrap/>
          </w:tcPr>
          <w:p ns2:paraId="57C867E7" ns2:textId="0652ED1B" w:rsidR="00E510B7" w:rsidRPr="00063B5C" w:rsidRDefault="00E510B7" w:rsidP="00E510B7">
            <w:pPr>
              <w:pStyle w:val="TableCenter"/>
              <w:keepNext/>
              <w:rPr>
                <w:sz w:val="18"/>
                <w:szCs w:val="18"/>
              </w:rPr>
            </w:pPr>
          </w:p>
        </w:tc>
        <w:tc>
          <w:tcPr>
            <w:tcW w:w="952" w:type="dxa"/>
            <w:tcBorders>
              <w:top w:val="single" w:sz="4" w:space="0" w:color="auto"/>
              <w:left w:val="single" w:sz="4" w:space="0" w:color="auto"/>
              <w:bottom w:val="single" w:sz="4" w:space="0" w:color="auto"/>
              <w:right w:val="single" w:sz="4" w:space="0" w:color="auto"/>
            </w:tcBorders>
            <w:noWrap/>
          </w:tcPr>
          <w:p ns2:paraId="3E46F869" ns2:textId="77777777" w:rsidR="00E510B7" w:rsidRPr="00063B5C" w:rsidRDefault="00E510B7" w:rsidP="00E510B7">
            <w:pPr>
              <w:pStyle w:val="TableCenter"/>
              <w:keepNext/>
              <w:rPr>
                <w:sz w:val="18"/>
                <w:szCs w:val="18"/>
              </w:rPr>
            </w:pPr>
            <w:r>
              <w:rPr>
                <w:sz w:val="18"/>
                <w:szCs w:val="18"/>
              </w:rPr>
              <w:t>C</w:t>
            </w:r>
            <w:r w:rsidRPr="001B0147">
              <w:rPr>
                <w:sz w:val="18"/>
                <w:szCs w:val="18"/>
                <w:vertAlign w:val="subscript"/>
              </w:rPr>
              <w:t>max</w:t>
            </w:r>
          </w:p>
        </w:tc>
        <w:tc>
          <w:tcPr>
            <w:tcW w:w="954" w:type="dxa"/>
            <w:tcBorders>
              <w:top w:val="single" w:sz="4" w:space="0" w:color="auto"/>
              <w:left w:val="single" w:sz="4" w:space="0" w:color="auto"/>
              <w:bottom w:val="single" w:sz="4" w:space="0" w:color="auto"/>
              <w:right w:val="single" w:sz="4" w:space="0" w:color="auto"/>
            </w:tcBorders>
            <w:noWrap/>
          </w:tcPr>
          <w:p ns2:paraId="43B4B8C6" ns2:textId="77777777" w:rsidR="00E510B7" w:rsidRPr="00063B5C" w:rsidRDefault="00E510B7" w:rsidP="00E510B7">
            <w:pPr>
              <w:pStyle w:val="TableCenter"/>
              <w:keepNext/>
              <w:rPr>
                <w:sz w:val="18"/>
                <w:szCs w:val="18"/>
              </w:rPr>
            </w:pPr>
            <w:r>
              <w:rPr>
                <w:sz w:val="18"/>
                <w:szCs w:val="18"/>
              </w:rPr>
              <w:t>ng/mL</w:t>
            </w:r>
          </w:p>
        </w:tc>
        <w:tc>
          <w:tcPr>
            <w:tcW w:w="833" w:type="dxa"/>
            <w:tcBorders>
              <w:top w:val="single" w:sz="4" w:space="0" w:color="auto"/>
              <w:left w:val="single" w:sz="4" w:space="0" w:color="auto"/>
              <w:bottom w:val="single" w:sz="4" w:space="0" w:color="auto"/>
              <w:right w:val="single" w:sz="4" w:space="0" w:color="auto"/>
            </w:tcBorders>
            <w:noWrap/>
          </w:tcPr>
          <w:p ns2:paraId="07215B99" ns2:textId="77777777" w:rsidR="00E510B7" w:rsidRPr="00063B5C" w:rsidRDefault="00E510B7" w:rsidP="00E510B7">
            <w:pPr>
              <w:pStyle w:val="TableCenter"/>
              <w:keepNext/>
              <w:rPr>
                <w:sz w:val="18"/>
                <w:szCs w:val="18"/>
              </w:rPr>
            </w:pPr>
            <w:r>
              <w:rPr>
                <w:sz w:val="18"/>
                <w:szCs w:val="18"/>
              </w:rPr>
              <w:t>38.3</w:t>
            </w:r>
          </w:p>
        </w:tc>
        <w:tc>
          <w:tcPr>
            <w:tcW w:w="773" w:type="dxa"/>
            <w:tcBorders>
              <w:top w:val="single" w:sz="4" w:space="0" w:color="auto"/>
              <w:left w:val="single" w:sz="4" w:space="0" w:color="auto"/>
              <w:bottom w:val="single" w:sz="4" w:space="0" w:color="auto"/>
              <w:right w:val="single" w:sz="4" w:space="0" w:color="auto"/>
            </w:tcBorders>
            <w:noWrap/>
          </w:tcPr>
          <w:p ns2:paraId="25C3C3FE" ns2:textId="77777777" w:rsidR="00E510B7" w:rsidRPr="00063B5C" w:rsidRDefault="00E510B7" w:rsidP="00E510B7">
            <w:pPr>
              <w:pStyle w:val="TableCenter"/>
              <w:keepNext/>
              <w:rPr>
                <w:sz w:val="18"/>
                <w:szCs w:val="18"/>
              </w:rPr>
            </w:pPr>
            <w:r>
              <w:rPr>
                <w:sz w:val="18"/>
                <w:szCs w:val="18"/>
              </w:rPr>
              <w:t>7.62</w:t>
            </w:r>
          </w:p>
        </w:tc>
        <w:tc>
          <w:tcPr>
            <w:tcW w:w="773" w:type="dxa"/>
            <w:tcBorders>
              <w:top w:val="single" w:sz="4" w:space="0" w:color="auto"/>
              <w:left w:val="single" w:sz="4" w:space="0" w:color="auto"/>
              <w:bottom w:val="single" w:sz="4" w:space="0" w:color="auto"/>
              <w:right w:val="single" w:sz="4" w:space="0" w:color="auto"/>
            </w:tcBorders>
            <w:noWrap/>
          </w:tcPr>
          <w:p ns2:paraId="62429EB8" ns2:textId="77777777" w:rsidR="00E510B7" w:rsidRPr="00063B5C" w:rsidRDefault="00E510B7" w:rsidP="00E510B7">
            <w:pPr>
              <w:pStyle w:val="TableCenter"/>
              <w:keepNext/>
              <w:rPr>
                <w:sz w:val="18"/>
                <w:szCs w:val="18"/>
              </w:rPr>
            </w:pPr>
            <w:r>
              <w:rPr>
                <w:sz w:val="18"/>
                <w:szCs w:val="18"/>
              </w:rPr>
              <w:t>49.0</w:t>
            </w:r>
          </w:p>
        </w:tc>
        <w:tc>
          <w:tcPr>
            <w:tcW w:w="833" w:type="dxa"/>
            <w:tcBorders>
              <w:top w:val="single" w:sz="4" w:space="0" w:color="auto"/>
              <w:left w:val="single" w:sz="4" w:space="0" w:color="auto"/>
              <w:bottom w:val="single" w:sz="4" w:space="0" w:color="auto"/>
              <w:right w:val="single" w:sz="4" w:space="0" w:color="auto"/>
            </w:tcBorders>
            <w:noWrap/>
          </w:tcPr>
          <w:p ns2:paraId="30CFE292" ns2:textId="77777777" w:rsidR="00E510B7" w:rsidRPr="00063B5C" w:rsidRDefault="00E510B7" w:rsidP="00E510B7">
            <w:pPr>
              <w:pStyle w:val="TableCenter"/>
              <w:keepNext/>
              <w:rPr>
                <w:sz w:val="18"/>
                <w:szCs w:val="18"/>
              </w:rPr>
            </w:pPr>
            <w:r>
              <w:rPr>
                <w:sz w:val="18"/>
                <w:szCs w:val="18"/>
              </w:rPr>
              <w:t>12.6</w:t>
            </w:r>
          </w:p>
        </w:tc>
        <w:tc>
          <w:tcPr>
            <w:tcW w:w="833" w:type="dxa"/>
            <w:tcBorders>
              <w:top w:val="single" w:sz="4" w:space="0" w:color="auto"/>
              <w:left w:val="single" w:sz="4" w:space="0" w:color="auto"/>
              <w:bottom w:val="single" w:sz="4" w:space="0" w:color="auto"/>
              <w:right w:val="single" w:sz="4" w:space="0" w:color="auto"/>
            </w:tcBorders>
            <w:vAlign w:val="bottom"/>
          </w:tcPr>
          <w:p ns2:paraId="7E385E7E" ns2:textId="6E9BBBC8" w:rsidR="00E510B7" w:rsidRDefault="00E510B7" w:rsidP="00E510B7">
            <w:pPr>
              <w:pStyle w:val="TableCenter"/>
              <w:keepNext/>
              <w:rPr>
                <w:sz w:val="18"/>
                <w:szCs w:val="18"/>
              </w:rPr>
            </w:pPr>
            <w:r w:rsidRPr="00315F86">
              <w:rPr>
                <w:sz w:val="18"/>
                <w:szCs w:val="18"/>
              </w:rPr>
              <w:t>43.65</w:t>
            </w:r>
          </w:p>
        </w:tc>
        <w:tc>
          <w:tcPr>
            <w:tcW w:w="833" w:type="dxa"/>
            <w:tcBorders>
              <w:top w:val="single" w:sz="4" w:space="0" w:color="auto"/>
              <w:left w:val="single" w:sz="4" w:space="0" w:color="auto"/>
              <w:bottom w:val="single" w:sz="4" w:space="0" w:color="auto"/>
              <w:right w:val="single" w:sz="4" w:space="0" w:color="auto"/>
            </w:tcBorders>
          </w:tcPr>
          <w:p ns2:paraId="4502C435" ns2:textId="66610A89" w:rsidR="00E510B7" w:rsidRDefault="00E510B7" w:rsidP="00E510B7">
            <w:pPr>
              <w:pStyle w:val="TableCenter"/>
              <w:keepNext/>
              <w:rPr>
                <w:sz w:val="18"/>
                <w:szCs w:val="18"/>
              </w:rPr>
            </w:pPr>
            <w:r>
              <w:rPr>
                <w:sz w:val="18"/>
                <w:szCs w:val="18"/>
              </w:rPr>
              <w:t>-</w:t>
            </w:r>
          </w:p>
        </w:tc>
      </w:tr>
      <w:tr w:rsidR="00E510B7" w:rsidRPr="00063B5C" ns2:paraId="227A70EA" ns2:textId="4385593E" w:rsidTr="00B24627">
        <w:trPr>
          <w:jc w:val="center"/>
        </w:trPr>
        <w:tc>
          <w:tcPr>
            <w:tcW w:w="1100" w:type="dxa"/>
            <w:vMerge/>
            <w:tcBorders>
              <w:left w:val="single" w:sz="4" w:space="0" w:color="auto"/>
              <w:right w:val="single" w:sz="4" w:space="0" w:color="auto"/>
            </w:tcBorders>
          </w:tcPr>
          <w:p ns2:paraId="7C120415" ns2:textId="77777777" w:rsidR="00E510B7" w:rsidRPr="00063B5C" w:rsidRDefault="00E510B7" w:rsidP="00E510B7">
            <w:pPr>
              <w:pStyle w:val="TableCenter"/>
              <w:keepNext/>
              <w:rPr>
                <w:sz w:val="18"/>
                <w:szCs w:val="18"/>
              </w:rPr>
            </w:pPr>
          </w:p>
        </w:tc>
        <w:tc>
          <w:tcPr>
            <w:tcW w:w="1102" w:type="dxa"/>
            <w:vMerge/>
            <w:tcBorders>
              <w:left w:val="single" w:sz="4" w:space="0" w:color="auto"/>
              <w:bottom w:val="single" w:sz="4" w:space="0" w:color="auto"/>
              <w:right w:val="single" w:sz="4" w:space="0" w:color="auto"/>
            </w:tcBorders>
            <w:noWrap/>
            <w:hideMark/>
          </w:tcPr>
          <w:p ns2:paraId="056CDC1A" ns2:textId="56EA7832" w:rsidR="00E510B7" w:rsidRPr="00063B5C" w:rsidRDefault="00E510B7" w:rsidP="00E510B7">
            <w:pPr>
              <w:pStyle w:val="TableCenter"/>
              <w:keepNext/>
              <w:rPr>
                <w:sz w:val="18"/>
                <w:szCs w:val="18"/>
              </w:rPr>
            </w:pPr>
          </w:p>
        </w:tc>
        <w:tc>
          <w:tcPr>
            <w:tcW w:w="952" w:type="dxa"/>
            <w:tcBorders>
              <w:top w:val="single" w:sz="4" w:space="0" w:color="auto"/>
              <w:left w:val="single" w:sz="4" w:space="0" w:color="auto"/>
              <w:bottom w:val="single" w:sz="4" w:space="0" w:color="auto"/>
              <w:right w:val="single" w:sz="4" w:space="0" w:color="auto"/>
            </w:tcBorders>
            <w:noWrap/>
            <w:hideMark/>
          </w:tcPr>
          <w:p ns2:paraId="3C447C01" ns2:textId="77777777" w:rsidR="00E510B7" w:rsidRPr="00063B5C" w:rsidRDefault="00E510B7" w:rsidP="00E510B7">
            <w:pPr>
              <w:pStyle w:val="TableCenter"/>
              <w:keepNext/>
              <w:rPr>
                <w:sz w:val="18"/>
                <w:szCs w:val="18"/>
              </w:rPr>
            </w:pPr>
            <w:r w:rsidRPr="00063B5C">
              <w:rPr>
                <w:sz w:val="18"/>
                <w:szCs w:val="18"/>
              </w:rPr>
              <w:t>T</w:t>
            </w:r>
            <w:r w:rsidRPr="00A42EF6">
              <w:rPr>
                <w:sz w:val="18"/>
                <w:szCs w:val="18"/>
                <w:vertAlign w:val="subscript"/>
              </w:rPr>
              <w:t>1/2</w:t>
            </w:r>
          </w:p>
        </w:tc>
        <w:tc>
          <w:tcPr>
            <w:tcW w:w="954" w:type="dxa"/>
            <w:tcBorders>
              <w:top w:val="single" w:sz="4" w:space="0" w:color="auto"/>
              <w:left w:val="single" w:sz="4" w:space="0" w:color="auto"/>
              <w:bottom w:val="single" w:sz="4" w:space="0" w:color="auto"/>
              <w:right w:val="single" w:sz="4" w:space="0" w:color="auto"/>
            </w:tcBorders>
            <w:noWrap/>
            <w:hideMark/>
          </w:tcPr>
          <w:p ns2:paraId="2A5612CC" ns2:textId="77777777" w:rsidR="00E510B7" w:rsidRPr="00063B5C" w:rsidRDefault="00E510B7" w:rsidP="00E510B7">
            <w:pPr>
              <w:pStyle w:val="TableCenter"/>
              <w:keepNext/>
              <w:rPr>
                <w:sz w:val="18"/>
                <w:szCs w:val="18"/>
              </w:rPr>
            </w:pPr>
            <w:r>
              <w:rPr>
                <w:sz w:val="18"/>
                <w:szCs w:val="18"/>
              </w:rPr>
              <w:t>h</w:t>
            </w:r>
          </w:p>
        </w:tc>
        <w:tc>
          <w:tcPr>
            <w:tcW w:w="833" w:type="dxa"/>
            <w:tcBorders>
              <w:top w:val="single" w:sz="4" w:space="0" w:color="auto"/>
              <w:left w:val="single" w:sz="4" w:space="0" w:color="auto"/>
              <w:bottom w:val="single" w:sz="4" w:space="0" w:color="auto"/>
              <w:right w:val="single" w:sz="4" w:space="0" w:color="auto"/>
            </w:tcBorders>
            <w:noWrap/>
          </w:tcPr>
          <w:p ns2:paraId="431BED2F" ns2:textId="77777777" w:rsidR="00E510B7" w:rsidRPr="00063B5C" w:rsidRDefault="00E510B7" w:rsidP="00E510B7">
            <w:pPr>
              <w:pStyle w:val="TableCenter"/>
              <w:keepNext/>
              <w:rPr>
                <w:sz w:val="18"/>
                <w:szCs w:val="18"/>
              </w:rPr>
            </w:pPr>
            <w:r>
              <w:rPr>
                <w:sz w:val="18"/>
                <w:szCs w:val="18"/>
              </w:rPr>
              <w:t>42.1</w:t>
            </w:r>
          </w:p>
        </w:tc>
        <w:tc>
          <w:tcPr>
            <w:tcW w:w="773" w:type="dxa"/>
            <w:tcBorders>
              <w:top w:val="single" w:sz="4" w:space="0" w:color="auto"/>
              <w:left w:val="single" w:sz="4" w:space="0" w:color="auto"/>
              <w:bottom w:val="single" w:sz="4" w:space="0" w:color="auto"/>
              <w:right w:val="single" w:sz="4" w:space="0" w:color="auto"/>
            </w:tcBorders>
            <w:noWrap/>
          </w:tcPr>
          <w:p ns2:paraId="2166EC15" ns2:textId="77777777" w:rsidR="00E510B7" w:rsidRPr="00063B5C" w:rsidRDefault="00E510B7" w:rsidP="00E510B7">
            <w:pPr>
              <w:pStyle w:val="TableCenter"/>
              <w:keepNext/>
              <w:rPr>
                <w:sz w:val="18"/>
                <w:szCs w:val="18"/>
              </w:rPr>
            </w:pPr>
            <w:r>
              <w:rPr>
                <w:sz w:val="18"/>
                <w:szCs w:val="18"/>
              </w:rPr>
              <w:t>4.03</w:t>
            </w:r>
          </w:p>
        </w:tc>
        <w:tc>
          <w:tcPr>
            <w:tcW w:w="773" w:type="dxa"/>
            <w:tcBorders>
              <w:top w:val="single" w:sz="4" w:space="0" w:color="auto"/>
              <w:left w:val="single" w:sz="4" w:space="0" w:color="auto"/>
              <w:bottom w:val="single" w:sz="4" w:space="0" w:color="auto"/>
              <w:right w:val="single" w:sz="4" w:space="0" w:color="auto"/>
            </w:tcBorders>
            <w:noWrap/>
          </w:tcPr>
          <w:p ns2:paraId="047BAA77" ns2:textId="77777777" w:rsidR="00E510B7" w:rsidRPr="00063B5C" w:rsidRDefault="00E510B7" w:rsidP="00E510B7">
            <w:pPr>
              <w:pStyle w:val="TableCenter"/>
              <w:keepNext/>
              <w:rPr>
                <w:sz w:val="18"/>
                <w:szCs w:val="18"/>
              </w:rPr>
            </w:pPr>
            <w:r>
              <w:rPr>
                <w:sz w:val="18"/>
                <w:szCs w:val="18"/>
              </w:rPr>
              <w:t>43.1</w:t>
            </w:r>
          </w:p>
        </w:tc>
        <w:tc>
          <w:tcPr>
            <w:tcW w:w="833" w:type="dxa"/>
            <w:tcBorders>
              <w:top w:val="single" w:sz="4" w:space="0" w:color="auto"/>
              <w:left w:val="single" w:sz="4" w:space="0" w:color="auto"/>
              <w:bottom w:val="single" w:sz="4" w:space="0" w:color="auto"/>
              <w:right w:val="single" w:sz="4" w:space="0" w:color="auto"/>
            </w:tcBorders>
            <w:noWrap/>
          </w:tcPr>
          <w:p ns2:paraId="174739A0" ns2:textId="77777777" w:rsidR="00E510B7" w:rsidRPr="00063B5C" w:rsidRDefault="00E510B7" w:rsidP="00E510B7">
            <w:pPr>
              <w:pStyle w:val="TableCenter"/>
              <w:keepNext/>
              <w:rPr>
                <w:sz w:val="18"/>
                <w:szCs w:val="18"/>
              </w:rPr>
            </w:pPr>
            <w:r>
              <w:rPr>
                <w:sz w:val="18"/>
                <w:szCs w:val="18"/>
              </w:rPr>
              <w:t>3.76</w:t>
            </w:r>
          </w:p>
        </w:tc>
        <w:tc>
          <w:tcPr>
            <w:tcW w:w="833" w:type="dxa"/>
            <w:tcBorders>
              <w:top w:val="single" w:sz="4" w:space="0" w:color="auto"/>
              <w:left w:val="single" w:sz="4" w:space="0" w:color="auto"/>
              <w:bottom w:val="single" w:sz="4" w:space="0" w:color="auto"/>
              <w:right w:val="single" w:sz="4" w:space="0" w:color="auto"/>
            </w:tcBorders>
            <w:vAlign w:val="bottom"/>
          </w:tcPr>
          <w:p ns2:paraId="76A63784" ns2:textId="677FCEE8" w:rsidR="00E510B7" w:rsidRDefault="00E510B7" w:rsidP="00E510B7">
            <w:pPr>
              <w:pStyle w:val="TableCenter"/>
              <w:keepNext/>
              <w:rPr>
                <w:sz w:val="18"/>
                <w:szCs w:val="18"/>
              </w:rPr>
            </w:pPr>
            <w:r w:rsidRPr="00315F86">
              <w:rPr>
                <w:sz w:val="18"/>
                <w:szCs w:val="18"/>
              </w:rPr>
              <w:t>42.6</w:t>
            </w:r>
          </w:p>
        </w:tc>
        <w:tc>
          <w:tcPr>
            <w:tcW w:w="833" w:type="dxa"/>
            <w:tcBorders>
              <w:top w:val="single" w:sz="4" w:space="0" w:color="auto"/>
              <w:left w:val="single" w:sz="4" w:space="0" w:color="auto"/>
              <w:bottom w:val="single" w:sz="4" w:space="0" w:color="auto"/>
              <w:right w:val="single" w:sz="4" w:space="0" w:color="auto"/>
            </w:tcBorders>
          </w:tcPr>
          <w:p ns2:paraId="6DBD6D5F" ns2:textId="33DE26AD" w:rsidR="00E510B7" w:rsidRDefault="00E510B7" w:rsidP="00E510B7">
            <w:pPr>
              <w:pStyle w:val="TableCenter"/>
              <w:keepNext/>
              <w:rPr>
                <w:sz w:val="18"/>
                <w:szCs w:val="18"/>
              </w:rPr>
            </w:pPr>
            <w:r>
              <w:rPr>
                <w:sz w:val="18"/>
                <w:szCs w:val="18"/>
              </w:rPr>
              <w:t>-</w:t>
            </w:r>
          </w:p>
        </w:tc>
      </w:tr>
      <w:tr w:rsidR="00E510B7" w:rsidRPr="00063B5C" ns2:paraId="7B0E2AA8" ns2:textId="55ABE1B7" w:rsidTr="00B24627">
        <w:trPr>
          <w:trHeight w:val="260"/>
          <w:jc w:val="center"/>
        </w:trPr>
        <w:tc>
          <w:tcPr>
            <w:tcW w:w="1100" w:type="dxa"/>
            <w:vMerge/>
            <w:tcBorders>
              <w:left w:val="single" w:sz="4" w:space="0" w:color="auto"/>
              <w:right w:val="single" w:sz="4" w:space="0" w:color="auto"/>
            </w:tcBorders>
          </w:tcPr>
          <w:p ns2:paraId="0817F131" ns2:textId="77777777" w:rsidR="00E510B7" w:rsidRDefault="00E510B7" w:rsidP="00E510B7">
            <w:pPr>
              <w:pStyle w:val="TableCenter"/>
              <w:keepNext/>
              <w:rPr>
                <w:sz w:val="18"/>
                <w:szCs w:val="18"/>
              </w:rPr>
            </w:pPr>
          </w:p>
        </w:tc>
        <w:tc>
          <w:tcPr>
            <w:tcW w:w="1102" w:type="dxa"/>
            <w:vMerge w:val="restart"/>
            <w:tcBorders>
              <w:top w:val="single" w:sz="4" w:space="0" w:color="auto"/>
              <w:left w:val="single" w:sz="4" w:space="0" w:color="auto"/>
              <w:right w:val="single" w:sz="4" w:space="0" w:color="auto"/>
            </w:tcBorders>
            <w:noWrap/>
            <w:hideMark/>
          </w:tcPr>
          <w:p ns2:paraId="4E4A86EA" ns2:textId="16C469B5" w:rsidR="00E510B7" w:rsidRPr="00063B5C" w:rsidRDefault="00E510B7" w:rsidP="00E510B7">
            <w:pPr>
              <w:pStyle w:val="TableCenter"/>
              <w:keepNext/>
              <w:rPr>
                <w:sz w:val="18"/>
                <w:szCs w:val="18"/>
              </w:rPr>
            </w:pPr>
            <w:r>
              <w:rPr>
                <w:sz w:val="18"/>
                <w:szCs w:val="18"/>
              </w:rPr>
              <w:t>50</w:t>
            </w:r>
          </w:p>
        </w:tc>
        <w:tc>
          <w:tcPr>
            <w:tcW w:w="952" w:type="dxa"/>
            <w:tcBorders>
              <w:top w:val="single" w:sz="4" w:space="0" w:color="auto"/>
              <w:left w:val="single" w:sz="4" w:space="0" w:color="auto"/>
              <w:bottom w:val="single" w:sz="4" w:space="0" w:color="auto"/>
              <w:right w:val="single" w:sz="4" w:space="0" w:color="auto"/>
            </w:tcBorders>
            <w:noWrap/>
            <w:hideMark/>
          </w:tcPr>
          <w:p ns2:paraId="1C26AAE8" ns2:textId="77777777" w:rsidR="00E510B7" w:rsidRPr="00063B5C" w:rsidRDefault="00E510B7" w:rsidP="00E510B7">
            <w:pPr>
              <w:pStyle w:val="TableCenter"/>
              <w:keepNext/>
              <w:rPr>
                <w:sz w:val="18"/>
                <w:szCs w:val="18"/>
              </w:rPr>
            </w:pPr>
            <w:r w:rsidRPr="00063B5C">
              <w:rPr>
                <w:sz w:val="18"/>
                <w:szCs w:val="18"/>
              </w:rPr>
              <w:t>AUC</w:t>
            </w:r>
            <w:r>
              <w:rPr>
                <w:sz w:val="18"/>
                <w:szCs w:val="18"/>
                <w:vertAlign w:val="subscript"/>
              </w:rPr>
              <w:t>last</w:t>
            </w:r>
          </w:p>
        </w:tc>
        <w:tc>
          <w:tcPr>
            <w:tcW w:w="954" w:type="dxa"/>
            <w:tcBorders>
              <w:top w:val="single" w:sz="4" w:space="0" w:color="auto"/>
              <w:left w:val="single" w:sz="4" w:space="0" w:color="auto"/>
              <w:bottom w:val="single" w:sz="4" w:space="0" w:color="auto"/>
              <w:right w:val="single" w:sz="4" w:space="0" w:color="auto"/>
            </w:tcBorders>
            <w:noWrap/>
            <w:hideMark/>
          </w:tcPr>
          <w:p ns2:paraId="12774F57" ns2:textId="77777777" w:rsidR="00E510B7" w:rsidRPr="00063B5C" w:rsidRDefault="00E510B7" w:rsidP="00E510B7">
            <w:pPr>
              <w:pStyle w:val="TableCenter"/>
              <w:keepNext/>
              <w:rPr>
                <w:sz w:val="18"/>
                <w:szCs w:val="18"/>
              </w:rPr>
            </w:pPr>
            <w:r w:rsidRPr="003942BA">
              <w:rPr>
                <w:sz w:val="18"/>
                <w:szCs w:val="18"/>
              </w:rPr>
              <w:t>µg*</w:t>
            </w:r>
            <w:r>
              <w:rPr>
                <w:sz w:val="18"/>
                <w:szCs w:val="18"/>
              </w:rPr>
              <w:t>h</w:t>
            </w:r>
            <w:r w:rsidRPr="003942BA">
              <w:rPr>
                <w:sz w:val="18"/>
                <w:szCs w:val="18"/>
              </w:rPr>
              <w:t>/mL</w:t>
            </w:r>
          </w:p>
        </w:tc>
        <w:tc>
          <w:tcPr>
            <w:tcW w:w="833" w:type="dxa"/>
            <w:tcBorders>
              <w:top w:val="single" w:sz="4" w:space="0" w:color="auto"/>
              <w:left w:val="single" w:sz="4" w:space="0" w:color="auto"/>
              <w:bottom w:val="single" w:sz="4" w:space="0" w:color="auto"/>
              <w:right w:val="single" w:sz="4" w:space="0" w:color="auto"/>
            </w:tcBorders>
            <w:noWrap/>
          </w:tcPr>
          <w:p ns2:paraId="062B73E8" ns2:textId="77777777" w:rsidR="00E510B7" w:rsidRPr="00063B5C" w:rsidRDefault="00E510B7" w:rsidP="00E510B7">
            <w:pPr>
              <w:pStyle w:val="TableCenter"/>
              <w:keepNext/>
              <w:rPr>
                <w:sz w:val="18"/>
                <w:szCs w:val="18"/>
              </w:rPr>
            </w:pPr>
            <w:r>
              <w:rPr>
                <w:sz w:val="18"/>
                <w:szCs w:val="18"/>
              </w:rPr>
              <w:t>3.97</w:t>
            </w:r>
          </w:p>
        </w:tc>
        <w:tc>
          <w:tcPr>
            <w:tcW w:w="773" w:type="dxa"/>
            <w:tcBorders>
              <w:top w:val="single" w:sz="4" w:space="0" w:color="auto"/>
              <w:left w:val="single" w:sz="4" w:space="0" w:color="auto"/>
              <w:bottom w:val="single" w:sz="4" w:space="0" w:color="auto"/>
              <w:right w:val="single" w:sz="4" w:space="0" w:color="auto"/>
            </w:tcBorders>
            <w:noWrap/>
          </w:tcPr>
          <w:p ns2:paraId="4C0A40B4" ns2:textId="77777777" w:rsidR="00E510B7" w:rsidRPr="00063B5C" w:rsidRDefault="00E510B7" w:rsidP="00E510B7">
            <w:pPr>
              <w:pStyle w:val="TableCenter"/>
              <w:keepNext/>
              <w:rPr>
                <w:sz w:val="18"/>
                <w:szCs w:val="18"/>
              </w:rPr>
            </w:pPr>
            <w:r>
              <w:rPr>
                <w:sz w:val="18"/>
                <w:szCs w:val="18"/>
              </w:rPr>
              <w:t>1.22</w:t>
            </w:r>
          </w:p>
        </w:tc>
        <w:tc>
          <w:tcPr>
            <w:tcW w:w="773" w:type="dxa"/>
            <w:tcBorders>
              <w:top w:val="single" w:sz="4" w:space="0" w:color="auto"/>
              <w:left w:val="single" w:sz="4" w:space="0" w:color="auto"/>
              <w:bottom w:val="single" w:sz="4" w:space="0" w:color="auto"/>
              <w:right w:val="single" w:sz="4" w:space="0" w:color="auto"/>
            </w:tcBorders>
            <w:noWrap/>
          </w:tcPr>
          <w:p ns2:paraId="406126C9" ns2:textId="77777777" w:rsidR="00E510B7" w:rsidRPr="00063B5C" w:rsidRDefault="00E510B7" w:rsidP="00E510B7">
            <w:pPr>
              <w:pStyle w:val="TableCenter"/>
              <w:keepNext/>
              <w:rPr>
                <w:sz w:val="18"/>
                <w:szCs w:val="18"/>
              </w:rPr>
            </w:pPr>
            <w:r>
              <w:rPr>
                <w:sz w:val="18"/>
                <w:szCs w:val="18"/>
              </w:rPr>
              <w:t>4.49</w:t>
            </w:r>
          </w:p>
        </w:tc>
        <w:tc>
          <w:tcPr>
            <w:tcW w:w="833" w:type="dxa"/>
            <w:tcBorders>
              <w:top w:val="single" w:sz="4" w:space="0" w:color="auto"/>
              <w:left w:val="single" w:sz="4" w:space="0" w:color="auto"/>
              <w:bottom w:val="single" w:sz="4" w:space="0" w:color="auto"/>
              <w:right w:val="single" w:sz="4" w:space="0" w:color="auto"/>
            </w:tcBorders>
            <w:noWrap/>
          </w:tcPr>
          <w:p ns2:paraId="6A19CE59" ns2:textId="77777777" w:rsidR="00E510B7" w:rsidRPr="00063B5C" w:rsidRDefault="00E510B7" w:rsidP="00E510B7">
            <w:pPr>
              <w:pStyle w:val="TableCenter"/>
              <w:keepNext/>
              <w:rPr>
                <w:sz w:val="18"/>
                <w:szCs w:val="18"/>
              </w:rPr>
            </w:pPr>
            <w:r>
              <w:rPr>
                <w:sz w:val="18"/>
                <w:szCs w:val="18"/>
              </w:rPr>
              <w:t>1.22</w:t>
            </w:r>
          </w:p>
        </w:tc>
        <w:tc>
          <w:tcPr>
            <w:tcW w:w="833" w:type="dxa"/>
            <w:tcBorders>
              <w:top w:val="single" w:sz="4" w:space="0" w:color="auto"/>
              <w:left w:val="single" w:sz="4" w:space="0" w:color="auto"/>
              <w:bottom w:val="single" w:sz="4" w:space="0" w:color="auto"/>
              <w:right w:val="single" w:sz="4" w:space="0" w:color="auto"/>
            </w:tcBorders>
            <w:vAlign w:val="bottom"/>
          </w:tcPr>
          <w:p ns2:paraId="43702073" ns2:textId="2D317FD0" w:rsidR="00E510B7" w:rsidRDefault="00E510B7" w:rsidP="00E510B7">
            <w:pPr>
              <w:pStyle w:val="TableCenter"/>
              <w:keepNext/>
              <w:rPr>
                <w:sz w:val="18"/>
                <w:szCs w:val="18"/>
              </w:rPr>
            </w:pPr>
            <w:r w:rsidRPr="00315F86">
              <w:rPr>
                <w:sz w:val="18"/>
                <w:szCs w:val="18"/>
              </w:rPr>
              <w:t>4.23</w:t>
            </w:r>
          </w:p>
        </w:tc>
        <w:tc>
          <w:tcPr>
            <w:tcW w:w="833" w:type="dxa"/>
            <w:tcBorders>
              <w:top w:val="single" w:sz="4" w:space="0" w:color="auto"/>
              <w:left w:val="single" w:sz="4" w:space="0" w:color="auto"/>
              <w:bottom w:val="single" w:sz="4" w:space="0" w:color="auto"/>
              <w:right w:val="single" w:sz="4" w:space="0" w:color="auto"/>
            </w:tcBorders>
          </w:tcPr>
          <w:p ns2:paraId="3DFF075E" ns2:textId="6C7E8CD1" w:rsidR="00E510B7" w:rsidRDefault="00E510B7" w:rsidP="00E510B7">
            <w:pPr>
              <w:pStyle w:val="TableCenter"/>
              <w:keepNext/>
              <w:rPr>
                <w:sz w:val="18"/>
                <w:szCs w:val="18"/>
              </w:rPr>
            </w:pPr>
            <w:r>
              <w:rPr>
                <w:sz w:val="18"/>
                <w:szCs w:val="18"/>
              </w:rPr>
              <w:t>-</w:t>
            </w:r>
          </w:p>
        </w:tc>
      </w:tr>
      <w:tr w:rsidR="00E510B7" w:rsidRPr="00063B5C" ns2:paraId="742BADCA" ns2:textId="0D6F473B" w:rsidTr="00B24627">
        <w:trPr>
          <w:jc w:val="center"/>
        </w:trPr>
        <w:tc>
          <w:tcPr>
            <w:tcW w:w="1100" w:type="dxa"/>
            <w:vMerge/>
            <w:tcBorders>
              <w:left w:val="single" w:sz="4" w:space="0" w:color="auto"/>
              <w:right w:val="single" w:sz="4" w:space="0" w:color="auto"/>
            </w:tcBorders>
          </w:tcPr>
          <w:p ns2:paraId="1E969F2F" ns2:textId="77777777" w:rsidR="00E510B7" w:rsidRPr="00063B5C" w:rsidRDefault="00E510B7" w:rsidP="00E510B7">
            <w:pPr>
              <w:pStyle w:val="TableCenter"/>
              <w:keepNext/>
              <w:rPr>
                <w:sz w:val="18"/>
                <w:szCs w:val="18"/>
              </w:rPr>
            </w:pPr>
          </w:p>
        </w:tc>
        <w:tc>
          <w:tcPr>
            <w:tcW w:w="1102" w:type="dxa"/>
            <w:vMerge/>
            <w:tcBorders>
              <w:left w:val="single" w:sz="4" w:space="0" w:color="auto"/>
              <w:right w:val="single" w:sz="4" w:space="0" w:color="auto"/>
            </w:tcBorders>
            <w:noWrap/>
          </w:tcPr>
          <w:p ns2:paraId="698778AC" ns2:textId="5F2EB9B1" w:rsidR="00E510B7" w:rsidRPr="00063B5C" w:rsidRDefault="00E510B7" w:rsidP="00E510B7">
            <w:pPr>
              <w:pStyle w:val="TableCenter"/>
              <w:keepNext/>
              <w:rPr>
                <w:sz w:val="18"/>
                <w:szCs w:val="18"/>
              </w:rPr>
            </w:pPr>
          </w:p>
        </w:tc>
        <w:tc>
          <w:tcPr>
            <w:tcW w:w="952" w:type="dxa"/>
            <w:tcBorders>
              <w:top w:val="single" w:sz="4" w:space="0" w:color="auto"/>
              <w:left w:val="single" w:sz="4" w:space="0" w:color="auto"/>
              <w:bottom w:val="single" w:sz="4" w:space="0" w:color="auto"/>
              <w:right w:val="single" w:sz="4" w:space="0" w:color="auto"/>
            </w:tcBorders>
            <w:noWrap/>
          </w:tcPr>
          <w:p ns2:paraId="0D2D5241" ns2:textId="77777777" w:rsidR="00E510B7" w:rsidRPr="00063B5C" w:rsidRDefault="00E510B7" w:rsidP="00E510B7">
            <w:pPr>
              <w:pStyle w:val="TableCenter"/>
              <w:keepNext/>
              <w:rPr>
                <w:sz w:val="18"/>
                <w:szCs w:val="18"/>
              </w:rPr>
            </w:pPr>
            <w:r>
              <w:rPr>
                <w:sz w:val="18"/>
                <w:szCs w:val="18"/>
              </w:rPr>
              <w:t>C</w:t>
            </w:r>
            <w:r w:rsidRPr="001B0147">
              <w:rPr>
                <w:sz w:val="18"/>
                <w:szCs w:val="18"/>
                <w:vertAlign w:val="subscript"/>
              </w:rPr>
              <w:t>max</w:t>
            </w:r>
          </w:p>
        </w:tc>
        <w:tc>
          <w:tcPr>
            <w:tcW w:w="954" w:type="dxa"/>
            <w:tcBorders>
              <w:top w:val="single" w:sz="4" w:space="0" w:color="auto"/>
              <w:left w:val="single" w:sz="4" w:space="0" w:color="auto"/>
              <w:bottom w:val="single" w:sz="4" w:space="0" w:color="auto"/>
              <w:right w:val="single" w:sz="4" w:space="0" w:color="auto"/>
            </w:tcBorders>
            <w:noWrap/>
          </w:tcPr>
          <w:p ns2:paraId="1EB92D14" ns2:textId="77777777" w:rsidR="00E510B7" w:rsidRPr="00063B5C" w:rsidRDefault="00E510B7" w:rsidP="00E510B7">
            <w:pPr>
              <w:pStyle w:val="TableCenter"/>
              <w:keepNext/>
              <w:rPr>
                <w:sz w:val="18"/>
                <w:szCs w:val="18"/>
              </w:rPr>
            </w:pPr>
            <w:r>
              <w:rPr>
                <w:sz w:val="18"/>
                <w:szCs w:val="18"/>
              </w:rPr>
              <w:t>ng/mL</w:t>
            </w:r>
          </w:p>
        </w:tc>
        <w:tc>
          <w:tcPr>
            <w:tcW w:w="833" w:type="dxa"/>
            <w:tcBorders>
              <w:top w:val="single" w:sz="4" w:space="0" w:color="auto"/>
              <w:left w:val="single" w:sz="4" w:space="0" w:color="auto"/>
              <w:bottom w:val="single" w:sz="4" w:space="0" w:color="auto"/>
              <w:right w:val="single" w:sz="4" w:space="0" w:color="auto"/>
            </w:tcBorders>
            <w:noWrap/>
          </w:tcPr>
          <w:p ns2:paraId="41032B36" ns2:textId="77777777" w:rsidR="00E510B7" w:rsidRPr="00063B5C" w:rsidRDefault="00E510B7" w:rsidP="00E510B7">
            <w:pPr>
              <w:pStyle w:val="TableCenter"/>
              <w:keepNext/>
              <w:rPr>
                <w:sz w:val="18"/>
                <w:szCs w:val="18"/>
              </w:rPr>
            </w:pPr>
            <w:r>
              <w:rPr>
                <w:sz w:val="18"/>
                <w:szCs w:val="18"/>
              </w:rPr>
              <w:t>113</w:t>
            </w:r>
          </w:p>
        </w:tc>
        <w:tc>
          <w:tcPr>
            <w:tcW w:w="773" w:type="dxa"/>
            <w:tcBorders>
              <w:top w:val="single" w:sz="4" w:space="0" w:color="auto"/>
              <w:left w:val="single" w:sz="4" w:space="0" w:color="auto"/>
              <w:bottom w:val="single" w:sz="4" w:space="0" w:color="auto"/>
              <w:right w:val="single" w:sz="4" w:space="0" w:color="auto"/>
            </w:tcBorders>
            <w:noWrap/>
          </w:tcPr>
          <w:p ns2:paraId="319D9361" ns2:textId="77777777" w:rsidR="00E510B7" w:rsidRPr="00063B5C" w:rsidRDefault="00E510B7" w:rsidP="00E510B7">
            <w:pPr>
              <w:pStyle w:val="TableCenter"/>
              <w:keepNext/>
              <w:rPr>
                <w:sz w:val="18"/>
                <w:szCs w:val="18"/>
              </w:rPr>
            </w:pPr>
            <w:r>
              <w:rPr>
                <w:sz w:val="18"/>
                <w:szCs w:val="18"/>
              </w:rPr>
              <w:t>67.6</w:t>
            </w:r>
          </w:p>
        </w:tc>
        <w:tc>
          <w:tcPr>
            <w:tcW w:w="773" w:type="dxa"/>
            <w:tcBorders>
              <w:top w:val="single" w:sz="4" w:space="0" w:color="auto"/>
              <w:left w:val="single" w:sz="4" w:space="0" w:color="auto"/>
              <w:bottom w:val="single" w:sz="4" w:space="0" w:color="auto"/>
              <w:right w:val="single" w:sz="4" w:space="0" w:color="auto"/>
            </w:tcBorders>
            <w:noWrap/>
          </w:tcPr>
          <w:p ns2:paraId="052BC523" ns2:textId="77777777" w:rsidR="00E510B7" w:rsidRPr="00063B5C" w:rsidRDefault="00E510B7" w:rsidP="00E510B7">
            <w:pPr>
              <w:pStyle w:val="TableCenter"/>
              <w:keepNext/>
              <w:rPr>
                <w:sz w:val="18"/>
                <w:szCs w:val="18"/>
              </w:rPr>
            </w:pPr>
            <w:r>
              <w:rPr>
                <w:sz w:val="18"/>
                <w:szCs w:val="18"/>
              </w:rPr>
              <w:t>94.0</w:t>
            </w:r>
          </w:p>
        </w:tc>
        <w:tc>
          <w:tcPr>
            <w:tcW w:w="833" w:type="dxa"/>
            <w:tcBorders>
              <w:top w:val="single" w:sz="4" w:space="0" w:color="auto"/>
              <w:left w:val="single" w:sz="4" w:space="0" w:color="auto"/>
              <w:bottom w:val="single" w:sz="4" w:space="0" w:color="auto"/>
              <w:right w:val="single" w:sz="4" w:space="0" w:color="auto"/>
            </w:tcBorders>
            <w:noWrap/>
          </w:tcPr>
          <w:p ns2:paraId="7B367B78" ns2:textId="77777777" w:rsidR="00E510B7" w:rsidRPr="00063B5C" w:rsidRDefault="00E510B7" w:rsidP="00E510B7">
            <w:pPr>
              <w:pStyle w:val="TableCenter"/>
              <w:keepNext/>
              <w:rPr>
                <w:sz w:val="18"/>
                <w:szCs w:val="18"/>
              </w:rPr>
            </w:pPr>
            <w:r>
              <w:rPr>
                <w:sz w:val="18"/>
                <w:szCs w:val="18"/>
              </w:rPr>
              <w:t>15.3</w:t>
            </w:r>
          </w:p>
        </w:tc>
        <w:tc>
          <w:tcPr>
            <w:tcW w:w="833" w:type="dxa"/>
            <w:tcBorders>
              <w:top w:val="single" w:sz="4" w:space="0" w:color="auto"/>
              <w:left w:val="single" w:sz="4" w:space="0" w:color="auto"/>
              <w:bottom w:val="single" w:sz="4" w:space="0" w:color="auto"/>
              <w:right w:val="single" w:sz="4" w:space="0" w:color="auto"/>
            </w:tcBorders>
            <w:vAlign w:val="bottom"/>
          </w:tcPr>
          <w:p ns2:paraId="7DDD6AC3" ns2:textId="5F0106C2" w:rsidR="00E510B7" w:rsidRDefault="00E510B7" w:rsidP="00E510B7">
            <w:pPr>
              <w:pStyle w:val="TableCenter"/>
              <w:keepNext/>
              <w:rPr>
                <w:sz w:val="18"/>
                <w:szCs w:val="18"/>
              </w:rPr>
            </w:pPr>
            <w:r w:rsidRPr="00315F86">
              <w:rPr>
                <w:sz w:val="18"/>
                <w:szCs w:val="18"/>
              </w:rPr>
              <w:t>103.5</w:t>
            </w:r>
          </w:p>
        </w:tc>
        <w:tc>
          <w:tcPr>
            <w:tcW w:w="833" w:type="dxa"/>
            <w:tcBorders>
              <w:top w:val="single" w:sz="4" w:space="0" w:color="auto"/>
              <w:left w:val="single" w:sz="4" w:space="0" w:color="auto"/>
              <w:bottom w:val="single" w:sz="4" w:space="0" w:color="auto"/>
              <w:right w:val="single" w:sz="4" w:space="0" w:color="auto"/>
            </w:tcBorders>
          </w:tcPr>
          <w:p ns2:paraId="010C5072" ns2:textId="4DED2330" w:rsidR="00E510B7" w:rsidRDefault="00E510B7" w:rsidP="00E510B7">
            <w:pPr>
              <w:pStyle w:val="TableCenter"/>
              <w:keepNext/>
              <w:rPr>
                <w:sz w:val="18"/>
                <w:szCs w:val="18"/>
              </w:rPr>
            </w:pPr>
            <w:r>
              <w:rPr>
                <w:sz w:val="18"/>
                <w:szCs w:val="18"/>
              </w:rPr>
              <w:t>-</w:t>
            </w:r>
          </w:p>
        </w:tc>
      </w:tr>
      <w:tr w:rsidR="00E510B7" w:rsidRPr="00063B5C" ns2:paraId="74889BB8" ns2:textId="48D11DD0" w:rsidTr="00B24627">
        <w:trPr>
          <w:trHeight w:val="260"/>
          <w:jc w:val="center"/>
        </w:trPr>
        <w:tc>
          <w:tcPr>
            <w:tcW w:w="1100" w:type="dxa"/>
            <w:vMerge/>
            <w:tcBorders>
              <w:left w:val="single" w:sz="4" w:space="0" w:color="auto"/>
              <w:right w:val="single" w:sz="4" w:space="0" w:color="auto"/>
            </w:tcBorders>
          </w:tcPr>
          <w:p ns2:paraId="3DF64889" ns2:textId="77777777" w:rsidR="00E510B7" w:rsidRPr="00063B5C" w:rsidRDefault="00E510B7" w:rsidP="00E510B7">
            <w:pPr>
              <w:pStyle w:val="TableCenter"/>
              <w:keepNext/>
              <w:rPr>
                <w:sz w:val="18"/>
                <w:szCs w:val="18"/>
              </w:rPr>
            </w:pPr>
          </w:p>
        </w:tc>
        <w:tc>
          <w:tcPr>
            <w:tcW w:w="1102" w:type="dxa"/>
            <w:vMerge/>
            <w:tcBorders>
              <w:left w:val="single" w:sz="4" w:space="0" w:color="auto"/>
              <w:bottom w:val="single" w:sz="4" w:space="0" w:color="auto"/>
              <w:right w:val="single" w:sz="4" w:space="0" w:color="auto"/>
            </w:tcBorders>
            <w:noWrap/>
            <w:hideMark/>
          </w:tcPr>
          <w:p ns2:paraId="4AB720AF" ns2:textId="6A404079" w:rsidR="00E510B7" w:rsidRPr="00063B5C" w:rsidRDefault="00E510B7" w:rsidP="00E510B7">
            <w:pPr>
              <w:pStyle w:val="TableCenter"/>
              <w:keepNext/>
              <w:rPr>
                <w:sz w:val="18"/>
                <w:szCs w:val="18"/>
              </w:rPr>
            </w:pPr>
          </w:p>
        </w:tc>
        <w:tc>
          <w:tcPr>
            <w:tcW w:w="952" w:type="dxa"/>
            <w:tcBorders>
              <w:top w:val="single" w:sz="4" w:space="0" w:color="auto"/>
              <w:left w:val="single" w:sz="4" w:space="0" w:color="auto"/>
              <w:bottom w:val="single" w:sz="4" w:space="0" w:color="auto"/>
              <w:right w:val="single" w:sz="4" w:space="0" w:color="auto"/>
            </w:tcBorders>
            <w:noWrap/>
            <w:hideMark/>
          </w:tcPr>
          <w:p ns2:paraId="6E6DAE9E" ns2:textId="77777777" w:rsidR="00E510B7" w:rsidRPr="00063B5C" w:rsidRDefault="00E510B7" w:rsidP="00E510B7">
            <w:pPr>
              <w:pStyle w:val="TableCenter"/>
              <w:keepNext/>
              <w:rPr>
                <w:sz w:val="18"/>
                <w:szCs w:val="18"/>
              </w:rPr>
            </w:pPr>
            <w:r w:rsidRPr="00063B5C">
              <w:rPr>
                <w:sz w:val="18"/>
                <w:szCs w:val="18"/>
              </w:rPr>
              <w:t>T</w:t>
            </w:r>
            <w:r w:rsidRPr="00A42EF6">
              <w:rPr>
                <w:sz w:val="18"/>
                <w:szCs w:val="18"/>
                <w:vertAlign w:val="subscript"/>
              </w:rPr>
              <w:t>1/2</w:t>
            </w:r>
          </w:p>
        </w:tc>
        <w:tc>
          <w:tcPr>
            <w:tcW w:w="954" w:type="dxa"/>
            <w:tcBorders>
              <w:top w:val="single" w:sz="4" w:space="0" w:color="auto"/>
              <w:left w:val="single" w:sz="4" w:space="0" w:color="auto"/>
              <w:bottom w:val="single" w:sz="4" w:space="0" w:color="auto"/>
              <w:right w:val="single" w:sz="4" w:space="0" w:color="auto"/>
            </w:tcBorders>
            <w:noWrap/>
            <w:hideMark/>
          </w:tcPr>
          <w:p ns2:paraId="00D0C376" ns2:textId="77777777" w:rsidR="00E510B7" w:rsidRPr="00063B5C" w:rsidRDefault="00E510B7" w:rsidP="00E510B7">
            <w:pPr>
              <w:pStyle w:val="TableCenter"/>
              <w:keepNext/>
              <w:rPr>
                <w:sz w:val="18"/>
                <w:szCs w:val="18"/>
              </w:rPr>
            </w:pPr>
            <w:r>
              <w:rPr>
                <w:sz w:val="18"/>
                <w:szCs w:val="18"/>
              </w:rPr>
              <w:t>h</w:t>
            </w:r>
          </w:p>
        </w:tc>
        <w:tc>
          <w:tcPr>
            <w:tcW w:w="833" w:type="dxa"/>
            <w:tcBorders>
              <w:top w:val="single" w:sz="4" w:space="0" w:color="auto"/>
              <w:left w:val="single" w:sz="4" w:space="0" w:color="auto"/>
              <w:bottom w:val="single" w:sz="4" w:space="0" w:color="auto"/>
              <w:right w:val="single" w:sz="4" w:space="0" w:color="auto"/>
            </w:tcBorders>
            <w:noWrap/>
          </w:tcPr>
          <w:p ns2:paraId="63E7343F" ns2:textId="77777777" w:rsidR="00E510B7" w:rsidRPr="00063B5C" w:rsidRDefault="00E510B7" w:rsidP="00E510B7">
            <w:pPr>
              <w:pStyle w:val="TableCenter"/>
              <w:keepNext/>
              <w:rPr>
                <w:sz w:val="18"/>
                <w:szCs w:val="18"/>
              </w:rPr>
            </w:pPr>
            <w:r>
              <w:rPr>
                <w:sz w:val="18"/>
                <w:szCs w:val="18"/>
              </w:rPr>
              <w:t>42.5</w:t>
            </w:r>
          </w:p>
        </w:tc>
        <w:tc>
          <w:tcPr>
            <w:tcW w:w="773" w:type="dxa"/>
            <w:tcBorders>
              <w:top w:val="single" w:sz="4" w:space="0" w:color="auto"/>
              <w:left w:val="single" w:sz="4" w:space="0" w:color="auto"/>
              <w:bottom w:val="single" w:sz="4" w:space="0" w:color="auto"/>
              <w:right w:val="single" w:sz="4" w:space="0" w:color="auto"/>
            </w:tcBorders>
            <w:noWrap/>
          </w:tcPr>
          <w:p ns2:paraId="37CC3F70" ns2:textId="77777777" w:rsidR="00E510B7" w:rsidRPr="00063B5C" w:rsidRDefault="00E510B7" w:rsidP="00E510B7">
            <w:pPr>
              <w:pStyle w:val="TableCenter"/>
              <w:keepNext/>
              <w:rPr>
                <w:sz w:val="18"/>
                <w:szCs w:val="18"/>
              </w:rPr>
            </w:pPr>
            <w:r>
              <w:rPr>
                <w:sz w:val="18"/>
                <w:szCs w:val="18"/>
              </w:rPr>
              <w:t>8.31</w:t>
            </w:r>
          </w:p>
        </w:tc>
        <w:tc>
          <w:tcPr>
            <w:tcW w:w="773" w:type="dxa"/>
            <w:tcBorders>
              <w:top w:val="single" w:sz="4" w:space="0" w:color="auto"/>
              <w:left w:val="single" w:sz="4" w:space="0" w:color="auto"/>
              <w:bottom w:val="single" w:sz="4" w:space="0" w:color="auto"/>
              <w:right w:val="single" w:sz="4" w:space="0" w:color="auto"/>
            </w:tcBorders>
            <w:noWrap/>
          </w:tcPr>
          <w:p ns2:paraId="31AA75DE" ns2:textId="77777777" w:rsidR="00E510B7" w:rsidRPr="00063B5C" w:rsidRDefault="00E510B7" w:rsidP="00E510B7">
            <w:pPr>
              <w:pStyle w:val="TableCenter"/>
              <w:keepNext/>
              <w:rPr>
                <w:sz w:val="18"/>
                <w:szCs w:val="18"/>
              </w:rPr>
            </w:pPr>
            <w:r>
              <w:rPr>
                <w:sz w:val="18"/>
                <w:szCs w:val="18"/>
              </w:rPr>
              <w:t>41.1</w:t>
            </w:r>
          </w:p>
        </w:tc>
        <w:tc>
          <w:tcPr>
            <w:tcW w:w="833" w:type="dxa"/>
            <w:tcBorders>
              <w:top w:val="single" w:sz="4" w:space="0" w:color="auto"/>
              <w:left w:val="single" w:sz="4" w:space="0" w:color="auto"/>
              <w:bottom w:val="single" w:sz="4" w:space="0" w:color="auto"/>
              <w:right w:val="single" w:sz="4" w:space="0" w:color="auto"/>
            </w:tcBorders>
            <w:noWrap/>
          </w:tcPr>
          <w:p ns2:paraId="737898BE" ns2:textId="77777777" w:rsidR="00E510B7" w:rsidRPr="00063B5C" w:rsidRDefault="00E510B7" w:rsidP="00E510B7">
            <w:pPr>
              <w:pStyle w:val="TableCenter"/>
              <w:keepNext/>
              <w:rPr>
                <w:sz w:val="18"/>
                <w:szCs w:val="18"/>
              </w:rPr>
            </w:pPr>
            <w:r>
              <w:rPr>
                <w:sz w:val="18"/>
                <w:szCs w:val="18"/>
              </w:rPr>
              <w:t>4.26</w:t>
            </w:r>
          </w:p>
        </w:tc>
        <w:tc>
          <w:tcPr>
            <w:tcW w:w="833" w:type="dxa"/>
            <w:tcBorders>
              <w:top w:val="single" w:sz="4" w:space="0" w:color="auto"/>
              <w:left w:val="single" w:sz="4" w:space="0" w:color="auto"/>
              <w:bottom w:val="single" w:sz="4" w:space="0" w:color="auto"/>
              <w:right w:val="single" w:sz="4" w:space="0" w:color="auto"/>
            </w:tcBorders>
            <w:vAlign w:val="bottom"/>
          </w:tcPr>
          <w:p ns2:paraId="572FB110" ns2:textId="456D2328" w:rsidR="00E510B7" w:rsidRDefault="00E510B7" w:rsidP="00E510B7">
            <w:pPr>
              <w:pStyle w:val="TableCenter"/>
              <w:keepNext/>
              <w:rPr>
                <w:sz w:val="18"/>
                <w:szCs w:val="18"/>
              </w:rPr>
            </w:pPr>
            <w:r w:rsidRPr="00315F86">
              <w:rPr>
                <w:sz w:val="18"/>
                <w:szCs w:val="18"/>
              </w:rPr>
              <w:t>41.8</w:t>
            </w:r>
          </w:p>
        </w:tc>
        <w:tc>
          <w:tcPr>
            <w:tcW w:w="833" w:type="dxa"/>
            <w:tcBorders>
              <w:top w:val="single" w:sz="4" w:space="0" w:color="auto"/>
              <w:left w:val="single" w:sz="4" w:space="0" w:color="auto"/>
              <w:bottom w:val="single" w:sz="4" w:space="0" w:color="auto"/>
              <w:right w:val="single" w:sz="4" w:space="0" w:color="auto"/>
            </w:tcBorders>
          </w:tcPr>
          <w:p ns2:paraId="19719333" ns2:textId="1D6BCC9E" w:rsidR="00E510B7" w:rsidRDefault="00E510B7" w:rsidP="00E510B7">
            <w:pPr>
              <w:pStyle w:val="TableCenter"/>
              <w:keepNext/>
              <w:rPr>
                <w:sz w:val="18"/>
                <w:szCs w:val="18"/>
              </w:rPr>
            </w:pPr>
            <w:r>
              <w:rPr>
                <w:sz w:val="18"/>
                <w:szCs w:val="18"/>
              </w:rPr>
              <w:t>-</w:t>
            </w:r>
          </w:p>
        </w:tc>
      </w:tr>
      <w:tr w:rsidR="00E510B7" w:rsidRPr="00063B5C" ns2:paraId="5A78B2E9" ns2:textId="129E8898" w:rsidTr="00B24627">
        <w:trPr>
          <w:trHeight w:val="260"/>
          <w:jc w:val="center"/>
        </w:trPr>
        <w:tc>
          <w:tcPr>
            <w:tcW w:w="1100" w:type="dxa"/>
            <w:vMerge/>
            <w:tcBorders>
              <w:left w:val="single" w:sz="4" w:space="0" w:color="auto"/>
              <w:right w:val="single" w:sz="4" w:space="0" w:color="auto"/>
            </w:tcBorders>
          </w:tcPr>
          <w:p ns2:paraId="2EB938FA" ns2:textId="77777777" w:rsidR="00E510B7" w:rsidRDefault="00E510B7" w:rsidP="00E510B7">
            <w:pPr>
              <w:pStyle w:val="TableCenter"/>
              <w:keepNext/>
              <w:rPr>
                <w:sz w:val="18"/>
                <w:szCs w:val="18"/>
              </w:rPr>
            </w:pPr>
          </w:p>
        </w:tc>
        <w:tc>
          <w:tcPr>
            <w:tcW w:w="1102" w:type="dxa"/>
            <w:vMerge w:val="restart"/>
            <w:tcBorders>
              <w:top w:val="single" w:sz="4" w:space="0" w:color="auto"/>
              <w:left w:val="single" w:sz="4" w:space="0" w:color="auto"/>
              <w:right w:val="single" w:sz="4" w:space="0" w:color="auto"/>
            </w:tcBorders>
            <w:noWrap/>
            <w:hideMark/>
          </w:tcPr>
          <w:p ns2:paraId="37CAD4DC" ns2:textId="7485090D" w:rsidR="00E510B7" w:rsidRPr="00063B5C" w:rsidRDefault="00E510B7" w:rsidP="00E510B7">
            <w:pPr>
              <w:pStyle w:val="TableCenter"/>
              <w:keepNext/>
              <w:rPr>
                <w:sz w:val="18"/>
                <w:szCs w:val="18"/>
              </w:rPr>
            </w:pPr>
            <w:r>
              <w:rPr>
                <w:sz w:val="18"/>
                <w:szCs w:val="18"/>
              </w:rPr>
              <w:t>75</w:t>
            </w:r>
          </w:p>
        </w:tc>
        <w:tc>
          <w:tcPr>
            <w:tcW w:w="952" w:type="dxa"/>
            <w:tcBorders>
              <w:top w:val="single" w:sz="4" w:space="0" w:color="auto"/>
              <w:left w:val="single" w:sz="4" w:space="0" w:color="auto"/>
              <w:bottom w:val="single" w:sz="4" w:space="0" w:color="auto"/>
              <w:right w:val="single" w:sz="4" w:space="0" w:color="auto"/>
            </w:tcBorders>
            <w:noWrap/>
            <w:hideMark/>
          </w:tcPr>
          <w:p ns2:paraId="7B54CEDD" ns2:textId="77777777" w:rsidR="00E510B7" w:rsidRPr="00063B5C" w:rsidRDefault="00E510B7" w:rsidP="00E510B7">
            <w:pPr>
              <w:pStyle w:val="TableCenter"/>
              <w:keepNext/>
              <w:rPr>
                <w:sz w:val="18"/>
                <w:szCs w:val="18"/>
              </w:rPr>
            </w:pPr>
            <w:r w:rsidRPr="00063B5C">
              <w:rPr>
                <w:sz w:val="18"/>
                <w:szCs w:val="18"/>
              </w:rPr>
              <w:t>AUC</w:t>
            </w:r>
            <w:r>
              <w:rPr>
                <w:sz w:val="18"/>
                <w:szCs w:val="18"/>
                <w:vertAlign w:val="subscript"/>
              </w:rPr>
              <w:t>last</w:t>
            </w:r>
          </w:p>
        </w:tc>
        <w:tc>
          <w:tcPr>
            <w:tcW w:w="954" w:type="dxa"/>
            <w:tcBorders>
              <w:top w:val="single" w:sz="4" w:space="0" w:color="auto"/>
              <w:left w:val="single" w:sz="4" w:space="0" w:color="auto"/>
              <w:bottom w:val="single" w:sz="4" w:space="0" w:color="auto"/>
              <w:right w:val="single" w:sz="4" w:space="0" w:color="auto"/>
            </w:tcBorders>
            <w:noWrap/>
            <w:hideMark/>
          </w:tcPr>
          <w:p ns2:paraId="7F90F768" ns2:textId="77777777" w:rsidR="00E510B7" w:rsidRPr="00063B5C" w:rsidRDefault="00E510B7" w:rsidP="00E510B7">
            <w:pPr>
              <w:pStyle w:val="TableCenter"/>
              <w:keepNext/>
              <w:rPr>
                <w:sz w:val="18"/>
                <w:szCs w:val="18"/>
              </w:rPr>
            </w:pPr>
            <w:r w:rsidRPr="003942BA">
              <w:rPr>
                <w:sz w:val="18"/>
                <w:szCs w:val="18"/>
              </w:rPr>
              <w:t>µg*</w:t>
            </w:r>
            <w:r>
              <w:rPr>
                <w:sz w:val="18"/>
                <w:szCs w:val="18"/>
              </w:rPr>
              <w:t>h</w:t>
            </w:r>
            <w:r w:rsidRPr="003942BA">
              <w:rPr>
                <w:sz w:val="18"/>
                <w:szCs w:val="18"/>
              </w:rPr>
              <w:t>/mL</w:t>
            </w:r>
          </w:p>
        </w:tc>
        <w:tc>
          <w:tcPr>
            <w:tcW w:w="833" w:type="dxa"/>
            <w:tcBorders>
              <w:top w:val="single" w:sz="4" w:space="0" w:color="auto"/>
              <w:left w:val="single" w:sz="4" w:space="0" w:color="auto"/>
              <w:bottom w:val="single" w:sz="4" w:space="0" w:color="auto"/>
              <w:right w:val="single" w:sz="4" w:space="0" w:color="auto"/>
            </w:tcBorders>
            <w:noWrap/>
          </w:tcPr>
          <w:p ns2:paraId="77704C2F" ns2:textId="77777777" w:rsidR="00E510B7" w:rsidRPr="00063B5C" w:rsidRDefault="00E510B7" w:rsidP="00E510B7">
            <w:pPr>
              <w:pStyle w:val="TableCenter"/>
              <w:keepNext/>
              <w:rPr>
                <w:sz w:val="18"/>
                <w:szCs w:val="18"/>
              </w:rPr>
            </w:pPr>
            <w:r>
              <w:rPr>
                <w:sz w:val="18"/>
                <w:szCs w:val="18"/>
              </w:rPr>
              <w:t>5.12</w:t>
            </w:r>
          </w:p>
        </w:tc>
        <w:tc>
          <w:tcPr>
            <w:tcW w:w="773" w:type="dxa"/>
            <w:tcBorders>
              <w:top w:val="single" w:sz="4" w:space="0" w:color="auto"/>
              <w:left w:val="single" w:sz="4" w:space="0" w:color="auto"/>
              <w:bottom w:val="single" w:sz="4" w:space="0" w:color="auto"/>
              <w:right w:val="single" w:sz="4" w:space="0" w:color="auto"/>
            </w:tcBorders>
            <w:noWrap/>
          </w:tcPr>
          <w:p ns2:paraId="2A27AD92" ns2:textId="77777777" w:rsidR="00E510B7" w:rsidRPr="00063B5C" w:rsidRDefault="00E510B7" w:rsidP="00E510B7">
            <w:pPr>
              <w:pStyle w:val="TableCenter"/>
              <w:keepNext/>
              <w:rPr>
                <w:sz w:val="18"/>
                <w:szCs w:val="18"/>
              </w:rPr>
            </w:pPr>
            <w:r>
              <w:rPr>
                <w:sz w:val="18"/>
                <w:szCs w:val="18"/>
              </w:rPr>
              <w:t>2.04</w:t>
            </w:r>
          </w:p>
        </w:tc>
        <w:tc>
          <w:tcPr>
            <w:tcW w:w="773" w:type="dxa"/>
            <w:tcBorders>
              <w:top w:val="single" w:sz="4" w:space="0" w:color="auto"/>
              <w:left w:val="single" w:sz="4" w:space="0" w:color="auto"/>
              <w:bottom w:val="single" w:sz="4" w:space="0" w:color="auto"/>
              <w:right w:val="single" w:sz="4" w:space="0" w:color="auto"/>
            </w:tcBorders>
            <w:noWrap/>
          </w:tcPr>
          <w:p ns2:paraId="4F3A95AD" ns2:textId="77777777" w:rsidR="00E510B7" w:rsidRPr="00063B5C" w:rsidRDefault="00E510B7" w:rsidP="00E510B7">
            <w:pPr>
              <w:pStyle w:val="TableCenter"/>
              <w:keepNext/>
              <w:rPr>
                <w:sz w:val="18"/>
                <w:szCs w:val="18"/>
              </w:rPr>
            </w:pPr>
            <w:r>
              <w:rPr>
                <w:sz w:val="18"/>
                <w:szCs w:val="18"/>
              </w:rPr>
              <w:t>5.42</w:t>
            </w:r>
          </w:p>
        </w:tc>
        <w:tc>
          <w:tcPr>
            <w:tcW w:w="833" w:type="dxa"/>
            <w:tcBorders>
              <w:top w:val="single" w:sz="4" w:space="0" w:color="auto"/>
              <w:left w:val="single" w:sz="4" w:space="0" w:color="auto"/>
              <w:bottom w:val="single" w:sz="4" w:space="0" w:color="auto"/>
              <w:right w:val="single" w:sz="4" w:space="0" w:color="auto"/>
            </w:tcBorders>
            <w:noWrap/>
          </w:tcPr>
          <w:p ns2:paraId="158CED4F" ns2:textId="77777777" w:rsidR="00E510B7" w:rsidRPr="00063B5C" w:rsidRDefault="00E510B7" w:rsidP="00E510B7">
            <w:pPr>
              <w:pStyle w:val="TableCenter"/>
              <w:keepNext/>
              <w:rPr>
                <w:sz w:val="18"/>
                <w:szCs w:val="18"/>
              </w:rPr>
            </w:pPr>
            <w:r>
              <w:rPr>
                <w:sz w:val="18"/>
                <w:szCs w:val="18"/>
              </w:rPr>
              <w:t>0.964</w:t>
            </w:r>
          </w:p>
        </w:tc>
        <w:tc>
          <w:tcPr>
            <w:tcW w:w="833" w:type="dxa"/>
            <w:tcBorders>
              <w:top w:val="single" w:sz="4" w:space="0" w:color="auto"/>
              <w:left w:val="single" w:sz="4" w:space="0" w:color="auto"/>
              <w:bottom w:val="single" w:sz="4" w:space="0" w:color="auto"/>
              <w:right w:val="single" w:sz="4" w:space="0" w:color="auto"/>
            </w:tcBorders>
            <w:vAlign w:val="bottom"/>
          </w:tcPr>
          <w:p ns2:paraId="7B6A2138" ns2:textId="06EA97D7" w:rsidR="00E510B7" w:rsidRDefault="00E510B7" w:rsidP="00E510B7">
            <w:pPr>
              <w:pStyle w:val="TableCenter"/>
              <w:keepNext/>
              <w:rPr>
                <w:sz w:val="18"/>
                <w:szCs w:val="18"/>
              </w:rPr>
            </w:pPr>
            <w:r w:rsidRPr="00315F86">
              <w:rPr>
                <w:sz w:val="18"/>
                <w:szCs w:val="18"/>
              </w:rPr>
              <w:t>5.27</w:t>
            </w:r>
          </w:p>
        </w:tc>
        <w:tc>
          <w:tcPr>
            <w:tcW w:w="833" w:type="dxa"/>
            <w:tcBorders>
              <w:top w:val="single" w:sz="4" w:space="0" w:color="auto"/>
              <w:left w:val="single" w:sz="4" w:space="0" w:color="auto"/>
              <w:bottom w:val="single" w:sz="4" w:space="0" w:color="auto"/>
              <w:right w:val="single" w:sz="4" w:space="0" w:color="auto"/>
            </w:tcBorders>
          </w:tcPr>
          <w:p ns2:paraId="66EAD967" ns2:textId="4B959D9E" w:rsidR="00E510B7" w:rsidRDefault="00E510B7" w:rsidP="00E510B7">
            <w:pPr>
              <w:pStyle w:val="TableCenter"/>
              <w:keepNext/>
              <w:rPr>
                <w:sz w:val="18"/>
                <w:szCs w:val="18"/>
              </w:rPr>
            </w:pPr>
            <w:r>
              <w:rPr>
                <w:sz w:val="18"/>
                <w:szCs w:val="18"/>
              </w:rPr>
              <w:t>-</w:t>
            </w:r>
          </w:p>
        </w:tc>
      </w:tr>
      <w:tr w:rsidR="00E510B7" w:rsidRPr="00063B5C" ns2:paraId="4773BD24" ns2:textId="719DDFEE" w:rsidTr="00B24627">
        <w:trPr>
          <w:jc w:val="center"/>
        </w:trPr>
        <w:tc>
          <w:tcPr>
            <w:tcW w:w="1100" w:type="dxa"/>
            <w:vMerge/>
            <w:tcBorders>
              <w:left w:val="single" w:sz="4" w:space="0" w:color="auto"/>
              <w:right w:val="single" w:sz="4" w:space="0" w:color="auto"/>
            </w:tcBorders>
          </w:tcPr>
          <w:p ns2:paraId="5743698E" ns2:textId="77777777" w:rsidR="00E510B7" w:rsidRPr="00063B5C" w:rsidRDefault="00E510B7" w:rsidP="00E510B7">
            <w:pPr>
              <w:pStyle w:val="TableCenter"/>
              <w:keepNext/>
              <w:rPr>
                <w:sz w:val="18"/>
                <w:szCs w:val="18"/>
              </w:rPr>
            </w:pPr>
          </w:p>
        </w:tc>
        <w:tc>
          <w:tcPr>
            <w:tcW w:w="1102" w:type="dxa"/>
            <w:vMerge/>
            <w:tcBorders>
              <w:left w:val="single" w:sz="4" w:space="0" w:color="auto"/>
              <w:right w:val="single" w:sz="4" w:space="0" w:color="auto"/>
            </w:tcBorders>
            <w:noWrap/>
          </w:tcPr>
          <w:p ns2:paraId="63746BDC" ns2:textId="444647F5" w:rsidR="00E510B7" w:rsidRPr="00063B5C" w:rsidRDefault="00E510B7" w:rsidP="00E510B7">
            <w:pPr>
              <w:pStyle w:val="TableCenter"/>
              <w:keepNext/>
              <w:rPr>
                <w:sz w:val="18"/>
                <w:szCs w:val="18"/>
              </w:rPr>
            </w:pPr>
          </w:p>
        </w:tc>
        <w:tc>
          <w:tcPr>
            <w:tcW w:w="952" w:type="dxa"/>
            <w:tcBorders>
              <w:top w:val="single" w:sz="4" w:space="0" w:color="auto"/>
              <w:left w:val="single" w:sz="4" w:space="0" w:color="auto"/>
              <w:bottom w:val="single" w:sz="4" w:space="0" w:color="auto"/>
              <w:right w:val="single" w:sz="4" w:space="0" w:color="auto"/>
            </w:tcBorders>
            <w:noWrap/>
          </w:tcPr>
          <w:p ns2:paraId="045AC140" ns2:textId="77777777" w:rsidR="00E510B7" w:rsidRPr="00063B5C" w:rsidRDefault="00E510B7" w:rsidP="00E510B7">
            <w:pPr>
              <w:pStyle w:val="TableCenter"/>
              <w:keepNext/>
              <w:rPr>
                <w:sz w:val="18"/>
                <w:szCs w:val="18"/>
              </w:rPr>
            </w:pPr>
            <w:r>
              <w:rPr>
                <w:sz w:val="18"/>
                <w:szCs w:val="18"/>
              </w:rPr>
              <w:t>C</w:t>
            </w:r>
            <w:r w:rsidRPr="001B0147">
              <w:rPr>
                <w:sz w:val="18"/>
                <w:szCs w:val="18"/>
                <w:vertAlign w:val="subscript"/>
              </w:rPr>
              <w:t>max</w:t>
            </w:r>
          </w:p>
        </w:tc>
        <w:tc>
          <w:tcPr>
            <w:tcW w:w="954" w:type="dxa"/>
            <w:tcBorders>
              <w:top w:val="single" w:sz="4" w:space="0" w:color="auto"/>
              <w:left w:val="single" w:sz="4" w:space="0" w:color="auto"/>
              <w:bottom w:val="single" w:sz="4" w:space="0" w:color="auto"/>
              <w:right w:val="single" w:sz="4" w:space="0" w:color="auto"/>
            </w:tcBorders>
            <w:noWrap/>
          </w:tcPr>
          <w:p ns2:paraId="28B45E10" ns2:textId="77777777" w:rsidR="00E510B7" w:rsidRPr="00063B5C" w:rsidRDefault="00E510B7" w:rsidP="00E510B7">
            <w:pPr>
              <w:pStyle w:val="TableCenter"/>
              <w:keepNext/>
              <w:rPr>
                <w:sz w:val="18"/>
                <w:szCs w:val="18"/>
              </w:rPr>
            </w:pPr>
            <w:r>
              <w:rPr>
                <w:sz w:val="18"/>
                <w:szCs w:val="18"/>
              </w:rPr>
              <w:t>ng/mL</w:t>
            </w:r>
          </w:p>
        </w:tc>
        <w:tc>
          <w:tcPr>
            <w:tcW w:w="833" w:type="dxa"/>
            <w:tcBorders>
              <w:top w:val="single" w:sz="4" w:space="0" w:color="auto"/>
              <w:left w:val="single" w:sz="4" w:space="0" w:color="auto"/>
              <w:bottom w:val="single" w:sz="4" w:space="0" w:color="auto"/>
              <w:right w:val="single" w:sz="4" w:space="0" w:color="auto"/>
            </w:tcBorders>
            <w:noWrap/>
          </w:tcPr>
          <w:p ns2:paraId="2A894CED" ns2:textId="77777777" w:rsidR="00E510B7" w:rsidRPr="00063B5C" w:rsidRDefault="00E510B7" w:rsidP="00E510B7">
            <w:pPr>
              <w:pStyle w:val="TableCenter"/>
              <w:keepNext/>
              <w:rPr>
                <w:sz w:val="18"/>
                <w:szCs w:val="18"/>
              </w:rPr>
            </w:pPr>
            <w:r>
              <w:rPr>
                <w:sz w:val="18"/>
                <w:szCs w:val="18"/>
              </w:rPr>
              <w:t>132</w:t>
            </w:r>
          </w:p>
        </w:tc>
        <w:tc>
          <w:tcPr>
            <w:tcW w:w="773" w:type="dxa"/>
            <w:tcBorders>
              <w:top w:val="single" w:sz="4" w:space="0" w:color="auto"/>
              <w:left w:val="single" w:sz="4" w:space="0" w:color="auto"/>
              <w:bottom w:val="single" w:sz="4" w:space="0" w:color="auto"/>
              <w:right w:val="single" w:sz="4" w:space="0" w:color="auto"/>
            </w:tcBorders>
            <w:noWrap/>
          </w:tcPr>
          <w:p ns2:paraId="7058F404" ns2:textId="77777777" w:rsidR="00E510B7" w:rsidRPr="00063B5C" w:rsidRDefault="00E510B7" w:rsidP="00E510B7">
            <w:pPr>
              <w:pStyle w:val="TableCenter"/>
              <w:keepNext/>
              <w:rPr>
                <w:sz w:val="18"/>
                <w:szCs w:val="18"/>
              </w:rPr>
            </w:pPr>
            <w:r>
              <w:rPr>
                <w:sz w:val="18"/>
                <w:szCs w:val="18"/>
              </w:rPr>
              <w:t>67.5</w:t>
            </w:r>
          </w:p>
        </w:tc>
        <w:tc>
          <w:tcPr>
            <w:tcW w:w="773" w:type="dxa"/>
            <w:tcBorders>
              <w:top w:val="single" w:sz="4" w:space="0" w:color="auto"/>
              <w:left w:val="single" w:sz="4" w:space="0" w:color="auto"/>
              <w:bottom w:val="single" w:sz="4" w:space="0" w:color="auto"/>
              <w:right w:val="single" w:sz="4" w:space="0" w:color="auto"/>
            </w:tcBorders>
            <w:noWrap/>
          </w:tcPr>
          <w:p ns2:paraId="1F962814" ns2:textId="77777777" w:rsidR="00E510B7" w:rsidRPr="00063B5C" w:rsidRDefault="00E510B7" w:rsidP="00E510B7">
            <w:pPr>
              <w:pStyle w:val="TableCenter"/>
              <w:keepNext/>
              <w:rPr>
                <w:sz w:val="18"/>
                <w:szCs w:val="18"/>
              </w:rPr>
            </w:pPr>
            <w:r>
              <w:rPr>
                <w:sz w:val="18"/>
                <w:szCs w:val="18"/>
              </w:rPr>
              <w:t>132</w:t>
            </w:r>
          </w:p>
        </w:tc>
        <w:tc>
          <w:tcPr>
            <w:tcW w:w="833" w:type="dxa"/>
            <w:tcBorders>
              <w:top w:val="single" w:sz="4" w:space="0" w:color="auto"/>
              <w:left w:val="single" w:sz="4" w:space="0" w:color="auto"/>
              <w:bottom w:val="single" w:sz="4" w:space="0" w:color="auto"/>
              <w:right w:val="single" w:sz="4" w:space="0" w:color="auto"/>
            </w:tcBorders>
            <w:noWrap/>
          </w:tcPr>
          <w:p ns2:paraId="5E8C4D06" ns2:textId="77777777" w:rsidR="00E510B7" w:rsidRPr="00063B5C" w:rsidRDefault="00E510B7" w:rsidP="00E510B7">
            <w:pPr>
              <w:pStyle w:val="TableCenter"/>
              <w:keepNext/>
              <w:rPr>
                <w:sz w:val="18"/>
                <w:szCs w:val="18"/>
              </w:rPr>
            </w:pPr>
            <w:r>
              <w:rPr>
                <w:sz w:val="18"/>
                <w:szCs w:val="18"/>
              </w:rPr>
              <w:t>28.5</w:t>
            </w:r>
          </w:p>
        </w:tc>
        <w:tc>
          <w:tcPr>
            <w:tcW w:w="833" w:type="dxa"/>
            <w:tcBorders>
              <w:top w:val="single" w:sz="4" w:space="0" w:color="auto"/>
              <w:left w:val="single" w:sz="4" w:space="0" w:color="auto"/>
              <w:bottom w:val="single" w:sz="4" w:space="0" w:color="auto"/>
              <w:right w:val="single" w:sz="4" w:space="0" w:color="auto"/>
            </w:tcBorders>
            <w:vAlign w:val="bottom"/>
          </w:tcPr>
          <w:p ns2:paraId="0E99682C" ns2:textId="70CFD291" w:rsidR="00E510B7" w:rsidRDefault="00E510B7" w:rsidP="00E510B7">
            <w:pPr>
              <w:pStyle w:val="TableCenter"/>
              <w:keepNext/>
              <w:rPr>
                <w:sz w:val="18"/>
                <w:szCs w:val="18"/>
              </w:rPr>
            </w:pPr>
            <w:r w:rsidRPr="00315F86">
              <w:rPr>
                <w:sz w:val="18"/>
                <w:szCs w:val="18"/>
              </w:rPr>
              <w:t>132</w:t>
            </w:r>
          </w:p>
        </w:tc>
        <w:tc>
          <w:tcPr>
            <w:tcW w:w="833" w:type="dxa"/>
            <w:tcBorders>
              <w:top w:val="single" w:sz="4" w:space="0" w:color="auto"/>
              <w:left w:val="single" w:sz="4" w:space="0" w:color="auto"/>
              <w:bottom w:val="single" w:sz="4" w:space="0" w:color="auto"/>
              <w:right w:val="single" w:sz="4" w:space="0" w:color="auto"/>
            </w:tcBorders>
          </w:tcPr>
          <w:p ns2:paraId="50A4AE43" ns2:textId="45CC9688" w:rsidR="00E510B7" w:rsidRDefault="00E510B7" w:rsidP="00E510B7">
            <w:pPr>
              <w:pStyle w:val="TableCenter"/>
              <w:keepNext/>
              <w:rPr>
                <w:sz w:val="18"/>
                <w:szCs w:val="18"/>
              </w:rPr>
            </w:pPr>
            <w:r>
              <w:rPr>
                <w:sz w:val="18"/>
                <w:szCs w:val="18"/>
              </w:rPr>
              <w:t>-</w:t>
            </w:r>
          </w:p>
        </w:tc>
      </w:tr>
      <w:tr w:rsidR="00E510B7" w:rsidRPr="00063B5C" ns2:paraId="2BA0B773" ns2:textId="34D85B6F" w:rsidTr="00B24627">
        <w:trPr>
          <w:trHeight w:val="260"/>
          <w:jc w:val="center"/>
        </w:trPr>
        <w:tc>
          <w:tcPr>
            <w:tcW w:w="1100" w:type="dxa"/>
            <w:vMerge/>
            <w:tcBorders>
              <w:left w:val="single" w:sz="4" w:space="0" w:color="auto"/>
              <w:bottom w:val="single" w:sz="4" w:space="0" w:color="auto"/>
              <w:right w:val="single" w:sz="4" w:space="0" w:color="auto"/>
            </w:tcBorders>
          </w:tcPr>
          <w:p ns2:paraId="5C402691" ns2:textId="77777777" w:rsidR="00E510B7" w:rsidRPr="00063B5C" w:rsidRDefault="00E510B7" w:rsidP="00E510B7">
            <w:pPr>
              <w:pStyle w:val="TableCenter"/>
              <w:keepNext/>
              <w:rPr>
                <w:sz w:val="18"/>
                <w:szCs w:val="18"/>
              </w:rPr>
            </w:pPr>
          </w:p>
        </w:tc>
        <w:tc>
          <w:tcPr>
            <w:tcW w:w="1102" w:type="dxa"/>
            <w:vMerge/>
            <w:tcBorders>
              <w:left w:val="single" w:sz="4" w:space="0" w:color="auto"/>
              <w:bottom w:val="single" w:sz="4" w:space="0" w:color="auto"/>
              <w:right w:val="single" w:sz="4" w:space="0" w:color="auto"/>
            </w:tcBorders>
            <w:noWrap/>
            <w:vAlign w:val="center"/>
            <w:hideMark/>
          </w:tcPr>
          <w:p ns2:paraId="3E2BDF60" ns2:textId="58D41BED" w:rsidR="00E510B7" w:rsidRPr="00063B5C" w:rsidRDefault="00E510B7" w:rsidP="00E510B7">
            <w:pPr>
              <w:pStyle w:val="TableCenter"/>
              <w:keepNext/>
              <w:rPr>
                <w:sz w:val="18"/>
                <w:szCs w:val="18"/>
              </w:rPr>
            </w:pPr>
          </w:p>
        </w:tc>
        <w:tc>
          <w:tcPr>
            <w:tcW w:w="952" w:type="dxa"/>
            <w:tcBorders>
              <w:top w:val="single" w:sz="4" w:space="0" w:color="auto"/>
              <w:left w:val="single" w:sz="4" w:space="0" w:color="auto"/>
              <w:bottom w:val="single" w:sz="4" w:space="0" w:color="auto"/>
              <w:right w:val="single" w:sz="4" w:space="0" w:color="auto"/>
            </w:tcBorders>
            <w:noWrap/>
            <w:vAlign w:val="center"/>
            <w:hideMark/>
          </w:tcPr>
          <w:p ns2:paraId="342542CA" ns2:textId="77777777" w:rsidR="00E510B7" w:rsidRPr="00063B5C" w:rsidRDefault="00E510B7" w:rsidP="00E510B7">
            <w:pPr>
              <w:pStyle w:val="TableCenter"/>
              <w:keepNext/>
              <w:rPr>
                <w:sz w:val="18"/>
                <w:szCs w:val="18"/>
              </w:rPr>
            </w:pPr>
            <w:r w:rsidRPr="00063B5C">
              <w:rPr>
                <w:sz w:val="18"/>
                <w:szCs w:val="18"/>
              </w:rPr>
              <w:t>T</w:t>
            </w:r>
            <w:r w:rsidRPr="00A42EF6">
              <w:rPr>
                <w:sz w:val="18"/>
                <w:szCs w:val="18"/>
                <w:vertAlign w:val="subscript"/>
              </w:rPr>
              <w:t>1/2</w:t>
            </w:r>
          </w:p>
        </w:tc>
        <w:tc>
          <w:tcPr>
            <w:tcW w:w="954" w:type="dxa"/>
            <w:tcBorders>
              <w:top w:val="single" w:sz="4" w:space="0" w:color="auto"/>
              <w:left w:val="single" w:sz="4" w:space="0" w:color="auto"/>
              <w:bottom w:val="single" w:sz="4" w:space="0" w:color="auto"/>
              <w:right w:val="single" w:sz="4" w:space="0" w:color="auto"/>
            </w:tcBorders>
            <w:noWrap/>
            <w:vAlign w:val="center"/>
            <w:hideMark/>
          </w:tcPr>
          <w:p ns2:paraId="147FFBDA" ns2:textId="77777777" w:rsidR="00E510B7" w:rsidRPr="00063B5C" w:rsidRDefault="00E510B7" w:rsidP="00E510B7">
            <w:pPr>
              <w:pStyle w:val="TableCenter"/>
              <w:keepNext/>
              <w:rPr>
                <w:sz w:val="18"/>
                <w:szCs w:val="18"/>
              </w:rPr>
            </w:pPr>
            <w:r>
              <w:rPr>
                <w:sz w:val="18"/>
                <w:szCs w:val="18"/>
              </w:rPr>
              <w:t>h</w:t>
            </w:r>
          </w:p>
        </w:tc>
        <w:tc>
          <w:tcPr>
            <w:tcW w:w="833" w:type="dxa"/>
            <w:tcBorders>
              <w:top w:val="single" w:sz="4" w:space="0" w:color="auto"/>
              <w:left w:val="single" w:sz="4" w:space="0" w:color="auto"/>
              <w:bottom w:val="single" w:sz="4" w:space="0" w:color="auto"/>
              <w:right w:val="single" w:sz="4" w:space="0" w:color="auto"/>
            </w:tcBorders>
            <w:noWrap/>
            <w:vAlign w:val="center"/>
          </w:tcPr>
          <w:p ns2:paraId="0CEDA414" ns2:textId="77777777" w:rsidR="00E510B7" w:rsidRPr="00063B5C" w:rsidRDefault="00E510B7" w:rsidP="00E510B7">
            <w:pPr>
              <w:pStyle w:val="TableCenter"/>
              <w:keepNext/>
              <w:rPr>
                <w:sz w:val="18"/>
                <w:szCs w:val="18"/>
              </w:rPr>
            </w:pPr>
            <w:r>
              <w:rPr>
                <w:sz w:val="18"/>
                <w:szCs w:val="18"/>
              </w:rPr>
              <w:t>44.4</w:t>
            </w:r>
          </w:p>
        </w:tc>
        <w:tc>
          <w:tcPr>
            <w:tcW w:w="773" w:type="dxa"/>
            <w:tcBorders>
              <w:top w:val="single" w:sz="4" w:space="0" w:color="auto"/>
              <w:left w:val="single" w:sz="4" w:space="0" w:color="auto"/>
              <w:bottom w:val="single" w:sz="4" w:space="0" w:color="auto"/>
              <w:right w:val="single" w:sz="4" w:space="0" w:color="auto"/>
            </w:tcBorders>
            <w:noWrap/>
            <w:vAlign w:val="center"/>
          </w:tcPr>
          <w:p ns2:paraId="13BC4A7E" ns2:textId="77777777" w:rsidR="00E510B7" w:rsidRPr="00063B5C" w:rsidRDefault="00E510B7" w:rsidP="00E510B7">
            <w:pPr>
              <w:pStyle w:val="TableCenter"/>
              <w:keepNext/>
              <w:rPr>
                <w:sz w:val="18"/>
                <w:szCs w:val="18"/>
              </w:rPr>
            </w:pPr>
            <w:r>
              <w:rPr>
                <w:sz w:val="18"/>
                <w:szCs w:val="18"/>
              </w:rPr>
              <w:t>2.81</w:t>
            </w:r>
          </w:p>
        </w:tc>
        <w:tc>
          <w:tcPr>
            <w:tcW w:w="773" w:type="dxa"/>
            <w:tcBorders>
              <w:top w:val="single" w:sz="4" w:space="0" w:color="auto"/>
              <w:left w:val="single" w:sz="4" w:space="0" w:color="auto"/>
              <w:bottom w:val="single" w:sz="4" w:space="0" w:color="auto"/>
              <w:right w:val="single" w:sz="4" w:space="0" w:color="auto"/>
            </w:tcBorders>
            <w:noWrap/>
            <w:vAlign w:val="center"/>
          </w:tcPr>
          <w:p ns2:paraId="3982723B" ns2:textId="77777777" w:rsidR="00E510B7" w:rsidRPr="00063B5C" w:rsidRDefault="00E510B7" w:rsidP="00E510B7">
            <w:pPr>
              <w:pStyle w:val="TableCenter"/>
              <w:keepNext/>
              <w:rPr>
                <w:sz w:val="18"/>
                <w:szCs w:val="18"/>
              </w:rPr>
            </w:pPr>
            <w:r>
              <w:rPr>
                <w:sz w:val="18"/>
                <w:szCs w:val="18"/>
              </w:rPr>
              <w:t>46.2</w:t>
            </w:r>
          </w:p>
        </w:tc>
        <w:tc>
          <w:tcPr>
            <w:tcW w:w="833" w:type="dxa"/>
            <w:tcBorders>
              <w:top w:val="single" w:sz="4" w:space="0" w:color="auto"/>
              <w:left w:val="single" w:sz="4" w:space="0" w:color="auto"/>
              <w:bottom w:val="single" w:sz="4" w:space="0" w:color="auto"/>
              <w:right w:val="single" w:sz="4" w:space="0" w:color="auto"/>
            </w:tcBorders>
            <w:noWrap/>
            <w:vAlign w:val="center"/>
          </w:tcPr>
          <w:p ns2:paraId="5C650C96" ns2:textId="77777777" w:rsidR="00E510B7" w:rsidRPr="00063B5C" w:rsidRDefault="00E510B7" w:rsidP="00E510B7">
            <w:pPr>
              <w:pStyle w:val="TableCenter"/>
              <w:keepNext/>
              <w:rPr>
                <w:sz w:val="18"/>
                <w:szCs w:val="18"/>
              </w:rPr>
            </w:pPr>
            <w:r>
              <w:rPr>
                <w:sz w:val="18"/>
                <w:szCs w:val="18"/>
              </w:rPr>
              <w:t>15.1</w:t>
            </w:r>
          </w:p>
        </w:tc>
        <w:tc>
          <w:tcPr>
            <w:tcW w:w="833" w:type="dxa"/>
            <w:tcBorders>
              <w:top w:val="single" w:sz="4" w:space="0" w:color="auto"/>
              <w:left w:val="single" w:sz="4" w:space="0" w:color="auto"/>
              <w:bottom w:val="single" w:sz="4" w:space="0" w:color="auto"/>
              <w:right w:val="single" w:sz="4" w:space="0" w:color="auto"/>
            </w:tcBorders>
            <w:vAlign w:val="bottom"/>
          </w:tcPr>
          <w:p ns2:paraId="3BB02399" ns2:textId="6FCDFF1B" w:rsidR="00E510B7" w:rsidRDefault="00E510B7" w:rsidP="00E510B7">
            <w:pPr>
              <w:pStyle w:val="TableCenter"/>
              <w:keepNext/>
              <w:rPr>
                <w:sz w:val="18"/>
                <w:szCs w:val="18"/>
              </w:rPr>
            </w:pPr>
            <w:r w:rsidRPr="00315F86">
              <w:rPr>
                <w:sz w:val="18"/>
                <w:szCs w:val="18"/>
              </w:rPr>
              <w:t>45.3</w:t>
            </w:r>
          </w:p>
        </w:tc>
        <w:tc>
          <w:tcPr>
            <w:tcW w:w="833" w:type="dxa"/>
            <w:tcBorders>
              <w:top w:val="single" w:sz="4" w:space="0" w:color="auto"/>
              <w:left w:val="single" w:sz="4" w:space="0" w:color="auto"/>
              <w:bottom w:val="single" w:sz="4" w:space="0" w:color="auto"/>
              <w:right w:val="single" w:sz="4" w:space="0" w:color="auto"/>
            </w:tcBorders>
          </w:tcPr>
          <w:p ns2:paraId="6B3887A4" ns2:textId="54B7BAF8" w:rsidR="00E510B7" w:rsidRDefault="00E510B7" w:rsidP="00E510B7">
            <w:pPr>
              <w:pStyle w:val="TableCenter"/>
              <w:keepNext/>
              <w:rPr>
                <w:sz w:val="18"/>
                <w:szCs w:val="18"/>
              </w:rPr>
            </w:pPr>
            <w:r>
              <w:rPr>
                <w:sz w:val="18"/>
                <w:szCs w:val="18"/>
              </w:rPr>
              <w:t>-</w:t>
            </w:r>
          </w:p>
        </w:tc>
      </w:tr>
      <w:tr w:rsidR="00315F86" w:rsidRPr="00063B5C" ns2:paraId="07BCD7E6" ns2:textId="2B9EE9D6" w:rsidTr="00B24627">
        <w:trPr>
          <w:jc w:val="center"/>
        </w:trPr>
        <w:tc>
          <w:tcPr>
            <w:tcW w:w="1100" w:type="dxa"/>
            <w:vMerge w:val="restart"/>
            <w:tcBorders>
              <w:top w:val="single" w:sz="4" w:space="0" w:color="auto"/>
              <w:left w:val="single" w:sz="4" w:space="0" w:color="auto"/>
              <w:right w:val="single" w:sz="4" w:space="0" w:color="auto"/>
            </w:tcBorders>
          </w:tcPr>
          <w:p ns2:paraId="587CBFEF" ns2:textId="510DC1D2" w:rsidR="00315F86" w:rsidRDefault="00315F86" w:rsidP="00315F86">
            <w:pPr>
              <w:pStyle w:val="TableCenter"/>
              <w:keepNext/>
              <w:rPr>
                <w:sz w:val="18"/>
                <w:szCs w:val="18"/>
              </w:rPr>
            </w:pPr>
            <w:r>
              <w:rPr>
                <w:sz w:val="18"/>
                <w:szCs w:val="18"/>
              </w:rPr>
              <w:t>29</w:t>
            </w:r>
          </w:p>
        </w:tc>
        <w:tc>
          <w:tcPr>
            <w:tcW w:w="1102" w:type="dxa"/>
            <w:vMerge w:val="restart"/>
            <w:tcBorders>
              <w:top w:val="single" w:sz="4" w:space="0" w:color="auto"/>
              <w:left w:val="single" w:sz="4" w:space="0" w:color="auto"/>
              <w:right w:val="single" w:sz="4" w:space="0" w:color="auto"/>
            </w:tcBorders>
            <w:noWrap/>
          </w:tcPr>
          <w:p ns2:paraId="44DC16E1" ns2:textId="31C1E64A" w:rsidR="00315F86" w:rsidRDefault="00315F86" w:rsidP="00315F86">
            <w:pPr>
              <w:pStyle w:val="TableCenter"/>
              <w:keepNext/>
              <w:rPr>
                <w:sz w:val="18"/>
                <w:szCs w:val="18"/>
              </w:rPr>
            </w:pPr>
            <w:r>
              <w:rPr>
                <w:sz w:val="18"/>
                <w:szCs w:val="18"/>
              </w:rPr>
              <w:t>75</w:t>
            </w:r>
          </w:p>
        </w:tc>
        <w:tc>
          <w:tcPr>
            <w:tcW w:w="952" w:type="dxa"/>
            <w:tcBorders>
              <w:top w:val="single" w:sz="4" w:space="0" w:color="auto"/>
              <w:left w:val="single" w:sz="4" w:space="0" w:color="auto"/>
              <w:bottom w:val="single" w:sz="4" w:space="0" w:color="auto"/>
              <w:right w:val="single" w:sz="4" w:space="0" w:color="auto"/>
            </w:tcBorders>
            <w:noWrap/>
          </w:tcPr>
          <w:p ns2:paraId="4A669486" ns2:textId="4968321B" w:rsidR="00315F86" w:rsidRPr="00063B5C" w:rsidRDefault="00315F86" w:rsidP="00315F86">
            <w:pPr>
              <w:pStyle w:val="TableCenter"/>
              <w:keepNext/>
              <w:rPr>
                <w:sz w:val="18"/>
                <w:szCs w:val="18"/>
              </w:rPr>
            </w:pPr>
            <w:r w:rsidRPr="00063B5C">
              <w:rPr>
                <w:sz w:val="18"/>
                <w:szCs w:val="18"/>
              </w:rPr>
              <w:t>AUC</w:t>
            </w:r>
            <w:r>
              <w:rPr>
                <w:sz w:val="18"/>
                <w:szCs w:val="18"/>
                <w:vertAlign w:val="subscript"/>
              </w:rPr>
              <w:t>last</w:t>
            </w:r>
          </w:p>
        </w:tc>
        <w:tc>
          <w:tcPr>
            <w:tcW w:w="954" w:type="dxa"/>
            <w:tcBorders>
              <w:top w:val="single" w:sz="4" w:space="0" w:color="auto"/>
              <w:left w:val="single" w:sz="4" w:space="0" w:color="auto"/>
              <w:bottom w:val="single" w:sz="4" w:space="0" w:color="auto"/>
              <w:right w:val="single" w:sz="4" w:space="0" w:color="auto"/>
            </w:tcBorders>
            <w:noWrap/>
          </w:tcPr>
          <w:p ns2:paraId="5C5CA9E7" ns2:textId="3D570DC6" w:rsidR="00315F86" w:rsidRPr="003942BA" w:rsidRDefault="00315F86" w:rsidP="00315F86">
            <w:pPr>
              <w:pStyle w:val="TableCenter"/>
              <w:keepNext/>
              <w:rPr>
                <w:sz w:val="18"/>
                <w:szCs w:val="18"/>
              </w:rPr>
            </w:pPr>
            <w:r w:rsidRPr="003942BA">
              <w:rPr>
                <w:sz w:val="18"/>
                <w:szCs w:val="18"/>
              </w:rPr>
              <w:t>µg*</w:t>
            </w:r>
            <w:r>
              <w:rPr>
                <w:sz w:val="18"/>
                <w:szCs w:val="18"/>
              </w:rPr>
              <w:t>h</w:t>
            </w:r>
            <w:r w:rsidRPr="003942BA">
              <w:rPr>
                <w:sz w:val="18"/>
                <w:szCs w:val="18"/>
              </w:rPr>
              <w:t>/mL</w:t>
            </w:r>
          </w:p>
        </w:tc>
        <w:tc>
          <w:tcPr>
            <w:tcW w:w="833" w:type="dxa"/>
            <w:tcBorders>
              <w:top w:val="single" w:sz="4" w:space="0" w:color="auto"/>
              <w:left w:val="single" w:sz="4" w:space="0" w:color="auto"/>
              <w:bottom w:val="single" w:sz="4" w:space="0" w:color="auto"/>
              <w:right w:val="single" w:sz="4" w:space="0" w:color="auto"/>
            </w:tcBorders>
            <w:noWrap/>
          </w:tcPr>
          <w:p ns2:paraId="69EED8DC" ns2:textId="4FB84836" w:rsidR="00315F86" w:rsidRDefault="00315F86" w:rsidP="00315F86">
            <w:pPr>
              <w:pStyle w:val="TableCenter"/>
              <w:keepNext/>
              <w:rPr>
                <w:sz w:val="18"/>
                <w:szCs w:val="18"/>
              </w:rPr>
            </w:pPr>
            <w:r>
              <w:rPr>
                <w:sz w:val="18"/>
                <w:szCs w:val="18"/>
              </w:rPr>
              <w:t>4.68</w:t>
            </w:r>
          </w:p>
        </w:tc>
        <w:tc>
          <w:tcPr>
            <w:tcW w:w="773" w:type="dxa"/>
            <w:tcBorders>
              <w:top w:val="single" w:sz="4" w:space="0" w:color="auto"/>
              <w:left w:val="single" w:sz="4" w:space="0" w:color="auto"/>
              <w:bottom w:val="single" w:sz="4" w:space="0" w:color="auto"/>
              <w:right w:val="single" w:sz="4" w:space="0" w:color="auto"/>
            </w:tcBorders>
            <w:noWrap/>
          </w:tcPr>
          <w:p ns2:paraId="0B0256E0" ns2:textId="6BB70CF1" w:rsidR="00315F86" w:rsidRDefault="00315F86" w:rsidP="00315F86">
            <w:pPr>
              <w:pStyle w:val="TableCenter"/>
              <w:keepNext/>
              <w:rPr>
                <w:sz w:val="18"/>
                <w:szCs w:val="18"/>
              </w:rPr>
            </w:pPr>
            <w:r>
              <w:rPr>
                <w:sz w:val="18"/>
                <w:szCs w:val="18"/>
              </w:rPr>
              <w:t>1.29</w:t>
            </w:r>
          </w:p>
        </w:tc>
        <w:tc>
          <w:tcPr>
            <w:tcW w:w="773" w:type="dxa"/>
            <w:tcBorders>
              <w:top w:val="single" w:sz="4" w:space="0" w:color="auto"/>
              <w:left w:val="single" w:sz="4" w:space="0" w:color="auto"/>
              <w:bottom w:val="single" w:sz="4" w:space="0" w:color="auto"/>
              <w:right w:val="single" w:sz="4" w:space="0" w:color="auto"/>
            </w:tcBorders>
            <w:noWrap/>
          </w:tcPr>
          <w:p ns2:paraId="73CB98E0" ns2:textId="687864C5" w:rsidR="00315F86" w:rsidRDefault="00315F86" w:rsidP="00315F86">
            <w:pPr>
              <w:pStyle w:val="TableCenter"/>
              <w:keepNext/>
              <w:rPr>
                <w:sz w:val="18"/>
                <w:szCs w:val="18"/>
              </w:rPr>
            </w:pPr>
            <w:r>
              <w:rPr>
                <w:sz w:val="18"/>
                <w:szCs w:val="18"/>
              </w:rPr>
              <w:t>4.08</w:t>
            </w:r>
          </w:p>
        </w:tc>
        <w:tc>
          <w:tcPr>
            <w:tcW w:w="833" w:type="dxa"/>
            <w:tcBorders>
              <w:top w:val="single" w:sz="4" w:space="0" w:color="auto"/>
              <w:left w:val="single" w:sz="4" w:space="0" w:color="auto"/>
              <w:bottom w:val="single" w:sz="4" w:space="0" w:color="auto"/>
              <w:right w:val="single" w:sz="4" w:space="0" w:color="auto"/>
            </w:tcBorders>
            <w:noWrap/>
          </w:tcPr>
          <w:p ns2:paraId="64B4D0D8" ns2:textId="6DBED712" w:rsidR="00315F86" w:rsidRDefault="00315F86" w:rsidP="00315F86">
            <w:pPr>
              <w:pStyle w:val="TableCenter"/>
              <w:keepNext/>
              <w:rPr>
                <w:sz w:val="18"/>
                <w:szCs w:val="18"/>
              </w:rPr>
            </w:pPr>
            <w:r>
              <w:rPr>
                <w:sz w:val="18"/>
                <w:szCs w:val="18"/>
              </w:rPr>
              <w:t>-</w:t>
            </w:r>
          </w:p>
        </w:tc>
        <w:tc>
          <w:tcPr>
            <w:tcW w:w="833" w:type="dxa"/>
            <w:tcBorders>
              <w:top w:val="single" w:sz="4" w:space="0" w:color="auto"/>
              <w:left w:val="single" w:sz="4" w:space="0" w:color="auto"/>
              <w:bottom w:val="single" w:sz="4" w:space="0" w:color="auto"/>
              <w:right w:val="single" w:sz="4" w:space="0" w:color="auto"/>
            </w:tcBorders>
            <w:vAlign w:val="bottom"/>
          </w:tcPr>
          <w:p ns2:paraId="598536B9" ns2:textId="4CC0A785" w:rsidR="00315F86" w:rsidRDefault="00315F86" w:rsidP="00315F86">
            <w:pPr>
              <w:pStyle w:val="TableCenter"/>
              <w:keepNext/>
              <w:rPr>
                <w:sz w:val="18"/>
                <w:szCs w:val="18"/>
              </w:rPr>
            </w:pPr>
            <w:r w:rsidRPr="00315F86">
              <w:rPr>
                <w:sz w:val="18"/>
                <w:szCs w:val="18"/>
              </w:rPr>
              <w:t>4.38</w:t>
            </w:r>
          </w:p>
        </w:tc>
        <w:tc>
          <w:tcPr>
            <w:tcW w:w="833" w:type="dxa"/>
            <w:tcBorders>
              <w:top w:val="single" w:sz="4" w:space="0" w:color="auto"/>
              <w:left w:val="single" w:sz="4" w:space="0" w:color="auto"/>
              <w:bottom w:val="single" w:sz="4" w:space="0" w:color="auto"/>
              <w:right w:val="single" w:sz="4" w:space="0" w:color="auto"/>
            </w:tcBorders>
          </w:tcPr>
          <w:p ns2:paraId="0A7D9169" ns2:textId="7C08C735" w:rsidR="00315F86" w:rsidRDefault="000841A6" w:rsidP="00315F86">
            <w:pPr>
              <w:pStyle w:val="TableCenter"/>
              <w:keepNext/>
              <w:rPr>
                <w:sz w:val="18"/>
                <w:szCs w:val="18"/>
              </w:rPr>
            </w:pPr>
            <w:r>
              <w:rPr>
                <w:sz w:val="18"/>
                <w:szCs w:val="18"/>
              </w:rPr>
              <w:t>-</w:t>
            </w:r>
          </w:p>
        </w:tc>
      </w:tr>
      <w:tr w:rsidR="00315F86" w:rsidRPr="00063B5C" ns2:paraId="528FC476" ns2:textId="6EABE8BD" w:rsidTr="00B24627">
        <w:trPr>
          <w:jc w:val="center"/>
        </w:trPr>
        <w:tc>
          <w:tcPr>
            <w:tcW w:w="1100" w:type="dxa"/>
            <w:vMerge/>
            <w:tcBorders>
              <w:left w:val="single" w:sz="4" w:space="0" w:color="auto"/>
              <w:right w:val="single" w:sz="4" w:space="0" w:color="auto"/>
            </w:tcBorders>
          </w:tcPr>
          <w:p ns2:paraId="795C5C96" ns2:textId="77777777" w:rsidR="00315F86" w:rsidRDefault="00315F86" w:rsidP="00315F86">
            <w:pPr>
              <w:pStyle w:val="TableCenter"/>
              <w:keepNext/>
              <w:rPr>
                <w:sz w:val="18"/>
                <w:szCs w:val="18"/>
              </w:rPr>
            </w:pPr>
          </w:p>
        </w:tc>
        <w:tc>
          <w:tcPr>
            <w:tcW w:w="1102" w:type="dxa"/>
            <w:vMerge/>
            <w:tcBorders>
              <w:left w:val="single" w:sz="4" w:space="0" w:color="auto"/>
              <w:right w:val="single" w:sz="4" w:space="0" w:color="auto"/>
            </w:tcBorders>
            <w:noWrap/>
          </w:tcPr>
          <w:p ns2:paraId="6758CD11" ns2:textId="77777777" w:rsidR="00315F86" w:rsidRDefault="00315F86" w:rsidP="00315F86">
            <w:pPr>
              <w:pStyle w:val="TableCenter"/>
              <w:keepNext/>
              <w:rPr>
                <w:sz w:val="18"/>
                <w:szCs w:val="18"/>
              </w:rPr>
            </w:pPr>
          </w:p>
        </w:tc>
        <w:tc>
          <w:tcPr>
            <w:tcW w:w="952" w:type="dxa"/>
            <w:tcBorders>
              <w:top w:val="single" w:sz="4" w:space="0" w:color="auto"/>
              <w:left w:val="single" w:sz="4" w:space="0" w:color="auto"/>
              <w:bottom w:val="single" w:sz="4" w:space="0" w:color="auto"/>
              <w:right w:val="single" w:sz="4" w:space="0" w:color="auto"/>
            </w:tcBorders>
            <w:noWrap/>
          </w:tcPr>
          <w:p ns2:paraId="54BFF8A4" ns2:textId="4D4DB0E5" w:rsidR="00315F86" w:rsidRPr="00063B5C" w:rsidRDefault="00315F86" w:rsidP="00315F86">
            <w:pPr>
              <w:pStyle w:val="TableCenter"/>
              <w:keepNext/>
              <w:rPr>
                <w:sz w:val="18"/>
                <w:szCs w:val="18"/>
              </w:rPr>
            </w:pPr>
            <w:r>
              <w:rPr>
                <w:sz w:val="18"/>
                <w:szCs w:val="18"/>
              </w:rPr>
              <w:t>C</w:t>
            </w:r>
            <w:r w:rsidRPr="001B0147">
              <w:rPr>
                <w:sz w:val="18"/>
                <w:szCs w:val="18"/>
                <w:vertAlign w:val="subscript"/>
              </w:rPr>
              <w:t>max</w:t>
            </w:r>
          </w:p>
        </w:tc>
        <w:tc>
          <w:tcPr>
            <w:tcW w:w="954" w:type="dxa"/>
            <w:tcBorders>
              <w:top w:val="single" w:sz="4" w:space="0" w:color="auto"/>
              <w:left w:val="single" w:sz="4" w:space="0" w:color="auto"/>
              <w:bottom w:val="single" w:sz="4" w:space="0" w:color="auto"/>
              <w:right w:val="single" w:sz="4" w:space="0" w:color="auto"/>
            </w:tcBorders>
            <w:noWrap/>
          </w:tcPr>
          <w:p ns2:paraId="63B281E5" ns2:textId="388815A3" w:rsidR="00315F86" w:rsidRPr="003942BA" w:rsidRDefault="00315F86" w:rsidP="00315F86">
            <w:pPr>
              <w:pStyle w:val="TableCenter"/>
              <w:keepNext/>
              <w:rPr>
                <w:sz w:val="18"/>
                <w:szCs w:val="18"/>
              </w:rPr>
            </w:pPr>
            <w:r>
              <w:rPr>
                <w:sz w:val="18"/>
                <w:szCs w:val="18"/>
              </w:rPr>
              <w:t>ng/mL</w:t>
            </w:r>
          </w:p>
        </w:tc>
        <w:tc>
          <w:tcPr>
            <w:tcW w:w="833" w:type="dxa"/>
            <w:tcBorders>
              <w:top w:val="single" w:sz="4" w:space="0" w:color="auto"/>
              <w:left w:val="single" w:sz="4" w:space="0" w:color="auto"/>
              <w:bottom w:val="single" w:sz="4" w:space="0" w:color="auto"/>
              <w:right w:val="single" w:sz="4" w:space="0" w:color="auto"/>
            </w:tcBorders>
            <w:noWrap/>
          </w:tcPr>
          <w:p ns2:paraId="522E119F" ns2:textId="57B2DCE3" w:rsidR="00315F86" w:rsidRDefault="00315F86" w:rsidP="00315F86">
            <w:pPr>
              <w:pStyle w:val="TableCenter"/>
              <w:keepNext/>
              <w:rPr>
                <w:sz w:val="18"/>
                <w:szCs w:val="18"/>
              </w:rPr>
            </w:pPr>
            <w:r>
              <w:rPr>
                <w:sz w:val="18"/>
                <w:szCs w:val="18"/>
              </w:rPr>
              <w:t>137</w:t>
            </w:r>
          </w:p>
        </w:tc>
        <w:tc>
          <w:tcPr>
            <w:tcW w:w="773" w:type="dxa"/>
            <w:tcBorders>
              <w:top w:val="single" w:sz="4" w:space="0" w:color="auto"/>
              <w:left w:val="single" w:sz="4" w:space="0" w:color="auto"/>
              <w:bottom w:val="single" w:sz="4" w:space="0" w:color="auto"/>
              <w:right w:val="single" w:sz="4" w:space="0" w:color="auto"/>
            </w:tcBorders>
            <w:noWrap/>
          </w:tcPr>
          <w:p ns2:paraId="4C66DC06" ns2:textId="03D0E608" w:rsidR="00315F86" w:rsidRDefault="00315F86" w:rsidP="00315F86">
            <w:pPr>
              <w:pStyle w:val="TableCenter"/>
              <w:keepNext/>
              <w:rPr>
                <w:sz w:val="18"/>
                <w:szCs w:val="18"/>
              </w:rPr>
            </w:pPr>
            <w:r>
              <w:rPr>
                <w:sz w:val="18"/>
                <w:szCs w:val="18"/>
              </w:rPr>
              <w:t>54.5</w:t>
            </w:r>
          </w:p>
        </w:tc>
        <w:tc>
          <w:tcPr>
            <w:tcW w:w="773" w:type="dxa"/>
            <w:tcBorders>
              <w:top w:val="single" w:sz="4" w:space="0" w:color="auto"/>
              <w:left w:val="single" w:sz="4" w:space="0" w:color="auto"/>
              <w:bottom w:val="single" w:sz="4" w:space="0" w:color="auto"/>
              <w:right w:val="single" w:sz="4" w:space="0" w:color="auto"/>
            </w:tcBorders>
            <w:noWrap/>
          </w:tcPr>
          <w:p ns2:paraId="2113B52A" ns2:textId="00157429" w:rsidR="00315F86" w:rsidRDefault="00315F86" w:rsidP="00315F86">
            <w:pPr>
              <w:pStyle w:val="TableCenter"/>
              <w:keepNext/>
              <w:rPr>
                <w:sz w:val="18"/>
                <w:szCs w:val="18"/>
              </w:rPr>
            </w:pPr>
            <w:r>
              <w:rPr>
                <w:sz w:val="18"/>
                <w:szCs w:val="18"/>
              </w:rPr>
              <w:t>110</w:t>
            </w:r>
          </w:p>
        </w:tc>
        <w:tc>
          <w:tcPr>
            <w:tcW w:w="833" w:type="dxa"/>
            <w:tcBorders>
              <w:top w:val="single" w:sz="4" w:space="0" w:color="auto"/>
              <w:left w:val="single" w:sz="4" w:space="0" w:color="auto"/>
              <w:bottom w:val="single" w:sz="4" w:space="0" w:color="auto"/>
              <w:right w:val="single" w:sz="4" w:space="0" w:color="auto"/>
            </w:tcBorders>
            <w:noWrap/>
          </w:tcPr>
          <w:p ns2:paraId="0C19BDB7" ns2:textId="521605A9" w:rsidR="00315F86" w:rsidRDefault="00315F86" w:rsidP="00315F86">
            <w:pPr>
              <w:pStyle w:val="TableCenter"/>
              <w:keepNext/>
              <w:rPr>
                <w:sz w:val="18"/>
                <w:szCs w:val="18"/>
              </w:rPr>
            </w:pPr>
            <w:r>
              <w:rPr>
                <w:sz w:val="18"/>
                <w:szCs w:val="18"/>
              </w:rPr>
              <w:t>-</w:t>
            </w:r>
          </w:p>
        </w:tc>
        <w:tc>
          <w:tcPr>
            <w:tcW w:w="833" w:type="dxa"/>
            <w:tcBorders>
              <w:top w:val="single" w:sz="4" w:space="0" w:color="auto"/>
              <w:left w:val="single" w:sz="4" w:space="0" w:color="auto"/>
              <w:bottom w:val="single" w:sz="4" w:space="0" w:color="auto"/>
              <w:right w:val="single" w:sz="4" w:space="0" w:color="auto"/>
            </w:tcBorders>
            <w:vAlign w:val="bottom"/>
          </w:tcPr>
          <w:p ns2:paraId="17F8B62F" ns2:textId="15E764C6" w:rsidR="00315F86" w:rsidRDefault="00315F86" w:rsidP="00315F86">
            <w:pPr>
              <w:pStyle w:val="TableCenter"/>
              <w:keepNext/>
              <w:rPr>
                <w:sz w:val="18"/>
                <w:szCs w:val="18"/>
              </w:rPr>
            </w:pPr>
            <w:r w:rsidRPr="00315F86">
              <w:rPr>
                <w:sz w:val="18"/>
                <w:szCs w:val="18"/>
              </w:rPr>
              <w:t>123.5</w:t>
            </w:r>
          </w:p>
        </w:tc>
        <w:tc>
          <w:tcPr>
            <w:tcW w:w="833" w:type="dxa"/>
            <w:tcBorders>
              <w:top w:val="single" w:sz="4" w:space="0" w:color="auto"/>
              <w:left w:val="single" w:sz="4" w:space="0" w:color="auto"/>
              <w:bottom w:val="single" w:sz="4" w:space="0" w:color="auto"/>
              <w:right w:val="single" w:sz="4" w:space="0" w:color="auto"/>
            </w:tcBorders>
          </w:tcPr>
          <w:p ns2:paraId="540C8C67" ns2:textId="214FACAF" w:rsidR="00315F86" w:rsidRDefault="000841A6" w:rsidP="00315F86">
            <w:pPr>
              <w:pStyle w:val="TableCenter"/>
              <w:keepNext/>
              <w:rPr>
                <w:sz w:val="18"/>
                <w:szCs w:val="18"/>
              </w:rPr>
            </w:pPr>
            <w:r>
              <w:rPr>
                <w:sz w:val="18"/>
                <w:szCs w:val="18"/>
              </w:rPr>
              <w:t>-</w:t>
            </w:r>
          </w:p>
        </w:tc>
      </w:tr>
      <w:tr w:rsidR="00315F86" w:rsidRPr="00063B5C" ns2:paraId="3CEEE13E" ns2:textId="33944691" w:rsidTr="00B24627">
        <w:trPr>
          <w:jc w:val="center"/>
        </w:trPr>
        <w:tc>
          <w:tcPr>
            <w:tcW w:w="1100" w:type="dxa"/>
            <w:vMerge/>
            <w:tcBorders>
              <w:left w:val="single" w:sz="4" w:space="0" w:color="auto"/>
              <w:right w:val="single" w:sz="4" w:space="0" w:color="auto"/>
            </w:tcBorders>
          </w:tcPr>
          <w:p ns2:paraId="7029B430" ns2:textId="77777777" w:rsidR="00315F86" w:rsidRDefault="00315F86" w:rsidP="00315F86">
            <w:pPr>
              <w:pStyle w:val="TableCenter"/>
              <w:keepNext/>
              <w:rPr>
                <w:sz w:val="18"/>
                <w:szCs w:val="18"/>
              </w:rPr>
            </w:pPr>
          </w:p>
        </w:tc>
        <w:tc>
          <w:tcPr>
            <w:tcW w:w="1102" w:type="dxa"/>
            <w:vMerge/>
            <w:tcBorders>
              <w:left w:val="single" w:sz="4" w:space="0" w:color="auto"/>
              <w:right w:val="single" w:sz="4" w:space="0" w:color="auto"/>
            </w:tcBorders>
            <w:noWrap/>
          </w:tcPr>
          <w:p ns2:paraId="0AF2908C" ns2:textId="77777777" w:rsidR="00315F86" w:rsidRDefault="00315F86" w:rsidP="00315F86">
            <w:pPr>
              <w:pStyle w:val="TableCenter"/>
              <w:keepNext/>
              <w:rPr>
                <w:sz w:val="18"/>
                <w:szCs w:val="18"/>
              </w:rPr>
            </w:pPr>
          </w:p>
        </w:tc>
        <w:tc>
          <w:tcPr>
            <w:tcW w:w="952" w:type="dxa"/>
            <w:tcBorders>
              <w:top w:val="single" w:sz="4" w:space="0" w:color="auto"/>
              <w:left w:val="single" w:sz="4" w:space="0" w:color="auto"/>
              <w:bottom w:val="single" w:sz="4" w:space="0" w:color="auto"/>
              <w:right w:val="single" w:sz="4" w:space="0" w:color="auto"/>
            </w:tcBorders>
            <w:noWrap/>
          </w:tcPr>
          <w:p ns2:paraId="16A00F1F" ns2:textId="31E40A26" w:rsidR="00315F86" w:rsidRPr="00063B5C" w:rsidRDefault="00315F86" w:rsidP="00315F86">
            <w:pPr>
              <w:pStyle w:val="TableCenter"/>
              <w:keepNext/>
              <w:rPr>
                <w:sz w:val="18"/>
                <w:szCs w:val="18"/>
              </w:rPr>
            </w:pPr>
            <w:r w:rsidRPr="00063B5C">
              <w:rPr>
                <w:sz w:val="18"/>
                <w:szCs w:val="18"/>
              </w:rPr>
              <w:t>T</w:t>
            </w:r>
            <w:r w:rsidRPr="00A42EF6">
              <w:rPr>
                <w:sz w:val="18"/>
                <w:szCs w:val="18"/>
                <w:vertAlign w:val="subscript"/>
              </w:rPr>
              <w:t>1/2</w:t>
            </w:r>
          </w:p>
        </w:tc>
        <w:tc>
          <w:tcPr>
            <w:tcW w:w="954" w:type="dxa"/>
            <w:tcBorders>
              <w:top w:val="single" w:sz="4" w:space="0" w:color="auto"/>
              <w:left w:val="single" w:sz="4" w:space="0" w:color="auto"/>
              <w:bottom w:val="single" w:sz="4" w:space="0" w:color="auto"/>
              <w:right w:val="single" w:sz="4" w:space="0" w:color="auto"/>
            </w:tcBorders>
            <w:noWrap/>
          </w:tcPr>
          <w:p ns2:paraId="1570DDF3" ns2:textId="14662E8C" w:rsidR="00315F86" w:rsidRPr="003942BA" w:rsidRDefault="00315F86" w:rsidP="00315F86">
            <w:pPr>
              <w:pStyle w:val="TableCenter"/>
              <w:keepNext/>
              <w:rPr>
                <w:sz w:val="18"/>
                <w:szCs w:val="18"/>
              </w:rPr>
            </w:pPr>
            <w:r>
              <w:rPr>
                <w:sz w:val="18"/>
                <w:szCs w:val="18"/>
              </w:rPr>
              <w:t>h</w:t>
            </w:r>
          </w:p>
        </w:tc>
        <w:tc>
          <w:tcPr>
            <w:tcW w:w="833" w:type="dxa"/>
            <w:tcBorders>
              <w:top w:val="single" w:sz="4" w:space="0" w:color="auto"/>
              <w:left w:val="single" w:sz="4" w:space="0" w:color="auto"/>
              <w:bottom w:val="single" w:sz="4" w:space="0" w:color="auto"/>
              <w:right w:val="single" w:sz="4" w:space="0" w:color="auto"/>
            </w:tcBorders>
            <w:noWrap/>
          </w:tcPr>
          <w:p ns2:paraId="25FF63E8" ns2:textId="2F146310" w:rsidR="00315F86" w:rsidRDefault="00315F86" w:rsidP="00315F86">
            <w:pPr>
              <w:pStyle w:val="TableCenter"/>
              <w:keepNext/>
              <w:rPr>
                <w:sz w:val="18"/>
                <w:szCs w:val="18"/>
              </w:rPr>
            </w:pPr>
            <w:r>
              <w:rPr>
                <w:sz w:val="18"/>
                <w:szCs w:val="18"/>
              </w:rPr>
              <w:t>42.9</w:t>
            </w:r>
          </w:p>
        </w:tc>
        <w:tc>
          <w:tcPr>
            <w:tcW w:w="773" w:type="dxa"/>
            <w:tcBorders>
              <w:top w:val="single" w:sz="4" w:space="0" w:color="auto"/>
              <w:left w:val="single" w:sz="4" w:space="0" w:color="auto"/>
              <w:bottom w:val="single" w:sz="4" w:space="0" w:color="auto"/>
              <w:right w:val="single" w:sz="4" w:space="0" w:color="auto"/>
            </w:tcBorders>
            <w:noWrap/>
          </w:tcPr>
          <w:p ns2:paraId="51A890B3" ns2:textId="3C292B1D" w:rsidR="00315F86" w:rsidRDefault="00315F86" w:rsidP="00315F86">
            <w:pPr>
              <w:pStyle w:val="TableCenter"/>
              <w:keepNext/>
              <w:rPr>
                <w:sz w:val="18"/>
                <w:szCs w:val="18"/>
              </w:rPr>
            </w:pPr>
            <w:r>
              <w:rPr>
                <w:sz w:val="18"/>
                <w:szCs w:val="18"/>
              </w:rPr>
              <w:t>6.46</w:t>
            </w:r>
          </w:p>
        </w:tc>
        <w:tc>
          <w:tcPr>
            <w:tcW w:w="773" w:type="dxa"/>
            <w:tcBorders>
              <w:top w:val="single" w:sz="4" w:space="0" w:color="auto"/>
              <w:left w:val="single" w:sz="4" w:space="0" w:color="auto"/>
              <w:bottom w:val="single" w:sz="4" w:space="0" w:color="auto"/>
              <w:right w:val="single" w:sz="4" w:space="0" w:color="auto"/>
            </w:tcBorders>
            <w:noWrap/>
          </w:tcPr>
          <w:p ns2:paraId="4AC3FF90" ns2:textId="1267CA42" w:rsidR="00315F86" w:rsidRDefault="00315F86" w:rsidP="00315F86">
            <w:pPr>
              <w:pStyle w:val="TableCenter"/>
              <w:keepNext/>
              <w:rPr>
                <w:sz w:val="18"/>
                <w:szCs w:val="18"/>
              </w:rPr>
            </w:pPr>
            <w:r>
              <w:rPr>
                <w:sz w:val="18"/>
                <w:szCs w:val="18"/>
              </w:rPr>
              <w:t>43.3</w:t>
            </w:r>
          </w:p>
        </w:tc>
        <w:tc>
          <w:tcPr>
            <w:tcW w:w="833" w:type="dxa"/>
            <w:tcBorders>
              <w:top w:val="single" w:sz="4" w:space="0" w:color="auto"/>
              <w:left w:val="single" w:sz="4" w:space="0" w:color="auto"/>
              <w:bottom w:val="single" w:sz="4" w:space="0" w:color="auto"/>
              <w:right w:val="single" w:sz="4" w:space="0" w:color="auto"/>
            </w:tcBorders>
            <w:noWrap/>
          </w:tcPr>
          <w:p ns2:paraId="5C301DAA" ns2:textId="32C70DD5" w:rsidR="00315F86" w:rsidRDefault="00315F86" w:rsidP="00315F86">
            <w:pPr>
              <w:pStyle w:val="TableCenter"/>
              <w:keepNext/>
              <w:rPr>
                <w:sz w:val="18"/>
                <w:szCs w:val="18"/>
              </w:rPr>
            </w:pPr>
            <w:r>
              <w:rPr>
                <w:sz w:val="18"/>
                <w:szCs w:val="18"/>
              </w:rPr>
              <w:t>-</w:t>
            </w:r>
          </w:p>
        </w:tc>
        <w:tc>
          <w:tcPr>
            <w:tcW w:w="833" w:type="dxa"/>
            <w:tcBorders>
              <w:top w:val="single" w:sz="4" w:space="0" w:color="auto"/>
              <w:left w:val="single" w:sz="4" w:space="0" w:color="auto"/>
              <w:bottom w:val="single" w:sz="4" w:space="0" w:color="auto"/>
              <w:right w:val="single" w:sz="4" w:space="0" w:color="auto"/>
            </w:tcBorders>
            <w:vAlign w:val="bottom"/>
          </w:tcPr>
          <w:p ns2:paraId="2A344EC3" ns2:textId="6911B008" w:rsidR="00315F86" w:rsidRDefault="00315F86" w:rsidP="00315F86">
            <w:pPr>
              <w:pStyle w:val="TableCenter"/>
              <w:keepNext/>
              <w:rPr>
                <w:sz w:val="18"/>
                <w:szCs w:val="18"/>
              </w:rPr>
            </w:pPr>
            <w:r w:rsidRPr="00315F86">
              <w:rPr>
                <w:sz w:val="18"/>
                <w:szCs w:val="18"/>
              </w:rPr>
              <w:t>43.1</w:t>
            </w:r>
          </w:p>
        </w:tc>
        <w:tc>
          <w:tcPr>
            <w:tcW w:w="833" w:type="dxa"/>
            <w:tcBorders>
              <w:top w:val="single" w:sz="4" w:space="0" w:color="auto"/>
              <w:left w:val="single" w:sz="4" w:space="0" w:color="auto"/>
              <w:bottom w:val="single" w:sz="4" w:space="0" w:color="auto"/>
              <w:right w:val="single" w:sz="4" w:space="0" w:color="auto"/>
            </w:tcBorders>
          </w:tcPr>
          <w:p ns2:paraId="5A63F5C7" ns2:textId="31081E59" w:rsidR="00315F86" w:rsidRDefault="000841A6" w:rsidP="00315F86">
            <w:pPr>
              <w:pStyle w:val="TableCenter"/>
              <w:keepNext/>
              <w:rPr>
                <w:sz w:val="18"/>
                <w:szCs w:val="18"/>
              </w:rPr>
            </w:pPr>
            <w:r>
              <w:rPr>
                <w:sz w:val="18"/>
                <w:szCs w:val="18"/>
              </w:rPr>
              <w:t>-</w:t>
            </w:r>
          </w:p>
        </w:tc>
      </w:tr>
      <w:tr w:rsidR="00315F86" w:rsidRPr="00063B5C" ns2:paraId="4FBECF07" ns2:textId="4E3725B5" w:rsidTr="00B24627">
        <w:trPr>
          <w:jc w:val="center"/>
        </w:trPr>
        <w:tc>
          <w:tcPr>
            <w:tcW w:w="1100" w:type="dxa"/>
            <w:vMerge w:val="restart"/>
            <w:tcBorders>
              <w:top w:val="single" w:sz="4" w:space="0" w:color="auto"/>
              <w:left w:val="single" w:sz="4" w:space="0" w:color="auto"/>
              <w:right w:val="single" w:sz="4" w:space="0" w:color="auto"/>
            </w:tcBorders>
          </w:tcPr>
          <w:p ns2:paraId="71EEF0D8" ns2:textId="192A02EB" w:rsidR="00315F86" w:rsidRDefault="00315F86" w:rsidP="00315F86">
            <w:pPr>
              <w:pStyle w:val="TableCenter"/>
              <w:keepNext/>
              <w:rPr>
                <w:sz w:val="18"/>
                <w:szCs w:val="18"/>
              </w:rPr>
            </w:pPr>
            <w:bookmarkStart w:id="143" w:name="_Hlk119483079"/>
            <w:r>
              <w:rPr>
                <w:sz w:val="18"/>
                <w:szCs w:val="18"/>
              </w:rPr>
              <w:t>43</w:t>
            </w:r>
          </w:p>
        </w:tc>
        <w:tc>
          <w:tcPr>
            <w:tcW w:w="1102" w:type="dxa"/>
            <w:vMerge w:val="restart"/>
            <w:tcBorders>
              <w:top w:val="single" w:sz="4" w:space="0" w:color="auto"/>
              <w:left w:val="single" w:sz="4" w:space="0" w:color="auto"/>
              <w:right w:val="single" w:sz="4" w:space="0" w:color="auto"/>
            </w:tcBorders>
            <w:noWrap/>
            <w:hideMark/>
          </w:tcPr>
          <w:p ns2:paraId="7B49484F" ns2:textId="16B32714" w:rsidR="00315F86" w:rsidRPr="00063B5C" w:rsidRDefault="00315F86" w:rsidP="00315F86">
            <w:pPr>
              <w:pStyle w:val="TableCenter"/>
              <w:keepNext/>
              <w:rPr>
                <w:sz w:val="18"/>
                <w:szCs w:val="18"/>
              </w:rPr>
            </w:pPr>
            <w:r>
              <w:rPr>
                <w:sz w:val="18"/>
                <w:szCs w:val="18"/>
              </w:rPr>
              <w:t>25</w:t>
            </w:r>
          </w:p>
        </w:tc>
        <w:tc>
          <w:tcPr>
            <w:tcW w:w="952" w:type="dxa"/>
            <w:tcBorders>
              <w:top w:val="single" w:sz="4" w:space="0" w:color="auto"/>
              <w:left w:val="single" w:sz="4" w:space="0" w:color="auto"/>
              <w:bottom w:val="single" w:sz="4" w:space="0" w:color="auto"/>
              <w:right w:val="single" w:sz="4" w:space="0" w:color="auto"/>
            </w:tcBorders>
            <w:noWrap/>
            <w:hideMark/>
          </w:tcPr>
          <w:p ns2:paraId="4567F6CF" ns2:textId="77777777" w:rsidR="00315F86" w:rsidRPr="00063B5C" w:rsidRDefault="00315F86" w:rsidP="00315F86">
            <w:pPr>
              <w:pStyle w:val="TableCenter"/>
              <w:keepNext/>
              <w:rPr>
                <w:sz w:val="18"/>
                <w:szCs w:val="18"/>
              </w:rPr>
            </w:pPr>
            <w:r w:rsidRPr="00063B5C">
              <w:rPr>
                <w:sz w:val="18"/>
                <w:szCs w:val="18"/>
              </w:rPr>
              <w:t>AUC</w:t>
            </w:r>
            <w:r>
              <w:rPr>
                <w:sz w:val="18"/>
                <w:szCs w:val="18"/>
                <w:vertAlign w:val="subscript"/>
              </w:rPr>
              <w:t>last</w:t>
            </w:r>
          </w:p>
        </w:tc>
        <w:tc>
          <w:tcPr>
            <w:tcW w:w="954" w:type="dxa"/>
            <w:tcBorders>
              <w:top w:val="single" w:sz="4" w:space="0" w:color="auto"/>
              <w:left w:val="single" w:sz="4" w:space="0" w:color="auto"/>
              <w:bottom w:val="single" w:sz="4" w:space="0" w:color="auto"/>
              <w:right w:val="single" w:sz="4" w:space="0" w:color="auto"/>
            </w:tcBorders>
            <w:noWrap/>
            <w:hideMark/>
          </w:tcPr>
          <w:p ns2:paraId="407443A2" ns2:textId="77777777" w:rsidR="00315F86" w:rsidRPr="00063B5C" w:rsidRDefault="00315F86" w:rsidP="00315F86">
            <w:pPr>
              <w:pStyle w:val="TableCenter"/>
              <w:keepNext/>
              <w:rPr>
                <w:sz w:val="18"/>
                <w:szCs w:val="18"/>
              </w:rPr>
            </w:pPr>
            <w:r w:rsidRPr="003942BA">
              <w:rPr>
                <w:sz w:val="18"/>
                <w:szCs w:val="18"/>
              </w:rPr>
              <w:t>µg*</w:t>
            </w:r>
            <w:r>
              <w:rPr>
                <w:sz w:val="18"/>
                <w:szCs w:val="18"/>
              </w:rPr>
              <w:t>h</w:t>
            </w:r>
            <w:r w:rsidRPr="003942BA">
              <w:rPr>
                <w:sz w:val="18"/>
                <w:szCs w:val="18"/>
              </w:rPr>
              <w:t>/mL</w:t>
            </w:r>
          </w:p>
        </w:tc>
        <w:tc>
          <w:tcPr>
            <w:tcW w:w="833" w:type="dxa"/>
            <w:tcBorders>
              <w:top w:val="single" w:sz="4" w:space="0" w:color="auto"/>
              <w:left w:val="single" w:sz="4" w:space="0" w:color="auto"/>
              <w:bottom w:val="single" w:sz="4" w:space="0" w:color="auto"/>
              <w:right w:val="single" w:sz="4" w:space="0" w:color="auto"/>
            </w:tcBorders>
            <w:noWrap/>
          </w:tcPr>
          <w:p ns2:paraId="47536EED" ns2:textId="77777777" w:rsidR="00315F86" w:rsidRPr="00063B5C" w:rsidRDefault="00315F86" w:rsidP="00315F86">
            <w:pPr>
              <w:pStyle w:val="TableCenter"/>
              <w:keepNext/>
              <w:rPr>
                <w:sz w:val="18"/>
                <w:szCs w:val="18"/>
              </w:rPr>
            </w:pPr>
            <w:r>
              <w:rPr>
                <w:sz w:val="18"/>
                <w:szCs w:val="18"/>
              </w:rPr>
              <w:t>1.86</w:t>
            </w:r>
          </w:p>
        </w:tc>
        <w:tc>
          <w:tcPr>
            <w:tcW w:w="773" w:type="dxa"/>
            <w:tcBorders>
              <w:top w:val="single" w:sz="4" w:space="0" w:color="auto"/>
              <w:left w:val="single" w:sz="4" w:space="0" w:color="auto"/>
              <w:bottom w:val="single" w:sz="4" w:space="0" w:color="auto"/>
              <w:right w:val="single" w:sz="4" w:space="0" w:color="auto"/>
            </w:tcBorders>
            <w:noWrap/>
          </w:tcPr>
          <w:p ns2:paraId="66D3421A" ns2:textId="77777777" w:rsidR="00315F86" w:rsidRPr="00063B5C" w:rsidRDefault="00315F86" w:rsidP="00315F86">
            <w:pPr>
              <w:pStyle w:val="TableCenter"/>
              <w:keepNext/>
              <w:rPr>
                <w:sz w:val="18"/>
                <w:szCs w:val="18"/>
              </w:rPr>
            </w:pPr>
            <w:r>
              <w:rPr>
                <w:sz w:val="18"/>
                <w:szCs w:val="18"/>
              </w:rPr>
              <w:t>-</w:t>
            </w:r>
          </w:p>
        </w:tc>
        <w:tc>
          <w:tcPr>
            <w:tcW w:w="773" w:type="dxa"/>
            <w:tcBorders>
              <w:top w:val="single" w:sz="4" w:space="0" w:color="auto"/>
              <w:left w:val="single" w:sz="4" w:space="0" w:color="auto"/>
              <w:bottom w:val="single" w:sz="4" w:space="0" w:color="auto"/>
              <w:right w:val="single" w:sz="4" w:space="0" w:color="auto"/>
            </w:tcBorders>
            <w:noWrap/>
          </w:tcPr>
          <w:p ns2:paraId="519BCEA3" ns2:textId="77777777" w:rsidR="00315F86" w:rsidRPr="00063B5C" w:rsidRDefault="00315F86" w:rsidP="00315F86">
            <w:pPr>
              <w:pStyle w:val="TableCenter"/>
              <w:keepNext/>
              <w:rPr>
                <w:sz w:val="18"/>
                <w:szCs w:val="18"/>
              </w:rPr>
            </w:pPr>
            <w:r>
              <w:rPr>
                <w:sz w:val="18"/>
                <w:szCs w:val="18"/>
              </w:rPr>
              <w:t>2.57</w:t>
            </w:r>
          </w:p>
        </w:tc>
        <w:tc>
          <w:tcPr>
            <w:tcW w:w="833" w:type="dxa"/>
            <w:tcBorders>
              <w:top w:val="single" w:sz="4" w:space="0" w:color="auto"/>
              <w:left w:val="single" w:sz="4" w:space="0" w:color="auto"/>
              <w:bottom w:val="single" w:sz="4" w:space="0" w:color="auto"/>
              <w:right w:val="single" w:sz="4" w:space="0" w:color="auto"/>
            </w:tcBorders>
            <w:noWrap/>
          </w:tcPr>
          <w:p ns2:paraId="61533255" ns2:textId="77777777" w:rsidR="00315F86" w:rsidRPr="00063B5C" w:rsidRDefault="00315F86" w:rsidP="00315F86">
            <w:pPr>
              <w:pStyle w:val="TableCenter"/>
              <w:keepNext/>
              <w:rPr>
                <w:sz w:val="18"/>
                <w:szCs w:val="18"/>
              </w:rPr>
            </w:pPr>
            <w:r>
              <w:rPr>
                <w:sz w:val="18"/>
                <w:szCs w:val="18"/>
              </w:rPr>
              <w:t>-</w:t>
            </w:r>
          </w:p>
        </w:tc>
        <w:tc>
          <w:tcPr>
            <w:tcW w:w="833" w:type="dxa"/>
            <w:tcBorders>
              <w:top w:val="single" w:sz="4" w:space="0" w:color="auto"/>
              <w:left w:val="single" w:sz="4" w:space="0" w:color="auto"/>
              <w:bottom w:val="single" w:sz="4" w:space="0" w:color="auto"/>
              <w:right w:val="single" w:sz="4" w:space="0" w:color="auto"/>
            </w:tcBorders>
            <w:vAlign w:val="bottom"/>
          </w:tcPr>
          <w:p ns2:paraId="6F3FB621" ns2:textId="669B1445" w:rsidR="00315F86" w:rsidRDefault="00315F86" w:rsidP="00315F86">
            <w:pPr>
              <w:pStyle w:val="TableCenter"/>
              <w:keepNext/>
              <w:rPr>
                <w:sz w:val="18"/>
                <w:szCs w:val="18"/>
              </w:rPr>
            </w:pPr>
            <w:r w:rsidRPr="00315F86">
              <w:rPr>
                <w:sz w:val="18"/>
                <w:szCs w:val="18"/>
              </w:rPr>
              <w:t>2.215</w:t>
            </w:r>
          </w:p>
        </w:tc>
        <w:tc>
          <w:tcPr>
            <w:tcW w:w="833" w:type="dxa"/>
            <w:tcBorders>
              <w:top w:val="single" w:sz="4" w:space="0" w:color="auto"/>
              <w:left w:val="single" w:sz="4" w:space="0" w:color="auto"/>
              <w:bottom w:val="single" w:sz="4" w:space="0" w:color="auto"/>
              <w:right w:val="single" w:sz="4" w:space="0" w:color="auto"/>
            </w:tcBorders>
          </w:tcPr>
          <w:p ns2:paraId="34AE73BC" ns2:textId="539EC626" w:rsidR="00315F86" w:rsidRDefault="000841A6" w:rsidP="00315F86">
            <w:pPr>
              <w:pStyle w:val="TableCenter"/>
              <w:keepNext/>
              <w:rPr>
                <w:sz w:val="18"/>
                <w:szCs w:val="18"/>
              </w:rPr>
            </w:pPr>
            <w:r>
              <w:rPr>
                <w:sz w:val="18"/>
                <w:szCs w:val="18"/>
              </w:rPr>
              <w:t>-</w:t>
            </w:r>
          </w:p>
        </w:tc>
      </w:tr>
      <w:tr w:rsidR="00315F86" w:rsidRPr="00063B5C" ns2:paraId="038862D9" ns2:textId="2E82494F" w:rsidTr="00B24627">
        <w:trPr>
          <w:jc w:val="center"/>
        </w:trPr>
        <w:tc>
          <w:tcPr>
            <w:tcW w:w="1100" w:type="dxa"/>
            <w:vMerge/>
            <w:tcBorders>
              <w:left w:val="single" w:sz="4" w:space="0" w:color="auto"/>
              <w:right w:val="single" w:sz="4" w:space="0" w:color="auto"/>
            </w:tcBorders>
          </w:tcPr>
          <w:p ns2:paraId="2ECE99AC" ns2:textId="77777777" w:rsidR="00315F86" w:rsidRPr="00063B5C" w:rsidRDefault="00315F86" w:rsidP="00315F86">
            <w:pPr>
              <w:pStyle w:val="TableCenter"/>
              <w:keepNext/>
              <w:rPr>
                <w:sz w:val="18"/>
                <w:szCs w:val="18"/>
              </w:rPr>
            </w:pPr>
          </w:p>
        </w:tc>
        <w:tc>
          <w:tcPr>
            <w:tcW w:w="1102" w:type="dxa"/>
            <w:vMerge/>
            <w:tcBorders>
              <w:left w:val="single" w:sz="4" w:space="0" w:color="auto"/>
              <w:right w:val="single" w:sz="4" w:space="0" w:color="auto"/>
            </w:tcBorders>
            <w:noWrap/>
          </w:tcPr>
          <w:p ns2:paraId="66192BD0" ns2:textId="21B4C3F7" w:rsidR="00315F86" w:rsidRPr="00063B5C" w:rsidRDefault="00315F86" w:rsidP="00315F86">
            <w:pPr>
              <w:pStyle w:val="TableCenter"/>
              <w:keepNext/>
              <w:rPr>
                <w:sz w:val="18"/>
                <w:szCs w:val="18"/>
              </w:rPr>
            </w:pPr>
          </w:p>
        </w:tc>
        <w:tc>
          <w:tcPr>
            <w:tcW w:w="952" w:type="dxa"/>
            <w:tcBorders>
              <w:top w:val="single" w:sz="4" w:space="0" w:color="auto"/>
              <w:left w:val="single" w:sz="4" w:space="0" w:color="auto"/>
              <w:bottom w:val="single" w:sz="4" w:space="0" w:color="auto"/>
              <w:right w:val="single" w:sz="4" w:space="0" w:color="auto"/>
            </w:tcBorders>
            <w:noWrap/>
          </w:tcPr>
          <w:p ns2:paraId="6EB2B675" ns2:textId="77777777" w:rsidR="00315F86" w:rsidRPr="00063B5C" w:rsidRDefault="00315F86" w:rsidP="00315F86">
            <w:pPr>
              <w:pStyle w:val="TableCenter"/>
              <w:keepNext/>
              <w:rPr>
                <w:sz w:val="18"/>
                <w:szCs w:val="18"/>
              </w:rPr>
            </w:pPr>
            <w:r>
              <w:rPr>
                <w:sz w:val="18"/>
                <w:szCs w:val="18"/>
              </w:rPr>
              <w:t>C</w:t>
            </w:r>
            <w:r w:rsidRPr="001B0147">
              <w:rPr>
                <w:sz w:val="18"/>
                <w:szCs w:val="18"/>
                <w:vertAlign w:val="subscript"/>
              </w:rPr>
              <w:t>max</w:t>
            </w:r>
          </w:p>
        </w:tc>
        <w:tc>
          <w:tcPr>
            <w:tcW w:w="954" w:type="dxa"/>
            <w:tcBorders>
              <w:top w:val="single" w:sz="4" w:space="0" w:color="auto"/>
              <w:left w:val="single" w:sz="4" w:space="0" w:color="auto"/>
              <w:bottom w:val="single" w:sz="4" w:space="0" w:color="auto"/>
              <w:right w:val="single" w:sz="4" w:space="0" w:color="auto"/>
            </w:tcBorders>
            <w:noWrap/>
          </w:tcPr>
          <w:p ns2:paraId="590E95EC" ns2:textId="77777777" w:rsidR="00315F86" w:rsidRPr="00063B5C" w:rsidRDefault="00315F86" w:rsidP="00315F86">
            <w:pPr>
              <w:pStyle w:val="TableCenter"/>
              <w:keepNext/>
              <w:rPr>
                <w:sz w:val="18"/>
                <w:szCs w:val="18"/>
              </w:rPr>
            </w:pPr>
            <w:r>
              <w:rPr>
                <w:sz w:val="18"/>
                <w:szCs w:val="18"/>
              </w:rPr>
              <w:t>ng/mL</w:t>
            </w:r>
          </w:p>
        </w:tc>
        <w:tc>
          <w:tcPr>
            <w:tcW w:w="833" w:type="dxa"/>
            <w:tcBorders>
              <w:top w:val="single" w:sz="4" w:space="0" w:color="auto"/>
              <w:left w:val="single" w:sz="4" w:space="0" w:color="auto"/>
              <w:bottom w:val="single" w:sz="4" w:space="0" w:color="auto"/>
              <w:right w:val="single" w:sz="4" w:space="0" w:color="auto"/>
            </w:tcBorders>
            <w:noWrap/>
          </w:tcPr>
          <w:p ns2:paraId="1F9A5C79" ns2:textId="77777777" w:rsidR="00315F86" w:rsidRPr="00063B5C" w:rsidRDefault="00315F86" w:rsidP="00315F86">
            <w:pPr>
              <w:pStyle w:val="TableCenter"/>
              <w:keepNext/>
              <w:rPr>
                <w:sz w:val="18"/>
                <w:szCs w:val="18"/>
              </w:rPr>
            </w:pPr>
            <w:r>
              <w:rPr>
                <w:sz w:val="18"/>
                <w:szCs w:val="18"/>
              </w:rPr>
              <w:t>65.1</w:t>
            </w:r>
          </w:p>
        </w:tc>
        <w:tc>
          <w:tcPr>
            <w:tcW w:w="773" w:type="dxa"/>
            <w:tcBorders>
              <w:top w:val="single" w:sz="4" w:space="0" w:color="auto"/>
              <w:left w:val="single" w:sz="4" w:space="0" w:color="auto"/>
              <w:bottom w:val="single" w:sz="4" w:space="0" w:color="auto"/>
              <w:right w:val="single" w:sz="4" w:space="0" w:color="auto"/>
            </w:tcBorders>
            <w:noWrap/>
          </w:tcPr>
          <w:p ns2:paraId="7FDA4A58" ns2:textId="77777777" w:rsidR="00315F86" w:rsidRPr="00063B5C" w:rsidRDefault="00315F86" w:rsidP="00315F86">
            <w:pPr>
              <w:pStyle w:val="TableCenter"/>
              <w:keepNext/>
              <w:rPr>
                <w:sz w:val="18"/>
                <w:szCs w:val="18"/>
              </w:rPr>
            </w:pPr>
            <w:r>
              <w:rPr>
                <w:sz w:val="18"/>
                <w:szCs w:val="18"/>
              </w:rPr>
              <w:t>-</w:t>
            </w:r>
          </w:p>
        </w:tc>
        <w:tc>
          <w:tcPr>
            <w:tcW w:w="773" w:type="dxa"/>
            <w:tcBorders>
              <w:top w:val="single" w:sz="4" w:space="0" w:color="auto"/>
              <w:left w:val="single" w:sz="4" w:space="0" w:color="auto"/>
              <w:bottom w:val="single" w:sz="4" w:space="0" w:color="auto"/>
              <w:right w:val="single" w:sz="4" w:space="0" w:color="auto"/>
            </w:tcBorders>
            <w:noWrap/>
          </w:tcPr>
          <w:p ns2:paraId="7463219A" ns2:textId="77777777" w:rsidR="00315F86" w:rsidRPr="00063B5C" w:rsidRDefault="00315F86" w:rsidP="00315F86">
            <w:pPr>
              <w:pStyle w:val="TableCenter"/>
              <w:keepNext/>
              <w:rPr>
                <w:sz w:val="18"/>
                <w:szCs w:val="18"/>
              </w:rPr>
            </w:pPr>
            <w:r>
              <w:rPr>
                <w:sz w:val="18"/>
                <w:szCs w:val="18"/>
              </w:rPr>
              <w:t>64.5</w:t>
            </w:r>
          </w:p>
        </w:tc>
        <w:tc>
          <w:tcPr>
            <w:tcW w:w="833" w:type="dxa"/>
            <w:tcBorders>
              <w:top w:val="single" w:sz="4" w:space="0" w:color="auto"/>
              <w:left w:val="single" w:sz="4" w:space="0" w:color="auto"/>
              <w:bottom w:val="single" w:sz="4" w:space="0" w:color="auto"/>
              <w:right w:val="single" w:sz="4" w:space="0" w:color="auto"/>
            </w:tcBorders>
            <w:noWrap/>
          </w:tcPr>
          <w:p ns2:paraId="1A0D1918" ns2:textId="77777777" w:rsidR="00315F86" w:rsidRPr="00063B5C" w:rsidRDefault="00315F86" w:rsidP="00315F86">
            <w:pPr>
              <w:pStyle w:val="TableCenter"/>
              <w:keepNext/>
              <w:rPr>
                <w:sz w:val="18"/>
                <w:szCs w:val="18"/>
              </w:rPr>
            </w:pPr>
            <w:r>
              <w:rPr>
                <w:sz w:val="18"/>
                <w:szCs w:val="18"/>
              </w:rPr>
              <w:t>-</w:t>
            </w:r>
          </w:p>
        </w:tc>
        <w:tc>
          <w:tcPr>
            <w:tcW w:w="833" w:type="dxa"/>
            <w:tcBorders>
              <w:top w:val="single" w:sz="4" w:space="0" w:color="auto"/>
              <w:left w:val="single" w:sz="4" w:space="0" w:color="auto"/>
              <w:bottom w:val="single" w:sz="4" w:space="0" w:color="auto"/>
              <w:right w:val="single" w:sz="4" w:space="0" w:color="auto"/>
            </w:tcBorders>
            <w:vAlign w:val="bottom"/>
          </w:tcPr>
          <w:p ns2:paraId="42AA5EDD" ns2:textId="66659473" w:rsidR="00315F86" w:rsidRDefault="00315F86" w:rsidP="00315F86">
            <w:pPr>
              <w:pStyle w:val="TableCenter"/>
              <w:keepNext/>
              <w:rPr>
                <w:sz w:val="18"/>
                <w:szCs w:val="18"/>
              </w:rPr>
            </w:pPr>
            <w:r w:rsidRPr="00315F86">
              <w:rPr>
                <w:sz w:val="18"/>
                <w:szCs w:val="18"/>
              </w:rPr>
              <w:t>64.8</w:t>
            </w:r>
          </w:p>
        </w:tc>
        <w:tc>
          <w:tcPr>
            <w:tcW w:w="833" w:type="dxa"/>
            <w:tcBorders>
              <w:top w:val="single" w:sz="4" w:space="0" w:color="auto"/>
              <w:left w:val="single" w:sz="4" w:space="0" w:color="auto"/>
              <w:bottom w:val="single" w:sz="4" w:space="0" w:color="auto"/>
              <w:right w:val="single" w:sz="4" w:space="0" w:color="auto"/>
            </w:tcBorders>
          </w:tcPr>
          <w:p ns2:paraId="57431FCF" ns2:textId="6F0C7988" w:rsidR="00315F86" w:rsidRDefault="000841A6" w:rsidP="00315F86">
            <w:pPr>
              <w:pStyle w:val="TableCenter"/>
              <w:keepNext/>
              <w:rPr>
                <w:sz w:val="18"/>
                <w:szCs w:val="18"/>
              </w:rPr>
            </w:pPr>
            <w:r>
              <w:rPr>
                <w:sz w:val="18"/>
                <w:szCs w:val="18"/>
              </w:rPr>
              <w:t>-</w:t>
            </w:r>
          </w:p>
        </w:tc>
      </w:tr>
      <w:tr w:rsidR="00315F86" w:rsidRPr="00063B5C" ns2:paraId="292FD46C" ns2:textId="689C3C7E" w:rsidTr="00B24627">
        <w:trPr>
          <w:jc w:val="center"/>
        </w:trPr>
        <w:tc>
          <w:tcPr>
            <w:tcW w:w="1100" w:type="dxa"/>
            <w:vMerge/>
            <w:tcBorders>
              <w:left w:val="single" w:sz="4" w:space="0" w:color="auto"/>
              <w:right w:val="single" w:sz="4" w:space="0" w:color="auto"/>
            </w:tcBorders>
          </w:tcPr>
          <w:p ns2:paraId="416E726D" ns2:textId="77777777" w:rsidR="00315F86" w:rsidRPr="00063B5C" w:rsidRDefault="00315F86" w:rsidP="00315F86">
            <w:pPr>
              <w:pStyle w:val="TableCenter"/>
              <w:keepNext/>
              <w:rPr>
                <w:sz w:val="18"/>
                <w:szCs w:val="18"/>
              </w:rPr>
            </w:pPr>
          </w:p>
        </w:tc>
        <w:tc>
          <w:tcPr>
            <w:tcW w:w="1102" w:type="dxa"/>
            <w:vMerge/>
            <w:tcBorders>
              <w:left w:val="single" w:sz="4" w:space="0" w:color="auto"/>
              <w:bottom w:val="single" w:sz="4" w:space="0" w:color="auto"/>
              <w:right w:val="single" w:sz="4" w:space="0" w:color="auto"/>
            </w:tcBorders>
            <w:noWrap/>
            <w:hideMark/>
          </w:tcPr>
          <w:p ns2:paraId="2244C9FE" ns2:textId="499A59A9" w:rsidR="00315F86" w:rsidRPr="00063B5C" w:rsidRDefault="00315F86" w:rsidP="00315F86">
            <w:pPr>
              <w:pStyle w:val="TableCenter"/>
              <w:keepNext/>
              <w:rPr>
                <w:sz w:val="18"/>
                <w:szCs w:val="18"/>
              </w:rPr>
            </w:pPr>
          </w:p>
        </w:tc>
        <w:tc>
          <w:tcPr>
            <w:tcW w:w="952" w:type="dxa"/>
            <w:tcBorders>
              <w:top w:val="single" w:sz="4" w:space="0" w:color="auto"/>
              <w:left w:val="single" w:sz="4" w:space="0" w:color="auto"/>
              <w:bottom w:val="single" w:sz="4" w:space="0" w:color="auto"/>
              <w:right w:val="single" w:sz="4" w:space="0" w:color="auto"/>
            </w:tcBorders>
            <w:noWrap/>
            <w:hideMark/>
          </w:tcPr>
          <w:p ns2:paraId="4405E0BA" ns2:textId="77777777" w:rsidR="00315F86" w:rsidRPr="00063B5C" w:rsidRDefault="00315F86" w:rsidP="00315F86">
            <w:pPr>
              <w:pStyle w:val="TableCenter"/>
              <w:keepNext/>
              <w:rPr>
                <w:sz w:val="18"/>
                <w:szCs w:val="18"/>
              </w:rPr>
            </w:pPr>
            <w:r w:rsidRPr="00063B5C">
              <w:rPr>
                <w:sz w:val="18"/>
                <w:szCs w:val="18"/>
              </w:rPr>
              <w:t>T</w:t>
            </w:r>
            <w:r w:rsidRPr="00A42EF6">
              <w:rPr>
                <w:sz w:val="18"/>
                <w:szCs w:val="18"/>
                <w:vertAlign w:val="subscript"/>
              </w:rPr>
              <w:t>1/2</w:t>
            </w:r>
          </w:p>
        </w:tc>
        <w:tc>
          <w:tcPr>
            <w:tcW w:w="954" w:type="dxa"/>
            <w:tcBorders>
              <w:top w:val="single" w:sz="4" w:space="0" w:color="auto"/>
              <w:left w:val="single" w:sz="4" w:space="0" w:color="auto"/>
              <w:bottom w:val="single" w:sz="4" w:space="0" w:color="auto"/>
              <w:right w:val="single" w:sz="4" w:space="0" w:color="auto"/>
            </w:tcBorders>
            <w:noWrap/>
            <w:hideMark/>
          </w:tcPr>
          <w:p ns2:paraId="308B160A" ns2:textId="77777777" w:rsidR="00315F86" w:rsidRPr="00063B5C" w:rsidRDefault="00315F86" w:rsidP="00315F86">
            <w:pPr>
              <w:pStyle w:val="TableCenter"/>
              <w:keepNext/>
              <w:rPr>
                <w:sz w:val="18"/>
                <w:szCs w:val="18"/>
              </w:rPr>
            </w:pPr>
            <w:r>
              <w:rPr>
                <w:sz w:val="18"/>
                <w:szCs w:val="18"/>
              </w:rPr>
              <w:t>h</w:t>
            </w:r>
          </w:p>
        </w:tc>
        <w:tc>
          <w:tcPr>
            <w:tcW w:w="833" w:type="dxa"/>
            <w:tcBorders>
              <w:top w:val="single" w:sz="4" w:space="0" w:color="auto"/>
              <w:left w:val="single" w:sz="4" w:space="0" w:color="auto"/>
              <w:bottom w:val="single" w:sz="4" w:space="0" w:color="auto"/>
              <w:right w:val="single" w:sz="4" w:space="0" w:color="auto"/>
            </w:tcBorders>
            <w:noWrap/>
          </w:tcPr>
          <w:p ns2:paraId="62D948A2" ns2:textId="77777777" w:rsidR="00315F86" w:rsidRPr="00063B5C" w:rsidRDefault="00315F86" w:rsidP="00315F86">
            <w:pPr>
              <w:pStyle w:val="TableCenter"/>
              <w:keepNext/>
              <w:rPr>
                <w:sz w:val="18"/>
                <w:szCs w:val="18"/>
              </w:rPr>
            </w:pPr>
            <w:r>
              <w:rPr>
                <w:sz w:val="18"/>
                <w:szCs w:val="18"/>
              </w:rPr>
              <w:t>28.1</w:t>
            </w:r>
          </w:p>
        </w:tc>
        <w:tc>
          <w:tcPr>
            <w:tcW w:w="773" w:type="dxa"/>
            <w:tcBorders>
              <w:top w:val="single" w:sz="4" w:space="0" w:color="auto"/>
              <w:left w:val="single" w:sz="4" w:space="0" w:color="auto"/>
              <w:bottom w:val="single" w:sz="4" w:space="0" w:color="auto"/>
              <w:right w:val="single" w:sz="4" w:space="0" w:color="auto"/>
            </w:tcBorders>
            <w:noWrap/>
          </w:tcPr>
          <w:p ns2:paraId="44C4683C" ns2:textId="77777777" w:rsidR="00315F86" w:rsidRPr="00063B5C" w:rsidRDefault="00315F86" w:rsidP="00315F86">
            <w:pPr>
              <w:pStyle w:val="TableCenter"/>
              <w:keepNext/>
              <w:rPr>
                <w:sz w:val="18"/>
                <w:szCs w:val="18"/>
              </w:rPr>
            </w:pPr>
            <w:r>
              <w:rPr>
                <w:sz w:val="18"/>
                <w:szCs w:val="18"/>
              </w:rPr>
              <w:t>-</w:t>
            </w:r>
          </w:p>
        </w:tc>
        <w:tc>
          <w:tcPr>
            <w:tcW w:w="773" w:type="dxa"/>
            <w:tcBorders>
              <w:top w:val="single" w:sz="4" w:space="0" w:color="auto"/>
              <w:left w:val="single" w:sz="4" w:space="0" w:color="auto"/>
              <w:bottom w:val="single" w:sz="4" w:space="0" w:color="auto"/>
              <w:right w:val="single" w:sz="4" w:space="0" w:color="auto"/>
            </w:tcBorders>
            <w:noWrap/>
          </w:tcPr>
          <w:p ns2:paraId="3DDFA987" ns2:textId="77777777" w:rsidR="00315F86" w:rsidRPr="00063B5C" w:rsidRDefault="00315F86" w:rsidP="00315F86">
            <w:pPr>
              <w:pStyle w:val="TableCenter"/>
              <w:keepNext/>
              <w:rPr>
                <w:sz w:val="18"/>
                <w:szCs w:val="18"/>
              </w:rPr>
            </w:pPr>
            <w:r>
              <w:rPr>
                <w:sz w:val="18"/>
                <w:szCs w:val="18"/>
              </w:rPr>
              <w:t>29.9</w:t>
            </w:r>
          </w:p>
        </w:tc>
        <w:tc>
          <w:tcPr>
            <w:tcW w:w="833" w:type="dxa"/>
            <w:tcBorders>
              <w:top w:val="single" w:sz="4" w:space="0" w:color="auto"/>
              <w:left w:val="single" w:sz="4" w:space="0" w:color="auto"/>
              <w:bottom w:val="single" w:sz="4" w:space="0" w:color="auto"/>
              <w:right w:val="single" w:sz="4" w:space="0" w:color="auto"/>
            </w:tcBorders>
            <w:noWrap/>
          </w:tcPr>
          <w:p ns2:paraId="487770D1" ns2:textId="77777777" w:rsidR="00315F86" w:rsidRPr="00063B5C" w:rsidRDefault="00315F86" w:rsidP="00315F86">
            <w:pPr>
              <w:pStyle w:val="TableCenter"/>
              <w:keepNext/>
              <w:rPr>
                <w:sz w:val="18"/>
                <w:szCs w:val="18"/>
              </w:rPr>
            </w:pPr>
            <w:r>
              <w:rPr>
                <w:sz w:val="18"/>
                <w:szCs w:val="18"/>
              </w:rPr>
              <w:t>-</w:t>
            </w:r>
          </w:p>
        </w:tc>
        <w:tc>
          <w:tcPr>
            <w:tcW w:w="833" w:type="dxa"/>
            <w:tcBorders>
              <w:top w:val="single" w:sz="4" w:space="0" w:color="auto"/>
              <w:left w:val="single" w:sz="4" w:space="0" w:color="auto"/>
              <w:bottom w:val="single" w:sz="4" w:space="0" w:color="auto"/>
              <w:right w:val="single" w:sz="4" w:space="0" w:color="auto"/>
            </w:tcBorders>
            <w:vAlign w:val="bottom"/>
          </w:tcPr>
          <w:p ns2:paraId="242FF441" ns2:textId="61FCE381" w:rsidR="00315F86" w:rsidRDefault="00315F86" w:rsidP="00315F86">
            <w:pPr>
              <w:pStyle w:val="TableCenter"/>
              <w:keepNext/>
              <w:rPr>
                <w:sz w:val="18"/>
                <w:szCs w:val="18"/>
              </w:rPr>
            </w:pPr>
            <w:r w:rsidRPr="00315F86">
              <w:rPr>
                <w:sz w:val="18"/>
                <w:szCs w:val="18"/>
              </w:rPr>
              <w:t>29</w:t>
            </w:r>
          </w:p>
        </w:tc>
        <w:tc>
          <w:tcPr>
            <w:tcW w:w="833" w:type="dxa"/>
            <w:tcBorders>
              <w:top w:val="single" w:sz="4" w:space="0" w:color="auto"/>
              <w:left w:val="single" w:sz="4" w:space="0" w:color="auto"/>
              <w:bottom w:val="single" w:sz="4" w:space="0" w:color="auto"/>
              <w:right w:val="single" w:sz="4" w:space="0" w:color="auto"/>
            </w:tcBorders>
          </w:tcPr>
          <w:p ns2:paraId="4CC9915A" ns2:textId="778BC1AD" w:rsidR="00315F86" w:rsidRDefault="000841A6" w:rsidP="00315F86">
            <w:pPr>
              <w:pStyle w:val="TableCenter"/>
              <w:keepNext/>
              <w:rPr>
                <w:sz w:val="18"/>
                <w:szCs w:val="18"/>
              </w:rPr>
            </w:pPr>
            <w:r>
              <w:rPr>
                <w:sz w:val="18"/>
                <w:szCs w:val="18"/>
              </w:rPr>
              <w:t>-</w:t>
            </w:r>
          </w:p>
        </w:tc>
      </w:tr>
      <w:tr w:rsidR="00315F86" w:rsidRPr="00063B5C" ns2:paraId="06256282" ns2:textId="1737441B" w:rsidTr="00B24627">
        <w:trPr>
          <w:trHeight w:val="260"/>
          <w:jc w:val="center"/>
        </w:trPr>
        <w:tc>
          <w:tcPr>
            <w:tcW w:w="1100" w:type="dxa"/>
            <w:vMerge/>
            <w:tcBorders>
              <w:left w:val="single" w:sz="4" w:space="0" w:color="auto"/>
              <w:right w:val="single" w:sz="4" w:space="0" w:color="auto"/>
            </w:tcBorders>
          </w:tcPr>
          <w:p ns2:paraId="10E142D4" ns2:textId="77777777" w:rsidR="00315F86" w:rsidRDefault="00315F86" w:rsidP="00315F86">
            <w:pPr>
              <w:pStyle w:val="TableCenter"/>
              <w:keepNext/>
              <w:rPr>
                <w:sz w:val="18"/>
                <w:szCs w:val="18"/>
              </w:rPr>
            </w:pPr>
          </w:p>
        </w:tc>
        <w:tc>
          <w:tcPr>
            <w:tcW w:w="1102" w:type="dxa"/>
            <w:vMerge w:val="restart"/>
            <w:tcBorders>
              <w:top w:val="single" w:sz="4" w:space="0" w:color="auto"/>
              <w:left w:val="single" w:sz="4" w:space="0" w:color="auto"/>
              <w:right w:val="single" w:sz="4" w:space="0" w:color="auto"/>
            </w:tcBorders>
            <w:noWrap/>
            <w:hideMark/>
          </w:tcPr>
          <w:p ns2:paraId="2AF50C8D" ns2:textId="62A28BFD" w:rsidR="00315F86" w:rsidRPr="00063B5C" w:rsidRDefault="00315F86" w:rsidP="00315F86">
            <w:pPr>
              <w:pStyle w:val="TableCenter"/>
              <w:keepNext/>
              <w:rPr>
                <w:sz w:val="18"/>
                <w:szCs w:val="18"/>
              </w:rPr>
            </w:pPr>
            <w:r>
              <w:rPr>
                <w:sz w:val="18"/>
                <w:szCs w:val="18"/>
              </w:rPr>
              <w:t>50</w:t>
            </w:r>
          </w:p>
        </w:tc>
        <w:tc>
          <w:tcPr>
            <w:tcW w:w="952" w:type="dxa"/>
            <w:tcBorders>
              <w:top w:val="single" w:sz="4" w:space="0" w:color="auto"/>
              <w:left w:val="single" w:sz="4" w:space="0" w:color="auto"/>
              <w:bottom w:val="single" w:sz="4" w:space="0" w:color="auto"/>
              <w:right w:val="single" w:sz="4" w:space="0" w:color="auto"/>
            </w:tcBorders>
            <w:noWrap/>
            <w:hideMark/>
          </w:tcPr>
          <w:p ns2:paraId="15EF447B" ns2:textId="77777777" w:rsidR="00315F86" w:rsidRPr="00063B5C" w:rsidRDefault="00315F86" w:rsidP="00315F86">
            <w:pPr>
              <w:pStyle w:val="TableCenter"/>
              <w:keepNext/>
              <w:rPr>
                <w:sz w:val="18"/>
                <w:szCs w:val="18"/>
              </w:rPr>
            </w:pPr>
            <w:r w:rsidRPr="00063B5C">
              <w:rPr>
                <w:sz w:val="18"/>
                <w:szCs w:val="18"/>
              </w:rPr>
              <w:t>AUC</w:t>
            </w:r>
            <w:r>
              <w:rPr>
                <w:sz w:val="18"/>
                <w:szCs w:val="18"/>
                <w:vertAlign w:val="subscript"/>
              </w:rPr>
              <w:t>last</w:t>
            </w:r>
          </w:p>
        </w:tc>
        <w:tc>
          <w:tcPr>
            <w:tcW w:w="954" w:type="dxa"/>
            <w:tcBorders>
              <w:top w:val="single" w:sz="4" w:space="0" w:color="auto"/>
              <w:left w:val="single" w:sz="4" w:space="0" w:color="auto"/>
              <w:bottom w:val="single" w:sz="4" w:space="0" w:color="auto"/>
              <w:right w:val="single" w:sz="4" w:space="0" w:color="auto"/>
            </w:tcBorders>
            <w:noWrap/>
            <w:hideMark/>
          </w:tcPr>
          <w:p ns2:paraId="1722F28F" ns2:textId="77777777" w:rsidR="00315F86" w:rsidRPr="00063B5C" w:rsidRDefault="00315F86" w:rsidP="00315F86">
            <w:pPr>
              <w:pStyle w:val="TableCenter"/>
              <w:keepNext/>
              <w:rPr>
                <w:sz w:val="18"/>
                <w:szCs w:val="18"/>
              </w:rPr>
            </w:pPr>
            <w:r w:rsidRPr="003942BA">
              <w:rPr>
                <w:sz w:val="18"/>
                <w:szCs w:val="18"/>
              </w:rPr>
              <w:t>µg*</w:t>
            </w:r>
            <w:r>
              <w:rPr>
                <w:sz w:val="18"/>
                <w:szCs w:val="18"/>
              </w:rPr>
              <w:t>h</w:t>
            </w:r>
            <w:r w:rsidRPr="003942BA">
              <w:rPr>
                <w:sz w:val="18"/>
                <w:szCs w:val="18"/>
              </w:rPr>
              <w:t>/mL</w:t>
            </w:r>
          </w:p>
        </w:tc>
        <w:tc>
          <w:tcPr>
            <w:tcW w:w="833" w:type="dxa"/>
            <w:tcBorders>
              <w:top w:val="single" w:sz="4" w:space="0" w:color="auto"/>
              <w:left w:val="single" w:sz="4" w:space="0" w:color="auto"/>
              <w:bottom w:val="single" w:sz="4" w:space="0" w:color="auto"/>
              <w:right w:val="single" w:sz="4" w:space="0" w:color="auto"/>
            </w:tcBorders>
            <w:noWrap/>
          </w:tcPr>
          <w:p ns2:paraId="32C0238E" ns2:textId="77777777" w:rsidR="00315F86" w:rsidRPr="00063B5C" w:rsidRDefault="00315F86" w:rsidP="00315F86">
            <w:pPr>
              <w:pStyle w:val="TableCenter"/>
              <w:keepNext/>
              <w:rPr>
                <w:sz w:val="18"/>
                <w:szCs w:val="18"/>
              </w:rPr>
            </w:pPr>
            <w:r>
              <w:rPr>
                <w:sz w:val="18"/>
                <w:szCs w:val="18"/>
              </w:rPr>
              <w:t>3.85</w:t>
            </w:r>
          </w:p>
        </w:tc>
        <w:tc>
          <w:tcPr>
            <w:tcW w:w="773" w:type="dxa"/>
            <w:tcBorders>
              <w:top w:val="single" w:sz="4" w:space="0" w:color="auto"/>
              <w:left w:val="single" w:sz="4" w:space="0" w:color="auto"/>
              <w:bottom w:val="single" w:sz="4" w:space="0" w:color="auto"/>
              <w:right w:val="single" w:sz="4" w:space="0" w:color="auto"/>
            </w:tcBorders>
            <w:noWrap/>
          </w:tcPr>
          <w:p ns2:paraId="1020BCA1" ns2:textId="77777777" w:rsidR="00315F86" w:rsidRPr="00063B5C" w:rsidRDefault="00315F86" w:rsidP="00315F86">
            <w:pPr>
              <w:pStyle w:val="TableCenter"/>
              <w:keepNext/>
              <w:rPr>
                <w:sz w:val="18"/>
                <w:szCs w:val="18"/>
              </w:rPr>
            </w:pPr>
            <w:r>
              <w:rPr>
                <w:sz w:val="18"/>
                <w:szCs w:val="18"/>
              </w:rPr>
              <w:t>-</w:t>
            </w:r>
          </w:p>
        </w:tc>
        <w:tc>
          <w:tcPr>
            <w:tcW w:w="773" w:type="dxa"/>
            <w:tcBorders>
              <w:top w:val="single" w:sz="4" w:space="0" w:color="auto"/>
              <w:left w:val="single" w:sz="4" w:space="0" w:color="auto"/>
              <w:bottom w:val="single" w:sz="4" w:space="0" w:color="auto"/>
              <w:right w:val="single" w:sz="4" w:space="0" w:color="auto"/>
            </w:tcBorders>
            <w:noWrap/>
          </w:tcPr>
          <w:p ns2:paraId="52F12F40" ns2:textId="77777777" w:rsidR="00315F86" w:rsidRPr="00063B5C" w:rsidRDefault="00315F86" w:rsidP="00315F86">
            <w:pPr>
              <w:pStyle w:val="TableCenter"/>
              <w:keepNext/>
              <w:rPr>
                <w:sz w:val="18"/>
                <w:szCs w:val="18"/>
              </w:rPr>
            </w:pPr>
            <w:r>
              <w:rPr>
                <w:sz w:val="18"/>
                <w:szCs w:val="18"/>
              </w:rPr>
              <w:t>5.86</w:t>
            </w:r>
          </w:p>
        </w:tc>
        <w:tc>
          <w:tcPr>
            <w:tcW w:w="833" w:type="dxa"/>
            <w:tcBorders>
              <w:top w:val="single" w:sz="4" w:space="0" w:color="auto"/>
              <w:left w:val="single" w:sz="4" w:space="0" w:color="auto"/>
              <w:bottom w:val="single" w:sz="4" w:space="0" w:color="auto"/>
              <w:right w:val="single" w:sz="4" w:space="0" w:color="auto"/>
            </w:tcBorders>
            <w:noWrap/>
          </w:tcPr>
          <w:p ns2:paraId="09AE7E06" ns2:textId="77777777" w:rsidR="00315F86" w:rsidRPr="00063B5C" w:rsidRDefault="00315F86" w:rsidP="00315F86">
            <w:pPr>
              <w:pStyle w:val="TableCenter"/>
              <w:keepNext/>
              <w:rPr>
                <w:sz w:val="18"/>
                <w:szCs w:val="18"/>
              </w:rPr>
            </w:pPr>
            <w:r>
              <w:rPr>
                <w:sz w:val="18"/>
                <w:szCs w:val="18"/>
              </w:rPr>
              <w:t>-</w:t>
            </w:r>
          </w:p>
        </w:tc>
        <w:tc>
          <w:tcPr>
            <w:tcW w:w="833" w:type="dxa"/>
            <w:tcBorders>
              <w:top w:val="single" w:sz="4" w:space="0" w:color="auto"/>
              <w:left w:val="single" w:sz="4" w:space="0" w:color="auto"/>
              <w:bottom w:val="single" w:sz="4" w:space="0" w:color="auto"/>
              <w:right w:val="single" w:sz="4" w:space="0" w:color="auto"/>
            </w:tcBorders>
            <w:vAlign w:val="bottom"/>
          </w:tcPr>
          <w:p ns2:paraId="3D594743" ns2:textId="3DB0C300" w:rsidR="00315F86" w:rsidRDefault="00315F86" w:rsidP="00315F86">
            <w:pPr>
              <w:pStyle w:val="TableCenter"/>
              <w:keepNext/>
              <w:rPr>
                <w:sz w:val="18"/>
                <w:szCs w:val="18"/>
              </w:rPr>
            </w:pPr>
            <w:r w:rsidRPr="00315F86">
              <w:rPr>
                <w:sz w:val="18"/>
                <w:szCs w:val="18"/>
              </w:rPr>
              <w:t>4.855</w:t>
            </w:r>
          </w:p>
        </w:tc>
        <w:tc>
          <w:tcPr>
            <w:tcW w:w="833" w:type="dxa"/>
            <w:tcBorders>
              <w:top w:val="single" w:sz="4" w:space="0" w:color="auto"/>
              <w:left w:val="single" w:sz="4" w:space="0" w:color="auto"/>
              <w:bottom w:val="single" w:sz="4" w:space="0" w:color="auto"/>
              <w:right w:val="single" w:sz="4" w:space="0" w:color="auto"/>
            </w:tcBorders>
          </w:tcPr>
          <w:p ns2:paraId="3E3C6EB7" ns2:textId="148A02DA" w:rsidR="00315F86" w:rsidRDefault="000841A6" w:rsidP="00315F86">
            <w:pPr>
              <w:pStyle w:val="TableCenter"/>
              <w:keepNext/>
              <w:rPr>
                <w:sz w:val="18"/>
                <w:szCs w:val="18"/>
              </w:rPr>
            </w:pPr>
            <w:r>
              <w:rPr>
                <w:sz w:val="18"/>
                <w:szCs w:val="18"/>
              </w:rPr>
              <w:t>-</w:t>
            </w:r>
          </w:p>
        </w:tc>
      </w:tr>
      <w:tr w:rsidR="00315F86" w:rsidRPr="00063B5C" ns2:paraId="0B76A959" ns2:textId="6F6867A8" w:rsidTr="00B24627">
        <w:trPr>
          <w:jc w:val="center"/>
        </w:trPr>
        <w:tc>
          <w:tcPr>
            <w:tcW w:w="1100" w:type="dxa"/>
            <w:vMerge/>
            <w:tcBorders>
              <w:left w:val="single" w:sz="4" w:space="0" w:color="auto"/>
              <w:right w:val="single" w:sz="4" w:space="0" w:color="auto"/>
            </w:tcBorders>
          </w:tcPr>
          <w:p ns2:paraId="48B7E4D1" ns2:textId="77777777" w:rsidR="00315F86" w:rsidRPr="00063B5C" w:rsidRDefault="00315F86" w:rsidP="00315F86">
            <w:pPr>
              <w:pStyle w:val="TableCenter"/>
              <w:keepNext/>
              <w:rPr>
                <w:sz w:val="18"/>
                <w:szCs w:val="18"/>
              </w:rPr>
            </w:pPr>
          </w:p>
        </w:tc>
        <w:tc>
          <w:tcPr>
            <w:tcW w:w="1102" w:type="dxa"/>
            <w:vMerge/>
            <w:tcBorders>
              <w:left w:val="single" w:sz="4" w:space="0" w:color="auto"/>
              <w:right w:val="single" w:sz="4" w:space="0" w:color="auto"/>
            </w:tcBorders>
            <w:noWrap/>
          </w:tcPr>
          <w:p ns2:paraId="6340BCC9" ns2:textId="2E45D98E" w:rsidR="00315F86" w:rsidRPr="00063B5C" w:rsidRDefault="00315F86" w:rsidP="00315F86">
            <w:pPr>
              <w:pStyle w:val="TableCenter"/>
              <w:keepNext/>
              <w:rPr>
                <w:sz w:val="18"/>
                <w:szCs w:val="18"/>
              </w:rPr>
            </w:pPr>
          </w:p>
        </w:tc>
        <w:tc>
          <w:tcPr>
            <w:tcW w:w="952" w:type="dxa"/>
            <w:tcBorders>
              <w:top w:val="single" w:sz="4" w:space="0" w:color="auto"/>
              <w:left w:val="single" w:sz="4" w:space="0" w:color="auto"/>
              <w:bottom w:val="single" w:sz="4" w:space="0" w:color="auto"/>
              <w:right w:val="single" w:sz="4" w:space="0" w:color="auto"/>
            </w:tcBorders>
            <w:noWrap/>
          </w:tcPr>
          <w:p ns2:paraId="459767A0" ns2:textId="77777777" w:rsidR="00315F86" w:rsidRPr="00063B5C" w:rsidRDefault="00315F86" w:rsidP="00315F86">
            <w:pPr>
              <w:pStyle w:val="TableCenter"/>
              <w:keepNext/>
              <w:rPr>
                <w:sz w:val="18"/>
                <w:szCs w:val="18"/>
              </w:rPr>
            </w:pPr>
            <w:r>
              <w:rPr>
                <w:sz w:val="18"/>
                <w:szCs w:val="18"/>
              </w:rPr>
              <w:t>C</w:t>
            </w:r>
            <w:r w:rsidRPr="001B0147">
              <w:rPr>
                <w:sz w:val="18"/>
                <w:szCs w:val="18"/>
                <w:vertAlign w:val="subscript"/>
              </w:rPr>
              <w:t>max</w:t>
            </w:r>
          </w:p>
        </w:tc>
        <w:tc>
          <w:tcPr>
            <w:tcW w:w="954" w:type="dxa"/>
            <w:tcBorders>
              <w:top w:val="single" w:sz="4" w:space="0" w:color="auto"/>
              <w:left w:val="single" w:sz="4" w:space="0" w:color="auto"/>
              <w:bottom w:val="single" w:sz="4" w:space="0" w:color="auto"/>
              <w:right w:val="single" w:sz="4" w:space="0" w:color="auto"/>
            </w:tcBorders>
            <w:noWrap/>
          </w:tcPr>
          <w:p ns2:paraId="5C6F4196" ns2:textId="77777777" w:rsidR="00315F86" w:rsidRPr="00063B5C" w:rsidRDefault="00315F86" w:rsidP="00315F86">
            <w:pPr>
              <w:pStyle w:val="TableCenter"/>
              <w:keepNext/>
              <w:rPr>
                <w:sz w:val="18"/>
                <w:szCs w:val="18"/>
              </w:rPr>
            </w:pPr>
            <w:r>
              <w:rPr>
                <w:sz w:val="18"/>
                <w:szCs w:val="18"/>
              </w:rPr>
              <w:t>ng/mL</w:t>
            </w:r>
          </w:p>
        </w:tc>
        <w:tc>
          <w:tcPr>
            <w:tcW w:w="833" w:type="dxa"/>
            <w:tcBorders>
              <w:top w:val="single" w:sz="4" w:space="0" w:color="auto"/>
              <w:left w:val="single" w:sz="4" w:space="0" w:color="auto"/>
              <w:bottom w:val="single" w:sz="4" w:space="0" w:color="auto"/>
              <w:right w:val="single" w:sz="4" w:space="0" w:color="auto"/>
            </w:tcBorders>
            <w:noWrap/>
          </w:tcPr>
          <w:p ns2:paraId="3333F6E1" ns2:textId="77777777" w:rsidR="00315F86" w:rsidRPr="00063B5C" w:rsidRDefault="00315F86" w:rsidP="00315F86">
            <w:pPr>
              <w:pStyle w:val="TableCenter"/>
              <w:keepNext/>
              <w:rPr>
                <w:sz w:val="18"/>
                <w:szCs w:val="18"/>
              </w:rPr>
            </w:pPr>
            <w:r>
              <w:rPr>
                <w:sz w:val="18"/>
                <w:szCs w:val="18"/>
              </w:rPr>
              <w:t>127</w:t>
            </w:r>
          </w:p>
        </w:tc>
        <w:tc>
          <w:tcPr>
            <w:tcW w:w="773" w:type="dxa"/>
            <w:tcBorders>
              <w:top w:val="single" w:sz="4" w:space="0" w:color="auto"/>
              <w:left w:val="single" w:sz="4" w:space="0" w:color="auto"/>
              <w:bottom w:val="single" w:sz="4" w:space="0" w:color="auto"/>
              <w:right w:val="single" w:sz="4" w:space="0" w:color="auto"/>
            </w:tcBorders>
            <w:noWrap/>
          </w:tcPr>
          <w:p ns2:paraId="6B92D1FA" ns2:textId="77777777" w:rsidR="00315F86" w:rsidRPr="00063B5C" w:rsidRDefault="00315F86" w:rsidP="00315F86">
            <w:pPr>
              <w:pStyle w:val="TableCenter"/>
              <w:keepNext/>
              <w:rPr>
                <w:sz w:val="18"/>
                <w:szCs w:val="18"/>
              </w:rPr>
            </w:pPr>
            <w:r>
              <w:rPr>
                <w:sz w:val="18"/>
                <w:szCs w:val="18"/>
              </w:rPr>
              <w:t>-</w:t>
            </w:r>
          </w:p>
        </w:tc>
        <w:tc>
          <w:tcPr>
            <w:tcW w:w="773" w:type="dxa"/>
            <w:tcBorders>
              <w:top w:val="single" w:sz="4" w:space="0" w:color="auto"/>
              <w:left w:val="single" w:sz="4" w:space="0" w:color="auto"/>
              <w:bottom w:val="single" w:sz="4" w:space="0" w:color="auto"/>
              <w:right w:val="single" w:sz="4" w:space="0" w:color="auto"/>
            </w:tcBorders>
            <w:noWrap/>
          </w:tcPr>
          <w:p ns2:paraId="7A8E6585" ns2:textId="77777777" w:rsidR="00315F86" w:rsidRPr="00063B5C" w:rsidRDefault="00315F86" w:rsidP="00315F86">
            <w:pPr>
              <w:pStyle w:val="TableCenter"/>
              <w:keepNext/>
              <w:rPr>
                <w:sz w:val="18"/>
                <w:szCs w:val="18"/>
              </w:rPr>
            </w:pPr>
            <w:r>
              <w:rPr>
                <w:sz w:val="18"/>
                <w:szCs w:val="18"/>
              </w:rPr>
              <w:t>146</w:t>
            </w:r>
          </w:p>
        </w:tc>
        <w:tc>
          <w:tcPr>
            <w:tcW w:w="833" w:type="dxa"/>
            <w:tcBorders>
              <w:top w:val="single" w:sz="4" w:space="0" w:color="auto"/>
              <w:left w:val="single" w:sz="4" w:space="0" w:color="auto"/>
              <w:bottom w:val="single" w:sz="4" w:space="0" w:color="auto"/>
              <w:right w:val="single" w:sz="4" w:space="0" w:color="auto"/>
            </w:tcBorders>
            <w:noWrap/>
          </w:tcPr>
          <w:p ns2:paraId="43D98957" ns2:textId="77777777" w:rsidR="00315F86" w:rsidRPr="00063B5C" w:rsidRDefault="00315F86" w:rsidP="00315F86">
            <w:pPr>
              <w:pStyle w:val="TableCenter"/>
              <w:keepNext/>
              <w:rPr>
                <w:sz w:val="18"/>
                <w:szCs w:val="18"/>
              </w:rPr>
            </w:pPr>
            <w:r>
              <w:rPr>
                <w:sz w:val="18"/>
                <w:szCs w:val="18"/>
              </w:rPr>
              <w:t>-</w:t>
            </w:r>
          </w:p>
        </w:tc>
        <w:tc>
          <w:tcPr>
            <w:tcW w:w="833" w:type="dxa"/>
            <w:tcBorders>
              <w:top w:val="single" w:sz="4" w:space="0" w:color="auto"/>
              <w:left w:val="single" w:sz="4" w:space="0" w:color="auto"/>
              <w:bottom w:val="single" w:sz="4" w:space="0" w:color="auto"/>
              <w:right w:val="single" w:sz="4" w:space="0" w:color="auto"/>
            </w:tcBorders>
            <w:vAlign w:val="bottom"/>
          </w:tcPr>
          <w:p ns2:paraId="1D37DB8E" ns2:textId="4135A97F" w:rsidR="00315F86" w:rsidRDefault="00315F86" w:rsidP="00315F86">
            <w:pPr>
              <w:pStyle w:val="TableCenter"/>
              <w:keepNext/>
              <w:rPr>
                <w:sz w:val="18"/>
                <w:szCs w:val="18"/>
              </w:rPr>
            </w:pPr>
            <w:r w:rsidRPr="00315F86">
              <w:rPr>
                <w:sz w:val="18"/>
                <w:szCs w:val="18"/>
              </w:rPr>
              <w:t>136.5</w:t>
            </w:r>
          </w:p>
        </w:tc>
        <w:tc>
          <w:tcPr>
            <w:tcW w:w="833" w:type="dxa"/>
            <w:tcBorders>
              <w:top w:val="single" w:sz="4" w:space="0" w:color="auto"/>
              <w:left w:val="single" w:sz="4" w:space="0" w:color="auto"/>
              <w:bottom w:val="single" w:sz="4" w:space="0" w:color="auto"/>
              <w:right w:val="single" w:sz="4" w:space="0" w:color="auto"/>
            </w:tcBorders>
          </w:tcPr>
          <w:p ns2:paraId="135D7ADD" ns2:textId="3E0D29D5" w:rsidR="00315F86" w:rsidRDefault="000841A6" w:rsidP="00315F86">
            <w:pPr>
              <w:pStyle w:val="TableCenter"/>
              <w:keepNext/>
              <w:rPr>
                <w:sz w:val="18"/>
                <w:szCs w:val="18"/>
              </w:rPr>
            </w:pPr>
            <w:r>
              <w:rPr>
                <w:sz w:val="18"/>
                <w:szCs w:val="18"/>
              </w:rPr>
              <w:t>-</w:t>
            </w:r>
          </w:p>
        </w:tc>
      </w:tr>
      <w:tr w:rsidR="00315F86" w:rsidRPr="00063B5C" ns2:paraId="3A068407" ns2:textId="00CFAF2F" w:rsidTr="00B24627">
        <w:trPr>
          <w:trHeight w:val="260"/>
          <w:jc w:val="center"/>
        </w:trPr>
        <w:tc>
          <w:tcPr>
            <w:tcW w:w="1100" w:type="dxa"/>
            <w:vMerge/>
            <w:tcBorders>
              <w:left w:val="single" w:sz="4" w:space="0" w:color="auto"/>
              <w:bottom w:val="single" w:sz="4" w:space="0" w:color="auto"/>
              <w:right w:val="single" w:sz="4" w:space="0" w:color="auto"/>
            </w:tcBorders>
          </w:tcPr>
          <w:p ns2:paraId="2924A4FA" ns2:textId="77777777" w:rsidR="00315F86" w:rsidRPr="00063B5C" w:rsidRDefault="00315F86" w:rsidP="00315F86">
            <w:pPr>
              <w:pStyle w:val="TableCenter"/>
              <w:keepNext/>
              <w:rPr>
                <w:sz w:val="18"/>
                <w:szCs w:val="18"/>
              </w:rPr>
            </w:pPr>
          </w:p>
        </w:tc>
        <w:tc>
          <w:tcPr>
            <w:tcW w:w="1102" w:type="dxa"/>
            <w:vMerge/>
            <w:tcBorders>
              <w:left w:val="single" w:sz="4" w:space="0" w:color="auto"/>
              <w:bottom w:val="single" w:sz="4" w:space="0" w:color="auto"/>
              <w:right w:val="single" w:sz="4" w:space="0" w:color="auto"/>
            </w:tcBorders>
            <w:noWrap/>
            <w:hideMark/>
          </w:tcPr>
          <w:p ns2:paraId="624B6D88" ns2:textId="2B139415" w:rsidR="00315F86" w:rsidRPr="00063B5C" w:rsidRDefault="00315F86" w:rsidP="00315F86">
            <w:pPr>
              <w:pStyle w:val="TableCenter"/>
              <w:keepNext/>
              <w:rPr>
                <w:sz w:val="18"/>
                <w:szCs w:val="18"/>
              </w:rPr>
            </w:pPr>
          </w:p>
        </w:tc>
        <w:tc>
          <w:tcPr>
            <w:tcW w:w="952" w:type="dxa"/>
            <w:tcBorders>
              <w:top w:val="single" w:sz="4" w:space="0" w:color="auto"/>
              <w:left w:val="single" w:sz="4" w:space="0" w:color="auto"/>
              <w:bottom w:val="single" w:sz="4" w:space="0" w:color="auto"/>
              <w:right w:val="single" w:sz="4" w:space="0" w:color="auto"/>
            </w:tcBorders>
            <w:noWrap/>
            <w:hideMark/>
          </w:tcPr>
          <w:p ns2:paraId="02B5EF13" ns2:textId="77777777" w:rsidR="00315F86" w:rsidRPr="00063B5C" w:rsidRDefault="00315F86" w:rsidP="00315F86">
            <w:pPr>
              <w:pStyle w:val="TableCenter"/>
              <w:keepNext/>
              <w:rPr>
                <w:sz w:val="18"/>
                <w:szCs w:val="18"/>
              </w:rPr>
            </w:pPr>
            <w:r w:rsidRPr="00063B5C">
              <w:rPr>
                <w:sz w:val="18"/>
                <w:szCs w:val="18"/>
              </w:rPr>
              <w:t>T</w:t>
            </w:r>
            <w:r w:rsidRPr="00A42EF6">
              <w:rPr>
                <w:sz w:val="18"/>
                <w:szCs w:val="18"/>
                <w:vertAlign w:val="subscript"/>
              </w:rPr>
              <w:t>1/2</w:t>
            </w:r>
          </w:p>
        </w:tc>
        <w:tc>
          <w:tcPr>
            <w:tcW w:w="954" w:type="dxa"/>
            <w:tcBorders>
              <w:top w:val="single" w:sz="4" w:space="0" w:color="auto"/>
              <w:left w:val="single" w:sz="4" w:space="0" w:color="auto"/>
              <w:bottom w:val="single" w:sz="4" w:space="0" w:color="auto"/>
              <w:right w:val="single" w:sz="4" w:space="0" w:color="auto"/>
            </w:tcBorders>
            <w:noWrap/>
            <w:hideMark/>
          </w:tcPr>
          <w:p ns2:paraId="18A15843" ns2:textId="77777777" w:rsidR="00315F86" w:rsidRPr="00063B5C" w:rsidRDefault="00315F86" w:rsidP="00315F86">
            <w:pPr>
              <w:pStyle w:val="TableCenter"/>
              <w:keepNext/>
              <w:rPr>
                <w:sz w:val="18"/>
                <w:szCs w:val="18"/>
              </w:rPr>
            </w:pPr>
            <w:r>
              <w:rPr>
                <w:sz w:val="18"/>
                <w:szCs w:val="18"/>
              </w:rPr>
              <w:t>h</w:t>
            </w:r>
          </w:p>
        </w:tc>
        <w:tc>
          <w:tcPr>
            <w:tcW w:w="833" w:type="dxa"/>
            <w:tcBorders>
              <w:top w:val="single" w:sz="4" w:space="0" w:color="auto"/>
              <w:left w:val="single" w:sz="4" w:space="0" w:color="auto"/>
              <w:bottom w:val="single" w:sz="4" w:space="0" w:color="auto"/>
              <w:right w:val="single" w:sz="4" w:space="0" w:color="auto"/>
            </w:tcBorders>
            <w:noWrap/>
          </w:tcPr>
          <w:p ns2:paraId="00C3CA34" ns2:textId="77777777" w:rsidR="00315F86" w:rsidRPr="00063B5C" w:rsidRDefault="00315F86" w:rsidP="00315F86">
            <w:pPr>
              <w:pStyle w:val="TableCenter"/>
              <w:keepNext/>
              <w:rPr>
                <w:sz w:val="18"/>
                <w:szCs w:val="18"/>
              </w:rPr>
            </w:pPr>
            <w:r>
              <w:rPr>
                <w:sz w:val="18"/>
                <w:szCs w:val="18"/>
              </w:rPr>
              <w:t>35.3</w:t>
            </w:r>
          </w:p>
        </w:tc>
        <w:tc>
          <w:tcPr>
            <w:tcW w:w="773" w:type="dxa"/>
            <w:tcBorders>
              <w:top w:val="single" w:sz="4" w:space="0" w:color="auto"/>
              <w:left w:val="single" w:sz="4" w:space="0" w:color="auto"/>
              <w:bottom w:val="single" w:sz="4" w:space="0" w:color="auto"/>
              <w:right w:val="single" w:sz="4" w:space="0" w:color="auto"/>
            </w:tcBorders>
            <w:noWrap/>
          </w:tcPr>
          <w:p ns2:paraId="7230D86C" ns2:textId="77777777" w:rsidR="00315F86" w:rsidRPr="00063B5C" w:rsidRDefault="00315F86" w:rsidP="00315F86">
            <w:pPr>
              <w:pStyle w:val="TableCenter"/>
              <w:keepNext/>
              <w:rPr>
                <w:sz w:val="18"/>
                <w:szCs w:val="18"/>
              </w:rPr>
            </w:pPr>
            <w:r>
              <w:rPr>
                <w:sz w:val="18"/>
                <w:szCs w:val="18"/>
              </w:rPr>
              <w:t>-</w:t>
            </w:r>
          </w:p>
        </w:tc>
        <w:tc>
          <w:tcPr>
            <w:tcW w:w="773" w:type="dxa"/>
            <w:tcBorders>
              <w:top w:val="single" w:sz="4" w:space="0" w:color="auto"/>
              <w:left w:val="single" w:sz="4" w:space="0" w:color="auto"/>
              <w:bottom w:val="single" w:sz="4" w:space="0" w:color="auto"/>
              <w:right w:val="single" w:sz="4" w:space="0" w:color="auto"/>
            </w:tcBorders>
            <w:noWrap/>
          </w:tcPr>
          <w:p ns2:paraId="56EB9587" ns2:textId="77777777" w:rsidR="00315F86" w:rsidRPr="00063B5C" w:rsidRDefault="00315F86" w:rsidP="00315F86">
            <w:pPr>
              <w:pStyle w:val="TableCenter"/>
              <w:keepNext/>
              <w:rPr>
                <w:sz w:val="18"/>
                <w:szCs w:val="18"/>
              </w:rPr>
            </w:pPr>
            <w:r>
              <w:rPr>
                <w:sz w:val="18"/>
                <w:szCs w:val="18"/>
              </w:rPr>
              <w:t>42.0</w:t>
            </w:r>
          </w:p>
        </w:tc>
        <w:tc>
          <w:tcPr>
            <w:tcW w:w="833" w:type="dxa"/>
            <w:tcBorders>
              <w:top w:val="single" w:sz="4" w:space="0" w:color="auto"/>
              <w:left w:val="single" w:sz="4" w:space="0" w:color="auto"/>
              <w:bottom w:val="single" w:sz="4" w:space="0" w:color="auto"/>
              <w:right w:val="single" w:sz="4" w:space="0" w:color="auto"/>
            </w:tcBorders>
            <w:noWrap/>
          </w:tcPr>
          <w:p ns2:paraId="26D44FCF" ns2:textId="77777777" w:rsidR="00315F86" w:rsidRPr="00063B5C" w:rsidRDefault="00315F86" w:rsidP="00315F86">
            <w:pPr>
              <w:pStyle w:val="TableCenter"/>
              <w:keepNext/>
              <w:rPr>
                <w:sz w:val="18"/>
                <w:szCs w:val="18"/>
              </w:rPr>
            </w:pPr>
            <w:r>
              <w:rPr>
                <w:sz w:val="18"/>
                <w:szCs w:val="18"/>
              </w:rPr>
              <w:t>-</w:t>
            </w:r>
          </w:p>
        </w:tc>
        <w:tc>
          <w:tcPr>
            <w:tcW w:w="833" w:type="dxa"/>
            <w:tcBorders>
              <w:top w:val="single" w:sz="4" w:space="0" w:color="auto"/>
              <w:left w:val="single" w:sz="4" w:space="0" w:color="auto"/>
              <w:bottom w:val="single" w:sz="4" w:space="0" w:color="auto"/>
              <w:right w:val="single" w:sz="4" w:space="0" w:color="auto"/>
            </w:tcBorders>
            <w:vAlign w:val="bottom"/>
          </w:tcPr>
          <w:p ns2:paraId="0D8257A6" ns2:textId="42B44674" w:rsidR="00315F86" w:rsidRDefault="00315F86" w:rsidP="00315F86">
            <w:pPr>
              <w:pStyle w:val="TableCenter"/>
              <w:keepNext/>
              <w:rPr>
                <w:sz w:val="18"/>
                <w:szCs w:val="18"/>
              </w:rPr>
            </w:pPr>
            <w:r w:rsidRPr="00315F86">
              <w:rPr>
                <w:sz w:val="18"/>
                <w:szCs w:val="18"/>
              </w:rPr>
              <w:t>38.65</w:t>
            </w:r>
          </w:p>
        </w:tc>
        <w:tc>
          <w:tcPr>
            <w:tcW w:w="833" w:type="dxa"/>
            <w:tcBorders>
              <w:top w:val="single" w:sz="4" w:space="0" w:color="auto"/>
              <w:left w:val="single" w:sz="4" w:space="0" w:color="auto"/>
              <w:bottom w:val="single" w:sz="4" w:space="0" w:color="auto"/>
              <w:right w:val="single" w:sz="4" w:space="0" w:color="auto"/>
            </w:tcBorders>
          </w:tcPr>
          <w:p ns2:paraId="3A80433D" ns2:textId="47350F89" w:rsidR="00315F86" w:rsidRDefault="000841A6" w:rsidP="00315F86">
            <w:pPr>
              <w:pStyle w:val="TableCenter"/>
              <w:keepNext/>
              <w:rPr>
                <w:sz w:val="18"/>
                <w:szCs w:val="18"/>
              </w:rPr>
            </w:pPr>
            <w:r>
              <w:rPr>
                <w:sz w:val="18"/>
                <w:szCs w:val="18"/>
              </w:rPr>
              <w:t>-</w:t>
            </w:r>
          </w:p>
        </w:tc>
      </w:tr>
      <w:bookmarkEnd w:id="143"/>
      <w:tr w:rsidR="00315F86" w:rsidRPr="00063B5C" ns2:paraId="5DBA0C39" ns2:textId="1963F0D7">
        <w:trPr>
          <w:trHeight w:val="260"/>
          <w:jc w:val="center"/>
        </w:trPr>
        <w:tc>
          <w:tcPr>
            <w:tcW w:w="8986" w:type="dxa"/>
            <w:gridSpan w:val="10"/>
            <w:tcBorders>
              <w:top w:val="single" w:sz="4" w:space="0" w:color="auto"/>
              <w:left w:val="single" w:sz="4" w:space="0" w:color="auto"/>
              <w:bottom w:val="single" w:sz="4" w:space="0" w:color="auto"/>
              <w:right w:val="single" w:sz="4" w:space="0" w:color="auto"/>
            </w:tcBorders>
          </w:tcPr>
          <w:p ns2:paraId="2A1B379B" ns2:textId="111D42B7" w:rsidR="00315F86" w:rsidRPr="00063B5C" w:rsidRDefault="0073611C" w:rsidP="007221FF">
            <w:pPr>
              <w:pStyle w:val="TableFootnoteSymbol"/>
              <w:keepNext/>
              <w:tabs>
                <w:tab w:val="clear" w:pos="0"/>
              </w:tabs>
              <w:ind w:left="57"/>
              <w:rPr>
                <w:szCs w:val="18"/>
              </w:rPr>
            </w:pPr>
            <w:r>
              <w:rPr>
                <w:szCs w:val="18"/>
              </w:rPr>
              <w:t xml:space="preserve">-=not calculated; </w:t>
            </w:r>
            <w:r w:rsidR="00315F86" w:rsidRPr="00063B5C">
              <w:rPr>
                <w:szCs w:val="18"/>
              </w:rPr>
              <w:t>AUC</w:t>
            </w:r>
            <w:r w:rsidR="00315F86">
              <w:rPr>
                <w:szCs w:val="18"/>
                <w:vertAlign w:val="subscript"/>
              </w:rPr>
              <w:t>last</w:t>
            </w:r>
            <w:r w:rsidR="00315F86">
              <w:t>=</w:t>
            </w:r>
            <w:r w:rsidR="00315F86">
              <w:rPr>
                <w:szCs w:val="18"/>
                <w:lang w:val="en-GB"/>
              </w:rPr>
              <w:t xml:space="preserve"> area under the concentration-time curve from time 0 to time with last quantifiable concentration in 336 h postdose</w:t>
            </w:r>
            <w:r w:rsidR="00315F86">
              <w:t xml:space="preserve">; </w:t>
            </w:r>
            <w:r w:rsidR="00315F86" w:rsidRPr="00063B5C">
              <w:rPr>
                <w:szCs w:val="18"/>
              </w:rPr>
              <w:t>C</w:t>
            </w:r>
            <w:r w:rsidR="00315F86" w:rsidRPr="00063B5C">
              <w:rPr>
                <w:szCs w:val="18"/>
                <w:vertAlign w:val="subscript"/>
              </w:rPr>
              <w:t>max</w:t>
            </w:r>
            <w:r w:rsidR="00315F86" w:rsidRPr="00C879C4">
              <w:rPr>
                <w:szCs w:val="18"/>
              </w:rPr>
              <w:t>=</w:t>
            </w:r>
            <w:r w:rsidR="00315F86">
              <w:rPr>
                <w:szCs w:val="18"/>
                <w:lang w:val="en-GB"/>
              </w:rPr>
              <w:t xml:space="preserve">observed maximum </w:t>
            </w:r>
            <w:r w:rsidR="00E6236D">
              <w:rPr>
                <w:szCs w:val="18"/>
                <w:lang w:val="en-GB"/>
              </w:rPr>
              <w:pgNum/>
            </w:r>
            <w:r w:rsidR="00E6236D">
              <w:rPr>
                <w:szCs w:val="18"/>
                <w:lang w:val="en-GB"/>
              </w:rPr>
              <w:t>oce</w:t>
            </w:r>
            <w:r w:rsidR="00E6236D">
              <w:rPr>
                <w:szCs w:val="18"/>
                <w:lang w:val="en-GB"/>
              </w:rPr>
              <w:pgNum/>
            </w:r>
            <w:r w:rsidR="00E6236D">
              <w:rPr>
                <w:szCs w:val="18"/>
                <w:lang w:val="en-GB"/>
              </w:rPr>
              <w:t>ntration</w:t>
            </w:r>
            <w:r w:rsidR="00315F86">
              <w:t xml:space="preserve">; </w:t>
            </w:r>
            <w:r w:rsidR="00315F86">
              <w:rPr>
                <w:szCs w:val="18"/>
              </w:rPr>
              <w:t xml:space="preserve">h=hour(s); </w:t>
            </w:r>
            <w:r w:rsidR="000841A6">
              <w:rPr>
                <w:szCs w:val="18"/>
              </w:rPr>
              <w:t xml:space="preserve">IV=intravenous(ly); </w:t>
            </w:r>
            <w:r w:rsidR="00315F86">
              <w:t xml:space="preserve">q2w=once every two weeks; SD=standard deviation; </w:t>
            </w:r>
            <w:r w:rsidR="00315F86" w:rsidRPr="00063B5C">
              <w:rPr>
                <w:szCs w:val="18"/>
              </w:rPr>
              <w:t>T</w:t>
            </w:r>
            <w:r w:rsidR="00315F86">
              <w:rPr>
                <w:szCs w:val="18"/>
                <w:vertAlign w:val="subscript"/>
              </w:rPr>
              <w:t>1/2</w:t>
            </w:r>
            <w:r w:rsidR="00315F86" w:rsidRPr="00E8751D">
              <w:rPr>
                <w:szCs w:val="18"/>
              </w:rPr>
              <w:t>=</w:t>
            </w:r>
            <w:r w:rsidR="00315F86">
              <w:rPr>
                <w:szCs w:val="18"/>
                <w:lang w:val="en-GB"/>
              </w:rPr>
              <w:t>elimination half-life</w:t>
            </w:r>
            <w:r w:rsidR="000841A6">
              <w:rPr>
                <w:szCs w:val="18"/>
                <w:lang w:val="en-GB"/>
              </w:rPr>
              <w:t>; TK=toxicokinetics</w:t>
            </w:r>
            <w:r w:rsidR="00315F86">
              <w:rPr>
                <w:szCs w:val="18"/>
                <w:lang w:val="en-GB"/>
              </w:rPr>
              <w:t>.</w:t>
            </w:r>
          </w:p>
        </w:tc>
      </w:tr>
    </w:tbl>
    <w:p ns2:paraId="731CD924" ns2:textId="77777777" w:rsidR="00D013C7" w:rsidRDefault="00D013C7" w:rsidP="00643BC5">
      <w:pPr>
        <w:pStyle w:val="ListEnd"/>
        <w:rPr>
          <w:b/>
          <w:bCs/>
        </w:rPr>
      </w:pPr>
      <w:ins w:id="7358" w:author="GoldenCorpusHarness" w:date="2026-03-28T21:57:55Z">
        <w:r>
          <w:t>Two experimental approaches were used to study the metabolic reaction phenotype of CYP enzymes that included inhibition approach by chemical inhibitors using human liver microsomes, and metabolism by recombinant human cytochrome P450 enzyme (pk010l006632571 / Kelun Report No. 403380-20180827-PNT). The formation of select metabolites were monitored in both reaction systems to determine the phenotype. The results from both chemical inhibition approach and recombinant CYP metabolism approach indicated that CYP3A played a major role for the metabolism of KL610023 in human liver microsome, and other CYP isoforms (CYP1A2, 2B6, 2C8, 2C9, 2C19 and 2D6) played minor or no roles. Consequently, there is a risk to victim DDI when coadministered with a strong CYP3A inducer and/or inhibitor.</w:t>
        </w:r>
      </w:ins>
    </w:p>
    <w:p ns2:paraId="24D1FCB5" ns2:textId="7993C6D6" w:rsidR="00D013C7" w:rsidRPr="00D013C7" w:rsidRDefault="00D013C7" w:rsidP="00C2162D">
      <w:pPr>
        <w:pStyle w:val="Paragraph"/>
      </w:pPr>
      <w:del w:id="7359" w:author="GoldenCorpusHarness" w:date="2026-03-28T21:57:55Z">
        <w:r>
          <w:delText>The TK res</w:delText>
        </w:r>
      </w:del>
      <w:ins w:id="7360" w:author="GoldenCorpusHarness" w:date="2026-03-28T21:57:55Z">
        <w:r>
          <w:t>Eval</w:t>
        </w:r>
      </w:ins>
      <w:r>
        <w:t>u</w:t>
      </w:r>
      <w:del w:id="7361" w:author="GoldenCorpusHarness" w:date="2026-03-28T21:57:55Z">
        <w:r>
          <w:delText>lts suggested th</w:delText>
        </w:r>
      </w:del>
      <w:r>
        <w:t>at</w:t>
      </w:r>
      <w:del w:id="7362" w:author="GoldenCorpusHarness" w:date="2026-03-28T21:57:55Z">
        <w:r>
          <w:delText xml:space="preserve"> when cynomolgus m</w:delText>
        </w:r>
      </w:del>
      <w:ins w:id="7363" w:author="GoldenCorpusHarness" w:date="2026-03-28T21:57:55Z">
        <w:r>
          <w:t>i</w:t>
        </w:r>
      </w:ins>
      <w:r>
        <w:t>on</w:t>
      </w:r>
      <w:del w:id="7364" w:author="GoldenCorpusHarness" w:date="2026-03-28T21:57:55Z">
        <w:r>
          <w:delText>keys were intravenously administered sac-TMT at 25, 50, and 75 mg/kg/dose, there was no consistent or substantive gender difference found in the AUClast</w:delText>
        </w:r>
      </w:del>
      <w:r>
        <w:t xml:space="preserve"> of</w:t>
      </w:r>
      <w:del w:id="7365" w:author="GoldenCorpusHarness" w:date="2026-03-28T21:57:55Z">
        <w:r>
          <w:delText xml:space="preserve"> sac-TMT-ADC, sac-TMT-TAb or</w:delText>
        </w:r>
      </w:del>
      <w:r>
        <w:t xml:space="preserve"> KL610023 a</w:t>
      </w:r>
      <w:del w:id="7366" w:author="GoldenCorpusHarness" w:date="2026-03-28T21:57:55Z">
        <w:r>
          <w:delText>f</w:delText>
        </w:r>
      </w:del>
      <w:ins w:id="7367" w:author="GoldenCorpusHarness" w:date="2026-03-28T21:57:55Z">
        <w:r>
          <w:t>s a Po</w:t>
        </w:r>
      </w:ins>
      <w:r>
        <w:t>te</w:t>
      </w:r>
      <w:ins w:id="7368" w:author="GoldenCorpusHarness" w:date="2026-03-28T21:57:55Z">
        <w:r>
          <w:t>ntial Subst</w:t>
        </w:r>
      </w:ins>
      <w:r>
        <w:t>r</w:t>
      </w:r>
      <w:del w:id="7369" w:author="GoldenCorpusHarness" w:date="2026-03-28T21:57:55Z">
        <w:r>
          <w:delText xml:space="preserve"> </w:delText>
        </w:r>
      </w:del>
      <w:ins w:id="7370" w:author="GoldenCorpusHarness" w:date="2026-03-28T21:57:55Z">
        <w:r>
          <w:t>a</w:t>
        </w:r>
      </w:ins>
      <w:r>
        <w:t>t</w:t>
      </w:r>
      <w:del w:id="7371" w:author="GoldenCorpusHarness" w:date="2026-03-28T21:57:55Z">
        <w:r>
          <w:delText>h</w:delText>
        </w:r>
      </w:del>
      <w:r>
        <w:t xml:space="preserve">e </w:t>
      </w:r>
      <w:ins w:id="7372" w:author="GoldenCorpusHarness" w:date="2026-03-28T21:57:55Z">
        <w:r>
          <w:t>o</w:t>
        </w:r>
      </w:ins>
      <w:r>
        <w:t>f</w:t>
      </w:r>
      <w:del w:id="7373" w:author="GoldenCorpusHarness" w:date="2026-03-28T21:57:55Z">
        <w:r>
          <w:delText>irst</w:delText>
        </w:r>
      </w:del>
      <w:ins w:id="7374" w:author="GoldenCorpusHarness" w:date="2026-03-28T21:57:55Z">
        <w:r>
          <w:t xml:space="preserve"> Human OATP1B1, OATP1B3, OAT1, OAT3, OCT2, P-gp,</w:t>
        </w:r>
      </w:ins>
      <w:r>
        <w:t xml:space="preserve"> and </w:t>
      </w:r>
      <w:del w:id="7375" w:author="GoldenCorpusHarness" w:date="2026-03-28T21:57:55Z">
        <w:r>
          <w:delText>las</w:delText>
        </w:r>
      </w:del>
      <w:ins w:id="7376" w:author="GoldenCorpusHarness" w:date="2026-03-28T21:57:55Z">
        <w:r>
          <w:t xml:space="preserve">BCRP </w:t>
        </w:r>
      </w:ins>
      <w:r>
        <w:t>t</w:t>
      </w:r>
      <w:del w:id="7377" w:author="GoldenCorpusHarness" w:date="2026-03-28T21:57:55Z">
        <w:r>
          <w:delText xml:space="preserve"> dose (fou</w:delText>
        </w:r>
      </w:del>
      <w:r>
        <w:t>r</w:t>
      </w:r>
      <w:del w:id="7378" w:author="GoldenCorpusHarness" w:date="2026-03-28T21:57:55Z">
        <w:r>
          <w:delText xml:space="preserve">th dose for 25 </w:delText>
        </w:r>
      </w:del>
      <w:r>
        <w:t>an</w:t>
      </w:r>
      <w:del w:id="7379" w:author="GoldenCorpusHarness" w:date="2026-03-28T21:57:55Z">
        <w:r>
          <w:delText>d 50 mg/kg/do</w:delText>
        </w:r>
      </w:del>
      <w:r>
        <w:t>s</w:t>
      </w:r>
      <w:del w:id="7380" w:author="GoldenCorpusHarness" w:date="2026-03-28T21:57:55Z">
        <w:r>
          <w:delText>e groups and third dose for 75 mg/kg/dose group). The mean exposure of sac-TMT-ADC, sac-TMT-TAb and KL610023 in serum increased dose pro</w:delText>
        </w:r>
      </w:del>
      <w:r>
        <w:t>port</w:t>
      </w:r>
      <w:del w:id="7381" w:author="GoldenCorpusHarness" w:date="2026-03-28T21:57:55Z">
        <w:r>
          <w:delText>ionally ov</w:delText>
        </w:r>
      </w:del>
      <w:r>
        <w:t>er</w:t>
      </w:r>
      <w:del w:id="7382" w:author="GoldenCorpusHarness" w:date="2026-03-28T21:57:55Z">
        <w:r>
          <w:delText xml:space="preserve"> the do</w:delText>
        </w:r>
      </w:del>
      <w:r>
        <w:t>s</w:t>
      </w:r>
      <w:del w:id="7383" w:author="GoldenCorpusHarness" w:date="2026-03-28T21:57:55Z">
        <w:r>
          <w:delText>e range of sac-TMT from 25 to 75 mg/kg on Study Day 1. On Study Day 43 (for 25 and 50 mg/kg/dose groups) and Study Day 29 (for 75 mg/kg/dose group), sac-TMT-ADC and sac-TMT-TAb exposure was more than dose proportional at 50 and 75 mg/kg, while KL610023 exposure was approximately dose proportional at 50 mg/kg but less than dose proportional at 75 mg/kg. After repeated dosing, sac-TMT-ADC and sac-TMT-TAb exposures at Study Day 43 were lower (approximately 1.6fold) than those at Study Day 1, while KL610023 showed slightly higher exposure at 25 mg/kg and similar exposure at 50 and 75 mg/kg. When cynomolgus monkeys were intravenously injected with sacituzumab at 75 mg/kg, there was no apparent gender difference after the first dose, however higher exposure was noted in females compared to males after the last dose. No accumulation of sac-TMT-TAb was observed in monkeys following repeat dosing of sac-TMT or sacituzumab (up to 4 doses).</w:delText>
        </w:r>
      </w:del>
    </w:p>
    <w:p ns2:paraId="799FA60C" ns2:textId="07ACC1D9" w:rsidR="00D013C7" w:rsidRDefault="00D013C7" w:rsidP="00C2162D">
      <w:pPr>
        <w:pStyle w:val="Paragraph"/>
        <w:rPr>
          <w:b/>
        </w:rPr>
      </w:pPr>
      <w:del w:id="7384" w:author="GoldenCorpusHarness" w:date="2026-03-28T21:57:55Z">
        <w:r>
          <w:delText>Base</w:delText>
        </w:r>
      </w:del>
      <w:ins w:id="7385" w:author="GoldenCorpusHarness" w:date="2026-03-28T21:57:55Z">
        <w:r>
          <w:t>The potential of KL610023 to be a substrate of OATP1B1, OATP1B3, OAT1, OAT3, OCT2 (pk009l006632571 / Kelun Report No. 403380-20180827-OATP1B1, OATP1B3, OAT1, OAT3, OCT2U), P-gp an</w:t>
        </w:r>
      </w:ins>
      <w:r>
        <w:t xml:space="preserve">d </w:t>
      </w:r>
      <w:del w:id="7386" w:author="GoldenCorpusHarness" w:date="2026-03-28T21:57:55Z">
        <w:r>
          <w:delText>o</w:delText>
        </w:r>
      </w:del>
      <w:ins w:id="7387" w:author="GoldenCorpusHarness" w:date="2026-03-28T21:57:55Z">
        <w:r>
          <w:t>BCRP (pk013l006632571 / Kelun Report No. RD-S1901-04-2) was assessed. HEK293-OATP1B1, OATP1B3, OAT1, OAT3, OCT2, and HEK293-MOCK cells and MDCKII-BCRP, MDR1 (P-gp), and MDCKII cells were incubated i</w:t>
        </w:r>
      </w:ins>
      <w:r>
        <w:t xml:space="preserve">n the </w:t>
      </w:r>
      <w:ins w:id="7388" w:author="GoldenCorpusHarness" w:date="2026-03-28T21:57:55Z">
        <w:r>
          <w:t>presence o</w:t>
        </w:r>
      </w:ins>
      <w:r>
        <w:t>f</w:t>
      </w:r>
      <w:del w:id="7389" w:author="GoldenCorpusHarness" w:date="2026-03-28T21:57:55Z">
        <w:r>
          <w:delText>in</w:delText>
        </w:r>
      </w:del>
      <w:ins w:id="7390" w:author="GoldenCorpusHarness" w:date="2026-03-28T21:57:55Z">
        <w:r>
          <w:t xml:space="preserve"> KL610023 at a concentration range from 0.5 to 5 µM (highest concentration limite</w:t>
        </w:r>
      </w:ins>
      <w:r>
        <w:t>d</w:t>
      </w:r>
      <w:del w:id="7391" w:author="GoldenCorpusHarness" w:date="2026-03-28T21:57:55Z">
        <w:r>
          <w:delText>in</w:delText>
        </w:r>
      </w:del>
      <w:ins w:id="7392" w:author="GoldenCorpusHarness" w:date="2026-03-28T21:57:55Z">
        <w:r>
          <w:t xml:space="preserve"> by solubility). KL610023 was not a substrate of OATP1B1, OATP1B3, OAT1, OAT3, OCT2, P-</w:t>
        </w:r>
      </w:ins>
      <w:r>
        <w:t>g</w:t>
      </w:r>
      <w:del w:id="7393" w:author="GoldenCorpusHarness" w:date="2026-03-28T21:57:55Z">
        <w:r>
          <w:delText>s o</w:delText>
        </w:r>
      </w:del>
      <w:ins w:id="7394" w:author="GoldenCorpusHarness" w:date="2026-03-28T21:57:55Z">
        <w:r>
          <w:t xml:space="preserve">p, or BCRP transporters in vitro. Consequently, the potential risk for KL610023 to </w:t>
        </w:r>
      </w:ins>
      <w:r>
        <w:t>b</w:t>
      </w:r>
      <w:del w:id="7395" w:author="GoldenCorpusHarness" w:date="2026-03-28T21:57:55Z">
        <w:r>
          <w:delText>ser</w:delText>
        </w:r>
      </w:del>
      <w:ins w:id="7396" w:author="GoldenCorpusHarness" w:date="2026-03-28T21:57:55Z">
        <w:r>
          <w:t xml:space="preserve">e a </w:t>
        </w:r>
      </w:ins>
      <w:r>
        <w:t>v</w:t>
      </w:r>
      <w:del w:id="7397" w:author="GoldenCorpusHarness" w:date="2026-03-28T21:57:55Z">
        <w:r>
          <w:delText>ed in this study, the HNST</w:delText>
        </w:r>
      </w:del>
      <w:ins w:id="7398" w:author="GoldenCorpusHarness" w:date="2026-03-28T21:57:55Z">
        <w:r>
          <w:t xml:space="preserve">ictim in a transporter </w:t>
        </w:r>
      </w:ins>
      <w:r>
        <w:t>D</w:t>
      </w:r>
      <w:del w:id="7399" w:author="GoldenCorpusHarness" w:date="2026-03-28T21:57:55Z">
        <w:r>
          <w:delText xml:space="preserve"> </w:delText>
        </w:r>
      </w:del>
      <w:ins w:id="7400" w:author="GoldenCorpusHarness" w:date="2026-03-28T21:57:55Z">
        <w:r>
          <w:t>DI is lo</w:t>
        </w:r>
      </w:ins>
      <w:r>
        <w:t>w</w:t>
      </w:r>
      <w:del w:id="7401" w:author="GoldenCorpusHarness" w:date="2026-03-28T21:57:55Z">
        <w:r>
          <w:delText>as 50 mg/kg/dose, corresponding to systemic exposure for combined females and males AUClast of 55</w:delText>
        </w:r>
      </w:del>
      <w:r>
        <w:t>.</w:t>
      </w:r>
      <w:del w:id="7402" w:author="GoldenCorpusHarness" w:date="2026-03-28T21:57:55Z">
        <w:r>
          <w:delText>0 mg*h/mL for sacTMT-ADC, 73.4 mg*h/mL sac-TMT-TAb, and 4.86 μg*h/mL for KL610023 after the last dose.</w:delText>
        </w:r>
      </w:del>
    </w:p>
    <w:p ns2:paraId="031200FD" ns2:textId="22609908" w:rsidR="00D013C7" w:rsidRDefault="00626757" w:rsidP="00C2162D">
      <w:pPr>
        <w:pStyle w:val="Heading5"/>
      </w:pPr>
      <w:del w:id="7403" w:author="GoldenCorpusHarness" w:date="2026-03-28T21:57:55Z">
        <w:r>
          <w:delText xml:space="preserve">Sac-TMT: 14-Week </w:delText>
        </w:r>
      </w:del>
      <w:r>
        <w:t>In</w:t>
      </w:r>
      <w:del w:id="7404" w:author="GoldenCorpusHarness" w:date="2026-03-28T21:57:55Z">
        <w:r>
          <w:delText>travenous Tox</w:delText>
        </w:r>
      </w:del>
      <w:ins w:id="7405" w:author="GoldenCorpusHarness" w:date="2026-03-28T21:57:55Z">
        <w:r>
          <w:t>h</w:t>
        </w:r>
      </w:ins>
      <w:r>
        <w:t>i</w:t>
      </w:r>
      <w:del w:id="7406" w:author="GoldenCorpusHarness" w:date="2026-03-28T21:57:55Z">
        <w:r>
          <w:delText>c</w:delText>
        </w:r>
      </w:del>
      <w:ins w:id="7407" w:author="GoldenCorpusHarness" w:date="2026-03-28T21:57:55Z">
        <w:r>
          <w:t>b</w:t>
        </w:r>
      </w:ins>
      <w:r>
        <w:t>i</w:t>
      </w:r>
      <w:del w:id="7408" w:author="GoldenCorpusHarness" w:date="2026-03-28T21:57:55Z">
        <w:r>
          <w:delText>ty Study of Sac-TMT for Injec</w:delText>
        </w:r>
      </w:del>
      <w:r>
        <w:t xml:space="preserve">tion </w:t>
      </w:r>
      <w:ins w:id="7409" w:author="GoldenCorpusHarness" w:date="2026-03-28T21:57:55Z">
        <w:r>
          <w:t>of Drug Metaboliz</w:t>
        </w:r>
      </w:ins>
      <w:r>
        <w:t>in</w:t>
      </w:r>
      <w:ins w:id="7410" w:author="GoldenCorpusHarness" w:date="2026-03-28T21:57:55Z">
        <w:r>
          <w:t>g</w:t>
        </w:r>
      </w:ins>
      <w:r>
        <w:t xml:space="preserve"> </w:t>
      </w:r>
      <w:del w:id="7411" w:author="GoldenCorpusHarness" w:date="2026-03-28T21:57:55Z">
        <w:r>
          <w:delText>C</w:delText>
        </w:r>
      </w:del>
      <w:ins w:id="7412" w:author="GoldenCorpusHarness" w:date="2026-03-28T21:57:55Z">
        <w:r>
          <w:t>Enz</w:t>
        </w:r>
      </w:ins>
      <w:r>
        <w:t>y</w:t>
      </w:r>
      <w:del w:id="7413" w:author="GoldenCorpusHarness" w:date="2026-03-28T21:57:55Z">
        <w:r>
          <w:delText>no</w:delText>
        </w:r>
      </w:del>
      <w:r>
        <w:t>m</w:t>
      </w:r>
      <w:del w:id="7414" w:author="GoldenCorpusHarness" w:date="2026-03-28T21:57:55Z">
        <w:r>
          <w:delText>olgu</w:delText>
        </w:r>
      </w:del>
      <w:ins w:id="7415" w:author="GoldenCorpusHarness" w:date="2026-03-28T21:57:55Z">
        <w:r>
          <w:t>e</w:t>
        </w:r>
      </w:ins>
      <w:r>
        <w:t xml:space="preserve">s </w:t>
      </w:r>
      <w:del w:id="7416" w:author="GoldenCorpusHarness" w:date="2026-03-28T21:57:55Z">
        <w:r>
          <w:delText>M</w:delText>
        </w:r>
      </w:del>
      <w:ins w:id="7417" w:author="GoldenCorpusHarness" w:date="2026-03-28T21:57:55Z">
        <w:r>
          <w:t>and Drug Transp</w:t>
        </w:r>
      </w:ins>
      <w:r>
        <w:t>o</w:t>
      </w:r>
      <w:del w:id="7418" w:author="GoldenCorpusHarness" w:date="2026-03-28T21:57:55Z">
        <w:r>
          <w:delText>nk</w:delText>
        </w:r>
      </w:del>
      <w:ins w:id="7419" w:author="GoldenCorpusHarness" w:date="2026-03-28T21:57:55Z">
        <w:r>
          <w:t>rt</w:t>
        </w:r>
      </w:ins>
      <w:r>
        <w:t>e</w:t>
      </w:r>
      <w:del w:id="7420" w:author="GoldenCorpusHarness" w:date="2026-03-28T21:57:55Z">
        <w:r>
          <w:delText>y</w:delText>
        </w:r>
      </w:del>
      <w:ins w:id="7421" w:author="GoldenCorpusHarness" w:date="2026-03-28T21:57:55Z">
        <w:r>
          <w:t>r</w:t>
        </w:r>
      </w:ins>
      <w:r>
        <w:t>s</w:t>
      </w:r>
      <w:del w:id="7422" w:author="GoldenCorpusHarness" w:date="2026-03-28T21:57:55Z">
        <w:r>
          <w:delText xml:space="preserve"> (TT #20 7844 / A2020217-T014-01)</w:delText>
        </w:r>
      </w:del>
    </w:p>
    <w:p ns2:paraId="685CD40E" ns2:textId="191390F6" w:rsidR="00C2162D" w:rsidRDefault="00C2162D" w:rsidP="00C24CBA">
      <w:pPr>
        <w:pStyle w:val="Paragraph"/>
      </w:pPr>
      <w:del w:id="7423" w:author="GoldenCorpusHarness" w:date="2026-03-28T21:57:55Z">
        <w:r>
          <w:delText>T</w:delText>
        </w:r>
      </w:del>
      <w:ins w:id="7424" w:author="GoldenCorpusHarness" w:date="2026-03-28T21:57:55Z">
        <w:r>
          <w:t>In</w:t>
        </w:r>
      </w:ins>
      <w:r>
        <w:t>h</w:t>
      </w:r>
      <w:del w:id="7425" w:author="GoldenCorpusHarness" w:date="2026-03-28T21:57:55Z">
        <w:r>
          <w:delText>e</w:delText>
        </w:r>
      </w:del>
      <w:ins w:id="7426" w:author="GoldenCorpusHarness" w:date="2026-03-28T21:57:55Z">
        <w:r>
          <w:t>ibitory</w:t>
        </w:r>
      </w:ins>
      <w:r>
        <w:t xml:space="preserve"> </w:t>
      </w:r>
      <w:del w:id="7427" w:author="GoldenCorpusHarness" w:date="2026-03-28T21:57:55Z">
        <w:r>
          <w:delText>obje</w:delText>
        </w:r>
      </w:del>
      <w:ins w:id="7428" w:author="GoldenCorpusHarness" w:date="2026-03-28T21:57:55Z">
        <w:r>
          <w:t>A</w:t>
        </w:r>
      </w:ins>
      <w:r>
        <w:t>ctiv</w:t>
      </w:r>
      <w:del w:id="7429" w:author="GoldenCorpusHarness" w:date="2026-03-28T21:57:55Z">
        <w:r>
          <w:delText>e</w:delText>
        </w:r>
      </w:del>
      <w:ins w:id="7430" w:author="GoldenCorpusHarness" w:date="2026-03-28T21:57:55Z">
        <w:r>
          <w:t>ity</w:t>
        </w:r>
      </w:ins>
      <w:r>
        <w:t xml:space="preserve"> of </w:t>
      </w:r>
      <w:del w:id="7431" w:author="GoldenCorpusHarness" w:date="2026-03-28T21:57:55Z">
        <w:r>
          <w:delText>this</w:delText>
        </w:r>
      </w:del>
      <w:ins w:id="7432" w:author="GoldenCorpusHarness" w:date="2026-03-28T21:57:55Z">
        <w:r>
          <w:t>KL610023</w:t>
        </w:r>
      </w:ins>
      <w:r>
        <w:t xml:space="preserve"> </w:t>
      </w:r>
      <w:del w:id="7433" w:author="GoldenCorpusHarness" w:date="2026-03-28T21:57:55Z">
        <w:r>
          <w:delText>stud</w:delText>
        </w:r>
      </w:del>
      <w:ins w:id="7434" w:author="GoldenCorpusHarness" w:date="2026-03-28T21:57:55Z">
        <w:r>
          <w:t>on C</w:t>
        </w:r>
      </w:ins>
      <w:r>
        <w:t>y</w:t>
      </w:r>
      <w:del w:id="7435" w:author="GoldenCorpusHarness" w:date="2026-03-28T21:57:55Z">
        <w:r>
          <w:delText xml:space="preserve"> was </w:delText>
        </w:r>
      </w:del>
      <w:r>
        <w:t>to</w:t>
      </w:r>
      <w:ins w:id="7436" w:author="GoldenCorpusHarness" w:date="2026-03-28T21:57:55Z">
        <w:r>
          <w:t>chrome</w:t>
        </w:r>
      </w:ins>
      <w:r>
        <w:t xml:space="preserve"> </w:t>
      </w:r>
      <w:del w:id="7437" w:author="GoldenCorpusHarness" w:date="2026-03-28T21:57:55Z">
        <w:r>
          <w:delText>ass</w:delText>
        </w:r>
      </w:del>
      <w:ins w:id="7438" w:author="GoldenCorpusHarness" w:date="2026-03-28T21:57:55Z">
        <w:r>
          <w:t>P450 Enzym</w:t>
        </w:r>
      </w:ins>
      <w:r>
        <w:t>es</w:t>
      </w:r>
      <w:del w:id="7439" w:author="GoldenCorpusHarness" w:date="2026-03-28T21:57:55Z">
        <w:r>
          <w:delText>s the potential toxicity, TK, and immunogenicity profile of sac-TMT when administered to cynomolgus monkeys via IV</w:delText>
        </w:r>
      </w:del>
      <w:r>
        <w:t xml:space="preserve"> in</w:t>
      </w:r>
      <w:del w:id="7440" w:author="GoldenCorpusHarness" w:date="2026-03-28T21:57:55Z">
        <w:r>
          <w:delText>jectio</w:delText>
        </w:r>
      </w:del>
      <w:ins w:id="7441" w:author="GoldenCorpusHarness" w:date="2026-03-28T21:57:55Z">
        <w:r>
          <w:t xml:space="preserve"> Huma</w:t>
        </w:r>
      </w:ins>
      <w:r>
        <w:t xml:space="preserve">n </w:t>
      </w:r>
      <w:del w:id="7442" w:author="GoldenCorpusHarness" w:date="2026-03-28T21:57:55Z">
        <w:r>
          <w:delText>q2w for 14 weeks (8 doses total) followed by a 4-week reco</w:delText>
        </w:r>
      </w:del>
      <w:ins w:id="7443" w:author="GoldenCorpusHarness" w:date="2026-03-28T21:57:55Z">
        <w:r>
          <w:t>Li</w:t>
        </w:r>
      </w:ins>
      <w:r>
        <w:t>ver</w:t>
      </w:r>
      <w:del w:id="7444" w:author="GoldenCorpusHarness" w:date="2026-03-28T21:57:55Z">
        <w:r>
          <w:delText>y</w:delText>
        </w:r>
      </w:del>
      <w:r>
        <w:t xml:space="preserve"> </w:t>
      </w:r>
      <w:del w:id="7445" w:author="GoldenCorpusHarness" w:date="2026-03-28T21:57:55Z">
        <w:r>
          <w:delText>p</w:delText>
        </w:r>
      </w:del>
      <w:ins w:id="7446" w:author="GoldenCorpusHarness" w:date="2026-03-28T21:57:55Z">
        <w:r>
          <w:t>Microsom</w:t>
        </w:r>
      </w:ins>
      <w:r>
        <w:t>e</w:t>
      </w:r>
      <w:del w:id="7447" w:author="GoldenCorpusHarness" w:date="2026-03-28T21:57:55Z">
        <w:r>
          <w:delText>riod.</w:delText>
        </w:r>
      </w:del>
      <w:ins w:id="7448" w:author="GoldenCorpusHarness" w:date="2026-03-28T21:57:55Z">
        <w:r>
          <w:t>s</w:t>
        </w:r>
      </w:ins>
    </w:p>
    <w:p ns2:paraId="4C4008E8" ns2:textId="1EACDAED" w:rsidR="00C2162D" w:rsidRDefault="00C2162D" w:rsidP="00C24CBA">
      <w:pPr>
        <w:pStyle w:val="Paragraph"/>
      </w:pPr>
      <w:del w:id="7449" w:author="GoldenCorpusHarness" w:date="2026-03-28T21:57:55Z">
        <w:r>
          <w:delText>Monke</w:delText>
        </w:r>
      </w:del>
      <w:ins w:id="7450" w:author="GoldenCorpusHarness" w:date="2026-03-28T21:57:55Z">
        <w:r>
          <w:t>The possibilit</w:t>
        </w:r>
      </w:ins>
      <w:r>
        <w:t>y</w:t>
      </w:r>
      <w:ins w:id="7451" w:author="GoldenCorpusHarness" w:date="2026-03-28T21:57:55Z">
        <w:r>
          <w:t xml:space="preserve"> for KL610023 to be an inhibitor of cytochrome P450 isoform</w:t>
        </w:r>
      </w:ins>
      <w:r>
        <w:t>s (</w:t>
      </w:r>
      <w:del w:id="7452" w:author="GoldenCorpusHarness" w:date="2026-03-28T21:57:55Z">
        <w:r>
          <w:delText>5/sex/group) were randomly assigned to 4 groups and intravenously administered vehicle control (0.9% NaCl for injection) or sac-TMT at doses of 10</w:delText>
        </w:r>
      </w:del>
      <w:ins w:id="7453" w:author="GoldenCorpusHarness" w:date="2026-03-28T21:57:55Z">
        <w:r>
          <w:t>CYP 1A2</w:t>
        </w:r>
      </w:ins>
      <w:r>
        <w:t>, 2</w:t>
      </w:r>
      <w:del w:id="7454" w:author="GoldenCorpusHarness" w:date="2026-03-28T21:57:55Z">
        <w:r>
          <w:delText>5</w:delText>
        </w:r>
      </w:del>
      <w:ins w:id="7455" w:author="GoldenCorpusHarness" w:date="2026-03-28T21:57:55Z">
        <w:r>
          <w:t>B6</w:t>
        </w:r>
      </w:ins>
      <w:r>
        <w:t xml:space="preserve">, </w:t>
      </w:r>
      <w:del w:id="7456" w:author="GoldenCorpusHarness" w:date="2026-03-28T21:57:55Z">
        <w:r>
          <w:delText xml:space="preserve">or 50 mg/kg/dose q2w for a total of </w:delText>
        </w:r>
      </w:del>
      <w:ins w:id="7457" w:author="GoldenCorpusHarness" w:date="2026-03-28T21:57:55Z">
        <w:r>
          <w:t>2C</w:t>
        </w:r>
      </w:ins>
      <w:r>
        <w:t>8</w:t>
      </w:r>
      <w:del w:id="7458" w:author="GoldenCorpusHarness" w:date="2026-03-28T21:57:55Z">
        <w:r>
          <w:delText xml:space="preserve"> doses (Study Days 1</w:delText>
        </w:r>
      </w:del>
      <w:r>
        <w:t xml:space="preserve">, </w:t>
      </w:r>
      <w:del w:id="7459" w:author="GoldenCorpusHarness" w:date="2026-03-28T21:57:55Z">
        <w:r>
          <w:delText>15, 2</w:delText>
        </w:r>
      </w:del>
      <w:ins w:id="7460" w:author="GoldenCorpusHarness" w:date="2026-03-28T21:57:55Z">
        <w:r>
          <w:t>2C</w:t>
        </w:r>
      </w:ins>
      <w:r>
        <w:t xml:space="preserve">9, </w:t>
      </w:r>
      <w:ins w:id="7461" w:author="GoldenCorpusHarness" w:date="2026-03-28T21:57:55Z">
        <w:r>
          <w:t>2C19, 2D6, 3A</w:t>
        </w:r>
      </w:ins>
      <w:r>
        <w:t>4</w:t>
      </w:r>
      <w:del w:id="7462" w:author="GoldenCorpusHarness" w:date="2026-03-28T21:57:55Z">
        <w:r>
          <w:delText>3</w:delText>
        </w:r>
      </w:del>
      <w:ins w:id="7463" w:author="GoldenCorpusHarness" w:date="2026-03-28T21:57:55Z">
        <w:r>
          <w:t xml:space="preserve"> (midazolam)</w:t>
        </w:r>
      </w:ins>
      <w:r>
        <w:t xml:space="preserve">, </w:t>
      </w:r>
      <w:ins w:id="7464" w:author="GoldenCorpusHarness" w:date="2026-03-28T21:57:55Z">
        <w:r>
          <w:t>3A4 (testosterone)) was assessed by co-incubating KL610023 and enzyme-specific substrates in human liver microsomes (pk006l006632</w:t>
        </w:r>
      </w:ins>
      <w:r>
        <w:t>57</w:t>
      </w:r>
      <w:del w:id="7465" w:author="GoldenCorpusHarness" w:date="2026-03-28T21:57:55Z">
        <w:r>
          <w:delText xml:space="preserve">, </w:delText>
        </w:r>
      </w:del>
      <w:ins w:id="7466" w:author="GoldenCorpusHarness" w:date="2026-03-28T21:57:55Z">
        <w:r>
          <w:t>1 / Kelun Report No. 403380-2018082</w:t>
        </w:r>
      </w:ins>
      <w:r>
        <w:t>7</w:t>
      </w:r>
      <w:del w:id="7467" w:author="GoldenCorpusHarness" w:date="2026-03-28T21:57:55Z">
        <w:r>
          <w:delText>1, 85, and 99</w:delText>
        </w:r>
      </w:del>
      <w:ins w:id="7468" w:author="GoldenCorpusHarness" w:date="2026-03-28T21:57:55Z">
        <w:r>
          <w:t>-DDIM</w:t>
        </w:r>
      </w:ins>
      <w:r>
        <w:t xml:space="preserve">). The </w:t>
      </w:r>
      <w:del w:id="7469" w:author="GoldenCorpusHarness" w:date="2026-03-28T21:57:55Z">
        <w:r>
          <w:delText>dosin</w:delText>
        </w:r>
      </w:del>
      <w:ins w:id="7470" w:author="GoldenCorpusHarness" w:date="2026-03-28T21:57:55Z">
        <w:r>
          <w:t xml:space="preserve">formation of metabolites of the substrates was determined by LC-MS/MS, and the inhibition on the enzyme activities (IC50) by KL610023 was calculated. The IC50 of KL610023 was </w:t>
        </w:r>
      </w:ins>
      <w:r>
        <w:t>g</w:t>
      </w:r>
      <w:del w:id="7471" w:author="GoldenCorpusHarness" w:date="2026-03-28T21:57:55Z">
        <w:r>
          <w:delText xml:space="preserve"> </w:delText>
        </w:r>
      </w:del>
      <w:ins w:id="7472" w:author="GoldenCorpusHarness" w:date="2026-03-28T21:57:55Z">
        <w:r>
          <w:t>reater than 3 μM. Due to the solubility limit of KL610023, the highest concentration tested was 3 μM. The results suggested that KL610023 had no inhibition potential on the CYP enzyme isoforms at concentrations below 3 μM. KL610023 incubation concentration range was 0.001 to 3 μM (IC50 &gt;3 μM). Gi</w:t>
        </w:r>
      </w:ins>
      <w:r>
        <w:t>v</w:t>
      </w:r>
      <w:del w:id="7473" w:author="GoldenCorpusHarness" w:date="2026-03-28T21:57:55Z">
        <w:r>
          <w:delText xml:space="preserve">olume </w:delText>
        </w:r>
      </w:del>
      <w:ins w:id="7474" w:author="GoldenCorpusHarness" w:date="2026-03-28T21:57:55Z">
        <w:r>
          <w:t>en the high IC50 concentration relative to unbound Cmax of KL610023 in patients (~110 nM total, ~18 nM unbound), the risk for KL610023 to be a perpetrator in a metabolic DDI through reversible inhibition of CYP enzymes is lo</w:t>
        </w:r>
      </w:ins>
      <w:r>
        <w:t>w</w:t>
      </w:r>
      <w:del w:id="7475" w:author="GoldenCorpusHarness" w:date="2026-03-28T21:57:55Z">
        <w:r>
          <w:delText>as 10 mL/kg</w:delText>
        </w:r>
      </w:del>
      <w:r>
        <w:t>.</w:t>
      </w:r>
      <w:del w:id="7476" w:author="GoldenCorpusHarness" w:date="2026-03-28T21:57:55Z">
        <w:r>
          <w:delText xml:space="preserve"> The first dosing day was defined as Study Day 1 and the day after the last dose was defined as Recovery Day 1. </w:delText>
        </w:r>
      </w:del>
    </w:p>
    <w:p ns2:paraId="4FA294BB" ns2:textId="71E48D61" w:rsidR="00C2162D" w:rsidRDefault="00C2162D" w:rsidP="00C24CBA">
      <w:pPr>
        <w:pStyle w:val="Paragraph"/>
      </w:pPr>
      <w:del w:id="7477" w:author="GoldenCorpusHarness" w:date="2026-03-28T21:57:55Z">
        <w:r>
          <w:delText>Ass</w:delText>
        </w:r>
      </w:del>
      <w:ins w:id="7478" w:author="GoldenCorpusHarness" w:date="2026-03-28T21:57:55Z">
        <w:r>
          <w:t>Tim</w:t>
        </w:r>
      </w:ins>
      <w:r>
        <w:t>e</w:t>
      </w:r>
      <w:del w:id="7479" w:author="GoldenCorpusHarness" w:date="2026-03-28T21:57:55Z">
        <w:r>
          <w:delText>ssm</w:delText>
        </w:r>
      </w:del>
      <w:ins w:id="7480" w:author="GoldenCorpusHarness" w:date="2026-03-28T21:57:55Z">
        <w:r>
          <w:t>-Depend</w:t>
        </w:r>
      </w:ins>
      <w:r>
        <w:t xml:space="preserve">ent </w:t>
      </w:r>
      <w:del w:id="7481" w:author="GoldenCorpusHarness" w:date="2026-03-28T21:57:55Z">
        <w:r>
          <w:delText>of</w:delText>
        </w:r>
      </w:del>
      <w:ins w:id="7482" w:author="GoldenCorpusHarness" w:date="2026-03-28T21:57:55Z">
        <w:r>
          <w:t>CYP</w:t>
        </w:r>
      </w:ins>
      <w:r>
        <w:t xml:space="preserve"> </w:t>
      </w:r>
      <w:del w:id="7483" w:author="GoldenCorpusHarness" w:date="2026-03-28T21:57:55Z">
        <w:r>
          <w:delText>toxicity was based o</w:delText>
        </w:r>
      </w:del>
      <w:ins w:id="7484" w:author="GoldenCorpusHarness" w:date="2026-03-28T21:57:55Z">
        <w:r>
          <w:t>I</w:t>
        </w:r>
      </w:ins>
      <w:r>
        <w:t>n</w:t>
      </w:r>
      <w:del w:id="7485" w:author="GoldenCorpusHarness" w:date="2026-03-28T21:57:55Z">
        <w:r>
          <w:delText xml:space="preserve"> mortality, clinical observations, body weights, food consumption, safety pharmacology endpoints (BT, ECGs, respiratory frequency, and blood pressure), ophthalmic examinations, immunological parameters (immunoglobulin, complement, circulating immune complex, lymphocyte subsets, cytokines, ADA, </w:delText>
        </w:r>
      </w:del>
      <w:r>
        <w:t>hi</w:t>
      </w:r>
      <w:del w:id="7486" w:author="GoldenCorpusHarness" w:date="2026-03-28T21:57:55Z">
        <w:r>
          <w:delText>stam</w:delText>
        </w:r>
      </w:del>
      <w:ins w:id="7487" w:author="GoldenCorpusHarness" w:date="2026-03-28T21:57:55Z">
        <w:r>
          <w:t>b</w:t>
        </w:r>
      </w:ins>
      <w:r>
        <w:t>i</w:t>
      </w:r>
      <w:del w:id="7488" w:author="GoldenCorpusHarness" w:date="2026-03-28T21:57:55Z">
        <w:r>
          <w:delText>ne, and IgE), bone marrow smear evaluations, and clinical and anatomic pathology evaluations. Blood samples were collected from control and treated animals for TK evalua</w:delText>
        </w:r>
      </w:del>
      <w:r>
        <w:t xml:space="preserve">tion </w:t>
      </w:r>
      <w:del w:id="7489" w:author="GoldenCorpusHarness" w:date="2026-03-28T21:57:55Z">
        <w:r>
          <w:delText xml:space="preserve">of </w:delText>
        </w:r>
      </w:del>
      <w:ins w:id="7490" w:author="GoldenCorpusHarness" w:date="2026-03-28T21:57:55Z">
        <w:r>
          <w:t>Studie</w:t>
        </w:r>
      </w:ins>
      <w:r>
        <w:t>s</w:t>
      </w:r>
      <w:del w:id="7491" w:author="GoldenCorpusHarness" w:date="2026-03-28T21:57:55Z">
        <w:r>
          <w:delText>ac-TMT-ADC, sac-TMTTAb and KL610023.</w:delText>
        </w:r>
      </w:del>
    </w:p>
    <w:p ns2:paraId="2B30ABB7" ns2:textId="2D7F0A57" w:rsidR="00C2162D" w:rsidRDefault="00C2162D" w:rsidP="00C24CBA">
      <w:pPr>
        <w:pStyle w:val="Paragraph"/>
      </w:pPr>
      <w:ins w:id="7492" w:author="GoldenCorpusHarness" w:date="2026-03-28T21:57:55Z">
        <w:r>
          <w:t>Human liver microsomes (0.1 mg protein/mL) were co-incubated with KL610023 (concentration range: 0.005 to 3 μ</w:t>
        </w:r>
      </w:ins>
      <w:r>
        <w:t>M</w:t>
      </w:r>
      <w:del w:id="7493" w:author="GoldenCorpusHarness" w:date="2026-03-28T21:57:55Z">
        <w:r>
          <w:delText>ortality occurred in 1 male mon</w:delText>
        </w:r>
      </w:del>
      <w:ins w:id="7494" w:author="GoldenCorpusHarness" w:date="2026-03-28T21:57:55Z">
        <w:r>
          <w:t>) or positive control CYP inhibitors with NADPH for 30 minutes (T=30) (p</w:t>
        </w:r>
      </w:ins>
      <w:r>
        <w:t>k</w:t>
      </w:r>
      <w:del w:id="7495" w:author="GoldenCorpusHarness" w:date="2026-03-28T21:57:55Z">
        <w:r>
          <w:delText>ey (1</w:delText>
        </w:r>
      </w:del>
      <w:ins w:id="7496" w:author="GoldenCorpusHarness" w:date="2026-03-28T21:57:55Z">
        <w:r>
          <w:t xml:space="preserve">011l006632571 </w:t>
        </w:r>
      </w:ins>
      <w:r>
        <w:t>/</w:t>
      </w:r>
      <w:del w:id="7497" w:author="GoldenCorpusHarness" w:date="2026-03-28T21:57:55Z">
        <w:r>
          <w:delText xml:space="preserve">10 animals) in the 50 mg/kg/dose group on Study </w:delText>
        </w:r>
      </w:del>
      <w:ins w:id="7498" w:author="GoldenCorpusHarness" w:date="2026-03-28T21:57:55Z">
        <w:r>
          <w:t xml:space="preserve"> Kelun Report No. 403380-20180827-T</w:t>
        </w:r>
      </w:ins>
      <w:r>
        <w:t>D</w:t>
      </w:r>
      <w:del w:id="7499" w:author="GoldenCorpusHarness" w:date="2026-03-28T21:57:55Z">
        <w:r>
          <w:delText>ay 22 (7 days after the second dose</w:delText>
        </w:r>
      </w:del>
      <w:ins w:id="7500" w:author="GoldenCorpusHarness" w:date="2026-03-28T21:57:55Z">
        <w:r>
          <w:t>I</w:t>
        </w:r>
      </w:ins>
      <w:r>
        <w:t xml:space="preserve">). </w:t>
      </w:r>
      <w:del w:id="7501" w:author="GoldenCorpusHarness" w:date="2026-03-28T21:57:55Z">
        <w:r>
          <w:delText>Clinical signs for this animal included yellow or red unformed feces, decreased food consumption and body weight, mild to moderate decreased activity, lateral recumbency and hunched posture on Study Days 16 to 22. Clinical pathology findings on Study Day 21 were decreased WBCs, lymphocytes, lymphocyte percentage, eosinophils, eosinophil percentage, RE</w:delText>
        </w:r>
      </w:del>
      <w:r>
        <w:t>T</w:t>
      </w:r>
      <w:del w:id="7502" w:author="GoldenCorpusHarness" w:date="2026-03-28T21:57:55Z">
        <w:r>
          <w:delText>s, RET percentage, ALB, ALB/globulin ratio, gamma glutamyl transferase, IgA, IgM, increased aspartate aminotransferase, total bilirubin, creatine kinase, creatine, urea, lactate dehydrogenase, creatine kinase iso</w:delText>
        </w:r>
      </w:del>
      <w:ins w:id="7503" w:author="GoldenCorpusHarness" w:date="2026-03-28T21:57:55Z">
        <w:r>
          <w:t xml:space="preserve">he recombinant </w:t>
        </w:r>
      </w:ins>
      <w:r>
        <w:t>enzyme</w:t>
      </w:r>
      <w:ins w:id="7504" w:author="GoldenCorpusHarness" w:date="2026-03-28T21:57:55Z">
        <w:r>
          <w:t>-specific substrates were added while at the same time</w:t>
        </w:r>
      </w:ins>
      <w:r>
        <w:t xml:space="preserve">, </w:t>
      </w:r>
      <w:del w:id="7505" w:author="GoldenCorpusHarness" w:date="2026-03-28T21:57:55Z">
        <w:r>
          <w:delText>and prolon</w:delText>
        </w:r>
      </w:del>
      <w:ins w:id="7506" w:author="GoldenCorpusHarness" w:date="2026-03-28T21:57:55Z">
        <w:r>
          <w:t>the same experimental system was prepared without preincubation (T=0). The concentrations of substrates in the samples were quantitatively determined by LC-MS/MS, and the IC50 shift (the IC50 ratio of T=0 vs T=30) by KL610023 and by positive controls were calculated. As KL610023 had no inhibitory effects under the test condition (IC50 &gt;3 μM). Given the hi</w:t>
        </w:r>
      </w:ins>
      <w:r>
        <w:t>g</w:t>
      </w:r>
      <w:del w:id="7507" w:author="GoldenCorpusHarness" w:date="2026-03-28T21:57:55Z">
        <w:r>
          <w:delText>ed ac</w:delText>
        </w:r>
      </w:del>
      <w:ins w:id="7508" w:author="GoldenCorpusHarness" w:date="2026-03-28T21:57:55Z">
        <w:r>
          <w:t>h IC50 concentration rela</w:t>
        </w:r>
      </w:ins>
      <w:r>
        <w:t>tiv</w:t>
      </w:r>
      <w:del w:id="7509" w:author="GoldenCorpusHarness" w:date="2026-03-28T21:57:55Z">
        <w:r>
          <w:delText>ated partial thromboplastin time</w:delText>
        </w:r>
      </w:del>
      <w:ins w:id="7510" w:author="GoldenCorpusHarness" w:date="2026-03-28T21:57:55Z">
        <w:r>
          <w:t>e to unbound Cmax of KL610023 in patients (~110 nM total, ~18 nM unbound), the risk for KL610023 to be a perpetrator in a metabolic DDI through time-dependent CYP inhibition is low</w:t>
        </w:r>
      </w:ins>
      <w:r>
        <w:t>.</w:t>
      </w:r>
      <w:del w:id="7511" w:author="GoldenCorpusHarness" w:date="2026-03-28T21:57:55Z">
        <w:r>
          <w:delText xml:space="preserve"> ADA was negative and no abnormalities in cytokines were noted. Gross necropsy findings included increased size and abnormal content (white foamy liquid) in the lung, decreased size of the thymus, and black, red mucosal discoloration of the stomach. Histopathology observations included mild mixed cell inflammation in the lung. Test article-related GI toxicity is considered the main cause of death of the monkey.</w:delText>
        </w:r>
      </w:del>
    </w:p>
    <w:p ns2:paraId="053866E6" ns2:textId="4216FB7E" w:rsidR="00C2162D" w:rsidRDefault="00C2162D" w:rsidP="00C24CBA">
      <w:pPr>
        <w:pStyle w:val="Paragraph"/>
      </w:pPr>
      <w:del w:id="7512" w:author="GoldenCorpusHarness" w:date="2026-03-28T21:57:55Z">
        <w:r>
          <w:delText>Another unscheduled death occurred in 1 m</w:delText>
        </w:r>
      </w:del>
      <w:ins w:id="7513" w:author="GoldenCorpusHarness" w:date="2026-03-28T21:57:55Z">
        <w:r>
          <w:t>Ev</w:t>
        </w:r>
      </w:ins>
      <w:r>
        <w:t>al</w:t>
      </w:r>
      <w:del w:id="7514" w:author="GoldenCorpusHarness" w:date="2026-03-28T21:57:55Z">
        <w:r>
          <w:delText>e monkey (1/10 animals) in the 10 mg/kg/dose gro</w:delText>
        </w:r>
      </w:del>
      <w:r>
        <w:t>u</w:t>
      </w:r>
      <w:del w:id="7515" w:author="GoldenCorpusHarness" w:date="2026-03-28T21:57:55Z">
        <w:r>
          <w:delText>p on Study Day 99 (2.5 hours after the eighth dose). Clinical signs included yellow watery or unformed feces intermittently during the dosing phase. Following dosing on Study Day 99, the animal presented with lateral recumbency, moderate jerks and watery red discharge around mouth/nose. Clinical pathology findings included decreased total protein, cholesterol, glucose, IgA, IgM, and increased ALP and WBC on Study Day 63. Increased IL6 was observed in red fluid collected from the lungs at necropsy. Gross necropsy findings were identified as dark-red discoloration and abnormal content (dark, red foamy liquid) in the lung, and dark-red discolor</w:delText>
        </w:r>
      </w:del>
      <w:r>
        <w:t xml:space="preserve">ation of the </w:t>
      </w:r>
      <w:del w:id="7516" w:author="GoldenCorpusHarness" w:date="2026-03-28T21:57:55Z">
        <w:r>
          <w:delText>g</w:delText>
        </w:r>
      </w:del>
      <w:ins w:id="7517" w:author="GoldenCorpusHarness" w:date="2026-03-28T21:57:55Z">
        <w:r>
          <w:t>Inhibitory Potenti</w:t>
        </w:r>
      </w:ins>
      <w:r>
        <w:t>a</w:t>
      </w:r>
      <w:del w:id="7518" w:author="GoldenCorpusHarness" w:date="2026-03-28T21:57:55Z">
        <w:r>
          <w:delText>stric</w:delText>
        </w:r>
      </w:del>
      <w:ins w:id="7519" w:author="GoldenCorpusHarness" w:date="2026-03-28T21:57:55Z">
        <w:r>
          <w:t>l</w:t>
        </w:r>
      </w:ins>
      <w:r>
        <w:t xml:space="preserve"> </w:t>
      </w:r>
      <w:ins w:id="7520" w:author="GoldenCorpusHarness" w:date="2026-03-28T21:57:55Z">
        <w:r>
          <w:t>of KL610023 on Hu</w:t>
        </w:r>
      </w:ins>
      <w:r>
        <w:t>m</w:t>
      </w:r>
      <w:del w:id="7521" w:author="GoldenCorpusHarness" w:date="2026-03-28T21:57:55Z">
        <w:r>
          <w:delText>ucos</w:delText>
        </w:r>
      </w:del>
      <w:r>
        <w:t>a</w:t>
      </w:r>
      <w:ins w:id="7522" w:author="GoldenCorpusHarness" w:date="2026-03-28T21:57:55Z">
        <w:r>
          <w:t>n OATP1B1</w:t>
        </w:r>
      </w:ins>
      <w:r>
        <w:t xml:space="preserve">, </w:t>
      </w:r>
      <w:del w:id="7523" w:author="GoldenCorpusHarness" w:date="2026-03-28T21:57:55Z">
        <w:r>
          <w:delText>skull</w:delText>
        </w:r>
      </w:del>
      <w:ins w:id="7524" w:author="GoldenCorpusHarness" w:date="2026-03-28T21:57:55Z">
        <w:r>
          <w:t>OATP1B3, OAT1, OAT3, OCT2, P-gp</w:t>
        </w:r>
      </w:ins>
      <w:r>
        <w:t xml:space="preserve">, and </w:t>
      </w:r>
      <w:del w:id="7525" w:author="GoldenCorpusHarness" w:date="2026-03-28T21:57:55Z">
        <w:r>
          <w:delText>eyelid.</w:delText>
        </w:r>
      </w:del>
      <w:ins w:id="7526" w:author="GoldenCorpusHarness" w:date="2026-03-28T21:57:55Z">
        <w:r>
          <w:t>BCRP</w:t>
        </w:r>
      </w:ins>
      <w:r>
        <w:t xml:space="preserve"> </w:t>
      </w:r>
      <w:del w:id="7527" w:author="GoldenCorpusHarness" w:date="2026-03-28T21:57:55Z">
        <w:r>
          <w:delText>Histopathology evaluation included mild hemo</w:delText>
        </w:r>
      </w:del>
      <w:ins w:id="7528" w:author="GoldenCorpusHarness" w:date="2026-03-28T21:57:55Z">
        <w:r>
          <w:t>T</w:t>
        </w:r>
      </w:ins>
      <w:r>
        <w:t>r</w:t>
      </w:r>
      <w:del w:id="7529" w:author="GoldenCorpusHarness" w:date="2026-03-28T21:57:55Z">
        <w:r>
          <w:delText xml:space="preserve">rhage in subendocardium </w:delText>
        </w:r>
      </w:del>
      <w:r>
        <w:t>an</w:t>
      </w:r>
      <w:del w:id="7530" w:author="GoldenCorpusHarness" w:date="2026-03-28T21:57:55Z">
        <w:r>
          <w:delText>d mild mononuclear cell infiltration in the heart, marked hemorrhage, moderate neutrophilic inflammation and moderate alveolar edema of the lung, minimal mixed cell inflammation in the mucosa of the stomach, mild hemorrhage in the skull, and mild mixed cell inflammation in submucosa of the cecum. The cause of death of this animal, positive for ADA re</w:delText>
        </w:r>
      </w:del>
      <w:r>
        <w:t>spo</w:t>
      </w:r>
      <w:del w:id="7531" w:author="GoldenCorpusHarness" w:date="2026-03-28T21:57:55Z">
        <w:r>
          <w:delText>nse, was att</w:delText>
        </w:r>
      </w:del>
      <w:r>
        <w:t>r</w:t>
      </w:r>
      <w:del w:id="7532" w:author="GoldenCorpusHarness" w:date="2026-03-28T21:57:55Z">
        <w:r>
          <w:delText>ibu</w:delText>
        </w:r>
      </w:del>
      <w:r>
        <w:t>te</w:t>
      </w:r>
      <w:del w:id="7533" w:author="GoldenCorpusHarness" w:date="2026-03-28T21:57:55Z">
        <w:r>
          <w:delText xml:space="preserve">d to the anaphylactoid </w:delText>
        </w:r>
      </w:del>
      <w:r>
        <w:t>r</w:t>
      </w:r>
      <w:del w:id="7534" w:author="GoldenCorpusHarness" w:date="2026-03-28T21:57:55Z">
        <w:r>
          <w:delText>eaction mo</w:delText>
        </w:r>
      </w:del>
      <w:r>
        <w:t>s</w:t>
      </w:r>
      <w:del w:id="7535" w:author="GoldenCorpusHarness" w:date="2026-03-28T21:57:55Z">
        <w:r>
          <w:delText>t likely mediated by ADA formation (TT #23-7822 / A264-TXD-2303 briefly detailed in [Table 5]).</w:delText>
        </w:r>
      </w:del>
    </w:p>
    <w:p ns2:paraId="5FD029BE" ns2:textId="77777777" w:rsidR="00C2162D" w:rsidRDefault="00C2162D" w:rsidP="00C24CBA">
      <w:pPr>
        <w:pStyle w:val="Paragraph"/>
      </w:pPr>
      <w:del w:id="7536" w:author="GoldenCorpusHarness" w:date="2026-03-28T21:57:55Z">
        <w:r>
          <w:delText>With the exception</w:delText>
        </w:r>
      </w:del>
      <w:ins w:id="7537" w:author="GoldenCorpusHarness" w:date="2026-03-28T21:57:55Z">
        <w:r>
          <w:t>The inhibition by KL610023</w:t>
        </w:r>
      </w:ins>
      <w:r>
        <w:t xml:space="preserve"> of the </w:t>
      </w:r>
      <w:ins w:id="7538" w:author="GoldenCorpusHarness" w:date="2026-03-28T21:57:55Z">
        <w:r>
          <w:t xml:space="preserve">function of OATP1B1, OATB1B3, OAT1, OAT3, OCT2 (pk008l006632571 / Kelun Report No. 403380-20180827-OATP1B1, OATP1B3, OAT1, OAT3, OCT2I), P-gp, and BCRP (pk012l006632571 / Kelun Report No. RD-S1901-04-1) was evaluated with </w:t>
        </w:r>
      </w:ins>
      <w:r>
        <w:t>m</w:t>
      </w:r>
      <w:del w:id="7539" w:author="GoldenCorpusHarness" w:date="2026-03-28T21:57:55Z">
        <w:r>
          <w:delText>ori</w:delText>
        </w:r>
      </w:del>
      <w:ins w:id="7540" w:author="GoldenCorpusHarness" w:date="2026-03-28T21:57:55Z">
        <w:r>
          <w:t>em</w:t>
        </w:r>
      </w:ins>
      <w:r>
        <w:t>b</w:t>
      </w:r>
      <w:ins w:id="7541" w:author="GoldenCorpusHarness" w:date="2026-03-28T21:57:55Z">
        <w:r>
          <w:t>rane vesicles or transfected cells containing individ</w:t>
        </w:r>
      </w:ins>
      <w:r>
        <w:t>u</w:t>
      </w:r>
      <w:del w:id="7542" w:author="GoldenCorpusHarness" w:date="2026-03-28T21:57:55Z">
        <w:r>
          <w:delText>nd animals, clinical o</w:delText>
        </w:r>
      </w:del>
      <w:ins w:id="7543" w:author="GoldenCorpusHarness" w:date="2026-03-28T21:57:55Z">
        <w:r>
          <w:t>al transporters incu</w:t>
        </w:r>
      </w:ins>
      <w:r>
        <w:t>b</w:t>
      </w:r>
      <w:del w:id="7544" w:author="GoldenCorpusHarness" w:date="2026-03-28T21:57:55Z">
        <w:r>
          <w:delText>servations</w:delText>
        </w:r>
      </w:del>
      <w:ins w:id="7545" w:author="GoldenCorpusHarness" w:date="2026-03-28T21:57:55Z">
        <w:r>
          <w:t>ated in the presence</w:t>
        </w:r>
      </w:ins>
      <w:r>
        <w:t xml:space="preserve"> of </w:t>
      </w:r>
      <w:del w:id="7546" w:author="GoldenCorpusHarness" w:date="2026-03-28T21:57:55Z">
        <w:r>
          <w:delText>the mon</w:delText>
        </w:r>
      </w:del>
      <w:ins w:id="7547" w:author="GoldenCorpusHarness" w:date="2026-03-28T21:57:55Z">
        <w:r>
          <w:t>KL610023. KL610023 inhibited OATP1B1, OATP1B3, OAT1, and OCT2’s activity with IC50 values greater than 5.00 µM. KL610023 did not show any inhibition potential on OAT3 and P-gp’s activity at the concentrations tested. KL610023 inhibited BCRP’s activity with IC50 5.86 µM. The ris</w:t>
        </w:r>
      </w:ins>
      <w:r>
        <w:t>k</w:t>
      </w:r>
      <w:del w:id="7548" w:author="GoldenCorpusHarness" w:date="2026-03-28T21:57:55Z">
        <w:r>
          <w:delText xml:space="preserve">eys in the test article-treated dose </w:delText>
        </w:r>
      </w:del>
      <w:ins w:id="7549" w:author="GoldenCorpusHarness" w:date="2026-03-28T21:57:55Z">
        <w:r>
          <w:t xml:space="preserve"> for KL610023 to be a perpetrator in DDIs involvin</w:t>
        </w:r>
      </w:ins>
      <w:r>
        <w:t>g</w:t>
      </w:r>
      <w:del w:id="7550" w:author="GoldenCorpusHarness" w:date="2026-03-28T21:57:55Z">
        <w:r>
          <w:delText>roups included black discoloration of the skin at the injection site and intermittent decreased food consumption. Monkeys in 10 and 50 mg/kg/dose groups intermittently displayed yel</w:delText>
        </w:r>
      </w:del>
      <w:ins w:id="7551" w:author="GoldenCorpusHarness" w:date="2026-03-28T21:57:55Z">
        <w:r>
          <w:t xml:space="preserve"> these transporters is </w:t>
        </w:r>
      </w:ins>
      <w:r>
        <w:t>low</w:t>
      </w:r>
      <w:del w:id="7552" w:author="GoldenCorpusHarness" w:date="2026-03-28T21:57:55Z">
        <w:r>
          <w:delText xml:space="preserve"> unformed/watery feces during the dosing phase. In addition, 1 male monkey in each of the 25 and 50 mg/kg/dose groups were observed with exuvium, damage or scabs on skin, and small to medium amounts of cloudy mucoid discharge from the nose during the study. The previously described clinical signs reversed during the recovery phase except for the skin symptoms for individual monkeys.</w:delText>
        </w:r>
      </w:del>
      <w:ins w:id="7553" w:author="GoldenCorpusHarness" w:date="2026-03-28T21:57:55Z">
        <w:r>
          <w:t>.</w:t>
        </w:r>
      </w:ins>
    </w:p>
    <w:p ns2:paraId="4FDE53F6" ns2:textId="542E783C" w:rsidR="00C2162D" w:rsidRDefault="00C2162D" w:rsidP="00C24CBA">
      <w:pPr>
        <w:pStyle w:val="Paragraph"/>
      </w:pPr>
      <w:del w:id="7554" w:author="GoldenCorpusHarness" w:date="2026-03-28T21:57:55Z">
        <w:r>
          <w:delText xml:space="preserve">Mild decreases in body weight were noted in females (12%) in the 50 mg/kg/dose group. </w:delText>
        </w:r>
      </w:del>
      <w:r>
        <w:t>In</w:t>
      </w:r>
      <w:del w:id="7555" w:author="GoldenCorpusHarness" w:date="2026-03-28T21:57:55Z">
        <w:r>
          <w:delText xml:space="preserve"> addition, there was 1 male monkey in 25 mg/kg/dose group (Animal Number 3M003) that showed a gra</w:delText>
        </w:r>
      </w:del>
      <w:r>
        <w:t>du</w:t>
      </w:r>
      <w:del w:id="7556" w:author="GoldenCorpusHarness" w:date="2026-03-28T21:57:55Z">
        <w:r>
          <w:delText>al body weight loss throughout the dosing phase and rea</w:delText>
        </w:r>
      </w:del>
      <w:r>
        <w:t>c</w:t>
      </w:r>
      <w:del w:id="7557" w:author="GoldenCorpusHarness" w:date="2026-03-28T21:57:55Z">
        <w:r>
          <w:delText>hed a 32% decrease in body weight on Study Day 93 when compared to pretest phase. This animal was positive for ADA and had lower plasma ADC and higher unconjugated payload on Study Day 85 compared to Study Day 1, however, no adverse clinical observations or changes in food consumption, clinical pathology, or pathology evaluations were observed. Even though ADA-positive animals had larger variability on TK on Study Day 85, there were no consistent and meaningful toxicological changes associated with the genera</w:delText>
        </w:r>
      </w:del>
      <w:r>
        <w:t xml:space="preserve">tion of </w:t>
      </w:r>
      <w:del w:id="7558" w:author="GoldenCorpusHarness" w:date="2026-03-28T21:57:55Z">
        <w:r>
          <w:delText>A</w:delText>
        </w:r>
      </w:del>
      <w:r>
        <w:t>D</w:t>
      </w:r>
      <w:del w:id="7559" w:author="GoldenCorpusHarness" w:date="2026-03-28T21:57:55Z">
        <w:r>
          <w:delText>A.</w:delText>
        </w:r>
      </w:del>
      <w:ins w:id="7560" w:author="GoldenCorpusHarness" w:date="2026-03-28T21:57:55Z">
        <w:r>
          <w:t>rug Metabolizing Enzymes</w:t>
        </w:r>
      </w:ins>
    </w:p>
    <w:p ns2:paraId="1F47DA76" ns2:textId="77777777" w:rsidR="00C2162D" w:rsidRDefault="00C2162D" w:rsidP="00C24CBA">
      <w:pPr>
        <w:pStyle w:val="Paragraph"/>
      </w:pPr>
      <w:del w:id="7561" w:author="GoldenCorpusHarness" w:date="2026-03-28T21:57:55Z">
        <w:r>
          <w:delText>With the</w:delText>
        </w:r>
      </w:del>
      <w:ins w:id="7562" w:author="GoldenCorpusHarness" w:date="2026-03-28T21:57:55Z">
        <w:r>
          <w:t>KL610023 was evaluated in cocultures with primary human hepatocytes to assess whether KL610023 was an inducer of cytochrome P450 isoforms CYP 1A2, 2B6, and 3A4 by measures of enzymatic activities and mRNA</w:t>
        </w:r>
      </w:ins>
      <w:r>
        <w:t xml:space="preserve"> ex</w:t>
      </w:r>
      <w:del w:id="7563" w:author="GoldenCorpusHarness" w:date="2026-03-28T21:57:55Z">
        <w:r>
          <w:delText>ception of pre</w:delText>
        </w:r>
      </w:del>
      <w:ins w:id="7564" w:author="GoldenCorpusHarness" w:date="2026-03-28T21:57:55Z">
        <w:r>
          <w:t>pression (pk007l006632571 / Kelun Report No. 403380-20180827-HI). Cytotoxicity to the hepatocytes was obser</w:t>
        </w:r>
      </w:ins>
      <w:r>
        <w:t>v</w:t>
      </w:r>
      <w:del w:id="7565" w:author="GoldenCorpusHarness" w:date="2026-03-28T21:57:55Z">
        <w:r>
          <w:delText>iously noted clinical si</w:delText>
        </w:r>
      </w:del>
      <w:ins w:id="7566" w:author="GoldenCorpusHarness" w:date="2026-03-28T21:57:55Z">
        <w:r>
          <w:t>ed at 10 µM KL610023 by an LDH assay. Consequently, the interpretation of induction effects is confounded by the cytotoxicity of KL610023 potentially even at lower concentrations than 10 µM KL610023. KL610023 is not an inducer for CYP2B6 and CYP3A4 but may potentially be an inducer for CYP1A2. The activity levels for CYP1A2, CYP2B6, and CYP3A4 were concentration-dependent and were either induced (CYP1A2) or suppressed (CYP2B6, CYP3A4) by only ~20% of VC at KL610023 concentrations of 0.1 μM, a concentration that is &gt;50-fold below the unbound human maximum concentration at doses of 4-5 m</w:t>
        </w:r>
      </w:ins>
      <w:r>
        <w:t>g</w:t>
      </w:r>
      <w:del w:id="7567" w:author="GoldenCorpusHarness" w:date="2026-03-28T21:57:55Z">
        <w:r>
          <w:delText>ns</w:delText>
        </w:r>
      </w:del>
      <w:ins w:id="7568" w:author="GoldenCorpusHarness" w:date="2026-03-28T21:57:55Z">
        <w:r>
          <w:t>/kg MK-2870 q2w</w:t>
        </w:r>
      </w:ins>
      <w:r>
        <w:t xml:space="preserve">, </w:t>
      </w:r>
      <w:del w:id="7569" w:author="GoldenCorpusHarness" w:date="2026-03-28T21:57:55Z">
        <w:r>
          <w:delText xml:space="preserve">monkeys in each </w:delText>
        </w:r>
      </w:del>
      <w:ins w:id="7570" w:author="GoldenCorpusHarness" w:date="2026-03-28T21:57:55Z">
        <w:r>
          <w:t>and 1 μM. The activity levels su</w:t>
        </w:r>
      </w:ins>
      <w:r>
        <w:t>g</w:t>
      </w:r>
      <w:del w:id="7571" w:author="GoldenCorpusHarness" w:date="2026-03-28T21:57:55Z">
        <w:r>
          <w:delText>roup had no other ad</w:delText>
        </w:r>
      </w:del>
      <w:ins w:id="7572" w:author="GoldenCorpusHarness" w:date="2026-03-28T21:57:55Z">
        <w:r>
          <w:t>gest KL610023 is functionally not a clinically meaningful inducer of CYP1A2, CYP2B6, and CYP3A4. Changes in mRNA expression le</w:t>
        </w:r>
      </w:ins>
      <w:r>
        <w:t>ve</w:t>
      </w:r>
      <w:del w:id="7573" w:author="GoldenCorpusHarness" w:date="2026-03-28T21:57:55Z">
        <w:r>
          <w:delText>rse test article</w:delText>
        </w:r>
      </w:del>
      <w:ins w:id="7574" w:author="GoldenCorpusHarness" w:date="2026-03-28T21:57:55Z">
        <w:r>
          <w:t>ls were ≥2</w:t>
        </w:r>
      </w:ins>
      <w:r>
        <w:t>-</w:t>
      </w:r>
      <w:del w:id="7575" w:author="GoldenCorpusHarness" w:date="2026-03-28T21:57:55Z">
        <w:r>
          <w:delText>related clinical signs during the dosing and recovery phases</w:delText>
        </w:r>
      </w:del>
      <w:ins w:id="7576" w:author="GoldenCorpusHarness" w:date="2026-03-28T21:57:55Z">
        <w:r>
          <w:t>fold of VC at 0</w:t>
        </w:r>
      </w:ins>
      <w:r>
        <w:t>.</w:t>
      </w:r>
      <w:ins w:id="7577" w:author="GoldenCorpusHarness" w:date="2026-03-28T21:57:55Z">
        <w:r>
          <w:t>1 μM for CYP1A2 (~3-fold induction) and CYP2B6 (~5-fold suppression) but not for CYP3A4 (~1-fold). The suppression of CYP2B6 mRNA expression may be related to cellular toxicity. Consequently, there are no restrictions on concomitant medication related to CYP induction.</w:t>
        </w:r>
      </w:ins>
    </w:p>
    <w:p ns2:paraId="2294AF65" ns2:textId="77777777" w:rsidR="00C2162D" w:rsidRDefault="00C2162D" w:rsidP="00C24CBA">
      <w:pPr>
        <w:pStyle w:val="Paragraph"/>
      </w:pPr>
      <w:del w:id="7578" w:author="GoldenCorpusHarness" w:date="2026-03-28T21:57:55Z">
        <w:r>
          <w:delText>T</w:delText>
        </w:r>
      </w:del>
      <w:ins w:id="7579" w:author="GoldenCorpusHarness" w:date="2026-03-28T21:57:55Z">
        <w:r>
          <w:t>Ot</w:t>
        </w:r>
      </w:ins>
      <w:r>
        <w:t>her</w:t>
      </w:r>
      <w:del w:id="7580" w:author="GoldenCorpusHarness" w:date="2026-03-28T21:57:55Z">
        <w:r>
          <w:delText>e</w:delText>
        </w:r>
      </w:del>
      <w:r>
        <w:t xml:space="preserve"> </w:t>
      </w:r>
      <w:del w:id="7581" w:author="GoldenCorpusHarness" w:date="2026-03-28T21:57:55Z">
        <w:r>
          <w:delText xml:space="preserve">were no </w:delText>
        </w:r>
      </w:del>
      <w:ins w:id="7582" w:author="GoldenCorpusHarness" w:date="2026-03-28T21:57:55Z">
        <w:r>
          <w:t>S</w:t>
        </w:r>
      </w:ins>
      <w:r>
        <w:t>t</w:t>
      </w:r>
      <w:ins w:id="7583" w:author="GoldenCorpusHarness" w:date="2026-03-28T21:57:55Z">
        <w:r>
          <w:t>udi</w:t>
        </w:r>
      </w:ins>
      <w:r>
        <w:t>es</w:t>
      </w:r>
      <w:del w:id="7584" w:author="GoldenCorpusHarness" w:date="2026-03-28T21:57:55Z">
        <w:r>
          <w:delText>t article-related changes in ophthalmic or bone marrow smear parameters in any animal during the dosing and recovery phases.</w:delText>
        </w:r>
      </w:del>
    </w:p>
    <w:p ns2:paraId="3D1976F4" ns2:textId="1E493B6A" w:rsidR="00C2162D" w:rsidRDefault="00C2162D" w:rsidP="00C24CBA">
      <w:pPr>
        <w:pStyle w:val="Paragraph"/>
      </w:pPr>
      <w:del w:id="7585" w:author="GoldenCorpusHarness" w:date="2026-03-28T21:57:55Z">
        <w:r>
          <w:delText>Adm</w:delText>
        </w:r>
      </w:del>
      <w:ins w:id="7586" w:author="GoldenCorpusHarness" w:date="2026-03-28T21:57:55Z">
        <w:r>
          <w:t>In V</w:t>
        </w:r>
      </w:ins>
      <w:r>
        <w:t>i</w:t>
      </w:r>
      <w:del w:id="7587" w:author="GoldenCorpusHarness" w:date="2026-03-28T21:57:55Z">
        <w:r>
          <w:delText>nis</w:delText>
        </w:r>
      </w:del>
      <w:r>
        <w:t>tr</w:t>
      </w:r>
      <w:ins w:id="7588" w:author="GoldenCorpusHarness" w:date="2026-03-28T21:57:55Z">
        <w:r>
          <w:t>o Pl</w:t>
        </w:r>
      </w:ins>
      <w:r>
        <w:t>a</w:t>
      </w:r>
      <w:ins w:id="7589" w:author="GoldenCorpusHarness" w:date="2026-03-28T21:57:55Z">
        <w:r>
          <w:t>sma and Buffer Solu</w:t>
        </w:r>
      </w:ins>
      <w:r>
        <w:t xml:space="preserve">tion </w:t>
      </w:r>
      <w:ins w:id="7590" w:author="GoldenCorpusHarness" w:date="2026-03-28T21:57:55Z">
        <w:r>
          <w:t xml:space="preserve">Stability </w:t>
        </w:r>
      </w:ins>
      <w:r>
        <w:t xml:space="preserve">of </w:t>
      </w:r>
      <w:del w:id="7591" w:author="GoldenCorpusHarness" w:date="2026-03-28T21:57:55Z">
        <w:r>
          <w:delText>s</w:delText>
        </w:r>
      </w:del>
      <w:ins w:id="7592" w:author="GoldenCorpusHarness" w:date="2026-03-28T21:57:55Z">
        <w:r>
          <w:t>S</w:t>
        </w:r>
      </w:ins>
      <w:r>
        <w:t>ac-TMT</w:t>
      </w:r>
      <w:del w:id="7593" w:author="GoldenCorpusHarness" w:date="2026-03-28T21:57:55Z">
        <w:r>
          <w:delText xml:space="preserve"> at 10, 25, and 50 mg/kg/dose resulted in alterations in hematology parameters consistent with the expected test article-related effect on rapidly dividing cells in the bone marrow. Compared to group mean pretest Day 12 values, test article-related very slightly to moderately decreased group mean RET counts were present in males and females at 25 and 50 mg/kg/dose (-24% to -54% and -77% to -90%, respectively) in Study Weeks 5 and 8, six days after dosing. At 50 mg/kg/dose in females, very slightly to slightly decreased red cell mass parameters (RBC count, hemoglobin concentration, and hematocrit; -10% to -19%) were associated with the decrease in RET counts at the same time points. Test article-related very slightly decreased WBC counts (-22% to -37%) were present in females and males at 50 mg/kg/dose in Study Weeks 5 and 8, six days after dosing. The decreases in WBC counts were associated with slightly decreased neutrophil counts in males (-55%) in Study Week 8, six days after dosing, and in females (-51% and -52%) in Study Weeks 5 and 8, six days after dosing. Moderately decreased eosinophils (-70% and -75%) were also present in females at 50 mg/kg/dose at the same time points. Generally, these alterations in hematology parameters were of limited toxicological significance because of the small magnitude of the change.</w:delText>
        </w:r>
      </w:del>
    </w:p>
    <w:p ns2:paraId="14F55080" ns2:textId="5E3FB2D7" w:rsidR="00C2162D" w:rsidRDefault="00C2162D" w:rsidP="00C24CBA">
      <w:pPr>
        <w:pStyle w:val="Paragraph"/>
      </w:pPr>
      <w:r>
        <w:t>T</w:t>
      </w:r>
      <w:del w:id="7594" w:author="GoldenCorpusHarness" w:date="2026-03-28T21:57:55Z">
        <w:r>
          <w:delText>est article</w:delText>
        </w:r>
      </w:del>
      <w:ins w:id="7595" w:author="GoldenCorpusHarness" w:date="2026-03-28T21:57:55Z">
        <w:r>
          <w:t>he in vitro stability of sac</w:t>
        </w:r>
      </w:ins>
      <w:r>
        <w:t>-</w:t>
      </w:r>
      <w:del w:id="7596" w:author="GoldenCorpusHarness" w:date="2026-03-28T21:57:55Z">
        <w:r>
          <w:delText xml:space="preserve">related </w:delText>
        </w:r>
      </w:del>
      <w:ins w:id="7597" w:author="GoldenCorpusHarness" w:date="2026-03-28T21:57:55Z">
        <w:r>
          <w:t>TMT in buffer and plasma of SD rat, cynomolgus monkey, and human was assessed o</w:t>
        </w:r>
      </w:ins>
      <w:r>
        <w:t>ver</w:t>
      </w:r>
      <w:del w:id="7598" w:author="GoldenCorpusHarness" w:date="2026-03-28T21:57:55Z">
        <w:r>
          <w:delText>y sli</w:delText>
        </w:r>
      </w:del>
      <w:ins w:id="7599" w:author="GoldenCorpusHarness" w:date="2026-03-28T21:57:55Z">
        <w:r>
          <w:t xml:space="preserve"> 336 hours (14 days) (pk009MK2870 / Kelun Report No. A2018086-K011-01). The percenta</w:t>
        </w:r>
      </w:ins>
      <w:r>
        <w:t>g</w:t>
      </w:r>
      <w:del w:id="7600" w:author="GoldenCorpusHarness" w:date="2026-03-28T21:57:55Z">
        <w:r>
          <w:delText>htly decreased phosphorus concentrations (</w:delText>
        </w:r>
      </w:del>
      <w:ins w:id="7601" w:author="GoldenCorpusHarness" w:date="2026-03-28T21:57:55Z">
        <w:r>
          <w:t>e of deconjugated KL610023 relative to total KL610023 accounted for 99.1%, 95.2%, 87.3% and 87.3% in 0.5% BSA</w:t>
        </w:r>
      </w:ins>
      <w:r>
        <w:t>-</w:t>
      </w:r>
      <w:del w:id="7602" w:author="GoldenCorpusHarness" w:date="2026-03-28T21:57:55Z">
        <w:r>
          <w:delText xml:space="preserve">26% to </w:delText>
        </w:r>
      </w:del>
      <w:ins w:id="7603" w:author="GoldenCorpusHarness" w:date="2026-03-28T21:57:55Z">
        <w:r>
          <w:t>PBS solution, human plasma, SD rat plasma and cynomolgus monkey plasma, respectively. These data show that sac</w:t>
        </w:r>
      </w:ins>
      <w:r>
        <w:t>-</w:t>
      </w:r>
      <w:del w:id="7604" w:author="GoldenCorpusHarness" w:date="2026-03-28T21:57:55Z">
        <w:r>
          <w:delText xml:space="preserve">34% compared to </w:delText>
        </w:r>
      </w:del>
      <w:ins w:id="7605" w:author="GoldenCorpusHarness" w:date="2026-03-28T21:57:55Z">
        <w:r>
          <w:t>TMT was moderately stable in these matrices and that there was no si</w:t>
        </w:r>
      </w:ins>
      <w:r>
        <w:t>g</w:t>
      </w:r>
      <w:del w:id="7606" w:author="GoldenCorpusHarness" w:date="2026-03-28T21:57:55Z">
        <w:r>
          <w:delText xml:space="preserve">roup mean pretest, Day 12) were present in males and females at 50 mg/kg/dose on Study Weeks 5 and/or 8, six days after dosing. The decreases in phosphorus concentrations were not toxicologically significant </w:delText>
        </w:r>
      </w:del>
      <w:ins w:id="7607" w:author="GoldenCorpusHarness" w:date="2026-03-28T21:57:55Z">
        <w:r>
          <w:t>nificant difference in the sta</w:t>
        </w:r>
      </w:ins>
      <w:r>
        <w:t>b</w:t>
      </w:r>
      <w:del w:id="7608" w:author="GoldenCorpusHarness" w:date="2026-03-28T21:57:55Z">
        <w:r>
          <w:delText>ecause of the small magnitude of the changes.</w:delText>
        </w:r>
      </w:del>
      <w:ins w:id="7609" w:author="GoldenCorpusHarness" w:date="2026-03-28T21:57:55Z">
        <w:r>
          <w:t>ility of sac-TMT in plasma of different species.</w:t>
        </w:r>
      </w:ins>
    </w:p>
    <w:p ns2:paraId="221DFA85" ns2:textId="77777777" w:rsidR="00C2162D" w:rsidRDefault="00C2162D" w:rsidP="00C24CBA">
      <w:pPr>
        <w:pStyle w:val="Paragraph"/>
      </w:pPr>
      <w:del w:id="7610" w:author="GoldenCorpusHarness" w:date="2026-03-28T21:57:55Z">
        <w:r>
          <w:delText xml:space="preserve">Test </w:delText>
        </w:r>
      </w:del>
      <w:ins w:id="7611" w:author="GoldenCorpusHarness" w:date="2026-03-28T21:57:55Z">
        <w:r>
          <w:t>Comp</w:t>
        </w:r>
      </w:ins>
      <w:r>
        <w:t>ar</w:t>
      </w:r>
      <w:ins w:id="7612" w:author="GoldenCorpusHarness" w:date="2026-03-28T21:57:55Z">
        <w:r>
          <w:t>a</w:t>
        </w:r>
      </w:ins>
      <w:r>
        <w:t>ti</w:t>
      </w:r>
      <w:ins w:id="7613" w:author="GoldenCorpusHarness" w:date="2026-03-28T21:57:55Z">
        <w:r>
          <w:t>ve Exposure to Sa</w:t>
        </w:r>
      </w:ins>
      <w:r>
        <w:t>c</w:t>
      </w:r>
      <w:del w:id="7614" w:author="GoldenCorpusHarness" w:date="2026-03-28T21:57:55Z">
        <w:r>
          <w:delText>le</w:delText>
        </w:r>
      </w:del>
      <w:r>
        <w:t>-</w:t>
      </w:r>
      <w:del w:id="7615" w:author="GoldenCorpusHarness" w:date="2026-03-28T21:57:55Z">
        <w:r>
          <w:delText>r</w:delText>
        </w:r>
      </w:del>
      <w:ins w:id="7616" w:author="GoldenCorpusHarness" w:date="2026-03-28T21:57:55Z">
        <w:r>
          <w:t>TMT-R</w:t>
        </w:r>
      </w:ins>
      <w:r>
        <w:t xml:space="preserve">elated </w:t>
      </w:r>
      <w:del w:id="7617" w:author="GoldenCorpusHarness" w:date="2026-03-28T21:57:55Z">
        <w:r>
          <w:delText>very slight</w:delText>
        </w:r>
      </w:del>
      <w:ins w:id="7618" w:author="GoldenCorpusHarness" w:date="2026-03-28T21:57:55Z">
        <w:r>
          <w:t>Ana</w:t>
        </w:r>
      </w:ins>
      <w:r>
        <w:t>ly</w:t>
      </w:r>
      <w:ins w:id="7619" w:author="GoldenCorpusHarness" w:date="2026-03-28T21:57:55Z">
        <w:r>
          <w:t>tes</w:t>
        </w:r>
      </w:ins>
      <w:r>
        <w:t xml:space="preserve"> in</w:t>
      </w:r>
      <w:del w:id="7620" w:author="GoldenCorpusHarness" w:date="2026-03-28T21:57:55Z">
        <w:r>
          <w:delText>cr</w:delText>
        </w:r>
      </w:del>
      <w:ins w:id="7621" w:author="GoldenCorpusHarness" w:date="2026-03-28T21:57:55Z">
        <w:r>
          <w:t xml:space="preserve"> Monk</w:t>
        </w:r>
      </w:ins>
      <w:r>
        <w:t>e</w:t>
      </w:r>
      <w:ins w:id="7622" w:author="GoldenCorpusHarness" w:date="2026-03-28T21:57:55Z">
        <w:r>
          <w:t xml:space="preserve">ys Following </w:t>
        </w:r>
      </w:ins>
      <w:r>
        <w:t>a</w:t>
      </w:r>
      <w:del w:id="7623" w:author="GoldenCorpusHarness" w:date="2026-03-28T21:57:55Z">
        <w:r>
          <w:delText>sed</w:delText>
        </w:r>
      </w:del>
      <w:ins w:id="7624" w:author="GoldenCorpusHarness" w:date="2026-03-28T21:57:55Z">
        <w:r>
          <w:t>n</w:t>
        </w:r>
      </w:ins>
      <w:r>
        <w:t xml:space="preserve"> I</w:t>
      </w:r>
      <w:del w:id="7625" w:author="GoldenCorpusHarness" w:date="2026-03-28T21:57:55Z">
        <w:r>
          <w:delText>L-6 co</w:delText>
        </w:r>
      </w:del>
      <w:r>
        <w:t>n</w:t>
      </w:r>
      <w:del w:id="7626" w:author="GoldenCorpusHarness" w:date="2026-03-28T21:57:55Z">
        <w:r>
          <w:delText>centrat</w:delText>
        </w:r>
      </w:del>
      <w:ins w:id="7627" w:author="GoldenCorpusHarness" w:date="2026-03-28T21:57:55Z">
        <w:r>
          <w:t>fus</w:t>
        </w:r>
      </w:ins>
      <w:r>
        <w:t>ion</w:t>
      </w:r>
      <w:del w:id="7628" w:author="GoldenCorpusHarness" w:date="2026-03-28T21:57:55Z">
        <w:r>
          <w:delText>s</w:delText>
        </w:r>
      </w:del>
      <w:r>
        <w:t xml:space="preserve"> </w:t>
      </w:r>
      <w:del w:id="7629" w:author="GoldenCorpusHarness" w:date="2026-03-28T21:57:55Z">
        <w:r>
          <w:delText>(≤5-</w:delText>
        </w:r>
      </w:del>
      <w:ins w:id="7630" w:author="GoldenCorpusHarness" w:date="2026-03-28T21:57:55Z">
        <w:r>
          <w:t>o</w:t>
        </w:r>
      </w:ins>
      <w:r>
        <w:t>f</w:t>
      </w:r>
      <w:del w:id="7631" w:author="GoldenCorpusHarness" w:date="2026-03-28T21:57:55Z">
        <w:r>
          <w:delText>old</w:delText>
        </w:r>
      </w:del>
      <w:r>
        <w:t xml:space="preserve"> </w:t>
      </w:r>
      <w:del w:id="7632" w:author="GoldenCorpusHarness" w:date="2026-03-28T21:57:55Z">
        <w:r>
          <w:delText>concur</w:delText>
        </w:r>
      </w:del>
      <w:ins w:id="7633" w:author="GoldenCorpusHarness" w:date="2026-03-28T21:57:55Z">
        <w:r>
          <w:t>Diffe</w:t>
        </w:r>
      </w:ins>
      <w:r>
        <w:t xml:space="preserve">rent </w:t>
      </w:r>
      <w:ins w:id="7634" w:author="GoldenCorpusHarness" w:date="2026-03-28T21:57:55Z">
        <w:r>
          <w:t>Bat</w:t>
        </w:r>
      </w:ins>
      <w:r>
        <w:t>c</w:t>
      </w:r>
      <w:del w:id="7635" w:author="GoldenCorpusHarness" w:date="2026-03-28T21:57:55Z">
        <w:r>
          <w:delText xml:space="preserve">ontrol mean) were present 2 to 3 </w:delText>
        </w:r>
      </w:del>
      <w:r>
        <w:t>h</w:t>
      </w:r>
      <w:del w:id="7636" w:author="GoldenCorpusHarness" w:date="2026-03-28T21:57:55Z">
        <w:r>
          <w:delText>ours after the first dose in femal</w:delText>
        </w:r>
      </w:del>
      <w:r>
        <w:t xml:space="preserve">es </w:t>
      </w:r>
      <w:ins w:id="7637" w:author="GoldenCorpusHarness" w:date="2026-03-28T21:57:55Z">
        <w:r>
          <w:t>of S</w:t>
        </w:r>
      </w:ins>
      <w:r>
        <w:t>a</w:t>
      </w:r>
      <w:del w:id="7638" w:author="GoldenCorpusHarness" w:date="2026-03-28T21:57:55Z">
        <w:r>
          <w:delText xml:space="preserve">t 50 mg/kg/dose. </w:delText>
        </w:r>
      </w:del>
      <w:ins w:id="7639" w:author="GoldenCorpusHarness" w:date="2026-03-28T21:57:55Z">
        <w:r>
          <w:t>cT</w:t>
        </w:r>
      </w:ins>
      <w:r>
        <w:t>M</w:t>
      </w:r>
      <w:del w:id="7640" w:author="GoldenCorpusHarness" w:date="2026-03-28T21:57:55Z">
        <w:r>
          <w:delText>oderately to markedly increased IL-6 concentrations (≥20-fold concurrent control mean) were present at 10 and 25 mg/kg/dose in males and females, and at 50 mg/kg/dose in individual females, 2 to 3 hours after the fifth and eighth doses.</w:delText>
        </w:r>
      </w:del>
      <w:ins w:id="7641" w:author="GoldenCorpusHarness" w:date="2026-03-28T21:57:55Z">
        <w:r>
          <w:t>T</w:t>
        </w:r>
      </w:ins>
    </w:p>
    <w:p ns2:paraId="732086BF" ns2:textId="77777777" w:rsidR="00C2162D" w:rsidRDefault="00C2162D" w:rsidP="00C24CBA">
      <w:pPr>
        <w:pStyle w:val="Paragraph"/>
      </w:pPr>
      <w:del w:id="7642" w:author="GoldenCorpusHarness" w:date="2026-03-28T21:57:55Z">
        <w:r>
          <w:delText>The test artic</w:delText>
        </w:r>
      </w:del>
      <w:ins w:id="7643" w:author="GoldenCorpusHarness" w:date="2026-03-28T21:57:55Z">
        <w:r>
          <w:t>A sing</w:t>
        </w:r>
      </w:ins>
      <w:r>
        <w:t>le-</w:t>
      </w:r>
      <w:del w:id="7644" w:author="GoldenCorpusHarness" w:date="2026-03-28T21:57:55Z">
        <w:r>
          <w:delText>related alterations in hematolo</w:delText>
        </w:r>
      </w:del>
      <w:ins w:id="7645" w:author="GoldenCorpusHarness" w:date="2026-03-28T21:57:55Z">
        <w:r>
          <w:t>dose exploratory study in male cynomol</w:t>
        </w:r>
      </w:ins>
      <w:r>
        <w:t>g</w:t>
      </w:r>
      <w:del w:id="7646" w:author="GoldenCorpusHarness" w:date="2026-03-28T21:57:55Z">
        <w:r>
          <w:delText>y parameters</w:delText>
        </w:r>
      </w:del>
      <w:ins w:id="7647" w:author="GoldenCorpusHarness" w:date="2026-03-28T21:57:55Z">
        <w:r>
          <w:t>us monkeys was conducted to compare the plasma exposure to TAb</w:t>
        </w:r>
      </w:ins>
      <w:r>
        <w:t xml:space="preserve">, </w:t>
      </w:r>
      <w:del w:id="7648" w:author="GoldenCorpusHarness" w:date="2026-03-28T21:57:55Z">
        <w:r>
          <w:delText>phosphorus concentrations</w:delText>
        </w:r>
      </w:del>
      <w:ins w:id="7649" w:author="GoldenCorpusHarness" w:date="2026-03-28T21:57:55Z">
        <w:r>
          <w:t>sac-TMT</w:t>
        </w:r>
      </w:ins>
      <w:r>
        <w:t xml:space="preserve">, and </w:t>
      </w:r>
      <w:del w:id="7650" w:author="GoldenCorpusHarness" w:date="2026-03-28T21:57:55Z">
        <w:r>
          <w:delText>I</w:delText>
        </w:r>
      </w:del>
      <w:ins w:id="7651" w:author="GoldenCorpusHarness" w:date="2026-03-28T21:57:55Z">
        <w:r>
          <w:t>K</w:t>
        </w:r>
      </w:ins>
      <w:r>
        <w:t>L</w:t>
      </w:r>
      <w:ins w:id="7652" w:author="GoldenCorpusHarness" w:date="2026-03-28T21:57:55Z">
        <w:r>
          <w:t>610023 following infusion of three different batches of sac</w:t>
        </w:r>
      </w:ins>
      <w:r>
        <w:t>-</w:t>
      </w:r>
      <w:del w:id="7653" w:author="GoldenCorpusHarness" w:date="2026-03-28T21:57:55Z">
        <w:r>
          <w:delText>6 concentration</w:delText>
        </w:r>
      </w:del>
      <w:ins w:id="7654" w:author="GoldenCorpusHarness" w:date="2026-03-28T21:57:55Z">
        <w:r>
          <w:t>TMT (pk010mk2870). Comparable exposure</w:t>
        </w:r>
      </w:ins>
      <w:r>
        <w:t xml:space="preserve">s were </w:t>
      </w:r>
      <w:del w:id="7655" w:author="GoldenCorpusHarness" w:date="2026-03-28T21:57:55Z">
        <w:r>
          <w:delText>not present at the end of the recovery phase.</w:delText>
        </w:r>
      </w:del>
      <w:ins w:id="7656" w:author="GoldenCorpusHarness" w:date="2026-03-28T21:57:55Z">
        <w:r>
          <w:t>measured. There was an unscheduled death in the study that was likely attributed to anaphylaxis or an anaphylactoid reaction based on the temporal association with dosing and the clinical signs (TT #24-0597, included as Appendix 1 in pk010mk2870 and further discussed in [Sec. 4.3.7.1]).</w:t>
        </w:r>
      </w:ins>
    </w:p>
    <w:p ns2:paraId="41DE43B3" ns2:textId="77777777" w:rsidR="00C2162D" w:rsidRDefault="00C2162D" w:rsidP="00C24CBA">
      <w:pPr>
        <w:pStyle w:val="Paragraph"/>
      </w:pPr>
      <w:del w:id="7657" w:author="GoldenCorpusHarness" w:date="2026-03-28T21:57:55Z">
        <w:r>
          <w:delText xml:space="preserve">At the end </w:delText>
        </w:r>
      </w:del>
      <w:ins w:id="7658" w:author="GoldenCorpusHarness" w:date="2026-03-28T21:57:55Z">
        <w:r>
          <w:t>T</w:t>
        </w:r>
      </w:ins>
      <w:r>
        <w:t>o</w:t>
      </w:r>
      <w:del w:id="7659" w:author="GoldenCorpusHarness" w:date="2026-03-28T21:57:55Z">
        <w:r>
          <w:delText>f dosing phase necropsy, test art</w:delText>
        </w:r>
      </w:del>
      <w:ins w:id="7660" w:author="GoldenCorpusHarness" w:date="2026-03-28T21:57:55Z">
        <w:r>
          <w:t>x</w:t>
        </w:r>
      </w:ins>
      <w:r>
        <w:t>ic</w:t>
      </w:r>
      <w:del w:id="7661" w:author="GoldenCorpusHarness" w:date="2026-03-28T21:57:55Z">
        <w:r>
          <w:delText>le-related decreases in abs</w:delText>
        </w:r>
      </w:del>
      <w:r>
        <w:t>ol</w:t>
      </w:r>
      <w:del w:id="7662" w:author="GoldenCorpusHarness" w:date="2026-03-28T21:57:55Z">
        <w:r>
          <w:delText>ute</w:delText>
        </w:r>
      </w:del>
      <w:ins w:id="7663" w:author="GoldenCorpusHarness" w:date="2026-03-28T21:57:55Z">
        <w:r>
          <w:t>ogy</w:t>
        </w:r>
      </w:ins>
      <w:r>
        <w:t xml:space="preserve"> and </w:t>
      </w:r>
      <w:del w:id="7664" w:author="GoldenCorpusHarness" w:date="2026-03-28T21:57:55Z">
        <w:r>
          <w:delText>relat</w:delText>
        </w:r>
      </w:del>
      <w:ins w:id="7665" w:author="GoldenCorpusHarness" w:date="2026-03-28T21:57:55Z">
        <w:r>
          <w:t>Tox</w:t>
        </w:r>
      </w:ins>
      <w:r>
        <w:t>i</w:t>
      </w:r>
      <w:del w:id="7666" w:author="GoldenCorpusHarness" w:date="2026-03-28T21:57:55Z">
        <w:r>
          <w:delText xml:space="preserve">ve thymus weights were </w:delText>
        </w:r>
      </w:del>
      <w:ins w:id="7667" w:author="GoldenCorpusHarness" w:date="2026-03-28T21:57:55Z">
        <w:r>
          <w:t>c</w:t>
        </w:r>
      </w:ins>
      <w:r>
        <w:t>o</w:t>
      </w:r>
      <w:del w:id="7668" w:author="GoldenCorpusHarness" w:date="2026-03-28T21:57:55Z">
        <w:r>
          <w:delText xml:space="preserve">bserved </w:delText>
        </w:r>
      </w:del>
      <w:ins w:id="7669" w:author="GoldenCorpusHarness" w:date="2026-03-28T21:57:55Z">
        <w:r>
          <w:t>k</w:t>
        </w:r>
      </w:ins>
      <w:r>
        <w:t>in</w:t>
      </w:r>
      <w:del w:id="7670" w:author="GoldenCorpusHarness" w:date="2026-03-28T21:57:55Z">
        <w:r>
          <w:delText xml:space="preserve"> mal</w:delText>
        </w:r>
      </w:del>
      <w:r>
        <w:t>e</w:t>
      </w:r>
      <w:del w:id="7671" w:author="GoldenCorpusHarness" w:date="2026-03-28T21:57:55Z">
        <w:r>
          <w:delText>s and females administered 50 mg/kg/dose. Macroscopically, a decrease in thymus size was noted in one male in the 50 mg/kg/dose group. No other test ar</w:delText>
        </w:r>
      </w:del>
      <w:r>
        <w:t>tic</w:t>
      </w:r>
      <w:del w:id="7672" w:author="GoldenCorpusHarness" w:date="2026-03-28T21:57:55Z">
        <w:r>
          <w:delText>le-related abnormalitie</w:delText>
        </w:r>
      </w:del>
      <w:r>
        <w:t>s</w:t>
      </w:r>
      <w:del w:id="7673" w:author="GoldenCorpusHarness" w:date="2026-03-28T21:57:55Z">
        <w:r>
          <w:delText xml:space="preserve"> in gross necropsy were identified in other organs evaluated at the end of dosing or recovery phase.</w:delText>
        </w:r>
      </w:del>
    </w:p>
    <w:p ns2:paraId="06D7FCAD" ns2:textId="77777777" w:rsidR="00C2162D" w:rsidRDefault="00C2162D" w:rsidP="00C24CBA">
      <w:pPr>
        <w:pStyle w:val="Paragraph"/>
      </w:pPr>
      <w:del w:id="7674" w:author="GoldenCorpusHarness" w:date="2026-03-28T21:57:55Z">
        <w:r>
          <w:delText>H</w:delText>
        </w:r>
      </w:del>
      <w:ins w:id="7675" w:author="GoldenCorpusHarness" w:date="2026-03-28T21:57:55Z">
        <w:r>
          <w:t>Overv</w:t>
        </w:r>
      </w:ins>
      <w:r>
        <w:t>i</w:t>
      </w:r>
      <w:del w:id="7676" w:author="GoldenCorpusHarness" w:date="2026-03-28T21:57:55Z">
        <w:r>
          <w:delText>st</w:delText>
        </w:r>
      </w:del>
      <w:ins w:id="7677" w:author="GoldenCorpusHarness" w:date="2026-03-28T21:57:55Z">
        <w:r>
          <w:t xml:space="preserve">ew </w:t>
        </w:r>
      </w:ins>
      <w:r>
        <w:t>o</w:t>
      </w:r>
      <w:del w:id="7678" w:author="GoldenCorpusHarness" w:date="2026-03-28T21:57:55Z">
        <w:r>
          <w:delText>path</w:delText>
        </w:r>
      </w:del>
      <w:ins w:id="7679" w:author="GoldenCorpusHarness" w:date="2026-03-28T21:57:55Z">
        <w:r>
          <w:t>f Toxic</w:t>
        </w:r>
      </w:ins>
      <w:r>
        <w:t xml:space="preserve">ology </w:t>
      </w:r>
      <w:del w:id="7680" w:author="GoldenCorpusHarness" w:date="2026-03-28T21:57:55Z">
        <w:r>
          <w:delText xml:space="preserve">findings </w:delText>
        </w:r>
      </w:del>
      <w:ins w:id="7681" w:author="GoldenCorpusHarness" w:date="2026-03-28T21:57:55Z">
        <w:r>
          <w:t>Pr</w:t>
        </w:r>
      </w:ins>
      <w:r>
        <w:t>o</w:t>
      </w:r>
      <w:del w:id="7682" w:author="GoldenCorpusHarness" w:date="2026-03-28T21:57:55Z">
        <w:r>
          <w:delText xml:space="preserve">bserved in the 25 and 50 mg/kg/dose </w:delText>
        </w:r>
      </w:del>
      <w:r>
        <w:t>gr</w:t>
      </w:r>
      <w:del w:id="7683" w:author="GoldenCorpusHarness" w:date="2026-03-28T21:57:55Z">
        <w:r>
          <w:delText>oups were minimal to mild epidermal pigmentation at the injection sites. Animals in the 50 mg/kg/dose group were observed with atrophy of the hair follicle at the injection site and skin (nape), minimal to mild decreases in cellularity of lymphocytes in the thymus and minimal to mild chronic infl</w:delText>
        </w:r>
      </w:del>
      <w:r>
        <w:t>am</w:t>
      </w:r>
      <w:del w:id="7684" w:author="GoldenCorpusHarness" w:date="2026-03-28T21:57:55Z">
        <w:r>
          <w:delText>mation of the jejunum. These findings were dose-dependent and reversible following a 4-week recovery period.</w:delText>
        </w:r>
      </w:del>
    </w:p>
    <w:p ns2:paraId="270539BD" ns2:textId="1197454F" w:rsidR="00C2162D" w:rsidRDefault="00C2162D" w:rsidP="00C24CBA">
      <w:pPr>
        <w:pStyle w:val="Paragraph"/>
      </w:pPr>
      <w:ins w:id="7685" w:author="GoldenCorpusHarness" w:date="2026-03-28T21:57:55Z">
        <w:r>
          <w:t xml:space="preserve">The safety profile of sac-TMT was evaluated in repeat-dose IV toxicity studies in cynomolgus monkeys up to 14 weeks in duration. </w:t>
        </w:r>
      </w:ins>
      <w:r>
        <w:t>A</w:t>
      </w:r>
      <w:del w:id="7686" w:author="GoldenCorpusHarness" w:date="2026-03-28T21:57:55Z">
        <w:r>
          <w:delText>nti</w:delText>
        </w:r>
      </w:del>
      <w:ins w:id="7687" w:author="GoldenCorpusHarness" w:date="2026-03-28T21:57:55Z">
        <w:r>
          <w:t>dditional I</w:t>
        </w:r>
      </w:ins>
      <w:r>
        <w:t>-</w:t>
      </w:r>
      <w:ins w:id="7688" w:author="GoldenCorpusHarness" w:date="2026-03-28T21:57:55Z">
        <w:r>
          <w:t xml:space="preserve">VESIC tolerability studies with </w:t>
        </w:r>
      </w:ins>
      <w:r>
        <w:t xml:space="preserve">sac-TMT </w:t>
      </w:r>
      <w:del w:id="7689" w:author="GoldenCorpusHarness" w:date="2026-03-28T21:57:55Z">
        <w:r>
          <w:delText>antibodies were observed in 9, 10, and 5 monkeys in 10, 25 and 50 mg/kg/dose groups, respectively. Antibodies against recombinant</w:delText>
        </w:r>
      </w:del>
      <w:ins w:id="7690" w:author="GoldenCorpusHarness" w:date="2026-03-28T21:57:55Z">
        <w:r>
          <w:t>in</w:t>
        </w:r>
      </w:ins>
      <w:r>
        <w:t xml:space="preserve"> TROP2 </w:t>
      </w:r>
      <w:ins w:id="7691" w:author="GoldenCorpusHarness" w:date="2026-03-28T21:57:55Z">
        <w:r>
          <w:t>KI mice were conducted to support potential local administration of sacTMT into bladder in patients wit</w:t>
        </w:r>
      </w:ins>
      <w:r>
        <w:t>h</w:t>
      </w:r>
      <w:del w:id="7692" w:author="GoldenCorpusHarness" w:date="2026-03-28T21:57:55Z">
        <w:r>
          <w:delText>umanized monoclonal antibody were reported in 9, 9, and 4 monkeys in 10, 25 and 50 mg/kg groups, respectively</w:delText>
        </w:r>
      </w:del>
      <w:ins w:id="7693" w:author="GoldenCorpusHarness" w:date="2026-03-28T21:57:55Z">
        <w:r>
          <w:t xml:space="preserve"> NMIBC</w:t>
        </w:r>
      </w:ins>
      <w:r>
        <w:t>.</w:t>
      </w:r>
      <w:del w:id="7694" w:author="GoldenCorpusHarness" w:date="2026-03-28T21:57:55Z">
        <w:r>
          <w:delText xml:space="preserve"> The first occurrence of ADA started on Study Day 15, and the ADA positive rate did not decrease 4 weeks after withdrawal of test article.</w:delText>
        </w:r>
      </w:del>
    </w:p>
    <w:p ns2:paraId="0E84C6AE" ns2:textId="13F7590D" w:rsidR="00C2162D" w:rsidRDefault="004628F1" w:rsidP="00C24CBA">
      <w:pPr>
        <w:pStyle w:val="Paragraph"/>
      </w:pPr>
      <w:del w:id="7695" w:author="GoldenCorpusHarness" w:date="2026-03-28T21:57:55Z">
        <w:r>
          <w:delText>Sac-</w:delText>
        </w:r>
      </w:del>
      <w:r>
        <w:t>T</w:t>
      </w:r>
      <w:del w:id="7696" w:author="GoldenCorpusHarness" w:date="2026-03-28T21:57:55Z">
        <w:r>
          <w:delText xml:space="preserve">MT-ADC, sac-TMT-TAb and </w:delText>
        </w:r>
      </w:del>
      <w:ins w:id="7697" w:author="GoldenCorpusHarness" w:date="2026-03-28T21:57:55Z">
        <w:r>
          <w:t>he safety profile of the payload (</w:t>
        </w:r>
      </w:ins>
      <w:r>
        <w:t>KL610023</w:t>
      </w:r>
      <w:del w:id="7698" w:author="GoldenCorpusHarness" w:date="2026-03-28T21:57:55Z">
        <w:r>
          <w:delText xml:space="preserve"> TK para</w:delText>
        </w:r>
      </w:del>
      <w:ins w:id="7699" w:author="GoldenCorpusHarness" w:date="2026-03-28T21:57:55Z">
        <w:r>
          <w:t>) was evaluated by ad</w:t>
        </w:r>
      </w:ins>
      <w:r>
        <w:t>m</w:t>
      </w:r>
      <w:del w:id="7700" w:author="GoldenCorpusHarness" w:date="2026-03-28T21:57:55Z">
        <w:r>
          <w:delText>eters were evaluated follow</w:delText>
        </w:r>
      </w:del>
      <w:ins w:id="7701" w:author="GoldenCorpusHarness" w:date="2026-03-28T21:57:55Z">
        <w:r>
          <w:t>inister</w:t>
        </w:r>
      </w:ins>
      <w:r>
        <w:t xml:space="preserve">ing </w:t>
      </w:r>
      <w:del w:id="7702" w:author="GoldenCorpusHarness" w:date="2026-03-28T21:57:55Z">
        <w:r>
          <w:delText xml:space="preserve">administration of sac-TMT on Study Day 1 and 85. Concentrations of sac-TMT-ADC, sacTMT-TAb and </w:delText>
        </w:r>
      </w:del>
      <w:ins w:id="7703" w:author="GoldenCorpusHarness" w:date="2026-03-28T21:57:55Z">
        <w:r>
          <w:t>its prodrug (</w:t>
        </w:r>
      </w:ins>
      <w:r>
        <w:t>KL610</w:t>
      </w:r>
      <w:del w:id="7704" w:author="GoldenCorpusHarness" w:date="2026-03-28T21:57:55Z">
        <w:r>
          <w:delText>02</w:delText>
        </w:r>
      </w:del>
      <w:ins w:id="7705" w:author="GoldenCorpusHarness" w:date="2026-03-28T21:57:55Z">
        <w:r>
          <w:t>14</w:t>
        </w:r>
      </w:ins>
      <w:r>
        <w:t>3</w:t>
      </w:r>
      <w:del w:id="7706" w:author="GoldenCorpusHarness" w:date="2026-03-28T21:57:55Z">
        <w:r>
          <w:delText xml:space="preserve"> in all </w:delText>
        </w:r>
      </w:del>
      <w:ins w:id="7707" w:author="GoldenCorpusHarness" w:date="2026-03-28T21:57:55Z">
        <w:r>
          <w:t>) in repeat-dose IV toxi</w:t>
        </w:r>
      </w:ins>
      <w:r>
        <w:t>c</w:t>
      </w:r>
      <w:del w:id="7708" w:author="GoldenCorpusHarness" w:date="2026-03-28T21:57:55Z">
        <w:r>
          <w:delText>ontrol</w:delText>
        </w:r>
      </w:del>
      <w:ins w:id="7709" w:author="GoldenCorpusHarness" w:date="2026-03-28T21:57:55Z">
        <w:r>
          <w:t>ity studies in rats up to 4 weeks in duration and in a rat phototoxicity study. The</w:t>
        </w:r>
      </w:ins>
      <w:r>
        <w:t xml:space="preserve"> g</w:t>
      </w:r>
      <w:del w:id="7710" w:author="GoldenCorpusHarness" w:date="2026-03-28T21:57:55Z">
        <w:r>
          <w:delText>roup sa</w:delText>
        </w:r>
      </w:del>
      <w:ins w:id="7711" w:author="GoldenCorpusHarness" w:date="2026-03-28T21:57:55Z">
        <w:r>
          <w:t>enotoxicity of the payload alone was evaluated in in vitro assays and in vivo rat studies. The payload alone was also evaluated in rat e</w:t>
        </w:r>
      </w:ins>
      <w:r>
        <w:t>m</w:t>
      </w:r>
      <w:del w:id="7712" w:author="GoldenCorpusHarness" w:date="2026-03-28T21:57:55Z">
        <w:r>
          <w:delText xml:space="preserve">ples were </w:delText>
        </w:r>
      </w:del>
      <w:r>
        <w:t>b</w:t>
      </w:r>
      <w:del w:id="7713" w:author="GoldenCorpusHarness" w:date="2026-03-28T21:57:55Z">
        <w:r>
          <w:delText>elow the LLOQ</w:delText>
        </w:r>
      </w:del>
      <w:ins w:id="7714" w:author="GoldenCorpusHarness" w:date="2026-03-28T21:57:55Z">
        <w:r>
          <w:t>ryo-fetal development studies</w:t>
        </w:r>
      </w:ins>
      <w:r>
        <w:t>.</w:t>
      </w:r>
    </w:p>
    <w:p ns2:paraId="0C3282E1" ns2:textId="10F9B90A" w:rsidR="00C2162D" w:rsidRDefault="004628F1" w:rsidP="00C24CBA">
      <w:pPr>
        <w:pStyle w:val="Paragraph"/>
      </w:pPr>
      <w:del w:id="7715" w:author="GoldenCorpusHarness" w:date="2026-03-28T21:57:55Z">
        <w:r>
          <w:delText>S</w:delText>
        </w:r>
      </w:del>
      <w:ins w:id="7716" w:author="GoldenCorpusHarness" w:date="2026-03-28T21:57:55Z">
        <w:r>
          <w:t>A complete list of studies conducted with s</w:t>
        </w:r>
      </w:ins>
      <w:r>
        <w:t>ac-TMT</w:t>
      </w:r>
      <w:del w:id="7717" w:author="GoldenCorpusHarness" w:date="2026-03-28T21:57:55Z">
        <w:r>
          <w:delText>-ADC TK para</w:delText>
        </w:r>
      </w:del>
      <w:ins w:id="7718" w:author="GoldenCorpusHarness" w:date="2026-03-28T21:57:55Z">
        <w:r>
          <w:t xml:space="preserve"> and payload alone is presented in [Table 5]. Su</w:t>
        </w:r>
      </w:ins>
      <w:r>
        <w:t>m</w:t>
      </w:r>
      <w:del w:id="7719" w:author="GoldenCorpusHarness" w:date="2026-03-28T21:57:55Z">
        <w:r>
          <w:delText>eters are presented in [Ta</w:delText>
        </w:r>
      </w:del>
      <w:ins w:id="7720" w:author="GoldenCorpusHarness" w:date="2026-03-28T21:57:55Z">
        <w:r>
          <w:t>maries of pivotal toxicology studies (</w:t>
        </w:r>
      </w:ins>
      <w:r>
        <w:t>b</w:t>
      </w:r>
      <w:del w:id="7721" w:author="GoldenCorpusHarness" w:date="2026-03-28T21:57:55Z">
        <w:r>
          <w:delText>le 8].</w:delText>
        </w:r>
      </w:del>
      <w:ins w:id="7722" w:author="GoldenCorpusHarness" w:date="2026-03-28T21:57:55Z">
        <w:r>
          <w:t>olded in [Table 5]) are provided in [Sec. 4.3.2], [Sec. 4.3.3], [Sec. 4.3.5.1], [Sec. 4.3.6.1], and [Sec. 4.3.7.3.1.1].</w:t>
        </w:r>
      </w:ins>
    </w:p>
    <w:p ns2:paraId="16805674" ns2:textId="51AA7515" w:rsidR="00C2162D" w:rsidRDefault="00C2162D" w:rsidP="00C2162D">
      <w:pPr>
        <w:pStyle w:val="TableTitle"/>
      </w:pPr>
      <w:del w:id="7723" w:author="GoldenCorpusHarness" w:date="2026-03-28T21:57:55Z">
        <w:r>
          <w:delText xml:space="preserve">Table </w:delText>
        </w:r>
      </w:del>
      <w:ins w:id="7724" w:author="GoldenCorpusHarness" w:date="2026-03-28T21:57:55Z">
        <w:r>
          <w:t>All pivotal studies were conducted in accordance with the GLP for Nonclinical Laboratory Studies in 21 CFR Part 5</w:t>
        </w:r>
      </w:ins>
      <w:r>
        <w:t>8</w:t>
      </w:r>
      <w:del w:id="7725" w:author="GoldenCorpusHarness" w:date="2026-03-28T21:57:55Z">
        <w:r>
          <w:delText xml:space="preserve">Mean </w:delText>
        </w:r>
      </w:del>
      <w:ins w:id="7726" w:author="GoldenCorpusHarness" w:date="2026-03-28T21:57:55Z">
        <w:r>
          <w:t xml:space="preserve"> of U</w:t>
        </w:r>
      </w:ins>
      <w:r>
        <w:t>S</w:t>
      </w:r>
      <w:del w:id="7727" w:author="GoldenCorpusHarness" w:date="2026-03-28T21:57:55Z">
        <w:r>
          <w:delText>ac</w:delText>
        </w:r>
      </w:del>
      <w:ins w:id="7728" w:author="GoldenCorpusHarness" w:date="2026-03-28T21:57:55Z">
        <w:r>
          <w:t xml:space="preserve"> FDA and OECD Principles of Good Laboratory Practice. All GLP studies were conducted at WCFP or Wuxi Apptec (Suzhou) Co., Ltd., Suzhou, Jiangsu, China. China is not a member country of the OECD, but the studies were conducted following OECD Principles of GLP. European Union GLP monitoring authority and US FDA GLP inspections were conducted at both facilities. Pathology peer reviews for the repeat</w:t>
        </w:r>
      </w:ins>
      <w:r>
        <w:t>-</w:t>
      </w:r>
      <w:del w:id="7729" w:author="GoldenCorpusHarness" w:date="2026-03-28T21:57:55Z">
        <w:r>
          <w:delText>TMT</w:delText>
        </w:r>
      </w:del>
      <w:ins w:id="7730" w:author="GoldenCorpusHarness" w:date="2026-03-28T21:57:55Z">
        <w:r>
          <w:t>dose 4week rat study and 7week monkey study were conducted by American board</w:t>
        </w:r>
      </w:ins>
      <w:r>
        <w:t>-</w:t>
      </w:r>
      <w:ins w:id="7731" w:author="GoldenCorpusHarness" w:date="2026-03-28T21:57:55Z">
        <w:r>
          <w:t>certified pathologists in an OECD country. GLP compliance of the West China-Frontier facility was confirmed by US FD</w:t>
        </w:r>
      </w:ins>
      <w:r>
        <w:t>A</w:t>
      </w:r>
      <w:del w:id="7732" w:author="GoldenCorpusHarness" w:date="2026-03-28T21:57:55Z">
        <w:r>
          <w:delText>DC TK Parameters in Monkeys Following IV Dosing of Sac-TMT</w:delText>
        </w:r>
      </w:del>
      <w:ins w:id="7733" w:author="GoldenCorpusHarness" w:date="2026-03-28T21:57:55Z">
        <w:r>
          <w:t xml:space="preserve"> inspection</w:t>
        </w:r>
      </w:ins>
      <w:r>
        <w:t xml:space="preserve"> (</w:t>
      </w:r>
      <w:del w:id="7734" w:author="GoldenCorpusHarness" w:date="2026-03-28T21:57:55Z">
        <w:r>
          <w:delText xml:space="preserve">TT #20 7844 / </w:delText>
        </w:r>
      </w:del>
      <w:r>
        <w:t>A</w:t>
      </w:r>
      <w:del w:id="7735" w:author="GoldenCorpusHarness" w:date="2026-03-28T21:57:55Z">
        <w:r>
          <w:delText>20202</w:delText>
        </w:r>
      </w:del>
      <w:ins w:id="7736" w:author="GoldenCorpusHarness" w:date="2026-03-28T21:57:55Z">
        <w:r>
          <w:t>pril 20</w:t>
        </w:r>
      </w:ins>
      <w:r>
        <w:t>17</w:t>
      </w:r>
      <w:del w:id="7737" w:author="GoldenCorpusHarness" w:date="2026-03-28T21:57:55Z">
        <w:r>
          <w:delText>-T</w:delText>
        </w:r>
      </w:del>
      <w:ins w:id="7738" w:author="GoldenCorpusHarness" w:date="2026-03-28T21:57:55Z">
        <w:r>
          <w:t xml:space="preserve"> and November 2022) and to OECD GLP standards by the Netherlands Compliance Monitoring Programme in 2</w:t>
        </w:r>
      </w:ins>
      <w:r>
        <w:t>014</w:t>
      </w:r>
      <w:del w:id="7739" w:author="GoldenCorpusHarness" w:date="2026-03-28T21:57:55Z">
        <w:r>
          <w:delText>-</w:delText>
        </w:r>
      </w:del>
      <w:ins w:id="7740" w:author="GoldenCorpusHarness" w:date="2026-03-28T21:57:55Z">
        <w:r>
          <w:t>, 2</w:t>
        </w:r>
      </w:ins>
      <w:r>
        <w:t>01</w:t>
      </w:r>
      <w:ins w:id="7741" w:author="GoldenCorpusHarness" w:date="2026-03-28T21:57:55Z">
        <w:r>
          <w:t>6, and 2018 and by targeted inspection in December 2023. OECD GLP compliance of WCFP was evaluated by the Hungarian Compliance Monitoring program (inspection record currently pending</w:t>
        </w:r>
      </w:ins>
      <w:r>
        <w:t>)</w:t>
      </w:r>
      <w:ins w:id="7742" w:author="GoldenCorpusHarness" w:date="2026-03-28T21:57:55Z">
        <w:r>
          <w:t xml:space="preserve"> in September 2025. GLP compliance of the WuXi AppTec facility was confirmed by US FDA inspections (2014, 2017 and 2019) and OECD GLP standards by the Sciensano Belgium Institute for Health (2018, 2020, 2023, and 2024). The NMPA has issued certificates through their ongoing monitoring program for WCFP (2011, 2014, 2018, 2020 and 2023) and WuXi (2018, 2021 and 2024). GLP compliance statements are included in all GLP study reports.</w:t>
        </w:r>
      </w:ins>
    </w:p>
    <w:tbl>
      <w:tblPr>
        <w:tblW w:w="8986" w:type="dxa"/>
        <w:jc w:val="center"/>
        <w:tblBorders>
          <w:top w:val="single" w:sz="18" w:space="0" w:color="000000"/>
          <w:left w:val="single" w:sz="18" w:space="0" w:color="000000"/>
          <w:bottom w:val="single" w:sz="18" w:space="0" w:color="000000"/>
          <w:right w:val="single" w:sz="18" w:space="0" w:color="000000"/>
        </w:tblBorders>
        <w:tblLayout w:type="fixed"/>
        <w:tblCellMar>
          <w:left w:w="26" w:type="dxa"/>
        </w:tblCellMar>
        <w:tblLook w:val="04A0" w:firstRow="1" w:lastRow="0" w:firstColumn="1" w:lastColumn="0" w:noHBand="0" w:noVBand="1"/>
      </w:tblPr>
      <w:tblGrid>
        <w:gridCol w:w="1094"/>
        <w:gridCol w:w="1094"/>
        <w:gridCol w:w="945"/>
        <w:gridCol w:w="945"/>
        <w:gridCol w:w="818"/>
        <w:gridCol w:w="818"/>
        <w:gridCol w:w="818"/>
        <w:gridCol w:w="818"/>
        <w:gridCol w:w="818"/>
        <w:gridCol w:w="818"/>
      </w:tblGrid>
      <w:tr w:rsidR="00FC061D" w:rsidRPr="00063B5C" ns2:paraId="110A1DE2" ns2:textId="145F2662" w:rsidTr="00426F3A">
        <w:trPr>
          <w:trHeight w:val="260"/>
          <w:tblHeader/>
          <w:jc w:val="center"/>
        </w:trPr>
        <w:tc>
          <w:tcPr>
            <w:tcW w:w="1094" w:type="dxa"/>
            <w:vMerge w:val="restart"/>
            <w:tcBorders>
              <w:top w:val="single" w:sz="4" w:space="0" w:color="000000"/>
              <w:left w:val="outset" w:sz="4" w:space="0" w:color="000000"/>
              <w:right w:val="outset" w:sz="4" w:space="0" w:color="000000"/>
            </w:tcBorders>
            <w:vAlign w:val="bottom"/>
          </w:tcPr>
          <w:p ns2:paraId="7F51F9B3" ns2:textId="4106A4D4" w:rsidR="00FC061D" w:rsidRPr="00AF2A4A" w:rsidRDefault="00FC061D" w:rsidP="00FC061D">
            <w:pPr>
              <w:pStyle w:val="TableCenter"/>
              <w:keepNext/>
              <w:rPr>
                <w:b/>
                <w:bCs/>
                <w:sz w:val="18"/>
                <w:szCs w:val="18"/>
                <w:lang w:val="es-ES"/>
              </w:rPr>
            </w:pPr>
            <w:r>
              <w:rPr>
                <w:b/>
                <w:bCs/>
                <w:sz w:val="18"/>
                <w:szCs w:val="18"/>
                <w:lang w:val="es-ES"/>
              </w:rPr>
              <w:t>Study Day</w:t>
            </w:r>
          </w:p>
        </w:tc>
        <w:tc>
          <w:tcPr>
            <w:tcW w:w="1094" w:type="dxa"/>
            <w:vMerge w:val="restart"/>
            <w:tcBorders>
              <w:top w:val="single" w:sz="4" w:space="0" w:color="000000"/>
              <w:left w:val="outset" w:sz="4" w:space="0" w:color="000000"/>
              <w:right w:val="outset" w:sz="4" w:space="0" w:color="000000"/>
            </w:tcBorders>
            <w:vAlign w:val="bottom"/>
            <w:hideMark/>
          </w:tcPr>
          <w:p ns2:paraId="003B7612" ns2:textId="540F160F" w:rsidR="00FC061D" w:rsidRPr="00AF2A4A" w:rsidRDefault="00FC061D" w:rsidP="00FC061D">
            <w:pPr>
              <w:pStyle w:val="TableCenter"/>
              <w:keepNext/>
              <w:rPr>
                <w:b/>
                <w:bCs/>
                <w:sz w:val="18"/>
                <w:szCs w:val="18"/>
                <w:lang w:val="es-ES"/>
              </w:rPr>
            </w:pPr>
            <w:r w:rsidRPr="00AF2A4A">
              <w:rPr>
                <w:b/>
                <w:bCs/>
                <w:sz w:val="18"/>
                <w:szCs w:val="18"/>
                <w:lang w:val="es-ES"/>
              </w:rPr>
              <w:t>Dose</w:t>
            </w:r>
            <w:r w:rsidRPr="00AF2A4A">
              <w:rPr>
                <w:b/>
                <w:bCs/>
                <w:sz w:val="18"/>
                <w:szCs w:val="18"/>
                <w:lang w:val="es-ES"/>
              </w:rPr>
              <w:br/>
              <w:t>(mg/kg/</w:t>
            </w:r>
            <w:r w:rsidR="00E6236D">
              <w:rPr>
                <w:b/>
                <w:bCs/>
                <w:sz w:val="18"/>
                <w:szCs w:val="18"/>
                <w:lang w:val="es-ES"/>
              </w:rPr>
              <w:pgNum/>
            </w:r>
            <w:r w:rsidR="00E6236D">
              <w:rPr>
                <w:b/>
                <w:bCs/>
                <w:sz w:val="18"/>
                <w:szCs w:val="18"/>
                <w:lang w:val="es-ES"/>
              </w:rPr>
              <w:t>oce</w:t>
            </w:r>
            <w:r w:rsidRPr="00AF2A4A">
              <w:rPr>
                <w:b/>
                <w:bCs/>
                <w:sz w:val="18"/>
                <w:szCs w:val="18"/>
                <w:lang w:val="es-ES"/>
              </w:rPr>
              <w:t xml:space="preserve"> q2w)</w:t>
            </w:r>
          </w:p>
        </w:tc>
        <w:tc>
          <w:tcPr>
            <w:tcW w:w="945" w:type="dxa"/>
            <w:vMerge w:val="restart"/>
            <w:tcBorders>
              <w:top w:val="single" w:sz="4" w:space="0" w:color="000000"/>
              <w:left w:val="outset" w:sz="4" w:space="0" w:color="000000"/>
              <w:right w:val="outset" w:sz="4" w:space="0" w:color="000000"/>
            </w:tcBorders>
            <w:vAlign w:val="bottom"/>
          </w:tcPr>
          <w:p ns2:paraId="042D388E" ns2:textId="77777777" w:rsidR="00FC061D" w:rsidRPr="00964DF1" w:rsidRDefault="00FC061D" w:rsidP="00FC061D">
            <w:pPr>
              <w:pStyle w:val="TableCenter"/>
              <w:keepNext/>
              <w:rPr>
                <w:b/>
                <w:bCs/>
                <w:sz w:val="18"/>
                <w:szCs w:val="18"/>
              </w:rPr>
            </w:pPr>
            <w:r w:rsidRPr="00964DF1">
              <w:rPr>
                <w:b/>
                <w:bCs/>
                <w:sz w:val="18"/>
                <w:szCs w:val="18"/>
              </w:rPr>
              <w:t>Parameter</w:t>
            </w:r>
          </w:p>
        </w:tc>
        <w:tc>
          <w:tcPr>
            <w:tcW w:w="945" w:type="dxa"/>
            <w:vMerge w:val="restart"/>
            <w:tcBorders>
              <w:top w:val="single" w:sz="4" w:space="0" w:color="000000"/>
              <w:left w:val="outset" w:sz="4" w:space="0" w:color="000000"/>
              <w:right w:val="outset" w:sz="4" w:space="0" w:color="000000"/>
            </w:tcBorders>
            <w:vAlign w:val="bottom"/>
          </w:tcPr>
          <w:p ns2:paraId="55DF52EA" ns2:textId="77777777" w:rsidR="00FC061D" w:rsidRPr="00964DF1" w:rsidRDefault="00FC061D" w:rsidP="00FC061D">
            <w:pPr>
              <w:pStyle w:val="TableCenter"/>
              <w:keepNext/>
              <w:rPr>
                <w:b/>
                <w:bCs/>
                <w:sz w:val="18"/>
                <w:szCs w:val="18"/>
              </w:rPr>
            </w:pPr>
            <w:r w:rsidRPr="00964DF1">
              <w:rPr>
                <w:b/>
                <w:bCs/>
                <w:sz w:val="18"/>
                <w:szCs w:val="18"/>
              </w:rPr>
              <w:t>Units</w:t>
            </w:r>
          </w:p>
        </w:tc>
        <w:tc>
          <w:tcPr>
            <w:tcW w:w="4908" w:type="dxa"/>
            <w:gridSpan w:val="6"/>
            <w:tcBorders>
              <w:top w:val="single" w:sz="4" w:space="0" w:color="000000"/>
              <w:left w:val="outset" w:sz="4" w:space="0" w:color="000000"/>
              <w:bottom w:val="single" w:sz="4" w:space="0" w:color="000000"/>
              <w:right w:val="single" w:sz="4" w:space="0" w:color="000000"/>
            </w:tcBorders>
            <w:noWrap/>
            <w:vAlign w:val="bottom"/>
            <w:hideMark/>
          </w:tcPr>
          <w:p ns2:paraId="21504A68" ns2:textId="497A0FB8" w:rsidR="00FC061D" w:rsidRPr="00964DF1" w:rsidRDefault="00FC061D" w:rsidP="00FC061D">
            <w:pPr>
              <w:pStyle w:val="TableCenter"/>
              <w:keepNext/>
              <w:rPr>
                <w:b/>
                <w:bCs/>
                <w:sz w:val="18"/>
                <w:szCs w:val="18"/>
              </w:rPr>
            </w:pPr>
            <w:r w:rsidRPr="00964DF1">
              <w:rPr>
                <w:b/>
                <w:bCs/>
                <w:sz w:val="18"/>
                <w:szCs w:val="18"/>
              </w:rPr>
              <w:t>Sex</w:t>
            </w:r>
          </w:p>
        </w:tc>
      </w:tr>
      <w:tr w:rsidR="00FC061D" w:rsidRPr="00063B5C" ns2:paraId="39BE1096" ns2:textId="6153B586" w:rsidTr="00FC061D">
        <w:trPr>
          <w:trHeight w:val="260"/>
          <w:tblHeader/>
          <w:jc w:val="center"/>
        </w:trPr>
        <w:tc>
          <w:tcPr>
            <w:tcW w:w="1094" w:type="dxa"/>
            <w:vMerge/>
            <w:tcBorders>
              <w:left w:val="outset" w:sz="4" w:space="0" w:color="000000"/>
              <w:right w:val="outset" w:sz="4" w:space="0" w:color="000000"/>
            </w:tcBorders>
          </w:tcPr>
          <w:p ns2:paraId="7FA8A9D9" ns2:textId="77777777" w:rsidR="00FC061D" w:rsidRPr="00964DF1" w:rsidRDefault="00FC061D">
            <w:pPr>
              <w:pStyle w:val="TableCenter"/>
              <w:keepNext/>
              <w:rPr>
                <w:b/>
                <w:bCs/>
                <w:sz w:val="18"/>
                <w:szCs w:val="18"/>
              </w:rPr>
            </w:pPr>
          </w:p>
        </w:tc>
        <w:tc>
          <w:tcPr>
            <w:tcW w:w="1094" w:type="dxa"/>
            <w:vMerge/>
            <w:tcBorders>
              <w:left w:val="outset" w:sz="4" w:space="0" w:color="000000"/>
              <w:right w:val="outset" w:sz="4" w:space="0" w:color="000000"/>
            </w:tcBorders>
            <w:vAlign w:val="bottom"/>
            <w:hideMark/>
          </w:tcPr>
          <w:p ns2:paraId="4C2933C1" ns2:textId="6626F598" w:rsidR="00FC061D" w:rsidRPr="00964DF1" w:rsidRDefault="00FC061D">
            <w:pPr>
              <w:pStyle w:val="TableCenter"/>
              <w:keepNext/>
              <w:rPr>
                <w:b/>
                <w:bCs/>
                <w:sz w:val="18"/>
                <w:szCs w:val="18"/>
              </w:rPr>
            </w:pPr>
          </w:p>
        </w:tc>
        <w:tc>
          <w:tcPr>
            <w:tcW w:w="945" w:type="dxa"/>
            <w:vMerge/>
            <w:tcBorders>
              <w:left w:val="outset" w:sz="4" w:space="0" w:color="000000"/>
              <w:right w:val="outset" w:sz="4" w:space="0" w:color="000000"/>
            </w:tcBorders>
            <w:vAlign w:val="bottom"/>
          </w:tcPr>
          <w:p ns2:paraId="63B345FB" ns2:textId="77777777" w:rsidR="00FC061D" w:rsidRPr="00964DF1" w:rsidRDefault="00FC061D">
            <w:pPr>
              <w:pStyle w:val="TableCenter"/>
              <w:keepNext/>
              <w:rPr>
                <w:b/>
                <w:bCs/>
                <w:sz w:val="18"/>
                <w:szCs w:val="18"/>
              </w:rPr>
            </w:pPr>
          </w:p>
        </w:tc>
        <w:tc>
          <w:tcPr>
            <w:tcW w:w="945" w:type="dxa"/>
            <w:vMerge/>
            <w:tcBorders>
              <w:left w:val="outset" w:sz="4" w:space="0" w:color="000000"/>
              <w:right w:val="outset" w:sz="4" w:space="0" w:color="000000"/>
            </w:tcBorders>
            <w:vAlign w:val="bottom"/>
          </w:tcPr>
          <w:p ns2:paraId="6F90AA56" ns2:textId="77777777" w:rsidR="00FC061D" w:rsidRPr="00964DF1" w:rsidRDefault="00FC061D">
            <w:pPr>
              <w:pStyle w:val="TableCenter"/>
              <w:keepNext/>
              <w:rPr>
                <w:b/>
                <w:bCs/>
                <w:sz w:val="18"/>
                <w:szCs w:val="18"/>
              </w:rPr>
            </w:pPr>
          </w:p>
        </w:tc>
        <w:tc>
          <w:tcPr>
            <w:tcW w:w="1636" w:type="dxa"/>
            <w:gridSpan w:val="2"/>
            <w:tcBorders>
              <w:top w:val="single" w:sz="4" w:space="0" w:color="000000"/>
              <w:left w:val="outset" w:sz="4" w:space="0" w:color="000000"/>
              <w:bottom w:val="single" w:sz="4" w:space="0" w:color="000000"/>
              <w:right w:val="single" w:sz="4" w:space="0" w:color="000000"/>
            </w:tcBorders>
            <w:noWrap/>
            <w:vAlign w:val="bottom"/>
            <w:hideMark/>
          </w:tcPr>
          <w:p ns2:paraId="1BE3A49F" ns2:textId="77777777" w:rsidR="00FC061D" w:rsidRPr="00964DF1" w:rsidRDefault="00FC061D">
            <w:pPr>
              <w:pStyle w:val="TableCenter"/>
              <w:keepNext/>
              <w:rPr>
                <w:b/>
                <w:bCs/>
                <w:sz w:val="18"/>
                <w:szCs w:val="18"/>
              </w:rPr>
            </w:pPr>
            <w:r w:rsidRPr="00964DF1">
              <w:rPr>
                <w:b/>
                <w:bCs/>
                <w:sz w:val="18"/>
                <w:szCs w:val="18"/>
              </w:rPr>
              <w:t>Female</w:t>
            </w:r>
          </w:p>
        </w:tc>
        <w:tc>
          <w:tcPr>
            <w:tcW w:w="1636" w:type="dxa"/>
            <w:gridSpan w:val="2"/>
            <w:tcBorders>
              <w:top w:val="single" w:sz="4" w:space="0" w:color="000000"/>
              <w:left w:val="single" w:sz="4" w:space="0" w:color="000000"/>
              <w:bottom w:val="single" w:sz="4" w:space="0" w:color="000000"/>
              <w:right w:val="single" w:sz="4" w:space="0" w:color="000000"/>
            </w:tcBorders>
            <w:noWrap/>
            <w:vAlign w:val="bottom"/>
            <w:hideMark/>
          </w:tcPr>
          <w:p ns2:paraId="072F3983" ns2:textId="77777777" w:rsidR="00FC061D" w:rsidRPr="00964DF1" w:rsidRDefault="00FC061D">
            <w:pPr>
              <w:pStyle w:val="TableCenter"/>
              <w:keepNext/>
              <w:rPr>
                <w:b/>
                <w:bCs/>
                <w:sz w:val="18"/>
                <w:szCs w:val="18"/>
              </w:rPr>
            </w:pPr>
            <w:r w:rsidRPr="00964DF1">
              <w:rPr>
                <w:b/>
                <w:bCs/>
                <w:sz w:val="18"/>
                <w:szCs w:val="18"/>
              </w:rPr>
              <w:t>Male</w:t>
            </w:r>
          </w:p>
        </w:tc>
        <w:tc>
          <w:tcPr>
            <w:tcW w:w="1636" w:type="dxa"/>
            <w:gridSpan w:val="2"/>
            <w:tcBorders>
              <w:top w:val="single" w:sz="4" w:space="0" w:color="000000"/>
              <w:left w:val="single" w:sz="4" w:space="0" w:color="000000"/>
              <w:bottom w:val="single" w:sz="4" w:space="0" w:color="000000"/>
              <w:right w:val="single" w:sz="4" w:space="0" w:color="000000"/>
            </w:tcBorders>
          </w:tcPr>
          <w:p ns2:paraId="6367C6BF" ns2:textId="4F610C7B" w:rsidR="00FC061D" w:rsidRPr="00964DF1" w:rsidRDefault="00FC061D">
            <w:pPr>
              <w:pStyle w:val="TableCenter"/>
              <w:keepNext/>
              <w:rPr>
                <w:b/>
                <w:bCs/>
                <w:sz w:val="18"/>
                <w:szCs w:val="18"/>
              </w:rPr>
            </w:pPr>
            <w:r>
              <w:rPr>
                <w:b/>
                <w:bCs/>
                <w:sz w:val="18"/>
                <w:szCs w:val="18"/>
              </w:rPr>
              <w:t>Sex Combine</w:t>
            </w:r>
            <w:r w:rsidR="00426F3A">
              <w:rPr>
                <w:b/>
                <w:bCs/>
                <w:sz w:val="18"/>
                <w:szCs w:val="18"/>
              </w:rPr>
              <w:t>d</w:t>
            </w:r>
          </w:p>
        </w:tc>
      </w:tr>
      <w:tr w:rsidR="00FC061D" w:rsidRPr="00063B5C" ns2:paraId="6D888986" ns2:textId="2D5BB00F">
        <w:trPr>
          <w:trHeight w:val="260"/>
          <w:tblHeader/>
          <w:jc w:val="center"/>
        </w:trPr>
        <w:tc>
          <w:tcPr>
            <w:tcW w:w="1094" w:type="dxa"/>
            <w:vMerge/>
            <w:tcBorders>
              <w:left w:val="outset" w:sz="4" w:space="0" w:color="000000"/>
              <w:bottom w:val="single" w:sz="4" w:space="0" w:color="auto"/>
              <w:right w:val="outset" w:sz="4" w:space="0" w:color="000000"/>
            </w:tcBorders>
          </w:tcPr>
          <w:p ns2:paraId="7178F819" ns2:textId="77777777" w:rsidR="00FC061D" w:rsidRPr="00964DF1" w:rsidRDefault="00FC061D" w:rsidP="00FC061D">
            <w:pPr>
              <w:pStyle w:val="TableCenter"/>
              <w:keepNext/>
              <w:rPr>
                <w:b/>
                <w:bCs/>
                <w:sz w:val="18"/>
                <w:szCs w:val="18"/>
              </w:rPr>
            </w:pPr>
          </w:p>
        </w:tc>
        <w:tc>
          <w:tcPr>
            <w:tcW w:w="1094" w:type="dxa"/>
            <w:vMerge/>
            <w:tcBorders>
              <w:left w:val="outset" w:sz="4" w:space="0" w:color="000000"/>
              <w:bottom w:val="single" w:sz="4" w:space="0" w:color="auto"/>
              <w:right w:val="outset" w:sz="4" w:space="0" w:color="000000"/>
            </w:tcBorders>
            <w:noWrap/>
            <w:vAlign w:val="bottom"/>
            <w:hideMark/>
          </w:tcPr>
          <w:p ns2:paraId="4B8F1499" ns2:textId="307772B9" w:rsidR="00FC061D" w:rsidRPr="00964DF1" w:rsidRDefault="00FC061D" w:rsidP="00FC061D">
            <w:pPr>
              <w:pStyle w:val="TableCenter"/>
              <w:keepNext/>
              <w:rPr>
                <w:b/>
                <w:bCs/>
                <w:sz w:val="18"/>
                <w:szCs w:val="18"/>
              </w:rPr>
            </w:pPr>
          </w:p>
        </w:tc>
        <w:tc>
          <w:tcPr>
            <w:tcW w:w="945" w:type="dxa"/>
            <w:vMerge/>
            <w:tcBorders>
              <w:left w:val="outset" w:sz="4" w:space="0" w:color="000000"/>
              <w:bottom w:val="single" w:sz="4" w:space="0" w:color="auto"/>
              <w:right w:val="outset" w:sz="4" w:space="0" w:color="000000"/>
            </w:tcBorders>
            <w:noWrap/>
            <w:vAlign w:val="bottom"/>
            <w:hideMark/>
          </w:tcPr>
          <w:p ns2:paraId="4B15FDB5" ns2:textId="77777777" w:rsidR="00FC061D" w:rsidRPr="00964DF1" w:rsidRDefault="00FC061D" w:rsidP="00FC061D">
            <w:pPr>
              <w:pStyle w:val="TableCenter"/>
              <w:keepNext/>
              <w:rPr>
                <w:b/>
                <w:bCs/>
                <w:sz w:val="18"/>
                <w:szCs w:val="18"/>
              </w:rPr>
            </w:pPr>
          </w:p>
        </w:tc>
        <w:tc>
          <w:tcPr>
            <w:tcW w:w="945" w:type="dxa"/>
            <w:vMerge/>
            <w:tcBorders>
              <w:left w:val="outset" w:sz="4" w:space="0" w:color="000000"/>
              <w:bottom w:val="single" w:sz="4" w:space="0" w:color="auto"/>
              <w:right w:val="outset" w:sz="4" w:space="0" w:color="000000"/>
            </w:tcBorders>
            <w:noWrap/>
            <w:vAlign w:val="bottom"/>
            <w:hideMark/>
          </w:tcPr>
          <w:p ns2:paraId="25B2F793" ns2:textId="77777777" w:rsidR="00FC061D" w:rsidRPr="00964DF1" w:rsidRDefault="00FC061D" w:rsidP="00FC061D">
            <w:pPr>
              <w:pStyle w:val="TableCenter"/>
              <w:keepNext/>
              <w:rPr>
                <w:b/>
                <w:bCs/>
                <w:sz w:val="18"/>
                <w:szCs w:val="18"/>
              </w:rPr>
            </w:pPr>
          </w:p>
        </w:tc>
        <w:tc>
          <w:tcPr>
            <w:tcW w:w="818" w:type="dxa"/>
            <w:tcBorders>
              <w:top w:val="single" w:sz="4" w:space="0" w:color="000000"/>
              <w:left w:val="outset" w:sz="4" w:space="0" w:color="000000"/>
              <w:bottom w:val="single" w:sz="4" w:space="0" w:color="auto"/>
              <w:right w:val="single" w:sz="4" w:space="0" w:color="000000"/>
            </w:tcBorders>
            <w:noWrap/>
            <w:vAlign w:val="bottom"/>
            <w:hideMark/>
          </w:tcPr>
          <w:p ns2:paraId="5DD08EAE" ns2:textId="77777777" w:rsidR="00FC061D" w:rsidRPr="00964DF1" w:rsidRDefault="00FC061D" w:rsidP="00FC061D">
            <w:pPr>
              <w:pStyle w:val="TableCenter"/>
              <w:keepNext/>
              <w:rPr>
                <w:b/>
                <w:bCs/>
                <w:sz w:val="18"/>
                <w:szCs w:val="18"/>
              </w:rPr>
            </w:pPr>
            <w:r w:rsidRPr="00964DF1">
              <w:rPr>
                <w:b/>
                <w:bCs/>
                <w:sz w:val="18"/>
                <w:szCs w:val="18"/>
              </w:rPr>
              <w:t>Mean</w:t>
            </w:r>
            <w:r>
              <w:rPr>
                <w:b/>
                <w:bCs/>
                <w:sz w:val="18"/>
                <w:szCs w:val="18"/>
              </w:rPr>
              <w:t xml:space="preserve"> </w:t>
            </w:r>
            <w:r w:rsidRPr="00A07901">
              <w:rPr>
                <w:b/>
                <w:bCs/>
                <w:sz w:val="18"/>
                <w:szCs w:val="18"/>
                <w:vertAlign w:val="superscript"/>
              </w:rPr>
              <w:t>a</w:t>
            </w:r>
          </w:p>
        </w:tc>
        <w:tc>
          <w:tcPr>
            <w:tcW w:w="818" w:type="dxa"/>
            <w:tcBorders>
              <w:top w:val="single" w:sz="4" w:space="0" w:color="000000"/>
              <w:left w:val="single" w:sz="4" w:space="0" w:color="000000"/>
              <w:bottom w:val="single" w:sz="4" w:space="0" w:color="auto"/>
              <w:right w:val="single" w:sz="4" w:space="0" w:color="000000"/>
            </w:tcBorders>
            <w:noWrap/>
            <w:vAlign w:val="bottom"/>
            <w:hideMark/>
          </w:tcPr>
          <w:p ns2:paraId="24FE7F9B" ns2:textId="77777777" w:rsidR="00FC061D" w:rsidRPr="00964DF1" w:rsidRDefault="00FC061D" w:rsidP="00FC061D">
            <w:pPr>
              <w:pStyle w:val="TableCenter"/>
              <w:keepNext/>
              <w:rPr>
                <w:b/>
                <w:bCs/>
                <w:sz w:val="18"/>
                <w:szCs w:val="18"/>
              </w:rPr>
            </w:pPr>
            <w:r w:rsidRPr="00964DF1">
              <w:rPr>
                <w:b/>
                <w:bCs/>
                <w:sz w:val="18"/>
                <w:szCs w:val="18"/>
              </w:rPr>
              <w:t>SD</w:t>
            </w:r>
          </w:p>
        </w:tc>
        <w:tc>
          <w:tcPr>
            <w:tcW w:w="818" w:type="dxa"/>
            <w:tcBorders>
              <w:top w:val="single" w:sz="4" w:space="0" w:color="000000"/>
              <w:left w:val="single" w:sz="4" w:space="0" w:color="000000"/>
              <w:bottom w:val="single" w:sz="4" w:space="0" w:color="auto"/>
              <w:right w:val="single" w:sz="4" w:space="0" w:color="000000"/>
            </w:tcBorders>
            <w:noWrap/>
            <w:vAlign w:val="bottom"/>
            <w:hideMark/>
          </w:tcPr>
          <w:p ns2:paraId="52722158" ns2:textId="77777777" w:rsidR="00FC061D" w:rsidRPr="00964DF1" w:rsidRDefault="00FC061D" w:rsidP="00FC061D">
            <w:pPr>
              <w:pStyle w:val="TableCenter"/>
              <w:keepNext/>
              <w:rPr>
                <w:b/>
                <w:bCs/>
                <w:sz w:val="18"/>
                <w:szCs w:val="18"/>
              </w:rPr>
            </w:pPr>
            <w:r w:rsidRPr="00964DF1">
              <w:rPr>
                <w:b/>
                <w:bCs/>
                <w:sz w:val="18"/>
                <w:szCs w:val="18"/>
              </w:rPr>
              <w:t>Mean</w:t>
            </w:r>
            <w:r>
              <w:rPr>
                <w:b/>
                <w:bCs/>
                <w:sz w:val="18"/>
                <w:szCs w:val="18"/>
              </w:rPr>
              <w:t xml:space="preserve"> </w:t>
            </w:r>
            <w:r w:rsidRPr="00A07901">
              <w:rPr>
                <w:b/>
                <w:bCs/>
                <w:sz w:val="18"/>
                <w:szCs w:val="18"/>
                <w:vertAlign w:val="superscript"/>
              </w:rPr>
              <w:t>a</w:t>
            </w:r>
          </w:p>
        </w:tc>
        <w:tc>
          <w:tcPr>
            <w:tcW w:w="818" w:type="dxa"/>
            <w:tcBorders>
              <w:top w:val="single" w:sz="4" w:space="0" w:color="000000"/>
              <w:left w:val="single" w:sz="4" w:space="0" w:color="000000"/>
              <w:bottom w:val="single" w:sz="4" w:space="0" w:color="auto"/>
              <w:right w:val="single" w:sz="4" w:space="0" w:color="000000"/>
            </w:tcBorders>
            <w:noWrap/>
            <w:vAlign w:val="bottom"/>
            <w:hideMark/>
          </w:tcPr>
          <w:p ns2:paraId="7F76041B" ns2:textId="77777777" w:rsidR="00FC061D" w:rsidRPr="00964DF1" w:rsidRDefault="00FC061D" w:rsidP="00FC061D">
            <w:pPr>
              <w:pStyle w:val="TableCenter"/>
              <w:keepNext/>
              <w:rPr>
                <w:b/>
                <w:bCs/>
                <w:sz w:val="18"/>
                <w:szCs w:val="18"/>
              </w:rPr>
            </w:pPr>
            <w:r w:rsidRPr="00964DF1">
              <w:rPr>
                <w:b/>
                <w:bCs/>
                <w:sz w:val="18"/>
                <w:szCs w:val="18"/>
              </w:rPr>
              <w:t>SD</w:t>
            </w:r>
          </w:p>
        </w:tc>
        <w:tc>
          <w:tcPr>
            <w:tcW w:w="818" w:type="dxa"/>
            <w:tcBorders>
              <w:top w:val="single" w:sz="4" w:space="0" w:color="000000"/>
              <w:left w:val="single" w:sz="4" w:space="0" w:color="000000"/>
              <w:bottom w:val="single" w:sz="4" w:space="0" w:color="auto"/>
              <w:right w:val="single" w:sz="4" w:space="0" w:color="000000"/>
            </w:tcBorders>
            <w:vAlign w:val="bottom"/>
          </w:tcPr>
          <w:p ns2:paraId="79309458" ns2:textId="4F63B9D1" w:rsidR="00FC061D" w:rsidRPr="00964DF1" w:rsidRDefault="00FC061D" w:rsidP="00FC061D">
            <w:pPr>
              <w:pStyle w:val="TableCenter"/>
              <w:keepNext/>
              <w:rPr>
                <w:b/>
                <w:bCs/>
                <w:sz w:val="18"/>
                <w:szCs w:val="18"/>
              </w:rPr>
            </w:pPr>
            <w:r w:rsidRPr="00964DF1">
              <w:rPr>
                <w:b/>
                <w:bCs/>
                <w:sz w:val="18"/>
                <w:szCs w:val="18"/>
              </w:rPr>
              <w:t>Mean</w:t>
            </w:r>
            <w:r>
              <w:rPr>
                <w:b/>
                <w:bCs/>
                <w:sz w:val="18"/>
                <w:szCs w:val="18"/>
              </w:rPr>
              <w:t xml:space="preserve"> </w:t>
            </w:r>
            <w:r w:rsidRPr="00A07901">
              <w:rPr>
                <w:b/>
                <w:bCs/>
                <w:sz w:val="18"/>
                <w:szCs w:val="18"/>
                <w:vertAlign w:val="superscript"/>
              </w:rPr>
              <w:t>a</w:t>
            </w:r>
          </w:p>
        </w:tc>
        <w:tc>
          <w:tcPr>
            <w:tcW w:w="818" w:type="dxa"/>
            <w:tcBorders>
              <w:top w:val="single" w:sz="4" w:space="0" w:color="000000"/>
              <w:left w:val="single" w:sz="4" w:space="0" w:color="000000"/>
              <w:bottom w:val="single" w:sz="4" w:space="0" w:color="auto"/>
              <w:right w:val="single" w:sz="4" w:space="0" w:color="000000"/>
            </w:tcBorders>
            <w:vAlign w:val="bottom"/>
          </w:tcPr>
          <w:p ns2:paraId="317DE9AB" ns2:textId="3FDC73F2" w:rsidR="00FC061D" w:rsidRPr="00964DF1" w:rsidRDefault="00FC061D" w:rsidP="00FC061D">
            <w:pPr>
              <w:pStyle w:val="TableCenter"/>
              <w:keepNext/>
              <w:rPr>
                <w:b/>
                <w:bCs/>
                <w:sz w:val="18"/>
                <w:szCs w:val="18"/>
              </w:rPr>
            </w:pPr>
            <w:r w:rsidRPr="00964DF1">
              <w:rPr>
                <w:b/>
                <w:bCs/>
                <w:sz w:val="18"/>
                <w:szCs w:val="18"/>
              </w:rPr>
              <w:t>SD</w:t>
            </w:r>
          </w:p>
        </w:tc>
      </w:tr>
      <w:tr w:rsidR="00E510B7" w:rsidRPr="00063B5C" ns2:paraId="03F2B4DA" ns2:textId="7517047A">
        <w:trPr>
          <w:jc w:val="center"/>
        </w:trPr>
        <w:tc>
          <w:tcPr>
            <w:tcW w:w="1094" w:type="dxa"/>
            <w:vMerge w:val="restart"/>
            <w:tcBorders>
              <w:top w:val="single" w:sz="4" w:space="0" w:color="auto"/>
              <w:left w:val="single" w:sz="4" w:space="0" w:color="auto"/>
              <w:right w:val="single" w:sz="4" w:space="0" w:color="auto"/>
            </w:tcBorders>
          </w:tcPr>
          <w:p ns2:paraId="03F33325" ns2:textId="76E79CB3" w:rsidR="00E510B7" w:rsidRDefault="00E510B7" w:rsidP="00E510B7">
            <w:pPr>
              <w:pStyle w:val="TableCenter"/>
              <w:keepNext/>
              <w:rPr>
                <w:sz w:val="18"/>
                <w:szCs w:val="18"/>
              </w:rPr>
            </w:pPr>
            <w:r>
              <w:rPr>
                <w:sz w:val="18"/>
                <w:szCs w:val="18"/>
              </w:rPr>
              <w:t>1</w:t>
            </w:r>
          </w:p>
        </w:tc>
        <w:tc>
          <w:tcPr>
            <w:tcW w:w="1094" w:type="dxa"/>
            <w:vMerge w:val="restart"/>
            <w:tcBorders>
              <w:top w:val="single" w:sz="4" w:space="0" w:color="auto"/>
              <w:left w:val="single" w:sz="4" w:space="0" w:color="auto"/>
              <w:right w:val="single" w:sz="4" w:space="0" w:color="auto"/>
            </w:tcBorders>
            <w:noWrap/>
            <w:hideMark/>
          </w:tcPr>
          <w:p ns2:paraId="2A10D47D" ns2:textId="5A72DF73" w:rsidR="00E510B7" w:rsidRPr="00063B5C" w:rsidRDefault="00E510B7" w:rsidP="00E510B7">
            <w:pPr>
              <w:pStyle w:val="TableCenter"/>
              <w:keepNext/>
              <w:rPr>
                <w:sz w:val="18"/>
                <w:szCs w:val="18"/>
              </w:rPr>
            </w:pPr>
            <w:r>
              <w:rPr>
                <w:sz w:val="18"/>
                <w:szCs w:val="18"/>
              </w:rPr>
              <w:t>10</w:t>
            </w:r>
          </w:p>
        </w:tc>
        <w:tc>
          <w:tcPr>
            <w:tcW w:w="945" w:type="dxa"/>
            <w:tcBorders>
              <w:top w:val="single" w:sz="4" w:space="0" w:color="auto"/>
              <w:left w:val="single" w:sz="4" w:space="0" w:color="auto"/>
              <w:bottom w:val="single" w:sz="4" w:space="0" w:color="auto"/>
              <w:right w:val="single" w:sz="4" w:space="0" w:color="auto"/>
            </w:tcBorders>
            <w:noWrap/>
            <w:hideMark/>
          </w:tcPr>
          <w:p ns2:paraId="62B48E28" ns2:textId="77777777" w:rsidR="00E510B7" w:rsidRPr="00063B5C" w:rsidRDefault="00E510B7" w:rsidP="00E510B7">
            <w:pPr>
              <w:pStyle w:val="TableCenter"/>
              <w:keepNext/>
              <w:rPr>
                <w:sz w:val="18"/>
                <w:szCs w:val="18"/>
              </w:rPr>
            </w:pPr>
            <w:r w:rsidRPr="00063B5C">
              <w:rPr>
                <w:sz w:val="18"/>
                <w:szCs w:val="18"/>
              </w:rPr>
              <w:t>AUC</w:t>
            </w:r>
            <w:r>
              <w:rPr>
                <w:sz w:val="18"/>
                <w:szCs w:val="18"/>
                <w:vertAlign w:val="subscript"/>
              </w:rPr>
              <w:t>last</w:t>
            </w:r>
          </w:p>
        </w:tc>
        <w:tc>
          <w:tcPr>
            <w:tcW w:w="945" w:type="dxa"/>
            <w:tcBorders>
              <w:top w:val="single" w:sz="4" w:space="0" w:color="auto"/>
              <w:left w:val="single" w:sz="4" w:space="0" w:color="auto"/>
              <w:bottom w:val="single" w:sz="4" w:space="0" w:color="auto"/>
              <w:right w:val="single" w:sz="4" w:space="0" w:color="auto"/>
            </w:tcBorders>
            <w:noWrap/>
            <w:hideMark/>
          </w:tcPr>
          <w:p ns2:paraId="43BE9110" ns2:textId="77777777" w:rsidR="00E510B7" w:rsidRPr="00063B5C" w:rsidRDefault="00E510B7" w:rsidP="00E510B7">
            <w:pPr>
              <w:pStyle w:val="TableCenter"/>
              <w:keepNext/>
              <w:rPr>
                <w:sz w:val="18"/>
                <w:szCs w:val="18"/>
              </w:rPr>
            </w:pPr>
            <w:r>
              <w:rPr>
                <w:sz w:val="18"/>
                <w:szCs w:val="18"/>
              </w:rPr>
              <w:t>µg*h/mL</w:t>
            </w:r>
          </w:p>
        </w:tc>
        <w:tc>
          <w:tcPr>
            <w:tcW w:w="818" w:type="dxa"/>
            <w:tcBorders>
              <w:top w:val="single" w:sz="4" w:space="0" w:color="auto"/>
              <w:left w:val="single" w:sz="4" w:space="0" w:color="auto"/>
              <w:bottom w:val="single" w:sz="4" w:space="0" w:color="auto"/>
              <w:right w:val="single" w:sz="4" w:space="0" w:color="auto"/>
            </w:tcBorders>
            <w:noWrap/>
          </w:tcPr>
          <w:p ns2:paraId="00CFE84F" ns2:textId="77777777" w:rsidR="00E510B7" w:rsidRPr="00063B5C" w:rsidRDefault="00E510B7" w:rsidP="00E510B7">
            <w:pPr>
              <w:pStyle w:val="TableCenter"/>
              <w:keepNext/>
              <w:rPr>
                <w:sz w:val="18"/>
                <w:szCs w:val="18"/>
              </w:rPr>
            </w:pPr>
            <w:r>
              <w:rPr>
                <w:sz w:val="18"/>
                <w:szCs w:val="18"/>
              </w:rPr>
              <w:t>9130</w:t>
            </w:r>
          </w:p>
        </w:tc>
        <w:tc>
          <w:tcPr>
            <w:tcW w:w="818" w:type="dxa"/>
            <w:tcBorders>
              <w:top w:val="single" w:sz="4" w:space="0" w:color="auto"/>
              <w:left w:val="single" w:sz="4" w:space="0" w:color="auto"/>
              <w:bottom w:val="single" w:sz="4" w:space="0" w:color="auto"/>
              <w:right w:val="single" w:sz="4" w:space="0" w:color="auto"/>
            </w:tcBorders>
            <w:noWrap/>
          </w:tcPr>
          <w:p ns2:paraId="430FDBD7" ns2:textId="77777777" w:rsidR="00E510B7" w:rsidRPr="00063B5C" w:rsidRDefault="00E510B7" w:rsidP="00E510B7">
            <w:pPr>
              <w:pStyle w:val="TableCenter"/>
              <w:keepNext/>
              <w:rPr>
                <w:sz w:val="18"/>
                <w:szCs w:val="18"/>
              </w:rPr>
            </w:pPr>
            <w:r>
              <w:rPr>
                <w:sz w:val="18"/>
                <w:szCs w:val="18"/>
              </w:rPr>
              <w:t>2240</w:t>
            </w:r>
          </w:p>
        </w:tc>
        <w:tc>
          <w:tcPr>
            <w:tcW w:w="818" w:type="dxa"/>
            <w:tcBorders>
              <w:top w:val="single" w:sz="4" w:space="0" w:color="auto"/>
              <w:left w:val="single" w:sz="4" w:space="0" w:color="auto"/>
              <w:bottom w:val="single" w:sz="4" w:space="0" w:color="auto"/>
              <w:right w:val="single" w:sz="4" w:space="0" w:color="auto"/>
            </w:tcBorders>
            <w:noWrap/>
          </w:tcPr>
          <w:p ns2:paraId="5271A956" ns2:textId="77777777" w:rsidR="00E510B7" w:rsidRPr="00063B5C" w:rsidRDefault="00E510B7" w:rsidP="00E510B7">
            <w:pPr>
              <w:pStyle w:val="TableCenter"/>
              <w:keepNext/>
              <w:rPr>
                <w:sz w:val="18"/>
                <w:szCs w:val="18"/>
              </w:rPr>
            </w:pPr>
            <w:r>
              <w:rPr>
                <w:sz w:val="18"/>
                <w:szCs w:val="18"/>
              </w:rPr>
              <w:t>10200</w:t>
            </w:r>
          </w:p>
        </w:tc>
        <w:tc>
          <w:tcPr>
            <w:tcW w:w="818" w:type="dxa"/>
            <w:tcBorders>
              <w:top w:val="single" w:sz="4" w:space="0" w:color="auto"/>
              <w:left w:val="single" w:sz="4" w:space="0" w:color="auto"/>
              <w:bottom w:val="single" w:sz="4" w:space="0" w:color="auto"/>
              <w:right w:val="single" w:sz="4" w:space="0" w:color="auto"/>
            </w:tcBorders>
            <w:noWrap/>
          </w:tcPr>
          <w:p ns2:paraId="6D7A3290" ns2:textId="77777777" w:rsidR="00E510B7" w:rsidRPr="00063B5C" w:rsidRDefault="00E510B7" w:rsidP="00E510B7">
            <w:pPr>
              <w:pStyle w:val="TableCenter"/>
              <w:keepNext/>
              <w:rPr>
                <w:sz w:val="18"/>
                <w:szCs w:val="18"/>
              </w:rPr>
            </w:pPr>
            <w:r>
              <w:rPr>
                <w:sz w:val="18"/>
                <w:szCs w:val="18"/>
              </w:rPr>
              <w:t>2980</w:t>
            </w:r>
          </w:p>
        </w:tc>
        <w:tc>
          <w:tcPr>
            <w:tcW w:w="818" w:type="dxa"/>
            <w:tcBorders>
              <w:top w:val="single" w:sz="4" w:space="0" w:color="auto"/>
              <w:left w:val="single" w:sz="4" w:space="0" w:color="auto"/>
              <w:bottom w:val="single" w:sz="4" w:space="0" w:color="auto"/>
              <w:right w:val="single" w:sz="4" w:space="0" w:color="auto"/>
            </w:tcBorders>
          </w:tcPr>
          <w:p ns2:paraId="7647C74C" ns2:textId="0AC9624B" w:rsidR="00E510B7" w:rsidRDefault="00E510B7" w:rsidP="00E510B7">
            <w:pPr>
              <w:pStyle w:val="TableCenter"/>
              <w:keepNext/>
              <w:rPr>
                <w:sz w:val="18"/>
                <w:szCs w:val="18"/>
              </w:rPr>
            </w:pPr>
            <w:r w:rsidRPr="00DC3C0B">
              <w:rPr>
                <w:sz w:val="18"/>
                <w:szCs w:val="18"/>
              </w:rPr>
              <w:t>9665</w:t>
            </w:r>
          </w:p>
        </w:tc>
        <w:tc>
          <w:tcPr>
            <w:tcW w:w="818" w:type="dxa"/>
            <w:tcBorders>
              <w:top w:val="single" w:sz="4" w:space="0" w:color="auto"/>
              <w:left w:val="single" w:sz="4" w:space="0" w:color="auto"/>
              <w:bottom w:val="single" w:sz="4" w:space="0" w:color="auto"/>
              <w:right w:val="single" w:sz="4" w:space="0" w:color="auto"/>
            </w:tcBorders>
          </w:tcPr>
          <w:p ns2:paraId="0F13A466" ns2:textId="0A0B8862" w:rsidR="00E510B7" w:rsidRDefault="00E510B7" w:rsidP="00E510B7">
            <w:pPr>
              <w:pStyle w:val="TableCenter"/>
              <w:keepNext/>
              <w:rPr>
                <w:sz w:val="18"/>
                <w:szCs w:val="18"/>
              </w:rPr>
            </w:pPr>
            <w:r>
              <w:rPr>
                <w:sz w:val="18"/>
                <w:szCs w:val="18"/>
              </w:rPr>
              <w:t>-</w:t>
            </w:r>
          </w:p>
        </w:tc>
      </w:tr>
      <w:tr w:rsidR="00E510B7" w:rsidRPr="00063B5C" ns2:paraId="41A78371" ns2:textId="7F9422D0">
        <w:trPr>
          <w:jc w:val="center"/>
        </w:trPr>
        <w:tc>
          <w:tcPr>
            <w:tcW w:w="1094" w:type="dxa"/>
            <w:vMerge/>
            <w:tcBorders>
              <w:left w:val="single" w:sz="4" w:space="0" w:color="auto"/>
              <w:right w:val="single" w:sz="4" w:space="0" w:color="auto"/>
            </w:tcBorders>
          </w:tcPr>
          <w:p ns2:paraId="05DCCA51" ns2:textId="77777777" w:rsidR="00E510B7" w:rsidRPr="00063B5C" w:rsidRDefault="00E510B7" w:rsidP="00E510B7">
            <w:pPr>
              <w:pStyle w:val="TableCenter"/>
              <w:keepNext/>
              <w:rPr>
                <w:sz w:val="18"/>
                <w:szCs w:val="18"/>
              </w:rPr>
            </w:pPr>
          </w:p>
        </w:tc>
        <w:tc>
          <w:tcPr>
            <w:tcW w:w="1094" w:type="dxa"/>
            <w:vMerge/>
            <w:tcBorders>
              <w:left w:val="single" w:sz="4" w:space="0" w:color="auto"/>
              <w:right w:val="single" w:sz="4" w:space="0" w:color="auto"/>
            </w:tcBorders>
            <w:noWrap/>
          </w:tcPr>
          <w:p ns2:paraId="1110D076" ns2:textId="16E90E78" w:rsidR="00E510B7" w:rsidRPr="00063B5C" w:rsidRDefault="00E510B7" w:rsidP="00E510B7">
            <w:pPr>
              <w:pStyle w:val="TableCenter"/>
              <w:keepNext/>
              <w:rPr>
                <w:sz w:val="18"/>
                <w:szCs w:val="18"/>
              </w:rPr>
            </w:pPr>
          </w:p>
        </w:tc>
        <w:tc>
          <w:tcPr>
            <w:tcW w:w="945" w:type="dxa"/>
            <w:tcBorders>
              <w:top w:val="single" w:sz="4" w:space="0" w:color="auto"/>
              <w:left w:val="single" w:sz="4" w:space="0" w:color="auto"/>
              <w:bottom w:val="single" w:sz="4" w:space="0" w:color="auto"/>
              <w:right w:val="single" w:sz="4" w:space="0" w:color="auto"/>
            </w:tcBorders>
            <w:noWrap/>
          </w:tcPr>
          <w:p ns2:paraId="4D19FA5C" ns2:textId="77777777" w:rsidR="00E510B7" w:rsidRPr="00063B5C" w:rsidRDefault="00E510B7" w:rsidP="00E510B7">
            <w:pPr>
              <w:pStyle w:val="TableCenter"/>
              <w:keepNext/>
              <w:rPr>
                <w:sz w:val="18"/>
                <w:szCs w:val="18"/>
              </w:rPr>
            </w:pPr>
            <w:r>
              <w:rPr>
                <w:sz w:val="18"/>
                <w:szCs w:val="18"/>
              </w:rPr>
              <w:t>C</w:t>
            </w:r>
            <w:r w:rsidRPr="001B0147">
              <w:rPr>
                <w:sz w:val="18"/>
                <w:szCs w:val="18"/>
                <w:vertAlign w:val="subscript"/>
              </w:rPr>
              <w:t>max</w:t>
            </w:r>
          </w:p>
        </w:tc>
        <w:tc>
          <w:tcPr>
            <w:tcW w:w="945" w:type="dxa"/>
            <w:tcBorders>
              <w:top w:val="single" w:sz="4" w:space="0" w:color="auto"/>
              <w:left w:val="single" w:sz="4" w:space="0" w:color="auto"/>
              <w:bottom w:val="single" w:sz="4" w:space="0" w:color="auto"/>
              <w:right w:val="single" w:sz="4" w:space="0" w:color="auto"/>
            </w:tcBorders>
            <w:noWrap/>
          </w:tcPr>
          <w:p ns2:paraId="78A67DCD" ns2:textId="77777777" w:rsidR="00E510B7" w:rsidRPr="00063B5C" w:rsidRDefault="00E510B7" w:rsidP="00E510B7">
            <w:pPr>
              <w:pStyle w:val="TableCenter"/>
              <w:keepNext/>
              <w:rPr>
                <w:sz w:val="18"/>
                <w:szCs w:val="18"/>
              </w:rPr>
            </w:pPr>
            <w:r>
              <w:rPr>
                <w:sz w:val="18"/>
                <w:szCs w:val="18"/>
              </w:rPr>
              <w:t>µg/mL</w:t>
            </w:r>
          </w:p>
        </w:tc>
        <w:tc>
          <w:tcPr>
            <w:tcW w:w="818" w:type="dxa"/>
            <w:tcBorders>
              <w:top w:val="single" w:sz="4" w:space="0" w:color="auto"/>
              <w:left w:val="single" w:sz="4" w:space="0" w:color="auto"/>
              <w:bottom w:val="single" w:sz="4" w:space="0" w:color="auto"/>
              <w:right w:val="single" w:sz="4" w:space="0" w:color="auto"/>
            </w:tcBorders>
            <w:noWrap/>
          </w:tcPr>
          <w:p ns2:paraId="26350E45" ns2:textId="77777777" w:rsidR="00E510B7" w:rsidRPr="00063B5C" w:rsidRDefault="00E510B7" w:rsidP="00E510B7">
            <w:pPr>
              <w:pStyle w:val="TableCenter"/>
              <w:keepNext/>
              <w:rPr>
                <w:sz w:val="18"/>
                <w:szCs w:val="18"/>
              </w:rPr>
            </w:pPr>
            <w:r>
              <w:rPr>
                <w:sz w:val="18"/>
                <w:szCs w:val="18"/>
              </w:rPr>
              <w:t>253</w:t>
            </w:r>
          </w:p>
        </w:tc>
        <w:tc>
          <w:tcPr>
            <w:tcW w:w="818" w:type="dxa"/>
            <w:tcBorders>
              <w:top w:val="single" w:sz="4" w:space="0" w:color="auto"/>
              <w:left w:val="single" w:sz="4" w:space="0" w:color="auto"/>
              <w:bottom w:val="single" w:sz="4" w:space="0" w:color="auto"/>
              <w:right w:val="single" w:sz="4" w:space="0" w:color="auto"/>
            </w:tcBorders>
            <w:noWrap/>
          </w:tcPr>
          <w:p ns2:paraId="5C713D03" ns2:textId="77777777" w:rsidR="00E510B7" w:rsidRPr="00063B5C" w:rsidRDefault="00E510B7" w:rsidP="00E510B7">
            <w:pPr>
              <w:pStyle w:val="TableCenter"/>
              <w:keepNext/>
              <w:rPr>
                <w:sz w:val="18"/>
                <w:szCs w:val="18"/>
              </w:rPr>
            </w:pPr>
            <w:r>
              <w:rPr>
                <w:sz w:val="18"/>
                <w:szCs w:val="18"/>
              </w:rPr>
              <w:t>20.9</w:t>
            </w:r>
          </w:p>
        </w:tc>
        <w:tc>
          <w:tcPr>
            <w:tcW w:w="818" w:type="dxa"/>
            <w:tcBorders>
              <w:top w:val="single" w:sz="4" w:space="0" w:color="auto"/>
              <w:left w:val="single" w:sz="4" w:space="0" w:color="auto"/>
              <w:bottom w:val="single" w:sz="4" w:space="0" w:color="auto"/>
              <w:right w:val="single" w:sz="4" w:space="0" w:color="auto"/>
            </w:tcBorders>
            <w:noWrap/>
          </w:tcPr>
          <w:p ns2:paraId="7F3E9505" ns2:textId="77777777" w:rsidR="00E510B7" w:rsidRPr="00063B5C" w:rsidRDefault="00E510B7" w:rsidP="00E510B7">
            <w:pPr>
              <w:pStyle w:val="TableCenter"/>
              <w:keepNext/>
              <w:rPr>
                <w:sz w:val="18"/>
                <w:szCs w:val="18"/>
              </w:rPr>
            </w:pPr>
            <w:r>
              <w:rPr>
                <w:sz w:val="18"/>
                <w:szCs w:val="18"/>
              </w:rPr>
              <w:t>273</w:t>
            </w:r>
          </w:p>
        </w:tc>
        <w:tc>
          <w:tcPr>
            <w:tcW w:w="818" w:type="dxa"/>
            <w:tcBorders>
              <w:top w:val="single" w:sz="4" w:space="0" w:color="auto"/>
              <w:left w:val="single" w:sz="4" w:space="0" w:color="auto"/>
              <w:bottom w:val="single" w:sz="4" w:space="0" w:color="auto"/>
              <w:right w:val="single" w:sz="4" w:space="0" w:color="auto"/>
            </w:tcBorders>
            <w:noWrap/>
          </w:tcPr>
          <w:p ns2:paraId="1EE7E777" ns2:textId="77777777" w:rsidR="00E510B7" w:rsidRPr="00063B5C" w:rsidRDefault="00E510B7" w:rsidP="00E510B7">
            <w:pPr>
              <w:pStyle w:val="TableCenter"/>
              <w:keepNext/>
              <w:rPr>
                <w:sz w:val="18"/>
                <w:szCs w:val="18"/>
              </w:rPr>
            </w:pPr>
            <w:r>
              <w:rPr>
                <w:sz w:val="18"/>
                <w:szCs w:val="18"/>
              </w:rPr>
              <w:t>46.7</w:t>
            </w:r>
          </w:p>
        </w:tc>
        <w:tc>
          <w:tcPr>
            <w:tcW w:w="818" w:type="dxa"/>
            <w:tcBorders>
              <w:top w:val="single" w:sz="4" w:space="0" w:color="auto"/>
              <w:left w:val="single" w:sz="4" w:space="0" w:color="auto"/>
              <w:bottom w:val="single" w:sz="4" w:space="0" w:color="auto"/>
              <w:right w:val="single" w:sz="4" w:space="0" w:color="auto"/>
            </w:tcBorders>
          </w:tcPr>
          <w:p ns2:paraId="6CF2A99F" ns2:textId="3FC251C4" w:rsidR="00E510B7" w:rsidRDefault="00E510B7" w:rsidP="00E510B7">
            <w:pPr>
              <w:pStyle w:val="TableCenter"/>
              <w:keepNext/>
              <w:rPr>
                <w:sz w:val="18"/>
                <w:szCs w:val="18"/>
              </w:rPr>
            </w:pPr>
            <w:r w:rsidRPr="00DC3C0B">
              <w:rPr>
                <w:sz w:val="18"/>
                <w:szCs w:val="18"/>
              </w:rPr>
              <w:t>263</w:t>
            </w:r>
          </w:p>
        </w:tc>
        <w:tc>
          <w:tcPr>
            <w:tcW w:w="818" w:type="dxa"/>
            <w:tcBorders>
              <w:top w:val="single" w:sz="4" w:space="0" w:color="auto"/>
              <w:left w:val="single" w:sz="4" w:space="0" w:color="auto"/>
              <w:bottom w:val="single" w:sz="4" w:space="0" w:color="auto"/>
              <w:right w:val="single" w:sz="4" w:space="0" w:color="auto"/>
            </w:tcBorders>
          </w:tcPr>
          <w:p ns2:paraId="71088D7B" ns2:textId="63360F6B" w:rsidR="00E510B7" w:rsidRDefault="00E510B7" w:rsidP="00E510B7">
            <w:pPr>
              <w:pStyle w:val="TableCenter"/>
              <w:keepNext/>
              <w:rPr>
                <w:sz w:val="18"/>
                <w:szCs w:val="18"/>
              </w:rPr>
            </w:pPr>
            <w:r>
              <w:rPr>
                <w:sz w:val="18"/>
                <w:szCs w:val="18"/>
              </w:rPr>
              <w:t>-</w:t>
            </w:r>
          </w:p>
        </w:tc>
      </w:tr>
      <w:tr w:rsidR="00E510B7" w:rsidRPr="00063B5C" ns2:paraId="26691314" ns2:textId="54A8F10A">
        <w:trPr>
          <w:jc w:val="center"/>
        </w:trPr>
        <w:tc>
          <w:tcPr>
            <w:tcW w:w="1094" w:type="dxa"/>
            <w:vMerge/>
            <w:tcBorders>
              <w:left w:val="single" w:sz="4" w:space="0" w:color="auto"/>
              <w:right w:val="single" w:sz="4" w:space="0" w:color="auto"/>
            </w:tcBorders>
          </w:tcPr>
          <w:p ns2:paraId="68166B4C" ns2:textId="77777777" w:rsidR="00E510B7" w:rsidRPr="00063B5C" w:rsidRDefault="00E510B7" w:rsidP="00E510B7">
            <w:pPr>
              <w:pStyle w:val="TableCenter"/>
              <w:keepNext/>
              <w:rPr>
                <w:sz w:val="18"/>
                <w:szCs w:val="18"/>
              </w:rPr>
            </w:pPr>
          </w:p>
        </w:tc>
        <w:tc>
          <w:tcPr>
            <w:tcW w:w="1094" w:type="dxa"/>
            <w:vMerge/>
            <w:tcBorders>
              <w:left w:val="single" w:sz="4" w:space="0" w:color="auto"/>
              <w:bottom w:val="single" w:sz="4" w:space="0" w:color="auto"/>
              <w:right w:val="single" w:sz="4" w:space="0" w:color="auto"/>
            </w:tcBorders>
            <w:noWrap/>
            <w:hideMark/>
          </w:tcPr>
          <w:p ns2:paraId="526A5D44" ns2:textId="1A271326" w:rsidR="00E510B7" w:rsidRPr="00063B5C" w:rsidRDefault="00E510B7" w:rsidP="00E510B7">
            <w:pPr>
              <w:pStyle w:val="TableCenter"/>
              <w:keepNext/>
              <w:rPr>
                <w:sz w:val="18"/>
                <w:szCs w:val="18"/>
              </w:rPr>
            </w:pPr>
          </w:p>
        </w:tc>
        <w:tc>
          <w:tcPr>
            <w:tcW w:w="945" w:type="dxa"/>
            <w:tcBorders>
              <w:top w:val="single" w:sz="4" w:space="0" w:color="auto"/>
              <w:left w:val="single" w:sz="4" w:space="0" w:color="auto"/>
              <w:bottom w:val="single" w:sz="4" w:space="0" w:color="auto"/>
              <w:right w:val="single" w:sz="4" w:space="0" w:color="auto"/>
            </w:tcBorders>
            <w:noWrap/>
            <w:hideMark/>
          </w:tcPr>
          <w:p ns2:paraId="5588E406" ns2:textId="77777777" w:rsidR="00E510B7" w:rsidRPr="00063B5C" w:rsidRDefault="00E510B7" w:rsidP="00E510B7">
            <w:pPr>
              <w:pStyle w:val="TableCenter"/>
              <w:keepNext/>
              <w:rPr>
                <w:sz w:val="18"/>
                <w:szCs w:val="18"/>
              </w:rPr>
            </w:pPr>
            <w:r w:rsidRPr="00063B5C">
              <w:rPr>
                <w:sz w:val="18"/>
                <w:szCs w:val="18"/>
              </w:rPr>
              <w:t>T</w:t>
            </w:r>
            <w:r w:rsidRPr="00A42EF6">
              <w:rPr>
                <w:sz w:val="18"/>
                <w:szCs w:val="18"/>
                <w:vertAlign w:val="subscript"/>
              </w:rPr>
              <w:t>1/2</w:t>
            </w:r>
          </w:p>
        </w:tc>
        <w:tc>
          <w:tcPr>
            <w:tcW w:w="945" w:type="dxa"/>
            <w:tcBorders>
              <w:top w:val="single" w:sz="4" w:space="0" w:color="auto"/>
              <w:left w:val="single" w:sz="4" w:space="0" w:color="auto"/>
              <w:bottom w:val="single" w:sz="4" w:space="0" w:color="auto"/>
              <w:right w:val="single" w:sz="4" w:space="0" w:color="auto"/>
            </w:tcBorders>
            <w:noWrap/>
            <w:hideMark/>
          </w:tcPr>
          <w:p ns2:paraId="7FA0B0B6" ns2:textId="77777777" w:rsidR="00E510B7" w:rsidRPr="00063B5C" w:rsidRDefault="00E510B7" w:rsidP="00E510B7">
            <w:pPr>
              <w:pStyle w:val="TableCenter"/>
              <w:keepNext/>
              <w:rPr>
                <w:sz w:val="18"/>
                <w:szCs w:val="18"/>
              </w:rPr>
            </w:pPr>
            <w:r>
              <w:rPr>
                <w:sz w:val="18"/>
                <w:szCs w:val="18"/>
              </w:rPr>
              <w:t>h</w:t>
            </w:r>
          </w:p>
        </w:tc>
        <w:tc>
          <w:tcPr>
            <w:tcW w:w="818" w:type="dxa"/>
            <w:tcBorders>
              <w:top w:val="single" w:sz="4" w:space="0" w:color="auto"/>
              <w:left w:val="single" w:sz="4" w:space="0" w:color="auto"/>
              <w:bottom w:val="single" w:sz="4" w:space="0" w:color="auto"/>
              <w:right w:val="single" w:sz="4" w:space="0" w:color="auto"/>
            </w:tcBorders>
            <w:noWrap/>
          </w:tcPr>
          <w:p ns2:paraId="52A843F5" ns2:textId="77777777" w:rsidR="00E510B7" w:rsidRPr="00063B5C" w:rsidRDefault="00E510B7" w:rsidP="00E510B7">
            <w:pPr>
              <w:pStyle w:val="TableCenter"/>
              <w:keepNext/>
              <w:rPr>
                <w:sz w:val="18"/>
                <w:szCs w:val="18"/>
              </w:rPr>
            </w:pPr>
            <w:r>
              <w:rPr>
                <w:sz w:val="18"/>
                <w:szCs w:val="18"/>
              </w:rPr>
              <w:t>31</w:t>
            </w:r>
          </w:p>
        </w:tc>
        <w:tc>
          <w:tcPr>
            <w:tcW w:w="818" w:type="dxa"/>
            <w:tcBorders>
              <w:top w:val="single" w:sz="4" w:space="0" w:color="auto"/>
              <w:left w:val="single" w:sz="4" w:space="0" w:color="auto"/>
              <w:bottom w:val="single" w:sz="4" w:space="0" w:color="auto"/>
              <w:right w:val="single" w:sz="4" w:space="0" w:color="auto"/>
            </w:tcBorders>
            <w:noWrap/>
          </w:tcPr>
          <w:p ns2:paraId="1C43E200" ns2:textId="77777777" w:rsidR="00E510B7" w:rsidRPr="00063B5C" w:rsidRDefault="00E510B7" w:rsidP="00E510B7">
            <w:pPr>
              <w:pStyle w:val="TableCenter"/>
              <w:keepNext/>
              <w:rPr>
                <w:sz w:val="18"/>
                <w:szCs w:val="18"/>
              </w:rPr>
            </w:pPr>
            <w:r>
              <w:rPr>
                <w:sz w:val="18"/>
                <w:szCs w:val="18"/>
              </w:rPr>
              <w:t>8.1</w:t>
            </w:r>
          </w:p>
        </w:tc>
        <w:tc>
          <w:tcPr>
            <w:tcW w:w="818" w:type="dxa"/>
            <w:tcBorders>
              <w:top w:val="single" w:sz="4" w:space="0" w:color="auto"/>
              <w:left w:val="single" w:sz="4" w:space="0" w:color="auto"/>
              <w:bottom w:val="single" w:sz="4" w:space="0" w:color="auto"/>
              <w:right w:val="single" w:sz="4" w:space="0" w:color="auto"/>
            </w:tcBorders>
            <w:noWrap/>
          </w:tcPr>
          <w:p ns2:paraId="7341E53A" ns2:textId="77777777" w:rsidR="00E510B7" w:rsidRPr="00063B5C" w:rsidRDefault="00E510B7" w:rsidP="00E510B7">
            <w:pPr>
              <w:pStyle w:val="TableCenter"/>
              <w:keepNext/>
              <w:rPr>
                <w:sz w:val="18"/>
                <w:szCs w:val="18"/>
              </w:rPr>
            </w:pPr>
            <w:r>
              <w:rPr>
                <w:sz w:val="18"/>
                <w:szCs w:val="18"/>
              </w:rPr>
              <w:t>29</w:t>
            </w:r>
          </w:p>
        </w:tc>
        <w:tc>
          <w:tcPr>
            <w:tcW w:w="818" w:type="dxa"/>
            <w:tcBorders>
              <w:top w:val="single" w:sz="4" w:space="0" w:color="auto"/>
              <w:left w:val="single" w:sz="4" w:space="0" w:color="auto"/>
              <w:bottom w:val="single" w:sz="4" w:space="0" w:color="auto"/>
              <w:right w:val="single" w:sz="4" w:space="0" w:color="auto"/>
            </w:tcBorders>
            <w:noWrap/>
          </w:tcPr>
          <w:p ns2:paraId="4203C9FF" ns2:textId="77777777" w:rsidR="00E510B7" w:rsidRPr="00063B5C" w:rsidRDefault="00E510B7" w:rsidP="00E510B7">
            <w:pPr>
              <w:pStyle w:val="TableCenter"/>
              <w:keepNext/>
              <w:rPr>
                <w:sz w:val="18"/>
                <w:szCs w:val="18"/>
              </w:rPr>
            </w:pPr>
            <w:r>
              <w:rPr>
                <w:sz w:val="18"/>
                <w:szCs w:val="18"/>
              </w:rPr>
              <w:t>6.4</w:t>
            </w:r>
          </w:p>
        </w:tc>
        <w:tc>
          <w:tcPr>
            <w:tcW w:w="818" w:type="dxa"/>
            <w:tcBorders>
              <w:top w:val="single" w:sz="4" w:space="0" w:color="auto"/>
              <w:left w:val="single" w:sz="4" w:space="0" w:color="auto"/>
              <w:bottom w:val="single" w:sz="4" w:space="0" w:color="auto"/>
              <w:right w:val="single" w:sz="4" w:space="0" w:color="auto"/>
            </w:tcBorders>
          </w:tcPr>
          <w:p ns2:paraId="7FD3664D" ns2:textId="49623A55" w:rsidR="00E510B7" w:rsidRDefault="00E510B7" w:rsidP="00E510B7">
            <w:pPr>
              <w:pStyle w:val="TableCenter"/>
              <w:keepNext/>
              <w:rPr>
                <w:sz w:val="18"/>
                <w:szCs w:val="18"/>
              </w:rPr>
            </w:pPr>
            <w:r w:rsidRPr="00DC3C0B">
              <w:rPr>
                <w:sz w:val="18"/>
                <w:szCs w:val="18"/>
              </w:rPr>
              <w:t>30</w:t>
            </w:r>
          </w:p>
        </w:tc>
        <w:tc>
          <w:tcPr>
            <w:tcW w:w="818" w:type="dxa"/>
            <w:tcBorders>
              <w:top w:val="single" w:sz="4" w:space="0" w:color="auto"/>
              <w:left w:val="single" w:sz="4" w:space="0" w:color="auto"/>
              <w:bottom w:val="single" w:sz="4" w:space="0" w:color="auto"/>
              <w:right w:val="single" w:sz="4" w:space="0" w:color="auto"/>
            </w:tcBorders>
          </w:tcPr>
          <w:p ns2:paraId="7033F0E2" ns2:textId="40F2D38B" w:rsidR="00E510B7" w:rsidRDefault="00E510B7" w:rsidP="00E510B7">
            <w:pPr>
              <w:pStyle w:val="TableCenter"/>
              <w:keepNext/>
              <w:rPr>
                <w:sz w:val="18"/>
                <w:szCs w:val="18"/>
              </w:rPr>
            </w:pPr>
            <w:r>
              <w:rPr>
                <w:sz w:val="18"/>
                <w:szCs w:val="18"/>
              </w:rPr>
              <w:t>-</w:t>
            </w:r>
          </w:p>
        </w:tc>
      </w:tr>
      <w:tr w:rsidR="00E510B7" w:rsidRPr="00063B5C" ns2:paraId="720D7C9E" ns2:textId="7F6CB004">
        <w:trPr>
          <w:trHeight w:val="260"/>
          <w:jc w:val="center"/>
        </w:trPr>
        <w:tc>
          <w:tcPr>
            <w:tcW w:w="1094" w:type="dxa"/>
            <w:vMerge/>
            <w:tcBorders>
              <w:left w:val="single" w:sz="4" w:space="0" w:color="auto"/>
              <w:right w:val="single" w:sz="4" w:space="0" w:color="auto"/>
            </w:tcBorders>
          </w:tcPr>
          <w:p ns2:paraId="3855D83E" ns2:textId="77777777" w:rsidR="00E510B7" w:rsidRDefault="00E510B7" w:rsidP="00E510B7">
            <w:pPr>
              <w:pStyle w:val="TableCenter"/>
              <w:keepNext/>
              <w:rPr>
                <w:sz w:val="18"/>
                <w:szCs w:val="18"/>
              </w:rPr>
            </w:pPr>
          </w:p>
        </w:tc>
        <w:tc>
          <w:tcPr>
            <w:tcW w:w="1094" w:type="dxa"/>
            <w:vMerge w:val="restart"/>
            <w:tcBorders>
              <w:top w:val="single" w:sz="4" w:space="0" w:color="auto"/>
              <w:left w:val="single" w:sz="4" w:space="0" w:color="auto"/>
              <w:right w:val="single" w:sz="4" w:space="0" w:color="auto"/>
            </w:tcBorders>
            <w:noWrap/>
            <w:hideMark/>
          </w:tcPr>
          <w:p ns2:paraId="280DBF22" ns2:textId="5EF6ACF3" w:rsidR="00E510B7" w:rsidRPr="00063B5C" w:rsidRDefault="00E510B7" w:rsidP="00E510B7">
            <w:pPr>
              <w:pStyle w:val="TableCenter"/>
              <w:keepNext/>
              <w:rPr>
                <w:sz w:val="18"/>
                <w:szCs w:val="18"/>
              </w:rPr>
            </w:pPr>
            <w:r>
              <w:rPr>
                <w:sz w:val="18"/>
                <w:szCs w:val="18"/>
              </w:rPr>
              <w:t>25</w:t>
            </w:r>
          </w:p>
        </w:tc>
        <w:tc>
          <w:tcPr>
            <w:tcW w:w="945" w:type="dxa"/>
            <w:tcBorders>
              <w:top w:val="single" w:sz="4" w:space="0" w:color="auto"/>
              <w:left w:val="single" w:sz="4" w:space="0" w:color="auto"/>
              <w:bottom w:val="single" w:sz="4" w:space="0" w:color="auto"/>
              <w:right w:val="single" w:sz="4" w:space="0" w:color="auto"/>
            </w:tcBorders>
            <w:noWrap/>
            <w:hideMark/>
          </w:tcPr>
          <w:p ns2:paraId="326A3F2A" ns2:textId="77777777" w:rsidR="00E510B7" w:rsidRPr="00063B5C" w:rsidRDefault="00E510B7" w:rsidP="00E510B7">
            <w:pPr>
              <w:pStyle w:val="TableCenter"/>
              <w:keepNext/>
              <w:rPr>
                <w:sz w:val="18"/>
                <w:szCs w:val="18"/>
              </w:rPr>
            </w:pPr>
            <w:r w:rsidRPr="00063B5C">
              <w:rPr>
                <w:sz w:val="18"/>
                <w:szCs w:val="18"/>
              </w:rPr>
              <w:t>AUC</w:t>
            </w:r>
            <w:r>
              <w:rPr>
                <w:sz w:val="18"/>
                <w:szCs w:val="18"/>
                <w:vertAlign w:val="subscript"/>
              </w:rPr>
              <w:t>last</w:t>
            </w:r>
          </w:p>
        </w:tc>
        <w:tc>
          <w:tcPr>
            <w:tcW w:w="945" w:type="dxa"/>
            <w:tcBorders>
              <w:top w:val="single" w:sz="4" w:space="0" w:color="auto"/>
              <w:left w:val="single" w:sz="4" w:space="0" w:color="auto"/>
              <w:bottom w:val="single" w:sz="4" w:space="0" w:color="auto"/>
              <w:right w:val="single" w:sz="4" w:space="0" w:color="auto"/>
            </w:tcBorders>
            <w:noWrap/>
            <w:hideMark/>
          </w:tcPr>
          <w:p ns2:paraId="3105F07F" ns2:textId="77777777" w:rsidR="00E510B7" w:rsidRPr="00063B5C" w:rsidRDefault="00E510B7" w:rsidP="00E510B7">
            <w:pPr>
              <w:pStyle w:val="TableCenter"/>
              <w:keepNext/>
              <w:rPr>
                <w:sz w:val="18"/>
                <w:szCs w:val="18"/>
              </w:rPr>
            </w:pPr>
            <w:r>
              <w:rPr>
                <w:sz w:val="18"/>
                <w:szCs w:val="18"/>
              </w:rPr>
              <w:t>µg*h/mL</w:t>
            </w:r>
          </w:p>
        </w:tc>
        <w:tc>
          <w:tcPr>
            <w:tcW w:w="818" w:type="dxa"/>
            <w:tcBorders>
              <w:top w:val="single" w:sz="4" w:space="0" w:color="auto"/>
              <w:left w:val="single" w:sz="4" w:space="0" w:color="auto"/>
              <w:bottom w:val="single" w:sz="4" w:space="0" w:color="auto"/>
              <w:right w:val="single" w:sz="4" w:space="0" w:color="auto"/>
            </w:tcBorders>
            <w:noWrap/>
          </w:tcPr>
          <w:p ns2:paraId="4BE8017E" ns2:textId="77777777" w:rsidR="00E510B7" w:rsidRPr="00063B5C" w:rsidRDefault="00E510B7" w:rsidP="00E510B7">
            <w:pPr>
              <w:pStyle w:val="TableCenter"/>
              <w:keepNext/>
              <w:rPr>
                <w:sz w:val="18"/>
                <w:szCs w:val="18"/>
              </w:rPr>
            </w:pPr>
            <w:r>
              <w:rPr>
                <w:sz w:val="18"/>
                <w:szCs w:val="18"/>
              </w:rPr>
              <w:t>23200</w:t>
            </w:r>
          </w:p>
        </w:tc>
        <w:tc>
          <w:tcPr>
            <w:tcW w:w="818" w:type="dxa"/>
            <w:tcBorders>
              <w:top w:val="single" w:sz="4" w:space="0" w:color="auto"/>
              <w:left w:val="single" w:sz="4" w:space="0" w:color="auto"/>
              <w:bottom w:val="single" w:sz="4" w:space="0" w:color="auto"/>
              <w:right w:val="single" w:sz="4" w:space="0" w:color="auto"/>
            </w:tcBorders>
            <w:noWrap/>
          </w:tcPr>
          <w:p ns2:paraId="1E8E11F2" ns2:textId="77777777" w:rsidR="00E510B7" w:rsidRPr="00063B5C" w:rsidRDefault="00E510B7" w:rsidP="00E510B7">
            <w:pPr>
              <w:pStyle w:val="TableCenter"/>
              <w:keepNext/>
              <w:rPr>
                <w:sz w:val="18"/>
                <w:szCs w:val="18"/>
              </w:rPr>
            </w:pPr>
            <w:r>
              <w:rPr>
                <w:sz w:val="18"/>
                <w:szCs w:val="18"/>
              </w:rPr>
              <w:t>3970</w:t>
            </w:r>
          </w:p>
        </w:tc>
        <w:tc>
          <w:tcPr>
            <w:tcW w:w="818" w:type="dxa"/>
            <w:tcBorders>
              <w:top w:val="single" w:sz="4" w:space="0" w:color="auto"/>
              <w:left w:val="single" w:sz="4" w:space="0" w:color="auto"/>
              <w:bottom w:val="single" w:sz="4" w:space="0" w:color="auto"/>
              <w:right w:val="single" w:sz="4" w:space="0" w:color="auto"/>
            </w:tcBorders>
            <w:noWrap/>
          </w:tcPr>
          <w:p ns2:paraId="4B533C37" ns2:textId="77777777" w:rsidR="00E510B7" w:rsidRPr="00063B5C" w:rsidRDefault="00E510B7" w:rsidP="00E510B7">
            <w:pPr>
              <w:pStyle w:val="TableCenter"/>
              <w:keepNext/>
              <w:rPr>
                <w:sz w:val="18"/>
                <w:szCs w:val="18"/>
              </w:rPr>
            </w:pPr>
            <w:r>
              <w:rPr>
                <w:sz w:val="18"/>
                <w:szCs w:val="18"/>
              </w:rPr>
              <w:t>24300</w:t>
            </w:r>
          </w:p>
        </w:tc>
        <w:tc>
          <w:tcPr>
            <w:tcW w:w="818" w:type="dxa"/>
            <w:tcBorders>
              <w:top w:val="single" w:sz="4" w:space="0" w:color="auto"/>
              <w:left w:val="single" w:sz="4" w:space="0" w:color="auto"/>
              <w:bottom w:val="single" w:sz="4" w:space="0" w:color="auto"/>
              <w:right w:val="single" w:sz="4" w:space="0" w:color="auto"/>
            </w:tcBorders>
            <w:noWrap/>
          </w:tcPr>
          <w:p ns2:paraId="5339F8E0" ns2:textId="77777777" w:rsidR="00E510B7" w:rsidRPr="00063B5C" w:rsidRDefault="00E510B7" w:rsidP="00E510B7">
            <w:pPr>
              <w:pStyle w:val="TableCenter"/>
              <w:keepNext/>
              <w:rPr>
                <w:sz w:val="18"/>
                <w:szCs w:val="18"/>
              </w:rPr>
            </w:pPr>
            <w:r>
              <w:rPr>
                <w:sz w:val="18"/>
                <w:szCs w:val="18"/>
              </w:rPr>
              <w:t>3400</w:t>
            </w:r>
          </w:p>
        </w:tc>
        <w:tc>
          <w:tcPr>
            <w:tcW w:w="818" w:type="dxa"/>
            <w:tcBorders>
              <w:top w:val="single" w:sz="4" w:space="0" w:color="auto"/>
              <w:left w:val="single" w:sz="4" w:space="0" w:color="auto"/>
              <w:bottom w:val="single" w:sz="4" w:space="0" w:color="auto"/>
              <w:right w:val="single" w:sz="4" w:space="0" w:color="auto"/>
            </w:tcBorders>
          </w:tcPr>
          <w:p ns2:paraId="00DC8950" ns2:textId="6BA09014" w:rsidR="00E510B7" w:rsidRDefault="00E510B7" w:rsidP="00E510B7">
            <w:pPr>
              <w:pStyle w:val="TableCenter"/>
              <w:keepNext/>
              <w:rPr>
                <w:sz w:val="18"/>
                <w:szCs w:val="18"/>
              </w:rPr>
            </w:pPr>
            <w:r w:rsidRPr="00DC3C0B">
              <w:rPr>
                <w:sz w:val="18"/>
                <w:szCs w:val="18"/>
              </w:rPr>
              <w:t>23750</w:t>
            </w:r>
          </w:p>
        </w:tc>
        <w:tc>
          <w:tcPr>
            <w:tcW w:w="818" w:type="dxa"/>
            <w:tcBorders>
              <w:top w:val="single" w:sz="4" w:space="0" w:color="auto"/>
              <w:left w:val="single" w:sz="4" w:space="0" w:color="auto"/>
              <w:bottom w:val="single" w:sz="4" w:space="0" w:color="auto"/>
              <w:right w:val="single" w:sz="4" w:space="0" w:color="auto"/>
            </w:tcBorders>
          </w:tcPr>
          <w:p ns2:paraId="07A980AB" ns2:textId="27E3528E" w:rsidR="00E510B7" w:rsidRDefault="00E510B7" w:rsidP="00E510B7">
            <w:pPr>
              <w:pStyle w:val="TableCenter"/>
              <w:keepNext/>
              <w:rPr>
                <w:sz w:val="18"/>
                <w:szCs w:val="18"/>
              </w:rPr>
            </w:pPr>
            <w:r>
              <w:rPr>
                <w:sz w:val="18"/>
                <w:szCs w:val="18"/>
              </w:rPr>
              <w:t>-</w:t>
            </w:r>
          </w:p>
        </w:tc>
      </w:tr>
      <w:tr w:rsidR="00E510B7" w:rsidRPr="00063B5C" ns2:paraId="5668B6A2" ns2:textId="2800FD71">
        <w:trPr>
          <w:trHeight w:val="260"/>
          <w:jc w:val="center"/>
        </w:trPr>
        <w:tc>
          <w:tcPr>
            <w:tcW w:w="1094" w:type="dxa"/>
            <w:vMerge/>
            <w:tcBorders>
              <w:left w:val="single" w:sz="4" w:space="0" w:color="auto"/>
              <w:right w:val="single" w:sz="4" w:space="0" w:color="auto"/>
            </w:tcBorders>
          </w:tcPr>
          <w:p ns2:paraId="57B11E02" ns2:textId="77777777" w:rsidR="00E510B7" w:rsidRPr="00063B5C" w:rsidRDefault="00E510B7" w:rsidP="00E510B7">
            <w:pPr>
              <w:pStyle w:val="TableCenter"/>
              <w:keepNext/>
              <w:rPr>
                <w:sz w:val="18"/>
                <w:szCs w:val="18"/>
              </w:rPr>
            </w:pPr>
          </w:p>
        </w:tc>
        <w:tc>
          <w:tcPr>
            <w:tcW w:w="1094" w:type="dxa"/>
            <w:vMerge/>
            <w:tcBorders>
              <w:left w:val="single" w:sz="4" w:space="0" w:color="auto"/>
              <w:right w:val="single" w:sz="4" w:space="0" w:color="auto"/>
            </w:tcBorders>
            <w:noWrap/>
          </w:tcPr>
          <w:p ns2:paraId="0A72B209" ns2:textId="54A84D7A" w:rsidR="00E510B7" w:rsidRPr="00063B5C" w:rsidRDefault="00E510B7" w:rsidP="00E510B7">
            <w:pPr>
              <w:pStyle w:val="TableCenter"/>
              <w:keepNext/>
              <w:rPr>
                <w:sz w:val="18"/>
                <w:szCs w:val="18"/>
              </w:rPr>
            </w:pPr>
          </w:p>
        </w:tc>
        <w:tc>
          <w:tcPr>
            <w:tcW w:w="945" w:type="dxa"/>
            <w:tcBorders>
              <w:top w:val="single" w:sz="4" w:space="0" w:color="auto"/>
              <w:left w:val="single" w:sz="4" w:space="0" w:color="auto"/>
              <w:bottom w:val="single" w:sz="4" w:space="0" w:color="auto"/>
              <w:right w:val="single" w:sz="4" w:space="0" w:color="auto"/>
            </w:tcBorders>
            <w:noWrap/>
          </w:tcPr>
          <w:p ns2:paraId="6D24C7D4" ns2:textId="77777777" w:rsidR="00E510B7" w:rsidRPr="00063B5C" w:rsidRDefault="00E510B7" w:rsidP="00E510B7">
            <w:pPr>
              <w:pStyle w:val="TableCenter"/>
              <w:keepNext/>
              <w:rPr>
                <w:sz w:val="18"/>
                <w:szCs w:val="18"/>
              </w:rPr>
            </w:pPr>
            <w:r>
              <w:rPr>
                <w:sz w:val="18"/>
                <w:szCs w:val="18"/>
              </w:rPr>
              <w:t>C</w:t>
            </w:r>
            <w:r w:rsidRPr="001B0147">
              <w:rPr>
                <w:sz w:val="18"/>
                <w:szCs w:val="18"/>
                <w:vertAlign w:val="subscript"/>
              </w:rPr>
              <w:t>max</w:t>
            </w:r>
          </w:p>
        </w:tc>
        <w:tc>
          <w:tcPr>
            <w:tcW w:w="945" w:type="dxa"/>
            <w:tcBorders>
              <w:top w:val="single" w:sz="4" w:space="0" w:color="auto"/>
              <w:left w:val="single" w:sz="4" w:space="0" w:color="auto"/>
              <w:bottom w:val="single" w:sz="4" w:space="0" w:color="auto"/>
              <w:right w:val="single" w:sz="4" w:space="0" w:color="auto"/>
            </w:tcBorders>
            <w:noWrap/>
          </w:tcPr>
          <w:p ns2:paraId="3712F193" ns2:textId="77777777" w:rsidR="00E510B7" w:rsidRPr="00063B5C" w:rsidRDefault="00E510B7" w:rsidP="00E510B7">
            <w:pPr>
              <w:pStyle w:val="TableCenter"/>
              <w:keepNext/>
              <w:rPr>
                <w:sz w:val="18"/>
                <w:szCs w:val="18"/>
              </w:rPr>
            </w:pPr>
            <w:r>
              <w:rPr>
                <w:sz w:val="18"/>
                <w:szCs w:val="18"/>
              </w:rPr>
              <w:t>µg/mL</w:t>
            </w:r>
          </w:p>
        </w:tc>
        <w:tc>
          <w:tcPr>
            <w:tcW w:w="818" w:type="dxa"/>
            <w:tcBorders>
              <w:top w:val="single" w:sz="4" w:space="0" w:color="auto"/>
              <w:left w:val="single" w:sz="4" w:space="0" w:color="auto"/>
              <w:bottom w:val="single" w:sz="4" w:space="0" w:color="auto"/>
              <w:right w:val="single" w:sz="4" w:space="0" w:color="auto"/>
            </w:tcBorders>
            <w:noWrap/>
          </w:tcPr>
          <w:p ns2:paraId="6CCA5B0F" ns2:textId="77777777" w:rsidR="00E510B7" w:rsidRPr="00063B5C" w:rsidRDefault="00E510B7" w:rsidP="00E510B7">
            <w:pPr>
              <w:pStyle w:val="TableCenter"/>
              <w:keepNext/>
              <w:rPr>
                <w:sz w:val="18"/>
                <w:szCs w:val="18"/>
              </w:rPr>
            </w:pPr>
            <w:r>
              <w:rPr>
                <w:sz w:val="18"/>
                <w:szCs w:val="18"/>
              </w:rPr>
              <w:t>608</w:t>
            </w:r>
          </w:p>
        </w:tc>
        <w:tc>
          <w:tcPr>
            <w:tcW w:w="818" w:type="dxa"/>
            <w:tcBorders>
              <w:top w:val="single" w:sz="4" w:space="0" w:color="auto"/>
              <w:left w:val="single" w:sz="4" w:space="0" w:color="auto"/>
              <w:bottom w:val="single" w:sz="4" w:space="0" w:color="auto"/>
              <w:right w:val="single" w:sz="4" w:space="0" w:color="auto"/>
            </w:tcBorders>
            <w:noWrap/>
          </w:tcPr>
          <w:p ns2:paraId="2A14334E" ns2:textId="77777777" w:rsidR="00E510B7" w:rsidRPr="00063B5C" w:rsidRDefault="00E510B7" w:rsidP="00E510B7">
            <w:pPr>
              <w:pStyle w:val="TableCenter"/>
              <w:keepNext/>
              <w:rPr>
                <w:sz w:val="18"/>
                <w:szCs w:val="18"/>
              </w:rPr>
            </w:pPr>
            <w:r>
              <w:rPr>
                <w:sz w:val="18"/>
                <w:szCs w:val="18"/>
              </w:rPr>
              <w:t>69.6</w:t>
            </w:r>
          </w:p>
        </w:tc>
        <w:tc>
          <w:tcPr>
            <w:tcW w:w="818" w:type="dxa"/>
            <w:tcBorders>
              <w:top w:val="single" w:sz="4" w:space="0" w:color="auto"/>
              <w:left w:val="single" w:sz="4" w:space="0" w:color="auto"/>
              <w:bottom w:val="single" w:sz="4" w:space="0" w:color="auto"/>
              <w:right w:val="single" w:sz="4" w:space="0" w:color="auto"/>
            </w:tcBorders>
            <w:noWrap/>
          </w:tcPr>
          <w:p ns2:paraId="6400FDB1" ns2:textId="77777777" w:rsidR="00E510B7" w:rsidRPr="00063B5C" w:rsidRDefault="00E510B7" w:rsidP="00E510B7">
            <w:pPr>
              <w:pStyle w:val="TableCenter"/>
              <w:keepNext/>
              <w:rPr>
                <w:sz w:val="18"/>
                <w:szCs w:val="18"/>
              </w:rPr>
            </w:pPr>
            <w:r>
              <w:rPr>
                <w:sz w:val="18"/>
                <w:szCs w:val="18"/>
              </w:rPr>
              <w:t>582</w:t>
            </w:r>
          </w:p>
        </w:tc>
        <w:tc>
          <w:tcPr>
            <w:tcW w:w="818" w:type="dxa"/>
            <w:tcBorders>
              <w:top w:val="single" w:sz="4" w:space="0" w:color="auto"/>
              <w:left w:val="single" w:sz="4" w:space="0" w:color="auto"/>
              <w:bottom w:val="single" w:sz="4" w:space="0" w:color="auto"/>
              <w:right w:val="single" w:sz="4" w:space="0" w:color="auto"/>
            </w:tcBorders>
            <w:noWrap/>
          </w:tcPr>
          <w:p ns2:paraId="15115EA6" ns2:textId="77777777" w:rsidR="00E510B7" w:rsidRPr="00063B5C" w:rsidRDefault="00E510B7" w:rsidP="00E510B7">
            <w:pPr>
              <w:pStyle w:val="TableCenter"/>
              <w:keepNext/>
              <w:rPr>
                <w:sz w:val="18"/>
                <w:szCs w:val="18"/>
              </w:rPr>
            </w:pPr>
            <w:r>
              <w:rPr>
                <w:sz w:val="18"/>
                <w:szCs w:val="18"/>
              </w:rPr>
              <w:t>77.1</w:t>
            </w:r>
          </w:p>
        </w:tc>
        <w:tc>
          <w:tcPr>
            <w:tcW w:w="818" w:type="dxa"/>
            <w:tcBorders>
              <w:top w:val="single" w:sz="4" w:space="0" w:color="auto"/>
              <w:left w:val="single" w:sz="4" w:space="0" w:color="auto"/>
              <w:bottom w:val="single" w:sz="4" w:space="0" w:color="auto"/>
              <w:right w:val="single" w:sz="4" w:space="0" w:color="auto"/>
            </w:tcBorders>
          </w:tcPr>
          <w:p ns2:paraId="13E789C0" ns2:textId="0626D591" w:rsidR="00E510B7" w:rsidRDefault="00E510B7" w:rsidP="00E510B7">
            <w:pPr>
              <w:pStyle w:val="TableCenter"/>
              <w:keepNext/>
              <w:rPr>
                <w:sz w:val="18"/>
                <w:szCs w:val="18"/>
              </w:rPr>
            </w:pPr>
            <w:r w:rsidRPr="00DC3C0B">
              <w:rPr>
                <w:sz w:val="18"/>
                <w:szCs w:val="18"/>
              </w:rPr>
              <w:t>595</w:t>
            </w:r>
          </w:p>
        </w:tc>
        <w:tc>
          <w:tcPr>
            <w:tcW w:w="818" w:type="dxa"/>
            <w:tcBorders>
              <w:top w:val="single" w:sz="4" w:space="0" w:color="auto"/>
              <w:left w:val="single" w:sz="4" w:space="0" w:color="auto"/>
              <w:bottom w:val="single" w:sz="4" w:space="0" w:color="auto"/>
              <w:right w:val="single" w:sz="4" w:space="0" w:color="auto"/>
            </w:tcBorders>
          </w:tcPr>
          <w:p ns2:paraId="4907A4C7" ns2:textId="55CE3B8D" w:rsidR="00E510B7" w:rsidRDefault="00E510B7" w:rsidP="00E510B7">
            <w:pPr>
              <w:pStyle w:val="TableCenter"/>
              <w:keepNext/>
              <w:rPr>
                <w:sz w:val="18"/>
                <w:szCs w:val="18"/>
              </w:rPr>
            </w:pPr>
            <w:r>
              <w:rPr>
                <w:sz w:val="18"/>
                <w:szCs w:val="18"/>
              </w:rPr>
              <w:t>-</w:t>
            </w:r>
          </w:p>
        </w:tc>
      </w:tr>
      <w:tr w:rsidR="00E510B7" w:rsidRPr="00063B5C" ns2:paraId="7F37364D" ns2:textId="540F0191">
        <w:trPr>
          <w:trHeight w:val="260"/>
          <w:jc w:val="center"/>
        </w:trPr>
        <w:tc>
          <w:tcPr>
            <w:tcW w:w="1094" w:type="dxa"/>
            <w:vMerge/>
            <w:tcBorders>
              <w:left w:val="single" w:sz="4" w:space="0" w:color="auto"/>
              <w:right w:val="single" w:sz="4" w:space="0" w:color="auto"/>
            </w:tcBorders>
          </w:tcPr>
          <w:p ns2:paraId="3FF4E137" ns2:textId="77777777" w:rsidR="00E510B7" w:rsidRPr="00063B5C" w:rsidRDefault="00E510B7" w:rsidP="00E510B7">
            <w:pPr>
              <w:pStyle w:val="TableCenter"/>
              <w:keepNext/>
              <w:rPr>
                <w:sz w:val="18"/>
                <w:szCs w:val="18"/>
              </w:rPr>
            </w:pPr>
          </w:p>
        </w:tc>
        <w:tc>
          <w:tcPr>
            <w:tcW w:w="1094" w:type="dxa"/>
            <w:vMerge/>
            <w:tcBorders>
              <w:left w:val="single" w:sz="4" w:space="0" w:color="auto"/>
              <w:bottom w:val="single" w:sz="4" w:space="0" w:color="auto"/>
              <w:right w:val="single" w:sz="4" w:space="0" w:color="auto"/>
            </w:tcBorders>
            <w:noWrap/>
            <w:hideMark/>
          </w:tcPr>
          <w:p ns2:paraId="0A3344C3" ns2:textId="1E0EFC61" w:rsidR="00E510B7" w:rsidRPr="00063B5C" w:rsidRDefault="00E510B7" w:rsidP="00E510B7">
            <w:pPr>
              <w:pStyle w:val="TableCenter"/>
              <w:keepNext/>
              <w:rPr>
                <w:sz w:val="18"/>
                <w:szCs w:val="18"/>
              </w:rPr>
            </w:pPr>
          </w:p>
        </w:tc>
        <w:tc>
          <w:tcPr>
            <w:tcW w:w="945" w:type="dxa"/>
            <w:tcBorders>
              <w:top w:val="single" w:sz="4" w:space="0" w:color="auto"/>
              <w:left w:val="single" w:sz="4" w:space="0" w:color="auto"/>
              <w:bottom w:val="single" w:sz="4" w:space="0" w:color="auto"/>
              <w:right w:val="single" w:sz="4" w:space="0" w:color="auto"/>
            </w:tcBorders>
            <w:noWrap/>
            <w:hideMark/>
          </w:tcPr>
          <w:p ns2:paraId="6BE1B37F" ns2:textId="77777777" w:rsidR="00E510B7" w:rsidRPr="00063B5C" w:rsidRDefault="00E510B7" w:rsidP="00E510B7">
            <w:pPr>
              <w:pStyle w:val="TableCenter"/>
              <w:keepNext/>
              <w:rPr>
                <w:sz w:val="18"/>
                <w:szCs w:val="18"/>
              </w:rPr>
            </w:pPr>
            <w:r w:rsidRPr="00063B5C">
              <w:rPr>
                <w:sz w:val="18"/>
                <w:szCs w:val="18"/>
              </w:rPr>
              <w:t>T</w:t>
            </w:r>
            <w:r w:rsidRPr="00A42EF6">
              <w:rPr>
                <w:sz w:val="18"/>
                <w:szCs w:val="18"/>
                <w:vertAlign w:val="subscript"/>
              </w:rPr>
              <w:t>1/2</w:t>
            </w:r>
          </w:p>
        </w:tc>
        <w:tc>
          <w:tcPr>
            <w:tcW w:w="945" w:type="dxa"/>
            <w:tcBorders>
              <w:top w:val="single" w:sz="4" w:space="0" w:color="auto"/>
              <w:left w:val="single" w:sz="4" w:space="0" w:color="auto"/>
              <w:bottom w:val="single" w:sz="4" w:space="0" w:color="auto"/>
              <w:right w:val="single" w:sz="4" w:space="0" w:color="auto"/>
            </w:tcBorders>
            <w:noWrap/>
            <w:hideMark/>
          </w:tcPr>
          <w:p ns2:paraId="4CAFF3FD" ns2:textId="77777777" w:rsidR="00E510B7" w:rsidRPr="00063B5C" w:rsidRDefault="00E510B7" w:rsidP="00E510B7">
            <w:pPr>
              <w:pStyle w:val="TableCenter"/>
              <w:keepNext/>
              <w:rPr>
                <w:sz w:val="18"/>
                <w:szCs w:val="18"/>
              </w:rPr>
            </w:pPr>
            <w:r>
              <w:rPr>
                <w:sz w:val="18"/>
                <w:szCs w:val="18"/>
              </w:rPr>
              <w:t>h</w:t>
            </w:r>
          </w:p>
        </w:tc>
        <w:tc>
          <w:tcPr>
            <w:tcW w:w="818" w:type="dxa"/>
            <w:tcBorders>
              <w:top w:val="single" w:sz="4" w:space="0" w:color="auto"/>
              <w:left w:val="single" w:sz="4" w:space="0" w:color="auto"/>
              <w:bottom w:val="single" w:sz="4" w:space="0" w:color="auto"/>
              <w:right w:val="single" w:sz="4" w:space="0" w:color="auto"/>
            </w:tcBorders>
            <w:noWrap/>
          </w:tcPr>
          <w:p ns2:paraId="15301DA2" ns2:textId="77777777" w:rsidR="00E510B7" w:rsidRPr="00063B5C" w:rsidRDefault="00E510B7" w:rsidP="00E510B7">
            <w:pPr>
              <w:pStyle w:val="TableCenter"/>
              <w:keepNext/>
              <w:rPr>
                <w:sz w:val="18"/>
                <w:szCs w:val="18"/>
              </w:rPr>
            </w:pPr>
            <w:r>
              <w:rPr>
                <w:sz w:val="18"/>
                <w:szCs w:val="18"/>
              </w:rPr>
              <w:t>31</w:t>
            </w:r>
          </w:p>
        </w:tc>
        <w:tc>
          <w:tcPr>
            <w:tcW w:w="818" w:type="dxa"/>
            <w:tcBorders>
              <w:top w:val="single" w:sz="4" w:space="0" w:color="auto"/>
              <w:left w:val="single" w:sz="4" w:space="0" w:color="auto"/>
              <w:bottom w:val="single" w:sz="4" w:space="0" w:color="auto"/>
              <w:right w:val="single" w:sz="4" w:space="0" w:color="auto"/>
            </w:tcBorders>
            <w:noWrap/>
          </w:tcPr>
          <w:p ns2:paraId="71ED98D4" ns2:textId="77777777" w:rsidR="00E510B7" w:rsidRPr="00063B5C" w:rsidRDefault="00E510B7" w:rsidP="00E510B7">
            <w:pPr>
              <w:pStyle w:val="TableCenter"/>
              <w:keepNext/>
              <w:rPr>
                <w:sz w:val="18"/>
                <w:szCs w:val="18"/>
              </w:rPr>
            </w:pPr>
            <w:r>
              <w:rPr>
                <w:sz w:val="18"/>
                <w:szCs w:val="18"/>
              </w:rPr>
              <w:t>1.9</w:t>
            </w:r>
          </w:p>
        </w:tc>
        <w:tc>
          <w:tcPr>
            <w:tcW w:w="818" w:type="dxa"/>
            <w:tcBorders>
              <w:top w:val="single" w:sz="4" w:space="0" w:color="auto"/>
              <w:left w:val="single" w:sz="4" w:space="0" w:color="auto"/>
              <w:bottom w:val="single" w:sz="4" w:space="0" w:color="auto"/>
              <w:right w:val="single" w:sz="4" w:space="0" w:color="auto"/>
            </w:tcBorders>
            <w:noWrap/>
          </w:tcPr>
          <w:p ns2:paraId="430CFA12" ns2:textId="77777777" w:rsidR="00E510B7" w:rsidRPr="00063B5C" w:rsidRDefault="00E510B7" w:rsidP="00E510B7">
            <w:pPr>
              <w:pStyle w:val="TableCenter"/>
              <w:keepNext/>
              <w:rPr>
                <w:sz w:val="18"/>
                <w:szCs w:val="18"/>
              </w:rPr>
            </w:pPr>
            <w:r>
              <w:rPr>
                <w:sz w:val="18"/>
                <w:szCs w:val="18"/>
              </w:rPr>
              <w:t>30</w:t>
            </w:r>
          </w:p>
        </w:tc>
        <w:tc>
          <w:tcPr>
            <w:tcW w:w="818" w:type="dxa"/>
            <w:tcBorders>
              <w:top w:val="single" w:sz="4" w:space="0" w:color="auto"/>
              <w:left w:val="single" w:sz="4" w:space="0" w:color="auto"/>
              <w:bottom w:val="single" w:sz="4" w:space="0" w:color="auto"/>
              <w:right w:val="single" w:sz="4" w:space="0" w:color="auto"/>
            </w:tcBorders>
            <w:noWrap/>
          </w:tcPr>
          <w:p ns2:paraId="63E26485" ns2:textId="77777777" w:rsidR="00E510B7" w:rsidRPr="00063B5C" w:rsidRDefault="00E510B7" w:rsidP="00E510B7">
            <w:pPr>
              <w:pStyle w:val="TableCenter"/>
              <w:keepNext/>
              <w:rPr>
                <w:sz w:val="18"/>
                <w:szCs w:val="18"/>
              </w:rPr>
            </w:pPr>
            <w:r>
              <w:rPr>
                <w:sz w:val="18"/>
                <w:szCs w:val="18"/>
              </w:rPr>
              <w:t>6.0</w:t>
            </w:r>
          </w:p>
        </w:tc>
        <w:tc>
          <w:tcPr>
            <w:tcW w:w="818" w:type="dxa"/>
            <w:tcBorders>
              <w:top w:val="single" w:sz="4" w:space="0" w:color="auto"/>
              <w:left w:val="single" w:sz="4" w:space="0" w:color="auto"/>
              <w:bottom w:val="single" w:sz="4" w:space="0" w:color="auto"/>
              <w:right w:val="single" w:sz="4" w:space="0" w:color="auto"/>
            </w:tcBorders>
          </w:tcPr>
          <w:p ns2:paraId="296C8551" ns2:textId="4DC7120E" w:rsidR="00E510B7" w:rsidRDefault="00E510B7" w:rsidP="00E510B7">
            <w:pPr>
              <w:pStyle w:val="TableCenter"/>
              <w:keepNext/>
              <w:rPr>
                <w:sz w:val="18"/>
                <w:szCs w:val="18"/>
              </w:rPr>
            </w:pPr>
            <w:r w:rsidRPr="00DC3C0B">
              <w:rPr>
                <w:sz w:val="18"/>
                <w:szCs w:val="18"/>
              </w:rPr>
              <w:t>30.5</w:t>
            </w:r>
          </w:p>
        </w:tc>
        <w:tc>
          <w:tcPr>
            <w:tcW w:w="818" w:type="dxa"/>
            <w:tcBorders>
              <w:top w:val="single" w:sz="4" w:space="0" w:color="auto"/>
              <w:left w:val="single" w:sz="4" w:space="0" w:color="auto"/>
              <w:bottom w:val="single" w:sz="4" w:space="0" w:color="auto"/>
              <w:right w:val="single" w:sz="4" w:space="0" w:color="auto"/>
            </w:tcBorders>
          </w:tcPr>
          <w:p ns2:paraId="5EBC0C43" ns2:textId="288EE931" w:rsidR="00E510B7" w:rsidRDefault="00E510B7" w:rsidP="00E510B7">
            <w:pPr>
              <w:pStyle w:val="TableCenter"/>
              <w:keepNext/>
              <w:rPr>
                <w:sz w:val="18"/>
                <w:szCs w:val="18"/>
              </w:rPr>
            </w:pPr>
            <w:r>
              <w:rPr>
                <w:sz w:val="18"/>
                <w:szCs w:val="18"/>
              </w:rPr>
              <w:t>-</w:t>
            </w:r>
          </w:p>
        </w:tc>
      </w:tr>
      <w:tr w:rsidR="00E510B7" w:rsidRPr="00063B5C" ns2:paraId="34A9FB46" ns2:textId="5DBFEBB7">
        <w:trPr>
          <w:trHeight w:val="260"/>
          <w:jc w:val="center"/>
        </w:trPr>
        <w:tc>
          <w:tcPr>
            <w:tcW w:w="1094" w:type="dxa"/>
            <w:vMerge/>
            <w:tcBorders>
              <w:left w:val="single" w:sz="4" w:space="0" w:color="auto"/>
              <w:right w:val="single" w:sz="4" w:space="0" w:color="auto"/>
            </w:tcBorders>
          </w:tcPr>
          <w:p ns2:paraId="65C0E6D6" ns2:textId="77777777" w:rsidR="00E510B7" w:rsidRDefault="00E510B7" w:rsidP="00E510B7">
            <w:pPr>
              <w:pStyle w:val="TableCenter"/>
              <w:keepNext/>
              <w:rPr>
                <w:sz w:val="18"/>
                <w:szCs w:val="18"/>
              </w:rPr>
            </w:pPr>
          </w:p>
        </w:tc>
        <w:tc>
          <w:tcPr>
            <w:tcW w:w="1094" w:type="dxa"/>
            <w:vMerge w:val="restart"/>
            <w:tcBorders>
              <w:top w:val="single" w:sz="4" w:space="0" w:color="auto"/>
              <w:left w:val="single" w:sz="4" w:space="0" w:color="auto"/>
              <w:right w:val="single" w:sz="4" w:space="0" w:color="auto"/>
            </w:tcBorders>
            <w:noWrap/>
            <w:hideMark/>
          </w:tcPr>
          <w:p ns2:paraId="042B2F13" ns2:textId="0C13917C" w:rsidR="00E510B7" w:rsidRPr="00063B5C" w:rsidRDefault="00E510B7" w:rsidP="00E510B7">
            <w:pPr>
              <w:pStyle w:val="TableCenter"/>
              <w:keepNext/>
              <w:rPr>
                <w:sz w:val="18"/>
                <w:szCs w:val="18"/>
              </w:rPr>
            </w:pPr>
            <w:r>
              <w:rPr>
                <w:sz w:val="18"/>
                <w:szCs w:val="18"/>
              </w:rPr>
              <w:t>50</w:t>
            </w:r>
          </w:p>
        </w:tc>
        <w:tc>
          <w:tcPr>
            <w:tcW w:w="945" w:type="dxa"/>
            <w:tcBorders>
              <w:top w:val="single" w:sz="4" w:space="0" w:color="auto"/>
              <w:left w:val="single" w:sz="4" w:space="0" w:color="auto"/>
              <w:bottom w:val="single" w:sz="4" w:space="0" w:color="auto"/>
              <w:right w:val="single" w:sz="4" w:space="0" w:color="auto"/>
            </w:tcBorders>
            <w:noWrap/>
            <w:hideMark/>
          </w:tcPr>
          <w:p ns2:paraId="07B98C33" ns2:textId="77777777" w:rsidR="00E510B7" w:rsidRPr="00063B5C" w:rsidRDefault="00E510B7" w:rsidP="00E510B7">
            <w:pPr>
              <w:pStyle w:val="TableCenter"/>
              <w:keepNext/>
              <w:rPr>
                <w:sz w:val="18"/>
                <w:szCs w:val="18"/>
              </w:rPr>
            </w:pPr>
            <w:r w:rsidRPr="00063B5C">
              <w:rPr>
                <w:sz w:val="18"/>
                <w:szCs w:val="18"/>
              </w:rPr>
              <w:t>AUC</w:t>
            </w:r>
            <w:r>
              <w:rPr>
                <w:sz w:val="18"/>
                <w:szCs w:val="18"/>
                <w:vertAlign w:val="subscript"/>
              </w:rPr>
              <w:t>last</w:t>
            </w:r>
          </w:p>
        </w:tc>
        <w:tc>
          <w:tcPr>
            <w:tcW w:w="945" w:type="dxa"/>
            <w:tcBorders>
              <w:top w:val="single" w:sz="4" w:space="0" w:color="auto"/>
              <w:left w:val="single" w:sz="4" w:space="0" w:color="auto"/>
              <w:bottom w:val="single" w:sz="4" w:space="0" w:color="auto"/>
              <w:right w:val="single" w:sz="4" w:space="0" w:color="auto"/>
            </w:tcBorders>
            <w:noWrap/>
            <w:hideMark/>
          </w:tcPr>
          <w:p ns2:paraId="74443F04" ns2:textId="77777777" w:rsidR="00E510B7" w:rsidRPr="00063B5C" w:rsidRDefault="00E510B7" w:rsidP="00E510B7">
            <w:pPr>
              <w:pStyle w:val="TableCenter"/>
              <w:keepNext/>
              <w:rPr>
                <w:sz w:val="18"/>
                <w:szCs w:val="18"/>
              </w:rPr>
            </w:pPr>
            <w:r>
              <w:rPr>
                <w:sz w:val="18"/>
                <w:szCs w:val="18"/>
              </w:rPr>
              <w:t>µg*h/mL</w:t>
            </w:r>
          </w:p>
        </w:tc>
        <w:tc>
          <w:tcPr>
            <w:tcW w:w="818" w:type="dxa"/>
            <w:tcBorders>
              <w:top w:val="single" w:sz="4" w:space="0" w:color="auto"/>
              <w:left w:val="single" w:sz="4" w:space="0" w:color="auto"/>
              <w:bottom w:val="single" w:sz="4" w:space="0" w:color="auto"/>
              <w:right w:val="single" w:sz="4" w:space="0" w:color="auto"/>
            </w:tcBorders>
            <w:noWrap/>
          </w:tcPr>
          <w:p ns2:paraId="79326905" ns2:textId="77777777" w:rsidR="00E510B7" w:rsidRPr="00063B5C" w:rsidRDefault="00E510B7" w:rsidP="00E510B7">
            <w:pPr>
              <w:pStyle w:val="TableCenter"/>
              <w:keepNext/>
              <w:rPr>
                <w:sz w:val="18"/>
                <w:szCs w:val="18"/>
              </w:rPr>
            </w:pPr>
            <w:r>
              <w:rPr>
                <w:sz w:val="18"/>
                <w:szCs w:val="18"/>
              </w:rPr>
              <w:t>58200</w:t>
            </w:r>
          </w:p>
        </w:tc>
        <w:tc>
          <w:tcPr>
            <w:tcW w:w="818" w:type="dxa"/>
            <w:tcBorders>
              <w:top w:val="single" w:sz="4" w:space="0" w:color="auto"/>
              <w:left w:val="single" w:sz="4" w:space="0" w:color="auto"/>
              <w:bottom w:val="single" w:sz="4" w:space="0" w:color="auto"/>
              <w:right w:val="single" w:sz="4" w:space="0" w:color="auto"/>
            </w:tcBorders>
            <w:noWrap/>
          </w:tcPr>
          <w:p ns2:paraId="1DF3ECAA" ns2:textId="77777777" w:rsidR="00E510B7" w:rsidRPr="00063B5C" w:rsidRDefault="00E510B7" w:rsidP="00E510B7">
            <w:pPr>
              <w:pStyle w:val="TableCenter"/>
              <w:keepNext/>
              <w:rPr>
                <w:sz w:val="18"/>
                <w:szCs w:val="18"/>
              </w:rPr>
            </w:pPr>
            <w:r>
              <w:rPr>
                <w:sz w:val="18"/>
                <w:szCs w:val="18"/>
              </w:rPr>
              <w:t>14300</w:t>
            </w:r>
          </w:p>
        </w:tc>
        <w:tc>
          <w:tcPr>
            <w:tcW w:w="818" w:type="dxa"/>
            <w:tcBorders>
              <w:top w:val="single" w:sz="4" w:space="0" w:color="auto"/>
              <w:left w:val="single" w:sz="4" w:space="0" w:color="auto"/>
              <w:bottom w:val="single" w:sz="4" w:space="0" w:color="auto"/>
              <w:right w:val="single" w:sz="4" w:space="0" w:color="auto"/>
            </w:tcBorders>
            <w:noWrap/>
          </w:tcPr>
          <w:p ns2:paraId="31CAF560" ns2:textId="77777777" w:rsidR="00E510B7" w:rsidRPr="00063B5C" w:rsidRDefault="00E510B7" w:rsidP="00E510B7">
            <w:pPr>
              <w:pStyle w:val="TableCenter"/>
              <w:keepNext/>
              <w:rPr>
                <w:sz w:val="18"/>
                <w:szCs w:val="18"/>
              </w:rPr>
            </w:pPr>
            <w:r>
              <w:rPr>
                <w:sz w:val="18"/>
                <w:szCs w:val="18"/>
              </w:rPr>
              <w:t>55900</w:t>
            </w:r>
          </w:p>
        </w:tc>
        <w:tc>
          <w:tcPr>
            <w:tcW w:w="818" w:type="dxa"/>
            <w:tcBorders>
              <w:top w:val="single" w:sz="4" w:space="0" w:color="auto"/>
              <w:left w:val="single" w:sz="4" w:space="0" w:color="auto"/>
              <w:bottom w:val="single" w:sz="4" w:space="0" w:color="auto"/>
              <w:right w:val="single" w:sz="4" w:space="0" w:color="auto"/>
            </w:tcBorders>
            <w:noWrap/>
          </w:tcPr>
          <w:p ns2:paraId="52341F84" ns2:textId="77777777" w:rsidR="00E510B7" w:rsidRPr="00063B5C" w:rsidRDefault="00E510B7" w:rsidP="00E510B7">
            <w:pPr>
              <w:pStyle w:val="TableCenter"/>
              <w:keepNext/>
              <w:rPr>
                <w:sz w:val="18"/>
                <w:szCs w:val="18"/>
              </w:rPr>
            </w:pPr>
            <w:r>
              <w:rPr>
                <w:sz w:val="18"/>
                <w:szCs w:val="18"/>
              </w:rPr>
              <w:t>8630</w:t>
            </w:r>
          </w:p>
        </w:tc>
        <w:tc>
          <w:tcPr>
            <w:tcW w:w="818" w:type="dxa"/>
            <w:tcBorders>
              <w:top w:val="single" w:sz="4" w:space="0" w:color="auto"/>
              <w:left w:val="single" w:sz="4" w:space="0" w:color="auto"/>
              <w:bottom w:val="single" w:sz="4" w:space="0" w:color="auto"/>
              <w:right w:val="single" w:sz="4" w:space="0" w:color="auto"/>
            </w:tcBorders>
          </w:tcPr>
          <w:p ns2:paraId="7BAB944F" ns2:textId="61FB770C" w:rsidR="00E510B7" w:rsidRDefault="00E510B7" w:rsidP="00E510B7">
            <w:pPr>
              <w:pStyle w:val="TableCenter"/>
              <w:keepNext/>
              <w:rPr>
                <w:sz w:val="18"/>
                <w:szCs w:val="18"/>
              </w:rPr>
            </w:pPr>
            <w:r w:rsidRPr="00DC3C0B">
              <w:rPr>
                <w:sz w:val="18"/>
                <w:szCs w:val="18"/>
              </w:rPr>
              <w:t>57050</w:t>
            </w:r>
          </w:p>
        </w:tc>
        <w:tc>
          <w:tcPr>
            <w:tcW w:w="818" w:type="dxa"/>
            <w:tcBorders>
              <w:top w:val="single" w:sz="4" w:space="0" w:color="auto"/>
              <w:left w:val="single" w:sz="4" w:space="0" w:color="auto"/>
              <w:bottom w:val="single" w:sz="4" w:space="0" w:color="auto"/>
              <w:right w:val="single" w:sz="4" w:space="0" w:color="auto"/>
            </w:tcBorders>
          </w:tcPr>
          <w:p ns2:paraId="26C2ADF0" ns2:textId="1ED64777" w:rsidR="00E510B7" w:rsidRDefault="00E510B7" w:rsidP="00E510B7">
            <w:pPr>
              <w:pStyle w:val="TableCenter"/>
              <w:keepNext/>
              <w:rPr>
                <w:sz w:val="18"/>
                <w:szCs w:val="18"/>
              </w:rPr>
            </w:pPr>
            <w:r>
              <w:rPr>
                <w:sz w:val="18"/>
                <w:szCs w:val="18"/>
              </w:rPr>
              <w:t>-</w:t>
            </w:r>
          </w:p>
        </w:tc>
      </w:tr>
      <w:tr w:rsidR="00E510B7" w:rsidRPr="00063B5C" ns2:paraId="5585BADC" ns2:textId="3F008D85">
        <w:trPr>
          <w:trHeight w:val="260"/>
          <w:jc w:val="center"/>
        </w:trPr>
        <w:tc>
          <w:tcPr>
            <w:tcW w:w="1094" w:type="dxa"/>
            <w:vMerge/>
            <w:tcBorders>
              <w:left w:val="single" w:sz="4" w:space="0" w:color="auto"/>
              <w:right w:val="single" w:sz="4" w:space="0" w:color="auto"/>
            </w:tcBorders>
          </w:tcPr>
          <w:p ns2:paraId="4640C6C6" ns2:textId="77777777" w:rsidR="00E510B7" w:rsidRPr="00063B5C" w:rsidRDefault="00E510B7" w:rsidP="00E510B7">
            <w:pPr>
              <w:pStyle w:val="TableCenter"/>
              <w:keepNext/>
              <w:rPr>
                <w:sz w:val="18"/>
                <w:szCs w:val="18"/>
              </w:rPr>
            </w:pPr>
          </w:p>
        </w:tc>
        <w:tc>
          <w:tcPr>
            <w:tcW w:w="1094" w:type="dxa"/>
            <w:vMerge/>
            <w:tcBorders>
              <w:left w:val="single" w:sz="4" w:space="0" w:color="auto"/>
              <w:right w:val="single" w:sz="4" w:space="0" w:color="auto"/>
            </w:tcBorders>
            <w:noWrap/>
          </w:tcPr>
          <w:p ns2:paraId="78196A9E" ns2:textId="31C74F7A" w:rsidR="00E510B7" w:rsidRPr="00063B5C" w:rsidRDefault="00E510B7" w:rsidP="00E510B7">
            <w:pPr>
              <w:pStyle w:val="TableCenter"/>
              <w:keepNext/>
              <w:rPr>
                <w:sz w:val="18"/>
                <w:szCs w:val="18"/>
              </w:rPr>
            </w:pPr>
          </w:p>
        </w:tc>
        <w:tc>
          <w:tcPr>
            <w:tcW w:w="945" w:type="dxa"/>
            <w:tcBorders>
              <w:top w:val="single" w:sz="4" w:space="0" w:color="auto"/>
              <w:left w:val="single" w:sz="4" w:space="0" w:color="auto"/>
              <w:bottom w:val="single" w:sz="4" w:space="0" w:color="auto"/>
              <w:right w:val="single" w:sz="4" w:space="0" w:color="auto"/>
            </w:tcBorders>
            <w:noWrap/>
          </w:tcPr>
          <w:p ns2:paraId="021C2677" ns2:textId="77777777" w:rsidR="00E510B7" w:rsidRPr="00063B5C" w:rsidRDefault="00E510B7" w:rsidP="00E510B7">
            <w:pPr>
              <w:pStyle w:val="TableCenter"/>
              <w:keepNext/>
              <w:rPr>
                <w:sz w:val="18"/>
                <w:szCs w:val="18"/>
              </w:rPr>
            </w:pPr>
            <w:r>
              <w:rPr>
                <w:sz w:val="18"/>
                <w:szCs w:val="18"/>
              </w:rPr>
              <w:t>C</w:t>
            </w:r>
            <w:r w:rsidRPr="001B0147">
              <w:rPr>
                <w:sz w:val="18"/>
                <w:szCs w:val="18"/>
                <w:vertAlign w:val="subscript"/>
              </w:rPr>
              <w:t>max</w:t>
            </w:r>
          </w:p>
        </w:tc>
        <w:tc>
          <w:tcPr>
            <w:tcW w:w="945" w:type="dxa"/>
            <w:tcBorders>
              <w:top w:val="single" w:sz="4" w:space="0" w:color="auto"/>
              <w:left w:val="single" w:sz="4" w:space="0" w:color="auto"/>
              <w:bottom w:val="single" w:sz="4" w:space="0" w:color="auto"/>
              <w:right w:val="single" w:sz="4" w:space="0" w:color="auto"/>
            </w:tcBorders>
            <w:noWrap/>
          </w:tcPr>
          <w:p ns2:paraId="0CFC4879" ns2:textId="77777777" w:rsidR="00E510B7" w:rsidRPr="00063B5C" w:rsidRDefault="00E510B7" w:rsidP="00E510B7">
            <w:pPr>
              <w:pStyle w:val="TableCenter"/>
              <w:keepNext/>
              <w:rPr>
                <w:sz w:val="18"/>
                <w:szCs w:val="18"/>
              </w:rPr>
            </w:pPr>
            <w:r>
              <w:rPr>
                <w:sz w:val="18"/>
                <w:szCs w:val="18"/>
              </w:rPr>
              <w:t>µg/mL</w:t>
            </w:r>
          </w:p>
        </w:tc>
        <w:tc>
          <w:tcPr>
            <w:tcW w:w="818" w:type="dxa"/>
            <w:tcBorders>
              <w:top w:val="single" w:sz="4" w:space="0" w:color="auto"/>
              <w:left w:val="single" w:sz="4" w:space="0" w:color="auto"/>
              <w:bottom w:val="single" w:sz="4" w:space="0" w:color="auto"/>
              <w:right w:val="single" w:sz="4" w:space="0" w:color="auto"/>
            </w:tcBorders>
            <w:noWrap/>
          </w:tcPr>
          <w:p ns2:paraId="45750800" ns2:textId="77777777" w:rsidR="00E510B7" w:rsidRPr="00063B5C" w:rsidRDefault="00E510B7" w:rsidP="00E510B7">
            <w:pPr>
              <w:pStyle w:val="TableCenter"/>
              <w:keepNext/>
              <w:rPr>
                <w:sz w:val="18"/>
                <w:szCs w:val="18"/>
              </w:rPr>
            </w:pPr>
            <w:r>
              <w:rPr>
                <w:sz w:val="18"/>
                <w:szCs w:val="18"/>
              </w:rPr>
              <w:t>1440</w:t>
            </w:r>
          </w:p>
        </w:tc>
        <w:tc>
          <w:tcPr>
            <w:tcW w:w="818" w:type="dxa"/>
            <w:tcBorders>
              <w:top w:val="single" w:sz="4" w:space="0" w:color="auto"/>
              <w:left w:val="single" w:sz="4" w:space="0" w:color="auto"/>
              <w:bottom w:val="single" w:sz="4" w:space="0" w:color="auto"/>
              <w:right w:val="single" w:sz="4" w:space="0" w:color="auto"/>
            </w:tcBorders>
            <w:noWrap/>
          </w:tcPr>
          <w:p ns2:paraId="35C0C1C1" ns2:textId="77777777" w:rsidR="00E510B7" w:rsidRPr="00063B5C" w:rsidRDefault="00E510B7" w:rsidP="00E510B7">
            <w:pPr>
              <w:pStyle w:val="TableCenter"/>
              <w:keepNext/>
              <w:rPr>
                <w:sz w:val="18"/>
                <w:szCs w:val="18"/>
              </w:rPr>
            </w:pPr>
            <w:r>
              <w:rPr>
                <w:sz w:val="18"/>
                <w:szCs w:val="18"/>
              </w:rPr>
              <w:t>336</w:t>
            </w:r>
          </w:p>
        </w:tc>
        <w:tc>
          <w:tcPr>
            <w:tcW w:w="818" w:type="dxa"/>
            <w:tcBorders>
              <w:top w:val="single" w:sz="4" w:space="0" w:color="auto"/>
              <w:left w:val="single" w:sz="4" w:space="0" w:color="auto"/>
              <w:bottom w:val="single" w:sz="4" w:space="0" w:color="auto"/>
              <w:right w:val="single" w:sz="4" w:space="0" w:color="auto"/>
            </w:tcBorders>
            <w:noWrap/>
          </w:tcPr>
          <w:p ns2:paraId="3ED5EAE5" ns2:textId="77777777" w:rsidR="00E510B7" w:rsidRPr="00063B5C" w:rsidRDefault="00E510B7" w:rsidP="00E510B7">
            <w:pPr>
              <w:pStyle w:val="TableCenter"/>
              <w:keepNext/>
              <w:rPr>
                <w:sz w:val="18"/>
                <w:szCs w:val="18"/>
              </w:rPr>
            </w:pPr>
            <w:r>
              <w:rPr>
                <w:sz w:val="18"/>
                <w:szCs w:val="18"/>
              </w:rPr>
              <w:t>1260</w:t>
            </w:r>
          </w:p>
        </w:tc>
        <w:tc>
          <w:tcPr>
            <w:tcW w:w="818" w:type="dxa"/>
            <w:tcBorders>
              <w:top w:val="single" w:sz="4" w:space="0" w:color="auto"/>
              <w:left w:val="single" w:sz="4" w:space="0" w:color="auto"/>
              <w:bottom w:val="single" w:sz="4" w:space="0" w:color="auto"/>
              <w:right w:val="single" w:sz="4" w:space="0" w:color="auto"/>
            </w:tcBorders>
            <w:noWrap/>
          </w:tcPr>
          <w:p ns2:paraId="2FA12E9B" ns2:textId="77777777" w:rsidR="00E510B7" w:rsidRPr="00063B5C" w:rsidRDefault="00E510B7" w:rsidP="00E510B7">
            <w:pPr>
              <w:pStyle w:val="TableCenter"/>
              <w:keepNext/>
              <w:rPr>
                <w:sz w:val="18"/>
                <w:szCs w:val="18"/>
              </w:rPr>
            </w:pPr>
            <w:r>
              <w:rPr>
                <w:sz w:val="18"/>
                <w:szCs w:val="18"/>
              </w:rPr>
              <w:t>153</w:t>
            </w:r>
          </w:p>
        </w:tc>
        <w:tc>
          <w:tcPr>
            <w:tcW w:w="818" w:type="dxa"/>
            <w:tcBorders>
              <w:top w:val="single" w:sz="4" w:space="0" w:color="auto"/>
              <w:left w:val="single" w:sz="4" w:space="0" w:color="auto"/>
              <w:bottom w:val="single" w:sz="4" w:space="0" w:color="auto"/>
              <w:right w:val="single" w:sz="4" w:space="0" w:color="auto"/>
            </w:tcBorders>
          </w:tcPr>
          <w:p ns2:paraId="635DA3FB" ns2:textId="2F08A7D9" w:rsidR="00E510B7" w:rsidRDefault="00E510B7" w:rsidP="00E510B7">
            <w:pPr>
              <w:pStyle w:val="TableCenter"/>
              <w:keepNext/>
              <w:rPr>
                <w:sz w:val="18"/>
                <w:szCs w:val="18"/>
              </w:rPr>
            </w:pPr>
            <w:r w:rsidRPr="00DC3C0B">
              <w:rPr>
                <w:sz w:val="18"/>
                <w:szCs w:val="18"/>
              </w:rPr>
              <w:t>1350</w:t>
            </w:r>
          </w:p>
        </w:tc>
        <w:tc>
          <w:tcPr>
            <w:tcW w:w="818" w:type="dxa"/>
            <w:tcBorders>
              <w:top w:val="single" w:sz="4" w:space="0" w:color="auto"/>
              <w:left w:val="single" w:sz="4" w:space="0" w:color="auto"/>
              <w:bottom w:val="single" w:sz="4" w:space="0" w:color="auto"/>
              <w:right w:val="single" w:sz="4" w:space="0" w:color="auto"/>
            </w:tcBorders>
          </w:tcPr>
          <w:p ns2:paraId="13420428" ns2:textId="5F79D407" w:rsidR="00E510B7" w:rsidRDefault="00E510B7" w:rsidP="00E510B7">
            <w:pPr>
              <w:pStyle w:val="TableCenter"/>
              <w:keepNext/>
              <w:rPr>
                <w:sz w:val="18"/>
                <w:szCs w:val="18"/>
              </w:rPr>
            </w:pPr>
            <w:r>
              <w:rPr>
                <w:sz w:val="18"/>
                <w:szCs w:val="18"/>
              </w:rPr>
              <w:t>-</w:t>
            </w:r>
          </w:p>
        </w:tc>
      </w:tr>
      <w:tr w:rsidR="00E510B7" w:rsidRPr="00063B5C" ns2:paraId="10EDD792" ns2:textId="1F43097F">
        <w:trPr>
          <w:trHeight w:val="260"/>
          <w:jc w:val="center"/>
        </w:trPr>
        <w:tc>
          <w:tcPr>
            <w:tcW w:w="1094" w:type="dxa"/>
            <w:vMerge/>
            <w:tcBorders>
              <w:left w:val="single" w:sz="4" w:space="0" w:color="auto"/>
              <w:bottom w:val="single" w:sz="4" w:space="0" w:color="auto"/>
              <w:right w:val="single" w:sz="4" w:space="0" w:color="auto"/>
            </w:tcBorders>
          </w:tcPr>
          <w:p ns2:paraId="2A044D53" ns2:textId="77777777" w:rsidR="00E510B7" w:rsidRPr="00063B5C" w:rsidRDefault="00E510B7" w:rsidP="00E510B7">
            <w:pPr>
              <w:pStyle w:val="TableCenter"/>
              <w:keepNext/>
              <w:rPr>
                <w:sz w:val="18"/>
                <w:szCs w:val="18"/>
              </w:rPr>
            </w:pPr>
          </w:p>
        </w:tc>
        <w:tc>
          <w:tcPr>
            <w:tcW w:w="1094" w:type="dxa"/>
            <w:vMerge/>
            <w:tcBorders>
              <w:left w:val="single" w:sz="4" w:space="0" w:color="auto"/>
              <w:bottom w:val="single" w:sz="4" w:space="0" w:color="auto"/>
              <w:right w:val="single" w:sz="4" w:space="0" w:color="auto"/>
            </w:tcBorders>
            <w:noWrap/>
            <w:hideMark/>
          </w:tcPr>
          <w:p ns2:paraId="065E7FDD" ns2:textId="7F884677" w:rsidR="00E510B7" w:rsidRPr="00063B5C" w:rsidRDefault="00E510B7" w:rsidP="00E510B7">
            <w:pPr>
              <w:pStyle w:val="TableCenter"/>
              <w:keepNext/>
              <w:rPr>
                <w:sz w:val="18"/>
                <w:szCs w:val="18"/>
              </w:rPr>
            </w:pPr>
          </w:p>
        </w:tc>
        <w:tc>
          <w:tcPr>
            <w:tcW w:w="945" w:type="dxa"/>
            <w:tcBorders>
              <w:top w:val="single" w:sz="4" w:space="0" w:color="auto"/>
              <w:left w:val="single" w:sz="4" w:space="0" w:color="auto"/>
              <w:bottom w:val="single" w:sz="4" w:space="0" w:color="auto"/>
              <w:right w:val="single" w:sz="4" w:space="0" w:color="auto"/>
            </w:tcBorders>
            <w:noWrap/>
            <w:hideMark/>
          </w:tcPr>
          <w:p ns2:paraId="725BF103" ns2:textId="77777777" w:rsidR="00E510B7" w:rsidRPr="00063B5C" w:rsidRDefault="00E510B7" w:rsidP="00E510B7">
            <w:pPr>
              <w:pStyle w:val="TableCenter"/>
              <w:keepNext/>
              <w:rPr>
                <w:sz w:val="18"/>
                <w:szCs w:val="18"/>
              </w:rPr>
            </w:pPr>
            <w:r w:rsidRPr="00063B5C">
              <w:rPr>
                <w:sz w:val="18"/>
                <w:szCs w:val="18"/>
              </w:rPr>
              <w:t>T</w:t>
            </w:r>
            <w:r w:rsidRPr="00A42EF6">
              <w:rPr>
                <w:sz w:val="18"/>
                <w:szCs w:val="18"/>
                <w:vertAlign w:val="subscript"/>
              </w:rPr>
              <w:t>1/2</w:t>
            </w:r>
          </w:p>
        </w:tc>
        <w:tc>
          <w:tcPr>
            <w:tcW w:w="945" w:type="dxa"/>
            <w:tcBorders>
              <w:top w:val="single" w:sz="4" w:space="0" w:color="auto"/>
              <w:left w:val="single" w:sz="4" w:space="0" w:color="auto"/>
              <w:bottom w:val="single" w:sz="4" w:space="0" w:color="auto"/>
              <w:right w:val="single" w:sz="4" w:space="0" w:color="auto"/>
            </w:tcBorders>
            <w:noWrap/>
            <w:hideMark/>
          </w:tcPr>
          <w:p ns2:paraId="4C39F4FA" ns2:textId="77777777" w:rsidR="00E510B7" w:rsidRPr="00063B5C" w:rsidRDefault="00E510B7" w:rsidP="00E510B7">
            <w:pPr>
              <w:pStyle w:val="TableCenter"/>
              <w:keepNext/>
              <w:rPr>
                <w:sz w:val="18"/>
                <w:szCs w:val="18"/>
              </w:rPr>
            </w:pPr>
            <w:r>
              <w:rPr>
                <w:sz w:val="18"/>
                <w:szCs w:val="18"/>
              </w:rPr>
              <w:t>h</w:t>
            </w:r>
          </w:p>
        </w:tc>
        <w:tc>
          <w:tcPr>
            <w:tcW w:w="818" w:type="dxa"/>
            <w:tcBorders>
              <w:top w:val="single" w:sz="4" w:space="0" w:color="auto"/>
              <w:left w:val="single" w:sz="4" w:space="0" w:color="auto"/>
              <w:bottom w:val="single" w:sz="4" w:space="0" w:color="auto"/>
              <w:right w:val="single" w:sz="4" w:space="0" w:color="auto"/>
            </w:tcBorders>
            <w:noWrap/>
          </w:tcPr>
          <w:p ns2:paraId="66780272" ns2:textId="77777777" w:rsidR="00E510B7" w:rsidRPr="00063B5C" w:rsidRDefault="00E510B7" w:rsidP="00E510B7">
            <w:pPr>
              <w:pStyle w:val="TableCenter"/>
              <w:keepNext/>
              <w:rPr>
                <w:sz w:val="18"/>
                <w:szCs w:val="18"/>
              </w:rPr>
            </w:pPr>
            <w:r>
              <w:rPr>
                <w:sz w:val="18"/>
                <w:szCs w:val="18"/>
              </w:rPr>
              <w:t>30</w:t>
            </w:r>
          </w:p>
        </w:tc>
        <w:tc>
          <w:tcPr>
            <w:tcW w:w="818" w:type="dxa"/>
            <w:tcBorders>
              <w:top w:val="single" w:sz="4" w:space="0" w:color="auto"/>
              <w:left w:val="single" w:sz="4" w:space="0" w:color="auto"/>
              <w:bottom w:val="single" w:sz="4" w:space="0" w:color="auto"/>
              <w:right w:val="single" w:sz="4" w:space="0" w:color="auto"/>
            </w:tcBorders>
            <w:noWrap/>
          </w:tcPr>
          <w:p ns2:paraId="2502B146" ns2:textId="77777777" w:rsidR="00E510B7" w:rsidRPr="00063B5C" w:rsidRDefault="00E510B7" w:rsidP="00E510B7">
            <w:pPr>
              <w:pStyle w:val="TableCenter"/>
              <w:keepNext/>
              <w:rPr>
                <w:sz w:val="18"/>
                <w:szCs w:val="18"/>
              </w:rPr>
            </w:pPr>
            <w:r>
              <w:rPr>
                <w:sz w:val="18"/>
                <w:szCs w:val="18"/>
              </w:rPr>
              <w:t>3.2</w:t>
            </w:r>
          </w:p>
        </w:tc>
        <w:tc>
          <w:tcPr>
            <w:tcW w:w="818" w:type="dxa"/>
            <w:tcBorders>
              <w:top w:val="single" w:sz="4" w:space="0" w:color="auto"/>
              <w:left w:val="single" w:sz="4" w:space="0" w:color="auto"/>
              <w:bottom w:val="single" w:sz="4" w:space="0" w:color="auto"/>
              <w:right w:val="single" w:sz="4" w:space="0" w:color="auto"/>
            </w:tcBorders>
            <w:noWrap/>
          </w:tcPr>
          <w:p ns2:paraId="73578672" ns2:textId="77777777" w:rsidR="00E510B7" w:rsidRPr="00063B5C" w:rsidRDefault="00E510B7" w:rsidP="00E510B7">
            <w:pPr>
              <w:pStyle w:val="TableCenter"/>
              <w:keepNext/>
              <w:rPr>
                <w:sz w:val="18"/>
                <w:szCs w:val="18"/>
              </w:rPr>
            </w:pPr>
            <w:r>
              <w:rPr>
                <w:sz w:val="18"/>
                <w:szCs w:val="18"/>
              </w:rPr>
              <w:t>34</w:t>
            </w:r>
          </w:p>
        </w:tc>
        <w:tc>
          <w:tcPr>
            <w:tcW w:w="818" w:type="dxa"/>
            <w:tcBorders>
              <w:top w:val="single" w:sz="4" w:space="0" w:color="auto"/>
              <w:left w:val="single" w:sz="4" w:space="0" w:color="auto"/>
              <w:bottom w:val="single" w:sz="4" w:space="0" w:color="auto"/>
              <w:right w:val="single" w:sz="4" w:space="0" w:color="auto"/>
            </w:tcBorders>
            <w:noWrap/>
          </w:tcPr>
          <w:p ns2:paraId="7FCDB035" ns2:textId="77777777" w:rsidR="00E510B7" w:rsidRPr="00063B5C" w:rsidRDefault="00E510B7" w:rsidP="00E510B7">
            <w:pPr>
              <w:pStyle w:val="TableCenter"/>
              <w:keepNext/>
              <w:rPr>
                <w:sz w:val="18"/>
                <w:szCs w:val="18"/>
              </w:rPr>
            </w:pPr>
            <w:r>
              <w:rPr>
                <w:sz w:val="18"/>
                <w:szCs w:val="18"/>
              </w:rPr>
              <w:t>3.8</w:t>
            </w:r>
          </w:p>
        </w:tc>
        <w:tc>
          <w:tcPr>
            <w:tcW w:w="818" w:type="dxa"/>
            <w:tcBorders>
              <w:top w:val="single" w:sz="4" w:space="0" w:color="auto"/>
              <w:left w:val="single" w:sz="4" w:space="0" w:color="auto"/>
              <w:bottom w:val="single" w:sz="4" w:space="0" w:color="auto"/>
              <w:right w:val="single" w:sz="4" w:space="0" w:color="auto"/>
            </w:tcBorders>
          </w:tcPr>
          <w:p ns2:paraId="3758BF1F" ns2:textId="0A4AA2DB" w:rsidR="00E510B7" w:rsidRDefault="00E510B7" w:rsidP="00E510B7">
            <w:pPr>
              <w:pStyle w:val="TableCenter"/>
              <w:keepNext/>
              <w:rPr>
                <w:sz w:val="18"/>
                <w:szCs w:val="18"/>
              </w:rPr>
            </w:pPr>
            <w:r w:rsidRPr="00DC3C0B">
              <w:rPr>
                <w:sz w:val="18"/>
                <w:szCs w:val="18"/>
              </w:rPr>
              <w:t>32</w:t>
            </w:r>
          </w:p>
        </w:tc>
        <w:tc>
          <w:tcPr>
            <w:tcW w:w="818" w:type="dxa"/>
            <w:tcBorders>
              <w:top w:val="single" w:sz="4" w:space="0" w:color="auto"/>
              <w:left w:val="single" w:sz="4" w:space="0" w:color="auto"/>
              <w:bottom w:val="single" w:sz="4" w:space="0" w:color="auto"/>
              <w:right w:val="single" w:sz="4" w:space="0" w:color="auto"/>
            </w:tcBorders>
          </w:tcPr>
          <w:p ns2:paraId="69CFFF1D" ns2:textId="1565ED08" w:rsidR="00E510B7" w:rsidRDefault="00E510B7" w:rsidP="00E510B7">
            <w:pPr>
              <w:pStyle w:val="TableCenter"/>
              <w:keepNext/>
              <w:rPr>
                <w:sz w:val="18"/>
                <w:szCs w:val="18"/>
              </w:rPr>
            </w:pPr>
            <w:r>
              <w:rPr>
                <w:sz w:val="18"/>
                <w:szCs w:val="18"/>
              </w:rPr>
              <w:t>-</w:t>
            </w:r>
          </w:p>
        </w:tc>
      </w:tr>
      <w:tr w:rsidR="00E510B7" w:rsidRPr="00063B5C" ns2:paraId="3C2462F2" ns2:textId="0328A2B1">
        <w:trPr>
          <w:jc w:val="center"/>
        </w:trPr>
        <w:tc>
          <w:tcPr>
            <w:tcW w:w="1094" w:type="dxa"/>
            <w:vMerge w:val="restart"/>
            <w:tcBorders>
              <w:top w:val="single" w:sz="4" w:space="0" w:color="auto"/>
              <w:left w:val="single" w:sz="4" w:space="0" w:color="auto"/>
              <w:right w:val="single" w:sz="4" w:space="0" w:color="auto"/>
            </w:tcBorders>
          </w:tcPr>
          <w:p ns2:paraId="208C793C" ns2:textId="7437AA32" w:rsidR="00E510B7" w:rsidRDefault="00E510B7" w:rsidP="00E510B7">
            <w:pPr>
              <w:pStyle w:val="TableCenter"/>
              <w:rPr>
                <w:sz w:val="18"/>
                <w:szCs w:val="18"/>
              </w:rPr>
            </w:pPr>
            <w:r>
              <w:rPr>
                <w:sz w:val="18"/>
                <w:szCs w:val="18"/>
              </w:rPr>
              <w:t>85</w:t>
            </w:r>
          </w:p>
        </w:tc>
        <w:tc>
          <w:tcPr>
            <w:tcW w:w="1094" w:type="dxa"/>
            <w:vMerge w:val="restart"/>
            <w:tcBorders>
              <w:top w:val="single" w:sz="4" w:space="0" w:color="auto"/>
              <w:left w:val="single" w:sz="4" w:space="0" w:color="auto"/>
              <w:right w:val="single" w:sz="4" w:space="0" w:color="auto"/>
            </w:tcBorders>
            <w:noWrap/>
            <w:hideMark/>
          </w:tcPr>
          <w:p ns2:paraId="189C96F3" ns2:textId="670E096D" w:rsidR="00E510B7" w:rsidRPr="00063B5C" w:rsidRDefault="00E510B7" w:rsidP="00E510B7">
            <w:pPr>
              <w:pStyle w:val="TableCenter"/>
              <w:rPr>
                <w:sz w:val="18"/>
                <w:szCs w:val="18"/>
              </w:rPr>
            </w:pPr>
            <w:r>
              <w:rPr>
                <w:sz w:val="18"/>
                <w:szCs w:val="18"/>
              </w:rPr>
              <w:t>10</w:t>
            </w:r>
          </w:p>
        </w:tc>
        <w:tc>
          <w:tcPr>
            <w:tcW w:w="945" w:type="dxa"/>
            <w:tcBorders>
              <w:top w:val="single" w:sz="4" w:space="0" w:color="auto"/>
              <w:left w:val="single" w:sz="4" w:space="0" w:color="auto"/>
              <w:bottom w:val="single" w:sz="4" w:space="0" w:color="auto"/>
              <w:right w:val="single" w:sz="4" w:space="0" w:color="auto"/>
            </w:tcBorders>
            <w:noWrap/>
            <w:hideMark/>
          </w:tcPr>
          <w:p ns2:paraId="4A57A5DE" ns2:textId="77777777" w:rsidR="00E510B7" w:rsidRPr="00063B5C" w:rsidRDefault="00E510B7" w:rsidP="00E510B7">
            <w:pPr>
              <w:pStyle w:val="TableCenter"/>
              <w:rPr>
                <w:sz w:val="18"/>
                <w:szCs w:val="18"/>
              </w:rPr>
            </w:pPr>
            <w:r w:rsidRPr="00063B5C">
              <w:rPr>
                <w:sz w:val="18"/>
                <w:szCs w:val="18"/>
              </w:rPr>
              <w:t>AUC</w:t>
            </w:r>
            <w:r>
              <w:rPr>
                <w:sz w:val="18"/>
                <w:szCs w:val="18"/>
                <w:vertAlign w:val="subscript"/>
              </w:rPr>
              <w:t>last</w:t>
            </w:r>
          </w:p>
        </w:tc>
        <w:tc>
          <w:tcPr>
            <w:tcW w:w="945" w:type="dxa"/>
            <w:tcBorders>
              <w:top w:val="single" w:sz="4" w:space="0" w:color="auto"/>
              <w:left w:val="single" w:sz="4" w:space="0" w:color="auto"/>
              <w:bottom w:val="single" w:sz="4" w:space="0" w:color="auto"/>
              <w:right w:val="single" w:sz="4" w:space="0" w:color="auto"/>
            </w:tcBorders>
            <w:noWrap/>
            <w:hideMark/>
          </w:tcPr>
          <w:p ns2:paraId="1F831B54" ns2:textId="77777777" w:rsidR="00E510B7" w:rsidRPr="00063B5C" w:rsidRDefault="00E510B7" w:rsidP="00E510B7">
            <w:pPr>
              <w:pStyle w:val="TableCenter"/>
              <w:rPr>
                <w:sz w:val="18"/>
                <w:szCs w:val="18"/>
              </w:rPr>
            </w:pPr>
            <w:r>
              <w:rPr>
                <w:sz w:val="18"/>
                <w:szCs w:val="18"/>
              </w:rPr>
              <w:t>µg*h/mL</w:t>
            </w:r>
          </w:p>
        </w:tc>
        <w:tc>
          <w:tcPr>
            <w:tcW w:w="818" w:type="dxa"/>
            <w:tcBorders>
              <w:top w:val="single" w:sz="4" w:space="0" w:color="auto"/>
              <w:left w:val="single" w:sz="4" w:space="0" w:color="auto"/>
              <w:bottom w:val="single" w:sz="4" w:space="0" w:color="auto"/>
              <w:right w:val="single" w:sz="4" w:space="0" w:color="auto"/>
            </w:tcBorders>
            <w:noWrap/>
          </w:tcPr>
          <w:p ns2:paraId="03BC2BA7" ns2:textId="77777777" w:rsidR="00E510B7" w:rsidRPr="00063B5C" w:rsidRDefault="00E510B7" w:rsidP="00E510B7">
            <w:pPr>
              <w:pStyle w:val="TableCenter"/>
              <w:rPr>
                <w:sz w:val="18"/>
                <w:szCs w:val="18"/>
              </w:rPr>
            </w:pPr>
            <w:r>
              <w:rPr>
                <w:sz w:val="18"/>
                <w:szCs w:val="18"/>
              </w:rPr>
              <w:t>2120</w:t>
            </w:r>
          </w:p>
        </w:tc>
        <w:tc>
          <w:tcPr>
            <w:tcW w:w="818" w:type="dxa"/>
            <w:tcBorders>
              <w:top w:val="single" w:sz="4" w:space="0" w:color="auto"/>
              <w:left w:val="single" w:sz="4" w:space="0" w:color="auto"/>
              <w:bottom w:val="single" w:sz="4" w:space="0" w:color="auto"/>
              <w:right w:val="single" w:sz="4" w:space="0" w:color="auto"/>
            </w:tcBorders>
            <w:noWrap/>
          </w:tcPr>
          <w:p ns2:paraId="64E359BE" ns2:textId="77777777" w:rsidR="00E510B7" w:rsidRPr="00063B5C" w:rsidRDefault="00E510B7" w:rsidP="00E510B7">
            <w:pPr>
              <w:pStyle w:val="TableCenter"/>
              <w:rPr>
                <w:sz w:val="18"/>
                <w:szCs w:val="18"/>
              </w:rPr>
            </w:pPr>
            <w:r>
              <w:rPr>
                <w:sz w:val="18"/>
                <w:szCs w:val="18"/>
              </w:rPr>
              <w:t>1510</w:t>
            </w:r>
          </w:p>
        </w:tc>
        <w:tc>
          <w:tcPr>
            <w:tcW w:w="818" w:type="dxa"/>
            <w:tcBorders>
              <w:top w:val="single" w:sz="4" w:space="0" w:color="auto"/>
              <w:left w:val="single" w:sz="4" w:space="0" w:color="auto"/>
              <w:bottom w:val="single" w:sz="4" w:space="0" w:color="auto"/>
              <w:right w:val="single" w:sz="4" w:space="0" w:color="auto"/>
            </w:tcBorders>
            <w:noWrap/>
          </w:tcPr>
          <w:p ns2:paraId="00F6B115" ns2:textId="77777777" w:rsidR="00E510B7" w:rsidRPr="00063B5C" w:rsidRDefault="00E510B7" w:rsidP="00E510B7">
            <w:pPr>
              <w:pStyle w:val="TableCenter"/>
              <w:rPr>
                <w:sz w:val="18"/>
                <w:szCs w:val="18"/>
              </w:rPr>
            </w:pPr>
            <w:r>
              <w:rPr>
                <w:sz w:val="18"/>
                <w:szCs w:val="18"/>
              </w:rPr>
              <w:t>4260</w:t>
            </w:r>
          </w:p>
        </w:tc>
        <w:tc>
          <w:tcPr>
            <w:tcW w:w="818" w:type="dxa"/>
            <w:tcBorders>
              <w:top w:val="single" w:sz="4" w:space="0" w:color="auto"/>
              <w:left w:val="single" w:sz="4" w:space="0" w:color="auto"/>
              <w:bottom w:val="single" w:sz="4" w:space="0" w:color="auto"/>
              <w:right w:val="single" w:sz="4" w:space="0" w:color="auto"/>
            </w:tcBorders>
            <w:noWrap/>
          </w:tcPr>
          <w:p ns2:paraId="12F42B0E" ns2:textId="77777777" w:rsidR="00E510B7" w:rsidRPr="00063B5C" w:rsidRDefault="00E510B7" w:rsidP="00E510B7">
            <w:pPr>
              <w:pStyle w:val="TableCenter"/>
              <w:rPr>
                <w:sz w:val="18"/>
                <w:szCs w:val="18"/>
              </w:rPr>
            </w:pPr>
            <w:r>
              <w:rPr>
                <w:sz w:val="18"/>
                <w:szCs w:val="18"/>
              </w:rPr>
              <w:t>5170</w:t>
            </w:r>
          </w:p>
        </w:tc>
        <w:tc>
          <w:tcPr>
            <w:tcW w:w="818" w:type="dxa"/>
            <w:tcBorders>
              <w:top w:val="single" w:sz="4" w:space="0" w:color="auto"/>
              <w:left w:val="single" w:sz="4" w:space="0" w:color="auto"/>
              <w:bottom w:val="single" w:sz="4" w:space="0" w:color="auto"/>
              <w:right w:val="single" w:sz="4" w:space="0" w:color="auto"/>
            </w:tcBorders>
          </w:tcPr>
          <w:p ns2:paraId="4F1B3FC0" ns2:textId="4B703FC5" w:rsidR="00E510B7" w:rsidRDefault="00E510B7" w:rsidP="00E510B7">
            <w:pPr>
              <w:pStyle w:val="TableCenter"/>
              <w:keepNext/>
              <w:rPr>
                <w:sz w:val="18"/>
                <w:szCs w:val="18"/>
              </w:rPr>
            </w:pPr>
            <w:r w:rsidRPr="00DC3C0B">
              <w:rPr>
                <w:sz w:val="18"/>
                <w:szCs w:val="18"/>
              </w:rPr>
              <w:t>3190</w:t>
            </w:r>
          </w:p>
        </w:tc>
        <w:tc>
          <w:tcPr>
            <w:tcW w:w="818" w:type="dxa"/>
            <w:tcBorders>
              <w:top w:val="single" w:sz="4" w:space="0" w:color="auto"/>
              <w:left w:val="single" w:sz="4" w:space="0" w:color="auto"/>
              <w:bottom w:val="single" w:sz="4" w:space="0" w:color="auto"/>
              <w:right w:val="single" w:sz="4" w:space="0" w:color="auto"/>
            </w:tcBorders>
          </w:tcPr>
          <w:p ns2:paraId="48F6065D" ns2:textId="623D4263" w:rsidR="00E510B7" w:rsidRDefault="00E510B7" w:rsidP="00E510B7">
            <w:pPr>
              <w:pStyle w:val="TableCenter"/>
              <w:keepNext/>
              <w:rPr>
                <w:sz w:val="18"/>
                <w:szCs w:val="18"/>
              </w:rPr>
            </w:pPr>
            <w:r>
              <w:rPr>
                <w:sz w:val="18"/>
                <w:szCs w:val="18"/>
              </w:rPr>
              <w:t>-</w:t>
            </w:r>
          </w:p>
        </w:tc>
      </w:tr>
      <w:tr w:rsidR="00E510B7" w:rsidRPr="00063B5C" ns2:paraId="238B12D1" ns2:textId="588A7A7D">
        <w:trPr>
          <w:jc w:val="center"/>
        </w:trPr>
        <w:tc>
          <w:tcPr>
            <w:tcW w:w="1094" w:type="dxa"/>
            <w:vMerge/>
            <w:tcBorders>
              <w:left w:val="single" w:sz="4" w:space="0" w:color="auto"/>
              <w:right w:val="single" w:sz="4" w:space="0" w:color="auto"/>
            </w:tcBorders>
          </w:tcPr>
          <w:p ns2:paraId="240E45C1" ns2:textId="77777777" w:rsidR="00E510B7" w:rsidRPr="00063B5C" w:rsidRDefault="00E510B7" w:rsidP="00E510B7">
            <w:pPr>
              <w:pStyle w:val="TableCenter"/>
              <w:rPr>
                <w:sz w:val="18"/>
                <w:szCs w:val="18"/>
              </w:rPr>
            </w:pPr>
          </w:p>
        </w:tc>
        <w:tc>
          <w:tcPr>
            <w:tcW w:w="1094" w:type="dxa"/>
            <w:vMerge/>
            <w:tcBorders>
              <w:left w:val="single" w:sz="4" w:space="0" w:color="auto"/>
              <w:right w:val="single" w:sz="4" w:space="0" w:color="auto"/>
            </w:tcBorders>
            <w:noWrap/>
          </w:tcPr>
          <w:p ns2:paraId="5AF4BF5B" ns2:textId="3F470EC4" w:rsidR="00E510B7" w:rsidRPr="00063B5C" w:rsidRDefault="00E510B7" w:rsidP="00E510B7">
            <w:pPr>
              <w:pStyle w:val="TableCenter"/>
              <w:rPr>
                <w:sz w:val="18"/>
                <w:szCs w:val="18"/>
              </w:rPr>
            </w:pPr>
          </w:p>
        </w:tc>
        <w:tc>
          <w:tcPr>
            <w:tcW w:w="945" w:type="dxa"/>
            <w:tcBorders>
              <w:top w:val="single" w:sz="4" w:space="0" w:color="auto"/>
              <w:left w:val="single" w:sz="4" w:space="0" w:color="auto"/>
              <w:bottom w:val="single" w:sz="4" w:space="0" w:color="auto"/>
              <w:right w:val="single" w:sz="4" w:space="0" w:color="auto"/>
            </w:tcBorders>
            <w:noWrap/>
          </w:tcPr>
          <w:p ns2:paraId="7A5DFBB1" ns2:textId="77777777" w:rsidR="00E510B7" w:rsidRPr="00063B5C" w:rsidRDefault="00E510B7" w:rsidP="00E510B7">
            <w:pPr>
              <w:pStyle w:val="TableCenter"/>
              <w:rPr>
                <w:sz w:val="18"/>
                <w:szCs w:val="18"/>
              </w:rPr>
            </w:pPr>
            <w:r>
              <w:rPr>
                <w:sz w:val="18"/>
                <w:szCs w:val="18"/>
              </w:rPr>
              <w:t>C</w:t>
            </w:r>
            <w:r w:rsidRPr="001B0147">
              <w:rPr>
                <w:sz w:val="18"/>
                <w:szCs w:val="18"/>
                <w:vertAlign w:val="subscript"/>
              </w:rPr>
              <w:t>max</w:t>
            </w:r>
          </w:p>
        </w:tc>
        <w:tc>
          <w:tcPr>
            <w:tcW w:w="945" w:type="dxa"/>
            <w:tcBorders>
              <w:top w:val="single" w:sz="4" w:space="0" w:color="auto"/>
              <w:left w:val="single" w:sz="4" w:space="0" w:color="auto"/>
              <w:bottom w:val="single" w:sz="4" w:space="0" w:color="auto"/>
              <w:right w:val="single" w:sz="4" w:space="0" w:color="auto"/>
            </w:tcBorders>
            <w:noWrap/>
          </w:tcPr>
          <w:p ns2:paraId="028DBC40" ns2:textId="77777777" w:rsidR="00E510B7" w:rsidRPr="00063B5C" w:rsidRDefault="00E510B7" w:rsidP="00E510B7">
            <w:pPr>
              <w:pStyle w:val="TableCenter"/>
              <w:rPr>
                <w:sz w:val="18"/>
                <w:szCs w:val="18"/>
              </w:rPr>
            </w:pPr>
            <w:r>
              <w:rPr>
                <w:sz w:val="18"/>
                <w:szCs w:val="18"/>
              </w:rPr>
              <w:t>µg/mL</w:t>
            </w:r>
          </w:p>
        </w:tc>
        <w:tc>
          <w:tcPr>
            <w:tcW w:w="818" w:type="dxa"/>
            <w:tcBorders>
              <w:top w:val="single" w:sz="4" w:space="0" w:color="auto"/>
              <w:left w:val="single" w:sz="4" w:space="0" w:color="auto"/>
              <w:bottom w:val="single" w:sz="4" w:space="0" w:color="auto"/>
              <w:right w:val="single" w:sz="4" w:space="0" w:color="auto"/>
            </w:tcBorders>
            <w:noWrap/>
          </w:tcPr>
          <w:p ns2:paraId="127B9BF9" ns2:textId="77777777" w:rsidR="00E510B7" w:rsidRPr="00063B5C" w:rsidRDefault="00E510B7" w:rsidP="00E510B7">
            <w:pPr>
              <w:pStyle w:val="TableCenter"/>
              <w:rPr>
                <w:sz w:val="18"/>
                <w:szCs w:val="18"/>
              </w:rPr>
            </w:pPr>
            <w:r>
              <w:rPr>
                <w:sz w:val="18"/>
                <w:szCs w:val="18"/>
              </w:rPr>
              <w:t>170</w:t>
            </w:r>
          </w:p>
        </w:tc>
        <w:tc>
          <w:tcPr>
            <w:tcW w:w="818" w:type="dxa"/>
            <w:tcBorders>
              <w:top w:val="single" w:sz="4" w:space="0" w:color="auto"/>
              <w:left w:val="single" w:sz="4" w:space="0" w:color="auto"/>
              <w:bottom w:val="single" w:sz="4" w:space="0" w:color="auto"/>
              <w:right w:val="single" w:sz="4" w:space="0" w:color="auto"/>
            </w:tcBorders>
            <w:noWrap/>
          </w:tcPr>
          <w:p ns2:paraId="2B1B6631" ns2:textId="77777777" w:rsidR="00E510B7" w:rsidRPr="00063B5C" w:rsidRDefault="00E510B7" w:rsidP="00E510B7">
            <w:pPr>
              <w:pStyle w:val="TableCenter"/>
              <w:rPr>
                <w:sz w:val="18"/>
                <w:szCs w:val="18"/>
              </w:rPr>
            </w:pPr>
            <w:r>
              <w:rPr>
                <w:sz w:val="18"/>
                <w:szCs w:val="18"/>
              </w:rPr>
              <w:t>49.0</w:t>
            </w:r>
          </w:p>
        </w:tc>
        <w:tc>
          <w:tcPr>
            <w:tcW w:w="818" w:type="dxa"/>
            <w:tcBorders>
              <w:top w:val="single" w:sz="4" w:space="0" w:color="auto"/>
              <w:left w:val="single" w:sz="4" w:space="0" w:color="auto"/>
              <w:bottom w:val="single" w:sz="4" w:space="0" w:color="auto"/>
              <w:right w:val="single" w:sz="4" w:space="0" w:color="auto"/>
            </w:tcBorders>
            <w:noWrap/>
          </w:tcPr>
          <w:p ns2:paraId="552C4243" ns2:textId="77777777" w:rsidR="00E510B7" w:rsidRPr="00063B5C" w:rsidRDefault="00E510B7" w:rsidP="00E510B7">
            <w:pPr>
              <w:pStyle w:val="TableCenter"/>
              <w:rPr>
                <w:sz w:val="18"/>
                <w:szCs w:val="18"/>
              </w:rPr>
            </w:pPr>
            <w:r>
              <w:rPr>
                <w:sz w:val="18"/>
                <w:szCs w:val="18"/>
              </w:rPr>
              <w:t>205</w:t>
            </w:r>
          </w:p>
        </w:tc>
        <w:tc>
          <w:tcPr>
            <w:tcW w:w="818" w:type="dxa"/>
            <w:tcBorders>
              <w:top w:val="single" w:sz="4" w:space="0" w:color="auto"/>
              <w:left w:val="single" w:sz="4" w:space="0" w:color="auto"/>
              <w:bottom w:val="single" w:sz="4" w:space="0" w:color="auto"/>
              <w:right w:val="single" w:sz="4" w:space="0" w:color="auto"/>
            </w:tcBorders>
            <w:noWrap/>
          </w:tcPr>
          <w:p ns2:paraId="1DF6E3BA" ns2:textId="77777777" w:rsidR="00E510B7" w:rsidRPr="00063B5C" w:rsidRDefault="00E510B7" w:rsidP="00E510B7">
            <w:pPr>
              <w:pStyle w:val="TableCenter"/>
              <w:rPr>
                <w:sz w:val="18"/>
                <w:szCs w:val="18"/>
              </w:rPr>
            </w:pPr>
            <w:r>
              <w:rPr>
                <w:sz w:val="18"/>
                <w:szCs w:val="18"/>
              </w:rPr>
              <w:t>33.8</w:t>
            </w:r>
          </w:p>
        </w:tc>
        <w:tc>
          <w:tcPr>
            <w:tcW w:w="818" w:type="dxa"/>
            <w:tcBorders>
              <w:top w:val="single" w:sz="4" w:space="0" w:color="auto"/>
              <w:left w:val="single" w:sz="4" w:space="0" w:color="auto"/>
              <w:bottom w:val="single" w:sz="4" w:space="0" w:color="auto"/>
              <w:right w:val="single" w:sz="4" w:space="0" w:color="auto"/>
            </w:tcBorders>
          </w:tcPr>
          <w:p ns2:paraId="60926020" ns2:textId="00B10D5A" w:rsidR="00E510B7" w:rsidRDefault="00E510B7" w:rsidP="00E510B7">
            <w:pPr>
              <w:pStyle w:val="TableCenter"/>
              <w:keepNext/>
              <w:rPr>
                <w:sz w:val="18"/>
                <w:szCs w:val="18"/>
              </w:rPr>
            </w:pPr>
            <w:r w:rsidRPr="00DC3C0B">
              <w:rPr>
                <w:sz w:val="18"/>
                <w:szCs w:val="18"/>
              </w:rPr>
              <w:t>187.5</w:t>
            </w:r>
          </w:p>
        </w:tc>
        <w:tc>
          <w:tcPr>
            <w:tcW w:w="818" w:type="dxa"/>
            <w:tcBorders>
              <w:top w:val="single" w:sz="4" w:space="0" w:color="auto"/>
              <w:left w:val="single" w:sz="4" w:space="0" w:color="auto"/>
              <w:bottom w:val="single" w:sz="4" w:space="0" w:color="auto"/>
              <w:right w:val="single" w:sz="4" w:space="0" w:color="auto"/>
            </w:tcBorders>
          </w:tcPr>
          <w:p ns2:paraId="5389EA8C" ns2:textId="2EE0F4A5" w:rsidR="00E510B7" w:rsidRDefault="00E510B7" w:rsidP="00E510B7">
            <w:pPr>
              <w:pStyle w:val="TableCenter"/>
              <w:keepNext/>
              <w:rPr>
                <w:sz w:val="18"/>
                <w:szCs w:val="18"/>
              </w:rPr>
            </w:pPr>
            <w:r>
              <w:rPr>
                <w:sz w:val="18"/>
                <w:szCs w:val="18"/>
              </w:rPr>
              <w:t>-</w:t>
            </w:r>
          </w:p>
        </w:tc>
      </w:tr>
      <w:tr w:rsidR="00E510B7" w:rsidRPr="00063B5C" ns2:paraId="45EC39E0" ns2:textId="5F6688D8">
        <w:trPr>
          <w:jc w:val="center"/>
        </w:trPr>
        <w:tc>
          <w:tcPr>
            <w:tcW w:w="1094" w:type="dxa"/>
            <w:vMerge/>
            <w:tcBorders>
              <w:left w:val="single" w:sz="4" w:space="0" w:color="auto"/>
              <w:right w:val="single" w:sz="4" w:space="0" w:color="auto"/>
            </w:tcBorders>
          </w:tcPr>
          <w:p ns2:paraId="0AC7F1ED" ns2:textId="77777777" w:rsidR="00E510B7" w:rsidRPr="00063B5C" w:rsidRDefault="00E510B7" w:rsidP="00E510B7">
            <w:pPr>
              <w:pStyle w:val="TableCenter"/>
              <w:rPr>
                <w:sz w:val="18"/>
                <w:szCs w:val="18"/>
              </w:rPr>
            </w:pPr>
          </w:p>
        </w:tc>
        <w:tc>
          <w:tcPr>
            <w:tcW w:w="1094" w:type="dxa"/>
            <w:vMerge/>
            <w:tcBorders>
              <w:left w:val="single" w:sz="4" w:space="0" w:color="auto"/>
              <w:bottom w:val="single" w:sz="4" w:space="0" w:color="auto"/>
              <w:right w:val="single" w:sz="4" w:space="0" w:color="auto"/>
            </w:tcBorders>
            <w:noWrap/>
            <w:hideMark/>
          </w:tcPr>
          <w:p ns2:paraId="295D90E7" ns2:textId="494F85AC" w:rsidR="00E510B7" w:rsidRPr="00063B5C" w:rsidRDefault="00E510B7" w:rsidP="00E510B7">
            <w:pPr>
              <w:pStyle w:val="TableCenter"/>
              <w:rPr>
                <w:sz w:val="18"/>
                <w:szCs w:val="18"/>
              </w:rPr>
            </w:pPr>
          </w:p>
        </w:tc>
        <w:tc>
          <w:tcPr>
            <w:tcW w:w="945" w:type="dxa"/>
            <w:tcBorders>
              <w:top w:val="single" w:sz="4" w:space="0" w:color="auto"/>
              <w:left w:val="single" w:sz="4" w:space="0" w:color="auto"/>
              <w:bottom w:val="single" w:sz="4" w:space="0" w:color="auto"/>
              <w:right w:val="single" w:sz="4" w:space="0" w:color="auto"/>
            </w:tcBorders>
            <w:noWrap/>
            <w:hideMark/>
          </w:tcPr>
          <w:p ns2:paraId="058CB182" ns2:textId="77777777" w:rsidR="00E510B7" w:rsidRPr="00063B5C" w:rsidRDefault="00E510B7" w:rsidP="00E510B7">
            <w:pPr>
              <w:pStyle w:val="TableCenter"/>
              <w:rPr>
                <w:sz w:val="18"/>
                <w:szCs w:val="18"/>
              </w:rPr>
            </w:pPr>
            <w:r w:rsidRPr="00063B5C">
              <w:rPr>
                <w:sz w:val="18"/>
                <w:szCs w:val="18"/>
              </w:rPr>
              <w:t>T</w:t>
            </w:r>
            <w:r w:rsidRPr="00A42EF6">
              <w:rPr>
                <w:sz w:val="18"/>
                <w:szCs w:val="18"/>
                <w:vertAlign w:val="subscript"/>
              </w:rPr>
              <w:t>1/2</w:t>
            </w:r>
          </w:p>
        </w:tc>
        <w:tc>
          <w:tcPr>
            <w:tcW w:w="945" w:type="dxa"/>
            <w:tcBorders>
              <w:top w:val="single" w:sz="4" w:space="0" w:color="auto"/>
              <w:left w:val="single" w:sz="4" w:space="0" w:color="auto"/>
              <w:bottom w:val="single" w:sz="4" w:space="0" w:color="auto"/>
              <w:right w:val="single" w:sz="4" w:space="0" w:color="auto"/>
            </w:tcBorders>
            <w:noWrap/>
            <w:hideMark/>
          </w:tcPr>
          <w:p ns2:paraId="01827590" ns2:textId="77777777" w:rsidR="00E510B7" w:rsidRPr="00063B5C" w:rsidRDefault="00E510B7" w:rsidP="00E510B7">
            <w:pPr>
              <w:pStyle w:val="TableCenter"/>
              <w:rPr>
                <w:sz w:val="18"/>
                <w:szCs w:val="18"/>
              </w:rPr>
            </w:pPr>
            <w:r>
              <w:rPr>
                <w:sz w:val="18"/>
                <w:szCs w:val="18"/>
              </w:rPr>
              <w:t>h</w:t>
            </w:r>
          </w:p>
        </w:tc>
        <w:tc>
          <w:tcPr>
            <w:tcW w:w="818" w:type="dxa"/>
            <w:tcBorders>
              <w:top w:val="single" w:sz="4" w:space="0" w:color="auto"/>
              <w:left w:val="single" w:sz="4" w:space="0" w:color="auto"/>
              <w:bottom w:val="single" w:sz="4" w:space="0" w:color="auto"/>
              <w:right w:val="single" w:sz="4" w:space="0" w:color="auto"/>
            </w:tcBorders>
            <w:noWrap/>
          </w:tcPr>
          <w:p ns2:paraId="04E4C4AC" ns2:textId="77777777" w:rsidR="00E510B7" w:rsidRPr="00063B5C" w:rsidRDefault="00E510B7" w:rsidP="00E510B7">
            <w:pPr>
              <w:pStyle w:val="TableCenter"/>
              <w:rPr>
                <w:sz w:val="18"/>
                <w:szCs w:val="18"/>
              </w:rPr>
            </w:pPr>
            <w:r>
              <w:rPr>
                <w:sz w:val="18"/>
                <w:szCs w:val="18"/>
              </w:rPr>
              <w:t>8.8</w:t>
            </w:r>
          </w:p>
        </w:tc>
        <w:tc>
          <w:tcPr>
            <w:tcW w:w="818" w:type="dxa"/>
            <w:tcBorders>
              <w:top w:val="single" w:sz="4" w:space="0" w:color="auto"/>
              <w:left w:val="single" w:sz="4" w:space="0" w:color="auto"/>
              <w:bottom w:val="single" w:sz="4" w:space="0" w:color="auto"/>
              <w:right w:val="single" w:sz="4" w:space="0" w:color="auto"/>
            </w:tcBorders>
            <w:noWrap/>
          </w:tcPr>
          <w:p ns2:paraId="5759A62B" ns2:textId="77777777" w:rsidR="00E510B7" w:rsidRPr="00063B5C" w:rsidRDefault="00E510B7" w:rsidP="00E510B7">
            <w:pPr>
              <w:pStyle w:val="TableCenter"/>
              <w:rPr>
                <w:sz w:val="18"/>
                <w:szCs w:val="18"/>
              </w:rPr>
            </w:pPr>
            <w:r>
              <w:rPr>
                <w:sz w:val="18"/>
                <w:szCs w:val="18"/>
              </w:rPr>
              <w:t>5.1</w:t>
            </w:r>
          </w:p>
        </w:tc>
        <w:tc>
          <w:tcPr>
            <w:tcW w:w="818" w:type="dxa"/>
            <w:tcBorders>
              <w:top w:val="single" w:sz="4" w:space="0" w:color="auto"/>
              <w:left w:val="single" w:sz="4" w:space="0" w:color="auto"/>
              <w:bottom w:val="single" w:sz="4" w:space="0" w:color="auto"/>
              <w:right w:val="single" w:sz="4" w:space="0" w:color="auto"/>
            </w:tcBorders>
            <w:noWrap/>
          </w:tcPr>
          <w:p ns2:paraId="2548A0FD" ns2:textId="77777777" w:rsidR="00E510B7" w:rsidRPr="00063B5C" w:rsidRDefault="00E510B7" w:rsidP="00E510B7">
            <w:pPr>
              <w:pStyle w:val="TableCenter"/>
              <w:rPr>
                <w:sz w:val="18"/>
                <w:szCs w:val="18"/>
              </w:rPr>
            </w:pPr>
            <w:r>
              <w:rPr>
                <w:sz w:val="18"/>
                <w:szCs w:val="18"/>
              </w:rPr>
              <w:t>14</w:t>
            </w:r>
          </w:p>
        </w:tc>
        <w:tc>
          <w:tcPr>
            <w:tcW w:w="818" w:type="dxa"/>
            <w:tcBorders>
              <w:top w:val="single" w:sz="4" w:space="0" w:color="auto"/>
              <w:left w:val="single" w:sz="4" w:space="0" w:color="auto"/>
              <w:bottom w:val="single" w:sz="4" w:space="0" w:color="auto"/>
              <w:right w:val="single" w:sz="4" w:space="0" w:color="auto"/>
            </w:tcBorders>
            <w:noWrap/>
          </w:tcPr>
          <w:p ns2:paraId="6E54CA92" ns2:textId="77777777" w:rsidR="00E510B7" w:rsidRPr="00063B5C" w:rsidRDefault="00E510B7" w:rsidP="00E510B7">
            <w:pPr>
              <w:pStyle w:val="TableCenter"/>
              <w:rPr>
                <w:sz w:val="18"/>
                <w:szCs w:val="18"/>
              </w:rPr>
            </w:pPr>
            <w:r>
              <w:rPr>
                <w:sz w:val="18"/>
                <w:szCs w:val="18"/>
              </w:rPr>
              <w:t>15</w:t>
            </w:r>
          </w:p>
        </w:tc>
        <w:tc>
          <w:tcPr>
            <w:tcW w:w="818" w:type="dxa"/>
            <w:tcBorders>
              <w:top w:val="single" w:sz="4" w:space="0" w:color="auto"/>
              <w:left w:val="single" w:sz="4" w:space="0" w:color="auto"/>
              <w:bottom w:val="single" w:sz="4" w:space="0" w:color="auto"/>
              <w:right w:val="single" w:sz="4" w:space="0" w:color="auto"/>
            </w:tcBorders>
          </w:tcPr>
          <w:p ns2:paraId="4B6EC605" ns2:textId="1CB797D3" w:rsidR="00E510B7" w:rsidRDefault="00E510B7" w:rsidP="00E510B7">
            <w:pPr>
              <w:pStyle w:val="TableCenter"/>
              <w:keepNext/>
              <w:rPr>
                <w:sz w:val="18"/>
                <w:szCs w:val="18"/>
              </w:rPr>
            </w:pPr>
            <w:r w:rsidRPr="00DC3C0B">
              <w:rPr>
                <w:sz w:val="18"/>
                <w:szCs w:val="18"/>
              </w:rPr>
              <w:t>11.4</w:t>
            </w:r>
          </w:p>
        </w:tc>
        <w:tc>
          <w:tcPr>
            <w:tcW w:w="818" w:type="dxa"/>
            <w:tcBorders>
              <w:top w:val="single" w:sz="4" w:space="0" w:color="auto"/>
              <w:left w:val="single" w:sz="4" w:space="0" w:color="auto"/>
              <w:bottom w:val="single" w:sz="4" w:space="0" w:color="auto"/>
              <w:right w:val="single" w:sz="4" w:space="0" w:color="auto"/>
            </w:tcBorders>
          </w:tcPr>
          <w:p ns2:paraId="7B9CBE20" ns2:textId="76A3D0A6" w:rsidR="00E510B7" w:rsidRDefault="00E510B7" w:rsidP="00E510B7">
            <w:pPr>
              <w:pStyle w:val="TableCenter"/>
              <w:keepNext/>
              <w:rPr>
                <w:sz w:val="18"/>
                <w:szCs w:val="18"/>
              </w:rPr>
            </w:pPr>
            <w:r>
              <w:rPr>
                <w:sz w:val="18"/>
                <w:szCs w:val="18"/>
              </w:rPr>
              <w:t>-</w:t>
            </w:r>
          </w:p>
        </w:tc>
      </w:tr>
      <w:tr w:rsidR="00E510B7" w:rsidRPr="00063B5C" ns2:paraId="53AE8389" ns2:textId="133BC5D9">
        <w:trPr>
          <w:trHeight w:val="260"/>
          <w:jc w:val="center"/>
        </w:trPr>
        <w:tc>
          <w:tcPr>
            <w:tcW w:w="1094" w:type="dxa"/>
            <w:vMerge/>
            <w:tcBorders>
              <w:left w:val="single" w:sz="4" w:space="0" w:color="auto"/>
              <w:right w:val="single" w:sz="4" w:space="0" w:color="auto"/>
            </w:tcBorders>
          </w:tcPr>
          <w:p ns2:paraId="308F736A" ns2:textId="77777777" w:rsidR="00E510B7" w:rsidRDefault="00E510B7" w:rsidP="00E510B7">
            <w:pPr>
              <w:pStyle w:val="TableCenter"/>
              <w:keepNext/>
              <w:rPr>
                <w:sz w:val="18"/>
                <w:szCs w:val="18"/>
              </w:rPr>
            </w:pPr>
          </w:p>
        </w:tc>
        <w:tc>
          <w:tcPr>
            <w:tcW w:w="1094" w:type="dxa"/>
            <w:vMerge w:val="restart"/>
            <w:tcBorders>
              <w:top w:val="single" w:sz="4" w:space="0" w:color="auto"/>
              <w:left w:val="single" w:sz="4" w:space="0" w:color="auto"/>
              <w:right w:val="single" w:sz="4" w:space="0" w:color="auto"/>
            </w:tcBorders>
            <w:noWrap/>
            <w:hideMark/>
          </w:tcPr>
          <w:p ns2:paraId="12752384" ns2:textId="26694BD8" w:rsidR="00E510B7" w:rsidRPr="00063B5C" w:rsidRDefault="00E510B7" w:rsidP="00E510B7">
            <w:pPr>
              <w:pStyle w:val="TableCenter"/>
              <w:keepNext/>
              <w:rPr>
                <w:sz w:val="18"/>
                <w:szCs w:val="18"/>
              </w:rPr>
            </w:pPr>
            <w:r>
              <w:rPr>
                <w:sz w:val="18"/>
                <w:szCs w:val="18"/>
              </w:rPr>
              <w:t>25</w:t>
            </w:r>
          </w:p>
        </w:tc>
        <w:tc>
          <w:tcPr>
            <w:tcW w:w="945" w:type="dxa"/>
            <w:tcBorders>
              <w:top w:val="single" w:sz="4" w:space="0" w:color="auto"/>
              <w:left w:val="single" w:sz="4" w:space="0" w:color="auto"/>
              <w:bottom w:val="single" w:sz="4" w:space="0" w:color="auto"/>
              <w:right w:val="single" w:sz="4" w:space="0" w:color="auto"/>
            </w:tcBorders>
            <w:noWrap/>
            <w:hideMark/>
          </w:tcPr>
          <w:p ns2:paraId="32E029F7" ns2:textId="77777777" w:rsidR="00E510B7" w:rsidRPr="00063B5C" w:rsidRDefault="00E510B7" w:rsidP="00E510B7">
            <w:pPr>
              <w:pStyle w:val="TableCenter"/>
              <w:keepNext/>
              <w:rPr>
                <w:sz w:val="18"/>
                <w:szCs w:val="18"/>
              </w:rPr>
            </w:pPr>
            <w:r w:rsidRPr="00063B5C">
              <w:rPr>
                <w:sz w:val="18"/>
                <w:szCs w:val="18"/>
              </w:rPr>
              <w:t>AUC</w:t>
            </w:r>
            <w:r>
              <w:rPr>
                <w:sz w:val="18"/>
                <w:szCs w:val="18"/>
                <w:vertAlign w:val="subscript"/>
              </w:rPr>
              <w:t>last</w:t>
            </w:r>
          </w:p>
        </w:tc>
        <w:tc>
          <w:tcPr>
            <w:tcW w:w="945" w:type="dxa"/>
            <w:tcBorders>
              <w:top w:val="single" w:sz="4" w:space="0" w:color="auto"/>
              <w:left w:val="single" w:sz="4" w:space="0" w:color="auto"/>
              <w:bottom w:val="single" w:sz="4" w:space="0" w:color="auto"/>
              <w:right w:val="single" w:sz="4" w:space="0" w:color="auto"/>
            </w:tcBorders>
            <w:noWrap/>
            <w:hideMark/>
          </w:tcPr>
          <w:p ns2:paraId="5CB6A63F" ns2:textId="77777777" w:rsidR="00E510B7" w:rsidRPr="00063B5C" w:rsidRDefault="00E510B7" w:rsidP="00E510B7">
            <w:pPr>
              <w:pStyle w:val="TableCenter"/>
              <w:keepNext/>
              <w:rPr>
                <w:sz w:val="18"/>
                <w:szCs w:val="18"/>
              </w:rPr>
            </w:pPr>
            <w:r>
              <w:rPr>
                <w:sz w:val="18"/>
                <w:szCs w:val="18"/>
              </w:rPr>
              <w:t>µg*h/mL</w:t>
            </w:r>
          </w:p>
        </w:tc>
        <w:tc>
          <w:tcPr>
            <w:tcW w:w="818" w:type="dxa"/>
            <w:tcBorders>
              <w:top w:val="single" w:sz="4" w:space="0" w:color="auto"/>
              <w:left w:val="single" w:sz="4" w:space="0" w:color="auto"/>
              <w:bottom w:val="single" w:sz="4" w:space="0" w:color="auto"/>
              <w:right w:val="single" w:sz="4" w:space="0" w:color="auto"/>
            </w:tcBorders>
            <w:noWrap/>
          </w:tcPr>
          <w:p ns2:paraId="66149D98" ns2:textId="77777777" w:rsidR="00E510B7" w:rsidRPr="00063B5C" w:rsidRDefault="00E510B7" w:rsidP="00E510B7">
            <w:pPr>
              <w:pStyle w:val="TableCenter"/>
              <w:keepNext/>
              <w:rPr>
                <w:sz w:val="18"/>
                <w:szCs w:val="18"/>
              </w:rPr>
            </w:pPr>
            <w:r>
              <w:rPr>
                <w:sz w:val="18"/>
                <w:szCs w:val="18"/>
              </w:rPr>
              <w:t>15600</w:t>
            </w:r>
          </w:p>
        </w:tc>
        <w:tc>
          <w:tcPr>
            <w:tcW w:w="818" w:type="dxa"/>
            <w:tcBorders>
              <w:top w:val="single" w:sz="4" w:space="0" w:color="auto"/>
              <w:left w:val="single" w:sz="4" w:space="0" w:color="auto"/>
              <w:bottom w:val="single" w:sz="4" w:space="0" w:color="auto"/>
              <w:right w:val="single" w:sz="4" w:space="0" w:color="auto"/>
            </w:tcBorders>
            <w:noWrap/>
          </w:tcPr>
          <w:p ns2:paraId="3FEEC0D6" ns2:textId="77777777" w:rsidR="00E510B7" w:rsidRPr="00063B5C" w:rsidRDefault="00E510B7" w:rsidP="00E510B7">
            <w:pPr>
              <w:pStyle w:val="TableCenter"/>
              <w:keepNext/>
              <w:rPr>
                <w:sz w:val="18"/>
                <w:szCs w:val="18"/>
              </w:rPr>
            </w:pPr>
            <w:r>
              <w:rPr>
                <w:sz w:val="18"/>
                <w:szCs w:val="18"/>
              </w:rPr>
              <w:t>7750</w:t>
            </w:r>
          </w:p>
        </w:tc>
        <w:tc>
          <w:tcPr>
            <w:tcW w:w="818" w:type="dxa"/>
            <w:tcBorders>
              <w:top w:val="single" w:sz="4" w:space="0" w:color="auto"/>
              <w:left w:val="single" w:sz="4" w:space="0" w:color="auto"/>
              <w:bottom w:val="single" w:sz="4" w:space="0" w:color="auto"/>
              <w:right w:val="single" w:sz="4" w:space="0" w:color="auto"/>
            </w:tcBorders>
            <w:noWrap/>
          </w:tcPr>
          <w:p ns2:paraId="4568ABCE" ns2:textId="77777777" w:rsidR="00E510B7" w:rsidRPr="00063B5C" w:rsidRDefault="00E510B7" w:rsidP="00E510B7">
            <w:pPr>
              <w:pStyle w:val="TableCenter"/>
              <w:keepNext/>
              <w:rPr>
                <w:sz w:val="18"/>
                <w:szCs w:val="18"/>
              </w:rPr>
            </w:pPr>
            <w:r>
              <w:rPr>
                <w:sz w:val="18"/>
                <w:szCs w:val="18"/>
              </w:rPr>
              <w:t>11400</w:t>
            </w:r>
          </w:p>
        </w:tc>
        <w:tc>
          <w:tcPr>
            <w:tcW w:w="818" w:type="dxa"/>
            <w:tcBorders>
              <w:top w:val="single" w:sz="4" w:space="0" w:color="auto"/>
              <w:left w:val="single" w:sz="4" w:space="0" w:color="auto"/>
              <w:bottom w:val="single" w:sz="4" w:space="0" w:color="auto"/>
              <w:right w:val="single" w:sz="4" w:space="0" w:color="auto"/>
            </w:tcBorders>
            <w:noWrap/>
          </w:tcPr>
          <w:p ns2:paraId="5B93E469" ns2:textId="77777777" w:rsidR="00E510B7" w:rsidRPr="00063B5C" w:rsidRDefault="00E510B7" w:rsidP="00E510B7">
            <w:pPr>
              <w:pStyle w:val="TableCenter"/>
              <w:keepNext/>
              <w:rPr>
                <w:sz w:val="18"/>
                <w:szCs w:val="18"/>
              </w:rPr>
            </w:pPr>
            <w:r>
              <w:rPr>
                <w:sz w:val="18"/>
                <w:szCs w:val="18"/>
              </w:rPr>
              <w:t>12200</w:t>
            </w:r>
          </w:p>
        </w:tc>
        <w:tc>
          <w:tcPr>
            <w:tcW w:w="818" w:type="dxa"/>
            <w:tcBorders>
              <w:top w:val="single" w:sz="4" w:space="0" w:color="auto"/>
              <w:left w:val="single" w:sz="4" w:space="0" w:color="auto"/>
              <w:bottom w:val="single" w:sz="4" w:space="0" w:color="auto"/>
              <w:right w:val="single" w:sz="4" w:space="0" w:color="auto"/>
            </w:tcBorders>
          </w:tcPr>
          <w:p ns2:paraId="2F285D59" ns2:textId="50A8639F" w:rsidR="00E510B7" w:rsidRDefault="00E510B7" w:rsidP="00E510B7">
            <w:pPr>
              <w:pStyle w:val="TableCenter"/>
              <w:keepNext/>
              <w:rPr>
                <w:sz w:val="18"/>
                <w:szCs w:val="18"/>
              </w:rPr>
            </w:pPr>
            <w:r w:rsidRPr="00DC3C0B">
              <w:rPr>
                <w:sz w:val="18"/>
                <w:szCs w:val="18"/>
              </w:rPr>
              <w:t>13500</w:t>
            </w:r>
          </w:p>
        </w:tc>
        <w:tc>
          <w:tcPr>
            <w:tcW w:w="818" w:type="dxa"/>
            <w:tcBorders>
              <w:top w:val="single" w:sz="4" w:space="0" w:color="auto"/>
              <w:left w:val="single" w:sz="4" w:space="0" w:color="auto"/>
              <w:bottom w:val="single" w:sz="4" w:space="0" w:color="auto"/>
              <w:right w:val="single" w:sz="4" w:space="0" w:color="auto"/>
            </w:tcBorders>
          </w:tcPr>
          <w:p ns2:paraId="7721CD0D" ns2:textId="1B0941C8" w:rsidR="00E510B7" w:rsidRDefault="00E510B7" w:rsidP="00E510B7">
            <w:pPr>
              <w:pStyle w:val="TableCenter"/>
              <w:keepNext/>
              <w:rPr>
                <w:sz w:val="18"/>
                <w:szCs w:val="18"/>
              </w:rPr>
            </w:pPr>
            <w:r>
              <w:rPr>
                <w:sz w:val="18"/>
                <w:szCs w:val="18"/>
              </w:rPr>
              <w:t>-</w:t>
            </w:r>
          </w:p>
        </w:tc>
      </w:tr>
      <w:tr w:rsidR="00E510B7" w:rsidRPr="00063B5C" ns2:paraId="088224F9" ns2:textId="54208C48">
        <w:trPr>
          <w:trHeight w:val="260"/>
          <w:jc w:val="center"/>
        </w:trPr>
        <w:tc>
          <w:tcPr>
            <w:tcW w:w="1094" w:type="dxa"/>
            <w:vMerge/>
            <w:tcBorders>
              <w:left w:val="single" w:sz="4" w:space="0" w:color="auto"/>
              <w:right w:val="single" w:sz="4" w:space="0" w:color="auto"/>
            </w:tcBorders>
          </w:tcPr>
          <w:p ns2:paraId="1F29C002" ns2:textId="77777777" w:rsidR="00E510B7" w:rsidRPr="00063B5C" w:rsidRDefault="00E510B7" w:rsidP="00E510B7">
            <w:pPr>
              <w:pStyle w:val="TableCenter"/>
              <w:keepNext/>
              <w:rPr>
                <w:sz w:val="18"/>
                <w:szCs w:val="18"/>
              </w:rPr>
            </w:pPr>
          </w:p>
        </w:tc>
        <w:tc>
          <w:tcPr>
            <w:tcW w:w="1094" w:type="dxa"/>
            <w:vMerge/>
            <w:tcBorders>
              <w:left w:val="single" w:sz="4" w:space="0" w:color="auto"/>
              <w:right w:val="single" w:sz="4" w:space="0" w:color="auto"/>
            </w:tcBorders>
            <w:noWrap/>
          </w:tcPr>
          <w:p ns2:paraId="68F8EE1E" ns2:textId="3CCCFD9A" w:rsidR="00E510B7" w:rsidRPr="00063B5C" w:rsidRDefault="00E510B7" w:rsidP="00E510B7">
            <w:pPr>
              <w:pStyle w:val="TableCenter"/>
              <w:keepNext/>
              <w:rPr>
                <w:sz w:val="18"/>
                <w:szCs w:val="18"/>
              </w:rPr>
            </w:pPr>
          </w:p>
        </w:tc>
        <w:tc>
          <w:tcPr>
            <w:tcW w:w="945" w:type="dxa"/>
            <w:tcBorders>
              <w:top w:val="single" w:sz="4" w:space="0" w:color="auto"/>
              <w:left w:val="single" w:sz="4" w:space="0" w:color="auto"/>
              <w:bottom w:val="single" w:sz="4" w:space="0" w:color="auto"/>
              <w:right w:val="single" w:sz="4" w:space="0" w:color="auto"/>
            </w:tcBorders>
            <w:noWrap/>
          </w:tcPr>
          <w:p ns2:paraId="30D3DC73" ns2:textId="77777777" w:rsidR="00E510B7" w:rsidRPr="00063B5C" w:rsidRDefault="00E510B7" w:rsidP="00E510B7">
            <w:pPr>
              <w:pStyle w:val="TableCenter"/>
              <w:keepNext/>
              <w:rPr>
                <w:sz w:val="18"/>
                <w:szCs w:val="18"/>
              </w:rPr>
            </w:pPr>
            <w:r>
              <w:rPr>
                <w:sz w:val="18"/>
                <w:szCs w:val="18"/>
              </w:rPr>
              <w:t>C</w:t>
            </w:r>
            <w:r w:rsidRPr="001B0147">
              <w:rPr>
                <w:sz w:val="18"/>
                <w:szCs w:val="18"/>
                <w:vertAlign w:val="subscript"/>
              </w:rPr>
              <w:t>max</w:t>
            </w:r>
          </w:p>
        </w:tc>
        <w:tc>
          <w:tcPr>
            <w:tcW w:w="945" w:type="dxa"/>
            <w:tcBorders>
              <w:top w:val="single" w:sz="4" w:space="0" w:color="auto"/>
              <w:left w:val="single" w:sz="4" w:space="0" w:color="auto"/>
              <w:bottom w:val="single" w:sz="4" w:space="0" w:color="auto"/>
              <w:right w:val="single" w:sz="4" w:space="0" w:color="auto"/>
            </w:tcBorders>
            <w:noWrap/>
          </w:tcPr>
          <w:p ns2:paraId="4ABD02AA" ns2:textId="77777777" w:rsidR="00E510B7" w:rsidRPr="00063B5C" w:rsidRDefault="00E510B7" w:rsidP="00E510B7">
            <w:pPr>
              <w:pStyle w:val="TableCenter"/>
              <w:keepNext/>
              <w:rPr>
                <w:sz w:val="18"/>
                <w:szCs w:val="18"/>
              </w:rPr>
            </w:pPr>
            <w:r>
              <w:rPr>
                <w:sz w:val="18"/>
                <w:szCs w:val="18"/>
              </w:rPr>
              <w:t>µg/mL</w:t>
            </w:r>
          </w:p>
        </w:tc>
        <w:tc>
          <w:tcPr>
            <w:tcW w:w="818" w:type="dxa"/>
            <w:tcBorders>
              <w:top w:val="single" w:sz="4" w:space="0" w:color="auto"/>
              <w:left w:val="single" w:sz="4" w:space="0" w:color="auto"/>
              <w:bottom w:val="single" w:sz="4" w:space="0" w:color="auto"/>
              <w:right w:val="single" w:sz="4" w:space="0" w:color="auto"/>
            </w:tcBorders>
            <w:noWrap/>
          </w:tcPr>
          <w:p ns2:paraId="501C1A42" ns2:textId="77777777" w:rsidR="00E510B7" w:rsidRPr="00063B5C" w:rsidRDefault="00E510B7" w:rsidP="00E510B7">
            <w:pPr>
              <w:pStyle w:val="TableCenter"/>
              <w:keepNext/>
              <w:rPr>
                <w:sz w:val="18"/>
                <w:szCs w:val="18"/>
              </w:rPr>
            </w:pPr>
            <w:r>
              <w:rPr>
                <w:sz w:val="18"/>
                <w:szCs w:val="18"/>
              </w:rPr>
              <w:t>509</w:t>
            </w:r>
          </w:p>
        </w:tc>
        <w:tc>
          <w:tcPr>
            <w:tcW w:w="818" w:type="dxa"/>
            <w:tcBorders>
              <w:top w:val="single" w:sz="4" w:space="0" w:color="auto"/>
              <w:left w:val="single" w:sz="4" w:space="0" w:color="auto"/>
              <w:bottom w:val="single" w:sz="4" w:space="0" w:color="auto"/>
              <w:right w:val="single" w:sz="4" w:space="0" w:color="auto"/>
            </w:tcBorders>
            <w:noWrap/>
          </w:tcPr>
          <w:p ns2:paraId="61284265" ns2:textId="77777777" w:rsidR="00E510B7" w:rsidRPr="00063B5C" w:rsidRDefault="00E510B7" w:rsidP="00E510B7">
            <w:pPr>
              <w:pStyle w:val="TableCenter"/>
              <w:keepNext/>
              <w:rPr>
                <w:sz w:val="18"/>
                <w:szCs w:val="18"/>
              </w:rPr>
            </w:pPr>
            <w:r>
              <w:rPr>
                <w:sz w:val="18"/>
                <w:szCs w:val="18"/>
              </w:rPr>
              <w:t>101</w:t>
            </w:r>
          </w:p>
        </w:tc>
        <w:tc>
          <w:tcPr>
            <w:tcW w:w="818" w:type="dxa"/>
            <w:tcBorders>
              <w:top w:val="single" w:sz="4" w:space="0" w:color="auto"/>
              <w:left w:val="single" w:sz="4" w:space="0" w:color="auto"/>
              <w:bottom w:val="single" w:sz="4" w:space="0" w:color="auto"/>
              <w:right w:val="single" w:sz="4" w:space="0" w:color="auto"/>
            </w:tcBorders>
            <w:noWrap/>
          </w:tcPr>
          <w:p ns2:paraId="60881686" ns2:textId="77777777" w:rsidR="00E510B7" w:rsidRPr="00063B5C" w:rsidRDefault="00E510B7" w:rsidP="00E510B7">
            <w:pPr>
              <w:pStyle w:val="TableCenter"/>
              <w:keepNext/>
              <w:rPr>
                <w:sz w:val="18"/>
                <w:szCs w:val="18"/>
              </w:rPr>
            </w:pPr>
            <w:r>
              <w:rPr>
                <w:sz w:val="18"/>
                <w:szCs w:val="18"/>
              </w:rPr>
              <w:t>429</w:t>
            </w:r>
          </w:p>
        </w:tc>
        <w:tc>
          <w:tcPr>
            <w:tcW w:w="818" w:type="dxa"/>
            <w:tcBorders>
              <w:top w:val="single" w:sz="4" w:space="0" w:color="auto"/>
              <w:left w:val="single" w:sz="4" w:space="0" w:color="auto"/>
              <w:bottom w:val="single" w:sz="4" w:space="0" w:color="auto"/>
              <w:right w:val="single" w:sz="4" w:space="0" w:color="auto"/>
            </w:tcBorders>
            <w:noWrap/>
          </w:tcPr>
          <w:p ns2:paraId="5FD4F9DB" ns2:textId="77777777" w:rsidR="00E510B7" w:rsidRPr="00063B5C" w:rsidRDefault="00E510B7" w:rsidP="00E510B7">
            <w:pPr>
              <w:pStyle w:val="TableCenter"/>
              <w:keepNext/>
              <w:rPr>
                <w:sz w:val="18"/>
                <w:szCs w:val="18"/>
              </w:rPr>
            </w:pPr>
            <w:r>
              <w:rPr>
                <w:sz w:val="18"/>
                <w:szCs w:val="18"/>
              </w:rPr>
              <w:t>159</w:t>
            </w:r>
          </w:p>
        </w:tc>
        <w:tc>
          <w:tcPr>
            <w:tcW w:w="818" w:type="dxa"/>
            <w:tcBorders>
              <w:top w:val="single" w:sz="4" w:space="0" w:color="auto"/>
              <w:left w:val="single" w:sz="4" w:space="0" w:color="auto"/>
              <w:bottom w:val="single" w:sz="4" w:space="0" w:color="auto"/>
              <w:right w:val="single" w:sz="4" w:space="0" w:color="auto"/>
            </w:tcBorders>
          </w:tcPr>
          <w:p ns2:paraId="10C3A390" ns2:textId="38CBA8CE" w:rsidR="00E510B7" w:rsidRDefault="00E510B7" w:rsidP="00E510B7">
            <w:pPr>
              <w:pStyle w:val="TableCenter"/>
              <w:keepNext/>
              <w:rPr>
                <w:sz w:val="18"/>
                <w:szCs w:val="18"/>
              </w:rPr>
            </w:pPr>
            <w:r w:rsidRPr="00DC3C0B">
              <w:rPr>
                <w:sz w:val="18"/>
                <w:szCs w:val="18"/>
              </w:rPr>
              <w:t>469</w:t>
            </w:r>
          </w:p>
        </w:tc>
        <w:tc>
          <w:tcPr>
            <w:tcW w:w="818" w:type="dxa"/>
            <w:tcBorders>
              <w:top w:val="single" w:sz="4" w:space="0" w:color="auto"/>
              <w:left w:val="single" w:sz="4" w:space="0" w:color="auto"/>
              <w:bottom w:val="single" w:sz="4" w:space="0" w:color="auto"/>
              <w:right w:val="single" w:sz="4" w:space="0" w:color="auto"/>
            </w:tcBorders>
          </w:tcPr>
          <w:p ns2:paraId="7FB281A4" ns2:textId="5D3610B4" w:rsidR="00E510B7" w:rsidRDefault="00E510B7" w:rsidP="00E510B7">
            <w:pPr>
              <w:pStyle w:val="TableCenter"/>
              <w:keepNext/>
              <w:rPr>
                <w:sz w:val="18"/>
                <w:szCs w:val="18"/>
              </w:rPr>
            </w:pPr>
            <w:r>
              <w:rPr>
                <w:sz w:val="18"/>
                <w:szCs w:val="18"/>
              </w:rPr>
              <w:t>-</w:t>
            </w:r>
          </w:p>
        </w:tc>
      </w:tr>
      <w:tr w:rsidR="00E510B7" w:rsidRPr="00063B5C" ns2:paraId="7ED5B5FA" ns2:textId="0464D81F">
        <w:trPr>
          <w:trHeight w:val="260"/>
          <w:jc w:val="center"/>
        </w:trPr>
        <w:tc>
          <w:tcPr>
            <w:tcW w:w="1094" w:type="dxa"/>
            <w:vMerge/>
            <w:tcBorders>
              <w:left w:val="single" w:sz="4" w:space="0" w:color="auto"/>
              <w:right w:val="single" w:sz="4" w:space="0" w:color="auto"/>
            </w:tcBorders>
          </w:tcPr>
          <w:p ns2:paraId="1D87C7A0" ns2:textId="77777777" w:rsidR="00E510B7" w:rsidRPr="00063B5C" w:rsidRDefault="00E510B7" w:rsidP="00E510B7">
            <w:pPr>
              <w:pStyle w:val="TableCenter"/>
              <w:keepNext/>
              <w:rPr>
                <w:sz w:val="18"/>
                <w:szCs w:val="18"/>
              </w:rPr>
            </w:pPr>
          </w:p>
        </w:tc>
        <w:tc>
          <w:tcPr>
            <w:tcW w:w="1094" w:type="dxa"/>
            <w:vMerge/>
            <w:tcBorders>
              <w:left w:val="single" w:sz="4" w:space="0" w:color="auto"/>
              <w:bottom w:val="single" w:sz="4" w:space="0" w:color="auto"/>
              <w:right w:val="single" w:sz="4" w:space="0" w:color="auto"/>
            </w:tcBorders>
            <w:noWrap/>
            <w:hideMark/>
          </w:tcPr>
          <w:p ns2:paraId="03D112D7" ns2:textId="2AD737E3" w:rsidR="00E510B7" w:rsidRPr="00063B5C" w:rsidRDefault="00E510B7" w:rsidP="00E510B7">
            <w:pPr>
              <w:pStyle w:val="TableCenter"/>
              <w:keepNext/>
              <w:rPr>
                <w:sz w:val="18"/>
                <w:szCs w:val="18"/>
              </w:rPr>
            </w:pPr>
          </w:p>
        </w:tc>
        <w:tc>
          <w:tcPr>
            <w:tcW w:w="945" w:type="dxa"/>
            <w:tcBorders>
              <w:top w:val="single" w:sz="4" w:space="0" w:color="auto"/>
              <w:left w:val="single" w:sz="4" w:space="0" w:color="auto"/>
              <w:bottom w:val="single" w:sz="4" w:space="0" w:color="auto"/>
              <w:right w:val="single" w:sz="4" w:space="0" w:color="auto"/>
            </w:tcBorders>
            <w:noWrap/>
            <w:hideMark/>
          </w:tcPr>
          <w:p ns2:paraId="06CC864B" ns2:textId="77777777" w:rsidR="00E510B7" w:rsidRPr="00063B5C" w:rsidRDefault="00E510B7" w:rsidP="00E510B7">
            <w:pPr>
              <w:pStyle w:val="TableCenter"/>
              <w:keepNext/>
              <w:rPr>
                <w:sz w:val="18"/>
                <w:szCs w:val="18"/>
              </w:rPr>
            </w:pPr>
            <w:r w:rsidRPr="00063B5C">
              <w:rPr>
                <w:sz w:val="18"/>
                <w:szCs w:val="18"/>
              </w:rPr>
              <w:t>T</w:t>
            </w:r>
            <w:r w:rsidRPr="00A42EF6">
              <w:rPr>
                <w:sz w:val="18"/>
                <w:szCs w:val="18"/>
                <w:vertAlign w:val="subscript"/>
              </w:rPr>
              <w:t>1/2</w:t>
            </w:r>
          </w:p>
        </w:tc>
        <w:tc>
          <w:tcPr>
            <w:tcW w:w="945" w:type="dxa"/>
            <w:tcBorders>
              <w:top w:val="single" w:sz="4" w:space="0" w:color="auto"/>
              <w:left w:val="single" w:sz="4" w:space="0" w:color="auto"/>
              <w:bottom w:val="single" w:sz="4" w:space="0" w:color="auto"/>
              <w:right w:val="single" w:sz="4" w:space="0" w:color="auto"/>
            </w:tcBorders>
            <w:noWrap/>
            <w:hideMark/>
          </w:tcPr>
          <w:p ns2:paraId="6F48A9F5" ns2:textId="77777777" w:rsidR="00E510B7" w:rsidRPr="00063B5C" w:rsidRDefault="00E510B7" w:rsidP="00E510B7">
            <w:pPr>
              <w:pStyle w:val="TableCenter"/>
              <w:keepNext/>
              <w:rPr>
                <w:sz w:val="18"/>
                <w:szCs w:val="18"/>
              </w:rPr>
            </w:pPr>
            <w:r>
              <w:rPr>
                <w:sz w:val="18"/>
                <w:szCs w:val="18"/>
              </w:rPr>
              <w:t>h</w:t>
            </w:r>
          </w:p>
        </w:tc>
        <w:tc>
          <w:tcPr>
            <w:tcW w:w="818" w:type="dxa"/>
            <w:tcBorders>
              <w:top w:val="single" w:sz="4" w:space="0" w:color="auto"/>
              <w:left w:val="single" w:sz="4" w:space="0" w:color="auto"/>
              <w:bottom w:val="single" w:sz="4" w:space="0" w:color="auto"/>
              <w:right w:val="single" w:sz="4" w:space="0" w:color="auto"/>
            </w:tcBorders>
            <w:noWrap/>
          </w:tcPr>
          <w:p ns2:paraId="51AD1D7B" ns2:textId="77777777" w:rsidR="00E510B7" w:rsidRPr="00063B5C" w:rsidRDefault="00E510B7" w:rsidP="00E510B7">
            <w:pPr>
              <w:pStyle w:val="TableCenter"/>
              <w:keepNext/>
              <w:rPr>
                <w:sz w:val="18"/>
                <w:szCs w:val="18"/>
              </w:rPr>
            </w:pPr>
            <w:r>
              <w:rPr>
                <w:sz w:val="18"/>
                <w:szCs w:val="18"/>
              </w:rPr>
              <w:t>20</w:t>
            </w:r>
          </w:p>
        </w:tc>
        <w:tc>
          <w:tcPr>
            <w:tcW w:w="818" w:type="dxa"/>
            <w:tcBorders>
              <w:top w:val="single" w:sz="4" w:space="0" w:color="auto"/>
              <w:left w:val="single" w:sz="4" w:space="0" w:color="auto"/>
              <w:bottom w:val="single" w:sz="4" w:space="0" w:color="auto"/>
              <w:right w:val="single" w:sz="4" w:space="0" w:color="auto"/>
            </w:tcBorders>
            <w:noWrap/>
          </w:tcPr>
          <w:p ns2:paraId="7950CCB9" ns2:textId="77777777" w:rsidR="00E510B7" w:rsidRPr="00063B5C" w:rsidRDefault="00E510B7" w:rsidP="00E510B7">
            <w:pPr>
              <w:pStyle w:val="TableCenter"/>
              <w:keepNext/>
              <w:rPr>
                <w:sz w:val="18"/>
                <w:szCs w:val="18"/>
              </w:rPr>
            </w:pPr>
            <w:r>
              <w:rPr>
                <w:sz w:val="18"/>
                <w:szCs w:val="18"/>
              </w:rPr>
              <w:t>10</w:t>
            </w:r>
          </w:p>
        </w:tc>
        <w:tc>
          <w:tcPr>
            <w:tcW w:w="818" w:type="dxa"/>
            <w:tcBorders>
              <w:top w:val="single" w:sz="4" w:space="0" w:color="auto"/>
              <w:left w:val="single" w:sz="4" w:space="0" w:color="auto"/>
              <w:bottom w:val="single" w:sz="4" w:space="0" w:color="auto"/>
              <w:right w:val="single" w:sz="4" w:space="0" w:color="auto"/>
            </w:tcBorders>
            <w:noWrap/>
          </w:tcPr>
          <w:p ns2:paraId="2BCADBA1" ns2:textId="77777777" w:rsidR="00E510B7" w:rsidRPr="00063B5C" w:rsidRDefault="00E510B7" w:rsidP="00E510B7">
            <w:pPr>
              <w:pStyle w:val="TableCenter"/>
              <w:keepNext/>
              <w:rPr>
                <w:sz w:val="18"/>
                <w:szCs w:val="18"/>
              </w:rPr>
            </w:pPr>
            <w:r>
              <w:rPr>
                <w:sz w:val="18"/>
                <w:szCs w:val="18"/>
              </w:rPr>
              <w:t>16</w:t>
            </w:r>
          </w:p>
        </w:tc>
        <w:tc>
          <w:tcPr>
            <w:tcW w:w="818" w:type="dxa"/>
            <w:tcBorders>
              <w:top w:val="single" w:sz="4" w:space="0" w:color="auto"/>
              <w:left w:val="single" w:sz="4" w:space="0" w:color="auto"/>
              <w:bottom w:val="single" w:sz="4" w:space="0" w:color="auto"/>
              <w:right w:val="single" w:sz="4" w:space="0" w:color="auto"/>
            </w:tcBorders>
            <w:noWrap/>
          </w:tcPr>
          <w:p ns2:paraId="2058843C" ns2:textId="77777777" w:rsidR="00E510B7" w:rsidRPr="00063B5C" w:rsidRDefault="00E510B7" w:rsidP="00E510B7">
            <w:pPr>
              <w:pStyle w:val="TableCenter"/>
              <w:keepNext/>
              <w:rPr>
                <w:sz w:val="18"/>
                <w:szCs w:val="18"/>
              </w:rPr>
            </w:pPr>
            <w:r>
              <w:rPr>
                <w:sz w:val="18"/>
                <w:szCs w:val="18"/>
              </w:rPr>
              <w:t>16</w:t>
            </w:r>
          </w:p>
        </w:tc>
        <w:tc>
          <w:tcPr>
            <w:tcW w:w="818" w:type="dxa"/>
            <w:tcBorders>
              <w:top w:val="single" w:sz="4" w:space="0" w:color="auto"/>
              <w:left w:val="single" w:sz="4" w:space="0" w:color="auto"/>
              <w:bottom w:val="single" w:sz="4" w:space="0" w:color="auto"/>
              <w:right w:val="single" w:sz="4" w:space="0" w:color="auto"/>
            </w:tcBorders>
          </w:tcPr>
          <w:p ns2:paraId="2B313E52" ns2:textId="3E635927" w:rsidR="00E510B7" w:rsidRDefault="00E510B7" w:rsidP="00E510B7">
            <w:pPr>
              <w:pStyle w:val="TableCenter"/>
              <w:keepNext/>
              <w:rPr>
                <w:sz w:val="18"/>
                <w:szCs w:val="18"/>
              </w:rPr>
            </w:pPr>
            <w:r w:rsidRPr="00DC3C0B">
              <w:rPr>
                <w:sz w:val="18"/>
                <w:szCs w:val="18"/>
              </w:rPr>
              <w:t>18</w:t>
            </w:r>
          </w:p>
        </w:tc>
        <w:tc>
          <w:tcPr>
            <w:tcW w:w="818" w:type="dxa"/>
            <w:tcBorders>
              <w:top w:val="single" w:sz="4" w:space="0" w:color="auto"/>
              <w:left w:val="single" w:sz="4" w:space="0" w:color="auto"/>
              <w:bottom w:val="single" w:sz="4" w:space="0" w:color="auto"/>
              <w:right w:val="single" w:sz="4" w:space="0" w:color="auto"/>
            </w:tcBorders>
          </w:tcPr>
          <w:p ns2:paraId="2BC3C8DF" ns2:textId="6D5826A0" w:rsidR="00E510B7" w:rsidRDefault="00E510B7" w:rsidP="00E510B7">
            <w:pPr>
              <w:pStyle w:val="TableCenter"/>
              <w:keepNext/>
              <w:rPr>
                <w:sz w:val="18"/>
                <w:szCs w:val="18"/>
              </w:rPr>
            </w:pPr>
            <w:r>
              <w:rPr>
                <w:sz w:val="18"/>
                <w:szCs w:val="18"/>
              </w:rPr>
              <w:t>-</w:t>
            </w:r>
          </w:p>
        </w:tc>
      </w:tr>
      <w:tr w:rsidR="00E510B7" w:rsidRPr="00063B5C" ns2:paraId="1931B285" ns2:textId="398E1200">
        <w:trPr>
          <w:trHeight w:val="260"/>
          <w:jc w:val="center"/>
        </w:trPr>
        <w:tc>
          <w:tcPr>
            <w:tcW w:w="1094" w:type="dxa"/>
            <w:vMerge/>
            <w:tcBorders>
              <w:left w:val="single" w:sz="4" w:space="0" w:color="auto"/>
              <w:right w:val="single" w:sz="4" w:space="0" w:color="auto"/>
            </w:tcBorders>
          </w:tcPr>
          <w:p ns2:paraId="69276E2A" ns2:textId="77777777" w:rsidR="00E510B7" w:rsidRDefault="00E510B7" w:rsidP="00E510B7">
            <w:pPr>
              <w:pStyle w:val="TableCenter"/>
              <w:keepNext/>
              <w:rPr>
                <w:sz w:val="18"/>
                <w:szCs w:val="18"/>
              </w:rPr>
            </w:pPr>
          </w:p>
        </w:tc>
        <w:tc>
          <w:tcPr>
            <w:tcW w:w="1094" w:type="dxa"/>
            <w:vMerge w:val="restart"/>
            <w:tcBorders>
              <w:top w:val="single" w:sz="4" w:space="0" w:color="auto"/>
              <w:left w:val="single" w:sz="4" w:space="0" w:color="auto"/>
              <w:right w:val="single" w:sz="4" w:space="0" w:color="auto"/>
            </w:tcBorders>
            <w:noWrap/>
            <w:hideMark/>
          </w:tcPr>
          <w:p ns2:paraId="67B34343" ns2:textId="44897A58" w:rsidR="00E510B7" w:rsidRPr="00063B5C" w:rsidRDefault="00E510B7" w:rsidP="00E510B7">
            <w:pPr>
              <w:pStyle w:val="TableCenter"/>
              <w:keepNext/>
              <w:rPr>
                <w:sz w:val="18"/>
                <w:szCs w:val="18"/>
              </w:rPr>
            </w:pPr>
            <w:r>
              <w:rPr>
                <w:sz w:val="18"/>
                <w:szCs w:val="18"/>
              </w:rPr>
              <w:t>50</w:t>
            </w:r>
          </w:p>
        </w:tc>
        <w:tc>
          <w:tcPr>
            <w:tcW w:w="945" w:type="dxa"/>
            <w:tcBorders>
              <w:top w:val="single" w:sz="4" w:space="0" w:color="auto"/>
              <w:left w:val="single" w:sz="4" w:space="0" w:color="auto"/>
              <w:bottom w:val="single" w:sz="4" w:space="0" w:color="auto"/>
              <w:right w:val="single" w:sz="4" w:space="0" w:color="auto"/>
            </w:tcBorders>
            <w:noWrap/>
            <w:hideMark/>
          </w:tcPr>
          <w:p ns2:paraId="63283C87" ns2:textId="77777777" w:rsidR="00E510B7" w:rsidRPr="00063B5C" w:rsidRDefault="00E510B7" w:rsidP="00E510B7">
            <w:pPr>
              <w:pStyle w:val="TableCenter"/>
              <w:keepNext/>
              <w:rPr>
                <w:sz w:val="18"/>
                <w:szCs w:val="18"/>
              </w:rPr>
            </w:pPr>
            <w:r w:rsidRPr="00063B5C">
              <w:rPr>
                <w:sz w:val="18"/>
                <w:szCs w:val="18"/>
              </w:rPr>
              <w:t>AUC</w:t>
            </w:r>
            <w:r>
              <w:rPr>
                <w:sz w:val="18"/>
                <w:szCs w:val="18"/>
                <w:vertAlign w:val="subscript"/>
              </w:rPr>
              <w:t>last</w:t>
            </w:r>
          </w:p>
        </w:tc>
        <w:tc>
          <w:tcPr>
            <w:tcW w:w="945" w:type="dxa"/>
            <w:tcBorders>
              <w:top w:val="single" w:sz="4" w:space="0" w:color="auto"/>
              <w:left w:val="single" w:sz="4" w:space="0" w:color="auto"/>
              <w:bottom w:val="single" w:sz="4" w:space="0" w:color="auto"/>
              <w:right w:val="single" w:sz="4" w:space="0" w:color="auto"/>
            </w:tcBorders>
            <w:noWrap/>
            <w:hideMark/>
          </w:tcPr>
          <w:p ns2:paraId="19A6E30F" ns2:textId="77777777" w:rsidR="00E510B7" w:rsidRPr="00063B5C" w:rsidRDefault="00E510B7" w:rsidP="00E510B7">
            <w:pPr>
              <w:pStyle w:val="TableCenter"/>
              <w:keepNext/>
              <w:rPr>
                <w:sz w:val="18"/>
                <w:szCs w:val="18"/>
              </w:rPr>
            </w:pPr>
            <w:r>
              <w:rPr>
                <w:sz w:val="18"/>
                <w:szCs w:val="18"/>
              </w:rPr>
              <w:t>µg*h/mL</w:t>
            </w:r>
          </w:p>
        </w:tc>
        <w:tc>
          <w:tcPr>
            <w:tcW w:w="818" w:type="dxa"/>
            <w:tcBorders>
              <w:top w:val="single" w:sz="4" w:space="0" w:color="auto"/>
              <w:left w:val="single" w:sz="4" w:space="0" w:color="auto"/>
              <w:bottom w:val="single" w:sz="4" w:space="0" w:color="auto"/>
              <w:right w:val="single" w:sz="4" w:space="0" w:color="auto"/>
            </w:tcBorders>
            <w:noWrap/>
          </w:tcPr>
          <w:p ns2:paraId="32616C06" ns2:textId="77777777" w:rsidR="00E510B7" w:rsidRPr="00063B5C" w:rsidRDefault="00E510B7" w:rsidP="00E510B7">
            <w:pPr>
              <w:pStyle w:val="TableCenter"/>
              <w:keepNext/>
              <w:rPr>
                <w:sz w:val="18"/>
                <w:szCs w:val="18"/>
              </w:rPr>
            </w:pPr>
            <w:r>
              <w:rPr>
                <w:sz w:val="18"/>
                <w:szCs w:val="18"/>
              </w:rPr>
              <w:t>37700</w:t>
            </w:r>
          </w:p>
        </w:tc>
        <w:tc>
          <w:tcPr>
            <w:tcW w:w="818" w:type="dxa"/>
            <w:tcBorders>
              <w:top w:val="single" w:sz="4" w:space="0" w:color="auto"/>
              <w:left w:val="single" w:sz="4" w:space="0" w:color="auto"/>
              <w:bottom w:val="single" w:sz="4" w:space="0" w:color="auto"/>
              <w:right w:val="single" w:sz="4" w:space="0" w:color="auto"/>
            </w:tcBorders>
            <w:noWrap/>
          </w:tcPr>
          <w:p ns2:paraId="5E79F726" ns2:textId="77777777" w:rsidR="00E510B7" w:rsidRPr="00063B5C" w:rsidRDefault="00E510B7" w:rsidP="00E510B7">
            <w:pPr>
              <w:pStyle w:val="TableCenter"/>
              <w:keepNext/>
              <w:rPr>
                <w:sz w:val="18"/>
                <w:szCs w:val="18"/>
              </w:rPr>
            </w:pPr>
            <w:r>
              <w:rPr>
                <w:sz w:val="18"/>
                <w:szCs w:val="18"/>
              </w:rPr>
              <w:t>18600</w:t>
            </w:r>
          </w:p>
        </w:tc>
        <w:tc>
          <w:tcPr>
            <w:tcW w:w="818" w:type="dxa"/>
            <w:tcBorders>
              <w:top w:val="single" w:sz="4" w:space="0" w:color="auto"/>
              <w:left w:val="single" w:sz="4" w:space="0" w:color="auto"/>
              <w:bottom w:val="single" w:sz="4" w:space="0" w:color="auto"/>
              <w:right w:val="single" w:sz="4" w:space="0" w:color="auto"/>
            </w:tcBorders>
            <w:noWrap/>
          </w:tcPr>
          <w:p ns2:paraId="080B45E6" ns2:textId="77777777" w:rsidR="00E510B7" w:rsidRPr="00063B5C" w:rsidRDefault="00E510B7" w:rsidP="00E510B7">
            <w:pPr>
              <w:pStyle w:val="TableCenter"/>
              <w:keepNext/>
              <w:rPr>
                <w:sz w:val="18"/>
                <w:szCs w:val="18"/>
              </w:rPr>
            </w:pPr>
            <w:r>
              <w:rPr>
                <w:sz w:val="18"/>
                <w:szCs w:val="18"/>
              </w:rPr>
              <w:t>47800</w:t>
            </w:r>
          </w:p>
        </w:tc>
        <w:tc>
          <w:tcPr>
            <w:tcW w:w="818" w:type="dxa"/>
            <w:tcBorders>
              <w:top w:val="single" w:sz="4" w:space="0" w:color="auto"/>
              <w:left w:val="single" w:sz="4" w:space="0" w:color="auto"/>
              <w:bottom w:val="single" w:sz="4" w:space="0" w:color="auto"/>
              <w:right w:val="single" w:sz="4" w:space="0" w:color="auto"/>
            </w:tcBorders>
            <w:noWrap/>
          </w:tcPr>
          <w:p ns2:paraId="33853AE8" ns2:textId="77777777" w:rsidR="00E510B7" w:rsidRPr="00063B5C" w:rsidRDefault="00E510B7" w:rsidP="00E510B7">
            <w:pPr>
              <w:pStyle w:val="TableCenter"/>
              <w:keepNext/>
              <w:rPr>
                <w:sz w:val="18"/>
                <w:szCs w:val="18"/>
              </w:rPr>
            </w:pPr>
            <w:r>
              <w:rPr>
                <w:sz w:val="18"/>
                <w:szCs w:val="18"/>
              </w:rPr>
              <w:t>16200</w:t>
            </w:r>
          </w:p>
        </w:tc>
        <w:tc>
          <w:tcPr>
            <w:tcW w:w="818" w:type="dxa"/>
            <w:tcBorders>
              <w:top w:val="single" w:sz="4" w:space="0" w:color="auto"/>
              <w:left w:val="single" w:sz="4" w:space="0" w:color="auto"/>
              <w:bottom w:val="single" w:sz="4" w:space="0" w:color="auto"/>
              <w:right w:val="single" w:sz="4" w:space="0" w:color="auto"/>
            </w:tcBorders>
          </w:tcPr>
          <w:p ns2:paraId="479E0C72" ns2:textId="569A5675" w:rsidR="00E510B7" w:rsidRDefault="00E510B7" w:rsidP="00E510B7">
            <w:pPr>
              <w:pStyle w:val="TableCenter"/>
              <w:keepNext/>
              <w:rPr>
                <w:sz w:val="18"/>
                <w:szCs w:val="18"/>
              </w:rPr>
            </w:pPr>
            <w:r w:rsidRPr="00DC3C0B">
              <w:rPr>
                <w:sz w:val="18"/>
                <w:szCs w:val="18"/>
              </w:rPr>
              <w:t>42750</w:t>
            </w:r>
          </w:p>
        </w:tc>
        <w:tc>
          <w:tcPr>
            <w:tcW w:w="818" w:type="dxa"/>
            <w:tcBorders>
              <w:top w:val="single" w:sz="4" w:space="0" w:color="auto"/>
              <w:left w:val="single" w:sz="4" w:space="0" w:color="auto"/>
              <w:bottom w:val="single" w:sz="4" w:space="0" w:color="auto"/>
              <w:right w:val="single" w:sz="4" w:space="0" w:color="auto"/>
            </w:tcBorders>
          </w:tcPr>
          <w:p ns2:paraId="1A556E55" ns2:textId="3BEB1BA5" w:rsidR="00E510B7" w:rsidRDefault="00E510B7" w:rsidP="00E510B7">
            <w:pPr>
              <w:pStyle w:val="TableCenter"/>
              <w:keepNext/>
              <w:rPr>
                <w:sz w:val="18"/>
                <w:szCs w:val="18"/>
              </w:rPr>
            </w:pPr>
            <w:r>
              <w:rPr>
                <w:sz w:val="18"/>
                <w:szCs w:val="18"/>
              </w:rPr>
              <w:t>-</w:t>
            </w:r>
          </w:p>
        </w:tc>
      </w:tr>
      <w:tr w:rsidR="00E510B7" w:rsidRPr="00063B5C" ns2:paraId="16D53D3C" ns2:textId="3BC90330">
        <w:trPr>
          <w:trHeight w:val="260"/>
          <w:jc w:val="center"/>
        </w:trPr>
        <w:tc>
          <w:tcPr>
            <w:tcW w:w="1094" w:type="dxa"/>
            <w:vMerge/>
            <w:tcBorders>
              <w:left w:val="single" w:sz="4" w:space="0" w:color="auto"/>
              <w:right w:val="single" w:sz="4" w:space="0" w:color="auto"/>
            </w:tcBorders>
          </w:tcPr>
          <w:p ns2:paraId="70B4A918" ns2:textId="77777777" w:rsidR="00E510B7" w:rsidRPr="00063B5C" w:rsidRDefault="00E510B7" w:rsidP="00E510B7">
            <w:pPr>
              <w:pStyle w:val="TableCenter"/>
              <w:keepNext/>
              <w:rPr>
                <w:sz w:val="18"/>
                <w:szCs w:val="18"/>
              </w:rPr>
            </w:pPr>
          </w:p>
        </w:tc>
        <w:tc>
          <w:tcPr>
            <w:tcW w:w="1094" w:type="dxa"/>
            <w:vMerge/>
            <w:tcBorders>
              <w:left w:val="single" w:sz="4" w:space="0" w:color="auto"/>
              <w:right w:val="single" w:sz="4" w:space="0" w:color="auto"/>
            </w:tcBorders>
            <w:noWrap/>
          </w:tcPr>
          <w:p ns2:paraId="229A62CC" ns2:textId="2B518053" w:rsidR="00E510B7" w:rsidRPr="00063B5C" w:rsidRDefault="00E510B7" w:rsidP="00E510B7">
            <w:pPr>
              <w:pStyle w:val="TableCenter"/>
              <w:keepNext/>
              <w:rPr>
                <w:sz w:val="18"/>
                <w:szCs w:val="18"/>
              </w:rPr>
            </w:pPr>
          </w:p>
        </w:tc>
        <w:tc>
          <w:tcPr>
            <w:tcW w:w="945" w:type="dxa"/>
            <w:tcBorders>
              <w:top w:val="single" w:sz="4" w:space="0" w:color="auto"/>
              <w:left w:val="single" w:sz="4" w:space="0" w:color="auto"/>
              <w:bottom w:val="single" w:sz="4" w:space="0" w:color="auto"/>
              <w:right w:val="single" w:sz="4" w:space="0" w:color="auto"/>
            </w:tcBorders>
            <w:noWrap/>
          </w:tcPr>
          <w:p ns2:paraId="17CCF4B8" ns2:textId="77777777" w:rsidR="00E510B7" w:rsidRPr="00063B5C" w:rsidRDefault="00E510B7" w:rsidP="00E510B7">
            <w:pPr>
              <w:pStyle w:val="TableCenter"/>
              <w:keepNext/>
              <w:rPr>
                <w:sz w:val="18"/>
                <w:szCs w:val="18"/>
              </w:rPr>
            </w:pPr>
            <w:r>
              <w:rPr>
                <w:sz w:val="18"/>
                <w:szCs w:val="18"/>
              </w:rPr>
              <w:t>C</w:t>
            </w:r>
            <w:r w:rsidRPr="001B0147">
              <w:rPr>
                <w:sz w:val="18"/>
                <w:szCs w:val="18"/>
                <w:vertAlign w:val="subscript"/>
              </w:rPr>
              <w:t>max</w:t>
            </w:r>
          </w:p>
        </w:tc>
        <w:tc>
          <w:tcPr>
            <w:tcW w:w="945" w:type="dxa"/>
            <w:tcBorders>
              <w:top w:val="single" w:sz="4" w:space="0" w:color="auto"/>
              <w:left w:val="single" w:sz="4" w:space="0" w:color="auto"/>
              <w:bottom w:val="single" w:sz="4" w:space="0" w:color="auto"/>
              <w:right w:val="single" w:sz="4" w:space="0" w:color="auto"/>
            </w:tcBorders>
            <w:noWrap/>
          </w:tcPr>
          <w:p ns2:paraId="2CD4EAB2" ns2:textId="77777777" w:rsidR="00E510B7" w:rsidRPr="00063B5C" w:rsidRDefault="00E510B7" w:rsidP="00E510B7">
            <w:pPr>
              <w:pStyle w:val="TableCenter"/>
              <w:keepNext/>
              <w:rPr>
                <w:sz w:val="18"/>
                <w:szCs w:val="18"/>
              </w:rPr>
            </w:pPr>
            <w:r>
              <w:rPr>
                <w:sz w:val="18"/>
                <w:szCs w:val="18"/>
              </w:rPr>
              <w:t>µg/mL</w:t>
            </w:r>
          </w:p>
        </w:tc>
        <w:tc>
          <w:tcPr>
            <w:tcW w:w="818" w:type="dxa"/>
            <w:tcBorders>
              <w:top w:val="single" w:sz="4" w:space="0" w:color="auto"/>
              <w:left w:val="single" w:sz="4" w:space="0" w:color="auto"/>
              <w:bottom w:val="single" w:sz="4" w:space="0" w:color="auto"/>
              <w:right w:val="single" w:sz="4" w:space="0" w:color="auto"/>
            </w:tcBorders>
            <w:noWrap/>
          </w:tcPr>
          <w:p ns2:paraId="7F3C7CD0" ns2:textId="77777777" w:rsidR="00E510B7" w:rsidRPr="00063B5C" w:rsidRDefault="00E510B7" w:rsidP="00E510B7">
            <w:pPr>
              <w:pStyle w:val="TableCenter"/>
              <w:keepNext/>
              <w:rPr>
                <w:sz w:val="18"/>
                <w:szCs w:val="18"/>
              </w:rPr>
            </w:pPr>
            <w:r>
              <w:rPr>
                <w:sz w:val="18"/>
                <w:szCs w:val="18"/>
              </w:rPr>
              <w:t>1470</w:t>
            </w:r>
          </w:p>
        </w:tc>
        <w:tc>
          <w:tcPr>
            <w:tcW w:w="818" w:type="dxa"/>
            <w:tcBorders>
              <w:top w:val="single" w:sz="4" w:space="0" w:color="auto"/>
              <w:left w:val="single" w:sz="4" w:space="0" w:color="auto"/>
              <w:bottom w:val="single" w:sz="4" w:space="0" w:color="auto"/>
              <w:right w:val="single" w:sz="4" w:space="0" w:color="auto"/>
            </w:tcBorders>
            <w:noWrap/>
          </w:tcPr>
          <w:p ns2:paraId="4E8D22B6" ns2:textId="77777777" w:rsidR="00E510B7" w:rsidRPr="00063B5C" w:rsidRDefault="00E510B7" w:rsidP="00E510B7">
            <w:pPr>
              <w:pStyle w:val="TableCenter"/>
              <w:keepNext/>
              <w:rPr>
                <w:sz w:val="18"/>
                <w:szCs w:val="18"/>
              </w:rPr>
            </w:pPr>
            <w:r>
              <w:rPr>
                <w:sz w:val="18"/>
                <w:szCs w:val="18"/>
              </w:rPr>
              <w:t>267</w:t>
            </w:r>
          </w:p>
        </w:tc>
        <w:tc>
          <w:tcPr>
            <w:tcW w:w="818" w:type="dxa"/>
            <w:tcBorders>
              <w:top w:val="single" w:sz="4" w:space="0" w:color="auto"/>
              <w:left w:val="single" w:sz="4" w:space="0" w:color="auto"/>
              <w:bottom w:val="single" w:sz="4" w:space="0" w:color="auto"/>
              <w:right w:val="single" w:sz="4" w:space="0" w:color="auto"/>
            </w:tcBorders>
            <w:noWrap/>
          </w:tcPr>
          <w:p ns2:paraId="1779705E" ns2:textId="77777777" w:rsidR="00E510B7" w:rsidRPr="00063B5C" w:rsidRDefault="00E510B7" w:rsidP="00E510B7">
            <w:pPr>
              <w:pStyle w:val="TableCenter"/>
              <w:keepNext/>
              <w:rPr>
                <w:sz w:val="18"/>
                <w:szCs w:val="18"/>
              </w:rPr>
            </w:pPr>
            <w:r>
              <w:rPr>
                <w:sz w:val="18"/>
                <w:szCs w:val="18"/>
              </w:rPr>
              <w:t>1590</w:t>
            </w:r>
          </w:p>
        </w:tc>
        <w:tc>
          <w:tcPr>
            <w:tcW w:w="818" w:type="dxa"/>
            <w:tcBorders>
              <w:top w:val="single" w:sz="4" w:space="0" w:color="auto"/>
              <w:left w:val="single" w:sz="4" w:space="0" w:color="auto"/>
              <w:bottom w:val="single" w:sz="4" w:space="0" w:color="auto"/>
              <w:right w:val="single" w:sz="4" w:space="0" w:color="auto"/>
            </w:tcBorders>
            <w:noWrap/>
          </w:tcPr>
          <w:p ns2:paraId="28D88E3B" ns2:textId="77777777" w:rsidR="00E510B7" w:rsidRPr="00063B5C" w:rsidRDefault="00E510B7" w:rsidP="00E510B7">
            <w:pPr>
              <w:pStyle w:val="TableCenter"/>
              <w:keepNext/>
              <w:rPr>
                <w:sz w:val="18"/>
                <w:szCs w:val="18"/>
              </w:rPr>
            </w:pPr>
            <w:r>
              <w:rPr>
                <w:sz w:val="18"/>
                <w:szCs w:val="18"/>
              </w:rPr>
              <w:t>75.9</w:t>
            </w:r>
          </w:p>
        </w:tc>
        <w:tc>
          <w:tcPr>
            <w:tcW w:w="818" w:type="dxa"/>
            <w:tcBorders>
              <w:top w:val="single" w:sz="4" w:space="0" w:color="auto"/>
              <w:left w:val="single" w:sz="4" w:space="0" w:color="auto"/>
              <w:bottom w:val="single" w:sz="4" w:space="0" w:color="auto"/>
              <w:right w:val="single" w:sz="4" w:space="0" w:color="auto"/>
            </w:tcBorders>
          </w:tcPr>
          <w:p ns2:paraId="24927562" ns2:textId="299E7ABD" w:rsidR="00E510B7" w:rsidRDefault="00E510B7" w:rsidP="00E510B7">
            <w:pPr>
              <w:pStyle w:val="TableCenter"/>
              <w:keepNext/>
              <w:rPr>
                <w:sz w:val="18"/>
                <w:szCs w:val="18"/>
              </w:rPr>
            </w:pPr>
            <w:r w:rsidRPr="00DC3C0B">
              <w:rPr>
                <w:sz w:val="18"/>
                <w:szCs w:val="18"/>
              </w:rPr>
              <w:t>1530</w:t>
            </w:r>
          </w:p>
        </w:tc>
        <w:tc>
          <w:tcPr>
            <w:tcW w:w="818" w:type="dxa"/>
            <w:tcBorders>
              <w:top w:val="single" w:sz="4" w:space="0" w:color="auto"/>
              <w:left w:val="single" w:sz="4" w:space="0" w:color="auto"/>
              <w:bottom w:val="single" w:sz="4" w:space="0" w:color="auto"/>
              <w:right w:val="single" w:sz="4" w:space="0" w:color="auto"/>
            </w:tcBorders>
          </w:tcPr>
          <w:p ns2:paraId="298C19E3" ns2:textId="4CFF9D4A" w:rsidR="00E510B7" w:rsidRDefault="00E510B7" w:rsidP="00E510B7">
            <w:pPr>
              <w:pStyle w:val="TableCenter"/>
              <w:keepNext/>
              <w:rPr>
                <w:sz w:val="18"/>
                <w:szCs w:val="18"/>
              </w:rPr>
            </w:pPr>
            <w:r>
              <w:rPr>
                <w:sz w:val="18"/>
                <w:szCs w:val="18"/>
              </w:rPr>
              <w:t>-</w:t>
            </w:r>
          </w:p>
        </w:tc>
      </w:tr>
      <w:tr w:rsidR="00E510B7" w:rsidRPr="00063B5C" ns2:paraId="3F083E69" ns2:textId="43D3485A">
        <w:trPr>
          <w:trHeight w:val="260"/>
          <w:jc w:val="center"/>
        </w:trPr>
        <w:tc>
          <w:tcPr>
            <w:tcW w:w="1094" w:type="dxa"/>
            <w:vMerge/>
            <w:tcBorders>
              <w:left w:val="single" w:sz="4" w:space="0" w:color="auto"/>
              <w:bottom w:val="single" w:sz="4" w:space="0" w:color="auto"/>
              <w:right w:val="single" w:sz="4" w:space="0" w:color="auto"/>
            </w:tcBorders>
          </w:tcPr>
          <w:p ns2:paraId="00677FF9" ns2:textId="77777777" w:rsidR="00E510B7" w:rsidRPr="00063B5C" w:rsidRDefault="00E510B7" w:rsidP="00E510B7">
            <w:pPr>
              <w:pStyle w:val="TableCenter"/>
              <w:keepNext/>
              <w:rPr>
                <w:sz w:val="18"/>
                <w:szCs w:val="18"/>
              </w:rPr>
            </w:pPr>
          </w:p>
        </w:tc>
        <w:tc>
          <w:tcPr>
            <w:tcW w:w="1094" w:type="dxa"/>
            <w:vMerge/>
            <w:tcBorders>
              <w:left w:val="single" w:sz="4" w:space="0" w:color="auto"/>
              <w:bottom w:val="single" w:sz="4" w:space="0" w:color="auto"/>
              <w:right w:val="single" w:sz="4" w:space="0" w:color="auto"/>
            </w:tcBorders>
            <w:noWrap/>
            <w:hideMark/>
          </w:tcPr>
          <w:p ns2:paraId="0D9AEB6F" ns2:textId="0402F46C" w:rsidR="00E510B7" w:rsidRPr="00063B5C" w:rsidRDefault="00E510B7" w:rsidP="00E510B7">
            <w:pPr>
              <w:pStyle w:val="TableCenter"/>
              <w:keepNext/>
              <w:rPr>
                <w:sz w:val="18"/>
                <w:szCs w:val="18"/>
              </w:rPr>
            </w:pPr>
          </w:p>
        </w:tc>
        <w:tc>
          <w:tcPr>
            <w:tcW w:w="945" w:type="dxa"/>
            <w:tcBorders>
              <w:top w:val="single" w:sz="4" w:space="0" w:color="auto"/>
              <w:left w:val="single" w:sz="4" w:space="0" w:color="auto"/>
              <w:bottom w:val="single" w:sz="4" w:space="0" w:color="auto"/>
              <w:right w:val="single" w:sz="4" w:space="0" w:color="auto"/>
            </w:tcBorders>
            <w:noWrap/>
            <w:hideMark/>
          </w:tcPr>
          <w:p ns2:paraId="0B46C37D" ns2:textId="77777777" w:rsidR="00E510B7" w:rsidRPr="00063B5C" w:rsidRDefault="00E510B7" w:rsidP="00E510B7">
            <w:pPr>
              <w:pStyle w:val="TableCenter"/>
              <w:keepNext/>
              <w:rPr>
                <w:sz w:val="18"/>
                <w:szCs w:val="18"/>
              </w:rPr>
            </w:pPr>
            <w:r w:rsidRPr="00063B5C">
              <w:rPr>
                <w:sz w:val="18"/>
                <w:szCs w:val="18"/>
              </w:rPr>
              <w:t>T</w:t>
            </w:r>
            <w:r w:rsidRPr="00A42EF6">
              <w:rPr>
                <w:sz w:val="18"/>
                <w:szCs w:val="18"/>
                <w:vertAlign w:val="subscript"/>
              </w:rPr>
              <w:t>1/2</w:t>
            </w:r>
          </w:p>
        </w:tc>
        <w:tc>
          <w:tcPr>
            <w:tcW w:w="945" w:type="dxa"/>
            <w:tcBorders>
              <w:top w:val="single" w:sz="4" w:space="0" w:color="auto"/>
              <w:left w:val="single" w:sz="4" w:space="0" w:color="auto"/>
              <w:bottom w:val="single" w:sz="4" w:space="0" w:color="auto"/>
              <w:right w:val="single" w:sz="4" w:space="0" w:color="auto"/>
            </w:tcBorders>
            <w:noWrap/>
            <w:hideMark/>
          </w:tcPr>
          <w:p ns2:paraId="34C654CC" ns2:textId="77777777" w:rsidR="00E510B7" w:rsidRPr="00063B5C" w:rsidRDefault="00E510B7" w:rsidP="00E510B7">
            <w:pPr>
              <w:pStyle w:val="TableCenter"/>
              <w:keepNext/>
              <w:rPr>
                <w:sz w:val="18"/>
                <w:szCs w:val="18"/>
              </w:rPr>
            </w:pPr>
            <w:r>
              <w:rPr>
                <w:sz w:val="18"/>
                <w:szCs w:val="18"/>
              </w:rPr>
              <w:t>h</w:t>
            </w:r>
          </w:p>
        </w:tc>
        <w:tc>
          <w:tcPr>
            <w:tcW w:w="818" w:type="dxa"/>
            <w:tcBorders>
              <w:top w:val="single" w:sz="4" w:space="0" w:color="auto"/>
              <w:left w:val="single" w:sz="4" w:space="0" w:color="auto"/>
              <w:bottom w:val="single" w:sz="4" w:space="0" w:color="auto"/>
              <w:right w:val="single" w:sz="4" w:space="0" w:color="auto"/>
            </w:tcBorders>
            <w:noWrap/>
          </w:tcPr>
          <w:p ns2:paraId="37AFED67" ns2:textId="77777777" w:rsidR="00E510B7" w:rsidRPr="00063B5C" w:rsidRDefault="00E510B7" w:rsidP="00E510B7">
            <w:pPr>
              <w:pStyle w:val="TableCenter"/>
              <w:keepNext/>
              <w:rPr>
                <w:sz w:val="18"/>
                <w:szCs w:val="18"/>
              </w:rPr>
            </w:pPr>
            <w:r>
              <w:rPr>
                <w:sz w:val="18"/>
                <w:szCs w:val="18"/>
              </w:rPr>
              <w:t>22</w:t>
            </w:r>
          </w:p>
        </w:tc>
        <w:tc>
          <w:tcPr>
            <w:tcW w:w="818" w:type="dxa"/>
            <w:tcBorders>
              <w:top w:val="single" w:sz="4" w:space="0" w:color="auto"/>
              <w:left w:val="single" w:sz="4" w:space="0" w:color="auto"/>
              <w:bottom w:val="single" w:sz="4" w:space="0" w:color="auto"/>
              <w:right w:val="single" w:sz="4" w:space="0" w:color="auto"/>
            </w:tcBorders>
            <w:noWrap/>
          </w:tcPr>
          <w:p ns2:paraId="73335358" ns2:textId="77777777" w:rsidR="00E510B7" w:rsidRPr="00063B5C" w:rsidRDefault="00E510B7" w:rsidP="00E510B7">
            <w:pPr>
              <w:pStyle w:val="TableCenter"/>
              <w:keepNext/>
              <w:rPr>
                <w:sz w:val="18"/>
                <w:szCs w:val="18"/>
              </w:rPr>
            </w:pPr>
            <w:r>
              <w:rPr>
                <w:sz w:val="18"/>
                <w:szCs w:val="18"/>
              </w:rPr>
              <w:t>11</w:t>
            </w:r>
          </w:p>
        </w:tc>
        <w:tc>
          <w:tcPr>
            <w:tcW w:w="818" w:type="dxa"/>
            <w:tcBorders>
              <w:top w:val="single" w:sz="4" w:space="0" w:color="auto"/>
              <w:left w:val="single" w:sz="4" w:space="0" w:color="auto"/>
              <w:bottom w:val="single" w:sz="4" w:space="0" w:color="auto"/>
              <w:right w:val="single" w:sz="4" w:space="0" w:color="auto"/>
            </w:tcBorders>
            <w:noWrap/>
          </w:tcPr>
          <w:p ns2:paraId="13114963" ns2:textId="77777777" w:rsidR="00E510B7" w:rsidRPr="00063B5C" w:rsidRDefault="00E510B7" w:rsidP="00E510B7">
            <w:pPr>
              <w:pStyle w:val="TableCenter"/>
              <w:keepNext/>
              <w:rPr>
                <w:sz w:val="18"/>
                <w:szCs w:val="18"/>
              </w:rPr>
            </w:pPr>
            <w:r>
              <w:rPr>
                <w:sz w:val="18"/>
                <w:szCs w:val="18"/>
              </w:rPr>
              <w:t>26</w:t>
            </w:r>
          </w:p>
        </w:tc>
        <w:tc>
          <w:tcPr>
            <w:tcW w:w="818" w:type="dxa"/>
            <w:tcBorders>
              <w:top w:val="single" w:sz="4" w:space="0" w:color="auto"/>
              <w:left w:val="single" w:sz="4" w:space="0" w:color="auto"/>
              <w:bottom w:val="single" w:sz="4" w:space="0" w:color="auto"/>
              <w:right w:val="single" w:sz="4" w:space="0" w:color="auto"/>
            </w:tcBorders>
            <w:noWrap/>
          </w:tcPr>
          <w:p ns2:paraId="19391C88" ns2:textId="77777777" w:rsidR="00E510B7" w:rsidRPr="00063B5C" w:rsidRDefault="00E510B7" w:rsidP="00E510B7">
            <w:pPr>
              <w:pStyle w:val="TableCenter"/>
              <w:keepNext/>
              <w:rPr>
                <w:sz w:val="18"/>
                <w:szCs w:val="18"/>
              </w:rPr>
            </w:pPr>
            <w:r>
              <w:rPr>
                <w:sz w:val="18"/>
                <w:szCs w:val="18"/>
              </w:rPr>
              <w:t>7.8</w:t>
            </w:r>
          </w:p>
        </w:tc>
        <w:tc>
          <w:tcPr>
            <w:tcW w:w="818" w:type="dxa"/>
            <w:tcBorders>
              <w:top w:val="single" w:sz="4" w:space="0" w:color="auto"/>
              <w:left w:val="single" w:sz="4" w:space="0" w:color="auto"/>
              <w:bottom w:val="single" w:sz="4" w:space="0" w:color="auto"/>
              <w:right w:val="single" w:sz="4" w:space="0" w:color="auto"/>
            </w:tcBorders>
          </w:tcPr>
          <w:p ns2:paraId="0849CB34" ns2:textId="673B4787" w:rsidR="00E510B7" w:rsidRDefault="00E510B7" w:rsidP="00E510B7">
            <w:pPr>
              <w:pStyle w:val="TableCenter"/>
              <w:keepNext/>
              <w:rPr>
                <w:sz w:val="18"/>
                <w:szCs w:val="18"/>
              </w:rPr>
            </w:pPr>
            <w:r w:rsidRPr="00DC3C0B">
              <w:rPr>
                <w:sz w:val="18"/>
                <w:szCs w:val="18"/>
              </w:rPr>
              <w:t>24</w:t>
            </w:r>
          </w:p>
        </w:tc>
        <w:tc>
          <w:tcPr>
            <w:tcW w:w="818" w:type="dxa"/>
            <w:tcBorders>
              <w:top w:val="single" w:sz="4" w:space="0" w:color="auto"/>
              <w:left w:val="single" w:sz="4" w:space="0" w:color="auto"/>
              <w:bottom w:val="single" w:sz="4" w:space="0" w:color="auto"/>
              <w:right w:val="single" w:sz="4" w:space="0" w:color="auto"/>
            </w:tcBorders>
          </w:tcPr>
          <w:p ns2:paraId="1B8B8235" ns2:textId="4D7AF25F" w:rsidR="00E510B7" w:rsidRDefault="00E510B7" w:rsidP="00E510B7">
            <w:pPr>
              <w:pStyle w:val="TableCenter"/>
              <w:keepNext/>
              <w:rPr>
                <w:sz w:val="18"/>
                <w:szCs w:val="18"/>
              </w:rPr>
            </w:pPr>
            <w:r>
              <w:rPr>
                <w:sz w:val="18"/>
                <w:szCs w:val="18"/>
              </w:rPr>
              <w:t>-</w:t>
            </w:r>
          </w:p>
        </w:tc>
      </w:tr>
      <w:tr w:rsidR="00FC061D" w:rsidRPr="00063B5C" ns2:paraId="0D521A04" ns2:textId="33481636" w:rsidTr="00630ADC">
        <w:trPr>
          <w:trHeight w:val="260"/>
          <w:jc w:val="center"/>
        </w:trPr>
        <w:tc>
          <w:tcPr>
            <w:tcW w:w="8986" w:type="dxa"/>
            <w:gridSpan w:val="10"/>
            <w:tcBorders>
              <w:top w:val="single" w:sz="4" w:space="0" w:color="auto"/>
              <w:left w:val="single" w:sz="4" w:space="0" w:color="auto"/>
              <w:bottom w:val="single" w:sz="4" w:space="0" w:color="000000"/>
              <w:right w:val="single" w:sz="4" w:space="0" w:color="auto"/>
            </w:tcBorders>
          </w:tcPr>
          <w:p ns2:paraId="112E289A" ns2:textId="71F9949A" w:rsidR="000841A6" w:rsidRDefault="0073611C" w:rsidP="00441CAF">
            <w:pPr>
              <w:pStyle w:val="TableFootnoteSymbol"/>
              <w:keepNext/>
              <w:tabs>
                <w:tab w:val="clear" w:pos="0"/>
              </w:tabs>
              <w:ind w:left="63"/>
            </w:pPr>
            <w:r>
              <w:rPr>
                <w:szCs w:val="18"/>
              </w:rPr>
              <w:t xml:space="preserve">-=not calculated; </w:t>
            </w:r>
            <w:r w:rsidR="000841A6">
              <w:t xml:space="preserve">ADC=antibody drug conjugate; </w:t>
            </w:r>
            <w:r w:rsidR="000841A6" w:rsidRPr="001B0147">
              <w:t>AUC</w:t>
            </w:r>
            <w:r w:rsidR="000841A6" w:rsidRPr="001B0147">
              <w:rPr>
                <w:vertAlign w:val="subscript"/>
              </w:rPr>
              <w:t>last</w:t>
            </w:r>
            <w:r w:rsidR="000841A6" w:rsidRPr="001B0147">
              <w:t>= area under the plasma concentration-time curve from time 0 to time with last quantifiable concentration</w:t>
            </w:r>
            <w:r w:rsidR="00812D7B">
              <w:t>in 336 h postdose</w:t>
            </w:r>
            <w:r w:rsidR="000841A6" w:rsidRPr="001B0147">
              <w:t>; C</w:t>
            </w:r>
            <w:r w:rsidR="000841A6" w:rsidRPr="001B0147">
              <w:rPr>
                <w:vertAlign w:val="subscript"/>
              </w:rPr>
              <w:t>max</w:t>
            </w:r>
            <w:r w:rsidR="000841A6" w:rsidRPr="001B0147">
              <w:t>=observed maximum concentration</w:t>
            </w:r>
            <w:r w:rsidR="00A070B8">
              <w:t xml:space="preserve"> in 336 h postdose</w:t>
            </w:r>
            <w:r w:rsidR="000841A6" w:rsidRPr="001B0147">
              <w:t xml:space="preserve">; </w:t>
            </w:r>
            <w:r w:rsidR="000841A6">
              <w:rPr>
                <w:szCs w:val="18"/>
              </w:rPr>
              <w:t xml:space="preserve">h=hour(s); IV=intravenous(ly); </w:t>
            </w:r>
            <w:r w:rsidR="000841A6">
              <w:t xml:space="preserve">q2w=once every two weeks; </w:t>
            </w:r>
            <w:r w:rsidR="000841A6" w:rsidRPr="001B0147">
              <w:t>SD=</w:t>
            </w:r>
            <w:r w:rsidR="000841A6">
              <w:t>s</w:t>
            </w:r>
            <w:r w:rsidR="000841A6" w:rsidRPr="001B0147">
              <w:t xml:space="preserve">tandard </w:t>
            </w:r>
            <w:r w:rsidR="000841A6">
              <w:t>deviation</w:t>
            </w:r>
            <w:r w:rsidR="000841A6" w:rsidRPr="001B0147">
              <w:t>; T</w:t>
            </w:r>
            <w:r w:rsidR="000841A6" w:rsidRPr="0054302E">
              <w:rPr>
                <w:vertAlign w:val="subscript"/>
              </w:rPr>
              <w:t>1/2</w:t>
            </w:r>
            <w:r w:rsidR="000841A6" w:rsidRPr="001B0147">
              <w:t>=elimination half-life</w:t>
            </w:r>
            <w:r w:rsidR="000841A6">
              <w:t>; TK=toxicokinetics</w:t>
            </w:r>
            <w:r w:rsidR="000841A6" w:rsidRPr="001B0147">
              <w:t>.</w:t>
            </w:r>
          </w:p>
          <w:p ns2:paraId="6F88F4A0" ns2:textId="6A3F2A3F" w:rsidR="00FC061D" w:rsidRPr="001B0147" w:rsidRDefault="00FC061D" w:rsidP="00441CAF">
            <w:pPr>
              <w:pStyle w:val="TableFootnoteSymbol"/>
              <w:keepNext/>
              <w:tabs>
                <w:tab w:val="clear" w:pos="0"/>
              </w:tabs>
              <w:ind w:left="63"/>
            </w:pPr>
            <w:r w:rsidRPr="00A36F67">
              <w:rPr>
                <w:vertAlign w:val="superscript"/>
              </w:rPr>
              <w:t>a</w:t>
            </w:r>
            <w:r>
              <w:tab/>
              <w:t xml:space="preserve">Median values are presented for </w:t>
            </w:r>
            <w:r w:rsidRPr="00063B5C">
              <w:rPr>
                <w:szCs w:val="18"/>
              </w:rPr>
              <w:t>T</w:t>
            </w:r>
            <w:r>
              <w:rPr>
                <w:szCs w:val="18"/>
                <w:vertAlign w:val="subscript"/>
              </w:rPr>
              <w:t>1/2</w:t>
            </w:r>
            <w:r>
              <w:rPr>
                <w:szCs w:val="18"/>
              </w:rPr>
              <w:t>.</w:t>
            </w:r>
          </w:p>
        </w:tc>
      </w:tr>
    </w:tbl>
    <w:p ns2:paraId="365D9FD9" ns2:textId="77777777" w:rsidR="00C2162D" w:rsidRPr="00680FAC" w:rsidRDefault="00C2162D" w:rsidP="00643BC5">
      <w:pPr>
        <w:pStyle w:val="ListEnd"/>
      </w:pPr>
      <w:ins w:id="7743" w:author="GoldenCorpusHarness" w:date="2026-03-28T21:57:55Z">
        <w:r>
          <w:t>Table 5Sac-TMT Toxicology Program</w:t>
        </w:r>
      </w:ins>
    </w:p>
    <w:p ns2:paraId="2D4AB680" ns2:textId="77777777" w:rsidR="0015194C" w:rsidRDefault="0015194C">
      <w:pPr>
        <w:spacing w:before="0" w:after="200" w:line="276" w:lineRule="auto"/>
      </w:pPr>
      <w:r>
        <w:br w:type="page"/>
      </w:r>
    </w:p>
    <w:p ns2:paraId="6EC63011" ns2:textId="1B70FA9D" w:rsidR="00C2162D" w:rsidRDefault="00C2162D" w:rsidP="0049540C">
      <w:pPr>
        <w:pStyle w:val="Paragraph"/>
        <w:rPr>
          <w:b/>
          <w:bCs/>
        </w:rPr>
      </w:pPr>
      <w:del w:id="7744" w:author="GoldenCorpusHarness" w:date="2026-03-28T21:57:55Z">
        <w:r>
          <w:delText>KL610023 TK parameters are presented in [Table 9].</w:delText>
        </w:r>
      </w:del>
    </w:p>
    <w:p ns2:paraId="3BC2EDCB" ns2:textId="5FF7F6A9" w:rsidR="00C2162D" w:rsidRDefault="00C2162D" w:rsidP="00C2162D">
      <w:pPr>
        <w:pStyle w:val="TableTitle"/>
      </w:pPr>
      <w:del w:id="7745" w:author="GoldenCorpusHarness" w:date="2026-03-28T21:57:55Z">
        <w:r>
          <w:delText>T</w:delText>
        </w:r>
      </w:del>
      <w:ins w:id="7746" w:author="GoldenCorpusHarness" w:date="2026-03-28T21:57:55Z">
        <w:r>
          <w:t>Repe</w:t>
        </w:r>
      </w:ins>
      <w:r>
        <w:t>a</w:t>
      </w:r>
      <w:del w:id="7747" w:author="GoldenCorpusHarness" w:date="2026-03-28T21:57:55Z">
        <w:r>
          <w:delText>bl</w:delText>
        </w:r>
      </w:del>
      <w:ins w:id="7748" w:author="GoldenCorpusHarness" w:date="2026-03-28T21:57:55Z">
        <w:r>
          <w:t>t-dos</w:t>
        </w:r>
      </w:ins>
      <w:r>
        <w:t xml:space="preserve">e </w:t>
      </w:r>
      <w:del w:id="7749" w:author="GoldenCorpusHarness" w:date="2026-03-28T21:57:55Z">
        <w:r>
          <w:delText xml:space="preserve">9Mean KL610023 </w:delText>
        </w:r>
      </w:del>
      <w:r>
        <w:t>T</w:t>
      </w:r>
      <w:del w:id="7750" w:author="GoldenCorpusHarness" w:date="2026-03-28T21:57:55Z">
        <w:r>
          <w:delText>K Parame</w:delText>
        </w:r>
      </w:del>
      <w:ins w:id="7751" w:author="GoldenCorpusHarness" w:date="2026-03-28T21:57:55Z">
        <w:r>
          <w:t>oxici</w:t>
        </w:r>
      </w:ins>
      <w:r>
        <w:t>t</w:t>
      </w:r>
      <w:del w:id="7752" w:author="GoldenCorpusHarness" w:date="2026-03-28T21:57:55Z">
        <w:r>
          <w:delText>ers in Monke</w:delText>
        </w:r>
      </w:del>
      <w:r>
        <w:t>y</w:t>
      </w:r>
      <w:del w:id="7753" w:author="GoldenCorpusHarness" w:date="2026-03-28T21:57:55Z">
        <w:r>
          <w:delText>s Following IV Dosing of</w:delText>
        </w:r>
      </w:del>
      <w:r>
        <w:t xml:space="preserve"> S</w:t>
      </w:r>
      <w:del w:id="7754" w:author="GoldenCorpusHarness" w:date="2026-03-28T21:57:55Z">
        <w:r>
          <w:delText>acTMT (TT #20 7844 / A2020217-T014-01)</w:delText>
        </w:r>
      </w:del>
      <w:ins w:id="7755" w:author="GoldenCorpusHarness" w:date="2026-03-28T21:57:55Z">
        <w:r>
          <w:t>tudies</w:t>
        </w:r>
      </w:ins>
    </w:p>
    <w:tbl>
      <w:tblPr>
        <w:tblW w:w="8986" w:type="dxa"/>
        <w:jc w:val="center"/>
        <w:tblBorders>
          <w:top w:val="single" w:sz="18" w:space="0" w:color="000000"/>
          <w:left w:val="single" w:sz="18" w:space="0" w:color="000000"/>
          <w:bottom w:val="single" w:sz="18" w:space="0" w:color="000000"/>
          <w:right w:val="single" w:sz="18" w:space="0" w:color="000000"/>
        </w:tblBorders>
        <w:tblLayout w:type="fixed"/>
        <w:tblCellMar>
          <w:left w:w="26" w:type="dxa"/>
        </w:tblCellMar>
        <w:tblLook w:val="04A0" w:firstRow="1" w:lastRow="0" w:firstColumn="1" w:lastColumn="0" w:noHBand="0" w:noVBand="1"/>
      </w:tblPr>
      <w:tblGrid>
        <w:gridCol w:w="1094"/>
        <w:gridCol w:w="1094"/>
        <w:gridCol w:w="945"/>
        <w:gridCol w:w="945"/>
        <w:gridCol w:w="818"/>
        <w:gridCol w:w="818"/>
        <w:gridCol w:w="818"/>
        <w:gridCol w:w="818"/>
        <w:gridCol w:w="818"/>
        <w:gridCol w:w="818"/>
      </w:tblGrid>
      <w:tr w:rsidR="0015194C" w:rsidRPr="00063B5C" ns2:paraId="0C48FF8D" ns2:textId="0A4720DE" w:rsidTr="007221FF">
        <w:trPr>
          <w:trHeight w:val="260"/>
          <w:tblHeader/>
          <w:jc w:val="center"/>
        </w:trPr>
        <w:tc>
          <w:tcPr>
            <w:tcW w:w="1094" w:type="dxa"/>
            <w:vMerge w:val="restart"/>
            <w:tcBorders>
              <w:top w:val="single" w:sz="4" w:space="0" w:color="000000"/>
              <w:left w:val="outset" w:sz="4" w:space="0" w:color="000000"/>
              <w:right w:val="outset" w:sz="4" w:space="0" w:color="000000"/>
            </w:tcBorders>
            <w:vAlign w:val="bottom"/>
          </w:tcPr>
          <w:p ns2:paraId="5F1837A2" ns2:textId="142C9737" w:rsidR="0015194C" w:rsidRPr="00AF2A4A" w:rsidRDefault="0015194C" w:rsidP="0015194C">
            <w:pPr>
              <w:pStyle w:val="TableCenter"/>
              <w:rPr>
                <w:b/>
                <w:bCs/>
                <w:sz w:val="18"/>
                <w:szCs w:val="18"/>
                <w:lang w:val="es-ES"/>
              </w:rPr>
            </w:pPr>
            <w:r>
              <w:rPr>
                <w:b/>
                <w:bCs/>
                <w:sz w:val="18"/>
                <w:szCs w:val="18"/>
                <w:lang w:val="es-ES"/>
              </w:rPr>
              <w:t>Study Day</w:t>
            </w:r>
          </w:p>
        </w:tc>
        <w:tc>
          <w:tcPr>
            <w:tcW w:w="1094" w:type="dxa"/>
            <w:vMerge w:val="restart"/>
            <w:tcBorders>
              <w:top w:val="single" w:sz="4" w:space="0" w:color="000000"/>
              <w:left w:val="outset" w:sz="4" w:space="0" w:color="000000"/>
              <w:right w:val="outset" w:sz="4" w:space="0" w:color="000000"/>
            </w:tcBorders>
            <w:vAlign w:val="bottom"/>
            <w:hideMark/>
          </w:tcPr>
          <w:p ns2:paraId="2C78F6A3" ns2:textId="3C1F48FD" w:rsidR="0015194C" w:rsidRPr="00AF2A4A" w:rsidRDefault="0015194C" w:rsidP="0015194C">
            <w:pPr>
              <w:pStyle w:val="TableCenter"/>
              <w:rPr>
                <w:b/>
                <w:bCs/>
                <w:sz w:val="18"/>
                <w:szCs w:val="18"/>
                <w:lang w:val="es-ES"/>
              </w:rPr>
            </w:pPr>
            <w:r w:rsidRPr="00AF2A4A">
              <w:rPr>
                <w:b/>
                <w:bCs/>
                <w:sz w:val="18"/>
                <w:szCs w:val="18"/>
                <w:lang w:val="es-ES"/>
              </w:rPr>
              <w:t>Dose</w:t>
            </w:r>
            <w:r w:rsidRPr="00AF2A4A">
              <w:rPr>
                <w:b/>
                <w:bCs/>
                <w:sz w:val="18"/>
                <w:szCs w:val="18"/>
                <w:lang w:val="es-ES"/>
              </w:rPr>
              <w:br/>
              <w:t>(mg/kg/</w:t>
            </w:r>
            <w:r w:rsidR="00E6236D">
              <w:rPr>
                <w:b/>
                <w:bCs/>
                <w:sz w:val="18"/>
                <w:szCs w:val="18"/>
                <w:lang w:val="es-ES"/>
              </w:rPr>
              <w:pgNum/>
            </w:r>
            <w:r w:rsidR="00E6236D">
              <w:rPr>
                <w:b/>
                <w:bCs/>
                <w:sz w:val="18"/>
                <w:szCs w:val="18"/>
                <w:lang w:val="es-ES"/>
              </w:rPr>
              <w:t>oce</w:t>
            </w:r>
            <w:r w:rsidRPr="00AF2A4A">
              <w:rPr>
                <w:b/>
                <w:bCs/>
                <w:sz w:val="18"/>
                <w:szCs w:val="18"/>
                <w:lang w:val="es-ES"/>
              </w:rPr>
              <w:t xml:space="preserve"> q2w)</w:t>
            </w:r>
          </w:p>
        </w:tc>
        <w:tc>
          <w:tcPr>
            <w:tcW w:w="945" w:type="dxa"/>
            <w:vMerge w:val="restart"/>
            <w:tcBorders>
              <w:top w:val="single" w:sz="4" w:space="0" w:color="000000"/>
              <w:left w:val="outset" w:sz="4" w:space="0" w:color="000000"/>
              <w:right w:val="outset" w:sz="4" w:space="0" w:color="000000"/>
            </w:tcBorders>
            <w:vAlign w:val="bottom"/>
          </w:tcPr>
          <w:p ns2:paraId="379A9159" ns2:textId="77777777" w:rsidR="0015194C" w:rsidRPr="00DB6A18" w:rsidRDefault="0015194C" w:rsidP="0015194C">
            <w:pPr>
              <w:pStyle w:val="TableCenter"/>
              <w:rPr>
                <w:b/>
                <w:bCs/>
                <w:sz w:val="18"/>
                <w:szCs w:val="18"/>
              </w:rPr>
            </w:pPr>
            <w:r w:rsidRPr="00DB6A18">
              <w:rPr>
                <w:b/>
                <w:bCs/>
                <w:sz w:val="18"/>
                <w:szCs w:val="18"/>
              </w:rPr>
              <w:t>Parameter</w:t>
            </w:r>
          </w:p>
        </w:tc>
        <w:tc>
          <w:tcPr>
            <w:tcW w:w="945" w:type="dxa"/>
            <w:vMerge w:val="restart"/>
            <w:tcBorders>
              <w:top w:val="single" w:sz="4" w:space="0" w:color="000000"/>
              <w:left w:val="outset" w:sz="4" w:space="0" w:color="000000"/>
              <w:right w:val="outset" w:sz="4" w:space="0" w:color="000000"/>
            </w:tcBorders>
            <w:vAlign w:val="bottom"/>
          </w:tcPr>
          <w:p ns2:paraId="3FC6DDC5" ns2:textId="77777777" w:rsidR="0015194C" w:rsidRPr="00DB6A18" w:rsidRDefault="0015194C" w:rsidP="0015194C">
            <w:pPr>
              <w:pStyle w:val="TableCenter"/>
              <w:rPr>
                <w:b/>
                <w:bCs/>
                <w:sz w:val="18"/>
                <w:szCs w:val="18"/>
              </w:rPr>
            </w:pPr>
            <w:r w:rsidRPr="00DB6A18">
              <w:rPr>
                <w:b/>
                <w:bCs/>
                <w:sz w:val="18"/>
                <w:szCs w:val="18"/>
              </w:rPr>
              <w:t>Units</w:t>
            </w:r>
          </w:p>
        </w:tc>
        <w:tc>
          <w:tcPr>
            <w:tcW w:w="4908" w:type="dxa"/>
            <w:gridSpan w:val="6"/>
            <w:tcBorders>
              <w:top w:val="single" w:sz="4" w:space="0" w:color="000000"/>
              <w:left w:val="outset" w:sz="4" w:space="0" w:color="000000"/>
              <w:bottom w:val="single" w:sz="4" w:space="0" w:color="000000"/>
              <w:right w:val="single" w:sz="4" w:space="0" w:color="000000"/>
            </w:tcBorders>
            <w:noWrap/>
            <w:vAlign w:val="bottom"/>
            <w:hideMark/>
          </w:tcPr>
          <w:p ns2:paraId="65C4A815" ns2:textId="67692646" w:rsidR="0015194C" w:rsidRPr="00DB6A18" w:rsidRDefault="0015194C" w:rsidP="0015194C">
            <w:pPr>
              <w:pStyle w:val="TableCenter"/>
              <w:rPr>
                <w:b/>
                <w:bCs/>
                <w:sz w:val="18"/>
                <w:szCs w:val="18"/>
              </w:rPr>
            </w:pPr>
            <w:r w:rsidRPr="00DB6A18">
              <w:rPr>
                <w:b/>
                <w:bCs/>
                <w:sz w:val="18"/>
                <w:szCs w:val="18"/>
              </w:rPr>
              <w:t>Sex</w:t>
            </w:r>
          </w:p>
        </w:tc>
      </w:tr>
      <w:tr w:rsidR="0015194C" w:rsidRPr="00063B5C" ns2:paraId="4FEC2B7A" ns2:textId="0ABBEF6B">
        <w:trPr>
          <w:trHeight w:val="260"/>
          <w:tblHeader/>
          <w:jc w:val="center"/>
        </w:trPr>
        <w:tc>
          <w:tcPr>
            <w:tcW w:w="1094" w:type="dxa"/>
            <w:vMerge/>
            <w:tcBorders>
              <w:left w:val="outset" w:sz="4" w:space="0" w:color="000000"/>
              <w:right w:val="outset" w:sz="4" w:space="0" w:color="000000"/>
            </w:tcBorders>
          </w:tcPr>
          <w:p ns2:paraId="4798DBE2" ns2:textId="77777777" w:rsidR="0015194C" w:rsidRPr="00DB6A18" w:rsidRDefault="0015194C">
            <w:pPr>
              <w:pStyle w:val="TableCenter"/>
              <w:rPr>
                <w:b/>
                <w:bCs/>
                <w:sz w:val="18"/>
                <w:szCs w:val="18"/>
              </w:rPr>
            </w:pPr>
          </w:p>
        </w:tc>
        <w:tc>
          <w:tcPr>
            <w:tcW w:w="1094" w:type="dxa"/>
            <w:vMerge/>
            <w:tcBorders>
              <w:left w:val="outset" w:sz="4" w:space="0" w:color="000000"/>
              <w:right w:val="outset" w:sz="4" w:space="0" w:color="000000"/>
            </w:tcBorders>
            <w:vAlign w:val="bottom"/>
            <w:hideMark/>
          </w:tcPr>
          <w:p ns2:paraId="67806F14" ns2:textId="5DC77323" w:rsidR="0015194C" w:rsidRPr="00DB6A18" w:rsidRDefault="0015194C">
            <w:pPr>
              <w:pStyle w:val="TableCenter"/>
              <w:rPr>
                <w:b/>
                <w:bCs/>
                <w:sz w:val="18"/>
                <w:szCs w:val="18"/>
              </w:rPr>
            </w:pPr>
          </w:p>
        </w:tc>
        <w:tc>
          <w:tcPr>
            <w:tcW w:w="945" w:type="dxa"/>
            <w:vMerge/>
            <w:tcBorders>
              <w:left w:val="outset" w:sz="4" w:space="0" w:color="000000"/>
              <w:right w:val="outset" w:sz="4" w:space="0" w:color="000000"/>
            </w:tcBorders>
            <w:vAlign w:val="bottom"/>
          </w:tcPr>
          <w:p ns2:paraId="45324E92" ns2:textId="77777777" w:rsidR="0015194C" w:rsidRPr="00DB6A18" w:rsidRDefault="0015194C">
            <w:pPr>
              <w:pStyle w:val="TableCenter"/>
              <w:rPr>
                <w:b/>
                <w:bCs/>
                <w:sz w:val="18"/>
                <w:szCs w:val="18"/>
              </w:rPr>
            </w:pPr>
          </w:p>
        </w:tc>
        <w:tc>
          <w:tcPr>
            <w:tcW w:w="945" w:type="dxa"/>
            <w:vMerge/>
            <w:tcBorders>
              <w:left w:val="outset" w:sz="4" w:space="0" w:color="000000"/>
              <w:right w:val="outset" w:sz="4" w:space="0" w:color="000000"/>
            </w:tcBorders>
            <w:vAlign w:val="bottom"/>
          </w:tcPr>
          <w:p ns2:paraId="35FD1DFE" ns2:textId="77777777" w:rsidR="0015194C" w:rsidRPr="00DB6A18" w:rsidRDefault="0015194C">
            <w:pPr>
              <w:pStyle w:val="TableCenter"/>
              <w:rPr>
                <w:b/>
                <w:bCs/>
                <w:sz w:val="18"/>
                <w:szCs w:val="18"/>
              </w:rPr>
            </w:pPr>
          </w:p>
        </w:tc>
        <w:tc>
          <w:tcPr>
            <w:tcW w:w="1636" w:type="dxa"/>
            <w:gridSpan w:val="2"/>
            <w:tcBorders>
              <w:top w:val="single" w:sz="4" w:space="0" w:color="000000"/>
              <w:left w:val="outset" w:sz="4" w:space="0" w:color="000000"/>
              <w:bottom w:val="single" w:sz="4" w:space="0" w:color="000000"/>
              <w:right w:val="single" w:sz="4" w:space="0" w:color="000000"/>
            </w:tcBorders>
            <w:noWrap/>
            <w:vAlign w:val="bottom"/>
            <w:hideMark/>
          </w:tcPr>
          <w:p ns2:paraId="4A7462C7" ns2:textId="77777777" w:rsidR="0015194C" w:rsidRPr="00DB6A18" w:rsidRDefault="0015194C">
            <w:pPr>
              <w:pStyle w:val="TableCenter"/>
              <w:rPr>
                <w:b/>
                <w:bCs/>
                <w:sz w:val="18"/>
                <w:szCs w:val="18"/>
              </w:rPr>
            </w:pPr>
            <w:r w:rsidRPr="00DB6A18">
              <w:rPr>
                <w:b/>
                <w:bCs/>
                <w:sz w:val="18"/>
                <w:szCs w:val="18"/>
              </w:rPr>
              <w:t>Female</w:t>
            </w:r>
          </w:p>
        </w:tc>
        <w:tc>
          <w:tcPr>
            <w:tcW w:w="1636" w:type="dxa"/>
            <w:gridSpan w:val="2"/>
            <w:tcBorders>
              <w:top w:val="single" w:sz="4" w:space="0" w:color="000000"/>
              <w:left w:val="single" w:sz="4" w:space="0" w:color="000000"/>
              <w:bottom w:val="single" w:sz="4" w:space="0" w:color="000000"/>
              <w:right w:val="single" w:sz="4" w:space="0" w:color="000000"/>
            </w:tcBorders>
            <w:noWrap/>
            <w:vAlign w:val="bottom"/>
            <w:hideMark/>
          </w:tcPr>
          <w:p ns2:paraId="6DFE4D66" ns2:textId="77777777" w:rsidR="0015194C" w:rsidRPr="00DB6A18" w:rsidRDefault="0015194C">
            <w:pPr>
              <w:pStyle w:val="TableCenter"/>
              <w:rPr>
                <w:b/>
                <w:bCs/>
                <w:sz w:val="18"/>
                <w:szCs w:val="18"/>
              </w:rPr>
            </w:pPr>
            <w:r w:rsidRPr="00DB6A18">
              <w:rPr>
                <w:b/>
                <w:bCs/>
                <w:sz w:val="18"/>
                <w:szCs w:val="18"/>
              </w:rPr>
              <w:t>Male</w:t>
            </w:r>
          </w:p>
        </w:tc>
        <w:tc>
          <w:tcPr>
            <w:tcW w:w="1636" w:type="dxa"/>
            <w:gridSpan w:val="2"/>
            <w:tcBorders>
              <w:top w:val="single" w:sz="4" w:space="0" w:color="000000"/>
              <w:left w:val="single" w:sz="4" w:space="0" w:color="000000"/>
              <w:bottom w:val="single" w:sz="4" w:space="0" w:color="000000"/>
              <w:right w:val="single" w:sz="4" w:space="0" w:color="000000"/>
            </w:tcBorders>
          </w:tcPr>
          <w:p ns2:paraId="66DC926B" ns2:textId="19A55FB9" w:rsidR="0015194C" w:rsidRPr="00DB6A18" w:rsidRDefault="0015194C">
            <w:pPr>
              <w:pStyle w:val="TableCenter"/>
              <w:rPr>
                <w:b/>
                <w:bCs/>
                <w:sz w:val="18"/>
                <w:szCs w:val="18"/>
              </w:rPr>
            </w:pPr>
            <w:r>
              <w:rPr>
                <w:b/>
                <w:bCs/>
                <w:sz w:val="18"/>
                <w:szCs w:val="18"/>
              </w:rPr>
              <w:t>Sex Combined</w:t>
            </w:r>
          </w:p>
        </w:tc>
      </w:tr>
      <w:tr w:rsidR="0015194C" w:rsidRPr="00063B5C" ns2:paraId="6D38EA50" ns2:textId="020D68A8">
        <w:trPr>
          <w:trHeight w:val="260"/>
          <w:tblHeader/>
          <w:jc w:val="center"/>
        </w:trPr>
        <w:tc>
          <w:tcPr>
            <w:tcW w:w="1094" w:type="dxa"/>
            <w:vMerge/>
            <w:tcBorders>
              <w:left w:val="outset" w:sz="4" w:space="0" w:color="000000"/>
              <w:bottom w:val="single" w:sz="4" w:space="0" w:color="auto"/>
              <w:right w:val="outset" w:sz="4" w:space="0" w:color="000000"/>
            </w:tcBorders>
          </w:tcPr>
          <w:p ns2:paraId="5A0BBA8C" ns2:textId="77777777" w:rsidR="0015194C" w:rsidRPr="00DB6A18" w:rsidRDefault="0015194C" w:rsidP="0015194C">
            <w:pPr>
              <w:pStyle w:val="TableCenter"/>
              <w:rPr>
                <w:b/>
                <w:bCs/>
                <w:sz w:val="18"/>
                <w:szCs w:val="18"/>
              </w:rPr>
            </w:pPr>
          </w:p>
        </w:tc>
        <w:tc>
          <w:tcPr>
            <w:tcW w:w="1094" w:type="dxa"/>
            <w:vMerge/>
            <w:tcBorders>
              <w:left w:val="outset" w:sz="4" w:space="0" w:color="000000"/>
              <w:bottom w:val="single" w:sz="4" w:space="0" w:color="auto"/>
              <w:right w:val="outset" w:sz="4" w:space="0" w:color="000000"/>
            </w:tcBorders>
            <w:noWrap/>
            <w:vAlign w:val="bottom"/>
            <w:hideMark/>
          </w:tcPr>
          <w:p ns2:paraId="324CD70A" ns2:textId="733F2F6F" w:rsidR="0015194C" w:rsidRPr="00DB6A18" w:rsidRDefault="0015194C" w:rsidP="0015194C">
            <w:pPr>
              <w:pStyle w:val="TableCenter"/>
              <w:rPr>
                <w:b/>
                <w:bCs/>
                <w:sz w:val="18"/>
                <w:szCs w:val="18"/>
              </w:rPr>
            </w:pPr>
          </w:p>
        </w:tc>
        <w:tc>
          <w:tcPr>
            <w:tcW w:w="945" w:type="dxa"/>
            <w:vMerge/>
            <w:tcBorders>
              <w:left w:val="outset" w:sz="4" w:space="0" w:color="000000"/>
              <w:bottom w:val="single" w:sz="4" w:space="0" w:color="auto"/>
              <w:right w:val="outset" w:sz="4" w:space="0" w:color="000000"/>
            </w:tcBorders>
            <w:noWrap/>
            <w:vAlign w:val="bottom"/>
            <w:hideMark/>
          </w:tcPr>
          <w:p ns2:paraId="48E26DCE" ns2:textId="77777777" w:rsidR="0015194C" w:rsidRPr="00DB6A18" w:rsidRDefault="0015194C" w:rsidP="0015194C">
            <w:pPr>
              <w:pStyle w:val="TableCenter"/>
              <w:rPr>
                <w:b/>
                <w:bCs/>
                <w:sz w:val="18"/>
                <w:szCs w:val="18"/>
              </w:rPr>
            </w:pPr>
          </w:p>
        </w:tc>
        <w:tc>
          <w:tcPr>
            <w:tcW w:w="945" w:type="dxa"/>
            <w:vMerge/>
            <w:tcBorders>
              <w:left w:val="outset" w:sz="4" w:space="0" w:color="000000"/>
              <w:bottom w:val="single" w:sz="4" w:space="0" w:color="auto"/>
              <w:right w:val="outset" w:sz="4" w:space="0" w:color="000000"/>
            </w:tcBorders>
            <w:noWrap/>
            <w:vAlign w:val="bottom"/>
            <w:hideMark/>
          </w:tcPr>
          <w:p ns2:paraId="319B4324" ns2:textId="77777777" w:rsidR="0015194C" w:rsidRPr="00DB6A18" w:rsidRDefault="0015194C" w:rsidP="0015194C">
            <w:pPr>
              <w:pStyle w:val="TableCenter"/>
              <w:rPr>
                <w:b/>
                <w:bCs/>
                <w:sz w:val="18"/>
                <w:szCs w:val="18"/>
              </w:rPr>
            </w:pPr>
          </w:p>
        </w:tc>
        <w:tc>
          <w:tcPr>
            <w:tcW w:w="818" w:type="dxa"/>
            <w:tcBorders>
              <w:top w:val="single" w:sz="4" w:space="0" w:color="000000"/>
              <w:left w:val="outset" w:sz="4" w:space="0" w:color="000000"/>
              <w:bottom w:val="single" w:sz="4" w:space="0" w:color="auto"/>
              <w:right w:val="single" w:sz="4" w:space="0" w:color="000000"/>
            </w:tcBorders>
            <w:noWrap/>
            <w:vAlign w:val="bottom"/>
            <w:hideMark/>
          </w:tcPr>
          <w:p ns2:paraId="2C6B849C" ns2:textId="77777777" w:rsidR="0015194C" w:rsidRPr="00DB6A18" w:rsidRDefault="0015194C" w:rsidP="0015194C">
            <w:pPr>
              <w:pStyle w:val="TableCenter"/>
              <w:rPr>
                <w:b/>
                <w:bCs/>
                <w:sz w:val="18"/>
                <w:szCs w:val="18"/>
              </w:rPr>
            </w:pPr>
            <w:r w:rsidRPr="00DB6A18">
              <w:rPr>
                <w:b/>
                <w:bCs/>
                <w:sz w:val="18"/>
                <w:szCs w:val="18"/>
              </w:rPr>
              <w:t>Mean</w:t>
            </w:r>
            <w:r w:rsidRPr="00A07901">
              <w:rPr>
                <w:b/>
                <w:bCs/>
                <w:sz w:val="18"/>
                <w:szCs w:val="18"/>
                <w:vertAlign w:val="superscript"/>
              </w:rPr>
              <w:t xml:space="preserve"> a</w:t>
            </w:r>
          </w:p>
        </w:tc>
        <w:tc>
          <w:tcPr>
            <w:tcW w:w="818" w:type="dxa"/>
            <w:tcBorders>
              <w:top w:val="single" w:sz="4" w:space="0" w:color="000000"/>
              <w:left w:val="single" w:sz="4" w:space="0" w:color="000000"/>
              <w:bottom w:val="single" w:sz="4" w:space="0" w:color="auto"/>
              <w:right w:val="single" w:sz="4" w:space="0" w:color="000000"/>
            </w:tcBorders>
            <w:noWrap/>
            <w:vAlign w:val="bottom"/>
            <w:hideMark/>
          </w:tcPr>
          <w:p ns2:paraId="33CB27EB" ns2:textId="77777777" w:rsidR="0015194C" w:rsidRPr="00DB6A18" w:rsidRDefault="0015194C" w:rsidP="0015194C">
            <w:pPr>
              <w:pStyle w:val="TableCenter"/>
              <w:rPr>
                <w:b/>
                <w:bCs/>
                <w:sz w:val="18"/>
                <w:szCs w:val="18"/>
              </w:rPr>
            </w:pPr>
            <w:r w:rsidRPr="00DB6A18">
              <w:rPr>
                <w:b/>
                <w:bCs/>
                <w:sz w:val="18"/>
                <w:szCs w:val="18"/>
              </w:rPr>
              <w:t>SD</w:t>
            </w:r>
          </w:p>
        </w:tc>
        <w:tc>
          <w:tcPr>
            <w:tcW w:w="818" w:type="dxa"/>
            <w:tcBorders>
              <w:top w:val="single" w:sz="4" w:space="0" w:color="000000"/>
              <w:left w:val="single" w:sz="4" w:space="0" w:color="000000"/>
              <w:bottom w:val="single" w:sz="4" w:space="0" w:color="auto"/>
              <w:right w:val="single" w:sz="4" w:space="0" w:color="000000"/>
            </w:tcBorders>
            <w:noWrap/>
            <w:vAlign w:val="bottom"/>
            <w:hideMark/>
          </w:tcPr>
          <w:p ns2:paraId="13C734A5" ns2:textId="77777777" w:rsidR="0015194C" w:rsidRPr="00DB6A18" w:rsidRDefault="0015194C" w:rsidP="0015194C">
            <w:pPr>
              <w:pStyle w:val="TableCenter"/>
              <w:rPr>
                <w:b/>
                <w:bCs/>
                <w:sz w:val="18"/>
                <w:szCs w:val="18"/>
              </w:rPr>
            </w:pPr>
            <w:r w:rsidRPr="00DB6A18">
              <w:rPr>
                <w:b/>
                <w:bCs/>
                <w:sz w:val="18"/>
                <w:szCs w:val="18"/>
              </w:rPr>
              <w:t>Mean</w:t>
            </w:r>
            <w:r w:rsidRPr="00A07901">
              <w:rPr>
                <w:b/>
                <w:bCs/>
                <w:sz w:val="18"/>
                <w:szCs w:val="18"/>
                <w:vertAlign w:val="superscript"/>
              </w:rPr>
              <w:t xml:space="preserve"> a</w:t>
            </w:r>
          </w:p>
        </w:tc>
        <w:tc>
          <w:tcPr>
            <w:tcW w:w="818" w:type="dxa"/>
            <w:tcBorders>
              <w:top w:val="single" w:sz="4" w:space="0" w:color="000000"/>
              <w:left w:val="single" w:sz="4" w:space="0" w:color="000000"/>
              <w:bottom w:val="single" w:sz="4" w:space="0" w:color="auto"/>
              <w:right w:val="single" w:sz="4" w:space="0" w:color="000000"/>
            </w:tcBorders>
            <w:noWrap/>
            <w:vAlign w:val="bottom"/>
            <w:hideMark/>
          </w:tcPr>
          <w:p ns2:paraId="5C3B6259" ns2:textId="77777777" w:rsidR="0015194C" w:rsidRPr="00DB6A18" w:rsidRDefault="0015194C" w:rsidP="0015194C">
            <w:pPr>
              <w:pStyle w:val="TableCenter"/>
              <w:rPr>
                <w:b/>
                <w:bCs/>
                <w:sz w:val="18"/>
                <w:szCs w:val="18"/>
              </w:rPr>
            </w:pPr>
            <w:r w:rsidRPr="00DB6A18">
              <w:rPr>
                <w:b/>
                <w:bCs/>
                <w:sz w:val="18"/>
                <w:szCs w:val="18"/>
              </w:rPr>
              <w:t>SD</w:t>
            </w:r>
          </w:p>
        </w:tc>
        <w:tc>
          <w:tcPr>
            <w:tcW w:w="818" w:type="dxa"/>
            <w:tcBorders>
              <w:top w:val="single" w:sz="4" w:space="0" w:color="000000"/>
              <w:left w:val="single" w:sz="4" w:space="0" w:color="000000"/>
              <w:bottom w:val="single" w:sz="4" w:space="0" w:color="auto"/>
              <w:right w:val="single" w:sz="4" w:space="0" w:color="000000"/>
            </w:tcBorders>
            <w:vAlign w:val="bottom"/>
          </w:tcPr>
          <w:p ns2:paraId="17F3C7F7" ns2:textId="470DC4B8" w:rsidR="0015194C" w:rsidRPr="00DB6A18" w:rsidRDefault="0015194C" w:rsidP="0015194C">
            <w:pPr>
              <w:pStyle w:val="TableCenter"/>
              <w:rPr>
                <w:b/>
                <w:bCs/>
                <w:sz w:val="18"/>
                <w:szCs w:val="18"/>
              </w:rPr>
            </w:pPr>
            <w:r w:rsidRPr="00DB6A18">
              <w:rPr>
                <w:b/>
                <w:bCs/>
                <w:sz w:val="18"/>
                <w:szCs w:val="18"/>
              </w:rPr>
              <w:t>Mean</w:t>
            </w:r>
            <w:r w:rsidRPr="00A07901">
              <w:rPr>
                <w:b/>
                <w:bCs/>
                <w:sz w:val="18"/>
                <w:szCs w:val="18"/>
                <w:vertAlign w:val="superscript"/>
              </w:rPr>
              <w:t xml:space="preserve"> a</w:t>
            </w:r>
          </w:p>
        </w:tc>
        <w:tc>
          <w:tcPr>
            <w:tcW w:w="818" w:type="dxa"/>
            <w:tcBorders>
              <w:top w:val="single" w:sz="4" w:space="0" w:color="000000"/>
              <w:left w:val="single" w:sz="4" w:space="0" w:color="000000"/>
              <w:bottom w:val="single" w:sz="4" w:space="0" w:color="auto"/>
              <w:right w:val="single" w:sz="4" w:space="0" w:color="000000"/>
            </w:tcBorders>
            <w:vAlign w:val="bottom"/>
          </w:tcPr>
          <w:p ns2:paraId="5774A37C" ns2:textId="76408E9F" w:rsidR="0015194C" w:rsidRPr="00DB6A18" w:rsidRDefault="0015194C" w:rsidP="0015194C">
            <w:pPr>
              <w:pStyle w:val="TableCenter"/>
              <w:rPr>
                <w:b/>
                <w:bCs/>
                <w:sz w:val="18"/>
                <w:szCs w:val="18"/>
              </w:rPr>
            </w:pPr>
            <w:r w:rsidRPr="00DB6A18">
              <w:rPr>
                <w:b/>
                <w:bCs/>
                <w:sz w:val="18"/>
                <w:szCs w:val="18"/>
              </w:rPr>
              <w:t>SD</w:t>
            </w:r>
          </w:p>
        </w:tc>
      </w:tr>
      <w:tr w:rsidR="00E510B7" w:rsidRPr="00426F3A" ns2:paraId="7564E184" ns2:textId="50B990DA">
        <w:trPr>
          <w:jc w:val="center"/>
        </w:trPr>
        <w:tc>
          <w:tcPr>
            <w:tcW w:w="1094" w:type="dxa"/>
            <w:vMerge w:val="restart"/>
            <w:tcBorders>
              <w:top w:val="single" w:sz="4" w:space="0" w:color="auto"/>
              <w:left w:val="single" w:sz="4" w:space="0" w:color="auto"/>
              <w:right w:val="single" w:sz="4" w:space="0" w:color="auto"/>
            </w:tcBorders>
          </w:tcPr>
          <w:p ns2:paraId="38FDD10B" ns2:textId="0304EAA1" w:rsidR="00E510B7" w:rsidRDefault="00E510B7" w:rsidP="00E510B7">
            <w:pPr>
              <w:pStyle w:val="TableCenter"/>
              <w:rPr>
                <w:sz w:val="18"/>
                <w:szCs w:val="18"/>
              </w:rPr>
            </w:pPr>
            <w:r>
              <w:rPr>
                <w:sz w:val="18"/>
                <w:szCs w:val="18"/>
              </w:rPr>
              <w:t>1</w:t>
            </w:r>
          </w:p>
        </w:tc>
        <w:tc>
          <w:tcPr>
            <w:tcW w:w="1094" w:type="dxa"/>
            <w:vMerge w:val="restart"/>
            <w:tcBorders>
              <w:top w:val="single" w:sz="4" w:space="0" w:color="auto"/>
              <w:left w:val="single" w:sz="4" w:space="0" w:color="auto"/>
              <w:right w:val="single" w:sz="4" w:space="0" w:color="auto"/>
            </w:tcBorders>
            <w:noWrap/>
            <w:hideMark/>
          </w:tcPr>
          <w:p ns2:paraId="3B81F42D" ns2:textId="6A04109A" w:rsidR="00E510B7" w:rsidRPr="00063B5C" w:rsidRDefault="00E510B7" w:rsidP="00E510B7">
            <w:pPr>
              <w:pStyle w:val="TableCenter"/>
              <w:rPr>
                <w:sz w:val="18"/>
                <w:szCs w:val="18"/>
              </w:rPr>
            </w:pPr>
            <w:r>
              <w:rPr>
                <w:sz w:val="18"/>
                <w:szCs w:val="18"/>
              </w:rPr>
              <w:t>10</w:t>
            </w:r>
          </w:p>
        </w:tc>
        <w:tc>
          <w:tcPr>
            <w:tcW w:w="945" w:type="dxa"/>
            <w:tcBorders>
              <w:top w:val="single" w:sz="4" w:space="0" w:color="auto"/>
              <w:left w:val="single" w:sz="4" w:space="0" w:color="auto"/>
              <w:bottom w:val="single" w:sz="4" w:space="0" w:color="auto"/>
              <w:right w:val="single" w:sz="4" w:space="0" w:color="auto"/>
            </w:tcBorders>
            <w:noWrap/>
            <w:hideMark/>
          </w:tcPr>
          <w:p ns2:paraId="03813898" ns2:textId="77777777" w:rsidR="00E510B7" w:rsidRPr="00063B5C" w:rsidRDefault="00E510B7" w:rsidP="00E510B7">
            <w:pPr>
              <w:pStyle w:val="TableCenter"/>
              <w:rPr>
                <w:sz w:val="18"/>
                <w:szCs w:val="18"/>
              </w:rPr>
            </w:pPr>
            <w:r w:rsidRPr="00063B5C">
              <w:rPr>
                <w:sz w:val="18"/>
                <w:szCs w:val="18"/>
              </w:rPr>
              <w:t>AUC</w:t>
            </w:r>
            <w:r>
              <w:rPr>
                <w:sz w:val="18"/>
                <w:szCs w:val="18"/>
                <w:vertAlign w:val="subscript"/>
              </w:rPr>
              <w:t>last</w:t>
            </w:r>
          </w:p>
        </w:tc>
        <w:tc>
          <w:tcPr>
            <w:tcW w:w="945" w:type="dxa"/>
            <w:tcBorders>
              <w:top w:val="single" w:sz="4" w:space="0" w:color="auto"/>
              <w:left w:val="single" w:sz="4" w:space="0" w:color="auto"/>
              <w:bottom w:val="single" w:sz="4" w:space="0" w:color="auto"/>
              <w:right w:val="single" w:sz="4" w:space="0" w:color="auto"/>
            </w:tcBorders>
            <w:noWrap/>
            <w:hideMark/>
          </w:tcPr>
          <w:p ns2:paraId="0F64D552" ns2:textId="77777777" w:rsidR="00E510B7" w:rsidRPr="00063B5C" w:rsidRDefault="00E510B7" w:rsidP="00E510B7">
            <w:pPr>
              <w:pStyle w:val="TableCenter"/>
              <w:rPr>
                <w:sz w:val="18"/>
                <w:szCs w:val="18"/>
              </w:rPr>
            </w:pPr>
            <w:r>
              <w:rPr>
                <w:sz w:val="18"/>
                <w:szCs w:val="18"/>
              </w:rPr>
              <w:t>ng*h/mL</w:t>
            </w:r>
          </w:p>
        </w:tc>
        <w:tc>
          <w:tcPr>
            <w:tcW w:w="818" w:type="dxa"/>
            <w:tcBorders>
              <w:top w:val="single" w:sz="4" w:space="0" w:color="auto"/>
              <w:left w:val="single" w:sz="4" w:space="0" w:color="auto"/>
              <w:bottom w:val="single" w:sz="4" w:space="0" w:color="auto"/>
              <w:right w:val="single" w:sz="4" w:space="0" w:color="auto"/>
            </w:tcBorders>
            <w:noWrap/>
          </w:tcPr>
          <w:p ns2:paraId="2A5863D0" ns2:textId="77777777" w:rsidR="00E510B7" w:rsidRPr="00063B5C" w:rsidRDefault="00E510B7" w:rsidP="00E510B7">
            <w:pPr>
              <w:pStyle w:val="TableCenter"/>
              <w:rPr>
                <w:sz w:val="18"/>
                <w:szCs w:val="18"/>
              </w:rPr>
            </w:pPr>
            <w:r>
              <w:rPr>
                <w:sz w:val="18"/>
                <w:szCs w:val="18"/>
              </w:rPr>
              <w:t>1050</w:t>
            </w:r>
          </w:p>
        </w:tc>
        <w:tc>
          <w:tcPr>
            <w:tcW w:w="818" w:type="dxa"/>
            <w:tcBorders>
              <w:top w:val="single" w:sz="4" w:space="0" w:color="auto"/>
              <w:left w:val="single" w:sz="4" w:space="0" w:color="auto"/>
              <w:bottom w:val="single" w:sz="4" w:space="0" w:color="auto"/>
              <w:right w:val="single" w:sz="4" w:space="0" w:color="auto"/>
            </w:tcBorders>
            <w:noWrap/>
          </w:tcPr>
          <w:p ns2:paraId="1BF9DECF" ns2:textId="77777777" w:rsidR="00E510B7" w:rsidRPr="00063B5C" w:rsidRDefault="00E510B7" w:rsidP="00E510B7">
            <w:pPr>
              <w:pStyle w:val="TableCenter"/>
              <w:rPr>
                <w:sz w:val="18"/>
                <w:szCs w:val="18"/>
              </w:rPr>
            </w:pPr>
            <w:r>
              <w:rPr>
                <w:sz w:val="18"/>
                <w:szCs w:val="18"/>
              </w:rPr>
              <w:t>225</w:t>
            </w:r>
          </w:p>
        </w:tc>
        <w:tc>
          <w:tcPr>
            <w:tcW w:w="818" w:type="dxa"/>
            <w:tcBorders>
              <w:top w:val="single" w:sz="4" w:space="0" w:color="auto"/>
              <w:left w:val="single" w:sz="4" w:space="0" w:color="auto"/>
              <w:bottom w:val="single" w:sz="4" w:space="0" w:color="auto"/>
              <w:right w:val="single" w:sz="4" w:space="0" w:color="auto"/>
            </w:tcBorders>
            <w:noWrap/>
          </w:tcPr>
          <w:p ns2:paraId="5BE5602C" ns2:textId="77777777" w:rsidR="00E510B7" w:rsidRPr="00063B5C" w:rsidRDefault="00E510B7" w:rsidP="00E510B7">
            <w:pPr>
              <w:pStyle w:val="TableCenter"/>
              <w:rPr>
                <w:sz w:val="18"/>
                <w:szCs w:val="18"/>
              </w:rPr>
            </w:pPr>
            <w:r>
              <w:rPr>
                <w:sz w:val="18"/>
                <w:szCs w:val="18"/>
              </w:rPr>
              <w:t>1080</w:t>
            </w:r>
          </w:p>
        </w:tc>
        <w:tc>
          <w:tcPr>
            <w:tcW w:w="818" w:type="dxa"/>
            <w:tcBorders>
              <w:top w:val="single" w:sz="4" w:space="0" w:color="auto"/>
              <w:left w:val="single" w:sz="4" w:space="0" w:color="auto"/>
              <w:bottom w:val="single" w:sz="4" w:space="0" w:color="auto"/>
              <w:right w:val="single" w:sz="4" w:space="0" w:color="auto"/>
            </w:tcBorders>
            <w:noWrap/>
          </w:tcPr>
          <w:p ns2:paraId="09A761F0" ns2:textId="77777777" w:rsidR="00E510B7" w:rsidRPr="00063B5C" w:rsidRDefault="00E510B7" w:rsidP="00E510B7">
            <w:pPr>
              <w:pStyle w:val="TableCenter"/>
              <w:rPr>
                <w:sz w:val="18"/>
                <w:szCs w:val="18"/>
              </w:rPr>
            </w:pPr>
            <w:r>
              <w:rPr>
                <w:sz w:val="18"/>
                <w:szCs w:val="18"/>
              </w:rPr>
              <w:t>98.1</w:t>
            </w:r>
          </w:p>
        </w:tc>
        <w:tc>
          <w:tcPr>
            <w:tcW w:w="818" w:type="dxa"/>
            <w:tcBorders>
              <w:top w:val="single" w:sz="4" w:space="0" w:color="auto"/>
              <w:left w:val="single" w:sz="4" w:space="0" w:color="auto"/>
              <w:bottom w:val="single" w:sz="4" w:space="0" w:color="auto"/>
              <w:right w:val="single" w:sz="4" w:space="0" w:color="auto"/>
            </w:tcBorders>
          </w:tcPr>
          <w:p ns2:paraId="717F896F" ns2:textId="15F481AE" w:rsidR="00E510B7" w:rsidRDefault="00E510B7" w:rsidP="00E510B7">
            <w:pPr>
              <w:pStyle w:val="TableCenter"/>
              <w:rPr>
                <w:sz w:val="18"/>
                <w:szCs w:val="18"/>
              </w:rPr>
            </w:pPr>
            <w:r w:rsidRPr="00DC3C0B">
              <w:rPr>
                <w:sz w:val="18"/>
                <w:szCs w:val="18"/>
              </w:rPr>
              <w:t>1065</w:t>
            </w:r>
          </w:p>
        </w:tc>
        <w:tc>
          <w:tcPr>
            <w:tcW w:w="818" w:type="dxa"/>
            <w:tcBorders>
              <w:top w:val="single" w:sz="4" w:space="0" w:color="auto"/>
              <w:left w:val="single" w:sz="4" w:space="0" w:color="auto"/>
              <w:bottom w:val="single" w:sz="4" w:space="0" w:color="auto"/>
              <w:right w:val="single" w:sz="4" w:space="0" w:color="auto"/>
            </w:tcBorders>
          </w:tcPr>
          <w:p ns2:paraId="79F6CD8A" ns2:textId="79B8D611" w:rsidR="00E510B7" w:rsidRDefault="00E510B7" w:rsidP="00E510B7">
            <w:pPr>
              <w:pStyle w:val="TableCenter"/>
              <w:rPr>
                <w:sz w:val="18"/>
                <w:szCs w:val="18"/>
              </w:rPr>
            </w:pPr>
            <w:r>
              <w:rPr>
                <w:sz w:val="18"/>
                <w:szCs w:val="18"/>
              </w:rPr>
              <w:t>-</w:t>
            </w:r>
          </w:p>
        </w:tc>
      </w:tr>
      <w:tr w:rsidR="00E510B7" w:rsidRPr="00426F3A" ns2:paraId="38504AEB" ns2:textId="470FD83E">
        <w:trPr>
          <w:jc w:val="center"/>
        </w:trPr>
        <w:tc>
          <w:tcPr>
            <w:tcW w:w="1094" w:type="dxa"/>
            <w:vMerge/>
            <w:tcBorders>
              <w:left w:val="single" w:sz="4" w:space="0" w:color="auto"/>
              <w:right w:val="single" w:sz="4" w:space="0" w:color="auto"/>
            </w:tcBorders>
          </w:tcPr>
          <w:p ns2:paraId="5BF6145E" ns2:textId="77777777" w:rsidR="00E510B7" w:rsidRPr="00063B5C" w:rsidRDefault="00E510B7" w:rsidP="00E510B7">
            <w:pPr>
              <w:pStyle w:val="TableCenter"/>
              <w:rPr>
                <w:sz w:val="18"/>
                <w:szCs w:val="18"/>
              </w:rPr>
            </w:pPr>
          </w:p>
        </w:tc>
        <w:tc>
          <w:tcPr>
            <w:tcW w:w="1094" w:type="dxa"/>
            <w:vMerge/>
            <w:tcBorders>
              <w:left w:val="single" w:sz="4" w:space="0" w:color="auto"/>
              <w:right w:val="single" w:sz="4" w:space="0" w:color="auto"/>
            </w:tcBorders>
            <w:noWrap/>
          </w:tcPr>
          <w:p ns2:paraId="3A2C8109" ns2:textId="57AE7CC9" w:rsidR="00E510B7" w:rsidRPr="00063B5C" w:rsidRDefault="00E510B7" w:rsidP="00E510B7">
            <w:pPr>
              <w:pStyle w:val="TableCenter"/>
              <w:rPr>
                <w:sz w:val="18"/>
                <w:szCs w:val="18"/>
              </w:rPr>
            </w:pPr>
          </w:p>
        </w:tc>
        <w:tc>
          <w:tcPr>
            <w:tcW w:w="945" w:type="dxa"/>
            <w:tcBorders>
              <w:top w:val="single" w:sz="4" w:space="0" w:color="auto"/>
              <w:left w:val="single" w:sz="4" w:space="0" w:color="auto"/>
              <w:bottom w:val="single" w:sz="4" w:space="0" w:color="auto"/>
              <w:right w:val="single" w:sz="4" w:space="0" w:color="auto"/>
            </w:tcBorders>
            <w:noWrap/>
          </w:tcPr>
          <w:p ns2:paraId="585F0851" ns2:textId="77777777" w:rsidR="00E510B7" w:rsidRPr="00063B5C" w:rsidRDefault="00E510B7" w:rsidP="00E510B7">
            <w:pPr>
              <w:pStyle w:val="TableCenter"/>
              <w:rPr>
                <w:sz w:val="18"/>
                <w:szCs w:val="18"/>
              </w:rPr>
            </w:pPr>
            <w:r>
              <w:rPr>
                <w:sz w:val="18"/>
                <w:szCs w:val="18"/>
              </w:rPr>
              <w:t>C</w:t>
            </w:r>
            <w:r w:rsidRPr="001B0147">
              <w:rPr>
                <w:sz w:val="18"/>
                <w:szCs w:val="18"/>
                <w:vertAlign w:val="subscript"/>
              </w:rPr>
              <w:t>max</w:t>
            </w:r>
          </w:p>
        </w:tc>
        <w:tc>
          <w:tcPr>
            <w:tcW w:w="945" w:type="dxa"/>
            <w:tcBorders>
              <w:top w:val="single" w:sz="4" w:space="0" w:color="auto"/>
              <w:left w:val="single" w:sz="4" w:space="0" w:color="auto"/>
              <w:bottom w:val="single" w:sz="4" w:space="0" w:color="auto"/>
              <w:right w:val="single" w:sz="4" w:space="0" w:color="auto"/>
            </w:tcBorders>
            <w:noWrap/>
          </w:tcPr>
          <w:p ns2:paraId="50CEE14B" ns2:textId="77777777" w:rsidR="00E510B7" w:rsidRPr="00063B5C" w:rsidRDefault="00E510B7" w:rsidP="00E510B7">
            <w:pPr>
              <w:pStyle w:val="TableCenter"/>
              <w:rPr>
                <w:sz w:val="18"/>
                <w:szCs w:val="18"/>
              </w:rPr>
            </w:pPr>
            <w:r>
              <w:rPr>
                <w:sz w:val="18"/>
                <w:szCs w:val="18"/>
              </w:rPr>
              <w:t>ng/mL</w:t>
            </w:r>
          </w:p>
        </w:tc>
        <w:tc>
          <w:tcPr>
            <w:tcW w:w="818" w:type="dxa"/>
            <w:tcBorders>
              <w:top w:val="single" w:sz="4" w:space="0" w:color="auto"/>
              <w:left w:val="single" w:sz="4" w:space="0" w:color="auto"/>
              <w:bottom w:val="single" w:sz="4" w:space="0" w:color="auto"/>
              <w:right w:val="single" w:sz="4" w:space="0" w:color="auto"/>
            </w:tcBorders>
            <w:noWrap/>
          </w:tcPr>
          <w:p ns2:paraId="2BA5DA3B" ns2:textId="77777777" w:rsidR="00E510B7" w:rsidRPr="00063B5C" w:rsidRDefault="00E510B7" w:rsidP="00E510B7">
            <w:pPr>
              <w:pStyle w:val="TableCenter"/>
              <w:rPr>
                <w:sz w:val="18"/>
                <w:szCs w:val="18"/>
              </w:rPr>
            </w:pPr>
            <w:r>
              <w:rPr>
                <w:sz w:val="18"/>
                <w:szCs w:val="18"/>
              </w:rPr>
              <w:t>36.3</w:t>
            </w:r>
          </w:p>
        </w:tc>
        <w:tc>
          <w:tcPr>
            <w:tcW w:w="818" w:type="dxa"/>
            <w:tcBorders>
              <w:top w:val="single" w:sz="4" w:space="0" w:color="auto"/>
              <w:left w:val="single" w:sz="4" w:space="0" w:color="auto"/>
              <w:bottom w:val="single" w:sz="4" w:space="0" w:color="auto"/>
              <w:right w:val="single" w:sz="4" w:space="0" w:color="auto"/>
            </w:tcBorders>
            <w:noWrap/>
          </w:tcPr>
          <w:p ns2:paraId="14B1D710" ns2:textId="77777777" w:rsidR="00E510B7" w:rsidRPr="00063B5C" w:rsidRDefault="00E510B7" w:rsidP="00E510B7">
            <w:pPr>
              <w:pStyle w:val="TableCenter"/>
              <w:rPr>
                <w:sz w:val="18"/>
                <w:szCs w:val="18"/>
              </w:rPr>
            </w:pPr>
            <w:r>
              <w:rPr>
                <w:sz w:val="18"/>
                <w:szCs w:val="18"/>
              </w:rPr>
              <w:t>5.94</w:t>
            </w:r>
          </w:p>
        </w:tc>
        <w:tc>
          <w:tcPr>
            <w:tcW w:w="818" w:type="dxa"/>
            <w:tcBorders>
              <w:top w:val="single" w:sz="4" w:space="0" w:color="auto"/>
              <w:left w:val="single" w:sz="4" w:space="0" w:color="auto"/>
              <w:bottom w:val="single" w:sz="4" w:space="0" w:color="auto"/>
              <w:right w:val="single" w:sz="4" w:space="0" w:color="auto"/>
            </w:tcBorders>
            <w:noWrap/>
          </w:tcPr>
          <w:p ns2:paraId="05943B2F" ns2:textId="77777777" w:rsidR="00E510B7" w:rsidRPr="00063B5C" w:rsidRDefault="00E510B7" w:rsidP="00E510B7">
            <w:pPr>
              <w:pStyle w:val="TableCenter"/>
              <w:rPr>
                <w:sz w:val="18"/>
                <w:szCs w:val="18"/>
              </w:rPr>
            </w:pPr>
            <w:r>
              <w:rPr>
                <w:sz w:val="18"/>
                <w:szCs w:val="18"/>
              </w:rPr>
              <w:t>41.9</w:t>
            </w:r>
          </w:p>
        </w:tc>
        <w:tc>
          <w:tcPr>
            <w:tcW w:w="818" w:type="dxa"/>
            <w:tcBorders>
              <w:top w:val="single" w:sz="4" w:space="0" w:color="auto"/>
              <w:left w:val="single" w:sz="4" w:space="0" w:color="auto"/>
              <w:bottom w:val="single" w:sz="4" w:space="0" w:color="auto"/>
              <w:right w:val="single" w:sz="4" w:space="0" w:color="auto"/>
            </w:tcBorders>
            <w:noWrap/>
          </w:tcPr>
          <w:p ns2:paraId="22AF40A9" ns2:textId="77777777" w:rsidR="00E510B7" w:rsidRPr="00063B5C" w:rsidRDefault="00E510B7" w:rsidP="00E510B7">
            <w:pPr>
              <w:pStyle w:val="TableCenter"/>
              <w:rPr>
                <w:sz w:val="18"/>
                <w:szCs w:val="18"/>
              </w:rPr>
            </w:pPr>
            <w:r>
              <w:rPr>
                <w:sz w:val="18"/>
                <w:szCs w:val="18"/>
              </w:rPr>
              <w:t>3.82</w:t>
            </w:r>
          </w:p>
        </w:tc>
        <w:tc>
          <w:tcPr>
            <w:tcW w:w="818" w:type="dxa"/>
            <w:tcBorders>
              <w:top w:val="single" w:sz="4" w:space="0" w:color="auto"/>
              <w:left w:val="single" w:sz="4" w:space="0" w:color="auto"/>
              <w:bottom w:val="single" w:sz="4" w:space="0" w:color="auto"/>
              <w:right w:val="single" w:sz="4" w:space="0" w:color="auto"/>
            </w:tcBorders>
          </w:tcPr>
          <w:p ns2:paraId="6FE6A4BF" ns2:textId="46BE1837" w:rsidR="00E510B7" w:rsidRDefault="00E510B7" w:rsidP="00E510B7">
            <w:pPr>
              <w:pStyle w:val="TableCenter"/>
              <w:rPr>
                <w:sz w:val="18"/>
                <w:szCs w:val="18"/>
              </w:rPr>
            </w:pPr>
            <w:r w:rsidRPr="00DC3C0B">
              <w:rPr>
                <w:sz w:val="18"/>
                <w:szCs w:val="18"/>
              </w:rPr>
              <w:t>39.1</w:t>
            </w:r>
          </w:p>
        </w:tc>
        <w:tc>
          <w:tcPr>
            <w:tcW w:w="818" w:type="dxa"/>
            <w:tcBorders>
              <w:top w:val="single" w:sz="4" w:space="0" w:color="auto"/>
              <w:left w:val="single" w:sz="4" w:space="0" w:color="auto"/>
              <w:bottom w:val="single" w:sz="4" w:space="0" w:color="auto"/>
              <w:right w:val="single" w:sz="4" w:space="0" w:color="auto"/>
            </w:tcBorders>
          </w:tcPr>
          <w:p ns2:paraId="45E78CED" ns2:textId="7167D464" w:rsidR="00E510B7" w:rsidRDefault="00E510B7" w:rsidP="00E510B7">
            <w:pPr>
              <w:pStyle w:val="TableCenter"/>
              <w:rPr>
                <w:sz w:val="18"/>
                <w:szCs w:val="18"/>
              </w:rPr>
            </w:pPr>
            <w:r>
              <w:rPr>
                <w:sz w:val="18"/>
                <w:szCs w:val="18"/>
              </w:rPr>
              <w:t>-</w:t>
            </w:r>
          </w:p>
        </w:tc>
      </w:tr>
      <w:tr w:rsidR="00E510B7" w:rsidRPr="00426F3A" ns2:paraId="1322846D" ns2:textId="3B1A67A6">
        <w:trPr>
          <w:jc w:val="center"/>
        </w:trPr>
        <w:tc>
          <w:tcPr>
            <w:tcW w:w="1094" w:type="dxa"/>
            <w:vMerge/>
            <w:tcBorders>
              <w:left w:val="single" w:sz="4" w:space="0" w:color="auto"/>
              <w:right w:val="single" w:sz="4" w:space="0" w:color="auto"/>
            </w:tcBorders>
          </w:tcPr>
          <w:p ns2:paraId="35B0EFB1" ns2:textId="77777777" w:rsidR="00E510B7" w:rsidRPr="00063B5C" w:rsidRDefault="00E510B7" w:rsidP="00E510B7">
            <w:pPr>
              <w:pStyle w:val="TableCenter"/>
              <w:rPr>
                <w:sz w:val="18"/>
                <w:szCs w:val="18"/>
              </w:rPr>
            </w:pPr>
          </w:p>
        </w:tc>
        <w:tc>
          <w:tcPr>
            <w:tcW w:w="1094" w:type="dxa"/>
            <w:vMerge/>
            <w:tcBorders>
              <w:left w:val="single" w:sz="4" w:space="0" w:color="auto"/>
              <w:bottom w:val="single" w:sz="4" w:space="0" w:color="auto"/>
              <w:right w:val="single" w:sz="4" w:space="0" w:color="auto"/>
            </w:tcBorders>
            <w:noWrap/>
            <w:hideMark/>
          </w:tcPr>
          <w:p ns2:paraId="7B56E3B2" ns2:textId="51D00DDE" w:rsidR="00E510B7" w:rsidRPr="00063B5C" w:rsidRDefault="00E510B7" w:rsidP="00E510B7">
            <w:pPr>
              <w:pStyle w:val="TableCenter"/>
              <w:rPr>
                <w:sz w:val="18"/>
                <w:szCs w:val="18"/>
              </w:rPr>
            </w:pPr>
          </w:p>
        </w:tc>
        <w:tc>
          <w:tcPr>
            <w:tcW w:w="945" w:type="dxa"/>
            <w:tcBorders>
              <w:top w:val="single" w:sz="4" w:space="0" w:color="auto"/>
              <w:left w:val="single" w:sz="4" w:space="0" w:color="auto"/>
              <w:bottom w:val="single" w:sz="4" w:space="0" w:color="auto"/>
              <w:right w:val="single" w:sz="4" w:space="0" w:color="auto"/>
            </w:tcBorders>
            <w:noWrap/>
            <w:hideMark/>
          </w:tcPr>
          <w:p ns2:paraId="4F6A2B0F" ns2:textId="77777777" w:rsidR="00E510B7" w:rsidRPr="00063B5C" w:rsidRDefault="00E510B7" w:rsidP="00E510B7">
            <w:pPr>
              <w:pStyle w:val="TableCenter"/>
              <w:rPr>
                <w:sz w:val="18"/>
                <w:szCs w:val="18"/>
              </w:rPr>
            </w:pPr>
            <w:r w:rsidRPr="00063B5C">
              <w:rPr>
                <w:sz w:val="18"/>
                <w:szCs w:val="18"/>
              </w:rPr>
              <w:t>T</w:t>
            </w:r>
            <w:r w:rsidRPr="00A42EF6">
              <w:rPr>
                <w:sz w:val="18"/>
                <w:szCs w:val="18"/>
                <w:vertAlign w:val="subscript"/>
              </w:rPr>
              <w:t>1/2</w:t>
            </w:r>
          </w:p>
        </w:tc>
        <w:tc>
          <w:tcPr>
            <w:tcW w:w="945" w:type="dxa"/>
            <w:tcBorders>
              <w:top w:val="single" w:sz="4" w:space="0" w:color="auto"/>
              <w:left w:val="single" w:sz="4" w:space="0" w:color="auto"/>
              <w:bottom w:val="single" w:sz="4" w:space="0" w:color="auto"/>
              <w:right w:val="single" w:sz="4" w:space="0" w:color="auto"/>
            </w:tcBorders>
            <w:noWrap/>
            <w:hideMark/>
          </w:tcPr>
          <w:p ns2:paraId="3702C0FB" ns2:textId="77777777" w:rsidR="00E510B7" w:rsidRPr="00063B5C" w:rsidRDefault="00E510B7" w:rsidP="00E510B7">
            <w:pPr>
              <w:pStyle w:val="TableCenter"/>
              <w:rPr>
                <w:sz w:val="18"/>
                <w:szCs w:val="18"/>
              </w:rPr>
            </w:pPr>
            <w:r>
              <w:rPr>
                <w:sz w:val="18"/>
                <w:szCs w:val="18"/>
              </w:rPr>
              <w:t>h</w:t>
            </w:r>
          </w:p>
        </w:tc>
        <w:tc>
          <w:tcPr>
            <w:tcW w:w="818" w:type="dxa"/>
            <w:tcBorders>
              <w:top w:val="single" w:sz="4" w:space="0" w:color="auto"/>
              <w:left w:val="single" w:sz="4" w:space="0" w:color="auto"/>
              <w:bottom w:val="single" w:sz="4" w:space="0" w:color="auto"/>
              <w:right w:val="single" w:sz="4" w:space="0" w:color="auto"/>
            </w:tcBorders>
            <w:noWrap/>
          </w:tcPr>
          <w:p ns2:paraId="7FB2318D" ns2:textId="77777777" w:rsidR="00E510B7" w:rsidRPr="00063B5C" w:rsidRDefault="00E510B7" w:rsidP="00E510B7">
            <w:pPr>
              <w:pStyle w:val="TableCenter"/>
              <w:rPr>
                <w:sz w:val="18"/>
                <w:szCs w:val="18"/>
              </w:rPr>
            </w:pPr>
            <w:r>
              <w:rPr>
                <w:sz w:val="18"/>
                <w:szCs w:val="18"/>
              </w:rPr>
              <w:t>35</w:t>
            </w:r>
          </w:p>
        </w:tc>
        <w:tc>
          <w:tcPr>
            <w:tcW w:w="818" w:type="dxa"/>
            <w:tcBorders>
              <w:top w:val="single" w:sz="4" w:space="0" w:color="auto"/>
              <w:left w:val="single" w:sz="4" w:space="0" w:color="auto"/>
              <w:bottom w:val="single" w:sz="4" w:space="0" w:color="auto"/>
              <w:right w:val="single" w:sz="4" w:space="0" w:color="auto"/>
            </w:tcBorders>
            <w:noWrap/>
          </w:tcPr>
          <w:p ns2:paraId="7223DC4A" ns2:textId="77777777" w:rsidR="00E510B7" w:rsidRPr="00063B5C" w:rsidRDefault="00E510B7" w:rsidP="00E510B7">
            <w:pPr>
              <w:pStyle w:val="TableCenter"/>
              <w:rPr>
                <w:sz w:val="18"/>
                <w:szCs w:val="18"/>
              </w:rPr>
            </w:pPr>
            <w:r>
              <w:rPr>
                <w:sz w:val="18"/>
                <w:szCs w:val="18"/>
              </w:rPr>
              <w:t>6.6</w:t>
            </w:r>
          </w:p>
        </w:tc>
        <w:tc>
          <w:tcPr>
            <w:tcW w:w="818" w:type="dxa"/>
            <w:tcBorders>
              <w:top w:val="single" w:sz="4" w:space="0" w:color="auto"/>
              <w:left w:val="single" w:sz="4" w:space="0" w:color="auto"/>
              <w:bottom w:val="single" w:sz="4" w:space="0" w:color="auto"/>
              <w:right w:val="single" w:sz="4" w:space="0" w:color="auto"/>
            </w:tcBorders>
            <w:noWrap/>
          </w:tcPr>
          <w:p ns2:paraId="64C6FCA4" ns2:textId="77777777" w:rsidR="00E510B7" w:rsidRPr="00063B5C" w:rsidRDefault="00E510B7" w:rsidP="00E510B7">
            <w:pPr>
              <w:pStyle w:val="TableCenter"/>
              <w:rPr>
                <w:sz w:val="18"/>
                <w:szCs w:val="18"/>
              </w:rPr>
            </w:pPr>
            <w:r>
              <w:rPr>
                <w:sz w:val="18"/>
                <w:szCs w:val="18"/>
              </w:rPr>
              <w:t>48</w:t>
            </w:r>
          </w:p>
        </w:tc>
        <w:tc>
          <w:tcPr>
            <w:tcW w:w="818" w:type="dxa"/>
            <w:tcBorders>
              <w:top w:val="single" w:sz="4" w:space="0" w:color="auto"/>
              <w:left w:val="single" w:sz="4" w:space="0" w:color="auto"/>
              <w:bottom w:val="single" w:sz="4" w:space="0" w:color="auto"/>
              <w:right w:val="single" w:sz="4" w:space="0" w:color="auto"/>
            </w:tcBorders>
            <w:noWrap/>
          </w:tcPr>
          <w:p ns2:paraId="40D6FFDC" ns2:textId="77777777" w:rsidR="00E510B7" w:rsidRPr="00063B5C" w:rsidRDefault="00E510B7" w:rsidP="00E510B7">
            <w:pPr>
              <w:pStyle w:val="TableCenter"/>
              <w:rPr>
                <w:sz w:val="18"/>
                <w:szCs w:val="18"/>
              </w:rPr>
            </w:pPr>
            <w:r>
              <w:rPr>
                <w:sz w:val="18"/>
                <w:szCs w:val="18"/>
              </w:rPr>
              <w:t>25</w:t>
            </w:r>
          </w:p>
        </w:tc>
        <w:tc>
          <w:tcPr>
            <w:tcW w:w="818" w:type="dxa"/>
            <w:tcBorders>
              <w:top w:val="single" w:sz="4" w:space="0" w:color="auto"/>
              <w:left w:val="single" w:sz="4" w:space="0" w:color="auto"/>
              <w:bottom w:val="single" w:sz="4" w:space="0" w:color="auto"/>
              <w:right w:val="single" w:sz="4" w:space="0" w:color="auto"/>
            </w:tcBorders>
          </w:tcPr>
          <w:p ns2:paraId="0C685BE5" ns2:textId="04C86ADA" w:rsidR="00E510B7" w:rsidRDefault="00E510B7" w:rsidP="00E510B7">
            <w:pPr>
              <w:pStyle w:val="TableCenter"/>
              <w:rPr>
                <w:sz w:val="18"/>
                <w:szCs w:val="18"/>
              </w:rPr>
            </w:pPr>
            <w:r w:rsidRPr="00DC3C0B">
              <w:rPr>
                <w:sz w:val="18"/>
                <w:szCs w:val="18"/>
              </w:rPr>
              <w:t>41.5</w:t>
            </w:r>
          </w:p>
        </w:tc>
        <w:tc>
          <w:tcPr>
            <w:tcW w:w="818" w:type="dxa"/>
            <w:tcBorders>
              <w:top w:val="single" w:sz="4" w:space="0" w:color="auto"/>
              <w:left w:val="single" w:sz="4" w:space="0" w:color="auto"/>
              <w:bottom w:val="single" w:sz="4" w:space="0" w:color="auto"/>
              <w:right w:val="single" w:sz="4" w:space="0" w:color="auto"/>
            </w:tcBorders>
          </w:tcPr>
          <w:p ns2:paraId="7F0713C2" ns2:textId="7AA04902" w:rsidR="00E510B7" w:rsidRDefault="00E510B7" w:rsidP="00E510B7">
            <w:pPr>
              <w:pStyle w:val="TableCenter"/>
              <w:rPr>
                <w:sz w:val="18"/>
                <w:szCs w:val="18"/>
              </w:rPr>
            </w:pPr>
            <w:r>
              <w:rPr>
                <w:sz w:val="18"/>
                <w:szCs w:val="18"/>
              </w:rPr>
              <w:t>-</w:t>
            </w:r>
          </w:p>
        </w:tc>
      </w:tr>
      <w:tr w:rsidR="00E510B7" w:rsidRPr="00426F3A" ns2:paraId="21DD56CF" ns2:textId="42B1EE06">
        <w:trPr>
          <w:trHeight w:val="260"/>
          <w:jc w:val="center"/>
        </w:trPr>
        <w:tc>
          <w:tcPr>
            <w:tcW w:w="1094" w:type="dxa"/>
            <w:vMerge/>
            <w:tcBorders>
              <w:left w:val="single" w:sz="4" w:space="0" w:color="auto"/>
              <w:right w:val="single" w:sz="4" w:space="0" w:color="auto"/>
            </w:tcBorders>
          </w:tcPr>
          <w:p ns2:paraId="5F7742EF" ns2:textId="77777777" w:rsidR="00E510B7" w:rsidRDefault="00E510B7" w:rsidP="00E510B7">
            <w:pPr>
              <w:pStyle w:val="TableCenter"/>
              <w:keepNext/>
              <w:rPr>
                <w:sz w:val="18"/>
                <w:szCs w:val="18"/>
              </w:rPr>
            </w:pPr>
          </w:p>
        </w:tc>
        <w:tc>
          <w:tcPr>
            <w:tcW w:w="1094" w:type="dxa"/>
            <w:vMerge w:val="restart"/>
            <w:tcBorders>
              <w:top w:val="single" w:sz="4" w:space="0" w:color="auto"/>
              <w:left w:val="single" w:sz="4" w:space="0" w:color="auto"/>
              <w:right w:val="single" w:sz="4" w:space="0" w:color="auto"/>
            </w:tcBorders>
            <w:noWrap/>
            <w:hideMark/>
          </w:tcPr>
          <w:p ns2:paraId="2E3EF37C" ns2:textId="2C4B4A89" w:rsidR="00E510B7" w:rsidRPr="00063B5C" w:rsidRDefault="00E510B7" w:rsidP="00E510B7">
            <w:pPr>
              <w:pStyle w:val="TableCenter"/>
              <w:keepNext/>
              <w:rPr>
                <w:sz w:val="18"/>
                <w:szCs w:val="18"/>
              </w:rPr>
            </w:pPr>
            <w:r>
              <w:rPr>
                <w:sz w:val="18"/>
                <w:szCs w:val="18"/>
              </w:rPr>
              <w:t>25</w:t>
            </w:r>
          </w:p>
        </w:tc>
        <w:tc>
          <w:tcPr>
            <w:tcW w:w="945" w:type="dxa"/>
            <w:tcBorders>
              <w:top w:val="single" w:sz="4" w:space="0" w:color="auto"/>
              <w:left w:val="single" w:sz="4" w:space="0" w:color="auto"/>
              <w:bottom w:val="single" w:sz="4" w:space="0" w:color="auto"/>
              <w:right w:val="single" w:sz="4" w:space="0" w:color="auto"/>
            </w:tcBorders>
            <w:noWrap/>
            <w:hideMark/>
          </w:tcPr>
          <w:p ns2:paraId="400FA421" ns2:textId="77777777" w:rsidR="00E510B7" w:rsidRPr="00063B5C" w:rsidRDefault="00E510B7" w:rsidP="00E510B7">
            <w:pPr>
              <w:pStyle w:val="TableCenter"/>
              <w:keepNext/>
              <w:rPr>
                <w:sz w:val="18"/>
                <w:szCs w:val="18"/>
              </w:rPr>
            </w:pPr>
            <w:r w:rsidRPr="00063B5C">
              <w:rPr>
                <w:sz w:val="18"/>
                <w:szCs w:val="18"/>
              </w:rPr>
              <w:t>AUC</w:t>
            </w:r>
            <w:r>
              <w:rPr>
                <w:sz w:val="18"/>
                <w:szCs w:val="18"/>
                <w:vertAlign w:val="subscript"/>
              </w:rPr>
              <w:t>last</w:t>
            </w:r>
          </w:p>
        </w:tc>
        <w:tc>
          <w:tcPr>
            <w:tcW w:w="945" w:type="dxa"/>
            <w:tcBorders>
              <w:top w:val="single" w:sz="4" w:space="0" w:color="auto"/>
              <w:left w:val="single" w:sz="4" w:space="0" w:color="auto"/>
              <w:bottom w:val="single" w:sz="4" w:space="0" w:color="auto"/>
              <w:right w:val="single" w:sz="4" w:space="0" w:color="auto"/>
            </w:tcBorders>
            <w:noWrap/>
            <w:hideMark/>
          </w:tcPr>
          <w:p ns2:paraId="331855CA" ns2:textId="77777777" w:rsidR="00E510B7" w:rsidRPr="00063B5C" w:rsidRDefault="00E510B7" w:rsidP="00E510B7">
            <w:pPr>
              <w:pStyle w:val="TableCenter"/>
              <w:keepNext/>
              <w:rPr>
                <w:sz w:val="18"/>
                <w:szCs w:val="18"/>
              </w:rPr>
            </w:pPr>
            <w:r>
              <w:rPr>
                <w:sz w:val="18"/>
                <w:szCs w:val="18"/>
              </w:rPr>
              <w:t>ng*h/mL</w:t>
            </w:r>
          </w:p>
        </w:tc>
        <w:tc>
          <w:tcPr>
            <w:tcW w:w="818" w:type="dxa"/>
            <w:tcBorders>
              <w:top w:val="single" w:sz="4" w:space="0" w:color="auto"/>
              <w:left w:val="single" w:sz="4" w:space="0" w:color="auto"/>
              <w:bottom w:val="single" w:sz="4" w:space="0" w:color="auto"/>
              <w:right w:val="single" w:sz="4" w:space="0" w:color="auto"/>
            </w:tcBorders>
            <w:noWrap/>
          </w:tcPr>
          <w:p ns2:paraId="479FEB04" ns2:textId="77777777" w:rsidR="00E510B7" w:rsidRPr="00063B5C" w:rsidRDefault="00E510B7" w:rsidP="00E510B7">
            <w:pPr>
              <w:pStyle w:val="TableCenter"/>
              <w:keepNext/>
              <w:rPr>
                <w:sz w:val="18"/>
                <w:szCs w:val="18"/>
              </w:rPr>
            </w:pPr>
            <w:r>
              <w:rPr>
                <w:sz w:val="18"/>
                <w:szCs w:val="18"/>
              </w:rPr>
              <w:t>2450</w:t>
            </w:r>
          </w:p>
        </w:tc>
        <w:tc>
          <w:tcPr>
            <w:tcW w:w="818" w:type="dxa"/>
            <w:tcBorders>
              <w:top w:val="single" w:sz="4" w:space="0" w:color="auto"/>
              <w:left w:val="single" w:sz="4" w:space="0" w:color="auto"/>
              <w:bottom w:val="single" w:sz="4" w:space="0" w:color="auto"/>
              <w:right w:val="single" w:sz="4" w:space="0" w:color="auto"/>
            </w:tcBorders>
            <w:noWrap/>
          </w:tcPr>
          <w:p ns2:paraId="5D07E0FA" ns2:textId="77777777" w:rsidR="00E510B7" w:rsidRPr="00063B5C" w:rsidRDefault="00E510B7" w:rsidP="00E510B7">
            <w:pPr>
              <w:pStyle w:val="TableCenter"/>
              <w:keepNext/>
              <w:rPr>
                <w:sz w:val="18"/>
                <w:szCs w:val="18"/>
              </w:rPr>
            </w:pPr>
            <w:r>
              <w:rPr>
                <w:sz w:val="18"/>
                <w:szCs w:val="18"/>
              </w:rPr>
              <w:t>391</w:t>
            </w:r>
          </w:p>
        </w:tc>
        <w:tc>
          <w:tcPr>
            <w:tcW w:w="818" w:type="dxa"/>
            <w:tcBorders>
              <w:top w:val="single" w:sz="4" w:space="0" w:color="auto"/>
              <w:left w:val="single" w:sz="4" w:space="0" w:color="auto"/>
              <w:bottom w:val="single" w:sz="4" w:space="0" w:color="auto"/>
              <w:right w:val="single" w:sz="4" w:space="0" w:color="auto"/>
            </w:tcBorders>
            <w:noWrap/>
          </w:tcPr>
          <w:p ns2:paraId="124EBF93" ns2:textId="77777777" w:rsidR="00E510B7" w:rsidRPr="00063B5C" w:rsidRDefault="00E510B7" w:rsidP="00E510B7">
            <w:pPr>
              <w:pStyle w:val="TableCenter"/>
              <w:keepNext/>
              <w:rPr>
                <w:sz w:val="18"/>
                <w:szCs w:val="18"/>
              </w:rPr>
            </w:pPr>
            <w:r>
              <w:rPr>
                <w:sz w:val="18"/>
                <w:szCs w:val="18"/>
              </w:rPr>
              <w:t>2970</w:t>
            </w:r>
          </w:p>
        </w:tc>
        <w:tc>
          <w:tcPr>
            <w:tcW w:w="818" w:type="dxa"/>
            <w:tcBorders>
              <w:top w:val="single" w:sz="4" w:space="0" w:color="auto"/>
              <w:left w:val="single" w:sz="4" w:space="0" w:color="auto"/>
              <w:bottom w:val="single" w:sz="4" w:space="0" w:color="auto"/>
              <w:right w:val="single" w:sz="4" w:space="0" w:color="auto"/>
            </w:tcBorders>
            <w:noWrap/>
          </w:tcPr>
          <w:p ns2:paraId="72181B54" ns2:textId="77777777" w:rsidR="00E510B7" w:rsidRPr="00063B5C" w:rsidRDefault="00E510B7" w:rsidP="00E510B7">
            <w:pPr>
              <w:pStyle w:val="TableCenter"/>
              <w:keepNext/>
              <w:rPr>
                <w:sz w:val="18"/>
                <w:szCs w:val="18"/>
              </w:rPr>
            </w:pPr>
            <w:r>
              <w:rPr>
                <w:sz w:val="18"/>
                <w:szCs w:val="18"/>
              </w:rPr>
              <w:t>649</w:t>
            </w:r>
          </w:p>
        </w:tc>
        <w:tc>
          <w:tcPr>
            <w:tcW w:w="818" w:type="dxa"/>
            <w:tcBorders>
              <w:top w:val="single" w:sz="4" w:space="0" w:color="auto"/>
              <w:left w:val="single" w:sz="4" w:space="0" w:color="auto"/>
              <w:bottom w:val="single" w:sz="4" w:space="0" w:color="auto"/>
              <w:right w:val="single" w:sz="4" w:space="0" w:color="auto"/>
            </w:tcBorders>
          </w:tcPr>
          <w:p ns2:paraId="660C8550" ns2:textId="275E9DC8" w:rsidR="00E510B7" w:rsidRDefault="00E510B7" w:rsidP="00E510B7">
            <w:pPr>
              <w:pStyle w:val="TableCenter"/>
              <w:rPr>
                <w:sz w:val="18"/>
                <w:szCs w:val="18"/>
              </w:rPr>
            </w:pPr>
            <w:r w:rsidRPr="00DC3C0B">
              <w:rPr>
                <w:sz w:val="18"/>
                <w:szCs w:val="18"/>
              </w:rPr>
              <w:t>2710</w:t>
            </w:r>
          </w:p>
        </w:tc>
        <w:tc>
          <w:tcPr>
            <w:tcW w:w="818" w:type="dxa"/>
            <w:tcBorders>
              <w:top w:val="single" w:sz="4" w:space="0" w:color="auto"/>
              <w:left w:val="single" w:sz="4" w:space="0" w:color="auto"/>
              <w:bottom w:val="single" w:sz="4" w:space="0" w:color="auto"/>
              <w:right w:val="single" w:sz="4" w:space="0" w:color="auto"/>
            </w:tcBorders>
          </w:tcPr>
          <w:p ns2:paraId="3F052B14" ns2:textId="7C451234" w:rsidR="00E510B7" w:rsidRDefault="00E510B7" w:rsidP="00E510B7">
            <w:pPr>
              <w:pStyle w:val="TableCenter"/>
              <w:rPr>
                <w:sz w:val="18"/>
                <w:szCs w:val="18"/>
              </w:rPr>
            </w:pPr>
            <w:r>
              <w:rPr>
                <w:sz w:val="18"/>
                <w:szCs w:val="18"/>
              </w:rPr>
              <w:t>-</w:t>
            </w:r>
          </w:p>
        </w:tc>
      </w:tr>
      <w:tr w:rsidR="00E510B7" w:rsidRPr="00426F3A" ns2:paraId="3CDC5B60" ns2:textId="04147419">
        <w:trPr>
          <w:trHeight w:val="260"/>
          <w:jc w:val="center"/>
        </w:trPr>
        <w:tc>
          <w:tcPr>
            <w:tcW w:w="1094" w:type="dxa"/>
            <w:vMerge/>
            <w:tcBorders>
              <w:left w:val="single" w:sz="4" w:space="0" w:color="auto"/>
              <w:right w:val="single" w:sz="4" w:space="0" w:color="auto"/>
            </w:tcBorders>
          </w:tcPr>
          <w:p ns2:paraId="32BEB2D0" ns2:textId="77777777" w:rsidR="00E510B7" w:rsidRPr="00063B5C" w:rsidRDefault="00E510B7" w:rsidP="00E510B7">
            <w:pPr>
              <w:pStyle w:val="TableCenter"/>
              <w:keepNext/>
              <w:rPr>
                <w:sz w:val="18"/>
                <w:szCs w:val="18"/>
              </w:rPr>
            </w:pPr>
          </w:p>
        </w:tc>
        <w:tc>
          <w:tcPr>
            <w:tcW w:w="1094" w:type="dxa"/>
            <w:vMerge/>
            <w:tcBorders>
              <w:left w:val="single" w:sz="4" w:space="0" w:color="auto"/>
              <w:right w:val="single" w:sz="4" w:space="0" w:color="auto"/>
            </w:tcBorders>
            <w:noWrap/>
          </w:tcPr>
          <w:p ns2:paraId="43580F40" ns2:textId="4C389BD2" w:rsidR="00E510B7" w:rsidRPr="00063B5C" w:rsidRDefault="00E510B7" w:rsidP="00E510B7">
            <w:pPr>
              <w:pStyle w:val="TableCenter"/>
              <w:keepNext/>
              <w:rPr>
                <w:sz w:val="18"/>
                <w:szCs w:val="18"/>
              </w:rPr>
            </w:pPr>
          </w:p>
        </w:tc>
        <w:tc>
          <w:tcPr>
            <w:tcW w:w="945" w:type="dxa"/>
            <w:tcBorders>
              <w:top w:val="single" w:sz="4" w:space="0" w:color="auto"/>
              <w:left w:val="single" w:sz="4" w:space="0" w:color="auto"/>
              <w:bottom w:val="single" w:sz="4" w:space="0" w:color="auto"/>
              <w:right w:val="single" w:sz="4" w:space="0" w:color="auto"/>
            </w:tcBorders>
            <w:noWrap/>
          </w:tcPr>
          <w:p ns2:paraId="244DF21A" ns2:textId="77777777" w:rsidR="00E510B7" w:rsidRPr="00063B5C" w:rsidRDefault="00E510B7" w:rsidP="00E510B7">
            <w:pPr>
              <w:pStyle w:val="TableCenter"/>
              <w:keepNext/>
              <w:rPr>
                <w:sz w:val="18"/>
                <w:szCs w:val="18"/>
              </w:rPr>
            </w:pPr>
            <w:r>
              <w:rPr>
                <w:sz w:val="18"/>
                <w:szCs w:val="18"/>
              </w:rPr>
              <w:t>C</w:t>
            </w:r>
            <w:r w:rsidRPr="001B0147">
              <w:rPr>
                <w:sz w:val="18"/>
                <w:szCs w:val="18"/>
                <w:vertAlign w:val="subscript"/>
              </w:rPr>
              <w:t>max</w:t>
            </w:r>
          </w:p>
        </w:tc>
        <w:tc>
          <w:tcPr>
            <w:tcW w:w="945" w:type="dxa"/>
            <w:tcBorders>
              <w:top w:val="single" w:sz="4" w:space="0" w:color="auto"/>
              <w:left w:val="single" w:sz="4" w:space="0" w:color="auto"/>
              <w:bottom w:val="single" w:sz="4" w:space="0" w:color="auto"/>
              <w:right w:val="single" w:sz="4" w:space="0" w:color="auto"/>
            </w:tcBorders>
            <w:noWrap/>
          </w:tcPr>
          <w:p ns2:paraId="5D4D9FD8" ns2:textId="77777777" w:rsidR="00E510B7" w:rsidRPr="00063B5C" w:rsidRDefault="00E510B7" w:rsidP="00E510B7">
            <w:pPr>
              <w:pStyle w:val="TableCenter"/>
              <w:keepNext/>
              <w:rPr>
                <w:sz w:val="18"/>
                <w:szCs w:val="18"/>
              </w:rPr>
            </w:pPr>
            <w:r>
              <w:rPr>
                <w:sz w:val="18"/>
                <w:szCs w:val="18"/>
              </w:rPr>
              <w:t>ng/mL</w:t>
            </w:r>
          </w:p>
        </w:tc>
        <w:tc>
          <w:tcPr>
            <w:tcW w:w="818" w:type="dxa"/>
            <w:tcBorders>
              <w:top w:val="single" w:sz="4" w:space="0" w:color="auto"/>
              <w:left w:val="single" w:sz="4" w:space="0" w:color="auto"/>
              <w:bottom w:val="single" w:sz="4" w:space="0" w:color="auto"/>
              <w:right w:val="single" w:sz="4" w:space="0" w:color="auto"/>
            </w:tcBorders>
            <w:noWrap/>
          </w:tcPr>
          <w:p ns2:paraId="05F9F77E" ns2:textId="77777777" w:rsidR="00E510B7" w:rsidRPr="00063B5C" w:rsidRDefault="00E510B7" w:rsidP="00E510B7">
            <w:pPr>
              <w:pStyle w:val="TableCenter"/>
              <w:keepNext/>
              <w:rPr>
                <w:sz w:val="18"/>
                <w:szCs w:val="18"/>
              </w:rPr>
            </w:pPr>
            <w:r>
              <w:rPr>
                <w:sz w:val="18"/>
                <w:szCs w:val="18"/>
              </w:rPr>
              <w:t>82.8</w:t>
            </w:r>
          </w:p>
        </w:tc>
        <w:tc>
          <w:tcPr>
            <w:tcW w:w="818" w:type="dxa"/>
            <w:tcBorders>
              <w:top w:val="single" w:sz="4" w:space="0" w:color="auto"/>
              <w:left w:val="single" w:sz="4" w:space="0" w:color="auto"/>
              <w:bottom w:val="single" w:sz="4" w:space="0" w:color="auto"/>
              <w:right w:val="single" w:sz="4" w:space="0" w:color="auto"/>
            </w:tcBorders>
            <w:noWrap/>
          </w:tcPr>
          <w:p ns2:paraId="61983DF7" ns2:textId="77777777" w:rsidR="00E510B7" w:rsidRPr="00063B5C" w:rsidRDefault="00E510B7" w:rsidP="00E510B7">
            <w:pPr>
              <w:pStyle w:val="TableCenter"/>
              <w:keepNext/>
              <w:rPr>
                <w:sz w:val="18"/>
                <w:szCs w:val="18"/>
              </w:rPr>
            </w:pPr>
            <w:r>
              <w:rPr>
                <w:sz w:val="18"/>
                <w:szCs w:val="18"/>
              </w:rPr>
              <w:t>9.77</w:t>
            </w:r>
          </w:p>
        </w:tc>
        <w:tc>
          <w:tcPr>
            <w:tcW w:w="818" w:type="dxa"/>
            <w:tcBorders>
              <w:top w:val="single" w:sz="4" w:space="0" w:color="auto"/>
              <w:left w:val="single" w:sz="4" w:space="0" w:color="auto"/>
              <w:bottom w:val="single" w:sz="4" w:space="0" w:color="auto"/>
              <w:right w:val="single" w:sz="4" w:space="0" w:color="auto"/>
            </w:tcBorders>
            <w:noWrap/>
          </w:tcPr>
          <w:p ns2:paraId="288E187B" ns2:textId="77777777" w:rsidR="00E510B7" w:rsidRPr="00063B5C" w:rsidRDefault="00E510B7" w:rsidP="00E510B7">
            <w:pPr>
              <w:pStyle w:val="TableCenter"/>
              <w:keepNext/>
              <w:rPr>
                <w:sz w:val="18"/>
                <w:szCs w:val="18"/>
              </w:rPr>
            </w:pPr>
            <w:r>
              <w:rPr>
                <w:sz w:val="18"/>
                <w:szCs w:val="18"/>
              </w:rPr>
              <w:t>88.4</w:t>
            </w:r>
          </w:p>
        </w:tc>
        <w:tc>
          <w:tcPr>
            <w:tcW w:w="818" w:type="dxa"/>
            <w:tcBorders>
              <w:top w:val="single" w:sz="4" w:space="0" w:color="auto"/>
              <w:left w:val="single" w:sz="4" w:space="0" w:color="auto"/>
              <w:bottom w:val="single" w:sz="4" w:space="0" w:color="auto"/>
              <w:right w:val="single" w:sz="4" w:space="0" w:color="auto"/>
            </w:tcBorders>
            <w:noWrap/>
          </w:tcPr>
          <w:p ns2:paraId="6E4DE1CD" ns2:textId="77777777" w:rsidR="00E510B7" w:rsidRPr="00063B5C" w:rsidRDefault="00E510B7" w:rsidP="00E510B7">
            <w:pPr>
              <w:pStyle w:val="TableCenter"/>
              <w:keepNext/>
              <w:rPr>
                <w:sz w:val="18"/>
                <w:szCs w:val="18"/>
              </w:rPr>
            </w:pPr>
            <w:r>
              <w:rPr>
                <w:sz w:val="18"/>
                <w:szCs w:val="18"/>
              </w:rPr>
              <w:t>13.4</w:t>
            </w:r>
          </w:p>
        </w:tc>
        <w:tc>
          <w:tcPr>
            <w:tcW w:w="818" w:type="dxa"/>
            <w:tcBorders>
              <w:top w:val="single" w:sz="4" w:space="0" w:color="auto"/>
              <w:left w:val="single" w:sz="4" w:space="0" w:color="auto"/>
              <w:bottom w:val="single" w:sz="4" w:space="0" w:color="auto"/>
              <w:right w:val="single" w:sz="4" w:space="0" w:color="auto"/>
            </w:tcBorders>
          </w:tcPr>
          <w:p ns2:paraId="42202BBD" ns2:textId="7DAF1B91" w:rsidR="00E510B7" w:rsidRDefault="00E510B7" w:rsidP="00E510B7">
            <w:pPr>
              <w:pStyle w:val="TableCenter"/>
              <w:rPr>
                <w:sz w:val="18"/>
                <w:szCs w:val="18"/>
              </w:rPr>
            </w:pPr>
            <w:r w:rsidRPr="00DC3C0B">
              <w:rPr>
                <w:sz w:val="18"/>
                <w:szCs w:val="18"/>
              </w:rPr>
              <w:t>85.6</w:t>
            </w:r>
          </w:p>
        </w:tc>
        <w:tc>
          <w:tcPr>
            <w:tcW w:w="818" w:type="dxa"/>
            <w:tcBorders>
              <w:top w:val="single" w:sz="4" w:space="0" w:color="auto"/>
              <w:left w:val="single" w:sz="4" w:space="0" w:color="auto"/>
              <w:bottom w:val="single" w:sz="4" w:space="0" w:color="auto"/>
              <w:right w:val="single" w:sz="4" w:space="0" w:color="auto"/>
            </w:tcBorders>
          </w:tcPr>
          <w:p ns2:paraId="1FB697E9" ns2:textId="04EC5AFD" w:rsidR="00E510B7" w:rsidRDefault="00E510B7" w:rsidP="00E510B7">
            <w:pPr>
              <w:pStyle w:val="TableCenter"/>
              <w:rPr>
                <w:sz w:val="18"/>
                <w:szCs w:val="18"/>
              </w:rPr>
            </w:pPr>
            <w:r>
              <w:rPr>
                <w:sz w:val="18"/>
                <w:szCs w:val="18"/>
              </w:rPr>
              <w:t>-</w:t>
            </w:r>
          </w:p>
        </w:tc>
      </w:tr>
      <w:tr w:rsidR="00E510B7" w:rsidRPr="00426F3A" ns2:paraId="3D8D3100" ns2:textId="2198880C">
        <w:trPr>
          <w:trHeight w:val="260"/>
          <w:jc w:val="center"/>
        </w:trPr>
        <w:tc>
          <w:tcPr>
            <w:tcW w:w="1094" w:type="dxa"/>
            <w:vMerge/>
            <w:tcBorders>
              <w:left w:val="single" w:sz="4" w:space="0" w:color="auto"/>
              <w:right w:val="single" w:sz="4" w:space="0" w:color="auto"/>
            </w:tcBorders>
          </w:tcPr>
          <w:p ns2:paraId="29B0ACB9" ns2:textId="77777777" w:rsidR="00E510B7" w:rsidRPr="00063B5C" w:rsidRDefault="00E510B7" w:rsidP="00E510B7">
            <w:pPr>
              <w:pStyle w:val="TableCenter"/>
              <w:keepNext/>
              <w:rPr>
                <w:sz w:val="18"/>
                <w:szCs w:val="18"/>
              </w:rPr>
            </w:pPr>
          </w:p>
        </w:tc>
        <w:tc>
          <w:tcPr>
            <w:tcW w:w="1094" w:type="dxa"/>
            <w:vMerge/>
            <w:tcBorders>
              <w:left w:val="single" w:sz="4" w:space="0" w:color="auto"/>
              <w:bottom w:val="single" w:sz="4" w:space="0" w:color="auto"/>
              <w:right w:val="single" w:sz="4" w:space="0" w:color="auto"/>
            </w:tcBorders>
            <w:noWrap/>
            <w:hideMark/>
          </w:tcPr>
          <w:p ns2:paraId="6CAA4CE9" ns2:textId="26551919" w:rsidR="00E510B7" w:rsidRPr="00063B5C" w:rsidRDefault="00E510B7" w:rsidP="00E510B7">
            <w:pPr>
              <w:pStyle w:val="TableCenter"/>
              <w:keepNext/>
              <w:rPr>
                <w:sz w:val="18"/>
                <w:szCs w:val="18"/>
              </w:rPr>
            </w:pPr>
          </w:p>
        </w:tc>
        <w:tc>
          <w:tcPr>
            <w:tcW w:w="945" w:type="dxa"/>
            <w:tcBorders>
              <w:top w:val="single" w:sz="4" w:space="0" w:color="auto"/>
              <w:left w:val="single" w:sz="4" w:space="0" w:color="auto"/>
              <w:bottom w:val="single" w:sz="4" w:space="0" w:color="auto"/>
              <w:right w:val="single" w:sz="4" w:space="0" w:color="auto"/>
            </w:tcBorders>
            <w:noWrap/>
            <w:hideMark/>
          </w:tcPr>
          <w:p ns2:paraId="5C557B15" ns2:textId="77777777" w:rsidR="00E510B7" w:rsidRPr="00063B5C" w:rsidRDefault="00E510B7" w:rsidP="00E510B7">
            <w:pPr>
              <w:pStyle w:val="TableCenter"/>
              <w:keepNext/>
              <w:rPr>
                <w:sz w:val="18"/>
                <w:szCs w:val="18"/>
              </w:rPr>
            </w:pPr>
            <w:r w:rsidRPr="00063B5C">
              <w:rPr>
                <w:sz w:val="18"/>
                <w:szCs w:val="18"/>
              </w:rPr>
              <w:t>T</w:t>
            </w:r>
            <w:r w:rsidRPr="00A42EF6">
              <w:rPr>
                <w:sz w:val="18"/>
                <w:szCs w:val="18"/>
                <w:vertAlign w:val="subscript"/>
              </w:rPr>
              <w:t>1/2</w:t>
            </w:r>
          </w:p>
        </w:tc>
        <w:tc>
          <w:tcPr>
            <w:tcW w:w="945" w:type="dxa"/>
            <w:tcBorders>
              <w:top w:val="single" w:sz="4" w:space="0" w:color="auto"/>
              <w:left w:val="single" w:sz="4" w:space="0" w:color="auto"/>
              <w:bottom w:val="single" w:sz="4" w:space="0" w:color="auto"/>
              <w:right w:val="single" w:sz="4" w:space="0" w:color="auto"/>
            </w:tcBorders>
            <w:noWrap/>
            <w:hideMark/>
          </w:tcPr>
          <w:p ns2:paraId="565FB8F5" ns2:textId="77777777" w:rsidR="00E510B7" w:rsidRPr="00063B5C" w:rsidRDefault="00E510B7" w:rsidP="00E510B7">
            <w:pPr>
              <w:pStyle w:val="TableCenter"/>
              <w:keepNext/>
              <w:rPr>
                <w:sz w:val="18"/>
                <w:szCs w:val="18"/>
              </w:rPr>
            </w:pPr>
            <w:r>
              <w:rPr>
                <w:sz w:val="18"/>
                <w:szCs w:val="18"/>
              </w:rPr>
              <w:t>h</w:t>
            </w:r>
          </w:p>
        </w:tc>
        <w:tc>
          <w:tcPr>
            <w:tcW w:w="818" w:type="dxa"/>
            <w:tcBorders>
              <w:top w:val="single" w:sz="4" w:space="0" w:color="auto"/>
              <w:left w:val="single" w:sz="4" w:space="0" w:color="auto"/>
              <w:bottom w:val="single" w:sz="4" w:space="0" w:color="auto"/>
              <w:right w:val="single" w:sz="4" w:space="0" w:color="auto"/>
            </w:tcBorders>
            <w:noWrap/>
          </w:tcPr>
          <w:p ns2:paraId="31477129" ns2:textId="77777777" w:rsidR="00E510B7" w:rsidRPr="00063B5C" w:rsidRDefault="00E510B7" w:rsidP="00E510B7">
            <w:pPr>
              <w:pStyle w:val="TableCenter"/>
              <w:keepNext/>
              <w:rPr>
                <w:sz w:val="18"/>
                <w:szCs w:val="18"/>
              </w:rPr>
            </w:pPr>
            <w:r>
              <w:rPr>
                <w:sz w:val="18"/>
                <w:szCs w:val="18"/>
              </w:rPr>
              <w:t>37</w:t>
            </w:r>
          </w:p>
        </w:tc>
        <w:tc>
          <w:tcPr>
            <w:tcW w:w="818" w:type="dxa"/>
            <w:tcBorders>
              <w:top w:val="single" w:sz="4" w:space="0" w:color="auto"/>
              <w:left w:val="single" w:sz="4" w:space="0" w:color="auto"/>
              <w:bottom w:val="single" w:sz="4" w:space="0" w:color="auto"/>
              <w:right w:val="single" w:sz="4" w:space="0" w:color="auto"/>
            </w:tcBorders>
            <w:noWrap/>
          </w:tcPr>
          <w:p ns2:paraId="1CCD09CA" ns2:textId="77777777" w:rsidR="00E510B7" w:rsidRPr="00063B5C" w:rsidRDefault="00E510B7" w:rsidP="00E510B7">
            <w:pPr>
              <w:pStyle w:val="TableCenter"/>
              <w:keepNext/>
              <w:rPr>
                <w:sz w:val="18"/>
                <w:szCs w:val="18"/>
              </w:rPr>
            </w:pPr>
            <w:r>
              <w:rPr>
                <w:sz w:val="18"/>
                <w:szCs w:val="18"/>
              </w:rPr>
              <w:t>1.8</w:t>
            </w:r>
          </w:p>
        </w:tc>
        <w:tc>
          <w:tcPr>
            <w:tcW w:w="818" w:type="dxa"/>
            <w:tcBorders>
              <w:top w:val="single" w:sz="4" w:space="0" w:color="auto"/>
              <w:left w:val="single" w:sz="4" w:space="0" w:color="auto"/>
              <w:bottom w:val="single" w:sz="4" w:space="0" w:color="auto"/>
              <w:right w:val="single" w:sz="4" w:space="0" w:color="auto"/>
            </w:tcBorders>
            <w:noWrap/>
          </w:tcPr>
          <w:p ns2:paraId="00FD4056" ns2:textId="77777777" w:rsidR="00E510B7" w:rsidRPr="00063B5C" w:rsidRDefault="00E510B7" w:rsidP="00E510B7">
            <w:pPr>
              <w:pStyle w:val="TableCenter"/>
              <w:keepNext/>
              <w:rPr>
                <w:sz w:val="18"/>
                <w:szCs w:val="18"/>
              </w:rPr>
            </w:pPr>
            <w:r>
              <w:rPr>
                <w:sz w:val="18"/>
                <w:szCs w:val="18"/>
              </w:rPr>
              <w:t>39</w:t>
            </w:r>
          </w:p>
        </w:tc>
        <w:tc>
          <w:tcPr>
            <w:tcW w:w="818" w:type="dxa"/>
            <w:tcBorders>
              <w:top w:val="single" w:sz="4" w:space="0" w:color="auto"/>
              <w:left w:val="single" w:sz="4" w:space="0" w:color="auto"/>
              <w:bottom w:val="single" w:sz="4" w:space="0" w:color="auto"/>
              <w:right w:val="single" w:sz="4" w:space="0" w:color="auto"/>
            </w:tcBorders>
            <w:noWrap/>
          </w:tcPr>
          <w:p ns2:paraId="0E99CE54" ns2:textId="77777777" w:rsidR="00E510B7" w:rsidRPr="00063B5C" w:rsidRDefault="00E510B7" w:rsidP="00E510B7">
            <w:pPr>
              <w:pStyle w:val="TableCenter"/>
              <w:keepNext/>
              <w:rPr>
                <w:sz w:val="18"/>
                <w:szCs w:val="18"/>
              </w:rPr>
            </w:pPr>
            <w:r>
              <w:rPr>
                <w:sz w:val="18"/>
                <w:szCs w:val="18"/>
              </w:rPr>
              <w:t>1.5</w:t>
            </w:r>
          </w:p>
        </w:tc>
        <w:tc>
          <w:tcPr>
            <w:tcW w:w="818" w:type="dxa"/>
            <w:tcBorders>
              <w:top w:val="single" w:sz="4" w:space="0" w:color="auto"/>
              <w:left w:val="single" w:sz="4" w:space="0" w:color="auto"/>
              <w:bottom w:val="single" w:sz="4" w:space="0" w:color="auto"/>
              <w:right w:val="single" w:sz="4" w:space="0" w:color="auto"/>
            </w:tcBorders>
          </w:tcPr>
          <w:p ns2:paraId="35E8200D" ns2:textId="76E98823" w:rsidR="00E510B7" w:rsidRDefault="00E510B7" w:rsidP="00E510B7">
            <w:pPr>
              <w:pStyle w:val="TableCenter"/>
              <w:rPr>
                <w:sz w:val="18"/>
                <w:szCs w:val="18"/>
              </w:rPr>
            </w:pPr>
            <w:r w:rsidRPr="00DC3C0B">
              <w:rPr>
                <w:sz w:val="18"/>
                <w:szCs w:val="18"/>
              </w:rPr>
              <w:t>38</w:t>
            </w:r>
          </w:p>
        </w:tc>
        <w:tc>
          <w:tcPr>
            <w:tcW w:w="818" w:type="dxa"/>
            <w:tcBorders>
              <w:top w:val="single" w:sz="4" w:space="0" w:color="auto"/>
              <w:left w:val="single" w:sz="4" w:space="0" w:color="auto"/>
              <w:bottom w:val="single" w:sz="4" w:space="0" w:color="auto"/>
              <w:right w:val="single" w:sz="4" w:space="0" w:color="auto"/>
            </w:tcBorders>
          </w:tcPr>
          <w:p ns2:paraId="73A7E715" ns2:textId="022A8221" w:rsidR="00E510B7" w:rsidRDefault="00E510B7" w:rsidP="00E510B7">
            <w:pPr>
              <w:pStyle w:val="TableCenter"/>
              <w:rPr>
                <w:sz w:val="18"/>
                <w:szCs w:val="18"/>
              </w:rPr>
            </w:pPr>
            <w:r>
              <w:rPr>
                <w:sz w:val="18"/>
                <w:szCs w:val="18"/>
              </w:rPr>
              <w:t>-</w:t>
            </w:r>
          </w:p>
        </w:tc>
      </w:tr>
      <w:tr w:rsidR="00E510B7" w:rsidRPr="00426F3A" ns2:paraId="38895E6B" ns2:textId="41FAD0C1">
        <w:trPr>
          <w:trHeight w:val="260"/>
          <w:jc w:val="center"/>
        </w:trPr>
        <w:tc>
          <w:tcPr>
            <w:tcW w:w="1094" w:type="dxa"/>
            <w:vMerge/>
            <w:tcBorders>
              <w:left w:val="single" w:sz="4" w:space="0" w:color="auto"/>
              <w:right w:val="single" w:sz="4" w:space="0" w:color="auto"/>
            </w:tcBorders>
          </w:tcPr>
          <w:p ns2:paraId="2901AA6A" ns2:textId="77777777" w:rsidR="00E510B7" w:rsidRDefault="00E510B7" w:rsidP="00E510B7">
            <w:pPr>
              <w:pStyle w:val="TableCenter"/>
              <w:keepNext/>
              <w:rPr>
                <w:sz w:val="18"/>
                <w:szCs w:val="18"/>
              </w:rPr>
            </w:pPr>
          </w:p>
        </w:tc>
        <w:tc>
          <w:tcPr>
            <w:tcW w:w="1094" w:type="dxa"/>
            <w:vMerge w:val="restart"/>
            <w:tcBorders>
              <w:top w:val="single" w:sz="4" w:space="0" w:color="auto"/>
              <w:left w:val="single" w:sz="4" w:space="0" w:color="auto"/>
              <w:right w:val="single" w:sz="4" w:space="0" w:color="auto"/>
            </w:tcBorders>
            <w:noWrap/>
            <w:hideMark/>
          </w:tcPr>
          <w:p ns2:paraId="6C9DB316" ns2:textId="633FFE0A" w:rsidR="00E510B7" w:rsidRPr="00063B5C" w:rsidRDefault="00E510B7" w:rsidP="00E510B7">
            <w:pPr>
              <w:pStyle w:val="TableCenter"/>
              <w:keepNext/>
              <w:rPr>
                <w:sz w:val="18"/>
                <w:szCs w:val="18"/>
              </w:rPr>
            </w:pPr>
            <w:r>
              <w:rPr>
                <w:sz w:val="18"/>
                <w:szCs w:val="18"/>
              </w:rPr>
              <w:t>50</w:t>
            </w:r>
          </w:p>
        </w:tc>
        <w:tc>
          <w:tcPr>
            <w:tcW w:w="945" w:type="dxa"/>
            <w:tcBorders>
              <w:top w:val="single" w:sz="4" w:space="0" w:color="auto"/>
              <w:left w:val="single" w:sz="4" w:space="0" w:color="auto"/>
              <w:bottom w:val="single" w:sz="4" w:space="0" w:color="auto"/>
              <w:right w:val="single" w:sz="4" w:space="0" w:color="auto"/>
            </w:tcBorders>
            <w:noWrap/>
            <w:hideMark/>
          </w:tcPr>
          <w:p ns2:paraId="78EC52AB" ns2:textId="77777777" w:rsidR="00E510B7" w:rsidRPr="00063B5C" w:rsidRDefault="00E510B7" w:rsidP="00E510B7">
            <w:pPr>
              <w:pStyle w:val="TableCenter"/>
              <w:keepNext/>
              <w:rPr>
                <w:sz w:val="18"/>
                <w:szCs w:val="18"/>
              </w:rPr>
            </w:pPr>
            <w:r w:rsidRPr="00063B5C">
              <w:rPr>
                <w:sz w:val="18"/>
                <w:szCs w:val="18"/>
              </w:rPr>
              <w:t>AUC</w:t>
            </w:r>
            <w:r>
              <w:rPr>
                <w:sz w:val="18"/>
                <w:szCs w:val="18"/>
                <w:vertAlign w:val="subscript"/>
              </w:rPr>
              <w:t>last</w:t>
            </w:r>
          </w:p>
        </w:tc>
        <w:tc>
          <w:tcPr>
            <w:tcW w:w="945" w:type="dxa"/>
            <w:tcBorders>
              <w:top w:val="single" w:sz="4" w:space="0" w:color="auto"/>
              <w:left w:val="single" w:sz="4" w:space="0" w:color="auto"/>
              <w:bottom w:val="single" w:sz="4" w:space="0" w:color="auto"/>
              <w:right w:val="single" w:sz="4" w:space="0" w:color="auto"/>
            </w:tcBorders>
            <w:noWrap/>
            <w:hideMark/>
          </w:tcPr>
          <w:p ns2:paraId="1D2C57BE" ns2:textId="77777777" w:rsidR="00E510B7" w:rsidRPr="00063B5C" w:rsidRDefault="00E510B7" w:rsidP="00E510B7">
            <w:pPr>
              <w:pStyle w:val="TableCenter"/>
              <w:keepNext/>
              <w:rPr>
                <w:sz w:val="18"/>
                <w:szCs w:val="18"/>
              </w:rPr>
            </w:pPr>
            <w:r>
              <w:rPr>
                <w:sz w:val="18"/>
                <w:szCs w:val="18"/>
              </w:rPr>
              <w:t>ng*h/mL</w:t>
            </w:r>
          </w:p>
        </w:tc>
        <w:tc>
          <w:tcPr>
            <w:tcW w:w="818" w:type="dxa"/>
            <w:tcBorders>
              <w:top w:val="single" w:sz="4" w:space="0" w:color="auto"/>
              <w:left w:val="single" w:sz="4" w:space="0" w:color="auto"/>
              <w:bottom w:val="single" w:sz="4" w:space="0" w:color="auto"/>
              <w:right w:val="single" w:sz="4" w:space="0" w:color="auto"/>
            </w:tcBorders>
            <w:noWrap/>
          </w:tcPr>
          <w:p ns2:paraId="492EE3F9" ns2:textId="77777777" w:rsidR="00E510B7" w:rsidRPr="00063B5C" w:rsidRDefault="00E510B7" w:rsidP="00E510B7">
            <w:pPr>
              <w:pStyle w:val="TableCenter"/>
              <w:keepNext/>
              <w:rPr>
                <w:sz w:val="18"/>
                <w:szCs w:val="18"/>
              </w:rPr>
            </w:pPr>
            <w:r>
              <w:rPr>
                <w:sz w:val="18"/>
                <w:szCs w:val="18"/>
              </w:rPr>
              <w:t>4810</w:t>
            </w:r>
          </w:p>
        </w:tc>
        <w:tc>
          <w:tcPr>
            <w:tcW w:w="818" w:type="dxa"/>
            <w:tcBorders>
              <w:top w:val="single" w:sz="4" w:space="0" w:color="auto"/>
              <w:left w:val="single" w:sz="4" w:space="0" w:color="auto"/>
              <w:bottom w:val="single" w:sz="4" w:space="0" w:color="auto"/>
              <w:right w:val="single" w:sz="4" w:space="0" w:color="auto"/>
            </w:tcBorders>
            <w:noWrap/>
          </w:tcPr>
          <w:p ns2:paraId="26EC9A08" ns2:textId="77777777" w:rsidR="00E510B7" w:rsidRPr="00063B5C" w:rsidRDefault="00E510B7" w:rsidP="00E510B7">
            <w:pPr>
              <w:pStyle w:val="TableCenter"/>
              <w:keepNext/>
              <w:rPr>
                <w:sz w:val="18"/>
                <w:szCs w:val="18"/>
              </w:rPr>
            </w:pPr>
            <w:r>
              <w:rPr>
                <w:sz w:val="18"/>
                <w:szCs w:val="18"/>
              </w:rPr>
              <w:t>1070</w:t>
            </w:r>
          </w:p>
        </w:tc>
        <w:tc>
          <w:tcPr>
            <w:tcW w:w="818" w:type="dxa"/>
            <w:tcBorders>
              <w:top w:val="single" w:sz="4" w:space="0" w:color="auto"/>
              <w:left w:val="single" w:sz="4" w:space="0" w:color="auto"/>
              <w:bottom w:val="single" w:sz="4" w:space="0" w:color="auto"/>
              <w:right w:val="single" w:sz="4" w:space="0" w:color="auto"/>
            </w:tcBorders>
            <w:noWrap/>
          </w:tcPr>
          <w:p ns2:paraId="5DDDDED3" ns2:textId="77777777" w:rsidR="00E510B7" w:rsidRPr="00063B5C" w:rsidRDefault="00E510B7" w:rsidP="00E510B7">
            <w:pPr>
              <w:pStyle w:val="TableCenter"/>
              <w:keepNext/>
              <w:rPr>
                <w:sz w:val="18"/>
                <w:szCs w:val="18"/>
              </w:rPr>
            </w:pPr>
            <w:r>
              <w:rPr>
                <w:sz w:val="18"/>
                <w:szCs w:val="18"/>
              </w:rPr>
              <w:t>4590</w:t>
            </w:r>
          </w:p>
        </w:tc>
        <w:tc>
          <w:tcPr>
            <w:tcW w:w="818" w:type="dxa"/>
            <w:tcBorders>
              <w:top w:val="single" w:sz="4" w:space="0" w:color="auto"/>
              <w:left w:val="single" w:sz="4" w:space="0" w:color="auto"/>
              <w:bottom w:val="single" w:sz="4" w:space="0" w:color="auto"/>
              <w:right w:val="single" w:sz="4" w:space="0" w:color="auto"/>
            </w:tcBorders>
            <w:noWrap/>
          </w:tcPr>
          <w:p ns2:paraId="23BA2E27" ns2:textId="77777777" w:rsidR="00E510B7" w:rsidRPr="00063B5C" w:rsidRDefault="00E510B7" w:rsidP="00E510B7">
            <w:pPr>
              <w:pStyle w:val="TableCenter"/>
              <w:keepNext/>
              <w:rPr>
                <w:sz w:val="18"/>
                <w:szCs w:val="18"/>
              </w:rPr>
            </w:pPr>
            <w:r>
              <w:rPr>
                <w:sz w:val="18"/>
                <w:szCs w:val="18"/>
              </w:rPr>
              <w:t>775</w:t>
            </w:r>
          </w:p>
        </w:tc>
        <w:tc>
          <w:tcPr>
            <w:tcW w:w="818" w:type="dxa"/>
            <w:tcBorders>
              <w:top w:val="single" w:sz="4" w:space="0" w:color="auto"/>
              <w:left w:val="single" w:sz="4" w:space="0" w:color="auto"/>
              <w:bottom w:val="single" w:sz="4" w:space="0" w:color="auto"/>
              <w:right w:val="single" w:sz="4" w:space="0" w:color="auto"/>
            </w:tcBorders>
          </w:tcPr>
          <w:p ns2:paraId="0BDDD8C2" ns2:textId="1EF8FE6F" w:rsidR="00E510B7" w:rsidRDefault="00E510B7" w:rsidP="00E510B7">
            <w:pPr>
              <w:pStyle w:val="TableCenter"/>
              <w:rPr>
                <w:sz w:val="18"/>
                <w:szCs w:val="18"/>
              </w:rPr>
            </w:pPr>
            <w:r w:rsidRPr="00DC3C0B">
              <w:rPr>
                <w:sz w:val="18"/>
                <w:szCs w:val="18"/>
              </w:rPr>
              <w:t>4700</w:t>
            </w:r>
          </w:p>
        </w:tc>
        <w:tc>
          <w:tcPr>
            <w:tcW w:w="818" w:type="dxa"/>
            <w:tcBorders>
              <w:top w:val="single" w:sz="4" w:space="0" w:color="auto"/>
              <w:left w:val="single" w:sz="4" w:space="0" w:color="auto"/>
              <w:bottom w:val="single" w:sz="4" w:space="0" w:color="auto"/>
              <w:right w:val="single" w:sz="4" w:space="0" w:color="auto"/>
            </w:tcBorders>
          </w:tcPr>
          <w:p ns2:paraId="4E2744DE" ns2:textId="2179B441" w:rsidR="00E510B7" w:rsidRDefault="00E510B7" w:rsidP="00E510B7">
            <w:pPr>
              <w:pStyle w:val="TableCenter"/>
              <w:rPr>
                <w:sz w:val="18"/>
                <w:szCs w:val="18"/>
              </w:rPr>
            </w:pPr>
            <w:r>
              <w:rPr>
                <w:sz w:val="18"/>
                <w:szCs w:val="18"/>
              </w:rPr>
              <w:t>-</w:t>
            </w:r>
          </w:p>
        </w:tc>
      </w:tr>
      <w:tr w:rsidR="00E510B7" w:rsidRPr="00426F3A" ns2:paraId="1608B1CE" ns2:textId="703D1B22">
        <w:trPr>
          <w:trHeight w:val="260"/>
          <w:jc w:val="center"/>
        </w:trPr>
        <w:tc>
          <w:tcPr>
            <w:tcW w:w="1094" w:type="dxa"/>
            <w:vMerge/>
            <w:tcBorders>
              <w:left w:val="single" w:sz="4" w:space="0" w:color="auto"/>
              <w:right w:val="single" w:sz="4" w:space="0" w:color="auto"/>
            </w:tcBorders>
          </w:tcPr>
          <w:p ns2:paraId="0D2C0382" ns2:textId="77777777" w:rsidR="00E510B7" w:rsidRPr="00063B5C" w:rsidRDefault="00E510B7" w:rsidP="00E510B7">
            <w:pPr>
              <w:pStyle w:val="TableCenter"/>
              <w:keepNext/>
              <w:rPr>
                <w:sz w:val="18"/>
                <w:szCs w:val="18"/>
              </w:rPr>
            </w:pPr>
          </w:p>
        </w:tc>
        <w:tc>
          <w:tcPr>
            <w:tcW w:w="1094" w:type="dxa"/>
            <w:vMerge/>
            <w:tcBorders>
              <w:left w:val="single" w:sz="4" w:space="0" w:color="auto"/>
              <w:right w:val="single" w:sz="4" w:space="0" w:color="auto"/>
            </w:tcBorders>
            <w:noWrap/>
          </w:tcPr>
          <w:p ns2:paraId="08F7F6F5" ns2:textId="660C9E91" w:rsidR="00E510B7" w:rsidRPr="00063B5C" w:rsidRDefault="00E510B7" w:rsidP="00E510B7">
            <w:pPr>
              <w:pStyle w:val="TableCenter"/>
              <w:keepNext/>
              <w:rPr>
                <w:sz w:val="18"/>
                <w:szCs w:val="18"/>
              </w:rPr>
            </w:pPr>
          </w:p>
        </w:tc>
        <w:tc>
          <w:tcPr>
            <w:tcW w:w="945" w:type="dxa"/>
            <w:tcBorders>
              <w:top w:val="single" w:sz="4" w:space="0" w:color="auto"/>
              <w:left w:val="single" w:sz="4" w:space="0" w:color="auto"/>
              <w:bottom w:val="single" w:sz="4" w:space="0" w:color="auto"/>
              <w:right w:val="single" w:sz="4" w:space="0" w:color="auto"/>
            </w:tcBorders>
            <w:noWrap/>
          </w:tcPr>
          <w:p ns2:paraId="2BC9BE71" ns2:textId="77777777" w:rsidR="00E510B7" w:rsidRPr="00063B5C" w:rsidRDefault="00E510B7" w:rsidP="00E510B7">
            <w:pPr>
              <w:pStyle w:val="TableCenter"/>
              <w:keepNext/>
              <w:rPr>
                <w:sz w:val="18"/>
                <w:szCs w:val="18"/>
              </w:rPr>
            </w:pPr>
            <w:r>
              <w:rPr>
                <w:sz w:val="18"/>
                <w:szCs w:val="18"/>
              </w:rPr>
              <w:t>C</w:t>
            </w:r>
            <w:r w:rsidRPr="001B0147">
              <w:rPr>
                <w:sz w:val="18"/>
                <w:szCs w:val="18"/>
                <w:vertAlign w:val="subscript"/>
              </w:rPr>
              <w:t>max</w:t>
            </w:r>
          </w:p>
        </w:tc>
        <w:tc>
          <w:tcPr>
            <w:tcW w:w="945" w:type="dxa"/>
            <w:tcBorders>
              <w:top w:val="single" w:sz="4" w:space="0" w:color="auto"/>
              <w:left w:val="single" w:sz="4" w:space="0" w:color="auto"/>
              <w:bottom w:val="single" w:sz="4" w:space="0" w:color="auto"/>
              <w:right w:val="single" w:sz="4" w:space="0" w:color="auto"/>
            </w:tcBorders>
            <w:noWrap/>
          </w:tcPr>
          <w:p ns2:paraId="759BB9AF" ns2:textId="77777777" w:rsidR="00E510B7" w:rsidRPr="00063B5C" w:rsidRDefault="00E510B7" w:rsidP="00E510B7">
            <w:pPr>
              <w:pStyle w:val="TableCenter"/>
              <w:keepNext/>
              <w:rPr>
                <w:sz w:val="18"/>
                <w:szCs w:val="18"/>
              </w:rPr>
            </w:pPr>
            <w:r>
              <w:rPr>
                <w:sz w:val="18"/>
                <w:szCs w:val="18"/>
              </w:rPr>
              <w:t>ng/mL</w:t>
            </w:r>
          </w:p>
        </w:tc>
        <w:tc>
          <w:tcPr>
            <w:tcW w:w="818" w:type="dxa"/>
            <w:tcBorders>
              <w:top w:val="single" w:sz="4" w:space="0" w:color="auto"/>
              <w:left w:val="single" w:sz="4" w:space="0" w:color="auto"/>
              <w:bottom w:val="single" w:sz="4" w:space="0" w:color="auto"/>
              <w:right w:val="single" w:sz="4" w:space="0" w:color="auto"/>
            </w:tcBorders>
            <w:noWrap/>
          </w:tcPr>
          <w:p ns2:paraId="722F5719" ns2:textId="77777777" w:rsidR="00E510B7" w:rsidRPr="00063B5C" w:rsidRDefault="00E510B7" w:rsidP="00E510B7">
            <w:pPr>
              <w:pStyle w:val="TableCenter"/>
              <w:keepNext/>
              <w:rPr>
                <w:sz w:val="18"/>
                <w:szCs w:val="18"/>
              </w:rPr>
            </w:pPr>
            <w:r>
              <w:rPr>
                <w:sz w:val="18"/>
                <w:szCs w:val="18"/>
              </w:rPr>
              <w:t>107</w:t>
            </w:r>
          </w:p>
        </w:tc>
        <w:tc>
          <w:tcPr>
            <w:tcW w:w="818" w:type="dxa"/>
            <w:tcBorders>
              <w:top w:val="single" w:sz="4" w:space="0" w:color="auto"/>
              <w:left w:val="single" w:sz="4" w:space="0" w:color="auto"/>
              <w:bottom w:val="single" w:sz="4" w:space="0" w:color="auto"/>
              <w:right w:val="single" w:sz="4" w:space="0" w:color="auto"/>
            </w:tcBorders>
            <w:noWrap/>
          </w:tcPr>
          <w:p ns2:paraId="1D2D42E9" ns2:textId="77777777" w:rsidR="00E510B7" w:rsidRPr="00063B5C" w:rsidRDefault="00E510B7" w:rsidP="00E510B7">
            <w:pPr>
              <w:pStyle w:val="TableCenter"/>
              <w:keepNext/>
              <w:rPr>
                <w:sz w:val="18"/>
                <w:szCs w:val="18"/>
              </w:rPr>
            </w:pPr>
            <w:r>
              <w:rPr>
                <w:sz w:val="18"/>
                <w:szCs w:val="18"/>
              </w:rPr>
              <w:t>11.1</w:t>
            </w:r>
          </w:p>
        </w:tc>
        <w:tc>
          <w:tcPr>
            <w:tcW w:w="818" w:type="dxa"/>
            <w:tcBorders>
              <w:top w:val="single" w:sz="4" w:space="0" w:color="auto"/>
              <w:left w:val="single" w:sz="4" w:space="0" w:color="auto"/>
              <w:bottom w:val="single" w:sz="4" w:space="0" w:color="auto"/>
              <w:right w:val="single" w:sz="4" w:space="0" w:color="auto"/>
            </w:tcBorders>
            <w:noWrap/>
          </w:tcPr>
          <w:p ns2:paraId="6C6C9C9D" ns2:textId="77777777" w:rsidR="00E510B7" w:rsidRPr="00063B5C" w:rsidRDefault="00E510B7" w:rsidP="00E510B7">
            <w:pPr>
              <w:pStyle w:val="TableCenter"/>
              <w:keepNext/>
              <w:rPr>
                <w:sz w:val="18"/>
                <w:szCs w:val="18"/>
              </w:rPr>
            </w:pPr>
            <w:r>
              <w:rPr>
                <w:sz w:val="18"/>
                <w:szCs w:val="18"/>
              </w:rPr>
              <w:t>106</w:t>
            </w:r>
          </w:p>
        </w:tc>
        <w:tc>
          <w:tcPr>
            <w:tcW w:w="818" w:type="dxa"/>
            <w:tcBorders>
              <w:top w:val="single" w:sz="4" w:space="0" w:color="auto"/>
              <w:left w:val="single" w:sz="4" w:space="0" w:color="auto"/>
              <w:bottom w:val="single" w:sz="4" w:space="0" w:color="auto"/>
              <w:right w:val="single" w:sz="4" w:space="0" w:color="auto"/>
            </w:tcBorders>
            <w:noWrap/>
          </w:tcPr>
          <w:p ns2:paraId="1DC1272D" ns2:textId="77777777" w:rsidR="00E510B7" w:rsidRPr="00063B5C" w:rsidRDefault="00E510B7" w:rsidP="00E510B7">
            <w:pPr>
              <w:pStyle w:val="TableCenter"/>
              <w:keepNext/>
              <w:rPr>
                <w:sz w:val="18"/>
                <w:szCs w:val="18"/>
              </w:rPr>
            </w:pPr>
            <w:r>
              <w:rPr>
                <w:sz w:val="18"/>
                <w:szCs w:val="18"/>
              </w:rPr>
              <w:t>19.6</w:t>
            </w:r>
          </w:p>
        </w:tc>
        <w:tc>
          <w:tcPr>
            <w:tcW w:w="818" w:type="dxa"/>
            <w:tcBorders>
              <w:top w:val="single" w:sz="4" w:space="0" w:color="auto"/>
              <w:left w:val="single" w:sz="4" w:space="0" w:color="auto"/>
              <w:bottom w:val="single" w:sz="4" w:space="0" w:color="auto"/>
              <w:right w:val="single" w:sz="4" w:space="0" w:color="auto"/>
            </w:tcBorders>
          </w:tcPr>
          <w:p ns2:paraId="3119640F" ns2:textId="3D973C81" w:rsidR="00E510B7" w:rsidRDefault="00E510B7" w:rsidP="00E510B7">
            <w:pPr>
              <w:pStyle w:val="TableCenter"/>
              <w:rPr>
                <w:sz w:val="18"/>
                <w:szCs w:val="18"/>
              </w:rPr>
            </w:pPr>
            <w:r w:rsidRPr="00DC3C0B">
              <w:rPr>
                <w:sz w:val="18"/>
                <w:szCs w:val="18"/>
              </w:rPr>
              <w:t>106.5</w:t>
            </w:r>
          </w:p>
        </w:tc>
        <w:tc>
          <w:tcPr>
            <w:tcW w:w="818" w:type="dxa"/>
            <w:tcBorders>
              <w:top w:val="single" w:sz="4" w:space="0" w:color="auto"/>
              <w:left w:val="single" w:sz="4" w:space="0" w:color="auto"/>
              <w:bottom w:val="single" w:sz="4" w:space="0" w:color="auto"/>
              <w:right w:val="single" w:sz="4" w:space="0" w:color="auto"/>
            </w:tcBorders>
          </w:tcPr>
          <w:p ns2:paraId="7346D6C4" ns2:textId="367AF900" w:rsidR="00E510B7" w:rsidRDefault="00E510B7" w:rsidP="00E510B7">
            <w:pPr>
              <w:pStyle w:val="TableCenter"/>
              <w:rPr>
                <w:sz w:val="18"/>
                <w:szCs w:val="18"/>
              </w:rPr>
            </w:pPr>
            <w:r>
              <w:rPr>
                <w:sz w:val="18"/>
                <w:szCs w:val="18"/>
              </w:rPr>
              <w:t>-</w:t>
            </w:r>
          </w:p>
        </w:tc>
      </w:tr>
      <w:tr w:rsidR="00E510B7" w:rsidRPr="00426F3A" ns2:paraId="45C0A463" ns2:textId="0903CDCB">
        <w:trPr>
          <w:trHeight w:val="260"/>
          <w:jc w:val="center"/>
        </w:trPr>
        <w:tc>
          <w:tcPr>
            <w:tcW w:w="1094" w:type="dxa"/>
            <w:vMerge/>
            <w:tcBorders>
              <w:left w:val="single" w:sz="4" w:space="0" w:color="auto"/>
              <w:bottom w:val="single" w:sz="4" w:space="0" w:color="auto"/>
              <w:right w:val="single" w:sz="4" w:space="0" w:color="auto"/>
            </w:tcBorders>
          </w:tcPr>
          <w:p ns2:paraId="20EEC49E" ns2:textId="77777777" w:rsidR="00E510B7" w:rsidRPr="00063B5C" w:rsidRDefault="00E510B7" w:rsidP="00E510B7">
            <w:pPr>
              <w:pStyle w:val="TableCenter"/>
              <w:keepNext/>
              <w:rPr>
                <w:sz w:val="18"/>
                <w:szCs w:val="18"/>
              </w:rPr>
            </w:pPr>
          </w:p>
        </w:tc>
        <w:tc>
          <w:tcPr>
            <w:tcW w:w="1094" w:type="dxa"/>
            <w:vMerge/>
            <w:tcBorders>
              <w:left w:val="single" w:sz="4" w:space="0" w:color="auto"/>
              <w:bottom w:val="single" w:sz="4" w:space="0" w:color="auto"/>
              <w:right w:val="single" w:sz="4" w:space="0" w:color="auto"/>
            </w:tcBorders>
            <w:noWrap/>
            <w:hideMark/>
          </w:tcPr>
          <w:p ns2:paraId="6699F81C" ns2:textId="2A51D896" w:rsidR="00E510B7" w:rsidRPr="00063B5C" w:rsidRDefault="00E510B7" w:rsidP="00E510B7">
            <w:pPr>
              <w:pStyle w:val="TableCenter"/>
              <w:keepNext/>
              <w:rPr>
                <w:sz w:val="18"/>
                <w:szCs w:val="18"/>
              </w:rPr>
            </w:pPr>
          </w:p>
        </w:tc>
        <w:tc>
          <w:tcPr>
            <w:tcW w:w="945" w:type="dxa"/>
            <w:tcBorders>
              <w:top w:val="single" w:sz="4" w:space="0" w:color="auto"/>
              <w:left w:val="single" w:sz="4" w:space="0" w:color="auto"/>
              <w:bottom w:val="single" w:sz="4" w:space="0" w:color="auto"/>
              <w:right w:val="single" w:sz="4" w:space="0" w:color="auto"/>
            </w:tcBorders>
            <w:noWrap/>
            <w:hideMark/>
          </w:tcPr>
          <w:p ns2:paraId="3BD046EE" ns2:textId="77777777" w:rsidR="00E510B7" w:rsidRPr="00063B5C" w:rsidRDefault="00E510B7" w:rsidP="00E510B7">
            <w:pPr>
              <w:pStyle w:val="TableCenter"/>
              <w:keepNext/>
              <w:rPr>
                <w:sz w:val="18"/>
                <w:szCs w:val="18"/>
              </w:rPr>
            </w:pPr>
            <w:r w:rsidRPr="00063B5C">
              <w:rPr>
                <w:sz w:val="18"/>
                <w:szCs w:val="18"/>
              </w:rPr>
              <w:t>T</w:t>
            </w:r>
            <w:r w:rsidRPr="00A42EF6">
              <w:rPr>
                <w:sz w:val="18"/>
                <w:szCs w:val="18"/>
                <w:vertAlign w:val="subscript"/>
              </w:rPr>
              <w:t>1/2</w:t>
            </w:r>
          </w:p>
        </w:tc>
        <w:tc>
          <w:tcPr>
            <w:tcW w:w="945" w:type="dxa"/>
            <w:tcBorders>
              <w:top w:val="single" w:sz="4" w:space="0" w:color="auto"/>
              <w:left w:val="single" w:sz="4" w:space="0" w:color="auto"/>
              <w:bottom w:val="single" w:sz="4" w:space="0" w:color="auto"/>
              <w:right w:val="single" w:sz="4" w:space="0" w:color="auto"/>
            </w:tcBorders>
            <w:noWrap/>
            <w:hideMark/>
          </w:tcPr>
          <w:p ns2:paraId="403DDC7F" ns2:textId="77777777" w:rsidR="00E510B7" w:rsidRPr="00063B5C" w:rsidRDefault="00E510B7" w:rsidP="00E510B7">
            <w:pPr>
              <w:pStyle w:val="TableCenter"/>
              <w:keepNext/>
              <w:rPr>
                <w:sz w:val="18"/>
                <w:szCs w:val="18"/>
              </w:rPr>
            </w:pPr>
            <w:r>
              <w:rPr>
                <w:sz w:val="18"/>
                <w:szCs w:val="18"/>
              </w:rPr>
              <w:t>h</w:t>
            </w:r>
          </w:p>
        </w:tc>
        <w:tc>
          <w:tcPr>
            <w:tcW w:w="818" w:type="dxa"/>
            <w:tcBorders>
              <w:top w:val="single" w:sz="4" w:space="0" w:color="auto"/>
              <w:left w:val="single" w:sz="4" w:space="0" w:color="auto"/>
              <w:bottom w:val="single" w:sz="4" w:space="0" w:color="auto"/>
              <w:right w:val="single" w:sz="4" w:space="0" w:color="auto"/>
            </w:tcBorders>
            <w:noWrap/>
          </w:tcPr>
          <w:p ns2:paraId="2040CB48" ns2:textId="77777777" w:rsidR="00E510B7" w:rsidRPr="00063B5C" w:rsidRDefault="00E510B7" w:rsidP="00E510B7">
            <w:pPr>
              <w:pStyle w:val="TableCenter"/>
              <w:keepNext/>
              <w:rPr>
                <w:sz w:val="18"/>
                <w:szCs w:val="18"/>
              </w:rPr>
            </w:pPr>
            <w:r>
              <w:rPr>
                <w:sz w:val="18"/>
                <w:szCs w:val="18"/>
              </w:rPr>
              <w:t>43</w:t>
            </w:r>
          </w:p>
        </w:tc>
        <w:tc>
          <w:tcPr>
            <w:tcW w:w="818" w:type="dxa"/>
            <w:tcBorders>
              <w:top w:val="single" w:sz="4" w:space="0" w:color="auto"/>
              <w:left w:val="single" w:sz="4" w:space="0" w:color="auto"/>
              <w:bottom w:val="single" w:sz="4" w:space="0" w:color="auto"/>
              <w:right w:val="single" w:sz="4" w:space="0" w:color="auto"/>
            </w:tcBorders>
            <w:noWrap/>
          </w:tcPr>
          <w:p ns2:paraId="70C34625" ns2:textId="77777777" w:rsidR="00E510B7" w:rsidRPr="00063B5C" w:rsidRDefault="00E510B7" w:rsidP="00E510B7">
            <w:pPr>
              <w:pStyle w:val="TableCenter"/>
              <w:keepNext/>
              <w:rPr>
                <w:sz w:val="18"/>
                <w:szCs w:val="18"/>
              </w:rPr>
            </w:pPr>
            <w:r>
              <w:rPr>
                <w:sz w:val="18"/>
                <w:szCs w:val="18"/>
              </w:rPr>
              <w:t>1.8</w:t>
            </w:r>
          </w:p>
        </w:tc>
        <w:tc>
          <w:tcPr>
            <w:tcW w:w="818" w:type="dxa"/>
            <w:tcBorders>
              <w:top w:val="single" w:sz="4" w:space="0" w:color="auto"/>
              <w:left w:val="single" w:sz="4" w:space="0" w:color="auto"/>
              <w:bottom w:val="single" w:sz="4" w:space="0" w:color="auto"/>
              <w:right w:val="single" w:sz="4" w:space="0" w:color="auto"/>
            </w:tcBorders>
            <w:noWrap/>
          </w:tcPr>
          <w:p ns2:paraId="0E66F41A" ns2:textId="77777777" w:rsidR="00E510B7" w:rsidRPr="00063B5C" w:rsidRDefault="00E510B7" w:rsidP="00E510B7">
            <w:pPr>
              <w:pStyle w:val="TableCenter"/>
              <w:keepNext/>
              <w:rPr>
                <w:sz w:val="18"/>
                <w:szCs w:val="18"/>
              </w:rPr>
            </w:pPr>
            <w:r>
              <w:rPr>
                <w:sz w:val="18"/>
                <w:szCs w:val="18"/>
              </w:rPr>
              <w:t>48</w:t>
            </w:r>
          </w:p>
        </w:tc>
        <w:tc>
          <w:tcPr>
            <w:tcW w:w="818" w:type="dxa"/>
            <w:tcBorders>
              <w:top w:val="single" w:sz="4" w:space="0" w:color="auto"/>
              <w:left w:val="single" w:sz="4" w:space="0" w:color="auto"/>
              <w:bottom w:val="single" w:sz="4" w:space="0" w:color="auto"/>
              <w:right w:val="single" w:sz="4" w:space="0" w:color="auto"/>
            </w:tcBorders>
            <w:noWrap/>
          </w:tcPr>
          <w:p ns2:paraId="1EAF4A43" ns2:textId="77777777" w:rsidR="00E510B7" w:rsidRPr="00063B5C" w:rsidRDefault="00E510B7" w:rsidP="00E510B7">
            <w:pPr>
              <w:pStyle w:val="TableCenter"/>
              <w:keepNext/>
              <w:rPr>
                <w:sz w:val="18"/>
                <w:szCs w:val="18"/>
              </w:rPr>
            </w:pPr>
            <w:r>
              <w:rPr>
                <w:sz w:val="18"/>
                <w:szCs w:val="18"/>
              </w:rPr>
              <w:t>6.2</w:t>
            </w:r>
          </w:p>
        </w:tc>
        <w:tc>
          <w:tcPr>
            <w:tcW w:w="818" w:type="dxa"/>
            <w:tcBorders>
              <w:top w:val="single" w:sz="4" w:space="0" w:color="auto"/>
              <w:left w:val="single" w:sz="4" w:space="0" w:color="auto"/>
              <w:bottom w:val="single" w:sz="4" w:space="0" w:color="auto"/>
              <w:right w:val="single" w:sz="4" w:space="0" w:color="auto"/>
            </w:tcBorders>
          </w:tcPr>
          <w:p ns2:paraId="6FCED0DD" ns2:textId="05B49816" w:rsidR="00E510B7" w:rsidRDefault="00E510B7" w:rsidP="00E510B7">
            <w:pPr>
              <w:pStyle w:val="TableCenter"/>
              <w:rPr>
                <w:sz w:val="18"/>
                <w:szCs w:val="18"/>
              </w:rPr>
            </w:pPr>
            <w:r w:rsidRPr="00DC3C0B">
              <w:rPr>
                <w:sz w:val="18"/>
                <w:szCs w:val="18"/>
              </w:rPr>
              <w:t>45.5</w:t>
            </w:r>
          </w:p>
        </w:tc>
        <w:tc>
          <w:tcPr>
            <w:tcW w:w="818" w:type="dxa"/>
            <w:tcBorders>
              <w:top w:val="single" w:sz="4" w:space="0" w:color="auto"/>
              <w:left w:val="single" w:sz="4" w:space="0" w:color="auto"/>
              <w:bottom w:val="single" w:sz="4" w:space="0" w:color="auto"/>
              <w:right w:val="single" w:sz="4" w:space="0" w:color="auto"/>
            </w:tcBorders>
          </w:tcPr>
          <w:p ns2:paraId="71FAA2EF" ns2:textId="2E6D7FE8" w:rsidR="00E510B7" w:rsidRDefault="00E510B7" w:rsidP="00E510B7">
            <w:pPr>
              <w:pStyle w:val="TableCenter"/>
              <w:rPr>
                <w:sz w:val="18"/>
                <w:szCs w:val="18"/>
              </w:rPr>
            </w:pPr>
            <w:r>
              <w:rPr>
                <w:sz w:val="18"/>
                <w:szCs w:val="18"/>
              </w:rPr>
              <w:t>-</w:t>
            </w:r>
          </w:p>
        </w:tc>
      </w:tr>
      <w:tr w:rsidR="00E510B7" w:rsidRPr="00063B5C" ns2:paraId="63855BB2" ns2:textId="519D6994">
        <w:trPr>
          <w:jc w:val="center"/>
        </w:trPr>
        <w:tc>
          <w:tcPr>
            <w:tcW w:w="1094" w:type="dxa"/>
            <w:vMerge w:val="restart"/>
            <w:tcBorders>
              <w:top w:val="single" w:sz="4" w:space="0" w:color="auto"/>
              <w:left w:val="single" w:sz="4" w:space="0" w:color="auto"/>
              <w:right w:val="single" w:sz="4" w:space="0" w:color="auto"/>
            </w:tcBorders>
          </w:tcPr>
          <w:p ns2:paraId="19E8C317" ns2:textId="22CE6A73" w:rsidR="00E510B7" w:rsidRDefault="00E510B7" w:rsidP="00E510B7">
            <w:pPr>
              <w:pStyle w:val="TableCenter"/>
              <w:rPr>
                <w:sz w:val="18"/>
                <w:szCs w:val="18"/>
              </w:rPr>
            </w:pPr>
            <w:r>
              <w:rPr>
                <w:sz w:val="18"/>
                <w:szCs w:val="18"/>
              </w:rPr>
              <w:t>85</w:t>
            </w:r>
          </w:p>
        </w:tc>
        <w:tc>
          <w:tcPr>
            <w:tcW w:w="1094" w:type="dxa"/>
            <w:vMerge w:val="restart"/>
            <w:tcBorders>
              <w:top w:val="single" w:sz="4" w:space="0" w:color="auto"/>
              <w:left w:val="single" w:sz="4" w:space="0" w:color="auto"/>
              <w:right w:val="single" w:sz="4" w:space="0" w:color="auto"/>
            </w:tcBorders>
            <w:noWrap/>
            <w:hideMark/>
          </w:tcPr>
          <w:p ns2:paraId="666C98A9" ns2:textId="1CD45C61" w:rsidR="00E510B7" w:rsidRPr="00063B5C" w:rsidRDefault="00E510B7" w:rsidP="00E510B7">
            <w:pPr>
              <w:pStyle w:val="TableCenter"/>
              <w:rPr>
                <w:sz w:val="18"/>
                <w:szCs w:val="18"/>
              </w:rPr>
            </w:pPr>
            <w:r>
              <w:rPr>
                <w:sz w:val="18"/>
                <w:szCs w:val="18"/>
              </w:rPr>
              <w:t>10</w:t>
            </w:r>
          </w:p>
        </w:tc>
        <w:tc>
          <w:tcPr>
            <w:tcW w:w="945" w:type="dxa"/>
            <w:tcBorders>
              <w:top w:val="single" w:sz="4" w:space="0" w:color="auto"/>
              <w:left w:val="single" w:sz="4" w:space="0" w:color="auto"/>
              <w:bottom w:val="single" w:sz="4" w:space="0" w:color="auto"/>
              <w:right w:val="single" w:sz="4" w:space="0" w:color="auto"/>
            </w:tcBorders>
            <w:noWrap/>
            <w:hideMark/>
          </w:tcPr>
          <w:p ns2:paraId="6F296621" ns2:textId="77777777" w:rsidR="00E510B7" w:rsidRPr="00063B5C" w:rsidRDefault="00E510B7" w:rsidP="00E510B7">
            <w:pPr>
              <w:pStyle w:val="TableCenter"/>
              <w:rPr>
                <w:sz w:val="18"/>
                <w:szCs w:val="18"/>
              </w:rPr>
            </w:pPr>
            <w:r w:rsidRPr="00063B5C">
              <w:rPr>
                <w:sz w:val="18"/>
                <w:szCs w:val="18"/>
              </w:rPr>
              <w:t>AUC</w:t>
            </w:r>
            <w:r>
              <w:rPr>
                <w:sz w:val="18"/>
                <w:szCs w:val="18"/>
                <w:vertAlign w:val="subscript"/>
              </w:rPr>
              <w:t>last</w:t>
            </w:r>
          </w:p>
        </w:tc>
        <w:tc>
          <w:tcPr>
            <w:tcW w:w="945" w:type="dxa"/>
            <w:tcBorders>
              <w:top w:val="single" w:sz="4" w:space="0" w:color="auto"/>
              <w:left w:val="single" w:sz="4" w:space="0" w:color="auto"/>
              <w:bottom w:val="single" w:sz="4" w:space="0" w:color="auto"/>
              <w:right w:val="single" w:sz="4" w:space="0" w:color="auto"/>
            </w:tcBorders>
            <w:noWrap/>
            <w:hideMark/>
          </w:tcPr>
          <w:p ns2:paraId="223FFEEB" ns2:textId="77777777" w:rsidR="00E510B7" w:rsidRPr="00063B5C" w:rsidRDefault="00E510B7" w:rsidP="00E510B7">
            <w:pPr>
              <w:pStyle w:val="TableCenter"/>
              <w:rPr>
                <w:sz w:val="18"/>
                <w:szCs w:val="18"/>
              </w:rPr>
            </w:pPr>
            <w:r>
              <w:rPr>
                <w:sz w:val="18"/>
                <w:szCs w:val="18"/>
              </w:rPr>
              <w:t>ng*h/mL</w:t>
            </w:r>
          </w:p>
        </w:tc>
        <w:tc>
          <w:tcPr>
            <w:tcW w:w="818" w:type="dxa"/>
            <w:tcBorders>
              <w:top w:val="single" w:sz="4" w:space="0" w:color="auto"/>
              <w:left w:val="single" w:sz="4" w:space="0" w:color="auto"/>
              <w:bottom w:val="single" w:sz="4" w:space="0" w:color="auto"/>
              <w:right w:val="single" w:sz="4" w:space="0" w:color="auto"/>
            </w:tcBorders>
            <w:noWrap/>
          </w:tcPr>
          <w:p ns2:paraId="0C234BD3" ns2:textId="77777777" w:rsidR="00E510B7" w:rsidRPr="00063B5C" w:rsidRDefault="00E510B7" w:rsidP="00E510B7">
            <w:pPr>
              <w:pStyle w:val="TableCenter"/>
              <w:rPr>
                <w:sz w:val="18"/>
                <w:szCs w:val="18"/>
              </w:rPr>
            </w:pPr>
            <w:r>
              <w:rPr>
                <w:sz w:val="18"/>
                <w:szCs w:val="18"/>
              </w:rPr>
              <w:t>1620</w:t>
            </w:r>
          </w:p>
        </w:tc>
        <w:tc>
          <w:tcPr>
            <w:tcW w:w="818" w:type="dxa"/>
            <w:tcBorders>
              <w:top w:val="single" w:sz="4" w:space="0" w:color="auto"/>
              <w:left w:val="single" w:sz="4" w:space="0" w:color="auto"/>
              <w:bottom w:val="single" w:sz="4" w:space="0" w:color="auto"/>
              <w:right w:val="single" w:sz="4" w:space="0" w:color="auto"/>
            </w:tcBorders>
            <w:noWrap/>
          </w:tcPr>
          <w:p ns2:paraId="412097F2" ns2:textId="77777777" w:rsidR="00E510B7" w:rsidRPr="00063B5C" w:rsidRDefault="00E510B7" w:rsidP="00E510B7">
            <w:pPr>
              <w:pStyle w:val="TableCenter"/>
              <w:rPr>
                <w:sz w:val="18"/>
                <w:szCs w:val="18"/>
              </w:rPr>
            </w:pPr>
            <w:r>
              <w:rPr>
                <w:sz w:val="18"/>
                <w:szCs w:val="18"/>
              </w:rPr>
              <w:t>1040</w:t>
            </w:r>
          </w:p>
        </w:tc>
        <w:tc>
          <w:tcPr>
            <w:tcW w:w="818" w:type="dxa"/>
            <w:tcBorders>
              <w:top w:val="single" w:sz="4" w:space="0" w:color="auto"/>
              <w:left w:val="single" w:sz="4" w:space="0" w:color="auto"/>
              <w:bottom w:val="single" w:sz="4" w:space="0" w:color="auto"/>
              <w:right w:val="single" w:sz="4" w:space="0" w:color="auto"/>
            </w:tcBorders>
            <w:noWrap/>
          </w:tcPr>
          <w:p ns2:paraId="1A7204E5" ns2:textId="77777777" w:rsidR="00E510B7" w:rsidRPr="00063B5C" w:rsidRDefault="00E510B7" w:rsidP="00E510B7">
            <w:pPr>
              <w:pStyle w:val="TableCenter"/>
              <w:rPr>
                <w:sz w:val="18"/>
                <w:szCs w:val="18"/>
              </w:rPr>
            </w:pPr>
            <w:r>
              <w:rPr>
                <w:sz w:val="18"/>
                <w:szCs w:val="18"/>
              </w:rPr>
              <w:t>1040</w:t>
            </w:r>
          </w:p>
        </w:tc>
        <w:tc>
          <w:tcPr>
            <w:tcW w:w="818" w:type="dxa"/>
            <w:tcBorders>
              <w:top w:val="single" w:sz="4" w:space="0" w:color="auto"/>
              <w:left w:val="single" w:sz="4" w:space="0" w:color="auto"/>
              <w:bottom w:val="single" w:sz="4" w:space="0" w:color="auto"/>
              <w:right w:val="single" w:sz="4" w:space="0" w:color="auto"/>
            </w:tcBorders>
            <w:noWrap/>
          </w:tcPr>
          <w:p ns2:paraId="233280D6" ns2:textId="77777777" w:rsidR="00E510B7" w:rsidRPr="00063B5C" w:rsidRDefault="00E510B7" w:rsidP="00E510B7">
            <w:pPr>
              <w:pStyle w:val="TableCenter"/>
              <w:rPr>
                <w:sz w:val="18"/>
                <w:szCs w:val="18"/>
              </w:rPr>
            </w:pPr>
            <w:r>
              <w:rPr>
                <w:sz w:val="18"/>
                <w:szCs w:val="18"/>
              </w:rPr>
              <w:t>399</w:t>
            </w:r>
          </w:p>
        </w:tc>
        <w:tc>
          <w:tcPr>
            <w:tcW w:w="818" w:type="dxa"/>
            <w:tcBorders>
              <w:top w:val="single" w:sz="4" w:space="0" w:color="auto"/>
              <w:left w:val="single" w:sz="4" w:space="0" w:color="auto"/>
              <w:bottom w:val="single" w:sz="4" w:space="0" w:color="auto"/>
              <w:right w:val="single" w:sz="4" w:space="0" w:color="auto"/>
            </w:tcBorders>
          </w:tcPr>
          <w:p ns2:paraId="18E7C634" ns2:textId="6E4AF120" w:rsidR="00E510B7" w:rsidRDefault="00E510B7" w:rsidP="00E510B7">
            <w:pPr>
              <w:pStyle w:val="TableCenter"/>
              <w:rPr>
                <w:sz w:val="18"/>
                <w:szCs w:val="18"/>
              </w:rPr>
            </w:pPr>
            <w:r w:rsidRPr="00DC3C0B">
              <w:rPr>
                <w:sz w:val="18"/>
                <w:szCs w:val="18"/>
              </w:rPr>
              <w:t>1330</w:t>
            </w:r>
          </w:p>
        </w:tc>
        <w:tc>
          <w:tcPr>
            <w:tcW w:w="818" w:type="dxa"/>
            <w:tcBorders>
              <w:top w:val="single" w:sz="4" w:space="0" w:color="auto"/>
              <w:left w:val="single" w:sz="4" w:space="0" w:color="auto"/>
              <w:bottom w:val="single" w:sz="4" w:space="0" w:color="auto"/>
              <w:right w:val="single" w:sz="4" w:space="0" w:color="auto"/>
            </w:tcBorders>
          </w:tcPr>
          <w:p ns2:paraId="1EE83BE4" ns2:textId="191A6D99" w:rsidR="00E510B7" w:rsidRDefault="00E510B7" w:rsidP="00E510B7">
            <w:pPr>
              <w:pStyle w:val="TableCenter"/>
              <w:rPr>
                <w:sz w:val="18"/>
                <w:szCs w:val="18"/>
              </w:rPr>
            </w:pPr>
            <w:r>
              <w:rPr>
                <w:sz w:val="18"/>
                <w:szCs w:val="18"/>
              </w:rPr>
              <w:t>-</w:t>
            </w:r>
          </w:p>
        </w:tc>
      </w:tr>
      <w:tr w:rsidR="00E510B7" w:rsidRPr="00063B5C" ns2:paraId="5FE9E802" ns2:textId="7C201BFD">
        <w:trPr>
          <w:jc w:val="center"/>
        </w:trPr>
        <w:tc>
          <w:tcPr>
            <w:tcW w:w="1094" w:type="dxa"/>
            <w:vMerge/>
            <w:tcBorders>
              <w:left w:val="single" w:sz="4" w:space="0" w:color="auto"/>
              <w:right w:val="single" w:sz="4" w:space="0" w:color="auto"/>
            </w:tcBorders>
          </w:tcPr>
          <w:p ns2:paraId="1AAFCEFD" ns2:textId="77777777" w:rsidR="00E510B7" w:rsidRPr="00063B5C" w:rsidRDefault="00E510B7" w:rsidP="00E510B7">
            <w:pPr>
              <w:pStyle w:val="TableCenter"/>
              <w:rPr>
                <w:sz w:val="18"/>
                <w:szCs w:val="18"/>
              </w:rPr>
            </w:pPr>
          </w:p>
        </w:tc>
        <w:tc>
          <w:tcPr>
            <w:tcW w:w="1094" w:type="dxa"/>
            <w:vMerge/>
            <w:tcBorders>
              <w:left w:val="single" w:sz="4" w:space="0" w:color="auto"/>
              <w:right w:val="single" w:sz="4" w:space="0" w:color="auto"/>
            </w:tcBorders>
            <w:noWrap/>
          </w:tcPr>
          <w:p ns2:paraId="0E1BA039" ns2:textId="474AC68C" w:rsidR="00E510B7" w:rsidRPr="00063B5C" w:rsidRDefault="00E510B7" w:rsidP="00E510B7">
            <w:pPr>
              <w:pStyle w:val="TableCenter"/>
              <w:rPr>
                <w:sz w:val="18"/>
                <w:szCs w:val="18"/>
              </w:rPr>
            </w:pPr>
          </w:p>
        </w:tc>
        <w:tc>
          <w:tcPr>
            <w:tcW w:w="945" w:type="dxa"/>
            <w:tcBorders>
              <w:top w:val="single" w:sz="4" w:space="0" w:color="auto"/>
              <w:left w:val="single" w:sz="4" w:space="0" w:color="auto"/>
              <w:bottom w:val="single" w:sz="4" w:space="0" w:color="auto"/>
              <w:right w:val="single" w:sz="4" w:space="0" w:color="auto"/>
            </w:tcBorders>
            <w:noWrap/>
          </w:tcPr>
          <w:p ns2:paraId="54DE550A" ns2:textId="77777777" w:rsidR="00E510B7" w:rsidRPr="00063B5C" w:rsidRDefault="00E510B7" w:rsidP="00E510B7">
            <w:pPr>
              <w:pStyle w:val="TableCenter"/>
              <w:rPr>
                <w:sz w:val="18"/>
                <w:szCs w:val="18"/>
              </w:rPr>
            </w:pPr>
            <w:r>
              <w:rPr>
                <w:sz w:val="18"/>
                <w:szCs w:val="18"/>
              </w:rPr>
              <w:t>C</w:t>
            </w:r>
            <w:r w:rsidRPr="001B0147">
              <w:rPr>
                <w:sz w:val="18"/>
                <w:szCs w:val="18"/>
                <w:vertAlign w:val="subscript"/>
              </w:rPr>
              <w:t>max</w:t>
            </w:r>
          </w:p>
        </w:tc>
        <w:tc>
          <w:tcPr>
            <w:tcW w:w="945" w:type="dxa"/>
            <w:tcBorders>
              <w:top w:val="single" w:sz="4" w:space="0" w:color="auto"/>
              <w:left w:val="single" w:sz="4" w:space="0" w:color="auto"/>
              <w:bottom w:val="single" w:sz="4" w:space="0" w:color="auto"/>
              <w:right w:val="single" w:sz="4" w:space="0" w:color="auto"/>
            </w:tcBorders>
            <w:noWrap/>
          </w:tcPr>
          <w:p ns2:paraId="70715285" ns2:textId="77777777" w:rsidR="00E510B7" w:rsidRPr="00063B5C" w:rsidRDefault="00E510B7" w:rsidP="00E510B7">
            <w:pPr>
              <w:pStyle w:val="TableCenter"/>
              <w:rPr>
                <w:sz w:val="18"/>
                <w:szCs w:val="18"/>
              </w:rPr>
            </w:pPr>
            <w:r>
              <w:rPr>
                <w:sz w:val="18"/>
                <w:szCs w:val="18"/>
              </w:rPr>
              <w:t>ng/mL</w:t>
            </w:r>
          </w:p>
        </w:tc>
        <w:tc>
          <w:tcPr>
            <w:tcW w:w="818" w:type="dxa"/>
            <w:tcBorders>
              <w:top w:val="single" w:sz="4" w:space="0" w:color="auto"/>
              <w:left w:val="single" w:sz="4" w:space="0" w:color="auto"/>
              <w:bottom w:val="single" w:sz="4" w:space="0" w:color="auto"/>
              <w:right w:val="single" w:sz="4" w:space="0" w:color="auto"/>
            </w:tcBorders>
            <w:noWrap/>
          </w:tcPr>
          <w:p ns2:paraId="4677BC1D" ns2:textId="77777777" w:rsidR="00E510B7" w:rsidRPr="00063B5C" w:rsidRDefault="00E510B7" w:rsidP="00E510B7">
            <w:pPr>
              <w:pStyle w:val="TableCenter"/>
              <w:rPr>
                <w:sz w:val="18"/>
                <w:szCs w:val="18"/>
              </w:rPr>
            </w:pPr>
            <w:r>
              <w:rPr>
                <w:sz w:val="18"/>
                <w:szCs w:val="18"/>
              </w:rPr>
              <w:t>55.4</w:t>
            </w:r>
          </w:p>
        </w:tc>
        <w:tc>
          <w:tcPr>
            <w:tcW w:w="818" w:type="dxa"/>
            <w:tcBorders>
              <w:top w:val="single" w:sz="4" w:space="0" w:color="auto"/>
              <w:left w:val="single" w:sz="4" w:space="0" w:color="auto"/>
              <w:bottom w:val="single" w:sz="4" w:space="0" w:color="auto"/>
              <w:right w:val="single" w:sz="4" w:space="0" w:color="auto"/>
            </w:tcBorders>
            <w:noWrap/>
          </w:tcPr>
          <w:p ns2:paraId="7A7891DA" ns2:textId="77777777" w:rsidR="00E510B7" w:rsidRPr="00063B5C" w:rsidRDefault="00E510B7" w:rsidP="00E510B7">
            <w:pPr>
              <w:pStyle w:val="TableCenter"/>
              <w:rPr>
                <w:sz w:val="18"/>
                <w:szCs w:val="18"/>
              </w:rPr>
            </w:pPr>
            <w:r>
              <w:rPr>
                <w:sz w:val="18"/>
                <w:szCs w:val="18"/>
              </w:rPr>
              <w:t>29.7</w:t>
            </w:r>
          </w:p>
        </w:tc>
        <w:tc>
          <w:tcPr>
            <w:tcW w:w="818" w:type="dxa"/>
            <w:tcBorders>
              <w:top w:val="single" w:sz="4" w:space="0" w:color="auto"/>
              <w:left w:val="single" w:sz="4" w:space="0" w:color="auto"/>
              <w:bottom w:val="single" w:sz="4" w:space="0" w:color="auto"/>
              <w:right w:val="single" w:sz="4" w:space="0" w:color="auto"/>
            </w:tcBorders>
            <w:noWrap/>
          </w:tcPr>
          <w:p ns2:paraId="7E8058EB" ns2:textId="77777777" w:rsidR="00E510B7" w:rsidRPr="00063B5C" w:rsidRDefault="00E510B7" w:rsidP="00E510B7">
            <w:pPr>
              <w:pStyle w:val="TableCenter"/>
              <w:rPr>
                <w:sz w:val="18"/>
                <w:szCs w:val="18"/>
              </w:rPr>
            </w:pPr>
            <w:r>
              <w:rPr>
                <w:sz w:val="18"/>
                <w:szCs w:val="18"/>
              </w:rPr>
              <w:t>36.3</w:t>
            </w:r>
          </w:p>
        </w:tc>
        <w:tc>
          <w:tcPr>
            <w:tcW w:w="818" w:type="dxa"/>
            <w:tcBorders>
              <w:top w:val="single" w:sz="4" w:space="0" w:color="auto"/>
              <w:left w:val="single" w:sz="4" w:space="0" w:color="auto"/>
              <w:bottom w:val="single" w:sz="4" w:space="0" w:color="auto"/>
              <w:right w:val="single" w:sz="4" w:space="0" w:color="auto"/>
            </w:tcBorders>
            <w:noWrap/>
          </w:tcPr>
          <w:p ns2:paraId="1CE031F9" ns2:textId="77777777" w:rsidR="00E510B7" w:rsidRPr="00063B5C" w:rsidRDefault="00E510B7" w:rsidP="00E510B7">
            <w:pPr>
              <w:pStyle w:val="TableCenter"/>
              <w:rPr>
                <w:sz w:val="18"/>
                <w:szCs w:val="18"/>
              </w:rPr>
            </w:pPr>
            <w:r>
              <w:rPr>
                <w:sz w:val="18"/>
                <w:szCs w:val="18"/>
              </w:rPr>
              <w:t>9.52</w:t>
            </w:r>
          </w:p>
        </w:tc>
        <w:tc>
          <w:tcPr>
            <w:tcW w:w="818" w:type="dxa"/>
            <w:tcBorders>
              <w:top w:val="single" w:sz="4" w:space="0" w:color="auto"/>
              <w:left w:val="single" w:sz="4" w:space="0" w:color="auto"/>
              <w:bottom w:val="single" w:sz="4" w:space="0" w:color="auto"/>
              <w:right w:val="single" w:sz="4" w:space="0" w:color="auto"/>
            </w:tcBorders>
          </w:tcPr>
          <w:p ns2:paraId="5DD53202" ns2:textId="2DC8C5A7" w:rsidR="00E510B7" w:rsidRDefault="00E510B7" w:rsidP="00E510B7">
            <w:pPr>
              <w:pStyle w:val="TableCenter"/>
              <w:rPr>
                <w:sz w:val="18"/>
                <w:szCs w:val="18"/>
              </w:rPr>
            </w:pPr>
            <w:r w:rsidRPr="00DC3C0B">
              <w:rPr>
                <w:sz w:val="18"/>
                <w:szCs w:val="18"/>
              </w:rPr>
              <w:t>45.85</w:t>
            </w:r>
          </w:p>
        </w:tc>
        <w:tc>
          <w:tcPr>
            <w:tcW w:w="818" w:type="dxa"/>
            <w:tcBorders>
              <w:top w:val="single" w:sz="4" w:space="0" w:color="auto"/>
              <w:left w:val="single" w:sz="4" w:space="0" w:color="auto"/>
              <w:bottom w:val="single" w:sz="4" w:space="0" w:color="auto"/>
              <w:right w:val="single" w:sz="4" w:space="0" w:color="auto"/>
            </w:tcBorders>
          </w:tcPr>
          <w:p ns2:paraId="76DEB583" ns2:textId="50499324" w:rsidR="00E510B7" w:rsidRDefault="00E510B7" w:rsidP="00E510B7">
            <w:pPr>
              <w:pStyle w:val="TableCenter"/>
              <w:rPr>
                <w:sz w:val="18"/>
                <w:szCs w:val="18"/>
              </w:rPr>
            </w:pPr>
            <w:r>
              <w:rPr>
                <w:sz w:val="18"/>
                <w:szCs w:val="18"/>
              </w:rPr>
              <w:t>-</w:t>
            </w:r>
          </w:p>
        </w:tc>
      </w:tr>
      <w:tr w:rsidR="00E510B7" w:rsidRPr="00063B5C" ns2:paraId="48C9203F" ns2:textId="6806C131">
        <w:trPr>
          <w:jc w:val="center"/>
        </w:trPr>
        <w:tc>
          <w:tcPr>
            <w:tcW w:w="1094" w:type="dxa"/>
            <w:vMerge/>
            <w:tcBorders>
              <w:left w:val="single" w:sz="4" w:space="0" w:color="auto"/>
              <w:right w:val="single" w:sz="4" w:space="0" w:color="auto"/>
            </w:tcBorders>
          </w:tcPr>
          <w:p ns2:paraId="58124059" ns2:textId="77777777" w:rsidR="00E510B7" w:rsidRPr="00063B5C" w:rsidRDefault="00E510B7" w:rsidP="00E510B7">
            <w:pPr>
              <w:pStyle w:val="TableCenter"/>
              <w:rPr>
                <w:sz w:val="18"/>
                <w:szCs w:val="18"/>
              </w:rPr>
            </w:pPr>
          </w:p>
        </w:tc>
        <w:tc>
          <w:tcPr>
            <w:tcW w:w="1094" w:type="dxa"/>
            <w:vMerge/>
            <w:tcBorders>
              <w:left w:val="single" w:sz="4" w:space="0" w:color="auto"/>
              <w:bottom w:val="single" w:sz="4" w:space="0" w:color="auto"/>
              <w:right w:val="single" w:sz="4" w:space="0" w:color="auto"/>
            </w:tcBorders>
            <w:noWrap/>
            <w:hideMark/>
          </w:tcPr>
          <w:p ns2:paraId="2B768AAA" ns2:textId="2624425A" w:rsidR="00E510B7" w:rsidRPr="00063B5C" w:rsidRDefault="00E510B7" w:rsidP="00E510B7">
            <w:pPr>
              <w:pStyle w:val="TableCenter"/>
              <w:rPr>
                <w:sz w:val="18"/>
                <w:szCs w:val="18"/>
              </w:rPr>
            </w:pPr>
          </w:p>
        </w:tc>
        <w:tc>
          <w:tcPr>
            <w:tcW w:w="945" w:type="dxa"/>
            <w:tcBorders>
              <w:top w:val="single" w:sz="4" w:space="0" w:color="auto"/>
              <w:left w:val="single" w:sz="4" w:space="0" w:color="auto"/>
              <w:bottom w:val="single" w:sz="4" w:space="0" w:color="auto"/>
              <w:right w:val="single" w:sz="4" w:space="0" w:color="auto"/>
            </w:tcBorders>
            <w:noWrap/>
            <w:hideMark/>
          </w:tcPr>
          <w:p ns2:paraId="7DB271D9" ns2:textId="77777777" w:rsidR="00E510B7" w:rsidRPr="00063B5C" w:rsidRDefault="00E510B7" w:rsidP="00E510B7">
            <w:pPr>
              <w:pStyle w:val="TableCenter"/>
              <w:rPr>
                <w:sz w:val="18"/>
                <w:szCs w:val="18"/>
              </w:rPr>
            </w:pPr>
            <w:r w:rsidRPr="00063B5C">
              <w:rPr>
                <w:sz w:val="18"/>
                <w:szCs w:val="18"/>
              </w:rPr>
              <w:t>T</w:t>
            </w:r>
            <w:r w:rsidRPr="00A42EF6">
              <w:rPr>
                <w:sz w:val="18"/>
                <w:szCs w:val="18"/>
                <w:vertAlign w:val="subscript"/>
              </w:rPr>
              <w:t>1/2</w:t>
            </w:r>
          </w:p>
        </w:tc>
        <w:tc>
          <w:tcPr>
            <w:tcW w:w="945" w:type="dxa"/>
            <w:tcBorders>
              <w:top w:val="single" w:sz="4" w:space="0" w:color="auto"/>
              <w:left w:val="single" w:sz="4" w:space="0" w:color="auto"/>
              <w:bottom w:val="single" w:sz="4" w:space="0" w:color="auto"/>
              <w:right w:val="single" w:sz="4" w:space="0" w:color="auto"/>
            </w:tcBorders>
            <w:noWrap/>
            <w:hideMark/>
          </w:tcPr>
          <w:p ns2:paraId="41C686B8" ns2:textId="77777777" w:rsidR="00E510B7" w:rsidRPr="00063B5C" w:rsidRDefault="00E510B7" w:rsidP="00E510B7">
            <w:pPr>
              <w:pStyle w:val="TableCenter"/>
              <w:rPr>
                <w:sz w:val="18"/>
                <w:szCs w:val="18"/>
              </w:rPr>
            </w:pPr>
            <w:r>
              <w:rPr>
                <w:sz w:val="18"/>
                <w:szCs w:val="18"/>
              </w:rPr>
              <w:t>h</w:t>
            </w:r>
          </w:p>
        </w:tc>
        <w:tc>
          <w:tcPr>
            <w:tcW w:w="818" w:type="dxa"/>
            <w:tcBorders>
              <w:top w:val="single" w:sz="4" w:space="0" w:color="auto"/>
              <w:left w:val="single" w:sz="4" w:space="0" w:color="auto"/>
              <w:bottom w:val="single" w:sz="4" w:space="0" w:color="auto"/>
              <w:right w:val="single" w:sz="4" w:space="0" w:color="auto"/>
            </w:tcBorders>
            <w:noWrap/>
          </w:tcPr>
          <w:p ns2:paraId="782B2877" ns2:textId="77777777" w:rsidR="00E510B7" w:rsidRPr="00063B5C" w:rsidRDefault="00E510B7" w:rsidP="00E510B7">
            <w:pPr>
              <w:pStyle w:val="TableCenter"/>
              <w:rPr>
                <w:sz w:val="18"/>
                <w:szCs w:val="18"/>
              </w:rPr>
            </w:pPr>
            <w:r>
              <w:rPr>
                <w:sz w:val="18"/>
                <w:szCs w:val="18"/>
              </w:rPr>
              <w:t>41</w:t>
            </w:r>
          </w:p>
        </w:tc>
        <w:tc>
          <w:tcPr>
            <w:tcW w:w="818" w:type="dxa"/>
            <w:tcBorders>
              <w:top w:val="single" w:sz="4" w:space="0" w:color="auto"/>
              <w:left w:val="single" w:sz="4" w:space="0" w:color="auto"/>
              <w:bottom w:val="single" w:sz="4" w:space="0" w:color="auto"/>
              <w:right w:val="single" w:sz="4" w:space="0" w:color="auto"/>
            </w:tcBorders>
            <w:noWrap/>
          </w:tcPr>
          <w:p ns2:paraId="2ABC6574" ns2:textId="77777777" w:rsidR="00E510B7" w:rsidRPr="00063B5C" w:rsidRDefault="00E510B7" w:rsidP="00E510B7">
            <w:pPr>
              <w:pStyle w:val="TableCenter"/>
              <w:rPr>
                <w:sz w:val="18"/>
                <w:szCs w:val="18"/>
              </w:rPr>
            </w:pPr>
            <w:r>
              <w:rPr>
                <w:sz w:val="18"/>
                <w:szCs w:val="18"/>
              </w:rPr>
              <w:t>27</w:t>
            </w:r>
          </w:p>
        </w:tc>
        <w:tc>
          <w:tcPr>
            <w:tcW w:w="818" w:type="dxa"/>
            <w:tcBorders>
              <w:top w:val="single" w:sz="4" w:space="0" w:color="auto"/>
              <w:left w:val="single" w:sz="4" w:space="0" w:color="auto"/>
              <w:bottom w:val="single" w:sz="4" w:space="0" w:color="auto"/>
              <w:right w:val="single" w:sz="4" w:space="0" w:color="auto"/>
            </w:tcBorders>
            <w:noWrap/>
          </w:tcPr>
          <w:p ns2:paraId="188CCF50" ns2:textId="77777777" w:rsidR="00E510B7" w:rsidRPr="00063B5C" w:rsidRDefault="00E510B7" w:rsidP="00E510B7">
            <w:pPr>
              <w:pStyle w:val="TableCenter"/>
              <w:rPr>
                <w:sz w:val="18"/>
                <w:szCs w:val="18"/>
              </w:rPr>
            </w:pPr>
            <w:r>
              <w:rPr>
                <w:sz w:val="18"/>
                <w:szCs w:val="18"/>
              </w:rPr>
              <w:t>48</w:t>
            </w:r>
          </w:p>
        </w:tc>
        <w:tc>
          <w:tcPr>
            <w:tcW w:w="818" w:type="dxa"/>
            <w:tcBorders>
              <w:top w:val="single" w:sz="4" w:space="0" w:color="auto"/>
              <w:left w:val="single" w:sz="4" w:space="0" w:color="auto"/>
              <w:bottom w:val="single" w:sz="4" w:space="0" w:color="auto"/>
              <w:right w:val="single" w:sz="4" w:space="0" w:color="auto"/>
            </w:tcBorders>
            <w:noWrap/>
          </w:tcPr>
          <w:p ns2:paraId="6CF9DE11" ns2:textId="77777777" w:rsidR="00E510B7" w:rsidRPr="00063B5C" w:rsidRDefault="00E510B7" w:rsidP="00E510B7">
            <w:pPr>
              <w:pStyle w:val="TableCenter"/>
              <w:rPr>
                <w:sz w:val="18"/>
                <w:szCs w:val="18"/>
              </w:rPr>
            </w:pPr>
            <w:r>
              <w:rPr>
                <w:sz w:val="18"/>
                <w:szCs w:val="18"/>
              </w:rPr>
              <w:t>26</w:t>
            </w:r>
          </w:p>
        </w:tc>
        <w:tc>
          <w:tcPr>
            <w:tcW w:w="818" w:type="dxa"/>
            <w:tcBorders>
              <w:top w:val="single" w:sz="4" w:space="0" w:color="auto"/>
              <w:left w:val="single" w:sz="4" w:space="0" w:color="auto"/>
              <w:bottom w:val="single" w:sz="4" w:space="0" w:color="auto"/>
              <w:right w:val="single" w:sz="4" w:space="0" w:color="auto"/>
            </w:tcBorders>
          </w:tcPr>
          <w:p ns2:paraId="7F8688A9" ns2:textId="54676B90" w:rsidR="00E510B7" w:rsidRDefault="00E510B7" w:rsidP="00E510B7">
            <w:pPr>
              <w:pStyle w:val="TableCenter"/>
              <w:rPr>
                <w:sz w:val="18"/>
                <w:szCs w:val="18"/>
              </w:rPr>
            </w:pPr>
            <w:r w:rsidRPr="00DC3C0B">
              <w:rPr>
                <w:sz w:val="18"/>
                <w:szCs w:val="18"/>
              </w:rPr>
              <w:t>44.5</w:t>
            </w:r>
          </w:p>
        </w:tc>
        <w:tc>
          <w:tcPr>
            <w:tcW w:w="818" w:type="dxa"/>
            <w:tcBorders>
              <w:top w:val="single" w:sz="4" w:space="0" w:color="auto"/>
              <w:left w:val="single" w:sz="4" w:space="0" w:color="auto"/>
              <w:bottom w:val="single" w:sz="4" w:space="0" w:color="auto"/>
              <w:right w:val="single" w:sz="4" w:space="0" w:color="auto"/>
            </w:tcBorders>
          </w:tcPr>
          <w:p ns2:paraId="662E72C1" ns2:textId="2F16511F" w:rsidR="00E510B7" w:rsidRDefault="00E510B7" w:rsidP="00E510B7">
            <w:pPr>
              <w:pStyle w:val="TableCenter"/>
              <w:rPr>
                <w:sz w:val="18"/>
                <w:szCs w:val="18"/>
              </w:rPr>
            </w:pPr>
            <w:r>
              <w:rPr>
                <w:sz w:val="18"/>
                <w:szCs w:val="18"/>
              </w:rPr>
              <w:t>-</w:t>
            </w:r>
          </w:p>
        </w:tc>
      </w:tr>
      <w:tr w:rsidR="00E510B7" w:rsidRPr="00063B5C" ns2:paraId="7D0CBD46" ns2:textId="395FE68A">
        <w:trPr>
          <w:trHeight w:val="260"/>
          <w:jc w:val="center"/>
        </w:trPr>
        <w:tc>
          <w:tcPr>
            <w:tcW w:w="1094" w:type="dxa"/>
            <w:vMerge/>
            <w:tcBorders>
              <w:left w:val="single" w:sz="4" w:space="0" w:color="auto"/>
              <w:right w:val="single" w:sz="4" w:space="0" w:color="auto"/>
            </w:tcBorders>
          </w:tcPr>
          <w:p ns2:paraId="7B9975D7" ns2:textId="77777777" w:rsidR="00E510B7" w:rsidRDefault="00E510B7" w:rsidP="00E510B7">
            <w:pPr>
              <w:pStyle w:val="TableCenter"/>
              <w:keepNext/>
              <w:rPr>
                <w:sz w:val="18"/>
                <w:szCs w:val="18"/>
              </w:rPr>
            </w:pPr>
          </w:p>
        </w:tc>
        <w:tc>
          <w:tcPr>
            <w:tcW w:w="1094" w:type="dxa"/>
            <w:vMerge w:val="restart"/>
            <w:tcBorders>
              <w:top w:val="single" w:sz="4" w:space="0" w:color="auto"/>
              <w:left w:val="single" w:sz="4" w:space="0" w:color="auto"/>
              <w:right w:val="single" w:sz="4" w:space="0" w:color="auto"/>
            </w:tcBorders>
            <w:noWrap/>
            <w:hideMark/>
          </w:tcPr>
          <w:p ns2:paraId="66E6E448" ns2:textId="61FB2A7A" w:rsidR="00E510B7" w:rsidRPr="00063B5C" w:rsidRDefault="00E510B7" w:rsidP="00E510B7">
            <w:pPr>
              <w:pStyle w:val="TableCenter"/>
              <w:keepNext/>
              <w:rPr>
                <w:sz w:val="18"/>
                <w:szCs w:val="18"/>
              </w:rPr>
            </w:pPr>
            <w:r>
              <w:rPr>
                <w:sz w:val="18"/>
                <w:szCs w:val="18"/>
              </w:rPr>
              <w:t>25</w:t>
            </w:r>
          </w:p>
        </w:tc>
        <w:tc>
          <w:tcPr>
            <w:tcW w:w="945" w:type="dxa"/>
            <w:tcBorders>
              <w:top w:val="single" w:sz="4" w:space="0" w:color="auto"/>
              <w:left w:val="single" w:sz="4" w:space="0" w:color="auto"/>
              <w:bottom w:val="single" w:sz="4" w:space="0" w:color="auto"/>
              <w:right w:val="single" w:sz="4" w:space="0" w:color="auto"/>
            </w:tcBorders>
            <w:noWrap/>
            <w:hideMark/>
          </w:tcPr>
          <w:p ns2:paraId="42D07E5D" ns2:textId="77777777" w:rsidR="00E510B7" w:rsidRPr="00063B5C" w:rsidRDefault="00E510B7" w:rsidP="00E510B7">
            <w:pPr>
              <w:pStyle w:val="TableCenter"/>
              <w:keepNext/>
              <w:rPr>
                <w:sz w:val="18"/>
                <w:szCs w:val="18"/>
              </w:rPr>
            </w:pPr>
            <w:r w:rsidRPr="00063B5C">
              <w:rPr>
                <w:sz w:val="18"/>
                <w:szCs w:val="18"/>
              </w:rPr>
              <w:t>AUC</w:t>
            </w:r>
            <w:r>
              <w:rPr>
                <w:sz w:val="18"/>
                <w:szCs w:val="18"/>
                <w:vertAlign w:val="subscript"/>
              </w:rPr>
              <w:t>last</w:t>
            </w:r>
          </w:p>
        </w:tc>
        <w:tc>
          <w:tcPr>
            <w:tcW w:w="945" w:type="dxa"/>
            <w:tcBorders>
              <w:top w:val="single" w:sz="4" w:space="0" w:color="auto"/>
              <w:left w:val="single" w:sz="4" w:space="0" w:color="auto"/>
              <w:bottom w:val="single" w:sz="4" w:space="0" w:color="auto"/>
              <w:right w:val="single" w:sz="4" w:space="0" w:color="auto"/>
            </w:tcBorders>
            <w:noWrap/>
            <w:hideMark/>
          </w:tcPr>
          <w:p ns2:paraId="538C9851" ns2:textId="77777777" w:rsidR="00E510B7" w:rsidRPr="00063B5C" w:rsidRDefault="00E510B7" w:rsidP="00E510B7">
            <w:pPr>
              <w:pStyle w:val="TableCenter"/>
              <w:keepNext/>
              <w:rPr>
                <w:sz w:val="18"/>
                <w:szCs w:val="18"/>
              </w:rPr>
            </w:pPr>
            <w:r>
              <w:rPr>
                <w:sz w:val="18"/>
                <w:szCs w:val="18"/>
              </w:rPr>
              <w:t>ng*h/mL</w:t>
            </w:r>
          </w:p>
        </w:tc>
        <w:tc>
          <w:tcPr>
            <w:tcW w:w="818" w:type="dxa"/>
            <w:tcBorders>
              <w:top w:val="single" w:sz="4" w:space="0" w:color="auto"/>
              <w:left w:val="single" w:sz="4" w:space="0" w:color="auto"/>
              <w:bottom w:val="single" w:sz="4" w:space="0" w:color="auto"/>
              <w:right w:val="single" w:sz="4" w:space="0" w:color="auto"/>
            </w:tcBorders>
            <w:noWrap/>
          </w:tcPr>
          <w:p ns2:paraId="53BC2FCB" ns2:textId="77777777" w:rsidR="00E510B7" w:rsidRPr="00063B5C" w:rsidRDefault="00E510B7" w:rsidP="00E510B7">
            <w:pPr>
              <w:pStyle w:val="TableCenter"/>
              <w:keepNext/>
              <w:rPr>
                <w:sz w:val="18"/>
                <w:szCs w:val="18"/>
              </w:rPr>
            </w:pPr>
            <w:r>
              <w:rPr>
                <w:sz w:val="18"/>
                <w:szCs w:val="18"/>
              </w:rPr>
              <w:t>2230</w:t>
            </w:r>
          </w:p>
        </w:tc>
        <w:tc>
          <w:tcPr>
            <w:tcW w:w="818" w:type="dxa"/>
            <w:tcBorders>
              <w:top w:val="single" w:sz="4" w:space="0" w:color="auto"/>
              <w:left w:val="single" w:sz="4" w:space="0" w:color="auto"/>
              <w:bottom w:val="single" w:sz="4" w:space="0" w:color="auto"/>
              <w:right w:val="single" w:sz="4" w:space="0" w:color="auto"/>
            </w:tcBorders>
            <w:noWrap/>
          </w:tcPr>
          <w:p ns2:paraId="75826CD0" ns2:textId="77777777" w:rsidR="00E510B7" w:rsidRPr="00063B5C" w:rsidRDefault="00E510B7" w:rsidP="00E510B7">
            <w:pPr>
              <w:pStyle w:val="TableCenter"/>
              <w:keepNext/>
              <w:rPr>
                <w:sz w:val="18"/>
                <w:szCs w:val="18"/>
              </w:rPr>
            </w:pPr>
            <w:r>
              <w:rPr>
                <w:sz w:val="18"/>
                <w:szCs w:val="18"/>
              </w:rPr>
              <w:t>381</w:t>
            </w:r>
          </w:p>
        </w:tc>
        <w:tc>
          <w:tcPr>
            <w:tcW w:w="818" w:type="dxa"/>
            <w:tcBorders>
              <w:top w:val="single" w:sz="4" w:space="0" w:color="auto"/>
              <w:left w:val="single" w:sz="4" w:space="0" w:color="auto"/>
              <w:bottom w:val="single" w:sz="4" w:space="0" w:color="auto"/>
              <w:right w:val="single" w:sz="4" w:space="0" w:color="auto"/>
            </w:tcBorders>
            <w:noWrap/>
          </w:tcPr>
          <w:p ns2:paraId="2795613F" ns2:textId="77777777" w:rsidR="00E510B7" w:rsidRPr="00063B5C" w:rsidRDefault="00E510B7" w:rsidP="00E510B7">
            <w:pPr>
              <w:pStyle w:val="TableCenter"/>
              <w:keepNext/>
              <w:rPr>
                <w:sz w:val="18"/>
                <w:szCs w:val="18"/>
              </w:rPr>
            </w:pPr>
            <w:r>
              <w:rPr>
                <w:sz w:val="18"/>
                <w:szCs w:val="18"/>
              </w:rPr>
              <w:t>4050</w:t>
            </w:r>
          </w:p>
        </w:tc>
        <w:tc>
          <w:tcPr>
            <w:tcW w:w="818" w:type="dxa"/>
            <w:tcBorders>
              <w:top w:val="single" w:sz="4" w:space="0" w:color="auto"/>
              <w:left w:val="single" w:sz="4" w:space="0" w:color="auto"/>
              <w:bottom w:val="single" w:sz="4" w:space="0" w:color="auto"/>
              <w:right w:val="single" w:sz="4" w:space="0" w:color="auto"/>
            </w:tcBorders>
            <w:noWrap/>
          </w:tcPr>
          <w:p ns2:paraId="28C08721" ns2:textId="77777777" w:rsidR="00E510B7" w:rsidRPr="00063B5C" w:rsidRDefault="00E510B7" w:rsidP="00E510B7">
            <w:pPr>
              <w:pStyle w:val="TableCenter"/>
              <w:keepNext/>
              <w:rPr>
                <w:sz w:val="18"/>
                <w:szCs w:val="18"/>
              </w:rPr>
            </w:pPr>
            <w:r>
              <w:rPr>
                <w:sz w:val="18"/>
                <w:szCs w:val="18"/>
              </w:rPr>
              <w:t>3850</w:t>
            </w:r>
          </w:p>
        </w:tc>
        <w:tc>
          <w:tcPr>
            <w:tcW w:w="818" w:type="dxa"/>
            <w:tcBorders>
              <w:top w:val="single" w:sz="4" w:space="0" w:color="auto"/>
              <w:left w:val="single" w:sz="4" w:space="0" w:color="auto"/>
              <w:bottom w:val="single" w:sz="4" w:space="0" w:color="auto"/>
              <w:right w:val="single" w:sz="4" w:space="0" w:color="auto"/>
            </w:tcBorders>
          </w:tcPr>
          <w:p ns2:paraId="7FE8CA3B" ns2:textId="05322938" w:rsidR="00E510B7" w:rsidRDefault="00E510B7" w:rsidP="00E510B7">
            <w:pPr>
              <w:pStyle w:val="TableCenter"/>
              <w:rPr>
                <w:sz w:val="18"/>
                <w:szCs w:val="18"/>
              </w:rPr>
            </w:pPr>
            <w:r w:rsidRPr="00DC3C0B">
              <w:rPr>
                <w:sz w:val="18"/>
                <w:szCs w:val="18"/>
              </w:rPr>
              <w:t>3140</w:t>
            </w:r>
          </w:p>
        </w:tc>
        <w:tc>
          <w:tcPr>
            <w:tcW w:w="818" w:type="dxa"/>
            <w:tcBorders>
              <w:top w:val="single" w:sz="4" w:space="0" w:color="auto"/>
              <w:left w:val="single" w:sz="4" w:space="0" w:color="auto"/>
              <w:bottom w:val="single" w:sz="4" w:space="0" w:color="auto"/>
              <w:right w:val="single" w:sz="4" w:space="0" w:color="auto"/>
            </w:tcBorders>
          </w:tcPr>
          <w:p ns2:paraId="2F1BFE72" ns2:textId="6828AF2E" w:rsidR="00E510B7" w:rsidRDefault="00E510B7" w:rsidP="00E510B7">
            <w:pPr>
              <w:pStyle w:val="TableCenter"/>
              <w:rPr>
                <w:sz w:val="18"/>
                <w:szCs w:val="18"/>
              </w:rPr>
            </w:pPr>
            <w:r>
              <w:rPr>
                <w:sz w:val="18"/>
                <w:szCs w:val="18"/>
              </w:rPr>
              <w:t>-</w:t>
            </w:r>
          </w:p>
        </w:tc>
      </w:tr>
      <w:tr w:rsidR="00E510B7" w:rsidRPr="00063B5C" ns2:paraId="13D1A9D5" ns2:textId="6F84D1CB">
        <w:trPr>
          <w:trHeight w:val="260"/>
          <w:jc w:val="center"/>
        </w:trPr>
        <w:tc>
          <w:tcPr>
            <w:tcW w:w="1094" w:type="dxa"/>
            <w:vMerge/>
            <w:tcBorders>
              <w:left w:val="single" w:sz="4" w:space="0" w:color="auto"/>
              <w:right w:val="single" w:sz="4" w:space="0" w:color="auto"/>
            </w:tcBorders>
          </w:tcPr>
          <w:p ns2:paraId="2A4EF209" ns2:textId="77777777" w:rsidR="00E510B7" w:rsidRPr="00063B5C" w:rsidRDefault="00E510B7" w:rsidP="00E510B7">
            <w:pPr>
              <w:pStyle w:val="TableCenter"/>
              <w:keepNext/>
              <w:rPr>
                <w:sz w:val="18"/>
                <w:szCs w:val="18"/>
              </w:rPr>
            </w:pPr>
          </w:p>
        </w:tc>
        <w:tc>
          <w:tcPr>
            <w:tcW w:w="1094" w:type="dxa"/>
            <w:vMerge/>
            <w:tcBorders>
              <w:left w:val="single" w:sz="4" w:space="0" w:color="auto"/>
              <w:right w:val="single" w:sz="4" w:space="0" w:color="auto"/>
            </w:tcBorders>
            <w:noWrap/>
          </w:tcPr>
          <w:p ns2:paraId="6CC620C9" ns2:textId="1A96E7FF" w:rsidR="00E510B7" w:rsidRPr="00063B5C" w:rsidRDefault="00E510B7" w:rsidP="00E510B7">
            <w:pPr>
              <w:pStyle w:val="TableCenter"/>
              <w:keepNext/>
              <w:rPr>
                <w:sz w:val="18"/>
                <w:szCs w:val="18"/>
              </w:rPr>
            </w:pPr>
          </w:p>
        </w:tc>
        <w:tc>
          <w:tcPr>
            <w:tcW w:w="945" w:type="dxa"/>
            <w:tcBorders>
              <w:top w:val="single" w:sz="4" w:space="0" w:color="auto"/>
              <w:left w:val="single" w:sz="4" w:space="0" w:color="auto"/>
              <w:bottom w:val="single" w:sz="4" w:space="0" w:color="auto"/>
              <w:right w:val="single" w:sz="4" w:space="0" w:color="auto"/>
            </w:tcBorders>
            <w:noWrap/>
          </w:tcPr>
          <w:p ns2:paraId="07E4B0B1" ns2:textId="77777777" w:rsidR="00E510B7" w:rsidRPr="00063B5C" w:rsidRDefault="00E510B7" w:rsidP="00E510B7">
            <w:pPr>
              <w:pStyle w:val="TableCenter"/>
              <w:keepNext/>
              <w:rPr>
                <w:sz w:val="18"/>
                <w:szCs w:val="18"/>
              </w:rPr>
            </w:pPr>
            <w:r>
              <w:rPr>
                <w:sz w:val="18"/>
                <w:szCs w:val="18"/>
              </w:rPr>
              <w:t>C</w:t>
            </w:r>
            <w:r w:rsidRPr="001B0147">
              <w:rPr>
                <w:sz w:val="18"/>
                <w:szCs w:val="18"/>
                <w:vertAlign w:val="subscript"/>
              </w:rPr>
              <w:t>max</w:t>
            </w:r>
          </w:p>
        </w:tc>
        <w:tc>
          <w:tcPr>
            <w:tcW w:w="945" w:type="dxa"/>
            <w:tcBorders>
              <w:top w:val="single" w:sz="4" w:space="0" w:color="auto"/>
              <w:left w:val="single" w:sz="4" w:space="0" w:color="auto"/>
              <w:bottom w:val="single" w:sz="4" w:space="0" w:color="auto"/>
              <w:right w:val="single" w:sz="4" w:space="0" w:color="auto"/>
            </w:tcBorders>
            <w:noWrap/>
          </w:tcPr>
          <w:p ns2:paraId="6B5B188A" ns2:textId="77777777" w:rsidR="00E510B7" w:rsidRPr="00063B5C" w:rsidRDefault="00E510B7" w:rsidP="00E510B7">
            <w:pPr>
              <w:pStyle w:val="TableCenter"/>
              <w:keepNext/>
              <w:rPr>
                <w:sz w:val="18"/>
                <w:szCs w:val="18"/>
              </w:rPr>
            </w:pPr>
            <w:r>
              <w:rPr>
                <w:sz w:val="18"/>
                <w:szCs w:val="18"/>
              </w:rPr>
              <w:t>ng/mL</w:t>
            </w:r>
          </w:p>
        </w:tc>
        <w:tc>
          <w:tcPr>
            <w:tcW w:w="818" w:type="dxa"/>
            <w:tcBorders>
              <w:top w:val="single" w:sz="4" w:space="0" w:color="auto"/>
              <w:left w:val="single" w:sz="4" w:space="0" w:color="auto"/>
              <w:bottom w:val="single" w:sz="4" w:space="0" w:color="auto"/>
              <w:right w:val="single" w:sz="4" w:space="0" w:color="auto"/>
            </w:tcBorders>
            <w:noWrap/>
          </w:tcPr>
          <w:p ns2:paraId="20C966B6" ns2:textId="77777777" w:rsidR="00E510B7" w:rsidRPr="00063B5C" w:rsidRDefault="00E510B7" w:rsidP="00E510B7">
            <w:pPr>
              <w:pStyle w:val="TableCenter"/>
              <w:keepNext/>
              <w:rPr>
                <w:sz w:val="18"/>
                <w:szCs w:val="18"/>
              </w:rPr>
            </w:pPr>
            <w:r>
              <w:rPr>
                <w:sz w:val="18"/>
                <w:szCs w:val="18"/>
              </w:rPr>
              <w:t>66.7</w:t>
            </w:r>
          </w:p>
        </w:tc>
        <w:tc>
          <w:tcPr>
            <w:tcW w:w="818" w:type="dxa"/>
            <w:tcBorders>
              <w:top w:val="single" w:sz="4" w:space="0" w:color="auto"/>
              <w:left w:val="single" w:sz="4" w:space="0" w:color="auto"/>
              <w:bottom w:val="single" w:sz="4" w:space="0" w:color="auto"/>
              <w:right w:val="single" w:sz="4" w:space="0" w:color="auto"/>
            </w:tcBorders>
            <w:noWrap/>
          </w:tcPr>
          <w:p ns2:paraId="69762244" ns2:textId="77777777" w:rsidR="00E510B7" w:rsidRPr="00063B5C" w:rsidRDefault="00E510B7" w:rsidP="00E510B7">
            <w:pPr>
              <w:pStyle w:val="TableCenter"/>
              <w:keepNext/>
              <w:rPr>
                <w:sz w:val="18"/>
                <w:szCs w:val="18"/>
              </w:rPr>
            </w:pPr>
            <w:r>
              <w:rPr>
                <w:sz w:val="18"/>
                <w:szCs w:val="18"/>
              </w:rPr>
              <w:t>13.4</w:t>
            </w:r>
          </w:p>
        </w:tc>
        <w:tc>
          <w:tcPr>
            <w:tcW w:w="818" w:type="dxa"/>
            <w:tcBorders>
              <w:top w:val="single" w:sz="4" w:space="0" w:color="auto"/>
              <w:left w:val="single" w:sz="4" w:space="0" w:color="auto"/>
              <w:bottom w:val="single" w:sz="4" w:space="0" w:color="auto"/>
              <w:right w:val="single" w:sz="4" w:space="0" w:color="auto"/>
            </w:tcBorders>
            <w:noWrap/>
          </w:tcPr>
          <w:p ns2:paraId="740D75D9" ns2:textId="77777777" w:rsidR="00E510B7" w:rsidRPr="00063B5C" w:rsidRDefault="00E510B7" w:rsidP="00E510B7">
            <w:pPr>
              <w:pStyle w:val="TableCenter"/>
              <w:keepNext/>
              <w:rPr>
                <w:sz w:val="18"/>
                <w:szCs w:val="18"/>
              </w:rPr>
            </w:pPr>
            <w:r>
              <w:rPr>
                <w:sz w:val="18"/>
                <w:szCs w:val="18"/>
              </w:rPr>
              <w:t>83.5</w:t>
            </w:r>
          </w:p>
        </w:tc>
        <w:tc>
          <w:tcPr>
            <w:tcW w:w="818" w:type="dxa"/>
            <w:tcBorders>
              <w:top w:val="single" w:sz="4" w:space="0" w:color="auto"/>
              <w:left w:val="single" w:sz="4" w:space="0" w:color="auto"/>
              <w:bottom w:val="single" w:sz="4" w:space="0" w:color="auto"/>
              <w:right w:val="single" w:sz="4" w:space="0" w:color="auto"/>
            </w:tcBorders>
            <w:noWrap/>
          </w:tcPr>
          <w:p ns2:paraId="436EFC4B" ns2:textId="77777777" w:rsidR="00E510B7" w:rsidRPr="00063B5C" w:rsidRDefault="00E510B7" w:rsidP="00E510B7">
            <w:pPr>
              <w:pStyle w:val="TableCenter"/>
              <w:keepNext/>
              <w:rPr>
                <w:sz w:val="18"/>
                <w:szCs w:val="18"/>
              </w:rPr>
            </w:pPr>
            <w:r>
              <w:rPr>
                <w:sz w:val="18"/>
                <w:szCs w:val="18"/>
              </w:rPr>
              <w:t>20.3</w:t>
            </w:r>
          </w:p>
        </w:tc>
        <w:tc>
          <w:tcPr>
            <w:tcW w:w="818" w:type="dxa"/>
            <w:tcBorders>
              <w:top w:val="single" w:sz="4" w:space="0" w:color="auto"/>
              <w:left w:val="single" w:sz="4" w:space="0" w:color="auto"/>
              <w:bottom w:val="single" w:sz="4" w:space="0" w:color="auto"/>
              <w:right w:val="single" w:sz="4" w:space="0" w:color="auto"/>
            </w:tcBorders>
          </w:tcPr>
          <w:p ns2:paraId="1314EA1C" ns2:textId="22C04004" w:rsidR="00E510B7" w:rsidRDefault="00E510B7" w:rsidP="00E510B7">
            <w:pPr>
              <w:pStyle w:val="TableCenter"/>
              <w:rPr>
                <w:sz w:val="18"/>
                <w:szCs w:val="18"/>
              </w:rPr>
            </w:pPr>
            <w:r w:rsidRPr="00DC3C0B">
              <w:rPr>
                <w:sz w:val="18"/>
                <w:szCs w:val="18"/>
              </w:rPr>
              <w:t>75.1</w:t>
            </w:r>
          </w:p>
        </w:tc>
        <w:tc>
          <w:tcPr>
            <w:tcW w:w="818" w:type="dxa"/>
            <w:tcBorders>
              <w:top w:val="single" w:sz="4" w:space="0" w:color="auto"/>
              <w:left w:val="single" w:sz="4" w:space="0" w:color="auto"/>
              <w:bottom w:val="single" w:sz="4" w:space="0" w:color="auto"/>
              <w:right w:val="single" w:sz="4" w:space="0" w:color="auto"/>
            </w:tcBorders>
          </w:tcPr>
          <w:p ns2:paraId="5571441E" ns2:textId="435E2C1C" w:rsidR="00E510B7" w:rsidRDefault="00E510B7" w:rsidP="00E510B7">
            <w:pPr>
              <w:pStyle w:val="TableCenter"/>
              <w:rPr>
                <w:sz w:val="18"/>
                <w:szCs w:val="18"/>
              </w:rPr>
            </w:pPr>
            <w:r>
              <w:rPr>
                <w:sz w:val="18"/>
                <w:szCs w:val="18"/>
              </w:rPr>
              <w:t>-</w:t>
            </w:r>
          </w:p>
        </w:tc>
      </w:tr>
      <w:tr w:rsidR="00E510B7" w:rsidRPr="00063B5C" ns2:paraId="6A7B3BCE" ns2:textId="1C9221DF">
        <w:trPr>
          <w:trHeight w:val="260"/>
          <w:jc w:val="center"/>
        </w:trPr>
        <w:tc>
          <w:tcPr>
            <w:tcW w:w="1094" w:type="dxa"/>
            <w:vMerge/>
            <w:tcBorders>
              <w:left w:val="single" w:sz="4" w:space="0" w:color="auto"/>
              <w:right w:val="single" w:sz="4" w:space="0" w:color="auto"/>
            </w:tcBorders>
          </w:tcPr>
          <w:p ns2:paraId="4B13B2CE" ns2:textId="77777777" w:rsidR="00E510B7" w:rsidRPr="00063B5C" w:rsidRDefault="00E510B7" w:rsidP="00E510B7">
            <w:pPr>
              <w:pStyle w:val="TableCenter"/>
              <w:keepNext/>
              <w:rPr>
                <w:sz w:val="18"/>
                <w:szCs w:val="18"/>
              </w:rPr>
            </w:pPr>
          </w:p>
        </w:tc>
        <w:tc>
          <w:tcPr>
            <w:tcW w:w="1094" w:type="dxa"/>
            <w:vMerge/>
            <w:tcBorders>
              <w:left w:val="single" w:sz="4" w:space="0" w:color="auto"/>
              <w:bottom w:val="single" w:sz="4" w:space="0" w:color="auto"/>
              <w:right w:val="single" w:sz="4" w:space="0" w:color="auto"/>
            </w:tcBorders>
            <w:noWrap/>
            <w:hideMark/>
          </w:tcPr>
          <w:p ns2:paraId="6D6D0906" ns2:textId="3C2DFB6F" w:rsidR="00E510B7" w:rsidRPr="00063B5C" w:rsidRDefault="00E510B7" w:rsidP="00E510B7">
            <w:pPr>
              <w:pStyle w:val="TableCenter"/>
              <w:keepNext/>
              <w:rPr>
                <w:sz w:val="18"/>
                <w:szCs w:val="18"/>
              </w:rPr>
            </w:pPr>
          </w:p>
        </w:tc>
        <w:tc>
          <w:tcPr>
            <w:tcW w:w="945" w:type="dxa"/>
            <w:tcBorders>
              <w:top w:val="single" w:sz="4" w:space="0" w:color="auto"/>
              <w:left w:val="single" w:sz="4" w:space="0" w:color="auto"/>
              <w:bottom w:val="single" w:sz="4" w:space="0" w:color="auto"/>
              <w:right w:val="single" w:sz="4" w:space="0" w:color="auto"/>
            </w:tcBorders>
            <w:noWrap/>
            <w:hideMark/>
          </w:tcPr>
          <w:p ns2:paraId="0B00114F" ns2:textId="77777777" w:rsidR="00E510B7" w:rsidRPr="00063B5C" w:rsidRDefault="00E510B7" w:rsidP="00E510B7">
            <w:pPr>
              <w:pStyle w:val="TableCenter"/>
              <w:keepNext/>
              <w:rPr>
                <w:sz w:val="18"/>
                <w:szCs w:val="18"/>
              </w:rPr>
            </w:pPr>
            <w:r w:rsidRPr="00063B5C">
              <w:rPr>
                <w:sz w:val="18"/>
                <w:szCs w:val="18"/>
              </w:rPr>
              <w:t>T</w:t>
            </w:r>
            <w:r w:rsidRPr="00A42EF6">
              <w:rPr>
                <w:sz w:val="18"/>
                <w:szCs w:val="18"/>
                <w:vertAlign w:val="subscript"/>
              </w:rPr>
              <w:t>1/2</w:t>
            </w:r>
          </w:p>
        </w:tc>
        <w:tc>
          <w:tcPr>
            <w:tcW w:w="945" w:type="dxa"/>
            <w:tcBorders>
              <w:top w:val="single" w:sz="4" w:space="0" w:color="auto"/>
              <w:left w:val="single" w:sz="4" w:space="0" w:color="auto"/>
              <w:bottom w:val="single" w:sz="4" w:space="0" w:color="auto"/>
              <w:right w:val="single" w:sz="4" w:space="0" w:color="auto"/>
            </w:tcBorders>
            <w:noWrap/>
            <w:hideMark/>
          </w:tcPr>
          <w:p ns2:paraId="1CA4CD5B" ns2:textId="77777777" w:rsidR="00E510B7" w:rsidRPr="00063B5C" w:rsidRDefault="00E510B7" w:rsidP="00E510B7">
            <w:pPr>
              <w:pStyle w:val="TableCenter"/>
              <w:keepNext/>
              <w:rPr>
                <w:sz w:val="18"/>
                <w:szCs w:val="18"/>
              </w:rPr>
            </w:pPr>
            <w:r>
              <w:rPr>
                <w:sz w:val="18"/>
                <w:szCs w:val="18"/>
              </w:rPr>
              <w:t>h</w:t>
            </w:r>
          </w:p>
        </w:tc>
        <w:tc>
          <w:tcPr>
            <w:tcW w:w="818" w:type="dxa"/>
            <w:tcBorders>
              <w:top w:val="single" w:sz="4" w:space="0" w:color="auto"/>
              <w:left w:val="single" w:sz="4" w:space="0" w:color="auto"/>
              <w:bottom w:val="single" w:sz="4" w:space="0" w:color="auto"/>
              <w:right w:val="single" w:sz="4" w:space="0" w:color="auto"/>
            </w:tcBorders>
            <w:noWrap/>
          </w:tcPr>
          <w:p ns2:paraId="7966E4BC" ns2:textId="77777777" w:rsidR="00E510B7" w:rsidRPr="00063B5C" w:rsidRDefault="00E510B7" w:rsidP="00E510B7">
            <w:pPr>
              <w:pStyle w:val="TableCenter"/>
              <w:keepNext/>
              <w:rPr>
                <w:sz w:val="18"/>
                <w:szCs w:val="18"/>
              </w:rPr>
            </w:pPr>
            <w:r>
              <w:rPr>
                <w:sz w:val="18"/>
                <w:szCs w:val="18"/>
              </w:rPr>
              <w:t>52</w:t>
            </w:r>
          </w:p>
        </w:tc>
        <w:tc>
          <w:tcPr>
            <w:tcW w:w="818" w:type="dxa"/>
            <w:tcBorders>
              <w:top w:val="single" w:sz="4" w:space="0" w:color="auto"/>
              <w:left w:val="single" w:sz="4" w:space="0" w:color="auto"/>
              <w:bottom w:val="single" w:sz="4" w:space="0" w:color="auto"/>
              <w:right w:val="single" w:sz="4" w:space="0" w:color="auto"/>
            </w:tcBorders>
            <w:noWrap/>
          </w:tcPr>
          <w:p ns2:paraId="7B6207D7" ns2:textId="77777777" w:rsidR="00E510B7" w:rsidRPr="00063B5C" w:rsidRDefault="00E510B7" w:rsidP="00E510B7">
            <w:pPr>
              <w:pStyle w:val="TableCenter"/>
              <w:keepNext/>
              <w:rPr>
                <w:sz w:val="18"/>
                <w:szCs w:val="18"/>
              </w:rPr>
            </w:pPr>
            <w:r>
              <w:rPr>
                <w:sz w:val="18"/>
                <w:szCs w:val="18"/>
              </w:rPr>
              <w:t>25</w:t>
            </w:r>
          </w:p>
        </w:tc>
        <w:tc>
          <w:tcPr>
            <w:tcW w:w="818" w:type="dxa"/>
            <w:tcBorders>
              <w:top w:val="single" w:sz="4" w:space="0" w:color="auto"/>
              <w:left w:val="single" w:sz="4" w:space="0" w:color="auto"/>
              <w:bottom w:val="single" w:sz="4" w:space="0" w:color="auto"/>
              <w:right w:val="single" w:sz="4" w:space="0" w:color="auto"/>
            </w:tcBorders>
            <w:noWrap/>
          </w:tcPr>
          <w:p ns2:paraId="7AD3B392" ns2:textId="77777777" w:rsidR="00E510B7" w:rsidRPr="00063B5C" w:rsidRDefault="00E510B7" w:rsidP="00E510B7">
            <w:pPr>
              <w:pStyle w:val="TableCenter"/>
              <w:keepNext/>
              <w:rPr>
                <w:sz w:val="18"/>
                <w:szCs w:val="18"/>
              </w:rPr>
            </w:pPr>
            <w:r>
              <w:rPr>
                <w:sz w:val="18"/>
                <w:szCs w:val="18"/>
              </w:rPr>
              <w:t>51</w:t>
            </w:r>
          </w:p>
        </w:tc>
        <w:tc>
          <w:tcPr>
            <w:tcW w:w="818" w:type="dxa"/>
            <w:tcBorders>
              <w:top w:val="single" w:sz="4" w:space="0" w:color="auto"/>
              <w:left w:val="single" w:sz="4" w:space="0" w:color="auto"/>
              <w:bottom w:val="single" w:sz="4" w:space="0" w:color="auto"/>
              <w:right w:val="single" w:sz="4" w:space="0" w:color="auto"/>
            </w:tcBorders>
            <w:noWrap/>
          </w:tcPr>
          <w:p ns2:paraId="269CDA9B" ns2:textId="77777777" w:rsidR="00E510B7" w:rsidRPr="00063B5C" w:rsidRDefault="00E510B7" w:rsidP="00E510B7">
            <w:pPr>
              <w:pStyle w:val="TableCenter"/>
              <w:keepNext/>
              <w:rPr>
                <w:sz w:val="18"/>
                <w:szCs w:val="18"/>
              </w:rPr>
            </w:pPr>
            <w:r>
              <w:rPr>
                <w:sz w:val="18"/>
                <w:szCs w:val="18"/>
              </w:rPr>
              <w:t>35</w:t>
            </w:r>
          </w:p>
        </w:tc>
        <w:tc>
          <w:tcPr>
            <w:tcW w:w="818" w:type="dxa"/>
            <w:tcBorders>
              <w:top w:val="single" w:sz="4" w:space="0" w:color="auto"/>
              <w:left w:val="single" w:sz="4" w:space="0" w:color="auto"/>
              <w:bottom w:val="single" w:sz="4" w:space="0" w:color="auto"/>
              <w:right w:val="single" w:sz="4" w:space="0" w:color="auto"/>
            </w:tcBorders>
          </w:tcPr>
          <w:p ns2:paraId="3D2FDF65" ns2:textId="0A117AED" w:rsidR="00E510B7" w:rsidRDefault="00E510B7" w:rsidP="00E510B7">
            <w:pPr>
              <w:pStyle w:val="TableCenter"/>
              <w:rPr>
                <w:sz w:val="18"/>
                <w:szCs w:val="18"/>
              </w:rPr>
            </w:pPr>
            <w:r w:rsidRPr="00DC3C0B">
              <w:rPr>
                <w:sz w:val="18"/>
                <w:szCs w:val="18"/>
              </w:rPr>
              <w:t>51.5</w:t>
            </w:r>
          </w:p>
        </w:tc>
        <w:tc>
          <w:tcPr>
            <w:tcW w:w="818" w:type="dxa"/>
            <w:tcBorders>
              <w:top w:val="single" w:sz="4" w:space="0" w:color="auto"/>
              <w:left w:val="single" w:sz="4" w:space="0" w:color="auto"/>
              <w:bottom w:val="single" w:sz="4" w:space="0" w:color="auto"/>
              <w:right w:val="single" w:sz="4" w:space="0" w:color="auto"/>
            </w:tcBorders>
          </w:tcPr>
          <w:p ns2:paraId="2D2A21C8" ns2:textId="34E3CA40" w:rsidR="00E510B7" w:rsidRDefault="00E510B7" w:rsidP="00E510B7">
            <w:pPr>
              <w:pStyle w:val="TableCenter"/>
              <w:rPr>
                <w:sz w:val="18"/>
                <w:szCs w:val="18"/>
              </w:rPr>
            </w:pPr>
            <w:r>
              <w:rPr>
                <w:sz w:val="18"/>
                <w:szCs w:val="18"/>
              </w:rPr>
              <w:t>-</w:t>
            </w:r>
          </w:p>
        </w:tc>
      </w:tr>
      <w:tr w:rsidR="00E510B7" w:rsidRPr="00063B5C" ns2:paraId="43E41239" ns2:textId="368ABE13">
        <w:trPr>
          <w:trHeight w:val="260"/>
          <w:jc w:val="center"/>
        </w:trPr>
        <w:tc>
          <w:tcPr>
            <w:tcW w:w="1094" w:type="dxa"/>
            <w:vMerge/>
            <w:tcBorders>
              <w:left w:val="single" w:sz="4" w:space="0" w:color="auto"/>
              <w:right w:val="single" w:sz="4" w:space="0" w:color="auto"/>
            </w:tcBorders>
          </w:tcPr>
          <w:p ns2:paraId="6396C19F" ns2:textId="77777777" w:rsidR="00E510B7" w:rsidRDefault="00E510B7" w:rsidP="00E510B7">
            <w:pPr>
              <w:pStyle w:val="TableCenter"/>
              <w:keepNext/>
              <w:rPr>
                <w:sz w:val="18"/>
                <w:szCs w:val="18"/>
              </w:rPr>
            </w:pPr>
          </w:p>
        </w:tc>
        <w:tc>
          <w:tcPr>
            <w:tcW w:w="1094" w:type="dxa"/>
            <w:vMerge w:val="restart"/>
            <w:tcBorders>
              <w:top w:val="single" w:sz="4" w:space="0" w:color="auto"/>
              <w:left w:val="single" w:sz="4" w:space="0" w:color="auto"/>
              <w:right w:val="single" w:sz="4" w:space="0" w:color="auto"/>
            </w:tcBorders>
            <w:noWrap/>
            <w:hideMark/>
          </w:tcPr>
          <w:p ns2:paraId="14B24354" ns2:textId="074E581B" w:rsidR="00E510B7" w:rsidRPr="00063B5C" w:rsidRDefault="00E510B7" w:rsidP="00E510B7">
            <w:pPr>
              <w:pStyle w:val="TableCenter"/>
              <w:keepNext/>
              <w:rPr>
                <w:sz w:val="18"/>
                <w:szCs w:val="18"/>
              </w:rPr>
            </w:pPr>
            <w:r>
              <w:rPr>
                <w:sz w:val="18"/>
                <w:szCs w:val="18"/>
              </w:rPr>
              <w:t>50</w:t>
            </w:r>
          </w:p>
        </w:tc>
        <w:tc>
          <w:tcPr>
            <w:tcW w:w="945" w:type="dxa"/>
            <w:tcBorders>
              <w:top w:val="single" w:sz="4" w:space="0" w:color="auto"/>
              <w:left w:val="single" w:sz="4" w:space="0" w:color="auto"/>
              <w:bottom w:val="single" w:sz="4" w:space="0" w:color="auto"/>
              <w:right w:val="single" w:sz="4" w:space="0" w:color="auto"/>
            </w:tcBorders>
            <w:noWrap/>
            <w:hideMark/>
          </w:tcPr>
          <w:p ns2:paraId="15CD99CD" ns2:textId="77777777" w:rsidR="00E510B7" w:rsidRPr="00063B5C" w:rsidRDefault="00E510B7" w:rsidP="00E510B7">
            <w:pPr>
              <w:pStyle w:val="TableCenter"/>
              <w:keepNext/>
              <w:rPr>
                <w:sz w:val="18"/>
                <w:szCs w:val="18"/>
              </w:rPr>
            </w:pPr>
            <w:r w:rsidRPr="00063B5C">
              <w:rPr>
                <w:sz w:val="18"/>
                <w:szCs w:val="18"/>
              </w:rPr>
              <w:t>AUC</w:t>
            </w:r>
            <w:r>
              <w:rPr>
                <w:sz w:val="18"/>
                <w:szCs w:val="18"/>
                <w:vertAlign w:val="subscript"/>
              </w:rPr>
              <w:t>last</w:t>
            </w:r>
          </w:p>
        </w:tc>
        <w:tc>
          <w:tcPr>
            <w:tcW w:w="945" w:type="dxa"/>
            <w:tcBorders>
              <w:top w:val="single" w:sz="4" w:space="0" w:color="auto"/>
              <w:left w:val="single" w:sz="4" w:space="0" w:color="auto"/>
              <w:bottom w:val="single" w:sz="4" w:space="0" w:color="auto"/>
              <w:right w:val="single" w:sz="4" w:space="0" w:color="auto"/>
            </w:tcBorders>
            <w:noWrap/>
            <w:hideMark/>
          </w:tcPr>
          <w:p ns2:paraId="0B920E5D" ns2:textId="77777777" w:rsidR="00E510B7" w:rsidRPr="00063B5C" w:rsidRDefault="00E510B7" w:rsidP="00E510B7">
            <w:pPr>
              <w:pStyle w:val="TableCenter"/>
              <w:keepNext/>
              <w:rPr>
                <w:sz w:val="18"/>
                <w:szCs w:val="18"/>
              </w:rPr>
            </w:pPr>
            <w:r>
              <w:rPr>
                <w:sz w:val="18"/>
                <w:szCs w:val="18"/>
              </w:rPr>
              <w:t>ng*h/mL</w:t>
            </w:r>
          </w:p>
        </w:tc>
        <w:tc>
          <w:tcPr>
            <w:tcW w:w="818" w:type="dxa"/>
            <w:tcBorders>
              <w:top w:val="single" w:sz="4" w:space="0" w:color="auto"/>
              <w:left w:val="single" w:sz="4" w:space="0" w:color="auto"/>
              <w:bottom w:val="single" w:sz="4" w:space="0" w:color="auto"/>
              <w:right w:val="single" w:sz="4" w:space="0" w:color="auto"/>
            </w:tcBorders>
            <w:noWrap/>
          </w:tcPr>
          <w:p ns2:paraId="7D3DC4CC" ns2:textId="77777777" w:rsidR="00E510B7" w:rsidRPr="00063B5C" w:rsidRDefault="00E510B7" w:rsidP="00E510B7">
            <w:pPr>
              <w:pStyle w:val="TableCenter"/>
              <w:keepNext/>
              <w:rPr>
                <w:sz w:val="18"/>
                <w:szCs w:val="18"/>
              </w:rPr>
            </w:pPr>
            <w:r>
              <w:rPr>
                <w:sz w:val="18"/>
                <w:szCs w:val="18"/>
              </w:rPr>
              <w:t>3940</w:t>
            </w:r>
          </w:p>
        </w:tc>
        <w:tc>
          <w:tcPr>
            <w:tcW w:w="818" w:type="dxa"/>
            <w:tcBorders>
              <w:top w:val="single" w:sz="4" w:space="0" w:color="auto"/>
              <w:left w:val="single" w:sz="4" w:space="0" w:color="auto"/>
              <w:bottom w:val="single" w:sz="4" w:space="0" w:color="auto"/>
              <w:right w:val="single" w:sz="4" w:space="0" w:color="auto"/>
            </w:tcBorders>
            <w:noWrap/>
          </w:tcPr>
          <w:p ns2:paraId="45B3BD18" ns2:textId="77777777" w:rsidR="00E510B7" w:rsidRPr="00063B5C" w:rsidRDefault="00E510B7" w:rsidP="00E510B7">
            <w:pPr>
              <w:pStyle w:val="TableCenter"/>
              <w:keepNext/>
              <w:rPr>
                <w:sz w:val="18"/>
                <w:szCs w:val="18"/>
              </w:rPr>
            </w:pPr>
            <w:r>
              <w:rPr>
                <w:sz w:val="18"/>
                <w:szCs w:val="18"/>
              </w:rPr>
              <w:t>596</w:t>
            </w:r>
          </w:p>
        </w:tc>
        <w:tc>
          <w:tcPr>
            <w:tcW w:w="818" w:type="dxa"/>
            <w:tcBorders>
              <w:top w:val="single" w:sz="4" w:space="0" w:color="auto"/>
              <w:left w:val="single" w:sz="4" w:space="0" w:color="auto"/>
              <w:bottom w:val="single" w:sz="4" w:space="0" w:color="auto"/>
              <w:right w:val="single" w:sz="4" w:space="0" w:color="auto"/>
            </w:tcBorders>
            <w:noWrap/>
          </w:tcPr>
          <w:p ns2:paraId="1B6A2CA5" ns2:textId="77777777" w:rsidR="00E510B7" w:rsidRPr="00063B5C" w:rsidRDefault="00E510B7" w:rsidP="00E510B7">
            <w:pPr>
              <w:pStyle w:val="TableCenter"/>
              <w:keepNext/>
              <w:rPr>
                <w:sz w:val="18"/>
                <w:szCs w:val="18"/>
              </w:rPr>
            </w:pPr>
            <w:r>
              <w:rPr>
                <w:sz w:val="18"/>
                <w:szCs w:val="18"/>
              </w:rPr>
              <w:t>4000</w:t>
            </w:r>
          </w:p>
        </w:tc>
        <w:tc>
          <w:tcPr>
            <w:tcW w:w="818" w:type="dxa"/>
            <w:tcBorders>
              <w:top w:val="single" w:sz="4" w:space="0" w:color="auto"/>
              <w:left w:val="single" w:sz="4" w:space="0" w:color="auto"/>
              <w:bottom w:val="single" w:sz="4" w:space="0" w:color="auto"/>
              <w:right w:val="single" w:sz="4" w:space="0" w:color="auto"/>
            </w:tcBorders>
            <w:noWrap/>
          </w:tcPr>
          <w:p ns2:paraId="533F7122" ns2:textId="77777777" w:rsidR="00E510B7" w:rsidRPr="00063B5C" w:rsidRDefault="00E510B7" w:rsidP="00E510B7">
            <w:pPr>
              <w:pStyle w:val="TableCenter"/>
              <w:keepNext/>
              <w:rPr>
                <w:sz w:val="18"/>
                <w:szCs w:val="18"/>
              </w:rPr>
            </w:pPr>
            <w:r>
              <w:rPr>
                <w:sz w:val="18"/>
                <w:szCs w:val="18"/>
              </w:rPr>
              <w:t>858</w:t>
            </w:r>
          </w:p>
        </w:tc>
        <w:tc>
          <w:tcPr>
            <w:tcW w:w="818" w:type="dxa"/>
            <w:tcBorders>
              <w:top w:val="single" w:sz="4" w:space="0" w:color="auto"/>
              <w:left w:val="single" w:sz="4" w:space="0" w:color="auto"/>
              <w:bottom w:val="single" w:sz="4" w:space="0" w:color="auto"/>
              <w:right w:val="single" w:sz="4" w:space="0" w:color="auto"/>
            </w:tcBorders>
          </w:tcPr>
          <w:p ns2:paraId="42EDE87B" ns2:textId="566F452B" w:rsidR="00E510B7" w:rsidRDefault="00E510B7" w:rsidP="00E510B7">
            <w:pPr>
              <w:pStyle w:val="TableCenter"/>
              <w:rPr>
                <w:sz w:val="18"/>
                <w:szCs w:val="18"/>
              </w:rPr>
            </w:pPr>
            <w:r w:rsidRPr="00DC3C0B">
              <w:rPr>
                <w:sz w:val="18"/>
                <w:szCs w:val="18"/>
              </w:rPr>
              <w:t>3970</w:t>
            </w:r>
          </w:p>
        </w:tc>
        <w:tc>
          <w:tcPr>
            <w:tcW w:w="818" w:type="dxa"/>
            <w:tcBorders>
              <w:top w:val="single" w:sz="4" w:space="0" w:color="auto"/>
              <w:left w:val="single" w:sz="4" w:space="0" w:color="auto"/>
              <w:bottom w:val="single" w:sz="4" w:space="0" w:color="auto"/>
              <w:right w:val="single" w:sz="4" w:space="0" w:color="auto"/>
            </w:tcBorders>
          </w:tcPr>
          <w:p ns2:paraId="03AAB5C0" ns2:textId="2CFC4D6E" w:rsidR="00E510B7" w:rsidRDefault="00E510B7" w:rsidP="00E510B7">
            <w:pPr>
              <w:pStyle w:val="TableCenter"/>
              <w:rPr>
                <w:sz w:val="18"/>
                <w:szCs w:val="18"/>
              </w:rPr>
            </w:pPr>
            <w:r>
              <w:rPr>
                <w:sz w:val="18"/>
                <w:szCs w:val="18"/>
              </w:rPr>
              <w:t>-</w:t>
            </w:r>
          </w:p>
        </w:tc>
      </w:tr>
      <w:tr w:rsidR="00E510B7" w:rsidRPr="00063B5C" ns2:paraId="52F49AE3" ns2:textId="7184BF33">
        <w:trPr>
          <w:trHeight w:val="260"/>
          <w:jc w:val="center"/>
        </w:trPr>
        <w:tc>
          <w:tcPr>
            <w:tcW w:w="1094" w:type="dxa"/>
            <w:vMerge/>
            <w:tcBorders>
              <w:left w:val="single" w:sz="4" w:space="0" w:color="auto"/>
              <w:right w:val="single" w:sz="4" w:space="0" w:color="auto"/>
            </w:tcBorders>
          </w:tcPr>
          <w:p ns2:paraId="0A72695F" ns2:textId="77777777" w:rsidR="00E510B7" w:rsidRPr="00063B5C" w:rsidRDefault="00E510B7" w:rsidP="00E510B7">
            <w:pPr>
              <w:pStyle w:val="TableCenter"/>
              <w:keepNext/>
              <w:rPr>
                <w:sz w:val="18"/>
                <w:szCs w:val="18"/>
              </w:rPr>
            </w:pPr>
          </w:p>
        </w:tc>
        <w:tc>
          <w:tcPr>
            <w:tcW w:w="1094" w:type="dxa"/>
            <w:vMerge/>
            <w:tcBorders>
              <w:left w:val="single" w:sz="4" w:space="0" w:color="auto"/>
              <w:right w:val="single" w:sz="4" w:space="0" w:color="auto"/>
            </w:tcBorders>
            <w:noWrap/>
          </w:tcPr>
          <w:p ns2:paraId="1F9BEBA0" ns2:textId="4B9E1402" w:rsidR="00E510B7" w:rsidRPr="00063B5C" w:rsidRDefault="00E510B7" w:rsidP="00E510B7">
            <w:pPr>
              <w:pStyle w:val="TableCenter"/>
              <w:keepNext/>
              <w:rPr>
                <w:sz w:val="18"/>
                <w:szCs w:val="18"/>
              </w:rPr>
            </w:pPr>
          </w:p>
        </w:tc>
        <w:tc>
          <w:tcPr>
            <w:tcW w:w="945" w:type="dxa"/>
            <w:tcBorders>
              <w:top w:val="single" w:sz="4" w:space="0" w:color="auto"/>
              <w:left w:val="single" w:sz="4" w:space="0" w:color="auto"/>
              <w:bottom w:val="single" w:sz="4" w:space="0" w:color="auto"/>
              <w:right w:val="single" w:sz="4" w:space="0" w:color="auto"/>
            </w:tcBorders>
            <w:noWrap/>
          </w:tcPr>
          <w:p ns2:paraId="3BAB2793" ns2:textId="77777777" w:rsidR="00E510B7" w:rsidRPr="00063B5C" w:rsidRDefault="00E510B7" w:rsidP="00E510B7">
            <w:pPr>
              <w:pStyle w:val="TableCenter"/>
              <w:keepNext/>
              <w:rPr>
                <w:sz w:val="18"/>
                <w:szCs w:val="18"/>
              </w:rPr>
            </w:pPr>
            <w:r>
              <w:rPr>
                <w:sz w:val="18"/>
                <w:szCs w:val="18"/>
              </w:rPr>
              <w:t>C</w:t>
            </w:r>
            <w:r w:rsidRPr="001B0147">
              <w:rPr>
                <w:sz w:val="18"/>
                <w:szCs w:val="18"/>
                <w:vertAlign w:val="subscript"/>
              </w:rPr>
              <w:t>max</w:t>
            </w:r>
          </w:p>
        </w:tc>
        <w:tc>
          <w:tcPr>
            <w:tcW w:w="945" w:type="dxa"/>
            <w:tcBorders>
              <w:top w:val="single" w:sz="4" w:space="0" w:color="auto"/>
              <w:left w:val="single" w:sz="4" w:space="0" w:color="auto"/>
              <w:bottom w:val="single" w:sz="4" w:space="0" w:color="auto"/>
              <w:right w:val="single" w:sz="4" w:space="0" w:color="auto"/>
            </w:tcBorders>
            <w:noWrap/>
          </w:tcPr>
          <w:p ns2:paraId="301A1310" ns2:textId="77777777" w:rsidR="00E510B7" w:rsidRPr="00063B5C" w:rsidRDefault="00E510B7" w:rsidP="00E510B7">
            <w:pPr>
              <w:pStyle w:val="TableCenter"/>
              <w:keepNext/>
              <w:rPr>
                <w:sz w:val="18"/>
                <w:szCs w:val="18"/>
              </w:rPr>
            </w:pPr>
            <w:r>
              <w:rPr>
                <w:sz w:val="18"/>
                <w:szCs w:val="18"/>
              </w:rPr>
              <w:t>ng/mL</w:t>
            </w:r>
          </w:p>
        </w:tc>
        <w:tc>
          <w:tcPr>
            <w:tcW w:w="818" w:type="dxa"/>
            <w:tcBorders>
              <w:top w:val="single" w:sz="4" w:space="0" w:color="auto"/>
              <w:left w:val="single" w:sz="4" w:space="0" w:color="auto"/>
              <w:bottom w:val="single" w:sz="4" w:space="0" w:color="auto"/>
              <w:right w:val="single" w:sz="4" w:space="0" w:color="auto"/>
            </w:tcBorders>
            <w:noWrap/>
          </w:tcPr>
          <w:p ns2:paraId="735A0C6C" ns2:textId="77777777" w:rsidR="00E510B7" w:rsidRPr="00063B5C" w:rsidRDefault="00E510B7" w:rsidP="00E510B7">
            <w:pPr>
              <w:pStyle w:val="TableCenter"/>
              <w:keepNext/>
              <w:rPr>
                <w:sz w:val="18"/>
                <w:szCs w:val="18"/>
              </w:rPr>
            </w:pPr>
            <w:r>
              <w:rPr>
                <w:sz w:val="18"/>
                <w:szCs w:val="18"/>
              </w:rPr>
              <w:t>106</w:t>
            </w:r>
          </w:p>
        </w:tc>
        <w:tc>
          <w:tcPr>
            <w:tcW w:w="818" w:type="dxa"/>
            <w:tcBorders>
              <w:top w:val="single" w:sz="4" w:space="0" w:color="auto"/>
              <w:left w:val="single" w:sz="4" w:space="0" w:color="auto"/>
              <w:bottom w:val="single" w:sz="4" w:space="0" w:color="auto"/>
              <w:right w:val="single" w:sz="4" w:space="0" w:color="auto"/>
            </w:tcBorders>
            <w:noWrap/>
          </w:tcPr>
          <w:p ns2:paraId="609B939A" ns2:textId="77777777" w:rsidR="00E510B7" w:rsidRPr="00063B5C" w:rsidRDefault="00E510B7" w:rsidP="00E510B7">
            <w:pPr>
              <w:pStyle w:val="TableCenter"/>
              <w:keepNext/>
              <w:rPr>
                <w:sz w:val="18"/>
                <w:szCs w:val="18"/>
              </w:rPr>
            </w:pPr>
            <w:r>
              <w:rPr>
                <w:sz w:val="18"/>
                <w:szCs w:val="18"/>
              </w:rPr>
              <w:t>20.8</w:t>
            </w:r>
          </w:p>
        </w:tc>
        <w:tc>
          <w:tcPr>
            <w:tcW w:w="818" w:type="dxa"/>
            <w:tcBorders>
              <w:top w:val="single" w:sz="4" w:space="0" w:color="auto"/>
              <w:left w:val="single" w:sz="4" w:space="0" w:color="auto"/>
              <w:bottom w:val="single" w:sz="4" w:space="0" w:color="auto"/>
              <w:right w:val="single" w:sz="4" w:space="0" w:color="auto"/>
            </w:tcBorders>
            <w:noWrap/>
          </w:tcPr>
          <w:p ns2:paraId="4B7A6B43" ns2:textId="77777777" w:rsidR="00E510B7" w:rsidRPr="00063B5C" w:rsidRDefault="00E510B7" w:rsidP="00E510B7">
            <w:pPr>
              <w:pStyle w:val="TableCenter"/>
              <w:keepNext/>
              <w:rPr>
                <w:sz w:val="18"/>
                <w:szCs w:val="18"/>
              </w:rPr>
            </w:pPr>
            <w:r>
              <w:rPr>
                <w:sz w:val="18"/>
                <w:szCs w:val="18"/>
              </w:rPr>
              <w:t>111</w:t>
            </w:r>
          </w:p>
        </w:tc>
        <w:tc>
          <w:tcPr>
            <w:tcW w:w="818" w:type="dxa"/>
            <w:tcBorders>
              <w:top w:val="single" w:sz="4" w:space="0" w:color="auto"/>
              <w:left w:val="single" w:sz="4" w:space="0" w:color="auto"/>
              <w:bottom w:val="single" w:sz="4" w:space="0" w:color="auto"/>
              <w:right w:val="single" w:sz="4" w:space="0" w:color="auto"/>
            </w:tcBorders>
            <w:noWrap/>
          </w:tcPr>
          <w:p ns2:paraId="3271CDE5" ns2:textId="77777777" w:rsidR="00E510B7" w:rsidRPr="00063B5C" w:rsidRDefault="00E510B7" w:rsidP="00E510B7">
            <w:pPr>
              <w:pStyle w:val="TableCenter"/>
              <w:keepNext/>
              <w:rPr>
                <w:sz w:val="18"/>
                <w:szCs w:val="18"/>
              </w:rPr>
            </w:pPr>
            <w:r>
              <w:rPr>
                <w:sz w:val="18"/>
                <w:szCs w:val="18"/>
              </w:rPr>
              <w:t>41.8</w:t>
            </w:r>
          </w:p>
        </w:tc>
        <w:tc>
          <w:tcPr>
            <w:tcW w:w="818" w:type="dxa"/>
            <w:tcBorders>
              <w:top w:val="single" w:sz="4" w:space="0" w:color="auto"/>
              <w:left w:val="single" w:sz="4" w:space="0" w:color="auto"/>
              <w:bottom w:val="single" w:sz="4" w:space="0" w:color="auto"/>
              <w:right w:val="single" w:sz="4" w:space="0" w:color="auto"/>
            </w:tcBorders>
          </w:tcPr>
          <w:p ns2:paraId="3BF79DD9" ns2:textId="2AE3626C" w:rsidR="00E510B7" w:rsidRDefault="00E510B7" w:rsidP="00E510B7">
            <w:pPr>
              <w:pStyle w:val="TableCenter"/>
              <w:rPr>
                <w:sz w:val="18"/>
                <w:szCs w:val="18"/>
              </w:rPr>
            </w:pPr>
            <w:r w:rsidRPr="00DC3C0B">
              <w:rPr>
                <w:sz w:val="18"/>
                <w:szCs w:val="18"/>
              </w:rPr>
              <w:t>108.5</w:t>
            </w:r>
          </w:p>
        </w:tc>
        <w:tc>
          <w:tcPr>
            <w:tcW w:w="818" w:type="dxa"/>
            <w:tcBorders>
              <w:top w:val="single" w:sz="4" w:space="0" w:color="auto"/>
              <w:left w:val="single" w:sz="4" w:space="0" w:color="auto"/>
              <w:bottom w:val="single" w:sz="4" w:space="0" w:color="auto"/>
              <w:right w:val="single" w:sz="4" w:space="0" w:color="auto"/>
            </w:tcBorders>
          </w:tcPr>
          <w:p ns2:paraId="0CA7ED0F" ns2:textId="56DEFD1D" w:rsidR="00E510B7" w:rsidRDefault="00E510B7" w:rsidP="00E510B7">
            <w:pPr>
              <w:pStyle w:val="TableCenter"/>
              <w:rPr>
                <w:sz w:val="18"/>
                <w:szCs w:val="18"/>
              </w:rPr>
            </w:pPr>
            <w:r>
              <w:rPr>
                <w:sz w:val="18"/>
                <w:szCs w:val="18"/>
              </w:rPr>
              <w:t>-</w:t>
            </w:r>
          </w:p>
        </w:tc>
      </w:tr>
      <w:tr w:rsidR="00E510B7" w:rsidRPr="00063B5C" ns2:paraId="66CF2A45" ns2:textId="56C75BF5">
        <w:trPr>
          <w:trHeight w:val="260"/>
          <w:jc w:val="center"/>
        </w:trPr>
        <w:tc>
          <w:tcPr>
            <w:tcW w:w="1094" w:type="dxa"/>
            <w:vMerge/>
            <w:tcBorders>
              <w:left w:val="single" w:sz="4" w:space="0" w:color="auto"/>
              <w:bottom w:val="single" w:sz="4" w:space="0" w:color="auto"/>
              <w:right w:val="single" w:sz="4" w:space="0" w:color="auto"/>
            </w:tcBorders>
          </w:tcPr>
          <w:p ns2:paraId="7930302B" ns2:textId="77777777" w:rsidR="00E510B7" w:rsidRPr="00063B5C" w:rsidRDefault="00E510B7" w:rsidP="00E510B7">
            <w:pPr>
              <w:pStyle w:val="TableCenter"/>
              <w:keepNext/>
              <w:rPr>
                <w:sz w:val="18"/>
                <w:szCs w:val="18"/>
              </w:rPr>
            </w:pPr>
          </w:p>
        </w:tc>
        <w:tc>
          <w:tcPr>
            <w:tcW w:w="1094" w:type="dxa"/>
            <w:vMerge/>
            <w:tcBorders>
              <w:left w:val="single" w:sz="4" w:space="0" w:color="auto"/>
              <w:bottom w:val="single" w:sz="4" w:space="0" w:color="auto"/>
              <w:right w:val="single" w:sz="4" w:space="0" w:color="auto"/>
            </w:tcBorders>
            <w:noWrap/>
            <w:hideMark/>
          </w:tcPr>
          <w:p ns2:paraId="0CE6E85C" ns2:textId="5A689530" w:rsidR="00E510B7" w:rsidRPr="00063B5C" w:rsidRDefault="00E510B7" w:rsidP="00E510B7">
            <w:pPr>
              <w:pStyle w:val="TableCenter"/>
              <w:keepNext/>
              <w:rPr>
                <w:sz w:val="18"/>
                <w:szCs w:val="18"/>
              </w:rPr>
            </w:pPr>
          </w:p>
        </w:tc>
        <w:tc>
          <w:tcPr>
            <w:tcW w:w="945" w:type="dxa"/>
            <w:tcBorders>
              <w:top w:val="single" w:sz="4" w:space="0" w:color="auto"/>
              <w:left w:val="single" w:sz="4" w:space="0" w:color="auto"/>
              <w:bottom w:val="single" w:sz="4" w:space="0" w:color="auto"/>
              <w:right w:val="single" w:sz="4" w:space="0" w:color="auto"/>
            </w:tcBorders>
            <w:noWrap/>
            <w:hideMark/>
          </w:tcPr>
          <w:p ns2:paraId="116CC87F" ns2:textId="77777777" w:rsidR="00E510B7" w:rsidRPr="00063B5C" w:rsidRDefault="00E510B7" w:rsidP="00E510B7">
            <w:pPr>
              <w:pStyle w:val="TableCenter"/>
              <w:keepNext/>
              <w:rPr>
                <w:sz w:val="18"/>
                <w:szCs w:val="18"/>
              </w:rPr>
            </w:pPr>
            <w:r w:rsidRPr="00063B5C">
              <w:rPr>
                <w:sz w:val="18"/>
                <w:szCs w:val="18"/>
              </w:rPr>
              <w:t>T</w:t>
            </w:r>
            <w:r w:rsidRPr="00A42EF6">
              <w:rPr>
                <w:sz w:val="18"/>
                <w:szCs w:val="18"/>
                <w:vertAlign w:val="subscript"/>
              </w:rPr>
              <w:t>1/2</w:t>
            </w:r>
          </w:p>
        </w:tc>
        <w:tc>
          <w:tcPr>
            <w:tcW w:w="945" w:type="dxa"/>
            <w:tcBorders>
              <w:top w:val="single" w:sz="4" w:space="0" w:color="auto"/>
              <w:left w:val="single" w:sz="4" w:space="0" w:color="auto"/>
              <w:bottom w:val="single" w:sz="4" w:space="0" w:color="auto"/>
              <w:right w:val="single" w:sz="4" w:space="0" w:color="auto"/>
            </w:tcBorders>
            <w:noWrap/>
            <w:hideMark/>
          </w:tcPr>
          <w:p ns2:paraId="15547706" ns2:textId="77777777" w:rsidR="00E510B7" w:rsidRPr="00063B5C" w:rsidRDefault="00E510B7" w:rsidP="00E510B7">
            <w:pPr>
              <w:pStyle w:val="TableCenter"/>
              <w:keepNext/>
              <w:rPr>
                <w:sz w:val="18"/>
                <w:szCs w:val="18"/>
              </w:rPr>
            </w:pPr>
            <w:r>
              <w:rPr>
                <w:sz w:val="18"/>
                <w:szCs w:val="18"/>
              </w:rPr>
              <w:t>h</w:t>
            </w:r>
          </w:p>
        </w:tc>
        <w:tc>
          <w:tcPr>
            <w:tcW w:w="818" w:type="dxa"/>
            <w:tcBorders>
              <w:top w:val="single" w:sz="4" w:space="0" w:color="auto"/>
              <w:left w:val="single" w:sz="4" w:space="0" w:color="auto"/>
              <w:bottom w:val="single" w:sz="4" w:space="0" w:color="auto"/>
              <w:right w:val="single" w:sz="4" w:space="0" w:color="auto"/>
            </w:tcBorders>
            <w:noWrap/>
          </w:tcPr>
          <w:p ns2:paraId="6466CE36" ns2:textId="77777777" w:rsidR="00E510B7" w:rsidRPr="00063B5C" w:rsidRDefault="00E510B7" w:rsidP="00E510B7">
            <w:pPr>
              <w:pStyle w:val="TableCenter"/>
              <w:keepNext/>
              <w:rPr>
                <w:sz w:val="18"/>
                <w:szCs w:val="18"/>
              </w:rPr>
            </w:pPr>
            <w:r>
              <w:rPr>
                <w:sz w:val="18"/>
                <w:szCs w:val="18"/>
              </w:rPr>
              <w:t>44</w:t>
            </w:r>
          </w:p>
        </w:tc>
        <w:tc>
          <w:tcPr>
            <w:tcW w:w="818" w:type="dxa"/>
            <w:tcBorders>
              <w:top w:val="single" w:sz="4" w:space="0" w:color="auto"/>
              <w:left w:val="single" w:sz="4" w:space="0" w:color="auto"/>
              <w:bottom w:val="single" w:sz="4" w:space="0" w:color="auto"/>
              <w:right w:val="single" w:sz="4" w:space="0" w:color="auto"/>
            </w:tcBorders>
            <w:noWrap/>
          </w:tcPr>
          <w:p ns2:paraId="5701CDD3" ns2:textId="77777777" w:rsidR="00E510B7" w:rsidRPr="00063B5C" w:rsidRDefault="00E510B7" w:rsidP="00E510B7">
            <w:pPr>
              <w:pStyle w:val="TableCenter"/>
              <w:keepNext/>
              <w:rPr>
                <w:sz w:val="18"/>
                <w:szCs w:val="18"/>
              </w:rPr>
            </w:pPr>
            <w:r>
              <w:rPr>
                <w:sz w:val="18"/>
                <w:szCs w:val="18"/>
              </w:rPr>
              <w:t>27</w:t>
            </w:r>
          </w:p>
        </w:tc>
        <w:tc>
          <w:tcPr>
            <w:tcW w:w="818" w:type="dxa"/>
            <w:tcBorders>
              <w:top w:val="single" w:sz="4" w:space="0" w:color="auto"/>
              <w:left w:val="single" w:sz="4" w:space="0" w:color="auto"/>
              <w:bottom w:val="single" w:sz="4" w:space="0" w:color="auto"/>
              <w:right w:val="single" w:sz="4" w:space="0" w:color="auto"/>
            </w:tcBorders>
            <w:noWrap/>
          </w:tcPr>
          <w:p ns2:paraId="7B41FA2E" ns2:textId="77777777" w:rsidR="00E510B7" w:rsidRPr="00063B5C" w:rsidRDefault="00E510B7" w:rsidP="00E510B7">
            <w:pPr>
              <w:pStyle w:val="TableCenter"/>
              <w:keepNext/>
              <w:rPr>
                <w:sz w:val="18"/>
                <w:szCs w:val="18"/>
              </w:rPr>
            </w:pPr>
            <w:r>
              <w:rPr>
                <w:sz w:val="18"/>
                <w:szCs w:val="18"/>
              </w:rPr>
              <w:t>36</w:t>
            </w:r>
          </w:p>
        </w:tc>
        <w:tc>
          <w:tcPr>
            <w:tcW w:w="818" w:type="dxa"/>
            <w:tcBorders>
              <w:top w:val="single" w:sz="4" w:space="0" w:color="auto"/>
              <w:left w:val="single" w:sz="4" w:space="0" w:color="auto"/>
              <w:bottom w:val="single" w:sz="4" w:space="0" w:color="auto"/>
              <w:right w:val="single" w:sz="4" w:space="0" w:color="auto"/>
            </w:tcBorders>
            <w:noWrap/>
          </w:tcPr>
          <w:p ns2:paraId="2D27B172" ns2:textId="77777777" w:rsidR="00E510B7" w:rsidRPr="00063B5C" w:rsidRDefault="00E510B7" w:rsidP="00E510B7">
            <w:pPr>
              <w:pStyle w:val="TableCenter"/>
              <w:keepNext/>
              <w:rPr>
                <w:sz w:val="18"/>
                <w:szCs w:val="18"/>
              </w:rPr>
            </w:pPr>
            <w:r>
              <w:rPr>
                <w:sz w:val="18"/>
                <w:szCs w:val="18"/>
              </w:rPr>
              <w:t>7.0</w:t>
            </w:r>
          </w:p>
        </w:tc>
        <w:tc>
          <w:tcPr>
            <w:tcW w:w="818" w:type="dxa"/>
            <w:tcBorders>
              <w:top w:val="single" w:sz="4" w:space="0" w:color="auto"/>
              <w:left w:val="single" w:sz="4" w:space="0" w:color="auto"/>
              <w:bottom w:val="single" w:sz="4" w:space="0" w:color="auto"/>
              <w:right w:val="single" w:sz="4" w:space="0" w:color="auto"/>
            </w:tcBorders>
          </w:tcPr>
          <w:p ns2:paraId="2CCEC267" ns2:textId="33938BEF" w:rsidR="00E510B7" w:rsidRDefault="00E510B7" w:rsidP="00E510B7">
            <w:pPr>
              <w:pStyle w:val="TableCenter"/>
              <w:rPr>
                <w:sz w:val="18"/>
                <w:szCs w:val="18"/>
              </w:rPr>
            </w:pPr>
            <w:r w:rsidRPr="00DC3C0B">
              <w:rPr>
                <w:sz w:val="18"/>
                <w:szCs w:val="18"/>
              </w:rPr>
              <w:t>40</w:t>
            </w:r>
          </w:p>
        </w:tc>
        <w:tc>
          <w:tcPr>
            <w:tcW w:w="818" w:type="dxa"/>
            <w:tcBorders>
              <w:top w:val="single" w:sz="4" w:space="0" w:color="auto"/>
              <w:left w:val="single" w:sz="4" w:space="0" w:color="auto"/>
              <w:bottom w:val="single" w:sz="4" w:space="0" w:color="auto"/>
              <w:right w:val="single" w:sz="4" w:space="0" w:color="auto"/>
            </w:tcBorders>
          </w:tcPr>
          <w:p ns2:paraId="391FAC35" ns2:textId="16EEC030" w:rsidR="00E510B7" w:rsidRDefault="00E510B7" w:rsidP="00E510B7">
            <w:pPr>
              <w:pStyle w:val="TableCenter"/>
              <w:rPr>
                <w:sz w:val="18"/>
                <w:szCs w:val="18"/>
              </w:rPr>
            </w:pPr>
            <w:r>
              <w:rPr>
                <w:sz w:val="18"/>
                <w:szCs w:val="18"/>
              </w:rPr>
              <w:t>-</w:t>
            </w:r>
          </w:p>
        </w:tc>
      </w:tr>
      <w:tr w:rsidR="0015194C" w:rsidRPr="00063B5C" ns2:paraId="7E3DBF0C" ns2:textId="27E3CC47" w:rsidTr="007221FF">
        <w:trPr>
          <w:trHeight w:val="260"/>
          <w:jc w:val="center"/>
        </w:trPr>
        <w:tc>
          <w:tcPr>
            <w:tcW w:w="8986" w:type="dxa"/>
            <w:gridSpan w:val="10"/>
            <w:tcBorders>
              <w:top w:val="single" w:sz="4" w:space="0" w:color="auto"/>
              <w:left w:val="single" w:sz="4" w:space="0" w:color="auto"/>
              <w:bottom w:val="single" w:sz="4" w:space="0" w:color="000000"/>
              <w:right w:val="single" w:sz="4" w:space="0" w:color="auto"/>
            </w:tcBorders>
          </w:tcPr>
          <w:p ns2:paraId="3382D0A3" ns2:textId="0FFA1A5E" w:rsidR="000841A6" w:rsidRDefault="0073611C" w:rsidP="007221FF">
            <w:pPr>
              <w:pStyle w:val="TableFootnoteSymbol"/>
              <w:tabs>
                <w:tab w:val="clear" w:pos="0"/>
              </w:tabs>
              <w:ind w:left="57"/>
            </w:pPr>
            <w:r>
              <w:rPr>
                <w:szCs w:val="18"/>
              </w:rPr>
              <w:t xml:space="preserve">-=not calculated; </w:t>
            </w:r>
            <w:r w:rsidR="000841A6" w:rsidRPr="001B0147">
              <w:t>AUC</w:t>
            </w:r>
            <w:r w:rsidR="000841A6" w:rsidRPr="001B0147">
              <w:rPr>
                <w:vertAlign w:val="subscript"/>
              </w:rPr>
              <w:t>last</w:t>
            </w:r>
            <w:r w:rsidR="000841A6" w:rsidRPr="001B0147">
              <w:t>= area under the plasma concentration-time curve from time 0 to time with last quantifiable concentration</w:t>
            </w:r>
            <w:r w:rsidR="00812D7B">
              <w:t xml:space="preserve"> in 336 h postdose</w:t>
            </w:r>
            <w:r w:rsidR="000841A6" w:rsidRPr="001B0147">
              <w:t>; C</w:t>
            </w:r>
            <w:r w:rsidR="000841A6" w:rsidRPr="001B0147">
              <w:rPr>
                <w:vertAlign w:val="subscript"/>
              </w:rPr>
              <w:t>max</w:t>
            </w:r>
            <w:r w:rsidR="000841A6" w:rsidRPr="001B0147">
              <w:t>=observed maximum concentration</w:t>
            </w:r>
            <w:r w:rsidR="00812D7B">
              <w:t xml:space="preserve"> in 336 h postdose</w:t>
            </w:r>
            <w:r w:rsidR="000841A6" w:rsidRPr="001B0147">
              <w:t xml:space="preserve">; </w:t>
            </w:r>
            <w:r w:rsidR="000841A6">
              <w:rPr>
                <w:szCs w:val="18"/>
              </w:rPr>
              <w:t xml:space="preserve">h=hour(s); IV=intravenous(ly); </w:t>
            </w:r>
            <w:r w:rsidR="000841A6">
              <w:t xml:space="preserve">q2w=once every two weeks; </w:t>
            </w:r>
            <w:r w:rsidR="000841A6" w:rsidRPr="001B0147">
              <w:t>SD=</w:t>
            </w:r>
            <w:r w:rsidR="000841A6">
              <w:t>s</w:t>
            </w:r>
            <w:r w:rsidR="000841A6" w:rsidRPr="001B0147">
              <w:t xml:space="preserve">tandard </w:t>
            </w:r>
            <w:r w:rsidR="000841A6">
              <w:t>deviation</w:t>
            </w:r>
            <w:r w:rsidR="000841A6" w:rsidRPr="001B0147">
              <w:t>; T</w:t>
            </w:r>
            <w:r w:rsidR="000841A6" w:rsidRPr="00DB6A18">
              <w:rPr>
                <w:vertAlign w:val="subscript"/>
              </w:rPr>
              <w:t>1/2</w:t>
            </w:r>
            <w:r w:rsidR="000841A6" w:rsidRPr="001B0147">
              <w:t>=elimination half-life</w:t>
            </w:r>
            <w:r w:rsidR="000841A6">
              <w:t>; TK=toxicokinetics</w:t>
            </w:r>
            <w:r w:rsidR="000841A6" w:rsidRPr="001B0147">
              <w:t>.</w:t>
            </w:r>
          </w:p>
          <w:p ns2:paraId="692085EC" ns2:textId="0CB6EA2B" w:rsidR="0015194C" w:rsidRPr="001B0147" w:rsidRDefault="0015194C" w:rsidP="007221FF">
            <w:pPr>
              <w:pStyle w:val="TableFootnoteSymbol"/>
              <w:tabs>
                <w:tab w:val="clear" w:pos="0"/>
              </w:tabs>
              <w:ind w:left="57"/>
            </w:pPr>
            <w:r w:rsidRPr="00A36F67">
              <w:rPr>
                <w:vertAlign w:val="superscript"/>
              </w:rPr>
              <w:t>a</w:t>
            </w:r>
            <w:r>
              <w:tab/>
              <w:t xml:space="preserve">Median values are presented for </w:t>
            </w:r>
            <w:r w:rsidRPr="00063B5C">
              <w:rPr>
                <w:szCs w:val="18"/>
              </w:rPr>
              <w:t>T</w:t>
            </w:r>
            <w:r>
              <w:rPr>
                <w:szCs w:val="18"/>
                <w:vertAlign w:val="subscript"/>
              </w:rPr>
              <w:t>1/2</w:t>
            </w:r>
            <w:r>
              <w:rPr>
                <w:szCs w:val="18"/>
              </w:rPr>
              <w:t>.</w:t>
            </w:r>
          </w:p>
        </w:tc>
      </w:tr>
    </w:tbl>
    <w:p ns2:paraId="26BC1424" ns2:textId="77777777" w:rsidR="00C2162D" w:rsidRDefault="00C2162D" w:rsidP="00643BC5">
      <w:pPr>
        <w:pStyle w:val="ListEnd"/>
        <w:rPr>
          <w:b/>
          <w:bCs/>
        </w:rPr>
      </w:pPr>
      <w:ins w:id="7756" w:author="GoldenCorpusHarness" w:date="2026-03-28T21:57:55Z">
        <w:r>
          <w:t>Sac-TMT: 4-Repeated Dose Toxicity Study of Sac-TMT via Intravenous Injection in Cynomolgus Monkeys (TT #187853 / A2018086-T014-01)</w:t>
        </w:r>
      </w:ins>
    </w:p>
    <w:p ns2:paraId="5F00DFC4" ns2:textId="559BC281" w:rsidR="00C24CBA" w:rsidRDefault="00C24CBA" w:rsidP="00C24CBA">
      <w:pPr>
        <w:pStyle w:val="Paragraph"/>
      </w:pPr>
      <w:del w:id="7757" w:author="GoldenCorpusHarness" w:date="2026-03-28T21:57:55Z">
        <w:r>
          <w:delText>Cynomol</w:delText>
        </w:r>
      </w:del>
      <w:ins w:id="7758" w:author="GoldenCorpusHarness" w:date="2026-03-28T21:57:55Z">
        <w:r>
          <w:t>The objective of this study was to assess the potential toxicity, immuno</w:t>
        </w:r>
      </w:ins>
      <w:r>
        <w:t>g</w:t>
      </w:r>
      <w:ins w:id="7759" w:author="GoldenCorpusHarness" w:date="2026-03-28T21:57:55Z">
        <w:r>
          <w:t>enicity, and TK profile of sac-TMT when administered to cynomolg</w:t>
        </w:r>
      </w:ins>
      <w:r>
        <w:t>us monkeys</w:t>
      </w:r>
      <w:del w:id="7760" w:author="GoldenCorpusHarness" w:date="2026-03-28T21:57:55Z">
        <w:r>
          <w:delText xml:space="preserve"> were administered sac-TMT</w:delText>
        </w:r>
      </w:del>
      <w:r>
        <w:t xml:space="preserve"> via IV injection q2w for </w:t>
      </w:r>
      <w:del w:id="7761" w:author="GoldenCorpusHarness" w:date="2026-03-28T21:57:55Z">
        <w:r>
          <w:delText>1</w:delText>
        </w:r>
      </w:del>
      <w:ins w:id="7762" w:author="GoldenCorpusHarness" w:date="2026-03-28T21:57:55Z">
        <w:r>
          <w:t xml:space="preserve">7 weeks (up to </w:t>
        </w:r>
      </w:ins>
      <w:r>
        <w:t xml:space="preserve">4 </w:t>
      </w:r>
      <w:del w:id="7763" w:author="GoldenCorpusHarness" w:date="2026-03-28T21:57:55Z">
        <w:r>
          <w:delText>consecuti</w:delText>
        </w:r>
      </w:del>
      <w:ins w:id="7764" w:author="GoldenCorpusHarness" w:date="2026-03-28T21:57:55Z">
        <w:r>
          <w:t>doses) followed by a 4-week reco</w:t>
        </w:r>
      </w:ins>
      <w:r>
        <w:t>ve</w:t>
      </w:r>
      <w:del w:id="7765" w:author="GoldenCorpusHarness" w:date="2026-03-28T21:57:55Z">
        <w:r>
          <w:delText xml:space="preserve"> weeks (total of 8 doses) at 10</w:delText>
        </w:r>
      </w:del>
      <w:ins w:id="7766" w:author="GoldenCorpusHarness" w:date="2026-03-28T21:57:55Z">
        <w:r>
          <w:t>ry period. In addition</w:t>
        </w:r>
      </w:ins>
      <w:r>
        <w:t xml:space="preserve">, </w:t>
      </w:r>
      <w:del w:id="7767" w:author="GoldenCorpusHarness" w:date="2026-03-28T21:57:55Z">
        <w:r>
          <w:delText>25, and 50 mg/kg/dose with</w:delText>
        </w:r>
      </w:del>
      <w:ins w:id="7768" w:author="GoldenCorpusHarness" w:date="2026-03-28T21:57:55Z">
        <w:r>
          <w:t>the toxicity and</w:t>
        </w:r>
      </w:ins>
      <w:r>
        <w:t xml:space="preserve"> TK </w:t>
      </w:r>
      <w:del w:id="7769" w:author="GoldenCorpusHarness" w:date="2026-03-28T21:57:55Z">
        <w:r>
          <w:delText>assessments on Study Day 1 and 85 (after s</w:delText>
        </w:r>
      </w:del>
      <w:ins w:id="7770" w:author="GoldenCorpusHarness" w:date="2026-03-28T21:57:55Z">
        <w:r>
          <w:t xml:space="preserve">of sacituzumab was also </w:t>
        </w:r>
      </w:ins>
      <w:r>
        <w:t>ev</w:t>
      </w:r>
      <w:del w:id="7771" w:author="GoldenCorpusHarness" w:date="2026-03-28T21:57:55Z">
        <w:r>
          <w:delText>enth dose)</w:delText>
        </w:r>
      </w:del>
      <w:ins w:id="7772" w:author="GoldenCorpusHarness" w:date="2026-03-28T21:57:55Z">
        <w:r>
          <w:t>aluated in this study</w:t>
        </w:r>
      </w:ins>
      <w:r>
        <w:t>.</w:t>
      </w:r>
      <w:del w:id="7773" w:author="GoldenCorpusHarness" w:date="2026-03-28T21:57:55Z">
        <w:r>
          <w:delText xml:space="preserve"> Mean AUClast of sac-TMT-ADC, sac-TMT-TAb and KL610023 in serum showed no substantive or no consistent gender difference.</w:delText>
        </w:r>
      </w:del>
    </w:p>
    <w:p ns2:paraId="3F95560B" ns2:textId="0FA5E3E5" w:rsidR="00C24CBA" w:rsidRDefault="00C24CBA" w:rsidP="00C24CBA">
      <w:pPr>
        <w:pStyle w:val="Paragraph"/>
      </w:pPr>
      <w:del w:id="7774" w:author="GoldenCorpusHarness" w:date="2026-03-28T21:57:55Z">
        <w:r>
          <w:delText>On Study Day 1</w:delText>
        </w:r>
      </w:del>
      <w:ins w:id="7775" w:author="GoldenCorpusHarness" w:date="2026-03-28T21:57:55Z">
        <w:r>
          <w:t>Monkeys (5/sex/group) were randomly assigned to 5 groups and were IV administered vehicle control (0.9% NaCl for injection)</w:t>
        </w:r>
      </w:ins>
      <w:r>
        <w:t xml:space="preserve">, </w:t>
      </w:r>
      <w:del w:id="7776" w:author="GoldenCorpusHarness" w:date="2026-03-28T21:57:55Z">
        <w:r>
          <w:delText>mean AUClast of</w:delText>
        </w:r>
      </w:del>
      <w:ins w:id="7777" w:author="GoldenCorpusHarness" w:date="2026-03-28T21:57:55Z">
        <w:r>
          <w:t>sacituzumab at a dose of 75 mg/kg/dose, or</w:t>
        </w:r>
      </w:ins>
      <w:r>
        <w:t xml:space="preserve"> sac-TMT</w:t>
      </w:r>
      <w:del w:id="7778" w:author="GoldenCorpusHarness" w:date="2026-03-28T21:57:55Z">
        <w:r>
          <w:delText>-ADC</w:delText>
        </w:r>
      </w:del>
      <w:ins w:id="7779" w:author="GoldenCorpusHarness" w:date="2026-03-28T21:57:55Z">
        <w:r>
          <w:t xml:space="preserve"> at doses of 25</w:t>
        </w:r>
      </w:ins>
      <w:r>
        <w:t xml:space="preserve">, </w:t>
      </w:r>
      <w:del w:id="7780" w:author="GoldenCorpusHarness" w:date="2026-03-28T21:57:55Z">
        <w:r>
          <w:delText>sac-</w:delText>
        </w:r>
      </w:del>
      <w:ins w:id="7781" w:author="GoldenCorpusHarness" w:date="2026-03-28T21:57:55Z">
        <w:r>
          <w:t xml:space="preserve">50 or 75 mg/kg/dose q2w for up to 4 doses. </w:t>
        </w:r>
      </w:ins>
      <w:r>
        <w:t>T</w:t>
      </w:r>
      <w:del w:id="7782" w:author="GoldenCorpusHarness" w:date="2026-03-28T21:57:55Z">
        <w:r>
          <w:delText>MT-TAb and KL6</w:delText>
        </w:r>
      </w:del>
      <w:ins w:id="7783" w:author="GoldenCorpusHarness" w:date="2026-03-28T21:57:55Z">
        <w:r>
          <w:t xml:space="preserve">he dose volume was </w:t>
        </w:r>
      </w:ins>
      <w:r>
        <w:t>10</w:t>
      </w:r>
      <w:del w:id="7784" w:author="GoldenCorpusHarness" w:date="2026-03-28T21:57:55Z">
        <w:r>
          <w:delText>023 in serum increased generally in a dose proportional manner from</w:delText>
        </w:r>
      </w:del>
      <w:ins w:id="7785" w:author="GoldenCorpusHarness" w:date="2026-03-28T21:57:55Z">
        <w:r>
          <w:t xml:space="preserve"> mL/kg. The first day of dosing was defined as Study Day</w:t>
        </w:r>
      </w:ins>
      <w:r>
        <w:t xml:space="preserve"> 1</w:t>
      </w:r>
      <w:del w:id="7786" w:author="GoldenCorpusHarness" w:date="2026-03-28T21:57:55Z">
        <w:r>
          <w:delText xml:space="preserve">0 to 50 mg/kg after the first dose except for mean Cmax </w:delText>
        </w:r>
      </w:del>
      <w:ins w:id="7787" w:author="GoldenCorpusHarness" w:date="2026-03-28T21:57:55Z">
        <w:r>
          <w:t xml:space="preserve"> and the first reco</w:t>
        </w:r>
      </w:ins>
      <w:r>
        <w:t>v</w:t>
      </w:r>
      <w:del w:id="7788" w:author="GoldenCorpusHarness" w:date="2026-03-28T21:57:55Z">
        <w:r>
          <w:delText>alues of free KL6</w:delText>
        </w:r>
      </w:del>
      <w:ins w:id="7789" w:author="GoldenCorpusHarness" w:date="2026-03-28T21:57:55Z">
        <w:r>
          <w:t xml:space="preserve">ery day, the day after the last dose, was defined as Recovery Day </w:t>
        </w:r>
      </w:ins>
      <w:r>
        <w:t>1</w:t>
      </w:r>
      <w:del w:id="7790" w:author="GoldenCorpusHarness" w:date="2026-03-28T21:57:55Z">
        <w:r>
          <w:delText>0023 at 50 mg/kg, which were less than dose proportional</w:delText>
        </w:r>
      </w:del>
      <w:r>
        <w:t>.</w:t>
      </w:r>
      <w:del w:id="7791" w:author="GoldenCorpusHarness" w:date="2026-03-28T21:57:55Z">
        <w:r>
          <w:delText xml:space="preserve"> On Study Day 85 after the seventh dose, higher individual exposure variability was observed at all dose levels with all analytes. Mean AUClast of sac-TMT-ADC and sac-TMT-TAb in serum increased more than dose proportionality at 25 and 50 mg/kg except for Cmax at 25 mg/kg, which was approximately dose proportional; however, free KL610023 showed less than dose proportional at 25 and 50 mg/kg on Study Day 85.</w:delText>
        </w:r>
      </w:del>
    </w:p>
    <w:p ns2:paraId="5F12B6CA" ns2:textId="5B4731D0" w:rsidR="00C24CBA" w:rsidRDefault="00C24CBA" w:rsidP="00C24CBA">
      <w:pPr>
        <w:pStyle w:val="Paragraph"/>
      </w:pPr>
      <w:del w:id="7792" w:author="GoldenCorpusHarness" w:date="2026-03-28T21:57:55Z">
        <w:r>
          <w:delText>Follo</w:delText>
        </w:r>
      </w:del>
      <w:ins w:id="7793" w:author="GoldenCorpusHarness" w:date="2026-03-28T21:57:55Z">
        <w:r>
          <w:t xml:space="preserve">Assessment of toxicity </w:t>
        </w:r>
      </w:ins>
      <w:r>
        <w:t>w</w:t>
      </w:r>
      <w:del w:id="7794" w:author="GoldenCorpusHarness" w:date="2026-03-28T21:57:55Z">
        <w:r>
          <w:delText>in</w:delText>
        </w:r>
      </w:del>
      <w:ins w:id="7795" w:author="GoldenCorpusHarness" w:date="2026-03-28T21:57:55Z">
        <w:r>
          <w:t>as based on mortality, clinical observations, body wei</w:t>
        </w:r>
      </w:ins>
      <w:r>
        <w:t>g</w:t>
      </w:r>
      <w:del w:id="7796" w:author="GoldenCorpusHarness" w:date="2026-03-28T21:57:55Z">
        <w:r>
          <w:delText xml:space="preserve"> repeated dosin</w:delText>
        </w:r>
      </w:del>
      <w:ins w:id="7797" w:author="GoldenCorpusHarness" w:date="2026-03-28T21:57:55Z">
        <w:r>
          <w:t>ht, food consumption, safety pharmacolo</w:t>
        </w:r>
      </w:ins>
      <w:r>
        <w:t>g</w:t>
      </w:r>
      <w:del w:id="7798" w:author="GoldenCorpusHarness" w:date="2026-03-28T21:57:55Z">
        <w:r>
          <w:delText>, t</w:delText>
        </w:r>
      </w:del>
      <w:ins w:id="7799" w:author="GoldenCorpusHarness" w:date="2026-03-28T21:57:55Z">
        <w:r>
          <w:t>y endpoints (BT, ECGs, respiratory frequency and blood pressure), op</w:t>
        </w:r>
      </w:ins>
      <w:r>
        <w:t>h</w:t>
      </w:r>
      <w:del w:id="7800" w:author="GoldenCorpusHarness" w:date="2026-03-28T21:57:55Z">
        <w:r>
          <w:delText>e serum concentrations of sac-</w:delText>
        </w:r>
      </w:del>
      <w:ins w:id="7801" w:author="GoldenCorpusHarness" w:date="2026-03-28T21:57:55Z">
        <w:r>
          <w:t>thalmic examinations, immunogenicity (immunoglobulin, complement, circulating immune complex, immunocyte surface marker, cytokines, and ADA), bone marrow smear evaluations, and clinical and anatomic pathology evaluations. Blood samples were collected from control and treated animals for TK evaluation of sac</w:t>
        </w:r>
      </w:ins>
      <w:r>
        <w:t>TMT-ADC</w:t>
      </w:r>
      <w:del w:id="7802" w:author="GoldenCorpusHarness" w:date="2026-03-28T21:57:55Z">
        <w:r>
          <w:delText xml:space="preserve"> and </w:delText>
        </w:r>
      </w:del>
      <w:ins w:id="7803" w:author="GoldenCorpusHarness" w:date="2026-03-28T21:57:55Z">
        <w:r>
          <w:t>, sac-TMT-</w:t>
        </w:r>
      </w:ins>
      <w:r>
        <w:t xml:space="preserve">TAb </w:t>
      </w:r>
      <w:del w:id="7804" w:author="GoldenCorpusHarness" w:date="2026-03-28T21:57:55Z">
        <w:r>
          <w:delText>in some animals with positive ADA were relatively lower after the seventh dose than the concentrations after first dose. Mean AUClast and Cmax values of sac-TMT-ADC and TAb were lower (4.3- to 1.3-fold) than those on Study Day 1 mainly at 10 and 25 mg/kg. At 50 mg/kg, exposure on Study Day 85 was approximately similar to the values on Study Day 1 except for females. For free</w:delText>
        </w:r>
      </w:del>
      <w:ins w:id="7805" w:author="GoldenCorpusHarness" w:date="2026-03-28T21:57:55Z">
        <w:r>
          <w:t>and</w:t>
        </w:r>
      </w:ins>
      <w:r>
        <w:t xml:space="preserve"> KL610023</w:t>
      </w:r>
      <w:del w:id="7806" w:author="GoldenCorpusHarness" w:date="2026-03-28T21:57:55Z">
        <w:r>
          <w:delText>, mean AUClast and Cmax values on Study Day 85 were considered similar to those on Study Day 1 except for following: at 10 mg/kg mean AUClast and Cmax values were slightly higher on Study Day 85 than those on Study Day 1 (approximately 1</w:delText>
        </w:r>
      </w:del>
      <w:r>
        <w:t>.</w:t>
      </w:r>
      <w:del w:id="7807" w:author="GoldenCorpusHarness" w:date="2026-03-28T21:57:55Z">
        <w:r>
          <w:delText>5-fold higher) in females.</w:delText>
        </w:r>
      </w:del>
    </w:p>
    <w:p ns2:paraId="270AEB78" ns2:textId="73B64336" w:rsidR="00C2162D" w:rsidRDefault="00C24CBA" w:rsidP="00C24CBA">
      <w:pPr>
        <w:pStyle w:val="Paragraph"/>
      </w:pPr>
      <w:del w:id="7808" w:author="GoldenCorpusHarness" w:date="2026-03-28T21:57:55Z">
        <w:r>
          <w:delText xml:space="preserve">Excluding the death of 1 animal associated with acute anaphylactoid reaction at </w:delText>
        </w:r>
      </w:del>
      <w:ins w:id="7809" w:author="GoldenCorpusHarness" w:date="2026-03-28T21:57:55Z">
        <w:r>
          <w:t>Mortality occurred in 5/</w:t>
        </w:r>
      </w:ins>
      <w:r>
        <w:t>10</w:t>
      </w:r>
      <w:del w:id="7810" w:author="GoldenCorpusHarness" w:date="2026-03-28T21:57:55Z">
        <w:r>
          <w:delText xml:space="preserve"> </w:delText>
        </w:r>
      </w:del>
      <w:ins w:id="7811" w:author="GoldenCorpusHarness" w:date="2026-03-28T21:57:55Z">
        <w:r>
          <w:t xml:space="preserve"> animals (2 females and 3 males) in the 75 </w:t>
        </w:r>
      </w:ins>
      <w:r>
        <w:t>mg/kg/dose</w:t>
      </w:r>
      <w:del w:id="7812" w:author="GoldenCorpusHarness" w:date="2026-03-28T21:57:55Z">
        <w:r>
          <w:delText>, the HNSTD of</w:delText>
        </w:r>
      </w:del>
      <w:r>
        <w:t xml:space="preserve"> sac-TMT </w:t>
      </w:r>
      <w:ins w:id="7813" w:author="GoldenCorpusHarness" w:date="2026-03-28T21:57:55Z">
        <w:r>
          <w:t>group bet</w:t>
        </w:r>
      </w:ins>
      <w:r>
        <w:t>w</w:t>
      </w:r>
      <w:del w:id="7814" w:author="GoldenCorpusHarness" w:date="2026-03-28T21:57:55Z">
        <w:r>
          <w:delText>as</w:delText>
        </w:r>
      </w:del>
      <w:ins w:id="7815" w:author="GoldenCorpusHarness" w:date="2026-03-28T21:57:55Z">
        <w:r>
          <w:t>een Study Days 10 and</w:t>
        </w:r>
      </w:ins>
      <w:r>
        <w:t xml:space="preserve"> 2</w:t>
      </w:r>
      <w:ins w:id="7816" w:author="GoldenCorpusHarness" w:date="2026-03-28T21:57:55Z">
        <w:r>
          <w:t xml:space="preserve">4 with clinical signs of decreased activity, diarrhea, decreased food consumption, cold to touch, hunched back, black discoloration, and scurf of the application site. For the surviving 3 females and 2 males, dosing was discontinued after the third dose (Study Day 29) and they were sacrificed at the scheduled necropsy for all groups (on Study Day </w:t>
        </w:r>
      </w:ins>
      <w:r>
        <w:t>5</w:t>
      </w:r>
      <w:del w:id="7817" w:author="GoldenCorpusHarness" w:date="2026-03-28T21:57:55Z">
        <w:r>
          <w:delText xml:space="preserve"> </w:delText>
        </w:r>
      </w:del>
      <w:ins w:id="7818" w:author="GoldenCorpusHarness" w:date="2026-03-28T21:57:55Z">
        <w:r>
          <w:t xml:space="preserve">0, 7 days after the last dose for other groups). There were no 75 </w:t>
        </w:r>
      </w:ins>
      <w:r>
        <w:t>mg/kg/dose</w:t>
      </w:r>
      <w:del w:id="7819" w:author="GoldenCorpusHarness" w:date="2026-03-28T21:57:55Z">
        <w:r>
          <w:delText>, corresponding to systemic exposure for combined females and males AUClast of 13</w:delText>
        </w:r>
      </w:del>
      <w:ins w:id="7820" w:author="GoldenCorpusHarness" w:date="2026-03-28T21:57:55Z">
        <w:r>
          <w:t xml:space="preserve"> animals in the recovery phase</w:t>
        </w:r>
      </w:ins>
      <w:r>
        <w:t>.</w:t>
      </w:r>
      <w:del w:id="7821" w:author="GoldenCorpusHarness" w:date="2026-03-28T21:57:55Z">
        <w:r>
          <w:delText>5 mg*h/mL for sac-TMT-ADC, 17.6 mg*h/mL sac-TMT-TAb and 3.14 μg*h/mL for KL610023 after the seventh dose.</w:delText>
        </w:r>
      </w:del>
    </w:p>
    <w:p ns2:paraId="704C21DD" ns2:textId="77777777" w:rsidR="00C24CBA" w:rsidRPr="00A37ECE" w:rsidRDefault="00C24CBA" w:rsidP="00C24CBA">
      <w:pPr>
        <w:pStyle w:val="Heading4"/>
        <w:tabs>
          <w:tab w:val="clear" w:pos="1195"/>
          <w:tab w:val="left" w:pos="1200"/>
        </w:tabs>
        <w:ind w:left="1200" w:hanging="1200"/>
        <w:rPr>
          <w:rFonts w:ascii="TimesNewRoman" w:hAnsi="TimesNewRoman" w:cs="TimesNewRoman"/>
        </w:rPr>
      </w:pPr>
      <w:ins w:id="7822" w:author="GoldenCorpusHarness" w:date="2026-03-28T21:57:55Z">
        <w:r>
          <w:t xml:space="preserve">The clinical pathology findings of the moribund monkeys included increases in urea, creatinine, pancreatic amylase, and ALP, phosphorus, and decreases in ALB, chloride, sodium, WBCs, neutrophils, lymphocytes, </w:t>
        </w:r>
      </w:ins>
      <w:r>
        <w:t>R</w:t>
      </w:r>
      <w:del w:id="7823" w:author="GoldenCorpusHarness" w:date="2026-03-28T21:57:55Z">
        <w:r>
          <w:delText xml:space="preserve">epeat-Dose </w:delText>
        </w:r>
      </w:del>
      <w:ins w:id="7824" w:author="GoldenCorpusHarness" w:date="2026-03-28T21:57:55Z">
        <w:r>
          <w:t>BCs, hemoglobin, hematocrit, RE</w:t>
        </w:r>
      </w:ins>
      <w:r>
        <w:t>T</w:t>
      </w:r>
      <w:del w:id="7825" w:author="GoldenCorpusHarness" w:date="2026-03-28T21:57:55Z">
        <w:r>
          <w:delText>o</w:delText>
        </w:r>
      </w:del>
      <w:ins w:id="7826" w:author="GoldenCorpusHarness" w:date="2026-03-28T21:57:55Z">
        <w:r>
          <w:t>s, and prolonged activated partial thromboplastin time. These findings were observed with increased granulocytic lineages, inhibited erythrocytic lineages, and decreased megakaryocyte count in the bone marrow smears e</w:t>
        </w:r>
      </w:ins>
      <w:r>
        <w:t>x</w:t>
      </w:r>
      <w:del w:id="7827" w:author="GoldenCorpusHarness" w:date="2026-03-28T21:57:55Z">
        <w:r>
          <w:delText>icity Study With KL610143</w:delText>
        </w:r>
      </w:del>
      <w:ins w:id="7828" w:author="GoldenCorpusHarness" w:date="2026-03-28T21:57:55Z">
        <w:r>
          <w:t>amination.</w:t>
        </w:r>
      </w:ins>
    </w:p>
    <w:p ns2:paraId="33BC00AA" ns2:textId="77777777" w:rsidR="00C24CBA" w:rsidRDefault="00C24CBA" w:rsidP="00C24CBA">
      <w:pPr>
        <w:pStyle w:val="Heading5"/>
        <w:tabs>
          <w:tab w:val="left" w:pos="1440"/>
        </w:tabs>
        <w:rPr>
          <w:bCs w:val="0"/>
        </w:rPr>
      </w:pPr>
      <w:del w:id="7829" w:author="GoldenCorpusHarness" w:date="2026-03-28T21:57:55Z">
        <w:r>
          <w:delText>KL610143: 4-Wee</w:delText>
        </w:r>
      </w:del>
      <w:ins w:id="7830" w:author="GoldenCorpusHarness" w:date="2026-03-28T21:57:55Z">
        <w:r>
          <w:t>Gross necropsy observations of the found dead and moribund mon</w:t>
        </w:r>
      </w:ins>
      <w:r>
        <w:t>k</w:t>
      </w:r>
      <w:ins w:id="7831" w:author="GoldenCorpusHarness" w:date="2026-03-28T21:57:55Z">
        <w:r>
          <w:t>eys included black discoloration of skin at the injection site and decreased size of thymus. Histopathological changes were found in the small and large intestine (atrophy, inflammation, dilation, hypertrophy and/or hyperplasia in crypts), skin (epidermal pigmentation and hair follicle atrophy), thymus (decreased lymphocytes in cortex), and bone marrow (decreased hematopoietic cells in sternum).</w:t>
        </w:r>
      </w:ins>
      <w:r>
        <w:t xml:space="preserve"> T</w:t>
      </w:r>
      <w:del w:id="7832" w:author="GoldenCorpusHarness" w:date="2026-03-28T21:57:55Z">
        <w:r>
          <w:delText xml:space="preserve">oxicity Study of KL610143 </w:delText>
        </w:r>
      </w:del>
      <w:ins w:id="7833" w:author="GoldenCorpusHarness" w:date="2026-03-28T21:57:55Z">
        <w:r>
          <w:t>he lesions in the digesti</w:t>
        </w:r>
      </w:ins>
      <w:r>
        <w:t>v</w:t>
      </w:r>
      <w:del w:id="7834" w:author="GoldenCorpusHarness" w:date="2026-03-28T21:57:55Z">
        <w:r>
          <w:delText>ia Intravenous Injection in SD Rats (TT #18-7851 / A2018086-T011-01)</w:delText>
        </w:r>
      </w:del>
      <w:ins w:id="7835" w:author="GoldenCorpusHarness" w:date="2026-03-28T21:57:55Z">
        <w:r>
          <w:t>e tract most likely contributed to the moribundity of the animals.</w:t>
        </w:r>
      </w:ins>
    </w:p>
    <w:p ns2:paraId="4E724A74" ns2:textId="77777777" w:rsidR="00C24CBA" w:rsidRPr="00D83122" w:rsidRDefault="00C24CBA" w:rsidP="00C24CBA">
      <w:pPr>
        <w:pStyle w:val="Paragraph"/>
      </w:pPr>
      <w:ins w:id="7836" w:author="GoldenCorpusHarness" w:date="2026-03-28T21:57:55Z">
        <w:r>
          <w:t>Black discoloration of skin at the injection site was noted in all surviving monkeys treated with sac-</w:t>
        </w:r>
      </w:ins>
      <w:r>
        <w:t>T</w:t>
      </w:r>
      <w:del w:id="7837" w:author="GoldenCorpusHarness" w:date="2026-03-28T21:57:55Z">
        <w:r>
          <w:delText>h</w:delText>
        </w:r>
      </w:del>
      <w:ins w:id="7838" w:author="GoldenCorpusHarness" w:date="2026-03-28T21:57:55Z">
        <w:r>
          <w:t>MT. Monkeys treated with 50 and 75 mg/kg/dose sac-TMT wer</w:t>
        </w:r>
      </w:ins>
      <w:r>
        <w:t>e ob</w:t>
      </w:r>
      <w:ins w:id="7839" w:author="GoldenCorpusHarness" w:date="2026-03-28T21:57:55Z">
        <w:r>
          <w:t>served with diarrhea, scurf, and brown discoloration of lips. All clinical signs resolved by the end of the recovery period except for the skin discoloration at the in</w:t>
        </w:r>
      </w:ins>
      <w:r>
        <w:t>jecti</w:t>
      </w:r>
      <w:del w:id="7840" w:author="GoldenCorpusHarness" w:date="2026-03-28T21:57:55Z">
        <w:r>
          <w:delText xml:space="preserve">ve of this study was to assess the </w:delText>
        </w:r>
      </w:del>
      <w:ins w:id="7841" w:author="GoldenCorpusHarness" w:date="2026-03-28T21:57:55Z">
        <w:r>
          <w:t>on site (25 and 50 mg/kg/dose) and on the li</w:t>
        </w:r>
      </w:ins>
      <w:r>
        <w:t>p</w:t>
      </w:r>
      <w:del w:id="7842" w:author="GoldenCorpusHarness" w:date="2026-03-28T21:57:55Z">
        <w:r>
          <w:delText>otential toxicity and TK of KL610143 and KL610023 when SD rats were intravenously administered KL610143 (prodrug of KL610023) q1w for 4 consecutive week</w:delText>
        </w:r>
      </w:del>
      <w:r>
        <w:t>s (5</w:t>
      </w:r>
      <w:del w:id="7843" w:author="GoldenCorpusHarness" w:date="2026-03-28T21:57:55Z">
        <w:r>
          <w:delText xml:space="preserve"> doses total</w:delText>
        </w:r>
      </w:del>
      <w:ins w:id="7844" w:author="GoldenCorpusHarness" w:date="2026-03-28T21:57:55Z">
        <w:r>
          <w:t>0 mg/kg/dose</w:t>
        </w:r>
      </w:ins>
      <w:r>
        <w:t>)</w:t>
      </w:r>
      <w:del w:id="7845" w:author="GoldenCorpusHarness" w:date="2026-03-28T21:57:55Z">
        <w:r>
          <w:delText xml:space="preserve"> followed </w:delText>
        </w:r>
      </w:del>
      <w:ins w:id="7846" w:author="GoldenCorpusHarness" w:date="2026-03-28T21:57:55Z">
        <w:r>
          <w:t>. No a</w:t>
        </w:r>
      </w:ins>
      <w:r>
        <w:t>b</w:t>
      </w:r>
      <w:del w:id="7847" w:author="GoldenCorpusHarness" w:date="2026-03-28T21:57:55Z">
        <w:r>
          <w:delText>y a 4-week reco</w:delText>
        </w:r>
      </w:del>
      <w:ins w:id="7848" w:author="GoldenCorpusHarness" w:date="2026-03-28T21:57:55Z">
        <w:r>
          <w:t>normalities were obser</w:t>
        </w:r>
      </w:ins>
      <w:r>
        <w:t>ve</w:t>
      </w:r>
      <w:del w:id="7849" w:author="GoldenCorpusHarness" w:date="2026-03-28T21:57:55Z">
        <w:r>
          <w:delText>r</w:delText>
        </w:r>
      </w:del>
      <w:ins w:id="7850" w:author="GoldenCorpusHarness" w:date="2026-03-28T21:57:55Z">
        <w:r>
          <w:t>d in any monkeys administered sacituzumab during the entire stud</w:t>
        </w:r>
      </w:ins>
      <w:r>
        <w:t>y period.</w:t>
      </w:r>
    </w:p>
    <w:p ns2:paraId="119F3609" ns2:textId="77777777" w:rsidR="00C24CBA" w:rsidRPr="00D83122" w:rsidRDefault="00C24CBA" w:rsidP="00C24CBA">
      <w:pPr>
        <w:pStyle w:val="Paragraph"/>
      </w:pPr>
      <w:del w:id="7851" w:author="GoldenCorpusHarness" w:date="2026-03-28T21:57:55Z">
        <w:r>
          <w:delText>S</w:delText>
        </w:r>
      </w:del>
      <w:r>
        <w:t>D</w:t>
      </w:r>
      <w:del w:id="7852" w:author="GoldenCorpusHarness" w:date="2026-03-28T21:57:55Z">
        <w:r>
          <w:delText xml:space="preserve"> rats were random</w:delText>
        </w:r>
      </w:del>
      <w:ins w:id="7853" w:author="GoldenCorpusHarness" w:date="2026-03-28T21:57:55Z">
        <w:r>
          <w:t>ecreases in body weight were noted in the surviving fema</w:t>
        </w:r>
      </w:ins>
      <w:r>
        <w:t>l</w:t>
      </w:r>
      <w:ins w:id="7854" w:author="GoldenCorpusHarness" w:date="2026-03-28T21:57:55Z">
        <w:r>
          <w:t>es administered 75 mg/kg/dose sac-TMT during the dosing phase (mean bod</w:t>
        </w:r>
      </w:ins>
      <w:r>
        <w:t xml:space="preserve">y </w:t>
      </w:r>
      <w:del w:id="7855" w:author="GoldenCorpusHarness" w:date="2026-03-28T21:57:55Z">
        <w:r>
          <w:delText>assigned to 4 groups and intra</w:delText>
        </w:r>
      </w:del>
      <w:ins w:id="7856" w:author="GoldenCorpusHarness" w:date="2026-03-28T21:57:55Z">
        <w:r>
          <w:t>weight loss &lt;15%), but not in the males. There were no treatment-related changes in body weight or food consumption obser</w:t>
        </w:r>
      </w:ins>
      <w:r>
        <w:t>ve</w:t>
      </w:r>
      <w:del w:id="7857" w:author="GoldenCorpusHarness" w:date="2026-03-28T21:57:55Z">
        <w:r>
          <w:delText>nousl</w:delText>
        </w:r>
      </w:del>
      <w:ins w:id="7858" w:author="GoldenCorpusHarness" w:date="2026-03-28T21:57:55Z">
        <w:r>
          <w:t>d in the 25 and 50 mg/kg/dose sac-TMT groups or the 75 mg/kg sacituzumab group during the dosing or recover</w:t>
        </w:r>
      </w:ins>
      <w:r>
        <w:t xml:space="preserve">y </w:t>
      </w:r>
      <w:del w:id="7859" w:author="GoldenCorpusHarness" w:date="2026-03-28T21:57:55Z">
        <w:r>
          <w:delText>administered control (PBS) or KL610143 at doses of 1</w:delText>
        </w:r>
      </w:del>
      <w:ins w:id="7860" w:author="GoldenCorpusHarness" w:date="2026-03-28T21:57:55Z">
        <w:r>
          <w:t>phases</w:t>
        </w:r>
      </w:ins>
      <w:r>
        <w:t>.</w:t>
      </w:r>
      <w:del w:id="7861" w:author="GoldenCorpusHarness" w:date="2026-03-28T21:57:55Z">
        <w:r>
          <w:delText>5, 5, or 15 mg/kg/dose q1w for a total of 5 doses. Fifteen rats/sex/group were assigned to the toxicology portion (5 rats/sex/group assigned to the recovery phase). An additional 4 rats/sex for the control group and 8 rats/sex for each dose group were assigned for TK analysis. The first dosing day was defined as Study Day 1 and the first recovery day, the day after the last dose, was defined as Recovery Day 1.</w:delText>
        </w:r>
      </w:del>
    </w:p>
    <w:p ns2:paraId="23E8AE58" ns2:textId="77777777" w:rsidR="00C24CBA" w:rsidRPr="00D83122" w:rsidRDefault="00C24CBA" w:rsidP="00C24CBA">
      <w:pPr>
        <w:pStyle w:val="Paragraph"/>
      </w:pPr>
      <w:del w:id="7862" w:author="GoldenCorpusHarness" w:date="2026-03-28T21:57:55Z">
        <w:r>
          <w:delText>Ass</w:delText>
        </w:r>
      </w:del>
      <w:ins w:id="7863" w:author="GoldenCorpusHarness" w:date="2026-03-28T21:57:55Z">
        <w:r>
          <w:t>There were no chang</w:t>
        </w:r>
      </w:ins>
      <w:r>
        <w:t>es</w:t>
      </w:r>
      <w:del w:id="7864" w:author="GoldenCorpusHarness" w:date="2026-03-28T21:57:55Z">
        <w:r>
          <w:delText>sment of toxicity was based on mortality, clinical</w:delText>
        </w:r>
      </w:del>
      <w:r>
        <w:t xml:space="preserve"> observ</w:t>
      </w:r>
      <w:del w:id="7865" w:author="GoldenCorpusHarness" w:date="2026-03-28T21:57:55Z">
        <w:r>
          <w:delText>ations, body w</w:delText>
        </w:r>
      </w:del>
      <w:r>
        <w:t>e</w:t>
      </w:r>
      <w:del w:id="7866" w:author="GoldenCorpusHarness" w:date="2026-03-28T21:57:55Z">
        <w:r>
          <w:delText>ights, foo</w:delText>
        </w:r>
      </w:del>
      <w:r>
        <w:t xml:space="preserve">d </w:t>
      </w:r>
      <w:del w:id="7867" w:author="GoldenCorpusHarness" w:date="2026-03-28T21:57:55Z">
        <w:r>
          <w:delText>co</w:delText>
        </w:r>
      </w:del>
      <w:ins w:id="7868" w:author="GoldenCorpusHarness" w:date="2026-03-28T21:57:55Z">
        <w:r>
          <w:t>i</w:t>
        </w:r>
      </w:ins>
      <w:r>
        <w:t>n</w:t>
      </w:r>
      <w:del w:id="7869" w:author="GoldenCorpusHarness" w:date="2026-03-28T21:57:55Z">
        <w:r>
          <w:delText>sumption,</w:delText>
        </w:r>
      </w:del>
      <w:r>
        <w:t xml:space="preserve"> ophthalmic </w:t>
      </w:r>
      <w:del w:id="7870" w:author="GoldenCorpusHarness" w:date="2026-03-28T21:57:55Z">
        <w:r>
          <w:delText>examinati</w:delText>
        </w:r>
      </w:del>
      <w:r>
        <w:t>o</w:t>
      </w:r>
      <w:del w:id="7871" w:author="GoldenCorpusHarness" w:date="2026-03-28T21:57:55Z">
        <w:r>
          <w:delText>ns,</w:delText>
        </w:r>
      </w:del>
      <w:ins w:id="7872" w:author="GoldenCorpusHarness" w:date="2026-03-28T21:57:55Z">
        <w:r>
          <w:t>r</w:t>
        </w:r>
      </w:ins>
      <w:r>
        <w:t xml:space="preserve"> bone marrow smear </w:t>
      </w:r>
      <w:del w:id="7873" w:author="GoldenCorpusHarness" w:date="2026-03-28T21:57:55Z">
        <w:r>
          <w:delText xml:space="preserve">evaluations, and clinical and anatomic </w:delText>
        </w:r>
      </w:del>
      <w:r>
        <w:t>pa</w:t>
      </w:r>
      <w:del w:id="7874" w:author="GoldenCorpusHarness" w:date="2026-03-28T21:57:55Z">
        <w:r>
          <w:delText>thology evaluations. Blood s</w:delText>
        </w:r>
      </w:del>
      <w:ins w:id="7875" w:author="GoldenCorpusHarness" w:date="2026-03-28T21:57:55Z">
        <w:r>
          <w:t>r</w:t>
        </w:r>
      </w:ins>
      <w:r>
        <w:t>am</w:t>
      </w:r>
      <w:del w:id="7876" w:author="GoldenCorpusHarness" w:date="2026-03-28T21:57:55Z">
        <w:r>
          <w:delText>pl</w:delText>
        </w:r>
      </w:del>
      <w:r>
        <w:t>e</w:t>
      </w:r>
      <w:ins w:id="7877" w:author="GoldenCorpusHarness" w:date="2026-03-28T21:57:55Z">
        <w:r>
          <w:t>ter</w:t>
        </w:r>
      </w:ins>
      <w:r>
        <w:t xml:space="preserve">s </w:t>
      </w:r>
      <w:del w:id="7878" w:author="GoldenCorpusHarness" w:date="2026-03-28T21:57:55Z">
        <w:r>
          <w:delText>we</w:delText>
        </w:r>
      </w:del>
      <w:ins w:id="7879" w:author="GoldenCorpusHarness" w:date="2026-03-28T21:57:55Z">
        <w:r>
          <w:t>fo</w:t>
        </w:r>
      </w:ins>
      <w:r>
        <w:t>r</w:t>
      </w:r>
      <w:del w:id="7880" w:author="GoldenCorpusHarness" w:date="2026-03-28T21:57:55Z">
        <w:r>
          <w:delText>e collected from controls and treated</w:delText>
        </w:r>
      </w:del>
      <w:r>
        <w:t xml:space="preserve"> animals </w:t>
      </w:r>
      <w:del w:id="7881" w:author="GoldenCorpusHarness" w:date="2026-03-28T21:57:55Z">
        <w:r>
          <w:delText>f</w:delText>
        </w:r>
      </w:del>
      <w:ins w:id="7882" w:author="GoldenCorpusHarness" w:date="2026-03-28T21:57:55Z">
        <w:r>
          <w:t xml:space="preserve">administered sacituzumab </w:t>
        </w:r>
      </w:ins>
      <w:r>
        <w:t xml:space="preserve">or </w:t>
      </w:r>
      <w:ins w:id="7883" w:author="GoldenCorpusHarness" w:date="2026-03-28T21:57:55Z">
        <w:r>
          <w:t>sac-</w:t>
        </w:r>
      </w:ins>
      <w:r>
        <w:t>T</w:t>
      </w:r>
      <w:del w:id="7884" w:author="GoldenCorpusHarness" w:date="2026-03-28T21:57:55Z">
        <w:r>
          <w:delText>K</w:delText>
        </w:r>
      </w:del>
      <w:ins w:id="7885" w:author="GoldenCorpusHarness" w:date="2026-03-28T21:57:55Z">
        <w:r>
          <w:t>MT</w:t>
        </w:r>
      </w:ins>
      <w:r>
        <w:t xml:space="preserve"> </w:t>
      </w:r>
      <w:ins w:id="7886" w:author="GoldenCorpusHarness" w:date="2026-03-28T21:57:55Z">
        <w:r>
          <w:t>during th</w:t>
        </w:r>
      </w:ins>
      <w:r>
        <w:t>e</w:t>
      </w:r>
      <w:del w:id="7887" w:author="GoldenCorpusHarness" w:date="2026-03-28T21:57:55Z">
        <w:r>
          <w:delText>valuat</w:delText>
        </w:r>
      </w:del>
      <w:ins w:id="7888" w:author="GoldenCorpusHarness" w:date="2026-03-28T21:57:55Z">
        <w:r>
          <w:t xml:space="preserve"> dos</w:t>
        </w:r>
      </w:ins>
      <w:r>
        <w:t>i</w:t>
      </w:r>
      <w:del w:id="7889" w:author="GoldenCorpusHarness" w:date="2026-03-28T21:57:55Z">
        <w:r>
          <w:delText>o</w:delText>
        </w:r>
      </w:del>
      <w:r>
        <w:t>n</w:t>
      </w:r>
      <w:ins w:id="7890" w:author="GoldenCorpusHarness" w:date="2026-03-28T21:57:55Z">
        <w:r>
          <w:t>g</w:t>
        </w:r>
      </w:ins>
      <w:r>
        <w:t xml:space="preserve"> o</w:t>
      </w:r>
      <w:del w:id="7891" w:author="GoldenCorpusHarness" w:date="2026-03-28T21:57:55Z">
        <w:r>
          <w:delText>f</w:delText>
        </w:r>
      </w:del>
      <w:ins w:id="7892" w:author="GoldenCorpusHarness" w:date="2026-03-28T21:57:55Z">
        <w:r>
          <w:t>r</w:t>
        </w:r>
      </w:ins>
      <w:r>
        <w:t xml:space="preserve"> </w:t>
      </w:r>
      <w:del w:id="7893" w:author="GoldenCorpusHarness" w:date="2026-03-28T21:57:55Z">
        <w:r>
          <w:delText>KL610143</w:delText>
        </w:r>
      </w:del>
      <w:ins w:id="7894" w:author="GoldenCorpusHarness" w:date="2026-03-28T21:57:55Z">
        <w:r>
          <w:t>recovery</w:t>
        </w:r>
      </w:ins>
      <w:r>
        <w:t xml:space="preserve"> </w:t>
      </w:r>
      <w:ins w:id="7895" w:author="GoldenCorpusHarness" w:date="2026-03-28T21:57:55Z">
        <w:r>
          <w:t>ph</w:t>
        </w:r>
      </w:ins>
      <w:r>
        <w:t>a</w:t>
      </w:r>
      <w:del w:id="7896" w:author="GoldenCorpusHarness" w:date="2026-03-28T21:57:55Z">
        <w:r>
          <w:delText>nd KL610023</w:delText>
        </w:r>
      </w:del>
      <w:ins w:id="7897" w:author="GoldenCorpusHarness" w:date="2026-03-28T21:57:55Z">
        <w:r>
          <w:t>ses</w:t>
        </w:r>
      </w:ins>
      <w:r>
        <w:t>.</w:t>
      </w:r>
    </w:p>
    <w:p ns2:paraId="30752CDA" ns2:textId="56BDAD2F" w:rsidR="00C24CBA" w:rsidRPr="00D83122" w:rsidRDefault="00C24CBA" w:rsidP="00C24CBA">
      <w:pPr>
        <w:pStyle w:val="Paragraph"/>
      </w:pPr>
      <w:r>
        <w:t>Al</w:t>
      </w:r>
      <w:del w:id="7898" w:author="GoldenCorpusHarness" w:date="2026-03-28T21:57:55Z">
        <w:r>
          <w:delText>l animals sur</w:delText>
        </w:r>
      </w:del>
      <w:ins w:id="7899" w:author="GoldenCorpusHarness" w:date="2026-03-28T21:57:55Z">
        <w:r>
          <w:t>terations in hematology parameters were consistent with the expected test article-related effects on rapidly di</w:t>
        </w:r>
      </w:ins>
      <w:r>
        <w:t>vi</w:t>
      </w:r>
      <w:ins w:id="7900" w:author="GoldenCorpusHarness" w:date="2026-03-28T21:57:55Z">
        <w:r>
          <w:t xml:space="preserve">ding cells in the bone marrow. Compared to the same group mean </w:t>
        </w:r>
      </w:ins>
      <w:r>
        <w:t>v</w:t>
      </w:r>
      <w:del w:id="7901" w:author="GoldenCorpusHarness" w:date="2026-03-28T21:57:55Z">
        <w:r>
          <w:delText>ed until their scheduled necropsy</w:delText>
        </w:r>
      </w:del>
      <w:ins w:id="7902" w:author="GoldenCorpusHarness" w:date="2026-03-28T21:57:55Z">
        <w:r>
          <w:t>alues at the second acclimation exam time point</w:t>
        </w:r>
      </w:ins>
      <w:r>
        <w:t xml:space="preserve">, </w:t>
      </w:r>
      <w:ins w:id="7903" w:author="GoldenCorpusHarness" w:date="2026-03-28T21:57:55Z">
        <w:r>
          <w:t>slightly to moderately decreased neutrophil counts (-47% to -82%) and lymphocyte counts (-51% to -71%) in females and males at ≥50 mg/kg/dose sac-TMT resulted in slightly to moderately decreased WBC counts (-54% to -74%) six days after the second and fourth doses. At 25 mg/kg/dose sacTMT, individual animals had similarly decreased neutrophil, lymphocyte, and WBC counts at the same time points. Very slightly decreased red cell mass parameters (RBC count, hemoglobin concentration, hematocrit; values belo</w:t>
        </w:r>
      </w:ins>
      <w:r>
        <w:t>w</w:t>
      </w:r>
      <w:del w:id="7904" w:author="GoldenCorpusHarness" w:date="2026-03-28T21:57:55Z">
        <w:r>
          <w:delText>ith no test</w:delText>
        </w:r>
      </w:del>
      <w:ins w:id="7905" w:author="GoldenCorpusHarness" w:date="2026-03-28T21:57:55Z">
        <w:r>
          <w:t xml:space="preserve"> the range present in untreated animals on the study) were present in individual animals at ≥25 mg/kg/dose sacTMT six days after the second and fourth doses, and were associated with slightly decreased RET counts in females and males at 25 mg/kg/dose sac</w:t>
        </w:r>
      </w:ins>
      <w:r>
        <w:t>-</w:t>
      </w:r>
      <w:del w:id="7906" w:author="GoldenCorpusHarness" w:date="2026-03-28T21:57:55Z">
        <w:r>
          <w:delText xml:space="preserve">article related clinical observations or changes in body weight or </w:delText>
        </w:r>
      </w:del>
      <w:ins w:id="7907" w:author="GoldenCorpusHarness" w:date="2026-03-28T21:57:55Z">
        <w:r>
          <w:t>TMT (-56% to 58%) a</w:t>
        </w:r>
      </w:ins>
      <w:r>
        <w:t>f</w:t>
      </w:r>
      <w:del w:id="7908" w:author="GoldenCorpusHarness" w:date="2026-03-28T21:57:55Z">
        <w:r>
          <w:delText>ood consumption</w:delText>
        </w:r>
      </w:del>
      <w:ins w:id="7909" w:author="GoldenCorpusHarness" w:date="2026-03-28T21:57:55Z">
        <w:r>
          <w:t>ter the second dose, and moderately to markedly decreased RET counts (69% to -90%) at ≥50 mg/kg/dose sac-TMT after the second and fourth doses</w:t>
        </w:r>
      </w:ins>
      <w:r>
        <w:t>.</w:t>
      </w:r>
    </w:p>
    <w:p ns2:paraId="1A467A98" ns2:textId="77777777" w:rsidR="00C24CBA" w:rsidRPr="00D83122" w:rsidRDefault="00C24CBA" w:rsidP="00C24CBA">
      <w:pPr>
        <w:pStyle w:val="Paragraph"/>
      </w:pPr>
      <w:del w:id="7910" w:author="GoldenCorpusHarness" w:date="2026-03-28T21:57:55Z">
        <w:r>
          <w:delText>No test article-related changes were o</w:delText>
        </w:r>
      </w:del>
      <w:ins w:id="7911" w:author="GoldenCorpusHarness" w:date="2026-03-28T21:57:55Z">
        <w:r>
          <w:t>IV administration of sacituzuma</w:t>
        </w:r>
      </w:ins>
      <w:r>
        <w:t>b</w:t>
      </w:r>
      <w:del w:id="7912" w:author="GoldenCorpusHarness" w:date="2026-03-28T21:57:55Z">
        <w:r>
          <w:delText>ser</w:delText>
        </w:r>
      </w:del>
      <w:ins w:id="7913" w:author="GoldenCorpusHarness" w:date="2026-03-28T21:57:55Z">
        <w:r>
          <w:t xml:space="preserve"> alone resulted in limited indi</w:t>
        </w:r>
      </w:ins>
      <w:r>
        <w:t>v</w:t>
      </w:r>
      <w:del w:id="7914" w:author="GoldenCorpusHarness" w:date="2026-03-28T21:57:55Z">
        <w:r>
          <w:delText>ed in o</w:delText>
        </w:r>
      </w:del>
      <w:ins w:id="7915" w:author="GoldenCorpusHarness" w:date="2026-03-28T21:57:55Z">
        <w:r>
          <w:t xml:space="preserve">idual animal changes in clinical </w:t>
        </w:r>
      </w:ins>
      <w:r>
        <w:t>p</w:t>
      </w:r>
      <w:del w:id="7916" w:author="GoldenCorpusHarness" w:date="2026-03-28T21:57:55Z">
        <w:r>
          <w:delText>hthalmic</w:delText>
        </w:r>
      </w:del>
      <w:ins w:id="7917" w:author="GoldenCorpusHarness" w:date="2026-03-28T21:57:55Z">
        <w:r>
          <w:t>athology and/or immunology</w:t>
        </w:r>
      </w:ins>
      <w:r>
        <w:t xml:space="preserve"> parameters </w:t>
      </w:r>
      <w:del w:id="7918" w:author="GoldenCorpusHarness" w:date="2026-03-28T21:57:55Z">
        <w:r>
          <w:delText xml:space="preserve">in the control and the 15 mg/kg/dose groups or in </w:delText>
        </w:r>
      </w:del>
      <w:ins w:id="7919" w:author="GoldenCorpusHarness" w:date="2026-03-28T21:57:55Z">
        <w:r>
          <w:t>which were considered normal varia</w:t>
        </w:r>
      </w:ins>
      <w:r>
        <w:t>b</w:t>
      </w:r>
      <w:del w:id="7920" w:author="GoldenCorpusHarness" w:date="2026-03-28T21:57:55Z">
        <w:r>
          <w:delText>one marrow smear parameters at any dose</w:delText>
        </w:r>
      </w:del>
      <w:ins w:id="7921" w:author="GoldenCorpusHarness" w:date="2026-03-28T21:57:55Z">
        <w:r>
          <w:t>ility or were not toxicologically meaningful because of the low incidence and small magnitude of the changes</w:t>
        </w:r>
      </w:ins>
      <w:r>
        <w:t>.</w:t>
      </w:r>
    </w:p>
    <w:p ns2:paraId="1CD9D311" ns2:textId="5A53C842" w:rsidR="00C24CBA" w:rsidRPr="00D83122" w:rsidRDefault="00C24CBA" w:rsidP="00C24CBA">
      <w:pPr>
        <w:pStyle w:val="Paragraph"/>
      </w:pPr>
      <w:r>
        <w:t xml:space="preserve">At </w:t>
      </w:r>
      <w:del w:id="7922" w:author="GoldenCorpusHarness" w:date="2026-03-28T21:57:55Z">
        <w:r>
          <w:delText>the end o</w:delText>
        </w:r>
      </w:del>
      <w:ins w:id="7923" w:author="GoldenCorpusHarness" w:date="2026-03-28T21:57:55Z">
        <w:r>
          <w:t xml:space="preserve">necropsy, decreases in absolute and relative thymus weights occurred at 50 and 75 mg/kg/dose sac-TMT groups, however, the </w:t>
        </w:r>
      </w:ins>
      <w:r>
        <w:t>f</w:t>
      </w:r>
      <w:del w:id="7924" w:author="GoldenCorpusHarness" w:date="2026-03-28T21:57:55Z">
        <w:r>
          <w:delText xml:space="preserve"> dosing</w:delText>
        </w:r>
      </w:del>
      <w:ins w:id="7925" w:author="GoldenCorpusHarness" w:date="2026-03-28T21:57:55Z">
        <w:r>
          <w:t>indings resolved in the 50 mg/kg/dose group by the end of the recovery</w:t>
        </w:r>
      </w:ins>
      <w:r>
        <w:t xml:space="preserve"> phase (</w:t>
      </w:r>
      <w:ins w:id="7926" w:author="GoldenCorpusHarness" w:date="2026-03-28T21:57:55Z">
        <w:r>
          <w:t xml:space="preserve">no recovery group for </w:t>
        </w:r>
      </w:ins>
      <w:r>
        <w:t>7</w:t>
      </w:r>
      <w:del w:id="7927" w:author="GoldenCorpusHarness" w:date="2026-03-28T21:57:55Z">
        <w:r>
          <w:delText xml:space="preserve"> days after the last dose), hematology changes included very slightly to slightly increased RET counts in males (+50% to +68%) and females (+39% to +101%) at all doses. Females at 15 mg/kg/dose had very slightly decreased RBCs (-17%), hemoglobin (-11%), and hematocrit (-11%</w:delText>
        </w:r>
      </w:del>
      <w:ins w:id="7928" w:author="GoldenCorpusHarness" w:date="2026-03-28T21:57:55Z">
        <w:r>
          <w:t>5 mg/kg/dose due to mortality</w:t>
        </w:r>
      </w:ins>
      <w:r>
        <w:t xml:space="preserve">). </w:t>
      </w:r>
      <w:ins w:id="7929" w:author="GoldenCorpusHarness" w:date="2026-03-28T21:57:55Z">
        <w:r>
          <w:t>Black discoloration of the injection site was observed in monkeys at all sac-</w:t>
        </w:r>
      </w:ins>
      <w:r>
        <w:t>T</w:t>
      </w:r>
      <w:del w:id="7930" w:author="GoldenCorpusHarness" w:date="2026-03-28T21:57:55Z">
        <w:r>
          <w:delText xml:space="preserve">hese </w:delText>
        </w:r>
      </w:del>
      <w:ins w:id="7931" w:author="GoldenCorpusHarness" w:date="2026-03-28T21:57:55Z">
        <w:r>
          <w:t>MT dose levels. Decreased thymus size was observed in 3/6 and 5/5 monkeys administered 50 and 75 mg/kg/dose sac-TMT, respectively, and remained in ¼ monkeys in the 50 mg/kg/dose group at the end o</w:t>
        </w:r>
      </w:ins>
      <w:r>
        <w:t>f</w:t>
      </w:r>
      <w:del w:id="7932" w:author="GoldenCorpusHarness" w:date="2026-03-28T21:57:55Z">
        <w:r>
          <w:delText>indings resolved at the end of recovery phase</w:delText>
        </w:r>
      </w:del>
      <w:ins w:id="7933" w:author="GoldenCorpusHarness" w:date="2026-03-28T21:57:55Z">
        <w:r>
          <w:t xml:space="preserve"> recovery</w:t>
        </w:r>
      </w:ins>
      <w:r>
        <w:t>.</w:t>
      </w:r>
    </w:p>
    <w:p ns2:paraId="6B82EF57" ns2:textId="14389106" w:rsidR="00C24CBA" w:rsidRPr="00D83122" w:rsidRDefault="00C24CBA" w:rsidP="00C24CBA">
      <w:pPr>
        <w:pStyle w:val="Paragraph"/>
        <w:rPr>
          <w:b/>
          <w:bCs/>
        </w:rPr>
      </w:pPr>
      <w:del w:id="7934" w:author="GoldenCorpusHarness" w:date="2026-03-28T21:57:55Z">
        <w:r>
          <w:delText>At necropsy</w:delText>
        </w:r>
      </w:del>
      <w:ins w:id="7935" w:author="GoldenCorpusHarness" w:date="2026-03-28T21:57:55Z">
        <w:r>
          <w:t>Histopathology findings were observed in the 75 mg/kg/dose sac-TMT group at the end of the dosing phase and consisted of lesions in the jejunum and ileum</w:t>
        </w:r>
      </w:ins>
      <w:r>
        <w:t xml:space="preserve"> (</w:t>
      </w:r>
      <w:del w:id="7936" w:author="GoldenCorpusHarness" w:date="2026-03-28T21:57:55Z">
        <w:r>
          <w:delText>7 days a</w:delText>
        </w:r>
      </w:del>
      <w:ins w:id="7937" w:author="GoldenCorpusHarness" w:date="2026-03-28T21:57:55Z">
        <w:r>
          <w:t>minimal to moderate villi atrophy, intestinal gland hypertrophy/hyperplasia accompanied with chronic in</w:t>
        </w:r>
      </w:ins>
      <w:r>
        <w:t>f</w:t>
      </w:r>
      <w:del w:id="7938" w:author="GoldenCorpusHarness" w:date="2026-03-28T21:57:55Z">
        <w:r>
          <w:delText>ter the last dose</w:delText>
        </w:r>
      </w:del>
      <w:ins w:id="7939" w:author="GoldenCorpusHarness" w:date="2026-03-28T21:57:55Z">
        <w:r>
          <w:t>lammation</w:t>
        </w:r>
      </w:ins>
      <w:r>
        <w:t xml:space="preserve">), </w:t>
      </w:r>
      <w:del w:id="7940" w:author="GoldenCorpusHarness" w:date="2026-03-28T21:57:55Z">
        <w:r>
          <w:delText>test article-related changes at 1</w:delText>
        </w:r>
      </w:del>
      <w:ins w:id="7941" w:author="GoldenCorpusHarness" w:date="2026-03-28T21:57:55Z">
        <w:r>
          <w:t xml:space="preserve">cecum (minimal intestinal gland dilation), thymus (moderate to severe reduction of cortical lymphocytes), skin (minimal to mild hair follicle atrophy, epidermal pigmentation at the site of administration), sternum bone marrow (minimal to mild decrease in hematopoietic cells) and vagina (minimal to mild epithelial atrophy) that were similar but less severe as compared to the moribund/dead animals. Similar changes with a lower incidence or severity were observed in the </w:t>
        </w:r>
      </w:ins>
      <w:r>
        <w:t>5</w:t>
      </w:r>
      <w:ins w:id="7942" w:author="GoldenCorpusHarness" w:date="2026-03-28T21:57:55Z">
        <w:r>
          <w:t>0</w:t>
        </w:r>
      </w:ins>
      <w:r>
        <w:t xml:space="preserve"> mg/kg/dose </w:t>
      </w:r>
      <w:del w:id="7943" w:author="GoldenCorpusHarness" w:date="2026-03-28T21:57:55Z">
        <w:r>
          <w:delText>included decreases in testis weight (absolute and relative) which correlated to histopathology findings of mild to moderate degeneration/atrophy of tubules in the testis and minimal to mild cellular debris in lumen of the epididymis</w:delText>
        </w:r>
      </w:del>
      <w:ins w:id="7944" w:author="GoldenCorpusHarness" w:date="2026-03-28T21:57:55Z">
        <w:r>
          <w:t>sac-TMT group</w:t>
        </w:r>
      </w:ins>
      <w:r>
        <w:t xml:space="preserve">. </w:t>
      </w:r>
      <w:del w:id="7945" w:author="GoldenCorpusHarness" w:date="2026-03-28T21:57:55Z">
        <w:r>
          <w:delText>Test-article related minimal to mild axonal degeneration of the sciatic nerve was observed at the high dose 1</w:delText>
        </w:r>
      </w:del>
      <w:ins w:id="7946" w:author="GoldenCorpusHarness" w:date="2026-03-28T21:57:55Z">
        <w:r>
          <w:t>Findings in animals administered 2</w:t>
        </w:r>
      </w:ins>
      <w:r>
        <w:t>5 mg/kg</w:t>
      </w:r>
      <w:del w:id="7947" w:author="GoldenCorpusHarness" w:date="2026-03-28T21:57:55Z">
        <w:r>
          <w:delText xml:space="preserve"> group</w:delText>
        </w:r>
      </w:del>
      <w:ins w:id="7948" w:author="GoldenCorpusHarness" w:date="2026-03-28T21:57:55Z">
        <w:r>
          <w:t>/dose sac-TMT were limited to lesions on the skin and thymus</w:t>
        </w:r>
      </w:ins>
      <w:r>
        <w:t>. A</w:t>
      </w:r>
      <w:ins w:id="7949" w:author="GoldenCorpusHarness" w:date="2026-03-28T21:57:55Z">
        <w:r>
          <w:t>ll histopathological changes were recovered or partially recovered a</w:t>
        </w:r>
      </w:ins>
      <w:r>
        <w:t xml:space="preserve">t the end of the </w:t>
      </w:r>
      <w:del w:id="7950" w:author="GoldenCorpusHarness" w:date="2026-03-28T21:57:55Z">
        <w:r>
          <w:delText>4-</w:delText>
        </w:r>
      </w:del>
      <w:ins w:id="7951" w:author="GoldenCorpusHarness" w:date="2026-03-28T21:57:55Z">
        <w:r>
          <w:t xml:space="preserve">recovery period. No histopathological findings </w:t>
        </w:r>
      </w:ins>
      <w:r>
        <w:t>we</w:t>
      </w:r>
      <w:del w:id="7952" w:author="GoldenCorpusHarness" w:date="2026-03-28T21:57:55Z">
        <w:r>
          <w:delText>e</w:delText>
        </w:r>
      </w:del>
      <w:ins w:id="7953" w:author="GoldenCorpusHarness" w:date="2026-03-28T21:57:55Z">
        <w:r>
          <w:t>re observed in mon</w:t>
        </w:r>
      </w:ins>
      <w:r>
        <w:t>k</w:t>
      </w:r>
      <w:del w:id="7954" w:author="GoldenCorpusHarness" w:date="2026-03-28T21:57:55Z">
        <w:r>
          <w:delText xml:space="preserve"> treatment-</w:delText>
        </w:r>
      </w:del>
      <w:ins w:id="7955" w:author="GoldenCorpusHarness" w:date="2026-03-28T21:57:55Z">
        <w:r>
          <w:t xml:space="preserve">eys administered sacituzumab </w:t>
        </w:r>
      </w:ins>
      <w:r>
        <w:t>f</w:t>
      </w:r>
      <w:del w:id="7956" w:author="GoldenCorpusHarness" w:date="2026-03-28T21:57:55Z">
        <w:r>
          <w:delText>ree period, lesions in the testes</w:delText>
        </w:r>
      </w:del>
      <w:ins w:id="7957" w:author="GoldenCorpusHarness" w:date="2026-03-28T21:57:55Z">
        <w:r>
          <w:t>ollowing the dosing and</w:t>
        </w:r>
      </w:ins>
      <w:r>
        <w:t xml:space="preserve"> recover</w:t>
      </w:r>
      <w:del w:id="7958" w:author="GoldenCorpusHarness" w:date="2026-03-28T21:57:55Z">
        <w:r>
          <w:delText>ed but those in the epididymides and sciatic nerve were still present</w:delText>
        </w:r>
      </w:del>
      <w:ins w:id="7959" w:author="GoldenCorpusHarness" w:date="2026-03-28T21:57:55Z">
        <w:r>
          <w:t>y phase necropsies</w:t>
        </w:r>
      </w:ins>
      <w:r>
        <w:t>.</w:t>
      </w:r>
      <w:del w:id="7960" w:author="GoldenCorpusHarness" w:date="2026-03-28T21:57:55Z">
        <w:r>
          <w:delText xml:space="preserve"> Histopathology observations also included increased extramedullary hematopoiesis in spleen and liver at all dose levels which are not considered adverse. There was no change in the bone marrow and extramedullary hematopoiesis could be noted in the spontaneous lesion list of rat.</w:delText>
        </w:r>
      </w:del>
    </w:p>
    <w:p ns2:paraId="76B7C88E" ns2:textId="77777777" w:rsidR="007221FF" w:rsidRDefault="00C24CBA" w:rsidP="00C24CBA">
      <w:pPr>
        <w:pStyle w:val="Paragraph"/>
      </w:pPr>
      <w:del w:id="7961" w:author="GoldenCorpusHarness" w:date="2026-03-28T21:57:55Z">
        <w:r>
          <w:delText>KL</w:delText>
        </w:r>
      </w:del>
      <w:ins w:id="7962" w:author="GoldenCorpusHarness" w:date="2026-03-28T21:57:55Z">
        <w:r>
          <w:t xml:space="preserve">Anti-sac-TMT antibody was detected in </w:t>
        </w:r>
      </w:ins>
      <w:r>
        <w:t>6</w:t>
      </w:r>
      <w:del w:id="7963" w:author="GoldenCorpusHarness" w:date="2026-03-28T21:57:55Z">
        <w:r>
          <w:delText>101</w:delText>
        </w:r>
      </w:del>
      <w:ins w:id="7964" w:author="GoldenCorpusHarness" w:date="2026-03-28T21:57:55Z">
        <w:r>
          <w:t xml:space="preserve">/10 and </w:t>
        </w:r>
      </w:ins>
      <w:r>
        <w:t>4</w:t>
      </w:r>
      <w:del w:id="7965" w:author="GoldenCorpusHarness" w:date="2026-03-28T21:57:55Z">
        <w:r>
          <w:delText>3 and KL</w:delText>
        </w:r>
      </w:del>
      <w:ins w:id="7966" w:author="GoldenCorpusHarness" w:date="2026-03-28T21:57:55Z">
        <w:r>
          <w:t xml:space="preserve">/10 monkeys in the 25 and 50 mg/kg/dose sac-TMT groups. Antibody against the recombinant TROP2 humanized monoclonal antibody was detected in 2/10 monkeys in the 75 mg/kg/dose sacituzumab group and in </w:t>
        </w:r>
      </w:ins>
      <w:r>
        <w:t>6</w:t>
      </w:r>
      <w:del w:id="7967" w:author="GoldenCorpusHarness" w:date="2026-03-28T21:57:55Z">
        <w:r>
          <w:delText>100</w:delText>
        </w:r>
      </w:del>
      <w:ins w:id="7968" w:author="GoldenCorpusHarness" w:date="2026-03-28T21:57:55Z">
        <w:r>
          <w:t xml:space="preserve">/10 and 1/10 monkeys in the </w:t>
        </w:r>
      </w:ins>
      <w:r>
        <w:t>2</w:t>
      </w:r>
      <w:del w:id="7969" w:author="GoldenCorpusHarness" w:date="2026-03-28T21:57:55Z">
        <w:r>
          <w:delText xml:space="preserve">3 TK </w:delText>
        </w:r>
      </w:del>
      <w:ins w:id="7970" w:author="GoldenCorpusHarness" w:date="2026-03-28T21:57:55Z">
        <w:r>
          <w:t>5 and 50 mg/kg/dose sac-TMT dose grou</w:t>
        </w:r>
      </w:ins>
      <w:r>
        <w:t>p</w:t>
      </w:r>
      <w:del w:id="7971" w:author="GoldenCorpusHarness" w:date="2026-03-28T21:57:55Z">
        <w:r>
          <w:delText>arameters were e</w:delText>
        </w:r>
      </w:del>
      <w:ins w:id="7972" w:author="GoldenCorpusHarness" w:date="2026-03-28T21:57:55Z">
        <w:r>
          <w:t>s, respecti</w:t>
        </w:r>
      </w:ins>
      <w:r>
        <w:t>v</w:t>
      </w:r>
      <w:del w:id="7973" w:author="GoldenCorpusHarness" w:date="2026-03-28T21:57:55Z">
        <w:r>
          <w:delText>aluated</w:delText>
        </w:r>
      </w:del>
      <w:ins w:id="7974" w:author="GoldenCorpusHarness" w:date="2026-03-28T21:57:55Z">
        <w:r>
          <w:t>ely. ADA was</w:t>
        </w:r>
      </w:ins>
      <w:r>
        <w:t xml:space="preserve"> f</w:t>
      </w:r>
      <w:del w:id="7975" w:author="GoldenCorpusHarness" w:date="2026-03-28T21:57:55Z">
        <w:r>
          <w:delText>ollowing administration o</w:delText>
        </w:r>
      </w:del>
      <w:ins w:id="7976" w:author="GoldenCorpusHarness" w:date="2026-03-28T21:57:55Z">
        <w:r>
          <w:t>irst detected on Study Day 15 and the positive ADA rate did not decrease 4 weeks a</w:t>
        </w:r>
      </w:ins>
      <w:r>
        <w:t>f</w:t>
      </w:r>
      <w:del w:id="7977" w:author="GoldenCorpusHarness" w:date="2026-03-28T21:57:55Z">
        <w:r>
          <w:delText xml:space="preserve"> KL610143 on</w:delText>
        </w:r>
      </w:del>
      <w:ins w:id="7978" w:author="GoldenCorpusHarness" w:date="2026-03-28T21:57:55Z">
        <w:r>
          <w:t>ter withdrawal of test articles. No antibody against</w:t>
        </w:r>
      </w:ins>
      <w:r>
        <w:t xml:space="preserve"> S</w:t>
      </w:r>
      <w:del w:id="7979" w:author="GoldenCorpusHarness" w:date="2026-03-28T21:57:55Z">
        <w:r>
          <w:delText xml:space="preserve">tudy Days 1 and </w:delText>
        </w:r>
      </w:del>
      <w:ins w:id="7980" w:author="GoldenCorpusHarness" w:date="2026-03-28T21:57:55Z">
        <w:r>
          <w:t>ac-TMT or recombinant TROP</w:t>
        </w:r>
      </w:ins>
      <w:r>
        <w:t>2</w:t>
      </w:r>
      <w:del w:id="7981" w:author="GoldenCorpusHarness" w:date="2026-03-28T21:57:55Z">
        <w:r>
          <w:delText>9</w:delText>
        </w:r>
      </w:del>
      <w:ins w:id="7982" w:author="GoldenCorpusHarness" w:date="2026-03-28T21:57:55Z">
        <w:r>
          <w:t xml:space="preserve"> humanized monoclonal antibody was detected in the 75 mg/kg/dose sac-TMT group</w:t>
        </w:r>
      </w:ins>
      <w:r>
        <w:t>.</w:t>
      </w:r>
      <w:del w:id="7983" w:author="GoldenCorpusHarness" w:date="2026-03-28T21:57:55Z">
        <w:r>
          <w:delText xml:space="preserve"> Concentrations of KL610143 and KL610023 in all control group samples were below the LLOQ.</w:delText>
        </w:r>
      </w:del>
    </w:p>
    <w:p ns2:paraId="3565EC76" ns2:textId="65E388CC" w:rsidR="00C24CBA" w:rsidRDefault="00C24CBA" w:rsidP="00C24CBA">
      <w:pPr>
        <w:pStyle w:val="Paragraph"/>
      </w:pPr>
      <w:ins w:id="7984" w:author="GoldenCorpusHarness" w:date="2026-03-28T21:57:55Z">
        <w:r>
          <w:t xml:space="preserve">Sac-TMT-ADC, sac-TMT-TAb, and </w:t>
        </w:r>
      </w:ins>
      <w:r>
        <w:t>KL610</w:t>
      </w:r>
      <w:ins w:id="7985" w:author="GoldenCorpusHarness" w:date="2026-03-28T21:57:55Z">
        <w:r>
          <w:t xml:space="preserve">023 TK parameters were evaluated in control and treated animals following administration of sac-TMT and sacituzumab (sac-TMT-TAb assessment only) following the first (Study Day </w:t>
        </w:r>
      </w:ins>
      <w:r>
        <w:t>1</w:t>
      </w:r>
      <w:ins w:id="7986" w:author="GoldenCorpusHarness" w:date="2026-03-28T21:57:55Z">
        <w:r>
          <w:t xml:space="preserve">) and last dose (Study Day </w:t>
        </w:r>
      </w:ins>
      <w:r>
        <w:t xml:space="preserve">43 </w:t>
      </w:r>
      <w:del w:id="7987" w:author="GoldenCorpusHarness" w:date="2026-03-28T21:57:55Z">
        <w:r>
          <w:delText>T</w:delText>
        </w:r>
      </w:del>
      <w:ins w:id="7988" w:author="GoldenCorpusHarness" w:date="2026-03-28T21:57:55Z">
        <w:r>
          <w:t xml:space="preserve">for the 25 and 50 mg/kg/dose groups and Study Day 29 for the 75 mg/kg/dose group). Concentrations of sac-TMT-ADC, sac-TMT-TAb, and </w:t>
        </w:r>
      </w:ins>
      <w:r>
        <w:t>K</w:t>
      </w:r>
      <w:del w:id="7989" w:author="GoldenCorpusHarness" w:date="2026-03-28T21:57:55Z">
        <w:r>
          <w:delText xml:space="preserve"> parameters are presented in [Table </w:delText>
        </w:r>
      </w:del>
      <w:ins w:id="7990" w:author="GoldenCorpusHarness" w:date="2026-03-28T21:57:55Z">
        <w:r>
          <w:t>L6</w:t>
        </w:r>
      </w:ins>
      <w:r>
        <w:t>10</w:t>
      </w:r>
      <w:del w:id="7991" w:author="GoldenCorpusHarness" w:date="2026-03-28T21:57:55Z">
        <w:r>
          <w:delText>]</w:delText>
        </w:r>
      </w:del>
      <w:ins w:id="7992" w:author="GoldenCorpusHarness" w:date="2026-03-28T21:57:55Z">
        <w:r>
          <w:t>023 in all control group samples were below the LLOQ</w:t>
        </w:r>
      </w:ins>
      <w:r>
        <w:t>.</w:t>
      </w:r>
    </w:p>
    <w:p ns2:paraId="222D4C20" ns2:textId="7C2EE624" w:rsidR="00C24CBA" w:rsidRDefault="00C24CBA" w:rsidP="007221FF">
      <w:pPr>
        <w:pStyle w:val="TableTitle"/>
        <w:pageBreakBefore/>
      </w:pPr>
      <w:ins w:id="7993" w:author="GoldenCorpusHarness" w:date="2026-03-28T21:57:55Z">
        <w:r>
          <w:t>Sac-</w:t>
        </w:r>
      </w:ins>
      <w:r>
        <w:t>T</w:t>
      </w:r>
      <w:del w:id="7994" w:author="GoldenCorpusHarness" w:date="2026-03-28T21:57:55Z">
        <w:r>
          <w:delText>able 10</w:delText>
        </w:r>
      </w:del>
      <w:r>
        <w:t>M</w:t>
      </w:r>
      <w:del w:id="7995" w:author="GoldenCorpusHarness" w:date="2026-03-28T21:57:55Z">
        <w:r>
          <w:delText>ean KL610143</w:delText>
        </w:r>
      </w:del>
      <w:ins w:id="7996" w:author="GoldenCorpusHarness" w:date="2026-03-28T21:57:55Z">
        <w:r>
          <w:t>T-ADC</w:t>
        </w:r>
      </w:ins>
      <w:r>
        <w:t xml:space="preserve"> TK </w:t>
      </w:r>
      <w:del w:id="7997" w:author="GoldenCorpusHarness" w:date="2026-03-28T21:57:55Z">
        <w:r>
          <w:delText>P</w:delText>
        </w:r>
      </w:del>
      <w:ins w:id="7998" w:author="GoldenCorpusHarness" w:date="2026-03-28T21:57:55Z">
        <w:r>
          <w:t>p</w:t>
        </w:r>
      </w:ins>
      <w:r>
        <w:t xml:space="preserve">arameters </w:t>
      </w:r>
      <w:del w:id="7999" w:author="GoldenCorpusHarness" w:date="2026-03-28T21:57:55Z">
        <w:r>
          <w:delText>in Sprague Dawley Rats F</w:delText>
        </w:r>
      </w:del>
      <w:ins w:id="8000" w:author="GoldenCorpusHarness" w:date="2026-03-28T21:57:55Z">
        <w:r>
          <w:t>f</w:t>
        </w:r>
      </w:ins>
      <w:r>
        <w:t xml:space="preserve">ollowing </w:t>
      </w:r>
      <w:del w:id="8001" w:author="GoldenCorpusHarness" w:date="2026-03-28T21:57:55Z">
        <w:r>
          <w:delText>IV Dos</w:delText>
        </w:r>
      </w:del>
      <w:ins w:id="8002" w:author="GoldenCorpusHarness" w:date="2026-03-28T21:57:55Z">
        <w:r>
          <w:t>adm</w:t>
        </w:r>
      </w:ins>
      <w:r>
        <w:t>in</w:t>
      </w:r>
      <w:del w:id="8003" w:author="GoldenCorpusHarness" w:date="2026-03-28T21:57:55Z">
        <w:r>
          <w:delText>g</w:delText>
        </w:r>
      </w:del>
      <w:ins w:id="8004" w:author="GoldenCorpusHarness" w:date="2026-03-28T21:57:55Z">
        <w:r>
          <w:t>istration</w:t>
        </w:r>
      </w:ins>
      <w:r>
        <w:t xml:space="preserve"> of </w:t>
      </w:r>
      <w:del w:id="8005" w:author="GoldenCorpusHarness" w:date="2026-03-28T21:57:55Z">
        <w:r>
          <w:delText>KL610143 (TT #18-7851 / A2018086</w:delText>
        </w:r>
      </w:del>
      <w:ins w:id="8006" w:author="GoldenCorpusHarness" w:date="2026-03-28T21:57:55Z">
        <w:r>
          <w:t>sac</w:t>
        </w:r>
      </w:ins>
      <w:r>
        <w:t>-T</w:t>
      </w:r>
      <w:del w:id="8007" w:author="GoldenCorpusHarness" w:date="2026-03-28T21:57:55Z">
        <w:r>
          <w:delText>011-01)</w:delText>
        </w:r>
      </w:del>
      <w:ins w:id="8008" w:author="GoldenCorpusHarness" w:date="2026-03-28T21:57:55Z">
        <w:r>
          <w:t>MT are presented in [Table 6].</w:t>
        </w:r>
      </w:ins>
    </w:p>
    <w:tbl>
      <w:tblPr>
        <w:tblW w:w="8986" w:type="dxa"/>
        <w:jc w:val="center"/>
        <w:tblBorders>
          <w:top w:val="single" w:sz="18" w:space="0" w:color="000000"/>
          <w:left w:val="single" w:sz="18" w:space="0" w:color="000000"/>
          <w:bottom w:val="single" w:sz="18" w:space="0" w:color="000000"/>
          <w:right w:val="single" w:sz="18" w:space="0" w:color="000000"/>
        </w:tblBorders>
        <w:tblLayout w:type="fixed"/>
        <w:tblCellMar>
          <w:left w:w="26" w:type="dxa"/>
        </w:tblCellMar>
        <w:tblLook w:val="04A0" w:firstRow="1" w:lastRow="0" w:firstColumn="1" w:lastColumn="0" w:noHBand="0" w:noVBand="1"/>
      </w:tblPr>
      <w:tblGrid>
        <w:gridCol w:w="1344"/>
        <w:gridCol w:w="1344"/>
        <w:gridCol w:w="1157"/>
        <w:gridCol w:w="1157"/>
        <w:gridCol w:w="996"/>
        <w:gridCol w:w="996"/>
        <w:gridCol w:w="996"/>
        <w:gridCol w:w="996"/>
      </w:tblGrid>
      <w:tr w:rsidR="00011E26" w:rsidRPr="00063B5C" ns2:paraId="674B5C4E" ns2:textId="77777777" w:rsidTr="00011E26">
        <w:trPr>
          <w:trHeight w:val="260"/>
          <w:tblHeader/>
          <w:jc w:val="center"/>
        </w:trPr>
        <w:tc>
          <w:tcPr>
            <w:tcW w:w="1344" w:type="dxa"/>
            <w:vMerge w:val="restart"/>
            <w:tcBorders>
              <w:top w:val="single" w:sz="4" w:space="0" w:color="auto"/>
              <w:left w:val="single" w:sz="4" w:space="0" w:color="auto"/>
              <w:right w:val="single" w:sz="4" w:space="0" w:color="auto"/>
            </w:tcBorders>
            <w:vAlign w:val="bottom"/>
          </w:tcPr>
          <w:p ns2:paraId="12DC10FD" ns2:textId="35E9615A" w:rsidR="00011E26" w:rsidRPr="00AF2A4A" w:rsidRDefault="00011E26" w:rsidP="00011E26">
            <w:pPr>
              <w:pStyle w:val="TableCenter"/>
              <w:keepNext/>
              <w:rPr>
                <w:b/>
                <w:bCs/>
                <w:sz w:val="18"/>
                <w:szCs w:val="18"/>
                <w:lang w:val="es-ES"/>
              </w:rPr>
            </w:pPr>
            <w:r>
              <w:rPr>
                <w:b/>
                <w:bCs/>
                <w:sz w:val="18"/>
                <w:szCs w:val="18"/>
                <w:lang w:val="es-ES"/>
              </w:rPr>
              <w:t>Study Day</w:t>
            </w:r>
          </w:p>
        </w:tc>
        <w:tc>
          <w:tcPr>
            <w:tcW w:w="1344" w:type="dxa"/>
            <w:vMerge w:val="restart"/>
            <w:tcBorders>
              <w:top w:val="single" w:sz="4" w:space="0" w:color="auto"/>
              <w:left w:val="single" w:sz="4" w:space="0" w:color="auto"/>
              <w:bottom w:val="single" w:sz="4" w:space="0" w:color="auto"/>
              <w:right w:val="single" w:sz="4" w:space="0" w:color="auto"/>
            </w:tcBorders>
            <w:vAlign w:val="bottom"/>
            <w:hideMark/>
          </w:tcPr>
          <w:p ns2:paraId="3ECE389F" ns2:textId="5CD34CF0" w:rsidR="00011E26" w:rsidRPr="00AF2A4A" w:rsidRDefault="00011E26" w:rsidP="00011E26">
            <w:pPr>
              <w:pStyle w:val="TableCenter"/>
              <w:keepNext/>
              <w:rPr>
                <w:b/>
                <w:bCs/>
                <w:sz w:val="18"/>
                <w:szCs w:val="18"/>
                <w:lang w:val="es-ES"/>
              </w:rPr>
            </w:pPr>
            <w:r w:rsidRPr="00AF2A4A">
              <w:rPr>
                <w:b/>
                <w:bCs/>
                <w:sz w:val="18"/>
                <w:szCs w:val="18"/>
                <w:lang w:val="es-ES"/>
              </w:rPr>
              <w:t>Dose</w:t>
            </w:r>
            <w:r w:rsidRPr="00AF2A4A">
              <w:rPr>
                <w:b/>
                <w:bCs/>
                <w:sz w:val="18"/>
                <w:szCs w:val="18"/>
                <w:lang w:val="es-ES"/>
              </w:rPr>
              <w:br/>
              <w:t>(mg/kg/</w:t>
            </w:r>
            <w:r w:rsidR="00E6236D">
              <w:rPr>
                <w:b/>
                <w:bCs/>
                <w:sz w:val="18"/>
                <w:szCs w:val="18"/>
                <w:lang w:val="es-ES"/>
              </w:rPr>
              <w:pgNum/>
            </w:r>
            <w:r w:rsidR="00E6236D">
              <w:rPr>
                <w:b/>
                <w:bCs/>
                <w:sz w:val="18"/>
                <w:szCs w:val="18"/>
                <w:lang w:val="es-ES"/>
              </w:rPr>
              <w:t>oce</w:t>
            </w:r>
            <w:r w:rsidRPr="00AF2A4A">
              <w:rPr>
                <w:b/>
                <w:bCs/>
                <w:sz w:val="18"/>
                <w:szCs w:val="18"/>
                <w:lang w:val="es-ES"/>
              </w:rPr>
              <w:t xml:space="preserve"> q1w)</w:t>
            </w:r>
          </w:p>
        </w:tc>
        <w:tc>
          <w:tcPr>
            <w:tcW w:w="1157" w:type="dxa"/>
            <w:vMerge w:val="restart"/>
            <w:tcBorders>
              <w:top w:val="single" w:sz="4" w:space="0" w:color="auto"/>
              <w:left w:val="single" w:sz="4" w:space="0" w:color="auto"/>
              <w:bottom w:val="single" w:sz="4" w:space="0" w:color="auto"/>
              <w:right w:val="single" w:sz="4" w:space="0" w:color="auto"/>
            </w:tcBorders>
            <w:vAlign w:val="bottom"/>
          </w:tcPr>
          <w:p ns2:paraId="085F132B" ns2:textId="77777777" w:rsidR="00011E26" w:rsidRPr="001B6D89" w:rsidRDefault="00011E26" w:rsidP="00011E26">
            <w:pPr>
              <w:pStyle w:val="TableCenter"/>
              <w:keepNext/>
              <w:rPr>
                <w:b/>
                <w:bCs/>
                <w:sz w:val="18"/>
                <w:szCs w:val="18"/>
              </w:rPr>
            </w:pPr>
            <w:r w:rsidRPr="001B6D89">
              <w:rPr>
                <w:b/>
                <w:bCs/>
                <w:sz w:val="18"/>
                <w:szCs w:val="18"/>
              </w:rPr>
              <w:t>Parameter</w:t>
            </w:r>
          </w:p>
        </w:tc>
        <w:tc>
          <w:tcPr>
            <w:tcW w:w="1157" w:type="dxa"/>
            <w:vMerge w:val="restart"/>
            <w:tcBorders>
              <w:top w:val="single" w:sz="4" w:space="0" w:color="auto"/>
              <w:left w:val="single" w:sz="4" w:space="0" w:color="auto"/>
              <w:bottom w:val="single" w:sz="4" w:space="0" w:color="auto"/>
              <w:right w:val="single" w:sz="4" w:space="0" w:color="auto"/>
            </w:tcBorders>
            <w:vAlign w:val="bottom"/>
          </w:tcPr>
          <w:p ns2:paraId="426EFF36" ns2:textId="77777777" w:rsidR="00011E26" w:rsidRPr="001B6D89" w:rsidRDefault="00011E26" w:rsidP="00011E26">
            <w:pPr>
              <w:pStyle w:val="TableCenter"/>
              <w:keepNext/>
              <w:rPr>
                <w:b/>
                <w:bCs/>
                <w:sz w:val="18"/>
                <w:szCs w:val="18"/>
              </w:rPr>
            </w:pPr>
            <w:r w:rsidRPr="001B6D89">
              <w:rPr>
                <w:b/>
                <w:bCs/>
                <w:sz w:val="18"/>
                <w:szCs w:val="18"/>
              </w:rPr>
              <w:t>Units</w:t>
            </w:r>
          </w:p>
        </w:tc>
        <w:tc>
          <w:tcPr>
            <w:tcW w:w="3984" w:type="dxa"/>
            <w:gridSpan w:val="4"/>
            <w:tcBorders>
              <w:top w:val="single" w:sz="4" w:space="0" w:color="auto"/>
              <w:left w:val="single" w:sz="4" w:space="0" w:color="auto"/>
              <w:bottom w:val="single" w:sz="4" w:space="0" w:color="auto"/>
              <w:right w:val="single" w:sz="4" w:space="0" w:color="auto"/>
            </w:tcBorders>
            <w:noWrap/>
            <w:vAlign w:val="bottom"/>
            <w:hideMark/>
          </w:tcPr>
          <w:p ns2:paraId="37418300" ns2:textId="77777777" w:rsidR="00011E26" w:rsidRPr="001B6D89" w:rsidRDefault="00011E26" w:rsidP="00011E26">
            <w:pPr>
              <w:pStyle w:val="TableCenter"/>
              <w:keepNext/>
              <w:rPr>
                <w:b/>
                <w:bCs/>
                <w:sz w:val="18"/>
                <w:szCs w:val="18"/>
              </w:rPr>
            </w:pPr>
            <w:r w:rsidRPr="001B6D89">
              <w:rPr>
                <w:b/>
                <w:bCs/>
                <w:sz w:val="18"/>
                <w:szCs w:val="18"/>
              </w:rPr>
              <w:t>Sex</w:t>
            </w:r>
          </w:p>
        </w:tc>
      </w:tr>
      <w:tr w:rsidR="00011E26" w:rsidRPr="00063B5C" ns2:paraId="21E9E6B4" ns2:textId="77777777" w:rsidTr="00011E26">
        <w:trPr>
          <w:trHeight w:val="260"/>
          <w:tblHeader/>
          <w:jc w:val="center"/>
        </w:trPr>
        <w:tc>
          <w:tcPr>
            <w:tcW w:w="1344" w:type="dxa"/>
            <w:vMerge/>
            <w:tcBorders>
              <w:left w:val="single" w:sz="4" w:space="0" w:color="auto"/>
              <w:right w:val="single" w:sz="4" w:space="0" w:color="auto"/>
            </w:tcBorders>
          </w:tcPr>
          <w:p ns2:paraId="05997350" ns2:textId="77777777" w:rsidR="00011E26" w:rsidRPr="001B6D89" w:rsidRDefault="00011E26">
            <w:pPr>
              <w:pStyle w:val="TableCenter"/>
              <w:keepNext/>
              <w:rPr>
                <w:b/>
                <w:bCs/>
                <w:sz w:val="18"/>
                <w:szCs w:val="18"/>
              </w:rPr>
            </w:pPr>
          </w:p>
        </w:tc>
        <w:tc>
          <w:tcPr>
            <w:tcW w:w="1344" w:type="dxa"/>
            <w:vMerge/>
            <w:tcBorders>
              <w:top w:val="single" w:sz="4" w:space="0" w:color="auto"/>
              <w:left w:val="single" w:sz="4" w:space="0" w:color="auto"/>
              <w:bottom w:val="single" w:sz="4" w:space="0" w:color="auto"/>
              <w:right w:val="single" w:sz="4" w:space="0" w:color="auto"/>
            </w:tcBorders>
            <w:vAlign w:val="bottom"/>
            <w:hideMark/>
          </w:tcPr>
          <w:p ns2:paraId="51211D36" ns2:textId="08C195B8" w:rsidR="00011E26" w:rsidRPr="001B6D89" w:rsidRDefault="00011E26">
            <w:pPr>
              <w:pStyle w:val="TableCenter"/>
              <w:keepNext/>
              <w:rPr>
                <w:b/>
                <w:bCs/>
                <w:sz w:val="18"/>
                <w:szCs w:val="18"/>
              </w:rPr>
            </w:pPr>
          </w:p>
        </w:tc>
        <w:tc>
          <w:tcPr>
            <w:tcW w:w="1157" w:type="dxa"/>
            <w:vMerge/>
            <w:tcBorders>
              <w:top w:val="single" w:sz="4" w:space="0" w:color="auto"/>
              <w:left w:val="single" w:sz="4" w:space="0" w:color="auto"/>
              <w:bottom w:val="single" w:sz="4" w:space="0" w:color="auto"/>
              <w:right w:val="single" w:sz="4" w:space="0" w:color="auto"/>
            </w:tcBorders>
            <w:vAlign w:val="bottom"/>
          </w:tcPr>
          <w:p ns2:paraId="7E6A8AA3" ns2:textId="77777777" w:rsidR="00011E26" w:rsidRPr="001B6D89" w:rsidRDefault="00011E26">
            <w:pPr>
              <w:pStyle w:val="TableCenter"/>
              <w:keepNext/>
              <w:rPr>
                <w:b/>
                <w:bCs/>
                <w:sz w:val="18"/>
                <w:szCs w:val="18"/>
              </w:rPr>
            </w:pPr>
          </w:p>
        </w:tc>
        <w:tc>
          <w:tcPr>
            <w:tcW w:w="1157" w:type="dxa"/>
            <w:vMerge/>
            <w:tcBorders>
              <w:top w:val="single" w:sz="4" w:space="0" w:color="auto"/>
              <w:left w:val="single" w:sz="4" w:space="0" w:color="auto"/>
              <w:bottom w:val="single" w:sz="4" w:space="0" w:color="auto"/>
              <w:right w:val="single" w:sz="4" w:space="0" w:color="auto"/>
            </w:tcBorders>
            <w:vAlign w:val="bottom"/>
          </w:tcPr>
          <w:p ns2:paraId="5855903D" ns2:textId="77777777" w:rsidR="00011E26" w:rsidRPr="001B6D89" w:rsidRDefault="00011E26">
            <w:pPr>
              <w:pStyle w:val="TableCenter"/>
              <w:keepNext/>
              <w:rPr>
                <w:b/>
                <w:bCs/>
                <w:sz w:val="18"/>
                <w:szCs w:val="18"/>
              </w:rPr>
            </w:pPr>
          </w:p>
        </w:tc>
        <w:tc>
          <w:tcPr>
            <w:tcW w:w="1992" w:type="dxa"/>
            <w:gridSpan w:val="2"/>
            <w:tcBorders>
              <w:top w:val="single" w:sz="4" w:space="0" w:color="auto"/>
              <w:left w:val="single" w:sz="4" w:space="0" w:color="auto"/>
              <w:bottom w:val="single" w:sz="4" w:space="0" w:color="auto"/>
              <w:right w:val="single" w:sz="4" w:space="0" w:color="auto"/>
            </w:tcBorders>
            <w:noWrap/>
            <w:vAlign w:val="bottom"/>
            <w:hideMark/>
          </w:tcPr>
          <w:p ns2:paraId="658B6C45" ns2:textId="77777777" w:rsidR="00011E26" w:rsidRPr="001B6D89" w:rsidRDefault="00011E26">
            <w:pPr>
              <w:pStyle w:val="TableCenter"/>
              <w:keepNext/>
              <w:rPr>
                <w:b/>
                <w:bCs/>
                <w:sz w:val="18"/>
                <w:szCs w:val="18"/>
              </w:rPr>
            </w:pPr>
            <w:r w:rsidRPr="001B6D89">
              <w:rPr>
                <w:b/>
                <w:bCs/>
                <w:sz w:val="18"/>
                <w:szCs w:val="18"/>
              </w:rPr>
              <w:t>Female</w:t>
            </w:r>
          </w:p>
        </w:tc>
        <w:tc>
          <w:tcPr>
            <w:tcW w:w="1992" w:type="dxa"/>
            <w:gridSpan w:val="2"/>
            <w:tcBorders>
              <w:top w:val="single" w:sz="4" w:space="0" w:color="auto"/>
              <w:left w:val="single" w:sz="4" w:space="0" w:color="auto"/>
              <w:bottom w:val="single" w:sz="4" w:space="0" w:color="auto"/>
              <w:right w:val="single" w:sz="4" w:space="0" w:color="auto"/>
            </w:tcBorders>
            <w:noWrap/>
            <w:vAlign w:val="bottom"/>
            <w:hideMark/>
          </w:tcPr>
          <w:p ns2:paraId="30C5736D" ns2:textId="77777777" w:rsidR="00011E26" w:rsidRPr="001B6D89" w:rsidRDefault="00011E26">
            <w:pPr>
              <w:pStyle w:val="TableCenter"/>
              <w:keepNext/>
              <w:rPr>
                <w:b/>
                <w:bCs/>
                <w:sz w:val="18"/>
                <w:szCs w:val="18"/>
              </w:rPr>
            </w:pPr>
            <w:r w:rsidRPr="001B6D89">
              <w:rPr>
                <w:b/>
                <w:bCs/>
                <w:sz w:val="18"/>
                <w:szCs w:val="18"/>
              </w:rPr>
              <w:t>Male</w:t>
            </w:r>
          </w:p>
        </w:tc>
      </w:tr>
      <w:tr w:rsidR="00011E26" w:rsidRPr="00063B5C" ns2:paraId="6E250F85" ns2:textId="77777777" w:rsidTr="00011E26">
        <w:trPr>
          <w:trHeight w:val="260"/>
          <w:tblHeader/>
          <w:jc w:val="center"/>
        </w:trPr>
        <w:tc>
          <w:tcPr>
            <w:tcW w:w="1344" w:type="dxa"/>
            <w:vMerge/>
            <w:tcBorders>
              <w:left w:val="single" w:sz="4" w:space="0" w:color="auto"/>
              <w:bottom w:val="single" w:sz="4" w:space="0" w:color="auto"/>
              <w:right w:val="single" w:sz="4" w:space="0" w:color="auto"/>
            </w:tcBorders>
          </w:tcPr>
          <w:p ns2:paraId="52ED218D" ns2:textId="77777777" w:rsidR="00011E26" w:rsidRPr="001B6D89" w:rsidRDefault="00011E26">
            <w:pPr>
              <w:pStyle w:val="TableCenter"/>
              <w:keepNext/>
              <w:rPr>
                <w:b/>
                <w:bCs/>
                <w:sz w:val="18"/>
                <w:szCs w:val="18"/>
              </w:rPr>
            </w:pPr>
          </w:p>
        </w:tc>
        <w:tc>
          <w:tcPr>
            <w:tcW w:w="1344" w:type="dxa"/>
            <w:vMerge/>
            <w:tcBorders>
              <w:top w:val="single" w:sz="4" w:space="0" w:color="auto"/>
              <w:left w:val="single" w:sz="4" w:space="0" w:color="auto"/>
              <w:bottom w:val="single" w:sz="4" w:space="0" w:color="auto"/>
              <w:right w:val="single" w:sz="4" w:space="0" w:color="auto"/>
            </w:tcBorders>
            <w:noWrap/>
            <w:vAlign w:val="bottom"/>
            <w:hideMark/>
          </w:tcPr>
          <w:p ns2:paraId="25445385" ns2:textId="5B2C70B8" w:rsidR="00011E26" w:rsidRPr="001B6D89" w:rsidRDefault="00011E26">
            <w:pPr>
              <w:pStyle w:val="TableCenter"/>
              <w:keepNext/>
              <w:rPr>
                <w:b/>
                <w:bCs/>
                <w:sz w:val="18"/>
                <w:szCs w:val="18"/>
              </w:rPr>
            </w:pPr>
          </w:p>
        </w:tc>
        <w:tc>
          <w:tcPr>
            <w:tcW w:w="1157" w:type="dxa"/>
            <w:vMerge/>
            <w:tcBorders>
              <w:top w:val="single" w:sz="4" w:space="0" w:color="auto"/>
              <w:left w:val="single" w:sz="4" w:space="0" w:color="auto"/>
              <w:bottom w:val="single" w:sz="4" w:space="0" w:color="auto"/>
              <w:right w:val="single" w:sz="4" w:space="0" w:color="auto"/>
            </w:tcBorders>
            <w:noWrap/>
            <w:vAlign w:val="bottom"/>
            <w:hideMark/>
          </w:tcPr>
          <w:p ns2:paraId="4944DDC6" ns2:textId="77777777" w:rsidR="00011E26" w:rsidRPr="001B6D89" w:rsidRDefault="00011E26">
            <w:pPr>
              <w:pStyle w:val="TableCenter"/>
              <w:keepNext/>
              <w:rPr>
                <w:b/>
                <w:bCs/>
                <w:sz w:val="18"/>
                <w:szCs w:val="18"/>
              </w:rPr>
            </w:pPr>
          </w:p>
        </w:tc>
        <w:tc>
          <w:tcPr>
            <w:tcW w:w="1157" w:type="dxa"/>
            <w:vMerge/>
            <w:tcBorders>
              <w:top w:val="single" w:sz="4" w:space="0" w:color="auto"/>
              <w:left w:val="single" w:sz="4" w:space="0" w:color="auto"/>
              <w:bottom w:val="single" w:sz="4" w:space="0" w:color="auto"/>
              <w:right w:val="single" w:sz="4" w:space="0" w:color="auto"/>
            </w:tcBorders>
            <w:noWrap/>
            <w:vAlign w:val="bottom"/>
            <w:hideMark/>
          </w:tcPr>
          <w:p ns2:paraId="71FCC134" ns2:textId="77777777" w:rsidR="00011E26" w:rsidRPr="001B6D89" w:rsidRDefault="00011E26">
            <w:pPr>
              <w:pStyle w:val="TableCenter"/>
              <w:keepNext/>
              <w:rPr>
                <w:b/>
                <w:bCs/>
                <w:sz w:val="18"/>
                <w:szCs w:val="18"/>
              </w:rPr>
            </w:pPr>
          </w:p>
        </w:tc>
        <w:tc>
          <w:tcPr>
            <w:tcW w:w="996" w:type="dxa"/>
            <w:tcBorders>
              <w:top w:val="single" w:sz="4" w:space="0" w:color="auto"/>
              <w:left w:val="single" w:sz="4" w:space="0" w:color="auto"/>
              <w:bottom w:val="single" w:sz="4" w:space="0" w:color="auto"/>
              <w:right w:val="single" w:sz="4" w:space="0" w:color="auto"/>
            </w:tcBorders>
            <w:noWrap/>
            <w:vAlign w:val="bottom"/>
            <w:hideMark/>
          </w:tcPr>
          <w:p ns2:paraId="088CE4A6" ns2:textId="77777777" w:rsidR="00011E26" w:rsidRPr="001B6D89" w:rsidRDefault="00011E26">
            <w:pPr>
              <w:pStyle w:val="TableCenter"/>
              <w:keepNext/>
              <w:rPr>
                <w:b/>
                <w:bCs/>
                <w:sz w:val="18"/>
                <w:szCs w:val="18"/>
              </w:rPr>
            </w:pPr>
            <w:r w:rsidRPr="001B6D89">
              <w:rPr>
                <w:b/>
                <w:bCs/>
                <w:sz w:val="18"/>
                <w:szCs w:val="18"/>
              </w:rPr>
              <w:t>Mean</w:t>
            </w:r>
          </w:p>
        </w:tc>
        <w:tc>
          <w:tcPr>
            <w:tcW w:w="996" w:type="dxa"/>
            <w:tcBorders>
              <w:top w:val="single" w:sz="4" w:space="0" w:color="auto"/>
              <w:left w:val="single" w:sz="4" w:space="0" w:color="auto"/>
              <w:bottom w:val="single" w:sz="4" w:space="0" w:color="auto"/>
              <w:right w:val="single" w:sz="4" w:space="0" w:color="auto"/>
            </w:tcBorders>
            <w:noWrap/>
            <w:vAlign w:val="bottom"/>
            <w:hideMark/>
          </w:tcPr>
          <w:p ns2:paraId="202C786B" ns2:textId="77777777" w:rsidR="00011E26" w:rsidRPr="001B6D89" w:rsidRDefault="00011E26">
            <w:pPr>
              <w:pStyle w:val="TableCenter"/>
              <w:keepNext/>
              <w:rPr>
                <w:b/>
                <w:bCs/>
                <w:sz w:val="18"/>
                <w:szCs w:val="18"/>
              </w:rPr>
            </w:pPr>
            <w:r w:rsidRPr="001B6D89">
              <w:rPr>
                <w:b/>
                <w:bCs/>
                <w:sz w:val="18"/>
                <w:szCs w:val="18"/>
              </w:rPr>
              <w:t>SD</w:t>
            </w:r>
          </w:p>
        </w:tc>
        <w:tc>
          <w:tcPr>
            <w:tcW w:w="996" w:type="dxa"/>
            <w:tcBorders>
              <w:top w:val="single" w:sz="4" w:space="0" w:color="auto"/>
              <w:left w:val="single" w:sz="4" w:space="0" w:color="auto"/>
              <w:bottom w:val="single" w:sz="4" w:space="0" w:color="auto"/>
              <w:right w:val="single" w:sz="4" w:space="0" w:color="auto"/>
            </w:tcBorders>
            <w:noWrap/>
            <w:vAlign w:val="bottom"/>
            <w:hideMark/>
          </w:tcPr>
          <w:p ns2:paraId="6514589E" ns2:textId="77777777" w:rsidR="00011E26" w:rsidRPr="001B6D89" w:rsidRDefault="00011E26">
            <w:pPr>
              <w:pStyle w:val="TableCenter"/>
              <w:keepNext/>
              <w:rPr>
                <w:b/>
                <w:bCs/>
                <w:sz w:val="18"/>
                <w:szCs w:val="18"/>
              </w:rPr>
            </w:pPr>
            <w:r w:rsidRPr="001B6D89">
              <w:rPr>
                <w:b/>
                <w:bCs/>
                <w:sz w:val="18"/>
                <w:szCs w:val="18"/>
              </w:rPr>
              <w:t>Mean</w:t>
            </w:r>
          </w:p>
        </w:tc>
        <w:tc>
          <w:tcPr>
            <w:tcW w:w="996" w:type="dxa"/>
            <w:tcBorders>
              <w:top w:val="single" w:sz="4" w:space="0" w:color="auto"/>
              <w:left w:val="single" w:sz="4" w:space="0" w:color="auto"/>
              <w:bottom w:val="single" w:sz="4" w:space="0" w:color="auto"/>
              <w:right w:val="single" w:sz="4" w:space="0" w:color="auto"/>
            </w:tcBorders>
            <w:noWrap/>
            <w:vAlign w:val="bottom"/>
            <w:hideMark/>
          </w:tcPr>
          <w:p ns2:paraId="589884A2" ns2:textId="77777777" w:rsidR="00011E26" w:rsidRPr="001B6D89" w:rsidRDefault="00011E26">
            <w:pPr>
              <w:pStyle w:val="TableCenter"/>
              <w:keepNext/>
              <w:rPr>
                <w:b/>
                <w:bCs/>
                <w:sz w:val="18"/>
                <w:szCs w:val="18"/>
              </w:rPr>
            </w:pPr>
            <w:r w:rsidRPr="001B6D89">
              <w:rPr>
                <w:b/>
                <w:bCs/>
                <w:sz w:val="18"/>
                <w:szCs w:val="18"/>
              </w:rPr>
              <w:t>SD</w:t>
            </w:r>
          </w:p>
        </w:tc>
      </w:tr>
      <w:tr w:rsidR="00011E26" w:rsidRPr="00063B5C" ns2:paraId="0AB2400D" ns2:textId="77777777" w:rsidTr="00011E26">
        <w:trPr>
          <w:jc w:val="center"/>
        </w:trPr>
        <w:tc>
          <w:tcPr>
            <w:tcW w:w="1344" w:type="dxa"/>
            <w:vMerge w:val="restart"/>
            <w:tcBorders>
              <w:top w:val="single" w:sz="4" w:space="0" w:color="auto"/>
              <w:left w:val="single" w:sz="4" w:space="0" w:color="auto"/>
              <w:right w:val="single" w:sz="4" w:space="0" w:color="auto"/>
            </w:tcBorders>
          </w:tcPr>
          <w:p ns2:paraId="3EAF914C" ns2:textId="554892B6" w:rsidR="00011E26" w:rsidRDefault="00011E26">
            <w:pPr>
              <w:pStyle w:val="TableCenter"/>
              <w:keepNext/>
              <w:rPr>
                <w:sz w:val="18"/>
                <w:szCs w:val="18"/>
              </w:rPr>
            </w:pPr>
            <w:r>
              <w:rPr>
                <w:sz w:val="18"/>
                <w:szCs w:val="18"/>
              </w:rPr>
              <w:t>1</w:t>
            </w:r>
          </w:p>
        </w:tc>
        <w:tc>
          <w:tcPr>
            <w:tcW w:w="1344" w:type="dxa"/>
            <w:vMerge w:val="restart"/>
            <w:tcBorders>
              <w:top w:val="single" w:sz="4" w:space="0" w:color="auto"/>
              <w:left w:val="single" w:sz="4" w:space="0" w:color="auto"/>
              <w:bottom w:val="single" w:sz="4" w:space="0" w:color="auto"/>
              <w:right w:val="single" w:sz="4" w:space="0" w:color="auto"/>
            </w:tcBorders>
            <w:noWrap/>
            <w:hideMark/>
          </w:tcPr>
          <w:p ns2:paraId="1ED144E6" ns2:textId="61D4E059" w:rsidR="00011E26" w:rsidRPr="00063B5C" w:rsidRDefault="00011E26">
            <w:pPr>
              <w:pStyle w:val="TableCenter"/>
              <w:keepNext/>
              <w:rPr>
                <w:sz w:val="18"/>
                <w:szCs w:val="18"/>
              </w:rPr>
            </w:pPr>
            <w:r>
              <w:rPr>
                <w:sz w:val="18"/>
                <w:szCs w:val="18"/>
              </w:rPr>
              <w:t>1.5</w:t>
            </w:r>
          </w:p>
        </w:tc>
        <w:tc>
          <w:tcPr>
            <w:tcW w:w="1157" w:type="dxa"/>
            <w:tcBorders>
              <w:top w:val="single" w:sz="4" w:space="0" w:color="auto"/>
              <w:left w:val="single" w:sz="4" w:space="0" w:color="auto"/>
              <w:bottom w:val="single" w:sz="4" w:space="0" w:color="auto"/>
              <w:right w:val="single" w:sz="4" w:space="0" w:color="auto"/>
            </w:tcBorders>
            <w:noWrap/>
            <w:hideMark/>
          </w:tcPr>
          <w:p ns2:paraId="5D4CEE77" ns2:textId="77777777" w:rsidR="00011E26" w:rsidRPr="00063B5C" w:rsidRDefault="00011E26">
            <w:pPr>
              <w:pStyle w:val="TableCenter"/>
              <w:keepNext/>
              <w:rPr>
                <w:sz w:val="18"/>
                <w:szCs w:val="18"/>
              </w:rPr>
            </w:pPr>
            <w:r w:rsidRPr="00063B5C">
              <w:rPr>
                <w:sz w:val="18"/>
                <w:szCs w:val="18"/>
              </w:rPr>
              <w:t>AUC</w:t>
            </w:r>
            <w:r>
              <w:rPr>
                <w:sz w:val="18"/>
                <w:szCs w:val="18"/>
                <w:vertAlign w:val="subscript"/>
              </w:rPr>
              <w:t>last</w:t>
            </w:r>
          </w:p>
        </w:tc>
        <w:tc>
          <w:tcPr>
            <w:tcW w:w="1157" w:type="dxa"/>
            <w:tcBorders>
              <w:top w:val="single" w:sz="4" w:space="0" w:color="auto"/>
              <w:left w:val="single" w:sz="4" w:space="0" w:color="auto"/>
              <w:bottom w:val="single" w:sz="4" w:space="0" w:color="auto"/>
              <w:right w:val="single" w:sz="4" w:space="0" w:color="auto"/>
            </w:tcBorders>
            <w:noWrap/>
            <w:hideMark/>
          </w:tcPr>
          <w:p ns2:paraId="6B652CEF" ns2:textId="77777777" w:rsidR="00011E26" w:rsidRPr="00063B5C" w:rsidRDefault="00011E26">
            <w:pPr>
              <w:pStyle w:val="TableCenter"/>
              <w:keepNext/>
              <w:rPr>
                <w:sz w:val="18"/>
                <w:szCs w:val="18"/>
              </w:rPr>
            </w:pPr>
            <w:r>
              <w:rPr>
                <w:sz w:val="18"/>
                <w:szCs w:val="18"/>
              </w:rPr>
              <w:t>ng</w:t>
            </w:r>
            <w:r w:rsidRPr="00063B5C">
              <w:rPr>
                <w:sz w:val="18"/>
                <w:szCs w:val="18"/>
              </w:rPr>
              <w:t>*</w:t>
            </w:r>
            <w:r>
              <w:rPr>
                <w:sz w:val="18"/>
                <w:szCs w:val="18"/>
              </w:rPr>
              <w:t>h/mL</w:t>
            </w:r>
          </w:p>
        </w:tc>
        <w:tc>
          <w:tcPr>
            <w:tcW w:w="996" w:type="dxa"/>
            <w:tcBorders>
              <w:top w:val="single" w:sz="4" w:space="0" w:color="auto"/>
              <w:left w:val="single" w:sz="4" w:space="0" w:color="auto"/>
              <w:bottom w:val="single" w:sz="4" w:space="0" w:color="auto"/>
              <w:right w:val="single" w:sz="4" w:space="0" w:color="auto"/>
            </w:tcBorders>
            <w:noWrap/>
          </w:tcPr>
          <w:p ns2:paraId="2379C7A2" ns2:textId="77777777" w:rsidR="00011E26" w:rsidRPr="00063B5C" w:rsidRDefault="00011E26">
            <w:pPr>
              <w:pStyle w:val="TableCenter"/>
              <w:keepNext/>
              <w:rPr>
                <w:sz w:val="18"/>
                <w:szCs w:val="18"/>
              </w:rPr>
            </w:pPr>
            <w:r>
              <w:rPr>
                <w:sz w:val="18"/>
                <w:szCs w:val="18"/>
              </w:rPr>
              <w:t>302</w:t>
            </w:r>
          </w:p>
        </w:tc>
        <w:tc>
          <w:tcPr>
            <w:tcW w:w="996" w:type="dxa"/>
            <w:tcBorders>
              <w:top w:val="single" w:sz="4" w:space="0" w:color="auto"/>
              <w:left w:val="single" w:sz="4" w:space="0" w:color="auto"/>
              <w:bottom w:val="single" w:sz="4" w:space="0" w:color="auto"/>
              <w:right w:val="single" w:sz="4" w:space="0" w:color="auto"/>
            </w:tcBorders>
            <w:noWrap/>
          </w:tcPr>
          <w:p ns2:paraId="11EC609B" ns2:textId="77777777" w:rsidR="00011E26" w:rsidRPr="00063B5C" w:rsidRDefault="00011E26">
            <w:pPr>
              <w:pStyle w:val="TableCenter"/>
              <w:keepNext/>
              <w:rPr>
                <w:sz w:val="18"/>
                <w:szCs w:val="18"/>
              </w:rPr>
            </w:pPr>
            <w:r>
              <w:rPr>
                <w:sz w:val="18"/>
                <w:szCs w:val="18"/>
              </w:rPr>
              <w:t>231</w:t>
            </w:r>
          </w:p>
        </w:tc>
        <w:tc>
          <w:tcPr>
            <w:tcW w:w="996" w:type="dxa"/>
            <w:tcBorders>
              <w:top w:val="single" w:sz="4" w:space="0" w:color="auto"/>
              <w:left w:val="single" w:sz="4" w:space="0" w:color="auto"/>
              <w:bottom w:val="single" w:sz="4" w:space="0" w:color="auto"/>
              <w:right w:val="single" w:sz="4" w:space="0" w:color="auto"/>
            </w:tcBorders>
            <w:noWrap/>
          </w:tcPr>
          <w:p ns2:paraId="3442CA1D" ns2:textId="77777777" w:rsidR="00011E26" w:rsidRPr="00063B5C" w:rsidRDefault="00011E26">
            <w:pPr>
              <w:pStyle w:val="TableCenter"/>
              <w:keepNext/>
              <w:rPr>
                <w:sz w:val="18"/>
                <w:szCs w:val="18"/>
              </w:rPr>
            </w:pPr>
            <w:r>
              <w:rPr>
                <w:sz w:val="18"/>
                <w:szCs w:val="18"/>
              </w:rPr>
              <w:t>155</w:t>
            </w:r>
          </w:p>
        </w:tc>
        <w:tc>
          <w:tcPr>
            <w:tcW w:w="996" w:type="dxa"/>
            <w:tcBorders>
              <w:top w:val="single" w:sz="4" w:space="0" w:color="auto"/>
              <w:left w:val="single" w:sz="4" w:space="0" w:color="auto"/>
              <w:bottom w:val="single" w:sz="4" w:space="0" w:color="auto"/>
              <w:right w:val="single" w:sz="4" w:space="0" w:color="auto"/>
            </w:tcBorders>
            <w:noWrap/>
          </w:tcPr>
          <w:p ns2:paraId="01509008" ns2:textId="77777777" w:rsidR="00011E26" w:rsidRPr="00063B5C" w:rsidRDefault="00011E26">
            <w:pPr>
              <w:pStyle w:val="TableCenter"/>
              <w:keepNext/>
              <w:rPr>
                <w:sz w:val="18"/>
                <w:szCs w:val="18"/>
              </w:rPr>
            </w:pPr>
            <w:r>
              <w:rPr>
                <w:sz w:val="18"/>
                <w:szCs w:val="18"/>
              </w:rPr>
              <w:t>120</w:t>
            </w:r>
          </w:p>
        </w:tc>
      </w:tr>
      <w:tr w:rsidR="00011E26" w:rsidRPr="00063B5C" ns2:paraId="0407CD25" ns2:textId="77777777" w:rsidTr="00011E26">
        <w:trPr>
          <w:jc w:val="center"/>
        </w:trPr>
        <w:tc>
          <w:tcPr>
            <w:tcW w:w="1344" w:type="dxa"/>
            <w:vMerge/>
            <w:tcBorders>
              <w:left w:val="single" w:sz="4" w:space="0" w:color="auto"/>
              <w:right w:val="single" w:sz="4" w:space="0" w:color="auto"/>
            </w:tcBorders>
          </w:tcPr>
          <w:p ns2:paraId="0F975528" ns2:textId="77777777" w:rsidR="00011E26" w:rsidRPr="00063B5C" w:rsidRDefault="00011E26">
            <w:pPr>
              <w:pStyle w:val="TableCenter"/>
              <w:keepNext/>
              <w:rPr>
                <w:sz w:val="18"/>
                <w:szCs w:val="18"/>
              </w:rPr>
            </w:pPr>
          </w:p>
        </w:tc>
        <w:tc>
          <w:tcPr>
            <w:tcW w:w="1344" w:type="dxa"/>
            <w:vMerge/>
            <w:tcBorders>
              <w:top w:val="single" w:sz="4" w:space="0" w:color="auto"/>
              <w:left w:val="single" w:sz="4" w:space="0" w:color="auto"/>
              <w:bottom w:val="single" w:sz="4" w:space="0" w:color="auto"/>
              <w:right w:val="single" w:sz="4" w:space="0" w:color="auto"/>
            </w:tcBorders>
            <w:noWrap/>
          </w:tcPr>
          <w:p ns2:paraId="734FEE97" ns2:textId="4DFA1F80" w:rsidR="00011E26" w:rsidRPr="00063B5C" w:rsidRDefault="00011E26">
            <w:pPr>
              <w:pStyle w:val="TableCenter"/>
              <w:keepNext/>
              <w:rPr>
                <w:sz w:val="18"/>
                <w:szCs w:val="18"/>
              </w:rPr>
            </w:pPr>
          </w:p>
        </w:tc>
        <w:tc>
          <w:tcPr>
            <w:tcW w:w="1157" w:type="dxa"/>
            <w:tcBorders>
              <w:top w:val="single" w:sz="4" w:space="0" w:color="auto"/>
              <w:left w:val="single" w:sz="4" w:space="0" w:color="auto"/>
              <w:bottom w:val="single" w:sz="4" w:space="0" w:color="auto"/>
              <w:right w:val="single" w:sz="4" w:space="0" w:color="auto"/>
            </w:tcBorders>
            <w:noWrap/>
          </w:tcPr>
          <w:p ns2:paraId="5C810137" ns2:textId="77777777" w:rsidR="00011E26" w:rsidRPr="00063B5C" w:rsidRDefault="00011E26">
            <w:pPr>
              <w:pStyle w:val="TableCenter"/>
              <w:keepNext/>
              <w:rPr>
                <w:sz w:val="18"/>
                <w:szCs w:val="18"/>
              </w:rPr>
            </w:pPr>
            <w:r>
              <w:rPr>
                <w:sz w:val="18"/>
                <w:szCs w:val="18"/>
              </w:rPr>
              <w:t>C</w:t>
            </w:r>
            <w:r w:rsidRPr="001B0147">
              <w:rPr>
                <w:sz w:val="18"/>
                <w:szCs w:val="18"/>
                <w:vertAlign w:val="subscript"/>
              </w:rPr>
              <w:t>max</w:t>
            </w:r>
          </w:p>
        </w:tc>
        <w:tc>
          <w:tcPr>
            <w:tcW w:w="1157" w:type="dxa"/>
            <w:tcBorders>
              <w:top w:val="single" w:sz="4" w:space="0" w:color="auto"/>
              <w:left w:val="single" w:sz="4" w:space="0" w:color="auto"/>
              <w:bottom w:val="single" w:sz="4" w:space="0" w:color="auto"/>
              <w:right w:val="single" w:sz="4" w:space="0" w:color="auto"/>
            </w:tcBorders>
            <w:noWrap/>
          </w:tcPr>
          <w:p ns2:paraId="5C1881DB" ns2:textId="77777777" w:rsidR="00011E26" w:rsidRPr="00063B5C" w:rsidRDefault="00011E26">
            <w:pPr>
              <w:pStyle w:val="TableCenter"/>
              <w:keepNext/>
              <w:rPr>
                <w:sz w:val="18"/>
                <w:szCs w:val="18"/>
              </w:rPr>
            </w:pPr>
            <w:r>
              <w:rPr>
                <w:sz w:val="18"/>
                <w:szCs w:val="18"/>
              </w:rPr>
              <w:t>ng/mL</w:t>
            </w:r>
          </w:p>
        </w:tc>
        <w:tc>
          <w:tcPr>
            <w:tcW w:w="996" w:type="dxa"/>
            <w:tcBorders>
              <w:top w:val="single" w:sz="4" w:space="0" w:color="auto"/>
              <w:left w:val="single" w:sz="4" w:space="0" w:color="auto"/>
              <w:bottom w:val="single" w:sz="4" w:space="0" w:color="auto"/>
              <w:right w:val="single" w:sz="4" w:space="0" w:color="auto"/>
            </w:tcBorders>
            <w:noWrap/>
          </w:tcPr>
          <w:p ns2:paraId="333A9776" ns2:textId="77777777" w:rsidR="00011E26" w:rsidRPr="00063B5C" w:rsidRDefault="00011E26">
            <w:pPr>
              <w:pStyle w:val="TableCenter"/>
              <w:keepNext/>
              <w:rPr>
                <w:sz w:val="18"/>
                <w:szCs w:val="18"/>
              </w:rPr>
            </w:pPr>
            <w:r>
              <w:rPr>
                <w:sz w:val="18"/>
                <w:szCs w:val="18"/>
              </w:rPr>
              <w:t>2240</w:t>
            </w:r>
          </w:p>
        </w:tc>
        <w:tc>
          <w:tcPr>
            <w:tcW w:w="996" w:type="dxa"/>
            <w:tcBorders>
              <w:top w:val="single" w:sz="4" w:space="0" w:color="auto"/>
              <w:left w:val="single" w:sz="4" w:space="0" w:color="auto"/>
              <w:bottom w:val="single" w:sz="4" w:space="0" w:color="auto"/>
              <w:right w:val="single" w:sz="4" w:space="0" w:color="auto"/>
            </w:tcBorders>
            <w:noWrap/>
          </w:tcPr>
          <w:p ns2:paraId="69D148BB" ns2:textId="77777777" w:rsidR="00011E26" w:rsidRPr="00063B5C" w:rsidRDefault="00011E26">
            <w:pPr>
              <w:pStyle w:val="TableCenter"/>
              <w:keepNext/>
              <w:rPr>
                <w:sz w:val="18"/>
                <w:szCs w:val="18"/>
              </w:rPr>
            </w:pPr>
            <w:r>
              <w:rPr>
                <w:sz w:val="18"/>
                <w:szCs w:val="18"/>
              </w:rPr>
              <w:t>1720</w:t>
            </w:r>
          </w:p>
        </w:tc>
        <w:tc>
          <w:tcPr>
            <w:tcW w:w="996" w:type="dxa"/>
            <w:tcBorders>
              <w:top w:val="single" w:sz="4" w:space="0" w:color="auto"/>
              <w:left w:val="single" w:sz="4" w:space="0" w:color="auto"/>
              <w:bottom w:val="single" w:sz="4" w:space="0" w:color="auto"/>
              <w:right w:val="single" w:sz="4" w:space="0" w:color="auto"/>
            </w:tcBorders>
            <w:noWrap/>
          </w:tcPr>
          <w:p ns2:paraId="1CE016FC" ns2:textId="77777777" w:rsidR="00011E26" w:rsidRPr="00063B5C" w:rsidRDefault="00011E26">
            <w:pPr>
              <w:pStyle w:val="TableCenter"/>
              <w:keepNext/>
              <w:rPr>
                <w:sz w:val="18"/>
                <w:szCs w:val="18"/>
              </w:rPr>
            </w:pPr>
            <w:r>
              <w:rPr>
                <w:sz w:val="18"/>
                <w:szCs w:val="18"/>
              </w:rPr>
              <w:t>1150</w:t>
            </w:r>
          </w:p>
        </w:tc>
        <w:tc>
          <w:tcPr>
            <w:tcW w:w="996" w:type="dxa"/>
            <w:tcBorders>
              <w:top w:val="single" w:sz="4" w:space="0" w:color="auto"/>
              <w:left w:val="single" w:sz="4" w:space="0" w:color="auto"/>
              <w:bottom w:val="single" w:sz="4" w:space="0" w:color="auto"/>
              <w:right w:val="single" w:sz="4" w:space="0" w:color="auto"/>
            </w:tcBorders>
            <w:noWrap/>
          </w:tcPr>
          <w:p ns2:paraId="5BDE8E59" ns2:textId="77777777" w:rsidR="00011E26" w:rsidRPr="00063B5C" w:rsidRDefault="00011E26">
            <w:pPr>
              <w:pStyle w:val="TableCenter"/>
              <w:keepNext/>
              <w:rPr>
                <w:sz w:val="18"/>
                <w:szCs w:val="18"/>
              </w:rPr>
            </w:pPr>
            <w:r>
              <w:rPr>
                <w:sz w:val="18"/>
                <w:szCs w:val="18"/>
              </w:rPr>
              <w:t>935</w:t>
            </w:r>
          </w:p>
        </w:tc>
      </w:tr>
      <w:tr w:rsidR="00011E26" w:rsidRPr="00063B5C" ns2:paraId="07784B0F" ns2:textId="77777777" w:rsidTr="00011E26">
        <w:trPr>
          <w:jc w:val="center"/>
        </w:trPr>
        <w:tc>
          <w:tcPr>
            <w:tcW w:w="1344" w:type="dxa"/>
            <w:vMerge/>
            <w:tcBorders>
              <w:left w:val="single" w:sz="4" w:space="0" w:color="auto"/>
              <w:right w:val="single" w:sz="4" w:space="0" w:color="auto"/>
            </w:tcBorders>
          </w:tcPr>
          <w:p ns2:paraId="5CD70710" ns2:textId="77777777" w:rsidR="00011E26" w:rsidRPr="00063B5C" w:rsidRDefault="00011E26">
            <w:pPr>
              <w:pStyle w:val="TableCenter"/>
              <w:keepNext/>
              <w:rPr>
                <w:sz w:val="18"/>
                <w:szCs w:val="18"/>
              </w:rPr>
            </w:pPr>
          </w:p>
        </w:tc>
        <w:tc>
          <w:tcPr>
            <w:tcW w:w="1344" w:type="dxa"/>
            <w:vMerge/>
            <w:tcBorders>
              <w:top w:val="single" w:sz="4" w:space="0" w:color="auto"/>
              <w:left w:val="single" w:sz="4" w:space="0" w:color="auto"/>
              <w:bottom w:val="single" w:sz="4" w:space="0" w:color="auto"/>
              <w:right w:val="single" w:sz="4" w:space="0" w:color="auto"/>
            </w:tcBorders>
            <w:noWrap/>
          </w:tcPr>
          <w:p ns2:paraId="3A55ABA1" ns2:textId="33BFB6DD" w:rsidR="00011E26" w:rsidRPr="00063B5C" w:rsidRDefault="00011E26">
            <w:pPr>
              <w:pStyle w:val="TableCenter"/>
              <w:keepNext/>
              <w:rPr>
                <w:sz w:val="18"/>
                <w:szCs w:val="18"/>
              </w:rPr>
            </w:pPr>
          </w:p>
        </w:tc>
        <w:tc>
          <w:tcPr>
            <w:tcW w:w="1157" w:type="dxa"/>
            <w:tcBorders>
              <w:top w:val="single" w:sz="4" w:space="0" w:color="auto"/>
              <w:left w:val="single" w:sz="4" w:space="0" w:color="auto"/>
              <w:bottom w:val="single" w:sz="4" w:space="0" w:color="auto"/>
              <w:right w:val="single" w:sz="4" w:space="0" w:color="auto"/>
            </w:tcBorders>
            <w:noWrap/>
          </w:tcPr>
          <w:p ns2:paraId="03A61942" ns2:textId="77777777" w:rsidR="00011E26" w:rsidRPr="00063B5C" w:rsidRDefault="00011E26">
            <w:pPr>
              <w:pStyle w:val="TableCenter"/>
              <w:keepNext/>
              <w:rPr>
                <w:sz w:val="18"/>
                <w:szCs w:val="18"/>
              </w:rPr>
            </w:pPr>
            <w:r>
              <w:rPr>
                <w:sz w:val="18"/>
                <w:szCs w:val="18"/>
              </w:rPr>
              <w:t>T</w:t>
            </w:r>
            <w:r w:rsidRPr="001B0147">
              <w:rPr>
                <w:sz w:val="18"/>
                <w:szCs w:val="18"/>
                <w:vertAlign w:val="subscript"/>
              </w:rPr>
              <w:t>max</w:t>
            </w:r>
          </w:p>
        </w:tc>
        <w:tc>
          <w:tcPr>
            <w:tcW w:w="1157" w:type="dxa"/>
            <w:tcBorders>
              <w:top w:val="single" w:sz="4" w:space="0" w:color="auto"/>
              <w:left w:val="single" w:sz="4" w:space="0" w:color="auto"/>
              <w:bottom w:val="single" w:sz="4" w:space="0" w:color="auto"/>
              <w:right w:val="single" w:sz="4" w:space="0" w:color="auto"/>
            </w:tcBorders>
            <w:noWrap/>
          </w:tcPr>
          <w:p ns2:paraId="16239D52" ns2:textId="77777777" w:rsidR="00011E26" w:rsidRPr="00063B5C" w:rsidRDefault="00011E26">
            <w:pPr>
              <w:pStyle w:val="TableCenter"/>
              <w:keepNext/>
              <w:rPr>
                <w:sz w:val="18"/>
                <w:szCs w:val="18"/>
              </w:rPr>
            </w:pPr>
            <w:r>
              <w:rPr>
                <w:sz w:val="18"/>
                <w:szCs w:val="18"/>
              </w:rPr>
              <w:t>h</w:t>
            </w:r>
          </w:p>
        </w:tc>
        <w:tc>
          <w:tcPr>
            <w:tcW w:w="996" w:type="dxa"/>
            <w:tcBorders>
              <w:top w:val="single" w:sz="4" w:space="0" w:color="auto"/>
              <w:left w:val="single" w:sz="4" w:space="0" w:color="auto"/>
              <w:bottom w:val="single" w:sz="4" w:space="0" w:color="auto"/>
              <w:right w:val="single" w:sz="4" w:space="0" w:color="auto"/>
            </w:tcBorders>
            <w:noWrap/>
          </w:tcPr>
          <w:p ns2:paraId="6F5709EF" ns2:textId="77777777" w:rsidR="00011E26" w:rsidRDefault="00011E26">
            <w:pPr>
              <w:pStyle w:val="TableCenter"/>
              <w:keepNext/>
              <w:rPr>
                <w:sz w:val="18"/>
                <w:szCs w:val="18"/>
              </w:rPr>
            </w:pPr>
            <w:r>
              <w:rPr>
                <w:sz w:val="18"/>
                <w:szCs w:val="18"/>
              </w:rPr>
              <w:t>0.033</w:t>
            </w:r>
          </w:p>
        </w:tc>
        <w:tc>
          <w:tcPr>
            <w:tcW w:w="996" w:type="dxa"/>
            <w:tcBorders>
              <w:top w:val="single" w:sz="4" w:space="0" w:color="auto"/>
              <w:left w:val="single" w:sz="4" w:space="0" w:color="auto"/>
              <w:bottom w:val="single" w:sz="4" w:space="0" w:color="auto"/>
              <w:right w:val="single" w:sz="4" w:space="0" w:color="auto"/>
            </w:tcBorders>
            <w:noWrap/>
          </w:tcPr>
          <w:p ns2:paraId="79250A09" ns2:textId="77777777" w:rsidR="00011E26" w:rsidRDefault="00011E26">
            <w:pPr>
              <w:pStyle w:val="TableCenter"/>
              <w:keepNext/>
              <w:rPr>
                <w:sz w:val="18"/>
                <w:szCs w:val="18"/>
              </w:rPr>
            </w:pPr>
            <w:r>
              <w:rPr>
                <w:sz w:val="18"/>
                <w:szCs w:val="18"/>
              </w:rPr>
              <w:t>0</w:t>
            </w:r>
          </w:p>
        </w:tc>
        <w:tc>
          <w:tcPr>
            <w:tcW w:w="996" w:type="dxa"/>
            <w:tcBorders>
              <w:top w:val="single" w:sz="4" w:space="0" w:color="auto"/>
              <w:left w:val="single" w:sz="4" w:space="0" w:color="auto"/>
              <w:bottom w:val="single" w:sz="4" w:space="0" w:color="auto"/>
              <w:right w:val="single" w:sz="4" w:space="0" w:color="auto"/>
            </w:tcBorders>
            <w:noWrap/>
          </w:tcPr>
          <w:p ns2:paraId="1CFEF0FC" ns2:textId="77777777" w:rsidR="00011E26" w:rsidRDefault="00011E26">
            <w:pPr>
              <w:pStyle w:val="TableCenter"/>
              <w:keepNext/>
              <w:rPr>
                <w:sz w:val="18"/>
                <w:szCs w:val="18"/>
              </w:rPr>
            </w:pPr>
            <w:r>
              <w:rPr>
                <w:sz w:val="18"/>
                <w:szCs w:val="18"/>
              </w:rPr>
              <w:t>0.033</w:t>
            </w:r>
          </w:p>
        </w:tc>
        <w:tc>
          <w:tcPr>
            <w:tcW w:w="996" w:type="dxa"/>
            <w:tcBorders>
              <w:top w:val="single" w:sz="4" w:space="0" w:color="auto"/>
              <w:left w:val="single" w:sz="4" w:space="0" w:color="auto"/>
              <w:bottom w:val="single" w:sz="4" w:space="0" w:color="auto"/>
              <w:right w:val="single" w:sz="4" w:space="0" w:color="auto"/>
            </w:tcBorders>
            <w:noWrap/>
          </w:tcPr>
          <w:p ns2:paraId="7B6FB4CE" ns2:textId="77777777" w:rsidR="00011E26" w:rsidRDefault="00011E26">
            <w:pPr>
              <w:pStyle w:val="TableCenter"/>
              <w:keepNext/>
              <w:rPr>
                <w:sz w:val="18"/>
                <w:szCs w:val="18"/>
              </w:rPr>
            </w:pPr>
            <w:r>
              <w:rPr>
                <w:sz w:val="18"/>
                <w:szCs w:val="18"/>
              </w:rPr>
              <w:t>0</w:t>
            </w:r>
          </w:p>
        </w:tc>
      </w:tr>
      <w:tr w:rsidR="00011E26" w:rsidRPr="00063B5C" ns2:paraId="62AAC400" ns2:textId="77777777" w:rsidTr="00011E26">
        <w:trPr>
          <w:trHeight w:val="260"/>
          <w:jc w:val="center"/>
        </w:trPr>
        <w:tc>
          <w:tcPr>
            <w:tcW w:w="1344" w:type="dxa"/>
            <w:vMerge/>
            <w:tcBorders>
              <w:left w:val="single" w:sz="4" w:space="0" w:color="auto"/>
              <w:right w:val="single" w:sz="4" w:space="0" w:color="auto"/>
            </w:tcBorders>
          </w:tcPr>
          <w:p ns2:paraId="158B25A8" ns2:textId="77777777" w:rsidR="00011E26" w:rsidRDefault="00011E26">
            <w:pPr>
              <w:pStyle w:val="TableCenter"/>
              <w:keepNext/>
              <w:rPr>
                <w:sz w:val="18"/>
                <w:szCs w:val="18"/>
              </w:rPr>
            </w:pPr>
          </w:p>
        </w:tc>
        <w:tc>
          <w:tcPr>
            <w:tcW w:w="1344" w:type="dxa"/>
            <w:vMerge w:val="restart"/>
            <w:tcBorders>
              <w:top w:val="single" w:sz="4" w:space="0" w:color="auto"/>
              <w:left w:val="single" w:sz="4" w:space="0" w:color="auto"/>
              <w:bottom w:val="single" w:sz="4" w:space="0" w:color="auto"/>
              <w:right w:val="single" w:sz="4" w:space="0" w:color="auto"/>
            </w:tcBorders>
            <w:noWrap/>
            <w:hideMark/>
          </w:tcPr>
          <w:p ns2:paraId="2CE43A9E" ns2:textId="551EB178" w:rsidR="00011E26" w:rsidRPr="00063B5C" w:rsidRDefault="00011E26">
            <w:pPr>
              <w:pStyle w:val="TableCenter"/>
              <w:keepNext/>
              <w:rPr>
                <w:sz w:val="18"/>
                <w:szCs w:val="18"/>
              </w:rPr>
            </w:pPr>
            <w:r>
              <w:rPr>
                <w:sz w:val="18"/>
                <w:szCs w:val="18"/>
              </w:rPr>
              <w:t>5</w:t>
            </w:r>
          </w:p>
        </w:tc>
        <w:tc>
          <w:tcPr>
            <w:tcW w:w="1157" w:type="dxa"/>
            <w:tcBorders>
              <w:top w:val="single" w:sz="4" w:space="0" w:color="auto"/>
              <w:left w:val="single" w:sz="4" w:space="0" w:color="auto"/>
              <w:bottom w:val="single" w:sz="4" w:space="0" w:color="auto"/>
              <w:right w:val="single" w:sz="4" w:space="0" w:color="auto"/>
            </w:tcBorders>
            <w:noWrap/>
            <w:hideMark/>
          </w:tcPr>
          <w:p ns2:paraId="4AA993C4" ns2:textId="77777777" w:rsidR="00011E26" w:rsidRPr="00063B5C" w:rsidRDefault="00011E26">
            <w:pPr>
              <w:pStyle w:val="TableCenter"/>
              <w:keepNext/>
              <w:rPr>
                <w:sz w:val="18"/>
                <w:szCs w:val="18"/>
              </w:rPr>
            </w:pPr>
            <w:r w:rsidRPr="00063B5C">
              <w:rPr>
                <w:sz w:val="18"/>
                <w:szCs w:val="18"/>
              </w:rPr>
              <w:t>AUC</w:t>
            </w:r>
            <w:r>
              <w:rPr>
                <w:sz w:val="18"/>
                <w:szCs w:val="18"/>
                <w:vertAlign w:val="subscript"/>
              </w:rPr>
              <w:t>last</w:t>
            </w:r>
          </w:p>
        </w:tc>
        <w:tc>
          <w:tcPr>
            <w:tcW w:w="1157" w:type="dxa"/>
            <w:tcBorders>
              <w:top w:val="single" w:sz="4" w:space="0" w:color="auto"/>
              <w:left w:val="single" w:sz="4" w:space="0" w:color="auto"/>
              <w:bottom w:val="single" w:sz="4" w:space="0" w:color="auto"/>
              <w:right w:val="single" w:sz="4" w:space="0" w:color="auto"/>
            </w:tcBorders>
            <w:noWrap/>
            <w:hideMark/>
          </w:tcPr>
          <w:p ns2:paraId="6696B445" ns2:textId="77777777" w:rsidR="00011E26" w:rsidRPr="00063B5C" w:rsidRDefault="00011E26">
            <w:pPr>
              <w:pStyle w:val="TableCenter"/>
              <w:keepNext/>
              <w:rPr>
                <w:sz w:val="18"/>
                <w:szCs w:val="18"/>
              </w:rPr>
            </w:pPr>
            <w:r>
              <w:rPr>
                <w:sz w:val="18"/>
                <w:szCs w:val="18"/>
              </w:rPr>
              <w:t>ng</w:t>
            </w:r>
            <w:r w:rsidRPr="00063B5C">
              <w:rPr>
                <w:sz w:val="18"/>
                <w:szCs w:val="18"/>
              </w:rPr>
              <w:t>*</w:t>
            </w:r>
            <w:r>
              <w:rPr>
                <w:sz w:val="18"/>
                <w:szCs w:val="18"/>
              </w:rPr>
              <w:t>h/mL</w:t>
            </w:r>
          </w:p>
        </w:tc>
        <w:tc>
          <w:tcPr>
            <w:tcW w:w="996" w:type="dxa"/>
            <w:tcBorders>
              <w:top w:val="single" w:sz="4" w:space="0" w:color="auto"/>
              <w:left w:val="single" w:sz="4" w:space="0" w:color="auto"/>
              <w:bottom w:val="single" w:sz="4" w:space="0" w:color="auto"/>
              <w:right w:val="single" w:sz="4" w:space="0" w:color="auto"/>
            </w:tcBorders>
            <w:noWrap/>
          </w:tcPr>
          <w:p ns2:paraId="3E8EB4C0" ns2:textId="77777777" w:rsidR="00011E26" w:rsidRPr="00063B5C" w:rsidRDefault="00011E26">
            <w:pPr>
              <w:pStyle w:val="TableCenter"/>
              <w:keepNext/>
              <w:rPr>
                <w:sz w:val="18"/>
                <w:szCs w:val="18"/>
              </w:rPr>
            </w:pPr>
            <w:r>
              <w:rPr>
                <w:sz w:val="18"/>
                <w:szCs w:val="18"/>
              </w:rPr>
              <w:t>401</w:t>
            </w:r>
          </w:p>
        </w:tc>
        <w:tc>
          <w:tcPr>
            <w:tcW w:w="996" w:type="dxa"/>
            <w:tcBorders>
              <w:top w:val="single" w:sz="4" w:space="0" w:color="auto"/>
              <w:left w:val="single" w:sz="4" w:space="0" w:color="auto"/>
              <w:bottom w:val="single" w:sz="4" w:space="0" w:color="auto"/>
              <w:right w:val="single" w:sz="4" w:space="0" w:color="auto"/>
            </w:tcBorders>
            <w:noWrap/>
          </w:tcPr>
          <w:p ns2:paraId="03B902FE" ns2:textId="77777777" w:rsidR="00011E26" w:rsidRPr="00063B5C" w:rsidRDefault="00011E26">
            <w:pPr>
              <w:pStyle w:val="TableCenter"/>
              <w:keepNext/>
              <w:rPr>
                <w:sz w:val="18"/>
                <w:szCs w:val="18"/>
              </w:rPr>
            </w:pPr>
            <w:r>
              <w:rPr>
                <w:sz w:val="18"/>
                <w:szCs w:val="18"/>
              </w:rPr>
              <w:t>334</w:t>
            </w:r>
          </w:p>
        </w:tc>
        <w:tc>
          <w:tcPr>
            <w:tcW w:w="996" w:type="dxa"/>
            <w:tcBorders>
              <w:top w:val="single" w:sz="4" w:space="0" w:color="auto"/>
              <w:left w:val="single" w:sz="4" w:space="0" w:color="auto"/>
              <w:bottom w:val="single" w:sz="4" w:space="0" w:color="auto"/>
              <w:right w:val="single" w:sz="4" w:space="0" w:color="auto"/>
            </w:tcBorders>
            <w:noWrap/>
          </w:tcPr>
          <w:p ns2:paraId="6BB48A8F" ns2:textId="77777777" w:rsidR="00011E26" w:rsidRPr="00063B5C" w:rsidRDefault="00011E26">
            <w:pPr>
              <w:pStyle w:val="TableCenter"/>
              <w:keepNext/>
              <w:rPr>
                <w:sz w:val="18"/>
                <w:szCs w:val="18"/>
              </w:rPr>
            </w:pPr>
            <w:r>
              <w:rPr>
                <w:sz w:val="18"/>
                <w:szCs w:val="18"/>
              </w:rPr>
              <w:t>226</w:t>
            </w:r>
          </w:p>
        </w:tc>
        <w:tc>
          <w:tcPr>
            <w:tcW w:w="996" w:type="dxa"/>
            <w:tcBorders>
              <w:top w:val="single" w:sz="4" w:space="0" w:color="auto"/>
              <w:left w:val="single" w:sz="4" w:space="0" w:color="auto"/>
              <w:bottom w:val="single" w:sz="4" w:space="0" w:color="auto"/>
              <w:right w:val="single" w:sz="4" w:space="0" w:color="auto"/>
            </w:tcBorders>
            <w:noWrap/>
          </w:tcPr>
          <w:p ns2:paraId="08348A50" ns2:textId="77777777" w:rsidR="00011E26" w:rsidRPr="00063B5C" w:rsidRDefault="00011E26">
            <w:pPr>
              <w:pStyle w:val="TableCenter"/>
              <w:keepNext/>
              <w:rPr>
                <w:sz w:val="18"/>
                <w:szCs w:val="18"/>
              </w:rPr>
            </w:pPr>
            <w:r>
              <w:rPr>
                <w:sz w:val="18"/>
                <w:szCs w:val="18"/>
              </w:rPr>
              <w:t>162</w:t>
            </w:r>
          </w:p>
        </w:tc>
      </w:tr>
      <w:tr w:rsidR="00011E26" w:rsidRPr="00063B5C" ns2:paraId="0EB4584F" ns2:textId="77777777" w:rsidTr="00011E26">
        <w:trPr>
          <w:trHeight w:val="260"/>
          <w:jc w:val="center"/>
        </w:trPr>
        <w:tc>
          <w:tcPr>
            <w:tcW w:w="1344" w:type="dxa"/>
            <w:vMerge/>
            <w:tcBorders>
              <w:left w:val="single" w:sz="4" w:space="0" w:color="auto"/>
              <w:right w:val="single" w:sz="4" w:space="0" w:color="auto"/>
            </w:tcBorders>
          </w:tcPr>
          <w:p ns2:paraId="3C2A4130" ns2:textId="77777777" w:rsidR="00011E26" w:rsidRPr="00063B5C" w:rsidRDefault="00011E26">
            <w:pPr>
              <w:pStyle w:val="TableCenter"/>
              <w:keepNext/>
              <w:rPr>
                <w:sz w:val="18"/>
                <w:szCs w:val="18"/>
              </w:rPr>
            </w:pPr>
          </w:p>
        </w:tc>
        <w:tc>
          <w:tcPr>
            <w:tcW w:w="1344" w:type="dxa"/>
            <w:vMerge/>
            <w:tcBorders>
              <w:top w:val="single" w:sz="4" w:space="0" w:color="auto"/>
              <w:left w:val="single" w:sz="4" w:space="0" w:color="auto"/>
              <w:bottom w:val="single" w:sz="4" w:space="0" w:color="auto"/>
              <w:right w:val="single" w:sz="4" w:space="0" w:color="auto"/>
            </w:tcBorders>
            <w:noWrap/>
          </w:tcPr>
          <w:p ns2:paraId="4C2E22E5" ns2:textId="181A187D" w:rsidR="00011E26" w:rsidRPr="00063B5C" w:rsidRDefault="00011E26">
            <w:pPr>
              <w:pStyle w:val="TableCenter"/>
              <w:keepNext/>
              <w:rPr>
                <w:sz w:val="18"/>
                <w:szCs w:val="18"/>
              </w:rPr>
            </w:pPr>
          </w:p>
        </w:tc>
        <w:tc>
          <w:tcPr>
            <w:tcW w:w="1157" w:type="dxa"/>
            <w:tcBorders>
              <w:top w:val="single" w:sz="4" w:space="0" w:color="auto"/>
              <w:left w:val="single" w:sz="4" w:space="0" w:color="auto"/>
              <w:bottom w:val="single" w:sz="4" w:space="0" w:color="auto"/>
              <w:right w:val="single" w:sz="4" w:space="0" w:color="auto"/>
            </w:tcBorders>
            <w:noWrap/>
          </w:tcPr>
          <w:p ns2:paraId="20FD7E70" ns2:textId="77777777" w:rsidR="00011E26" w:rsidRPr="00063B5C" w:rsidRDefault="00011E26">
            <w:pPr>
              <w:pStyle w:val="TableCenter"/>
              <w:keepNext/>
              <w:rPr>
                <w:sz w:val="18"/>
                <w:szCs w:val="18"/>
              </w:rPr>
            </w:pPr>
            <w:r>
              <w:rPr>
                <w:sz w:val="18"/>
                <w:szCs w:val="18"/>
              </w:rPr>
              <w:t>C</w:t>
            </w:r>
            <w:r w:rsidRPr="001B0147">
              <w:rPr>
                <w:sz w:val="18"/>
                <w:szCs w:val="18"/>
                <w:vertAlign w:val="subscript"/>
              </w:rPr>
              <w:t>max</w:t>
            </w:r>
          </w:p>
        </w:tc>
        <w:tc>
          <w:tcPr>
            <w:tcW w:w="1157" w:type="dxa"/>
            <w:tcBorders>
              <w:top w:val="single" w:sz="4" w:space="0" w:color="auto"/>
              <w:left w:val="single" w:sz="4" w:space="0" w:color="auto"/>
              <w:bottom w:val="single" w:sz="4" w:space="0" w:color="auto"/>
              <w:right w:val="single" w:sz="4" w:space="0" w:color="auto"/>
            </w:tcBorders>
            <w:noWrap/>
          </w:tcPr>
          <w:p ns2:paraId="37E860F6" ns2:textId="77777777" w:rsidR="00011E26" w:rsidRPr="00063B5C" w:rsidRDefault="00011E26">
            <w:pPr>
              <w:pStyle w:val="TableCenter"/>
              <w:keepNext/>
              <w:rPr>
                <w:sz w:val="18"/>
                <w:szCs w:val="18"/>
              </w:rPr>
            </w:pPr>
            <w:r>
              <w:rPr>
                <w:sz w:val="18"/>
                <w:szCs w:val="18"/>
              </w:rPr>
              <w:t>ng/mL</w:t>
            </w:r>
          </w:p>
        </w:tc>
        <w:tc>
          <w:tcPr>
            <w:tcW w:w="996" w:type="dxa"/>
            <w:tcBorders>
              <w:top w:val="single" w:sz="4" w:space="0" w:color="auto"/>
              <w:left w:val="single" w:sz="4" w:space="0" w:color="auto"/>
              <w:bottom w:val="single" w:sz="4" w:space="0" w:color="auto"/>
              <w:right w:val="single" w:sz="4" w:space="0" w:color="auto"/>
            </w:tcBorders>
            <w:noWrap/>
          </w:tcPr>
          <w:p ns2:paraId="68DC81C6" ns2:textId="77777777" w:rsidR="00011E26" w:rsidRPr="00063B5C" w:rsidRDefault="00011E26">
            <w:pPr>
              <w:pStyle w:val="TableCenter"/>
              <w:keepNext/>
              <w:rPr>
                <w:sz w:val="18"/>
                <w:szCs w:val="18"/>
              </w:rPr>
            </w:pPr>
            <w:r>
              <w:rPr>
                <w:sz w:val="18"/>
                <w:szCs w:val="18"/>
              </w:rPr>
              <w:t>2990</w:t>
            </w:r>
          </w:p>
        </w:tc>
        <w:tc>
          <w:tcPr>
            <w:tcW w:w="996" w:type="dxa"/>
            <w:tcBorders>
              <w:top w:val="single" w:sz="4" w:space="0" w:color="auto"/>
              <w:left w:val="single" w:sz="4" w:space="0" w:color="auto"/>
              <w:bottom w:val="single" w:sz="4" w:space="0" w:color="auto"/>
              <w:right w:val="single" w:sz="4" w:space="0" w:color="auto"/>
            </w:tcBorders>
            <w:noWrap/>
          </w:tcPr>
          <w:p ns2:paraId="6E6B82E9" ns2:textId="77777777" w:rsidR="00011E26" w:rsidRPr="00063B5C" w:rsidRDefault="00011E26">
            <w:pPr>
              <w:pStyle w:val="TableCenter"/>
              <w:keepNext/>
              <w:rPr>
                <w:sz w:val="18"/>
                <w:szCs w:val="18"/>
              </w:rPr>
            </w:pPr>
            <w:r>
              <w:rPr>
                <w:sz w:val="18"/>
                <w:szCs w:val="18"/>
              </w:rPr>
              <w:t>2580</w:t>
            </w:r>
          </w:p>
        </w:tc>
        <w:tc>
          <w:tcPr>
            <w:tcW w:w="996" w:type="dxa"/>
            <w:tcBorders>
              <w:top w:val="single" w:sz="4" w:space="0" w:color="auto"/>
              <w:left w:val="single" w:sz="4" w:space="0" w:color="auto"/>
              <w:bottom w:val="single" w:sz="4" w:space="0" w:color="auto"/>
              <w:right w:val="single" w:sz="4" w:space="0" w:color="auto"/>
            </w:tcBorders>
            <w:noWrap/>
          </w:tcPr>
          <w:p ns2:paraId="2D8A19C2" ns2:textId="77777777" w:rsidR="00011E26" w:rsidRPr="00063B5C" w:rsidRDefault="00011E26">
            <w:pPr>
              <w:pStyle w:val="TableCenter"/>
              <w:keepNext/>
              <w:rPr>
                <w:sz w:val="18"/>
                <w:szCs w:val="18"/>
              </w:rPr>
            </w:pPr>
            <w:r>
              <w:rPr>
                <w:sz w:val="18"/>
                <w:szCs w:val="18"/>
              </w:rPr>
              <w:t>1590</w:t>
            </w:r>
          </w:p>
        </w:tc>
        <w:tc>
          <w:tcPr>
            <w:tcW w:w="996" w:type="dxa"/>
            <w:tcBorders>
              <w:top w:val="single" w:sz="4" w:space="0" w:color="auto"/>
              <w:left w:val="single" w:sz="4" w:space="0" w:color="auto"/>
              <w:bottom w:val="single" w:sz="4" w:space="0" w:color="auto"/>
              <w:right w:val="single" w:sz="4" w:space="0" w:color="auto"/>
            </w:tcBorders>
            <w:noWrap/>
          </w:tcPr>
          <w:p ns2:paraId="260AFDB9" ns2:textId="77777777" w:rsidR="00011E26" w:rsidRPr="00063B5C" w:rsidRDefault="00011E26">
            <w:pPr>
              <w:pStyle w:val="TableCenter"/>
              <w:keepNext/>
              <w:rPr>
                <w:sz w:val="18"/>
                <w:szCs w:val="18"/>
              </w:rPr>
            </w:pPr>
            <w:r>
              <w:rPr>
                <w:sz w:val="18"/>
                <w:szCs w:val="18"/>
              </w:rPr>
              <w:t>1210</w:t>
            </w:r>
          </w:p>
        </w:tc>
      </w:tr>
      <w:tr w:rsidR="00011E26" w:rsidRPr="00063B5C" ns2:paraId="2BEE71A6" ns2:textId="77777777" w:rsidTr="00011E26">
        <w:trPr>
          <w:jc w:val="center"/>
        </w:trPr>
        <w:tc>
          <w:tcPr>
            <w:tcW w:w="1344" w:type="dxa"/>
            <w:vMerge/>
            <w:tcBorders>
              <w:left w:val="single" w:sz="4" w:space="0" w:color="auto"/>
              <w:right w:val="single" w:sz="4" w:space="0" w:color="auto"/>
            </w:tcBorders>
          </w:tcPr>
          <w:p ns2:paraId="60CAAD8A" ns2:textId="77777777" w:rsidR="00011E26" w:rsidRPr="00063B5C" w:rsidRDefault="00011E26">
            <w:pPr>
              <w:pStyle w:val="TableCenter"/>
              <w:keepNext/>
              <w:rPr>
                <w:sz w:val="18"/>
                <w:szCs w:val="18"/>
              </w:rPr>
            </w:pPr>
          </w:p>
        </w:tc>
        <w:tc>
          <w:tcPr>
            <w:tcW w:w="1344" w:type="dxa"/>
            <w:vMerge/>
            <w:tcBorders>
              <w:top w:val="single" w:sz="4" w:space="0" w:color="auto"/>
              <w:left w:val="single" w:sz="4" w:space="0" w:color="auto"/>
              <w:bottom w:val="single" w:sz="4" w:space="0" w:color="auto"/>
              <w:right w:val="single" w:sz="4" w:space="0" w:color="auto"/>
            </w:tcBorders>
            <w:noWrap/>
          </w:tcPr>
          <w:p ns2:paraId="37AC87B8" ns2:textId="281C4D35" w:rsidR="00011E26" w:rsidRPr="00063B5C" w:rsidRDefault="00011E26">
            <w:pPr>
              <w:pStyle w:val="TableCenter"/>
              <w:keepNext/>
              <w:rPr>
                <w:sz w:val="18"/>
                <w:szCs w:val="18"/>
              </w:rPr>
            </w:pPr>
          </w:p>
        </w:tc>
        <w:tc>
          <w:tcPr>
            <w:tcW w:w="1157" w:type="dxa"/>
            <w:tcBorders>
              <w:top w:val="single" w:sz="4" w:space="0" w:color="auto"/>
              <w:left w:val="single" w:sz="4" w:space="0" w:color="auto"/>
              <w:bottom w:val="single" w:sz="4" w:space="0" w:color="auto"/>
              <w:right w:val="single" w:sz="4" w:space="0" w:color="auto"/>
            </w:tcBorders>
            <w:noWrap/>
          </w:tcPr>
          <w:p ns2:paraId="70DF8072" ns2:textId="77777777" w:rsidR="00011E26" w:rsidRPr="00063B5C" w:rsidRDefault="00011E26">
            <w:pPr>
              <w:pStyle w:val="TableCenter"/>
              <w:keepNext/>
              <w:rPr>
                <w:sz w:val="18"/>
                <w:szCs w:val="18"/>
              </w:rPr>
            </w:pPr>
            <w:r w:rsidRPr="00D02326">
              <w:rPr>
                <w:sz w:val="18"/>
                <w:szCs w:val="18"/>
              </w:rPr>
              <w:t>T</w:t>
            </w:r>
            <w:r w:rsidRPr="00D02326">
              <w:rPr>
                <w:sz w:val="18"/>
                <w:szCs w:val="18"/>
                <w:vertAlign w:val="subscript"/>
              </w:rPr>
              <w:t>max</w:t>
            </w:r>
          </w:p>
        </w:tc>
        <w:tc>
          <w:tcPr>
            <w:tcW w:w="1157" w:type="dxa"/>
            <w:tcBorders>
              <w:top w:val="single" w:sz="4" w:space="0" w:color="auto"/>
              <w:left w:val="single" w:sz="4" w:space="0" w:color="auto"/>
              <w:bottom w:val="single" w:sz="4" w:space="0" w:color="auto"/>
              <w:right w:val="single" w:sz="4" w:space="0" w:color="auto"/>
            </w:tcBorders>
            <w:noWrap/>
          </w:tcPr>
          <w:p ns2:paraId="494F971D" ns2:textId="77777777" w:rsidR="00011E26" w:rsidRPr="00063B5C" w:rsidRDefault="00011E26">
            <w:pPr>
              <w:pStyle w:val="TableCenter"/>
              <w:keepNext/>
              <w:rPr>
                <w:sz w:val="18"/>
                <w:szCs w:val="18"/>
              </w:rPr>
            </w:pPr>
            <w:r>
              <w:rPr>
                <w:sz w:val="18"/>
                <w:szCs w:val="18"/>
              </w:rPr>
              <w:t>h</w:t>
            </w:r>
          </w:p>
        </w:tc>
        <w:tc>
          <w:tcPr>
            <w:tcW w:w="996" w:type="dxa"/>
            <w:tcBorders>
              <w:top w:val="single" w:sz="4" w:space="0" w:color="auto"/>
              <w:left w:val="single" w:sz="4" w:space="0" w:color="auto"/>
              <w:bottom w:val="single" w:sz="4" w:space="0" w:color="auto"/>
              <w:right w:val="single" w:sz="4" w:space="0" w:color="auto"/>
            </w:tcBorders>
            <w:noWrap/>
          </w:tcPr>
          <w:p ns2:paraId="0D651D90" ns2:textId="77777777" w:rsidR="00011E26" w:rsidRDefault="00011E26">
            <w:pPr>
              <w:pStyle w:val="TableCenter"/>
              <w:keepNext/>
              <w:rPr>
                <w:sz w:val="18"/>
                <w:szCs w:val="18"/>
              </w:rPr>
            </w:pPr>
            <w:r>
              <w:rPr>
                <w:sz w:val="18"/>
                <w:szCs w:val="18"/>
              </w:rPr>
              <w:t>0.033</w:t>
            </w:r>
          </w:p>
        </w:tc>
        <w:tc>
          <w:tcPr>
            <w:tcW w:w="996" w:type="dxa"/>
            <w:tcBorders>
              <w:top w:val="single" w:sz="4" w:space="0" w:color="auto"/>
              <w:left w:val="single" w:sz="4" w:space="0" w:color="auto"/>
              <w:bottom w:val="single" w:sz="4" w:space="0" w:color="auto"/>
              <w:right w:val="single" w:sz="4" w:space="0" w:color="auto"/>
            </w:tcBorders>
            <w:noWrap/>
          </w:tcPr>
          <w:p ns2:paraId="7B2BD19C" ns2:textId="77777777" w:rsidR="00011E26" w:rsidRDefault="00011E26">
            <w:pPr>
              <w:pStyle w:val="TableCenter"/>
              <w:keepNext/>
              <w:rPr>
                <w:sz w:val="18"/>
                <w:szCs w:val="18"/>
              </w:rPr>
            </w:pPr>
            <w:r w:rsidRPr="00D02326">
              <w:rPr>
                <w:sz w:val="18"/>
                <w:szCs w:val="18"/>
              </w:rPr>
              <w:t>0</w:t>
            </w:r>
          </w:p>
        </w:tc>
        <w:tc>
          <w:tcPr>
            <w:tcW w:w="996" w:type="dxa"/>
            <w:tcBorders>
              <w:top w:val="single" w:sz="4" w:space="0" w:color="auto"/>
              <w:left w:val="single" w:sz="4" w:space="0" w:color="auto"/>
              <w:bottom w:val="single" w:sz="4" w:space="0" w:color="auto"/>
              <w:right w:val="single" w:sz="4" w:space="0" w:color="auto"/>
            </w:tcBorders>
            <w:noWrap/>
          </w:tcPr>
          <w:p ns2:paraId="5B1545A1" ns2:textId="77777777" w:rsidR="00011E26" w:rsidRDefault="00011E26">
            <w:pPr>
              <w:pStyle w:val="TableCenter"/>
              <w:keepNext/>
              <w:rPr>
                <w:sz w:val="18"/>
                <w:szCs w:val="18"/>
              </w:rPr>
            </w:pPr>
            <w:r>
              <w:rPr>
                <w:sz w:val="18"/>
                <w:szCs w:val="18"/>
              </w:rPr>
              <w:t>0.033</w:t>
            </w:r>
          </w:p>
        </w:tc>
        <w:tc>
          <w:tcPr>
            <w:tcW w:w="996" w:type="dxa"/>
            <w:tcBorders>
              <w:top w:val="single" w:sz="4" w:space="0" w:color="auto"/>
              <w:left w:val="single" w:sz="4" w:space="0" w:color="auto"/>
              <w:bottom w:val="single" w:sz="4" w:space="0" w:color="auto"/>
              <w:right w:val="single" w:sz="4" w:space="0" w:color="auto"/>
            </w:tcBorders>
            <w:noWrap/>
          </w:tcPr>
          <w:p ns2:paraId="5A1D2A59" ns2:textId="77777777" w:rsidR="00011E26" w:rsidRDefault="00011E26">
            <w:pPr>
              <w:pStyle w:val="TableCenter"/>
              <w:keepNext/>
              <w:rPr>
                <w:sz w:val="18"/>
                <w:szCs w:val="18"/>
              </w:rPr>
            </w:pPr>
            <w:r w:rsidRPr="00D02326">
              <w:rPr>
                <w:sz w:val="18"/>
                <w:szCs w:val="18"/>
              </w:rPr>
              <w:t>0</w:t>
            </w:r>
          </w:p>
        </w:tc>
      </w:tr>
      <w:tr w:rsidR="00011E26" w:rsidRPr="00063B5C" ns2:paraId="2AE3EF53" ns2:textId="77777777" w:rsidTr="00011E26">
        <w:trPr>
          <w:trHeight w:val="260"/>
          <w:jc w:val="center"/>
        </w:trPr>
        <w:tc>
          <w:tcPr>
            <w:tcW w:w="1344" w:type="dxa"/>
            <w:vMerge/>
            <w:tcBorders>
              <w:left w:val="single" w:sz="4" w:space="0" w:color="auto"/>
              <w:right w:val="single" w:sz="4" w:space="0" w:color="auto"/>
            </w:tcBorders>
          </w:tcPr>
          <w:p ns2:paraId="3EA6D439" ns2:textId="77777777" w:rsidR="00011E26" w:rsidRDefault="00011E26">
            <w:pPr>
              <w:pStyle w:val="TableCenter"/>
              <w:keepNext/>
              <w:rPr>
                <w:sz w:val="18"/>
                <w:szCs w:val="18"/>
              </w:rPr>
            </w:pPr>
          </w:p>
        </w:tc>
        <w:tc>
          <w:tcPr>
            <w:tcW w:w="1344" w:type="dxa"/>
            <w:vMerge w:val="restart"/>
            <w:tcBorders>
              <w:top w:val="single" w:sz="4" w:space="0" w:color="auto"/>
              <w:left w:val="single" w:sz="4" w:space="0" w:color="auto"/>
              <w:bottom w:val="single" w:sz="4" w:space="0" w:color="auto"/>
              <w:right w:val="single" w:sz="4" w:space="0" w:color="auto"/>
            </w:tcBorders>
            <w:noWrap/>
            <w:hideMark/>
          </w:tcPr>
          <w:p ns2:paraId="758AB48F" ns2:textId="0263830A" w:rsidR="00011E26" w:rsidRPr="00063B5C" w:rsidRDefault="00011E26">
            <w:pPr>
              <w:pStyle w:val="TableCenter"/>
              <w:keepNext/>
              <w:rPr>
                <w:sz w:val="18"/>
                <w:szCs w:val="18"/>
              </w:rPr>
            </w:pPr>
            <w:r>
              <w:rPr>
                <w:sz w:val="18"/>
                <w:szCs w:val="18"/>
              </w:rPr>
              <w:t>15</w:t>
            </w:r>
          </w:p>
        </w:tc>
        <w:tc>
          <w:tcPr>
            <w:tcW w:w="1157" w:type="dxa"/>
            <w:tcBorders>
              <w:top w:val="single" w:sz="4" w:space="0" w:color="auto"/>
              <w:left w:val="single" w:sz="4" w:space="0" w:color="auto"/>
              <w:bottom w:val="single" w:sz="4" w:space="0" w:color="auto"/>
              <w:right w:val="single" w:sz="4" w:space="0" w:color="auto"/>
            </w:tcBorders>
            <w:noWrap/>
            <w:hideMark/>
          </w:tcPr>
          <w:p ns2:paraId="653DC82F" ns2:textId="77777777" w:rsidR="00011E26" w:rsidRPr="00063B5C" w:rsidRDefault="00011E26">
            <w:pPr>
              <w:pStyle w:val="TableCenter"/>
              <w:keepNext/>
              <w:rPr>
                <w:sz w:val="18"/>
                <w:szCs w:val="18"/>
              </w:rPr>
            </w:pPr>
            <w:r w:rsidRPr="00063B5C">
              <w:rPr>
                <w:sz w:val="18"/>
                <w:szCs w:val="18"/>
              </w:rPr>
              <w:t>AUC</w:t>
            </w:r>
            <w:r>
              <w:rPr>
                <w:sz w:val="18"/>
                <w:szCs w:val="18"/>
                <w:vertAlign w:val="subscript"/>
              </w:rPr>
              <w:t>last</w:t>
            </w:r>
          </w:p>
        </w:tc>
        <w:tc>
          <w:tcPr>
            <w:tcW w:w="1157" w:type="dxa"/>
            <w:tcBorders>
              <w:top w:val="single" w:sz="4" w:space="0" w:color="auto"/>
              <w:left w:val="single" w:sz="4" w:space="0" w:color="auto"/>
              <w:bottom w:val="single" w:sz="4" w:space="0" w:color="auto"/>
              <w:right w:val="single" w:sz="4" w:space="0" w:color="auto"/>
            </w:tcBorders>
            <w:noWrap/>
            <w:hideMark/>
          </w:tcPr>
          <w:p ns2:paraId="0E35A532" ns2:textId="77777777" w:rsidR="00011E26" w:rsidRPr="00063B5C" w:rsidRDefault="00011E26">
            <w:pPr>
              <w:pStyle w:val="TableCenter"/>
              <w:keepNext/>
              <w:rPr>
                <w:sz w:val="18"/>
                <w:szCs w:val="18"/>
              </w:rPr>
            </w:pPr>
            <w:r>
              <w:rPr>
                <w:sz w:val="18"/>
                <w:szCs w:val="18"/>
              </w:rPr>
              <w:t>ng</w:t>
            </w:r>
            <w:r w:rsidRPr="00063B5C">
              <w:rPr>
                <w:sz w:val="18"/>
                <w:szCs w:val="18"/>
              </w:rPr>
              <w:t>*</w:t>
            </w:r>
            <w:r>
              <w:rPr>
                <w:sz w:val="18"/>
                <w:szCs w:val="18"/>
              </w:rPr>
              <w:t>h/mL</w:t>
            </w:r>
          </w:p>
        </w:tc>
        <w:tc>
          <w:tcPr>
            <w:tcW w:w="996" w:type="dxa"/>
            <w:tcBorders>
              <w:top w:val="single" w:sz="4" w:space="0" w:color="auto"/>
              <w:left w:val="single" w:sz="4" w:space="0" w:color="auto"/>
              <w:bottom w:val="single" w:sz="4" w:space="0" w:color="auto"/>
              <w:right w:val="single" w:sz="4" w:space="0" w:color="auto"/>
            </w:tcBorders>
            <w:noWrap/>
          </w:tcPr>
          <w:p ns2:paraId="3B0F14C7" ns2:textId="77777777" w:rsidR="00011E26" w:rsidRPr="00063B5C" w:rsidRDefault="00011E26">
            <w:pPr>
              <w:pStyle w:val="TableCenter"/>
              <w:keepNext/>
              <w:rPr>
                <w:sz w:val="18"/>
                <w:szCs w:val="18"/>
              </w:rPr>
            </w:pPr>
            <w:r>
              <w:rPr>
                <w:sz w:val="18"/>
                <w:szCs w:val="18"/>
              </w:rPr>
              <w:t>616</w:t>
            </w:r>
          </w:p>
        </w:tc>
        <w:tc>
          <w:tcPr>
            <w:tcW w:w="996" w:type="dxa"/>
            <w:tcBorders>
              <w:top w:val="single" w:sz="4" w:space="0" w:color="auto"/>
              <w:left w:val="single" w:sz="4" w:space="0" w:color="auto"/>
              <w:bottom w:val="single" w:sz="4" w:space="0" w:color="auto"/>
              <w:right w:val="single" w:sz="4" w:space="0" w:color="auto"/>
            </w:tcBorders>
            <w:noWrap/>
          </w:tcPr>
          <w:p ns2:paraId="4C9CF72D" ns2:textId="77777777" w:rsidR="00011E26" w:rsidRPr="00063B5C" w:rsidRDefault="00011E26">
            <w:pPr>
              <w:pStyle w:val="TableCenter"/>
              <w:keepNext/>
              <w:rPr>
                <w:sz w:val="18"/>
                <w:szCs w:val="18"/>
              </w:rPr>
            </w:pPr>
            <w:r>
              <w:rPr>
                <w:sz w:val="18"/>
                <w:szCs w:val="18"/>
              </w:rPr>
              <w:t>95.5</w:t>
            </w:r>
          </w:p>
        </w:tc>
        <w:tc>
          <w:tcPr>
            <w:tcW w:w="996" w:type="dxa"/>
            <w:tcBorders>
              <w:top w:val="single" w:sz="4" w:space="0" w:color="auto"/>
              <w:left w:val="single" w:sz="4" w:space="0" w:color="auto"/>
              <w:bottom w:val="single" w:sz="4" w:space="0" w:color="auto"/>
              <w:right w:val="single" w:sz="4" w:space="0" w:color="auto"/>
            </w:tcBorders>
            <w:noWrap/>
          </w:tcPr>
          <w:p ns2:paraId="3CC34DDE" ns2:textId="77777777" w:rsidR="00011E26" w:rsidRPr="00063B5C" w:rsidRDefault="00011E26">
            <w:pPr>
              <w:pStyle w:val="TableCenter"/>
              <w:keepNext/>
              <w:rPr>
                <w:sz w:val="18"/>
                <w:szCs w:val="18"/>
              </w:rPr>
            </w:pPr>
            <w:r>
              <w:rPr>
                <w:sz w:val="18"/>
                <w:szCs w:val="18"/>
              </w:rPr>
              <w:t>988</w:t>
            </w:r>
          </w:p>
        </w:tc>
        <w:tc>
          <w:tcPr>
            <w:tcW w:w="996" w:type="dxa"/>
            <w:tcBorders>
              <w:top w:val="single" w:sz="4" w:space="0" w:color="auto"/>
              <w:left w:val="single" w:sz="4" w:space="0" w:color="auto"/>
              <w:bottom w:val="single" w:sz="4" w:space="0" w:color="auto"/>
              <w:right w:val="single" w:sz="4" w:space="0" w:color="auto"/>
            </w:tcBorders>
            <w:noWrap/>
          </w:tcPr>
          <w:p ns2:paraId="2B8F134B" ns2:textId="77777777" w:rsidR="00011E26" w:rsidRPr="00063B5C" w:rsidRDefault="00011E26">
            <w:pPr>
              <w:pStyle w:val="TableCenter"/>
              <w:keepNext/>
              <w:rPr>
                <w:sz w:val="18"/>
                <w:szCs w:val="18"/>
              </w:rPr>
            </w:pPr>
            <w:r>
              <w:rPr>
                <w:sz w:val="18"/>
                <w:szCs w:val="18"/>
              </w:rPr>
              <w:t>599</w:t>
            </w:r>
          </w:p>
        </w:tc>
      </w:tr>
      <w:tr w:rsidR="00011E26" w:rsidRPr="00063B5C" ns2:paraId="0C9A2176" ns2:textId="77777777" w:rsidTr="00011E26">
        <w:trPr>
          <w:trHeight w:val="260"/>
          <w:jc w:val="center"/>
        </w:trPr>
        <w:tc>
          <w:tcPr>
            <w:tcW w:w="1344" w:type="dxa"/>
            <w:vMerge/>
            <w:tcBorders>
              <w:left w:val="single" w:sz="4" w:space="0" w:color="auto"/>
              <w:right w:val="single" w:sz="4" w:space="0" w:color="auto"/>
            </w:tcBorders>
          </w:tcPr>
          <w:p ns2:paraId="109322CF" ns2:textId="77777777" w:rsidR="00011E26" w:rsidRPr="00063B5C" w:rsidRDefault="00011E26">
            <w:pPr>
              <w:pStyle w:val="TableCenter"/>
              <w:keepNext/>
              <w:rPr>
                <w:sz w:val="18"/>
                <w:szCs w:val="18"/>
              </w:rPr>
            </w:pPr>
          </w:p>
        </w:tc>
        <w:tc>
          <w:tcPr>
            <w:tcW w:w="1344" w:type="dxa"/>
            <w:vMerge/>
            <w:tcBorders>
              <w:top w:val="single" w:sz="4" w:space="0" w:color="auto"/>
              <w:left w:val="single" w:sz="4" w:space="0" w:color="auto"/>
              <w:bottom w:val="single" w:sz="4" w:space="0" w:color="auto"/>
              <w:right w:val="single" w:sz="4" w:space="0" w:color="auto"/>
            </w:tcBorders>
            <w:noWrap/>
          </w:tcPr>
          <w:p ns2:paraId="05611D25" ns2:textId="0319D1D2" w:rsidR="00011E26" w:rsidRPr="00063B5C" w:rsidRDefault="00011E26">
            <w:pPr>
              <w:pStyle w:val="TableCenter"/>
              <w:keepNext/>
              <w:rPr>
                <w:sz w:val="18"/>
                <w:szCs w:val="18"/>
              </w:rPr>
            </w:pPr>
          </w:p>
        </w:tc>
        <w:tc>
          <w:tcPr>
            <w:tcW w:w="1157" w:type="dxa"/>
            <w:tcBorders>
              <w:top w:val="single" w:sz="4" w:space="0" w:color="auto"/>
              <w:left w:val="single" w:sz="4" w:space="0" w:color="auto"/>
              <w:bottom w:val="single" w:sz="4" w:space="0" w:color="auto"/>
              <w:right w:val="single" w:sz="4" w:space="0" w:color="auto"/>
            </w:tcBorders>
            <w:noWrap/>
          </w:tcPr>
          <w:p ns2:paraId="79A7CDAF" ns2:textId="77777777" w:rsidR="00011E26" w:rsidRPr="00063B5C" w:rsidRDefault="00011E26">
            <w:pPr>
              <w:pStyle w:val="TableCenter"/>
              <w:keepNext/>
              <w:rPr>
                <w:sz w:val="18"/>
                <w:szCs w:val="18"/>
              </w:rPr>
            </w:pPr>
            <w:r>
              <w:rPr>
                <w:sz w:val="18"/>
                <w:szCs w:val="18"/>
              </w:rPr>
              <w:t>C</w:t>
            </w:r>
            <w:r w:rsidRPr="001B0147">
              <w:rPr>
                <w:sz w:val="18"/>
                <w:szCs w:val="18"/>
                <w:vertAlign w:val="subscript"/>
              </w:rPr>
              <w:t>max</w:t>
            </w:r>
          </w:p>
        </w:tc>
        <w:tc>
          <w:tcPr>
            <w:tcW w:w="1157" w:type="dxa"/>
            <w:tcBorders>
              <w:top w:val="single" w:sz="4" w:space="0" w:color="auto"/>
              <w:left w:val="single" w:sz="4" w:space="0" w:color="auto"/>
              <w:bottom w:val="single" w:sz="4" w:space="0" w:color="auto"/>
              <w:right w:val="single" w:sz="4" w:space="0" w:color="auto"/>
            </w:tcBorders>
            <w:noWrap/>
          </w:tcPr>
          <w:p ns2:paraId="358AAA16" ns2:textId="77777777" w:rsidR="00011E26" w:rsidRPr="00063B5C" w:rsidRDefault="00011E26">
            <w:pPr>
              <w:pStyle w:val="TableCenter"/>
              <w:keepNext/>
              <w:rPr>
                <w:sz w:val="18"/>
                <w:szCs w:val="18"/>
              </w:rPr>
            </w:pPr>
            <w:r>
              <w:rPr>
                <w:sz w:val="18"/>
                <w:szCs w:val="18"/>
              </w:rPr>
              <w:t>ng/mL</w:t>
            </w:r>
          </w:p>
        </w:tc>
        <w:tc>
          <w:tcPr>
            <w:tcW w:w="996" w:type="dxa"/>
            <w:tcBorders>
              <w:top w:val="single" w:sz="4" w:space="0" w:color="auto"/>
              <w:left w:val="single" w:sz="4" w:space="0" w:color="auto"/>
              <w:bottom w:val="single" w:sz="4" w:space="0" w:color="auto"/>
              <w:right w:val="single" w:sz="4" w:space="0" w:color="auto"/>
            </w:tcBorders>
            <w:noWrap/>
          </w:tcPr>
          <w:p ns2:paraId="23ABDD0B" ns2:textId="77777777" w:rsidR="00011E26" w:rsidRPr="00063B5C" w:rsidRDefault="00011E26">
            <w:pPr>
              <w:pStyle w:val="TableCenter"/>
              <w:keepNext/>
              <w:rPr>
                <w:sz w:val="18"/>
                <w:szCs w:val="18"/>
              </w:rPr>
            </w:pPr>
            <w:r>
              <w:rPr>
                <w:sz w:val="18"/>
                <w:szCs w:val="18"/>
              </w:rPr>
              <w:t>4570</w:t>
            </w:r>
          </w:p>
        </w:tc>
        <w:tc>
          <w:tcPr>
            <w:tcW w:w="996" w:type="dxa"/>
            <w:tcBorders>
              <w:top w:val="single" w:sz="4" w:space="0" w:color="auto"/>
              <w:left w:val="single" w:sz="4" w:space="0" w:color="auto"/>
              <w:bottom w:val="single" w:sz="4" w:space="0" w:color="auto"/>
              <w:right w:val="single" w:sz="4" w:space="0" w:color="auto"/>
            </w:tcBorders>
            <w:noWrap/>
          </w:tcPr>
          <w:p ns2:paraId="134BBAAD" ns2:textId="77777777" w:rsidR="00011E26" w:rsidRPr="00063B5C" w:rsidRDefault="00011E26">
            <w:pPr>
              <w:pStyle w:val="TableCenter"/>
              <w:keepNext/>
              <w:rPr>
                <w:sz w:val="18"/>
                <w:szCs w:val="18"/>
              </w:rPr>
            </w:pPr>
            <w:r>
              <w:rPr>
                <w:sz w:val="18"/>
                <w:szCs w:val="18"/>
              </w:rPr>
              <w:t>703</w:t>
            </w:r>
          </w:p>
        </w:tc>
        <w:tc>
          <w:tcPr>
            <w:tcW w:w="996" w:type="dxa"/>
            <w:tcBorders>
              <w:top w:val="single" w:sz="4" w:space="0" w:color="auto"/>
              <w:left w:val="single" w:sz="4" w:space="0" w:color="auto"/>
              <w:bottom w:val="single" w:sz="4" w:space="0" w:color="auto"/>
              <w:right w:val="single" w:sz="4" w:space="0" w:color="auto"/>
            </w:tcBorders>
            <w:noWrap/>
          </w:tcPr>
          <w:p ns2:paraId="5B4543DB" ns2:textId="77777777" w:rsidR="00011E26" w:rsidRPr="00063B5C" w:rsidRDefault="00011E26">
            <w:pPr>
              <w:pStyle w:val="TableCenter"/>
              <w:keepNext/>
              <w:rPr>
                <w:sz w:val="18"/>
                <w:szCs w:val="18"/>
              </w:rPr>
            </w:pPr>
            <w:r>
              <w:rPr>
                <w:sz w:val="18"/>
                <w:szCs w:val="18"/>
              </w:rPr>
              <w:t>7190</w:t>
            </w:r>
          </w:p>
        </w:tc>
        <w:tc>
          <w:tcPr>
            <w:tcW w:w="996" w:type="dxa"/>
            <w:tcBorders>
              <w:top w:val="single" w:sz="4" w:space="0" w:color="auto"/>
              <w:left w:val="single" w:sz="4" w:space="0" w:color="auto"/>
              <w:bottom w:val="single" w:sz="4" w:space="0" w:color="auto"/>
              <w:right w:val="single" w:sz="4" w:space="0" w:color="auto"/>
            </w:tcBorders>
            <w:noWrap/>
          </w:tcPr>
          <w:p ns2:paraId="0B490D91" ns2:textId="77777777" w:rsidR="00011E26" w:rsidRPr="00063B5C" w:rsidRDefault="00011E26">
            <w:pPr>
              <w:pStyle w:val="TableCenter"/>
              <w:keepNext/>
              <w:rPr>
                <w:sz w:val="18"/>
                <w:szCs w:val="18"/>
              </w:rPr>
            </w:pPr>
            <w:r>
              <w:rPr>
                <w:sz w:val="18"/>
                <w:szCs w:val="18"/>
              </w:rPr>
              <w:t>4320</w:t>
            </w:r>
          </w:p>
        </w:tc>
      </w:tr>
      <w:tr w:rsidR="00011E26" w:rsidRPr="00063B5C" ns2:paraId="06011352" ns2:textId="77777777" w:rsidTr="00011E26">
        <w:trPr>
          <w:jc w:val="center"/>
        </w:trPr>
        <w:tc>
          <w:tcPr>
            <w:tcW w:w="1344" w:type="dxa"/>
            <w:vMerge/>
            <w:tcBorders>
              <w:left w:val="single" w:sz="4" w:space="0" w:color="auto"/>
              <w:bottom w:val="single" w:sz="4" w:space="0" w:color="auto"/>
              <w:right w:val="single" w:sz="4" w:space="0" w:color="auto"/>
            </w:tcBorders>
          </w:tcPr>
          <w:p ns2:paraId="6889DA68" ns2:textId="77777777" w:rsidR="00011E26" w:rsidRPr="00063B5C" w:rsidRDefault="00011E26">
            <w:pPr>
              <w:pStyle w:val="TableCenter"/>
              <w:keepNext/>
              <w:rPr>
                <w:sz w:val="18"/>
                <w:szCs w:val="18"/>
              </w:rPr>
            </w:pPr>
          </w:p>
        </w:tc>
        <w:tc>
          <w:tcPr>
            <w:tcW w:w="1344" w:type="dxa"/>
            <w:vMerge/>
            <w:tcBorders>
              <w:top w:val="single" w:sz="4" w:space="0" w:color="auto"/>
              <w:left w:val="single" w:sz="4" w:space="0" w:color="auto"/>
              <w:bottom w:val="single" w:sz="4" w:space="0" w:color="auto"/>
              <w:right w:val="single" w:sz="4" w:space="0" w:color="auto"/>
            </w:tcBorders>
            <w:noWrap/>
          </w:tcPr>
          <w:p ns2:paraId="10025EAC" ns2:textId="6B564B0B" w:rsidR="00011E26" w:rsidRPr="00063B5C" w:rsidRDefault="00011E26">
            <w:pPr>
              <w:pStyle w:val="TableCenter"/>
              <w:keepNext/>
              <w:rPr>
                <w:sz w:val="18"/>
                <w:szCs w:val="18"/>
              </w:rPr>
            </w:pPr>
          </w:p>
        </w:tc>
        <w:tc>
          <w:tcPr>
            <w:tcW w:w="1157" w:type="dxa"/>
            <w:tcBorders>
              <w:top w:val="single" w:sz="4" w:space="0" w:color="auto"/>
              <w:left w:val="single" w:sz="4" w:space="0" w:color="auto"/>
              <w:bottom w:val="single" w:sz="4" w:space="0" w:color="auto"/>
              <w:right w:val="single" w:sz="4" w:space="0" w:color="auto"/>
            </w:tcBorders>
            <w:noWrap/>
          </w:tcPr>
          <w:p ns2:paraId="45F6A5CE" ns2:textId="77777777" w:rsidR="00011E26" w:rsidRPr="00063B5C" w:rsidRDefault="00011E26">
            <w:pPr>
              <w:pStyle w:val="TableCenter"/>
              <w:keepNext/>
              <w:rPr>
                <w:sz w:val="18"/>
                <w:szCs w:val="18"/>
              </w:rPr>
            </w:pPr>
            <w:r w:rsidRPr="00D02326">
              <w:rPr>
                <w:sz w:val="18"/>
                <w:szCs w:val="18"/>
              </w:rPr>
              <w:t>T</w:t>
            </w:r>
            <w:r w:rsidRPr="00D02326">
              <w:rPr>
                <w:sz w:val="18"/>
                <w:szCs w:val="18"/>
                <w:vertAlign w:val="subscript"/>
              </w:rPr>
              <w:t>max</w:t>
            </w:r>
          </w:p>
        </w:tc>
        <w:tc>
          <w:tcPr>
            <w:tcW w:w="1157" w:type="dxa"/>
            <w:tcBorders>
              <w:top w:val="single" w:sz="4" w:space="0" w:color="auto"/>
              <w:left w:val="single" w:sz="4" w:space="0" w:color="auto"/>
              <w:bottom w:val="single" w:sz="4" w:space="0" w:color="auto"/>
              <w:right w:val="single" w:sz="4" w:space="0" w:color="auto"/>
            </w:tcBorders>
            <w:noWrap/>
          </w:tcPr>
          <w:p ns2:paraId="2243A7F4" ns2:textId="77777777" w:rsidR="00011E26" w:rsidRPr="00063B5C" w:rsidRDefault="00011E26">
            <w:pPr>
              <w:pStyle w:val="TableCenter"/>
              <w:keepNext/>
              <w:rPr>
                <w:sz w:val="18"/>
                <w:szCs w:val="18"/>
              </w:rPr>
            </w:pPr>
            <w:r>
              <w:rPr>
                <w:sz w:val="18"/>
                <w:szCs w:val="18"/>
              </w:rPr>
              <w:t>h</w:t>
            </w:r>
          </w:p>
        </w:tc>
        <w:tc>
          <w:tcPr>
            <w:tcW w:w="996" w:type="dxa"/>
            <w:tcBorders>
              <w:top w:val="single" w:sz="4" w:space="0" w:color="auto"/>
              <w:left w:val="single" w:sz="4" w:space="0" w:color="auto"/>
              <w:bottom w:val="single" w:sz="4" w:space="0" w:color="auto"/>
              <w:right w:val="single" w:sz="4" w:space="0" w:color="auto"/>
            </w:tcBorders>
            <w:noWrap/>
          </w:tcPr>
          <w:p ns2:paraId="188F067F" ns2:textId="77777777" w:rsidR="00011E26" w:rsidRDefault="00011E26">
            <w:pPr>
              <w:pStyle w:val="TableCenter"/>
              <w:keepNext/>
              <w:rPr>
                <w:sz w:val="18"/>
                <w:szCs w:val="18"/>
              </w:rPr>
            </w:pPr>
            <w:r>
              <w:rPr>
                <w:sz w:val="18"/>
                <w:szCs w:val="18"/>
              </w:rPr>
              <w:t>0.033</w:t>
            </w:r>
          </w:p>
        </w:tc>
        <w:tc>
          <w:tcPr>
            <w:tcW w:w="996" w:type="dxa"/>
            <w:tcBorders>
              <w:top w:val="single" w:sz="4" w:space="0" w:color="auto"/>
              <w:left w:val="single" w:sz="4" w:space="0" w:color="auto"/>
              <w:bottom w:val="single" w:sz="4" w:space="0" w:color="auto"/>
              <w:right w:val="single" w:sz="4" w:space="0" w:color="auto"/>
            </w:tcBorders>
            <w:noWrap/>
          </w:tcPr>
          <w:p ns2:paraId="41F8FB39" ns2:textId="77777777" w:rsidR="00011E26" w:rsidRDefault="00011E26">
            <w:pPr>
              <w:pStyle w:val="TableCenter"/>
              <w:keepNext/>
              <w:rPr>
                <w:sz w:val="18"/>
                <w:szCs w:val="18"/>
              </w:rPr>
            </w:pPr>
            <w:r w:rsidRPr="00D02326">
              <w:rPr>
                <w:sz w:val="18"/>
                <w:szCs w:val="18"/>
              </w:rPr>
              <w:t>0</w:t>
            </w:r>
          </w:p>
        </w:tc>
        <w:tc>
          <w:tcPr>
            <w:tcW w:w="996" w:type="dxa"/>
            <w:tcBorders>
              <w:top w:val="single" w:sz="4" w:space="0" w:color="auto"/>
              <w:left w:val="single" w:sz="4" w:space="0" w:color="auto"/>
              <w:bottom w:val="single" w:sz="4" w:space="0" w:color="auto"/>
              <w:right w:val="single" w:sz="4" w:space="0" w:color="auto"/>
            </w:tcBorders>
            <w:noWrap/>
          </w:tcPr>
          <w:p ns2:paraId="07CA7F52" ns2:textId="77777777" w:rsidR="00011E26" w:rsidRDefault="00011E26">
            <w:pPr>
              <w:pStyle w:val="TableCenter"/>
              <w:keepNext/>
              <w:rPr>
                <w:sz w:val="18"/>
                <w:szCs w:val="18"/>
              </w:rPr>
            </w:pPr>
            <w:r>
              <w:rPr>
                <w:sz w:val="18"/>
                <w:szCs w:val="18"/>
              </w:rPr>
              <w:t>0.033</w:t>
            </w:r>
          </w:p>
        </w:tc>
        <w:tc>
          <w:tcPr>
            <w:tcW w:w="996" w:type="dxa"/>
            <w:tcBorders>
              <w:top w:val="single" w:sz="4" w:space="0" w:color="auto"/>
              <w:left w:val="single" w:sz="4" w:space="0" w:color="auto"/>
              <w:bottom w:val="single" w:sz="4" w:space="0" w:color="auto"/>
              <w:right w:val="single" w:sz="4" w:space="0" w:color="auto"/>
            </w:tcBorders>
            <w:noWrap/>
          </w:tcPr>
          <w:p ns2:paraId="7E831672" ns2:textId="77777777" w:rsidR="00011E26" w:rsidRDefault="00011E26">
            <w:pPr>
              <w:pStyle w:val="TableCenter"/>
              <w:keepNext/>
              <w:rPr>
                <w:sz w:val="18"/>
                <w:szCs w:val="18"/>
              </w:rPr>
            </w:pPr>
            <w:r w:rsidRPr="00D02326">
              <w:rPr>
                <w:sz w:val="18"/>
                <w:szCs w:val="18"/>
              </w:rPr>
              <w:t>0</w:t>
            </w:r>
          </w:p>
        </w:tc>
      </w:tr>
      <w:tr w:rsidR="00011E26" w:rsidRPr="00063B5C" ns2:paraId="4D5C8DDA" ns2:textId="77777777" w:rsidTr="00011E26">
        <w:trPr>
          <w:jc w:val="center"/>
        </w:trPr>
        <w:tc>
          <w:tcPr>
            <w:tcW w:w="1344" w:type="dxa"/>
            <w:vMerge w:val="restart"/>
            <w:tcBorders>
              <w:top w:val="single" w:sz="4" w:space="0" w:color="auto"/>
              <w:left w:val="single" w:sz="4" w:space="0" w:color="auto"/>
              <w:right w:val="single" w:sz="4" w:space="0" w:color="auto"/>
            </w:tcBorders>
          </w:tcPr>
          <w:p ns2:paraId="44D31D67" ns2:textId="63ECFBA4" w:rsidR="00011E26" w:rsidRDefault="00011E26">
            <w:pPr>
              <w:pStyle w:val="TableCenter"/>
              <w:rPr>
                <w:sz w:val="18"/>
                <w:szCs w:val="18"/>
              </w:rPr>
            </w:pPr>
            <w:r>
              <w:rPr>
                <w:sz w:val="18"/>
                <w:szCs w:val="18"/>
              </w:rPr>
              <w:t>29</w:t>
            </w:r>
          </w:p>
        </w:tc>
        <w:tc>
          <w:tcPr>
            <w:tcW w:w="1344" w:type="dxa"/>
            <w:vMerge w:val="restart"/>
            <w:tcBorders>
              <w:top w:val="single" w:sz="4" w:space="0" w:color="auto"/>
              <w:left w:val="single" w:sz="4" w:space="0" w:color="auto"/>
              <w:bottom w:val="single" w:sz="4" w:space="0" w:color="auto"/>
              <w:right w:val="single" w:sz="4" w:space="0" w:color="auto"/>
            </w:tcBorders>
            <w:noWrap/>
            <w:hideMark/>
          </w:tcPr>
          <w:p ns2:paraId="494B32D0" ns2:textId="7C50DA49" w:rsidR="00011E26" w:rsidRPr="00063B5C" w:rsidRDefault="00011E26">
            <w:pPr>
              <w:pStyle w:val="TableCenter"/>
              <w:rPr>
                <w:sz w:val="18"/>
                <w:szCs w:val="18"/>
              </w:rPr>
            </w:pPr>
            <w:r>
              <w:rPr>
                <w:sz w:val="18"/>
                <w:szCs w:val="18"/>
              </w:rPr>
              <w:t>1.5</w:t>
            </w:r>
          </w:p>
        </w:tc>
        <w:tc>
          <w:tcPr>
            <w:tcW w:w="1157" w:type="dxa"/>
            <w:tcBorders>
              <w:top w:val="single" w:sz="4" w:space="0" w:color="auto"/>
              <w:left w:val="single" w:sz="4" w:space="0" w:color="auto"/>
              <w:bottom w:val="single" w:sz="4" w:space="0" w:color="auto"/>
              <w:right w:val="single" w:sz="4" w:space="0" w:color="auto"/>
            </w:tcBorders>
            <w:noWrap/>
            <w:hideMark/>
          </w:tcPr>
          <w:p ns2:paraId="64E94428" ns2:textId="77777777" w:rsidR="00011E26" w:rsidRPr="00063B5C" w:rsidRDefault="00011E26">
            <w:pPr>
              <w:pStyle w:val="TableCenter"/>
              <w:rPr>
                <w:sz w:val="18"/>
                <w:szCs w:val="18"/>
              </w:rPr>
            </w:pPr>
            <w:r w:rsidRPr="00063B5C">
              <w:rPr>
                <w:sz w:val="18"/>
                <w:szCs w:val="18"/>
              </w:rPr>
              <w:t>AUC</w:t>
            </w:r>
            <w:r>
              <w:rPr>
                <w:sz w:val="18"/>
                <w:szCs w:val="18"/>
                <w:vertAlign w:val="subscript"/>
              </w:rPr>
              <w:t>last</w:t>
            </w:r>
          </w:p>
        </w:tc>
        <w:tc>
          <w:tcPr>
            <w:tcW w:w="1157" w:type="dxa"/>
            <w:tcBorders>
              <w:top w:val="single" w:sz="4" w:space="0" w:color="auto"/>
              <w:left w:val="single" w:sz="4" w:space="0" w:color="auto"/>
              <w:bottom w:val="single" w:sz="4" w:space="0" w:color="auto"/>
              <w:right w:val="single" w:sz="4" w:space="0" w:color="auto"/>
            </w:tcBorders>
            <w:noWrap/>
            <w:hideMark/>
          </w:tcPr>
          <w:p ns2:paraId="63E89044" ns2:textId="77777777" w:rsidR="00011E26" w:rsidRPr="00063B5C" w:rsidRDefault="00011E26">
            <w:pPr>
              <w:pStyle w:val="TableCenter"/>
              <w:rPr>
                <w:sz w:val="18"/>
                <w:szCs w:val="18"/>
              </w:rPr>
            </w:pPr>
            <w:r>
              <w:rPr>
                <w:sz w:val="18"/>
                <w:szCs w:val="18"/>
              </w:rPr>
              <w:t>ng</w:t>
            </w:r>
            <w:r w:rsidRPr="00063B5C">
              <w:rPr>
                <w:sz w:val="18"/>
                <w:szCs w:val="18"/>
              </w:rPr>
              <w:t>*</w:t>
            </w:r>
            <w:r>
              <w:rPr>
                <w:sz w:val="18"/>
                <w:szCs w:val="18"/>
              </w:rPr>
              <w:t>h/mL</w:t>
            </w:r>
          </w:p>
        </w:tc>
        <w:tc>
          <w:tcPr>
            <w:tcW w:w="996" w:type="dxa"/>
            <w:tcBorders>
              <w:top w:val="single" w:sz="4" w:space="0" w:color="auto"/>
              <w:left w:val="single" w:sz="4" w:space="0" w:color="auto"/>
              <w:bottom w:val="single" w:sz="4" w:space="0" w:color="auto"/>
              <w:right w:val="single" w:sz="4" w:space="0" w:color="auto"/>
            </w:tcBorders>
            <w:noWrap/>
          </w:tcPr>
          <w:p ns2:paraId="6BF36375" ns2:textId="77777777" w:rsidR="00011E26" w:rsidRPr="00063B5C" w:rsidRDefault="00011E26">
            <w:pPr>
              <w:pStyle w:val="TableCenter"/>
              <w:rPr>
                <w:sz w:val="18"/>
                <w:szCs w:val="18"/>
              </w:rPr>
            </w:pPr>
            <w:r>
              <w:rPr>
                <w:sz w:val="18"/>
                <w:szCs w:val="18"/>
              </w:rPr>
              <w:t>186</w:t>
            </w:r>
          </w:p>
        </w:tc>
        <w:tc>
          <w:tcPr>
            <w:tcW w:w="996" w:type="dxa"/>
            <w:tcBorders>
              <w:top w:val="single" w:sz="4" w:space="0" w:color="auto"/>
              <w:left w:val="single" w:sz="4" w:space="0" w:color="auto"/>
              <w:bottom w:val="single" w:sz="4" w:space="0" w:color="auto"/>
              <w:right w:val="single" w:sz="4" w:space="0" w:color="auto"/>
            </w:tcBorders>
            <w:noWrap/>
          </w:tcPr>
          <w:p ns2:paraId="733B68C6" ns2:textId="77777777" w:rsidR="00011E26" w:rsidRPr="00063B5C" w:rsidRDefault="00011E26">
            <w:pPr>
              <w:pStyle w:val="TableCenter"/>
              <w:rPr>
                <w:sz w:val="18"/>
                <w:szCs w:val="18"/>
              </w:rPr>
            </w:pPr>
            <w:r>
              <w:rPr>
                <w:sz w:val="18"/>
                <w:szCs w:val="18"/>
              </w:rPr>
              <w:t>85.1</w:t>
            </w:r>
          </w:p>
        </w:tc>
        <w:tc>
          <w:tcPr>
            <w:tcW w:w="996" w:type="dxa"/>
            <w:tcBorders>
              <w:top w:val="single" w:sz="4" w:space="0" w:color="auto"/>
              <w:left w:val="single" w:sz="4" w:space="0" w:color="auto"/>
              <w:bottom w:val="single" w:sz="4" w:space="0" w:color="auto"/>
              <w:right w:val="single" w:sz="4" w:space="0" w:color="auto"/>
            </w:tcBorders>
            <w:noWrap/>
          </w:tcPr>
          <w:p ns2:paraId="492F7C13" ns2:textId="77777777" w:rsidR="00011E26" w:rsidRPr="00063B5C" w:rsidRDefault="00011E26">
            <w:pPr>
              <w:pStyle w:val="TableCenter"/>
              <w:rPr>
                <w:sz w:val="18"/>
                <w:szCs w:val="18"/>
              </w:rPr>
            </w:pPr>
            <w:r>
              <w:rPr>
                <w:sz w:val="18"/>
                <w:szCs w:val="18"/>
              </w:rPr>
              <w:t>300</w:t>
            </w:r>
          </w:p>
        </w:tc>
        <w:tc>
          <w:tcPr>
            <w:tcW w:w="996" w:type="dxa"/>
            <w:tcBorders>
              <w:top w:val="single" w:sz="4" w:space="0" w:color="auto"/>
              <w:left w:val="single" w:sz="4" w:space="0" w:color="auto"/>
              <w:bottom w:val="single" w:sz="4" w:space="0" w:color="auto"/>
              <w:right w:val="single" w:sz="4" w:space="0" w:color="auto"/>
            </w:tcBorders>
            <w:noWrap/>
          </w:tcPr>
          <w:p ns2:paraId="3DB7C064" ns2:textId="77777777" w:rsidR="00011E26" w:rsidRPr="00063B5C" w:rsidRDefault="00011E26">
            <w:pPr>
              <w:pStyle w:val="TableCenter"/>
              <w:rPr>
                <w:sz w:val="18"/>
                <w:szCs w:val="18"/>
              </w:rPr>
            </w:pPr>
            <w:r>
              <w:rPr>
                <w:sz w:val="18"/>
                <w:szCs w:val="18"/>
              </w:rPr>
              <w:t>213</w:t>
            </w:r>
          </w:p>
        </w:tc>
      </w:tr>
      <w:tr w:rsidR="00011E26" w:rsidRPr="00063B5C" ns2:paraId="251516F6" ns2:textId="77777777" w:rsidTr="00011E26">
        <w:trPr>
          <w:jc w:val="center"/>
        </w:trPr>
        <w:tc>
          <w:tcPr>
            <w:tcW w:w="1344" w:type="dxa"/>
            <w:vMerge/>
            <w:tcBorders>
              <w:left w:val="single" w:sz="4" w:space="0" w:color="auto"/>
              <w:right w:val="single" w:sz="4" w:space="0" w:color="auto"/>
            </w:tcBorders>
          </w:tcPr>
          <w:p ns2:paraId="78B61B46" ns2:textId="77777777" w:rsidR="00011E26" w:rsidRPr="00063B5C" w:rsidRDefault="00011E26">
            <w:pPr>
              <w:pStyle w:val="TableCenter"/>
              <w:rPr>
                <w:sz w:val="18"/>
                <w:szCs w:val="18"/>
              </w:rPr>
            </w:pPr>
          </w:p>
        </w:tc>
        <w:tc>
          <w:tcPr>
            <w:tcW w:w="1344" w:type="dxa"/>
            <w:vMerge/>
            <w:tcBorders>
              <w:top w:val="single" w:sz="4" w:space="0" w:color="auto"/>
              <w:left w:val="single" w:sz="4" w:space="0" w:color="auto"/>
              <w:bottom w:val="single" w:sz="4" w:space="0" w:color="auto"/>
              <w:right w:val="single" w:sz="4" w:space="0" w:color="auto"/>
            </w:tcBorders>
            <w:noWrap/>
          </w:tcPr>
          <w:p ns2:paraId="72BAAFA5" ns2:textId="01BE32F9" w:rsidR="00011E26" w:rsidRPr="00063B5C" w:rsidRDefault="00011E26">
            <w:pPr>
              <w:pStyle w:val="TableCenter"/>
              <w:rPr>
                <w:sz w:val="18"/>
                <w:szCs w:val="18"/>
              </w:rPr>
            </w:pPr>
          </w:p>
        </w:tc>
        <w:tc>
          <w:tcPr>
            <w:tcW w:w="1157" w:type="dxa"/>
            <w:tcBorders>
              <w:top w:val="single" w:sz="4" w:space="0" w:color="auto"/>
              <w:left w:val="single" w:sz="4" w:space="0" w:color="auto"/>
              <w:bottom w:val="single" w:sz="4" w:space="0" w:color="auto"/>
              <w:right w:val="single" w:sz="4" w:space="0" w:color="auto"/>
            </w:tcBorders>
            <w:noWrap/>
          </w:tcPr>
          <w:p ns2:paraId="7EF149C5" ns2:textId="77777777" w:rsidR="00011E26" w:rsidRPr="00063B5C" w:rsidRDefault="00011E26">
            <w:pPr>
              <w:pStyle w:val="TableCenter"/>
              <w:rPr>
                <w:sz w:val="18"/>
                <w:szCs w:val="18"/>
              </w:rPr>
            </w:pPr>
            <w:r>
              <w:rPr>
                <w:sz w:val="18"/>
                <w:szCs w:val="18"/>
              </w:rPr>
              <w:t>C</w:t>
            </w:r>
            <w:r w:rsidRPr="001B0147">
              <w:rPr>
                <w:sz w:val="18"/>
                <w:szCs w:val="18"/>
                <w:vertAlign w:val="subscript"/>
              </w:rPr>
              <w:t>max</w:t>
            </w:r>
          </w:p>
        </w:tc>
        <w:tc>
          <w:tcPr>
            <w:tcW w:w="1157" w:type="dxa"/>
            <w:tcBorders>
              <w:top w:val="single" w:sz="4" w:space="0" w:color="auto"/>
              <w:left w:val="single" w:sz="4" w:space="0" w:color="auto"/>
              <w:bottom w:val="single" w:sz="4" w:space="0" w:color="auto"/>
              <w:right w:val="single" w:sz="4" w:space="0" w:color="auto"/>
            </w:tcBorders>
            <w:noWrap/>
          </w:tcPr>
          <w:p ns2:paraId="09A7FC16" ns2:textId="77777777" w:rsidR="00011E26" w:rsidRPr="00063B5C" w:rsidRDefault="00011E26">
            <w:pPr>
              <w:pStyle w:val="TableCenter"/>
              <w:rPr>
                <w:sz w:val="18"/>
                <w:szCs w:val="18"/>
              </w:rPr>
            </w:pPr>
            <w:r>
              <w:rPr>
                <w:sz w:val="18"/>
                <w:szCs w:val="18"/>
              </w:rPr>
              <w:t>ng/mL</w:t>
            </w:r>
          </w:p>
        </w:tc>
        <w:tc>
          <w:tcPr>
            <w:tcW w:w="996" w:type="dxa"/>
            <w:tcBorders>
              <w:top w:val="single" w:sz="4" w:space="0" w:color="auto"/>
              <w:left w:val="single" w:sz="4" w:space="0" w:color="auto"/>
              <w:bottom w:val="single" w:sz="4" w:space="0" w:color="auto"/>
              <w:right w:val="single" w:sz="4" w:space="0" w:color="auto"/>
            </w:tcBorders>
            <w:noWrap/>
          </w:tcPr>
          <w:p ns2:paraId="0C7E92AA" ns2:textId="77777777" w:rsidR="00011E26" w:rsidRPr="00063B5C" w:rsidRDefault="00011E26">
            <w:pPr>
              <w:pStyle w:val="TableCenter"/>
              <w:rPr>
                <w:sz w:val="18"/>
                <w:szCs w:val="18"/>
              </w:rPr>
            </w:pPr>
            <w:r>
              <w:rPr>
                <w:sz w:val="18"/>
                <w:szCs w:val="18"/>
              </w:rPr>
              <w:t>1360</w:t>
            </w:r>
          </w:p>
        </w:tc>
        <w:tc>
          <w:tcPr>
            <w:tcW w:w="996" w:type="dxa"/>
            <w:tcBorders>
              <w:top w:val="single" w:sz="4" w:space="0" w:color="auto"/>
              <w:left w:val="single" w:sz="4" w:space="0" w:color="auto"/>
              <w:bottom w:val="single" w:sz="4" w:space="0" w:color="auto"/>
              <w:right w:val="single" w:sz="4" w:space="0" w:color="auto"/>
            </w:tcBorders>
            <w:noWrap/>
          </w:tcPr>
          <w:p ns2:paraId="6ECD3FD9" ns2:textId="77777777" w:rsidR="00011E26" w:rsidRPr="00063B5C" w:rsidRDefault="00011E26">
            <w:pPr>
              <w:pStyle w:val="TableCenter"/>
              <w:rPr>
                <w:sz w:val="18"/>
                <w:szCs w:val="18"/>
              </w:rPr>
            </w:pPr>
            <w:r>
              <w:rPr>
                <w:sz w:val="18"/>
                <w:szCs w:val="18"/>
              </w:rPr>
              <w:t>661</w:t>
            </w:r>
          </w:p>
        </w:tc>
        <w:tc>
          <w:tcPr>
            <w:tcW w:w="996" w:type="dxa"/>
            <w:tcBorders>
              <w:top w:val="single" w:sz="4" w:space="0" w:color="auto"/>
              <w:left w:val="single" w:sz="4" w:space="0" w:color="auto"/>
              <w:bottom w:val="single" w:sz="4" w:space="0" w:color="auto"/>
              <w:right w:val="single" w:sz="4" w:space="0" w:color="auto"/>
            </w:tcBorders>
            <w:noWrap/>
          </w:tcPr>
          <w:p ns2:paraId="53175B98" ns2:textId="77777777" w:rsidR="00011E26" w:rsidRPr="00063B5C" w:rsidRDefault="00011E26">
            <w:pPr>
              <w:pStyle w:val="TableCenter"/>
              <w:rPr>
                <w:sz w:val="18"/>
                <w:szCs w:val="18"/>
              </w:rPr>
            </w:pPr>
            <w:r>
              <w:rPr>
                <w:sz w:val="18"/>
                <w:szCs w:val="18"/>
              </w:rPr>
              <w:t>2220</w:t>
            </w:r>
          </w:p>
        </w:tc>
        <w:tc>
          <w:tcPr>
            <w:tcW w:w="996" w:type="dxa"/>
            <w:tcBorders>
              <w:top w:val="single" w:sz="4" w:space="0" w:color="auto"/>
              <w:left w:val="single" w:sz="4" w:space="0" w:color="auto"/>
              <w:bottom w:val="single" w:sz="4" w:space="0" w:color="auto"/>
              <w:right w:val="single" w:sz="4" w:space="0" w:color="auto"/>
            </w:tcBorders>
            <w:noWrap/>
          </w:tcPr>
          <w:p ns2:paraId="4221C87C" ns2:textId="77777777" w:rsidR="00011E26" w:rsidRPr="00063B5C" w:rsidRDefault="00011E26">
            <w:pPr>
              <w:pStyle w:val="TableCenter"/>
              <w:rPr>
                <w:sz w:val="18"/>
                <w:szCs w:val="18"/>
              </w:rPr>
            </w:pPr>
            <w:r>
              <w:rPr>
                <w:sz w:val="18"/>
                <w:szCs w:val="18"/>
              </w:rPr>
              <w:t>1640</w:t>
            </w:r>
          </w:p>
        </w:tc>
      </w:tr>
      <w:tr w:rsidR="00011E26" ns2:paraId="1C866E5B" ns2:textId="77777777" w:rsidTr="00011E26">
        <w:trPr>
          <w:jc w:val="center"/>
        </w:trPr>
        <w:tc>
          <w:tcPr>
            <w:tcW w:w="1344" w:type="dxa"/>
            <w:vMerge/>
            <w:tcBorders>
              <w:left w:val="single" w:sz="4" w:space="0" w:color="auto"/>
              <w:right w:val="single" w:sz="4" w:space="0" w:color="auto"/>
            </w:tcBorders>
          </w:tcPr>
          <w:p ns2:paraId="62ED593E" ns2:textId="77777777" w:rsidR="00011E26" w:rsidRPr="00063B5C" w:rsidRDefault="00011E26">
            <w:pPr>
              <w:pStyle w:val="TableCenter"/>
              <w:rPr>
                <w:sz w:val="18"/>
                <w:szCs w:val="18"/>
              </w:rPr>
            </w:pPr>
          </w:p>
        </w:tc>
        <w:tc>
          <w:tcPr>
            <w:tcW w:w="1344" w:type="dxa"/>
            <w:vMerge/>
            <w:tcBorders>
              <w:top w:val="single" w:sz="4" w:space="0" w:color="auto"/>
              <w:left w:val="single" w:sz="4" w:space="0" w:color="auto"/>
              <w:bottom w:val="single" w:sz="4" w:space="0" w:color="auto"/>
              <w:right w:val="single" w:sz="4" w:space="0" w:color="auto"/>
            </w:tcBorders>
            <w:noWrap/>
          </w:tcPr>
          <w:p ns2:paraId="351EB402" ns2:textId="63D44F26" w:rsidR="00011E26" w:rsidRPr="00063B5C" w:rsidRDefault="00011E26">
            <w:pPr>
              <w:pStyle w:val="TableCenter"/>
              <w:rPr>
                <w:sz w:val="18"/>
                <w:szCs w:val="18"/>
              </w:rPr>
            </w:pPr>
          </w:p>
        </w:tc>
        <w:tc>
          <w:tcPr>
            <w:tcW w:w="1157" w:type="dxa"/>
            <w:tcBorders>
              <w:top w:val="single" w:sz="4" w:space="0" w:color="auto"/>
              <w:left w:val="single" w:sz="4" w:space="0" w:color="auto"/>
              <w:bottom w:val="single" w:sz="4" w:space="0" w:color="auto"/>
              <w:right w:val="single" w:sz="4" w:space="0" w:color="auto"/>
            </w:tcBorders>
            <w:noWrap/>
          </w:tcPr>
          <w:p ns2:paraId="75EC85FE" ns2:textId="77777777" w:rsidR="00011E26" w:rsidRPr="00063B5C" w:rsidRDefault="00011E26">
            <w:pPr>
              <w:pStyle w:val="TableCenter"/>
              <w:rPr>
                <w:sz w:val="18"/>
                <w:szCs w:val="18"/>
              </w:rPr>
            </w:pPr>
            <w:r w:rsidRPr="00D02326">
              <w:rPr>
                <w:sz w:val="18"/>
                <w:szCs w:val="18"/>
              </w:rPr>
              <w:t>T</w:t>
            </w:r>
            <w:r w:rsidRPr="00D02326">
              <w:rPr>
                <w:sz w:val="18"/>
                <w:szCs w:val="18"/>
                <w:vertAlign w:val="subscript"/>
              </w:rPr>
              <w:t>max</w:t>
            </w:r>
          </w:p>
        </w:tc>
        <w:tc>
          <w:tcPr>
            <w:tcW w:w="1157" w:type="dxa"/>
            <w:tcBorders>
              <w:top w:val="single" w:sz="4" w:space="0" w:color="auto"/>
              <w:left w:val="single" w:sz="4" w:space="0" w:color="auto"/>
              <w:bottom w:val="single" w:sz="4" w:space="0" w:color="auto"/>
              <w:right w:val="single" w:sz="4" w:space="0" w:color="auto"/>
            </w:tcBorders>
            <w:noWrap/>
          </w:tcPr>
          <w:p ns2:paraId="0DDD563D" ns2:textId="77777777" w:rsidR="00011E26" w:rsidRPr="00063B5C" w:rsidRDefault="00011E26">
            <w:pPr>
              <w:pStyle w:val="TableCenter"/>
              <w:rPr>
                <w:sz w:val="18"/>
                <w:szCs w:val="18"/>
              </w:rPr>
            </w:pPr>
            <w:r>
              <w:rPr>
                <w:sz w:val="18"/>
                <w:szCs w:val="18"/>
              </w:rPr>
              <w:t>h</w:t>
            </w:r>
          </w:p>
        </w:tc>
        <w:tc>
          <w:tcPr>
            <w:tcW w:w="996" w:type="dxa"/>
            <w:tcBorders>
              <w:top w:val="single" w:sz="4" w:space="0" w:color="auto"/>
              <w:left w:val="single" w:sz="4" w:space="0" w:color="auto"/>
              <w:bottom w:val="single" w:sz="4" w:space="0" w:color="auto"/>
              <w:right w:val="single" w:sz="4" w:space="0" w:color="auto"/>
            </w:tcBorders>
            <w:noWrap/>
          </w:tcPr>
          <w:p ns2:paraId="7F422A76" ns2:textId="77777777" w:rsidR="00011E26" w:rsidRDefault="00011E26">
            <w:pPr>
              <w:pStyle w:val="TableCenter"/>
              <w:rPr>
                <w:sz w:val="18"/>
                <w:szCs w:val="18"/>
              </w:rPr>
            </w:pPr>
            <w:r>
              <w:rPr>
                <w:sz w:val="18"/>
                <w:szCs w:val="18"/>
              </w:rPr>
              <w:t>0.033</w:t>
            </w:r>
          </w:p>
        </w:tc>
        <w:tc>
          <w:tcPr>
            <w:tcW w:w="996" w:type="dxa"/>
            <w:tcBorders>
              <w:top w:val="single" w:sz="4" w:space="0" w:color="auto"/>
              <w:left w:val="single" w:sz="4" w:space="0" w:color="auto"/>
              <w:bottom w:val="single" w:sz="4" w:space="0" w:color="auto"/>
              <w:right w:val="single" w:sz="4" w:space="0" w:color="auto"/>
            </w:tcBorders>
            <w:noWrap/>
          </w:tcPr>
          <w:p ns2:paraId="2863FBF0" ns2:textId="77777777" w:rsidR="00011E26" w:rsidRDefault="00011E26">
            <w:pPr>
              <w:pStyle w:val="TableCenter"/>
              <w:rPr>
                <w:sz w:val="18"/>
                <w:szCs w:val="18"/>
              </w:rPr>
            </w:pPr>
            <w:r w:rsidRPr="00D02326">
              <w:rPr>
                <w:sz w:val="18"/>
                <w:szCs w:val="18"/>
              </w:rPr>
              <w:t>0</w:t>
            </w:r>
          </w:p>
        </w:tc>
        <w:tc>
          <w:tcPr>
            <w:tcW w:w="996" w:type="dxa"/>
            <w:tcBorders>
              <w:top w:val="single" w:sz="4" w:space="0" w:color="auto"/>
              <w:left w:val="single" w:sz="4" w:space="0" w:color="auto"/>
              <w:bottom w:val="single" w:sz="4" w:space="0" w:color="auto"/>
              <w:right w:val="single" w:sz="4" w:space="0" w:color="auto"/>
            </w:tcBorders>
            <w:noWrap/>
          </w:tcPr>
          <w:p ns2:paraId="1EC4DE76" ns2:textId="77777777" w:rsidR="00011E26" w:rsidRDefault="00011E26">
            <w:pPr>
              <w:pStyle w:val="TableCenter"/>
              <w:rPr>
                <w:sz w:val="18"/>
                <w:szCs w:val="18"/>
              </w:rPr>
            </w:pPr>
            <w:r>
              <w:rPr>
                <w:sz w:val="18"/>
                <w:szCs w:val="18"/>
              </w:rPr>
              <w:t>0.033</w:t>
            </w:r>
          </w:p>
        </w:tc>
        <w:tc>
          <w:tcPr>
            <w:tcW w:w="996" w:type="dxa"/>
            <w:tcBorders>
              <w:top w:val="single" w:sz="4" w:space="0" w:color="auto"/>
              <w:left w:val="single" w:sz="4" w:space="0" w:color="auto"/>
              <w:bottom w:val="single" w:sz="4" w:space="0" w:color="auto"/>
              <w:right w:val="single" w:sz="4" w:space="0" w:color="auto"/>
            </w:tcBorders>
            <w:noWrap/>
          </w:tcPr>
          <w:p ns2:paraId="01971828" ns2:textId="77777777" w:rsidR="00011E26" w:rsidRDefault="00011E26">
            <w:pPr>
              <w:pStyle w:val="TableCenter"/>
              <w:rPr>
                <w:sz w:val="18"/>
                <w:szCs w:val="18"/>
              </w:rPr>
            </w:pPr>
            <w:r w:rsidRPr="00D02326">
              <w:rPr>
                <w:sz w:val="18"/>
                <w:szCs w:val="18"/>
              </w:rPr>
              <w:t>0</w:t>
            </w:r>
          </w:p>
        </w:tc>
      </w:tr>
      <w:tr w:rsidR="00011E26" w:rsidRPr="00063B5C" ns2:paraId="1F4DCC1A" ns2:textId="77777777" w:rsidTr="00011E26">
        <w:trPr>
          <w:trHeight w:val="260"/>
          <w:jc w:val="center"/>
        </w:trPr>
        <w:tc>
          <w:tcPr>
            <w:tcW w:w="1344" w:type="dxa"/>
            <w:vMerge/>
            <w:tcBorders>
              <w:left w:val="single" w:sz="4" w:space="0" w:color="auto"/>
              <w:right w:val="single" w:sz="4" w:space="0" w:color="auto"/>
            </w:tcBorders>
          </w:tcPr>
          <w:p ns2:paraId="28637E66" ns2:textId="77777777" w:rsidR="00011E26" w:rsidRDefault="00011E26">
            <w:pPr>
              <w:pStyle w:val="TableCenter"/>
              <w:keepNext/>
              <w:rPr>
                <w:sz w:val="18"/>
                <w:szCs w:val="18"/>
              </w:rPr>
            </w:pPr>
          </w:p>
        </w:tc>
        <w:tc>
          <w:tcPr>
            <w:tcW w:w="1344" w:type="dxa"/>
            <w:vMerge w:val="restart"/>
            <w:tcBorders>
              <w:top w:val="single" w:sz="4" w:space="0" w:color="auto"/>
              <w:left w:val="single" w:sz="4" w:space="0" w:color="auto"/>
              <w:bottom w:val="single" w:sz="4" w:space="0" w:color="auto"/>
              <w:right w:val="single" w:sz="4" w:space="0" w:color="auto"/>
            </w:tcBorders>
            <w:noWrap/>
            <w:hideMark/>
          </w:tcPr>
          <w:p ns2:paraId="6C4458E5" ns2:textId="0E9294CF" w:rsidR="00011E26" w:rsidRPr="00063B5C" w:rsidRDefault="00011E26">
            <w:pPr>
              <w:pStyle w:val="TableCenter"/>
              <w:keepNext/>
              <w:rPr>
                <w:sz w:val="18"/>
                <w:szCs w:val="18"/>
              </w:rPr>
            </w:pPr>
            <w:r>
              <w:rPr>
                <w:sz w:val="18"/>
                <w:szCs w:val="18"/>
              </w:rPr>
              <w:t>5</w:t>
            </w:r>
          </w:p>
        </w:tc>
        <w:tc>
          <w:tcPr>
            <w:tcW w:w="1157" w:type="dxa"/>
            <w:tcBorders>
              <w:top w:val="single" w:sz="4" w:space="0" w:color="auto"/>
              <w:left w:val="single" w:sz="4" w:space="0" w:color="auto"/>
              <w:bottom w:val="single" w:sz="4" w:space="0" w:color="auto"/>
              <w:right w:val="single" w:sz="4" w:space="0" w:color="auto"/>
            </w:tcBorders>
            <w:noWrap/>
            <w:hideMark/>
          </w:tcPr>
          <w:p ns2:paraId="15134B9B" ns2:textId="77777777" w:rsidR="00011E26" w:rsidRPr="00063B5C" w:rsidRDefault="00011E26">
            <w:pPr>
              <w:pStyle w:val="TableCenter"/>
              <w:keepNext/>
              <w:rPr>
                <w:sz w:val="18"/>
                <w:szCs w:val="18"/>
              </w:rPr>
            </w:pPr>
            <w:r w:rsidRPr="00063B5C">
              <w:rPr>
                <w:sz w:val="18"/>
                <w:szCs w:val="18"/>
              </w:rPr>
              <w:t>AUC</w:t>
            </w:r>
            <w:r>
              <w:rPr>
                <w:sz w:val="18"/>
                <w:szCs w:val="18"/>
                <w:vertAlign w:val="subscript"/>
              </w:rPr>
              <w:t>last</w:t>
            </w:r>
          </w:p>
        </w:tc>
        <w:tc>
          <w:tcPr>
            <w:tcW w:w="1157" w:type="dxa"/>
            <w:tcBorders>
              <w:top w:val="single" w:sz="4" w:space="0" w:color="auto"/>
              <w:left w:val="single" w:sz="4" w:space="0" w:color="auto"/>
              <w:bottom w:val="single" w:sz="4" w:space="0" w:color="auto"/>
              <w:right w:val="single" w:sz="4" w:space="0" w:color="auto"/>
            </w:tcBorders>
            <w:noWrap/>
            <w:hideMark/>
          </w:tcPr>
          <w:p ns2:paraId="204845AA" ns2:textId="77777777" w:rsidR="00011E26" w:rsidRPr="00063B5C" w:rsidRDefault="00011E26">
            <w:pPr>
              <w:pStyle w:val="TableCenter"/>
              <w:keepNext/>
              <w:rPr>
                <w:sz w:val="18"/>
                <w:szCs w:val="18"/>
              </w:rPr>
            </w:pPr>
            <w:r>
              <w:rPr>
                <w:sz w:val="18"/>
                <w:szCs w:val="18"/>
              </w:rPr>
              <w:t>ng</w:t>
            </w:r>
            <w:r w:rsidRPr="00063B5C">
              <w:rPr>
                <w:sz w:val="18"/>
                <w:szCs w:val="18"/>
              </w:rPr>
              <w:t>*</w:t>
            </w:r>
            <w:r>
              <w:rPr>
                <w:sz w:val="18"/>
                <w:szCs w:val="18"/>
              </w:rPr>
              <w:t>h/mL</w:t>
            </w:r>
          </w:p>
        </w:tc>
        <w:tc>
          <w:tcPr>
            <w:tcW w:w="996" w:type="dxa"/>
            <w:tcBorders>
              <w:top w:val="single" w:sz="4" w:space="0" w:color="auto"/>
              <w:left w:val="single" w:sz="4" w:space="0" w:color="auto"/>
              <w:bottom w:val="single" w:sz="4" w:space="0" w:color="auto"/>
              <w:right w:val="single" w:sz="4" w:space="0" w:color="auto"/>
            </w:tcBorders>
            <w:noWrap/>
          </w:tcPr>
          <w:p ns2:paraId="0FA541C2" ns2:textId="77777777" w:rsidR="00011E26" w:rsidRPr="00063B5C" w:rsidRDefault="00011E26">
            <w:pPr>
              <w:pStyle w:val="TableCenter"/>
              <w:keepNext/>
              <w:rPr>
                <w:sz w:val="18"/>
                <w:szCs w:val="18"/>
              </w:rPr>
            </w:pPr>
            <w:r>
              <w:rPr>
                <w:sz w:val="18"/>
                <w:szCs w:val="18"/>
              </w:rPr>
              <w:t>134</w:t>
            </w:r>
          </w:p>
        </w:tc>
        <w:tc>
          <w:tcPr>
            <w:tcW w:w="996" w:type="dxa"/>
            <w:tcBorders>
              <w:top w:val="single" w:sz="4" w:space="0" w:color="auto"/>
              <w:left w:val="single" w:sz="4" w:space="0" w:color="auto"/>
              <w:bottom w:val="single" w:sz="4" w:space="0" w:color="auto"/>
              <w:right w:val="single" w:sz="4" w:space="0" w:color="auto"/>
            </w:tcBorders>
            <w:noWrap/>
          </w:tcPr>
          <w:p ns2:paraId="51D86F64" ns2:textId="77777777" w:rsidR="00011E26" w:rsidRPr="00063B5C" w:rsidRDefault="00011E26">
            <w:pPr>
              <w:pStyle w:val="TableCenter"/>
              <w:keepNext/>
              <w:rPr>
                <w:sz w:val="18"/>
                <w:szCs w:val="18"/>
              </w:rPr>
            </w:pPr>
            <w:r>
              <w:rPr>
                <w:sz w:val="18"/>
                <w:szCs w:val="18"/>
              </w:rPr>
              <w:t>78.7</w:t>
            </w:r>
          </w:p>
        </w:tc>
        <w:tc>
          <w:tcPr>
            <w:tcW w:w="996" w:type="dxa"/>
            <w:tcBorders>
              <w:top w:val="single" w:sz="4" w:space="0" w:color="auto"/>
              <w:left w:val="single" w:sz="4" w:space="0" w:color="auto"/>
              <w:bottom w:val="single" w:sz="4" w:space="0" w:color="auto"/>
              <w:right w:val="single" w:sz="4" w:space="0" w:color="auto"/>
            </w:tcBorders>
            <w:noWrap/>
          </w:tcPr>
          <w:p ns2:paraId="773626D7" ns2:textId="77777777" w:rsidR="00011E26" w:rsidRPr="00063B5C" w:rsidRDefault="00011E26">
            <w:pPr>
              <w:pStyle w:val="TableCenter"/>
              <w:keepNext/>
              <w:rPr>
                <w:sz w:val="18"/>
                <w:szCs w:val="18"/>
              </w:rPr>
            </w:pPr>
            <w:r>
              <w:rPr>
                <w:sz w:val="18"/>
                <w:szCs w:val="18"/>
              </w:rPr>
              <w:t>352</w:t>
            </w:r>
          </w:p>
        </w:tc>
        <w:tc>
          <w:tcPr>
            <w:tcW w:w="996" w:type="dxa"/>
            <w:tcBorders>
              <w:top w:val="single" w:sz="4" w:space="0" w:color="auto"/>
              <w:left w:val="single" w:sz="4" w:space="0" w:color="auto"/>
              <w:bottom w:val="single" w:sz="4" w:space="0" w:color="auto"/>
              <w:right w:val="single" w:sz="4" w:space="0" w:color="auto"/>
            </w:tcBorders>
            <w:noWrap/>
          </w:tcPr>
          <w:p ns2:paraId="737D0C4D" ns2:textId="77777777" w:rsidR="00011E26" w:rsidRPr="00063B5C" w:rsidRDefault="00011E26">
            <w:pPr>
              <w:pStyle w:val="TableCenter"/>
              <w:keepNext/>
              <w:rPr>
                <w:sz w:val="18"/>
                <w:szCs w:val="18"/>
              </w:rPr>
            </w:pPr>
            <w:r>
              <w:rPr>
                <w:sz w:val="18"/>
                <w:szCs w:val="18"/>
              </w:rPr>
              <w:t>390</w:t>
            </w:r>
          </w:p>
        </w:tc>
      </w:tr>
      <w:tr w:rsidR="00011E26" w:rsidRPr="00063B5C" ns2:paraId="7DAACA13" ns2:textId="77777777" w:rsidTr="00011E26">
        <w:trPr>
          <w:trHeight w:val="260"/>
          <w:jc w:val="center"/>
        </w:trPr>
        <w:tc>
          <w:tcPr>
            <w:tcW w:w="1344" w:type="dxa"/>
            <w:vMerge/>
            <w:tcBorders>
              <w:left w:val="single" w:sz="4" w:space="0" w:color="auto"/>
              <w:right w:val="single" w:sz="4" w:space="0" w:color="auto"/>
            </w:tcBorders>
          </w:tcPr>
          <w:p ns2:paraId="5D4A0C6C" ns2:textId="77777777" w:rsidR="00011E26" w:rsidRPr="00063B5C" w:rsidRDefault="00011E26">
            <w:pPr>
              <w:pStyle w:val="TableCenter"/>
              <w:keepNext/>
              <w:rPr>
                <w:sz w:val="18"/>
                <w:szCs w:val="18"/>
              </w:rPr>
            </w:pPr>
          </w:p>
        </w:tc>
        <w:tc>
          <w:tcPr>
            <w:tcW w:w="1344" w:type="dxa"/>
            <w:vMerge/>
            <w:tcBorders>
              <w:top w:val="single" w:sz="4" w:space="0" w:color="auto"/>
              <w:left w:val="single" w:sz="4" w:space="0" w:color="auto"/>
              <w:bottom w:val="single" w:sz="4" w:space="0" w:color="auto"/>
              <w:right w:val="single" w:sz="4" w:space="0" w:color="auto"/>
            </w:tcBorders>
            <w:noWrap/>
          </w:tcPr>
          <w:p ns2:paraId="069BCB1B" ns2:textId="03F807A6" w:rsidR="00011E26" w:rsidRPr="00063B5C" w:rsidRDefault="00011E26">
            <w:pPr>
              <w:pStyle w:val="TableCenter"/>
              <w:keepNext/>
              <w:rPr>
                <w:sz w:val="18"/>
                <w:szCs w:val="18"/>
              </w:rPr>
            </w:pPr>
          </w:p>
        </w:tc>
        <w:tc>
          <w:tcPr>
            <w:tcW w:w="1157" w:type="dxa"/>
            <w:tcBorders>
              <w:top w:val="single" w:sz="4" w:space="0" w:color="auto"/>
              <w:left w:val="single" w:sz="4" w:space="0" w:color="auto"/>
              <w:bottom w:val="single" w:sz="4" w:space="0" w:color="auto"/>
              <w:right w:val="single" w:sz="4" w:space="0" w:color="auto"/>
            </w:tcBorders>
            <w:noWrap/>
          </w:tcPr>
          <w:p ns2:paraId="21CB6D21" ns2:textId="77777777" w:rsidR="00011E26" w:rsidRPr="00063B5C" w:rsidRDefault="00011E26">
            <w:pPr>
              <w:pStyle w:val="TableCenter"/>
              <w:keepNext/>
              <w:rPr>
                <w:sz w:val="18"/>
                <w:szCs w:val="18"/>
              </w:rPr>
            </w:pPr>
            <w:r>
              <w:rPr>
                <w:sz w:val="18"/>
                <w:szCs w:val="18"/>
              </w:rPr>
              <w:t>C</w:t>
            </w:r>
            <w:r w:rsidRPr="001B0147">
              <w:rPr>
                <w:sz w:val="18"/>
                <w:szCs w:val="18"/>
                <w:vertAlign w:val="subscript"/>
              </w:rPr>
              <w:t>max</w:t>
            </w:r>
          </w:p>
        </w:tc>
        <w:tc>
          <w:tcPr>
            <w:tcW w:w="1157" w:type="dxa"/>
            <w:tcBorders>
              <w:top w:val="single" w:sz="4" w:space="0" w:color="auto"/>
              <w:left w:val="single" w:sz="4" w:space="0" w:color="auto"/>
              <w:bottom w:val="single" w:sz="4" w:space="0" w:color="auto"/>
              <w:right w:val="single" w:sz="4" w:space="0" w:color="auto"/>
            </w:tcBorders>
            <w:noWrap/>
          </w:tcPr>
          <w:p ns2:paraId="142645CF" ns2:textId="77777777" w:rsidR="00011E26" w:rsidRPr="00063B5C" w:rsidRDefault="00011E26">
            <w:pPr>
              <w:pStyle w:val="TableCenter"/>
              <w:keepNext/>
              <w:rPr>
                <w:sz w:val="18"/>
                <w:szCs w:val="18"/>
              </w:rPr>
            </w:pPr>
            <w:r>
              <w:rPr>
                <w:sz w:val="18"/>
                <w:szCs w:val="18"/>
              </w:rPr>
              <w:t>ng/mL</w:t>
            </w:r>
          </w:p>
        </w:tc>
        <w:tc>
          <w:tcPr>
            <w:tcW w:w="996" w:type="dxa"/>
            <w:tcBorders>
              <w:top w:val="single" w:sz="4" w:space="0" w:color="auto"/>
              <w:left w:val="single" w:sz="4" w:space="0" w:color="auto"/>
              <w:bottom w:val="single" w:sz="4" w:space="0" w:color="auto"/>
              <w:right w:val="single" w:sz="4" w:space="0" w:color="auto"/>
            </w:tcBorders>
            <w:noWrap/>
          </w:tcPr>
          <w:p ns2:paraId="1B50E03B" ns2:textId="77777777" w:rsidR="00011E26" w:rsidRPr="00063B5C" w:rsidRDefault="00011E26">
            <w:pPr>
              <w:pStyle w:val="TableCenter"/>
              <w:keepNext/>
              <w:rPr>
                <w:sz w:val="18"/>
                <w:szCs w:val="18"/>
              </w:rPr>
            </w:pPr>
            <w:r>
              <w:rPr>
                <w:sz w:val="18"/>
                <w:szCs w:val="18"/>
              </w:rPr>
              <w:t>935</w:t>
            </w:r>
          </w:p>
        </w:tc>
        <w:tc>
          <w:tcPr>
            <w:tcW w:w="996" w:type="dxa"/>
            <w:tcBorders>
              <w:top w:val="single" w:sz="4" w:space="0" w:color="auto"/>
              <w:left w:val="single" w:sz="4" w:space="0" w:color="auto"/>
              <w:bottom w:val="single" w:sz="4" w:space="0" w:color="auto"/>
              <w:right w:val="single" w:sz="4" w:space="0" w:color="auto"/>
            </w:tcBorders>
            <w:noWrap/>
          </w:tcPr>
          <w:p ns2:paraId="08B6FC99" ns2:textId="77777777" w:rsidR="00011E26" w:rsidRPr="00063B5C" w:rsidRDefault="00011E26">
            <w:pPr>
              <w:pStyle w:val="TableCenter"/>
              <w:keepNext/>
              <w:rPr>
                <w:sz w:val="18"/>
                <w:szCs w:val="18"/>
              </w:rPr>
            </w:pPr>
            <w:r>
              <w:rPr>
                <w:sz w:val="18"/>
                <w:szCs w:val="18"/>
              </w:rPr>
              <w:t>571</w:t>
            </w:r>
          </w:p>
        </w:tc>
        <w:tc>
          <w:tcPr>
            <w:tcW w:w="996" w:type="dxa"/>
            <w:tcBorders>
              <w:top w:val="single" w:sz="4" w:space="0" w:color="auto"/>
              <w:left w:val="single" w:sz="4" w:space="0" w:color="auto"/>
              <w:bottom w:val="single" w:sz="4" w:space="0" w:color="auto"/>
              <w:right w:val="single" w:sz="4" w:space="0" w:color="auto"/>
            </w:tcBorders>
            <w:noWrap/>
          </w:tcPr>
          <w:p ns2:paraId="6F051FCB" ns2:textId="77777777" w:rsidR="00011E26" w:rsidRPr="00063B5C" w:rsidRDefault="00011E26">
            <w:pPr>
              <w:pStyle w:val="TableCenter"/>
              <w:keepNext/>
              <w:rPr>
                <w:sz w:val="18"/>
                <w:szCs w:val="18"/>
              </w:rPr>
            </w:pPr>
            <w:r>
              <w:rPr>
                <w:sz w:val="18"/>
                <w:szCs w:val="18"/>
              </w:rPr>
              <w:t>2510</w:t>
            </w:r>
          </w:p>
        </w:tc>
        <w:tc>
          <w:tcPr>
            <w:tcW w:w="996" w:type="dxa"/>
            <w:tcBorders>
              <w:top w:val="single" w:sz="4" w:space="0" w:color="auto"/>
              <w:left w:val="single" w:sz="4" w:space="0" w:color="auto"/>
              <w:bottom w:val="single" w:sz="4" w:space="0" w:color="auto"/>
              <w:right w:val="single" w:sz="4" w:space="0" w:color="auto"/>
            </w:tcBorders>
            <w:noWrap/>
          </w:tcPr>
          <w:p ns2:paraId="32A1A103" ns2:textId="77777777" w:rsidR="00011E26" w:rsidRPr="00063B5C" w:rsidRDefault="00011E26">
            <w:pPr>
              <w:pStyle w:val="TableCenter"/>
              <w:keepNext/>
              <w:rPr>
                <w:sz w:val="18"/>
                <w:szCs w:val="18"/>
              </w:rPr>
            </w:pPr>
            <w:r>
              <w:rPr>
                <w:sz w:val="18"/>
                <w:szCs w:val="18"/>
              </w:rPr>
              <w:t>2880</w:t>
            </w:r>
          </w:p>
        </w:tc>
      </w:tr>
      <w:tr w:rsidR="00011E26" ns2:paraId="4ABED6FF" ns2:textId="77777777" w:rsidTr="00011E26">
        <w:trPr>
          <w:jc w:val="center"/>
        </w:trPr>
        <w:tc>
          <w:tcPr>
            <w:tcW w:w="1344" w:type="dxa"/>
            <w:vMerge/>
            <w:tcBorders>
              <w:left w:val="single" w:sz="4" w:space="0" w:color="auto"/>
              <w:right w:val="single" w:sz="4" w:space="0" w:color="auto"/>
            </w:tcBorders>
          </w:tcPr>
          <w:p ns2:paraId="414BCA93" ns2:textId="77777777" w:rsidR="00011E26" w:rsidRPr="00063B5C" w:rsidRDefault="00011E26">
            <w:pPr>
              <w:pStyle w:val="TableCenter"/>
              <w:rPr>
                <w:sz w:val="18"/>
                <w:szCs w:val="18"/>
              </w:rPr>
            </w:pPr>
          </w:p>
        </w:tc>
        <w:tc>
          <w:tcPr>
            <w:tcW w:w="1344" w:type="dxa"/>
            <w:vMerge/>
            <w:tcBorders>
              <w:top w:val="single" w:sz="4" w:space="0" w:color="auto"/>
              <w:left w:val="single" w:sz="4" w:space="0" w:color="auto"/>
              <w:bottom w:val="single" w:sz="4" w:space="0" w:color="auto"/>
              <w:right w:val="single" w:sz="4" w:space="0" w:color="auto"/>
            </w:tcBorders>
            <w:noWrap/>
          </w:tcPr>
          <w:p ns2:paraId="1C1740E0" ns2:textId="277B53D5" w:rsidR="00011E26" w:rsidRPr="00063B5C" w:rsidRDefault="00011E26">
            <w:pPr>
              <w:pStyle w:val="TableCenter"/>
              <w:rPr>
                <w:sz w:val="18"/>
                <w:szCs w:val="18"/>
              </w:rPr>
            </w:pPr>
          </w:p>
        </w:tc>
        <w:tc>
          <w:tcPr>
            <w:tcW w:w="1157" w:type="dxa"/>
            <w:tcBorders>
              <w:top w:val="single" w:sz="4" w:space="0" w:color="auto"/>
              <w:left w:val="single" w:sz="4" w:space="0" w:color="auto"/>
              <w:bottom w:val="single" w:sz="4" w:space="0" w:color="auto"/>
              <w:right w:val="single" w:sz="4" w:space="0" w:color="auto"/>
            </w:tcBorders>
            <w:noWrap/>
          </w:tcPr>
          <w:p ns2:paraId="4320A286" ns2:textId="77777777" w:rsidR="00011E26" w:rsidRPr="00063B5C" w:rsidRDefault="00011E26">
            <w:pPr>
              <w:pStyle w:val="TableCenter"/>
              <w:rPr>
                <w:sz w:val="18"/>
                <w:szCs w:val="18"/>
              </w:rPr>
            </w:pPr>
            <w:r w:rsidRPr="00D02326">
              <w:rPr>
                <w:sz w:val="18"/>
                <w:szCs w:val="18"/>
              </w:rPr>
              <w:t>T</w:t>
            </w:r>
            <w:r w:rsidRPr="00D02326">
              <w:rPr>
                <w:sz w:val="18"/>
                <w:szCs w:val="18"/>
                <w:vertAlign w:val="subscript"/>
              </w:rPr>
              <w:t>max</w:t>
            </w:r>
          </w:p>
        </w:tc>
        <w:tc>
          <w:tcPr>
            <w:tcW w:w="1157" w:type="dxa"/>
            <w:tcBorders>
              <w:top w:val="single" w:sz="4" w:space="0" w:color="auto"/>
              <w:left w:val="single" w:sz="4" w:space="0" w:color="auto"/>
              <w:bottom w:val="single" w:sz="4" w:space="0" w:color="auto"/>
              <w:right w:val="single" w:sz="4" w:space="0" w:color="auto"/>
            </w:tcBorders>
            <w:noWrap/>
          </w:tcPr>
          <w:p ns2:paraId="5607BDA7" ns2:textId="77777777" w:rsidR="00011E26" w:rsidRPr="00063B5C" w:rsidRDefault="00011E26">
            <w:pPr>
              <w:pStyle w:val="TableCenter"/>
              <w:rPr>
                <w:sz w:val="18"/>
                <w:szCs w:val="18"/>
              </w:rPr>
            </w:pPr>
            <w:r>
              <w:rPr>
                <w:sz w:val="18"/>
                <w:szCs w:val="18"/>
              </w:rPr>
              <w:t>h</w:t>
            </w:r>
          </w:p>
        </w:tc>
        <w:tc>
          <w:tcPr>
            <w:tcW w:w="996" w:type="dxa"/>
            <w:tcBorders>
              <w:top w:val="single" w:sz="4" w:space="0" w:color="auto"/>
              <w:left w:val="single" w:sz="4" w:space="0" w:color="auto"/>
              <w:bottom w:val="single" w:sz="4" w:space="0" w:color="auto"/>
              <w:right w:val="single" w:sz="4" w:space="0" w:color="auto"/>
            </w:tcBorders>
            <w:noWrap/>
          </w:tcPr>
          <w:p ns2:paraId="02039ABF" ns2:textId="77777777" w:rsidR="00011E26" w:rsidRDefault="00011E26">
            <w:pPr>
              <w:pStyle w:val="TableCenter"/>
              <w:rPr>
                <w:sz w:val="18"/>
                <w:szCs w:val="18"/>
              </w:rPr>
            </w:pPr>
            <w:r>
              <w:rPr>
                <w:sz w:val="18"/>
                <w:szCs w:val="18"/>
              </w:rPr>
              <w:t>0.033</w:t>
            </w:r>
          </w:p>
        </w:tc>
        <w:tc>
          <w:tcPr>
            <w:tcW w:w="996" w:type="dxa"/>
            <w:tcBorders>
              <w:top w:val="single" w:sz="4" w:space="0" w:color="auto"/>
              <w:left w:val="single" w:sz="4" w:space="0" w:color="auto"/>
              <w:bottom w:val="single" w:sz="4" w:space="0" w:color="auto"/>
              <w:right w:val="single" w:sz="4" w:space="0" w:color="auto"/>
            </w:tcBorders>
            <w:noWrap/>
          </w:tcPr>
          <w:p ns2:paraId="5F543427" ns2:textId="77777777" w:rsidR="00011E26" w:rsidRDefault="00011E26">
            <w:pPr>
              <w:pStyle w:val="TableCenter"/>
              <w:rPr>
                <w:sz w:val="18"/>
                <w:szCs w:val="18"/>
              </w:rPr>
            </w:pPr>
            <w:r w:rsidRPr="00D02326">
              <w:rPr>
                <w:sz w:val="18"/>
                <w:szCs w:val="18"/>
              </w:rPr>
              <w:t>0</w:t>
            </w:r>
          </w:p>
        </w:tc>
        <w:tc>
          <w:tcPr>
            <w:tcW w:w="996" w:type="dxa"/>
            <w:tcBorders>
              <w:top w:val="single" w:sz="4" w:space="0" w:color="auto"/>
              <w:left w:val="single" w:sz="4" w:space="0" w:color="auto"/>
              <w:bottom w:val="single" w:sz="4" w:space="0" w:color="auto"/>
              <w:right w:val="single" w:sz="4" w:space="0" w:color="auto"/>
            </w:tcBorders>
            <w:noWrap/>
          </w:tcPr>
          <w:p ns2:paraId="3C61A0CD" ns2:textId="77777777" w:rsidR="00011E26" w:rsidRDefault="00011E26">
            <w:pPr>
              <w:pStyle w:val="TableCenter"/>
              <w:rPr>
                <w:sz w:val="18"/>
                <w:szCs w:val="18"/>
              </w:rPr>
            </w:pPr>
            <w:r>
              <w:rPr>
                <w:sz w:val="18"/>
                <w:szCs w:val="18"/>
              </w:rPr>
              <w:t>0.033</w:t>
            </w:r>
          </w:p>
        </w:tc>
        <w:tc>
          <w:tcPr>
            <w:tcW w:w="996" w:type="dxa"/>
            <w:tcBorders>
              <w:top w:val="single" w:sz="4" w:space="0" w:color="auto"/>
              <w:left w:val="single" w:sz="4" w:space="0" w:color="auto"/>
              <w:bottom w:val="single" w:sz="4" w:space="0" w:color="auto"/>
              <w:right w:val="single" w:sz="4" w:space="0" w:color="auto"/>
            </w:tcBorders>
            <w:noWrap/>
          </w:tcPr>
          <w:p ns2:paraId="0862A0C8" ns2:textId="77777777" w:rsidR="00011E26" w:rsidRDefault="00011E26">
            <w:pPr>
              <w:pStyle w:val="TableCenter"/>
              <w:rPr>
                <w:sz w:val="18"/>
                <w:szCs w:val="18"/>
              </w:rPr>
            </w:pPr>
            <w:r w:rsidRPr="00D02326">
              <w:rPr>
                <w:sz w:val="18"/>
                <w:szCs w:val="18"/>
              </w:rPr>
              <w:t>0</w:t>
            </w:r>
          </w:p>
        </w:tc>
      </w:tr>
      <w:tr w:rsidR="00011E26" w:rsidRPr="00063B5C" ns2:paraId="3CFC6862" ns2:textId="77777777" w:rsidTr="00011E26">
        <w:trPr>
          <w:trHeight w:val="260"/>
          <w:jc w:val="center"/>
        </w:trPr>
        <w:tc>
          <w:tcPr>
            <w:tcW w:w="1344" w:type="dxa"/>
            <w:vMerge/>
            <w:tcBorders>
              <w:left w:val="single" w:sz="4" w:space="0" w:color="auto"/>
              <w:right w:val="single" w:sz="4" w:space="0" w:color="auto"/>
            </w:tcBorders>
          </w:tcPr>
          <w:p ns2:paraId="3E40F3BD" ns2:textId="77777777" w:rsidR="00011E26" w:rsidRDefault="00011E26">
            <w:pPr>
              <w:pStyle w:val="TableCenter"/>
              <w:keepNext/>
              <w:rPr>
                <w:sz w:val="18"/>
                <w:szCs w:val="18"/>
              </w:rPr>
            </w:pPr>
          </w:p>
        </w:tc>
        <w:tc>
          <w:tcPr>
            <w:tcW w:w="1344" w:type="dxa"/>
            <w:vMerge w:val="restart"/>
            <w:tcBorders>
              <w:top w:val="single" w:sz="4" w:space="0" w:color="auto"/>
              <w:left w:val="single" w:sz="4" w:space="0" w:color="auto"/>
              <w:bottom w:val="single" w:sz="4" w:space="0" w:color="auto"/>
              <w:right w:val="single" w:sz="4" w:space="0" w:color="auto"/>
            </w:tcBorders>
            <w:noWrap/>
            <w:hideMark/>
          </w:tcPr>
          <w:p ns2:paraId="164AD346" ns2:textId="7683EDA6" w:rsidR="00011E26" w:rsidRPr="00063B5C" w:rsidRDefault="00011E26">
            <w:pPr>
              <w:pStyle w:val="TableCenter"/>
              <w:keepNext/>
              <w:rPr>
                <w:sz w:val="18"/>
                <w:szCs w:val="18"/>
              </w:rPr>
            </w:pPr>
            <w:r>
              <w:rPr>
                <w:sz w:val="18"/>
                <w:szCs w:val="18"/>
              </w:rPr>
              <w:t>15</w:t>
            </w:r>
          </w:p>
        </w:tc>
        <w:tc>
          <w:tcPr>
            <w:tcW w:w="1157" w:type="dxa"/>
            <w:tcBorders>
              <w:top w:val="single" w:sz="4" w:space="0" w:color="auto"/>
              <w:left w:val="single" w:sz="4" w:space="0" w:color="auto"/>
              <w:bottom w:val="single" w:sz="4" w:space="0" w:color="auto"/>
              <w:right w:val="single" w:sz="4" w:space="0" w:color="auto"/>
            </w:tcBorders>
            <w:noWrap/>
            <w:hideMark/>
          </w:tcPr>
          <w:p ns2:paraId="4F97E7B7" ns2:textId="77777777" w:rsidR="00011E26" w:rsidRPr="00063B5C" w:rsidRDefault="00011E26">
            <w:pPr>
              <w:pStyle w:val="TableCenter"/>
              <w:keepNext/>
              <w:rPr>
                <w:sz w:val="18"/>
                <w:szCs w:val="18"/>
              </w:rPr>
            </w:pPr>
            <w:r w:rsidRPr="00063B5C">
              <w:rPr>
                <w:sz w:val="18"/>
                <w:szCs w:val="18"/>
              </w:rPr>
              <w:t>AUC</w:t>
            </w:r>
            <w:r>
              <w:rPr>
                <w:sz w:val="18"/>
                <w:szCs w:val="18"/>
                <w:vertAlign w:val="subscript"/>
              </w:rPr>
              <w:t>last</w:t>
            </w:r>
          </w:p>
        </w:tc>
        <w:tc>
          <w:tcPr>
            <w:tcW w:w="1157" w:type="dxa"/>
            <w:tcBorders>
              <w:top w:val="single" w:sz="4" w:space="0" w:color="auto"/>
              <w:left w:val="single" w:sz="4" w:space="0" w:color="auto"/>
              <w:bottom w:val="single" w:sz="4" w:space="0" w:color="auto"/>
              <w:right w:val="single" w:sz="4" w:space="0" w:color="auto"/>
            </w:tcBorders>
            <w:noWrap/>
            <w:hideMark/>
          </w:tcPr>
          <w:p ns2:paraId="11A135AB" ns2:textId="77777777" w:rsidR="00011E26" w:rsidRPr="00063B5C" w:rsidRDefault="00011E26">
            <w:pPr>
              <w:pStyle w:val="TableCenter"/>
              <w:keepNext/>
              <w:rPr>
                <w:sz w:val="18"/>
                <w:szCs w:val="18"/>
              </w:rPr>
            </w:pPr>
            <w:r>
              <w:rPr>
                <w:sz w:val="18"/>
                <w:szCs w:val="18"/>
              </w:rPr>
              <w:t>ng</w:t>
            </w:r>
            <w:r w:rsidRPr="00063B5C">
              <w:rPr>
                <w:sz w:val="18"/>
                <w:szCs w:val="18"/>
              </w:rPr>
              <w:t>*</w:t>
            </w:r>
            <w:r>
              <w:rPr>
                <w:sz w:val="18"/>
                <w:szCs w:val="18"/>
              </w:rPr>
              <w:t>h/mL</w:t>
            </w:r>
          </w:p>
        </w:tc>
        <w:tc>
          <w:tcPr>
            <w:tcW w:w="996" w:type="dxa"/>
            <w:tcBorders>
              <w:top w:val="single" w:sz="4" w:space="0" w:color="auto"/>
              <w:left w:val="single" w:sz="4" w:space="0" w:color="auto"/>
              <w:bottom w:val="single" w:sz="4" w:space="0" w:color="auto"/>
              <w:right w:val="single" w:sz="4" w:space="0" w:color="auto"/>
            </w:tcBorders>
            <w:noWrap/>
          </w:tcPr>
          <w:p ns2:paraId="7094A0F5" ns2:textId="77777777" w:rsidR="00011E26" w:rsidRPr="00063B5C" w:rsidRDefault="00011E26">
            <w:pPr>
              <w:pStyle w:val="TableCenter"/>
              <w:keepNext/>
              <w:rPr>
                <w:sz w:val="18"/>
                <w:szCs w:val="18"/>
              </w:rPr>
            </w:pPr>
            <w:r>
              <w:rPr>
                <w:sz w:val="18"/>
                <w:szCs w:val="18"/>
              </w:rPr>
              <w:t>337</w:t>
            </w:r>
          </w:p>
        </w:tc>
        <w:tc>
          <w:tcPr>
            <w:tcW w:w="996" w:type="dxa"/>
            <w:tcBorders>
              <w:top w:val="single" w:sz="4" w:space="0" w:color="auto"/>
              <w:left w:val="single" w:sz="4" w:space="0" w:color="auto"/>
              <w:bottom w:val="single" w:sz="4" w:space="0" w:color="auto"/>
              <w:right w:val="single" w:sz="4" w:space="0" w:color="auto"/>
            </w:tcBorders>
            <w:noWrap/>
          </w:tcPr>
          <w:p ns2:paraId="10EFCDEB" ns2:textId="77777777" w:rsidR="00011E26" w:rsidRPr="00063B5C" w:rsidRDefault="00011E26">
            <w:pPr>
              <w:pStyle w:val="TableCenter"/>
              <w:keepNext/>
              <w:rPr>
                <w:sz w:val="18"/>
                <w:szCs w:val="18"/>
              </w:rPr>
            </w:pPr>
            <w:r>
              <w:rPr>
                <w:sz w:val="18"/>
                <w:szCs w:val="18"/>
              </w:rPr>
              <w:t>156</w:t>
            </w:r>
          </w:p>
        </w:tc>
        <w:tc>
          <w:tcPr>
            <w:tcW w:w="996" w:type="dxa"/>
            <w:tcBorders>
              <w:top w:val="single" w:sz="4" w:space="0" w:color="auto"/>
              <w:left w:val="single" w:sz="4" w:space="0" w:color="auto"/>
              <w:bottom w:val="single" w:sz="4" w:space="0" w:color="auto"/>
              <w:right w:val="single" w:sz="4" w:space="0" w:color="auto"/>
            </w:tcBorders>
            <w:noWrap/>
          </w:tcPr>
          <w:p ns2:paraId="5ABB6E09" ns2:textId="77777777" w:rsidR="00011E26" w:rsidRPr="00063B5C" w:rsidRDefault="00011E26">
            <w:pPr>
              <w:pStyle w:val="TableCenter"/>
              <w:keepNext/>
              <w:rPr>
                <w:sz w:val="18"/>
                <w:szCs w:val="18"/>
              </w:rPr>
            </w:pPr>
            <w:r>
              <w:rPr>
                <w:sz w:val="18"/>
                <w:szCs w:val="18"/>
              </w:rPr>
              <w:t>307</w:t>
            </w:r>
          </w:p>
        </w:tc>
        <w:tc>
          <w:tcPr>
            <w:tcW w:w="996" w:type="dxa"/>
            <w:tcBorders>
              <w:top w:val="single" w:sz="4" w:space="0" w:color="auto"/>
              <w:left w:val="single" w:sz="4" w:space="0" w:color="auto"/>
              <w:bottom w:val="single" w:sz="4" w:space="0" w:color="auto"/>
              <w:right w:val="single" w:sz="4" w:space="0" w:color="auto"/>
            </w:tcBorders>
            <w:noWrap/>
          </w:tcPr>
          <w:p ns2:paraId="63793BEA" ns2:textId="77777777" w:rsidR="00011E26" w:rsidRPr="00063B5C" w:rsidRDefault="00011E26">
            <w:pPr>
              <w:pStyle w:val="TableCenter"/>
              <w:keepNext/>
              <w:rPr>
                <w:sz w:val="18"/>
                <w:szCs w:val="18"/>
              </w:rPr>
            </w:pPr>
            <w:r>
              <w:rPr>
                <w:sz w:val="18"/>
                <w:szCs w:val="18"/>
              </w:rPr>
              <w:t>144</w:t>
            </w:r>
          </w:p>
        </w:tc>
      </w:tr>
      <w:tr w:rsidR="00011E26" w:rsidRPr="00063B5C" ns2:paraId="2E6582AD" ns2:textId="77777777" w:rsidTr="00011E26">
        <w:trPr>
          <w:trHeight w:val="260"/>
          <w:jc w:val="center"/>
        </w:trPr>
        <w:tc>
          <w:tcPr>
            <w:tcW w:w="1344" w:type="dxa"/>
            <w:vMerge/>
            <w:tcBorders>
              <w:left w:val="single" w:sz="4" w:space="0" w:color="auto"/>
              <w:right w:val="single" w:sz="4" w:space="0" w:color="auto"/>
            </w:tcBorders>
          </w:tcPr>
          <w:p ns2:paraId="413B28D3" ns2:textId="77777777" w:rsidR="00011E26" w:rsidRPr="00063B5C" w:rsidRDefault="00011E26">
            <w:pPr>
              <w:pStyle w:val="TableCenter"/>
              <w:keepNext/>
              <w:rPr>
                <w:sz w:val="18"/>
                <w:szCs w:val="18"/>
              </w:rPr>
            </w:pPr>
          </w:p>
        </w:tc>
        <w:tc>
          <w:tcPr>
            <w:tcW w:w="1344" w:type="dxa"/>
            <w:vMerge/>
            <w:tcBorders>
              <w:top w:val="single" w:sz="4" w:space="0" w:color="auto"/>
              <w:left w:val="single" w:sz="4" w:space="0" w:color="auto"/>
              <w:bottom w:val="single" w:sz="4" w:space="0" w:color="auto"/>
              <w:right w:val="single" w:sz="4" w:space="0" w:color="auto"/>
            </w:tcBorders>
            <w:noWrap/>
          </w:tcPr>
          <w:p ns2:paraId="3A3D526A" ns2:textId="6D1E5F4E" w:rsidR="00011E26" w:rsidRPr="00063B5C" w:rsidRDefault="00011E26">
            <w:pPr>
              <w:pStyle w:val="TableCenter"/>
              <w:keepNext/>
              <w:rPr>
                <w:sz w:val="18"/>
                <w:szCs w:val="18"/>
              </w:rPr>
            </w:pPr>
          </w:p>
        </w:tc>
        <w:tc>
          <w:tcPr>
            <w:tcW w:w="1157" w:type="dxa"/>
            <w:tcBorders>
              <w:top w:val="single" w:sz="4" w:space="0" w:color="auto"/>
              <w:left w:val="single" w:sz="4" w:space="0" w:color="auto"/>
              <w:bottom w:val="single" w:sz="4" w:space="0" w:color="auto"/>
              <w:right w:val="single" w:sz="4" w:space="0" w:color="auto"/>
            </w:tcBorders>
            <w:noWrap/>
          </w:tcPr>
          <w:p ns2:paraId="5D8F8C0A" ns2:textId="77777777" w:rsidR="00011E26" w:rsidRPr="00063B5C" w:rsidRDefault="00011E26">
            <w:pPr>
              <w:pStyle w:val="TableCenter"/>
              <w:keepNext/>
              <w:rPr>
                <w:sz w:val="18"/>
                <w:szCs w:val="18"/>
              </w:rPr>
            </w:pPr>
            <w:r>
              <w:rPr>
                <w:sz w:val="18"/>
                <w:szCs w:val="18"/>
              </w:rPr>
              <w:t>C</w:t>
            </w:r>
            <w:r w:rsidRPr="001B0147">
              <w:rPr>
                <w:sz w:val="18"/>
                <w:szCs w:val="18"/>
                <w:vertAlign w:val="subscript"/>
              </w:rPr>
              <w:t>max</w:t>
            </w:r>
          </w:p>
        </w:tc>
        <w:tc>
          <w:tcPr>
            <w:tcW w:w="1157" w:type="dxa"/>
            <w:tcBorders>
              <w:top w:val="single" w:sz="4" w:space="0" w:color="auto"/>
              <w:left w:val="single" w:sz="4" w:space="0" w:color="auto"/>
              <w:bottom w:val="single" w:sz="4" w:space="0" w:color="auto"/>
              <w:right w:val="single" w:sz="4" w:space="0" w:color="auto"/>
            </w:tcBorders>
            <w:noWrap/>
          </w:tcPr>
          <w:p ns2:paraId="66FC4C2C" ns2:textId="77777777" w:rsidR="00011E26" w:rsidRPr="00063B5C" w:rsidRDefault="00011E26">
            <w:pPr>
              <w:pStyle w:val="TableCenter"/>
              <w:keepNext/>
              <w:rPr>
                <w:sz w:val="18"/>
                <w:szCs w:val="18"/>
              </w:rPr>
            </w:pPr>
            <w:r>
              <w:rPr>
                <w:sz w:val="18"/>
                <w:szCs w:val="18"/>
              </w:rPr>
              <w:t>ng/mL</w:t>
            </w:r>
          </w:p>
        </w:tc>
        <w:tc>
          <w:tcPr>
            <w:tcW w:w="996" w:type="dxa"/>
            <w:tcBorders>
              <w:top w:val="single" w:sz="4" w:space="0" w:color="auto"/>
              <w:left w:val="single" w:sz="4" w:space="0" w:color="auto"/>
              <w:bottom w:val="single" w:sz="4" w:space="0" w:color="auto"/>
              <w:right w:val="single" w:sz="4" w:space="0" w:color="auto"/>
            </w:tcBorders>
            <w:noWrap/>
          </w:tcPr>
          <w:p ns2:paraId="78032D71" ns2:textId="77777777" w:rsidR="00011E26" w:rsidRPr="00063B5C" w:rsidRDefault="00011E26">
            <w:pPr>
              <w:pStyle w:val="TableCenter"/>
              <w:keepNext/>
              <w:rPr>
                <w:sz w:val="18"/>
                <w:szCs w:val="18"/>
              </w:rPr>
            </w:pPr>
            <w:r>
              <w:rPr>
                <w:sz w:val="18"/>
                <w:szCs w:val="18"/>
              </w:rPr>
              <w:t>2370</w:t>
            </w:r>
          </w:p>
        </w:tc>
        <w:tc>
          <w:tcPr>
            <w:tcW w:w="996" w:type="dxa"/>
            <w:tcBorders>
              <w:top w:val="single" w:sz="4" w:space="0" w:color="auto"/>
              <w:left w:val="single" w:sz="4" w:space="0" w:color="auto"/>
              <w:bottom w:val="single" w:sz="4" w:space="0" w:color="auto"/>
              <w:right w:val="single" w:sz="4" w:space="0" w:color="auto"/>
            </w:tcBorders>
            <w:noWrap/>
          </w:tcPr>
          <w:p ns2:paraId="2CF332C0" ns2:textId="77777777" w:rsidR="00011E26" w:rsidRPr="00063B5C" w:rsidRDefault="00011E26">
            <w:pPr>
              <w:pStyle w:val="TableCenter"/>
              <w:keepNext/>
              <w:rPr>
                <w:sz w:val="18"/>
                <w:szCs w:val="18"/>
              </w:rPr>
            </w:pPr>
            <w:r>
              <w:rPr>
                <w:sz w:val="18"/>
                <w:szCs w:val="18"/>
              </w:rPr>
              <w:t>1130</w:t>
            </w:r>
          </w:p>
        </w:tc>
        <w:tc>
          <w:tcPr>
            <w:tcW w:w="996" w:type="dxa"/>
            <w:tcBorders>
              <w:top w:val="single" w:sz="4" w:space="0" w:color="auto"/>
              <w:left w:val="single" w:sz="4" w:space="0" w:color="auto"/>
              <w:bottom w:val="single" w:sz="4" w:space="0" w:color="auto"/>
              <w:right w:val="single" w:sz="4" w:space="0" w:color="auto"/>
            </w:tcBorders>
            <w:noWrap/>
          </w:tcPr>
          <w:p ns2:paraId="08EEBC68" ns2:textId="77777777" w:rsidR="00011E26" w:rsidRPr="00063B5C" w:rsidRDefault="00011E26">
            <w:pPr>
              <w:pStyle w:val="TableCenter"/>
              <w:keepNext/>
              <w:rPr>
                <w:sz w:val="18"/>
                <w:szCs w:val="18"/>
              </w:rPr>
            </w:pPr>
            <w:r>
              <w:rPr>
                <w:sz w:val="18"/>
                <w:szCs w:val="18"/>
              </w:rPr>
              <w:t>1920</w:t>
            </w:r>
          </w:p>
        </w:tc>
        <w:tc>
          <w:tcPr>
            <w:tcW w:w="996" w:type="dxa"/>
            <w:tcBorders>
              <w:top w:val="single" w:sz="4" w:space="0" w:color="auto"/>
              <w:left w:val="single" w:sz="4" w:space="0" w:color="auto"/>
              <w:bottom w:val="single" w:sz="4" w:space="0" w:color="auto"/>
              <w:right w:val="single" w:sz="4" w:space="0" w:color="auto"/>
            </w:tcBorders>
            <w:noWrap/>
          </w:tcPr>
          <w:p ns2:paraId="49BE8E4A" ns2:textId="77777777" w:rsidR="00011E26" w:rsidRPr="00063B5C" w:rsidRDefault="00011E26">
            <w:pPr>
              <w:pStyle w:val="TableCenter"/>
              <w:keepNext/>
              <w:rPr>
                <w:sz w:val="18"/>
                <w:szCs w:val="18"/>
              </w:rPr>
            </w:pPr>
            <w:r>
              <w:rPr>
                <w:sz w:val="18"/>
                <w:szCs w:val="18"/>
              </w:rPr>
              <w:t>1090</w:t>
            </w:r>
          </w:p>
        </w:tc>
      </w:tr>
      <w:tr w:rsidR="00011E26" ns2:paraId="617104DB" ns2:textId="77777777" w:rsidTr="00F67214">
        <w:trPr>
          <w:jc w:val="center"/>
        </w:trPr>
        <w:tc>
          <w:tcPr>
            <w:tcW w:w="1344" w:type="dxa"/>
            <w:vMerge/>
            <w:tcBorders>
              <w:left w:val="single" w:sz="4" w:space="0" w:color="auto"/>
              <w:bottom w:val="single" w:sz="4" w:space="0" w:color="auto"/>
              <w:right w:val="single" w:sz="4" w:space="0" w:color="auto"/>
            </w:tcBorders>
          </w:tcPr>
          <w:p ns2:paraId="25CD9A99" ns2:textId="77777777" w:rsidR="00011E26" w:rsidRPr="00063B5C" w:rsidRDefault="00011E26">
            <w:pPr>
              <w:pStyle w:val="TableCenter"/>
              <w:rPr>
                <w:sz w:val="18"/>
                <w:szCs w:val="18"/>
              </w:rPr>
            </w:pPr>
          </w:p>
        </w:tc>
        <w:tc>
          <w:tcPr>
            <w:tcW w:w="1344" w:type="dxa"/>
            <w:vMerge/>
            <w:tcBorders>
              <w:top w:val="single" w:sz="4" w:space="0" w:color="auto"/>
              <w:left w:val="single" w:sz="4" w:space="0" w:color="auto"/>
              <w:bottom w:val="single" w:sz="4" w:space="0" w:color="auto"/>
              <w:right w:val="single" w:sz="4" w:space="0" w:color="auto"/>
            </w:tcBorders>
            <w:noWrap/>
          </w:tcPr>
          <w:p ns2:paraId="0752FFDE" ns2:textId="77B6404C" w:rsidR="00011E26" w:rsidRPr="00063B5C" w:rsidRDefault="00011E26">
            <w:pPr>
              <w:pStyle w:val="TableCenter"/>
              <w:rPr>
                <w:sz w:val="18"/>
                <w:szCs w:val="18"/>
              </w:rPr>
            </w:pPr>
          </w:p>
        </w:tc>
        <w:tc>
          <w:tcPr>
            <w:tcW w:w="1157" w:type="dxa"/>
            <w:tcBorders>
              <w:top w:val="single" w:sz="4" w:space="0" w:color="auto"/>
              <w:left w:val="single" w:sz="4" w:space="0" w:color="auto"/>
              <w:bottom w:val="single" w:sz="4" w:space="0" w:color="auto"/>
              <w:right w:val="single" w:sz="4" w:space="0" w:color="auto"/>
            </w:tcBorders>
            <w:noWrap/>
          </w:tcPr>
          <w:p ns2:paraId="162E9309" ns2:textId="77777777" w:rsidR="00011E26" w:rsidRPr="00063B5C" w:rsidRDefault="00011E26">
            <w:pPr>
              <w:pStyle w:val="TableCenter"/>
              <w:rPr>
                <w:sz w:val="18"/>
                <w:szCs w:val="18"/>
              </w:rPr>
            </w:pPr>
            <w:r w:rsidRPr="00D02326">
              <w:rPr>
                <w:sz w:val="18"/>
                <w:szCs w:val="18"/>
              </w:rPr>
              <w:t>T</w:t>
            </w:r>
            <w:r w:rsidRPr="00D02326">
              <w:rPr>
                <w:sz w:val="18"/>
                <w:szCs w:val="18"/>
                <w:vertAlign w:val="subscript"/>
              </w:rPr>
              <w:t>max</w:t>
            </w:r>
          </w:p>
        </w:tc>
        <w:tc>
          <w:tcPr>
            <w:tcW w:w="1157" w:type="dxa"/>
            <w:tcBorders>
              <w:top w:val="single" w:sz="4" w:space="0" w:color="auto"/>
              <w:left w:val="single" w:sz="4" w:space="0" w:color="auto"/>
              <w:bottom w:val="single" w:sz="4" w:space="0" w:color="auto"/>
              <w:right w:val="single" w:sz="4" w:space="0" w:color="auto"/>
            </w:tcBorders>
            <w:noWrap/>
          </w:tcPr>
          <w:p ns2:paraId="13CB7A44" ns2:textId="77777777" w:rsidR="00011E26" w:rsidRPr="00063B5C" w:rsidRDefault="00011E26">
            <w:pPr>
              <w:pStyle w:val="TableCenter"/>
              <w:rPr>
                <w:sz w:val="18"/>
                <w:szCs w:val="18"/>
              </w:rPr>
            </w:pPr>
            <w:r>
              <w:rPr>
                <w:sz w:val="18"/>
                <w:szCs w:val="18"/>
              </w:rPr>
              <w:t>h</w:t>
            </w:r>
          </w:p>
        </w:tc>
        <w:tc>
          <w:tcPr>
            <w:tcW w:w="996" w:type="dxa"/>
            <w:tcBorders>
              <w:top w:val="single" w:sz="4" w:space="0" w:color="auto"/>
              <w:left w:val="single" w:sz="4" w:space="0" w:color="auto"/>
              <w:bottom w:val="single" w:sz="4" w:space="0" w:color="auto"/>
              <w:right w:val="single" w:sz="4" w:space="0" w:color="auto"/>
            </w:tcBorders>
            <w:noWrap/>
          </w:tcPr>
          <w:p ns2:paraId="001E4CD0" ns2:textId="77777777" w:rsidR="00011E26" w:rsidRDefault="00011E26">
            <w:pPr>
              <w:pStyle w:val="TableCenter"/>
              <w:rPr>
                <w:sz w:val="18"/>
                <w:szCs w:val="18"/>
              </w:rPr>
            </w:pPr>
            <w:r>
              <w:rPr>
                <w:sz w:val="18"/>
                <w:szCs w:val="18"/>
              </w:rPr>
              <w:t>0.033</w:t>
            </w:r>
          </w:p>
        </w:tc>
        <w:tc>
          <w:tcPr>
            <w:tcW w:w="996" w:type="dxa"/>
            <w:tcBorders>
              <w:top w:val="single" w:sz="4" w:space="0" w:color="auto"/>
              <w:left w:val="single" w:sz="4" w:space="0" w:color="auto"/>
              <w:bottom w:val="single" w:sz="4" w:space="0" w:color="auto"/>
              <w:right w:val="single" w:sz="4" w:space="0" w:color="auto"/>
            </w:tcBorders>
            <w:noWrap/>
          </w:tcPr>
          <w:p ns2:paraId="25756D54" ns2:textId="77777777" w:rsidR="00011E26" w:rsidRDefault="00011E26">
            <w:pPr>
              <w:pStyle w:val="TableCenter"/>
              <w:rPr>
                <w:sz w:val="18"/>
                <w:szCs w:val="18"/>
              </w:rPr>
            </w:pPr>
            <w:r w:rsidRPr="00D02326">
              <w:rPr>
                <w:sz w:val="18"/>
                <w:szCs w:val="18"/>
              </w:rPr>
              <w:t>0</w:t>
            </w:r>
          </w:p>
        </w:tc>
        <w:tc>
          <w:tcPr>
            <w:tcW w:w="996" w:type="dxa"/>
            <w:tcBorders>
              <w:top w:val="single" w:sz="4" w:space="0" w:color="auto"/>
              <w:left w:val="single" w:sz="4" w:space="0" w:color="auto"/>
              <w:bottom w:val="single" w:sz="4" w:space="0" w:color="auto"/>
              <w:right w:val="single" w:sz="4" w:space="0" w:color="auto"/>
            </w:tcBorders>
            <w:noWrap/>
          </w:tcPr>
          <w:p ns2:paraId="24EFF7FA" ns2:textId="77777777" w:rsidR="00011E26" w:rsidRDefault="00011E26">
            <w:pPr>
              <w:pStyle w:val="TableCenter"/>
              <w:rPr>
                <w:sz w:val="18"/>
                <w:szCs w:val="18"/>
              </w:rPr>
            </w:pPr>
            <w:r>
              <w:rPr>
                <w:sz w:val="18"/>
                <w:szCs w:val="18"/>
              </w:rPr>
              <w:t>0.033</w:t>
            </w:r>
          </w:p>
        </w:tc>
        <w:tc>
          <w:tcPr>
            <w:tcW w:w="996" w:type="dxa"/>
            <w:tcBorders>
              <w:top w:val="single" w:sz="4" w:space="0" w:color="auto"/>
              <w:left w:val="single" w:sz="4" w:space="0" w:color="auto"/>
              <w:bottom w:val="single" w:sz="4" w:space="0" w:color="auto"/>
              <w:right w:val="single" w:sz="4" w:space="0" w:color="auto"/>
            </w:tcBorders>
            <w:noWrap/>
          </w:tcPr>
          <w:p ns2:paraId="2508E61F" ns2:textId="77777777" w:rsidR="00011E26" w:rsidRDefault="00011E26">
            <w:pPr>
              <w:pStyle w:val="TableCenter"/>
              <w:rPr>
                <w:sz w:val="18"/>
                <w:szCs w:val="18"/>
              </w:rPr>
            </w:pPr>
            <w:r w:rsidRPr="00D02326">
              <w:rPr>
                <w:sz w:val="18"/>
                <w:szCs w:val="18"/>
              </w:rPr>
              <w:t>0</w:t>
            </w:r>
          </w:p>
        </w:tc>
      </w:tr>
      <w:tr w:rsidR="00011E26" w:rsidRPr="00063B5C" ns2:paraId="57F3D23C" ns2:textId="77777777" w:rsidTr="00F67214">
        <w:trPr>
          <w:trHeight w:val="260"/>
          <w:jc w:val="center"/>
        </w:trPr>
        <w:tc>
          <w:tcPr>
            <w:tcW w:w="8986" w:type="dxa"/>
            <w:gridSpan w:val="8"/>
            <w:tcBorders>
              <w:top w:val="single" w:sz="4" w:space="0" w:color="auto"/>
              <w:left w:val="single" w:sz="4" w:space="0" w:color="auto"/>
              <w:bottom w:val="single" w:sz="4" w:space="0" w:color="auto"/>
              <w:right w:val="single" w:sz="4" w:space="0" w:color="auto"/>
            </w:tcBorders>
          </w:tcPr>
          <w:p ns2:paraId="724EE6A9" ns2:textId="08C4D6E0" w:rsidR="00011E26" w:rsidRPr="001B0147" w:rsidRDefault="00011E26" w:rsidP="00F67214">
            <w:pPr>
              <w:pStyle w:val="TableFootnoteSymbol"/>
              <w:keepNext/>
              <w:tabs>
                <w:tab w:val="clear" w:pos="0"/>
              </w:tabs>
              <w:ind w:left="57"/>
            </w:pPr>
            <w:r w:rsidRPr="001B0147">
              <w:t>AUC</w:t>
            </w:r>
            <w:r w:rsidRPr="001B0147">
              <w:rPr>
                <w:vertAlign w:val="subscript"/>
              </w:rPr>
              <w:t>last</w:t>
            </w:r>
            <w:r w:rsidRPr="001B0147">
              <w:t>= area under the concentration-time curve from time 0 to time with last quantifiable concentration</w:t>
            </w:r>
            <w:r>
              <w:t xml:space="preserve"> </w:t>
            </w:r>
            <w:r>
              <w:rPr>
                <w:szCs w:val="18"/>
                <w:lang w:val="en-GB"/>
              </w:rPr>
              <w:t>in 8 hours postdose</w:t>
            </w:r>
            <w:r w:rsidRPr="001B0147">
              <w:t>; C</w:t>
            </w:r>
            <w:r w:rsidRPr="001B0147">
              <w:rPr>
                <w:vertAlign w:val="subscript"/>
              </w:rPr>
              <w:t>max</w:t>
            </w:r>
            <w:r w:rsidRPr="001B0147">
              <w:t xml:space="preserve">=observed maximum concentration; </w:t>
            </w:r>
            <w:r>
              <w:rPr>
                <w:szCs w:val="18"/>
              </w:rPr>
              <w:t xml:space="preserve">h=hour(s); </w:t>
            </w:r>
            <w:r w:rsidR="000841A6">
              <w:rPr>
                <w:szCs w:val="18"/>
              </w:rPr>
              <w:t xml:space="preserve">IV=intravenous(ly); </w:t>
            </w:r>
            <w:r>
              <w:t xml:space="preserve">q1w=once weekly; </w:t>
            </w:r>
            <w:r w:rsidRPr="001B0147">
              <w:t>SD=</w:t>
            </w:r>
            <w:r>
              <w:t>s</w:t>
            </w:r>
            <w:r w:rsidRPr="001B0147">
              <w:t xml:space="preserve">tandard </w:t>
            </w:r>
            <w:r>
              <w:t>deviation</w:t>
            </w:r>
            <w:r w:rsidRPr="001B0147">
              <w:t xml:space="preserve">; </w:t>
            </w:r>
            <w:r w:rsidR="000841A6">
              <w:t xml:space="preserve">TK=toxicokinetics; </w:t>
            </w:r>
            <w:r w:rsidRPr="001B0147">
              <w:t>T</w:t>
            </w:r>
            <w:r w:rsidRPr="001B0147">
              <w:rPr>
                <w:vertAlign w:val="subscript"/>
              </w:rPr>
              <w:t>max</w:t>
            </w:r>
            <w:r w:rsidRPr="001B0147">
              <w:t>=time to reach maximum concentration.</w:t>
            </w:r>
          </w:p>
        </w:tc>
      </w:tr>
    </w:tbl>
    <w:p ns2:paraId="3FD536EA" ns2:textId="77777777" w:rsidR="00C24CBA" w:rsidRPr="00780E9F" w:rsidRDefault="00C24CBA" w:rsidP="00C24CBA">
      <w:pPr>
        <w:pStyle w:val="ListEnd"/>
      </w:pPr>
      <w:bookmarkStart w:id="156" w:name="_Ref120105888"/>
    </w:p>
    <w:bookmarkEnd w:id="156"/>
    <w:p ns2:paraId="1C262D48" ns2:textId="769EA57B" w:rsidR="00C24CBA" w:rsidRDefault="00C24CBA" w:rsidP="00C24CBA">
      <w:pPr>
        <w:pStyle w:val="Paragraph"/>
        <w:keepNext/>
      </w:pPr>
      <w:del w:id="8009" w:author="GoldenCorpusHarness" w:date="2026-03-28T21:57:55Z">
        <w:r>
          <w:delText>KL610023 TK parameters are presented in [Table 11].</w:delText>
        </w:r>
      </w:del>
    </w:p>
    <w:p ns2:paraId="7FA3F247" ns2:textId="4F70D623" w:rsidR="00C24CBA" w:rsidRDefault="00C24CBA" w:rsidP="00C24CBA">
      <w:pPr>
        <w:pStyle w:val="TableTitle"/>
        <w:spacing w:before="240"/>
        <w:rPr>
          <w:b w:val="0"/>
          <w:bCs/>
        </w:rPr>
      </w:pPr>
      <w:del w:id="8010" w:author="GoldenCorpusHarness" w:date="2026-03-28T21:57:55Z">
        <w:r>
          <w:delText>Table 11Mean KL610023 TK Parameters in Sprague Dawley Rats Following IV Dosing of KL610143 (TT #18-7851 / A2018086-T011-01)</w:delText>
        </w:r>
      </w:del>
    </w:p>
    <w:tbl>
      <w:tblPr>
        <w:tblW w:w="8986" w:type="dxa"/>
        <w:jc w:val="center"/>
        <w:tblBorders>
          <w:top w:val="single" w:sz="18" w:space="0" w:color="000000"/>
          <w:left w:val="single" w:sz="18" w:space="0" w:color="000000"/>
          <w:bottom w:val="single" w:sz="18" w:space="0" w:color="000000"/>
          <w:right w:val="single" w:sz="18" w:space="0" w:color="000000"/>
        </w:tblBorders>
        <w:tblLayout w:type="fixed"/>
        <w:tblCellMar>
          <w:left w:w="26" w:type="dxa"/>
        </w:tblCellMar>
        <w:tblLook w:val="04A0" w:firstRow="1" w:lastRow="0" w:firstColumn="1" w:lastColumn="0" w:noHBand="0" w:noVBand="1"/>
      </w:tblPr>
      <w:tblGrid>
        <w:gridCol w:w="1344"/>
        <w:gridCol w:w="1344"/>
        <w:gridCol w:w="1157"/>
        <w:gridCol w:w="1157"/>
        <w:gridCol w:w="996"/>
        <w:gridCol w:w="996"/>
        <w:gridCol w:w="996"/>
        <w:gridCol w:w="996"/>
      </w:tblGrid>
      <w:tr w:rsidR="00011E26" w:rsidRPr="00063B5C" ns2:paraId="3C7761A9" ns2:textId="77777777" w:rsidTr="00011E26">
        <w:trPr>
          <w:trHeight w:val="260"/>
          <w:tblHeader/>
          <w:jc w:val="center"/>
        </w:trPr>
        <w:tc>
          <w:tcPr>
            <w:tcW w:w="1573" w:type="dxa"/>
            <w:vMerge w:val="restart"/>
            <w:tcBorders>
              <w:top w:val="double" w:sz="4" w:space="0" w:color="000000"/>
              <w:left w:val="outset" w:sz="4" w:space="0" w:color="000000"/>
              <w:right w:val="outset" w:sz="4" w:space="0" w:color="000000"/>
            </w:tcBorders>
            <w:vAlign w:val="bottom"/>
          </w:tcPr>
          <w:p ns2:paraId="6863E32C" ns2:textId="4ACDAE90" w:rsidR="00011E26" w:rsidRPr="00AF2A4A" w:rsidRDefault="00011E26" w:rsidP="00011E26">
            <w:pPr>
              <w:pStyle w:val="TableCenter"/>
              <w:keepNext/>
              <w:rPr>
                <w:b/>
                <w:bCs/>
                <w:sz w:val="18"/>
                <w:szCs w:val="18"/>
                <w:lang w:val="es-ES"/>
              </w:rPr>
            </w:pPr>
            <w:r>
              <w:rPr>
                <w:b/>
                <w:bCs/>
                <w:sz w:val="18"/>
                <w:szCs w:val="18"/>
                <w:lang w:val="es-ES"/>
              </w:rPr>
              <w:t>Study Day</w:t>
            </w:r>
          </w:p>
        </w:tc>
        <w:tc>
          <w:tcPr>
            <w:tcW w:w="1573" w:type="dxa"/>
            <w:vMerge w:val="restart"/>
            <w:tcBorders>
              <w:top w:val="double" w:sz="4" w:space="0" w:color="000000"/>
              <w:left w:val="outset" w:sz="4" w:space="0" w:color="000000"/>
              <w:right w:val="outset" w:sz="4" w:space="0" w:color="000000"/>
            </w:tcBorders>
            <w:vAlign w:val="bottom"/>
            <w:hideMark/>
          </w:tcPr>
          <w:p ns2:paraId="4F9286CD" ns2:textId="59D4E3E9" w:rsidR="00011E26" w:rsidRPr="00AF2A4A" w:rsidRDefault="00011E26" w:rsidP="00011E26">
            <w:pPr>
              <w:pStyle w:val="TableCenter"/>
              <w:keepNext/>
              <w:rPr>
                <w:b/>
                <w:bCs/>
                <w:sz w:val="18"/>
                <w:szCs w:val="18"/>
                <w:lang w:val="es-ES"/>
              </w:rPr>
            </w:pPr>
            <w:r w:rsidRPr="00AF2A4A">
              <w:rPr>
                <w:b/>
                <w:bCs/>
                <w:sz w:val="18"/>
                <w:szCs w:val="18"/>
                <w:lang w:val="es-ES"/>
              </w:rPr>
              <w:t>Dose</w:t>
            </w:r>
            <w:r w:rsidRPr="00AF2A4A">
              <w:rPr>
                <w:b/>
                <w:bCs/>
                <w:sz w:val="18"/>
                <w:szCs w:val="18"/>
                <w:lang w:val="es-ES"/>
              </w:rPr>
              <w:br/>
              <w:t>(mg/kg/</w:t>
            </w:r>
            <w:r w:rsidR="00E6236D">
              <w:rPr>
                <w:b/>
                <w:bCs/>
                <w:sz w:val="18"/>
                <w:szCs w:val="18"/>
                <w:lang w:val="es-ES"/>
              </w:rPr>
              <w:pgNum/>
            </w:r>
            <w:r w:rsidR="00E6236D">
              <w:rPr>
                <w:b/>
                <w:bCs/>
                <w:sz w:val="18"/>
                <w:szCs w:val="18"/>
                <w:lang w:val="es-ES"/>
              </w:rPr>
              <w:t>oce</w:t>
            </w:r>
            <w:r w:rsidRPr="00AF2A4A">
              <w:rPr>
                <w:b/>
                <w:bCs/>
                <w:sz w:val="18"/>
                <w:szCs w:val="18"/>
                <w:lang w:val="es-ES"/>
              </w:rPr>
              <w:t xml:space="preserve"> q1w)</w:t>
            </w:r>
          </w:p>
        </w:tc>
        <w:tc>
          <w:tcPr>
            <w:tcW w:w="1350" w:type="dxa"/>
            <w:vMerge w:val="restart"/>
            <w:tcBorders>
              <w:top w:val="double" w:sz="4" w:space="0" w:color="000000"/>
              <w:left w:val="outset" w:sz="4" w:space="0" w:color="000000"/>
              <w:right w:val="outset" w:sz="4" w:space="0" w:color="000000"/>
            </w:tcBorders>
            <w:vAlign w:val="bottom"/>
          </w:tcPr>
          <w:p ns2:paraId="434A4DCD" ns2:textId="77777777" w:rsidR="00011E26" w:rsidRPr="00CF1604" w:rsidRDefault="00011E26" w:rsidP="00011E26">
            <w:pPr>
              <w:pStyle w:val="TableCenter"/>
              <w:keepNext/>
              <w:rPr>
                <w:b/>
                <w:bCs/>
                <w:sz w:val="18"/>
                <w:szCs w:val="18"/>
              </w:rPr>
            </w:pPr>
            <w:r w:rsidRPr="00CF1604">
              <w:rPr>
                <w:b/>
                <w:bCs/>
                <w:sz w:val="18"/>
                <w:szCs w:val="18"/>
              </w:rPr>
              <w:t>Parameter</w:t>
            </w:r>
          </w:p>
        </w:tc>
        <w:tc>
          <w:tcPr>
            <w:tcW w:w="1350" w:type="dxa"/>
            <w:vMerge w:val="restart"/>
            <w:tcBorders>
              <w:top w:val="double" w:sz="4" w:space="0" w:color="000000"/>
              <w:left w:val="outset" w:sz="4" w:space="0" w:color="000000"/>
              <w:right w:val="outset" w:sz="4" w:space="0" w:color="000000"/>
            </w:tcBorders>
            <w:vAlign w:val="bottom"/>
          </w:tcPr>
          <w:p ns2:paraId="14977775" ns2:textId="77777777" w:rsidR="00011E26" w:rsidRPr="00CF1604" w:rsidRDefault="00011E26" w:rsidP="00011E26">
            <w:pPr>
              <w:pStyle w:val="TableCenter"/>
              <w:keepNext/>
              <w:rPr>
                <w:b/>
                <w:bCs/>
                <w:sz w:val="18"/>
                <w:szCs w:val="18"/>
              </w:rPr>
            </w:pPr>
            <w:r w:rsidRPr="00CF1604">
              <w:rPr>
                <w:b/>
                <w:bCs/>
                <w:sz w:val="18"/>
                <w:szCs w:val="18"/>
              </w:rPr>
              <w:t>Units</w:t>
            </w:r>
          </w:p>
        </w:tc>
        <w:tc>
          <w:tcPr>
            <w:tcW w:w="4632" w:type="dxa"/>
            <w:gridSpan w:val="4"/>
            <w:tcBorders>
              <w:top w:val="double" w:sz="4" w:space="0" w:color="000000"/>
              <w:left w:val="outset" w:sz="4" w:space="0" w:color="000000"/>
              <w:bottom w:val="single" w:sz="4" w:space="0" w:color="000000"/>
              <w:right w:val="single" w:sz="4" w:space="0" w:color="000000"/>
            </w:tcBorders>
            <w:noWrap/>
            <w:vAlign w:val="bottom"/>
            <w:hideMark/>
          </w:tcPr>
          <w:p ns2:paraId="11CE9002" ns2:textId="77777777" w:rsidR="00011E26" w:rsidRPr="00CF1604" w:rsidRDefault="00011E26" w:rsidP="00011E26">
            <w:pPr>
              <w:pStyle w:val="TableCenter"/>
              <w:keepNext/>
              <w:rPr>
                <w:b/>
                <w:bCs/>
                <w:sz w:val="18"/>
                <w:szCs w:val="18"/>
              </w:rPr>
            </w:pPr>
            <w:r w:rsidRPr="00CF1604">
              <w:rPr>
                <w:b/>
                <w:bCs/>
                <w:sz w:val="18"/>
                <w:szCs w:val="18"/>
              </w:rPr>
              <w:t>Sex</w:t>
            </w:r>
          </w:p>
        </w:tc>
      </w:tr>
      <w:tr w:rsidR="00011E26" w:rsidRPr="00063B5C" ns2:paraId="258B0150" ns2:textId="77777777" w:rsidTr="00011E26">
        <w:trPr>
          <w:trHeight w:val="260"/>
          <w:tblHeader/>
          <w:jc w:val="center"/>
        </w:trPr>
        <w:tc>
          <w:tcPr>
            <w:tcW w:w="1573" w:type="dxa"/>
            <w:vMerge/>
            <w:tcBorders>
              <w:left w:val="outset" w:sz="4" w:space="0" w:color="000000"/>
              <w:right w:val="outset" w:sz="4" w:space="0" w:color="000000"/>
            </w:tcBorders>
          </w:tcPr>
          <w:p ns2:paraId="1A206F35" ns2:textId="77777777" w:rsidR="00011E26" w:rsidRPr="00CF1604" w:rsidRDefault="00011E26">
            <w:pPr>
              <w:pStyle w:val="TableCenter"/>
              <w:keepNext/>
              <w:rPr>
                <w:b/>
                <w:bCs/>
                <w:sz w:val="18"/>
                <w:szCs w:val="18"/>
              </w:rPr>
            </w:pPr>
          </w:p>
        </w:tc>
        <w:tc>
          <w:tcPr>
            <w:tcW w:w="1573" w:type="dxa"/>
            <w:vMerge/>
            <w:tcBorders>
              <w:left w:val="outset" w:sz="4" w:space="0" w:color="000000"/>
              <w:right w:val="outset" w:sz="4" w:space="0" w:color="000000"/>
            </w:tcBorders>
            <w:vAlign w:val="bottom"/>
            <w:hideMark/>
          </w:tcPr>
          <w:p ns2:paraId="4AEA6E6E" ns2:textId="06AC46B0" w:rsidR="00011E26" w:rsidRPr="00CF1604" w:rsidRDefault="00011E26">
            <w:pPr>
              <w:pStyle w:val="TableCenter"/>
              <w:keepNext/>
              <w:rPr>
                <w:b/>
                <w:bCs/>
                <w:sz w:val="18"/>
                <w:szCs w:val="18"/>
              </w:rPr>
            </w:pPr>
          </w:p>
        </w:tc>
        <w:tc>
          <w:tcPr>
            <w:tcW w:w="1350" w:type="dxa"/>
            <w:vMerge/>
            <w:tcBorders>
              <w:left w:val="outset" w:sz="4" w:space="0" w:color="000000"/>
              <w:right w:val="outset" w:sz="4" w:space="0" w:color="000000"/>
            </w:tcBorders>
            <w:vAlign w:val="bottom"/>
          </w:tcPr>
          <w:p ns2:paraId="1E9B4A3B" ns2:textId="77777777" w:rsidR="00011E26" w:rsidRPr="00CF1604" w:rsidRDefault="00011E26">
            <w:pPr>
              <w:pStyle w:val="TableCenter"/>
              <w:keepNext/>
              <w:rPr>
                <w:b/>
                <w:bCs/>
                <w:sz w:val="18"/>
                <w:szCs w:val="18"/>
              </w:rPr>
            </w:pPr>
          </w:p>
        </w:tc>
        <w:tc>
          <w:tcPr>
            <w:tcW w:w="1350" w:type="dxa"/>
            <w:vMerge/>
            <w:tcBorders>
              <w:left w:val="outset" w:sz="4" w:space="0" w:color="000000"/>
              <w:right w:val="outset" w:sz="4" w:space="0" w:color="000000"/>
            </w:tcBorders>
            <w:vAlign w:val="bottom"/>
          </w:tcPr>
          <w:p ns2:paraId="467B6BDC" ns2:textId="77777777" w:rsidR="00011E26" w:rsidRPr="00CF1604" w:rsidRDefault="00011E26">
            <w:pPr>
              <w:pStyle w:val="TableCenter"/>
              <w:keepNext/>
              <w:rPr>
                <w:b/>
                <w:bCs/>
                <w:sz w:val="18"/>
                <w:szCs w:val="18"/>
              </w:rPr>
            </w:pPr>
          </w:p>
        </w:tc>
        <w:tc>
          <w:tcPr>
            <w:tcW w:w="2316" w:type="dxa"/>
            <w:gridSpan w:val="2"/>
            <w:tcBorders>
              <w:top w:val="single" w:sz="4" w:space="0" w:color="000000"/>
              <w:left w:val="outset" w:sz="4" w:space="0" w:color="000000"/>
              <w:bottom w:val="single" w:sz="4" w:space="0" w:color="000000"/>
              <w:right w:val="single" w:sz="4" w:space="0" w:color="000000"/>
            </w:tcBorders>
            <w:noWrap/>
            <w:vAlign w:val="bottom"/>
            <w:hideMark/>
          </w:tcPr>
          <w:p ns2:paraId="07E5BA21" ns2:textId="77777777" w:rsidR="00011E26" w:rsidRPr="00CF1604" w:rsidRDefault="00011E26">
            <w:pPr>
              <w:pStyle w:val="TableCenter"/>
              <w:keepNext/>
              <w:rPr>
                <w:b/>
                <w:bCs/>
                <w:sz w:val="18"/>
                <w:szCs w:val="18"/>
              </w:rPr>
            </w:pPr>
            <w:r w:rsidRPr="00CF1604">
              <w:rPr>
                <w:b/>
                <w:bCs/>
                <w:sz w:val="18"/>
                <w:szCs w:val="18"/>
              </w:rPr>
              <w:t>Female</w:t>
            </w:r>
          </w:p>
        </w:tc>
        <w:tc>
          <w:tcPr>
            <w:tcW w:w="2316" w:type="dxa"/>
            <w:gridSpan w:val="2"/>
            <w:tcBorders>
              <w:top w:val="single" w:sz="4" w:space="0" w:color="000000"/>
              <w:left w:val="single" w:sz="4" w:space="0" w:color="000000"/>
              <w:bottom w:val="single" w:sz="4" w:space="0" w:color="000000"/>
              <w:right w:val="single" w:sz="4" w:space="0" w:color="000000"/>
            </w:tcBorders>
            <w:noWrap/>
            <w:vAlign w:val="bottom"/>
            <w:hideMark/>
          </w:tcPr>
          <w:p ns2:paraId="13224A59" ns2:textId="77777777" w:rsidR="00011E26" w:rsidRPr="00CF1604" w:rsidRDefault="00011E26">
            <w:pPr>
              <w:pStyle w:val="TableCenter"/>
              <w:keepNext/>
              <w:rPr>
                <w:b/>
                <w:bCs/>
                <w:sz w:val="18"/>
                <w:szCs w:val="18"/>
              </w:rPr>
            </w:pPr>
            <w:r w:rsidRPr="00CF1604">
              <w:rPr>
                <w:b/>
                <w:bCs/>
                <w:sz w:val="18"/>
                <w:szCs w:val="18"/>
              </w:rPr>
              <w:t>Male</w:t>
            </w:r>
          </w:p>
        </w:tc>
      </w:tr>
      <w:tr w:rsidR="00011E26" w:rsidRPr="00063B5C" ns2:paraId="241D30F5" ns2:textId="77777777" w:rsidTr="00011E26">
        <w:trPr>
          <w:trHeight w:val="260"/>
          <w:tblHeader/>
          <w:jc w:val="center"/>
        </w:trPr>
        <w:tc>
          <w:tcPr>
            <w:tcW w:w="1573" w:type="dxa"/>
            <w:vMerge/>
            <w:tcBorders>
              <w:left w:val="outset" w:sz="4" w:space="0" w:color="000000"/>
              <w:bottom w:val="single" w:sz="4" w:space="0" w:color="auto"/>
              <w:right w:val="outset" w:sz="4" w:space="0" w:color="000000"/>
            </w:tcBorders>
          </w:tcPr>
          <w:p ns2:paraId="10832D93" ns2:textId="77777777" w:rsidR="00011E26" w:rsidRPr="00CF1604" w:rsidRDefault="00011E26">
            <w:pPr>
              <w:pStyle w:val="TableCenter"/>
              <w:keepNext/>
              <w:rPr>
                <w:b/>
                <w:bCs/>
                <w:sz w:val="18"/>
                <w:szCs w:val="18"/>
              </w:rPr>
            </w:pPr>
          </w:p>
        </w:tc>
        <w:tc>
          <w:tcPr>
            <w:tcW w:w="1573" w:type="dxa"/>
            <w:vMerge/>
            <w:tcBorders>
              <w:left w:val="outset" w:sz="4" w:space="0" w:color="000000"/>
              <w:bottom w:val="single" w:sz="4" w:space="0" w:color="auto"/>
              <w:right w:val="outset" w:sz="4" w:space="0" w:color="000000"/>
            </w:tcBorders>
            <w:noWrap/>
            <w:vAlign w:val="bottom"/>
            <w:hideMark/>
          </w:tcPr>
          <w:p ns2:paraId="60BE30C1" ns2:textId="3ED87166" w:rsidR="00011E26" w:rsidRPr="00CF1604" w:rsidRDefault="00011E26">
            <w:pPr>
              <w:pStyle w:val="TableCenter"/>
              <w:keepNext/>
              <w:rPr>
                <w:b/>
                <w:bCs/>
                <w:sz w:val="18"/>
                <w:szCs w:val="18"/>
              </w:rPr>
            </w:pPr>
          </w:p>
        </w:tc>
        <w:tc>
          <w:tcPr>
            <w:tcW w:w="1350" w:type="dxa"/>
            <w:vMerge/>
            <w:tcBorders>
              <w:left w:val="outset" w:sz="4" w:space="0" w:color="000000"/>
              <w:bottom w:val="single" w:sz="4" w:space="0" w:color="auto"/>
              <w:right w:val="outset" w:sz="4" w:space="0" w:color="000000"/>
            </w:tcBorders>
            <w:noWrap/>
            <w:vAlign w:val="bottom"/>
            <w:hideMark/>
          </w:tcPr>
          <w:p ns2:paraId="7B613C05" ns2:textId="77777777" w:rsidR="00011E26" w:rsidRPr="00CF1604" w:rsidRDefault="00011E26">
            <w:pPr>
              <w:pStyle w:val="TableCenter"/>
              <w:keepNext/>
              <w:rPr>
                <w:b/>
                <w:bCs/>
                <w:sz w:val="18"/>
                <w:szCs w:val="18"/>
              </w:rPr>
            </w:pPr>
          </w:p>
        </w:tc>
        <w:tc>
          <w:tcPr>
            <w:tcW w:w="1350" w:type="dxa"/>
            <w:vMerge/>
            <w:tcBorders>
              <w:left w:val="outset" w:sz="4" w:space="0" w:color="000000"/>
              <w:bottom w:val="single" w:sz="4" w:space="0" w:color="auto"/>
              <w:right w:val="outset" w:sz="4" w:space="0" w:color="000000"/>
            </w:tcBorders>
            <w:noWrap/>
            <w:vAlign w:val="bottom"/>
            <w:hideMark/>
          </w:tcPr>
          <w:p ns2:paraId="5C4878D6" ns2:textId="77777777" w:rsidR="00011E26" w:rsidRPr="00CF1604" w:rsidRDefault="00011E26">
            <w:pPr>
              <w:pStyle w:val="TableCenter"/>
              <w:keepNext/>
              <w:rPr>
                <w:b/>
                <w:bCs/>
                <w:sz w:val="18"/>
                <w:szCs w:val="18"/>
              </w:rPr>
            </w:pPr>
          </w:p>
        </w:tc>
        <w:tc>
          <w:tcPr>
            <w:tcW w:w="1158" w:type="dxa"/>
            <w:tcBorders>
              <w:top w:val="single" w:sz="4" w:space="0" w:color="000000"/>
              <w:left w:val="outset" w:sz="4" w:space="0" w:color="000000"/>
              <w:bottom w:val="single" w:sz="4" w:space="0" w:color="auto"/>
              <w:right w:val="single" w:sz="4" w:space="0" w:color="000000"/>
            </w:tcBorders>
            <w:noWrap/>
            <w:vAlign w:val="bottom"/>
            <w:hideMark/>
          </w:tcPr>
          <w:p ns2:paraId="63508EAB" ns2:textId="77777777" w:rsidR="00011E26" w:rsidRPr="00CF1604" w:rsidRDefault="00011E26">
            <w:pPr>
              <w:pStyle w:val="TableCenter"/>
              <w:keepNext/>
              <w:rPr>
                <w:b/>
                <w:bCs/>
                <w:sz w:val="18"/>
                <w:szCs w:val="18"/>
              </w:rPr>
            </w:pPr>
            <w:r w:rsidRPr="00CF1604">
              <w:rPr>
                <w:b/>
                <w:bCs/>
                <w:sz w:val="18"/>
                <w:szCs w:val="18"/>
              </w:rPr>
              <w:t>Mean</w:t>
            </w:r>
          </w:p>
        </w:tc>
        <w:tc>
          <w:tcPr>
            <w:tcW w:w="1158" w:type="dxa"/>
            <w:tcBorders>
              <w:top w:val="single" w:sz="4" w:space="0" w:color="000000"/>
              <w:left w:val="single" w:sz="4" w:space="0" w:color="000000"/>
              <w:bottom w:val="single" w:sz="4" w:space="0" w:color="auto"/>
              <w:right w:val="single" w:sz="4" w:space="0" w:color="000000"/>
            </w:tcBorders>
            <w:noWrap/>
            <w:vAlign w:val="bottom"/>
            <w:hideMark/>
          </w:tcPr>
          <w:p ns2:paraId="247E29AA" ns2:textId="77777777" w:rsidR="00011E26" w:rsidRPr="00CF1604" w:rsidRDefault="00011E26">
            <w:pPr>
              <w:pStyle w:val="TableCenter"/>
              <w:keepNext/>
              <w:rPr>
                <w:b/>
                <w:bCs/>
                <w:sz w:val="18"/>
                <w:szCs w:val="18"/>
              </w:rPr>
            </w:pPr>
            <w:r w:rsidRPr="00CF1604">
              <w:rPr>
                <w:b/>
                <w:bCs/>
                <w:sz w:val="18"/>
                <w:szCs w:val="18"/>
              </w:rPr>
              <w:t>SD</w:t>
            </w:r>
          </w:p>
        </w:tc>
        <w:tc>
          <w:tcPr>
            <w:tcW w:w="1158" w:type="dxa"/>
            <w:tcBorders>
              <w:top w:val="single" w:sz="4" w:space="0" w:color="000000"/>
              <w:left w:val="single" w:sz="4" w:space="0" w:color="000000"/>
              <w:bottom w:val="single" w:sz="4" w:space="0" w:color="auto"/>
              <w:right w:val="single" w:sz="4" w:space="0" w:color="000000"/>
            </w:tcBorders>
            <w:noWrap/>
            <w:vAlign w:val="bottom"/>
            <w:hideMark/>
          </w:tcPr>
          <w:p ns2:paraId="171115AF" ns2:textId="77777777" w:rsidR="00011E26" w:rsidRPr="00CF1604" w:rsidRDefault="00011E26">
            <w:pPr>
              <w:pStyle w:val="TableCenter"/>
              <w:keepNext/>
              <w:rPr>
                <w:b/>
                <w:bCs/>
                <w:sz w:val="18"/>
                <w:szCs w:val="18"/>
              </w:rPr>
            </w:pPr>
            <w:r w:rsidRPr="00CF1604">
              <w:rPr>
                <w:b/>
                <w:bCs/>
                <w:sz w:val="18"/>
                <w:szCs w:val="18"/>
              </w:rPr>
              <w:t>Mean</w:t>
            </w:r>
          </w:p>
        </w:tc>
        <w:tc>
          <w:tcPr>
            <w:tcW w:w="1158" w:type="dxa"/>
            <w:tcBorders>
              <w:top w:val="single" w:sz="4" w:space="0" w:color="000000"/>
              <w:left w:val="single" w:sz="4" w:space="0" w:color="000000"/>
              <w:bottom w:val="single" w:sz="4" w:space="0" w:color="auto"/>
              <w:right w:val="single" w:sz="4" w:space="0" w:color="000000"/>
            </w:tcBorders>
            <w:noWrap/>
            <w:vAlign w:val="bottom"/>
            <w:hideMark/>
          </w:tcPr>
          <w:p ns2:paraId="05799386" ns2:textId="77777777" w:rsidR="00011E26" w:rsidRPr="00CF1604" w:rsidRDefault="00011E26">
            <w:pPr>
              <w:pStyle w:val="TableCenter"/>
              <w:keepNext/>
              <w:rPr>
                <w:b/>
                <w:bCs/>
                <w:sz w:val="18"/>
                <w:szCs w:val="18"/>
              </w:rPr>
            </w:pPr>
            <w:r w:rsidRPr="00CF1604">
              <w:rPr>
                <w:b/>
                <w:bCs/>
                <w:sz w:val="18"/>
                <w:szCs w:val="18"/>
              </w:rPr>
              <w:t>SD</w:t>
            </w:r>
          </w:p>
        </w:tc>
      </w:tr>
      <w:tr w:rsidR="00011E26" w:rsidRPr="00063B5C" ns2:paraId="49CCB7BA" ns2:textId="77777777" w:rsidTr="00011E26">
        <w:trPr>
          <w:jc w:val="center"/>
        </w:trPr>
        <w:tc>
          <w:tcPr>
            <w:tcW w:w="1573" w:type="dxa"/>
            <w:vMerge w:val="restart"/>
            <w:tcBorders>
              <w:top w:val="single" w:sz="4" w:space="0" w:color="auto"/>
              <w:left w:val="single" w:sz="4" w:space="0" w:color="auto"/>
              <w:right w:val="single" w:sz="4" w:space="0" w:color="auto"/>
            </w:tcBorders>
          </w:tcPr>
          <w:p ns2:paraId="7D597737" ns2:textId="4FAEB370" w:rsidR="00011E26" w:rsidRDefault="00011E26">
            <w:pPr>
              <w:pStyle w:val="TableCenter"/>
              <w:keepNext/>
              <w:rPr>
                <w:sz w:val="18"/>
                <w:szCs w:val="18"/>
              </w:rPr>
            </w:pPr>
            <w:r>
              <w:rPr>
                <w:sz w:val="18"/>
                <w:szCs w:val="18"/>
              </w:rPr>
              <w:t>1</w:t>
            </w:r>
          </w:p>
        </w:tc>
        <w:tc>
          <w:tcPr>
            <w:tcW w:w="1573" w:type="dxa"/>
            <w:vMerge w:val="restart"/>
            <w:tcBorders>
              <w:top w:val="single" w:sz="4" w:space="0" w:color="auto"/>
              <w:left w:val="single" w:sz="4" w:space="0" w:color="auto"/>
              <w:bottom w:val="single" w:sz="4" w:space="0" w:color="auto"/>
              <w:right w:val="single" w:sz="4" w:space="0" w:color="auto"/>
            </w:tcBorders>
            <w:noWrap/>
            <w:hideMark/>
          </w:tcPr>
          <w:p ns2:paraId="0EEBE01A" ns2:textId="75A95CC9" w:rsidR="00011E26" w:rsidRPr="00063B5C" w:rsidRDefault="00011E26">
            <w:pPr>
              <w:pStyle w:val="TableCenter"/>
              <w:keepNext/>
              <w:rPr>
                <w:sz w:val="18"/>
                <w:szCs w:val="18"/>
              </w:rPr>
            </w:pPr>
            <w:r>
              <w:rPr>
                <w:sz w:val="18"/>
                <w:szCs w:val="18"/>
              </w:rPr>
              <w:t>1.5</w:t>
            </w:r>
          </w:p>
        </w:tc>
        <w:tc>
          <w:tcPr>
            <w:tcW w:w="1350" w:type="dxa"/>
            <w:tcBorders>
              <w:top w:val="single" w:sz="4" w:space="0" w:color="auto"/>
              <w:left w:val="single" w:sz="4" w:space="0" w:color="auto"/>
              <w:bottom w:val="single" w:sz="4" w:space="0" w:color="auto"/>
              <w:right w:val="single" w:sz="4" w:space="0" w:color="auto"/>
            </w:tcBorders>
            <w:noWrap/>
            <w:hideMark/>
          </w:tcPr>
          <w:p ns2:paraId="0A0108A9" ns2:textId="77777777" w:rsidR="00011E26" w:rsidRPr="00063B5C" w:rsidRDefault="00011E26">
            <w:pPr>
              <w:pStyle w:val="TableCenter"/>
              <w:keepNext/>
              <w:rPr>
                <w:sz w:val="18"/>
                <w:szCs w:val="18"/>
              </w:rPr>
            </w:pPr>
            <w:r w:rsidRPr="00063B5C">
              <w:rPr>
                <w:sz w:val="18"/>
                <w:szCs w:val="18"/>
              </w:rPr>
              <w:t>AUC</w:t>
            </w:r>
            <w:r>
              <w:rPr>
                <w:sz w:val="18"/>
                <w:szCs w:val="18"/>
                <w:vertAlign w:val="subscript"/>
              </w:rPr>
              <w:t>last</w:t>
            </w:r>
          </w:p>
        </w:tc>
        <w:tc>
          <w:tcPr>
            <w:tcW w:w="1350" w:type="dxa"/>
            <w:tcBorders>
              <w:top w:val="single" w:sz="4" w:space="0" w:color="auto"/>
              <w:left w:val="single" w:sz="4" w:space="0" w:color="auto"/>
              <w:bottom w:val="single" w:sz="4" w:space="0" w:color="auto"/>
              <w:right w:val="single" w:sz="4" w:space="0" w:color="auto"/>
            </w:tcBorders>
            <w:noWrap/>
            <w:hideMark/>
          </w:tcPr>
          <w:p ns2:paraId="64B5EC3F" ns2:textId="77777777" w:rsidR="00011E26" w:rsidRPr="00063B5C" w:rsidRDefault="00011E26">
            <w:pPr>
              <w:pStyle w:val="TableCenter"/>
              <w:keepNext/>
              <w:rPr>
                <w:sz w:val="18"/>
                <w:szCs w:val="18"/>
              </w:rPr>
            </w:pPr>
            <w:r>
              <w:rPr>
                <w:sz w:val="18"/>
                <w:szCs w:val="18"/>
              </w:rPr>
              <w:t>ng</w:t>
            </w:r>
            <w:r w:rsidRPr="00063B5C">
              <w:rPr>
                <w:sz w:val="18"/>
                <w:szCs w:val="18"/>
              </w:rPr>
              <w:t>*</w:t>
            </w:r>
            <w:r>
              <w:rPr>
                <w:sz w:val="18"/>
                <w:szCs w:val="18"/>
              </w:rPr>
              <w:t>h/mL</w:t>
            </w:r>
          </w:p>
        </w:tc>
        <w:tc>
          <w:tcPr>
            <w:tcW w:w="1158" w:type="dxa"/>
            <w:tcBorders>
              <w:top w:val="single" w:sz="4" w:space="0" w:color="auto"/>
              <w:left w:val="single" w:sz="4" w:space="0" w:color="auto"/>
              <w:bottom w:val="single" w:sz="4" w:space="0" w:color="auto"/>
              <w:right w:val="single" w:sz="4" w:space="0" w:color="auto"/>
            </w:tcBorders>
            <w:noWrap/>
          </w:tcPr>
          <w:p ns2:paraId="32351736" ns2:textId="77777777" w:rsidR="00011E26" w:rsidRPr="00063B5C" w:rsidRDefault="00011E26">
            <w:pPr>
              <w:pStyle w:val="TableCenter"/>
              <w:keepNext/>
              <w:rPr>
                <w:sz w:val="18"/>
                <w:szCs w:val="18"/>
              </w:rPr>
            </w:pPr>
            <w:r>
              <w:rPr>
                <w:sz w:val="18"/>
                <w:szCs w:val="18"/>
              </w:rPr>
              <w:t>319</w:t>
            </w:r>
          </w:p>
        </w:tc>
        <w:tc>
          <w:tcPr>
            <w:tcW w:w="1158" w:type="dxa"/>
            <w:tcBorders>
              <w:top w:val="single" w:sz="4" w:space="0" w:color="auto"/>
              <w:left w:val="single" w:sz="4" w:space="0" w:color="auto"/>
              <w:bottom w:val="single" w:sz="4" w:space="0" w:color="auto"/>
              <w:right w:val="single" w:sz="4" w:space="0" w:color="auto"/>
            </w:tcBorders>
            <w:noWrap/>
          </w:tcPr>
          <w:p ns2:paraId="39C842CB" ns2:textId="77777777" w:rsidR="00011E26" w:rsidRPr="00063B5C" w:rsidRDefault="00011E26">
            <w:pPr>
              <w:pStyle w:val="TableCenter"/>
              <w:keepNext/>
              <w:rPr>
                <w:sz w:val="18"/>
                <w:szCs w:val="18"/>
              </w:rPr>
            </w:pPr>
            <w:r>
              <w:rPr>
                <w:sz w:val="18"/>
                <w:szCs w:val="18"/>
              </w:rPr>
              <w:t>50.9</w:t>
            </w:r>
          </w:p>
        </w:tc>
        <w:tc>
          <w:tcPr>
            <w:tcW w:w="1158" w:type="dxa"/>
            <w:tcBorders>
              <w:top w:val="single" w:sz="4" w:space="0" w:color="auto"/>
              <w:left w:val="single" w:sz="4" w:space="0" w:color="auto"/>
              <w:bottom w:val="single" w:sz="4" w:space="0" w:color="auto"/>
              <w:right w:val="single" w:sz="4" w:space="0" w:color="auto"/>
            </w:tcBorders>
            <w:noWrap/>
          </w:tcPr>
          <w:p ns2:paraId="52B726DC" ns2:textId="77777777" w:rsidR="00011E26" w:rsidRPr="00063B5C" w:rsidRDefault="00011E26">
            <w:pPr>
              <w:pStyle w:val="TableCenter"/>
              <w:keepNext/>
              <w:rPr>
                <w:sz w:val="18"/>
                <w:szCs w:val="18"/>
              </w:rPr>
            </w:pPr>
            <w:r>
              <w:rPr>
                <w:sz w:val="18"/>
                <w:szCs w:val="18"/>
              </w:rPr>
              <w:t>266</w:t>
            </w:r>
          </w:p>
        </w:tc>
        <w:tc>
          <w:tcPr>
            <w:tcW w:w="1158" w:type="dxa"/>
            <w:tcBorders>
              <w:top w:val="single" w:sz="4" w:space="0" w:color="auto"/>
              <w:left w:val="single" w:sz="4" w:space="0" w:color="auto"/>
              <w:bottom w:val="single" w:sz="4" w:space="0" w:color="auto"/>
              <w:right w:val="single" w:sz="4" w:space="0" w:color="auto"/>
            </w:tcBorders>
            <w:noWrap/>
          </w:tcPr>
          <w:p ns2:paraId="575A99D7" ns2:textId="77777777" w:rsidR="00011E26" w:rsidRPr="00063B5C" w:rsidRDefault="00011E26">
            <w:pPr>
              <w:pStyle w:val="TableCenter"/>
              <w:keepNext/>
              <w:rPr>
                <w:sz w:val="18"/>
                <w:szCs w:val="18"/>
              </w:rPr>
            </w:pPr>
            <w:r>
              <w:rPr>
                <w:sz w:val="18"/>
                <w:szCs w:val="18"/>
              </w:rPr>
              <w:t>41.8</w:t>
            </w:r>
          </w:p>
        </w:tc>
      </w:tr>
      <w:tr w:rsidR="00011E26" w:rsidRPr="00063B5C" ns2:paraId="3153559D" ns2:textId="77777777" w:rsidTr="00011E26">
        <w:trPr>
          <w:jc w:val="center"/>
        </w:trPr>
        <w:tc>
          <w:tcPr>
            <w:tcW w:w="1573" w:type="dxa"/>
            <w:vMerge/>
            <w:tcBorders>
              <w:left w:val="single" w:sz="4" w:space="0" w:color="auto"/>
              <w:right w:val="single" w:sz="4" w:space="0" w:color="auto"/>
            </w:tcBorders>
          </w:tcPr>
          <w:p ns2:paraId="5983D0B2" ns2:textId="77777777" w:rsidR="00011E26" w:rsidRPr="00063B5C" w:rsidRDefault="00011E26">
            <w:pPr>
              <w:pStyle w:val="TableCenter"/>
              <w:keepNext/>
              <w:rPr>
                <w:sz w:val="18"/>
                <w:szCs w:val="18"/>
              </w:rPr>
            </w:pPr>
          </w:p>
        </w:tc>
        <w:tc>
          <w:tcPr>
            <w:tcW w:w="1573" w:type="dxa"/>
            <w:vMerge/>
            <w:tcBorders>
              <w:top w:val="single" w:sz="4" w:space="0" w:color="auto"/>
              <w:left w:val="single" w:sz="4" w:space="0" w:color="auto"/>
              <w:bottom w:val="single" w:sz="4" w:space="0" w:color="auto"/>
              <w:right w:val="single" w:sz="4" w:space="0" w:color="auto"/>
            </w:tcBorders>
            <w:noWrap/>
          </w:tcPr>
          <w:p ns2:paraId="4DB1469E" ns2:textId="0F7368B0" w:rsidR="00011E26" w:rsidRPr="00063B5C" w:rsidRDefault="00011E26">
            <w:pPr>
              <w:pStyle w:val="TableCenter"/>
              <w:keepNext/>
              <w:rPr>
                <w:sz w:val="18"/>
                <w:szCs w:val="18"/>
              </w:rPr>
            </w:pPr>
          </w:p>
        </w:tc>
        <w:tc>
          <w:tcPr>
            <w:tcW w:w="1350" w:type="dxa"/>
            <w:tcBorders>
              <w:top w:val="single" w:sz="4" w:space="0" w:color="auto"/>
              <w:left w:val="single" w:sz="4" w:space="0" w:color="auto"/>
              <w:bottom w:val="single" w:sz="4" w:space="0" w:color="auto"/>
              <w:right w:val="single" w:sz="4" w:space="0" w:color="auto"/>
            </w:tcBorders>
            <w:noWrap/>
          </w:tcPr>
          <w:p ns2:paraId="24EEF264" ns2:textId="77777777" w:rsidR="00011E26" w:rsidRPr="00063B5C" w:rsidRDefault="00011E26">
            <w:pPr>
              <w:pStyle w:val="TableCenter"/>
              <w:keepNext/>
              <w:rPr>
                <w:sz w:val="18"/>
                <w:szCs w:val="18"/>
              </w:rPr>
            </w:pPr>
            <w:r>
              <w:rPr>
                <w:sz w:val="18"/>
                <w:szCs w:val="18"/>
              </w:rPr>
              <w:t>C</w:t>
            </w:r>
            <w:r w:rsidRPr="001B0147">
              <w:rPr>
                <w:sz w:val="18"/>
                <w:szCs w:val="18"/>
                <w:vertAlign w:val="subscript"/>
              </w:rPr>
              <w:t>max</w:t>
            </w:r>
          </w:p>
        </w:tc>
        <w:tc>
          <w:tcPr>
            <w:tcW w:w="1350" w:type="dxa"/>
            <w:tcBorders>
              <w:top w:val="single" w:sz="4" w:space="0" w:color="auto"/>
              <w:left w:val="single" w:sz="4" w:space="0" w:color="auto"/>
              <w:bottom w:val="single" w:sz="4" w:space="0" w:color="auto"/>
              <w:right w:val="single" w:sz="4" w:space="0" w:color="auto"/>
            </w:tcBorders>
            <w:noWrap/>
          </w:tcPr>
          <w:p ns2:paraId="7DD5BBBE" ns2:textId="77777777" w:rsidR="00011E26" w:rsidRPr="00063B5C" w:rsidRDefault="00011E26">
            <w:pPr>
              <w:pStyle w:val="TableCenter"/>
              <w:keepNext/>
              <w:rPr>
                <w:sz w:val="18"/>
                <w:szCs w:val="18"/>
              </w:rPr>
            </w:pPr>
            <w:r>
              <w:rPr>
                <w:sz w:val="18"/>
                <w:szCs w:val="18"/>
              </w:rPr>
              <w:t>ng/mL</w:t>
            </w:r>
          </w:p>
        </w:tc>
        <w:tc>
          <w:tcPr>
            <w:tcW w:w="1158" w:type="dxa"/>
            <w:tcBorders>
              <w:top w:val="single" w:sz="4" w:space="0" w:color="auto"/>
              <w:left w:val="single" w:sz="4" w:space="0" w:color="auto"/>
              <w:bottom w:val="single" w:sz="4" w:space="0" w:color="auto"/>
              <w:right w:val="single" w:sz="4" w:space="0" w:color="auto"/>
            </w:tcBorders>
            <w:noWrap/>
          </w:tcPr>
          <w:p ns2:paraId="0B906AED" ns2:textId="77777777" w:rsidR="00011E26" w:rsidRPr="00063B5C" w:rsidRDefault="00011E26">
            <w:pPr>
              <w:pStyle w:val="TableCenter"/>
              <w:keepNext/>
              <w:rPr>
                <w:sz w:val="18"/>
                <w:szCs w:val="18"/>
              </w:rPr>
            </w:pPr>
            <w:r>
              <w:rPr>
                <w:sz w:val="18"/>
                <w:szCs w:val="18"/>
              </w:rPr>
              <w:t>1380</w:t>
            </w:r>
          </w:p>
        </w:tc>
        <w:tc>
          <w:tcPr>
            <w:tcW w:w="1158" w:type="dxa"/>
            <w:tcBorders>
              <w:top w:val="single" w:sz="4" w:space="0" w:color="auto"/>
              <w:left w:val="single" w:sz="4" w:space="0" w:color="auto"/>
              <w:bottom w:val="single" w:sz="4" w:space="0" w:color="auto"/>
              <w:right w:val="single" w:sz="4" w:space="0" w:color="auto"/>
            </w:tcBorders>
            <w:noWrap/>
          </w:tcPr>
          <w:p ns2:paraId="3E62C629" ns2:textId="77777777" w:rsidR="00011E26" w:rsidRPr="00063B5C" w:rsidRDefault="00011E26">
            <w:pPr>
              <w:pStyle w:val="TableCenter"/>
              <w:keepNext/>
              <w:rPr>
                <w:sz w:val="18"/>
                <w:szCs w:val="18"/>
              </w:rPr>
            </w:pPr>
            <w:r>
              <w:rPr>
                <w:sz w:val="18"/>
                <w:szCs w:val="18"/>
              </w:rPr>
              <w:t>286</w:t>
            </w:r>
          </w:p>
        </w:tc>
        <w:tc>
          <w:tcPr>
            <w:tcW w:w="1158" w:type="dxa"/>
            <w:tcBorders>
              <w:top w:val="single" w:sz="4" w:space="0" w:color="auto"/>
              <w:left w:val="single" w:sz="4" w:space="0" w:color="auto"/>
              <w:bottom w:val="single" w:sz="4" w:space="0" w:color="auto"/>
              <w:right w:val="single" w:sz="4" w:space="0" w:color="auto"/>
            </w:tcBorders>
            <w:noWrap/>
          </w:tcPr>
          <w:p ns2:paraId="6E58F858" ns2:textId="77777777" w:rsidR="00011E26" w:rsidRPr="00063B5C" w:rsidRDefault="00011E26">
            <w:pPr>
              <w:pStyle w:val="TableCenter"/>
              <w:keepNext/>
              <w:rPr>
                <w:sz w:val="18"/>
                <w:szCs w:val="18"/>
              </w:rPr>
            </w:pPr>
            <w:r>
              <w:rPr>
                <w:sz w:val="18"/>
                <w:szCs w:val="18"/>
              </w:rPr>
              <w:t>1360</w:t>
            </w:r>
          </w:p>
        </w:tc>
        <w:tc>
          <w:tcPr>
            <w:tcW w:w="1158" w:type="dxa"/>
            <w:tcBorders>
              <w:top w:val="single" w:sz="4" w:space="0" w:color="auto"/>
              <w:left w:val="single" w:sz="4" w:space="0" w:color="auto"/>
              <w:bottom w:val="single" w:sz="4" w:space="0" w:color="auto"/>
              <w:right w:val="single" w:sz="4" w:space="0" w:color="auto"/>
            </w:tcBorders>
            <w:noWrap/>
          </w:tcPr>
          <w:p ns2:paraId="663C45EC" ns2:textId="77777777" w:rsidR="00011E26" w:rsidRPr="00063B5C" w:rsidRDefault="00011E26">
            <w:pPr>
              <w:pStyle w:val="TableCenter"/>
              <w:keepNext/>
              <w:rPr>
                <w:sz w:val="18"/>
                <w:szCs w:val="18"/>
              </w:rPr>
            </w:pPr>
            <w:r>
              <w:rPr>
                <w:sz w:val="18"/>
                <w:szCs w:val="18"/>
              </w:rPr>
              <w:t>332</w:t>
            </w:r>
          </w:p>
        </w:tc>
      </w:tr>
      <w:tr w:rsidR="00011E26" w:rsidRPr="00063B5C" ns2:paraId="4FE6A1B2" ns2:textId="77777777" w:rsidTr="00011E26">
        <w:trPr>
          <w:jc w:val="center"/>
        </w:trPr>
        <w:tc>
          <w:tcPr>
            <w:tcW w:w="1573" w:type="dxa"/>
            <w:vMerge/>
            <w:tcBorders>
              <w:left w:val="single" w:sz="4" w:space="0" w:color="auto"/>
              <w:right w:val="single" w:sz="4" w:space="0" w:color="auto"/>
            </w:tcBorders>
          </w:tcPr>
          <w:p ns2:paraId="20A9C879" ns2:textId="77777777" w:rsidR="00011E26" w:rsidRPr="00063B5C" w:rsidRDefault="00011E26">
            <w:pPr>
              <w:pStyle w:val="TableCenter"/>
              <w:keepNext/>
              <w:rPr>
                <w:sz w:val="18"/>
                <w:szCs w:val="18"/>
              </w:rPr>
            </w:pPr>
          </w:p>
        </w:tc>
        <w:tc>
          <w:tcPr>
            <w:tcW w:w="1573" w:type="dxa"/>
            <w:vMerge/>
            <w:tcBorders>
              <w:top w:val="single" w:sz="4" w:space="0" w:color="auto"/>
              <w:left w:val="single" w:sz="4" w:space="0" w:color="auto"/>
              <w:bottom w:val="single" w:sz="4" w:space="0" w:color="auto"/>
              <w:right w:val="single" w:sz="4" w:space="0" w:color="auto"/>
            </w:tcBorders>
            <w:noWrap/>
          </w:tcPr>
          <w:p ns2:paraId="65082A92" ns2:textId="11E887AE" w:rsidR="00011E26" w:rsidRPr="00063B5C" w:rsidRDefault="00011E26">
            <w:pPr>
              <w:pStyle w:val="TableCenter"/>
              <w:keepNext/>
              <w:rPr>
                <w:sz w:val="18"/>
                <w:szCs w:val="18"/>
              </w:rPr>
            </w:pPr>
          </w:p>
        </w:tc>
        <w:tc>
          <w:tcPr>
            <w:tcW w:w="1350" w:type="dxa"/>
            <w:tcBorders>
              <w:top w:val="single" w:sz="4" w:space="0" w:color="auto"/>
              <w:left w:val="single" w:sz="4" w:space="0" w:color="auto"/>
              <w:bottom w:val="single" w:sz="4" w:space="0" w:color="auto"/>
              <w:right w:val="single" w:sz="4" w:space="0" w:color="auto"/>
            </w:tcBorders>
            <w:noWrap/>
          </w:tcPr>
          <w:p ns2:paraId="05560845" ns2:textId="77777777" w:rsidR="00011E26" w:rsidRPr="00063B5C" w:rsidRDefault="00011E26">
            <w:pPr>
              <w:pStyle w:val="TableCenter"/>
              <w:keepNext/>
              <w:rPr>
                <w:sz w:val="18"/>
                <w:szCs w:val="18"/>
              </w:rPr>
            </w:pPr>
            <w:r w:rsidRPr="00D02326">
              <w:rPr>
                <w:sz w:val="18"/>
                <w:szCs w:val="18"/>
              </w:rPr>
              <w:t>T</w:t>
            </w:r>
            <w:r w:rsidRPr="00D02326">
              <w:rPr>
                <w:sz w:val="18"/>
                <w:szCs w:val="18"/>
                <w:vertAlign w:val="subscript"/>
              </w:rPr>
              <w:t>max</w:t>
            </w:r>
          </w:p>
        </w:tc>
        <w:tc>
          <w:tcPr>
            <w:tcW w:w="1350" w:type="dxa"/>
            <w:tcBorders>
              <w:top w:val="single" w:sz="4" w:space="0" w:color="auto"/>
              <w:left w:val="single" w:sz="4" w:space="0" w:color="auto"/>
              <w:bottom w:val="single" w:sz="4" w:space="0" w:color="auto"/>
              <w:right w:val="single" w:sz="4" w:space="0" w:color="auto"/>
            </w:tcBorders>
            <w:noWrap/>
          </w:tcPr>
          <w:p ns2:paraId="508801C0" ns2:textId="77777777" w:rsidR="00011E26" w:rsidRPr="00063B5C" w:rsidRDefault="00011E26">
            <w:pPr>
              <w:pStyle w:val="TableCenter"/>
              <w:keepNext/>
              <w:rPr>
                <w:sz w:val="18"/>
                <w:szCs w:val="18"/>
              </w:rPr>
            </w:pPr>
            <w:r>
              <w:rPr>
                <w:sz w:val="18"/>
                <w:szCs w:val="18"/>
              </w:rPr>
              <w:t>h</w:t>
            </w:r>
          </w:p>
        </w:tc>
        <w:tc>
          <w:tcPr>
            <w:tcW w:w="1158" w:type="dxa"/>
            <w:tcBorders>
              <w:top w:val="single" w:sz="4" w:space="0" w:color="auto"/>
              <w:left w:val="single" w:sz="4" w:space="0" w:color="auto"/>
              <w:bottom w:val="single" w:sz="4" w:space="0" w:color="auto"/>
              <w:right w:val="single" w:sz="4" w:space="0" w:color="auto"/>
            </w:tcBorders>
            <w:noWrap/>
          </w:tcPr>
          <w:p ns2:paraId="0CB815EB" ns2:textId="77777777" w:rsidR="00011E26" w:rsidRDefault="00011E26">
            <w:pPr>
              <w:pStyle w:val="TableCenter"/>
              <w:keepNext/>
              <w:rPr>
                <w:sz w:val="18"/>
                <w:szCs w:val="18"/>
              </w:rPr>
            </w:pPr>
            <w:r>
              <w:rPr>
                <w:sz w:val="18"/>
                <w:szCs w:val="18"/>
              </w:rPr>
              <w:t>0.033</w:t>
            </w:r>
          </w:p>
        </w:tc>
        <w:tc>
          <w:tcPr>
            <w:tcW w:w="1158" w:type="dxa"/>
            <w:tcBorders>
              <w:top w:val="single" w:sz="4" w:space="0" w:color="auto"/>
              <w:left w:val="single" w:sz="4" w:space="0" w:color="auto"/>
              <w:bottom w:val="single" w:sz="4" w:space="0" w:color="auto"/>
              <w:right w:val="single" w:sz="4" w:space="0" w:color="auto"/>
            </w:tcBorders>
            <w:noWrap/>
          </w:tcPr>
          <w:p ns2:paraId="0D2D92D2" ns2:textId="77777777" w:rsidR="00011E26" w:rsidRDefault="00011E26">
            <w:pPr>
              <w:pStyle w:val="TableCenter"/>
              <w:keepNext/>
              <w:rPr>
                <w:sz w:val="18"/>
                <w:szCs w:val="18"/>
              </w:rPr>
            </w:pPr>
            <w:r w:rsidRPr="00D02326">
              <w:rPr>
                <w:sz w:val="18"/>
                <w:szCs w:val="18"/>
              </w:rPr>
              <w:t>0</w:t>
            </w:r>
          </w:p>
        </w:tc>
        <w:tc>
          <w:tcPr>
            <w:tcW w:w="1158" w:type="dxa"/>
            <w:tcBorders>
              <w:top w:val="single" w:sz="4" w:space="0" w:color="auto"/>
              <w:left w:val="single" w:sz="4" w:space="0" w:color="auto"/>
              <w:bottom w:val="single" w:sz="4" w:space="0" w:color="auto"/>
              <w:right w:val="single" w:sz="4" w:space="0" w:color="auto"/>
            </w:tcBorders>
            <w:noWrap/>
          </w:tcPr>
          <w:p ns2:paraId="2866297A" ns2:textId="77777777" w:rsidR="00011E26" w:rsidRDefault="00011E26">
            <w:pPr>
              <w:pStyle w:val="TableCenter"/>
              <w:keepNext/>
              <w:rPr>
                <w:sz w:val="18"/>
                <w:szCs w:val="18"/>
              </w:rPr>
            </w:pPr>
            <w:r>
              <w:rPr>
                <w:sz w:val="18"/>
                <w:szCs w:val="18"/>
              </w:rPr>
              <w:t>0.033</w:t>
            </w:r>
          </w:p>
        </w:tc>
        <w:tc>
          <w:tcPr>
            <w:tcW w:w="1158" w:type="dxa"/>
            <w:tcBorders>
              <w:top w:val="single" w:sz="4" w:space="0" w:color="auto"/>
              <w:left w:val="single" w:sz="4" w:space="0" w:color="auto"/>
              <w:bottom w:val="single" w:sz="4" w:space="0" w:color="auto"/>
              <w:right w:val="single" w:sz="4" w:space="0" w:color="auto"/>
            </w:tcBorders>
            <w:noWrap/>
          </w:tcPr>
          <w:p ns2:paraId="72520715" ns2:textId="77777777" w:rsidR="00011E26" w:rsidRDefault="00011E26">
            <w:pPr>
              <w:pStyle w:val="TableCenter"/>
              <w:keepNext/>
              <w:rPr>
                <w:sz w:val="18"/>
                <w:szCs w:val="18"/>
              </w:rPr>
            </w:pPr>
            <w:r w:rsidRPr="00D02326">
              <w:rPr>
                <w:sz w:val="18"/>
                <w:szCs w:val="18"/>
              </w:rPr>
              <w:t>0</w:t>
            </w:r>
          </w:p>
        </w:tc>
      </w:tr>
      <w:tr w:rsidR="00011E26" w:rsidRPr="00063B5C" ns2:paraId="0D53972B" ns2:textId="77777777" w:rsidTr="00011E26">
        <w:trPr>
          <w:trHeight w:val="260"/>
          <w:jc w:val="center"/>
        </w:trPr>
        <w:tc>
          <w:tcPr>
            <w:tcW w:w="1573" w:type="dxa"/>
            <w:vMerge/>
            <w:tcBorders>
              <w:left w:val="single" w:sz="4" w:space="0" w:color="auto"/>
              <w:right w:val="single" w:sz="4" w:space="0" w:color="auto"/>
            </w:tcBorders>
          </w:tcPr>
          <w:p ns2:paraId="7D0ED4FF" ns2:textId="77777777" w:rsidR="00011E26" w:rsidRDefault="00011E26">
            <w:pPr>
              <w:pStyle w:val="TableCenter"/>
              <w:keepNext/>
              <w:rPr>
                <w:sz w:val="18"/>
                <w:szCs w:val="18"/>
              </w:rPr>
            </w:pPr>
          </w:p>
        </w:tc>
        <w:tc>
          <w:tcPr>
            <w:tcW w:w="1573" w:type="dxa"/>
            <w:vMerge w:val="restart"/>
            <w:tcBorders>
              <w:top w:val="single" w:sz="4" w:space="0" w:color="auto"/>
              <w:left w:val="single" w:sz="4" w:space="0" w:color="auto"/>
              <w:bottom w:val="single" w:sz="4" w:space="0" w:color="auto"/>
              <w:right w:val="single" w:sz="4" w:space="0" w:color="auto"/>
            </w:tcBorders>
            <w:noWrap/>
            <w:hideMark/>
          </w:tcPr>
          <w:p ns2:paraId="5DD6073F" ns2:textId="23B54B19" w:rsidR="00011E26" w:rsidRPr="00063B5C" w:rsidRDefault="00011E26">
            <w:pPr>
              <w:pStyle w:val="TableCenter"/>
              <w:keepNext/>
              <w:rPr>
                <w:sz w:val="18"/>
                <w:szCs w:val="18"/>
              </w:rPr>
            </w:pPr>
            <w:r>
              <w:rPr>
                <w:sz w:val="18"/>
                <w:szCs w:val="18"/>
              </w:rPr>
              <w:t>5</w:t>
            </w:r>
          </w:p>
        </w:tc>
        <w:tc>
          <w:tcPr>
            <w:tcW w:w="1350" w:type="dxa"/>
            <w:tcBorders>
              <w:top w:val="single" w:sz="4" w:space="0" w:color="auto"/>
              <w:left w:val="single" w:sz="4" w:space="0" w:color="auto"/>
              <w:bottom w:val="single" w:sz="4" w:space="0" w:color="auto"/>
              <w:right w:val="single" w:sz="4" w:space="0" w:color="auto"/>
            </w:tcBorders>
            <w:noWrap/>
            <w:hideMark/>
          </w:tcPr>
          <w:p ns2:paraId="76E0F711" ns2:textId="77777777" w:rsidR="00011E26" w:rsidRPr="00063B5C" w:rsidRDefault="00011E26">
            <w:pPr>
              <w:pStyle w:val="TableCenter"/>
              <w:keepNext/>
              <w:rPr>
                <w:sz w:val="18"/>
                <w:szCs w:val="18"/>
              </w:rPr>
            </w:pPr>
            <w:r w:rsidRPr="00063B5C">
              <w:rPr>
                <w:sz w:val="18"/>
                <w:szCs w:val="18"/>
              </w:rPr>
              <w:t>AUC</w:t>
            </w:r>
            <w:r>
              <w:rPr>
                <w:sz w:val="18"/>
                <w:szCs w:val="18"/>
                <w:vertAlign w:val="subscript"/>
              </w:rPr>
              <w:t>last</w:t>
            </w:r>
          </w:p>
        </w:tc>
        <w:tc>
          <w:tcPr>
            <w:tcW w:w="1350" w:type="dxa"/>
            <w:tcBorders>
              <w:top w:val="single" w:sz="4" w:space="0" w:color="auto"/>
              <w:left w:val="single" w:sz="4" w:space="0" w:color="auto"/>
              <w:bottom w:val="single" w:sz="4" w:space="0" w:color="auto"/>
              <w:right w:val="single" w:sz="4" w:space="0" w:color="auto"/>
            </w:tcBorders>
            <w:noWrap/>
            <w:hideMark/>
          </w:tcPr>
          <w:p ns2:paraId="2F7338B2" ns2:textId="77777777" w:rsidR="00011E26" w:rsidRPr="00063B5C" w:rsidRDefault="00011E26">
            <w:pPr>
              <w:pStyle w:val="TableCenter"/>
              <w:keepNext/>
              <w:rPr>
                <w:sz w:val="18"/>
                <w:szCs w:val="18"/>
              </w:rPr>
            </w:pPr>
            <w:r>
              <w:rPr>
                <w:sz w:val="18"/>
                <w:szCs w:val="18"/>
              </w:rPr>
              <w:t>ng</w:t>
            </w:r>
            <w:r w:rsidRPr="00063B5C">
              <w:rPr>
                <w:sz w:val="18"/>
                <w:szCs w:val="18"/>
              </w:rPr>
              <w:t>*</w:t>
            </w:r>
            <w:r>
              <w:rPr>
                <w:sz w:val="18"/>
                <w:szCs w:val="18"/>
              </w:rPr>
              <w:t>h/mL</w:t>
            </w:r>
          </w:p>
        </w:tc>
        <w:tc>
          <w:tcPr>
            <w:tcW w:w="1158" w:type="dxa"/>
            <w:tcBorders>
              <w:top w:val="single" w:sz="4" w:space="0" w:color="auto"/>
              <w:left w:val="single" w:sz="4" w:space="0" w:color="auto"/>
              <w:bottom w:val="single" w:sz="4" w:space="0" w:color="auto"/>
              <w:right w:val="single" w:sz="4" w:space="0" w:color="auto"/>
            </w:tcBorders>
            <w:noWrap/>
          </w:tcPr>
          <w:p ns2:paraId="7252BF55" ns2:textId="77777777" w:rsidR="00011E26" w:rsidRPr="00063B5C" w:rsidRDefault="00011E26">
            <w:pPr>
              <w:pStyle w:val="TableCenter"/>
              <w:keepNext/>
              <w:rPr>
                <w:sz w:val="18"/>
                <w:szCs w:val="18"/>
              </w:rPr>
            </w:pPr>
            <w:r>
              <w:rPr>
                <w:sz w:val="18"/>
                <w:szCs w:val="18"/>
              </w:rPr>
              <w:t>1090</w:t>
            </w:r>
          </w:p>
        </w:tc>
        <w:tc>
          <w:tcPr>
            <w:tcW w:w="1158" w:type="dxa"/>
            <w:tcBorders>
              <w:top w:val="single" w:sz="4" w:space="0" w:color="auto"/>
              <w:left w:val="single" w:sz="4" w:space="0" w:color="auto"/>
              <w:bottom w:val="single" w:sz="4" w:space="0" w:color="auto"/>
              <w:right w:val="single" w:sz="4" w:space="0" w:color="auto"/>
            </w:tcBorders>
            <w:noWrap/>
          </w:tcPr>
          <w:p ns2:paraId="6B830255" ns2:textId="77777777" w:rsidR="00011E26" w:rsidRPr="00063B5C" w:rsidRDefault="00011E26">
            <w:pPr>
              <w:pStyle w:val="TableCenter"/>
              <w:keepNext/>
              <w:rPr>
                <w:sz w:val="18"/>
                <w:szCs w:val="18"/>
              </w:rPr>
            </w:pPr>
            <w:r>
              <w:rPr>
                <w:sz w:val="18"/>
                <w:szCs w:val="18"/>
              </w:rPr>
              <w:t>127</w:t>
            </w:r>
          </w:p>
        </w:tc>
        <w:tc>
          <w:tcPr>
            <w:tcW w:w="1158" w:type="dxa"/>
            <w:tcBorders>
              <w:top w:val="single" w:sz="4" w:space="0" w:color="auto"/>
              <w:left w:val="single" w:sz="4" w:space="0" w:color="auto"/>
              <w:bottom w:val="single" w:sz="4" w:space="0" w:color="auto"/>
              <w:right w:val="single" w:sz="4" w:space="0" w:color="auto"/>
            </w:tcBorders>
            <w:noWrap/>
          </w:tcPr>
          <w:p ns2:paraId="1BFD6ACC" ns2:textId="77777777" w:rsidR="00011E26" w:rsidRPr="00063B5C" w:rsidRDefault="00011E26">
            <w:pPr>
              <w:pStyle w:val="TableCenter"/>
              <w:keepNext/>
              <w:rPr>
                <w:sz w:val="18"/>
                <w:szCs w:val="18"/>
              </w:rPr>
            </w:pPr>
            <w:r>
              <w:rPr>
                <w:sz w:val="18"/>
                <w:szCs w:val="18"/>
              </w:rPr>
              <w:t>809</w:t>
            </w:r>
          </w:p>
        </w:tc>
        <w:tc>
          <w:tcPr>
            <w:tcW w:w="1158" w:type="dxa"/>
            <w:tcBorders>
              <w:top w:val="single" w:sz="4" w:space="0" w:color="auto"/>
              <w:left w:val="single" w:sz="4" w:space="0" w:color="auto"/>
              <w:bottom w:val="single" w:sz="4" w:space="0" w:color="auto"/>
              <w:right w:val="single" w:sz="4" w:space="0" w:color="auto"/>
            </w:tcBorders>
            <w:noWrap/>
          </w:tcPr>
          <w:p ns2:paraId="63F6C795" ns2:textId="77777777" w:rsidR="00011E26" w:rsidRPr="00063B5C" w:rsidRDefault="00011E26">
            <w:pPr>
              <w:pStyle w:val="TableCenter"/>
              <w:keepNext/>
              <w:rPr>
                <w:sz w:val="18"/>
                <w:szCs w:val="18"/>
              </w:rPr>
            </w:pPr>
            <w:r>
              <w:rPr>
                <w:sz w:val="18"/>
                <w:szCs w:val="18"/>
              </w:rPr>
              <w:t>164</w:t>
            </w:r>
          </w:p>
        </w:tc>
      </w:tr>
      <w:tr w:rsidR="00011E26" w:rsidRPr="00063B5C" ns2:paraId="2E10D8EB" ns2:textId="77777777" w:rsidTr="00011E26">
        <w:trPr>
          <w:trHeight w:val="260"/>
          <w:jc w:val="center"/>
        </w:trPr>
        <w:tc>
          <w:tcPr>
            <w:tcW w:w="1573" w:type="dxa"/>
            <w:vMerge/>
            <w:tcBorders>
              <w:left w:val="single" w:sz="4" w:space="0" w:color="auto"/>
              <w:right w:val="single" w:sz="4" w:space="0" w:color="auto"/>
            </w:tcBorders>
          </w:tcPr>
          <w:p ns2:paraId="319824DF" ns2:textId="77777777" w:rsidR="00011E26" w:rsidRPr="00063B5C" w:rsidRDefault="00011E26">
            <w:pPr>
              <w:pStyle w:val="TableCenter"/>
              <w:keepNext/>
              <w:rPr>
                <w:sz w:val="18"/>
                <w:szCs w:val="18"/>
              </w:rPr>
            </w:pPr>
          </w:p>
        </w:tc>
        <w:tc>
          <w:tcPr>
            <w:tcW w:w="1573" w:type="dxa"/>
            <w:vMerge/>
            <w:tcBorders>
              <w:top w:val="single" w:sz="4" w:space="0" w:color="auto"/>
              <w:left w:val="single" w:sz="4" w:space="0" w:color="auto"/>
              <w:bottom w:val="single" w:sz="4" w:space="0" w:color="auto"/>
              <w:right w:val="single" w:sz="4" w:space="0" w:color="auto"/>
            </w:tcBorders>
            <w:noWrap/>
          </w:tcPr>
          <w:p ns2:paraId="5ADAFFA5" ns2:textId="670E7B2C" w:rsidR="00011E26" w:rsidRPr="00063B5C" w:rsidRDefault="00011E26">
            <w:pPr>
              <w:pStyle w:val="TableCenter"/>
              <w:keepNext/>
              <w:rPr>
                <w:sz w:val="18"/>
                <w:szCs w:val="18"/>
              </w:rPr>
            </w:pPr>
          </w:p>
        </w:tc>
        <w:tc>
          <w:tcPr>
            <w:tcW w:w="1350" w:type="dxa"/>
            <w:tcBorders>
              <w:top w:val="single" w:sz="4" w:space="0" w:color="auto"/>
              <w:left w:val="single" w:sz="4" w:space="0" w:color="auto"/>
              <w:bottom w:val="single" w:sz="4" w:space="0" w:color="auto"/>
              <w:right w:val="single" w:sz="4" w:space="0" w:color="auto"/>
            </w:tcBorders>
            <w:noWrap/>
          </w:tcPr>
          <w:p ns2:paraId="1E8E5188" ns2:textId="77777777" w:rsidR="00011E26" w:rsidRPr="00063B5C" w:rsidRDefault="00011E26">
            <w:pPr>
              <w:pStyle w:val="TableCenter"/>
              <w:keepNext/>
              <w:rPr>
                <w:sz w:val="18"/>
                <w:szCs w:val="18"/>
              </w:rPr>
            </w:pPr>
            <w:r>
              <w:rPr>
                <w:sz w:val="18"/>
                <w:szCs w:val="18"/>
              </w:rPr>
              <w:t>C</w:t>
            </w:r>
            <w:r w:rsidRPr="001B0147">
              <w:rPr>
                <w:sz w:val="18"/>
                <w:szCs w:val="18"/>
                <w:vertAlign w:val="subscript"/>
              </w:rPr>
              <w:t>max</w:t>
            </w:r>
          </w:p>
        </w:tc>
        <w:tc>
          <w:tcPr>
            <w:tcW w:w="1350" w:type="dxa"/>
            <w:tcBorders>
              <w:top w:val="single" w:sz="4" w:space="0" w:color="auto"/>
              <w:left w:val="single" w:sz="4" w:space="0" w:color="auto"/>
              <w:bottom w:val="single" w:sz="4" w:space="0" w:color="auto"/>
              <w:right w:val="single" w:sz="4" w:space="0" w:color="auto"/>
            </w:tcBorders>
            <w:noWrap/>
          </w:tcPr>
          <w:p ns2:paraId="54DA9A28" ns2:textId="77777777" w:rsidR="00011E26" w:rsidRPr="00063B5C" w:rsidRDefault="00011E26">
            <w:pPr>
              <w:pStyle w:val="TableCenter"/>
              <w:keepNext/>
              <w:rPr>
                <w:sz w:val="18"/>
                <w:szCs w:val="18"/>
              </w:rPr>
            </w:pPr>
            <w:r>
              <w:rPr>
                <w:sz w:val="18"/>
                <w:szCs w:val="18"/>
              </w:rPr>
              <w:t>ng/mL</w:t>
            </w:r>
          </w:p>
        </w:tc>
        <w:tc>
          <w:tcPr>
            <w:tcW w:w="1158" w:type="dxa"/>
            <w:tcBorders>
              <w:top w:val="single" w:sz="4" w:space="0" w:color="auto"/>
              <w:left w:val="single" w:sz="4" w:space="0" w:color="auto"/>
              <w:bottom w:val="single" w:sz="4" w:space="0" w:color="auto"/>
              <w:right w:val="single" w:sz="4" w:space="0" w:color="auto"/>
            </w:tcBorders>
            <w:noWrap/>
          </w:tcPr>
          <w:p ns2:paraId="6158E2DF" ns2:textId="77777777" w:rsidR="00011E26" w:rsidRPr="00063B5C" w:rsidRDefault="00011E26">
            <w:pPr>
              <w:pStyle w:val="TableCenter"/>
              <w:keepNext/>
              <w:rPr>
                <w:sz w:val="18"/>
                <w:szCs w:val="18"/>
              </w:rPr>
            </w:pPr>
            <w:r>
              <w:rPr>
                <w:sz w:val="18"/>
                <w:szCs w:val="18"/>
              </w:rPr>
              <w:t>4140</w:t>
            </w:r>
          </w:p>
        </w:tc>
        <w:tc>
          <w:tcPr>
            <w:tcW w:w="1158" w:type="dxa"/>
            <w:tcBorders>
              <w:top w:val="single" w:sz="4" w:space="0" w:color="auto"/>
              <w:left w:val="single" w:sz="4" w:space="0" w:color="auto"/>
              <w:bottom w:val="single" w:sz="4" w:space="0" w:color="auto"/>
              <w:right w:val="single" w:sz="4" w:space="0" w:color="auto"/>
            </w:tcBorders>
            <w:noWrap/>
          </w:tcPr>
          <w:p ns2:paraId="2A0465E5" ns2:textId="77777777" w:rsidR="00011E26" w:rsidRPr="00063B5C" w:rsidRDefault="00011E26">
            <w:pPr>
              <w:pStyle w:val="TableCenter"/>
              <w:keepNext/>
              <w:rPr>
                <w:sz w:val="18"/>
                <w:szCs w:val="18"/>
              </w:rPr>
            </w:pPr>
            <w:r>
              <w:rPr>
                <w:sz w:val="18"/>
                <w:szCs w:val="18"/>
              </w:rPr>
              <w:t>1380</w:t>
            </w:r>
          </w:p>
        </w:tc>
        <w:tc>
          <w:tcPr>
            <w:tcW w:w="1158" w:type="dxa"/>
            <w:tcBorders>
              <w:top w:val="single" w:sz="4" w:space="0" w:color="auto"/>
              <w:left w:val="single" w:sz="4" w:space="0" w:color="auto"/>
              <w:bottom w:val="single" w:sz="4" w:space="0" w:color="auto"/>
              <w:right w:val="single" w:sz="4" w:space="0" w:color="auto"/>
            </w:tcBorders>
            <w:noWrap/>
          </w:tcPr>
          <w:p ns2:paraId="05C5D6B7" ns2:textId="77777777" w:rsidR="00011E26" w:rsidRPr="00063B5C" w:rsidRDefault="00011E26">
            <w:pPr>
              <w:pStyle w:val="TableCenter"/>
              <w:keepNext/>
              <w:rPr>
                <w:sz w:val="18"/>
                <w:szCs w:val="18"/>
              </w:rPr>
            </w:pPr>
            <w:r>
              <w:rPr>
                <w:sz w:val="18"/>
                <w:szCs w:val="18"/>
              </w:rPr>
              <w:t>4370</w:t>
            </w:r>
          </w:p>
        </w:tc>
        <w:tc>
          <w:tcPr>
            <w:tcW w:w="1158" w:type="dxa"/>
            <w:tcBorders>
              <w:top w:val="single" w:sz="4" w:space="0" w:color="auto"/>
              <w:left w:val="single" w:sz="4" w:space="0" w:color="auto"/>
              <w:bottom w:val="single" w:sz="4" w:space="0" w:color="auto"/>
              <w:right w:val="single" w:sz="4" w:space="0" w:color="auto"/>
            </w:tcBorders>
            <w:noWrap/>
          </w:tcPr>
          <w:p ns2:paraId="11CAD9C3" ns2:textId="77777777" w:rsidR="00011E26" w:rsidRPr="00063B5C" w:rsidRDefault="00011E26">
            <w:pPr>
              <w:pStyle w:val="TableCenter"/>
              <w:keepNext/>
              <w:rPr>
                <w:sz w:val="18"/>
                <w:szCs w:val="18"/>
              </w:rPr>
            </w:pPr>
            <w:r>
              <w:rPr>
                <w:sz w:val="18"/>
                <w:szCs w:val="18"/>
              </w:rPr>
              <w:t>1490</w:t>
            </w:r>
          </w:p>
        </w:tc>
      </w:tr>
      <w:tr w:rsidR="00011E26" w:rsidRPr="00063B5C" ns2:paraId="082872AF" ns2:textId="77777777" w:rsidTr="00011E26">
        <w:trPr>
          <w:jc w:val="center"/>
        </w:trPr>
        <w:tc>
          <w:tcPr>
            <w:tcW w:w="1573" w:type="dxa"/>
            <w:vMerge/>
            <w:tcBorders>
              <w:left w:val="single" w:sz="4" w:space="0" w:color="auto"/>
              <w:right w:val="single" w:sz="4" w:space="0" w:color="auto"/>
            </w:tcBorders>
          </w:tcPr>
          <w:p ns2:paraId="04896E0A" ns2:textId="77777777" w:rsidR="00011E26" w:rsidRPr="00063B5C" w:rsidRDefault="00011E26">
            <w:pPr>
              <w:pStyle w:val="TableCenter"/>
              <w:keepNext/>
              <w:rPr>
                <w:sz w:val="18"/>
                <w:szCs w:val="18"/>
              </w:rPr>
            </w:pPr>
          </w:p>
        </w:tc>
        <w:tc>
          <w:tcPr>
            <w:tcW w:w="1573" w:type="dxa"/>
            <w:vMerge/>
            <w:tcBorders>
              <w:top w:val="single" w:sz="4" w:space="0" w:color="auto"/>
              <w:left w:val="single" w:sz="4" w:space="0" w:color="auto"/>
              <w:bottom w:val="single" w:sz="4" w:space="0" w:color="auto"/>
              <w:right w:val="single" w:sz="4" w:space="0" w:color="auto"/>
            </w:tcBorders>
            <w:noWrap/>
          </w:tcPr>
          <w:p ns2:paraId="575E895C" ns2:textId="4BCCA2AC" w:rsidR="00011E26" w:rsidRPr="00063B5C" w:rsidRDefault="00011E26">
            <w:pPr>
              <w:pStyle w:val="TableCenter"/>
              <w:keepNext/>
              <w:rPr>
                <w:sz w:val="18"/>
                <w:szCs w:val="18"/>
              </w:rPr>
            </w:pPr>
          </w:p>
        </w:tc>
        <w:tc>
          <w:tcPr>
            <w:tcW w:w="1350" w:type="dxa"/>
            <w:tcBorders>
              <w:top w:val="single" w:sz="4" w:space="0" w:color="auto"/>
              <w:left w:val="single" w:sz="4" w:space="0" w:color="auto"/>
              <w:bottom w:val="single" w:sz="4" w:space="0" w:color="auto"/>
              <w:right w:val="single" w:sz="4" w:space="0" w:color="auto"/>
            </w:tcBorders>
            <w:noWrap/>
          </w:tcPr>
          <w:p ns2:paraId="60C86E07" ns2:textId="77777777" w:rsidR="00011E26" w:rsidRPr="00063B5C" w:rsidRDefault="00011E26">
            <w:pPr>
              <w:pStyle w:val="TableCenter"/>
              <w:keepNext/>
              <w:rPr>
                <w:sz w:val="18"/>
                <w:szCs w:val="18"/>
              </w:rPr>
            </w:pPr>
            <w:r w:rsidRPr="00D02326">
              <w:rPr>
                <w:sz w:val="18"/>
                <w:szCs w:val="18"/>
              </w:rPr>
              <w:t>T</w:t>
            </w:r>
            <w:r w:rsidRPr="00D02326">
              <w:rPr>
                <w:sz w:val="18"/>
                <w:szCs w:val="18"/>
                <w:vertAlign w:val="subscript"/>
              </w:rPr>
              <w:t>max</w:t>
            </w:r>
          </w:p>
        </w:tc>
        <w:tc>
          <w:tcPr>
            <w:tcW w:w="1350" w:type="dxa"/>
            <w:tcBorders>
              <w:top w:val="single" w:sz="4" w:space="0" w:color="auto"/>
              <w:left w:val="single" w:sz="4" w:space="0" w:color="auto"/>
              <w:bottom w:val="single" w:sz="4" w:space="0" w:color="auto"/>
              <w:right w:val="single" w:sz="4" w:space="0" w:color="auto"/>
            </w:tcBorders>
            <w:noWrap/>
          </w:tcPr>
          <w:p ns2:paraId="0431FA0F" ns2:textId="77777777" w:rsidR="00011E26" w:rsidRPr="00063B5C" w:rsidRDefault="00011E26">
            <w:pPr>
              <w:pStyle w:val="TableCenter"/>
              <w:keepNext/>
              <w:rPr>
                <w:sz w:val="18"/>
                <w:szCs w:val="18"/>
              </w:rPr>
            </w:pPr>
            <w:r>
              <w:rPr>
                <w:sz w:val="18"/>
                <w:szCs w:val="18"/>
              </w:rPr>
              <w:t>h</w:t>
            </w:r>
          </w:p>
        </w:tc>
        <w:tc>
          <w:tcPr>
            <w:tcW w:w="1158" w:type="dxa"/>
            <w:tcBorders>
              <w:top w:val="single" w:sz="4" w:space="0" w:color="auto"/>
              <w:left w:val="single" w:sz="4" w:space="0" w:color="auto"/>
              <w:bottom w:val="single" w:sz="4" w:space="0" w:color="auto"/>
              <w:right w:val="single" w:sz="4" w:space="0" w:color="auto"/>
            </w:tcBorders>
            <w:noWrap/>
          </w:tcPr>
          <w:p ns2:paraId="0C52BA10" ns2:textId="77777777" w:rsidR="00011E26" w:rsidRDefault="00011E26">
            <w:pPr>
              <w:pStyle w:val="TableCenter"/>
              <w:keepNext/>
              <w:rPr>
                <w:sz w:val="18"/>
                <w:szCs w:val="18"/>
              </w:rPr>
            </w:pPr>
            <w:r>
              <w:rPr>
                <w:sz w:val="18"/>
                <w:szCs w:val="18"/>
              </w:rPr>
              <w:t>0.033</w:t>
            </w:r>
          </w:p>
        </w:tc>
        <w:tc>
          <w:tcPr>
            <w:tcW w:w="1158" w:type="dxa"/>
            <w:tcBorders>
              <w:top w:val="single" w:sz="4" w:space="0" w:color="auto"/>
              <w:left w:val="single" w:sz="4" w:space="0" w:color="auto"/>
              <w:bottom w:val="single" w:sz="4" w:space="0" w:color="auto"/>
              <w:right w:val="single" w:sz="4" w:space="0" w:color="auto"/>
            </w:tcBorders>
            <w:noWrap/>
          </w:tcPr>
          <w:p ns2:paraId="5CB8BC85" ns2:textId="77777777" w:rsidR="00011E26" w:rsidRDefault="00011E26">
            <w:pPr>
              <w:pStyle w:val="TableCenter"/>
              <w:keepNext/>
              <w:rPr>
                <w:sz w:val="18"/>
                <w:szCs w:val="18"/>
              </w:rPr>
            </w:pPr>
            <w:r w:rsidRPr="00D02326">
              <w:rPr>
                <w:sz w:val="18"/>
                <w:szCs w:val="18"/>
              </w:rPr>
              <w:t>0</w:t>
            </w:r>
          </w:p>
        </w:tc>
        <w:tc>
          <w:tcPr>
            <w:tcW w:w="1158" w:type="dxa"/>
            <w:tcBorders>
              <w:top w:val="single" w:sz="4" w:space="0" w:color="auto"/>
              <w:left w:val="single" w:sz="4" w:space="0" w:color="auto"/>
              <w:bottom w:val="single" w:sz="4" w:space="0" w:color="auto"/>
              <w:right w:val="single" w:sz="4" w:space="0" w:color="auto"/>
            </w:tcBorders>
            <w:noWrap/>
          </w:tcPr>
          <w:p ns2:paraId="362529D0" ns2:textId="77777777" w:rsidR="00011E26" w:rsidRDefault="00011E26">
            <w:pPr>
              <w:pStyle w:val="TableCenter"/>
              <w:keepNext/>
              <w:rPr>
                <w:sz w:val="18"/>
                <w:szCs w:val="18"/>
              </w:rPr>
            </w:pPr>
            <w:r>
              <w:rPr>
                <w:sz w:val="18"/>
                <w:szCs w:val="18"/>
              </w:rPr>
              <w:t>0.033</w:t>
            </w:r>
          </w:p>
        </w:tc>
        <w:tc>
          <w:tcPr>
            <w:tcW w:w="1158" w:type="dxa"/>
            <w:tcBorders>
              <w:top w:val="single" w:sz="4" w:space="0" w:color="auto"/>
              <w:left w:val="single" w:sz="4" w:space="0" w:color="auto"/>
              <w:bottom w:val="single" w:sz="4" w:space="0" w:color="auto"/>
              <w:right w:val="single" w:sz="4" w:space="0" w:color="auto"/>
            </w:tcBorders>
            <w:noWrap/>
          </w:tcPr>
          <w:p ns2:paraId="4AC1CED4" ns2:textId="77777777" w:rsidR="00011E26" w:rsidRDefault="00011E26">
            <w:pPr>
              <w:pStyle w:val="TableCenter"/>
              <w:keepNext/>
              <w:rPr>
                <w:sz w:val="18"/>
                <w:szCs w:val="18"/>
              </w:rPr>
            </w:pPr>
            <w:r w:rsidRPr="00D02326">
              <w:rPr>
                <w:sz w:val="18"/>
                <w:szCs w:val="18"/>
              </w:rPr>
              <w:t>0</w:t>
            </w:r>
          </w:p>
        </w:tc>
      </w:tr>
      <w:tr w:rsidR="00011E26" w:rsidRPr="00063B5C" ns2:paraId="14B20205" ns2:textId="77777777" w:rsidTr="00011E26">
        <w:trPr>
          <w:trHeight w:val="260"/>
          <w:jc w:val="center"/>
        </w:trPr>
        <w:tc>
          <w:tcPr>
            <w:tcW w:w="1573" w:type="dxa"/>
            <w:vMerge/>
            <w:tcBorders>
              <w:left w:val="single" w:sz="4" w:space="0" w:color="auto"/>
              <w:right w:val="single" w:sz="4" w:space="0" w:color="auto"/>
            </w:tcBorders>
          </w:tcPr>
          <w:p ns2:paraId="219E98F2" ns2:textId="77777777" w:rsidR="00011E26" w:rsidRDefault="00011E26">
            <w:pPr>
              <w:pStyle w:val="TableCenter"/>
              <w:keepNext/>
              <w:rPr>
                <w:sz w:val="18"/>
                <w:szCs w:val="18"/>
              </w:rPr>
            </w:pPr>
          </w:p>
        </w:tc>
        <w:tc>
          <w:tcPr>
            <w:tcW w:w="1573" w:type="dxa"/>
            <w:vMerge w:val="restart"/>
            <w:tcBorders>
              <w:top w:val="single" w:sz="4" w:space="0" w:color="auto"/>
              <w:left w:val="single" w:sz="4" w:space="0" w:color="auto"/>
              <w:bottom w:val="single" w:sz="4" w:space="0" w:color="auto"/>
              <w:right w:val="single" w:sz="4" w:space="0" w:color="auto"/>
            </w:tcBorders>
            <w:noWrap/>
            <w:hideMark/>
          </w:tcPr>
          <w:p ns2:paraId="12C46AFC" ns2:textId="6DF315F7" w:rsidR="00011E26" w:rsidRPr="00063B5C" w:rsidRDefault="00011E26">
            <w:pPr>
              <w:pStyle w:val="TableCenter"/>
              <w:keepNext/>
              <w:rPr>
                <w:sz w:val="18"/>
                <w:szCs w:val="18"/>
              </w:rPr>
            </w:pPr>
            <w:r>
              <w:rPr>
                <w:sz w:val="18"/>
                <w:szCs w:val="18"/>
              </w:rPr>
              <w:t>15</w:t>
            </w:r>
          </w:p>
        </w:tc>
        <w:tc>
          <w:tcPr>
            <w:tcW w:w="1350" w:type="dxa"/>
            <w:tcBorders>
              <w:top w:val="single" w:sz="4" w:space="0" w:color="auto"/>
              <w:left w:val="single" w:sz="4" w:space="0" w:color="auto"/>
              <w:bottom w:val="single" w:sz="4" w:space="0" w:color="auto"/>
              <w:right w:val="single" w:sz="4" w:space="0" w:color="auto"/>
            </w:tcBorders>
            <w:noWrap/>
            <w:hideMark/>
          </w:tcPr>
          <w:p ns2:paraId="1448FCFF" ns2:textId="77777777" w:rsidR="00011E26" w:rsidRPr="00063B5C" w:rsidRDefault="00011E26">
            <w:pPr>
              <w:pStyle w:val="TableCenter"/>
              <w:keepNext/>
              <w:rPr>
                <w:sz w:val="18"/>
                <w:szCs w:val="18"/>
              </w:rPr>
            </w:pPr>
            <w:r w:rsidRPr="00063B5C">
              <w:rPr>
                <w:sz w:val="18"/>
                <w:szCs w:val="18"/>
              </w:rPr>
              <w:t>AUC</w:t>
            </w:r>
            <w:r>
              <w:rPr>
                <w:sz w:val="18"/>
                <w:szCs w:val="18"/>
                <w:vertAlign w:val="subscript"/>
              </w:rPr>
              <w:t>last</w:t>
            </w:r>
          </w:p>
        </w:tc>
        <w:tc>
          <w:tcPr>
            <w:tcW w:w="1350" w:type="dxa"/>
            <w:tcBorders>
              <w:top w:val="single" w:sz="4" w:space="0" w:color="auto"/>
              <w:left w:val="single" w:sz="4" w:space="0" w:color="auto"/>
              <w:bottom w:val="single" w:sz="4" w:space="0" w:color="auto"/>
              <w:right w:val="single" w:sz="4" w:space="0" w:color="auto"/>
            </w:tcBorders>
            <w:noWrap/>
            <w:hideMark/>
          </w:tcPr>
          <w:p ns2:paraId="4F1E85FF" ns2:textId="77777777" w:rsidR="00011E26" w:rsidRPr="00063B5C" w:rsidRDefault="00011E26">
            <w:pPr>
              <w:pStyle w:val="TableCenter"/>
              <w:keepNext/>
              <w:rPr>
                <w:sz w:val="18"/>
                <w:szCs w:val="18"/>
              </w:rPr>
            </w:pPr>
            <w:r>
              <w:rPr>
                <w:sz w:val="18"/>
                <w:szCs w:val="18"/>
              </w:rPr>
              <w:t>ng</w:t>
            </w:r>
            <w:r w:rsidRPr="00063B5C">
              <w:rPr>
                <w:sz w:val="18"/>
                <w:szCs w:val="18"/>
              </w:rPr>
              <w:t>*</w:t>
            </w:r>
            <w:r>
              <w:rPr>
                <w:sz w:val="18"/>
                <w:szCs w:val="18"/>
              </w:rPr>
              <w:t>h/mL</w:t>
            </w:r>
          </w:p>
        </w:tc>
        <w:tc>
          <w:tcPr>
            <w:tcW w:w="1158" w:type="dxa"/>
            <w:tcBorders>
              <w:top w:val="single" w:sz="4" w:space="0" w:color="auto"/>
              <w:left w:val="single" w:sz="4" w:space="0" w:color="auto"/>
              <w:bottom w:val="single" w:sz="4" w:space="0" w:color="auto"/>
              <w:right w:val="single" w:sz="4" w:space="0" w:color="auto"/>
            </w:tcBorders>
            <w:noWrap/>
          </w:tcPr>
          <w:p ns2:paraId="61076CCA" ns2:textId="77777777" w:rsidR="00011E26" w:rsidRPr="00063B5C" w:rsidRDefault="00011E26">
            <w:pPr>
              <w:pStyle w:val="TableCenter"/>
              <w:keepNext/>
              <w:rPr>
                <w:sz w:val="18"/>
                <w:szCs w:val="18"/>
              </w:rPr>
            </w:pPr>
            <w:r>
              <w:rPr>
                <w:sz w:val="18"/>
                <w:szCs w:val="18"/>
              </w:rPr>
              <w:t>3800</w:t>
            </w:r>
          </w:p>
        </w:tc>
        <w:tc>
          <w:tcPr>
            <w:tcW w:w="1158" w:type="dxa"/>
            <w:tcBorders>
              <w:top w:val="single" w:sz="4" w:space="0" w:color="auto"/>
              <w:left w:val="single" w:sz="4" w:space="0" w:color="auto"/>
              <w:bottom w:val="single" w:sz="4" w:space="0" w:color="auto"/>
              <w:right w:val="single" w:sz="4" w:space="0" w:color="auto"/>
            </w:tcBorders>
            <w:noWrap/>
          </w:tcPr>
          <w:p ns2:paraId="74E56376" ns2:textId="77777777" w:rsidR="00011E26" w:rsidRPr="00063B5C" w:rsidRDefault="00011E26">
            <w:pPr>
              <w:pStyle w:val="TableCenter"/>
              <w:keepNext/>
              <w:rPr>
                <w:sz w:val="18"/>
                <w:szCs w:val="18"/>
              </w:rPr>
            </w:pPr>
            <w:r>
              <w:rPr>
                <w:sz w:val="18"/>
                <w:szCs w:val="18"/>
              </w:rPr>
              <w:t>331</w:t>
            </w:r>
          </w:p>
        </w:tc>
        <w:tc>
          <w:tcPr>
            <w:tcW w:w="1158" w:type="dxa"/>
            <w:tcBorders>
              <w:top w:val="single" w:sz="4" w:space="0" w:color="auto"/>
              <w:left w:val="single" w:sz="4" w:space="0" w:color="auto"/>
              <w:bottom w:val="single" w:sz="4" w:space="0" w:color="auto"/>
              <w:right w:val="single" w:sz="4" w:space="0" w:color="auto"/>
            </w:tcBorders>
            <w:noWrap/>
          </w:tcPr>
          <w:p ns2:paraId="1F259D28" ns2:textId="77777777" w:rsidR="00011E26" w:rsidRPr="00063B5C" w:rsidRDefault="00011E26">
            <w:pPr>
              <w:pStyle w:val="TableCenter"/>
              <w:keepNext/>
              <w:rPr>
                <w:sz w:val="18"/>
                <w:szCs w:val="18"/>
              </w:rPr>
            </w:pPr>
            <w:r>
              <w:rPr>
                <w:sz w:val="18"/>
                <w:szCs w:val="18"/>
              </w:rPr>
              <w:t>2660</w:t>
            </w:r>
          </w:p>
        </w:tc>
        <w:tc>
          <w:tcPr>
            <w:tcW w:w="1158" w:type="dxa"/>
            <w:tcBorders>
              <w:top w:val="single" w:sz="4" w:space="0" w:color="auto"/>
              <w:left w:val="single" w:sz="4" w:space="0" w:color="auto"/>
              <w:bottom w:val="single" w:sz="4" w:space="0" w:color="auto"/>
              <w:right w:val="single" w:sz="4" w:space="0" w:color="auto"/>
            </w:tcBorders>
            <w:noWrap/>
          </w:tcPr>
          <w:p ns2:paraId="010AC19B" ns2:textId="77777777" w:rsidR="00011E26" w:rsidRPr="00063B5C" w:rsidRDefault="00011E26">
            <w:pPr>
              <w:pStyle w:val="TableCenter"/>
              <w:keepNext/>
              <w:rPr>
                <w:sz w:val="18"/>
                <w:szCs w:val="18"/>
              </w:rPr>
            </w:pPr>
            <w:r>
              <w:rPr>
                <w:sz w:val="18"/>
                <w:szCs w:val="18"/>
              </w:rPr>
              <w:t>349</w:t>
            </w:r>
          </w:p>
        </w:tc>
      </w:tr>
      <w:tr w:rsidR="00011E26" w:rsidRPr="00063B5C" ns2:paraId="239D8B25" ns2:textId="77777777" w:rsidTr="00011E26">
        <w:trPr>
          <w:trHeight w:val="260"/>
          <w:jc w:val="center"/>
        </w:trPr>
        <w:tc>
          <w:tcPr>
            <w:tcW w:w="1573" w:type="dxa"/>
            <w:vMerge/>
            <w:tcBorders>
              <w:left w:val="single" w:sz="4" w:space="0" w:color="auto"/>
              <w:right w:val="single" w:sz="4" w:space="0" w:color="auto"/>
            </w:tcBorders>
          </w:tcPr>
          <w:p ns2:paraId="435AD3FC" ns2:textId="77777777" w:rsidR="00011E26" w:rsidRPr="00063B5C" w:rsidRDefault="00011E26">
            <w:pPr>
              <w:pStyle w:val="TableCenter"/>
              <w:keepNext/>
              <w:rPr>
                <w:sz w:val="18"/>
                <w:szCs w:val="18"/>
              </w:rPr>
            </w:pPr>
          </w:p>
        </w:tc>
        <w:tc>
          <w:tcPr>
            <w:tcW w:w="1573" w:type="dxa"/>
            <w:vMerge/>
            <w:tcBorders>
              <w:top w:val="single" w:sz="4" w:space="0" w:color="auto"/>
              <w:left w:val="single" w:sz="4" w:space="0" w:color="auto"/>
              <w:bottom w:val="single" w:sz="4" w:space="0" w:color="auto"/>
              <w:right w:val="single" w:sz="4" w:space="0" w:color="auto"/>
            </w:tcBorders>
            <w:noWrap/>
          </w:tcPr>
          <w:p ns2:paraId="0C0441D4" ns2:textId="72B275B7" w:rsidR="00011E26" w:rsidRPr="00063B5C" w:rsidRDefault="00011E26">
            <w:pPr>
              <w:pStyle w:val="TableCenter"/>
              <w:keepNext/>
              <w:rPr>
                <w:sz w:val="18"/>
                <w:szCs w:val="18"/>
              </w:rPr>
            </w:pPr>
          </w:p>
        </w:tc>
        <w:tc>
          <w:tcPr>
            <w:tcW w:w="1350" w:type="dxa"/>
            <w:tcBorders>
              <w:top w:val="single" w:sz="4" w:space="0" w:color="auto"/>
              <w:left w:val="single" w:sz="4" w:space="0" w:color="auto"/>
              <w:bottom w:val="single" w:sz="4" w:space="0" w:color="auto"/>
              <w:right w:val="single" w:sz="4" w:space="0" w:color="auto"/>
            </w:tcBorders>
            <w:noWrap/>
          </w:tcPr>
          <w:p ns2:paraId="1A5E0FFD" ns2:textId="77777777" w:rsidR="00011E26" w:rsidRPr="00063B5C" w:rsidRDefault="00011E26">
            <w:pPr>
              <w:pStyle w:val="TableCenter"/>
              <w:keepNext/>
              <w:rPr>
                <w:sz w:val="18"/>
                <w:szCs w:val="18"/>
              </w:rPr>
            </w:pPr>
            <w:r>
              <w:rPr>
                <w:sz w:val="18"/>
                <w:szCs w:val="18"/>
              </w:rPr>
              <w:t>C</w:t>
            </w:r>
            <w:r w:rsidRPr="001B0147">
              <w:rPr>
                <w:sz w:val="18"/>
                <w:szCs w:val="18"/>
                <w:vertAlign w:val="subscript"/>
              </w:rPr>
              <w:t>max</w:t>
            </w:r>
          </w:p>
        </w:tc>
        <w:tc>
          <w:tcPr>
            <w:tcW w:w="1350" w:type="dxa"/>
            <w:tcBorders>
              <w:top w:val="single" w:sz="4" w:space="0" w:color="auto"/>
              <w:left w:val="single" w:sz="4" w:space="0" w:color="auto"/>
              <w:bottom w:val="single" w:sz="4" w:space="0" w:color="auto"/>
              <w:right w:val="single" w:sz="4" w:space="0" w:color="auto"/>
            </w:tcBorders>
            <w:noWrap/>
          </w:tcPr>
          <w:p ns2:paraId="25980DF4" ns2:textId="77777777" w:rsidR="00011E26" w:rsidRPr="00063B5C" w:rsidRDefault="00011E26">
            <w:pPr>
              <w:pStyle w:val="TableCenter"/>
              <w:keepNext/>
              <w:rPr>
                <w:sz w:val="18"/>
                <w:szCs w:val="18"/>
              </w:rPr>
            </w:pPr>
            <w:r>
              <w:rPr>
                <w:sz w:val="18"/>
                <w:szCs w:val="18"/>
              </w:rPr>
              <w:t>ng/mL</w:t>
            </w:r>
          </w:p>
        </w:tc>
        <w:tc>
          <w:tcPr>
            <w:tcW w:w="1158" w:type="dxa"/>
            <w:tcBorders>
              <w:top w:val="single" w:sz="4" w:space="0" w:color="auto"/>
              <w:left w:val="single" w:sz="4" w:space="0" w:color="auto"/>
              <w:bottom w:val="single" w:sz="4" w:space="0" w:color="auto"/>
              <w:right w:val="single" w:sz="4" w:space="0" w:color="auto"/>
            </w:tcBorders>
            <w:noWrap/>
          </w:tcPr>
          <w:p ns2:paraId="555C0BD7" ns2:textId="77777777" w:rsidR="00011E26" w:rsidRPr="00063B5C" w:rsidRDefault="00011E26">
            <w:pPr>
              <w:pStyle w:val="TableCenter"/>
              <w:keepNext/>
              <w:rPr>
                <w:sz w:val="18"/>
                <w:szCs w:val="18"/>
              </w:rPr>
            </w:pPr>
            <w:r>
              <w:rPr>
                <w:sz w:val="18"/>
                <w:szCs w:val="18"/>
              </w:rPr>
              <w:t>12100</w:t>
            </w:r>
          </w:p>
        </w:tc>
        <w:tc>
          <w:tcPr>
            <w:tcW w:w="1158" w:type="dxa"/>
            <w:tcBorders>
              <w:top w:val="single" w:sz="4" w:space="0" w:color="auto"/>
              <w:left w:val="single" w:sz="4" w:space="0" w:color="auto"/>
              <w:bottom w:val="single" w:sz="4" w:space="0" w:color="auto"/>
              <w:right w:val="single" w:sz="4" w:space="0" w:color="auto"/>
            </w:tcBorders>
            <w:noWrap/>
          </w:tcPr>
          <w:p ns2:paraId="473F1028" ns2:textId="77777777" w:rsidR="00011E26" w:rsidRPr="00063B5C" w:rsidRDefault="00011E26">
            <w:pPr>
              <w:pStyle w:val="TableCenter"/>
              <w:keepNext/>
              <w:rPr>
                <w:sz w:val="18"/>
                <w:szCs w:val="18"/>
              </w:rPr>
            </w:pPr>
            <w:r>
              <w:rPr>
                <w:sz w:val="18"/>
                <w:szCs w:val="18"/>
              </w:rPr>
              <w:t>2310</w:t>
            </w:r>
          </w:p>
        </w:tc>
        <w:tc>
          <w:tcPr>
            <w:tcW w:w="1158" w:type="dxa"/>
            <w:tcBorders>
              <w:top w:val="single" w:sz="4" w:space="0" w:color="auto"/>
              <w:left w:val="single" w:sz="4" w:space="0" w:color="auto"/>
              <w:bottom w:val="single" w:sz="4" w:space="0" w:color="auto"/>
              <w:right w:val="single" w:sz="4" w:space="0" w:color="auto"/>
            </w:tcBorders>
            <w:noWrap/>
          </w:tcPr>
          <w:p ns2:paraId="595BB6FB" ns2:textId="77777777" w:rsidR="00011E26" w:rsidRPr="00063B5C" w:rsidRDefault="00011E26">
            <w:pPr>
              <w:pStyle w:val="TableCenter"/>
              <w:keepNext/>
              <w:rPr>
                <w:sz w:val="18"/>
                <w:szCs w:val="18"/>
              </w:rPr>
            </w:pPr>
            <w:r>
              <w:rPr>
                <w:sz w:val="18"/>
                <w:szCs w:val="18"/>
              </w:rPr>
              <w:t>11300</w:t>
            </w:r>
          </w:p>
        </w:tc>
        <w:tc>
          <w:tcPr>
            <w:tcW w:w="1158" w:type="dxa"/>
            <w:tcBorders>
              <w:top w:val="single" w:sz="4" w:space="0" w:color="auto"/>
              <w:left w:val="single" w:sz="4" w:space="0" w:color="auto"/>
              <w:bottom w:val="single" w:sz="4" w:space="0" w:color="auto"/>
              <w:right w:val="single" w:sz="4" w:space="0" w:color="auto"/>
            </w:tcBorders>
            <w:noWrap/>
          </w:tcPr>
          <w:p ns2:paraId="2E879CF7" ns2:textId="77777777" w:rsidR="00011E26" w:rsidRPr="00063B5C" w:rsidRDefault="00011E26">
            <w:pPr>
              <w:pStyle w:val="TableCenter"/>
              <w:keepNext/>
              <w:rPr>
                <w:sz w:val="18"/>
                <w:szCs w:val="18"/>
              </w:rPr>
            </w:pPr>
            <w:r>
              <w:rPr>
                <w:sz w:val="18"/>
                <w:szCs w:val="18"/>
              </w:rPr>
              <w:t>1800</w:t>
            </w:r>
          </w:p>
        </w:tc>
      </w:tr>
      <w:tr w:rsidR="00011E26" w:rsidRPr="00063B5C" ns2:paraId="525ED8D0" ns2:textId="77777777" w:rsidTr="00011E26">
        <w:trPr>
          <w:jc w:val="center"/>
        </w:trPr>
        <w:tc>
          <w:tcPr>
            <w:tcW w:w="1573" w:type="dxa"/>
            <w:vMerge/>
            <w:tcBorders>
              <w:left w:val="single" w:sz="4" w:space="0" w:color="auto"/>
              <w:bottom w:val="single" w:sz="4" w:space="0" w:color="auto"/>
              <w:right w:val="single" w:sz="4" w:space="0" w:color="auto"/>
            </w:tcBorders>
          </w:tcPr>
          <w:p ns2:paraId="47113401" ns2:textId="77777777" w:rsidR="00011E26" w:rsidRPr="00063B5C" w:rsidRDefault="00011E26">
            <w:pPr>
              <w:pStyle w:val="TableCenter"/>
              <w:keepNext/>
              <w:rPr>
                <w:sz w:val="18"/>
                <w:szCs w:val="18"/>
              </w:rPr>
            </w:pPr>
          </w:p>
        </w:tc>
        <w:tc>
          <w:tcPr>
            <w:tcW w:w="1573" w:type="dxa"/>
            <w:vMerge/>
            <w:tcBorders>
              <w:top w:val="single" w:sz="4" w:space="0" w:color="auto"/>
              <w:left w:val="single" w:sz="4" w:space="0" w:color="auto"/>
              <w:bottom w:val="single" w:sz="4" w:space="0" w:color="auto"/>
              <w:right w:val="single" w:sz="4" w:space="0" w:color="auto"/>
            </w:tcBorders>
            <w:noWrap/>
          </w:tcPr>
          <w:p ns2:paraId="6DEFD4FE" ns2:textId="60A22278" w:rsidR="00011E26" w:rsidRPr="00063B5C" w:rsidRDefault="00011E26">
            <w:pPr>
              <w:pStyle w:val="TableCenter"/>
              <w:keepNext/>
              <w:rPr>
                <w:sz w:val="18"/>
                <w:szCs w:val="18"/>
              </w:rPr>
            </w:pPr>
          </w:p>
        </w:tc>
        <w:tc>
          <w:tcPr>
            <w:tcW w:w="1350" w:type="dxa"/>
            <w:tcBorders>
              <w:top w:val="single" w:sz="4" w:space="0" w:color="auto"/>
              <w:left w:val="single" w:sz="4" w:space="0" w:color="auto"/>
              <w:bottom w:val="single" w:sz="4" w:space="0" w:color="auto"/>
              <w:right w:val="single" w:sz="4" w:space="0" w:color="auto"/>
            </w:tcBorders>
            <w:noWrap/>
          </w:tcPr>
          <w:p ns2:paraId="24CB0A36" ns2:textId="77777777" w:rsidR="00011E26" w:rsidRPr="00063B5C" w:rsidRDefault="00011E26">
            <w:pPr>
              <w:pStyle w:val="TableCenter"/>
              <w:keepNext/>
              <w:rPr>
                <w:sz w:val="18"/>
                <w:szCs w:val="18"/>
              </w:rPr>
            </w:pPr>
            <w:r w:rsidRPr="00D02326">
              <w:rPr>
                <w:sz w:val="18"/>
                <w:szCs w:val="18"/>
              </w:rPr>
              <w:t>T</w:t>
            </w:r>
            <w:r w:rsidRPr="00D02326">
              <w:rPr>
                <w:sz w:val="18"/>
                <w:szCs w:val="18"/>
                <w:vertAlign w:val="subscript"/>
              </w:rPr>
              <w:t>max</w:t>
            </w:r>
          </w:p>
        </w:tc>
        <w:tc>
          <w:tcPr>
            <w:tcW w:w="1350" w:type="dxa"/>
            <w:tcBorders>
              <w:top w:val="single" w:sz="4" w:space="0" w:color="auto"/>
              <w:left w:val="single" w:sz="4" w:space="0" w:color="auto"/>
              <w:bottom w:val="single" w:sz="4" w:space="0" w:color="auto"/>
              <w:right w:val="single" w:sz="4" w:space="0" w:color="auto"/>
            </w:tcBorders>
            <w:noWrap/>
          </w:tcPr>
          <w:p ns2:paraId="1C538FDD" ns2:textId="77777777" w:rsidR="00011E26" w:rsidRPr="00063B5C" w:rsidRDefault="00011E26">
            <w:pPr>
              <w:pStyle w:val="TableCenter"/>
              <w:keepNext/>
              <w:rPr>
                <w:sz w:val="18"/>
                <w:szCs w:val="18"/>
              </w:rPr>
            </w:pPr>
            <w:r>
              <w:rPr>
                <w:sz w:val="18"/>
                <w:szCs w:val="18"/>
              </w:rPr>
              <w:t>h</w:t>
            </w:r>
          </w:p>
        </w:tc>
        <w:tc>
          <w:tcPr>
            <w:tcW w:w="1158" w:type="dxa"/>
            <w:tcBorders>
              <w:top w:val="single" w:sz="4" w:space="0" w:color="auto"/>
              <w:left w:val="single" w:sz="4" w:space="0" w:color="auto"/>
              <w:bottom w:val="single" w:sz="4" w:space="0" w:color="auto"/>
              <w:right w:val="single" w:sz="4" w:space="0" w:color="auto"/>
            </w:tcBorders>
            <w:noWrap/>
          </w:tcPr>
          <w:p ns2:paraId="4CC2C762" ns2:textId="77777777" w:rsidR="00011E26" w:rsidRDefault="00011E26">
            <w:pPr>
              <w:pStyle w:val="TableCenter"/>
              <w:keepNext/>
              <w:rPr>
                <w:sz w:val="18"/>
                <w:szCs w:val="18"/>
              </w:rPr>
            </w:pPr>
            <w:r>
              <w:rPr>
                <w:sz w:val="18"/>
                <w:szCs w:val="18"/>
              </w:rPr>
              <w:t>0.033</w:t>
            </w:r>
          </w:p>
        </w:tc>
        <w:tc>
          <w:tcPr>
            <w:tcW w:w="1158" w:type="dxa"/>
            <w:tcBorders>
              <w:top w:val="single" w:sz="4" w:space="0" w:color="auto"/>
              <w:left w:val="single" w:sz="4" w:space="0" w:color="auto"/>
              <w:bottom w:val="single" w:sz="4" w:space="0" w:color="auto"/>
              <w:right w:val="single" w:sz="4" w:space="0" w:color="auto"/>
            </w:tcBorders>
            <w:noWrap/>
          </w:tcPr>
          <w:p ns2:paraId="6767D9FC" ns2:textId="77777777" w:rsidR="00011E26" w:rsidRDefault="00011E26">
            <w:pPr>
              <w:pStyle w:val="TableCenter"/>
              <w:keepNext/>
              <w:rPr>
                <w:sz w:val="18"/>
                <w:szCs w:val="18"/>
              </w:rPr>
            </w:pPr>
            <w:r w:rsidRPr="00D02326">
              <w:rPr>
                <w:sz w:val="18"/>
                <w:szCs w:val="18"/>
              </w:rPr>
              <w:t>0</w:t>
            </w:r>
          </w:p>
        </w:tc>
        <w:tc>
          <w:tcPr>
            <w:tcW w:w="1158" w:type="dxa"/>
            <w:tcBorders>
              <w:top w:val="single" w:sz="4" w:space="0" w:color="auto"/>
              <w:left w:val="single" w:sz="4" w:space="0" w:color="auto"/>
              <w:bottom w:val="single" w:sz="4" w:space="0" w:color="auto"/>
              <w:right w:val="single" w:sz="4" w:space="0" w:color="auto"/>
            </w:tcBorders>
            <w:noWrap/>
          </w:tcPr>
          <w:p ns2:paraId="16227B28" ns2:textId="77777777" w:rsidR="00011E26" w:rsidRDefault="00011E26">
            <w:pPr>
              <w:pStyle w:val="TableCenter"/>
              <w:keepNext/>
              <w:rPr>
                <w:sz w:val="18"/>
                <w:szCs w:val="18"/>
              </w:rPr>
            </w:pPr>
            <w:r>
              <w:rPr>
                <w:sz w:val="18"/>
                <w:szCs w:val="18"/>
              </w:rPr>
              <w:t>0.033</w:t>
            </w:r>
          </w:p>
        </w:tc>
        <w:tc>
          <w:tcPr>
            <w:tcW w:w="1158" w:type="dxa"/>
            <w:tcBorders>
              <w:top w:val="single" w:sz="4" w:space="0" w:color="auto"/>
              <w:left w:val="single" w:sz="4" w:space="0" w:color="auto"/>
              <w:bottom w:val="single" w:sz="4" w:space="0" w:color="auto"/>
              <w:right w:val="single" w:sz="4" w:space="0" w:color="auto"/>
            </w:tcBorders>
            <w:noWrap/>
          </w:tcPr>
          <w:p ns2:paraId="43DB6281" ns2:textId="77777777" w:rsidR="00011E26" w:rsidRDefault="00011E26">
            <w:pPr>
              <w:pStyle w:val="TableCenter"/>
              <w:keepNext/>
              <w:rPr>
                <w:sz w:val="18"/>
                <w:szCs w:val="18"/>
              </w:rPr>
            </w:pPr>
            <w:r w:rsidRPr="00D02326">
              <w:rPr>
                <w:sz w:val="18"/>
                <w:szCs w:val="18"/>
              </w:rPr>
              <w:t>0</w:t>
            </w:r>
          </w:p>
        </w:tc>
      </w:tr>
      <w:tr w:rsidR="00011E26" w:rsidRPr="00063B5C" ns2:paraId="3F5FBDAC" ns2:textId="77777777" w:rsidTr="00011E26">
        <w:trPr>
          <w:jc w:val="center"/>
        </w:trPr>
        <w:tc>
          <w:tcPr>
            <w:tcW w:w="1573" w:type="dxa"/>
            <w:vMerge w:val="restart"/>
            <w:tcBorders>
              <w:top w:val="single" w:sz="4" w:space="0" w:color="auto"/>
              <w:left w:val="single" w:sz="4" w:space="0" w:color="auto"/>
              <w:right w:val="single" w:sz="4" w:space="0" w:color="auto"/>
            </w:tcBorders>
          </w:tcPr>
          <w:p ns2:paraId="312AC292" ns2:textId="71599C30" w:rsidR="00011E26" w:rsidRDefault="00011E26">
            <w:pPr>
              <w:pStyle w:val="TableCenter"/>
              <w:rPr>
                <w:sz w:val="18"/>
                <w:szCs w:val="18"/>
              </w:rPr>
            </w:pPr>
            <w:r>
              <w:rPr>
                <w:sz w:val="18"/>
                <w:szCs w:val="18"/>
              </w:rPr>
              <w:t>29</w:t>
            </w:r>
          </w:p>
        </w:tc>
        <w:tc>
          <w:tcPr>
            <w:tcW w:w="1573" w:type="dxa"/>
            <w:vMerge w:val="restart"/>
            <w:tcBorders>
              <w:top w:val="single" w:sz="4" w:space="0" w:color="auto"/>
              <w:left w:val="single" w:sz="4" w:space="0" w:color="auto"/>
              <w:bottom w:val="single" w:sz="4" w:space="0" w:color="auto"/>
              <w:right w:val="single" w:sz="4" w:space="0" w:color="auto"/>
            </w:tcBorders>
            <w:noWrap/>
            <w:hideMark/>
          </w:tcPr>
          <w:p ns2:paraId="08814505" ns2:textId="3C3DFD4A" w:rsidR="00011E26" w:rsidRPr="00063B5C" w:rsidRDefault="00011E26">
            <w:pPr>
              <w:pStyle w:val="TableCenter"/>
              <w:rPr>
                <w:sz w:val="18"/>
                <w:szCs w:val="18"/>
              </w:rPr>
            </w:pPr>
            <w:r>
              <w:rPr>
                <w:sz w:val="18"/>
                <w:szCs w:val="18"/>
              </w:rPr>
              <w:t>1.5</w:t>
            </w:r>
          </w:p>
        </w:tc>
        <w:tc>
          <w:tcPr>
            <w:tcW w:w="1350" w:type="dxa"/>
            <w:tcBorders>
              <w:top w:val="single" w:sz="4" w:space="0" w:color="auto"/>
              <w:left w:val="single" w:sz="4" w:space="0" w:color="auto"/>
              <w:bottom w:val="single" w:sz="4" w:space="0" w:color="auto"/>
              <w:right w:val="single" w:sz="4" w:space="0" w:color="auto"/>
            </w:tcBorders>
            <w:noWrap/>
            <w:hideMark/>
          </w:tcPr>
          <w:p ns2:paraId="624190F4" ns2:textId="77777777" w:rsidR="00011E26" w:rsidRPr="00063B5C" w:rsidRDefault="00011E26">
            <w:pPr>
              <w:pStyle w:val="TableCenter"/>
              <w:rPr>
                <w:sz w:val="18"/>
                <w:szCs w:val="18"/>
              </w:rPr>
            </w:pPr>
            <w:r w:rsidRPr="00063B5C">
              <w:rPr>
                <w:sz w:val="18"/>
                <w:szCs w:val="18"/>
              </w:rPr>
              <w:t>AUC</w:t>
            </w:r>
            <w:r>
              <w:rPr>
                <w:sz w:val="18"/>
                <w:szCs w:val="18"/>
                <w:vertAlign w:val="subscript"/>
              </w:rPr>
              <w:t>last</w:t>
            </w:r>
          </w:p>
        </w:tc>
        <w:tc>
          <w:tcPr>
            <w:tcW w:w="1350" w:type="dxa"/>
            <w:tcBorders>
              <w:top w:val="single" w:sz="4" w:space="0" w:color="auto"/>
              <w:left w:val="single" w:sz="4" w:space="0" w:color="auto"/>
              <w:bottom w:val="single" w:sz="4" w:space="0" w:color="auto"/>
              <w:right w:val="single" w:sz="4" w:space="0" w:color="auto"/>
            </w:tcBorders>
            <w:noWrap/>
            <w:hideMark/>
          </w:tcPr>
          <w:p ns2:paraId="0862CD11" ns2:textId="77777777" w:rsidR="00011E26" w:rsidRPr="00063B5C" w:rsidRDefault="00011E26">
            <w:pPr>
              <w:pStyle w:val="TableCenter"/>
              <w:rPr>
                <w:sz w:val="18"/>
                <w:szCs w:val="18"/>
              </w:rPr>
            </w:pPr>
            <w:r>
              <w:rPr>
                <w:sz w:val="18"/>
                <w:szCs w:val="18"/>
              </w:rPr>
              <w:t>ng</w:t>
            </w:r>
            <w:r w:rsidRPr="00063B5C">
              <w:rPr>
                <w:sz w:val="18"/>
                <w:szCs w:val="18"/>
              </w:rPr>
              <w:t>*</w:t>
            </w:r>
            <w:r>
              <w:rPr>
                <w:sz w:val="18"/>
                <w:szCs w:val="18"/>
              </w:rPr>
              <w:t>h/mL</w:t>
            </w:r>
          </w:p>
        </w:tc>
        <w:tc>
          <w:tcPr>
            <w:tcW w:w="1158" w:type="dxa"/>
            <w:tcBorders>
              <w:top w:val="single" w:sz="4" w:space="0" w:color="auto"/>
              <w:left w:val="single" w:sz="4" w:space="0" w:color="auto"/>
              <w:bottom w:val="single" w:sz="4" w:space="0" w:color="auto"/>
              <w:right w:val="single" w:sz="4" w:space="0" w:color="auto"/>
            </w:tcBorders>
            <w:noWrap/>
          </w:tcPr>
          <w:p ns2:paraId="5161B248" ns2:textId="77777777" w:rsidR="00011E26" w:rsidRPr="00063B5C" w:rsidRDefault="00011E26">
            <w:pPr>
              <w:pStyle w:val="TableCenter"/>
              <w:rPr>
                <w:sz w:val="18"/>
                <w:szCs w:val="18"/>
              </w:rPr>
            </w:pPr>
            <w:r>
              <w:rPr>
                <w:sz w:val="18"/>
                <w:szCs w:val="18"/>
              </w:rPr>
              <w:t>379</w:t>
            </w:r>
          </w:p>
        </w:tc>
        <w:tc>
          <w:tcPr>
            <w:tcW w:w="1158" w:type="dxa"/>
            <w:tcBorders>
              <w:top w:val="single" w:sz="4" w:space="0" w:color="auto"/>
              <w:left w:val="single" w:sz="4" w:space="0" w:color="auto"/>
              <w:bottom w:val="single" w:sz="4" w:space="0" w:color="auto"/>
              <w:right w:val="single" w:sz="4" w:space="0" w:color="auto"/>
            </w:tcBorders>
            <w:noWrap/>
          </w:tcPr>
          <w:p ns2:paraId="2C015B56" ns2:textId="77777777" w:rsidR="00011E26" w:rsidRPr="00063B5C" w:rsidRDefault="00011E26">
            <w:pPr>
              <w:pStyle w:val="TableCenter"/>
              <w:rPr>
                <w:sz w:val="18"/>
                <w:szCs w:val="18"/>
              </w:rPr>
            </w:pPr>
            <w:r>
              <w:rPr>
                <w:sz w:val="18"/>
                <w:szCs w:val="18"/>
              </w:rPr>
              <w:t>42.3</w:t>
            </w:r>
          </w:p>
        </w:tc>
        <w:tc>
          <w:tcPr>
            <w:tcW w:w="1158" w:type="dxa"/>
            <w:tcBorders>
              <w:top w:val="single" w:sz="4" w:space="0" w:color="auto"/>
              <w:left w:val="single" w:sz="4" w:space="0" w:color="auto"/>
              <w:bottom w:val="single" w:sz="4" w:space="0" w:color="auto"/>
              <w:right w:val="single" w:sz="4" w:space="0" w:color="auto"/>
            </w:tcBorders>
            <w:noWrap/>
          </w:tcPr>
          <w:p ns2:paraId="4B19AA4A" ns2:textId="77777777" w:rsidR="00011E26" w:rsidRPr="00063B5C" w:rsidRDefault="00011E26">
            <w:pPr>
              <w:pStyle w:val="TableCenter"/>
              <w:rPr>
                <w:sz w:val="18"/>
                <w:szCs w:val="18"/>
              </w:rPr>
            </w:pPr>
            <w:r>
              <w:rPr>
                <w:sz w:val="18"/>
                <w:szCs w:val="18"/>
              </w:rPr>
              <w:t>370</w:t>
            </w:r>
          </w:p>
        </w:tc>
        <w:tc>
          <w:tcPr>
            <w:tcW w:w="1158" w:type="dxa"/>
            <w:tcBorders>
              <w:top w:val="single" w:sz="4" w:space="0" w:color="auto"/>
              <w:left w:val="single" w:sz="4" w:space="0" w:color="auto"/>
              <w:bottom w:val="single" w:sz="4" w:space="0" w:color="auto"/>
              <w:right w:val="single" w:sz="4" w:space="0" w:color="auto"/>
            </w:tcBorders>
            <w:noWrap/>
          </w:tcPr>
          <w:p ns2:paraId="32A6ADA1" ns2:textId="77777777" w:rsidR="00011E26" w:rsidRPr="00063B5C" w:rsidRDefault="00011E26">
            <w:pPr>
              <w:pStyle w:val="TableCenter"/>
              <w:rPr>
                <w:sz w:val="18"/>
                <w:szCs w:val="18"/>
              </w:rPr>
            </w:pPr>
            <w:r>
              <w:rPr>
                <w:sz w:val="18"/>
                <w:szCs w:val="18"/>
              </w:rPr>
              <w:t>75.0</w:t>
            </w:r>
          </w:p>
        </w:tc>
      </w:tr>
      <w:tr w:rsidR="00011E26" w:rsidRPr="00063B5C" ns2:paraId="46F220AE" ns2:textId="77777777" w:rsidTr="00011E26">
        <w:trPr>
          <w:jc w:val="center"/>
        </w:trPr>
        <w:tc>
          <w:tcPr>
            <w:tcW w:w="1573" w:type="dxa"/>
            <w:vMerge/>
            <w:tcBorders>
              <w:left w:val="single" w:sz="4" w:space="0" w:color="auto"/>
              <w:right w:val="single" w:sz="4" w:space="0" w:color="auto"/>
            </w:tcBorders>
          </w:tcPr>
          <w:p ns2:paraId="6D6588B6" ns2:textId="77777777" w:rsidR="00011E26" w:rsidRPr="00063B5C" w:rsidRDefault="00011E26">
            <w:pPr>
              <w:pStyle w:val="TableCenter"/>
              <w:rPr>
                <w:sz w:val="18"/>
                <w:szCs w:val="18"/>
              </w:rPr>
            </w:pPr>
          </w:p>
        </w:tc>
        <w:tc>
          <w:tcPr>
            <w:tcW w:w="1573" w:type="dxa"/>
            <w:vMerge/>
            <w:tcBorders>
              <w:top w:val="single" w:sz="4" w:space="0" w:color="auto"/>
              <w:left w:val="single" w:sz="4" w:space="0" w:color="auto"/>
              <w:bottom w:val="single" w:sz="4" w:space="0" w:color="auto"/>
              <w:right w:val="single" w:sz="4" w:space="0" w:color="auto"/>
            </w:tcBorders>
            <w:noWrap/>
          </w:tcPr>
          <w:p ns2:paraId="56FC5490" ns2:textId="6A7A358E" w:rsidR="00011E26" w:rsidRPr="00063B5C" w:rsidRDefault="00011E26">
            <w:pPr>
              <w:pStyle w:val="TableCenter"/>
              <w:rPr>
                <w:sz w:val="18"/>
                <w:szCs w:val="18"/>
              </w:rPr>
            </w:pPr>
          </w:p>
        </w:tc>
        <w:tc>
          <w:tcPr>
            <w:tcW w:w="1350" w:type="dxa"/>
            <w:tcBorders>
              <w:top w:val="single" w:sz="4" w:space="0" w:color="auto"/>
              <w:left w:val="single" w:sz="4" w:space="0" w:color="auto"/>
              <w:bottom w:val="single" w:sz="4" w:space="0" w:color="auto"/>
              <w:right w:val="single" w:sz="4" w:space="0" w:color="auto"/>
            </w:tcBorders>
            <w:noWrap/>
          </w:tcPr>
          <w:p ns2:paraId="2944F36D" ns2:textId="77777777" w:rsidR="00011E26" w:rsidRPr="00063B5C" w:rsidRDefault="00011E26">
            <w:pPr>
              <w:pStyle w:val="TableCenter"/>
              <w:rPr>
                <w:sz w:val="18"/>
                <w:szCs w:val="18"/>
              </w:rPr>
            </w:pPr>
            <w:r>
              <w:rPr>
                <w:sz w:val="18"/>
                <w:szCs w:val="18"/>
              </w:rPr>
              <w:t>C</w:t>
            </w:r>
            <w:r w:rsidRPr="001B0147">
              <w:rPr>
                <w:sz w:val="18"/>
                <w:szCs w:val="18"/>
                <w:vertAlign w:val="subscript"/>
              </w:rPr>
              <w:t>max</w:t>
            </w:r>
          </w:p>
        </w:tc>
        <w:tc>
          <w:tcPr>
            <w:tcW w:w="1350" w:type="dxa"/>
            <w:tcBorders>
              <w:top w:val="single" w:sz="4" w:space="0" w:color="auto"/>
              <w:left w:val="single" w:sz="4" w:space="0" w:color="auto"/>
              <w:bottom w:val="single" w:sz="4" w:space="0" w:color="auto"/>
              <w:right w:val="single" w:sz="4" w:space="0" w:color="auto"/>
            </w:tcBorders>
            <w:noWrap/>
          </w:tcPr>
          <w:p ns2:paraId="553B71A4" ns2:textId="77777777" w:rsidR="00011E26" w:rsidRPr="00063B5C" w:rsidRDefault="00011E26">
            <w:pPr>
              <w:pStyle w:val="TableCenter"/>
              <w:rPr>
                <w:sz w:val="18"/>
                <w:szCs w:val="18"/>
              </w:rPr>
            </w:pPr>
            <w:r>
              <w:rPr>
                <w:sz w:val="18"/>
                <w:szCs w:val="18"/>
              </w:rPr>
              <w:t>ng/mL</w:t>
            </w:r>
          </w:p>
        </w:tc>
        <w:tc>
          <w:tcPr>
            <w:tcW w:w="1158" w:type="dxa"/>
            <w:tcBorders>
              <w:top w:val="single" w:sz="4" w:space="0" w:color="auto"/>
              <w:left w:val="single" w:sz="4" w:space="0" w:color="auto"/>
              <w:bottom w:val="single" w:sz="4" w:space="0" w:color="auto"/>
              <w:right w:val="single" w:sz="4" w:space="0" w:color="auto"/>
            </w:tcBorders>
            <w:noWrap/>
          </w:tcPr>
          <w:p ns2:paraId="648380A2" ns2:textId="77777777" w:rsidR="00011E26" w:rsidRPr="00063B5C" w:rsidRDefault="00011E26">
            <w:pPr>
              <w:pStyle w:val="TableCenter"/>
              <w:rPr>
                <w:sz w:val="18"/>
                <w:szCs w:val="18"/>
              </w:rPr>
            </w:pPr>
            <w:r>
              <w:rPr>
                <w:sz w:val="18"/>
                <w:szCs w:val="18"/>
              </w:rPr>
              <w:t>1740</w:t>
            </w:r>
          </w:p>
        </w:tc>
        <w:tc>
          <w:tcPr>
            <w:tcW w:w="1158" w:type="dxa"/>
            <w:tcBorders>
              <w:top w:val="single" w:sz="4" w:space="0" w:color="auto"/>
              <w:left w:val="single" w:sz="4" w:space="0" w:color="auto"/>
              <w:bottom w:val="single" w:sz="4" w:space="0" w:color="auto"/>
              <w:right w:val="single" w:sz="4" w:space="0" w:color="auto"/>
            </w:tcBorders>
            <w:noWrap/>
          </w:tcPr>
          <w:p ns2:paraId="23EAC1D0" ns2:textId="77777777" w:rsidR="00011E26" w:rsidRPr="00063B5C" w:rsidRDefault="00011E26">
            <w:pPr>
              <w:pStyle w:val="TableCenter"/>
              <w:rPr>
                <w:sz w:val="18"/>
                <w:szCs w:val="18"/>
              </w:rPr>
            </w:pPr>
            <w:r>
              <w:rPr>
                <w:sz w:val="18"/>
                <w:szCs w:val="18"/>
              </w:rPr>
              <w:t>464</w:t>
            </w:r>
          </w:p>
        </w:tc>
        <w:tc>
          <w:tcPr>
            <w:tcW w:w="1158" w:type="dxa"/>
            <w:tcBorders>
              <w:top w:val="single" w:sz="4" w:space="0" w:color="auto"/>
              <w:left w:val="single" w:sz="4" w:space="0" w:color="auto"/>
              <w:bottom w:val="single" w:sz="4" w:space="0" w:color="auto"/>
              <w:right w:val="single" w:sz="4" w:space="0" w:color="auto"/>
            </w:tcBorders>
            <w:noWrap/>
          </w:tcPr>
          <w:p ns2:paraId="0019FED1" ns2:textId="77777777" w:rsidR="00011E26" w:rsidRPr="00063B5C" w:rsidRDefault="00011E26">
            <w:pPr>
              <w:pStyle w:val="TableCenter"/>
              <w:rPr>
                <w:sz w:val="18"/>
                <w:szCs w:val="18"/>
              </w:rPr>
            </w:pPr>
            <w:r>
              <w:rPr>
                <w:sz w:val="18"/>
                <w:szCs w:val="18"/>
              </w:rPr>
              <w:t>1480</w:t>
            </w:r>
          </w:p>
        </w:tc>
        <w:tc>
          <w:tcPr>
            <w:tcW w:w="1158" w:type="dxa"/>
            <w:tcBorders>
              <w:top w:val="single" w:sz="4" w:space="0" w:color="auto"/>
              <w:left w:val="single" w:sz="4" w:space="0" w:color="auto"/>
              <w:bottom w:val="single" w:sz="4" w:space="0" w:color="auto"/>
              <w:right w:val="single" w:sz="4" w:space="0" w:color="auto"/>
            </w:tcBorders>
            <w:noWrap/>
          </w:tcPr>
          <w:p ns2:paraId="00513886" ns2:textId="77777777" w:rsidR="00011E26" w:rsidRPr="00063B5C" w:rsidRDefault="00011E26">
            <w:pPr>
              <w:pStyle w:val="TableCenter"/>
              <w:rPr>
                <w:sz w:val="18"/>
                <w:szCs w:val="18"/>
              </w:rPr>
            </w:pPr>
            <w:r>
              <w:rPr>
                <w:sz w:val="18"/>
                <w:szCs w:val="18"/>
              </w:rPr>
              <w:t>663</w:t>
            </w:r>
          </w:p>
        </w:tc>
      </w:tr>
      <w:tr w:rsidR="00011E26" ns2:paraId="4ED04712" ns2:textId="77777777" w:rsidTr="00011E26">
        <w:trPr>
          <w:jc w:val="center"/>
        </w:trPr>
        <w:tc>
          <w:tcPr>
            <w:tcW w:w="1573" w:type="dxa"/>
            <w:vMerge/>
            <w:tcBorders>
              <w:left w:val="single" w:sz="4" w:space="0" w:color="auto"/>
              <w:right w:val="single" w:sz="4" w:space="0" w:color="auto"/>
            </w:tcBorders>
          </w:tcPr>
          <w:p ns2:paraId="202AB402" ns2:textId="77777777" w:rsidR="00011E26" w:rsidRPr="00063B5C" w:rsidRDefault="00011E26">
            <w:pPr>
              <w:pStyle w:val="TableCenter"/>
              <w:rPr>
                <w:sz w:val="18"/>
                <w:szCs w:val="18"/>
              </w:rPr>
            </w:pPr>
          </w:p>
        </w:tc>
        <w:tc>
          <w:tcPr>
            <w:tcW w:w="1573" w:type="dxa"/>
            <w:vMerge/>
            <w:tcBorders>
              <w:top w:val="single" w:sz="4" w:space="0" w:color="auto"/>
              <w:left w:val="single" w:sz="4" w:space="0" w:color="auto"/>
              <w:bottom w:val="single" w:sz="4" w:space="0" w:color="auto"/>
              <w:right w:val="single" w:sz="4" w:space="0" w:color="auto"/>
            </w:tcBorders>
            <w:noWrap/>
          </w:tcPr>
          <w:p ns2:paraId="51DC9DAC" ns2:textId="7F3B4749" w:rsidR="00011E26" w:rsidRPr="00063B5C" w:rsidRDefault="00011E26">
            <w:pPr>
              <w:pStyle w:val="TableCenter"/>
              <w:rPr>
                <w:sz w:val="18"/>
                <w:szCs w:val="18"/>
              </w:rPr>
            </w:pPr>
          </w:p>
        </w:tc>
        <w:tc>
          <w:tcPr>
            <w:tcW w:w="1350" w:type="dxa"/>
            <w:tcBorders>
              <w:top w:val="single" w:sz="4" w:space="0" w:color="auto"/>
              <w:left w:val="single" w:sz="4" w:space="0" w:color="auto"/>
              <w:bottom w:val="single" w:sz="4" w:space="0" w:color="auto"/>
              <w:right w:val="single" w:sz="4" w:space="0" w:color="auto"/>
            </w:tcBorders>
            <w:noWrap/>
          </w:tcPr>
          <w:p ns2:paraId="1799A7FA" ns2:textId="77777777" w:rsidR="00011E26" w:rsidRPr="00063B5C" w:rsidRDefault="00011E26">
            <w:pPr>
              <w:pStyle w:val="TableCenter"/>
              <w:rPr>
                <w:sz w:val="18"/>
                <w:szCs w:val="18"/>
              </w:rPr>
            </w:pPr>
            <w:r w:rsidRPr="00D02326">
              <w:rPr>
                <w:sz w:val="18"/>
                <w:szCs w:val="18"/>
              </w:rPr>
              <w:t>T</w:t>
            </w:r>
            <w:r w:rsidRPr="00D02326">
              <w:rPr>
                <w:sz w:val="18"/>
                <w:szCs w:val="18"/>
                <w:vertAlign w:val="subscript"/>
              </w:rPr>
              <w:t>max</w:t>
            </w:r>
          </w:p>
        </w:tc>
        <w:tc>
          <w:tcPr>
            <w:tcW w:w="1350" w:type="dxa"/>
            <w:tcBorders>
              <w:top w:val="single" w:sz="4" w:space="0" w:color="auto"/>
              <w:left w:val="single" w:sz="4" w:space="0" w:color="auto"/>
              <w:bottom w:val="single" w:sz="4" w:space="0" w:color="auto"/>
              <w:right w:val="single" w:sz="4" w:space="0" w:color="auto"/>
            </w:tcBorders>
            <w:noWrap/>
          </w:tcPr>
          <w:p ns2:paraId="7CCDE926" ns2:textId="77777777" w:rsidR="00011E26" w:rsidRPr="00063B5C" w:rsidRDefault="00011E26">
            <w:pPr>
              <w:pStyle w:val="TableCenter"/>
              <w:rPr>
                <w:sz w:val="18"/>
                <w:szCs w:val="18"/>
              </w:rPr>
            </w:pPr>
            <w:r>
              <w:rPr>
                <w:sz w:val="18"/>
                <w:szCs w:val="18"/>
              </w:rPr>
              <w:t>h</w:t>
            </w:r>
          </w:p>
        </w:tc>
        <w:tc>
          <w:tcPr>
            <w:tcW w:w="1158" w:type="dxa"/>
            <w:tcBorders>
              <w:top w:val="single" w:sz="4" w:space="0" w:color="auto"/>
              <w:left w:val="single" w:sz="4" w:space="0" w:color="auto"/>
              <w:bottom w:val="single" w:sz="4" w:space="0" w:color="auto"/>
              <w:right w:val="single" w:sz="4" w:space="0" w:color="auto"/>
            </w:tcBorders>
            <w:noWrap/>
          </w:tcPr>
          <w:p ns2:paraId="02765404" ns2:textId="77777777" w:rsidR="00011E26" w:rsidRDefault="00011E26">
            <w:pPr>
              <w:pStyle w:val="TableCenter"/>
              <w:rPr>
                <w:sz w:val="18"/>
                <w:szCs w:val="18"/>
              </w:rPr>
            </w:pPr>
            <w:r>
              <w:rPr>
                <w:sz w:val="18"/>
                <w:szCs w:val="18"/>
              </w:rPr>
              <w:t>0.033</w:t>
            </w:r>
          </w:p>
        </w:tc>
        <w:tc>
          <w:tcPr>
            <w:tcW w:w="1158" w:type="dxa"/>
            <w:tcBorders>
              <w:top w:val="single" w:sz="4" w:space="0" w:color="auto"/>
              <w:left w:val="single" w:sz="4" w:space="0" w:color="auto"/>
              <w:bottom w:val="single" w:sz="4" w:space="0" w:color="auto"/>
              <w:right w:val="single" w:sz="4" w:space="0" w:color="auto"/>
            </w:tcBorders>
            <w:noWrap/>
          </w:tcPr>
          <w:p ns2:paraId="1081BEA6" ns2:textId="77777777" w:rsidR="00011E26" w:rsidRDefault="00011E26">
            <w:pPr>
              <w:pStyle w:val="TableCenter"/>
              <w:rPr>
                <w:sz w:val="18"/>
                <w:szCs w:val="18"/>
              </w:rPr>
            </w:pPr>
            <w:r w:rsidRPr="00D02326">
              <w:rPr>
                <w:sz w:val="18"/>
                <w:szCs w:val="18"/>
              </w:rPr>
              <w:t>0</w:t>
            </w:r>
          </w:p>
        </w:tc>
        <w:tc>
          <w:tcPr>
            <w:tcW w:w="1158" w:type="dxa"/>
            <w:tcBorders>
              <w:top w:val="single" w:sz="4" w:space="0" w:color="auto"/>
              <w:left w:val="single" w:sz="4" w:space="0" w:color="auto"/>
              <w:bottom w:val="single" w:sz="4" w:space="0" w:color="auto"/>
              <w:right w:val="single" w:sz="4" w:space="0" w:color="auto"/>
            </w:tcBorders>
            <w:noWrap/>
          </w:tcPr>
          <w:p ns2:paraId="5C7BABB0" ns2:textId="77777777" w:rsidR="00011E26" w:rsidRDefault="00011E26">
            <w:pPr>
              <w:pStyle w:val="TableCenter"/>
              <w:rPr>
                <w:sz w:val="18"/>
                <w:szCs w:val="18"/>
              </w:rPr>
            </w:pPr>
            <w:r>
              <w:rPr>
                <w:sz w:val="18"/>
                <w:szCs w:val="18"/>
              </w:rPr>
              <w:t>0.033</w:t>
            </w:r>
          </w:p>
        </w:tc>
        <w:tc>
          <w:tcPr>
            <w:tcW w:w="1158" w:type="dxa"/>
            <w:tcBorders>
              <w:top w:val="single" w:sz="4" w:space="0" w:color="auto"/>
              <w:left w:val="single" w:sz="4" w:space="0" w:color="auto"/>
              <w:bottom w:val="single" w:sz="4" w:space="0" w:color="auto"/>
              <w:right w:val="single" w:sz="4" w:space="0" w:color="auto"/>
            </w:tcBorders>
            <w:noWrap/>
          </w:tcPr>
          <w:p ns2:paraId="0F76776D" ns2:textId="77777777" w:rsidR="00011E26" w:rsidRDefault="00011E26">
            <w:pPr>
              <w:pStyle w:val="TableCenter"/>
              <w:rPr>
                <w:sz w:val="18"/>
                <w:szCs w:val="18"/>
              </w:rPr>
            </w:pPr>
            <w:r w:rsidRPr="00D02326">
              <w:rPr>
                <w:sz w:val="18"/>
                <w:szCs w:val="18"/>
              </w:rPr>
              <w:t>0</w:t>
            </w:r>
          </w:p>
        </w:tc>
      </w:tr>
      <w:tr w:rsidR="00011E26" w:rsidRPr="00063B5C" ns2:paraId="7E948448" ns2:textId="77777777" w:rsidTr="00011E26">
        <w:trPr>
          <w:trHeight w:val="260"/>
          <w:jc w:val="center"/>
        </w:trPr>
        <w:tc>
          <w:tcPr>
            <w:tcW w:w="1573" w:type="dxa"/>
            <w:vMerge/>
            <w:tcBorders>
              <w:left w:val="single" w:sz="4" w:space="0" w:color="auto"/>
              <w:right w:val="single" w:sz="4" w:space="0" w:color="auto"/>
            </w:tcBorders>
          </w:tcPr>
          <w:p ns2:paraId="15A858CE" ns2:textId="77777777" w:rsidR="00011E26" w:rsidRDefault="00011E26">
            <w:pPr>
              <w:pStyle w:val="TableCenter"/>
              <w:keepNext/>
              <w:rPr>
                <w:sz w:val="18"/>
                <w:szCs w:val="18"/>
              </w:rPr>
            </w:pPr>
          </w:p>
        </w:tc>
        <w:tc>
          <w:tcPr>
            <w:tcW w:w="1573" w:type="dxa"/>
            <w:vMerge w:val="restart"/>
            <w:tcBorders>
              <w:top w:val="single" w:sz="4" w:space="0" w:color="auto"/>
              <w:left w:val="single" w:sz="4" w:space="0" w:color="auto"/>
              <w:bottom w:val="single" w:sz="4" w:space="0" w:color="auto"/>
              <w:right w:val="single" w:sz="4" w:space="0" w:color="auto"/>
            </w:tcBorders>
            <w:noWrap/>
            <w:hideMark/>
          </w:tcPr>
          <w:p ns2:paraId="27435967" ns2:textId="6B722953" w:rsidR="00011E26" w:rsidRPr="00063B5C" w:rsidRDefault="00011E26">
            <w:pPr>
              <w:pStyle w:val="TableCenter"/>
              <w:keepNext/>
              <w:rPr>
                <w:sz w:val="18"/>
                <w:szCs w:val="18"/>
              </w:rPr>
            </w:pPr>
            <w:r>
              <w:rPr>
                <w:sz w:val="18"/>
                <w:szCs w:val="18"/>
              </w:rPr>
              <w:t>5</w:t>
            </w:r>
          </w:p>
        </w:tc>
        <w:tc>
          <w:tcPr>
            <w:tcW w:w="1350" w:type="dxa"/>
            <w:tcBorders>
              <w:top w:val="single" w:sz="4" w:space="0" w:color="auto"/>
              <w:left w:val="single" w:sz="4" w:space="0" w:color="auto"/>
              <w:bottom w:val="single" w:sz="4" w:space="0" w:color="auto"/>
              <w:right w:val="single" w:sz="4" w:space="0" w:color="auto"/>
            </w:tcBorders>
            <w:noWrap/>
            <w:hideMark/>
          </w:tcPr>
          <w:p ns2:paraId="5DC9926B" ns2:textId="77777777" w:rsidR="00011E26" w:rsidRPr="00063B5C" w:rsidRDefault="00011E26">
            <w:pPr>
              <w:pStyle w:val="TableCenter"/>
              <w:keepNext/>
              <w:rPr>
                <w:sz w:val="18"/>
                <w:szCs w:val="18"/>
              </w:rPr>
            </w:pPr>
            <w:r w:rsidRPr="00063B5C">
              <w:rPr>
                <w:sz w:val="18"/>
                <w:szCs w:val="18"/>
              </w:rPr>
              <w:t>AUC</w:t>
            </w:r>
            <w:r>
              <w:rPr>
                <w:sz w:val="18"/>
                <w:szCs w:val="18"/>
                <w:vertAlign w:val="subscript"/>
              </w:rPr>
              <w:t>last</w:t>
            </w:r>
          </w:p>
        </w:tc>
        <w:tc>
          <w:tcPr>
            <w:tcW w:w="1350" w:type="dxa"/>
            <w:tcBorders>
              <w:top w:val="single" w:sz="4" w:space="0" w:color="auto"/>
              <w:left w:val="single" w:sz="4" w:space="0" w:color="auto"/>
              <w:bottom w:val="single" w:sz="4" w:space="0" w:color="auto"/>
              <w:right w:val="single" w:sz="4" w:space="0" w:color="auto"/>
            </w:tcBorders>
            <w:noWrap/>
            <w:hideMark/>
          </w:tcPr>
          <w:p ns2:paraId="1902F016" ns2:textId="77777777" w:rsidR="00011E26" w:rsidRPr="00063B5C" w:rsidRDefault="00011E26">
            <w:pPr>
              <w:pStyle w:val="TableCenter"/>
              <w:keepNext/>
              <w:rPr>
                <w:sz w:val="18"/>
                <w:szCs w:val="18"/>
              </w:rPr>
            </w:pPr>
            <w:r>
              <w:rPr>
                <w:sz w:val="18"/>
                <w:szCs w:val="18"/>
              </w:rPr>
              <w:t>ng</w:t>
            </w:r>
            <w:r w:rsidRPr="00063B5C">
              <w:rPr>
                <w:sz w:val="18"/>
                <w:szCs w:val="18"/>
              </w:rPr>
              <w:t>*</w:t>
            </w:r>
            <w:r>
              <w:rPr>
                <w:sz w:val="18"/>
                <w:szCs w:val="18"/>
              </w:rPr>
              <w:t>h/mL</w:t>
            </w:r>
          </w:p>
        </w:tc>
        <w:tc>
          <w:tcPr>
            <w:tcW w:w="1158" w:type="dxa"/>
            <w:tcBorders>
              <w:top w:val="single" w:sz="4" w:space="0" w:color="auto"/>
              <w:left w:val="single" w:sz="4" w:space="0" w:color="auto"/>
              <w:bottom w:val="single" w:sz="4" w:space="0" w:color="auto"/>
              <w:right w:val="single" w:sz="4" w:space="0" w:color="auto"/>
            </w:tcBorders>
            <w:noWrap/>
          </w:tcPr>
          <w:p ns2:paraId="20C12DF9" ns2:textId="77777777" w:rsidR="00011E26" w:rsidRPr="00063B5C" w:rsidRDefault="00011E26">
            <w:pPr>
              <w:pStyle w:val="TableCenter"/>
              <w:keepNext/>
              <w:rPr>
                <w:sz w:val="18"/>
                <w:szCs w:val="18"/>
              </w:rPr>
            </w:pPr>
            <w:r>
              <w:rPr>
                <w:sz w:val="18"/>
                <w:szCs w:val="18"/>
              </w:rPr>
              <w:t>1320</w:t>
            </w:r>
          </w:p>
        </w:tc>
        <w:tc>
          <w:tcPr>
            <w:tcW w:w="1158" w:type="dxa"/>
            <w:tcBorders>
              <w:top w:val="single" w:sz="4" w:space="0" w:color="auto"/>
              <w:left w:val="single" w:sz="4" w:space="0" w:color="auto"/>
              <w:bottom w:val="single" w:sz="4" w:space="0" w:color="auto"/>
              <w:right w:val="single" w:sz="4" w:space="0" w:color="auto"/>
            </w:tcBorders>
            <w:noWrap/>
          </w:tcPr>
          <w:p ns2:paraId="2E0D62DB" ns2:textId="77777777" w:rsidR="00011E26" w:rsidRPr="00063B5C" w:rsidRDefault="00011E26">
            <w:pPr>
              <w:pStyle w:val="TableCenter"/>
              <w:keepNext/>
              <w:rPr>
                <w:sz w:val="18"/>
                <w:szCs w:val="18"/>
              </w:rPr>
            </w:pPr>
            <w:r>
              <w:rPr>
                <w:sz w:val="18"/>
                <w:szCs w:val="18"/>
              </w:rPr>
              <w:t>184</w:t>
            </w:r>
          </w:p>
        </w:tc>
        <w:tc>
          <w:tcPr>
            <w:tcW w:w="1158" w:type="dxa"/>
            <w:tcBorders>
              <w:top w:val="single" w:sz="4" w:space="0" w:color="auto"/>
              <w:left w:val="single" w:sz="4" w:space="0" w:color="auto"/>
              <w:bottom w:val="single" w:sz="4" w:space="0" w:color="auto"/>
              <w:right w:val="single" w:sz="4" w:space="0" w:color="auto"/>
            </w:tcBorders>
            <w:noWrap/>
          </w:tcPr>
          <w:p ns2:paraId="52962447" ns2:textId="77777777" w:rsidR="00011E26" w:rsidRPr="00063B5C" w:rsidRDefault="00011E26">
            <w:pPr>
              <w:pStyle w:val="TableCenter"/>
              <w:keepNext/>
              <w:rPr>
                <w:sz w:val="18"/>
                <w:szCs w:val="18"/>
              </w:rPr>
            </w:pPr>
            <w:r>
              <w:rPr>
                <w:sz w:val="18"/>
                <w:szCs w:val="18"/>
              </w:rPr>
              <w:t>1310</w:t>
            </w:r>
          </w:p>
        </w:tc>
        <w:tc>
          <w:tcPr>
            <w:tcW w:w="1158" w:type="dxa"/>
            <w:tcBorders>
              <w:top w:val="single" w:sz="4" w:space="0" w:color="auto"/>
              <w:left w:val="single" w:sz="4" w:space="0" w:color="auto"/>
              <w:bottom w:val="single" w:sz="4" w:space="0" w:color="auto"/>
              <w:right w:val="single" w:sz="4" w:space="0" w:color="auto"/>
            </w:tcBorders>
            <w:noWrap/>
          </w:tcPr>
          <w:p ns2:paraId="64FAA4E3" ns2:textId="77777777" w:rsidR="00011E26" w:rsidRPr="00063B5C" w:rsidRDefault="00011E26">
            <w:pPr>
              <w:pStyle w:val="TableCenter"/>
              <w:keepNext/>
              <w:rPr>
                <w:sz w:val="18"/>
                <w:szCs w:val="18"/>
              </w:rPr>
            </w:pPr>
            <w:r>
              <w:rPr>
                <w:sz w:val="18"/>
                <w:szCs w:val="18"/>
              </w:rPr>
              <w:t>296</w:t>
            </w:r>
          </w:p>
        </w:tc>
      </w:tr>
      <w:tr w:rsidR="00011E26" w:rsidRPr="00063B5C" ns2:paraId="3ED3564A" ns2:textId="77777777" w:rsidTr="00011E26">
        <w:trPr>
          <w:trHeight w:val="260"/>
          <w:jc w:val="center"/>
        </w:trPr>
        <w:tc>
          <w:tcPr>
            <w:tcW w:w="1573" w:type="dxa"/>
            <w:vMerge/>
            <w:tcBorders>
              <w:left w:val="single" w:sz="4" w:space="0" w:color="auto"/>
              <w:right w:val="single" w:sz="4" w:space="0" w:color="auto"/>
            </w:tcBorders>
          </w:tcPr>
          <w:p ns2:paraId="1E2C9E2B" ns2:textId="77777777" w:rsidR="00011E26" w:rsidRPr="00063B5C" w:rsidRDefault="00011E26">
            <w:pPr>
              <w:pStyle w:val="TableCenter"/>
              <w:keepNext/>
              <w:rPr>
                <w:sz w:val="18"/>
                <w:szCs w:val="18"/>
              </w:rPr>
            </w:pPr>
          </w:p>
        </w:tc>
        <w:tc>
          <w:tcPr>
            <w:tcW w:w="1573" w:type="dxa"/>
            <w:vMerge/>
            <w:tcBorders>
              <w:top w:val="single" w:sz="4" w:space="0" w:color="auto"/>
              <w:left w:val="single" w:sz="4" w:space="0" w:color="auto"/>
              <w:bottom w:val="single" w:sz="4" w:space="0" w:color="auto"/>
              <w:right w:val="single" w:sz="4" w:space="0" w:color="auto"/>
            </w:tcBorders>
            <w:noWrap/>
          </w:tcPr>
          <w:p ns2:paraId="22A3CCF9" ns2:textId="6923D198" w:rsidR="00011E26" w:rsidRPr="00063B5C" w:rsidRDefault="00011E26">
            <w:pPr>
              <w:pStyle w:val="TableCenter"/>
              <w:keepNext/>
              <w:rPr>
                <w:sz w:val="18"/>
                <w:szCs w:val="18"/>
              </w:rPr>
            </w:pPr>
          </w:p>
        </w:tc>
        <w:tc>
          <w:tcPr>
            <w:tcW w:w="1350" w:type="dxa"/>
            <w:tcBorders>
              <w:top w:val="single" w:sz="4" w:space="0" w:color="auto"/>
              <w:left w:val="single" w:sz="4" w:space="0" w:color="auto"/>
              <w:bottom w:val="single" w:sz="4" w:space="0" w:color="auto"/>
              <w:right w:val="single" w:sz="4" w:space="0" w:color="auto"/>
            </w:tcBorders>
            <w:noWrap/>
          </w:tcPr>
          <w:p ns2:paraId="00FB2807" ns2:textId="77777777" w:rsidR="00011E26" w:rsidRPr="00063B5C" w:rsidRDefault="00011E26">
            <w:pPr>
              <w:pStyle w:val="TableCenter"/>
              <w:keepNext/>
              <w:rPr>
                <w:sz w:val="18"/>
                <w:szCs w:val="18"/>
              </w:rPr>
            </w:pPr>
            <w:r>
              <w:rPr>
                <w:sz w:val="18"/>
                <w:szCs w:val="18"/>
              </w:rPr>
              <w:t>C</w:t>
            </w:r>
            <w:r w:rsidRPr="001B0147">
              <w:rPr>
                <w:sz w:val="18"/>
                <w:szCs w:val="18"/>
                <w:vertAlign w:val="subscript"/>
              </w:rPr>
              <w:t>max</w:t>
            </w:r>
          </w:p>
        </w:tc>
        <w:tc>
          <w:tcPr>
            <w:tcW w:w="1350" w:type="dxa"/>
            <w:tcBorders>
              <w:top w:val="single" w:sz="4" w:space="0" w:color="auto"/>
              <w:left w:val="single" w:sz="4" w:space="0" w:color="auto"/>
              <w:bottom w:val="single" w:sz="4" w:space="0" w:color="auto"/>
              <w:right w:val="single" w:sz="4" w:space="0" w:color="auto"/>
            </w:tcBorders>
            <w:noWrap/>
          </w:tcPr>
          <w:p ns2:paraId="3E3B5788" ns2:textId="77777777" w:rsidR="00011E26" w:rsidRPr="00063B5C" w:rsidRDefault="00011E26">
            <w:pPr>
              <w:pStyle w:val="TableCenter"/>
              <w:keepNext/>
              <w:rPr>
                <w:sz w:val="18"/>
                <w:szCs w:val="18"/>
              </w:rPr>
            </w:pPr>
            <w:r>
              <w:rPr>
                <w:sz w:val="18"/>
                <w:szCs w:val="18"/>
              </w:rPr>
              <w:t>ng/mL</w:t>
            </w:r>
          </w:p>
        </w:tc>
        <w:tc>
          <w:tcPr>
            <w:tcW w:w="1158" w:type="dxa"/>
            <w:tcBorders>
              <w:top w:val="single" w:sz="4" w:space="0" w:color="auto"/>
              <w:left w:val="single" w:sz="4" w:space="0" w:color="auto"/>
              <w:bottom w:val="single" w:sz="4" w:space="0" w:color="auto"/>
              <w:right w:val="single" w:sz="4" w:space="0" w:color="auto"/>
            </w:tcBorders>
            <w:noWrap/>
          </w:tcPr>
          <w:p ns2:paraId="0599BEB9" ns2:textId="77777777" w:rsidR="00011E26" w:rsidRPr="00063B5C" w:rsidRDefault="00011E26">
            <w:pPr>
              <w:pStyle w:val="TableCenter"/>
              <w:keepNext/>
              <w:rPr>
                <w:sz w:val="18"/>
                <w:szCs w:val="18"/>
              </w:rPr>
            </w:pPr>
            <w:r>
              <w:rPr>
                <w:sz w:val="18"/>
                <w:szCs w:val="18"/>
              </w:rPr>
              <w:t>5940</w:t>
            </w:r>
          </w:p>
        </w:tc>
        <w:tc>
          <w:tcPr>
            <w:tcW w:w="1158" w:type="dxa"/>
            <w:tcBorders>
              <w:top w:val="single" w:sz="4" w:space="0" w:color="auto"/>
              <w:left w:val="single" w:sz="4" w:space="0" w:color="auto"/>
              <w:bottom w:val="single" w:sz="4" w:space="0" w:color="auto"/>
              <w:right w:val="single" w:sz="4" w:space="0" w:color="auto"/>
            </w:tcBorders>
            <w:noWrap/>
          </w:tcPr>
          <w:p ns2:paraId="763674A1" ns2:textId="77777777" w:rsidR="00011E26" w:rsidRPr="00063B5C" w:rsidRDefault="00011E26">
            <w:pPr>
              <w:pStyle w:val="TableCenter"/>
              <w:keepNext/>
              <w:rPr>
                <w:sz w:val="18"/>
                <w:szCs w:val="18"/>
              </w:rPr>
            </w:pPr>
            <w:r>
              <w:rPr>
                <w:sz w:val="18"/>
                <w:szCs w:val="18"/>
              </w:rPr>
              <w:t>1500</w:t>
            </w:r>
          </w:p>
        </w:tc>
        <w:tc>
          <w:tcPr>
            <w:tcW w:w="1158" w:type="dxa"/>
            <w:tcBorders>
              <w:top w:val="single" w:sz="4" w:space="0" w:color="auto"/>
              <w:left w:val="single" w:sz="4" w:space="0" w:color="auto"/>
              <w:bottom w:val="single" w:sz="4" w:space="0" w:color="auto"/>
              <w:right w:val="single" w:sz="4" w:space="0" w:color="auto"/>
            </w:tcBorders>
            <w:noWrap/>
          </w:tcPr>
          <w:p ns2:paraId="222531E3" ns2:textId="77777777" w:rsidR="00011E26" w:rsidRPr="00063B5C" w:rsidRDefault="00011E26">
            <w:pPr>
              <w:pStyle w:val="TableCenter"/>
              <w:keepNext/>
              <w:rPr>
                <w:sz w:val="18"/>
                <w:szCs w:val="18"/>
              </w:rPr>
            </w:pPr>
            <w:r>
              <w:rPr>
                <w:sz w:val="18"/>
                <w:szCs w:val="18"/>
              </w:rPr>
              <w:t>5830</w:t>
            </w:r>
          </w:p>
        </w:tc>
        <w:tc>
          <w:tcPr>
            <w:tcW w:w="1158" w:type="dxa"/>
            <w:tcBorders>
              <w:top w:val="single" w:sz="4" w:space="0" w:color="auto"/>
              <w:left w:val="single" w:sz="4" w:space="0" w:color="auto"/>
              <w:bottom w:val="single" w:sz="4" w:space="0" w:color="auto"/>
              <w:right w:val="single" w:sz="4" w:space="0" w:color="auto"/>
            </w:tcBorders>
            <w:noWrap/>
          </w:tcPr>
          <w:p ns2:paraId="07F78C70" ns2:textId="77777777" w:rsidR="00011E26" w:rsidRPr="00063B5C" w:rsidRDefault="00011E26">
            <w:pPr>
              <w:pStyle w:val="TableCenter"/>
              <w:keepNext/>
              <w:rPr>
                <w:sz w:val="18"/>
                <w:szCs w:val="18"/>
              </w:rPr>
            </w:pPr>
            <w:r>
              <w:rPr>
                <w:sz w:val="18"/>
                <w:szCs w:val="18"/>
              </w:rPr>
              <w:t>2070</w:t>
            </w:r>
          </w:p>
        </w:tc>
      </w:tr>
      <w:tr w:rsidR="00011E26" ns2:paraId="2578D64D" ns2:textId="77777777" w:rsidTr="00011E26">
        <w:trPr>
          <w:jc w:val="center"/>
        </w:trPr>
        <w:tc>
          <w:tcPr>
            <w:tcW w:w="1573" w:type="dxa"/>
            <w:vMerge/>
            <w:tcBorders>
              <w:left w:val="single" w:sz="4" w:space="0" w:color="auto"/>
              <w:right w:val="single" w:sz="4" w:space="0" w:color="auto"/>
            </w:tcBorders>
          </w:tcPr>
          <w:p ns2:paraId="72513246" ns2:textId="77777777" w:rsidR="00011E26" w:rsidRPr="00063B5C" w:rsidRDefault="00011E26">
            <w:pPr>
              <w:pStyle w:val="TableCenter"/>
              <w:rPr>
                <w:sz w:val="18"/>
                <w:szCs w:val="18"/>
              </w:rPr>
            </w:pPr>
          </w:p>
        </w:tc>
        <w:tc>
          <w:tcPr>
            <w:tcW w:w="1573" w:type="dxa"/>
            <w:vMerge/>
            <w:tcBorders>
              <w:top w:val="single" w:sz="4" w:space="0" w:color="auto"/>
              <w:left w:val="single" w:sz="4" w:space="0" w:color="auto"/>
              <w:bottom w:val="single" w:sz="4" w:space="0" w:color="auto"/>
              <w:right w:val="single" w:sz="4" w:space="0" w:color="auto"/>
            </w:tcBorders>
            <w:noWrap/>
          </w:tcPr>
          <w:p ns2:paraId="4CA2382A" ns2:textId="4B7C157D" w:rsidR="00011E26" w:rsidRPr="00063B5C" w:rsidRDefault="00011E26">
            <w:pPr>
              <w:pStyle w:val="TableCenter"/>
              <w:rPr>
                <w:sz w:val="18"/>
                <w:szCs w:val="18"/>
              </w:rPr>
            </w:pPr>
          </w:p>
        </w:tc>
        <w:tc>
          <w:tcPr>
            <w:tcW w:w="1350" w:type="dxa"/>
            <w:tcBorders>
              <w:top w:val="single" w:sz="4" w:space="0" w:color="auto"/>
              <w:left w:val="single" w:sz="4" w:space="0" w:color="auto"/>
              <w:bottom w:val="single" w:sz="4" w:space="0" w:color="auto"/>
              <w:right w:val="single" w:sz="4" w:space="0" w:color="auto"/>
            </w:tcBorders>
            <w:noWrap/>
          </w:tcPr>
          <w:p ns2:paraId="06517096" ns2:textId="77777777" w:rsidR="00011E26" w:rsidRPr="00063B5C" w:rsidRDefault="00011E26">
            <w:pPr>
              <w:pStyle w:val="TableCenter"/>
              <w:rPr>
                <w:sz w:val="18"/>
                <w:szCs w:val="18"/>
              </w:rPr>
            </w:pPr>
            <w:r w:rsidRPr="00D02326">
              <w:rPr>
                <w:sz w:val="18"/>
                <w:szCs w:val="18"/>
              </w:rPr>
              <w:t>T</w:t>
            </w:r>
            <w:r w:rsidRPr="00D02326">
              <w:rPr>
                <w:sz w:val="18"/>
                <w:szCs w:val="18"/>
                <w:vertAlign w:val="subscript"/>
              </w:rPr>
              <w:t>max</w:t>
            </w:r>
          </w:p>
        </w:tc>
        <w:tc>
          <w:tcPr>
            <w:tcW w:w="1350" w:type="dxa"/>
            <w:tcBorders>
              <w:top w:val="single" w:sz="4" w:space="0" w:color="auto"/>
              <w:left w:val="single" w:sz="4" w:space="0" w:color="auto"/>
              <w:bottom w:val="single" w:sz="4" w:space="0" w:color="auto"/>
              <w:right w:val="single" w:sz="4" w:space="0" w:color="auto"/>
            </w:tcBorders>
            <w:noWrap/>
          </w:tcPr>
          <w:p ns2:paraId="7D58EF59" ns2:textId="77777777" w:rsidR="00011E26" w:rsidRPr="00063B5C" w:rsidRDefault="00011E26">
            <w:pPr>
              <w:pStyle w:val="TableCenter"/>
              <w:rPr>
                <w:sz w:val="18"/>
                <w:szCs w:val="18"/>
              </w:rPr>
            </w:pPr>
            <w:r>
              <w:rPr>
                <w:sz w:val="18"/>
                <w:szCs w:val="18"/>
              </w:rPr>
              <w:t>h</w:t>
            </w:r>
          </w:p>
        </w:tc>
        <w:tc>
          <w:tcPr>
            <w:tcW w:w="1158" w:type="dxa"/>
            <w:tcBorders>
              <w:top w:val="single" w:sz="4" w:space="0" w:color="auto"/>
              <w:left w:val="single" w:sz="4" w:space="0" w:color="auto"/>
              <w:bottom w:val="single" w:sz="4" w:space="0" w:color="auto"/>
              <w:right w:val="single" w:sz="4" w:space="0" w:color="auto"/>
            </w:tcBorders>
            <w:noWrap/>
          </w:tcPr>
          <w:p ns2:paraId="57E326C3" ns2:textId="77777777" w:rsidR="00011E26" w:rsidRDefault="00011E26">
            <w:pPr>
              <w:pStyle w:val="TableCenter"/>
              <w:rPr>
                <w:sz w:val="18"/>
                <w:szCs w:val="18"/>
              </w:rPr>
            </w:pPr>
            <w:r>
              <w:rPr>
                <w:sz w:val="18"/>
                <w:szCs w:val="18"/>
              </w:rPr>
              <w:t>0.033</w:t>
            </w:r>
          </w:p>
        </w:tc>
        <w:tc>
          <w:tcPr>
            <w:tcW w:w="1158" w:type="dxa"/>
            <w:tcBorders>
              <w:top w:val="single" w:sz="4" w:space="0" w:color="auto"/>
              <w:left w:val="single" w:sz="4" w:space="0" w:color="auto"/>
              <w:bottom w:val="single" w:sz="4" w:space="0" w:color="auto"/>
              <w:right w:val="single" w:sz="4" w:space="0" w:color="auto"/>
            </w:tcBorders>
            <w:noWrap/>
          </w:tcPr>
          <w:p ns2:paraId="4052E360" ns2:textId="77777777" w:rsidR="00011E26" w:rsidRDefault="00011E26">
            <w:pPr>
              <w:pStyle w:val="TableCenter"/>
              <w:rPr>
                <w:sz w:val="18"/>
                <w:szCs w:val="18"/>
              </w:rPr>
            </w:pPr>
            <w:r w:rsidRPr="00D02326">
              <w:rPr>
                <w:sz w:val="18"/>
                <w:szCs w:val="18"/>
              </w:rPr>
              <w:t>0</w:t>
            </w:r>
          </w:p>
        </w:tc>
        <w:tc>
          <w:tcPr>
            <w:tcW w:w="1158" w:type="dxa"/>
            <w:tcBorders>
              <w:top w:val="single" w:sz="4" w:space="0" w:color="auto"/>
              <w:left w:val="single" w:sz="4" w:space="0" w:color="auto"/>
              <w:bottom w:val="single" w:sz="4" w:space="0" w:color="auto"/>
              <w:right w:val="single" w:sz="4" w:space="0" w:color="auto"/>
            </w:tcBorders>
            <w:noWrap/>
          </w:tcPr>
          <w:p ns2:paraId="46E9C03A" ns2:textId="77777777" w:rsidR="00011E26" w:rsidRDefault="00011E26">
            <w:pPr>
              <w:pStyle w:val="TableCenter"/>
              <w:rPr>
                <w:sz w:val="18"/>
                <w:szCs w:val="18"/>
              </w:rPr>
            </w:pPr>
            <w:r>
              <w:rPr>
                <w:sz w:val="18"/>
                <w:szCs w:val="18"/>
              </w:rPr>
              <w:t>0.033</w:t>
            </w:r>
          </w:p>
        </w:tc>
        <w:tc>
          <w:tcPr>
            <w:tcW w:w="1158" w:type="dxa"/>
            <w:tcBorders>
              <w:top w:val="single" w:sz="4" w:space="0" w:color="auto"/>
              <w:left w:val="single" w:sz="4" w:space="0" w:color="auto"/>
              <w:bottom w:val="single" w:sz="4" w:space="0" w:color="auto"/>
              <w:right w:val="single" w:sz="4" w:space="0" w:color="auto"/>
            </w:tcBorders>
            <w:noWrap/>
          </w:tcPr>
          <w:p ns2:paraId="10804F8F" ns2:textId="77777777" w:rsidR="00011E26" w:rsidRDefault="00011E26">
            <w:pPr>
              <w:pStyle w:val="TableCenter"/>
              <w:rPr>
                <w:sz w:val="18"/>
                <w:szCs w:val="18"/>
              </w:rPr>
            </w:pPr>
            <w:r w:rsidRPr="00D02326">
              <w:rPr>
                <w:sz w:val="18"/>
                <w:szCs w:val="18"/>
              </w:rPr>
              <w:t>0</w:t>
            </w:r>
          </w:p>
        </w:tc>
      </w:tr>
      <w:tr w:rsidR="00011E26" w:rsidRPr="00063B5C" ns2:paraId="4E850FAE" ns2:textId="77777777" w:rsidTr="00011E26">
        <w:trPr>
          <w:trHeight w:val="260"/>
          <w:jc w:val="center"/>
        </w:trPr>
        <w:tc>
          <w:tcPr>
            <w:tcW w:w="1573" w:type="dxa"/>
            <w:vMerge/>
            <w:tcBorders>
              <w:left w:val="single" w:sz="4" w:space="0" w:color="auto"/>
              <w:right w:val="single" w:sz="4" w:space="0" w:color="auto"/>
            </w:tcBorders>
          </w:tcPr>
          <w:p ns2:paraId="186F2C49" ns2:textId="77777777" w:rsidR="00011E26" w:rsidRDefault="00011E26">
            <w:pPr>
              <w:pStyle w:val="TableCenter"/>
              <w:keepNext/>
              <w:rPr>
                <w:sz w:val="18"/>
                <w:szCs w:val="18"/>
              </w:rPr>
            </w:pPr>
          </w:p>
        </w:tc>
        <w:tc>
          <w:tcPr>
            <w:tcW w:w="1573" w:type="dxa"/>
            <w:vMerge w:val="restart"/>
            <w:tcBorders>
              <w:top w:val="single" w:sz="4" w:space="0" w:color="auto"/>
              <w:left w:val="single" w:sz="4" w:space="0" w:color="auto"/>
              <w:bottom w:val="single" w:sz="4" w:space="0" w:color="auto"/>
              <w:right w:val="single" w:sz="4" w:space="0" w:color="auto"/>
            </w:tcBorders>
            <w:noWrap/>
            <w:hideMark/>
          </w:tcPr>
          <w:p ns2:paraId="27C2080A" ns2:textId="0C1B8FFA" w:rsidR="00011E26" w:rsidRPr="00063B5C" w:rsidRDefault="00011E26">
            <w:pPr>
              <w:pStyle w:val="TableCenter"/>
              <w:keepNext/>
              <w:rPr>
                <w:sz w:val="18"/>
                <w:szCs w:val="18"/>
              </w:rPr>
            </w:pPr>
            <w:r>
              <w:rPr>
                <w:sz w:val="18"/>
                <w:szCs w:val="18"/>
              </w:rPr>
              <w:t>15</w:t>
            </w:r>
          </w:p>
        </w:tc>
        <w:tc>
          <w:tcPr>
            <w:tcW w:w="1350" w:type="dxa"/>
            <w:tcBorders>
              <w:top w:val="single" w:sz="4" w:space="0" w:color="auto"/>
              <w:left w:val="single" w:sz="4" w:space="0" w:color="auto"/>
              <w:bottom w:val="single" w:sz="4" w:space="0" w:color="auto"/>
              <w:right w:val="single" w:sz="4" w:space="0" w:color="auto"/>
            </w:tcBorders>
            <w:noWrap/>
            <w:hideMark/>
          </w:tcPr>
          <w:p ns2:paraId="59BB26B9" ns2:textId="77777777" w:rsidR="00011E26" w:rsidRPr="00063B5C" w:rsidRDefault="00011E26">
            <w:pPr>
              <w:pStyle w:val="TableCenter"/>
              <w:keepNext/>
              <w:rPr>
                <w:sz w:val="18"/>
                <w:szCs w:val="18"/>
              </w:rPr>
            </w:pPr>
            <w:r w:rsidRPr="00063B5C">
              <w:rPr>
                <w:sz w:val="18"/>
                <w:szCs w:val="18"/>
              </w:rPr>
              <w:t>AUC</w:t>
            </w:r>
            <w:r>
              <w:rPr>
                <w:sz w:val="18"/>
                <w:szCs w:val="18"/>
                <w:vertAlign w:val="subscript"/>
              </w:rPr>
              <w:t>last</w:t>
            </w:r>
          </w:p>
        </w:tc>
        <w:tc>
          <w:tcPr>
            <w:tcW w:w="1350" w:type="dxa"/>
            <w:tcBorders>
              <w:top w:val="single" w:sz="4" w:space="0" w:color="auto"/>
              <w:left w:val="single" w:sz="4" w:space="0" w:color="auto"/>
              <w:bottom w:val="single" w:sz="4" w:space="0" w:color="auto"/>
              <w:right w:val="single" w:sz="4" w:space="0" w:color="auto"/>
            </w:tcBorders>
            <w:noWrap/>
            <w:hideMark/>
          </w:tcPr>
          <w:p ns2:paraId="7BC95ECB" ns2:textId="77777777" w:rsidR="00011E26" w:rsidRPr="00063B5C" w:rsidRDefault="00011E26">
            <w:pPr>
              <w:pStyle w:val="TableCenter"/>
              <w:keepNext/>
              <w:rPr>
                <w:sz w:val="18"/>
                <w:szCs w:val="18"/>
              </w:rPr>
            </w:pPr>
            <w:r>
              <w:rPr>
                <w:sz w:val="18"/>
                <w:szCs w:val="18"/>
              </w:rPr>
              <w:t>ng</w:t>
            </w:r>
            <w:r w:rsidRPr="00063B5C">
              <w:rPr>
                <w:sz w:val="18"/>
                <w:szCs w:val="18"/>
              </w:rPr>
              <w:t>*</w:t>
            </w:r>
            <w:r>
              <w:rPr>
                <w:sz w:val="18"/>
                <w:szCs w:val="18"/>
              </w:rPr>
              <w:t>h/mL</w:t>
            </w:r>
          </w:p>
        </w:tc>
        <w:tc>
          <w:tcPr>
            <w:tcW w:w="1158" w:type="dxa"/>
            <w:tcBorders>
              <w:top w:val="single" w:sz="4" w:space="0" w:color="auto"/>
              <w:left w:val="single" w:sz="4" w:space="0" w:color="auto"/>
              <w:bottom w:val="single" w:sz="4" w:space="0" w:color="auto"/>
              <w:right w:val="single" w:sz="4" w:space="0" w:color="auto"/>
            </w:tcBorders>
            <w:noWrap/>
          </w:tcPr>
          <w:p ns2:paraId="77469EE8" ns2:textId="77777777" w:rsidR="00011E26" w:rsidRPr="00063B5C" w:rsidRDefault="00011E26">
            <w:pPr>
              <w:pStyle w:val="TableCenter"/>
              <w:keepNext/>
              <w:rPr>
                <w:sz w:val="18"/>
                <w:szCs w:val="18"/>
              </w:rPr>
            </w:pPr>
            <w:r>
              <w:rPr>
                <w:sz w:val="18"/>
                <w:szCs w:val="18"/>
              </w:rPr>
              <w:t>3720</w:t>
            </w:r>
          </w:p>
        </w:tc>
        <w:tc>
          <w:tcPr>
            <w:tcW w:w="1158" w:type="dxa"/>
            <w:tcBorders>
              <w:top w:val="single" w:sz="4" w:space="0" w:color="auto"/>
              <w:left w:val="single" w:sz="4" w:space="0" w:color="auto"/>
              <w:bottom w:val="single" w:sz="4" w:space="0" w:color="auto"/>
              <w:right w:val="single" w:sz="4" w:space="0" w:color="auto"/>
            </w:tcBorders>
            <w:noWrap/>
          </w:tcPr>
          <w:p ns2:paraId="6B4B3293" ns2:textId="77777777" w:rsidR="00011E26" w:rsidRPr="00063B5C" w:rsidRDefault="00011E26">
            <w:pPr>
              <w:pStyle w:val="TableCenter"/>
              <w:keepNext/>
              <w:rPr>
                <w:sz w:val="18"/>
                <w:szCs w:val="18"/>
              </w:rPr>
            </w:pPr>
            <w:r>
              <w:rPr>
                <w:sz w:val="18"/>
                <w:szCs w:val="18"/>
              </w:rPr>
              <w:t>580</w:t>
            </w:r>
          </w:p>
        </w:tc>
        <w:tc>
          <w:tcPr>
            <w:tcW w:w="1158" w:type="dxa"/>
            <w:tcBorders>
              <w:top w:val="single" w:sz="4" w:space="0" w:color="auto"/>
              <w:left w:val="single" w:sz="4" w:space="0" w:color="auto"/>
              <w:bottom w:val="single" w:sz="4" w:space="0" w:color="auto"/>
              <w:right w:val="single" w:sz="4" w:space="0" w:color="auto"/>
            </w:tcBorders>
            <w:noWrap/>
          </w:tcPr>
          <w:p ns2:paraId="3EE01AD4" ns2:textId="77777777" w:rsidR="00011E26" w:rsidRPr="00063B5C" w:rsidRDefault="00011E26">
            <w:pPr>
              <w:pStyle w:val="TableCenter"/>
              <w:keepNext/>
              <w:rPr>
                <w:sz w:val="18"/>
                <w:szCs w:val="18"/>
              </w:rPr>
            </w:pPr>
            <w:r>
              <w:rPr>
                <w:sz w:val="18"/>
                <w:szCs w:val="18"/>
              </w:rPr>
              <w:t>4070</w:t>
            </w:r>
          </w:p>
        </w:tc>
        <w:tc>
          <w:tcPr>
            <w:tcW w:w="1158" w:type="dxa"/>
            <w:tcBorders>
              <w:top w:val="single" w:sz="4" w:space="0" w:color="auto"/>
              <w:left w:val="single" w:sz="4" w:space="0" w:color="auto"/>
              <w:bottom w:val="single" w:sz="4" w:space="0" w:color="auto"/>
              <w:right w:val="single" w:sz="4" w:space="0" w:color="auto"/>
            </w:tcBorders>
            <w:noWrap/>
          </w:tcPr>
          <w:p ns2:paraId="3672005F" ns2:textId="77777777" w:rsidR="00011E26" w:rsidRPr="00063B5C" w:rsidRDefault="00011E26">
            <w:pPr>
              <w:pStyle w:val="TableCenter"/>
              <w:keepNext/>
              <w:rPr>
                <w:sz w:val="18"/>
                <w:szCs w:val="18"/>
              </w:rPr>
            </w:pPr>
            <w:r>
              <w:rPr>
                <w:sz w:val="18"/>
                <w:szCs w:val="18"/>
              </w:rPr>
              <w:t>228</w:t>
            </w:r>
          </w:p>
        </w:tc>
      </w:tr>
      <w:tr w:rsidR="00011E26" w:rsidRPr="00063B5C" ns2:paraId="4D97DF05" ns2:textId="77777777" w:rsidTr="00011E26">
        <w:trPr>
          <w:trHeight w:val="260"/>
          <w:jc w:val="center"/>
        </w:trPr>
        <w:tc>
          <w:tcPr>
            <w:tcW w:w="1573" w:type="dxa"/>
            <w:vMerge/>
            <w:tcBorders>
              <w:left w:val="single" w:sz="4" w:space="0" w:color="auto"/>
              <w:right w:val="single" w:sz="4" w:space="0" w:color="auto"/>
            </w:tcBorders>
          </w:tcPr>
          <w:p ns2:paraId="64FFEF6A" ns2:textId="77777777" w:rsidR="00011E26" w:rsidRPr="00063B5C" w:rsidRDefault="00011E26">
            <w:pPr>
              <w:pStyle w:val="TableCenter"/>
              <w:keepNext/>
              <w:rPr>
                <w:sz w:val="18"/>
                <w:szCs w:val="18"/>
              </w:rPr>
            </w:pPr>
          </w:p>
        </w:tc>
        <w:tc>
          <w:tcPr>
            <w:tcW w:w="1573" w:type="dxa"/>
            <w:vMerge/>
            <w:tcBorders>
              <w:top w:val="single" w:sz="4" w:space="0" w:color="auto"/>
              <w:left w:val="single" w:sz="4" w:space="0" w:color="auto"/>
              <w:bottom w:val="single" w:sz="4" w:space="0" w:color="auto"/>
              <w:right w:val="single" w:sz="4" w:space="0" w:color="auto"/>
            </w:tcBorders>
            <w:noWrap/>
          </w:tcPr>
          <w:p ns2:paraId="61B777E0" ns2:textId="687ED6B6" w:rsidR="00011E26" w:rsidRPr="00063B5C" w:rsidRDefault="00011E26">
            <w:pPr>
              <w:pStyle w:val="TableCenter"/>
              <w:keepNext/>
              <w:rPr>
                <w:sz w:val="18"/>
                <w:szCs w:val="18"/>
              </w:rPr>
            </w:pPr>
          </w:p>
        </w:tc>
        <w:tc>
          <w:tcPr>
            <w:tcW w:w="1350" w:type="dxa"/>
            <w:tcBorders>
              <w:top w:val="single" w:sz="4" w:space="0" w:color="auto"/>
              <w:left w:val="single" w:sz="4" w:space="0" w:color="auto"/>
              <w:bottom w:val="single" w:sz="4" w:space="0" w:color="auto"/>
              <w:right w:val="single" w:sz="4" w:space="0" w:color="auto"/>
            </w:tcBorders>
            <w:noWrap/>
          </w:tcPr>
          <w:p ns2:paraId="567EBB45" ns2:textId="77777777" w:rsidR="00011E26" w:rsidRPr="00063B5C" w:rsidRDefault="00011E26">
            <w:pPr>
              <w:pStyle w:val="TableCenter"/>
              <w:keepNext/>
              <w:rPr>
                <w:sz w:val="18"/>
                <w:szCs w:val="18"/>
              </w:rPr>
            </w:pPr>
            <w:r>
              <w:rPr>
                <w:sz w:val="18"/>
                <w:szCs w:val="18"/>
              </w:rPr>
              <w:t>C</w:t>
            </w:r>
            <w:r w:rsidRPr="001B0147">
              <w:rPr>
                <w:sz w:val="18"/>
                <w:szCs w:val="18"/>
                <w:vertAlign w:val="subscript"/>
              </w:rPr>
              <w:t>max</w:t>
            </w:r>
          </w:p>
        </w:tc>
        <w:tc>
          <w:tcPr>
            <w:tcW w:w="1350" w:type="dxa"/>
            <w:tcBorders>
              <w:top w:val="single" w:sz="4" w:space="0" w:color="auto"/>
              <w:left w:val="single" w:sz="4" w:space="0" w:color="auto"/>
              <w:bottom w:val="single" w:sz="4" w:space="0" w:color="auto"/>
              <w:right w:val="single" w:sz="4" w:space="0" w:color="auto"/>
            </w:tcBorders>
            <w:noWrap/>
          </w:tcPr>
          <w:p ns2:paraId="56E31950" ns2:textId="77777777" w:rsidR="00011E26" w:rsidRPr="00063B5C" w:rsidRDefault="00011E26">
            <w:pPr>
              <w:pStyle w:val="TableCenter"/>
              <w:keepNext/>
              <w:rPr>
                <w:sz w:val="18"/>
                <w:szCs w:val="18"/>
              </w:rPr>
            </w:pPr>
            <w:r>
              <w:rPr>
                <w:sz w:val="18"/>
                <w:szCs w:val="18"/>
              </w:rPr>
              <w:t>ng/mL</w:t>
            </w:r>
          </w:p>
        </w:tc>
        <w:tc>
          <w:tcPr>
            <w:tcW w:w="1158" w:type="dxa"/>
            <w:tcBorders>
              <w:top w:val="single" w:sz="4" w:space="0" w:color="auto"/>
              <w:left w:val="single" w:sz="4" w:space="0" w:color="auto"/>
              <w:bottom w:val="single" w:sz="4" w:space="0" w:color="auto"/>
              <w:right w:val="single" w:sz="4" w:space="0" w:color="auto"/>
            </w:tcBorders>
            <w:noWrap/>
          </w:tcPr>
          <w:p ns2:paraId="614EE455" ns2:textId="77777777" w:rsidR="00011E26" w:rsidRPr="00063B5C" w:rsidRDefault="00011E26">
            <w:pPr>
              <w:pStyle w:val="TableCenter"/>
              <w:keepNext/>
              <w:rPr>
                <w:sz w:val="18"/>
                <w:szCs w:val="18"/>
              </w:rPr>
            </w:pPr>
            <w:r>
              <w:rPr>
                <w:sz w:val="18"/>
                <w:szCs w:val="18"/>
              </w:rPr>
              <w:t>16500</w:t>
            </w:r>
          </w:p>
        </w:tc>
        <w:tc>
          <w:tcPr>
            <w:tcW w:w="1158" w:type="dxa"/>
            <w:tcBorders>
              <w:top w:val="single" w:sz="4" w:space="0" w:color="auto"/>
              <w:left w:val="single" w:sz="4" w:space="0" w:color="auto"/>
              <w:bottom w:val="single" w:sz="4" w:space="0" w:color="auto"/>
              <w:right w:val="single" w:sz="4" w:space="0" w:color="auto"/>
            </w:tcBorders>
            <w:noWrap/>
          </w:tcPr>
          <w:p ns2:paraId="2A9A7BA7" ns2:textId="77777777" w:rsidR="00011E26" w:rsidRPr="00063B5C" w:rsidRDefault="00011E26">
            <w:pPr>
              <w:pStyle w:val="TableCenter"/>
              <w:keepNext/>
              <w:rPr>
                <w:sz w:val="18"/>
                <w:szCs w:val="18"/>
              </w:rPr>
            </w:pPr>
            <w:r>
              <w:rPr>
                <w:sz w:val="18"/>
                <w:szCs w:val="18"/>
              </w:rPr>
              <w:t>4280</w:t>
            </w:r>
          </w:p>
        </w:tc>
        <w:tc>
          <w:tcPr>
            <w:tcW w:w="1158" w:type="dxa"/>
            <w:tcBorders>
              <w:top w:val="single" w:sz="4" w:space="0" w:color="auto"/>
              <w:left w:val="single" w:sz="4" w:space="0" w:color="auto"/>
              <w:bottom w:val="single" w:sz="4" w:space="0" w:color="auto"/>
              <w:right w:val="single" w:sz="4" w:space="0" w:color="auto"/>
            </w:tcBorders>
            <w:noWrap/>
          </w:tcPr>
          <w:p ns2:paraId="0386894B" ns2:textId="77777777" w:rsidR="00011E26" w:rsidRPr="00063B5C" w:rsidRDefault="00011E26">
            <w:pPr>
              <w:pStyle w:val="TableCenter"/>
              <w:keepNext/>
              <w:rPr>
                <w:sz w:val="18"/>
                <w:szCs w:val="18"/>
              </w:rPr>
            </w:pPr>
            <w:r>
              <w:rPr>
                <w:sz w:val="18"/>
                <w:szCs w:val="18"/>
              </w:rPr>
              <w:t>13900</w:t>
            </w:r>
          </w:p>
        </w:tc>
        <w:tc>
          <w:tcPr>
            <w:tcW w:w="1158" w:type="dxa"/>
            <w:tcBorders>
              <w:top w:val="single" w:sz="4" w:space="0" w:color="auto"/>
              <w:left w:val="single" w:sz="4" w:space="0" w:color="auto"/>
              <w:bottom w:val="single" w:sz="4" w:space="0" w:color="auto"/>
              <w:right w:val="single" w:sz="4" w:space="0" w:color="auto"/>
            </w:tcBorders>
            <w:noWrap/>
          </w:tcPr>
          <w:p ns2:paraId="5B4DAAA2" ns2:textId="77777777" w:rsidR="00011E26" w:rsidRPr="00063B5C" w:rsidRDefault="00011E26">
            <w:pPr>
              <w:pStyle w:val="TableCenter"/>
              <w:keepNext/>
              <w:rPr>
                <w:sz w:val="18"/>
                <w:szCs w:val="18"/>
              </w:rPr>
            </w:pPr>
            <w:r>
              <w:rPr>
                <w:sz w:val="18"/>
                <w:szCs w:val="18"/>
              </w:rPr>
              <w:t>2450</w:t>
            </w:r>
          </w:p>
        </w:tc>
      </w:tr>
      <w:tr w:rsidR="00011E26" ns2:paraId="7696B1B8" ns2:textId="77777777" w:rsidTr="00F67214">
        <w:trPr>
          <w:jc w:val="center"/>
        </w:trPr>
        <w:tc>
          <w:tcPr>
            <w:tcW w:w="1573" w:type="dxa"/>
            <w:vMerge/>
            <w:tcBorders>
              <w:left w:val="single" w:sz="4" w:space="0" w:color="auto"/>
              <w:bottom w:val="single" w:sz="4" w:space="0" w:color="auto"/>
              <w:right w:val="single" w:sz="4" w:space="0" w:color="auto"/>
            </w:tcBorders>
          </w:tcPr>
          <w:p ns2:paraId="410A1BB2" ns2:textId="77777777" w:rsidR="00011E26" w:rsidRPr="00063B5C" w:rsidRDefault="00011E26">
            <w:pPr>
              <w:pStyle w:val="TableCenter"/>
              <w:rPr>
                <w:sz w:val="18"/>
                <w:szCs w:val="18"/>
              </w:rPr>
            </w:pPr>
          </w:p>
        </w:tc>
        <w:tc>
          <w:tcPr>
            <w:tcW w:w="1573" w:type="dxa"/>
            <w:vMerge/>
            <w:tcBorders>
              <w:top w:val="single" w:sz="4" w:space="0" w:color="auto"/>
              <w:left w:val="single" w:sz="4" w:space="0" w:color="auto"/>
              <w:bottom w:val="single" w:sz="4" w:space="0" w:color="auto"/>
              <w:right w:val="single" w:sz="4" w:space="0" w:color="auto"/>
            </w:tcBorders>
            <w:noWrap/>
          </w:tcPr>
          <w:p ns2:paraId="5653984F" ns2:textId="21F7F8A2" w:rsidR="00011E26" w:rsidRPr="00063B5C" w:rsidRDefault="00011E26">
            <w:pPr>
              <w:pStyle w:val="TableCenter"/>
              <w:rPr>
                <w:sz w:val="18"/>
                <w:szCs w:val="18"/>
              </w:rPr>
            </w:pPr>
          </w:p>
        </w:tc>
        <w:tc>
          <w:tcPr>
            <w:tcW w:w="1350" w:type="dxa"/>
            <w:tcBorders>
              <w:top w:val="single" w:sz="4" w:space="0" w:color="auto"/>
              <w:left w:val="single" w:sz="4" w:space="0" w:color="auto"/>
              <w:bottom w:val="single" w:sz="4" w:space="0" w:color="auto"/>
              <w:right w:val="single" w:sz="4" w:space="0" w:color="auto"/>
            </w:tcBorders>
            <w:noWrap/>
          </w:tcPr>
          <w:p ns2:paraId="6006F234" ns2:textId="77777777" w:rsidR="00011E26" w:rsidRPr="00063B5C" w:rsidRDefault="00011E26">
            <w:pPr>
              <w:pStyle w:val="TableCenter"/>
              <w:rPr>
                <w:sz w:val="18"/>
                <w:szCs w:val="18"/>
              </w:rPr>
            </w:pPr>
            <w:r w:rsidRPr="00D02326">
              <w:rPr>
                <w:sz w:val="18"/>
                <w:szCs w:val="18"/>
              </w:rPr>
              <w:t>T</w:t>
            </w:r>
            <w:r w:rsidRPr="00D02326">
              <w:rPr>
                <w:sz w:val="18"/>
                <w:szCs w:val="18"/>
                <w:vertAlign w:val="subscript"/>
              </w:rPr>
              <w:t>max</w:t>
            </w:r>
          </w:p>
        </w:tc>
        <w:tc>
          <w:tcPr>
            <w:tcW w:w="1350" w:type="dxa"/>
            <w:tcBorders>
              <w:top w:val="single" w:sz="4" w:space="0" w:color="auto"/>
              <w:left w:val="single" w:sz="4" w:space="0" w:color="auto"/>
              <w:bottom w:val="single" w:sz="4" w:space="0" w:color="auto"/>
              <w:right w:val="single" w:sz="4" w:space="0" w:color="auto"/>
            </w:tcBorders>
            <w:noWrap/>
          </w:tcPr>
          <w:p ns2:paraId="05869720" ns2:textId="77777777" w:rsidR="00011E26" w:rsidRPr="00063B5C" w:rsidRDefault="00011E26">
            <w:pPr>
              <w:pStyle w:val="TableCenter"/>
              <w:rPr>
                <w:sz w:val="18"/>
                <w:szCs w:val="18"/>
              </w:rPr>
            </w:pPr>
            <w:r>
              <w:rPr>
                <w:sz w:val="18"/>
                <w:szCs w:val="18"/>
              </w:rPr>
              <w:t>h</w:t>
            </w:r>
          </w:p>
        </w:tc>
        <w:tc>
          <w:tcPr>
            <w:tcW w:w="1158" w:type="dxa"/>
            <w:tcBorders>
              <w:top w:val="single" w:sz="4" w:space="0" w:color="auto"/>
              <w:left w:val="single" w:sz="4" w:space="0" w:color="auto"/>
              <w:bottom w:val="single" w:sz="4" w:space="0" w:color="auto"/>
              <w:right w:val="single" w:sz="4" w:space="0" w:color="auto"/>
            </w:tcBorders>
            <w:noWrap/>
          </w:tcPr>
          <w:p ns2:paraId="17605F20" ns2:textId="77777777" w:rsidR="00011E26" w:rsidRDefault="00011E26">
            <w:pPr>
              <w:pStyle w:val="TableCenter"/>
              <w:rPr>
                <w:sz w:val="18"/>
                <w:szCs w:val="18"/>
              </w:rPr>
            </w:pPr>
            <w:r>
              <w:rPr>
                <w:sz w:val="18"/>
                <w:szCs w:val="18"/>
              </w:rPr>
              <w:t>0.033</w:t>
            </w:r>
          </w:p>
        </w:tc>
        <w:tc>
          <w:tcPr>
            <w:tcW w:w="1158" w:type="dxa"/>
            <w:tcBorders>
              <w:top w:val="single" w:sz="4" w:space="0" w:color="auto"/>
              <w:left w:val="single" w:sz="4" w:space="0" w:color="auto"/>
              <w:bottom w:val="single" w:sz="4" w:space="0" w:color="auto"/>
              <w:right w:val="single" w:sz="4" w:space="0" w:color="auto"/>
            </w:tcBorders>
            <w:noWrap/>
          </w:tcPr>
          <w:p ns2:paraId="672E0073" ns2:textId="77777777" w:rsidR="00011E26" w:rsidRDefault="00011E26">
            <w:pPr>
              <w:pStyle w:val="TableCenter"/>
              <w:rPr>
                <w:sz w:val="18"/>
                <w:szCs w:val="18"/>
              </w:rPr>
            </w:pPr>
            <w:r w:rsidRPr="00D02326">
              <w:rPr>
                <w:sz w:val="18"/>
                <w:szCs w:val="18"/>
              </w:rPr>
              <w:t>0</w:t>
            </w:r>
          </w:p>
        </w:tc>
        <w:tc>
          <w:tcPr>
            <w:tcW w:w="1158" w:type="dxa"/>
            <w:tcBorders>
              <w:top w:val="single" w:sz="4" w:space="0" w:color="auto"/>
              <w:left w:val="single" w:sz="4" w:space="0" w:color="auto"/>
              <w:bottom w:val="single" w:sz="4" w:space="0" w:color="auto"/>
              <w:right w:val="single" w:sz="4" w:space="0" w:color="auto"/>
            </w:tcBorders>
            <w:noWrap/>
          </w:tcPr>
          <w:p ns2:paraId="6AD433F6" ns2:textId="77777777" w:rsidR="00011E26" w:rsidRDefault="00011E26">
            <w:pPr>
              <w:pStyle w:val="TableCenter"/>
              <w:rPr>
                <w:sz w:val="18"/>
                <w:szCs w:val="18"/>
              </w:rPr>
            </w:pPr>
            <w:r>
              <w:rPr>
                <w:sz w:val="18"/>
                <w:szCs w:val="18"/>
              </w:rPr>
              <w:t>0.033</w:t>
            </w:r>
          </w:p>
        </w:tc>
        <w:tc>
          <w:tcPr>
            <w:tcW w:w="1158" w:type="dxa"/>
            <w:tcBorders>
              <w:top w:val="single" w:sz="4" w:space="0" w:color="auto"/>
              <w:left w:val="single" w:sz="4" w:space="0" w:color="auto"/>
              <w:bottom w:val="single" w:sz="4" w:space="0" w:color="auto"/>
              <w:right w:val="single" w:sz="4" w:space="0" w:color="auto"/>
            </w:tcBorders>
            <w:noWrap/>
          </w:tcPr>
          <w:p ns2:paraId="69DA4BB1" ns2:textId="77777777" w:rsidR="00011E26" w:rsidRDefault="00011E26">
            <w:pPr>
              <w:pStyle w:val="TableCenter"/>
              <w:rPr>
                <w:sz w:val="18"/>
                <w:szCs w:val="18"/>
              </w:rPr>
            </w:pPr>
            <w:r w:rsidRPr="00D02326">
              <w:rPr>
                <w:sz w:val="18"/>
                <w:szCs w:val="18"/>
              </w:rPr>
              <w:t>0</w:t>
            </w:r>
          </w:p>
        </w:tc>
      </w:tr>
      <w:tr w:rsidR="00011E26" w:rsidRPr="00063B5C" ns2:paraId="5BDBF4B1" ns2:textId="77777777" w:rsidTr="00F67214">
        <w:trPr>
          <w:trHeight w:val="260"/>
          <w:jc w:val="center"/>
        </w:trPr>
        <w:tc>
          <w:tcPr>
            <w:tcW w:w="10478" w:type="dxa"/>
            <w:gridSpan w:val="8"/>
            <w:tcBorders>
              <w:top w:val="single" w:sz="4" w:space="0" w:color="auto"/>
              <w:left w:val="single" w:sz="4" w:space="0" w:color="auto"/>
              <w:bottom w:val="single" w:sz="4" w:space="0" w:color="auto"/>
              <w:right w:val="single" w:sz="4" w:space="0" w:color="auto"/>
            </w:tcBorders>
          </w:tcPr>
          <w:p ns2:paraId="1BB07743" ns2:textId="5738435A" w:rsidR="00011E26" w:rsidRPr="001B0147" w:rsidRDefault="00011E26" w:rsidP="00441CAF">
            <w:pPr>
              <w:pStyle w:val="TableFootnoteSymbol"/>
              <w:keepNext/>
              <w:tabs>
                <w:tab w:val="clear" w:pos="0"/>
              </w:tabs>
              <w:ind w:left="63"/>
            </w:pPr>
            <w:r w:rsidRPr="001B0147">
              <w:t>AUC</w:t>
            </w:r>
            <w:r w:rsidRPr="001B0147">
              <w:rPr>
                <w:vertAlign w:val="subscript"/>
              </w:rPr>
              <w:t>last</w:t>
            </w:r>
            <w:r w:rsidRPr="001B0147">
              <w:t>= area under the concentration-time curve from time 0 to time with last quantifiable concentration</w:t>
            </w:r>
            <w:r>
              <w:t xml:space="preserve"> </w:t>
            </w:r>
            <w:r>
              <w:rPr>
                <w:szCs w:val="18"/>
                <w:lang w:val="en-GB"/>
              </w:rPr>
              <w:t>in 8 hour post dose</w:t>
            </w:r>
            <w:r w:rsidRPr="001B0147">
              <w:t>; C</w:t>
            </w:r>
            <w:r w:rsidRPr="001B0147">
              <w:rPr>
                <w:vertAlign w:val="subscript"/>
              </w:rPr>
              <w:t>max</w:t>
            </w:r>
            <w:r w:rsidRPr="001B0147">
              <w:t xml:space="preserve">=observed maximum concentration; </w:t>
            </w:r>
            <w:r>
              <w:rPr>
                <w:szCs w:val="18"/>
              </w:rPr>
              <w:t>h=hour(s);</w:t>
            </w:r>
            <w:r w:rsidR="00DE4536">
              <w:rPr>
                <w:szCs w:val="18"/>
              </w:rPr>
              <w:t xml:space="preserve"> IV=intravenous(ly); </w:t>
            </w:r>
            <w:r w:rsidRPr="001B0147">
              <w:t xml:space="preserve">NC=Not Calculated; </w:t>
            </w:r>
            <w:r>
              <w:t>q1w=once weekly;</w:t>
            </w:r>
            <w:r w:rsidRPr="001B0147">
              <w:t xml:space="preserve"> SD=</w:t>
            </w:r>
            <w:r>
              <w:t>s</w:t>
            </w:r>
            <w:r w:rsidRPr="001B0147">
              <w:t xml:space="preserve">tandard </w:t>
            </w:r>
            <w:r>
              <w:t>deviation</w:t>
            </w:r>
            <w:r w:rsidRPr="001B0147">
              <w:t xml:space="preserve">; </w:t>
            </w:r>
            <w:r w:rsidR="00DE4536">
              <w:t xml:space="preserve">TK=toxicokinetics; </w:t>
            </w:r>
            <w:r w:rsidRPr="001B0147">
              <w:t>T</w:t>
            </w:r>
            <w:r w:rsidRPr="001B0147">
              <w:rPr>
                <w:vertAlign w:val="subscript"/>
              </w:rPr>
              <w:t>max</w:t>
            </w:r>
            <w:r w:rsidRPr="001B0147">
              <w:t>=time to reach maximum concentration.</w:t>
            </w:r>
          </w:p>
        </w:tc>
      </w:tr>
    </w:tbl>
    <w:p ns2:paraId="204722B6" ns2:textId="77777777" w:rsidR="00C24CBA" w:rsidRPr="00EA1623" w:rsidRDefault="00C24CBA" w:rsidP="00C24CBA">
      <w:pPr>
        <w:pStyle w:val="ListEnd"/>
      </w:pPr>
      <w:ins w:id="8011" w:author="GoldenCorpusHarness" w:date="2026-03-28T21:57:55Z">
        <w:r>
          <w:t>Table 7Mean KL610023 TK Parameters in Monkeys Following IV Dosing of SacTMT (TT #187853 / A2018086-T014-01)</w:t>
        </w:r>
      </w:ins>
    </w:p>
    <w:p ns2:paraId="6CCB4141" ns2:textId="77777777" w:rsidR="00C24CBA" w:rsidRPr="00D83122" w:rsidRDefault="00C24CBA" w:rsidP="00C24CBA">
      <w:pPr>
        <w:pStyle w:val="Paragraph"/>
      </w:pPr>
      <w:r w:rsidRPr="00D83122">
        <w:t xml:space="preserve">Over the dose range from 1.5 to 15 mg/kg, the mean plasma exposure of KL610143 and KL610023 in plasma showed no </w:t>
      </w:r>
      <w:r>
        <w:t>consistent</w:t>
      </w:r>
      <w:r w:rsidRPr="00D83122">
        <w:t xml:space="preserve"> gender difference</w:t>
      </w:r>
      <w:r>
        <w:t>. N</w:t>
      </w:r>
      <w:r w:rsidRPr="00D83122">
        <w:t>o dose</w:t>
      </w:r>
      <w:r>
        <w:t xml:space="preserve"> </w:t>
      </w:r>
      <w:r w:rsidRPr="00D83122">
        <w:t>proportionality was o</w:t>
      </w:r>
      <w:r>
        <w:t>b</w:t>
      </w:r>
      <w:r w:rsidRPr="00D83122">
        <w:t>served in the mean exposure of KL610143, while the plasma exposure</w:t>
      </w:r>
      <w:r>
        <w:t xml:space="preserve"> </w:t>
      </w:r>
      <w:r w:rsidRPr="00D83122">
        <w:t>of KL610023 increased dose</w:t>
      </w:r>
      <w:r>
        <w:t xml:space="preserve"> </w:t>
      </w:r>
      <w:r w:rsidRPr="00D83122">
        <w:t xml:space="preserve">proportionally. No apparent accumulation of KL610143 or KL610023 </w:t>
      </w:r>
      <w:r>
        <w:t xml:space="preserve">was </w:t>
      </w:r>
      <w:r w:rsidRPr="00D83122">
        <w:t>observed when rats were dosed once a week for 5 consecutive doses.</w:t>
      </w:r>
    </w:p>
    <w:p ns2:paraId="4C934469" ns2:textId="77777777" w:rsidR="00C24CBA" w:rsidRDefault="00C24CBA" w:rsidP="00C24CBA">
      <w:pPr>
        <w:pStyle w:val="Paragraph"/>
      </w:pPr>
      <w:del w:id="8012" w:author="GoldenCorpusHarness" w:date="2026-03-28T21:57:55Z">
        <w:r>
          <w:delText>Based on the results from this study, the NOAEL was 5 mg/kg/dose corresponding to systemic exposure for combined females and males AUClast of 1.32 µg*h/mL for KL610023 after the last dose.</w:delText>
        </w:r>
      </w:del>
    </w:p>
    <w:p ns2:paraId="112E6C87" ns2:textId="60D885F4" w:rsidR="00553CA4" w:rsidRPr="00CE6126" w:rsidRDefault="00553CA4" w:rsidP="00553CA4">
      <w:pPr>
        <w:pStyle w:val="Heading3"/>
        <w:tabs>
          <w:tab w:val="clear" w:pos="965"/>
          <w:tab w:val="left" w:pos="960"/>
        </w:tabs>
        <w:ind w:left="960" w:hanging="960"/>
      </w:pPr>
      <w:del w:id="8013" w:author="GoldenCorpusHarness" w:date="2026-03-28T21:57:55Z">
        <w:r>
          <w:delText>Genoto</w:delText>
        </w:r>
      </w:del>
      <w:ins w:id="8014" w:author="GoldenCorpusHarness" w:date="2026-03-28T21:57:55Z">
        <w:r>
          <w:t>The TK results suggested that when cynomolgus monkeys were intravenously administered sac-TMT at 25, 50, and 75 mg/kg/dose, there was no consistent or substantive gender difference found in the AUClast of sac-TMT-ADC, sac-TMT-TAb or KL610023 after the first and last dose (fourth dose for 25 and 50 mg/kg/dose groups and third dose for 75 mg/kg/dose group). The mean e</w:t>
        </w:r>
      </w:ins>
      <w:r>
        <w:t>x</w:t>
      </w:r>
      <w:del w:id="8015" w:author="GoldenCorpusHarness" w:date="2026-03-28T21:57:55Z">
        <w:r>
          <w:delText>icity</w:delText>
        </w:r>
      </w:del>
      <w:ins w:id="8016" w:author="GoldenCorpusHarness" w:date="2026-03-28T21:57:55Z">
        <w:r>
          <w:t>posure of sac-TMT-ADC, sac-TMT-TAb and KL610023 in serum increased dose proportionally over the dose range of sac-TMT from 25 to 75 mg/kg on</w:t>
        </w:r>
      </w:ins>
      <w:r>
        <w:t xml:space="preserve"> Stud</w:t>
      </w:r>
      <w:del w:id="8017" w:author="GoldenCorpusHarness" w:date="2026-03-28T21:57:55Z">
        <w:r>
          <w:delText>ies</w:delText>
        </w:r>
      </w:del>
      <w:ins w:id="8018" w:author="GoldenCorpusHarness" w:date="2026-03-28T21:57:55Z">
        <w:r>
          <w:t>y Day 1. On Study Day 43 (for 25 and 50 mg/kg/dose groups) and Study Day 29 (for 75 mg/kg/dose group), sac-TMT-ADC and sac-TMT-TAb exposure was more than dose proportional at 50 and 75 mg/kg, while KL610023 exposure was approximately dose proportional at 50 mg/kg but less than dose proportional at 75 mg/kg. After repeated dosing, sac-TMT-ADC and sac-TMT-TAb exposures at Study Day 43 were lower (approximately 1.6fold) than those at Study Day 1, while KL610023 showed slightly higher exposure at 25 mg/kg and similar exposure at 50 and 75 mg/kg. When cynomolgus monkeys were intravenously injected with sacituzumab at 75 mg/kg, there was no apparent gender difference after the first dose, however higher exposure was noted in females compared to males after the last dose. No accumulation of sac-TMT-TAb was observed in monkeys following repeat dosing of sac-TMT or sacituzumab (up to 4 doses).</w:t>
        </w:r>
      </w:ins>
    </w:p>
    <w:p ns2:paraId="3D06395B" ns2:textId="0BAD62A9" w:rsidR="00553CA4" w:rsidRDefault="00553CA4" w:rsidP="00553CA4">
      <w:pPr>
        <w:pStyle w:val="Paragraph"/>
      </w:pPr>
      <w:ins w:id="8019" w:author="GoldenCorpusHarness" w:date="2026-03-28T21:57:55Z">
        <w:r>
          <w:t>Based on the findings observed in this study, the HNSTD was 50 mg/kg/dose, corresponding to systemic exposure for combined females and males AU</w:t>
        </w:r>
      </w:ins>
      <w:r>
        <w:t>C</w:t>
      </w:r>
      <w:del w:id="8020" w:author="GoldenCorpusHarness" w:date="2026-03-28T21:57:55Z">
        <w:r>
          <w:delText>onsistent with I</w:delText>
        </w:r>
      </w:del>
      <w:ins w:id="8021" w:author="GoldenCorpusHarness" w:date="2026-03-28T21:57:55Z">
        <w:r>
          <w:t>last of 55.0 mg*h/mL for sacTMT-AD</w:t>
        </w:r>
      </w:ins>
      <w:r>
        <w:t>C</w:t>
      </w:r>
      <w:del w:id="8022" w:author="GoldenCorpusHarness" w:date="2026-03-28T21:57:55Z">
        <w:r>
          <w:delText xml:space="preserve">H S9 guidance (Nonclinical Evaluation for </w:delText>
        </w:r>
      </w:del>
      <w:ins w:id="8023" w:author="GoldenCorpusHarness" w:date="2026-03-28T21:57:55Z">
        <w:r>
          <w:t>, 73.4 mg*h/mL sac-TMT-T</w:t>
        </w:r>
      </w:ins>
      <w:r>
        <w:t>A</w:t>
      </w:r>
      <w:del w:id="8024" w:author="GoldenCorpusHarness" w:date="2026-03-28T21:57:55Z">
        <w:r>
          <w:delText>nticancer Pharmaceuticals), genotoxicity assessments of the payload were conducted to support registration of sac-TMT.</w:delText>
        </w:r>
      </w:del>
      <w:ins w:id="8025" w:author="GoldenCorpusHarness" w:date="2026-03-28T21:57:55Z">
        <w:r>
          <w:t>b, and 4.86 μg*h/mL for KL610023 after the last dose.</w:t>
        </w:r>
      </w:ins>
    </w:p>
    <w:p ns2:paraId="59DB46F4" ns2:textId="5DB64273" w:rsidR="00553CA4" w:rsidRDefault="00553CA4" w:rsidP="00553CA4">
      <w:pPr>
        <w:pStyle w:val="Paragraph"/>
      </w:pPr>
      <w:del w:id="8026" w:author="GoldenCorpusHarness" w:date="2026-03-28T21:57:55Z">
        <w:r>
          <w:delText>G</w:delText>
        </w:r>
      </w:del>
      <w:ins w:id="8027" w:author="GoldenCorpusHarness" w:date="2026-03-28T21:57:55Z">
        <w:r>
          <w:t>Sac-TMT: 14-Week Intrav</w:t>
        </w:r>
      </w:ins>
      <w:r>
        <w:t>eno</w:t>
      </w:r>
      <w:del w:id="8028" w:author="GoldenCorpusHarness" w:date="2026-03-28T21:57:55Z">
        <w:r>
          <w:delText>t</w:delText>
        </w:r>
      </w:del>
      <w:ins w:id="8029" w:author="GoldenCorpusHarness" w:date="2026-03-28T21:57:55Z">
        <w:r>
          <w:t>us T</w:t>
        </w:r>
      </w:ins>
      <w:r>
        <w:t xml:space="preserve">oxicity </w:t>
      </w:r>
      <w:del w:id="8030" w:author="GoldenCorpusHarness" w:date="2026-03-28T21:57:55Z">
        <w:r>
          <w:delText>s</w:delText>
        </w:r>
      </w:del>
      <w:ins w:id="8031" w:author="GoldenCorpusHarness" w:date="2026-03-28T21:57:55Z">
        <w:r>
          <w:t>S</w:t>
        </w:r>
      </w:ins>
      <w:r>
        <w:t>tud</w:t>
      </w:r>
      <w:ins w:id="8032" w:author="GoldenCorpusHarness" w:date="2026-03-28T21:57:55Z">
        <w:r>
          <w:t>y of Sac-TMT for Inject</w:t>
        </w:r>
      </w:ins>
      <w:r>
        <w:t>i</w:t>
      </w:r>
      <w:del w:id="8033" w:author="GoldenCorpusHarness" w:date="2026-03-28T21:57:55Z">
        <w:r>
          <w:delText>es included a</w:delText>
        </w:r>
      </w:del>
      <w:ins w:id="8034" w:author="GoldenCorpusHarness" w:date="2026-03-28T21:57:55Z">
        <w:r>
          <w:t>o</w:t>
        </w:r>
      </w:ins>
      <w:r>
        <w:t xml:space="preserve">n in </w:t>
      </w:r>
      <w:del w:id="8035" w:author="GoldenCorpusHarness" w:date="2026-03-28T21:57:55Z">
        <w:r>
          <w:delText>viv</w:delText>
        </w:r>
      </w:del>
      <w:ins w:id="8036" w:author="GoldenCorpusHarness" w:date="2026-03-28T21:57:55Z">
        <w:r>
          <w:t>Cyn</w:t>
        </w:r>
      </w:ins>
      <w:r>
        <w:t>o</w:t>
      </w:r>
      <w:del w:id="8037" w:author="GoldenCorpusHarness" w:date="2026-03-28T21:57:55Z">
        <w:r>
          <w:delText xml:space="preserve"> rat b</w:delText>
        </w:r>
      </w:del>
      <w:ins w:id="8038" w:author="GoldenCorpusHarness" w:date="2026-03-28T21:57:55Z">
        <w:r>
          <w:t>m</w:t>
        </w:r>
      </w:ins>
      <w:r>
        <w:t>o</w:t>
      </w:r>
      <w:del w:id="8039" w:author="GoldenCorpusHarness" w:date="2026-03-28T21:57:55Z">
        <w:r>
          <w:delText>ne marrow micronuc</w:delText>
        </w:r>
      </w:del>
      <w:r>
        <w:t>l</w:t>
      </w:r>
      <w:del w:id="8040" w:author="GoldenCorpusHarness" w:date="2026-03-28T21:57:55Z">
        <w:r>
          <w:delText>e</w:delText>
        </w:r>
      </w:del>
      <w:ins w:id="8041" w:author="GoldenCorpusHarness" w:date="2026-03-28T21:57:55Z">
        <w:r>
          <w:t>g</w:t>
        </w:r>
      </w:ins>
      <w:r>
        <w:t xml:space="preserve">us </w:t>
      </w:r>
      <w:del w:id="8042" w:author="GoldenCorpusHarness" w:date="2026-03-28T21:57:55Z">
        <w:r>
          <w:delText>a</w:delText>
        </w:r>
      </w:del>
      <w:ins w:id="8043" w:author="GoldenCorpusHarness" w:date="2026-03-28T21:57:55Z">
        <w:r>
          <w:t>Monkey</w:t>
        </w:r>
      </w:ins>
      <w:r>
        <w:t>s</w:t>
      </w:r>
      <w:del w:id="8044" w:author="GoldenCorpusHarness" w:date="2026-03-28T21:57:55Z">
        <w:r>
          <w:delText>say with the prodrug for payload</w:delText>
        </w:r>
      </w:del>
      <w:r>
        <w:t xml:space="preserve"> (</w:t>
      </w:r>
      <w:del w:id="8045" w:author="GoldenCorpusHarness" w:date="2026-03-28T21:57:55Z">
        <w:r>
          <w:delText>KL6</w:delText>
        </w:r>
      </w:del>
      <w:ins w:id="8046" w:author="GoldenCorpusHarness" w:date="2026-03-28T21:57:55Z">
        <w:r>
          <w:t>TT #207844 / A20202</w:t>
        </w:r>
      </w:ins>
      <w:r>
        <w:t>1</w:t>
      </w:r>
      <w:ins w:id="8047" w:author="GoldenCorpusHarness" w:date="2026-03-28T21:57:55Z">
        <w:r>
          <w:t>7-T</w:t>
        </w:r>
      </w:ins>
      <w:r>
        <w:t>014</w:t>
      </w:r>
      <w:del w:id="8048" w:author="GoldenCorpusHarness" w:date="2026-03-28T21:57:55Z">
        <w:r>
          <w:delText>3</w:delText>
        </w:r>
      </w:del>
      <w:ins w:id="8049" w:author="GoldenCorpusHarness" w:date="2026-03-28T21:57:55Z">
        <w:r>
          <w:t>-01</w:t>
        </w:r>
      </w:ins>
      <w:r>
        <w:t>)</w:t>
      </w:r>
      <w:del w:id="8050" w:author="GoldenCorpusHarness" w:date="2026-03-28T21:57:55Z">
        <w:r>
          <w:delText xml:space="preserve"> as well as in vitro microbial mutagenesis (Ames) and chromosome aberration assays with the payload KL610023. The results showed that the payload was not mutagenic in the microbial mutagenesis assay (Ames test) and was clastogenic in vitro and in vivo based on the positive results in the in vitro chromosomal aberration assay and in vivo micronucleus assay in rats. The positive results in these studies are consistent with the intended pharmacology of the payload as topoisomerase I inhibitors disrupt DNA replication and are consistent with results of other topoisomerase I inhibitors [5].</w:delText>
        </w:r>
      </w:del>
    </w:p>
    <w:p ns2:paraId="6F0CEF64" ns2:textId="77777777" w:rsidR="00553CA4" w:rsidRPr="00CE6126" w:rsidRDefault="00553CA4" w:rsidP="00553CA4">
      <w:pPr>
        <w:pStyle w:val="Heading3"/>
        <w:tabs>
          <w:tab w:val="clear" w:pos="965"/>
          <w:tab w:val="left" w:pos="960"/>
        </w:tabs>
        <w:ind w:left="960" w:hanging="960"/>
        <w:rPr>
          <w:snapToGrid w:val="0"/>
        </w:rPr>
      </w:pPr>
      <w:del w:id="8051" w:author="GoldenCorpusHarness" w:date="2026-03-28T21:57:55Z">
        <w:r>
          <w:delText>Carci</w:delText>
        </w:r>
      </w:del>
      <w:ins w:id="8052" w:author="GoldenCorpusHarness" w:date="2026-03-28T21:57:55Z">
        <w:r>
          <w:t>The objective of this study was to assess the potential toxicity, TK, and immu</w:t>
        </w:r>
      </w:ins>
      <w:r>
        <w:t xml:space="preserve">nogenicity </w:t>
      </w:r>
      <w:del w:id="8053" w:author="GoldenCorpusHarness" w:date="2026-03-28T21:57:55Z">
        <w:r>
          <w:delText>St</w:delText>
        </w:r>
      </w:del>
      <w:ins w:id="8054" w:author="GoldenCorpusHarness" w:date="2026-03-28T21:57:55Z">
        <w:r>
          <w:t>profile of sac-TMT when administered to cynomolg</w:t>
        </w:r>
      </w:ins>
      <w:r>
        <w:t>u</w:t>
      </w:r>
      <w:del w:id="8055" w:author="GoldenCorpusHarness" w:date="2026-03-28T21:57:55Z">
        <w:r>
          <w:delText>dies</w:delText>
        </w:r>
      </w:del>
      <w:ins w:id="8056" w:author="GoldenCorpusHarness" w:date="2026-03-28T21:57:55Z">
        <w:r>
          <w:t>s monkeys via IV injection q2w for 14 weeks (8 doses total) followed by a 4-week recovery period.</w:t>
        </w:r>
      </w:ins>
    </w:p>
    <w:p ns2:paraId="5E48CB7C" ns2:textId="59157812" w:rsidR="00553CA4" w:rsidRDefault="00553CA4" w:rsidP="00553CA4">
      <w:pPr>
        <w:pStyle w:val="Paragraph"/>
      </w:pPr>
      <w:ins w:id="8057" w:author="GoldenCorpusHarness" w:date="2026-03-28T21:57:55Z">
        <w:r>
          <w:t>Monkeys (5/sex/group) were randomly assigned to 4 groups and intravenously administered vehicle control (0.9% Na</w:t>
        </w:r>
      </w:ins>
      <w:r>
        <w:t>C</w:t>
      </w:r>
      <w:del w:id="8058" w:author="GoldenCorpusHarness" w:date="2026-03-28T21:57:55Z">
        <w:r>
          <w:delText>arcinogenicity studies with</w:delText>
        </w:r>
      </w:del>
      <w:ins w:id="8059" w:author="GoldenCorpusHarness" w:date="2026-03-28T21:57:55Z">
        <w:r>
          <w:t>l for injection) or</w:t>
        </w:r>
      </w:ins>
      <w:r>
        <w:t xml:space="preserve"> sac-TMT </w:t>
      </w:r>
      <w:del w:id="8060" w:author="GoldenCorpusHarness" w:date="2026-03-28T21:57:55Z">
        <w:r>
          <w:delText>were not conducted</w:delText>
        </w:r>
      </w:del>
      <w:ins w:id="8061" w:author="GoldenCorpusHarness" w:date="2026-03-28T21:57:55Z">
        <w:r>
          <w:t>at doses of 10, 25, or 50 mg/kg/dose q2w for a total of 8 doses (Study Days 1, 15, 29, 43, 57, 71, 85, and 99)</w:t>
        </w:r>
      </w:ins>
      <w:r>
        <w:t xml:space="preserve">. </w:t>
      </w:r>
      <w:del w:id="8062" w:author="GoldenCorpusHarness" w:date="2026-03-28T21:57:55Z">
        <w:r>
          <w:delText>Based on ICH</w:delText>
        </w:r>
      </w:del>
      <w:ins w:id="8063" w:author="GoldenCorpusHarness" w:date="2026-03-28T21:57:55Z">
        <w:r>
          <w:t>The dosing volume was 10 mL/kg. The first dosing day was defined as</w:t>
        </w:r>
      </w:ins>
      <w:r>
        <w:t xml:space="preserve"> S</w:t>
      </w:r>
      <w:del w:id="8064" w:author="GoldenCorpusHarness" w:date="2026-03-28T21:57:55Z">
        <w:r>
          <w:delText>1A (Guideline on the Need for Carcinogenicity Studies of Pharmaceuticals) and ICH S9 (Nonclinical E</w:delText>
        </w:r>
      </w:del>
      <w:ins w:id="8065" w:author="GoldenCorpusHarness" w:date="2026-03-28T21:57:55Z">
        <w:r>
          <w:t>tudy Day 1 and the day after the last dose was defined as Reco</w:t>
        </w:r>
      </w:ins>
      <w:r>
        <w:t>v</w:t>
      </w:r>
      <w:del w:id="8066" w:author="GoldenCorpusHarness" w:date="2026-03-28T21:57:55Z">
        <w:r>
          <w:delText>aluation for Anticancer Pharmaceuticals), carcinogenicity studies with sac-TMT are not warranted</w:delText>
        </w:r>
      </w:del>
      <w:ins w:id="8067" w:author="GoldenCorpusHarness" w:date="2026-03-28T21:57:55Z">
        <w:r>
          <w:t>ery Day 1</w:t>
        </w:r>
      </w:ins>
      <w:r>
        <w:t>.</w:t>
      </w:r>
    </w:p>
    <w:p ns2:paraId="1EC5EB9C" ns2:textId="77777777" w:rsidR="00553CA4" w:rsidRDefault="00553CA4" w:rsidP="00553CA4">
      <w:pPr>
        <w:pStyle w:val="Heading3"/>
        <w:tabs>
          <w:tab w:val="clear" w:pos="965"/>
          <w:tab w:val="left" w:pos="960"/>
        </w:tabs>
        <w:ind w:left="960" w:hanging="960"/>
      </w:pPr>
      <w:del w:id="8068" w:author="GoldenCorpusHarness" w:date="2026-03-28T21:57:55Z">
        <w:r>
          <w:delText>Reproducti</w:delText>
        </w:r>
      </w:del>
      <w:ins w:id="8069" w:author="GoldenCorpusHarness" w:date="2026-03-28T21:57:55Z">
        <w:r>
          <w:t>Assessment of toxicity was based on mortality, clinical obser</w:t>
        </w:r>
      </w:ins>
      <w:r>
        <w:t>v</w:t>
      </w:r>
      <w:del w:id="8070" w:author="GoldenCorpusHarness" w:date="2026-03-28T21:57:55Z">
        <w:r>
          <w:delText>e To</w:delText>
        </w:r>
      </w:del>
      <w:ins w:id="8071" w:author="GoldenCorpusHarness" w:date="2026-03-28T21:57:55Z">
        <w:r>
          <w:t>ations, body weights, food consumption, safety pharmacology endpoints (BT, ECGs, respiratory frequency, and blood pressure), ophthalmic e</w:t>
        </w:r>
      </w:ins>
      <w:r>
        <w:t>x</w:t>
      </w:r>
      <w:del w:id="8072" w:author="GoldenCorpusHarness" w:date="2026-03-28T21:57:55Z">
        <w:r>
          <w:delText>icity Studies</w:delText>
        </w:r>
      </w:del>
      <w:ins w:id="8073" w:author="GoldenCorpusHarness" w:date="2026-03-28T21:57:55Z">
        <w:r>
          <w:t>aminations, immunological parameters (immunoglobulin, complement, circulating immune complex, lymphocyte subsets, cytokines, ADA, histamine, and IgE), bone marrow smear evaluations, and clinical and anatomic pathology evaluations. Blood samples were collected from control and treated animals for TK evaluation of sac-TMT-ADC, sac-TMTTAb and KL610023.</w:t>
        </w:r>
      </w:ins>
    </w:p>
    <w:p ns2:paraId="3CA9E904" ns2:textId="2DCFE588" w:rsidR="00532284" w:rsidRPr="00532284" w:rsidRDefault="00532284" w:rsidP="00532284">
      <w:pPr>
        <w:pStyle w:val="Paragraph"/>
      </w:pPr>
      <w:ins w:id="8074" w:author="GoldenCorpusHarness" w:date="2026-03-28T21:57:55Z">
        <w:r>
          <w:t xml:space="preserve">Mortality occurred in 1 male monkey (1/10 animals) in the 50 mg/kg/dose group on Study Day 22 (7 days after the second dose). Clinical signs for this animal included yellow or red unformed feces, decreased food consumption and body weight, mild to moderate decreased activity, lateral recumbency and hunched posture on Study Days 16 to 22. Clinical pathology findings on Study Day 21 were decreased WBCs, lymphocytes, lymphocyte percentage, eosinophils, eosinophil percentage, </w:t>
        </w:r>
      </w:ins>
      <w:r>
        <w:t>R</w:t>
      </w:r>
      <w:del w:id="8075" w:author="GoldenCorpusHarness" w:date="2026-03-28T21:57:55Z">
        <w:r>
          <w:delText>eprodu</w:delText>
        </w:r>
      </w:del>
      <w:ins w:id="8076" w:author="GoldenCorpusHarness" w:date="2026-03-28T21:57:55Z">
        <w:r>
          <w:t>ETs, RET percentage, ALB, ALB/globulin ratio, gamma glutamyl transferase, IgA, IgM, increased aspartate aminotransferase, total bilirubin, creatine kinase, creatine, urea, lactate dehydrogenase, creatine kinase isoenzyme, and prolonged a</w:t>
        </w:r>
      </w:ins>
      <w:r>
        <w:t>ctiv</w:t>
      </w:r>
      <w:del w:id="8077" w:author="GoldenCorpusHarness" w:date="2026-03-28T21:57:55Z">
        <w:r>
          <w:delText>e and de</w:delText>
        </w:r>
      </w:del>
      <w:ins w:id="8078" w:author="GoldenCorpusHarness" w:date="2026-03-28T21:57:55Z">
        <w:r>
          <w:t>ated partial thromboplastin time. ADA was negati</w:t>
        </w:r>
      </w:ins>
      <w:r>
        <w:t>ve</w:t>
      </w:r>
      <w:del w:id="8079" w:author="GoldenCorpusHarness" w:date="2026-03-28T21:57:55Z">
        <w:r>
          <w:delText>lopmental to</w:delText>
        </w:r>
      </w:del>
      <w:ins w:id="8080" w:author="GoldenCorpusHarness" w:date="2026-03-28T21:57:55Z">
        <w:r>
          <w:t xml:space="preserve"> and no abnormalities in cytokines were noted. Gross necropsy findings included increased size and abnormal content (white foamy liquid) in the lung, decreased size of the thymus, and black, red mucosal discoloration of the stomach. Histopathology observations included mild mi</w:t>
        </w:r>
      </w:ins>
      <w:r>
        <w:t>x</w:t>
      </w:r>
      <w:del w:id="8081" w:author="GoldenCorpusHarness" w:date="2026-03-28T21:57:55Z">
        <w:r>
          <w:delText>icity studies with sac</w:delText>
        </w:r>
      </w:del>
      <w:ins w:id="8082" w:author="GoldenCorpusHarness" w:date="2026-03-28T21:57:55Z">
        <w:r>
          <w:t>ed cell inflammation in the lung. Test article</w:t>
        </w:r>
      </w:ins>
      <w:r>
        <w:t>-</w:t>
      </w:r>
      <w:del w:id="8083" w:author="GoldenCorpusHarness" w:date="2026-03-28T21:57:55Z">
        <w:r>
          <w:delText>TMT were not conducted</w:delText>
        </w:r>
      </w:del>
      <w:ins w:id="8084" w:author="GoldenCorpusHarness" w:date="2026-03-28T21:57:55Z">
        <w:r>
          <w:t>related GI toxicity is considered the main cause of death of the monkey</w:t>
        </w:r>
      </w:ins>
      <w:r>
        <w:t>.</w:t>
      </w:r>
      <w:del w:id="8085" w:author="GoldenCorpusHarness" w:date="2026-03-28T21:57:55Z">
        <w:r>
          <w:delText xml:space="preserve"> Results of the embryo-fetal development study with the payload alone in rats are discussed below.</w:delText>
        </w:r>
      </w:del>
    </w:p>
    <w:p ns2:paraId="1F70EF7D" ns2:textId="4930FFC5" w:rsidR="001F3CCD" w:rsidRDefault="00CD5F90" w:rsidP="001F3CCD">
      <w:pPr>
        <w:pStyle w:val="Heading4"/>
      </w:pPr>
      <w:del w:id="8086" w:author="GoldenCorpusHarness" w:date="2026-03-28T21:57:55Z">
        <w:r>
          <w:delText>K</w:delText>
        </w:r>
      </w:del>
      <w:ins w:id="8087" w:author="GoldenCorpusHarness" w:date="2026-03-28T21:57:55Z">
        <w:r>
          <w:t>Another unscheduled death occurred in 1 male monkey (1/10 animals) in the 10 mg/kg/dose group on Study Day 99 (2.5 hours after the eighth dose). Clinical signs included yellow watery or unformed feces intermittently during the dosing phase. Following dosing on Study Day 99, the animal presented with lateral recumbency, moderate jerks and watery red discharge around mouth/nose. Clinical pathology findings included decreased total protein, cholesterol, glucose, IgA, IgM, and increased ALP and WBC on Study Day 63. Increased I</w:t>
        </w:r>
      </w:ins>
      <w:r>
        <w:t>L6</w:t>
      </w:r>
      <w:del w:id="8088" w:author="GoldenCorpusHarness" w:date="2026-03-28T21:57:55Z">
        <w:r>
          <w:delText>10023: Em</w:delText>
        </w:r>
      </w:del>
      <w:ins w:id="8089" w:author="GoldenCorpusHarness" w:date="2026-03-28T21:57:55Z">
        <w:r>
          <w:t xml:space="preserve"> was o</w:t>
        </w:r>
      </w:ins>
      <w:r>
        <w:t>b</w:t>
      </w:r>
      <w:del w:id="8090" w:author="GoldenCorpusHarness" w:date="2026-03-28T21:57:55Z">
        <w:r>
          <w:delText xml:space="preserve">ryo and Fetal </w:delText>
        </w:r>
      </w:del>
      <w:ins w:id="8091" w:author="GoldenCorpusHarness" w:date="2026-03-28T21:57:55Z">
        <w:r>
          <w:t>served in red fluid collected from the lungs at necropsy. Gross necropsy findings were identified as dark-red discoloration and abnormal content (dark, red foamy liquid) in the lung, and dark-red discoloration of the gastric mucosa, skull, and eyelid. Histopathology evaluation included mild hemorrhage in subendocardium and mild mononuclear cell infiltration in the heart, marked hemorrhage, moderate neutrophilic inflammation and moderate alveolar edema of the lung, minimal mixed cell inflammation in the mucosa of the stomach, mild hemorrhage in the skull, and mild mixed cell inflammation in submucosa of the cecum. The cause of death of this animal, positive for A</w:t>
        </w:r>
      </w:ins>
      <w:r>
        <w:t>D</w:t>
      </w:r>
      <w:del w:id="8092" w:author="GoldenCorpusHarness" w:date="2026-03-28T21:57:55Z">
        <w:r>
          <w:delText>evelo</w:delText>
        </w:r>
      </w:del>
      <w:ins w:id="8093" w:author="GoldenCorpusHarness" w:date="2026-03-28T21:57:55Z">
        <w:r>
          <w:t>A res</w:t>
        </w:r>
      </w:ins>
      <w:r>
        <w:t>p</w:t>
      </w:r>
      <w:del w:id="8094" w:author="GoldenCorpusHarness" w:date="2026-03-28T21:57:55Z">
        <w:r>
          <w:delText>ment Toxicity Study of KL610023 via Intravenous Injection in S</w:delText>
        </w:r>
      </w:del>
      <w:ins w:id="8095" w:author="GoldenCorpusHarness" w:date="2026-03-28T21:57:55Z">
        <w:r>
          <w:t>onse, was attributed to the anaphylactoid reaction most likely mediated by A</w:t>
        </w:r>
      </w:ins>
      <w:r>
        <w:t>D</w:t>
      </w:r>
      <w:del w:id="8096" w:author="GoldenCorpusHarness" w:date="2026-03-28T21:57:55Z">
        <w:r>
          <w:delText xml:space="preserve"> Rats</w:delText>
        </w:r>
      </w:del>
      <w:ins w:id="8097" w:author="GoldenCorpusHarness" w:date="2026-03-28T21:57:55Z">
        <w:r>
          <w:t>A formation</w:t>
        </w:r>
      </w:ins>
      <w:r>
        <w:t xml:space="preserve"> (TT #2</w:t>
      </w:r>
      <w:del w:id="8098" w:author="GoldenCorpusHarness" w:date="2026-03-28T21:57:55Z">
        <w:r>
          <w:delText>4</w:delText>
        </w:r>
      </w:del>
      <w:ins w:id="8099" w:author="GoldenCorpusHarness" w:date="2026-03-28T21:57:55Z">
        <w:r>
          <w:t>3</w:t>
        </w:r>
      </w:ins>
      <w:r>
        <w:t>-78</w:t>
      </w:r>
      <w:del w:id="8100" w:author="GoldenCorpusHarness" w:date="2026-03-28T21:57:55Z">
        <w:r>
          <w:delText>09</w:delText>
        </w:r>
      </w:del>
      <w:ins w:id="8101" w:author="GoldenCorpusHarness" w:date="2026-03-28T21:57:55Z">
        <w:r>
          <w:t>22</w:t>
        </w:r>
      </w:ins>
      <w:r>
        <w:t xml:space="preserve"> / A2</w:t>
      </w:r>
      <w:del w:id="8102" w:author="GoldenCorpusHarness" w:date="2026-03-28T21:57:55Z">
        <w:r>
          <w:delText>0</w:delText>
        </w:r>
      </w:del>
      <w:ins w:id="8103" w:author="GoldenCorpusHarness" w:date="2026-03-28T21:57:55Z">
        <w:r>
          <w:t>64-TXD-</w:t>
        </w:r>
      </w:ins>
      <w:r>
        <w:t>2</w:t>
      </w:r>
      <w:del w:id="8104" w:author="GoldenCorpusHarness" w:date="2026-03-28T21:57:55Z">
        <w:r>
          <w:delText>2157T</w:delText>
        </w:r>
      </w:del>
      <w:ins w:id="8105" w:author="GoldenCorpusHarness" w:date="2026-03-28T21:57:55Z">
        <w:r>
          <w:t>3</w:t>
        </w:r>
      </w:ins>
      <w:r>
        <w:t>03</w:t>
      </w:r>
      <w:del w:id="8106" w:author="GoldenCorpusHarness" w:date="2026-03-28T21:57:55Z">
        <w:r>
          <w:delText>2-01</w:delText>
        </w:r>
      </w:del>
      <w:ins w:id="8107" w:author="GoldenCorpusHarness" w:date="2026-03-28T21:57:55Z">
        <w:r>
          <w:t xml:space="preserve"> briefly detailed in [Table 5]</w:t>
        </w:r>
      </w:ins>
      <w:r>
        <w:t>)</w:t>
      </w:r>
      <w:ins w:id="8108" w:author="GoldenCorpusHarness" w:date="2026-03-28T21:57:55Z">
        <w:r>
          <w:t>.</w:t>
        </w:r>
      </w:ins>
    </w:p>
    <w:p ns2:paraId="4BC43B5F" ns2:textId="7D434D70" w:rsidR="00113C84" w:rsidRDefault="00113C84" w:rsidP="00113C84">
      <w:pPr>
        <w:pStyle w:val="Paragraph"/>
      </w:pPr>
      <w:del w:id="8109" w:author="GoldenCorpusHarness" w:date="2026-03-28T21:57:55Z">
        <w:r>
          <w:delText>The o</w:delText>
        </w:r>
      </w:del>
      <w:ins w:id="8110" w:author="GoldenCorpusHarness" w:date="2026-03-28T21:57:55Z">
        <w:r>
          <w:t>With the exception of the mori</w:t>
        </w:r>
      </w:ins>
      <w:r>
        <w:t>b</w:t>
      </w:r>
      <w:ins w:id="8111" w:author="GoldenCorpusHarness" w:date="2026-03-28T21:57:55Z">
        <w:r>
          <w:t>und animals, clinical observations of the monkeys in the test article-treated dose groups included black discoloration of the skin at the in</w:t>
        </w:r>
      </w:ins>
      <w:r>
        <w:t>jecti</w:t>
      </w:r>
      <w:del w:id="8112" w:author="GoldenCorpusHarness" w:date="2026-03-28T21:57:55Z">
        <w:r>
          <w:delText>ve of this study was to evaluate the toxicity and TK profile of KL6</w:delText>
        </w:r>
      </w:del>
      <w:ins w:id="8113" w:author="GoldenCorpusHarness" w:date="2026-03-28T21:57:55Z">
        <w:r>
          <w:t xml:space="preserve">on site and intermittent decreased food consumption. Monkeys in </w:t>
        </w:r>
      </w:ins>
      <w:r>
        <w:t>10</w:t>
      </w:r>
      <w:ins w:id="8114" w:author="GoldenCorpusHarness" w:date="2026-03-28T21:57:55Z">
        <w:r>
          <w:t xml:space="preserve"> and 5</w:t>
        </w:r>
      </w:ins>
      <w:r>
        <w:t>0</w:t>
      </w:r>
      <w:ins w:id="8115" w:author="GoldenCorpusHarness" w:date="2026-03-28T21:57:55Z">
        <w:r>
          <w:t xml:space="preserve"> mg/kg/dose groups intermittently displayed yellow unformed/watery feces during the dosing phase. In addition, 1 male monkey in each of the </w:t>
        </w:r>
      </w:ins>
      <w:r>
        <w:t>2</w:t>
      </w:r>
      <w:del w:id="8116" w:author="GoldenCorpusHarness" w:date="2026-03-28T21:57:55Z">
        <w:r>
          <w:delText>3 on pregnancy and em</w:delText>
        </w:r>
      </w:del>
      <w:ins w:id="8117" w:author="GoldenCorpusHarness" w:date="2026-03-28T21:57:55Z">
        <w:r>
          <w:t>5 and 50 mg/kg/dose groups were o</w:t>
        </w:r>
      </w:ins>
      <w:r>
        <w:t>b</w:t>
      </w:r>
      <w:del w:id="8118" w:author="GoldenCorpusHarness" w:date="2026-03-28T21:57:55Z">
        <w:r>
          <w:delText>ryo-fetal de</w:delText>
        </w:r>
      </w:del>
      <w:ins w:id="8119" w:author="GoldenCorpusHarness" w:date="2026-03-28T21:57:55Z">
        <w:r>
          <w:t>ser</w:t>
        </w:r>
      </w:ins>
      <w:r>
        <w:t>ve</w:t>
      </w:r>
      <w:del w:id="8120" w:author="GoldenCorpusHarness" w:date="2026-03-28T21:57:55Z">
        <w:r>
          <w:delText>lopment</w:delText>
        </w:r>
      </w:del>
      <w:ins w:id="8121" w:author="GoldenCorpusHarness" w:date="2026-03-28T21:57:55Z">
        <w:r>
          <w:t>d</w:t>
        </w:r>
      </w:ins>
      <w:r>
        <w:t xml:space="preserve"> w</w:t>
      </w:r>
      <w:del w:id="8122" w:author="GoldenCorpusHarness" w:date="2026-03-28T21:57:55Z">
        <w:r>
          <w:delText xml:space="preserve">hen administered once daily to pregnant SD rats </w:delText>
        </w:r>
      </w:del>
      <w:ins w:id="8123" w:author="GoldenCorpusHarness" w:date="2026-03-28T21:57:55Z">
        <w:r>
          <w:t>ith exu</w:t>
        </w:r>
      </w:ins>
      <w:r>
        <w:t>vi</w:t>
      </w:r>
      <w:del w:id="8124" w:author="GoldenCorpusHarness" w:date="2026-03-28T21:57:55Z">
        <w:r>
          <w:delText>a IV injection from GD 6 to 17</w:delText>
        </w:r>
      </w:del>
      <w:ins w:id="8125" w:author="GoldenCorpusHarness" w:date="2026-03-28T21:57:55Z">
        <w:r>
          <w:t>um, damage or scabs on skin, and small to medium amounts of cloudy mucoid discharge from the nose during the study</w:t>
        </w:r>
      </w:ins>
      <w:r>
        <w:t>.</w:t>
      </w:r>
      <w:ins w:id="8126" w:author="GoldenCorpusHarness" w:date="2026-03-28T21:57:55Z">
        <w:r>
          <w:t xml:space="preserve"> The previously described clinical signs reversed during the recovery phase except for the skin symptoms for individual monkeys.</w:t>
        </w:r>
      </w:ins>
    </w:p>
    <w:p ns2:paraId="422686D9" ns2:textId="5701DE5F" w:rsidR="00113C84" w:rsidRDefault="00113C84" w:rsidP="00113C84">
      <w:pPr>
        <w:pStyle w:val="Paragraph"/>
      </w:pPr>
      <w:ins w:id="8127" w:author="GoldenCorpusHarness" w:date="2026-03-28T21:57:55Z">
        <w:r>
          <w:t>Mild decreases in body weight were noted in females (12%) in the 50 mg/kg/dose group. In addition, there was 1 male monkey in 25 mg/kg/dose group (</w:t>
        </w:r>
      </w:ins>
      <w:r>
        <w:t>A</w:t>
      </w:r>
      <w:del w:id="8128" w:author="GoldenCorpusHarness" w:date="2026-03-28T21:57:55Z">
        <w:r>
          <w:delText xml:space="preserve"> total o</w:delText>
        </w:r>
      </w:del>
      <w:ins w:id="8129" w:author="GoldenCorpusHarness" w:date="2026-03-28T21:57:55Z">
        <w:r>
          <w:t xml:space="preserve">nimal Number 3M003) that showed a gradual body weight loss throughout the dosing phase and reached a 32% decrease in body weight on Study Day 93 when compared to pretest phase. This animal was positive </w:t>
        </w:r>
      </w:ins>
      <w:r>
        <w:t>f</w:t>
      </w:r>
      <w:ins w:id="8130" w:author="GoldenCorpusHarness" w:date="2026-03-28T21:57:55Z">
        <w:r>
          <w:t>or ADA and had lower plasma ADC and higher unconjugated payload on Study Day 85 compared to Study Day</w:t>
        </w:r>
      </w:ins>
      <w:r>
        <w:t xml:space="preserve"> 1</w:t>
      </w:r>
      <w:del w:id="8131" w:author="GoldenCorpusHarness" w:date="2026-03-28T21:57:55Z">
        <w:r>
          <w:delText>33 success</w:delText>
        </w:r>
      </w:del>
      <w:ins w:id="8132" w:author="GoldenCorpusHarness" w:date="2026-03-28T21:57:55Z">
        <w:r>
          <w:t xml:space="preserve">, however, no adverse clinical observations or changes in </w:t>
        </w:r>
      </w:ins>
      <w:r>
        <w:t>f</w:t>
      </w:r>
      <w:del w:id="8133" w:author="GoldenCorpusHarness" w:date="2026-03-28T21:57:55Z">
        <w:r>
          <w:delText>ully mated</w:delText>
        </w:r>
      </w:del>
      <w:ins w:id="8134" w:author="GoldenCorpusHarness" w:date="2026-03-28T21:57:55Z">
        <w:r>
          <w:t>ood consumption, clinical pathology, or pathology evaluations were observed. Even though ADA-positive animals had larger variability on TK on</w:t>
        </w:r>
      </w:ins>
      <w:r>
        <w:t xml:space="preserve"> S</w:t>
      </w:r>
      <w:ins w:id="8135" w:author="GoldenCorpusHarness" w:date="2026-03-28T21:57:55Z">
        <w:r>
          <w:t xml:space="preserve">tudy </w:t>
        </w:r>
      </w:ins>
      <w:r>
        <w:t>D</w:t>
      </w:r>
      <w:del w:id="8136" w:author="GoldenCorpusHarness" w:date="2026-03-28T21:57:55Z">
        <w:r>
          <w:delText xml:space="preserve"> female rats were randomly assigned to groups of vehicle control, </w:delText>
        </w:r>
      </w:del>
      <w:ins w:id="8137" w:author="GoldenCorpusHarness" w:date="2026-03-28T21:57:55Z">
        <w:r>
          <w:t>ay 8</w:t>
        </w:r>
      </w:ins>
      <w:r>
        <w:t xml:space="preserve">5, </w:t>
      </w:r>
      <w:del w:id="8138" w:author="GoldenCorpusHarness" w:date="2026-03-28T21:57:55Z">
        <w:r>
          <w:delText>25, and 50 μg/kg/day o</w:delText>
        </w:r>
      </w:del>
      <w:ins w:id="8139" w:author="GoldenCorpusHarness" w:date="2026-03-28T21:57:55Z">
        <w:r>
          <w:t>there were no consistent and meaning</w:t>
        </w:r>
      </w:ins>
      <w:r>
        <w:t>f</w:t>
      </w:r>
      <w:del w:id="8140" w:author="GoldenCorpusHarness" w:date="2026-03-28T21:57:55Z">
        <w:r>
          <w:delText xml:space="preserve"> KL610023, with 33, 33, 33, 34 rats in each group (in which 7 rats in each group were used </w:delText>
        </w:r>
      </w:del>
      <w:ins w:id="8141" w:author="GoldenCorpusHarness" w:date="2026-03-28T21:57:55Z">
        <w:r>
          <w:t>ul toxicological changes associated with the generation o</w:t>
        </w:r>
      </w:ins>
      <w:r>
        <w:t>f</w:t>
      </w:r>
      <w:del w:id="8142" w:author="GoldenCorpusHarness" w:date="2026-03-28T21:57:55Z">
        <w:r>
          <w:delText>or the TK analysis)</w:delText>
        </w:r>
      </w:del>
      <w:ins w:id="8143" w:author="GoldenCorpusHarness" w:date="2026-03-28T21:57:55Z">
        <w:r>
          <w:t xml:space="preserve"> ADA</w:t>
        </w:r>
      </w:ins>
      <w:r>
        <w:t>.</w:t>
      </w:r>
      <w:del w:id="8144" w:author="GoldenCorpusHarness" w:date="2026-03-28T21:57:55Z">
        <w:r>
          <w:delText xml:space="preserve"> The day of successful mating was defined as GD 0. Rats in each group were IV administered vehicle control (5% DMSO+5% HS-15+90% 0.9% NaCl for injection) or KL610023 dose formulations once daily from GD 6 to 17, using a dose volume of 8 mL/kg. The number of pregnant rats was 24, 26, 24, 26 for the main study and 7, 6, 7, 6 for the TK study in the vehicle control, 5, 25, or 50 μg/kg groups, respectively.</w:delText>
        </w:r>
      </w:del>
    </w:p>
    <w:p ns2:paraId="5B101CC8" ns2:textId="77777777" w:rsidR="00113C84" w:rsidRDefault="00113C84" w:rsidP="00113C84">
      <w:pPr>
        <w:pStyle w:val="Paragraph"/>
      </w:pPr>
      <w:del w:id="8145" w:author="GoldenCorpusHarness" w:date="2026-03-28T21:57:55Z">
        <w:r>
          <w:delText>Ass</w:delText>
        </w:r>
      </w:del>
      <w:ins w:id="8146" w:author="GoldenCorpusHarness" w:date="2026-03-28T21:57:55Z">
        <w:r>
          <w:t>With th</w:t>
        </w:r>
      </w:ins>
      <w:r>
        <w:t>e</w:t>
      </w:r>
      <w:del w:id="8147" w:author="GoldenCorpusHarness" w:date="2026-03-28T21:57:55Z">
        <w:r>
          <w:delText>ssm</w:delText>
        </w:r>
      </w:del>
      <w:ins w:id="8148" w:author="GoldenCorpusHarness" w:date="2026-03-28T21:57:55Z">
        <w:r>
          <w:t xml:space="preserve"> </w:t>
        </w:r>
      </w:ins>
      <w:r>
        <w:t>e</w:t>
      </w:r>
      <w:ins w:id="8149" w:author="GoldenCorpusHarness" w:date="2026-03-28T21:57:55Z">
        <w:r>
          <w:t>xceptio</w:t>
        </w:r>
      </w:ins>
      <w:r>
        <w:t>n</w:t>
      </w:r>
      <w:del w:id="8150" w:author="GoldenCorpusHarness" w:date="2026-03-28T21:57:55Z">
        <w:r>
          <w:delText>t</w:delText>
        </w:r>
      </w:del>
      <w:r>
        <w:t xml:space="preserve"> of </w:t>
      </w:r>
      <w:del w:id="8151" w:author="GoldenCorpusHarness" w:date="2026-03-28T21:57:55Z">
        <w:r>
          <w:delText>t</w:delText>
        </w:r>
      </w:del>
      <w:ins w:id="8152" w:author="GoldenCorpusHarness" w:date="2026-03-28T21:57:55Z">
        <w:r>
          <w:t>previ</w:t>
        </w:r>
      </w:ins>
      <w:r>
        <w:t>o</w:t>
      </w:r>
      <w:del w:id="8153" w:author="GoldenCorpusHarness" w:date="2026-03-28T21:57:55Z">
        <w:r>
          <w:delText>xicit</w:delText>
        </w:r>
      </w:del>
      <w:ins w:id="8154" w:author="GoldenCorpusHarness" w:date="2026-03-28T21:57:55Z">
        <w:r>
          <w:t>usl</w:t>
        </w:r>
      </w:ins>
      <w:r>
        <w:t xml:space="preserve">y </w:t>
      </w:r>
      <w:del w:id="8155" w:author="GoldenCorpusHarness" w:date="2026-03-28T21:57:55Z">
        <w:r>
          <w:delText>was bas</w:delText>
        </w:r>
      </w:del>
      <w:ins w:id="8156" w:author="GoldenCorpusHarness" w:date="2026-03-28T21:57:55Z">
        <w:r>
          <w:t>not</w:t>
        </w:r>
      </w:ins>
      <w:r>
        <w:t>ed</w:t>
      </w:r>
      <w:del w:id="8157" w:author="GoldenCorpusHarness" w:date="2026-03-28T21:57:55Z">
        <w:r>
          <w:delText xml:space="preserve"> on mortality,</w:delText>
        </w:r>
      </w:del>
      <w:r>
        <w:t xml:space="preserve"> clinical </w:t>
      </w:r>
      <w:del w:id="8158" w:author="GoldenCorpusHarness" w:date="2026-03-28T21:57:55Z">
        <w:r>
          <w:delText>ob</w:delText>
        </w:r>
      </w:del>
      <w:r>
        <w:t>s</w:t>
      </w:r>
      <w:del w:id="8159" w:author="GoldenCorpusHarness" w:date="2026-03-28T21:57:55Z">
        <w:r>
          <w:delText>ervat</w:delText>
        </w:r>
      </w:del>
      <w:r>
        <w:t>i</w:t>
      </w:r>
      <w:del w:id="8160" w:author="GoldenCorpusHarness" w:date="2026-03-28T21:57:55Z">
        <w:r>
          <w:delText>o</w:delText>
        </w:r>
      </w:del>
      <w:ins w:id="8161" w:author="GoldenCorpusHarness" w:date="2026-03-28T21:57:55Z">
        <w:r>
          <w:t>g</w:t>
        </w:r>
      </w:ins>
      <w:r>
        <w:t xml:space="preserve">ns, </w:t>
      </w:r>
      <w:del w:id="8162" w:author="GoldenCorpusHarness" w:date="2026-03-28T21:57:55Z">
        <w:r>
          <w:delText>body weight and food c</w:delText>
        </w:r>
      </w:del>
      <w:ins w:id="8163" w:author="GoldenCorpusHarness" w:date="2026-03-28T21:57:55Z">
        <w:r>
          <w:t>m</w:t>
        </w:r>
      </w:ins>
      <w:r>
        <w:t>on</w:t>
      </w:r>
      <w:del w:id="8164" w:author="GoldenCorpusHarness" w:date="2026-03-28T21:57:55Z">
        <w:r>
          <w:delText>sumption m</w:delText>
        </w:r>
      </w:del>
      <w:ins w:id="8165" w:author="GoldenCorpusHarness" w:date="2026-03-28T21:57:55Z">
        <w:r>
          <w:t>k</w:t>
        </w:r>
      </w:ins>
      <w:r>
        <w:t>e</w:t>
      </w:r>
      <w:del w:id="8166" w:author="GoldenCorpusHarness" w:date="2026-03-28T21:57:55Z">
        <w:r>
          <w:delText>asurements, gross patholog</w:delText>
        </w:r>
      </w:del>
      <w:r>
        <w:t>y</w:t>
      </w:r>
      <w:del w:id="8167" w:author="GoldenCorpusHarness" w:date="2026-03-28T21:57:55Z">
        <w:r>
          <w:delText xml:space="preserve"> assessment including organ weights of brain, gravid uterus, uterus with placenta, placenta, and ovary. The numbers of corpora lutea, implantation sites, resorptions, dead fetuses and live fetuses were counted. The uterus weight, organ ratios of uterus and ovary were calculated. Fetuse</w:delText>
        </w:r>
      </w:del>
      <w:r>
        <w:t xml:space="preserve">s in each group </w:t>
      </w:r>
      <w:del w:id="8168" w:author="GoldenCorpusHarness" w:date="2026-03-28T21:57:55Z">
        <w:r>
          <w:delText>were recorde</w:delText>
        </w:r>
      </w:del>
      <w:ins w:id="8169" w:author="GoldenCorpusHarness" w:date="2026-03-28T21:57:55Z">
        <w:r>
          <w:t>ha</w:t>
        </w:r>
      </w:ins>
      <w:r>
        <w:t xml:space="preserve">d </w:t>
      </w:r>
      <w:del w:id="8170" w:author="GoldenCorpusHarness" w:date="2026-03-28T21:57:55Z">
        <w:r>
          <w:delText>f</w:delText>
        </w:r>
      </w:del>
      <w:ins w:id="8171" w:author="GoldenCorpusHarness" w:date="2026-03-28T21:57:55Z">
        <w:r>
          <w:t>n</w:t>
        </w:r>
      </w:ins>
      <w:r>
        <w:t>o</w:t>
      </w:r>
      <w:del w:id="8172" w:author="GoldenCorpusHarness" w:date="2026-03-28T21:57:55Z">
        <w:r>
          <w:delText>r body weight, body length, tail length, sex and external malformation. Approximately 50% of the live fetuses in each group were used for visceral specimen preparation and approximately the</w:delText>
        </w:r>
      </w:del>
      <w:r>
        <w:t xml:space="preserve"> other </w:t>
      </w:r>
      <w:del w:id="8173" w:author="GoldenCorpusHarness" w:date="2026-03-28T21:57:55Z">
        <w:r>
          <w:delText>50% of</w:delText>
        </w:r>
      </w:del>
      <w:ins w:id="8174" w:author="GoldenCorpusHarness" w:date="2026-03-28T21:57:55Z">
        <w:r>
          <w:t>adverse</w:t>
        </w:r>
      </w:ins>
      <w:r>
        <w:t xml:space="preserve"> t</w:t>
      </w:r>
      <w:del w:id="8175" w:author="GoldenCorpusHarness" w:date="2026-03-28T21:57:55Z">
        <w:r>
          <w:delText>he live fetus</w:delText>
        </w:r>
      </w:del>
      <w:r>
        <w:t>es</w:t>
      </w:r>
      <w:ins w:id="8176" w:author="GoldenCorpusHarness" w:date="2026-03-28T21:57:55Z">
        <w:r>
          <w:t>t</w:t>
        </w:r>
      </w:ins>
      <w:r>
        <w:t xml:space="preserve"> </w:t>
      </w:r>
      <w:del w:id="8177" w:author="GoldenCorpusHarness" w:date="2026-03-28T21:57:55Z">
        <w:r>
          <w:delText>w</w:delText>
        </w:r>
      </w:del>
      <w:ins w:id="8178" w:author="GoldenCorpusHarness" w:date="2026-03-28T21:57:55Z">
        <w:r>
          <w:t>articl</w:t>
        </w:r>
      </w:ins>
      <w:r>
        <w:t>e</w:t>
      </w:r>
      <w:ins w:id="8179" w:author="GoldenCorpusHarness" w:date="2026-03-28T21:57:55Z">
        <w:r>
          <w:t>-</w:t>
        </w:r>
      </w:ins>
      <w:r>
        <w:t>re</w:t>
      </w:r>
      <w:del w:id="8180" w:author="GoldenCorpusHarness" w:date="2026-03-28T21:57:55Z">
        <w:r>
          <w:delText xml:space="preserve"> us</w:delText>
        </w:r>
      </w:del>
      <w:ins w:id="8181" w:author="GoldenCorpusHarness" w:date="2026-03-28T21:57:55Z">
        <w:r>
          <w:t>lat</w:t>
        </w:r>
      </w:ins>
      <w:r>
        <w:t xml:space="preserve">ed </w:t>
      </w:r>
      <w:del w:id="8182" w:author="GoldenCorpusHarness" w:date="2026-03-28T21:57:55Z">
        <w:r>
          <w:delText>for ske</w:delText>
        </w:r>
      </w:del>
      <w:ins w:id="8183" w:author="GoldenCorpusHarness" w:date="2026-03-28T21:57:55Z">
        <w:r>
          <w:t>c</w:t>
        </w:r>
      </w:ins>
      <w:r>
        <w:t>l</w:t>
      </w:r>
      <w:del w:id="8184" w:author="GoldenCorpusHarness" w:date="2026-03-28T21:57:55Z">
        <w:r>
          <w:delText>et</w:delText>
        </w:r>
      </w:del>
      <w:ins w:id="8185" w:author="GoldenCorpusHarness" w:date="2026-03-28T21:57:55Z">
        <w:r>
          <w:t>inic</w:t>
        </w:r>
      </w:ins>
      <w:r>
        <w:t>al s</w:t>
      </w:r>
      <w:del w:id="8186" w:author="GoldenCorpusHarness" w:date="2026-03-28T21:57:55Z">
        <w:r>
          <w:delText>pec</w:delText>
        </w:r>
      </w:del>
      <w:r>
        <w:t>i</w:t>
      </w:r>
      <w:del w:id="8187" w:author="GoldenCorpusHarness" w:date="2026-03-28T21:57:55Z">
        <w:r>
          <w:delText>me</w:delText>
        </w:r>
      </w:del>
      <w:ins w:id="8188" w:author="GoldenCorpusHarness" w:date="2026-03-28T21:57:55Z">
        <w:r>
          <w:t>g</w:t>
        </w:r>
      </w:ins>
      <w:r>
        <w:t>n</w:t>
      </w:r>
      <w:ins w:id="8189" w:author="GoldenCorpusHarness" w:date="2026-03-28T21:57:55Z">
        <w:r>
          <w:t>s</w:t>
        </w:r>
      </w:ins>
      <w:r>
        <w:t xml:space="preserve"> </w:t>
      </w:r>
      <w:del w:id="8190" w:author="GoldenCorpusHarness" w:date="2026-03-28T21:57:55Z">
        <w:r>
          <w:delText>preparation (staine</w:delText>
        </w:r>
      </w:del>
      <w:r>
        <w:t>d</w:t>
      </w:r>
      <w:del w:id="8191" w:author="GoldenCorpusHarness" w:date="2026-03-28T21:57:55Z">
        <w:r>
          <w:delText xml:space="preserve"> by alcian bl</w:delText>
        </w:r>
      </w:del>
      <w:r>
        <w:t>u</w:t>
      </w:r>
      <w:del w:id="8192" w:author="GoldenCorpusHarness" w:date="2026-03-28T21:57:55Z">
        <w:r>
          <w:delText>e and aliza</w:delText>
        </w:r>
      </w:del>
      <w:r>
        <w:t>rin</w:t>
      </w:r>
      <w:del w:id="8193" w:author="GoldenCorpusHarness" w:date="2026-03-28T21:57:55Z">
        <w:r>
          <w:delText xml:space="preserve"> red). Viscera and skeletons of fetuses in the vehicle control and KL610023 </w:delText>
        </w:r>
      </w:del>
      <w:r>
        <w:t>g</w:t>
      </w:r>
      <w:del w:id="8194" w:author="GoldenCorpusHarness" w:date="2026-03-28T21:57:55Z">
        <w:r>
          <w:delText>roups were examined. Main organs from</w:delText>
        </w:r>
      </w:del>
      <w:r>
        <w:t xml:space="preserve"> the d</w:t>
      </w:r>
      <w:del w:id="8195" w:author="GoldenCorpusHarness" w:date="2026-03-28T21:57:55Z">
        <w:r>
          <w:delText>ead animal</w:delText>
        </w:r>
      </w:del>
      <w:ins w:id="8196" w:author="GoldenCorpusHarness" w:date="2026-03-28T21:57:55Z">
        <w:r>
          <w:t>o</w:t>
        </w:r>
      </w:ins>
      <w:r>
        <w:t>s</w:t>
      </w:r>
      <w:del w:id="8197" w:author="GoldenCorpusHarness" w:date="2026-03-28T21:57:55Z">
        <w:r>
          <w:delText xml:space="preserve"> were performed with histopathology exam</w:delText>
        </w:r>
      </w:del>
      <w:r>
        <w:t>in</w:t>
      </w:r>
      <w:del w:id="8198" w:author="GoldenCorpusHarness" w:date="2026-03-28T21:57:55Z">
        <w:r>
          <w:delText>ation. Plasma KL610023 concentrations were determined in samples collected on GD 6</w:delText>
        </w:r>
      </w:del>
      <w:ins w:id="8199" w:author="GoldenCorpusHarness" w:date="2026-03-28T21:57:55Z">
        <w:r>
          <w:t>g</w:t>
        </w:r>
      </w:ins>
      <w:r>
        <w:t xml:space="preserve"> and </w:t>
      </w:r>
      <w:del w:id="8200" w:author="GoldenCorpusHarness" w:date="2026-03-28T21:57:55Z">
        <w:r>
          <w:delText>17 f</w:delText>
        </w:r>
      </w:del>
      <w:r>
        <w:t>r</w:t>
      </w:r>
      <w:ins w:id="8201" w:author="GoldenCorpusHarness" w:date="2026-03-28T21:57:55Z">
        <w:r>
          <w:t>ec</w:t>
        </w:r>
      </w:ins>
      <w:r>
        <w:t>o</w:t>
      </w:r>
      <w:del w:id="8202" w:author="GoldenCorpusHarness" w:date="2026-03-28T21:57:55Z">
        <w:r>
          <w:delText>m TK stud</w:delText>
        </w:r>
      </w:del>
      <w:ins w:id="8203" w:author="GoldenCorpusHarness" w:date="2026-03-28T21:57:55Z">
        <w:r>
          <w:t>ver</w:t>
        </w:r>
      </w:ins>
      <w:r>
        <w:t xml:space="preserve">y </w:t>
      </w:r>
      <w:ins w:id="8204" w:author="GoldenCorpusHarness" w:date="2026-03-28T21:57:55Z">
        <w:r>
          <w:t>ph</w:t>
        </w:r>
      </w:ins>
      <w:r>
        <w:t>a</w:t>
      </w:r>
      <w:del w:id="8205" w:author="GoldenCorpusHarness" w:date="2026-03-28T21:57:55Z">
        <w:r>
          <w:delText>nimal</w:delText>
        </w:r>
      </w:del>
      <w:ins w:id="8206" w:author="GoldenCorpusHarness" w:date="2026-03-28T21:57:55Z">
        <w:r>
          <w:t>se</w:t>
        </w:r>
      </w:ins>
      <w:r>
        <w:t>s.</w:t>
      </w:r>
    </w:p>
    <w:p ns2:paraId="142CF85B" ns2:textId="77777777" w:rsidR="00113C84" w:rsidRDefault="00113C84" w:rsidP="00113C84">
      <w:pPr>
        <w:pStyle w:val="Paragraph"/>
      </w:pPr>
      <w:r>
        <w:t>T</w:t>
      </w:r>
      <w:del w:id="8207" w:author="GoldenCorpusHarness" w:date="2026-03-28T21:57:55Z">
        <w:r>
          <w:delText>wo f</w:delText>
        </w:r>
      </w:del>
      <w:ins w:id="8208" w:author="GoldenCorpusHarness" w:date="2026-03-28T21:57:55Z">
        <w:r>
          <w:t>h</w:t>
        </w:r>
      </w:ins>
      <w:r>
        <w:t>e</w:t>
      </w:r>
      <w:del w:id="8209" w:author="GoldenCorpusHarness" w:date="2026-03-28T21:57:55Z">
        <w:r>
          <w:delText>mal</w:delText>
        </w:r>
      </w:del>
      <w:ins w:id="8210" w:author="GoldenCorpusHarness" w:date="2026-03-28T21:57:55Z">
        <w:r>
          <w:t>r</w:t>
        </w:r>
      </w:ins>
      <w:r>
        <w:t>e</w:t>
      </w:r>
      <w:del w:id="8211" w:author="GoldenCorpusHarness" w:date="2026-03-28T21:57:55Z">
        <w:r>
          <w:delText xml:space="preserve"> rats at 50 μg/kg</w:delText>
        </w:r>
      </w:del>
      <w:r>
        <w:t xml:space="preserve"> were </w:t>
      </w:r>
      <w:del w:id="8212" w:author="GoldenCorpusHarness" w:date="2026-03-28T21:57:55Z">
        <w:r>
          <w:delText>f</w:delText>
        </w:r>
      </w:del>
      <w:ins w:id="8213" w:author="GoldenCorpusHarness" w:date="2026-03-28T21:57:55Z">
        <w:r>
          <w:t>n</w:t>
        </w:r>
      </w:ins>
      <w:r>
        <w:t>o</w:t>
      </w:r>
      <w:del w:id="8214" w:author="GoldenCorpusHarness" w:date="2026-03-28T21:57:55Z">
        <w:r>
          <w:delText>und dead on GD 17. Prior to death, they were observed with</w:delText>
        </w:r>
      </w:del>
      <w:r>
        <w:t xml:space="preserve"> test article-related c</w:t>
      </w:r>
      <w:del w:id="8215" w:author="GoldenCorpusHarness" w:date="2026-03-28T21:57:55Z">
        <w:r>
          <w:delText>linical signs of red secretion in vagina, pale ears/limbs, pale eyes, hunched posture, piloerection, and/or mildly decreased activity. Gross necropsy revealed no remarkable abnormalities. Histopathological examination conducted on the found dead animals identified c</w:delText>
        </w:r>
      </w:del>
      <w:r>
        <w:t>hanges in</w:t>
      </w:r>
      <w:del w:id="8216" w:author="GoldenCorpusHarness" w:date="2026-03-28T21:57:55Z">
        <w:r>
          <w:delText>cluding severe decreased cellularity</w:delText>
        </w:r>
      </w:del>
      <w:r>
        <w:t xml:space="preserve"> o</w:t>
      </w:r>
      <w:del w:id="8217" w:author="GoldenCorpusHarness" w:date="2026-03-28T21:57:55Z">
        <w:r>
          <w:delText>f</w:delText>
        </w:r>
      </w:del>
      <w:ins w:id="8218" w:author="GoldenCorpusHarness" w:date="2026-03-28T21:57:55Z">
        <w:r>
          <w:t>phthalmic or</w:t>
        </w:r>
      </w:ins>
      <w:r>
        <w:t xml:space="preserve"> bone marrow </w:t>
      </w:r>
      <w:del w:id="8219" w:author="GoldenCorpusHarness" w:date="2026-03-28T21:57:55Z">
        <w:r>
          <w:delText>in</w:delText>
        </w:r>
      </w:del>
      <w:ins w:id="8220" w:author="GoldenCorpusHarness" w:date="2026-03-28T21:57:55Z">
        <w:r>
          <w:t>smear</w:t>
        </w:r>
      </w:ins>
      <w:r>
        <w:t xml:space="preserve"> </w:t>
      </w:r>
      <w:ins w:id="8221" w:author="GoldenCorpusHarness" w:date="2026-03-28T21:57:55Z">
        <w:r>
          <w:t>parame</w:t>
        </w:r>
      </w:ins>
      <w:r>
        <w:t>t</w:t>
      </w:r>
      <w:del w:id="8222" w:author="GoldenCorpusHarness" w:date="2026-03-28T21:57:55Z">
        <w:r>
          <w:delText>he femur, sev</w:delText>
        </w:r>
      </w:del>
      <w:r>
        <w:t>er</w:t>
      </w:r>
      <w:del w:id="8223" w:author="GoldenCorpusHarness" w:date="2026-03-28T21:57:55Z">
        <w:r>
          <w:delText>e decreased cellularity of lymphocyte</w:delText>
        </w:r>
      </w:del>
      <w:r>
        <w:t xml:space="preserve">s in </w:t>
      </w:r>
      <w:del w:id="8224" w:author="GoldenCorpusHarness" w:date="2026-03-28T21:57:55Z">
        <w:r>
          <w:delText>the th</w:delText>
        </w:r>
      </w:del>
      <w:ins w:id="8225" w:author="GoldenCorpusHarness" w:date="2026-03-28T21:57:55Z">
        <w:r>
          <w:t>an</w:t>
        </w:r>
      </w:ins>
      <w:r>
        <w:t>y</w:t>
      </w:r>
      <w:del w:id="8226" w:author="GoldenCorpusHarness" w:date="2026-03-28T21:57:55Z">
        <w:r>
          <w:delText>mus or</w:delText>
        </w:r>
      </w:del>
      <w:r>
        <w:t xml:space="preserve"> a</w:t>
      </w:r>
      <w:del w:id="8227" w:author="GoldenCorpusHarness" w:date="2026-03-28T21:57:55Z">
        <w:r>
          <w:delText>ccompanied by marked decreased cellularity in the white pulp of the spleen, mi</w:delText>
        </w:r>
      </w:del>
      <w:r>
        <w:t xml:space="preserve">nimal </w:t>
      </w:r>
      <w:del w:id="8228" w:author="GoldenCorpusHarness" w:date="2026-03-28T21:57:55Z">
        <w:r>
          <w:delText>to mil</w:delText>
        </w:r>
      </w:del>
      <w:r>
        <w:t>d</w:t>
      </w:r>
      <w:del w:id="8229" w:author="GoldenCorpusHarness" w:date="2026-03-28T21:57:55Z">
        <w:r>
          <w:delText xml:space="preserve"> decreased cell</w:delText>
        </w:r>
      </w:del>
      <w:r>
        <w:t>u</w:t>
      </w:r>
      <w:del w:id="8230" w:author="GoldenCorpusHarness" w:date="2026-03-28T21:57:55Z">
        <w:r>
          <w:delText>la</w:delText>
        </w:r>
      </w:del>
      <w:r>
        <w:t>ri</w:t>
      </w:r>
      <w:del w:id="8231" w:author="GoldenCorpusHarness" w:date="2026-03-28T21:57:55Z">
        <w:r>
          <w:delText>ty of lymphocytes i</w:delText>
        </w:r>
      </w:del>
      <w:r>
        <w:t>n</w:t>
      </w:r>
      <w:ins w:id="8232" w:author="GoldenCorpusHarness" w:date="2026-03-28T21:57:55Z">
        <w:r>
          <w:t>g</w:t>
        </w:r>
      </w:ins>
      <w:r>
        <w:t xml:space="preserve"> the </w:t>
      </w:r>
      <w:ins w:id="8233" w:author="GoldenCorpusHarness" w:date="2026-03-28T21:57:55Z">
        <w:r>
          <w:t>dos</w:t>
        </w:r>
      </w:ins>
      <w:r>
        <w:t>ing</w:t>
      </w:r>
      <w:del w:id="8234" w:author="GoldenCorpusHarness" w:date="2026-03-28T21:57:55Z">
        <w:r>
          <w:delText>uinal lymph node, cervical lymph node</w:delText>
        </w:r>
      </w:del>
      <w:r>
        <w:t xml:space="preserve"> and </w:t>
      </w:r>
      <w:del w:id="8235" w:author="GoldenCorpusHarness" w:date="2026-03-28T21:57:55Z">
        <w:r>
          <w:delText>mesente</w:delText>
        </w:r>
      </w:del>
      <w:r>
        <w:t>r</w:t>
      </w:r>
      <w:del w:id="8236" w:author="GoldenCorpusHarness" w:date="2026-03-28T21:57:55Z">
        <w:r>
          <w:delText>ic lymph node, moderate multifocal n</w:delText>
        </w:r>
      </w:del>
      <w:r>
        <w:t>ec</w:t>
      </w:r>
      <w:del w:id="8237" w:author="GoldenCorpusHarness" w:date="2026-03-28T21:57:55Z">
        <w:r>
          <w:delText>r</w:delText>
        </w:r>
      </w:del>
      <w:r>
        <w:t>o</w:t>
      </w:r>
      <w:del w:id="8238" w:author="GoldenCorpusHarness" w:date="2026-03-28T21:57:55Z">
        <w:r>
          <w:delText>sis and mild hepatocellular vacuolation in the li</w:delText>
        </w:r>
      </w:del>
      <w:r>
        <w:t>ver</w:t>
      </w:r>
      <w:del w:id="8239" w:author="GoldenCorpusHarness" w:date="2026-03-28T21:57:55Z">
        <w:r>
          <w:delText>, mild to moderate</w:delText>
        </w:r>
      </w:del>
      <w:ins w:id="8240" w:author="GoldenCorpusHarness" w:date="2026-03-28T21:57:55Z">
        <w:r>
          <w:t>y</w:t>
        </w:r>
      </w:ins>
      <w:r>
        <w:t xml:space="preserve"> p</w:t>
      </w:r>
      <w:del w:id="8241" w:author="GoldenCorpusHarness" w:date="2026-03-28T21:57:55Z">
        <w:r>
          <w:delText xml:space="preserve">lacental necrosis or accompanied by mild </w:delText>
        </w:r>
      </w:del>
      <w:r>
        <w:t>h</w:t>
      </w:r>
      <w:del w:id="8242" w:author="GoldenCorpusHarness" w:date="2026-03-28T21:57:55Z">
        <w:r>
          <w:delText>emorrhage in the uterus, minimal hemorrhage in the brainstem. The deaths of might be attributed to decre</w:delText>
        </w:r>
      </w:del>
      <w:r>
        <w:t>ase</w:t>
      </w:r>
      <w:del w:id="8243" w:author="GoldenCorpusHarness" w:date="2026-03-28T21:57:55Z">
        <w:r>
          <w:delText>d cellularity of bone marrow in the femur, decrea</w:delText>
        </w:r>
      </w:del>
      <w:r>
        <w:t>s</w:t>
      </w:r>
      <w:del w:id="8244" w:author="GoldenCorpusHarness" w:date="2026-03-28T21:57:55Z">
        <w:r>
          <w:delText>ed cellularity of lymphocytes or decreased cellularity in the white pulp in the immune system (thymus, spleen), multifocal necrosis in the liver, placental necrosis and hemorrhage in the uterus, and hemorrhage in the brainstem</w:delText>
        </w:r>
      </w:del>
      <w:r>
        <w:t>.</w:t>
      </w:r>
    </w:p>
    <w:bookmarkEnd w:id="173"/>
    <w:p ns2:paraId="1C406A6A" ns2:textId="1DC9DD97" w:rsidR="00113C84" w:rsidRDefault="00113C84" w:rsidP="00113C84">
      <w:pPr>
        <w:pStyle w:val="Paragraph"/>
      </w:pPr>
      <w:r>
        <w:t>Ad</w:t>
      </w:r>
      <w:del w:id="8245" w:author="GoldenCorpusHarness" w:date="2026-03-28T21:57:55Z">
        <w:r>
          <w:delText>ditional evidence of maternal toxicity occurred at ≥</w:delText>
        </w:r>
      </w:del>
      <w:ins w:id="8246" w:author="GoldenCorpusHarness" w:date="2026-03-28T21:57:55Z">
        <w:r>
          <w:t xml:space="preserve">ministration of sac-TMT at 10, </w:t>
        </w:r>
      </w:ins>
      <w:r>
        <w:t>25</w:t>
      </w:r>
      <w:del w:id="8247" w:author="GoldenCorpusHarness" w:date="2026-03-28T21:57:55Z">
        <w:r>
          <w:delText xml:space="preserve"> μ</w:delText>
        </w:r>
      </w:del>
      <w:ins w:id="8248" w:author="GoldenCorpusHarness" w:date="2026-03-28T21:57:55Z">
        <w:r>
          <w:t>, and 50 m</w:t>
        </w:r>
      </w:ins>
      <w:r>
        <w:t>g/kg</w:t>
      </w:r>
      <w:del w:id="8249" w:author="GoldenCorpusHarness" w:date="2026-03-28T21:57:55Z">
        <w:r>
          <w:delText xml:space="preserve"> and included o</w:delText>
        </w:r>
      </w:del>
      <w:ins w:id="8250" w:author="GoldenCorpusHarness" w:date="2026-03-28T21:57:55Z">
        <w:r>
          <w:t xml:space="preserve">/dose resulted in alterations in hematology parameters consistent with the expected test article-related effect on rapidly dividing cells in the </w:t>
        </w:r>
      </w:ins>
      <w:r>
        <w:t>b</w:t>
      </w:r>
      <w:del w:id="8251" w:author="GoldenCorpusHarness" w:date="2026-03-28T21:57:55Z">
        <w:r>
          <w:delText>ser</w:delText>
        </w:r>
      </w:del>
      <w:ins w:id="8252" w:author="GoldenCorpusHarness" w:date="2026-03-28T21:57:55Z">
        <w:r>
          <w:t xml:space="preserve">one marrow. Compared to group mean pretest Day 12 </w:t>
        </w:r>
      </w:ins>
      <w:r>
        <w:t>va</w:t>
      </w:r>
      <w:del w:id="8253" w:author="GoldenCorpusHarness" w:date="2026-03-28T21:57:55Z">
        <w:r>
          <w:delText>tion of a small amount of red secretion from</w:delText>
        </w:r>
      </w:del>
      <w:ins w:id="8254" w:author="GoldenCorpusHarness" w:date="2026-03-28T21:57:55Z">
        <w:r>
          <w:t>lues, test article-related</w:t>
        </w:r>
      </w:ins>
      <w:r>
        <w:t xml:space="preserve"> v</w:t>
      </w:r>
      <w:del w:id="8255" w:author="GoldenCorpusHarness" w:date="2026-03-28T21:57:55Z">
        <w:r>
          <w:delText>agina at</w:delText>
        </w:r>
      </w:del>
      <w:ins w:id="8256" w:author="GoldenCorpusHarness" w:date="2026-03-28T21:57:55Z">
        <w:r>
          <w:t>ery slightly to moderately decreased group mean RET counts were present in males and females at 25 and</w:t>
        </w:r>
      </w:ins>
      <w:r>
        <w:t xml:space="preserve"> 50 </w:t>
      </w:r>
      <w:del w:id="8257" w:author="GoldenCorpusHarness" w:date="2026-03-28T21:57:55Z">
        <w:r>
          <w:delText>μ</w:delText>
        </w:r>
      </w:del>
      <w:ins w:id="8258" w:author="GoldenCorpusHarness" w:date="2026-03-28T21:57:55Z">
        <w:r>
          <w:t>m</w:t>
        </w:r>
      </w:ins>
      <w:r>
        <w:t>g/kg</w:t>
      </w:r>
      <w:ins w:id="8259" w:author="GoldenCorpusHarness" w:date="2026-03-28T21:57:55Z">
        <w:r>
          <w:t>/dose</w:t>
        </w:r>
      </w:ins>
      <w:r>
        <w:t xml:space="preserve"> (</w:t>
      </w:r>
      <w:del w:id="8260" w:author="GoldenCorpusHarness" w:date="2026-03-28T21:57:55Z">
        <w:r>
          <w:delText>1 female</w:delText>
        </w:r>
      </w:del>
      <w:ins w:id="8261" w:author="GoldenCorpusHarness" w:date="2026-03-28T21:57:55Z">
        <w:r>
          <w:t>-24% to -54% and -77% to -90%</w:t>
        </w:r>
      </w:ins>
      <w:r>
        <w:t xml:space="preserve">, </w:t>
      </w:r>
      <w:del w:id="8262" w:author="GoldenCorpusHarness" w:date="2026-03-28T21:57:55Z">
        <w:r>
          <w:delText>1 da</w:delText>
        </w:r>
      </w:del>
      <w:ins w:id="8263" w:author="GoldenCorpusHarness" w:date="2026-03-28T21:57:55Z">
        <w:r>
          <w:t>respectivel</w:t>
        </w:r>
      </w:ins>
      <w:r>
        <w:t xml:space="preserve">y) </w:t>
      </w:r>
      <w:del w:id="8264" w:author="GoldenCorpusHarness" w:date="2026-03-28T21:57:55Z">
        <w:r>
          <w:delText>and decreases in body weight</w:delText>
        </w:r>
      </w:del>
      <w:ins w:id="8265" w:author="GoldenCorpusHarness" w:date="2026-03-28T21:57:55Z">
        <w:r>
          <w:t>in Study Weeks 5 and 8</w:t>
        </w:r>
      </w:ins>
      <w:r>
        <w:t xml:space="preserve">, </w:t>
      </w:r>
      <w:del w:id="8266" w:author="GoldenCorpusHarness" w:date="2026-03-28T21:57:55Z">
        <w:r>
          <w:delText>body weight gain, corrected body weight gain, and food consumption at 25 and</w:delText>
        </w:r>
      </w:del>
      <w:ins w:id="8267" w:author="GoldenCorpusHarness" w:date="2026-03-28T21:57:55Z">
        <w:r>
          <w:t>six days after dosing. At</w:t>
        </w:r>
      </w:ins>
      <w:r>
        <w:t xml:space="preserve"> 50 </w:t>
      </w:r>
      <w:del w:id="8268" w:author="GoldenCorpusHarness" w:date="2026-03-28T21:57:55Z">
        <w:r>
          <w:delText>μ</w:delText>
        </w:r>
      </w:del>
      <w:ins w:id="8269" w:author="GoldenCorpusHarness" w:date="2026-03-28T21:57:55Z">
        <w:r>
          <w:t>m</w:t>
        </w:r>
      </w:ins>
      <w:r>
        <w:t>g/kg</w:t>
      </w:r>
      <w:ins w:id="8270" w:author="GoldenCorpusHarness" w:date="2026-03-28T21:57:55Z">
        <w:r>
          <w:t>/dose in females, very slightly to slightly decreased red cell mass parameters (RBC count, hemoglobin concentration, and hematocrit; -10% to -19%) were associated with the decrease in RET counts at the same time points</w:t>
        </w:r>
      </w:ins>
      <w:r>
        <w:t>.</w:t>
      </w:r>
      <w:ins w:id="8271" w:author="GoldenCorpusHarness" w:date="2026-03-28T21:57:55Z">
        <w:r>
          <w:t xml:space="preserve"> Test article-related very slightly decreased WBC counts (-22% to -37%) were present in females and males at 50 mg/kg/dose in Study Weeks 5 and 8, six days after dosing. The decreases in WBC counts were associated with slightly decreased neutrophil counts in males (-55%) in Study Week 8, six days after dosing, and in females (-51% and -52%) in Study Weeks 5 and 8, six days after dosing. Moderately decreased eosinophils (-70% and -75%) were also present in females at 50 mg/kg/dose at the same time points. Generally, these alterations in hematology parameters were of limited toxicological significance because of the small magnitude of the change.</w:t>
        </w:r>
      </w:ins>
    </w:p>
    <w:p ns2:paraId="6E3F368D" ns2:textId="7F4B9381" w:rsidR="00113C84" w:rsidRDefault="00113C84" w:rsidP="00113C84">
      <w:pPr>
        <w:pStyle w:val="Paragraph"/>
      </w:pPr>
      <w:del w:id="8272" w:author="GoldenCorpusHarness" w:date="2026-03-28T21:57:55Z">
        <w:r>
          <w:delText>No gross necropsy obser</w:delText>
        </w:r>
      </w:del>
      <w:ins w:id="8273" w:author="GoldenCorpusHarness" w:date="2026-03-28T21:57:55Z">
        <w:r>
          <w:t xml:space="preserve">Test article-related </w:t>
        </w:r>
      </w:ins>
      <w:r>
        <w:t>v</w:t>
      </w:r>
      <w:del w:id="8274" w:author="GoldenCorpusHarness" w:date="2026-03-28T21:57:55Z">
        <w:r>
          <w:delText>ations occurred in any group</w:delText>
        </w:r>
      </w:del>
      <w:ins w:id="8275" w:author="GoldenCorpusHarness" w:date="2026-03-28T21:57:55Z">
        <w:r>
          <w:t>ery slightly decreased phosphorus concentrations (-26% to -34% compared to group mean pretest</w:t>
        </w:r>
      </w:ins>
      <w:r>
        <w:t xml:space="preserve">, </w:t>
      </w:r>
      <w:del w:id="8276" w:author="GoldenCorpusHarness" w:date="2026-03-28T21:57:55Z">
        <w:r>
          <w:delText>and no test article-related clinical signs or effects on maternal body</w:delText>
        </w:r>
      </w:del>
      <w:ins w:id="8277" w:author="GoldenCorpusHarness" w:date="2026-03-28T21:57:55Z">
        <w:r>
          <w:t>Day 12)</w:t>
        </w:r>
      </w:ins>
      <w:r>
        <w:t xml:space="preserve"> we</w:t>
      </w:r>
      <w:del w:id="8278" w:author="GoldenCorpusHarness" w:date="2026-03-28T21:57:55Z">
        <w:r>
          <w:delText>ights, food consumption, or organ weights occurred in the</w:delText>
        </w:r>
      </w:del>
      <w:ins w:id="8279" w:author="GoldenCorpusHarness" w:date="2026-03-28T21:57:55Z">
        <w:r>
          <w:t>re present in males and females at</w:t>
        </w:r>
      </w:ins>
      <w:r>
        <w:t xml:space="preserve"> 5</w:t>
      </w:r>
      <w:del w:id="8280" w:author="GoldenCorpusHarness" w:date="2026-03-28T21:57:55Z">
        <w:r>
          <w:delText xml:space="preserve"> μ</w:delText>
        </w:r>
      </w:del>
      <w:ins w:id="8281" w:author="GoldenCorpusHarness" w:date="2026-03-28T21:57:55Z">
        <w:r>
          <w:t>0 m</w:t>
        </w:r>
      </w:ins>
      <w:r>
        <w:t>g/kg</w:t>
      </w:r>
      <w:del w:id="8282" w:author="GoldenCorpusHarness" w:date="2026-03-28T21:57:55Z">
        <w:r>
          <w:delText xml:space="preserve"> group</w:delText>
        </w:r>
      </w:del>
      <w:ins w:id="8283" w:author="GoldenCorpusHarness" w:date="2026-03-28T21:57:55Z">
        <w:r>
          <w:t>/dose on Study Weeks 5 and/or 8, six days after dosing</w:t>
        </w:r>
      </w:ins>
      <w:r>
        <w:t>.</w:t>
      </w:r>
      <w:ins w:id="8284" w:author="GoldenCorpusHarness" w:date="2026-03-28T21:57:55Z">
        <w:r>
          <w:t xml:space="preserve"> The decreases in phosphorus concentrations were not toxicologically significant because of the small magnitude of the changes.</w:t>
        </w:r>
      </w:ins>
    </w:p>
    <w:p ns2:paraId="0A1CBB75" ns2:textId="64E49832" w:rsidR="00113C84" w:rsidRDefault="00113C84" w:rsidP="00113C84">
      <w:pPr>
        <w:pStyle w:val="Paragraph"/>
      </w:pPr>
      <w:r>
        <w:t xml:space="preserve">Test article-related </w:t>
      </w:r>
      <w:del w:id="8285" w:author="GoldenCorpusHarness" w:date="2026-03-28T21:57:55Z">
        <w:r>
          <w:delText>de</w:delText>
        </w:r>
      </w:del>
      <w:r>
        <w:t>ve</w:t>
      </w:r>
      <w:del w:id="8286" w:author="GoldenCorpusHarness" w:date="2026-03-28T21:57:55Z">
        <w:r>
          <w:delText>lo</w:delText>
        </w:r>
      </w:del>
      <w:ins w:id="8287" w:author="GoldenCorpusHarness" w:date="2026-03-28T21:57:55Z">
        <w:r>
          <w:t xml:space="preserve">ry slightly increased IL-6 concentrations (≤5-fold concurrent control mean) were </w:t>
        </w:r>
      </w:ins>
      <w:r>
        <w:t>p</w:t>
      </w:r>
      <w:del w:id="8288" w:author="GoldenCorpusHarness" w:date="2026-03-28T21:57:55Z">
        <w:r>
          <w:delText>mental toxicit</w:delText>
        </w:r>
      </w:del>
      <w:ins w:id="8289" w:author="GoldenCorpusHarness" w:date="2026-03-28T21:57:55Z">
        <w:r>
          <w:t>resent 2 to 3 hours after the first dose in females at 50 mg/kg/dose. Moderatel</w:t>
        </w:r>
      </w:ins>
      <w:r>
        <w:t xml:space="preserve">y </w:t>
      </w:r>
      <w:del w:id="8290" w:author="GoldenCorpusHarness" w:date="2026-03-28T21:57:55Z">
        <w:r>
          <w:delText xml:space="preserve">occurred at </w:delText>
        </w:r>
      </w:del>
      <w:ins w:id="8291" w:author="GoldenCorpusHarness" w:date="2026-03-28T21:57:55Z">
        <w:r>
          <w:t>to markedly increased IL-6 concentrations (</w:t>
        </w:r>
      </w:ins>
      <w:r>
        <w:t>≥2</w:t>
      </w:r>
      <w:ins w:id="8292" w:author="GoldenCorpusHarness" w:date="2026-03-28T21:57:55Z">
        <w:r>
          <w:t>0-fold concurrent control mean) were present at 10 and 2</w:t>
        </w:r>
      </w:ins>
      <w:r>
        <w:t xml:space="preserve">5 </w:t>
      </w:r>
      <w:del w:id="8293" w:author="GoldenCorpusHarness" w:date="2026-03-28T21:57:55Z">
        <w:r>
          <w:delText>μ</w:delText>
        </w:r>
      </w:del>
      <w:ins w:id="8294" w:author="GoldenCorpusHarness" w:date="2026-03-28T21:57:55Z">
        <w:r>
          <w:t>m</w:t>
        </w:r>
      </w:ins>
      <w:r>
        <w:t>g/kg</w:t>
      </w:r>
      <w:del w:id="8295" w:author="GoldenCorpusHarness" w:date="2026-03-28T21:57:55Z">
        <w:r>
          <w:delText>. There was an increase in postimplantation loss (due to increases in early and late resorptions and dead fetuses)</w:delText>
        </w:r>
      </w:del>
      <w:ins w:id="8296" w:author="GoldenCorpusHarness" w:date="2026-03-28T21:57:55Z">
        <w:r>
          <w:t>/dose in males and females, and</w:t>
        </w:r>
      </w:ins>
      <w:r>
        <w:t xml:space="preserve"> at 50</w:t>
      </w:r>
      <w:del w:id="8297" w:author="GoldenCorpusHarness" w:date="2026-03-28T21:57:55Z">
        <w:r>
          <w:delText xml:space="preserve"> μ</w:delText>
        </w:r>
      </w:del>
      <w:ins w:id="8298" w:author="GoldenCorpusHarness" w:date="2026-03-28T21:57:55Z">
        <w:r>
          <w:t xml:space="preserve"> m</w:t>
        </w:r>
      </w:ins>
      <w:r>
        <w:t>g/kg</w:t>
      </w:r>
      <w:ins w:id="8299" w:author="GoldenCorpusHarness" w:date="2026-03-28T21:57:55Z">
        <w:r>
          <w:t>/dose in individual females</w:t>
        </w:r>
      </w:ins>
      <w:r>
        <w:t xml:space="preserve">, </w:t>
      </w:r>
      <w:del w:id="8300" w:author="GoldenCorpusHarness" w:date="2026-03-28T21:57:55Z">
        <w:r>
          <w:delText>res</w:delText>
        </w:r>
      </w:del>
      <w:ins w:id="8301" w:author="GoldenCorpusHarness" w:date="2026-03-28T21:57:55Z">
        <w:r>
          <w:t>2 to 3 ho</w:t>
        </w:r>
      </w:ins>
      <w:r>
        <w:t>u</w:t>
      </w:r>
      <w:del w:id="8302" w:author="GoldenCorpusHarness" w:date="2026-03-28T21:57:55Z">
        <w:r>
          <w:delText>lting in a decrease in the average number of live fetuses per litter</w:delText>
        </w:r>
      </w:del>
      <w:ins w:id="8303" w:author="GoldenCorpusHarness" w:date="2026-03-28T21:57:55Z">
        <w:r>
          <w:t>rs after the fifth and eighth doses</w:t>
        </w:r>
      </w:ins>
      <w:r>
        <w:t>.</w:t>
      </w:r>
      <w:del w:id="8304" w:author="GoldenCorpusHarness" w:date="2026-03-28T21:57:55Z">
        <w:r>
          <w:delText xml:space="preserve"> There were delays in fetal growth as evidenced by reduction in fetal body weights and fetal lengths at 25 and 50 μg/kg and in fetal tail length at 50 μg/kg. As a result of the fetal growth delays (25 and 50 μg/kg) and/or postimplantation loss (50 μg/kg), there were reductions in uterine and placental weights at 25 and 50 μg/kg, and ovary weights were reduced at 50 μg/kg. Test article-related fetal external malformations, visceral malformations, and skeletal malformations and variations occurred at 25 and 50 μg/kg, and reductions in ossification sites were observed at 50 μg/kg. In addition, slight increases in number of ossified ribs were observed at 5 and 25 μg/kg but were considered of minimal toxicological significance due to the small magnitude of the difference, and a slight increase in the percentage of male fetuses per litter was observed at 50 μg/kg but was considered of no toxicological significance because it was likely an artifact of the substantial reduction in average litter size.</w:delText>
        </w:r>
      </w:del>
    </w:p>
    <w:p ns2:paraId="0B503147" ns2:textId="77777777" w:rsidR="00113C84" w:rsidRDefault="00113C84" w:rsidP="00113C84">
      <w:pPr>
        <w:pStyle w:val="Paragraph"/>
      </w:pPr>
      <w:r>
        <w:t>The</w:t>
      </w:r>
      <w:ins w:id="8305" w:author="GoldenCorpusHarness" w:date="2026-03-28T21:57:55Z">
        <w:r>
          <w:t xml:space="preserve"> test article-</w:t>
        </w:r>
      </w:ins>
      <w:r>
        <w:t>re</w:t>
      </w:r>
      <w:ins w:id="8306" w:author="GoldenCorpusHarness" w:date="2026-03-28T21:57:55Z">
        <w:r>
          <w:t>lated alterations in hematology parameters, phosphorus concentrations, and IL-6 concentrations</w:t>
        </w:r>
      </w:ins>
      <w:r>
        <w:t xml:space="preserve"> were no</w:t>
      </w:r>
      <w:ins w:id="8307" w:author="GoldenCorpusHarness" w:date="2026-03-28T21:57:55Z">
        <w:r>
          <w:t>t</w:t>
        </w:r>
      </w:ins>
      <w:r>
        <w:t xml:space="preserve"> </w:t>
      </w:r>
      <w:ins w:id="8308" w:author="GoldenCorpusHarness" w:date="2026-03-28T21:57:55Z">
        <w:r>
          <w:t>pr</w:t>
        </w:r>
      </w:ins>
      <w:r>
        <w:t>e</w:t>
      </w:r>
      <w:del w:id="8309" w:author="GoldenCorpusHarness" w:date="2026-03-28T21:57:55Z">
        <w:r>
          <w:delText>ff</w:delText>
        </w:r>
      </w:del>
      <w:ins w:id="8310" w:author="GoldenCorpusHarness" w:date="2026-03-28T21:57:55Z">
        <w:r>
          <w:t>s</w:t>
        </w:r>
      </w:ins>
      <w:r>
        <w:t>e</w:t>
      </w:r>
      <w:del w:id="8311" w:author="GoldenCorpusHarness" w:date="2026-03-28T21:57:55Z">
        <w:r>
          <w:delText>c</w:delText>
        </w:r>
      </w:del>
      <w:ins w:id="8312" w:author="GoldenCorpusHarness" w:date="2026-03-28T21:57:55Z">
        <w:r>
          <w:t>n</w:t>
        </w:r>
      </w:ins>
      <w:r>
        <w:t>t</w:t>
      </w:r>
      <w:del w:id="8313" w:author="GoldenCorpusHarness" w:date="2026-03-28T21:57:55Z">
        <w:r>
          <w:delText>s on embryo-fetal viability; fetal growth; fetal external, visceral, or skeletal morphology; or maternal organ weights</w:delText>
        </w:r>
      </w:del>
      <w:r>
        <w:t xml:space="preserve"> at </w:t>
      </w:r>
      <w:del w:id="8314" w:author="GoldenCorpusHarness" w:date="2026-03-28T21:57:55Z">
        <w:r>
          <w:delText>5</w:delText>
        </w:r>
      </w:del>
      <w:ins w:id="8315" w:author="GoldenCorpusHarness" w:date="2026-03-28T21:57:55Z">
        <w:r>
          <w:t>the</w:t>
        </w:r>
      </w:ins>
      <w:r>
        <w:t xml:space="preserve"> </w:t>
      </w:r>
      <w:del w:id="8316" w:author="GoldenCorpusHarness" w:date="2026-03-28T21:57:55Z">
        <w:r>
          <w:delText>μg/kg</w:delText>
        </w:r>
      </w:del>
      <w:ins w:id="8317" w:author="GoldenCorpusHarness" w:date="2026-03-28T21:57:55Z">
        <w:r>
          <w:t>end of the recovery phase</w:t>
        </w:r>
      </w:ins>
      <w:r>
        <w:t>.</w:t>
      </w:r>
    </w:p>
    <w:p ns2:paraId="1E7F25FF" ns2:textId="2CB1C1A8" w:rsidR="00113C84" w:rsidRDefault="00113C84" w:rsidP="00113C84">
      <w:pPr>
        <w:pStyle w:val="Paragraph"/>
      </w:pPr>
      <w:del w:id="8318" w:author="GoldenCorpusHarness" w:date="2026-03-28T21:57:55Z">
        <w:r>
          <w:delText>On GD 6</w:delText>
        </w:r>
      </w:del>
      <w:ins w:id="8319" w:author="GoldenCorpusHarness" w:date="2026-03-28T21:57:55Z">
        <w:r>
          <w:t>At the end of dosing phase necropsy</w:t>
        </w:r>
      </w:ins>
      <w:r>
        <w:t xml:space="preserve">, </w:t>
      </w:r>
      <w:del w:id="8320" w:author="GoldenCorpusHarness" w:date="2026-03-28T21:57:55Z">
        <w:r>
          <w:delText>mean AUClast o</w:delText>
        </w:r>
      </w:del>
      <w:ins w:id="8321" w:author="GoldenCorpusHarness" w:date="2026-03-28T21:57:55Z">
        <w:r>
          <w:t xml:space="preserve">test article-related decreases in absolute and relative thymus weights were observed in males and </w:t>
        </w:r>
      </w:ins>
      <w:r>
        <w:t>f</w:t>
      </w:r>
      <w:del w:id="8322" w:author="GoldenCorpusHarness" w:date="2026-03-28T21:57:55Z">
        <w:r>
          <w:delText xml:space="preserve"> plasma KL61</w:delText>
        </w:r>
      </w:del>
      <w:ins w:id="8323" w:author="GoldenCorpusHarness" w:date="2026-03-28T21:57:55Z">
        <w:r>
          <w:t>emales administered 5</w:t>
        </w:r>
      </w:ins>
      <w:r>
        <w:t>0</w:t>
      </w:r>
      <w:ins w:id="8324" w:author="GoldenCorpusHarness" w:date="2026-03-28T21:57:55Z">
        <w:r>
          <w:t xml:space="preserve"> mg/kg/dose. Macroscopically, a decrease in thymus size was noted in one male in the 5</w:t>
        </w:r>
      </w:ins>
      <w:r>
        <w:t>0</w:t>
      </w:r>
      <w:del w:id="8325" w:author="GoldenCorpusHarness" w:date="2026-03-28T21:57:55Z">
        <w:r>
          <w:delText>23</w:delText>
        </w:r>
      </w:del>
      <w:ins w:id="8326" w:author="GoldenCorpusHarness" w:date="2026-03-28T21:57:55Z">
        <w:r>
          <w:t xml:space="preserve"> mg/kg/dose group. No other test article-related abnormalities in gross necropsy</w:t>
        </w:r>
      </w:ins>
      <w:r>
        <w:t xml:space="preserve"> were </w:t>
      </w:r>
      <w:del w:id="8327" w:author="GoldenCorpusHarness" w:date="2026-03-28T21:57:55Z">
        <w:r>
          <w:delText>3</w:delText>
        </w:r>
      </w:del>
      <w:ins w:id="8328" w:author="GoldenCorpusHarness" w:date="2026-03-28T21:57:55Z">
        <w:r>
          <w:t>identified in other organs evaluated at the end of dosing or recovery phase</w:t>
        </w:r>
      </w:ins>
      <w:r>
        <w:t>.</w:t>
      </w:r>
      <w:del w:id="8329" w:author="GoldenCorpusHarness" w:date="2026-03-28T21:57:55Z">
        <w:r>
          <w:delText>61, 19.1 and 44.4 ng*h/mL for pregnant rats in each KL610023 group, with the inter-group ratio of 1:5.3:12.3. On GD 17, mean AUClast of plasma KL610023 were 3.85, 19.4 and 40.0 ng*h/mL for pregnant rats in each KL610023 group, with the inter-group ratio of 1:5.0:10.4.</w:delText>
        </w:r>
      </w:del>
    </w:p>
    <w:p ns2:paraId="0EE159C4" ns2:textId="77777777" w:rsidR="00113C84" w:rsidRDefault="00113C84" w:rsidP="00113C84">
      <w:pPr>
        <w:pStyle w:val="Paragraph"/>
      </w:pPr>
      <w:del w:id="8330" w:author="GoldenCorpusHarness" w:date="2026-03-28T21:57:55Z">
        <w:r>
          <w:delText>Comparing GD 17 with GD 6</w:delText>
        </w:r>
      </w:del>
      <w:ins w:id="8331" w:author="GoldenCorpusHarness" w:date="2026-03-28T21:57:55Z">
        <w:r>
          <w:t>Histopathology findings observed in the 25 and 50 mg/kg/dose groups were minimal to mild epidermal pigmentation at the injection sites. Animals in the 50 mg/kg/dose group were observed with atrophy of the hair follicle at the injection site and skin (nape)</w:t>
        </w:r>
      </w:ins>
      <w:r>
        <w:t>, m</w:t>
      </w:r>
      <w:del w:id="8332" w:author="GoldenCorpusHarness" w:date="2026-03-28T21:57:55Z">
        <w:r>
          <w:delText>ean AUClast ratios of plasma KL610023 were 1</w:delText>
        </w:r>
      </w:del>
      <w:ins w:id="8333" w:author="GoldenCorpusHarness" w:date="2026-03-28T21:57:55Z">
        <w:r>
          <w:t>inimal to mild decreases in cellularity of lymphocytes in the thymus and minimal to mild chronic inflammation of the jejunum</w:t>
        </w:r>
      </w:ins>
      <w:r>
        <w:t>.</w:t>
      </w:r>
      <w:del w:id="8334" w:author="GoldenCorpusHarness" w:date="2026-03-28T21:57:55Z">
        <w:r>
          <w:delText>1, 1</w:delText>
        </w:r>
      </w:del>
      <w:ins w:id="8335" w:author="GoldenCorpusHarness" w:date="2026-03-28T21:57:55Z">
        <w:r>
          <w:t xml:space="preserve"> These findings were dose-dependent and reversible following a 4-week recovery period</w:t>
        </w:r>
      </w:ins>
      <w:r>
        <w:t>.</w:t>
      </w:r>
      <w:del w:id="8336" w:author="GoldenCorpusHarness" w:date="2026-03-28T21:57:55Z">
        <w:r>
          <w:delText>0, 0.9 for pregnant rats in each group, respectively.</w:delText>
        </w:r>
      </w:del>
    </w:p>
    <w:p ns2:paraId="763D7B88" ns2:textId="4CC33B49" w:rsidR="00113C84" w:rsidRDefault="00113C84" w:rsidP="00113C84">
      <w:pPr>
        <w:pStyle w:val="Paragraph"/>
      </w:pPr>
      <w:del w:id="8337" w:author="GoldenCorpusHarness" w:date="2026-03-28T21:57:55Z">
        <w:r>
          <w:delText>In conclusion, w</w:delText>
        </w:r>
      </w:del>
      <w:ins w:id="8338" w:author="GoldenCorpusHarness" w:date="2026-03-28T21:57:55Z">
        <w:r>
          <w:t xml:space="preserve">Anti-sac-TMT antibodies were observed in 9, 10, and 5 monkeys in 10, 25 and 50 mg/kg/dose groups, respectively. Antibodies against recombinant TROP2 </w:t>
        </w:r>
      </w:ins>
      <w:r>
        <w:t>h</w:t>
      </w:r>
      <w:del w:id="8339" w:author="GoldenCorpusHarness" w:date="2026-03-28T21:57:55Z">
        <w:r>
          <w:delText>en pregnant female SD rats were IV injected with KL6</w:delText>
        </w:r>
      </w:del>
      <w:ins w:id="8340" w:author="GoldenCorpusHarness" w:date="2026-03-28T21:57:55Z">
        <w:r>
          <w:t xml:space="preserve">umanized monoclonal antibody were reported in 9, 9, and 4 monkeys in </w:t>
        </w:r>
      </w:ins>
      <w:r>
        <w:t>10</w:t>
      </w:r>
      <w:del w:id="8341" w:author="GoldenCorpusHarness" w:date="2026-03-28T21:57:55Z">
        <w:r>
          <w:delText>0</w:delText>
        </w:r>
      </w:del>
      <w:ins w:id="8342" w:author="GoldenCorpusHarness" w:date="2026-03-28T21:57:55Z">
        <w:r>
          <w:t xml:space="preserve">, </w:t>
        </w:r>
      </w:ins>
      <w:r>
        <w:t>2</w:t>
      </w:r>
      <w:del w:id="8343" w:author="GoldenCorpusHarness" w:date="2026-03-28T21:57:55Z">
        <w:r>
          <w:delText>3 at 5, 25, and 50 μ</w:delText>
        </w:r>
      </w:del>
      <w:ins w:id="8344" w:author="GoldenCorpusHarness" w:date="2026-03-28T21:57:55Z">
        <w:r>
          <w:t>5 and 50 m</w:t>
        </w:r>
      </w:ins>
      <w:r>
        <w:t xml:space="preserve">g/kg </w:t>
      </w:r>
      <w:del w:id="8345" w:author="GoldenCorpusHarness" w:date="2026-03-28T21:57:55Z">
        <w:r>
          <w:delText>once daily from GD 6 to 17, maternal toxicity included clinical signs and reductions in body weight and food consumption at 25 and 50 μg/kg and mortality at 50 μg/kg, and de</w:delText>
        </w:r>
      </w:del>
      <w:ins w:id="8346" w:author="GoldenCorpusHarness" w:date="2026-03-28T21:57:55Z">
        <w:r>
          <w:t>groups, respecti</w:t>
        </w:r>
      </w:ins>
      <w:r>
        <w:t>vel</w:t>
      </w:r>
      <w:del w:id="8347" w:author="GoldenCorpusHarness" w:date="2026-03-28T21:57:55Z">
        <w:r>
          <w:delText>opmental toxicity included fetal growth delays, fetal external, visceral, and skeletal malformations and skeletal variations at 25 and 50 μg/kg and increased postimplantation loss at 50 μg/kg</w:delText>
        </w:r>
      </w:del>
      <w:ins w:id="8348" w:author="GoldenCorpusHarness" w:date="2026-03-28T21:57:55Z">
        <w:r>
          <w:t>y</w:t>
        </w:r>
      </w:ins>
      <w:r>
        <w:t>. The</w:t>
      </w:r>
      <w:del w:id="8349" w:author="GoldenCorpusHarness" w:date="2026-03-28T21:57:55Z">
        <w:r>
          <w:delText>re</w:delText>
        </w:r>
      </w:del>
      <w:ins w:id="8350" w:author="GoldenCorpusHarness" w:date="2026-03-28T21:57:55Z">
        <w:r>
          <w:t xml:space="preserve"> </w:t>
        </w:r>
      </w:ins>
      <w:r>
        <w:t>f</w:t>
      </w:r>
      <w:del w:id="8351" w:author="GoldenCorpusHarness" w:date="2026-03-28T21:57:55Z">
        <w:r>
          <w:delText>ore,</w:delText>
        </w:r>
      </w:del>
      <w:ins w:id="8352" w:author="GoldenCorpusHarness" w:date="2026-03-28T21:57:55Z">
        <w:r>
          <w:t>irst occurrence of ADA started on Study Day 15, and</w:t>
        </w:r>
      </w:ins>
      <w:r>
        <w:t xml:space="preserve"> the </w:t>
      </w:r>
      <w:del w:id="8353" w:author="GoldenCorpusHarness" w:date="2026-03-28T21:57:55Z">
        <w:r>
          <w:delText xml:space="preserve">NOAEL </w:delText>
        </w:r>
      </w:del>
      <w:ins w:id="8354" w:author="GoldenCorpusHarness" w:date="2026-03-28T21:57:55Z">
        <w:r>
          <w:t>ADA positive rate did not decrease 4 weeks a</w:t>
        </w:r>
      </w:ins>
      <w:r>
        <w:t>f</w:t>
      </w:r>
      <w:del w:id="8355" w:author="GoldenCorpusHarness" w:date="2026-03-28T21:57:55Z">
        <w:r>
          <w:delText>or maternal and developmental toxicity was 5 μg/kg (under w</w:delText>
        </w:r>
      </w:del>
      <w:ins w:id="8356" w:author="GoldenCorpusHarness" w:date="2026-03-28T21:57:55Z">
        <w:r>
          <w:t>ter wit</w:t>
        </w:r>
      </w:ins>
      <w:r>
        <w:t>h</w:t>
      </w:r>
      <w:del w:id="8357" w:author="GoldenCorpusHarness" w:date="2026-03-28T21:57:55Z">
        <w:r>
          <w:delText>ich AUClast</w:delText>
        </w:r>
      </w:del>
      <w:ins w:id="8358" w:author="GoldenCorpusHarness" w:date="2026-03-28T21:57:55Z">
        <w:r>
          <w:t>drawal</w:t>
        </w:r>
      </w:ins>
      <w:r>
        <w:t xml:space="preserve"> of </w:t>
      </w:r>
      <w:del w:id="8359" w:author="GoldenCorpusHarness" w:date="2026-03-28T21:57:55Z">
        <w:r>
          <w:delText>plasma KL610023 was 3</w:delText>
        </w:r>
      </w:del>
      <w:ins w:id="8360" w:author="GoldenCorpusHarness" w:date="2026-03-28T21:57:55Z">
        <w:r>
          <w:t>test article</w:t>
        </w:r>
      </w:ins>
      <w:r>
        <w:t>.</w:t>
      </w:r>
      <w:del w:id="8361" w:author="GoldenCorpusHarness" w:date="2026-03-28T21:57:55Z">
        <w:r>
          <w:delText>85 ng/mL*h in pregnant rats on GD 17).</w:delText>
        </w:r>
      </w:del>
    </w:p>
    <w:p ns2:paraId="05E0FE5B" ns2:textId="5B4658D4" w:rsidR="001F3CCD" w:rsidRPr="00547DC1" w:rsidRDefault="00113C84" w:rsidP="001F3CCD">
      <w:pPr>
        <w:pStyle w:val="Paragraph"/>
      </w:pPr>
      <w:del w:id="8362" w:author="GoldenCorpusHarness" w:date="2026-03-28T21:57:55Z">
        <w:r>
          <w:delText>T</w:delText>
        </w:r>
      </w:del>
      <w:ins w:id="8363" w:author="GoldenCorpusHarness" w:date="2026-03-28T21:57:55Z">
        <w:r>
          <w:t xml:space="preserve">Sac-TMT-ADC, sac-TMT-TAb and </w:t>
        </w:r>
      </w:ins>
      <w:r>
        <w:t>K</w:t>
      </w:r>
      <w:ins w:id="8364" w:author="GoldenCorpusHarness" w:date="2026-03-28T21:57:55Z">
        <w:r>
          <w:t>L610023 TK</w:t>
        </w:r>
      </w:ins>
      <w:r>
        <w:t xml:space="preserve"> parameters </w:t>
      </w:r>
      <w:del w:id="8365" w:author="GoldenCorpusHarness" w:date="2026-03-28T21:57:55Z">
        <w:r>
          <w:delText xml:space="preserve">are </w:delText>
        </w:r>
      </w:del>
      <w:ins w:id="8366" w:author="GoldenCorpusHarness" w:date="2026-03-28T21:57:55Z">
        <w:r>
          <w:t>were evaluated following administration of sac-TMT on Study Day 1 and 85. Concentrations of sac-TMT-ADC, sacTMT-TAb and KL610023 in all control grou</w:t>
        </w:r>
      </w:ins>
      <w:r>
        <w:t>p</w:t>
      </w:r>
      <w:del w:id="8367" w:author="GoldenCorpusHarness" w:date="2026-03-28T21:57:55Z">
        <w:r>
          <w:delText>resented</w:delText>
        </w:r>
      </w:del>
      <w:ins w:id="8368" w:author="GoldenCorpusHarness" w:date="2026-03-28T21:57:55Z">
        <w:r>
          <w:t xml:space="preserve"> samples were</w:t>
        </w:r>
      </w:ins>
      <w:r>
        <w:t xml:space="preserve"> below </w:t>
      </w:r>
      <w:del w:id="8369" w:author="GoldenCorpusHarness" w:date="2026-03-28T21:57:55Z">
        <w:r>
          <w:delText>in [Table 12]</w:delText>
        </w:r>
      </w:del>
      <w:ins w:id="8370" w:author="GoldenCorpusHarness" w:date="2026-03-28T21:57:55Z">
        <w:r>
          <w:t>the LLOQ</w:t>
        </w:r>
      </w:ins>
      <w:r>
        <w:t>.</w:t>
      </w:r>
    </w:p>
    <w:p ns2:paraId="0AA08DDE" ns2:textId="7E4F9740" w:rsidR="00F63CF6" w:rsidRDefault="00547DC1" w:rsidP="007221FF">
      <w:pPr>
        <w:pStyle w:val="TableTitle"/>
        <w:pageBreakBefore/>
        <w:rPr>
          <w:color w:val="auto"/>
        </w:rPr>
      </w:pPr>
      <w:ins w:id="8371" w:author="GoldenCorpusHarness" w:date="2026-03-28T21:57:55Z">
        <w:r>
          <w:t>Sac-</w:t>
        </w:r>
      </w:ins>
      <w:r>
        <w:t>T</w:t>
      </w:r>
      <w:del w:id="8372" w:author="GoldenCorpusHarness" w:date="2026-03-28T21:57:55Z">
        <w:r>
          <w:delText>able 12</w:delText>
        </w:r>
      </w:del>
      <w:r>
        <w:t>M</w:t>
      </w:r>
      <w:del w:id="8373" w:author="GoldenCorpusHarness" w:date="2026-03-28T21:57:55Z">
        <w:r>
          <w:delText>ean</w:delText>
        </w:r>
      </w:del>
      <w:ins w:id="8374" w:author="GoldenCorpusHarness" w:date="2026-03-28T21:57:55Z">
        <w:r>
          <w:t>T-ADC</w:t>
        </w:r>
      </w:ins>
      <w:r>
        <w:t xml:space="preserve"> TK </w:t>
      </w:r>
      <w:del w:id="8375" w:author="GoldenCorpusHarness" w:date="2026-03-28T21:57:55Z">
        <w:r>
          <w:delText>P</w:delText>
        </w:r>
      </w:del>
      <w:ins w:id="8376" w:author="GoldenCorpusHarness" w:date="2026-03-28T21:57:55Z">
        <w:r>
          <w:t>p</w:t>
        </w:r>
      </w:ins>
      <w:r>
        <w:t xml:space="preserve">arameters </w:t>
      </w:r>
      <w:del w:id="8377" w:author="GoldenCorpusHarness" w:date="2026-03-28T21:57:55Z">
        <w:r>
          <w:delText>fo</w:delText>
        </w:r>
      </w:del>
      <w:ins w:id="8378" w:author="GoldenCorpusHarness" w:date="2026-03-28T21:57:55Z">
        <w:r>
          <w:t>a</w:t>
        </w:r>
      </w:ins>
      <w:r>
        <w:t>r</w:t>
      </w:r>
      <w:ins w:id="8379" w:author="GoldenCorpusHarness" w:date="2026-03-28T21:57:55Z">
        <w:r>
          <w:t>e</w:t>
        </w:r>
      </w:ins>
      <w:r>
        <w:t xml:space="preserve"> </w:t>
      </w:r>
      <w:del w:id="8380" w:author="GoldenCorpusHarness" w:date="2026-03-28T21:57:55Z">
        <w:r>
          <w:delText>Pla</w:delText>
        </w:r>
      </w:del>
      <w:ins w:id="8381" w:author="GoldenCorpusHarness" w:date="2026-03-28T21:57:55Z">
        <w:r>
          <w:t>pre</w:t>
        </w:r>
      </w:ins>
      <w:r>
        <w:t>s</w:t>
      </w:r>
      <w:del w:id="8382" w:author="GoldenCorpusHarness" w:date="2026-03-28T21:57:55Z">
        <w:r>
          <w:delText>ma KL610023</w:delText>
        </w:r>
      </w:del>
      <w:ins w:id="8383" w:author="GoldenCorpusHarness" w:date="2026-03-28T21:57:55Z">
        <w:r>
          <w:t>ented</w:t>
        </w:r>
      </w:ins>
      <w:r>
        <w:t xml:space="preserve"> in </w:t>
      </w:r>
      <w:del w:id="8384" w:author="GoldenCorpusHarness" w:date="2026-03-28T21:57:55Z">
        <w:r>
          <w:delText>Pr</w:delText>
        </w:r>
      </w:del>
      <w:ins w:id="8385" w:author="GoldenCorpusHarness" w:date="2026-03-28T21:57:55Z">
        <w:r>
          <w:t>[Tabl</w:t>
        </w:r>
      </w:ins>
      <w:r>
        <w:t>e</w:t>
      </w:r>
      <w:del w:id="8386" w:author="GoldenCorpusHarness" w:date="2026-03-28T21:57:55Z">
        <w:r>
          <w:delText>gnant</w:delText>
        </w:r>
      </w:del>
      <w:r>
        <w:t xml:space="preserve"> </w:t>
      </w:r>
      <w:del w:id="8387" w:author="GoldenCorpusHarness" w:date="2026-03-28T21:57:55Z">
        <w:r>
          <w:delText>Rats Intravenously Injected with KL610023</w:delText>
        </w:r>
      </w:del>
      <w:ins w:id="8388" w:author="GoldenCorpusHarness" w:date="2026-03-28T21:57:55Z">
        <w:r>
          <w:t>8].</w:t>
        </w:r>
      </w:ins>
    </w:p>
    <w:tbl>
      <w:tblPr>
        <w:tblW w:w="8995" w:type="dxa"/>
        <w:jc w:val="center"/>
        <w:tblBorders>
          <w:top w:val="single" w:sz="18" w:space="0" w:color="000000"/>
          <w:left w:val="single" w:sz="18" w:space="0" w:color="000000"/>
          <w:bottom w:val="single" w:sz="18" w:space="0" w:color="000000"/>
          <w:right w:val="single" w:sz="18" w:space="0" w:color="000000"/>
        </w:tblBorders>
        <w:tblLayout w:type="fixed"/>
        <w:tblCellMar>
          <w:left w:w="26" w:type="dxa"/>
        </w:tblCellMar>
        <w:tblLook w:val="04A0" w:firstRow="1" w:lastRow="0" w:firstColumn="1" w:lastColumn="0" w:noHBand="0" w:noVBand="1"/>
      </w:tblPr>
      <w:tblGrid>
        <w:gridCol w:w="1344"/>
        <w:gridCol w:w="1344"/>
        <w:gridCol w:w="1157"/>
        <w:gridCol w:w="1157"/>
        <w:gridCol w:w="1996"/>
        <w:gridCol w:w="1997"/>
      </w:tblGrid>
      <w:tr w:rsidR="00C250B4" w:rsidRPr="00063B5C" ns2:paraId="15AFB20C" ns2:textId="77777777" w:rsidTr="00D85D68">
        <w:trPr>
          <w:trHeight w:val="260"/>
          <w:tblHeader/>
          <w:jc w:val="center"/>
        </w:trPr>
        <w:tc>
          <w:tcPr>
            <w:tcW w:w="1344" w:type="dxa"/>
            <w:vMerge w:val="restart"/>
            <w:tcBorders>
              <w:top w:val="single" w:sz="4" w:space="0" w:color="auto"/>
              <w:left w:val="single" w:sz="4" w:space="0" w:color="auto"/>
              <w:right w:val="single" w:sz="4" w:space="0" w:color="auto"/>
            </w:tcBorders>
            <w:vAlign w:val="bottom"/>
          </w:tcPr>
          <w:p ns2:paraId="3B1D827C" ns2:textId="77777777" w:rsidR="00C250B4" w:rsidRPr="00AF2A4A" w:rsidRDefault="00C250B4" w:rsidP="00D85D68">
            <w:pPr>
              <w:pStyle w:val="TableCenter"/>
              <w:keepNext/>
              <w:rPr>
                <w:b/>
                <w:bCs/>
                <w:sz w:val="18"/>
                <w:szCs w:val="18"/>
                <w:lang w:val="es-ES"/>
              </w:rPr>
            </w:pPr>
            <w:r>
              <w:rPr>
                <w:b/>
                <w:bCs/>
                <w:sz w:val="18"/>
                <w:szCs w:val="18"/>
                <w:lang w:val="es-ES"/>
              </w:rPr>
              <w:t>Gestation Day</w:t>
            </w:r>
          </w:p>
        </w:tc>
        <w:tc>
          <w:tcPr>
            <w:tcW w:w="1344" w:type="dxa"/>
            <w:vMerge w:val="restart"/>
            <w:tcBorders>
              <w:top w:val="single" w:sz="4" w:space="0" w:color="auto"/>
              <w:left w:val="single" w:sz="4" w:space="0" w:color="auto"/>
              <w:bottom w:val="single" w:sz="4" w:space="0" w:color="auto"/>
              <w:right w:val="single" w:sz="4" w:space="0" w:color="auto"/>
            </w:tcBorders>
            <w:vAlign w:val="bottom"/>
            <w:hideMark/>
          </w:tcPr>
          <w:p ns2:paraId="7623A5E3" ns2:textId="77777777" w:rsidR="00C250B4" w:rsidRPr="00AF2A4A" w:rsidRDefault="00C250B4" w:rsidP="00D85D68">
            <w:pPr>
              <w:pStyle w:val="TableCenter"/>
              <w:keepNext/>
              <w:rPr>
                <w:b/>
                <w:bCs/>
                <w:sz w:val="18"/>
                <w:szCs w:val="18"/>
                <w:lang w:val="es-ES"/>
              </w:rPr>
            </w:pPr>
            <w:r w:rsidRPr="00AF2A4A">
              <w:rPr>
                <w:b/>
                <w:bCs/>
                <w:sz w:val="18"/>
                <w:szCs w:val="18"/>
                <w:lang w:val="es-ES"/>
              </w:rPr>
              <w:t>Dose</w:t>
            </w:r>
            <w:r w:rsidRPr="00AF2A4A">
              <w:rPr>
                <w:b/>
                <w:bCs/>
                <w:sz w:val="18"/>
                <w:szCs w:val="18"/>
                <w:lang w:val="es-ES"/>
              </w:rPr>
              <w:br/>
              <w:t>(</w:t>
            </w:r>
            <w:r>
              <w:rPr>
                <w:b/>
                <w:bCs/>
                <w:sz w:val="18"/>
                <w:szCs w:val="18"/>
                <w:lang w:val="es-ES"/>
              </w:rPr>
              <w:t>µg</w:t>
            </w:r>
            <w:r w:rsidRPr="00AF2A4A">
              <w:rPr>
                <w:b/>
                <w:bCs/>
                <w:sz w:val="18"/>
                <w:szCs w:val="18"/>
                <w:lang w:val="es-ES"/>
              </w:rPr>
              <w:t>/kg/</w:t>
            </w:r>
            <w:r>
              <w:rPr>
                <w:b/>
                <w:bCs/>
                <w:sz w:val="18"/>
                <w:szCs w:val="18"/>
                <w:lang w:val="es-ES"/>
              </w:rPr>
              <w:t>day</w:t>
            </w:r>
            <w:r w:rsidRPr="00AF2A4A">
              <w:rPr>
                <w:b/>
                <w:bCs/>
                <w:sz w:val="18"/>
                <w:szCs w:val="18"/>
                <w:lang w:val="es-ES"/>
              </w:rPr>
              <w:t>)</w:t>
            </w:r>
          </w:p>
        </w:tc>
        <w:tc>
          <w:tcPr>
            <w:tcW w:w="1157" w:type="dxa"/>
            <w:vMerge w:val="restart"/>
            <w:tcBorders>
              <w:top w:val="single" w:sz="4" w:space="0" w:color="auto"/>
              <w:left w:val="single" w:sz="4" w:space="0" w:color="auto"/>
              <w:bottom w:val="single" w:sz="4" w:space="0" w:color="auto"/>
              <w:right w:val="single" w:sz="4" w:space="0" w:color="auto"/>
            </w:tcBorders>
            <w:vAlign w:val="bottom"/>
          </w:tcPr>
          <w:p ns2:paraId="509FE34F" ns2:textId="77777777" w:rsidR="00C250B4" w:rsidRPr="001B6D89" w:rsidRDefault="00C250B4" w:rsidP="00D85D68">
            <w:pPr>
              <w:pStyle w:val="TableCenter"/>
              <w:keepNext/>
              <w:rPr>
                <w:b/>
                <w:bCs/>
                <w:sz w:val="18"/>
                <w:szCs w:val="18"/>
              </w:rPr>
            </w:pPr>
            <w:r w:rsidRPr="001B6D89">
              <w:rPr>
                <w:b/>
                <w:bCs/>
                <w:sz w:val="18"/>
                <w:szCs w:val="18"/>
              </w:rPr>
              <w:t>Parameter</w:t>
            </w:r>
          </w:p>
        </w:tc>
        <w:tc>
          <w:tcPr>
            <w:tcW w:w="1157" w:type="dxa"/>
            <w:vMerge w:val="restart"/>
            <w:tcBorders>
              <w:top w:val="single" w:sz="4" w:space="0" w:color="auto"/>
              <w:left w:val="single" w:sz="4" w:space="0" w:color="auto"/>
              <w:bottom w:val="single" w:sz="4" w:space="0" w:color="auto"/>
              <w:right w:val="single" w:sz="4" w:space="0" w:color="auto"/>
            </w:tcBorders>
            <w:vAlign w:val="bottom"/>
          </w:tcPr>
          <w:p ns2:paraId="20E032A1" ns2:textId="77777777" w:rsidR="00C250B4" w:rsidRPr="001B6D89" w:rsidRDefault="00C250B4" w:rsidP="00D85D68">
            <w:pPr>
              <w:pStyle w:val="TableCenter"/>
              <w:keepNext/>
              <w:rPr>
                <w:b/>
                <w:bCs/>
                <w:sz w:val="18"/>
                <w:szCs w:val="18"/>
              </w:rPr>
            </w:pPr>
            <w:r w:rsidRPr="001B6D89">
              <w:rPr>
                <w:b/>
                <w:bCs/>
                <w:sz w:val="18"/>
                <w:szCs w:val="18"/>
              </w:rPr>
              <w:t>Units</w:t>
            </w:r>
          </w:p>
        </w:tc>
        <w:tc>
          <w:tcPr>
            <w:tcW w:w="3993" w:type="dxa"/>
            <w:gridSpan w:val="2"/>
            <w:tcBorders>
              <w:top w:val="single" w:sz="4" w:space="0" w:color="auto"/>
              <w:left w:val="single" w:sz="4" w:space="0" w:color="auto"/>
              <w:bottom w:val="single" w:sz="4" w:space="0" w:color="auto"/>
              <w:right w:val="single" w:sz="4" w:space="0" w:color="auto"/>
            </w:tcBorders>
            <w:noWrap/>
            <w:vAlign w:val="bottom"/>
            <w:hideMark/>
          </w:tcPr>
          <w:p ns2:paraId="540317AA" ns2:textId="77777777" w:rsidR="00C250B4" w:rsidRPr="001B6D89" w:rsidRDefault="00C250B4" w:rsidP="00D85D68">
            <w:pPr>
              <w:pStyle w:val="TableCenter"/>
              <w:keepNext/>
              <w:rPr>
                <w:b/>
                <w:bCs/>
                <w:sz w:val="18"/>
                <w:szCs w:val="18"/>
              </w:rPr>
            </w:pPr>
            <w:r w:rsidRPr="001B6D89">
              <w:rPr>
                <w:b/>
                <w:bCs/>
                <w:sz w:val="18"/>
                <w:szCs w:val="18"/>
              </w:rPr>
              <w:t>Sex</w:t>
            </w:r>
          </w:p>
        </w:tc>
      </w:tr>
      <w:tr w:rsidR="00C250B4" w:rsidRPr="00063B5C" ns2:paraId="470EEC4B" ns2:textId="77777777" w:rsidTr="00D85D68">
        <w:trPr>
          <w:trHeight w:val="260"/>
          <w:tblHeader/>
          <w:jc w:val="center"/>
        </w:trPr>
        <w:tc>
          <w:tcPr>
            <w:tcW w:w="1344" w:type="dxa"/>
            <w:vMerge/>
            <w:tcBorders>
              <w:left w:val="single" w:sz="4" w:space="0" w:color="auto"/>
              <w:right w:val="single" w:sz="4" w:space="0" w:color="auto"/>
            </w:tcBorders>
          </w:tcPr>
          <w:p ns2:paraId="104E2F4F" ns2:textId="77777777" w:rsidR="00C250B4" w:rsidRPr="001B6D89" w:rsidRDefault="00C250B4" w:rsidP="00D85D68">
            <w:pPr>
              <w:pStyle w:val="TableCenter"/>
              <w:keepNext/>
              <w:rPr>
                <w:b/>
                <w:bCs/>
                <w:sz w:val="18"/>
                <w:szCs w:val="18"/>
              </w:rPr>
            </w:pPr>
          </w:p>
        </w:tc>
        <w:tc>
          <w:tcPr>
            <w:tcW w:w="1344" w:type="dxa"/>
            <w:vMerge/>
            <w:tcBorders>
              <w:top w:val="single" w:sz="4" w:space="0" w:color="auto"/>
              <w:left w:val="single" w:sz="4" w:space="0" w:color="auto"/>
              <w:bottom w:val="single" w:sz="4" w:space="0" w:color="auto"/>
              <w:right w:val="single" w:sz="4" w:space="0" w:color="auto"/>
            </w:tcBorders>
            <w:vAlign w:val="bottom"/>
            <w:hideMark/>
          </w:tcPr>
          <w:p ns2:paraId="22799EFA" ns2:textId="77777777" w:rsidR="00C250B4" w:rsidRPr="001B6D89" w:rsidRDefault="00C250B4" w:rsidP="00D85D68">
            <w:pPr>
              <w:pStyle w:val="TableCenter"/>
              <w:keepNext/>
              <w:rPr>
                <w:b/>
                <w:bCs/>
                <w:sz w:val="18"/>
                <w:szCs w:val="18"/>
              </w:rPr>
            </w:pPr>
          </w:p>
        </w:tc>
        <w:tc>
          <w:tcPr>
            <w:tcW w:w="1157" w:type="dxa"/>
            <w:vMerge/>
            <w:tcBorders>
              <w:top w:val="single" w:sz="4" w:space="0" w:color="auto"/>
              <w:left w:val="single" w:sz="4" w:space="0" w:color="auto"/>
              <w:bottom w:val="single" w:sz="4" w:space="0" w:color="auto"/>
              <w:right w:val="single" w:sz="4" w:space="0" w:color="auto"/>
            </w:tcBorders>
            <w:vAlign w:val="bottom"/>
          </w:tcPr>
          <w:p ns2:paraId="2ED495EB" ns2:textId="77777777" w:rsidR="00C250B4" w:rsidRPr="001B6D89" w:rsidRDefault="00C250B4" w:rsidP="00D85D68">
            <w:pPr>
              <w:pStyle w:val="TableCenter"/>
              <w:keepNext/>
              <w:rPr>
                <w:b/>
                <w:bCs/>
                <w:sz w:val="18"/>
                <w:szCs w:val="18"/>
              </w:rPr>
            </w:pPr>
          </w:p>
        </w:tc>
        <w:tc>
          <w:tcPr>
            <w:tcW w:w="1157" w:type="dxa"/>
            <w:vMerge/>
            <w:tcBorders>
              <w:top w:val="single" w:sz="4" w:space="0" w:color="auto"/>
              <w:left w:val="single" w:sz="4" w:space="0" w:color="auto"/>
              <w:bottom w:val="single" w:sz="4" w:space="0" w:color="auto"/>
              <w:right w:val="single" w:sz="4" w:space="0" w:color="auto"/>
            </w:tcBorders>
            <w:vAlign w:val="bottom"/>
          </w:tcPr>
          <w:p ns2:paraId="2C881B95" ns2:textId="77777777" w:rsidR="00C250B4" w:rsidRPr="001B6D89" w:rsidRDefault="00C250B4" w:rsidP="00D85D68">
            <w:pPr>
              <w:pStyle w:val="TableCenter"/>
              <w:keepNext/>
              <w:rPr>
                <w:b/>
                <w:bCs/>
                <w:sz w:val="18"/>
                <w:szCs w:val="18"/>
              </w:rPr>
            </w:pPr>
          </w:p>
        </w:tc>
        <w:tc>
          <w:tcPr>
            <w:tcW w:w="3993" w:type="dxa"/>
            <w:gridSpan w:val="2"/>
            <w:tcBorders>
              <w:top w:val="single" w:sz="4" w:space="0" w:color="auto"/>
              <w:left w:val="single" w:sz="4" w:space="0" w:color="auto"/>
              <w:bottom w:val="single" w:sz="4" w:space="0" w:color="auto"/>
              <w:right w:val="single" w:sz="4" w:space="0" w:color="auto"/>
            </w:tcBorders>
            <w:noWrap/>
            <w:vAlign w:val="bottom"/>
            <w:hideMark/>
          </w:tcPr>
          <w:p ns2:paraId="7C96FA58" ns2:textId="77777777" w:rsidR="00C250B4" w:rsidRPr="001B6D89" w:rsidRDefault="00C250B4" w:rsidP="00D85D68">
            <w:pPr>
              <w:pStyle w:val="TableCenter"/>
              <w:keepNext/>
              <w:rPr>
                <w:b/>
                <w:bCs/>
                <w:sz w:val="18"/>
                <w:szCs w:val="18"/>
              </w:rPr>
            </w:pPr>
            <w:r w:rsidRPr="001B6D89">
              <w:rPr>
                <w:b/>
                <w:bCs/>
                <w:sz w:val="18"/>
                <w:szCs w:val="18"/>
              </w:rPr>
              <w:t>Female</w:t>
            </w:r>
          </w:p>
        </w:tc>
      </w:tr>
      <w:tr w:rsidR="00C250B4" w:rsidRPr="00063B5C" ns2:paraId="4F0A719F" ns2:textId="77777777" w:rsidTr="00D85D68">
        <w:trPr>
          <w:trHeight w:val="260"/>
          <w:tblHeader/>
          <w:jc w:val="center"/>
        </w:trPr>
        <w:tc>
          <w:tcPr>
            <w:tcW w:w="1344" w:type="dxa"/>
            <w:vMerge/>
            <w:tcBorders>
              <w:left w:val="single" w:sz="4" w:space="0" w:color="auto"/>
              <w:bottom w:val="single" w:sz="4" w:space="0" w:color="auto"/>
              <w:right w:val="single" w:sz="4" w:space="0" w:color="auto"/>
            </w:tcBorders>
          </w:tcPr>
          <w:p ns2:paraId="228BC97F" ns2:textId="77777777" w:rsidR="00C250B4" w:rsidRPr="001B6D89" w:rsidRDefault="00C250B4" w:rsidP="00D85D68">
            <w:pPr>
              <w:pStyle w:val="TableCenter"/>
              <w:keepNext/>
              <w:rPr>
                <w:b/>
                <w:bCs/>
                <w:sz w:val="18"/>
                <w:szCs w:val="18"/>
              </w:rPr>
            </w:pPr>
          </w:p>
        </w:tc>
        <w:tc>
          <w:tcPr>
            <w:tcW w:w="1344" w:type="dxa"/>
            <w:vMerge/>
            <w:tcBorders>
              <w:top w:val="single" w:sz="4" w:space="0" w:color="auto"/>
              <w:left w:val="single" w:sz="4" w:space="0" w:color="auto"/>
              <w:bottom w:val="single" w:sz="4" w:space="0" w:color="auto"/>
              <w:right w:val="single" w:sz="4" w:space="0" w:color="auto"/>
            </w:tcBorders>
            <w:noWrap/>
            <w:vAlign w:val="bottom"/>
            <w:hideMark/>
          </w:tcPr>
          <w:p ns2:paraId="67BDD537" ns2:textId="77777777" w:rsidR="00C250B4" w:rsidRPr="001B6D89" w:rsidRDefault="00C250B4" w:rsidP="00D85D68">
            <w:pPr>
              <w:pStyle w:val="TableCenter"/>
              <w:keepNext/>
              <w:rPr>
                <w:b/>
                <w:bCs/>
                <w:sz w:val="18"/>
                <w:szCs w:val="18"/>
              </w:rPr>
            </w:pPr>
          </w:p>
        </w:tc>
        <w:tc>
          <w:tcPr>
            <w:tcW w:w="1157" w:type="dxa"/>
            <w:vMerge/>
            <w:tcBorders>
              <w:top w:val="single" w:sz="4" w:space="0" w:color="auto"/>
              <w:left w:val="single" w:sz="4" w:space="0" w:color="auto"/>
              <w:bottom w:val="single" w:sz="4" w:space="0" w:color="auto"/>
              <w:right w:val="single" w:sz="4" w:space="0" w:color="auto"/>
            </w:tcBorders>
            <w:noWrap/>
            <w:vAlign w:val="bottom"/>
            <w:hideMark/>
          </w:tcPr>
          <w:p ns2:paraId="78A99524" ns2:textId="77777777" w:rsidR="00C250B4" w:rsidRPr="001B6D89" w:rsidRDefault="00C250B4" w:rsidP="00D85D68">
            <w:pPr>
              <w:pStyle w:val="TableCenter"/>
              <w:keepNext/>
              <w:rPr>
                <w:b/>
                <w:bCs/>
                <w:sz w:val="18"/>
                <w:szCs w:val="18"/>
              </w:rPr>
            </w:pPr>
          </w:p>
        </w:tc>
        <w:tc>
          <w:tcPr>
            <w:tcW w:w="1157" w:type="dxa"/>
            <w:vMerge/>
            <w:tcBorders>
              <w:top w:val="single" w:sz="4" w:space="0" w:color="auto"/>
              <w:left w:val="single" w:sz="4" w:space="0" w:color="auto"/>
              <w:bottom w:val="single" w:sz="4" w:space="0" w:color="auto"/>
              <w:right w:val="single" w:sz="4" w:space="0" w:color="auto"/>
            </w:tcBorders>
            <w:noWrap/>
            <w:vAlign w:val="bottom"/>
            <w:hideMark/>
          </w:tcPr>
          <w:p ns2:paraId="1CCB7114" ns2:textId="77777777" w:rsidR="00C250B4" w:rsidRPr="001B6D89" w:rsidRDefault="00C250B4" w:rsidP="00D85D68">
            <w:pPr>
              <w:pStyle w:val="TableCenter"/>
              <w:keepNext/>
              <w:rPr>
                <w:b/>
                <w:bCs/>
                <w:sz w:val="18"/>
                <w:szCs w:val="18"/>
              </w:rPr>
            </w:pPr>
          </w:p>
        </w:tc>
        <w:tc>
          <w:tcPr>
            <w:tcW w:w="1996" w:type="dxa"/>
            <w:tcBorders>
              <w:top w:val="single" w:sz="4" w:space="0" w:color="auto"/>
              <w:left w:val="single" w:sz="4" w:space="0" w:color="auto"/>
              <w:bottom w:val="single" w:sz="4" w:space="0" w:color="auto"/>
              <w:right w:val="single" w:sz="4" w:space="0" w:color="auto"/>
            </w:tcBorders>
            <w:noWrap/>
            <w:vAlign w:val="bottom"/>
            <w:hideMark/>
          </w:tcPr>
          <w:p ns2:paraId="43BDCE6D" ns2:textId="77777777" w:rsidR="00C250B4" w:rsidRPr="001B6D89" w:rsidRDefault="00C250B4" w:rsidP="00D85D68">
            <w:pPr>
              <w:pStyle w:val="TableCenter"/>
              <w:keepNext/>
              <w:rPr>
                <w:b/>
                <w:bCs/>
                <w:sz w:val="18"/>
                <w:szCs w:val="18"/>
              </w:rPr>
            </w:pPr>
            <w:r w:rsidRPr="001B6D89">
              <w:rPr>
                <w:b/>
                <w:bCs/>
                <w:sz w:val="18"/>
                <w:szCs w:val="18"/>
              </w:rPr>
              <w:t>Mean</w:t>
            </w:r>
          </w:p>
        </w:tc>
        <w:tc>
          <w:tcPr>
            <w:tcW w:w="1997" w:type="dxa"/>
            <w:tcBorders>
              <w:top w:val="single" w:sz="4" w:space="0" w:color="auto"/>
              <w:left w:val="single" w:sz="4" w:space="0" w:color="auto"/>
              <w:bottom w:val="single" w:sz="4" w:space="0" w:color="auto"/>
              <w:right w:val="single" w:sz="4" w:space="0" w:color="auto"/>
            </w:tcBorders>
            <w:noWrap/>
            <w:vAlign w:val="bottom"/>
            <w:hideMark/>
          </w:tcPr>
          <w:p ns2:paraId="63A51458" ns2:textId="77777777" w:rsidR="00C250B4" w:rsidRPr="001B6D89" w:rsidRDefault="00C250B4" w:rsidP="00D85D68">
            <w:pPr>
              <w:pStyle w:val="TableCenter"/>
              <w:keepNext/>
              <w:rPr>
                <w:b/>
                <w:bCs/>
                <w:sz w:val="18"/>
                <w:szCs w:val="18"/>
              </w:rPr>
            </w:pPr>
            <w:r w:rsidRPr="001B6D89">
              <w:rPr>
                <w:b/>
                <w:bCs/>
                <w:sz w:val="18"/>
                <w:szCs w:val="18"/>
              </w:rPr>
              <w:t>SD</w:t>
            </w:r>
          </w:p>
        </w:tc>
      </w:tr>
      <w:tr w:rsidR="00C250B4" w:rsidRPr="00063B5C" ns2:paraId="5CA62687" ns2:textId="77777777" w:rsidTr="00D85D68">
        <w:trPr>
          <w:jc w:val="center"/>
        </w:trPr>
        <w:tc>
          <w:tcPr>
            <w:tcW w:w="1344" w:type="dxa"/>
            <w:vMerge w:val="restart"/>
            <w:tcBorders>
              <w:top w:val="single" w:sz="4" w:space="0" w:color="auto"/>
              <w:left w:val="single" w:sz="4" w:space="0" w:color="auto"/>
              <w:right w:val="single" w:sz="4" w:space="0" w:color="auto"/>
            </w:tcBorders>
          </w:tcPr>
          <w:p ns2:paraId="5EB5D20D" ns2:textId="77777777" w:rsidR="00C250B4" w:rsidRDefault="00C250B4" w:rsidP="00D85D68">
            <w:pPr>
              <w:pStyle w:val="TableCenter"/>
              <w:keepNext/>
              <w:rPr>
                <w:sz w:val="18"/>
                <w:szCs w:val="18"/>
              </w:rPr>
            </w:pPr>
            <w:r>
              <w:rPr>
                <w:sz w:val="18"/>
                <w:szCs w:val="18"/>
              </w:rPr>
              <w:t>6</w:t>
            </w:r>
          </w:p>
        </w:tc>
        <w:tc>
          <w:tcPr>
            <w:tcW w:w="1344" w:type="dxa"/>
            <w:vMerge w:val="restart"/>
            <w:tcBorders>
              <w:top w:val="single" w:sz="4" w:space="0" w:color="auto"/>
              <w:left w:val="single" w:sz="4" w:space="0" w:color="auto"/>
              <w:bottom w:val="single" w:sz="4" w:space="0" w:color="auto"/>
              <w:right w:val="single" w:sz="4" w:space="0" w:color="auto"/>
            </w:tcBorders>
            <w:noWrap/>
            <w:hideMark/>
          </w:tcPr>
          <w:p ns2:paraId="00482F24" ns2:textId="77777777" w:rsidR="00C250B4" w:rsidRPr="00063B5C" w:rsidRDefault="00C250B4" w:rsidP="00D85D68">
            <w:pPr>
              <w:pStyle w:val="TableCenter"/>
              <w:keepNext/>
              <w:rPr>
                <w:sz w:val="18"/>
                <w:szCs w:val="18"/>
              </w:rPr>
            </w:pPr>
            <w:r>
              <w:rPr>
                <w:sz w:val="18"/>
                <w:szCs w:val="18"/>
              </w:rPr>
              <w:t>5</w:t>
            </w:r>
          </w:p>
        </w:tc>
        <w:tc>
          <w:tcPr>
            <w:tcW w:w="1157" w:type="dxa"/>
            <w:tcBorders>
              <w:top w:val="single" w:sz="4" w:space="0" w:color="auto"/>
              <w:left w:val="single" w:sz="4" w:space="0" w:color="auto"/>
              <w:bottom w:val="single" w:sz="4" w:space="0" w:color="auto"/>
              <w:right w:val="single" w:sz="4" w:space="0" w:color="auto"/>
            </w:tcBorders>
            <w:noWrap/>
            <w:hideMark/>
          </w:tcPr>
          <w:p ns2:paraId="6C453990" ns2:textId="77777777" w:rsidR="00C250B4" w:rsidRPr="00063B5C" w:rsidRDefault="00C250B4" w:rsidP="00D85D68">
            <w:pPr>
              <w:pStyle w:val="TableCenter"/>
              <w:keepNext/>
              <w:rPr>
                <w:sz w:val="18"/>
                <w:szCs w:val="18"/>
              </w:rPr>
            </w:pPr>
            <w:r w:rsidRPr="00063B5C">
              <w:rPr>
                <w:sz w:val="18"/>
                <w:szCs w:val="18"/>
              </w:rPr>
              <w:t>AUC</w:t>
            </w:r>
            <w:r>
              <w:rPr>
                <w:sz w:val="18"/>
                <w:szCs w:val="18"/>
                <w:vertAlign w:val="subscript"/>
              </w:rPr>
              <w:t>last</w:t>
            </w:r>
          </w:p>
        </w:tc>
        <w:tc>
          <w:tcPr>
            <w:tcW w:w="1157" w:type="dxa"/>
            <w:tcBorders>
              <w:top w:val="single" w:sz="4" w:space="0" w:color="auto"/>
              <w:left w:val="single" w:sz="4" w:space="0" w:color="auto"/>
              <w:bottom w:val="single" w:sz="4" w:space="0" w:color="auto"/>
              <w:right w:val="single" w:sz="4" w:space="0" w:color="auto"/>
            </w:tcBorders>
            <w:noWrap/>
            <w:hideMark/>
          </w:tcPr>
          <w:p ns2:paraId="36BE4014" ns2:textId="77777777" w:rsidR="00C250B4" w:rsidRPr="00063B5C" w:rsidRDefault="00C250B4" w:rsidP="00D85D68">
            <w:pPr>
              <w:pStyle w:val="TableCenter"/>
              <w:keepNext/>
              <w:rPr>
                <w:sz w:val="18"/>
                <w:szCs w:val="18"/>
              </w:rPr>
            </w:pPr>
            <w:r>
              <w:rPr>
                <w:sz w:val="18"/>
                <w:szCs w:val="18"/>
              </w:rPr>
              <w:t>ng</w:t>
            </w:r>
            <w:r w:rsidRPr="00063B5C">
              <w:rPr>
                <w:sz w:val="18"/>
                <w:szCs w:val="18"/>
              </w:rPr>
              <w:t>*</w:t>
            </w:r>
            <w:r>
              <w:rPr>
                <w:sz w:val="18"/>
                <w:szCs w:val="18"/>
              </w:rPr>
              <w:t>h/mL</w:t>
            </w:r>
          </w:p>
        </w:tc>
        <w:tc>
          <w:tcPr>
            <w:tcW w:w="1996" w:type="dxa"/>
            <w:tcBorders>
              <w:top w:val="single" w:sz="4" w:space="0" w:color="auto"/>
              <w:left w:val="single" w:sz="4" w:space="0" w:color="auto"/>
              <w:bottom w:val="single" w:sz="4" w:space="0" w:color="auto"/>
              <w:right w:val="single" w:sz="4" w:space="0" w:color="auto"/>
            </w:tcBorders>
            <w:noWrap/>
          </w:tcPr>
          <w:p ns2:paraId="3BACFD62" ns2:textId="77777777" w:rsidR="00C250B4" w:rsidRPr="00063B5C" w:rsidRDefault="00C250B4" w:rsidP="00D85D68">
            <w:pPr>
              <w:pStyle w:val="TableCenter"/>
              <w:keepNext/>
              <w:rPr>
                <w:sz w:val="18"/>
                <w:szCs w:val="18"/>
              </w:rPr>
            </w:pPr>
            <w:r>
              <w:rPr>
                <w:sz w:val="18"/>
                <w:szCs w:val="18"/>
              </w:rPr>
              <w:t>3.61</w:t>
            </w:r>
          </w:p>
        </w:tc>
        <w:tc>
          <w:tcPr>
            <w:tcW w:w="1997" w:type="dxa"/>
            <w:tcBorders>
              <w:top w:val="single" w:sz="4" w:space="0" w:color="auto"/>
              <w:left w:val="single" w:sz="4" w:space="0" w:color="auto"/>
              <w:bottom w:val="single" w:sz="4" w:space="0" w:color="auto"/>
              <w:right w:val="single" w:sz="4" w:space="0" w:color="auto"/>
            </w:tcBorders>
            <w:noWrap/>
          </w:tcPr>
          <w:p ns2:paraId="76816254" ns2:textId="77777777" w:rsidR="00C250B4" w:rsidRPr="00063B5C" w:rsidRDefault="00C250B4" w:rsidP="00D85D68">
            <w:pPr>
              <w:pStyle w:val="TableCenter"/>
              <w:keepNext/>
              <w:rPr>
                <w:sz w:val="18"/>
                <w:szCs w:val="18"/>
              </w:rPr>
            </w:pPr>
            <w:r>
              <w:rPr>
                <w:sz w:val="18"/>
                <w:szCs w:val="18"/>
              </w:rPr>
              <w:t>0.281</w:t>
            </w:r>
          </w:p>
        </w:tc>
      </w:tr>
      <w:tr w:rsidR="00C250B4" w:rsidRPr="00063B5C" ns2:paraId="152A59C9" ns2:textId="77777777" w:rsidTr="00D85D68">
        <w:trPr>
          <w:jc w:val="center"/>
        </w:trPr>
        <w:tc>
          <w:tcPr>
            <w:tcW w:w="1344" w:type="dxa"/>
            <w:vMerge/>
            <w:tcBorders>
              <w:left w:val="single" w:sz="4" w:space="0" w:color="auto"/>
              <w:right w:val="single" w:sz="4" w:space="0" w:color="auto"/>
            </w:tcBorders>
          </w:tcPr>
          <w:p ns2:paraId="6D20E62D" ns2:textId="77777777" w:rsidR="00C250B4" w:rsidRPr="00063B5C" w:rsidRDefault="00C250B4" w:rsidP="00D85D68">
            <w:pPr>
              <w:pStyle w:val="TableCenter"/>
              <w:keepNext/>
              <w:rPr>
                <w:sz w:val="18"/>
                <w:szCs w:val="18"/>
              </w:rPr>
            </w:pPr>
          </w:p>
        </w:tc>
        <w:tc>
          <w:tcPr>
            <w:tcW w:w="1344" w:type="dxa"/>
            <w:vMerge/>
            <w:tcBorders>
              <w:top w:val="single" w:sz="4" w:space="0" w:color="auto"/>
              <w:left w:val="single" w:sz="4" w:space="0" w:color="auto"/>
              <w:bottom w:val="single" w:sz="4" w:space="0" w:color="auto"/>
              <w:right w:val="single" w:sz="4" w:space="0" w:color="auto"/>
            </w:tcBorders>
            <w:noWrap/>
          </w:tcPr>
          <w:p ns2:paraId="222B4416" ns2:textId="77777777" w:rsidR="00C250B4" w:rsidRPr="00063B5C" w:rsidRDefault="00C250B4" w:rsidP="00D85D68">
            <w:pPr>
              <w:pStyle w:val="TableCenter"/>
              <w:keepNext/>
              <w:rPr>
                <w:sz w:val="18"/>
                <w:szCs w:val="18"/>
              </w:rPr>
            </w:pPr>
          </w:p>
        </w:tc>
        <w:tc>
          <w:tcPr>
            <w:tcW w:w="1157" w:type="dxa"/>
            <w:tcBorders>
              <w:top w:val="single" w:sz="4" w:space="0" w:color="auto"/>
              <w:left w:val="single" w:sz="4" w:space="0" w:color="auto"/>
              <w:bottom w:val="single" w:sz="4" w:space="0" w:color="auto"/>
              <w:right w:val="single" w:sz="4" w:space="0" w:color="auto"/>
            </w:tcBorders>
            <w:noWrap/>
          </w:tcPr>
          <w:p ns2:paraId="70DFBDA8" ns2:textId="77777777" w:rsidR="00C250B4" w:rsidRPr="00063B5C" w:rsidRDefault="00C250B4" w:rsidP="00D85D68">
            <w:pPr>
              <w:pStyle w:val="TableCenter"/>
              <w:keepNext/>
              <w:rPr>
                <w:sz w:val="18"/>
                <w:szCs w:val="18"/>
              </w:rPr>
            </w:pPr>
            <w:r>
              <w:rPr>
                <w:sz w:val="18"/>
                <w:szCs w:val="18"/>
              </w:rPr>
              <w:t>C</w:t>
            </w:r>
            <w:r w:rsidRPr="001B0147">
              <w:rPr>
                <w:sz w:val="18"/>
                <w:szCs w:val="18"/>
                <w:vertAlign w:val="subscript"/>
              </w:rPr>
              <w:t>max</w:t>
            </w:r>
          </w:p>
        </w:tc>
        <w:tc>
          <w:tcPr>
            <w:tcW w:w="1157" w:type="dxa"/>
            <w:tcBorders>
              <w:top w:val="single" w:sz="4" w:space="0" w:color="auto"/>
              <w:left w:val="single" w:sz="4" w:space="0" w:color="auto"/>
              <w:bottom w:val="single" w:sz="4" w:space="0" w:color="auto"/>
              <w:right w:val="single" w:sz="4" w:space="0" w:color="auto"/>
            </w:tcBorders>
            <w:noWrap/>
          </w:tcPr>
          <w:p ns2:paraId="527BC2AD" ns2:textId="77777777" w:rsidR="00C250B4" w:rsidRPr="00063B5C" w:rsidRDefault="00C250B4" w:rsidP="00D85D68">
            <w:pPr>
              <w:pStyle w:val="TableCenter"/>
              <w:keepNext/>
              <w:rPr>
                <w:sz w:val="18"/>
                <w:szCs w:val="18"/>
              </w:rPr>
            </w:pPr>
            <w:r>
              <w:rPr>
                <w:sz w:val="18"/>
                <w:szCs w:val="18"/>
              </w:rPr>
              <w:t>ng/mL</w:t>
            </w:r>
          </w:p>
        </w:tc>
        <w:tc>
          <w:tcPr>
            <w:tcW w:w="1996" w:type="dxa"/>
            <w:tcBorders>
              <w:top w:val="single" w:sz="4" w:space="0" w:color="auto"/>
              <w:left w:val="single" w:sz="4" w:space="0" w:color="auto"/>
              <w:bottom w:val="single" w:sz="4" w:space="0" w:color="auto"/>
              <w:right w:val="single" w:sz="4" w:space="0" w:color="auto"/>
            </w:tcBorders>
            <w:noWrap/>
          </w:tcPr>
          <w:p ns2:paraId="70E84F5F" ns2:textId="77777777" w:rsidR="00C250B4" w:rsidRPr="00063B5C" w:rsidRDefault="00C250B4" w:rsidP="00D85D68">
            <w:pPr>
              <w:pStyle w:val="TableCenter"/>
              <w:keepNext/>
              <w:rPr>
                <w:sz w:val="18"/>
                <w:szCs w:val="18"/>
              </w:rPr>
            </w:pPr>
            <w:r>
              <w:rPr>
                <w:sz w:val="18"/>
                <w:szCs w:val="18"/>
              </w:rPr>
              <w:t>3.86</w:t>
            </w:r>
          </w:p>
        </w:tc>
        <w:tc>
          <w:tcPr>
            <w:tcW w:w="1997" w:type="dxa"/>
            <w:tcBorders>
              <w:top w:val="single" w:sz="4" w:space="0" w:color="auto"/>
              <w:left w:val="single" w:sz="4" w:space="0" w:color="auto"/>
              <w:bottom w:val="single" w:sz="4" w:space="0" w:color="auto"/>
              <w:right w:val="single" w:sz="4" w:space="0" w:color="auto"/>
            </w:tcBorders>
            <w:noWrap/>
          </w:tcPr>
          <w:p ns2:paraId="1B39D844" ns2:textId="77777777" w:rsidR="00C250B4" w:rsidRPr="00063B5C" w:rsidRDefault="00C250B4" w:rsidP="00D85D68">
            <w:pPr>
              <w:pStyle w:val="TableCenter"/>
              <w:keepNext/>
              <w:rPr>
                <w:sz w:val="18"/>
                <w:szCs w:val="18"/>
              </w:rPr>
            </w:pPr>
            <w:r>
              <w:rPr>
                <w:sz w:val="18"/>
                <w:szCs w:val="18"/>
              </w:rPr>
              <w:t>0.166</w:t>
            </w:r>
          </w:p>
        </w:tc>
      </w:tr>
      <w:tr w:rsidR="00C250B4" w:rsidRPr="00063B5C" ns2:paraId="3BE651A4" ns2:textId="77777777" w:rsidTr="00D85D68">
        <w:trPr>
          <w:jc w:val="center"/>
        </w:trPr>
        <w:tc>
          <w:tcPr>
            <w:tcW w:w="1344" w:type="dxa"/>
            <w:vMerge/>
            <w:tcBorders>
              <w:left w:val="single" w:sz="4" w:space="0" w:color="auto"/>
              <w:right w:val="single" w:sz="4" w:space="0" w:color="auto"/>
            </w:tcBorders>
          </w:tcPr>
          <w:p ns2:paraId="14C32686" ns2:textId="77777777" w:rsidR="00C250B4" w:rsidRPr="00063B5C" w:rsidRDefault="00C250B4" w:rsidP="00D85D68">
            <w:pPr>
              <w:pStyle w:val="TableCenter"/>
              <w:keepNext/>
              <w:rPr>
                <w:sz w:val="18"/>
                <w:szCs w:val="18"/>
              </w:rPr>
            </w:pPr>
          </w:p>
        </w:tc>
        <w:tc>
          <w:tcPr>
            <w:tcW w:w="1344" w:type="dxa"/>
            <w:vMerge/>
            <w:tcBorders>
              <w:top w:val="single" w:sz="4" w:space="0" w:color="auto"/>
              <w:left w:val="single" w:sz="4" w:space="0" w:color="auto"/>
              <w:bottom w:val="single" w:sz="4" w:space="0" w:color="auto"/>
              <w:right w:val="single" w:sz="4" w:space="0" w:color="auto"/>
            </w:tcBorders>
            <w:noWrap/>
          </w:tcPr>
          <w:p ns2:paraId="1DA9A67E" ns2:textId="77777777" w:rsidR="00C250B4" w:rsidRPr="00063B5C" w:rsidRDefault="00C250B4" w:rsidP="00D85D68">
            <w:pPr>
              <w:pStyle w:val="TableCenter"/>
              <w:keepNext/>
              <w:rPr>
                <w:sz w:val="18"/>
                <w:szCs w:val="18"/>
              </w:rPr>
            </w:pPr>
          </w:p>
        </w:tc>
        <w:tc>
          <w:tcPr>
            <w:tcW w:w="1157" w:type="dxa"/>
            <w:tcBorders>
              <w:top w:val="single" w:sz="4" w:space="0" w:color="auto"/>
              <w:left w:val="single" w:sz="4" w:space="0" w:color="auto"/>
              <w:bottom w:val="single" w:sz="4" w:space="0" w:color="auto"/>
              <w:right w:val="single" w:sz="4" w:space="0" w:color="auto"/>
            </w:tcBorders>
            <w:noWrap/>
          </w:tcPr>
          <w:p ns2:paraId="1064F203" ns2:textId="77777777" w:rsidR="00C250B4" w:rsidRPr="00063B5C" w:rsidRDefault="00C250B4" w:rsidP="00D85D68">
            <w:pPr>
              <w:pStyle w:val="TableCenter"/>
              <w:keepNext/>
              <w:rPr>
                <w:sz w:val="18"/>
                <w:szCs w:val="18"/>
              </w:rPr>
            </w:pPr>
            <w:r>
              <w:rPr>
                <w:sz w:val="18"/>
                <w:szCs w:val="18"/>
              </w:rPr>
              <w:t>T</w:t>
            </w:r>
            <w:r w:rsidRPr="001B0147">
              <w:rPr>
                <w:sz w:val="18"/>
                <w:szCs w:val="18"/>
                <w:vertAlign w:val="subscript"/>
              </w:rPr>
              <w:t>max</w:t>
            </w:r>
          </w:p>
        </w:tc>
        <w:tc>
          <w:tcPr>
            <w:tcW w:w="1157" w:type="dxa"/>
            <w:tcBorders>
              <w:top w:val="single" w:sz="4" w:space="0" w:color="auto"/>
              <w:left w:val="single" w:sz="4" w:space="0" w:color="auto"/>
              <w:bottom w:val="single" w:sz="4" w:space="0" w:color="auto"/>
              <w:right w:val="single" w:sz="4" w:space="0" w:color="auto"/>
            </w:tcBorders>
            <w:noWrap/>
          </w:tcPr>
          <w:p ns2:paraId="0BA52673" ns2:textId="77777777" w:rsidR="00C250B4" w:rsidRPr="00063B5C" w:rsidRDefault="00C250B4" w:rsidP="00D85D68">
            <w:pPr>
              <w:pStyle w:val="TableCenter"/>
              <w:keepNext/>
              <w:rPr>
                <w:sz w:val="18"/>
                <w:szCs w:val="18"/>
              </w:rPr>
            </w:pPr>
            <w:r>
              <w:rPr>
                <w:sz w:val="18"/>
                <w:szCs w:val="18"/>
              </w:rPr>
              <w:t>h</w:t>
            </w:r>
          </w:p>
        </w:tc>
        <w:tc>
          <w:tcPr>
            <w:tcW w:w="1996" w:type="dxa"/>
            <w:tcBorders>
              <w:top w:val="single" w:sz="4" w:space="0" w:color="auto"/>
              <w:left w:val="single" w:sz="4" w:space="0" w:color="auto"/>
              <w:bottom w:val="single" w:sz="4" w:space="0" w:color="auto"/>
              <w:right w:val="single" w:sz="4" w:space="0" w:color="auto"/>
            </w:tcBorders>
            <w:noWrap/>
          </w:tcPr>
          <w:p ns2:paraId="59C0B695" ns2:textId="77777777" w:rsidR="00C250B4" w:rsidRDefault="00C250B4" w:rsidP="00D85D68">
            <w:pPr>
              <w:pStyle w:val="TableCenter"/>
              <w:keepNext/>
              <w:rPr>
                <w:sz w:val="18"/>
                <w:szCs w:val="18"/>
              </w:rPr>
            </w:pPr>
            <w:r>
              <w:rPr>
                <w:sz w:val="18"/>
                <w:szCs w:val="18"/>
              </w:rPr>
              <w:t>0.033</w:t>
            </w:r>
          </w:p>
        </w:tc>
        <w:tc>
          <w:tcPr>
            <w:tcW w:w="1997" w:type="dxa"/>
            <w:tcBorders>
              <w:top w:val="single" w:sz="4" w:space="0" w:color="auto"/>
              <w:left w:val="single" w:sz="4" w:space="0" w:color="auto"/>
              <w:bottom w:val="single" w:sz="4" w:space="0" w:color="auto"/>
              <w:right w:val="single" w:sz="4" w:space="0" w:color="auto"/>
            </w:tcBorders>
            <w:noWrap/>
          </w:tcPr>
          <w:p ns2:paraId="512963CB" ns2:textId="77777777" w:rsidR="00C250B4" w:rsidRDefault="00C250B4" w:rsidP="00D85D68">
            <w:pPr>
              <w:pStyle w:val="TableCenter"/>
              <w:keepNext/>
              <w:rPr>
                <w:sz w:val="18"/>
                <w:szCs w:val="18"/>
              </w:rPr>
            </w:pPr>
            <w:r>
              <w:rPr>
                <w:sz w:val="18"/>
                <w:szCs w:val="18"/>
              </w:rPr>
              <w:t>NC</w:t>
            </w:r>
          </w:p>
        </w:tc>
      </w:tr>
      <w:tr w:rsidR="00C250B4" w:rsidRPr="00063B5C" ns2:paraId="05BA3F1B" ns2:textId="77777777" w:rsidTr="00D85D68">
        <w:trPr>
          <w:trHeight w:val="260"/>
          <w:jc w:val="center"/>
        </w:trPr>
        <w:tc>
          <w:tcPr>
            <w:tcW w:w="1344" w:type="dxa"/>
            <w:vMerge/>
            <w:tcBorders>
              <w:left w:val="single" w:sz="4" w:space="0" w:color="auto"/>
              <w:right w:val="single" w:sz="4" w:space="0" w:color="auto"/>
            </w:tcBorders>
          </w:tcPr>
          <w:p ns2:paraId="0DD6D3D4" ns2:textId="77777777" w:rsidR="00C250B4" w:rsidRDefault="00C250B4" w:rsidP="00D85D68">
            <w:pPr>
              <w:pStyle w:val="TableCenter"/>
              <w:keepNext/>
              <w:rPr>
                <w:sz w:val="18"/>
                <w:szCs w:val="18"/>
              </w:rPr>
            </w:pPr>
          </w:p>
        </w:tc>
        <w:tc>
          <w:tcPr>
            <w:tcW w:w="1344" w:type="dxa"/>
            <w:vMerge w:val="restart"/>
            <w:tcBorders>
              <w:top w:val="single" w:sz="4" w:space="0" w:color="auto"/>
              <w:left w:val="single" w:sz="4" w:space="0" w:color="auto"/>
              <w:bottom w:val="single" w:sz="4" w:space="0" w:color="auto"/>
              <w:right w:val="single" w:sz="4" w:space="0" w:color="auto"/>
            </w:tcBorders>
            <w:noWrap/>
            <w:hideMark/>
          </w:tcPr>
          <w:p ns2:paraId="058917ED" ns2:textId="77777777" w:rsidR="00C250B4" w:rsidRPr="00063B5C" w:rsidRDefault="00C250B4" w:rsidP="00D85D68">
            <w:pPr>
              <w:pStyle w:val="TableCenter"/>
              <w:keepNext/>
              <w:rPr>
                <w:sz w:val="18"/>
                <w:szCs w:val="18"/>
              </w:rPr>
            </w:pPr>
            <w:r>
              <w:rPr>
                <w:sz w:val="18"/>
                <w:szCs w:val="18"/>
              </w:rPr>
              <w:t>25</w:t>
            </w:r>
          </w:p>
        </w:tc>
        <w:tc>
          <w:tcPr>
            <w:tcW w:w="1157" w:type="dxa"/>
            <w:tcBorders>
              <w:top w:val="single" w:sz="4" w:space="0" w:color="auto"/>
              <w:left w:val="single" w:sz="4" w:space="0" w:color="auto"/>
              <w:bottom w:val="single" w:sz="4" w:space="0" w:color="auto"/>
              <w:right w:val="single" w:sz="4" w:space="0" w:color="auto"/>
            </w:tcBorders>
            <w:noWrap/>
            <w:hideMark/>
          </w:tcPr>
          <w:p ns2:paraId="7767A381" ns2:textId="77777777" w:rsidR="00C250B4" w:rsidRPr="00063B5C" w:rsidRDefault="00C250B4" w:rsidP="00D85D68">
            <w:pPr>
              <w:pStyle w:val="TableCenter"/>
              <w:keepNext/>
              <w:rPr>
                <w:sz w:val="18"/>
                <w:szCs w:val="18"/>
              </w:rPr>
            </w:pPr>
            <w:r w:rsidRPr="00063B5C">
              <w:rPr>
                <w:sz w:val="18"/>
                <w:szCs w:val="18"/>
              </w:rPr>
              <w:t>AUC</w:t>
            </w:r>
            <w:r>
              <w:rPr>
                <w:sz w:val="18"/>
                <w:szCs w:val="18"/>
                <w:vertAlign w:val="subscript"/>
              </w:rPr>
              <w:t>last</w:t>
            </w:r>
          </w:p>
        </w:tc>
        <w:tc>
          <w:tcPr>
            <w:tcW w:w="1157" w:type="dxa"/>
            <w:tcBorders>
              <w:top w:val="single" w:sz="4" w:space="0" w:color="auto"/>
              <w:left w:val="single" w:sz="4" w:space="0" w:color="auto"/>
              <w:bottom w:val="single" w:sz="4" w:space="0" w:color="auto"/>
              <w:right w:val="single" w:sz="4" w:space="0" w:color="auto"/>
            </w:tcBorders>
            <w:noWrap/>
            <w:hideMark/>
          </w:tcPr>
          <w:p ns2:paraId="5DF885D8" ns2:textId="77777777" w:rsidR="00C250B4" w:rsidRPr="00063B5C" w:rsidRDefault="00C250B4" w:rsidP="00D85D68">
            <w:pPr>
              <w:pStyle w:val="TableCenter"/>
              <w:keepNext/>
              <w:rPr>
                <w:sz w:val="18"/>
                <w:szCs w:val="18"/>
              </w:rPr>
            </w:pPr>
            <w:r>
              <w:rPr>
                <w:sz w:val="18"/>
                <w:szCs w:val="18"/>
              </w:rPr>
              <w:t>ng</w:t>
            </w:r>
            <w:r w:rsidRPr="00063B5C">
              <w:rPr>
                <w:sz w:val="18"/>
                <w:szCs w:val="18"/>
              </w:rPr>
              <w:t>*</w:t>
            </w:r>
            <w:r>
              <w:rPr>
                <w:sz w:val="18"/>
                <w:szCs w:val="18"/>
              </w:rPr>
              <w:t>h/mL</w:t>
            </w:r>
          </w:p>
        </w:tc>
        <w:tc>
          <w:tcPr>
            <w:tcW w:w="1996" w:type="dxa"/>
            <w:tcBorders>
              <w:top w:val="single" w:sz="4" w:space="0" w:color="auto"/>
              <w:left w:val="single" w:sz="4" w:space="0" w:color="auto"/>
              <w:bottom w:val="single" w:sz="4" w:space="0" w:color="auto"/>
              <w:right w:val="single" w:sz="4" w:space="0" w:color="auto"/>
            </w:tcBorders>
            <w:noWrap/>
          </w:tcPr>
          <w:p ns2:paraId="2233A495" ns2:textId="77777777" w:rsidR="00C250B4" w:rsidRPr="00063B5C" w:rsidRDefault="00C250B4" w:rsidP="00D85D68">
            <w:pPr>
              <w:pStyle w:val="TableCenter"/>
              <w:keepNext/>
              <w:rPr>
                <w:sz w:val="18"/>
                <w:szCs w:val="18"/>
              </w:rPr>
            </w:pPr>
            <w:r>
              <w:rPr>
                <w:sz w:val="18"/>
                <w:szCs w:val="18"/>
              </w:rPr>
              <w:t>19.1</w:t>
            </w:r>
          </w:p>
        </w:tc>
        <w:tc>
          <w:tcPr>
            <w:tcW w:w="1997" w:type="dxa"/>
            <w:tcBorders>
              <w:top w:val="single" w:sz="4" w:space="0" w:color="auto"/>
              <w:left w:val="single" w:sz="4" w:space="0" w:color="auto"/>
              <w:bottom w:val="single" w:sz="4" w:space="0" w:color="auto"/>
              <w:right w:val="single" w:sz="4" w:space="0" w:color="auto"/>
            </w:tcBorders>
            <w:noWrap/>
          </w:tcPr>
          <w:p ns2:paraId="323DBE4C" ns2:textId="77777777" w:rsidR="00C250B4" w:rsidRPr="00063B5C" w:rsidRDefault="00C250B4" w:rsidP="00D85D68">
            <w:pPr>
              <w:pStyle w:val="TableCenter"/>
              <w:keepNext/>
              <w:rPr>
                <w:sz w:val="18"/>
                <w:szCs w:val="18"/>
              </w:rPr>
            </w:pPr>
            <w:r>
              <w:rPr>
                <w:sz w:val="18"/>
                <w:szCs w:val="18"/>
              </w:rPr>
              <w:t>3.72</w:t>
            </w:r>
          </w:p>
        </w:tc>
      </w:tr>
      <w:tr w:rsidR="00C250B4" w:rsidRPr="00063B5C" ns2:paraId="7693A5B4" ns2:textId="77777777" w:rsidTr="00D85D68">
        <w:trPr>
          <w:trHeight w:val="260"/>
          <w:jc w:val="center"/>
        </w:trPr>
        <w:tc>
          <w:tcPr>
            <w:tcW w:w="1344" w:type="dxa"/>
            <w:vMerge/>
            <w:tcBorders>
              <w:left w:val="single" w:sz="4" w:space="0" w:color="auto"/>
              <w:right w:val="single" w:sz="4" w:space="0" w:color="auto"/>
            </w:tcBorders>
          </w:tcPr>
          <w:p ns2:paraId="5513ABF3" ns2:textId="77777777" w:rsidR="00C250B4" w:rsidRPr="00063B5C" w:rsidRDefault="00C250B4" w:rsidP="00D85D68">
            <w:pPr>
              <w:pStyle w:val="TableCenter"/>
              <w:keepNext/>
              <w:rPr>
                <w:sz w:val="18"/>
                <w:szCs w:val="18"/>
              </w:rPr>
            </w:pPr>
          </w:p>
        </w:tc>
        <w:tc>
          <w:tcPr>
            <w:tcW w:w="1344" w:type="dxa"/>
            <w:vMerge/>
            <w:tcBorders>
              <w:top w:val="single" w:sz="4" w:space="0" w:color="auto"/>
              <w:left w:val="single" w:sz="4" w:space="0" w:color="auto"/>
              <w:bottom w:val="single" w:sz="4" w:space="0" w:color="auto"/>
              <w:right w:val="single" w:sz="4" w:space="0" w:color="auto"/>
            </w:tcBorders>
            <w:noWrap/>
          </w:tcPr>
          <w:p ns2:paraId="6EB86B81" ns2:textId="77777777" w:rsidR="00C250B4" w:rsidRPr="00063B5C" w:rsidRDefault="00C250B4" w:rsidP="00D85D68">
            <w:pPr>
              <w:pStyle w:val="TableCenter"/>
              <w:keepNext/>
              <w:rPr>
                <w:sz w:val="18"/>
                <w:szCs w:val="18"/>
              </w:rPr>
            </w:pPr>
          </w:p>
        </w:tc>
        <w:tc>
          <w:tcPr>
            <w:tcW w:w="1157" w:type="dxa"/>
            <w:tcBorders>
              <w:top w:val="single" w:sz="4" w:space="0" w:color="auto"/>
              <w:left w:val="single" w:sz="4" w:space="0" w:color="auto"/>
              <w:bottom w:val="single" w:sz="4" w:space="0" w:color="auto"/>
              <w:right w:val="single" w:sz="4" w:space="0" w:color="auto"/>
            </w:tcBorders>
            <w:noWrap/>
          </w:tcPr>
          <w:p ns2:paraId="34013916" ns2:textId="77777777" w:rsidR="00C250B4" w:rsidRPr="00063B5C" w:rsidRDefault="00C250B4" w:rsidP="00D85D68">
            <w:pPr>
              <w:pStyle w:val="TableCenter"/>
              <w:keepNext/>
              <w:rPr>
                <w:sz w:val="18"/>
                <w:szCs w:val="18"/>
              </w:rPr>
            </w:pPr>
            <w:r>
              <w:rPr>
                <w:sz w:val="18"/>
                <w:szCs w:val="18"/>
              </w:rPr>
              <w:t>C</w:t>
            </w:r>
            <w:r w:rsidRPr="001B0147">
              <w:rPr>
                <w:sz w:val="18"/>
                <w:szCs w:val="18"/>
                <w:vertAlign w:val="subscript"/>
              </w:rPr>
              <w:t>max</w:t>
            </w:r>
          </w:p>
        </w:tc>
        <w:tc>
          <w:tcPr>
            <w:tcW w:w="1157" w:type="dxa"/>
            <w:tcBorders>
              <w:top w:val="single" w:sz="4" w:space="0" w:color="auto"/>
              <w:left w:val="single" w:sz="4" w:space="0" w:color="auto"/>
              <w:bottom w:val="single" w:sz="4" w:space="0" w:color="auto"/>
              <w:right w:val="single" w:sz="4" w:space="0" w:color="auto"/>
            </w:tcBorders>
            <w:noWrap/>
          </w:tcPr>
          <w:p ns2:paraId="2DF7D956" ns2:textId="77777777" w:rsidR="00C250B4" w:rsidRPr="00063B5C" w:rsidRDefault="00C250B4" w:rsidP="00D85D68">
            <w:pPr>
              <w:pStyle w:val="TableCenter"/>
              <w:keepNext/>
              <w:rPr>
                <w:sz w:val="18"/>
                <w:szCs w:val="18"/>
              </w:rPr>
            </w:pPr>
            <w:r>
              <w:rPr>
                <w:sz w:val="18"/>
                <w:szCs w:val="18"/>
              </w:rPr>
              <w:t>ng/mL</w:t>
            </w:r>
          </w:p>
        </w:tc>
        <w:tc>
          <w:tcPr>
            <w:tcW w:w="1996" w:type="dxa"/>
            <w:tcBorders>
              <w:top w:val="single" w:sz="4" w:space="0" w:color="auto"/>
              <w:left w:val="single" w:sz="4" w:space="0" w:color="auto"/>
              <w:bottom w:val="single" w:sz="4" w:space="0" w:color="auto"/>
              <w:right w:val="single" w:sz="4" w:space="0" w:color="auto"/>
            </w:tcBorders>
            <w:noWrap/>
          </w:tcPr>
          <w:p ns2:paraId="185971A4" ns2:textId="77777777" w:rsidR="00C250B4" w:rsidRPr="00063B5C" w:rsidRDefault="00C250B4" w:rsidP="00D85D68">
            <w:pPr>
              <w:pStyle w:val="TableCenter"/>
              <w:keepNext/>
              <w:rPr>
                <w:sz w:val="18"/>
                <w:szCs w:val="18"/>
              </w:rPr>
            </w:pPr>
            <w:r>
              <w:rPr>
                <w:sz w:val="18"/>
                <w:szCs w:val="18"/>
              </w:rPr>
              <w:t>19.3</w:t>
            </w:r>
          </w:p>
        </w:tc>
        <w:tc>
          <w:tcPr>
            <w:tcW w:w="1997" w:type="dxa"/>
            <w:tcBorders>
              <w:top w:val="single" w:sz="4" w:space="0" w:color="auto"/>
              <w:left w:val="single" w:sz="4" w:space="0" w:color="auto"/>
              <w:bottom w:val="single" w:sz="4" w:space="0" w:color="auto"/>
              <w:right w:val="single" w:sz="4" w:space="0" w:color="auto"/>
            </w:tcBorders>
            <w:noWrap/>
          </w:tcPr>
          <w:p ns2:paraId="3A69594D" ns2:textId="77777777" w:rsidR="00C250B4" w:rsidRPr="00063B5C" w:rsidRDefault="00C250B4" w:rsidP="00D85D68">
            <w:pPr>
              <w:pStyle w:val="TableCenter"/>
              <w:keepNext/>
              <w:rPr>
                <w:sz w:val="18"/>
                <w:szCs w:val="18"/>
              </w:rPr>
            </w:pPr>
            <w:r>
              <w:rPr>
                <w:sz w:val="18"/>
                <w:szCs w:val="18"/>
              </w:rPr>
              <w:t>4.02</w:t>
            </w:r>
          </w:p>
        </w:tc>
      </w:tr>
      <w:tr w:rsidR="00C250B4" w:rsidRPr="00063B5C" ns2:paraId="65DF8A0E" ns2:textId="77777777" w:rsidTr="00D85D68">
        <w:trPr>
          <w:jc w:val="center"/>
        </w:trPr>
        <w:tc>
          <w:tcPr>
            <w:tcW w:w="1344" w:type="dxa"/>
            <w:vMerge/>
            <w:tcBorders>
              <w:left w:val="single" w:sz="4" w:space="0" w:color="auto"/>
              <w:right w:val="single" w:sz="4" w:space="0" w:color="auto"/>
            </w:tcBorders>
          </w:tcPr>
          <w:p ns2:paraId="1948D637" ns2:textId="77777777" w:rsidR="00C250B4" w:rsidRPr="00063B5C" w:rsidRDefault="00C250B4" w:rsidP="00D85D68">
            <w:pPr>
              <w:pStyle w:val="TableCenter"/>
              <w:keepNext/>
              <w:rPr>
                <w:sz w:val="18"/>
                <w:szCs w:val="18"/>
              </w:rPr>
            </w:pPr>
          </w:p>
        </w:tc>
        <w:tc>
          <w:tcPr>
            <w:tcW w:w="1344" w:type="dxa"/>
            <w:vMerge/>
            <w:tcBorders>
              <w:top w:val="single" w:sz="4" w:space="0" w:color="auto"/>
              <w:left w:val="single" w:sz="4" w:space="0" w:color="auto"/>
              <w:bottom w:val="single" w:sz="4" w:space="0" w:color="auto"/>
              <w:right w:val="single" w:sz="4" w:space="0" w:color="auto"/>
            </w:tcBorders>
            <w:noWrap/>
          </w:tcPr>
          <w:p ns2:paraId="1A4EBE25" ns2:textId="77777777" w:rsidR="00C250B4" w:rsidRPr="00063B5C" w:rsidRDefault="00C250B4" w:rsidP="00D85D68">
            <w:pPr>
              <w:pStyle w:val="TableCenter"/>
              <w:keepNext/>
              <w:rPr>
                <w:sz w:val="18"/>
                <w:szCs w:val="18"/>
              </w:rPr>
            </w:pPr>
          </w:p>
        </w:tc>
        <w:tc>
          <w:tcPr>
            <w:tcW w:w="1157" w:type="dxa"/>
            <w:tcBorders>
              <w:top w:val="single" w:sz="4" w:space="0" w:color="auto"/>
              <w:left w:val="single" w:sz="4" w:space="0" w:color="auto"/>
              <w:bottom w:val="single" w:sz="4" w:space="0" w:color="auto"/>
              <w:right w:val="single" w:sz="4" w:space="0" w:color="auto"/>
            </w:tcBorders>
            <w:noWrap/>
          </w:tcPr>
          <w:p ns2:paraId="59E153D4" ns2:textId="77777777" w:rsidR="00C250B4" w:rsidRPr="00063B5C" w:rsidRDefault="00C250B4" w:rsidP="00D85D68">
            <w:pPr>
              <w:pStyle w:val="TableCenter"/>
              <w:keepNext/>
              <w:rPr>
                <w:sz w:val="18"/>
                <w:szCs w:val="18"/>
              </w:rPr>
            </w:pPr>
            <w:r w:rsidRPr="00D02326">
              <w:rPr>
                <w:sz w:val="18"/>
                <w:szCs w:val="18"/>
              </w:rPr>
              <w:t>T</w:t>
            </w:r>
            <w:r w:rsidRPr="00D02326">
              <w:rPr>
                <w:sz w:val="18"/>
                <w:szCs w:val="18"/>
                <w:vertAlign w:val="subscript"/>
              </w:rPr>
              <w:t>max</w:t>
            </w:r>
          </w:p>
        </w:tc>
        <w:tc>
          <w:tcPr>
            <w:tcW w:w="1157" w:type="dxa"/>
            <w:tcBorders>
              <w:top w:val="single" w:sz="4" w:space="0" w:color="auto"/>
              <w:left w:val="single" w:sz="4" w:space="0" w:color="auto"/>
              <w:bottom w:val="single" w:sz="4" w:space="0" w:color="auto"/>
              <w:right w:val="single" w:sz="4" w:space="0" w:color="auto"/>
            </w:tcBorders>
            <w:noWrap/>
          </w:tcPr>
          <w:p ns2:paraId="3459C34F" ns2:textId="77777777" w:rsidR="00C250B4" w:rsidRPr="00063B5C" w:rsidRDefault="00C250B4" w:rsidP="00D85D68">
            <w:pPr>
              <w:pStyle w:val="TableCenter"/>
              <w:keepNext/>
              <w:rPr>
                <w:sz w:val="18"/>
                <w:szCs w:val="18"/>
              </w:rPr>
            </w:pPr>
            <w:r>
              <w:rPr>
                <w:sz w:val="18"/>
                <w:szCs w:val="18"/>
              </w:rPr>
              <w:t>h</w:t>
            </w:r>
          </w:p>
        </w:tc>
        <w:tc>
          <w:tcPr>
            <w:tcW w:w="1996" w:type="dxa"/>
            <w:tcBorders>
              <w:top w:val="single" w:sz="4" w:space="0" w:color="auto"/>
              <w:left w:val="single" w:sz="4" w:space="0" w:color="auto"/>
              <w:bottom w:val="single" w:sz="4" w:space="0" w:color="auto"/>
              <w:right w:val="single" w:sz="4" w:space="0" w:color="auto"/>
            </w:tcBorders>
            <w:noWrap/>
          </w:tcPr>
          <w:p ns2:paraId="72A678A0" ns2:textId="77777777" w:rsidR="00C250B4" w:rsidRDefault="00C250B4" w:rsidP="00D85D68">
            <w:pPr>
              <w:pStyle w:val="TableCenter"/>
              <w:keepNext/>
              <w:rPr>
                <w:sz w:val="18"/>
                <w:szCs w:val="18"/>
              </w:rPr>
            </w:pPr>
            <w:r>
              <w:rPr>
                <w:sz w:val="18"/>
                <w:szCs w:val="18"/>
              </w:rPr>
              <w:t>0.033</w:t>
            </w:r>
          </w:p>
        </w:tc>
        <w:tc>
          <w:tcPr>
            <w:tcW w:w="1997" w:type="dxa"/>
            <w:tcBorders>
              <w:top w:val="single" w:sz="4" w:space="0" w:color="auto"/>
              <w:left w:val="single" w:sz="4" w:space="0" w:color="auto"/>
              <w:bottom w:val="single" w:sz="4" w:space="0" w:color="auto"/>
              <w:right w:val="single" w:sz="4" w:space="0" w:color="auto"/>
            </w:tcBorders>
            <w:noWrap/>
          </w:tcPr>
          <w:p ns2:paraId="776E848A" ns2:textId="77777777" w:rsidR="00C250B4" w:rsidRDefault="00C250B4" w:rsidP="00D85D68">
            <w:pPr>
              <w:pStyle w:val="TableCenter"/>
              <w:keepNext/>
              <w:rPr>
                <w:sz w:val="18"/>
                <w:szCs w:val="18"/>
              </w:rPr>
            </w:pPr>
            <w:r>
              <w:rPr>
                <w:sz w:val="18"/>
                <w:szCs w:val="18"/>
              </w:rPr>
              <w:t>NC</w:t>
            </w:r>
          </w:p>
        </w:tc>
      </w:tr>
      <w:tr w:rsidR="00C250B4" w:rsidRPr="00063B5C" ns2:paraId="24A1CD7A" ns2:textId="77777777" w:rsidTr="00D85D68">
        <w:trPr>
          <w:trHeight w:val="260"/>
          <w:jc w:val="center"/>
        </w:trPr>
        <w:tc>
          <w:tcPr>
            <w:tcW w:w="1344" w:type="dxa"/>
            <w:vMerge/>
            <w:tcBorders>
              <w:left w:val="single" w:sz="4" w:space="0" w:color="auto"/>
              <w:right w:val="single" w:sz="4" w:space="0" w:color="auto"/>
            </w:tcBorders>
          </w:tcPr>
          <w:p ns2:paraId="4BC038E4" ns2:textId="77777777" w:rsidR="00C250B4" w:rsidRDefault="00C250B4" w:rsidP="00D85D68">
            <w:pPr>
              <w:pStyle w:val="TableCenter"/>
              <w:keepNext/>
              <w:rPr>
                <w:sz w:val="18"/>
                <w:szCs w:val="18"/>
              </w:rPr>
            </w:pPr>
          </w:p>
        </w:tc>
        <w:tc>
          <w:tcPr>
            <w:tcW w:w="1344" w:type="dxa"/>
            <w:vMerge w:val="restart"/>
            <w:tcBorders>
              <w:top w:val="single" w:sz="4" w:space="0" w:color="auto"/>
              <w:left w:val="single" w:sz="4" w:space="0" w:color="auto"/>
              <w:bottom w:val="single" w:sz="4" w:space="0" w:color="auto"/>
              <w:right w:val="single" w:sz="4" w:space="0" w:color="auto"/>
            </w:tcBorders>
            <w:noWrap/>
            <w:hideMark/>
          </w:tcPr>
          <w:p ns2:paraId="28535BB2" ns2:textId="77777777" w:rsidR="00C250B4" w:rsidRPr="00063B5C" w:rsidRDefault="00C250B4" w:rsidP="00D85D68">
            <w:pPr>
              <w:pStyle w:val="TableCenter"/>
              <w:keepNext/>
              <w:rPr>
                <w:sz w:val="18"/>
                <w:szCs w:val="18"/>
              </w:rPr>
            </w:pPr>
            <w:r>
              <w:rPr>
                <w:sz w:val="18"/>
                <w:szCs w:val="18"/>
              </w:rPr>
              <w:t>50</w:t>
            </w:r>
          </w:p>
        </w:tc>
        <w:tc>
          <w:tcPr>
            <w:tcW w:w="1157" w:type="dxa"/>
            <w:tcBorders>
              <w:top w:val="single" w:sz="4" w:space="0" w:color="auto"/>
              <w:left w:val="single" w:sz="4" w:space="0" w:color="auto"/>
              <w:bottom w:val="single" w:sz="4" w:space="0" w:color="auto"/>
              <w:right w:val="single" w:sz="4" w:space="0" w:color="auto"/>
            </w:tcBorders>
            <w:noWrap/>
            <w:hideMark/>
          </w:tcPr>
          <w:p ns2:paraId="20F17F7A" ns2:textId="77777777" w:rsidR="00C250B4" w:rsidRPr="00063B5C" w:rsidRDefault="00C250B4" w:rsidP="00D85D68">
            <w:pPr>
              <w:pStyle w:val="TableCenter"/>
              <w:keepNext/>
              <w:rPr>
                <w:sz w:val="18"/>
                <w:szCs w:val="18"/>
              </w:rPr>
            </w:pPr>
            <w:r w:rsidRPr="00063B5C">
              <w:rPr>
                <w:sz w:val="18"/>
                <w:szCs w:val="18"/>
              </w:rPr>
              <w:t>AUC</w:t>
            </w:r>
            <w:r>
              <w:rPr>
                <w:sz w:val="18"/>
                <w:szCs w:val="18"/>
                <w:vertAlign w:val="subscript"/>
              </w:rPr>
              <w:t>last</w:t>
            </w:r>
          </w:p>
        </w:tc>
        <w:tc>
          <w:tcPr>
            <w:tcW w:w="1157" w:type="dxa"/>
            <w:tcBorders>
              <w:top w:val="single" w:sz="4" w:space="0" w:color="auto"/>
              <w:left w:val="single" w:sz="4" w:space="0" w:color="auto"/>
              <w:bottom w:val="single" w:sz="4" w:space="0" w:color="auto"/>
              <w:right w:val="single" w:sz="4" w:space="0" w:color="auto"/>
            </w:tcBorders>
            <w:noWrap/>
            <w:hideMark/>
          </w:tcPr>
          <w:p ns2:paraId="6BB42D8E" ns2:textId="77777777" w:rsidR="00C250B4" w:rsidRPr="00063B5C" w:rsidRDefault="00C250B4" w:rsidP="00D85D68">
            <w:pPr>
              <w:pStyle w:val="TableCenter"/>
              <w:keepNext/>
              <w:rPr>
                <w:sz w:val="18"/>
                <w:szCs w:val="18"/>
              </w:rPr>
            </w:pPr>
            <w:r>
              <w:rPr>
                <w:sz w:val="18"/>
                <w:szCs w:val="18"/>
              </w:rPr>
              <w:t>ng</w:t>
            </w:r>
            <w:r w:rsidRPr="00063B5C">
              <w:rPr>
                <w:sz w:val="18"/>
                <w:szCs w:val="18"/>
              </w:rPr>
              <w:t>*</w:t>
            </w:r>
            <w:r>
              <w:rPr>
                <w:sz w:val="18"/>
                <w:szCs w:val="18"/>
              </w:rPr>
              <w:t>h/mL</w:t>
            </w:r>
          </w:p>
        </w:tc>
        <w:tc>
          <w:tcPr>
            <w:tcW w:w="1996" w:type="dxa"/>
            <w:tcBorders>
              <w:top w:val="single" w:sz="4" w:space="0" w:color="auto"/>
              <w:left w:val="single" w:sz="4" w:space="0" w:color="auto"/>
              <w:bottom w:val="single" w:sz="4" w:space="0" w:color="auto"/>
              <w:right w:val="single" w:sz="4" w:space="0" w:color="auto"/>
            </w:tcBorders>
            <w:noWrap/>
          </w:tcPr>
          <w:p ns2:paraId="7A44904D" ns2:textId="77777777" w:rsidR="00C250B4" w:rsidRPr="00063B5C" w:rsidRDefault="00C250B4" w:rsidP="00D85D68">
            <w:pPr>
              <w:pStyle w:val="TableCenter"/>
              <w:keepNext/>
              <w:rPr>
                <w:sz w:val="18"/>
                <w:szCs w:val="18"/>
              </w:rPr>
            </w:pPr>
            <w:r>
              <w:rPr>
                <w:sz w:val="18"/>
                <w:szCs w:val="18"/>
              </w:rPr>
              <w:t>44.4</w:t>
            </w:r>
          </w:p>
        </w:tc>
        <w:tc>
          <w:tcPr>
            <w:tcW w:w="1997" w:type="dxa"/>
            <w:tcBorders>
              <w:top w:val="single" w:sz="4" w:space="0" w:color="auto"/>
              <w:left w:val="single" w:sz="4" w:space="0" w:color="auto"/>
              <w:bottom w:val="single" w:sz="4" w:space="0" w:color="auto"/>
              <w:right w:val="single" w:sz="4" w:space="0" w:color="auto"/>
            </w:tcBorders>
            <w:noWrap/>
          </w:tcPr>
          <w:p ns2:paraId="3360D395" ns2:textId="77777777" w:rsidR="00C250B4" w:rsidRPr="00063B5C" w:rsidRDefault="00C250B4" w:rsidP="00D85D68">
            <w:pPr>
              <w:pStyle w:val="TableCenter"/>
              <w:keepNext/>
              <w:rPr>
                <w:sz w:val="18"/>
                <w:szCs w:val="18"/>
              </w:rPr>
            </w:pPr>
            <w:r>
              <w:rPr>
                <w:sz w:val="18"/>
                <w:szCs w:val="18"/>
              </w:rPr>
              <w:t>5.63</w:t>
            </w:r>
          </w:p>
        </w:tc>
      </w:tr>
      <w:tr w:rsidR="00C250B4" w:rsidRPr="00063B5C" ns2:paraId="347078F6" ns2:textId="77777777" w:rsidTr="00D85D68">
        <w:trPr>
          <w:trHeight w:val="260"/>
          <w:jc w:val="center"/>
        </w:trPr>
        <w:tc>
          <w:tcPr>
            <w:tcW w:w="1344" w:type="dxa"/>
            <w:vMerge/>
            <w:tcBorders>
              <w:left w:val="single" w:sz="4" w:space="0" w:color="auto"/>
              <w:right w:val="single" w:sz="4" w:space="0" w:color="auto"/>
            </w:tcBorders>
          </w:tcPr>
          <w:p ns2:paraId="6E548CB2" ns2:textId="77777777" w:rsidR="00C250B4" w:rsidRPr="00063B5C" w:rsidRDefault="00C250B4" w:rsidP="00D85D68">
            <w:pPr>
              <w:pStyle w:val="TableCenter"/>
              <w:keepNext/>
              <w:rPr>
                <w:sz w:val="18"/>
                <w:szCs w:val="18"/>
              </w:rPr>
            </w:pPr>
          </w:p>
        </w:tc>
        <w:tc>
          <w:tcPr>
            <w:tcW w:w="1344" w:type="dxa"/>
            <w:vMerge/>
            <w:tcBorders>
              <w:top w:val="single" w:sz="4" w:space="0" w:color="auto"/>
              <w:left w:val="single" w:sz="4" w:space="0" w:color="auto"/>
              <w:bottom w:val="single" w:sz="4" w:space="0" w:color="auto"/>
              <w:right w:val="single" w:sz="4" w:space="0" w:color="auto"/>
            </w:tcBorders>
            <w:noWrap/>
          </w:tcPr>
          <w:p ns2:paraId="3CA67E87" ns2:textId="77777777" w:rsidR="00C250B4" w:rsidRPr="00063B5C" w:rsidRDefault="00C250B4" w:rsidP="00D85D68">
            <w:pPr>
              <w:pStyle w:val="TableCenter"/>
              <w:keepNext/>
              <w:rPr>
                <w:sz w:val="18"/>
                <w:szCs w:val="18"/>
              </w:rPr>
            </w:pPr>
          </w:p>
        </w:tc>
        <w:tc>
          <w:tcPr>
            <w:tcW w:w="1157" w:type="dxa"/>
            <w:tcBorders>
              <w:top w:val="single" w:sz="4" w:space="0" w:color="auto"/>
              <w:left w:val="single" w:sz="4" w:space="0" w:color="auto"/>
              <w:bottom w:val="single" w:sz="4" w:space="0" w:color="auto"/>
              <w:right w:val="single" w:sz="4" w:space="0" w:color="auto"/>
            </w:tcBorders>
            <w:noWrap/>
          </w:tcPr>
          <w:p ns2:paraId="5A50D03E" ns2:textId="77777777" w:rsidR="00C250B4" w:rsidRPr="00063B5C" w:rsidRDefault="00C250B4" w:rsidP="00D85D68">
            <w:pPr>
              <w:pStyle w:val="TableCenter"/>
              <w:keepNext/>
              <w:rPr>
                <w:sz w:val="18"/>
                <w:szCs w:val="18"/>
              </w:rPr>
            </w:pPr>
            <w:r>
              <w:rPr>
                <w:sz w:val="18"/>
                <w:szCs w:val="18"/>
              </w:rPr>
              <w:t>C</w:t>
            </w:r>
            <w:r w:rsidRPr="001B0147">
              <w:rPr>
                <w:sz w:val="18"/>
                <w:szCs w:val="18"/>
                <w:vertAlign w:val="subscript"/>
              </w:rPr>
              <w:t>max</w:t>
            </w:r>
          </w:p>
        </w:tc>
        <w:tc>
          <w:tcPr>
            <w:tcW w:w="1157" w:type="dxa"/>
            <w:tcBorders>
              <w:top w:val="single" w:sz="4" w:space="0" w:color="auto"/>
              <w:left w:val="single" w:sz="4" w:space="0" w:color="auto"/>
              <w:bottom w:val="single" w:sz="4" w:space="0" w:color="auto"/>
              <w:right w:val="single" w:sz="4" w:space="0" w:color="auto"/>
            </w:tcBorders>
            <w:noWrap/>
          </w:tcPr>
          <w:p ns2:paraId="6951B423" ns2:textId="77777777" w:rsidR="00C250B4" w:rsidRPr="00063B5C" w:rsidRDefault="00C250B4" w:rsidP="00D85D68">
            <w:pPr>
              <w:pStyle w:val="TableCenter"/>
              <w:keepNext/>
              <w:rPr>
                <w:sz w:val="18"/>
                <w:szCs w:val="18"/>
              </w:rPr>
            </w:pPr>
            <w:r>
              <w:rPr>
                <w:sz w:val="18"/>
                <w:szCs w:val="18"/>
              </w:rPr>
              <w:t>ng/mL</w:t>
            </w:r>
          </w:p>
        </w:tc>
        <w:tc>
          <w:tcPr>
            <w:tcW w:w="1996" w:type="dxa"/>
            <w:tcBorders>
              <w:top w:val="single" w:sz="4" w:space="0" w:color="auto"/>
              <w:left w:val="single" w:sz="4" w:space="0" w:color="auto"/>
              <w:bottom w:val="single" w:sz="4" w:space="0" w:color="auto"/>
              <w:right w:val="single" w:sz="4" w:space="0" w:color="auto"/>
            </w:tcBorders>
            <w:noWrap/>
          </w:tcPr>
          <w:p ns2:paraId="7E7885D7" ns2:textId="77777777" w:rsidR="00C250B4" w:rsidRPr="00063B5C" w:rsidRDefault="00C250B4" w:rsidP="00D85D68">
            <w:pPr>
              <w:pStyle w:val="TableCenter"/>
              <w:keepNext/>
              <w:rPr>
                <w:sz w:val="18"/>
                <w:szCs w:val="18"/>
              </w:rPr>
            </w:pPr>
            <w:r>
              <w:rPr>
                <w:sz w:val="18"/>
                <w:szCs w:val="18"/>
              </w:rPr>
              <w:t>44.6</w:t>
            </w:r>
          </w:p>
        </w:tc>
        <w:tc>
          <w:tcPr>
            <w:tcW w:w="1997" w:type="dxa"/>
            <w:tcBorders>
              <w:top w:val="single" w:sz="4" w:space="0" w:color="auto"/>
              <w:left w:val="single" w:sz="4" w:space="0" w:color="auto"/>
              <w:bottom w:val="single" w:sz="4" w:space="0" w:color="auto"/>
              <w:right w:val="single" w:sz="4" w:space="0" w:color="auto"/>
            </w:tcBorders>
            <w:noWrap/>
          </w:tcPr>
          <w:p ns2:paraId="70B39538" ns2:textId="77777777" w:rsidR="00C250B4" w:rsidRPr="00063B5C" w:rsidRDefault="00C250B4" w:rsidP="00D85D68">
            <w:pPr>
              <w:pStyle w:val="TableCenter"/>
              <w:keepNext/>
              <w:rPr>
                <w:sz w:val="18"/>
                <w:szCs w:val="18"/>
              </w:rPr>
            </w:pPr>
            <w:r>
              <w:rPr>
                <w:sz w:val="18"/>
                <w:szCs w:val="18"/>
              </w:rPr>
              <w:t>2.10</w:t>
            </w:r>
          </w:p>
        </w:tc>
      </w:tr>
      <w:tr w:rsidR="00C250B4" w:rsidRPr="00063B5C" ns2:paraId="4B2F7AD5" ns2:textId="77777777" w:rsidTr="00D85D68">
        <w:trPr>
          <w:jc w:val="center"/>
        </w:trPr>
        <w:tc>
          <w:tcPr>
            <w:tcW w:w="1344" w:type="dxa"/>
            <w:vMerge/>
            <w:tcBorders>
              <w:left w:val="single" w:sz="4" w:space="0" w:color="auto"/>
              <w:bottom w:val="single" w:sz="4" w:space="0" w:color="auto"/>
              <w:right w:val="single" w:sz="4" w:space="0" w:color="auto"/>
            </w:tcBorders>
          </w:tcPr>
          <w:p ns2:paraId="59DD3355" ns2:textId="77777777" w:rsidR="00C250B4" w:rsidRPr="00063B5C" w:rsidRDefault="00C250B4" w:rsidP="00D85D68">
            <w:pPr>
              <w:pStyle w:val="TableCenter"/>
              <w:keepNext/>
              <w:rPr>
                <w:sz w:val="18"/>
                <w:szCs w:val="18"/>
              </w:rPr>
            </w:pPr>
          </w:p>
        </w:tc>
        <w:tc>
          <w:tcPr>
            <w:tcW w:w="1344" w:type="dxa"/>
            <w:vMerge/>
            <w:tcBorders>
              <w:top w:val="single" w:sz="4" w:space="0" w:color="auto"/>
              <w:left w:val="single" w:sz="4" w:space="0" w:color="auto"/>
              <w:bottom w:val="single" w:sz="4" w:space="0" w:color="auto"/>
              <w:right w:val="single" w:sz="4" w:space="0" w:color="auto"/>
            </w:tcBorders>
            <w:noWrap/>
          </w:tcPr>
          <w:p ns2:paraId="1607260A" ns2:textId="77777777" w:rsidR="00C250B4" w:rsidRPr="00063B5C" w:rsidRDefault="00C250B4" w:rsidP="00D85D68">
            <w:pPr>
              <w:pStyle w:val="TableCenter"/>
              <w:keepNext/>
              <w:rPr>
                <w:sz w:val="18"/>
                <w:szCs w:val="18"/>
              </w:rPr>
            </w:pPr>
          </w:p>
        </w:tc>
        <w:tc>
          <w:tcPr>
            <w:tcW w:w="1157" w:type="dxa"/>
            <w:tcBorders>
              <w:top w:val="single" w:sz="4" w:space="0" w:color="auto"/>
              <w:left w:val="single" w:sz="4" w:space="0" w:color="auto"/>
              <w:bottom w:val="single" w:sz="4" w:space="0" w:color="auto"/>
              <w:right w:val="single" w:sz="4" w:space="0" w:color="auto"/>
            </w:tcBorders>
            <w:noWrap/>
          </w:tcPr>
          <w:p ns2:paraId="2B4AFF29" ns2:textId="77777777" w:rsidR="00C250B4" w:rsidRPr="00063B5C" w:rsidRDefault="00C250B4" w:rsidP="00D85D68">
            <w:pPr>
              <w:pStyle w:val="TableCenter"/>
              <w:keepNext/>
              <w:rPr>
                <w:sz w:val="18"/>
                <w:szCs w:val="18"/>
              </w:rPr>
            </w:pPr>
            <w:r w:rsidRPr="00D02326">
              <w:rPr>
                <w:sz w:val="18"/>
                <w:szCs w:val="18"/>
              </w:rPr>
              <w:t>T</w:t>
            </w:r>
            <w:r w:rsidRPr="00D02326">
              <w:rPr>
                <w:sz w:val="18"/>
                <w:szCs w:val="18"/>
                <w:vertAlign w:val="subscript"/>
              </w:rPr>
              <w:t>max</w:t>
            </w:r>
          </w:p>
        </w:tc>
        <w:tc>
          <w:tcPr>
            <w:tcW w:w="1157" w:type="dxa"/>
            <w:tcBorders>
              <w:top w:val="single" w:sz="4" w:space="0" w:color="auto"/>
              <w:left w:val="single" w:sz="4" w:space="0" w:color="auto"/>
              <w:bottom w:val="single" w:sz="4" w:space="0" w:color="auto"/>
              <w:right w:val="single" w:sz="4" w:space="0" w:color="auto"/>
            </w:tcBorders>
            <w:noWrap/>
          </w:tcPr>
          <w:p ns2:paraId="772BA434" ns2:textId="77777777" w:rsidR="00C250B4" w:rsidRPr="00063B5C" w:rsidRDefault="00C250B4" w:rsidP="00D85D68">
            <w:pPr>
              <w:pStyle w:val="TableCenter"/>
              <w:keepNext/>
              <w:rPr>
                <w:sz w:val="18"/>
                <w:szCs w:val="18"/>
              </w:rPr>
            </w:pPr>
            <w:r>
              <w:rPr>
                <w:sz w:val="18"/>
                <w:szCs w:val="18"/>
              </w:rPr>
              <w:t>h</w:t>
            </w:r>
          </w:p>
        </w:tc>
        <w:tc>
          <w:tcPr>
            <w:tcW w:w="1996" w:type="dxa"/>
            <w:tcBorders>
              <w:top w:val="single" w:sz="4" w:space="0" w:color="auto"/>
              <w:left w:val="single" w:sz="4" w:space="0" w:color="auto"/>
              <w:bottom w:val="single" w:sz="4" w:space="0" w:color="auto"/>
              <w:right w:val="single" w:sz="4" w:space="0" w:color="auto"/>
            </w:tcBorders>
            <w:noWrap/>
          </w:tcPr>
          <w:p ns2:paraId="604756B3" ns2:textId="77777777" w:rsidR="00C250B4" w:rsidRDefault="00C250B4" w:rsidP="00D85D68">
            <w:pPr>
              <w:pStyle w:val="TableCenter"/>
              <w:keepNext/>
              <w:rPr>
                <w:sz w:val="18"/>
                <w:szCs w:val="18"/>
              </w:rPr>
            </w:pPr>
            <w:r>
              <w:rPr>
                <w:sz w:val="18"/>
                <w:szCs w:val="18"/>
              </w:rPr>
              <w:t>0.033</w:t>
            </w:r>
          </w:p>
        </w:tc>
        <w:tc>
          <w:tcPr>
            <w:tcW w:w="1997" w:type="dxa"/>
            <w:tcBorders>
              <w:top w:val="single" w:sz="4" w:space="0" w:color="auto"/>
              <w:left w:val="single" w:sz="4" w:space="0" w:color="auto"/>
              <w:bottom w:val="single" w:sz="4" w:space="0" w:color="auto"/>
              <w:right w:val="single" w:sz="4" w:space="0" w:color="auto"/>
            </w:tcBorders>
            <w:noWrap/>
          </w:tcPr>
          <w:p ns2:paraId="2BD5FBF4" ns2:textId="77777777" w:rsidR="00C250B4" w:rsidRDefault="00C250B4" w:rsidP="00D85D68">
            <w:pPr>
              <w:pStyle w:val="TableCenter"/>
              <w:keepNext/>
              <w:rPr>
                <w:sz w:val="18"/>
                <w:szCs w:val="18"/>
              </w:rPr>
            </w:pPr>
            <w:r>
              <w:rPr>
                <w:sz w:val="18"/>
                <w:szCs w:val="18"/>
              </w:rPr>
              <w:t>NC</w:t>
            </w:r>
          </w:p>
        </w:tc>
      </w:tr>
      <w:tr w:rsidR="00C250B4" w:rsidRPr="00063B5C" ns2:paraId="163647BB" ns2:textId="77777777" w:rsidTr="00D85D68">
        <w:trPr>
          <w:jc w:val="center"/>
        </w:trPr>
        <w:tc>
          <w:tcPr>
            <w:tcW w:w="1344" w:type="dxa"/>
            <w:vMerge w:val="restart"/>
            <w:tcBorders>
              <w:top w:val="single" w:sz="4" w:space="0" w:color="auto"/>
              <w:left w:val="single" w:sz="4" w:space="0" w:color="auto"/>
              <w:right w:val="single" w:sz="4" w:space="0" w:color="auto"/>
            </w:tcBorders>
          </w:tcPr>
          <w:p ns2:paraId="77882A3F" ns2:textId="77777777" w:rsidR="00C250B4" w:rsidRDefault="00C250B4" w:rsidP="00D85D68">
            <w:pPr>
              <w:pStyle w:val="TableCenter"/>
              <w:rPr>
                <w:sz w:val="18"/>
                <w:szCs w:val="18"/>
              </w:rPr>
            </w:pPr>
            <w:r>
              <w:rPr>
                <w:sz w:val="18"/>
                <w:szCs w:val="18"/>
              </w:rPr>
              <w:t>17</w:t>
            </w:r>
          </w:p>
        </w:tc>
        <w:tc>
          <w:tcPr>
            <w:tcW w:w="1344" w:type="dxa"/>
            <w:vMerge w:val="restart"/>
            <w:tcBorders>
              <w:top w:val="single" w:sz="4" w:space="0" w:color="auto"/>
              <w:left w:val="single" w:sz="4" w:space="0" w:color="auto"/>
              <w:bottom w:val="single" w:sz="4" w:space="0" w:color="auto"/>
              <w:right w:val="single" w:sz="4" w:space="0" w:color="auto"/>
            </w:tcBorders>
            <w:noWrap/>
            <w:hideMark/>
          </w:tcPr>
          <w:p ns2:paraId="3DC9B02B" ns2:textId="77777777" w:rsidR="00C250B4" w:rsidRPr="00063B5C" w:rsidRDefault="00C250B4" w:rsidP="00D85D68">
            <w:pPr>
              <w:pStyle w:val="TableCenter"/>
              <w:rPr>
                <w:sz w:val="18"/>
                <w:szCs w:val="18"/>
              </w:rPr>
            </w:pPr>
            <w:r>
              <w:rPr>
                <w:sz w:val="18"/>
                <w:szCs w:val="18"/>
              </w:rPr>
              <w:t>5</w:t>
            </w:r>
          </w:p>
        </w:tc>
        <w:tc>
          <w:tcPr>
            <w:tcW w:w="1157" w:type="dxa"/>
            <w:tcBorders>
              <w:top w:val="single" w:sz="4" w:space="0" w:color="auto"/>
              <w:left w:val="single" w:sz="4" w:space="0" w:color="auto"/>
              <w:bottom w:val="single" w:sz="4" w:space="0" w:color="auto"/>
              <w:right w:val="single" w:sz="4" w:space="0" w:color="auto"/>
            </w:tcBorders>
            <w:noWrap/>
            <w:hideMark/>
          </w:tcPr>
          <w:p ns2:paraId="7D783011" ns2:textId="77777777" w:rsidR="00C250B4" w:rsidRPr="00063B5C" w:rsidRDefault="00C250B4" w:rsidP="00D85D68">
            <w:pPr>
              <w:pStyle w:val="TableCenter"/>
              <w:rPr>
                <w:sz w:val="18"/>
                <w:szCs w:val="18"/>
              </w:rPr>
            </w:pPr>
            <w:r w:rsidRPr="00063B5C">
              <w:rPr>
                <w:sz w:val="18"/>
                <w:szCs w:val="18"/>
              </w:rPr>
              <w:t>AUC</w:t>
            </w:r>
            <w:r>
              <w:rPr>
                <w:sz w:val="18"/>
                <w:szCs w:val="18"/>
                <w:vertAlign w:val="subscript"/>
              </w:rPr>
              <w:t>last</w:t>
            </w:r>
          </w:p>
        </w:tc>
        <w:tc>
          <w:tcPr>
            <w:tcW w:w="1157" w:type="dxa"/>
            <w:tcBorders>
              <w:top w:val="single" w:sz="4" w:space="0" w:color="auto"/>
              <w:left w:val="single" w:sz="4" w:space="0" w:color="auto"/>
              <w:bottom w:val="single" w:sz="4" w:space="0" w:color="auto"/>
              <w:right w:val="single" w:sz="4" w:space="0" w:color="auto"/>
            </w:tcBorders>
            <w:noWrap/>
            <w:hideMark/>
          </w:tcPr>
          <w:p ns2:paraId="06D90333" ns2:textId="77777777" w:rsidR="00C250B4" w:rsidRPr="00063B5C" w:rsidRDefault="00C250B4" w:rsidP="00D85D68">
            <w:pPr>
              <w:pStyle w:val="TableCenter"/>
              <w:rPr>
                <w:sz w:val="18"/>
                <w:szCs w:val="18"/>
              </w:rPr>
            </w:pPr>
            <w:r>
              <w:rPr>
                <w:sz w:val="18"/>
                <w:szCs w:val="18"/>
              </w:rPr>
              <w:t>ng</w:t>
            </w:r>
            <w:r w:rsidRPr="00063B5C">
              <w:rPr>
                <w:sz w:val="18"/>
                <w:szCs w:val="18"/>
              </w:rPr>
              <w:t>*</w:t>
            </w:r>
            <w:r>
              <w:rPr>
                <w:sz w:val="18"/>
                <w:szCs w:val="18"/>
              </w:rPr>
              <w:t>h/mL</w:t>
            </w:r>
          </w:p>
        </w:tc>
        <w:tc>
          <w:tcPr>
            <w:tcW w:w="1996" w:type="dxa"/>
            <w:tcBorders>
              <w:top w:val="single" w:sz="4" w:space="0" w:color="auto"/>
              <w:left w:val="single" w:sz="4" w:space="0" w:color="auto"/>
              <w:bottom w:val="single" w:sz="4" w:space="0" w:color="auto"/>
              <w:right w:val="single" w:sz="4" w:space="0" w:color="auto"/>
            </w:tcBorders>
            <w:noWrap/>
          </w:tcPr>
          <w:p ns2:paraId="4E5C7B4A" ns2:textId="77777777" w:rsidR="00C250B4" w:rsidRPr="00063B5C" w:rsidRDefault="00C250B4" w:rsidP="00D85D68">
            <w:pPr>
              <w:pStyle w:val="TableCenter"/>
              <w:rPr>
                <w:sz w:val="18"/>
                <w:szCs w:val="18"/>
              </w:rPr>
            </w:pPr>
            <w:r>
              <w:rPr>
                <w:sz w:val="18"/>
                <w:szCs w:val="18"/>
              </w:rPr>
              <w:t>3.85</w:t>
            </w:r>
          </w:p>
        </w:tc>
        <w:tc>
          <w:tcPr>
            <w:tcW w:w="1997" w:type="dxa"/>
            <w:tcBorders>
              <w:top w:val="single" w:sz="4" w:space="0" w:color="auto"/>
              <w:left w:val="single" w:sz="4" w:space="0" w:color="auto"/>
              <w:bottom w:val="single" w:sz="4" w:space="0" w:color="auto"/>
              <w:right w:val="single" w:sz="4" w:space="0" w:color="auto"/>
            </w:tcBorders>
            <w:noWrap/>
          </w:tcPr>
          <w:p ns2:paraId="4CF2B5D3" ns2:textId="77777777" w:rsidR="00C250B4" w:rsidRPr="00063B5C" w:rsidRDefault="00C250B4" w:rsidP="00D85D68">
            <w:pPr>
              <w:pStyle w:val="TableCenter"/>
              <w:rPr>
                <w:sz w:val="18"/>
                <w:szCs w:val="18"/>
              </w:rPr>
            </w:pPr>
            <w:r>
              <w:rPr>
                <w:sz w:val="18"/>
                <w:szCs w:val="18"/>
              </w:rPr>
              <w:t>0.845</w:t>
            </w:r>
          </w:p>
        </w:tc>
      </w:tr>
      <w:tr w:rsidR="00C250B4" w:rsidRPr="00063B5C" ns2:paraId="49341A91" ns2:textId="77777777" w:rsidTr="00D85D68">
        <w:trPr>
          <w:jc w:val="center"/>
        </w:trPr>
        <w:tc>
          <w:tcPr>
            <w:tcW w:w="1344" w:type="dxa"/>
            <w:vMerge/>
            <w:tcBorders>
              <w:left w:val="single" w:sz="4" w:space="0" w:color="auto"/>
              <w:right w:val="single" w:sz="4" w:space="0" w:color="auto"/>
            </w:tcBorders>
          </w:tcPr>
          <w:p ns2:paraId="3B6A8FE0" ns2:textId="77777777" w:rsidR="00C250B4" w:rsidRPr="00063B5C" w:rsidRDefault="00C250B4" w:rsidP="00D85D68">
            <w:pPr>
              <w:pStyle w:val="TableCenter"/>
              <w:rPr>
                <w:sz w:val="18"/>
                <w:szCs w:val="18"/>
              </w:rPr>
            </w:pPr>
          </w:p>
        </w:tc>
        <w:tc>
          <w:tcPr>
            <w:tcW w:w="1344" w:type="dxa"/>
            <w:vMerge/>
            <w:tcBorders>
              <w:top w:val="single" w:sz="4" w:space="0" w:color="auto"/>
              <w:left w:val="single" w:sz="4" w:space="0" w:color="auto"/>
              <w:bottom w:val="single" w:sz="4" w:space="0" w:color="auto"/>
              <w:right w:val="single" w:sz="4" w:space="0" w:color="auto"/>
            </w:tcBorders>
            <w:noWrap/>
          </w:tcPr>
          <w:p ns2:paraId="021E4E09" ns2:textId="77777777" w:rsidR="00C250B4" w:rsidRPr="00063B5C" w:rsidRDefault="00C250B4" w:rsidP="00D85D68">
            <w:pPr>
              <w:pStyle w:val="TableCenter"/>
              <w:rPr>
                <w:sz w:val="18"/>
                <w:szCs w:val="18"/>
              </w:rPr>
            </w:pPr>
          </w:p>
        </w:tc>
        <w:tc>
          <w:tcPr>
            <w:tcW w:w="1157" w:type="dxa"/>
            <w:tcBorders>
              <w:top w:val="single" w:sz="4" w:space="0" w:color="auto"/>
              <w:left w:val="single" w:sz="4" w:space="0" w:color="auto"/>
              <w:bottom w:val="single" w:sz="4" w:space="0" w:color="auto"/>
              <w:right w:val="single" w:sz="4" w:space="0" w:color="auto"/>
            </w:tcBorders>
            <w:noWrap/>
          </w:tcPr>
          <w:p ns2:paraId="5FA45196" ns2:textId="77777777" w:rsidR="00C250B4" w:rsidRPr="00063B5C" w:rsidRDefault="00C250B4" w:rsidP="00D85D68">
            <w:pPr>
              <w:pStyle w:val="TableCenter"/>
              <w:rPr>
                <w:sz w:val="18"/>
                <w:szCs w:val="18"/>
              </w:rPr>
            </w:pPr>
            <w:r>
              <w:rPr>
                <w:sz w:val="18"/>
                <w:szCs w:val="18"/>
              </w:rPr>
              <w:t>C</w:t>
            </w:r>
            <w:r w:rsidRPr="001B0147">
              <w:rPr>
                <w:sz w:val="18"/>
                <w:szCs w:val="18"/>
                <w:vertAlign w:val="subscript"/>
              </w:rPr>
              <w:t>max</w:t>
            </w:r>
          </w:p>
        </w:tc>
        <w:tc>
          <w:tcPr>
            <w:tcW w:w="1157" w:type="dxa"/>
            <w:tcBorders>
              <w:top w:val="single" w:sz="4" w:space="0" w:color="auto"/>
              <w:left w:val="single" w:sz="4" w:space="0" w:color="auto"/>
              <w:bottom w:val="single" w:sz="4" w:space="0" w:color="auto"/>
              <w:right w:val="single" w:sz="4" w:space="0" w:color="auto"/>
            </w:tcBorders>
            <w:noWrap/>
          </w:tcPr>
          <w:p ns2:paraId="3DDAC8AD" ns2:textId="77777777" w:rsidR="00C250B4" w:rsidRPr="00063B5C" w:rsidRDefault="00C250B4" w:rsidP="00D85D68">
            <w:pPr>
              <w:pStyle w:val="TableCenter"/>
              <w:rPr>
                <w:sz w:val="18"/>
                <w:szCs w:val="18"/>
              </w:rPr>
            </w:pPr>
            <w:r>
              <w:rPr>
                <w:sz w:val="18"/>
                <w:szCs w:val="18"/>
              </w:rPr>
              <w:t>ng/mL</w:t>
            </w:r>
          </w:p>
        </w:tc>
        <w:tc>
          <w:tcPr>
            <w:tcW w:w="1996" w:type="dxa"/>
            <w:tcBorders>
              <w:top w:val="single" w:sz="4" w:space="0" w:color="auto"/>
              <w:left w:val="single" w:sz="4" w:space="0" w:color="auto"/>
              <w:bottom w:val="single" w:sz="4" w:space="0" w:color="auto"/>
              <w:right w:val="single" w:sz="4" w:space="0" w:color="auto"/>
            </w:tcBorders>
            <w:noWrap/>
          </w:tcPr>
          <w:p ns2:paraId="0D5175E2" ns2:textId="77777777" w:rsidR="00C250B4" w:rsidRPr="00063B5C" w:rsidRDefault="00C250B4" w:rsidP="00D85D68">
            <w:pPr>
              <w:pStyle w:val="TableCenter"/>
              <w:rPr>
                <w:sz w:val="18"/>
                <w:szCs w:val="18"/>
              </w:rPr>
            </w:pPr>
            <w:r>
              <w:rPr>
                <w:sz w:val="18"/>
                <w:szCs w:val="18"/>
              </w:rPr>
              <w:t>3.88</w:t>
            </w:r>
          </w:p>
        </w:tc>
        <w:tc>
          <w:tcPr>
            <w:tcW w:w="1997" w:type="dxa"/>
            <w:tcBorders>
              <w:top w:val="single" w:sz="4" w:space="0" w:color="auto"/>
              <w:left w:val="single" w:sz="4" w:space="0" w:color="auto"/>
              <w:bottom w:val="single" w:sz="4" w:space="0" w:color="auto"/>
              <w:right w:val="single" w:sz="4" w:space="0" w:color="auto"/>
            </w:tcBorders>
            <w:noWrap/>
          </w:tcPr>
          <w:p ns2:paraId="09241B33" ns2:textId="77777777" w:rsidR="00C250B4" w:rsidRPr="00063B5C" w:rsidRDefault="00C250B4" w:rsidP="00D85D68">
            <w:pPr>
              <w:pStyle w:val="TableCenter"/>
              <w:rPr>
                <w:sz w:val="18"/>
                <w:szCs w:val="18"/>
              </w:rPr>
            </w:pPr>
            <w:r>
              <w:rPr>
                <w:sz w:val="18"/>
                <w:szCs w:val="18"/>
              </w:rPr>
              <w:t>0.198</w:t>
            </w:r>
          </w:p>
        </w:tc>
      </w:tr>
      <w:tr w:rsidR="00C250B4" ns2:paraId="7A83B5D2" ns2:textId="77777777" w:rsidTr="00D85D68">
        <w:trPr>
          <w:jc w:val="center"/>
        </w:trPr>
        <w:tc>
          <w:tcPr>
            <w:tcW w:w="1344" w:type="dxa"/>
            <w:vMerge/>
            <w:tcBorders>
              <w:left w:val="single" w:sz="4" w:space="0" w:color="auto"/>
              <w:right w:val="single" w:sz="4" w:space="0" w:color="auto"/>
            </w:tcBorders>
          </w:tcPr>
          <w:p ns2:paraId="6EEBF880" ns2:textId="77777777" w:rsidR="00C250B4" w:rsidRPr="00063B5C" w:rsidRDefault="00C250B4" w:rsidP="00D85D68">
            <w:pPr>
              <w:pStyle w:val="TableCenter"/>
              <w:rPr>
                <w:sz w:val="18"/>
                <w:szCs w:val="18"/>
              </w:rPr>
            </w:pPr>
          </w:p>
        </w:tc>
        <w:tc>
          <w:tcPr>
            <w:tcW w:w="1344" w:type="dxa"/>
            <w:vMerge/>
            <w:tcBorders>
              <w:top w:val="single" w:sz="4" w:space="0" w:color="auto"/>
              <w:left w:val="single" w:sz="4" w:space="0" w:color="auto"/>
              <w:bottom w:val="single" w:sz="4" w:space="0" w:color="auto"/>
              <w:right w:val="single" w:sz="4" w:space="0" w:color="auto"/>
            </w:tcBorders>
            <w:noWrap/>
          </w:tcPr>
          <w:p ns2:paraId="6DA93FCE" ns2:textId="77777777" w:rsidR="00C250B4" w:rsidRPr="00063B5C" w:rsidRDefault="00C250B4" w:rsidP="00D85D68">
            <w:pPr>
              <w:pStyle w:val="TableCenter"/>
              <w:rPr>
                <w:sz w:val="18"/>
                <w:szCs w:val="18"/>
              </w:rPr>
            </w:pPr>
          </w:p>
        </w:tc>
        <w:tc>
          <w:tcPr>
            <w:tcW w:w="1157" w:type="dxa"/>
            <w:tcBorders>
              <w:top w:val="single" w:sz="4" w:space="0" w:color="auto"/>
              <w:left w:val="single" w:sz="4" w:space="0" w:color="auto"/>
              <w:bottom w:val="single" w:sz="4" w:space="0" w:color="auto"/>
              <w:right w:val="single" w:sz="4" w:space="0" w:color="auto"/>
            </w:tcBorders>
            <w:noWrap/>
          </w:tcPr>
          <w:p ns2:paraId="1101C50A" ns2:textId="77777777" w:rsidR="00C250B4" w:rsidRPr="00063B5C" w:rsidRDefault="00C250B4" w:rsidP="00D85D68">
            <w:pPr>
              <w:pStyle w:val="TableCenter"/>
              <w:rPr>
                <w:sz w:val="18"/>
                <w:szCs w:val="18"/>
              </w:rPr>
            </w:pPr>
            <w:r w:rsidRPr="00D02326">
              <w:rPr>
                <w:sz w:val="18"/>
                <w:szCs w:val="18"/>
              </w:rPr>
              <w:t>T</w:t>
            </w:r>
            <w:r w:rsidRPr="00D02326">
              <w:rPr>
                <w:sz w:val="18"/>
                <w:szCs w:val="18"/>
                <w:vertAlign w:val="subscript"/>
              </w:rPr>
              <w:t>max</w:t>
            </w:r>
          </w:p>
        </w:tc>
        <w:tc>
          <w:tcPr>
            <w:tcW w:w="1157" w:type="dxa"/>
            <w:tcBorders>
              <w:top w:val="single" w:sz="4" w:space="0" w:color="auto"/>
              <w:left w:val="single" w:sz="4" w:space="0" w:color="auto"/>
              <w:bottom w:val="single" w:sz="4" w:space="0" w:color="auto"/>
              <w:right w:val="single" w:sz="4" w:space="0" w:color="auto"/>
            </w:tcBorders>
            <w:noWrap/>
          </w:tcPr>
          <w:p ns2:paraId="0BF0C636" ns2:textId="77777777" w:rsidR="00C250B4" w:rsidRPr="00063B5C" w:rsidRDefault="00C250B4" w:rsidP="00D85D68">
            <w:pPr>
              <w:pStyle w:val="TableCenter"/>
              <w:rPr>
                <w:sz w:val="18"/>
                <w:szCs w:val="18"/>
              </w:rPr>
            </w:pPr>
            <w:r>
              <w:rPr>
                <w:sz w:val="18"/>
                <w:szCs w:val="18"/>
              </w:rPr>
              <w:t>h</w:t>
            </w:r>
          </w:p>
        </w:tc>
        <w:tc>
          <w:tcPr>
            <w:tcW w:w="1996" w:type="dxa"/>
            <w:tcBorders>
              <w:top w:val="single" w:sz="4" w:space="0" w:color="auto"/>
              <w:left w:val="single" w:sz="4" w:space="0" w:color="auto"/>
              <w:bottom w:val="single" w:sz="4" w:space="0" w:color="auto"/>
              <w:right w:val="single" w:sz="4" w:space="0" w:color="auto"/>
            </w:tcBorders>
            <w:noWrap/>
          </w:tcPr>
          <w:p ns2:paraId="2EF0B439" ns2:textId="77777777" w:rsidR="00C250B4" w:rsidRDefault="00C250B4" w:rsidP="00D85D68">
            <w:pPr>
              <w:pStyle w:val="TableCenter"/>
              <w:rPr>
                <w:sz w:val="18"/>
                <w:szCs w:val="18"/>
              </w:rPr>
            </w:pPr>
            <w:r>
              <w:rPr>
                <w:sz w:val="18"/>
                <w:szCs w:val="18"/>
              </w:rPr>
              <w:t>0.033</w:t>
            </w:r>
          </w:p>
        </w:tc>
        <w:tc>
          <w:tcPr>
            <w:tcW w:w="1997" w:type="dxa"/>
            <w:tcBorders>
              <w:top w:val="single" w:sz="4" w:space="0" w:color="auto"/>
              <w:left w:val="single" w:sz="4" w:space="0" w:color="auto"/>
              <w:bottom w:val="single" w:sz="4" w:space="0" w:color="auto"/>
              <w:right w:val="single" w:sz="4" w:space="0" w:color="auto"/>
            </w:tcBorders>
            <w:noWrap/>
          </w:tcPr>
          <w:p ns2:paraId="633EC7CC" ns2:textId="77777777" w:rsidR="00C250B4" w:rsidRDefault="00C250B4" w:rsidP="00D85D68">
            <w:pPr>
              <w:pStyle w:val="TableCenter"/>
              <w:rPr>
                <w:sz w:val="18"/>
                <w:szCs w:val="18"/>
              </w:rPr>
            </w:pPr>
            <w:r>
              <w:rPr>
                <w:sz w:val="18"/>
                <w:szCs w:val="18"/>
              </w:rPr>
              <w:t>NC</w:t>
            </w:r>
          </w:p>
        </w:tc>
      </w:tr>
      <w:tr w:rsidR="00C250B4" w:rsidRPr="00063B5C" ns2:paraId="532E4D66" ns2:textId="77777777" w:rsidTr="00D85D68">
        <w:trPr>
          <w:trHeight w:val="260"/>
          <w:jc w:val="center"/>
        </w:trPr>
        <w:tc>
          <w:tcPr>
            <w:tcW w:w="1344" w:type="dxa"/>
            <w:vMerge/>
            <w:tcBorders>
              <w:left w:val="single" w:sz="4" w:space="0" w:color="auto"/>
              <w:right w:val="single" w:sz="4" w:space="0" w:color="auto"/>
            </w:tcBorders>
          </w:tcPr>
          <w:p ns2:paraId="29E33BE4" ns2:textId="77777777" w:rsidR="00C250B4" w:rsidRDefault="00C250B4" w:rsidP="00D85D68">
            <w:pPr>
              <w:pStyle w:val="TableCenter"/>
              <w:keepNext/>
              <w:rPr>
                <w:sz w:val="18"/>
                <w:szCs w:val="18"/>
              </w:rPr>
            </w:pPr>
          </w:p>
        </w:tc>
        <w:tc>
          <w:tcPr>
            <w:tcW w:w="1344" w:type="dxa"/>
            <w:vMerge w:val="restart"/>
            <w:tcBorders>
              <w:top w:val="single" w:sz="4" w:space="0" w:color="auto"/>
              <w:left w:val="single" w:sz="4" w:space="0" w:color="auto"/>
              <w:bottom w:val="single" w:sz="4" w:space="0" w:color="auto"/>
              <w:right w:val="single" w:sz="4" w:space="0" w:color="auto"/>
            </w:tcBorders>
            <w:noWrap/>
            <w:hideMark/>
          </w:tcPr>
          <w:p ns2:paraId="0D7D6463" ns2:textId="77777777" w:rsidR="00C250B4" w:rsidRPr="00063B5C" w:rsidRDefault="00C250B4" w:rsidP="00D85D68">
            <w:pPr>
              <w:pStyle w:val="TableCenter"/>
              <w:keepNext/>
              <w:rPr>
                <w:sz w:val="18"/>
                <w:szCs w:val="18"/>
              </w:rPr>
            </w:pPr>
            <w:r>
              <w:rPr>
                <w:sz w:val="18"/>
                <w:szCs w:val="18"/>
              </w:rPr>
              <w:t>25</w:t>
            </w:r>
          </w:p>
        </w:tc>
        <w:tc>
          <w:tcPr>
            <w:tcW w:w="1157" w:type="dxa"/>
            <w:tcBorders>
              <w:top w:val="single" w:sz="4" w:space="0" w:color="auto"/>
              <w:left w:val="single" w:sz="4" w:space="0" w:color="auto"/>
              <w:bottom w:val="single" w:sz="4" w:space="0" w:color="auto"/>
              <w:right w:val="single" w:sz="4" w:space="0" w:color="auto"/>
            </w:tcBorders>
            <w:noWrap/>
            <w:hideMark/>
          </w:tcPr>
          <w:p ns2:paraId="1E80D32E" ns2:textId="77777777" w:rsidR="00C250B4" w:rsidRPr="00063B5C" w:rsidRDefault="00C250B4" w:rsidP="00D85D68">
            <w:pPr>
              <w:pStyle w:val="TableCenter"/>
              <w:keepNext/>
              <w:rPr>
                <w:sz w:val="18"/>
                <w:szCs w:val="18"/>
              </w:rPr>
            </w:pPr>
            <w:r w:rsidRPr="00063B5C">
              <w:rPr>
                <w:sz w:val="18"/>
                <w:szCs w:val="18"/>
              </w:rPr>
              <w:t>AUC</w:t>
            </w:r>
            <w:r>
              <w:rPr>
                <w:sz w:val="18"/>
                <w:szCs w:val="18"/>
                <w:vertAlign w:val="subscript"/>
              </w:rPr>
              <w:t>last</w:t>
            </w:r>
          </w:p>
        </w:tc>
        <w:tc>
          <w:tcPr>
            <w:tcW w:w="1157" w:type="dxa"/>
            <w:tcBorders>
              <w:top w:val="single" w:sz="4" w:space="0" w:color="auto"/>
              <w:left w:val="single" w:sz="4" w:space="0" w:color="auto"/>
              <w:bottom w:val="single" w:sz="4" w:space="0" w:color="auto"/>
              <w:right w:val="single" w:sz="4" w:space="0" w:color="auto"/>
            </w:tcBorders>
            <w:noWrap/>
            <w:hideMark/>
          </w:tcPr>
          <w:p ns2:paraId="4F323B71" ns2:textId="77777777" w:rsidR="00C250B4" w:rsidRPr="00063B5C" w:rsidRDefault="00C250B4" w:rsidP="00D85D68">
            <w:pPr>
              <w:pStyle w:val="TableCenter"/>
              <w:keepNext/>
              <w:rPr>
                <w:sz w:val="18"/>
                <w:szCs w:val="18"/>
              </w:rPr>
            </w:pPr>
            <w:r>
              <w:rPr>
                <w:sz w:val="18"/>
                <w:szCs w:val="18"/>
              </w:rPr>
              <w:t>ng</w:t>
            </w:r>
            <w:r w:rsidRPr="00063B5C">
              <w:rPr>
                <w:sz w:val="18"/>
                <w:szCs w:val="18"/>
              </w:rPr>
              <w:t>*</w:t>
            </w:r>
            <w:r>
              <w:rPr>
                <w:sz w:val="18"/>
                <w:szCs w:val="18"/>
              </w:rPr>
              <w:t>h/mL</w:t>
            </w:r>
          </w:p>
        </w:tc>
        <w:tc>
          <w:tcPr>
            <w:tcW w:w="1996" w:type="dxa"/>
            <w:tcBorders>
              <w:top w:val="single" w:sz="4" w:space="0" w:color="auto"/>
              <w:left w:val="single" w:sz="4" w:space="0" w:color="auto"/>
              <w:bottom w:val="single" w:sz="4" w:space="0" w:color="auto"/>
              <w:right w:val="single" w:sz="4" w:space="0" w:color="auto"/>
            </w:tcBorders>
            <w:noWrap/>
          </w:tcPr>
          <w:p ns2:paraId="551F2C93" ns2:textId="77777777" w:rsidR="00C250B4" w:rsidRPr="00063B5C" w:rsidRDefault="00C250B4" w:rsidP="00D85D68">
            <w:pPr>
              <w:pStyle w:val="TableCenter"/>
              <w:keepNext/>
              <w:rPr>
                <w:sz w:val="18"/>
                <w:szCs w:val="18"/>
              </w:rPr>
            </w:pPr>
            <w:r>
              <w:rPr>
                <w:sz w:val="18"/>
                <w:szCs w:val="18"/>
              </w:rPr>
              <w:t>19.4</w:t>
            </w:r>
          </w:p>
        </w:tc>
        <w:tc>
          <w:tcPr>
            <w:tcW w:w="1997" w:type="dxa"/>
            <w:tcBorders>
              <w:top w:val="single" w:sz="4" w:space="0" w:color="auto"/>
              <w:left w:val="single" w:sz="4" w:space="0" w:color="auto"/>
              <w:bottom w:val="single" w:sz="4" w:space="0" w:color="auto"/>
              <w:right w:val="single" w:sz="4" w:space="0" w:color="auto"/>
            </w:tcBorders>
            <w:noWrap/>
          </w:tcPr>
          <w:p ns2:paraId="27FDEB08" ns2:textId="77777777" w:rsidR="00C250B4" w:rsidRPr="00063B5C" w:rsidRDefault="00C250B4" w:rsidP="00D85D68">
            <w:pPr>
              <w:pStyle w:val="TableCenter"/>
              <w:keepNext/>
              <w:rPr>
                <w:sz w:val="18"/>
                <w:szCs w:val="18"/>
              </w:rPr>
            </w:pPr>
            <w:r>
              <w:rPr>
                <w:sz w:val="18"/>
                <w:szCs w:val="18"/>
              </w:rPr>
              <w:t>2.13</w:t>
            </w:r>
          </w:p>
        </w:tc>
      </w:tr>
      <w:tr w:rsidR="00C250B4" w:rsidRPr="00063B5C" ns2:paraId="36B54317" ns2:textId="77777777" w:rsidTr="00D85D68">
        <w:trPr>
          <w:trHeight w:val="260"/>
          <w:jc w:val="center"/>
        </w:trPr>
        <w:tc>
          <w:tcPr>
            <w:tcW w:w="1344" w:type="dxa"/>
            <w:vMerge/>
            <w:tcBorders>
              <w:left w:val="single" w:sz="4" w:space="0" w:color="auto"/>
              <w:right w:val="single" w:sz="4" w:space="0" w:color="auto"/>
            </w:tcBorders>
          </w:tcPr>
          <w:p ns2:paraId="325C2470" ns2:textId="77777777" w:rsidR="00C250B4" w:rsidRPr="00063B5C" w:rsidRDefault="00C250B4" w:rsidP="00D85D68">
            <w:pPr>
              <w:pStyle w:val="TableCenter"/>
              <w:keepNext/>
              <w:rPr>
                <w:sz w:val="18"/>
                <w:szCs w:val="18"/>
              </w:rPr>
            </w:pPr>
          </w:p>
        </w:tc>
        <w:tc>
          <w:tcPr>
            <w:tcW w:w="1344" w:type="dxa"/>
            <w:vMerge/>
            <w:tcBorders>
              <w:top w:val="single" w:sz="4" w:space="0" w:color="auto"/>
              <w:left w:val="single" w:sz="4" w:space="0" w:color="auto"/>
              <w:bottom w:val="single" w:sz="4" w:space="0" w:color="auto"/>
              <w:right w:val="single" w:sz="4" w:space="0" w:color="auto"/>
            </w:tcBorders>
            <w:noWrap/>
          </w:tcPr>
          <w:p ns2:paraId="13EEA320" ns2:textId="77777777" w:rsidR="00C250B4" w:rsidRPr="00063B5C" w:rsidRDefault="00C250B4" w:rsidP="00D85D68">
            <w:pPr>
              <w:pStyle w:val="TableCenter"/>
              <w:keepNext/>
              <w:rPr>
                <w:sz w:val="18"/>
                <w:szCs w:val="18"/>
              </w:rPr>
            </w:pPr>
          </w:p>
        </w:tc>
        <w:tc>
          <w:tcPr>
            <w:tcW w:w="1157" w:type="dxa"/>
            <w:tcBorders>
              <w:top w:val="single" w:sz="4" w:space="0" w:color="auto"/>
              <w:left w:val="single" w:sz="4" w:space="0" w:color="auto"/>
              <w:bottom w:val="single" w:sz="4" w:space="0" w:color="auto"/>
              <w:right w:val="single" w:sz="4" w:space="0" w:color="auto"/>
            </w:tcBorders>
            <w:noWrap/>
          </w:tcPr>
          <w:p ns2:paraId="44F4AC36" ns2:textId="77777777" w:rsidR="00C250B4" w:rsidRPr="00063B5C" w:rsidRDefault="00C250B4" w:rsidP="00D85D68">
            <w:pPr>
              <w:pStyle w:val="TableCenter"/>
              <w:keepNext/>
              <w:rPr>
                <w:sz w:val="18"/>
                <w:szCs w:val="18"/>
              </w:rPr>
            </w:pPr>
            <w:r>
              <w:rPr>
                <w:sz w:val="18"/>
                <w:szCs w:val="18"/>
              </w:rPr>
              <w:t>C</w:t>
            </w:r>
            <w:r w:rsidRPr="001B0147">
              <w:rPr>
                <w:sz w:val="18"/>
                <w:szCs w:val="18"/>
                <w:vertAlign w:val="subscript"/>
              </w:rPr>
              <w:t>max</w:t>
            </w:r>
          </w:p>
        </w:tc>
        <w:tc>
          <w:tcPr>
            <w:tcW w:w="1157" w:type="dxa"/>
            <w:tcBorders>
              <w:top w:val="single" w:sz="4" w:space="0" w:color="auto"/>
              <w:left w:val="single" w:sz="4" w:space="0" w:color="auto"/>
              <w:bottom w:val="single" w:sz="4" w:space="0" w:color="auto"/>
              <w:right w:val="single" w:sz="4" w:space="0" w:color="auto"/>
            </w:tcBorders>
            <w:noWrap/>
          </w:tcPr>
          <w:p ns2:paraId="797F662F" ns2:textId="77777777" w:rsidR="00C250B4" w:rsidRPr="00063B5C" w:rsidRDefault="00C250B4" w:rsidP="00D85D68">
            <w:pPr>
              <w:pStyle w:val="TableCenter"/>
              <w:keepNext/>
              <w:rPr>
                <w:sz w:val="18"/>
                <w:szCs w:val="18"/>
              </w:rPr>
            </w:pPr>
            <w:r>
              <w:rPr>
                <w:sz w:val="18"/>
                <w:szCs w:val="18"/>
              </w:rPr>
              <w:t>ng/mL</w:t>
            </w:r>
          </w:p>
        </w:tc>
        <w:tc>
          <w:tcPr>
            <w:tcW w:w="1996" w:type="dxa"/>
            <w:tcBorders>
              <w:top w:val="single" w:sz="4" w:space="0" w:color="auto"/>
              <w:left w:val="single" w:sz="4" w:space="0" w:color="auto"/>
              <w:bottom w:val="single" w:sz="4" w:space="0" w:color="auto"/>
              <w:right w:val="single" w:sz="4" w:space="0" w:color="auto"/>
            </w:tcBorders>
            <w:noWrap/>
          </w:tcPr>
          <w:p ns2:paraId="27801FB9" ns2:textId="77777777" w:rsidR="00C250B4" w:rsidRPr="00063B5C" w:rsidRDefault="00C250B4" w:rsidP="00D85D68">
            <w:pPr>
              <w:pStyle w:val="TableCenter"/>
              <w:keepNext/>
              <w:rPr>
                <w:sz w:val="18"/>
                <w:szCs w:val="18"/>
              </w:rPr>
            </w:pPr>
            <w:r>
              <w:rPr>
                <w:sz w:val="18"/>
                <w:szCs w:val="18"/>
              </w:rPr>
              <w:t>19.5</w:t>
            </w:r>
          </w:p>
        </w:tc>
        <w:tc>
          <w:tcPr>
            <w:tcW w:w="1997" w:type="dxa"/>
            <w:tcBorders>
              <w:top w:val="single" w:sz="4" w:space="0" w:color="auto"/>
              <w:left w:val="single" w:sz="4" w:space="0" w:color="auto"/>
              <w:bottom w:val="single" w:sz="4" w:space="0" w:color="auto"/>
              <w:right w:val="single" w:sz="4" w:space="0" w:color="auto"/>
            </w:tcBorders>
            <w:noWrap/>
          </w:tcPr>
          <w:p ns2:paraId="794DBF6A" ns2:textId="77777777" w:rsidR="00C250B4" w:rsidRPr="00063B5C" w:rsidRDefault="00C250B4" w:rsidP="00D85D68">
            <w:pPr>
              <w:pStyle w:val="TableCenter"/>
              <w:keepNext/>
              <w:rPr>
                <w:sz w:val="18"/>
                <w:szCs w:val="18"/>
              </w:rPr>
            </w:pPr>
            <w:r>
              <w:rPr>
                <w:sz w:val="18"/>
                <w:szCs w:val="18"/>
              </w:rPr>
              <w:t>1.87</w:t>
            </w:r>
          </w:p>
        </w:tc>
      </w:tr>
      <w:tr w:rsidR="00C250B4" ns2:paraId="05304AE7" ns2:textId="77777777" w:rsidTr="00D85D68">
        <w:trPr>
          <w:jc w:val="center"/>
        </w:trPr>
        <w:tc>
          <w:tcPr>
            <w:tcW w:w="1344" w:type="dxa"/>
            <w:vMerge/>
            <w:tcBorders>
              <w:left w:val="single" w:sz="4" w:space="0" w:color="auto"/>
              <w:right w:val="single" w:sz="4" w:space="0" w:color="auto"/>
            </w:tcBorders>
          </w:tcPr>
          <w:p ns2:paraId="62DB8D50" ns2:textId="77777777" w:rsidR="00C250B4" w:rsidRPr="00063B5C" w:rsidRDefault="00C250B4" w:rsidP="00D85D68">
            <w:pPr>
              <w:pStyle w:val="TableCenter"/>
              <w:rPr>
                <w:sz w:val="18"/>
                <w:szCs w:val="18"/>
              </w:rPr>
            </w:pPr>
          </w:p>
        </w:tc>
        <w:tc>
          <w:tcPr>
            <w:tcW w:w="1344" w:type="dxa"/>
            <w:vMerge/>
            <w:tcBorders>
              <w:top w:val="single" w:sz="4" w:space="0" w:color="auto"/>
              <w:left w:val="single" w:sz="4" w:space="0" w:color="auto"/>
              <w:bottom w:val="single" w:sz="4" w:space="0" w:color="auto"/>
              <w:right w:val="single" w:sz="4" w:space="0" w:color="auto"/>
            </w:tcBorders>
            <w:noWrap/>
          </w:tcPr>
          <w:p ns2:paraId="1BC92C9A" ns2:textId="77777777" w:rsidR="00C250B4" w:rsidRPr="00063B5C" w:rsidRDefault="00C250B4" w:rsidP="00D85D68">
            <w:pPr>
              <w:pStyle w:val="TableCenter"/>
              <w:rPr>
                <w:sz w:val="18"/>
                <w:szCs w:val="18"/>
              </w:rPr>
            </w:pPr>
          </w:p>
        </w:tc>
        <w:tc>
          <w:tcPr>
            <w:tcW w:w="1157" w:type="dxa"/>
            <w:tcBorders>
              <w:top w:val="single" w:sz="4" w:space="0" w:color="auto"/>
              <w:left w:val="single" w:sz="4" w:space="0" w:color="auto"/>
              <w:bottom w:val="single" w:sz="4" w:space="0" w:color="auto"/>
              <w:right w:val="single" w:sz="4" w:space="0" w:color="auto"/>
            </w:tcBorders>
            <w:noWrap/>
          </w:tcPr>
          <w:p ns2:paraId="0FC0D110" ns2:textId="77777777" w:rsidR="00C250B4" w:rsidRPr="00063B5C" w:rsidRDefault="00C250B4" w:rsidP="00D85D68">
            <w:pPr>
              <w:pStyle w:val="TableCenter"/>
              <w:rPr>
                <w:sz w:val="18"/>
                <w:szCs w:val="18"/>
              </w:rPr>
            </w:pPr>
            <w:r w:rsidRPr="00D02326">
              <w:rPr>
                <w:sz w:val="18"/>
                <w:szCs w:val="18"/>
              </w:rPr>
              <w:t>T</w:t>
            </w:r>
            <w:r w:rsidRPr="00D02326">
              <w:rPr>
                <w:sz w:val="18"/>
                <w:szCs w:val="18"/>
                <w:vertAlign w:val="subscript"/>
              </w:rPr>
              <w:t>max</w:t>
            </w:r>
          </w:p>
        </w:tc>
        <w:tc>
          <w:tcPr>
            <w:tcW w:w="1157" w:type="dxa"/>
            <w:tcBorders>
              <w:top w:val="single" w:sz="4" w:space="0" w:color="auto"/>
              <w:left w:val="single" w:sz="4" w:space="0" w:color="auto"/>
              <w:bottom w:val="single" w:sz="4" w:space="0" w:color="auto"/>
              <w:right w:val="single" w:sz="4" w:space="0" w:color="auto"/>
            </w:tcBorders>
            <w:noWrap/>
          </w:tcPr>
          <w:p ns2:paraId="7321005E" ns2:textId="77777777" w:rsidR="00C250B4" w:rsidRPr="00063B5C" w:rsidRDefault="00C250B4" w:rsidP="00D85D68">
            <w:pPr>
              <w:pStyle w:val="TableCenter"/>
              <w:rPr>
                <w:sz w:val="18"/>
                <w:szCs w:val="18"/>
              </w:rPr>
            </w:pPr>
            <w:r>
              <w:rPr>
                <w:sz w:val="18"/>
                <w:szCs w:val="18"/>
              </w:rPr>
              <w:t>h</w:t>
            </w:r>
          </w:p>
        </w:tc>
        <w:tc>
          <w:tcPr>
            <w:tcW w:w="1996" w:type="dxa"/>
            <w:tcBorders>
              <w:top w:val="single" w:sz="4" w:space="0" w:color="auto"/>
              <w:left w:val="single" w:sz="4" w:space="0" w:color="auto"/>
              <w:bottom w:val="single" w:sz="4" w:space="0" w:color="auto"/>
              <w:right w:val="single" w:sz="4" w:space="0" w:color="auto"/>
            </w:tcBorders>
            <w:noWrap/>
          </w:tcPr>
          <w:p ns2:paraId="541800C5" ns2:textId="77777777" w:rsidR="00C250B4" w:rsidRDefault="00C250B4" w:rsidP="00D85D68">
            <w:pPr>
              <w:pStyle w:val="TableCenter"/>
              <w:rPr>
                <w:sz w:val="18"/>
                <w:szCs w:val="18"/>
              </w:rPr>
            </w:pPr>
            <w:r>
              <w:rPr>
                <w:sz w:val="18"/>
                <w:szCs w:val="18"/>
              </w:rPr>
              <w:t>0.033</w:t>
            </w:r>
          </w:p>
        </w:tc>
        <w:tc>
          <w:tcPr>
            <w:tcW w:w="1997" w:type="dxa"/>
            <w:tcBorders>
              <w:top w:val="single" w:sz="4" w:space="0" w:color="auto"/>
              <w:left w:val="single" w:sz="4" w:space="0" w:color="auto"/>
              <w:bottom w:val="single" w:sz="4" w:space="0" w:color="auto"/>
              <w:right w:val="single" w:sz="4" w:space="0" w:color="auto"/>
            </w:tcBorders>
            <w:noWrap/>
          </w:tcPr>
          <w:p ns2:paraId="37E271B0" ns2:textId="77777777" w:rsidR="00C250B4" w:rsidRDefault="00C250B4" w:rsidP="00D85D68">
            <w:pPr>
              <w:pStyle w:val="TableCenter"/>
              <w:rPr>
                <w:sz w:val="18"/>
                <w:szCs w:val="18"/>
              </w:rPr>
            </w:pPr>
            <w:r>
              <w:rPr>
                <w:sz w:val="18"/>
                <w:szCs w:val="18"/>
              </w:rPr>
              <w:t>NC</w:t>
            </w:r>
          </w:p>
        </w:tc>
      </w:tr>
      <w:tr w:rsidR="00C250B4" w:rsidRPr="00063B5C" ns2:paraId="12E7DBB5" ns2:textId="77777777" w:rsidTr="00D85D68">
        <w:trPr>
          <w:trHeight w:val="260"/>
          <w:jc w:val="center"/>
        </w:trPr>
        <w:tc>
          <w:tcPr>
            <w:tcW w:w="1344" w:type="dxa"/>
            <w:vMerge/>
            <w:tcBorders>
              <w:left w:val="single" w:sz="4" w:space="0" w:color="auto"/>
              <w:right w:val="single" w:sz="4" w:space="0" w:color="auto"/>
            </w:tcBorders>
          </w:tcPr>
          <w:p ns2:paraId="28B62ADB" ns2:textId="77777777" w:rsidR="00C250B4" w:rsidRDefault="00C250B4" w:rsidP="00D85D68">
            <w:pPr>
              <w:pStyle w:val="TableCenter"/>
              <w:keepNext/>
              <w:rPr>
                <w:sz w:val="18"/>
                <w:szCs w:val="18"/>
              </w:rPr>
            </w:pPr>
          </w:p>
        </w:tc>
        <w:tc>
          <w:tcPr>
            <w:tcW w:w="1344" w:type="dxa"/>
            <w:vMerge w:val="restart"/>
            <w:tcBorders>
              <w:top w:val="single" w:sz="4" w:space="0" w:color="auto"/>
              <w:left w:val="single" w:sz="4" w:space="0" w:color="auto"/>
              <w:bottom w:val="single" w:sz="4" w:space="0" w:color="auto"/>
              <w:right w:val="single" w:sz="4" w:space="0" w:color="auto"/>
            </w:tcBorders>
            <w:noWrap/>
            <w:hideMark/>
          </w:tcPr>
          <w:p ns2:paraId="6F96CA1B" ns2:textId="77777777" w:rsidR="00C250B4" w:rsidRPr="00063B5C" w:rsidRDefault="00C250B4" w:rsidP="00D85D68">
            <w:pPr>
              <w:pStyle w:val="TableCenter"/>
              <w:keepNext/>
              <w:rPr>
                <w:sz w:val="18"/>
                <w:szCs w:val="18"/>
              </w:rPr>
            </w:pPr>
            <w:r>
              <w:rPr>
                <w:sz w:val="18"/>
                <w:szCs w:val="18"/>
              </w:rPr>
              <w:t>50</w:t>
            </w:r>
          </w:p>
        </w:tc>
        <w:tc>
          <w:tcPr>
            <w:tcW w:w="1157" w:type="dxa"/>
            <w:tcBorders>
              <w:top w:val="single" w:sz="4" w:space="0" w:color="auto"/>
              <w:left w:val="single" w:sz="4" w:space="0" w:color="auto"/>
              <w:bottom w:val="single" w:sz="4" w:space="0" w:color="auto"/>
              <w:right w:val="single" w:sz="4" w:space="0" w:color="auto"/>
            </w:tcBorders>
            <w:noWrap/>
            <w:hideMark/>
          </w:tcPr>
          <w:p ns2:paraId="06D450A5" ns2:textId="77777777" w:rsidR="00C250B4" w:rsidRPr="00063B5C" w:rsidRDefault="00C250B4" w:rsidP="00D85D68">
            <w:pPr>
              <w:pStyle w:val="TableCenter"/>
              <w:keepNext/>
              <w:rPr>
                <w:sz w:val="18"/>
                <w:szCs w:val="18"/>
              </w:rPr>
            </w:pPr>
            <w:r w:rsidRPr="00063B5C">
              <w:rPr>
                <w:sz w:val="18"/>
                <w:szCs w:val="18"/>
              </w:rPr>
              <w:t>AUC</w:t>
            </w:r>
            <w:r>
              <w:rPr>
                <w:sz w:val="18"/>
                <w:szCs w:val="18"/>
                <w:vertAlign w:val="subscript"/>
              </w:rPr>
              <w:t>last</w:t>
            </w:r>
          </w:p>
        </w:tc>
        <w:tc>
          <w:tcPr>
            <w:tcW w:w="1157" w:type="dxa"/>
            <w:tcBorders>
              <w:top w:val="single" w:sz="4" w:space="0" w:color="auto"/>
              <w:left w:val="single" w:sz="4" w:space="0" w:color="auto"/>
              <w:bottom w:val="single" w:sz="4" w:space="0" w:color="auto"/>
              <w:right w:val="single" w:sz="4" w:space="0" w:color="auto"/>
            </w:tcBorders>
            <w:noWrap/>
            <w:hideMark/>
          </w:tcPr>
          <w:p ns2:paraId="1A266D89" ns2:textId="77777777" w:rsidR="00C250B4" w:rsidRPr="00063B5C" w:rsidRDefault="00C250B4" w:rsidP="00D85D68">
            <w:pPr>
              <w:pStyle w:val="TableCenter"/>
              <w:keepNext/>
              <w:rPr>
                <w:sz w:val="18"/>
                <w:szCs w:val="18"/>
              </w:rPr>
            </w:pPr>
            <w:r>
              <w:rPr>
                <w:sz w:val="18"/>
                <w:szCs w:val="18"/>
              </w:rPr>
              <w:t>ng</w:t>
            </w:r>
            <w:r w:rsidRPr="00063B5C">
              <w:rPr>
                <w:sz w:val="18"/>
                <w:szCs w:val="18"/>
              </w:rPr>
              <w:t>*</w:t>
            </w:r>
            <w:r>
              <w:rPr>
                <w:sz w:val="18"/>
                <w:szCs w:val="18"/>
              </w:rPr>
              <w:t>h/mL</w:t>
            </w:r>
          </w:p>
        </w:tc>
        <w:tc>
          <w:tcPr>
            <w:tcW w:w="1996" w:type="dxa"/>
            <w:tcBorders>
              <w:top w:val="single" w:sz="4" w:space="0" w:color="auto"/>
              <w:left w:val="single" w:sz="4" w:space="0" w:color="auto"/>
              <w:bottom w:val="single" w:sz="4" w:space="0" w:color="auto"/>
              <w:right w:val="single" w:sz="4" w:space="0" w:color="auto"/>
            </w:tcBorders>
            <w:noWrap/>
          </w:tcPr>
          <w:p ns2:paraId="4F44DEF6" ns2:textId="77777777" w:rsidR="00C250B4" w:rsidRPr="00063B5C" w:rsidRDefault="00C250B4" w:rsidP="00D85D68">
            <w:pPr>
              <w:pStyle w:val="TableCenter"/>
              <w:keepNext/>
              <w:rPr>
                <w:sz w:val="18"/>
                <w:szCs w:val="18"/>
              </w:rPr>
            </w:pPr>
            <w:r>
              <w:rPr>
                <w:sz w:val="18"/>
                <w:szCs w:val="18"/>
              </w:rPr>
              <w:t>40.0</w:t>
            </w:r>
          </w:p>
        </w:tc>
        <w:tc>
          <w:tcPr>
            <w:tcW w:w="1997" w:type="dxa"/>
            <w:tcBorders>
              <w:top w:val="single" w:sz="4" w:space="0" w:color="auto"/>
              <w:left w:val="single" w:sz="4" w:space="0" w:color="auto"/>
              <w:bottom w:val="single" w:sz="4" w:space="0" w:color="auto"/>
              <w:right w:val="single" w:sz="4" w:space="0" w:color="auto"/>
            </w:tcBorders>
            <w:noWrap/>
          </w:tcPr>
          <w:p ns2:paraId="202A5411" ns2:textId="77777777" w:rsidR="00C250B4" w:rsidRPr="00063B5C" w:rsidRDefault="00C250B4" w:rsidP="00D85D68">
            <w:pPr>
              <w:pStyle w:val="TableCenter"/>
              <w:keepNext/>
              <w:rPr>
                <w:sz w:val="18"/>
                <w:szCs w:val="18"/>
              </w:rPr>
            </w:pPr>
            <w:r>
              <w:rPr>
                <w:sz w:val="18"/>
                <w:szCs w:val="18"/>
              </w:rPr>
              <w:t>4.77</w:t>
            </w:r>
          </w:p>
        </w:tc>
      </w:tr>
      <w:tr w:rsidR="00C250B4" w:rsidRPr="00063B5C" ns2:paraId="1D7B976C" ns2:textId="77777777" w:rsidTr="00D85D68">
        <w:trPr>
          <w:trHeight w:val="260"/>
          <w:jc w:val="center"/>
        </w:trPr>
        <w:tc>
          <w:tcPr>
            <w:tcW w:w="1344" w:type="dxa"/>
            <w:vMerge/>
            <w:tcBorders>
              <w:left w:val="single" w:sz="4" w:space="0" w:color="auto"/>
              <w:right w:val="single" w:sz="4" w:space="0" w:color="auto"/>
            </w:tcBorders>
          </w:tcPr>
          <w:p ns2:paraId="63E465D3" ns2:textId="77777777" w:rsidR="00C250B4" w:rsidRPr="00063B5C" w:rsidRDefault="00C250B4" w:rsidP="00D85D68">
            <w:pPr>
              <w:pStyle w:val="TableCenter"/>
              <w:keepNext/>
              <w:rPr>
                <w:sz w:val="18"/>
                <w:szCs w:val="18"/>
              </w:rPr>
            </w:pPr>
          </w:p>
        </w:tc>
        <w:tc>
          <w:tcPr>
            <w:tcW w:w="1344" w:type="dxa"/>
            <w:vMerge/>
            <w:tcBorders>
              <w:top w:val="single" w:sz="4" w:space="0" w:color="auto"/>
              <w:left w:val="single" w:sz="4" w:space="0" w:color="auto"/>
              <w:bottom w:val="single" w:sz="4" w:space="0" w:color="auto"/>
              <w:right w:val="single" w:sz="4" w:space="0" w:color="auto"/>
            </w:tcBorders>
            <w:noWrap/>
          </w:tcPr>
          <w:p ns2:paraId="4C233CE6" ns2:textId="77777777" w:rsidR="00C250B4" w:rsidRPr="00063B5C" w:rsidRDefault="00C250B4" w:rsidP="00D85D68">
            <w:pPr>
              <w:pStyle w:val="TableCenter"/>
              <w:keepNext/>
              <w:rPr>
                <w:sz w:val="18"/>
                <w:szCs w:val="18"/>
              </w:rPr>
            </w:pPr>
          </w:p>
        </w:tc>
        <w:tc>
          <w:tcPr>
            <w:tcW w:w="1157" w:type="dxa"/>
            <w:tcBorders>
              <w:top w:val="single" w:sz="4" w:space="0" w:color="auto"/>
              <w:left w:val="single" w:sz="4" w:space="0" w:color="auto"/>
              <w:bottom w:val="single" w:sz="4" w:space="0" w:color="auto"/>
              <w:right w:val="single" w:sz="4" w:space="0" w:color="auto"/>
            </w:tcBorders>
            <w:noWrap/>
          </w:tcPr>
          <w:p ns2:paraId="7EE416F2" ns2:textId="77777777" w:rsidR="00C250B4" w:rsidRPr="00063B5C" w:rsidRDefault="00C250B4" w:rsidP="00D85D68">
            <w:pPr>
              <w:pStyle w:val="TableCenter"/>
              <w:keepNext/>
              <w:rPr>
                <w:sz w:val="18"/>
                <w:szCs w:val="18"/>
              </w:rPr>
            </w:pPr>
            <w:r>
              <w:rPr>
                <w:sz w:val="18"/>
                <w:szCs w:val="18"/>
              </w:rPr>
              <w:t>C</w:t>
            </w:r>
            <w:r w:rsidRPr="001B0147">
              <w:rPr>
                <w:sz w:val="18"/>
                <w:szCs w:val="18"/>
                <w:vertAlign w:val="subscript"/>
              </w:rPr>
              <w:t>max</w:t>
            </w:r>
          </w:p>
        </w:tc>
        <w:tc>
          <w:tcPr>
            <w:tcW w:w="1157" w:type="dxa"/>
            <w:tcBorders>
              <w:top w:val="single" w:sz="4" w:space="0" w:color="auto"/>
              <w:left w:val="single" w:sz="4" w:space="0" w:color="auto"/>
              <w:bottom w:val="single" w:sz="4" w:space="0" w:color="auto"/>
              <w:right w:val="single" w:sz="4" w:space="0" w:color="auto"/>
            </w:tcBorders>
            <w:noWrap/>
          </w:tcPr>
          <w:p ns2:paraId="0F51487D" ns2:textId="77777777" w:rsidR="00C250B4" w:rsidRPr="00063B5C" w:rsidRDefault="00C250B4" w:rsidP="00D85D68">
            <w:pPr>
              <w:pStyle w:val="TableCenter"/>
              <w:keepNext/>
              <w:rPr>
                <w:sz w:val="18"/>
                <w:szCs w:val="18"/>
              </w:rPr>
            </w:pPr>
            <w:r>
              <w:rPr>
                <w:sz w:val="18"/>
                <w:szCs w:val="18"/>
              </w:rPr>
              <w:t>ng/mL</w:t>
            </w:r>
          </w:p>
        </w:tc>
        <w:tc>
          <w:tcPr>
            <w:tcW w:w="1996" w:type="dxa"/>
            <w:tcBorders>
              <w:top w:val="single" w:sz="4" w:space="0" w:color="auto"/>
              <w:left w:val="single" w:sz="4" w:space="0" w:color="auto"/>
              <w:bottom w:val="single" w:sz="4" w:space="0" w:color="auto"/>
              <w:right w:val="single" w:sz="4" w:space="0" w:color="auto"/>
            </w:tcBorders>
            <w:noWrap/>
          </w:tcPr>
          <w:p ns2:paraId="3C569F94" ns2:textId="77777777" w:rsidR="00C250B4" w:rsidRPr="00063B5C" w:rsidRDefault="00C250B4" w:rsidP="00D85D68">
            <w:pPr>
              <w:pStyle w:val="TableCenter"/>
              <w:keepNext/>
              <w:rPr>
                <w:sz w:val="18"/>
                <w:szCs w:val="18"/>
              </w:rPr>
            </w:pPr>
            <w:r>
              <w:rPr>
                <w:sz w:val="18"/>
                <w:szCs w:val="18"/>
              </w:rPr>
              <w:t>42.3</w:t>
            </w:r>
          </w:p>
        </w:tc>
        <w:tc>
          <w:tcPr>
            <w:tcW w:w="1997" w:type="dxa"/>
            <w:tcBorders>
              <w:top w:val="single" w:sz="4" w:space="0" w:color="auto"/>
              <w:left w:val="single" w:sz="4" w:space="0" w:color="auto"/>
              <w:bottom w:val="single" w:sz="4" w:space="0" w:color="auto"/>
              <w:right w:val="single" w:sz="4" w:space="0" w:color="auto"/>
            </w:tcBorders>
            <w:noWrap/>
          </w:tcPr>
          <w:p ns2:paraId="6234C522" ns2:textId="77777777" w:rsidR="00C250B4" w:rsidRPr="00063B5C" w:rsidRDefault="00C250B4" w:rsidP="00D85D68">
            <w:pPr>
              <w:pStyle w:val="TableCenter"/>
              <w:keepNext/>
              <w:rPr>
                <w:sz w:val="18"/>
                <w:szCs w:val="18"/>
              </w:rPr>
            </w:pPr>
            <w:r>
              <w:rPr>
                <w:sz w:val="18"/>
                <w:szCs w:val="18"/>
              </w:rPr>
              <w:t>7.47</w:t>
            </w:r>
          </w:p>
        </w:tc>
      </w:tr>
      <w:tr w:rsidR="00C250B4" ns2:paraId="7E9670A9" ns2:textId="77777777" w:rsidTr="00F67214">
        <w:trPr>
          <w:jc w:val="center"/>
        </w:trPr>
        <w:tc>
          <w:tcPr>
            <w:tcW w:w="1344" w:type="dxa"/>
            <w:vMerge/>
            <w:tcBorders>
              <w:left w:val="single" w:sz="4" w:space="0" w:color="auto"/>
              <w:bottom w:val="single" w:sz="4" w:space="0" w:color="auto"/>
              <w:right w:val="single" w:sz="4" w:space="0" w:color="auto"/>
            </w:tcBorders>
          </w:tcPr>
          <w:p ns2:paraId="296CDD8E" ns2:textId="77777777" w:rsidR="00C250B4" w:rsidRPr="00063B5C" w:rsidRDefault="00C250B4" w:rsidP="00D85D68">
            <w:pPr>
              <w:pStyle w:val="TableCenter"/>
              <w:rPr>
                <w:sz w:val="18"/>
                <w:szCs w:val="18"/>
              </w:rPr>
            </w:pPr>
          </w:p>
        </w:tc>
        <w:tc>
          <w:tcPr>
            <w:tcW w:w="1344" w:type="dxa"/>
            <w:vMerge/>
            <w:tcBorders>
              <w:top w:val="single" w:sz="4" w:space="0" w:color="auto"/>
              <w:left w:val="single" w:sz="4" w:space="0" w:color="auto"/>
              <w:bottom w:val="single" w:sz="4" w:space="0" w:color="auto"/>
              <w:right w:val="single" w:sz="4" w:space="0" w:color="auto"/>
            </w:tcBorders>
            <w:noWrap/>
          </w:tcPr>
          <w:p ns2:paraId="507C69D3" ns2:textId="77777777" w:rsidR="00C250B4" w:rsidRPr="00063B5C" w:rsidRDefault="00C250B4" w:rsidP="00D85D68">
            <w:pPr>
              <w:pStyle w:val="TableCenter"/>
              <w:rPr>
                <w:sz w:val="18"/>
                <w:szCs w:val="18"/>
              </w:rPr>
            </w:pPr>
          </w:p>
        </w:tc>
        <w:tc>
          <w:tcPr>
            <w:tcW w:w="1157" w:type="dxa"/>
            <w:tcBorders>
              <w:top w:val="single" w:sz="4" w:space="0" w:color="auto"/>
              <w:left w:val="single" w:sz="4" w:space="0" w:color="auto"/>
              <w:bottom w:val="single" w:sz="4" w:space="0" w:color="auto"/>
              <w:right w:val="single" w:sz="4" w:space="0" w:color="auto"/>
            </w:tcBorders>
            <w:noWrap/>
          </w:tcPr>
          <w:p ns2:paraId="4FF4AA4E" ns2:textId="77777777" w:rsidR="00C250B4" w:rsidRPr="00063B5C" w:rsidRDefault="00C250B4" w:rsidP="00D85D68">
            <w:pPr>
              <w:pStyle w:val="TableCenter"/>
              <w:rPr>
                <w:sz w:val="18"/>
                <w:szCs w:val="18"/>
              </w:rPr>
            </w:pPr>
            <w:r w:rsidRPr="00D02326">
              <w:rPr>
                <w:sz w:val="18"/>
                <w:szCs w:val="18"/>
              </w:rPr>
              <w:t>T</w:t>
            </w:r>
            <w:r w:rsidRPr="00D02326">
              <w:rPr>
                <w:sz w:val="18"/>
                <w:szCs w:val="18"/>
                <w:vertAlign w:val="subscript"/>
              </w:rPr>
              <w:t>max</w:t>
            </w:r>
          </w:p>
        </w:tc>
        <w:tc>
          <w:tcPr>
            <w:tcW w:w="1157" w:type="dxa"/>
            <w:tcBorders>
              <w:top w:val="single" w:sz="4" w:space="0" w:color="auto"/>
              <w:left w:val="single" w:sz="4" w:space="0" w:color="auto"/>
              <w:bottom w:val="single" w:sz="4" w:space="0" w:color="auto"/>
              <w:right w:val="single" w:sz="4" w:space="0" w:color="auto"/>
            </w:tcBorders>
            <w:noWrap/>
          </w:tcPr>
          <w:p ns2:paraId="78364654" ns2:textId="77777777" w:rsidR="00C250B4" w:rsidRPr="00063B5C" w:rsidRDefault="00C250B4" w:rsidP="00D85D68">
            <w:pPr>
              <w:pStyle w:val="TableCenter"/>
              <w:rPr>
                <w:sz w:val="18"/>
                <w:szCs w:val="18"/>
              </w:rPr>
            </w:pPr>
            <w:r>
              <w:rPr>
                <w:sz w:val="18"/>
                <w:szCs w:val="18"/>
              </w:rPr>
              <w:t>h</w:t>
            </w:r>
          </w:p>
        </w:tc>
        <w:tc>
          <w:tcPr>
            <w:tcW w:w="1996" w:type="dxa"/>
            <w:tcBorders>
              <w:top w:val="single" w:sz="4" w:space="0" w:color="auto"/>
              <w:left w:val="single" w:sz="4" w:space="0" w:color="auto"/>
              <w:bottom w:val="single" w:sz="4" w:space="0" w:color="auto"/>
              <w:right w:val="single" w:sz="4" w:space="0" w:color="auto"/>
            </w:tcBorders>
            <w:noWrap/>
          </w:tcPr>
          <w:p ns2:paraId="5534F61B" ns2:textId="77777777" w:rsidR="00C250B4" w:rsidRDefault="00C250B4" w:rsidP="00D85D68">
            <w:pPr>
              <w:pStyle w:val="TableCenter"/>
              <w:rPr>
                <w:sz w:val="18"/>
                <w:szCs w:val="18"/>
              </w:rPr>
            </w:pPr>
            <w:r>
              <w:rPr>
                <w:sz w:val="18"/>
                <w:szCs w:val="18"/>
              </w:rPr>
              <w:t>0.033</w:t>
            </w:r>
          </w:p>
        </w:tc>
        <w:tc>
          <w:tcPr>
            <w:tcW w:w="1997" w:type="dxa"/>
            <w:tcBorders>
              <w:top w:val="single" w:sz="4" w:space="0" w:color="auto"/>
              <w:left w:val="single" w:sz="4" w:space="0" w:color="auto"/>
              <w:bottom w:val="single" w:sz="4" w:space="0" w:color="auto"/>
              <w:right w:val="single" w:sz="4" w:space="0" w:color="auto"/>
            </w:tcBorders>
            <w:noWrap/>
          </w:tcPr>
          <w:p ns2:paraId="6BD251BB" ns2:textId="77777777" w:rsidR="00C250B4" w:rsidRDefault="00C250B4" w:rsidP="00D85D68">
            <w:pPr>
              <w:pStyle w:val="TableCenter"/>
              <w:rPr>
                <w:sz w:val="18"/>
                <w:szCs w:val="18"/>
              </w:rPr>
            </w:pPr>
            <w:r>
              <w:rPr>
                <w:sz w:val="18"/>
                <w:szCs w:val="18"/>
              </w:rPr>
              <w:t>NC</w:t>
            </w:r>
          </w:p>
        </w:tc>
      </w:tr>
      <w:tr w:rsidR="00C250B4" w:rsidRPr="00063B5C" ns2:paraId="2C04E3C8" ns2:textId="77777777" w:rsidTr="00F67214">
        <w:trPr>
          <w:trHeight w:val="260"/>
          <w:jc w:val="center"/>
        </w:trPr>
        <w:tc>
          <w:tcPr>
            <w:tcW w:w="8995" w:type="dxa"/>
            <w:gridSpan w:val="6"/>
            <w:tcBorders>
              <w:top w:val="single" w:sz="4" w:space="0" w:color="auto"/>
              <w:left w:val="single" w:sz="4" w:space="0" w:color="auto"/>
              <w:bottom w:val="single" w:sz="4" w:space="0" w:color="auto"/>
              <w:right w:val="single" w:sz="4" w:space="0" w:color="auto"/>
            </w:tcBorders>
          </w:tcPr>
          <w:p ns2:paraId="6C6CFBCD" ns2:textId="1782D35B" w:rsidR="00C250B4" w:rsidRPr="001B0147" w:rsidRDefault="00C250B4" w:rsidP="00F67214">
            <w:pPr>
              <w:pStyle w:val="TableFootnoteSymbol"/>
              <w:keepNext/>
              <w:tabs>
                <w:tab w:val="clear" w:pos="0"/>
              </w:tabs>
              <w:ind w:left="57"/>
            </w:pPr>
            <w:r w:rsidRPr="001B0147">
              <w:t>AUC</w:t>
            </w:r>
            <w:r w:rsidRPr="001B0147">
              <w:rPr>
                <w:vertAlign w:val="subscript"/>
              </w:rPr>
              <w:t>last</w:t>
            </w:r>
            <w:r w:rsidRPr="001B0147">
              <w:t>=area under the concentration-time curve from time 0 to time with last quantifiable concentration</w:t>
            </w:r>
            <w:r>
              <w:t xml:space="preserve"> </w:t>
            </w:r>
            <w:r>
              <w:rPr>
                <w:szCs w:val="18"/>
                <w:lang w:val="en-GB"/>
              </w:rPr>
              <w:t>in 8 hours postdose</w:t>
            </w:r>
            <w:r w:rsidRPr="001B0147">
              <w:t>; C</w:t>
            </w:r>
            <w:r w:rsidRPr="001B0147">
              <w:rPr>
                <w:vertAlign w:val="subscript"/>
              </w:rPr>
              <w:t>max</w:t>
            </w:r>
            <w:r w:rsidRPr="001B0147">
              <w:t xml:space="preserve">=observed maximum concentration; </w:t>
            </w:r>
            <w:r>
              <w:rPr>
                <w:szCs w:val="18"/>
              </w:rPr>
              <w:t xml:space="preserve">h=hour(s); IV=intravenous(ly); </w:t>
            </w:r>
            <w:r w:rsidRPr="001B0147">
              <w:t>SD=</w:t>
            </w:r>
            <w:r>
              <w:t>s</w:t>
            </w:r>
            <w:r w:rsidRPr="001B0147">
              <w:t xml:space="preserve">tandard </w:t>
            </w:r>
            <w:r>
              <w:t>deviation</w:t>
            </w:r>
            <w:r w:rsidRPr="001B0147">
              <w:t xml:space="preserve">; </w:t>
            </w:r>
            <w:r>
              <w:t xml:space="preserve">TK=toxicokinetics; </w:t>
            </w:r>
            <w:r w:rsidRPr="001B0147">
              <w:t>T</w:t>
            </w:r>
            <w:r w:rsidRPr="001B0147">
              <w:rPr>
                <w:vertAlign w:val="subscript"/>
              </w:rPr>
              <w:t>max</w:t>
            </w:r>
            <w:r w:rsidRPr="001B0147">
              <w:t>=time to reach maximum concentration.</w:t>
            </w:r>
          </w:p>
        </w:tc>
      </w:tr>
    </w:tbl>
    <w:p ns2:paraId="569B584F" ns2:textId="77777777" w:rsidR="00C250B4" w:rsidRDefault="00C250B4" w:rsidP="00643BC5">
      <w:pPr>
        <w:pStyle w:val="ListEnd"/>
      </w:pPr>
    </w:p>
    <w:p ns2:paraId="7398499B" ns2:textId="6186171C" w:rsidR="00113C84" w:rsidRDefault="00113C84" w:rsidP="00113C84">
      <w:pPr>
        <w:pStyle w:val="Paragraph"/>
      </w:pPr>
      <w:del w:id="8389" w:author="GoldenCorpusHarness" w:date="2026-03-28T21:57:55Z">
        <w:r>
          <w:delText>In conclusion, when pregnant female SD rats were IV injected with KL610023 at 5, 25, and 50 μg/kg once daily from GD 6 to 17, maternal toxicity included clinical signs and reductions in body weight and food consumption at 25 and 50 μg/kg and mortality at 50 μg/kg, and developmental toxicity included fetal growth delays, fetal external, visceral, and skeletal malformations and skeletal variations at 25 and 50 μg/kg and increased postimplantation loss at 50 μg/kg. Therefore, the NOAEL for maternal and developmental toxicity was 5 μg/kg (under which AUClast of plasma KL610023 was 3.85 ng/mL*h in pregnant rats on GD 17).</w:delText>
        </w:r>
      </w:del>
    </w:p>
    <w:p ns2:paraId="339FA1EA" ns2:textId="77777777" w:rsidR="00553CA4" w:rsidRPr="00CE6126" w:rsidRDefault="00553CA4" w:rsidP="00553CA4">
      <w:pPr>
        <w:pStyle w:val="Heading3"/>
        <w:tabs>
          <w:tab w:val="clear" w:pos="965"/>
          <w:tab w:val="left" w:pos="960"/>
        </w:tabs>
        <w:ind w:left="960" w:hanging="960"/>
      </w:pPr>
      <w:del w:id="8390" w:author="GoldenCorpusHarness" w:date="2026-03-28T21:57:55Z">
        <w:r>
          <w:delText>Local Tolerance Studies</w:delText>
        </w:r>
      </w:del>
    </w:p>
    <w:p ns2:paraId="756AD33D" ns2:textId="1384131E" w:rsidR="00553CA4" w:rsidRDefault="00553CA4" w:rsidP="00553CA4">
      <w:pPr>
        <w:pStyle w:val="Paragraph"/>
      </w:pPr>
      <w:ins w:id="8391" w:author="GoldenCorpusHarness" w:date="2026-03-28T21:57:55Z">
        <w:r>
          <w:t xml:space="preserve">KL610023 </w:t>
        </w:r>
      </w:ins>
      <w:r>
        <w:t>T</w:t>
      </w:r>
      <w:del w:id="8392" w:author="GoldenCorpusHarness" w:date="2026-03-28T21:57:55Z">
        <w:r>
          <w:delText>h</w:delText>
        </w:r>
      </w:del>
      <w:ins w:id="8393" w:author="GoldenCorpusHarness" w:date="2026-03-28T21:57:55Z">
        <w:r>
          <w:t>K param</w:t>
        </w:r>
      </w:ins>
      <w:r>
        <w:t>e</w:t>
      </w:r>
      <w:del w:id="8394" w:author="GoldenCorpusHarness" w:date="2026-03-28T21:57:55Z">
        <w:r>
          <w:delText xml:space="preserve"> local </w:delText>
        </w:r>
      </w:del>
      <w:r>
        <w:t>t</w:t>
      </w:r>
      <w:del w:id="8395" w:author="GoldenCorpusHarness" w:date="2026-03-28T21:57:55Z">
        <w:r>
          <w:delText>ol</w:delText>
        </w:r>
      </w:del>
      <w:r>
        <w:t>er</w:t>
      </w:r>
      <w:del w:id="8396" w:author="GoldenCorpusHarness" w:date="2026-03-28T21:57:55Z">
        <w:r>
          <w:delText>ance for IV administration of sac-TMT wa</w:delText>
        </w:r>
      </w:del>
      <w:r>
        <w:t>s a</w:t>
      </w:r>
      <w:del w:id="8397" w:author="GoldenCorpusHarness" w:date="2026-03-28T21:57:55Z">
        <w:r>
          <w:delText>s</w:delText>
        </w:r>
      </w:del>
      <w:ins w:id="8398" w:author="GoldenCorpusHarness" w:date="2026-03-28T21:57:55Z">
        <w:r>
          <w:t>re pre</w:t>
        </w:r>
      </w:ins>
      <w:r>
        <w:t>se</w:t>
      </w:r>
      <w:del w:id="8399" w:author="GoldenCorpusHarness" w:date="2026-03-28T21:57:55Z">
        <w:r>
          <w:delText>ss</w:delText>
        </w:r>
      </w:del>
      <w:ins w:id="8400" w:author="GoldenCorpusHarness" w:date="2026-03-28T21:57:55Z">
        <w:r>
          <w:t>nt</w:t>
        </w:r>
      </w:ins>
      <w:r>
        <w:t xml:space="preserve">ed in </w:t>
      </w:r>
      <w:del w:id="8401" w:author="GoldenCorpusHarness" w:date="2026-03-28T21:57:55Z">
        <w:r>
          <w:delText xml:space="preserve">the 7- and 14-week GLP repeat-dose toxicity studies in cynomolgus monkeys at doses up to 75 mg/kg </w:delText>
        </w:r>
      </w:del>
      <w:r>
        <w:t>[</w:t>
      </w:r>
      <w:del w:id="8402" w:author="GoldenCorpusHarness" w:date="2026-03-28T21:57:55Z">
        <w:r>
          <w:delText>Sec. 4.3.2.1]. Black discoloration, exuvium, damage or sc</w:delText>
        </w:r>
      </w:del>
      <w:ins w:id="8403" w:author="GoldenCorpusHarness" w:date="2026-03-28T21:57:55Z">
        <w:r>
          <w:t>T</w:t>
        </w:r>
      </w:ins>
      <w:r>
        <w:t>ab</w:t>
      </w:r>
      <w:del w:id="8404" w:author="GoldenCorpusHarness" w:date="2026-03-28T21:57:55Z">
        <w:r>
          <w:delText>s on the skin at the injection sites with histopathology findings of epidermal pigmentation and/or hair follic</w:delText>
        </w:r>
      </w:del>
      <w:r>
        <w:t xml:space="preserve">le </w:t>
      </w:r>
      <w:del w:id="8405" w:author="GoldenCorpusHarness" w:date="2026-03-28T21:57:55Z">
        <w:r>
          <w:delText>atrophy were observed in cynomolgus monkeys dosed with sac-TMT in both 7-week (25 to 75 mg/kg q2w for 4 doses total with a concentration of 2</w:delText>
        </w:r>
      </w:del>
      <w:ins w:id="8406" w:author="GoldenCorpusHarness" w:date="2026-03-28T21:57:55Z">
        <w:r>
          <w:t>9]</w:t>
        </w:r>
      </w:ins>
      <w:r>
        <w:t>.</w:t>
      </w:r>
      <w:del w:id="8407" w:author="GoldenCorpusHarness" w:date="2026-03-28T21:57:55Z">
        <w:r>
          <w:delText>5 to 7.5 mg/mL) and 14-week repeated dose (10 to 50 mg/kg q2w for 8 doses total with a concentration of 1 to 5 mg/mL) toxicity studies.</w:delText>
        </w:r>
      </w:del>
    </w:p>
    <w:p ns2:paraId="48E48AD5" ns2:textId="2FF6C277" w:rsidR="004E574B" w:rsidRDefault="00522785" w:rsidP="00BB4BAC">
      <w:pPr>
        <w:pStyle w:val="Paragraph"/>
      </w:pPr>
      <w:r>
        <w:t>T</w:t>
      </w:r>
      <w:del w:id="8408" w:author="GoldenCorpusHarness" w:date="2026-03-28T21:57:55Z">
        <w:r>
          <w:delText>h</w:delText>
        </w:r>
      </w:del>
      <w:ins w:id="8409" w:author="GoldenCorpusHarness" w:date="2026-03-28T21:57:55Z">
        <w:r>
          <w:t>abl</w:t>
        </w:r>
      </w:ins>
      <w:r>
        <w:t xml:space="preserve">e </w:t>
      </w:r>
      <w:ins w:id="8410" w:author="GoldenCorpusHarness" w:date="2026-03-28T21:57:55Z">
        <w:r>
          <w:t>9Mean KL610023 TK Parameters in Monkeys Fol</w:t>
        </w:r>
      </w:ins>
      <w:r>
        <w:t>lo</w:t>
      </w:r>
      <w:del w:id="8411" w:author="GoldenCorpusHarness" w:date="2026-03-28T21:57:55Z">
        <w:r>
          <w:delText>cal tolera</w:delText>
        </w:r>
      </w:del>
      <w:ins w:id="8412" w:author="GoldenCorpusHarness" w:date="2026-03-28T21:57:55Z">
        <w:r>
          <w:t>wi</w:t>
        </w:r>
      </w:ins>
      <w:r>
        <w:t>n</w:t>
      </w:r>
      <w:del w:id="8413" w:author="GoldenCorpusHarness" w:date="2026-03-28T21:57:55Z">
        <w:r>
          <w:delText>ce for</w:delText>
        </w:r>
      </w:del>
      <w:ins w:id="8414" w:author="GoldenCorpusHarness" w:date="2026-03-28T21:57:55Z">
        <w:r>
          <w:t>g</w:t>
        </w:r>
      </w:ins>
      <w:r>
        <w:t xml:space="preserve"> I</w:t>
      </w:r>
      <w:del w:id="8415" w:author="GoldenCorpusHarness" w:date="2026-03-28T21:57:55Z">
        <w:r>
          <w:delText>-</w:delText>
        </w:r>
      </w:del>
      <w:r>
        <w:t>V</w:t>
      </w:r>
      <w:del w:id="8416" w:author="GoldenCorpusHarness" w:date="2026-03-28T21:57:55Z">
        <w:r>
          <w:delText>ESIC</w:delText>
        </w:r>
      </w:del>
      <w:r>
        <w:t xml:space="preserve"> </w:t>
      </w:r>
      <w:del w:id="8417" w:author="GoldenCorpusHarness" w:date="2026-03-28T21:57:55Z">
        <w:r>
          <w:delText>adm</w:delText>
        </w:r>
      </w:del>
      <w:ins w:id="8418" w:author="GoldenCorpusHarness" w:date="2026-03-28T21:57:55Z">
        <w:r>
          <w:t>Dos</w:t>
        </w:r>
      </w:ins>
      <w:r>
        <w:t>in</w:t>
      </w:r>
      <w:del w:id="8419" w:author="GoldenCorpusHarness" w:date="2026-03-28T21:57:55Z">
        <w:r>
          <w:delText>istration</w:delText>
        </w:r>
      </w:del>
      <w:ins w:id="8420" w:author="GoldenCorpusHarness" w:date="2026-03-28T21:57:55Z">
        <w:r>
          <w:t>g</w:t>
        </w:r>
      </w:ins>
      <w:r>
        <w:t xml:space="preserve"> of </w:t>
      </w:r>
      <w:del w:id="8421" w:author="GoldenCorpusHarness" w:date="2026-03-28T21:57:55Z">
        <w:r>
          <w:delText>s</w:delText>
        </w:r>
      </w:del>
      <w:ins w:id="8422" w:author="GoldenCorpusHarness" w:date="2026-03-28T21:57:55Z">
        <w:r>
          <w:t>S</w:t>
        </w:r>
      </w:ins>
      <w:r>
        <w:t>ac</w:t>
      </w:r>
      <w:del w:id="8423" w:author="GoldenCorpusHarness" w:date="2026-03-28T21:57:55Z">
        <w:r>
          <w:delText>-</w:delText>
        </w:r>
      </w:del>
      <w:r>
        <w:t xml:space="preserve">TMT </w:t>
      </w:r>
      <w:del w:id="8424" w:author="GoldenCorpusHarness" w:date="2026-03-28T21:57:55Z">
        <w:r>
          <w:delText>was</w:delText>
        </w:r>
      </w:del>
      <w:ins w:id="8425" w:author="GoldenCorpusHarness" w:date="2026-03-28T21:57:55Z">
        <w:r>
          <w:t>(TT</w:t>
        </w:r>
      </w:ins>
      <w:r>
        <w:t xml:space="preserve"> </w:t>
      </w:r>
      <w:del w:id="8426" w:author="GoldenCorpusHarness" w:date="2026-03-28T21:57:55Z">
        <w:r>
          <w:delText>assessed</w:delText>
        </w:r>
      </w:del>
      <w:ins w:id="8427" w:author="GoldenCorpusHarness" w:date="2026-03-28T21:57:55Z">
        <w:r>
          <w:t>#207844</w:t>
        </w:r>
      </w:ins>
      <w:r>
        <w:t xml:space="preserve"> </w:t>
      </w:r>
      <w:del w:id="8428" w:author="GoldenCorpusHarness" w:date="2026-03-28T21:57:55Z">
        <w:r>
          <w:delText>in TROP2 KI C57BL</w:delText>
        </w:r>
      </w:del>
      <w:r>
        <w:t>/</w:t>
      </w:r>
      <w:del w:id="8429" w:author="GoldenCorpusHarness" w:date="2026-03-28T21:57:55Z">
        <w:r>
          <w:delText>6 mice.</w:delText>
        </w:r>
      </w:del>
      <w:r>
        <w:t xml:space="preserve"> A</w:t>
      </w:r>
      <w:del w:id="8430" w:author="GoldenCorpusHarness" w:date="2026-03-28T21:57:55Z">
        <w:r>
          <w:delText xml:space="preserve">s discussed below in [Sec. 4.3.6.1]), no toxicologically important changes were identified in urinary bladder up to </w:delText>
        </w:r>
      </w:del>
      <w:r>
        <w:t>20</w:t>
      </w:r>
      <w:del w:id="8431" w:author="GoldenCorpusHarness" w:date="2026-03-28T21:57:55Z">
        <w:r>
          <w:delText xml:space="preserve"> mg/mL sac</w:delText>
        </w:r>
      </w:del>
      <w:ins w:id="8432" w:author="GoldenCorpusHarness" w:date="2026-03-28T21:57:55Z">
        <w:r>
          <w:t>20217</w:t>
        </w:r>
      </w:ins>
      <w:r>
        <w:t>-T</w:t>
      </w:r>
      <w:del w:id="8433" w:author="GoldenCorpusHarness" w:date="2026-03-28T21:57:55Z">
        <w:r>
          <w:delText>MT administered twice weekly for 6 doses.</w:delText>
        </w:r>
      </w:del>
      <w:ins w:id="8434" w:author="GoldenCorpusHarness" w:date="2026-03-28T21:57:55Z">
        <w:r>
          <w:t>014-01)</w:t>
        </w:r>
      </w:ins>
    </w:p>
    <w:p ns2:paraId="07C07A91" ns2:textId="5A542602" w:rsidR="00BB4BAC" w:rsidRDefault="00626757" w:rsidP="00B24627">
      <w:pPr>
        <w:pStyle w:val="Heading4"/>
      </w:pPr>
      <w:bookmarkStart w:id="180" w:name="_Ref175133331"/>
      <w:bookmarkStart w:id="181" w:name="_Toc180399900"/>
      <w:r>
        <w:t>S</w:t>
      </w:r>
      <w:r w:rsidR="004E574B" w:rsidRPr="004E574B">
        <w:t xml:space="preserve">ac-TMT: Three-Week Local Intravesical Tolerability Study in Female Mice </w:t>
      </w:r>
      <w:r w:rsidR="0073329F">
        <w:t>(</w:t>
      </w:r>
      <w:r w:rsidR="004E574B" w:rsidRPr="004E574B">
        <w:t>TT #24</w:t>
      </w:r>
      <w:r w:rsidR="004E574B">
        <w:noBreakHyphen/>
      </w:r>
      <w:r w:rsidR="004E574B" w:rsidRPr="004E574B">
        <w:t>1023)</w:t>
      </w:r>
      <w:bookmarkEnd w:id="180"/>
      <w:bookmarkEnd w:id="181"/>
    </w:p>
    <w:p ns2:paraId="34CEB7FA" ns2:textId="4CD7F7EA" w:rsidR="004E574B" w:rsidRDefault="004E574B" w:rsidP="004E574B">
      <w:pPr>
        <w:pStyle w:val="Paragraph"/>
      </w:pPr>
      <w:del w:id="8435" w:author="GoldenCorpusHarness" w:date="2026-03-28T21:57:55Z">
        <w:r>
          <w:delText>The objective of this study was to determine the local tolerability of MK-2870 when administered into the urinary bladder of female mice twice weekly for 6 doses.</w:delText>
        </w:r>
      </w:del>
    </w:p>
    <w:p ns2:paraId="7974BFD1" ns2:textId="2B690A65" w:rsidR="004E574B" w:rsidRDefault="004E574B" w:rsidP="004E574B">
      <w:pPr>
        <w:pStyle w:val="Paragraph"/>
      </w:pPr>
      <w:del w:id="8436" w:author="GoldenCorpusHarness" w:date="2026-03-28T21:57:55Z">
        <w:r>
          <w:delText>T</w:delText>
        </w:r>
      </w:del>
      <w:ins w:id="8437" w:author="GoldenCorpusHarness" w:date="2026-03-28T21:57:55Z">
        <w:r>
          <w:t>Cynomolgus monkeys were administered sac-TMT via IV injection q2w for 14 consecutive weeks (total of 8 doses) at 10, 25, and 50 mg/kg/dose wit</w:t>
        </w:r>
      </w:ins>
      <w:r>
        <w:t>h</w:t>
      </w:r>
      <w:del w:id="8438" w:author="GoldenCorpusHarness" w:date="2026-03-28T21:57:55Z">
        <w:r>
          <w:delText>e s</w:delText>
        </w:r>
      </w:del>
      <w:ins w:id="8439" w:author="GoldenCorpusHarness" w:date="2026-03-28T21:57:55Z">
        <w:r>
          <w:t xml:space="preserve"> TK assessments on S</w:t>
        </w:r>
      </w:ins>
      <w:r>
        <w:t xml:space="preserve">tudy </w:t>
      </w:r>
      <w:del w:id="8440" w:author="GoldenCorpusHarness" w:date="2026-03-28T21:57:55Z">
        <w:r>
          <w:delText>fo</w:delText>
        </w:r>
      </w:del>
      <w:ins w:id="8441" w:author="GoldenCorpusHarness" w:date="2026-03-28T21:57:55Z">
        <w:r>
          <w:t>Day 1 and 85 (after seventh dose). Mean AUC</w:t>
        </w:r>
      </w:ins>
      <w:r>
        <w:t>l</w:t>
      </w:r>
      <w:del w:id="8442" w:author="GoldenCorpusHarness" w:date="2026-03-28T21:57:55Z">
        <w:r>
          <w:delText>lowed an exploratory study (TT #24-38</w:delText>
        </w:r>
      </w:del>
      <w:ins w:id="8443" w:author="GoldenCorpusHarness" w:date="2026-03-28T21:57:55Z">
        <w:r>
          <w:t>ast of sac-TMT-ADC, sac-TMT-TAb and KL61</w:t>
        </w:r>
      </w:ins>
      <w:r>
        <w:t>0</w:t>
      </w:r>
      <w:del w:id="8444" w:author="GoldenCorpusHarness" w:date="2026-03-28T21:57:55Z">
        <w:r>
          <w:delText>1, Appendix 2 of pd</w:delText>
        </w:r>
      </w:del>
      <w:r>
        <w:t>023</w:t>
      </w:r>
      <w:del w:id="8445" w:author="GoldenCorpusHarness" w:date="2026-03-28T21:57:55Z">
        <w:r>
          <w:delText>mk2870 furt</w:delText>
        </w:r>
      </w:del>
      <w:ins w:id="8446" w:author="GoldenCorpusHarness" w:date="2026-03-28T21:57:55Z">
        <w:r>
          <w:t xml:space="preserve"> in serum s</w:t>
        </w:r>
      </w:ins>
      <w:r>
        <w:t>h</w:t>
      </w:r>
      <w:del w:id="8447" w:author="GoldenCorpusHarness" w:date="2026-03-28T21:57:55Z">
        <w:r>
          <w:delText>er discussed in [Sec</w:delText>
        </w:r>
      </w:del>
      <w:ins w:id="8448" w:author="GoldenCorpusHarness" w:date="2026-03-28T21:57:55Z">
        <w:r>
          <w:t>owed no substantive or no consistent sex difference</w:t>
        </w:r>
      </w:ins>
      <w:r>
        <w:t>.</w:t>
      </w:r>
      <w:del w:id="8449" w:author="GoldenCorpusHarness" w:date="2026-03-28T21:57:55Z">
        <w:r>
          <w:delText xml:space="preserve"> 4.1.1.2.7] and briefly detailed in [Table 5]) in which sac-TMT-related histomorphologic changes were limited to minimal increased mitotic figures present in the epithelium of the urinary bladder of WT and TROP2 KI mice treated with sac-TMT. In addition, non-test article-related minimal perivascular lymphocytic infiltrates were present in the submucosa of the urinary bladder in mice from all groups at a similar incidence and severity. The latter finding is considered procedure-related (eg, urinary bladder catheterization) and not attributed to sac-TMT.</w:delText>
        </w:r>
      </w:del>
    </w:p>
    <w:p ns2:paraId="73838B56" ns2:textId="5EB7C9D7" w:rsidR="00BC6107" w:rsidRDefault="004E574B" w:rsidP="00BC6107">
      <w:pPr>
        <w:pStyle w:val="Paragraph"/>
      </w:pPr>
      <w:del w:id="8450" w:author="GoldenCorpusHarness" w:date="2026-03-28T21:57:55Z">
        <w:r>
          <w:delText>In this GLP study, B-hTR</w:delText>
        </w:r>
      </w:del>
      <w:r>
        <w:t>O</w:t>
      </w:r>
      <w:del w:id="8451" w:author="GoldenCorpusHarness" w:date="2026-03-28T21:57:55Z">
        <w:r>
          <w:delText>P2 [C57BL/6-Tacstd2tm1(TAC</w:delText>
        </w:r>
      </w:del>
      <w:ins w:id="8452" w:author="GoldenCorpusHarness" w:date="2026-03-28T21:57:55Z">
        <w:r>
          <w:t xml:space="preserve">n </w:t>
        </w:r>
      </w:ins>
      <w:r>
        <w:t>S</w:t>
      </w:r>
      <w:del w:id="8453" w:author="GoldenCorpusHarness" w:date="2026-03-28T21:57:55Z">
        <w:r>
          <w:delText>T</w:delText>
        </w:r>
      </w:del>
      <w:ins w:id="8454" w:author="GoldenCorpusHarness" w:date="2026-03-28T21:57:55Z">
        <w:r>
          <w:t xml:space="preserve">tudy </w:t>
        </w:r>
      </w:ins>
      <w:r>
        <w:t>D</w:t>
      </w:r>
      <w:del w:id="8455" w:author="GoldenCorpusHarness" w:date="2026-03-28T21:57:55Z">
        <w:r>
          <w:delText>2)/Bcgen] mice were assigned to 3 groups of 10 females each that received vehicle (0.9% NaCl in WFI, USP) or MK-2870 at dose levels of 1 mg/dose (10 mg/mL) or 2 mg/dose (20 mg/mL) in a dose volume of 0.1 mL/animal/dose. The 20 mg/mL MK-2870 formulation was composed of 1.11 mg/mL histidine hydrochloride, 0.73 mg/mL histidine, 80 mg/mL sucrose and 0.2 mg/mL polysorbate 20. All animals underwent 1 hour instillation into the bladder once every 3 or 4 days on Study Days</w:delText>
        </w:r>
      </w:del>
      <w:ins w:id="8456" w:author="GoldenCorpusHarness" w:date="2026-03-28T21:57:55Z">
        <w:r>
          <w:t>ay</w:t>
        </w:r>
      </w:ins>
      <w:r>
        <w:t xml:space="preserve"> 1, </w:t>
      </w:r>
      <w:del w:id="8457" w:author="GoldenCorpusHarness" w:date="2026-03-28T21:57:55Z">
        <w:r>
          <w:delText>4</w:delText>
        </w:r>
      </w:del>
      <w:ins w:id="8458" w:author="GoldenCorpusHarness" w:date="2026-03-28T21:57:55Z">
        <w:r>
          <w:t>mean AUClast of sac-TMT-ADC</w:t>
        </w:r>
      </w:ins>
      <w:r>
        <w:t xml:space="preserve">, </w:t>
      </w:r>
      <w:ins w:id="8459" w:author="GoldenCorpusHarness" w:date="2026-03-28T21:57:55Z">
        <w:r>
          <w:t xml:space="preserve">sac-TMT-TAb and KL610023 in serum increased generally in a dose proportional manner from 10 to 50 mg/kg after the first dose except for mean Cmax values of free KL610023 at 50 mg/kg, which were less than dose proportional. On Study Day </w:t>
        </w:r>
      </w:ins>
      <w:r>
        <w:t>8</w:t>
      </w:r>
      <w:ins w:id="8460" w:author="GoldenCorpusHarness" w:date="2026-03-28T21:57:55Z">
        <w:r>
          <w:t>5 after the seventh dose</w:t>
        </w:r>
      </w:ins>
      <w:r>
        <w:t xml:space="preserve">, </w:t>
      </w:r>
      <w:ins w:id="8461" w:author="GoldenCorpusHarness" w:date="2026-03-28T21:57:55Z">
        <w:r>
          <w:t>higher individual exposure variability was observed at all dose levels with all analytes. Mean AUClast of sac-TMT-ADC and sac-TMT-TAb in serum increased more than dose proportionality at 25 and 50 mg/kg except for Cmax at 25 mg/kg, which was approximately dose proportional; however, free KL6</w:t>
        </w:r>
      </w:ins>
      <w:r>
        <w:t>1</w:t>
      </w:r>
      <w:del w:id="8462" w:author="GoldenCorpusHarness" w:date="2026-03-28T21:57:55Z">
        <w:r>
          <w:delText>1, 15 and 1</w:delText>
        </w:r>
      </w:del>
      <w:ins w:id="8463" w:author="GoldenCorpusHarness" w:date="2026-03-28T21:57:55Z">
        <w:r>
          <w:t xml:space="preserve">0023 showed less than dose proportional at 25 and 50 mg/kg on Study Day </w:t>
        </w:r>
      </w:ins>
      <w:r>
        <w:t>8</w:t>
      </w:r>
      <w:ins w:id="8464" w:author="GoldenCorpusHarness" w:date="2026-03-28T21:57:55Z">
        <w:r>
          <w:t>5</w:t>
        </w:r>
      </w:ins>
      <w:r>
        <w:t>.</w:t>
      </w:r>
    </w:p>
    <w:p ns2:paraId="1D85DED8" ns2:textId="77777777" w:rsidR="004E574B" w:rsidRDefault="004E574B" w:rsidP="004E574B">
      <w:pPr>
        <w:pStyle w:val="Paragraph"/>
      </w:pPr>
      <w:del w:id="8465" w:author="GoldenCorpusHarness" w:date="2026-03-28T21:57:55Z">
        <w:r>
          <w:delText>Assessment of tolera</w:delText>
        </w:r>
      </w:del>
      <w:ins w:id="8466" w:author="GoldenCorpusHarness" w:date="2026-03-28T21:57:55Z">
        <w:r>
          <w:t>Following repeated dosing, the serum concentrations of sac-TMT-ADC and TA</w:t>
        </w:r>
      </w:ins>
      <w:r>
        <w:t>b</w:t>
      </w:r>
      <w:del w:id="8467" w:author="GoldenCorpusHarness" w:date="2026-03-28T21:57:55Z">
        <w:r>
          <w:delText xml:space="preserve">ility was </w:delText>
        </w:r>
      </w:del>
      <w:ins w:id="8468" w:author="GoldenCorpusHarness" w:date="2026-03-28T21:57:55Z">
        <w:r>
          <w:t xml:space="preserve"> in some animals with positive ADA were relatively lower after the seventh dose than the concentrations after first dose. Mean AUClast and Cmax values of sac-TMT-ADC and TA</w:t>
        </w:r>
      </w:ins>
      <w:r>
        <w:t>b</w:t>
      </w:r>
      <w:del w:id="8469" w:author="GoldenCorpusHarness" w:date="2026-03-28T21:57:55Z">
        <w:r>
          <w:delText>ased on mortality</w:delText>
        </w:r>
      </w:del>
      <w:ins w:id="8470" w:author="GoldenCorpusHarness" w:date="2026-03-28T21:57:55Z">
        <w:r>
          <w:t xml:space="preserve"> were lower (4.3- to 1.3-fold) than those on Study Day 1 mainly at 10 and 25 mg/kg. At 50 mg/kg</w:t>
        </w:r>
      </w:ins>
      <w:r>
        <w:t xml:space="preserve">, </w:t>
      </w:r>
      <w:del w:id="8471" w:author="GoldenCorpusHarness" w:date="2026-03-28T21:57:55Z">
        <w:r>
          <w:delText>daily clinical sign obser</w:delText>
        </w:r>
      </w:del>
      <w:ins w:id="8472" w:author="GoldenCorpusHarness" w:date="2026-03-28T21:57:55Z">
        <w:r>
          <w:t xml:space="preserve">exposure on Study Day 85 was approximately similar to the </w:t>
        </w:r>
      </w:ins>
      <w:r>
        <w:t>va</w:t>
      </w:r>
      <w:del w:id="8473" w:author="GoldenCorpusHarness" w:date="2026-03-28T21:57:55Z">
        <w:r>
          <w:delText>tions</w:delText>
        </w:r>
      </w:del>
      <w:ins w:id="8474" w:author="GoldenCorpusHarness" w:date="2026-03-28T21:57:55Z">
        <w:r>
          <w:t>lues on Study Day 1 except for females. For free KL610023</w:t>
        </w:r>
      </w:ins>
      <w:r>
        <w:t xml:space="preserve">, </w:t>
      </w:r>
      <w:del w:id="8475" w:author="GoldenCorpusHarness" w:date="2026-03-28T21:57:55Z">
        <w:r>
          <w:delText>and wee</w:delText>
        </w:r>
      </w:del>
      <w:ins w:id="8476" w:author="GoldenCorpusHarness" w:date="2026-03-28T21:57:55Z">
        <w:r>
          <w:t>mean AUClast and Cmax values on Study Day 85 were considered similar to those on Study Day 1 except for following: at 10 mg/</w:t>
        </w:r>
      </w:ins>
      <w:r>
        <w:t>k</w:t>
      </w:r>
      <w:del w:id="8477" w:author="GoldenCorpusHarness" w:date="2026-03-28T21:57:55Z">
        <w:r>
          <w:delText>ly body weight measurements</w:delText>
        </w:r>
      </w:del>
      <w:ins w:id="8478" w:author="GoldenCorpusHarness" w:date="2026-03-28T21:57:55Z">
        <w:r>
          <w:t>g mean AUClast and Cmax values were slightly higher on Study Day 85 than those on Study Day 1 (approximately 1</w:t>
        </w:r>
      </w:ins>
      <w:r>
        <w:t>.</w:t>
      </w:r>
      <w:del w:id="8479" w:author="GoldenCorpusHarness" w:date="2026-03-28T21:57:55Z">
        <w:r>
          <w:delText xml:space="preserve"> On Study Day 19, animals were euthanized and bladder was collected for histomorphological evaluation</w:delText>
        </w:r>
      </w:del>
      <w:ins w:id="8480" w:author="GoldenCorpusHarness" w:date="2026-03-28T21:57:55Z">
        <w:r>
          <w:t>5-fold higher) in females</w:t>
        </w:r>
      </w:ins>
      <w:r>
        <w:t>.</w:t>
      </w:r>
    </w:p>
    <w:p ns2:paraId="4FCE04C8" ns2:textId="77777777" w:rsidR="00BC6107" w:rsidRDefault="004E574B" w:rsidP="00BC6107">
      <w:pPr>
        <w:pStyle w:val="Paragraph"/>
      </w:pPr>
      <w:ins w:id="8481" w:author="GoldenCorpusHarness" w:date="2026-03-28T21:57:55Z">
        <w:r>
          <w:t xml:space="preserve">Excluding the death of 1 animal associated with acute anaphylactoid reaction at 10 mg/kg/dose, the HNSTD of sac-TMT was 25 mg/kg/dose, corresponding to systemic exposure for combined females and males </w:t>
        </w:r>
      </w:ins>
      <w:r>
        <w:t>A</w:t>
      </w:r>
      <w:del w:id="8482" w:author="GoldenCorpusHarness" w:date="2026-03-28T21:57:55Z">
        <w:r>
          <w:delText>ll animals sur</w:delText>
        </w:r>
      </w:del>
      <w:ins w:id="8483" w:author="GoldenCorpusHarness" w:date="2026-03-28T21:57:55Z">
        <w:r>
          <w:t>UClast of 13.5 mg*h/mL for sac-TMT-ADC, 17.6 mg*h/mL sac-TMT-TAb and 3.14 μg*h/mL for KL610023 after the se</w:t>
        </w:r>
      </w:ins>
      <w:r>
        <w:t>v</w:t>
      </w:r>
      <w:del w:id="8484" w:author="GoldenCorpusHarness" w:date="2026-03-28T21:57:55Z">
        <w:r>
          <w:delText>ived to scheduled termination</w:delText>
        </w:r>
      </w:del>
      <w:ins w:id="8485" w:author="GoldenCorpusHarness" w:date="2026-03-28T21:57:55Z">
        <w:r>
          <w:t>enth dose</w:t>
        </w:r>
      </w:ins>
      <w:r>
        <w:t>.</w:t>
      </w:r>
      <w:del w:id="8486" w:author="GoldenCorpusHarness" w:date="2026-03-28T21:57:55Z">
        <w:r>
          <w:delText xml:space="preserve"> There were no test article-related clinical signs and no test article-related changes in body weight. In addition, there were no test article-related gross necropsy findings or histomorphological changes of the urinary bladder at any dose. Non-test article-related minimal perivascular lymphocytic infiltrates were present in the submucosa of the urinary bladder in 1 mouse in the control group, and 2 mice at 2 mg/dose, and are considered to be procedure-related.</w:delText>
        </w:r>
      </w:del>
    </w:p>
    <w:p ns2:paraId="258F4E3A" ns2:textId="5308C16E" w:rsidR="00F773C3" w:rsidRDefault="00F773C3" w:rsidP="00B24627">
      <w:pPr>
        <w:pStyle w:val="Paragraph"/>
      </w:pPr>
      <w:del w:id="8487" w:author="GoldenCorpusHarness" w:date="2026-03-28T21:57:55Z">
        <w:r>
          <w:delText>In summary, u</w:delText>
        </w:r>
      </w:del>
      <w:ins w:id="8488" w:author="GoldenCorpusHarness" w:date="2026-03-28T21:57:55Z">
        <w:r>
          <w:t>Re</w:t>
        </w:r>
      </w:ins>
      <w:r>
        <w:t>p</w:t>
      </w:r>
      <w:del w:id="8489" w:author="GoldenCorpusHarness" w:date="2026-03-28T21:57:55Z">
        <w:r>
          <w:delText>on twic</w:delText>
        </w:r>
      </w:del>
      <w:r>
        <w:t>e</w:t>
      </w:r>
      <w:del w:id="8490" w:author="GoldenCorpusHarness" w:date="2026-03-28T21:57:55Z">
        <w:r>
          <w:delText xml:space="preserve"> weekly intravesical instill</w:delText>
        </w:r>
      </w:del>
      <w:r>
        <w:t>at</w:t>
      </w:r>
      <w:del w:id="8491" w:author="GoldenCorpusHarness" w:date="2026-03-28T21:57:55Z">
        <w:r>
          <w:delText>ion of MK</w:delText>
        </w:r>
      </w:del>
      <w:r>
        <w:t>-</w:t>
      </w:r>
      <w:del w:id="8492" w:author="GoldenCorpusHarness" w:date="2026-03-28T21:57:55Z">
        <w:r>
          <w:delText>2870 at 1 mg/d</w:delText>
        </w:r>
      </w:del>
      <w:ins w:id="8493" w:author="GoldenCorpusHarness" w:date="2026-03-28T21:57:55Z">
        <w:r>
          <w:t>D</w:t>
        </w:r>
      </w:ins>
      <w:r>
        <w:t xml:space="preserve">ose </w:t>
      </w:r>
      <w:ins w:id="8494" w:author="GoldenCorpusHarness" w:date="2026-03-28T21:57:55Z">
        <w:r>
          <w:t>T</w:t>
        </w:r>
      </w:ins>
      <w:r>
        <w:t>o</w:t>
      </w:r>
      <w:del w:id="8495" w:author="GoldenCorpusHarness" w:date="2026-03-28T21:57:55Z">
        <w:r>
          <w:delText>r 2 mg/dose to female B-hTROP2 m</w:delText>
        </w:r>
      </w:del>
      <w:ins w:id="8496" w:author="GoldenCorpusHarness" w:date="2026-03-28T21:57:55Z">
        <w:r>
          <w:t>x</w:t>
        </w:r>
      </w:ins>
      <w:r>
        <w:t>ic</w:t>
      </w:r>
      <w:del w:id="8497" w:author="GoldenCorpusHarness" w:date="2026-03-28T21:57:55Z">
        <w:r>
          <w:delText>e</w:delText>
        </w:r>
      </w:del>
      <w:ins w:id="8498" w:author="GoldenCorpusHarness" w:date="2026-03-28T21:57:55Z">
        <w:r>
          <w:t>ity</w:t>
        </w:r>
      </w:ins>
      <w:r>
        <w:t xml:space="preserve"> </w:t>
      </w:r>
      <w:del w:id="8499" w:author="GoldenCorpusHarness" w:date="2026-03-28T21:57:55Z">
        <w:r>
          <w:delText>for 6 doses, all animals s</w:delText>
        </w:r>
      </w:del>
      <w:ins w:id="8500" w:author="GoldenCorpusHarness" w:date="2026-03-28T21:57:55Z">
        <w:r>
          <w:t>St</w:t>
        </w:r>
      </w:ins>
      <w:r>
        <w:t>u</w:t>
      </w:r>
      <w:del w:id="8501" w:author="GoldenCorpusHarness" w:date="2026-03-28T21:57:55Z">
        <w:r>
          <w:delText>rvived to scheduled termination and there were no test article-related clinical signs or changes in bo</w:delText>
        </w:r>
      </w:del>
      <w:r>
        <w:t xml:space="preserve">dy </w:t>
      </w:r>
      <w:del w:id="8502" w:author="GoldenCorpusHarness" w:date="2026-03-28T21:57:55Z">
        <w:r>
          <w:delText>weight. In add</w:delText>
        </w:r>
      </w:del>
      <w:ins w:id="8503" w:author="GoldenCorpusHarness" w:date="2026-03-28T21:57:55Z">
        <w:r>
          <w:t>W</w:t>
        </w:r>
      </w:ins>
      <w:r>
        <w:t>it</w:t>
      </w:r>
      <w:del w:id="8504" w:author="GoldenCorpusHarness" w:date="2026-03-28T21:57:55Z">
        <w:r>
          <w:delText>ion,</w:delText>
        </w:r>
      </w:del>
      <w:ins w:id="8505" w:author="GoldenCorpusHarness" w:date="2026-03-28T21:57:55Z">
        <w:r>
          <w:t>h</w:t>
        </w:r>
      </w:ins>
      <w:r>
        <w:t xml:space="preserve"> </w:t>
      </w:r>
      <w:del w:id="8506" w:author="GoldenCorpusHarness" w:date="2026-03-28T21:57:55Z">
        <w:r>
          <w:delText>there were no test article-related histomorphological changes in the urinary bladder.</w:delText>
        </w:r>
      </w:del>
      <w:ins w:id="8507" w:author="GoldenCorpusHarness" w:date="2026-03-28T21:57:55Z">
        <w:r>
          <w:t>KL610143</w:t>
        </w:r>
      </w:ins>
    </w:p>
    <w:p ns2:paraId="68008578" ns2:textId="002125E9" w:rsidR="00F773C3" w:rsidRDefault="00F773C3" w:rsidP="00F773C3">
      <w:pPr>
        <w:pStyle w:val="Paragraph"/>
      </w:pPr>
      <w:del w:id="8508" w:author="GoldenCorpusHarness" w:date="2026-03-28T21:57:55Z">
        <w:r>
          <w:delText>Bas</w:delText>
        </w:r>
      </w:del>
      <w:ins w:id="8509" w:author="GoldenCorpusHarness" w:date="2026-03-28T21:57:55Z">
        <w:r>
          <w:t>KL610143: 4-W</w:t>
        </w:r>
      </w:ins>
      <w:r>
        <w:t>e</w:t>
      </w:r>
      <w:del w:id="8510" w:author="GoldenCorpusHarness" w:date="2026-03-28T21:57:55Z">
        <w:r>
          <w:delText>d on th</w:delText>
        </w:r>
      </w:del>
      <w:r>
        <w:t>e</w:t>
      </w:r>
      <w:del w:id="8511" w:author="GoldenCorpusHarness" w:date="2026-03-28T21:57:55Z">
        <w:r>
          <w:delText xml:space="preserve"> lac</w:delText>
        </w:r>
      </w:del>
      <w:r>
        <w:t xml:space="preserve">k </w:t>
      </w:r>
      <w:ins w:id="8512" w:author="GoldenCorpusHarness" w:date="2026-03-28T21:57:55Z">
        <w:r>
          <w:t>T</w:t>
        </w:r>
      </w:ins>
      <w:r>
        <w:t>o</w:t>
      </w:r>
      <w:del w:id="8513" w:author="GoldenCorpusHarness" w:date="2026-03-28T21:57:55Z">
        <w:r>
          <w:delText>f</w:delText>
        </w:r>
      </w:del>
      <w:ins w:id="8514" w:author="GoldenCorpusHarness" w:date="2026-03-28T21:57:55Z">
        <w:r>
          <w:t>xicity</w:t>
        </w:r>
      </w:ins>
      <w:r>
        <w:t xml:space="preserve"> </w:t>
      </w:r>
      <w:del w:id="8515" w:author="GoldenCorpusHarness" w:date="2026-03-28T21:57:55Z">
        <w:r>
          <w:delText>findings up to the highest dose evaluated in the s</w:delText>
        </w:r>
      </w:del>
      <w:ins w:id="8516" w:author="GoldenCorpusHarness" w:date="2026-03-28T21:57:55Z">
        <w:r>
          <w:t>S</w:t>
        </w:r>
      </w:ins>
      <w:r>
        <w:t xml:space="preserve">tudy </w:t>
      </w:r>
      <w:del w:id="8517" w:author="GoldenCorpusHarness" w:date="2026-03-28T21:57:55Z">
        <w:r>
          <w:delText>(2</w:delText>
        </w:r>
      </w:del>
      <w:ins w:id="8518" w:author="GoldenCorpusHarness" w:date="2026-03-28T21:57:55Z">
        <w:r>
          <w:t>of</w:t>
        </w:r>
      </w:ins>
      <w:r>
        <w:t xml:space="preserve"> </w:t>
      </w:r>
      <w:del w:id="8519" w:author="GoldenCorpusHarness" w:date="2026-03-28T21:57:55Z">
        <w:r>
          <w:delText>mg/d</w:delText>
        </w:r>
      </w:del>
      <w:ins w:id="8520" w:author="GoldenCorpusHarness" w:date="2026-03-28T21:57:55Z">
        <w:r>
          <w:t>KL610143 via Intraven</w:t>
        </w:r>
      </w:ins>
      <w:r>
        <w:t>o</w:t>
      </w:r>
      <w:del w:id="8521" w:author="GoldenCorpusHarness" w:date="2026-03-28T21:57:55Z">
        <w:r>
          <w:delText>se), the NOEL wa</w:delText>
        </w:r>
      </w:del>
      <w:ins w:id="8522" w:author="GoldenCorpusHarness" w:date="2026-03-28T21:57:55Z">
        <w:r>
          <w:t>u</w:t>
        </w:r>
      </w:ins>
      <w:r>
        <w:t xml:space="preserve">s </w:t>
      </w:r>
      <w:del w:id="8523" w:author="GoldenCorpusHarness" w:date="2026-03-28T21:57:55Z">
        <w:r>
          <w:delText>≥</w:delText>
        </w:r>
      </w:del>
      <w:ins w:id="8524" w:author="GoldenCorpusHarness" w:date="2026-03-28T21:57:55Z">
        <w:r>
          <w:t>Injection in SD Rats (TT #18-7851 / A</w:t>
        </w:r>
      </w:ins>
      <w:r>
        <w:t>2</w:t>
      </w:r>
      <w:del w:id="8525" w:author="GoldenCorpusHarness" w:date="2026-03-28T21:57:55Z">
        <w:r>
          <w:delText xml:space="preserve"> mg/dose.</w:delText>
        </w:r>
      </w:del>
      <w:ins w:id="8526" w:author="GoldenCorpusHarness" w:date="2026-03-28T21:57:55Z">
        <w:r>
          <w:t>018086-T011-01)</w:t>
        </w:r>
      </w:ins>
    </w:p>
    <w:p ns2:paraId="079F201B" ns2:textId="77777777" w:rsidR="00553CA4" w:rsidRPr="00CE6126" w:rsidRDefault="00553CA4" w:rsidP="00553CA4">
      <w:pPr>
        <w:pStyle w:val="Heading3"/>
        <w:tabs>
          <w:tab w:val="clear" w:pos="965"/>
          <w:tab w:val="left" w:pos="960"/>
        </w:tabs>
        <w:ind w:left="960" w:hanging="960"/>
        <w:rPr>
          <w:snapToGrid w:val="0"/>
        </w:rPr>
      </w:pPr>
      <w:del w:id="8527" w:author="GoldenCorpusHarness" w:date="2026-03-28T21:57:55Z">
        <w:r>
          <w:delText xml:space="preserve">Other </w:delText>
        </w:r>
      </w:del>
      <w:r>
        <w:t>T</w:t>
      </w:r>
      <w:ins w:id="8528" w:author="GoldenCorpusHarness" w:date="2026-03-28T21:57:55Z">
        <w:r>
          <w:t>he objective of this study was to assess the potential t</w:t>
        </w:r>
      </w:ins>
      <w:r>
        <w:t xml:space="preserve">oxicity </w:t>
      </w:r>
      <w:ins w:id="8529" w:author="GoldenCorpusHarness" w:date="2026-03-28T21:57:55Z">
        <w:r>
          <w:t xml:space="preserve">and TK of KL610143 and KL610023 when </w:t>
        </w:r>
      </w:ins>
      <w:r>
        <w:t>S</w:t>
      </w:r>
      <w:del w:id="8530" w:author="GoldenCorpusHarness" w:date="2026-03-28T21:57:55Z">
        <w:r>
          <w:delText>tudies</w:delText>
        </w:r>
      </w:del>
      <w:ins w:id="8531" w:author="GoldenCorpusHarness" w:date="2026-03-28T21:57:55Z">
        <w:r>
          <w:t>D rats were intravenously administered KL610143 (prodrug of KL610023) q1w for 4 consecutive weeks (5 doses total) followed by a 4-week recovery period.</w:t>
        </w:r>
      </w:ins>
    </w:p>
    <w:p ns2:paraId="7E9F6979" ns2:textId="77777777" w:rsidR="00553CA4" w:rsidRPr="00CE6126" w:rsidRDefault="00553CA4" w:rsidP="00553CA4">
      <w:pPr>
        <w:pStyle w:val="Heading4"/>
        <w:tabs>
          <w:tab w:val="clear" w:pos="1195"/>
          <w:tab w:val="left" w:pos="1200"/>
        </w:tabs>
        <w:ind w:left="1200" w:hanging="1200"/>
      </w:pPr>
      <w:ins w:id="8532" w:author="GoldenCorpusHarness" w:date="2026-03-28T21:57:55Z">
        <w:r>
          <w:t xml:space="preserve">SD rats were randomly assigned to 4 groups and intravenously administered control (PBS) or KL610143 at doses of 1.5, 5, or 15 mg/kg/dose q1w for a total of 5 doses. Fifteen rats/sex/group were assigned to the toxicology portion (5 rats/sex/group assigned to the recovery phase). </w:t>
        </w:r>
      </w:ins>
      <w:r>
        <w:t>An</w:t>
      </w:r>
      <w:del w:id="8533" w:author="GoldenCorpusHarness" w:date="2026-03-28T21:57:55Z">
        <w:r>
          <w:delText>tigenicity/Immunogenicity</w:delText>
        </w:r>
      </w:del>
      <w:ins w:id="8534" w:author="GoldenCorpusHarness" w:date="2026-03-28T21:57:55Z">
        <w:r>
          <w:t xml:space="preserve"> additional 4 rats/sex for the control group and 8 rats/sex for each dose group were assigned for TK analysis. The first dosing day was defined as Study Day 1 and the first recovery day, the day after the last dose, was defined as Recovery Day 1.</w:t>
        </w:r>
      </w:ins>
    </w:p>
    <w:bookmarkEnd w:id="185"/>
    <w:p ns2:paraId="449E339A" ns2:textId="413DC2A8" w:rsidR="00553CA4" w:rsidRDefault="00553CA4" w:rsidP="00553CA4">
      <w:pPr>
        <w:pStyle w:val="Paragraph"/>
        <w:rPr>
          <w:rFonts w:eastAsiaTheme="minorHAnsi"/>
        </w:rPr>
      </w:pPr>
      <w:del w:id="8535" w:author="GoldenCorpusHarness" w:date="2026-03-28T21:57:55Z">
        <w:r>
          <w:delText>Imm</w:delText>
        </w:r>
      </w:del>
      <w:ins w:id="8536" w:author="GoldenCorpusHarness" w:date="2026-03-28T21:57:55Z">
        <w:r>
          <w:t>Assessment of toxicity was based on mortality, clinical observations, body weights, food cons</w:t>
        </w:r>
      </w:ins>
      <w:r>
        <w:t>u</w:t>
      </w:r>
      <w:del w:id="8537" w:author="GoldenCorpusHarness" w:date="2026-03-28T21:57:55Z">
        <w:r>
          <w:delText>n</w:delText>
        </w:r>
      </w:del>
      <w:ins w:id="8538" w:author="GoldenCorpusHarness" w:date="2026-03-28T21:57:55Z">
        <w:r>
          <w:t>mption, ophthalmic examinations, bone marrow smear evaluations, and clinical and anatomic pathol</w:t>
        </w:r>
      </w:ins>
      <w:r>
        <w:t>og</w:t>
      </w:r>
      <w:del w:id="8539" w:author="GoldenCorpusHarness" w:date="2026-03-28T21:57:55Z">
        <w:r>
          <w:delText>enicit</w:delText>
        </w:r>
      </w:del>
      <w:r>
        <w:t xml:space="preserve">y </w:t>
      </w:r>
      <w:del w:id="8540" w:author="GoldenCorpusHarness" w:date="2026-03-28T21:57:55Z">
        <w:r>
          <w:delText>of sac-</w:delText>
        </w:r>
      </w:del>
      <w:ins w:id="8541" w:author="GoldenCorpusHarness" w:date="2026-03-28T21:57:55Z">
        <w:r>
          <w:t xml:space="preserve">evaluations. Blood samples were collected from controls and treated animals for </w:t>
        </w:r>
      </w:ins>
      <w:r>
        <w:t>T</w:t>
      </w:r>
      <w:del w:id="8542" w:author="GoldenCorpusHarness" w:date="2026-03-28T21:57:55Z">
        <w:r>
          <w:delText>MT was</w:delText>
        </w:r>
      </w:del>
      <w:ins w:id="8543" w:author="GoldenCorpusHarness" w:date="2026-03-28T21:57:55Z">
        <w:r>
          <w:t>K</w:t>
        </w:r>
      </w:ins>
      <w:r>
        <w:t xml:space="preserve"> evaluat</w:t>
      </w:r>
      <w:del w:id="8544" w:author="GoldenCorpusHarness" w:date="2026-03-28T21:57:55Z">
        <w:r>
          <w:delText xml:space="preserve">ed as part of the 7 and </w:delText>
        </w:r>
      </w:del>
      <w:ins w:id="8545" w:author="GoldenCorpusHarness" w:date="2026-03-28T21:57:55Z">
        <w:r>
          <w:t>ion of KL610</w:t>
        </w:r>
      </w:ins>
      <w:r>
        <w:t>14</w:t>
      </w:r>
      <w:del w:id="8546" w:author="GoldenCorpusHarness" w:date="2026-03-28T21:57:55Z">
        <w:r>
          <w:delText>-week G</w:delText>
        </w:r>
      </w:del>
      <w:ins w:id="8547" w:author="GoldenCorpusHarness" w:date="2026-03-28T21:57:55Z">
        <w:r>
          <w:t>3 and K</w:t>
        </w:r>
      </w:ins>
      <w:r>
        <w:t>L</w:t>
      </w:r>
      <w:del w:id="8548" w:author="GoldenCorpusHarness" w:date="2026-03-28T21:57:55Z">
        <w:r>
          <w:delText>P repeat-dose toxicity studies in cynomolgus monkeys [Sec. 4.</w:delText>
        </w:r>
      </w:del>
      <w:ins w:id="8549" w:author="GoldenCorpusHarness" w:date="2026-03-28T21:57:55Z">
        <w:r>
          <w:t>61002</w:t>
        </w:r>
      </w:ins>
      <w:r>
        <w:t>3.</w:t>
      </w:r>
      <w:del w:id="8550" w:author="GoldenCorpusHarness" w:date="2026-03-28T21:57:55Z">
        <w:r>
          <w:delText>2.1].</w:delText>
        </w:r>
      </w:del>
    </w:p>
    <w:p ns2:paraId="042E8379" ns2:textId="434951B3" w:rsidR="00553CA4" w:rsidRDefault="00553CA4" w:rsidP="00553CA4">
      <w:pPr>
        <w:pStyle w:val="Paragraph"/>
      </w:pPr>
      <w:r>
        <w:t>A</w:t>
      </w:r>
      <w:del w:id="8551" w:author="GoldenCorpusHarness" w:date="2026-03-28T21:57:55Z">
        <w:r>
          <w:delText>nti-sac-TMT antibodies were detected in</w:delText>
        </w:r>
      </w:del>
      <w:ins w:id="8552" w:author="GoldenCorpusHarness" w:date="2026-03-28T21:57:55Z">
        <w:r>
          <w:t>ll</w:t>
        </w:r>
      </w:ins>
      <w:r>
        <w:t xml:space="preserve"> animals </w:t>
      </w:r>
      <w:ins w:id="8553" w:author="GoldenCorpusHarness" w:date="2026-03-28T21:57:55Z">
        <w:r>
          <w:t>surv</w:t>
        </w:r>
      </w:ins>
      <w:r>
        <w:t>i</w:t>
      </w:r>
      <w:del w:id="8554" w:author="GoldenCorpusHarness" w:date="2026-03-28T21:57:55Z">
        <w:r>
          <w:delText>n both studies following repeat</w:delText>
        </w:r>
      </w:del>
      <w:ins w:id="8555" w:author="GoldenCorpusHarness" w:date="2026-03-28T21:57:55Z">
        <w:r>
          <w:t>v</w:t>
        </w:r>
      </w:ins>
      <w:r>
        <w:t xml:space="preserve">ed </w:t>
      </w:r>
      <w:del w:id="8556" w:author="GoldenCorpusHarness" w:date="2026-03-28T21:57:55Z">
        <w:r>
          <w:delText>dos</w:delText>
        </w:r>
      </w:del>
      <w:ins w:id="8557" w:author="GoldenCorpusHarness" w:date="2026-03-28T21:57:55Z">
        <w:r>
          <w:t>unt</w:t>
        </w:r>
      </w:ins>
      <w:r>
        <w:t>i</w:t>
      </w:r>
      <w:del w:id="8558" w:author="GoldenCorpusHarness" w:date="2026-03-28T21:57:55Z">
        <w:r>
          <w:delText>ng. In some anima</w:delText>
        </w:r>
      </w:del>
      <w:r>
        <w:t>l</w:t>
      </w:r>
      <w:del w:id="8559" w:author="GoldenCorpusHarness" w:date="2026-03-28T21:57:55Z">
        <w:r>
          <w:delText>s in</w:delText>
        </w:r>
      </w:del>
      <w:r>
        <w:t xml:space="preserve"> the</w:t>
      </w:r>
      <w:del w:id="8560" w:author="GoldenCorpusHarness" w:date="2026-03-28T21:57:55Z">
        <w:r>
          <w:delText xml:space="preserve"> 7-week and 14-week tox</w:delText>
        </w:r>
      </w:del>
      <w:r>
        <w:t>i</w:t>
      </w:r>
      <w:del w:id="8561" w:author="GoldenCorpusHarness" w:date="2026-03-28T21:57:55Z">
        <w:r>
          <w:delText>city studies, the serum concentrations of sacTMT and TAb were relatively lowe</w:delText>
        </w:r>
      </w:del>
      <w:r>
        <w:t xml:space="preserve">r </w:t>
      </w:r>
      <w:del w:id="8562" w:author="GoldenCorpusHarness" w:date="2026-03-28T21:57:55Z">
        <w:r>
          <w:delText>after repeated dosing than the concentrations after the first dosing, while the unconjugated payload KL610023 concentrations were considered similar to those on Study Day 1, with individual variability observed. There were no consistent toxicological changes associated with the generation of ADA at the group level. However, one un</w:delText>
        </w:r>
      </w:del>
      <w:r>
        <w:t xml:space="preserve">scheduled </w:t>
      </w:r>
      <w:del w:id="8563" w:author="GoldenCorpusHarness" w:date="2026-03-28T21:57:55Z">
        <w:r>
          <w:delText>m</w:delText>
        </w:r>
      </w:del>
      <w:ins w:id="8564" w:author="GoldenCorpusHarness" w:date="2026-03-28T21:57:55Z">
        <w:r>
          <w:t>necr</w:t>
        </w:r>
      </w:ins>
      <w:r>
        <w:t>o</w:t>
      </w:r>
      <w:del w:id="8565" w:author="GoldenCorpusHarness" w:date="2026-03-28T21:57:55Z">
        <w:r>
          <w:delText>rtalit</w:delText>
        </w:r>
      </w:del>
      <w:ins w:id="8566" w:author="GoldenCorpusHarness" w:date="2026-03-28T21:57:55Z">
        <w:r>
          <w:t>ps</w:t>
        </w:r>
      </w:ins>
      <w:r>
        <w:t>y</w:t>
      </w:r>
      <w:ins w:id="8567" w:author="GoldenCorpusHarness" w:date="2026-03-28T21:57:55Z">
        <w:r>
          <w:t>,</w:t>
        </w:r>
      </w:ins>
      <w:r>
        <w:t xml:space="preserve"> </w:t>
      </w:r>
      <w:del w:id="8568" w:author="GoldenCorpusHarness" w:date="2026-03-28T21:57:55Z">
        <w:r>
          <w:delText>that occurred 2.5 hours postdose follo</w:delText>
        </w:r>
      </w:del>
      <w:r>
        <w:t>wi</w:t>
      </w:r>
      <w:del w:id="8569" w:author="GoldenCorpusHarness" w:date="2026-03-28T21:57:55Z">
        <w:r>
          <w:delText>ng the 8</w:delText>
        </w:r>
      </w:del>
      <w:r>
        <w:t xml:space="preserve">th </w:t>
      </w:r>
      <w:del w:id="8570" w:author="GoldenCorpusHarness" w:date="2026-03-28T21:57:55Z">
        <w:r>
          <w:delText>d</w:delText>
        </w:r>
      </w:del>
      <w:ins w:id="8571" w:author="GoldenCorpusHarness" w:date="2026-03-28T21:57:55Z">
        <w:r>
          <w:t>n</w:t>
        </w:r>
      </w:ins>
      <w:r>
        <w:t>o</w:t>
      </w:r>
      <w:ins w:id="8572" w:author="GoldenCorpusHarness" w:date="2026-03-28T21:57:55Z">
        <w:r>
          <w:t xml:space="preserve"> te</w:t>
        </w:r>
      </w:ins>
      <w:r>
        <w:t>s</w:t>
      </w:r>
      <w:del w:id="8573" w:author="GoldenCorpusHarness" w:date="2026-03-28T21:57:55Z">
        <w:r>
          <w:delText>e on S</w:delText>
        </w:r>
      </w:del>
      <w:r>
        <w:t>t</w:t>
      </w:r>
      <w:del w:id="8574" w:author="GoldenCorpusHarness" w:date="2026-03-28T21:57:55Z">
        <w:r>
          <w:delText>udy D</w:delText>
        </w:r>
      </w:del>
      <w:ins w:id="8575" w:author="GoldenCorpusHarness" w:date="2026-03-28T21:57:55Z">
        <w:r>
          <w:t>-</w:t>
        </w:r>
      </w:ins>
      <w:r>
        <w:t>a</w:t>
      </w:r>
      <w:del w:id="8576" w:author="GoldenCorpusHarness" w:date="2026-03-28T21:57:55Z">
        <w:r>
          <w:delText xml:space="preserve">y 99 </w:delText>
        </w:r>
      </w:del>
      <w:ins w:id="8577" w:author="GoldenCorpusHarness" w:date="2026-03-28T21:57:55Z">
        <w:r>
          <w:t>rt</w:t>
        </w:r>
      </w:ins>
      <w:r>
        <w:t>i</w:t>
      </w:r>
      <w:del w:id="8578" w:author="GoldenCorpusHarness" w:date="2026-03-28T21:57:55Z">
        <w:r>
          <w:delText>n a ma</w:delText>
        </w:r>
      </w:del>
      <w:ins w:id="8579" w:author="GoldenCorpusHarness" w:date="2026-03-28T21:57:55Z">
        <w:r>
          <w:t>c</w:t>
        </w:r>
      </w:ins>
      <w:r>
        <w:t xml:space="preserve">le </w:t>
      </w:r>
      <w:del w:id="8580" w:author="GoldenCorpusHarness" w:date="2026-03-28T21:57:55Z">
        <w:r>
          <w:delText>at 10 mg/kg showed abno</w:delText>
        </w:r>
      </w:del>
      <w:r>
        <w:t>r</w:t>
      </w:r>
      <w:del w:id="8581" w:author="GoldenCorpusHarness" w:date="2026-03-28T21:57:55Z">
        <w:r>
          <w:delText xml:space="preserve">mally </w:delText>
        </w:r>
      </w:del>
      <w:r>
        <w:t>el</w:t>
      </w:r>
      <w:del w:id="8582" w:author="GoldenCorpusHarness" w:date="2026-03-28T21:57:55Z">
        <w:r>
          <w:delText>ev</w:delText>
        </w:r>
      </w:del>
      <w:r>
        <w:t xml:space="preserve">ated </w:t>
      </w:r>
      <w:del w:id="8583" w:author="GoldenCorpusHarness" w:date="2026-03-28T21:57:55Z">
        <w:r>
          <w:delText>IL-6</w:delText>
        </w:r>
      </w:del>
      <w:ins w:id="8584" w:author="GoldenCorpusHarness" w:date="2026-03-28T21:57:55Z">
        <w:r>
          <w:t>clinical</w:t>
        </w:r>
      </w:ins>
      <w:r>
        <w:t xml:space="preserve"> </w:t>
      </w:r>
      <w:del w:id="8585" w:author="GoldenCorpusHarness" w:date="2026-03-28T21:57:55Z">
        <w:r>
          <w:delText>and p</w:delText>
        </w:r>
      </w:del>
      <w:r>
        <w:t>o</w:t>
      </w:r>
      <w:del w:id="8586" w:author="GoldenCorpusHarness" w:date="2026-03-28T21:57:55Z">
        <w:r>
          <w:delText xml:space="preserve">sitive </w:delText>
        </w:r>
      </w:del>
      <w:ins w:id="8587" w:author="GoldenCorpusHarness" w:date="2026-03-28T21:57:55Z">
        <w:r>
          <w:t>b</w:t>
        </w:r>
      </w:ins>
      <w:r>
        <w:t>ser</w:t>
      </w:r>
      <w:del w:id="8588" w:author="GoldenCorpusHarness" w:date="2026-03-28T21:57:55Z">
        <w:r>
          <w:delText>um ADA. Immune complexes were identified in the li</w:delText>
        </w:r>
      </w:del>
      <w:r>
        <w:t>v</w:t>
      </w:r>
      <w:del w:id="8589" w:author="GoldenCorpusHarness" w:date="2026-03-28T21:57:55Z">
        <w:r>
          <w:delText>er of this animal in a follow-up immunohistochemistry evalu</w:delText>
        </w:r>
      </w:del>
      <w:r>
        <w:t>ation</w:t>
      </w:r>
      <w:ins w:id="8590" w:author="GoldenCorpusHarness" w:date="2026-03-28T21:57:55Z">
        <w:r>
          <w:t>s</w:t>
        </w:r>
      </w:ins>
      <w:r>
        <w:t xml:space="preserve"> </w:t>
      </w:r>
      <w:del w:id="8591" w:author="GoldenCorpusHarness" w:date="2026-03-28T21:57:55Z">
        <w:r>
          <w:delText>(TT</w:delText>
        </w:r>
      </w:del>
      <w:ins w:id="8592" w:author="GoldenCorpusHarness" w:date="2026-03-28T21:57:55Z">
        <w:r>
          <w:t>or</w:t>
        </w:r>
      </w:ins>
      <w:r>
        <w:t xml:space="preserve"> </w:t>
      </w:r>
      <w:del w:id="8593" w:author="GoldenCorpusHarness" w:date="2026-03-28T21:57:55Z">
        <w:r>
          <w:delText>#23-7822 / A264-TXD-2303 bri</w:delText>
        </w:r>
      </w:del>
      <w:ins w:id="8594" w:author="GoldenCorpusHarness" w:date="2026-03-28T21:57:55Z">
        <w:r>
          <w:t>chang</w:t>
        </w:r>
      </w:ins>
      <w:r>
        <w:t>e</w:t>
      </w:r>
      <w:del w:id="8595" w:author="GoldenCorpusHarness" w:date="2026-03-28T21:57:55Z">
        <w:r>
          <w:delText>fly detailed</w:delText>
        </w:r>
      </w:del>
      <w:ins w:id="8596" w:author="GoldenCorpusHarness" w:date="2026-03-28T21:57:55Z">
        <w:r>
          <w:t>s</w:t>
        </w:r>
      </w:ins>
      <w:r>
        <w:t xml:space="preserve"> in </w:t>
      </w:r>
      <w:del w:id="8597" w:author="GoldenCorpusHarness" w:date="2026-03-28T21:57:55Z">
        <w:r>
          <w:delText>[Ta</w:delText>
        </w:r>
      </w:del>
      <w:r>
        <w:t>b</w:t>
      </w:r>
      <w:del w:id="8598" w:author="GoldenCorpusHarness" w:date="2026-03-28T21:57:55Z">
        <w:r>
          <w:delText>l</w:delText>
        </w:r>
      </w:del>
      <w:ins w:id="8599" w:author="GoldenCorpusHarness" w:date="2026-03-28T21:57:55Z">
        <w:r>
          <w:t>ody w</w:t>
        </w:r>
      </w:ins>
      <w:r>
        <w:t>e</w:t>
      </w:r>
      <w:del w:id="8600" w:author="GoldenCorpusHarness" w:date="2026-03-28T21:57:55Z">
        <w:r>
          <w:delText xml:space="preserve"> 5]), and </w:delText>
        </w:r>
      </w:del>
      <w:ins w:id="8601" w:author="GoldenCorpusHarness" w:date="2026-03-28T21:57:55Z">
        <w:r>
          <w:t>igh</w:t>
        </w:r>
      </w:ins>
      <w:r>
        <w:t>t</w:t>
      </w:r>
      <w:del w:id="8602" w:author="GoldenCorpusHarness" w:date="2026-03-28T21:57:55Z">
        <w:r>
          <w:delText>he cause</w:delText>
        </w:r>
      </w:del>
      <w:r>
        <w:t xml:space="preserve"> o</w:t>
      </w:r>
      <w:del w:id="8603" w:author="GoldenCorpusHarness" w:date="2026-03-28T21:57:55Z">
        <w:r>
          <w:delText>f the death</w:delText>
        </w:r>
      </w:del>
      <w:ins w:id="8604" w:author="GoldenCorpusHarness" w:date="2026-03-28T21:57:55Z">
        <w:r>
          <w:t>r</w:t>
        </w:r>
      </w:ins>
      <w:r>
        <w:t xml:space="preserve"> fo</w:t>
      </w:r>
      <w:del w:id="8605" w:author="GoldenCorpusHarness" w:date="2026-03-28T21:57:55Z">
        <w:r>
          <w:delText>r this animal was attribute</w:delText>
        </w:r>
      </w:del>
      <w:ins w:id="8606" w:author="GoldenCorpusHarness" w:date="2026-03-28T21:57:55Z">
        <w:r>
          <w:t>o</w:t>
        </w:r>
      </w:ins>
      <w:r>
        <w:t xml:space="preserve">d </w:t>
      </w:r>
      <w:del w:id="8607" w:author="GoldenCorpusHarness" w:date="2026-03-28T21:57:55Z">
        <w:r>
          <w:delText>to the anaphyla</w:delText>
        </w:r>
      </w:del>
      <w:r>
        <w:t>c</w:t>
      </w:r>
      <w:del w:id="8608" w:author="GoldenCorpusHarness" w:date="2026-03-28T21:57:55Z">
        <w:r>
          <w:delText>toid reacti</w:delText>
        </w:r>
      </w:del>
      <w:r>
        <w:t>on</w:t>
      </w:r>
      <w:del w:id="8609" w:author="GoldenCorpusHarness" w:date="2026-03-28T21:57:55Z">
        <w:r>
          <w:delText xml:space="preserve"> </w:delText>
        </w:r>
      </w:del>
      <w:ins w:id="8610" w:author="GoldenCorpusHarness" w:date="2026-03-28T21:57:55Z">
        <w:r>
          <w:t>su</w:t>
        </w:r>
      </w:ins>
      <w:r>
        <w:t>m</w:t>
      </w:r>
      <w:del w:id="8611" w:author="GoldenCorpusHarness" w:date="2026-03-28T21:57:55Z">
        <w:r>
          <w:delText>ost likely mediated by ADA forma</w:delText>
        </w:r>
      </w:del>
      <w:ins w:id="8612" w:author="GoldenCorpusHarness" w:date="2026-03-28T21:57:55Z">
        <w:r>
          <w:t>p</w:t>
        </w:r>
      </w:ins>
      <w:r>
        <w:t>tion.</w:t>
      </w:r>
      <w:del w:id="8613" w:author="GoldenCorpusHarness" w:date="2026-03-28T21:57:55Z">
        <w:r>
          <w:delText xml:space="preserve"> In the PK comparability study in cynomolgus monkeys using different batches of sac-TMT, one animal died after a single dose of 5 mg/kg and the death was also attributed to the anaphylactoid reaction (see TT #240597, Appendix 1 in PK010MK2870 [Sec. 4.2.4.2]).</w:delText>
        </w:r>
      </w:del>
    </w:p>
    <w:bookmarkEnd w:id="187"/>
    <w:bookmarkEnd w:id="189"/>
    <w:p ns2:paraId="07767B59" ns2:textId="29E49A6E" w:rsidR="00553CA4" w:rsidRDefault="00553CA4" w:rsidP="00553CA4">
      <w:pPr>
        <w:pStyle w:val="Paragraph"/>
      </w:pPr>
      <w:del w:id="8614" w:author="GoldenCorpusHarness" w:date="2026-03-28T21:57:55Z">
        <w:r>
          <w:delText>P</w:delText>
        </w:r>
      </w:del>
      <w:ins w:id="8615" w:author="GoldenCorpusHarness" w:date="2026-03-28T21:57:55Z">
        <w:r>
          <w:t>N</w:t>
        </w:r>
      </w:ins>
      <w:r>
        <w:t>o</w:t>
      </w:r>
      <w:ins w:id="8616" w:author="GoldenCorpusHarness" w:date="2026-03-28T21:57:55Z">
        <w:r>
          <w:t xml:space="preserve"> </w:t>
        </w:r>
      </w:ins>
      <w:r>
        <w:t>te</w:t>
      </w:r>
      <w:del w:id="8617" w:author="GoldenCorpusHarness" w:date="2026-03-28T21:57:55Z">
        <w:r>
          <w:delText>n</w:delText>
        </w:r>
      </w:del>
      <w:ins w:id="8618" w:author="GoldenCorpusHarness" w:date="2026-03-28T21:57:55Z">
        <w:r>
          <w:t>st ar</w:t>
        </w:r>
      </w:ins>
      <w:r>
        <w:t>ti</w:t>
      </w:r>
      <w:del w:id="8619" w:author="GoldenCorpusHarness" w:date="2026-03-28T21:57:55Z">
        <w:r>
          <w:delText>a</w:delText>
        </w:r>
      </w:del>
      <w:ins w:id="8620" w:author="GoldenCorpusHarness" w:date="2026-03-28T21:57:55Z">
        <w:r>
          <w:t>c</w:t>
        </w:r>
      </w:ins>
      <w:r>
        <w:t>l</w:t>
      </w:r>
      <w:del w:id="8621" w:author="GoldenCorpusHarness" w:date="2026-03-28T21:57:55Z">
        <w:r>
          <w:delText xml:space="preserve"> antig</w:delText>
        </w:r>
      </w:del>
      <w:r>
        <w:t>e</w:t>
      </w:r>
      <w:del w:id="8622" w:author="GoldenCorpusHarness" w:date="2026-03-28T21:57:55Z">
        <w:r>
          <w:delText xml:space="preserve">nicity </w:delText>
        </w:r>
      </w:del>
      <w:ins w:id="8623" w:author="GoldenCorpusHarness" w:date="2026-03-28T21:57:55Z">
        <w:r>
          <w:t>-r</w:t>
        </w:r>
      </w:ins>
      <w:r>
        <w:t>e</w:t>
      </w:r>
      <w:del w:id="8624" w:author="GoldenCorpusHarness" w:date="2026-03-28T21:57:55Z">
        <w:r>
          <w:delText>ffect of sac-TMT was a</w:delText>
        </w:r>
      </w:del>
      <w:r>
        <w:t>l</w:t>
      </w:r>
      <w:del w:id="8625" w:author="GoldenCorpusHarness" w:date="2026-03-28T21:57:55Z">
        <w:r>
          <w:delText>so evalu</w:delText>
        </w:r>
      </w:del>
      <w:r>
        <w:t xml:space="preserve">ated </w:t>
      </w:r>
      <w:del w:id="8626" w:author="GoldenCorpusHarness" w:date="2026-03-28T21:57:55Z">
        <w:r>
          <w:delText xml:space="preserve">in </w:delText>
        </w:r>
      </w:del>
      <w:ins w:id="8627" w:author="GoldenCorpusHarness" w:date="2026-03-28T21:57:55Z">
        <w:r>
          <w:t>ch</w:t>
        </w:r>
      </w:ins>
      <w:r>
        <w:t>an</w:t>
      </w:r>
      <w:del w:id="8628" w:author="GoldenCorpusHarness" w:date="2026-03-28T21:57:55Z">
        <w:r>
          <w:delText xml:space="preserve"> anaphylaxis study in </w:delText>
        </w:r>
      </w:del>
      <w:r>
        <w:t>g</w:t>
      </w:r>
      <w:del w:id="8629" w:author="GoldenCorpusHarness" w:date="2026-03-28T21:57:55Z">
        <w:r>
          <w:delText>uin</w:delText>
        </w:r>
      </w:del>
      <w:r>
        <w:t>e</w:t>
      </w:r>
      <w:del w:id="8630" w:author="GoldenCorpusHarness" w:date="2026-03-28T21:57:55Z">
        <w:r>
          <w:delText>a pig. The anaphylaxis rate was 100%. When guinea pig</w:delText>
        </w:r>
      </w:del>
      <w:r>
        <w:t>s were</w:t>
      </w:r>
      <w:del w:id="8631" w:author="GoldenCorpusHarness" w:date="2026-03-28T21:57:55Z">
        <w:r>
          <w:delText xml:space="preserve"> administered the payload KL610023, no anaphylaxis was</w:delText>
        </w:r>
      </w:del>
      <w:r>
        <w:t xml:space="preserve"> observed</w:t>
      </w:r>
      <w:ins w:id="8632" w:author="GoldenCorpusHarness" w:date="2026-03-28T21:57:55Z">
        <w:r>
          <w:t xml:space="preserve"> in ophthalmic parameters in the control and the 15 mg/kg/dose groups or in bone marrow smear parameters at any dose</w:t>
        </w:r>
      </w:ins>
      <w:r>
        <w:t>.</w:t>
      </w:r>
    </w:p>
    <w:p ns2:paraId="6766B642" ns2:textId="6B2E4406" w:rsidR="00553CA4" w:rsidRPr="00E13D93" w:rsidRDefault="00553CA4" w:rsidP="00553CA4">
      <w:pPr>
        <w:pStyle w:val="Paragraph"/>
      </w:pPr>
      <w:r>
        <w:t>A</w:t>
      </w:r>
      <w:del w:id="8633" w:author="GoldenCorpusHarness" w:date="2026-03-28T21:57:55Z">
        <w:r>
          <w:delText>DA</w:delText>
        </w:r>
      </w:del>
      <w:ins w:id="8634" w:author="GoldenCorpusHarness" w:date="2026-03-28T21:57:55Z">
        <w:r>
          <w:t>t the end of dosing phase (7 days after the last dose), hematology changes included very slightly to slightly increased RET counts in males (+50% to +68%) and females (+39% to +101%) at all doses. Females at 15 mg/kg/dose had very slightly decreased RBCs (</w:t>
        </w:r>
      </w:ins>
      <w:r>
        <w:t>-</w:t>
      </w:r>
      <w:del w:id="8635" w:author="GoldenCorpusHarness" w:date="2026-03-28T21:57:55Z">
        <w:r>
          <w:delText xml:space="preserve">mediated toxicity associated with the administration of </w:delText>
        </w:r>
      </w:del>
      <w:ins w:id="8636" w:author="GoldenCorpusHarness" w:date="2026-03-28T21:57:55Z">
        <w:r>
          <w:t>17%), hemoglo</w:t>
        </w:r>
      </w:ins>
      <w:r>
        <w:t>bi</w:t>
      </w:r>
      <w:del w:id="8637" w:author="GoldenCorpusHarness" w:date="2026-03-28T21:57:55Z">
        <w:r>
          <w:delText>o</w:delText>
        </w:r>
      </w:del>
      <w:ins w:id="8638" w:author="GoldenCorpusHarness" w:date="2026-03-28T21:57:55Z">
        <w:r>
          <w:t xml:space="preserve">n (-11%), and hematocrit (-11%). These findings resolved at the end of recovery </w:t>
        </w:r>
      </w:ins>
      <w:r>
        <w:t>pha</w:t>
      </w:r>
      <w:del w:id="8639" w:author="GoldenCorpusHarness" w:date="2026-03-28T21:57:55Z">
        <w:r>
          <w:delText>rmaceuticals in animal studies is widely recognized and described in literature, indicating that it represents an immune reaction against a foreign human protein, which is poorly predictive of a similar finding in humans [6]</w:delText>
        </w:r>
      </w:del>
      <w:ins w:id="8640" w:author="GoldenCorpusHarness" w:date="2026-03-28T21:57:55Z">
        <w:r>
          <w:t>se</w:t>
        </w:r>
      </w:ins>
      <w:r>
        <w:t>.</w:t>
      </w:r>
    </w:p>
    <w:p ns2:paraId="6A6AF344" ns2:textId="77777777" w:rsidR="00553CA4" w:rsidRPr="00CE6126" w:rsidRDefault="00553CA4" w:rsidP="00553CA4">
      <w:pPr>
        <w:pStyle w:val="Heading4"/>
        <w:tabs>
          <w:tab w:val="clear" w:pos="1195"/>
          <w:tab w:val="left" w:pos="1200"/>
        </w:tabs>
        <w:ind w:left="1200" w:hanging="1200"/>
      </w:pPr>
      <w:del w:id="8641" w:author="GoldenCorpusHarness" w:date="2026-03-28T21:57:55Z">
        <w:r>
          <w:delText>Immunoto</w:delText>
        </w:r>
      </w:del>
      <w:ins w:id="8642" w:author="GoldenCorpusHarness" w:date="2026-03-28T21:57:55Z">
        <w:r>
          <w:t>At necropsy (7 days after the last dose), test article-related changes at 15 mg/kg/dose included decreases in testis weight (absolute and relative) that correlated to histopathology findings of mild to moderate degeneration/atrophy of tubules in the testis and minimal to mild cellular debris in lumen of the epididymis. Test-article related minimal to mild a</w:t>
        </w:r>
      </w:ins>
      <w:r>
        <w:t>x</w:t>
      </w:r>
      <w:del w:id="8643" w:author="GoldenCorpusHarness" w:date="2026-03-28T21:57:55Z">
        <w:r>
          <w:delText>icit</w:delText>
        </w:r>
      </w:del>
      <w:ins w:id="8644" w:author="GoldenCorpusHarness" w:date="2026-03-28T21:57:55Z">
        <w:r>
          <w:t>onal degeneration of the sciatic nerve was observed at the high dose 15 mg/kg group. At the end of the 4-week treatment-free period, lesions in the testes recovered but those in the epidid</w:t>
        </w:r>
      </w:ins>
      <w:r>
        <w:t>y</w:t>
      </w:r>
      <w:ins w:id="8645" w:author="GoldenCorpusHarness" w:date="2026-03-28T21:57:55Z">
        <w:r>
          <w:t>mides and sciatic nerve were still present. Histopathology observations also included increased extramedullary hematopoiesis in spleen and liver at all dose levels, which are not considered adverse. There was no change in the bone marrow and extramedullary hematopoiesis could be noted in the spontaneous lesion list of rat.</w:t>
        </w:r>
      </w:ins>
    </w:p>
    <w:p ns2:paraId="24036A1F" ns2:textId="00619C88" w:rsidR="00553CA4" w:rsidRDefault="00553CA4" w:rsidP="00553CA4">
      <w:pPr>
        <w:pStyle w:val="Paragraph"/>
        <w:rPr>
          <w:color w:val="000000" w:themeColor="text1"/>
        </w:rPr>
      </w:pPr>
      <w:del w:id="8646" w:author="GoldenCorpusHarness" w:date="2026-03-28T21:57:55Z">
        <w:r>
          <w:delText>I</w:delText>
        </w:r>
      </w:del>
      <w:ins w:id="8647" w:author="GoldenCorpusHarness" w:date="2026-03-28T21:57:55Z">
        <w:r>
          <w:t>KL610143 and KL610023 TK para</w:t>
        </w:r>
      </w:ins>
      <w:r>
        <w:t>m</w:t>
      </w:r>
      <w:ins w:id="8648" w:author="GoldenCorpusHarness" w:date="2026-03-28T21:57:55Z">
        <w:r>
          <w:t>eters were evaluated following ad</w:t>
        </w:r>
      </w:ins>
      <w:r>
        <w:t>m</w:t>
      </w:r>
      <w:ins w:id="8649" w:author="GoldenCorpusHarness" w:date="2026-03-28T21:57:55Z">
        <w:r>
          <w:t>inistration of KL610143 on St</w:t>
        </w:r>
      </w:ins>
      <w:r>
        <w:t>u</w:t>
      </w:r>
      <w:del w:id="8650" w:author="GoldenCorpusHarness" w:date="2026-03-28T21:57:55Z">
        <w:r>
          <w:delText>notoxi</w:delText>
        </w:r>
      </w:del>
      <w:ins w:id="8651" w:author="GoldenCorpusHarness" w:date="2026-03-28T21:57:55Z">
        <w:r>
          <w:t>dy Days 1 and 29. Con</w:t>
        </w:r>
      </w:ins>
      <w:r>
        <w:t>c</w:t>
      </w:r>
      <w:del w:id="8652" w:author="GoldenCorpusHarness" w:date="2026-03-28T21:57:55Z">
        <w:r>
          <w:delText xml:space="preserve">ity </w:delText>
        </w:r>
      </w:del>
      <w:ins w:id="8653" w:author="GoldenCorpusHarness" w:date="2026-03-28T21:57:55Z">
        <w:r>
          <w:t>entrations of KL610143 and KL610023 in all control grou</w:t>
        </w:r>
      </w:ins>
      <w:r>
        <w:t>p</w:t>
      </w:r>
      <w:del w:id="8654" w:author="GoldenCorpusHarness" w:date="2026-03-28T21:57:55Z">
        <w:r>
          <w:delText>arameters including the immunoglobulin, co</w:delText>
        </w:r>
      </w:del>
      <w:ins w:id="8655" w:author="GoldenCorpusHarness" w:date="2026-03-28T21:57:55Z">
        <w:r>
          <w:t xml:space="preserve"> sa</w:t>
        </w:r>
      </w:ins>
      <w:r>
        <w:t>mple</w:t>
      </w:r>
      <w:del w:id="8656" w:author="GoldenCorpusHarness" w:date="2026-03-28T21:57:55Z">
        <w:r>
          <w:delText>ment, lymp</w:delText>
        </w:r>
      </w:del>
      <w:ins w:id="8657" w:author="GoldenCorpusHarness" w:date="2026-03-28T21:57:55Z">
        <w:r>
          <w:t>s were below t</w:t>
        </w:r>
      </w:ins>
      <w:r>
        <w:t>h</w:t>
      </w:r>
      <w:del w:id="8658" w:author="GoldenCorpusHarness" w:date="2026-03-28T21:57:55Z">
        <w:r>
          <w:delText>ocyte subsets and/or cytokines were measured in the monkey repeat-dose toxicity studies</w:delText>
        </w:r>
      </w:del>
      <w:ins w:id="8659" w:author="GoldenCorpusHarness" w:date="2026-03-28T21:57:55Z">
        <w:r>
          <w:t>e LLOQ</w:t>
        </w:r>
      </w:ins>
      <w:r>
        <w:t>.</w:t>
      </w:r>
      <w:del w:id="8660" w:author="GoldenCorpusHarness" w:date="2026-03-28T21:57:55Z">
        <w:r>
          <w:delText xml:space="preserve"> Except for transient increase in IL-6 concentrations in 14-week monkey toxicity studies, no changes in other parameters were identified. Results from the repeat-dose studies with sac-TMT in cynomolgus monkeys showed adverse effects on the lymphoid tissues and bone marrow that are consistent with the expected cytotoxicity of the payload KL610023 as a topoisomerase I inhibitor.</w:delText>
        </w:r>
      </w:del>
    </w:p>
    <w:p ns2:paraId="320AE8C0" ns2:textId="798403E3" w:rsidR="00553CA4" w:rsidRPr="00E83F0B" w:rsidRDefault="00553CA4" w:rsidP="00553CA4">
      <w:pPr>
        <w:pStyle w:val="Heading4"/>
        <w:tabs>
          <w:tab w:val="clear" w:pos="1195"/>
          <w:tab w:val="left" w:pos="1200"/>
        </w:tabs>
        <w:ind w:left="1200" w:hanging="1200"/>
      </w:pPr>
      <w:del w:id="8661" w:author="GoldenCorpusHarness" w:date="2026-03-28T21:57:55Z">
        <w:r>
          <w:delText>O</w:delText>
        </w:r>
      </w:del>
      <w:ins w:id="8662" w:author="GoldenCorpusHarness" w:date="2026-03-28T21:57:55Z">
        <w:r>
          <w:t>KL610143 TK parame</w:t>
        </w:r>
      </w:ins>
      <w:r>
        <w:t>t</w:t>
      </w:r>
      <w:del w:id="8663" w:author="GoldenCorpusHarness" w:date="2026-03-28T21:57:55Z">
        <w:r>
          <w:delText>h</w:delText>
        </w:r>
      </w:del>
      <w:r>
        <w:t>er</w:t>
      </w:r>
      <w:ins w:id="8664" w:author="GoldenCorpusHarness" w:date="2026-03-28T21:57:55Z">
        <w:r>
          <w:t>s</w:t>
        </w:r>
      </w:ins>
      <w:r>
        <w:t xml:space="preserve"> </w:t>
      </w:r>
      <w:del w:id="8665" w:author="GoldenCorpusHarness" w:date="2026-03-28T21:57:55Z">
        <w:r>
          <w:delText>Studi</w:delText>
        </w:r>
      </w:del>
      <w:ins w:id="8666" w:author="GoldenCorpusHarness" w:date="2026-03-28T21:57:55Z">
        <w:r>
          <w:t>are pr</w:t>
        </w:r>
      </w:ins>
      <w:r>
        <w:t>es</w:t>
      </w:r>
      <w:ins w:id="8667" w:author="GoldenCorpusHarness" w:date="2026-03-28T21:57:55Z">
        <w:r>
          <w:t>ented in [Table 10].</w:t>
        </w:r>
      </w:ins>
    </w:p>
    <w:p ns2:paraId="678FDE25" ns2:textId="77777777" w:rsidR="00553CA4" w:rsidRDefault="00553CA4" w:rsidP="00553CA4">
      <w:pPr>
        <w:pStyle w:val="Heading5"/>
        <w:tabs>
          <w:tab w:val="left" w:pos="1440"/>
        </w:tabs>
      </w:pPr>
      <w:del w:id="8668" w:author="GoldenCorpusHarness" w:date="2026-03-28T21:57:55Z">
        <w:r>
          <w:delText>Phototoxicity</w:delText>
        </w:r>
      </w:del>
    </w:p>
    <w:p ns2:paraId="0F91B0F5" ns2:textId="3434E715" w:rsidR="00553CA4" w:rsidRPr="00E83F0B" w:rsidRDefault="008A19C7" w:rsidP="0051330A">
      <w:pPr>
        <w:pStyle w:val="Paragraph"/>
      </w:pPr>
      <w:r>
        <w:t>T</w:t>
      </w:r>
      <w:del w:id="8669" w:author="GoldenCorpusHarness" w:date="2026-03-28T21:57:55Z">
        <w:r>
          <w:delText>h</w:delText>
        </w:r>
      </w:del>
      <w:ins w:id="8670" w:author="GoldenCorpusHarness" w:date="2026-03-28T21:57:55Z">
        <w:r>
          <w:t>abl</w:t>
        </w:r>
      </w:ins>
      <w:r>
        <w:t>e</w:t>
      </w:r>
      <w:del w:id="8671" w:author="GoldenCorpusHarness" w:date="2026-03-28T21:57:55Z">
        <w:r>
          <w:delText xml:space="preserve"> assessment of the phototoxic potential was performed for the payload (KL6</w:delText>
        </w:r>
      </w:del>
      <w:ins w:id="8672" w:author="GoldenCorpusHarness" w:date="2026-03-28T21:57:55Z">
        <w:r>
          <w:t xml:space="preserve"> </w:t>
        </w:r>
      </w:ins>
      <w:r>
        <w:t>10</w:t>
      </w:r>
      <w:del w:id="8673" w:author="GoldenCorpusHarness" w:date="2026-03-28T21:57:55Z">
        <w:r>
          <w:delText xml:space="preserve">023) </w:delText>
        </w:r>
      </w:del>
      <w:ins w:id="8674" w:author="GoldenCorpusHarness" w:date="2026-03-28T21:57:55Z">
        <w:r>
          <w:t>Me</w:t>
        </w:r>
      </w:ins>
      <w:r>
        <w:t>an</w:t>
      </w:r>
      <w:del w:id="8675" w:author="GoldenCorpusHarness" w:date="2026-03-28T21:57:55Z">
        <w:r>
          <w:delText>d/or payload-linker (KL610091) since</w:delText>
        </w:r>
      </w:del>
      <w:r>
        <w:t xml:space="preserve"> KL610</w:t>
      </w:r>
      <w:del w:id="8676" w:author="GoldenCorpusHarness" w:date="2026-03-28T21:57:55Z">
        <w:r>
          <w:delText>02</w:delText>
        </w:r>
      </w:del>
      <w:ins w:id="8677" w:author="GoldenCorpusHarness" w:date="2026-03-28T21:57:55Z">
        <w:r>
          <w:t>14</w:t>
        </w:r>
      </w:ins>
      <w:r>
        <w:t xml:space="preserve">3 </w:t>
      </w:r>
      <w:ins w:id="8678" w:author="GoldenCorpusHarness" w:date="2026-03-28T21:57:55Z">
        <w:r>
          <w:t>TK P</w:t>
        </w:r>
      </w:ins>
      <w:r>
        <w:t>a</w:t>
      </w:r>
      <w:ins w:id="8679" w:author="GoldenCorpusHarness" w:date="2026-03-28T21:57:55Z">
        <w:r>
          <w:t>rameters i</w:t>
        </w:r>
      </w:ins>
      <w:r>
        <w:t>n</w:t>
      </w:r>
      <w:del w:id="8680" w:author="GoldenCorpusHarness" w:date="2026-03-28T21:57:55Z">
        <w:r>
          <w:delText>d</w:delText>
        </w:r>
      </w:del>
      <w:ins w:id="8681" w:author="GoldenCorpusHarness" w:date="2026-03-28T21:57:55Z">
        <w:r>
          <w:t xml:space="preserve"> Sprague Dawley Rats Following IV Dosing of</w:t>
        </w:r>
      </w:ins>
      <w:r>
        <w:t xml:space="preserve"> KL610</w:t>
      </w:r>
      <w:del w:id="8682" w:author="GoldenCorpusHarness" w:date="2026-03-28T21:57:55Z">
        <w:r>
          <w:delText>09</w:delText>
        </w:r>
      </w:del>
      <w:ins w:id="8683" w:author="GoldenCorpusHarness" w:date="2026-03-28T21:57:55Z">
        <w:r>
          <w:t>143 (TT #18-785</w:t>
        </w:r>
      </w:ins>
      <w:r>
        <w:t xml:space="preserve">1 </w:t>
      </w:r>
      <w:del w:id="8684" w:author="GoldenCorpusHarness" w:date="2026-03-28T21:57:55Z">
        <w:r>
          <w:delText>absorb</w:delText>
        </w:r>
      </w:del>
      <w:ins w:id="8685" w:author="GoldenCorpusHarness" w:date="2026-03-28T21:57:55Z">
        <w:r>
          <w:t>/</w:t>
        </w:r>
      </w:ins>
      <w:r>
        <w:t xml:space="preserve"> </w:t>
      </w:r>
      <w:del w:id="8686" w:author="GoldenCorpusHarness" w:date="2026-03-28T21:57:55Z">
        <w:r>
          <w:delText xml:space="preserve">light between </w:delText>
        </w:r>
      </w:del>
      <w:ins w:id="8687" w:author="GoldenCorpusHarness" w:date="2026-03-28T21:57:55Z">
        <w:r>
          <w:t>A</w:t>
        </w:r>
      </w:ins>
      <w:r>
        <w:t>2</w:t>
      </w:r>
      <w:del w:id="8688" w:author="GoldenCorpusHarness" w:date="2026-03-28T21:57:55Z">
        <w:r>
          <w:delText>9</w:delText>
        </w:r>
      </w:del>
      <w:r>
        <w:t>0</w:t>
      </w:r>
      <w:del w:id="8689" w:author="GoldenCorpusHarness" w:date="2026-03-28T21:57:55Z">
        <w:r>
          <w:delText xml:space="preserve"> and 7</w:delText>
        </w:r>
      </w:del>
      <w:ins w:id="8690" w:author="GoldenCorpusHarness" w:date="2026-03-28T21:57:55Z">
        <w:r>
          <w:t>18</w:t>
        </w:r>
      </w:ins>
      <w:r>
        <w:t>0</w:t>
      </w:r>
      <w:ins w:id="8691" w:author="GoldenCorpusHarness" w:date="2026-03-28T21:57:55Z">
        <w:r>
          <w:t>86-T</w:t>
        </w:r>
      </w:ins>
      <w:r>
        <w:t>0</w:t>
      </w:r>
      <w:del w:id="8692" w:author="GoldenCorpusHarness" w:date="2026-03-28T21:57:55Z">
        <w:r>
          <w:delText xml:space="preserve"> nm with a molar extinction coefficient &gt;</w:delText>
        </w:r>
      </w:del>
      <w:r>
        <w:t>1</w:t>
      </w:r>
      <w:ins w:id="8693" w:author="GoldenCorpusHarness" w:date="2026-03-28T21:57:55Z">
        <w:r>
          <w:t>1-</w:t>
        </w:r>
      </w:ins>
      <w:r>
        <w:t>0</w:t>
      </w:r>
      <w:del w:id="8694" w:author="GoldenCorpusHarness" w:date="2026-03-28T21:57:55Z">
        <w:r>
          <w:delText>00 L mol-</w:delText>
        </w:r>
      </w:del>
      <w:r>
        <w:t>1</w:t>
      </w:r>
      <w:del w:id="8695" w:author="GoldenCorpusHarness" w:date="2026-03-28T21:57:55Z">
        <w:r>
          <w:delText xml:space="preserve"> cm-1.</w:delText>
        </w:r>
      </w:del>
      <w:ins w:id="8696" w:author="GoldenCorpusHarness" w:date="2026-03-28T21:57:55Z">
        <w:r>
          <w:t>)</w:t>
        </w:r>
      </w:ins>
    </w:p>
    <w:p ns2:paraId="4647C288" ns2:textId="3FB86AA0" w:rsidR="00553CA4" w:rsidRDefault="00553CA4" w:rsidP="00553CA4">
      <w:pPr>
        <w:pStyle w:val="Heading6"/>
        <w:tabs>
          <w:tab w:val="left" w:pos="1680"/>
        </w:tabs>
        <w:rPr>
          <w:lang w:bidi="hi-IN"/>
        </w:rPr>
      </w:pPr>
      <w:bookmarkStart w:id="193" w:name="_Ref147328226"/>
      <w:bookmarkStart w:id="194" w:name="_Toc180399906"/>
      <w:r>
        <w:t>KL610143: Phototoxicity Study of KL61014</w:t>
      </w:r>
      <w:r>
        <w:rPr>
          <w:lang w:bidi="hi-IN"/>
        </w:rPr>
        <w:t>3 via Single Intravenous Injection in SD Rats</w:t>
      </w:r>
      <w:r w:rsidRPr="002118E2">
        <w:t xml:space="preserve"> </w:t>
      </w:r>
      <w:r w:rsidRPr="002118E2">
        <w:rPr>
          <w:lang w:bidi="hi-IN"/>
        </w:rPr>
        <w:t>(TT #</w:t>
      </w:r>
      <w:r>
        <w:rPr>
          <w:lang w:bidi="hi-IN"/>
        </w:rPr>
        <w:t>23</w:t>
      </w:r>
      <w:r>
        <w:rPr>
          <w:lang w:bidi="hi-IN"/>
        </w:rPr>
        <w:noBreakHyphen/>
        <w:t>7802 / A2022157</w:t>
      </w:r>
      <w:r>
        <w:rPr>
          <w:lang w:bidi="hi-IN"/>
        </w:rPr>
        <w:noBreakHyphen/>
        <w:t>T072</w:t>
      </w:r>
      <w:r>
        <w:rPr>
          <w:lang w:bidi="hi-IN"/>
        </w:rPr>
        <w:noBreakHyphen/>
        <w:t>01)</w:t>
      </w:r>
      <w:bookmarkEnd w:id="193"/>
      <w:bookmarkEnd w:id="194"/>
    </w:p>
    <w:p ns2:paraId="49FEA97B" ns2:textId="31FB4BE8" w:rsidR="00553CA4" w:rsidRPr="00011951" w:rsidRDefault="00553CA4" w:rsidP="00553CA4">
      <w:pPr>
        <w:pStyle w:val="Paragraph"/>
      </w:pPr>
      <w:del w:id="8697" w:author="GoldenCorpusHarness" w:date="2026-03-28T21:57:55Z">
        <w:r>
          <w:delText>The objective of this study was to evaluate the potential phototoxicity of KL610143 (prodrug for the payload KL610023) when SD rats were administered a single IV injection of KL610143 followed by UV irradiation on the skin.</w:delText>
        </w:r>
      </w:del>
    </w:p>
    <w:p ns2:paraId="49B8B7DD" ns2:textId="715FFC0B" w:rsidR="00553CA4" w:rsidRPr="00011951" w:rsidRDefault="00553CA4" w:rsidP="00553CA4">
      <w:pPr>
        <w:pStyle w:val="Paragraph"/>
      </w:pPr>
      <w:del w:id="8698" w:author="GoldenCorpusHarness" w:date="2026-03-28T21:57:55Z">
        <w:r>
          <w:delText xml:space="preserve">Rats were assigned to 4 groups that received a single IV dose of 1.5 or 15 mg/kg </w:delText>
        </w:r>
      </w:del>
      <w:r>
        <w:t>KL610</w:t>
      </w:r>
      <w:del w:id="8699" w:author="GoldenCorpusHarness" w:date="2026-03-28T21:57:55Z">
        <w:r>
          <w:delText>14</w:delText>
        </w:r>
      </w:del>
      <w:ins w:id="8700" w:author="GoldenCorpusHarness" w:date="2026-03-28T21:57:55Z">
        <w:r>
          <w:t>02</w:t>
        </w:r>
      </w:ins>
      <w:r>
        <w:t>3</w:t>
      </w:r>
      <w:ins w:id="8701" w:author="GoldenCorpusHarness" w:date="2026-03-28T21:57:55Z">
        <w:r>
          <w:t xml:space="preserve"> TK parameters are presented</w:t>
        </w:r>
      </w:ins>
      <w:r>
        <w:t xml:space="preserve"> in </w:t>
      </w:r>
      <w:del w:id="8702" w:author="GoldenCorpusHarness" w:date="2026-03-28T21:57:55Z">
        <w:r>
          <w:delText xml:space="preserve">PBS </w:delText>
        </w:r>
      </w:del>
      <w:ins w:id="8703" w:author="GoldenCorpusHarness" w:date="2026-03-28T21:57:55Z">
        <w:r>
          <w:t>[T</w:t>
        </w:r>
      </w:ins>
      <w:r>
        <w:t>a</w:t>
      </w:r>
      <w:del w:id="8704" w:author="GoldenCorpusHarness" w:date="2026-03-28T21:57:55Z">
        <w:r>
          <w:delText>t 10 mL/kg, 0.9% NaCl for injection at 10 mL/kg (negative control) or 8 mg/mL 8Methoxypsora</w:delText>
        </w:r>
      </w:del>
      <w:ins w:id="8705" w:author="GoldenCorpusHarness" w:date="2026-03-28T21:57:55Z">
        <w:r>
          <w:t>b</w:t>
        </w:r>
      </w:ins>
      <w:r>
        <w:t>le</w:t>
      </w:r>
      <w:del w:id="8706" w:author="GoldenCorpusHarness" w:date="2026-03-28T21:57:55Z">
        <w:r>
          <w:delText>n at 0</w:delText>
        </w:r>
      </w:del>
      <w:ins w:id="8707" w:author="GoldenCorpusHarness" w:date="2026-03-28T21:57:55Z">
        <w:r>
          <w:t xml:space="preserve"> 11]</w:t>
        </w:r>
      </w:ins>
      <w:r>
        <w:t>.</w:t>
      </w:r>
      <w:del w:id="8708" w:author="GoldenCorpusHarness" w:date="2026-03-28T21:57:55Z">
        <w:r>
          <w:delText>1 mL/animal (positive control). KL610143 and negative control groups consisted of 8 rats/sex (4 rat/sex for TK analysis) and the positive control consisted of 4 rats/sex.</w:delText>
        </w:r>
      </w:del>
    </w:p>
    <w:p ns2:paraId="4E726D81" ns2:textId="77777777" w:rsidR="00553CA4" w:rsidRPr="00011951" w:rsidRDefault="00553CA4" w:rsidP="00553CA4">
      <w:pPr>
        <w:pStyle w:val="Paragraph"/>
      </w:pPr>
      <w:r>
        <w:t>T</w:t>
      </w:r>
      <w:del w:id="8709" w:author="GoldenCorpusHarness" w:date="2026-03-28T21:57:55Z">
        <w:r>
          <w:delText>h</w:delText>
        </w:r>
      </w:del>
      <w:ins w:id="8710" w:author="GoldenCorpusHarness" w:date="2026-03-28T21:57:55Z">
        <w:r>
          <w:t>abl</w:t>
        </w:r>
      </w:ins>
      <w:r>
        <w:t>e</w:t>
      </w:r>
      <w:ins w:id="8711" w:author="GoldenCorpusHarness" w:date="2026-03-28T21:57:55Z">
        <w:r>
          <w:t xml:space="preserve"> 11Mean</w:t>
        </w:r>
      </w:ins>
      <w:r>
        <w:t xml:space="preserve"> </w:t>
      </w:r>
      <w:del w:id="8712" w:author="GoldenCorpusHarness" w:date="2026-03-28T21:57:55Z">
        <w:r>
          <w:delText>following</w:delText>
        </w:r>
      </w:del>
      <w:ins w:id="8713" w:author="GoldenCorpusHarness" w:date="2026-03-28T21:57:55Z">
        <w:r>
          <w:t>KL610023</w:t>
        </w:r>
      </w:ins>
      <w:r>
        <w:t xml:space="preserve"> </w:t>
      </w:r>
      <w:del w:id="8714" w:author="GoldenCorpusHarness" w:date="2026-03-28T21:57:55Z">
        <w:r>
          <w:delText>p</w:delText>
        </w:r>
      </w:del>
      <w:ins w:id="8715" w:author="GoldenCorpusHarness" w:date="2026-03-28T21:57:55Z">
        <w:r>
          <w:t>TK P</w:t>
        </w:r>
      </w:ins>
      <w:r>
        <w:t xml:space="preserve">arameters </w:t>
      </w:r>
      <w:del w:id="8716" w:author="GoldenCorpusHarness" w:date="2026-03-28T21:57:55Z">
        <w:r>
          <w:delText xml:space="preserve">were evaluated </w:delText>
        </w:r>
      </w:del>
      <w:r>
        <w:t xml:space="preserve">in </w:t>
      </w:r>
      <w:ins w:id="8717" w:author="GoldenCorpusHarness" w:date="2026-03-28T21:57:55Z">
        <w:r>
          <w:t>Sprague Dawley Ra</w:t>
        </w:r>
      </w:ins>
      <w:r>
        <w:t>t</w:t>
      </w:r>
      <w:del w:id="8718" w:author="GoldenCorpusHarness" w:date="2026-03-28T21:57:55Z">
        <w:r>
          <w:delText>hi</w:delText>
        </w:r>
      </w:del>
      <w:r>
        <w:t xml:space="preserve">s </w:t>
      </w:r>
      <w:del w:id="8719" w:author="GoldenCorpusHarness" w:date="2026-03-28T21:57:55Z">
        <w:r>
          <w:delText>study: mortality, clinical signs, body weight and skin reactions. Blood samples were c</w:delText>
        </w:r>
      </w:del>
      <w:ins w:id="8720" w:author="GoldenCorpusHarness" w:date="2026-03-28T21:57:55Z">
        <w:r>
          <w:t>F</w:t>
        </w:r>
      </w:ins>
      <w:r>
        <w:t>oll</w:t>
      </w:r>
      <w:del w:id="8721" w:author="GoldenCorpusHarness" w:date="2026-03-28T21:57:55Z">
        <w:r>
          <w:delText>ected</w:delText>
        </w:r>
      </w:del>
      <w:ins w:id="8722" w:author="GoldenCorpusHarness" w:date="2026-03-28T21:57:55Z">
        <w:r>
          <w:t>owing</w:t>
        </w:r>
      </w:ins>
      <w:r>
        <w:t xml:space="preserve"> </w:t>
      </w:r>
      <w:del w:id="8723" w:author="GoldenCorpusHarness" w:date="2026-03-28T21:57:55Z">
        <w:r>
          <w:delText>fr</w:delText>
        </w:r>
      </w:del>
      <w:ins w:id="8724" w:author="GoldenCorpusHarness" w:date="2026-03-28T21:57:55Z">
        <w:r>
          <w:t>IV D</w:t>
        </w:r>
      </w:ins>
      <w:r>
        <w:t>o</w:t>
      </w:r>
      <w:del w:id="8725" w:author="GoldenCorpusHarness" w:date="2026-03-28T21:57:55Z">
        <w:r>
          <w:delText>m the KL610143 a</w:delText>
        </w:r>
      </w:del>
      <w:ins w:id="8726" w:author="GoldenCorpusHarness" w:date="2026-03-28T21:57:55Z">
        <w:r>
          <w:t>si</w:t>
        </w:r>
      </w:ins>
      <w:r>
        <w:t>n</w:t>
      </w:r>
      <w:del w:id="8727" w:author="GoldenCorpusHarness" w:date="2026-03-28T21:57:55Z">
        <w:r>
          <w:delText>d ne</w:delText>
        </w:r>
      </w:del>
      <w:r>
        <w:t>g</w:t>
      </w:r>
      <w:del w:id="8728" w:author="GoldenCorpusHarness" w:date="2026-03-28T21:57:55Z">
        <w:r>
          <w:delText>ative control groups for TK evaluation</w:delText>
        </w:r>
      </w:del>
      <w:r>
        <w:t xml:space="preserve"> of KL610143 </w:t>
      </w:r>
      <w:del w:id="8729" w:author="GoldenCorpusHarness" w:date="2026-03-28T21:57:55Z">
        <w:r>
          <w:delText>and</w:delText>
        </w:r>
      </w:del>
      <w:ins w:id="8730" w:author="GoldenCorpusHarness" w:date="2026-03-28T21:57:55Z">
        <w:r>
          <w:t>(TT #18-7851</w:t>
        </w:r>
      </w:ins>
      <w:r>
        <w:t xml:space="preserve"> </w:t>
      </w:r>
      <w:del w:id="8731" w:author="GoldenCorpusHarness" w:date="2026-03-28T21:57:55Z">
        <w:r>
          <w:delText>KL</w:delText>
        </w:r>
      </w:del>
      <w:ins w:id="8732" w:author="GoldenCorpusHarness" w:date="2026-03-28T21:57:55Z">
        <w:r>
          <w:t>/ A201808</w:t>
        </w:r>
      </w:ins>
      <w:r>
        <w:t>6</w:t>
      </w:r>
      <w:ins w:id="8733" w:author="GoldenCorpusHarness" w:date="2026-03-28T21:57:55Z">
        <w:r>
          <w:t>-T0</w:t>
        </w:r>
      </w:ins>
      <w:r>
        <w:t>1</w:t>
      </w:r>
      <w:ins w:id="8734" w:author="GoldenCorpusHarness" w:date="2026-03-28T21:57:55Z">
        <w:r>
          <w:t>1-</w:t>
        </w:r>
      </w:ins>
      <w:r>
        <w:t>0</w:t>
      </w:r>
      <w:del w:id="8735" w:author="GoldenCorpusHarness" w:date="2026-03-28T21:57:55Z">
        <w:r>
          <w:delText>023.</w:delText>
        </w:r>
      </w:del>
      <w:ins w:id="8736" w:author="GoldenCorpusHarness" w:date="2026-03-28T21:57:55Z">
        <w:r>
          <w:t>1)</w:t>
        </w:r>
      </w:ins>
    </w:p>
    <w:p ns2:paraId="16DFCE00" ns2:textId="597C0001" w:rsidR="00553CA4" w:rsidRDefault="00553CA4" w:rsidP="00553CA4">
      <w:pPr>
        <w:pStyle w:val="Paragraph"/>
      </w:pPr>
      <w:r w:rsidRPr="00011951">
        <w:t>There was no mortality or test article-related clinical signs or changes in body weight and no skin reactions indicative of phototoxicity. The plasma concentrations of KL610143 and KL610023 were BLQ at each time point for negative control group, and before dosing for KL610143 low and high dose groups. At 2 min</w:t>
      </w:r>
      <w:r w:rsidR="007470E3">
        <w:t>utes</w:t>
      </w:r>
      <w:r w:rsidRPr="00011951">
        <w:t xml:space="preserve"> post</w:t>
      </w:r>
      <w:r>
        <w:t xml:space="preserve"> </w:t>
      </w:r>
      <w:r w:rsidRPr="00011951">
        <w:t>dose, mean plasma KL610143 concentrations were 282 and 3564 ng/mL for KL610143 low and high dose groups, and mean plasma KL610023 concentrations were 1164 and 13013 ng/mL</w:t>
      </w:r>
      <w:r>
        <w:t xml:space="preserve"> </w:t>
      </w:r>
      <w:r w:rsidRPr="00011951">
        <w:t>for KL610143 low and high dose groups, respectively.</w:t>
      </w:r>
    </w:p>
    <w:p ns2:paraId="644667C6" ns2:textId="1A2637B0" w:rsidR="00DE4536" w:rsidRPr="00DE4536" w:rsidRDefault="00553CA4" w:rsidP="00630ADC">
      <w:pPr>
        <w:pStyle w:val="Paragraph"/>
      </w:pPr>
      <w:del w:id="8737" w:author="GoldenCorpusHarness" w:date="2026-03-28T21:57:55Z">
        <w:r>
          <w:delText>In conclusion, administration of a single dose of sac-TMT at 1.5 or 15 mg/kg to SD rats followed by UV irradiation did not result in cutaneous reactions indicative of phototoxicity.</w:delText>
        </w:r>
      </w:del>
    </w:p>
    <w:p ns2:paraId="77E0D1A2" ns2:textId="77777777" w:rsidR="00553CA4" w:rsidRDefault="00553CA4" w:rsidP="008D491A">
      <w:pPr>
        <w:pStyle w:val="Heading3"/>
      </w:pPr>
      <w:ins w:id="8738" w:author="GoldenCorpusHarness" w:date="2026-03-28T21:57:55Z">
        <w:r>
          <w:t xml:space="preserve">Over the dose range from 1.5 to 15 mg/kg, the mean plasma exposure of KL610143 and KL610023 in plasma showed no consistent sex difference. </w:t>
        </w:r>
      </w:ins>
      <w:r>
        <w:t>No</w:t>
      </w:r>
      <w:del w:id="8739" w:author="GoldenCorpusHarness" w:date="2026-03-28T21:57:55Z">
        <w:r>
          <w:delText>nclinical Ris</w:delText>
        </w:r>
      </w:del>
      <w:ins w:id="8740" w:author="GoldenCorpusHarness" w:date="2026-03-28T21:57:55Z">
        <w:r>
          <w:t xml:space="preserve"> dose proportionality was observed in the mean exposure of KL610143, while the plasma exposure of KL610023 increased dose proportionally. No apparent accumulation of KL610143 or KL610023 was observed when rats were dosed once a wee</w:t>
        </w:r>
      </w:ins>
      <w:r>
        <w:t xml:space="preserve">k </w:t>
      </w:r>
      <w:del w:id="8741" w:author="GoldenCorpusHarness" w:date="2026-03-28T21:57:55Z">
        <w:r>
          <w:delText>Assessment</w:delText>
        </w:r>
      </w:del>
      <w:ins w:id="8742" w:author="GoldenCorpusHarness" w:date="2026-03-28T21:57:55Z">
        <w:r>
          <w:t>for 5 consecutive doses.</w:t>
        </w:r>
      </w:ins>
    </w:p>
    <w:p ns2:paraId="06D7334F" ns2:textId="77777777" w:rsidR="00553CA4" w:rsidRDefault="00553CA4" w:rsidP="00553CA4">
      <w:pPr>
        <w:pStyle w:val="Heading4"/>
        <w:tabs>
          <w:tab w:val="clear" w:pos="1195"/>
          <w:tab w:val="left" w:pos="1200"/>
        </w:tabs>
        <w:ind w:left="1200" w:hanging="1200"/>
      </w:pPr>
      <w:del w:id="8743" w:author="GoldenCorpusHarness" w:date="2026-03-28T21:57:55Z">
        <w:r>
          <w:delText>J</w:delText>
        </w:r>
      </w:del>
      <w:ins w:id="8744" w:author="GoldenCorpusHarness" w:date="2026-03-28T21:57:55Z">
        <w:r>
          <w:t>Based on the res</w:t>
        </w:r>
      </w:ins>
      <w:r>
        <w:t>u</w:t>
      </w:r>
      <w:ins w:id="8745" w:author="GoldenCorpusHarness" w:date="2026-03-28T21:57:55Z">
        <w:r>
          <w:t xml:space="preserve">lts from this </w:t>
        </w:r>
      </w:ins>
      <w:r>
        <w:t>st</w:t>
      </w:r>
      <w:ins w:id="8746" w:author="GoldenCorpusHarness" w:date="2026-03-28T21:57:55Z">
        <w:r>
          <w:t>udy, the NOAEL was 5 mg/kg/dose correspond</w:t>
        </w:r>
      </w:ins>
      <w:r>
        <w:t>i</w:t>
      </w:r>
      <w:del w:id="8747" w:author="GoldenCorpusHarness" w:date="2026-03-28T21:57:55Z">
        <w:r>
          <w:delText>f</w:delText>
        </w:r>
      </w:del>
      <w:ins w:id="8748" w:author="GoldenCorpusHarness" w:date="2026-03-28T21:57:55Z">
        <w:r>
          <w:t>ng to system</w:t>
        </w:r>
      </w:ins>
      <w:r>
        <w:t>ic</w:t>
      </w:r>
      <w:ins w:id="8749" w:author="GoldenCorpusHarness" w:date="2026-03-28T21:57:55Z">
        <w:r>
          <w:t xml:space="preserve"> exposure for combined fem</w:t>
        </w:r>
      </w:ins>
      <w:r>
        <w:t>a</w:t>
      </w:r>
      <w:ins w:id="8750" w:author="GoldenCorpusHarness" w:date="2026-03-28T21:57:55Z">
        <w:r>
          <w:t>les and males AUClas</w:t>
        </w:r>
      </w:ins>
      <w:r>
        <w:t>t</w:t>
      </w:r>
      <w:del w:id="8751" w:author="GoldenCorpusHarness" w:date="2026-03-28T21:57:55Z">
        <w:r>
          <w:delText>ion</w:delText>
        </w:r>
      </w:del>
      <w:r>
        <w:t xml:space="preserve"> of </w:t>
      </w:r>
      <w:del w:id="8752" w:author="GoldenCorpusHarness" w:date="2026-03-28T21:57:55Z">
        <w:r>
          <w:delText>Ani</w:delText>
        </w:r>
      </w:del>
      <w:ins w:id="8753" w:author="GoldenCorpusHarness" w:date="2026-03-28T21:57:55Z">
        <w:r>
          <w:t>1.32 µg*h/</w:t>
        </w:r>
      </w:ins>
      <w:r>
        <w:t>m</w:t>
      </w:r>
      <w:ins w:id="8754" w:author="GoldenCorpusHarness" w:date="2026-03-28T21:57:55Z">
        <w:r>
          <w:t xml:space="preserve">L for KL610023 </w:t>
        </w:r>
      </w:ins>
      <w:r>
        <w:t>a</w:t>
      </w:r>
      <w:ins w:id="8755" w:author="GoldenCorpusHarness" w:date="2026-03-28T21:57:55Z">
        <w:r>
          <w:t xml:space="preserve">fter the </w:t>
        </w:r>
      </w:ins>
      <w:r>
        <w:t>l</w:t>
      </w:r>
      <w:ins w:id="8756" w:author="GoldenCorpusHarness" w:date="2026-03-28T21:57:55Z">
        <w:r>
          <w:t>ast</w:t>
        </w:r>
      </w:ins>
      <w:r>
        <w:t xml:space="preserve"> </w:t>
      </w:r>
      <w:del w:id="8757" w:author="GoldenCorpusHarness" w:date="2026-03-28T21:57:55Z">
        <w:r>
          <w:delText>Sp</w:delText>
        </w:r>
      </w:del>
      <w:ins w:id="8758" w:author="GoldenCorpusHarness" w:date="2026-03-28T21:57:55Z">
        <w:r>
          <w:t>dos</w:t>
        </w:r>
      </w:ins>
      <w:r>
        <w:t>e</w:t>
      </w:r>
      <w:del w:id="8759" w:author="GoldenCorpusHarness" w:date="2026-03-28T21:57:55Z">
        <w:r>
          <w:delText>cies</w:delText>
        </w:r>
      </w:del>
      <w:ins w:id="8760" w:author="GoldenCorpusHarness" w:date="2026-03-28T21:57:55Z">
        <w:r>
          <w:t>.</w:t>
        </w:r>
      </w:ins>
    </w:p>
    <w:p ns2:paraId="08D81021" ns2:textId="6A6648D4" w:rsidR="00553CA4" w:rsidRDefault="00553CA4" w:rsidP="00553CA4">
      <w:pPr>
        <w:pStyle w:val="Paragraph"/>
      </w:pPr>
      <w:r>
        <w:t>G</w:t>
      </w:r>
      <w:del w:id="8761" w:author="GoldenCorpusHarness" w:date="2026-03-28T21:57:55Z">
        <w:r>
          <w:delText>iv</w:delText>
        </w:r>
      </w:del>
      <w:r>
        <w:t>en</w:t>
      </w:r>
      <w:del w:id="8762" w:author="GoldenCorpusHarness" w:date="2026-03-28T21:57:55Z">
        <w:r>
          <w:delText xml:space="preserve"> the lack </w:delText>
        </w:r>
      </w:del>
      <w:r>
        <w:t>o</w:t>
      </w:r>
      <w:del w:id="8763" w:author="GoldenCorpusHarness" w:date="2026-03-28T21:57:55Z">
        <w:r>
          <w:delText xml:space="preserve">f appreciable binding of sacituzumab for either mouse or rat TROP2, and similar affinity of the antibody binding to human and monkey TROP2, the cynomolgus monkey was considered to be the relevant species for the nonclinical </w:delText>
        </w:r>
      </w:del>
      <w:r>
        <w:t>toxic</w:t>
      </w:r>
      <w:del w:id="8764" w:author="GoldenCorpusHarness" w:date="2026-03-28T21:57:55Z">
        <w:r>
          <w:delText>olog</w:delText>
        </w:r>
      </w:del>
      <w:ins w:id="8765" w:author="GoldenCorpusHarness" w:date="2026-03-28T21:57:55Z">
        <w:r>
          <w:t>it</w:t>
        </w:r>
      </w:ins>
      <w:r>
        <w:t xml:space="preserve">y </w:t>
      </w:r>
      <w:del w:id="8766" w:author="GoldenCorpusHarness" w:date="2026-03-28T21:57:55Z">
        <w:r>
          <w:delText>s</w:delText>
        </w:r>
      </w:del>
      <w:ins w:id="8767" w:author="GoldenCorpusHarness" w:date="2026-03-28T21:57:55Z">
        <w:r>
          <w:t>S</w:t>
        </w:r>
      </w:ins>
      <w:r>
        <w:t>tudies</w:t>
      </w:r>
      <w:del w:id="8768" w:author="GoldenCorpusHarness" w:date="2026-03-28T21:57:55Z">
        <w:r>
          <w:delText xml:space="preserve"> of sac-TMT. </w:delText>
        </w:r>
      </w:del>
    </w:p>
    <w:p ns2:paraId="0E55DC12" ns2:textId="77777777" w:rsidR="002618D0" w:rsidRDefault="00553CA4" w:rsidP="002618D0">
      <w:pPr>
        <w:pStyle w:val="Paragraph"/>
      </w:pPr>
      <w:del w:id="8769" w:author="GoldenCorpusHarness" w:date="2026-03-28T21:57:55Z">
        <w:r>
          <w:delText>T</w:delText>
        </w:r>
      </w:del>
      <w:ins w:id="8770" w:author="GoldenCorpusHarness" w:date="2026-03-28T21:57:55Z">
        <w:r>
          <w:t>Consistent wit</w:t>
        </w:r>
      </w:ins>
      <w:r>
        <w:t>h</w:t>
      </w:r>
      <w:ins w:id="8771" w:author="GoldenCorpusHarness" w:date="2026-03-28T21:57:55Z">
        <w:r>
          <w:t xml:space="preserve"> ICH S9 guidanc</w:t>
        </w:r>
      </w:ins>
      <w:r>
        <w:t xml:space="preserve">e </w:t>
      </w:r>
      <w:ins w:id="8772" w:author="GoldenCorpusHarness" w:date="2026-03-28T21:57:55Z">
        <w:r>
          <w:t>(Nonclinical Evaluation for Anticancer Pharmaceuticals), geno</w:t>
        </w:r>
      </w:ins>
      <w:r>
        <w:t xml:space="preserve">toxicity </w:t>
      </w:r>
      <w:del w:id="8773" w:author="GoldenCorpusHarness" w:date="2026-03-28T21:57:55Z">
        <w:r>
          <w:delText>profile of the payload (KL610023) w</w:delText>
        </w:r>
      </w:del>
      <w:r>
        <w:t>as</w:t>
      </w:r>
      <w:del w:id="8774" w:author="GoldenCorpusHarness" w:date="2026-03-28T21:57:55Z">
        <w:r>
          <w:delText xml:space="preserve"> studied in rats, as the metabolite profile was similar among rats, cynomolgus monkeys, and humans. However, due to the poor solubility of KL610023 and the limited dose volume that can be injected to rats by IV, the prodrug (KL610143) that rapidly decompo</w:delText>
        </w:r>
      </w:del>
      <w:r>
        <w:t>ses</w:t>
      </w:r>
      <w:del w:id="8775" w:author="GoldenCorpusHarness" w:date="2026-03-28T21:57:55Z">
        <w:r>
          <w:delText xml:space="preserve"> to KL610023 i</w:delText>
        </w:r>
      </w:del>
      <w:ins w:id="8776" w:author="GoldenCorpusHarness" w:date="2026-03-28T21:57:55Z">
        <w:r>
          <w:t>sme</w:t>
        </w:r>
      </w:ins>
      <w:r>
        <w:t>n</w:t>
      </w:r>
      <w:del w:id="8777" w:author="GoldenCorpusHarness" w:date="2026-03-28T21:57:55Z">
        <w:r>
          <w:delText xml:space="preserve"> vivo, was used in ra</w:delText>
        </w:r>
      </w:del>
      <w:r>
        <w:t>ts</w:t>
      </w:r>
      <w:del w:id="8778" w:author="GoldenCorpusHarness" w:date="2026-03-28T21:57:55Z">
        <w:r>
          <w:delText xml:space="preserve"> to increase systemic exposure to KL610023. Hence, the toxicity profile</w:delText>
        </w:r>
      </w:del>
      <w:r>
        <w:t xml:space="preserve"> of the payload w</w:t>
      </w:r>
      <w:del w:id="8779" w:author="GoldenCorpusHarness" w:date="2026-03-28T21:57:55Z">
        <w:r>
          <w:delText>as</w:delText>
        </w:r>
      </w:del>
      <w:ins w:id="8780" w:author="GoldenCorpusHarness" w:date="2026-03-28T21:57:55Z">
        <w:r>
          <w:t>ere</w:t>
        </w:r>
      </w:ins>
      <w:r>
        <w:t xml:space="preserve"> </w:t>
      </w:r>
      <w:del w:id="8781" w:author="GoldenCorpusHarness" w:date="2026-03-28T21:57:55Z">
        <w:r>
          <w:delText>s</w:delText>
        </w:r>
      </w:del>
      <w:ins w:id="8782" w:author="GoldenCorpusHarness" w:date="2026-03-28T21:57:55Z">
        <w:r>
          <w:t>conduc</w:t>
        </w:r>
      </w:ins>
      <w:r>
        <w:t>t</w:t>
      </w:r>
      <w:del w:id="8783" w:author="GoldenCorpusHarness" w:date="2026-03-28T21:57:55Z">
        <w:r>
          <w:delText>udi</w:delText>
        </w:r>
      </w:del>
      <w:r>
        <w:t xml:space="preserve">ed </w:t>
      </w:r>
      <w:del w:id="8784" w:author="GoldenCorpusHarness" w:date="2026-03-28T21:57:55Z">
        <w:r>
          <w:delText>in</w:delText>
        </w:r>
      </w:del>
      <w:ins w:id="8785" w:author="GoldenCorpusHarness" w:date="2026-03-28T21:57:55Z">
        <w:r>
          <w:t>to support</w:t>
        </w:r>
      </w:ins>
      <w:r>
        <w:t xml:space="preserve"> r</w:t>
      </w:r>
      <w:del w:id="8786" w:author="GoldenCorpusHarness" w:date="2026-03-28T21:57:55Z">
        <w:r>
          <w:delText>ats followin</w:delText>
        </w:r>
      </w:del>
      <w:ins w:id="8787" w:author="GoldenCorpusHarness" w:date="2026-03-28T21:57:55Z">
        <w:r>
          <w:t>e</w:t>
        </w:r>
      </w:ins>
      <w:r>
        <w:t>g</w:t>
      </w:r>
      <w:del w:id="8788" w:author="GoldenCorpusHarness" w:date="2026-03-28T21:57:55Z">
        <w:r>
          <w:delText xml:space="preserve"> admin</w:delText>
        </w:r>
      </w:del>
      <w:r>
        <w:t xml:space="preserve">istration of </w:t>
      </w:r>
      <w:del w:id="8789" w:author="GoldenCorpusHarness" w:date="2026-03-28T21:57:55Z">
        <w:r>
          <w:delText>the prodrug</w:delText>
        </w:r>
      </w:del>
      <w:ins w:id="8790" w:author="GoldenCorpusHarness" w:date="2026-03-28T21:57:55Z">
        <w:r>
          <w:t>sac-TMT</w:t>
        </w:r>
      </w:ins>
      <w:r>
        <w:t>.</w:t>
      </w:r>
    </w:p>
    <w:p ns2:paraId="75E177BC" ns2:textId="3739C1F7" w:rsidR="00553CA4" w:rsidRDefault="00553CA4" w:rsidP="002618D0">
      <w:pPr>
        <w:pStyle w:val="Heading4"/>
      </w:pPr>
      <w:del w:id="8791" w:author="GoldenCorpusHarness" w:date="2026-03-28T21:57:55Z">
        <w:r>
          <w:delText>E</w:delText>
        </w:r>
      </w:del>
      <w:ins w:id="8792" w:author="GoldenCorpusHarness" w:date="2026-03-28T21:57:55Z">
        <w:r>
          <w:t>Genoto</w:t>
        </w:r>
      </w:ins>
      <w:r>
        <w:t>x</w:t>
      </w:r>
      <w:del w:id="8793" w:author="GoldenCorpusHarness" w:date="2026-03-28T21:57:55Z">
        <w:r>
          <w:delText xml:space="preserve">posure Comparisons in </w:delText>
        </w:r>
      </w:del>
      <w:ins w:id="8794" w:author="GoldenCorpusHarness" w:date="2026-03-28T21:57:55Z">
        <w:r>
          <w:t>icity studies included an in vivo rat bone marrow micronucleus assay with the prodrug for payload (KL610143) as well as in vitro microbial mutagenesis (</w:t>
        </w:r>
      </w:ins>
      <w:r>
        <w:t>A</w:t>
      </w:r>
      <w:del w:id="8795" w:author="GoldenCorpusHarness" w:date="2026-03-28T21:57:55Z">
        <w:r>
          <w:delText>nimals versus Humans</w:delText>
        </w:r>
      </w:del>
      <w:ins w:id="8796" w:author="GoldenCorpusHarness" w:date="2026-03-28T21:57:55Z">
        <w:r>
          <w:t>mes) and chromosome aberration assays with the payload KL610023. The results showed that the payload was not mutagenic in the microbial mutagenesis assay (Ames test) and was clastogenic in vitro and in vivo based on the positive results in the in vitro chromosomal aberration assay and in vivo micronucleus assay in rats. The positive results in these studies are consistent with the intended pharmacology of the payload as topoisomerase I inhibitors disrupt DNA replication and are consistent with results of other topoisomerase I inhibitors [10].</w:t>
        </w:r>
      </w:ins>
    </w:p>
    <w:p ns2:paraId="65BB56A3" ns2:textId="5CB52C78" w:rsidR="00553CA4" w:rsidRPr="007221FF" w:rsidRDefault="00553CA4" w:rsidP="007221FF">
      <w:pPr>
        <w:pStyle w:val="Paragraph"/>
      </w:pPr>
      <w:del w:id="8797" w:author="GoldenCorpusHarness" w:date="2026-03-28T21:57:55Z">
        <w:r>
          <w:delText>Th</w:delText>
        </w:r>
      </w:del>
      <w:ins w:id="8798" w:author="GoldenCorpusHarness" w:date="2026-03-28T21:57:55Z">
        <w:r>
          <w:t>Carcinog</w:t>
        </w:r>
      </w:ins>
      <w:r>
        <w:t>e</w:t>
      </w:r>
      <w:del w:id="8799" w:author="GoldenCorpusHarness" w:date="2026-03-28T21:57:55Z">
        <w:r>
          <w:delText xml:space="preserve"> system</w:delText>
        </w:r>
      </w:del>
      <w:ins w:id="8800" w:author="GoldenCorpusHarness" w:date="2026-03-28T21:57:55Z">
        <w:r>
          <w:t>n</w:t>
        </w:r>
      </w:ins>
      <w:r>
        <w:t>ic</w:t>
      </w:r>
      <w:del w:id="8801" w:author="GoldenCorpusHarness" w:date="2026-03-28T21:57:55Z">
        <w:r>
          <w:delText xml:space="preserve"> exposure mul</w:delText>
        </w:r>
      </w:del>
      <w:ins w:id="8802" w:author="GoldenCorpusHarness" w:date="2026-03-28T21:57:55Z">
        <w:r>
          <w:t>i</w:t>
        </w:r>
      </w:ins>
      <w:r>
        <w:t>t</w:t>
      </w:r>
      <w:del w:id="8803" w:author="GoldenCorpusHarness" w:date="2026-03-28T21:57:55Z">
        <w:r>
          <w:delText>iples for sac-TMT (ADC) and the payload in 7 and 14-week monke</w:delText>
        </w:r>
      </w:del>
      <w:r>
        <w:t xml:space="preserve">y </w:t>
      </w:r>
      <w:del w:id="8804" w:author="GoldenCorpusHarness" w:date="2026-03-28T21:57:55Z">
        <w:r>
          <w:delText>s</w:delText>
        </w:r>
      </w:del>
      <w:ins w:id="8805" w:author="GoldenCorpusHarness" w:date="2026-03-28T21:57:55Z">
        <w:r>
          <w:t>S</w:t>
        </w:r>
      </w:ins>
      <w:r>
        <w:t>tudies</w:t>
      </w:r>
      <w:del w:id="8806" w:author="GoldenCorpusHarness" w:date="2026-03-28T21:57:55Z">
        <w:r>
          <w:delText xml:space="preserve"> are presented in [Table 13].</w:delText>
        </w:r>
      </w:del>
    </w:p>
    <w:p ns2:paraId="5EF7A86B" ns2:textId="1B56E1F8" w:rsidR="00553CA4" w:rsidRDefault="00553CA4" w:rsidP="00553CA4">
      <w:pPr>
        <w:pStyle w:val="TableTitle"/>
      </w:pPr>
      <w:del w:id="8807" w:author="GoldenCorpusHarness" w:date="2026-03-28T21:57:55Z">
        <w:r>
          <w:delText xml:space="preserve">Table </w:delText>
        </w:r>
      </w:del>
      <w:ins w:id="8808" w:author="GoldenCorpusHarness" w:date="2026-03-28T21:57:55Z">
        <w:r>
          <w:t>Carcinogenicity studies with sac-TMT were not conducted. Based on ICH S</w:t>
        </w:r>
      </w:ins>
      <w:r>
        <w:t>1</w:t>
      </w:r>
      <w:del w:id="8809" w:author="GoldenCorpusHarness" w:date="2026-03-28T21:57:55Z">
        <w:r>
          <w:delText>3</w:delText>
        </w:r>
      </w:del>
      <w:ins w:id="8810" w:author="GoldenCorpusHarness" w:date="2026-03-28T21:57:55Z">
        <w:r>
          <w:t xml:space="preserve">A (Guideline on the Need for Carcinogenicity </w:t>
        </w:r>
      </w:ins>
      <w:r>
        <w:t>S</w:t>
      </w:r>
      <w:ins w:id="8811" w:author="GoldenCorpusHarness" w:date="2026-03-28T21:57:55Z">
        <w:r>
          <w:t>tudies of Pharmaceuticals) and ICH S9 (Nonclinical Evaluation for Anticancer Pharmaceuticals), carcinogenicity studies with s</w:t>
        </w:r>
      </w:ins>
      <w:r>
        <w:t>ac-TMT a</w:t>
      </w:r>
      <w:del w:id="8812" w:author="GoldenCorpusHarness" w:date="2026-03-28T21:57:55Z">
        <w:r>
          <w:delText>nd KL610023 Systemic Exposure Multiples</w:delText>
        </w:r>
      </w:del>
      <w:ins w:id="8813" w:author="GoldenCorpusHarness" w:date="2026-03-28T21:57:55Z">
        <w:r>
          <w:t>re not warranted.</w:t>
        </w:r>
      </w:ins>
    </w:p>
    <w:tbl>
      <w:tblPr>
        <w:tblW w:w="9000" w:type="dxa"/>
        <w:tblLayout w:type="fixed"/>
        <w:tblCellMar>
          <w:left w:w="70" w:type="dxa"/>
          <w:right w:w="70" w:type="dxa"/>
        </w:tblCellMar>
        <w:tblLook w:val="0000" w:firstRow="0" w:lastRow="0" w:firstColumn="0" w:lastColumn="0" w:noHBand="0" w:noVBand="0"/>
      </w:tblPr>
      <w:tblGrid>
        <w:gridCol w:w="804"/>
        <w:gridCol w:w="1003"/>
        <w:gridCol w:w="1153"/>
        <w:gridCol w:w="988"/>
        <w:gridCol w:w="988"/>
        <w:gridCol w:w="988"/>
        <w:gridCol w:w="1078"/>
        <w:gridCol w:w="1078"/>
        <w:gridCol w:w="903"/>
        <w:gridCol w:w="17"/>
      </w:tblGrid>
      <w:tr w:rsidR="00553CA4" w:rsidRPr="007D0704" ns2:paraId="4C99EC20" ns2:textId="2920BBBE" w:rsidTr="00EE4F12">
        <w:trPr>
          <w:tblHeader/>
        </w:trPr>
        <w:tc>
          <w:tcPr>
            <w:tcW w:w="805" w:type="dxa"/>
            <w:tcBorders>
              <w:top w:val="single" w:sz="4" w:space="0" w:color="auto"/>
              <w:left w:val="single" w:sz="4" w:space="0" w:color="auto"/>
              <w:bottom w:val="single" w:sz="4" w:space="0" w:color="auto"/>
              <w:right w:val="single" w:sz="4" w:space="0" w:color="auto"/>
            </w:tcBorders>
            <w:vAlign w:val="bottom"/>
          </w:tcPr>
          <w:p ns2:paraId="5E04FEB7" ns2:textId="77777777" w:rsidR="00553CA4" w:rsidRPr="007D0704" w:rsidRDefault="00553CA4">
            <w:pPr>
              <w:spacing w:after="60"/>
              <w:jc w:val="center"/>
              <w:rPr>
                <w:b/>
                <w:szCs w:val="48"/>
                <w:highlight w:val="yellow"/>
              </w:rPr>
            </w:pPr>
            <w:r w:rsidRPr="007D0704">
              <w:rPr>
                <w:b/>
                <w:sz w:val="18"/>
                <w:szCs w:val="18"/>
              </w:rPr>
              <w:t>Species</w:t>
            </w:r>
          </w:p>
        </w:tc>
        <w:tc>
          <w:tcPr>
            <w:tcW w:w="1005" w:type="dxa"/>
            <w:tcBorders>
              <w:top w:val="single" w:sz="4" w:space="0" w:color="auto"/>
              <w:left w:val="single" w:sz="4" w:space="0" w:color="auto"/>
              <w:bottom w:val="single" w:sz="4" w:space="0" w:color="auto"/>
              <w:right w:val="single" w:sz="4" w:space="0" w:color="auto"/>
            </w:tcBorders>
            <w:vAlign w:val="bottom"/>
          </w:tcPr>
          <w:p ns2:paraId="00AC9743" ns2:textId="77777777" w:rsidR="00553CA4" w:rsidRPr="007D0704" w:rsidRDefault="00553CA4">
            <w:pPr>
              <w:spacing w:after="60"/>
              <w:jc w:val="center"/>
              <w:rPr>
                <w:b/>
                <w:szCs w:val="48"/>
                <w:highlight w:val="yellow"/>
              </w:rPr>
            </w:pPr>
            <w:r w:rsidRPr="007D0704">
              <w:rPr>
                <w:b/>
                <w:sz w:val="18"/>
                <w:szCs w:val="18"/>
              </w:rPr>
              <w:t>Study Duration</w:t>
            </w:r>
          </w:p>
        </w:tc>
        <w:tc>
          <w:tcPr>
            <w:tcW w:w="1155" w:type="dxa"/>
            <w:tcBorders>
              <w:top w:val="single" w:sz="4" w:space="0" w:color="auto"/>
              <w:left w:val="single" w:sz="4" w:space="0" w:color="auto"/>
              <w:bottom w:val="single" w:sz="4" w:space="0" w:color="auto"/>
              <w:right w:val="single" w:sz="4" w:space="0" w:color="auto"/>
            </w:tcBorders>
            <w:vAlign w:val="bottom"/>
          </w:tcPr>
          <w:p ns2:paraId="7833A494" ns2:textId="77777777" w:rsidR="00553CA4" w:rsidRPr="007D0704" w:rsidRDefault="00553CA4">
            <w:pPr>
              <w:spacing w:after="60"/>
              <w:jc w:val="center"/>
              <w:rPr>
                <w:b/>
                <w:szCs w:val="48"/>
                <w:highlight w:val="yellow"/>
              </w:rPr>
            </w:pPr>
            <w:r w:rsidRPr="007D0704">
              <w:rPr>
                <w:b/>
                <w:sz w:val="18"/>
                <w:szCs w:val="18"/>
              </w:rPr>
              <w:t>Dose Levels (mg/kg/day)</w:t>
            </w:r>
          </w:p>
        </w:tc>
        <w:tc>
          <w:tcPr>
            <w:tcW w:w="990" w:type="dxa"/>
            <w:tcBorders>
              <w:top w:val="single" w:sz="4" w:space="0" w:color="auto"/>
              <w:left w:val="single" w:sz="4" w:space="0" w:color="auto"/>
              <w:bottom w:val="single" w:sz="4" w:space="0" w:color="auto"/>
              <w:right w:val="single" w:sz="4" w:space="0" w:color="auto"/>
            </w:tcBorders>
            <w:vAlign w:val="bottom"/>
          </w:tcPr>
          <w:p ns2:paraId="703DA74B" ns2:textId="77777777" w:rsidR="00553CA4" w:rsidRPr="00E13D93" w:rsidRDefault="00553CA4">
            <w:pPr>
              <w:spacing w:after="60"/>
              <w:jc w:val="center"/>
              <w:rPr>
                <w:rFonts w:ascii="Times New Roman Bold" w:hAnsi="Times New Roman Bold"/>
                <w:b/>
                <w:position w:val="-4"/>
                <w:sz w:val="16"/>
                <w:szCs w:val="16"/>
              </w:rPr>
            </w:pPr>
            <w:r>
              <w:rPr>
                <w:b/>
                <w:sz w:val="18"/>
                <w:szCs w:val="18"/>
              </w:rPr>
              <w:t xml:space="preserve">KL610023 </w:t>
            </w:r>
            <w:r w:rsidRPr="007D0704">
              <w:rPr>
                <w:b/>
                <w:sz w:val="18"/>
                <w:szCs w:val="18"/>
              </w:rPr>
              <w:t>AUC</w:t>
            </w:r>
            <w:r w:rsidRPr="003E5BA0">
              <w:rPr>
                <w:rFonts w:ascii="Times New Roman Bold" w:hAnsi="Times New Roman Bold"/>
                <w:b/>
                <w:position w:val="-4"/>
                <w:sz w:val="16"/>
                <w:szCs w:val="16"/>
                <w:vertAlign w:val="subscript"/>
              </w:rPr>
              <w:t>last</w:t>
            </w:r>
            <w:r>
              <w:rPr>
                <w:rFonts w:ascii="Times New Roman Bold" w:hAnsi="Times New Roman Bold"/>
                <w:b/>
                <w:position w:val="-4"/>
                <w:sz w:val="16"/>
                <w:szCs w:val="16"/>
              </w:rPr>
              <w:t xml:space="preserve"> </w:t>
            </w:r>
            <w:r w:rsidRPr="007D0704">
              <w:rPr>
                <w:b/>
                <w:sz w:val="18"/>
                <w:szCs w:val="18"/>
              </w:rPr>
              <w:t>(</w:t>
            </w:r>
            <w:r w:rsidRPr="007D0704">
              <w:rPr>
                <w:rFonts w:ascii="Symbol" w:eastAsia="Symbol" w:hAnsi="Symbol" w:cs="Symbol"/>
                <w:b/>
                <w:sz w:val="18"/>
                <w:szCs w:val="18"/>
              </w:rPr>
              <w:t></w:t>
            </w:r>
            <w:r>
              <w:rPr>
                <w:b/>
                <w:sz w:val="18"/>
                <w:szCs w:val="18"/>
              </w:rPr>
              <w:t>g</w:t>
            </w:r>
            <w:r>
              <w:rPr>
                <w:rFonts w:ascii="Symbol" w:eastAsia="Symbol" w:hAnsi="Symbol" w:cs="Symbol"/>
                <w:b/>
                <w:sz w:val="18"/>
                <w:szCs w:val="18"/>
              </w:rPr>
              <w:t></w:t>
            </w:r>
            <w:r>
              <w:rPr>
                <w:b/>
                <w:sz w:val="18"/>
                <w:szCs w:val="18"/>
              </w:rPr>
              <w:t>h/mL</w:t>
            </w:r>
            <w:r w:rsidRPr="007D0704">
              <w:rPr>
                <w:b/>
                <w:sz w:val="18"/>
                <w:szCs w:val="18"/>
              </w:rPr>
              <w:t>)</w:t>
            </w:r>
          </w:p>
        </w:tc>
        <w:tc>
          <w:tcPr>
            <w:tcW w:w="990" w:type="dxa"/>
            <w:tcBorders>
              <w:top w:val="single" w:sz="4" w:space="0" w:color="auto"/>
              <w:left w:val="single" w:sz="4" w:space="0" w:color="auto"/>
              <w:bottom w:val="single" w:sz="4" w:space="0" w:color="auto"/>
              <w:right w:val="single" w:sz="4" w:space="0" w:color="auto"/>
            </w:tcBorders>
            <w:vAlign w:val="bottom"/>
          </w:tcPr>
          <w:p ns2:paraId="0847D26C" ns2:textId="77777777" w:rsidR="00553CA4" w:rsidRPr="007D0704" w:rsidRDefault="00553CA4">
            <w:pPr>
              <w:spacing w:after="60"/>
              <w:jc w:val="center"/>
              <w:rPr>
                <w:b/>
                <w:szCs w:val="48"/>
                <w:highlight w:val="yellow"/>
              </w:rPr>
            </w:pPr>
            <w:r>
              <w:rPr>
                <w:b/>
                <w:sz w:val="18"/>
                <w:szCs w:val="18"/>
              </w:rPr>
              <w:t xml:space="preserve">KL610023 </w:t>
            </w:r>
            <w:r w:rsidRPr="007D0704">
              <w:rPr>
                <w:b/>
                <w:sz w:val="18"/>
                <w:szCs w:val="18"/>
              </w:rPr>
              <w:t>Exposure Multiple</w:t>
            </w:r>
            <w:r w:rsidRPr="007D0704">
              <w:rPr>
                <w:rFonts w:ascii="Times New Roman Bold" w:hAnsi="Times New Roman Bold"/>
                <w:b/>
                <w:position w:val="4"/>
                <w:sz w:val="16"/>
                <w:szCs w:val="16"/>
              </w:rPr>
              <w:t>a</w:t>
            </w:r>
          </w:p>
        </w:tc>
        <w:tc>
          <w:tcPr>
            <w:tcW w:w="990" w:type="dxa"/>
            <w:tcBorders>
              <w:top w:val="single" w:sz="4" w:space="0" w:color="auto"/>
              <w:left w:val="single" w:sz="4" w:space="0" w:color="auto"/>
              <w:bottom w:val="single" w:sz="4" w:space="0" w:color="auto"/>
              <w:right w:val="single" w:sz="4" w:space="0" w:color="auto"/>
            </w:tcBorders>
            <w:vAlign w:val="bottom"/>
          </w:tcPr>
          <w:p ns2:paraId="01BBDD5A" ns2:textId="3D185C1B" w:rsidR="00EE4F12" w:rsidRDefault="00EE4F12" w:rsidP="00EE4F12">
            <w:pPr>
              <w:spacing w:after="60"/>
              <w:jc w:val="center"/>
              <w:rPr>
                <w:b/>
                <w:sz w:val="18"/>
                <w:szCs w:val="18"/>
              </w:rPr>
            </w:pPr>
            <w:r>
              <w:rPr>
                <w:b/>
                <w:sz w:val="18"/>
                <w:szCs w:val="18"/>
              </w:rPr>
              <w:t xml:space="preserve">KL610023 </w:t>
            </w:r>
            <w:r w:rsidRPr="007D0704">
              <w:rPr>
                <w:b/>
                <w:sz w:val="18"/>
                <w:szCs w:val="18"/>
              </w:rPr>
              <w:t>Exposure Multiple</w:t>
            </w:r>
            <w:r w:rsidR="00EB2BA4" w:rsidRPr="00424856">
              <w:rPr>
                <w:b/>
                <w:sz w:val="18"/>
                <w:szCs w:val="18"/>
                <w:vertAlign w:val="superscript"/>
              </w:rPr>
              <w:t>b</w:t>
            </w:r>
          </w:p>
        </w:tc>
        <w:tc>
          <w:tcPr>
            <w:tcW w:w="1080" w:type="dxa"/>
            <w:tcBorders>
              <w:top w:val="single" w:sz="4" w:space="0" w:color="auto"/>
              <w:left w:val="single" w:sz="4" w:space="0" w:color="auto"/>
              <w:bottom w:val="single" w:sz="4" w:space="0" w:color="auto"/>
              <w:right w:val="single" w:sz="4" w:space="0" w:color="auto"/>
            </w:tcBorders>
            <w:vAlign w:val="bottom"/>
          </w:tcPr>
          <w:p ns2:paraId="46603B8C" ns2:textId="1CB7A5FF" w:rsidR="00553CA4" w:rsidRPr="007D0704" w:rsidRDefault="009702F9">
            <w:pPr>
              <w:spacing w:after="60"/>
              <w:jc w:val="center"/>
              <w:rPr>
                <w:b/>
                <w:szCs w:val="48"/>
                <w:highlight w:val="yellow"/>
              </w:rPr>
            </w:pPr>
            <w:r>
              <w:rPr>
                <w:b/>
                <w:sz w:val="18"/>
                <w:szCs w:val="18"/>
              </w:rPr>
              <w:t>S</w:t>
            </w:r>
            <w:r w:rsidR="002A3AD8">
              <w:rPr>
                <w:b/>
                <w:sz w:val="18"/>
                <w:szCs w:val="18"/>
              </w:rPr>
              <w:t>ac</w:t>
            </w:r>
            <w:r w:rsidR="009B668E">
              <w:rPr>
                <w:b/>
                <w:sz w:val="18"/>
                <w:szCs w:val="18"/>
              </w:rPr>
              <w:t>-TMT</w:t>
            </w:r>
            <w:r w:rsidR="00553CA4">
              <w:rPr>
                <w:b/>
                <w:sz w:val="18"/>
                <w:szCs w:val="18"/>
              </w:rPr>
              <w:t xml:space="preserve"> </w:t>
            </w:r>
            <w:r w:rsidR="00553CA4" w:rsidRPr="007D0704">
              <w:rPr>
                <w:b/>
                <w:sz w:val="18"/>
                <w:szCs w:val="18"/>
              </w:rPr>
              <w:t>AUC</w:t>
            </w:r>
            <w:r w:rsidR="00553CA4" w:rsidRPr="003E5BA0">
              <w:rPr>
                <w:rFonts w:ascii="Times New Roman Bold" w:hAnsi="Times New Roman Bold"/>
                <w:b/>
                <w:position w:val="-4"/>
                <w:sz w:val="16"/>
                <w:szCs w:val="16"/>
                <w:vertAlign w:val="subscript"/>
              </w:rPr>
              <w:t>last</w:t>
            </w:r>
            <w:r w:rsidR="00553CA4">
              <w:rPr>
                <w:rFonts w:ascii="Times New Roman Bold" w:hAnsi="Times New Roman Bold"/>
                <w:b/>
                <w:position w:val="-4"/>
                <w:sz w:val="16"/>
                <w:szCs w:val="16"/>
              </w:rPr>
              <w:t xml:space="preserve"> </w:t>
            </w:r>
            <w:r w:rsidR="00553CA4" w:rsidRPr="007D0704">
              <w:rPr>
                <w:b/>
                <w:sz w:val="18"/>
                <w:szCs w:val="18"/>
              </w:rPr>
              <w:t>(</w:t>
            </w:r>
            <w:r w:rsidR="00553CA4">
              <w:rPr>
                <w:b/>
                <w:sz w:val="18"/>
                <w:szCs w:val="18"/>
              </w:rPr>
              <w:t>mg</w:t>
            </w:r>
            <w:r w:rsidR="00553CA4">
              <w:rPr>
                <w:rFonts w:ascii="Symbol" w:eastAsia="Symbol" w:hAnsi="Symbol" w:cs="Symbol"/>
                <w:b/>
                <w:sz w:val="18"/>
                <w:szCs w:val="18"/>
              </w:rPr>
              <w:t></w:t>
            </w:r>
            <w:r w:rsidR="00553CA4">
              <w:rPr>
                <w:b/>
                <w:sz w:val="18"/>
                <w:szCs w:val="18"/>
              </w:rPr>
              <w:t>h/mL</w:t>
            </w:r>
            <w:r w:rsidR="00553CA4" w:rsidRPr="007D0704">
              <w:rPr>
                <w:b/>
                <w:sz w:val="18"/>
                <w:szCs w:val="18"/>
              </w:rPr>
              <w:t>)</w:t>
            </w:r>
          </w:p>
        </w:tc>
        <w:tc>
          <w:tcPr>
            <w:tcW w:w="1080" w:type="dxa"/>
            <w:tcBorders>
              <w:top w:val="single" w:sz="4" w:space="0" w:color="auto"/>
              <w:left w:val="single" w:sz="4" w:space="0" w:color="auto"/>
              <w:bottom w:val="single" w:sz="4" w:space="0" w:color="auto"/>
              <w:right w:val="single" w:sz="4" w:space="0" w:color="auto"/>
            </w:tcBorders>
            <w:vAlign w:val="bottom"/>
          </w:tcPr>
          <w:p ns2:paraId="74D93A2E" ns2:textId="72FF2C50" w:rsidR="00553CA4" w:rsidRPr="007D0704" w:rsidRDefault="009702F9">
            <w:pPr>
              <w:spacing w:after="60"/>
              <w:jc w:val="center"/>
              <w:rPr>
                <w:b/>
                <w:szCs w:val="48"/>
                <w:highlight w:val="yellow"/>
              </w:rPr>
            </w:pPr>
            <w:r>
              <w:rPr>
                <w:b/>
                <w:sz w:val="18"/>
                <w:szCs w:val="18"/>
              </w:rPr>
              <w:t>S</w:t>
            </w:r>
            <w:r w:rsidR="002A3AD8">
              <w:rPr>
                <w:b/>
                <w:sz w:val="18"/>
                <w:szCs w:val="18"/>
              </w:rPr>
              <w:t>ac</w:t>
            </w:r>
            <w:r w:rsidR="009B668E">
              <w:rPr>
                <w:b/>
                <w:sz w:val="18"/>
                <w:szCs w:val="18"/>
              </w:rPr>
              <w:t>-TMT</w:t>
            </w:r>
            <w:r w:rsidR="00553CA4">
              <w:rPr>
                <w:b/>
                <w:sz w:val="18"/>
                <w:szCs w:val="18"/>
              </w:rPr>
              <w:t xml:space="preserve"> </w:t>
            </w:r>
            <w:r w:rsidR="00553CA4" w:rsidRPr="007D0704">
              <w:rPr>
                <w:b/>
                <w:sz w:val="18"/>
                <w:szCs w:val="18"/>
              </w:rPr>
              <w:t xml:space="preserve">Exposure </w:t>
            </w:r>
            <w:r w:rsidR="00EB2BA4" w:rsidRPr="007D0704">
              <w:rPr>
                <w:b/>
                <w:sz w:val="18"/>
                <w:szCs w:val="18"/>
              </w:rPr>
              <w:t>Multiple</w:t>
            </w:r>
            <w:r w:rsidR="00EB2BA4">
              <w:rPr>
                <w:rFonts w:ascii="Times New Roman Bold" w:hAnsi="Times New Roman Bold"/>
                <w:b/>
                <w:position w:val="4"/>
                <w:sz w:val="16"/>
                <w:szCs w:val="16"/>
              </w:rPr>
              <w:t>c</w:t>
            </w:r>
          </w:p>
        </w:tc>
        <w:tc>
          <w:tcPr>
            <w:tcW w:w="905" w:type="dxa"/>
            <w:gridSpan w:val="2"/>
            <w:tcBorders>
              <w:top w:val="single" w:sz="4" w:space="0" w:color="auto"/>
              <w:left w:val="single" w:sz="4" w:space="0" w:color="auto"/>
              <w:bottom w:val="single" w:sz="4" w:space="0" w:color="auto"/>
              <w:right w:val="single" w:sz="4" w:space="0" w:color="auto"/>
            </w:tcBorders>
            <w:vAlign w:val="bottom"/>
          </w:tcPr>
          <w:p ns2:paraId="3A816F5B" ns2:textId="3E279D72" w:rsidR="00EE4F12" w:rsidRDefault="009702F9" w:rsidP="00EE4F12">
            <w:pPr>
              <w:spacing w:after="60"/>
              <w:jc w:val="center"/>
              <w:rPr>
                <w:b/>
                <w:sz w:val="18"/>
                <w:szCs w:val="18"/>
              </w:rPr>
            </w:pPr>
            <w:r>
              <w:rPr>
                <w:b/>
                <w:sz w:val="18"/>
                <w:szCs w:val="18"/>
              </w:rPr>
              <w:t>S</w:t>
            </w:r>
            <w:r w:rsidR="00EE4F12">
              <w:rPr>
                <w:b/>
                <w:sz w:val="18"/>
                <w:szCs w:val="18"/>
              </w:rPr>
              <w:t xml:space="preserve">ac-TMT </w:t>
            </w:r>
            <w:r w:rsidR="00EE4F12" w:rsidRPr="007D0704">
              <w:rPr>
                <w:b/>
                <w:sz w:val="18"/>
                <w:szCs w:val="18"/>
              </w:rPr>
              <w:t>Exposure Multiple</w:t>
            </w:r>
            <w:r w:rsidR="00EE4F12">
              <w:rPr>
                <w:rFonts w:ascii="Times New Roman Bold" w:hAnsi="Times New Roman Bold"/>
                <w:b/>
                <w:position w:val="4"/>
                <w:sz w:val="16"/>
                <w:szCs w:val="16"/>
              </w:rPr>
              <w:t>d</w:t>
            </w:r>
          </w:p>
        </w:tc>
      </w:tr>
      <w:tr w:rsidR="00553CA4" w:rsidRPr="007D0704" ns2:paraId="50EFB73B" ns2:textId="77777777" w:rsidTr="00424856">
        <w:trPr>
          <w:gridAfter w:val="1"/>
          <w:wAfter w:w="17" w:type="dxa"/>
          <w:trHeight w:val="242"/>
        </w:trPr>
        <w:tc>
          <w:tcPr>
            <w:tcW w:w="9000" w:type="dxa"/>
            <w:gridSpan w:val="9"/>
            <w:tcBorders>
              <w:top w:val="single" w:sz="4" w:space="0" w:color="auto"/>
              <w:left w:val="single" w:sz="4" w:space="0" w:color="auto"/>
              <w:bottom w:val="nil"/>
              <w:right w:val="single" w:sz="4" w:space="0" w:color="auto"/>
            </w:tcBorders>
          </w:tcPr>
          <w:p ns2:paraId="2B0C0DBB" ns2:textId="798A911B" w:rsidR="00EE4F12" w:rsidRDefault="00EE4F12" w:rsidP="00EE4F12">
            <w:pPr>
              <w:spacing w:after="60"/>
              <w:rPr>
                <w:b/>
                <w:bCs/>
                <w:sz w:val="18"/>
                <w:szCs w:val="18"/>
              </w:rPr>
            </w:pPr>
            <w:r>
              <w:rPr>
                <w:b/>
                <w:bCs/>
                <w:sz w:val="18"/>
                <w:szCs w:val="18"/>
              </w:rPr>
              <w:t>sac-TMT: Repeat Dose Toxicity</w:t>
            </w:r>
          </w:p>
        </w:tc>
      </w:tr>
      <w:tr w:rsidR="00553CA4" w:rsidRPr="007D0704" ns2:paraId="6C9495F2" ns2:textId="105B8DC0" w:rsidTr="00EE4F12">
        <w:trPr>
          <w:trHeight w:val="70"/>
        </w:trPr>
        <w:tc>
          <w:tcPr>
            <w:tcW w:w="805" w:type="dxa"/>
            <w:vMerge w:val="restart"/>
            <w:tcBorders>
              <w:top w:val="single" w:sz="4" w:space="0" w:color="auto"/>
              <w:left w:val="single" w:sz="4" w:space="0" w:color="auto"/>
              <w:right w:val="single" w:sz="4" w:space="0" w:color="auto"/>
            </w:tcBorders>
            <w:vAlign w:val="center"/>
          </w:tcPr>
          <w:p ns2:paraId="17553FD5" ns2:textId="77777777" w:rsidR="00553CA4" w:rsidRPr="00620912" w:rsidRDefault="00553CA4">
            <w:pPr>
              <w:spacing w:after="60"/>
              <w:jc w:val="center"/>
              <w:rPr>
                <w:sz w:val="18"/>
                <w:szCs w:val="18"/>
                <w:highlight w:val="yellow"/>
              </w:rPr>
            </w:pPr>
            <w:r>
              <w:rPr>
                <w:sz w:val="18"/>
                <w:szCs w:val="18"/>
              </w:rPr>
              <w:t>Monkey</w:t>
            </w:r>
          </w:p>
        </w:tc>
        <w:tc>
          <w:tcPr>
            <w:tcW w:w="1005" w:type="dxa"/>
            <w:vMerge w:val="restart"/>
            <w:tcBorders>
              <w:top w:val="single" w:sz="4" w:space="0" w:color="auto"/>
              <w:left w:val="single" w:sz="4" w:space="0" w:color="auto"/>
              <w:right w:val="single" w:sz="4" w:space="0" w:color="auto"/>
            </w:tcBorders>
          </w:tcPr>
          <w:p ns2:paraId="3C7E8959" ns2:textId="704492B7" w:rsidR="00553CA4" w:rsidRPr="00620912" w:rsidRDefault="00553CA4">
            <w:pPr>
              <w:spacing w:after="60"/>
              <w:jc w:val="center"/>
              <w:rPr>
                <w:sz w:val="18"/>
                <w:szCs w:val="18"/>
              </w:rPr>
            </w:pPr>
            <w:r w:rsidRPr="00620912">
              <w:rPr>
                <w:sz w:val="18"/>
                <w:szCs w:val="18"/>
              </w:rPr>
              <w:t xml:space="preserve">7 </w:t>
            </w:r>
            <w:r w:rsidR="00EE4F12" w:rsidRPr="00620912">
              <w:rPr>
                <w:sz w:val="18"/>
                <w:szCs w:val="18"/>
              </w:rPr>
              <w:t>weeks</w:t>
            </w:r>
            <w:r w:rsidR="00EE4F12" w:rsidRPr="00547DC1">
              <w:rPr>
                <w:rFonts w:ascii="Times New Roman Bold" w:hAnsi="Times New Roman Bold"/>
                <w:b/>
                <w:position w:val="4"/>
                <w:sz w:val="16"/>
                <w:szCs w:val="16"/>
                <w:vertAlign w:val="superscript"/>
              </w:rPr>
              <w:t>e</w:t>
            </w:r>
            <w:r>
              <w:rPr>
                <w:sz w:val="18"/>
                <w:szCs w:val="18"/>
              </w:rPr>
              <w:br/>
              <w:t xml:space="preserve">(TT #18-7853) </w:t>
            </w:r>
          </w:p>
        </w:tc>
        <w:tc>
          <w:tcPr>
            <w:tcW w:w="1155" w:type="dxa"/>
            <w:tcBorders>
              <w:top w:val="single" w:sz="4" w:space="0" w:color="auto"/>
              <w:left w:val="single" w:sz="4" w:space="0" w:color="auto"/>
              <w:bottom w:val="single" w:sz="4" w:space="0" w:color="auto"/>
              <w:right w:val="single" w:sz="4" w:space="0" w:color="auto"/>
            </w:tcBorders>
          </w:tcPr>
          <w:p ns2:paraId="5D67F34C" ns2:textId="77777777" w:rsidR="00553CA4" w:rsidRPr="00620912" w:rsidRDefault="00553CA4">
            <w:pPr>
              <w:spacing w:after="60"/>
              <w:jc w:val="center"/>
              <w:rPr>
                <w:sz w:val="18"/>
                <w:szCs w:val="18"/>
              </w:rPr>
            </w:pPr>
            <w:r w:rsidRPr="00620912">
              <w:rPr>
                <w:sz w:val="18"/>
                <w:szCs w:val="18"/>
              </w:rPr>
              <w:t>25</w:t>
            </w:r>
          </w:p>
        </w:tc>
        <w:tc>
          <w:tcPr>
            <w:tcW w:w="990" w:type="dxa"/>
            <w:tcBorders>
              <w:top w:val="single" w:sz="4" w:space="0" w:color="auto"/>
              <w:left w:val="single" w:sz="4" w:space="0" w:color="auto"/>
              <w:bottom w:val="single" w:sz="4" w:space="0" w:color="auto"/>
              <w:right w:val="single" w:sz="4" w:space="0" w:color="auto"/>
            </w:tcBorders>
          </w:tcPr>
          <w:p ns2:paraId="77ED8DE3" ns2:textId="77777777" w:rsidR="00553CA4" w:rsidRPr="00620912" w:rsidRDefault="00553CA4">
            <w:pPr>
              <w:spacing w:after="60"/>
              <w:jc w:val="center"/>
              <w:rPr>
                <w:sz w:val="18"/>
                <w:szCs w:val="18"/>
              </w:rPr>
            </w:pPr>
            <w:r w:rsidRPr="00620912">
              <w:rPr>
                <w:sz w:val="18"/>
                <w:szCs w:val="18"/>
              </w:rPr>
              <w:t>2.2</w:t>
            </w:r>
          </w:p>
        </w:tc>
        <w:tc>
          <w:tcPr>
            <w:tcW w:w="990" w:type="dxa"/>
            <w:tcBorders>
              <w:top w:val="single" w:sz="4" w:space="0" w:color="auto"/>
              <w:left w:val="single" w:sz="4" w:space="0" w:color="auto"/>
              <w:bottom w:val="single" w:sz="4" w:space="0" w:color="auto"/>
              <w:right w:val="single" w:sz="4" w:space="0" w:color="auto"/>
            </w:tcBorders>
          </w:tcPr>
          <w:p ns2:paraId="6F693127" ns2:textId="598E9FF2" w:rsidR="00553CA4" w:rsidRPr="00620912" w:rsidRDefault="00553CA4">
            <w:pPr>
              <w:spacing w:after="60"/>
              <w:jc w:val="center"/>
              <w:rPr>
                <w:sz w:val="18"/>
                <w:szCs w:val="18"/>
              </w:rPr>
            </w:pPr>
            <w:r w:rsidRPr="00620912">
              <w:rPr>
                <w:sz w:val="18"/>
                <w:szCs w:val="18"/>
              </w:rPr>
              <w:t>1.</w:t>
            </w:r>
            <w:r w:rsidR="005B5851">
              <w:rPr>
                <w:sz w:val="18"/>
                <w:szCs w:val="18"/>
              </w:rPr>
              <w:t>8</w:t>
            </w:r>
            <w:r w:rsidRPr="00620912">
              <w:rPr>
                <w:sz w:val="18"/>
                <w:szCs w:val="18"/>
              </w:rPr>
              <w:t xml:space="preserve"> </w:t>
            </w:r>
          </w:p>
        </w:tc>
        <w:tc>
          <w:tcPr>
            <w:tcW w:w="990" w:type="dxa"/>
            <w:tcBorders>
              <w:top w:val="single" w:sz="4" w:space="0" w:color="auto"/>
              <w:left w:val="single" w:sz="4" w:space="0" w:color="auto"/>
              <w:bottom w:val="single" w:sz="4" w:space="0" w:color="auto"/>
              <w:right w:val="single" w:sz="4" w:space="0" w:color="auto"/>
            </w:tcBorders>
          </w:tcPr>
          <w:p ns2:paraId="67A6D9FC" ns2:textId="608D2D18" w:rsidR="00EE4F12" w:rsidRPr="00620912" w:rsidRDefault="00EC7D5D" w:rsidP="00EE4F12">
            <w:pPr>
              <w:spacing w:after="60"/>
              <w:jc w:val="center"/>
              <w:rPr>
                <w:sz w:val="18"/>
                <w:szCs w:val="18"/>
              </w:rPr>
            </w:pPr>
            <w:r>
              <w:rPr>
                <w:sz w:val="18"/>
                <w:szCs w:val="18"/>
              </w:rPr>
              <w:t>1.5</w:t>
            </w:r>
          </w:p>
        </w:tc>
        <w:tc>
          <w:tcPr>
            <w:tcW w:w="1080" w:type="dxa"/>
            <w:tcBorders>
              <w:top w:val="single" w:sz="4" w:space="0" w:color="auto"/>
              <w:left w:val="single" w:sz="4" w:space="0" w:color="auto"/>
              <w:bottom w:val="single" w:sz="4" w:space="0" w:color="auto"/>
              <w:right w:val="single" w:sz="4" w:space="0" w:color="auto"/>
            </w:tcBorders>
          </w:tcPr>
          <w:p ns2:paraId="318F9064" ns2:textId="77777777" w:rsidR="00553CA4" w:rsidRPr="00620912" w:rsidRDefault="00553CA4">
            <w:pPr>
              <w:spacing w:after="60"/>
              <w:jc w:val="center"/>
              <w:rPr>
                <w:sz w:val="18"/>
                <w:szCs w:val="18"/>
              </w:rPr>
            </w:pPr>
            <w:r w:rsidRPr="00620912">
              <w:rPr>
                <w:sz w:val="18"/>
                <w:szCs w:val="18"/>
              </w:rPr>
              <w:t>17.</w:t>
            </w:r>
            <w:r>
              <w:rPr>
                <w:sz w:val="18"/>
                <w:szCs w:val="18"/>
              </w:rPr>
              <w:t>1</w:t>
            </w:r>
          </w:p>
        </w:tc>
        <w:tc>
          <w:tcPr>
            <w:tcW w:w="1080" w:type="dxa"/>
            <w:tcBorders>
              <w:top w:val="single" w:sz="4" w:space="0" w:color="auto"/>
              <w:left w:val="single" w:sz="4" w:space="0" w:color="auto"/>
              <w:bottom w:val="single" w:sz="4" w:space="0" w:color="auto"/>
              <w:right w:val="single" w:sz="4" w:space="0" w:color="auto"/>
            </w:tcBorders>
          </w:tcPr>
          <w:p ns2:paraId="6BA32378" ns2:textId="1C00C124" w:rsidR="00553CA4" w:rsidRPr="00620912" w:rsidRDefault="00553CA4">
            <w:pPr>
              <w:spacing w:after="60"/>
              <w:jc w:val="center"/>
              <w:rPr>
                <w:sz w:val="18"/>
                <w:szCs w:val="18"/>
              </w:rPr>
            </w:pPr>
            <w:r w:rsidRPr="00620912">
              <w:rPr>
                <w:sz w:val="18"/>
                <w:szCs w:val="18"/>
              </w:rPr>
              <w:t>3.</w:t>
            </w:r>
            <w:r w:rsidR="005B5851">
              <w:rPr>
                <w:sz w:val="18"/>
                <w:szCs w:val="18"/>
              </w:rPr>
              <w:t>8</w:t>
            </w:r>
            <w:r w:rsidRPr="00620912">
              <w:rPr>
                <w:sz w:val="18"/>
                <w:szCs w:val="18"/>
              </w:rPr>
              <w:t xml:space="preserve"> </w:t>
            </w:r>
          </w:p>
        </w:tc>
        <w:tc>
          <w:tcPr>
            <w:tcW w:w="905" w:type="dxa"/>
            <w:gridSpan w:val="2"/>
            <w:tcBorders>
              <w:top w:val="single" w:sz="4" w:space="0" w:color="auto"/>
              <w:left w:val="single" w:sz="4" w:space="0" w:color="auto"/>
              <w:bottom w:val="single" w:sz="4" w:space="0" w:color="auto"/>
              <w:right w:val="single" w:sz="4" w:space="0" w:color="auto"/>
            </w:tcBorders>
          </w:tcPr>
          <w:p ns2:paraId="7081FD6C" ns2:textId="20835BE9" w:rsidR="00EE4F12" w:rsidRPr="00620912" w:rsidRDefault="004C03DA" w:rsidP="00EE4F12">
            <w:pPr>
              <w:spacing w:after="60"/>
              <w:jc w:val="center"/>
              <w:rPr>
                <w:sz w:val="18"/>
                <w:szCs w:val="18"/>
              </w:rPr>
            </w:pPr>
            <w:r>
              <w:rPr>
                <w:sz w:val="18"/>
                <w:szCs w:val="18"/>
              </w:rPr>
              <w:t>3.0</w:t>
            </w:r>
          </w:p>
        </w:tc>
      </w:tr>
      <w:tr w:rsidR="00553CA4" w:rsidRPr="007D0704" ns2:paraId="6A6892A6" ns2:textId="4D753C02" w:rsidTr="00EE4F12">
        <w:tc>
          <w:tcPr>
            <w:tcW w:w="805" w:type="dxa"/>
            <w:vMerge/>
            <w:tcBorders>
              <w:left w:val="single" w:sz="4" w:space="0" w:color="auto"/>
              <w:right w:val="single" w:sz="4" w:space="0" w:color="auto"/>
            </w:tcBorders>
          </w:tcPr>
          <w:p ns2:paraId="1B495FB9" ns2:textId="77777777" w:rsidR="00553CA4" w:rsidRPr="00620912" w:rsidRDefault="00553CA4">
            <w:pPr>
              <w:spacing w:after="60"/>
              <w:jc w:val="center"/>
              <w:rPr>
                <w:sz w:val="18"/>
                <w:szCs w:val="18"/>
                <w:highlight w:val="yellow"/>
              </w:rPr>
            </w:pPr>
          </w:p>
        </w:tc>
        <w:tc>
          <w:tcPr>
            <w:tcW w:w="1005" w:type="dxa"/>
            <w:vMerge/>
            <w:tcBorders>
              <w:left w:val="single" w:sz="4" w:space="0" w:color="auto"/>
              <w:right w:val="single" w:sz="4" w:space="0" w:color="auto"/>
            </w:tcBorders>
          </w:tcPr>
          <w:p ns2:paraId="68EA0AF4" ns2:textId="77777777" w:rsidR="00553CA4" w:rsidRPr="00620912" w:rsidRDefault="00553CA4">
            <w:pPr>
              <w:spacing w:after="60"/>
              <w:jc w:val="center"/>
              <w:rPr>
                <w:sz w:val="18"/>
                <w:szCs w:val="18"/>
              </w:rPr>
            </w:pPr>
          </w:p>
        </w:tc>
        <w:tc>
          <w:tcPr>
            <w:tcW w:w="1155" w:type="dxa"/>
            <w:tcBorders>
              <w:top w:val="single" w:sz="4" w:space="0" w:color="auto"/>
              <w:left w:val="single" w:sz="4" w:space="0" w:color="auto"/>
              <w:bottom w:val="single" w:sz="4" w:space="0" w:color="auto"/>
              <w:right w:val="single" w:sz="4" w:space="0" w:color="auto"/>
            </w:tcBorders>
          </w:tcPr>
          <w:p ns2:paraId="75B32F2B" ns2:textId="77777777" w:rsidR="00553CA4" w:rsidRPr="00620912" w:rsidRDefault="00553CA4">
            <w:pPr>
              <w:spacing w:after="60"/>
              <w:jc w:val="center"/>
              <w:rPr>
                <w:sz w:val="18"/>
                <w:szCs w:val="18"/>
              </w:rPr>
            </w:pPr>
            <w:r w:rsidRPr="00620912">
              <w:rPr>
                <w:sz w:val="18"/>
                <w:szCs w:val="18"/>
              </w:rPr>
              <w:t>50 (HNSTD)</w:t>
            </w:r>
          </w:p>
        </w:tc>
        <w:tc>
          <w:tcPr>
            <w:tcW w:w="990" w:type="dxa"/>
            <w:tcBorders>
              <w:top w:val="single" w:sz="4" w:space="0" w:color="auto"/>
              <w:left w:val="single" w:sz="4" w:space="0" w:color="auto"/>
              <w:bottom w:val="single" w:sz="4" w:space="0" w:color="auto"/>
              <w:right w:val="single" w:sz="4" w:space="0" w:color="auto"/>
            </w:tcBorders>
          </w:tcPr>
          <w:p ns2:paraId="76258079" ns2:textId="77777777" w:rsidR="00553CA4" w:rsidRPr="00620912" w:rsidRDefault="00553CA4">
            <w:pPr>
              <w:spacing w:after="60"/>
              <w:jc w:val="center"/>
              <w:rPr>
                <w:sz w:val="18"/>
                <w:szCs w:val="18"/>
              </w:rPr>
            </w:pPr>
            <w:r w:rsidRPr="00620912">
              <w:rPr>
                <w:sz w:val="18"/>
                <w:szCs w:val="18"/>
              </w:rPr>
              <w:t>4.</w:t>
            </w:r>
            <w:r>
              <w:rPr>
                <w:sz w:val="18"/>
                <w:szCs w:val="18"/>
              </w:rPr>
              <w:t>9</w:t>
            </w:r>
          </w:p>
        </w:tc>
        <w:tc>
          <w:tcPr>
            <w:tcW w:w="990" w:type="dxa"/>
            <w:tcBorders>
              <w:top w:val="single" w:sz="4" w:space="0" w:color="auto"/>
              <w:left w:val="single" w:sz="4" w:space="0" w:color="auto"/>
              <w:bottom w:val="single" w:sz="4" w:space="0" w:color="auto"/>
              <w:right w:val="single" w:sz="4" w:space="0" w:color="auto"/>
            </w:tcBorders>
          </w:tcPr>
          <w:p ns2:paraId="17BEABE7" ns2:textId="7A5E687C" w:rsidR="00553CA4" w:rsidRPr="00620912" w:rsidRDefault="005B5851">
            <w:pPr>
              <w:spacing w:after="60"/>
              <w:jc w:val="center"/>
              <w:rPr>
                <w:sz w:val="18"/>
                <w:szCs w:val="18"/>
              </w:rPr>
            </w:pPr>
            <w:r>
              <w:rPr>
                <w:sz w:val="18"/>
                <w:szCs w:val="18"/>
              </w:rPr>
              <w:t>4.0</w:t>
            </w:r>
          </w:p>
        </w:tc>
        <w:tc>
          <w:tcPr>
            <w:tcW w:w="990" w:type="dxa"/>
            <w:tcBorders>
              <w:top w:val="single" w:sz="4" w:space="0" w:color="auto"/>
              <w:left w:val="single" w:sz="4" w:space="0" w:color="auto"/>
              <w:bottom w:val="single" w:sz="4" w:space="0" w:color="auto"/>
              <w:right w:val="single" w:sz="4" w:space="0" w:color="auto"/>
            </w:tcBorders>
          </w:tcPr>
          <w:p ns2:paraId="0297954A" ns2:textId="03691004" w:rsidR="00EE4F12" w:rsidRPr="00620912" w:rsidRDefault="00EC7D5D" w:rsidP="00EE4F12">
            <w:pPr>
              <w:spacing w:after="60"/>
              <w:jc w:val="center"/>
              <w:rPr>
                <w:sz w:val="18"/>
                <w:szCs w:val="18"/>
              </w:rPr>
            </w:pPr>
            <w:r>
              <w:rPr>
                <w:sz w:val="18"/>
                <w:szCs w:val="18"/>
              </w:rPr>
              <w:t>3.2</w:t>
            </w:r>
          </w:p>
        </w:tc>
        <w:tc>
          <w:tcPr>
            <w:tcW w:w="1080" w:type="dxa"/>
            <w:tcBorders>
              <w:top w:val="single" w:sz="4" w:space="0" w:color="auto"/>
              <w:left w:val="single" w:sz="4" w:space="0" w:color="auto"/>
              <w:bottom w:val="single" w:sz="4" w:space="0" w:color="auto"/>
              <w:right w:val="single" w:sz="4" w:space="0" w:color="auto"/>
            </w:tcBorders>
          </w:tcPr>
          <w:p ns2:paraId="08D57FD5" ns2:textId="77777777" w:rsidR="00553CA4" w:rsidRPr="00620912" w:rsidRDefault="00553CA4">
            <w:pPr>
              <w:spacing w:after="60"/>
              <w:jc w:val="center"/>
              <w:rPr>
                <w:sz w:val="18"/>
                <w:szCs w:val="18"/>
              </w:rPr>
            </w:pPr>
            <w:r w:rsidRPr="00620912">
              <w:rPr>
                <w:sz w:val="18"/>
                <w:szCs w:val="18"/>
              </w:rPr>
              <w:t>55</w:t>
            </w:r>
            <w:r>
              <w:rPr>
                <w:sz w:val="18"/>
                <w:szCs w:val="18"/>
              </w:rPr>
              <w:t>.0</w:t>
            </w:r>
          </w:p>
        </w:tc>
        <w:tc>
          <w:tcPr>
            <w:tcW w:w="1080" w:type="dxa"/>
            <w:tcBorders>
              <w:top w:val="single" w:sz="4" w:space="0" w:color="auto"/>
              <w:left w:val="single" w:sz="4" w:space="0" w:color="auto"/>
              <w:bottom w:val="single" w:sz="4" w:space="0" w:color="auto"/>
              <w:right w:val="single" w:sz="4" w:space="0" w:color="auto"/>
            </w:tcBorders>
          </w:tcPr>
          <w:p ns2:paraId="0195C9BA" ns2:textId="118184E1" w:rsidR="00553CA4" w:rsidRPr="00620912" w:rsidRDefault="00553CA4">
            <w:pPr>
              <w:spacing w:after="60"/>
              <w:jc w:val="center"/>
              <w:rPr>
                <w:sz w:val="18"/>
                <w:szCs w:val="18"/>
              </w:rPr>
            </w:pPr>
            <w:r w:rsidRPr="00620912" w:rsidDel="00FC4632">
              <w:rPr>
                <w:sz w:val="18"/>
                <w:szCs w:val="18"/>
              </w:rPr>
              <w:t>1</w:t>
            </w:r>
            <w:r w:rsidR="005B5851">
              <w:rPr>
                <w:sz w:val="18"/>
                <w:szCs w:val="18"/>
              </w:rPr>
              <w:t>2.1</w:t>
            </w:r>
            <w:r w:rsidRPr="00620912">
              <w:rPr>
                <w:sz w:val="18"/>
                <w:szCs w:val="18"/>
              </w:rPr>
              <w:t xml:space="preserve"> </w:t>
            </w:r>
          </w:p>
        </w:tc>
        <w:tc>
          <w:tcPr>
            <w:tcW w:w="905" w:type="dxa"/>
            <w:gridSpan w:val="2"/>
            <w:tcBorders>
              <w:top w:val="single" w:sz="4" w:space="0" w:color="auto"/>
              <w:left w:val="single" w:sz="4" w:space="0" w:color="auto"/>
              <w:bottom w:val="single" w:sz="4" w:space="0" w:color="auto"/>
              <w:right w:val="single" w:sz="4" w:space="0" w:color="auto"/>
            </w:tcBorders>
          </w:tcPr>
          <w:p ns2:paraId="28630C77" ns2:textId="156AD2D6" w:rsidR="00EE4F12" w:rsidRPr="00620912" w:rsidDel="00FC4632" w:rsidRDefault="004C03DA" w:rsidP="00EE4F12">
            <w:pPr>
              <w:spacing w:after="60"/>
              <w:jc w:val="center"/>
              <w:rPr>
                <w:sz w:val="18"/>
                <w:szCs w:val="18"/>
              </w:rPr>
            </w:pPr>
            <w:r>
              <w:rPr>
                <w:sz w:val="18"/>
                <w:szCs w:val="18"/>
              </w:rPr>
              <w:t>9.7</w:t>
            </w:r>
          </w:p>
        </w:tc>
      </w:tr>
      <w:tr w:rsidR="00553CA4" w:rsidRPr="007D0704" ns2:paraId="1F8EBA3D" ns2:textId="2105B6B3" w:rsidTr="00EE4F12">
        <w:tc>
          <w:tcPr>
            <w:tcW w:w="805" w:type="dxa"/>
            <w:vMerge/>
            <w:tcBorders>
              <w:left w:val="single" w:sz="4" w:space="0" w:color="auto"/>
              <w:right w:val="single" w:sz="4" w:space="0" w:color="auto"/>
            </w:tcBorders>
          </w:tcPr>
          <w:p ns2:paraId="48CEDF58" ns2:textId="77777777" w:rsidR="00553CA4" w:rsidRPr="00620912" w:rsidRDefault="00553CA4">
            <w:pPr>
              <w:spacing w:after="60"/>
              <w:jc w:val="center"/>
              <w:rPr>
                <w:sz w:val="18"/>
                <w:szCs w:val="18"/>
                <w:highlight w:val="yellow"/>
              </w:rPr>
            </w:pPr>
          </w:p>
        </w:tc>
        <w:tc>
          <w:tcPr>
            <w:tcW w:w="1005" w:type="dxa"/>
            <w:vMerge/>
            <w:tcBorders>
              <w:left w:val="single" w:sz="4" w:space="0" w:color="auto"/>
              <w:bottom w:val="single" w:sz="4" w:space="0" w:color="auto"/>
              <w:right w:val="single" w:sz="4" w:space="0" w:color="auto"/>
            </w:tcBorders>
          </w:tcPr>
          <w:p ns2:paraId="435B0DA2" ns2:textId="77777777" w:rsidR="00553CA4" w:rsidRPr="00620912" w:rsidRDefault="00553CA4">
            <w:pPr>
              <w:spacing w:after="60"/>
              <w:jc w:val="center"/>
              <w:rPr>
                <w:sz w:val="18"/>
                <w:szCs w:val="18"/>
              </w:rPr>
            </w:pPr>
          </w:p>
        </w:tc>
        <w:tc>
          <w:tcPr>
            <w:tcW w:w="1155" w:type="dxa"/>
            <w:tcBorders>
              <w:top w:val="single" w:sz="4" w:space="0" w:color="auto"/>
              <w:left w:val="single" w:sz="4" w:space="0" w:color="auto"/>
              <w:bottom w:val="single" w:sz="4" w:space="0" w:color="auto"/>
              <w:right w:val="single" w:sz="4" w:space="0" w:color="auto"/>
            </w:tcBorders>
          </w:tcPr>
          <w:p ns2:paraId="1726D174" ns2:textId="77777777" w:rsidR="00553CA4" w:rsidRPr="00620912" w:rsidRDefault="00553CA4">
            <w:pPr>
              <w:spacing w:after="60"/>
              <w:jc w:val="center"/>
              <w:rPr>
                <w:sz w:val="18"/>
                <w:szCs w:val="18"/>
              </w:rPr>
            </w:pPr>
            <w:r w:rsidRPr="00620912">
              <w:rPr>
                <w:sz w:val="18"/>
                <w:szCs w:val="18"/>
              </w:rPr>
              <w:t>75</w:t>
            </w:r>
          </w:p>
        </w:tc>
        <w:tc>
          <w:tcPr>
            <w:tcW w:w="990" w:type="dxa"/>
            <w:tcBorders>
              <w:top w:val="single" w:sz="4" w:space="0" w:color="auto"/>
              <w:left w:val="single" w:sz="4" w:space="0" w:color="auto"/>
              <w:bottom w:val="single" w:sz="4" w:space="0" w:color="auto"/>
              <w:right w:val="single" w:sz="4" w:space="0" w:color="auto"/>
            </w:tcBorders>
          </w:tcPr>
          <w:p ns2:paraId="473DFB33" ns2:textId="77777777" w:rsidR="00553CA4" w:rsidRPr="00620912" w:rsidRDefault="00553CA4">
            <w:pPr>
              <w:spacing w:after="60"/>
              <w:jc w:val="center"/>
              <w:rPr>
                <w:sz w:val="18"/>
                <w:szCs w:val="18"/>
              </w:rPr>
            </w:pPr>
            <w:r w:rsidRPr="00620912">
              <w:rPr>
                <w:sz w:val="18"/>
                <w:szCs w:val="18"/>
              </w:rPr>
              <w:t>4.</w:t>
            </w:r>
            <w:r>
              <w:rPr>
                <w:sz w:val="18"/>
                <w:szCs w:val="18"/>
              </w:rPr>
              <w:t>4</w:t>
            </w:r>
          </w:p>
        </w:tc>
        <w:tc>
          <w:tcPr>
            <w:tcW w:w="990" w:type="dxa"/>
            <w:tcBorders>
              <w:top w:val="single" w:sz="4" w:space="0" w:color="auto"/>
              <w:left w:val="single" w:sz="4" w:space="0" w:color="auto"/>
              <w:bottom w:val="single" w:sz="4" w:space="0" w:color="auto"/>
              <w:right w:val="single" w:sz="4" w:space="0" w:color="auto"/>
            </w:tcBorders>
          </w:tcPr>
          <w:p ns2:paraId="2FDAA5E0" ns2:textId="25A133D7" w:rsidR="00553CA4" w:rsidRPr="00620912" w:rsidRDefault="00553CA4">
            <w:pPr>
              <w:spacing w:after="60"/>
              <w:jc w:val="center"/>
              <w:rPr>
                <w:sz w:val="18"/>
                <w:szCs w:val="18"/>
              </w:rPr>
            </w:pPr>
            <w:r w:rsidRPr="00620912" w:rsidDel="00962C97">
              <w:rPr>
                <w:sz w:val="18"/>
                <w:szCs w:val="18"/>
              </w:rPr>
              <w:t>3.</w:t>
            </w:r>
            <w:r w:rsidR="00CA5F50" w:rsidDel="00CA5F50">
              <w:rPr>
                <w:sz w:val="18"/>
                <w:szCs w:val="18"/>
              </w:rPr>
              <w:t xml:space="preserve"> </w:t>
            </w:r>
            <w:r w:rsidR="005B5851">
              <w:rPr>
                <w:sz w:val="18"/>
                <w:szCs w:val="18"/>
              </w:rPr>
              <w:t>6</w:t>
            </w:r>
            <w:r w:rsidRPr="00620912">
              <w:rPr>
                <w:sz w:val="18"/>
                <w:szCs w:val="18"/>
              </w:rPr>
              <w:t xml:space="preserve"> </w:t>
            </w:r>
          </w:p>
        </w:tc>
        <w:tc>
          <w:tcPr>
            <w:tcW w:w="990" w:type="dxa"/>
            <w:tcBorders>
              <w:top w:val="single" w:sz="4" w:space="0" w:color="auto"/>
              <w:left w:val="single" w:sz="4" w:space="0" w:color="auto"/>
              <w:bottom w:val="single" w:sz="4" w:space="0" w:color="auto"/>
              <w:right w:val="single" w:sz="4" w:space="0" w:color="auto"/>
            </w:tcBorders>
          </w:tcPr>
          <w:p ns2:paraId="67F8FA10" ns2:textId="61627B6A" w:rsidR="00EE4F12" w:rsidRPr="00620912" w:rsidRDefault="00EC7D5D" w:rsidP="00EE4F12">
            <w:pPr>
              <w:spacing w:after="60"/>
              <w:jc w:val="center"/>
              <w:rPr>
                <w:sz w:val="18"/>
                <w:szCs w:val="18"/>
              </w:rPr>
            </w:pPr>
            <w:r>
              <w:rPr>
                <w:sz w:val="18"/>
                <w:szCs w:val="18"/>
              </w:rPr>
              <w:t>2.9</w:t>
            </w:r>
          </w:p>
        </w:tc>
        <w:tc>
          <w:tcPr>
            <w:tcW w:w="1080" w:type="dxa"/>
            <w:tcBorders>
              <w:top w:val="single" w:sz="4" w:space="0" w:color="auto"/>
              <w:left w:val="single" w:sz="4" w:space="0" w:color="auto"/>
              <w:bottom w:val="single" w:sz="4" w:space="0" w:color="auto"/>
              <w:right w:val="single" w:sz="4" w:space="0" w:color="auto"/>
            </w:tcBorders>
          </w:tcPr>
          <w:p ns2:paraId="721A4DC0" ns2:textId="77777777" w:rsidR="00553CA4" w:rsidRPr="00620912" w:rsidRDefault="00553CA4">
            <w:pPr>
              <w:spacing w:after="60"/>
              <w:jc w:val="center"/>
              <w:rPr>
                <w:sz w:val="18"/>
                <w:szCs w:val="18"/>
              </w:rPr>
            </w:pPr>
            <w:r w:rsidRPr="00620912">
              <w:rPr>
                <w:sz w:val="18"/>
                <w:szCs w:val="18"/>
              </w:rPr>
              <w:t>83.2</w:t>
            </w:r>
          </w:p>
        </w:tc>
        <w:tc>
          <w:tcPr>
            <w:tcW w:w="1080" w:type="dxa"/>
            <w:tcBorders>
              <w:top w:val="single" w:sz="4" w:space="0" w:color="auto"/>
              <w:left w:val="single" w:sz="4" w:space="0" w:color="auto"/>
              <w:bottom w:val="single" w:sz="4" w:space="0" w:color="auto"/>
              <w:right w:val="single" w:sz="4" w:space="0" w:color="auto"/>
            </w:tcBorders>
          </w:tcPr>
          <w:p ns2:paraId="7625B49C" ns2:textId="544F4328" w:rsidR="00553CA4" w:rsidRPr="00620912" w:rsidRDefault="00553CA4">
            <w:pPr>
              <w:spacing w:after="60"/>
              <w:jc w:val="center"/>
              <w:rPr>
                <w:sz w:val="18"/>
                <w:szCs w:val="18"/>
              </w:rPr>
            </w:pPr>
            <w:r w:rsidRPr="00620912">
              <w:rPr>
                <w:sz w:val="18"/>
                <w:szCs w:val="18"/>
              </w:rPr>
              <w:t>18</w:t>
            </w:r>
            <w:r w:rsidR="005B5851">
              <w:rPr>
                <w:sz w:val="18"/>
                <w:szCs w:val="18"/>
              </w:rPr>
              <w:t>.3</w:t>
            </w:r>
            <w:r w:rsidRPr="00620912">
              <w:rPr>
                <w:sz w:val="18"/>
                <w:szCs w:val="18"/>
              </w:rPr>
              <w:t xml:space="preserve"> </w:t>
            </w:r>
          </w:p>
        </w:tc>
        <w:tc>
          <w:tcPr>
            <w:tcW w:w="905" w:type="dxa"/>
            <w:gridSpan w:val="2"/>
            <w:tcBorders>
              <w:top w:val="single" w:sz="4" w:space="0" w:color="auto"/>
              <w:left w:val="single" w:sz="4" w:space="0" w:color="auto"/>
              <w:bottom w:val="single" w:sz="4" w:space="0" w:color="auto"/>
              <w:right w:val="single" w:sz="4" w:space="0" w:color="auto"/>
            </w:tcBorders>
          </w:tcPr>
          <w:p ns2:paraId="21211909" ns2:textId="7B928AED" w:rsidR="00EE4F12" w:rsidRPr="00620912" w:rsidRDefault="004C03DA" w:rsidP="00EE4F12">
            <w:pPr>
              <w:spacing w:after="60"/>
              <w:jc w:val="center"/>
              <w:rPr>
                <w:sz w:val="18"/>
                <w:szCs w:val="18"/>
              </w:rPr>
            </w:pPr>
            <w:r>
              <w:rPr>
                <w:sz w:val="18"/>
                <w:szCs w:val="18"/>
              </w:rPr>
              <w:t>14.7</w:t>
            </w:r>
          </w:p>
        </w:tc>
      </w:tr>
      <w:tr w:rsidR="00553CA4" w:rsidRPr="007D0704" ns2:paraId="1659CAEF" ns2:textId="60609371" w:rsidTr="00EE4F12">
        <w:tc>
          <w:tcPr>
            <w:tcW w:w="805" w:type="dxa"/>
            <w:vMerge/>
            <w:tcBorders>
              <w:left w:val="single" w:sz="4" w:space="0" w:color="auto"/>
              <w:right w:val="single" w:sz="4" w:space="0" w:color="auto"/>
            </w:tcBorders>
          </w:tcPr>
          <w:p ns2:paraId="418B697C" ns2:textId="77777777" w:rsidR="00553CA4" w:rsidRPr="00620912" w:rsidRDefault="00553CA4">
            <w:pPr>
              <w:spacing w:after="60"/>
              <w:jc w:val="center"/>
              <w:rPr>
                <w:sz w:val="18"/>
                <w:szCs w:val="18"/>
                <w:highlight w:val="yellow"/>
              </w:rPr>
            </w:pPr>
          </w:p>
        </w:tc>
        <w:tc>
          <w:tcPr>
            <w:tcW w:w="1005" w:type="dxa"/>
            <w:vMerge w:val="restart"/>
            <w:tcBorders>
              <w:top w:val="single" w:sz="4" w:space="0" w:color="auto"/>
              <w:left w:val="single" w:sz="4" w:space="0" w:color="auto"/>
              <w:right w:val="single" w:sz="4" w:space="0" w:color="auto"/>
            </w:tcBorders>
          </w:tcPr>
          <w:p ns2:paraId="1C5AA426" ns2:textId="77777777" w:rsidR="00553CA4" w:rsidRPr="00620912" w:rsidRDefault="00553CA4">
            <w:pPr>
              <w:spacing w:after="60"/>
              <w:jc w:val="center"/>
              <w:rPr>
                <w:sz w:val="18"/>
                <w:szCs w:val="18"/>
              </w:rPr>
            </w:pPr>
            <w:r w:rsidRPr="00620912">
              <w:rPr>
                <w:sz w:val="18"/>
                <w:szCs w:val="18"/>
              </w:rPr>
              <w:t>14 weeks</w:t>
            </w:r>
            <w:r>
              <w:rPr>
                <w:sz w:val="18"/>
                <w:szCs w:val="18"/>
              </w:rPr>
              <w:br/>
              <w:t>(TT #20-7844)</w:t>
            </w:r>
          </w:p>
        </w:tc>
        <w:tc>
          <w:tcPr>
            <w:tcW w:w="1155" w:type="dxa"/>
            <w:tcBorders>
              <w:top w:val="single" w:sz="4" w:space="0" w:color="auto"/>
              <w:left w:val="single" w:sz="4" w:space="0" w:color="auto"/>
              <w:bottom w:val="single" w:sz="4" w:space="0" w:color="auto"/>
              <w:right w:val="single" w:sz="4" w:space="0" w:color="auto"/>
            </w:tcBorders>
          </w:tcPr>
          <w:p ns2:paraId="5C580112" ns2:textId="77777777" w:rsidR="00553CA4" w:rsidRPr="00620912" w:rsidRDefault="00553CA4">
            <w:pPr>
              <w:spacing w:after="60"/>
              <w:jc w:val="center"/>
              <w:rPr>
                <w:sz w:val="18"/>
                <w:szCs w:val="18"/>
              </w:rPr>
            </w:pPr>
            <w:r w:rsidRPr="00620912">
              <w:rPr>
                <w:sz w:val="18"/>
                <w:szCs w:val="18"/>
              </w:rPr>
              <w:t>10</w:t>
            </w:r>
          </w:p>
        </w:tc>
        <w:tc>
          <w:tcPr>
            <w:tcW w:w="990" w:type="dxa"/>
            <w:tcBorders>
              <w:top w:val="single" w:sz="4" w:space="0" w:color="auto"/>
              <w:left w:val="single" w:sz="4" w:space="0" w:color="auto"/>
              <w:bottom w:val="single" w:sz="4" w:space="0" w:color="auto"/>
              <w:right w:val="single" w:sz="4" w:space="0" w:color="auto"/>
            </w:tcBorders>
          </w:tcPr>
          <w:p ns2:paraId="372E0361" ns2:textId="77777777" w:rsidR="00553CA4" w:rsidRPr="00620912" w:rsidRDefault="00553CA4">
            <w:pPr>
              <w:spacing w:after="60"/>
              <w:jc w:val="center"/>
              <w:rPr>
                <w:sz w:val="18"/>
                <w:szCs w:val="18"/>
              </w:rPr>
            </w:pPr>
            <w:r w:rsidRPr="00620912">
              <w:rPr>
                <w:sz w:val="18"/>
                <w:szCs w:val="18"/>
              </w:rPr>
              <w:t>1.3</w:t>
            </w:r>
          </w:p>
        </w:tc>
        <w:tc>
          <w:tcPr>
            <w:tcW w:w="990" w:type="dxa"/>
            <w:tcBorders>
              <w:top w:val="single" w:sz="4" w:space="0" w:color="auto"/>
              <w:left w:val="single" w:sz="4" w:space="0" w:color="auto"/>
              <w:bottom w:val="single" w:sz="4" w:space="0" w:color="auto"/>
              <w:right w:val="single" w:sz="4" w:space="0" w:color="auto"/>
            </w:tcBorders>
          </w:tcPr>
          <w:p ns2:paraId="7B447308" ns2:textId="1C158B97" w:rsidR="00553CA4" w:rsidRPr="00620912" w:rsidRDefault="00553CA4">
            <w:pPr>
              <w:spacing w:after="60"/>
              <w:jc w:val="center"/>
              <w:rPr>
                <w:sz w:val="18"/>
                <w:szCs w:val="18"/>
              </w:rPr>
            </w:pPr>
            <w:r w:rsidRPr="00620912">
              <w:rPr>
                <w:sz w:val="18"/>
                <w:szCs w:val="18"/>
              </w:rPr>
              <w:t>1</w:t>
            </w:r>
            <w:r w:rsidR="005B5851">
              <w:rPr>
                <w:sz w:val="18"/>
                <w:szCs w:val="18"/>
              </w:rPr>
              <w:t>.1</w:t>
            </w:r>
            <w:r w:rsidRPr="00620912">
              <w:rPr>
                <w:sz w:val="18"/>
                <w:szCs w:val="18"/>
              </w:rPr>
              <w:t xml:space="preserve"> </w:t>
            </w:r>
          </w:p>
        </w:tc>
        <w:tc>
          <w:tcPr>
            <w:tcW w:w="990" w:type="dxa"/>
            <w:tcBorders>
              <w:top w:val="single" w:sz="4" w:space="0" w:color="auto"/>
              <w:left w:val="single" w:sz="4" w:space="0" w:color="auto"/>
              <w:bottom w:val="single" w:sz="4" w:space="0" w:color="auto"/>
              <w:right w:val="single" w:sz="4" w:space="0" w:color="auto"/>
            </w:tcBorders>
          </w:tcPr>
          <w:p ns2:paraId="2250A93C" ns2:textId="646FEE10" w:rsidR="00EE4F12" w:rsidRPr="00620912" w:rsidRDefault="00EC7D5D" w:rsidP="00EE4F12">
            <w:pPr>
              <w:spacing w:after="60"/>
              <w:jc w:val="center"/>
              <w:rPr>
                <w:sz w:val="18"/>
                <w:szCs w:val="18"/>
              </w:rPr>
            </w:pPr>
            <w:r>
              <w:rPr>
                <w:sz w:val="18"/>
                <w:szCs w:val="18"/>
              </w:rPr>
              <w:t>0.9</w:t>
            </w:r>
          </w:p>
        </w:tc>
        <w:tc>
          <w:tcPr>
            <w:tcW w:w="1080" w:type="dxa"/>
            <w:tcBorders>
              <w:top w:val="single" w:sz="4" w:space="0" w:color="auto"/>
              <w:left w:val="single" w:sz="4" w:space="0" w:color="auto"/>
              <w:bottom w:val="single" w:sz="4" w:space="0" w:color="auto"/>
              <w:right w:val="single" w:sz="4" w:space="0" w:color="auto"/>
            </w:tcBorders>
          </w:tcPr>
          <w:p ns2:paraId="0BFDEF19" ns2:textId="77777777" w:rsidR="00553CA4" w:rsidRPr="00620912" w:rsidRDefault="00553CA4">
            <w:pPr>
              <w:spacing w:after="60"/>
              <w:jc w:val="center"/>
              <w:rPr>
                <w:sz w:val="18"/>
                <w:szCs w:val="18"/>
              </w:rPr>
            </w:pPr>
            <w:r w:rsidRPr="00620912">
              <w:rPr>
                <w:sz w:val="18"/>
                <w:szCs w:val="18"/>
              </w:rPr>
              <w:t>3.</w:t>
            </w:r>
            <w:r>
              <w:rPr>
                <w:sz w:val="18"/>
                <w:szCs w:val="18"/>
              </w:rPr>
              <w:t>2</w:t>
            </w:r>
          </w:p>
        </w:tc>
        <w:tc>
          <w:tcPr>
            <w:tcW w:w="1080" w:type="dxa"/>
            <w:tcBorders>
              <w:top w:val="single" w:sz="4" w:space="0" w:color="auto"/>
              <w:left w:val="single" w:sz="4" w:space="0" w:color="auto"/>
              <w:bottom w:val="single" w:sz="4" w:space="0" w:color="auto"/>
              <w:right w:val="single" w:sz="4" w:space="0" w:color="auto"/>
            </w:tcBorders>
          </w:tcPr>
          <w:p ns2:paraId="27CA48DB" ns2:textId="77777777" w:rsidR="00553CA4" w:rsidRPr="00620912" w:rsidRDefault="00553CA4">
            <w:pPr>
              <w:spacing w:after="60"/>
              <w:jc w:val="center"/>
              <w:rPr>
                <w:sz w:val="18"/>
                <w:szCs w:val="18"/>
              </w:rPr>
            </w:pPr>
            <w:r w:rsidRPr="00620912">
              <w:rPr>
                <w:sz w:val="18"/>
                <w:szCs w:val="18"/>
              </w:rPr>
              <w:t xml:space="preserve">0.7 </w:t>
            </w:r>
          </w:p>
        </w:tc>
        <w:tc>
          <w:tcPr>
            <w:tcW w:w="905" w:type="dxa"/>
            <w:gridSpan w:val="2"/>
            <w:tcBorders>
              <w:top w:val="single" w:sz="4" w:space="0" w:color="auto"/>
              <w:left w:val="single" w:sz="4" w:space="0" w:color="auto"/>
              <w:bottom w:val="single" w:sz="4" w:space="0" w:color="auto"/>
              <w:right w:val="single" w:sz="4" w:space="0" w:color="auto"/>
            </w:tcBorders>
          </w:tcPr>
          <w:p ns2:paraId="52D863B4" ns2:textId="53E9311C" w:rsidR="00EE4F12" w:rsidRPr="00620912" w:rsidRDefault="004C03DA" w:rsidP="00EE4F12">
            <w:pPr>
              <w:spacing w:after="60"/>
              <w:jc w:val="center"/>
              <w:rPr>
                <w:sz w:val="18"/>
                <w:szCs w:val="18"/>
              </w:rPr>
            </w:pPr>
            <w:r>
              <w:rPr>
                <w:sz w:val="18"/>
                <w:szCs w:val="18"/>
              </w:rPr>
              <w:t>0.6</w:t>
            </w:r>
          </w:p>
        </w:tc>
      </w:tr>
      <w:tr w:rsidR="00553CA4" w:rsidRPr="007D0704" ns2:paraId="5E5B586B" ns2:textId="11B84452" w:rsidTr="00EE4F12">
        <w:tc>
          <w:tcPr>
            <w:tcW w:w="805" w:type="dxa"/>
            <w:vMerge/>
            <w:tcBorders>
              <w:left w:val="single" w:sz="4" w:space="0" w:color="auto"/>
              <w:right w:val="single" w:sz="4" w:space="0" w:color="auto"/>
            </w:tcBorders>
          </w:tcPr>
          <w:p ns2:paraId="0DCAF058" ns2:textId="77777777" w:rsidR="00553CA4" w:rsidRPr="00620912" w:rsidRDefault="00553CA4">
            <w:pPr>
              <w:spacing w:after="60"/>
              <w:jc w:val="center"/>
              <w:rPr>
                <w:sz w:val="18"/>
                <w:szCs w:val="18"/>
                <w:highlight w:val="yellow"/>
              </w:rPr>
            </w:pPr>
          </w:p>
        </w:tc>
        <w:tc>
          <w:tcPr>
            <w:tcW w:w="1005" w:type="dxa"/>
            <w:vMerge/>
            <w:tcBorders>
              <w:left w:val="single" w:sz="4" w:space="0" w:color="auto"/>
              <w:right w:val="single" w:sz="4" w:space="0" w:color="auto"/>
            </w:tcBorders>
          </w:tcPr>
          <w:p ns2:paraId="3D731851" ns2:textId="77777777" w:rsidR="00553CA4" w:rsidRPr="00620912" w:rsidRDefault="00553CA4">
            <w:pPr>
              <w:spacing w:after="60"/>
              <w:jc w:val="center"/>
              <w:rPr>
                <w:sz w:val="18"/>
                <w:szCs w:val="18"/>
              </w:rPr>
            </w:pPr>
          </w:p>
        </w:tc>
        <w:tc>
          <w:tcPr>
            <w:tcW w:w="1155" w:type="dxa"/>
            <w:tcBorders>
              <w:top w:val="single" w:sz="4" w:space="0" w:color="auto"/>
              <w:left w:val="single" w:sz="4" w:space="0" w:color="auto"/>
              <w:bottom w:val="single" w:sz="4" w:space="0" w:color="auto"/>
              <w:right w:val="single" w:sz="4" w:space="0" w:color="auto"/>
            </w:tcBorders>
          </w:tcPr>
          <w:p ns2:paraId="0378A5AF" ns2:textId="77777777" w:rsidR="00553CA4" w:rsidRPr="00620912" w:rsidRDefault="00553CA4">
            <w:pPr>
              <w:spacing w:after="60"/>
              <w:jc w:val="center"/>
              <w:rPr>
                <w:sz w:val="18"/>
                <w:szCs w:val="18"/>
              </w:rPr>
            </w:pPr>
            <w:r w:rsidRPr="00620912">
              <w:rPr>
                <w:sz w:val="18"/>
                <w:szCs w:val="18"/>
              </w:rPr>
              <w:t>25 (HNSTD)</w:t>
            </w:r>
          </w:p>
        </w:tc>
        <w:tc>
          <w:tcPr>
            <w:tcW w:w="990" w:type="dxa"/>
            <w:tcBorders>
              <w:top w:val="single" w:sz="4" w:space="0" w:color="auto"/>
              <w:left w:val="single" w:sz="4" w:space="0" w:color="auto"/>
              <w:bottom w:val="single" w:sz="4" w:space="0" w:color="auto"/>
              <w:right w:val="single" w:sz="4" w:space="0" w:color="auto"/>
            </w:tcBorders>
          </w:tcPr>
          <w:p ns2:paraId="4678DE46" ns2:textId="77777777" w:rsidR="00553CA4" w:rsidRPr="00620912" w:rsidRDefault="00553CA4">
            <w:pPr>
              <w:spacing w:after="60"/>
              <w:jc w:val="center"/>
              <w:rPr>
                <w:sz w:val="18"/>
                <w:szCs w:val="18"/>
              </w:rPr>
            </w:pPr>
            <w:r w:rsidRPr="00620912">
              <w:rPr>
                <w:sz w:val="18"/>
                <w:szCs w:val="18"/>
              </w:rPr>
              <w:t>3.1</w:t>
            </w:r>
          </w:p>
        </w:tc>
        <w:tc>
          <w:tcPr>
            <w:tcW w:w="990" w:type="dxa"/>
            <w:tcBorders>
              <w:top w:val="single" w:sz="4" w:space="0" w:color="auto"/>
              <w:left w:val="single" w:sz="4" w:space="0" w:color="auto"/>
              <w:bottom w:val="single" w:sz="4" w:space="0" w:color="auto"/>
              <w:right w:val="single" w:sz="4" w:space="0" w:color="auto"/>
            </w:tcBorders>
          </w:tcPr>
          <w:p ns2:paraId="25F40A02" ns2:textId="0779E80B" w:rsidR="00553CA4" w:rsidRPr="00620912" w:rsidRDefault="00553CA4">
            <w:pPr>
              <w:spacing w:after="60"/>
              <w:jc w:val="center"/>
              <w:rPr>
                <w:sz w:val="18"/>
                <w:szCs w:val="18"/>
              </w:rPr>
            </w:pPr>
            <w:r w:rsidRPr="00620912">
              <w:rPr>
                <w:sz w:val="18"/>
                <w:szCs w:val="18"/>
              </w:rPr>
              <w:t>2.</w:t>
            </w:r>
            <w:r w:rsidR="005B5851">
              <w:rPr>
                <w:sz w:val="18"/>
                <w:szCs w:val="18"/>
              </w:rPr>
              <w:t>6</w:t>
            </w:r>
          </w:p>
        </w:tc>
        <w:tc>
          <w:tcPr>
            <w:tcW w:w="990" w:type="dxa"/>
            <w:tcBorders>
              <w:top w:val="single" w:sz="4" w:space="0" w:color="auto"/>
              <w:left w:val="single" w:sz="4" w:space="0" w:color="auto"/>
              <w:bottom w:val="single" w:sz="4" w:space="0" w:color="auto"/>
              <w:right w:val="single" w:sz="4" w:space="0" w:color="auto"/>
            </w:tcBorders>
          </w:tcPr>
          <w:p ns2:paraId="3240D959" ns2:textId="5C341770" w:rsidR="00EE4F12" w:rsidRPr="00620912" w:rsidRDefault="00EC7D5D" w:rsidP="00EE4F12">
            <w:pPr>
              <w:spacing w:after="60"/>
              <w:jc w:val="center"/>
              <w:rPr>
                <w:sz w:val="18"/>
                <w:szCs w:val="18"/>
              </w:rPr>
            </w:pPr>
            <w:r>
              <w:rPr>
                <w:sz w:val="18"/>
                <w:szCs w:val="18"/>
              </w:rPr>
              <w:t>2.1</w:t>
            </w:r>
          </w:p>
        </w:tc>
        <w:tc>
          <w:tcPr>
            <w:tcW w:w="1080" w:type="dxa"/>
            <w:tcBorders>
              <w:top w:val="single" w:sz="4" w:space="0" w:color="auto"/>
              <w:left w:val="single" w:sz="4" w:space="0" w:color="auto"/>
              <w:bottom w:val="single" w:sz="4" w:space="0" w:color="auto"/>
              <w:right w:val="single" w:sz="4" w:space="0" w:color="auto"/>
            </w:tcBorders>
          </w:tcPr>
          <w:p ns2:paraId="1E30BBC1" ns2:textId="77777777" w:rsidR="00553CA4" w:rsidRPr="00620912" w:rsidRDefault="00553CA4">
            <w:pPr>
              <w:spacing w:after="60"/>
              <w:jc w:val="center"/>
              <w:rPr>
                <w:sz w:val="18"/>
                <w:szCs w:val="18"/>
              </w:rPr>
            </w:pPr>
            <w:r w:rsidRPr="00620912">
              <w:rPr>
                <w:sz w:val="18"/>
                <w:szCs w:val="18"/>
              </w:rPr>
              <w:t>13.5</w:t>
            </w:r>
          </w:p>
        </w:tc>
        <w:tc>
          <w:tcPr>
            <w:tcW w:w="1080" w:type="dxa"/>
            <w:tcBorders>
              <w:top w:val="single" w:sz="4" w:space="0" w:color="auto"/>
              <w:left w:val="single" w:sz="4" w:space="0" w:color="auto"/>
              <w:bottom w:val="single" w:sz="4" w:space="0" w:color="auto"/>
              <w:right w:val="single" w:sz="4" w:space="0" w:color="auto"/>
            </w:tcBorders>
          </w:tcPr>
          <w:p ns2:paraId="4E9FAA76" ns2:textId="22E895D1" w:rsidR="00553CA4" w:rsidRPr="00620912" w:rsidRDefault="00875DDC">
            <w:pPr>
              <w:spacing w:after="60"/>
              <w:jc w:val="center"/>
              <w:rPr>
                <w:sz w:val="18"/>
                <w:szCs w:val="18"/>
              </w:rPr>
            </w:pPr>
            <w:r>
              <w:rPr>
                <w:rFonts w:eastAsia="SimSun" w:hint="eastAsia"/>
                <w:sz w:val="18"/>
                <w:szCs w:val="18"/>
                <w:lang w:eastAsia="zh-CN"/>
              </w:rPr>
              <w:t>3.0</w:t>
            </w:r>
            <w:r w:rsidR="00553CA4" w:rsidRPr="00620912">
              <w:rPr>
                <w:sz w:val="18"/>
                <w:szCs w:val="18"/>
              </w:rPr>
              <w:t xml:space="preserve"> </w:t>
            </w:r>
          </w:p>
        </w:tc>
        <w:tc>
          <w:tcPr>
            <w:tcW w:w="905" w:type="dxa"/>
            <w:gridSpan w:val="2"/>
            <w:tcBorders>
              <w:top w:val="single" w:sz="4" w:space="0" w:color="auto"/>
              <w:left w:val="single" w:sz="4" w:space="0" w:color="auto"/>
              <w:bottom w:val="single" w:sz="4" w:space="0" w:color="auto"/>
              <w:right w:val="single" w:sz="4" w:space="0" w:color="auto"/>
            </w:tcBorders>
          </w:tcPr>
          <w:p ns2:paraId="07FCA803" ns2:textId="67619A89" w:rsidR="00EE4F12" w:rsidRDefault="004C03DA" w:rsidP="00EE4F12">
            <w:pPr>
              <w:spacing w:after="60"/>
              <w:jc w:val="center"/>
              <w:rPr>
                <w:rFonts w:eastAsia="SimSun"/>
                <w:sz w:val="18"/>
                <w:szCs w:val="18"/>
                <w:lang w:eastAsia="zh-CN"/>
              </w:rPr>
            </w:pPr>
            <w:r>
              <w:rPr>
                <w:rFonts w:eastAsia="SimSun"/>
                <w:sz w:val="18"/>
                <w:szCs w:val="18"/>
                <w:lang w:eastAsia="zh-CN"/>
              </w:rPr>
              <w:t>2.4</w:t>
            </w:r>
          </w:p>
        </w:tc>
      </w:tr>
      <w:tr w:rsidR="00553CA4" w:rsidRPr="007D0704" ns2:paraId="24BFE4D5" ns2:textId="50EBEB84" w:rsidTr="00EE4F12">
        <w:tc>
          <w:tcPr>
            <w:tcW w:w="805" w:type="dxa"/>
            <w:vMerge/>
            <w:tcBorders>
              <w:left w:val="single" w:sz="4" w:space="0" w:color="auto"/>
              <w:bottom w:val="single" w:sz="4" w:space="0" w:color="auto"/>
              <w:right w:val="single" w:sz="4" w:space="0" w:color="auto"/>
            </w:tcBorders>
          </w:tcPr>
          <w:p ns2:paraId="715BDBC2" ns2:textId="77777777" w:rsidR="00553CA4" w:rsidRPr="00620912" w:rsidRDefault="00553CA4">
            <w:pPr>
              <w:spacing w:after="60"/>
              <w:jc w:val="center"/>
              <w:rPr>
                <w:sz w:val="18"/>
                <w:szCs w:val="18"/>
                <w:highlight w:val="yellow"/>
              </w:rPr>
            </w:pPr>
          </w:p>
        </w:tc>
        <w:tc>
          <w:tcPr>
            <w:tcW w:w="1005" w:type="dxa"/>
            <w:vMerge/>
            <w:tcBorders>
              <w:left w:val="single" w:sz="4" w:space="0" w:color="auto"/>
              <w:bottom w:val="single" w:sz="4" w:space="0" w:color="auto"/>
              <w:right w:val="single" w:sz="4" w:space="0" w:color="auto"/>
            </w:tcBorders>
          </w:tcPr>
          <w:p ns2:paraId="6C0A87FA" ns2:textId="77777777" w:rsidR="00553CA4" w:rsidRPr="00620912" w:rsidRDefault="00553CA4">
            <w:pPr>
              <w:spacing w:after="60"/>
              <w:jc w:val="center"/>
              <w:rPr>
                <w:sz w:val="18"/>
                <w:szCs w:val="18"/>
              </w:rPr>
            </w:pPr>
          </w:p>
        </w:tc>
        <w:tc>
          <w:tcPr>
            <w:tcW w:w="1155" w:type="dxa"/>
            <w:tcBorders>
              <w:top w:val="single" w:sz="4" w:space="0" w:color="auto"/>
              <w:left w:val="single" w:sz="4" w:space="0" w:color="auto"/>
              <w:bottom w:val="single" w:sz="4" w:space="0" w:color="auto"/>
              <w:right w:val="single" w:sz="4" w:space="0" w:color="auto"/>
            </w:tcBorders>
          </w:tcPr>
          <w:p ns2:paraId="6B0F6E3D" ns2:textId="77777777" w:rsidR="00553CA4" w:rsidRPr="00620912" w:rsidRDefault="00553CA4">
            <w:pPr>
              <w:spacing w:after="60"/>
              <w:jc w:val="center"/>
              <w:rPr>
                <w:sz w:val="18"/>
                <w:szCs w:val="18"/>
              </w:rPr>
            </w:pPr>
            <w:r w:rsidRPr="00620912">
              <w:rPr>
                <w:sz w:val="18"/>
                <w:szCs w:val="18"/>
              </w:rPr>
              <w:t>50</w:t>
            </w:r>
          </w:p>
        </w:tc>
        <w:tc>
          <w:tcPr>
            <w:tcW w:w="990" w:type="dxa"/>
            <w:tcBorders>
              <w:top w:val="single" w:sz="4" w:space="0" w:color="auto"/>
              <w:left w:val="single" w:sz="4" w:space="0" w:color="auto"/>
              <w:bottom w:val="single" w:sz="4" w:space="0" w:color="auto"/>
              <w:right w:val="single" w:sz="4" w:space="0" w:color="auto"/>
            </w:tcBorders>
          </w:tcPr>
          <w:p ns2:paraId="4A051411" ns2:textId="77777777" w:rsidR="00553CA4" w:rsidRPr="00620912" w:rsidRDefault="00553CA4">
            <w:pPr>
              <w:spacing w:after="60"/>
              <w:jc w:val="center"/>
              <w:rPr>
                <w:sz w:val="18"/>
                <w:szCs w:val="18"/>
              </w:rPr>
            </w:pPr>
            <w:r>
              <w:rPr>
                <w:sz w:val="18"/>
                <w:szCs w:val="18"/>
              </w:rPr>
              <w:t>4.0</w:t>
            </w:r>
          </w:p>
        </w:tc>
        <w:tc>
          <w:tcPr>
            <w:tcW w:w="990" w:type="dxa"/>
            <w:tcBorders>
              <w:top w:val="single" w:sz="4" w:space="0" w:color="auto"/>
              <w:left w:val="single" w:sz="4" w:space="0" w:color="auto"/>
              <w:bottom w:val="single" w:sz="4" w:space="0" w:color="auto"/>
              <w:right w:val="single" w:sz="4" w:space="0" w:color="auto"/>
            </w:tcBorders>
          </w:tcPr>
          <w:p ns2:paraId="3FDFBE65" ns2:textId="50C6B2BA" w:rsidR="00553CA4" w:rsidRPr="00620912" w:rsidRDefault="00553CA4">
            <w:pPr>
              <w:spacing w:after="60"/>
              <w:jc w:val="center"/>
              <w:rPr>
                <w:sz w:val="18"/>
                <w:szCs w:val="18"/>
              </w:rPr>
            </w:pPr>
            <w:r w:rsidRPr="00620912">
              <w:rPr>
                <w:sz w:val="18"/>
                <w:szCs w:val="18"/>
              </w:rPr>
              <w:t>3</w:t>
            </w:r>
            <w:r w:rsidR="005B5851">
              <w:rPr>
                <w:sz w:val="18"/>
                <w:szCs w:val="18"/>
              </w:rPr>
              <w:t>.3</w:t>
            </w:r>
            <w:r w:rsidRPr="00620912">
              <w:rPr>
                <w:sz w:val="18"/>
                <w:szCs w:val="18"/>
              </w:rPr>
              <w:t xml:space="preserve"> </w:t>
            </w:r>
          </w:p>
        </w:tc>
        <w:tc>
          <w:tcPr>
            <w:tcW w:w="990" w:type="dxa"/>
            <w:tcBorders>
              <w:top w:val="single" w:sz="4" w:space="0" w:color="auto"/>
              <w:left w:val="single" w:sz="4" w:space="0" w:color="auto"/>
              <w:bottom w:val="single" w:sz="4" w:space="0" w:color="auto"/>
              <w:right w:val="single" w:sz="4" w:space="0" w:color="auto"/>
            </w:tcBorders>
          </w:tcPr>
          <w:p ns2:paraId="2946F382" ns2:textId="3720A085" w:rsidR="00EE4F12" w:rsidRPr="00620912" w:rsidRDefault="00EC7D5D" w:rsidP="00EE4F12">
            <w:pPr>
              <w:spacing w:after="60"/>
              <w:jc w:val="center"/>
              <w:rPr>
                <w:sz w:val="18"/>
                <w:szCs w:val="18"/>
              </w:rPr>
            </w:pPr>
            <w:r>
              <w:rPr>
                <w:sz w:val="18"/>
                <w:szCs w:val="18"/>
              </w:rPr>
              <w:t>2.6</w:t>
            </w:r>
          </w:p>
        </w:tc>
        <w:tc>
          <w:tcPr>
            <w:tcW w:w="1080" w:type="dxa"/>
            <w:tcBorders>
              <w:top w:val="single" w:sz="4" w:space="0" w:color="auto"/>
              <w:left w:val="single" w:sz="4" w:space="0" w:color="auto"/>
              <w:bottom w:val="single" w:sz="4" w:space="0" w:color="auto"/>
              <w:right w:val="single" w:sz="4" w:space="0" w:color="auto"/>
            </w:tcBorders>
          </w:tcPr>
          <w:p ns2:paraId="059809F4" ns2:textId="77777777" w:rsidR="00553CA4" w:rsidRPr="00620912" w:rsidRDefault="00553CA4">
            <w:pPr>
              <w:spacing w:after="60"/>
              <w:jc w:val="center"/>
              <w:rPr>
                <w:sz w:val="18"/>
                <w:szCs w:val="18"/>
              </w:rPr>
            </w:pPr>
            <w:r w:rsidRPr="00620912">
              <w:rPr>
                <w:sz w:val="18"/>
                <w:szCs w:val="18"/>
              </w:rPr>
              <w:t>42.</w:t>
            </w:r>
            <w:r>
              <w:rPr>
                <w:sz w:val="18"/>
                <w:szCs w:val="18"/>
              </w:rPr>
              <w:t>8</w:t>
            </w:r>
          </w:p>
        </w:tc>
        <w:tc>
          <w:tcPr>
            <w:tcW w:w="1080" w:type="dxa"/>
            <w:tcBorders>
              <w:top w:val="single" w:sz="4" w:space="0" w:color="auto"/>
              <w:left w:val="single" w:sz="4" w:space="0" w:color="auto"/>
              <w:bottom w:val="single" w:sz="4" w:space="0" w:color="auto"/>
              <w:right w:val="single" w:sz="4" w:space="0" w:color="auto"/>
            </w:tcBorders>
          </w:tcPr>
          <w:p ns2:paraId="34C28047" ns2:textId="21B160F8" w:rsidR="00553CA4" w:rsidRPr="00620912" w:rsidRDefault="00553CA4">
            <w:pPr>
              <w:spacing w:after="60"/>
              <w:jc w:val="center"/>
              <w:rPr>
                <w:sz w:val="18"/>
                <w:szCs w:val="18"/>
              </w:rPr>
            </w:pPr>
            <w:r w:rsidRPr="00620912">
              <w:rPr>
                <w:sz w:val="18"/>
                <w:szCs w:val="18"/>
              </w:rPr>
              <w:t>9.</w:t>
            </w:r>
            <w:r w:rsidR="005B5851">
              <w:rPr>
                <w:sz w:val="18"/>
                <w:szCs w:val="18"/>
              </w:rPr>
              <w:t>4</w:t>
            </w:r>
            <w:r w:rsidRPr="00620912">
              <w:rPr>
                <w:sz w:val="18"/>
                <w:szCs w:val="18"/>
              </w:rPr>
              <w:t xml:space="preserve"> </w:t>
            </w:r>
          </w:p>
        </w:tc>
        <w:tc>
          <w:tcPr>
            <w:tcW w:w="905" w:type="dxa"/>
            <w:gridSpan w:val="2"/>
            <w:tcBorders>
              <w:top w:val="single" w:sz="4" w:space="0" w:color="auto"/>
              <w:left w:val="single" w:sz="4" w:space="0" w:color="auto"/>
              <w:bottom w:val="single" w:sz="4" w:space="0" w:color="auto"/>
              <w:right w:val="single" w:sz="4" w:space="0" w:color="auto"/>
            </w:tcBorders>
          </w:tcPr>
          <w:p ns2:paraId="1D8CD7A1" ns2:textId="098B8B3B" w:rsidR="00EE4F12" w:rsidRPr="00620912" w:rsidRDefault="004C03DA" w:rsidP="00EE4F12">
            <w:pPr>
              <w:spacing w:after="60"/>
              <w:jc w:val="center"/>
              <w:rPr>
                <w:sz w:val="18"/>
                <w:szCs w:val="18"/>
              </w:rPr>
            </w:pPr>
            <w:r>
              <w:rPr>
                <w:sz w:val="18"/>
                <w:szCs w:val="18"/>
              </w:rPr>
              <w:t>7.6</w:t>
            </w:r>
          </w:p>
        </w:tc>
      </w:tr>
      <w:tr w:rsidR="00553CA4" w:rsidRPr="007D0704" ns2:paraId="27CD0DE2" ns2:textId="77777777" w:rsidTr="00424856">
        <w:trPr>
          <w:gridAfter w:val="1"/>
          <w:wAfter w:w="17" w:type="dxa"/>
        </w:trPr>
        <w:tc>
          <w:tcPr>
            <w:tcW w:w="9000" w:type="dxa"/>
            <w:gridSpan w:val="9"/>
            <w:tcBorders>
              <w:top w:val="single" w:sz="4" w:space="0" w:color="auto"/>
              <w:left w:val="single" w:sz="4" w:space="0" w:color="auto"/>
              <w:bottom w:val="single" w:sz="4" w:space="0" w:color="auto"/>
              <w:right w:val="single" w:sz="4" w:space="0" w:color="auto"/>
            </w:tcBorders>
          </w:tcPr>
          <w:p ns2:paraId="43CD9142" ns2:textId="77777777" w:rsidR="00EE4F12" w:rsidRDefault="00EE4F12" w:rsidP="00EE4F12">
            <w:pPr>
              <w:tabs>
                <w:tab w:val="left" w:pos="0"/>
              </w:tabs>
              <w:spacing w:after="60"/>
              <w:rPr>
                <w:rFonts w:ascii="Times New Roman Bold" w:hAnsi="Times New Roman Bold"/>
                <w:position w:val="4"/>
                <w:sz w:val="16"/>
                <w:szCs w:val="16"/>
              </w:rPr>
            </w:pPr>
            <w:r>
              <w:rPr>
                <w:sz w:val="18"/>
                <w:szCs w:val="48"/>
              </w:rPr>
              <w:t>AUC</w:t>
            </w:r>
            <w:r w:rsidRPr="003E5BA0">
              <w:rPr>
                <w:sz w:val="18"/>
                <w:szCs w:val="48"/>
                <w:vertAlign w:val="subscript"/>
              </w:rPr>
              <w:t>last</w:t>
            </w:r>
            <w:r>
              <w:rPr>
                <w:sz w:val="18"/>
                <w:szCs w:val="48"/>
              </w:rPr>
              <w:t>=</w:t>
            </w:r>
            <w:r w:rsidRPr="001B0147">
              <w:rPr>
                <w:sz w:val="18"/>
                <w:szCs w:val="18"/>
              </w:rPr>
              <w:t>area under the plasma concentration-time curve from time 0 to time with last quantifiable concentration</w:t>
            </w:r>
            <w:r>
              <w:rPr>
                <w:sz w:val="18"/>
                <w:szCs w:val="48"/>
              </w:rPr>
              <w:t xml:space="preserve">; </w:t>
            </w:r>
            <w:r w:rsidRPr="000D656D">
              <w:rPr>
                <w:sz w:val="18"/>
                <w:szCs w:val="48"/>
              </w:rPr>
              <w:t xml:space="preserve">h=hour(s); </w:t>
            </w:r>
            <w:r>
              <w:rPr>
                <w:sz w:val="18"/>
                <w:szCs w:val="48"/>
              </w:rPr>
              <w:t>HNSTD=h</w:t>
            </w:r>
            <w:r w:rsidRPr="00E13D93">
              <w:rPr>
                <w:sz w:val="18"/>
                <w:szCs w:val="48"/>
              </w:rPr>
              <w:t>ighest non</w:t>
            </w:r>
            <w:r>
              <w:rPr>
                <w:sz w:val="18"/>
                <w:szCs w:val="48"/>
              </w:rPr>
              <w:t>-</w:t>
            </w:r>
            <w:r w:rsidRPr="00E13D93">
              <w:rPr>
                <w:sz w:val="18"/>
                <w:szCs w:val="48"/>
              </w:rPr>
              <w:t>severely toxic dose</w:t>
            </w:r>
            <w:r>
              <w:rPr>
                <w:sz w:val="18"/>
                <w:szCs w:val="48"/>
              </w:rPr>
              <w:t xml:space="preserve">; </w:t>
            </w:r>
            <w:r w:rsidRPr="007D0704">
              <w:rPr>
                <w:sz w:val="18"/>
                <w:szCs w:val="48"/>
              </w:rPr>
              <w:t>NOAEL=</w:t>
            </w:r>
            <w:r>
              <w:rPr>
                <w:sz w:val="18"/>
                <w:szCs w:val="48"/>
              </w:rPr>
              <w:t>n</w:t>
            </w:r>
            <w:r w:rsidRPr="007D0704">
              <w:rPr>
                <w:sz w:val="18"/>
                <w:szCs w:val="48"/>
              </w:rPr>
              <w:t>o-observed-adverse-effect level</w:t>
            </w:r>
            <w:r>
              <w:rPr>
                <w:sz w:val="18"/>
                <w:szCs w:val="48"/>
              </w:rPr>
              <w:t>.</w:t>
            </w:r>
          </w:p>
          <w:p ns2:paraId="404A6B57" ns2:textId="36B5B600" w:rsidR="00EE4F12" w:rsidRPr="003E5BA0" w:rsidRDefault="00EE4F12" w:rsidP="00EE4F12">
            <w:pPr>
              <w:tabs>
                <w:tab w:val="left" w:pos="0"/>
              </w:tabs>
              <w:spacing w:after="60"/>
              <w:rPr>
                <w:rFonts w:ascii="Times New Roman Bold" w:hAnsi="Times New Roman Bold"/>
                <w:position w:val="4"/>
                <w:sz w:val="16"/>
                <w:szCs w:val="16"/>
              </w:rPr>
            </w:pPr>
            <w:r w:rsidRPr="003E5BA0">
              <w:rPr>
                <w:rFonts w:ascii="Times New Roman Bold" w:hAnsi="Times New Roman Bold"/>
                <w:position w:val="6"/>
                <w:sz w:val="16"/>
                <w:szCs w:val="16"/>
                <w:vertAlign w:val="superscript"/>
              </w:rPr>
              <w:t>a</w:t>
            </w:r>
            <w:r w:rsidRPr="007D0704">
              <w:rPr>
                <w:rFonts w:ascii="Times New Roman Bold" w:hAnsi="Times New Roman Bold"/>
                <w:position w:val="4"/>
                <w:sz w:val="16"/>
                <w:szCs w:val="16"/>
              </w:rPr>
              <w:tab/>
            </w:r>
            <w:r w:rsidRPr="007D0704">
              <w:rPr>
                <w:sz w:val="18"/>
                <w:szCs w:val="48"/>
              </w:rPr>
              <w:t xml:space="preserve">Exposure multiples are based on a </w:t>
            </w:r>
            <w:r>
              <w:rPr>
                <w:sz w:val="18"/>
                <w:szCs w:val="48"/>
              </w:rPr>
              <w:t>simulated human KL610023</w:t>
            </w:r>
            <w:r w:rsidRPr="00620912">
              <w:rPr>
                <w:sz w:val="18"/>
                <w:szCs w:val="48"/>
              </w:rPr>
              <w:t xml:space="preserve"> AUC</w:t>
            </w:r>
            <w:r w:rsidRPr="003E5BA0">
              <w:rPr>
                <w:rFonts w:ascii="Times New Roman Bold" w:hAnsi="Times New Roman Bold"/>
                <w:sz w:val="16"/>
                <w:szCs w:val="16"/>
                <w:vertAlign w:val="subscript"/>
              </w:rPr>
              <w:t xml:space="preserve">0-336h </w:t>
            </w:r>
            <w:r w:rsidRPr="00620912">
              <w:rPr>
                <w:sz w:val="18"/>
                <w:szCs w:val="48"/>
              </w:rPr>
              <w:t>of 1.</w:t>
            </w:r>
            <w:r>
              <w:rPr>
                <w:sz w:val="18"/>
                <w:szCs w:val="48"/>
              </w:rPr>
              <w:t>21</w:t>
            </w:r>
            <w:r w:rsidRPr="00620912">
              <w:rPr>
                <w:sz w:val="18"/>
                <w:szCs w:val="48"/>
              </w:rPr>
              <w:t> </w:t>
            </w:r>
            <w:r w:rsidRPr="00620912">
              <w:rPr>
                <w:rFonts w:ascii="Symbol" w:eastAsia="Symbol" w:hAnsi="Symbol" w:cs="Symbol"/>
                <w:sz w:val="18"/>
                <w:szCs w:val="48"/>
              </w:rPr>
              <w:t></w:t>
            </w:r>
            <w:r w:rsidRPr="00620912">
              <w:rPr>
                <w:sz w:val="18"/>
                <w:szCs w:val="48"/>
              </w:rPr>
              <w:t>g</w:t>
            </w:r>
            <w:r>
              <w:rPr>
                <w:rFonts w:ascii="Symbol" w:eastAsia="Symbol" w:hAnsi="Symbol" w:cs="Symbol"/>
                <w:sz w:val="18"/>
                <w:szCs w:val="48"/>
              </w:rPr>
              <w:t></w:t>
            </w:r>
            <w:r>
              <w:rPr>
                <w:sz w:val="18"/>
                <w:szCs w:val="48"/>
              </w:rPr>
              <w:t>h</w:t>
            </w:r>
            <w:r w:rsidRPr="00620912">
              <w:rPr>
                <w:sz w:val="18"/>
                <w:szCs w:val="48"/>
              </w:rPr>
              <w:t xml:space="preserve">/mL at 4 mg/kg </w:t>
            </w:r>
            <w:r>
              <w:rPr>
                <w:sz w:val="18"/>
                <w:szCs w:val="48"/>
              </w:rPr>
              <w:t xml:space="preserve">q2w </w:t>
            </w:r>
            <w:r w:rsidRPr="00620912">
              <w:rPr>
                <w:sz w:val="18"/>
                <w:szCs w:val="48"/>
              </w:rPr>
              <w:t>dose</w:t>
            </w:r>
            <w:r>
              <w:rPr>
                <w:sz w:val="18"/>
                <w:szCs w:val="48"/>
              </w:rPr>
              <w:t>.</w:t>
            </w:r>
          </w:p>
          <w:p ns2:paraId="0204C4B2" ns2:textId="788786DF" w:rsidR="00EE4F12" w:rsidRPr="00A96E3E" w:rsidRDefault="00EE4F12" w:rsidP="00EE4F12">
            <w:pPr>
              <w:tabs>
                <w:tab w:val="left" w:pos="0"/>
              </w:tabs>
              <w:spacing w:after="60"/>
              <w:rPr>
                <w:rFonts w:ascii="Times New Roman Bold" w:hAnsi="Times New Roman Bold"/>
                <w:position w:val="4"/>
                <w:sz w:val="16"/>
                <w:szCs w:val="16"/>
              </w:rPr>
            </w:pPr>
            <w:r w:rsidRPr="003E5BA0">
              <w:rPr>
                <w:rFonts w:ascii="Times New Roman Bold" w:hAnsi="Times New Roman Bold"/>
                <w:position w:val="4"/>
                <w:sz w:val="16"/>
                <w:szCs w:val="16"/>
                <w:vertAlign w:val="superscript"/>
              </w:rPr>
              <w:t>b</w:t>
            </w:r>
            <w:r w:rsidRPr="00620912">
              <w:rPr>
                <w:rFonts w:ascii="Times New Roman Bold" w:hAnsi="Times New Roman Bold"/>
                <w:position w:val="4"/>
                <w:sz w:val="16"/>
                <w:szCs w:val="16"/>
              </w:rPr>
              <w:tab/>
            </w:r>
            <w:r w:rsidRPr="00620912">
              <w:rPr>
                <w:sz w:val="18"/>
                <w:szCs w:val="48"/>
              </w:rPr>
              <w:t xml:space="preserve">Exposure multiples are based on a simulated human </w:t>
            </w:r>
            <w:r w:rsidR="00EB2BA4">
              <w:rPr>
                <w:sz w:val="18"/>
                <w:szCs w:val="48"/>
              </w:rPr>
              <w:t>KL610023</w:t>
            </w:r>
            <w:r w:rsidR="00EB2BA4" w:rsidRPr="00620912">
              <w:rPr>
                <w:sz w:val="18"/>
                <w:szCs w:val="48"/>
              </w:rPr>
              <w:t xml:space="preserve"> AUC</w:t>
            </w:r>
            <w:r w:rsidR="00EB2BA4" w:rsidRPr="003E5BA0">
              <w:rPr>
                <w:rFonts w:ascii="Times New Roman Bold" w:hAnsi="Times New Roman Bold"/>
                <w:sz w:val="16"/>
                <w:szCs w:val="16"/>
                <w:vertAlign w:val="subscript"/>
              </w:rPr>
              <w:t xml:space="preserve">0-336h </w:t>
            </w:r>
            <w:r w:rsidR="00EB2BA4" w:rsidRPr="00620912">
              <w:rPr>
                <w:sz w:val="18"/>
                <w:szCs w:val="48"/>
              </w:rPr>
              <w:t xml:space="preserve">of </w:t>
            </w:r>
            <w:r w:rsidR="00777EB7">
              <w:rPr>
                <w:sz w:val="18"/>
                <w:szCs w:val="48"/>
              </w:rPr>
              <w:t>1.51</w:t>
            </w:r>
            <w:r w:rsidR="00EB2BA4" w:rsidRPr="00620912">
              <w:rPr>
                <w:sz w:val="18"/>
                <w:szCs w:val="48"/>
              </w:rPr>
              <w:t> </w:t>
            </w:r>
            <w:r w:rsidR="00EB2BA4" w:rsidRPr="00620912">
              <w:rPr>
                <w:rFonts w:ascii="Symbol" w:eastAsia="Symbol" w:hAnsi="Symbol" w:cs="Symbol"/>
                <w:sz w:val="18"/>
                <w:szCs w:val="48"/>
              </w:rPr>
              <w:t></w:t>
            </w:r>
            <w:r w:rsidR="00EB2BA4" w:rsidRPr="00620912">
              <w:rPr>
                <w:sz w:val="18"/>
                <w:szCs w:val="48"/>
              </w:rPr>
              <w:t>g</w:t>
            </w:r>
            <w:r w:rsidR="00EB2BA4">
              <w:rPr>
                <w:rFonts w:ascii="Symbol" w:eastAsia="Symbol" w:hAnsi="Symbol" w:cs="Symbol"/>
                <w:sz w:val="18"/>
                <w:szCs w:val="48"/>
              </w:rPr>
              <w:t></w:t>
            </w:r>
            <w:r w:rsidR="00EB2BA4">
              <w:rPr>
                <w:sz w:val="18"/>
                <w:szCs w:val="48"/>
              </w:rPr>
              <w:t>h</w:t>
            </w:r>
            <w:r w:rsidR="00EB2BA4" w:rsidRPr="00620912">
              <w:rPr>
                <w:sz w:val="18"/>
                <w:szCs w:val="48"/>
              </w:rPr>
              <w:t xml:space="preserve">/mL at </w:t>
            </w:r>
            <w:r w:rsidR="00EB2BA4">
              <w:rPr>
                <w:sz w:val="18"/>
                <w:szCs w:val="48"/>
              </w:rPr>
              <w:t>5</w:t>
            </w:r>
            <w:r w:rsidR="00EB2BA4" w:rsidRPr="00620912">
              <w:rPr>
                <w:sz w:val="18"/>
                <w:szCs w:val="48"/>
              </w:rPr>
              <w:t xml:space="preserve"> mg/kg </w:t>
            </w:r>
            <w:r w:rsidR="00EB2BA4">
              <w:rPr>
                <w:sz w:val="18"/>
                <w:szCs w:val="48"/>
              </w:rPr>
              <w:t xml:space="preserve">q2w </w:t>
            </w:r>
            <w:r w:rsidR="00EB2BA4" w:rsidRPr="00620912">
              <w:rPr>
                <w:sz w:val="18"/>
                <w:szCs w:val="48"/>
              </w:rPr>
              <w:t>dose</w:t>
            </w:r>
            <w:r>
              <w:rPr>
                <w:sz w:val="18"/>
                <w:szCs w:val="48"/>
              </w:rPr>
              <w:t>.</w:t>
            </w:r>
          </w:p>
          <w:p ns2:paraId="28DFD4F8" ns2:textId="5659063E" w:rsidR="00EE4F12" w:rsidRDefault="00EE4F12" w:rsidP="00EE4F12">
            <w:pPr>
              <w:tabs>
                <w:tab w:val="left" w:pos="0"/>
              </w:tabs>
              <w:spacing w:after="60"/>
              <w:rPr>
                <w:rFonts w:ascii="Times New Roman Bold" w:hAnsi="Times New Roman Bold"/>
                <w:position w:val="4"/>
                <w:sz w:val="16"/>
                <w:szCs w:val="16"/>
              </w:rPr>
            </w:pPr>
            <w:r w:rsidRPr="003E5BA0">
              <w:rPr>
                <w:rFonts w:ascii="Times New Roman Bold" w:hAnsi="Times New Roman Bold"/>
                <w:position w:val="4"/>
                <w:sz w:val="16"/>
                <w:szCs w:val="16"/>
                <w:vertAlign w:val="superscript"/>
              </w:rPr>
              <w:t>c</w:t>
            </w:r>
            <w:r w:rsidRPr="007D0704">
              <w:rPr>
                <w:rFonts w:ascii="Times New Roman Bold" w:hAnsi="Times New Roman Bold"/>
                <w:position w:val="4"/>
                <w:sz w:val="16"/>
                <w:szCs w:val="16"/>
              </w:rPr>
              <w:tab/>
            </w:r>
            <w:r w:rsidRPr="007D0704">
              <w:rPr>
                <w:sz w:val="18"/>
                <w:szCs w:val="48"/>
              </w:rPr>
              <w:t xml:space="preserve">Exposure multiples are based on a </w:t>
            </w:r>
            <w:r>
              <w:rPr>
                <w:sz w:val="18"/>
                <w:szCs w:val="48"/>
              </w:rPr>
              <w:t xml:space="preserve">simulated human </w:t>
            </w:r>
            <w:r w:rsidR="00EB2BA4">
              <w:rPr>
                <w:sz w:val="18"/>
                <w:szCs w:val="48"/>
              </w:rPr>
              <w:t>sac-TMT</w:t>
            </w:r>
            <w:r w:rsidRPr="00620912">
              <w:rPr>
                <w:sz w:val="18"/>
                <w:szCs w:val="48"/>
              </w:rPr>
              <w:t xml:space="preserve"> AUC</w:t>
            </w:r>
            <w:r w:rsidRPr="003E5BA0">
              <w:rPr>
                <w:rFonts w:ascii="Times New Roman Bold" w:hAnsi="Times New Roman Bold"/>
                <w:sz w:val="16"/>
                <w:szCs w:val="16"/>
                <w:vertAlign w:val="subscript"/>
              </w:rPr>
              <w:t xml:space="preserve">0-336h </w:t>
            </w:r>
            <w:r w:rsidRPr="00620912">
              <w:rPr>
                <w:sz w:val="18"/>
                <w:szCs w:val="48"/>
              </w:rPr>
              <w:t xml:space="preserve">of </w:t>
            </w:r>
            <w:r w:rsidR="00EB2BA4" w:rsidRPr="00620912">
              <w:rPr>
                <w:sz w:val="18"/>
                <w:szCs w:val="48"/>
              </w:rPr>
              <w:t>4.</w:t>
            </w:r>
            <w:r w:rsidR="00EB2BA4">
              <w:rPr>
                <w:sz w:val="18"/>
                <w:szCs w:val="48"/>
              </w:rPr>
              <w:t>53</w:t>
            </w:r>
            <w:r w:rsidR="00EB2BA4" w:rsidRPr="00620912">
              <w:rPr>
                <w:sz w:val="18"/>
                <w:szCs w:val="48"/>
              </w:rPr>
              <w:t> mg</w:t>
            </w:r>
            <w:r>
              <w:rPr>
                <w:rFonts w:ascii="Symbol" w:eastAsia="Symbol" w:hAnsi="Symbol" w:cs="Symbol"/>
                <w:sz w:val="18"/>
                <w:szCs w:val="48"/>
              </w:rPr>
              <w:t></w:t>
            </w:r>
            <w:r>
              <w:rPr>
                <w:sz w:val="18"/>
                <w:szCs w:val="48"/>
              </w:rPr>
              <w:t>h</w:t>
            </w:r>
            <w:r w:rsidRPr="00620912">
              <w:rPr>
                <w:sz w:val="18"/>
                <w:szCs w:val="48"/>
              </w:rPr>
              <w:t xml:space="preserve">/mL at </w:t>
            </w:r>
            <w:r w:rsidR="00EB2BA4">
              <w:rPr>
                <w:sz w:val="18"/>
                <w:szCs w:val="48"/>
              </w:rPr>
              <w:t>4</w:t>
            </w:r>
            <w:r w:rsidRPr="00620912">
              <w:rPr>
                <w:sz w:val="18"/>
                <w:szCs w:val="48"/>
              </w:rPr>
              <w:t xml:space="preserve"> mg/kg </w:t>
            </w:r>
            <w:r>
              <w:rPr>
                <w:sz w:val="18"/>
                <w:szCs w:val="48"/>
              </w:rPr>
              <w:t xml:space="preserve">q2w </w:t>
            </w:r>
            <w:r w:rsidRPr="00620912">
              <w:rPr>
                <w:sz w:val="18"/>
                <w:szCs w:val="48"/>
              </w:rPr>
              <w:t>dose</w:t>
            </w:r>
            <w:r w:rsidR="00F26BB6">
              <w:rPr>
                <w:sz w:val="18"/>
                <w:szCs w:val="48"/>
              </w:rPr>
              <w:t>.</w:t>
            </w:r>
          </w:p>
          <w:p ns2:paraId="5C6F078B" ns2:textId="53E0C94E" w:rsidR="00EE4F12" w:rsidRPr="00EE4F12" w:rsidRDefault="00EE4F12" w:rsidP="00EE4F12">
            <w:pPr>
              <w:tabs>
                <w:tab w:val="left" w:pos="0"/>
              </w:tabs>
              <w:spacing w:after="60"/>
              <w:rPr>
                <w:rFonts w:ascii="Times New Roman Bold" w:hAnsi="Times New Roman Bold"/>
                <w:position w:val="4"/>
                <w:sz w:val="16"/>
                <w:szCs w:val="16"/>
              </w:rPr>
            </w:pPr>
            <w:r w:rsidRPr="00424856">
              <w:rPr>
                <w:rFonts w:ascii="Times New Roman Bold" w:hAnsi="Times New Roman Bold"/>
                <w:position w:val="4"/>
                <w:sz w:val="16"/>
                <w:szCs w:val="16"/>
                <w:vertAlign w:val="superscript"/>
              </w:rPr>
              <w:t>d</w:t>
            </w:r>
            <w:r w:rsidRPr="00424856">
              <w:rPr>
                <w:rFonts w:ascii="Times New Roman Bold" w:hAnsi="Times New Roman Bold"/>
                <w:position w:val="4"/>
                <w:sz w:val="16"/>
                <w:szCs w:val="16"/>
                <w:vertAlign w:val="superscript"/>
              </w:rPr>
              <w:tab/>
            </w:r>
            <w:r w:rsidRPr="00620912">
              <w:rPr>
                <w:sz w:val="18"/>
                <w:szCs w:val="48"/>
              </w:rPr>
              <w:t xml:space="preserve">Exposure multiples are based on a simulated human </w:t>
            </w:r>
            <w:r>
              <w:rPr>
                <w:sz w:val="18"/>
                <w:szCs w:val="48"/>
              </w:rPr>
              <w:t>sac-TMT</w:t>
            </w:r>
            <w:r w:rsidRPr="00620912">
              <w:rPr>
                <w:sz w:val="18"/>
                <w:szCs w:val="48"/>
              </w:rPr>
              <w:t xml:space="preserve"> AUC</w:t>
            </w:r>
            <w:r w:rsidRPr="001B020B">
              <w:rPr>
                <w:rFonts w:ascii="Times New Roman Bold" w:hAnsi="Times New Roman Bold"/>
                <w:sz w:val="16"/>
                <w:szCs w:val="16"/>
                <w:vertAlign w:val="subscript"/>
              </w:rPr>
              <w:t xml:space="preserve">0-336h </w:t>
            </w:r>
            <w:r w:rsidRPr="00620912">
              <w:rPr>
                <w:sz w:val="18"/>
                <w:szCs w:val="48"/>
              </w:rPr>
              <w:t xml:space="preserve">of </w:t>
            </w:r>
            <w:r w:rsidR="00777EB7">
              <w:rPr>
                <w:sz w:val="18"/>
                <w:szCs w:val="48"/>
              </w:rPr>
              <w:t>5.66</w:t>
            </w:r>
            <w:r w:rsidRPr="00620912">
              <w:rPr>
                <w:sz w:val="18"/>
                <w:szCs w:val="48"/>
              </w:rPr>
              <w:t> mg</w:t>
            </w:r>
            <w:r>
              <w:rPr>
                <w:rFonts w:ascii="Symbol" w:eastAsia="Symbol" w:hAnsi="Symbol" w:cs="Symbol"/>
                <w:sz w:val="18"/>
                <w:szCs w:val="48"/>
              </w:rPr>
              <w:t></w:t>
            </w:r>
            <w:r>
              <w:rPr>
                <w:sz w:val="18"/>
                <w:szCs w:val="48"/>
              </w:rPr>
              <w:t>h</w:t>
            </w:r>
            <w:r w:rsidRPr="00620912">
              <w:rPr>
                <w:sz w:val="18"/>
                <w:szCs w:val="48"/>
              </w:rPr>
              <w:t>/mL</w:t>
            </w:r>
            <w:r>
              <w:rPr>
                <w:sz w:val="18"/>
                <w:szCs w:val="48"/>
              </w:rPr>
              <w:t xml:space="preserve"> at 5 mg/kg q2w dose</w:t>
            </w:r>
            <w:r w:rsidR="00F26BB6">
              <w:rPr>
                <w:sz w:val="18"/>
                <w:szCs w:val="48"/>
              </w:rPr>
              <w:t>.</w:t>
            </w:r>
          </w:p>
          <w:p ns2:paraId="09A86433" ns2:textId="3F07EA9A" w:rsidR="00EE4F12" w:rsidRDefault="00EE4F12" w:rsidP="00F67214">
            <w:pPr>
              <w:spacing w:after="60"/>
              <w:ind w:left="383" w:hanging="383"/>
              <w:rPr>
                <w:sz w:val="18"/>
                <w:szCs w:val="48"/>
              </w:rPr>
            </w:pPr>
            <w:r w:rsidRPr="00424856">
              <w:rPr>
                <w:rFonts w:ascii="Times New Roman Bold" w:hAnsi="Times New Roman Bold"/>
                <w:position w:val="4"/>
                <w:sz w:val="16"/>
                <w:szCs w:val="16"/>
                <w:vertAlign w:val="superscript"/>
              </w:rPr>
              <w:t>e</w:t>
            </w:r>
            <w:r w:rsidRPr="00424856">
              <w:rPr>
                <w:rFonts w:ascii="Times New Roman Bold" w:hAnsi="Times New Roman Bold"/>
                <w:position w:val="4"/>
                <w:sz w:val="16"/>
                <w:szCs w:val="16"/>
                <w:vertAlign w:val="superscript"/>
              </w:rPr>
              <w:tab/>
            </w:r>
            <w:r w:rsidRPr="00862067">
              <w:rPr>
                <w:sz w:val="18"/>
                <w:szCs w:val="48"/>
              </w:rPr>
              <w:t xml:space="preserve">KL610023 </w:t>
            </w:r>
            <w:r>
              <w:rPr>
                <w:sz w:val="18"/>
                <w:szCs w:val="48"/>
              </w:rPr>
              <w:t>and sac-TMT e</w:t>
            </w:r>
            <w:r w:rsidRPr="007D0704">
              <w:rPr>
                <w:sz w:val="18"/>
                <w:szCs w:val="48"/>
              </w:rPr>
              <w:t>xposure</w:t>
            </w:r>
            <w:r>
              <w:rPr>
                <w:sz w:val="18"/>
                <w:szCs w:val="48"/>
              </w:rPr>
              <w:t xml:space="preserve"> based on Study Day 43 for the 25 and 50 mg/kg/dose groups and Study Day 29 for 75 mg/kg/dose group.</w:t>
            </w:r>
          </w:p>
        </w:tc>
      </w:tr>
    </w:tbl>
    <w:p ns2:paraId="009A5A17" ns2:textId="77777777" w:rsidR="00553CA4" w:rsidRPr="004A455C" w:rsidRDefault="00553CA4" w:rsidP="00553CA4">
      <w:pPr>
        <w:pStyle w:val="ListEnd"/>
      </w:pPr>
      <w:ins w:id="8814" w:author="GoldenCorpusHarness" w:date="2026-03-28T21:57:55Z">
        <w:r>
          <w:t>Reproductive and developmental toxicity studies with sac-TMT were not conducted. Results of the embryo-fetal development study with the payload alone in rats are discussed below.</w:t>
        </w:r>
      </w:ins>
    </w:p>
    <w:p ns2:paraId="3C7EE6AB" ns2:textId="77777777" w:rsidR="00553CA4" w:rsidRDefault="00553CA4" w:rsidP="00553CA4">
      <w:pPr>
        <w:pStyle w:val="Heading4"/>
        <w:tabs>
          <w:tab w:val="clear" w:pos="1195"/>
          <w:tab w:val="left" w:pos="1200"/>
        </w:tabs>
        <w:ind w:left="1200" w:hanging="1200"/>
      </w:pPr>
      <w:del w:id="8815" w:author="GoldenCorpusHarness" w:date="2026-03-28T21:57:55Z">
        <w:r>
          <w:delText>O</w:delText>
        </w:r>
      </w:del>
      <w:ins w:id="8816" w:author="GoldenCorpusHarness" w:date="2026-03-28T21:57:55Z">
        <w:r>
          <w:t>KL610023: Embryo and Fetal De</w:t>
        </w:r>
      </w:ins>
      <w:r>
        <w:t>ve</w:t>
      </w:r>
      <w:del w:id="8817" w:author="GoldenCorpusHarness" w:date="2026-03-28T21:57:55Z">
        <w:r>
          <w:delText>ra</w:delText>
        </w:r>
      </w:del>
      <w:r>
        <w:t>l</w:t>
      </w:r>
      <w:del w:id="8818" w:author="GoldenCorpusHarness" w:date="2026-03-28T21:57:55Z">
        <w:r>
          <w:delText>l Su</w:delText>
        </w:r>
      </w:del>
      <w:ins w:id="8819" w:author="GoldenCorpusHarness" w:date="2026-03-28T21:57:55Z">
        <w:r>
          <w:t>op</w:t>
        </w:r>
      </w:ins>
      <w:r>
        <w:t>m</w:t>
      </w:r>
      <w:del w:id="8820" w:author="GoldenCorpusHarness" w:date="2026-03-28T21:57:55Z">
        <w:r>
          <w:delText>mary of</w:delText>
        </w:r>
      </w:del>
      <w:ins w:id="8821" w:author="GoldenCorpusHarness" w:date="2026-03-28T21:57:55Z">
        <w:r>
          <w:t>ent</w:t>
        </w:r>
      </w:ins>
      <w:r>
        <w:t xml:space="preserve"> Toxic</w:t>
      </w:r>
      <w:del w:id="8822" w:author="GoldenCorpusHarness" w:date="2026-03-28T21:57:55Z">
        <w:r>
          <w:delText>olog</w:delText>
        </w:r>
      </w:del>
      <w:ins w:id="8823" w:author="GoldenCorpusHarness" w:date="2026-03-28T21:57:55Z">
        <w:r>
          <w:t>it</w:t>
        </w:r>
      </w:ins>
      <w:r>
        <w:t xml:space="preserve">y </w:t>
      </w:r>
      <w:ins w:id="8824" w:author="GoldenCorpusHarness" w:date="2026-03-28T21:57:55Z">
        <w:r>
          <w:t>Study of KL610023 via Intravenous Injection in S</w:t>
        </w:r>
      </w:ins>
      <w:r>
        <w:t>D</w:t>
      </w:r>
      <w:ins w:id="8825" w:author="GoldenCorpusHarness" w:date="2026-03-28T21:57:55Z">
        <w:r>
          <w:t xml:space="preserve"> R</w:t>
        </w:r>
      </w:ins>
      <w:r>
        <w:t>at</w:t>
      </w:r>
      <w:del w:id="8826" w:author="GoldenCorpusHarness" w:date="2026-03-28T21:57:55Z">
        <w:r>
          <w:delText>a</w:delText>
        </w:r>
      </w:del>
      <w:ins w:id="8827" w:author="GoldenCorpusHarness" w:date="2026-03-28T21:57:55Z">
        <w:r>
          <w:t>s (TT #24-7809 / A2022157T032-01)</w:t>
        </w:r>
      </w:ins>
    </w:p>
    <w:p ns2:paraId="578D6F96" ns2:textId="542A1DF1" w:rsidR="00077C65" w:rsidRDefault="00077C65" w:rsidP="00077C65">
      <w:pPr>
        <w:pStyle w:val="Paragraph"/>
        <w:rPr>
          <w:iCs/>
        </w:rPr>
      </w:pPr>
      <w:r>
        <w:t xml:space="preserve">The </w:t>
      </w:r>
      <w:del w:id="8828" w:author="GoldenCorpusHarness" w:date="2026-03-28T21:57:55Z">
        <w:r>
          <w:delText>safety profile of sac</w:delText>
        </w:r>
      </w:del>
      <w:ins w:id="8829" w:author="GoldenCorpusHarness" w:date="2026-03-28T21:57:55Z">
        <w:r>
          <w:t>objective of this GLP study was to evaluate the toxicity and TK profile of KL610023 on pregnancy and embryo</w:t>
        </w:r>
      </w:ins>
      <w:r>
        <w:t>-</w:t>
      </w:r>
      <w:del w:id="8830" w:author="GoldenCorpusHarness" w:date="2026-03-28T21:57:55Z">
        <w:r>
          <w:delText>TMT</w:delText>
        </w:r>
      </w:del>
      <w:ins w:id="8831" w:author="GoldenCorpusHarness" w:date="2026-03-28T21:57:55Z">
        <w:r>
          <w:t>fetal development</w:t>
        </w:r>
      </w:ins>
      <w:r>
        <w:t xml:space="preserve"> w</w:t>
      </w:r>
      <w:del w:id="8832" w:author="GoldenCorpusHarness" w:date="2026-03-28T21:57:55Z">
        <w:r>
          <w:delText>as evaluated in repeat-dose</w:delText>
        </w:r>
      </w:del>
      <w:ins w:id="8833" w:author="GoldenCorpusHarness" w:date="2026-03-28T21:57:55Z">
        <w:r>
          <w:t>hen administered once daily to pregnant SD rats via</w:t>
        </w:r>
      </w:ins>
      <w:r>
        <w:t xml:space="preserve"> IV </w:t>
      </w:r>
      <w:del w:id="8834" w:author="GoldenCorpusHarness" w:date="2026-03-28T21:57:55Z">
        <w:r>
          <w:delText>toxicity studies up</w:delText>
        </w:r>
      </w:del>
      <w:ins w:id="8835" w:author="GoldenCorpusHarness" w:date="2026-03-28T21:57:55Z">
        <w:r>
          <w:t>injection from GD 6</w:t>
        </w:r>
      </w:ins>
      <w:r>
        <w:t xml:space="preserve"> to 1</w:t>
      </w:r>
      <w:del w:id="8836" w:author="GoldenCorpusHarness" w:date="2026-03-28T21:57:55Z">
        <w:r>
          <w:delText>4 weeks duration in cynomolgus monkeys</w:delText>
        </w:r>
      </w:del>
      <w:ins w:id="8837" w:author="GoldenCorpusHarness" w:date="2026-03-28T21:57:55Z">
        <w:r>
          <w:t>7</w:t>
        </w:r>
      </w:ins>
      <w:r>
        <w:t>.</w:t>
      </w:r>
      <w:del w:id="8838" w:author="GoldenCorpusHarness" w:date="2026-03-28T21:57:55Z">
        <w:r>
          <w:delText xml:space="preserve"> Additional studies with sac-TMT were conducted in TROP2 KI mice by I-VESIC administration to evaluate local tolerability of the urinary bladder.</w:delText>
        </w:r>
      </w:del>
    </w:p>
    <w:p ns2:paraId="67FEC108" ns2:textId="77777777" w:rsidR="00077C65" w:rsidRPr="005C6DC3" w:rsidRDefault="00077C65" w:rsidP="00077C65">
      <w:pPr>
        <w:pStyle w:val="Paragraph"/>
        <w:rPr>
          <w:iCs/>
        </w:rPr>
      </w:pPr>
      <w:del w:id="8839" w:author="GoldenCorpusHarness" w:date="2026-03-28T21:57:55Z">
        <w:r>
          <w:delText xml:space="preserve">The safety </w:delText>
        </w:r>
      </w:del>
      <w:ins w:id="8840" w:author="GoldenCorpusHarness" w:date="2026-03-28T21:57:55Z">
        <w:r>
          <w:t>A total of 133 successfully mated SD female rats were randomly assigned to grou</w:t>
        </w:r>
      </w:ins>
      <w:r>
        <w:t>p</w:t>
      </w:r>
      <w:del w:id="8841" w:author="GoldenCorpusHarness" w:date="2026-03-28T21:57:55Z">
        <w:r>
          <w:delText>rofile of the payload (</w:delText>
        </w:r>
      </w:del>
      <w:ins w:id="8842" w:author="GoldenCorpusHarness" w:date="2026-03-28T21:57:55Z">
        <w:r>
          <w:t xml:space="preserve">s of vehicle control, 5, 25, and 50 μg/kg/day of </w:t>
        </w:r>
      </w:ins>
      <w:r>
        <w:t>KL610023</w:t>
      </w:r>
      <w:ins w:id="8843" w:author="GoldenCorpusHarness" w:date="2026-03-28T21:57:55Z">
        <w:r>
          <w:t>, with 33, 33, 33, 34 rats in each group (in which 7 rats in each group were used for the TK analysis</w:t>
        </w:r>
      </w:ins>
      <w:r>
        <w:t>)</w:t>
      </w:r>
      <w:del w:id="8844" w:author="GoldenCorpusHarness" w:date="2026-03-28T21:57:55Z">
        <w:r>
          <w:delText xml:space="preserve"> alone</w:delText>
        </w:r>
      </w:del>
      <w:ins w:id="8845" w:author="GoldenCorpusHarness" w:date="2026-03-28T21:57:55Z">
        <w:r>
          <w:t>. The day of successful mating</w:t>
        </w:r>
      </w:ins>
      <w:r>
        <w:t xml:space="preserve"> was </w:t>
      </w:r>
      <w:del w:id="8846" w:author="GoldenCorpusHarness" w:date="2026-03-28T21:57:55Z">
        <w:r>
          <w:delText>evaluated in: 1) in vitro and rat in vivo genotoxicity assays; 2) rat re</w:delText>
        </w:r>
      </w:del>
      <w:ins w:id="8847" w:author="GoldenCorpusHarness" w:date="2026-03-28T21:57:55Z">
        <w:r>
          <w:t>defined as GD 0. Rats in each grou</w:t>
        </w:r>
      </w:ins>
      <w:r>
        <w:t>p</w:t>
      </w:r>
      <w:del w:id="8848" w:author="GoldenCorpusHarness" w:date="2026-03-28T21:57:55Z">
        <w:r>
          <w:delText>eat-dos</w:delText>
        </w:r>
      </w:del>
      <w:ins w:id="8849" w:author="GoldenCorpusHarness" w:date="2026-03-28T21:57:55Z">
        <w:r>
          <w:t xml:space="preserve"> wer</w:t>
        </w:r>
      </w:ins>
      <w:r>
        <w:t xml:space="preserve">e IV </w:t>
      </w:r>
      <w:del w:id="8850" w:author="GoldenCorpusHarness" w:date="2026-03-28T21:57:55Z">
        <w:r>
          <w:delText>toxicity studies u</w:delText>
        </w:r>
      </w:del>
      <w:ins w:id="8851" w:author="GoldenCorpusHarness" w:date="2026-03-28T21:57:55Z">
        <w:r>
          <w:t xml:space="preserve">administered vehicle control (5% DMSO+5% HS-15+90% 0.9% NaCl for injection) or KL610023 dose formulations once daily from GD 6 to 17, using a dose volume of 8 mL/kg. The number of </w:t>
        </w:r>
      </w:ins>
      <w:r>
        <w:t>p</w:t>
      </w:r>
      <w:del w:id="8852" w:author="GoldenCorpusHarness" w:date="2026-03-28T21:57:55Z">
        <w:r>
          <w:delText xml:space="preserve"> to </w:delText>
        </w:r>
      </w:del>
      <w:ins w:id="8853" w:author="GoldenCorpusHarness" w:date="2026-03-28T21:57:55Z">
        <w:r>
          <w:t>regnant rats was 2</w:t>
        </w:r>
      </w:ins>
      <w:r>
        <w:t>4</w:t>
      </w:r>
      <w:del w:id="8854" w:author="GoldenCorpusHarness" w:date="2026-03-28T21:57:55Z">
        <w:r>
          <w:delText xml:space="preserve"> wee</w:delText>
        </w:r>
      </w:del>
      <w:ins w:id="8855" w:author="GoldenCorpusHarness" w:date="2026-03-28T21:57:55Z">
        <w:r>
          <w:t>, 26, 24, 26 for the main study and 7, 6, 7, 6 for the TK study in the vehicle control, 5, 25, or 50 μg/</w:t>
        </w:r>
      </w:ins>
      <w:r>
        <w:t>k</w:t>
      </w:r>
      <w:del w:id="8856" w:author="GoldenCorpusHarness" w:date="2026-03-28T21:57:55Z">
        <w:r>
          <w:delText xml:space="preserve"> duration; 3) rat </w:delText>
        </w:r>
      </w:del>
      <w:ins w:id="8857" w:author="GoldenCorpusHarness" w:date="2026-03-28T21:57:55Z">
        <w:r>
          <w:t>g grou</w:t>
        </w:r>
      </w:ins>
      <w:r>
        <w:t>p</w:t>
      </w:r>
      <w:del w:id="8858" w:author="GoldenCorpusHarness" w:date="2026-03-28T21:57:55Z">
        <w:r>
          <w:delText>hototoxicity study; and 4) rat embryo-fetal de</w:delText>
        </w:r>
      </w:del>
      <w:ins w:id="8859" w:author="GoldenCorpusHarness" w:date="2026-03-28T21:57:55Z">
        <w:r>
          <w:t>s, respecti</w:t>
        </w:r>
      </w:ins>
      <w:r>
        <w:t>vel</w:t>
      </w:r>
      <w:del w:id="8860" w:author="GoldenCorpusHarness" w:date="2026-03-28T21:57:55Z">
        <w:r>
          <w:delText>opment studies</w:delText>
        </w:r>
      </w:del>
      <w:ins w:id="8861" w:author="GoldenCorpusHarness" w:date="2026-03-28T21:57:55Z">
        <w:r>
          <w:t>y</w:t>
        </w:r>
      </w:ins>
      <w:r>
        <w:t>.</w:t>
      </w:r>
    </w:p>
    <w:p ns2:paraId="762535ED" ns2:textId="1352EAC0" w:rsidR="00553CA4" w:rsidRDefault="00553CA4" w:rsidP="00553CA4">
      <w:pPr>
        <w:pStyle w:val="Paragraph"/>
      </w:pPr>
      <w:del w:id="8862" w:author="GoldenCorpusHarness" w:date="2026-03-28T21:57:55Z">
        <w:r>
          <w:delText>In the pi</w:delText>
        </w:r>
      </w:del>
      <w:ins w:id="8863" w:author="GoldenCorpusHarness" w:date="2026-03-28T21:57:55Z">
        <w:r>
          <w:t>Assessment of toxicity was based on mortality, clinical obser</w:t>
        </w:r>
      </w:ins>
      <w:r>
        <w:t>v</w:t>
      </w:r>
      <w:del w:id="8864" w:author="GoldenCorpusHarness" w:date="2026-03-28T21:57:55Z">
        <w:r>
          <w:delText>otal monkey to</w:delText>
        </w:r>
      </w:del>
      <w:ins w:id="8865" w:author="GoldenCorpusHarness" w:date="2026-03-28T21:57:55Z">
        <w:r>
          <w:t>ations, body weight and food consumption measurements, and gross pathology assessment that included organ weights of brain, gravid uterus, uterus with placenta, placenta, and ovary. The numbers of corpora lutea, implantation sites, resorptions, dead fetuses, and live fetuses were counted. The uterus weight, organ ratios of uterus and ovary were calculated. Fetuses in each group were recorded for body weight, body length, tail length, se</w:t>
        </w:r>
      </w:ins>
      <w:r>
        <w:t>x</w:t>
      </w:r>
      <w:del w:id="8866" w:author="GoldenCorpusHarness" w:date="2026-03-28T21:57:55Z">
        <w:r>
          <w:delText>icity studies including GLP 7-week (q2w, up to 4 doses) and 14week (q2w, total of 8 doses) repeat-dose IV to</w:delText>
        </w:r>
      </w:del>
      <w:ins w:id="8867" w:author="GoldenCorpusHarness" w:date="2026-03-28T21:57:55Z">
        <w:r>
          <w:t>, and e</w:t>
        </w:r>
      </w:ins>
      <w:r>
        <w:t>x</w:t>
      </w:r>
      <w:del w:id="8868" w:author="GoldenCorpusHarness" w:date="2026-03-28T21:57:55Z">
        <w:r>
          <w:delText>icity studies, sac-TMT was generally well tolerated at doses ≤</w:delText>
        </w:r>
      </w:del>
      <w:ins w:id="8869" w:author="GoldenCorpusHarness" w:date="2026-03-28T21:57:55Z">
        <w:r>
          <w:t xml:space="preserve">ternal malformation. Approximately </w:t>
        </w:r>
      </w:ins>
      <w:r>
        <w:t>50</w:t>
      </w:r>
      <w:del w:id="8870" w:author="GoldenCorpusHarness" w:date="2026-03-28T21:57:55Z">
        <w:r>
          <w:delText xml:space="preserve"> mg/</w:delText>
        </w:r>
      </w:del>
      <w:ins w:id="8871" w:author="GoldenCorpusHarness" w:date="2026-03-28T21:57:55Z">
        <w:r>
          <w:t>% of the live fetuses in each group were used for visceral specimen preparation and approximately the other 50% of the live fetuses were used for s</w:t>
        </w:r>
      </w:ins>
      <w:r>
        <w:t>k</w:t>
      </w:r>
      <w:del w:id="8872" w:author="GoldenCorpusHarness" w:date="2026-03-28T21:57:55Z">
        <w:r>
          <w:delText>g/dose in the 7-week study and ≤25 mg/kg/dose in the 14-week study. Generally, the toxicity profile of sac-TMT was similar in</w:delText>
        </w:r>
      </w:del>
      <w:ins w:id="8873" w:author="GoldenCorpusHarness" w:date="2026-03-28T21:57:55Z">
        <w:r>
          <w:t>eletal specimen preparation (stained</w:t>
        </w:r>
      </w:ins>
      <w:r>
        <w:t xml:space="preserve"> b</w:t>
      </w:r>
      <w:del w:id="8874" w:author="GoldenCorpusHarness" w:date="2026-03-28T21:57:55Z">
        <w:r>
          <w:delText>oth monkey toxicity studies (7- and 14-week) with the primary target organs involving skin (discoloration, epidermal pigmentation, and/or hair follicle atrophy), thymus (decreased lymphocyte in cortex), GI system (chronic inflammation, villi atrophy, and hypertrophy/hyperplasia of the jejunum and/or ileum, crypt dilation of cecum), hematopoietic system (decreased WBC, RBC, RET, hemoglo</w:delText>
        </w:r>
      </w:del>
      <w:ins w:id="8875" w:author="GoldenCorpusHarness" w:date="2026-03-28T21:57:55Z">
        <w:r>
          <w:t xml:space="preserve">y alcian </w:t>
        </w:r>
      </w:ins>
      <w:r>
        <w:t>b</w:t>
      </w:r>
      <w:del w:id="8876" w:author="GoldenCorpusHarness" w:date="2026-03-28T21:57:55Z">
        <w:r>
          <w:delText>in and/or hematocrit, decreased hematopoietic cells in bone marrow) and/or vagina (epithelium atrophy</w:delText>
        </w:r>
      </w:del>
      <w:ins w:id="8877" w:author="GoldenCorpusHarness" w:date="2026-03-28T21:57:55Z">
        <w:r>
          <w:t>lue and alizarin red</w:t>
        </w:r>
      </w:ins>
      <w:r>
        <w:t xml:space="preserve">). </w:t>
      </w:r>
      <w:del w:id="8878" w:author="GoldenCorpusHarness" w:date="2026-03-28T21:57:55Z">
        <w:r>
          <w:delText>All these findings were dose-dependent and re</w:delText>
        </w:r>
      </w:del>
      <w:ins w:id="8879" w:author="GoldenCorpusHarness" w:date="2026-03-28T21:57:55Z">
        <w:r>
          <w:t xml:space="preserve">Viscera and skeletons of fetuses in the </w:t>
        </w:r>
      </w:ins>
      <w:r>
        <w:t>ve</w:t>
      </w:r>
      <w:del w:id="8880" w:author="GoldenCorpusHarness" w:date="2026-03-28T21:57:55Z">
        <w:r>
          <w:delText xml:space="preserve">rsible following a 4-week recovery period. The generation of ADA at doses ≤50 mg/kg was associated with some decreases in the ADC exposure (mainly at low dose), but with evidence of sufficient exposure maintained over the course of the studies. Excluding the death of one animal associated with acute anaphylactoid reaction at </w:delText>
        </w:r>
      </w:del>
      <w:ins w:id="8881" w:author="GoldenCorpusHarness" w:date="2026-03-28T21:57:55Z">
        <w:r>
          <w:t>hicle control and KL6</w:t>
        </w:r>
      </w:ins>
      <w:r>
        <w:t>10</w:t>
      </w:r>
      <w:del w:id="8882" w:author="GoldenCorpusHarness" w:date="2026-03-28T21:57:55Z">
        <w:r>
          <w:delText xml:space="preserve"> mg/kg/dose in Week </w:delText>
        </w:r>
      </w:del>
      <w:ins w:id="8883" w:author="GoldenCorpusHarness" w:date="2026-03-28T21:57:55Z">
        <w:r>
          <w:t>023 groups were examined. Main organs from the dead animals were performed with histopathology examination. Plasma KL6</w:t>
        </w:r>
      </w:ins>
      <w:r>
        <w:t>1</w:t>
      </w:r>
      <w:del w:id="8884" w:author="GoldenCorpusHarness" w:date="2026-03-28T21:57:55Z">
        <w:r>
          <w:delText>4, the HNS</w:delText>
        </w:r>
      </w:del>
      <w:ins w:id="8885" w:author="GoldenCorpusHarness" w:date="2026-03-28T21:57:55Z">
        <w:r>
          <w:t xml:space="preserve">0023 concentrations were determined in samples collected on GD 6 and 17 from </w:t>
        </w:r>
      </w:ins>
      <w:r>
        <w:t>T</w:t>
      </w:r>
      <w:del w:id="8886" w:author="GoldenCorpusHarness" w:date="2026-03-28T21:57:55Z">
        <w:r>
          <w:delText>D in the 14-week study was 25 mg/kg/dose, corresponding to 2</w:delText>
        </w:r>
      </w:del>
      <w:ins w:id="8887" w:author="GoldenCorpusHarness" w:date="2026-03-28T21:57:55Z">
        <w:r>
          <w:t>K study animals</w:t>
        </w:r>
      </w:ins>
      <w:r>
        <w:t>.</w:t>
      </w:r>
      <w:del w:id="8888" w:author="GoldenCorpusHarness" w:date="2026-03-28T21:57:55Z">
        <w:r>
          <w:delText>1- to 2.6-fold and 2.4- to 3-fold the simulated human exposure at 5 and 4 mg/kg q2w for the payload and sac-TMT, respectively [Table 13].</w:delText>
        </w:r>
      </w:del>
    </w:p>
    <w:p ns2:paraId="0C92AF20" ns2:textId="0F5C38BA" w:rsidR="00553CA4" w:rsidRDefault="00553CA4" w:rsidP="00553CA4">
      <w:pPr>
        <w:pStyle w:val="Paragraph"/>
      </w:pPr>
      <w:r>
        <w:t>T</w:t>
      </w:r>
      <w:del w:id="8889" w:author="GoldenCorpusHarness" w:date="2026-03-28T21:57:55Z">
        <w:r>
          <w:delText xml:space="preserve">he anti-TROP2 antibody component of sac-TMT </w:delText>
        </w:r>
      </w:del>
      <w:r>
        <w:t>w</w:t>
      </w:r>
      <w:del w:id="8890" w:author="GoldenCorpusHarness" w:date="2026-03-28T21:57:55Z">
        <w:r>
          <w:delText>as not associated with any toxicity and the NOAEL for mAb alone was 7</w:delText>
        </w:r>
      </w:del>
      <w:ins w:id="8891" w:author="GoldenCorpusHarness" w:date="2026-03-28T21:57:55Z">
        <w:r>
          <w:t xml:space="preserve">o female rats at </w:t>
        </w:r>
      </w:ins>
      <w:r>
        <w:t>5</w:t>
      </w:r>
      <w:del w:id="8892" w:author="GoldenCorpusHarness" w:date="2026-03-28T21:57:55Z">
        <w:r>
          <w:delText xml:space="preserve"> m</w:delText>
        </w:r>
      </w:del>
      <w:ins w:id="8893" w:author="GoldenCorpusHarness" w:date="2026-03-28T21:57:55Z">
        <w:r>
          <w:t>0 μ</w:t>
        </w:r>
      </w:ins>
      <w:r>
        <w:t>g/kg</w:t>
      </w:r>
      <w:ins w:id="8894" w:author="GoldenCorpusHarness" w:date="2026-03-28T21:57:55Z">
        <w:r>
          <w:t xml:space="preserve"> were found dead on GD 17. Prior to death, they were observed with test article-related clinical signs of red secretion in vagina, pale ears</w:t>
        </w:r>
      </w:ins>
      <w:r>
        <w:t>/</w:t>
      </w:r>
      <w:del w:id="8895" w:author="GoldenCorpusHarness" w:date="2026-03-28T21:57:55Z">
        <w:r>
          <w:delText>dose in the 7-</w:delText>
        </w:r>
      </w:del>
      <w:ins w:id="8896" w:author="GoldenCorpusHarness" w:date="2026-03-28T21:57:55Z">
        <w:r>
          <w:t>limbs, pale eyes, hunched posture, piloerection, and/or mildly decreased activity. Gross necropsy revealed no remarkable abnormalities. Histopathological examination conducted on the found dead animals identified changes including severe decreased cellularity of bone marro</w:t>
        </w:r>
      </w:ins>
      <w:r>
        <w:t>w</w:t>
      </w:r>
      <w:del w:id="8897" w:author="GoldenCorpusHarness" w:date="2026-03-28T21:57:55Z">
        <w:r>
          <w:delText>ee</w:delText>
        </w:r>
      </w:del>
      <w:ins w:id="8898" w:author="GoldenCorpusHarness" w:date="2026-03-28T21:57:55Z">
        <w:r>
          <w:t xml:space="preserve"> in the femur, severe decreased cellularity of lymphocytes in the thymus or accompanied by mar</w:t>
        </w:r>
      </w:ins>
      <w:r>
        <w:t>k</w:t>
      </w:r>
      <w:del w:id="8899" w:author="GoldenCorpusHarness" w:date="2026-03-28T21:57:55Z">
        <w:r>
          <w:delText xml:space="preserve"> monkey repeat-dose IV toxicity study</w:delText>
        </w:r>
      </w:del>
      <w:ins w:id="8900" w:author="GoldenCorpusHarness" w:date="2026-03-28T21:57:55Z">
        <w:r>
          <w:t>ed decreased cellularity in the white pulp of the spleen, minimal to mild decreased cellularity of lymphocytes in the inguinal lymph node, cervical lymph node and mesenteric lymph node, moderate multifocal necrosis and mild hepatocellular vacuolation in the liver, mild to moderate placental necrosis or accompanied by mild hemorrhage in the uterus and minimal hemorrhage in the brainstem</w:t>
        </w:r>
      </w:ins>
      <w:r>
        <w:t>.</w:t>
      </w:r>
      <w:ins w:id="8901" w:author="GoldenCorpusHarness" w:date="2026-03-28T21:57:55Z">
        <w:r>
          <w:t xml:space="preserve"> The deaths might be attributed to decreased cellularity of bone marrow in the femur, decreased cellularity of lymphocytes or decreased cellularity in the white pulp in the immune system (thymus, spleen), multifocal necrosis in the liver, placental necrosis and hemorrhage in the uterus, and hemorrhage in the brainstem.</w:t>
        </w:r>
      </w:ins>
    </w:p>
    <w:p ns2:paraId="725512FF" ns2:textId="513F23BA" w:rsidR="00553CA4" w:rsidRDefault="00553CA4" w:rsidP="00553CA4">
      <w:pPr>
        <w:pStyle w:val="Paragraph"/>
      </w:pPr>
      <w:del w:id="8902" w:author="GoldenCorpusHarness" w:date="2026-03-28T21:57:55Z">
        <w:r>
          <w:delText>There was no mortality in the rat 4-week repeat-dose study up to the highest dose of 15 m</w:delText>
        </w:r>
      </w:del>
      <w:ins w:id="8903" w:author="GoldenCorpusHarness" w:date="2026-03-28T21:57:55Z">
        <w:r>
          <w:t>Additional evidence of maternal toxicity occurred at ≥25 μ</w:t>
        </w:r>
      </w:ins>
      <w:r>
        <w:t xml:space="preserve">g/kg </w:t>
      </w:r>
      <w:del w:id="8904" w:author="GoldenCorpusHarness" w:date="2026-03-28T21:57:55Z">
        <w:r>
          <w:delText>KL61</w:delText>
        </w:r>
      </w:del>
      <w:ins w:id="8905" w:author="GoldenCorpusHarness" w:date="2026-03-28T21:57:55Z">
        <w:r>
          <w:t>and included observation of a small amount of red secretion from vagina at 5</w:t>
        </w:r>
      </w:ins>
      <w:r>
        <w:t>0</w:t>
      </w:r>
      <w:del w:id="8906" w:author="GoldenCorpusHarness" w:date="2026-03-28T21:57:55Z">
        <w:r>
          <w:delText>143 (prodrug for payload). The main toxicity findings included effects on the hematopoietic system (decreased RBCs, hemoglobin and hematocrit, and increased RET), decreased testes weight, mild to moderate degeneration/atrophy of tubules in the testes, minimal to mild cellular debris in lumen of the epididymis, and minimal to mild axonal degeneration of the sciatic nerve. Findings were dose-dependent and reversible for hematopoietic effects, while lesions in epididymis and sciatic nerve showed a trend towards recovery but were still present at the end of 4-week recovery phase. The NOAEL for this study was 5 m</w:delText>
        </w:r>
      </w:del>
      <w:ins w:id="8907" w:author="GoldenCorpusHarness" w:date="2026-03-28T21:57:55Z">
        <w:r>
          <w:t xml:space="preserve"> μ</w:t>
        </w:r>
      </w:ins>
      <w:r>
        <w:t>g/kg</w:t>
      </w:r>
      <w:del w:id="8908" w:author="GoldenCorpusHarness" w:date="2026-03-28T21:57:55Z">
        <w:r>
          <w:delText>/dose</w:delText>
        </w:r>
      </w:del>
      <w:r>
        <w:t xml:space="preserve"> (</w:t>
      </w:r>
      <w:del w:id="8909" w:author="GoldenCorpusHarness" w:date="2026-03-28T21:57:55Z">
        <w:r>
          <w:delText>equivalent to 4.</w:delText>
        </w:r>
      </w:del>
      <w:r>
        <w:t>1</w:t>
      </w:r>
      <w:ins w:id="8910" w:author="GoldenCorpusHarness" w:date="2026-03-28T21:57:55Z">
        <w:r>
          <w:t xml:space="preserve"> female, 1 day) and decreases in body weight, body weight gain, corrected body weight gain, and food consumption at </w:t>
        </w:r>
      </w:ins>
      <w:r>
        <w:t>2</w:t>
      </w:r>
      <w:del w:id="8911" w:author="GoldenCorpusHarness" w:date="2026-03-28T21:57:55Z">
        <w:r>
          <w:delText xml:space="preserve"> m</w:delText>
        </w:r>
      </w:del>
      <w:ins w:id="8912" w:author="GoldenCorpusHarness" w:date="2026-03-28T21:57:55Z">
        <w:r>
          <w:t>5 and 50 μ</w:t>
        </w:r>
      </w:ins>
      <w:r>
        <w:t>g/kg</w:t>
      </w:r>
      <w:del w:id="8913" w:author="GoldenCorpusHarness" w:date="2026-03-28T21:57:55Z">
        <w:r>
          <w:delText xml:space="preserve"> KL610023) corresponding to approximately 1-fold the simulated human exposure at 4 or 5 mg/kg q2w for KL610023</w:delText>
        </w:r>
      </w:del>
      <w:r>
        <w:t>.</w:t>
      </w:r>
    </w:p>
    <w:p ns2:paraId="44C6BF91" ns2:textId="54A20356" w:rsidR="00553CA4" w:rsidRPr="00073BF3" w:rsidRDefault="00553CA4" w:rsidP="00553CA4">
      <w:pPr>
        <w:pStyle w:val="Paragraph"/>
      </w:pPr>
      <w:del w:id="8914" w:author="GoldenCorpusHarness" w:date="2026-03-28T21:57:55Z">
        <w:r>
          <w:delText>Th</w:delText>
        </w:r>
      </w:del>
      <w:ins w:id="8915" w:author="GoldenCorpusHarness" w:date="2026-03-28T21:57:55Z">
        <w:r>
          <w:t>No gross n</w:t>
        </w:r>
      </w:ins>
      <w:r>
        <w:t>e</w:t>
      </w:r>
      <w:del w:id="8916" w:author="GoldenCorpusHarness" w:date="2026-03-28T21:57:55Z">
        <w:r>
          <w:delText xml:space="preserve"> t</w:delText>
        </w:r>
      </w:del>
      <w:ins w:id="8917" w:author="GoldenCorpusHarness" w:date="2026-03-28T21:57:55Z">
        <w:r>
          <w:t>cr</w:t>
        </w:r>
      </w:ins>
      <w:r>
        <w:t>o</w:t>
      </w:r>
      <w:del w:id="8918" w:author="GoldenCorpusHarness" w:date="2026-03-28T21:57:55Z">
        <w:r>
          <w:delText>xicologicall</w:delText>
        </w:r>
      </w:del>
      <w:ins w:id="8919" w:author="GoldenCorpusHarness" w:date="2026-03-28T21:57:55Z">
        <w:r>
          <w:t>ps</w:t>
        </w:r>
      </w:ins>
      <w:r>
        <w:t>y</w:t>
      </w:r>
      <w:del w:id="8920" w:author="GoldenCorpusHarness" w:date="2026-03-28T21:57:55Z">
        <w:r>
          <w:delText xml:space="preserve"> relevant findings</w:delText>
        </w:r>
      </w:del>
      <w:r>
        <w:t xml:space="preserve"> observ</w:t>
      </w:r>
      <w:ins w:id="8921" w:author="GoldenCorpusHarness" w:date="2026-03-28T21:57:55Z">
        <w:r>
          <w:t>ations occurr</w:t>
        </w:r>
      </w:ins>
      <w:r>
        <w:t xml:space="preserve">ed in </w:t>
      </w:r>
      <w:del w:id="8922" w:author="GoldenCorpusHarness" w:date="2026-03-28T21:57:55Z">
        <w:r>
          <w:delText>cy</w:delText>
        </w:r>
      </w:del>
      <w:ins w:id="8923" w:author="GoldenCorpusHarness" w:date="2026-03-28T21:57:55Z">
        <w:r>
          <w:t>a</w:t>
        </w:r>
      </w:ins>
      <w:r>
        <w:t>n</w:t>
      </w:r>
      <w:del w:id="8924" w:author="GoldenCorpusHarness" w:date="2026-03-28T21:57:55Z">
        <w:r>
          <w:delText>omolgus monkeys administered sacTMT were attributed mainl</w:delText>
        </w:r>
      </w:del>
      <w:r>
        <w:t xml:space="preserve">y </w:t>
      </w:r>
      <w:del w:id="8925" w:author="GoldenCorpusHarness" w:date="2026-03-28T21:57:55Z">
        <w:r>
          <w:delText>to the topoisomerase I inhibitor payload, known to tar</w:delText>
        </w:r>
      </w:del>
      <w:r>
        <w:t>g</w:t>
      </w:r>
      <w:del w:id="8926" w:author="GoldenCorpusHarness" w:date="2026-03-28T21:57:55Z">
        <w:r>
          <w:delText>et rapidly dividing cells (eg, GI and lympho-hematopoietic system). The observed toxicity in the skin, that has relatively high TROP2 expression, resulted likely f</w:delText>
        </w:r>
      </w:del>
      <w:r>
        <w:t>ro</w:t>
      </w:r>
      <w:del w:id="8927" w:author="GoldenCorpusHarness" w:date="2026-03-28T21:57:55Z">
        <w:r>
          <w:delText xml:space="preserve">m the enriched </w:delText>
        </w:r>
      </w:del>
      <w:ins w:id="8928" w:author="GoldenCorpusHarness" w:date="2026-03-28T21:57:55Z">
        <w:r>
          <w:t>u</w:t>
        </w:r>
      </w:ins>
      <w:r>
        <w:t>p</w:t>
      </w:r>
      <w:del w:id="8929" w:author="GoldenCorpusHarness" w:date="2026-03-28T21:57:55Z">
        <w:r>
          <w:delText>ayload exposure delivered by binding of sac-TMT to the skin tissues [7]. Additional target organs (testes, epididymis</w:delText>
        </w:r>
      </w:del>
      <w:r>
        <w:t xml:space="preserve">, and </w:t>
      </w:r>
      <w:ins w:id="8930" w:author="GoldenCorpusHarness" w:date="2026-03-28T21:57:55Z">
        <w:r>
          <w:t>no te</w:t>
        </w:r>
      </w:ins>
      <w:r>
        <w:t>s</w:t>
      </w:r>
      <w:del w:id="8931" w:author="GoldenCorpusHarness" w:date="2026-03-28T21:57:55Z">
        <w:r>
          <w:delText>ci</w:delText>
        </w:r>
      </w:del>
      <w:ins w:id="8932" w:author="GoldenCorpusHarness" w:date="2026-03-28T21:57:55Z">
        <w:r>
          <w:t xml:space="preserve">t </w:t>
        </w:r>
      </w:ins>
      <w:r>
        <w:t>a</w:t>
      </w:r>
      <w:ins w:id="8933" w:author="GoldenCorpusHarness" w:date="2026-03-28T21:57:55Z">
        <w:r>
          <w:t>r</w:t>
        </w:r>
      </w:ins>
      <w:r>
        <w:t>tic</w:t>
      </w:r>
      <w:del w:id="8934" w:author="GoldenCorpusHarness" w:date="2026-03-28T21:57:55Z">
        <w:r>
          <w:delText xml:space="preserve"> n</w:delText>
        </w:r>
      </w:del>
      <w:ins w:id="8935" w:author="GoldenCorpusHarness" w:date="2026-03-28T21:57:55Z">
        <w:r>
          <w:t>l</w:t>
        </w:r>
      </w:ins>
      <w:r>
        <w:t>e</w:t>
      </w:r>
      <w:del w:id="8936" w:author="GoldenCorpusHarness" w:date="2026-03-28T21:57:55Z">
        <w:r>
          <w:delText xml:space="preserve">rve) in the rat </w:delText>
        </w:r>
      </w:del>
      <w:ins w:id="8937" w:author="GoldenCorpusHarness" w:date="2026-03-28T21:57:55Z">
        <w:r>
          <w:t>-</w:t>
        </w:r>
      </w:ins>
      <w:r>
        <w:t>re</w:t>
      </w:r>
      <w:del w:id="8938" w:author="GoldenCorpusHarness" w:date="2026-03-28T21:57:55Z">
        <w:r>
          <w:delText xml:space="preserve">peat-dose toxicity study were </w:delText>
        </w:r>
      </w:del>
      <w:r>
        <w:t>l</w:t>
      </w:r>
      <w:del w:id="8939" w:author="GoldenCorpusHarness" w:date="2026-03-28T21:57:55Z">
        <w:r>
          <w:delText>ikely due to the higher payload equivalent doses in the rat (approxim</w:delText>
        </w:r>
      </w:del>
      <w:r>
        <w:t>ate</w:t>
      </w:r>
      <w:ins w:id="8940" w:author="GoldenCorpusHarness" w:date="2026-03-28T21:57:55Z">
        <w:r>
          <w:t>d c</w:t>
        </w:r>
      </w:ins>
      <w:r>
        <w:t>l</w:t>
      </w:r>
      <w:del w:id="8941" w:author="GoldenCorpusHarness" w:date="2026-03-28T21:57:55Z">
        <w:r>
          <w:delText>y</w:delText>
        </w:r>
      </w:del>
      <w:ins w:id="8942" w:author="GoldenCorpusHarness" w:date="2026-03-28T21:57:55Z">
        <w:r>
          <w:t>inical</w:t>
        </w:r>
      </w:ins>
      <w:r>
        <w:t xml:space="preserve"> </w:t>
      </w:r>
      <w:del w:id="8943" w:author="GoldenCorpusHarness" w:date="2026-03-28T21:57:55Z">
        <w:r>
          <w:delText>12 m</w:delText>
        </w:r>
      </w:del>
      <w:ins w:id="8944" w:author="GoldenCorpusHarness" w:date="2026-03-28T21:57:55Z">
        <w:r>
          <w:t>si</w:t>
        </w:r>
      </w:ins>
      <w:r>
        <w:t>g</w:t>
      </w:r>
      <w:del w:id="8945" w:author="GoldenCorpusHarness" w:date="2026-03-28T21:57:55Z">
        <w:r>
          <w:delText>/kg/do</w:delText>
        </w:r>
      </w:del>
      <w:ins w:id="8946" w:author="GoldenCorpusHarness" w:date="2026-03-28T21:57:55Z">
        <w:r>
          <w:t>n</w:t>
        </w:r>
      </w:ins>
      <w:r>
        <w:t>s</w:t>
      </w:r>
      <w:del w:id="8947" w:author="GoldenCorpusHarness" w:date="2026-03-28T21:57:55Z">
        <w:r>
          <w:delText>e KL610023 from 15 mg/kg/dose</w:delText>
        </w:r>
      </w:del>
      <w:r>
        <w:t xml:space="preserve"> o</w:t>
      </w:r>
      <w:del w:id="8948" w:author="GoldenCorpusHarness" w:date="2026-03-28T21:57:55Z">
        <w:r>
          <w:delText>f p</w:delText>
        </w:r>
      </w:del>
      <w:r>
        <w:t>r</w:t>
      </w:r>
      <w:del w:id="8949" w:author="GoldenCorpusHarness" w:date="2026-03-28T21:57:55Z">
        <w:r>
          <w:delText>odrug KL610143) versus those in the monkey (approximately 2 mg/kg KL610023 from 75 mg/kg/dose of sac-TMT). The</w:delText>
        </w:r>
      </w:del>
      <w:r>
        <w:t xml:space="preserve"> effects o</w:t>
      </w:r>
      <w:del w:id="8950" w:author="GoldenCorpusHarness" w:date="2026-03-28T21:57:55Z">
        <w:r>
          <w:delText>bs</w:delText>
        </w:r>
      </w:del>
      <w:ins w:id="8951" w:author="GoldenCorpusHarness" w:date="2026-03-28T21:57:55Z">
        <w:r>
          <w:t>n mat</w:t>
        </w:r>
      </w:ins>
      <w:r>
        <w:t>er</w:t>
      </w:r>
      <w:del w:id="8952" w:author="GoldenCorpusHarness" w:date="2026-03-28T21:57:55Z">
        <w:r>
          <w:delText>v</w:delText>
        </w:r>
      </w:del>
      <w:ins w:id="8953" w:author="GoldenCorpusHarness" w:date="2026-03-28T21:57:55Z">
        <w:r>
          <w:t>nal body weights, food consumption, or organ weights occurr</w:t>
        </w:r>
      </w:ins>
      <w:r>
        <w:t xml:space="preserve">ed in the </w:t>
      </w:r>
      <w:del w:id="8954" w:author="GoldenCorpusHarness" w:date="2026-03-28T21:57:55Z">
        <w:r>
          <w:delText>studies</w:delText>
        </w:r>
      </w:del>
      <w:ins w:id="8955" w:author="GoldenCorpusHarness" w:date="2026-03-28T21:57:55Z">
        <w:r>
          <w:t>5</w:t>
        </w:r>
      </w:ins>
      <w:r>
        <w:t xml:space="preserve"> </w:t>
      </w:r>
      <w:del w:id="8956" w:author="GoldenCorpusHarness" w:date="2026-03-28T21:57:55Z">
        <w:r>
          <w:delText>with</w:delText>
        </w:r>
      </w:del>
      <w:ins w:id="8957" w:author="GoldenCorpusHarness" w:date="2026-03-28T21:57:55Z">
        <w:r>
          <w:t>μg/kg</w:t>
        </w:r>
      </w:ins>
      <w:r>
        <w:t xml:space="preserve"> </w:t>
      </w:r>
      <w:del w:id="8958" w:author="GoldenCorpusHarness" w:date="2026-03-28T21:57:55Z">
        <w:r>
          <w:delText>sac-TMT, or payload alone were similar to the published toxicity p</w:delText>
        </w:r>
      </w:del>
      <w:ins w:id="8959" w:author="GoldenCorpusHarness" w:date="2026-03-28T21:57:55Z">
        <w:r>
          <w:t>g</w:t>
        </w:r>
      </w:ins>
      <w:r>
        <w:t>ro</w:t>
      </w:r>
      <w:del w:id="8960" w:author="GoldenCorpusHarness" w:date="2026-03-28T21:57:55Z">
        <w:r>
          <w:delText>files of to</w:delText>
        </w:r>
      </w:del>
      <w:ins w:id="8961" w:author="GoldenCorpusHarness" w:date="2026-03-28T21:57:55Z">
        <w:r>
          <w:t>u</w:t>
        </w:r>
      </w:ins>
      <w:r>
        <w:t>p</w:t>
      </w:r>
      <w:del w:id="8962" w:author="GoldenCorpusHarness" w:date="2026-03-28T21:57:55Z">
        <w:r>
          <w:delText>oisomerase I inhibitors or ADCs using topoisomerase I inhibitor as the payload [8] [9] [10] [11] [12]</w:delText>
        </w:r>
      </w:del>
      <w:r>
        <w:t>.</w:t>
      </w:r>
    </w:p>
    <w:p ns2:paraId="17AFEC21" ns2:textId="168E2BAD" w:rsidR="00553CA4" w:rsidRDefault="00553CA4" w:rsidP="00553CA4">
      <w:pPr>
        <w:pStyle w:val="Paragraph"/>
      </w:pPr>
      <w:del w:id="8963" w:author="GoldenCorpusHarness" w:date="2026-03-28T21:57:55Z">
        <w:r>
          <w:delText>Geno</w:delText>
        </w:r>
      </w:del>
      <w:ins w:id="8964" w:author="GoldenCorpusHarness" w:date="2026-03-28T21:57:55Z">
        <w:r>
          <w:t xml:space="preserve">Test article-related developmental </w:t>
        </w:r>
      </w:ins>
      <w:r>
        <w:t xml:space="preserve">toxicity </w:t>
      </w:r>
      <w:del w:id="8965" w:author="GoldenCorpusHarness" w:date="2026-03-28T21:57:55Z">
        <w:r>
          <w:delText>studies with</w:delText>
        </w:r>
      </w:del>
      <w:ins w:id="8966" w:author="GoldenCorpusHarness" w:date="2026-03-28T21:57:55Z">
        <w:r>
          <w:t>occurred at ≥25 μg/kg. There was an increase in</w:t>
        </w:r>
      </w:ins>
      <w:r>
        <w:t xml:space="preserve"> p</w:t>
      </w:r>
      <w:del w:id="8967" w:author="GoldenCorpusHarness" w:date="2026-03-28T21:57:55Z">
        <w:r>
          <w:delText>a</w:delText>
        </w:r>
      </w:del>
      <w:ins w:id="8968" w:author="GoldenCorpusHarness" w:date="2026-03-28T21:57:55Z">
        <w:r>
          <w:t>ostimplantation loss (due to increases in earl</w:t>
        </w:r>
      </w:ins>
      <w:r>
        <w:t>y</w:t>
      </w:r>
      <w:del w:id="8969" w:author="GoldenCorpusHarness" w:date="2026-03-28T21:57:55Z">
        <w:r>
          <w:delText xml:space="preserve">load alone showed that the </w:delText>
        </w:r>
      </w:del>
      <w:ins w:id="8970" w:author="GoldenCorpusHarness" w:date="2026-03-28T21:57:55Z">
        <w:r>
          <w:t xml:space="preserve"> and late resor</w:t>
        </w:r>
      </w:ins>
      <w:r>
        <w:t>p</w:t>
      </w:r>
      <w:ins w:id="8971" w:author="GoldenCorpusHarness" w:date="2026-03-28T21:57:55Z">
        <w:r>
          <w:t>tions and dead fetuses) at 50 μg/kg, resulting in a decrease in the average number of live fetuses per litter. There were del</w:t>
        </w:r>
      </w:ins>
      <w:r>
        <w:t>ay</w:t>
      </w:r>
      <w:del w:id="8972" w:author="GoldenCorpusHarness" w:date="2026-03-28T21:57:55Z">
        <w:r>
          <w:delText>load is not mutagenic in the</w:delText>
        </w:r>
      </w:del>
      <w:ins w:id="8973" w:author="GoldenCorpusHarness" w:date="2026-03-28T21:57:55Z">
        <w:r>
          <w:t>s in fetal growth as evidenced</w:t>
        </w:r>
      </w:ins>
      <w:r>
        <w:t xml:space="preserve"> b</w:t>
      </w:r>
      <w:del w:id="8974" w:author="GoldenCorpusHarness" w:date="2026-03-28T21:57:55Z">
        <w:r>
          <w:delText>acterial mutation</w:delText>
        </w:r>
      </w:del>
      <w:ins w:id="8975" w:author="GoldenCorpusHarness" w:date="2026-03-28T21:57:55Z">
        <w:r>
          <w:t>y reduction in fetal body weights and fetal lengths at 25 and 50 μg/kg and in fetal tail length at 50 μg/kg. As a result of the fetal growth delays</w:t>
        </w:r>
      </w:ins>
      <w:r>
        <w:t xml:space="preserve"> (</w:t>
      </w:r>
      <w:del w:id="8976" w:author="GoldenCorpusHarness" w:date="2026-03-28T21:57:55Z">
        <w:r>
          <w:delText>AMES</w:delText>
        </w:r>
      </w:del>
      <w:ins w:id="8977" w:author="GoldenCorpusHarness" w:date="2026-03-28T21:57:55Z">
        <w:r>
          <w:t>25 and 50 μg/kg</w:t>
        </w:r>
      </w:ins>
      <w:r>
        <w:t>) a</w:t>
      </w:r>
      <w:del w:id="8978" w:author="GoldenCorpusHarness" w:date="2026-03-28T21:57:55Z">
        <w:r>
          <w:delText>ssa</w:delText>
        </w:r>
      </w:del>
      <w:ins w:id="8979" w:author="GoldenCorpusHarness" w:date="2026-03-28T21:57:55Z">
        <w:r>
          <w:t>nd/or postimplantation loss (50 μg/kg), there were reductions in uterine and placental weights at 25 and 50 μg/kg, and ovar</w:t>
        </w:r>
      </w:ins>
      <w:r>
        <w:t xml:space="preserve">y </w:t>
      </w:r>
      <w:del w:id="8980" w:author="GoldenCorpusHarness" w:date="2026-03-28T21:57:55Z">
        <w:r>
          <w:delText>and was clastogenic in</w:delText>
        </w:r>
      </w:del>
      <w:ins w:id="8981" w:author="GoldenCorpusHarness" w:date="2026-03-28T21:57:55Z">
        <w:r>
          <w:t>weights were reduced at 50 μg/kg. Test article-related fetal external malformations,</w:t>
        </w:r>
      </w:ins>
      <w:r>
        <w:t xml:space="preserve"> vi</w:t>
      </w:r>
      <w:ins w:id="8982" w:author="GoldenCorpusHarness" w:date="2026-03-28T21:57:55Z">
        <w:r>
          <w:t xml:space="preserve">sceral malformations, and skeletal malformations and </w:t>
        </w:r>
      </w:ins>
      <w:r>
        <w:t>v</w:t>
      </w:r>
      <w:del w:id="8983" w:author="GoldenCorpusHarness" w:date="2026-03-28T21:57:55Z">
        <w:r>
          <w:delText xml:space="preserve">o and in </w:delText>
        </w:r>
      </w:del>
      <w:ins w:id="8984" w:author="GoldenCorpusHarness" w:date="2026-03-28T21:57:55Z">
        <w:r>
          <w:t>ariations occurred at 25 and 50 μg/kg, and reductions in ossification sites were obser</w:t>
        </w:r>
      </w:ins>
      <w:r>
        <w:t>v</w:t>
      </w:r>
      <w:del w:id="8985" w:author="GoldenCorpusHarness" w:date="2026-03-28T21:57:55Z">
        <w:r>
          <w:delText xml:space="preserve">itro </w:delText>
        </w:r>
      </w:del>
      <w:ins w:id="8986" w:author="GoldenCorpusHarness" w:date="2026-03-28T21:57:55Z">
        <w:r>
          <w:t>ed at 50 μg/kg. In addition, slight increases in num</w:t>
        </w:r>
      </w:ins>
      <w:r>
        <w:t>b</w:t>
      </w:r>
      <w:del w:id="8987" w:author="GoldenCorpusHarness" w:date="2026-03-28T21:57:55Z">
        <w:r>
          <w:delText>ased o</w:delText>
        </w:r>
      </w:del>
      <w:ins w:id="8988" w:author="GoldenCorpusHarness" w:date="2026-03-28T21:57:55Z">
        <w:r>
          <w:t>er of ossified ribs were observed at 5 and 25 μg/kg but were considered of minimal toxicological significance due to the small magnitude of the difference, and a slight increase i</w:t>
        </w:r>
      </w:ins>
      <w:r>
        <w:t>n the p</w:t>
      </w:r>
      <w:del w:id="8989" w:author="GoldenCorpusHarness" w:date="2026-03-28T21:57:55Z">
        <w:r>
          <w:delText>ositi</w:delText>
        </w:r>
      </w:del>
      <w:ins w:id="8990" w:author="GoldenCorpusHarness" w:date="2026-03-28T21:57:55Z">
        <w:r>
          <w:t>ercentage of male fetuses per litter was obser</w:t>
        </w:r>
      </w:ins>
      <w:r>
        <w:t>ve</w:t>
      </w:r>
      <w:del w:id="8991" w:author="GoldenCorpusHarness" w:date="2026-03-28T21:57:55Z">
        <w:r>
          <w:delText xml:space="preserve"> results in the in </w:delText>
        </w:r>
      </w:del>
      <w:ins w:id="8992" w:author="GoldenCorpusHarness" w:date="2026-03-28T21:57:55Z">
        <w:r>
          <w:t>d at 50 μg/kg but was considered of no toxicological significance because it was likely an artifact of the substantial reduction in a</w:t>
        </w:r>
      </w:ins>
      <w:r>
        <w:t>v</w:t>
      </w:r>
      <w:del w:id="8993" w:author="GoldenCorpusHarness" w:date="2026-03-28T21:57:55Z">
        <w:r>
          <w:delText>itro chromosomal aberration assay and in vivo micronucleus assay in rats</w:delText>
        </w:r>
      </w:del>
      <w:ins w:id="8994" w:author="GoldenCorpusHarness" w:date="2026-03-28T21:57:55Z">
        <w:r>
          <w:t>erage litter size</w:t>
        </w:r>
      </w:ins>
      <w:r>
        <w:t>.</w:t>
      </w:r>
      <w:del w:id="8995" w:author="GoldenCorpusHarness" w:date="2026-03-28T21:57:55Z">
        <w:r>
          <w:delText xml:space="preserve"> The positive results in these studies are consistent with the intended pharmacology of the payload as topoisomerase I inhibitors disrupt DNA replication and consistent with reports from other topoisomerase I inhibitors [5].</w:delText>
        </w:r>
      </w:del>
    </w:p>
    <w:p ns2:paraId="53026848" ns2:textId="5CFB68AC" w:rsidR="00553CA4" w:rsidRDefault="00553CA4" w:rsidP="00571380">
      <w:pPr>
        <w:pStyle w:val="Paragraph"/>
      </w:pPr>
      <w:del w:id="8996" w:author="GoldenCorpusHarness" w:date="2026-03-28T21:57:55Z">
        <w:r>
          <w:delText>R</w:delText>
        </w:r>
      </w:del>
      <w:ins w:id="8997" w:author="GoldenCorpusHarness" w:date="2026-03-28T21:57:55Z">
        <w:r>
          <w:t>Th</w:t>
        </w:r>
      </w:ins>
      <w:r>
        <w:t>e</w:t>
      </w:r>
      <w:del w:id="8998" w:author="GoldenCorpusHarness" w:date="2026-03-28T21:57:55Z">
        <w:r>
          <w:delText>p</w:delText>
        </w:r>
      </w:del>
      <w:r>
        <w:t>r</w:t>
      </w:r>
      <w:del w:id="8999" w:author="GoldenCorpusHarness" w:date="2026-03-28T21:57:55Z">
        <w:r>
          <w:delText>oductiv</w:delText>
        </w:r>
      </w:del>
      <w:r>
        <w:t>e</w:t>
      </w:r>
      <w:del w:id="9000" w:author="GoldenCorpusHarness" w:date="2026-03-28T21:57:55Z">
        <w:r>
          <w:delText xml:space="preserve"> and developmental toxicity studies with sac-TMT</w:delText>
        </w:r>
      </w:del>
      <w:r>
        <w:t xml:space="preserve"> were no</w:t>
      </w:r>
      <w:ins w:id="9001" w:author="GoldenCorpusHarness" w:date="2026-03-28T21:57:55Z">
        <w:r>
          <w:t xml:space="preserve"> effec</w:t>
        </w:r>
      </w:ins>
      <w:r>
        <w:t>t</w:t>
      </w:r>
      <w:ins w:id="9002" w:author="GoldenCorpusHarness" w:date="2026-03-28T21:57:55Z">
        <w:r>
          <w:t>s</w:t>
        </w:r>
      </w:ins>
      <w:r>
        <w:t xml:space="preserve"> </w:t>
      </w:r>
      <w:del w:id="9003" w:author="GoldenCorpusHarness" w:date="2026-03-28T21:57:55Z">
        <w:r>
          <w:delText>c</w:delText>
        </w:r>
      </w:del>
      <w:r>
        <w:t>on</w:t>
      </w:r>
      <w:del w:id="9004" w:author="GoldenCorpusHarness" w:date="2026-03-28T21:57:55Z">
        <w:r>
          <w:delText>duct</w:delText>
        </w:r>
      </w:del>
      <w:ins w:id="9005" w:author="GoldenCorpusHarness" w:date="2026-03-28T21:57:55Z">
        <w:r>
          <w:t xml:space="preserve"> </w:t>
        </w:r>
      </w:ins>
      <w:r>
        <w:t>e</w:t>
      </w:r>
      <w:del w:id="9006" w:author="GoldenCorpusHarness" w:date="2026-03-28T21:57:55Z">
        <w:r>
          <w:delText>d. E</w:delText>
        </w:r>
      </w:del>
      <w:r>
        <w:t xml:space="preserve">mbryo-fetal </w:t>
      </w:r>
      <w:del w:id="9007" w:author="GoldenCorpusHarness" w:date="2026-03-28T21:57:55Z">
        <w:r>
          <w:delText>tox</w:delText>
        </w:r>
      </w:del>
      <w:ins w:id="9008" w:author="GoldenCorpusHarness" w:date="2026-03-28T21:57:55Z">
        <w:r>
          <w:t>v</w:t>
        </w:r>
      </w:ins>
      <w:r>
        <w:t>i</w:t>
      </w:r>
      <w:del w:id="9009" w:author="GoldenCorpusHarness" w:date="2026-03-28T21:57:55Z">
        <w:r>
          <w:delText>c</w:delText>
        </w:r>
      </w:del>
      <w:ins w:id="9010" w:author="GoldenCorpusHarness" w:date="2026-03-28T21:57:55Z">
        <w:r>
          <w:t>abil</w:t>
        </w:r>
      </w:ins>
      <w:r>
        <w:t>ity</w:t>
      </w:r>
      <w:del w:id="9011" w:author="GoldenCorpusHarness" w:date="2026-03-28T21:57:55Z">
        <w:r>
          <w:delText xml:space="preserve"> was observed when payload alone (KL610023) was administered at a dose of ≥15 μg/kg in rat, mainly manifested as increased postimplantation loss (primarily due to</w:delText>
        </w:r>
      </w:del>
      <w:ins w:id="9012" w:author="GoldenCorpusHarness" w:date="2026-03-28T21:57:55Z">
        <w:r>
          <w:t>;</w:t>
        </w:r>
      </w:ins>
      <w:r>
        <w:t xml:space="preserve"> fetal </w:t>
      </w:r>
      <w:ins w:id="9013" w:author="GoldenCorpusHarness" w:date="2026-03-28T21:57:55Z">
        <w:r>
          <w:t>g</w:t>
        </w:r>
      </w:ins>
      <w:r>
        <w:t>r</w:t>
      </w:r>
      <w:del w:id="9014" w:author="GoldenCorpusHarness" w:date="2026-03-28T21:57:55Z">
        <w:r>
          <w:delText>es</w:delText>
        </w:r>
      </w:del>
      <w:r>
        <w:t>o</w:t>
      </w:r>
      <w:del w:id="9015" w:author="GoldenCorpusHarness" w:date="2026-03-28T21:57:55Z">
        <w:r>
          <w:delText>rp</w:delText>
        </w:r>
      </w:del>
      <w:ins w:id="9016" w:author="GoldenCorpusHarness" w:date="2026-03-28T21:57:55Z">
        <w:r>
          <w:t>w</w:t>
        </w:r>
      </w:ins>
      <w:r>
        <w:t>t</w:t>
      </w:r>
      <w:del w:id="9017" w:author="GoldenCorpusHarness" w:date="2026-03-28T21:57:55Z">
        <w:r>
          <w:delText>ions and resulting in decreased number of live fetuses),</w:delText>
        </w:r>
      </w:del>
      <w:ins w:id="9018" w:author="GoldenCorpusHarness" w:date="2026-03-28T21:57:55Z">
        <w:r>
          <w:t>h;</w:t>
        </w:r>
      </w:ins>
      <w:r>
        <w:t xml:space="preserve"> fetal</w:t>
      </w:r>
      <w:del w:id="9019" w:author="GoldenCorpusHarness" w:date="2026-03-28T21:57:55Z">
        <w:r>
          <w:delText xml:space="preserve"> developmental delays (evidenced by reduced fetal measurements and reduced skeletal ossification), and</w:delText>
        </w:r>
      </w:del>
      <w:r>
        <w:t xml:space="preserve"> external, visceral, </w:t>
      </w:r>
      <w:del w:id="9020" w:author="GoldenCorpusHarness" w:date="2026-03-28T21:57:55Z">
        <w:r>
          <w:delText>and</w:delText>
        </w:r>
      </w:del>
      <w:ins w:id="9021" w:author="GoldenCorpusHarness" w:date="2026-03-28T21:57:55Z">
        <w:r>
          <w:t>or</w:t>
        </w:r>
      </w:ins>
      <w:r>
        <w:t xml:space="preserve"> skeletal </w:t>
      </w:r>
      <w:del w:id="9022" w:author="GoldenCorpusHarness" w:date="2026-03-28T21:57:55Z">
        <w:r>
          <w:delText>abn</w:delText>
        </w:r>
      </w:del>
      <w:ins w:id="9023" w:author="GoldenCorpusHarness" w:date="2026-03-28T21:57:55Z">
        <w:r>
          <w:t>m</w:t>
        </w:r>
      </w:ins>
      <w:r>
        <w:t>or</w:t>
      </w:r>
      <w:ins w:id="9024" w:author="GoldenCorpusHarness" w:date="2026-03-28T21:57:55Z">
        <w:r>
          <w:t xml:space="preserve">phology; or </w:t>
        </w:r>
      </w:ins>
      <w:r>
        <w:t>ma</w:t>
      </w:r>
      <w:ins w:id="9025" w:author="GoldenCorpusHarness" w:date="2026-03-28T21:57:55Z">
        <w:r>
          <w:t>terna</w:t>
        </w:r>
      </w:ins>
      <w:r>
        <w:t>l</w:t>
      </w:r>
      <w:del w:id="9026" w:author="GoldenCorpusHarness" w:date="2026-03-28T21:57:55Z">
        <w:r>
          <w:delText>ities.</w:delText>
        </w:r>
      </w:del>
      <w:r>
        <w:t xml:space="preserve"> </w:t>
      </w:r>
      <w:del w:id="9027" w:author="GoldenCorpusHarness" w:date="2026-03-28T21:57:55Z">
        <w:r>
          <w:delText>NOAEL</w:delText>
        </w:r>
      </w:del>
      <w:ins w:id="9028" w:author="GoldenCorpusHarness" w:date="2026-03-28T21:57:55Z">
        <w:r>
          <w:t>organ</w:t>
        </w:r>
      </w:ins>
      <w:r>
        <w:t xml:space="preserve"> w</w:t>
      </w:r>
      <w:ins w:id="9029" w:author="GoldenCorpusHarness" w:date="2026-03-28T21:57:55Z">
        <w:r>
          <w:t xml:space="preserve">eights </w:t>
        </w:r>
      </w:ins>
      <w:r>
        <w:t>a</w:t>
      </w:r>
      <w:del w:id="9030" w:author="GoldenCorpusHarness" w:date="2026-03-28T21:57:55Z">
        <w:r>
          <w:delText>s</w:delText>
        </w:r>
      </w:del>
      <w:ins w:id="9031" w:author="GoldenCorpusHarness" w:date="2026-03-28T21:57:55Z">
        <w:r>
          <w:t>t</w:t>
        </w:r>
      </w:ins>
      <w:r>
        <w:t xml:space="preserve"> 5 μg/kg</w:t>
      </w:r>
      <w:del w:id="9032" w:author="GoldenCorpusHarness" w:date="2026-03-28T21:57:55Z">
        <w:r>
          <w:delText xml:space="preserve"> based on GLP study with AUClast of plasma KL610023 of 3</w:delText>
        </w:r>
      </w:del>
      <w:r>
        <w:t>.</w:t>
      </w:r>
      <w:del w:id="9033" w:author="GoldenCorpusHarness" w:date="2026-03-28T21:57:55Z">
        <w:r>
          <w:delText>85 ng*h/mL in pregnant rats on GD 17. These findings are consistent with known risk related to both the genotoxic and cytotoxic nature of the topoisomerase I inhibitor payload.</w:delText>
        </w:r>
      </w:del>
    </w:p>
    <w:p ns2:paraId="6DDFE3D2" ns2:textId="018519EB" w:rsidR="003A3685" w:rsidRPr="00424856" w:rsidRDefault="004545CE" w:rsidP="003A3685">
      <w:pPr>
        <w:pStyle w:val="Paragraph"/>
        <w:rPr>
          <w:rFonts w:eastAsia="SimSun"/>
          <w:lang w:eastAsia="zh-CN"/>
        </w:rPr>
      </w:pPr>
      <w:del w:id="9034" w:author="GoldenCorpusHarness" w:date="2026-03-28T21:57:55Z">
        <w:r>
          <w:delText>Lo</w:delText>
        </w:r>
      </w:del>
      <w:ins w:id="9035" w:author="GoldenCorpusHarness" w:date="2026-03-28T21:57:55Z">
        <w:r>
          <w:t>On GD 6, mean AUClast of plasma KL610023 were 3.61, 19.1 and 44.4 ng*h/mL for pregnant rats in ea</w:t>
        </w:r>
      </w:ins>
      <w:r>
        <w:t>c</w:t>
      </w:r>
      <w:del w:id="9036" w:author="GoldenCorpusHarness" w:date="2026-03-28T21:57:55Z">
        <w:r>
          <w:delText>a</w:delText>
        </w:r>
      </w:del>
      <w:ins w:id="9037" w:author="GoldenCorpusHarness" w:date="2026-03-28T21:57:55Z">
        <w:r>
          <w:t>h KL610023 group, with the inter-group ratio of 1:5.3:12.3. On GD 17, mean AUC</w:t>
        </w:r>
      </w:ins>
      <w:r>
        <w:t>l</w:t>
      </w:r>
      <w:del w:id="9038" w:author="GoldenCorpusHarness" w:date="2026-03-28T21:57:55Z">
        <w:r>
          <w:delText xml:space="preserve"> I</w:delText>
        </w:r>
      </w:del>
      <w:ins w:id="9039" w:author="GoldenCorpusHarness" w:date="2026-03-28T21:57:55Z">
        <w:r>
          <w:t>ast of plasma KL610023 were 3.85, 19.4 and 40.0 ng*h/mL for pregnant rats in each KL610023 group, with the inter</w:t>
        </w:r>
      </w:ins>
      <w:r>
        <w:t>-</w:t>
      </w:r>
      <w:del w:id="9040" w:author="GoldenCorpusHarness" w:date="2026-03-28T21:57:55Z">
        <w:r>
          <w:delText>VESIC tolerability st</w:delText>
        </w:r>
      </w:del>
      <w:ins w:id="9041" w:author="GoldenCorpusHarness" w:date="2026-03-28T21:57:55Z">
        <w:r>
          <w:t>gro</w:t>
        </w:r>
      </w:ins>
      <w:r>
        <w:t>u</w:t>
      </w:r>
      <w:del w:id="9042" w:author="GoldenCorpusHarness" w:date="2026-03-28T21:57:55Z">
        <w:r>
          <w:delText>dies in TROP2 KI mice did not show any toxicologically significant changes in urinary bladder up to 20 mg/mL sac-TMT administered twice weekly for 6 doses.</w:delText>
        </w:r>
      </w:del>
      <w:ins w:id="9043" w:author="GoldenCorpusHarness" w:date="2026-03-28T21:57:55Z">
        <w:r>
          <w:t>p ratio of 1:5.0:10.4.</w:t>
        </w:r>
      </w:ins>
    </w:p>
    <w:bookmarkEnd w:id="205"/>
    <w:p ns2:paraId="1E677823" ns2:textId="2C578765" w:rsidR="00553CA4" w:rsidRDefault="00553CA4" w:rsidP="00553CA4">
      <w:pPr>
        <w:pStyle w:val="Paragraph"/>
      </w:pPr>
      <w:del w:id="9044" w:author="GoldenCorpusHarness" w:date="2026-03-28T21:57:55Z">
        <w:r>
          <w:delText xml:space="preserve">An </w:delText>
        </w:r>
      </w:del>
      <w:ins w:id="9045" w:author="GoldenCorpusHarness" w:date="2026-03-28T21:57:55Z">
        <w:r>
          <w:t>Compar</w:t>
        </w:r>
      </w:ins>
      <w:r>
        <w:t>in</w:t>
      </w:r>
      <w:ins w:id="9046" w:author="GoldenCorpusHarness" w:date="2026-03-28T21:57:55Z">
        <w:r>
          <w:t>g</w:t>
        </w:r>
      </w:ins>
      <w:r>
        <w:t xml:space="preserve"> </w:t>
      </w:r>
      <w:del w:id="9047" w:author="GoldenCorpusHarness" w:date="2026-03-28T21:57:55Z">
        <w:r>
          <w:delText>vivo</w:delText>
        </w:r>
      </w:del>
      <w:ins w:id="9048" w:author="GoldenCorpusHarness" w:date="2026-03-28T21:57:55Z">
        <w:r>
          <w:t>GD</w:t>
        </w:r>
      </w:ins>
      <w:r>
        <w:t xml:space="preserve"> </w:t>
      </w:r>
      <w:del w:id="9049" w:author="GoldenCorpusHarness" w:date="2026-03-28T21:57:55Z">
        <w:r>
          <w:delText>phototoxicity study in rats</w:delText>
        </w:r>
      </w:del>
      <w:ins w:id="9050" w:author="GoldenCorpusHarness" w:date="2026-03-28T21:57:55Z">
        <w:r>
          <w:t>17</w:t>
        </w:r>
      </w:ins>
      <w:r>
        <w:t xml:space="preserve"> with </w:t>
      </w:r>
      <w:del w:id="9051" w:author="GoldenCorpusHarness" w:date="2026-03-28T21:57:55Z">
        <w:r>
          <w:delText>KL</w:delText>
        </w:r>
      </w:del>
      <w:ins w:id="9052" w:author="GoldenCorpusHarness" w:date="2026-03-28T21:57:55Z">
        <w:r>
          <w:t xml:space="preserve">GD </w:t>
        </w:r>
      </w:ins>
      <w:r>
        <w:t>6</w:t>
      </w:r>
      <w:del w:id="9053" w:author="GoldenCorpusHarness" w:date="2026-03-28T21:57:55Z">
        <w:r>
          <w:delText>10143</w:delText>
        </w:r>
      </w:del>
      <w:ins w:id="9054" w:author="GoldenCorpusHarness" w:date="2026-03-28T21:57:55Z">
        <w:r>
          <w:t>,</w:t>
        </w:r>
      </w:ins>
      <w:r>
        <w:t xml:space="preserve"> </w:t>
      </w:r>
      <w:del w:id="9055" w:author="GoldenCorpusHarness" w:date="2026-03-28T21:57:55Z">
        <w:r>
          <w:delText>(p</w:delText>
        </w:r>
      </w:del>
      <w:ins w:id="9056" w:author="GoldenCorpusHarness" w:date="2026-03-28T21:57:55Z">
        <w:r>
          <w:t xml:space="preserve">mean AUClast </w:t>
        </w:r>
      </w:ins>
      <w:r>
        <w:t>r</w:t>
      </w:r>
      <w:ins w:id="9057" w:author="GoldenCorpusHarness" w:date="2026-03-28T21:57:55Z">
        <w:r>
          <w:t>ati</w:t>
        </w:r>
      </w:ins>
      <w:r>
        <w:t>o</w:t>
      </w:r>
      <w:del w:id="9058" w:author="GoldenCorpusHarness" w:date="2026-03-28T21:57:55Z">
        <w:r>
          <w:delText>drug</w:delText>
        </w:r>
      </w:del>
      <w:ins w:id="9059" w:author="GoldenCorpusHarness" w:date="2026-03-28T21:57:55Z">
        <w:r>
          <w:t>s</w:t>
        </w:r>
      </w:ins>
      <w:r>
        <w:t xml:space="preserve"> of</w:t>
      </w:r>
      <w:ins w:id="9060" w:author="GoldenCorpusHarness" w:date="2026-03-28T21:57:55Z">
        <w:r>
          <w:t xml:space="preserve"> plasma</w:t>
        </w:r>
      </w:ins>
      <w:r>
        <w:t xml:space="preserve"> KL610023</w:t>
      </w:r>
      <w:del w:id="9061" w:author="GoldenCorpusHarness" w:date="2026-03-28T21:57:55Z">
        <w:r>
          <w:delText>)</w:delText>
        </w:r>
      </w:del>
      <w:r>
        <w:t xml:space="preserve"> </w:t>
      </w:r>
      <w:del w:id="9062" w:author="GoldenCorpusHarness" w:date="2026-03-28T21:57:55Z">
        <w:r>
          <w:delText>did</w:delText>
        </w:r>
      </w:del>
      <w:ins w:id="9063" w:author="GoldenCorpusHarness" w:date="2026-03-28T21:57:55Z">
        <w:r>
          <w:t>were</w:t>
        </w:r>
      </w:ins>
      <w:r>
        <w:t xml:space="preserve"> </w:t>
      </w:r>
      <w:ins w:id="9064" w:author="GoldenCorpusHarness" w:date="2026-03-28T21:57:55Z">
        <w:r>
          <w:t>1.1, 1.0, 0.9 for preg</w:t>
        </w:r>
      </w:ins>
      <w:r>
        <w:t>n</w:t>
      </w:r>
      <w:del w:id="9065" w:author="GoldenCorpusHarness" w:date="2026-03-28T21:57:55Z">
        <w:r>
          <w:delText>o</w:delText>
        </w:r>
      </w:del>
      <w:ins w:id="9066" w:author="GoldenCorpusHarness" w:date="2026-03-28T21:57:55Z">
        <w:r>
          <w:t>an</w:t>
        </w:r>
      </w:ins>
      <w:r>
        <w:t>t</w:t>
      </w:r>
      <w:ins w:id="9067" w:author="GoldenCorpusHarness" w:date="2026-03-28T21:57:55Z">
        <w:r>
          <w:t xml:space="preserve"> rats</w:t>
        </w:r>
      </w:ins>
      <w:r>
        <w:t xml:space="preserve"> in</w:t>
      </w:r>
      <w:del w:id="9068" w:author="GoldenCorpusHarness" w:date="2026-03-28T21:57:55Z">
        <w:r>
          <w:delText>di</w:delText>
        </w:r>
      </w:del>
      <w:ins w:id="9069" w:author="GoldenCorpusHarness" w:date="2026-03-28T21:57:55Z">
        <w:r>
          <w:t xml:space="preserve"> ea</w:t>
        </w:r>
      </w:ins>
      <w:r>
        <w:t>c</w:t>
      </w:r>
      <w:del w:id="9070" w:author="GoldenCorpusHarness" w:date="2026-03-28T21:57:55Z">
        <w:r>
          <w:delText>at</w:delText>
        </w:r>
      </w:del>
      <w:ins w:id="9071" w:author="GoldenCorpusHarness" w:date="2026-03-28T21:57:55Z">
        <w:r>
          <w:t>h group, r</w:t>
        </w:r>
      </w:ins>
      <w:r>
        <w:t>e</w:t>
      </w:r>
      <w:del w:id="9072" w:author="GoldenCorpusHarness" w:date="2026-03-28T21:57:55Z">
        <w:r>
          <w:delText xml:space="preserve"> </w:delText>
        </w:r>
      </w:del>
      <w:ins w:id="9073" w:author="GoldenCorpusHarness" w:date="2026-03-28T21:57:55Z">
        <w:r>
          <w:t>s</w:t>
        </w:r>
      </w:ins>
      <w:r>
        <w:t>p</w:t>
      </w:r>
      <w:del w:id="9074" w:author="GoldenCorpusHarness" w:date="2026-03-28T21:57:55Z">
        <w:r>
          <w:delText>hototoxi</w:delText>
        </w:r>
      </w:del>
      <w:ins w:id="9075" w:author="GoldenCorpusHarness" w:date="2026-03-28T21:57:55Z">
        <w:r>
          <w:t>e</w:t>
        </w:r>
      </w:ins>
      <w:r>
        <w:t>c</w:t>
      </w:r>
      <w:del w:id="9076" w:author="GoldenCorpusHarness" w:date="2026-03-28T21:57:55Z">
        <w:r>
          <w:delText xml:space="preserve"> poten</w:delText>
        </w:r>
      </w:del>
      <w:r>
        <w:t>ti</w:t>
      </w:r>
      <w:del w:id="9077" w:author="GoldenCorpusHarness" w:date="2026-03-28T21:57:55Z">
        <w:r>
          <w:delText>a</w:delText>
        </w:r>
      </w:del>
      <w:ins w:id="9078" w:author="GoldenCorpusHarness" w:date="2026-03-28T21:57:55Z">
        <w:r>
          <w:t>ve</w:t>
        </w:r>
      </w:ins>
      <w:r>
        <w:t>l</w:t>
      </w:r>
      <w:ins w:id="9079" w:author="GoldenCorpusHarness" w:date="2026-03-28T21:57:55Z">
        <w:r>
          <w:t>y</w:t>
        </w:r>
      </w:ins>
      <w:r>
        <w:t>.</w:t>
      </w:r>
      <w:del w:id="9080" w:author="GoldenCorpusHarness" w:date="2026-03-28T21:57:55Z">
        <w:r>
          <w:delText xml:space="preserve"> </w:delText>
        </w:r>
      </w:del>
    </w:p>
    <w:p ns2:paraId="66939D60" ns2:textId="6877DD67" w:rsidR="00553CA4" w:rsidRPr="00821A82" w:rsidRDefault="00553CA4" w:rsidP="00553CA4">
      <w:pPr>
        <w:pStyle w:val="Paragraph"/>
      </w:pPr>
      <w:del w:id="9081" w:author="GoldenCorpusHarness" w:date="2026-03-28T21:57:55Z">
        <w:r>
          <w:delText>In</w:delText>
        </w:r>
      </w:del>
      <w:ins w:id="9082" w:author="GoldenCorpusHarness" w:date="2026-03-28T21:57:55Z">
        <w:r>
          <w:t>TK</w:t>
        </w:r>
      </w:ins>
      <w:r>
        <w:t xml:space="preserve"> </w:t>
      </w:r>
      <w:del w:id="9083" w:author="GoldenCorpusHarness" w:date="2026-03-28T21:57:55Z">
        <w:r>
          <w:delText>summ</w:delText>
        </w:r>
      </w:del>
      <w:ins w:id="9084" w:author="GoldenCorpusHarness" w:date="2026-03-28T21:57:55Z">
        <w:r>
          <w:t>p</w:t>
        </w:r>
      </w:ins>
      <w:r>
        <w:t>ar</w:t>
      </w:r>
      <w:del w:id="9085" w:author="GoldenCorpusHarness" w:date="2026-03-28T21:57:55Z">
        <w:r>
          <w:delText>y,</w:delText>
        </w:r>
      </w:del>
      <w:ins w:id="9086" w:author="GoldenCorpusHarness" w:date="2026-03-28T21:57:55Z">
        <w:r>
          <w:t>ameters</w:t>
        </w:r>
      </w:ins>
      <w:r>
        <w:t xml:space="preserve"> </w:t>
      </w:r>
      <w:del w:id="9087" w:author="GoldenCorpusHarness" w:date="2026-03-28T21:57:55Z">
        <w:r>
          <w:delText>th</w:delText>
        </w:r>
      </w:del>
      <w:ins w:id="9088" w:author="GoldenCorpusHarness" w:date="2026-03-28T21:57:55Z">
        <w:r>
          <w:t>ar</w:t>
        </w:r>
      </w:ins>
      <w:r>
        <w:t>e</w:t>
      </w:r>
      <w:del w:id="9089" w:author="GoldenCorpusHarness" w:date="2026-03-28T21:57:55Z">
        <w:r>
          <w:delText xml:space="preserve"> nonclinical toxicity</w:delText>
        </w:r>
      </w:del>
      <w:r>
        <w:t xml:space="preserve"> pr</w:t>
      </w:r>
      <w:del w:id="9090" w:author="GoldenCorpusHarness" w:date="2026-03-28T21:57:55Z">
        <w:r>
          <w:delText>ofil</w:delText>
        </w:r>
      </w:del>
      <w:r>
        <w:t>e</w:t>
      </w:r>
      <w:del w:id="9091" w:author="GoldenCorpusHarness" w:date="2026-03-28T21:57:55Z">
        <w:r>
          <w:delText xml:space="preserve"> i</w:delText>
        </w:r>
      </w:del>
      <w:r>
        <w:t>s</w:t>
      </w:r>
      <w:del w:id="9092" w:author="GoldenCorpusHarness" w:date="2026-03-28T21:57:55Z">
        <w:r>
          <w:delText xml:space="preserve"> consist</w:delText>
        </w:r>
      </w:del>
      <w:r>
        <w:t>en</w:t>
      </w:r>
      <w:del w:id="9093" w:author="GoldenCorpusHarness" w:date="2026-03-28T21:57:55Z">
        <w:r>
          <w:delText>t with the expec</w:delText>
        </w:r>
      </w:del>
      <w:r>
        <w:t xml:space="preserve">ted </w:t>
      </w:r>
      <w:ins w:id="9094" w:author="GoldenCorpusHarness" w:date="2026-03-28T21:57:55Z">
        <w:r>
          <w:t>b</w:t>
        </w:r>
      </w:ins>
      <w:r>
        <w:t>e</w:t>
      </w:r>
      <w:del w:id="9095" w:author="GoldenCorpusHarness" w:date="2026-03-28T21:57:55Z">
        <w:r>
          <w:delText xml:space="preserve">ffects </w:delText>
        </w:r>
      </w:del>
      <w:ins w:id="9096" w:author="GoldenCorpusHarness" w:date="2026-03-28T21:57:55Z">
        <w:r>
          <w:t>l</w:t>
        </w:r>
      </w:ins>
      <w:r>
        <w:t>o</w:t>
      </w:r>
      <w:del w:id="9097" w:author="GoldenCorpusHarness" w:date="2026-03-28T21:57:55Z">
        <w:r>
          <w:delText>f topoisomerase I</w:delText>
        </w:r>
      </w:del>
      <w:ins w:id="9098" w:author="GoldenCorpusHarness" w:date="2026-03-28T21:57:55Z">
        <w:r>
          <w:t>w</w:t>
        </w:r>
      </w:ins>
      <w:r>
        <w:t xml:space="preserve"> in</w:t>
      </w:r>
      <w:del w:id="9099" w:author="GoldenCorpusHarness" w:date="2026-03-28T21:57:55Z">
        <w:r>
          <w:delText>hibitors</w:delText>
        </w:r>
      </w:del>
      <w:r>
        <w:t xml:space="preserve"> </w:t>
      </w:r>
      <w:del w:id="9100" w:author="GoldenCorpusHarness" w:date="2026-03-28T21:57:55Z">
        <w:r>
          <w:delText xml:space="preserve">and nonclinical findings with other ADC’s using topoisomerase I inhibitor as the payload. </w:delText>
        </w:r>
      </w:del>
      <w:ins w:id="9101" w:author="GoldenCorpusHarness" w:date="2026-03-28T21:57:55Z">
        <w:r>
          <w:t>[</w:t>
        </w:r>
      </w:ins>
      <w:r>
        <w:t>T</w:t>
      </w:r>
      <w:del w:id="9102" w:author="GoldenCorpusHarness" w:date="2026-03-28T21:57:55Z">
        <w:r>
          <w:delText>he avail</w:delText>
        </w:r>
      </w:del>
      <w:r>
        <w:t xml:space="preserve">able </w:t>
      </w:r>
      <w:del w:id="9103" w:author="GoldenCorpusHarness" w:date="2026-03-28T21:57:55Z">
        <w:r>
          <w:delText>data support continued clinical development of sac-TMT for treatment of patients with advanced cancer in accordance with the study protocol and clinical monitoring plan</w:delText>
        </w:r>
      </w:del>
      <w:ins w:id="9104" w:author="GoldenCorpusHarness" w:date="2026-03-28T21:57:55Z">
        <w:r>
          <w:t>12]</w:t>
        </w:r>
      </w:ins>
      <w:r>
        <w:t>.</w:t>
      </w:r>
    </w:p>
    <w:p ns2:paraId="408AD2D2" ns2:textId="47327489" w:rsidR="007243AD" w:rsidRPr="008B230E" w:rsidRDefault="007243AD" w:rsidP="007243AD">
      <w:pPr>
        <w:pStyle w:val="Heading1"/>
        <w:keepNext w:val="0"/>
        <w:pageBreakBefore/>
      </w:pPr>
      <w:del w:id="9105" w:author="GoldenCorpusHarness" w:date="2026-03-28T21:57:55Z">
        <w:r>
          <w:delText>EFFEC</w:delText>
        </w:r>
      </w:del>
      <w:r>
        <w:t>T</w:t>
      </w:r>
      <w:del w:id="9106" w:author="GoldenCorpusHarness" w:date="2026-03-28T21:57:55Z">
        <w:r>
          <w:delText>S</w:delText>
        </w:r>
      </w:del>
      <w:ins w:id="9107" w:author="GoldenCorpusHarness" w:date="2026-03-28T21:57:55Z">
        <w:r>
          <w:t>able 12Mean TK Parameters for Plasma KL610023 in Pregnant Rats</w:t>
        </w:r>
      </w:ins>
      <w:r>
        <w:t xml:space="preserve"> I</w:t>
      </w:r>
      <w:del w:id="9108" w:author="GoldenCorpusHarness" w:date="2026-03-28T21:57:55Z">
        <w:r>
          <w:delText>N</w:delText>
        </w:r>
      </w:del>
      <w:ins w:id="9109" w:author="GoldenCorpusHarness" w:date="2026-03-28T21:57:55Z">
        <w:r>
          <w:t>ntravenously</w:t>
        </w:r>
      </w:ins>
      <w:r>
        <w:t xml:space="preserve"> </w:t>
      </w:r>
      <w:del w:id="9110" w:author="GoldenCorpusHarness" w:date="2026-03-28T21:57:55Z">
        <w:r>
          <w:delText>HUM</w:delText>
        </w:r>
      </w:del>
      <w:ins w:id="9111" w:author="GoldenCorpusHarness" w:date="2026-03-28T21:57:55Z">
        <w:r>
          <w:t xml:space="preserve">Injected With KL610023 (TT #24-7809 / </w:t>
        </w:r>
      </w:ins>
      <w:r>
        <w:t>A</w:t>
      </w:r>
      <w:del w:id="9112" w:author="GoldenCorpusHarness" w:date="2026-03-28T21:57:55Z">
        <w:r>
          <w:delText>NS</w:delText>
        </w:r>
      </w:del>
      <w:ins w:id="9113" w:author="GoldenCorpusHarness" w:date="2026-03-28T21:57:55Z">
        <w:r>
          <w:t>2022157 T032-01)</w:t>
        </w:r>
      </w:ins>
    </w:p>
    <w:p ns2:paraId="7B0FCA2C" ns2:textId="15DC20DA" w:rsidR="00253FA3" w:rsidRPr="00253FA3" w:rsidRDefault="00253FA3" w:rsidP="00253FA3">
      <w:pPr>
        <w:pStyle w:val="Paragraph"/>
      </w:pPr>
      <w:r w:rsidRPr="00253FA3">
        <w:t>No clinical studies of sac-TMT have been completed to date.</w:t>
      </w:r>
    </w:p>
    <w:p ns2:paraId="3DD0582C" ns2:textId="77777777" w:rsidR="00891953" w:rsidRDefault="00891953" w:rsidP="00891953">
      <w:pPr>
        <w:pStyle w:val="Heading2"/>
        <w:tabs>
          <w:tab w:val="left" w:pos="720"/>
        </w:tabs>
        <w:rPr>
          <w:lang w:eastAsia="zh-CN"/>
        </w:rPr>
      </w:pPr>
      <w:del w:id="9114" w:author="GoldenCorpusHarness" w:date="2026-03-28T21:57:55Z">
        <w:r>
          <w:delText>Ongoing Clinical Studies</w:delText>
        </w:r>
      </w:del>
    </w:p>
    <w:p ns2:paraId="28C68A4C" ns2:textId="7182CB04" w:rsidR="007243AD" w:rsidRPr="007470E3" w:rsidRDefault="00747A22" w:rsidP="007243AD">
      <w:pPr>
        <w:pStyle w:val="Paragraph"/>
      </w:pPr>
      <w:del w:id="9115" w:author="GoldenCorpusHarness" w:date="2026-03-28T21:57:55Z">
        <w:r>
          <w:delText>[</w:delText>
        </w:r>
      </w:del>
      <w:ins w:id="9116" w:author="GoldenCorpusHarness" w:date="2026-03-28T21:57:55Z">
        <w:r>
          <w:t xml:space="preserve">In conclusion, when pregnant female SD rats were IV injected with KL610023 at 5, 25, and 50 μg/kg once daily from GD 6 to 17, maternal toxicity included clinical signs and reductions in body weight and food consumption at 25 and 50 μg/kg and mortality at 50 μg/kg, and developmental toxicity included fetal growth delays, fetal external, visceral, and skeletal malformations and skeletal variations at 25 and 50 μg/kg and increased postimplantation loss at 50 μg/kg. </w:t>
        </w:r>
      </w:ins>
      <w:r>
        <w:t>T</w:t>
      </w:r>
      <w:del w:id="9117" w:author="GoldenCorpusHarness" w:date="2026-03-28T21:57:55Z">
        <w:r>
          <w:delText xml:space="preserve">able </w:delText>
        </w:r>
      </w:del>
      <w:ins w:id="9118" w:author="GoldenCorpusHarness" w:date="2026-03-28T21:57:55Z">
        <w:r>
          <w:t>herefore, the NOAEL for maternal and developmental toxicity was 5 μg/kg (under which AUClast of plasma KL6</w:t>
        </w:r>
      </w:ins>
      <w:r>
        <w:t>1</w:t>
      </w:r>
      <w:del w:id="9119" w:author="GoldenCorpusHarness" w:date="2026-03-28T21:57:55Z">
        <w:r>
          <w:delText>4] summarizes all ongoing clinical studies of sac-TMT that have data included in this IB</w:delText>
        </w:r>
      </w:del>
      <w:ins w:id="9120" w:author="GoldenCorpusHarness" w:date="2026-03-28T21:57:55Z">
        <w:r>
          <w:t>0023 was 3</w:t>
        </w:r>
      </w:ins>
      <w:r>
        <w:t>.</w:t>
      </w:r>
      <w:del w:id="9121" w:author="GoldenCorpusHarness" w:date="2026-03-28T21:57:55Z">
        <w:r>
          <w:delText xml:space="preserve"> Please note the following regarding safety data for specific studies: </w:delText>
        </w:r>
      </w:del>
      <w:ins w:id="9122" w:author="GoldenCorpusHarness" w:date="2026-03-28T21:57:55Z">
        <w:r>
          <w:t>85 ng/mL*h in pregnant rats on GD 17).</w:t>
        </w:r>
      </w:ins>
    </w:p>
    <w:p ns2:paraId="522EFB21" ns2:textId="70BE48D9" w:rsidR="004330EE" w:rsidRPr="007470E3" w:rsidRDefault="00901087" w:rsidP="00D85241">
      <w:pPr>
        <w:pStyle w:val="ListBullet"/>
        <w:numPr>
          <w:ilvl w:val="0"/>
          <w:numId w:val="38"/>
        </w:numPr>
      </w:pPr>
      <w:ins w:id="9123" w:author="GoldenCorpusHarness" w:date="2026-03-28T21:57:55Z">
        <w:r>
          <w:t xml:space="preserve">Local Tolerance </w:t>
        </w:r>
      </w:ins>
      <w:r>
        <w:t>Stud</w:t>
      </w:r>
      <w:del w:id="9124" w:author="GoldenCorpusHarness" w:date="2026-03-28T21:57:55Z">
        <w:r>
          <w:delText>y MK-2870-001 (KL264-01): Th</w:delText>
        </w:r>
      </w:del>
      <w:ins w:id="9125" w:author="GoldenCorpusHarness" w:date="2026-03-28T21:57:55Z">
        <w:r>
          <w:t>i</w:t>
        </w:r>
      </w:ins>
      <w:r>
        <w:t>e</w:t>
      </w:r>
      <w:del w:id="9126" w:author="GoldenCorpusHarness" w:date="2026-03-28T21:57:55Z">
        <w:r>
          <w:delText xml:space="preserve"> DCO wa</w:delText>
        </w:r>
      </w:del>
      <w:r>
        <w:t>s</w:t>
      </w:r>
      <w:del w:id="9127" w:author="GoldenCorpusHarness" w:date="2026-03-28T21:57:55Z">
        <w:r>
          <w:delText xml:space="preserve"> 21-MAY-2024. However, only data from participants who received the first dose on or before 21-MAR-2024 were included (N=746). See [Sec. 5.4.1] for details.</w:delText>
        </w:r>
      </w:del>
    </w:p>
    <w:p ns2:paraId="12336EF4" ns2:textId="3661A3BC" w:rsidR="004330EE" w:rsidRPr="007470E3" w:rsidRDefault="00901087" w:rsidP="00D85241">
      <w:pPr>
        <w:pStyle w:val="ListBullet"/>
        <w:numPr>
          <w:ilvl w:val="0"/>
          <w:numId w:val="38"/>
        </w:numPr>
      </w:pPr>
      <w:del w:id="9128" w:author="GoldenCorpusHarness" w:date="2026-03-28T21:57:55Z">
        <w:r>
          <w:delText>Study MK-2870-003 (SKB264-</w:delText>
        </w:r>
      </w:del>
      <w:ins w:id="9129" w:author="GoldenCorpusHarness" w:date="2026-03-28T21:57:55Z">
        <w:r>
          <w:t xml:space="preserve">The local tolerance for </w:t>
        </w:r>
      </w:ins>
      <w:r>
        <w:t>I</w:t>
      </w:r>
      <w:del w:id="9130" w:author="GoldenCorpusHarness" w:date="2026-03-28T21:57:55Z">
        <w:r>
          <w:delText>I-04): The DCO was 21-MAY-2024. Only data from participants who received</w:delText>
        </w:r>
      </w:del>
      <w:ins w:id="9131" w:author="GoldenCorpusHarness" w:date="2026-03-28T21:57:55Z">
        <w:r>
          <w:t>V administration of</w:t>
        </w:r>
      </w:ins>
      <w:r>
        <w:t xml:space="preserve"> sac-TMT </w:t>
      </w:r>
      <w:ins w:id="9132" w:author="GoldenCorpusHarness" w:date="2026-03-28T21:57:55Z">
        <w:r>
          <w:t>was assessed in the 7- and 14-week GLP re</w:t>
        </w:r>
      </w:ins>
      <w:r>
        <w:t>p</w:t>
      </w:r>
      <w:del w:id="9133" w:author="GoldenCorpusHarness" w:date="2026-03-28T21:57:55Z">
        <w:r>
          <w:delText>l</w:delText>
        </w:r>
      </w:del>
      <w:ins w:id="9134" w:author="GoldenCorpusHarness" w:date="2026-03-28T21:57:55Z">
        <w:r>
          <w:t>eat-dose toxicity st</w:t>
        </w:r>
      </w:ins>
      <w:r>
        <w:t>u</w:t>
      </w:r>
      <w:del w:id="9135" w:author="GoldenCorpusHarness" w:date="2026-03-28T21:57:55Z">
        <w:r>
          <w:delText xml:space="preserve">s </w:delText>
        </w:r>
      </w:del>
      <w:ins w:id="9136" w:author="GoldenCorpusHarness" w:date="2026-03-28T21:57:55Z">
        <w:r>
          <w:t>dies in cynomolgus monkeys at doses u</w:t>
        </w:r>
      </w:ins>
      <w:r>
        <w:t>p</w:t>
      </w:r>
      <w:del w:id="9137" w:author="GoldenCorpusHarness" w:date="2026-03-28T21:57:55Z">
        <w:r>
          <w:delText>em</w:delText>
        </w:r>
      </w:del>
      <w:ins w:id="9138" w:author="GoldenCorpusHarness" w:date="2026-03-28T21:57:55Z">
        <w:r>
          <w:t xml:space="preserve"> to 75 mg/kg [Sec. 4.3.2.1]. Black discoloration, exuvium, damage or sca</w:t>
        </w:r>
      </w:ins>
      <w:r>
        <w:t>b</w:t>
      </w:r>
      <w:del w:id="9139" w:author="GoldenCorpusHarness" w:date="2026-03-28T21:57:55Z">
        <w:r>
          <w:delText>roliz</w:delText>
        </w:r>
      </w:del>
      <w:ins w:id="9140" w:author="GoldenCorpusHarness" w:date="2026-03-28T21:57:55Z">
        <w:r>
          <w:t>s on the skin at the injection sites with histopathology findings of epidermal pigmentation and/or hair follicle atrophy were observed in cynomolg</w:t>
        </w:r>
      </w:ins>
      <w:r>
        <w:t>u</w:t>
      </w:r>
      <w:del w:id="9141" w:author="GoldenCorpusHarness" w:date="2026-03-28T21:57:55Z">
        <w:r>
          <w:delText>mab (n=54), and participants who received</w:delText>
        </w:r>
      </w:del>
      <w:ins w:id="9142" w:author="GoldenCorpusHarness" w:date="2026-03-28T21:57:55Z">
        <w:r>
          <w:t>s monkeys dosed with</w:t>
        </w:r>
      </w:ins>
      <w:r>
        <w:t xml:space="preserve"> sac-TMT </w:t>
      </w:r>
      <w:del w:id="9143" w:author="GoldenCorpusHarness" w:date="2026-03-28T21:57:55Z">
        <w:r>
          <w:delText>3</w:delText>
        </w:r>
      </w:del>
      <w:ins w:id="9144" w:author="GoldenCorpusHarness" w:date="2026-03-28T21:57:55Z">
        <w:r>
          <w:t xml:space="preserve">in both 7-week (25 to 75 </w:t>
        </w:r>
      </w:ins>
      <w:r>
        <w:t xml:space="preserve">mg/kg </w:t>
      </w:r>
      <w:ins w:id="9145" w:author="GoldenCorpusHarness" w:date="2026-03-28T21:57:55Z">
        <w:r>
          <w:t xml:space="preserve">q2w for 4 doses total with a concentration of 2.5 to 7.5 mg/mL) and 14-week repeated dose </w:t>
        </w:r>
      </w:ins>
      <w:r>
        <w:t>(</w:t>
      </w:r>
      <w:del w:id="9146" w:author="GoldenCorpusHarness" w:date="2026-03-28T21:57:55Z">
        <w:r>
          <w:delText>n=</w:delText>
        </w:r>
      </w:del>
      <w:ins w:id="9147" w:author="GoldenCorpusHarness" w:date="2026-03-28T21:57:55Z">
        <w:r>
          <w:t xml:space="preserve">10 to </w:t>
        </w:r>
      </w:ins>
      <w:r>
        <w:t>5</w:t>
      </w:r>
      <w:del w:id="9148" w:author="GoldenCorpusHarness" w:date="2026-03-28T21:57:55Z">
        <w:r>
          <w:delText>3</w:delText>
        </w:r>
      </w:del>
      <w:ins w:id="9149" w:author="GoldenCorpusHarness" w:date="2026-03-28T21:57:55Z">
        <w:r>
          <w:t>0 mg/kg q2w for 8 doses total with a concentration of 1 to 5 mg/mL</w:t>
        </w:r>
      </w:ins>
      <w:r>
        <w:t xml:space="preserve">) </w:t>
      </w:r>
      <w:del w:id="9150" w:author="GoldenCorpusHarness" w:date="2026-03-28T21:57:55Z">
        <w:r>
          <w:delText>and 4 mg/kg (n=11) pl</w:delText>
        </w:r>
      </w:del>
      <w:ins w:id="9151" w:author="GoldenCorpusHarness" w:date="2026-03-28T21:57:55Z">
        <w:r>
          <w:t>toxicity st</w:t>
        </w:r>
      </w:ins>
      <w:r>
        <w:t>u</w:t>
      </w:r>
      <w:del w:id="9152" w:author="GoldenCorpusHarness" w:date="2026-03-28T21:57:55Z">
        <w:r>
          <w:delText xml:space="preserve">s osimertinib were summarized in the tables. The combinations with carboplatin will be described briefly in the text. See [Sec. 5.4.3] for details. </w:delText>
        </w:r>
      </w:del>
      <w:ins w:id="9153" w:author="GoldenCorpusHarness" w:date="2026-03-28T21:57:55Z">
        <w:r>
          <w:t>dies.</w:t>
        </w:r>
      </w:ins>
    </w:p>
    <w:p ns2:paraId="5A3451A4" ns2:textId="57A97811" w:rsidR="004330EE" w:rsidRPr="007470E3" w:rsidRDefault="00901087" w:rsidP="00D85241">
      <w:pPr>
        <w:pStyle w:val="ListBullet"/>
        <w:numPr>
          <w:ilvl w:val="0"/>
          <w:numId w:val="38"/>
        </w:numPr>
      </w:pPr>
      <w:del w:id="9154" w:author="GoldenCorpusHarness" w:date="2026-03-28T21:57:55Z">
        <w:r>
          <w:delText>Study MK-2870-013 (SKB264-I</w:delText>
        </w:r>
      </w:del>
      <w:ins w:id="9155" w:author="GoldenCorpusHarness" w:date="2026-03-28T21:57:55Z">
        <w:r>
          <w:t xml:space="preserve">The local tolerance for </w:t>
        </w:r>
      </w:ins>
      <w:r>
        <w:t>I-</w:t>
      </w:r>
      <w:del w:id="9156" w:author="GoldenCorpusHarness" w:date="2026-03-28T21:57:55Z">
        <w:r>
          <w:delText>0</w:delText>
        </w:r>
      </w:del>
      <w:ins w:id="9157" w:author="GoldenCorpusHarness" w:date="2026-03-28T21:57:55Z">
        <w:r>
          <w:t>VESIC administration of sac-TMT was assessed in TROP2 KI C</w:t>
        </w:r>
      </w:ins>
      <w:r>
        <w:t>5</w:t>
      </w:r>
      <w:ins w:id="9158" w:author="GoldenCorpusHarness" w:date="2026-03-28T21:57:55Z">
        <w:r>
          <w:t>7BL/6 mice. As discussed below in [Sec. 4.3.6.1]</w:t>
        </w:r>
      </w:ins>
      <w:r>
        <w:t>)</w:t>
      </w:r>
      <w:del w:id="9159" w:author="GoldenCorpusHarness" w:date="2026-03-28T21:57:55Z">
        <w:r>
          <w:delText>: T</w:delText>
        </w:r>
      </w:del>
      <w:ins w:id="9160" w:author="GoldenCorpusHarness" w:date="2026-03-28T21:57:55Z">
        <w:r>
          <w:t>, no toxicologically important c</w:t>
        </w:r>
      </w:ins>
      <w:r>
        <w:t>h</w:t>
      </w:r>
      <w:del w:id="9161" w:author="GoldenCorpusHarness" w:date="2026-03-28T21:57:55Z">
        <w:r>
          <w:delText>e DCO was 21-MAY-</w:delText>
        </w:r>
      </w:del>
      <w:ins w:id="9162" w:author="GoldenCorpusHarness" w:date="2026-03-28T21:57:55Z">
        <w:r>
          <w:t xml:space="preserve">anges were identified in urinary bladder up to </w:t>
        </w:r>
      </w:ins>
      <w:r>
        <w:t>20</w:t>
      </w:r>
      <w:del w:id="9163" w:author="GoldenCorpusHarness" w:date="2026-03-28T21:57:55Z">
        <w:r>
          <w:delText>24. On</w:delText>
        </w:r>
      </w:del>
      <w:ins w:id="9164" w:author="GoldenCorpusHarness" w:date="2026-03-28T21:57:55Z">
        <w:r>
          <w:t xml:space="preserve"> mg/mL sac-TMT administered twice week</w:t>
        </w:r>
      </w:ins>
      <w:r>
        <w:t xml:space="preserve">ly </w:t>
      </w:r>
      <w:del w:id="9165" w:author="GoldenCorpusHarness" w:date="2026-03-28T21:57:55Z">
        <w:r>
          <w:delText>data from Cohort 1A and Cohort 1B (sac-TMT plus KL-A1</w:delText>
        </w:r>
      </w:del>
      <w:ins w:id="9166" w:author="GoldenCorpusHarness" w:date="2026-03-28T21:57:55Z">
        <w:r>
          <w:t xml:space="preserve">for </w:t>
        </w:r>
      </w:ins>
      <w:r>
        <w:t>6</w:t>
      </w:r>
      <w:del w:id="9167" w:author="GoldenCorpusHarness" w:date="2026-03-28T21:57:55Z">
        <w:r>
          <w:delText xml:space="preserve">7 combination) are summarized in the tables. Data from combinations with cisplatin and carboplatin will be described briefly in the text. See [Sec. 5.4.4] for details. </w:delText>
        </w:r>
      </w:del>
      <w:ins w:id="9168" w:author="GoldenCorpusHarness" w:date="2026-03-28T21:57:55Z">
        <w:r>
          <w:t xml:space="preserve"> doses.</w:t>
        </w:r>
      </w:ins>
    </w:p>
    <w:p ns2:paraId="40EE2DDB" ns2:textId="5533F1DC" w:rsidR="004330EE" w:rsidRPr="007470E3" w:rsidRDefault="00CD29A7" w:rsidP="00D85241">
      <w:pPr>
        <w:pStyle w:val="ListBullet"/>
        <w:numPr>
          <w:ilvl w:val="0"/>
          <w:numId w:val="38"/>
        </w:numPr>
        <w:rPr>
          <w:lang w:eastAsia="zh-CN"/>
        </w:rPr>
      </w:pPr>
      <w:ins w:id="9169" w:author="GoldenCorpusHarness" w:date="2026-03-28T21:57:55Z">
        <w:r>
          <w:t xml:space="preserve">Sac-TMT: Three-Week Local Intravesical Tolerability </w:t>
        </w:r>
      </w:ins>
      <w:r>
        <w:t xml:space="preserve">Study </w:t>
      </w:r>
      <w:ins w:id="9170" w:author="GoldenCorpusHarness" w:date="2026-03-28T21:57:55Z">
        <w:r>
          <w:t xml:space="preserve">in Female </w:t>
        </w:r>
      </w:ins>
      <w:r>
        <w:t>M</w:t>
      </w:r>
      <w:del w:id="9171" w:author="GoldenCorpusHarness" w:date="2026-03-28T21:57:55Z">
        <w:r>
          <w:delText>K-2870-017</w:delText>
        </w:r>
      </w:del>
      <w:ins w:id="9172" w:author="GoldenCorpusHarness" w:date="2026-03-28T21:57:55Z">
        <w:r>
          <w:t>ice</w:t>
        </w:r>
      </w:ins>
      <w:r>
        <w:t xml:space="preserve"> (</w:t>
      </w:r>
      <w:del w:id="9173" w:author="GoldenCorpusHarness" w:date="2026-03-28T21:57:55Z">
        <w:r>
          <w:delText>SKB</w:delText>
        </w:r>
      </w:del>
      <w:ins w:id="9174" w:author="GoldenCorpusHarness" w:date="2026-03-28T21:57:55Z">
        <w:r>
          <w:t>TT #</w:t>
        </w:r>
      </w:ins>
      <w:r>
        <w:t>2</w:t>
      </w:r>
      <w:del w:id="9175" w:author="GoldenCorpusHarness" w:date="2026-03-28T21:57:55Z">
        <w:r>
          <w:delText>6</w:delText>
        </w:r>
      </w:del>
      <w:r>
        <w:t>4</w:t>
      </w:r>
      <w:del w:id="9176" w:author="GoldenCorpusHarness" w:date="2026-03-28T21:57:55Z">
        <w:r>
          <w:delText xml:space="preserve">-II-08): The DCO </w:delText>
        </w:r>
      </w:del>
      <w:r>
        <w:t>1</w:t>
      </w:r>
      <w:del w:id="9177" w:author="GoldenCorpusHarness" w:date="2026-03-28T21:57:55Z">
        <w:r>
          <w:delText>9-APR-2</w:delText>
        </w:r>
      </w:del>
      <w:r>
        <w:t>02</w:t>
      </w:r>
      <w:del w:id="9178" w:author="GoldenCorpusHarness" w:date="2026-03-28T21:57:55Z">
        <w:r>
          <w:delText>4. For this Phase 2 multi-cohort study, only data from Part I (n=158</w:delText>
        </w:r>
      </w:del>
      <w:ins w:id="9179" w:author="GoldenCorpusHarness" w:date="2026-03-28T21:57:55Z">
        <w:r>
          <w:t>3</w:t>
        </w:r>
      </w:ins>
      <w:r>
        <w:t>)</w:t>
      </w:r>
      <w:del w:id="9180" w:author="GoldenCorpusHarness" w:date="2026-03-28T21:57:55Z">
        <w:r>
          <w:delText xml:space="preserve"> is included. See [Sec. 5.4.7] for details. Data from Part II, the randomized cohort, is not yet available. </w:delText>
        </w:r>
      </w:del>
    </w:p>
    <w:p ns2:paraId="0FDB197F" ns2:textId="77777777" w:rsidR="00074961" w:rsidRPr="007470E3" w:rsidRDefault="00074961" w:rsidP="00074961">
      <w:pPr>
        <w:pStyle w:val="ListEnd"/>
        <w:rPr>
          <w:lang w:eastAsia="zh-CN"/>
        </w:rPr>
      </w:pPr>
      <w:ins w:id="9181" w:author="GoldenCorpusHarness" w:date="2026-03-28T21:57:55Z">
        <w:r>
          <w:t>The objective of this study was to determine the local tolerability of sac-TMT when administered into the urinary bladder of female mice twice weekly for 6 doses.</w:t>
        </w:r>
      </w:ins>
    </w:p>
    <w:p ns2:paraId="0DEBFB4F" ns2:textId="76F8B0C0" w:rsidR="004330EE" w:rsidRPr="007470E3" w:rsidRDefault="004330EE" w:rsidP="007243AD">
      <w:pPr>
        <w:pStyle w:val="Paragraph"/>
        <w:rPr>
          <w:lang w:eastAsia="zh-CN"/>
        </w:rPr>
      </w:pPr>
      <w:del w:id="9182" w:author="GoldenCorpusHarness" w:date="2026-03-28T21:57:55Z">
        <w:r>
          <w:delText>Efficacy data presented are from Studies MK-</w:delText>
        </w:r>
      </w:del>
      <w:ins w:id="9183" w:author="GoldenCorpusHarness" w:date="2026-03-28T21:57:55Z">
        <w:r>
          <w:t>The study followed an exploratory study (TT #24-3801, Appendix 2 of pd023mk</w:t>
        </w:r>
      </w:ins>
      <w:r>
        <w:t>2870</w:t>
      </w:r>
      <w:del w:id="9184" w:author="GoldenCorpusHarness" w:date="2026-03-28T21:57:55Z">
        <w:r>
          <w:delText>-00</w:delText>
        </w:r>
      </w:del>
      <w:ins w:id="9185" w:author="GoldenCorpusHarness" w:date="2026-03-28T21:57:55Z">
        <w:r>
          <w:t xml:space="preserve"> further discussed in [Sec. 4.</w:t>
        </w:r>
      </w:ins>
      <w:r>
        <w:t>1</w:t>
      </w:r>
      <w:ins w:id="9186" w:author="GoldenCorpusHarness" w:date="2026-03-28T21:57:55Z">
        <w:r>
          <w:t>.1.2.7] and briefly detailed in [Table 5]) in which sac-TMT-related histomorphologic changes were limited to minimal increased mitotic figures present in the epithelium of the urinary bladder of WT and TROP2 KI mice treated with sac-TMT. In addition, non-test article-related minimal perivascular lymphocytic infiltrates were present in the submucosa of the urinary bladder in mice from all groups at a similar incidence and severity. The latter finding is considered procedure-related</w:t>
        </w:r>
      </w:ins>
      <w:r>
        <w:t xml:space="preserve"> (</w:t>
      </w:r>
      <w:del w:id="9187" w:author="GoldenCorpusHarness" w:date="2026-03-28T21:57:55Z">
        <w:r>
          <w:delText>KL264-01</w:delText>
        </w:r>
      </w:del>
      <w:ins w:id="9188" w:author="GoldenCorpusHarness" w:date="2026-03-28T21:57:55Z">
        <w:r>
          <w:t>eg, urinary bladder catheterization</w:t>
        </w:r>
      </w:ins>
      <w:r>
        <w:t>)</w:t>
      </w:r>
      <w:del w:id="9189" w:author="GoldenCorpusHarness" w:date="2026-03-28T21:57:55Z">
        <w:r>
          <w:delText xml:space="preserve">, </w:delText>
        </w:r>
      </w:del>
      <w:ins w:id="9190" w:author="GoldenCorpusHarness" w:date="2026-03-28T21:57:55Z">
        <w:r>
          <w:t xml:space="preserve"> and not attributed to sac-T</w:t>
        </w:r>
      </w:ins>
      <w:r>
        <w:t>M</w:t>
      </w:r>
      <w:del w:id="9191" w:author="GoldenCorpusHarness" w:date="2026-03-28T21:57:55Z">
        <w:r>
          <w:delText>K-2870-002 (SKB264-II-06) cervical cancer cohort only, MK-2870-014 TNBC (SKB264-III-03), and MK-2870-013 (SKB264-II-05) Cohort 1B only. The DCO date for efficacy data may not be the same as that for the safety data. Furthermore, PK, PD, and ADA data presented in this IB include participants from Study MK2870-001 (KL264-01).</w:delText>
        </w:r>
      </w:del>
      <w:ins w:id="9192" w:author="GoldenCorpusHarness" w:date="2026-03-28T21:57:55Z">
        <w:r>
          <w:t>T.</w:t>
        </w:r>
      </w:ins>
    </w:p>
    <w:p ns2:paraId="363F5623" ns2:textId="108D21FE" w:rsidR="002A7326" w:rsidRPr="007470E3" w:rsidRDefault="00C446EC" w:rsidP="007243AD">
      <w:pPr>
        <w:pStyle w:val="Paragraph"/>
      </w:pPr>
      <w:ins w:id="9193" w:author="GoldenCorpusHarness" w:date="2026-03-28T21:57:55Z">
        <w:r>
          <w:t xml:space="preserve">In this GLP study, B-hTROP2 </w:t>
        </w:r>
      </w:ins>
      <w:r>
        <w:t>[</w:t>
      </w:r>
      <w:del w:id="9194" w:author="GoldenCorpusHarness" w:date="2026-03-28T21:57:55Z">
        <w:r>
          <w:delText>Ta</w:delText>
        </w:r>
      </w:del>
      <w:ins w:id="9195" w:author="GoldenCorpusHarness" w:date="2026-03-28T21:57:55Z">
        <w:r>
          <w:t>C57BL/6-Tacstd2tm1(TACSTD2)/Bcgen] mice were assigned to 3 groups of 10 females each that received vehicle (0.9% NaCl in WFI, USP) or sac-TMT at dose levels of 1 mg/dose (10 mg/mL) or 2 mg/dose (20 mg/mL) in a dose volume of 0.1 mL/animal/dose. The 20 mg/mL sac-TMT formulation was composed of 1.11 mg/mL histidine hydrochloride, 0.73 mg/mL histidine, 80 mg/mL sucrose and 0.2 mg/mL polysor</w:t>
        </w:r>
      </w:ins>
      <w:r>
        <w:t>b</w:t>
      </w:r>
      <w:del w:id="9196" w:author="GoldenCorpusHarness" w:date="2026-03-28T21:57:55Z">
        <w:r>
          <w:delText>le</w:delText>
        </w:r>
      </w:del>
      <w:ins w:id="9197" w:author="GoldenCorpusHarness" w:date="2026-03-28T21:57:55Z">
        <w:r>
          <w:t>ate 20. All animals underwent 1 hour instillation into the bladder once every 3 or 4 days on Study Days 1, 4, 8, 11,</w:t>
        </w:r>
      </w:ins>
      <w:r>
        <w:t xml:space="preserve"> 15</w:t>
      </w:r>
      <w:del w:id="9198" w:author="GoldenCorpusHarness" w:date="2026-03-28T21:57:55Z">
        <w:r>
          <w:delText xml:space="preserve">] summarizes all ongoing clinical studies of sac-TMT with no data included in this IB. These are randomized Phase 3 studies or Phase 2 randomized cohorts that have not achieved the primary endpoint(s). </w:delText>
        </w:r>
      </w:del>
      <w:ins w:id="9199" w:author="GoldenCorpusHarness" w:date="2026-03-28T21:57:55Z">
        <w:r>
          <w:t xml:space="preserve"> and 18.</w:t>
        </w:r>
      </w:ins>
    </w:p>
    <w:p ns2:paraId="2F53B17F" ns2:textId="768D35F8" w:rsidR="004330EE" w:rsidRDefault="00221B19" w:rsidP="007243AD">
      <w:pPr>
        <w:pStyle w:val="Paragraph"/>
      </w:pPr>
      <w:r>
        <w:t>As</w:t>
      </w:r>
      <w:ins w:id="9200" w:author="GoldenCorpusHarness" w:date="2026-03-28T21:57:55Z">
        <w:r>
          <w:t>sessment</w:t>
        </w:r>
      </w:ins>
      <w:r>
        <w:t xml:space="preserve"> of t</w:t>
      </w:r>
      <w:del w:id="9201" w:author="GoldenCorpusHarness" w:date="2026-03-28T21:57:55Z">
        <w:r>
          <w:delText>he IB</w:delText>
        </w:r>
      </w:del>
      <w:ins w:id="9202" w:author="GoldenCorpusHarness" w:date="2026-03-28T21:57:55Z">
        <w:r>
          <w:t>olerability was based on mortality, daily clinical sign observations, and weekly body weight measurements. On Study</w:t>
        </w:r>
      </w:ins>
      <w:r>
        <w:t xml:space="preserve"> D</w:t>
      </w:r>
      <w:del w:id="9203" w:author="GoldenCorpusHarness" w:date="2026-03-28T21:57:55Z">
        <w:r>
          <w:delText>CO date o</w:delText>
        </w:r>
      </w:del>
      <w:ins w:id="9204" w:author="GoldenCorpusHarness" w:date="2026-03-28T21:57:55Z">
        <w:r>
          <w:t xml:space="preserve">ay 19, animals were euthanized and bladder was collected </w:t>
        </w:r>
      </w:ins>
      <w:r>
        <w:t>f</w:t>
      </w:r>
      <w:del w:id="9205" w:author="GoldenCorpusHarness" w:date="2026-03-28T21:57:55Z">
        <w:r>
          <w:delText xml:space="preserve"> 21-MAY-2024, no clinical safety data is a</w:delText>
        </w:r>
      </w:del>
      <w:ins w:id="9206" w:author="GoldenCorpusHarness" w:date="2026-03-28T21:57:55Z">
        <w:r>
          <w:t>or histomorphological e</w:t>
        </w:r>
      </w:ins>
      <w:r>
        <w:t>va</w:t>
      </w:r>
      <w:del w:id="9207" w:author="GoldenCorpusHarness" w:date="2026-03-28T21:57:55Z">
        <w:r>
          <w:delText>ilable for sac-TMT administered via I-VESIC route</w:delText>
        </w:r>
      </w:del>
      <w:ins w:id="9208" w:author="GoldenCorpusHarness" w:date="2026-03-28T21:57:55Z">
        <w:r>
          <w:t>luation</w:t>
        </w:r>
      </w:ins>
      <w:r>
        <w:t>.</w:t>
      </w:r>
    </w:p>
    <w:p ns2:paraId="63B44E70" ns2:textId="77777777" w:rsidR="007243AD" w:rsidRDefault="007243AD" w:rsidP="007243AD">
      <w:pPr>
        <w:pStyle w:val="Paragraph"/>
      </w:pPr>
      <w:ins w:id="9209" w:author="GoldenCorpusHarness" w:date="2026-03-28T21:57:55Z">
        <w:r>
          <w:t>All animals survived to scheduled termination. There were no test article-related clinical signs and no test article-related changes in body weight. In addition, there were no test article-related gross necropsy findings or histomorphological changes of the urinary bladder at any dose. Non-test article-related minimal perivascular lymphocytic infiltrates were present in the submucosa of the urinary bladder in 1 mouse in the control group, and 2 mice at 2 mg/dose, and are considered to be procedure-related.</w:t>
        </w:r>
      </w:ins>
    </w:p>
    <w:p ns2:paraId="17320DCF" ns2:textId="77777777" w:rsidR="007243AD" w:rsidRDefault="007243AD" w:rsidP="007243AD">
      <w:pPr>
        <w:pStyle w:val="Paragraph"/>
        <w:sectPr w:rsidR="007243AD" w:rsidSect="007243AD">
          <w:pgSz w:w="12240" w:h="15840"/>
          <w:pgMar w:top="1440" w:right="1440" w:bottom="1440" w:left="1800" w:header="720" w:footer="720" w:gutter="0"/>
          <w:cols w:space="720"/>
          <w:docGrid w:linePitch="326"/>
        </w:sectPr>
      </w:pPr>
      <w:ins w:id="9210" w:author="GoldenCorpusHarness" w:date="2026-03-28T21:57:55Z">
        <w:r>
          <w:t>In summary, upon twice weekly intravesical instillation of sac-TMT at 1 mg/dose or 2 mg/dose to female B-hTROP2 mice for 6 doses, all animals survived to scheduled termination and there were no test article-related clinical signs or changes in body weight. In addition, there were no test article-related histomorphological changes in the urinary bladder.</w:t>
        </w:r>
      </w:ins>
    </w:p>
    <w:p ns2:paraId="76487FFC" ns2:textId="77A6A027" w:rsidR="007243AD" w:rsidRDefault="007243AD" w:rsidP="007243AD">
      <w:pPr>
        <w:pStyle w:val="TableTitle"/>
      </w:pPr>
      <w:del w:id="9211" w:author="GoldenCorpusHarness" w:date="2026-03-28T21:57:55Z">
        <w:r>
          <w:delText>T</w:delText>
        </w:r>
      </w:del>
      <w:ins w:id="9212" w:author="GoldenCorpusHarness" w:date="2026-03-28T21:57:55Z">
        <w:r>
          <w:t>B</w:t>
        </w:r>
      </w:ins>
      <w:r>
        <w:t>a</w:t>
      </w:r>
      <w:del w:id="9213" w:author="GoldenCorpusHarness" w:date="2026-03-28T21:57:55Z">
        <w:r>
          <w:delText>b</w:delText>
        </w:r>
      </w:del>
      <w:ins w:id="9214" w:author="GoldenCorpusHarness" w:date="2026-03-28T21:57:55Z">
        <w:r>
          <w:t xml:space="preserve">sed on the </w:t>
        </w:r>
      </w:ins>
      <w:r>
        <w:t>l</w:t>
      </w:r>
      <w:del w:id="9215" w:author="GoldenCorpusHarness" w:date="2026-03-28T21:57:55Z">
        <w:r>
          <w:delText>e 14T</w:delText>
        </w:r>
      </w:del>
      <w:r>
        <w:t>a</w:t>
      </w:r>
      <w:del w:id="9216" w:author="GoldenCorpusHarness" w:date="2026-03-28T21:57:55Z">
        <w:r>
          <w:delText>ble</w:delText>
        </w:r>
      </w:del>
      <w:ins w:id="9217" w:author="GoldenCorpusHarness" w:date="2026-03-28T21:57:55Z">
        <w:r>
          <w:t>ck</w:t>
        </w:r>
      </w:ins>
      <w:r>
        <w:t xml:space="preserve"> of </w:t>
      </w:r>
      <w:del w:id="9218" w:author="GoldenCorpusHarness" w:date="2026-03-28T21:57:55Z">
        <w:r>
          <w:delText>O</w:delText>
        </w:r>
      </w:del>
      <w:ins w:id="9219" w:author="GoldenCorpusHarness" w:date="2026-03-28T21:57:55Z">
        <w:r>
          <w:t>fi</w:t>
        </w:r>
      </w:ins>
      <w:r>
        <w:t>n</w:t>
      </w:r>
      <w:del w:id="9220" w:author="GoldenCorpusHarness" w:date="2026-03-28T21:57:55Z">
        <w:r>
          <w:delText>go</w:delText>
        </w:r>
      </w:del>
      <w:ins w:id="9221" w:author="GoldenCorpusHarness" w:date="2026-03-28T21:57:55Z">
        <w:r>
          <w:t>d</w:t>
        </w:r>
      </w:ins>
      <w:r>
        <w:t>ing</w:t>
      </w:r>
      <w:ins w:id="9222" w:author="GoldenCorpusHarness" w:date="2026-03-28T21:57:55Z">
        <w:r>
          <w:t>s</w:t>
        </w:r>
      </w:ins>
      <w:r>
        <w:t xml:space="preserve"> </w:t>
      </w:r>
      <w:del w:id="9223" w:author="GoldenCorpusHarness" w:date="2026-03-28T21:57:55Z">
        <w:r>
          <w:delText>Cl</w:delText>
        </w:r>
      </w:del>
      <w:ins w:id="9224" w:author="GoldenCorpusHarness" w:date="2026-03-28T21:57:55Z">
        <w:r>
          <w:t>up to the h</w:t>
        </w:r>
      </w:ins>
      <w:r>
        <w:t>i</w:t>
      </w:r>
      <w:del w:id="9225" w:author="GoldenCorpusHarness" w:date="2026-03-28T21:57:55Z">
        <w:r>
          <w:delText>nic</w:delText>
        </w:r>
      </w:del>
      <w:ins w:id="9226" w:author="GoldenCorpusHarness" w:date="2026-03-28T21:57:55Z">
        <w:r>
          <w:t>ghest dose ev</w:t>
        </w:r>
      </w:ins>
      <w:r>
        <w:t>al</w:t>
      </w:r>
      <w:del w:id="9227" w:author="GoldenCorpusHarness" w:date="2026-03-28T21:57:55Z">
        <w:r>
          <w:delText xml:space="preserve"> St</w:delText>
        </w:r>
      </w:del>
      <w:r>
        <w:t>u</w:t>
      </w:r>
      <w:del w:id="9228" w:author="GoldenCorpusHarness" w:date="2026-03-28T21:57:55Z">
        <w:r>
          <w:delText>dies With D</w:delText>
        </w:r>
      </w:del>
      <w:r>
        <w:t>at</w:t>
      </w:r>
      <w:del w:id="9229" w:author="GoldenCorpusHarness" w:date="2026-03-28T21:57:55Z">
        <w:r>
          <w:delText>a Includ</w:delText>
        </w:r>
      </w:del>
      <w:r>
        <w:t xml:space="preserve">ed in </w:t>
      </w:r>
      <w:del w:id="9230" w:author="GoldenCorpusHarness" w:date="2026-03-28T21:57:55Z">
        <w:r>
          <w:delText>IB</w:delText>
        </w:r>
      </w:del>
      <w:ins w:id="9231" w:author="GoldenCorpusHarness" w:date="2026-03-28T21:57:55Z">
        <w:r>
          <w:t>the</w:t>
        </w:r>
      </w:ins>
      <w:r>
        <w:t xml:space="preserve"> </w:t>
      </w:r>
      <w:ins w:id="9232" w:author="GoldenCorpusHarness" w:date="2026-03-28T21:57:55Z">
        <w:r>
          <w:t>study (2 mg/dose), the NO</w:t>
        </w:r>
      </w:ins>
      <w:r>
        <w:t>E</w:t>
      </w:r>
      <w:ins w:id="9233" w:author="GoldenCorpusHarness" w:date="2026-03-28T21:57:55Z">
        <w:r>
          <w:t>L was ≥2 mg/</w:t>
        </w:r>
      </w:ins>
      <w:r>
        <w:t>d</w:t>
      </w:r>
      <w:ins w:id="9234" w:author="GoldenCorpusHarness" w:date="2026-03-28T21:57:55Z">
        <w:r>
          <w:t>ose</w:t>
        </w:r>
      </w:ins>
      <w:r>
        <w:t>.</w:t>
      </w:r>
      <w:del w:id="9235" w:author="GoldenCorpusHarness" w:date="2026-03-28T21:57:55Z">
        <w:r>
          <w:delText xml:space="preserve"> 06</w:delText>
        </w:r>
      </w:del>
    </w:p>
    <w:tbl>
      <w:tblPr>
        <w:tblStyle w:val="TableGrid"/>
        <w:tblW w:w="5000" w:type="pct"/>
        <w:tblLayout w:type="fixed"/>
        <w:tblLook w:val="04A0" w:firstRow="1" w:lastRow="0" w:firstColumn="1" w:lastColumn="0" w:noHBand="0" w:noVBand="1"/>
      </w:tblPr>
      <w:tblGrid>
        <w:gridCol w:w="2245"/>
        <w:gridCol w:w="2160"/>
        <w:gridCol w:w="1800"/>
        <w:gridCol w:w="2520"/>
        <w:gridCol w:w="1979"/>
        <w:gridCol w:w="2246"/>
      </w:tblGrid>
      <w:tr w:rsidR="00D7046C" w:rsidRPr="00C84052" ns2:paraId="7A599055" ns2:textId="77777777" w:rsidTr="00490D0F">
        <w:trPr>
          <w:cantSplit/>
          <w:tblHeader/>
        </w:trPr>
        <w:tc>
          <w:tcPr>
            <w:tcW w:w="867" w:type="pct"/>
            <w:vAlign w:val="bottom"/>
          </w:tcPr>
          <w:p ns2:paraId="522E207A" ns2:textId="1A195704" w:rsidR="009B182B" w:rsidRPr="00151955" w:rsidRDefault="009B182B" w:rsidP="00C84052">
            <w:pPr>
              <w:pStyle w:val="TableHead"/>
              <w:jc w:val="left"/>
              <w:rPr>
                <w:sz w:val="18"/>
                <w:szCs w:val="18"/>
              </w:rPr>
            </w:pPr>
            <w:r w:rsidRPr="00151955">
              <w:rPr>
                <w:color w:val="000000"/>
                <w:sz w:val="18"/>
                <w:szCs w:val="18"/>
              </w:rPr>
              <w:t>Study</w:t>
            </w:r>
            <w:r w:rsidR="00EF1051">
              <w:rPr>
                <w:color w:val="000000"/>
                <w:sz w:val="18"/>
                <w:szCs w:val="18"/>
              </w:rPr>
              <w:t xml:space="preserve"> ID</w:t>
            </w:r>
            <w:r w:rsidR="004958A1">
              <w:rPr>
                <w:color w:val="000000"/>
                <w:sz w:val="18"/>
                <w:szCs w:val="18"/>
              </w:rPr>
              <w:t xml:space="preserve"> /</w:t>
            </w:r>
            <w:r w:rsidR="0036672B" w:rsidRPr="00151955">
              <w:rPr>
                <w:bCs/>
                <w:color w:val="000000"/>
                <w:sz w:val="18"/>
                <w:szCs w:val="18"/>
              </w:rPr>
              <w:t xml:space="preserve"> </w:t>
            </w:r>
            <w:r w:rsidRPr="00151955">
              <w:rPr>
                <w:color w:val="000000"/>
                <w:sz w:val="18"/>
                <w:szCs w:val="18"/>
              </w:rPr>
              <w:t>NCT No</w:t>
            </w:r>
            <w:r w:rsidR="0036672B" w:rsidRPr="00151955">
              <w:rPr>
                <w:bCs/>
                <w:color w:val="000000"/>
                <w:sz w:val="18"/>
                <w:szCs w:val="18"/>
              </w:rPr>
              <w:t xml:space="preserve"> </w:t>
            </w:r>
            <w:r w:rsidRPr="00151955">
              <w:rPr>
                <w:bCs/>
                <w:color w:val="000000"/>
                <w:sz w:val="18"/>
                <w:szCs w:val="18"/>
              </w:rPr>
              <w:t>/</w:t>
            </w:r>
            <w:r w:rsidR="0036672B" w:rsidRPr="00151955">
              <w:rPr>
                <w:bCs/>
                <w:color w:val="000000"/>
                <w:sz w:val="18"/>
                <w:szCs w:val="18"/>
              </w:rPr>
              <w:t xml:space="preserve"> </w:t>
            </w:r>
            <w:r w:rsidRPr="00151955">
              <w:rPr>
                <w:color w:val="000000"/>
                <w:sz w:val="18"/>
                <w:szCs w:val="18"/>
              </w:rPr>
              <w:t>Sponsor / Study Location</w:t>
            </w:r>
          </w:p>
        </w:tc>
        <w:tc>
          <w:tcPr>
            <w:tcW w:w="834" w:type="pct"/>
            <w:vAlign w:val="bottom"/>
          </w:tcPr>
          <w:p ns2:paraId="4EA0D02C" ns2:textId="7387C811" w:rsidR="009B182B" w:rsidRPr="00151955" w:rsidRDefault="009B182B" w:rsidP="00C84052">
            <w:pPr>
              <w:pStyle w:val="TableHead"/>
              <w:jc w:val="left"/>
              <w:rPr>
                <w:sz w:val="18"/>
                <w:szCs w:val="18"/>
              </w:rPr>
            </w:pPr>
            <w:r w:rsidRPr="00151955">
              <w:rPr>
                <w:color w:val="000000"/>
                <w:sz w:val="18"/>
                <w:szCs w:val="18"/>
              </w:rPr>
              <w:t>Study Title</w:t>
            </w:r>
          </w:p>
        </w:tc>
        <w:tc>
          <w:tcPr>
            <w:tcW w:w="695" w:type="pct"/>
            <w:vAlign w:val="bottom"/>
          </w:tcPr>
          <w:p ns2:paraId="0A5EF863" ns2:textId="3B133953" w:rsidR="009B182B" w:rsidRPr="00151955" w:rsidRDefault="009B182B" w:rsidP="00C84052">
            <w:pPr>
              <w:pStyle w:val="TableHead"/>
              <w:jc w:val="left"/>
              <w:rPr>
                <w:sz w:val="18"/>
                <w:szCs w:val="18"/>
              </w:rPr>
            </w:pPr>
            <w:r w:rsidRPr="00151955">
              <w:rPr>
                <w:color w:val="000000"/>
                <w:sz w:val="18"/>
                <w:szCs w:val="18"/>
              </w:rPr>
              <w:t>Phase/ Study Design</w:t>
            </w:r>
          </w:p>
        </w:tc>
        <w:tc>
          <w:tcPr>
            <w:tcW w:w="973" w:type="pct"/>
            <w:vAlign w:val="bottom"/>
          </w:tcPr>
          <w:p ns2:paraId="786B9D9E" ns2:textId="6B8AF672" w:rsidR="009B182B" w:rsidRPr="00151955" w:rsidRDefault="009B182B" w:rsidP="00C84052">
            <w:pPr>
              <w:pStyle w:val="TableHead"/>
              <w:jc w:val="left"/>
              <w:rPr>
                <w:sz w:val="18"/>
                <w:szCs w:val="18"/>
              </w:rPr>
            </w:pPr>
            <w:r w:rsidRPr="00151955">
              <w:rPr>
                <w:color w:val="000000"/>
                <w:sz w:val="18"/>
                <w:szCs w:val="18"/>
              </w:rPr>
              <w:t>Dosing Regimen</w:t>
            </w:r>
          </w:p>
        </w:tc>
        <w:tc>
          <w:tcPr>
            <w:tcW w:w="764" w:type="pct"/>
            <w:vAlign w:val="bottom"/>
          </w:tcPr>
          <w:p ns2:paraId="538AA451" ns2:textId="4D1D76B0" w:rsidR="009B182B" w:rsidRPr="00151955" w:rsidRDefault="009B182B" w:rsidP="00C84052">
            <w:pPr>
              <w:pStyle w:val="TableHead"/>
              <w:jc w:val="left"/>
              <w:rPr>
                <w:sz w:val="18"/>
                <w:szCs w:val="18"/>
              </w:rPr>
            </w:pPr>
            <w:r w:rsidRPr="00151955">
              <w:rPr>
                <w:sz w:val="18"/>
                <w:szCs w:val="18"/>
              </w:rPr>
              <w:t>Study Population</w:t>
            </w:r>
          </w:p>
        </w:tc>
        <w:tc>
          <w:tcPr>
            <w:tcW w:w="867" w:type="pct"/>
            <w:vAlign w:val="bottom"/>
          </w:tcPr>
          <w:p ns2:paraId="08CEA340" ns2:textId="7E5F20C4" w:rsidR="009B182B" w:rsidRPr="00151955" w:rsidRDefault="009B182B" w:rsidP="00C84052">
            <w:pPr>
              <w:pStyle w:val="TableHead"/>
              <w:jc w:val="left"/>
              <w:rPr>
                <w:sz w:val="18"/>
                <w:szCs w:val="18"/>
              </w:rPr>
            </w:pPr>
            <w:r w:rsidRPr="00151955">
              <w:rPr>
                <w:sz w:val="18"/>
                <w:szCs w:val="18"/>
              </w:rPr>
              <w:t>Status of Study Participant Exposure</w:t>
            </w:r>
          </w:p>
        </w:tc>
      </w:tr>
      <w:tr w:rsidR="00C84052" w:rsidRPr="00C84052" ns2:paraId="48FC4C7A" ns2:textId="2D24918E" w:rsidTr="00C446EC">
        <w:trPr>
          <w:cantSplit/>
        </w:trPr>
        <w:tc>
          <w:tcPr>
            <w:tcW w:w="5000" w:type="pct"/>
            <w:gridSpan w:val="6"/>
            <w:vAlign w:val="bottom"/>
          </w:tcPr>
          <w:p ns2:paraId="4D582124" ns2:textId="6E8CDDC4" w:rsidR="00C84052" w:rsidRPr="00151955" w:rsidRDefault="00C84052" w:rsidP="00C84052">
            <w:pPr>
              <w:pStyle w:val="TableHead"/>
              <w:jc w:val="left"/>
              <w:rPr>
                <w:sz w:val="18"/>
                <w:szCs w:val="18"/>
              </w:rPr>
            </w:pPr>
            <w:r w:rsidRPr="00151955">
              <w:rPr>
                <w:color w:val="000000"/>
                <w:sz w:val="18"/>
                <w:szCs w:val="18"/>
              </w:rPr>
              <w:t>Monotherapy Studies</w:t>
            </w:r>
          </w:p>
        </w:tc>
      </w:tr>
      <w:tr w:rsidR="00D7046C" w:rsidRPr="00C84052" ns2:paraId="5AD07594" ns2:textId="77777777" w:rsidTr="00490D0F">
        <w:trPr>
          <w:cantSplit/>
        </w:trPr>
        <w:tc>
          <w:tcPr>
            <w:tcW w:w="867" w:type="pct"/>
          </w:tcPr>
          <w:p ns2:paraId="77C05D05" ns2:textId="514F5DEF" w:rsidR="00C84052" w:rsidRPr="009C6EA7" w:rsidRDefault="00C84052" w:rsidP="00C84052">
            <w:pPr>
              <w:pStyle w:val="TableHead"/>
              <w:jc w:val="left"/>
              <w:rPr>
                <w:b w:val="0"/>
                <w:color w:val="000000"/>
                <w:sz w:val="18"/>
                <w:szCs w:val="18"/>
              </w:rPr>
            </w:pPr>
            <w:r w:rsidRPr="00121811">
              <w:rPr>
                <w:b w:val="0"/>
                <w:color w:val="000000" w:themeColor="text1"/>
                <w:sz w:val="18"/>
                <w:szCs w:val="18"/>
              </w:rPr>
              <w:t>MK-28</w:t>
            </w:r>
            <w:r w:rsidRPr="00121811">
              <w:rPr>
                <w:b w:val="0"/>
                <w:color w:val="000000"/>
                <w:sz w:val="18"/>
                <w:szCs w:val="18"/>
              </w:rPr>
              <w:t>70-001 (KL264-01</w:t>
            </w:r>
            <w:r w:rsidRPr="00121811">
              <w:rPr>
                <w:b w:val="0"/>
                <w:bCs/>
                <w:color w:val="000000"/>
                <w:sz w:val="18"/>
                <w:szCs w:val="18"/>
              </w:rPr>
              <w:t>)</w:t>
            </w:r>
            <w:r w:rsidR="00123EC2">
              <w:rPr>
                <w:b w:val="0"/>
                <w:bCs/>
                <w:color w:val="000000"/>
                <w:sz w:val="18"/>
                <w:szCs w:val="18"/>
              </w:rPr>
              <w:t xml:space="preserve"> </w:t>
            </w:r>
            <w:r w:rsidR="00BB4F8A">
              <w:rPr>
                <w:b w:val="0"/>
                <w:bCs/>
                <w:color w:val="000000"/>
                <w:sz w:val="18"/>
                <w:szCs w:val="18"/>
              </w:rPr>
              <w:t>/</w:t>
            </w:r>
            <w:r w:rsidR="00846902" w:rsidRPr="00121811">
              <w:rPr>
                <w:b w:val="0"/>
                <w:bCs/>
                <w:color w:val="000000"/>
                <w:sz w:val="18"/>
                <w:szCs w:val="18"/>
              </w:rPr>
              <w:t xml:space="preserve"> </w:t>
            </w:r>
            <w:r w:rsidRPr="009C6EA7">
              <w:rPr>
                <w:b w:val="0"/>
                <w:color w:val="000000"/>
                <w:sz w:val="18"/>
                <w:szCs w:val="18"/>
              </w:rPr>
              <w:t>NCT04152499</w:t>
            </w:r>
            <w:r w:rsidR="0036672B" w:rsidRPr="00151955">
              <w:rPr>
                <w:b w:val="0"/>
                <w:bCs/>
                <w:color w:val="000000"/>
                <w:sz w:val="18"/>
                <w:szCs w:val="18"/>
              </w:rPr>
              <w:t xml:space="preserve"> </w:t>
            </w:r>
            <w:r w:rsidR="00846902" w:rsidRPr="00151955">
              <w:rPr>
                <w:b w:val="0"/>
                <w:bCs/>
                <w:color w:val="000000"/>
                <w:sz w:val="18"/>
                <w:szCs w:val="18"/>
              </w:rPr>
              <w:t>/</w:t>
            </w:r>
            <w:r w:rsidR="0036672B" w:rsidRPr="00151955">
              <w:rPr>
                <w:b w:val="0"/>
                <w:bCs/>
                <w:color w:val="000000"/>
                <w:sz w:val="18"/>
                <w:szCs w:val="18"/>
              </w:rPr>
              <w:t xml:space="preserve"> </w:t>
            </w:r>
            <w:r w:rsidRPr="009C6EA7">
              <w:rPr>
                <w:b w:val="0"/>
                <w:color w:val="000000"/>
                <w:sz w:val="18"/>
                <w:szCs w:val="18"/>
              </w:rPr>
              <w:t>Kelun-Biotech</w:t>
            </w:r>
            <w:r w:rsidRPr="00151955">
              <w:rPr>
                <w:b w:val="0"/>
                <w:color w:val="000000"/>
                <w:sz w:val="18"/>
                <w:szCs w:val="18"/>
              </w:rPr>
              <w:t>,</w:t>
            </w:r>
            <w:r w:rsidRPr="009C6EA7">
              <w:rPr>
                <w:b w:val="0"/>
                <w:color w:val="000000"/>
                <w:sz w:val="18"/>
                <w:szCs w:val="18"/>
              </w:rPr>
              <w:t xml:space="preserve"> Klus Pharma </w:t>
            </w:r>
            <w:r w:rsidR="003C706E" w:rsidRPr="00151955">
              <w:rPr>
                <w:color w:val="000000"/>
                <w:sz w:val="18"/>
                <w:szCs w:val="18"/>
              </w:rPr>
              <w:t>/</w:t>
            </w:r>
            <w:r w:rsidR="0036672B" w:rsidRPr="00151955">
              <w:rPr>
                <w:b w:val="0"/>
                <w:bCs/>
                <w:color w:val="000000"/>
                <w:sz w:val="18"/>
                <w:szCs w:val="18"/>
              </w:rPr>
              <w:t xml:space="preserve"> </w:t>
            </w:r>
            <w:r w:rsidRPr="009C6EA7">
              <w:rPr>
                <w:b w:val="0"/>
                <w:color w:val="000000"/>
                <w:sz w:val="18"/>
                <w:szCs w:val="18"/>
              </w:rPr>
              <w:t>Global</w:t>
            </w:r>
          </w:p>
        </w:tc>
        <w:tc>
          <w:tcPr>
            <w:tcW w:w="834" w:type="pct"/>
          </w:tcPr>
          <w:p ns2:paraId="29BD7623" ns2:textId="21EDFE1B" w:rsidR="00C84052" w:rsidRPr="00151955" w:rsidRDefault="00C84052" w:rsidP="00C84052">
            <w:pPr>
              <w:pStyle w:val="TableHead"/>
              <w:jc w:val="left"/>
              <w:rPr>
                <w:b w:val="0"/>
                <w:color w:val="000000"/>
                <w:sz w:val="18"/>
                <w:szCs w:val="18"/>
              </w:rPr>
            </w:pPr>
            <w:r w:rsidRPr="00151955">
              <w:rPr>
                <w:b w:val="0"/>
                <w:color w:val="000000"/>
                <w:sz w:val="18"/>
                <w:szCs w:val="18"/>
              </w:rPr>
              <w:t>A Phase I-II, First-in-Human Study of sac-TMT in Patients with Locally Advanced Unresectable /Metastatic Solid Tumors Who are Refractory to Available Standard Therapies</w:t>
            </w:r>
          </w:p>
        </w:tc>
        <w:tc>
          <w:tcPr>
            <w:tcW w:w="695" w:type="pct"/>
          </w:tcPr>
          <w:p ns2:paraId="423A1385" ns2:textId="74254704" w:rsidR="00C84052" w:rsidRPr="00151955" w:rsidRDefault="00C84052" w:rsidP="00C84052">
            <w:pPr>
              <w:widowControl w:val="0"/>
              <w:spacing w:after="60"/>
              <w:rPr>
                <w:color w:val="000000"/>
                <w:sz w:val="18"/>
                <w:szCs w:val="18"/>
              </w:rPr>
            </w:pPr>
            <w:r w:rsidRPr="00151955">
              <w:rPr>
                <w:color w:val="000000"/>
                <w:sz w:val="18"/>
                <w:szCs w:val="18"/>
              </w:rPr>
              <w:t>Phase </w:t>
            </w:r>
            <w:r w:rsidR="00846902" w:rsidRPr="00151955">
              <w:rPr>
                <w:color w:val="000000"/>
                <w:sz w:val="18"/>
                <w:szCs w:val="18"/>
              </w:rPr>
              <w:t>1/2</w:t>
            </w:r>
            <w:r w:rsidRPr="00151955">
              <w:rPr>
                <w:color w:val="000000"/>
                <w:sz w:val="18"/>
                <w:szCs w:val="18"/>
              </w:rPr>
              <w:t>, Open-label, FIH, dose escalation and cohort expansion</w:t>
            </w:r>
          </w:p>
          <w:p ns2:paraId="6469F727" ns2:textId="77777777" w:rsidR="00C84052" w:rsidRPr="00151955" w:rsidRDefault="00C84052" w:rsidP="00C84052">
            <w:pPr>
              <w:pStyle w:val="TableHead"/>
              <w:jc w:val="left"/>
              <w:rPr>
                <w:b w:val="0"/>
                <w:color w:val="000000"/>
                <w:sz w:val="18"/>
                <w:szCs w:val="18"/>
              </w:rPr>
            </w:pPr>
          </w:p>
        </w:tc>
        <w:tc>
          <w:tcPr>
            <w:tcW w:w="973" w:type="pct"/>
          </w:tcPr>
          <w:p ns2:paraId="490BBA9F" ns2:textId="77777777" w:rsidR="00C84052" w:rsidRPr="00151955" w:rsidRDefault="00C84052" w:rsidP="00C84052">
            <w:pPr>
              <w:widowControl w:val="0"/>
              <w:autoSpaceDE w:val="0"/>
              <w:autoSpaceDN w:val="0"/>
              <w:adjustRightInd w:val="0"/>
              <w:spacing w:after="60"/>
              <w:rPr>
                <w:color w:val="000000"/>
                <w:sz w:val="18"/>
                <w:szCs w:val="18"/>
              </w:rPr>
            </w:pPr>
            <w:r w:rsidRPr="00151955">
              <w:rPr>
                <w:color w:val="000000"/>
                <w:sz w:val="18"/>
                <w:szCs w:val="18"/>
              </w:rPr>
              <w:t>Phase 1 dose escalation:2, 4, 5, 5.5, 6 mg/kg, q2w</w:t>
            </w:r>
          </w:p>
          <w:p ns2:paraId="503B7639" ns2:textId="62032F6A" w:rsidR="00C84052" w:rsidRPr="00151955" w:rsidRDefault="00C84052" w:rsidP="00C84052">
            <w:pPr>
              <w:pStyle w:val="TableHead"/>
              <w:jc w:val="left"/>
              <w:rPr>
                <w:b w:val="0"/>
                <w:color w:val="000000"/>
                <w:sz w:val="18"/>
                <w:szCs w:val="18"/>
              </w:rPr>
            </w:pPr>
            <w:r w:rsidRPr="00151955">
              <w:rPr>
                <w:b w:val="0"/>
                <w:color w:val="000000"/>
                <w:sz w:val="18"/>
                <w:szCs w:val="18"/>
              </w:rPr>
              <w:t>Phase 2 expansion: 4 mg/kg q2w, 5 mg/kg q2w</w:t>
            </w:r>
          </w:p>
        </w:tc>
        <w:tc>
          <w:tcPr>
            <w:tcW w:w="764" w:type="pct"/>
          </w:tcPr>
          <w:p ns2:paraId="1433477F" ns2:textId="2F3EE48E" w:rsidR="00C84052" w:rsidRPr="00151955" w:rsidRDefault="00C84052" w:rsidP="00C84052">
            <w:pPr>
              <w:pStyle w:val="TableHead"/>
              <w:jc w:val="left"/>
              <w:rPr>
                <w:b w:val="0"/>
                <w:sz w:val="18"/>
                <w:szCs w:val="18"/>
              </w:rPr>
            </w:pPr>
            <w:r w:rsidRPr="00151955">
              <w:rPr>
                <w:b w:val="0"/>
                <w:color w:val="000000"/>
                <w:sz w:val="18"/>
                <w:szCs w:val="18"/>
              </w:rPr>
              <w:t>Participants aged 18-75 years with locally advanced or metastatic unresectable solid tumor that is refractory to all standard therapies</w:t>
            </w:r>
          </w:p>
        </w:tc>
        <w:tc>
          <w:tcPr>
            <w:tcW w:w="867" w:type="pct"/>
          </w:tcPr>
          <w:p ns2:paraId="1AD2D668" ns2:textId="12E5807C" w:rsidR="00C84052" w:rsidRPr="00151955" w:rsidRDefault="00C84052" w:rsidP="00C84052">
            <w:pPr>
              <w:widowControl w:val="0"/>
              <w:spacing w:after="60"/>
              <w:rPr>
                <w:color w:val="000000"/>
                <w:sz w:val="18"/>
                <w:szCs w:val="18"/>
              </w:rPr>
            </w:pPr>
            <w:r w:rsidRPr="00151955">
              <w:rPr>
                <w:color w:val="000000"/>
                <w:sz w:val="18"/>
                <w:szCs w:val="18"/>
              </w:rPr>
              <w:t xml:space="preserve">At the time of data cutoff (21-MAY-2024): </w:t>
            </w:r>
            <w:r w:rsidR="00FC49D8">
              <w:rPr>
                <w:color w:val="000000"/>
                <w:sz w:val="18"/>
                <w:szCs w:val="18"/>
              </w:rPr>
              <w:t xml:space="preserve">Total </w:t>
            </w:r>
            <w:r w:rsidR="00FC49D8" w:rsidRPr="00062212">
              <w:rPr>
                <w:color w:val="000000"/>
                <w:sz w:val="18"/>
                <w:szCs w:val="18"/>
              </w:rPr>
              <w:t>986</w:t>
            </w:r>
            <w:r w:rsidR="00FC49D8">
              <w:rPr>
                <w:color w:val="000000"/>
                <w:sz w:val="18"/>
                <w:szCs w:val="18"/>
              </w:rPr>
              <w:t xml:space="preserve"> dosed</w:t>
            </w:r>
          </w:p>
          <w:p ns2:paraId="25781DD0" ns2:textId="20E7BCC8" w:rsidR="00C84052" w:rsidRPr="00151955" w:rsidRDefault="00C84052" w:rsidP="00C84052">
            <w:pPr>
              <w:widowControl w:val="0"/>
              <w:spacing w:after="60"/>
              <w:rPr>
                <w:color w:val="000000"/>
                <w:sz w:val="18"/>
                <w:szCs w:val="18"/>
              </w:rPr>
            </w:pPr>
            <w:r w:rsidRPr="00151955">
              <w:rPr>
                <w:color w:val="000000"/>
                <w:sz w:val="18"/>
                <w:szCs w:val="18"/>
              </w:rPr>
              <w:t xml:space="preserve">Phase 1: 30 </w:t>
            </w:r>
            <w:r w:rsidR="0001147C">
              <w:rPr>
                <w:color w:val="000000"/>
                <w:sz w:val="18"/>
                <w:szCs w:val="18"/>
              </w:rPr>
              <w:t>dosed</w:t>
            </w:r>
          </w:p>
          <w:p ns2:paraId="4D3555D9" ns2:textId="7C5EAB8A" w:rsidR="001A34AC" w:rsidRDefault="00C84052" w:rsidP="00C84052">
            <w:pPr>
              <w:pStyle w:val="TableHead"/>
              <w:jc w:val="left"/>
              <w:rPr>
                <w:b w:val="0"/>
                <w:color w:val="000000"/>
                <w:sz w:val="18"/>
                <w:szCs w:val="18"/>
              </w:rPr>
            </w:pPr>
            <w:r w:rsidRPr="00151955">
              <w:rPr>
                <w:b w:val="0"/>
                <w:color w:val="000000"/>
                <w:sz w:val="18"/>
                <w:szCs w:val="18"/>
              </w:rPr>
              <w:t xml:space="preserve">Phase 2: </w:t>
            </w:r>
            <w:r w:rsidR="00747A22" w:rsidRPr="00062212">
              <w:rPr>
                <w:b w:val="0"/>
                <w:color w:val="000000"/>
                <w:sz w:val="18"/>
                <w:szCs w:val="18"/>
              </w:rPr>
              <w:t>956</w:t>
            </w:r>
            <w:r w:rsidR="00490D0F">
              <w:rPr>
                <w:b w:val="0"/>
                <w:color w:val="000000"/>
                <w:sz w:val="18"/>
                <w:szCs w:val="18"/>
              </w:rPr>
              <w:t xml:space="preserve"> </w:t>
            </w:r>
            <w:r w:rsidR="00611573">
              <w:rPr>
                <w:b w:val="0"/>
                <w:color w:val="000000"/>
                <w:sz w:val="18"/>
                <w:szCs w:val="18"/>
              </w:rPr>
              <w:t>dosed</w:t>
            </w:r>
          </w:p>
          <w:p ns2:paraId="0E4A7E00" ns2:textId="56D88374" w:rsidR="00C84052" w:rsidRPr="00151955" w:rsidRDefault="00C84052" w:rsidP="00E607CD">
            <w:pPr>
              <w:pStyle w:val="TableHead"/>
              <w:jc w:val="left"/>
              <w:rPr>
                <w:b w:val="0"/>
                <w:sz w:val="18"/>
                <w:szCs w:val="18"/>
              </w:rPr>
            </w:pPr>
          </w:p>
        </w:tc>
      </w:tr>
      <w:tr w:rsidR="00D7046C" w:rsidRPr="009C6EA7" ns2:paraId="1DFBAE10" ns2:textId="77777777" w:rsidTr="00490D0F">
        <w:trPr>
          <w:cantSplit/>
        </w:trPr>
        <w:tc>
          <w:tcPr>
            <w:tcW w:w="867" w:type="pct"/>
          </w:tcPr>
          <w:p ns2:paraId="09AE14A2" ns2:textId="77777777" w:rsidR="009C6EA7" w:rsidRPr="00BD7519" w:rsidRDefault="009C6EA7" w:rsidP="009C6EA7">
            <w:pPr>
              <w:widowControl w:val="0"/>
              <w:spacing w:after="60"/>
              <w:rPr>
                <w:color w:val="000000"/>
                <w:sz w:val="18"/>
                <w:szCs w:val="18"/>
              </w:rPr>
            </w:pPr>
            <w:r w:rsidRPr="00BD7519">
              <w:rPr>
                <w:color w:val="000000"/>
                <w:sz w:val="18"/>
                <w:szCs w:val="18"/>
              </w:rPr>
              <w:t xml:space="preserve">MK‑2870-014 (SKB264-III-03) </w:t>
            </w:r>
          </w:p>
          <w:p ns2:paraId="52EF9B5E" ns2:textId="14C0314A" w:rsidR="009C6EA7" w:rsidRPr="00BD7519" w:rsidRDefault="009C6EA7" w:rsidP="009C6EA7">
            <w:pPr>
              <w:pStyle w:val="TableHead"/>
              <w:jc w:val="left"/>
              <w:rPr>
                <w:b w:val="0"/>
                <w:color w:val="000000"/>
                <w:sz w:val="18"/>
                <w:szCs w:val="18"/>
              </w:rPr>
            </w:pPr>
            <w:r w:rsidRPr="00151955">
              <w:rPr>
                <w:b w:val="0"/>
                <w:sz w:val="18"/>
                <w:szCs w:val="18"/>
              </w:rPr>
              <w:t xml:space="preserve">Kelun-Biotech </w:t>
            </w:r>
            <w:r w:rsidR="0036672B" w:rsidRPr="00151955">
              <w:rPr>
                <w:b w:val="0"/>
                <w:bCs/>
                <w:sz w:val="18"/>
                <w:szCs w:val="18"/>
              </w:rPr>
              <w:t xml:space="preserve">/ </w:t>
            </w:r>
            <w:r>
              <w:rPr>
                <w:b w:val="0"/>
                <w:color w:val="000000"/>
                <w:sz w:val="18"/>
                <w:szCs w:val="18"/>
              </w:rPr>
              <w:t>China</w:t>
            </w:r>
          </w:p>
        </w:tc>
        <w:tc>
          <w:tcPr>
            <w:tcW w:w="834" w:type="pct"/>
          </w:tcPr>
          <w:p ns2:paraId="4D284654" ns2:textId="1EC41DDB" w:rsidR="009C6EA7" w:rsidRPr="00151955" w:rsidRDefault="009C6EA7" w:rsidP="009C6EA7">
            <w:pPr>
              <w:pStyle w:val="TableHead"/>
              <w:jc w:val="left"/>
              <w:rPr>
                <w:b w:val="0"/>
                <w:color w:val="000000"/>
                <w:sz w:val="18"/>
                <w:szCs w:val="18"/>
              </w:rPr>
            </w:pPr>
            <w:r w:rsidRPr="00151955">
              <w:rPr>
                <w:b w:val="0"/>
                <w:sz w:val="18"/>
                <w:szCs w:val="18"/>
              </w:rPr>
              <w:t xml:space="preserve">Study of sac-TMT </w:t>
            </w:r>
            <w:r w:rsidR="00BC0EC0" w:rsidRPr="00BC0EC0">
              <w:rPr>
                <w:b w:val="0"/>
                <w:bCs/>
                <w:sz w:val="18"/>
                <w:szCs w:val="18"/>
              </w:rPr>
              <w:t>for injection vs investigator’s selected regimens in patients with unresectable locally advanced, recurrent or metastatic triple-negative breast cancer who have failed second-line or above prior standard of care</w:t>
            </w:r>
          </w:p>
        </w:tc>
        <w:tc>
          <w:tcPr>
            <w:tcW w:w="695" w:type="pct"/>
          </w:tcPr>
          <w:p ns2:paraId="1D1EF4E9" ns2:textId="537748BC" w:rsidR="009C6EA7" w:rsidRPr="00151955" w:rsidRDefault="009C6EA7" w:rsidP="009C6EA7">
            <w:pPr>
              <w:pStyle w:val="TableHead"/>
              <w:jc w:val="left"/>
              <w:rPr>
                <w:b w:val="0"/>
                <w:color w:val="000000"/>
                <w:sz w:val="18"/>
                <w:szCs w:val="18"/>
              </w:rPr>
            </w:pPr>
            <w:r w:rsidRPr="00151955">
              <w:rPr>
                <w:b w:val="0"/>
                <w:sz w:val="18"/>
                <w:szCs w:val="18"/>
              </w:rPr>
              <w:t xml:space="preserve">Phase 3, randomized (1:1), controlled, open-label, multicenter study </w:t>
            </w:r>
          </w:p>
        </w:tc>
        <w:tc>
          <w:tcPr>
            <w:tcW w:w="973" w:type="pct"/>
          </w:tcPr>
          <w:p ns2:paraId="222E38C7" ns2:textId="77777777" w:rsidR="009C6EA7" w:rsidRPr="00151955" w:rsidRDefault="009C6EA7" w:rsidP="009C6EA7">
            <w:pPr>
              <w:widowControl w:val="0"/>
              <w:spacing w:after="60"/>
              <w:rPr>
                <w:color w:val="000000"/>
                <w:sz w:val="18"/>
                <w:szCs w:val="18"/>
              </w:rPr>
            </w:pPr>
            <w:r w:rsidRPr="00151955">
              <w:rPr>
                <w:color w:val="000000"/>
                <w:sz w:val="18"/>
                <w:szCs w:val="18"/>
              </w:rPr>
              <w:t>Test group: sac-TMT 5 mg/kg q2w</w:t>
            </w:r>
          </w:p>
          <w:p ns2:paraId="47A653CE" ns2:textId="6244F405" w:rsidR="009C6EA7" w:rsidRPr="00151955" w:rsidRDefault="009C6EA7" w:rsidP="009C6EA7">
            <w:pPr>
              <w:pStyle w:val="TableHead"/>
              <w:jc w:val="left"/>
              <w:rPr>
                <w:b w:val="0"/>
                <w:color w:val="000000"/>
                <w:sz w:val="18"/>
                <w:szCs w:val="18"/>
              </w:rPr>
            </w:pPr>
            <w:r w:rsidRPr="00151955">
              <w:rPr>
                <w:b w:val="0"/>
                <w:color w:val="000000"/>
                <w:sz w:val="18"/>
                <w:szCs w:val="18"/>
              </w:rPr>
              <w:t>Control group: chemotherapy of investigator’s choice</w:t>
            </w:r>
          </w:p>
        </w:tc>
        <w:tc>
          <w:tcPr>
            <w:tcW w:w="764" w:type="pct"/>
          </w:tcPr>
          <w:p ns2:paraId="52E9D269" ns2:textId="0A5259D5" w:rsidR="009C6EA7" w:rsidRPr="00151955" w:rsidRDefault="009C6EA7" w:rsidP="009C6EA7">
            <w:pPr>
              <w:pStyle w:val="TableHead"/>
              <w:jc w:val="left"/>
              <w:rPr>
                <w:b w:val="0"/>
                <w:sz w:val="18"/>
                <w:szCs w:val="18"/>
              </w:rPr>
            </w:pPr>
            <w:r w:rsidRPr="00151955">
              <w:rPr>
                <w:b w:val="0"/>
                <w:color w:val="000000"/>
                <w:sz w:val="18"/>
                <w:szCs w:val="18"/>
              </w:rPr>
              <w:t>Participants aged 18-75 years with unresectable locally advanced, recurrent, or metastatic TNBC who have received two or more prior lines of standard therapy</w:t>
            </w:r>
          </w:p>
        </w:tc>
        <w:tc>
          <w:tcPr>
            <w:tcW w:w="867" w:type="pct"/>
          </w:tcPr>
          <w:p ns2:paraId="144CF714" ns2:textId="77777777" w:rsidR="009C6EA7" w:rsidRPr="00151955" w:rsidRDefault="009C6EA7" w:rsidP="009C6EA7">
            <w:pPr>
              <w:widowControl w:val="0"/>
              <w:spacing w:after="60"/>
              <w:rPr>
                <w:color w:val="000000"/>
                <w:sz w:val="18"/>
                <w:szCs w:val="18"/>
              </w:rPr>
            </w:pPr>
            <w:r w:rsidRPr="00151955">
              <w:rPr>
                <w:color w:val="000000"/>
                <w:sz w:val="18"/>
                <w:szCs w:val="18"/>
              </w:rPr>
              <w:t xml:space="preserve">Enrollment completed as of 26-APR-2023: </w:t>
            </w:r>
          </w:p>
          <w:p ns2:paraId="67AF84AB" ns2:textId="77777777" w:rsidR="009C6EA7" w:rsidRPr="00151955" w:rsidRDefault="009C6EA7" w:rsidP="009C6EA7">
            <w:pPr>
              <w:widowControl w:val="0"/>
              <w:spacing w:after="60"/>
              <w:rPr>
                <w:color w:val="000000"/>
                <w:sz w:val="18"/>
                <w:szCs w:val="18"/>
              </w:rPr>
            </w:pPr>
            <w:r w:rsidRPr="00151955">
              <w:rPr>
                <w:color w:val="000000"/>
                <w:sz w:val="18"/>
                <w:szCs w:val="18"/>
              </w:rPr>
              <w:t xml:space="preserve">Sac-TMT group: </w:t>
            </w:r>
            <w:r w:rsidRPr="00062212">
              <w:rPr>
                <w:color w:val="000000"/>
                <w:sz w:val="18"/>
                <w:szCs w:val="18"/>
              </w:rPr>
              <w:t>130</w:t>
            </w:r>
            <w:r w:rsidRPr="00151955">
              <w:rPr>
                <w:color w:val="000000"/>
                <w:sz w:val="18"/>
                <w:szCs w:val="18"/>
              </w:rPr>
              <w:t xml:space="preserve"> dosed</w:t>
            </w:r>
          </w:p>
          <w:p ns2:paraId="6F39F868" ns2:textId="53817C1F" w:rsidR="009C6EA7" w:rsidRPr="00151955" w:rsidRDefault="009C6EA7" w:rsidP="009C6EA7">
            <w:pPr>
              <w:pStyle w:val="TableHead"/>
              <w:jc w:val="left"/>
              <w:rPr>
                <w:b w:val="0"/>
                <w:sz w:val="18"/>
                <w:szCs w:val="18"/>
              </w:rPr>
            </w:pPr>
            <w:r w:rsidRPr="00151955">
              <w:rPr>
                <w:b w:val="0"/>
                <w:color w:val="000000"/>
                <w:sz w:val="18"/>
                <w:szCs w:val="18"/>
              </w:rPr>
              <w:t>Chemotherapy control group: 132 dosed</w:t>
            </w:r>
          </w:p>
        </w:tc>
      </w:tr>
      <w:tr w:rsidR="00D7046C" w:rsidRPr="009C6EA7" ns2:paraId="7F44B0AD" ns2:textId="77777777" w:rsidTr="00490D0F">
        <w:trPr>
          <w:cantSplit/>
        </w:trPr>
        <w:tc>
          <w:tcPr>
            <w:tcW w:w="867" w:type="pct"/>
          </w:tcPr>
          <w:p ns2:paraId="05C01C43" ns2:textId="2106BF11" w:rsidR="009C6EA7" w:rsidRPr="00BD7519" w:rsidRDefault="009C6EA7" w:rsidP="009C6EA7">
            <w:pPr>
              <w:pStyle w:val="TableHead"/>
              <w:jc w:val="left"/>
              <w:rPr>
                <w:b w:val="0"/>
                <w:color w:val="000000"/>
                <w:sz w:val="18"/>
                <w:szCs w:val="18"/>
              </w:rPr>
            </w:pPr>
            <w:r w:rsidRPr="00121811">
              <w:rPr>
                <w:b w:val="0"/>
                <w:color w:val="000000"/>
                <w:sz w:val="18"/>
                <w:szCs w:val="18"/>
              </w:rPr>
              <w:t>MK‑2870-017 (SKB264-II-08</w:t>
            </w:r>
            <w:r w:rsidRPr="00121811">
              <w:rPr>
                <w:b w:val="0"/>
                <w:bCs/>
                <w:color w:val="000000"/>
                <w:sz w:val="18"/>
                <w:szCs w:val="18"/>
              </w:rPr>
              <w:t>)</w:t>
            </w:r>
            <w:r w:rsidR="00CD61EE">
              <w:rPr>
                <w:b w:val="0"/>
                <w:bCs/>
                <w:color w:val="000000"/>
                <w:sz w:val="18"/>
                <w:szCs w:val="18"/>
              </w:rPr>
              <w:t xml:space="preserve"> /</w:t>
            </w:r>
            <w:r w:rsidR="0036672B" w:rsidRPr="00151955">
              <w:rPr>
                <w:b w:val="0"/>
                <w:color w:val="000000"/>
                <w:sz w:val="18"/>
                <w:szCs w:val="18"/>
              </w:rPr>
              <w:t xml:space="preserve"> </w:t>
            </w:r>
            <w:r w:rsidRPr="00121811">
              <w:rPr>
                <w:b w:val="0"/>
                <w:color w:val="000000"/>
                <w:sz w:val="18"/>
                <w:szCs w:val="18"/>
              </w:rPr>
              <w:t>NCT05631262</w:t>
            </w:r>
            <w:r w:rsidR="0036672B" w:rsidRPr="00121811">
              <w:rPr>
                <w:b w:val="0"/>
                <w:bCs/>
                <w:color w:val="000000"/>
                <w:sz w:val="18"/>
                <w:szCs w:val="18"/>
              </w:rPr>
              <w:t xml:space="preserve"> / </w:t>
            </w:r>
            <w:r w:rsidRPr="00BD7519">
              <w:rPr>
                <w:b w:val="0"/>
                <w:sz w:val="18"/>
                <w:szCs w:val="18"/>
              </w:rPr>
              <w:t>Kelun-Biotech</w:t>
            </w:r>
            <w:r w:rsidR="0036672B" w:rsidRPr="00151955">
              <w:rPr>
                <w:b w:val="0"/>
                <w:sz w:val="18"/>
                <w:szCs w:val="18"/>
              </w:rPr>
              <w:t xml:space="preserve"> /</w:t>
            </w:r>
            <w:r w:rsidRPr="00BD7519">
              <w:rPr>
                <w:b w:val="0"/>
                <w:sz w:val="18"/>
                <w:szCs w:val="18"/>
              </w:rPr>
              <w:t xml:space="preserve"> China</w:t>
            </w:r>
          </w:p>
        </w:tc>
        <w:tc>
          <w:tcPr>
            <w:tcW w:w="834" w:type="pct"/>
          </w:tcPr>
          <w:p ns2:paraId="3608DCDB" ns2:textId="48B1AA07" w:rsidR="009C6EA7" w:rsidRPr="00151955" w:rsidRDefault="009C6EA7" w:rsidP="009C6EA7">
            <w:pPr>
              <w:pStyle w:val="TableHead"/>
              <w:jc w:val="left"/>
              <w:rPr>
                <w:b w:val="0"/>
                <w:color w:val="000000"/>
                <w:sz w:val="18"/>
                <w:szCs w:val="18"/>
              </w:rPr>
            </w:pPr>
            <w:r w:rsidRPr="00151955">
              <w:rPr>
                <w:b w:val="0"/>
                <w:sz w:val="18"/>
                <w:szCs w:val="18"/>
              </w:rPr>
              <w:t xml:space="preserve">Study to </w:t>
            </w:r>
            <w:r w:rsidR="002B6252">
              <w:rPr>
                <w:b w:val="0"/>
                <w:sz w:val="18"/>
                <w:szCs w:val="18"/>
              </w:rPr>
              <w:t>e</w:t>
            </w:r>
            <w:r w:rsidR="002B6252" w:rsidRPr="00151955">
              <w:rPr>
                <w:b w:val="0"/>
                <w:sz w:val="18"/>
                <w:szCs w:val="18"/>
              </w:rPr>
              <w:t xml:space="preserve">valuate </w:t>
            </w:r>
            <w:r w:rsidRPr="00151955">
              <w:rPr>
                <w:b w:val="0"/>
                <w:sz w:val="18"/>
                <w:szCs w:val="18"/>
              </w:rPr>
              <w:t xml:space="preserve">the </w:t>
            </w:r>
            <w:r w:rsidR="002B6252">
              <w:rPr>
                <w:b w:val="0"/>
                <w:sz w:val="18"/>
                <w:szCs w:val="18"/>
              </w:rPr>
              <w:t>e</w:t>
            </w:r>
            <w:r w:rsidR="002B6252" w:rsidRPr="00151955">
              <w:rPr>
                <w:b w:val="0"/>
                <w:sz w:val="18"/>
                <w:szCs w:val="18"/>
              </w:rPr>
              <w:t xml:space="preserve">fficacy </w:t>
            </w:r>
            <w:r w:rsidRPr="00151955">
              <w:rPr>
                <w:b w:val="0"/>
                <w:sz w:val="18"/>
                <w:szCs w:val="18"/>
              </w:rPr>
              <w:t xml:space="preserve">and </w:t>
            </w:r>
            <w:r w:rsidR="002B6252">
              <w:rPr>
                <w:b w:val="0"/>
                <w:sz w:val="18"/>
                <w:szCs w:val="18"/>
              </w:rPr>
              <w:t>s</w:t>
            </w:r>
            <w:r w:rsidR="002B6252" w:rsidRPr="00151955">
              <w:rPr>
                <w:b w:val="0"/>
                <w:sz w:val="18"/>
                <w:szCs w:val="18"/>
              </w:rPr>
              <w:t xml:space="preserve">afety </w:t>
            </w:r>
            <w:r w:rsidRPr="00151955">
              <w:rPr>
                <w:b w:val="0"/>
                <w:sz w:val="18"/>
                <w:szCs w:val="18"/>
              </w:rPr>
              <w:t xml:space="preserve">of sac-TMT </w:t>
            </w:r>
            <w:r w:rsidR="002B6252">
              <w:rPr>
                <w:b w:val="0"/>
                <w:sz w:val="18"/>
                <w:szCs w:val="18"/>
              </w:rPr>
              <w:t>m</w:t>
            </w:r>
            <w:r w:rsidR="002B6252" w:rsidRPr="00151955">
              <w:rPr>
                <w:b w:val="0"/>
                <w:sz w:val="18"/>
                <w:szCs w:val="18"/>
              </w:rPr>
              <w:t xml:space="preserve">onotherapy </w:t>
            </w:r>
            <w:r w:rsidRPr="00151955">
              <w:rPr>
                <w:b w:val="0"/>
                <w:sz w:val="18"/>
                <w:szCs w:val="18"/>
              </w:rPr>
              <w:t xml:space="preserve">in </w:t>
            </w:r>
            <w:r w:rsidR="002B6252">
              <w:rPr>
                <w:b w:val="0"/>
                <w:sz w:val="18"/>
                <w:szCs w:val="18"/>
              </w:rPr>
              <w:t>s</w:t>
            </w:r>
            <w:r w:rsidR="002B6252" w:rsidRPr="00151955">
              <w:rPr>
                <w:b w:val="0"/>
                <w:sz w:val="18"/>
                <w:szCs w:val="18"/>
              </w:rPr>
              <w:t xml:space="preserve">elected </w:t>
            </w:r>
            <w:r w:rsidR="002B6252">
              <w:rPr>
                <w:b w:val="0"/>
                <w:sz w:val="18"/>
                <w:szCs w:val="18"/>
              </w:rPr>
              <w:t>s</w:t>
            </w:r>
            <w:r w:rsidR="002B6252" w:rsidRPr="00151955">
              <w:rPr>
                <w:b w:val="0"/>
                <w:sz w:val="18"/>
                <w:szCs w:val="18"/>
              </w:rPr>
              <w:t xml:space="preserve">ubjects </w:t>
            </w:r>
            <w:r w:rsidRPr="00151955">
              <w:rPr>
                <w:b w:val="0"/>
                <w:sz w:val="18"/>
                <w:szCs w:val="18"/>
              </w:rPr>
              <w:t xml:space="preserve">with </w:t>
            </w:r>
            <w:r w:rsidR="002B6252">
              <w:rPr>
                <w:b w:val="0"/>
                <w:sz w:val="18"/>
                <w:szCs w:val="18"/>
              </w:rPr>
              <w:t>a</w:t>
            </w:r>
            <w:r w:rsidR="002B6252" w:rsidRPr="00151955">
              <w:rPr>
                <w:b w:val="0"/>
                <w:sz w:val="18"/>
                <w:szCs w:val="18"/>
              </w:rPr>
              <w:t xml:space="preserve">dvanced </w:t>
            </w:r>
            <w:r w:rsidR="002B6252">
              <w:rPr>
                <w:b w:val="0"/>
                <w:sz w:val="18"/>
                <w:szCs w:val="18"/>
              </w:rPr>
              <w:t>s</w:t>
            </w:r>
            <w:r w:rsidR="002B6252" w:rsidRPr="00151955">
              <w:rPr>
                <w:b w:val="0"/>
                <w:sz w:val="18"/>
                <w:szCs w:val="18"/>
              </w:rPr>
              <w:t xml:space="preserve">olid </w:t>
            </w:r>
            <w:r w:rsidR="002B6252">
              <w:rPr>
                <w:b w:val="0"/>
                <w:sz w:val="18"/>
                <w:szCs w:val="18"/>
              </w:rPr>
              <w:t>t</w:t>
            </w:r>
            <w:r w:rsidR="002B6252" w:rsidRPr="00151955">
              <w:rPr>
                <w:b w:val="0"/>
                <w:sz w:val="18"/>
                <w:szCs w:val="18"/>
              </w:rPr>
              <w:t>umors</w:t>
            </w:r>
          </w:p>
        </w:tc>
        <w:tc>
          <w:tcPr>
            <w:tcW w:w="695" w:type="pct"/>
          </w:tcPr>
          <w:p ns2:paraId="0B5669A0" ns2:textId="77777777" w:rsidR="009C6EA7" w:rsidRPr="00151955" w:rsidRDefault="009C6EA7" w:rsidP="009C6EA7">
            <w:pPr>
              <w:widowControl w:val="0"/>
              <w:spacing w:after="60"/>
              <w:rPr>
                <w:sz w:val="18"/>
                <w:szCs w:val="18"/>
              </w:rPr>
            </w:pPr>
            <w:r w:rsidRPr="00151955">
              <w:rPr>
                <w:sz w:val="18"/>
                <w:szCs w:val="18"/>
              </w:rPr>
              <w:t xml:space="preserve">Phase 2, open-label, multicenter, study including 2 parts: </w:t>
            </w:r>
          </w:p>
          <w:p ns2:paraId="0D1EE350" ns2:textId="6CC0ADBF" w:rsidR="009C6EA7" w:rsidRPr="00151955" w:rsidRDefault="009C6EA7" w:rsidP="009C6EA7">
            <w:pPr>
              <w:widowControl w:val="0"/>
              <w:spacing w:after="60"/>
              <w:rPr>
                <w:sz w:val="18"/>
                <w:szCs w:val="18"/>
              </w:rPr>
            </w:pPr>
            <w:r w:rsidRPr="00151955">
              <w:rPr>
                <w:sz w:val="18"/>
                <w:szCs w:val="18"/>
              </w:rPr>
              <w:t>Part I: multiple single arm cohorts</w:t>
            </w:r>
          </w:p>
          <w:p ns2:paraId="0D0D7EF9" ns2:textId="36D65C91" w:rsidR="009C6EA7" w:rsidRPr="00151955" w:rsidRDefault="009C6EA7" w:rsidP="009C6EA7">
            <w:pPr>
              <w:pStyle w:val="TableHead"/>
              <w:jc w:val="left"/>
              <w:rPr>
                <w:b w:val="0"/>
                <w:color w:val="000000"/>
                <w:sz w:val="18"/>
                <w:szCs w:val="18"/>
              </w:rPr>
            </w:pPr>
            <w:r w:rsidRPr="00151955">
              <w:rPr>
                <w:b w:val="0"/>
                <w:sz w:val="18"/>
                <w:szCs w:val="18"/>
              </w:rPr>
              <w:t xml:space="preserve">Part II: randomized (2:1) cohort  </w:t>
            </w:r>
          </w:p>
        </w:tc>
        <w:tc>
          <w:tcPr>
            <w:tcW w:w="973" w:type="pct"/>
          </w:tcPr>
          <w:p ns2:paraId="16BFD769" ns2:textId="58A9FAF8" w:rsidR="009C6EA7" w:rsidRPr="00151955" w:rsidRDefault="009C6EA7" w:rsidP="009C6EA7">
            <w:pPr>
              <w:widowControl w:val="0"/>
              <w:spacing w:after="60"/>
              <w:rPr>
                <w:color w:val="000000"/>
                <w:sz w:val="18"/>
                <w:szCs w:val="18"/>
              </w:rPr>
            </w:pPr>
            <w:r w:rsidRPr="00151955">
              <w:rPr>
                <w:sz w:val="18"/>
                <w:szCs w:val="18"/>
              </w:rPr>
              <w:t>Part I: sac-TMT monotherapy</w:t>
            </w:r>
            <w:r w:rsidRPr="00151955">
              <w:rPr>
                <w:color w:val="000000"/>
                <w:sz w:val="18"/>
                <w:szCs w:val="18"/>
              </w:rPr>
              <w:t xml:space="preserve"> (5 mg/kg q2w)</w:t>
            </w:r>
          </w:p>
          <w:p ns2:paraId="58B785D3" ns2:textId="0C0DE333" w:rsidR="009C6EA7" w:rsidRPr="00151955" w:rsidRDefault="009C6EA7" w:rsidP="009C6EA7">
            <w:pPr>
              <w:widowControl w:val="0"/>
              <w:spacing w:after="60"/>
              <w:rPr>
                <w:color w:val="000000"/>
                <w:sz w:val="18"/>
                <w:szCs w:val="18"/>
              </w:rPr>
            </w:pPr>
            <w:r w:rsidRPr="00151955">
              <w:rPr>
                <w:color w:val="000000"/>
                <w:sz w:val="18"/>
                <w:szCs w:val="18"/>
              </w:rPr>
              <w:t xml:space="preserve">Part II: randomized cohort: </w:t>
            </w:r>
          </w:p>
          <w:p ns2:paraId="1395CFB7" ns2:textId="77777777" w:rsidR="009C6EA7" w:rsidRPr="00151955" w:rsidRDefault="009C6EA7" w:rsidP="009C6EA7">
            <w:pPr>
              <w:widowControl w:val="0"/>
              <w:spacing w:after="60"/>
              <w:rPr>
                <w:color w:val="000000"/>
                <w:sz w:val="18"/>
                <w:szCs w:val="18"/>
              </w:rPr>
            </w:pPr>
            <w:r w:rsidRPr="00151955">
              <w:rPr>
                <w:color w:val="000000"/>
                <w:sz w:val="18"/>
                <w:szCs w:val="18"/>
              </w:rPr>
              <w:t xml:space="preserve">Test group: </w:t>
            </w:r>
            <w:r w:rsidRPr="00151955">
              <w:rPr>
                <w:sz w:val="18"/>
                <w:szCs w:val="18"/>
              </w:rPr>
              <w:t xml:space="preserve">sac-TMT </w:t>
            </w:r>
            <w:r w:rsidRPr="00151955">
              <w:rPr>
                <w:color w:val="000000"/>
                <w:sz w:val="18"/>
                <w:szCs w:val="18"/>
              </w:rPr>
              <w:t>5 mg/kg q2w</w:t>
            </w:r>
          </w:p>
          <w:p ns2:paraId="754E4DB5" ns2:textId="77777777" w:rsidR="009C6EA7" w:rsidRPr="00151955" w:rsidRDefault="009C6EA7" w:rsidP="009C6EA7">
            <w:pPr>
              <w:widowControl w:val="0"/>
              <w:spacing w:after="60"/>
              <w:rPr>
                <w:color w:val="000000"/>
                <w:sz w:val="18"/>
                <w:szCs w:val="18"/>
              </w:rPr>
            </w:pPr>
            <w:r w:rsidRPr="00151955">
              <w:rPr>
                <w:color w:val="000000"/>
                <w:sz w:val="18"/>
                <w:szCs w:val="18"/>
              </w:rPr>
              <w:t xml:space="preserve">Control group: docetaxel </w:t>
            </w:r>
          </w:p>
          <w:p ns2:paraId="59CCDFE3" ns2:textId="77777777" w:rsidR="009C6EA7" w:rsidRPr="00151955" w:rsidRDefault="009C6EA7" w:rsidP="009C6EA7">
            <w:pPr>
              <w:pStyle w:val="TableHead"/>
              <w:jc w:val="left"/>
              <w:rPr>
                <w:b w:val="0"/>
                <w:color w:val="000000"/>
                <w:sz w:val="18"/>
                <w:szCs w:val="18"/>
              </w:rPr>
            </w:pPr>
          </w:p>
        </w:tc>
        <w:tc>
          <w:tcPr>
            <w:tcW w:w="764" w:type="pct"/>
          </w:tcPr>
          <w:p ns2:paraId="23B5E19B" ns2:textId="4A1C9BE4" w:rsidR="009C6EA7" w:rsidRPr="00151955" w:rsidRDefault="009C6EA7" w:rsidP="009C6EA7">
            <w:pPr>
              <w:pStyle w:val="TableHead"/>
              <w:jc w:val="left"/>
              <w:rPr>
                <w:b w:val="0"/>
                <w:sz w:val="18"/>
                <w:szCs w:val="18"/>
              </w:rPr>
            </w:pPr>
            <w:r w:rsidRPr="00151955">
              <w:rPr>
                <w:b w:val="0"/>
                <w:color w:val="000000"/>
                <w:sz w:val="18"/>
                <w:szCs w:val="18"/>
              </w:rPr>
              <w:t xml:space="preserve">Participants aged 18-75 years </w:t>
            </w:r>
            <w:r w:rsidRPr="00151955">
              <w:rPr>
                <w:b w:val="0"/>
                <w:sz w:val="18"/>
                <w:szCs w:val="18"/>
              </w:rPr>
              <w:t xml:space="preserve">with locally advanced or metastatic NSCLC with genetic mutations (EGFR, lacking driver genes or carrying other driver gene changes) or with metastatic NPC. </w:t>
            </w:r>
          </w:p>
        </w:tc>
        <w:tc>
          <w:tcPr>
            <w:tcW w:w="867" w:type="pct"/>
          </w:tcPr>
          <w:p ns2:paraId="69CBB7E3" ns2:textId="77777777" w:rsidR="009C6EA7" w:rsidRPr="00151955" w:rsidRDefault="009C6EA7" w:rsidP="009C6EA7">
            <w:pPr>
              <w:widowControl w:val="0"/>
              <w:spacing w:after="60"/>
              <w:rPr>
                <w:color w:val="000000"/>
                <w:sz w:val="18"/>
                <w:szCs w:val="18"/>
              </w:rPr>
            </w:pPr>
            <w:r w:rsidRPr="00151955">
              <w:rPr>
                <w:color w:val="000000"/>
                <w:sz w:val="18"/>
                <w:szCs w:val="18"/>
              </w:rPr>
              <w:t>At the time of data cutoff (19-APR-2024):</w:t>
            </w:r>
          </w:p>
          <w:p ns2:paraId="475A625F" ns2:textId="0BD1CC9C" w:rsidR="009C6EA7" w:rsidRPr="00151955" w:rsidRDefault="009C6EA7" w:rsidP="009C6EA7">
            <w:pPr>
              <w:widowControl w:val="0"/>
              <w:spacing w:after="60"/>
              <w:rPr>
                <w:color w:val="000000"/>
                <w:sz w:val="18"/>
                <w:szCs w:val="18"/>
              </w:rPr>
            </w:pPr>
            <w:r w:rsidRPr="00151955">
              <w:rPr>
                <w:color w:val="000000"/>
                <w:sz w:val="18"/>
                <w:szCs w:val="18"/>
              </w:rPr>
              <w:t xml:space="preserve">Part I: </w:t>
            </w:r>
            <w:r w:rsidRPr="00062212">
              <w:rPr>
                <w:color w:val="000000"/>
                <w:sz w:val="18"/>
                <w:szCs w:val="18"/>
              </w:rPr>
              <w:t>158</w:t>
            </w:r>
            <w:r w:rsidRPr="00151955">
              <w:rPr>
                <w:color w:val="000000"/>
                <w:sz w:val="18"/>
                <w:szCs w:val="18"/>
              </w:rPr>
              <w:t xml:space="preserve"> dosed</w:t>
            </w:r>
          </w:p>
          <w:p ns2:paraId="139CBE7E" ns2:textId="1F4BCE59" w:rsidR="009C6EA7" w:rsidRPr="00151955" w:rsidRDefault="005225E8" w:rsidP="009C6EA7">
            <w:pPr>
              <w:pStyle w:val="TableHead"/>
              <w:jc w:val="left"/>
              <w:rPr>
                <w:b w:val="0"/>
                <w:sz w:val="18"/>
                <w:szCs w:val="18"/>
              </w:rPr>
            </w:pPr>
            <w:r w:rsidRPr="005225E8">
              <w:rPr>
                <w:b w:val="0"/>
                <w:color w:val="000000"/>
                <w:sz w:val="18"/>
                <w:szCs w:val="18"/>
              </w:rPr>
              <w:t xml:space="preserve">Part II: 137 randomized in a 2:1 ratio to receive sac-TMT or docetaxel </w:t>
            </w:r>
          </w:p>
        </w:tc>
      </w:tr>
      <w:tr w:rsidR="009C6EA7" w:rsidRPr="009C6EA7" ns2:paraId="0ADB4D7C" ns2:textId="647C61A0" w:rsidTr="00C446EC">
        <w:trPr>
          <w:cantSplit/>
        </w:trPr>
        <w:tc>
          <w:tcPr>
            <w:tcW w:w="5000" w:type="pct"/>
            <w:gridSpan w:val="6"/>
          </w:tcPr>
          <w:p ns2:paraId="4D2B229A" ns2:textId="71B5BF64" w:rsidR="009C6EA7" w:rsidRPr="00E353D1" w:rsidRDefault="009C6EA7" w:rsidP="00C446EC">
            <w:pPr>
              <w:pStyle w:val="TableHead"/>
              <w:keepNext/>
              <w:jc w:val="left"/>
              <w:rPr>
                <w:sz w:val="18"/>
                <w:szCs w:val="18"/>
              </w:rPr>
            </w:pPr>
            <w:r w:rsidRPr="00E353D1">
              <w:rPr>
                <w:color w:val="000000"/>
                <w:sz w:val="18"/>
                <w:szCs w:val="18"/>
              </w:rPr>
              <w:lastRenderedPageBreak/>
              <w:t>Combination Therapy Studies</w:t>
            </w:r>
          </w:p>
        </w:tc>
      </w:tr>
      <w:tr w:rsidR="00D7046C" w:rsidRPr="009C6EA7" ns2:paraId="68101AD8" ns2:textId="77777777" w:rsidTr="00DE649B">
        <w:trPr>
          <w:cantSplit/>
        </w:trPr>
        <w:tc>
          <w:tcPr>
            <w:tcW w:w="867" w:type="pct"/>
          </w:tcPr>
          <w:p ns2:paraId="1102E9A1" ns2:textId="4215327C" w:rsidR="009C6EA7" w:rsidRPr="00121811" w:rsidRDefault="009C6EA7" w:rsidP="009C6EA7">
            <w:pPr>
              <w:widowControl w:val="0"/>
              <w:spacing w:after="60"/>
              <w:rPr>
                <w:sz w:val="18"/>
                <w:szCs w:val="18"/>
              </w:rPr>
            </w:pPr>
            <w:r w:rsidRPr="009C6EA7">
              <w:rPr>
                <w:color w:val="000000"/>
                <w:sz w:val="18"/>
                <w:szCs w:val="18"/>
              </w:rPr>
              <w:t>MK‑2870-002 (SKB264-II-06</w:t>
            </w:r>
            <w:r w:rsidRPr="00151955">
              <w:rPr>
                <w:color w:val="000000"/>
                <w:sz w:val="18"/>
                <w:szCs w:val="18"/>
              </w:rPr>
              <w:t>) /</w:t>
            </w:r>
            <w:r w:rsidR="002C165A">
              <w:rPr>
                <w:color w:val="000000"/>
                <w:sz w:val="18"/>
                <w:szCs w:val="18"/>
              </w:rPr>
              <w:t xml:space="preserve"> </w:t>
            </w:r>
            <w:r w:rsidRPr="009C6EA7">
              <w:rPr>
                <w:color w:val="000000"/>
                <w:sz w:val="18"/>
                <w:szCs w:val="18"/>
              </w:rPr>
              <w:t>NCT05642780</w:t>
            </w:r>
            <w:r w:rsidR="002C165A">
              <w:rPr>
                <w:color w:val="000000"/>
                <w:sz w:val="18"/>
                <w:szCs w:val="18"/>
              </w:rPr>
              <w:t xml:space="preserve"> / </w:t>
            </w:r>
            <w:r w:rsidRPr="009C6EA7">
              <w:rPr>
                <w:color w:val="000000"/>
                <w:sz w:val="18"/>
                <w:szCs w:val="18"/>
              </w:rPr>
              <w:t>Kelun-Biotech,</w:t>
            </w:r>
            <w:r>
              <w:rPr>
                <w:color w:val="000000"/>
                <w:sz w:val="18"/>
                <w:szCs w:val="18"/>
              </w:rPr>
              <w:t xml:space="preserve"> </w:t>
            </w:r>
            <w:r w:rsidRPr="009C6EA7">
              <w:rPr>
                <w:color w:val="000000"/>
                <w:sz w:val="18"/>
                <w:szCs w:val="18"/>
              </w:rPr>
              <w:t>Klus Pharma</w:t>
            </w:r>
            <w:r w:rsidRPr="00151955">
              <w:rPr>
                <w:color w:val="000000"/>
                <w:sz w:val="18"/>
                <w:szCs w:val="18"/>
              </w:rPr>
              <w:t xml:space="preserve"> </w:t>
            </w:r>
            <w:r w:rsidR="00A80383" w:rsidRPr="00151955">
              <w:rPr>
                <w:color w:val="000000"/>
                <w:sz w:val="18"/>
                <w:szCs w:val="18"/>
              </w:rPr>
              <w:t xml:space="preserve">/ </w:t>
            </w:r>
            <w:r w:rsidR="00A80383" w:rsidRPr="00EB0C7C">
              <w:rPr>
                <w:sz w:val="18"/>
                <w:szCs w:val="18"/>
              </w:rPr>
              <w:t>Global</w:t>
            </w:r>
          </w:p>
        </w:tc>
        <w:tc>
          <w:tcPr>
            <w:tcW w:w="834" w:type="pct"/>
          </w:tcPr>
          <w:p ns2:paraId="37C98B3F" ns2:textId="02C84C45" w:rsidR="009C6EA7" w:rsidRPr="009C6EA7" w:rsidRDefault="009C6EA7" w:rsidP="009C6EA7">
            <w:pPr>
              <w:pStyle w:val="TableHead"/>
              <w:jc w:val="left"/>
              <w:rPr>
                <w:b w:val="0"/>
                <w:color w:val="000000"/>
                <w:sz w:val="18"/>
                <w:szCs w:val="18"/>
              </w:rPr>
            </w:pPr>
            <w:r w:rsidRPr="00151955">
              <w:rPr>
                <w:b w:val="0"/>
                <w:sz w:val="18"/>
                <w:szCs w:val="18"/>
              </w:rPr>
              <w:t>A</w:t>
            </w:r>
            <w:r w:rsidRPr="009C6EA7">
              <w:rPr>
                <w:b w:val="0"/>
                <w:sz w:val="18"/>
                <w:szCs w:val="18"/>
              </w:rPr>
              <w:t xml:space="preserve"> basket study to evaluate the efficacy and safety of sac-TMT in combination with pembrolizumab in subjects with selected solid tumors</w:t>
            </w:r>
          </w:p>
        </w:tc>
        <w:tc>
          <w:tcPr>
            <w:tcW w:w="695" w:type="pct"/>
          </w:tcPr>
          <w:p ns2:paraId="49EFCDD9" ns2:textId="3F327E86" w:rsidR="009C6EA7" w:rsidRPr="009C6EA7" w:rsidRDefault="009C6EA7" w:rsidP="009C6EA7">
            <w:pPr>
              <w:pStyle w:val="TableHead"/>
              <w:jc w:val="left"/>
              <w:rPr>
                <w:b w:val="0"/>
                <w:color w:val="000000"/>
                <w:sz w:val="18"/>
                <w:szCs w:val="18"/>
              </w:rPr>
            </w:pPr>
            <w:r w:rsidRPr="009C6EA7">
              <w:rPr>
                <w:b w:val="0"/>
                <w:sz w:val="18"/>
                <w:szCs w:val="18"/>
              </w:rPr>
              <w:t xml:space="preserve">Phase 2, open-label, multicenter, basket study  </w:t>
            </w:r>
          </w:p>
        </w:tc>
        <w:tc>
          <w:tcPr>
            <w:tcW w:w="973" w:type="pct"/>
          </w:tcPr>
          <w:p ns2:paraId="0F2CBC04" ns2:textId="77777777" w:rsidR="009C6EA7" w:rsidRPr="009C6EA7" w:rsidRDefault="009C6EA7" w:rsidP="009C6EA7">
            <w:pPr>
              <w:widowControl w:val="0"/>
              <w:spacing w:after="60"/>
              <w:rPr>
                <w:sz w:val="18"/>
                <w:szCs w:val="18"/>
              </w:rPr>
            </w:pPr>
            <w:r w:rsidRPr="009C6EA7">
              <w:rPr>
                <w:sz w:val="18"/>
                <w:szCs w:val="18"/>
              </w:rPr>
              <w:t>Sac-TMT in combination with pembrolizumab:</w:t>
            </w:r>
          </w:p>
          <w:p ns2:paraId="0FB8CF22" ns2:textId="4235970E" w:rsidR="009C6EA7" w:rsidRPr="009C6EA7" w:rsidRDefault="009C6EA7" w:rsidP="009C6EA7">
            <w:pPr>
              <w:pStyle w:val="TableHead"/>
              <w:jc w:val="left"/>
              <w:rPr>
                <w:b w:val="0"/>
                <w:color w:val="000000"/>
                <w:sz w:val="18"/>
                <w:szCs w:val="18"/>
              </w:rPr>
            </w:pPr>
            <w:r w:rsidRPr="009C6EA7">
              <w:rPr>
                <w:b w:val="0"/>
                <w:sz w:val="18"/>
                <w:szCs w:val="18"/>
              </w:rPr>
              <w:t>Sac-TMT: 3, 4 or 5 mg/kg q2w respectively + pembrolizumab 400 mg q6w</w:t>
            </w:r>
          </w:p>
        </w:tc>
        <w:tc>
          <w:tcPr>
            <w:tcW w:w="764" w:type="pct"/>
          </w:tcPr>
          <w:p ns2:paraId="3FEF01E6" ns2:textId="1CF0D75E" w:rsidR="009C6EA7" w:rsidRPr="009C6EA7" w:rsidRDefault="009C6EA7" w:rsidP="009C6EA7">
            <w:pPr>
              <w:pStyle w:val="TableHead"/>
              <w:jc w:val="left"/>
              <w:rPr>
                <w:b w:val="0"/>
                <w:sz w:val="18"/>
                <w:szCs w:val="18"/>
              </w:rPr>
            </w:pPr>
            <w:r w:rsidRPr="009C6EA7">
              <w:rPr>
                <w:b w:val="0"/>
                <w:sz w:val="18"/>
                <w:szCs w:val="18"/>
              </w:rPr>
              <w:t xml:space="preserve">Participants with at least 18 years of age with advanced </w:t>
            </w:r>
            <w:r w:rsidRPr="009C6EA7">
              <w:rPr>
                <w:b w:val="0"/>
                <w:color w:val="000000"/>
                <w:sz w:val="18"/>
                <w:szCs w:val="18"/>
              </w:rPr>
              <w:t>or metastatic solid tumors including CC, UC, OC, and PC</w:t>
            </w:r>
          </w:p>
        </w:tc>
        <w:tc>
          <w:tcPr>
            <w:tcW w:w="867" w:type="pct"/>
          </w:tcPr>
          <w:p ns2:paraId="5E82FE79" ns2:textId="77777777" w:rsidR="009C6EA7" w:rsidRPr="009C6EA7" w:rsidRDefault="009C6EA7" w:rsidP="009C6EA7">
            <w:pPr>
              <w:widowControl w:val="0"/>
              <w:spacing w:after="60"/>
              <w:rPr>
                <w:color w:val="000000"/>
                <w:sz w:val="18"/>
                <w:szCs w:val="18"/>
              </w:rPr>
            </w:pPr>
            <w:r w:rsidRPr="009C6EA7">
              <w:rPr>
                <w:color w:val="000000"/>
                <w:sz w:val="18"/>
                <w:szCs w:val="18"/>
              </w:rPr>
              <w:t>At the time of data cutoff (21-MAY-2024):</w:t>
            </w:r>
          </w:p>
          <w:p ns2:paraId="075E4626" ns2:textId="77777777" w:rsidR="00A80383" w:rsidRPr="00151955" w:rsidRDefault="009C6EA7" w:rsidP="009C6EA7">
            <w:pPr>
              <w:widowControl w:val="0"/>
              <w:spacing w:after="60"/>
              <w:rPr>
                <w:color w:val="000000"/>
                <w:sz w:val="18"/>
                <w:szCs w:val="18"/>
              </w:rPr>
            </w:pPr>
            <w:r w:rsidRPr="009C6EA7">
              <w:rPr>
                <w:color w:val="000000"/>
                <w:sz w:val="18"/>
                <w:szCs w:val="18"/>
              </w:rPr>
              <w:t xml:space="preserve">Participants dosed based on sac-TMT dose: </w:t>
            </w:r>
          </w:p>
          <w:p ns2:paraId="6269532D" ns2:textId="35963C5E" w:rsidR="009C6EA7" w:rsidRPr="009C6EA7" w:rsidRDefault="009C6EA7" w:rsidP="009C6EA7">
            <w:pPr>
              <w:widowControl w:val="0"/>
              <w:spacing w:after="60"/>
              <w:rPr>
                <w:color w:val="000000"/>
                <w:sz w:val="18"/>
                <w:szCs w:val="18"/>
              </w:rPr>
            </w:pPr>
            <w:r w:rsidRPr="009C6EA7">
              <w:rPr>
                <w:color w:val="000000"/>
                <w:sz w:val="18"/>
                <w:szCs w:val="18"/>
              </w:rPr>
              <w:t>Total dosed with sac-TMT N=</w:t>
            </w:r>
            <w:r w:rsidRPr="007B523F">
              <w:rPr>
                <w:color w:val="000000"/>
                <w:sz w:val="18"/>
                <w:szCs w:val="18"/>
              </w:rPr>
              <w:t>171</w:t>
            </w:r>
          </w:p>
          <w:p ns2:paraId="4F28B762" ns2:textId="7DA8E2C6" w:rsidR="009C6EA7" w:rsidRPr="009C6EA7" w:rsidRDefault="009C6EA7" w:rsidP="009C6EA7">
            <w:pPr>
              <w:pStyle w:val="TableHead"/>
              <w:jc w:val="left"/>
              <w:rPr>
                <w:b w:val="0"/>
                <w:sz w:val="18"/>
                <w:szCs w:val="18"/>
              </w:rPr>
            </w:pPr>
            <w:r w:rsidRPr="009C6EA7">
              <w:rPr>
                <w:b w:val="0"/>
                <w:color w:val="000000"/>
                <w:sz w:val="18"/>
                <w:szCs w:val="18"/>
              </w:rPr>
              <w:t xml:space="preserve"> n=3 at sac-TMT 3 mg/kg q2w; n=70 at sac-TMT 4 mg/kg q2w; n=98 at sac-TMT 5 mg/kg q2w </w:t>
            </w:r>
          </w:p>
        </w:tc>
      </w:tr>
      <w:tr w:rsidR="00D7046C" w:rsidRPr="009C6EA7" ns2:paraId="62A417F9" ns2:textId="77777777" w:rsidTr="00DE649B">
        <w:trPr>
          <w:cantSplit/>
        </w:trPr>
        <w:tc>
          <w:tcPr>
            <w:tcW w:w="867" w:type="pct"/>
          </w:tcPr>
          <w:p ns2:paraId="464C2373" ns2:textId="155C08E3" w:rsidR="00AB0052" w:rsidRPr="009C6EA7" w:rsidRDefault="00AB0052" w:rsidP="00AB0052">
            <w:pPr>
              <w:widowControl w:val="0"/>
              <w:spacing w:after="60"/>
              <w:rPr>
                <w:color w:val="000000"/>
                <w:sz w:val="18"/>
                <w:szCs w:val="18"/>
              </w:rPr>
            </w:pPr>
            <w:r w:rsidRPr="004B1E01">
              <w:rPr>
                <w:color w:val="000000"/>
                <w:sz w:val="18"/>
                <w:szCs w:val="18"/>
              </w:rPr>
              <w:lastRenderedPageBreak/>
              <w:t>MK‑2870-003 (SKB264-II-04</w:t>
            </w:r>
            <w:r w:rsidRPr="00151955">
              <w:rPr>
                <w:color w:val="000000"/>
                <w:sz w:val="18"/>
                <w:szCs w:val="18"/>
              </w:rPr>
              <w:t>)</w:t>
            </w:r>
            <w:r w:rsidR="00A16E3B">
              <w:rPr>
                <w:color w:val="000000"/>
                <w:sz w:val="18"/>
                <w:szCs w:val="18"/>
              </w:rPr>
              <w:t xml:space="preserve"> </w:t>
            </w:r>
            <w:r>
              <w:rPr>
                <w:color w:val="000000" w:themeColor="text1"/>
                <w:sz w:val="18"/>
                <w:szCs w:val="18"/>
              </w:rPr>
              <w:t>/</w:t>
            </w:r>
            <w:r w:rsidR="00A16E3B">
              <w:rPr>
                <w:color w:val="000000" w:themeColor="text1"/>
                <w:sz w:val="18"/>
                <w:szCs w:val="18"/>
              </w:rPr>
              <w:t xml:space="preserve"> </w:t>
            </w:r>
            <w:r w:rsidRPr="004B1E01">
              <w:rPr>
                <w:color w:val="000000"/>
                <w:sz w:val="18"/>
                <w:szCs w:val="18"/>
              </w:rPr>
              <w:t>NCT05816252</w:t>
            </w:r>
            <w:r w:rsidR="00A16E3B">
              <w:rPr>
                <w:color w:val="000000"/>
                <w:sz w:val="18"/>
                <w:szCs w:val="18"/>
              </w:rPr>
              <w:t xml:space="preserve"> </w:t>
            </w:r>
            <w:r w:rsidR="002C165A">
              <w:rPr>
                <w:color w:val="000000"/>
                <w:sz w:val="18"/>
                <w:szCs w:val="18"/>
              </w:rPr>
              <w:t>/</w:t>
            </w:r>
            <w:r w:rsidR="00A16E3B">
              <w:rPr>
                <w:color w:val="000000"/>
                <w:sz w:val="18"/>
                <w:szCs w:val="18"/>
              </w:rPr>
              <w:t xml:space="preserve"> </w:t>
            </w:r>
            <w:r w:rsidRPr="004B1E01">
              <w:rPr>
                <w:color w:val="000000"/>
                <w:sz w:val="18"/>
                <w:szCs w:val="18"/>
              </w:rPr>
              <w:t>Kelun-Biotech</w:t>
            </w:r>
            <w:r w:rsidR="00A16E3B">
              <w:rPr>
                <w:color w:val="000000"/>
                <w:sz w:val="18"/>
                <w:szCs w:val="18"/>
              </w:rPr>
              <w:t xml:space="preserve"> </w:t>
            </w:r>
            <w:r w:rsidR="002C165A">
              <w:rPr>
                <w:sz w:val="18"/>
                <w:szCs w:val="18"/>
              </w:rPr>
              <w:t>/</w:t>
            </w:r>
            <w:r w:rsidR="00A16E3B">
              <w:rPr>
                <w:sz w:val="18"/>
                <w:szCs w:val="18"/>
              </w:rPr>
              <w:t xml:space="preserve"> </w:t>
            </w:r>
            <w:r w:rsidR="002C165A">
              <w:rPr>
                <w:sz w:val="18"/>
                <w:szCs w:val="18"/>
              </w:rPr>
              <w:t>Global</w:t>
            </w:r>
          </w:p>
        </w:tc>
        <w:tc>
          <w:tcPr>
            <w:tcW w:w="834" w:type="pct"/>
          </w:tcPr>
          <w:p ns2:paraId="71F8CBDD" ns2:textId="2AEE8B78" w:rsidR="00AB0052" w:rsidRPr="009C6EA7" w:rsidRDefault="00AB0052" w:rsidP="00AB0052">
            <w:pPr>
              <w:pStyle w:val="TableHead"/>
              <w:jc w:val="left"/>
              <w:rPr>
                <w:b w:val="0"/>
                <w:sz w:val="18"/>
                <w:szCs w:val="18"/>
              </w:rPr>
            </w:pPr>
            <w:r w:rsidRPr="00151955">
              <w:rPr>
                <w:b w:val="0"/>
                <w:sz w:val="18"/>
                <w:szCs w:val="18"/>
              </w:rPr>
              <w:t xml:space="preserve">Study </w:t>
            </w:r>
            <w:r w:rsidR="006402FD">
              <w:rPr>
                <w:b w:val="0"/>
                <w:sz w:val="18"/>
                <w:szCs w:val="18"/>
              </w:rPr>
              <w:t xml:space="preserve">to evaluate the efficacy and safety of </w:t>
            </w:r>
            <w:r w:rsidR="006402FD" w:rsidRPr="00151955">
              <w:rPr>
                <w:b w:val="0"/>
                <w:sz w:val="18"/>
                <w:szCs w:val="18"/>
              </w:rPr>
              <w:t>sac</w:t>
            </w:r>
            <w:r w:rsidRPr="00151955">
              <w:rPr>
                <w:b w:val="0"/>
                <w:sz w:val="18"/>
                <w:szCs w:val="18"/>
              </w:rPr>
              <w:t xml:space="preserve">-TMT as </w:t>
            </w:r>
            <w:r w:rsidR="006402FD">
              <w:rPr>
                <w:b w:val="0"/>
                <w:sz w:val="18"/>
                <w:szCs w:val="18"/>
              </w:rPr>
              <w:t>m</w:t>
            </w:r>
            <w:r w:rsidR="006402FD" w:rsidRPr="00151955">
              <w:rPr>
                <w:b w:val="0"/>
                <w:sz w:val="18"/>
                <w:szCs w:val="18"/>
              </w:rPr>
              <w:t xml:space="preserve">onotherapy </w:t>
            </w:r>
            <w:r w:rsidRPr="00151955">
              <w:rPr>
                <w:b w:val="0"/>
                <w:sz w:val="18"/>
                <w:szCs w:val="18"/>
              </w:rPr>
              <w:t xml:space="preserve">or as </w:t>
            </w:r>
            <w:r w:rsidR="006402FD">
              <w:rPr>
                <w:b w:val="0"/>
                <w:sz w:val="18"/>
                <w:szCs w:val="18"/>
              </w:rPr>
              <w:t>c</w:t>
            </w:r>
            <w:r w:rsidR="006402FD" w:rsidRPr="00151955">
              <w:rPr>
                <w:b w:val="0"/>
                <w:sz w:val="18"/>
                <w:szCs w:val="18"/>
              </w:rPr>
              <w:t xml:space="preserve">ombination </w:t>
            </w:r>
            <w:r w:rsidR="006402FD">
              <w:rPr>
                <w:b w:val="0"/>
                <w:sz w:val="18"/>
                <w:szCs w:val="18"/>
              </w:rPr>
              <w:t>t</w:t>
            </w:r>
            <w:r w:rsidR="006402FD" w:rsidRPr="00151955">
              <w:rPr>
                <w:b w:val="0"/>
                <w:sz w:val="18"/>
                <w:szCs w:val="18"/>
              </w:rPr>
              <w:t xml:space="preserve">herapy </w:t>
            </w:r>
            <w:r w:rsidRPr="00151955">
              <w:rPr>
                <w:b w:val="0"/>
                <w:sz w:val="18"/>
                <w:szCs w:val="18"/>
              </w:rPr>
              <w:t xml:space="preserve">in </w:t>
            </w:r>
            <w:r w:rsidR="006402FD">
              <w:rPr>
                <w:b w:val="0"/>
                <w:sz w:val="18"/>
                <w:szCs w:val="18"/>
              </w:rPr>
              <w:t>s</w:t>
            </w:r>
            <w:r w:rsidR="006402FD" w:rsidRPr="00151955">
              <w:rPr>
                <w:b w:val="0"/>
                <w:sz w:val="18"/>
                <w:szCs w:val="18"/>
              </w:rPr>
              <w:t xml:space="preserve">ubjects </w:t>
            </w:r>
            <w:r w:rsidRPr="00151955">
              <w:rPr>
                <w:b w:val="0"/>
                <w:sz w:val="18"/>
                <w:szCs w:val="18"/>
              </w:rPr>
              <w:t xml:space="preserve">with </w:t>
            </w:r>
            <w:r w:rsidR="006402FD">
              <w:rPr>
                <w:b w:val="0"/>
                <w:sz w:val="18"/>
                <w:szCs w:val="18"/>
              </w:rPr>
              <w:t>a</w:t>
            </w:r>
            <w:r w:rsidR="006402FD" w:rsidRPr="00151955">
              <w:rPr>
                <w:b w:val="0"/>
                <w:sz w:val="18"/>
                <w:szCs w:val="18"/>
              </w:rPr>
              <w:t xml:space="preserve">dvanced </w:t>
            </w:r>
            <w:r w:rsidRPr="00151955">
              <w:rPr>
                <w:b w:val="0"/>
                <w:sz w:val="18"/>
                <w:szCs w:val="18"/>
              </w:rPr>
              <w:t xml:space="preserve">or </w:t>
            </w:r>
            <w:r w:rsidR="006402FD">
              <w:rPr>
                <w:b w:val="0"/>
                <w:sz w:val="18"/>
                <w:szCs w:val="18"/>
              </w:rPr>
              <w:t>m</w:t>
            </w:r>
            <w:r w:rsidR="006402FD" w:rsidRPr="00151955">
              <w:rPr>
                <w:b w:val="0"/>
                <w:sz w:val="18"/>
                <w:szCs w:val="18"/>
              </w:rPr>
              <w:t xml:space="preserve">etastatic </w:t>
            </w:r>
            <w:r w:rsidRPr="00151955">
              <w:rPr>
                <w:b w:val="0"/>
                <w:sz w:val="18"/>
                <w:szCs w:val="18"/>
              </w:rPr>
              <w:t>NSCLC</w:t>
            </w:r>
          </w:p>
        </w:tc>
        <w:tc>
          <w:tcPr>
            <w:tcW w:w="695" w:type="pct"/>
          </w:tcPr>
          <w:p ns2:paraId="70B1DC5C" ns2:textId="244274DD" w:rsidR="00AB0052" w:rsidRPr="009C6EA7" w:rsidRDefault="00AB0052" w:rsidP="00AB0052">
            <w:pPr>
              <w:pStyle w:val="TableHead"/>
              <w:jc w:val="left"/>
              <w:rPr>
                <w:b w:val="0"/>
                <w:sz w:val="18"/>
                <w:szCs w:val="18"/>
              </w:rPr>
            </w:pPr>
            <w:r w:rsidRPr="004B1E01">
              <w:rPr>
                <w:b w:val="0"/>
                <w:sz w:val="18"/>
                <w:szCs w:val="18"/>
              </w:rPr>
              <w:t>Phase 2, open-label</w:t>
            </w:r>
            <w:r w:rsidRPr="004B1E01" w:rsidDel="002A3990">
              <w:rPr>
                <w:b w:val="0"/>
                <w:sz w:val="18"/>
                <w:szCs w:val="18"/>
              </w:rPr>
              <w:t xml:space="preserve"> </w:t>
            </w:r>
            <w:r w:rsidRPr="004B1E01">
              <w:rPr>
                <w:b w:val="0"/>
                <w:sz w:val="18"/>
                <w:szCs w:val="18"/>
              </w:rPr>
              <w:t>multi-cohort study of sac-TMT as monotherapy or in combination with other agents</w:t>
            </w:r>
          </w:p>
        </w:tc>
        <w:tc>
          <w:tcPr>
            <w:tcW w:w="973" w:type="pct"/>
          </w:tcPr>
          <w:p ns2:paraId="43BA1E56" ns2:textId="77777777" w:rsidR="00AB0052" w:rsidRPr="004B1E01" w:rsidRDefault="00AB0052" w:rsidP="00AB0052">
            <w:pPr>
              <w:widowControl w:val="0"/>
              <w:spacing w:after="60"/>
              <w:rPr>
                <w:color w:val="000000"/>
                <w:sz w:val="18"/>
                <w:szCs w:val="18"/>
              </w:rPr>
            </w:pPr>
            <w:r w:rsidRPr="004B1E01">
              <w:rPr>
                <w:color w:val="000000"/>
                <w:sz w:val="18"/>
                <w:szCs w:val="18"/>
              </w:rPr>
              <w:t>Cohort 1: Sac-TMT 4 mg/kg q2w + pembrolizumab 400 mg q6w</w:t>
            </w:r>
          </w:p>
          <w:p ns2:paraId="562AA939" ns2:textId="77777777" w:rsidR="00AB0052" w:rsidRPr="004B1E01" w:rsidRDefault="00AB0052" w:rsidP="00AB0052">
            <w:pPr>
              <w:widowControl w:val="0"/>
              <w:spacing w:after="60"/>
              <w:rPr>
                <w:color w:val="000000"/>
                <w:sz w:val="18"/>
                <w:szCs w:val="18"/>
              </w:rPr>
            </w:pPr>
            <w:r w:rsidRPr="004B1E01">
              <w:rPr>
                <w:color w:val="000000"/>
                <w:sz w:val="18"/>
                <w:szCs w:val="18"/>
              </w:rPr>
              <w:t xml:space="preserve">Cohort 3: Sac-TMT 2.25 mg/kg (d1, d8) q3w + pembrolizumab 400 mg q6w + carboplatin </w:t>
            </w:r>
          </w:p>
          <w:p ns2:paraId="3DAAE3B2" ns2:textId="2E564D69" w:rsidR="00AB0052" w:rsidRPr="004B1E01" w:rsidRDefault="00AB0052" w:rsidP="00AB0052">
            <w:pPr>
              <w:widowControl w:val="0"/>
              <w:spacing w:after="60"/>
              <w:rPr>
                <w:color w:val="000000"/>
                <w:sz w:val="18"/>
                <w:szCs w:val="18"/>
              </w:rPr>
            </w:pPr>
            <w:r w:rsidRPr="004B1E01">
              <w:rPr>
                <w:color w:val="000000"/>
                <w:sz w:val="18"/>
                <w:szCs w:val="18"/>
              </w:rPr>
              <w:t>Cohort 4</w:t>
            </w:r>
            <w:r w:rsidR="00E849AE">
              <w:rPr>
                <w:color w:val="000000"/>
                <w:sz w:val="18"/>
                <w:szCs w:val="18"/>
              </w:rPr>
              <w:t>a+1</w:t>
            </w:r>
            <w:r w:rsidRPr="004B1E01">
              <w:rPr>
                <w:color w:val="000000"/>
                <w:sz w:val="18"/>
                <w:szCs w:val="18"/>
              </w:rPr>
              <w:t xml:space="preserve">: Sac-TMT 3 mg/kg, q3w + pembrolizumab 400 mg q6w + carboplatin </w:t>
            </w:r>
          </w:p>
          <w:p ns2:paraId="5FEE0465" ns2:textId="77777777" w:rsidR="00AB0052" w:rsidRPr="004B1E01" w:rsidRDefault="00AB0052" w:rsidP="00AB0052">
            <w:pPr>
              <w:widowControl w:val="0"/>
              <w:spacing w:after="60"/>
              <w:rPr>
                <w:color w:val="000000"/>
                <w:sz w:val="18"/>
                <w:szCs w:val="18"/>
              </w:rPr>
            </w:pPr>
            <w:r w:rsidRPr="004B1E01">
              <w:rPr>
                <w:color w:val="000000"/>
                <w:sz w:val="18"/>
                <w:szCs w:val="18"/>
              </w:rPr>
              <w:t>Cohort 5: sac-TMT 2.25 mg/kg (d1, d8) q3w + carboplatin</w:t>
            </w:r>
          </w:p>
          <w:p ns2:paraId="492B83A3" ns2:textId="77C2B0FD" w:rsidR="00AB0052" w:rsidRPr="004B1E01" w:rsidRDefault="00AB0052" w:rsidP="00AB0052">
            <w:pPr>
              <w:widowControl w:val="0"/>
              <w:spacing w:after="60"/>
              <w:rPr>
                <w:color w:val="000000"/>
                <w:sz w:val="18"/>
                <w:szCs w:val="18"/>
              </w:rPr>
            </w:pPr>
            <w:r w:rsidRPr="004B1E01">
              <w:rPr>
                <w:color w:val="000000"/>
                <w:sz w:val="18"/>
                <w:szCs w:val="18"/>
              </w:rPr>
              <w:t>Cohort 6</w:t>
            </w:r>
            <w:r w:rsidR="00E849AE">
              <w:rPr>
                <w:color w:val="000000"/>
                <w:sz w:val="18"/>
                <w:szCs w:val="18"/>
              </w:rPr>
              <w:t>a+1</w:t>
            </w:r>
            <w:r w:rsidRPr="004B1E01">
              <w:rPr>
                <w:color w:val="000000"/>
                <w:sz w:val="18"/>
                <w:szCs w:val="18"/>
              </w:rPr>
              <w:t xml:space="preserve">: sac-TMT 3 mg/kg, </w:t>
            </w:r>
            <w:r w:rsidR="00E849AE" w:rsidRPr="004B1E01">
              <w:rPr>
                <w:color w:val="000000"/>
                <w:sz w:val="18"/>
                <w:szCs w:val="18"/>
              </w:rPr>
              <w:t>q</w:t>
            </w:r>
            <w:r w:rsidR="00E849AE">
              <w:rPr>
                <w:color w:val="000000"/>
                <w:sz w:val="18"/>
                <w:szCs w:val="18"/>
              </w:rPr>
              <w:t>2</w:t>
            </w:r>
            <w:r w:rsidR="00E849AE" w:rsidRPr="004B1E01">
              <w:rPr>
                <w:color w:val="000000"/>
                <w:sz w:val="18"/>
                <w:szCs w:val="18"/>
              </w:rPr>
              <w:t xml:space="preserve">w </w:t>
            </w:r>
            <w:r w:rsidRPr="004B1E01">
              <w:rPr>
                <w:color w:val="000000"/>
                <w:sz w:val="18"/>
                <w:szCs w:val="18"/>
              </w:rPr>
              <w:t xml:space="preserve">+ +carboplatin </w:t>
            </w:r>
          </w:p>
          <w:p ns2:paraId="2565E21A" ns2:textId="70CCC96A" w:rsidR="00AB0052" w:rsidRPr="004B1E01" w:rsidRDefault="00AB0052" w:rsidP="00AB0052">
            <w:pPr>
              <w:widowControl w:val="0"/>
              <w:spacing w:after="60"/>
              <w:rPr>
                <w:color w:val="000000"/>
                <w:sz w:val="18"/>
                <w:szCs w:val="18"/>
              </w:rPr>
            </w:pPr>
            <w:r w:rsidRPr="004B1E01">
              <w:rPr>
                <w:color w:val="000000"/>
                <w:sz w:val="18"/>
                <w:szCs w:val="18"/>
              </w:rPr>
              <w:t xml:space="preserve">Note: carboplatin combination in </w:t>
            </w:r>
            <w:r w:rsidR="00396A92">
              <w:rPr>
                <w:color w:val="000000"/>
                <w:sz w:val="18"/>
                <w:szCs w:val="18"/>
              </w:rPr>
              <w:t>C</w:t>
            </w:r>
            <w:r w:rsidRPr="004B1E01">
              <w:rPr>
                <w:color w:val="000000"/>
                <w:sz w:val="18"/>
                <w:szCs w:val="18"/>
              </w:rPr>
              <w:t>ohorts 3, 4</w:t>
            </w:r>
            <w:r w:rsidR="00E849AE">
              <w:rPr>
                <w:color w:val="000000"/>
                <w:sz w:val="18"/>
                <w:szCs w:val="18"/>
              </w:rPr>
              <w:t>a+1</w:t>
            </w:r>
            <w:r w:rsidRPr="004B1E01">
              <w:rPr>
                <w:color w:val="000000"/>
                <w:sz w:val="18"/>
                <w:szCs w:val="18"/>
              </w:rPr>
              <w:t>, 5 and 6</w:t>
            </w:r>
            <w:r w:rsidR="00E849AE">
              <w:rPr>
                <w:color w:val="000000"/>
                <w:sz w:val="18"/>
                <w:szCs w:val="18"/>
              </w:rPr>
              <w:t>a+1</w:t>
            </w:r>
            <w:r w:rsidRPr="004B1E01">
              <w:rPr>
                <w:color w:val="000000"/>
                <w:sz w:val="18"/>
                <w:szCs w:val="18"/>
              </w:rPr>
              <w:t xml:space="preserve"> were received for 2 cycles then followed by sac-TMT 4</w:t>
            </w:r>
            <w:r w:rsidR="00732C95">
              <w:rPr>
                <w:color w:val="000000"/>
                <w:sz w:val="18"/>
                <w:szCs w:val="18"/>
              </w:rPr>
              <w:t xml:space="preserve"> </w:t>
            </w:r>
            <w:r w:rsidRPr="004B1E01">
              <w:rPr>
                <w:color w:val="000000"/>
                <w:sz w:val="18"/>
                <w:szCs w:val="18"/>
              </w:rPr>
              <w:t>mg/kg q2w + pembrolizumab (</w:t>
            </w:r>
            <w:r w:rsidR="00396A92">
              <w:rPr>
                <w:color w:val="000000"/>
                <w:sz w:val="18"/>
                <w:szCs w:val="18"/>
              </w:rPr>
              <w:t>C</w:t>
            </w:r>
            <w:r w:rsidRPr="004B1E01">
              <w:rPr>
                <w:color w:val="000000"/>
                <w:sz w:val="18"/>
                <w:szCs w:val="18"/>
              </w:rPr>
              <w:t>ohorts 3 and 4</w:t>
            </w:r>
            <w:r w:rsidR="00E849AE">
              <w:rPr>
                <w:color w:val="000000"/>
                <w:sz w:val="18"/>
                <w:szCs w:val="18"/>
              </w:rPr>
              <w:t>a+1</w:t>
            </w:r>
            <w:r w:rsidRPr="004B1E01">
              <w:rPr>
                <w:color w:val="000000"/>
                <w:sz w:val="18"/>
                <w:szCs w:val="18"/>
              </w:rPr>
              <w:t>) or by sac-TMT 4</w:t>
            </w:r>
            <w:r w:rsidR="00732C95">
              <w:rPr>
                <w:color w:val="000000"/>
                <w:sz w:val="18"/>
                <w:szCs w:val="18"/>
              </w:rPr>
              <w:t> </w:t>
            </w:r>
            <w:r w:rsidRPr="004B1E01">
              <w:rPr>
                <w:color w:val="000000"/>
                <w:sz w:val="18"/>
                <w:szCs w:val="18"/>
              </w:rPr>
              <w:t>mg/kg q2w (</w:t>
            </w:r>
            <w:r w:rsidR="00396A92">
              <w:rPr>
                <w:color w:val="000000"/>
                <w:sz w:val="18"/>
                <w:szCs w:val="18"/>
              </w:rPr>
              <w:t>C</w:t>
            </w:r>
            <w:r w:rsidRPr="004B1E01">
              <w:rPr>
                <w:color w:val="000000"/>
                <w:sz w:val="18"/>
                <w:szCs w:val="18"/>
              </w:rPr>
              <w:t>ohort 5</w:t>
            </w:r>
            <w:r w:rsidR="00E849AE" w:rsidRPr="00E849AE">
              <w:rPr>
                <w:color w:val="000000" w:themeColor="text1"/>
                <w:sz w:val="18"/>
                <w:szCs w:val="18"/>
              </w:rPr>
              <w:t>) or by sac-TMT 3 mg/kg q2w (</w:t>
            </w:r>
            <w:r w:rsidR="00396A92">
              <w:rPr>
                <w:color w:val="000000" w:themeColor="text1"/>
                <w:sz w:val="18"/>
                <w:szCs w:val="18"/>
              </w:rPr>
              <w:t>C</w:t>
            </w:r>
            <w:r w:rsidR="00E849AE" w:rsidRPr="00E849AE">
              <w:rPr>
                <w:color w:val="000000" w:themeColor="text1"/>
                <w:sz w:val="18"/>
                <w:szCs w:val="18"/>
              </w:rPr>
              <w:t>ohort 6a+1</w:t>
            </w:r>
            <w:r w:rsidR="00E849AE" w:rsidRPr="00E849AE">
              <w:rPr>
                <w:color w:val="000000"/>
                <w:sz w:val="18"/>
                <w:szCs w:val="18"/>
              </w:rPr>
              <w:t>)</w:t>
            </w:r>
            <w:r w:rsidRPr="00E849AE">
              <w:rPr>
                <w:color w:val="000000"/>
                <w:sz w:val="18"/>
                <w:szCs w:val="18"/>
              </w:rPr>
              <w:t>. Carboplatin at AUC5</w:t>
            </w:r>
            <w:r w:rsidRPr="004B1E01">
              <w:rPr>
                <w:color w:val="000000"/>
                <w:sz w:val="18"/>
                <w:szCs w:val="18"/>
              </w:rPr>
              <w:t xml:space="preserve">. </w:t>
            </w:r>
          </w:p>
          <w:p ns2:paraId="509FC9C6" ns2:textId="72E82168" w:rsidR="00AB0052" w:rsidRPr="004B1E01" w:rsidRDefault="00AB0052" w:rsidP="00AB0052">
            <w:pPr>
              <w:widowControl w:val="0"/>
              <w:spacing w:after="60"/>
              <w:rPr>
                <w:color w:val="000000"/>
                <w:sz w:val="18"/>
                <w:szCs w:val="18"/>
              </w:rPr>
            </w:pPr>
            <w:r w:rsidRPr="004B1E01">
              <w:rPr>
                <w:color w:val="000000"/>
                <w:sz w:val="18"/>
                <w:szCs w:val="18"/>
              </w:rPr>
              <w:t xml:space="preserve">Cohort 7/ 7-1: sac-TMT 4/3 mg/kg q2w+ osimertinib 80 mg </w:t>
            </w:r>
            <w:r w:rsidR="0078596E">
              <w:rPr>
                <w:color w:val="000000"/>
                <w:sz w:val="18"/>
                <w:szCs w:val="18"/>
              </w:rPr>
              <w:t>qd</w:t>
            </w:r>
          </w:p>
          <w:p ns2:paraId="725FB805" ns2:textId="087DD867" w:rsidR="00AB0052" w:rsidRPr="009C6EA7" w:rsidRDefault="00AB0052" w:rsidP="00AB0052">
            <w:pPr>
              <w:widowControl w:val="0"/>
              <w:spacing w:after="60"/>
              <w:rPr>
                <w:sz w:val="18"/>
                <w:szCs w:val="18"/>
              </w:rPr>
            </w:pPr>
            <w:r w:rsidRPr="004B1E01">
              <w:rPr>
                <w:color w:val="000000"/>
                <w:sz w:val="18"/>
                <w:szCs w:val="18"/>
              </w:rPr>
              <w:t xml:space="preserve">Cohort 8: Sac-TMT 5 mg/kg, q2w + osimertinib 80 mg, </w:t>
            </w:r>
            <w:r w:rsidR="0078596E">
              <w:rPr>
                <w:color w:val="000000"/>
                <w:sz w:val="18"/>
                <w:szCs w:val="18"/>
              </w:rPr>
              <w:t>qd</w:t>
            </w:r>
          </w:p>
        </w:tc>
        <w:tc>
          <w:tcPr>
            <w:tcW w:w="764" w:type="pct"/>
          </w:tcPr>
          <w:p ns2:paraId="54F760F3" ns2:textId="77777777" w:rsidR="00AB0052" w:rsidRPr="004B1E01" w:rsidRDefault="00AB0052" w:rsidP="00AB0052">
            <w:pPr>
              <w:widowControl w:val="0"/>
              <w:autoSpaceDE w:val="0"/>
              <w:autoSpaceDN w:val="0"/>
              <w:adjustRightInd w:val="0"/>
              <w:spacing w:after="60"/>
              <w:rPr>
                <w:color w:val="000000"/>
                <w:sz w:val="18"/>
                <w:szCs w:val="18"/>
              </w:rPr>
            </w:pPr>
            <w:r w:rsidRPr="004B1E01">
              <w:rPr>
                <w:rFonts w:ascii="Calibri" w:hAnsi="Calibri" w:cs="Calibri"/>
                <w:color w:val="000000"/>
                <w:sz w:val="18"/>
                <w:szCs w:val="18"/>
              </w:rPr>
              <w:t>≥</w:t>
            </w:r>
            <w:r w:rsidRPr="004B1E01">
              <w:rPr>
                <w:color w:val="000000"/>
                <w:sz w:val="18"/>
                <w:szCs w:val="18"/>
              </w:rPr>
              <w:t xml:space="preserve">18 years of age with locally advanced or metastatic NSCLC </w:t>
            </w:r>
          </w:p>
          <w:p ns2:paraId="314F2A69" ns2:textId="7550B787" w:rsidR="00AB0052" w:rsidRPr="004B1E01" w:rsidRDefault="00AB0052" w:rsidP="00AB0052">
            <w:pPr>
              <w:widowControl w:val="0"/>
              <w:autoSpaceDE w:val="0"/>
              <w:autoSpaceDN w:val="0"/>
              <w:adjustRightInd w:val="0"/>
              <w:spacing w:after="60"/>
              <w:rPr>
                <w:color w:val="000000"/>
                <w:sz w:val="18"/>
                <w:szCs w:val="18"/>
              </w:rPr>
            </w:pPr>
            <w:r w:rsidRPr="004B1E01">
              <w:rPr>
                <w:color w:val="000000"/>
                <w:sz w:val="18"/>
                <w:szCs w:val="18"/>
              </w:rPr>
              <w:t>Cohorts 1, 3</w:t>
            </w:r>
            <w:r w:rsidR="00666DF9">
              <w:rPr>
                <w:color w:val="000000"/>
                <w:sz w:val="18"/>
                <w:szCs w:val="18"/>
              </w:rPr>
              <w:t>,</w:t>
            </w:r>
            <w:r w:rsidRPr="004B1E01">
              <w:rPr>
                <w:color w:val="000000"/>
                <w:sz w:val="18"/>
                <w:szCs w:val="18"/>
              </w:rPr>
              <w:t xml:space="preserve"> and 4</w:t>
            </w:r>
            <w:r w:rsidR="00E849AE">
              <w:rPr>
                <w:color w:val="000000"/>
                <w:sz w:val="18"/>
                <w:szCs w:val="18"/>
              </w:rPr>
              <w:t>a+1</w:t>
            </w:r>
            <w:r w:rsidRPr="004B1E01">
              <w:rPr>
                <w:color w:val="000000"/>
                <w:sz w:val="18"/>
                <w:szCs w:val="18"/>
              </w:rPr>
              <w:t xml:space="preserve">: NSCLC EGFR </w:t>
            </w:r>
            <w:r w:rsidR="00E849AE" w:rsidRPr="004B1E01">
              <w:rPr>
                <w:color w:val="000000"/>
                <w:sz w:val="18"/>
                <w:szCs w:val="18"/>
              </w:rPr>
              <w:t>wi</w:t>
            </w:r>
            <w:r w:rsidR="00E849AE">
              <w:rPr>
                <w:color w:val="000000"/>
                <w:sz w:val="18"/>
                <w:szCs w:val="18"/>
              </w:rPr>
              <w:t>l</w:t>
            </w:r>
            <w:r w:rsidR="00E849AE" w:rsidRPr="004B1E01">
              <w:rPr>
                <w:color w:val="000000"/>
                <w:sz w:val="18"/>
                <w:szCs w:val="18"/>
              </w:rPr>
              <w:t>d</w:t>
            </w:r>
            <w:r w:rsidRPr="004B1E01">
              <w:rPr>
                <w:color w:val="000000"/>
                <w:sz w:val="18"/>
                <w:szCs w:val="18"/>
              </w:rPr>
              <w:t xml:space="preserve"> type </w:t>
            </w:r>
          </w:p>
          <w:p ns2:paraId="451AD9B5" ns2:textId="11F7CF3C" w:rsidR="00AB0052" w:rsidRPr="004B1E01" w:rsidRDefault="00AB0052" w:rsidP="00AB0052">
            <w:pPr>
              <w:widowControl w:val="0"/>
              <w:autoSpaceDE w:val="0"/>
              <w:autoSpaceDN w:val="0"/>
              <w:adjustRightInd w:val="0"/>
              <w:spacing w:after="60"/>
              <w:rPr>
                <w:color w:val="000000"/>
                <w:sz w:val="18"/>
                <w:szCs w:val="18"/>
              </w:rPr>
            </w:pPr>
            <w:r w:rsidRPr="004B1E01">
              <w:rPr>
                <w:color w:val="000000"/>
                <w:sz w:val="18"/>
                <w:szCs w:val="18"/>
              </w:rPr>
              <w:t>Cohorts 5 and 6</w:t>
            </w:r>
            <w:r w:rsidR="00E849AE">
              <w:rPr>
                <w:color w:val="000000"/>
                <w:sz w:val="18"/>
                <w:szCs w:val="18"/>
              </w:rPr>
              <w:t>a+1</w:t>
            </w:r>
            <w:r w:rsidRPr="004B1E01">
              <w:rPr>
                <w:color w:val="000000"/>
                <w:sz w:val="18"/>
                <w:szCs w:val="18"/>
              </w:rPr>
              <w:t xml:space="preserve">: NSCLC EGFR mut failed prior EGFR TKI.   </w:t>
            </w:r>
          </w:p>
          <w:p ns2:paraId="321ECD3F" ns2:textId="77777777" w:rsidR="00AB0052" w:rsidRPr="004B1E01" w:rsidRDefault="00AB0052" w:rsidP="00AB0052">
            <w:pPr>
              <w:widowControl w:val="0"/>
              <w:autoSpaceDE w:val="0"/>
              <w:autoSpaceDN w:val="0"/>
              <w:adjustRightInd w:val="0"/>
              <w:spacing w:after="60"/>
              <w:rPr>
                <w:color w:val="000000"/>
                <w:sz w:val="18"/>
                <w:szCs w:val="18"/>
              </w:rPr>
            </w:pPr>
            <w:r w:rsidRPr="004B1E01">
              <w:rPr>
                <w:color w:val="000000"/>
                <w:sz w:val="18"/>
                <w:szCs w:val="18"/>
              </w:rPr>
              <w:t xml:space="preserve">Cohorts 7, 7-1 and 8: </w:t>
            </w:r>
          </w:p>
          <w:p ns2:paraId="5D2388BB" ns2:textId="62B4B137" w:rsidR="00AB0052" w:rsidRPr="009C6EA7" w:rsidRDefault="00AB0052" w:rsidP="00AB0052">
            <w:pPr>
              <w:pStyle w:val="TableHead"/>
              <w:jc w:val="left"/>
              <w:rPr>
                <w:b w:val="0"/>
                <w:sz w:val="18"/>
                <w:szCs w:val="18"/>
              </w:rPr>
            </w:pPr>
            <w:r w:rsidRPr="004B1E01">
              <w:rPr>
                <w:b w:val="0"/>
                <w:color w:val="000000"/>
                <w:sz w:val="18"/>
                <w:szCs w:val="18"/>
              </w:rPr>
              <w:t>NSCLC EGFR mut no prior therapy.</w:t>
            </w:r>
          </w:p>
        </w:tc>
        <w:tc>
          <w:tcPr>
            <w:tcW w:w="867" w:type="pct"/>
          </w:tcPr>
          <w:p ns2:paraId="77695668" ns2:textId="77777777" w:rsidR="00AB0052" w:rsidRPr="004B1E01" w:rsidRDefault="00AB0052" w:rsidP="00AB0052">
            <w:pPr>
              <w:widowControl w:val="0"/>
              <w:spacing w:after="60"/>
              <w:rPr>
                <w:color w:val="000000"/>
                <w:sz w:val="18"/>
                <w:szCs w:val="18"/>
              </w:rPr>
            </w:pPr>
            <w:r w:rsidRPr="004B1E01">
              <w:rPr>
                <w:color w:val="000000"/>
                <w:sz w:val="18"/>
                <w:szCs w:val="18"/>
              </w:rPr>
              <w:t>At the time of data cutoff (21-MAY-2024):</w:t>
            </w:r>
          </w:p>
          <w:p ns2:paraId="1F24D004" ns2:textId="5F3A14D0" w:rsidR="00AB0052" w:rsidRPr="004B1E01" w:rsidRDefault="00AB0052" w:rsidP="00AB0052">
            <w:pPr>
              <w:widowControl w:val="0"/>
              <w:spacing w:after="60"/>
              <w:rPr>
                <w:color w:val="000000"/>
                <w:sz w:val="18"/>
                <w:szCs w:val="18"/>
              </w:rPr>
            </w:pPr>
            <w:r w:rsidRPr="004B1E01">
              <w:rPr>
                <w:color w:val="000000"/>
                <w:sz w:val="18"/>
                <w:szCs w:val="18"/>
              </w:rPr>
              <w:t>Cohort 1: n=54</w:t>
            </w:r>
          </w:p>
          <w:p ns2:paraId="624CE339" ns2:textId="01C3C5C4" w:rsidR="00AB0052" w:rsidRPr="004B1E01" w:rsidRDefault="00AB0052" w:rsidP="00AB0052">
            <w:pPr>
              <w:widowControl w:val="0"/>
              <w:spacing w:after="60"/>
              <w:rPr>
                <w:color w:val="000000"/>
                <w:sz w:val="18"/>
                <w:szCs w:val="18"/>
              </w:rPr>
            </w:pPr>
            <w:r w:rsidRPr="004B1E01">
              <w:rPr>
                <w:color w:val="000000"/>
                <w:sz w:val="18"/>
                <w:szCs w:val="18"/>
              </w:rPr>
              <w:t>Cohort 3: n=7</w:t>
            </w:r>
          </w:p>
          <w:p ns2:paraId="3AB5DD45" ns2:textId="0C5B83B7" w:rsidR="00AB0052" w:rsidRPr="004B1E01" w:rsidRDefault="00AB0052" w:rsidP="00AB0052">
            <w:pPr>
              <w:widowControl w:val="0"/>
              <w:spacing w:after="60"/>
              <w:rPr>
                <w:color w:val="000000"/>
                <w:sz w:val="18"/>
                <w:szCs w:val="18"/>
              </w:rPr>
            </w:pPr>
            <w:r w:rsidRPr="00121811">
              <w:rPr>
                <w:color w:val="000000"/>
                <w:sz w:val="18"/>
                <w:szCs w:val="18"/>
              </w:rPr>
              <w:t>Cohort 4</w:t>
            </w:r>
            <w:r w:rsidR="005225E8">
              <w:rPr>
                <w:color w:val="000000"/>
                <w:sz w:val="18"/>
                <w:szCs w:val="18"/>
              </w:rPr>
              <w:t>a+1</w:t>
            </w:r>
            <w:r w:rsidRPr="00121811">
              <w:rPr>
                <w:color w:val="000000"/>
                <w:sz w:val="18"/>
                <w:szCs w:val="18"/>
              </w:rPr>
              <w:t>: n=</w:t>
            </w:r>
            <w:r w:rsidR="00121811" w:rsidRPr="00121811">
              <w:rPr>
                <w:color w:val="000000"/>
                <w:sz w:val="18"/>
                <w:szCs w:val="18"/>
              </w:rPr>
              <w:t>2</w:t>
            </w:r>
          </w:p>
          <w:p ns2:paraId="6DF6788E" ns2:textId="77777777" w:rsidR="00AB0052" w:rsidRPr="004B1E01" w:rsidRDefault="00AB0052" w:rsidP="00AB0052">
            <w:pPr>
              <w:widowControl w:val="0"/>
              <w:spacing w:after="60"/>
              <w:rPr>
                <w:color w:val="000000"/>
                <w:sz w:val="18"/>
                <w:szCs w:val="18"/>
              </w:rPr>
            </w:pPr>
            <w:r w:rsidRPr="004B1E01">
              <w:rPr>
                <w:color w:val="000000"/>
                <w:sz w:val="18"/>
                <w:szCs w:val="18"/>
              </w:rPr>
              <w:t>Cohort 5: n= 4</w:t>
            </w:r>
          </w:p>
          <w:p ns2:paraId="237BCD48" ns2:textId="6F16CA59" w:rsidR="00AB0052" w:rsidRPr="004B1E01" w:rsidRDefault="00AB0052" w:rsidP="00AB0052">
            <w:pPr>
              <w:widowControl w:val="0"/>
              <w:spacing w:after="60"/>
              <w:rPr>
                <w:color w:val="000000"/>
                <w:sz w:val="18"/>
                <w:szCs w:val="18"/>
              </w:rPr>
            </w:pPr>
            <w:r w:rsidRPr="00121811">
              <w:rPr>
                <w:color w:val="000000"/>
                <w:sz w:val="18"/>
                <w:szCs w:val="18"/>
              </w:rPr>
              <w:t>Cohort 6</w:t>
            </w:r>
            <w:r w:rsidR="005225E8">
              <w:rPr>
                <w:color w:val="000000"/>
                <w:sz w:val="18"/>
                <w:szCs w:val="18"/>
              </w:rPr>
              <w:t>a+1</w:t>
            </w:r>
            <w:r w:rsidRPr="00121811">
              <w:rPr>
                <w:color w:val="000000"/>
                <w:sz w:val="18"/>
                <w:szCs w:val="18"/>
              </w:rPr>
              <w:t>: n=</w:t>
            </w:r>
            <w:r w:rsidR="00121811" w:rsidRPr="00121811">
              <w:rPr>
                <w:color w:val="000000"/>
                <w:sz w:val="18"/>
                <w:szCs w:val="18"/>
              </w:rPr>
              <w:t>1</w:t>
            </w:r>
          </w:p>
          <w:p ns2:paraId="5F7F19FF" ns2:textId="77777777" w:rsidR="00AB0052" w:rsidRPr="004B1E01" w:rsidRDefault="00AB0052" w:rsidP="00AB0052">
            <w:pPr>
              <w:widowControl w:val="0"/>
              <w:spacing w:after="60"/>
              <w:rPr>
                <w:color w:val="000000"/>
                <w:sz w:val="18"/>
                <w:szCs w:val="18"/>
              </w:rPr>
            </w:pPr>
            <w:r w:rsidRPr="004B1E01">
              <w:rPr>
                <w:color w:val="000000"/>
                <w:sz w:val="18"/>
                <w:szCs w:val="18"/>
              </w:rPr>
              <w:t>Cohort 7: n=11</w:t>
            </w:r>
          </w:p>
          <w:p ns2:paraId="2A15397C" ns2:textId="62DF0C78" w:rsidR="00AB0052" w:rsidRPr="004B1E01" w:rsidRDefault="00AB0052" w:rsidP="00AB0052">
            <w:pPr>
              <w:widowControl w:val="0"/>
              <w:spacing w:after="60"/>
              <w:rPr>
                <w:color w:val="000000"/>
                <w:sz w:val="18"/>
                <w:szCs w:val="18"/>
              </w:rPr>
            </w:pPr>
            <w:r w:rsidRPr="004B1E01">
              <w:rPr>
                <w:color w:val="000000"/>
                <w:sz w:val="18"/>
                <w:szCs w:val="18"/>
              </w:rPr>
              <w:t>Cohort 7-1: n=53</w:t>
            </w:r>
          </w:p>
          <w:p ns2:paraId="374163F2" ns2:textId="72BC74A8" w:rsidR="00AB0052" w:rsidRPr="009C6EA7" w:rsidRDefault="00AB0052" w:rsidP="00AB0052">
            <w:pPr>
              <w:widowControl w:val="0"/>
              <w:spacing w:after="60"/>
              <w:rPr>
                <w:color w:val="000000"/>
                <w:sz w:val="18"/>
                <w:szCs w:val="18"/>
              </w:rPr>
            </w:pPr>
            <w:r w:rsidRPr="00121811">
              <w:rPr>
                <w:color w:val="000000"/>
                <w:sz w:val="18"/>
                <w:szCs w:val="18"/>
              </w:rPr>
              <w:t>Cohort 8: n=</w:t>
            </w:r>
            <w:r w:rsidR="00121811" w:rsidRPr="00121811">
              <w:rPr>
                <w:color w:val="000000"/>
                <w:sz w:val="18"/>
                <w:szCs w:val="18"/>
              </w:rPr>
              <w:t>3</w:t>
            </w:r>
          </w:p>
        </w:tc>
      </w:tr>
      <w:tr w:rsidR="00D7046C" w:rsidRPr="009C6EA7" ns2:paraId="74C6D9B6" ns2:textId="77777777" w:rsidTr="00DE649B">
        <w:trPr>
          <w:cantSplit/>
        </w:trPr>
        <w:tc>
          <w:tcPr>
            <w:tcW w:w="867" w:type="pct"/>
          </w:tcPr>
          <w:p ns2:paraId="0458E6D0" ns2:textId="5037DFC7" w:rsidR="00AB0052" w:rsidRPr="00AB0052" w:rsidRDefault="00AB0052" w:rsidP="00AB0052">
            <w:pPr>
              <w:widowControl w:val="0"/>
              <w:spacing w:after="60"/>
              <w:rPr>
                <w:color w:val="000000"/>
                <w:sz w:val="18"/>
                <w:szCs w:val="18"/>
              </w:rPr>
            </w:pPr>
            <w:r w:rsidRPr="00BD7519">
              <w:rPr>
                <w:color w:val="000000"/>
                <w:sz w:val="18"/>
                <w:szCs w:val="18"/>
              </w:rPr>
              <w:lastRenderedPageBreak/>
              <w:t>MK‑2870-013 (SKB264-II-05</w:t>
            </w:r>
            <w:r w:rsidRPr="00151955">
              <w:rPr>
                <w:color w:val="000000"/>
                <w:sz w:val="18"/>
                <w:szCs w:val="18"/>
              </w:rPr>
              <w:t>)</w:t>
            </w:r>
            <w:r w:rsidR="006402FD">
              <w:rPr>
                <w:color w:val="000000"/>
                <w:sz w:val="18"/>
                <w:szCs w:val="18"/>
              </w:rPr>
              <w:t xml:space="preserve">, </w:t>
            </w:r>
            <w:r w:rsidRPr="00BD7519">
              <w:rPr>
                <w:color w:val="000000"/>
                <w:sz w:val="18"/>
                <w:szCs w:val="18"/>
              </w:rPr>
              <w:t>NCT05351788</w:t>
            </w:r>
            <w:r w:rsidR="006402FD">
              <w:rPr>
                <w:color w:val="000000"/>
                <w:sz w:val="18"/>
                <w:szCs w:val="18"/>
              </w:rPr>
              <w:t xml:space="preserve"> / </w:t>
            </w:r>
            <w:r w:rsidRPr="00BD7519">
              <w:rPr>
                <w:sz w:val="18"/>
                <w:szCs w:val="18"/>
              </w:rPr>
              <w:t>Kelun-Biotech</w:t>
            </w:r>
            <w:r w:rsidR="006402FD">
              <w:rPr>
                <w:sz w:val="18"/>
                <w:szCs w:val="18"/>
              </w:rPr>
              <w:t xml:space="preserve"> /</w:t>
            </w:r>
            <w:r w:rsidRPr="00BD7519">
              <w:rPr>
                <w:sz w:val="18"/>
                <w:szCs w:val="18"/>
              </w:rPr>
              <w:t xml:space="preserve"> China</w:t>
            </w:r>
          </w:p>
        </w:tc>
        <w:tc>
          <w:tcPr>
            <w:tcW w:w="834" w:type="pct"/>
          </w:tcPr>
          <w:p ns2:paraId="619B6578" ns2:textId="6167CE5C" w:rsidR="00AB0052" w:rsidRPr="00AB0052" w:rsidRDefault="006402FD" w:rsidP="00AB0052">
            <w:pPr>
              <w:pStyle w:val="TableHead"/>
              <w:jc w:val="left"/>
              <w:rPr>
                <w:b w:val="0"/>
                <w:sz w:val="18"/>
                <w:szCs w:val="18"/>
              </w:rPr>
            </w:pPr>
            <w:r>
              <w:rPr>
                <w:b w:val="0"/>
                <w:sz w:val="18"/>
                <w:szCs w:val="18"/>
              </w:rPr>
              <w:t>S</w:t>
            </w:r>
            <w:r w:rsidR="00AB0052" w:rsidRPr="00151955">
              <w:rPr>
                <w:b w:val="0"/>
                <w:sz w:val="18"/>
                <w:szCs w:val="18"/>
              </w:rPr>
              <w:t>tudy</w:t>
            </w:r>
            <w:r w:rsidR="00AB0052" w:rsidRPr="00BD7519">
              <w:rPr>
                <w:b w:val="0"/>
                <w:sz w:val="18"/>
                <w:szCs w:val="18"/>
              </w:rPr>
              <w:t xml:space="preserve"> of combination therapy of sac-TMT in patients with advanced or metastatic NSCLC</w:t>
            </w:r>
          </w:p>
        </w:tc>
        <w:tc>
          <w:tcPr>
            <w:tcW w:w="695" w:type="pct"/>
          </w:tcPr>
          <w:p ns2:paraId="324B5165" ns2:textId="77777777" w:rsidR="00AB0052" w:rsidRPr="00BD7519" w:rsidRDefault="00AB0052" w:rsidP="00AB0052">
            <w:pPr>
              <w:widowControl w:val="0"/>
              <w:spacing w:after="60"/>
              <w:rPr>
                <w:sz w:val="18"/>
                <w:szCs w:val="18"/>
              </w:rPr>
            </w:pPr>
            <w:r w:rsidRPr="00BD7519">
              <w:rPr>
                <w:sz w:val="18"/>
                <w:szCs w:val="18"/>
              </w:rPr>
              <w:t xml:space="preserve">Phase 2, open-label, multicenter, multi-cohorts study, </w:t>
            </w:r>
          </w:p>
          <w:p ns2:paraId="2190975E" ns2:textId="77777777" w:rsidR="00AB0052" w:rsidRPr="00AB0052" w:rsidRDefault="00AB0052" w:rsidP="00AB0052">
            <w:pPr>
              <w:pStyle w:val="TableHead"/>
              <w:jc w:val="left"/>
              <w:rPr>
                <w:b w:val="0"/>
                <w:sz w:val="18"/>
                <w:szCs w:val="18"/>
              </w:rPr>
            </w:pPr>
          </w:p>
        </w:tc>
        <w:tc>
          <w:tcPr>
            <w:tcW w:w="973" w:type="pct"/>
          </w:tcPr>
          <w:p ns2:paraId="0E7E62A4" ns2:textId="77777777" w:rsidR="00AB0052" w:rsidRPr="00BD7519" w:rsidRDefault="00AB0052" w:rsidP="00AB0052">
            <w:pPr>
              <w:widowControl w:val="0"/>
              <w:spacing w:after="60"/>
              <w:rPr>
                <w:sz w:val="18"/>
                <w:szCs w:val="18"/>
              </w:rPr>
            </w:pPr>
            <w:r w:rsidRPr="00BD7519">
              <w:rPr>
                <w:sz w:val="18"/>
                <w:szCs w:val="18"/>
              </w:rPr>
              <w:t>Cohort 1A: sac-TMT 5 mg/kg + KL-A167 1200 mg (q3w)</w:t>
            </w:r>
          </w:p>
          <w:p ns2:paraId="219AE3FA" ns2:textId="77777777" w:rsidR="00AB0052" w:rsidRPr="00BD7519" w:rsidRDefault="00AB0052" w:rsidP="00AB0052">
            <w:pPr>
              <w:widowControl w:val="0"/>
              <w:spacing w:after="60"/>
              <w:rPr>
                <w:sz w:val="18"/>
                <w:szCs w:val="18"/>
              </w:rPr>
            </w:pPr>
            <w:r w:rsidRPr="00BD7519">
              <w:rPr>
                <w:sz w:val="18"/>
                <w:szCs w:val="18"/>
              </w:rPr>
              <w:t>Cohort 1B: sac-TMT 5 mg/kg + KL-A167 900 mg (q2w)</w:t>
            </w:r>
          </w:p>
          <w:p ns2:paraId="4E28C2B7" ns2:textId="3B2869C4" w:rsidR="00AB0052" w:rsidRPr="00BD7519" w:rsidRDefault="00AB0052" w:rsidP="00AB0052">
            <w:pPr>
              <w:widowControl w:val="0"/>
              <w:spacing w:after="60"/>
              <w:rPr>
                <w:sz w:val="18"/>
                <w:szCs w:val="18"/>
              </w:rPr>
            </w:pPr>
            <w:r w:rsidRPr="00BD7519">
              <w:rPr>
                <w:sz w:val="18"/>
                <w:szCs w:val="18"/>
              </w:rPr>
              <w:t>Cohort 1C (randomized): sac-TMT 5 mg/kg vs. sac-TMT 5</w:t>
            </w:r>
            <w:r w:rsidR="00EC370A">
              <w:rPr>
                <w:sz w:val="18"/>
                <w:szCs w:val="18"/>
              </w:rPr>
              <w:t> </w:t>
            </w:r>
            <w:r w:rsidRPr="00BD7519">
              <w:rPr>
                <w:sz w:val="18"/>
                <w:szCs w:val="18"/>
              </w:rPr>
              <w:t>mg/kg + KL-A167 900 mg (q2w)</w:t>
            </w:r>
          </w:p>
          <w:p ns2:paraId="6899B15F" ns2:textId="01EE505D" w:rsidR="008B517C" w:rsidRPr="00F20006" w:rsidRDefault="008B517C" w:rsidP="008B517C">
            <w:pPr>
              <w:widowControl w:val="0"/>
              <w:spacing w:after="60"/>
              <w:rPr>
                <w:color w:val="000000"/>
                <w:sz w:val="18"/>
                <w:szCs w:val="18"/>
              </w:rPr>
            </w:pPr>
            <w:r w:rsidRPr="00F20006">
              <w:rPr>
                <w:color w:val="000000"/>
                <w:sz w:val="18"/>
                <w:szCs w:val="18"/>
              </w:rPr>
              <w:t>Cohort 2a, 2b: sac-TMT 3 or 4 mg/kg +KL-A167 1200 mg +cisplatin, q3w</w:t>
            </w:r>
          </w:p>
          <w:p ns2:paraId="6B36813F" ns2:textId="7346876C" w:rsidR="008B517C" w:rsidRPr="00F20006" w:rsidRDefault="008B517C" w:rsidP="008B517C">
            <w:pPr>
              <w:widowControl w:val="0"/>
              <w:spacing w:after="60"/>
              <w:rPr>
                <w:color w:val="000000"/>
                <w:sz w:val="18"/>
                <w:szCs w:val="18"/>
              </w:rPr>
            </w:pPr>
            <w:r w:rsidRPr="00F20006">
              <w:rPr>
                <w:color w:val="000000"/>
                <w:sz w:val="18"/>
                <w:szCs w:val="18"/>
              </w:rPr>
              <w:t>Cohort 2c: sac-TMT 5 mg/kg+KL-A167 1200 mg + carboplatin, q3w</w:t>
            </w:r>
          </w:p>
          <w:p ns2:paraId="430BC4C5" ns2:textId="250931C5" w:rsidR="00025A35" w:rsidRPr="00AB0052" w:rsidRDefault="008B517C" w:rsidP="00025A35">
            <w:pPr>
              <w:widowControl w:val="0"/>
              <w:spacing w:after="60"/>
              <w:rPr>
                <w:color w:val="000000"/>
                <w:sz w:val="18"/>
                <w:szCs w:val="18"/>
              </w:rPr>
            </w:pPr>
            <w:r w:rsidRPr="00F20006">
              <w:rPr>
                <w:color w:val="000000"/>
                <w:sz w:val="18"/>
                <w:szCs w:val="18"/>
              </w:rPr>
              <w:t>Cohort 3: sac-TMT 5 mg/kg+KL-A167 1200 mg + carboplatin, q3w</w:t>
            </w:r>
          </w:p>
        </w:tc>
        <w:tc>
          <w:tcPr>
            <w:tcW w:w="764" w:type="pct"/>
          </w:tcPr>
          <w:p ns2:paraId="35888851" ns2:textId="7599E0D1" w:rsidR="00AB0052" w:rsidRPr="00AB0052" w:rsidRDefault="00AB0052" w:rsidP="00AB0052">
            <w:pPr>
              <w:widowControl w:val="0"/>
              <w:autoSpaceDE w:val="0"/>
              <w:autoSpaceDN w:val="0"/>
              <w:adjustRightInd w:val="0"/>
              <w:spacing w:after="60"/>
              <w:rPr>
                <w:rFonts w:ascii="Calibri" w:hAnsi="Calibri" w:cs="Calibri"/>
                <w:color w:val="000000"/>
                <w:sz w:val="18"/>
                <w:szCs w:val="18"/>
              </w:rPr>
            </w:pPr>
            <w:r w:rsidRPr="00BD7519">
              <w:rPr>
                <w:color w:val="000000"/>
                <w:sz w:val="18"/>
                <w:szCs w:val="18"/>
              </w:rPr>
              <w:t>18-75 years of age with</w:t>
            </w:r>
            <w:r w:rsidRPr="00BD7519">
              <w:rPr>
                <w:sz w:val="18"/>
                <w:szCs w:val="18"/>
              </w:rPr>
              <w:t xml:space="preserve"> locally advanced or metastatic NSCLC EGFR wide type who had received no prior ICI therapy and systemic therapy (</w:t>
            </w:r>
            <w:r w:rsidR="00EC370A">
              <w:rPr>
                <w:sz w:val="18"/>
                <w:szCs w:val="18"/>
              </w:rPr>
              <w:t>C</w:t>
            </w:r>
            <w:r w:rsidRPr="00BD7519">
              <w:rPr>
                <w:sz w:val="18"/>
                <w:szCs w:val="18"/>
              </w:rPr>
              <w:t>ohorts 1 and 2) or NSCLC EGFR mutant who had failed EGFR-TKI treatment</w:t>
            </w:r>
            <w:r w:rsidR="00A16E3B">
              <w:rPr>
                <w:sz w:val="18"/>
                <w:szCs w:val="18"/>
              </w:rPr>
              <w:t xml:space="preserve"> (</w:t>
            </w:r>
            <w:r w:rsidR="00585391">
              <w:rPr>
                <w:sz w:val="18"/>
                <w:szCs w:val="18"/>
              </w:rPr>
              <w:t>C</w:t>
            </w:r>
            <w:r w:rsidR="00A16E3B">
              <w:rPr>
                <w:sz w:val="18"/>
                <w:szCs w:val="18"/>
              </w:rPr>
              <w:t>ohort 3)</w:t>
            </w:r>
            <w:r w:rsidRPr="00BD7519">
              <w:rPr>
                <w:sz w:val="18"/>
                <w:szCs w:val="18"/>
              </w:rPr>
              <w:t>.</w:t>
            </w:r>
          </w:p>
        </w:tc>
        <w:tc>
          <w:tcPr>
            <w:tcW w:w="867" w:type="pct"/>
          </w:tcPr>
          <w:p ns2:paraId="441CC851" ns2:textId="728E029F" w:rsidR="00AB0052" w:rsidRPr="00BD7519" w:rsidRDefault="00AB0052" w:rsidP="00AB0052">
            <w:pPr>
              <w:widowControl w:val="0"/>
              <w:spacing w:after="60"/>
              <w:rPr>
                <w:color w:val="000000"/>
                <w:sz w:val="18"/>
                <w:szCs w:val="18"/>
              </w:rPr>
            </w:pPr>
            <w:r w:rsidRPr="00BD7519">
              <w:rPr>
                <w:color w:val="000000"/>
                <w:sz w:val="18"/>
                <w:szCs w:val="18"/>
              </w:rPr>
              <w:t>At the time of data cutoff (</w:t>
            </w:r>
            <w:r w:rsidR="00636634">
              <w:rPr>
                <w:color w:val="000000"/>
                <w:sz w:val="18"/>
                <w:szCs w:val="18"/>
              </w:rPr>
              <w:t>21</w:t>
            </w:r>
            <w:r w:rsidRPr="00BD7519">
              <w:rPr>
                <w:color w:val="000000"/>
                <w:sz w:val="18"/>
                <w:szCs w:val="18"/>
              </w:rPr>
              <w:t>-</w:t>
            </w:r>
            <w:r w:rsidR="00636634">
              <w:rPr>
                <w:color w:val="000000"/>
                <w:sz w:val="18"/>
                <w:szCs w:val="18"/>
              </w:rPr>
              <w:t>MAY</w:t>
            </w:r>
            <w:r w:rsidRPr="00BD7519">
              <w:rPr>
                <w:color w:val="000000"/>
                <w:sz w:val="18"/>
                <w:szCs w:val="18"/>
              </w:rPr>
              <w:t xml:space="preserve">-2024): total </w:t>
            </w:r>
            <w:r w:rsidR="00E849AE">
              <w:rPr>
                <w:color w:val="000000"/>
                <w:sz w:val="18"/>
                <w:szCs w:val="18"/>
              </w:rPr>
              <w:t xml:space="preserve">202 </w:t>
            </w:r>
            <w:r w:rsidRPr="00BD7519">
              <w:rPr>
                <w:color w:val="000000"/>
                <w:sz w:val="18"/>
                <w:szCs w:val="18"/>
              </w:rPr>
              <w:t>dosed</w:t>
            </w:r>
          </w:p>
          <w:p ns2:paraId="1F3DA8A4" ns2:textId="23B24366" w:rsidR="00AB0052" w:rsidRPr="00547DC1" w:rsidRDefault="00AB0052" w:rsidP="00AB0052">
            <w:pPr>
              <w:widowControl w:val="0"/>
              <w:spacing w:after="60"/>
              <w:rPr>
                <w:color w:val="000000"/>
                <w:sz w:val="18"/>
                <w:szCs w:val="18"/>
              </w:rPr>
            </w:pPr>
            <w:r w:rsidRPr="00547DC1">
              <w:rPr>
                <w:color w:val="000000"/>
                <w:sz w:val="18"/>
                <w:szCs w:val="18"/>
              </w:rPr>
              <w:t>Cohort 1A: n=40</w:t>
            </w:r>
          </w:p>
          <w:p ns2:paraId="1B7B4D8F" ns2:textId="75AAD644" w:rsidR="00AB0052" w:rsidRPr="00547DC1" w:rsidRDefault="00AB0052" w:rsidP="00AB0052">
            <w:pPr>
              <w:widowControl w:val="0"/>
              <w:spacing w:after="60"/>
              <w:rPr>
                <w:color w:val="000000"/>
                <w:sz w:val="18"/>
                <w:szCs w:val="18"/>
              </w:rPr>
            </w:pPr>
            <w:r w:rsidRPr="00547DC1">
              <w:rPr>
                <w:color w:val="000000"/>
                <w:sz w:val="18"/>
                <w:szCs w:val="18"/>
              </w:rPr>
              <w:t>Cohort 1B: n=101</w:t>
            </w:r>
          </w:p>
          <w:p ns2:paraId="645B2058" ns2:textId="0EB424DD" w:rsidR="00AB0052" w:rsidRPr="00547DC1" w:rsidRDefault="00AB0052" w:rsidP="00AB0052">
            <w:pPr>
              <w:widowControl w:val="0"/>
              <w:spacing w:after="60"/>
              <w:rPr>
                <w:color w:val="000000"/>
                <w:sz w:val="18"/>
                <w:szCs w:val="18"/>
              </w:rPr>
            </w:pPr>
            <w:r w:rsidRPr="00547DC1">
              <w:rPr>
                <w:color w:val="000000"/>
                <w:sz w:val="18"/>
                <w:szCs w:val="18"/>
              </w:rPr>
              <w:t>Cohort 1C: n=</w:t>
            </w:r>
            <w:r w:rsidRPr="00062212">
              <w:rPr>
                <w:color w:val="000000"/>
                <w:sz w:val="18"/>
                <w:szCs w:val="18"/>
              </w:rPr>
              <w:t>14</w:t>
            </w:r>
            <w:r w:rsidRPr="00547DC1">
              <w:rPr>
                <w:color w:val="000000"/>
                <w:sz w:val="18"/>
                <w:szCs w:val="18"/>
              </w:rPr>
              <w:t xml:space="preserve"> (sac-TMT) vs 16 (sac-TMT + KL-A167)</w:t>
            </w:r>
          </w:p>
          <w:p ns2:paraId="16F4AF0E" ns2:textId="1FF63941" w:rsidR="00AB0052" w:rsidRPr="00547DC1" w:rsidRDefault="00AB0052" w:rsidP="00AB0052">
            <w:pPr>
              <w:widowControl w:val="0"/>
              <w:spacing w:after="60"/>
              <w:rPr>
                <w:color w:val="000000"/>
                <w:sz w:val="18"/>
                <w:szCs w:val="18"/>
              </w:rPr>
            </w:pPr>
            <w:r w:rsidRPr="00547DC1">
              <w:rPr>
                <w:color w:val="000000"/>
                <w:sz w:val="18"/>
                <w:szCs w:val="18"/>
              </w:rPr>
              <w:t>Cohort 2a: n=6</w:t>
            </w:r>
          </w:p>
          <w:p ns2:paraId="15D78DC8" ns2:textId="77777777" w:rsidR="00025A35" w:rsidRPr="00F20006" w:rsidRDefault="00AB0052" w:rsidP="00025A35">
            <w:pPr>
              <w:widowControl w:val="0"/>
              <w:spacing w:after="60"/>
              <w:rPr>
                <w:color w:val="000000"/>
                <w:sz w:val="18"/>
                <w:szCs w:val="18"/>
              </w:rPr>
            </w:pPr>
            <w:r w:rsidRPr="00547DC1">
              <w:rPr>
                <w:color w:val="000000"/>
                <w:sz w:val="18"/>
                <w:szCs w:val="18"/>
              </w:rPr>
              <w:t>Cohort 2b: n=</w:t>
            </w:r>
            <w:r w:rsidRPr="00BD7519">
              <w:rPr>
                <w:color w:val="000000"/>
                <w:sz w:val="18"/>
                <w:szCs w:val="18"/>
              </w:rPr>
              <w:t>19</w:t>
            </w:r>
          </w:p>
          <w:p ns2:paraId="7FBEE77D" ns2:textId="16449FCC" w:rsidR="008B517C" w:rsidRPr="00F20006" w:rsidRDefault="008B517C" w:rsidP="008B517C">
            <w:pPr>
              <w:widowControl w:val="0"/>
              <w:spacing w:after="60"/>
              <w:rPr>
                <w:color w:val="000000"/>
                <w:sz w:val="18"/>
                <w:szCs w:val="18"/>
              </w:rPr>
            </w:pPr>
            <w:r w:rsidRPr="00F20006">
              <w:rPr>
                <w:color w:val="000000"/>
                <w:sz w:val="18"/>
                <w:szCs w:val="18"/>
              </w:rPr>
              <w:t>Cohort 2c: n=4</w:t>
            </w:r>
          </w:p>
          <w:p ns2:paraId="51E26198" ns2:textId="17445FAC" w:rsidR="00025A35" w:rsidRPr="00AB0052" w:rsidRDefault="008B517C" w:rsidP="00025A35">
            <w:pPr>
              <w:widowControl w:val="0"/>
              <w:spacing w:after="60"/>
              <w:rPr>
                <w:color w:val="000000"/>
                <w:sz w:val="18"/>
                <w:szCs w:val="18"/>
              </w:rPr>
            </w:pPr>
            <w:r w:rsidRPr="00F20006">
              <w:rPr>
                <w:color w:val="000000"/>
                <w:sz w:val="18"/>
                <w:szCs w:val="18"/>
              </w:rPr>
              <w:t>Cohort 3: n=2</w:t>
            </w:r>
          </w:p>
        </w:tc>
      </w:tr>
      <w:tr w:rsidR="00D7046C" w:rsidRPr="009C6EA7" ns2:paraId="6065DC42" ns2:textId="77777777" w:rsidTr="00DE649B">
        <w:trPr>
          <w:cantSplit/>
        </w:trPr>
        <w:tc>
          <w:tcPr>
            <w:tcW w:w="867" w:type="pct"/>
          </w:tcPr>
          <w:p ns2:paraId="11FF6A77" ns2:textId="1F5D4512" w:rsidR="00AB0052" w:rsidRPr="00AB0052" w:rsidRDefault="00AB0052" w:rsidP="00AB0052">
            <w:pPr>
              <w:widowControl w:val="0"/>
              <w:spacing w:after="60"/>
              <w:rPr>
                <w:color w:val="000000"/>
                <w:sz w:val="18"/>
                <w:szCs w:val="18"/>
              </w:rPr>
            </w:pPr>
            <w:r w:rsidRPr="00D85241">
              <w:rPr>
                <w:color w:val="000000"/>
                <w:sz w:val="18"/>
                <w:szCs w:val="18"/>
                <w:lang w:val="nl-NL"/>
              </w:rPr>
              <w:t>MK‑2870-016 (SKB264-II-07)</w:t>
            </w:r>
            <w:r w:rsidR="006402FD" w:rsidRPr="00D85241">
              <w:rPr>
                <w:color w:val="000000"/>
                <w:sz w:val="18"/>
                <w:szCs w:val="18"/>
                <w:lang w:val="nl-NL"/>
              </w:rPr>
              <w:t xml:space="preserve">, </w:t>
            </w:r>
            <w:r w:rsidRPr="00D85241">
              <w:rPr>
                <w:color w:val="000000"/>
                <w:sz w:val="18"/>
                <w:szCs w:val="18"/>
                <w:lang w:val="nl-NL"/>
              </w:rPr>
              <w:t>NCT05445908</w:t>
            </w:r>
            <w:r w:rsidR="006402FD" w:rsidRPr="00D85241">
              <w:rPr>
                <w:color w:val="000000"/>
                <w:sz w:val="18"/>
                <w:szCs w:val="18"/>
                <w:lang w:val="nl-NL"/>
              </w:rPr>
              <w:t xml:space="preserve"> / </w:t>
            </w:r>
            <w:r w:rsidRPr="00D85241">
              <w:rPr>
                <w:sz w:val="18"/>
                <w:szCs w:val="18"/>
                <w:lang w:val="nl-NL"/>
              </w:rPr>
              <w:t xml:space="preserve">Kelun-Biotech </w:t>
            </w:r>
            <w:r w:rsidR="006402FD" w:rsidRPr="00D85241">
              <w:rPr>
                <w:sz w:val="18"/>
                <w:szCs w:val="18"/>
                <w:lang w:val="nl-NL"/>
              </w:rPr>
              <w:t>/.</w:t>
            </w:r>
            <w:r w:rsidRPr="00D85241">
              <w:rPr>
                <w:sz w:val="18"/>
                <w:szCs w:val="18"/>
                <w:lang w:val="nl-NL"/>
              </w:rPr>
              <w:t xml:space="preserve"> </w:t>
            </w:r>
            <w:r w:rsidRPr="00BD7519">
              <w:rPr>
                <w:sz w:val="18"/>
                <w:szCs w:val="18"/>
              </w:rPr>
              <w:t>China</w:t>
            </w:r>
          </w:p>
        </w:tc>
        <w:tc>
          <w:tcPr>
            <w:tcW w:w="834" w:type="pct"/>
          </w:tcPr>
          <w:p ns2:paraId="0EA40072" ns2:textId="60E5A6D0" w:rsidR="00AB0052" w:rsidRPr="00AB0052" w:rsidRDefault="006402FD" w:rsidP="00AB0052">
            <w:pPr>
              <w:pStyle w:val="TableHead"/>
              <w:jc w:val="left"/>
              <w:rPr>
                <w:b w:val="0"/>
                <w:sz w:val="18"/>
                <w:szCs w:val="18"/>
              </w:rPr>
            </w:pPr>
            <w:r>
              <w:rPr>
                <w:b w:val="0"/>
                <w:sz w:val="18"/>
                <w:szCs w:val="18"/>
              </w:rPr>
              <w:t>S</w:t>
            </w:r>
            <w:r w:rsidR="00AB0052" w:rsidRPr="00151955">
              <w:rPr>
                <w:b w:val="0"/>
                <w:sz w:val="18"/>
                <w:szCs w:val="18"/>
              </w:rPr>
              <w:t>tudy</w:t>
            </w:r>
            <w:r w:rsidR="00AB0052" w:rsidRPr="00BD7519">
              <w:rPr>
                <w:b w:val="0"/>
                <w:sz w:val="18"/>
                <w:szCs w:val="18"/>
              </w:rPr>
              <w:t xml:space="preserve"> of sac-TMT with/without KL-A167 in patients with unresectable locally advanced, recurrent or metastatic HER2-negative </w:t>
            </w:r>
            <w:r>
              <w:rPr>
                <w:b w:val="0"/>
                <w:sz w:val="18"/>
                <w:szCs w:val="18"/>
              </w:rPr>
              <w:t>(TNBC)</w:t>
            </w:r>
            <w:r w:rsidR="00AB0052" w:rsidRPr="00151955">
              <w:rPr>
                <w:b w:val="0"/>
                <w:sz w:val="18"/>
                <w:szCs w:val="18"/>
              </w:rPr>
              <w:t xml:space="preserve"> </w:t>
            </w:r>
            <w:r w:rsidR="00AB0052" w:rsidRPr="00BD7519">
              <w:rPr>
                <w:b w:val="0"/>
                <w:sz w:val="18"/>
                <w:szCs w:val="18"/>
              </w:rPr>
              <w:t>breast cancer who have not received prior systemic therapy</w:t>
            </w:r>
          </w:p>
        </w:tc>
        <w:tc>
          <w:tcPr>
            <w:tcW w:w="695" w:type="pct"/>
          </w:tcPr>
          <w:p ns2:paraId="44B1C525" ns2:textId="7B6FDC36" w:rsidR="00AB0052" w:rsidRPr="00AB0052" w:rsidRDefault="00AB0052" w:rsidP="00AB0052">
            <w:pPr>
              <w:pStyle w:val="TableHead"/>
              <w:jc w:val="left"/>
              <w:rPr>
                <w:b w:val="0"/>
                <w:sz w:val="18"/>
                <w:szCs w:val="18"/>
              </w:rPr>
            </w:pPr>
            <w:r w:rsidRPr="00BD7519">
              <w:rPr>
                <w:b w:val="0"/>
                <w:sz w:val="18"/>
                <w:szCs w:val="18"/>
              </w:rPr>
              <w:t xml:space="preserve">Phase 2, open-label, multicenter, multi-cohorts study </w:t>
            </w:r>
          </w:p>
        </w:tc>
        <w:tc>
          <w:tcPr>
            <w:tcW w:w="973" w:type="pct"/>
          </w:tcPr>
          <w:p ns2:paraId="0D6009E4" ns2:textId="77777777" w:rsidR="00AB0052" w:rsidRPr="00BD7519" w:rsidRDefault="00AB0052" w:rsidP="00AB0052">
            <w:pPr>
              <w:widowControl w:val="0"/>
              <w:spacing w:after="60"/>
              <w:rPr>
                <w:color w:val="000000"/>
                <w:sz w:val="18"/>
                <w:szCs w:val="18"/>
              </w:rPr>
            </w:pPr>
            <w:r w:rsidRPr="00BD7519">
              <w:rPr>
                <w:color w:val="000000"/>
                <w:sz w:val="18"/>
                <w:szCs w:val="18"/>
              </w:rPr>
              <w:t xml:space="preserve">Safety run-in: sac-TMT 5 mg q2w + KL-A167 900 mg q2w. </w:t>
            </w:r>
          </w:p>
          <w:p ns2:paraId="3868367C" ns2:textId="28FCE7AB" w:rsidR="00AB0052" w:rsidRPr="00BD7519" w:rsidRDefault="00AB0052" w:rsidP="00AB0052">
            <w:pPr>
              <w:widowControl w:val="0"/>
              <w:spacing w:after="60"/>
              <w:rPr>
                <w:color w:val="000000"/>
                <w:sz w:val="18"/>
                <w:szCs w:val="18"/>
              </w:rPr>
            </w:pPr>
            <w:r w:rsidRPr="00BD7519">
              <w:rPr>
                <w:color w:val="000000"/>
                <w:sz w:val="18"/>
                <w:szCs w:val="18"/>
              </w:rPr>
              <w:t xml:space="preserve">Randomization (1:1): sac-TMT 5 mg q2w vs. sac-TMT 5 mg q2w + KL-A167 900 mg (q2w) </w:t>
            </w:r>
          </w:p>
          <w:p ns2:paraId="72E4EAF7" ns2:textId="77777777" w:rsidR="00AB0052" w:rsidRPr="00AB0052" w:rsidRDefault="00AB0052" w:rsidP="00AB0052">
            <w:pPr>
              <w:widowControl w:val="0"/>
              <w:spacing w:after="60"/>
              <w:rPr>
                <w:color w:val="000000"/>
                <w:sz w:val="18"/>
                <w:szCs w:val="18"/>
              </w:rPr>
            </w:pPr>
          </w:p>
        </w:tc>
        <w:tc>
          <w:tcPr>
            <w:tcW w:w="764" w:type="pct"/>
          </w:tcPr>
          <w:p ns2:paraId="5316ED5B" ns2:textId="0ADDDF62" w:rsidR="00AB0052" w:rsidRPr="00AB0052" w:rsidRDefault="00AB0052" w:rsidP="00AB0052">
            <w:pPr>
              <w:widowControl w:val="0"/>
              <w:autoSpaceDE w:val="0"/>
              <w:autoSpaceDN w:val="0"/>
              <w:adjustRightInd w:val="0"/>
              <w:spacing w:after="60"/>
              <w:rPr>
                <w:rFonts w:ascii="Calibri" w:hAnsi="Calibri" w:cs="Calibri"/>
                <w:color w:val="000000"/>
                <w:sz w:val="18"/>
                <w:szCs w:val="18"/>
              </w:rPr>
            </w:pPr>
            <w:r w:rsidRPr="00BD7519">
              <w:rPr>
                <w:color w:val="000000"/>
                <w:sz w:val="18"/>
                <w:szCs w:val="18"/>
              </w:rPr>
              <w:t>Unresectable locally advanced, recurrent or metastatic TNBC (Part</w:t>
            </w:r>
            <w:r w:rsidR="00AF198D">
              <w:rPr>
                <w:color w:val="000000"/>
                <w:sz w:val="18"/>
                <w:szCs w:val="18"/>
              </w:rPr>
              <w:t>s </w:t>
            </w:r>
            <w:r w:rsidRPr="00BD7519">
              <w:rPr>
                <w:color w:val="000000"/>
                <w:sz w:val="18"/>
                <w:szCs w:val="18"/>
              </w:rPr>
              <w:t>1 and 2) and HR+/HER2-BC (</w:t>
            </w:r>
            <w:r w:rsidR="00AF198D">
              <w:rPr>
                <w:color w:val="000000"/>
                <w:sz w:val="18"/>
                <w:szCs w:val="18"/>
              </w:rPr>
              <w:t>P</w:t>
            </w:r>
            <w:r w:rsidRPr="00BD7519">
              <w:rPr>
                <w:color w:val="000000"/>
                <w:sz w:val="18"/>
                <w:szCs w:val="18"/>
              </w:rPr>
              <w:t>art 3) who have not received prior systemic chemotherapy.</w:t>
            </w:r>
          </w:p>
        </w:tc>
        <w:tc>
          <w:tcPr>
            <w:tcW w:w="867" w:type="pct"/>
          </w:tcPr>
          <w:p ns2:paraId="2544BF21" ns2:textId="77777777" w:rsidR="00AB0052" w:rsidRPr="00BD7519" w:rsidRDefault="00AB0052" w:rsidP="00AB0052">
            <w:pPr>
              <w:widowControl w:val="0"/>
              <w:spacing w:after="60"/>
              <w:rPr>
                <w:color w:val="000000"/>
                <w:sz w:val="18"/>
                <w:szCs w:val="18"/>
              </w:rPr>
            </w:pPr>
            <w:r w:rsidRPr="00BD7519">
              <w:rPr>
                <w:color w:val="000000"/>
                <w:sz w:val="18"/>
                <w:szCs w:val="18"/>
              </w:rPr>
              <w:t>At the time of data cutoff (21-MAY-2024):</w:t>
            </w:r>
          </w:p>
          <w:p ns2:paraId="59651008" ns2:textId="77777777" w:rsidR="00AB0052" w:rsidRPr="00BD7519" w:rsidRDefault="00AB0052" w:rsidP="00AB0052">
            <w:pPr>
              <w:widowControl w:val="0"/>
              <w:spacing w:after="60"/>
              <w:rPr>
                <w:color w:val="000000"/>
                <w:sz w:val="18"/>
                <w:szCs w:val="18"/>
              </w:rPr>
            </w:pPr>
            <w:r w:rsidRPr="00062212">
              <w:rPr>
                <w:color w:val="000000"/>
                <w:sz w:val="18"/>
                <w:szCs w:val="18"/>
              </w:rPr>
              <w:t>80</w:t>
            </w:r>
            <w:r w:rsidRPr="00BD7519">
              <w:rPr>
                <w:color w:val="000000"/>
                <w:sz w:val="18"/>
                <w:szCs w:val="18"/>
              </w:rPr>
              <w:t xml:space="preserve"> dosed with sac-TMT: 5 mg/kg q2w monotherapy</w:t>
            </w:r>
          </w:p>
          <w:p ns2:paraId="319C9DFE" ns2:textId="1524E1D8" w:rsidR="00AB0052" w:rsidRPr="00AB0052" w:rsidRDefault="00AB0052" w:rsidP="00AB0052">
            <w:pPr>
              <w:widowControl w:val="0"/>
              <w:spacing w:after="60"/>
              <w:rPr>
                <w:color w:val="000000"/>
                <w:sz w:val="18"/>
                <w:szCs w:val="18"/>
              </w:rPr>
            </w:pPr>
            <w:r w:rsidRPr="00BD7519">
              <w:rPr>
                <w:color w:val="000000"/>
                <w:sz w:val="18"/>
                <w:szCs w:val="18"/>
              </w:rPr>
              <w:t>91 dosed with sac-TMT 5 mg q2w + KL-A167</w:t>
            </w:r>
          </w:p>
        </w:tc>
      </w:tr>
      <w:tr w:rsidR="00724AD2" w:rsidRPr="009C6EA7" ns2:paraId="4A50DA88" ns2:textId="77777777" w:rsidTr="007221FF">
        <w:trPr>
          <w:cantSplit/>
        </w:trPr>
        <w:tc>
          <w:tcPr>
            <w:tcW w:w="5000" w:type="pct"/>
            <w:gridSpan w:val="6"/>
            <w:tcBorders>
              <w:bottom w:val="single" w:sz="4" w:space="0" w:color="auto"/>
            </w:tcBorders>
          </w:tcPr>
          <w:p ns2:paraId="1533E587" ns2:textId="494DE995" w:rsidR="00724AD2" w:rsidRPr="00547DC1" w:rsidRDefault="00823712" w:rsidP="00724AD2">
            <w:pPr>
              <w:widowControl w:val="0"/>
              <w:spacing w:after="60"/>
              <w:rPr>
                <w:color w:val="000000"/>
                <w:sz w:val="16"/>
                <w:szCs w:val="16"/>
              </w:rPr>
            </w:pPr>
            <w:r w:rsidRPr="00823712">
              <w:rPr>
                <w:color w:val="000000"/>
                <w:sz w:val="16"/>
                <w:szCs w:val="16"/>
              </w:rPr>
              <w:t xml:space="preserve">Abbreviations: </w:t>
            </w:r>
            <w:r w:rsidR="00724AD2" w:rsidRPr="00547DC1">
              <w:rPr>
                <w:color w:val="000000"/>
                <w:sz w:val="16"/>
                <w:szCs w:val="16"/>
              </w:rPr>
              <w:t>1L=first-line; ALK=anaplastic lymphoma kinase; AUC=</w:t>
            </w:r>
            <w:r w:rsidR="00CC5E20">
              <w:rPr>
                <w:color w:val="000000"/>
                <w:sz w:val="16"/>
                <w:szCs w:val="16"/>
              </w:rPr>
              <w:t>area under the concentration-time curve</w:t>
            </w:r>
            <w:r w:rsidR="00724AD2" w:rsidRPr="00547DC1">
              <w:rPr>
                <w:color w:val="000000"/>
                <w:sz w:val="16"/>
                <w:szCs w:val="16"/>
              </w:rPr>
              <w:t xml:space="preserve">; BC=breast cancer; CC=cervical cancer; DLT=dose-limiting toxicity; </w:t>
            </w:r>
            <w:r w:rsidR="00FE04C8">
              <w:rPr>
                <w:color w:val="000000"/>
                <w:sz w:val="16"/>
                <w:szCs w:val="16"/>
              </w:rPr>
              <w:t xml:space="preserve">d=day; </w:t>
            </w:r>
            <w:r w:rsidR="00724AD2" w:rsidRPr="00547DC1">
              <w:rPr>
                <w:color w:val="000000"/>
                <w:sz w:val="16"/>
                <w:szCs w:val="16"/>
              </w:rPr>
              <w:t>EGFR=epidermal growth factor receptor; FIH=first-in-human; FPE=</w:t>
            </w:r>
            <w:r w:rsidR="00CC5E20">
              <w:rPr>
                <w:color w:val="000000"/>
                <w:sz w:val="16"/>
                <w:szCs w:val="16"/>
              </w:rPr>
              <w:t>first participant enrolled</w:t>
            </w:r>
            <w:r w:rsidR="00724AD2" w:rsidRPr="00547DC1">
              <w:rPr>
                <w:color w:val="000000"/>
                <w:sz w:val="16"/>
                <w:szCs w:val="16"/>
              </w:rPr>
              <w:t>; HER2=</w:t>
            </w:r>
            <w:r w:rsidR="00396A92" w:rsidRPr="00396A92">
              <w:rPr>
                <w:color w:val="000000"/>
                <w:sz w:val="16"/>
                <w:szCs w:val="16"/>
              </w:rPr>
              <w:t>human epidermal growth factor receptor 2</w:t>
            </w:r>
            <w:r w:rsidR="00724AD2" w:rsidRPr="00547DC1">
              <w:rPr>
                <w:color w:val="000000"/>
                <w:sz w:val="16"/>
                <w:szCs w:val="16"/>
              </w:rPr>
              <w:t>; HR=hormone receptor; ID=identification; MTD=maximum tolerated dose; NCT=national clinical trial; NPC=nasopharyngeal carcinoma; NSCLC=non–small cell lung cancer; OC=ovarian cancer; PC=prostate cancer; PD-1=programmed cell death 1 protein; PD</w:t>
            </w:r>
            <w:r w:rsidR="002F1D91">
              <w:rPr>
                <w:color w:val="000000"/>
                <w:sz w:val="16"/>
                <w:szCs w:val="16"/>
              </w:rPr>
              <w:t>-</w:t>
            </w:r>
            <w:r w:rsidR="00724AD2" w:rsidRPr="00547DC1">
              <w:rPr>
                <w:color w:val="000000"/>
                <w:sz w:val="16"/>
                <w:szCs w:val="16"/>
              </w:rPr>
              <w:t xml:space="preserve">L1=programmed cell death </w:t>
            </w:r>
            <w:r w:rsidR="00CC5E20">
              <w:rPr>
                <w:color w:val="000000"/>
                <w:sz w:val="16"/>
                <w:szCs w:val="16"/>
              </w:rPr>
              <w:t>1</w:t>
            </w:r>
            <w:r w:rsidR="00724AD2" w:rsidRPr="00547DC1">
              <w:rPr>
                <w:color w:val="000000"/>
                <w:sz w:val="16"/>
                <w:szCs w:val="16"/>
              </w:rPr>
              <w:t xml:space="preserve"> ligand 1; PFS=progression-free survival; PK=pharmacokinetic; qd=on</w:t>
            </w:r>
            <w:r w:rsidR="00CC5E20">
              <w:rPr>
                <w:color w:val="000000"/>
                <w:sz w:val="16"/>
                <w:szCs w:val="16"/>
              </w:rPr>
              <w:t>c</w:t>
            </w:r>
            <w:r w:rsidR="00724AD2" w:rsidRPr="00547DC1">
              <w:rPr>
                <w:color w:val="000000"/>
                <w:sz w:val="16"/>
                <w:szCs w:val="16"/>
              </w:rPr>
              <w:t xml:space="preserve">e a day; q2w=every 2 weeks; q3w=every </w:t>
            </w:r>
            <w:r w:rsidR="00CC5E20" w:rsidRPr="00547DC1">
              <w:rPr>
                <w:color w:val="000000"/>
                <w:sz w:val="16"/>
                <w:szCs w:val="16"/>
              </w:rPr>
              <w:t>3</w:t>
            </w:r>
            <w:r w:rsidR="00CC5E20">
              <w:rPr>
                <w:color w:val="000000"/>
                <w:sz w:val="16"/>
                <w:szCs w:val="16"/>
              </w:rPr>
              <w:t> </w:t>
            </w:r>
            <w:r w:rsidR="00724AD2" w:rsidRPr="00547DC1">
              <w:rPr>
                <w:color w:val="000000"/>
                <w:sz w:val="16"/>
                <w:szCs w:val="16"/>
              </w:rPr>
              <w:t xml:space="preserve">weeks; q6w=every 6 weeks; RP2D=recommended Phase 2 dose; </w:t>
            </w:r>
            <w:r w:rsidR="002F1D91">
              <w:rPr>
                <w:color w:val="000000"/>
                <w:sz w:val="16"/>
                <w:szCs w:val="16"/>
              </w:rPr>
              <w:t>sac-TMT= s</w:t>
            </w:r>
            <w:r w:rsidR="002F1D91" w:rsidRPr="002F1D91">
              <w:rPr>
                <w:color w:val="000000"/>
                <w:sz w:val="16"/>
                <w:szCs w:val="16"/>
              </w:rPr>
              <w:t>acituzumab tirumotecan</w:t>
            </w:r>
            <w:r w:rsidR="002F1D91">
              <w:rPr>
                <w:color w:val="000000"/>
                <w:sz w:val="16"/>
                <w:szCs w:val="16"/>
              </w:rPr>
              <w:t xml:space="preserve">; </w:t>
            </w:r>
            <w:r w:rsidR="00724AD2" w:rsidRPr="00547DC1">
              <w:rPr>
                <w:color w:val="000000"/>
                <w:sz w:val="16"/>
                <w:szCs w:val="16"/>
              </w:rPr>
              <w:t>TKI= tyrosine kinase inhibitor; TNBC=triple-negative breast cancer; TPS=tumor proportion score; UC=urothelial carcinoma; US=United States.</w:t>
            </w:r>
          </w:p>
          <w:p ns2:paraId="02F934F4" ns2:textId="77777777" w:rsidR="00724AD2" w:rsidRPr="00547DC1" w:rsidRDefault="00724AD2" w:rsidP="00724AD2">
            <w:pPr>
              <w:widowControl w:val="0"/>
              <w:spacing w:after="60"/>
              <w:rPr>
                <w:color w:val="000000"/>
                <w:sz w:val="16"/>
                <w:szCs w:val="16"/>
              </w:rPr>
            </w:pPr>
            <w:r w:rsidRPr="00547DC1">
              <w:rPr>
                <w:color w:val="000000"/>
                <w:sz w:val="16"/>
                <w:szCs w:val="16"/>
              </w:rPr>
              <w:t>KL-A167 is an anti-PD-L1 monoclonal antibody.</w:t>
            </w:r>
          </w:p>
          <w:p ns2:paraId="47776455" ns2:textId="58C6CB84" w:rsidR="00724AD2" w:rsidRPr="00547DC1" w:rsidRDefault="00724AD2" w:rsidP="00724AD2">
            <w:pPr>
              <w:widowControl w:val="0"/>
              <w:spacing w:after="60"/>
              <w:rPr>
                <w:color w:val="000000"/>
                <w:sz w:val="16"/>
                <w:szCs w:val="16"/>
              </w:rPr>
            </w:pPr>
            <w:r w:rsidRPr="00547DC1">
              <w:rPr>
                <w:color w:val="000000"/>
                <w:sz w:val="16"/>
                <w:szCs w:val="16"/>
              </w:rPr>
              <w:t>Sac-TMT is also known as MK-2870</w:t>
            </w:r>
            <w:r w:rsidR="00CC5E20">
              <w:rPr>
                <w:color w:val="000000"/>
                <w:sz w:val="16"/>
                <w:szCs w:val="16"/>
              </w:rPr>
              <w:t xml:space="preserve"> and </w:t>
            </w:r>
            <w:r w:rsidRPr="00547DC1">
              <w:rPr>
                <w:color w:val="000000"/>
                <w:sz w:val="16"/>
                <w:szCs w:val="16"/>
              </w:rPr>
              <w:t>SKB264</w:t>
            </w:r>
          </w:p>
        </w:tc>
      </w:tr>
      <w:tr w:rsidR="00724AD2" w:rsidRPr="009C6EA7" ns2:paraId="7BD20877" ns2:textId="77777777" w:rsidTr="007221FF">
        <w:trPr>
          <w:cantSplit/>
        </w:trPr>
        <w:tc>
          <w:tcPr>
            <w:tcW w:w="5000" w:type="pct"/>
            <w:gridSpan w:val="6"/>
            <w:tcBorders>
              <w:left w:val="nil"/>
              <w:bottom w:val="nil"/>
              <w:right w:val="nil"/>
            </w:tcBorders>
          </w:tcPr>
          <w:p ns2:paraId="545FD743" ns2:textId="73C8A439" w:rsidR="00724AD2" w:rsidRPr="00547DC1" w:rsidRDefault="00BD7519" w:rsidP="00AB0052">
            <w:pPr>
              <w:widowControl w:val="0"/>
              <w:spacing w:after="60"/>
              <w:rPr>
                <w:color w:val="000000"/>
                <w:sz w:val="16"/>
                <w:szCs w:val="16"/>
              </w:rPr>
            </w:pPr>
            <w:r w:rsidRPr="00547DC1">
              <w:rPr>
                <w:sz w:val="16"/>
                <w:szCs w:val="16"/>
              </w:rPr>
              <w:t>Source: MK-2870-001, MK-2870-002, MK-2870-003, MK-2870-013, MK-2870-014, MK-2870-016, and MK-2870-017 study protocols</w:t>
            </w:r>
          </w:p>
        </w:tc>
      </w:tr>
    </w:tbl>
    <w:p ns2:paraId="64FC8BB9" ns2:textId="77777777" w:rsidR="002A7326" w:rsidRDefault="002A7326" w:rsidP="007243AD">
      <w:pPr>
        <w:pStyle w:val="Paragraph"/>
        <w:rPr>
          <w:sz w:val="16"/>
          <w:szCs w:val="16"/>
        </w:rPr>
        <w:sectPr w:rsidR="002A7326" w:rsidSect="007243AD">
          <w:headerReference w:type="default" ns3:id="rId22"/>
          <w:footerReference w:type="default" ns3:id="rId23"/>
          <w:pgSz w:w="15840" w:h="12240" w:orient="landscape"/>
          <w:pgMar w:top="1800" w:right="1440" w:bottom="1440" w:left="1440" w:header="720" w:footer="720" w:gutter="0"/>
          <w:cols w:space="720"/>
          <w:docGrid w:linePitch="326"/>
        </w:sectPr>
      </w:pPr>
      <w:ins w:id="9236" w:author="GoldenCorpusHarness" w:date="2026-03-28T21:57:55Z">
        <w:r>
          <w:t>Antigenicity/Immunogenicity</w:t>
        </w:r>
      </w:ins>
    </w:p>
    <w:p ns2:paraId="5C109917" ns2:textId="5C0C5551" w:rsidR="002A7326" w:rsidRDefault="002A7326" w:rsidP="002A7326">
      <w:pPr>
        <w:pStyle w:val="TableTitle"/>
      </w:pPr>
      <w:del w:id="9237" w:author="GoldenCorpusHarness" w:date="2026-03-28T21:57:55Z">
        <w:r>
          <w:delText>Tabl</w:delText>
        </w:r>
      </w:del>
      <w:ins w:id="9238" w:author="GoldenCorpusHarness" w:date="2026-03-28T21:57:55Z">
        <w:r>
          <w:t>Immunog</w:t>
        </w:r>
      </w:ins>
      <w:r>
        <w:t>e</w:t>
      </w:r>
      <w:del w:id="9239" w:author="GoldenCorpusHarness" w:date="2026-03-28T21:57:55Z">
        <w:r>
          <w:delText xml:space="preserve"> 15Table</w:delText>
        </w:r>
      </w:del>
      <w:ins w:id="9240" w:author="GoldenCorpusHarness" w:date="2026-03-28T21:57:55Z">
        <w:r>
          <w:t>nicity</w:t>
        </w:r>
      </w:ins>
      <w:r>
        <w:t xml:space="preserve"> of </w:t>
      </w:r>
      <w:del w:id="9241" w:author="GoldenCorpusHarness" w:date="2026-03-28T21:57:55Z">
        <w:r>
          <w:delText>O</w:delText>
        </w:r>
      </w:del>
      <w:ins w:id="9242" w:author="GoldenCorpusHarness" w:date="2026-03-28T21:57:55Z">
        <w:r>
          <w:t>sac-TMT was evaluated as part of the 7 a</w:t>
        </w:r>
      </w:ins>
      <w:r>
        <w:t>n</w:t>
      </w:r>
      <w:del w:id="9243" w:author="GoldenCorpusHarness" w:date="2026-03-28T21:57:55Z">
        <w:r>
          <w:delText>g</w:delText>
        </w:r>
      </w:del>
      <w:ins w:id="9244" w:author="GoldenCorpusHarness" w:date="2026-03-28T21:57:55Z">
        <w:r>
          <w:t>d 14-week GLP repeat-d</w:t>
        </w:r>
      </w:ins>
      <w:r>
        <w:t>o</w:t>
      </w:r>
      <w:del w:id="9245" w:author="GoldenCorpusHarness" w:date="2026-03-28T21:57:55Z">
        <w:r>
          <w:delText>ing</w:delText>
        </w:r>
      </w:del>
      <w:ins w:id="9246" w:author="GoldenCorpusHarness" w:date="2026-03-28T21:57:55Z">
        <w:r>
          <w:t>se</w:t>
        </w:r>
      </w:ins>
      <w:r>
        <w:t xml:space="preserve"> </w:t>
      </w:r>
      <w:del w:id="9247" w:author="GoldenCorpusHarness" w:date="2026-03-28T21:57:55Z">
        <w:r>
          <w:delText>Clin</w:delText>
        </w:r>
      </w:del>
      <w:ins w:id="9248" w:author="GoldenCorpusHarness" w:date="2026-03-28T21:57:55Z">
        <w:r>
          <w:t>tox</w:t>
        </w:r>
      </w:ins>
      <w:r>
        <w:t>ic</w:t>
      </w:r>
      <w:del w:id="9249" w:author="GoldenCorpusHarness" w:date="2026-03-28T21:57:55Z">
        <w:r>
          <w:delText>al</w:delText>
        </w:r>
      </w:del>
      <w:ins w:id="9250" w:author="GoldenCorpusHarness" w:date="2026-03-28T21:57:55Z">
        <w:r>
          <w:t>ity</w:t>
        </w:r>
      </w:ins>
      <w:r>
        <w:t xml:space="preserve"> </w:t>
      </w:r>
      <w:del w:id="9251" w:author="GoldenCorpusHarness" w:date="2026-03-28T21:57:55Z">
        <w:r>
          <w:delText>S</w:delText>
        </w:r>
      </w:del>
      <w:ins w:id="9252" w:author="GoldenCorpusHarness" w:date="2026-03-28T21:57:55Z">
        <w:r>
          <w:t>s</w:t>
        </w:r>
      </w:ins>
      <w:r>
        <w:t xml:space="preserve">tudies </w:t>
      </w:r>
      <w:del w:id="9253" w:author="GoldenCorpusHarness" w:date="2026-03-28T21:57:55Z">
        <w:r>
          <w:delText xml:space="preserve">With No Data Included </w:delText>
        </w:r>
      </w:del>
      <w:r>
        <w:t xml:space="preserve">in </w:t>
      </w:r>
      <w:del w:id="9254" w:author="GoldenCorpusHarness" w:date="2026-03-28T21:57:55Z">
        <w:r>
          <w:delText>IB</w:delText>
        </w:r>
      </w:del>
      <w:ins w:id="9255" w:author="GoldenCorpusHarness" w:date="2026-03-28T21:57:55Z">
        <w:r>
          <w:t>cynomolgus</w:t>
        </w:r>
      </w:ins>
      <w:r>
        <w:t xml:space="preserve"> </w:t>
      </w:r>
      <w:del w:id="9256" w:author="GoldenCorpusHarness" w:date="2026-03-28T21:57:55Z">
        <w:r>
          <w:delText>Ed</w:delText>
        </w:r>
      </w:del>
      <w:ins w:id="9257" w:author="GoldenCorpusHarness" w:date="2026-03-28T21:57:55Z">
        <w:r>
          <w:t>monkeys [Sec</w:t>
        </w:r>
      </w:ins>
      <w:r>
        <w:t>.</w:t>
      </w:r>
      <w:del w:id="9258" w:author="GoldenCorpusHarness" w:date="2026-03-28T21:57:55Z">
        <w:r>
          <w:delText xml:space="preserve"> 06 </w:delText>
        </w:r>
      </w:del>
      <w:ins w:id="9259" w:author="GoldenCorpusHarness" w:date="2026-03-28T21:57:55Z">
        <w:r>
          <w:t xml:space="preserve"> 4.3.2.1].</w:t>
        </w:r>
      </w:ins>
    </w:p>
    <w:tbl>
      <w:tblPr>
        <w:tblStyle w:val="TableGrid"/>
        <w:tblW w:w="0" w:type="auto"/>
        <w:tblLayout w:type="fixed"/>
        <w:tblLook w:val="04A0" w:firstRow="1" w:lastRow="0" w:firstColumn="1" w:lastColumn="0" w:noHBand="0" w:noVBand="1"/>
      </w:tblPr>
      <w:tblGrid>
        <w:gridCol w:w="1795"/>
        <w:gridCol w:w="1710"/>
        <w:gridCol w:w="1530"/>
        <w:gridCol w:w="2790"/>
        <w:gridCol w:w="2990"/>
        <w:gridCol w:w="2135"/>
      </w:tblGrid>
      <w:tr w:rsidR="002A7326" w:rsidRPr="00FD6369" ns2:paraId="42016420" ns2:textId="77777777" w:rsidTr="003B439F">
        <w:trPr>
          <w:cantSplit/>
          <w:tblHeader/>
        </w:trPr>
        <w:tc>
          <w:tcPr>
            <w:tcW w:w="1795" w:type="dxa"/>
            <w:vAlign w:val="bottom"/>
          </w:tcPr>
          <w:p ns2:paraId="03A176A7" ns2:textId="4EC4CD9D" w:rsidR="002A7326" w:rsidRPr="00BE2DA0" w:rsidRDefault="002A7326" w:rsidP="002A7326">
            <w:pPr>
              <w:pStyle w:val="TableHead"/>
              <w:rPr>
                <w:sz w:val="18"/>
                <w:szCs w:val="18"/>
              </w:rPr>
            </w:pPr>
            <w:r w:rsidRPr="00BE2DA0">
              <w:rPr>
                <w:color w:val="000000"/>
                <w:sz w:val="18"/>
                <w:szCs w:val="18"/>
              </w:rPr>
              <w:t>Study</w:t>
            </w:r>
            <w:r w:rsidR="003868BA">
              <w:rPr>
                <w:color w:val="000000"/>
                <w:sz w:val="18"/>
                <w:szCs w:val="18"/>
              </w:rPr>
              <w:t xml:space="preserve"> ID</w:t>
            </w:r>
            <w:r w:rsidRPr="00BE2DA0">
              <w:rPr>
                <w:color w:val="000000"/>
                <w:sz w:val="18"/>
                <w:szCs w:val="18"/>
              </w:rPr>
              <w:t xml:space="preserve"> / NCT No/Sponsor / Study Location</w:t>
            </w:r>
          </w:p>
        </w:tc>
        <w:tc>
          <w:tcPr>
            <w:tcW w:w="1710" w:type="dxa"/>
            <w:vAlign w:val="bottom"/>
          </w:tcPr>
          <w:p ns2:paraId="6451943F" ns2:textId="2DC50C9A" w:rsidR="002A7326" w:rsidRPr="00BE2DA0" w:rsidRDefault="002A7326" w:rsidP="002A7326">
            <w:pPr>
              <w:pStyle w:val="TableHead"/>
              <w:rPr>
                <w:sz w:val="18"/>
                <w:szCs w:val="18"/>
              </w:rPr>
            </w:pPr>
            <w:r w:rsidRPr="00BE2DA0">
              <w:rPr>
                <w:color w:val="000000"/>
                <w:sz w:val="18"/>
                <w:szCs w:val="18"/>
              </w:rPr>
              <w:t>Study Title</w:t>
            </w:r>
          </w:p>
        </w:tc>
        <w:tc>
          <w:tcPr>
            <w:tcW w:w="1530" w:type="dxa"/>
            <w:vAlign w:val="bottom"/>
          </w:tcPr>
          <w:p ns2:paraId="28B11BD7" ns2:textId="7B813C98" w:rsidR="002A7326" w:rsidRPr="00BE2DA0" w:rsidRDefault="002A7326" w:rsidP="002A7326">
            <w:pPr>
              <w:pStyle w:val="TableHead"/>
              <w:rPr>
                <w:sz w:val="18"/>
                <w:szCs w:val="18"/>
              </w:rPr>
            </w:pPr>
            <w:r w:rsidRPr="00BE2DA0">
              <w:rPr>
                <w:color w:val="000000"/>
                <w:sz w:val="18"/>
                <w:szCs w:val="18"/>
              </w:rPr>
              <w:t>Phase/ Study Design</w:t>
            </w:r>
          </w:p>
        </w:tc>
        <w:tc>
          <w:tcPr>
            <w:tcW w:w="2790" w:type="dxa"/>
            <w:vAlign w:val="bottom"/>
          </w:tcPr>
          <w:p ns2:paraId="2D85D09D" ns2:textId="27FE8C74" w:rsidR="002A7326" w:rsidRPr="00BE2DA0" w:rsidRDefault="002A7326" w:rsidP="002A7326">
            <w:pPr>
              <w:pStyle w:val="TableHead"/>
              <w:rPr>
                <w:sz w:val="18"/>
                <w:szCs w:val="18"/>
              </w:rPr>
            </w:pPr>
            <w:r w:rsidRPr="00BE2DA0">
              <w:rPr>
                <w:color w:val="000000"/>
                <w:sz w:val="18"/>
                <w:szCs w:val="18"/>
              </w:rPr>
              <w:t>Dosing Regimen</w:t>
            </w:r>
          </w:p>
        </w:tc>
        <w:tc>
          <w:tcPr>
            <w:tcW w:w="2990" w:type="dxa"/>
            <w:vAlign w:val="bottom"/>
          </w:tcPr>
          <w:p ns2:paraId="01A0D1C8" ns2:textId="6B5F1415" w:rsidR="002A7326" w:rsidRPr="00BE2DA0" w:rsidRDefault="002A7326" w:rsidP="002A7326">
            <w:pPr>
              <w:pStyle w:val="TableHead"/>
              <w:rPr>
                <w:sz w:val="18"/>
                <w:szCs w:val="18"/>
              </w:rPr>
            </w:pPr>
            <w:r w:rsidRPr="00BE2DA0">
              <w:rPr>
                <w:sz w:val="18"/>
                <w:szCs w:val="18"/>
              </w:rPr>
              <w:t>Study Population</w:t>
            </w:r>
          </w:p>
        </w:tc>
        <w:tc>
          <w:tcPr>
            <w:tcW w:w="2135" w:type="dxa"/>
            <w:vAlign w:val="bottom"/>
          </w:tcPr>
          <w:p ns2:paraId="119CA8B8" ns2:textId="39925095" w:rsidR="002A7326" w:rsidRPr="00BE2DA0" w:rsidRDefault="002A7326" w:rsidP="002A7326">
            <w:pPr>
              <w:pStyle w:val="TableHead"/>
              <w:rPr>
                <w:sz w:val="18"/>
                <w:szCs w:val="18"/>
              </w:rPr>
            </w:pPr>
            <w:r w:rsidRPr="00BE2DA0">
              <w:rPr>
                <w:sz w:val="18"/>
                <w:szCs w:val="18"/>
              </w:rPr>
              <w:t xml:space="preserve">Status of Study </w:t>
            </w:r>
            <w:r w:rsidRPr="00BE2DA0">
              <w:rPr>
                <w:sz w:val="18"/>
                <w:szCs w:val="18"/>
              </w:rPr>
              <w:br/>
              <w:t>Participant Exposure</w:t>
            </w:r>
          </w:p>
        </w:tc>
      </w:tr>
      <w:tr w:rsidR="00FD6369" w:rsidRPr="00BD7519" ns2:paraId="42AE82B0" ns2:textId="77777777" w:rsidTr="003B439F">
        <w:trPr>
          <w:cantSplit/>
        </w:trPr>
        <w:tc>
          <w:tcPr>
            <w:tcW w:w="12950" w:type="dxa"/>
            <w:gridSpan w:val="6"/>
          </w:tcPr>
          <w:p ns2:paraId="5A21184F" ns2:textId="49F9EB32" w:rsidR="00FD6369" w:rsidRPr="00BE2DA0" w:rsidRDefault="00FD6369" w:rsidP="002A7326">
            <w:pPr>
              <w:widowControl w:val="0"/>
              <w:spacing w:after="60"/>
              <w:rPr>
                <w:b/>
                <w:color w:val="000000" w:themeColor="text1"/>
                <w:sz w:val="18"/>
                <w:szCs w:val="18"/>
              </w:rPr>
            </w:pPr>
            <w:r w:rsidRPr="00BE2DA0">
              <w:rPr>
                <w:b/>
                <w:color w:val="000000" w:themeColor="text1"/>
                <w:sz w:val="18"/>
                <w:szCs w:val="18"/>
              </w:rPr>
              <w:t>Monotherapy Studies</w:t>
            </w:r>
          </w:p>
        </w:tc>
      </w:tr>
      <w:tr w:rsidR="005C002A" w:rsidRPr="00205E2B" ns2:paraId="138994A0" ns2:textId="77777777" w:rsidTr="003B439F">
        <w:trPr>
          <w:cantSplit/>
        </w:trPr>
        <w:tc>
          <w:tcPr>
            <w:tcW w:w="1795" w:type="dxa"/>
          </w:tcPr>
          <w:p ns2:paraId="057CC9B7" ns2:textId="2DF42615" w:rsidR="005C002A" w:rsidRPr="00151955" w:rsidRDefault="005C002A" w:rsidP="005C002A">
            <w:pPr>
              <w:widowControl w:val="0"/>
              <w:spacing w:after="60"/>
              <w:rPr>
                <w:sz w:val="18"/>
                <w:szCs w:val="18"/>
              </w:rPr>
            </w:pPr>
            <w:r w:rsidRPr="00151955">
              <w:rPr>
                <w:sz w:val="18"/>
                <w:szCs w:val="18"/>
              </w:rPr>
              <w:t>MK-2870-004 (TroFuse-004)</w:t>
            </w:r>
            <w:r w:rsidR="00205E2B">
              <w:rPr>
                <w:sz w:val="18"/>
                <w:szCs w:val="18"/>
              </w:rPr>
              <w:t xml:space="preserve"> / </w:t>
            </w:r>
            <w:r w:rsidRPr="00151955">
              <w:rPr>
                <w:sz w:val="18"/>
                <w:szCs w:val="18"/>
              </w:rPr>
              <w:t>NCT06074588</w:t>
            </w:r>
            <w:r w:rsidR="00205E2B">
              <w:rPr>
                <w:sz w:val="18"/>
                <w:szCs w:val="18"/>
              </w:rPr>
              <w:t xml:space="preserve"> / </w:t>
            </w:r>
            <w:r w:rsidRPr="00151955">
              <w:rPr>
                <w:sz w:val="18"/>
                <w:szCs w:val="18"/>
              </w:rPr>
              <w:t>Merck</w:t>
            </w:r>
            <w:r w:rsidR="00205E2B">
              <w:rPr>
                <w:sz w:val="18"/>
                <w:szCs w:val="18"/>
              </w:rPr>
              <w:t xml:space="preserve"> /</w:t>
            </w:r>
            <w:r w:rsidRPr="00151955">
              <w:rPr>
                <w:sz w:val="18"/>
                <w:szCs w:val="18"/>
              </w:rPr>
              <w:t xml:space="preserve"> </w:t>
            </w:r>
            <w:r w:rsidR="00205E2B">
              <w:rPr>
                <w:sz w:val="18"/>
                <w:szCs w:val="18"/>
              </w:rPr>
              <w:t>G</w:t>
            </w:r>
            <w:r w:rsidRPr="00151955">
              <w:rPr>
                <w:sz w:val="18"/>
                <w:szCs w:val="18"/>
              </w:rPr>
              <w:t>lobal</w:t>
            </w:r>
          </w:p>
        </w:tc>
        <w:tc>
          <w:tcPr>
            <w:tcW w:w="1710" w:type="dxa"/>
          </w:tcPr>
          <w:p ns2:paraId="1F532D20" ns2:textId="6E3B701E" w:rsidR="005C002A" w:rsidRPr="00205E2B" w:rsidRDefault="005C002A" w:rsidP="005C002A">
            <w:pPr>
              <w:pStyle w:val="TableHead"/>
              <w:jc w:val="left"/>
              <w:rPr>
                <w:b w:val="0"/>
                <w:bCs/>
                <w:sz w:val="18"/>
                <w:szCs w:val="18"/>
              </w:rPr>
            </w:pPr>
            <w:r w:rsidRPr="00BE2DA0">
              <w:rPr>
                <w:b w:val="0"/>
                <w:bCs/>
                <w:sz w:val="18"/>
                <w:szCs w:val="18"/>
              </w:rPr>
              <w:t xml:space="preserve">Sac-TMT vs </w:t>
            </w:r>
            <w:r w:rsidR="00205E2B" w:rsidRPr="00BE2DA0">
              <w:rPr>
                <w:b w:val="0"/>
                <w:bCs/>
                <w:sz w:val="18"/>
                <w:szCs w:val="18"/>
              </w:rPr>
              <w:t>c</w:t>
            </w:r>
            <w:r w:rsidRPr="00BE2DA0">
              <w:rPr>
                <w:b w:val="0"/>
                <w:bCs/>
                <w:sz w:val="18"/>
                <w:szCs w:val="18"/>
              </w:rPr>
              <w:t xml:space="preserve">hemotherapy in NSCLC with </w:t>
            </w:r>
            <w:r w:rsidR="00205E2B" w:rsidRPr="00BE2DA0">
              <w:rPr>
                <w:b w:val="0"/>
                <w:bCs/>
                <w:sz w:val="18"/>
                <w:szCs w:val="18"/>
              </w:rPr>
              <w:t>g</w:t>
            </w:r>
            <w:r w:rsidRPr="00BE2DA0">
              <w:rPr>
                <w:b w:val="0"/>
                <w:bCs/>
                <w:sz w:val="18"/>
                <w:szCs w:val="18"/>
              </w:rPr>
              <w:t xml:space="preserve">enomic </w:t>
            </w:r>
            <w:r w:rsidR="00205E2B" w:rsidRPr="00BE2DA0">
              <w:rPr>
                <w:b w:val="0"/>
                <w:bCs/>
                <w:sz w:val="18"/>
                <w:szCs w:val="18"/>
              </w:rPr>
              <w:t>a</w:t>
            </w:r>
            <w:r w:rsidRPr="00BE2DA0">
              <w:rPr>
                <w:b w:val="0"/>
                <w:bCs/>
                <w:sz w:val="18"/>
                <w:szCs w:val="18"/>
              </w:rPr>
              <w:t>lterations</w:t>
            </w:r>
          </w:p>
        </w:tc>
        <w:tc>
          <w:tcPr>
            <w:tcW w:w="1530" w:type="dxa"/>
          </w:tcPr>
          <w:p ns2:paraId="54F6EE94" ns2:textId="1737E87A" w:rsidR="005C002A" w:rsidRPr="00151955" w:rsidRDefault="005C002A" w:rsidP="005C002A">
            <w:pPr>
              <w:pStyle w:val="TableHead"/>
              <w:jc w:val="left"/>
              <w:rPr>
                <w:b w:val="0"/>
                <w:sz w:val="18"/>
                <w:szCs w:val="18"/>
              </w:rPr>
            </w:pPr>
            <w:r w:rsidRPr="00151955">
              <w:rPr>
                <w:b w:val="0"/>
                <w:sz w:val="18"/>
                <w:szCs w:val="18"/>
              </w:rPr>
              <w:t>Phase 3, randomized</w:t>
            </w:r>
            <w:r w:rsidR="00D27D74">
              <w:rPr>
                <w:b w:val="0"/>
                <w:sz w:val="18"/>
                <w:szCs w:val="18"/>
              </w:rPr>
              <w:t xml:space="preserve"> (1:1)</w:t>
            </w:r>
            <w:r w:rsidRPr="00151955">
              <w:rPr>
                <w:b w:val="0"/>
                <w:sz w:val="18"/>
                <w:szCs w:val="18"/>
              </w:rPr>
              <w:t xml:space="preserve">, </w:t>
            </w:r>
            <w:r w:rsidR="00205E2B">
              <w:rPr>
                <w:b w:val="0"/>
                <w:sz w:val="18"/>
                <w:szCs w:val="18"/>
              </w:rPr>
              <w:t>o</w:t>
            </w:r>
            <w:r w:rsidRPr="00151955">
              <w:rPr>
                <w:b w:val="0"/>
                <w:sz w:val="18"/>
                <w:szCs w:val="18"/>
              </w:rPr>
              <w:t>pen-label</w:t>
            </w:r>
          </w:p>
        </w:tc>
        <w:tc>
          <w:tcPr>
            <w:tcW w:w="2790" w:type="dxa"/>
          </w:tcPr>
          <w:p ns2:paraId="7B636E19" ns2:textId="77777777" w:rsidR="005C002A" w:rsidRPr="00151955" w:rsidRDefault="005C002A" w:rsidP="005C002A">
            <w:pPr>
              <w:widowControl w:val="0"/>
              <w:spacing w:after="60"/>
              <w:rPr>
                <w:color w:val="000000"/>
                <w:sz w:val="18"/>
                <w:szCs w:val="18"/>
              </w:rPr>
            </w:pPr>
            <w:r w:rsidRPr="00151955">
              <w:rPr>
                <w:color w:val="000000"/>
                <w:sz w:val="18"/>
                <w:szCs w:val="18"/>
              </w:rPr>
              <w:t>Test group: sac-TMT 4 mg/kg, q2w</w:t>
            </w:r>
          </w:p>
          <w:p ns2:paraId="202B8852" ns2:textId="3083A58D" w:rsidR="005C002A" w:rsidRPr="00151955" w:rsidRDefault="005C002A" w:rsidP="005C002A">
            <w:pPr>
              <w:widowControl w:val="0"/>
              <w:spacing w:after="60"/>
              <w:rPr>
                <w:color w:val="000000"/>
                <w:sz w:val="18"/>
                <w:szCs w:val="18"/>
              </w:rPr>
            </w:pPr>
            <w:r w:rsidRPr="00151955">
              <w:rPr>
                <w:color w:val="000000"/>
                <w:sz w:val="18"/>
                <w:szCs w:val="18"/>
              </w:rPr>
              <w:t>Control group: chemotherapy (docetaxel or pemetrexed)</w:t>
            </w:r>
          </w:p>
        </w:tc>
        <w:tc>
          <w:tcPr>
            <w:tcW w:w="2990" w:type="dxa"/>
          </w:tcPr>
          <w:p ns2:paraId="4119827D" ns2:textId="4572DE6D" w:rsidR="005C002A" w:rsidRPr="00151955" w:rsidRDefault="005C002A" w:rsidP="005C002A">
            <w:pPr>
              <w:pStyle w:val="TableHead"/>
              <w:jc w:val="left"/>
              <w:rPr>
                <w:b w:val="0"/>
                <w:color w:val="000000"/>
                <w:sz w:val="18"/>
                <w:szCs w:val="18"/>
              </w:rPr>
            </w:pPr>
            <w:r w:rsidRPr="00151955">
              <w:rPr>
                <w:b w:val="0"/>
                <w:sz w:val="18"/>
                <w:szCs w:val="18"/>
              </w:rPr>
              <w:t xml:space="preserve">Participants with at least 18 years of age with previously treated, advanced or metastatic nonsquamous NSCLC with exon 19del or exon L858R EGFR mutations or other specified genomic alterations and received certain treatments for NSCLC. </w:t>
            </w:r>
          </w:p>
        </w:tc>
        <w:tc>
          <w:tcPr>
            <w:tcW w:w="2135" w:type="dxa"/>
          </w:tcPr>
          <w:p ns2:paraId="0AAFC0F1" ns2:textId="71FBD75F" w:rsidR="005C002A" w:rsidRPr="00151955" w:rsidRDefault="005C002A" w:rsidP="005C002A">
            <w:pPr>
              <w:widowControl w:val="0"/>
              <w:spacing w:after="60"/>
              <w:rPr>
                <w:color w:val="000000"/>
                <w:sz w:val="18"/>
                <w:szCs w:val="18"/>
              </w:rPr>
            </w:pPr>
            <w:r w:rsidRPr="00151955">
              <w:rPr>
                <w:color w:val="000000" w:themeColor="text1"/>
                <w:sz w:val="18"/>
                <w:szCs w:val="18"/>
              </w:rPr>
              <w:t xml:space="preserve">At the time of data cutoff (21-MAY-2024): </w:t>
            </w:r>
            <w:r w:rsidRPr="00062212">
              <w:rPr>
                <w:color w:val="000000" w:themeColor="text1"/>
                <w:sz w:val="18"/>
                <w:szCs w:val="18"/>
              </w:rPr>
              <w:t>18</w:t>
            </w:r>
            <w:r w:rsidRPr="00151955">
              <w:rPr>
                <w:color w:val="000000" w:themeColor="text1"/>
                <w:sz w:val="18"/>
                <w:szCs w:val="18"/>
              </w:rPr>
              <w:t xml:space="preserve"> dosed</w:t>
            </w:r>
          </w:p>
        </w:tc>
      </w:tr>
      <w:tr w:rsidR="005C002A" w:rsidRPr="00205E2B" ns2:paraId="6C099A83" ns2:textId="77777777" w:rsidTr="003B439F">
        <w:trPr>
          <w:cantSplit/>
        </w:trPr>
        <w:tc>
          <w:tcPr>
            <w:tcW w:w="1795" w:type="dxa"/>
          </w:tcPr>
          <w:p ns2:paraId="32A89291" ns2:textId="3CB27D0F" w:rsidR="005C002A" w:rsidRPr="00151955" w:rsidRDefault="005C002A" w:rsidP="00205E2B">
            <w:pPr>
              <w:widowControl w:val="0"/>
              <w:spacing w:after="60"/>
              <w:rPr>
                <w:sz w:val="18"/>
                <w:szCs w:val="18"/>
              </w:rPr>
            </w:pPr>
            <w:r w:rsidRPr="00151955">
              <w:rPr>
                <w:color w:val="000000"/>
                <w:sz w:val="18"/>
                <w:szCs w:val="18"/>
              </w:rPr>
              <w:t>MK-2870-005 (TroFuse-005)</w:t>
            </w:r>
            <w:r w:rsidR="00205E2B">
              <w:rPr>
                <w:color w:val="000000"/>
                <w:sz w:val="18"/>
                <w:szCs w:val="18"/>
              </w:rPr>
              <w:t xml:space="preserve"> / </w:t>
            </w:r>
            <w:r w:rsidRPr="00151955">
              <w:rPr>
                <w:color w:val="000000"/>
                <w:sz w:val="18"/>
                <w:szCs w:val="18"/>
              </w:rPr>
              <w:t>NCT06132958</w:t>
            </w:r>
            <w:r w:rsidR="00205E2B">
              <w:rPr>
                <w:color w:val="000000"/>
                <w:sz w:val="18"/>
                <w:szCs w:val="18"/>
              </w:rPr>
              <w:t xml:space="preserve"> / </w:t>
            </w:r>
            <w:r w:rsidRPr="00151955">
              <w:rPr>
                <w:sz w:val="18"/>
                <w:szCs w:val="18"/>
              </w:rPr>
              <w:t>Merck</w:t>
            </w:r>
            <w:r w:rsidR="00205E2B">
              <w:rPr>
                <w:sz w:val="18"/>
                <w:szCs w:val="18"/>
              </w:rPr>
              <w:t xml:space="preserve"> /</w:t>
            </w:r>
            <w:r w:rsidRPr="00151955">
              <w:rPr>
                <w:sz w:val="18"/>
                <w:szCs w:val="18"/>
              </w:rPr>
              <w:t xml:space="preserve"> </w:t>
            </w:r>
            <w:r w:rsidR="00205E2B">
              <w:rPr>
                <w:sz w:val="18"/>
                <w:szCs w:val="18"/>
              </w:rPr>
              <w:t>G</w:t>
            </w:r>
            <w:r w:rsidRPr="00151955">
              <w:rPr>
                <w:sz w:val="18"/>
                <w:szCs w:val="18"/>
              </w:rPr>
              <w:t>lobal</w:t>
            </w:r>
          </w:p>
        </w:tc>
        <w:tc>
          <w:tcPr>
            <w:tcW w:w="1710" w:type="dxa"/>
          </w:tcPr>
          <w:p ns2:paraId="080B83D8" ns2:textId="110487CF" w:rsidR="005C002A" w:rsidRPr="00205E2B" w:rsidRDefault="005C002A" w:rsidP="005C002A">
            <w:pPr>
              <w:pStyle w:val="TableHead"/>
              <w:jc w:val="left"/>
              <w:rPr>
                <w:b w:val="0"/>
                <w:bCs/>
                <w:sz w:val="18"/>
                <w:szCs w:val="18"/>
              </w:rPr>
            </w:pPr>
            <w:r w:rsidRPr="00BE2DA0">
              <w:rPr>
                <w:b w:val="0"/>
                <w:bCs/>
                <w:sz w:val="18"/>
                <w:szCs w:val="18"/>
              </w:rPr>
              <w:t xml:space="preserve">Sac-TMT in </w:t>
            </w:r>
            <w:r w:rsidR="00205E2B" w:rsidRPr="00BE2DA0">
              <w:rPr>
                <w:b w:val="0"/>
                <w:bCs/>
                <w:sz w:val="18"/>
                <w:szCs w:val="18"/>
              </w:rPr>
              <w:t>p</w:t>
            </w:r>
            <w:r w:rsidRPr="00BE2DA0">
              <w:rPr>
                <w:b w:val="0"/>
                <w:bCs/>
                <w:sz w:val="18"/>
                <w:szCs w:val="18"/>
              </w:rPr>
              <w:t xml:space="preserve">ost </w:t>
            </w:r>
            <w:r w:rsidR="00205E2B" w:rsidRPr="00BE2DA0">
              <w:rPr>
                <w:b w:val="0"/>
                <w:bCs/>
                <w:sz w:val="18"/>
                <w:szCs w:val="18"/>
              </w:rPr>
              <w:t>p</w:t>
            </w:r>
            <w:r w:rsidRPr="00BE2DA0">
              <w:rPr>
                <w:b w:val="0"/>
                <w:bCs/>
                <w:sz w:val="18"/>
                <w:szCs w:val="18"/>
              </w:rPr>
              <w:t xml:space="preserve">latinum and </w:t>
            </w:r>
            <w:r w:rsidR="00205E2B" w:rsidRPr="00BE2DA0">
              <w:rPr>
                <w:b w:val="0"/>
                <w:bCs/>
                <w:sz w:val="18"/>
                <w:szCs w:val="18"/>
              </w:rPr>
              <w:t>p</w:t>
            </w:r>
            <w:r w:rsidRPr="00BE2DA0">
              <w:rPr>
                <w:b w:val="0"/>
                <w:bCs/>
                <w:sz w:val="18"/>
                <w:szCs w:val="18"/>
              </w:rPr>
              <w:t xml:space="preserve">ost </w:t>
            </w:r>
            <w:r w:rsidR="00205E2B" w:rsidRPr="00BE2DA0">
              <w:rPr>
                <w:b w:val="0"/>
                <w:bCs/>
                <w:sz w:val="18"/>
                <w:szCs w:val="18"/>
              </w:rPr>
              <w:t>i</w:t>
            </w:r>
            <w:r w:rsidRPr="00BE2DA0">
              <w:rPr>
                <w:b w:val="0"/>
                <w:bCs/>
                <w:sz w:val="18"/>
                <w:szCs w:val="18"/>
              </w:rPr>
              <w:t xml:space="preserve">mmunotherapy </w:t>
            </w:r>
            <w:r w:rsidR="00205E2B" w:rsidRPr="00BE2DA0">
              <w:rPr>
                <w:b w:val="0"/>
                <w:bCs/>
                <w:sz w:val="18"/>
                <w:szCs w:val="18"/>
              </w:rPr>
              <w:t>e</w:t>
            </w:r>
            <w:r w:rsidRPr="00BE2DA0">
              <w:rPr>
                <w:b w:val="0"/>
                <w:bCs/>
                <w:sz w:val="18"/>
                <w:szCs w:val="18"/>
              </w:rPr>
              <w:t xml:space="preserve">ndometrial </w:t>
            </w:r>
            <w:r w:rsidR="00205E2B" w:rsidRPr="00BE2DA0">
              <w:rPr>
                <w:b w:val="0"/>
                <w:bCs/>
                <w:sz w:val="18"/>
                <w:szCs w:val="18"/>
              </w:rPr>
              <w:t>c</w:t>
            </w:r>
            <w:r w:rsidRPr="00BE2DA0">
              <w:rPr>
                <w:b w:val="0"/>
                <w:bCs/>
                <w:sz w:val="18"/>
                <w:szCs w:val="18"/>
              </w:rPr>
              <w:t>ancer</w:t>
            </w:r>
          </w:p>
        </w:tc>
        <w:tc>
          <w:tcPr>
            <w:tcW w:w="1530" w:type="dxa"/>
          </w:tcPr>
          <w:p ns2:paraId="3CCDADAA" ns2:textId="040C85A0" w:rsidR="005C002A" w:rsidRPr="00151955" w:rsidRDefault="005C002A" w:rsidP="005C002A">
            <w:pPr>
              <w:pStyle w:val="TableHead"/>
              <w:jc w:val="left"/>
              <w:rPr>
                <w:b w:val="0"/>
                <w:sz w:val="18"/>
                <w:szCs w:val="18"/>
              </w:rPr>
            </w:pPr>
            <w:r w:rsidRPr="00151955">
              <w:rPr>
                <w:b w:val="0"/>
                <w:sz w:val="18"/>
                <w:szCs w:val="18"/>
              </w:rPr>
              <w:t xml:space="preserve">Phase 3, randomized (1:1), active-controlled, open-label, multicenter study </w:t>
            </w:r>
          </w:p>
        </w:tc>
        <w:tc>
          <w:tcPr>
            <w:tcW w:w="2790" w:type="dxa"/>
          </w:tcPr>
          <w:p ns2:paraId="398C3570" ns2:textId="6F6F0963" w:rsidR="005C002A" w:rsidRPr="00151955" w:rsidRDefault="005C002A" w:rsidP="005C002A">
            <w:pPr>
              <w:widowControl w:val="0"/>
              <w:spacing w:after="60"/>
              <w:rPr>
                <w:color w:val="000000"/>
                <w:sz w:val="18"/>
                <w:szCs w:val="18"/>
              </w:rPr>
            </w:pPr>
            <w:r w:rsidRPr="00151955">
              <w:rPr>
                <w:color w:val="000000"/>
                <w:sz w:val="18"/>
                <w:szCs w:val="18"/>
              </w:rPr>
              <w:t>sac-TMT 4 mg/kg, q2w, and chemotherapy (doxorubicin or paclitaxel</w:t>
            </w:r>
          </w:p>
        </w:tc>
        <w:tc>
          <w:tcPr>
            <w:tcW w:w="2990" w:type="dxa"/>
          </w:tcPr>
          <w:p ns2:paraId="52EAEBFE" ns2:textId="11C818FF" w:rsidR="005C002A" w:rsidRPr="00151955" w:rsidRDefault="005C002A" w:rsidP="005C002A">
            <w:pPr>
              <w:pStyle w:val="TableHead"/>
              <w:jc w:val="left"/>
              <w:rPr>
                <w:b w:val="0"/>
                <w:color w:val="000000"/>
                <w:sz w:val="18"/>
                <w:szCs w:val="18"/>
              </w:rPr>
            </w:pPr>
            <w:r w:rsidRPr="00151955">
              <w:rPr>
                <w:b w:val="0"/>
                <w:sz w:val="18"/>
                <w:szCs w:val="18"/>
              </w:rPr>
              <w:t>Participants with at least 18 years of age with endometrial cancer who have previously received both systemic, platinum-based chemotherapy and anti-PD-1/anti-PD-L1 therapy, either separately or in combination</w:t>
            </w:r>
          </w:p>
        </w:tc>
        <w:tc>
          <w:tcPr>
            <w:tcW w:w="2135" w:type="dxa"/>
          </w:tcPr>
          <w:p ns2:paraId="196C551B" ns2:textId="294EB18C" w:rsidR="005C002A" w:rsidRPr="00151955" w:rsidRDefault="005C002A" w:rsidP="005C002A">
            <w:pPr>
              <w:widowControl w:val="0"/>
              <w:spacing w:after="60"/>
              <w:rPr>
                <w:color w:val="000000"/>
                <w:sz w:val="18"/>
                <w:szCs w:val="18"/>
              </w:rPr>
            </w:pPr>
            <w:r w:rsidRPr="00151955">
              <w:rPr>
                <w:color w:val="000000" w:themeColor="text1"/>
                <w:sz w:val="18"/>
                <w:szCs w:val="18"/>
              </w:rPr>
              <w:t xml:space="preserve">At the time of data cutoff (21-MAY-2024): </w:t>
            </w:r>
            <w:r w:rsidRPr="00062212">
              <w:rPr>
                <w:color w:val="000000" w:themeColor="text1"/>
                <w:sz w:val="18"/>
                <w:szCs w:val="18"/>
              </w:rPr>
              <w:t>19</w:t>
            </w:r>
            <w:r w:rsidRPr="00151955">
              <w:rPr>
                <w:color w:val="000000" w:themeColor="text1"/>
                <w:sz w:val="18"/>
                <w:szCs w:val="18"/>
              </w:rPr>
              <w:t xml:space="preserve"> dosed</w:t>
            </w:r>
          </w:p>
        </w:tc>
      </w:tr>
      <w:tr w:rsidR="005C002A" w:rsidRPr="00EB0C7C" ns2:paraId="5AF5839D" ns2:textId="77777777" w:rsidTr="003B439F">
        <w:trPr>
          <w:cantSplit/>
        </w:trPr>
        <w:tc>
          <w:tcPr>
            <w:tcW w:w="1795" w:type="dxa"/>
          </w:tcPr>
          <w:p ns2:paraId="61937D37" ns2:textId="34E62A21" w:rsidR="00BA0F8B" w:rsidRPr="00151955" w:rsidRDefault="00BA0F8B" w:rsidP="00BA0F8B">
            <w:pPr>
              <w:widowControl w:val="0"/>
              <w:spacing w:after="60"/>
              <w:rPr>
                <w:color w:val="000000"/>
                <w:sz w:val="18"/>
                <w:szCs w:val="18"/>
              </w:rPr>
            </w:pPr>
            <w:r w:rsidRPr="00151955">
              <w:rPr>
                <w:sz w:val="18"/>
                <w:szCs w:val="18"/>
              </w:rPr>
              <w:t>MK</w:t>
            </w:r>
            <w:r w:rsidRPr="00072940">
              <w:rPr>
                <w:sz w:val="18"/>
                <w:szCs w:val="18"/>
              </w:rPr>
              <w:t>‑</w:t>
            </w:r>
            <w:r w:rsidRPr="00151955">
              <w:rPr>
                <w:sz w:val="18"/>
                <w:szCs w:val="18"/>
              </w:rPr>
              <w:t xml:space="preserve">2870-015 </w:t>
            </w:r>
            <w:r w:rsidRPr="00151955">
              <w:rPr>
                <w:color w:val="000000"/>
                <w:sz w:val="18"/>
                <w:szCs w:val="18"/>
              </w:rPr>
              <w:t>(TroFuse-015)</w:t>
            </w:r>
            <w:r w:rsidR="00763603">
              <w:rPr>
                <w:color w:val="000000"/>
                <w:sz w:val="18"/>
                <w:szCs w:val="18"/>
              </w:rPr>
              <w:t xml:space="preserve"> / </w:t>
            </w:r>
            <w:r w:rsidRPr="00151955">
              <w:rPr>
                <w:color w:val="000000"/>
                <w:sz w:val="18"/>
                <w:szCs w:val="18"/>
              </w:rPr>
              <w:t>NCT06356311</w:t>
            </w:r>
            <w:r w:rsidR="00763603">
              <w:rPr>
                <w:color w:val="000000"/>
                <w:sz w:val="18"/>
                <w:szCs w:val="18"/>
              </w:rPr>
              <w:t xml:space="preserve"> / </w:t>
            </w:r>
            <w:r w:rsidRPr="00151955">
              <w:rPr>
                <w:sz w:val="18"/>
                <w:szCs w:val="18"/>
              </w:rPr>
              <w:t>Merck</w:t>
            </w:r>
            <w:r w:rsidR="00EB0C7C">
              <w:rPr>
                <w:sz w:val="18"/>
                <w:szCs w:val="18"/>
              </w:rPr>
              <w:t xml:space="preserve"> / Global</w:t>
            </w:r>
          </w:p>
        </w:tc>
        <w:tc>
          <w:tcPr>
            <w:tcW w:w="1710" w:type="dxa"/>
          </w:tcPr>
          <w:p ns2:paraId="72379100" ns2:textId="591D1264" w:rsidR="00BA0F8B" w:rsidRPr="00151955" w:rsidRDefault="00BA0F8B" w:rsidP="00BA0F8B">
            <w:pPr>
              <w:pStyle w:val="TableHead"/>
              <w:jc w:val="left"/>
              <w:rPr>
                <w:b w:val="0"/>
                <w:sz w:val="18"/>
                <w:szCs w:val="18"/>
              </w:rPr>
            </w:pPr>
            <w:r w:rsidRPr="00EB0C7C">
              <w:rPr>
                <w:b w:val="0"/>
                <w:sz w:val="18"/>
                <w:szCs w:val="18"/>
              </w:rPr>
              <w:t xml:space="preserve">Sac-TMT in </w:t>
            </w:r>
            <w:r w:rsidR="00EB0C7C">
              <w:rPr>
                <w:b w:val="0"/>
                <w:sz w:val="18"/>
                <w:szCs w:val="18"/>
              </w:rPr>
              <w:t>a</w:t>
            </w:r>
            <w:r w:rsidR="00EB0C7C" w:rsidRPr="00EB0C7C">
              <w:rPr>
                <w:b w:val="0"/>
                <w:sz w:val="18"/>
                <w:szCs w:val="18"/>
              </w:rPr>
              <w:t>dvanced</w:t>
            </w:r>
            <w:r w:rsidRPr="00EB0C7C">
              <w:rPr>
                <w:b w:val="0"/>
                <w:sz w:val="18"/>
                <w:szCs w:val="18"/>
              </w:rPr>
              <w:t>/</w:t>
            </w:r>
            <w:r w:rsidR="00EB0C7C">
              <w:rPr>
                <w:b w:val="0"/>
                <w:sz w:val="18"/>
                <w:szCs w:val="18"/>
              </w:rPr>
              <w:t>m</w:t>
            </w:r>
            <w:r w:rsidR="00EB0C7C" w:rsidRPr="00EB0C7C">
              <w:rPr>
                <w:b w:val="0"/>
                <w:sz w:val="18"/>
                <w:szCs w:val="18"/>
              </w:rPr>
              <w:t xml:space="preserve">etastatic </w:t>
            </w:r>
            <w:r w:rsidR="00EB0C7C">
              <w:rPr>
                <w:b w:val="0"/>
                <w:sz w:val="18"/>
                <w:szCs w:val="18"/>
              </w:rPr>
              <w:t>g</w:t>
            </w:r>
            <w:r w:rsidR="00EB0C7C" w:rsidRPr="00EB0C7C">
              <w:rPr>
                <w:b w:val="0"/>
                <w:sz w:val="18"/>
                <w:szCs w:val="18"/>
              </w:rPr>
              <w:t xml:space="preserve">astroesophageal </w:t>
            </w:r>
            <w:r w:rsidR="00EB0C7C">
              <w:rPr>
                <w:b w:val="0"/>
                <w:sz w:val="18"/>
                <w:szCs w:val="18"/>
              </w:rPr>
              <w:t>a</w:t>
            </w:r>
            <w:r w:rsidR="00EB0C7C" w:rsidRPr="00EB0C7C">
              <w:rPr>
                <w:b w:val="0"/>
                <w:sz w:val="18"/>
                <w:szCs w:val="18"/>
              </w:rPr>
              <w:t>denocarcinoma</w:t>
            </w:r>
          </w:p>
        </w:tc>
        <w:tc>
          <w:tcPr>
            <w:tcW w:w="1530" w:type="dxa"/>
          </w:tcPr>
          <w:p ns2:paraId="58C2AE06" ns2:textId="589325BC" w:rsidR="00BA0F8B" w:rsidRPr="00151955" w:rsidRDefault="00BA0F8B" w:rsidP="00BA0F8B">
            <w:pPr>
              <w:pStyle w:val="TableHead"/>
              <w:jc w:val="left"/>
              <w:rPr>
                <w:b w:val="0"/>
                <w:sz w:val="18"/>
                <w:szCs w:val="18"/>
              </w:rPr>
            </w:pPr>
            <w:r w:rsidRPr="00EB0C7C">
              <w:rPr>
                <w:b w:val="0"/>
                <w:sz w:val="18"/>
                <w:szCs w:val="18"/>
              </w:rPr>
              <w:t>Phase 3, randomized</w:t>
            </w:r>
            <w:r w:rsidR="00D27D74">
              <w:rPr>
                <w:b w:val="0"/>
                <w:sz w:val="18"/>
                <w:szCs w:val="18"/>
              </w:rPr>
              <w:t xml:space="preserve"> (1:1)</w:t>
            </w:r>
            <w:r w:rsidRPr="00EB0C7C">
              <w:rPr>
                <w:b w:val="0"/>
                <w:sz w:val="18"/>
                <w:szCs w:val="18"/>
              </w:rPr>
              <w:t xml:space="preserve">, active-controlled without placebo, parallel-group, multisite, open-label study </w:t>
            </w:r>
          </w:p>
        </w:tc>
        <w:tc>
          <w:tcPr>
            <w:tcW w:w="2790" w:type="dxa"/>
          </w:tcPr>
          <w:p ns2:paraId="246B3D8C" ns2:textId="0D9984C6" w:rsidR="00BA0F8B" w:rsidRPr="00151955" w:rsidRDefault="00BA0F8B" w:rsidP="00BA0F8B">
            <w:pPr>
              <w:widowControl w:val="0"/>
              <w:spacing w:after="60"/>
              <w:rPr>
                <w:color w:val="000000"/>
                <w:sz w:val="18"/>
                <w:szCs w:val="18"/>
              </w:rPr>
            </w:pPr>
            <w:r w:rsidRPr="00151955">
              <w:rPr>
                <w:color w:val="000000"/>
                <w:sz w:val="18"/>
                <w:szCs w:val="18"/>
              </w:rPr>
              <w:t>Arm 1: Sac-TMT (4</w:t>
            </w:r>
            <w:r w:rsidR="00732C95">
              <w:rPr>
                <w:color w:val="000000"/>
                <w:sz w:val="18"/>
                <w:szCs w:val="18"/>
              </w:rPr>
              <w:t xml:space="preserve"> </w:t>
            </w:r>
            <w:r w:rsidRPr="00151955">
              <w:rPr>
                <w:color w:val="000000"/>
                <w:sz w:val="18"/>
                <w:szCs w:val="18"/>
              </w:rPr>
              <w:t>mg/kg q2w)</w:t>
            </w:r>
          </w:p>
          <w:p ns2:paraId="3F9B144A" ns2:textId="0306A413" w:rsidR="00BA0F8B" w:rsidRPr="00151955" w:rsidRDefault="00BA0F8B" w:rsidP="00BA0F8B">
            <w:pPr>
              <w:widowControl w:val="0"/>
              <w:spacing w:after="60"/>
              <w:rPr>
                <w:color w:val="000000"/>
                <w:sz w:val="18"/>
                <w:szCs w:val="18"/>
              </w:rPr>
            </w:pPr>
            <w:r w:rsidRPr="00151955">
              <w:rPr>
                <w:color w:val="000000"/>
                <w:sz w:val="18"/>
                <w:szCs w:val="18"/>
              </w:rPr>
              <w:t>Arm 2: TPC (trifluridine-tipiracil,</w:t>
            </w:r>
            <w:r w:rsidRPr="00151955">
              <w:rPr>
                <w:sz w:val="18"/>
                <w:szCs w:val="18"/>
              </w:rPr>
              <w:t xml:space="preserve"> i</w:t>
            </w:r>
            <w:r w:rsidRPr="00151955">
              <w:rPr>
                <w:color w:val="000000"/>
                <w:sz w:val="18"/>
                <w:szCs w:val="18"/>
              </w:rPr>
              <w:t>rinotecan, paclitaxel, docetaxel</w:t>
            </w:r>
            <w:r w:rsidR="002F1D91">
              <w:rPr>
                <w:color w:val="000000"/>
                <w:sz w:val="18"/>
                <w:szCs w:val="18"/>
              </w:rPr>
              <w:t>)</w:t>
            </w:r>
          </w:p>
        </w:tc>
        <w:tc>
          <w:tcPr>
            <w:tcW w:w="2990" w:type="dxa"/>
          </w:tcPr>
          <w:p ns2:paraId="3B663B3E" ns2:textId="539804CB" w:rsidR="00BA0F8B" w:rsidRPr="00151955" w:rsidRDefault="00BA0F8B" w:rsidP="00BA0F8B">
            <w:pPr>
              <w:pStyle w:val="TableHead"/>
              <w:jc w:val="left"/>
              <w:rPr>
                <w:b w:val="0"/>
                <w:color w:val="000000"/>
                <w:sz w:val="18"/>
                <w:szCs w:val="18"/>
              </w:rPr>
            </w:pPr>
            <w:r w:rsidRPr="00151955">
              <w:rPr>
                <w:b w:val="0"/>
                <w:color w:val="000000"/>
                <w:sz w:val="18"/>
                <w:szCs w:val="18"/>
              </w:rPr>
              <w:t>Includes participants ≥18 years of age with a confirmed diagnosis of previously treated, advanced or metastatic gastric adenocarcinoma, gastroesophageal junction adenocarcinoma, or esophageal adenocarcinoma in the 3L+ setting</w:t>
            </w:r>
          </w:p>
        </w:tc>
        <w:tc>
          <w:tcPr>
            <w:tcW w:w="2135" w:type="dxa"/>
          </w:tcPr>
          <w:p ns2:paraId="5BFB83A0" ns2:textId="50F719B7" w:rsidR="00BA0F8B" w:rsidRPr="00151955" w:rsidRDefault="00BA0F8B" w:rsidP="00BA0F8B">
            <w:pPr>
              <w:widowControl w:val="0"/>
              <w:spacing w:after="60"/>
              <w:rPr>
                <w:color w:val="000000" w:themeColor="text1"/>
                <w:sz w:val="18"/>
                <w:szCs w:val="18"/>
              </w:rPr>
            </w:pPr>
            <w:r w:rsidRPr="00062212">
              <w:rPr>
                <w:color w:val="000000"/>
                <w:sz w:val="18"/>
                <w:szCs w:val="18"/>
              </w:rPr>
              <w:t>FPE: 03-MAY-2024</w:t>
            </w:r>
          </w:p>
        </w:tc>
      </w:tr>
      <w:tr w:rsidR="002A7326" w:rsidRPr="00BD7519" ns2:paraId="638696F7" ns2:textId="77777777" w:rsidTr="003B439F">
        <w:trPr>
          <w:cantSplit/>
        </w:trPr>
        <w:tc>
          <w:tcPr>
            <w:tcW w:w="1795" w:type="dxa"/>
          </w:tcPr>
          <w:p ns2:paraId="42387EB3" ns2:textId="52D39621" w:rsidR="002A7326" w:rsidRPr="00BD7519" w:rsidRDefault="002A7326" w:rsidP="002A7326">
            <w:pPr>
              <w:pStyle w:val="TableHead"/>
              <w:jc w:val="left"/>
              <w:rPr>
                <w:b w:val="0"/>
                <w:color w:val="000000"/>
                <w:sz w:val="18"/>
                <w:szCs w:val="18"/>
              </w:rPr>
            </w:pPr>
            <w:r w:rsidRPr="00BE2DA0">
              <w:rPr>
                <w:b w:val="0"/>
                <w:color w:val="000000"/>
                <w:sz w:val="18"/>
                <w:szCs w:val="18"/>
              </w:rPr>
              <w:lastRenderedPageBreak/>
              <w:t>MK‑2870-018 (SKB264-III-09</w:t>
            </w:r>
            <w:r w:rsidRPr="00BE2DA0">
              <w:rPr>
                <w:b w:val="0"/>
                <w:bCs/>
                <w:color w:val="000000"/>
                <w:sz w:val="18"/>
                <w:szCs w:val="18"/>
              </w:rPr>
              <w:t>)</w:t>
            </w:r>
            <w:r w:rsidR="00EB0C7C" w:rsidRPr="00BE2DA0">
              <w:rPr>
                <w:b w:val="0"/>
                <w:bCs/>
                <w:color w:val="000000"/>
                <w:sz w:val="18"/>
                <w:szCs w:val="18"/>
              </w:rPr>
              <w:t>,</w:t>
            </w:r>
            <w:r w:rsidR="00EB0C7C">
              <w:rPr>
                <w:b w:val="0"/>
                <w:bCs/>
                <w:color w:val="000000"/>
                <w:sz w:val="18"/>
                <w:szCs w:val="18"/>
              </w:rPr>
              <w:t xml:space="preserve"> </w:t>
            </w:r>
            <w:r w:rsidRPr="00BE2DA0">
              <w:rPr>
                <w:b w:val="0"/>
                <w:sz w:val="18"/>
                <w:szCs w:val="18"/>
              </w:rPr>
              <w:t>Kelun-Biotech</w:t>
            </w:r>
            <w:r w:rsidR="00EB0C7C" w:rsidRPr="00BE2DA0">
              <w:rPr>
                <w:b w:val="0"/>
                <w:bCs/>
                <w:sz w:val="18"/>
                <w:szCs w:val="18"/>
              </w:rPr>
              <w:t xml:space="preserve"> / </w:t>
            </w:r>
            <w:r w:rsidRPr="00BD7519">
              <w:rPr>
                <w:b w:val="0"/>
                <w:sz w:val="18"/>
                <w:szCs w:val="18"/>
              </w:rPr>
              <w:t>China</w:t>
            </w:r>
          </w:p>
        </w:tc>
        <w:tc>
          <w:tcPr>
            <w:tcW w:w="1710" w:type="dxa"/>
          </w:tcPr>
          <w:p ns2:paraId="0C618022" ns2:textId="746E50E7" w:rsidR="002A7326" w:rsidRPr="00BD7519" w:rsidRDefault="00EB0C7C" w:rsidP="002A7326">
            <w:pPr>
              <w:pStyle w:val="TableHead"/>
              <w:jc w:val="left"/>
              <w:rPr>
                <w:b w:val="0"/>
                <w:color w:val="000000"/>
                <w:sz w:val="18"/>
                <w:szCs w:val="18"/>
              </w:rPr>
            </w:pPr>
            <w:r w:rsidRPr="00EB0C7C">
              <w:rPr>
                <w:b w:val="0"/>
                <w:sz w:val="18"/>
                <w:szCs w:val="18"/>
              </w:rPr>
              <w:t xml:space="preserve">Study to evaluate </w:t>
            </w:r>
            <w:r>
              <w:rPr>
                <w:b w:val="0"/>
                <w:sz w:val="18"/>
                <w:szCs w:val="18"/>
              </w:rPr>
              <w:t>sac-TMT</w:t>
            </w:r>
            <w:r w:rsidRPr="00EB0C7C">
              <w:rPr>
                <w:b w:val="0"/>
                <w:sz w:val="18"/>
                <w:szCs w:val="18"/>
              </w:rPr>
              <w:t xml:space="preserve"> monotherapy versus pemetrexed in combination with platinum in patients with locally advanced or metastatic non-squamous </w:t>
            </w:r>
            <w:r>
              <w:rPr>
                <w:b w:val="0"/>
                <w:sz w:val="18"/>
                <w:szCs w:val="18"/>
              </w:rPr>
              <w:t>NSCLC</w:t>
            </w:r>
            <w:r w:rsidRPr="00EB0C7C">
              <w:rPr>
                <w:b w:val="0"/>
                <w:sz w:val="18"/>
                <w:szCs w:val="18"/>
              </w:rPr>
              <w:t xml:space="preserve"> with EGFR mutation who have failed to EGFR-TKI therapy</w:t>
            </w:r>
          </w:p>
        </w:tc>
        <w:tc>
          <w:tcPr>
            <w:tcW w:w="1530" w:type="dxa"/>
          </w:tcPr>
          <w:p ns2:paraId="137D496F" ns2:textId="2BA28ABC" w:rsidR="002A7326" w:rsidRPr="00BD7519" w:rsidRDefault="002A7326" w:rsidP="002A7326">
            <w:pPr>
              <w:pStyle w:val="TableHead"/>
              <w:jc w:val="left"/>
              <w:rPr>
                <w:b w:val="0"/>
                <w:color w:val="000000"/>
                <w:sz w:val="18"/>
                <w:szCs w:val="18"/>
              </w:rPr>
            </w:pPr>
            <w:r w:rsidRPr="00BD7519">
              <w:rPr>
                <w:b w:val="0"/>
                <w:sz w:val="18"/>
                <w:szCs w:val="18"/>
              </w:rPr>
              <w:t xml:space="preserve">Phase 3, randomized (1:1), controlled, open-label, multicenter study </w:t>
            </w:r>
          </w:p>
        </w:tc>
        <w:tc>
          <w:tcPr>
            <w:tcW w:w="2790" w:type="dxa"/>
          </w:tcPr>
          <w:p ns2:paraId="15B125F7" ns2:textId="77777777" w:rsidR="002A7326" w:rsidRPr="00BD7519" w:rsidRDefault="002A7326" w:rsidP="002A7326">
            <w:pPr>
              <w:widowControl w:val="0"/>
              <w:spacing w:after="60"/>
              <w:rPr>
                <w:color w:val="000000"/>
                <w:sz w:val="18"/>
                <w:szCs w:val="18"/>
              </w:rPr>
            </w:pPr>
            <w:r w:rsidRPr="00BD7519">
              <w:rPr>
                <w:color w:val="000000"/>
                <w:sz w:val="18"/>
                <w:szCs w:val="18"/>
              </w:rPr>
              <w:t>Test group: sac-TMT 5 mg/kg q2w</w:t>
            </w:r>
          </w:p>
          <w:p ns2:paraId="4876D9D3" ns2:textId="480A3C23" w:rsidR="002A7326" w:rsidRPr="00BD7519" w:rsidRDefault="002A7326" w:rsidP="002A7326">
            <w:pPr>
              <w:pStyle w:val="TableHead"/>
              <w:jc w:val="left"/>
              <w:rPr>
                <w:b w:val="0"/>
                <w:color w:val="000000"/>
                <w:sz w:val="18"/>
                <w:szCs w:val="18"/>
              </w:rPr>
            </w:pPr>
            <w:r w:rsidRPr="00BD7519">
              <w:rPr>
                <w:b w:val="0"/>
                <w:color w:val="000000"/>
                <w:sz w:val="18"/>
                <w:szCs w:val="18"/>
              </w:rPr>
              <w:t>Control group: pemetrexed in combination with platinum-based chemotherapy</w:t>
            </w:r>
          </w:p>
        </w:tc>
        <w:tc>
          <w:tcPr>
            <w:tcW w:w="2990" w:type="dxa"/>
          </w:tcPr>
          <w:p ns2:paraId="128F5DD4" ns2:textId="4BB1E886" w:rsidR="002A7326" w:rsidRPr="00BD7519" w:rsidRDefault="002A7326" w:rsidP="002A7326">
            <w:pPr>
              <w:pStyle w:val="TableHead"/>
              <w:jc w:val="left"/>
              <w:rPr>
                <w:b w:val="0"/>
                <w:sz w:val="18"/>
                <w:szCs w:val="18"/>
              </w:rPr>
            </w:pPr>
            <w:r w:rsidRPr="00BD7519">
              <w:rPr>
                <w:b w:val="0"/>
                <w:color w:val="000000"/>
                <w:sz w:val="18"/>
                <w:szCs w:val="18"/>
              </w:rPr>
              <w:t>Participants aged 18-75 years with locally advanced or metastatic nonsquamous NSCLC with EGFR mutation who have failed EGFR-TKI therapy</w:t>
            </w:r>
          </w:p>
        </w:tc>
        <w:tc>
          <w:tcPr>
            <w:tcW w:w="2135" w:type="dxa"/>
          </w:tcPr>
          <w:p ns2:paraId="3AC3C292" ns2:textId="2CF3AEC0" w:rsidR="002A7326" w:rsidRPr="00BD7519" w:rsidRDefault="002A7326" w:rsidP="002A7326">
            <w:pPr>
              <w:widowControl w:val="0"/>
              <w:spacing w:after="60"/>
              <w:rPr>
                <w:color w:val="000000" w:themeColor="text1"/>
                <w:sz w:val="18"/>
                <w:szCs w:val="18"/>
              </w:rPr>
            </w:pPr>
            <w:r w:rsidRPr="00BD7519">
              <w:rPr>
                <w:color w:val="000000" w:themeColor="text1"/>
                <w:sz w:val="18"/>
                <w:szCs w:val="18"/>
              </w:rPr>
              <w:t>Recruitment had completed on 24</w:t>
            </w:r>
            <w:r w:rsidR="00256E4D">
              <w:rPr>
                <w:color w:val="000000" w:themeColor="text1"/>
                <w:sz w:val="18"/>
                <w:szCs w:val="18"/>
              </w:rPr>
              <w:noBreakHyphen/>
              <w:t>APR</w:t>
            </w:r>
            <w:r w:rsidR="00256E4D">
              <w:rPr>
                <w:color w:val="000000" w:themeColor="text1"/>
                <w:sz w:val="18"/>
                <w:szCs w:val="18"/>
              </w:rPr>
              <w:noBreakHyphen/>
            </w:r>
            <w:r w:rsidRPr="00BD7519">
              <w:rPr>
                <w:color w:val="000000" w:themeColor="text1"/>
                <w:sz w:val="18"/>
                <w:szCs w:val="18"/>
              </w:rPr>
              <w:t xml:space="preserve">2024 </w:t>
            </w:r>
          </w:p>
          <w:p ns2:paraId="210F5041" ns2:textId="1FDAE39D" w:rsidR="002A7326" w:rsidRPr="00CD61EE" w:rsidRDefault="00EA3055" w:rsidP="002A7326">
            <w:pPr>
              <w:pStyle w:val="TableHead"/>
              <w:jc w:val="left"/>
              <w:rPr>
                <w:b w:val="0"/>
                <w:bCs/>
                <w:sz w:val="18"/>
                <w:szCs w:val="18"/>
              </w:rPr>
            </w:pPr>
            <w:r w:rsidRPr="00CD61EE">
              <w:rPr>
                <w:b w:val="0"/>
                <w:bCs/>
                <w:color w:val="000000"/>
                <w:sz w:val="18"/>
                <w:szCs w:val="18"/>
              </w:rPr>
              <w:t>37</w:t>
            </w:r>
            <w:r>
              <w:rPr>
                <w:b w:val="0"/>
                <w:bCs/>
                <w:color w:val="000000"/>
                <w:sz w:val="18"/>
                <w:szCs w:val="18"/>
              </w:rPr>
              <w:t>0</w:t>
            </w:r>
            <w:r w:rsidRPr="00CD61EE">
              <w:rPr>
                <w:b w:val="0"/>
                <w:bCs/>
                <w:color w:val="000000"/>
                <w:sz w:val="18"/>
                <w:szCs w:val="18"/>
              </w:rPr>
              <w:t xml:space="preserve"> </w:t>
            </w:r>
            <w:r w:rsidR="00CD61EE" w:rsidRPr="00CD61EE">
              <w:rPr>
                <w:b w:val="0"/>
                <w:bCs/>
                <w:color w:val="000000"/>
                <w:sz w:val="18"/>
                <w:szCs w:val="18"/>
              </w:rPr>
              <w:t>randomized in a 1:1 ratio to receive sac-TMT or chemotherapy</w:t>
            </w:r>
          </w:p>
        </w:tc>
      </w:tr>
      <w:tr w:rsidR="00FD6369" w:rsidRPr="00BD7519" ns2:paraId="3D205801" ns2:textId="77777777" w:rsidTr="003B439F">
        <w:trPr>
          <w:cantSplit/>
        </w:trPr>
        <w:tc>
          <w:tcPr>
            <w:tcW w:w="1795" w:type="dxa"/>
          </w:tcPr>
          <w:p ns2:paraId="7937B780" ns2:textId="02876071" w:rsidR="00FD6369" w:rsidRPr="00BD7519" w:rsidRDefault="00FD6369" w:rsidP="0050795E">
            <w:pPr>
              <w:spacing w:after="60"/>
              <w:rPr>
                <w:sz w:val="18"/>
                <w:szCs w:val="18"/>
              </w:rPr>
            </w:pPr>
            <w:r w:rsidRPr="00BD7519">
              <w:rPr>
                <w:color w:val="000000" w:themeColor="text1"/>
                <w:sz w:val="18"/>
                <w:szCs w:val="18"/>
              </w:rPr>
              <w:t>MK-2870-025</w:t>
            </w:r>
            <w:r w:rsidR="0050795E">
              <w:rPr>
                <w:color w:val="000000" w:themeColor="text1"/>
                <w:sz w:val="18"/>
                <w:szCs w:val="18"/>
              </w:rPr>
              <w:t xml:space="preserve"> </w:t>
            </w:r>
            <w:r w:rsidRPr="00BD7519">
              <w:rPr>
                <w:color w:val="000000" w:themeColor="text1"/>
                <w:sz w:val="18"/>
                <w:szCs w:val="18"/>
              </w:rPr>
              <w:t>(SKB264-III-10</w:t>
            </w:r>
            <w:r w:rsidRPr="00151955">
              <w:rPr>
                <w:color w:val="000000" w:themeColor="text1"/>
                <w:sz w:val="18"/>
                <w:szCs w:val="18"/>
              </w:rPr>
              <w:t>)</w:t>
            </w:r>
            <w:r w:rsidR="0050795E">
              <w:rPr>
                <w:color w:val="000000" w:themeColor="text1"/>
                <w:sz w:val="18"/>
                <w:szCs w:val="18"/>
              </w:rPr>
              <w:t>,</w:t>
            </w:r>
            <w:r w:rsidR="00240357">
              <w:rPr>
                <w:color w:val="000000" w:themeColor="text1"/>
                <w:sz w:val="18"/>
                <w:szCs w:val="18"/>
              </w:rPr>
              <w:t xml:space="preserve"> </w:t>
            </w:r>
            <w:r w:rsidRPr="00BD7519">
              <w:rPr>
                <w:color w:val="000000" w:themeColor="text1"/>
                <w:sz w:val="18"/>
                <w:szCs w:val="18"/>
              </w:rPr>
              <w:t>NCT06081959</w:t>
            </w:r>
            <w:r w:rsidR="0050795E">
              <w:rPr>
                <w:color w:val="000000" w:themeColor="text1"/>
                <w:sz w:val="18"/>
                <w:szCs w:val="18"/>
              </w:rPr>
              <w:t xml:space="preserve"> / </w:t>
            </w:r>
            <w:r w:rsidRPr="00BD7519">
              <w:rPr>
                <w:color w:val="000000" w:themeColor="text1"/>
                <w:sz w:val="18"/>
                <w:szCs w:val="18"/>
              </w:rPr>
              <w:t>Kelun-Biotech</w:t>
            </w:r>
            <w:r w:rsidR="0050795E">
              <w:rPr>
                <w:color w:val="000000" w:themeColor="text1"/>
                <w:sz w:val="18"/>
                <w:szCs w:val="18"/>
              </w:rPr>
              <w:t xml:space="preserve"> / </w:t>
            </w:r>
            <w:r w:rsidRPr="00BD7519">
              <w:rPr>
                <w:color w:val="000000" w:themeColor="text1"/>
                <w:sz w:val="18"/>
                <w:szCs w:val="18"/>
              </w:rPr>
              <w:t>China</w:t>
            </w:r>
          </w:p>
          <w:p ns2:paraId="222B4195" ns2:textId="77777777" w:rsidR="00FD6369" w:rsidRPr="00BD7519" w:rsidRDefault="00FD6369" w:rsidP="00FD6369">
            <w:pPr>
              <w:pStyle w:val="TableHead"/>
              <w:jc w:val="left"/>
              <w:rPr>
                <w:b w:val="0"/>
                <w:color w:val="000000"/>
                <w:sz w:val="18"/>
                <w:szCs w:val="18"/>
              </w:rPr>
            </w:pPr>
          </w:p>
        </w:tc>
        <w:tc>
          <w:tcPr>
            <w:tcW w:w="1710" w:type="dxa"/>
          </w:tcPr>
          <w:p ns2:paraId="707FA5E0" ns2:textId="4EAB26F1" w:rsidR="00FD6369" w:rsidRPr="00BD7519" w:rsidRDefault="00FD6369" w:rsidP="00FD6369">
            <w:pPr>
              <w:pStyle w:val="TableHead"/>
              <w:jc w:val="left"/>
              <w:rPr>
                <w:b w:val="0"/>
                <w:color w:val="000000"/>
                <w:sz w:val="18"/>
                <w:szCs w:val="18"/>
              </w:rPr>
            </w:pPr>
            <w:r w:rsidRPr="00151955">
              <w:rPr>
                <w:b w:val="0"/>
                <w:sz w:val="18"/>
                <w:szCs w:val="18"/>
              </w:rPr>
              <w:t xml:space="preserve">Study of </w:t>
            </w:r>
            <w:r w:rsidR="00EB0C7C">
              <w:rPr>
                <w:b w:val="0"/>
                <w:sz w:val="18"/>
                <w:szCs w:val="18"/>
              </w:rPr>
              <w:t>s</w:t>
            </w:r>
            <w:r w:rsidR="00EB0C7C" w:rsidRPr="00151955">
              <w:rPr>
                <w:b w:val="0"/>
                <w:sz w:val="18"/>
                <w:szCs w:val="18"/>
              </w:rPr>
              <w:t>ac</w:t>
            </w:r>
            <w:r w:rsidRPr="00151955">
              <w:rPr>
                <w:b w:val="0"/>
                <w:sz w:val="18"/>
                <w:szCs w:val="18"/>
              </w:rPr>
              <w:t xml:space="preserve">-TMT </w:t>
            </w:r>
            <w:r w:rsidR="00EB0C7C">
              <w:rPr>
                <w:b w:val="0"/>
                <w:sz w:val="18"/>
                <w:szCs w:val="18"/>
              </w:rPr>
              <w:t>v</w:t>
            </w:r>
            <w:r w:rsidR="00EB0C7C" w:rsidRPr="00151955">
              <w:rPr>
                <w:b w:val="0"/>
                <w:sz w:val="18"/>
                <w:szCs w:val="18"/>
              </w:rPr>
              <w:t xml:space="preserve">ersus </w:t>
            </w:r>
            <w:r w:rsidR="00EB0C7C">
              <w:rPr>
                <w:b w:val="0"/>
                <w:sz w:val="18"/>
                <w:szCs w:val="18"/>
              </w:rPr>
              <w:t>i</w:t>
            </w:r>
            <w:r w:rsidRPr="00151955">
              <w:rPr>
                <w:b w:val="0"/>
                <w:sz w:val="18"/>
                <w:szCs w:val="18"/>
              </w:rPr>
              <w:t xml:space="preserve">nvestigator's </w:t>
            </w:r>
            <w:r w:rsidR="00EB0C7C">
              <w:rPr>
                <w:b w:val="0"/>
                <w:sz w:val="18"/>
                <w:szCs w:val="18"/>
              </w:rPr>
              <w:t>c</w:t>
            </w:r>
            <w:r w:rsidR="00EB0C7C" w:rsidRPr="00151955">
              <w:rPr>
                <w:b w:val="0"/>
                <w:sz w:val="18"/>
                <w:szCs w:val="18"/>
              </w:rPr>
              <w:t xml:space="preserve">hoice </w:t>
            </w:r>
            <w:r w:rsidR="00EB0C7C">
              <w:rPr>
                <w:b w:val="0"/>
                <w:sz w:val="18"/>
                <w:szCs w:val="18"/>
              </w:rPr>
              <w:t>r</w:t>
            </w:r>
            <w:r w:rsidR="00EB0C7C" w:rsidRPr="00151955">
              <w:rPr>
                <w:b w:val="0"/>
                <w:sz w:val="18"/>
                <w:szCs w:val="18"/>
              </w:rPr>
              <w:t xml:space="preserve">egimens </w:t>
            </w:r>
            <w:r w:rsidRPr="00151955">
              <w:rPr>
                <w:b w:val="0"/>
                <w:sz w:val="18"/>
                <w:szCs w:val="18"/>
              </w:rPr>
              <w:t xml:space="preserve">in </w:t>
            </w:r>
            <w:r w:rsidR="00EB0C7C">
              <w:rPr>
                <w:b w:val="0"/>
                <w:sz w:val="18"/>
                <w:szCs w:val="18"/>
              </w:rPr>
              <w:t>p</w:t>
            </w:r>
            <w:r w:rsidR="00EB0C7C" w:rsidRPr="00151955">
              <w:rPr>
                <w:b w:val="0"/>
                <w:sz w:val="18"/>
                <w:szCs w:val="18"/>
              </w:rPr>
              <w:t xml:space="preserve">atients </w:t>
            </w:r>
            <w:r w:rsidRPr="00151955">
              <w:rPr>
                <w:b w:val="0"/>
                <w:sz w:val="18"/>
                <w:szCs w:val="18"/>
              </w:rPr>
              <w:t xml:space="preserve">with </w:t>
            </w:r>
            <w:r w:rsidR="00EB0C7C">
              <w:rPr>
                <w:b w:val="0"/>
                <w:sz w:val="18"/>
                <w:szCs w:val="18"/>
              </w:rPr>
              <w:t>u</w:t>
            </w:r>
            <w:r w:rsidR="00EB0C7C" w:rsidRPr="00151955">
              <w:rPr>
                <w:b w:val="0"/>
                <w:sz w:val="18"/>
                <w:szCs w:val="18"/>
              </w:rPr>
              <w:t xml:space="preserve">nresectable </w:t>
            </w:r>
            <w:r w:rsidR="00EB0C7C">
              <w:rPr>
                <w:b w:val="0"/>
                <w:sz w:val="18"/>
                <w:szCs w:val="18"/>
              </w:rPr>
              <w:t>l</w:t>
            </w:r>
            <w:r w:rsidR="00EB0C7C" w:rsidRPr="00151955">
              <w:rPr>
                <w:b w:val="0"/>
                <w:sz w:val="18"/>
                <w:szCs w:val="18"/>
              </w:rPr>
              <w:t xml:space="preserve">ocally </w:t>
            </w:r>
            <w:r w:rsidR="00EB0C7C">
              <w:rPr>
                <w:b w:val="0"/>
                <w:sz w:val="18"/>
                <w:szCs w:val="18"/>
              </w:rPr>
              <w:t>a</w:t>
            </w:r>
            <w:r w:rsidR="00EB0C7C" w:rsidRPr="00151955">
              <w:rPr>
                <w:b w:val="0"/>
                <w:sz w:val="18"/>
                <w:szCs w:val="18"/>
              </w:rPr>
              <w:t>dvanced</w:t>
            </w:r>
            <w:r w:rsidRPr="00151955">
              <w:rPr>
                <w:b w:val="0"/>
                <w:sz w:val="18"/>
                <w:szCs w:val="18"/>
              </w:rPr>
              <w:t xml:space="preserve">, </w:t>
            </w:r>
            <w:r w:rsidR="00EB0C7C">
              <w:rPr>
                <w:b w:val="0"/>
                <w:sz w:val="18"/>
                <w:szCs w:val="18"/>
              </w:rPr>
              <w:t>r</w:t>
            </w:r>
            <w:r w:rsidR="00EB0C7C" w:rsidRPr="00151955">
              <w:rPr>
                <w:b w:val="0"/>
                <w:sz w:val="18"/>
                <w:szCs w:val="18"/>
              </w:rPr>
              <w:t xml:space="preserve">ecurrent </w:t>
            </w:r>
            <w:r w:rsidRPr="00151955">
              <w:rPr>
                <w:b w:val="0"/>
                <w:sz w:val="18"/>
                <w:szCs w:val="18"/>
              </w:rPr>
              <w:t xml:space="preserve">or </w:t>
            </w:r>
            <w:r w:rsidR="00EB0C7C">
              <w:rPr>
                <w:b w:val="0"/>
                <w:sz w:val="18"/>
                <w:szCs w:val="18"/>
              </w:rPr>
              <w:t>m</w:t>
            </w:r>
            <w:r w:rsidR="00EB0C7C" w:rsidRPr="00151955">
              <w:rPr>
                <w:b w:val="0"/>
                <w:sz w:val="18"/>
                <w:szCs w:val="18"/>
              </w:rPr>
              <w:t xml:space="preserve">etastatic </w:t>
            </w:r>
            <w:r w:rsidRPr="00151955">
              <w:rPr>
                <w:b w:val="0"/>
                <w:sz w:val="18"/>
                <w:szCs w:val="18"/>
              </w:rPr>
              <w:t xml:space="preserve">(HR+ and HER2- </w:t>
            </w:r>
            <w:r w:rsidR="0050795E">
              <w:rPr>
                <w:b w:val="0"/>
                <w:sz w:val="18"/>
                <w:szCs w:val="18"/>
              </w:rPr>
              <w:t>breast cancer</w:t>
            </w:r>
            <w:r w:rsidRPr="00151955">
              <w:rPr>
                <w:b w:val="0"/>
                <w:sz w:val="18"/>
                <w:szCs w:val="18"/>
              </w:rPr>
              <w:t xml:space="preserve"> who </w:t>
            </w:r>
            <w:r w:rsidR="00EB0C7C">
              <w:rPr>
                <w:b w:val="0"/>
                <w:sz w:val="18"/>
                <w:szCs w:val="18"/>
              </w:rPr>
              <w:t>h</w:t>
            </w:r>
            <w:r w:rsidR="00EB0C7C" w:rsidRPr="00151955">
              <w:rPr>
                <w:b w:val="0"/>
                <w:sz w:val="18"/>
                <w:szCs w:val="18"/>
              </w:rPr>
              <w:t xml:space="preserve">ad </w:t>
            </w:r>
            <w:r w:rsidR="00EB0C7C">
              <w:rPr>
                <w:b w:val="0"/>
                <w:sz w:val="18"/>
                <w:szCs w:val="18"/>
              </w:rPr>
              <w:t>f</w:t>
            </w:r>
            <w:r w:rsidR="00EB0C7C" w:rsidRPr="00151955">
              <w:rPr>
                <w:b w:val="0"/>
                <w:sz w:val="18"/>
                <w:szCs w:val="18"/>
              </w:rPr>
              <w:t xml:space="preserve">ailed </w:t>
            </w:r>
            <w:r w:rsidRPr="00151955">
              <w:rPr>
                <w:b w:val="0"/>
                <w:sz w:val="18"/>
                <w:szCs w:val="18"/>
              </w:rPr>
              <w:t xml:space="preserve">at least one line of </w:t>
            </w:r>
            <w:r w:rsidR="00EB0C7C">
              <w:rPr>
                <w:b w:val="0"/>
                <w:sz w:val="18"/>
                <w:szCs w:val="18"/>
              </w:rPr>
              <w:t>c</w:t>
            </w:r>
            <w:r w:rsidR="00EB0C7C" w:rsidRPr="00151955">
              <w:rPr>
                <w:b w:val="0"/>
                <w:sz w:val="18"/>
                <w:szCs w:val="18"/>
              </w:rPr>
              <w:t>hemotherapy</w:t>
            </w:r>
          </w:p>
        </w:tc>
        <w:tc>
          <w:tcPr>
            <w:tcW w:w="1530" w:type="dxa"/>
          </w:tcPr>
          <w:p ns2:paraId="06D75BE3" ns2:textId="77777777" w:rsidR="00FD6369" w:rsidRPr="00BD7519" w:rsidRDefault="00FD6369" w:rsidP="00FD6369">
            <w:pPr>
              <w:rPr>
                <w:sz w:val="18"/>
                <w:szCs w:val="18"/>
              </w:rPr>
            </w:pPr>
            <w:r w:rsidRPr="00BD7519">
              <w:rPr>
                <w:sz w:val="18"/>
                <w:szCs w:val="18"/>
              </w:rPr>
              <w:t xml:space="preserve">Phase 3, randomized (1:1), controlled, open-label, multicenter study </w:t>
            </w:r>
          </w:p>
          <w:p ns2:paraId="6C0B7DC8" ns2:textId="77777777" w:rsidR="00FD6369" w:rsidRPr="00BD7519" w:rsidRDefault="00FD6369" w:rsidP="00FD6369">
            <w:pPr>
              <w:pStyle w:val="TableHead"/>
              <w:jc w:val="left"/>
              <w:rPr>
                <w:b w:val="0"/>
                <w:color w:val="000000"/>
                <w:sz w:val="18"/>
                <w:szCs w:val="18"/>
              </w:rPr>
            </w:pPr>
          </w:p>
        </w:tc>
        <w:tc>
          <w:tcPr>
            <w:tcW w:w="2790" w:type="dxa"/>
          </w:tcPr>
          <w:p ns2:paraId="0EECCD17" ns2:textId="77777777" w:rsidR="00FD6369" w:rsidRPr="00BD7519" w:rsidRDefault="00FD6369" w:rsidP="00FD6369">
            <w:pPr>
              <w:spacing w:after="60"/>
              <w:rPr>
                <w:color w:val="000000" w:themeColor="text1"/>
                <w:sz w:val="18"/>
                <w:szCs w:val="18"/>
              </w:rPr>
            </w:pPr>
            <w:r w:rsidRPr="00BD7519">
              <w:rPr>
                <w:color w:val="000000" w:themeColor="text1"/>
                <w:sz w:val="18"/>
                <w:szCs w:val="18"/>
              </w:rPr>
              <w:t xml:space="preserve">Test group: sac-TMT 5 mg/kg q2w </w:t>
            </w:r>
          </w:p>
          <w:p ns2:paraId="0FE541CB" ns2:textId="420E8AE6" w:rsidR="00FD6369" w:rsidRPr="00BD7519" w:rsidRDefault="00FD6369" w:rsidP="00FD6369">
            <w:pPr>
              <w:pStyle w:val="TableHead"/>
              <w:jc w:val="left"/>
              <w:rPr>
                <w:b w:val="0"/>
                <w:color w:val="000000"/>
                <w:sz w:val="18"/>
                <w:szCs w:val="18"/>
              </w:rPr>
            </w:pPr>
            <w:r w:rsidRPr="00240357">
              <w:rPr>
                <w:b w:val="0"/>
                <w:color w:val="000000" w:themeColor="text1"/>
                <w:sz w:val="18"/>
                <w:szCs w:val="18"/>
              </w:rPr>
              <w:t>Control group:</w:t>
            </w:r>
            <w:r w:rsidRPr="00240357">
              <w:rPr>
                <w:b w:val="0"/>
                <w:sz w:val="18"/>
                <w:szCs w:val="18"/>
              </w:rPr>
              <w:t xml:space="preserve"> </w:t>
            </w:r>
            <w:r w:rsidRPr="00240357">
              <w:rPr>
                <w:rFonts w:ascii="SimSun" w:eastAsia="SimSun" w:hAnsi="SimSun" w:cs="SimSun"/>
                <w:b w:val="0"/>
                <w:color w:val="000000" w:themeColor="text1"/>
                <w:sz w:val="18"/>
                <w:szCs w:val="18"/>
              </w:rPr>
              <w:t>a</w:t>
            </w:r>
            <w:r w:rsidRPr="00240357">
              <w:rPr>
                <w:b w:val="0"/>
                <w:color w:val="000000" w:themeColor="text1"/>
                <w:sz w:val="18"/>
                <w:szCs w:val="18"/>
              </w:rPr>
              <w:t>ny of the following treatments at the investigator’s choice:</w:t>
            </w:r>
            <w:r w:rsidR="0050795E" w:rsidRPr="00240357">
              <w:rPr>
                <w:b w:val="0"/>
                <w:color w:val="000000" w:themeColor="text1"/>
                <w:sz w:val="18"/>
                <w:szCs w:val="18"/>
              </w:rPr>
              <w:br/>
            </w:r>
            <w:r w:rsidR="0050795E" w:rsidRPr="0050795E">
              <w:rPr>
                <w:b w:val="0"/>
                <w:color w:val="000000" w:themeColor="text1"/>
                <w:sz w:val="18"/>
                <w:szCs w:val="18"/>
              </w:rPr>
              <w:t>eribulin</w:t>
            </w:r>
            <w:r w:rsidRPr="0050795E">
              <w:rPr>
                <w:b w:val="0"/>
                <w:color w:val="000000" w:themeColor="text1"/>
                <w:sz w:val="18"/>
                <w:szCs w:val="18"/>
              </w:rPr>
              <w:t xml:space="preserve">, </w:t>
            </w:r>
            <w:r w:rsidR="0050795E" w:rsidRPr="0050795E">
              <w:rPr>
                <w:b w:val="0"/>
                <w:color w:val="000000" w:themeColor="text1"/>
                <w:sz w:val="18"/>
                <w:szCs w:val="18"/>
              </w:rPr>
              <w:t>capecitabine</w:t>
            </w:r>
            <w:r w:rsidRPr="0050795E">
              <w:rPr>
                <w:b w:val="0"/>
                <w:color w:val="000000" w:themeColor="text1"/>
                <w:sz w:val="18"/>
                <w:szCs w:val="18"/>
              </w:rPr>
              <w:t xml:space="preserve">, </w:t>
            </w:r>
            <w:r w:rsidR="0050795E" w:rsidRPr="0050795E">
              <w:rPr>
                <w:b w:val="0"/>
                <w:color w:val="000000" w:themeColor="text1"/>
                <w:sz w:val="18"/>
                <w:szCs w:val="18"/>
              </w:rPr>
              <w:t>gemcitabine</w:t>
            </w:r>
            <w:r w:rsidRPr="00BD7519">
              <w:rPr>
                <w:b w:val="0"/>
                <w:color w:val="000000" w:themeColor="text1"/>
                <w:sz w:val="18"/>
                <w:szCs w:val="18"/>
              </w:rPr>
              <w:t xml:space="preserve">, or </w:t>
            </w:r>
            <w:r w:rsidR="0050795E" w:rsidRPr="0050795E">
              <w:rPr>
                <w:b w:val="0"/>
                <w:color w:val="000000" w:themeColor="text1"/>
                <w:sz w:val="18"/>
                <w:szCs w:val="18"/>
              </w:rPr>
              <w:t>vinorelbine</w:t>
            </w:r>
          </w:p>
        </w:tc>
        <w:tc>
          <w:tcPr>
            <w:tcW w:w="2990" w:type="dxa"/>
          </w:tcPr>
          <w:p ns2:paraId="6919BE05" ns2:textId="6F4E16EE" w:rsidR="00FD6369" w:rsidRPr="00BD7519" w:rsidRDefault="00FD6369" w:rsidP="00FD6369">
            <w:pPr>
              <w:pStyle w:val="TableHead"/>
              <w:jc w:val="left"/>
              <w:rPr>
                <w:b w:val="0"/>
                <w:sz w:val="18"/>
                <w:szCs w:val="18"/>
              </w:rPr>
            </w:pPr>
            <w:r w:rsidRPr="00BD7519">
              <w:rPr>
                <w:b w:val="0"/>
                <w:color w:val="000000"/>
                <w:sz w:val="18"/>
                <w:szCs w:val="18"/>
              </w:rPr>
              <w:t xml:space="preserve">Participants aged 18-75 years with </w:t>
            </w:r>
            <w:r w:rsidRPr="00BD7519">
              <w:rPr>
                <w:b w:val="0"/>
                <w:color w:val="000000" w:themeColor="text1"/>
                <w:sz w:val="18"/>
                <w:szCs w:val="18"/>
              </w:rPr>
              <w:t>unresectable HR+/HER2- breast cancer who had failed at least one line of systemic chemotherapy in locally advanced, recurrent, or metastatic stage</w:t>
            </w:r>
          </w:p>
        </w:tc>
        <w:tc>
          <w:tcPr>
            <w:tcW w:w="2135" w:type="dxa"/>
          </w:tcPr>
          <w:p ns2:paraId="21D2ACB6" ns2:textId="77777777" w:rsidR="00FD6369" w:rsidRPr="00BD7519" w:rsidRDefault="00FD6369" w:rsidP="00FD6369">
            <w:pPr>
              <w:spacing w:after="60"/>
              <w:rPr>
                <w:color w:val="000000" w:themeColor="text1"/>
                <w:sz w:val="18"/>
                <w:szCs w:val="18"/>
              </w:rPr>
            </w:pPr>
            <w:r w:rsidRPr="00BD7519">
              <w:rPr>
                <w:color w:val="000000" w:themeColor="text1"/>
                <w:sz w:val="18"/>
                <w:szCs w:val="18"/>
              </w:rPr>
              <w:t>At the time of data cutoff (21-MAY-2024):</w:t>
            </w:r>
          </w:p>
          <w:p ns2:paraId="2A388C86" ns2:textId="491714FF" w:rsidR="00FD6369" w:rsidRPr="00BD7519" w:rsidRDefault="00FD6369" w:rsidP="00FD6369">
            <w:pPr>
              <w:rPr>
                <w:sz w:val="18"/>
                <w:szCs w:val="18"/>
              </w:rPr>
            </w:pPr>
            <w:r w:rsidRPr="00062212">
              <w:rPr>
                <w:color w:val="000000" w:themeColor="text1"/>
                <w:sz w:val="18"/>
                <w:szCs w:val="18"/>
              </w:rPr>
              <w:t>184</w:t>
            </w:r>
            <w:r w:rsidRPr="00BD7519">
              <w:rPr>
                <w:color w:val="000000" w:themeColor="text1"/>
                <w:sz w:val="18"/>
                <w:szCs w:val="18"/>
              </w:rPr>
              <w:t xml:space="preserve"> </w:t>
            </w:r>
            <w:r w:rsidR="00396A92">
              <w:rPr>
                <w:color w:val="000000" w:themeColor="text1"/>
                <w:sz w:val="18"/>
                <w:szCs w:val="18"/>
              </w:rPr>
              <w:t>participant</w:t>
            </w:r>
            <w:r w:rsidR="00396A92" w:rsidRPr="00BD7519">
              <w:rPr>
                <w:color w:val="000000" w:themeColor="text1"/>
                <w:sz w:val="18"/>
                <w:szCs w:val="18"/>
              </w:rPr>
              <w:t xml:space="preserve">s </w:t>
            </w:r>
            <w:r w:rsidRPr="00BD7519">
              <w:rPr>
                <w:color w:val="000000" w:themeColor="text1"/>
                <w:sz w:val="18"/>
                <w:szCs w:val="18"/>
              </w:rPr>
              <w:t>had been randomized</w:t>
            </w:r>
          </w:p>
          <w:p ns2:paraId="1B9BA547" ns2:textId="77777777" w:rsidR="00FD6369" w:rsidRPr="00BD7519" w:rsidRDefault="00FD6369" w:rsidP="00FD6369">
            <w:pPr>
              <w:pStyle w:val="TableHead"/>
              <w:jc w:val="left"/>
              <w:rPr>
                <w:b w:val="0"/>
                <w:sz w:val="18"/>
                <w:szCs w:val="18"/>
              </w:rPr>
            </w:pPr>
          </w:p>
        </w:tc>
      </w:tr>
      <w:tr w:rsidR="00FD6369" w:rsidRPr="00BD7519" ns2:paraId="7DCCC7F1" ns2:textId="77777777" w:rsidTr="003B439F">
        <w:trPr>
          <w:cantSplit/>
        </w:trPr>
        <w:tc>
          <w:tcPr>
            <w:tcW w:w="1795" w:type="dxa"/>
          </w:tcPr>
          <w:p ns2:paraId="5BFE47EE" ns2:textId="489413FF" w:rsidR="00FD6369" w:rsidRPr="00BD7519" w:rsidRDefault="00FD6369" w:rsidP="00FD6369">
            <w:pPr>
              <w:pStyle w:val="TableHead"/>
              <w:jc w:val="left"/>
              <w:rPr>
                <w:b w:val="0"/>
                <w:color w:val="000000"/>
                <w:sz w:val="18"/>
                <w:szCs w:val="18"/>
              </w:rPr>
            </w:pPr>
            <w:r w:rsidRPr="0050795E">
              <w:rPr>
                <w:b w:val="0"/>
                <w:color w:val="000000" w:themeColor="text1"/>
                <w:sz w:val="18"/>
                <w:szCs w:val="18"/>
              </w:rPr>
              <w:t>MK-2870-030 (SKB264-III-11</w:t>
            </w:r>
            <w:r w:rsidRPr="0050795E">
              <w:rPr>
                <w:b w:val="0"/>
                <w:bCs/>
                <w:color w:val="000000" w:themeColor="text1"/>
                <w:sz w:val="18"/>
                <w:szCs w:val="18"/>
              </w:rPr>
              <w:t>)</w:t>
            </w:r>
            <w:r w:rsidR="0050795E" w:rsidRPr="0050795E">
              <w:rPr>
                <w:b w:val="0"/>
                <w:bCs/>
                <w:color w:val="000000" w:themeColor="text1"/>
                <w:sz w:val="18"/>
                <w:szCs w:val="18"/>
              </w:rPr>
              <w:t>,</w:t>
            </w:r>
            <w:r w:rsidR="0050795E">
              <w:rPr>
                <w:b w:val="0"/>
                <w:bCs/>
                <w:color w:val="000000" w:themeColor="text1"/>
                <w:sz w:val="18"/>
                <w:szCs w:val="18"/>
              </w:rPr>
              <w:t xml:space="preserve"> </w:t>
            </w:r>
            <w:r w:rsidRPr="0050795E">
              <w:rPr>
                <w:b w:val="0"/>
                <w:sz w:val="18"/>
                <w:szCs w:val="18"/>
              </w:rPr>
              <w:t>NCT06279364</w:t>
            </w:r>
            <w:r w:rsidR="0050795E" w:rsidRPr="0050795E">
              <w:rPr>
                <w:b w:val="0"/>
                <w:bCs/>
                <w:sz w:val="18"/>
                <w:szCs w:val="18"/>
              </w:rPr>
              <w:t xml:space="preserve"> / </w:t>
            </w:r>
            <w:r w:rsidRPr="0050795E">
              <w:rPr>
                <w:b w:val="0"/>
                <w:color w:val="000000" w:themeColor="text1"/>
                <w:sz w:val="18"/>
                <w:szCs w:val="18"/>
              </w:rPr>
              <w:t>Kelun-Biotech</w:t>
            </w:r>
            <w:r w:rsidR="0050795E" w:rsidRPr="0050795E">
              <w:rPr>
                <w:b w:val="0"/>
                <w:bCs/>
                <w:color w:val="000000" w:themeColor="text1"/>
                <w:sz w:val="18"/>
                <w:szCs w:val="18"/>
              </w:rPr>
              <w:t xml:space="preserve"> / </w:t>
            </w:r>
            <w:r w:rsidRPr="00BD7519">
              <w:rPr>
                <w:b w:val="0"/>
                <w:color w:val="000000" w:themeColor="text1"/>
                <w:sz w:val="18"/>
                <w:szCs w:val="18"/>
              </w:rPr>
              <w:t>China</w:t>
            </w:r>
          </w:p>
        </w:tc>
        <w:tc>
          <w:tcPr>
            <w:tcW w:w="1710" w:type="dxa"/>
          </w:tcPr>
          <w:p ns2:paraId="451A5B97" ns2:textId="5D911F6F" w:rsidR="00FD6369" w:rsidRPr="00BD7519" w:rsidRDefault="00FD6369" w:rsidP="00FD6369">
            <w:pPr>
              <w:pStyle w:val="TableHead"/>
              <w:jc w:val="left"/>
              <w:rPr>
                <w:b w:val="0"/>
                <w:color w:val="000000"/>
                <w:sz w:val="18"/>
                <w:szCs w:val="18"/>
              </w:rPr>
            </w:pPr>
            <w:r w:rsidRPr="0050795E">
              <w:rPr>
                <w:b w:val="0"/>
                <w:sz w:val="18"/>
                <w:szCs w:val="18"/>
              </w:rPr>
              <w:t xml:space="preserve">Study of sac-TMT </w:t>
            </w:r>
            <w:r w:rsidR="0050795E" w:rsidRPr="0050795E">
              <w:rPr>
                <w:b w:val="0"/>
                <w:sz w:val="18"/>
                <w:szCs w:val="18"/>
              </w:rPr>
              <w:t xml:space="preserve">vs investigator’s </w:t>
            </w:r>
            <w:r w:rsidR="0050795E">
              <w:rPr>
                <w:b w:val="0"/>
                <w:sz w:val="18"/>
                <w:szCs w:val="18"/>
              </w:rPr>
              <w:t>c</w:t>
            </w:r>
            <w:r w:rsidR="0050795E" w:rsidRPr="0050795E">
              <w:rPr>
                <w:b w:val="0"/>
                <w:sz w:val="18"/>
                <w:szCs w:val="18"/>
              </w:rPr>
              <w:t xml:space="preserve">hoice chemotherapy as first-line treatment in patients with unresectable recurrent or metastatic </w:t>
            </w:r>
            <w:r w:rsidR="0050795E">
              <w:rPr>
                <w:b w:val="0"/>
                <w:sz w:val="18"/>
                <w:szCs w:val="18"/>
              </w:rPr>
              <w:t>TNBC</w:t>
            </w:r>
          </w:p>
        </w:tc>
        <w:tc>
          <w:tcPr>
            <w:tcW w:w="1530" w:type="dxa"/>
          </w:tcPr>
          <w:p ns2:paraId="1F387970" ns2:textId="12B7F45C" w:rsidR="00FD6369" w:rsidRPr="00BD7519" w:rsidRDefault="00FD6369" w:rsidP="00FD6369">
            <w:pPr>
              <w:pStyle w:val="TableHead"/>
              <w:jc w:val="left"/>
              <w:rPr>
                <w:b w:val="0"/>
                <w:color w:val="000000"/>
                <w:sz w:val="18"/>
                <w:szCs w:val="18"/>
              </w:rPr>
            </w:pPr>
            <w:r w:rsidRPr="00240357">
              <w:rPr>
                <w:b w:val="0"/>
                <w:sz w:val="18"/>
                <w:szCs w:val="18"/>
              </w:rPr>
              <w:t xml:space="preserve">Phase 3, randomized (1:1), controlled, open-label, multicenter study </w:t>
            </w:r>
          </w:p>
        </w:tc>
        <w:tc>
          <w:tcPr>
            <w:tcW w:w="2790" w:type="dxa"/>
          </w:tcPr>
          <w:p ns2:paraId="07AA8707" ns2:textId="77777777" w:rsidR="00FD6369" w:rsidRPr="00BD7519" w:rsidRDefault="00FD6369" w:rsidP="00FD6369">
            <w:pPr>
              <w:spacing w:after="60"/>
              <w:rPr>
                <w:color w:val="000000" w:themeColor="text1"/>
                <w:sz w:val="18"/>
                <w:szCs w:val="18"/>
              </w:rPr>
            </w:pPr>
            <w:r w:rsidRPr="00BD7519">
              <w:rPr>
                <w:color w:val="000000" w:themeColor="text1"/>
                <w:sz w:val="18"/>
                <w:szCs w:val="18"/>
              </w:rPr>
              <w:t>Test group: sac-TMT 5 mg/kg q2w</w:t>
            </w:r>
          </w:p>
          <w:p ns2:paraId="54977F66" ns2:textId="054E8507" w:rsidR="00FD6369" w:rsidRPr="00BD7519" w:rsidRDefault="00FD6369" w:rsidP="00FD6369">
            <w:pPr>
              <w:pStyle w:val="TableHead"/>
              <w:jc w:val="left"/>
              <w:rPr>
                <w:b w:val="0"/>
                <w:color w:val="000000"/>
                <w:sz w:val="18"/>
                <w:szCs w:val="18"/>
              </w:rPr>
            </w:pPr>
            <w:r w:rsidRPr="0050795E">
              <w:rPr>
                <w:b w:val="0"/>
                <w:color w:val="000000" w:themeColor="text1"/>
                <w:sz w:val="18"/>
                <w:szCs w:val="18"/>
              </w:rPr>
              <w:t>Control group:</w:t>
            </w:r>
            <w:r w:rsidRPr="0050795E">
              <w:rPr>
                <w:b w:val="0"/>
                <w:sz w:val="18"/>
                <w:szCs w:val="18"/>
              </w:rPr>
              <w:t xml:space="preserve"> </w:t>
            </w:r>
            <w:r w:rsidRPr="0050795E">
              <w:rPr>
                <w:rFonts w:ascii="SimSun" w:eastAsia="SimSun" w:hAnsi="SimSun" w:cs="SimSun"/>
                <w:b w:val="0"/>
                <w:color w:val="000000" w:themeColor="text1"/>
                <w:sz w:val="18"/>
                <w:szCs w:val="18"/>
              </w:rPr>
              <w:t>a</w:t>
            </w:r>
            <w:r w:rsidRPr="0050795E">
              <w:rPr>
                <w:b w:val="0"/>
                <w:color w:val="000000" w:themeColor="text1"/>
                <w:sz w:val="18"/>
                <w:szCs w:val="18"/>
              </w:rPr>
              <w:t>ny of the following treatments at the investigator’s choice:</w:t>
            </w:r>
            <w:r w:rsidR="0050795E">
              <w:rPr>
                <w:b w:val="0"/>
                <w:bCs/>
                <w:color w:val="000000" w:themeColor="text1"/>
                <w:sz w:val="18"/>
                <w:szCs w:val="18"/>
              </w:rPr>
              <w:br/>
            </w:r>
            <w:r>
              <w:rPr>
                <w:b w:val="0"/>
                <w:color w:val="000000" w:themeColor="text1"/>
                <w:sz w:val="18"/>
                <w:szCs w:val="18"/>
              </w:rPr>
              <w:t>p</w:t>
            </w:r>
            <w:r w:rsidRPr="0050795E">
              <w:rPr>
                <w:b w:val="0"/>
                <w:color w:val="000000" w:themeColor="text1"/>
                <w:sz w:val="18"/>
                <w:szCs w:val="18"/>
              </w:rPr>
              <w:t xml:space="preserve">aclitaxel, </w:t>
            </w:r>
            <w:r w:rsidR="0050795E">
              <w:rPr>
                <w:b w:val="0"/>
                <w:bCs/>
                <w:sz w:val="18"/>
                <w:szCs w:val="18"/>
              </w:rPr>
              <w:t>n</w:t>
            </w:r>
            <w:r w:rsidR="0050795E" w:rsidRPr="0050795E">
              <w:rPr>
                <w:b w:val="0"/>
                <w:bCs/>
                <w:sz w:val="18"/>
                <w:szCs w:val="18"/>
              </w:rPr>
              <w:t>ab</w:t>
            </w:r>
            <w:r w:rsidRPr="0050795E">
              <w:rPr>
                <w:b w:val="0"/>
                <w:bCs/>
                <w:sz w:val="18"/>
                <w:szCs w:val="18"/>
              </w:rPr>
              <w:t xml:space="preserve">-paclitaxel, </w:t>
            </w:r>
            <w:r w:rsidR="0050795E">
              <w:rPr>
                <w:b w:val="0"/>
                <w:bCs/>
                <w:sz w:val="18"/>
                <w:szCs w:val="18"/>
              </w:rPr>
              <w:t>c</w:t>
            </w:r>
            <w:r w:rsidR="0050795E" w:rsidRPr="0050795E">
              <w:rPr>
                <w:b w:val="0"/>
                <w:bCs/>
                <w:sz w:val="18"/>
                <w:szCs w:val="18"/>
              </w:rPr>
              <w:t>apecitabine</w:t>
            </w:r>
            <w:r w:rsidRPr="0050795E">
              <w:rPr>
                <w:b w:val="0"/>
                <w:bCs/>
                <w:sz w:val="18"/>
                <w:szCs w:val="18"/>
              </w:rPr>
              <w:t xml:space="preserve">, </w:t>
            </w:r>
            <w:r w:rsidR="0050795E">
              <w:rPr>
                <w:b w:val="0"/>
                <w:bCs/>
                <w:color w:val="000000" w:themeColor="text1"/>
                <w:sz w:val="18"/>
                <w:szCs w:val="18"/>
              </w:rPr>
              <w:t>e</w:t>
            </w:r>
            <w:r w:rsidR="0050795E" w:rsidRPr="0050795E">
              <w:rPr>
                <w:b w:val="0"/>
                <w:bCs/>
                <w:color w:val="000000" w:themeColor="text1"/>
                <w:sz w:val="18"/>
                <w:szCs w:val="18"/>
              </w:rPr>
              <w:t>ribulin</w:t>
            </w:r>
            <w:r w:rsidRPr="0050795E">
              <w:rPr>
                <w:b w:val="0"/>
                <w:color w:val="000000" w:themeColor="text1"/>
                <w:sz w:val="18"/>
                <w:szCs w:val="18"/>
              </w:rPr>
              <w:t xml:space="preserve"> or </w:t>
            </w:r>
            <w:r w:rsidR="0050795E">
              <w:rPr>
                <w:b w:val="0"/>
                <w:bCs/>
                <w:sz w:val="18"/>
                <w:szCs w:val="18"/>
              </w:rPr>
              <w:t>c</w:t>
            </w:r>
            <w:r w:rsidR="0050795E" w:rsidRPr="0050795E">
              <w:rPr>
                <w:b w:val="0"/>
                <w:bCs/>
                <w:sz w:val="18"/>
                <w:szCs w:val="18"/>
              </w:rPr>
              <w:t>arboplatin</w:t>
            </w:r>
          </w:p>
        </w:tc>
        <w:tc>
          <w:tcPr>
            <w:tcW w:w="2990" w:type="dxa"/>
          </w:tcPr>
          <w:p ns2:paraId="52FF515B" ns2:textId="3D65A2FD" w:rsidR="00FD6369" w:rsidRPr="00BD7519" w:rsidRDefault="00FD6369" w:rsidP="00FD6369">
            <w:pPr>
              <w:pStyle w:val="TableHead"/>
              <w:jc w:val="left"/>
              <w:rPr>
                <w:b w:val="0"/>
                <w:sz w:val="18"/>
                <w:szCs w:val="18"/>
              </w:rPr>
            </w:pPr>
            <w:r w:rsidRPr="00BD7519">
              <w:rPr>
                <w:b w:val="0"/>
                <w:color w:val="000000"/>
                <w:sz w:val="18"/>
                <w:szCs w:val="18"/>
              </w:rPr>
              <w:t>Participants aged 18-75 years with</w:t>
            </w:r>
            <w:r w:rsidRPr="00BD7519">
              <w:rPr>
                <w:b w:val="0"/>
                <w:sz w:val="18"/>
                <w:szCs w:val="18"/>
              </w:rPr>
              <w:t xml:space="preserve"> unresectable recurrent or metastatic TNBC who have not received prior systemic therapy</w:t>
            </w:r>
          </w:p>
        </w:tc>
        <w:tc>
          <w:tcPr>
            <w:tcW w:w="2135" w:type="dxa"/>
          </w:tcPr>
          <w:p ns2:paraId="7F2AA820" ns2:textId="77777777" w:rsidR="00FD6369" w:rsidRPr="00BD7519" w:rsidRDefault="00FD6369" w:rsidP="00FD6369">
            <w:pPr>
              <w:spacing w:after="60"/>
              <w:rPr>
                <w:color w:val="000000" w:themeColor="text1"/>
                <w:sz w:val="18"/>
                <w:szCs w:val="18"/>
              </w:rPr>
            </w:pPr>
            <w:r w:rsidRPr="00BD7519">
              <w:rPr>
                <w:color w:val="000000" w:themeColor="text1"/>
                <w:sz w:val="18"/>
                <w:szCs w:val="18"/>
              </w:rPr>
              <w:t>At the time of data cutoff (21-MAY-2024):</w:t>
            </w:r>
          </w:p>
          <w:p ns2:paraId="2280BE7A" ns2:textId="57E6C98D" w:rsidR="00FD6369" w:rsidRPr="00BD7519" w:rsidRDefault="00FD6369" w:rsidP="00FD6369">
            <w:pPr>
              <w:rPr>
                <w:sz w:val="18"/>
                <w:szCs w:val="18"/>
              </w:rPr>
            </w:pPr>
            <w:r w:rsidRPr="00062212">
              <w:rPr>
                <w:color w:val="000000" w:themeColor="text1"/>
                <w:sz w:val="18"/>
                <w:szCs w:val="18"/>
              </w:rPr>
              <w:t>26</w:t>
            </w:r>
            <w:r w:rsidRPr="00BD7519">
              <w:rPr>
                <w:color w:val="000000" w:themeColor="text1"/>
                <w:sz w:val="18"/>
                <w:szCs w:val="18"/>
              </w:rPr>
              <w:t xml:space="preserve"> </w:t>
            </w:r>
            <w:r w:rsidR="00396A92">
              <w:rPr>
                <w:color w:val="000000" w:themeColor="text1"/>
                <w:sz w:val="18"/>
                <w:szCs w:val="18"/>
              </w:rPr>
              <w:t>participant</w:t>
            </w:r>
            <w:r w:rsidR="00396A92" w:rsidRPr="00BD7519">
              <w:rPr>
                <w:color w:val="000000" w:themeColor="text1"/>
                <w:sz w:val="18"/>
                <w:szCs w:val="18"/>
              </w:rPr>
              <w:t xml:space="preserve">s </w:t>
            </w:r>
            <w:r w:rsidRPr="00BD7519">
              <w:rPr>
                <w:color w:val="000000" w:themeColor="text1"/>
                <w:sz w:val="18"/>
                <w:szCs w:val="18"/>
              </w:rPr>
              <w:t>had been randomized</w:t>
            </w:r>
          </w:p>
          <w:p ns2:paraId="27E10014" ns2:textId="77777777" w:rsidR="00FD6369" w:rsidRPr="00BD7519" w:rsidRDefault="00FD6369" w:rsidP="00FD6369">
            <w:pPr>
              <w:pStyle w:val="TableHead"/>
              <w:jc w:val="left"/>
              <w:rPr>
                <w:b w:val="0"/>
                <w:sz w:val="18"/>
                <w:szCs w:val="18"/>
              </w:rPr>
            </w:pPr>
          </w:p>
        </w:tc>
      </w:tr>
      <w:tr w:rsidR="00494E1A" w:rsidRPr="00494E1A" ns2:paraId="7E48410A" ns2:textId="77777777" w:rsidTr="003B439F">
        <w:trPr>
          <w:cantSplit/>
        </w:trPr>
        <w:tc>
          <w:tcPr>
            <w:tcW w:w="12950" w:type="dxa"/>
            <w:gridSpan w:val="6"/>
            <w:vAlign w:val="bottom"/>
          </w:tcPr>
          <w:p ns2:paraId="53A1B922" ns2:textId="0EF89A65" w:rsidR="00494E1A" w:rsidRPr="00240357" w:rsidRDefault="00494E1A" w:rsidP="003B439F">
            <w:pPr>
              <w:pStyle w:val="TableHead"/>
              <w:keepNext/>
              <w:jc w:val="left"/>
              <w:rPr>
                <w:sz w:val="18"/>
                <w:szCs w:val="18"/>
              </w:rPr>
            </w:pPr>
            <w:r w:rsidRPr="00240357">
              <w:rPr>
                <w:sz w:val="18"/>
                <w:szCs w:val="18"/>
              </w:rPr>
              <w:lastRenderedPageBreak/>
              <w:t>Combination Therapy Studies</w:t>
            </w:r>
          </w:p>
        </w:tc>
      </w:tr>
      <w:tr w:rsidR="00494E1A" w:rsidRPr="00494E1A" ns2:paraId="5ADC4A84" ns2:textId="77777777" w:rsidTr="003B439F">
        <w:trPr>
          <w:cantSplit/>
        </w:trPr>
        <w:tc>
          <w:tcPr>
            <w:tcW w:w="1795" w:type="dxa"/>
          </w:tcPr>
          <w:p ns2:paraId="4D4DEB84" ns2:textId="6076E8FA" w:rsidR="00494E1A" w:rsidRPr="00BD7519" w:rsidRDefault="00494E1A" w:rsidP="00494E1A">
            <w:pPr>
              <w:pStyle w:val="TableHead"/>
              <w:jc w:val="left"/>
              <w:rPr>
                <w:b w:val="0"/>
                <w:color w:val="000000"/>
                <w:sz w:val="18"/>
                <w:szCs w:val="18"/>
              </w:rPr>
            </w:pPr>
            <w:r w:rsidRPr="00BE2DA0">
              <w:rPr>
                <w:b w:val="0"/>
                <w:color w:val="000000"/>
                <w:sz w:val="18"/>
                <w:szCs w:val="18"/>
              </w:rPr>
              <w:t>MK‑2870-007 (TroFuse-007</w:t>
            </w:r>
            <w:r w:rsidRPr="00BE2DA0">
              <w:rPr>
                <w:b w:val="0"/>
                <w:bCs/>
                <w:color w:val="000000"/>
                <w:sz w:val="18"/>
                <w:szCs w:val="18"/>
              </w:rPr>
              <w:t>)</w:t>
            </w:r>
            <w:r w:rsidR="0050795E" w:rsidRPr="00BE2DA0">
              <w:rPr>
                <w:b w:val="0"/>
                <w:bCs/>
                <w:color w:val="000000"/>
                <w:sz w:val="18"/>
                <w:szCs w:val="18"/>
              </w:rPr>
              <w:t xml:space="preserve">, </w:t>
            </w:r>
            <w:r w:rsidRPr="00BE2DA0">
              <w:rPr>
                <w:b w:val="0"/>
                <w:color w:val="000000"/>
                <w:sz w:val="18"/>
                <w:szCs w:val="18"/>
              </w:rPr>
              <w:t>NCT 06170788</w:t>
            </w:r>
            <w:r w:rsidR="0050795E" w:rsidRPr="00BE2DA0">
              <w:rPr>
                <w:b w:val="0"/>
                <w:bCs/>
                <w:color w:val="000000"/>
                <w:sz w:val="18"/>
                <w:szCs w:val="18"/>
              </w:rPr>
              <w:t xml:space="preserve"> / </w:t>
            </w:r>
            <w:r w:rsidRPr="00BD7519">
              <w:rPr>
                <w:b w:val="0"/>
                <w:color w:val="000000"/>
                <w:sz w:val="18"/>
                <w:szCs w:val="18"/>
              </w:rPr>
              <w:t>Merck</w:t>
            </w:r>
            <w:r w:rsidR="0050795E" w:rsidRPr="00240357">
              <w:rPr>
                <w:b w:val="0"/>
                <w:bCs/>
                <w:color w:val="000000"/>
                <w:sz w:val="18"/>
                <w:szCs w:val="18"/>
              </w:rPr>
              <w:t xml:space="preserve"> / Global</w:t>
            </w:r>
          </w:p>
        </w:tc>
        <w:tc>
          <w:tcPr>
            <w:tcW w:w="1710" w:type="dxa"/>
          </w:tcPr>
          <w:p ns2:paraId="41510789" ns2:textId="6EC2AABA" w:rsidR="00494E1A" w:rsidRPr="00BD7519" w:rsidRDefault="00494E1A" w:rsidP="00494E1A">
            <w:pPr>
              <w:pStyle w:val="TableHead"/>
              <w:jc w:val="left"/>
              <w:rPr>
                <w:b w:val="0"/>
                <w:color w:val="000000"/>
                <w:sz w:val="18"/>
                <w:szCs w:val="18"/>
              </w:rPr>
            </w:pPr>
            <w:r w:rsidRPr="00BD7519">
              <w:rPr>
                <w:b w:val="0"/>
                <w:sz w:val="18"/>
                <w:szCs w:val="18"/>
              </w:rPr>
              <w:t xml:space="preserve">Sac-TMT plus pembrolizumab vs </w:t>
            </w:r>
            <w:r w:rsidR="00240357" w:rsidRPr="00240357">
              <w:rPr>
                <w:b w:val="0"/>
                <w:sz w:val="18"/>
                <w:szCs w:val="18"/>
              </w:rPr>
              <w:t>pembrolizumab monotherapy</w:t>
            </w:r>
            <w:r w:rsidRPr="00BD7519">
              <w:rPr>
                <w:b w:val="0"/>
                <w:sz w:val="18"/>
                <w:szCs w:val="18"/>
              </w:rPr>
              <w:t xml:space="preserve"> in </w:t>
            </w:r>
            <w:r w:rsidR="00240357" w:rsidRPr="00240357">
              <w:rPr>
                <w:b w:val="0"/>
                <w:sz w:val="18"/>
                <w:szCs w:val="18"/>
              </w:rPr>
              <w:t xml:space="preserve">the </w:t>
            </w:r>
            <w:r w:rsidRPr="00BD7519">
              <w:rPr>
                <w:b w:val="0"/>
                <w:sz w:val="18"/>
                <w:szCs w:val="18"/>
              </w:rPr>
              <w:t>first</w:t>
            </w:r>
            <w:r w:rsidR="00240357" w:rsidRPr="00240357">
              <w:rPr>
                <w:b w:val="0"/>
                <w:sz w:val="18"/>
                <w:szCs w:val="18"/>
              </w:rPr>
              <w:t>-</w:t>
            </w:r>
            <w:r w:rsidRPr="00BD7519">
              <w:rPr>
                <w:b w:val="0"/>
                <w:sz w:val="18"/>
                <w:szCs w:val="18"/>
              </w:rPr>
              <w:t xml:space="preserve">line </w:t>
            </w:r>
            <w:r w:rsidR="00240357" w:rsidRPr="00240357">
              <w:rPr>
                <w:b w:val="0"/>
                <w:sz w:val="18"/>
                <w:szCs w:val="18"/>
              </w:rPr>
              <w:t>treatment of patients</w:t>
            </w:r>
            <w:r w:rsidRPr="00BD7519">
              <w:rPr>
                <w:b w:val="0"/>
                <w:sz w:val="18"/>
                <w:szCs w:val="18"/>
              </w:rPr>
              <w:t xml:space="preserve"> with PD-L1 TPS </w:t>
            </w:r>
            <w:r w:rsidR="00240357" w:rsidRPr="00240357">
              <w:rPr>
                <w:b w:val="0"/>
                <w:sz w:val="18"/>
                <w:szCs w:val="18"/>
              </w:rPr>
              <w:t>≥</w:t>
            </w:r>
            <w:r w:rsidRPr="00BD7519">
              <w:rPr>
                <w:b w:val="0"/>
                <w:sz w:val="18"/>
                <w:szCs w:val="18"/>
              </w:rPr>
              <w:t>50%</w:t>
            </w:r>
          </w:p>
        </w:tc>
        <w:tc>
          <w:tcPr>
            <w:tcW w:w="1530" w:type="dxa"/>
          </w:tcPr>
          <w:p ns2:paraId="5C9AF1C7" ns2:textId="4BAF9E64" w:rsidR="00494E1A" w:rsidRPr="00BD7519" w:rsidRDefault="00494E1A" w:rsidP="00494E1A">
            <w:pPr>
              <w:pStyle w:val="TableHead"/>
              <w:jc w:val="left"/>
              <w:rPr>
                <w:b w:val="0"/>
                <w:color w:val="000000"/>
                <w:sz w:val="18"/>
                <w:szCs w:val="18"/>
              </w:rPr>
            </w:pPr>
            <w:r w:rsidRPr="00BD7519">
              <w:rPr>
                <w:b w:val="0"/>
                <w:sz w:val="18"/>
                <w:szCs w:val="18"/>
              </w:rPr>
              <w:t>Phase 3, Randomized, open-label, multicenter study</w:t>
            </w:r>
          </w:p>
        </w:tc>
        <w:tc>
          <w:tcPr>
            <w:tcW w:w="2790" w:type="dxa"/>
          </w:tcPr>
          <w:p ns2:paraId="2B5C47DC" ns2:textId="77777777" w:rsidR="00494E1A" w:rsidRPr="00BD7519" w:rsidRDefault="00494E1A" w:rsidP="00494E1A">
            <w:pPr>
              <w:widowControl w:val="0"/>
              <w:spacing w:after="60"/>
              <w:rPr>
                <w:color w:val="000000"/>
                <w:sz w:val="18"/>
                <w:szCs w:val="18"/>
              </w:rPr>
            </w:pPr>
            <w:r w:rsidRPr="00BD7519">
              <w:rPr>
                <w:color w:val="000000"/>
                <w:sz w:val="18"/>
                <w:szCs w:val="18"/>
              </w:rPr>
              <w:t>Arm1: sac-TMT 4 mg/kg q2w + pembrolizumab 400 mg q6w</w:t>
            </w:r>
          </w:p>
          <w:p ns2:paraId="3F3A456C" ns2:textId="0E3D7B1F" w:rsidR="00494E1A" w:rsidRPr="00BD7519" w:rsidRDefault="00494E1A" w:rsidP="00494E1A">
            <w:pPr>
              <w:pStyle w:val="TableHead"/>
              <w:jc w:val="left"/>
              <w:rPr>
                <w:b w:val="0"/>
                <w:color w:val="000000"/>
                <w:sz w:val="18"/>
                <w:szCs w:val="18"/>
              </w:rPr>
            </w:pPr>
            <w:r w:rsidRPr="00BD7519">
              <w:rPr>
                <w:b w:val="0"/>
                <w:color w:val="000000"/>
                <w:sz w:val="18"/>
                <w:szCs w:val="18"/>
              </w:rPr>
              <w:t>Arm2: Pembrolizumab 400 mg q6w</w:t>
            </w:r>
          </w:p>
        </w:tc>
        <w:tc>
          <w:tcPr>
            <w:tcW w:w="2990" w:type="dxa"/>
          </w:tcPr>
          <w:p ns2:paraId="398609D1" ns2:textId="67A91094" w:rsidR="00494E1A" w:rsidRPr="00BD7519" w:rsidRDefault="00494E1A" w:rsidP="00494E1A">
            <w:pPr>
              <w:pStyle w:val="TableHead"/>
              <w:jc w:val="left"/>
              <w:rPr>
                <w:b w:val="0"/>
                <w:sz w:val="18"/>
                <w:szCs w:val="18"/>
              </w:rPr>
            </w:pPr>
            <w:r w:rsidRPr="00BD7519">
              <w:rPr>
                <w:rFonts w:ascii="Calibri" w:hAnsi="Calibri" w:cs="Calibri"/>
                <w:b w:val="0"/>
                <w:color w:val="000000"/>
                <w:sz w:val="18"/>
                <w:szCs w:val="18"/>
              </w:rPr>
              <w:t>≥</w:t>
            </w:r>
            <w:r w:rsidRPr="00BD7519">
              <w:rPr>
                <w:b w:val="0"/>
                <w:color w:val="000000"/>
                <w:sz w:val="18"/>
                <w:szCs w:val="18"/>
              </w:rPr>
              <w:t>18 years of age, treatment-naïve metastatic NSCLC with PD-L1 TPS ≥50%</w:t>
            </w:r>
          </w:p>
        </w:tc>
        <w:tc>
          <w:tcPr>
            <w:tcW w:w="2135" w:type="dxa"/>
          </w:tcPr>
          <w:p ns2:paraId="5BEDE012" ns2:textId="77777777" w:rsidR="00494E1A" w:rsidRPr="00BD7519" w:rsidRDefault="00494E1A" w:rsidP="00494E1A">
            <w:pPr>
              <w:widowControl w:val="0"/>
              <w:spacing w:after="60"/>
              <w:rPr>
                <w:color w:val="000000"/>
                <w:sz w:val="18"/>
                <w:szCs w:val="18"/>
              </w:rPr>
            </w:pPr>
            <w:r w:rsidRPr="00BD7519">
              <w:rPr>
                <w:color w:val="000000"/>
                <w:sz w:val="18"/>
                <w:szCs w:val="18"/>
              </w:rPr>
              <w:t>At the time of data cutoff (21-MAY-2024):</w:t>
            </w:r>
          </w:p>
          <w:p ns2:paraId="663358A3" ns2:textId="4FB9F85E" w:rsidR="00494E1A" w:rsidRPr="00BD7519" w:rsidRDefault="00494E1A" w:rsidP="00494E1A">
            <w:pPr>
              <w:pStyle w:val="TableHead"/>
              <w:jc w:val="left"/>
              <w:rPr>
                <w:b w:val="0"/>
                <w:sz w:val="18"/>
                <w:szCs w:val="18"/>
              </w:rPr>
            </w:pPr>
            <w:r w:rsidRPr="00062212">
              <w:rPr>
                <w:b w:val="0"/>
                <w:color w:val="000000"/>
                <w:sz w:val="18"/>
                <w:szCs w:val="18"/>
              </w:rPr>
              <w:t>7</w:t>
            </w:r>
            <w:r w:rsidRPr="00BD7519">
              <w:rPr>
                <w:b w:val="0"/>
                <w:color w:val="000000"/>
                <w:sz w:val="18"/>
                <w:szCs w:val="18"/>
              </w:rPr>
              <w:t xml:space="preserve"> dosed</w:t>
            </w:r>
          </w:p>
        </w:tc>
      </w:tr>
      <w:tr w:rsidR="009B182B" w:rsidRPr="00494E1A" ns2:paraId="0099852C" ns2:textId="77777777" w:rsidTr="007221FF">
        <w:trPr>
          <w:cantSplit/>
        </w:trPr>
        <w:tc>
          <w:tcPr>
            <w:tcW w:w="12950" w:type="dxa"/>
            <w:gridSpan w:val="6"/>
            <w:tcBorders>
              <w:bottom w:val="single" w:sz="4" w:space="0" w:color="auto"/>
            </w:tcBorders>
            <w:vAlign w:val="bottom"/>
          </w:tcPr>
          <w:p ns2:paraId="4937C286" ns2:textId="046677A9" w:rsidR="009B182B" w:rsidRPr="00BE2DA0" w:rsidRDefault="00823712" w:rsidP="009B182B">
            <w:pPr>
              <w:widowControl w:val="0"/>
              <w:spacing w:after="60"/>
              <w:rPr>
                <w:color w:val="000000"/>
                <w:sz w:val="16"/>
                <w:szCs w:val="16"/>
              </w:rPr>
            </w:pPr>
            <w:r w:rsidRPr="00823712">
              <w:rPr>
                <w:color w:val="000000"/>
                <w:sz w:val="16"/>
                <w:szCs w:val="16"/>
              </w:rPr>
              <w:t xml:space="preserve">Abbreviations: </w:t>
            </w:r>
            <w:r w:rsidR="009B182B" w:rsidRPr="00BE2DA0">
              <w:rPr>
                <w:color w:val="000000"/>
                <w:sz w:val="16"/>
                <w:szCs w:val="16"/>
              </w:rPr>
              <w:t xml:space="preserve">1L=first-line; </w:t>
            </w:r>
            <w:r w:rsidR="00FF4037">
              <w:rPr>
                <w:color w:val="000000"/>
                <w:sz w:val="16"/>
                <w:szCs w:val="16"/>
              </w:rPr>
              <w:t xml:space="preserve">3L=third line; </w:t>
            </w:r>
            <w:r w:rsidR="009B182B" w:rsidRPr="00BE2DA0">
              <w:rPr>
                <w:color w:val="000000"/>
                <w:sz w:val="16"/>
                <w:szCs w:val="16"/>
              </w:rPr>
              <w:t>ALK=anaplastic lymphoma kinase; AUC=</w:t>
            </w:r>
            <w:r w:rsidR="00332A10">
              <w:rPr>
                <w:color w:val="000000"/>
                <w:sz w:val="16"/>
                <w:szCs w:val="16"/>
              </w:rPr>
              <w:t>area under the concentration-time curve</w:t>
            </w:r>
            <w:r w:rsidR="009B182B" w:rsidRPr="00BE2DA0">
              <w:rPr>
                <w:color w:val="000000"/>
                <w:sz w:val="16"/>
                <w:szCs w:val="16"/>
              </w:rPr>
              <w:t>; BC=breast cancer; CC=cervical cancer; DLT=dose-limiting toxicity; EGFR=epidermal growth factor receptor; FIH=first-in-human; FPE=</w:t>
            </w:r>
            <w:r w:rsidR="00BE2DA0">
              <w:rPr>
                <w:color w:val="000000"/>
                <w:sz w:val="16"/>
                <w:szCs w:val="16"/>
              </w:rPr>
              <w:t xml:space="preserve">first </w:t>
            </w:r>
            <w:r w:rsidR="00332A10">
              <w:rPr>
                <w:color w:val="000000"/>
                <w:sz w:val="16"/>
                <w:szCs w:val="16"/>
              </w:rPr>
              <w:t xml:space="preserve">participant </w:t>
            </w:r>
            <w:r w:rsidR="00BE2DA0">
              <w:rPr>
                <w:color w:val="000000"/>
                <w:sz w:val="16"/>
                <w:szCs w:val="16"/>
              </w:rPr>
              <w:t>enrolled</w:t>
            </w:r>
            <w:r w:rsidR="009B182B" w:rsidRPr="00BE2DA0">
              <w:rPr>
                <w:color w:val="000000"/>
                <w:sz w:val="16"/>
                <w:szCs w:val="16"/>
              </w:rPr>
              <w:t>; HER2=</w:t>
            </w:r>
            <w:r w:rsidR="00396A92">
              <w:rPr>
                <w:color w:val="000000"/>
                <w:sz w:val="16"/>
                <w:szCs w:val="16"/>
              </w:rPr>
              <w:t xml:space="preserve"> h</w:t>
            </w:r>
            <w:r w:rsidR="00396A92" w:rsidRPr="00396A92">
              <w:rPr>
                <w:color w:val="000000"/>
                <w:sz w:val="16"/>
                <w:szCs w:val="16"/>
              </w:rPr>
              <w:t xml:space="preserve">uman </w:t>
            </w:r>
            <w:r w:rsidR="00396A92">
              <w:rPr>
                <w:color w:val="000000"/>
                <w:sz w:val="16"/>
                <w:szCs w:val="16"/>
              </w:rPr>
              <w:t>e</w:t>
            </w:r>
            <w:r w:rsidR="00396A92" w:rsidRPr="00396A92">
              <w:rPr>
                <w:color w:val="000000"/>
                <w:sz w:val="16"/>
                <w:szCs w:val="16"/>
              </w:rPr>
              <w:t xml:space="preserve">pidermal </w:t>
            </w:r>
            <w:r w:rsidR="00396A92">
              <w:rPr>
                <w:color w:val="000000"/>
                <w:sz w:val="16"/>
                <w:szCs w:val="16"/>
              </w:rPr>
              <w:t>g</w:t>
            </w:r>
            <w:r w:rsidR="00396A92" w:rsidRPr="00396A92">
              <w:rPr>
                <w:color w:val="000000"/>
                <w:sz w:val="16"/>
                <w:szCs w:val="16"/>
              </w:rPr>
              <w:t xml:space="preserve">rowth </w:t>
            </w:r>
            <w:r w:rsidR="00396A92">
              <w:rPr>
                <w:color w:val="000000"/>
                <w:sz w:val="16"/>
                <w:szCs w:val="16"/>
              </w:rPr>
              <w:t>f</w:t>
            </w:r>
            <w:r w:rsidR="00396A92" w:rsidRPr="00396A92">
              <w:rPr>
                <w:color w:val="000000"/>
                <w:sz w:val="16"/>
                <w:szCs w:val="16"/>
              </w:rPr>
              <w:t xml:space="preserve">actor </w:t>
            </w:r>
            <w:r w:rsidR="00396A92">
              <w:rPr>
                <w:color w:val="000000"/>
                <w:sz w:val="16"/>
                <w:szCs w:val="16"/>
              </w:rPr>
              <w:t>r</w:t>
            </w:r>
            <w:r w:rsidR="00396A92" w:rsidRPr="00396A92">
              <w:rPr>
                <w:color w:val="000000"/>
                <w:sz w:val="16"/>
                <w:szCs w:val="16"/>
              </w:rPr>
              <w:t>eceptor 2</w:t>
            </w:r>
            <w:r w:rsidR="009B182B" w:rsidRPr="00BE2DA0">
              <w:rPr>
                <w:color w:val="000000"/>
                <w:sz w:val="16"/>
                <w:szCs w:val="16"/>
              </w:rPr>
              <w:t>; HR=hormone receptor; ID=identification; MTD=maximum tolerated dose; NCT=national clinical trial; NPC=nasopharyngeal carcinoma; NSCLC=non–small cell lung cancer; OC=ovarian cancer; PC=prostate cancer; PD-1=programmed cell death 1 protein; PD</w:t>
            </w:r>
            <w:r w:rsidR="002F1D91">
              <w:rPr>
                <w:color w:val="000000"/>
                <w:sz w:val="16"/>
                <w:szCs w:val="16"/>
              </w:rPr>
              <w:t>-</w:t>
            </w:r>
            <w:r w:rsidR="009B182B" w:rsidRPr="00BE2DA0">
              <w:rPr>
                <w:color w:val="000000"/>
                <w:sz w:val="16"/>
                <w:szCs w:val="16"/>
              </w:rPr>
              <w:t>L1=programmed cell death ligand 1; PFS=progression-free survival; PK=pharmacokinetic; qd=on</w:t>
            </w:r>
            <w:r w:rsidR="00332A10">
              <w:rPr>
                <w:color w:val="000000"/>
                <w:sz w:val="16"/>
                <w:szCs w:val="16"/>
              </w:rPr>
              <w:t>c</w:t>
            </w:r>
            <w:r w:rsidR="009B182B" w:rsidRPr="00BE2DA0">
              <w:rPr>
                <w:color w:val="000000"/>
                <w:sz w:val="16"/>
                <w:szCs w:val="16"/>
              </w:rPr>
              <w:t xml:space="preserve">e a day; q2w=every 2 weeks; q3w=every </w:t>
            </w:r>
            <w:r w:rsidR="00332A10" w:rsidRPr="00BE2DA0">
              <w:rPr>
                <w:color w:val="000000"/>
                <w:sz w:val="16"/>
                <w:szCs w:val="16"/>
              </w:rPr>
              <w:t>3</w:t>
            </w:r>
            <w:r w:rsidR="00332A10">
              <w:rPr>
                <w:color w:val="000000"/>
                <w:sz w:val="16"/>
                <w:szCs w:val="16"/>
              </w:rPr>
              <w:t> </w:t>
            </w:r>
            <w:r w:rsidR="009B182B" w:rsidRPr="00BE2DA0">
              <w:rPr>
                <w:color w:val="000000"/>
                <w:sz w:val="16"/>
                <w:szCs w:val="16"/>
              </w:rPr>
              <w:t xml:space="preserve">weeks; q6w=every 6 weeks; RP2D=recommended Phase 2 dose; </w:t>
            </w:r>
            <w:r w:rsidR="002F1D91">
              <w:rPr>
                <w:color w:val="000000"/>
                <w:sz w:val="16"/>
                <w:szCs w:val="16"/>
              </w:rPr>
              <w:t>sac-TMT= s</w:t>
            </w:r>
            <w:r w:rsidR="002F1D91" w:rsidRPr="002F1D91">
              <w:rPr>
                <w:color w:val="000000"/>
                <w:sz w:val="16"/>
                <w:szCs w:val="16"/>
              </w:rPr>
              <w:t>acituzumab tirumotecan</w:t>
            </w:r>
            <w:r w:rsidR="002F1D91">
              <w:rPr>
                <w:color w:val="000000"/>
                <w:sz w:val="16"/>
                <w:szCs w:val="16"/>
              </w:rPr>
              <w:t xml:space="preserve">; TPC=treatment of physicians choice; </w:t>
            </w:r>
            <w:r w:rsidR="009B182B" w:rsidRPr="00BE2DA0">
              <w:rPr>
                <w:color w:val="000000"/>
                <w:sz w:val="16"/>
                <w:szCs w:val="16"/>
              </w:rPr>
              <w:t>TKI= tyrosine kinase inhibitor; TNBC=triple-negative breast cancer; TPS=tumor proportion score; UC=urothelial carcinoma; US=United States.</w:t>
            </w:r>
          </w:p>
          <w:p ns2:paraId="7B2E5F4D" ns2:textId="77777777" w:rsidR="009B182B" w:rsidRPr="00BE2DA0" w:rsidRDefault="009B182B" w:rsidP="009B182B">
            <w:pPr>
              <w:widowControl w:val="0"/>
              <w:spacing w:after="60"/>
              <w:rPr>
                <w:color w:val="000000"/>
                <w:sz w:val="16"/>
                <w:szCs w:val="16"/>
              </w:rPr>
            </w:pPr>
            <w:r w:rsidRPr="00BE2DA0">
              <w:rPr>
                <w:color w:val="000000"/>
                <w:sz w:val="16"/>
                <w:szCs w:val="16"/>
              </w:rPr>
              <w:t>KL-A167 is an anti-PD-L1 monoclonal antibody.</w:t>
            </w:r>
          </w:p>
          <w:p ns2:paraId="33B6D83E" ns2:textId="61A140F7" w:rsidR="001816E6" w:rsidRPr="00BE2DA0" w:rsidRDefault="001816E6" w:rsidP="009B182B">
            <w:pPr>
              <w:widowControl w:val="0"/>
              <w:spacing w:after="60"/>
              <w:rPr>
                <w:color w:val="000000"/>
                <w:sz w:val="16"/>
                <w:szCs w:val="16"/>
              </w:rPr>
            </w:pPr>
            <w:r>
              <w:rPr>
                <w:color w:val="000000"/>
                <w:sz w:val="16"/>
                <w:szCs w:val="16"/>
              </w:rPr>
              <w:t xml:space="preserve">No patient </w:t>
            </w:r>
            <w:r w:rsidR="009733D9">
              <w:rPr>
                <w:color w:val="000000"/>
                <w:sz w:val="16"/>
                <w:szCs w:val="16"/>
              </w:rPr>
              <w:t xml:space="preserve">was </w:t>
            </w:r>
            <w:r>
              <w:rPr>
                <w:color w:val="000000"/>
                <w:sz w:val="16"/>
                <w:szCs w:val="16"/>
              </w:rPr>
              <w:t>dosed as of 21-</w:t>
            </w:r>
            <w:r w:rsidR="009733D9">
              <w:rPr>
                <w:color w:val="000000"/>
                <w:sz w:val="16"/>
                <w:szCs w:val="16"/>
              </w:rPr>
              <w:t>MAY-2024</w:t>
            </w:r>
          </w:p>
          <w:p ns2:paraId="2E2FF367" ns2:textId="489CD34E" w:rsidR="009B182B" w:rsidRPr="00494E1A" w:rsidRDefault="009B182B" w:rsidP="009B182B">
            <w:pPr>
              <w:pStyle w:val="TableHead"/>
              <w:jc w:val="left"/>
              <w:rPr>
                <w:b w:val="0"/>
                <w:sz w:val="18"/>
                <w:szCs w:val="18"/>
              </w:rPr>
            </w:pPr>
            <w:r w:rsidRPr="00BE2DA0">
              <w:rPr>
                <w:b w:val="0"/>
                <w:color w:val="000000"/>
                <w:sz w:val="16"/>
                <w:szCs w:val="16"/>
              </w:rPr>
              <w:t>Sac-TMT is also known as MK-2870</w:t>
            </w:r>
            <w:r w:rsidR="00332A10">
              <w:rPr>
                <w:b w:val="0"/>
                <w:color w:val="000000"/>
                <w:sz w:val="16"/>
                <w:szCs w:val="16"/>
              </w:rPr>
              <w:t xml:space="preserve"> and </w:t>
            </w:r>
            <w:r w:rsidRPr="00BE2DA0">
              <w:rPr>
                <w:b w:val="0"/>
                <w:color w:val="000000"/>
                <w:sz w:val="16"/>
                <w:szCs w:val="16"/>
              </w:rPr>
              <w:t>SKB264</w:t>
            </w:r>
          </w:p>
        </w:tc>
      </w:tr>
      <w:tr w:rsidR="00151955" w:rsidRPr="00151955" ns2:paraId="2D082909" ns2:textId="77777777" w:rsidTr="007221FF">
        <w:trPr>
          <w:cantSplit/>
        </w:trPr>
        <w:tc>
          <w:tcPr>
            <w:tcW w:w="12950" w:type="dxa"/>
            <w:gridSpan w:val="6"/>
            <w:tcBorders>
              <w:left w:val="nil"/>
              <w:bottom w:val="nil"/>
              <w:right w:val="nil"/>
            </w:tcBorders>
            <w:vAlign w:val="bottom"/>
          </w:tcPr>
          <w:p ns2:paraId="364C6D41" ns2:textId="6F3628F5" w:rsidR="00151955" w:rsidRPr="00151955" w:rsidRDefault="00151955" w:rsidP="009B182B">
            <w:pPr>
              <w:widowControl w:val="0"/>
              <w:spacing w:after="60"/>
              <w:rPr>
                <w:color w:val="000000"/>
                <w:sz w:val="16"/>
                <w:szCs w:val="16"/>
              </w:rPr>
            </w:pPr>
            <w:r w:rsidRPr="00E27CB4">
              <w:rPr>
                <w:sz w:val="16"/>
                <w:szCs w:val="16"/>
              </w:rPr>
              <w:t>Source: MK-2870-00</w:t>
            </w:r>
            <w:r>
              <w:rPr>
                <w:sz w:val="16"/>
                <w:szCs w:val="16"/>
              </w:rPr>
              <w:t>4</w:t>
            </w:r>
            <w:r w:rsidRPr="00E27CB4">
              <w:rPr>
                <w:sz w:val="16"/>
                <w:szCs w:val="16"/>
              </w:rPr>
              <w:t>, MK-2870-00</w:t>
            </w:r>
            <w:r>
              <w:rPr>
                <w:sz w:val="16"/>
                <w:szCs w:val="16"/>
              </w:rPr>
              <w:t>5</w:t>
            </w:r>
            <w:r w:rsidRPr="00E27CB4">
              <w:rPr>
                <w:sz w:val="16"/>
                <w:szCs w:val="16"/>
              </w:rPr>
              <w:t>, MK-2870-00</w:t>
            </w:r>
            <w:r>
              <w:rPr>
                <w:sz w:val="16"/>
                <w:szCs w:val="16"/>
              </w:rPr>
              <w:t xml:space="preserve">7, </w:t>
            </w:r>
            <w:r w:rsidRPr="00E27CB4">
              <w:rPr>
                <w:sz w:val="16"/>
                <w:szCs w:val="16"/>
              </w:rPr>
              <w:t>MK-2870-00</w:t>
            </w:r>
            <w:r>
              <w:rPr>
                <w:sz w:val="16"/>
                <w:szCs w:val="16"/>
              </w:rPr>
              <w:t>15</w:t>
            </w:r>
            <w:r w:rsidRPr="00E27CB4">
              <w:rPr>
                <w:sz w:val="16"/>
                <w:szCs w:val="16"/>
              </w:rPr>
              <w:t>, MK-2870-01</w:t>
            </w:r>
            <w:r>
              <w:rPr>
                <w:sz w:val="16"/>
                <w:szCs w:val="16"/>
              </w:rPr>
              <w:t>8</w:t>
            </w:r>
            <w:r w:rsidRPr="00E27CB4">
              <w:rPr>
                <w:sz w:val="16"/>
                <w:szCs w:val="16"/>
              </w:rPr>
              <w:t>, MK-2870-0</w:t>
            </w:r>
            <w:r>
              <w:rPr>
                <w:sz w:val="16"/>
                <w:szCs w:val="16"/>
              </w:rPr>
              <w:t>25 and</w:t>
            </w:r>
            <w:r w:rsidRPr="00E27CB4">
              <w:rPr>
                <w:sz w:val="16"/>
                <w:szCs w:val="16"/>
              </w:rPr>
              <w:t xml:space="preserve"> MK-2870-0</w:t>
            </w:r>
            <w:r>
              <w:rPr>
                <w:sz w:val="16"/>
                <w:szCs w:val="16"/>
              </w:rPr>
              <w:t>30</w:t>
            </w:r>
            <w:r w:rsidRPr="00E27CB4">
              <w:rPr>
                <w:sz w:val="16"/>
                <w:szCs w:val="16"/>
              </w:rPr>
              <w:t xml:space="preserve"> study protocols</w:t>
            </w:r>
          </w:p>
        </w:tc>
      </w:tr>
    </w:tbl>
    <w:p ns2:paraId="61F7F951" ns2:textId="77777777" w:rsidR="00A017C6" w:rsidRDefault="00A017C6" w:rsidP="007243AD">
      <w:pPr>
        <w:pStyle w:val="Paragraph"/>
      </w:pPr>
      <w:ins w:id="9260" w:author="GoldenCorpusHarness" w:date="2026-03-28T21:57:55Z">
        <w:r>
          <w:t>Potential antigenicity effect of sac-TMT was also evaluated in an anaphylaxis study in guinea pig. The anaphylaxis rate was 100%. When guinea pigs were administered the payload KL610023, no anaphylaxis was observed.</w:t>
        </w:r>
      </w:ins>
    </w:p>
    <w:p ns2:paraId="4597667C" ns2:textId="77777777" w:rsidR="00A017C6" w:rsidRDefault="00A017C6" w:rsidP="007243AD">
      <w:pPr>
        <w:pStyle w:val="Paragraph"/>
        <w:sectPr w:rsidR="00A017C6" w:rsidSect="007243AD">
          <w:pgSz w:w="15840" w:h="12240" w:orient="landscape"/>
          <w:pgMar w:top="1800" w:right="1440" w:bottom="1440" w:left="1440" w:header="720" w:footer="720" w:gutter="0"/>
          <w:cols w:space="720"/>
          <w:docGrid w:linePitch="326"/>
        </w:sectPr>
      </w:pPr>
      <w:ins w:id="9261" w:author="GoldenCorpusHarness" w:date="2026-03-28T21:57:55Z">
        <w:r>
          <w:t>ADA-mediated toxicity associated with the administration of biopharmaceuticals in animal studies is widely recognized and described in literature, indicating that it represents an immune reaction against a foreign human protein, which is poorly predictive of a similar finding in humans [11].</w:t>
        </w:r>
      </w:ins>
    </w:p>
    <w:p ns2:paraId="5FEA9618" ns2:textId="77777777" w:rsidR="007243AD" w:rsidRDefault="007243AD" w:rsidP="007243AD">
      <w:pPr>
        <w:pStyle w:val="Heading2"/>
        <w:tabs>
          <w:tab w:val="left" w:pos="720"/>
        </w:tabs>
      </w:pPr>
      <w:del w:id="9262" w:author="GoldenCorpusHarness" w:date="2026-03-28T21:57:55Z">
        <w:r>
          <w:delText>Phar</w:delText>
        </w:r>
      </w:del>
      <w:ins w:id="9263" w:author="GoldenCorpusHarness" w:date="2026-03-28T21:57:55Z">
        <w:r>
          <w:t>I</w:t>
        </w:r>
      </w:ins>
      <w:r>
        <w:t>m</w:t>
      </w:r>
      <w:del w:id="9264" w:author="GoldenCorpusHarness" w:date="2026-03-28T21:57:55Z">
        <w:r>
          <w:delText>ac</w:delText>
        </w:r>
      </w:del>
      <w:ins w:id="9265" w:author="GoldenCorpusHarness" w:date="2026-03-28T21:57:55Z">
        <w:r>
          <w:t>mun</w:t>
        </w:r>
      </w:ins>
      <w:r>
        <w:t>o</w:t>
      </w:r>
      <w:del w:id="9266" w:author="GoldenCorpusHarness" w:date="2026-03-28T21:57:55Z">
        <w:r>
          <w:delText>kine</w:delText>
        </w:r>
      </w:del>
      <w:r>
        <w:t>t</w:t>
      </w:r>
      <w:ins w:id="9267" w:author="GoldenCorpusHarness" w:date="2026-03-28T21:57:55Z">
        <w:r>
          <w:t>ox</w:t>
        </w:r>
      </w:ins>
      <w:r>
        <w:t>ic</w:t>
      </w:r>
      <w:del w:id="9268" w:author="GoldenCorpusHarness" w:date="2026-03-28T21:57:55Z">
        <w:r>
          <w:delText>s and Produc</w:delText>
        </w:r>
      </w:del>
      <w:ins w:id="9269" w:author="GoldenCorpusHarness" w:date="2026-03-28T21:57:55Z">
        <w:r>
          <w:t>i</w:t>
        </w:r>
      </w:ins>
      <w:r>
        <w:t>t</w:t>
      </w:r>
      <w:del w:id="9270" w:author="GoldenCorpusHarness" w:date="2026-03-28T21:57:55Z">
        <w:r>
          <w:delText xml:space="preserve"> Metabolism in Humans</w:delText>
        </w:r>
      </w:del>
      <w:ins w:id="9271" w:author="GoldenCorpusHarness" w:date="2026-03-28T21:57:55Z">
        <w:r>
          <w:t>y</w:t>
        </w:r>
      </w:ins>
    </w:p>
    <w:p ns2:paraId="458D0949" ns2:textId="1981CB69" w:rsidR="007243AD" w:rsidRPr="00494F6C" w:rsidRDefault="0043757B" w:rsidP="007243AD">
      <w:pPr>
        <w:pStyle w:val="Heading3"/>
        <w:tabs>
          <w:tab w:val="clear" w:pos="965"/>
          <w:tab w:val="left" w:pos="960"/>
        </w:tabs>
        <w:ind w:left="960" w:hanging="960"/>
      </w:pPr>
      <w:del w:id="9272" w:author="GoldenCorpusHarness" w:date="2026-03-28T21:57:55Z">
        <w:r>
          <w:delText>S</w:delText>
        </w:r>
      </w:del>
      <w:ins w:id="9273" w:author="GoldenCorpusHarness" w:date="2026-03-28T21:57:55Z">
        <w:r>
          <w:t>Immunotoxicity parameters including the immunoglobulin, complement, and lymphocyte subsets and/or cytokines were measured in the monkey repeat-dose toxicity studies. Except for transient increase in IL-6 concentrations in 14-week monkey toxicity studies, no changes in other parameters were identified. Results from the repeat-dose studies with s</w:t>
        </w:r>
      </w:ins>
      <w:r>
        <w:t xml:space="preserve">ac-TMT </w:t>
      </w:r>
      <w:del w:id="9274" w:author="GoldenCorpusHarness" w:date="2026-03-28T21:57:55Z">
        <w:r>
          <w:delText xml:space="preserve">Monotherapy </w:delText>
        </w:r>
      </w:del>
      <w:ins w:id="9275" w:author="GoldenCorpusHarness" w:date="2026-03-28T21:57:55Z">
        <w:r>
          <w:t>in cynomolgus monkeys showed adverse effects on the lymphoid tissues and bone marrow that are consistent with the expected cytotoxicity of the payload KL610023 as a topoisomerase I inhibitor.</w:t>
        </w:r>
      </w:ins>
    </w:p>
    <w:p ns2:paraId="4EAA04F1" ns2:textId="2672BC38" w:rsidR="007243AD" w:rsidRPr="00494F6C" w:rsidRDefault="007243AD" w:rsidP="007243AD">
      <w:pPr>
        <w:pStyle w:val="Heading4"/>
        <w:tabs>
          <w:tab w:val="clear" w:pos="1195"/>
          <w:tab w:val="left" w:pos="1200"/>
        </w:tabs>
        <w:ind w:left="1200" w:hanging="1200"/>
      </w:pPr>
      <w:del w:id="9276" w:author="GoldenCorpusHarness" w:date="2026-03-28T21:57:55Z">
        <w:r>
          <w:delText>Cl</w:delText>
        </w:r>
      </w:del>
      <w:ins w:id="9277" w:author="GoldenCorpusHarness" w:date="2026-03-28T21:57:55Z">
        <w:r>
          <w:t>Other Stud</w:t>
        </w:r>
      </w:ins>
      <w:r>
        <w:t>i</w:t>
      </w:r>
      <w:del w:id="9278" w:author="GoldenCorpusHarness" w:date="2026-03-28T21:57:55Z">
        <w:r>
          <w:delText>nical Pharmacokin</w:delText>
        </w:r>
      </w:del>
      <w:r>
        <w:t>e</w:t>
      </w:r>
      <w:del w:id="9279" w:author="GoldenCorpusHarness" w:date="2026-03-28T21:57:55Z">
        <w:r>
          <w:delText>tic</w:delText>
        </w:r>
      </w:del>
      <w:r>
        <w:t>s</w:t>
      </w:r>
    </w:p>
    <w:p ns2:paraId="41D75684" ns2:textId="74D76AA2" w:rsidR="007D5A7B" w:rsidRDefault="00BB5117" w:rsidP="00643BC5">
      <w:pPr>
        <w:pStyle w:val="Paragraph"/>
      </w:pPr>
      <w:del w:id="9280" w:author="GoldenCorpusHarness" w:date="2026-03-28T21:57:55Z">
        <w:r>
          <w:delText>In</w:delText>
        </w:r>
      </w:del>
      <w:ins w:id="9281" w:author="GoldenCorpusHarness" w:date="2026-03-28T21:57:55Z">
        <w:r>
          <w:t>Pho</w:t>
        </w:r>
      </w:ins>
      <w:r>
        <w:t>t</w:t>
      </w:r>
      <w:del w:id="9282" w:author="GoldenCorpusHarness" w:date="2026-03-28T21:57:55Z">
        <w:r>
          <w:delText>ensive PK sampling fr</w:delText>
        </w:r>
      </w:del>
      <w:r>
        <w:t>o</w:t>
      </w:r>
      <w:del w:id="9283" w:author="GoldenCorpusHarness" w:date="2026-03-28T21:57:55Z">
        <w:r>
          <w:delText>m Cycle 1 and Cycle 3 (1 cycle=28 days) fr</w:delText>
        </w:r>
      </w:del>
      <w:ins w:id="9284" w:author="GoldenCorpusHarness" w:date="2026-03-28T21:57:55Z">
        <w:r>
          <w:t>t</w:t>
        </w:r>
      </w:ins>
      <w:r>
        <w:t>o</w:t>
      </w:r>
      <w:del w:id="9285" w:author="GoldenCorpusHarness" w:date="2026-03-28T21:57:55Z">
        <w:r>
          <w:delText>m 30 part</w:delText>
        </w:r>
      </w:del>
      <w:ins w:id="9286" w:author="GoldenCorpusHarness" w:date="2026-03-28T21:57:55Z">
        <w:r>
          <w:t>x</w:t>
        </w:r>
      </w:ins>
      <w:r>
        <w:t>ici</w:t>
      </w:r>
      <w:del w:id="9287" w:author="GoldenCorpusHarness" w:date="2026-03-28T21:57:55Z">
        <w:r>
          <w:delText>pan</w:delText>
        </w:r>
      </w:del>
      <w:r>
        <w:t>t</w:t>
      </w:r>
      <w:del w:id="9288" w:author="GoldenCorpusHarness" w:date="2026-03-28T21:57:55Z">
        <w:r>
          <w:delText>s with solid tumor were obtained from the dose escalation part of MK-2870-001 (Stud</w:delText>
        </w:r>
      </w:del>
      <w:r>
        <w:t>y</w:t>
      </w:r>
      <w:del w:id="9289" w:author="GoldenCorpusHarness" w:date="2026-03-28T21:57:55Z">
        <w:r>
          <w:delText xml:space="preserve"> KL264-01) (DCO: 21-MAY-2024).The average PK parameters of the sac-TMT ADC, TAb and the free payload in Cycle 1 and Cycle 3 after single and multiple dosing in each dose group are shown in [Table 16]. TAb represents the sum of conjugated and unconjugated mAb including sac-TMT ADC, mAb partially conjugated with payload (DAR&lt;7), and sacituzumab (DAR=0, also called naked antibody).</w:delText>
        </w:r>
      </w:del>
    </w:p>
    <w:p ns2:paraId="1BE389E8" ns2:textId="132678E6" w:rsidR="002A33B7" w:rsidRDefault="002A33B7" w:rsidP="00643BC5">
      <w:pPr>
        <w:pStyle w:val="Paragraph"/>
        <w:rPr>
          <w:lang w:eastAsia="zh-CN"/>
        </w:rPr>
      </w:pPr>
      <w:del w:id="9290" w:author="GoldenCorpusHarness" w:date="2026-03-28T21:57:55Z">
        <w:r>
          <w:delText>In the dose range of sac-</w:delText>
        </w:r>
      </w:del>
      <w:r>
        <w:t>T</w:t>
      </w:r>
      <w:del w:id="9291" w:author="GoldenCorpusHarness" w:date="2026-03-28T21:57:55Z">
        <w:r>
          <w:delText>MT 2.0 to 6.0 mg/kg q2</w:delText>
        </w:r>
      </w:del>
      <w:ins w:id="9292" w:author="GoldenCorpusHarness" w:date="2026-03-28T21:57:55Z">
        <w:r>
          <w:t xml:space="preserve">he assessment of the phototoxic potential </w:t>
        </w:r>
      </w:ins>
      <w:r>
        <w:t>w</w:t>
      </w:r>
      <w:del w:id="9293" w:author="GoldenCorpusHarness" w:date="2026-03-28T21:57:55Z">
        <w:r>
          <w:delText>, the sac-TMT ADC showed linear PK, with mean clearance</w:delText>
        </w:r>
      </w:del>
      <w:ins w:id="9294" w:author="GoldenCorpusHarness" w:date="2026-03-28T21:57:55Z">
        <w:r>
          <w:t>as performed for the payload</w:t>
        </w:r>
      </w:ins>
      <w:r>
        <w:t xml:space="preserve"> (</w:t>
      </w:r>
      <w:del w:id="9295" w:author="GoldenCorpusHarness" w:date="2026-03-28T21:57:55Z">
        <w:r>
          <w:delText xml:space="preserve">CL_obs) values of 46.1 to 142 mL/h and mean volume of distribution (Vz_obs) values of </w:delText>
        </w:r>
      </w:del>
      <w:ins w:id="9296" w:author="GoldenCorpusHarness" w:date="2026-03-28T21:57:55Z">
        <w:r>
          <w:t>KL6100</w:t>
        </w:r>
      </w:ins>
      <w:r>
        <w:t>23</w:t>
      </w:r>
      <w:del w:id="9297" w:author="GoldenCorpusHarness" w:date="2026-03-28T21:57:55Z">
        <w:r>
          <w:delText>80</w:delText>
        </w:r>
      </w:del>
      <w:ins w:id="9298" w:author="GoldenCorpusHarness" w:date="2026-03-28T21:57:55Z">
        <w:r>
          <w:t>) and/or payload-linker (KL610091) since KL610023 and KL610091 absorb light between 290 and 700 nm with a molar extinction coefficient &gt;1000 L</w:t>
        </w:r>
      </w:ins>
      <w:r>
        <w:t xml:space="preserve"> </w:t>
      </w:r>
      <w:del w:id="9299" w:author="GoldenCorpusHarness" w:date="2026-03-28T21:57:55Z">
        <w:r>
          <w:delText>to 4490 mL</w:delText>
        </w:r>
      </w:del>
      <w:ins w:id="9300" w:author="GoldenCorpusHarness" w:date="2026-03-28T21:57:55Z">
        <w:r>
          <w:t>mol-1 cm-1</w:t>
        </w:r>
      </w:ins>
      <w:r>
        <w:t>.</w:t>
      </w:r>
      <w:del w:id="9301" w:author="GoldenCorpusHarness" w:date="2026-03-28T21:57:55Z">
        <w:r>
          <w:delText xml:space="preserve"> Also, the exposure of TAb and free payload increased as the increasing doses; the mean t1/2 of TAb and free payload ranged between 65.0 to 85.2 hours and 42.4 to 76.9 hours, respectively. Moreover, the mean concentration of free payload in the blood circulation was less than 100 ng/mL, which indicated that the conjunction of linker to antibody and payload were stable. There was little accumulation of the drug after multiple-dosing, and the Cmax and AUC accumulation ratios of the sac-TMT ADC, TAb and free payload were 0.410 to 1.15, 0.453 to 1.76, and 0.448 to 1.14, respectively [Table 16].</w:delText>
        </w:r>
      </w:del>
    </w:p>
    <w:p ns2:paraId="0A99B546" ns2:textId="77777777" w:rsidR="00B04108" w:rsidRPr="00680FAC" w:rsidRDefault="00B04108" w:rsidP="00680FAC">
      <w:pPr>
        <w:sectPr w:rsidR="00B04108" w:rsidRPr="00680FAC" w:rsidSect="007243AD">
          <w:headerReference w:type="default" ns3:id="rId24"/>
          <w:footerReference w:type="default" ns3:id="rId25"/>
          <w:pgSz w:w="12240" w:h="15840"/>
          <w:pgMar w:top="1440" w:right="1440" w:bottom="1440" w:left="1800" w:header="720" w:footer="720" w:gutter="0"/>
          <w:cols w:space="720"/>
          <w:docGrid w:linePitch="326"/>
        </w:sectPr>
      </w:pPr>
      <w:ins w:id="9302" w:author="GoldenCorpusHarness" w:date="2026-03-28T21:57:55Z">
        <w:r>
          <w:t>KL610143: Phototoxicity Study of KL610143 via Single Intravenous Injection in SD Rats (TT #237802 / A2022157T07201)</w:t>
        </w:r>
      </w:ins>
    </w:p>
    <w:p ns2:paraId="6ADE2B9C" ns2:textId="78DD4385" w:rsidR="007243AD" w:rsidRDefault="00A02B8F" w:rsidP="00597A73">
      <w:pPr>
        <w:pStyle w:val="TableTitle"/>
        <w:rPr>
          <w:lang w:eastAsia="zh-CN"/>
        </w:rPr>
      </w:pPr>
      <w:r>
        <w:t>T</w:t>
      </w:r>
      <w:del w:id="9303" w:author="GoldenCorpusHarness" w:date="2026-03-28T21:57:55Z">
        <w:r>
          <w:delText>a</w:delText>
        </w:r>
      </w:del>
      <w:ins w:id="9304" w:author="GoldenCorpusHarness" w:date="2026-03-28T21:57:55Z">
        <w:r>
          <w:t>he o</w:t>
        </w:r>
      </w:ins>
      <w:r>
        <w:t>b</w:t>
      </w:r>
      <w:del w:id="9305" w:author="GoldenCorpusHarness" w:date="2026-03-28T21:57:55Z">
        <w:r>
          <w:delText>le 1</w:delText>
        </w:r>
      </w:del>
      <w:ins w:id="9306" w:author="GoldenCorpusHarness" w:date="2026-03-28T21:57:55Z">
        <w:r>
          <w:t>jective of this study was to evaluate the potential phototoxicity of KL</w:t>
        </w:r>
      </w:ins>
      <w:r>
        <w:t>6</w:t>
      </w:r>
      <w:ins w:id="9307" w:author="GoldenCorpusHarness" w:date="2026-03-28T21:57:55Z">
        <w:r>
          <w:t xml:space="preserve">10143 (prodrug for the payload KL610023) when </w:t>
        </w:r>
      </w:ins>
      <w:r>
        <w:t>S</w:t>
      </w:r>
      <w:del w:id="9308" w:author="GoldenCorpusHarness" w:date="2026-03-28T21:57:55Z">
        <w:r>
          <w:delText>a</w:delText>
        </w:r>
      </w:del>
      <w:ins w:id="9309" w:author="GoldenCorpusHarness" w:date="2026-03-28T21:57:55Z">
        <w:r>
          <w:t>D rats were administered a single IV inje</w:t>
        </w:r>
      </w:ins>
      <w:r>
        <w:t>c</w:t>
      </w:r>
      <w:del w:id="9310" w:author="GoldenCorpusHarness" w:date="2026-03-28T21:57:55Z">
        <w:r>
          <w:delText>-TMT ADC, TA</w:delText>
        </w:r>
      </w:del>
      <w:ins w:id="9311" w:author="GoldenCorpusHarness" w:date="2026-03-28T21:57:55Z">
        <w:r>
          <w:t xml:space="preserve">tion of KL610143 followed </w:t>
        </w:r>
      </w:ins>
      <w:r>
        <w:t>b</w:t>
      </w:r>
      <w:del w:id="9312" w:author="GoldenCorpusHarness" w:date="2026-03-28T21:57:55Z">
        <w:r>
          <w:delText>, and Free Payload PK Parameters After Single and Multiple Intravenous Sac-TMT Doses in Each Dose Group (Study MK-2870-001)</w:delText>
        </w:r>
      </w:del>
      <w:ins w:id="9313" w:author="GoldenCorpusHarness" w:date="2026-03-28T21:57:55Z">
        <w:r>
          <w:t>y UV irradiation on the skin.</w:t>
        </w:r>
      </w:ins>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1"/>
        <w:gridCol w:w="1037"/>
        <w:gridCol w:w="908"/>
        <w:gridCol w:w="1171"/>
        <w:gridCol w:w="1292"/>
        <w:gridCol w:w="1427"/>
        <w:gridCol w:w="969"/>
        <w:gridCol w:w="1349"/>
        <w:gridCol w:w="1349"/>
        <w:gridCol w:w="1077"/>
        <w:gridCol w:w="1080"/>
      </w:tblGrid>
      <w:tr w:rsidR="00E31C71" w:rsidRPr="00A76D5D" ns2:paraId="644DCFCE" ns2:textId="77777777" w:rsidTr="00E31C71">
        <w:trPr>
          <w:trHeight w:val="408"/>
          <w:tblHeader/>
          <w:jc w:val="center"/>
        </w:trPr>
        <w:tc>
          <w:tcPr>
            <w:tcW w:w="498" w:type="pct"/>
            <w:noWrap/>
            <w:vAlign w:val="center"/>
            <w:hideMark/>
          </w:tcPr>
          <w:bookmarkEnd w:id="230"/>
          <w:p ns2:paraId="1AF5EC95" ns2:textId="77777777" w:rsidR="00A76D5D" w:rsidRPr="00B24627" w:rsidRDefault="00A76D5D" w:rsidP="00711F42">
            <w:pPr>
              <w:jc w:val="center"/>
              <w:rPr>
                <w:rFonts w:eastAsia="SimSun"/>
                <w:b/>
                <w:bCs/>
                <w:sz w:val="18"/>
                <w:szCs w:val="18"/>
              </w:rPr>
            </w:pPr>
            <w:r w:rsidRPr="00B24627">
              <w:rPr>
                <w:rFonts w:eastAsia="SimSun"/>
                <w:b/>
                <w:bCs/>
                <w:sz w:val="18"/>
                <w:szCs w:val="18"/>
              </w:rPr>
              <w:t>Analyte</w:t>
            </w:r>
          </w:p>
        </w:tc>
        <w:tc>
          <w:tcPr>
            <w:tcW w:w="400" w:type="pct"/>
            <w:noWrap/>
            <w:vAlign w:val="center"/>
            <w:hideMark/>
          </w:tcPr>
          <w:p ns2:paraId="6781D968" ns2:textId="77777777" w:rsidR="00A76D5D" w:rsidRPr="00B24627" w:rsidRDefault="00A76D5D" w:rsidP="00711F42">
            <w:pPr>
              <w:jc w:val="center"/>
              <w:rPr>
                <w:rFonts w:eastAsia="SimSun"/>
                <w:b/>
                <w:bCs/>
                <w:color w:val="000000"/>
                <w:sz w:val="18"/>
                <w:szCs w:val="18"/>
              </w:rPr>
            </w:pPr>
            <w:r w:rsidRPr="00B24627">
              <w:rPr>
                <w:rFonts w:eastAsia="SimSun"/>
                <w:b/>
                <w:bCs/>
                <w:color w:val="000000"/>
                <w:sz w:val="18"/>
                <w:szCs w:val="18"/>
              </w:rPr>
              <w:t>Dose group</w:t>
            </w:r>
          </w:p>
        </w:tc>
        <w:tc>
          <w:tcPr>
            <w:tcW w:w="350" w:type="pct"/>
            <w:noWrap/>
            <w:vAlign w:val="center"/>
            <w:hideMark/>
          </w:tcPr>
          <w:p ns2:paraId="7B7E5D58" ns2:textId="77777777" w:rsidR="00A76D5D" w:rsidRPr="00B24627" w:rsidRDefault="00A76D5D" w:rsidP="00711F42">
            <w:pPr>
              <w:jc w:val="center"/>
              <w:rPr>
                <w:rFonts w:eastAsia="SimSun"/>
                <w:b/>
                <w:bCs/>
                <w:color w:val="000000"/>
                <w:sz w:val="18"/>
                <w:szCs w:val="18"/>
              </w:rPr>
            </w:pPr>
            <w:r w:rsidRPr="00B24627">
              <w:rPr>
                <w:rFonts w:eastAsia="SimSun"/>
                <w:b/>
                <w:bCs/>
                <w:color w:val="000000"/>
                <w:sz w:val="18"/>
                <w:szCs w:val="18"/>
              </w:rPr>
              <w:t>Visit</w:t>
            </w:r>
          </w:p>
        </w:tc>
        <w:tc>
          <w:tcPr>
            <w:tcW w:w="452" w:type="pct"/>
            <w:noWrap/>
            <w:vAlign w:val="center"/>
            <w:hideMark/>
          </w:tcPr>
          <w:p ns2:paraId="39CFEEC2" ns2:textId="26EF37C2" w:rsidR="00A76D5D" w:rsidRPr="00B24627" w:rsidRDefault="00A76D5D" w:rsidP="00711F42">
            <w:pPr>
              <w:jc w:val="center"/>
              <w:rPr>
                <w:rFonts w:eastAsia="SimSun"/>
                <w:b/>
                <w:bCs/>
                <w:color w:val="000000"/>
                <w:sz w:val="18"/>
                <w:szCs w:val="18"/>
              </w:rPr>
            </w:pPr>
            <w:r w:rsidRPr="00B24627">
              <w:rPr>
                <w:rFonts w:eastAsia="SimSun"/>
                <w:b/>
                <w:bCs/>
                <w:color w:val="000000"/>
                <w:sz w:val="18"/>
                <w:szCs w:val="18"/>
              </w:rPr>
              <w:t>C</w:t>
            </w:r>
            <w:r w:rsidRPr="00B24627">
              <w:rPr>
                <w:rFonts w:eastAsia="SimSun"/>
                <w:b/>
                <w:bCs/>
                <w:color w:val="000000"/>
                <w:sz w:val="18"/>
                <w:szCs w:val="18"/>
                <w:vertAlign w:val="subscript"/>
              </w:rPr>
              <w:t>max</w:t>
            </w:r>
            <w:r w:rsidRPr="00B24627">
              <w:rPr>
                <w:rFonts w:eastAsia="SimSun"/>
                <w:b/>
                <w:bCs/>
                <w:color w:val="000000"/>
                <w:sz w:val="18"/>
                <w:szCs w:val="18"/>
              </w:rPr>
              <w:t xml:space="preserve"> (μg/m</w:t>
            </w:r>
            <w:r w:rsidR="00BD3E8F">
              <w:rPr>
                <w:rFonts w:eastAsia="SimSun"/>
                <w:b/>
                <w:bCs/>
                <w:color w:val="000000"/>
                <w:sz w:val="18"/>
                <w:szCs w:val="18"/>
              </w:rPr>
              <w:t>L</w:t>
            </w:r>
            <w:r w:rsidRPr="00B24627">
              <w:rPr>
                <w:rFonts w:eastAsia="SimSun"/>
                <w:b/>
                <w:bCs/>
                <w:color w:val="000000"/>
                <w:sz w:val="18"/>
                <w:szCs w:val="18"/>
              </w:rPr>
              <w:t>)</w:t>
            </w:r>
          </w:p>
        </w:tc>
        <w:tc>
          <w:tcPr>
            <w:tcW w:w="499" w:type="pct"/>
            <w:noWrap/>
            <w:vAlign w:val="center"/>
            <w:hideMark/>
          </w:tcPr>
          <w:p ns2:paraId="790750A1" ns2:textId="67E30172" w:rsidR="00A76D5D" w:rsidRPr="00B24627" w:rsidRDefault="00A76D5D" w:rsidP="00711F42">
            <w:pPr>
              <w:jc w:val="center"/>
              <w:rPr>
                <w:rFonts w:eastAsia="SimSun"/>
                <w:b/>
                <w:bCs/>
                <w:color w:val="000000"/>
                <w:sz w:val="18"/>
                <w:szCs w:val="18"/>
              </w:rPr>
            </w:pPr>
            <w:r w:rsidRPr="00B24627">
              <w:rPr>
                <w:rFonts w:eastAsia="SimSun"/>
                <w:b/>
                <w:bCs/>
                <w:color w:val="000000"/>
                <w:sz w:val="18"/>
                <w:szCs w:val="18"/>
              </w:rPr>
              <w:t>C</w:t>
            </w:r>
            <w:r w:rsidR="00FC7550">
              <w:rPr>
                <w:rFonts w:eastAsia="SimSun"/>
                <w:b/>
                <w:bCs/>
                <w:color w:val="000000"/>
                <w:sz w:val="18"/>
                <w:szCs w:val="18"/>
                <w:vertAlign w:val="subscript"/>
              </w:rPr>
              <w:t>trough</w:t>
            </w:r>
            <w:r w:rsidRPr="00B24627">
              <w:rPr>
                <w:rFonts w:eastAsia="SimSun"/>
                <w:b/>
                <w:bCs/>
                <w:color w:val="000000"/>
                <w:sz w:val="18"/>
                <w:szCs w:val="18"/>
              </w:rPr>
              <w:t xml:space="preserve"> (μg/m</w:t>
            </w:r>
            <w:r w:rsidR="00BD3E8F">
              <w:rPr>
                <w:rFonts w:eastAsia="SimSun"/>
                <w:b/>
                <w:bCs/>
                <w:color w:val="000000"/>
                <w:sz w:val="18"/>
                <w:szCs w:val="18"/>
              </w:rPr>
              <w:t>L</w:t>
            </w:r>
            <w:r w:rsidRPr="00B24627">
              <w:rPr>
                <w:rFonts w:eastAsia="SimSun"/>
                <w:b/>
                <w:bCs/>
                <w:color w:val="000000"/>
                <w:sz w:val="18"/>
                <w:szCs w:val="18"/>
              </w:rPr>
              <w:t>)</w:t>
            </w:r>
          </w:p>
        </w:tc>
        <w:tc>
          <w:tcPr>
            <w:tcW w:w="551" w:type="pct"/>
            <w:noWrap/>
            <w:vAlign w:val="center"/>
            <w:hideMark/>
          </w:tcPr>
          <w:p ns2:paraId="28AD2D9F" ns2:textId="5065F465" w:rsidR="00A76D5D" w:rsidRPr="00B24627" w:rsidRDefault="00A76D5D" w:rsidP="00711F42">
            <w:pPr>
              <w:jc w:val="center"/>
              <w:rPr>
                <w:rFonts w:eastAsia="SimSun"/>
                <w:b/>
                <w:bCs/>
                <w:color w:val="000000"/>
                <w:sz w:val="18"/>
                <w:szCs w:val="18"/>
              </w:rPr>
            </w:pPr>
            <w:r w:rsidRPr="00B24627">
              <w:rPr>
                <w:rFonts w:eastAsia="SimSun"/>
                <w:b/>
                <w:bCs/>
                <w:color w:val="000000"/>
                <w:sz w:val="18"/>
                <w:szCs w:val="18"/>
              </w:rPr>
              <w:t>AUC (h*μg/m</w:t>
            </w:r>
            <w:r w:rsidR="00BD3E8F">
              <w:rPr>
                <w:rFonts w:eastAsia="SimSun"/>
                <w:b/>
                <w:bCs/>
                <w:color w:val="000000"/>
                <w:sz w:val="18"/>
                <w:szCs w:val="18"/>
              </w:rPr>
              <w:t>L</w:t>
            </w:r>
            <w:r w:rsidRPr="00B24627">
              <w:rPr>
                <w:rFonts w:eastAsia="SimSun"/>
                <w:b/>
                <w:bCs/>
                <w:color w:val="000000"/>
                <w:sz w:val="18"/>
                <w:szCs w:val="18"/>
              </w:rPr>
              <w:t>)</w:t>
            </w:r>
            <w:r w:rsidRPr="00B24627">
              <w:rPr>
                <w:rFonts w:eastAsia="SimSun"/>
                <w:b/>
                <w:bCs/>
                <w:color w:val="000000"/>
                <w:sz w:val="18"/>
                <w:szCs w:val="18"/>
                <w:vertAlign w:val="superscript"/>
              </w:rPr>
              <w:t>*</w:t>
            </w:r>
          </w:p>
        </w:tc>
        <w:tc>
          <w:tcPr>
            <w:tcW w:w="374" w:type="pct"/>
            <w:noWrap/>
            <w:vAlign w:val="center"/>
            <w:hideMark/>
          </w:tcPr>
          <w:p ns2:paraId="16BBED6D" ns2:textId="77777777" w:rsidR="00A76D5D" w:rsidRPr="00B24627" w:rsidRDefault="00A76D5D" w:rsidP="00711F42">
            <w:pPr>
              <w:jc w:val="center"/>
              <w:rPr>
                <w:rFonts w:eastAsia="SimSun"/>
                <w:b/>
                <w:bCs/>
                <w:color w:val="000000"/>
                <w:sz w:val="18"/>
                <w:szCs w:val="18"/>
              </w:rPr>
            </w:pPr>
            <w:r w:rsidRPr="00B24627">
              <w:rPr>
                <w:rFonts w:eastAsia="SimSun"/>
                <w:b/>
                <w:bCs/>
                <w:color w:val="000000"/>
                <w:sz w:val="18"/>
                <w:szCs w:val="18"/>
              </w:rPr>
              <w:t>t</w:t>
            </w:r>
            <w:r w:rsidRPr="00B24627">
              <w:rPr>
                <w:rFonts w:eastAsia="SimSun"/>
                <w:b/>
                <w:bCs/>
                <w:color w:val="000000"/>
                <w:sz w:val="18"/>
                <w:szCs w:val="18"/>
                <w:vertAlign w:val="subscript"/>
              </w:rPr>
              <w:t>1/2</w:t>
            </w:r>
            <w:r w:rsidRPr="00B24627">
              <w:rPr>
                <w:rFonts w:eastAsia="SimSun"/>
                <w:b/>
                <w:bCs/>
                <w:color w:val="000000"/>
                <w:sz w:val="18"/>
                <w:szCs w:val="18"/>
              </w:rPr>
              <w:t xml:space="preserve"> (h)</w:t>
            </w:r>
          </w:p>
        </w:tc>
        <w:tc>
          <w:tcPr>
            <w:tcW w:w="521" w:type="pct"/>
            <w:noWrap/>
            <w:vAlign w:val="center"/>
            <w:hideMark/>
          </w:tcPr>
          <w:p ns2:paraId="42903F12" ns2:textId="0CBEF4C3" w:rsidR="00A76D5D" w:rsidRPr="00B24627" w:rsidRDefault="00A76D5D" w:rsidP="00711F42">
            <w:pPr>
              <w:jc w:val="center"/>
              <w:rPr>
                <w:rFonts w:eastAsia="SimSun"/>
                <w:b/>
                <w:bCs/>
                <w:color w:val="000000"/>
                <w:sz w:val="18"/>
                <w:szCs w:val="18"/>
              </w:rPr>
            </w:pPr>
            <w:r w:rsidRPr="00B24627">
              <w:rPr>
                <w:rFonts w:eastAsia="SimSun"/>
                <w:b/>
                <w:bCs/>
                <w:color w:val="000000"/>
                <w:sz w:val="18"/>
                <w:szCs w:val="18"/>
              </w:rPr>
              <w:t>V</w:t>
            </w:r>
            <w:r w:rsidRPr="00B24627">
              <w:rPr>
                <w:rFonts w:eastAsia="SimSun"/>
                <w:b/>
                <w:bCs/>
                <w:color w:val="000000"/>
                <w:sz w:val="18"/>
                <w:szCs w:val="18"/>
                <w:vertAlign w:val="subscript"/>
              </w:rPr>
              <w:t>z</w:t>
            </w:r>
            <w:r w:rsidRPr="00B24627">
              <w:rPr>
                <w:rFonts w:eastAsia="SimSun"/>
                <w:b/>
                <w:bCs/>
                <w:color w:val="000000"/>
                <w:sz w:val="18"/>
                <w:szCs w:val="18"/>
              </w:rPr>
              <w:t xml:space="preserve"> (m</w:t>
            </w:r>
            <w:r w:rsidR="00BD3E8F">
              <w:rPr>
                <w:rFonts w:eastAsia="SimSun"/>
                <w:b/>
                <w:bCs/>
                <w:color w:val="000000"/>
                <w:sz w:val="18"/>
                <w:szCs w:val="18"/>
              </w:rPr>
              <w:t>L</w:t>
            </w:r>
            <w:r w:rsidRPr="00B24627">
              <w:rPr>
                <w:rFonts w:eastAsia="SimSun"/>
                <w:b/>
                <w:bCs/>
                <w:color w:val="000000"/>
                <w:sz w:val="18"/>
                <w:szCs w:val="18"/>
              </w:rPr>
              <w:t>)</w:t>
            </w:r>
            <w:r w:rsidRPr="00B24627">
              <w:rPr>
                <w:rFonts w:eastAsia="SimSun"/>
                <w:b/>
                <w:bCs/>
                <w:color w:val="000000"/>
                <w:sz w:val="18"/>
                <w:szCs w:val="18"/>
                <w:vertAlign w:val="superscript"/>
              </w:rPr>
              <w:t>*</w:t>
            </w:r>
          </w:p>
        </w:tc>
        <w:tc>
          <w:tcPr>
            <w:tcW w:w="521" w:type="pct"/>
            <w:noWrap/>
            <w:vAlign w:val="center"/>
            <w:hideMark/>
          </w:tcPr>
          <w:p ns2:paraId="32D07287" ns2:textId="3CA66B7E" w:rsidR="00A76D5D" w:rsidRPr="00B24627" w:rsidRDefault="00A76D5D" w:rsidP="00711F42">
            <w:pPr>
              <w:jc w:val="center"/>
              <w:rPr>
                <w:rFonts w:eastAsia="SimSun"/>
                <w:b/>
                <w:bCs/>
                <w:color w:val="000000"/>
                <w:sz w:val="18"/>
                <w:szCs w:val="18"/>
              </w:rPr>
            </w:pPr>
            <w:r w:rsidRPr="00B24627">
              <w:rPr>
                <w:rFonts w:eastAsia="SimSun"/>
                <w:b/>
                <w:bCs/>
                <w:color w:val="000000"/>
                <w:sz w:val="18"/>
                <w:szCs w:val="18"/>
              </w:rPr>
              <w:t>CL (m</w:t>
            </w:r>
            <w:r w:rsidR="00BD3E8F">
              <w:rPr>
                <w:rFonts w:eastAsia="SimSun"/>
                <w:b/>
                <w:bCs/>
                <w:color w:val="000000"/>
                <w:sz w:val="18"/>
                <w:szCs w:val="18"/>
              </w:rPr>
              <w:t>L</w:t>
            </w:r>
            <w:r w:rsidRPr="00B24627">
              <w:rPr>
                <w:rFonts w:eastAsia="SimSun"/>
                <w:b/>
                <w:bCs/>
                <w:color w:val="000000"/>
                <w:sz w:val="18"/>
                <w:szCs w:val="18"/>
              </w:rPr>
              <w:t>/h)</w:t>
            </w:r>
            <w:r w:rsidRPr="00B24627">
              <w:rPr>
                <w:rFonts w:eastAsia="SimSun"/>
                <w:b/>
                <w:bCs/>
                <w:color w:val="000000"/>
                <w:sz w:val="18"/>
                <w:szCs w:val="18"/>
                <w:vertAlign w:val="superscript"/>
              </w:rPr>
              <w:t>*</w:t>
            </w:r>
          </w:p>
        </w:tc>
        <w:tc>
          <w:tcPr>
            <w:tcW w:w="416" w:type="pct"/>
            <w:noWrap/>
            <w:vAlign w:val="center"/>
            <w:hideMark/>
          </w:tcPr>
          <w:p ns2:paraId="01C6687C" ns2:textId="77777777" w:rsidR="00A76D5D" w:rsidRPr="00B24627" w:rsidRDefault="00A76D5D" w:rsidP="00711F42">
            <w:pPr>
              <w:jc w:val="center"/>
              <w:rPr>
                <w:rFonts w:eastAsia="SimSun"/>
                <w:b/>
                <w:bCs/>
                <w:color w:val="000000"/>
                <w:sz w:val="18"/>
                <w:szCs w:val="18"/>
              </w:rPr>
            </w:pPr>
            <w:r w:rsidRPr="00B24627">
              <w:rPr>
                <w:rFonts w:eastAsia="SimSun"/>
                <w:b/>
                <w:bCs/>
                <w:color w:val="000000"/>
                <w:sz w:val="18"/>
                <w:szCs w:val="18"/>
              </w:rPr>
              <w:t>R</w:t>
            </w:r>
            <w:r w:rsidRPr="00B24627">
              <w:rPr>
                <w:rFonts w:eastAsia="SimSun"/>
                <w:b/>
                <w:bCs/>
                <w:color w:val="000000"/>
                <w:sz w:val="18"/>
                <w:szCs w:val="18"/>
                <w:vertAlign w:val="subscript"/>
              </w:rPr>
              <w:t>ac</w:t>
            </w:r>
            <w:r w:rsidRPr="00B24627">
              <w:rPr>
                <w:rFonts w:eastAsia="SimSun"/>
                <w:b/>
                <w:bCs/>
                <w:color w:val="000000"/>
                <w:sz w:val="18"/>
                <w:szCs w:val="18"/>
              </w:rPr>
              <w:t>_C</w:t>
            </w:r>
            <w:r w:rsidRPr="00B24627">
              <w:rPr>
                <w:rFonts w:eastAsia="SimSun"/>
                <w:b/>
                <w:bCs/>
                <w:color w:val="000000"/>
                <w:sz w:val="18"/>
                <w:szCs w:val="18"/>
                <w:vertAlign w:val="subscript"/>
              </w:rPr>
              <w:t>max</w:t>
            </w:r>
          </w:p>
        </w:tc>
        <w:tc>
          <w:tcPr>
            <w:tcW w:w="417" w:type="pct"/>
            <w:noWrap/>
            <w:vAlign w:val="center"/>
            <w:hideMark/>
          </w:tcPr>
          <w:p ns2:paraId="33A2FC71" ns2:textId="77777777" w:rsidR="00A76D5D" w:rsidRPr="00B24627" w:rsidRDefault="00A76D5D" w:rsidP="00711F42">
            <w:pPr>
              <w:jc w:val="center"/>
              <w:rPr>
                <w:rFonts w:eastAsia="SimSun"/>
                <w:b/>
                <w:bCs/>
                <w:color w:val="000000"/>
                <w:sz w:val="18"/>
                <w:szCs w:val="18"/>
              </w:rPr>
            </w:pPr>
            <w:r w:rsidRPr="00B24627">
              <w:rPr>
                <w:rFonts w:eastAsia="SimSun"/>
                <w:b/>
                <w:bCs/>
                <w:color w:val="000000"/>
                <w:sz w:val="18"/>
                <w:szCs w:val="18"/>
              </w:rPr>
              <w:t>R</w:t>
            </w:r>
            <w:r w:rsidRPr="00B24627">
              <w:rPr>
                <w:rFonts w:eastAsia="SimSun"/>
                <w:b/>
                <w:bCs/>
                <w:color w:val="000000"/>
                <w:sz w:val="18"/>
                <w:szCs w:val="18"/>
                <w:vertAlign w:val="subscript"/>
              </w:rPr>
              <w:t>ac</w:t>
            </w:r>
            <w:r w:rsidRPr="00B24627">
              <w:rPr>
                <w:rFonts w:eastAsia="SimSun"/>
                <w:b/>
                <w:bCs/>
                <w:color w:val="000000"/>
                <w:sz w:val="18"/>
                <w:szCs w:val="18"/>
              </w:rPr>
              <w:t>_AUC</w:t>
            </w:r>
            <w:r w:rsidRPr="00B24627">
              <w:rPr>
                <w:rFonts w:eastAsia="SimSun"/>
                <w:b/>
                <w:bCs/>
                <w:color w:val="000000"/>
                <w:sz w:val="18"/>
                <w:szCs w:val="18"/>
                <w:vertAlign w:val="subscript"/>
              </w:rPr>
              <w:t>0-tau</w:t>
            </w:r>
          </w:p>
        </w:tc>
      </w:tr>
      <w:tr w:rsidR="00E31C71" w:rsidRPr="00A76D5D" ns2:paraId="08FC452B" ns2:textId="77777777" w:rsidTr="00E31C71">
        <w:trPr>
          <w:trHeight w:val="408"/>
          <w:jc w:val="center"/>
        </w:trPr>
        <w:tc>
          <w:tcPr>
            <w:tcW w:w="498" w:type="pct"/>
            <w:vMerge w:val="restart"/>
            <w:noWrap/>
            <w:vAlign w:val="center"/>
            <w:hideMark/>
          </w:tcPr>
          <w:p ns2:paraId="4452B064" ns2:textId="6B6C5950" w:rsidR="00A76D5D" w:rsidRPr="00B24627" w:rsidRDefault="00F20997" w:rsidP="00711F42">
            <w:pPr>
              <w:jc w:val="center"/>
              <w:rPr>
                <w:rFonts w:eastAsia="SimSun"/>
                <w:sz w:val="18"/>
                <w:szCs w:val="18"/>
              </w:rPr>
            </w:pPr>
            <w:r>
              <w:rPr>
                <w:rFonts w:eastAsia="SimSun"/>
                <w:sz w:val="18"/>
                <w:szCs w:val="18"/>
              </w:rPr>
              <w:t xml:space="preserve">sac-TMT </w:t>
            </w:r>
            <w:r w:rsidR="00A76D5D" w:rsidRPr="00B24627">
              <w:rPr>
                <w:rFonts w:eastAsia="SimSun"/>
                <w:sz w:val="18"/>
                <w:szCs w:val="18"/>
              </w:rPr>
              <w:t>ADC</w:t>
            </w:r>
          </w:p>
        </w:tc>
        <w:tc>
          <w:tcPr>
            <w:tcW w:w="400" w:type="pct"/>
            <w:vMerge w:val="restart"/>
            <w:noWrap/>
            <w:vAlign w:val="center"/>
            <w:hideMark/>
          </w:tcPr>
          <w:p ns2:paraId="3345C02D"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2 mg/kg</w:t>
            </w:r>
          </w:p>
        </w:tc>
        <w:tc>
          <w:tcPr>
            <w:tcW w:w="350" w:type="pct"/>
            <w:noWrap/>
            <w:vAlign w:val="center"/>
            <w:hideMark/>
          </w:tcPr>
          <w:p ns2:paraId="15EA3BA4"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C1D1</w:t>
            </w:r>
          </w:p>
        </w:tc>
        <w:tc>
          <w:tcPr>
            <w:tcW w:w="452" w:type="pct"/>
            <w:noWrap/>
            <w:vAlign w:val="center"/>
            <w:hideMark/>
          </w:tcPr>
          <w:p ns2:paraId="55FECC62"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51.5 ±7.40 (4)</w:t>
            </w:r>
          </w:p>
        </w:tc>
        <w:tc>
          <w:tcPr>
            <w:tcW w:w="499" w:type="pct"/>
            <w:noWrap/>
            <w:vAlign w:val="center"/>
            <w:hideMark/>
          </w:tcPr>
          <w:p ns2:paraId="2AF3A238"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0.0162 ± 0.0324 (4)</w:t>
            </w:r>
          </w:p>
        </w:tc>
        <w:tc>
          <w:tcPr>
            <w:tcW w:w="551" w:type="pct"/>
            <w:noWrap/>
            <w:vAlign w:val="center"/>
            <w:hideMark/>
          </w:tcPr>
          <w:p ns2:paraId="5FA31748" ns2:textId="77777777" w:rsidR="00A76D5D" w:rsidRPr="00B24627" w:rsidRDefault="00A76D5D" w:rsidP="00711F42">
            <w:pPr>
              <w:jc w:val="center"/>
              <w:rPr>
                <w:rFonts w:eastAsia="SimSun"/>
                <w:color w:val="000000"/>
                <w:sz w:val="18"/>
                <w:szCs w:val="18"/>
              </w:rPr>
            </w:pPr>
            <w:r w:rsidRPr="00B24627">
              <w:rPr>
                <w:rFonts w:eastAsia="SimSun"/>
                <w:sz w:val="18"/>
                <w:szCs w:val="18"/>
              </w:rPr>
              <w:t>2260±252 (4)</w:t>
            </w:r>
          </w:p>
        </w:tc>
        <w:tc>
          <w:tcPr>
            <w:tcW w:w="374" w:type="pct"/>
            <w:noWrap/>
            <w:vAlign w:val="center"/>
            <w:hideMark/>
          </w:tcPr>
          <w:p ns2:paraId="0EC1164D"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34.6 ± 3.95 (4)</w:t>
            </w:r>
          </w:p>
        </w:tc>
        <w:tc>
          <w:tcPr>
            <w:tcW w:w="521" w:type="pct"/>
            <w:noWrap/>
            <w:vAlign w:val="center"/>
            <w:hideMark/>
          </w:tcPr>
          <w:p ns2:paraId="20814617"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3270 ± 450 (4)</w:t>
            </w:r>
          </w:p>
        </w:tc>
        <w:tc>
          <w:tcPr>
            <w:tcW w:w="521" w:type="pct"/>
            <w:noWrap/>
            <w:vAlign w:val="center"/>
            <w:hideMark/>
          </w:tcPr>
          <w:p ns2:paraId="1A6AAA16" ns2:textId="77777777" w:rsidR="00A76D5D" w:rsidRPr="00B24627" w:rsidRDefault="00A76D5D" w:rsidP="00711F42">
            <w:pPr>
              <w:jc w:val="center"/>
              <w:rPr>
                <w:rFonts w:eastAsia="SimSun"/>
                <w:color w:val="000000"/>
                <w:sz w:val="18"/>
                <w:szCs w:val="18"/>
              </w:rPr>
            </w:pPr>
            <w:r w:rsidRPr="00B24627">
              <w:rPr>
                <w:rFonts w:eastAsia="SimSun"/>
                <w:sz w:val="18"/>
                <w:szCs w:val="18"/>
              </w:rPr>
              <w:t>65.4±2.76 (4)</w:t>
            </w:r>
          </w:p>
        </w:tc>
        <w:tc>
          <w:tcPr>
            <w:tcW w:w="416" w:type="pct"/>
            <w:noWrap/>
            <w:vAlign w:val="center"/>
            <w:hideMark/>
          </w:tcPr>
          <w:p ns2:paraId="090BDDA5" ns2:textId="4E128376"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417" w:type="pct"/>
            <w:noWrap/>
            <w:vAlign w:val="center"/>
            <w:hideMark/>
          </w:tcPr>
          <w:p ns2:paraId="2742B9A4" ns2:textId="046DB950" w:rsidR="00A76D5D" w:rsidRPr="00B24627" w:rsidRDefault="00472392" w:rsidP="00711F42">
            <w:pPr>
              <w:jc w:val="center"/>
              <w:rPr>
                <w:rFonts w:eastAsia="SimSun"/>
                <w:sz w:val="18"/>
                <w:szCs w:val="18"/>
              </w:rPr>
            </w:pPr>
            <w:r>
              <w:rPr>
                <w:rFonts w:eastAsia="SimSun"/>
                <w:sz w:val="18"/>
                <w:szCs w:val="18"/>
              </w:rPr>
              <w:t>--</w:t>
            </w:r>
          </w:p>
        </w:tc>
      </w:tr>
      <w:tr w:rsidR="00E31C71" w:rsidRPr="00A76D5D" ns2:paraId="42287304" ns2:textId="77777777" w:rsidTr="00E31C71">
        <w:trPr>
          <w:trHeight w:val="408"/>
          <w:jc w:val="center"/>
        </w:trPr>
        <w:tc>
          <w:tcPr>
            <w:tcW w:w="498" w:type="pct"/>
            <w:vMerge/>
            <w:vAlign w:val="center"/>
            <w:hideMark/>
          </w:tcPr>
          <w:p ns2:paraId="208B8F30" ns2:textId="77777777" w:rsidR="00A76D5D" w:rsidRPr="00B24627" w:rsidRDefault="00A76D5D" w:rsidP="00711F42">
            <w:pPr>
              <w:jc w:val="center"/>
              <w:rPr>
                <w:rFonts w:eastAsia="SimSun"/>
                <w:color w:val="000000"/>
                <w:sz w:val="18"/>
                <w:szCs w:val="18"/>
              </w:rPr>
            </w:pPr>
          </w:p>
        </w:tc>
        <w:tc>
          <w:tcPr>
            <w:tcW w:w="400" w:type="pct"/>
            <w:vMerge/>
            <w:vAlign w:val="center"/>
            <w:hideMark/>
          </w:tcPr>
          <w:p ns2:paraId="2500DC69" ns2:textId="77777777" w:rsidR="00A76D5D" w:rsidRPr="00B24627" w:rsidRDefault="00A76D5D" w:rsidP="00711F42">
            <w:pPr>
              <w:jc w:val="center"/>
              <w:rPr>
                <w:rFonts w:eastAsia="SimSun"/>
                <w:color w:val="000000"/>
                <w:sz w:val="18"/>
                <w:szCs w:val="18"/>
              </w:rPr>
            </w:pPr>
          </w:p>
        </w:tc>
        <w:tc>
          <w:tcPr>
            <w:tcW w:w="350" w:type="pct"/>
            <w:noWrap/>
            <w:vAlign w:val="center"/>
            <w:hideMark/>
          </w:tcPr>
          <w:p ns2:paraId="2D1475EC"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C3D1</w:t>
            </w:r>
          </w:p>
        </w:tc>
        <w:tc>
          <w:tcPr>
            <w:tcW w:w="452" w:type="pct"/>
            <w:noWrap/>
            <w:vAlign w:val="center"/>
            <w:hideMark/>
          </w:tcPr>
          <w:p ns2:paraId="04FCA70B"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45.9 ± 3.68 (2)</w:t>
            </w:r>
          </w:p>
        </w:tc>
        <w:tc>
          <w:tcPr>
            <w:tcW w:w="499" w:type="pct"/>
            <w:noWrap/>
            <w:vAlign w:val="center"/>
            <w:hideMark/>
          </w:tcPr>
          <w:p ns2:paraId="6BA10F56"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 (2)</w:t>
            </w:r>
          </w:p>
        </w:tc>
        <w:tc>
          <w:tcPr>
            <w:tcW w:w="551" w:type="pct"/>
            <w:noWrap/>
            <w:vAlign w:val="center"/>
            <w:hideMark/>
          </w:tcPr>
          <w:p ns2:paraId="1CD634E1" ns2:textId="77777777" w:rsidR="00A76D5D" w:rsidRPr="00B24627" w:rsidRDefault="00A76D5D" w:rsidP="00711F42">
            <w:pPr>
              <w:jc w:val="center"/>
              <w:rPr>
                <w:rFonts w:eastAsia="SimSun"/>
                <w:color w:val="000000"/>
                <w:sz w:val="18"/>
                <w:szCs w:val="18"/>
              </w:rPr>
            </w:pPr>
            <w:r w:rsidRPr="00B24627">
              <w:rPr>
                <w:rFonts w:eastAsia="SimSun"/>
                <w:sz w:val="18"/>
                <w:szCs w:val="18"/>
              </w:rPr>
              <w:t>2060 ± 480 (2)</w:t>
            </w:r>
          </w:p>
        </w:tc>
        <w:tc>
          <w:tcPr>
            <w:tcW w:w="374" w:type="pct"/>
            <w:noWrap/>
            <w:vAlign w:val="center"/>
            <w:hideMark/>
          </w:tcPr>
          <w:p ns2:paraId="60B75F19"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34.5 ± 1.73 (2)</w:t>
            </w:r>
          </w:p>
        </w:tc>
        <w:tc>
          <w:tcPr>
            <w:tcW w:w="521" w:type="pct"/>
            <w:noWrap/>
            <w:vAlign w:val="center"/>
            <w:hideMark/>
          </w:tcPr>
          <w:p ns2:paraId="75C8273B"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3240 ± 457 (2)</w:t>
            </w:r>
          </w:p>
        </w:tc>
        <w:tc>
          <w:tcPr>
            <w:tcW w:w="521" w:type="pct"/>
            <w:noWrap/>
            <w:vAlign w:val="center"/>
            <w:hideMark/>
          </w:tcPr>
          <w:p ns2:paraId="1A960AE1" ns2:textId="77777777" w:rsidR="00A76D5D" w:rsidRPr="00B24627" w:rsidRDefault="00A76D5D" w:rsidP="00711F42">
            <w:pPr>
              <w:jc w:val="center"/>
              <w:rPr>
                <w:rFonts w:eastAsia="SimSun"/>
                <w:color w:val="000000"/>
                <w:sz w:val="18"/>
                <w:szCs w:val="18"/>
              </w:rPr>
            </w:pPr>
            <w:r w:rsidRPr="00B24627">
              <w:rPr>
                <w:rFonts w:eastAsia="SimSun"/>
                <w:sz w:val="18"/>
                <w:szCs w:val="18"/>
              </w:rPr>
              <w:t>65.4 ± 12.5 (2)</w:t>
            </w:r>
          </w:p>
        </w:tc>
        <w:tc>
          <w:tcPr>
            <w:tcW w:w="416" w:type="pct"/>
            <w:noWrap/>
            <w:vAlign w:val="center"/>
            <w:hideMark/>
          </w:tcPr>
          <w:p ns2:paraId="092C2ABD"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0.985 ± 0.120 (2)</w:t>
            </w:r>
          </w:p>
        </w:tc>
        <w:tc>
          <w:tcPr>
            <w:tcW w:w="417" w:type="pct"/>
            <w:noWrap/>
            <w:vAlign w:val="center"/>
            <w:hideMark/>
          </w:tcPr>
          <w:p ns2:paraId="7E7055B2"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0.995 ± 0.163 (2)</w:t>
            </w:r>
          </w:p>
        </w:tc>
      </w:tr>
      <w:tr w:rsidR="00E31C71" w:rsidRPr="00A76D5D" ns2:paraId="0237C61C" ns2:textId="77777777" w:rsidTr="00E31C71">
        <w:trPr>
          <w:trHeight w:val="408"/>
          <w:jc w:val="center"/>
        </w:trPr>
        <w:tc>
          <w:tcPr>
            <w:tcW w:w="498" w:type="pct"/>
            <w:vMerge/>
            <w:vAlign w:val="center"/>
            <w:hideMark/>
          </w:tcPr>
          <w:p ns2:paraId="7A24E5A3" ns2:textId="77777777" w:rsidR="00A76D5D" w:rsidRPr="00B24627" w:rsidRDefault="00A76D5D" w:rsidP="00711F42">
            <w:pPr>
              <w:jc w:val="center"/>
              <w:rPr>
                <w:rFonts w:eastAsia="SimSun"/>
                <w:color w:val="000000"/>
                <w:sz w:val="18"/>
                <w:szCs w:val="18"/>
              </w:rPr>
            </w:pPr>
          </w:p>
        </w:tc>
        <w:tc>
          <w:tcPr>
            <w:tcW w:w="400" w:type="pct"/>
            <w:vMerge w:val="restart"/>
            <w:noWrap/>
            <w:vAlign w:val="center"/>
            <w:hideMark/>
          </w:tcPr>
          <w:p ns2:paraId="748A90DA"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4 mg/kg</w:t>
            </w:r>
          </w:p>
        </w:tc>
        <w:tc>
          <w:tcPr>
            <w:tcW w:w="350" w:type="pct"/>
            <w:noWrap/>
            <w:vAlign w:val="center"/>
            <w:hideMark/>
          </w:tcPr>
          <w:p ns2:paraId="02E3F81B"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C1D1</w:t>
            </w:r>
          </w:p>
        </w:tc>
        <w:tc>
          <w:tcPr>
            <w:tcW w:w="452" w:type="pct"/>
            <w:noWrap/>
            <w:vAlign w:val="center"/>
            <w:hideMark/>
          </w:tcPr>
          <w:p ns2:paraId="7EB1CF7D"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88.4 ± 13.5 (7)</w:t>
            </w:r>
          </w:p>
        </w:tc>
        <w:tc>
          <w:tcPr>
            <w:tcW w:w="499" w:type="pct"/>
            <w:noWrap/>
            <w:vAlign w:val="center"/>
            <w:hideMark/>
          </w:tcPr>
          <w:p ns2:paraId="0671EAA6"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0.244 ± 0.323 (7)</w:t>
            </w:r>
          </w:p>
        </w:tc>
        <w:tc>
          <w:tcPr>
            <w:tcW w:w="551" w:type="pct"/>
            <w:noWrap/>
            <w:vAlign w:val="center"/>
            <w:hideMark/>
          </w:tcPr>
          <w:p ns2:paraId="5B438CA3" ns2:textId="77777777" w:rsidR="00A76D5D" w:rsidRPr="00B24627" w:rsidRDefault="00A76D5D" w:rsidP="00711F42">
            <w:pPr>
              <w:jc w:val="center"/>
              <w:rPr>
                <w:rFonts w:eastAsia="SimSun"/>
                <w:color w:val="000000"/>
                <w:sz w:val="18"/>
                <w:szCs w:val="18"/>
              </w:rPr>
            </w:pPr>
            <w:r w:rsidRPr="00B24627">
              <w:rPr>
                <w:rFonts w:eastAsia="SimSun"/>
                <w:sz w:val="18"/>
                <w:szCs w:val="18"/>
              </w:rPr>
              <w:t>5170±1290 (7)</w:t>
            </w:r>
          </w:p>
        </w:tc>
        <w:tc>
          <w:tcPr>
            <w:tcW w:w="374" w:type="pct"/>
            <w:noWrap/>
            <w:vAlign w:val="center"/>
            <w:hideMark/>
          </w:tcPr>
          <w:p ns2:paraId="49773B1B"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35.1 ± 6.42 (6)</w:t>
            </w:r>
          </w:p>
        </w:tc>
        <w:tc>
          <w:tcPr>
            <w:tcW w:w="521" w:type="pct"/>
            <w:noWrap/>
            <w:vAlign w:val="center"/>
            <w:hideMark/>
          </w:tcPr>
          <w:p ns2:paraId="7E23583E"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2740 ± 667 (6)</w:t>
            </w:r>
          </w:p>
        </w:tc>
        <w:tc>
          <w:tcPr>
            <w:tcW w:w="521" w:type="pct"/>
            <w:noWrap/>
            <w:vAlign w:val="center"/>
            <w:hideMark/>
          </w:tcPr>
          <w:p ns2:paraId="2CFD2FC5" ns2:textId="77777777" w:rsidR="00A76D5D" w:rsidRPr="00B24627" w:rsidRDefault="00A76D5D" w:rsidP="00711F42">
            <w:pPr>
              <w:jc w:val="center"/>
              <w:rPr>
                <w:rFonts w:eastAsia="SimSun"/>
                <w:color w:val="000000"/>
                <w:sz w:val="18"/>
                <w:szCs w:val="18"/>
              </w:rPr>
            </w:pPr>
            <w:r w:rsidRPr="00B24627">
              <w:rPr>
                <w:rFonts w:eastAsia="SimSun"/>
                <w:sz w:val="18"/>
                <w:szCs w:val="18"/>
              </w:rPr>
              <w:t>54.6±13.1 (6)</w:t>
            </w:r>
          </w:p>
        </w:tc>
        <w:tc>
          <w:tcPr>
            <w:tcW w:w="416" w:type="pct"/>
            <w:noWrap/>
            <w:vAlign w:val="center"/>
            <w:hideMark/>
          </w:tcPr>
          <w:p ns2:paraId="081E6C1D" ns2:textId="77777777" w:rsidR="00A76D5D" w:rsidRPr="00B24627" w:rsidRDefault="00A76D5D" w:rsidP="00711F42">
            <w:pPr>
              <w:jc w:val="center"/>
              <w:rPr>
                <w:rFonts w:eastAsia="SimSun"/>
                <w:color w:val="000000"/>
                <w:sz w:val="18"/>
                <w:szCs w:val="18"/>
              </w:rPr>
            </w:pPr>
          </w:p>
        </w:tc>
        <w:tc>
          <w:tcPr>
            <w:tcW w:w="417" w:type="pct"/>
            <w:noWrap/>
            <w:vAlign w:val="center"/>
            <w:hideMark/>
          </w:tcPr>
          <w:p ns2:paraId="12265C52" ns2:textId="69FC21BA" w:rsidR="00A76D5D" w:rsidRPr="00B24627" w:rsidRDefault="00472392" w:rsidP="00711F42">
            <w:pPr>
              <w:jc w:val="center"/>
              <w:rPr>
                <w:rFonts w:eastAsia="SimSun"/>
                <w:sz w:val="18"/>
                <w:szCs w:val="18"/>
              </w:rPr>
            </w:pPr>
            <w:r>
              <w:rPr>
                <w:rFonts w:eastAsia="SimSun"/>
                <w:sz w:val="18"/>
                <w:szCs w:val="18"/>
              </w:rPr>
              <w:t>-</w:t>
            </w:r>
          </w:p>
        </w:tc>
      </w:tr>
      <w:tr w:rsidR="00E31C71" w:rsidRPr="00A76D5D" ns2:paraId="5DD0A282" ns2:textId="77777777" w:rsidTr="00E31C71">
        <w:trPr>
          <w:trHeight w:val="408"/>
          <w:jc w:val="center"/>
        </w:trPr>
        <w:tc>
          <w:tcPr>
            <w:tcW w:w="498" w:type="pct"/>
            <w:vMerge/>
            <w:vAlign w:val="center"/>
            <w:hideMark/>
          </w:tcPr>
          <w:p ns2:paraId="5ED46699" ns2:textId="77777777" w:rsidR="00A76D5D" w:rsidRPr="00B24627" w:rsidRDefault="00A76D5D" w:rsidP="00711F42">
            <w:pPr>
              <w:jc w:val="center"/>
              <w:rPr>
                <w:rFonts w:eastAsia="SimSun"/>
                <w:color w:val="000000"/>
                <w:sz w:val="18"/>
                <w:szCs w:val="18"/>
              </w:rPr>
            </w:pPr>
          </w:p>
        </w:tc>
        <w:tc>
          <w:tcPr>
            <w:tcW w:w="400" w:type="pct"/>
            <w:vMerge/>
            <w:vAlign w:val="center"/>
            <w:hideMark/>
          </w:tcPr>
          <w:p ns2:paraId="1570E29D" ns2:textId="77777777" w:rsidR="00A76D5D" w:rsidRPr="00B24627" w:rsidRDefault="00A76D5D" w:rsidP="00711F42">
            <w:pPr>
              <w:jc w:val="center"/>
              <w:rPr>
                <w:rFonts w:eastAsia="SimSun"/>
                <w:color w:val="000000"/>
                <w:sz w:val="18"/>
                <w:szCs w:val="18"/>
              </w:rPr>
            </w:pPr>
          </w:p>
        </w:tc>
        <w:tc>
          <w:tcPr>
            <w:tcW w:w="350" w:type="pct"/>
            <w:noWrap/>
            <w:vAlign w:val="center"/>
            <w:hideMark/>
          </w:tcPr>
          <w:p ns2:paraId="26B24B26"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C3D1</w:t>
            </w:r>
          </w:p>
        </w:tc>
        <w:tc>
          <w:tcPr>
            <w:tcW w:w="452" w:type="pct"/>
            <w:noWrap/>
            <w:vAlign w:val="center"/>
            <w:hideMark/>
          </w:tcPr>
          <w:p ns2:paraId="20F9A76E"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90.3 ± 18.9 (5)</w:t>
            </w:r>
          </w:p>
        </w:tc>
        <w:tc>
          <w:tcPr>
            <w:tcW w:w="499" w:type="pct"/>
            <w:noWrap/>
            <w:vAlign w:val="center"/>
            <w:hideMark/>
          </w:tcPr>
          <w:p ns2:paraId="2498EA66"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0.0944 ± 0.0605 (5)</w:t>
            </w:r>
          </w:p>
        </w:tc>
        <w:tc>
          <w:tcPr>
            <w:tcW w:w="551" w:type="pct"/>
            <w:noWrap/>
            <w:vAlign w:val="center"/>
            <w:hideMark/>
          </w:tcPr>
          <w:p ns2:paraId="196510D1" ns2:textId="77777777" w:rsidR="00A76D5D" w:rsidRPr="00B24627" w:rsidRDefault="00A76D5D" w:rsidP="00711F42">
            <w:pPr>
              <w:jc w:val="center"/>
              <w:rPr>
                <w:rFonts w:eastAsia="SimSun"/>
                <w:color w:val="000000"/>
                <w:sz w:val="18"/>
                <w:szCs w:val="18"/>
              </w:rPr>
            </w:pPr>
            <w:r w:rsidRPr="00B24627">
              <w:rPr>
                <w:rFonts w:eastAsia="SimSun"/>
                <w:sz w:val="18"/>
                <w:szCs w:val="18"/>
              </w:rPr>
              <w:t>5670 ± 2550 (5)</w:t>
            </w:r>
          </w:p>
        </w:tc>
        <w:tc>
          <w:tcPr>
            <w:tcW w:w="374" w:type="pct"/>
            <w:noWrap/>
            <w:vAlign w:val="center"/>
            <w:hideMark/>
          </w:tcPr>
          <w:p ns2:paraId="5542D986"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33.2 ± 5.35 (4)</w:t>
            </w:r>
          </w:p>
        </w:tc>
        <w:tc>
          <w:tcPr>
            <w:tcW w:w="521" w:type="pct"/>
            <w:noWrap/>
            <w:vAlign w:val="center"/>
            <w:hideMark/>
          </w:tcPr>
          <w:p ns2:paraId="009FBAFB"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2840 ± 922 (4)</w:t>
            </w:r>
          </w:p>
        </w:tc>
        <w:tc>
          <w:tcPr>
            <w:tcW w:w="521" w:type="pct"/>
            <w:noWrap/>
            <w:vAlign w:val="center"/>
            <w:hideMark/>
          </w:tcPr>
          <w:p ns2:paraId="0AD4E5BC" ns2:textId="77777777" w:rsidR="00A76D5D" w:rsidRPr="00B24627" w:rsidRDefault="00A76D5D" w:rsidP="00711F42">
            <w:pPr>
              <w:jc w:val="center"/>
              <w:rPr>
                <w:rFonts w:eastAsia="SimSun"/>
                <w:color w:val="000000"/>
                <w:sz w:val="18"/>
                <w:szCs w:val="18"/>
              </w:rPr>
            </w:pPr>
            <w:r w:rsidRPr="00B24627">
              <w:rPr>
                <w:rFonts w:eastAsia="SimSun"/>
                <w:sz w:val="18"/>
                <w:szCs w:val="18"/>
              </w:rPr>
              <w:t>54.1 ± 15.7 (5)</w:t>
            </w:r>
          </w:p>
        </w:tc>
        <w:tc>
          <w:tcPr>
            <w:tcW w:w="416" w:type="pct"/>
            <w:noWrap/>
            <w:vAlign w:val="center"/>
            <w:hideMark/>
          </w:tcPr>
          <w:p ns2:paraId="247E19C4"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1.01 ± 0.173 (5)</w:t>
            </w:r>
          </w:p>
        </w:tc>
        <w:tc>
          <w:tcPr>
            <w:tcW w:w="417" w:type="pct"/>
            <w:noWrap/>
            <w:vAlign w:val="center"/>
            <w:hideMark/>
          </w:tcPr>
          <w:p ns2:paraId="14AF4996"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1.13 ± 0.451 (5)</w:t>
            </w:r>
          </w:p>
        </w:tc>
      </w:tr>
      <w:tr w:rsidR="00E31C71" w:rsidRPr="00A76D5D" ns2:paraId="53B402BA" ns2:textId="77777777" w:rsidTr="00E31C71">
        <w:trPr>
          <w:trHeight w:val="408"/>
          <w:jc w:val="center"/>
        </w:trPr>
        <w:tc>
          <w:tcPr>
            <w:tcW w:w="498" w:type="pct"/>
            <w:vMerge/>
            <w:vAlign w:val="center"/>
            <w:hideMark/>
          </w:tcPr>
          <w:p ns2:paraId="4FEE5604" ns2:textId="77777777" w:rsidR="00A76D5D" w:rsidRPr="00B24627" w:rsidRDefault="00A76D5D" w:rsidP="00711F42">
            <w:pPr>
              <w:jc w:val="center"/>
              <w:rPr>
                <w:rFonts w:eastAsia="SimSun"/>
                <w:color w:val="000000"/>
                <w:sz w:val="18"/>
                <w:szCs w:val="18"/>
              </w:rPr>
            </w:pPr>
          </w:p>
        </w:tc>
        <w:tc>
          <w:tcPr>
            <w:tcW w:w="400" w:type="pct"/>
            <w:vMerge w:val="restart"/>
            <w:noWrap/>
            <w:vAlign w:val="center"/>
            <w:hideMark/>
          </w:tcPr>
          <w:p ns2:paraId="0566B5C1"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5 mg/kg</w:t>
            </w:r>
          </w:p>
        </w:tc>
        <w:tc>
          <w:tcPr>
            <w:tcW w:w="350" w:type="pct"/>
            <w:noWrap/>
            <w:vAlign w:val="center"/>
            <w:hideMark/>
          </w:tcPr>
          <w:p ns2:paraId="50576443"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C1D1</w:t>
            </w:r>
          </w:p>
        </w:tc>
        <w:tc>
          <w:tcPr>
            <w:tcW w:w="452" w:type="pct"/>
            <w:noWrap/>
            <w:vAlign w:val="center"/>
            <w:hideMark/>
          </w:tcPr>
          <w:p ns2:paraId="43AE2C31"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111 ± 17.1 (7)</w:t>
            </w:r>
          </w:p>
        </w:tc>
        <w:tc>
          <w:tcPr>
            <w:tcW w:w="499" w:type="pct"/>
            <w:noWrap/>
            <w:vAlign w:val="center"/>
            <w:hideMark/>
          </w:tcPr>
          <w:p ns2:paraId="0BE22314"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0.468 ± 0.540 (5)</w:t>
            </w:r>
          </w:p>
        </w:tc>
        <w:tc>
          <w:tcPr>
            <w:tcW w:w="551" w:type="pct"/>
            <w:noWrap/>
            <w:vAlign w:val="center"/>
            <w:hideMark/>
          </w:tcPr>
          <w:p ns2:paraId="7D68707B" ns2:textId="77777777" w:rsidR="00A76D5D" w:rsidRPr="00B24627" w:rsidRDefault="00A76D5D" w:rsidP="00711F42">
            <w:pPr>
              <w:jc w:val="center"/>
              <w:rPr>
                <w:rFonts w:eastAsia="SimSun"/>
                <w:color w:val="000000"/>
                <w:sz w:val="18"/>
                <w:szCs w:val="18"/>
              </w:rPr>
            </w:pPr>
            <w:r w:rsidRPr="00B24627">
              <w:rPr>
                <w:rFonts w:eastAsia="SimSun"/>
                <w:sz w:val="18"/>
                <w:szCs w:val="18"/>
              </w:rPr>
              <w:t>5410±499 (7)</w:t>
            </w:r>
          </w:p>
        </w:tc>
        <w:tc>
          <w:tcPr>
            <w:tcW w:w="374" w:type="pct"/>
            <w:noWrap/>
            <w:vAlign w:val="center"/>
            <w:hideMark/>
          </w:tcPr>
          <w:p ns2:paraId="2AB0240F"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53.1 ± 27.1 (6)</w:t>
            </w:r>
          </w:p>
        </w:tc>
        <w:tc>
          <w:tcPr>
            <w:tcW w:w="521" w:type="pct"/>
            <w:noWrap/>
            <w:vAlign w:val="center"/>
            <w:hideMark/>
          </w:tcPr>
          <w:p ns2:paraId="42641337"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4490 ± 2690 (6)</w:t>
            </w:r>
          </w:p>
        </w:tc>
        <w:tc>
          <w:tcPr>
            <w:tcW w:w="521" w:type="pct"/>
            <w:noWrap/>
            <w:vAlign w:val="center"/>
            <w:hideMark/>
          </w:tcPr>
          <w:p ns2:paraId="1441EE90" ns2:textId="77777777" w:rsidR="00A76D5D" w:rsidRPr="00B24627" w:rsidRDefault="00A76D5D" w:rsidP="00711F42">
            <w:pPr>
              <w:jc w:val="center"/>
              <w:rPr>
                <w:rFonts w:eastAsia="SimSun"/>
                <w:color w:val="000000"/>
                <w:sz w:val="18"/>
                <w:szCs w:val="18"/>
              </w:rPr>
            </w:pPr>
            <w:r w:rsidRPr="00B24627">
              <w:rPr>
                <w:rFonts w:eastAsia="SimSun"/>
                <w:sz w:val="18"/>
                <w:szCs w:val="18"/>
              </w:rPr>
              <w:t>57.3±7.32 (6)</w:t>
            </w:r>
          </w:p>
        </w:tc>
        <w:tc>
          <w:tcPr>
            <w:tcW w:w="416" w:type="pct"/>
            <w:noWrap/>
            <w:vAlign w:val="center"/>
            <w:hideMark/>
          </w:tcPr>
          <w:p ns2:paraId="4069CC06" ns2:textId="6710BAD3"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417" w:type="pct"/>
            <w:noWrap/>
            <w:vAlign w:val="center"/>
            <w:hideMark/>
          </w:tcPr>
          <w:p ns2:paraId="35C4E77C" ns2:textId="09E550D2" w:rsidR="00A76D5D" w:rsidRPr="00B24627" w:rsidRDefault="00472392" w:rsidP="00711F42">
            <w:pPr>
              <w:jc w:val="center"/>
              <w:rPr>
                <w:rFonts w:eastAsia="SimSun"/>
                <w:sz w:val="18"/>
                <w:szCs w:val="18"/>
              </w:rPr>
            </w:pPr>
            <w:r>
              <w:rPr>
                <w:rFonts w:eastAsia="SimSun"/>
                <w:sz w:val="18"/>
                <w:szCs w:val="18"/>
              </w:rPr>
              <w:t>-</w:t>
            </w:r>
          </w:p>
        </w:tc>
      </w:tr>
      <w:tr w:rsidR="00E31C71" w:rsidRPr="00A76D5D" ns2:paraId="1C765682" ns2:textId="77777777" w:rsidTr="00E31C71">
        <w:trPr>
          <w:trHeight w:val="408"/>
          <w:jc w:val="center"/>
        </w:trPr>
        <w:tc>
          <w:tcPr>
            <w:tcW w:w="498" w:type="pct"/>
            <w:vMerge/>
            <w:vAlign w:val="center"/>
            <w:hideMark/>
          </w:tcPr>
          <w:p ns2:paraId="0CA54713" ns2:textId="77777777" w:rsidR="00A76D5D" w:rsidRPr="00B24627" w:rsidRDefault="00A76D5D" w:rsidP="00711F42">
            <w:pPr>
              <w:jc w:val="center"/>
              <w:rPr>
                <w:rFonts w:eastAsia="SimSun"/>
                <w:color w:val="000000"/>
                <w:sz w:val="18"/>
                <w:szCs w:val="18"/>
              </w:rPr>
            </w:pPr>
          </w:p>
        </w:tc>
        <w:tc>
          <w:tcPr>
            <w:tcW w:w="400" w:type="pct"/>
            <w:vMerge/>
            <w:vAlign w:val="center"/>
            <w:hideMark/>
          </w:tcPr>
          <w:p ns2:paraId="3BA45EB9" ns2:textId="77777777" w:rsidR="00A76D5D" w:rsidRPr="00B24627" w:rsidRDefault="00A76D5D" w:rsidP="00711F42">
            <w:pPr>
              <w:jc w:val="center"/>
              <w:rPr>
                <w:rFonts w:eastAsia="SimSun"/>
                <w:color w:val="000000"/>
                <w:sz w:val="18"/>
                <w:szCs w:val="18"/>
              </w:rPr>
            </w:pPr>
          </w:p>
        </w:tc>
        <w:tc>
          <w:tcPr>
            <w:tcW w:w="350" w:type="pct"/>
            <w:noWrap/>
            <w:vAlign w:val="center"/>
            <w:hideMark/>
          </w:tcPr>
          <w:p ns2:paraId="2BD2A93D"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C3D1</w:t>
            </w:r>
          </w:p>
        </w:tc>
        <w:tc>
          <w:tcPr>
            <w:tcW w:w="452" w:type="pct"/>
            <w:noWrap/>
            <w:vAlign w:val="center"/>
            <w:hideMark/>
          </w:tcPr>
          <w:p ns2:paraId="4BB34E52"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78.9 ± 39.6 (3)</w:t>
            </w:r>
          </w:p>
        </w:tc>
        <w:tc>
          <w:tcPr>
            <w:tcW w:w="499" w:type="pct"/>
            <w:noWrap/>
            <w:vAlign w:val="center"/>
            <w:hideMark/>
          </w:tcPr>
          <w:p ns2:paraId="38D06C5E"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0.221 ± 0.121 (3)</w:t>
            </w:r>
          </w:p>
        </w:tc>
        <w:tc>
          <w:tcPr>
            <w:tcW w:w="551" w:type="pct"/>
            <w:noWrap/>
            <w:vAlign w:val="center"/>
            <w:hideMark/>
          </w:tcPr>
          <w:p ns2:paraId="2EDA1E0D" ns2:textId="77777777" w:rsidR="00A76D5D" w:rsidRPr="00B24627" w:rsidRDefault="00A76D5D" w:rsidP="00711F42">
            <w:pPr>
              <w:jc w:val="center"/>
              <w:rPr>
                <w:rFonts w:eastAsia="SimSun"/>
                <w:color w:val="000000"/>
                <w:sz w:val="18"/>
                <w:szCs w:val="18"/>
              </w:rPr>
            </w:pPr>
            <w:r w:rsidRPr="00B24627">
              <w:rPr>
                <w:rFonts w:eastAsia="SimSun"/>
                <w:sz w:val="18"/>
                <w:szCs w:val="18"/>
              </w:rPr>
              <w:t>4580 ± 2540 (3)</w:t>
            </w:r>
          </w:p>
        </w:tc>
        <w:tc>
          <w:tcPr>
            <w:tcW w:w="374" w:type="pct"/>
            <w:noWrap/>
            <w:vAlign w:val="center"/>
            <w:hideMark/>
          </w:tcPr>
          <w:p ns2:paraId="00BFB2A4"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37.1 ± 4.59 (3)</w:t>
            </w:r>
          </w:p>
        </w:tc>
        <w:tc>
          <w:tcPr>
            <w:tcW w:w="521" w:type="pct"/>
            <w:noWrap/>
            <w:vAlign w:val="center"/>
            <w:hideMark/>
          </w:tcPr>
          <w:p ns2:paraId="5534EFDB"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3230 ± 840 (3)</w:t>
            </w:r>
          </w:p>
        </w:tc>
        <w:tc>
          <w:tcPr>
            <w:tcW w:w="521" w:type="pct"/>
            <w:noWrap/>
            <w:vAlign w:val="center"/>
            <w:hideMark/>
          </w:tcPr>
          <w:p ns2:paraId="6AE279D3" ns2:textId="77777777" w:rsidR="00A76D5D" w:rsidRPr="00B24627" w:rsidRDefault="00A76D5D" w:rsidP="00711F42">
            <w:pPr>
              <w:jc w:val="center"/>
              <w:rPr>
                <w:rFonts w:eastAsia="SimSun"/>
                <w:color w:val="000000"/>
                <w:sz w:val="18"/>
                <w:szCs w:val="18"/>
              </w:rPr>
            </w:pPr>
            <w:r w:rsidRPr="00B24627">
              <w:rPr>
                <w:rFonts w:eastAsia="SimSun"/>
                <w:sz w:val="18"/>
                <w:szCs w:val="18"/>
              </w:rPr>
              <w:t>59.7 ± 8.92 (3)</w:t>
            </w:r>
          </w:p>
        </w:tc>
        <w:tc>
          <w:tcPr>
            <w:tcW w:w="416" w:type="pct"/>
            <w:noWrap/>
            <w:vAlign w:val="center"/>
            <w:hideMark/>
          </w:tcPr>
          <w:p ns2:paraId="0D689415"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0.743 ± 0.371 (3)</w:t>
            </w:r>
          </w:p>
        </w:tc>
        <w:tc>
          <w:tcPr>
            <w:tcW w:w="417" w:type="pct"/>
            <w:noWrap/>
            <w:vAlign w:val="center"/>
            <w:hideMark/>
          </w:tcPr>
          <w:p ns2:paraId="0005A9FF"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0.837 ± 0.465 (3)</w:t>
            </w:r>
          </w:p>
        </w:tc>
      </w:tr>
      <w:tr w:rsidR="00E31C71" w:rsidRPr="00A76D5D" ns2:paraId="4AEDE0AD" ns2:textId="77777777" w:rsidTr="00E31C71">
        <w:trPr>
          <w:trHeight w:val="408"/>
          <w:jc w:val="center"/>
        </w:trPr>
        <w:tc>
          <w:tcPr>
            <w:tcW w:w="498" w:type="pct"/>
            <w:vMerge/>
            <w:vAlign w:val="center"/>
            <w:hideMark/>
          </w:tcPr>
          <w:p ns2:paraId="54ADFB45" ns2:textId="77777777" w:rsidR="00A76D5D" w:rsidRPr="00B24627" w:rsidRDefault="00A76D5D" w:rsidP="00711F42">
            <w:pPr>
              <w:jc w:val="center"/>
              <w:rPr>
                <w:rFonts w:eastAsia="SimSun"/>
                <w:color w:val="000000"/>
                <w:sz w:val="18"/>
                <w:szCs w:val="18"/>
              </w:rPr>
            </w:pPr>
          </w:p>
        </w:tc>
        <w:tc>
          <w:tcPr>
            <w:tcW w:w="400" w:type="pct"/>
            <w:vMerge w:val="restart"/>
            <w:noWrap/>
            <w:vAlign w:val="center"/>
            <w:hideMark/>
          </w:tcPr>
          <w:p ns2:paraId="318D55DE"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5.5 mg/kg</w:t>
            </w:r>
          </w:p>
        </w:tc>
        <w:tc>
          <w:tcPr>
            <w:tcW w:w="350" w:type="pct"/>
            <w:noWrap/>
            <w:vAlign w:val="center"/>
            <w:hideMark/>
          </w:tcPr>
          <w:p ns2:paraId="1623EA49"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C1D1</w:t>
            </w:r>
          </w:p>
        </w:tc>
        <w:tc>
          <w:tcPr>
            <w:tcW w:w="452" w:type="pct"/>
            <w:noWrap/>
            <w:vAlign w:val="center"/>
            <w:hideMark/>
          </w:tcPr>
          <w:p ns2:paraId="7ADFB4AE"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124 ± 24.2 (5)</w:t>
            </w:r>
          </w:p>
        </w:tc>
        <w:tc>
          <w:tcPr>
            <w:tcW w:w="499" w:type="pct"/>
            <w:noWrap/>
            <w:vAlign w:val="center"/>
            <w:hideMark/>
          </w:tcPr>
          <w:p ns2:paraId="73235FF5"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0.573 ± 1.076 (5)</w:t>
            </w:r>
          </w:p>
        </w:tc>
        <w:tc>
          <w:tcPr>
            <w:tcW w:w="551" w:type="pct"/>
            <w:noWrap/>
            <w:vAlign w:val="center"/>
            <w:hideMark/>
          </w:tcPr>
          <w:p ns2:paraId="2F2537CF" ns2:textId="77777777" w:rsidR="00A76D5D" w:rsidRPr="00B24627" w:rsidRDefault="00A76D5D" w:rsidP="00711F42">
            <w:pPr>
              <w:jc w:val="center"/>
              <w:rPr>
                <w:rFonts w:eastAsia="SimSun"/>
                <w:color w:val="000000"/>
                <w:sz w:val="18"/>
                <w:szCs w:val="18"/>
              </w:rPr>
            </w:pPr>
            <w:r w:rsidRPr="00B24627">
              <w:rPr>
                <w:rFonts w:eastAsia="SimSun"/>
                <w:sz w:val="18"/>
                <w:szCs w:val="18"/>
              </w:rPr>
              <w:t>6270±1390 (5)</w:t>
            </w:r>
          </w:p>
        </w:tc>
        <w:tc>
          <w:tcPr>
            <w:tcW w:w="374" w:type="pct"/>
            <w:noWrap/>
            <w:vAlign w:val="center"/>
            <w:hideMark/>
          </w:tcPr>
          <w:p ns2:paraId="41DAD924"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33.5 ± 1.76 (3)</w:t>
            </w:r>
          </w:p>
        </w:tc>
        <w:tc>
          <w:tcPr>
            <w:tcW w:w="521" w:type="pct"/>
            <w:noWrap/>
            <w:vAlign w:val="center"/>
            <w:hideMark/>
          </w:tcPr>
          <w:p ns2:paraId="03C904DC"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2550 ± 382 (3)</w:t>
            </w:r>
          </w:p>
        </w:tc>
        <w:tc>
          <w:tcPr>
            <w:tcW w:w="521" w:type="pct"/>
            <w:noWrap/>
            <w:vAlign w:val="center"/>
            <w:hideMark/>
          </w:tcPr>
          <w:p ns2:paraId="51CC2A09" ns2:textId="77777777" w:rsidR="00A76D5D" w:rsidRPr="00B24627" w:rsidRDefault="00A76D5D" w:rsidP="00711F42">
            <w:pPr>
              <w:jc w:val="center"/>
              <w:rPr>
                <w:rFonts w:eastAsia="SimSun"/>
                <w:color w:val="000000"/>
                <w:sz w:val="18"/>
                <w:szCs w:val="18"/>
              </w:rPr>
            </w:pPr>
            <w:r w:rsidRPr="00B24627">
              <w:rPr>
                <w:rFonts w:eastAsia="SimSun"/>
                <w:sz w:val="18"/>
                <w:szCs w:val="18"/>
              </w:rPr>
              <w:t>52.6±5 (3)</w:t>
            </w:r>
          </w:p>
        </w:tc>
        <w:tc>
          <w:tcPr>
            <w:tcW w:w="416" w:type="pct"/>
            <w:noWrap/>
            <w:vAlign w:val="center"/>
            <w:hideMark/>
          </w:tcPr>
          <w:p ns2:paraId="20758B5D" ns2:textId="52C572B3"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417" w:type="pct"/>
            <w:noWrap/>
            <w:vAlign w:val="center"/>
            <w:hideMark/>
          </w:tcPr>
          <w:p ns2:paraId="58703E6F" ns2:textId="2F201CD7" w:rsidR="00A76D5D" w:rsidRPr="00B24627" w:rsidRDefault="00472392" w:rsidP="00711F42">
            <w:pPr>
              <w:jc w:val="center"/>
              <w:rPr>
                <w:rFonts w:eastAsia="SimSun"/>
                <w:sz w:val="18"/>
                <w:szCs w:val="18"/>
              </w:rPr>
            </w:pPr>
            <w:r>
              <w:rPr>
                <w:rFonts w:eastAsia="SimSun"/>
                <w:sz w:val="18"/>
                <w:szCs w:val="18"/>
              </w:rPr>
              <w:t>-</w:t>
            </w:r>
          </w:p>
        </w:tc>
      </w:tr>
      <w:tr w:rsidR="00E31C71" w:rsidRPr="00A76D5D" ns2:paraId="4B4F0969" ns2:textId="77777777" w:rsidTr="00E31C71">
        <w:trPr>
          <w:trHeight w:val="408"/>
          <w:jc w:val="center"/>
        </w:trPr>
        <w:tc>
          <w:tcPr>
            <w:tcW w:w="498" w:type="pct"/>
            <w:vMerge/>
            <w:vAlign w:val="center"/>
            <w:hideMark/>
          </w:tcPr>
          <w:p ns2:paraId="6593715E" ns2:textId="77777777" w:rsidR="00A76D5D" w:rsidRPr="00B24627" w:rsidRDefault="00A76D5D" w:rsidP="00711F42">
            <w:pPr>
              <w:jc w:val="center"/>
              <w:rPr>
                <w:rFonts w:eastAsia="SimSun"/>
                <w:color w:val="000000"/>
                <w:sz w:val="18"/>
                <w:szCs w:val="18"/>
              </w:rPr>
            </w:pPr>
          </w:p>
        </w:tc>
        <w:tc>
          <w:tcPr>
            <w:tcW w:w="400" w:type="pct"/>
            <w:vMerge/>
            <w:vAlign w:val="center"/>
            <w:hideMark/>
          </w:tcPr>
          <w:p ns2:paraId="64710B26" ns2:textId="77777777" w:rsidR="00A76D5D" w:rsidRPr="00B24627" w:rsidRDefault="00A76D5D" w:rsidP="00711F42">
            <w:pPr>
              <w:jc w:val="center"/>
              <w:rPr>
                <w:rFonts w:eastAsia="SimSun"/>
                <w:color w:val="000000"/>
                <w:sz w:val="18"/>
                <w:szCs w:val="18"/>
              </w:rPr>
            </w:pPr>
          </w:p>
        </w:tc>
        <w:tc>
          <w:tcPr>
            <w:tcW w:w="350" w:type="pct"/>
            <w:noWrap/>
            <w:vAlign w:val="center"/>
            <w:hideMark/>
          </w:tcPr>
          <w:p ns2:paraId="5FC58F23"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C3D1</w:t>
            </w:r>
          </w:p>
        </w:tc>
        <w:tc>
          <w:tcPr>
            <w:tcW w:w="452" w:type="pct"/>
            <w:noWrap/>
            <w:vAlign w:val="center"/>
            <w:hideMark/>
          </w:tcPr>
          <w:p ns2:paraId="391125DB"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105 ± 16.1 (3)</w:t>
            </w:r>
          </w:p>
        </w:tc>
        <w:tc>
          <w:tcPr>
            <w:tcW w:w="499" w:type="pct"/>
            <w:noWrap/>
            <w:vAlign w:val="center"/>
            <w:hideMark/>
          </w:tcPr>
          <w:p ns2:paraId="61E60ADD"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0.190 ± 0.0843 (3)</w:t>
            </w:r>
          </w:p>
        </w:tc>
        <w:tc>
          <w:tcPr>
            <w:tcW w:w="551" w:type="pct"/>
            <w:noWrap/>
            <w:vAlign w:val="center"/>
            <w:hideMark/>
          </w:tcPr>
          <w:p ns2:paraId="513BA4FD" ns2:textId="77777777" w:rsidR="00A76D5D" w:rsidRPr="00B24627" w:rsidRDefault="00A76D5D" w:rsidP="00711F42">
            <w:pPr>
              <w:jc w:val="center"/>
              <w:rPr>
                <w:rFonts w:eastAsia="SimSun"/>
                <w:color w:val="000000"/>
                <w:sz w:val="18"/>
                <w:szCs w:val="18"/>
              </w:rPr>
            </w:pPr>
            <w:r w:rsidRPr="00B24627">
              <w:rPr>
                <w:rFonts w:eastAsia="SimSun"/>
                <w:sz w:val="18"/>
                <w:szCs w:val="18"/>
              </w:rPr>
              <w:t>6400 ± 551 (3)</w:t>
            </w:r>
          </w:p>
        </w:tc>
        <w:tc>
          <w:tcPr>
            <w:tcW w:w="374" w:type="pct"/>
            <w:noWrap/>
            <w:vAlign w:val="center"/>
            <w:hideMark/>
          </w:tcPr>
          <w:p ns2:paraId="78355C8B"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35.5 ± 3.93 (3)</w:t>
            </w:r>
          </w:p>
        </w:tc>
        <w:tc>
          <w:tcPr>
            <w:tcW w:w="521" w:type="pct"/>
            <w:noWrap/>
            <w:vAlign w:val="center"/>
            <w:hideMark/>
          </w:tcPr>
          <w:p ns2:paraId="322C2A25"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2380 ± 501 (3)</w:t>
            </w:r>
          </w:p>
        </w:tc>
        <w:tc>
          <w:tcPr>
            <w:tcW w:w="521" w:type="pct"/>
            <w:noWrap/>
            <w:vAlign w:val="center"/>
            <w:hideMark/>
          </w:tcPr>
          <w:p ns2:paraId="6359ABC6" ns2:textId="77777777" w:rsidR="00A76D5D" w:rsidRPr="00B24627" w:rsidRDefault="00A76D5D" w:rsidP="00711F42">
            <w:pPr>
              <w:jc w:val="center"/>
              <w:rPr>
                <w:rFonts w:eastAsia="SimSun"/>
                <w:color w:val="000000"/>
                <w:sz w:val="18"/>
                <w:szCs w:val="18"/>
              </w:rPr>
            </w:pPr>
            <w:r w:rsidRPr="00B24627">
              <w:rPr>
                <w:rFonts w:eastAsia="SimSun"/>
                <w:sz w:val="18"/>
                <w:szCs w:val="18"/>
              </w:rPr>
              <w:t>46.1 ± 4.39 (3)</w:t>
            </w:r>
          </w:p>
        </w:tc>
        <w:tc>
          <w:tcPr>
            <w:tcW w:w="416" w:type="pct"/>
            <w:noWrap/>
            <w:vAlign w:val="center"/>
            <w:hideMark/>
          </w:tcPr>
          <w:p ns2:paraId="021FBF13"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0.940 ± 0.095 (3)</w:t>
            </w:r>
          </w:p>
        </w:tc>
        <w:tc>
          <w:tcPr>
            <w:tcW w:w="417" w:type="pct"/>
            <w:noWrap/>
            <w:vAlign w:val="center"/>
            <w:hideMark/>
          </w:tcPr>
          <w:p ns2:paraId="16F1DDD9"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1.15 ± 0.176 (3)</w:t>
            </w:r>
          </w:p>
        </w:tc>
      </w:tr>
      <w:tr w:rsidR="00E31C71" w:rsidRPr="00A76D5D" ns2:paraId="515B216F" ns2:textId="77777777" w:rsidTr="00E31C71">
        <w:trPr>
          <w:trHeight w:val="408"/>
          <w:jc w:val="center"/>
        </w:trPr>
        <w:tc>
          <w:tcPr>
            <w:tcW w:w="498" w:type="pct"/>
            <w:vMerge/>
            <w:vAlign w:val="center"/>
            <w:hideMark/>
          </w:tcPr>
          <w:p ns2:paraId="298669A0" ns2:textId="77777777" w:rsidR="00A76D5D" w:rsidRPr="00B24627" w:rsidRDefault="00A76D5D" w:rsidP="00711F42">
            <w:pPr>
              <w:jc w:val="center"/>
              <w:rPr>
                <w:rFonts w:eastAsia="SimSun"/>
                <w:color w:val="000000"/>
                <w:sz w:val="18"/>
                <w:szCs w:val="18"/>
              </w:rPr>
            </w:pPr>
          </w:p>
        </w:tc>
        <w:tc>
          <w:tcPr>
            <w:tcW w:w="400" w:type="pct"/>
            <w:vMerge w:val="restart"/>
            <w:noWrap/>
            <w:vAlign w:val="center"/>
            <w:hideMark/>
          </w:tcPr>
          <w:p ns2:paraId="248ED959"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6 mg/kg</w:t>
            </w:r>
          </w:p>
        </w:tc>
        <w:tc>
          <w:tcPr>
            <w:tcW w:w="350" w:type="pct"/>
            <w:noWrap/>
            <w:vAlign w:val="center"/>
            <w:hideMark/>
          </w:tcPr>
          <w:p ns2:paraId="1734E3FB"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C1D1</w:t>
            </w:r>
          </w:p>
        </w:tc>
        <w:tc>
          <w:tcPr>
            <w:tcW w:w="452" w:type="pct"/>
            <w:noWrap/>
            <w:vAlign w:val="center"/>
            <w:hideMark/>
          </w:tcPr>
          <w:p ns2:paraId="631AD3F2"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147 ± 22.9 (7)</w:t>
            </w:r>
          </w:p>
        </w:tc>
        <w:tc>
          <w:tcPr>
            <w:tcW w:w="499" w:type="pct"/>
            <w:noWrap/>
            <w:vAlign w:val="center"/>
            <w:hideMark/>
          </w:tcPr>
          <w:p ns2:paraId="1741DADC"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0.0447 ± 0.109 (6)</w:t>
            </w:r>
          </w:p>
        </w:tc>
        <w:tc>
          <w:tcPr>
            <w:tcW w:w="551" w:type="pct"/>
            <w:noWrap/>
            <w:vAlign w:val="center"/>
            <w:hideMark/>
          </w:tcPr>
          <w:p ns2:paraId="5475EBA2" ns2:textId="77777777" w:rsidR="00A76D5D" w:rsidRPr="00B24627" w:rsidRDefault="00A76D5D" w:rsidP="00711F42">
            <w:pPr>
              <w:jc w:val="center"/>
              <w:rPr>
                <w:rFonts w:eastAsia="SimSun"/>
                <w:color w:val="000000"/>
                <w:sz w:val="18"/>
                <w:szCs w:val="18"/>
              </w:rPr>
            </w:pPr>
            <w:r w:rsidRPr="00B24627">
              <w:rPr>
                <w:rFonts w:eastAsia="SimSun"/>
                <w:sz w:val="18"/>
                <w:szCs w:val="18"/>
              </w:rPr>
              <w:t>7590±2180 (7)</w:t>
            </w:r>
          </w:p>
        </w:tc>
        <w:tc>
          <w:tcPr>
            <w:tcW w:w="374" w:type="pct"/>
            <w:noWrap/>
            <w:vAlign w:val="center"/>
            <w:hideMark/>
          </w:tcPr>
          <w:p ns2:paraId="4ADD8B27"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30.9 ± 3.59 (7)</w:t>
            </w:r>
          </w:p>
        </w:tc>
        <w:tc>
          <w:tcPr>
            <w:tcW w:w="521" w:type="pct"/>
            <w:noWrap/>
            <w:vAlign w:val="center"/>
            <w:hideMark/>
          </w:tcPr>
          <w:p ns2:paraId="30304730"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2570 ± 364 (7)</w:t>
            </w:r>
          </w:p>
        </w:tc>
        <w:tc>
          <w:tcPr>
            <w:tcW w:w="521" w:type="pct"/>
            <w:noWrap/>
            <w:vAlign w:val="center"/>
            <w:hideMark/>
          </w:tcPr>
          <w:p ns2:paraId="4727C51E" ns2:textId="77777777" w:rsidR="00A76D5D" w:rsidRPr="00B24627" w:rsidRDefault="00A76D5D" w:rsidP="00711F42">
            <w:pPr>
              <w:jc w:val="center"/>
              <w:rPr>
                <w:rFonts w:eastAsia="SimSun"/>
                <w:color w:val="000000"/>
                <w:sz w:val="18"/>
                <w:szCs w:val="18"/>
              </w:rPr>
            </w:pPr>
            <w:r w:rsidRPr="00B24627">
              <w:rPr>
                <w:rFonts w:eastAsia="SimSun"/>
                <w:sz w:val="18"/>
                <w:szCs w:val="18"/>
              </w:rPr>
              <w:t>59±15.6 (7)</w:t>
            </w:r>
          </w:p>
        </w:tc>
        <w:tc>
          <w:tcPr>
            <w:tcW w:w="416" w:type="pct"/>
            <w:noWrap/>
            <w:vAlign w:val="center"/>
            <w:hideMark/>
          </w:tcPr>
          <w:p ns2:paraId="5BC1F114" ns2:textId="65923D5B"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417" w:type="pct"/>
            <w:noWrap/>
            <w:vAlign w:val="center"/>
            <w:hideMark/>
          </w:tcPr>
          <w:p ns2:paraId="3A4A7CA9" ns2:textId="03A09BB5" w:rsidR="00A76D5D" w:rsidRPr="00B24627" w:rsidRDefault="00472392" w:rsidP="00711F42">
            <w:pPr>
              <w:jc w:val="center"/>
              <w:rPr>
                <w:rFonts w:eastAsia="SimSun"/>
                <w:sz w:val="18"/>
                <w:szCs w:val="18"/>
              </w:rPr>
            </w:pPr>
            <w:r>
              <w:rPr>
                <w:rFonts w:eastAsia="SimSun"/>
                <w:sz w:val="18"/>
                <w:szCs w:val="18"/>
              </w:rPr>
              <w:t>-</w:t>
            </w:r>
          </w:p>
        </w:tc>
      </w:tr>
      <w:tr w:rsidR="00E31C71" w:rsidRPr="00A76D5D" ns2:paraId="307AFE9E" ns2:textId="77777777" w:rsidTr="00E31C71">
        <w:trPr>
          <w:trHeight w:val="408"/>
          <w:jc w:val="center"/>
        </w:trPr>
        <w:tc>
          <w:tcPr>
            <w:tcW w:w="498" w:type="pct"/>
            <w:vMerge/>
            <w:vAlign w:val="center"/>
            <w:hideMark/>
          </w:tcPr>
          <w:p ns2:paraId="65902829" ns2:textId="77777777" w:rsidR="00A76D5D" w:rsidRPr="00B24627" w:rsidRDefault="00A76D5D" w:rsidP="00711F42">
            <w:pPr>
              <w:jc w:val="center"/>
              <w:rPr>
                <w:rFonts w:eastAsia="SimSun"/>
                <w:color w:val="000000"/>
                <w:sz w:val="18"/>
                <w:szCs w:val="18"/>
              </w:rPr>
            </w:pPr>
          </w:p>
        </w:tc>
        <w:tc>
          <w:tcPr>
            <w:tcW w:w="400" w:type="pct"/>
            <w:vMerge/>
            <w:vAlign w:val="center"/>
            <w:hideMark/>
          </w:tcPr>
          <w:p ns2:paraId="66619F28" ns2:textId="77777777" w:rsidR="00A76D5D" w:rsidRPr="00B24627" w:rsidRDefault="00A76D5D" w:rsidP="00711F42">
            <w:pPr>
              <w:jc w:val="center"/>
              <w:rPr>
                <w:rFonts w:eastAsia="SimSun"/>
                <w:color w:val="000000"/>
                <w:sz w:val="18"/>
                <w:szCs w:val="18"/>
              </w:rPr>
            </w:pPr>
          </w:p>
        </w:tc>
        <w:tc>
          <w:tcPr>
            <w:tcW w:w="350" w:type="pct"/>
            <w:noWrap/>
            <w:vAlign w:val="center"/>
            <w:hideMark/>
          </w:tcPr>
          <w:p ns2:paraId="4A23C1CF"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C3D1</w:t>
            </w:r>
          </w:p>
        </w:tc>
        <w:tc>
          <w:tcPr>
            <w:tcW w:w="452" w:type="pct"/>
            <w:noWrap/>
            <w:vAlign w:val="center"/>
            <w:hideMark/>
          </w:tcPr>
          <w:p ns2:paraId="58CEFAD7"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68.0 ± 41.8 (4)</w:t>
            </w:r>
          </w:p>
        </w:tc>
        <w:tc>
          <w:tcPr>
            <w:tcW w:w="499" w:type="pct"/>
            <w:noWrap/>
            <w:vAlign w:val="center"/>
            <w:hideMark/>
          </w:tcPr>
          <w:p ns2:paraId="1779DF60"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0.197 ± 0.189 (4)</w:t>
            </w:r>
          </w:p>
        </w:tc>
        <w:tc>
          <w:tcPr>
            <w:tcW w:w="551" w:type="pct"/>
            <w:noWrap/>
            <w:vAlign w:val="center"/>
            <w:hideMark/>
          </w:tcPr>
          <w:p ns2:paraId="397B347A" ns2:textId="77777777" w:rsidR="00A76D5D" w:rsidRPr="00B24627" w:rsidRDefault="00A76D5D" w:rsidP="00711F42">
            <w:pPr>
              <w:jc w:val="center"/>
              <w:rPr>
                <w:rFonts w:eastAsia="SimSun"/>
                <w:color w:val="000000"/>
                <w:sz w:val="18"/>
                <w:szCs w:val="18"/>
              </w:rPr>
            </w:pPr>
            <w:r w:rsidRPr="00B24627">
              <w:rPr>
                <w:rFonts w:eastAsia="SimSun"/>
                <w:sz w:val="18"/>
                <w:szCs w:val="18"/>
              </w:rPr>
              <w:t>3700 ± 3050 (4)</w:t>
            </w:r>
          </w:p>
        </w:tc>
        <w:tc>
          <w:tcPr>
            <w:tcW w:w="374" w:type="pct"/>
            <w:noWrap/>
            <w:vAlign w:val="center"/>
            <w:hideMark/>
          </w:tcPr>
          <w:p ns2:paraId="4698F48D"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32.7 ± 22.6 (4)</w:t>
            </w:r>
          </w:p>
        </w:tc>
        <w:tc>
          <w:tcPr>
            <w:tcW w:w="521" w:type="pct"/>
            <w:noWrap/>
            <w:vAlign w:val="center"/>
            <w:hideMark/>
          </w:tcPr>
          <w:p ns2:paraId="74EAA2F4"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3150 ± 1130 (4)</w:t>
            </w:r>
          </w:p>
        </w:tc>
        <w:tc>
          <w:tcPr>
            <w:tcW w:w="521" w:type="pct"/>
            <w:noWrap/>
            <w:vAlign w:val="center"/>
            <w:hideMark/>
          </w:tcPr>
          <w:p ns2:paraId="687A73C2" ns2:textId="77777777" w:rsidR="00A76D5D" w:rsidRPr="00B24627" w:rsidRDefault="00A76D5D" w:rsidP="00711F42">
            <w:pPr>
              <w:jc w:val="center"/>
              <w:rPr>
                <w:rFonts w:eastAsia="SimSun"/>
                <w:color w:val="000000"/>
                <w:sz w:val="18"/>
                <w:szCs w:val="18"/>
              </w:rPr>
            </w:pPr>
            <w:r w:rsidRPr="00B24627">
              <w:rPr>
                <w:rFonts w:eastAsia="SimSun"/>
                <w:sz w:val="18"/>
                <w:szCs w:val="18"/>
              </w:rPr>
              <w:t>142 ± 187 (4)</w:t>
            </w:r>
          </w:p>
        </w:tc>
        <w:tc>
          <w:tcPr>
            <w:tcW w:w="416" w:type="pct"/>
            <w:noWrap/>
            <w:vAlign w:val="center"/>
            <w:hideMark/>
          </w:tcPr>
          <w:p ns2:paraId="3CB7C2E7"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0.428 ± 0.238 (4)</w:t>
            </w:r>
          </w:p>
        </w:tc>
        <w:tc>
          <w:tcPr>
            <w:tcW w:w="417" w:type="pct"/>
            <w:noWrap/>
            <w:vAlign w:val="center"/>
            <w:hideMark/>
          </w:tcPr>
          <w:p ns2:paraId="70BCE132"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0.410 ± 0.289 (4)</w:t>
            </w:r>
          </w:p>
        </w:tc>
      </w:tr>
      <w:tr w:rsidR="00E31C71" w:rsidRPr="00A76D5D" ns2:paraId="52783C0A" ns2:textId="77777777" w:rsidTr="00E31C71">
        <w:trPr>
          <w:trHeight w:val="408"/>
          <w:jc w:val="center"/>
        </w:trPr>
        <w:tc>
          <w:tcPr>
            <w:tcW w:w="498" w:type="pct"/>
            <w:vMerge w:val="restart"/>
            <w:noWrap/>
            <w:vAlign w:val="center"/>
            <w:hideMark/>
          </w:tcPr>
          <w:p ns2:paraId="4F9F2E6F" ns2:textId="58E95FD6" w:rsidR="00A76D5D" w:rsidRPr="00B24627" w:rsidRDefault="00A76D5D" w:rsidP="00711F42">
            <w:pPr>
              <w:jc w:val="center"/>
              <w:rPr>
                <w:rFonts w:eastAsia="SimSun"/>
                <w:sz w:val="18"/>
                <w:szCs w:val="18"/>
              </w:rPr>
            </w:pPr>
            <w:r w:rsidRPr="00B24627">
              <w:rPr>
                <w:rFonts w:eastAsia="SimSun"/>
                <w:sz w:val="18"/>
                <w:szCs w:val="18"/>
              </w:rPr>
              <w:t>TA</w:t>
            </w:r>
            <w:r w:rsidR="00E31C71">
              <w:rPr>
                <w:rFonts w:eastAsia="SimSun"/>
                <w:sz w:val="18"/>
                <w:szCs w:val="18"/>
              </w:rPr>
              <w:t>b</w:t>
            </w:r>
          </w:p>
        </w:tc>
        <w:tc>
          <w:tcPr>
            <w:tcW w:w="400" w:type="pct"/>
            <w:vMerge w:val="restart"/>
            <w:noWrap/>
            <w:vAlign w:val="center"/>
            <w:hideMark/>
          </w:tcPr>
          <w:p ns2:paraId="28C52773"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2 mg/kg</w:t>
            </w:r>
          </w:p>
        </w:tc>
        <w:tc>
          <w:tcPr>
            <w:tcW w:w="350" w:type="pct"/>
            <w:noWrap/>
            <w:vAlign w:val="center"/>
            <w:hideMark/>
          </w:tcPr>
          <w:p ns2:paraId="2E87396D"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C1D1</w:t>
            </w:r>
          </w:p>
        </w:tc>
        <w:tc>
          <w:tcPr>
            <w:tcW w:w="452" w:type="pct"/>
            <w:noWrap/>
            <w:vAlign w:val="center"/>
            <w:hideMark/>
          </w:tcPr>
          <w:p ns2:paraId="14B2CB7D"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46.7 ± 4.63 (4)</w:t>
            </w:r>
          </w:p>
        </w:tc>
        <w:tc>
          <w:tcPr>
            <w:tcW w:w="499" w:type="pct"/>
            <w:noWrap/>
            <w:vAlign w:val="center"/>
            <w:hideMark/>
          </w:tcPr>
          <w:p ns2:paraId="2A35396D"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0.643 ± 0.206 (4)</w:t>
            </w:r>
          </w:p>
        </w:tc>
        <w:tc>
          <w:tcPr>
            <w:tcW w:w="551" w:type="pct"/>
            <w:noWrap/>
            <w:vAlign w:val="center"/>
            <w:hideMark/>
          </w:tcPr>
          <w:p ns2:paraId="56E8DB38" ns2:textId="77777777" w:rsidR="00A76D5D" w:rsidRPr="00B24627" w:rsidRDefault="00A76D5D" w:rsidP="00711F42">
            <w:pPr>
              <w:jc w:val="center"/>
              <w:rPr>
                <w:rFonts w:eastAsia="SimSun"/>
                <w:color w:val="000000"/>
                <w:sz w:val="18"/>
                <w:szCs w:val="18"/>
              </w:rPr>
            </w:pPr>
            <w:r w:rsidRPr="00B24627">
              <w:rPr>
                <w:rFonts w:eastAsia="SimSun"/>
                <w:sz w:val="18"/>
                <w:szCs w:val="18"/>
              </w:rPr>
              <w:t>2410±230 (4)</w:t>
            </w:r>
          </w:p>
        </w:tc>
        <w:tc>
          <w:tcPr>
            <w:tcW w:w="374" w:type="pct"/>
            <w:noWrap/>
            <w:vAlign w:val="center"/>
            <w:hideMark/>
          </w:tcPr>
          <w:p ns2:paraId="3E2EDE44"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65.0 ± 5.00 (4)</w:t>
            </w:r>
          </w:p>
        </w:tc>
        <w:tc>
          <w:tcPr>
            <w:tcW w:w="521" w:type="pct"/>
            <w:noWrap/>
            <w:vAlign w:val="center"/>
          </w:tcPr>
          <w:p ns2:paraId="2711B843" ns2:textId="4D4ECCA8"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521" w:type="pct"/>
            <w:noWrap/>
            <w:vAlign w:val="center"/>
          </w:tcPr>
          <w:p ns2:paraId="6DD6A8D8" ns2:textId="7D8349A9"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416" w:type="pct"/>
            <w:noWrap/>
            <w:vAlign w:val="center"/>
            <w:hideMark/>
          </w:tcPr>
          <w:p ns2:paraId="5F1863BF" ns2:textId="548B243E"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417" w:type="pct"/>
            <w:noWrap/>
            <w:vAlign w:val="center"/>
            <w:hideMark/>
          </w:tcPr>
          <w:p ns2:paraId="45B78B33" ns2:textId="0762C404" w:rsidR="00A76D5D" w:rsidRPr="00B24627" w:rsidRDefault="00472392" w:rsidP="00711F42">
            <w:pPr>
              <w:jc w:val="center"/>
              <w:rPr>
                <w:rFonts w:eastAsia="SimSun"/>
                <w:sz w:val="18"/>
                <w:szCs w:val="18"/>
              </w:rPr>
            </w:pPr>
            <w:r>
              <w:rPr>
                <w:rFonts w:eastAsia="SimSun"/>
                <w:sz w:val="18"/>
                <w:szCs w:val="18"/>
              </w:rPr>
              <w:t>-</w:t>
            </w:r>
          </w:p>
        </w:tc>
      </w:tr>
      <w:tr w:rsidR="00E31C71" w:rsidRPr="00A76D5D" ns2:paraId="482F50D5" ns2:textId="77777777" w:rsidTr="00E31C71">
        <w:trPr>
          <w:trHeight w:val="408"/>
          <w:jc w:val="center"/>
        </w:trPr>
        <w:tc>
          <w:tcPr>
            <w:tcW w:w="498" w:type="pct"/>
            <w:vMerge/>
            <w:vAlign w:val="center"/>
            <w:hideMark/>
          </w:tcPr>
          <w:p ns2:paraId="7101650D" ns2:textId="77777777" w:rsidR="00A76D5D" w:rsidRPr="00B24627" w:rsidRDefault="00A76D5D" w:rsidP="00711F42">
            <w:pPr>
              <w:jc w:val="center"/>
              <w:rPr>
                <w:rFonts w:eastAsia="SimSun"/>
                <w:color w:val="000000"/>
                <w:sz w:val="18"/>
                <w:szCs w:val="18"/>
              </w:rPr>
            </w:pPr>
          </w:p>
        </w:tc>
        <w:tc>
          <w:tcPr>
            <w:tcW w:w="400" w:type="pct"/>
            <w:vMerge/>
            <w:vAlign w:val="center"/>
            <w:hideMark/>
          </w:tcPr>
          <w:p ns2:paraId="5D8E85BA" ns2:textId="77777777" w:rsidR="00A76D5D" w:rsidRPr="00B24627" w:rsidRDefault="00A76D5D" w:rsidP="00711F42">
            <w:pPr>
              <w:jc w:val="center"/>
              <w:rPr>
                <w:rFonts w:eastAsia="SimSun"/>
                <w:color w:val="000000"/>
                <w:sz w:val="18"/>
                <w:szCs w:val="18"/>
              </w:rPr>
            </w:pPr>
          </w:p>
        </w:tc>
        <w:tc>
          <w:tcPr>
            <w:tcW w:w="350" w:type="pct"/>
            <w:noWrap/>
            <w:vAlign w:val="center"/>
            <w:hideMark/>
          </w:tcPr>
          <w:p ns2:paraId="3FAD20E3"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C3D1</w:t>
            </w:r>
          </w:p>
        </w:tc>
        <w:tc>
          <w:tcPr>
            <w:tcW w:w="452" w:type="pct"/>
            <w:noWrap/>
            <w:vAlign w:val="center"/>
            <w:hideMark/>
          </w:tcPr>
          <w:p ns2:paraId="6FD38904"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46.1 ± 7.65 (2)</w:t>
            </w:r>
          </w:p>
        </w:tc>
        <w:tc>
          <w:tcPr>
            <w:tcW w:w="499" w:type="pct"/>
            <w:noWrap/>
            <w:vAlign w:val="center"/>
            <w:hideMark/>
          </w:tcPr>
          <w:p ns2:paraId="213C5584"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0.555 ± 0.243 (2)</w:t>
            </w:r>
          </w:p>
        </w:tc>
        <w:tc>
          <w:tcPr>
            <w:tcW w:w="551" w:type="pct"/>
            <w:noWrap/>
            <w:vAlign w:val="center"/>
            <w:hideMark/>
          </w:tcPr>
          <w:p ns2:paraId="22A9748F" ns2:textId="77777777" w:rsidR="00A76D5D" w:rsidRPr="00B24627" w:rsidRDefault="00A76D5D" w:rsidP="00711F42">
            <w:pPr>
              <w:jc w:val="center"/>
              <w:rPr>
                <w:rFonts w:eastAsia="SimSun"/>
                <w:color w:val="000000"/>
                <w:sz w:val="18"/>
                <w:szCs w:val="18"/>
              </w:rPr>
            </w:pPr>
            <w:r w:rsidRPr="00B24627">
              <w:rPr>
                <w:rFonts w:eastAsia="SimSun"/>
                <w:sz w:val="18"/>
                <w:szCs w:val="18"/>
              </w:rPr>
              <w:t>2390 ± 577 (2)</w:t>
            </w:r>
          </w:p>
        </w:tc>
        <w:tc>
          <w:tcPr>
            <w:tcW w:w="374" w:type="pct"/>
            <w:noWrap/>
            <w:vAlign w:val="center"/>
            <w:hideMark/>
          </w:tcPr>
          <w:p ns2:paraId="59E94FFD"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65.3 ± 0.161 (2)</w:t>
            </w:r>
          </w:p>
        </w:tc>
        <w:tc>
          <w:tcPr>
            <w:tcW w:w="521" w:type="pct"/>
            <w:noWrap/>
            <w:vAlign w:val="center"/>
          </w:tcPr>
          <w:p ns2:paraId="66AE8608" ns2:textId="71ADDB29"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521" w:type="pct"/>
            <w:noWrap/>
            <w:vAlign w:val="center"/>
          </w:tcPr>
          <w:p ns2:paraId="5058DB0A" ns2:textId="22A47147"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416" w:type="pct"/>
            <w:noWrap/>
            <w:vAlign w:val="center"/>
            <w:hideMark/>
          </w:tcPr>
          <w:p ns2:paraId="7BD7EB51"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1.01 ± 0 (2)</w:t>
            </w:r>
          </w:p>
        </w:tc>
        <w:tc>
          <w:tcPr>
            <w:tcW w:w="417" w:type="pct"/>
            <w:noWrap/>
            <w:vAlign w:val="center"/>
            <w:hideMark/>
          </w:tcPr>
          <w:p ns2:paraId="256B76B7"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1.08 ± 0.205 (2)</w:t>
            </w:r>
          </w:p>
        </w:tc>
      </w:tr>
      <w:tr w:rsidR="00E31C71" w:rsidRPr="00A76D5D" ns2:paraId="290AC9B9" ns2:textId="77777777" w:rsidTr="00E31C71">
        <w:trPr>
          <w:trHeight w:val="408"/>
          <w:jc w:val="center"/>
        </w:trPr>
        <w:tc>
          <w:tcPr>
            <w:tcW w:w="498" w:type="pct"/>
            <w:vMerge/>
            <w:vAlign w:val="center"/>
            <w:hideMark/>
          </w:tcPr>
          <w:p ns2:paraId="341235AB" ns2:textId="77777777" w:rsidR="00A76D5D" w:rsidRPr="00B24627" w:rsidRDefault="00A76D5D" w:rsidP="00711F42">
            <w:pPr>
              <w:jc w:val="center"/>
              <w:rPr>
                <w:rFonts w:eastAsia="SimSun"/>
                <w:color w:val="000000"/>
                <w:sz w:val="18"/>
                <w:szCs w:val="18"/>
              </w:rPr>
            </w:pPr>
          </w:p>
        </w:tc>
        <w:tc>
          <w:tcPr>
            <w:tcW w:w="400" w:type="pct"/>
            <w:vMerge w:val="restart"/>
            <w:noWrap/>
            <w:vAlign w:val="center"/>
            <w:hideMark/>
          </w:tcPr>
          <w:p ns2:paraId="39A1C081"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4 mg/kg</w:t>
            </w:r>
          </w:p>
        </w:tc>
        <w:tc>
          <w:tcPr>
            <w:tcW w:w="350" w:type="pct"/>
            <w:noWrap/>
            <w:vAlign w:val="center"/>
            <w:hideMark/>
          </w:tcPr>
          <w:p ns2:paraId="0D62F779"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C1D1</w:t>
            </w:r>
          </w:p>
        </w:tc>
        <w:tc>
          <w:tcPr>
            <w:tcW w:w="452" w:type="pct"/>
            <w:noWrap/>
            <w:vAlign w:val="center"/>
            <w:hideMark/>
          </w:tcPr>
          <w:p ns2:paraId="28BC91EF"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89.2 ± 21.5 (7)</w:t>
            </w:r>
          </w:p>
        </w:tc>
        <w:tc>
          <w:tcPr>
            <w:tcW w:w="499" w:type="pct"/>
            <w:noWrap/>
            <w:vAlign w:val="center"/>
            <w:hideMark/>
          </w:tcPr>
          <w:p ns2:paraId="65374168"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2.11 ±1.23 (7)</w:t>
            </w:r>
          </w:p>
        </w:tc>
        <w:tc>
          <w:tcPr>
            <w:tcW w:w="551" w:type="pct"/>
            <w:noWrap/>
            <w:vAlign w:val="center"/>
            <w:hideMark/>
          </w:tcPr>
          <w:p ns2:paraId="13D52CD8" ns2:textId="77777777" w:rsidR="00A76D5D" w:rsidRPr="00B24627" w:rsidRDefault="00A76D5D" w:rsidP="00711F42">
            <w:pPr>
              <w:jc w:val="center"/>
              <w:rPr>
                <w:rFonts w:eastAsia="SimSun"/>
                <w:color w:val="000000"/>
                <w:sz w:val="18"/>
                <w:szCs w:val="18"/>
              </w:rPr>
            </w:pPr>
            <w:r w:rsidRPr="00B24627">
              <w:rPr>
                <w:rFonts w:eastAsia="SimSun"/>
                <w:sz w:val="18"/>
                <w:szCs w:val="18"/>
              </w:rPr>
              <w:t>5930±1680 (7)</w:t>
            </w:r>
          </w:p>
        </w:tc>
        <w:tc>
          <w:tcPr>
            <w:tcW w:w="374" w:type="pct"/>
            <w:noWrap/>
            <w:vAlign w:val="center"/>
            <w:hideMark/>
          </w:tcPr>
          <w:p ns2:paraId="742609D2"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73.6 ± 15.2 (7)</w:t>
            </w:r>
          </w:p>
        </w:tc>
        <w:tc>
          <w:tcPr>
            <w:tcW w:w="521" w:type="pct"/>
            <w:noWrap/>
            <w:vAlign w:val="center"/>
          </w:tcPr>
          <w:p ns2:paraId="7253B5B2" ns2:textId="7FE41E88"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521" w:type="pct"/>
            <w:noWrap/>
            <w:vAlign w:val="center"/>
          </w:tcPr>
          <w:p ns2:paraId="106E69F9" ns2:textId="0E62BBE9"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416" w:type="pct"/>
            <w:noWrap/>
            <w:vAlign w:val="center"/>
            <w:hideMark/>
          </w:tcPr>
          <w:p ns2:paraId="76E4361E" ns2:textId="0121381E"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417" w:type="pct"/>
            <w:noWrap/>
            <w:vAlign w:val="center"/>
            <w:hideMark/>
          </w:tcPr>
          <w:p ns2:paraId="2BFD13BC" ns2:textId="790AB7C3" w:rsidR="00A76D5D" w:rsidRPr="00B24627" w:rsidRDefault="00472392" w:rsidP="00711F42">
            <w:pPr>
              <w:jc w:val="center"/>
              <w:rPr>
                <w:rFonts w:eastAsia="SimSun"/>
                <w:sz w:val="18"/>
                <w:szCs w:val="18"/>
              </w:rPr>
            </w:pPr>
            <w:r>
              <w:rPr>
                <w:rFonts w:eastAsia="SimSun"/>
                <w:sz w:val="18"/>
                <w:szCs w:val="18"/>
              </w:rPr>
              <w:t>-</w:t>
            </w:r>
          </w:p>
        </w:tc>
      </w:tr>
      <w:tr w:rsidR="00E31C71" w:rsidRPr="00A76D5D" ns2:paraId="3D42EEFC" ns2:textId="77777777" w:rsidTr="00E31C71">
        <w:trPr>
          <w:trHeight w:val="408"/>
          <w:jc w:val="center"/>
        </w:trPr>
        <w:tc>
          <w:tcPr>
            <w:tcW w:w="498" w:type="pct"/>
            <w:vMerge/>
            <w:vAlign w:val="center"/>
            <w:hideMark/>
          </w:tcPr>
          <w:p ns2:paraId="1E16A3B3" ns2:textId="77777777" w:rsidR="00A76D5D" w:rsidRPr="00B24627" w:rsidRDefault="00A76D5D" w:rsidP="00711F42">
            <w:pPr>
              <w:jc w:val="center"/>
              <w:rPr>
                <w:rFonts w:eastAsia="SimSun"/>
                <w:color w:val="000000"/>
                <w:sz w:val="18"/>
                <w:szCs w:val="18"/>
              </w:rPr>
            </w:pPr>
          </w:p>
        </w:tc>
        <w:tc>
          <w:tcPr>
            <w:tcW w:w="400" w:type="pct"/>
            <w:vMerge/>
            <w:vAlign w:val="center"/>
            <w:hideMark/>
          </w:tcPr>
          <w:p ns2:paraId="6592C78B" ns2:textId="77777777" w:rsidR="00A76D5D" w:rsidRPr="00B24627" w:rsidRDefault="00A76D5D" w:rsidP="00711F42">
            <w:pPr>
              <w:jc w:val="center"/>
              <w:rPr>
                <w:rFonts w:eastAsia="SimSun"/>
                <w:color w:val="000000"/>
                <w:sz w:val="18"/>
                <w:szCs w:val="18"/>
              </w:rPr>
            </w:pPr>
          </w:p>
        </w:tc>
        <w:tc>
          <w:tcPr>
            <w:tcW w:w="350" w:type="pct"/>
            <w:noWrap/>
            <w:vAlign w:val="center"/>
            <w:hideMark/>
          </w:tcPr>
          <w:p ns2:paraId="4AFDFE35"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C3D1</w:t>
            </w:r>
          </w:p>
        </w:tc>
        <w:tc>
          <w:tcPr>
            <w:tcW w:w="452" w:type="pct"/>
            <w:noWrap/>
            <w:vAlign w:val="center"/>
            <w:hideMark/>
          </w:tcPr>
          <w:p ns2:paraId="0D0E0183"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93.9 ± 25.8 (5)</w:t>
            </w:r>
          </w:p>
        </w:tc>
        <w:tc>
          <w:tcPr>
            <w:tcW w:w="499" w:type="pct"/>
            <w:noWrap/>
            <w:vAlign w:val="center"/>
            <w:hideMark/>
          </w:tcPr>
          <w:p ns2:paraId="6D5CB24A"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2.38 ±2.98 (5)</w:t>
            </w:r>
          </w:p>
        </w:tc>
        <w:tc>
          <w:tcPr>
            <w:tcW w:w="551" w:type="pct"/>
            <w:noWrap/>
            <w:vAlign w:val="center"/>
            <w:hideMark/>
          </w:tcPr>
          <w:p ns2:paraId="1830A776" ns2:textId="77777777" w:rsidR="00A76D5D" w:rsidRPr="00B24627" w:rsidRDefault="00A76D5D" w:rsidP="00711F42">
            <w:pPr>
              <w:jc w:val="center"/>
              <w:rPr>
                <w:rFonts w:eastAsia="SimSun"/>
                <w:color w:val="000000"/>
                <w:sz w:val="18"/>
                <w:szCs w:val="18"/>
              </w:rPr>
            </w:pPr>
            <w:r w:rsidRPr="00B24627">
              <w:rPr>
                <w:rFonts w:eastAsia="SimSun"/>
                <w:sz w:val="18"/>
                <w:szCs w:val="18"/>
              </w:rPr>
              <w:t>6500 ± 2450 (5)</w:t>
            </w:r>
          </w:p>
        </w:tc>
        <w:tc>
          <w:tcPr>
            <w:tcW w:w="374" w:type="pct"/>
            <w:noWrap/>
            <w:vAlign w:val="center"/>
            <w:hideMark/>
          </w:tcPr>
          <w:p ns2:paraId="1D9526F9"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75.8 ± 19.5 (4)</w:t>
            </w:r>
          </w:p>
        </w:tc>
        <w:tc>
          <w:tcPr>
            <w:tcW w:w="521" w:type="pct"/>
            <w:noWrap/>
            <w:vAlign w:val="center"/>
          </w:tcPr>
          <w:p ns2:paraId="7E04CE68" ns2:textId="52760861"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521" w:type="pct"/>
            <w:noWrap/>
            <w:vAlign w:val="center"/>
          </w:tcPr>
          <w:p ns2:paraId="196F7594" ns2:textId="1CCBA2F6"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416" w:type="pct"/>
            <w:noWrap/>
            <w:vAlign w:val="center"/>
            <w:hideMark/>
          </w:tcPr>
          <w:p ns2:paraId="63FE63BD"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1.02 ± 0.100 (5)</w:t>
            </w:r>
          </w:p>
        </w:tc>
        <w:tc>
          <w:tcPr>
            <w:tcW w:w="417" w:type="pct"/>
            <w:noWrap/>
            <w:vAlign w:val="center"/>
            <w:hideMark/>
          </w:tcPr>
          <w:p ns2:paraId="3145339C"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1.14 ± 0.262 (5)</w:t>
            </w:r>
          </w:p>
        </w:tc>
      </w:tr>
      <w:tr w:rsidR="00E31C71" w:rsidRPr="00A76D5D" ns2:paraId="3C8BD7BA" ns2:textId="77777777" w:rsidTr="00E31C71">
        <w:trPr>
          <w:trHeight w:val="408"/>
          <w:jc w:val="center"/>
        </w:trPr>
        <w:tc>
          <w:tcPr>
            <w:tcW w:w="498" w:type="pct"/>
            <w:vMerge/>
            <w:vAlign w:val="center"/>
            <w:hideMark/>
          </w:tcPr>
          <w:p ns2:paraId="29F5DADE" ns2:textId="77777777" w:rsidR="00A76D5D" w:rsidRPr="00B24627" w:rsidRDefault="00A76D5D" w:rsidP="00711F42">
            <w:pPr>
              <w:jc w:val="center"/>
              <w:rPr>
                <w:rFonts w:eastAsia="SimSun"/>
                <w:color w:val="000000"/>
                <w:sz w:val="18"/>
                <w:szCs w:val="18"/>
              </w:rPr>
            </w:pPr>
          </w:p>
        </w:tc>
        <w:tc>
          <w:tcPr>
            <w:tcW w:w="400" w:type="pct"/>
            <w:vMerge w:val="restart"/>
            <w:noWrap/>
            <w:vAlign w:val="center"/>
            <w:hideMark/>
          </w:tcPr>
          <w:p ns2:paraId="57DA48B2"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5 mg/kg</w:t>
            </w:r>
          </w:p>
        </w:tc>
        <w:tc>
          <w:tcPr>
            <w:tcW w:w="350" w:type="pct"/>
            <w:noWrap/>
            <w:vAlign w:val="center"/>
            <w:hideMark/>
          </w:tcPr>
          <w:p ns2:paraId="6C23AA88"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C1D1</w:t>
            </w:r>
          </w:p>
        </w:tc>
        <w:tc>
          <w:tcPr>
            <w:tcW w:w="452" w:type="pct"/>
            <w:noWrap/>
            <w:vAlign w:val="center"/>
            <w:hideMark/>
          </w:tcPr>
          <w:p ns2:paraId="2F520364"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111 ± 13.0 (7)</w:t>
            </w:r>
          </w:p>
        </w:tc>
        <w:tc>
          <w:tcPr>
            <w:tcW w:w="499" w:type="pct"/>
            <w:noWrap/>
            <w:vAlign w:val="center"/>
            <w:hideMark/>
          </w:tcPr>
          <w:p ns2:paraId="7858E107"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1.84 ±1.08 (5)</w:t>
            </w:r>
          </w:p>
        </w:tc>
        <w:tc>
          <w:tcPr>
            <w:tcW w:w="551" w:type="pct"/>
            <w:noWrap/>
            <w:vAlign w:val="center"/>
            <w:hideMark/>
          </w:tcPr>
          <w:p ns2:paraId="04BDB13F" ns2:textId="77777777" w:rsidR="00A76D5D" w:rsidRPr="00B24627" w:rsidRDefault="00A76D5D" w:rsidP="00711F42">
            <w:pPr>
              <w:jc w:val="center"/>
              <w:rPr>
                <w:rFonts w:eastAsia="SimSun"/>
                <w:color w:val="000000"/>
                <w:sz w:val="18"/>
                <w:szCs w:val="18"/>
              </w:rPr>
            </w:pPr>
            <w:r w:rsidRPr="00B24627">
              <w:rPr>
                <w:rFonts w:eastAsia="SimSun"/>
                <w:sz w:val="18"/>
                <w:szCs w:val="18"/>
              </w:rPr>
              <w:t>5780±759 (7)</w:t>
            </w:r>
          </w:p>
        </w:tc>
        <w:tc>
          <w:tcPr>
            <w:tcW w:w="374" w:type="pct"/>
            <w:noWrap/>
            <w:vAlign w:val="center"/>
            <w:hideMark/>
          </w:tcPr>
          <w:p ns2:paraId="7C458058"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70.6 ± 13.0 (6)</w:t>
            </w:r>
          </w:p>
        </w:tc>
        <w:tc>
          <w:tcPr>
            <w:tcW w:w="521" w:type="pct"/>
            <w:noWrap/>
            <w:vAlign w:val="center"/>
          </w:tcPr>
          <w:p ns2:paraId="1159B498" ns2:textId="5D48E0EB"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521" w:type="pct"/>
            <w:noWrap/>
            <w:vAlign w:val="center"/>
          </w:tcPr>
          <w:p ns2:paraId="3971F22D" ns2:textId="301FA0C0"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416" w:type="pct"/>
            <w:noWrap/>
            <w:vAlign w:val="center"/>
            <w:hideMark/>
          </w:tcPr>
          <w:p ns2:paraId="636482B6" ns2:textId="78CB6B1C"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417" w:type="pct"/>
            <w:noWrap/>
            <w:vAlign w:val="center"/>
            <w:hideMark/>
          </w:tcPr>
          <w:p ns2:paraId="21F75C35" ns2:textId="09DE90B8" w:rsidR="00A76D5D" w:rsidRPr="00B24627" w:rsidRDefault="00472392" w:rsidP="00711F42">
            <w:pPr>
              <w:jc w:val="center"/>
              <w:rPr>
                <w:rFonts w:eastAsia="SimSun"/>
                <w:sz w:val="18"/>
                <w:szCs w:val="18"/>
              </w:rPr>
            </w:pPr>
            <w:r>
              <w:rPr>
                <w:rFonts w:eastAsia="SimSun"/>
                <w:sz w:val="18"/>
                <w:szCs w:val="18"/>
              </w:rPr>
              <w:t>-</w:t>
            </w:r>
          </w:p>
        </w:tc>
      </w:tr>
      <w:tr w:rsidR="00E31C71" w:rsidRPr="00A76D5D" ns2:paraId="658D6170" ns2:textId="77777777" w:rsidTr="00E31C71">
        <w:trPr>
          <w:trHeight w:val="408"/>
          <w:jc w:val="center"/>
        </w:trPr>
        <w:tc>
          <w:tcPr>
            <w:tcW w:w="498" w:type="pct"/>
            <w:vMerge/>
            <w:vAlign w:val="center"/>
            <w:hideMark/>
          </w:tcPr>
          <w:p ns2:paraId="717F77F4" ns2:textId="77777777" w:rsidR="00A76D5D" w:rsidRPr="00B24627" w:rsidRDefault="00A76D5D" w:rsidP="00711F42">
            <w:pPr>
              <w:jc w:val="center"/>
              <w:rPr>
                <w:rFonts w:eastAsia="SimSun"/>
                <w:color w:val="000000"/>
                <w:sz w:val="18"/>
                <w:szCs w:val="18"/>
              </w:rPr>
            </w:pPr>
          </w:p>
        </w:tc>
        <w:tc>
          <w:tcPr>
            <w:tcW w:w="400" w:type="pct"/>
            <w:vMerge/>
            <w:vAlign w:val="center"/>
            <w:hideMark/>
          </w:tcPr>
          <w:p ns2:paraId="4229CB78" ns2:textId="77777777" w:rsidR="00A76D5D" w:rsidRPr="00B24627" w:rsidRDefault="00A76D5D" w:rsidP="00711F42">
            <w:pPr>
              <w:jc w:val="center"/>
              <w:rPr>
                <w:rFonts w:eastAsia="SimSun"/>
                <w:color w:val="000000"/>
                <w:sz w:val="18"/>
                <w:szCs w:val="18"/>
              </w:rPr>
            </w:pPr>
          </w:p>
        </w:tc>
        <w:tc>
          <w:tcPr>
            <w:tcW w:w="350" w:type="pct"/>
            <w:noWrap/>
            <w:vAlign w:val="center"/>
            <w:hideMark/>
          </w:tcPr>
          <w:p ns2:paraId="586F8FF0"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C3D1</w:t>
            </w:r>
          </w:p>
        </w:tc>
        <w:tc>
          <w:tcPr>
            <w:tcW w:w="452" w:type="pct"/>
            <w:noWrap/>
            <w:vAlign w:val="center"/>
            <w:hideMark/>
          </w:tcPr>
          <w:p ns2:paraId="4AF1BFC1"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85.9 ± 44.7 (3)</w:t>
            </w:r>
          </w:p>
        </w:tc>
        <w:tc>
          <w:tcPr>
            <w:tcW w:w="499" w:type="pct"/>
            <w:noWrap/>
            <w:vAlign w:val="center"/>
            <w:hideMark/>
          </w:tcPr>
          <w:p ns2:paraId="37563996"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7.12 ± 6.11 (3)</w:t>
            </w:r>
          </w:p>
        </w:tc>
        <w:tc>
          <w:tcPr>
            <w:tcW w:w="551" w:type="pct"/>
            <w:noWrap/>
            <w:vAlign w:val="center"/>
            <w:hideMark/>
          </w:tcPr>
          <w:p ns2:paraId="01EC0D9B" ns2:textId="77777777" w:rsidR="00A76D5D" w:rsidRPr="00B24627" w:rsidRDefault="00A76D5D" w:rsidP="00711F42">
            <w:pPr>
              <w:jc w:val="center"/>
              <w:rPr>
                <w:rFonts w:eastAsia="SimSun"/>
                <w:color w:val="000000"/>
                <w:sz w:val="18"/>
                <w:szCs w:val="18"/>
              </w:rPr>
            </w:pPr>
            <w:r w:rsidRPr="00B24627">
              <w:rPr>
                <w:rFonts w:eastAsia="SimSun"/>
                <w:sz w:val="18"/>
                <w:szCs w:val="18"/>
              </w:rPr>
              <w:t>7490 ± 4300 (3)</w:t>
            </w:r>
          </w:p>
        </w:tc>
        <w:tc>
          <w:tcPr>
            <w:tcW w:w="374" w:type="pct"/>
            <w:noWrap/>
            <w:vAlign w:val="center"/>
            <w:hideMark/>
          </w:tcPr>
          <w:p ns2:paraId="57D2AC2E"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85.2 ± 3.12 (2)</w:t>
            </w:r>
          </w:p>
        </w:tc>
        <w:tc>
          <w:tcPr>
            <w:tcW w:w="521" w:type="pct"/>
            <w:noWrap/>
            <w:vAlign w:val="center"/>
          </w:tcPr>
          <w:p ns2:paraId="48243562" ns2:textId="67236912"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521" w:type="pct"/>
            <w:noWrap/>
            <w:vAlign w:val="center"/>
          </w:tcPr>
          <w:p ns2:paraId="3020C4D2" ns2:textId="38F03E4C"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416" w:type="pct"/>
            <w:noWrap/>
            <w:vAlign w:val="center"/>
            <w:hideMark/>
          </w:tcPr>
          <w:p ns2:paraId="742B8C6B"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0.803 ± 0.393 (3)</w:t>
            </w:r>
          </w:p>
        </w:tc>
        <w:tc>
          <w:tcPr>
            <w:tcW w:w="417" w:type="pct"/>
            <w:noWrap/>
            <w:vAlign w:val="center"/>
            <w:hideMark/>
          </w:tcPr>
          <w:p ns2:paraId="45B6E6CC"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1.20 ± 0.682 (3)</w:t>
            </w:r>
          </w:p>
        </w:tc>
      </w:tr>
      <w:tr w:rsidR="00E31C71" w:rsidRPr="00A76D5D" ns2:paraId="188E7DE9" ns2:textId="77777777" w:rsidTr="00E31C71">
        <w:trPr>
          <w:trHeight w:val="408"/>
          <w:jc w:val="center"/>
        </w:trPr>
        <w:tc>
          <w:tcPr>
            <w:tcW w:w="498" w:type="pct"/>
            <w:vMerge/>
            <w:vAlign w:val="center"/>
            <w:hideMark/>
          </w:tcPr>
          <w:p ns2:paraId="4A13B305" ns2:textId="77777777" w:rsidR="00A76D5D" w:rsidRPr="00B24627" w:rsidRDefault="00A76D5D" w:rsidP="00711F42">
            <w:pPr>
              <w:jc w:val="center"/>
              <w:rPr>
                <w:rFonts w:eastAsia="SimSun"/>
                <w:color w:val="000000"/>
                <w:sz w:val="18"/>
                <w:szCs w:val="18"/>
              </w:rPr>
            </w:pPr>
          </w:p>
        </w:tc>
        <w:tc>
          <w:tcPr>
            <w:tcW w:w="400" w:type="pct"/>
            <w:vMerge w:val="restart"/>
            <w:noWrap/>
            <w:vAlign w:val="center"/>
            <w:hideMark/>
          </w:tcPr>
          <w:p ns2:paraId="70C7956A"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5.5 mg/kg</w:t>
            </w:r>
          </w:p>
        </w:tc>
        <w:tc>
          <w:tcPr>
            <w:tcW w:w="350" w:type="pct"/>
            <w:noWrap/>
            <w:vAlign w:val="center"/>
            <w:hideMark/>
          </w:tcPr>
          <w:p ns2:paraId="33BBF21A"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C1D1</w:t>
            </w:r>
          </w:p>
        </w:tc>
        <w:tc>
          <w:tcPr>
            <w:tcW w:w="452" w:type="pct"/>
            <w:noWrap/>
            <w:vAlign w:val="center"/>
            <w:hideMark/>
          </w:tcPr>
          <w:p ns2:paraId="4C43AD2E"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120 ± 28.6 (5)</w:t>
            </w:r>
          </w:p>
        </w:tc>
        <w:tc>
          <w:tcPr>
            <w:tcW w:w="499" w:type="pct"/>
            <w:noWrap/>
            <w:vAlign w:val="center"/>
            <w:hideMark/>
          </w:tcPr>
          <w:p ns2:paraId="5B57A077"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26.6 ± 56.2 (5)</w:t>
            </w:r>
          </w:p>
        </w:tc>
        <w:tc>
          <w:tcPr>
            <w:tcW w:w="551" w:type="pct"/>
            <w:noWrap/>
            <w:vAlign w:val="center"/>
            <w:hideMark/>
          </w:tcPr>
          <w:p ns2:paraId="4BB3DE81" ns2:textId="77777777" w:rsidR="00A76D5D" w:rsidRPr="00B24627" w:rsidRDefault="00A76D5D" w:rsidP="00711F42">
            <w:pPr>
              <w:jc w:val="center"/>
              <w:rPr>
                <w:rFonts w:eastAsia="SimSun"/>
                <w:color w:val="000000"/>
                <w:sz w:val="18"/>
                <w:szCs w:val="18"/>
              </w:rPr>
            </w:pPr>
            <w:r w:rsidRPr="00B24627">
              <w:rPr>
                <w:rFonts w:eastAsia="SimSun"/>
                <w:sz w:val="18"/>
                <w:szCs w:val="18"/>
              </w:rPr>
              <w:t>7220±2230 (5)</w:t>
            </w:r>
          </w:p>
        </w:tc>
        <w:tc>
          <w:tcPr>
            <w:tcW w:w="374" w:type="pct"/>
            <w:noWrap/>
            <w:vAlign w:val="center"/>
            <w:hideMark/>
          </w:tcPr>
          <w:p ns2:paraId="4E6BDC92"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77.5 ± 30.5 (4)</w:t>
            </w:r>
          </w:p>
        </w:tc>
        <w:tc>
          <w:tcPr>
            <w:tcW w:w="521" w:type="pct"/>
            <w:noWrap/>
            <w:vAlign w:val="center"/>
          </w:tcPr>
          <w:p ns2:paraId="1AF9A17C" ns2:textId="55808394"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521" w:type="pct"/>
            <w:noWrap/>
            <w:vAlign w:val="center"/>
          </w:tcPr>
          <w:p ns2:paraId="75B4E0B8" ns2:textId="4C1BD581"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416" w:type="pct"/>
            <w:noWrap/>
            <w:vAlign w:val="center"/>
            <w:hideMark/>
          </w:tcPr>
          <w:p ns2:paraId="371DE868" ns2:textId="5DFCB624"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417" w:type="pct"/>
            <w:noWrap/>
            <w:vAlign w:val="center"/>
            <w:hideMark/>
          </w:tcPr>
          <w:p ns2:paraId="1169B779" ns2:textId="1109069F" w:rsidR="00A76D5D" w:rsidRPr="00B24627" w:rsidRDefault="00472392" w:rsidP="00711F42">
            <w:pPr>
              <w:jc w:val="center"/>
              <w:rPr>
                <w:rFonts w:eastAsia="SimSun"/>
                <w:sz w:val="18"/>
                <w:szCs w:val="18"/>
              </w:rPr>
            </w:pPr>
            <w:r>
              <w:rPr>
                <w:rFonts w:eastAsia="SimSun"/>
                <w:sz w:val="18"/>
                <w:szCs w:val="18"/>
              </w:rPr>
              <w:t>-</w:t>
            </w:r>
          </w:p>
        </w:tc>
      </w:tr>
      <w:tr w:rsidR="00E31C71" w:rsidRPr="00A76D5D" ns2:paraId="62B514E9" ns2:textId="77777777" w:rsidTr="00E31C71">
        <w:trPr>
          <w:trHeight w:val="408"/>
          <w:jc w:val="center"/>
        </w:trPr>
        <w:tc>
          <w:tcPr>
            <w:tcW w:w="498" w:type="pct"/>
            <w:vMerge/>
            <w:vAlign w:val="center"/>
            <w:hideMark/>
          </w:tcPr>
          <w:p ns2:paraId="4C7A47EF" ns2:textId="77777777" w:rsidR="00A76D5D" w:rsidRPr="00B24627" w:rsidRDefault="00A76D5D" w:rsidP="00711F42">
            <w:pPr>
              <w:jc w:val="center"/>
              <w:rPr>
                <w:rFonts w:eastAsia="SimSun"/>
                <w:color w:val="000000"/>
                <w:sz w:val="18"/>
                <w:szCs w:val="18"/>
              </w:rPr>
            </w:pPr>
          </w:p>
        </w:tc>
        <w:tc>
          <w:tcPr>
            <w:tcW w:w="400" w:type="pct"/>
            <w:vMerge/>
            <w:vAlign w:val="center"/>
            <w:hideMark/>
          </w:tcPr>
          <w:p ns2:paraId="0A26694E" ns2:textId="77777777" w:rsidR="00A76D5D" w:rsidRPr="00B24627" w:rsidRDefault="00A76D5D" w:rsidP="00711F42">
            <w:pPr>
              <w:jc w:val="center"/>
              <w:rPr>
                <w:rFonts w:eastAsia="SimSun"/>
                <w:color w:val="000000"/>
                <w:sz w:val="18"/>
                <w:szCs w:val="18"/>
              </w:rPr>
            </w:pPr>
          </w:p>
        </w:tc>
        <w:tc>
          <w:tcPr>
            <w:tcW w:w="350" w:type="pct"/>
            <w:noWrap/>
            <w:vAlign w:val="center"/>
            <w:hideMark/>
          </w:tcPr>
          <w:p ns2:paraId="7EA281C4"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C3D1</w:t>
            </w:r>
          </w:p>
        </w:tc>
        <w:tc>
          <w:tcPr>
            <w:tcW w:w="452" w:type="pct"/>
            <w:noWrap/>
            <w:vAlign w:val="center"/>
            <w:hideMark/>
          </w:tcPr>
          <w:p ns2:paraId="3B593164"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154 ± 79.5 (3)</w:t>
            </w:r>
          </w:p>
        </w:tc>
        <w:tc>
          <w:tcPr>
            <w:tcW w:w="499" w:type="pct"/>
            <w:noWrap/>
            <w:vAlign w:val="center"/>
            <w:hideMark/>
          </w:tcPr>
          <w:p ns2:paraId="67C8A676"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4.06 ± 2.23 (3)</w:t>
            </w:r>
          </w:p>
        </w:tc>
        <w:tc>
          <w:tcPr>
            <w:tcW w:w="551" w:type="pct"/>
            <w:noWrap/>
            <w:vAlign w:val="center"/>
            <w:hideMark/>
          </w:tcPr>
          <w:p ns2:paraId="17A6F49B" ns2:textId="77777777" w:rsidR="00A76D5D" w:rsidRPr="00B24627" w:rsidRDefault="00A76D5D" w:rsidP="00711F42">
            <w:pPr>
              <w:jc w:val="center"/>
              <w:rPr>
                <w:rFonts w:eastAsia="SimSun"/>
                <w:color w:val="000000"/>
                <w:sz w:val="18"/>
                <w:szCs w:val="18"/>
              </w:rPr>
            </w:pPr>
            <w:r w:rsidRPr="00B24627">
              <w:rPr>
                <w:rFonts w:eastAsia="SimSun"/>
                <w:sz w:val="18"/>
                <w:szCs w:val="18"/>
              </w:rPr>
              <w:t>11400 ± 2970 (3)</w:t>
            </w:r>
          </w:p>
        </w:tc>
        <w:tc>
          <w:tcPr>
            <w:tcW w:w="374" w:type="pct"/>
            <w:noWrap/>
            <w:vAlign w:val="center"/>
            <w:hideMark/>
          </w:tcPr>
          <w:p ns2:paraId="7B029BD2"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73.9 ± 29.3 (3)</w:t>
            </w:r>
          </w:p>
        </w:tc>
        <w:tc>
          <w:tcPr>
            <w:tcW w:w="521" w:type="pct"/>
            <w:noWrap/>
            <w:vAlign w:val="center"/>
          </w:tcPr>
          <w:p ns2:paraId="2E20CC5D" ns2:textId="4AC500A1"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521" w:type="pct"/>
            <w:noWrap/>
            <w:vAlign w:val="center"/>
          </w:tcPr>
          <w:p ns2:paraId="3B4CD60A" ns2:textId="30547CD5"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416" w:type="pct"/>
            <w:noWrap/>
            <w:vAlign w:val="center"/>
            <w:hideMark/>
          </w:tcPr>
          <w:p ns2:paraId="0DBC17B3"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1.45 ± 0.575 (3)</w:t>
            </w:r>
          </w:p>
        </w:tc>
        <w:tc>
          <w:tcPr>
            <w:tcW w:w="417" w:type="pct"/>
            <w:noWrap/>
            <w:vAlign w:val="center"/>
            <w:hideMark/>
          </w:tcPr>
          <w:p ns2:paraId="03E5EE3F"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1.76 ± 0.246 (3)</w:t>
            </w:r>
          </w:p>
        </w:tc>
      </w:tr>
      <w:tr w:rsidR="00E31C71" w:rsidRPr="00A76D5D" ns2:paraId="6871D235" ns2:textId="77777777" w:rsidTr="00E31C71">
        <w:trPr>
          <w:trHeight w:val="408"/>
          <w:jc w:val="center"/>
        </w:trPr>
        <w:tc>
          <w:tcPr>
            <w:tcW w:w="498" w:type="pct"/>
            <w:vMerge/>
            <w:vAlign w:val="center"/>
            <w:hideMark/>
          </w:tcPr>
          <w:p ns2:paraId="1BD02993" ns2:textId="77777777" w:rsidR="00A76D5D" w:rsidRPr="00B24627" w:rsidRDefault="00A76D5D" w:rsidP="00711F42">
            <w:pPr>
              <w:jc w:val="center"/>
              <w:rPr>
                <w:rFonts w:eastAsia="SimSun"/>
                <w:color w:val="000000"/>
                <w:sz w:val="18"/>
                <w:szCs w:val="18"/>
              </w:rPr>
            </w:pPr>
          </w:p>
        </w:tc>
        <w:tc>
          <w:tcPr>
            <w:tcW w:w="400" w:type="pct"/>
            <w:vMerge w:val="restart"/>
            <w:noWrap/>
            <w:vAlign w:val="center"/>
            <w:hideMark/>
          </w:tcPr>
          <w:p ns2:paraId="1BD7AD98"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6 mg/kg</w:t>
            </w:r>
          </w:p>
        </w:tc>
        <w:tc>
          <w:tcPr>
            <w:tcW w:w="350" w:type="pct"/>
            <w:noWrap/>
            <w:vAlign w:val="center"/>
            <w:hideMark/>
          </w:tcPr>
          <w:p ns2:paraId="3C2B54BE"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C1D1</w:t>
            </w:r>
          </w:p>
        </w:tc>
        <w:tc>
          <w:tcPr>
            <w:tcW w:w="452" w:type="pct"/>
            <w:noWrap/>
            <w:vAlign w:val="center"/>
            <w:hideMark/>
          </w:tcPr>
          <w:p ns2:paraId="655EE386"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144 ± 18.8 (7)</w:t>
            </w:r>
          </w:p>
        </w:tc>
        <w:tc>
          <w:tcPr>
            <w:tcW w:w="499" w:type="pct"/>
            <w:noWrap/>
            <w:vAlign w:val="center"/>
            <w:hideMark/>
          </w:tcPr>
          <w:p ns2:paraId="044B781B"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2.70 ± 5.32 (6)</w:t>
            </w:r>
          </w:p>
        </w:tc>
        <w:tc>
          <w:tcPr>
            <w:tcW w:w="551" w:type="pct"/>
            <w:noWrap/>
            <w:vAlign w:val="center"/>
            <w:hideMark/>
          </w:tcPr>
          <w:p ns2:paraId="5E4B50EA" ns2:textId="77777777" w:rsidR="00A76D5D" w:rsidRPr="00B24627" w:rsidRDefault="00A76D5D" w:rsidP="00711F42">
            <w:pPr>
              <w:jc w:val="center"/>
              <w:rPr>
                <w:rFonts w:eastAsia="SimSun"/>
                <w:color w:val="000000"/>
                <w:sz w:val="18"/>
                <w:szCs w:val="18"/>
              </w:rPr>
            </w:pPr>
            <w:r w:rsidRPr="00B24627">
              <w:rPr>
                <w:rFonts w:eastAsia="SimSun"/>
                <w:sz w:val="18"/>
                <w:szCs w:val="18"/>
              </w:rPr>
              <w:t>7810±2810 (7)</w:t>
            </w:r>
          </w:p>
        </w:tc>
        <w:tc>
          <w:tcPr>
            <w:tcW w:w="374" w:type="pct"/>
            <w:noWrap/>
            <w:vAlign w:val="center"/>
            <w:hideMark/>
          </w:tcPr>
          <w:p ns2:paraId="0A6C0830"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68.6 ± 36.9 (6)</w:t>
            </w:r>
          </w:p>
        </w:tc>
        <w:tc>
          <w:tcPr>
            <w:tcW w:w="521" w:type="pct"/>
            <w:noWrap/>
            <w:vAlign w:val="center"/>
          </w:tcPr>
          <w:p ns2:paraId="6D82D17B" ns2:textId="18EDA1A8"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521" w:type="pct"/>
            <w:noWrap/>
            <w:vAlign w:val="center"/>
          </w:tcPr>
          <w:p ns2:paraId="4EAB56CA" ns2:textId="76C19AF0"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416" w:type="pct"/>
            <w:noWrap/>
            <w:vAlign w:val="center"/>
            <w:hideMark/>
          </w:tcPr>
          <w:p ns2:paraId="1E2D6E02" ns2:textId="052D008F"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417" w:type="pct"/>
            <w:noWrap/>
            <w:vAlign w:val="center"/>
            <w:hideMark/>
          </w:tcPr>
          <w:p ns2:paraId="4FE20869" ns2:textId="0640EEEA" w:rsidR="00A76D5D" w:rsidRPr="00B24627" w:rsidRDefault="00472392" w:rsidP="00711F42">
            <w:pPr>
              <w:jc w:val="center"/>
              <w:rPr>
                <w:rFonts w:eastAsia="SimSun"/>
                <w:sz w:val="18"/>
                <w:szCs w:val="18"/>
              </w:rPr>
            </w:pPr>
            <w:r>
              <w:rPr>
                <w:rFonts w:eastAsia="SimSun"/>
                <w:sz w:val="18"/>
                <w:szCs w:val="18"/>
              </w:rPr>
              <w:t>-</w:t>
            </w:r>
          </w:p>
        </w:tc>
      </w:tr>
      <w:tr w:rsidR="00E31C71" w:rsidRPr="00A76D5D" ns2:paraId="18B6E9B0" ns2:textId="77777777" w:rsidTr="00E31C71">
        <w:trPr>
          <w:trHeight w:val="408"/>
          <w:jc w:val="center"/>
        </w:trPr>
        <w:tc>
          <w:tcPr>
            <w:tcW w:w="498" w:type="pct"/>
            <w:vMerge/>
            <w:vAlign w:val="center"/>
            <w:hideMark/>
          </w:tcPr>
          <w:p ns2:paraId="42A5C322" ns2:textId="77777777" w:rsidR="00A76D5D" w:rsidRPr="00B24627" w:rsidRDefault="00A76D5D" w:rsidP="00711F42">
            <w:pPr>
              <w:jc w:val="center"/>
              <w:rPr>
                <w:rFonts w:eastAsia="SimSun"/>
                <w:color w:val="000000"/>
                <w:sz w:val="18"/>
                <w:szCs w:val="18"/>
              </w:rPr>
            </w:pPr>
          </w:p>
        </w:tc>
        <w:tc>
          <w:tcPr>
            <w:tcW w:w="400" w:type="pct"/>
            <w:vMerge/>
            <w:vAlign w:val="center"/>
            <w:hideMark/>
          </w:tcPr>
          <w:p ns2:paraId="6C3BCBE3" ns2:textId="77777777" w:rsidR="00A76D5D" w:rsidRPr="00B24627" w:rsidRDefault="00A76D5D" w:rsidP="00711F42">
            <w:pPr>
              <w:jc w:val="center"/>
              <w:rPr>
                <w:rFonts w:eastAsia="SimSun"/>
                <w:color w:val="000000"/>
                <w:sz w:val="18"/>
                <w:szCs w:val="18"/>
              </w:rPr>
            </w:pPr>
          </w:p>
        </w:tc>
        <w:tc>
          <w:tcPr>
            <w:tcW w:w="350" w:type="pct"/>
            <w:noWrap/>
            <w:vAlign w:val="center"/>
            <w:hideMark/>
          </w:tcPr>
          <w:p ns2:paraId="4D09A9D1"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C3D1</w:t>
            </w:r>
          </w:p>
        </w:tc>
        <w:tc>
          <w:tcPr>
            <w:tcW w:w="452" w:type="pct"/>
            <w:noWrap/>
            <w:vAlign w:val="center"/>
            <w:hideMark/>
          </w:tcPr>
          <w:p ns2:paraId="06C49590"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71.9 ± 42.0 (4)</w:t>
            </w:r>
          </w:p>
        </w:tc>
        <w:tc>
          <w:tcPr>
            <w:tcW w:w="499" w:type="pct"/>
            <w:noWrap/>
            <w:vAlign w:val="center"/>
            <w:hideMark/>
          </w:tcPr>
          <w:p ns2:paraId="3EAA7899"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3.57 ± 4.08 (4)</w:t>
            </w:r>
          </w:p>
        </w:tc>
        <w:tc>
          <w:tcPr>
            <w:tcW w:w="551" w:type="pct"/>
            <w:noWrap/>
            <w:vAlign w:val="center"/>
            <w:hideMark/>
          </w:tcPr>
          <w:p ns2:paraId="2CE163C5" ns2:textId="77777777" w:rsidR="00A76D5D" w:rsidRPr="00B24627" w:rsidRDefault="00A76D5D" w:rsidP="00711F42">
            <w:pPr>
              <w:jc w:val="center"/>
              <w:rPr>
                <w:rFonts w:eastAsia="SimSun"/>
                <w:color w:val="000000"/>
                <w:sz w:val="18"/>
                <w:szCs w:val="18"/>
              </w:rPr>
            </w:pPr>
            <w:r w:rsidRPr="00B24627">
              <w:rPr>
                <w:rFonts w:eastAsia="SimSun"/>
                <w:sz w:val="18"/>
                <w:szCs w:val="18"/>
              </w:rPr>
              <w:t>5220 ± 4770 (4)</w:t>
            </w:r>
          </w:p>
        </w:tc>
        <w:tc>
          <w:tcPr>
            <w:tcW w:w="374" w:type="pct"/>
            <w:noWrap/>
            <w:vAlign w:val="center"/>
            <w:hideMark/>
          </w:tcPr>
          <w:p ns2:paraId="5DBD3C67"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64.9 ± 43.8 (4)</w:t>
            </w:r>
          </w:p>
        </w:tc>
        <w:tc>
          <w:tcPr>
            <w:tcW w:w="521" w:type="pct"/>
            <w:noWrap/>
            <w:vAlign w:val="center"/>
          </w:tcPr>
          <w:p ns2:paraId="3FC33254" ns2:textId="2608F96B"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521" w:type="pct"/>
            <w:noWrap/>
            <w:vAlign w:val="center"/>
          </w:tcPr>
          <w:p ns2:paraId="3E6EA478" ns2:textId="5DB92B22"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416" w:type="pct"/>
            <w:noWrap/>
            <w:vAlign w:val="center"/>
            <w:hideMark/>
          </w:tcPr>
          <w:p ns2:paraId="35A87546"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0.453 ± 0.240 (4)</w:t>
            </w:r>
          </w:p>
        </w:tc>
        <w:tc>
          <w:tcPr>
            <w:tcW w:w="417" w:type="pct"/>
            <w:noWrap/>
            <w:vAlign w:val="center"/>
            <w:hideMark/>
          </w:tcPr>
          <w:p ns2:paraId="1AA7C491"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0.490 ± 0.372 (4)</w:t>
            </w:r>
          </w:p>
        </w:tc>
      </w:tr>
      <w:tr w:rsidR="00E31C71" w:rsidRPr="00A76D5D" ns2:paraId="08B8333C" ns2:textId="77777777" w:rsidTr="00E31C71">
        <w:trPr>
          <w:trHeight w:val="408"/>
          <w:jc w:val="center"/>
        </w:trPr>
        <w:tc>
          <w:tcPr>
            <w:tcW w:w="498" w:type="pct"/>
            <w:vMerge w:val="restart"/>
            <w:noWrap/>
            <w:vAlign w:val="center"/>
            <w:hideMark/>
          </w:tcPr>
          <w:p ns2:paraId="186C82CF" ns2:textId="53AC8465" w:rsidR="00A76D5D" w:rsidRPr="00B24627" w:rsidRDefault="00E31C71" w:rsidP="00711F42">
            <w:pPr>
              <w:jc w:val="center"/>
              <w:rPr>
                <w:rFonts w:eastAsia="SimSun"/>
                <w:sz w:val="18"/>
                <w:szCs w:val="18"/>
              </w:rPr>
            </w:pPr>
            <w:r>
              <w:rPr>
                <w:rFonts w:eastAsia="SimSun"/>
                <w:sz w:val="18"/>
                <w:szCs w:val="18"/>
              </w:rPr>
              <w:t>Free Payload</w:t>
            </w:r>
          </w:p>
        </w:tc>
        <w:tc>
          <w:tcPr>
            <w:tcW w:w="400" w:type="pct"/>
            <w:vMerge w:val="restart"/>
            <w:noWrap/>
            <w:vAlign w:val="center"/>
            <w:hideMark/>
          </w:tcPr>
          <w:p ns2:paraId="15E2F7A0"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2 mg/kg</w:t>
            </w:r>
          </w:p>
        </w:tc>
        <w:tc>
          <w:tcPr>
            <w:tcW w:w="350" w:type="pct"/>
            <w:noWrap/>
            <w:vAlign w:val="center"/>
            <w:hideMark/>
          </w:tcPr>
          <w:p ns2:paraId="3F425FFC"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C1D1</w:t>
            </w:r>
          </w:p>
        </w:tc>
        <w:tc>
          <w:tcPr>
            <w:tcW w:w="452" w:type="pct"/>
            <w:noWrap/>
            <w:vAlign w:val="center"/>
            <w:hideMark/>
          </w:tcPr>
          <w:p ns2:paraId="70691C7D"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7.24 ± 3.43 (4)</w:t>
            </w:r>
          </w:p>
        </w:tc>
        <w:tc>
          <w:tcPr>
            <w:tcW w:w="499" w:type="pct"/>
            <w:noWrap/>
            <w:vAlign w:val="center"/>
            <w:hideMark/>
          </w:tcPr>
          <w:p ns2:paraId="0B76CE5D"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 (4)</w:t>
            </w:r>
          </w:p>
        </w:tc>
        <w:tc>
          <w:tcPr>
            <w:tcW w:w="551" w:type="pct"/>
            <w:noWrap/>
            <w:vAlign w:val="center"/>
            <w:hideMark/>
          </w:tcPr>
          <w:p ns2:paraId="67D78F70" ns2:textId="77777777" w:rsidR="00A76D5D" w:rsidRPr="00B24627" w:rsidRDefault="00A76D5D" w:rsidP="00711F42">
            <w:pPr>
              <w:jc w:val="center"/>
              <w:rPr>
                <w:rFonts w:eastAsia="SimSun"/>
                <w:color w:val="000000"/>
                <w:sz w:val="18"/>
                <w:szCs w:val="18"/>
              </w:rPr>
            </w:pPr>
            <w:r w:rsidRPr="00B24627">
              <w:rPr>
                <w:rFonts w:eastAsia="SimSun"/>
                <w:sz w:val="18"/>
                <w:szCs w:val="18"/>
              </w:rPr>
              <w:t>273±113 (4)</w:t>
            </w:r>
          </w:p>
        </w:tc>
        <w:tc>
          <w:tcPr>
            <w:tcW w:w="374" w:type="pct"/>
            <w:noWrap/>
            <w:vAlign w:val="center"/>
            <w:hideMark/>
          </w:tcPr>
          <w:p ns2:paraId="53A6AABB"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42.4 ± 1.72 (3)</w:t>
            </w:r>
          </w:p>
        </w:tc>
        <w:tc>
          <w:tcPr>
            <w:tcW w:w="521" w:type="pct"/>
            <w:noWrap/>
            <w:vAlign w:val="center"/>
            <w:hideMark/>
          </w:tcPr>
          <w:p ns2:paraId="3BF0A91E" ns2:textId="6361A7BF"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521" w:type="pct"/>
            <w:noWrap/>
            <w:vAlign w:val="center"/>
            <w:hideMark/>
          </w:tcPr>
          <w:p ns2:paraId="1A94ADEE" ns2:textId="729944C0" w:rsidR="00A76D5D" w:rsidRPr="00B24627" w:rsidRDefault="00472392" w:rsidP="00711F42">
            <w:pPr>
              <w:jc w:val="center"/>
              <w:rPr>
                <w:rFonts w:eastAsia="SimSun"/>
                <w:sz w:val="18"/>
                <w:szCs w:val="18"/>
              </w:rPr>
            </w:pPr>
            <w:r>
              <w:rPr>
                <w:rFonts w:eastAsia="SimSun"/>
                <w:sz w:val="18"/>
                <w:szCs w:val="18"/>
              </w:rPr>
              <w:t>-</w:t>
            </w:r>
          </w:p>
        </w:tc>
        <w:tc>
          <w:tcPr>
            <w:tcW w:w="416" w:type="pct"/>
            <w:noWrap/>
            <w:vAlign w:val="center"/>
            <w:hideMark/>
          </w:tcPr>
          <w:p ns2:paraId="54E1489E" ns2:textId="155A6337" w:rsidR="00A76D5D" w:rsidRPr="00B24627" w:rsidRDefault="00472392" w:rsidP="00711F42">
            <w:pPr>
              <w:jc w:val="center"/>
              <w:rPr>
                <w:rFonts w:eastAsia="SimSun"/>
                <w:sz w:val="18"/>
                <w:szCs w:val="18"/>
              </w:rPr>
            </w:pPr>
            <w:r>
              <w:rPr>
                <w:rFonts w:eastAsia="SimSun"/>
                <w:sz w:val="18"/>
                <w:szCs w:val="18"/>
              </w:rPr>
              <w:t>-</w:t>
            </w:r>
          </w:p>
        </w:tc>
        <w:tc>
          <w:tcPr>
            <w:tcW w:w="417" w:type="pct"/>
            <w:noWrap/>
            <w:vAlign w:val="center"/>
            <w:hideMark/>
          </w:tcPr>
          <w:p ns2:paraId="61ABC856" ns2:textId="1C764A3D" w:rsidR="00A76D5D" w:rsidRPr="00B24627" w:rsidRDefault="00472392" w:rsidP="00711F42">
            <w:pPr>
              <w:jc w:val="center"/>
              <w:rPr>
                <w:rFonts w:eastAsia="SimSun"/>
                <w:sz w:val="18"/>
                <w:szCs w:val="18"/>
              </w:rPr>
            </w:pPr>
            <w:r>
              <w:rPr>
                <w:rFonts w:eastAsia="SimSun"/>
                <w:sz w:val="18"/>
                <w:szCs w:val="18"/>
              </w:rPr>
              <w:t>-</w:t>
            </w:r>
          </w:p>
        </w:tc>
      </w:tr>
      <w:tr w:rsidR="00E31C71" w:rsidRPr="00A76D5D" ns2:paraId="68DE170D" ns2:textId="77777777" w:rsidTr="00E31C71">
        <w:trPr>
          <w:trHeight w:val="408"/>
          <w:jc w:val="center"/>
        </w:trPr>
        <w:tc>
          <w:tcPr>
            <w:tcW w:w="498" w:type="pct"/>
            <w:vMerge/>
            <w:vAlign w:val="center"/>
            <w:hideMark/>
          </w:tcPr>
          <w:p ns2:paraId="03A8BE25" ns2:textId="77777777" w:rsidR="00A76D5D" w:rsidRPr="00B24627" w:rsidRDefault="00A76D5D" w:rsidP="00711F42">
            <w:pPr>
              <w:jc w:val="center"/>
              <w:rPr>
                <w:rFonts w:eastAsia="SimSun"/>
                <w:color w:val="000000"/>
                <w:sz w:val="18"/>
                <w:szCs w:val="18"/>
              </w:rPr>
            </w:pPr>
          </w:p>
        </w:tc>
        <w:tc>
          <w:tcPr>
            <w:tcW w:w="400" w:type="pct"/>
            <w:vMerge/>
            <w:vAlign w:val="center"/>
            <w:hideMark/>
          </w:tcPr>
          <w:p ns2:paraId="7B9343B7" ns2:textId="77777777" w:rsidR="00A76D5D" w:rsidRPr="00B24627" w:rsidRDefault="00A76D5D" w:rsidP="00711F42">
            <w:pPr>
              <w:jc w:val="center"/>
              <w:rPr>
                <w:rFonts w:eastAsia="SimSun"/>
                <w:color w:val="000000"/>
                <w:sz w:val="18"/>
                <w:szCs w:val="18"/>
              </w:rPr>
            </w:pPr>
          </w:p>
        </w:tc>
        <w:tc>
          <w:tcPr>
            <w:tcW w:w="350" w:type="pct"/>
            <w:noWrap/>
            <w:vAlign w:val="center"/>
            <w:hideMark/>
          </w:tcPr>
          <w:p ns2:paraId="5B99BF1C"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C3D1</w:t>
            </w:r>
          </w:p>
        </w:tc>
        <w:tc>
          <w:tcPr>
            <w:tcW w:w="452" w:type="pct"/>
            <w:noWrap/>
            <w:vAlign w:val="center"/>
            <w:hideMark/>
          </w:tcPr>
          <w:p ns2:paraId="34458A49"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6.17 ± 3.36 (2)</w:t>
            </w:r>
          </w:p>
        </w:tc>
        <w:tc>
          <w:tcPr>
            <w:tcW w:w="499" w:type="pct"/>
            <w:noWrap/>
            <w:vAlign w:val="center"/>
            <w:hideMark/>
          </w:tcPr>
          <w:p ns2:paraId="6AD6E8AF"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 (2)</w:t>
            </w:r>
          </w:p>
        </w:tc>
        <w:tc>
          <w:tcPr>
            <w:tcW w:w="551" w:type="pct"/>
            <w:noWrap/>
            <w:vAlign w:val="center"/>
            <w:hideMark/>
          </w:tcPr>
          <w:p ns2:paraId="51A97D6E" ns2:textId="77777777" w:rsidR="00A76D5D" w:rsidRPr="00B24627" w:rsidRDefault="00A76D5D" w:rsidP="00711F42">
            <w:pPr>
              <w:jc w:val="center"/>
              <w:rPr>
                <w:rFonts w:eastAsia="SimSun"/>
                <w:sz w:val="18"/>
                <w:szCs w:val="18"/>
              </w:rPr>
            </w:pPr>
            <w:r w:rsidRPr="00B24627">
              <w:rPr>
                <w:rFonts w:eastAsia="SimSun"/>
                <w:sz w:val="18"/>
                <w:szCs w:val="18"/>
              </w:rPr>
              <w:t>231 ± 151 (2)</w:t>
            </w:r>
          </w:p>
        </w:tc>
        <w:tc>
          <w:tcPr>
            <w:tcW w:w="374" w:type="pct"/>
            <w:noWrap/>
            <w:vAlign w:val="center"/>
            <w:hideMark/>
          </w:tcPr>
          <w:p ns2:paraId="6E3DC88A" ns2:textId="77777777" w:rsidR="00A76D5D" w:rsidRPr="00B24627" w:rsidRDefault="00A76D5D" w:rsidP="00711F42">
            <w:pPr>
              <w:jc w:val="center"/>
              <w:rPr>
                <w:rFonts w:eastAsia="SimSun"/>
                <w:sz w:val="18"/>
                <w:szCs w:val="18"/>
              </w:rPr>
            </w:pPr>
            <w:r w:rsidRPr="00B24627">
              <w:rPr>
                <w:rFonts w:eastAsia="SimSun"/>
                <w:sz w:val="18"/>
                <w:szCs w:val="18"/>
              </w:rPr>
              <w:t>49.3 (1)</w:t>
            </w:r>
          </w:p>
        </w:tc>
        <w:tc>
          <w:tcPr>
            <w:tcW w:w="521" w:type="pct"/>
            <w:noWrap/>
            <w:vAlign w:val="center"/>
            <w:hideMark/>
          </w:tcPr>
          <w:p ns2:paraId="53433F55" ns2:textId="48C7B326" w:rsidR="00A76D5D" w:rsidRPr="00B24627" w:rsidRDefault="00472392" w:rsidP="00711F42">
            <w:pPr>
              <w:jc w:val="center"/>
              <w:rPr>
                <w:rFonts w:eastAsia="SimSun"/>
                <w:sz w:val="18"/>
                <w:szCs w:val="18"/>
              </w:rPr>
            </w:pPr>
            <w:r>
              <w:rPr>
                <w:rFonts w:eastAsia="SimSun"/>
                <w:sz w:val="18"/>
                <w:szCs w:val="18"/>
              </w:rPr>
              <w:t>-</w:t>
            </w:r>
          </w:p>
        </w:tc>
        <w:tc>
          <w:tcPr>
            <w:tcW w:w="521" w:type="pct"/>
            <w:noWrap/>
            <w:vAlign w:val="center"/>
            <w:hideMark/>
          </w:tcPr>
          <w:p ns2:paraId="55E17A9E" ns2:textId="19894E8B" w:rsidR="00A76D5D" w:rsidRPr="00B24627" w:rsidRDefault="00472392" w:rsidP="00711F42">
            <w:pPr>
              <w:jc w:val="center"/>
              <w:rPr>
                <w:rFonts w:eastAsia="SimSun"/>
                <w:sz w:val="18"/>
                <w:szCs w:val="18"/>
              </w:rPr>
            </w:pPr>
            <w:r>
              <w:rPr>
                <w:rFonts w:eastAsia="SimSun"/>
                <w:sz w:val="18"/>
                <w:szCs w:val="18"/>
              </w:rPr>
              <w:t>-</w:t>
            </w:r>
          </w:p>
        </w:tc>
        <w:tc>
          <w:tcPr>
            <w:tcW w:w="416" w:type="pct"/>
            <w:noWrap/>
            <w:vAlign w:val="center"/>
            <w:hideMark/>
          </w:tcPr>
          <w:p ns2:paraId="4629D7F7"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0.840 ± 0.071 (2)</w:t>
            </w:r>
          </w:p>
        </w:tc>
        <w:tc>
          <w:tcPr>
            <w:tcW w:w="417" w:type="pct"/>
            <w:noWrap/>
            <w:vAlign w:val="center"/>
            <w:hideMark/>
          </w:tcPr>
          <w:p ns2:paraId="4E4EED08"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0.860 ± 0.156 (2)</w:t>
            </w:r>
          </w:p>
        </w:tc>
      </w:tr>
      <w:tr w:rsidR="00E31C71" w:rsidRPr="00A76D5D" ns2:paraId="2D6BC8D9" ns2:textId="77777777" w:rsidTr="00E31C71">
        <w:trPr>
          <w:trHeight w:val="408"/>
          <w:jc w:val="center"/>
        </w:trPr>
        <w:tc>
          <w:tcPr>
            <w:tcW w:w="498" w:type="pct"/>
            <w:vMerge/>
            <w:vAlign w:val="center"/>
            <w:hideMark/>
          </w:tcPr>
          <w:p ns2:paraId="17EBCE59" ns2:textId="77777777" w:rsidR="00A76D5D" w:rsidRPr="00B24627" w:rsidRDefault="00A76D5D" w:rsidP="00711F42">
            <w:pPr>
              <w:jc w:val="center"/>
              <w:rPr>
                <w:rFonts w:eastAsia="SimSun"/>
                <w:color w:val="000000"/>
                <w:sz w:val="18"/>
                <w:szCs w:val="18"/>
              </w:rPr>
            </w:pPr>
          </w:p>
        </w:tc>
        <w:tc>
          <w:tcPr>
            <w:tcW w:w="400" w:type="pct"/>
            <w:vMerge w:val="restart"/>
            <w:noWrap/>
            <w:vAlign w:val="center"/>
            <w:hideMark/>
          </w:tcPr>
          <w:p ns2:paraId="4C57E73A"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4 mg/kg</w:t>
            </w:r>
          </w:p>
        </w:tc>
        <w:tc>
          <w:tcPr>
            <w:tcW w:w="350" w:type="pct"/>
            <w:noWrap/>
            <w:vAlign w:val="center"/>
            <w:hideMark/>
          </w:tcPr>
          <w:p ns2:paraId="634E6D11"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C1D1</w:t>
            </w:r>
          </w:p>
        </w:tc>
        <w:tc>
          <w:tcPr>
            <w:tcW w:w="452" w:type="pct"/>
            <w:noWrap/>
            <w:vAlign w:val="center"/>
            <w:hideMark/>
          </w:tcPr>
          <w:p ns2:paraId="52BB0C93"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30.6 ± 22.6 (7)</w:t>
            </w:r>
          </w:p>
        </w:tc>
        <w:tc>
          <w:tcPr>
            <w:tcW w:w="499" w:type="pct"/>
            <w:noWrap/>
            <w:vAlign w:val="center"/>
            <w:hideMark/>
          </w:tcPr>
          <w:p ns2:paraId="6CDE56B7"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0.0313 ± 0.0828 (7)</w:t>
            </w:r>
          </w:p>
        </w:tc>
        <w:tc>
          <w:tcPr>
            <w:tcW w:w="551" w:type="pct"/>
            <w:noWrap/>
            <w:vAlign w:val="center"/>
            <w:hideMark/>
          </w:tcPr>
          <w:p ns2:paraId="28B1993A" ns2:textId="77777777" w:rsidR="00A76D5D" w:rsidRPr="00B24627" w:rsidRDefault="00A76D5D" w:rsidP="00711F42">
            <w:pPr>
              <w:jc w:val="center"/>
              <w:rPr>
                <w:rFonts w:eastAsia="SimSun"/>
                <w:color w:val="000000"/>
                <w:sz w:val="18"/>
                <w:szCs w:val="18"/>
              </w:rPr>
            </w:pPr>
            <w:r w:rsidRPr="00B24627">
              <w:rPr>
                <w:rFonts w:eastAsia="SimSun"/>
                <w:sz w:val="18"/>
                <w:szCs w:val="18"/>
              </w:rPr>
              <w:t>1050±1010 (7)</w:t>
            </w:r>
          </w:p>
        </w:tc>
        <w:tc>
          <w:tcPr>
            <w:tcW w:w="374" w:type="pct"/>
            <w:noWrap/>
            <w:vAlign w:val="center"/>
            <w:hideMark/>
          </w:tcPr>
          <w:p ns2:paraId="40500B87"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49.0 ± 6.87 (6)</w:t>
            </w:r>
          </w:p>
        </w:tc>
        <w:tc>
          <w:tcPr>
            <w:tcW w:w="521" w:type="pct"/>
            <w:noWrap/>
            <w:vAlign w:val="center"/>
            <w:hideMark/>
          </w:tcPr>
          <w:p ns2:paraId="59D7227E" ns2:textId="573962A7"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521" w:type="pct"/>
            <w:noWrap/>
            <w:vAlign w:val="center"/>
            <w:hideMark/>
          </w:tcPr>
          <w:p ns2:paraId="2D531D8E" ns2:textId="1D46BCE2" w:rsidR="00A76D5D" w:rsidRPr="00B24627" w:rsidRDefault="00472392" w:rsidP="00711F42">
            <w:pPr>
              <w:jc w:val="center"/>
              <w:rPr>
                <w:rFonts w:eastAsia="SimSun"/>
                <w:sz w:val="18"/>
                <w:szCs w:val="18"/>
              </w:rPr>
            </w:pPr>
            <w:r>
              <w:rPr>
                <w:rFonts w:eastAsia="SimSun"/>
                <w:sz w:val="18"/>
                <w:szCs w:val="18"/>
              </w:rPr>
              <w:t>-</w:t>
            </w:r>
          </w:p>
        </w:tc>
        <w:tc>
          <w:tcPr>
            <w:tcW w:w="416" w:type="pct"/>
            <w:noWrap/>
            <w:vAlign w:val="center"/>
            <w:hideMark/>
          </w:tcPr>
          <w:p ns2:paraId="68A1ABFF" ns2:textId="0EEEBCD9" w:rsidR="00A76D5D" w:rsidRPr="00B24627" w:rsidRDefault="00472392" w:rsidP="00711F42">
            <w:pPr>
              <w:jc w:val="center"/>
              <w:rPr>
                <w:rFonts w:eastAsia="SimSun"/>
                <w:sz w:val="18"/>
                <w:szCs w:val="18"/>
              </w:rPr>
            </w:pPr>
            <w:r>
              <w:rPr>
                <w:rFonts w:eastAsia="SimSun"/>
                <w:sz w:val="18"/>
                <w:szCs w:val="18"/>
              </w:rPr>
              <w:t>-</w:t>
            </w:r>
          </w:p>
        </w:tc>
        <w:tc>
          <w:tcPr>
            <w:tcW w:w="417" w:type="pct"/>
            <w:noWrap/>
            <w:vAlign w:val="center"/>
            <w:hideMark/>
          </w:tcPr>
          <w:p ns2:paraId="1D50468E" ns2:textId="5A777229" w:rsidR="00A76D5D" w:rsidRPr="00B24627" w:rsidRDefault="00472392" w:rsidP="00711F42">
            <w:pPr>
              <w:jc w:val="center"/>
              <w:rPr>
                <w:rFonts w:eastAsia="SimSun"/>
                <w:sz w:val="18"/>
                <w:szCs w:val="18"/>
              </w:rPr>
            </w:pPr>
            <w:r>
              <w:rPr>
                <w:rFonts w:eastAsia="SimSun"/>
                <w:sz w:val="18"/>
                <w:szCs w:val="18"/>
              </w:rPr>
              <w:t>-</w:t>
            </w:r>
          </w:p>
        </w:tc>
      </w:tr>
      <w:tr w:rsidR="00E31C71" w:rsidRPr="00A76D5D" ns2:paraId="56A66DD3" ns2:textId="77777777" w:rsidTr="00E31C71">
        <w:trPr>
          <w:trHeight w:val="408"/>
          <w:jc w:val="center"/>
        </w:trPr>
        <w:tc>
          <w:tcPr>
            <w:tcW w:w="498" w:type="pct"/>
            <w:vMerge/>
            <w:vAlign w:val="center"/>
            <w:hideMark/>
          </w:tcPr>
          <w:p ns2:paraId="07944BFE" ns2:textId="77777777" w:rsidR="00A76D5D" w:rsidRPr="00B24627" w:rsidRDefault="00A76D5D" w:rsidP="00711F42">
            <w:pPr>
              <w:jc w:val="center"/>
              <w:rPr>
                <w:rFonts w:eastAsia="SimSun"/>
                <w:color w:val="000000"/>
                <w:sz w:val="18"/>
                <w:szCs w:val="18"/>
              </w:rPr>
            </w:pPr>
          </w:p>
        </w:tc>
        <w:tc>
          <w:tcPr>
            <w:tcW w:w="400" w:type="pct"/>
            <w:vMerge/>
            <w:vAlign w:val="center"/>
            <w:hideMark/>
          </w:tcPr>
          <w:p ns2:paraId="5F33F76F" ns2:textId="77777777" w:rsidR="00A76D5D" w:rsidRPr="00B24627" w:rsidRDefault="00A76D5D" w:rsidP="00711F42">
            <w:pPr>
              <w:jc w:val="center"/>
              <w:rPr>
                <w:rFonts w:eastAsia="SimSun"/>
                <w:color w:val="000000"/>
                <w:sz w:val="18"/>
                <w:szCs w:val="18"/>
              </w:rPr>
            </w:pPr>
          </w:p>
        </w:tc>
        <w:tc>
          <w:tcPr>
            <w:tcW w:w="350" w:type="pct"/>
            <w:noWrap/>
            <w:vAlign w:val="center"/>
            <w:hideMark/>
          </w:tcPr>
          <w:p ns2:paraId="67A844F3"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C3D1</w:t>
            </w:r>
          </w:p>
        </w:tc>
        <w:tc>
          <w:tcPr>
            <w:tcW w:w="452" w:type="pct"/>
            <w:noWrap/>
            <w:vAlign w:val="center"/>
            <w:hideMark/>
          </w:tcPr>
          <w:p ns2:paraId="3D6A0022"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36.2 ± 39.2 (5)</w:t>
            </w:r>
          </w:p>
        </w:tc>
        <w:tc>
          <w:tcPr>
            <w:tcW w:w="499" w:type="pct"/>
            <w:noWrap/>
            <w:vAlign w:val="center"/>
            <w:hideMark/>
          </w:tcPr>
          <w:p ns2:paraId="2693FABC"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0.234 ± 0.342 (5)</w:t>
            </w:r>
          </w:p>
        </w:tc>
        <w:tc>
          <w:tcPr>
            <w:tcW w:w="551" w:type="pct"/>
            <w:noWrap/>
            <w:vAlign w:val="center"/>
            <w:hideMark/>
          </w:tcPr>
          <w:p ns2:paraId="1606C4BB" ns2:textId="77777777" w:rsidR="00A76D5D" w:rsidRPr="00B24627" w:rsidRDefault="00A76D5D" w:rsidP="00711F42">
            <w:pPr>
              <w:jc w:val="center"/>
              <w:rPr>
                <w:rFonts w:eastAsia="SimSun"/>
                <w:color w:val="000000"/>
                <w:sz w:val="18"/>
                <w:szCs w:val="18"/>
              </w:rPr>
            </w:pPr>
            <w:r w:rsidRPr="00B24627">
              <w:rPr>
                <w:rFonts w:eastAsia="SimSun"/>
                <w:sz w:val="18"/>
                <w:szCs w:val="18"/>
              </w:rPr>
              <w:t>999 ± 843 (5)</w:t>
            </w:r>
          </w:p>
        </w:tc>
        <w:tc>
          <w:tcPr>
            <w:tcW w:w="374" w:type="pct"/>
            <w:noWrap/>
            <w:vAlign w:val="center"/>
            <w:hideMark/>
          </w:tcPr>
          <w:p ns2:paraId="1CB609E2"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76.9 ± 55.7 (4)</w:t>
            </w:r>
          </w:p>
        </w:tc>
        <w:tc>
          <w:tcPr>
            <w:tcW w:w="521" w:type="pct"/>
            <w:noWrap/>
            <w:vAlign w:val="center"/>
            <w:hideMark/>
          </w:tcPr>
          <w:p ns2:paraId="0EA5F5AD" ns2:textId="44B159FA"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521" w:type="pct"/>
            <w:noWrap/>
            <w:vAlign w:val="center"/>
            <w:hideMark/>
          </w:tcPr>
          <w:p ns2:paraId="0FCEA7C5" ns2:textId="1CA7DCD3" w:rsidR="00A76D5D" w:rsidRPr="00B24627" w:rsidRDefault="00472392" w:rsidP="00711F42">
            <w:pPr>
              <w:jc w:val="center"/>
              <w:rPr>
                <w:rFonts w:eastAsia="SimSun"/>
                <w:sz w:val="18"/>
                <w:szCs w:val="18"/>
              </w:rPr>
            </w:pPr>
            <w:r>
              <w:rPr>
                <w:rFonts w:eastAsia="SimSun"/>
                <w:sz w:val="18"/>
                <w:szCs w:val="18"/>
              </w:rPr>
              <w:t>-</w:t>
            </w:r>
          </w:p>
        </w:tc>
        <w:tc>
          <w:tcPr>
            <w:tcW w:w="416" w:type="pct"/>
            <w:noWrap/>
            <w:vAlign w:val="center"/>
            <w:hideMark/>
          </w:tcPr>
          <w:p ns2:paraId="0606F3B5"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1.12 ± 0.799 (5)</w:t>
            </w:r>
          </w:p>
        </w:tc>
        <w:tc>
          <w:tcPr>
            <w:tcW w:w="417" w:type="pct"/>
            <w:noWrap/>
            <w:vAlign w:val="center"/>
            <w:hideMark/>
          </w:tcPr>
          <w:p ns2:paraId="53C010A3"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1.10 ± 0.647 (5)</w:t>
            </w:r>
          </w:p>
        </w:tc>
      </w:tr>
      <w:tr w:rsidR="00E31C71" w:rsidRPr="00A76D5D" ns2:paraId="078643FD" ns2:textId="77777777" w:rsidTr="00E31C71">
        <w:trPr>
          <w:trHeight w:val="408"/>
          <w:jc w:val="center"/>
        </w:trPr>
        <w:tc>
          <w:tcPr>
            <w:tcW w:w="498" w:type="pct"/>
            <w:vMerge/>
            <w:vAlign w:val="center"/>
            <w:hideMark/>
          </w:tcPr>
          <w:p ns2:paraId="00D6C233" ns2:textId="77777777" w:rsidR="00A76D5D" w:rsidRPr="00B24627" w:rsidRDefault="00A76D5D" w:rsidP="00711F42">
            <w:pPr>
              <w:jc w:val="center"/>
              <w:rPr>
                <w:rFonts w:eastAsia="SimSun"/>
                <w:color w:val="000000"/>
                <w:sz w:val="18"/>
                <w:szCs w:val="18"/>
              </w:rPr>
            </w:pPr>
          </w:p>
        </w:tc>
        <w:tc>
          <w:tcPr>
            <w:tcW w:w="400" w:type="pct"/>
            <w:vMerge w:val="restart"/>
            <w:noWrap/>
            <w:vAlign w:val="center"/>
            <w:hideMark/>
          </w:tcPr>
          <w:p ns2:paraId="49E4BCCC"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5 mg/kg</w:t>
            </w:r>
          </w:p>
        </w:tc>
        <w:tc>
          <w:tcPr>
            <w:tcW w:w="350" w:type="pct"/>
            <w:noWrap/>
            <w:vAlign w:val="center"/>
            <w:hideMark/>
          </w:tcPr>
          <w:p ns2:paraId="672BC6A2"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C1D1</w:t>
            </w:r>
          </w:p>
        </w:tc>
        <w:tc>
          <w:tcPr>
            <w:tcW w:w="452" w:type="pct"/>
            <w:noWrap/>
            <w:vAlign w:val="center"/>
            <w:hideMark/>
          </w:tcPr>
          <w:p ns2:paraId="15702911"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31.3 ± 23.4 (7)</w:t>
            </w:r>
          </w:p>
        </w:tc>
        <w:tc>
          <w:tcPr>
            <w:tcW w:w="499" w:type="pct"/>
            <w:noWrap/>
            <w:vAlign w:val="center"/>
            <w:hideMark/>
          </w:tcPr>
          <w:p ns2:paraId="0AE44074"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 (5)</w:t>
            </w:r>
          </w:p>
        </w:tc>
        <w:tc>
          <w:tcPr>
            <w:tcW w:w="551" w:type="pct"/>
            <w:noWrap/>
            <w:vAlign w:val="center"/>
            <w:hideMark/>
          </w:tcPr>
          <w:p ns2:paraId="71895C5B" ns2:textId="77777777" w:rsidR="00A76D5D" w:rsidRPr="00B24627" w:rsidRDefault="00A76D5D" w:rsidP="00711F42">
            <w:pPr>
              <w:jc w:val="center"/>
              <w:rPr>
                <w:rFonts w:eastAsia="SimSun"/>
                <w:color w:val="000000"/>
                <w:sz w:val="18"/>
                <w:szCs w:val="18"/>
              </w:rPr>
            </w:pPr>
            <w:r w:rsidRPr="00B24627">
              <w:rPr>
                <w:rFonts w:eastAsia="SimSun"/>
                <w:sz w:val="18"/>
                <w:szCs w:val="18"/>
              </w:rPr>
              <w:t>946±451 (6)</w:t>
            </w:r>
          </w:p>
        </w:tc>
        <w:tc>
          <w:tcPr>
            <w:tcW w:w="374" w:type="pct"/>
            <w:noWrap/>
            <w:vAlign w:val="center"/>
            <w:hideMark/>
          </w:tcPr>
          <w:p ns2:paraId="3DA9146E"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47.2 ± 6.31 (4)</w:t>
            </w:r>
          </w:p>
        </w:tc>
        <w:tc>
          <w:tcPr>
            <w:tcW w:w="521" w:type="pct"/>
            <w:noWrap/>
            <w:vAlign w:val="center"/>
            <w:hideMark/>
          </w:tcPr>
          <w:p ns2:paraId="1A81A617" ns2:textId="5FA0B2FD"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521" w:type="pct"/>
            <w:noWrap/>
            <w:vAlign w:val="center"/>
            <w:hideMark/>
          </w:tcPr>
          <w:p ns2:paraId="7ACD89EF" ns2:textId="116FBBBB" w:rsidR="00A76D5D" w:rsidRPr="00B24627" w:rsidRDefault="00472392" w:rsidP="00711F42">
            <w:pPr>
              <w:jc w:val="center"/>
              <w:rPr>
                <w:rFonts w:eastAsia="SimSun"/>
                <w:sz w:val="18"/>
                <w:szCs w:val="18"/>
              </w:rPr>
            </w:pPr>
            <w:r>
              <w:rPr>
                <w:rFonts w:eastAsia="SimSun"/>
                <w:sz w:val="18"/>
                <w:szCs w:val="18"/>
              </w:rPr>
              <w:t>-</w:t>
            </w:r>
          </w:p>
        </w:tc>
        <w:tc>
          <w:tcPr>
            <w:tcW w:w="416" w:type="pct"/>
            <w:noWrap/>
            <w:vAlign w:val="center"/>
            <w:hideMark/>
          </w:tcPr>
          <w:p ns2:paraId="3A317DE6" ns2:textId="79D8835A" w:rsidR="00A76D5D" w:rsidRPr="00B24627" w:rsidRDefault="00472392" w:rsidP="00711F42">
            <w:pPr>
              <w:jc w:val="center"/>
              <w:rPr>
                <w:rFonts w:eastAsia="SimSun"/>
                <w:sz w:val="18"/>
                <w:szCs w:val="18"/>
              </w:rPr>
            </w:pPr>
            <w:r>
              <w:rPr>
                <w:rFonts w:eastAsia="SimSun"/>
                <w:sz w:val="18"/>
                <w:szCs w:val="18"/>
              </w:rPr>
              <w:t>-</w:t>
            </w:r>
          </w:p>
        </w:tc>
        <w:tc>
          <w:tcPr>
            <w:tcW w:w="417" w:type="pct"/>
            <w:noWrap/>
            <w:vAlign w:val="center"/>
            <w:hideMark/>
          </w:tcPr>
          <w:p ns2:paraId="17B7C5EF" ns2:textId="5060CD87" w:rsidR="00A76D5D" w:rsidRPr="00B24627" w:rsidRDefault="00472392" w:rsidP="00711F42">
            <w:pPr>
              <w:jc w:val="center"/>
              <w:rPr>
                <w:rFonts w:eastAsia="SimSun"/>
                <w:sz w:val="18"/>
                <w:szCs w:val="18"/>
              </w:rPr>
            </w:pPr>
            <w:r>
              <w:rPr>
                <w:rFonts w:eastAsia="SimSun"/>
                <w:sz w:val="18"/>
                <w:szCs w:val="18"/>
              </w:rPr>
              <w:t>-</w:t>
            </w:r>
          </w:p>
        </w:tc>
      </w:tr>
      <w:tr w:rsidR="00E31C71" w:rsidRPr="00A76D5D" ns2:paraId="527770AC" ns2:textId="77777777" w:rsidTr="00E31C71">
        <w:trPr>
          <w:trHeight w:val="408"/>
          <w:jc w:val="center"/>
        </w:trPr>
        <w:tc>
          <w:tcPr>
            <w:tcW w:w="498" w:type="pct"/>
            <w:vMerge/>
            <w:vAlign w:val="center"/>
            <w:hideMark/>
          </w:tcPr>
          <w:p ns2:paraId="7A692A55" ns2:textId="77777777" w:rsidR="00A76D5D" w:rsidRPr="00B24627" w:rsidRDefault="00A76D5D" w:rsidP="00711F42">
            <w:pPr>
              <w:jc w:val="center"/>
              <w:rPr>
                <w:rFonts w:eastAsia="SimSun"/>
                <w:color w:val="000000"/>
                <w:sz w:val="18"/>
                <w:szCs w:val="18"/>
              </w:rPr>
            </w:pPr>
          </w:p>
        </w:tc>
        <w:tc>
          <w:tcPr>
            <w:tcW w:w="400" w:type="pct"/>
            <w:vMerge/>
            <w:vAlign w:val="center"/>
            <w:hideMark/>
          </w:tcPr>
          <w:p ns2:paraId="2F8A06CD" ns2:textId="77777777" w:rsidR="00A76D5D" w:rsidRPr="00B24627" w:rsidRDefault="00A76D5D" w:rsidP="00711F42">
            <w:pPr>
              <w:jc w:val="center"/>
              <w:rPr>
                <w:rFonts w:eastAsia="SimSun"/>
                <w:color w:val="000000"/>
                <w:sz w:val="18"/>
                <w:szCs w:val="18"/>
              </w:rPr>
            </w:pPr>
          </w:p>
        </w:tc>
        <w:tc>
          <w:tcPr>
            <w:tcW w:w="350" w:type="pct"/>
            <w:noWrap/>
            <w:vAlign w:val="center"/>
            <w:hideMark/>
          </w:tcPr>
          <w:p ns2:paraId="5D33BB5D"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C3D1</w:t>
            </w:r>
          </w:p>
        </w:tc>
        <w:tc>
          <w:tcPr>
            <w:tcW w:w="452" w:type="pct"/>
            <w:noWrap/>
            <w:vAlign w:val="center"/>
            <w:hideMark/>
          </w:tcPr>
          <w:p ns2:paraId="24A7D746"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24.2 ± 18.6 (3)</w:t>
            </w:r>
          </w:p>
        </w:tc>
        <w:tc>
          <w:tcPr>
            <w:tcW w:w="499" w:type="pct"/>
            <w:noWrap/>
            <w:vAlign w:val="center"/>
            <w:hideMark/>
          </w:tcPr>
          <w:p ns2:paraId="55FA4EE7"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0.117 ± 0.101 (3)</w:t>
            </w:r>
          </w:p>
        </w:tc>
        <w:tc>
          <w:tcPr>
            <w:tcW w:w="551" w:type="pct"/>
            <w:noWrap/>
            <w:vAlign w:val="center"/>
            <w:hideMark/>
          </w:tcPr>
          <w:p ns2:paraId="7EB1CFC7" ns2:textId="77777777" w:rsidR="00A76D5D" w:rsidRPr="00B24627" w:rsidRDefault="00A76D5D" w:rsidP="00711F42">
            <w:pPr>
              <w:jc w:val="center"/>
              <w:rPr>
                <w:rFonts w:eastAsia="SimSun"/>
                <w:color w:val="000000"/>
                <w:sz w:val="18"/>
                <w:szCs w:val="18"/>
              </w:rPr>
            </w:pPr>
            <w:r w:rsidRPr="00B24627">
              <w:rPr>
                <w:rFonts w:eastAsia="SimSun"/>
                <w:sz w:val="18"/>
                <w:szCs w:val="18"/>
              </w:rPr>
              <w:t>1090 ± 855 (3)</w:t>
            </w:r>
          </w:p>
        </w:tc>
        <w:tc>
          <w:tcPr>
            <w:tcW w:w="374" w:type="pct"/>
            <w:noWrap/>
            <w:vAlign w:val="center"/>
            <w:hideMark/>
          </w:tcPr>
          <w:p ns2:paraId="067CF9A9"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42.7 ± 2.52 (3)</w:t>
            </w:r>
          </w:p>
        </w:tc>
        <w:tc>
          <w:tcPr>
            <w:tcW w:w="521" w:type="pct"/>
            <w:noWrap/>
            <w:vAlign w:val="center"/>
            <w:hideMark/>
          </w:tcPr>
          <w:p ns2:paraId="03827F52" ns2:textId="4CD44FD8"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521" w:type="pct"/>
            <w:noWrap/>
            <w:vAlign w:val="center"/>
            <w:hideMark/>
          </w:tcPr>
          <w:p ns2:paraId="405B25BC" ns2:textId="6A5B47A7" w:rsidR="00A76D5D" w:rsidRPr="00B24627" w:rsidRDefault="00472392" w:rsidP="00711F42">
            <w:pPr>
              <w:jc w:val="center"/>
              <w:rPr>
                <w:rFonts w:eastAsia="SimSun"/>
                <w:sz w:val="18"/>
                <w:szCs w:val="18"/>
              </w:rPr>
            </w:pPr>
            <w:r>
              <w:rPr>
                <w:rFonts w:eastAsia="SimSun"/>
                <w:sz w:val="18"/>
                <w:szCs w:val="18"/>
              </w:rPr>
              <w:t>-</w:t>
            </w:r>
          </w:p>
        </w:tc>
        <w:tc>
          <w:tcPr>
            <w:tcW w:w="416" w:type="pct"/>
            <w:noWrap/>
            <w:vAlign w:val="center"/>
            <w:hideMark/>
          </w:tcPr>
          <w:p ns2:paraId="03C378F0"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0.460 ± 0.295 (3)</w:t>
            </w:r>
          </w:p>
        </w:tc>
        <w:tc>
          <w:tcPr>
            <w:tcW w:w="417" w:type="pct"/>
            <w:noWrap/>
            <w:vAlign w:val="center"/>
            <w:hideMark/>
          </w:tcPr>
          <w:p ns2:paraId="7D034848"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1.14 ± 0.742 (2)</w:t>
            </w:r>
          </w:p>
        </w:tc>
      </w:tr>
      <w:tr w:rsidR="00E31C71" w:rsidRPr="00A76D5D" ns2:paraId="184A81BB" ns2:textId="77777777" w:rsidTr="00E31C71">
        <w:trPr>
          <w:trHeight w:val="408"/>
          <w:jc w:val="center"/>
        </w:trPr>
        <w:tc>
          <w:tcPr>
            <w:tcW w:w="498" w:type="pct"/>
            <w:vMerge/>
            <w:vAlign w:val="center"/>
            <w:hideMark/>
          </w:tcPr>
          <w:p ns2:paraId="43126C3A" ns2:textId="77777777" w:rsidR="00A76D5D" w:rsidRPr="00B24627" w:rsidRDefault="00A76D5D" w:rsidP="00711F42">
            <w:pPr>
              <w:jc w:val="center"/>
              <w:rPr>
                <w:rFonts w:eastAsia="SimSun"/>
                <w:color w:val="000000"/>
                <w:sz w:val="18"/>
                <w:szCs w:val="18"/>
              </w:rPr>
            </w:pPr>
          </w:p>
        </w:tc>
        <w:tc>
          <w:tcPr>
            <w:tcW w:w="400" w:type="pct"/>
            <w:vMerge w:val="restart"/>
            <w:noWrap/>
            <w:vAlign w:val="center"/>
            <w:hideMark/>
          </w:tcPr>
          <w:p ns2:paraId="34CEB801"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5.5 mg/kg</w:t>
            </w:r>
          </w:p>
        </w:tc>
        <w:tc>
          <w:tcPr>
            <w:tcW w:w="350" w:type="pct"/>
            <w:noWrap/>
            <w:vAlign w:val="center"/>
            <w:hideMark/>
          </w:tcPr>
          <w:p ns2:paraId="7975BB0D"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C1D1</w:t>
            </w:r>
          </w:p>
        </w:tc>
        <w:tc>
          <w:tcPr>
            <w:tcW w:w="452" w:type="pct"/>
            <w:noWrap/>
            <w:vAlign w:val="center"/>
            <w:hideMark/>
          </w:tcPr>
          <w:p ns2:paraId="3495E6DF"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12.3 ± 5.61 (5)</w:t>
            </w:r>
          </w:p>
        </w:tc>
        <w:tc>
          <w:tcPr>
            <w:tcW w:w="499" w:type="pct"/>
            <w:noWrap/>
            <w:vAlign w:val="center"/>
            <w:hideMark/>
          </w:tcPr>
          <w:p ns2:paraId="75C6CA4E"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 (5)</w:t>
            </w:r>
          </w:p>
        </w:tc>
        <w:tc>
          <w:tcPr>
            <w:tcW w:w="551" w:type="pct"/>
            <w:noWrap/>
            <w:vAlign w:val="center"/>
            <w:hideMark/>
          </w:tcPr>
          <w:p ns2:paraId="664C159C" ns2:textId="77777777" w:rsidR="00A76D5D" w:rsidRPr="00B24627" w:rsidRDefault="00A76D5D" w:rsidP="00711F42">
            <w:pPr>
              <w:jc w:val="center"/>
              <w:rPr>
                <w:rFonts w:eastAsia="SimSun"/>
                <w:color w:val="000000"/>
                <w:sz w:val="18"/>
                <w:szCs w:val="18"/>
              </w:rPr>
            </w:pPr>
            <w:r w:rsidRPr="00B24627">
              <w:rPr>
                <w:rFonts w:eastAsia="SimSun"/>
                <w:sz w:val="18"/>
                <w:szCs w:val="18"/>
              </w:rPr>
              <w:t>670±244 (5)</w:t>
            </w:r>
          </w:p>
        </w:tc>
        <w:tc>
          <w:tcPr>
            <w:tcW w:w="374" w:type="pct"/>
            <w:noWrap/>
            <w:vAlign w:val="center"/>
            <w:hideMark/>
          </w:tcPr>
          <w:p ns2:paraId="0FE5E481"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47.4 ± 4.74 (4)</w:t>
            </w:r>
          </w:p>
        </w:tc>
        <w:tc>
          <w:tcPr>
            <w:tcW w:w="521" w:type="pct"/>
            <w:noWrap/>
            <w:vAlign w:val="center"/>
            <w:hideMark/>
          </w:tcPr>
          <w:p ns2:paraId="017BF2BF" ns2:textId="6D449B49"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521" w:type="pct"/>
            <w:noWrap/>
            <w:vAlign w:val="center"/>
            <w:hideMark/>
          </w:tcPr>
          <w:p ns2:paraId="0B1C409D" ns2:textId="0F062902" w:rsidR="00A76D5D" w:rsidRPr="00B24627" w:rsidRDefault="00472392" w:rsidP="00711F42">
            <w:pPr>
              <w:jc w:val="center"/>
              <w:rPr>
                <w:rFonts w:eastAsia="SimSun"/>
                <w:sz w:val="18"/>
                <w:szCs w:val="18"/>
              </w:rPr>
            </w:pPr>
            <w:r>
              <w:rPr>
                <w:rFonts w:eastAsia="SimSun"/>
                <w:sz w:val="18"/>
                <w:szCs w:val="18"/>
              </w:rPr>
              <w:t>-</w:t>
            </w:r>
          </w:p>
        </w:tc>
        <w:tc>
          <w:tcPr>
            <w:tcW w:w="416" w:type="pct"/>
            <w:noWrap/>
            <w:vAlign w:val="center"/>
            <w:hideMark/>
          </w:tcPr>
          <w:p ns2:paraId="55E7757E" ns2:textId="2AD69DF1" w:rsidR="00A76D5D" w:rsidRPr="00B24627" w:rsidRDefault="00472392" w:rsidP="00711F42">
            <w:pPr>
              <w:jc w:val="center"/>
              <w:rPr>
                <w:rFonts w:eastAsia="SimSun"/>
                <w:sz w:val="18"/>
                <w:szCs w:val="18"/>
              </w:rPr>
            </w:pPr>
            <w:r>
              <w:rPr>
                <w:rFonts w:eastAsia="SimSun"/>
                <w:sz w:val="18"/>
                <w:szCs w:val="18"/>
              </w:rPr>
              <w:t>-</w:t>
            </w:r>
          </w:p>
        </w:tc>
        <w:tc>
          <w:tcPr>
            <w:tcW w:w="417" w:type="pct"/>
            <w:noWrap/>
            <w:vAlign w:val="center"/>
            <w:hideMark/>
          </w:tcPr>
          <w:p ns2:paraId="2B93396E" ns2:textId="0AA155D6" w:rsidR="00A76D5D" w:rsidRPr="00B24627" w:rsidRDefault="00472392" w:rsidP="00711F42">
            <w:pPr>
              <w:jc w:val="center"/>
              <w:rPr>
                <w:rFonts w:eastAsia="SimSun"/>
                <w:sz w:val="18"/>
                <w:szCs w:val="18"/>
              </w:rPr>
            </w:pPr>
            <w:r>
              <w:rPr>
                <w:rFonts w:eastAsia="SimSun"/>
                <w:sz w:val="18"/>
                <w:szCs w:val="18"/>
              </w:rPr>
              <w:t>-</w:t>
            </w:r>
          </w:p>
        </w:tc>
      </w:tr>
      <w:tr w:rsidR="00E31C71" w:rsidRPr="00A76D5D" ns2:paraId="7A1F65FC" ns2:textId="77777777" w:rsidTr="00E31C71">
        <w:trPr>
          <w:trHeight w:val="408"/>
          <w:jc w:val="center"/>
        </w:trPr>
        <w:tc>
          <w:tcPr>
            <w:tcW w:w="498" w:type="pct"/>
            <w:vMerge/>
            <w:vAlign w:val="center"/>
            <w:hideMark/>
          </w:tcPr>
          <w:p ns2:paraId="3BA2E8BA" ns2:textId="77777777" w:rsidR="00A76D5D" w:rsidRPr="00B24627" w:rsidRDefault="00A76D5D" w:rsidP="00711F42">
            <w:pPr>
              <w:jc w:val="center"/>
              <w:rPr>
                <w:rFonts w:eastAsia="SimSun"/>
                <w:color w:val="000000"/>
                <w:sz w:val="18"/>
                <w:szCs w:val="18"/>
              </w:rPr>
            </w:pPr>
          </w:p>
        </w:tc>
        <w:tc>
          <w:tcPr>
            <w:tcW w:w="400" w:type="pct"/>
            <w:vMerge/>
            <w:vAlign w:val="center"/>
            <w:hideMark/>
          </w:tcPr>
          <w:p ns2:paraId="73C6F6FE" ns2:textId="77777777" w:rsidR="00A76D5D" w:rsidRPr="00B24627" w:rsidRDefault="00A76D5D" w:rsidP="00711F42">
            <w:pPr>
              <w:jc w:val="center"/>
              <w:rPr>
                <w:rFonts w:eastAsia="SimSun"/>
                <w:color w:val="000000"/>
                <w:sz w:val="18"/>
                <w:szCs w:val="18"/>
              </w:rPr>
            </w:pPr>
          </w:p>
        </w:tc>
        <w:tc>
          <w:tcPr>
            <w:tcW w:w="350" w:type="pct"/>
            <w:noWrap/>
            <w:vAlign w:val="center"/>
            <w:hideMark/>
          </w:tcPr>
          <w:p ns2:paraId="32FE5CCB"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C3D1</w:t>
            </w:r>
          </w:p>
        </w:tc>
        <w:tc>
          <w:tcPr>
            <w:tcW w:w="452" w:type="pct"/>
            <w:noWrap/>
            <w:vAlign w:val="center"/>
            <w:hideMark/>
          </w:tcPr>
          <w:p ns2:paraId="633AAE96"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8.40 ± 1.33 (3)</w:t>
            </w:r>
          </w:p>
        </w:tc>
        <w:tc>
          <w:tcPr>
            <w:tcW w:w="499" w:type="pct"/>
            <w:noWrap/>
            <w:vAlign w:val="center"/>
            <w:hideMark/>
          </w:tcPr>
          <w:p ns2:paraId="5D489E56"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0.112 ± 0.193 (3)</w:t>
            </w:r>
          </w:p>
        </w:tc>
        <w:tc>
          <w:tcPr>
            <w:tcW w:w="551" w:type="pct"/>
            <w:noWrap/>
            <w:vAlign w:val="center"/>
            <w:hideMark/>
          </w:tcPr>
          <w:p ns2:paraId="45EF2E05" ns2:textId="77777777" w:rsidR="00A76D5D" w:rsidRPr="00B24627" w:rsidRDefault="00A76D5D" w:rsidP="00711F42">
            <w:pPr>
              <w:jc w:val="center"/>
              <w:rPr>
                <w:rFonts w:eastAsia="SimSun"/>
                <w:color w:val="000000"/>
                <w:sz w:val="18"/>
                <w:szCs w:val="18"/>
              </w:rPr>
            </w:pPr>
            <w:r w:rsidRPr="00B24627">
              <w:rPr>
                <w:rFonts w:eastAsia="SimSun"/>
                <w:sz w:val="18"/>
                <w:szCs w:val="18"/>
              </w:rPr>
              <w:t>560 ± 245 (3)</w:t>
            </w:r>
          </w:p>
        </w:tc>
        <w:tc>
          <w:tcPr>
            <w:tcW w:w="374" w:type="pct"/>
            <w:noWrap/>
            <w:vAlign w:val="center"/>
            <w:hideMark/>
          </w:tcPr>
          <w:p ns2:paraId="03C55B6C"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54.5 ± 10.0 (3)</w:t>
            </w:r>
          </w:p>
        </w:tc>
        <w:tc>
          <w:tcPr>
            <w:tcW w:w="521" w:type="pct"/>
            <w:noWrap/>
            <w:vAlign w:val="center"/>
            <w:hideMark/>
          </w:tcPr>
          <w:p ns2:paraId="4550FD66" ns2:textId="752E8B59"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521" w:type="pct"/>
            <w:noWrap/>
            <w:vAlign w:val="center"/>
            <w:hideMark/>
          </w:tcPr>
          <w:p ns2:paraId="4F16109D" ns2:textId="09CE7D3D" w:rsidR="00A76D5D" w:rsidRPr="00B24627" w:rsidRDefault="00472392" w:rsidP="00711F42">
            <w:pPr>
              <w:jc w:val="center"/>
              <w:rPr>
                <w:rFonts w:eastAsia="SimSun"/>
                <w:sz w:val="18"/>
                <w:szCs w:val="18"/>
              </w:rPr>
            </w:pPr>
            <w:r>
              <w:rPr>
                <w:rFonts w:eastAsia="SimSun"/>
                <w:sz w:val="18"/>
                <w:szCs w:val="18"/>
              </w:rPr>
              <w:t>-</w:t>
            </w:r>
          </w:p>
        </w:tc>
        <w:tc>
          <w:tcPr>
            <w:tcW w:w="416" w:type="pct"/>
            <w:noWrap/>
            <w:vAlign w:val="center"/>
            <w:hideMark/>
          </w:tcPr>
          <w:p ns2:paraId="1C8839B8"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1.10 ± 0.535 (3)</w:t>
            </w:r>
          </w:p>
        </w:tc>
        <w:tc>
          <w:tcPr>
            <w:tcW w:w="417" w:type="pct"/>
            <w:noWrap/>
            <w:vAlign w:val="center"/>
            <w:hideMark/>
          </w:tcPr>
          <w:p ns2:paraId="311B03CA"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1.03 ± 0.02 (3)</w:t>
            </w:r>
          </w:p>
        </w:tc>
      </w:tr>
      <w:tr w:rsidR="00E31C71" w:rsidRPr="00A76D5D" ns2:paraId="31C5B853" ns2:textId="77777777" w:rsidTr="00E31C71">
        <w:trPr>
          <w:trHeight w:val="408"/>
          <w:jc w:val="center"/>
        </w:trPr>
        <w:tc>
          <w:tcPr>
            <w:tcW w:w="498" w:type="pct"/>
            <w:vMerge/>
            <w:vAlign w:val="center"/>
            <w:hideMark/>
          </w:tcPr>
          <w:p ns2:paraId="18D227E8" ns2:textId="77777777" w:rsidR="00A76D5D" w:rsidRPr="00B24627" w:rsidRDefault="00A76D5D" w:rsidP="00711F42">
            <w:pPr>
              <w:jc w:val="center"/>
              <w:rPr>
                <w:rFonts w:eastAsia="SimSun"/>
                <w:color w:val="000000"/>
                <w:sz w:val="18"/>
                <w:szCs w:val="18"/>
              </w:rPr>
            </w:pPr>
          </w:p>
        </w:tc>
        <w:tc>
          <w:tcPr>
            <w:tcW w:w="400" w:type="pct"/>
            <w:vMerge w:val="restart"/>
            <w:noWrap/>
            <w:vAlign w:val="center"/>
            <w:hideMark/>
          </w:tcPr>
          <w:p ns2:paraId="51519B43"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6 mg/kg</w:t>
            </w:r>
          </w:p>
        </w:tc>
        <w:tc>
          <w:tcPr>
            <w:tcW w:w="350" w:type="pct"/>
            <w:noWrap/>
            <w:vAlign w:val="center"/>
            <w:hideMark/>
          </w:tcPr>
          <w:p ns2:paraId="42BE4B15"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C1D1</w:t>
            </w:r>
          </w:p>
        </w:tc>
        <w:tc>
          <w:tcPr>
            <w:tcW w:w="452" w:type="pct"/>
            <w:noWrap/>
            <w:vAlign w:val="center"/>
            <w:hideMark/>
          </w:tcPr>
          <w:p ns2:paraId="19533421"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25.2 ± 15.7 (7)</w:t>
            </w:r>
          </w:p>
        </w:tc>
        <w:tc>
          <w:tcPr>
            <w:tcW w:w="499" w:type="pct"/>
            <w:noWrap/>
            <w:vAlign w:val="center"/>
            <w:hideMark/>
          </w:tcPr>
          <w:p ns2:paraId="2803A51D"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1.11 ± 2.68 (6)</w:t>
            </w:r>
          </w:p>
        </w:tc>
        <w:tc>
          <w:tcPr>
            <w:tcW w:w="551" w:type="pct"/>
            <w:noWrap/>
            <w:vAlign w:val="center"/>
            <w:hideMark/>
          </w:tcPr>
          <w:p ns2:paraId="2EE21C2F" ns2:textId="77777777" w:rsidR="00A76D5D" w:rsidRPr="00B24627" w:rsidRDefault="00A76D5D" w:rsidP="00711F42">
            <w:pPr>
              <w:jc w:val="center"/>
              <w:rPr>
                <w:rFonts w:eastAsia="SimSun"/>
                <w:color w:val="000000"/>
                <w:sz w:val="18"/>
                <w:szCs w:val="18"/>
              </w:rPr>
            </w:pPr>
            <w:r w:rsidRPr="00B24627">
              <w:rPr>
                <w:rFonts w:eastAsia="SimSun"/>
                <w:sz w:val="18"/>
                <w:szCs w:val="18"/>
              </w:rPr>
              <w:t>1180±383 (6)</w:t>
            </w:r>
          </w:p>
        </w:tc>
        <w:tc>
          <w:tcPr>
            <w:tcW w:w="374" w:type="pct"/>
            <w:noWrap/>
            <w:vAlign w:val="center"/>
            <w:hideMark/>
          </w:tcPr>
          <w:p ns2:paraId="335FF7F7"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45.9 ± 13.5 (5)</w:t>
            </w:r>
          </w:p>
        </w:tc>
        <w:tc>
          <w:tcPr>
            <w:tcW w:w="521" w:type="pct"/>
            <w:noWrap/>
            <w:vAlign w:val="center"/>
            <w:hideMark/>
          </w:tcPr>
          <w:p ns2:paraId="03B87DC0" ns2:textId="60863C1C"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521" w:type="pct"/>
            <w:noWrap/>
            <w:vAlign w:val="center"/>
            <w:hideMark/>
          </w:tcPr>
          <w:p ns2:paraId="57BCD902" ns2:textId="7AD9160A" w:rsidR="00A76D5D" w:rsidRPr="00B24627" w:rsidRDefault="00472392" w:rsidP="00711F42">
            <w:pPr>
              <w:jc w:val="center"/>
              <w:rPr>
                <w:rFonts w:eastAsia="SimSun"/>
                <w:sz w:val="18"/>
                <w:szCs w:val="18"/>
              </w:rPr>
            </w:pPr>
            <w:r>
              <w:rPr>
                <w:rFonts w:eastAsia="SimSun"/>
                <w:sz w:val="18"/>
                <w:szCs w:val="18"/>
              </w:rPr>
              <w:t>-</w:t>
            </w:r>
          </w:p>
        </w:tc>
        <w:tc>
          <w:tcPr>
            <w:tcW w:w="416" w:type="pct"/>
            <w:noWrap/>
            <w:vAlign w:val="center"/>
            <w:hideMark/>
          </w:tcPr>
          <w:p ns2:paraId="02DE0CA7" ns2:textId="4D2E1929" w:rsidR="00A76D5D" w:rsidRPr="00B24627" w:rsidRDefault="00472392" w:rsidP="00711F42">
            <w:pPr>
              <w:jc w:val="center"/>
              <w:rPr>
                <w:rFonts w:eastAsia="SimSun"/>
                <w:sz w:val="18"/>
                <w:szCs w:val="18"/>
              </w:rPr>
            </w:pPr>
            <w:r>
              <w:rPr>
                <w:rFonts w:eastAsia="SimSun"/>
                <w:sz w:val="18"/>
                <w:szCs w:val="18"/>
              </w:rPr>
              <w:t>-</w:t>
            </w:r>
          </w:p>
        </w:tc>
        <w:tc>
          <w:tcPr>
            <w:tcW w:w="417" w:type="pct"/>
            <w:noWrap/>
            <w:vAlign w:val="center"/>
            <w:hideMark/>
          </w:tcPr>
          <w:p ns2:paraId="1B981DDD" ns2:textId="001BF001" w:rsidR="00A76D5D" w:rsidRPr="00B24627" w:rsidRDefault="00472392" w:rsidP="00711F42">
            <w:pPr>
              <w:jc w:val="center"/>
              <w:rPr>
                <w:rFonts w:eastAsia="SimSun"/>
                <w:sz w:val="18"/>
                <w:szCs w:val="18"/>
              </w:rPr>
            </w:pPr>
            <w:r>
              <w:rPr>
                <w:rFonts w:eastAsia="SimSun"/>
                <w:sz w:val="18"/>
                <w:szCs w:val="18"/>
              </w:rPr>
              <w:t>-</w:t>
            </w:r>
          </w:p>
        </w:tc>
      </w:tr>
      <w:tr w:rsidR="00E31C71" w:rsidRPr="00A76D5D" ns2:paraId="7A299E3D" ns2:textId="77777777" w:rsidTr="00E31C71">
        <w:trPr>
          <w:trHeight w:val="408"/>
          <w:jc w:val="center"/>
        </w:trPr>
        <w:tc>
          <w:tcPr>
            <w:tcW w:w="498" w:type="pct"/>
            <w:vMerge/>
            <w:vAlign w:val="center"/>
            <w:hideMark/>
          </w:tcPr>
          <w:p ns2:paraId="6586F2AA" ns2:textId="77777777" w:rsidR="00A76D5D" w:rsidRPr="00B24627" w:rsidRDefault="00A76D5D" w:rsidP="00711F42">
            <w:pPr>
              <w:jc w:val="center"/>
              <w:rPr>
                <w:rFonts w:eastAsia="SimSun"/>
                <w:color w:val="000000"/>
                <w:sz w:val="18"/>
                <w:szCs w:val="18"/>
              </w:rPr>
            </w:pPr>
          </w:p>
        </w:tc>
        <w:tc>
          <w:tcPr>
            <w:tcW w:w="400" w:type="pct"/>
            <w:vMerge/>
            <w:vAlign w:val="center"/>
            <w:hideMark/>
          </w:tcPr>
          <w:p ns2:paraId="05184F82" ns2:textId="77777777" w:rsidR="00A76D5D" w:rsidRPr="00B24627" w:rsidRDefault="00A76D5D" w:rsidP="00711F42">
            <w:pPr>
              <w:jc w:val="center"/>
              <w:rPr>
                <w:rFonts w:eastAsia="SimSun"/>
                <w:color w:val="000000"/>
                <w:sz w:val="18"/>
                <w:szCs w:val="18"/>
              </w:rPr>
            </w:pPr>
          </w:p>
        </w:tc>
        <w:tc>
          <w:tcPr>
            <w:tcW w:w="350" w:type="pct"/>
            <w:noWrap/>
            <w:vAlign w:val="center"/>
            <w:hideMark/>
          </w:tcPr>
          <w:p ns2:paraId="10AEE959"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C3D1</w:t>
            </w:r>
          </w:p>
        </w:tc>
        <w:tc>
          <w:tcPr>
            <w:tcW w:w="452" w:type="pct"/>
            <w:noWrap/>
            <w:vAlign w:val="center"/>
            <w:hideMark/>
          </w:tcPr>
          <w:p ns2:paraId="213ABAE0"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7.91 ± 3.02 (4)</w:t>
            </w:r>
          </w:p>
        </w:tc>
        <w:tc>
          <w:tcPr>
            <w:tcW w:w="499" w:type="pct"/>
            <w:noWrap/>
            <w:vAlign w:val="center"/>
            <w:hideMark/>
          </w:tcPr>
          <w:p ns2:paraId="651FD80C"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0.0875 ± 0.175 (4)</w:t>
            </w:r>
          </w:p>
        </w:tc>
        <w:tc>
          <w:tcPr>
            <w:tcW w:w="551" w:type="pct"/>
            <w:noWrap/>
            <w:vAlign w:val="center"/>
            <w:hideMark/>
          </w:tcPr>
          <w:p ns2:paraId="11B038CD" ns2:textId="77777777" w:rsidR="00A76D5D" w:rsidRPr="00B24627" w:rsidRDefault="00A76D5D" w:rsidP="00711F42">
            <w:pPr>
              <w:jc w:val="center"/>
              <w:rPr>
                <w:rFonts w:eastAsia="SimSun"/>
                <w:color w:val="000000"/>
                <w:sz w:val="18"/>
                <w:szCs w:val="18"/>
              </w:rPr>
            </w:pPr>
            <w:r w:rsidRPr="00B24627">
              <w:rPr>
                <w:rFonts w:eastAsia="SimSun"/>
                <w:sz w:val="18"/>
                <w:szCs w:val="18"/>
              </w:rPr>
              <w:t>448 ± 312 (4)</w:t>
            </w:r>
          </w:p>
        </w:tc>
        <w:tc>
          <w:tcPr>
            <w:tcW w:w="374" w:type="pct"/>
            <w:noWrap/>
            <w:vAlign w:val="center"/>
            <w:hideMark/>
          </w:tcPr>
          <w:p ns2:paraId="307FCE4A"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58.6 ± 14.4 (3)</w:t>
            </w:r>
          </w:p>
        </w:tc>
        <w:tc>
          <w:tcPr>
            <w:tcW w:w="521" w:type="pct"/>
            <w:noWrap/>
            <w:vAlign w:val="center"/>
            <w:hideMark/>
          </w:tcPr>
          <w:p ns2:paraId="3219C11A" ns2:textId="468324BC"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521" w:type="pct"/>
            <w:noWrap/>
            <w:vAlign w:val="center"/>
            <w:hideMark/>
          </w:tcPr>
          <w:p ns2:paraId="2111E295" ns2:textId="5DDD514E" w:rsidR="00A76D5D" w:rsidRPr="00B24627" w:rsidRDefault="00472392" w:rsidP="00711F42">
            <w:pPr>
              <w:jc w:val="center"/>
              <w:rPr>
                <w:rFonts w:eastAsia="SimSun"/>
                <w:sz w:val="18"/>
                <w:szCs w:val="18"/>
              </w:rPr>
            </w:pPr>
            <w:r>
              <w:rPr>
                <w:rFonts w:eastAsia="SimSun"/>
                <w:sz w:val="18"/>
                <w:szCs w:val="18"/>
              </w:rPr>
              <w:t>-</w:t>
            </w:r>
          </w:p>
        </w:tc>
        <w:tc>
          <w:tcPr>
            <w:tcW w:w="416" w:type="pct"/>
            <w:noWrap/>
            <w:vAlign w:val="center"/>
            <w:hideMark/>
          </w:tcPr>
          <w:p ns2:paraId="462E2354"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0.448 ± 0.176 (4)</w:t>
            </w:r>
          </w:p>
        </w:tc>
        <w:tc>
          <w:tcPr>
            <w:tcW w:w="417" w:type="pct"/>
            <w:noWrap/>
            <w:vAlign w:val="center"/>
            <w:hideMark/>
          </w:tcPr>
          <w:p ns2:paraId="730E2601"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0.453 ± 0.327 (4)</w:t>
            </w:r>
          </w:p>
        </w:tc>
      </w:tr>
    </w:tbl>
    <w:p ns2:paraId="57D6B937" ns2:textId="467DAB92" w:rsidR="00E31C71" w:rsidRPr="00B24627" w:rsidRDefault="00E31C71" w:rsidP="00E31C71">
      <w:pPr>
        <w:tabs>
          <w:tab w:val="left" w:pos="2970"/>
          <w:tab w:val="center" w:pos="4535"/>
        </w:tabs>
        <w:rPr>
          <w:rFonts w:eastAsia="SimSun"/>
          <w:sz w:val="18"/>
          <w:szCs w:val="18"/>
          <w:vertAlign w:val="subscript"/>
        </w:rPr>
      </w:pPr>
      <w:del w:id="9314" w:author="GoldenCorpusHarness" w:date="2026-03-28T21:57:55Z">
        <w:r>
          <w:delText xml:space="preserve">* </w:delText>
        </w:r>
      </w:del>
      <w:r>
        <w:t xml:space="preserve">The </w:t>
      </w:r>
      <w:ins w:id="9315" w:author="GoldenCorpusHarness" w:date="2026-03-28T21:57:55Z">
        <w:r>
          <w:t xml:space="preserve">following </w:t>
        </w:r>
      </w:ins>
      <w:r>
        <w:t xml:space="preserve">parameters </w:t>
      </w:r>
      <w:del w:id="9316" w:author="GoldenCorpusHarness" w:date="2026-03-28T21:57:55Z">
        <w:r>
          <w:delText>for single dose (C1D1) were AUC0-</w:delText>
        </w:r>
      </w:del>
      <w:ins w:id="9317" w:author="GoldenCorpusHarness" w:date="2026-03-28T21:57:55Z">
        <w:r>
          <w:t>were evaluated in this study: mortality, clinical signs, body weight, and skin reactions. Blood samples were collected from the KL61014</w:t>
        </w:r>
      </w:ins>
      <w:r>
        <w:t>3</w:t>
      </w:r>
      <w:ins w:id="9318" w:author="GoldenCorpusHarness" w:date="2026-03-28T21:57:55Z">
        <w:r>
          <w:t xml:space="preserve"> and negative control groups for TK evaluation of KL61014</w:t>
        </w:r>
      </w:ins>
      <w:r>
        <w:t>3</w:t>
      </w:r>
      <w:ins w:id="9319" w:author="GoldenCorpusHarness" w:date="2026-03-28T21:57:55Z">
        <w:r>
          <w:t xml:space="preserve"> and KL</w:t>
        </w:r>
      </w:ins>
      <w:r>
        <w:t>6</w:t>
      </w:r>
      <w:del w:id="9320" w:author="GoldenCorpusHarness" w:date="2026-03-28T21:57:55Z">
        <w:r>
          <w:delText>h, VZ, and CL</w:delText>
        </w:r>
      </w:del>
      <w:ins w:id="9321" w:author="GoldenCorpusHarness" w:date="2026-03-28T21:57:55Z">
        <w:r>
          <w:t>10023</w:t>
        </w:r>
      </w:ins>
      <w:r>
        <w:t>.</w:t>
      </w:r>
      <w:del w:id="9322" w:author="GoldenCorpusHarness" w:date="2026-03-28T21:57:55Z">
        <w:r>
          <w:delText xml:space="preserve"> The parameters for multiple dose (5th dose, C3D1) were AUC0-tau, Vss, and CLss.</w:delText>
        </w:r>
      </w:del>
    </w:p>
    <w:p ns2:paraId="638C60AC" ns2:textId="590490C1" w:rsidR="00E31C71" w:rsidRDefault="00E31C71" w:rsidP="00E31C71">
      <w:pPr>
        <w:tabs>
          <w:tab w:val="left" w:pos="2970"/>
          <w:tab w:val="center" w:pos="4535"/>
        </w:tabs>
        <w:rPr>
          <w:rFonts w:eastAsia="SimSun"/>
          <w:sz w:val="18"/>
          <w:szCs w:val="18"/>
        </w:rPr>
      </w:pPr>
      <w:del w:id="9323" w:author="GoldenCorpusHarness" w:date="2026-03-28T21:57:55Z">
        <w:r>
          <w:delText>Note: Mean ± SD (n)</w:delText>
        </w:r>
      </w:del>
      <w:ins w:id="9324" w:author="GoldenCorpusHarness" w:date="2026-03-28T21:57:55Z">
        <w:r>
          <w:t>There was no mortality or test article-related clinical signs or changes in body weight and no skin reactions indicative of phototoxicity</w:t>
        </w:r>
      </w:ins>
      <w:r>
        <w:t xml:space="preserve">. </w:t>
      </w:r>
      <w:del w:id="9325" w:author="GoldenCorpusHarness" w:date="2026-03-28T21:57:55Z">
        <w:r>
          <w:delText>sac-</w:delText>
        </w:r>
      </w:del>
      <w:r>
        <w:t>T</w:t>
      </w:r>
      <w:del w:id="9326" w:author="GoldenCorpusHarness" w:date="2026-03-28T21:57:55Z">
        <w:r>
          <w:delText>MT</w:delText>
        </w:r>
      </w:del>
      <w:ins w:id="9327" w:author="GoldenCorpusHarness" w:date="2026-03-28T21:57:55Z">
        <w:r>
          <w:t>he plasma concentrations of KL610143 and KL610023 were BLQ at each time point for negative control group, and before dosing for KL610143 low and high dose groups.</w:t>
        </w:r>
      </w:ins>
      <w:r>
        <w:t xml:space="preserve"> A</w:t>
      </w:r>
      <w:del w:id="9328" w:author="GoldenCorpusHarness" w:date="2026-03-28T21:57:55Z">
        <w:r>
          <w:delText>DC and TAb concentrations are in μ</w:delText>
        </w:r>
      </w:del>
      <w:ins w:id="9329" w:author="GoldenCorpusHarness" w:date="2026-03-28T21:57:55Z">
        <w:r>
          <w:t>t 2 minutes post dose, mean plasma KL610143 concentrations were 282 and 3564 n</w:t>
        </w:r>
      </w:ins>
      <w:r>
        <w:t>g/mL</w:t>
      </w:r>
      <w:ins w:id="9330" w:author="GoldenCorpusHarness" w:date="2026-03-28T21:57:55Z">
        <w:r>
          <w:t xml:space="preserve"> for KL610143 low and high dose groups</w:t>
        </w:r>
      </w:ins>
      <w:r>
        <w:t xml:space="preserve">, </w:t>
      </w:r>
      <w:del w:id="9331" w:author="GoldenCorpusHarness" w:date="2026-03-28T21:57:55Z">
        <w:r>
          <w:delText>Free Pa</w:delText>
        </w:r>
      </w:del>
      <w:ins w:id="9332" w:author="GoldenCorpusHarness" w:date="2026-03-28T21:57:55Z">
        <w:r>
          <w:t>and mean plasma KL610023 concentrations were 1164 and 13013 ng/mL for KL610143 low and high dose groups, respectivel</w:t>
        </w:r>
      </w:ins>
      <w:r>
        <w:t>y</w:t>
      </w:r>
      <w:del w:id="9333" w:author="GoldenCorpusHarness" w:date="2026-03-28T21:57:55Z">
        <w:r>
          <w:delText>load concentration in ng/mL, Cmax, Cmin parameters based on observed data</w:delText>
        </w:r>
      </w:del>
      <w:r>
        <w:t>.</w:t>
      </w:r>
    </w:p>
    <w:p ns2:paraId="44CCB1DE" ns2:textId="77777777" w:rsidR="007221FF" w:rsidRPr="00B24627" w:rsidRDefault="007221FF" w:rsidP="00E31C71">
      <w:pPr>
        <w:tabs>
          <w:tab w:val="left" w:pos="2970"/>
          <w:tab w:val="center" w:pos="4535"/>
        </w:tabs>
        <w:rPr>
          <w:rFonts w:eastAsia="SimSun"/>
          <w:sz w:val="18"/>
          <w:szCs w:val="18"/>
        </w:rPr>
      </w:pPr>
      <w:ins w:id="9334" w:author="GoldenCorpusHarness" w:date="2026-03-28T21:57:55Z">
        <w:r>
          <w:t>In conclusion, administration of a single dose of sac-TMT at 1.5 or 15 mg/kg to SD rats followed by UV irradiation did not result in cutaneous reactions indicative of phototoxicity.</w:t>
        </w:r>
      </w:ins>
    </w:p>
    <w:p ns2:paraId="45CBE851" ns2:textId="77777777" w:rsidR="00B04108" w:rsidRDefault="00B04108" w:rsidP="00A76D5D">
      <w:pPr>
        <w:rPr>
          <w:lang w:eastAsia="zh-CN"/>
        </w:rPr>
        <w:sectPr w:rsidR="00B04108" w:rsidSect="00B24627">
          <w:headerReference w:type="default" ns3:id="rId26"/>
          <w:footerReference w:type="default" ns3:id="rId27"/>
          <w:pgSz w:w="15840" w:h="12240" w:orient="landscape"/>
          <w:pgMar w:top="1800" w:right="1440" w:bottom="1440" w:left="1440" w:header="720" w:footer="720" w:gutter="0"/>
          <w:cols w:space="720"/>
          <w:docGrid w:linePitch="326"/>
        </w:sectPr>
      </w:pPr>
      <w:ins w:id="9335" w:author="GoldenCorpusHarness" w:date="2026-03-28T21:57:55Z">
        <w:r>
          <w:t>Nonclinical Risk Assessment</w:t>
        </w:r>
      </w:ins>
    </w:p>
    <w:p ns2:paraId="2EF22F75" ns2:textId="1ADBD0CC" w:rsidR="003E77BE" w:rsidRDefault="007243AD" w:rsidP="003E77BE">
      <w:pPr>
        <w:pStyle w:val="Paragraph"/>
        <w:rPr>
          <w:lang w:eastAsia="zh-CN"/>
        </w:rPr>
      </w:pPr>
      <w:del w:id="9336" w:author="GoldenCorpusHarness" w:date="2026-03-28T21:57:55Z">
        <w:r>
          <w:delText>Spar</w:delText>
        </w:r>
      </w:del>
      <w:ins w:id="9337" w:author="GoldenCorpusHarness" w:date="2026-03-28T21:57:55Z">
        <w:r>
          <w:t>Ju</w:t>
        </w:r>
      </w:ins>
      <w:r>
        <w:t>s</w:t>
      </w:r>
      <w:del w:id="9338" w:author="GoldenCorpusHarness" w:date="2026-03-28T21:57:55Z">
        <w:r>
          <w:delText>e PK samples were obtained from the Phase 2 expansion cohorts of MK2870-001 (Study KL264-01), including 377 cases of single-dosing and mul</w:delText>
        </w:r>
      </w:del>
      <w:r>
        <w:t>ti</w:t>
      </w:r>
      <w:del w:id="9339" w:author="GoldenCorpusHarness" w:date="2026-03-28T21:57:55Z">
        <w:r>
          <w:delText>ple dos</w:delText>
        </w:r>
      </w:del>
      <w:ins w:id="9340" w:author="GoldenCorpusHarness" w:date="2026-03-28T21:57:55Z">
        <w:r>
          <w:t>f</w:t>
        </w:r>
      </w:ins>
      <w:r>
        <w:t>i</w:t>
      </w:r>
      <w:del w:id="9341" w:author="GoldenCorpusHarness" w:date="2026-03-28T21:57:55Z">
        <w:r>
          <w:delText>ng from Cy</w:delText>
        </w:r>
      </w:del>
      <w:r>
        <w:t>c</w:t>
      </w:r>
      <w:del w:id="9342" w:author="GoldenCorpusHarness" w:date="2026-03-28T21:57:55Z">
        <w:r>
          <w:delText>le 1 to Cycle 6 (DCO: 29-JULY-2023). After multiple q2w doses of sac-TMT from 4 mg/kg to 5 mg/kg, the concentration data time curves showed that the concentrations of the sac-TMT ADC and TAb in serum and the free payload in plasma reached a steady state after 5 consecutive IV infusions of sac-TMT. In the dose range of 4.0 to 5.0 mg/kg, the increasing ratios of the sac-TMT ADC and TAb exposures were in proportion with dose increase ratio for Cmax; the Cmax of the free payload increased with increasing doses but showed high variability following the administr</w:delText>
        </w:r>
      </w:del>
      <w:r>
        <w:t xml:space="preserve">ation of </w:t>
      </w:r>
      <w:del w:id="9343" w:author="GoldenCorpusHarness" w:date="2026-03-28T21:57:55Z">
        <w:r>
          <w:delText xml:space="preserve">5 </w:delText>
        </w:r>
      </w:del>
      <w:ins w:id="9344" w:author="GoldenCorpusHarness" w:date="2026-03-28T21:57:55Z">
        <w:r>
          <w:t>Ani</w:t>
        </w:r>
      </w:ins>
      <w:r>
        <w:t>m</w:t>
      </w:r>
      <w:del w:id="9345" w:author="GoldenCorpusHarness" w:date="2026-03-28T21:57:55Z">
        <w:r>
          <w:delText xml:space="preserve">g/kg q2w doses. Ctrough exposures for sac-TMT ADC and TAb showed high variability, while </w:delText>
        </w:r>
      </w:del>
      <w:r>
        <w:t>al</w:t>
      </w:r>
      <w:del w:id="9346" w:author="GoldenCorpusHarness" w:date="2026-03-28T21:57:55Z">
        <w:r>
          <w:delText>l</w:delText>
        </w:r>
      </w:del>
      <w:r>
        <w:t xml:space="preserve"> </w:t>
      </w:r>
      <w:del w:id="9347" w:author="GoldenCorpusHarness" w:date="2026-03-28T21:57:55Z">
        <w:r>
          <w:delText>Ctrough values for payload were lower than the LLOQ. The mean Cmax of ADC were 77.4 to 89.5 μg/mL in 4.0 mg/kg cohort and 98.4 to 108 µg/mL in 5.0 mg/kg cohort res</w:delText>
        </w:r>
      </w:del>
      <w:ins w:id="9348" w:author="GoldenCorpusHarness" w:date="2026-03-28T21:57:55Z">
        <w:r>
          <w:t>S</w:t>
        </w:r>
      </w:ins>
      <w:r>
        <w:t>pec</w:t>
      </w:r>
      <w:del w:id="9349" w:author="GoldenCorpusHarness" w:date="2026-03-28T21:57:55Z">
        <w:r>
          <w:delText>t</w:delText>
        </w:r>
      </w:del>
      <w:r>
        <w:t>i</w:t>
      </w:r>
      <w:del w:id="9350" w:author="GoldenCorpusHarness" w:date="2026-03-28T21:57:55Z">
        <w:r>
          <w:delText>vely; the mean Ctrough of sac-TMT ADC were 0.108 to 0.504 µg/mL and 0.138 to 0.187 µg/mL, the mean Cmax of TAb were 75.9 to 86.0 µg/mL and 97.4 to 103 µg/mL, the mean Ctrough of TAb were 0 to 6.16 µg/mL and 0 to 4.67 µg/mL, the mean Cmax of free payload were 7.05 to 9.02 ng/mL and 11.1 to 12.7 ng/mL. Cmax accumulation ratios calculated after Cycle 1 and Cycle 3 dos</w:delText>
        </w:r>
      </w:del>
      <w:r>
        <w:t>es</w:t>
      </w:r>
      <w:del w:id="9351" w:author="GoldenCorpusHarness" w:date="2026-03-28T21:57:55Z">
        <w:r>
          <w:delText xml:space="preserve"> are around 1 for the sac-TMT ADC, TAb, and free payload, which indicated there was little accumulation of the drug [Table 17]. </w:delText>
        </w:r>
      </w:del>
    </w:p>
    <w:p ns2:paraId="30E4F608" ns2:textId="57685361" w:rsidR="00342569" w:rsidRDefault="00342569" w:rsidP="00342569">
      <w:pPr>
        <w:pStyle w:val="TableTitle"/>
        <w:rPr>
          <w:lang w:eastAsia="zh-CN"/>
        </w:rPr>
      </w:pPr>
      <w:del w:id="9352" w:author="GoldenCorpusHarness" w:date="2026-03-28T21:57:55Z">
        <w:r>
          <w:delText>Table 17S</w:delText>
        </w:r>
      </w:del>
      <w:ins w:id="9353" w:author="GoldenCorpusHarness" w:date="2026-03-28T21:57:55Z">
        <w:r>
          <w:t>Given the lack of appreciable binding of sacituzumab for either mouse or rat TROP2, and similar affinity of the antibody binding to human and monkey TROP2, the cynomolgus monkey was considered to be the relevant species for the nonclinical toxicology studies of s</w:t>
        </w:r>
      </w:ins>
      <w:r>
        <w:t>ac-TMT</w:t>
      </w:r>
      <w:del w:id="9354" w:author="GoldenCorpusHarness" w:date="2026-03-28T21:57:55Z">
        <w:r>
          <w:delText xml:space="preserve"> ADC, TAb, and free payload PK parameters after single and multiple intravenous infusions of sac-TMT (Study KL264-01 Phase II)</w:delText>
        </w:r>
      </w:del>
      <w:ins w:id="9355" w:author="GoldenCorpusHarness" w:date="2026-03-28T21:57:55Z">
        <w:r>
          <w:t>.</w:t>
        </w:r>
      </w:ins>
    </w:p>
    <w:tbl>
      <w:tblPr>
        <w:tblW w:w="510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2"/>
        <w:gridCol w:w="1006"/>
        <w:gridCol w:w="1112"/>
        <w:gridCol w:w="1977"/>
        <w:gridCol w:w="1694"/>
        <w:gridCol w:w="1976"/>
      </w:tblGrid>
      <w:tr w:rsidR="007F504F" w:rsidRPr="007F504F" ns2:paraId="7544E2D3" ns2:textId="77777777" w:rsidTr="00342569">
        <w:trPr>
          <w:trHeight w:val="397"/>
          <w:tblHeader/>
          <w:jc w:val="center"/>
        </w:trPr>
        <w:tc>
          <w:tcPr>
            <w:tcW w:w="1412" w:type="dxa"/>
            <w:vAlign w:val="center"/>
            <w:hideMark/>
          </w:tcPr>
          <w:p ns2:paraId="7587C71B" ns2:textId="77777777" w:rsidR="00932EF4" w:rsidRPr="00B24627" w:rsidRDefault="00932EF4" w:rsidP="00711F42">
            <w:pPr>
              <w:jc w:val="center"/>
              <w:rPr>
                <w:rFonts w:eastAsia="SimSun"/>
                <w:b/>
                <w:bCs/>
                <w:sz w:val="18"/>
                <w:szCs w:val="18"/>
              </w:rPr>
            </w:pPr>
            <w:r w:rsidRPr="00B24627">
              <w:rPr>
                <w:rFonts w:eastAsia="SimSun"/>
                <w:b/>
                <w:bCs/>
                <w:sz w:val="18"/>
                <w:szCs w:val="18"/>
              </w:rPr>
              <w:t>Analyte</w:t>
            </w:r>
          </w:p>
        </w:tc>
        <w:tc>
          <w:tcPr>
            <w:tcW w:w="1006" w:type="dxa"/>
            <w:vAlign w:val="center"/>
            <w:hideMark/>
          </w:tcPr>
          <w:p ns2:paraId="74EE4806" ns2:textId="77777777" w:rsidR="00932EF4" w:rsidRPr="00B24627" w:rsidRDefault="00932EF4" w:rsidP="00711F42">
            <w:pPr>
              <w:jc w:val="center"/>
              <w:rPr>
                <w:rFonts w:eastAsia="SimSun"/>
                <w:b/>
                <w:bCs/>
                <w:sz w:val="18"/>
                <w:szCs w:val="18"/>
              </w:rPr>
            </w:pPr>
            <w:r w:rsidRPr="00B24627">
              <w:rPr>
                <w:rFonts w:eastAsia="SimSun"/>
                <w:b/>
                <w:bCs/>
                <w:sz w:val="18"/>
                <w:szCs w:val="18"/>
              </w:rPr>
              <w:t>Dose group</w:t>
            </w:r>
          </w:p>
        </w:tc>
        <w:tc>
          <w:tcPr>
            <w:tcW w:w="1112" w:type="dxa"/>
            <w:vAlign w:val="center"/>
            <w:hideMark/>
          </w:tcPr>
          <w:p ns2:paraId="744DF9B3" ns2:textId="77777777" w:rsidR="00932EF4" w:rsidRPr="00B24627" w:rsidRDefault="00932EF4" w:rsidP="00711F42">
            <w:pPr>
              <w:jc w:val="center"/>
              <w:rPr>
                <w:rFonts w:eastAsia="SimSun"/>
                <w:b/>
                <w:bCs/>
                <w:sz w:val="18"/>
                <w:szCs w:val="18"/>
              </w:rPr>
            </w:pPr>
            <w:r w:rsidRPr="00B24627">
              <w:rPr>
                <w:rFonts w:eastAsia="SimSun"/>
                <w:b/>
                <w:bCs/>
                <w:sz w:val="18"/>
                <w:szCs w:val="18"/>
              </w:rPr>
              <w:t>Visit</w:t>
            </w:r>
          </w:p>
        </w:tc>
        <w:tc>
          <w:tcPr>
            <w:tcW w:w="1977" w:type="dxa"/>
            <w:noWrap/>
            <w:vAlign w:val="center"/>
            <w:hideMark/>
          </w:tcPr>
          <w:p ns2:paraId="6E713B0A" ns2:textId="64FD31ED" w:rsidR="00932EF4" w:rsidRPr="00B24627" w:rsidRDefault="00932EF4" w:rsidP="00711F42">
            <w:pPr>
              <w:jc w:val="center"/>
              <w:rPr>
                <w:rFonts w:eastAsia="SimSun"/>
                <w:b/>
                <w:bCs/>
                <w:sz w:val="18"/>
                <w:szCs w:val="18"/>
              </w:rPr>
            </w:pPr>
            <w:r w:rsidRPr="00B24627">
              <w:rPr>
                <w:rFonts w:eastAsia="SimSun"/>
                <w:b/>
                <w:bCs/>
                <w:sz w:val="18"/>
                <w:szCs w:val="18"/>
              </w:rPr>
              <w:t>C</w:t>
            </w:r>
            <w:r w:rsidR="00FC7550">
              <w:rPr>
                <w:rFonts w:eastAsia="SimSun"/>
                <w:b/>
                <w:bCs/>
                <w:sz w:val="18"/>
                <w:szCs w:val="18"/>
                <w:vertAlign w:val="subscript"/>
              </w:rPr>
              <w:t>trough</w:t>
            </w:r>
            <w:r w:rsidRPr="00B24627">
              <w:rPr>
                <w:rFonts w:eastAsia="SimSun"/>
                <w:b/>
                <w:bCs/>
                <w:sz w:val="18"/>
                <w:szCs w:val="18"/>
              </w:rPr>
              <w:t xml:space="preserve"> (μg/m</w:t>
            </w:r>
            <w:r w:rsidR="00BD3E8F">
              <w:rPr>
                <w:rFonts w:eastAsia="SimSun"/>
                <w:b/>
                <w:bCs/>
                <w:sz w:val="18"/>
                <w:szCs w:val="18"/>
              </w:rPr>
              <w:t>L)</w:t>
            </w:r>
          </w:p>
        </w:tc>
        <w:tc>
          <w:tcPr>
            <w:tcW w:w="1694" w:type="dxa"/>
            <w:noWrap/>
            <w:vAlign w:val="center"/>
            <w:hideMark/>
          </w:tcPr>
          <w:p ns2:paraId="08F2E7F2" ns2:textId="24C2CB8C" w:rsidR="00932EF4" w:rsidRPr="00B24627" w:rsidRDefault="00932EF4" w:rsidP="00711F42">
            <w:pPr>
              <w:jc w:val="center"/>
              <w:rPr>
                <w:rFonts w:eastAsia="SimSun"/>
                <w:b/>
                <w:bCs/>
                <w:sz w:val="18"/>
                <w:szCs w:val="18"/>
              </w:rPr>
            </w:pPr>
            <w:r w:rsidRPr="00B24627">
              <w:rPr>
                <w:rFonts w:eastAsia="SimSun"/>
                <w:b/>
                <w:bCs/>
                <w:sz w:val="18"/>
                <w:szCs w:val="18"/>
              </w:rPr>
              <w:t>C</w:t>
            </w:r>
            <w:r w:rsidRPr="00B24627">
              <w:rPr>
                <w:rFonts w:eastAsia="SimSun"/>
                <w:b/>
                <w:bCs/>
                <w:sz w:val="18"/>
                <w:szCs w:val="18"/>
                <w:vertAlign w:val="subscript"/>
              </w:rPr>
              <w:t>max</w:t>
            </w:r>
            <w:r w:rsidRPr="00B24627">
              <w:rPr>
                <w:rFonts w:eastAsia="SimSun"/>
                <w:b/>
                <w:bCs/>
                <w:sz w:val="18"/>
                <w:szCs w:val="18"/>
              </w:rPr>
              <w:t xml:space="preserve"> (μg/m</w:t>
            </w:r>
            <w:r w:rsidR="00BD3E8F">
              <w:rPr>
                <w:rFonts w:eastAsia="SimSun"/>
                <w:b/>
                <w:bCs/>
                <w:sz w:val="18"/>
                <w:szCs w:val="18"/>
              </w:rPr>
              <w:t>L</w:t>
            </w:r>
            <w:r w:rsidRPr="00B24627">
              <w:rPr>
                <w:rFonts w:eastAsia="SimSun"/>
                <w:b/>
                <w:bCs/>
                <w:sz w:val="18"/>
                <w:szCs w:val="18"/>
              </w:rPr>
              <w:t>)</w:t>
            </w:r>
          </w:p>
        </w:tc>
        <w:tc>
          <w:tcPr>
            <w:tcW w:w="1976" w:type="dxa"/>
            <w:noWrap/>
            <w:vAlign w:val="center"/>
            <w:hideMark/>
          </w:tcPr>
          <w:p ns2:paraId="69B8E562" ns2:textId="77777777" w:rsidR="00932EF4" w:rsidRPr="00B24627" w:rsidRDefault="00932EF4" w:rsidP="00711F42">
            <w:pPr>
              <w:jc w:val="center"/>
              <w:rPr>
                <w:rFonts w:eastAsia="SimSun"/>
                <w:b/>
                <w:bCs/>
                <w:sz w:val="18"/>
                <w:szCs w:val="18"/>
              </w:rPr>
            </w:pPr>
            <w:r w:rsidRPr="00B24627">
              <w:rPr>
                <w:rFonts w:eastAsia="SimSun"/>
                <w:b/>
                <w:bCs/>
                <w:sz w:val="18"/>
                <w:szCs w:val="18"/>
              </w:rPr>
              <w:t>R</w:t>
            </w:r>
            <w:r w:rsidRPr="00B24627">
              <w:rPr>
                <w:rFonts w:eastAsia="SimSun"/>
                <w:b/>
                <w:bCs/>
                <w:sz w:val="18"/>
                <w:szCs w:val="18"/>
                <w:vertAlign w:val="subscript"/>
              </w:rPr>
              <w:t>ac</w:t>
            </w:r>
            <w:r w:rsidRPr="00B24627">
              <w:rPr>
                <w:rFonts w:eastAsia="SimSun"/>
                <w:b/>
                <w:bCs/>
                <w:sz w:val="18"/>
                <w:szCs w:val="18"/>
              </w:rPr>
              <w:t>_C</w:t>
            </w:r>
            <w:r w:rsidRPr="00B24627">
              <w:rPr>
                <w:rFonts w:eastAsia="SimSun"/>
                <w:b/>
                <w:bCs/>
                <w:sz w:val="18"/>
                <w:szCs w:val="18"/>
                <w:vertAlign w:val="subscript"/>
              </w:rPr>
              <w:t>max</w:t>
            </w:r>
          </w:p>
        </w:tc>
      </w:tr>
      <w:tr w:rsidR="007F504F" w:rsidRPr="007F504F" ns2:paraId="58A48781" ns2:textId="77777777" w:rsidTr="00342569">
        <w:trPr>
          <w:trHeight w:val="397"/>
          <w:jc w:val="center"/>
        </w:trPr>
        <w:tc>
          <w:tcPr>
            <w:tcW w:w="1412" w:type="dxa"/>
            <w:vMerge w:val="restart"/>
            <w:noWrap/>
            <w:vAlign w:val="center"/>
            <w:hideMark/>
          </w:tcPr>
          <w:p ns2:paraId="6EBEAD03" ns2:textId="0126A6F4" w:rsidR="00932EF4" w:rsidRPr="00B24627" w:rsidRDefault="00F20997" w:rsidP="00711F42">
            <w:pPr>
              <w:jc w:val="center"/>
              <w:rPr>
                <w:rFonts w:eastAsia="SimSun"/>
                <w:sz w:val="18"/>
                <w:szCs w:val="18"/>
              </w:rPr>
            </w:pPr>
            <w:r>
              <w:rPr>
                <w:rFonts w:eastAsia="SimSun"/>
                <w:sz w:val="18"/>
                <w:szCs w:val="18"/>
              </w:rPr>
              <w:t xml:space="preserve">Sac-TMT </w:t>
            </w:r>
            <w:r w:rsidR="00932EF4" w:rsidRPr="00B24627">
              <w:rPr>
                <w:rFonts w:eastAsia="SimSun"/>
                <w:sz w:val="18"/>
                <w:szCs w:val="18"/>
              </w:rPr>
              <w:t>ADC</w:t>
            </w:r>
          </w:p>
        </w:tc>
        <w:tc>
          <w:tcPr>
            <w:tcW w:w="1006" w:type="dxa"/>
            <w:vMerge w:val="restart"/>
            <w:noWrap/>
            <w:vAlign w:val="center"/>
            <w:hideMark/>
          </w:tcPr>
          <w:p ns2:paraId="24004FBE" ns2:textId="77777777" w:rsidR="00932EF4" w:rsidRPr="00B24627" w:rsidRDefault="00932EF4" w:rsidP="00711F42">
            <w:pPr>
              <w:jc w:val="center"/>
              <w:rPr>
                <w:rFonts w:eastAsia="SimSun"/>
                <w:sz w:val="18"/>
                <w:szCs w:val="18"/>
              </w:rPr>
            </w:pPr>
            <w:r w:rsidRPr="00B24627">
              <w:rPr>
                <w:rFonts w:eastAsia="SimSun"/>
                <w:sz w:val="18"/>
                <w:szCs w:val="18"/>
              </w:rPr>
              <w:t>4 mg/kg</w:t>
            </w:r>
          </w:p>
        </w:tc>
        <w:tc>
          <w:tcPr>
            <w:tcW w:w="1112" w:type="dxa"/>
            <w:noWrap/>
            <w:vAlign w:val="center"/>
            <w:hideMark/>
          </w:tcPr>
          <w:p ns2:paraId="3AFFE50B" ns2:textId="77777777" w:rsidR="00932EF4" w:rsidRPr="00B24627" w:rsidRDefault="00932EF4" w:rsidP="00711F42">
            <w:pPr>
              <w:jc w:val="center"/>
              <w:rPr>
                <w:rFonts w:eastAsia="SimSun"/>
                <w:sz w:val="18"/>
                <w:szCs w:val="18"/>
              </w:rPr>
            </w:pPr>
            <w:r w:rsidRPr="00B24627">
              <w:rPr>
                <w:rFonts w:eastAsia="SimSun"/>
                <w:sz w:val="18"/>
                <w:szCs w:val="18"/>
              </w:rPr>
              <w:t>C1D1</w:t>
            </w:r>
          </w:p>
        </w:tc>
        <w:tc>
          <w:tcPr>
            <w:tcW w:w="1977" w:type="dxa"/>
            <w:noWrap/>
            <w:vAlign w:val="center"/>
            <w:hideMark/>
          </w:tcPr>
          <w:p ns2:paraId="0602B99B" ns2:textId="77777777" w:rsidR="00932EF4" w:rsidRPr="00B24627" w:rsidRDefault="00932EF4" w:rsidP="00711F42">
            <w:pPr>
              <w:jc w:val="center"/>
              <w:rPr>
                <w:rFonts w:eastAsia="SimSun"/>
                <w:sz w:val="18"/>
                <w:szCs w:val="18"/>
              </w:rPr>
            </w:pPr>
            <w:r w:rsidRPr="00B24627">
              <w:rPr>
                <w:rFonts w:eastAsia="SimSun"/>
                <w:sz w:val="18"/>
                <w:szCs w:val="18"/>
              </w:rPr>
              <w:t>0 (54)</w:t>
            </w:r>
          </w:p>
        </w:tc>
        <w:tc>
          <w:tcPr>
            <w:tcW w:w="1694" w:type="dxa"/>
            <w:noWrap/>
            <w:vAlign w:val="center"/>
            <w:hideMark/>
          </w:tcPr>
          <w:p ns2:paraId="31972449" ns2:textId="77777777" w:rsidR="00932EF4" w:rsidRPr="00B24627" w:rsidRDefault="00932EF4" w:rsidP="00711F42">
            <w:pPr>
              <w:jc w:val="center"/>
              <w:rPr>
                <w:rFonts w:eastAsia="SimSun"/>
                <w:sz w:val="18"/>
                <w:szCs w:val="18"/>
              </w:rPr>
            </w:pPr>
            <w:r w:rsidRPr="00B24627">
              <w:rPr>
                <w:rFonts w:eastAsia="SimSun"/>
                <w:sz w:val="18"/>
                <w:szCs w:val="18"/>
              </w:rPr>
              <w:t>88.8 ± 23.3 (53)</w:t>
            </w:r>
          </w:p>
        </w:tc>
        <w:tc>
          <w:tcPr>
            <w:tcW w:w="1976" w:type="dxa"/>
            <w:noWrap/>
            <w:vAlign w:val="center"/>
            <w:hideMark/>
          </w:tcPr>
          <w:p ns2:paraId="0E57C81C" ns2:textId="77777777" w:rsidR="00932EF4" w:rsidRPr="00B24627" w:rsidRDefault="00932EF4" w:rsidP="00711F42">
            <w:pPr>
              <w:jc w:val="center"/>
              <w:rPr>
                <w:rFonts w:eastAsia="SimSun"/>
                <w:sz w:val="18"/>
                <w:szCs w:val="18"/>
              </w:rPr>
            </w:pPr>
          </w:p>
        </w:tc>
      </w:tr>
      <w:tr w:rsidR="007F504F" w:rsidRPr="007F504F" ns2:paraId="4520A255" ns2:textId="77777777" w:rsidTr="00342569">
        <w:trPr>
          <w:trHeight w:val="397"/>
          <w:jc w:val="center"/>
        </w:trPr>
        <w:tc>
          <w:tcPr>
            <w:tcW w:w="1412" w:type="dxa"/>
            <w:vMerge/>
            <w:noWrap/>
            <w:vAlign w:val="center"/>
            <w:hideMark/>
          </w:tcPr>
          <w:p ns2:paraId="3AEF3595" ns2:textId="77777777" w:rsidR="00932EF4" w:rsidRPr="00B24627" w:rsidRDefault="00932EF4" w:rsidP="00711F42">
            <w:pPr>
              <w:ind w:firstLine="420"/>
              <w:jc w:val="center"/>
              <w:rPr>
                <w:rFonts w:eastAsia="SimSun"/>
                <w:sz w:val="18"/>
                <w:szCs w:val="18"/>
              </w:rPr>
            </w:pPr>
          </w:p>
        </w:tc>
        <w:tc>
          <w:tcPr>
            <w:tcW w:w="1006" w:type="dxa"/>
            <w:vMerge/>
            <w:noWrap/>
            <w:vAlign w:val="center"/>
            <w:hideMark/>
          </w:tcPr>
          <w:p ns2:paraId="05E7672E" ns2:textId="77777777" w:rsidR="00932EF4" w:rsidRPr="00B24627" w:rsidRDefault="00932EF4" w:rsidP="00711F42">
            <w:pPr>
              <w:jc w:val="center"/>
              <w:rPr>
                <w:rFonts w:eastAsia="SimSun"/>
                <w:sz w:val="18"/>
                <w:szCs w:val="18"/>
              </w:rPr>
            </w:pPr>
          </w:p>
        </w:tc>
        <w:tc>
          <w:tcPr>
            <w:tcW w:w="1112" w:type="dxa"/>
            <w:noWrap/>
            <w:vAlign w:val="center"/>
            <w:hideMark/>
          </w:tcPr>
          <w:p ns2:paraId="196DFF38" ns2:textId="77777777" w:rsidR="00932EF4" w:rsidRPr="00B24627" w:rsidRDefault="00932EF4" w:rsidP="00711F42">
            <w:pPr>
              <w:jc w:val="center"/>
              <w:rPr>
                <w:rFonts w:eastAsia="SimSun"/>
                <w:sz w:val="18"/>
                <w:szCs w:val="18"/>
              </w:rPr>
            </w:pPr>
            <w:r w:rsidRPr="00B24627">
              <w:rPr>
                <w:rFonts w:eastAsia="SimSun"/>
                <w:sz w:val="18"/>
                <w:szCs w:val="18"/>
              </w:rPr>
              <w:t>C2D1</w:t>
            </w:r>
          </w:p>
        </w:tc>
        <w:tc>
          <w:tcPr>
            <w:tcW w:w="1977" w:type="dxa"/>
            <w:noWrap/>
            <w:vAlign w:val="center"/>
            <w:hideMark/>
          </w:tcPr>
          <w:p ns2:paraId="2BE4C0F7" ns2:textId="77777777" w:rsidR="00932EF4" w:rsidRPr="00B24627" w:rsidRDefault="00932EF4" w:rsidP="00711F42">
            <w:pPr>
              <w:jc w:val="center"/>
              <w:rPr>
                <w:rFonts w:eastAsia="SimSun"/>
                <w:sz w:val="18"/>
                <w:szCs w:val="18"/>
              </w:rPr>
            </w:pPr>
            <w:r w:rsidRPr="00B24627">
              <w:rPr>
                <w:rFonts w:eastAsia="SimSun"/>
                <w:sz w:val="18"/>
                <w:szCs w:val="18"/>
              </w:rPr>
              <w:t>0.108 ± 0.107 (42)</w:t>
            </w:r>
          </w:p>
        </w:tc>
        <w:tc>
          <w:tcPr>
            <w:tcW w:w="1694" w:type="dxa"/>
            <w:noWrap/>
            <w:vAlign w:val="center"/>
            <w:hideMark/>
          </w:tcPr>
          <w:p ns2:paraId="01CB915C" ns2:textId="77777777" w:rsidR="00932EF4" w:rsidRPr="00B24627" w:rsidRDefault="00932EF4" w:rsidP="00711F42">
            <w:pPr>
              <w:jc w:val="center"/>
              <w:rPr>
                <w:rFonts w:eastAsia="SimSun"/>
                <w:sz w:val="18"/>
                <w:szCs w:val="18"/>
              </w:rPr>
            </w:pPr>
            <w:r w:rsidRPr="00B24627">
              <w:rPr>
                <w:rFonts w:eastAsia="SimSun"/>
                <w:sz w:val="18"/>
                <w:szCs w:val="18"/>
              </w:rPr>
              <w:t>87.1 ± 19.7 (44)</w:t>
            </w:r>
          </w:p>
        </w:tc>
        <w:tc>
          <w:tcPr>
            <w:tcW w:w="1976" w:type="dxa"/>
            <w:noWrap/>
            <w:vAlign w:val="center"/>
            <w:hideMark/>
          </w:tcPr>
          <w:p ns2:paraId="799430CA" ns2:textId="77777777" w:rsidR="00932EF4" w:rsidRPr="00B24627" w:rsidRDefault="00932EF4" w:rsidP="00711F42">
            <w:pPr>
              <w:jc w:val="center"/>
              <w:rPr>
                <w:rFonts w:eastAsia="SimSun"/>
                <w:sz w:val="18"/>
                <w:szCs w:val="18"/>
              </w:rPr>
            </w:pPr>
          </w:p>
        </w:tc>
      </w:tr>
      <w:tr w:rsidR="007F504F" w:rsidRPr="007F504F" ns2:paraId="2C2F4340" ns2:textId="77777777" w:rsidTr="00342569">
        <w:trPr>
          <w:trHeight w:val="397"/>
          <w:jc w:val="center"/>
        </w:trPr>
        <w:tc>
          <w:tcPr>
            <w:tcW w:w="1412" w:type="dxa"/>
            <w:vMerge/>
            <w:noWrap/>
            <w:vAlign w:val="center"/>
            <w:hideMark/>
          </w:tcPr>
          <w:p ns2:paraId="1000657B" ns2:textId="77777777" w:rsidR="00932EF4" w:rsidRPr="00B24627" w:rsidRDefault="00932EF4" w:rsidP="00711F42">
            <w:pPr>
              <w:ind w:firstLine="420"/>
              <w:jc w:val="center"/>
              <w:rPr>
                <w:rFonts w:eastAsia="SimSun"/>
                <w:sz w:val="18"/>
                <w:szCs w:val="18"/>
              </w:rPr>
            </w:pPr>
          </w:p>
        </w:tc>
        <w:tc>
          <w:tcPr>
            <w:tcW w:w="1006" w:type="dxa"/>
            <w:vMerge/>
            <w:noWrap/>
            <w:vAlign w:val="center"/>
            <w:hideMark/>
          </w:tcPr>
          <w:p ns2:paraId="7A41E7E9" ns2:textId="77777777" w:rsidR="00932EF4" w:rsidRPr="00B24627" w:rsidRDefault="00932EF4" w:rsidP="00711F42">
            <w:pPr>
              <w:jc w:val="center"/>
              <w:rPr>
                <w:rFonts w:eastAsia="SimSun"/>
                <w:sz w:val="18"/>
                <w:szCs w:val="18"/>
              </w:rPr>
            </w:pPr>
          </w:p>
        </w:tc>
        <w:tc>
          <w:tcPr>
            <w:tcW w:w="1112" w:type="dxa"/>
            <w:noWrap/>
            <w:vAlign w:val="center"/>
            <w:hideMark/>
          </w:tcPr>
          <w:p ns2:paraId="4D6AD9BE" ns2:textId="77777777" w:rsidR="00932EF4" w:rsidRPr="00B24627" w:rsidRDefault="00932EF4" w:rsidP="00711F42">
            <w:pPr>
              <w:jc w:val="center"/>
              <w:rPr>
                <w:rFonts w:eastAsia="SimSun"/>
                <w:sz w:val="18"/>
                <w:szCs w:val="18"/>
              </w:rPr>
            </w:pPr>
            <w:r w:rsidRPr="00B24627">
              <w:rPr>
                <w:rFonts w:eastAsia="SimSun"/>
                <w:sz w:val="18"/>
                <w:szCs w:val="18"/>
              </w:rPr>
              <w:t>C3D1</w:t>
            </w:r>
          </w:p>
        </w:tc>
        <w:tc>
          <w:tcPr>
            <w:tcW w:w="1977" w:type="dxa"/>
            <w:noWrap/>
            <w:vAlign w:val="center"/>
            <w:hideMark/>
          </w:tcPr>
          <w:p ns2:paraId="173030DB" ns2:textId="77777777" w:rsidR="00932EF4" w:rsidRPr="00B24627" w:rsidRDefault="00932EF4" w:rsidP="00711F42">
            <w:pPr>
              <w:jc w:val="center"/>
              <w:rPr>
                <w:rFonts w:eastAsia="SimSun"/>
                <w:sz w:val="18"/>
                <w:szCs w:val="18"/>
              </w:rPr>
            </w:pPr>
            <w:r w:rsidRPr="00B24627">
              <w:rPr>
                <w:rFonts w:eastAsia="SimSun"/>
                <w:sz w:val="18"/>
                <w:szCs w:val="18"/>
              </w:rPr>
              <w:t>0.504 ± 1.58 (27)</w:t>
            </w:r>
          </w:p>
        </w:tc>
        <w:tc>
          <w:tcPr>
            <w:tcW w:w="1694" w:type="dxa"/>
            <w:noWrap/>
            <w:vAlign w:val="center"/>
            <w:hideMark/>
          </w:tcPr>
          <w:p ns2:paraId="2ECF0B70" ns2:textId="77777777" w:rsidR="00932EF4" w:rsidRPr="00B24627" w:rsidRDefault="00932EF4" w:rsidP="00711F42">
            <w:pPr>
              <w:jc w:val="center"/>
              <w:rPr>
                <w:rFonts w:eastAsia="SimSun"/>
                <w:sz w:val="18"/>
                <w:szCs w:val="18"/>
              </w:rPr>
            </w:pPr>
            <w:r w:rsidRPr="00B24627">
              <w:rPr>
                <w:rFonts w:eastAsia="SimSun"/>
                <w:sz w:val="18"/>
                <w:szCs w:val="18"/>
              </w:rPr>
              <w:t>77.4 ± 22.2 (27)</w:t>
            </w:r>
          </w:p>
        </w:tc>
        <w:tc>
          <w:tcPr>
            <w:tcW w:w="1976" w:type="dxa"/>
            <w:noWrap/>
            <w:vAlign w:val="center"/>
            <w:hideMark/>
          </w:tcPr>
          <w:p ns2:paraId="57F6A546" ns2:textId="77777777" w:rsidR="00932EF4" w:rsidRPr="00B24627" w:rsidRDefault="00932EF4" w:rsidP="00711F42">
            <w:pPr>
              <w:jc w:val="center"/>
              <w:rPr>
                <w:rFonts w:eastAsia="SimSun"/>
                <w:sz w:val="18"/>
                <w:szCs w:val="18"/>
              </w:rPr>
            </w:pPr>
            <w:r w:rsidRPr="00B24627">
              <w:rPr>
                <w:rFonts w:eastAsia="SimSun"/>
                <w:sz w:val="18"/>
                <w:szCs w:val="18"/>
              </w:rPr>
              <w:t>0.892 ± 0.260 (27)</w:t>
            </w:r>
          </w:p>
        </w:tc>
      </w:tr>
      <w:tr w:rsidR="007F504F" w:rsidRPr="007F504F" ns2:paraId="1B842438" ns2:textId="77777777" w:rsidTr="00342569">
        <w:trPr>
          <w:trHeight w:val="397"/>
          <w:jc w:val="center"/>
        </w:trPr>
        <w:tc>
          <w:tcPr>
            <w:tcW w:w="1412" w:type="dxa"/>
            <w:vMerge/>
            <w:noWrap/>
            <w:vAlign w:val="center"/>
            <w:hideMark/>
          </w:tcPr>
          <w:p ns2:paraId="2C33B968" ns2:textId="77777777" w:rsidR="00932EF4" w:rsidRPr="00B24627" w:rsidRDefault="00932EF4" w:rsidP="00711F42">
            <w:pPr>
              <w:ind w:firstLine="420"/>
              <w:jc w:val="center"/>
              <w:rPr>
                <w:rFonts w:eastAsia="SimSun"/>
                <w:sz w:val="18"/>
                <w:szCs w:val="18"/>
              </w:rPr>
            </w:pPr>
          </w:p>
        </w:tc>
        <w:tc>
          <w:tcPr>
            <w:tcW w:w="1006" w:type="dxa"/>
            <w:vMerge/>
            <w:noWrap/>
            <w:vAlign w:val="center"/>
            <w:hideMark/>
          </w:tcPr>
          <w:p ns2:paraId="575C8560" ns2:textId="77777777" w:rsidR="00932EF4" w:rsidRPr="00B24627" w:rsidRDefault="00932EF4" w:rsidP="00711F42">
            <w:pPr>
              <w:jc w:val="center"/>
              <w:rPr>
                <w:rFonts w:eastAsia="SimSun"/>
                <w:sz w:val="18"/>
                <w:szCs w:val="18"/>
              </w:rPr>
            </w:pPr>
          </w:p>
        </w:tc>
        <w:tc>
          <w:tcPr>
            <w:tcW w:w="1112" w:type="dxa"/>
            <w:noWrap/>
            <w:vAlign w:val="center"/>
            <w:hideMark/>
          </w:tcPr>
          <w:p ns2:paraId="13758F5E" ns2:textId="77777777" w:rsidR="00932EF4" w:rsidRPr="00B24627" w:rsidRDefault="00932EF4" w:rsidP="00711F42">
            <w:pPr>
              <w:jc w:val="center"/>
              <w:rPr>
                <w:rFonts w:eastAsia="SimSun"/>
                <w:sz w:val="18"/>
                <w:szCs w:val="18"/>
              </w:rPr>
            </w:pPr>
            <w:r w:rsidRPr="00B24627">
              <w:rPr>
                <w:rFonts w:eastAsia="SimSun"/>
                <w:sz w:val="18"/>
                <w:szCs w:val="18"/>
              </w:rPr>
              <w:t>C4D1</w:t>
            </w:r>
          </w:p>
        </w:tc>
        <w:tc>
          <w:tcPr>
            <w:tcW w:w="1977" w:type="dxa"/>
            <w:noWrap/>
            <w:vAlign w:val="center"/>
            <w:hideMark/>
          </w:tcPr>
          <w:p ns2:paraId="2009B44F" ns2:textId="77777777" w:rsidR="00932EF4" w:rsidRPr="00B24627" w:rsidRDefault="00932EF4" w:rsidP="00711F42">
            <w:pPr>
              <w:jc w:val="center"/>
              <w:rPr>
                <w:rFonts w:eastAsia="SimSun"/>
                <w:sz w:val="18"/>
                <w:szCs w:val="18"/>
              </w:rPr>
            </w:pPr>
            <w:r w:rsidRPr="00B24627">
              <w:rPr>
                <w:rFonts w:eastAsia="SimSun"/>
                <w:sz w:val="18"/>
                <w:szCs w:val="18"/>
              </w:rPr>
              <w:t>0.203 ± 0.27 (22)</w:t>
            </w:r>
          </w:p>
        </w:tc>
        <w:tc>
          <w:tcPr>
            <w:tcW w:w="1694" w:type="dxa"/>
            <w:noWrap/>
            <w:vAlign w:val="center"/>
            <w:hideMark/>
          </w:tcPr>
          <w:p ns2:paraId="2F570627" ns2:textId="77777777" w:rsidR="00932EF4" w:rsidRPr="00B24627" w:rsidRDefault="00932EF4" w:rsidP="00711F42">
            <w:pPr>
              <w:jc w:val="center"/>
              <w:rPr>
                <w:rFonts w:eastAsia="SimSun"/>
                <w:sz w:val="18"/>
                <w:szCs w:val="18"/>
              </w:rPr>
            </w:pPr>
            <w:r w:rsidRPr="00B24627">
              <w:rPr>
                <w:rFonts w:eastAsia="SimSun"/>
                <w:sz w:val="18"/>
                <w:szCs w:val="18"/>
              </w:rPr>
              <w:t>79.9 ± 12.7 (22)</w:t>
            </w:r>
          </w:p>
        </w:tc>
        <w:tc>
          <w:tcPr>
            <w:tcW w:w="1976" w:type="dxa"/>
            <w:noWrap/>
            <w:vAlign w:val="center"/>
            <w:hideMark/>
          </w:tcPr>
          <w:p ns2:paraId="3893DCA3" ns2:textId="77777777" w:rsidR="00932EF4" w:rsidRPr="00B24627" w:rsidRDefault="00932EF4" w:rsidP="00711F42">
            <w:pPr>
              <w:jc w:val="center"/>
              <w:rPr>
                <w:rFonts w:eastAsia="SimSun"/>
                <w:sz w:val="18"/>
                <w:szCs w:val="18"/>
              </w:rPr>
            </w:pPr>
          </w:p>
        </w:tc>
      </w:tr>
      <w:tr w:rsidR="007F504F" w:rsidRPr="007F504F" ns2:paraId="1E69F0C8" ns2:textId="77777777" w:rsidTr="00342569">
        <w:trPr>
          <w:trHeight w:val="397"/>
          <w:jc w:val="center"/>
        </w:trPr>
        <w:tc>
          <w:tcPr>
            <w:tcW w:w="1412" w:type="dxa"/>
            <w:vMerge/>
            <w:noWrap/>
            <w:vAlign w:val="center"/>
            <w:hideMark/>
          </w:tcPr>
          <w:p ns2:paraId="376E4B5D" ns2:textId="77777777" w:rsidR="00932EF4" w:rsidRPr="00B24627" w:rsidRDefault="00932EF4" w:rsidP="00711F42">
            <w:pPr>
              <w:ind w:firstLine="420"/>
              <w:jc w:val="center"/>
              <w:rPr>
                <w:rFonts w:eastAsia="SimSun"/>
                <w:sz w:val="18"/>
                <w:szCs w:val="18"/>
              </w:rPr>
            </w:pPr>
          </w:p>
        </w:tc>
        <w:tc>
          <w:tcPr>
            <w:tcW w:w="1006" w:type="dxa"/>
            <w:vMerge/>
            <w:noWrap/>
            <w:vAlign w:val="center"/>
            <w:hideMark/>
          </w:tcPr>
          <w:p ns2:paraId="1D4E1284" ns2:textId="77777777" w:rsidR="00932EF4" w:rsidRPr="00B24627" w:rsidRDefault="00932EF4" w:rsidP="00711F42">
            <w:pPr>
              <w:jc w:val="center"/>
              <w:rPr>
                <w:rFonts w:eastAsia="SimSun"/>
                <w:sz w:val="18"/>
                <w:szCs w:val="18"/>
              </w:rPr>
            </w:pPr>
          </w:p>
        </w:tc>
        <w:tc>
          <w:tcPr>
            <w:tcW w:w="1112" w:type="dxa"/>
            <w:noWrap/>
            <w:vAlign w:val="center"/>
            <w:hideMark/>
          </w:tcPr>
          <w:p ns2:paraId="572922BA" ns2:textId="77777777" w:rsidR="00932EF4" w:rsidRPr="00B24627" w:rsidRDefault="00932EF4" w:rsidP="00711F42">
            <w:pPr>
              <w:jc w:val="center"/>
              <w:rPr>
                <w:rFonts w:eastAsia="SimSun"/>
                <w:sz w:val="18"/>
                <w:szCs w:val="18"/>
              </w:rPr>
            </w:pPr>
            <w:r w:rsidRPr="00B24627">
              <w:rPr>
                <w:rFonts w:eastAsia="SimSun"/>
                <w:sz w:val="18"/>
                <w:szCs w:val="18"/>
              </w:rPr>
              <w:t>C5D1</w:t>
            </w:r>
          </w:p>
        </w:tc>
        <w:tc>
          <w:tcPr>
            <w:tcW w:w="1977" w:type="dxa"/>
            <w:noWrap/>
            <w:vAlign w:val="center"/>
            <w:hideMark/>
          </w:tcPr>
          <w:p ns2:paraId="60260C11" ns2:textId="77777777" w:rsidR="00932EF4" w:rsidRPr="00B24627" w:rsidRDefault="00932EF4" w:rsidP="00711F42">
            <w:pPr>
              <w:jc w:val="center"/>
              <w:rPr>
                <w:rFonts w:eastAsia="SimSun"/>
                <w:sz w:val="18"/>
                <w:szCs w:val="18"/>
              </w:rPr>
            </w:pPr>
            <w:r w:rsidRPr="00B24627">
              <w:rPr>
                <w:rFonts w:eastAsia="SimSun"/>
                <w:sz w:val="18"/>
                <w:szCs w:val="18"/>
              </w:rPr>
              <w:t>0.197 ± 0.209 (13)</w:t>
            </w:r>
          </w:p>
        </w:tc>
        <w:tc>
          <w:tcPr>
            <w:tcW w:w="1694" w:type="dxa"/>
            <w:noWrap/>
            <w:vAlign w:val="center"/>
            <w:hideMark/>
          </w:tcPr>
          <w:p ns2:paraId="2EA9C17E" ns2:textId="77777777" w:rsidR="00932EF4" w:rsidRPr="00B24627" w:rsidRDefault="00932EF4" w:rsidP="00711F42">
            <w:pPr>
              <w:jc w:val="center"/>
              <w:rPr>
                <w:rFonts w:eastAsia="SimSun"/>
                <w:sz w:val="18"/>
                <w:szCs w:val="18"/>
              </w:rPr>
            </w:pPr>
            <w:r w:rsidRPr="00B24627">
              <w:rPr>
                <w:rFonts w:eastAsia="SimSun"/>
                <w:sz w:val="18"/>
                <w:szCs w:val="18"/>
              </w:rPr>
              <w:t>88.8 ± 32.7 (13)</w:t>
            </w:r>
          </w:p>
        </w:tc>
        <w:tc>
          <w:tcPr>
            <w:tcW w:w="1976" w:type="dxa"/>
            <w:noWrap/>
            <w:vAlign w:val="center"/>
            <w:hideMark/>
          </w:tcPr>
          <w:p ns2:paraId="4170C608" ns2:textId="77777777" w:rsidR="00932EF4" w:rsidRPr="00B24627" w:rsidRDefault="00932EF4" w:rsidP="00711F42">
            <w:pPr>
              <w:jc w:val="center"/>
              <w:rPr>
                <w:rFonts w:eastAsia="SimSun"/>
                <w:sz w:val="18"/>
                <w:szCs w:val="18"/>
              </w:rPr>
            </w:pPr>
          </w:p>
        </w:tc>
      </w:tr>
      <w:tr w:rsidR="007F504F" w:rsidRPr="007F504F" ns2:paraId="07AA2982" ns2:textId="77777777" w:rsidTr="00342569">
        <w:trPr>
          <w:trHeight w:val="397"/>
          <w:jc w:val="center"/>
        </w:trPr>
        <w:tc>
          <w:tcPr>
            <w:tcW w:w="1412" w:type="dxa"/>
            <w:vMerge/>
            <w:noWrap/>
            <w:vAlign w:val="center"/>
            <w:hideMark/>
          </w:tcPr>
          <w:p ns2:paraId="6146F442" ns2:textId="77777777" w:rsidR="00932EF4" w:rsidRPr="00B24627" w:rsidRDefault="00932EF4" w:rsidP="00711F42">
            <w:pPr>
              <w:ind w:firstLine="420"/>
              <w:jc w:val="center"/>
              <w:rPr>
                <w:rFonts w:eastAsia="SimSun"/>
                <w:sz w:val="18"/>
                <w:szCs w:val="18"/>
              </w:rPr>
            </w:pPr>
          </w:p>
        </w:tc>
        <w:tc>
          <w:tcPr>
            <w:tcW w:w="1006" w:type="dxa"/>
            <w:vMerge/>
            <w:noWrap/>
            <w:vAlign w:val="center"/>
            <w:hideMark/>
          </w:tcPr>
          <w:p ns2:paraId="7A156C61" ns2:textId="77777777" w:rsidR="00932EF4" w:rsidRPr="00B24627" w:rsidRDefault="00932EF4" w:rsidP="00711F42">
            <w:pPr>
              <w:jc w:val="center"/>
              <w:rPr>
                <w:rFonts w:eastAsia="SimSun"/>
                <w:sz w:val="18"/>
                <w:szCs w:val="18"/>
              </w:rPr>
            </w:pPr>
          </w:p>
        </w:tc>
        <w:tc>
          <w:tcPr>
            <w:tcW w:w="1112" w:type="dxa"/>
            <w:noWrap/>
            <w:vAlign w:val="center"/>
            <w:hideMark/>
          </w:tcPr>
          <w:p ns2:paraId="22EBAE5D" ns2:textId="77777777" w:rsidR="00932EF4" w:rsidRPr="00B24627" w:rsidRDefault="00932EF4" w:rsidP="00711F42">
            <w:pPr>
              <w:jc w:val="center"/>
              <w:rPr>
                <w:rFonts w:eastAsia="SimSun"/>
                <w:sz w:val="18"/>
                <w:szCs w:val="18"/>
              </w:rPr>
            </w:pPr>
            <w:r w:rsidRPr="00B24627">
              <w:rPr>
                <w:rFonts w:eastAsia="SimSun"/>
                <w:sz w:val="18"/>
                <w:szCs w:val="18"/>
              </w:rPr>
              <w:t>C6D1</w:t>
            </w:r>
          </w:p>
        </w:tc>
        <w:tc>
          <w:tcPr>
            <w:tcW w:w="1977" w:type="dxa"/>
            <w:noWrap/>
            <w:vAlign w:val="center"/>
            <w:hideMark/>
          </w:tcPr>
          <w:p ns2:paraId="468CF9A1" ns2:textId="77777777" w:rsidR="00932EF4" w:rsidRPr="00B24627" w:rsidRDefault="00932EF4" w:rsidP="00711F42">
            <w:pPr>
              <w:jc w:val="center"/>
              <w:rPr>
                <w:rFonts w:eastAsia="SimSun"/>
                <w:sz w:val="18"/>
                <w:szCs w:val="18"/>
              </w:rPr>
            </w:pPr>
            <w:r w:rsidRPr="00B24627">
              <w:rPr>
                <w:rFonts w:eastAsia="SimSun"/>
                <w:sz w:val="18"/>
                <w:szCs w:val="18"/>
              </w:rPr>
              <w:t>0.216 ± 0.167 (11)</w:t>
            </w:r>
          </w:p>
        </w:tc>
        <w:tc>
          <w:tcPr>
            <w:tcW w:w="1694" w:type="dxa"/>
            <w:noWrap/>
            <w:vAlign w:val="center"/>
            <w:hideMark/>
          </w:tcPr>
          <w:p ns2:paraId="29517925" ns2:textId="77777777" w:rsidR="00932EF4" w:rsidRPr="00B24627" w:rsidRDefault="00932EF4" w:rsidP="00711F42">
            <w:pPr>
              <w:jc w:val="center"/>
              <w:rPr>
                <w:rFonts w:eastAsia="SimSun"/>
                <w:sz w:val="18"/>
                <w:szCs w:val="18"/>
              </w:rPr>
            </w:pPr>
            <w:r w:rsidRPr="00B24627">
              <w:rPr>
                <w:rFonts w:eastAsia="SimSun"/>
                <w:sz w:val="18"/>
                <w:szCs w:val="18"/>
              </w:rPr>
              <w:t>89.5 ± 42.3 (11)</w:t>
            </w:r>
          </w:p>
        </w:tc>
        <w:tc>
          <w:tcPr>
            <w:tcW w:w="1976" w:type="dxa"/>
            <w:noWrap/>
            <w:vAlign w:val="center"/>
            <w:hideMark/>
          </w:tcPr>
          <w:p ns2:paraId="35A14A3F" ns2:textId="77777777" w:rsidR="00932EF4" w:rsidRPr="00B24627" w:rsidRDefault="00932EF4" w:rsidP="00711F42">
            <w:pPr>
              <w:jc w:val="center"/>
              <w:rPr>
                <w:rFonts w:eastAsia="SimSun"/>
                <w:sz w:val="18"/>
                <w:szCs w:val="18"/>
              </w:rPr>
            </w:pPr>
          </w:p>
        </w:tc>
      </w:tr>
      <w:tr w:rsidR="007F504F" w:rsidRPr="007F504F" ns2:paraId="7BA3ED0F" ns2:textId="77777777" w:rsidTr="00342569">
        <w:trPr>
          <w:trHeight w:val="397"/>
          <w:jc w:val="center"/>
        </w:trPr>
        <w:tc>
          <w:tcPr>
            <w:tcW w:w="1412" w:type="dxa"/>
            <w:vMerge/>
            <w:noWrap/>
            <w:vAlign w:val="center"/>
            <w:hideMark/>
          </w:tcPr>
          <w:p ns2:paraId="260712CE" ns2:textId="77777777" w:rsidR="00932EF4" w:rsidRPr="00B24627" w:rsidRDefault="00932EF4" w:rsidP="00711F42">
            <w:pPr>
              <w:jc w:val="center"/>
              <w:rPr>
                <w:rFonts w:eastAsia="SimSun"/>
                <w:sz w:val="18"/>
                <w:szCs w:val="18"/>
              </w:rPr>
            </w:pPr>
          </w:p>
        </w:tc>
        <w:tc>
          <w:tcPr>
            <w:tcW w:w="1006" w:type="dxa"/>
            <w:vMerge w:val="restart"/>
            <w:noWrap/>
            <w:vAlign w:val="center"/>
            <w:hideMark/>
          </w:tcPr>
          <w:p ns2:paraId="7869339C" ns2:textId="77777777" w:rsidR="00932EF4" w:rsidRPr="00B24627" w:rsidRDefault="00932EF4" w:rsidP="00711F42">
            <w:pPr>
              <w:jc w:val="center"/>
              <w:rPr>
                <w:rFonts w:eastAsia="SimSun"/>
                <w:sz w:val="18"/>
                <w:szCs w:val="18"/>
              </w:rPr>
            </w:pPr>
            <w:r w:rsidRPr="00B24627">
              <w:rPr>
                <w:rFonts w:eastAsia="SimSun"/>
                <w:sz w:val="18"/>
                <w:szCs w:val="18"/>
              </w:rPr>
              <w:t>5 mg/kg</w:t>
            </w:r>
          </w:p>
        </w:tc>
        <w:tc>
          <w:tcPr>
            <w:tcW w:w="1112" w:type="dxa"/>
            <w:noWrap/>
            <w:vAlign w:val="center"/>
            <w:hideMark/>
          </w:tcPr>
          <w:p ns2:paraId="76EDF283" ns2:textId="77777777" w:rsidR="00932EF4" w:rsidRPr="00B24627" w:rsidRDefault="00932EF4" w:rsidP="00711F42">
            <w:pPr>
              <w:jc w:val="center"/>
              <w:rPr>
                <w:rFonts w:eastAsia="SimSun"/>
                <w:sz w:val="18"/>
                <w:szCs w:val="18"/>
              </w:rPr>
            </w:pPr>
            <w:r w:rsidRPr="00B24627">
              <w:rPr>
                <w:rFonts w:eastAsia="SimSun"/>
                <w:sz w:val="18"/>
                <w:szCs w:val="18"/>
              </w:rPr>
              <w:t>C1D1</w:t>
            </w:r>
          </w:p>
        </w:tc>
        <w:tc>
          <w:tcPr>
            <w:tcW w:w="1977" w:type="dxa"/>
            <w:noWrap/>
            <w:vAlign w:val="center"/>
            <w:hideMark/>
          </w:tcPr>
          <w:p ns2:paraId="217D7BC2" ns2:textId="77777777" w:rsidR="00932EF4" w:rsidRPr="00B24627" w:rsidRDefault="00932EF4" w:rsidP="00711F42">
            <w:pPr>
              <w:jc w:val="center"/>
              <w:rPr>
                <w:rFonts w:eastAsia="SimSun"/>
                <w:sz w:val="18"/>
                <w:szCs w:val="18"/>
              </w:rPr>
            </w:pPr>
            <w:r w:rsidRPr="00B24627">
              <w:rPr>
                <w:rFonts w:eastAsia="SimSun"/>
                <w:sz w:val="18"/>
                <w:szCs w:val="18"/>
              </w:rPr>
              <w:t>0 (269)</w:t>
            </w:r>
          </w:p>
        </w:tc>
        <w:tc>
          <w:tcPr>
            <w:tcW w:w="1694" w:type="dxa"/>
            <w:noWrap/>
            <w:vAlign w:val="center"/>
            <w:hideMark/>
          </w:tcPr>
          <w:p ns2:paraId="6601982B" ns2:textId="77777777" w:rsidR="00932EF4" w:rsidRPr="00B24627" w:rsidRDefault="00932EF4" w:rsidP="00711F42">
            <w:pPr>
              <w:jc w:val="center"/>
              <w:rPr>
                <w:rFonts w:eastAsia="SimSun"/>
                <w:sz w:val="18"/>
                <w:szCs w:val="18"/>
              </w:rPr>
            </w:pPr>
            <w:r w:rsidRPr="00B24627">
              <w:rPr>
                <w:rFonts w:eastAsia="SimSun"/>
                <w:sz w:val="18"/>
                <w:szCs w:val="18"/>
              </w:rPr>
              <w:t>108 ± 21.3 (258)</w:t>
            </w:r>
          </w:p>
        </w:tc>
        <w:tc>
          <w:tcPr>
            <w:tcW w:w="1976" w:type="dxa"/>
            <w:noWrap/>
            <w:vAlign w:val="center"/>
            <w:hideMark/>
          </w:tcPr>
          <w:p ns2:paraId="66378987" ns2:textId="77777777" w:rsidR="00932EF4" w:rsidRPr="00B24627" w:rsidRDefault="00932EF4" w:rsidP="00711F42">
            <w:pPr>
              <w:jc w:val="center"/>
              <w:rPr>
                <w:rFonts w:eastAsia="SimSun"/>
                <w:sz w:val="18"/>
                <w:szCs w:val="18"/>
              </w:rPr>
            </w:pPr>
          </w:p>
        </w:tc>
      </w:tr>
      <w:tr w:rsidR="007F504F" w:rsidRPr="007F504F" ns2:paraId="52173D12" ns2:textId="77777777" w:rsidTr="00342569">
        <w:trPr>
          <w:trHeight w:val="397"/>
          <w:jc w:val="center"/>
        </w:trPr>
        <w:tc>
          <w:tcPr>
            <w:tcW w:w="1412" w:type="dxa"/>
            <w:vMerge/>
            <w:noWrap/>
            <w:vAlign w:val="center"/>
            <w:hideMark/>
          </w:tcPr>
          <w:p ns2:paraId="5ACA63AA" ns2:textId="77777777" w:rsidR="00932EF4" w:rsidRPr="00B24627" w:rsidRDefault="00932EF4" w:rsidP="00711F42">
            <w:pPr>
              <w:jc w:val="center"/>
              <w:rPr>
                <w:rFonts w:eastAsia="SimSun"/>
                <w:sz w:val="18"/>
                <w:szCs w:val="18"/>
              </w:rPr>
            </w:pPr>
          </w:p>
        </w:tc>
        <w:tc>
          <w:tcPr>
            <w:tcW w:w="1006" w:type="dxa"/>
            <w:vMerge/>
            <w:noWrap/>
            <w:vAlign w:val="center"/>
            <w:hideMark/>
          </w:tcPr>
          <w:p ns2:paraId="215E5D7B" ns2:textId="77777777" w:rsidR="00932EF4" w:rsidRPr="00B24627" w:rsidRDefault="00932EF4" w:rsidP="00711F42">
            <w:pPr>
              <w:jc w:val="center"/>
              <w:rPr>
                <w:rFonts w:eastAsia="SimSun"/>
                <w:sz w:val="18"/>
                <w:szCs w:val="18"/>
              </w:rPr>
            </w:pPr>
          </w:p>
        </w:tc>
        <w:tc>
          <w:tcPr>
            <w:tcW w:w="1112" w:type="dxa"/>
            <w:noWrap/>
            <w:vAlign w:val="center"/>
            <w:hideMark/>
          </w:tcPr>
          <w:p ns2:paraId="3C3500AA" ns2:textId="77777777" w:rsidR="00932EF4" w:rsidRPr="00B24627" w:rsidRDefault="00932EF4" w:rsidP="00711F42">
            <w:pPr>
              <w:jc w:val="center"/>
              <w:rPr>
                <w:rFonts w:eastAsia="SimSun"/>
                <w:sz w:val="18"/>
                <w:szCs w:val="18"/>
              </w:rPr>
            </w:pPr>
            <w:r w:rsidRPr="00B24627">
              <w:rPr>
                <w:rFonts w:eastAsia="SimSun"/>
                <w:sz w:val="18"/>
                <w:szCs w:val="18"/>
              </w:rPr>
              <w:t>C2D1</w:t>
            </w:r>
          </w:p>
        </w:tc>
        <w:tc>
          <w:tcPr>
            <w:tcW w:w="1977" w:type="dxa"/>
            <w:noWrap/>
            <w:vAlign w:val="center"/>
            <w:hideMark/>
          </w:tcPr>
          <w:p ns2:paraId="58675073" ns2:textId="77777777" w:rsidR="00932EF4" w:rsidRPr="00B24627" w:rsidRDefault="00932EF4" w:rsidP="00711F42">
            <w:pPr>
              <w:jc w:val="center"/>
              <w:rPr>
                <w:rFonts w:eastAsia="SimSun"/>
                <w:sz w:val="18"/>
                <w:szCs w:val="18"/>
              </w:rPr>
            </w:pPr>
            <w:r w:rsidRPr="00B24627">
              <w:rPr>
                <w:rFonts w:eastAsia="SimSun"/>
                <w:sz w:val="18"/>
                <w:szCs w:val="18"/>
              </w:rPr>
              <w:t>0.144 ± 0.230 (223)</w:t>
            </w:r>
          </w:p>
        </w:tc>
        <w:tc>
          <w:tcPr>
            <w:tcW w:w="1694" w:type="dxa"/>
            <w:noWrap/>
            <w:vAlign w:val="center"/>
            <w:hideMark/>
          </w:tcPr>
          <w:p ns2:paraId="0E862BB0" ns2:textId="77777777" w:rsidR="00932EF4" w:rsidRPr="00B24627" w:rsidRDefault="00932EF4" w:rsidP="00711F42">
            <w:pPr>
              <w:jc w:val="center"/>
              <w:rPr>
                <w:rFonts w:eastAsia="SimSun"/>
                <w:sz w:val="18"/>
                <w:szCs w:val="18"/>
              </w:rPr>
            </w:pPr>
            <w:r w:rsidRPr="00B24627">
              <w:rPr>
                <w:rFonts w:eastAsia="SimSun"/>
                <w:sz w:val="18"/>
                <w:szCs w:val="18"/>
              </w:rPr>
              <w:t>106 ± 47.0 (216)</w:t>
            </w:r>
          </w:p>
        </w:tc>
        <w:tc>
          <w:tcPr>
            <w:tcW w:w="1976" w:type="dxa"/>
            <w:noWrap/>
            <w:vAlign w:val="center"/>
            <w:hideMark/>
          </w:tcPr>
          <w:p ns2:paraId="4C46C598" ns2:textId="77777777" w:rsidR="00932EF4" w:rsidRPr="00B24627" w:rsidRDefault="00932EF4" w:rsidP="00711F42">
            <w:pPr>
              <w:jc w:val="center"/>
              <w:rPr>
                <w:rFonts w:eastAsia="SimSun"/>
                <w:sz w:val="18"/>
                <w:szCs w:val="18"/>
              </w:rPr>
            </w:pPr>
          </w:p>
        </w:tc>
      </w:tr>
      <w:tr w:rsidR="007F504F" w:rsidRPr="007F504F" ns2:paraId="2359E8FD" ns2:textId="77777777" w:rsidTr="00342569">
        <w:trPr>
          <w:trHeight w:val="397"/>
          <w:jc w:val="center"/>
        </w:trPr>
        <w:tc>
          <w:tcPr>
            <w:tcW w:w="1412" w:type="dxa"/>
            <w:vMerge/>
            <w:noWrap/>
            <w:vAlign w:val="center"/>
            <w:hideMark/>
          </w:tcPr>
          <w:p ns2:paraId="608EC81C" ns2:textId="77777777" w:rsidR="00932EF4" w:rsidRPr="00B24627" w:rsidRDefault="00932EF4" w:rsidP="00711F42">
            <w:pPr>
              <w:jc w:val="center"/>
              <w:rPr>
                <w:rFonts w:eastAsia="SimSun"/>
                <w:sz w:val="18"/>
                <w:szCs w:val="18"/>
              </w:rPr>
            </w:pPr>
          </w:p>
        </w:tc>
        <w:tc>
          <w:tcPr>
            <w:tcW w:w="1006" w:type="dxa"/>
            <w:vMerge/>
            <w:noWrap/>
            <w:vAlign w:val="center"/>
            <w:hideMark/>
          </w:tcPr>
          <w:p ns2:paraId="609FBB94" ns2:textId="77777777" w:rsidR="00932EF4" w:rsidRPr="00B24627" w:rsidRDefault="00932EF4" w:rsidP="00711F42">
            <w:pPr>
              <w:jc w:val="center"/>
              <w:rPr>
                <w:rFonts w:eastAsia="SimSun"/>
                <w:sz w:val="18"/>
                <w:szCs w:val="18"/>
              </w:rPr>
            </w:pPr>
          </w:p>
        </w:tc>
        <w:tc>
          <w:tcPr>
            <w:tcW w:w="1112" w:type="dxa"/>
            <w:noWrap/>
            <w:vAlign w:val="center"/>
            <w:hideMark/>
          </w:tcPr>
          <w:p ns2:paraId="6AEBFBB3" ns2:textId="77777777" w:rsidR="00932EF4" w:rsidRPr="00B24627" w:rsidRDefault="00932EF4" w:rsidP="00711F42">
            <w:pPr>
              <w:jc w:val="center"/>
              <w:rPr>
                <w:rFonts w:eastAsia="SimSun"/>
                <w:sz w:val="18"/>
                <w:szCs w:val="18"/>
              </w:rPr>
            </w:pPr>
            <w:r w:rsidRPr="00B24627">
              <w:rPr>
                <w:rFonts w:eastAsia="SimSun"/>
                <w:sz w:val="18"/>
                <w:szCs w:val="18"/>
              </w:rPr>
              <w:t>C3D1</w:t>
            </w:r>
          </w:p>
        </w:tc>
        <w:tc>
          <w:tcPr>
            <w:tcW w:w="1977" w:type="dxa"/>
            <w:noWrap/>
            <w:vAlign w:val="center"/>
            <w:hideMark/>
          </w:tcPr>
          <w:p ns2:paraId="7A23E12F" ns2:textId="77777777" w:rsidR="00932EF4" w:rsidRPr="00B24627" w:rsidRDefault="00932EF4" w:rsidP="00711F42">
            <w:pPr>
              <w:jc w:val="center"/>
              <w:rPr>
                <w:rFonts w:eastAsia="SimSun"/>
                <w:sz w:val="18"/>
                <w:szCs w:val="18"/>
              </w:rPr>
            </w:pPr>
            <w:r w:rsidRPr="00B24627">
              <w:rPr>
                <w:rFonts w:eastAsia="SimSun"/>
                <w:sz w:val="18"/>
                <w:szCs w:val="18"/>
              </w:rPr>
              <w:t>0.187 ± 0.270 (162)</w:t>
            </w:r>
          </w:p>
        </w:tc>
        <w:tc>
          <w:tcPr>
            <w:tcW w:w="1694" w:type="dxa"/>
            <w:noWrap/>
            <w:vAlign w:val="center"/>
            <w:hideMark/>
          </w:tcPr>
          <w:p ns2:paraId="4D82BC4A" ns2:textId="77777777" w:rsidR="00932EF4" w:rsidRPr="00B24627" w:rsidRDefault="00932EF4" w:rsidP="00711F42">
            <w:pPr>
              <w:jc w:val="center"/>
              <w:rPr>
                <w:rFonts w:eastAsia="SimSun"/>
                <w:sz w:val="18"/>
                <w:szCs w:val="18"/>
              </w:rPr>
            </w:pPr>
            <w:r w:rsidRPr="00B24627">
              <w:rPr>
                <w:rFonts w:eastAsia="SimSun"/>
                <w:sz w:val="18"/>
                <w:szCs w:val="18"/>
              </w:rPr>
              <w:t>99.4 ± 27.7 (154)</w:t>
            </w:r>
          </w:p>
        </w:tc>
        <w:tc>
          <w:tcPr>
            <w:tcW w:w="1976" w:type="dxa"/>
            <w:noWrap/>
            <w:vAlign w:val="center"/>
            <w:hideMark/>
          </w:tcPr>
          <w:p ns2:paraId="2B7E323C" ns2:textId="77777777" w:rsidR="00932EF4" w:rsidRPr="00B24627" w:rsidRDefault="00932EF4" w:rsidP="00711F42">
            <w:pPr>
              <w:jc w:val="center"/>
              <w:rPr>
                <w:rFonts w:eastAsia="SimSun"/>
                <w:sz w:val="18"/>
                <w:szCs w:val="18"/>
              </w:rPr>
            </w:pPr>
            <w:r w:rsidRPr="00B24627">
              <w:rPr>
                <w:rFonts w:eastAsia="SimSun"/>
                <w:sz w:val="18"/>
                <w:szCs w:val="18"/>
              </w:rPr>
              <w:t>0.958 ± 0.283 (146)</w:t>
            </w:r>
          </w:p>
        </w:tc>
      </w:tr>
      <w:tr w:rsidR="007F504F" w:rsidRPr="007F504F" ns2:paraId="7C3140F1" ns2:textId="77777777" w:rsidTr="00342569">
        <w:trPr>
          <w:trHeight w:val="397"/>
          <w:jc w:val="center"/>
        </w:trPr>
        <w:tc>
          <w:tcPr>
            <w:tcW w:w="1412" w:type="dxa"/>
            <w:vMerge/>
            <w:noWrap/>
            <w:vAlign w:val="center"/>
            <w:hideMark/>
          </w:tcPr>
          <w:p ns2:paraId="4B4BE66F" ns2:textId="77777777" w:rsidR="00932EF4" w:rsidRPr="00B24627" w:rsidRDefault="00932EF4" w:rsidP="00711F42">
            <w:pPr>
              <w:jc w:val="center"/>
              <w:rPr>
                <w:rFonts w:eastAsia="SimSun"/>
                <w:sz w:val="18"/>
                <w:szCs w:val="18"/>
              </w:rPr>
            </w:pPr>
          </w:p>
        </w:tc>
        <w:tc>
          <w:tcPr>
            <w:tcW w:w="1006" w:type="dxa"/>
            <w:vMerge/>
            <w:noWrap/>
            <w:vAlign w:val="center"/>
            <w:hideMark/>
          </w:tcPr>
          <w:p ns2:paraId="39D416D4" ns2:textId="77777777" w:rsidR="00932EF4" w:rsidRPr="00B24627" w:rsidRDefault="00932EF4" w:rsidP="00711F42">
            <w:pPr>
              <w:jc w:val="center"/>
              <w:rPr>
                <w:rFonts w:eastAsia="SimSun"/>
                <w:sz w:val="18"/>
                <w:szCs w:val="18"/>
              </w:rPr>
            </w:pPr>
          </w:p>
        </w:tc>
        <w:tc>
          <w:tcPr>
            <w:tcW w:w="1112" w:type="dxa"/>
            <w:noWrap/>
            <w:vAlign w:val="center"/>
            <w:hideMark/>
          </w:tcPr>
          <w:p ns2:paraId="187C8914" ns2:textId="77777777" w:rsidR="00932EF4" w:rsidRPr="00B24627" w:rsidRDefault="00932EF4" w:rsidP="00711F42">
            <w:pPr>
              <w:jc w:val="center"/>
              <w:rPr>
                <w:rFonts w:eastAsia="SimSun"/>
                <w:sz w:val="18"/>
                <w:szCs w:val="18"/>
              </w:rPr>
            </w:pPr>
            <w:r w:rsidRPr="00B24627">
              <w:rPr>
                <w:rFonts w:eastAsia="SimSun"/>
                <w:sz w:val="18"/>
                <w:szCs w:val="18"/>
              </w:rPr>
              <w:t>C4D1</w:t>
            </w:r>
          </w:p>
        </w:tc>
        <w:tc>
          <w:tcPr>
            <w:tcW w:w="1977" w:type="dxa"/>
            <w:noWrap/>
            <w:vAlign w:val="center"/>
            <w:hideMark/>
          </w:tcPr>
          <w:p ns2:paraId="7CA3715E" ns2:textId="77777777" w:rsidR="00932EF4" w:rsidRPr="00B24627" w:rsidRDefault="00932EF4" w:rsidP="00711F42">
            <w:pPr>
              <w:jc w:val="center"/>
              <w:rPr>
                <w:rFonts w:eastAsia="SimSun"/>
                <w:sz w:val="18"/>
                <w:szCs w:val="18"/>
              </w:rPr>
            </w:pPr>
            <w:r w:rsidRPr="00B24627">
              <w:rPr>
                <w:rFonts w:eastAsia="SimSun"/>
                <w:sz w:val="18"/>
                <w:szCs w:val="18"/>
              </w:rPr>
              <w:t>0.150 ± 0.128 (142)</w:t>
            </w:r>
          </w:p>
        </w:tc>
        <w:tc>
          <w:tcPr>
            <w:tcW w:w="1694" w:type="dxa"/>
            <w:noWrap/>
            <w:vAlign w:val="center"/>
            <w:hideMark/>
          </w:tcPr>
          <w:p ns2:paraId="254130B1" ns2:textId="77777777" w:rsidR="00932EF4" w:rsidRPr="00B24627" w:rsidRDefault="00932EF4" w:rsidP="00711F42">
            <w:pPr>
              <w:jc w:val="center"/>
              <w:rPr>
                <w:rFonts w:eastAsia="SimSun"/>
                <w:sz w:val="18"/>
                <w:szCs w:val="18"/>
              </w:rPr>
            </w:pPr>
            <w:r w:rsidRPr="00B24627">
              <w:rPr>
                <w:rFonts w:eastAsia="SimSun"/>
                <w:sz w:val="18"/>
                <w:szCs w:val="18"/>
              </w:rPr>
              <w:t>101 ± 25.4 (140)</w:t>
            </w:r>
          </w:p>
        </w:tc>
        <w:tc>
          <w:tcPr>
            <w:tcW w:w="1976" w:type="dxa"/>
            <w:noWrap/>
            <w:vAlign w:val="center"/>
            <w:hideMark/>
          </w:tcPr>
          <w:p ns2:paraId="50F5AE6C" ns2:textId="77777777" w:rsidR="00932EF4" w:rsidRPr="00B24627" w:rsidRDefault="00932EF4" w:rsidP="00711F42">
            <w:pPr>
              <w:jc w:val="center"/>
              <w:rPr>
                <w:rFonts w:eastAsia="SimSun"/>
                <w:sz w:val="18"/>
                <w:szCs w:val="18"/>
              </w:rPr>
            </w:pPr>
          </w:p>
        </w:tc>
      </w:tr>
      <w:tr w:rsidR="007F504F" w:rsidRPr="007F504F" ns2:paraId="5C25C6D6" ns2:textId="77777777" w:rsidTr="00342569">
        <w:trPr>
          <w:trHeight w:val="397"/>
          <w:jc w:val="center"/>
        </w:trPr>
        <w:tc>
          <w:tcPr>
            <w:tcW w:w="1412" w:type="dxa"/>
            <w:vMerge/>
            <w:noWrap/>
            <w:vAlign w:val="center"/>
            <w:hideMark/>
          </w:tcPr>
          <w:p ns2:paraId="08956A58" ns2:textId="77777777" w:rsidR="00932EF4" w:rsidRPr="00B24627" w:rsidRDefault="00932EF4" w:rsidP="00711F42">
            <w:pPr>
              <w:jc w:val="center"/>
              <w:rPr>
                <w:rFonts w:eastAsia="SimSun"/>
                <w:sz w:val="18"/>
                <w:szCs w:val="18"/>
              </w:rPr>
            </w:pPr>
          </w:p>
        </w:tc>
        <w:tc>
          <w:tcPr>
            <w:tcW w:w="1006" w:type="dxa"/>
            <w:vMerge/>
            <w:noWrap/>
            <w:vAlign w:val="center"/>
            <w:hideMark/>
          </w:tcPr>
          <w:p ns2:paraId="671D7122" ns2:textId="77777777" w:rsidR="00932EF4" w:rsidRPr="00B24627" w:rsidRDefault="00932EF4" w:rsidP="00711F42">
            <w:pPr>
              <w:jc w:val="center"/>
              <w:rPr>
                <w:rFonts w:eastAsia="SimSun"/>
                <w:sz w:val="18"/>
                <w:szCs w:val="18"/>
              </w:rPr>
            </w:pPr>
          </w:p>
        </w:tc>
        <w:tc>
          <w:tcPr>
            <w:tcW w:w="1112" w:type="dxa"/>
            <w:noWrap/>
            <w:vAlign w:val="center"/>
            <w:hideMark/>
          </w:tcPr>
          <w:p ns2:paraId="6F8A03E9" ns2:textId="77777777" w:rsidR="00932EF4" w:rsidRPr="00B24627" w:rsidRDefault="00932EF4" w:rsidP="00711F42">
            <w:pPr>
              <w:jc w:val="center"/>
              <w:rPr>
                <w:rFonts w:eastAsia="SimSun"/>
                <w:sz w:val="18"/>
                <w:szCs w:val="18"/>
              </w:rPr>
            </w:pPr>
            <w:r w:rsidRPr="00B24627">
              <w:rPr>
                <w:rFonts w:eastAsia="SimSun"/>
                <w:sz w:val="18"/>
                <w:szCs w:val="18"/>
              </w:rPr>
              <w:t>C5D1</w:t>
            </w:r>
          </w:p>
        </w:tc>
        <w:tc>
          <w:tcPr>
            <w:tcW w:w="1977" w:type="dxa"/>
            <w:noWrap/>
            <w:vAlign w:val="center"/>
            <w:hideMark/>
          </w:tcPr>
          <w:p ns2:paraId="1CC4E454" ns2:textId="77777777" w:rsidR="00932EF4" w:rsidRPr="00B24627" w:rsidRDefault="00932EF4" w:rsidP="00711F42">
            <w:pPr>
              <w:jc w:val="center"/>
              <w:rPr>
                <w:rFonts w:eastAsia="SimSun"/>
                <w:sz w:val="18"/>
                <w:szCs w:val="18"/>
              </w:rPr>
            </w:pPr>
            <w:r w:rsidRPr="00B24627">
              <w:rPr>
                <w:rFonts w:eastAsia="SimSun"/>
                <w:sz w:val="18"/>
                <w:szCs w:val="18"/>
              </w:rPr>
              <w:t>0.138 ± 0.136 (94)</w:t>
            </w:r>
          </w:p>
        </w:tc>
        <w:tc>
          <w:tcPr>
            <w:tcW w:w="1694" w:type="dxa"/>
            <w:noWrap/>
            <w:vAlign w:val="center"/>
            <w:hideMark/>
          </w:tcPr>
          <w:p ns2:paraId="48782688" ns2:textId="77777777" w:rsidR="00932EF4" w:rsidRPr="00B24627" w:rsidRDefault="00932EF4" w:rsidP="00711F42">
            <w:pPr>
              <w:jc w:val="center"/>
              <w:rPr>
                <w:rFonts w:eastAsia="SimSun"/>
                <w:sz w:val="18"/>
                <w:szCs w:val="18"/>
              </w:rPr>
            </w:pPr>
            <w:r w:rsidRPr="00B24627">
              <w:rPr>
                <w:rFonts w:eastAsia="SimSun"/>
                <w:sz w:val="18"/>
                <w:szCs w:val="18"/>
              </w:rPr>
              <w:t>97.5 ± 22.4 (93)</w:t>
            </w:r>
          </w:p>
        </w:tc>
        <w:tc>
          <w:tcPr>
            <w:tcW w:w="1976" w:type="dxa"/>
            <w:noWrap/>
            <w:vAlign w:val="center"/>
            <w:hideMark/>
          </w:tcPr>
          <w:p ns2:paraId="446B1C34" ns2:textId="77777777" w:rsidR="00932EF4" w:rsidRPr="00B24627" w:rsidRDefault="00932EF4" w:rsidP="00711F42">
            <w:pPr>
              <w:jc w:val="center"/>
              <w:rPr>
                <w:rFonts w:eastAsia="SimSun"/>
                <w:sz w:val="18"/>
                <w:szCs w:val="18"/>
              </w:rPr>
            </w:pPr>
          </w:p>
        </w:tc>
      </w:tr>
      <w:tr w:rsidR="007F504F" w:rsidRPr="007F504F" ns2:paraId="30DED7F9" ns2:textId="77777777" w:rsidTr="00342569">
        <w:trPr>
          <w:trHeight w:val="397"/>
          <w:jc w:val="center"/>
        </w:trPr>
        <w:tc>
          <w:tcPr>
            <w:tcW w:w="1412" w:type="dxa"/>
            <w:vMerge/>
            <w:noWrap/>
            <w:vAlign w:val="center"/>
            <w:hideMark/>
          </w:tcPr>
          <w:p ns2:paraId="3049F8AD" ns2:textId="77777777" w:rsidR="00932EF4" w:rsidRPr="00B24627" w:rsidRDefault="00932EF4" w:rsidP="00711F42">
            <w:pPr>
              <w:jc w:val="center"/>
              <w:rPr>
                <w:rFonts w:eastAsia="SimSun"/>
                <w:sz w:val="18"/>
                <w:szCs w:val="18"/>
              </w:rPr>
            </w:pPr>
          </w:p>
        </w:tc>
        <w:tc>
          <w:tcPr>
            <w:tcW w:w="1006" w:type="dxa"/>
            <w:vMerge/>
            <w:noWrap/>
            <w:vAlign w:val="center"/>
            <w:hideMark/>
          </w:tcPr>
          <w:p ns2:paraId="20D5E522" ns2:textId="77777777" w:rsidR="00932EF4" w:rsidRPr="00B24627" w:rsidRDefault="00932EF4" w:rsidP="00711F42">
            <w:pPr>
              <w:jc w:val="center"/>
              <w:rPr>
                <w:rFonts w:eastAsia="SimSun"/>
                <w:sz w:val="18"/>
                <w:szCs w:val="18"/>
              </w:rPr>
            </w:pPr>
          </w:p>
        </w:tc>
        <w:tc>
          <w:tcPr>
            <w:tcW w:w="1112" w:type="dxa"/>
            <w:noWrap/>
            <w:vAlign w:val="center"/>
            <w:hideMark/>
          </w:tcPr>
          <w:p ns2:paraId="48C40C7D" ns2:textId="77777777" w:rsidR="00932EF4" w:rsidRPr="00B24627" w:rsidRDefault="00932EF4" w:rsidP="00711F42">
            <w:pPr>
              <w:jc w:val="center"/>
              <w:rPr>
                <w:rFonts w:eastAsia="SimSun"/>
                <w:sz w:val="18"/>
                <w:szCs w:val="18"/>
              </w:rPr>
            </w:pPr>
            <w:r w:rsidRPr="00B24627">
              <w:rPr>
                <w:rFonts w:eastAsia="SimSun"/>
                <w:sz w:val="18"/>
                <w:szCs w:val="18"/>
              </w:rPr>
              <w:t>C6D1</w:t>
            </w:r>
          </w:p>
        </w:tc>
        <w:tc>
          <w:tcPr>
            <w:tcW w:w="1977" w:type="dxa"/>
            <w:noWrap/>
            <w:vAlign w:val="center"/>
            <w:hideMark/>
          </w:tcPr>
          <w:p ns2:paraId="241FE7A9" ns2:textId="77777777" w:rsidR="00932EF4" w:rsidRPr="00B24627" w:rsidRDefault="00932EF4" w:rsidP="00711F42">
            <w:pPr>
              <w:jc w:val="center"/>
              <w:rPr>
                <w:rFonts w:eastAsia="SimSun"/>
                <w:sz w:val="18"/>
                <w:szCs w:val="18"/>
              </w:rPr>
            </w:pPr>
            <w:r w:rsidRPr="00B24627">
              <w:rPr>
                <w:rFonts w:eastAsia="SimSun"/>
                <w:sz w:val="18"/>
                <w:szCs w:val="18"/>
              </w:rPr>
              <w:t>0.157 ± 0.146 (74)</w:t>
            </w:r>
          </w:p>
        </w:tc>
        <w:tc>
          <w:tcPr>
            <w:tcW w:w="1694" w:type="dxa"/>
            <w:noWrap/>
            <w:vAlign w:val="center"/>
            <w:hideMark/>
          </w:tcPr>
          <w:p ns2:paraId="77070679" ns2:textId="77777777" w:rsidR="00932EF4" w:rsidRPr="00B24627" w:rsidRDefault="00932EF4" w:rsidP="00711F42">
            <w:pPr>
              <w:jc w:val="center"/>
              <w:rPr>
                <w:rFonts w:eastAsia="SimSun"/>
                <w:sz w:val="18"/>
                <w:szCs w:val="18"/>
              </w:rPr>
            </w:pPr>
            <w:r w:rsidRPr="00B24627">
              <w:rPr>
                <w:rFonts w:eastAsia="SimSun"/>
                <w:sz w:val="18"/>
                <w:szCs w:val="18"/>
              </w:rPr>
              <w:t>98.4 ± 25.1 (74)</w:t>
            </w:r>
          </w:p>
        </w:tc>
        <w:tc>
          <w:tcPr>
            <w:tcW w:w="1976" w:type="dxa"/>
            <w:noWrap/>
            <w:vAlign w:val="center"/>
            <w:hideMark/>
          </w:tcPr>
          <w:p ns2:paraId="6390461E" ns2:textId="77777777" w:rsidR="00932EF4" w:rsidRPr="00B24627" w:rsidRDefault="00932EF4" w:rsidP="00711F42">
            <w:pPr>
              <w:jc w:val="center"/>
              <w:rPr>
                <w:rFonts w:eastAsia="SimSun"/>
                <w:sz w:val="18"/>
                <w:szCs w:val="18"/>
              </w:rPr>
            </w:pPr>
          </w:p>
        </w:tc>
      </w:tr>
      <w:tr w:rsidR="007F504F" w:rsidRPr="007F504F" ns2:paraId="124DD560" ns2:textId="77777777" w:rsidTr="00342569">
        <w:trPr>
          <w:trHeight w:val="397"/>
          <w:jc w:val="center"/>
        </w:trPr>
        <w:tc>
          <w:tcPr>
            <w:tcW w:w="1412" w:type="dxa"/>
            <w:vMerge w:val="restart"/>
            <w:noWrap/>
            <w:vAlign w:val="center"/>
            <w:hideMark/>
          </w:tcPr>
          <w:p ns2:paraId="70103496" ns2:textId="6D6F6A94" w:rsidR="00932EF4" w:rsidRPr="00B24627" w:rsidRDefault="00932EF4" w:rsidP="00721B72">
            <w:pPr>
              <w:jc w:val="center"/>
              <w:rPr>
                <w:rFonts w:eastAsia="SimSun"/>
                <w:sz w:val="18"/>
                <w:szCs w:val="18"/>
              </w:rPr>
            </w:pPr>
            <w:r w:rsidRPr="00B24627">
              <w:rPr>
                <w:rFonts w:eastAsia="SimSun"/>
                <w:sz w:val="18"/>
                <w:szCs w:val="18"/>
              </w:rPr>
              <w:t>TA</w:t>
            </w:r>
            <w:r w:rsidR="00F20997">
              <w:rPr>
                <w:rFonts w:eastAsia="SimSun"/>
                <w:sz w:val="18"/>
                <w:szCs w:val="18"/>
              </w:rPr>
              <w:t>b</w:t>
            </w:r>
          </w:p>
        </w:tc>
        <w:tc>
          <w:tcPr>
            <w:tcW w:w="1006" w:type="dxa"/>
            <w:vMerge w:val="restart"/>
            <w:noWrap/>
            <w:vAlign w:val="center"/>
            <w:hideMark/>
          </w:tcPr>
          <w:p ns2:paraId="38BE431F" ns2:textId="77777777" w:rsidR="00932EF4" w:rsidRPr="00B24627" w:rsidRDefault="00932EF4" w:rsidP="00721B72">
            <w:pPr>
              <w:jc w:val="center"/>
              <w:rPr>
                <w:rFonts w:eastAsia="SimSun"/>
                <w:sz w:val="18"/>
                <w:szCs w:val="18"/>
              </w:rPr>
            </w:pPr>
            <w:r w:rsidRPr="00B24627">
              <w:rPr>
                <w:rFonts w:eastAsia="SimSun"/>
                <w:sz w:val="18"/>
                <w:szCs w:val="18"/>
              </w:rPr>
              <w:t>4 mg/kg</w:t>
            </w:r>
          </w:p>
        </w:tc>
        <w:tc>
          <w:tcPr>
            <w:tcW w:w="1112" w:type="dxa"/>
            <w:noWrap/>
            <w:vAlign w:val="center"/>
            <w:hideMark/>
          </w:tcPr>
          <w:p ns2:paraId="7621D400" ns2:textId="77777777" w:rsidR="00932EF4" w:rsidRPr="00B24627" w:rsidRDefault="00932EF4" w:rsidP="00721B72">
            <w:pPr>
              <w:jc w:val="center"/>
              <w:rPr>
                <w:rFonts w:eastAsia="SimSun"/>
                <w:sz w:val="18"/>
                <w:szCs w:val="18"/>
              </w:rPr>
            </w:pPr>
            <w:r w:rsidRPr="00B24627">
              <w:rPr>
                <w:rFonts w:eastAsia="SimSun"/>
                <w:sz w:val="18"/>
                <w:szCs w:val="18"/>
              </w:rPr>
              <w:t>C1D1</w:t>
            </w:r>
          </w:p>
        </w:tc>
        <w:tc>
          <w:tcPr>
            <w:tcW w:w="1977" w:type="dxa"/>
            <w:noWrap/>
            <w:vAlign w:val="center"/>
            <w:hideMark/>
          </w:tcPr>
          <w:p ns2:paraId="0ACEF8BE" ns2:textId="77777777" w:rsidR="00932EF4" w:rsidRPr="00B24627" w:rsidRDefault="00932EF4" w:rsidP="00721B72">
            <w:pPr>
              <w:jc w:val="center"/>
              <w:rPr>
                <w:rFonts w:eastAsia="SimSun"/>
                <w:sz w:val="18"/>
                <w:szCs w:val="18"/>
              </w:rPr>
            </w:pPr>
            <w:r w:rsidRPr="00B24627">
              <w:rPr>
                <w:rFonts w:eastAsia="SimSun"/>
                <w:sz w:val="18"/>
                <w:szCs w:val="18"/>
              </w:rPr>
              <w:t>0 (51)</w:t>
            </w:r>
          </w:p>
        </w:tc>
        <w:tc>
          <w:tcPr>
            <w:tcW w:w="1694" w:type="dxa"/>
            <w:noWrap/>
            <w:vAlign w:val="center"/>
            <w:hideMark/>
          </w:tcPr>
          <w:p ns2:paraId="41294480" ns2:textId="77777777" w:rsidR="00932EF4" w:rsidRPr="00B24627" w:rsidRDefault="00932EF4" w:rsidP="00721B72">
            <w:pPr>
              <w:jc w:val="center"/>
              <w:rPr>
                <w:rFonts w:eastAsia="SimSun"/>
                <w:sz w:val="18"/>
                <w:szCs w:val="18"/>
              </w:rPr>
            </w:pPr>
            <w:r w:rsidRPr="00B24627">
              <w:rPr>
                <w:rFonts w:eastAsia="SimSun"/>
                <w:sz w:val="18"/>
                <w:szCs w:val="18"/>
              </w:rPr>
              <w:t>85.0 ± 19.1 (50)</w:t>
            </w:r>
          </w:p>
        </w:tc>
        <w:tc>
          <w:tcPr>
            <w:tcW w:w="1976" w:type="dxa"/>
            <w:noWrap/>
            <w:vAlign w:val="center"/>
            <w:hideMark/>
          </w:tcPr>
          <w:p ns2:paraId="6735B42B" ns2:textId="77777777" w:rsidR="00932EF4" w:rsidRPr="00B24627" w:rsidRDefault="00932EF4" w:rsidP="00721B72">
            <w:pPr>
              <w:jc w:val="center"/>
              <w:rPr>
                <w:rFonts w:eastAsia="SimSun"/>
                <w:sz w:val="18"/>
                <w:szCs w:val="18"/>
              </w:rPr>
            </w:pPr>
          </w:p>
        </w:tc>
      </w:tr>
      <w:tr w:rsidR="007F504F" w:rsidRPr="007F504F" ns2:paraId="5170C72D" ns2:textId="77777777" w:rsidTr="00342569">
        <w:trPr>
          <w:trHeight w:val="397"/>
          <w:jc w:val="center"/>
        </w:trPr>
        <w:tc>
          <w:tcPr>
            <w:tcW w:w="1412" w:type="dxa"/>
            <w:vMerge/>
            <w:noWrap/>
            <w:vAlign w:val="center"/>
            <w:hideMark/>
          </w:tcPr>
          <w:p ns2:paraId="4EFF9219" ns2:textId="77777777" w:rsidR="00932EF4" w:rsidRPr="00B24627" w:rsidRDefault="00932EF4" w:rsidP="00711F42">
            <w:pPr>
              <w:ind w:firstLine="420"/>
              <w:jc w:val="center"/>
              <w:rPr>
                <w:rFonts w:eastAsia="SimSun"/>
                <w:sz w:val="18"/>
                <w:szCs w:val="18"/>
              </w:rPr>
            </w:pPr>
          </w:p>
        </w:tc>
        <w:tc>
          <w:tcPr>
            <w:tcW w:w="1006" w:type="dxa"/>
            <w:vMerge/>
            <w:noWrap/>
            <w:vAlign w:val="center"/>
            <w:hideMark/>
          </w:tcPr>
          <w:p ns2:paraId="3D94BB33" ns2:textId="77777777" w:rsidR="00932EF4" w:rsidRPr="00B24627" w:rsidRDefault="00932EF4" w:rsidP="00711F42">
            <w:pPr>
              <w:jc w:val="center"/>
              <w:rPr>
                <w:rFonts w:eastAsia="SimSun"/>
                <w:sz w:val="18"/>
                <w:szCs w:val="18"/>
              </w:rPr>
            </w:pPr>
          </w:p>
        </w:tc>
        <w:tc>
          <w:tcPr>
            <w:tcW w:w="1112" w:type="dxa"/>
            <w:noWrap/>
            <w:vAlign w:val="center"/>
            <w:hideMark/>
          </w:tcPr>
          <w:p ns2:paraId="0DDE5F82" ns2:textId="77777777" w:rsidR="00932EF4" w:rsidRPr="00B24627" w:rsidRDefault="00932EF4" w:rsidP="00711F42">
            <w:pPr>
              <w:jc w:val="center"/>
              <w:rPr>
                <w:rFonts w:eastAsia="SimSun"/>
                <w:sz w:val="18"/>
                <w:szCs w:val="18"/>
              </w:rPr>
            </w:pPr>
            <w:r w:rsidRPr="00B24627">
              <w:rPr>
                <w:rFonts w:eastAsia="SimSun"/>
                <w:sz w:val="18"/>
                <w:szCs w:val="18"/>
              </w:rPr>
              <w:t>C2D1</w:t>
            </w:r>
          </w:p>
        </w:tc>
        <w:tc>
          <w:tcPr>
            <w:tcW w:w="1977" w:type="dxa"/>
            <w:noWrap/>
            <w:vAlign w:val="center"/>
            <w:hideMark/>
          </w:tcPr>
          <w:p ns2:paraId="2702B8BF" ns2:textId="77777777" w:rsidR="00932EF4" w:rsidRPr="00B24627" w:rsidRDefault="00932EF4" w:rsidP="00711F42">
            <w:pPr>
              <w:jc w:val="center"/>
              <w:rPr>
                <w:rFonts w:eastAsia="SimSun"/>
                <w:sz w:val="18"/>
                <w:szCs w:val="18"/>
              </w:rPr>
            </w:pPr>
            <w:r w:rsidRPr="00B24627">
              <w:rPr>
                <w:rFonts w:eastAsia="SimSun"/>
                <w:sz w:val="18"/>
                <w:szCs w:val="18"/>
              </w:rPr>
              <w:t>2.29 ± 1.61 (42)</w:t>
            </w:r>
          </w:p>
        </w:tc>
        <w:tc>
          <w:tcPr>
            <w:tcW w:w="1694" w:type="dxa"/>
            <w:noWrap/>
            <w:vAlign w:val="center"/>
            <w:hideMark/>
          </w:tcPr>
          <w:p ns2:paraId="2E764BE8" ns2:textId="77777777" w:rsidR="00932EF4" w:rsidRPr="00B24627" w:rsidRDefault="00932EF4" w:rsidP="00711F42">
            <w:pPr>
              <w:jc w:val="center"/>
              <w:rPr>
                <w:rFonts w:eastAsia="SimSun"/>
                <w:sz w:val="18"/>
                <w:szCs w:val="18"/>
              </w:rPr>
            </w:pPr>
            <w:r w:rsidRPr="00B24627">
              <w:rPr>
                <w:rFonts w:eastAsia="SimSun"/>
                <w:sz w:val="18"/>
                <w:szCs w:val="18"/>
              </w:rPr>
              <w:t>84.0 ± 17.9 (43)</w:t>
            </w:r>
          </w:p>
        </w:tc>
        <w:tc>
          <w:tcPr>
            <w:tcW w:w="1976" w:type="dxa"/>
            <w:noWrap/>
            <w:vAlign w:val="center"/>
            <w:hideMark/>
          </w:tcPr>
          <w:p ns2:paraId="0B4AD8EE" ns2:textId="77777777" w:rsidR="00932EF4" w:rsidRPr="00B24627" w:rsidRDefault="00932EF4" w:rsidP="00711F42">
            <w:pPr>
              <w:jc w:val="center"/>
              <w:rPr>
                <w:rFonts w:eastAsia="SimSun"/>
                <w:sz w:val="18"/>
                <w:szCs w:val="18"/>
              </w:rPr>
            </w:pPr>
          </w:p>
        </w:tc>
      </w:tr>
      <w:tr w:rsidR="007F504F" w:rsidRPr="007F504F" ns2:paraId="7F26B83D" ns2:textId="77777777" w:rsidTr="00342569">
        <w:trPr>
          <w:trHeight w:val="397"/>
          <w:jc w:val="center"/>
        </w:trPr>
        <w:tc>
          <w:tcPr>
            <w:tcW w:w="1412" w:type="dxa"/>
            <w:vMerge/>
            <w:noWrap/>
            <w:vAlign w:val="center"/>
            <w:hideMark/>
          </w:tcPr>
          <w:p ns2:paraId="6E95E356" ns2:textId="77777777" w:rsidR="00932EF4" w:rsidRPr="00B24627" w:rsidRDefault="00932EF4" w:rsidP="00711F42">
            <w:pPr>
              <w:ind w:firstLine="420"/>
              <w:jc w:val="center"/>
              <w:rPr>
                <w:rFonts w:eastAsia="SimSun"/>
                <w:sz w:val="18"/>
                <w:szCs w:val="18"/>
              </w:rPr>
            </w:pPr>
          </w:p>
        </w:tc>
        <w:tc>
          <w:tcPr>
            <w:tcW w:w="1006" w:type="dxa"/>
            <w:vMerge/>
            <w:noWrap/>
            <w:vAlign w:val="center"/>
            <w:hideMark/>
          </w:tcPr>
          <w:p ns2:paraId="073F39DB" ns2:textId="77777777" w:rsidR="00932EF4" w:rsidRPr="00B24627" w:rsidRDefault="00932EF4" w:rsidP="00711F42">
            <w:pPr>
              <w:jc w:val="center"/>
              <w:rPr>
                <w:rFonts w:eastAsia="SimSun"/>
                <w:sz w:val="18"/>
                <w:szCs w:val="18"/>
              </w:rPr>
            </w:pPr>
          </w:p>
        </w:tc>
        <w:tc>
          <w:tcPr>
            <w:tcW w:w="1112" w:type="dxa"/>
            <w:noWrap/>
            <w:vAlign w:val="center"/>
            <w:hideMark/>
          </w:tcPr>
          <w:p ns2:paraId="1F9B3158" ns2:textId="77777777" w:rsidR="00932EF4" w:rsidRPr="00B24627" w:rsidRDefault="00932EF4" w:rsidP="00711F42">
            <w:pPr>
              <w:jc w:val="center"/>
              <w:rPr>
                <w:rFonts w:eastAsia="SimSun"/>
                <w:sz w:val="18"/>
                <w:szCs w:val="18"/>
              </w:rPr>
            </w:pPr>
            <w:r w:rsidRPr="00B24627">
              <w:rPr>
                <w:rFonts w:eastAsia="SimSun"/>
                <w:sz w:val="18"/>
                <w:szCs w:val="18"/>
              </w:rPr>
              <w:t>C3D1</w:t>
            </w:r>
          </w:p>
        </w:tc>
        <w:tc>
          <w:tcPr>
            <w:tcW w:w="1977" w:type="dxa"/>
            <w:noWrap/>
            <w:vAlign w:val="center"/>
            <w:hideMark/>
          </w:tcPr>
          <w:p ns2:paraId="1FC0CBF2" ns2:textId="77777777" w:rsidR="00932EF4" w:rsidRPr="00B24627" w:rsidRDefault="00932EF4" w:rsidP="00711F42">
            <w:pPr>
              <w:jc w:val="center"/>
              <w:rPr>
                <w:rFonts w:eastAsia="SimSun"/>
                <w:sz w:val="18"/>
                <w:szCs w:val="18"/>
              </w:rPr>
            </w:pPr>
            <w:r w:rsidRPr="00B24627">
              <w:rPr>
                <w:rFonts w:eastAsia="SimSun"/>
                <w:sz w:val="18"/>
                <w:szCs w:val="18"/>
              </w:rPr>
              <w:t>6.16 ± 17.0 (27)</w:t>
            </w:r>
          </w:p>
        </w:tc>
        <w:tc>
          <w:tcPr>
            <w:tcW w:w="1694" w:type="dxa"/>
            <w:noWrap/>
            <w:vAlign w:val="center"/>
            <w:hideMark/>
          </w:tcPr>
          <w:p ns2:paraId="425CC7A0" ns2:textId="77777777" w:rsidR="00932EF4" w:rsidRPr="00B24627" w:rsidRDefault="00932EF4" w:rsidP="00711F42">
            <w:pPr>
              <w:jc w:val="center"/>
              <w:rPr>
                <w:rFonts w:eastAsia="SimSun"/>
                <w:sz w:val="18"/>
                <w:szCs w:val="18"/>
              </w:rPr>
            </w:pPr>
            <w:r w:rsidRPr="00B24627">
              <w:rPr>
                <w:rFonts w:eastAsia="SimSun"/>
                <w:sz w:val="18"/>
                <w:szCs w:val="18"/>
              </w:rPr>
              <w:t>75.9 ± 24.1 (27)</w:t>
            </w:r>
          </w:p>
        </w:tc>
        <w:tc>
          <w:tcPr>
            <w:tcW w:w="1976" w:type="dxa"/>
            <w:noWrap/>
            <w:vAlign w:val="center"/>
            <w:hideMark/>
          </w:tcPr>
          <w:p ns2:paraId="7C630E40" ns2:textId="77777777" w:rsidR="00932EF4" w:rsidRPr="00B24627" w:rsidRDefault="00932EF4" w:rsidP="00711F42">
            <w:pPr>
              <w:jc w:val="center"/>
              <w:rPr>
                <w:rFonts w:eastAsia="SimSun"/>
                <w:sz w:val="18"/>
                <w:szCs w:val="18"/>
              </w:rPr>
            </w:pPr>
            <w:r w:rsidRPr="00B24627">
              <w:rPr>
                <w:rFonts w:eastAsia="SimSun"/>
                <w:sz w:val="18"/>
                <w:szCs w:val="18"/>
              </w:rPr>
              <w:t>0.918 ± 0.299 (27)</w:t>
            </w:r>
          </w:p>
        </w:tc>
      </w:tr>
      <w:tr w:rsidR="007F504F" w:rsidRPr="007F504F" ns2:paraId="088DDC0F" ns2:textId="77777777" w:rsidTr="00342569">
        <w:trPr>
          <w:trHeight w:val="397"/>
          <w:jc w:val="center"/>
        </w:trPr>
        <w:tc>
          <w:tcPr>
            <w:tcW w:w="1412" w:type="dxa"/>
            <w:vMerge/>
            <w:noWrap/>
            <w:vAlign w:val="center"/>
            <w:hideMark/>
          </w:tcPr>
          <w:p ns2:paraId="0B76FA45" ns2:textId="77777777" w:rsidR="00932EF4" w:rsidRPr="00B24627" w:rsidRDefault="00932EF4" w:rsidP="00711F42">
            <w:pPr>
              <w:ind w:firstLine="420"/>
              <w:jc w:val="center"/>
              <w:rPr>
                <w:rFonts w:eastAsia="SimSun"/>
                <w:sz w:val="18"/>
                <w:szCs w:val="18"/>
              </w:rPr>
            </w:pPr>
          </w:p>
        </w:tc>
        <w:tc>
          <w:tcPr>
            <w:tcW w:w="1006" w:type="dxa"/>
            <w:vMerge/>
            <w:noWrap/>
            <w:vAlign w:val="center"/>
            <w:hideMark/>
          </w:tcPr>
          <w:p ns2:paraId="6E6BD127" ns2:textId="77777777" w:rsidR="00932EF4" w:rsidRPr="00B24627" w:rsidRDefault="00932EF4" w:rsidP="00711F42">
            <w:pPr>
              <w:jc w:val="center"/>
              <w:rPr>
                <w:rFonts w:eastAsia="SimSun"/>
                <w:sz w:val="18"/>
                <w:szCs w:val="18"/>
              </w:rPr>
            </w:pPr>
          </w:p>
        </w:tc>
        <w:tc>
          <w:tcPr>
            <w:tcW w:w="1112" w:type="dxa"/>
            <w:noWrap/>
            <w:vAlign w:val="center"/>
            <w:hideMark/>
          </w:tcPr>
          <w:p ns2:paraId="3943A5D4" ns2:textId="77777777" w:rsidR="00932EF4" w:rsidRPr="00B24627" w:rsidRDefault="00932EF4" w:rsidP="00711F42">
            <w:pPr>
              <w:jc w:val="center"/>
              <w:rPr>
                <w:rFonts w:eastAsia="SimSun"/>
                <w:sz w:val="18"/>
                <w:szCs w:val="18"/>
              </w:rPr>
            </w:pPr>
            <w:r w:rsidRPr="00B24627">
              <w:rPr>
                <w:rFonts w:eastAsia="SimSun"/>
                <w:sz w:val="18"/>
                <w:szCs w:val="18"/>
              </w:rPr>
              <w:t>C4D1</w:t>
            </w:r>
          </w:p>
        </w:tc>
        <w:tc>
          <w:tcPr>
            <w:tcW w:w="1977" w:type="dxa"/>
            <w:noWrap/>
            <w:vAlign w:val="center"/>
            <w:hideMark/>
          </w:tcPr>
          <w:p ns2:paraId="733D75C7" ns2:textId="77777777" w:rsidR="00932EF4" w:rsidRPr="00B24627" w:rsidRDefault="00932EF4" w:rsidP="00711F42">
            <w:pPr>
              <w:jc w:val="center"/>
              <w:rPr>
                <w:rFonts w:eastAsia="SimSun"/>
                <w:sz w:val="18"/>
                <w:szCs w:val="18"/>
              </w:rPr>
            </w:pPr>
            <w:r w:rsidRPr="00B24627">
              <w:rPr>
                <w:rFonts w:eastAsia="SimSun"/>
                <w:sz w:val="18"/>
                <w:szCs w:val="18"/>
              </w:rPr>
              <w:t>2.87 ± 2.18 (20)</w:t>
            </w:r>
          </w:p>
        </w:tc>
        <w:tc>
          <w:tcPr>
            <w:tcW w:w="1694" w:type="dxa"/>
            <w:noWrap/>
            <w:vAlign w:val="center"/>
            <w:hideMark/>
          </w:tcPr>
          <w:p ns2:paraId="17DC433D" ns2:textId="77777777" w:rsidR="00932EF4" w:rsidRPr="00B24627" w:rsidRDefault="00932EF4" w:rsidP="00711F42">
            <w:pPr>
              <w:jc w:val="center"/>
              <w:rPr>
                <w:rFonts w:eastAsia="SimSun"/>
                <w:sz w:val="18"/>
                <w:szCs w:val="18"/>
              </w:rPr>
            </w:pPr>
            <w:r w:rsidRPr="00B24627">
              <w:rPr>
                <w:rFonts w:eastAsia="SimSun"/>
                <w:sz w:val="18"/>
                <w:szCs w:val="18"/>
              </w:rPr>
              <w:t>79.1 ± 19.3 (22)</w:t>
            </w:r>
          </w:p>
        </w:tc>
        <w:tc>
          <w:tcPr>
            <w:tcW w:w="1976" w:type="dxa"/>
            <w:noWrap/>
            <w:vAlign w:val="center"/>
            <w:hideMark/>
          </w:tcPr>
          <w:p ns2:paraId="780C3D05" ns2:textId="77777777" w:rsidR="00932EF4" w:rsidRPr="00B24627" w:rsidRDefault="00932EF4" w:rsidP="00711F42">
            <w:pPr>
              <w:jc w:val="center"/>
              <w:rPr>
                <w:rFonts w:eastAsia="SimSun"/>
                <w:sz w:val="18"/>
                <w:szCs w:val="18"/>
              </w:rPr>
            </w:pPr>
          </w:p>
        </w:tc>
      </w:tr>
      <w:tr w:rsidR="007F504F" w:rsidRPr="007F504F" ns2:paraId="648E7A6D" ns2:textId="77777777" w:rsidTr="00342569">
        <w:trPr>
          <w:trHeight w:val="397"/>
          <w:jc w:val="center"/>
        </w:trPr>
        <w:tc>
          <w:tcPr>
            <w:tcW w:w="1412" w:type="dxa"/>
            <w:vMerge/>
            <w:noWrap/>
            <w:vAlign w:val="center"/>
            <w:hideMark/>
          </w:tcPr>
          <w:p ns2:paraId="453FED03" ns2:textId="77777777" w:rsidR="00932EF4" w:rsidRPr="00B24627" w:rsidRDefault="00932EF4" w:rsidP="00711F42">
            <w:pPr>
              <w:ind w:firstLine="420"/>
              <w:jc w:val="center"/>
              <w:rPr>
                <w:rFonts w:eastAsia="SimSun"/>
                <w:sz w:val="18"/>
                <w:szCs w:val="18"/>
              </w:rPr>
            </w:pPr>
          </w:p>
        </w:tc>
        <w:tc>
          <w:tcPr>
            <w:tcW w:w="1006" w:type="dxa"/>
            <w:vMerge/>
            <w:noWrap/>
            <w:vAlign w:val="center"/>
            <w:hideMark/>
          </w:tcPr>
          <w:p ns2:paraId="40746375" ns2:textId="77777777" w:rsidR="00932EF4" w:rsidRPr="00B24627" w:rsidRDefault="00932EF4" w:rsidP="00711F42">
            <w:pPr>
              <w:jc w:val="center"/>
              <w:rPr>
                <w:rFonts w:eastAsia="SimSun"/>
                <w:sz w:val="18"/>
                <w:szCs w:val="18"/>
              </w:rPr>
            </w:pPr>
          </w:p>
        </w:tc>
        <w:tc>
          <w:tcPr>
            <w:tcW w:w="1112" w:type="dxa"/>
            <w:noWrap/>
            <w:vAlign w:val="center"/>
            <w:hideMark/>
          </w:tcPr>
          <w:p ns2:paraId="4C185166" ns2:textId="77777777" w:rsidR="00932EF4" w:rsidRPr="00B24627" w:rsidRDefault="00932EF4" w:rsidP="00711F42">
            <w:pPr>
              <w:jc w:val="center"/>
              <w:rPr>
                <w:rFonts w:eastAsia="SimSun"/>
                <w:sz w:val="18"/>
                <w:szCs w:val="18"/>
              </w:rPr>
            </w:pPr>
            <w:r w:rsidRPr="00B24627">
              <w:rPr>
                <w:rFonts w:eastAsia="SimSun"/>
                <w:sz w:val="18"/>
                <w:szCs w:val="18"/>
              </w:rPr>
              <w:t>C5D1</w:t>
            </w:r>
          </w:p>
        </w:tc>
        <w:tc>
          <w:tcPr>
            <w:tcW w:w="1977" w:type="dxa"/>
            <w:noWrap/>
            <w:vAlign w:val="center"/>
            <w:hideMark/>
          </w:tcPr>
          <w:p ns2:paraId="5BF7A459" ns2:textId="77777777" w:rsidR="00932EF4" w:rsidRPr="00B24627" w:rsidRDefault="00932EF4" w:rsidP="00711F42">
            <w:pPr>
              <w:jc w:val="center"/>
              <w:rPr>
                <w:rFonts w:eastAsia="SimSun"/>
                <w:sz w:val="18"/>
                <w:szCs w:val="18"/>
              </w:rPr>
            </w:pPr>
            <w:r w:rsidRPr="00B24627">
              <w:rPr>
                <w:rFonts w:eastAsia="SimSun"/>
                <w:sz w:val="18"/>
                <w:szCs w:val="18"/>
              </w:rPr>
              <w:t>3.15 ± 2.61 (13)</w:t>
            </w:r>
          </w:p>
        </w:tc>
        <w:tc>
          <w:tcPr>
            <w:tcW w:w="1694" w:type="dxa"/>
            <w:noWrap/>
            <w:vAlign w:val="center"/>
            <w:hideMark/>
          </w:tcPr>
          <w:p ns2:paraId="4668D28F" ns2:textId="77777777" w:rsidR="00932EF4" w:rsidRPr="00B24627" w:rsidRDefault="00932EF4" w:rsidP="00711F42">
            <w:pPr>
              <w:jc w:val="center"/>
              <w:rPr>
                <w:rFonts w:eastAsia="SimSun"/>
                <w:sz w:val="18"/>
                <w:szCs w:val="18"/>
              </w:rPr>
            </w:pPr>
            <w:r w:rsidRPr="00B24627">
              <w:rPr>
                <w:rFonts w:eastAsia="SimSun"/>
                <w:sz w:val="18"/>
                <w:szCs w:val="18"/>
              </w:rPr>
              <w:t>80.0 ± 21.4 (13)</w:t>
            </w:r>
          </w:p>
        </w:tc>
        <w:tc>
          <w:tcPr>
            <w:tcW w:w="1976" w:type="dxa"/>
            <w:noWrap/>
            <w:vAlign w:val="center"/>
            <w:hideMark/>
          </w:tcPr>
          <w:p ns2:paraId="3E6284D3" ns2:textId="77777777" w:rsidR="00932EF4" w:rsidRPr="00B24627" w:rsidRDefault="00932EF4" w:rsidP="00711F42">
            <w:pPr>
              <w:jc w:val="center"/>
              <w:rPr>
                <w:rFonts w:eastAsia="SimSun"/>
                <w:sz w:val="18"/>
                <w:szCs w:val="18"/>
              </w:rPr>
            </w:pPr>
          </w:p>
        </w:tc>
      </w:tr>
      <w:tr w:rsidR="007F504F" w:rsidRPr="007F504F" ns2:paraId="0A1BF997" ns2:textId="77777777" w:rsidTr="00342569">
        <w:trPr>
          <w:trHeight w:val="397"/>
          <w:jc w:val="center"/>
        </w:trPr>
        <w:tc>
          <w:tcPr>
            <w:tcW w:w="1412" w:type="dxa"/>
            <w:vMerge/>
            <w:noWrap/>
            <w:vAlign w:val="center"/>
            <w:hideMark/>
          </w:tcPr>
          <w:p ns2:paraId="48FB9764" ns2:textId="77777777" w:rsidR="00932EF4" w:rsidRPr="00B24627" w:rsidRDefault="00932EF4" w:rsidP="00711F42">
            <w:pPr>
              <w:ind w:firstLine="420"/>
              <w:jc w:val="center"/>
              <w:rPr>
                <w:rFonts w:eastAsia="SimSun"/>
                <w:sz w:val="18"/>
                <w:szCs w:val="18"/>
              </w:rPr>
            </w:pPr>
          </w:p>
        </w:tc>
        <w:tc>
          <w:tcPr>
            <w:tcW w:w="1006" w:type="dxa"/>
            <w:vMerge/>
            <w:noWrap/>
            <w:vAlign w:val="center"/>
            <w:hideMark/>
          </w:tcPr>
          <w:p ns2:paraId="76EBB177" ns2:textId="77777777" w:rsidR="00932EF4" w:rsidRPr="00B24627" w:rsidRDefault="00932EF4" w:rsidP="00711F42">
            <w:pPr>
              <w:jc w:val="center"/>
              <w:rPr>
                <w:rFonts w:eastAsia="SimSun"/>
                <w:sz w:val="18"/>
                <w:szCs w:val="18"/>
              </w:rPr>
            </w:pPr>
          </w:p>
        </w:tc>
        <w:tc>
          <w:tcPr>
            <w:tcW w:w="1112" w:type="dxa"/>
            <w:noWrap/>
            <w:vAlign w:val="center"/>
            <w:hideMark/>
          </w:tcPr>
          <w:p ns2:paraId="4B040FC6" ns2:textId="77777777" w:rsidR="00932EF4" w:rsidRPr="00B24627" w:rsidRDefault="00932EF4" w:rsidP="00711F42">
            <w:pPr>
              <w:jc w:val="center"/>
              <w:rPr>
                <w:rFonts w:eastAsia="SimSun"/>
                <w:sz w:val="18"/>
                <w:szCs w:val="18"/>
              </w:rPr>
            </w:pPr>
            <w:r w:rsidRPr="00B24627">
              <w:rPr>
                <w:rFonts w:eastAsia="SimSun"/>
                <w:sz w:val="18"/>
                <w:szCs w:val="18"/>
              </w:rPr>
              <w:t>C6D1</w:t>
            </w:r>
          </w:p>
        </w:tc>
        <w:tc>
          <w:tcPr>
            <w:tcW w:w="1977" w:type="dxa"/>
            <w:noWrap/>
            <w:vAlign w:val="center"/>
            <w:hideMark/>
          </w:tcPr>
          <w:p ns2:paraId="75DE0E58" ns2:textId="77777777" w:rsidR="00932EF4" w:rsidRPr="00B24627" w:rsidRDefault="00932EF4" w:rsidP="00711F42">
            <w:pPr>
              <w:jc w:val="center"/>
              <w:rPr>
                <w:rFonts w:eastAsia="SimSun"/>
                <w:sz w:val="18"/>
                <w:szCs w:val="18"/>
              </w:rPr>
            </w:pPr>
            <w:r w:rsidRPr="00B24627">
              <w:rPr>
                <w:rFonts w:eastAsia="SimSun"/>
                <w:sz w:val="18"/>
                <w:szCs w:val="18"/>
              </w:rPr>
              <w:t>3.15 ± 2.63 (11)</w:t>
            </w:r>
          </w:p>
        </w:tc>
        <w:tc>
          <w:tcPr>
            <w:tcW w:w="1694" w:type="dxa"/>
            <w:noWrap/>
            <w:vAlign w:val="center"/>
            <w:hideMark/>
          </w:tcPr>
          <w:p ns2:paraId="62D949FE" ns2:textId="77777777" w:rsidR="00932EF4" w:rsidRPr="00B24627" w:rsidRDefault="00932EF4" w:rsidP="00711F42">
            <w:pPr>
              <w:jc w:val="center"/>
              <w:rPr>
                <w:rFonts w:eastAsia="SimSun"/>
                <w:sz w:val="18"/>
                <w:szCs w:val="18"/>
              </w:rPr>
            </w:pPr>
            <w:r w:rsidRPr="00B24627">
              <w:rPr>
                <w:rFonts w:eastAsia="SimSun"/>
                <w:sz w:val="18"/>
                <w:szCs w:val="18"/>
              </w:rPr>
              <w:t>86.0 ± 18.5 (11)</w:t>
            </w:r>
          </w:p>
        </w:tc>
        <w:tc>
          <w:tcPr>
            <w:tcW w:w="1976" w:type="dxa"/>
            <w:noWrap/>
            <w:vAlign w:val="center"/>
            <w:hideMark/>
          </w:tcPr>
          <w:p ns2:paraId="44F87136" ns2:textId="77777777" w:rsidR="00932EF4" w:rsidRPr="00B24627" w:rsidRDefault="00932EF4" w:rsidP="00711F42">
            <w:pPr>
              <w:jc w:val="center"/>
              <w:rPr>
                <w:rFonts w:eastAsia="SimSun"/>
                <w:sz w:val="18"/>
                <w:szCs w:val="18"/>
              </w:rPr>
            </w:pPr>
          </w:p>
        </w:tc>
      </w:tr>
      <w:tr w:rsidR="007F504F" w:rsidRPr="007F504F" ns2:paraId="3A4A1FE0" ns2:textId="77777777" w:rsidTr="00342569">
        <w:trPr>
          <w:trHeight w:val="397"/>
          <w:jc w:val="center"/>
        </w:trPr>
        <w:tc>
          <w:tcPr>
            <w:tcW w:w="1412" w:type="dxa"/>
            <w:vMerge/>
            <w:noWrap/>
            <w:vAlign w:val="center"/>
            <w:hideMark/>
          </w:tcPr>
          <w:p ns2:paraId="6E42C894" ns2:textId="77777777" w:rsidR="00932EF4" w:rsidRPr="00B24627" w:rsidRDefault="00932EF4" w:rsidP="00711F42">
            <w:pPr>
              <w:jc w:val="center"/>
              <w:rPr>
                <w:rFonts w:eastAsia="SimSun"/>
                <w:sz w:val="18"/>
                <w:szCs w:val="18"/>
              </w:rPr>
            </w:pPr>
          </w:p>
        </w:tc>
        <w:tc>
          <w:tcPr>
            <w:tcW w:w="1006" w:type="dxa"/>
            <w:vMerge w:val="restart"/>
            <w:noWrap/>
            <w:vAlign w:val="center"/>
            <w:hideMark/>
          </w:tcPr>
          <w:p ns2:paraId="1315D4D9" ns2:textId="77777777" w:rsidR="00932EF4" w:rsidRPr="00B24627" w:rsidRDefault="00932EF4" w:rsidP="00711F42">
            <w:pPr>
              <w:jc w:val="center"/>
              <w:rPr>
                <w:rFonts w:eastAsia="SimSun"/>
                <w:sz w:val="18"/>
                <w:szCs w:val="18"/>
              </w:rPr>
            </w:pPr>
            <w:r w:rsidRPr="00B24627">
              <w:rPr>
                <w:rFonts w:eastAsia="SimSun"/>
                <w:sz w:val="18"/>
                <w:szCs w:val="18"/>
              </w:rPr>
              <w:t>5 mg/kg</w:t>
            </w:r>
          </w:p>
        </w:tc>
        <w:tc>
          <w:tcPr>
            <w:tcW w:w="1112" w:type="dxa"/>
            <w:noWrap/>
            <w:vAlign w:val="center"/>
            <w:hideMark/>
          </w:tcPr>
          <w:p ns2:paraId="47933EB5" ns2:textId="77777777" w:rsidR="00932EF4" w:rsidRPr="00B24627" w:rsidRDefault="00932EF4" w:rsidP="00711F42">
            <w:pPr>
              <w:jc w:val="center"/>
              <w:rPr>
                <w:rFonts w:eastAsia="SimSun"/>
                <w:sz w:val="18"/>
                <w:szCs w:val="18"/>
              </w:rPr>
            </w:pPr>
            <w:r w:rsidRPr="00B24627">
              <w:rPr>
                <w:rFonts w:eastAsia="SimSun"/>
                <w:sz w:val="18"/>
                <w:szCs w:val="18"/>
              </w:rPr>
              <w:t>C1D1</w:t>
            </w:r>
          </w:p>
        </w:tc>
        <w:tc>
          <w:tcPr>
            <w:tcW w:w="1977" w:type="dxa"/>
            <w:noWrap/>
            <w:vAlign w:val="center"/>
            <w:hideMark/>
          </w:tcPr>
          <w:p ns2:paraId="76D9703B" ns2:textId="77777777" w:rsidR="00932EF4" w:rsidRPr="00B24627" w:rsidRDefault="00932EF4" w:rsidP="00711F42">
            <w:pPr>
              <w:jc w:val="center"/>
              <w:rPr>
                <w:rFonts w:eastAsia="SimSun"/>
                <w:sz w:val="18"/>
                <w:szCs w:val="18"/>
              </w:rPr>
            </w:pPr>
            <w:r w:rsidRPr="00B24627">
              <w:rPr>
                <w:rFonts w:eastAsia="SimSun"/>
                <w:sz w:val="18"/>
                <w:szCs w:val="18"/>
              </w:rPr>
              <w:t>0 (269)</w:t>
            </w:r>
          </w:p>
        </w:tc>
        <w:tc>
          <w:tcPr>
            <w:tcW w:w="1694" w:type="dxa"/>
            <w:noWrap/>
            <w:vAlign w:val="center"/>
            <w:hideMark/>
          </w:tcPr>
          <w:p ns2:paraId="0EB37668" ns2:textId="77777777" w:rsidR="00932EF4" w:rsidRPr="00B24627" w:rsidRDefault="00932EF4" w:rsidP="00711F42">
            <w:pPr>
              <w:jc w:val="center"/>
              <w:rPr>
                <w:rFonts w:eastAsia="SimSun"/>
                <w:sz w:val="18"/>
                <w:szCs w:val="18"/>
              </w:rPr>
            </w:pPr>
            <w:r w:rsidRPr="00B24627">
              <w:rPr>
                <w:rFonts w:eastAsia="SimSun"/>
                <w:sz w:val="18"/>
                <w:szCs w:val="18"/>
              </w:rPr>
              <w:t>103 ± 26.1 (258)</w:t>
            </w:r>
          </w:p>
        </w:tc>
        <w:tc>
          <w:tcPr>
            <w:tcW w:w="1976" w:type="dxa"/>
            <w:noWrap/>
            <w:vAlign w:val="center"/>
            <w:hideMark/>
          </w:tcPr>
          <w:p ns2:paraId="15D227B6" ns2:textId="77777777" w:rsidR="00932EF4" w:rsidRPr="00B24627" w:rsidRDefault="00932EF4" w:rsidP="00711F42">
            <w:pPr>
              <w:jc w:val="center"/>
              <w:rPr>
                <w:rFonts w:eastAsia="SimSun"/>
                <w:sz w:val="18"/>
                <w:szCs w:val="18"/>
              </w:rPr>
            </w:pPr>
          </w:p>
        </w:tc>
      </w:tr>
      <w:tr w:rsidR="00932EF4" w:rsidRPr="00932EF4" ns2:paraId="31C0D7FF" ns2:textId="77777777" w:rsidTr="00342569">
        <w:trPr>
          <w:trHeight w:val="397"/>
          <w:jc w:val="center"/>
        </w:trPr>
        <w:tc>
          <w:tcPr>
            <w:tcW w:w="1412" w:type="dxa"/>
            <w:vMerge/>
            <w:noWrap/>
            <w:vAlign w:val="center"/>
            <w:hideMark/>
          </w:tcPr>
          <w:p ns2:paraId="48B5950A" ns2:textId="77777777" w:rsidR="00932EF4" w:rsidRPr="00B24627" w:rsidRDefault="00932EF4" w:rsidP="00711F42">
            <w:pPr>
              <w:jc w:val="center"/>
              <w:rPr>
                <w:rFonts w:eastAsia="SimSun"/>
                <w:sz w:val="18"/>
                <w:szCs w:val="18"/>
              </w:rPr>
            </w:pPr>
          </w:p>
        </w:tc>
        <w:tc>
          <w:tcPr>
            <w:tcW w:w="1006" w:type="dxa"/>
            <w:vMerge/>
            <w:noWrap/>
            <w:vAlign w:val="center"/>
            <w:hideMark/>
          </w:tcPr>
          <w:p ns2:paraId="7923711A" ns2:textId="77777777" w:rsidR="00932EF4" w:rsidRPr="00B24627" w:rsidRDefault="00932EF4" w:rsidP="00711F42">
            <w:pPr>
              <w:jc w:val="center"/>
              <w:rPr>
                <w:rFonts w:eastAsia="SimSun"/>
                <w:sz w:val="18"/>
                <w:szCs w:val="18"/>
              </w:rPr>
            </w:pPr>
          </w:p>
        </w:tc>
        <w:tc>
          <w:tcPr>
            <w:tcW w:w="1112" w:type="dxa"/>
            <w:noWrap/>
            <w:vAlign w:val="center"/>
            <w:hideMark/>
          </w:tcPr>
          <w:p ns2:paraId="5FB6F5CB" ns2:textId="77777777" w:rsidR="00932EF4" w:rsidRPr="00B24627" w:rsidRDefault="00932EF4" w:rsidP="00711F42">
            <w:pPr>
              <w:jc w:val="center"/>
              <w:rPr>
                <w:rFonts w:eastAsia="SimSun"/>
                <w:sz w:val="18"/>
                <w:szCs w:val="18"/>
              </w:rPr>
            </w:pPr>
            <w:r w:rsidRPr="00B24627">
              <w:rPr>
                <w:rFonts w:eastAsia="SimSun"/>
                <w:sz w:val="18"/>
                <w:szCs w:val="18"/>
              </w:rPr>
              <w:t>C2D1</w:t>
            </w:r>
          </w:p>
        </w:tc>
        <w:tc>
          <w:tcPr>
            <w:tcW w:w="1977" w:type="dxa"/>
            <w:noWrap/>
            <w:vAlign w:val="center"/>
            <w:hideMark/>
          </w:tcPr>
          <w:p ns2:paraId="090056A0" ns2:textId="77777777" w:rsidR="00932EF4" w:rsidRPr="00B24627" w:rsidRDefault="00932EF4" w:rsidP="00711F42">
            <w:pPr>
              <w:jc w:val="center"/>
              <w:rPr>
                <w:rFonts w:eastAsia="SimSun"/>
                <w:sz w:val="18"/>
                <w:szCs w:val="18"/>
              </w:rPr>
            </w:pPr>
            <w:r w:rsidRPr="00B24627">
              <w:rPr>
                <w:rFonts w:eastAsia="SimSun"/>
                <w:sz w:val="18"/>
                <w:szCs w:val="18"/>
              </w:rPr>
              <w:t>3.15 ± 3.94 (225)</w:t>
            </w:r>
          </w:p>
        </w:tc>
        <w:tc>
          <w:tcPr>
            <w:tcW w:w="1694" w:type="dxa"/>
            <w:noWrap/>
            <w:vAlign w:val="center"/>
            <w:hideMark/>
          </w:tcPr>
          <w:p ns2:paraId="6D07DE7C" ns2:textId="77777777" w:rsidR="00932EF4" w:rsidRPr="00B24627" w:rsidRDefault="00932EF4" w:rsidP="00711F42">
            <w:pPr>
              <w:jc w:val="center"/>
              <w:rPr>
                <w:rFonts w:eastAsia="SimSun"/>
                <w:sz w:val="18"/>
                <w:szCs w:val="18"/>
              </w:rPr>
            </w:pPr>
            <w:r w:rsidRPr="00B24627">
              <w:rPr>
                <w:rFonts w:eastAsia="SimSun"/>
                <w:sz w:val="18"/>
                <w:szCs w:val="18"/>
              </w:rPr>
              <w:t>101 ± 28.5 (215)</w:t>
            </w:r>
          </w:p>
        </w:tc>
        <w:tc>
          <w:tcPr>
            <w:tcW w:w="1976" w:type="dxa"/>
            <w:noWrap/>
            <w:vAlign w:val="center"/>
            <w:hideMark/>
          </w:tcPr>
          <w:p ns2:paraId="61EF3B3F" ns2:textId="77777777" w:rsidR="00932EF4" w:rsidRPr="00B24627" w:rsidRDefault="00932EF4" w:rsidP="00711F42">
            <w:pPr>
              <w:jc w:val="center"/>
              <w:rPr>
                <w:rFonts w:eastAsia="SimSun"/>
                <w:sz w:val="18"/>
                <w:szCs w:val="18"/>
              </w:rPr>
            </w:pPr>
          </w:p>
        </w:tc>
      </w:tr>
      <w:tr w:rsidR="007F504F" w:rsidRPr="007F504F" ns2:paraId="03CCB49A" ns2:textId="77777777" w:rsidTr="00342569">
        <w:trPr>
          <w:trHeight w:val="397"/>
          <w:jc w:val="center"/>
        </w:trPr>
        <w:tc>
          <w:tcPr>
            <w:tcW w:w="1412" w:type="dxa"/>
            <w:vMerge/>
            <w:noWrap/>
            <w:vAlign w:val="center"/>
            <w:hideMark/>
          </w:tcPr>
          <w:p ns2:paraId="4E2B31FE" ns2:textId="77777777" w:rsidR="00932EF4" w:rsidRPr="00B24627" w:rsidRDefault="00932EF4" w:rsidP="00711F42">
            <w:pPr>
              <w:jc w:val="center"/>
              <w:rPr>
                <w:rFonts w:eastAsia="SimSun"/>
                <w:sz w:val="18"/>
                <w:szCs w:val="18"/>
              </w:rPr>
            </w:pPr>
          </w:p>
        </w:tc>
        <w:tc>
          <w:tcPr>
            <w:tcW w:w="1006" w:type="dxa"/>
            <w:vMerge/>
            <w:noWrap/>
            <w:vAlign w:val="center"/>
            <w:hideMark/>
          </w:tcPr>
          <w:p ns2:paraId="6A29CDBD" ns2:textId="77777777" w:rsidR="00932EF4" w:rsidRPr="00B24627" w:rsidRDefault="00932EF4" w:rsidP="00711F42">
            <w:pPr>
              <w:jc w:val="center"/>
              <w:rPr>
                <w:rFonts w:eastAsia="SimSun"/>
                <w:sz w:val="18"/>
                <w:szCs w:val="18"/>
              </w:rPr>
            </w:pPr>
          </w:p>
        </w:tc>
        <w:tc>
          <w:tcPr>
            <w:tcW w:w="1112" w:type="dxa"/>
            <w:noWrap/>
            <w:vAlign w:val="center"/>
            <w:hideMark/>
          </w:tcPr>
          <w:p ns2:paraId="60C6BE26" ns2:textId="77777777" w:rsidR="00932EF4" w:rsidRPr="00B24627" w:rsidRDefault="00932EF4" w:rsidP="00711F42">
            <w:pPr>
              <w:jc w:val="center"/>
              <w:rPr>
                <w:rFonts w:eastAsia="SimSun"/>
                <w:sz w:val="18"/>
                <w:szCs w:val="18"/>
              </w:rPr>
            </w:pPr>
            <w:r w:rsidRPr="00B24627">
              <w:rPr>
                <w:rFonts w:eastAsia="SimSun"/>
                <w:sz w:val="18"/>
                <w:szCs w:val="18"/>
              </w:rPr>
              <w:t>C3D1</w:t>
            </w:r>
          </w:p>
        </w:tc>
        <w:tc>
          <w:tcPr>
            <w:tcW w:w="1977" w:type="dxa"/>
            <w:noWrap/>
            <w:vAlign w:val="center"/>
            <w:hideMark/>
          </w:tcPr>
          <w:p ns2:paraId="4379A6A0" ns2:textId="77777777" w:rsidR="00932EF4" w:rsidRPr="00B24627" w:rsidRDefault="00932EF4" w:rsidP="00711F42">
            <w:pPr>
              <w:jc w:val="center"/>
              <w:rPr>
                <w:rFonts w:eastAsia="SimSun"/>
                <w:sz w:val="18"/>
                <w:szCs w:val="18"/>
              </w:rPr>
            </w:pPr>
            <w:r w:rsidRPr="00B24627">
              <w:rPr>
                <w:rFonts w:eastAsia="SimSun"/>
                <w:sz w:val="18"/>
                <w:szCs w:val="18"/>
              </w:rPr>
              <w:t>4.67 ± 11.4 (159)</w:t>
            </w:r>
          </w:p>
        </w:tc>
        <w:tc>
          <w:tcPr>
            <w:tcW w:w="1694" w:type="dxa"/>
            <w:noWrap/>
            <w:vAlign w:val="center"/>
            <w:hideMark/>
          </w:tcPr>
          <w:p ns2:paraId="2CFA1467" ns2:textId="77777777" w:rsidR="00932EF4" w:rsidRPr="00B24627" w:rsidRDefault="00932EF4" w:rsidP="00711F42">
            <w:pPr>
              <w:jc w:val="center"/>
              <w:rPr>
                <w:rFonts w:eastAsia="SimSun"/>
                <w:sz w:val="18"/>
                <w:szCs w:val="18"/>
              </w:rPr>
            </w:pPr>
            <w:r w:rsidRPr="00B24627">
              <w:rPr>
                <w:rFonts w:eastAsia="SimSun"/>
                <w:sz w:val="18"/>
                <w:szCs w:val="18"/>
              </w:rPr>
              <w:t>99.2 ± 28.0 (155)</w:t>
            </w:r>
          </w:p>
        </w:tc>
        <w:tc>
          <w:tcPr>
            <w:tcW w:w="1976" w:type="dxa"/>
            <w:noWrap/>
            <w:vAlign w:val="center"/>
            <w:hideMark/>
          </w:tcPr>
          <w:p ns2:paraId="10ED89D0" ns2:textId="77777777" w:rsidR="00932EF4" w:rsidRPr="00B24627" w:rsidRDefault="00932EF4" w:rsidP="00711F42">
            <w:pPr>
              <w:jc w:val="center"/>
              <w:rPr>
                <w:rFonts w:eastAsia="SimSun"/>
                <w:sz w:val="18"/>
                <w:szCs w:val="18"/>
              </w:rPr>
            </w:pPr>
            <w:r w:rsidRPr="00B24627">
              <w:rPr>
                <w:rFonts w:eastAsia="SimSun"/>
                <w:sz w:val="18"/>
                <w:szCs w:val="18"/>
              </w:rPr>
              <w:t>1.35 ± 4.03 (144)</w:t>
            </w:r>
          </w:p>
        </w:tc>
      </w:tr>
      <w:tr w:rsidR="007F504F" w:rsidRPr="007F504F" ns2:paraId="3BE1003C" ns2:textId="77777777" w:rsidTr="00342569">
        <w:trPr>
          <w:trHeight w:val="397"/>
          <w:jc w:val="center"/>
        </w:trPr>
        <w:tc>
          <w:tcPr>
            <w:tcW w:w="1412" w:type="dxa"/>
            <w:vMerge/>
            <w:noWrap/>
            <w:vAlign w:val="center"/>
            <w:hideMark/>
          </w:tcPr>
          <w:p ns2:paraId="5F3928B9" ns2:textId="77777777" w:rsidR="00932EF4" w:rsidRPr="00B24627" w:rsidRDefault="00932EF4" w:rsidP="00711F42">
            <w:pPr>
              <w:jc w:val="center"/>
              <w:rPr>
                <w:rFonts w:eastAsia="SimSun"/>
                <w:sz w:val="18"/>
                <w:szCs w:val="18"/>
              </w:rPr>
            </w:pPr>
          </w:p>
        </w:tc>
        <w:tc>
          <w:tcPr>
            <w:tcW w:w="1006" w:type="dxa"/>
            <w:vMerge/>
            <w:noWrap/>
            <w:vAlign w:val="center"/>
            <w:hideMark/>
          </w:tcPr>
          <w:p ns2:paraId="2EDC2490" ns2:textId="77777777" w:rsidR="00932EF4" w:rsidRPr="00B24627" w:rsidRDefault="00932EF4" w:rsidP="00711F42">
            <w:pPr>
              <w:jc w:val="center"/>
              <w:rPr>
                <w:rFonts w:eastAsia="SimSun"/>
                <w:sz w:val="18"/>
                <w:szCs w:val="18"/>
              </w:rPr>
            </w:pPr>
          </w:p>
        </w:tc>
        <w:tc>
          <w:tcPr>
            <w:tcW w:w="1112" w:type="dxa"/>
            <w:noWrap/>
            <w:vAlign w:val="center"/>
            <w:hideMark/>
          </w:tcPr>
          <w:p ns2:paraId="4E737C9B" ns2:textId="77777777" w:rsidR="00932EF4" w:rsidRPr="00B24627" w:rsidRDefault="00932EF4" w:rsidP="00711F42">
            <w:pPr>
              <w:jc w:val="center"/>
              <w:rPr>
                <w:rFonts w:eastAsia="SimSun"/>
                <w:sz w:val="18"/>
                <w:szCs w:val="18"/>
              </w:rPr>
            </w:pPr>
            <w:r w:rsidRPr="00B24627">
              <w:rPr>
                <w:rFonts w:eastAsia="SimSun"/>
                <w:sz w:val="18"/>
                <w:szCs w:val="18"/>
              </w:rPr>
              <w:t>C4D1</w:t>
            </w:r>
          </w:p>
        </w:tc>
        <w:tc>
          <w:tcPr>
            <w:tcW w:w="1977" w:type="dxa"/>
            <w:noWrap/>
            <w:vAlign w:val="center"/>
            <w:hideMark/>
          </w:tcPr>
          <w:p ns2:paraId="3F802D69" ns2:textId="77777777" w:rsidR="00932EF4" w:rsidRPr="00B24627" w:rsidRDefault="00932EF4" w:rsidP="00711F42">
            <w:pPr>
              <w:jc w:val="center"/>
              <w:rPr>
                <w:rFonts w:eastAsia="SimSun"/>
                <w:sz w:val="18"/>
                <w:szCs w:val="18"/>
              </w:rPr>
            </w:pPr>
            <w:r w:rsidRPr="00B24627">
              <w:rPr>
                <w:rFonts w:eastAsia="SimSun"/>
                <w:sz w:val="18"/>
                <w:szCs w:val="18"/>
              </w:rPr>
              <w:t>3.67 ± 2.77 (141)</w:t>
            </w:r>
          </w:p>
        </w:tc>
        <w:tc>
          <w:tcPr>
            <w:tcW w:w="1694" w:type="dxa"/>
            <w:noWrap/>
            <w:vAlign w:val="center"/>
            <w:hideMark/>
          </w:tcPr>
          <w:p ns2:paraId="335AEC96" ns2:textId="77777777" w:rsidR="00932EF4" w:rsidRPr="00B24627" w:rsidRDefault="00932EF4" w:rsidP="00711F42">
            <w:pPr>
              <w:jc w:val="center"/>
              <w:rPr>
                <w:rFonts w:eastAsia="SimSun"/>
                <w:sz w:val="18"/>
                <w:szCs w:val="18"/>
              </w:rPr>
            </w:pPr>
            <w:r w:rsidRPr="00B24627">
              <w:rPr>
                <w:rFonts w:eastAsia="SimSun"/>
                <w:sz w:val="18"/>
                <w:szCs w:val="18"/>
              </w:rPr>
              <w:t>101 ± 29.2 (141)</w:t>
            </w:r>
          </w:p>
        </w:tc>
        <w:tc>
          <w:tcPr>
            <w:tcW w:w="1976" w:type="dxa"/>
            <w:noWrap/>
            <w:vAlign w:val="center"/>
            <w:hideMark/>
          </w:tcPr>
          <w:p ns2:paraId="42330F5B" ns2:textId="77777777" w:rsidR="00932EF4" w:rsidRPr="00B24627" w:rsidRDefault="00932EF4" w:rsidP="00711F42">
            <w:pPr>
              <w:jc w:val="center"/>
              <w:rPr>
                <w:rFonts w:eastAsia="SimSun"/>
                <w:sz w:val="18"/>
                <w:szCs w:val="18"/>
              </w:rPr>
            </w:pPr>
          </w:p>
        </w:tc>
      </w:tr>
      <w:tr w:rsidR="007F504F" w:rsidRPr="007F504F" ns2:paraId="61C51682" ns2:textId="77777777" w:rsidTr="00342569">
        <w:trPr>
          <w:trHeight w:val="397"/>
          <w:jc w:val="center"/>
        </w:trPr>
        <w:tc>
          <w:tcPr>
            <w:tcW w:w="1412" w:type="dxa"/>
            <w:vMerge/>
            <w:noWrap/>
            <w:vAlign w:val="center"/>
            <w:hideMark/>
          </w:tcPr>
          <w:p ns2:paraId="41D2C009" ns2:textId="77777777" w:rsidR="00932EF4" w:rsidRPr="00B24627" w:rsidRDefault="00932EF4" w:rsidP="00711F42">
            <w:pPr>
              <w:jc w:val="center"/>
              <w:rPr>
                <w:rFonts w:eastAsia="SimSun"/>
                <w:sz w:val="18"/>
                <w:szCs w:val="18"/>
              </w:rPr>
            </w:pPr>
          </w:p>
        </w:tc>
        <w:tc>
          <w:tcPr>
            <w:tcW w:w="1006" w:type="dxa"/>
            <w:vMerge/>
            <w:noWrap/>
            <w:vAlign w:val="center"/>
            <w:hideMark/>
          </w:tcPr>
          <w:p ns2:paraId="4D1DE2A0" ns2:textId="77777777" w:rsidR="00932EF4" w:rsidRPr="00B24627" w:rsidRDefault="00932EF4" w:rsidP="00711F42">
            <w:pPr>
              <w:jc w:val="center"/>
              <w:rPr>
                <w:rFonts w:eastAsia="SimSun"/>
                <w:sz w:val="18"/>
                <w:szCs w:val="18"/>
              </w:rPr>
            </w:pPr>
          </w:p>
        </w:tc>
        <w:tc>
          <w:tcPr>
            <w:tcW w:w="1112" w:type="dxa"/>
            <w:noWrap/>
            <w:vAlign w:val="center"/>
            <w:hideMark/>
          </w:tcPr>
          <w:p ns2:paraId="0E8BE74C" ns2:textId="77777777" w:rsidR="00932EF4" w:rsidRPr="00B24627" w:rsidRDefault="00932EF4" w:rsidP="00711F42">
            <w:pPr>
              <w:jc w:val="center"/>
              <w:rPr>
                <w:rFonts w:eastAsia="SimSun"/>
                <w:sz w:val="18"/>
                <w:szCs w:val="18"/>
              </w:rPr>
            </w:pPr>
            <w:r w:rsidRPr="00B24627">
              <w:rPr>
                <w:rFonts w:eastAsia="SimSun"/>
                <w:sz w:val="18"/>
                <w:szCs w:val="18"/>
              </w:rPr>
              <w:t>C5D1</w:t>
            </w:r>
          </w:p>
        </w:tc>
        <w:tc>
          <w:tcPr>
            <w:tcW w:w="1977" w:type="dxa"/>
            <w:noWrap/>
            <w:vAlign w:val="center"/>
            <w:hideMark/>
          </w:tcPr>
          <w:p ns2:paraId="283519EA" ns2:textId="77777777" w:rsidR="00932EF4" w:rsidRPr="00B24627" w:rsidRDefault="00932EF4" w:rsidP="00711F42">
            <w:pPr>
              <w:jc w:val="center"/>
              <w:rPr>
                <w:rFonts w:eastAsia="SimSun"/>
                <w:sz w:val="18"/>
                <w:szCs w:val="18"/>
              </w:rPr>
            </w:pPr>
            <w:r w:rsidRPr="00B24627">
              <w:rPr>
                <w:rFonts w:eastAsia="SimSun"/>
                <w:sz w:val="18"/>
                <w:szCs w:val="18"/>
              </w:rPr>
              <w:t>3.67 ± 2.84 (94)</w:t>
            </w:r>
          </w:p>
        </w:tc>
        <w:tc>
          <w:tcPr>
            <w:tcW w:w="1694" w:type="dxa"/>
            <w:noWrap/>
            <w:vAlign w:val="center"/>
            <w:hideMark/>
          </w:tcPr>
          <w:p ns2:paraId="182FEE8B" ns2:textId="77777777" w:rsidR="00932EF4" w:rsidRPr="00B24627" w:rsidRDefault="00932EF4" w:rsidP="00711F42">
            <w:pPr>
              <w:jc w:val="center"/>
              <w:rPr>
                <w:rFonts w:eastAsia="SimSun"/>
                <w:sz w:val="18"/>
                <w:szCs w:val="18"/>
              </w:rPr>
            </w:pPr>
            <w:r w:rsidRPr="00B24627">
              <w:rPr>
                <w:rFonts w:eastAsia="SimSun"/>
                <w:sz w:val="18"/>
                <w:szCs w:val="18"/>
              </w:rPr>
              <w:t>97.6 ± 26.8 (92)</w:t>
            </w:r>
          </w:p>
        </w:tc>
        <w:tc>
          <w:tcPr>
            <w:tcW w:w="1976" w:type="dxa"/>
            <w:noWrap/>
            <w:vAlign w:val="center"/>
            <w:hideMark/>
          </w:tcPr>
          <w:p ns2:paraId="01DEF762" ns2:textId="77777777" w:rsidR="00932EF4" w:rsidRPr="00B24627" w:rsidRDefault="00932EF4" w:rsidP="00711F42">
            <w:pPr>
              <w:jc w:val="center"/>
              <w:rPr>
                <w:rFonts w:eastAsia="SimSun"/>
                <w:sz w:val="18"/>
                <w:szCs w:val="18"/>
              </w:rPr>
            </w:pPr>
          </w:p>
        </w:tc>
      </w:tr>
      <w:tr w:rsidR="007F504F" w:rsidRPr="007F504F" ns2:paraId="2D6F747F" ns2:textId="77777777" w:rsidTr="00342569">
        <w:trPr>
          <w:trHeight w:val="397"/>
          <w:jc w:val="center"/>
        </w:trPr>
        <w:tc>
          <w:tcPr>
            <w:tcW w:w="1412" w:type="dxa"/>
            <w:vMerge/>
            <w:noWrap/>
            <w:vAlign w:val="center"/>
            <w:hideMark/>
          </w:tcPr>
          <w:p ns2:paraId="60FD6400" ns2:textId="77777777" w:rsidR="00932EF4" w:rsidRPr="00B24627" w:rsidRDefault="00932EF4" w:rsidP="00711F42">
            <w:pPr>
              <w:jc w:val="center"/>
              <w:rPr>
                <w:rFonts w:eastAsia="SimSun"/>
                <w:sz w:val="18"/>
                <w:szCs w:val="18"/>
              </w:rPr>
            </w:pPr>
          </w:p>
        </w:tc>
        <w:tc>
          <w:tcPr>
            <w:tcW w:w="1006" w:type="dxa"/>
            <w:vMerge/>
            <w:noWrap/>
            <w:vAlign w:val="center"/>
            <w:hideMark/>
          </w:tcPr>
          <w:p ns2:paraId="73F23E9F" ns2:textId="77777777" w:rsidR="00932EF4" w:rsidRPr="00B24627" w:rsidRDefault="00932EF4" w:rsidP="00711F42">
            <w:pPr>
              <w:jc w:val="center"/>
              <w:rPr>
                <w:rFonts w:eastAsia="SimSun"/>
                <w:sz w:val="18"/>
                <w:szCs w:val="18"/>
              </w:rPr>
            </w:pPr>
          </w:p>
        </w:tc>
        <w:tc>
          <w:tcPr>
            <w:tcW w:w="1112" w:type="dxa"/>
            <w:noWrap/>
            <w:vAlign w:val="center"/>
            <w:hideMark/>
          </w:tcPr>
          <w:p ns2:paraId="2F5945CF" ns2:textId="77777777" w:rsidR="00932EF4" w:rsidRPr="00B24627" w:rsidRDefault="00932EF4" w:rsidP="00711F42">
            <w:pPr>
              <w:jc w:val="center"/>
              <w:rPr>
                <w:rFonts w:eastAsia="SimSun"/>
                <w:sz w:val="18"/>
                <w:szCs w:val="18"/>
              </w:rPr>
            </w:pPr>
            <w:r w:rsidRPr="00B24627">
              <w:rPr>
                <w:rFonts w:eastAsia="SimSun"/>
                <w:sz w:val="18"/>
                <w:szCs w:val="18"/>
              </w:rPr>
              <w:t>C6D1</w:t>
            </w:r>
          </w:p>
        </w:tc>
        <w:tc>
          <w:tcPr>
            <w:tcW w:w="1977" w:type="dxa"/>
            <w:noWrap/>
            <w:vAlign w:val="center"/>
            <w:hideMark/>
          </w:tcPr>
          <w:p ns2:paraId="0ED7ED58" ns2:textId="77777777" w:rsidR="00932EF4" w:rsidRPr="00B24627" w:rsidRDefault="00932EF4" w:rsidP="00711F42">
            <w:pPr>
              <w:jc w:val="center"/>
              <w:rPr>
                <w:rFonts w:eastAsia="SimSun"/>
                <w:sz w:val="18"/>
                <w:szCs w:val="18"/>
              </w:rPr>
            </w:pPr>
            <w:r w:rsidRPr="00B24627">
              <w:rPr>
                <w:rFonts w:eastAsia="SimSun"/>
                <w:sz w:val="18"/>
                <w:szCs w:val="18"/>
              </w:rPr>
              <w:t>3.91 ± 3.29 (74)</w:t>
            </w:r>
          </w:p>
        </w:tc>
        <w:tc>
          <w:tcPr>
            <w:tcW w:w="1694" w:type="dxa"/>
            <w:noWrap/>
            <w:vAlign w:val="center"/>
            <w:hideMark/>
          </w:tcPr>
          <w:p ns2:paraId="0CB905F7" ns2:textId="77777777" w:rsidR="00932EF4" w:rsidRPr="00B24627" w:rsidRDefault="00932EF4" w:rsidP="00711F42">
            <w:pPr>
              <w:jc w:val="center"/>
              <w:rPr>
                <w:rFonts w:eastAsia="SimSun"/>
                <w:sz w:val="18"/>
                <w:szCs w:val="18"/>
              </w:rPr>
            </w:pPr>
            <w:r w:rsidRPr="00B24627">
              <w:rPr>
                <w:rFonts w:eastAsia="SimSun"/>
                <w:sz w:val="18"/>
                <w:szCs w:val="18"/>
              </w:rPr>
              <w:t>97.4 ± 32.0 (74)</w:t>
            </w:r>
          </w:p>
        </w:tc>
        <w:tc>
          <w:tcPr>
            <w:tcW w:w="1976" w:type="dxa"/>
            <w:noWrap/>
            <w:vAlign w:val="center"/>
            <w:hideMark/>
          </w:tcPr>
          <w:p ns2:paraId="312682AA" ns2:textId="77777777" w:rsidR="00932EF4" w:rsidRPr="00B24627" w:rsidRDefault="00932EF4" w:rsidP="00711F42">
            <w:pPr>
              <w:jc w:val="center"/>
              <w:rPr>
                <w:rFonts w:eastAsia="SimSun"/>
                <w:sz w:val="18"/>
                <w:szCs w:val="18"/>
              </w:rPr>
            </w:pPr>
          </w:p>
        </w:tc>
      </w:tr>
      <w:tr w:rsidR="007F504F" w:rsidRPr="007F504F" ns2:paraId="004C3361" ns2:textId="77777777" w:rsidTr="00342569">
        <w:trPr>
          <w:trHeight w:val="397"/>
          <w:jc w:val="center"/>
        </w:trPr>
        <w:tc>
          <w:tcPr>
            <w:tcW w:w="1412" w:type="dxa"/>
            <w:vMerge w:val="restart"/>
            <w:noWrap/>
            <w:vAlign w:val="center"/>
            <w:hideMark/>
          </w:tcPr>
          <w:p ns2:paraId="27D50394" ns2:textId="4709A74B" w:rsidR="00932EF4" w:rsidRPr="00B24627" w:rsidRDefault="00F20997" w:rsidP="00711F42">
            <w:pPr>
              <w:jc w:val="center"/>
              <w:rPr>
                <w:rFonts w:eastAsia="SimSun"/>
                <w:sz w:val="18"/>
                <w:szCs w:val="18"/>
              </w:rPr>
            </w:pPr>
            <w:r>
              <w:rPr>
                <w:rFonts w:eastAsia="SimSun"/>
                <w:sz w:val="18"/>
                <w:szCs w:val="18"/>
              </w:rPr>
              <w:t>Free Payload</w:t>
            </w:r>
          </w:p>
          <w:p ns2:paraId="31F71DA2" ns2:textId="77777777" w:rsidR="00932EF4" w:rsidRPr="00B24627" w:rsidRDefault="00932EF4" w:rsidP="00711F42">
            <w:pPr>
              <w:ind w:firstLine="420"/>
              <w:jc w:val="center"/>
              <w:rPr>
                <w:rFonts w:eastAsia="SimSun"/>
                <w:sz w:val="18"/>
                <w:szCs w:val="18"/>
              </w:rPr>
            </w:pPr>
          </w:p>
        </w:tc>
        <w:tc>
          <w:tcPr>
            <w:tcW w:w="1006" w:type="dxa"/>
            <w:vMerge w:val="restart"/>
            <w:noWrap/>
            <w:vAlign w:val="center"/>
            <w:hideMark/>
          </w:tcPr>
          <w:p ns2:paraId="703893A9" ns2:textId="77777777" w:rsidR="00932EF4" w:rsidRPr="00B24627" w:rsidRDefault="00932EF4" w:rsidP="00711F42">
            <w:pPr>
              <w:jc w:val="center"/>
              <w:rPr>
                <w:rFonts w:eastAsia="SimSun"/>
                <w:sz w:val="18"/>
                <w:szCs w:val="18"/>
              </w:rPr>
            </w:pPr>
            <w:r w:rsidRPr="00B24627">
              <w:rPr>
                <w:rFonts w:eastAsia="SimSun"/>
                <w:sz w:val="18"/>
                <w:szCs w:val="18"/>
              </w:rPr>
              <w:t>4 mg/kg</w:t>
            </w:r>
          </w:p>
        </w:tc>
        <w:tc>
          <w:tcPr>
            <w:tcW w:w="1112" w:type="dxa"/>
            <w:noWrap/>
            <w:vAlign w:val="center"/>
            <w:hideMark/>
          </w:tcPr>
          <w:p ns2:paraId="4585A2FF" ns2:textId="77777777" w:rsidR="00932EF4" w:rsidRPr="00B24627" w:rsidRDefault="00932EF4" w:rsidP="00711F42">
            <w:pPr>
              <w:jc w:val="center"/>
              <w:rPr>
                <w:rFonts w:eastAsia="SimSun"/>
                <w:sz w:val="18"/>
                <w:szCs w:val="18"/>
              </w:rPr>
            </w:pPr>
            <w:r w:rsidRPr="00B24627">
              <w:rPr>
                <w:rFonts w:eastAsia="SimSun"/>
                <w:sz w:val="18"/>
                <w:szCs w:val="18"/>
              </w:rPr>
              <w:t>C1D1</w:t>
            </w:r>
          </w:p>
        </w:tc>
        <w:tc>
          <w:tcPr>
            <w:tcW w:w="1977" w:type="dxa"/>
            <w:vAlign w:val="center"/>
            <w:hideMark/>
          </w:tcPr>
          <w:p ns2:paraId="32CAD9FE" ns2:textId="77777777" w:rsidR="00932EF4" w:rsidRPr="00B24627" w:rsidRDefault="00932EF4" w:rsidP="00711F42">
            <w:pPr>
              <w:jc w:val="center"/>
              <w:rPr>
                <w:rFonts w:eastAsia="SimSun"/>
                <w:color w:val="000000"/>
                <w:sz w:val="18"/>
                <w:szCs w:val="18"/>
              </w:rPr>
            </w:pPr>
            <w:r w:rsidRPr="00B24627">
              <w:rPr>
                <w:rFonts w:eastAsia="SimSun"/>
                <w:color w:val="000000"/>
                <w:sz w:val="18"/>
                <w:szCs w:val="18"/>
              </w:rPr>
              <w:t>0 (58)</w:t>
            </w:r>
          </w:p>
        </w:tc>
        <w:tc>
          <w:tcPr>
            <w:tcW w:w="1694" w:type="dxa"/>
            <w:noWrap/>
            <w:vAlign w:val="center"/>
            <w:hideMark/>
          </w:tcPr>
          <w:p ns2:paraId="2B19B872" ns2:textId="77777777" w:rsidR="00932EF4" w:rsidRPr="00B24627" w:rsidRDefault="00932EF4" w:rsidP="00711F42">
            <w:pPr>
              <w:jc w:val="center"/>
              <w:rPr>
                <w:rFonts w:eastAsia="SimSun"/>
                <w:sz w:val="18"/>
                <w:szCs w:val="18"/>
              </w:rPr>
            </w:pPr>
            <w:r w:rsidRPr="00B24627">
              <w:rPr>
                <w:rFonts w:eastAsia="SimSun"/>
                <w:sz w:val="18"/>
                <w:szCs w:val="18"/>
              </w:rPr>
              <w:t>9.02 ± 3.99 (57)</w:t>
            </w:r>
          </w:p>
        </w:tc>
        <w:tc>
          <w:tcPr>
            <w:tcW w:w="1976" w:type="dxa"/>
            <w:noWrap/>
            <w:vAlign w:val="center"/>
            <w:hideMark/>
          </w:tcPr>
          <w:p ns2:paraId="14C5B8B8" ns2:textId="77777777" w:rsidR="00932EF4" w:rsidRPr="00B24627" w:rsidRDefault="00932EF4" w:rsidP="00711F42">
            <w:pPr>
              <w:jc w:val="center"/>
              <w:rPr>
                <w:rFonts w:eastAsia="SimSun"/>
                <w:sz w:val="18"/>
                <w:szCs w:val="18"/>
              </w:rPr>
            </w:pPr>
          </w:p>
        </w:tc>
      </w:tr>
      <w:tr w:rsidR="007F504F" w:rsidRPr="007F504F" ns2:paraId="431095EC" ns2:textId="77777777" w:rsidTr="00342569">
        <w:trPr>
          <w:trHeight w:val="397"/>
          <w:jc w:val="center"/>
        </w:trPr>
        <w:tc>
          <w:tcPr>
            <w:tcW w:w="1412" w:type="dxa"/>
            <w:vMerge/>
            <w:noWrap/>
            <w:vAlign w:val="center"/>
            <w:hideMark/>
          </w:tcPr>
          <w:p ns2:paraId="065BBD20" ns2:textId="77777777" w:rsidR="00932EF4" w:rsidRPr="00B24627" w:rsidRDefault="00932EF4" w:rsidP="00711F42">
            <w:pPr>
              <w:ind w:firstLine="420"/>
              <w:jc w:val="center"/>
              <w:rPr>
                <w:rFonts w:eastAsia="SimSun"/>
                <w:sz w:val="18"/>
                <w:szCs w:val="18"/>
              </w:rPr>
            </w:pPr>
          </w:p>
        </w:tc>
        <w:tc>
          <w:tcPr>
            <w:tcW w:w="1006" w:type="dxa"/>
            <w:vMerge/>
            <w:noWrap/>
            <w:vAlign w:val="center"/>
            <w:hideMark/>
          </w:tcPr>
          <w:p ns2:paraId="0873208A" ns2:textId="77777777" w:rsidR="00932EF4" w:rsidRPr="00B24627" w:rsidRDefault="00932EF4" w:rsidP="00711F42">
            <w:pPr>
              <w:jc w:val="center"/>
              <w:rPr>
                <w:rFonts w:eastAsia="SimSun"/>
                <w:sz w:val="18"/>
                <w:szCs w:val="18"/>
              </w:rPr>
            </w:pPr>
          </w:p>
        </w:tc>
        <w:tc>
          <w:tcPr>
            <w:tcW w:w="1112" w:type="dxa"/>
            <w:noWrap/>
            <w:vAlign w:val="center"/>
            <w:hideMark/>
          </w:tcPr>
          <w:p ns2:paraId="43B3FA8D" ns2:textId="77777777" w:rsidR="00932EF4" w:rsidRPr="00B24627" w:rsidRDefault="00932EF4" w:rsidP="00711F42">
            <w:pPr>
              <w:jc w:val="center"/>
              <w:rPr>
                <w:rFonts w:eastAsia="SimSun"/>
                <w:sz w:val="18"/>
                <w:szCs w:val="18"/>
              </w:rPr>
            </w:pPr>
            <w:r w:rsidRPr="00B24627">
              <w:rPr>
                <w:rFonts w:eastAsia="SimSun"/>
                <w:sz w:val="18"/>
                <w:szCs w:val="18"/>
              </w:rPr>
              <w:t>C2D1</w:t>
            </w:r>
          </w:p>
        </w:tc>
        <w:tc>
          <w:tcPr>
            <w:tcW w:w="1977" w:type="dxa"/>
            <w:noWrap/>
            <w:vAlign w:val="center"/>
            <w:hideMark/>
          </w:tcPr>
          <w:p ns2:paraId="6A9FD185" ns2:textId="77777777" w:rsidR="00932EF4" w:rsidRPr="00B24627" w:rsidRDefault="00932EF4" w:rsidP="00711F42">
            <w:pPr>
              <w:jc w:val="center"/>
              <w:rPr>
                <w:rFonts w:eastAsia="SimSun"/>
                <w:sz w:val="18"/>
                <w:szCs w:val="18"/>
              </w:rPr>
            </w:pPr>
            <w:r w:rsidRPr="00B24627">
              <w:rPr>
                <w:rFonts w:eastAsia="SimSun"/>
                <w:sz w:val="18"/>
                <w:szCs w:val="18"/>
              </w:rPr>
              <w:t>0 (47)</w:t>
            </w:r>
          </w:p>
        </w:tc>
        <w:tc>
          <w:tcPr>
            <w:tcW w:w="1694" w:type="dxa"/>
            <w:noWrap/>
            <w:vAlign w:val="center"/>
            <w:hideMark/>
          </w:tcPr>
          <w:p ns2:paraId="1035B8D5" ns2:textId="77777777" w:rsidR="00932EF4" w:rsidRPr="00B24627" w:rsidRDefault="00932EF4" w:rsidP="00711F42">
            <w:pPr>
              <w:jc w:val="center"/>
              <w:rPr>
                <w:rFonts w:eastAsia="SimSun"/>
                <w:sz w:val="18"/>
                <w:szCs w:val="18"/>
              </w:rPr>
            </w:pPr>
            <w:r w:rsidRPr="00B24627">
              <w:rPr>
                <w:rFonts w:eastAsia="SimSun"/>
                <w:sz w:val="18"/>
                <w:szCs w:val="18"/>
              </w:rPr>
              <w:t>7.98 ± 3.89 (47)</w:t>
            </w:r>
          </w:p>
        </w:tc>
        <w:tc>
          <w:tcPr>
            <w:tcW w:w="1976" w:type="dxa"/>
            <w:noWrap/>
            <w:vAlign w:val="center"/>
            <w:hideMark/>
          </w:tcPr>
          <w:p ns2:paraId="78006ADD" ns2:textId="77777777" w:rsidR="00932EF4" w:rsidRPr="00B24627" w:rsidRDefault="00932EF4" w:rsidP="00711F42">
            <w:pPr>
              <w:jc w:val="center"/>
              <w:rPr>
                <w:rFonts w:eastAsia="SimSun"/>
                <w:sz w:val="18"/>
                <w:szCs w:val="18"/>
              </w:rPr>
            </w:pPr>
          </w:p>
        </w:tc>
      </w:tr>
      <w:tr w:rsidR="007F504F" w:rsidRPr="007F504F" ns2:paraId="6B1FBB6B" ns2:textId="77777777" w:rsidTr="00342569">
        <w:trPr>
          <w:trHeight w:val="397"/>
          <w:jc w:val="center"/>
        </w:trPr>
        <w:tc>
          <w:tcPr>
            <w:tcW w:w="1412" w:type="dxa"/>
            <w:vMerge/>
            <w:noWrap/>
            <w:vAlign w:val="center"/>
            <w:hideMark/>
          </w:tcPr>
          <w:p ns2:paraId="6E545F77" ns2:textId="77777777" w:rsidR="00932EF4" w:rsidRPr="00B24627" w:rsidRDefault="00932EF4" w:rsidP="00711F42">
            <w:pPr>
              <w:ind w:firstLine="420"/>
              <w:jc w:val="center"/>
              <w:rPr>
                <w:rFonts w:eastAsia="SimSun"/>
                <w:sz w:val="18"/>
                <w:szCs w:val="18"/>
              </w:rPr>
            </w:pPr>
          </w:p>
        </w:tc>
        <w:tc>
          <w:tcPr>
            <w:tcW w:w="1006" w:type="dxa"/>
            <w:vMerge/>
            <w:noWrap/>
            <w:vAlign w:val="center"/>
            <w:hideMark/>
          </w:tcPr>
          <w:p ns2:paraId="35DF452D" ns2:textId="77777777" w:rsidR="00932EF4" w:rsidRPr="00B24627" w:rsidRDefault="00932EF4" w:rsidP="00711F42">
            <w:pPr>
              <w:jc w:val="center"/>
              <w:rPr>
                <w:rFonts w:eastAsia="SimSun"/>
                <w:sz w:val="18"/>
                <w:szCs w:val="18"/>
              </w:rPr>
            </w:pPr>
          </w:p>
        </w:tc>
        <w:tc>
          <w:tcPr>
            <w:tcW w:w="1112" w:type="dxa"/>
            <w:noWrap/>
            <w:vAlign w:val="center"/>
            <w:hideMark/>
          </w:tcPr>
          <w:p ns2:paraId="516DAD62" ns2:textId="77777777" w:rsidR="00932EF4" w:rsidRPr="00B24627" w:rsidRDefault="00932EF4" w:rsidP="00711F42">
            <w:pPr>
              <w:jc w:val="center"/>
              <w:rPr>
                <w:rFonts w:eastAsia="SimSun"/>
                <w:sz w:val="18"/>
                <w:szCs w:val="18"/>
              </w:rPr>
            </w:pPr>
            <w:r w:rsidRPr="00B24627">
              <w:rPr>
                <w:rFonts w:eastAsia="SimSun"/>
                <w:sz w:val="18"/>
                <w:szCs w:val="18"/>
              </w:rPr>
              <w:t>C3D1</w:t>
            </w:r>
          </w:p>
        </w:tc>
        <w:tc>
          <w:tcPr>
            <w:tcW w:w="1977" w:type="dxa"/>
            <w:noWrap/>
            <w:vAlign w:val="center"/>
            <w:hideMark/>
          </w:tcPr>
          <w:p ns2:paraId="77A160DD" ns2:textId="77777777" w:rsidR="00932EF4" w:rsidRPr="00B24627" w:rsidRDefault="00932EF4" w:rsidP="00711F42">
            <w:pPr>
              <w:jc w:val="center"/>
              <w:rPr>
                <w:rFonts w:eastAsia="SimSun"/>
                <w:sz w:val="18"/>
                <w:szCs w:val="18"/>
              </w:rPr>
            </w:pPr>
            <w:r w:rsidRPr="00B24627">
              <w:rPr>
                <w:rFonts w:eastAsia="SimSun"/>
                <w:sz w:val="18"/>
                <w:szCs w:val="18"/>
              </w:rPr>
              <w:t>0 (34)</w:t>
            </w:r>
          </w:p>
        </w:tc>
        <w:tc>
          <w:tcPr>
            <w:tcW w:w="1694" w:type="dxa"/>
            <w:noWrap/>
            <w:vAlign w:val="center"/>
            <w:hideMark/>
          </w:tcPr>
          <w:p ns2:paraId="050DFD71" ns2:textId="77777777" w:rsidR="00932EF4" w:rsidRPr="00B24627" w:rsidRDefault="00932EF4" w:rsidP="00711F42">
            <w:pPr>
              <w:jc w:val="center"/>
              <w:rPr>
                <w:rFonts w:eastAsia="SimSun"/>
                <w:sz w:val="18"/>
                <w:szCs w:val="18"/>
              </w:rPr>
            </w:pPr>
            <w:r w:rsidRPr="00B24627">
              <w:rPr>
                <w:rFonts w:eastAsia="SimSun"/>
                <w:sz w:val="18"/>
                <w:szCs w:val="18"/>
              </w:rPr>
              <w:t>7.86 ± 3.38 (33)</w:t>
            </w:r>
          </w:p>
        </w:tc>
        <w:tc>
          <w:tcPr>
            <w:tcW w:w="1976" w:type="dxa"/>
            <w:noWrap/>
            <w:vAlign w:val="center"/>
            <w:hideMark/>
          </w:tcPr>
          <w:p ns2:paraId="04C094F9" ns2:textId="77777777" w:rsidR="00932EF4" w:rsidRPr="00B24627" w:rsidRDefault="00932EF4" w:rsidP="00711F42">
            <w:pPr>
              <w:jc w:val="center"/>
              <w:rPr>
                <w:rFonts w:eastAsia="SimSun"/>
                <w:sz w:val="18"/>
                <w:szCs w:val="18"/>
              </w:rPr>
            </w:pPr>
            <w:r w:rsidRPr="00B24627">
              <w:rPr>
                <w:rFonts w:eastAsia="SimSun"/>
                <w:sz w:val="18"/>
                <w:szCs w:val="18"/>
              </w:rPr>
              <w:t>1.02 ± 0.493 (33)</w:t>
            </w:r>
          </w:p>
        </w:tc>
      </w:tr>
      <w:tr w:rsidR="007F504F" w:rsidRPr="007F504F" ns2:paraId="01EAC9C3" ns2:textId="77777777" w:rsidTr="00342569">
        <w:trPr>
          <w:trHeight w:val="397"/>
          <w:jc w:val="center"/>
        </w:trPr>
        <w:tc>
          <w:tcPr>
            <w:tcW w:w="1412" w:type="dxa"/>
            <w:vMerge/>
            <w:noWrap/>
            <w:vAlign w:val="center"/>
            <w:hideMark/>
          </w:tcPr>
          <w:p ns2:paraId="3B65E318" ns2:textId="77777777" w:rsidR="00932EF4" w:rsidRPr="00B24627" w:rsidRDefault="00932EF4" w:rsidP="00711F42">
            <w:pPr>
              <w:ind w:firstLine="420"/>
              <w:jc w:val="center"/>
              <w:rPr>
                <w:rFonts w:eastAsia="SimSun"/>
                <w:sz w:val="18"/>
                <w:szCs w:val="18"/>
              </w:rPr>
            </w:pPr>
          </w:p>
        </w:tc>
        <w:tc>
          <w:tcPr>
            <w:tcW w:w="1006" w:type="dxa"/>
            <w:vMerge/>
            <w:noWrap/>
            <w:vAlign w:val="center"/>
            <w:hideMark/>
          </w:tcPr>
          <w:p ns2:paraId="4EC5E6DC" ns2:textId="77777777" w:rsidR="00932EF4" w:rsidRPr="00B24627" w:rsidRDefault="00932EF4" w:rsidP="00711F42">
            <w:pPr>
              <w:jc w:val="center"/>
              <w:rPr>
                <w:rFonts w:eastAsia="SimSun"/>
                <w:sz w:val="18"/>
                <w:szCs w:val="18"/>
              </w:rPr>
            </w:pPr>
          </w:p>
        </w:tc>
        <w:tc>
          <w:tcPr>
            <w:tcW w:w="1112" w:type="dxa"/>
            <w:noWrap/>
            <w:vAlign w:val="center"/>
            <w:hideMark/>
          </w:tcPr>
          <w:p ns2:paraId="19366948" ns2:textId="77777777" w:rsidR="00932EF4" w:rsidRPr="00B24627" w:rsidRDefault="00932EF4" w:rsidP="00711F42">
            <w:pPr>
              <w:jc w:val="center"/>
              <w:rPr>
                <w:rFonts w:eastAsia="SimSun"/>
                <w:sz w:val="18"/>
                <w:szCs w:val="18"/>
              </w:rPr>
            </w:pPr>
            <w:r w:rsidRPr="00B24627">
              <w:rPr>
                <w:rFonts w:eastAsia="SimSun"/>
                <w:sz w:val="18"/>
                <w:szCs w:val="18"/>
              </w:rPr>
              <w:t>C4D1</w:t>
            </w:r>
          </w:p>
        </w:tc>
        <w:tc>
          <w:tcPr>
            <w:tcW w:w="1977" w:type="dxa"/>
            <w:noWrap/>
            <w:vAlign w:val="center"/>
            <w:hideMark/>
          </w:tcPr>
          <w:p ns2:paraId="57719D16" ns2:textId="77777777" w:rsidR="00932EF4" w:rsidRPr="00B24627" w:rsidRDefault="00932EF4" w:rsidP="00711F42">
            <w:pPr>
              <w:jc w:val="center"/>
              <w:rPr>
                <w:rFonts w:eastAsia="SimSun"/>
                <w:sz w:val="18"/>
                <w:szCs w:val="18"/>
              </w:rPr>
            </w:pPr>
            <w:r w:rsidRPr="00B24627">
              <w:rPr>
                <w:rFonts w:eastAsia="SimSun"/>
                <w:sz w:val="18"/>
                <w:szCs w:val="18"/>
              </w:rPr>
              <w:t>0 (29)</w:t>
            </w:r>
          </w:p>
        </w:tc>
        <w:tc>
          <w:tcPr>
            <w:tcW w:w="1694" w:type="dxa"/>
            <w:noWrap/>
            <w:vAlign w:val="center"/>
            <w:hideMark/>
          </w:tcPr>
          <w:p ns2:paraId="3CA43C18" ns2:textId="77777777" w:rsidR="00932EF4" w:rsidRPr="00B24627" w:rsidRDefault="00932EF4" w:rsidP="00711F42">
            <w:pPr>
              <w:jc w:val="center"/>
              <w:rPr>
                <w:rFonts w:eastAsia="SimSun"/>
                <w:sz w:val="18"/>
                <w:szCs w:val="18"/>
              </w:rPr>
            </w:pPr>
            <w:r w:rsidRPr="00B24627">
              <w:rPr>
                <w:rFonts w:eastAsia="SimSun"/>
                <w:sz w:val="18"/>
                <w:szCs w:val="18"/>
              </w:rPr>
              <w:t>7.05 ± 2.02 (29)</w:t>
            </w:r>
          </w:p>
        </w:tc>
        <w:tc>
          <w:tcPr>
            <w:tcW w:w="1976" w:type="dxa"/>
            <w:noWrap/>
            <w:vAlign w:val="center"/>
            <w:hideMark/>
          </w:tcPr>
          <w:p ns2:paraId="03A23C2A" ns2:textId="77777777" w:rsidR="00932EF4" w:rsidRPr="00B24627" w:rsidRDefault="00932EF4" w:rsidP="00711F42">
            <w:pPr>
              <w:jc w:val="center"/>
              <w:rPr>
                <w:rFonts w:eastAsia="SimSun"/>
                <w:sz w:val="18"/>
                <w:szCs w:val="18"/>
              </w:rPr>
            </w:pPr>
          </w:p>
        </w:tc>
      </w:tr>
      <w:tr w:rsidR="007F504F" w:rsidRPr="007F504F" ns2:paraId="13D9511D" ns2:textId="77777777" w:rsidTr="00342569">
        <w:trPr>
          <w:trHeight w:val="397"/>
          <w:jc w:val="center"/>
        </w:trPr>
        <w:tc>
          <w:tcPr>
            <w:tcW w:w="1412" w:type="dxa"/>
            <w:vMerge/>
            <w:noWrap/>
            <w:vAlign w:val="center"/>
            <w:hideMark/>
          </w:tcPr>
          <w:p ns2:paraId="274B01A7" ns2:textId="77777777" w:rsidR="00932EF4" w:rsidRPr="00B24627" w:rsidRDefault="00932EF4" w:rsidP="00711F42">
            <w:pPr>
              <w:ind w:firstLine="420"/>
              <w:jc w:val="center"/>
              <w:rPr>
                <w:rFonts w:eastAsia="SimSun"/>
                <w:sz w:val="18"/>
                <w:szCs w:val="18"/>
              </w:rPr>
            </w:pPr>
          </w:p>
        </w:tc>
        <w:tc>
          <w:tcPr>
            <w:tcW w:w="1006" w:type="dxa"/>
            <w:vMerge/>
            <w:noWrap/>
            <w:vAlign w:val="center"/>
            <w:hideMark/>
          </w:tcPr>
          <w:p ns2:paraId="038B25E9" ns2:textId="77777777" w:rsidR="00932EF4" w:rsidRPr="00B24627" w:rsidRDefault="00932EF4" w:rsidP="00711F42">
            <w:pPr>
              <w:jc w:val="center"/>
              <w:rPr>
                <w:rFonts w:eastAsia="SimSun"/>
                <w:sz w:val="18"/>
                <w:szCs w:val="18"/>
              </w:rPr>
            </w:pPr>
          </w:p>
        </w:tc>
        <w:tc>
          <w:tcPr>
            <w:tcW w:w="1112" w:type="dxa"/>
            <w:noWrap/>
            <w:vAlign w:val="center"/>
            <w:hideMark/>
          </w:tcPr>
          <w:p ns2:paraId="0C3A15A4" ns2:textId="77777777" w:rsidR="00932EF4" w:rsidRPr="00B24627" w:rsidRDefault="00932EF4" w:rsidP="00711F42">
            <w:pPr>
              <w:jc w:val="center"/>
              <w:rPr>
                <w:rFonts w:eastAsia="SimSun"/>
                <w:sz w:val="18"/>
                <w:szCs w:val="18"/>
              </w:rPr>
            </w:pPr>
            <w:r w:rsidRPr="00B24627">
              <w:rPr>
                <w:rFonts w:eastAsia="SimSun"/>
                <w:sz w:val="18"/>
                <w:szCs w:val="18"/>
              </w:rPr>
              <w:t>C5D1</w:t>
            </w:r>
          </w:p>
        </w:tc>
        <w:tc>
          <w:tcPr>
            <w:tcW w:w="1977" w:type="dxa"/>
            <w:noWrap/>
            <w:vAlign w:val="center"/>
            <w:hideMark/>
          </w:tcPr>
          <w:p ns2:paraId="2B5CFEAF" ns2:textId="77777777" w:rsidR="00932EF4" w:rsidRPr="00B24627" w:rsidRDefault="00932EF4" w:rsidP="00711F42">
            <w:pPr>
              <w:jc w:val="center"/>
              <w:rPr>
                <w:rFonts w:eastAsia="SimSun"/>
                <w:sz w:val="18"/>
                <w:szCs w:val="18"/>
              </w:rPr>
            </w:pPr>
            <w:r w:rsidRPr="00B24627">
              <w:rPr>
                <w:rFonts w:eastAsia="SimSun"/>
                <w:sz w:val="18"/>
                <w:szCs w:val="18"/>
              </w:rPr>
              <w:t>0 (22)</w:t>
            </w:r>
          </w:p>
        </w:tc>
        <w:tc>
          <w:tcPr>
            <w:tcW w:w="1694" w:type="dxa"/>
            <w:noWrap/>
            <w:vAlign w:val="center"/>
            <w:hideMark/>
          </w:tcPr>
          <w:p ns2:paraId="29A34BB4" ns2:textId="77777777" w:rsidR="00932EF4" w:rsidRPr="00B24627" w:rsidRDefault="00932EF4" w:rsidP="00711F42">
            <w:pPr>
              <w:jc w:val="center"/>
              <w:rPr>
                <w:rFonts w:eastAsia="SimSun"/>
                <w:sz w:val="18"/>
                <w:szCs w:val="18"/>
              </w:rPr>
            </w:pPr>
            <w:r w:rsidRPr="00B24627">
              <w:rPr>
                <w:rFonts w:eastAsia="SimSun"/>
                <w:sz w:val="18"/>
                <w:szCs w:val="18"/>
              </w:rPr>
              <w:t>8.44 ± 4.70 (22)</w:t>
            </w:r>
          </w:p>
        </w:tc>
        <w:tc>
          <w:tcPr>
            <w:tcW w:w="1976" w:type="dxa"/>
            <w:noWrap/>
            <w:vAlign w:val="center"/>
            <w:hideMark/>
          </w:tcPr>
          <w:p ns2:paraId="789C00D8" ns2:textId="77777777" w:rsidR="00932EF4" w:rsidRPr="00B24627" w:rsidRDefault="00932EF4" w:rsidP="00711F42">
            <w:pPr>
              <w:jc w:val="center"/>
              <w:rPr>
                <w:rFonts w:eastAsia="SimSun"/>
                <w:sz w:val="18"/>
                <w:szCs w:val="18"/>
              </w:rPr>
            </w:pPr>
          </w:p>
        </w:tc>
      </w:tr>
      <w:tr w:rsidR="007F504F" w:rsidRPr="007F504F" ns2:paraId="585C92F2" ns2:textId="77777777" w:rsidTr="00342569">
        <w:trPr>
          <w:trHeight w:val="397"/>
          <w:jc w:val="center"/>
        </w:trPr>
        <w:tc>
          <w:tcPr>
            <w:tcW w:w="1412" w:type="dxa"/>
            <w:vMerge/>
            <w:noWrap/>
            <w:vAlign w:val="center"/>
            <w:hideMark/>
          </w:tcPr>
          <w:p ns2:paraId="130975B8" ns2:textId="77777777" w:rsidR="00932EF4" w:rsidRPr="00B24627" w:rsidRDefault="00932EF4" w:rsidP="00711F42">
            <w:pPr>
              <w:ind w:firstLine="420"/>
              <w:jc w:val="center"/>
              <w:rPr>
                <w:rFonts w:eastAsia="SimSun"/>
                <w:sz w:val="18"/>
                <w:szCs w:val="18"/>
              </w:rPr>
            </w:pPr>
          </w:p>
        </w:tc>
        <w:tc>
          <w:tcPr>
            <w:tcW w:w="1006" w:type="dxa"/>
            <w:vMerge/>
            <w:noWrap/>
            <w:vAlign w:val="center"/>
            <w:hideMark/>
          </w:tcPr>
          <w:p ns2:paraId="6CF5BF73" ns2:textId="77777777" w:rsidR="00932EF4" w:rsidRPr="00B24627" w:rsidRDefault="00932EF4" w:rsidP="00711F42">
            <w:pPr>
              <w:jc w:val="center"/>
              <w:rPr>
                <w:rFonts w:eastAsia="SimSun"/>
                <w:sz w:val="18"/>
                <w:szCs w:val="18"/>
              </w:rPr>
            </w:pPr>
          </w:p>
        </w:tc>
        <w:tc>
          <w:tcPr>
            <w:tcW w:w="1112" w:type="dxa"/>
            <w:noWrap/>
            <w:vAlign w:val="center"/>
            <w:hideMark/>
          </w:tcPr>
          <w:p ns2:paraId="2ABE940B" ns2:textId="77777777" w:rsidR="00932EF4" w:rsidRPr="00B24627" w:rsidRDefault="00932EF4" w:rsidP="00711F42">
            <w:pPr>
              <w:jc w:val="center"/>
              <w:rPr>
                <w:rFonts w:eastAsia="SimSun"/>
                <w:sz w:val="18"/>
                <w:szCs w:val="18"/>
              </w:rPr>
            </w:pPr>
            <w:r w:rsidRPr="00B24627">
              <w:rPr>
                <w:rFonts w:eastAsia="SimSun"/>
                <w:sz w:val="18"/>
                <w:szCs w:val="18"/>
              </w:rPr>
              <w:t>C6D1</w:t>
            </w:r>
          </w:p>
        </w:tc>
        <w:tc>
          <w:tcPr>
            <w:tcW w:w="1977" w:type="dxa"/>
            <w:noWrap/>
            <w:vAlign w:val="center"/>
            <w:hideMark/>
          </w:tcPr>
          <w:p ns2:paraId="6C4227CF" ns2:textId="77777777" w:rsidR="00932EF4" w:rsidRPr="00B24627" w:rsidRDefault="00932EF4" w:rsidP="00711F42">
            <w:pPr>
              <w:jc w:val="center"/>
              <w:rPr>
                <w:rFonts w:eastAsia="SimSun"/>
                <w:sz w:val="18"/>
                <w:szCs w:val="18"/>
              </w:rPr>
            </w:pPr>
            <w:r w:rsidRPr="00B24627">
              <w:rPr>
                <w:rFonts w:eastAsia="SimSun"/>
                <w:sz w:val="18"/>
                <w:szCs w:val="18"/>
              </w:rPr>
              <w:t>0 (15)</w:t>
            </w:r>
          </w:p>
        </w:tc>
        <w:tc>
          <w:tcPr>
            <w:tcW w:w="1694" w:type="dxa"/>
            <w:noWrap/>
            <w:vAlign w:val="center"/>
            <w:hideMark/>
          </w:tcPr>
          <w:p ns2:paraId="40FE2AC8" ns2:textId="77777777" w:rsidR="00932EF4" w:rsidRPr="00B24627" w:rsidRDefault="00932EF4" w:rsidP="00711F42">
            <w:pPr>
              <w:jc w:val="center"/>
              <w:rPr>
                <w:rFonts w:eastAsia="SimSun"/>
                <w:sz w:val="18"/>
                <w:szCs w:val="18"/>
              </w:rPr>
            </w:pPr>
            <w:r w:rsidRPr="00B24627">
              <w:rPr>
                <w:rFonts w:eastAsia="SimSun"/>
                <w:sz w:val="18"/>
                <w:szCs w:val="18"/>
              </w:rPr>
              <w:t>8.17 ± 2.92 (15)</w:t>
            </w:r>
          </w:p>
        </w:tc>
        <w:tc>
          <w:tcPr>
            <w:tcW w:w="1976" w:type="dxa"/>
            <w:noWrap/>
            <w:vAlign w:val="center"/>
            <w:hideMark/>
          </w:tcPr>
          <w:p ns2:paraId="71BC1AC9" ns2:textId="77777777" w:rsidR="00932EF4" w:rsidRPr="00B24627" w:rsidRDefault="00932EF4" w:rsidP="00711F42">
            <w:pPr>
              <w:jc w:val="center"/>
              <w:rPr>
                <w:rFonts w:eastAsia="SimSun"/>
                <w:sz w:val="18"/>
                <w:szCs w:val="18"/>
              </w:rPr>
            </w:pPr>
          </w:p>
        </w:tc>
      </w:tr>
      <w:tr w:rsidR="007F504F" w:rsidRPr="007F504F" ns2:paraId="2CF8B690" ns2:textId="77777777" w:rsidTr="00342569">
        <w:trPr>
          <w:trHeight w:val="397"/>
          <w:jc w:val="center"/>
        </w:trPr>
        <w:tc>
          <w:tcPr>
            <w:tcW w:w="1412" w:type="dxa"/>
            <w:vMerge/>
            <w:noWrap/>
            <w:vAlign w:val="center"/>
            <w:hideMark/>
          </w:tcPr>
          <w:p ns2:paraId="727E268D" ns2:textId="77777777" w:rsidR="00932EF4" w:rsidRPr="00B24627" w:rsidRDefault="00932EF4" w:rsidP="00711F42">
            <w:pPr>
              <w:jc w:val="center"/>
              <w:rPr>
                <w:rFonts w:eastAsia="SimSun"/>
                <w:sz w:val="18"/>
                <w:szCs w:val="18"/>
              </w:rPr>
            </w:pPr>
          </w:p>
        </w:tc>
        <w:tc>
          <w:tcPr>
            <w:tcW w:w="1006" w:type="dxa"/>
            <w:vMerge w:val="restart"/>
            <w:noWrap/>
            <w:vAlign w:val="center"/>
            <w:hideMark/>
          </w:tcPr>
          <w:p ns2:paraId="6C99EADA" ns2:textId="77777777" w:rsidR="00932EF4" w:rsidRPr="00B24627" w:rsidRDefault="00932EF4" w:rsidP="00711F42">
            <w:pPr>
              <w:jc w:val="center"/>
              <w:rPr>
                <w:rFonts w:eastAsia="SimSun"/>
                <w:sz w:val="18"/>
                <w:szCs w:val="18"/>
              </w:rPr>
            </w:pPr>
            <w:r w:rsidRPr="00B24627">
              <w:rPr>
                <w:rFonts w:eastAsia="SimSun"/>
                <w:sz w:val="18"/>
                <w:szCs w:val="18"/>
              </w:rPr>
              <w:t>5 mg/kg</w:t>
            </w:r>
          </w:p>
        </w:tc>
        <w:tc>
          <w:tcPr>
            <w:tcW w:w="1112" w:type="dxa"/>
            <w:noWrap/>
            <w:vAlign w:val="center"/>
            <w:hideMark/>
          </w:tcPr>
          <w:p ns2:paraId="67D3A24E" ns2:textId="77777777" w:rsidR="00932EF4" w:rsidRPr="00B24627" w:rsidRDefault="00932EF4" w:rsidP="00711F42">
            <w:pPr>
              <w:jc w:val="center"/>
              <w:rPr>
                <w:rFonts w:eastAsia="SimSun"/>
                <w:sz w:val="18"/>
                <w:szCs w:val="18"/>
              </w:rPr>
            </w:pPr>
            <w:r w:rsidRPr="00B24627">
              <w:rPr>
                <w:rFonts w:eastAsia="SimSun"/>
                <w:sz w:val="18"/>
                <w:szCs w:val="18"/>
              </w:rPr>
              <w:t>C1D1</w:t>
            </w:r>
          </w:p>
        </w:tc>
        <w:tc>
          <w:tcPr>
            <w:tcW w:w="1977" w:type="dxa"/>
            <w:noWrap/>
            <w:vAlign w:val="center"/>
            <w:hideMark/>
          </w:tcPr>
          <w:p ns2:paraId="3D0686F1" ns2:textId="77777777" w:rsidR="00932EF4" w:rsidRPr="00B24627" w:rsidRDefault="00932EF4" w:rsidP="00711F42">
            <w:pPr>
              <w:jc w:val="center"/>
              <w:rPr>
                <w:rFonts w:eastAsia="SimSun"/>
                <w:sz w:val="18"/>
                <w:szCs w:val="18"/>
              </w:rPr>
            </w:pPr>
            <w:r w:rsidRPr="00B24627">
              <w:rPr>
                <w:rFonts w:eastAsia="SimSun"/>
                <w:sz w:val="18"/>
                <w:szCs w:val="18"/>
              </w:rPr>
              <w:t>0 (308)</w:t>
            </w:r>
          </w:p>
        </w:tc>
        <w:tc>
          <w:tcPr>
            <w:tcW w:w="1694" w:type="dxa"/>
            <w:noWrap/>
            <w:vAlign w:val="center"/>
            <w:hideMark/>
          </w:tcPr>
          <w:p ns2:paraId="3E73A803" ns2:textId="77777777" w:rsidR="00932EF4" w:rsidRPr="00B24627" w:rsidRDefault="00932EF4" w:rsidP="00711F42">
            <w:pPr>
              <w:jc w:val="center"/>
              <w:rPr>
                <w:rFonts w:eastAsia="SimSun"/>
                <w:sz w:val="18"/>
                <w:szCs w:val="18"/>
              </w:rPr>
            </w:pPr>
            <w:r w:rsidRPr="00B24627">
              <w:rPr>
                <w:rFonts w:eastAsia="SimSun"/>
                <w:sz w:val="18"/>
                <w:szCs w:val="18"/>
              </w:rPr>
              <w:t>12.7 ± 9.13 (296)</w:t>
            </w:r>
          </w:p>
        </w:tc>
        <w:tc>
          <w:tcPr>
            <w:tcW w:w="1976" w:type="dxa"/>
            <w:noWrap/>
            <w:vAlign w:val="center"/>
            <w:hideMark/>
          </w:tcPr>
          <w:p ns2:paraId="76015A78" ns2:textId="77777777" w:rsidR="00932EF4" w:rsidRPr="00B24627" w:rsidRDefault="00932EF4" w:rsidP="00711F42">
            <w:pPr>
              <w:jc w:val="center"/>
              <w:rPr>
                <w:rFonts w:eastAsia="SimSun"/>
                <w:sz w:val="18"/>
                <w:szCs w:val="18"/>
              </w:rPr>
            </w:pPr>
          </w:p>
        </w:tc>
      </w:tr>
      <w:tr w:rsidR="00932EF4" w:rsidRPr="00932EF4" ns2:paraId="28226B25" ns2:textId="77777777" w:rsidTr="00342569">
        <w:trPr>
          <w:trHeight w:val="397"/>
          <w:jc w:val="center"/>
        </w:trPr>
        <w:tc>
          <w:tcPr>
            <w:tcW w:w="1412" w:type="dxa"/>
            <w:vMerge/>
            <w:noWrap/>
            <w:vAlign w:val="center"/>
            <w:hideMark/>
          </w:tcPr>
          <w:p ns2:paraId="5C808DA6" ns2:textId="77777777" w:rsidR="00932EF4" w:rsidRPr="00B24627" w:rsidRDefault="00932EF4" w:rsidP="00711F42">
            <w:pPr>
              <w:jc w:val="center"/>
              <w:rPr>
                <w:rFonts w:eastAsia="SimSun"/>
                <w:sz w:val="18"/>
                <w:szCs w:val="18"/>
              </w:rPr>
            </w:pPr>
          </w:p>
        </w:tc>
        <w:tc>
          <w:tcPr>
            <w:tcW w:w="1006" w:type="dxa"/>
            <w:vMerge/>
            <w:noWrap/>
            <w:vAlign w:val="center"/>
            <w:hideMark/>
          </w:tcPr>
          <w:p ns2:paraId="4AC70341" ns2:textId="77777777" w:rsidR="00932EF4" w:rsidRPr="00B24627" w:rsidRDefault="00932EF4" w:rsidP="00711F42">
            <w:pPr>
              <w:jc w:val="center"/>
              <w:rPr>
                <w:rFonts w:eastAsia="SimSun"/>
                <w:sz w:val="18"/>
                <w:szCs w:val="18"/>
              </w:rPr>
            </w:pPr>
          </w:p>
        </w:tc>
        <w:tc>
          <w:tcPr>
            <w:tcW w:w="1112" w:type="dxa"/>
            <w:noWrap/>
            <w:vAlign w:val="center"/>
            <w:hideMark/>
          </w:tcPr>
          <w:p ns2:paraId="4FD4A84F" ns2:textId="77777777" w:rsidR="00932EF4" w:rsidRPr="00B24627" w:rsidRDefault="00932EF4" w:rsidP="00711F42">
            <w:pPr>
              <w:jc w:val="center"/>
              <w:rPr>
                <w:rFonts w:eastAsia="SimSun"/>
                <w:sz w:val="18"/>
                <w:szCs w:val="18"/>
              </w:rPr>
            </w:pPr>
            <w:r w:rsidRPr="00B24627">
              <w:rPr>
                <w:rFonts w:eastAsia="SimSun"/>
                <w:sz w:val="18"/>
                <w:szCs w:val="18"/>
              </w:rPr>
              <w:t>C2D1</w:t>
            </w:r>
          </w:p>
        </w:tc>
        <w:tc>
          <w:tcPr>
            <w:tcW w:w="1977" w:type="dxa"/>
            <w:noWrap/>
            <w:vAlign w:val="center"/>
            <w:hideMark/>
          </w:tcPr>
          <w:p ns2:paraId="2C49B46B" ns2:textId="77777777" w:rsidR="00932EF4" w:rsidRPr="00B24627" w:rsidRDefault="00932EF4" w:rsidP="00711F42">
            <w:pPr>
              <w:jc w:val="center"/>
              <w:rPr>
                <w:rFonts w:eastAsia="SimSun"/>
                <w:sz w:val="18"/>
                <w:szCs w:val="18"/>
              </w:rPr>
            </w:pPr>
            <w:r w:rsidRPr="00B24627">
              <w:rPr>
                <w:rFonts w:eastAsia="SimSun"/>
                <w:sz w:val="18"/>
                <w:szCs w:val="18"/>
              </w:rPr>
              <w:t>0 (252)</w:t>
            </w:r>
          </w:p>
        </w:tc>
        <w:tc>
          <w:tcPr>
            <w:tcW w:w="1694" w:type="dxa"/>
            <w:noWrap/>
            <w:vAlign w:val="center"/>
            <w:hideMark/>
          </w:tcPr>
          <w:p ns2:paraId="229B3EEB" ns2:textId="77777777" w:rsidR="00932EF4" w:rsidRPr="00B24627" w:rsidRDefault="00932EF4" w:rsidP="00711F42">
            <w:pPr>
              <w:jc w:val="center"/>
              <w:rPr>
                <w:rFonts w:eastAsia="SimSun"/>
                <w:sz w:val="18"/>
                <w:szCs w:val="18"/>
              </w:rPr>
            </w:pPr>
            <w:r w:rsidRPr="00B24627">
              <w:rPr>
                <w:rFonts w:eastAsia="SimSun"/>
                <w:sz w:val="18"/>
                <w:szCs w:val="18"/>
              </w:rPr>
              <w:t>12.7 ± 16.8 (246)</w:t>
            </w:r>
          </w:p>
        </w:tc>
        <w:tc>
          <w:tcPr>
            <w:tcW w:w="1976" w:type="dxa"/>
            <w:noWrap/>
            <w:vAlign w:val="center"/>
            <w:hideMark/>
          </w:tcPr>
          <w:p ns2:paraId="38C9933D" ns2:textId="77777777" w:rsidR="00932EF4" w:rsidRPr="00B24627" w:rsidRDefault="00932EF4" w:rsidP="00711F42">
            <w:pPr>
              <w:jc w:val="center"/>
              <w:rPr>
                <w:rFonts w:eastAsia="SimSun"/>
                <w:sz w:val="18"/>
                <w:szCs w:val="18"/>
              </w:rPr>
            </w:pPr>
          </w:p>
        </w:tc>
      </w:tr>
      <w:tr w:rsidR="00932EF4" w:rsidRPr="00932EF4" ns2:paraId="53913A3F" ns2:textId="77777777" w:rsidTr="00342569">
        <w:trPr>
          <w:trHeight w:val="397"/>
          <w:jc w:val="center"/>
        </w:trPr>
        <w:tc>
          <w:tcPr>
            <w:tcW w:w="1412" w:type="dxa"/>
            <w:vMerge/>
            <w:noWrap/>
            <w:vAlign w:val="center"/>
            <w:hideMark/>
          </w:tcPr>
          <w:p ns2:paraId="4B753811" ns2:textId="77777777" w:rsidR="00932EF4" w:rsidRPr="00B24627" w:rsidRDefault="00932EF4" w:rsidP="00711F42">
            <w:pPr>
              <w:jc w:val="center"/>
              <w:rPr>
                <w:rFonts w:eastAsia="SimSun"/>
                <w:sz w:val="18"/>
                <w:szCs w:val="18"/>
              </w:rPr>
            </w:pPr>
          </w:p>
        </w:tc>
        <w:tc>
          <w:tcPr>
            <w:tcW w:w="1006" w:type="dxa"/>
            <w:vMerge/>
            <w:noWrap/>
            <w:vAlign w:val="center"/>
            <w:hideMark/>
          </w:tcPr>
          <w:p ns2:paraId="6AF4C4E8" ns2:textId="77777777" w:rsidR="00932EF4" w:rsidRPr="00B24627" w:rsidRDefault="00932EF4" w:rsidP="00711F42">
            <w:pPr>
              <w:jc w:val="center"/>
              <w:rPr>
                <w:rFonts w:eastAsia="SimSun"/>
                <w:sz w:val="18"/>
                <w:szCs w:val="18"/>
              </w:rPr>
            </w:pPr>
          </w:p>
        </w:tc>
        <w:tc>
          <w:tcPr>
            <w:tcW w:w="1112" w:type="dxa"/>
            <w:noWrap/>
            <w:vAlign w:val="center"/>
            <w:hideMark/>
          </w:tcPr>
          <w:p ns2:paraId="4B32E53A" ns2:textId="77777777" w:rsidR="00932EF4" w:rsidRPr="00B24627" w:rsidRDefault="00932EF4" w:rsidP="00711F42">
            <w:pPr>
              <w:jc w:val="center"/>
              <w:rPr>
                <w:rFonts w:eastAsia="SimSun"/>
                <w:sz w:val="18"/>
                <w:szCs w:val="18"/>
              </w:rPr>
            </w:pPr>
            <w:r w:rsidRPr="00B24627">
              <w:rPr>
                <w:rFonts w:eastAsia="SimSun"/>
                <w:sz w:val="18"/>
                <w:szCs w:val="18"/>
              </w:rPr>
              <w:t>C3D1</w:t>
            </w:r>
          </w:p>
        </w:tc>
        <w:tc>
          <w:tcPr>
            <w:tcW w:w="1977" w:type="dxa"/>
            <w:noWrap/>
            <w:vAlign w:val="center"/>
            <w:hideMark/>
          </w:tcPr>
          <w:p ns2:paraId="7A90C01A" ns2:textId="77777777" w:rsidR="00932EF4" w:rsidRPr="00B24627" w:rsidRDefault="00932EF4" w:rsidP="00711F42">
            <w:pPr>
              <w:jc w:val="center"/>
              <w:rPr>
                <w:rFonts w:eastAsia="SimSun"/>
                <w:sz w:val="18"/>
                <w:szCs w:val="18"/>
              </w:rPr>
            </w:pPr>
            <w:r w:rsidRPr="00B24627">
              <w:rPr>
                <w:rFonts w:eastAsia="SimSun"/>
                <w:sz w:val="18"/>
                <w:szCs w:val="18"/>
              </w:rPr>
              <w:t>0 (181)</w:t>
            </w:r>
          </w:p>
        </w:tc>
        <w:tc>
          <w:tcPr>
            <w:tcW w:w="1694" w:type="dxa"/>
            <w:noWrap/>
            <w:vAlign w:val="center"/>
            <w:hideMark/>
          </w:tcPr>
          <w:p ns2:paraId="1E26A414" ns2:textId="77777777" w:rsidR="00932EF4" w:rsidRPr="00B24627" w:rsidRDefault="00932EF4" w:rsidP="00711F42">
            <w:pPr>
              <w:jc w:val="center"/>
              <w:rPr>
                <w:rFonts w:eastAsia="SimSun"/>
                <w:sz w:val="18"/>
                <w:szCs w:val="18"/>
              </w:rPr>
            </w:pPr>
            <w:r w:rsidRPr="00B24627">
              <w:rPr>
                <w:rFonts w:eastAsia="SimSun"/>
                <w:sz w:val="18"/>
                <w:szCs w:val="18"/>
              </w:rPr>
              <w:t>11.1 ± 11.2 (171)</w:t>
            </w:r>
          </w:p>
        </w:tc>
        <w:tc>
          <w:tcPr>
            <w:tcW w:w="1976" w:type="dxa"/>
            <w:noWrap/>
            <w:vAlign w:val="center"/>
            <w:hideMark/>
          </w:tcPr>
          <w:p ns2:paraId="4B7145D8" ns2:textId="77777777" w:rsidR="00932EF4" w:rsidRPr="00B24627" w:rsidRDefault="00932EF4" w:rsidP="00711F42">
            <w:pPr>
              <w:jc w:val="center"/>
              <w:rPr>
                <w:rFonts w:eastAsia="SimSun"/>
                <w:sz w:val="18"/>
                <w:szCs w:val="18"/>
              </w:rPr>
            </w:pPr>
            <w:r w:rsidRPr="00B24627">
              <w:rPr>
                <w:rFonts w:eastAsia="SimSun"/>
                <w:sz w:val="18"/>
                <w:szCs w:val="18"/>
              </w:rPr>
              <w:t>1.03 ± 0.865 (162)</w:t>
            </w:r>
          </w:p>
        </w:tc>
      </w:tr>
      <w:tr w:rsidR="00932EF4" w:rsidRPr="00932EF4" ns2:paraId="6D1E44B6" ns2:textId="77777777" w:rsidTr="00342569">
        <w:trPr>
          <w:trHeight w:val="397"/>
          <w:jc w:val="center"/>
        </w:trPr>
        <w:tc>
          <w:tcPr>
            <w:tcW w:w="1412" w:type="dxa"/>
            <w:vMerge/>
            <w:noWrap/>
            <w:vAlign w:val="center"/>
            <w:hideMark/>
          </w:tcPr>
          <w:p ns2:paraId="0574675F" ns2:textId="77777777" w:rsidR="00932EF4" w:rsidRPr="00B24627" w:rsidRDefault="00932EF4" w:rsidP="00711F42">
            <w:pPr>
              <w:jc w:val="center"/>
              <w:rPr>
                <w:rFonts w:eastAsia="SimSun"/>
                <w:sz w:val="18"/>
                <w:szCs w:val="18"/>
              </w:rPr>
            </w:pPr>
          </w:p>
        </w:tc>
        <w:tc>
          <w:tcPr>
            <w:tcW w:w="1006" w:type="dxa"/>
            <w:vMerge/>
            <w:noWrap/>
            <w:vAlign w:val="center"/>
            <w:hideMark/>
          </w:tcPr>
          <w:p ns2:paraId="5DAE4AE0" ns2:textId="77777777" w:rsidR="00932EF4" w:rsidRPr="00B24627" w:rsidRDefault="00932EF4" w:rsidP="00711F42">
            <w:pPr>
              <w:jc w:val="center"/>
              <w:rPr>
                <w:rFonts w:eastAsia="SimSun"/>
                <w:sz w:val="18"/>
                <w:szCs w:val="18"/>
              </w:rPr>
            </w:pPr>
          </w:p>
        </w:tc>
        <w:tc>
          <w:tcPr>
            <w:tcW w:w="1112" w:type="dxa"/>
            <w:noWrap/>
            <w:vAlign w:val="center"/>
            <w:hideMark/>
          </w:tcPr>
          <w:p ns2:paraId="027B6964" ns2:textId="77777777" w:rsidR="00932EF4" w:rsidRPr="00B24627" w:rsidRDefault="00932EF4" w:rsidP="00711F42">
            <w:pPr>
              <w:jc w:val="center"/>
              <w:rPr>
                <w:rFonts w:eastAsia="SimSun"/>
                <w:sz w:val="18"/>
                <w:szCs w:val="18"/>
              </w:rPr>
            </w:pPr>
            <w:r w:rsidRPr="00B24627">
              <w:rPr>
                <w:rFonts w:eastAsia="SimSun"/>
                <w:sz w:val="18"/>
                <w:szCs w:val="18"/>
              </w:rPr>
              <w:t>C4D1</w:t>
            </w:r>
          </w:p>
        </w:tc>
        <w:tc>
          <w:tcPr>
            <w:tcW w:w="1977" w:type="dxa"/>
            <w:noWrap/>
            <w:vAlign w:val="center"/>
            <w:hideMark/>
          </w:tcPr>
          <w:p ns2:paraId="5386D806" ns2:textId="77777777" w:rsidR="00932EF4" w:rsidRPr="00B24627" w:rsidRDefault="00932EF4" w:rsidP="00711F42">
            <w:pPr>
              <w:jc w:val="center"/>
              <w:rPr>
                <w:rFonts w:eastAsia="SimSun"/>
                <w:sz w:val="18"/>
                <w:szCs w:val="18"/>
              </w:rPr>
            </w:pPr>
            <w:r w:rsidRPr="00B24627">
              <w:rPr>
                <w:rFonts w:eastAsia="SimSun"/>
                <w:sz w:val="18"/>
                <w:szCs w:val="18"/>
              </w:rPr>
              <w:t>0 (151)</w:t>
            </w:r>
          </w:p>
        </w:tc>
        <w:tc>
          <w:tcPr>
            <w:tcW w:w="1694" w:type="dxa"/>
            <w:noWrap/>
            <w:vAlign w:val="center"/>
            <w:hideMark/>
          </w:tcPr>
          <w:p ns2:paraId="771A4EF2" ns2:textId="77777777" w:rsidR="00932EF4" w:rsidRPr="00B24627" w:rsidRDefault="00932EF4" w:rsidP="00711F42">
            <w:pPr>
              <w:jc w:val="center"/>
              <w:rPr>
                <w:rFonts w:eastAsia="SimSun"/>
                <w:sz w:val="18"/>
                <w:szCs w:val="18"/>
              </w:rPr>
            </w:pPr>
            <w:r w:rsidRPr="00B24627">
              <w:rPr>
                <w:rFonts w:eastAsia="SimSun"/>
                <w:sz w:val="18"/>
                <w:szCs w:val="18"/>
              </w:rPr>
              <w:t>11.3 ± 11.3 (149)</w:t>
            </w:r>
          </w:p>
        </w:tc>
        <w:tc>
          <w:tcPr>
            <w:tcW w:w="1976" w:type="dxa"/>
            <w:noWrap/>
            <w:vAlign w:val="center"/>
            <w:hideMark/>
          </w:tcPr>
          <w:p ns2:paraId="475398EB" ns2:textId="77777777" w:rsidR="00932EF4" w:rsidRPr="00B24627" w:rsidRDefault="00932EF4" w:rsidP="00711F42">
            <w:pPr>
              <w:jc w:val="center"/>
              <w:rPr>
                <w:rFonts w:eastAsia="SimSun"/>
                <w:sz w:val="18"/>
                <w:szCs w:val="18"/>
              </w:rPr>
            </w:pPr>
          </w:p>
        </w:tc>
      </w:tr>
      <w:tr w:rsidR="00932EF4" w:rsidRPr="00932EF4" ns2:paraId="6023D743" ns2:textId="77777777" w:rsidTr="00342569">
        <w:trPr>
          <w:trHeight w:val="397"/>
          <w:jc w:val="center"/>
        </w:trPr>
        <w:tc>
          <w:tcPr>
            <w:tcW w:w="1412" w:type="dxa"/>
            <w:vMerge/>
            <w:noWrap/>
            <w:vAlign w:val="center"/>
            <w:hideMark/>
          </w:tcPr>
          <w:p ns2:paraId="3D3EF60D" ns2:textId="77777777" w:rsidR="00932EF4" w:rsidRPr="00B24627" w:rsidRDefault="00932EF4" w:rsidP="00711F42">
            <w:pPr>
              <w:jc w:val="center"/>
              <w:rPr>
                <w:rFonts w:eastAsia="SimSun"/>
                <w:sz w:val="18"/>
                <w:szCs w:val="18"/>
              </w:rPr>
            </w:pPr>
          </w:p>
        </w:tc>
        <w:tc>
          <w:tcPr>
            <w:tcW w:w="1006" w:type="dxa"/>
            <w:vMerge/>
            <w:noWrap/>
            <w:vAlign w:val="center"/>
            <w:hideMark/>
          </w:tcPr>
          <w:p ns2:paraId="337214FC" ns2:textId="77777777" w:rsidR="00932EF4" w:rsidRPr="00B24627" w:rsidRDefault="00932EF4" w:rsidP="00711F42">
            <w:pPr>
              <w:jc w:val="center"/>
              <w:rPr>
                <w:rFonts w:eastAsia="SimSun"/>
                <w:sz w:val="18"/>
                <w:szCs w:val="18"/>
              </w:rPr>
            </w:pPr>
          </w:p>
        </w:tc>
        <w:tc>
          <w:tcPr>
            <w:tcW w:w="1112" w:type="dxa"/>
            <w:noWrap/>
            <w:vAlign w:val="center"/>
            <w:hideMark/>
          </w:tcPr>
          <w:p ns2:paraId="3A9BCD3B" ns2:textId="77777777" w:rsidR="00932EF4" w:rsidRPr="00B24627" w:rsidRDefault="00932EF4" w:rsidP="00711F42">
            <w:pPr>
              <w:jc w:val="center"/>
              <w:rPr>
                <w:rFonts w:eastAsia="SimSun"/>
                <w:sz w:val="18"/>
                <w:szCs w:val="18"/>
              </w:rPr>
            </w:pPr>
            <w:r w:rsidRPr="00B24627">
              <w:rPr>
                <w:rFonts w:eastAsia="SimSun"/>
                <w:sz w:val="18"/>
                <w:szCs w:val="18"/>
              </w:rPr>
              <w:t>C5D1</w:t>
            </w:r>
          </w:p>
        </w:tc>
        <w:tc>
          <w:tcPr>
            <w:tcW w:w="1977" w:type="dxa"/>
            <w:noWrap/>
            <w:vAlign w:val="center"/>
            <w:hideMark/>
          </w:tcPr>
          <w:p ns2:paraId="061D276E" ns2:textId="77777777" w:rsidR="00932EF4" w:rsidRPr="00B24627" w:rsidRDefault="00932EF4" w:rsidP="00711F42">
            <w:pPr>
              <w:jc w:val="center"/>
              <w:rPr>
                <w:rFonts w:eastAsia="SimSun"/>
                <w:sz w:val="18"/>
                <w:szCs w:val="18"/>
              </w:rPr>
            </w:pPr>
            <w:r w:rsidRPr="00B24627">
              <w:rPr>
                <w:rFonts w:eastAsia="SimSun"/>
                <w:sz w:val="18"/>
                <w:szCs w:val="18"/>
              </w:rPr>
              <w:t>0 (104)</w:t>
            </w:r>
          </w:p>
        </w:tc>
        <w:tc>
          <w:tcPr>
            <w:tcW w:w="1694" w:type="dxa"/>
            <w:noWrap/>
            <w:vAlign w:val="center"/>
            <w:hideMark/>
          </w:tcPr>
          <w:p ns2:paraId="277E5605" ns2:textId="77777777" w:rsidR="00932EF4" w:rsidRPr="00B24627" w:rsidRDefault="00932EF4" w:rsidP="00711F42">
            <w:pPr>
              <w:jc w:val="center"/>
              <w:rPr>
                <w:rFonts w:eastAsia="SimSun"/>
                <w:sz w:val="18"/>
                <w:szCs w:val="18"/>
              </w:rPr>
            </w:pPr>
            <w:r w:rsidRPr="00B24627">
              <w:rPr>
                <w:rFonts w:eastAsia="SimSun"/>
                <w:sz w:val="18"/>
                <w:szCs w:val="18"/>
              </w:rPr>
              <w:t>12.5 ± 15.7 (103)</w:t>
            </w:r>
          </w:p>
        </w:tc>
        <w:tc>
          <w:tcPr>
            <w:tcW w:w="1976" w:type="dxa"/>
            <w:noWrap/>
            <w:vAlign w:val="center"/>
            <w:hideMark/>
          </w:tcPr>
          <w:p ns2:paraId="34B6B3FE" ns2:textId="77777777" w:rsidR="00932EF4" w:rsidRPr="00B24627" w:rsidRDefault="00932EF4" w:rsidP="00711F42">
            <w:pPr>
              <w:jc w:val="center"/>
              <w:rPr>
                <w:rFonts w:eastAsia="SimSun"/>
                <w:sz w:val="18"/>
                <w:szCs w:val="18"/>
              </w:rPr>
            </w:pPr>
          </w:p>
        </w:tc>
      </w:tr>
      <w:tr w:rsidR="007F504F" w:rsidRPr="007F504F" ns2:paraId="3C37B13F" ns2:textId="77777777" w:rsidTr="00342569">
        <w:trPr>
          <w:trHeight w:val="397"/>
          <w:jc w:val="center"/>
        </w:trPr>
        <w:tc>
          <w:tcPr>
            <w:tcW w:w="1412" w:type="dxa"/>
            <w:vMerge/>
            <w:noWrap/>
            <w:vAlign w:val="center"/>
            <w:hideMark/>
          </w:tcPr>
          <w:p ns2:paraId="5A0603D3" ns2:textId="77777777" w:rsidR="00932EF4" w:rsidRPr="00B24627" w:rsidRDefault="00932EF4" w:rsidP="00711F42">
            <w:pPr>
              <w:jc w:val="center"/>
              <w:rPr>
                <w:rFonts w:eastAsia="SimSun"/>
                <w:sz w:val="18"/>
                <w:szCs w:val="18"/>
              </w:rPr>
            </w:pPr>
          </w:p>
        </w:tc>
        <w:tc>
          <w:tcPr>
            <w:tcW w:w="1006" w:type="dxa"/>
            <w:vMerge/>
            <w:noWrap/>
            <w:vAlign w:val="center"/>
            <w:hideMark/>
          </w:tcPr>
          <w:p ns2:paraId="33CD915E" ns2:textId="77777777" w:rsidR="00932EF4" w:rsidRPr="00B24627" w:rsidRDefault="00932EF4" w:rsidP="00711F42">
            <w:pPr>
              <w:jc w:val="center"/>
              <w:rPr>
                <w:rFonts w:eastAsia="SimSun"/>
                <w:sz w:val="18"/>
                <w:szCs w:val="18"/>
              </w:rPr>
            </w:pPr>
          </w:p>
        </w:tc>
        <w:tc>
          <w:tcPr>
            <w:tcW w:w="1112" w:type="dxa"/>
            <w:noWrap/>
            <w:vAlign w:val="center"/>
            <w:hideMark/>
          </w:tcPr>
          <w:p ns2:paraId="704E8336" ns2:textId="77777777" w:rsidR="00932EF4" w:rsidRPr="00B24627" w:rsidRDefault="00932EF4" w:rsidP="00711F42">
            <w:pPr>
              <w:jc w:val="center"/>
              <w:rPr>
                <w:rFonts w:eastAsia="SimSun"/>
                <w:sz w:val="18"/>
                <w:szCs w:val="18"/>
              </w:rPr>
            </w:pPr>
            <w:r w:rsidRPr="00B24627">
              <w:rPr>
                <w:rFonts w:eastAsia="SimSun"/>
                <w:sz w:val="18"/>
                <w:szCs w:val="18"/>
              </w:rPr>
              <w:t>C6D1</w:t>
            </w:r>
          </w:p>
        </w:tc>
        <w:tc>
          <w:tcPr>
            <w:tcW w:w="1977" w:type="dxa"/>
            <w:noWrap/>
            <w:vAlign w:val="center"/>
            <w:hideMark/>
          </w:tcPr>
          <w:p ns2:paraId="0F0C9413" ns2:textId="77777777" w:rsidR="00932EF4" w:rsidRPr="00B24627" w:rsidRDefault="00932EF4" w:rsidP="00711F42">
            <w:pPr>
              <w:jc w:val="center"/>
              <w:rPr>
                <w:rFonts w:eastAsia="SimSun"/>
                <w:sz w:val="18"/>
                <w:szCs w:val="18"/>
              </w:rPr>
            </w:pPr>
            <w:r w:rsidRPr="00B24627">
              <w:rPr>
                <w:rFonts w:eastAsia="SimSun"/>
                <w:sz w:val="18"/>
                <w:szCs w:val="18"/>
              </w:rPr>
              <w:t>0 (79)</w:t>
            </w:r>
          </w:p>
        </w:tc>
        <w:tc>
          <w:tcPr>
            <w:tcW w:w="1694" w:type="dxa"/>
            <w:noWrap/>
            <w:vAlign w:val="center"/>
            <w:hideMark/>
          </w:tcPr>
          <w:p ns2:paraId="70994E47" ns2:textId="77777777" w:rsidR="00932EF4" w:rsidRPr="00B24627" w:rsidRDefault="00932EF4" w:rsidP="00711F42">
            <w:pPr>
              <w:jc w:val="center"/>
              <w:rPr>
                <w:rFonts w:eastAsia="SimSun"/>
                <w:sz w:val="18"/>
                <w:szCs w:val="18"/>
              </w:rPr>
            </w:pPr>
            <w:r w:rsidRPr="00B24627">
              <w:rPr>
                <w:rFonts w:eastAsia="SimSun"/>
                <w:sz w:val="18"/>
                <w:szCs w:val="18"/>
              </w:rPr>
              <w:t>12.6 ± 13.6 (79)</w:t>
            </w:r>
          </w:p>
        </w:tc>
        <w:tc>
          <w:tcPr>
            <w:tcW w:w="1976" w:type="dxa"/>
            <w:noWrap/>
            <w:vAlign w:val="center"/>
            <w:hideMark/>
          </w:tcPr>
          <w:p ns2:paraId="445CEE88" ns2:textId="77777777" w:rsidR="00932EF4" w:rsidRPr="00B24627" w:rsidRDefault="00932EF4" w:rsidP="00711F42">
            <w:pPr>
              <w:keepNext/>
              <w:jc w:val="center"/>
              <w:rPr>
                <w:rFonts w:eastAsia="SimSun"/>
                <w:sz w:val="18"/>
                <w:szCs w:val="18"/>
              </w:rPr>
            </w:pPr>
          </w:p>
        </w:tc>
      </w:tr>
    </w:tbl>
    <w:p ns2:paraId="3F978F8F" ns2:textId="63E68E04" w:rsidR="00932EF4" w:rsidRPr="00554E19" w:rsidRDefault="00932EF4" w:rsidP="00932EF4">
      <w:pPr>
        <w:adjustRightInd w:val="0"/>
        <w:snapToGrid w:val="0"/>
        <w:spacing w:afterLines="50" w:after="120"/>
        <w:rPr>
          <w:rFonts w:eastAsia="SimSun"/>
        </w:rPr>
      </w:pPr>
      <w:del w:id="9356" w:author="GoldenCorpusHarness" w:date="2026-03-28T21:57:55Z">
        <w:r>
          <w:delText>N</w:delText>
        </w:r>
      </w:del>
      <w:ins w:id="9357" w:author="GoldenCorpusHarness" w:date="2026-03-28T21:57:55Z">
        <w:r>
          <w:t>Exp</w:t>
        </w:r>
      </w:ins>
      <w:r>
        <w:t>o</w:t>
      </w:r>
      <w:del w:id="9358" w:author="GoldenCorpusHarness" w:date="2026-03-28T21:57:55Z">
        <w:r>
          <w:delText>t</w:delText>
        </w:r>
      </w:del>
      <w:ins w:id="9359" w:author="GoldenCorpusHarness" w:date="2026-03-28T21:57:55Z">
        <w:r>
          <w:t>sur</w:t>
        </w:r>
      </w:ins>
      <w:r>
        <w:t>e</w:t>
      </w:r>
      <w:del w:id="9360" w:author="GoldenCorpusHarness" w:date="2026-03-28T21:57:55Z">
        <w:r>
          <w:delText>:</w:delText>
        </w:r>
      </w:del>
      <w:r>
        <w:t xml:space="preserve"> </w:t>
      </w:r>
      <w:del w:id="9361" w:author="GoldenCorpusHarness" w:date="2026-03-28T21:57:55Z">
        <w:r>
          <w:delText>Me</w:delText>
        </w:r>
      </w:del>
      <w:ins w:id="9362" w:author="GoldenCorpusHarness" w:date="2026-03-28T21:57:55Z">
        <w:r>
          <w:t>Comp</w:t>
        </w:r>
      </w:ins>
      <w:r>
        <w:t>a</w:t>
      </w:r>
      <w:del w:id="9363" w:author="GoldenCorpusHarness" w:date="2026-03-28T21:57:55Z">
        <w:r>
          <w:delText xml:space="preserve">n ± SD (n). </w:delText>
        </w:r>
      </w:del>
      <w:ins w:id="9364" w:author="GoldenCorpusHarness" w:date="2026-03-28T21:57:55Z">
        <w:r>
          <w:t>ri</w:t>
        </w:r>
      </w:ins>
      <w:r>
        <w:t>s</w:t>
      </w:r>
      <w:del w:id="9365" w:author="GoldenCorpusHarness" w:date="2026-03-28T21:57:55Z">
        <w:r>
          <w:delText>ac-TMT ADC and TAb concentrati</w:delText>
        </w:r>
      </w:del>
      <w:r>
        <w:t xml:space="preserve">ons </w:t>
      </w:r>
      <w:del w:id="9366" w:author="GoldenCorpusHarness" w:date="2026-03-28T21:57:55Z">
        <w:r>
          <w:delText xml:space="preserve">are </w:delText>
        </w:r>
      </w:del>
      <w:r>
        <w:t xml:space="preserve">in </w:t>
      </w:r>
      <w:del w:id="9367" w:author="GoldenCorpusHarness" w:date="2026-03-28T21:57:55Z">
        <w:r>
          <w:delText>μg/ml, Free Payload co</w:delText>
        </w:r>
      </w:del>
      <w:ins w:id="9368" w:author="GoldenCorpusHarness" w:date="2026-03-28T21:57:55Z">
        <w:r>
          <w:t>A</w:t>
        </w:r>
      </w:ins>
      <w:r>
        <w:t>n</w:t>
      </w:r>
      <w:del w:id="9369" w:author="GoldenCorpusHarness" w:date="2026-03-28T21:57:55Z">
        <w:r>
          <w:delText>centrat</w:delText>
        </w:r>
      </w:del>
      <w:r>
        <w:t>i</w:t>
      </w:r>
      <w:del w:id="9370" w:author="GoldenCorpusHarness" w:date="2026-03-28T21:57:55Z">
        <w:r>
          <w:delText>on in ng/ml. C</w:delText>
        </w:r>
      </w:del>
      <w:r>
        <w:t>ma</w:t>
      </w:r>
      <w:del w:id="9371" w:author="GoldenCorpusHarness" w:date="2026-03-28T21:57:55Z">
        <w:r>
          <w:delText>x defined a</w:delText>
        </w:r>
      </w:del>
      <w:ins w:id="9372" w:author="GoldenCorpusHarness" w:date="2026-03-28T21:57:55Z">
        <w:r>
          <w:t>l</w:t>
        </w:r>
      </w:ins>
      <w:r>
        <w:t xml:space="preserve">s </w:t>
      </w:r>
      <w:del w:id="9373" w:author="GoldenCorpusHarness" w:date="2026-03-28T21:57:55Z">
        <w:r>
          <w:delText>concentration at 0.5 h aft</w:delText>
        </w:r>
      </w:del>
      <w:ins w:id="9374" w:author="GoldenCorpusHarness" w:date="2026-03-28T21:57:55Z">
        <w:r>
          <w:t>v</w:t>
        </w:r>
      </w:ins>
      <w:r>
        <w:t>er</w:t>
      </w:r>
      <w:del w:id="9375" w:author="GoldenCorpusHarness" w:date="2026-03-28T21:57:55Z">
        <w:r>
          <w:delText xml:space="preserve"> the end of do</w:delText>
        </w:r>
      </w:del>
      <w:r>
        <w:t>s</w:t>
      </w:r>
      <w:del w:id="9376" w:author="GoldenCorpusHarness" w:date="2026-03-28T21:57:55Z">
        <w:r>
          <w:delText>ing, Cmin defined a</w:delText>
        </w:r>
      </w:del>
      <w:ins w:id="9377" w:author="GoldenCorpusHarness" w:date="2026-03-28T21:57:55Z">
        <w:r>
          <w:t>u</w:t>
        </w:r>
      </w:ins>
      <w:r>
        <w:t xml:space="preserve">s </w:t>
      </w:r>
      <w:del w:id="9378" w:author="GoldenCorpusHarness" w:date="2026-03-28T21:57:55Z">
        <w:r>
          <w:delText>predose concentration, Rac_C</w:delText>
        </w:r>
      </w:del>
      <w:ins w:id="9379" w:author="GoldenCorpusHarness" w:date="2026-03-28T21:57:55Z">
        <w:r>
          <w:t>Hu</w:t>
        </w:r>
      </w:ins>
      <w:r>
        <w:t>ma</w:t>
      </w:r>
      <w:del w:id="9380" w:author="GoldenCorpusHarness" w:date="2026-03-28T21:57:55Z">
        <w:r>
          <w:delText>x, Defi</w:delText>
        </w:r>
      </w:del>
      <w:r>
        <w:t>n</w:t>
      </w:r>
      <w:del w:id="9381" w:author="GoldenCorpusHarness" w:date="2026-03-28T21:57:55Z">
        <w:r>
          <w:delText>ed a</w:delText>
        </w:r>
      </w:del>
      <w:r>
        <w:t>s</w:t>
      </w:r>
      <w:del w:id="9382" w:author="GoldenCorpusHarness" w:date="2026-03-28T21:57:55Z">
        <w:r>
          <w:delText xml:space="preserve"> concentration at 0.5 h after end of Cycle 3 Dose 1 (Dose 5)/concentration at 0.5 h after end of Cycle 1 Dose 1.</w:delText>
        </w:r>
      </w:del>
    </w:p>
    <w:p ns2:paraId="619A6B1C" ns2:textId="77777777" w:rsidR="00932EF4" w:rsidRPr="00CB51A5" w:rsidRDefault="00932EF4" w:rsidP="007221FF">
      <w:pPr>
        <w:pStyle w:val="ListEnd"/>
      </w:pPr>
      <w:ins w:id="9383" w:author="GoldenCorpusHarness" w:date="2026-03-28T21:57:55Z">
        <w:r>
          <w:t>The systemic exposure multiples for sac-TMT (ADC) and KL610023 (payload) in 7 and 14-week monkey studies are presented in [Table 13].</w:t>
        </w:r>
      </w:ins>
    </w:p>
    <w:p ns2:paraId="3A6159BA" ns2:textId="41EDAD6E" w:rsidR="007243AD" w:rsidRDefault="007243AD" w:rsidP="007243AD">
      <w:pPr>
        <w:pStyle w:val="Heading4"/>
        <w:tabs>
          <w:tab w:val="clear" w:pos="1195"/>
          <w:tab w:val="left" w:pos="1200"/>
        </w:tabs>
        <w:ind w:left="1200" w:hanging="1200"/>
        <w:rPr>
          <w:lang w:eastAsia="zh-CN"/>
        </w:rPr>
      </w:pPr>
      <w:del w:id="9384" w:author="GoldenCorpusHarness" w:date="2026-03-28T21:57:55Z">
        <w:r>
          <w:delText>Popu</w:delText>
        </w:r>
      </w:del>
      <w:ins w:id="9385" w:author="GoldenCorpusHarness" w:date="2026-03-28T21:57:55Z">
        <w:r>
          <w:t>Tab</w:t>
        </w:r>
      </w:ins>
      <w:r>
        <w:t>l</w:t>
      </w:r>
      <w:ins w:id="9386" w:author="GoldenCorpusHarness" w:date="2026-03-28T21:57:55Z">
        <w:r>
          <w:t>e 13S</w:t>
        </w:r>
      </w:ins>
      <w:r>
        <w:t>a</w:t>
      </w:r>
      <w:del w:id="9387" w:author="GoldenCorpusHarness" w:date="2026-03-28T21:57:55Z">
        <w:r>
          <w:delText>tion PK</w:delText>
        </w:r>
      </w:del>
      <w:ins w:id="9388" w:author="GoldenCorpusHarness" w:date="2026-03-28T21:57:55Z">
        <w:r>
          <w:t>c-TMT</w:t>
        </w:r>
      </w:ins>
      <w:r>
        <w:t xml:space="preserve"> and</w:t>
      </w:r>
      <w:ins w:id="9389" w:author="GoldenCorpusHarness" w:date="2026-03-28T21:57:55Z">
        <w:r>
          <w:t xml:space="preserve"> KL610023 Systemic</w:t>
        </w:r>
      </w:ins>
      <w:r>
        <w:t xml:space="preserve"> Exposure</w:t>
      </w:r>
      <w:del w:id="9390" w:author="GoldenCorpusHarness" w:date="2026-03-28T21:57:55Z">
        <w:r>
          <w:delText>-r</w:delText>
        </w:r>
      </w:del>
      <w:ins w:id="9391" w:author="GoldenCorpusHarness" w:date="2026-03-28T21:57:55Z">
        <w:r>
          <w:t xml:space="preserve"> Multipl</w:t>
        </w:r>
      </w:ins>
      <w:r>
        <w:t>es</w:t>
      </w:r>
      <w:del w:id="9392" w:author="GoldenCorpusHarness" w:date="2026-03-28T21:57:55Z">
        <w:r>
          <w:delText>ponse Analysis for Dose Selection</w:delText>
        </w:r>
      </w:del>
    </w:p>
    <w:p ns2:paraId="43BC13F4" ns2:textId="54E2477E" w:rsidR="007243AD" w:rsidRDefault="007243AD" w:rsidP="00CB51A5">
      <w:pPr>
        <w:pStyle w:val="Paragraph"/>
      </w:pPr>
      <w:r w:rsidRPr="00380B7E">
        <w:t xml:space="preserve">The PK </w:t>
      </w:r>
      <w:r>
        <w:t xml:space="preserve">and the exposure-response analysis </w:t>
      </w:r>
      <w:r w:rsidRPr="00380B7E">
        <w:t xml:space="preserve">of </w:t>
      </w:r>
      <w:r>
        <w:t xml:space="preserve">the </w:t>
      </w:r>
      <w:r w:rsidR="0064027B">
        <w:t>sac-TMT</w:t>
      </w:r>
      <w:r>
        <w:t xml:space="preserve"> </w:t>
      </w:r>
      <w:r w:rsidRPr="00380B7E">
        <w:t xml:space="preserve">ADC and </w:t>
      </w:r>
      <w:r w:rsidR="003A5E23">
        <w:t>free</w:t>
      </w:r>
      <w:r w:rsidRPr="00380B7E">
        <w:t xml:space="preserve"> payload were characterized using a popPK analysis with concentration data collected from </w:t>
      </w:r>
      <w:r w:rsidR="00CA1084">
        <w:t>528</w:t>
      </w:r>
      <w:r w:rsidRPr="00380B7E">
        <w:t xml:space="preserve"> pa</w:t>
      </w:r>
      <w:r>
        <w:t>rticipa</w:t>
      </w:r>
      <w:r w:rsidRPr="00380B7E">
        <w:t xml:space="preserve">nts with </w:t>
      </w:r>
      <w:r>
        <w:t xml:space="preserve">locally advanced unresectable/metastatic solid tumors </w:t>
      </w:r>
      <w:r w:rsidRPr="00380B7E">
        <w:t xml:space="preserve">who received </w:t>
      </w:r>
      <w:r w:rsidR="0043757B">
        <w:t>sac</w:t>
      </w:r>
      <w:r w:rsidR="009B668E">
        <w:t>-TMT</w:t>
      </w:r>
      <w:r w:rsidRPr="00380B7E">
        <w:t xml:space="preserve"> </w:t>
      </w:r>
      <w:r>
        <w:t xml:space="preserve">monotherapy </w:t>
      </w:r>
      <w:r w:rsidRPr="00380B7E">
        <w:t xml:space="preserve">doses of 2 to 6 mg/kg </w:t>
      </w:r>
      <w:r>
        <w:t>q2w in Study</w:t>
      </w:r>
      <w:r w:rsidRPr="00380B7E">
        <w:t xml:space="preserve"> </w:t>
      </w:r>
      <w:r>
        <w:t>KL264-01 (</w:t>
      </w:r>
      <w:r w:rsidRPr="00380B7E">
        <w:t>MK-2870-001</w:t>
      </w:r>
      <w:r>
        <w:t xml:space="preserve">, </w:t>
      </w:r>
      <w:r w:rsidR="00FF4037">
        <w:t>DCO:</w:t>
      </w:r>
      <w:r>
        <w:t xml:space="preserve"> </w:t>
      </w:r>
      <w:r w:rsidR="008C6F2B">
        <w:t>15</w:t>
      </w:r>
      <w:r w:rsidR="00C27E3F">
        <w:rPr>
          <w:vertAlign w:val="subscript"/>
        </w:rPr>
        <w:noBreakHyphen/>
      </w:r>
      <w:r w:rsidR="00C379AF" w:rsidRPr="00B24627">
        <w:t>JAN</w:t>
      </w:r>
      <w:r w:rsidR="00FF4037">
        <w:rPr>
          <w:vertAlign w:val="subscript"/>
        </w:rPr>
        <w:noBreakHyphen/>
      </w:r>
      <w:r w:rsidR="00C379AF" w:rsidRPr="00B24627">
        <w:t>202</w:t>
      </w:r>
      <w:r w:rsidR="00C379AF">
        <w:t>4</w:t>
      </w:r>
      <w:r>
        <w:t>)</w:t>
      </w:r>
      <w:r w:rsidRPr="00380B7E">
        <w:t>.</w:t>
      </w:r>
      <w:r w:rsidRPr="00893DA9">
        <w:t xml:space="preserve"> The </w:t>
      </w:r>
      <w:r w:rsidR="00481AF8">
        <w:t>528</w:t>
      </w:r>
      <w:r>
        <w:t> </w:t>
      </w:r>
      <w:r w:rsidRPr="00893DA9">
        <w:t xml:space="preserve">participants comprised </w:t>
      </w:r>
      <w:bookmarkStart w:id="236" w:name="OLE_LINK16"/>
      <w:bookmarkStart w:id="237" w:name="OLE_LINK17"/>
      <w:r w:rsidRPr="00893DA9">
        <w:t xml:space="preserve">4 participants in the 2 mg/kg group, </w:t>
      </w:r>
      <w:r>
        <w:t>7</w:t>
      </w:r>
      <w:r w:rsidR="00481AF8">
        <w:t>4</w:t>
      </w:r>
      <w:r w:rsidR="00C27E3F">
        <w:t> </w:t>
      </w:r>
      <w:r w:rsidRPr="00893DA9">
        <w:t>participants in the 4</w:t>
      </w:r>
      <w:r>
        <w:t> </w:t>
      </w:r>
      <w:r w:rsidRPr="00893DA9">
        <w:t xml:space="preserve">mg/kg group, </w:t>
      </w:r>
      <w:r w:rsidR="00481AF8">
        <w:t>438</w:t>
      </w:r>
      <w:r w:rsidRPr="00893DA9">
        <w:t xml:space="preserve"> participants in the 5 mg/kg group, 5 participants in the 5.5 mg/kg group and 7 participants in the 6 mg/kg group. </w:t>
      </w:r>
      <w:r>
        <w:t xml:space="preserve">Out of </w:t>
      </w:r>
      <w:r w:rsidR="00481AF8">
        <w:t>528</w:t>
      </w:r>
      <w:r>
        <w:t xml:space="preserve"> participants, </w:t>
      </w:r>
      <w:r w:rsidR="00481AF8">
        <w:t>485</w:t>
      </w:r>
      <w:r w:rsidR="00C27E3F">
        <w:t> </w:t>
      </w:r>
      <w:r>
        <w:t>(9</w:t>
      </w:r>
      <w:r w:rsidR="00481AF8">
        <w:t>1</w:t>
      </w:r>
      <w:r>
        <w:t>.</w:t>
      </w:r>
      <w:r w:rsidR="00481AF8">
        <w:t>9</w:t>
      </w:r>
      <w:r>
        <w:t xml:space="preserve">%) were Asian, </w:t>
      </w:r>
      <w:r w:rsidR="00481AF8">
        <w:t>35</w:t>
      </w:r>
      <w:r>
        <w:t> (</w:t>
      </w:r>
      <w:r w:rsidR="00481AF8">
        <w:t>6.6</w:t>
      </w:r>
      <w:r>
        <w:t>%) were White, 3 (0.</w:t>
      </w:r>
      <w:r w:rsidR="00481AF8">
        <w:t>6</w:t>
      </w:r>
      <w:r>
        <w:t>%) were Black or African American</w:t>
      </w:r>
      <w:r w:rsidR="00481AF8">
        <w:t>, while 5 (0.9%) were identified as Other/Multiple races</w:t>
      </w:r>
      <w:r>
        <w:t>.</w:t>
      </w:r>
      <w:bookmarkEnd w:id="236"/>
      <w:bookmarkEnd w:id="237"/>
      <w:r>
        <w:t xml:space="preserve"> </w:t>
      </w:r>
      <w:bookmarkStart w:id="238" w:name="_Hlk178838467"/>
      <w:r w:rsidR="00035E8B">
        <w:t xml:space="preserve">The observed incidence of treatment </w:t>
      </w:r>
      <w:r w:rsidR="00035E8B">
        <w:lastRenderedPageBreak/>
        <w:t>emergent ADA across 2</w:t>
      </w:r>
      <w:r w:rsidR="00C27E3F">
        <w:t xml:space="preserve"> to </w:t>
      </w:r>
      <w:r w:rsidR="00035E8B">
        <w:t>6 mg/kg q2w is 24.9% (116 positive participants out of 465</w:t>
      </w:r>
      <w:r w:rsidR="00C27E3F">
        <w:t> </w:t>
      </w:r>
      <w:r w:rsidR="00035E8B">
        <w:t>evaluable participants).</w:t>
      </w:r>
      <w:bookmarkEnd w:id="238"/>
      <w:r>
        <w:t xml:space="preserve"> ADA positivity, age </w:t>
      </w:r>
      <w:r w:rsidRPr="00380B7E">
        <w:t>(range: 24 to 80 years)</w:t>
      </w:r>
      <w:r>
        <w:t>, or sex (</w:t>
      </w:r>
      <w:r w:rsidRPr="00910C54">
        <w:t>5</w:t>
      </w:r>
      <w:r w:rsidR="00481AF8">
        <w:t>2.1</w:t>
      </w:r>
      <w:r w:rsidRPr="00910C54">
        <w:t>%</w:t>
      </w:r>
      <w:r>
        <w:t xml:space="preserve"> female) </w:t>
      </w:r>
      <w:r w:rsidRPr="00380B7E">
        <w:t xml:space="preserve">had no clinically important </w:t>
      </w:r>
      <w:r>
        <w:t>impact</w:t>
      </w:r>
      <w:r w:rsidRPr="00380B7E">
        <w:t xml:space="preserve"> on the PK of ADC and </w:t>
      </w:r>
      <w:r w:rsidR="00481AF8">
        <w:t>free</w:t>
      </w:r>
      <w:r w:rsidRPr="00380B7E">
        <w:t xml:space="preserve"> payload</w:t>
      </w:r>
      <w:r>
        <w:t xml:space="preserve">; </w:t>
      </w:r>
      <w:r w:rsidR="003A04D9">
        <w:t xml:space="preserve">sac-TMT </w:t>
      </w:r>
      <w:r>
        <w:t>ADC exposures were shown to be similar across solid tumors [</w:t>
      </w:r>
      <w:r w:rsidR="00E45E19" w:rsidRPr="00CB47E6">
        <w:t xml:space="preserve">Figure </w:t>
      </w:r>
      <w:r w:rsidR="00E45E19">
        <w:rPr>
          <w:noProof/>
        </w:rPr>
        <w:t>5</w:t>
      </w:r>
      <w:r>
        <w:t xml:space="preserve">]. </w:t>
      </w:r>
      <w:r w:rsidR="00481AF8">
        <w:t>Race was not formally assessed as a covariate in the current popPK analysis due to the low incidence of non-</w:t>
      </w:r>
      <w:r w:rsidR="0064027B">
        <w:t>A</w:t>
      </w:r>
      <w:r w:rsidR="00481AF8">
        <w:t>sian (8.</w:t>
      </w:r>
      <w:r w:rsidR="00035E8B">
        <w:t>1</w:t>
      </w:r>
      <w:r w:rsidR="00481AF8">
        <w:t>%) participants.</w:t>
      </w:r>
      <w:r w:rsidR="001E1063">
        <w:t xml:space="preserve"> However,</w:t>
      </w:r>
      <w:r w:rsidR="001E1063" w:rsidRPr="001E1063">
        <w:t xml:space="preserve"> </w:t>
      </w:r>
      <w:r w:rsidR="001E1063">
        <w:t xml:space="preserve">the </w:t>
      </w:r>
      <w:r w:rsidR="001E1063" w:rsidRPr="001E1063">
        <w:t xml:space="preserve">previous analysis </w:t>
      </w:r>
      <w:r w:rsidR="001E1063">
        <w:t>(</w:t>
      </w:r>
      <w:r w:rsidR="00FF4037">
        <w:t>DCO:</w:t>
      </w:r>
      <w:r w:rsidR="001E1063">
        <w:t xml:space="preserve"> </w:t>
      </w:r>
      <w:r w:rsidR="00AB479D">
        <w:t>1</w:t>
      </w:r>
      <w:r w:rsidR="001E1063">
        <w:t>2-APRIL-2023) which included a higher proportion of non-</w:t>
      </w:r>
      <w:r w:rsidR="0064027B">
        <w:t>A</w:t>
      </w:r>
      <w:r w:rsidR="001E1063">
        <w:t xml:space="preserve">sian participants </w:t>
      </w:r>
      <w:r w:rsidR="001E1063" w:rsidRPr="001E1063">
        <w:t>ha</w:t>
      </w:r>
      <w:r w:rsidR="00AB479D">
        <w:t>s</w:t>
      </w:r>
      <w:r w:rsidR="001E1063" w:rsidRPr="001E1063">
        <w:t xml:space="preserve"> shown race did not have a clinically </w:t>
      </w:r>
      <w:r w:rsidR="00AB479D">
        <w:t xml:space="preserve">important </w:t>
      </w:r>
      <w:r w:rsidR="001E1063" w:rsidRPr="001E1063">
        <w:t xml:space="preserve">impact on the PK of </w:t>
      </w:r>
      <w:r w:rsidR="0064027B">
        <w:t xml:space="preserve">the sac-TMT </w:t>
      </w:r>
      <w:r w:rsidR="001E1063" w:rsidRPr="001E1063">
        <w:t>ADC</w:t>
      </w:r>
      <w:r w:rsidR="00AB479D">
        <w:t xml:space="preserve"> </w:t>
      </w:r>
      <w:r w:rsidR="001E1063" w:rsidRPr="001E1063">
        <w:t>and free payload.</w:t>
      </w:r>
      <w:r w:rsidR="00481AF8">
        <w:t xml:space="preserve"> </w:t>
      </w:r>
      <w:r>
        <w:t>T</w:t>
      </w:r>
      <w:r w:rsidRPr="00380B7E">
        <w:t xml:space="preserve">he PK profiles and exposures of </w:t>
      </w:r>
      <w:r w:rsidR="0064027B">
        <w:t xml:space="preserve">sac-TMT </w:t>
      </w:r>
      <w:r w:rsidRPr="00380B7E">
        <w:t xml:space="preserve">ADC and </w:t>
      </w:r>
      <w:r w:rsidR="003A5E23">
        <w:t>free</w:t>
      </w:r>
      <w:r w:rsidRPr="00380B7E">
        <w:t xml:space="preserve"> payload were linear within the dose range from 2 to 6</w:t>
      </w:r>
      <w:r>
        <w:t> </w:t>
      </w:r>
      <w:r w:rsidRPr="00380B7E">
        <w:t xml:space="preserve">mg/kg </w:t>
      </w:r>
      <w:r>
        <w:t>q2w</w:t>
      </w:r>
      <w:r w:rsidRPr="00380B7E">
        <w:t>.</w:t>
      </w:r>
    </w:p>
    <w:p ns2:paraId="4993C55E" ns2:textId="33F0DB38" w:rsidR="004666C8" w:rsidRDefault="004666C8" w:rsidP="00CB51A5">
      <w:pPr>
        <w:pStyle w:val="Paragraph"/>
      </w:pPr>
      <w:del w:id="9393" w:author="GoldenCorpusHarness" w:date="2026-03-28T21:57:55Z">
        <w:r>
          <w:delText>Following the development of the popPK model, the estimated PK parameters were used to simulate sac-TMT ADC, TAb, and free payload concentrations expected at steady state after dose administrations of sac-TMT doses of 4 mg/kg and 5 mg/kg to a virtual population of 1000 participants sampled from the original PK dataset. Summary of simulation results for 100 trials and average exposures per cycle is shown in [Table 18].</w:delText>
        </w:r>
      </w:del>
    </w:p>
    <w:p ns2:paraId="74EB0661" ns2:textId="5159CE8B" w:rsidR="00CC00BB" w:rsidRDefault="007243AD" w:rsidP="00CC00BB">
      <w:pPr>
        <w:pStyle w:val="Paragraph"/>
      </w:pPr>
      <w:del w:id="9394" w:author="GoldenCorpusHarness" w:date="2026-03-28T21:57:55Z">
        <w:r>
          <w:delText>Post hoc exposure estimates (Cmax, AUC, and Ctrough) from the participants included in the popPK model were correlated to efficacy, safety, and tolerability endpoints using logistic regression. A total of 71 participants with TNBC and 82 participants with NSCLC were included in the exposure-response analysis datasets. In gen</w:delText>
        </w:r>
      </w:del>
      <w:ins w:id="9395" w:author="GoldenCorpusHarness" w:date="2026-03-28T21:57:55Z">
        <w:r>
          <w:t>Ov</w:t>
        </w:r>
      </w:ins>
      <w:r>
        <w:t>eral</w:t>
      </w:r>
      <w:del w:id="9396" w:author="GoldenCorpusHarness" w:date="2026-03-28T21:57:55Z">
        <w:r>
          <w:delText>,</w:delText>
        </w:r>
      </w:del>
      <w:ins w:id="9397" w:author="GoldenCorpusHarness" w:date="2026-03-28T21:57:55Z">
        <w:r>
          <w:t>l</w:t>
        </w:r>
      </w:ins>
      <w:r>
        <w:t xml:space="preserve"> </w:t>
      </w:r>
      <w:del w:id="9398" w:author="GoldenCorpusHarness" w:date="2026-03-28T21:57:55Z">
        <w:r>
          <w:delText>the PK data s</w:delText>
        </w:r>
      </w:del>
      <w:ins w:id="9399" w:author="GoldenCorpusHarness" w:date="2026-03-28T21:57:55Z">
        <w:r>
          <w:t>S</w:t>
        </w:r>
      </w:ins>
      <w:r>
        <w:t>u</w:t>
      </w:r>
      <w:del w:id="9400" w:author="GoldenCorpusHarness" w:date="2026-03-28T21:57:55Z">
        <w:r>
          <w:delText>ggests that there is a positive trend tow</w:delText>
        </w:r>
      </w:del>
      <w:ins w:id="9401" w:author="GoldenCorpusHarness" w:date="2026-03-28T21:57:55Z">
        <w:r>
          <w:t>mm</w:t>
        </w:r>
      </w:ins>
      <w:r>
        <w:t>ar</w:t>
      </w:r>
      <w:del w:id="9402" w:author="GoldenCorpusHarness" w:date="2026-03-28T21:57:55Z">
        <w:r>
          <w:delText>ds PK exposures and response: increasing Ctrough values were associated with an increased probabilit</w:delText>
        </w:r>
      </w:del>
      <w:r>
        <w:t xml:space="preserve">y of </w:t>
      </w:r>
      <w:del w:id="9403" w:author="GoldenCorpusHarness" w:date="2026-03-28T21:57:55Z">
        <w:r>
          <w:delText>achieving an antitumor response (ORR and DCR) [Figure 6] and [Figure 7], while increasing Cmax values were associated with increased incidence of Grade 3 or higher AEs, and increased dose modifications and dose interruptions [Figure 8], [Figure 9], [Figure 10] and [Figure 11]. Across the entire range of exposures of sac-</w:delText>
        </w:r>
      </w:del>
      <w:r>
        <w:t>T</w:t>
      </w:r>
      <w:del w:id="9404" w:author="GoldenCorpusHarness" w:date="2026-03-28T21:57:55Z">
        <w:r>
          <w:delText>MT at doses 2 mg/kg to 6 mg/kg q2w investigated in the dose-escalation and expansion cohorts of MK-2870-001, participants treated with 4 mg/kg q2w present sac-TMT ADC Ctrough concentrations within first, second, and third quartiles, while participants treated with 5 mg/kg q2w present sac-TMT ADC Ctrough concentrations throughout the 4 quartiles. These sac-TMT ADC Ctrough concentrations led to median predicted probabilities of CBOR in TNBC ranging from 0.26 to 0.33 for participants treated with 4 mg/kg q2w and from 0.26 to 0.38 for participants treated with 5 mg/kg q2w. Additionally, the median predicted probabilities of CBOR in EGFR wild-type NSCLC ranged from 0.11 to 0.15 for participants treated with 4 mg/kg q2w and from 0.11 to 0.17 for participants treated with 5 mg/kg q2w. Taken together, 5 mg/kg q2w of sac-TMT monotherapy may suggest a higher probability of response along with possibly increased t</w:delText>
        </w:r>
      </w:del>
      <w:r>
        <w:t>oxic</w:t>
      </w:r>
      <w:del w:id="9405" w:author="GoldenCorpusHarness" w:date="2026-03-28T21:57:55Z">
        <w:r>
          <w:delText>ity. 4 m</w:delText>
        </w:r>
      </w:del>
      <w:ins w:id="9406" w:author="GoldenCorpusHarness" w:date="2026-03-28T21:57:55Z">
        <w:r>
          <w:t>olo</w:t>
        </w:r>
      </w:ins>
      <w:r>
        <w:t>g</w:t>
      </w:r>
      <w:del w:id="9407" w:author="GoldenCorpusHarness" w:date="2026-03-28T21:57:55Z">
        <w:r>
          <w:delText>/kg q2w of sac-TMT monotherap</w:delText>
        </w:r>
      </w:del>
      <w:r>
        <w:t xml:space="preserve">y </w:t>
      </w:r>
      <w:del w:id="9408" w:author="GoldenCorpusHarness" w:date="2026-03-28T21:57:55Z">
        <w:r>
          <w:delText>may allow achieving good response r</w:delText>
        </w:r>
      </w:del>
      <w:ins w:id="9409" w:author="GoldenCorpusHarness" w:date="2026-03-28T21:57:55Z">
        <w:r>
          <w:t>D</w:t>
        </w:r>
      </w:ins>
      <w:r>
        <w:t>at</w:t>
      </w:r>
      <w:del w:id="9410" w:author="GoldenCorpusHarness" w:date="2026-03-28T21:57:55Z">
        <w:r>
          <w:delText>es while m</w:delText>
        </w:r>
      </w:del>
      <w:r>
        <w:t>a</w:t>
      </w:r>
      <w:del w:id="9411" w:author="GoldenCorpusHarness" w:date="2026-03-28T21:57:55Z">
        <w:r>
          <w:delText>intaining relative improved tolerability (see Figure 6, Figure 7, Figure 8 Figure 9, Figure 10, and Figure 11).</w:delText>
        </w:r>
      </w:del>
    </w:p>
    <w:p ns2:paraId="44D5E232" ns2:textId="1C7EC344" w:rsidR="00CB47E6" w:rsidRPr="00CB47E6" w:rsidRDefault="009A7949" w:rsidP="00F20006">
      <w:pPr>
        <w:pStyle w:val="FigureTitle"/>
        <w:rPr>
          <w:lang w:eastAsia="zh-CN"/>
        </w:rPr>
      </w:pPr>
      <w:del w:id="9412" w:author="GoldenCorpusHarness" w:date="2026-03-28T21:57:55Z">
        <w:r>
          <w:delText>Fi</w:delText>
        </w:r>
      </w:del>
      <w:ins w:id="9413" w:author="GoldenCorpusHarness" w:date="2026-03-28T21:57:55Z">
        <w:r>
          <w:t>The nonclinical safety profile of sac-TMT was evaluated in repeat-dose IV toxicity studies up to 14 weeks duration in cynomol</w:t>
        </w:r>
      </w:ins>
      <w:r>
        <w:t>gu</w:t>
      </w:r>
      <w:del w:id="9414" w:author="GoldenCorpusHarness" w:date="2026-03-28T21:57:55Z">
        <w:r>
          <w:delText>re 5 Dose Normal</w:delText>
        </w:r>
      </w:del>
      <w:ins w:id="9415" w:author="GoldenCorpusHarness" w:date="2026-03-28T21:57:55Z">
        <w:r>
          <w:t>s monkeys. Additional studies with sac-TMT were conducted in human</w:t>
        </w:r>
      </w:ins>
      <w:r>
        <w:t xml:space="preserve">ized </w:t>
      </w:r>
      <w:ins w:id="9416" w:author="GoldenCorpusHarness" w:date="2026-03-28T21:57:55Z">
        <w:r>
          <w:t>TRO</w:t>
        </w:r>
      </w:ins>
      <w:r>
        <w:t>P</w:t>
      </w:r>
      <w:ins w:id="9417" w:author="GoldenCorpusHarness" w:date="2026-03-28T21:57:55Z">
        <w:r>
          <w:t xml:space="preserve">2 </w:t>
        </w:r>
      </w:ins>
      <w:r>
        <w:t>K</w:t>
      </w:r>
      <w:del w:id="9418" w:author="GoldenCorpusHarness" w:date="2026-03-28T21:57:55Z">
        <w:r>
          <w:delText xml:space="preserve"> </w:delText>
        </w:r>
      </w:del>
      <w:ins w:id="9419" w:author="GoldenCorpusHarness" w:date="2026-03-28T21:57:55Z">
        <w:r>
          <w:t>I mice by I-V</w:t>
        </w:r>
      </w:ins>
      <w:r>
        <w:t>E</w:t>
      </w:r>
      <w:del w:id="9420" w:author="GoldenCorpusHarness" w:date="2026-03-28T21:57:55Z">
        <w:r>
          <w:delText xml:space="preserve">xposures for </w:delText>
        </w:r>
      </w:del>
      <w:r>
        <w:t>S</w:t>
      </w:r>
      <w:del w:id="9421" w:author="GoldenCorpusHarness" w:date="2026-03-28T21:57:55Z">
        <w:r>
          <w:delText>ac-TMT AD</w:delText>
        </w:r>
      </w:del>
      <w:ins w:id="9422" w:author="GoldenCorpusHarness" w:date="2026-03-28T21:57:55Z">
        <w:r>
          <w:t>I</w:t>
        </w:r>
      </w:ins>
      <w:r>
        <w:t xml:space="preserve">C </w:t>
      </w:r>
      <w:del w:id="9423" w:author="GoldenCorpusHarness" w:date="2026-03-28T21:57:55Z">
        <w:r>
          <w:delText>in Participants with Solid Tumors</w:delText>
        </w:r>
      </w:del>
      <w:ins w:id="9424" w:author="GoldenCorpusHarness" w:date="2026-03-28T21:57:55Z">
        <w:r>
          <w:t>administration to evaluate local tolerability of the urinary bladder.</w:t>
        </w:r>
      </w:ins>
    </w:p>
    <w:p ns2:paraId="2FFE0F0C" ns2:textId="77777777" w:rsidR="00E90566" w:rsidRDefault="000B5921" w:rsidP="00E90566">
      <w:pPr>
        <w:pStyle w:val="TableFootnote"/>
      </w:pPr>
      <w:del w:id="9425" w:author="GoldenCorpusHarness" w:date="2026-03-28T21:57:55Z">
        <w:r>
          <w:delText>ADC=sac</w:delText>
        </w:r>
      </w:del>
      <w:ins w:id="9426" w:author="GoldenCorpusHarness" w:date="2026-03-28T21:57:55Z">
        <w:r>
          <w:t>The nonclinical safety profile of the payload (KL610023) alone was evaluated in: 1) in vitro and rat in vivo genotoxicity assays; 2) rat repeat</w:t>
        </w:r>
      </w:ins>
      <w:r>
        <w:t>-</w:t>
      </w:r>
      <w:del w:id="9427" w:author="GoldenCorpusHarness" w:date="2026-03-28T21:57:55Z">
        <w:r>
          <w:delText>TMT anti</w:delText>
        </w:r>
      </w:del>
      <w:ins w:id="9428" w:author="GoldenCorpusHarness" w:date="2026-03-28T21:57:55Z">
        <w:r>
          <w:t>dose IV toxicity studies up to 4 week duration; 3) rat phototoxicity study; and 4) rat em</w:t>
        </w:r>
      </w:ins>
      <w:r>
        <w:t>b</w:t>
      </w:r>
      <w:del w:id="9429" w:author="GoldenCorpusHarness" w:date="2026-03-28T21:57:55Z">
        <w:r>
          <w:delText>ody</w:delText>
        </w:r>
      </w:del>
      <w:ins w:id="9430" w:author="GoldenCorpusHarness" w:date="2026-03-28T21:57:55Z">
        <w:r>
          <w:t>ryo</w:t>
        </w:r>
      </w:ins>
      <w:r>
        <w:t>-</w:t>
      </w:r>
      <w:del w:id="9431" w:author="GoldenCorpusHarness" w:date="2026-03-28T21:57:55Z">
        <w:r>
          <w:delText>drug conjugate; AUC=area under the concentration ti</w:delText>
        </w:r>
      </w:del>
      <w:ins w:id="9432" w:author="GoldenCorpusHarness" w:date="2026-03-28T21:57:55Z">
        <w:r>
          <w:t>fetal develop</w:t>
        </w:r>
      </w:ins>
      <w:r>
        <w:t>me</w:t>
      </w:r>
      <w:del w:id="9433" w:author="GoldenCorpusHarness" w:date="2026-03-28T21:57:55Z">
        <w:r>
          <w:delText xml:space="preserve"> curve; Cmax= maximum plasma concentration; Ctrough= trough concentration BC=HR+/HER2- breast cancer, GC/GEJC=gastric adenocarcinoma/gastroesophageal junction adenocarcinoma; NSCLC= nonsmall cell lung cancer; OC=epithelial ovarian cancer; SCLC=small cell lung cancer; TNBC=triple negative breast cancer</w:delText>
        </w:r>
      </w:del>
      <w:ins w:id="9434" w:author="GoldenCorpusHarness" w:date="2026-03-28T21:57:55Z">
        <w:r>
          <w:t>nt studies</w:t>
        </w:r>
      </w:ins>
      <w:r>
        <w:t>.</w:t>
      </w:r>
      <w:del w:id="9435" w:author="GoldenCorpusHarness" w:date="2026-03-28T21:57:55Z">
        <w:r>
          <w:delText xml:space="preserve"> </w:delText>
        </w:r>
      </w:del>
    </w:p>
    <w:p ns2:paraId="5EC2D299" ns2:textId="6B2971C2" w:rsidR="00B94E73" w:rsidRPr="00710214" w:rsidRDefault="007243AD" w:rsidP="00E90566">
      <w:pPr>
        <w:pStyle w:val="TableFootnote"/>
        <w:rPr>
          <w:rFonts w:eastAsia="TimesNewRoman"/>
        </w:rPr>
      </w:pPr>
      <w:del w:id="9436" w:author="GoldenCorpusHarness" w:date="2026-03-28T21:57:55Z">
        <w:r>
          <w:delText xml:space="preserve">Notes: Black dots represent the </w:delText>
        </w:r>
      </w:del>
      <w:r>
        <w:t>In</w:t>
      </w:r>
      <w:del w:id="9437" w:author="GoldenCorpusHarness" w:date="2026-03-28T21:57:55Z">
        <w:r>
          <w:delText>d</w:delText>
        </w:r>
      </w:del>
      <w:ins w:id="9438" w:author="GoldenCorpusHarness" w:date="2026-03-28T21:57:55Z">
        <w:r>
          <w:t xml:space="preserve"> the p</w:t>
        </w:r>
      </w:ins>
      <w:r>
        <w:t>iv</w:t>
      </w:r>
      <w:del w:id="9439" w:author="GoldenCorpusHarness" w:date="2026-03-28T21:57:55Z">
        <w:r>
          <w:delText>idual Cma</w:delText>
        </w:r>
      </w:del>
      <w:ins w:id="9440" w:author="GoldenCorpusHarness" w:date="2026-03-28T21:57:55Z">
        <w:r>
          <w:t>otal 7-week (q2w, up to 4 doses) and 14week (q2w, total of 8 doses) repeatdose IV to</w:t>
        </w:r>
      </w:ins>
      <w:r>
        <w:t>x</w:t>
      </w:r>
      <w:del w:id="9441" w:author="GoldenCorpusHarness" w:date="2026-03-28T21:57:55Z">
        <w:r>
          <w:delText>, Ctrough, and AUC predicted based on individual post-hoc parameters from the</w:delText>
        </w:r>
      </w:del>
      <w:ins w:id="9442" w:author="GoldenCorpusHarness" w:date="2026-03-28T21:57:55Z">
        <w:r>
          <w:t>icity studies in monkeys,</w:t>
        </w:r>
      </w:ins>
      <w:r>
        <w:t xml:space="preserve"> sac-TMT </w:t>
      </w:r>
      <w:del w:id="9443" w:author="GoldenCorpusHarness" w:date="2026-03-28T21:57:55Z">
        <w:r>
          <w:delText>ADC semi</w:delText>
        </w:r>
      </w:del>
      <w:ins w:id="9444" w:author="GoldenCorpusHarness" w:date="2026-03-28T21:57:55Z">
        <w:r>
          <w:t>was generally well tolerated at doses ≤50 mg/kg/dose in the 7</w:t>
        </w:r>
      </w:ins>
      <w:r>
        <w:t>-</w:t>
      </w:r>
      <w:del w:id="9445" w:author="GoldenCorpusHarness" w:date="2026-03-28T21:57:55Z">
        <w:r>
          <w:delText>mechanistic popPK model after a single</w:delText>
        </w:r>
      </w:del>
      <w:ins w:id="9446" w:author="GoldenCorpusHarness" w:date="2026-03-28T21:57:55Z">
        <w:r>
          <w:t>week study and ≤25 mg/kg/dose in the 14-week study. The toxicity profile of</w:t>
        </w:r>
      </w:ins>
      <w:r>
        <w:t xml:space="preserve"> sac-TMT </w:t>
      </w:r>
      <w:del w:id="9447" w:author="GoldenCorpusHarness" w:date="2026-03-28T21:57:55Z">
        <w:r>
          <w:delText>dose</w:delText>
        </w:r>
      </w:del>
      <w:ins w:id="9448" w:author="GoldenCorpusHarness" w:date="2026-03-28T21:57:55Z">
        <w:r>
          <w:t>was similar in both monkey toxicity studies with the primary target organs of toxicity including skin (discoloration, epidermal pigmentation, and/or hair follicle atrophy), thymus (decreased lymphocyte in cortex), GI system (chronic inflammation, villi atrophy, and hypertrophy/hyperplasia of the jejunum and/or ileum, crypt dilation of cecum), hematopoietic system (decreased WBC, RBC, RET, hemoglobin and/or hematocrit, decreased hematopoietic cells in bone marrow), and/or vagina (epithelium atrophy)</w:t>
        </w:r>
      </w:ins>
      <w:r>
        <w:t xml:space="preserve">. </w:t>
      </w:r>
      <w:ins w:id="9449" w:author="GoldenCorpusHarness" w:date="2026-03-28T21:57:55Z">
        <w:r>
          <w:t xml:space="preserve">All these findings were dose-dependent and reversible following a 4-week recovery period. </w:t>
        </w:r>
      </w:ins>
      <w:r>
        <w:t xml:space="preserve">The </w:t>
      </w:r>
      <w:del w:id="9450" w:author="GoldenCorpusHarness" w:date="2026-03-28T21:57:55Z">
        <w:r>
          <w:delText>median is represented</w:delText>
        </w:r>
      </w:del>
      <w:ins w:id="9451" w:author="GoldenCorpusHarness" w:date="2026-03-28T21:57:55Z">
        <w:r>
          <w:t>generation of ADA at doses ≤50 mg/kg was associated with some decreases in the ADC exposure (mainly at low dose)</w:t>
        </w:r>
      </w:ins>
      <w:r>
        <w:t xml:space="preserve"> b</w:t>
      </w:r>
      <w:del w:id="9452" w:author="GoldenCorpusHarness" w:date="2026-03-28T21:57:55Z">
        <w:r>
          <w:delText>y the horizontal line in the middle of each bo</w:delText>
        </w:r>
      </w:del>
      <w:ins w:id="9453" w:author="GoldenCorpusHarness" w:date="2026-03-28T21:57:55Z">
        <w:r>
          <w:t>ut sufficient e</w:t>
        </w:r>
      </w:ins>
      <w:r>
        <w:t>x</w:t>
      </w:r>
      <w:ins w:id="9454" w:author="GoldenCorpusHarness" w:date="2026-03-28T21:57:55Z">
        <w:r>
          <w:t>posure maintained over the course of the studies</w:t>
        </w:r>
      </w:ins>
      <w:r>
        <w:t xml:space="preserve">. </w:t>
      </w:r>
      <w:ins w:id="9455" w:author="GoldenCorpusHarness" w:date="2026-03-28T21:57:55Z">
        <w:r>
          <w:t>Excluding the death of one animal associated with acute anaphylactoid reaction at 10 mg/kg/dose in Week 14, the HNS</w:t>
        </w:r>
      </w:ins>
      <w:r>
        <w:t>T</w:t>
      </w:r>
      <w:del w:id="9456" w:author="GoldenCorpusHarness" w:date="2026-03-28T21:57:55Z">
        <w:r>
          <w:delText>he upper and lower sides of the box plot represent the</w:delText>
        </w:r>
      </w:del>
      <w:ins w:id="9457" w:author="GoldenCorpusHarness" w:date="2026-03-28T21:57:55Z">
        <w:r>
          <w:t>D in the 14-week study was</w:t>
        </w:r>
      </w:ins>
      <w:r>
        <w:t xml:space="preserve"> 25</w:t>
      </w:r>
      <w:del w:id="9458" w:author="GoldenCorpusHarness" w:date="2026-03-28T21:57:55Z">
        <w:r>
          <w:delText>th and 7</w:delText>
        </w:r>
      </w:del>
      <w:ins w:id="9459" w:author="GoldenCorpusHarness" w:date="2026-03-28T21:57:55Z">
        <w:r>
          <w:t xml:space="preserve"> mg/kg/dose, corresponding to 2.1- to 2.6-fold and 2.4- to 3-fold the simulated human exposure at </w:t>
        </w:r>
      </w:ins>
      <w:r>
        <w:t>5</w:t>
      </w:r>
      <w:del w:id="9460" w:author="GoldenCorpusHarness" w:date="2026-03-28T21:57:55Z">
        <w:r>
          <w:delText>th percentiles (the lower and upper</w:delText>
        </w:r>
      </w:del>
      <w:ins w:id="9461" w:author="GoldenCorpusHarness" w:date="2026-03-28T21:57:55Z">
        <w:r>
          <w:t xml:space="preserve"> and 4 mg/kg</w:t>
        </w:r>
      </w:ins>
      <w:r>
        <w:t xml:space="preserve"> q</w:t>
      </w:r>
      <w:del w:id="9462" w:author="GoldenCorpusHarness" w:date="2026-03-28T21:57:55Z">
        <w:r>
          <w:delText>uartiles</w:delText>
        </w:r>
      </w:del>
      <w:ins w:id="9463" w:author="GoldenCorpusHarness" w:date="2026-03-28T21:57:55Z">
        <w:r>
          <w:t>2w for the payload and sac-TMT</w:t>
        </w:r>
      </w:ins>
      <w:r>
        <w:t>, respectively</w:t>
      </w:r>
      <w:del w:id="9464" w:author="GoldenCorpusHarness" w:date="2026-03-28T21:57:55Z">
        <w:r>
          <w:delText>)</w:delText>
        </w:r>
      </w:del>
      <w:ins w:id="9465" w:author="GoldenCorpusHarness" w:date="2026-03-28T21:57:55Z">
        <w:r>
          <w:t xml:space="preserve"> [Table 13]</w:t>
        </w:r>
      </w:ins>
      <w:r>
        <w:t>.</w:t>
      </w:r>
      <w:del w:id="9466" w:author="GoldenCorpusHarness" w:date="2026-03-28T21:57:55Z">
        <w:r>
          <w:delText xml:space="preserve"> The bars extending from the ends of the box to the outermost data represent 1.5 × (the upper or lower interquartile range).Cutoff date: PK 15-JAN-2024.</w:delText>
        </w:r>
      </w:del>
    </w:p>
    <w:p ns2:paraId="154BD121" ns2:textId="77777777" w:rsidR="007243AD" w:rsidRDefault="007243AD" w:rsidP="007243AD">
      <w:pPr>
        <w:pStyle w:val="Paragraph"/>
      </w:pPr>
      <w:ins w:id="9467" w:author="GoldenCorpusHarness" w:date="2026-03-28T21:57:55Z">
        <w:r>
          <w:t>Sacituzumab, the anti-TROP2 antibody component of sac-TMT, was not associated with any toxicity, and the NOAEL for mAb alone was 75 mg/kg/dose in the 7-week monkey repeat-dose IV toxicity study.</w:t>
        </w:r>
      </w:ins>
    </w:p>
    <w:p ns2:paraId="18A2995C" ns2:textId="77777777" w:rsidR="007243AD" w:rsidRPr="005F249F" w:rsidRDefault="007243AD" w:rsidP="007243AD">
      <w:pPr>
        <w:pStyle w:val="Paragraph"/>
        <w:sectPr w:rsidR="007243AD" w:rsidRPr="005F249F" w:rsidSect="007243AD">
          <w:headerReference w:type="default" ns3:id="rId29"/>
          <w:footerReference w:type="default" ns3:id="rId30"/>
          <w:pgSz w:w="12240" w:h="15840"/>
          <w:pgMar w:top="1440" w:right="1440" w:bottom="1440" w:left="1800" w:header="720" w:footer="720" w:gutter="0"/>
          <w:cols w:space="720"/>
          <w:docGrid w:linePitch="326"/>
        </w:sectPr>
      </w:pPr>
      <w:ins w:id="9468" w:author="GoldenCorpusHarness" w:date="2026-03-28T21:57:55Z">
        <w:r>
          <w:t>There was no mortality in the rat 4-week repeat-dose study up to the highest dose of 15 mg/kg KL610143 (prodrug for payload). The main toxicity findings included effects on the hematopoietic system (decreased RBCs, hemoglobin and hematocrit, and increased RET), decreased testes weight, mild to moderate degeneration/atrophy of tubules in the testes, minimal to mild cellular debris in lumen of the epididymis, and minimal to mild axonal degeneration of the sciatic nerve. Findings were dose-dependent and reversible for hematopoietic effects, while lesions in epididymis and sciatic nerve showed a trend towards recovery but were still present at the end of 4-week recovery phase. The NOAEL for this study was 5 mg/kg/dose (equivalent to 4.12 mg/kg KL610023) corresponding to approximately 1-fold the simulated human exposure at 4 or 5 mg/kg q2w for KL610023.</w:t>
        </w:r>
      </w:ins>
    </w:p>
    <w:p ns2:paraId="13C1F875" ns2:textId="3B244DB6" w:rsidR="006165B8" w:rsidRDefault="006165B8" w:rsidP="009A7949">
      <w:pPr>
        <w:pStyle w:val="TableTitle"/>
      </w:pPr>
      <w:r>
        <w:t>T</w:t>
      </w:r>
      <w:del w:id="9469" w:author="GoldenCorpusHarness" w:date="2026-03-28T21:57:55Z">
        <w:r>
          <w:delText>a</w:delText>
        </w:r>
      </w:del>
      <w:ins w:id="9470" w:author="GoldenCorpusHarness" w:date="2026-03-28T21:57:55Z">
        <w:r>
          <w:t>he toxicologically relevant findings o</w:t>
        </w:r>
      </w:ins>
      <w:r>
        <w:t>b</w:t>
      </w:r>
      <w:del w:id="9471" w:author="GoldenCorpusHarness" w:date="2026-03-28T21:57:55Z">
        <w:r>
          <w:delText xml:space="preserve">le </w:delText>
        </w:r>
      </w:del>
      <w:ins w:id="9472" w:author="GoldenCorpusHarness" w:date="2026-03-28T21:57:55Z">
        <w:r>
          <w:t>served in cynomolgus monkeys administered sacTMT were attributed mainly to the topoisomerase I inhibitor payload, known to target rapidly dividing cells (eg, GI and lympho-hematopoietic system). The observed toxicity in the skin, that has relatively high TROP2 expression, resulted likely from the enriched payload exposure delivered by binding of sac-TMT to the skin tissues [</w:t>
        </w:r>
      </w:ins>
      <w:r>
        <w:t>1</w:t>
      </w:r>
      <w:ins w:id="9473" w:author="GoldenCorpusHarness" w:date="2026-03-28T21:57:55Z">
        <w:r>
          <w:t>2]. Additional target organs (testes, epididymis, and sciatic nerve) in the rat repeat-dose toxicity study were likely due to the higher payload equivalent doses in the rat (approximately 12 mg/kg/dose KL610023 from 15 mg/kg/dose of prodrug KL610143) versus those in the monkey (approximately 2 mg/kg KL610023 from 75 mg/kg/dose of sac-TMT). The effects observed in the studies with sac-TMT, or payload alone were similar to the published toxicity profiles of topoisomerase I inhibitors or ADCs using topoisomerase I inhibitor as the payload [4] [5] [6] [7] [</w:t>
        </w:r>
      </w:ins>
      <w:r>
        <w:t>8</w:t>
      </w:r>
      <w:del w:id="9474" w:author="GoldenCorpusHarness" w:date="2026-03-28T21:57:55Z">
        <w:r>
          <w:delText xml:space="preserve">Simulation of Sac-TMT Pharmacokinetic Parameters </w:delText>
        </w:r>
      </w:del>
      <w:ins w:id="9475" w:author="GoldenCorpusHarness" w:date="2026-03-28T21:57:55Z">
        <w:r>
          <w:t>].</w:t>
        </w:r>
      </w:ins>
    </w:p>
    <w:tbl>
      <w:tblPr>
        <w:tblStyle w:val="PlainTable2"/>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9"/>
        <w:gridCol w:w="1446"/>
        <w:gridCol w:w="1325"/>
        <w:gridCol w:w="2849"/>
        <w:gridCol w:w="2974"/>
        <w:gridCol w:w="3067"/>
      </w:tblGrid>
      <w:tr w:rsidR="00BF64BA" w:rsidRPr="00214DDB" ns2:paraId="005976E6" ns2:textId="77777777" w:rsidTr="006165B8">
        <w:trPr>
          <w:cnfStyle w:val="100000000000" w:firstRow="1" w:lastRow="0" w:firstColumn="0" w:lastColumn="0" w:oddVBand="0" w:evenVBand="0" w:oddHBand="0"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487" w:type="pct"/>
            <w:noWrap/>
            <w:vAlign w:val="center"/>
            <w:hideMark/>
          </w:tcPr>
          <w:bookmarkEnd w:id="243"/>
          <w:bookmarkEnd w:id="244"/>
          <w:p ns2:paraId="29E30111" ns2:textId="2D4340B0" w:rsidR="00BF64BA" w:rsidRPr="007B75D3" w:rsidRDefault="009A7949" w:rsidP="00B24627">
            <w:pPr>
              <w:rPr>
                <w:sz w:val="19"/>
                <w:szCs w:val="19"/>
              </w:rPr>
            </w:pPr>
            <w:r w:rsidRPr="007B75D3">
              <w:rPr>
                <w:sz w:val="19"/>
                <w:szCs w:val="19"/>
              </w:rPr>
              <w:t>Analyte</w:t>
            </w:r>
          </w:p>
        </w:tc>
        <w:tc>
          <w:tcPr>
            <w:tcW w:w="550" w:type="pct"/>
            <w:noWrap/>
            <w:vAlign w:val="center"/>
            <w:hideMark/>
          </w:tcPr>
          <w:p ns2:paraId="04ACBD2D" ns2:textId="77777777" w:rsidR="00BF64BA" w:rsidRPr="007B75D3" w:rsidRDefault="00BF64BA" w:rsidP="00711F42">
            <w:pPr>
              <w:jc w:val="center"/>
              <w:cnfStyle w:val="100000000000" w:firstRow="1" w:lastRow="0" w:firstColumn="0" w:lastColumn="0" w:oddVBand="0" w:evenVBand="0" w:oddHBand="0" w:evenHBand="0" w:firstRowFirstColumn="0" w:firstRowLastColumn="0" w:lastRowFirstColumn="0" w:lastRowLastColumn="0"/>
              <w:rPr>
                <w:sz w:val="19"/>
                <w:szCs w:val="19"/>
              </w:rPr>
            </w:pPr>
            <w:r w:rsidRPr="007B75D3">
              <w:rPr>
                <w:sz w:val="19"/>
                <w:szCs w:val="19"/>
              </w:rPr>
              <w:t>PK Parameter</w:t>
            </w:r>
          </w:p>
        </w:tc>
        <w:tc>
          <w:tcPr>
            <w:tcW w:w="502" w:type="pct"/>
            <w:vAlign w:val="center"/>
            <w:hideMark/>
          </w:tcPr>
          <w:p ns2:paraId="71E20C36" ns2:textId="77777777" w:rsidR="00BF64BA" w:rsidRPr="007B75D3" w:rsidRDefault="00BF64BA" w:rsidP="00711F42">
            <w:pPr>
              <w:jc w:val="center"/>
              <w:cnfStyle w:val="100000000000" w:firstRow="1" w:lastRow="0" w:firstColumn="0" w:lastColumn="0" w:oddVBand="0" w:evenVBand="0" w:oddHBand="0" w:evenHBand="0" w:firstRowFirstColumn="0" w:firstRowLastColumn="0" w:lastRowFirstColumn="0" w:lastRowLastColumn="0"/>
              <w:rPr>
                <w:sz w:val="19"/>
                <w:szCs w:val="19"/>
              </w:rPr>
            </w:pPr>
            <w:r w:rsidRPr="007B75D3">
              <w:rPr>
                <w:sz w:val="19"/>
                <w:szCs w:val="19"/>
              </w:rPr>
              <w:t>Dose (mg/kg)</w:t>
            </w:r>
          </w:p>
        </w:tc>
        <w:tc>
          <w:tcPr>
            <w:tcW w:w="1108" w:type="pct"/>
            <w:vAlign w:val="center"/>
            <w:hideMark/>
          </w:tcPr>
          <w:p ns2:paraId="07FB5B8C" ns2:textId="77777777" w:rsidR="00BF64BA" w:rsidRPr="007B75D3" w:rsidRDefault="00BF64BA" w:rsidP="00711F42">
            <w:pPr>
              <w:jc w:val="center"/>
              <w:cnfStyle w:val="100000000000" w:firstRow="1" w:lastRow="0" w:firstColumn="0" w:lastColumn="0" w:oddVBand="0" w:evenVBand="0" w:oddHBand="0" w:evenHBand="0" w:firstRowFirstColumn="0" w:firstRowLastColumn="0" w:lastRowFirstColumn="0" w:lastRowLastColumn="0"/>
              <w:rPr>
                <w:sz w:val="19"/>
                <w:szCs w:val="19"/>
              </w:rPr>
            </w:pPr>
            <w:r w:rsidRPr="007B75D3">
              <w:rPr>
                <w:sz w:val="19"/>
                <w:szCs w:val="19"/>
              </w:rPr>
              <w:t>Median (95%CI)</w:t>
            </w:r>
          </w:p>
        </w:tc>
        <w:tc>
          <w:tcPr>
            <w:tcW w:w="1158" w:type="pct"/>
            <w:vAlign w:val="center"/>
            <w:hideMark/>
          </w:tcPr>
          <w:p ns2:paraId="50F3BAF0" ns2:textId="77777777" w:rsidR="00BF64BA" w:rsidRPr="007B75D3" w:rsidRDefault="00BF64BA" w:rsidP="00711F42">
            <w:pPr>
              <w:jc w:val="center"/>
              <w:cnfStyle w:val="100000000000" w:firstRow="1" w:lastRow="0" w:firstColumn="0" w:lastColumn="0" w:oddVBand="0" w:evenVBand="0" w:oddHBand="0" w:evenHBand="0" w:firstRowFirstColumn="0" w:firstRowLastColumn="0" w:lastRowFirstColumn="0" w:lastRowLastColumn="0"/>
              <w:rPr>
                <w:sz w:val="19"/>
                <w:szCs w:val="19"/>
              </w:rPr>
            </w:pPr>
            <w:r w:rsidRPr="007B75D3">
              <w:rPr>
                <w:sz w:val="19"/>
                <w:szCs w:val="19"/>
              </w:rPr>
              <w:t>5th percentile (95%CI)</w:t>
            </w:r>
          </w:p>
        </w:tc>
        <w:tc>
          <w:tcPr>
            <w:tcW w:w="1195" w:type="pct"/>
            <w:vAlign w:val="center"/>
            <w:hideMark/>
          </w:tcPr>
          <w:p ns2:paraId="3157620E" ns2:textId="77777777" w:rsidR="00BF64BA" w:rsidRPr="007B75D3" w:rsidRDefault="00BF64BA" w:rsidP="00711F42">
            <w:pPr>
              <w:jc w:val="center"/>
              <w:cnfStyle w:val="100000000000" w:firstRow="1" w:lastRow="0" w:firstColumn="0" w:lastColumn="0" w:oddVBand="0" w:evenVBand="0" w:oddHBand="0" w:evenHBand="0" w:firstRowFirstColumn="0" w:firstRowLastColumn="0" w:lastRowFirstColumn="0" w:lastRowLastColumn="0"/>
              <w:rPr>
                <w:sz w:val="19"/>
                <w:szCs w:val="19"/>
              </w:rPr>
            </w:pPr>
            <w:r w:rsidRPr="007B75D3">
              <w:rPr>
                <w:sz w:val="19"/>
                <w:szCs w:val="19"/>
              </w:rPr>
              <w:t>95th percentile (95%CI)</w:t>
            </w:r>
          </w:p>
        </w:tc>
      </w:tr>
      <w:tr w:rsidR="00BF64BA" w:rsidRPr="00214DDB" ns2:paraId="6D51E80E" ns2:textId="77777777" w:rsidTr="006165B8">
        <w:trPr>
          <w:cnfStyle w:val="000000100000" w:firstRow="0" w:lastRow="0" w:firstColumn="0" w:lastColumn="0" w:oddVBand="0" w:evenVBand="0" w:oddHBand="1" w:evenHBand="0" w:firstRowFirstColumn="0" w:firstRowLastColumn="0" w:lastRowFirstColumn="0" w:lastRowLastColumn="0"/>
          <w:trHeight w:val="431"/>
          <w:jc w:val="center"/>
        </w:trPr>
        <w:tc>
          <w:tcPr>
            <w:cnfStyle w:val="001000000000" w:firstRow="0" w:lastRow="0" w:firstColumn="1" w:lastColumn="0" w:oddVBand="0" w:evenVBand="0" w:oddHBand="0" w:evenHBand="0" w:firstRowFirstColumn="0" w:firstRowLastColumn="0" w:lastRowFirstColumn="0" w:lastRowLastColumn="0"/>
            <w:tcW w:w="487" w:type="pct"/>
            <w:noWrap/>
            <w:vAlign w:val="center"/>
            <w:hideMark/>
          </w:tcPr>
          <w:p ns2:paraId="033317CC" ns2:textId="1E2CA175" w:rsidR="00BF64BA" w:rsidRPr="007B75D3" w:rsidRDefault="003A04D9" w:rsidP="00711F42">
            <w:pPr>
              <w:jc w:val="center"/>
              <w:rPr>
                <w:sz w:val="19"/>
                <w:szCs w:val="19"/>
              </w:rPr>
            </w:pPr>
            <w:r w:rsidRPr="007B75D3">
              <w:rPr>
                <w:sz w:val="19"/>
                <w:szCs w:val="19"/>
              </w:rPr>
              <w:t xml:space="preserve">Sac-TMT </w:t>
            </w:r>
            <w:r w:rsidR="00BF64BA" w:rsidRPr="007B75D3">
              <w:rPr>
                <w:sz w:val="19"/>
                <w:szCs w:val="19"/>
              </w:rPr>
              <w:t>ADC</w:t>
            </w:r>
          </w:p>
        </w:tc>
        <w:tc>
          <w:tcPr>
            <w:tcW w:w="550" w:type="pct"/>
            <w:noWrap/>
            <w:vAlign w:val="center"/>
            <w:hideMark/>
          </w:tcPr>
          <w:p ns2:paraId="5A24901A" ns2:textId="7E91B1BC"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b/>
                <w:sz w:val="19"/>
                <w:szCs w:val="19"/>
              </w:rPr>
            </w:pPr>
            <w:r w:rsidRPr="007B75D3">
              <w:rPr>
                <w:b/>
                <w:sz w:val="19"/>
                <w:szCs w:val="19"/>
              </w:rPr>
              <w:t>C</w:t>
            </w:r>
            <w:r w:rsidRPr="007B75D3">
              <w:rPr>
                <w:b/>
                <w:vertAlign w:val="subscript"/>
              </w:rPr>
              <w:t>max</w:t>
            </w:r>
            <w:r w:rsidRPr="007B75D3">
              <w:rPr>
                <w:b/>
                <w:sz w:val="19"/>
                <w:szCs w:val="19"/>
              </w:rPr>
              <w:t xml:space="preserve"> (</w:t>
            </w:r>
            <w:r w:rsidR="007979C4" w:rsidRPr="007B75D3">
              <w:rPr>
                <w:b/>
                <w:bCs/>
                <w:sz w:val="19"/>
                <w:szCs w:val="19"/>
              </w:rPr>
              <w:t>µ</w:t>
            </w:r>
            <w:r w:rsidRPr="007B75D3">
              <w:rPr>
                <w:b/>
                <w:bCs/>
                <w:sz w:val="19"/>
                <w:szCs w:val="19"/>
              </w:rPr>
              <w:t>g</w:t>
            </w:r>
            <w:r w:rsidRPr="007B75D3">
              <w:rPr>
                <w:b/>
                <w:sz w:val="19"/>
                <w:szCs w:val="19"/>
              </w:rPr>
              <w:t>/mL)</w:t>
            </w:r>
          </w:p>
        </w:tc>
        <w:tc>
          <w:tcPr>
            <w:tcW w:w="502" w:type="pct"/>
            <w:vAlign w:val="center"/>
            <w:hideMark/>
          </w:tcPr>
          <w:p ns2:paraId="47B916FD" ns2: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b/>
                <w:sz w:val="19"/>
                <w:szCs w:val="19"/>
              </w:rPr>
            </w:pPr>
            <w:r w:rsidRPr="007B75D3">
              <w:rPr>
                <w:b/>
                <w:sz w:val="19"/>
                <w:szCs w:val="19"/>
              </w:rPr>
              <w:t>4</w:t>
            </w:r>
          </w:p>
        </w:tc>
        <w:tc>
          <w:tcPr>
            <w:tcW w:w="1108" w:type="pct"/>
            <w:vAlign w:val="center"/>
            <w:hideMark/>
          </w:tcPr>
          <w:p ns2:paraId="22B3D4DC" ns2:textId="2145EBE9"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r w:rsidRPr="007B75D3">
              <w:rPr>
                <w:sz w:val="19"/>
                <w:szCs w:val="19"/>
              </w:rPr>
              <w:t>8</w:t>
            </w:r>
            <w:r w:rsidR="006B1F08" w:rsidRPr="007B75D3">
              <w:rPr>
                <w:sz w:val="19"/>
                <w:szCs w:val="19"/>
              </w:rPr>
              <w:t>3</w:t>
            </w:r>
            <w:r w:rsidRPr="007B75D3">
              <w:rPr>
                <w:sz w:val="19"/>
                <w:szCs w:val="19"/>
              </w:rPr>
              <w:t xml:space="preserve"> (81.6-84.6)</w:t>
            </w:r>
          </w:p>
        </w:tc>
        <w:tc>
          <w:tcPr>
            <w:tcW w:w="1158" w:type="pct"/>
            <w:vAlign w:val="center"/>
            <w:hideMark/>
          </w:tcPr>
          <w:p ns2:paraId="67F9B371" ns2: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r w:rsidRPr="007B75D3">
              <w:rPr>
                <w:sz w:val="19"/>
                <w:szCs w:val="19"/>
              </w:rPr>
              <w:t>64.5 (63.1-66.6)</w:t>
            </w:r>
          </w:p>
        </w:tc>
        <w:tc>
          <w:tcPr>
            <w:tcW w:w="1195" w:type="pct"/>
            <w:vAlign w:val="center"/>
            <w:hideMark/>
          </w:tcPr>
          <w:p ns2:paraId="7165E6BE" ns2: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r w:rsidRPr="007B75D3">
              <w:rPr>
                <w:sz w:val="19"/>
                <w:szCs w:val="19"/>
              </w:rPr>
              <w:t>106 (103-109)</w:t>
            </w:r>
          </w:p>
        </w:tc>
      </w:tr>
      <w:tr w:rsidR="00BF64BA" w:rsidRPr="00214DDB" ns2:paraId="59889C96" ns2:textId="77777777" w:rsidTr="006165B8">
        <w:trPr>
          <w:trHeight w:val="290"/>
          <w:jc w:val="center"/>
        </w:trPr>
        <w:tc>
          <w:tcPr>
            <w:cnfStyle w:val="001000000000" w:firstRow="0" w:lastRow="0" w:firstColumn="1" w:lastColumn="0" w:oddVBand="0" w:evenVBand="0" w:oddHBand="0" w:evenHBand="0" w:firstRowFirstColumn="0" w:firstRowLastColumn="0" w:lastRowFirstColumn="0" w:lastRowLastColumn="0"/>
            <w:tcW w:w="487" w:type="pct"/>
            <w:noWrap/>
            <w:vAlign w:val="center"/>
            <w:hideMark/>
          </w:tcPr>
          <w:p ns2:paraId="7A40439D" ns2:textId="77777777" w:rsidR="00BF64BA" w:rsidRPr="007B75D3" w:rsidRDefault="00BF64BA" w:rsidP="00711F42">
            <w:pPr>
              <w:jc w:val="center"/>
              <w:rPr>
                <w:sz w:val="19"/>
                <w:szCs w:val="19"/>
              </w:rPr>
            </w:pPr>
          </w:p>
        </w:tc>
        <w:tc>
          <w:tcPr>
            <w:tcW w:w="550" w:type="pct"/>
            <w:noWrap/>
            <w:vAlign w:val="center"/>
            <w:hideMark/>
          </w:tcPr>
          <w:p ns2:paraId="0E6ED8D9" ns2: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p>
        </w:tc>
        <w:tc>
          <w:tcPr>
            <w:tcW w:w="502" w:type="pct"/>
            <w:vAlign w:val="center"/>
            <w:hideMark/>
          </w:tcPr>
          <w:p ns2:paraId="4D81A538" ns2: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b/>
                <w:sz w:val="19"/>
                <w:szCs w:val="19"/>
              </w:rPr>
            </w:pPr>
            <w:r w:rsidRPr="007B75D3">
              <w:rPr>
                <w:b/>
                <w:sz w:val="19"/>
                <w:szCs w:val="19"/>
              </w:rPr>
              <w:t>5</w:t>
            </w:r>
          </w:p>
        </w:tc>
        <w:tc>
          <w:tcPr>
            <w:tcW w:w="1108" w:type="pct"/>
            <w:vAlign w:val="center"/>
            <w:hideMark/>
          </w:tcPr>
          <w:p ns2:paraId="01AC2B84" ns2: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r w:rsidRPr="007B75D3">
              <w:rPr>
                <w:sz w:val="19"/>
                <w:szCs w:val="19"/>
              </w:rPr>
              <w:t>104 (102-105)</w:t>
            </w:r>
          </w:p>
        </w:tc>
        <w:tc>
          <w:tcPr>
            <w:tcW w:w="1158" w:type="pct"/>
            <w:vAlign w:val="center"/>
            <w:hideMark/>
          </w:tcPr>
          <w:p ns2:paraId="450E1615" ns2: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r w:rsidRPr="007B75D3">
              <w:rPr>
                <w:sz w:val="19"/>
                <w:szCs w:val="19"/>
              </w:rPr>
              <w:t>80.8 (78.9-83)</w:t>
            </w:r>
          </w:p>
        </w:tc>
        <w:tc>
          <w:tcPr>
            <w:tcW w:w="1195" w:type="pct"/>
            <w:vAlign w:val="center"/>
            <w:hideMark/>
          </w:tcPr>
          <w:p ns2:paraId="48720723" ns2: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r w:rsidRPr="007B75D3">
              <w:rPr>
                <w:sz w:val="19"/>
                <w:szCs w:val="19"/>
              </w:rPr>
              <w:t>132 (129-136)</w:t>
            </w:r>
          </w:p>
        </w:tc>
      </w:tr>
      <w:tr w:rsidR="00BF64BA" w:rsidRPr="00214DDB" ns2:paraId="1CEC9835" ns2:textId="77777777" w:rsidTr="006165B8">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487" w:type="pct"/>
            <w:noWrap/>
            <w:vAlign w:val="center"/>
            <w:hideMark/>
          </w:tcPr>
          <w:p ns2:paraId="68EBFC48" ns2:textId="77777777" w:rsidR="00BF64BA" w:rsidRPr="007B75D3" w:rsidRDefault="00BF64BA" w:rsidP="00711F42">
            <w:pPr>
              <w:jc w:val="center"/>
              <w:rPr>
                <w:sz w:val="19"/>
                <w:szCs w:val="19"/>
              </w:rPr>
            </w:pPr>
          </w:p>
        </w:tc>
        <w:tc>
          <w:tcPr>
            <w:tcW w:w="550" w:type="pct"/>
            <w:noWrap/>
            <w:vAlign w:val="center"/>
            <w:hideMark/>
          </w:tcPr>
          <w:p ns2:paraId="403A5589" ns2:textId="365C6C2A"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b/>
                <w:sz w:val="19"/>
                <w:szCs w:val="19"/>
              </w:rPr>
            </w:pPr>
            <w:r w:rsidRPr="007B75D3">
              <w:rPr>
                <w:b/>
                <w:sz w:val="19"/>
                <w:szCs w:val="19"/>
              </w:rPr>
              <w:t>AUC (</w:t>
            </w:r>
            <w:r w:rsidR="00C75F74" w:rsidRPr="007B75D3">
              <w:rPr>
                <w:b/>
                <w:bCs/>
                <w:sz w:val="19"/>
                <w:szCs w:val="19"/>
              </w:rPr>
              <w:t>µ</w:t>
            </w:r>
            <w:r w:rsidRPr="007B75D3">
              <w:rPr>
                <w:b/>
                <w:bCs/>
                <w:sz w:val="19"/>
                <w:szCs w:val="19"/>
              </w:rPr>
              <w:t>g</w:t>
            </w:r>
            <w:r w:rsidRPr="007B75D3">
              <w:rPr>
                <w:b/>
                <w:sz w:val="19"/>
                <w:szCs w:val="19"/>
              </w:rPr>
              <w:t>.hr/mL)</w:t>
            </w:r>
          </w:p>
        </w:tc>
        <w:tc>
          <w:tcPr>
            <w:tcW w:w="502" w:type="pct"/>
            <w:vAlign w:val="center"/>
            <w:hideMark/>
          </w:tcPr>
          <w:p ns2:paraId="18F03A85" ns2: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b/>
                <w:sz w:val="19"/>
                <w:szCs w:val="19"/>
              </w:rPr>
            </w:pPr>
            <w:r w:rsidRPr="007B75D3">
              <w:rPr>
                <w:b/>
                <w:sz w:val="19"/>
                <w:szCs w:val="19"/>
              </w:rPr>
              <w:t>4</w:t>
            </w:r>
          </w:p>
        </w:tc>
        <w:tc>
          <w:tcPr>
            <w:tcW w:w="1108" w:type="pct"/>
            <w:vAlign w:val="center"/>
            <w:hideMark/>
          </w:tcPr>
          <w:p ns2:paraId="5301BA4F" ns2: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r w:rsidRPr="007B75D3">
              <w:rPr>
                <w:sz w:val="19"/>
                <w:szCs w:val="19"/>
              </w:rPr>
              <w:t>4530 (4320-4810)</w:t>
            </w:r>
          </w:p>
        </w:tc>
        <w:tc>
          <w:tcPr>
            <w:tcW w:w="1158" w:type="pct"/>
            <w:vAlign w:val="center"/>
            <w:hideMark/>
          </w:tcPr>
          <w:p ns2:paraId="0455592C" ns2: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r w:rsidRPr="007B75D3">
              <w:rPr>
                <w:sz w:val="19"/>
                <w:szCs w:val="19"/>
              </w:rPr>
              <w:t>3250 (3060-3460)</w:t>
            </w:r>
          </w:p>
        </w:tc>
        <w:tc>
          <w:tcPr>
            <w:tcW w:w="1195" w:type="pct"/>
            <w:vAlign w:val="center"/>
            <w:hideMark/>
          </w:tcPr>
          <w:p ns2:paraId="594A92BF" ns2: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r w:rsidRPr="007B75D3">
              <w:rPr>
                <w:sz w:val="19"/>
                <w:szCs w:val="19"/>
              </w:rPr>
              <w:t>6160 (5850-6520)</w:t>
            </w:r>
          </w:p>
        </w:tc>
      </w:tr>
      <w:tr w:rsidR="00BF64BA" w:rsidRPr="00214DDB" ns2:paraId="35FAF9B5" ns2:textId="77777777" w:rsidTr="006165B8">
        <w:trPr>
          <w:trHeight w:val="290"/>
          <w:jc w:val="center"/>
        </w:trPr>
        <w:tc>
          <w:tcPr>
            <w:cnfStyle w:val="001000000000" w:firstRow="0" w:lastRow="0" w:firstColumn="1" w:lastColumn="0" w:oddVBand="0" w:evenVBand="0" w:oddHBand="0" w:evenHBand="0" w:firstRowFirstColumn="0" w:firstRowLastColumn="0" w:lastRowFirstColumn="0" w:lastRowLastColumn="0"/>
            <w:tcW w:w="487" w:type="pct"/>
            <w:noWrap/>
            <w:vAlign w:val="center"/>
            <w:hideMark/>
          </w:tcPr>
          <w:p ns2:paraId="3B97F588" ns2:textId="77777777" w:rsidR="00BF64BA" w:rsidRPr="007B75D3" w:rsidRDefault="00BF64BA" w:rsidP="00711F42">
            <w:pPr>
              <w:jc w:val="center"/>
              <w:rPr>
                <w:sz w:val="19"/>
                <w:szCs w:val="19"/>
              </w:rPr>
            </w:pPr>
          </w:p>
        </w:tc>
        <w:tc>
          <w:tcPr>
            <w:tcW w:w="550" w:type="pct"/>
            <w:noWrap/>
            <w:vAlign w:val="center"/>
            <w:hideMark/>
          </w:tcPr>
          <w:p ns2:paraId="4FB338CC" ns2: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p>
        </w:tc>
        <w:tc>
          <w:tcPr>
            <w:tcW w:w="502" w:type="pct"/>
            <w:vAlign w:val="center"/>
            <w:hideMark/>
          </w:tcPr>
          <w:p ns2:paraId="2996D482" ns2: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b/>
                <w:sz w:val="19"/>
                <w:szCs w:val="19"/>
              </w:rPr>
            </w:pPr>
            <w:r w:rsidRPr="007B75D3">
              <w:rPr>
                <w:b/>
                <w:sz w:val="19"/>
                <w:szCs w:val="19"/>
              </w:rPr>
              <w:t>5</w:t>
            </w:r>
          </w:p>
        </w:tc>
        <w:tc>
          <w:tcPr>
            <w:tcW w:w="1108" w:type="pct"/>
            <w:vAlign w:val="center"/>
            <w:hideMark/>
          </w:tcPr>
          <w:p ns2:paraId="1A63565F" ns2: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r w:rsidRPr="007B75D3">
              <w:rPr>
                <w:sz w:val="19"/>
                <w:szCs w:val="19"/>
              </w:rPr>
              <w:t>5660 (5360-6010)</w:t>
            </w:r>
          </w:p>
        </w:tc>
        <w:tc>
          <w:tcPr>
            <w:tcW w:w="1158" w:type="pct"/>
            <w:vAlign w:val="center"/>
            <w:hideMark/>
          </w:tcPr>
          <w:p ns2:paraId="6FF53780" ns2: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r w:rsidRPr="007B75D3">
              <w:rPr>
                <w:color w:val="000000"/>
                <w:sz w:val="19"/>
                <w:szCs w:val="19"/>
              </w:rPr>
              <w:t>4060 (3840-4380)</w:t>
            </w:r>
          </w:p>
        </w:tc>
        <w:tc>
          <w:tcPr>
            <w:tcW w:w="1195" w:type="pct"/>
            <w:vAlign w:val="center"/>
            <w:hideMark/>
          </w:tcPr>
          <w:p ns2:paraId="2D5F2429" ns2: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r w:rsidRPr="007B75D3">
              <w:rPr>
                <w:color w:val="000000"/>
                <w:sz w:val="19"/>
                <w:szCs w:val="19"/>
              </w:rPr>
              <w:t>7700 (7310-8190)</w:t>
            </w:r>
          </w:p>
        </w:tc>
      </w:tr>
      <w:tr w:rsidR="00BF64BA" w:rsidRPr="00214DDB" ns2:paraId="310AC9AA" ns2:textId="77777777" w:rsidTr="006165B8">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487" w:type="pct"/>
            <w:noWrap/>
            <w:vAlign w:val="center"/>
            <w:hideMark/>
          </w:tcPr>
          <w:p ns2:paraId="784A7329" ns2:textId="77777777" w:rsidR="00BF64BA" w:rsidRPr="007B75D3" w:rsidRDefault="00BF64BA" w:rsidP="00711F42">
            <w:pPr>
              <w:jc w:val="center"/>
              <w:rPr>
                <w:sz w:val="19"/>
                <w:szCs w:val="19"/>
              </w:rPr>
            </w:pPr>
          </w:p>
        </w:tc>
        <w:tc>
          <w:tcPr>
            <w:tcW w:w="550" w:type="pct"/>
            <w:noWrap/>
            <w:vAlign w:val="center"/>
            <w:hideMark/>
          </w:tcPr>
          <w:p ns2:paraId="5B30E700" ns2:textId="12AE4C45"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b/>
                <w:sz w:val="19"/>
                <w:szCs w:val="19"/>
              </w:rPr>
            </w:pPr>
            <w:r w:rsidRPr="007B75D3">
              <w:rPr>
                <w:b/>
                <w:sz w:val="19"/>
                <w:szCs w:val="19"/>
              </w:rPr>
              <w:t>C</w:t>
            </w:r>
            <w:r w:rsidRPr="007B75D3">
              <w:rPr>
                <w:b/>
                <w:vertAlign w:val="subscript"/>
              </w:rPr>
              <w:t>trough</w:t>
            </w:r>
            <w:r w:rsidRPr="007B75D3">
              <w:rPr>
                <w:b/>
                <w:sz w:val="19"/>
                <w:szCs w:val="19"/>
              </w:rPr>
              <w:t xml:space="preserve"> (</w:t>
            </w:r>
            <w:r w:rsidR="00C75F74" w:rsidRPr="007B75D3">
              <w:rPr>
                <w:b/>
                <w:bCs/>
                <w:sz w:val="19"/>
                <w:szCs w:val="19"/>
              </w:rPr>
              <w:t>µ</w:t>
            </w:r>
            <w:r w:rsidRPr="007B75D3">
              <w:rPr>
                <w:b/>
                <w:bCs/>
                <w:sz w:val="19"/>
                <w:szCs w:val="19"/>
              </w:rPr>
              <w:t>g</w:t>
            </w:r>
            <w:r w:rsidRPr="007B75D3">
              <w:rPr>
                <w:b/>
                <w:sz w:val="19"/>
                <w:szCs w:val="19"/>
              </w:rPr>
              <w:t>/mL)</w:t>
            </w:r>
          </w:p>
        </w:tc>
        <w:tc>
          <w:tcPr>
            <w:tcW w:w="502" w:type="pct"/>
            <w:vAlign w:val="center"/>
            <w:hideMark/>
          </w:tcPr>
          <w:p ns2:paraId="7E1AD59F" ns2: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b/>
                <w:sz w:val="19"/>
                <w:szCs w:val="19"/>
              </w:rPr>
            </w:pPr>
            <w:r w:rsidRPr="007B75D3">
              <w:rPr>
                <w:b/>
                <w:sz w:val="19"/>
                <w:szCs w:val="19"/>
              </w:rPr>
              <w:t>4</w:t>
            </w:r>
          </w:p>
        </w:tc>
        <w:tc>
          <w:tcPr>
            <w:tcW w:w="1108" w:type="pct"/>
            <w:vAlign w:val="center"/>
            <w:hideMark/>
          </w:tcPr>
          <w:p ns2:paraId="668220CE" ns2: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r w:rsidRPr="007B75D3">
              <w:rPr>
                <w:sz w:val="19"/>
                <w:szCs w:val="19"/>
              </w:rPr>
              <w:t>0.163 (0.154-0.172)</w:t>
            </w:r>
          </w:p>
        </w:tc>
        <w:tc>
          <w:tcPr>
            <w:tcW w:w="1158" w:type="pct"/>
            <w:vAlign w:val="center"/>
            <w:hideMark/>
          </w:tcPr>
          <w:p ns2:paraId="29317C58" ns2:textId="45E6C744"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r w:rsidRPr="007B75D3">
              <w:rPr>
                <w:sz w:val="19"/>
                <w:szCs w:val="19"/>
              </w:rPr>
              <w:t>0.</w:t>
            </w:r>
            <w:r w:rsidR="006B1F08" w:rsidRPr="007B75D3">
              <w:rPr>
                <w:sz w:val="19"/>
                <w:szCs w:val="19"/>
              </w:rPr>
              <w:t>0</w:t>
            </w:r>
            <w:r w:rsidRPr="007B75D3">
              <w:rPr>
                <w:sz w:val="19"/>
                <w:szCs w:val="19"/>
              </w:rPr>
              <w:t>787 (0.</w:t>
            </w:r>
            <w:r w:rsidR="006B1F08" w:rsidRPr="007B75D3">
              <w:rPr>
                <w:sz w:val="19"/>
                <w:szCs w:val="19"/>
              </w:rPr>
              <w:t>0</w:t>
            </w:r>
            <w:r w:rsidRPr="007B75D3">
              <w:rPr>
                <w:sz w:val="19"/>
                <w:szCs w:val="19"/>
              </w:rPr>
              <w:t>713-0.</w:t>
            </w:r>
            <w:r w:rsidR="006B1F08" w:rsidRPr="007B75D3">
              <w:rPr>
                <w:sz w:val="19"/>
                <w:szCs w:val="19"/>
              </w:rPr>
              <w:t>0</w:t>
            </w:r>
            <w:r w:rsidRPr="007B75D3">
              <w:rPr>
                <w:sz w:val="19"/>
                <w:szCs w:val="19"/>
              </w:rPr>
              <w:t>873)</w:t>
            </w:r>
          </w:p>
        </w:tc>
        <w:tc>
          <w:tcPr>
            <w:tcW w:w="1195" w:type="pct"/>
            <w:vAlign w:val="center"/>
            <w:hideMark/>
          </w:tcPr>
          <w:p ns2:paraId="6A7BF8F5" ns2: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r w:rsidRPr="007B75D3">
              <w:rPr>
                <w:sz w:val="19"/>
                <w:szCs w:val="19"/>
              </w:rPr>
              <w:t>0.290 (0.270-0.309)</w:t>
            </w:r>
          </w:p>
        </w:tc>
      </w:tr>
      <w:tr w:rsidR="00BF64BA" w:rsidRPr="00214DDB" ns2:paraId="1ABC8B72" ns2:textId="77777777" w:rsidTr="006165B8">
        <w:trPr>
          <w:trHeight w:val="290"/>
          <w:jc w:val="center"/>
        </w:trPr>
        <w:tc>
          <w:tcPr>
            <w:cnfStyle w:val="001000000000" w:firstRow="0" w:lastRow="0" w:firstColumn="1" w:lastColumn="0" w:oddVBand="0" w:evenVBand="0" w:oddHBand="0" w:evenHBand="0" w:firstRowFirstColumn="0" w:firstRowLastColumn="0" w:lastRowFirstColumn="0" w:lastRowLastColumn="0"/>
            <w:tcW w:w="487" w:type="pct"/>
            <w:noWrap/>
            <w:vAlign w:val="center"/>
            <w:hideMark/>
          </w:tcPr>
          <w:p ns2:paraId="05E73F80" ns2:textId="77777777" w:rsidR="00BF64BA" w:rsidRPr="007B75D3" w:rsidRDefault="00BF64BA" w:rsidP="00711F42">
            <w:pPr>
              <w:jc w:val="center"/>
              <w:rPr>
                <w:sz w:val="19"/>
                <w:szCs w:val="19"/>
              </w:rPr>
            </w:pPr>
          </w:p>
        </w:tc>
        <w:tc>
          <w:tcPr>
            <w:tcW w:w="550" w:type="pct"/>
            <w:noWrap/>
            <w:vAlign w:val="center"/>
            <w:hideMark/>
          </w:tcPr>
          <w:p ns2:paraId="137BC295" ns2: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p>
        </w:tc>
        <w:tc>
          <w:tcPr>
            <w:tcW w:w="502" w:type="pct"/>
            <w:vAlign w:val="center"/>
            <w:hideMark/>
          </w:tcPr>
          <w:p ns2:paraId="0DE480A2" ns2: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b/>
                <w:sz w:val="19"/>
                <w:szCs w:val="19"/>
              </w:rPr>
            </w:pPr>
            <w:r w:rsidRPr="007B75D3">
              <w:rPr>
                <w:b/>
                <w:sz w:val="19"/>
                <w:szCs w:val="19"/>
              </w:rPr>
              <w:t>5</w:t>
            </w:r>
          </w:p>
        </w:tc>
        <w:tc>
          <w:tcPr>
            <w:tcW w:w="1108" w:type="pct"/>
            <w:vAlign w:val="center"/>
            <w:hideMark/>
          </w:tcPr>
          <w:p ns2:paraId="12278AAA" ns2: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r w:rsidRPr="007B75D3">
              <w:rPr>
                <w:sz w:val="19"/>
                <w:szCs w:val="19"/>
              </w:rPr>
              <w:t>0.204 (0.193-0.214)</w:t>
            </w:r>
          </w:p>
        </w:tc>
        <w:tc>
          <w:tcPr>
            <w:tcW w:w="1158" w:type="pct"/>
            <w:vAlign w:val="center"/>
            <w:hideMark/>
          </w:tcPr>
          <w:p ns2:paraId="11FF5DFF" ns2:textId="2D78F50F"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r w:rsidRPr="007B75D3">
              <w:rPr>
                <w:sz w:val="19"/>
                <w:szCs w:val="19"/>
              </w:rPr>
              <w:t>0.</w:t>
            </w:r>
            <w:r w:rsidR="006B1F08" w:rsidRPr="007B75D3">
              <w:rPr>
                <w:sz w:val="19"/>
                <w:szCs w:val="19"/>
              </w:rPr>
              <w:t>0</w:t>
            </w:r>
            <w:r w:rsidRPr="007B75D3">
              <w:rPr>
                <w:sz w:val="19"/>
                <w:szCs w:val="19"/>
              </w:rPr>
              <w:t>984 (0.</w:t>
            </w:r>
            <w:r w:rsidR="006B1F08" w:rsidRPr="007B75D3">
              <w:rPr>
                <w:sz w:val="19"/>
                <w:szCs w:val="19"/>
              </w:rPr>
              <w:t>0</w:t>
            </w:r>
            <w:r w:rsidRPr="007B75D3">
              <w:rPr>
                <w:sz w:val="19"/>
                <w:szCs w:val="19"/>
              </w:rPr>
              <w:t>88-0.110)</w:t>
            </w:r>
          </w:p>
        </w:tc>
        <w:tc>
          <w:tcPr>
            <w:tcW w:w="1195" w:type="pct"/>
            <w:vAlign w:val="center"/>
            <w:hideMark/>
          </w:tcPr>
          <w:p ns2:paraId="0CC5C8FF" ns2: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r w:rsidRPr="007B75D3">
              <w:rPr>
                <w:sz w:val="19"/>
                <w:szCs w:val="19"/>
              </w:rPr>
              <w:t>0.360 (0.336-0.387)</w:t>
            </w:r>
          </w:p>
        </w:tc>
      </w:tr>
      <w:tr w:rsidR="00BF64BA" w:rsidRPr="00214DDB" ns2:paraId="578BFEA1" ns2:textId="77777777" w:rsidTr="006165B8">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487" w:type="pct"/>
            <w:noWrap/>
            <w:vAlign w:val="center"/>
            <w:hideMark/>
          </w:tcPr>
          <w:p ns2:paraId="4E3E5FB7" ns2:textId="77777777" w:rsidR="00BF64BA" w:rsidRPr="007B75D3" w:rsidRDefault="00BF64BA" w:rsidP="00711F42">
            <w:pPr>
              <w:jc w:val="center"/>
              <w:rPr>
                <w:sz w:val="19"/>
                <w:szCs w:val="19"/>
              </w:rPr>
            </w:pPr>
          </w:p>
        </w:tc>
        <w:tc>
          <w:tcPr>
            <w:tcW w:w="550" w:type="pct"/>
            <w:noWrap/>
            <w:vAlign w:val="center"/>
            <w:hideMark/>
          </w:tcPr>
          <w:p ns2:paraId="49EADE60" ns2: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p>
        </w:tc>
        <w:tc>
          <w:tcPr>
            <w:tcW w:w="502" w:type="pct"/>
            <w:noWrap/>
            <w:vAlign w:val="center"/>
            <w:hideMark/>
          </w:tcPr>
          <w:p ns2:paraId="5261DC1F" ns2: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p>
        </w:tc>
        <w:tc>
          <w:tcPr>
            <w:tcW w:w="1108" w:type="pct"/>
            <w:noWrap/>
            <w:vAlign w:val="center"/>
            <w:hideMark/>
          </w:tcPr>
          <w:p ns2:paraId="0F466389" ns2: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p>
        </w:tc>
        <w:tc>
          <w:tcPr>
            <w:tcW w:w="1158" w:type="pct"/>
            <w:noWrap/>
            <w:vAlign w:val="center"/>
            <w:hideMark/>
          </w:tcPr>
          <w:p ns2:paraId="1A65432F" ns2: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p>
        </w:tc>
        <w:tc>
          <w:tcPr>
            <w:tcW w:w="1195" w:type="pct"/>
            <w:noWrap/>
            <w:vAlign w:val="center"/>
            <w:hideMark/>
          </w:tcPr>
          <w:p ns2:paraId="39CF0F55" ns2: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p>
        </w:tc>
      </w:tr>
      <w:tr w:rsidR="00BF64BA" w:rsidRPr="00214DDB" ns2:paraId="2E62889F" ns2:textId="77777777" w:rsidTr="006165B8">
        <w:trPr>
          <w:trHeight w:val="290"/>
          <w:jc w:val="center"/>
        </w:trPr>
        <w:tc>
          <w:tcPr>
            <w:cnfStyle w:val="001000000000" w:firstRow="0" w:lastRow="0" w:firstColumn="1" w:lastColumn="0" w:oddVBand="0" w:evenVBand="0" w:oddHBand="0" w:evenHBand="0" w:firstRowFirstColumn="0" w:firstRowLastColumn="0" w:lastRowFirstColumn="0" w:lastRowLastColumn="0"/>
            <w:tcW w:w="487" w:type="pct"/>
            <w:noWrap/>
            <w:vAlign w:val="center"/>
            <w:hideMark/>
          </w:tcPr>
          <w:p ns2:paraId="30B43CA8" ns2:textId="77777777" w:rsidR="00BF64BA" w:rsidRPr="007B75D3" w:rsidRDefault="00BF64BA" w:rsidP="00711F42">
            <w:pPr>
              <w:jc w:val="center"/>
              <w:rPr>
                <w:sz w:val="19"/>
                <w:szCs w:val="19"/>
              </w:rPr>
            </w:pPr>
            <w:r w:rsidRPr="007B75D3">
              <w:rPr>
                <w:sz w:val="19"/>
                <w:szCs w:val="19"/>
              </w:rPr>
              <w:t>TAb</w:t>
            </w:r>
          </w:p>
        </w:tc>
        <w:tc>
          <w:tcPr>
            <w:tcW w:w="550" w:type="pct"/>
            <w:noWrap/>
            <w:vAlign w:val="center"/>
            <w:hideMark/>
          </w:tcPr>
          <w:p ns2:paraId="0D87CE87" ns2:textId="43B0B1B5"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b/>
                <w:sz w:val="19"/>
                <w:szCs w:val="19"/>
              </w:rPr>
            </w:pPr>
            <w:r w:rsidRPr="007B75D3">
              <w:rPr>
                <w:b/>
                <w:sz w:val="19"/>
                <w:szCs w:val="19"/>
              </w:rPr>
              <w:t>C</w:t>
            </w:r>
            <w:r w:rsidRPr="007B75D3">
              <w:rPr>
                <w:b/>
                <w:vertAlign w:val="subscript"/>
              </w:rPr>
              <w:t>max</w:t>
            </w:r>
            <w:r w:rsidRPr="007B75D3">
              <w:rPr>
                <w:b/>
                <w:sz w:val="19"/>
                <w:szCs w:val="19"/>
              </w:rPr>
              <w:t xml:space="preserve"> (</w:t>
            </w:r>
            <w:r w:rsidR="00C75F74" w:rsidRPr="007B75D3">
              <w:rPr>
                <w:b/>
                <w:bCs/>
                <w:sz w:val="19"/>
                <w:szCs w:val="19"/>
              </w:rPr>
              <w:t>µ</w:t>
            </w:r>
            <w:r w:rsidRPr="007B75D3">
              <w:rPr>
                <w:b/>
                <w:bCs/>
                <w:sz w:val="19"/>
                <w:szCs w:val="19"/>
              </w:rPr>
              <w:t>g</w:t>
            </w:r>
            <w:r w:rsidRPr="007B75D3">
              <w:rPr>
                <w:b/>
                <w:sz w:val="19"/>
                <w:szCs w:val="19"/>
              </w:rPr>
              <w:t>/mL)</w:t>
            </w:r>
          </w:p>
        </w:tc>
        <w:tc>
          <w:tcPr>
            <w:tcW w:w="502" w:type="pct"/>
            <w:vAlign w:val="center"/>
            <w:hideMark/>
          </w:tcPr>
          <w:p ns2:paraId="2E0ACE30" ns2: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b/>
                <w:sz w:val="19"/>
                <w:szCs w:val="19"/>
              </w:rPr>
            </w:pPr>
            <w:r w:rsidRPr="007B75D3">
              <w:rPr>
                <w:b/>
                <w:sz w:val="19"/>
                <w:szCs w:val="19"/>
              </w:rPr>
              <w:t>4</w:t>
            </w:r>
          </w:p>
        </w:tc>
        <w:tc>
          <w:tcPr>
            <w:tcW w:w="1108" w:type="pct"/>
            <w:vAlign w:val="center"/>
            <w:hideMark/>
          </w:tcPr>
          <w:p ns2:paraId="6F94C34D" ns2: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r w:rsidRPr="007B75D3">
              <w:rPr>
                <w:sz w:val="19"/>
                <w:szCs w:val="19"/>
              </w:rPr>
              <w:t>86.1 (84.7-87.9)</w:t>
            </w:r>
          </w:p>
        </w:tc>
        <w:tc>
          <w:tcPr>
            <w:tcW w:w="1158" w:type="pct"/>
            <w:vAlign w:val="center"/>
            <w:hideMark/>
          </w:tcPr>
          <w:p ns2:paraId="39156632" ns2: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r w:rsidRPr="007B75D3">
              <w:rPr>
                <w:sz w:val="19"/>
                <w:szCs w:val="19"/>
              </w:rPr>
              <w:t>66.9 (65.3-68.8)</w:t>
            </w:r>
          </w:p>
        </w:tc>
        <w:tc>
          <w:tcPr>
            <w:tcW w:w="1195" w:type="pct"/>
            <w:vAlign w:val="center"/>
            <w:hideMark/>
          </w:tcPr>
          <w:p ns2:paraId="04FE6482" ns2: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r w:rsidRPr="007B75D3">
              <w:rPr>
                <w:sz w:val="19"/>
                <w:szCs w:val="19"/>
              </w:rPr>
              <w:t>110 (108-114)</w:t>
            </w:r>
          </w:p>
        </w:tc>
      </w:tr>
      <w:tr w:rsidR="00BF64BA" w:rsidRPr="00214DDB" ns2:paraId="6630CF18" ns2:textId="77777777" w:rsidTr="006165B8">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487" w:type="pct"/>
            <w:noWrap/>
            <w:vAlign w:val="center"/>
            <w:hideMark/>
          </w:tcPr>
          <w:p ns2:paraId="15201AD9" ns2:textId="77777777" w:rsidR="00BF64BA" w:rsidRPr="007B75D3" w:rsidRDefault="00BF64BA" w:rsidP="00711F42">
            <w:pPr>
              <w:jc w:val="center"/>
              <w:rPr>
                <w:sz w:val="19"/>
                <w:szCs w:val="19"/>
              </w:rPr>
            </w:pPr>
          </w:p>
        </w:tc>
        <w:tc>
          <w:tcPr>
            <w:tcW w:w="550" w:type="pct"/>
            <w:noWrap/>
            <w:vAlign w:val="center"/>
            <w:hideMark/>
          </w:tcPr>
          <w:p ns2:paraId="0BB2BD91" ns2: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p>
        </w:tc>
        <w:tc>
          <w:tcPr>
            <w:tcW w:w="502" w:type="pct"/>
            <w:vAlign w:val="center"/>
            <w:hideMark/>
          </w:tcPr>
          <w:p ns2:paraId="631F2922" ns2: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b/>
                <w:sz w:val="19"/>
                <w:szCs w:val="19"/>
              </w:rPr>
            </w:pPr>
            <w:r w:rsidRPr="007B75D3">
              <w:rPr>
                <w:b/>
                <w:sz w:val="19"/>
                <w:szCs w:val="19"/>
              </w:rPr>
              <w:t>5</w:t>
            </w:r>
          </w:p>
        </w:tc>
        <w:tc>
          <w:tcPr>
            <w:tcW w:w="1108" w:type="pct"/>
            <w:vAlign w:val="center"/>
            <w:hideMark/>
          </w:tcPr>
          <w:p ns2:paraId="3D79E5CD" ns2: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r w:rsidRPr="007B75D3">
              <w:rPr>
                <w:sz w:val="19"/>
                <w:szCs w:val="19"/>
              </w:rPr>
              <w:t>108 (106-109)</w:t>
            </w:r>
          </w:p>
        </w:tc>
        <w:tc>
          <w:tcPr>
            <w:tcW w:w="1158" w:type="pct"/>
            <w:vAlign w:val="center"/>
            <w:hideMark/>
          </w:tcPr>
          <w:p ns2:paraId="0871CB42" ns2: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r w:rsidRPr="007B75D3">
              <w:rPr>
                <w:sz w:val="19"/>
                <w:szCs w:val="19"/>
              </w:rPr>
              <w:t>83.6 (81.4-85.7)</w:t>
            </w:r>
          </w:p>
        </w:tc>
        <w:tc>
          <w:tcPr>
            <w:tcW w:w="1195" w:type="pct"/>
            <w:vAlign w:val="center"/>
            <w:hideMark/>
          </w:tcPr>
          <w:p ns2:paraId="108F5807" ns2: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r w:rsidRPr="007B75D3">
              <w:rPr>
                <w:sz w:val="19"/>
                <w:szCs w:val="19"/>
              </w:rPr>
              <w:t>138 (134-142)</w:t>
            </w:r>
          </w:p>
        </w:tc>
      </w:tr>
      <w:tr w:rsidR="00BF64BA" w:rsidRPr="00214DDB" ns2:paraId="69B5B480" ns2:textId="77777777" w:rsidTr="006165B8">
        <w:trPr>
          <w:trHeight w:val="290"/>
          <w:jc w:val="center"/>
        </w:trPr>
        <w:tc>
          <w:tcPr>
            <w:cnfStyle w:val="001000000000" w:firstRow="0" w:lastRow="0" w:firstColumn="1" w:lastColumn="0" w:oddVBand="0" w:evenVBand="0" w:oddHBand="0" w:evenHBand="0" w:firstRowFirstColumn="0" w:firstRowLastColumn="0" w:lastRowFirstColumn="0" w:lastRowLastColumn="0"/>
            <w:tcW w:w="487" w:type="pct"/>
            <w:noWrap/>
            <w:vAlign w:val="center"/>
            <w:hideMark/>
          </w:tcPr>
          <w:p ns2:paraId="7985C1A7" ns2:textId="77777777" w:rsidR="00BF64BA" w:rsidRPr="007B75D3" w:rsidRDefault="00BF64BA" w:rsidP="00711F42">
            <w:pPr>
              <w:jc w:val="center"/>
              <w:rPr>
                <w:sz w:val="19"/>
                <w:szCs w:val="19"/>
              </w:rPr>
            </w:pPr>
          </w:p>
        </w:tc>
        <w:tc>
          <w:tcPr>
            <w:tcW w:w="550" w:type="pct"/>
            <w:noWrap/>
            <w:vAlign w:val="center"/>
            <w:hideMark/>
          </w:tcPr>
          <w:p ns2:paraId="1B632020" ns2:textId="6C9E40E5"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b/>
                <w:sz w:val="19"/>
                <w:szCs w:val="19"/>
              </w:rPr>
            </w:pPr>
            <w:r w:rsidRPr="007B75D3">
              <w:rPr>
                <w:b/>
                <w:sz w:val="19"/>
                <w:szCs w:val="19"/>
              </w:rPr>
              <w:t>AUC (</w:t>
            </w:r>
            <w:r w:rsidR="00C75F74" w:rsidRPr="007B75D3">
              <w:rPr>
                <w:b/>
                <w:bCs/>
                <w:sz w:val="19"/>
                <w:szCs w:val="19"/>
              </w:rPr>
              <w:t>µ</w:t>
            </w:r>
            <w:r w:rsidRPr="007B75D3">
              <w:rPr>
                <w:b/>
                <w:bCs/>
                <w:sz w:val="19"/>
                <w:szCs w:val="19"/>
              </w:rPr>
              <w:t>g</w:t>
            </w:r>
            <w:r w:rsidRPr="007B75D3">
              <w:rPr>
                <w:b/>
                <w:sz w:val="19"/>
                <w:szCs w:val="19"/>
              </w:rPr>
              <w:t>.hr/mL)</w:t>
            </w:r>
          </w:p>
        </w:tc>
        <w:tc>
          <w:tcPr>
            <w:tcW w:w="502" w:type="pct"/>
            <w:vAlign w:val="center"/>
            <w:hideMark/>
          </w:tcPr>
          <w:p ns2:paraId="44D43A3A" ns2: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b/>
                <w:sz w:val="19"/>
                <w:szCs w:val="19"/>
              </w:rPr>
            </w:pPr>
            <w:r w:rsidRPr="007B75D3">
              <w:rPr>
                <w:b/>
                <w:sz w:val="19"/>
                <w:szCs w:val="19"/>
              </w:rPr>
              <w:t>4</w:t>
            </w:r>
          </w:p>
        </w:tc>
        <w:tc>
          <w:tcPr>
            <w:tcW w:w="1108" w:type="pct"/>
            <w:vAlign w:val="center"/>
            <w:hideMark/>
          </w:tcPr>
          <w:p ns2:paraId="1CCA8B4E" ns2: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r w:rsidRPr="007B75D3">
              <w:rPr>
                <w:sz w:val="19"/>
                <w:szCs w:val="19"/>
              </w:rPr>
              <w:t>6320 (6050-6650)</w:t>
            </w:r>
          </w:p>
        </w:tc>
        <w:tc>
          <w:tcPr>
            <w:tcW w:w="1158" w:type="pct"/>
            <w:vAlign w:val="center"/>
            <w:hideMark/>
          </w:tcPr>
          <w:p ns2:paraId="214EE6B6" ns2: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r w:rsidRPr="007B75D3">
              <w:rPr>
                <w:sz w:val="19"/>
                <w:szCs w:val="19"/>
              </w:rPr>
              <w:t>4040 (3800-4300)</w:t>
            </w:r>
          </w:p>
        </w:tc>
        <w:tc>
          <w:tcPr>
            <w:tcW w:w="1195" w:type="pct"/>
            <w:vAlign w:val="center"/>
            <w:hideMark/>
          </w:tcPr>
          <w:p ns2:paraId="6AF59082" ns2: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r w:rsidRPr="007B75D3">
              <w:rPr>
                <w:sz w:val="19"/>
                <w:szCs w:val="19"/>
              </w:rPr>
              <w:t>9840 (9370-1040)</w:t>
            </w:r>
          </w:p>
        </w:tc>
      </w:tr>
      <w:tr w:rsidR="00BF64BA" w:rsidRPr="00214DDB" ns2:paraId="36F8DD1D" ns2:textId="77777777" w:rsidTr="006165B8">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487" w:type="pct"/>
            <w:noWrap/>
            <w:vAlign w:val="center"/>
            <w:hideMark/>
          </w:tcPr>
          <w:p ns2:paraId="7ADA7447" ns2:textId="77777777" w:rsidR="00BF64BA" w:rsidRPr="007B75D3" w:rsidRDefault="00BF64BA" w:rsidP="00711F42">
            <w:pPr>
              <w:jc w:val="center"/>
              <w:rPr>
                <w:sz w:val="19"/>
                <w:szCs w:val="19"/>
              </w:rPr>
            </w:pPr>
          </w:p>
        </w:tc>
        <w:tc>
          <w:tcPr>
            <w:tcW w:w="550" w:type="pct"/>
            <w:noWrap/>
            <w:vAlign w:val="center"/>
            <w:hideMark/>
          </w:tcPr>
          <w:p ns2:paraId="29ABC992" ns2: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p>
        </w:tc>
        <w:tc>
          <w:tcPr>
            <w:tcW w:w="502" w:type="pct"/>
            <w:vAlign w:val="center"/>
            <w:hideMark/>
          </w:tcPr>
          <w:p ns2:paraId="3E60B098" ns2: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b/>
                <w:sz w:val="19"/>
                <w:szCs w:val="19"/>
              </w:rPr>
            </w:pPr>
            <w:r w:rsidRPr="007B75D3">
              <w:rPr>
                <w:b/>
                <w:sz w:val="19"/>
                <w:szCs w:val="19"/>
              </w:rPr>
              <w:t>5</w:t>
            </w:r>
          </w:p>
        </w:tc>
        <w:tc>
          <w:tcPr>
            <w:tcW w:w="1108" w:type="pct"/>
            <w:vAlign w:val="center"/>
            <w:hideMark/>
          </w:tcPr>
          <w:p ns2:paraId="1E6386CC" ns2: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r w:rsidRPr="007B75D3">
              <w:rPr>
                <w:sz w:val="19"/>
                <w:szCs w:val="19"/>
              </w:rPr>
              <w:t>7900 (7500-8290)</w:t>
            </w:r>
          </w:p>
        </w:tc>
        <w:tc>
          <w:tcPr>
            <w:tcW w:w="1158" w:type="pct"/>
            <w:vAlign w:val="center"/>
            <w:hideMark/>
          </w:tcPr>
          <w:p ns2:paraId="6B36EFD6" ns2: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r w:rsidRPr="007B75D3">
              <w:rPr>
                <w:sz w:val="19"/>
                <w:szCs w:val="19"/>
              </w:rPr>
              <w:t>5060 (4780-5370)</w:t>
            </w:r>
          </w:p>
        </w:tc>
        <w:tc>
          <w:tcPr>
            <w:tcW w:w="1195" w:type="pct"/>
            <w:vAlign w:val="center"/>
            <w:hideMark/>
          </w:tcPr>
          <w:p ns2:paraId="359BD9A2" ns2: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r w:rsidRPr="007B75D3">
              <w:rPr>
                <w:sz w:val="19"/>
                <w:szCs w:val="19"/>
              </w:rPr>
              <w:t>12300 (11600-13000)</w:t>
            </w:r>
          </w:p>
        </w:tc>
      </w:tr>
      <w:tr w:rsidR="00BF64BA" w:rsidRPr="00214DDB" ns2:paraId="23DECF0A" ns2:textId="77777777" w:rsidTr="006165B8">
        <w:trPr>
          <w:trHeight w:val="290"/>
          <w:jc w:val="center"/>
        </w:trPr>
        <w:tc>
          <w:tcPr>
            <w:cnfStyle w:val="001000000000" w:firstRow="0" w:lastRow="0" w:firstColumn="1" w:lastColumn="0" w:oddVBand="0" w:evenVBand="0" w:oddHBand="0" w:evenHBand="0" w:firstRowFirstColumn="0" w:firstRowLastColumn="0" w:lastRowFirstColumn="0" w:lastRowLastColumn="0"/>
            <w:tcW w:w="487" w:type="pct"/>
            <w:noWrap/>
            <w:vAlign w:val="center"/>
            <w:hideMark/>
          </w:tcPr>
          <w:p ns2:paraId="04478365" ns2:textId="77777777" w:rsidR="00BF64BA" w:rsidRPr="007B75D3" w:rsidRDefault="00BF64BA" w:rsidP="00711F42">
            <w:pPr>
              <w:jc w:val="center"/>
              <w:rPr>
                <w:sz w:val="19"/>
                <w:szCs w:val="19"/>
              </w:rPr>
            </w:pPr>
          </w:p>
        </w:tc>
        <w:tc>
          <w:tcPr>
            <w:tcW w:w="550" w:type="pct"/>
            <w:noWrap/>
            <w:vAlign w:val="center"/>
            <w:hideMark/>
          </w:tcPr>
          <w:p ns2:paraId="468875B5" ns2:textId="0E2C90B9"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b/>
                <w:sz w:val="19"/>
                <w:szCs w:val="19"/>
              </w:rPr>
            </w:pPr>
            <w:r w:rsidRPr="007B75D3">
              <w:rPr>
                <w:b/>
                <w:sz w:val="19"/>
                <w:szCs w:val="19"/>
              </w:rPr>
              <w:t>C</w:t>
            </w:r>
            <w:r w:rsidRPr="007B75D3">
              <w:rPr>
                <w:b/>
                <w:vertAlign w:val="subscript"/>
              </w:rPr>
              <w:t>trough</w:t>
            </w:r>
            <w:r w:rsidRPr="007B75D3">
              <w:rPr>
                <w:b/>
                <w:sz w:val="19"/>
                <w:szCs w:val="19"/>
              </w:rPr>
              <w:t xml:space="preserve"> (</w:t>
            </w:r>
            <w:r w:rsidR="00C75F74" w:rsidRPr="007B75D3">
              <w:rPr>
                <w:b/>
                <w:bCs/>
                <w:sz w:val="19"/>
                <w:szCs w:val="19"/>
              </w:rPr>
              <w:t>µ</w:t>
            </w:r>
            <w:r w:rsidRPr="007B75D3">
              <w:rPr>
                <w:b/>
                <w:bCs/>
                <w:sz w:val="19"/>
                <w:szCs w:val="19"/>
              </w:rPr>
              <w:t>g</w:t>
            </w:r>
            <w:r w:rsidRPr="007B75D3">
              <w:rPr>
                <w:b/>
                <w:sz w:val="19"/>
                <w:szCs w:val="19"/>
              </w:rPr>
              <w:t>/mL)</w:t>
            </w:r>
          </w:p>
        </w:tc>
        <w:tc>
          <w:tcPr>
            <w:tcW w:w="502" w:type="pct"/>
            <w:vAlign w:val="center"/>
            <w:hideMark/>
          </w:tcPr>
          <w:p ns2:paraId="7C188D8C" ns2: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b/>
                <w:sz w:val="19"/>
                <w:szCs w:val="19"/>
              </w:rPr>
            </w:pPr>
            <w:r w:rsidRPr="007B75D3">
              <w:rPr>
                <w:b/>
                <w:sz w:val="19"/>
                <w:szCs w:val="19"/>
              </w:rPr>
              <w:t>4</w:t>
            </w:r>
          </w:p>
        </w:tc>
        <w:tc>
          <w:tcPr>
            <w:tcW w:w="1108" w:type="pct"/>
            <w:vAlign w:val="center"/>
            <w:hideMark/>
          </w:tcPr>
          <w:p ns2:paraId="54FB2A2C" ns2: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r w:rsidRPr="007B75D3">
              <w:rPr>
                <w:sz w:val="19"/>
                <w:szCs w:val="19"/>
              </w:rPr>
              <w:t>2.83 (2.63-3.06)</w:t>
            </w:r>
          </w:p>
        </w:tc>
        <w:tc>
          <w:tcPr>
            <w:tcW w:w="1158" w:type="pct"/>
            <w:vAlign w:val="center"/>
            <w:hideMark/>
          </w:tcPr>
          <w:p ns2:paraId="428DACA1" ns2: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r w:rsidRPr="007B75D3">
              <w:rPr>
                <w:sz w:val="19"/>
                <w:szCs w:val="19"/>
              </w:rPr>
              <w:t>0.806 (0.658-0.959)</w:t>
            </w:r>
          </w:p>
        </w:tc>
        <w:tc>
          <w:tcPr>
            <w:tcW w:w="1195" w:type="pct"/>
            <w:vAlign w:val="center"/>
            <w:hideMark/>
          </w:tcPr>
          <w:p ns2:paraId="502483BD" ns2: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r w:rsidRPr="007B75D3">
              <w:rPr>
                <w:sz w:val="19"/>
                <w:szCs w:val="19"/>
              </w:rPr>
              <w:t>7.86 (7.18-8.81)</w:t>
            </w:r>
          </w:p>
        </w:tc>
      </w:tr>
      <w:tr w:rsidR="00BF64BA" w:rsidRPr="00214DDB" ns2:paraId="70F8BD10" ns2:textId="77777777" w:rsidTr="006165B8">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487" w:type="pct"/>
            <w:noWrap/>
            <w:vAlign w:val="center"/>
            <w:hideMark/>
          </w:tcPr>
          <w:p ns2:paraId="35B98342" ns2:textId="77777777" w:rsidR="00BF64BA" w:rsidRPr="007B75D3" w:rsidRDefault="00BF64BA" w:rsidP="00711F42">
            <w:pPr>
              <w:jc w:val="center"/>
              <w:rPr>
                <w:sz w:val="19"/>
                <w:szCs w:val="19"/>
              </w:rPr>
            </w:pPr>
          </w:p>
        </w:tc>
        <w:tc>
          <w:tcPr>
            <w:tcW w:w="550" w:type="pct"/>
            <w:noWrap/>
            <w:vAlign w:val="center"/>
            <w:hideMark/>
          </w:tcPr>
          <w:p ns2:paraId="28ED3F8A" ns2: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p>
        </w:tc>
        <w:tc>
          <w:tcPr>
            <w:tcW w:w="502" w:type="pct"/>
            <w:vAlign w:val="center"/>
            <w:hideMark/>
          </w:tcPr>
          <w:p ns2:paraId="30AB4C54" ns2: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b/>
                <w:sz w:val="19"/>
                <w:szCs w:val="19"/>
              </w:rPr>
            </w:pPr>
            <w:r w:rsidRPr="007B75D3">
              <w:rPr>
                <w:b/>
                <w:sz w:val="19"/>
                <w:szCs w:val="19"/>
              </w:rPr>
              <w:t>5</w:t>
            </w:r>
          </w:p>
        </w:tc>
        <w:tc>
          <w:tcPr>
            <w:tcW w:w="1108" w:type="pct"/>
            <w:vAlign w:val="center"/>
            <w:hideMark/>
          </w:tcPr>
          <w:p ns2:paraId="369BF906" ns2: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r w:rsidRPr="007B75D3">
              <w:rPr>
                <w:sz w:val="19"/>
                <w:szCs w:val="19"/>
              </w:rPr>
              <w:t>3.55 (3.32-3.89)</w:t>
            </w:r>
          </w:p>
        </w:tc>
        <w:tc>
          <w:tcPr>
            <w:tcW w:w="1158" w:type="pct"/>
            <w:vAlign w:val="center"/>
            <w:hideMark/>
          </w:tcPr>
          <w:p ns2:paraId="18AD3219" ns2: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r w:rsidRPr="007B75D3">
              <w:rPr>
                <w:color w:val="000000"/>
                <w:sz w:val="19"/>
                <w:szCs w:val="19"/>
              </w:rPr>
              <w:t>0.995 (0.842-1.21)</w:t>
            </w:r>
          </w:p>
        </w:tc>
        <w:tc>
          <w:tcPr>
            <w:tcW w:w="1195" w:type="pct"/>
            <w:vAlign w:val="center"/>
            <w:hideMark/>
          </w:tcPr>
          <w:p ns2:paraId="4767B788" ns2: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r w:rsidRPr="007B75D3">
              <w:rPr>
                <w:color w:val="000000"/>
                <w:sz w:val="19"/>
                <w:szCs w:val="19"/>
              </w:rPr>
              <w:t>9.78 (8.82-10.8)</w:t>
            </w:r>
          </w:p>
        </w:tc>
      </w:tr>
      <w:tr w:rsidR="00BF64BA" w:rsidRPr="00214DDB" ns2:paraId="0C0D4C7C" ns2:textId="77777777" w:rsidTr="006165B8">
        <w:trPr>
          <w:trHeight w:val="290"/>
          <w:jc w:val="center"/>
        </w:trPr>
        <w:tc>
          <w:tcPr>
            <w:cnfStyle w:val="001000000000" w:firstRow="0" w:lastRow="0" w:firstColumn="1" w:lastColumn="0" w:oddVBand="0" w:evenVBand="0" w:oddHBand="0" w:evenHBand="0" w:firstRowFirstColumn="0" w:firstRowLastColumn="0" w:lastRowFirstColumn="0" w:lastRowLastColumn="0"/>
            <w:tcW w:w="487" w:type="pct"/>
            <w:noWrap/>
            <w:vAlign w:val="center"/>
            <w:hideMark/>
          </w:tcPr>
          <w:p ns2:paraId="1179F4CB" ns2:textId="77777777" w:rsidR="00BF64BA" w:rsidRPr="007B75D3" w:rsidRDefault="00BF64BA" w:rsidP="00711F42">
            <w:pPr>
              <w:jc w:val="center"/>
              <w:rPr>
                <w:sz w:val="19"/>
                <w:szCs w:val="19"/>
              </w:rPr>
            </w:pPr>
          </w:p>
        </w:tc>
        <w:tc>
          <w:tcPr>
            <w:tcW w:w="550" w:type="pct"/>
            <w:noWrap/>
            <w:vAlign w:val="center"/>
            <w:hideMark/>
          </w:tcPr>
          <w:p ns2:paraId="0EB0CB78" ns2: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p>
        </w:tc>
        <w:tc>
          <w:tcPr>
            <w:tcW w:w="502" w:type="pct"/>
            <w:vAlign w:val="center"/>
            <w:hideMark/>
          </w:tcPr>
          <w:p ns2:paraId="2F7A6528" ns2: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p>
        </w:tc>
        <w:tc>
          <w:tcPr>
            <w:tcW w:w="1108" w:type="pct"/>
            <w:vAlign w:val="center"/>
            <w:hideMark/>
          </w:tcPr>
          <w:p ns2:paraId="0587699B" ns2: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p>
        </w:tc>
        <w:tc>
          <w:tcPr>
            <w:tcW w:w="1158" w:type="pct"/>
            <w:vAlign w:val="center"/>
            <w:hideMark/>
          </w:tcPr>
          <w:p ns2:paraId="36EB0A05" ns2: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p>
        </w:tc>
        <w:tc>
          <w:tcPr>
            <w:tcW w:w="1195" w:type="pct"/>
            <w:vAlign w:val="center"/>
            <w:hideMark/>
          </w:tcPr>
          <w:p ns2:paraId="71EC29D2" ns2: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p>
        </w:tc>
      </w:tr>
      <w:tr w:rsidR="00BF64BA" w:rsidRPr="00214DDB" ns2:paraId="623E13EF" ns2:textId="77777777" w:rsidTr="006165B8">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487" w:type="pct"/>
            <w:noWrap/>
            <w:vAlign w:val="center"/>
            <w:hideMark/>
          </w:tcPr>
          <w:p ns2:paraId="753BF9CD" ns2:textId="460D1BB1" w:rsidR="00BF64BA" w:rsidRPr="007B75D3" w:rsidRDefault="004F2557" w:rsidP="00711F42">
            <w:pPr>
              <w:jc w:val="center"/>
              <w:rPr>
                <w:sz w:val="19"/>
                <w:szCs w:val="19"/>
              </w:rPr>
            </w:pPr>
            <w:r w:rsidRPr="007B75D3">
              <w:rPr>
                <w:sz w:val="19"/>
                <w:szCs w:val="19"/>
              </w:rPr>
              <w:t xml:space="preserve">Free </w:t>
            </w:r>
            <w:r w:rsidR="00BF64BA" w:rsidRPr="007B75D3">
              <w:rPr>
                <w:sz w:val="19"/>
                <w:szCs w:val="19"/>
              </w:rPr>
              <w:t>Payload</w:t>
            </w:r>
          </w:p>
        </w:tc>
        <w:tc>
          <w:tcPr>
            <w:tcW w:w="550" w:type="pct"/>
            <w:noWrap/>
            <w:vAlign w:val="center"/>
            <w:hideMark/>
          </w:tcPr>
          <w:p ns2:paraId="18EB15A0" ns2: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b/>
                <w:sz w:val="19"/>
                <w:szCs w:val="19"/>
              </w:rPr>
            </w:pPr>
            <w:r w:rsidRPr="007B75D3">
              <w:rPr>
                <w:b/>
                <w:sz w:val="19"/>
                <w:szCs w:val="19"/>
              </w:rPr>
              <w:t>C</w:t>
            </w:r>
            <w:r w:rsidRPr="007B75D3">
              <w:rPr>
                <w:b/>
                <w:vertAlign w:val="subscript"/>
              </w:rPr>
              <w:t>max</w:t>
            </w:r>
            <w:r w:rsidRPr="007B75D3">
              <w:rPr>
                <w:b/>
                <w:sz w:val="19"/>
                <w:szCs w:val="19"/>
              </w:rPr>
              <w:t xml:space="preserve"> (ng/mL)</w:t>
            </w:r>
          </w:p>
        </w:tc>
        <w:tc>
          <w:tcPr>
            <w:tcW w:w="502" w:type="pct"/>
            <w:vAlign w:val="center"/>
            <w:hideMark/>
          </w:tcPr>
          <w:p ns2:paraId="0DA96130" ns2: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b/>
                <w:sz w:val="19"/>
                <w:szCs w:val="19"/>
              </w:rPr>
            </w:pPr>
            <w:r w:rsidRPr="007B75D3">
              <w:rPr>
                <w:b/>
                <w:sz w:val="19"/>
                <w:szCs w:val="19"/>
              </w:rPr>
              <w:t>4</w:t>
            </w:r>
          </w:p>
        </w:tc>
        <w:tc>
          <w:tcPr>
            <w:tcW w:w="1108" w:type="pct"/>
            <w:vAlign w:val="center"/>
            <w:hideMark/>
          </w:tcPr>
          <w:p ns2:paraId="36021B8C" ns2: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r w:rsidRPr="007B75D3">
              <w:rPr>
                <w:sz w:val="19"/>
                <w:szCs w:val="19"/>
              </w:rPr>
              <w:t>13.0 (10.9-15.6)</w:t>
            </w:r>
          </w:p>
        </w:tc>
        <w:tc>
          <w:tcPr>
            <w:tcW w:w="1158" w:type="pct"/>
            <w:vAlign w:val="center"/>
            <w:hideMark/>
          </w:tcPr>
          <w:p ns2:paraId="09E78AAD" ns2: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r w:rsidRPr="007B75D3">
              <w:rPr>
                <w:sz w:val="19"/>
                <w:szCs w:val="19"/>
              </w:rPr>
              <w:t>4.83 (4.13-5.43)</w:t>
            </w:r>
          </w:p>
        </w:tc>
        <w:tc>
          <w:tcPr>
            <w:tcW w:w="1195" w:type="pct"/>
            <w:vAlign w:val="center"/>
            <w:hideMark/>
          </w:tcPr>
          <w:p ns2:paraId="12BFC6E6" ns2: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r w:rsidRPr="007B75D3">
              <w:rPr>
                <w:sz w:val="19"/>
                <w:szCs w:val="19"/>
              </w:rPr>
              <w:t>33.4 (23.2-46.7)</w:t>
            </w:r>
          </w:p>
        </w:tc>
      </w:tr>
      <w:tr w:rsidR="00BF64BA" w:rsidRPr="00214DDB" ns2:paraId="631ED269" ns2:textId="77777777" w:rsidTr="006165B8">
        <w:trPr>
          <w:trHeight w:val="290"/>
          <w:jc w:val="center"/>
        </w:trPr>
        <w:tc>
          <w:tcPr>
            <w:cnfStyle w:val="001000000000" w:firstRow="0" w:lastRow="0" w:firstColumn="1" w:lastColumn="0" w:oddVBand="0" w:evenVBand="0" w:oddHBand="0" w:evenHBand="0" w:firstRowFirstColumn="0" w:firstRowLastColumn="0" w:lastRowFirstColumn="0" w:lastRowLastColumn="0"/>
            <w:tcW w:w="487" w:type="pct"/>
            <w:noWrap/>
            <w:vAlign w:val="center"/>
            <w:hideMark/>
          </w:tcPr>
          <w:p ns2:paraId="028FA260" ns2:textId="77777777" w:rsidR="00BF64BA" w:rsidRPr="007B75D3" w:rsidRDefault="00BF64BA" w:rsidP="00711F42">
            <w:pPr>
              <w:jc w:val="center"/>
              <w:rPr>
                <w:sz w:val="19"/>
                <w:szCs w:val="19"/>
              </w:rPr>
            </w:pPr>
          </w:p>
        </w:tc>
        <w:tc>
          <w:tcPr>
            <w:tcW w:w="550" w:type="pct"/>
            <w:noWrap/>
            <w:vAlign w:val="center"/>
            <w:hideMark/>
          </w:tcPr>
          <w:p ns2:paraId="5B54FB97" ns2: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p>
        </w:tc>
        <w:tc>
          <w:tcPr>
            <w:tcW w:w="502" w:type="pct"/>
            <w:vAlign w:val="center"/>
            <w:hideMark/>
          </w:tcPr>
          <w:p ns2:paraId="6644AAF8" ns2: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b/>
                <w:sz w:val="19"/>
                <w:szCs w:val="19"/>
              </w:rPr>
            </w:pPr>
            <w:r w:rsidRPr="007B75D3">
              <w:rPr>
                <w:b/>
                <w:sz w:val="19"/>
                <w:szCs w:val="19"/>
              </w:rPr>
              <w:t>5</w:t>
            </w:r>
          </w:p>
        </w:tc>
        <w:tc>
          <w:tcPr>
            <w:tcW w:w="1108" w:type="pct"/>
            <w:vAlign w:val="center"/>
            <w:hideMark/>
          </w:tcPr>
          <w:p ns2:paraId="735FD823" ns2: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r w:rsidRPr="007B75D3">
              <w:rPr>
                <w:sz w:val="19"/>
                <w:szCs w:val="19"/>
              </w:rPr>
              <w:t>16.3 (13.5-19.5)</w:t>
            </w:r>
          </w:p>
        </w:tc>
        <w:tc>
          <w:tcPr>
            <w:tcW w:w="1158" w:type="pct"/>
            <w:vAlign w:val="center"/>
            <w:hideMark/>
          </w:tcPr>
          <w:p ns2:paraId="3EF3B412" ns2: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r w:rsidRPr="007B75D3">
              <w:rPr>
                <w:sz w:val="19"/>
                <w:szCs w:val="19"/>
              </w:rPr>
              <w:t>6.08 (5.27-6.95)</w:t>
            </w:r>
          </w:p>
        </w:tc>
        <w:tc>
          <w:tcPr>
            <w:tcW w:w="1195" w:type="pct"/>
            <w:vAlign w:val="center"/>
            <w:hideMark/>
          </w:tcPr>
          <w:p ns2:paraId="264FEC09" ns2: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r w:rsidRPr="007B75D3">
              <w:rPr>
                <w:sz w:val="19"/>
                <w:szCs w:val="19"/>
              </w:rPr>
              <w:t>42.2 (28.9-57.9)</w:t>
            </w:r>
          </w:p>
        </w:tc>
      </w:tr>
      <w:tr w:rsidR="00BF64BA" w:rsidRPr="00214DDB" ns2:paraId="481C095B" ns2:textId="77777777" w:rsidTr="006165B8">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487" w:type="pct"/>
            <w:noWrap/>
            <w:vAlign w:val="center"/>
            <w:hideMark/>
          </w:tcPr>
          <w:p ns2:paraId="307AE860" ns2:textId="77777777" w:rsidR="00BF64BA" w:rsidRPr="007B75D3" w:rsidRDefault="00BF64BA" w:rsidP="00711F42">
            <w:pPr>
              <w:jc w:val="center"/>
              <w:rPr>
                <w:sz w:val="19"/>
                <w:szCs w:val="19"/>
              </w:rPr>
            </w:pPr>
          </w:p>
        </w:tc>
        <w:tc>
          <w:tcPr>
            <w:tcW w:w="550" w:type="pct"/>
            <w:noWrap/>
            <w:vAlign w:val="center"/>
            <w:hideMark/>
          </w:tcPr>
          <w:p ns2:paraId="763189BB" ns2: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b/>
                <w:sz w:val="19"/>
                <w:szCs w:val="19"/>
              </w:rPr>
            </w:pPr>
            <w:r w:rsidRPr="007B75D3">
              <w:rPr>
                <w:b/>
                <w:sz w:val="19"/>
                <w:szCs w:val="19"/>
              </w:rPr>
              <w:t>AUC (ng.hr/mL)</w:t>
            </w:r>
          </w:p>
        </w:tc>
        <w:tc>
          <w:tcPr>
            <w:tcW w:w="502" w:type="pct"/>
            <w:vAlign w:val="center"/>
            <w:hideMark/>
          </w:tcPr>
          <w:p ns2:paraId="657DC97C" ns2: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b/>
                <w:sz w:val="19"/>
                <w:szCs w:val="19"/>
              </w:rPr>
            </w:pPr>
            <w:r w:rsidRPr="007B75D3">
              <w:rPr>
                <w:b/>
                <w:sz w:val="19"/>
                <w:szCs w:val="19"/>
              </w:rPr>
              <w:t>4</w:t>
            </w:r>
          </w:p>
        </w:tc>
        <w:tc>
          <w:tcPr>
            <w:tcW w:w="1108" w:type="pct"/>
            <w:vAlign w:val="center"/>
            <w:hideMark/>
          </w:tcPr>
          <w:p ns2:paraId="25A7924F" ns2: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r w:rsidRPr="007B75D3">
              <w:rPr>
                <w:sz w:val="19"/>
                <w:szCs w:val="19"/>
              </w:rPr>
              <w:t>1210 (1000-1430)</w:t>
            </w:r>
          </w:p>
        </w:tc>
        <w:tc>
          <w:tcPr>
            <w:tcW w:w="1158" w:type="pct"/>
            <w:vAlign w:val="center"/>
            <w:hideMark/>
          </w:tcPr>
          <w:p ns2:paraId="28A4A8A2" ns2: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r w:rsidRPr="007B75D3">
              <w:rPr>
                <w:sz w:val="19"/>
                <w:szCs w:val="19"/>
              </w:rPr>
              <w:t>430 (369-502)</w:t>
            </w:r>
          </w:p>
        </w:tc>
        <w:tc>
          <w:tcPr>
            <w:tcW w:w="1195" w:type="pct"/>
            <w:vAlign w:val="center"/>
            <w:hideMark/>
          </w:tcPr>
          <w:p ns2:paraId="4FE610B6" ns2: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r w:rsidRPr="007B75D3">
              <w:rPr>
                <w:sz w:val="19"/>
                <w:szCs w:val="19"/>
              </w:rPr>
              <w:t>3320 (2240-5040)</w:t>
            </w:r>
          </w:p>
        </w:tc>
      </w:tr>
      <w:tr w:rsidR="00BF64BA" w:rsidRPr="00214DDB" ns2:paraId="03DB8462" ns2:textId="77777777" w:rsidTr="006165B8">
        <w:trPr>
          <w:trHeight w:val="290"/>
          <w:jc w:val="center"/>
        </w:trPr>
        <w:tc>
          <w:tcPr>
            <w:cnfStyle w:val="001000000000" w:firstRow="0" w:lastRow="0" w:firstColumn="1" w:lastColumn="0" w:oddVBand="0" w:evenVBand="0" w:oddHBand="0" w:evenHBand="0" w:firstRowFirstColumn="0" w:firstRowLastColumn="0" w:lastRowFirstColumn="0" w:lastRowLastColumn="0"/>
            <w:tcW w:w="487" w:type="pct"/>
            <w:noWrap/>
            <w:vAlign w:val="center"/>
            <w:hideMark/>
          </w:tcPr>
          <w:p ns2:paraId="769FCFD5" ns2:textId="77777777" w:rsidR="00BF64BA" w:rsidRPr="007B75D3" w:rsidRDefault="00BF64BA" w:rsidP="00711F42">
            <w:pPr>
              <w:jc w:val="center"/>
              <w:rPr>
                <w:sz w:val="19"/>
                <w:szCs w:val="19"/>
              </w:rPr>
            </w:pPr>
          </w:p>
        </w:tc>
        <w:tc>
          <w:tcPr>
            <w:tcW w:w="550" w:type="pct"/>
            <w:noWrap/>
            <w:vAlign w:val="center"/>
            <w:hideMark/>
          </w:tcPr>
          <w:p ns2:paraId="6BF50E2B" ns2: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p>
        </w:tc>
        <w:tc>
          <w:tcPr>
            <w:tcW w:w="502" w:type="pct"/>
            <w:vAlign w:val="center"/>
            <w:hideMark/>
          </w:tcPr>
          <w:p ns2:paraId="332D8820" ns2: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b/>
                <w:sz w:val="19"/>
                <w:szCs w:val="19"/>
              </w:rPr>
            </w:pPr>
            <w:r w:rsidRPr="007B75D3">
              <w:rPr>
                <w:b/>
                <w:sz w:val="19"/>
                <w:szCs w:val="19"/>
              </w:rPr>
              <w:t>5</w:t>
            </w:r>
          </w:p>
        </w:tc>
        <w:tc>
          <w:tcPr>
            <w:tcW w:w="1108" w:type="pct"/>
            <w:vAlign w:val="center"/>
            <w:hideMark/>
          </w:tcPr>
          <w:p ns2:paraId="74CBFAE1" ns2: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r w:rsidRPr="007B75D3">
              <w:rPr>
                <w:sz w:val="19"/>
                <w:szCs w:val="19"/>
              </w:rPr>
              <w:t>1510 (1270-1760)</w:t>
            </w:r>
          </w:p>
        </w:tc>
        <w:tc>
          <w:tcPr>
            <w:tcW w:w="1158" w:type="pct"/>
            <w:vAlign w:val="center"/>
            <w:hideMark/>
          </w:tcPr>
          <w:p ns2:paraId="50647FF9" ns2: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r w:rsidRPr="007B75D3">
              <w:rPr>
                <w:sz w:val="19"/>
                <w:szCs w:val="19"/>
              </w:rPr>
              <w:t>548 (472-618)</w:t>
            </w:r>
          </w:p>
        </w:tc>
        <w:tc>
          <w:tcPr>
            <w:tcW w:w="1195" w:type="pct"/>
            <w:vAlign w:val="center"/>
            <w:hideMark/>
          </w:tcPr>
          <w:p ns2:paraId="3A8E6593" ns2: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r w:rsidRPr="007B75D3">
              <w:rPr>
                <w:sz w:val="19"/>
                <w:szCs w:val="19"/>
              </w:rPr>
              <w:t>4230 (2820-6200)</w:t>
            </w:r>
          </w:p>
        </w:tc>
      </w:tr>
      <w:tr w:rsidR="00BF64BA" w:rsidRPr="00214DDB" ns2:paraId="3F327408" ns2:textId="77777777" w:rsidTr="006165B8">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487" w:type="pct"/>
            <w:noWrap/>
            <w:vAlign w:val="center"/>
            <w:hideMark/>
          </w:tcPr>
          <w:p ns2:paraId="17725E20" ns2:textId="77777777" w:rsidR="00BF64BA" w:rsidRPr="007B75D3" w:rsidRDefault="00BF64BA" w:rsidP="00711F42">
            <w:pPr>
              <w:jc w:val="center"/>
              <w:rPr>
                <w:sz w:val="19"/>
                <w:szCs w:val="19"/>
              </w:rPr>
            </w:pPr>
          </w:p>
        </w:tc>
        <w:tc>
          <w:tcPr>
            <w:tcW w:w="550" w:type="pct"/>
            <w:noWrap/>
            <w:vAlign w:val="center"/>
            <w:hideMark/>
          </w:tcPr>
          <w:p ns2:paraId="19919FC9" ns2: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b/>
                <w:sz w:val="19"/>
                <w:szCs w:val="19"/>
              </w:rPr>
            </w:pPr>
            <w:r w:rsidRPr="007B75D3">
              <w:rPr>
                <w:b/>
                <w:sz w:val="19"/>
                <w:szCs w:val="19"/>
              </w:rPr>
              <w:t>C</w:t>
            </w:r>
            <w:r w:rsidRPr="007B75D3">
              <w:rPr>
                <w:b/>
                <w:vertAlign w:val="subscript"/>
              </w:rPr>
              <w:t>trough</w:t>
            </w:r>
            <w:r w:rsidRPr="007B75D3">
              <w:rPr>
                <w:b/>
              </w:rPr>
              <w:t xml:space="preserve"> </w:t>
            </w:r>
            <w:r w:rsidRPr="007B75D3">
              <w:rPr>
                <w:b/>
                <w:sz w:val="19"/>
                <w:szCs w:val="19"/>
              </w:rPr>
              <w:t>(ng/mL)</w:t>
            </w:r>
          </w:p>
        </w:tc>
        <w:tc>
          <w:tcPr>
            <w:tcW w:w="502" w:type="pct"/>
            <w:vAlign w:val="center"/>
            <w:hideMark/>
          </w:tcPr>
          <w:p ns2:paraId="02AB914E" ns2: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b/>
                <w:sz w:val="19"/>
                <w:szCs w:val="19"/>
              </w:rPr>
            </w:pPr>
            <w:r w:rsidRPr="007B75D3">
              <w:rPr>
                <w:b/>
                <w:sz w:val="19"/>
                <w:szCs w:val="19"/>
              </w:rPr>
              <w:t>4</w:t>
            </w:r>
          </w:p>
        </w:tc>
        <w:tc>
          <w:tcPr>
            <w:tcW w:w="1108" w:type="pct"/>
            <w:vAlign w:val="center"/>
            <w:hideMark/>
          </w:tcPr>
          <w:p ns2:paraId="0AF2020E" ns2: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r w:rsidRPr="007B75D3">
              <w:rPr>
                <w:sz w:val="19"/>
                <w:szCs w:val="19"/>
              </w:rPr>
              <w:t>1.49 (1.29-1.76)</w:t>
            </w:r>
          </w:p>
        </w:tc>
        <w:tc>
          <w:tcPr>
            <w:tcW w:w="1158" w:type="pct"/>
            <w:vAlign w:val="center"/>
            <w:hideMark/>
          </w:tcPr>
          <w:p ns2:paraId="014586B8" ns2: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r w:rsidRPr="007B75D3">
              <w:rPr>
                <w:sz w:val="19"/>
                <w:szCs w:val="19"/>
              </w:rPr>
              <w:t>0.54 (0.421-0.648)</w:t>
            </w:r>
          </w:p>
        </w:tc>
        <w:tc>
          <w:tcPr>
            <w:tcW w:w="1195" w:type="pct"/>
            <w:vAlign w:val="center"/>
            <w:hideMark/>
          </w:tcPr>
          <w:p ns2:paraId="634DEAB8" ns2: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r w:rsidRPr="007B75D3">
              <w:rPr>
                <w:sz w:val="19"/>
                <w:szCs w:val="19"/>
              </w:rPr>
              <w:t>4.26 (3.06-6.62)</w:t>
            </w:r>
          </w:p>
        </w:tc>
      </w:tr>
      <w:tr w:rsidR="00BF64BA" w:rsidRPr="00214DDB" ns2:paraId="174FD914" ns2:textId="77777777" w:rsidTr="006165B8">
        <w:trPr>
          <w:trHeight w:val="290"/>
          <w:jc w:val="center"/>
        </w:trPr>
        <w:tc>
          <w:tcPr>
            <w:cnfStyle w:val="001000000000" w:firstRow="0" w:lastRow="0" w:firstColumn="1" w:lastColumn="0" w:oddVBand="0" w:evenVBand="0" w:oddHBand="0" w:evenHBand="0" w:firstRowFirstColumn="0" w:firstRowLastColumn="0" w:lastRowFirstColumn="0" w:lastRowLastColumn="0"/>
            <w:tcW w:w="487" w:type="pct"/>
            <w:noWrap/>
            <w:vAlign w:val="center"/>
            <w:hideMark/>
          </w:tcPr>
          <w:p ns2:paraId="0D9A377E" ns2:textId="77777777" w:rsidR="00BF64BA" w:rsidRPr="007B75D3" w:rsidRDefault="00BF64BA" w:rsidP="00711F42">
            <w:pPr>
              <w:jc w:val="center"/>
              <w:rPr>
                <w:sz w:val="19"/>
                <w:szCs w:val="19"/>
              </w:rPr>
            </w:pPr>
          </w:p>
        </w:tc>
        <w:tc>
          <w:tcPr>
            <w:tcW w:w="550" w:type="pct"/>
            <w:noWrap/>
            <w:vAlign w:val="center"/>
            <w:hideMark/>
          </w:tcPr>
          <w:p ns2:paraId="704F956B" ns2: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p>
        </w:tc>
        <w:tc>
          <w:tcPr>
            <w:tcW w:w="502" w:type="pct"/>
            <w:vAlign w:val="center"/>
            <w:hideMark/>
          </w:tcPr>
          <w:p ns2:paraId="38241000" ns2: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b/>
                <w:sz w:val="19"/>
                <w:szCs w:val="19"/>
              </w:rPr>
            </w:pPr>
            <w:r w:rsidRPr="007B75D3">
              <w:rPr>
                <w:b/>
                <w:sz w:val="19"/>
                <w:szCs w:val="19"/>
              </w:rPr>
              <w:t>5</w:t>
            </w:r>
          </w:p>
        </w:tc>
        <w:tc>
          <w:tcPr>
            <w:tcW w:w="1108" w:type="pct"/>
            <w:vAlign w:val="center"/>
            <w:hideMark/>
          </w:tcPr>
          <w:p ns2:paraId="5A8699A7" ns2: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r w:rsidRPr="007B75D3">
              <w:rPr>
                <w:sz w:val="19"/>
                <w:szCs w:val="19"/>
              </w:rPr>
              <w:t>1.88 (1.6-2.18)</w:t>
            </w:r>
          </w:p>
        </w:tc>
        <w:tc>
          <w:tcPr>
            <w:tcW w:w="1158" w:type="pct"/>
            <w:vAlign w:val="center"/>
            <w:hideMark/>
          </w:tcPr>
          <w:p ns2:paraId="78C18AB5" ns2: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r w:rsidRPr="007B75D3">
              <w:rPr>
                <w:sz w:val="19"/>
                <w:szCs w:val="19"/>
              </w:rPr>
              <w:t>0.67 (0.545-0.816)</w:t>
            </w:r>
          </w:p>
        </w:tc>
        <w:tc>
          <w:tcPr>
            <w:tcW w:w="1195" w:type="pct"/>
            <w:vAlign w:val="center"/>
            <w:hideMark/>
          </w:tcPr>
          <w:p ns2:paraId="33F3494D" ns2: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r w:rsidRPr="007B75D3">
              <w:rPr>
                <w:sz w:val="19"/>
                <w:szCs w:val="19"/>
              </w:rPr>
              <w:t>5.34 (3.83-7.36)</w:t>
            </w:r>
          </w:p>
        </w:tc>
      </w:tr>
      <w:tr w:rsidR="00BF64BA" w:rsidRPr="00214DDB" ns2:paraId="6FE10B25" ns2:textId="77777777" w:rsidTr="00711F42">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5000" w:type="pct"/>
            <w:gridSpan w:val="6"/>
            <w:noWrap/>
            <w:vAlign w:val="center"/>
          </w:tcPr>
          <w:p ns2:paraId="6D47A064" ns2:textId="2166AB99" w:rsidR="00BF64BA" w:rsidRPr="007B75D3" w:rsidRDefault="00BF64BA" w:rsidP="007221FF">
            <w:pPr>
              <w:spacing w:after="60"/>
              <w:rPr>
                <w:b w:val="0"/>
                <w:sz w:val="19"/>
                <w:szCs w:val="19"/>
              </w:rPr>
            </w:pPr>
            <w:r w:rsidRPr="007B75D3">
              <w:rPr>
                <w:b w:val="0"/>
                <w:sz w:val="19"/>
                <w:szCs w:val="19"/>
              </w:rPr>
              <w:t>AUC=area under the concentration-time curve; CI=confidence interval; C</w:t>
            </w:r>
            <w:r w:rsidRPr="007B75D3">
              <w:rPr>
                <w:b w:val="0"/>
                <w:sz w:val="19"/>
                <w:szCs w:val="19"/>
                <w:vertAlign w:val="subscript"/>
              </w:rPr>
              <w:t>max</w:t>
            </w:r>
            <w:r w:rsidRPr="007B75D3">
              <w:rPr>
                <w:b w:val="0"/>
                <w:sz w:val="19"/>
                <w:szCs w:val="19"/>
              </w:rPr>
              <w:t>=maximum observed plasma concentration; C</w:t>
            </w:r>
            <w:r w:rsidRPr="007B75D3">
              <w:rPr>
                <w:b w:val="0"/>
                <w:sz w:val="19"/>
                <w:szCs w:val="19"/>
                <w:vertAlign w:val="subscript"/>
              </w:rPr>
              <w:t>trough</w:t>
            </w:r>
            <w:r w:rsidRPr="007B75D3">
              <w:rPr>
                <w:b w:val="0"/>
                <w:sz w:val="19"/>
                <w:szCs w:val="19"/>
              </w:rPr>
              <w:t xml:space="preserve">=trough plasma concentration; </w:t>
            </w:r>
            <w:r w:rsidR="00395C94" w:rsidRPr="007B75D3">
              <w:rPr>
                <w:b w:val="0"/>
                <w:sz w:val="19"/>
                <w:szCs w:val="19"/>
              </w:rPr>
              <w:t xml:space="preserve">Sac-TMT ADC=sac-TMT antibody drug conjugate; </w:t>
            </w:r>
            <w:r w:rsidRPr="007B75D3">
              <w:rPr>
                <w:b w:val="0"/>
                <w:sz w:val="19"/>
                <w:szCs w:val="19"/>
              </w:rPr>
              <w:t>TAb=total antibody.</w:t>
            </w:r>
          </w:p>
        </w:tc>
      </w:tr>
    </w:tbl>
    <w:p ns2:paraId="62FCE85D" ns2:textId="34B30680" w:rsidR="007243AD" w:rsidRPr="003C2365" w:rsidRDefault="007243AD" w:rsidP="007243AD">
      <w:pPr>
        <w:pStyle w:val="FigureTitle"/>
      </w:pPr>
      <w:ins w:id="9476" w:author="GoldenCorpusHarness" w:date="2026-03-28T21:57:55Z">
        <w:r>
          <w:t xml:space="preserve">Embryo-fetal development toxicity was observed when payload alone (KL610023) was administered at doses ≥15 μg/kg. </w:t>
        </w:r>
      </w:ins>
      <w:r>
        <w:t>Fi</w:t>
      </w:r>
      <w:del w:id="9477" w:author="GoldenCorpusHarness" w:date="2026-03-28T21:57:55Z">
        <w:r>
          <w:delText>g</w:delText>
        </w:r>
      </w:del>
      <w:ins w:id="9478" w:author="GoldenCorpusHarness" w:date="2026-03-28T21:57:55Z">
        <w:r>
          <w:t>ndings incl</w:t>
        </w:r>
      </w:ins>
      <w:r>
        <w:t>u</w:t>
      </w:r>
      <w:del w:id="9479" w:author="GoldenCorpusHarness" w:date="2026-03-28T21:57:55Z">
        <w:r>
          <w:delText xml:space="preserve">re </w:delText>
        </w:r>
      </w:del>
      <w:ins w:id="9480" w:author="GoldenCorpusHarness" w:date="2026-03-28T21:57:55Z">
        <w:r>
          <w:t>ded increased post‑implantation loss, fetal developmental delays, and external, visceral, and skeletal abnormalities. The NOAEL was 5 μg/kg based on GLP study with AUClast of plasma KL</w:t>
        </w:r>
      </w:ins>
      <w:r>
        <w:t>6</w:t>
      </w:r>
      <w:del w:id="9481" w:author="GoldenCorpusHarness" w:date="2026-03-28T21:57:55Z">
        <w:r>
          <w:delText>Pro</w:delText>
        </w:r>
      </w:del>
      <w:ins w:id="9482" w:author="GoldenCorpusHarness" w:date="2026-03-28T21:57:55Z">
        <w:r>
          <w:t>10023 of 3.85 ng*h/mL in pregnant rats on GD 17. These effects are consistent with the known genotoxic and cytotoxic properties of the topoisomerase I inhi</w:t>
        </w:r>
      </w:ins>
      <w:r>
        <w:t>b</w:t>
      </w:r>
      <w:del w:id="9483" w:author="GoldenCorpusHarness" w:date="2026-03-28T21:57:55Z">
        <w:r>
          <w:delText>ability of Response Versus Sac-TMT ADC Exposure in Participants With TNBC</w:delText>
        </w:r>
      </w:del>
      <w:ins w:id="9484" w:author="GoldenCorpusHarness" w:date="2026-03-28T21:57:55Z">
        <w:r>
          <w:t>itor payload.</w:t>
        </w:r>
      </w:ins>
    </w:p>
    <w:p ns2:paraId="6C87DBE3" ns2:textId="056584FD" w:rsidR="00A07010" w:rsidRPr="00A07010" w:rsidRDefault="00A07010" w:rsidP="00B24627">
      <w:pPr>
        <w:pStyle w:val="Figure"/>
      </w:pPr>
      <w:ins w:id="9485" w:author="GoldenCorpusHarness" w:date="2026-03-28T21:57:55Z">
        <w:r>
          <w:t>Local I-VESIC tolerability studies in humanized TROP2 KI mice did not show any toxicologically significant changes in urinary bladder up to 20 mg/mL sac-TMT administered twice weekly for 6 doses.</w:t>
        </w:r>
      </w:ins>
    </w:p>
    <w:p ns2:paraId="77C07F93" ns2:textId="1BA73993" w:rsidR="007243AD" w:rsidRPr="00590117" w:rsidRDefault="007243AD" w:rsidP="007243AD">
      <w:pPr>
        <w:pStyle w:val="Paragraph"/>
        <w:spacing w:after="0"/>
        <w:rPr>
          <w:sz w:val="20"/>
          <w:szCs w:val="20"/>
        </w:rPr>
      </w:pPr>
      <w:r>
        <w:t>A</w:t>
      </w:r>
      <w:del w:id="9486" w:author="GoldenCorpusHarness" w:date="2026-03-28T21:57:55Z">
        <w:r>
          <w:delText>DC=</w:delText>
        </w:r>
      </w:del>
      <w:ins w:id="9487" w:author="GoldenCorpusHarness" w:date="2026-03-28T21:57:55Z">
        <w:r>
          <w:t xml:space="preserve">n in vivo phototoxicity </w:t>
        </w:r>
      </w:ins>
      <w:r>
        <w:t>s</w:t>
      </w:r>
      <w:del w:id="9488" w:author="GoldenCorpusHarness" w:date="2026-03-28T21:57:55Z">
        <w:r>
          <w:delText>ac-TMT an</w:delText>
        </w:r>
      </w:del>
      <w:r>
        <w:t>t</w:t>
      </w:r>
      <w:del w:id="9489" w:author="GoldenCorpusHarness" w:date="2026-03-28T21:57:55Z">
        <w:r>
          <w:delText>ibo</w:delText>
        </w:r>
      </w:del>
      <w:ins w:id="9490" w:author="GoldenCorpusHarness" w:date="2026-03-28T21:57:55Z">
        <w:r>
          <w:t>u</w:t>
        </w:r>
      </w:ins>
      <w:r>
        <w:t>dy</w:t>
      </w:r>
      <w:del w:id="9491" w:author="GoldenCorpusHarness" w:date="2026-03-28T21:57:55Z">
        <w:r>
          <w:delText>-</w:delText>
        </w:r>
      </w:del>
      <w:ins w:id="9492" w:author="GoldenCorpusHarness" w:date="2026-03-28T21:57:55Z">
        <w:r>
          <w:t xml:space="preserve"> in rats with KL610143 (pro</w:t>
        </w:r>
      </w:ins>
      <w:r>
        <w:t xml:space="preserve">drug </w:t>
      </w:r>
      <w:ins w:id="9493" w:author="GoldenCorpusHarness" w:date="2026-03-28T21:57:55Z">
        <w:r>
          <w:t>of KL610023) did not indi</w:t>
        </w:r>
      </w:ins>
      <w:r>
        <w:t>c</w:t>
      </w:r>
      <w:del w:id="9494" w:author="GoldenCorpusHarness" w:date="2026-03-28T21:57:55Z">
        <w:r>
          <w:delText>onjug</w:delText>
        </w:r>
      </w:del>
      <w:r>
        <w:t>ate</w:t>
      </w:r>
      <w:del w:id="9495" w:author="GoldenCorpusHarness" w:date="2026-03-28T21:57:55Z">
        <w:r>
          <w:delText>;</w:delText>
        </w:r>
      </w:del>
      <w:r>
        <w:t xml:space="preserve"> </w:t>
      </w:r>
      <w:del w:id="9496" w:author="GoldenCorpusHarness" w:date="2026-03-28T21:57:55Z">
        <w:r>
          <w:delText>CR=</w:delText>
        </w:r>
      </w:del>
      <w:ins w:id="9497" w:author="GoldenCorpusHarness" w:date="2026-03-28T21:57:55Z">
        <w:r>
          <w:t>phototoxi</w:t>
        </w:r>
      </w:ins>
      <w:r>
        <w:t>c</w:t>
      </w:r>
      <w:ins w:id="9498" w:author="GoldenCorpusHarness" w:date="2026-03-28T21:57:55Z">
        <w:r>
          <w:t xml:space="preserve"> p</w:t>
        </w:r>
      </w:ins>
      <w:r>
        <w:t>o</w:t>
      </w:r>
      <w:del w:id="9499" w:author="GoldenCorpusHarness" w:date="2026-03-28T21:57:55Z">
        <w:r>
          <w:delText>mple</w:delText>
        </w:r>
      </w:del>
      <w:r>
        <w:t>te</w:t>
      </w:r>
      <w:del w:id="9500" w:author="GoldenCorpusHarness" w:date="2026-03-28T21:57:55Z">
        <w:r>
          <w:delText xml:space="preserve"> respo</w:delText>
        </w:r>
      </w:del>
      <w:r>
        <w:t>n</w:t>
      </w:r>
      <w:del w:id="9501" w:author="GoldenCorpusHarness" w:date="2026-03-28T21:57:55Z">
        <w:r>
          <w:delText>se; Ctrough=trough concentration; PR=par</w:delText>
        </w:r>
      </w:del>
      <w:r>
        <w:t>tial</w:t>
      </w:r>
      <w:del w:id="9502" w:author="GoldenCorpusHarness" w:date="2026-03-28T21:57:55Z">
        <w:r>
          <w:delText xml:space="preserve"> response; SD=stable disease; TNBC=triple-negative breast cancer</w:delText>
        </w:r>
      </w:del>
      <w:r>
        <w:t>.</w:t>
      </w:r>
    </w:p>
    <w:p ns2:paraId="2EEB2C2E" ns2:textId="7A66D49E" w:rsidR="007243AD" w:rsidRPr="002F27D8" w:rsidRDefault="007243AD" w:rsidP="007243AD">
      <w:pPr>
        <w:pStyle w:val="Paragraph"/>
        <w:spacing w:after="0"/>
        <w:rPr>
          <w:sz w:val="16"/>
          <w:szCs w:val="16"/>
        </w:rPr>
      </w:pPr>
      <w:del w:id="9503" w:author="GoldenCorpusHarness" w:date="2026-03-28T21:57:55Z">
        <w:r>
          <w:delText>Notes: Pro</w:delText>
        </w:r>
      </w:del>
      <w:ins w:id="9504" w:author="GoldenCorpusHarness" w:date="2026-03-28T21:57:55Z">
        <w:r>
          <w:t>In summary, the nonclinical toxicity profile is consistent with the expected effects of topoisomerase I inhi</w:t>
        </w:r>
      </w:ins>
      <w:r>
        <w:t>b</w:t>
      </w:r>
      <w:del w:id="9505" w:author="GoldenCorpusHarness" w:date="2026-03-28T21:57:55Z">
        <w:r>
          <w:delText>a</w:delText>
        </w:r>
      </w:del>
      <w:ins w:id="9506" w:author="GoldenCorpusHarness" w:date="2026-03-28T21:57:55Z">
        <w:r>
          <w:t>itors or ADCs using topoisomerase I inhi</w:t>
        </w:r>
      </w:ins>
      <w:r>
        <w:t>bi</w:t>
      </w:r>
      <w:del w:id="9507" w:author="GoldenCorpusHarness" w:date="2026-03-28T21:57:55Z">
        <w:r>
          <w:delText xml:space="preserve">lity of CR or PR (left panel) and CR, PR, and SD (right panel) </w:delText>
        </w:r>
      </w:del>
      <w:ins w:id="9508" w:author="GoldenCorpusHarness" w:date="2026-03-28T21:57:55Z">
        <w:r>
          <w:t>tor as the payload. The a</w:t>
        </w:r>
      </w:ins>
      <w:r>
        <w:t>v</w:t>
      </w:r>
      <w:del w:id="9509" w:author="GoldenCorpusHarness" w:date="2026-03-28T21:57:55Z">
        <w:r>
          <w:delText>ersus</w:delText>
        </w:r>
      </w:del>
      <w:ins w:id="9510" w:author="GoldenCorpusHarness" w:date="2026-03-28T21:57:55Z">
        <w:r>
          <w:t>ailable nonclinical data support clinical development of</w:t>
        </w:r>
      </w:ins>
      <w:r>
        <w:t xml:space="preserve"> sac-TMT </w:t>
      </w:r>
      <w:del w:id="9511" w:author="GoldenCorpusHarness" w:date="2026-03-28T21:57:55Z">
        <w:r>
          <w:delText>ADC Ctrough</w:delText>
        </w:r>
      </w:del>
      <w:ins w:id="9512" w:author="GoldenCorpusHarness" w:date="2026-03-28T21:57:55Z">
        <w:r>
          <w:t>for treatment of patients with various types of cancers in accordance with the study protocol</w:t>
        </w:r>
      </w:ins>
      <w:r>
        <w:t>.</w:t>
      </w:r>
      <w:del w:id="9513" w:author="GoldenCorpusHarness" w:date="2026-03-28T21:57:55Z">
        <w:r>
          <w:delText xml:space="preserve"> In the graphs, the observed proportion is represented by the solid dots. The verticals bars represent the 90% confidence interval of the observed proportions. The blue solid line is a smoothed locally weighted smoothing (LOESS) line. Gray areas indicate standard error around the LOESS line. In the boxplots, individual participants are represented by a gray circle. The median is represented by the vertical line in the middle of each box. The left and right sides of the box plot represent the 25th and 75th percentiles (the lower and upper quartiles, respectively). The bars extending from the ends of the box to the outermost data represent 1.5 × (the upper or lower interquartile range).</w:delText>
        </w:r>
      </w:del>
    </w:p>
    <w:p ns2:paraId="27591F47" ns2:textId="4C6478DA" w:rsidR="007243AD" w:rsidRDefault="007243AD" w:rsidP="007243AD">
      <w:pPr>
        <w:spacing w:after="120"/>
        <w:rPr>
          <w:sz w:val="20"/>
          <w:szCs w:val="20"/>
        </w:rPr>
      </w:pPr>
      <w:del w:id="9514" w:author="GoldenCorpusHarness" w:date="2026-03-28T21:57:55Z">
        <w:r>
          <w:delText>Cutoff Date: PK 15-JAN-2024; Efficacy 05-MAR-2024 (participants whose first dose date is later than 15-JAN-2024 are not included)</w:delText>
        </w:r>
      </w:del>
    </w:p>
    <w:p ns2:paraId="2111BCE3" ns2:textId="29467CC7" w:rsidR="007243AD" w:rsidRPr="002F27D8" w:rsidRDefault="009A7949">
      <w:pPr>
        <w:spacing w:before="0" w:after="200" w:line="276" w:lineRule="auto"/>
        <w:rPr>
          <w:sz w:val="20"/>
          <w:szCs w:val="20"/>
        </w:rPr>
      </w:pPr>
      <w:ins w:id="9515" w:author="GoldenCorpusHarness" w:date="2026-03-28T21:57:55Z">
        <w:r>
          <w:t>EFFECTS IN HUMANS</w:t>
        </w:r>
      </w:ins>
    </w:p>
    <w:p ns2:paraId="6AFF3FAB" ns2:textId="605C543D" w:rsidR="00B229A9" w:rsidRPr="00B229A9" w:rsidRDefault="00B229A9" w:rsidP="00340D76">
      <w:pPr>
        <w:pStyle w:val="FigureTitle"/>
      </w:pPr>
      <w:del w:id="9516" w:author="GoldenCorpusHarness" w:date="2026-03-28T21:57:55Z">
        <w:r>
          <w:delText>Figu</w:delText>
        </w:r>
      </w:del>
      <w:ins w:id="9517" w:author="GoldenCorpusHarness" w:date="2026-03-28T21:57:55Z">
        <w:r>
          <w:t>The</w:t>
        </w:r>
      </w:ins>
      <w:r>
        <w:t xml:space="preserve">re </w:t>
      </w:r>
      <w:del w:id="9518" w:author="GoldenCorpusHarness" w:date="2026-03-28T21:57:55Z">
        <w:r>
          <w:delText>7P</w:delText>
        </w:r>
      </w:del>
      <w:ins w:id="9519" w:author="GoldenCorpusHarness" w:date="2026-03-28T21:57:55Z">
        <w:r>
          <w:t>a</w:t>
        </w:r>
      </w:ins>
      <w:r>
        <w:t>r</w:t>
      </w:r>
      <w:ins w:id="9520" w:author="GoldenCorpusHarness" w:date="2026-03-28T21:57:55Z">
        <w:r>
          <w:t xml:space="preserve">e 35 </w:t>
        </w:r>
      </w:ins>
      <w:r>
        <w:t>o</w:t>
      </w:r>
      <w:del w:id="9521" w:author="GoldenCorpusHarness" w:date="2026-03-28T21:57:55Z">
        <w:r>
          <w:delText>bab</w:delText>
        </w:r>
      </w:del>
      <w:ins w:id="9522" w:author="GoldenCorpusHarness" w:date="2026-03-28T21:57:55Z">
        <w:r>
          <w:t>ngo</w:t>
        </w:r>
      </w:ins>
      <w:r>
        <w:t>i</w:t>
      </w:r>
      <w:ins w:id="9523" w:author="GoldenCorpusHarness" w:date="2026-03-28T21:57:55Z">
        <w:r>
          <w:t>ng c</w:t>
        </w:r>
      </w:ins>
      <w:r>
        <w:t>li</w:t>
      </w:r>
      <w:ins w:id="9524" w:author="GoldenCorpusHarness" w:date="2026-03-28T21:57:55Z">
        <w:r>
          <w:t>nical s</w:t>
        </w:r>
      </w:ins>
      <w:r>
        <w:t>t</w:t>
      </w:r>
      <w:del w:id="9525" w:author="GoldenCorpusHarness" w:date="2026-03-28T21:57:55Z">
        <w:r>
          <w:delText>y of R</w:delText>
        </w:r>
      </w:del>
      <w:ins w:id="9526" w:author="GoldenCorpusHarness" w:date="2026-03-28T21:57:55Z">
        <w:r>
          <w:t>udi</w:t>
        </w:r>
      </w:ins>
      <w:r>
        <w:t>es</w:t>
      </w:r>
      <w:del w:id="9527" w:author="GoldenCorpusHarness" w:date="2026-03-28T21:57:55Z">
        <w:r>
          <w:delText>p</w:delText>
        </w:r>
      </w:del>
      <w:ins w:id="9528" w:author="GoldenCorpusHarness" w:date="2026-03-28T21:57:55Z">
        <w:r>
          <w:t xml:space="preserve"> f</w:t>
        </w:r>
      </w:ins>
      <w:r>
        <w:t>o</w:t>
      </w:r>
      <w:del w:id="9529" w:author="GoldenCorpusHarness" w:date="2026-03-28T21:57:55Z">
        <w:r>
          <w:delText>n</w:delText>
        </w:r>
      </w:del>
      <w:ins w:id="9530" w:author="GoldenCorpusHarness" w:date="2026-03-28T21:57:55Z">
        <w:r>
          <w:t xml:space="preserve">r </w:t>
        </w:r>
      </w:ins>
      <w:r>
        <w:t>s</w:t>
      </w:r>
      <w:del w:id="9531" w:author="GoldenCorpusHarness" w:date="2026-03-28T21:57:55Z">
        <w:r>
          <w:delText>e Versus S</w:delText>
        </w:r>
      </w:del>
      <w:r>
        <w:t>ac-TMT</w:t>
      </w:r>
      <w:ins w:id="9532" w:author="GoldenCorpusHarness" w:date="2026-03-28T21:57:55Z">
        <w:r>
          <w:t>,</w:t>
        </w:r>
      </w:ins>
      <w:r>
        <w:t xml:space="preserve"> </w:t>
      </w:r>
      <w:del w:id="9533" w:author="GoldenCorpusHarness" w:date="2026-03-28T21:57:55Z">
        <w:r>
          <w:delText>ADC</w:delText>
        </w:r>
      </w:del>
      <w:ins w:id="9534" w:author="GoldenCorpusHarness" w:date="2026-03-28T21:57:55Z">
        <w:r>
          <w:t>and</w:t>
        </w:r>
      </w:ins>
      <w:r>
        <w:t xml:space="preserve"> </w:t>
      </w:r>
      <w:del w:id="9535" w:author="GoldenCorpusHarness" w:date="2026-03-28T21:57:55Z">
        <w:r>
          <w:delText>Ex</w:delText>
        </w:r>
      </w:del>
      <w:ins w:id="9536" w:author="GoldenCorpusHarness" w:date="2026-03-28T21:57:55Z">
        <w:r>
          <w:t>Study MK-2870-014/SKB264-III-03/O</w:t>
        </w:r>
      </w:ins>
      <w:r>
        <w:t>p</w:t>
      </w:r>
      <w:del w:id="9537" w:author="GoldenCorpusHarness" w:date="2026-03-28T21:57:55Z">
        <w:r>
          <w:delText>osu</w:delText>
        </w:r>
      </w:del>
      <w:ins w:id="9538" w:author="GoldenCorpusHarness" w:date="2026-03-28T21:57:55Z">
        <w:r>
          <w:t>tiTROP-B</w:t>
        </w:r>
      </w:ins>
      <w:r>
        <w:t>re</w:t>
      </w:r>
      <w:ins w:id="9539" w:author="GoldenCorpusHarness" w:date="2026-03-28T21:57:55Z">
        <w:r>
          <w:t>ast01</w:t>
        </w:r>
      </w:ins>
      <w:r>
        <w:t xml:space="preserve"> </w:t>
      </w:r>
      <w:del w:id="9540" w:author="GoldenCorpusHarness" w:date="2026-03-28T21:57:55Z">
        <w:r>
          <w:delText>i</w:delText>
        </w:r>
      </w:del>
      <w:ins w:id="9541" w:author="GoldenCorpusHarness" w:date="2026-03-28T21:57:55Z">
        <w:r>
          <w:t>has bee</w:t>
        </w:r>
      </w:ins>
      <w:r>
        <w:t xml:space="preserve">n </w:t>
      </w:r>
      <w:del w:id="9542" w:author="GoldenCorpusHarness" w:date="2026-03-28T21:57:55Z">
        <w:r>
          <w:delText>Par</w:delText>
        </w:r>
      </w:del>
      <w:ins w:id="9543" w:author="GoldenCorpusHarness" w:date="2026-03-28T21:57:55Z">
        <w:r>
          <w:t>comple</w:t>
        </w:r>
      </w:ins>
      <w:r>
        <w:t>t</w:t>
      </w:r>
      <w:del w:id="9544" w:author="GoldenCorpusHarness" w:date="2026-03-28T21:57:55Z">
        <w:r>
          <w:delText>icipants With NSCLC</w:delText>
        </w:r>
      </w:del>
      <w:ins w:id="9545" w:author="GoldenCorpusHarness" w:date="2026-03-28T21:57:55Z">
        <w:r>
          <w:t>ed.</w:t>
        </w:r>
      </w:ins>
    </w:p>
    <w:p ns2:paraId="662B3795" ns2:textId="4D8B109E" w:rsidR="00F66636" w:rsidRPr="00A07010" w:rsidRDefault="00A07010" w:rsidP="00B24627">
      <w:pPr>
        <w:pStyle w:val="Caption"/>
      </w:pPr>
      <w:del w:id="9546" w:author="GoldenCorpusHarness" w:date="2026-03-28T21:57:55Z">
        <w:r>
          <w:delText>ADC=sac-TMT a</w:delText>
        </w:r>
      </w:del>
      <w:ins w:id="9547" w:author="GoldenCorpusHarness" w:date="2026-03-28T21:57:55Z">
        <w:r>
          <w:t>O</w:t>
        </w:r>
      </w:ins>
      <w:r>
        <w:t>n</w:t>
      </w:r>
      <w:del w:id="9548" w:author="GoldenCorpusHarness" w:date="2026-03-28T21:57:55Z">
        <w:r>
          <w:delText>t</w:delText>
        </w:r>
      </w:del>
      <w:ins w:id="9549" w:author="GoldenCorpusHarness" w:date="2026-03-28T21:57:55Z">
        <w:r>
          <w:t>go</w:t>
        </w:r>
      </w:ins>
      <w:r>
        <w:t>i</w:t>
      </w:r>
      <w:del w:id="9550" w:author="GoldenCorpusHarness" w:date="2026-03-28T21:57:55Z">
        <w:r>
          <w:delText>body-dru</w:delText>
        </w:r>
      </w:del>
      <w:ins w:id="9551" w:author="GoldenCorpusHarness" w:date="2026-03-28T21:57:55Z">
        <w:r>
          <w:t>n</w:t>
        </w:r>
      </w:ins>
      <w:r>
        <w:t xml:space="preserve">g </w:t>
      </w:r>
      <w:ins w:id="9552" w:author="GoldenCorpusHarness" w:date="2026-03-28T21:57:55Z">
        <w:r>
          <w:t>Clini</w:t>
        </w:r>
      </w:ins>
      <w:r>
        <w:t>c</w:t>
      </w:r>
      <w:del w:id="9553" w:author="GoldenCorpusHarness" w:date="2026-03-28T21:57:55Z">
        <w:r>
          <w:delText>onjugate; CR=complete response; Ctrough=trough concentration; PR=parti</w:delText>
        </w:r>
      </w:del>
      <w:r>
        <w:t xml:space="preserve">al </w:t>
      </w:r>
      <w:del w:id="9554" w:author="GoldenCorpusHarness" w:date="2026-03-28T21:57:55Z">
        <w:r>
          <w:delText>r</w:delText>
        </w:r>
      </w:del>
      <w:ins w:id="9555" w:author="GoldenCorpusHarness" w:date="2026-03-28T21:57:55Z">
        <w:r>
          <w:t>Studi</w:t>
        </w:r>
      </w:ins>
      <w:r>
        <w:t>es</w:t>
      </w:r>
      <w:del w:id="9556" w:author="GoldenCorpusHarness" w:date="2026-03-28T21:57:55Z">
        <w:r>
          <w:delText>ponse; NSCLC=non-small cell lung cancer; SD=stable disease</w:delText>
        </w:r>
      </w:del>
    </w:p>
    <w:p ns2:paraId="23002EF7" ns2:textId="0485D8D4" w:rsidR="00F66636" w:rsidRPr="002F27D8" w:rsidRDefault="00F66636" w:rsidP="00F66636">
      <w:pPr>
        <w:pStyle w:val="Paragraph"/>
        <w:spacing w:after="0"/>
        <w:rPr>
          <w:sz w:val="16"/>
          <w:szCs w:val="16"/>
        </w:rPr>
      </w:pPr>
      <w:del w:id="9557" w:author="GoldenCorpusHarness" w:date="2026-03-28T21:57:55Z">
        <w:r>
          <w:delText>Notes: P</w:delText>
        </w:r>
      </w:del>
      <w:ins w:id="9558" w:author="GoldenCorpusHarness" w:date="2026-03-28T21:57:55Z">
        <w:r>
          <w:t>[Table 14] summa</w:t>
        </w:r>
      </w:ins>
      <w:r>
        <w:t>r</w:t>
      </w:r>
      <w:del w:id="9559" w:author="GoldenCorpusHarness" w:date="2026-03-28T21:57:55Z">
        <w:r>
          <w:delText>o</w:delText>
        </w:r>
      </w:del>
      <w:ins w:id="9560" w:author="GoldenCorpusHarness" w:date="2026-03-28T21:57:55Z">
        <w:r>
          <w:t>izes completed and ongoing clinical studies of sac-TMT that have data included in this IB. [Ta</w:t>
        </w:r>
      </w:ins>
      <w:r>
        <w:t>b</w:t>
      </w:r>
      <w:del w:id="9561" w:author="GoldenCorpusHarness" w:date="2026-03-28T21:57:55Z">
        <w:r>
          <w:delText>ability</w:delText>
        </w:r>
      </w:del>
      <w:ins w:id="9562" w:author="GoldenCorpusHarness" w:date="2026-03-28T21:57:55Z">
        <w:r>
          <w:t>le 15] summarizes all ongoing clinical studies</w:t>
        </w:r>
      </w:ins>
      <w:r>
        <w:t xml:space="preserve"> of </w:t>
      </w:r>
      <w:del w:id="9563" w:author="GoldenCorpusHarness" w:date="2026-03-28T21:57:55Z">
        <w:r>
          <w:delText xml:space="preserve">CR or PR (left panel) and CR, PR, and SD (right panel) versus </w:delText>
        </w:r>
      </w:del>
      <w:r>
        <w:t xml:space="preserve">sac-TMT </w:t>
      </w:r>
      <w:del w:id="9564" w:author="GoldenCorpusHarness" w:date="2026-03-28T21:57:55Z">
        <w:r>
          <w:delText>ADC Ctrough</w:delText>
        </w:r>
      </w:del>
      <w:ins w:id="9565" w:author="GoldenCorpusHarness" w:date="2026-03-28T21:57:55Z">
        <w:r>
          <w:t>with no data included in this IB</w:t>
        </w:r>
      </w:ins>
      <w:r>
        <w:t>.</w:t>
      </w:r>
      <w:del w:id="9566" w:author="GoldenCorpusHarness" w:date="2026-03-28T21:57:55Z">
        <w:r>
          <w:delText xml:space="preserve"> In the graphs, the observed proportion is represented by the solid dots. The verticals bars represent the 90% confidence interval of the observed proportions. The blue solid line is a smoothed locally weighted smoothing (LOESS) line. Gray areas indicate standard error around the LOESS line. In the boxplots, individual participants are represented by a gray circle. The median is represented by the vertical line in the middle of each box. The left and right sides of the box plot represent the 25th and 75th percentiles (the lower and upper quartiles, respectively). The bars extending from the ends of the box to the outermost data represent 1.5 × (the upper or lower interquartile range).</w:delText>
        </w:r>
      </w:del>
    </w:p>
    <w:p ns2:paraId="4E3CE6D8" ns2:textId="5129130C" w:rsidR="00F66636" w:rsidRDefault="00F66636" w:rsidP="00F66636">
      <w:pPr>
        <w:spacing w:after="120"/>
        <w:rPr>
          <w:sz w:val="20"/>
          <w:szCs w:val="20"/>
        </w:rPr>
      </w:pPr>
      <w:ins w:id="9567" w:author="GoldenCorpusHarness" w:date="2026-03-28T21:57:55Z">
        <w:r>
          <w:t>Efficacy data presented are from Studies MK-2870-001 (KL264-01), MK-2870-002 (SKB264-II-06) cervical cancer cohort only, MK-2870-014 (SKB264-III-03), and MK-2870-013 (SKB264-II-05), MK-2870-016 (SKB264-II-07) TNB</w:t>
        </w:r>
      </w:ins>
      <w:r>
        <w:t>C</w:t>
      </w:r>
      <w:ins w:id="9568" w:author="GoldenCorpusHarness" w:date="2026-03-28T21:57:55Z">
        <w:r>
          <w:t xml:space="preserve"> cohort only, and MK-2870-017 (SKB264-II-08). The DCO date for efficacy data may not be the same as that for the safety data. F</w:t>
        </w:r>
      </w:ins>
      <w:r>
        <w:t>u</w:t>
      </w:r>
      <w:del w:id="9569" w:author="GoldenCorpusHarness" w:date="2026-03-28T21:57:55Z">
        <w:r>
          <w:delText xml:space="preserve">toff </w:delText>
        </w:r>
      </w:del>
      <w:ins w:id="9570" w:author="GoldenCorpusHarness" w:date="2026-03-28T21:57:55Z">
        <w:r>
          <w:t>rthermore, PK, pharmacodynamic, and A</w:t>
        </w:r>
      </w:ins>
      <w:r>
        <w:t>D</w:t>
      </w:r>
      <w:del w:id="9571" w:author="GoldenCorpusHarness" w:date="2026-03-28T21:57:55Z">
        <w:r>
          <w:delText>ate: PK 15-J</w:delText>
        </w:r>
      </w:del>
      <w:r>
        <w:t>A</w:t>
      </w:r>
      <w:del w:id="9572" w:author="GoldenCorpusHarness" w:date="2026-03-28T21:57:55Z">
        <w:r>
          <w:delText>N-2024; Efficacy 05-MAR-2024 (</w:delText>
        </w:r>
      </w:del>
      <w:ins w:id="9573" w:author="GoldenCorpusHarness" w:date="2026-03-28T21:57:55Z">
        <w:r>
          <w:t xml:space="preserve"> data </w:t>
        </w:r>
      </w:ins>
      <w:r>
        <w:t>p</w:t>
      </w:r>
      <w:del w:id="9574" w:author="GoldenCorpusHarness" w:date="2026-03-28T21:57:55Z">
        <w:r>
          <w:delText>articipants whose first dose date is later than 15-JAN-2024 are not</w:delText>
        </w:r>
      </w:del>
      <w:ins w:id="9575" w:author="GoldenCorpusHarness" w:date="2026-03-28T21:57:55Z">
        <w:r>
          <w:t>resented in this IB</w:t>
        </w:r>
      </w:ins>
      <w:r>
        <w:t xml:space="preserve"> include</w:t>
      </w:r>
      <w:del w:id="9576" w:author="GoldenCorpusHarness" w:date="2026-03-28T21:57:55Z">
        <w:r>
          <w:delText>d)</w:delText>
        </w:r>
      </w:del>
      <w:ins w:id="9577" w:author="GoldenCorpusHarness" w:date="2026-03-28T21:57:55Z">
        <w:r>
          <w:t xml:space="preserve"> participants from Study MK-2870-001 (KL264-01).</w:t>
        </w:r>
      </w:ins>
    </w:p>
    <w:p ns2:paraId="47546102" ns2:textId="135EA1D6" w:rsidR="00F66636" w:rsidRDefault="009A7949">
      <w:pPr>
        <w:spacing w:before="0" w:after="200" w:line="276" w:lineRule="auto"/>
        <w:rPr>
          <w:b/>
          <w:color w:val="000000"/>
        </w:rPr>
      </w:pPr>
      <w:r>
        <w:br w:type="page"/>
      </w:r>
    </w:p>
    <w:p ns2:paraId="5B9006C8" ns2:textId="2BDA2A8F" w:rsidR="00B229A9" w:rsidRPr="00B229A9" w:rsidRDefault="00B229A9" w:rsidP="00C970A8">
      <w:pPr>
        <w:pStyle w:val="FigureTitle"/>
      </w:pPr>
      <w:del w:id="9578" w:author="GoldenCorpusHarness" w:date="2026-03-28T21:57:55Z">
        <w:r>
          <w:delText>Figure 8Probability of Adverse Event Versus Sac-TMT sac-TMT ADC Exposure in Participants With TNBC</w:delText>
        </w:r>
      </w:del>
    </w:p>
    <w:p ns2:paraId="4119B789" ns2:textId="0EB7FB0D" w:rsidR="007243AD" w:rsidRPr="00590117" w:rsidRDefault="00C15B2E" w:rsidP="0071376A">
      <w:pPr>
        <w:pStyle w:val="Paragraph"/>
        <w:keepNext/>
      </w:pPr>
      <w:ins w:id="9579" w:author="GoldenCorpusHarness" w:date="2026-03-28T21:57:55Z">
        <w:r>
          <w:t>Table 14Table of Ongoing and Completed Clinical Studies With Data Included in IB Ed. 07</w:t>
        </w:r>
      </w:ins>
    </w:p>
    <w:p ns2:paraId="12A2E4A1" ns2:textId="0ABFE5C9" w:rsidR="007243AD" w:rsidRPr="00590117" w:rsidRDefault="007243AD" w:rsidP="007243AD">
      <w:pPr>
        <w:pStyle w:val="Paragraph"/>
        <w:spacing w:after="0"/>
        <w:rPr>
          <w:sz w:val="20"/>
          <w:szCs w:val="20"/>
        </w:rPr>
      </w:pPr>
      <w:bookmarkStart w:id="254" w:name="_Hlk146285066"/>
      <w:r w:rsidRPr="00590117">
        <w:rPr>
          <w:sz w:val="20"/>
          <w:szCs w:val="20"/>
        </w:rPr>
        <w:t>ADC=</w:t>
      </w:r>
      <w:r w:rsidR="003A04D9">
        <w:rPr>
          <w:sz w:val="20"/>
          <w:szCs w:val="20"/>
        </w:rPr>
        <w:t xml:space="preserve">sac-TMT </w:t>
      </w:r>
      <w:r w:rsidRPr="00590117">
        <w:rPr>
          <w:sz w:val="20"/>
          <w:szCs w:val="20"/>
        </w:rPr>
        <w:t>antibody-drug conjugate; AE=adverse event; C</w:t>
      </w:r>
      <w:r w:rsidRPr="00590117">
        <w:rPr>
          <w:sz w:val="20"/>
          <w:szCs w:val="20"/>
          <w:vertAlign w:val="subscript"/>
        </w:rPr>
        <w:t>max</w:t>
      </w:r>
      <w:r w:rsidRPr="00590117">
        <w:rPr>
          <w:sz w:val="20"/>
          <w:szCs w:val="20"/>
        </w:rPr>
        <w:t>= maximum plasma concentration; TNBC=triple-negative breast cancer.</w:t>
      </w:r>
    </w:p>
    <w:p ns2:paraId="0E29B082" ns2:textId="25107E1F" w:rsidR="007243AD" w:rsidRPr="00590117" w:rsidRDefault="007243AD" w:rsidP="007243AD">
      <w:pPr>
        <w:pStyle w:val="Paragraph"/>
        <w:spacing w:after="0"/>
        <w:rPr>
          <w:sz w:val="20"/>
          <w:szCs w:val="20"/>
        </w:rPr>
      </w:pPr>
      <w:del w:id="9580" w:author="GoldenCorpusHarness" w:date="2026-03-28T21:57:55Z">
        <w:r>
          <w:delText>Notes: Probability of any Grade ≥3 AE (AEs of interest: rash, bone marrow failure, stomatitis, thrombocytopenia, neutropenia, nausea, electrocardiogram QT prolonged, vomiting, diarrhea, anemia, hepatic function abnormal; left panel), Grade ≥3 neutropenia (middle panel), and Grade ≥3 anemia (right panel) versus sac-TMT ADC Cmax. In the graphs, the mean observed proportion is represented by the solid dots. The verticals bars represent the 90% confidence interval of the observed proportions. The blue solid line is a smoothed locally weighted smoothing (LOESS) line. Gray areas indicate standard error around the LOESS line. In the boxplots, individual participants are represented by a gray circle. The median is represented by the vertical line in the middle of each box. The left and right sides of the box plot represent the 25th and 75th percentiles (the lower and upper quartiles, respectively). The bars extending from the ends of the box to the outermost data represent 1.5 × (the upper or lower interquartile range).</w:delText>
        </w:r>
      </w:del>
    </w:p>
    <w:p ns2:paraId="622FC2C8" ns2:textId="541CF583" w:rsidR="007243AD" w:rsidRDefault="007243AD" w:rsidP="007243AD">
      <w:pPr>
        <w:pStyle w:val="Paragraph"/>
        <w:spacing w:after="0"/>
        <w:rPr>
          <w:sz w:val="20"/>
          <w:szCs w:val="20"/>
        </w:rPr>
      </w:pPr>
      <w:del w:id="9581" w:author="GoldenCorpusHarness" w:date="2026-03-28T21:57:55Z">
        <w:r>
          <w:delText>Cutoff Date: PK 15-JAN-2024; Safety 21-MAY-2024 (participants whose first dose date is later than 15-JAN-2024 are not included)</w:delText>
        </w:r>
      </w:del>
    </w:p>
    <w:p ns2:paraId="34F2683E" ns2:textId="02849524" w:rsidR="00F66636" w:rsidRDefault="009A7949">
      <w:pPr>
        <w:spacing w:before="0" w:after="200" w:line="276" w:lineRule="auto"/>
        <w:rPr>
          <w:sz w:val="20"/>
          <w:szCs w:val="20"/>
        </w:rPr>
      </w:pPr>
      <w:ins w:id="9582" w:author="GoldenCorpusHarness" w:date="2026-03-28T21:57:55Z">
        <w:r>
          <w:t>Table 15Table of Ongoing Clinical Studies With No Data Included in IB Ed. 07</w:t>
        </w:r>
      </w:ins>
    </w:p>
    <w:p ns2:paraId="3619590C" ns2:textId="56592CEF" w:rsidR="00171834" w:rsidRPr="00171834" w:rsidRDefault="00171834" w:rsidP="00C970A8">
      <w:pPr>
        <w:pStyle w:val="FigureTitle"/>
      </w:pPr>
      <w:bookmarkStart w:id="255" w:name="_Ref179926651"/>
      <w:bookmarkStart w:id="256" w:name="_Toc180400091"/>
      <w:r>
        <w:lastRenderedPageBreak/>
        <w:t xml:space="preserve">Figure </w:t>
      </w:r>
      <w:r w:rsidR="00E45E19">
        <w:rPr>
          <w:noProof/>
        </w:rPr>
        <w:t>9</w:t>
      </w:r>
      <w:bookmarkEnd w:id="255"/>
      <w:r>
        <w:tab/>
      </w:r>
      <w:r w:rsidRPr="00590117">
        <w:t xml:space="preserve">Probability of Adverse Event Versus </w:t>
      </w:r>
      <w:r>
        <w:t xml:space="preserve">Sac-TMT </w:t>
      </w:r>
      <w:r w:rsidRPr="00590117">
        <w:t xml:space="preserve">ADC Exposure in Participants </w:t>
      </w:r>
      <w:r>
        <w:t>W</w:t>
      </w:r>
      <w:r w:rsidRPr="00590117">
        <w:t xml:space="preserve">ith </w:t>
      </w:r>
      <w:r>
        <w:t>NSCLC</w:t>
      </w:r>
      <w:bookmarkEnd w:id="256"/>
    </w:p>
    <w:p ns2:paraId="58410F81" ns2:textId="12D072A1" w:rsidR="009A3AAA" w:rsidRPr="00590117" w:rsidRDefault="00C618D1" w:rsidP="009A3AAA">
      <w:pPr>
        <w:pStyle w:val="Paragraph"/>
      </w:pPr>
      <w:r w:rsidRPr="00C618D1">
        <w:rPr>
          <w:noProof/>
        </w:rPr>
        <w:drawing>
          <ns4:inline distT="0" distB="0" distL="0" distR="0" ns5:anchorId="6C731330" ns5:editId="4E4690DE">
            <ns4:extent cx="8229600" cy="1988289"/>
            <ns4:effectExtent l="0" t="0" r="0" b="0"/>
            <ns4:docPr id="1087965910" name="Picture 1087965910"/>
            <ns4:cNvGraphicFramePr>
              <ns6:graphicFrameLocks noChangeAspect="1"/>
            </ns4:cNvGraphicFramePr>
            <ns6:graphic>
              <ns6:graphicData uri="http://schemas.openxmlformats.org/drawingml/2006/picture">
                <ns7:pic>
                  <ns7:nvPicPr>
                    <ns7:cNvPr id="0" name="Picture 7"/>
                    <ns7:cNvPicPr>
                      <ns6:picLocks noChangeAspect="1" noChangeArrowheads="1"/>
                    </ns7:cNvPicPr>
                  </ns7:nvPicPr>
                  <ns7:blipFill rotWithShape="1">
                    <ns6:blip ns3:embed="rId34" cstate="print">
                      <ns6:extLst>
                        <ns6:ext uri="{28A0092B-C50C-407E-A947-70E740481C1C}">
                          <ns8:useLocalDpi val="0"/>
                        </ns6:ext>
                      </ns6:extLst>
                    </ns6:blip>
                    <ns6:srcRect b="18692"/>
                    <ns6:stretch/>
                  </ns7:blipFill>
                  <ns7:spPr bwMode="auto">
                    <ns6:xfrm>
                      <ns6:off x="0" y="0"/>
                      <ns6:ext cx="8229600" cy="1988289"/>
                    </ns6:xfrm>
                    <ns6:prstGeom prst="rect">
                      <ns6:avLst/>
                    </ns6:prstGeom>
                    <ns6:noFill/>
                    <ns6:ln>
                      <ns6:noFill/>
                    </ns6:ln>
                    <ns6:extLst>
                      <ns6:ext uri="{53640926-AAD7-44D8-BBD7-CCE9431645EC}">
                        <ns8:shadowObscured/>
                      </ns6:ext>
                    </ns6:extLst>
                  </ns7:spPr>
                </ns7:pic>
              </ns6:graphicData>
            </ns6:graphic>
          </ns4:inline>
        </w:drawing>
      </w:r>
    </w:p>
    <w:p ns2:paraId="52FCB735" ns2:textId="1B2FDEC2" w:rsidR="009A3AAA" w:rsidRPr="00590117" w:rsidRDefault="009A3AAA" w:rsidP="009A3AAA">
      <w:pPr>
        <w:pStyle w:val="Paragraph"/>
        <w:spacing w:after="0"/>
        <w:rPr>
          <w:sz w:val="20"/>
          <w:szCs w:val="20"/>
        </w:rPr>
      </w:pPr>
      <w:del w:id="9583" w:author="GoldenCorpusHarness" w:date="2026-03-28T21:57:55Z">
        <w:r>
          <w:delText>ADC=sac-TMT antibody-drug conjugate; AE=adverse event; Cmax= maximum plasma concentration; NSCLC=non-small cell lung cancer.</w:delText>
        </w:r>
      </w:del>
    </w:p>
    <w:p ns2:paraId="440D42F2" ns2:textId="17AF6BDD" w:rsidR="009A3AAA" w:rsidRPr="00590117" w:rsidRDefault="009A3AAA" w:rsidP="009A3AAA">
      <w:pPr>
        <w:pStyle w:val="Paragraph"/>
        <w:spacing w:after="0"/>
        <w:rPr>
          <w:sz w:val="20"/>
          <w:szCs w:val="20"/>
        </w:rPr>
      </w:pPr>
      <w:del w:id="9584" w:author="GoldenCorpusHarness" w:date="2026-03-28T21:57:55Z">
        <w:r>
          <w:delText>N</w:delText>
        </w:r>
      </w:del>
      <w:ins w:id="9585" w:author="GoldenCorpusHarness" w:date="2026-03-28T21:57:55Z">
        <w:r>
          <w:t>Pharmac</w:t>
        </w:r>
      </w:ins>
      <w:r>
        <w:t>o</w:t>
      </w:r>
      <w:del w:id="9586" w:author="GoldenCorpusHarness" w:date="2026-03-28T21:57:55Z">
        <w:r>
          <w:delText xml:space="preserve">tes: Probability of any Grade ≥3 AE (AEs of </w:delText>
        </w:r>
      </w:del>
      <w:ins w:id="9587" w:author="GoldenCorpusHarness" w:date="2026-03-28T21:57:55Z">
        <w:r>
          <w:t>k</w:t>
        </w:r>
      </w:ins>
      <w:r>
        <w:t>in</w:t>
      </w:r>
      <w:del w:id="9588" w:author="GoldenCorpusHarness" w:date="2026-03-28T21:57:55Z">
        <w:r>
          <w:delText>t</w:delText>
        </w:r>
      </w:del>
      <w:r>
        <w:t>e</w:t>
      </w:r>
      <w:del w:id="9589" w:author="GoldenCorpusHarness" w:date="2026-03-28T21:57:55Z">
        <w:r>
          <w:delText>rest: rash, bone marrow failure, stomatitis, thrombocytopenia, neutropenia, nausea, electrocardiogram QT prolonged, vomiting, diarrhea, anemia, hepa</w:delText>
        </w:r>
      </w:del>
      <w:r>
        <w:t>tic</w:t>
      </w:r>
      <w:del w:id="9590" w:author="GoldenCorpusHarness" w:date="2026-03-28T21:57:55Z">
        <w:r>
          <w:delText xml:space="preserve"> function abnormal; left panel), Grade ≥3 neutropenia (middle panel),</w:delText>
        </w:r>
      </w:del>
      <w:ins w:id="9591" w:author="GoldenCorpusHarness" w:date="2026-03-28T21:57:55Z">
        <w:r>
          <w:t>s</w:t>
        </w:r>
      </w:ins>
      <w:r>
        <w:t xml:space="preserve"> and </w:t>
      </w:r>
      <w:del w:id="9592" w:author="GoldenCorpusHarness" w:date="2026-03-28T21:57:55Z">
        <w:r>
          <w:delText>G</w:delText>
        </w:r>
      </w:del>
      <w:ins w:id="9593" w:author="GoldenCorpusHarness" w:date="2026-03-28T21:57:55Z">
        <w:r>
          <w:t>P</w:t>
        </w:r>
      </w:ins>
      <w:r>
        <w:t>r</w:t>
      </w:r>
      <w:del w:id="9594" w:author="GoldenCorpusHarness" w:date="2026-03-28T21:57:55Z">
        <w:r>
          <w:delText>a</w:delText>
        </w:r>
      </w:del>
      <w:ins w:id="9595" w:author="GoldenCorpusHarness" w:date="2026-03-28T21:57:55Z">
        <w:r>
          <w:t>o</w:t>
        </w:r>
      </w:ins>
      <w:r>
        <w:t>d</w:t>
      </w:r>
      <w:del w:id="9596" w:author="GoldenCorpusHarness" w:date="2026-03-28T21:57:55Z">
        <w:r>
          <w:delText>e ≥3 anemia (righ</w:delText>
        </w:r>
      </w:del>
      <w:ins w:id="9597" w:author="GoldenCorpusHarness" w:date="2026-03-28T21:57:55Z">
        <w:r>
          <w:t>uc</w:t>
        </w:r>
      </w:ins>
      <w:r>
        <w:t xml:space="preserve">t </w:t>
      </w:r>
      <w:del w:id="9598" w:author="GoldenCorpusHarness" w:date="2026-03-28T21:57:55Z">
        <w:r>
          <w:delText>p</w:delText>
        </w:r>
      </w:del>
      <w:ins w:id="9599" w:author="GoldenCorpusHarness" w:date="2026-03-28T21:57:55Z">
        <w:r>
          <w:t>Met</w:t>
        </w:r>
      </w:ins>
      <w:r>
        <w:t>a</w:t>
      </w:r>
      <w:del w:id="9600" w:author="GoldenCorpusHarness" w:date="2026-03-28T21:57:55Z">
        <w:r>
          <w:delText>nel) versus sac-TMT ADC Cmax. In the graphs, the mean o</w:delText>
        </w:r>
      </w:del>
      <w:r>
        <w:t>b</w:t>
      </w:r>
      <w:del w:id="9601" w:author="GoldenCorpusHarness" w:date="2026-03-28T21:57:55Z">
        <w:r>
          <w:delText>served proportion is represented by the s</w:delText>
        </w:r>
      </w:del>
      <w:r>
        <w:t>oli</w:t>
      </w:r>
      <w:del w:id="9602" w:author="GoldenCorpusHarness" w:date="2026-03-28T21:57:55Z">
        <w:r>
          <w:delText xml:space="preserve">d dots. The verticals bars represent the 90% confidence interval of the observed proportions. The blue solid line is a </w:delText>
        </w:r>
      </w:del>
      <w:r>
        <w:t>sm</w:t>
      </w:r>
      <w:del w:id="9603" w:author="GoldenCorpusHarness" w:date="2026-03-28T21:57:55Z">
        <w:r>
          <w:delText>oothed locally weighted smoothing (LOESS) line. Gray areas indicate standard error around the LOESS line. In the boxplots, individual participants are represented by a gray circle. The median is represented by the vertical line</w:delText>
        </w:r>
      </w:del>
      <w:r>
        <w:t xml:space="preserve"> in </w:t>
      </w:r>
      <w:del w:id="9604" w:author="GoldenCorpusHarness" w:date="2026-03-28T21:57:55Z">
        <w:r>
          <w:delText xml:space="preserve">the </w:delText>
        </w:r>
      </w:del>
      <w:ins w:id="9605" w:author="GoldenCorpusHarness" w:date="2026-03-28T21:57:55Z">
        <w:r>
          <w:t>Hu</w:t>
        </w:r>
      </w:ins>
      <w:r>
        <w:t>m</w:t>
      </w:r>
      <w:del w:id="9606" w:author="GoldenCorpusHarness" w:date="2026-03-28T21:57:55Z">
        <w:r>
          <w:delText xml:space="preserve">iddle of each box. The left </w:delText>
        </w:r>
      </w:del>
      <w:r>
        <w:t>an</w:t>
      </w:r>
      <w:del w:id="9607" w:author="GoldenCorpusHarness" w:date="2026-03-28T21:57:55Z">
        <w:r>
          <w:delText xml:space="preserve">d right </w:delText>
        </w:r>
      </w:del>
      <w:r>
        <w:t>s</w:t>
      </w:r>
      <w:del w:id="9608" w:author="GoldenCorpusHarness" w:date="2026-03-28T21:57:55Z">
        <w:r>
          <w:delText>ides of the box plot represent the 25th and 75th percentiles (the lower and upper quartiles, respectively). The bars extending from the ends of the box to the outermost data represent 1.5 × (the upper or lower interquartile range).</w:delText>
        </w:r>
      </w:del>
    </w:p>
    <w:p ns2:paraId="4BCE1DD2" ns2:textId="0B39A348" w:rsidR="009A3AAA" w:rsidRDefault="009A3AAA" w:rsidP="009A3AAA">
      <w:pPr>
        <w:pStyle w:val="Paragraph"/>
        <w:spacing w:after="0"/>
        <w:rPr>
          <w:sz w:val="20"/>
          <w:szCs w:val="20"/>
        </w:rPr>
      </w:pPr>
      <w:del w:id="9609" w:author="GoldenCorpusHarness" w:date="2026-03-28T21:57:55Z">
        <w:r>
          <w:delText xml:space="preserve">Cutoff Date: PK 15-JAN-2024; </w:delText>
        </w:r>
      </w:del>
      <w:r>
        <w:t>Sa</w:t>
      </w:r>
      <w:del w:id="9610" w:author="GoldenCorpusHarness" w:date="2026-03-28T21:57:55Z">
        <w:r>
          <w:delText>fety</w:delText>
        </w:r>
      </w:del>
      <w:ins w:id="9611" w:author="GoldenCorpusHarness" w:date="2026-03-28T21:57:55Z">
        <w:r>
          <w:t>c-TMT</w:t>
        </w:r>
      </w:ins>
      <w:r>
        <w:t xml:space="preserve"> </w:t>
      </w:r>
      <w:del w:id="9612" w:author="GoldenCorpusHarness" w:date="2026-03-28T21:57:55Z">
        <w:r>
          <w:delText>21-</w:delText>
        </w:r>
      </w:del>
      <w:r>
        <w:t>M</w:t>
      </w:r>
      <w:del w:id="9613" w:author="GoldenCorpusHarness" w:date="2026-03-28T21:57:55Z">
        <w:r>
          <w:delText>AY-2024 (participants wh</w:delText>
        </w:r>
      </w:del>
      <w:r>
        <w:t>o</w:t>
      </w:r>
      <w:del w:id="9614" w:author="GoldenCorpusHarness" w:date="2026-03-28T21:57:55Z">
        <w:r>
          <w:delText xml:space="preserve">se first dose date is later than 15-JAN-2024 are </w:delText>
        </w:r>
      </w:del>
      <w:r>
        <w:t>not</w:t>
      </w:r>
      <w:ins w:id="9615" w:author="GoldenCorpusHarness" w:date="2026-03-28T21:57:55Z">
        <w:r>
          <w:t>herapy</w:t>
        </w:r>
      </w:ins>
      <w:r>
        <w:t xml:space="preserve"> </w:t>
      </w:r>
      <w:del w:id="9616" w:author="GoldenCorpusHarness" w:date="2026-03-28T21:57:55Z">
        <w:r>
          <w:delText>included)</w:delText>
        </w:r>
      </w:del>
    </w:p>
    <w:p ns2:paraId="47BDE3B7" ns2:textId="77777777" w:rsidR="007221FF" w:rsidRDefault="007221FF" w:rsidP="009A3AAA">
      <w:pPr>
        <w:pStyle w:val="Paragraph"/>
        <w:spacing w:after="0"/>
        <w:rPr>
          <w:sz w:val="20"/>
          <w:szCs w:val="20"/>
        </w:rPr>
      </w:pPr>
      <w:ins w:id="9617" w:author="GoldenCorpusHarness" w:date="2026-03-28T21:57:55Z">
        <w:r>
          <w:t>Clinical Pharmacokinetics</w:t>
        </w:r>
      </w:ins>
    </w:p>
    <w:p ns2:paraId="752EF057" ns2:textId="482B912B" w:rsidR="007243AD" w:rsidRPr="006920CC" w:rsidRDefault="007243AD" w:rsidP="007243AD">
      <w:pPr>
        <w:pStyle w:val="Paragraph"/>
        <w:spacing w:after="0"/>
        <w:rPr>
          <w:sz w:val="20"/>
          <w:szCs w:val="20"/>
        </w:rPr>
        <w:sectPr w:rsidR="007243AD" w:rsidRPr="006920CC" w:rsidSect="007243AD">
          <w:headerReference w:type="default" ns3:id="rId35"/>
          <w:footerReference w:type="default" ns3:id="rId36"/>
          <w:pgSz w:w="15840" w:h="12240" w:orient="landscape"/>
          <w:pgMar w:top="1800" w:right="1440" w:bottom="1440" w:left="1440" w:header="720" w:footer="720" w:gutter="0"/>
          <w:cols w:space="720"/>
          <w:docGrid w:linePitch="326"/>
        </w:sectPr>
      </w:pPr>
      <w:ins w:id="9618" w:author="GoldenCorpusHarness" w:date="2026-03-28T21:57:55Z">
        <w:r>
          <w:t>A total of 2226 participants with observable PK records are available across MK-2870 clinical development program from study MK-2870-001 (DCO: 31-MAR-2025), MK-2870-002 (DCO: 16-APR-2025), MK-2870-003 (DCO: 17-MAR-2025), MK-2870-014 (DCO: 21-JUN-2023), and MK-2870-017 (DCO: 06-JUN-2024).</w:t>
        </w:r>
      </w:ins>
    </w:p>
    <w:p ns2:paraId="1EF9978F" ns2:textId="25C2ADCB" w:rsidR="00171834" w:rsidRPr="00171834" w:rsidRDefault="00171834" w:rsidP="00C970A8">
      <w:pPr>
        <w:pStyle w:val="FigureTitle"/>
      </w:pPr>
      <w:del w:id="9619" w:author="GoldenCorpusHarness" w:date="2026-03-28T21:57:55Z">
        <w:r>
          <w:delText>Figur</w:delText>
        </w:r>
      </w:del>
      <w:ins w:id="9620" w:author="GoldenCorpusHarness" w:date="2026-03-28T21:57:55Z">
        <w:r>
          <w:t>Intensive PK sampling from Cycl</w:t>
        </w:r>
      </w:ins>
      <w:r>
        <w:t>e 1</w:t>
      </w:r>
      <w:ins w:id="9621" w:author="GoldenCorpusHarness" w:date="2026-03-28T21:57:55Z">
        <w:r>
          <w:t xml:space="preserve"> and Cycle 3 (1 cycle=28 days) from 3</w:t>
        </w:r>
      </w:ins>
      <w:r>
        <w:t>0</w:t>
      </w:r>
      <w:ins w:id="9622" w:author="GoldenCorpusHarness" w:date="2026-03-28T21:57:55Z">
        <w:r>
          <w:t xml:space="preserve"> participants with solid tumors were obtained from the dose escalation part of MK-2870-001 (Study KL264-01). The mean </w:t>
        </w:r>
      </w:ins>
      <w:r>
        <w:t>P</w:t>
      </w:r>
      <w:del w:id="9623" w:author="GoldenCorpusHarness" w:date="2026-03-28T21:57:55Z">
        <w:r>
          <w:delText>robability of Dose Interruption, Modification and Relative Dose Intensity Versus S</w:delText>
        </w:r>
      </w:del>
      <w:ins w:id="9624" w:author="GoldenCorpusHarness" w:date="2026-03-28T21:57:55Z">
        <w:r>
          <w:t>K parameters of the s</w:t>
        </w:r>
      </w:ins>
      <w:r>
        <w:t>ac-TMT ADC</w:t>
      </w:r>
      <w:del w:id="9625" w:author="GoldenCorpusHarness" w:date="2026-03-28T21:57:55Z">
        <w:r>
          <w:delText xml:space="preserve"> Exposure in Participants With TNB</w:delText>
        </w:r>
      </w:del>
      <w:ins w:id="9626" w:author="GoldenCorpusHarness" w:date="2026-03-28T21:57:55Z">
        <w:r>
          <w:t xml:space="preserve">, TAb and the free payload in </w:t>
        </w:r>
      </w:ins>
      <w:r>
        <w:t>C</w:t>
      </w:r>
      <w:ins w:id="9627" w:author="GoldenCorpusHarness" w:date="2026-03-28T21:57:55Z">
        <w:r>
          <w:t>ycle 1 and Cycle 3 after single and multiple dosing in each dose group are shown in [Table 16]. TAb represents the sum of conjugated and unconjugated mAb including sac-TMT ADC, mAb partially conjugated with payload (DAR &lt;7), and sacituzumab (DAR=0, also called naked antibody).</w:t>
        </w:r>
      </w:ins>
    </w:p>
    <w:p ns2:paraId="08ED985D" ns2:textId="2029D05F" w:rsidR="007243AD" w:rsidRPr="00590117" w:rsidRDefault="00C62EFA" w:rsidP="007243AD">
      <w:pPr>
        <w:pStyle w:val="Paragraph"/>
      </w:pPr>
      <w:ins w:id="9628" w:author="GoldenCorpusHarness" w:date="2026-03-28T21:57:55Z">
        <w:r>
          <w:t>Sac-TMT showed linear PK in the dose rage of 2.0 to 6.0 mg/kg q2w, with mean clearance (CL_obs) values of 46.0 to 83.4 mL/h and mean volume of distribution (Vz_obs) values of 2530 to 3980 mL. Also, the exposure of TAb and free payload increased as the dose increased; the mean t1/2 of sac-TMT ADC, TAb and free payload ranged between 24.9 to 48.5 hours, 42.9 to 85.2 hours and 42.4 to 65.6 hours , respectively. Moreover, the mean concentration of free payload in the blood circulation was less than 100 ng/mL, which indicated that the conjugation of linker to antibody and payload were stable. There was little accumulation of the drug after multiple-dosing, and the Cmax and AUC accumulation ratios of the sac-TMT ADC, TAb, and free payload were 0.269 to 1.14, 0.302 to 1.75, and 0.353 to 1.03, respectively [Table 16].</w:t>
        </w:r>
      </w:ins>
    </w:p>
    <w:p ns2:paraId="1DFAEDC5" ns2:textId="2E7A3920" w:rsidR="007243AD" w:rsidRPr="00590117" w:rsidRDefault="007243AD" w:rsidP="007243AD">
      <w:pPr>
        <w:pStyle w:val="Paragraph"/>
        <w:spacing w:after="0"/>
        <w:rPr>
          <w:sz w:val="20"/>
          <w:szCs w:val="20"/>
        </w:rPr>
      </w:pPr>
      <w:del w:id="9629" w:author="GoldenCorpusHarness" w:date="2026-03-28T21:57:55Z">
        <w:r>
          <w:delText>ADC=sac-TMT antibody-drug conjugate; Cmax= maximum plasma concentration; TNBC=triple-negative breast cancer.</w:delText>
        </w:r>
      </w:del>
    </w:p>
    <w:p ns2:paraId="3E806B12" ns2:textId="589AD69D" w:rsidR="007243AD" w:rsidRPr="00590117" w:rsidRDefault="007243AD" w:rsidP="007243AD">
      <w:pPr>
        <w:pStyle w:val="Paragraph"/>
        <w:spacing w:after="0"/>
        <w:rPr>
          <w:sz w:val="20"/>
          <w:szCs w:val="20"/>
        </w:rPr>
      </w:pPr>
      <w:del w:id="9630" w:author="GoldenCorpusHarness" w:date="2026-03-28T21:57:55Z">
        <w:r>
          <w:delText>Notes: Probability of any dose interruption (left panel), dose modification (middle panel), and relative dose intensity (right panel) versus sac-TMT ADC Cmax. In the graphs, the mean observed proportion is represented by the solid dots. The verticals bars represent the 90% confidence interval of the observed proportions. The blue solid line is a smoothed locally weighted smoothing (LOESS) line. Gray areas indicate standard error around the LOESS line. In the boxplots, individual participants are represented by a gray circle. The median is represented by the vertical line in the middle of each box. The left and right sides of the box plot represent the 25th and 75th percentiles (the lower and upper quartiles, respectively). The bars extending from the ends of the box to the outermost data represent 1.5 × (the upper or lower interquartile range).</w:delText>
        </w:r>
      </w:del>
    </w:p>
    <w:p ns2:paraId="723A3DFD" ns2:textId="25FC855C" w:rsidR="007243AD" w:rsidRDefault="007243AD" w:rsidP="007243AD">
      <w:pPr>
        <w:pStyle w:val="Paragraph"/>
        <w:rPr>
          <w:sz w:val="20"/>
          <w:szCs w:val="20"/>
        </w:rPr>
      </w:pPr>
      <w:ins w:id="9631" w:author="GoldenCorpusHarness" w:date="2026-03-28T21:57:55Z">
        <w:r>
          <w:t>Table 16Sac-TMT AD</w:t>
        </w:r>
      </w:ins>
      <w:r>
        <w:t>C</w:t>
      </w:r>
      <w:del w:id="9632" w:author="GoldenCorpusHarness" w:date="2026-03-28T21:57:55Z">
        <w:r>
          <w:delText>ut</w:delText>
        </w:r>
      </w:del>
      <w:ins w:id="9633" w:author="GoldenCorpusHarness" w:date="2026-03-28T21:57:55Z">
        <w:r>
          <w:t>, TAb, and Free Payl</w:t>
        </w:r>
      </w:ins>
      <w:r>
        <w:t>o</w:t>
      </w:r>
      <w:del w:id="9634" w:author="GoldenCorpusHarness" w:date="2026-03-28T21:57:55Z">
        <w:r>
          <w:delText>ff D</w:delText>
        </w:r>
      </w:del>
      <w:r>
        <w:t>a</w:t>
      </w:r>
      <w:del w:id="9635" w:author="GoldenCorpusHarness" w:date="2026-03-28T21:57:55Z">
        <w:r>
          <w:delText>te:</w:delText>
        </w:r>
      </w:del>
      <w:ins w:id="9636" w:author="GoldenCorpusHarness" w:date="2026-03-28T21:57:55Z">
        <w:r>
          <w:t>d</w:t>
        </w:r>
      </w:ins>
      <w:r>
        <w:t xml:space="preserve"> PK </w:t>
      </w:r>
      <w:del w:id="9637" w:author="GoldenCorpusHarness" w:date="2026-03-28T21:57:55Z">
        <w:r>
          <w:delText>15-J</w:delText>
        </w:r>
      </w:del>
      <w:ins w:id="9638" w:author="GoldenCorpusHarness" w:date="2026-03-28T21:57:55Z">
        <w:r>
          <w:t xml:space="preserve">Parameters </w:t>
        </w:r>
      </w:ins>
      <w:r>
        <w:t>A</w:t>
      </w:r>
      <w:del w:id="9639" w:author="GoldenCorpusHarness" w:date="2026-03-28T21:57:55Z">
        <w:r>
          <w:delText>N-2024;</w:delText>
        </w:r>
      </w:del>
      <w:ins w:id="9640" w:author="GoldenCorpusHarness" w:date="2026-03-28T21:57:55Z">
        <w:r>
          <w:t>fter</w:t>
        </w:r>
      </w:ins>
      <w:r>
        <w:t xml:space="preserve"> </w:t>
      </w:r>
      <w:del w:id="9641" w:author="GoldenCorpusHarness" w:date="2026-03-28T21:57:55Z">
        <w:r>
          <w:delText>To</w:delText>
        </w:r>
      </w:del>
      <w:ins w:id="9642" w:author="GoldenCorpusHarness" w:date="2026-03-28T21:57:55Z">
        <w:r>
          <w:t>Sing</w:t>
        </w:r>
      </w:ins>
      <w:r>
        <w:t>le</w:t>
      </w:r>
      <w:ins w:id="9643" w:author="GoldenCorpusHarness" w:date="2026-03-28T21:57:55Z">
        <w:r>
          <w:t xml:space="preserve"> and Multiple Int</w:t>
        </w:r>
      </w:ins>
      <w:r>
        <w:t>ra</w:t>
      </w:r>
      <w:del w:id="9644" w:author="GoldenCorpusHarness" w:date="2026-03-28T21:57:55Z">
        <w:r>
          <w:delText>bility 21-MAY-2024 (participa</w:delText>
        </w:r>
      </w:del>
      <w:ins w:id="9645" w:author="GoldenCorpusHarness" w:date="2026-03-28T21:57:55Z">
        <w:r>
          <w:t>ve</w:t>
        </w:r>
      </w:ins>
      <w:r>
        <w:t>n</w:t>
      </w:r>
      <w:del w:id="9646" w:author="GoldenCorpusHarness" w:date="2026-03-28T21:57:55Z">
        <w:r>
          <w:delText>t</w:delText>
        </w:r>
      </w:del>
      <w:ins w:id="9647" w:author="GoldenCorpusHarness" w:date="2026-03-28T21:57:55Z">
        <w:r>
          <w:t>ou</w:t>
        </w:r>
      </w:ins>
      <w:r>
        <w:t xml:space="preserve">s </w:t>
      </w:r>
      <w:del w:id="9648" w:author="GoldenCorpusHarness" w:date="2026-03-28T21:57:55Z">
        <w:r>
          <w:delText>w</w:delText>
        </w:r>
      </w:del>
      <w:ins w:id="9649" w:author="GoldenCorpusHarness" w:date="2026-03-28T21:57:55Z">
        <w:r>
          <w:t>Sac-TMT Doses in Eac</w:t>
        </w:r>
      </w:ins>
      <w:r>
        <w:t>h</w:t>
      </w:r>
      <w:ins w:id="9650" w:author="GoldenCorpusHarness" w:date="2026-03-28T21:57:55Z">
        <w:r>
          <w:t xml:space="preserve"> D</w:t>
        </w:r>
      </w:ins>
      <w:r>
        <w:t xml:space="preserve">ose </w:t>
      </w:r>
      <w:del w:id="9651" w:author="GoldenCorpusHarness" w:date="2026-03-28T21:57:55Z">
        <w:r>
          <w:delText>fi</w:delText>
        </w:r>
      </w:del>
      <w:ins w:id="9652" w:author="GoldenCorpusHarness" w:date="2026-03-28T21:57:55Z">
        <w:r>
          <w:t>G</w:t>
        </w:r>
      </w:ins>
      <w:r>
        <w:t>r</w:t>
      </w:r>
      <w:del w:id="9653" w:author="GoldenCorpusHarness" w:date="2026-03-28T21:57:55Z">
        <w:r>
          <w:delText>s</w:delText>
        </w:r>
      </w:del>
      <w:ins w:id="9654" w:author="GoldenCorpusHarness" w:date="2026-03-28T21:57:55Z">
        <w:r>
          <w:t>oup (S</w:t>
        </w:r>
      </w:ins>
      <w:r>
        <w:t>t</w:t>
      </w:r>
      <w:ins w:id="9655" w:author="GoldenCorpusHarness" w:date="2026-03-28T21:57:55Z">
        <w:r>
          <w:t>udy</w:t>
        </w:r>
      </w:ins>
      <w:r>
        <w:t xml:space="preserve"> </w:t>
      </w:r>
      <w:del w:id="9656" w:author="GoldenCorpusHarness" w:date="2026-03-28T21:57:55Z">
        <w:r>
          <w:delText>dose date is later than 15-JAN</w:delText>
        </w:r>
      </w:del>
      <w:ins w:id="9657" w:author="GoldenCorpusHarness" w:date="2026-03-28T21:57:55Z">
        <w:r>
          <w:t>MK</w:t>
        </w:r>
      </w:ins>
      <w:r>
        <w:t>-2</w:t>
      </w:r>
      <w:ins w:id="9658" w:author="GoldenCorpusHarness" w:date="2026-03-28T21:57:55Z">
        <w:r>
          <w:t>87</w:t>
        </w:r>
      </w:ins>
      <w:r>
        <w:t>0</w:t>
      </w:r>
      <w:del w:id="9659" w:author="GoldenCorpusHarness" w:date="2026-03-28T21:57:55Z">
        <w:r>
          <w:delText>24 are no</w:delText>
        </w:r>
      </w:del>
      <w:ins w:id="9660" w:author="GoldenCorpusHarness" w:date="2026-03-28T21:57:55Z">
        <w:r>
          <w:t>-001/S</w:t>
        </w:r>
      </w:ins>
      <w:r>
        <w:t>t</w:t>
      </w:r>
      <w:del w:id="9661" w:author="GoldenCorpusHarness" w:date="2026-03-28T21:57:55Z">
        <w:r>
          <w:delText xml:space="preserve"> incl</w:delText>
        </w:r>
      </w:del>
      <w:r>
        <w:t>ud</w:t>
      </w:r>
      <w:del w:id="9662" w:author="GoldenCorpusHarness" w:date="2026-03-28T21:57:55Z">
        <w:r>
          <w:delText>ed</w:delText>
        </w:r>
      </w:del>
      <w:ins w:id="9663" w:author="GoldenCorpusHarness" w:date="2026-03-28T21:57:55Z">
        <w:r>
          <w:t>y KL264-01</w:t>
        </w:r>
      </w:ins>
      <w:r>
        <w:t>)</w:t>
      </w:r>
    </w:p>
    <w:p ns2:paraId="796313C9" ns2:textId="7778D8F9" w:rsidR="009A3AAA" w:rsidRDefault="009A7949">
      <w:pPr>
        <w:spacing w:before="0" w:after="200" w:line="276" w:lineRule="auto"/>
      </w:pPr>
      <w:r>
        <w:br w:type="page"/>
      </w:r>
    </w:p>
    <w:p ns2:paraId="7B6CEF43" ns2:textId="5E8B770E" w:rsidR="0071376A" w:rsidRDefault="0071376A" w:rsidP="0071376A">
      <w:pPr>
        <w:pStyle w:val="FigureTitle"/>
      </w:pPr>
      <w:del w:id="9664" w:author="GoldenCorpusHarness" w:date="2026-03-28T21:57:55Z">
        <w:r>
          <w:delText>Figure 11Probability of Dose Interruption, Modification and Relative Dose Intensity Versus Sac-TMT A</w:delText>
        </w:r>
      </w:del>
      <w:r>
        <w:t>DC</w:t>
      </w:r>
      <w:ins w:id="9665" w:author="GoldenCorpusHarness" w:date="2026-03-28T21:57:55Z">
        <w:r>
          <w:t>O:</w:t>
        </w:r>
      </w:ins>
      <w:r>
        <w:t xml:space="preserve"> </w:t>
      </w:r>
      <w:del w:id="9666" w:author="GoldenCorpusHarness" w:date="2026-03-28T21:57:55Z">
        <w:r>
          <w:delText>Exposure in Participants With NSC</w:delText>
        </w:r>
      </w:del>
      <w:ins w:id="9667" w:author="GoldenCorpusHarness" w:date="2026-03-28T21:57:55Z">
        <w:r>
          <w:t>29-JU</w:t>
        </w:r>
      </w:ins>
      <w:r>
        <w:t>L</w:t>
      </w:r>
      <w:del w:id="9668" w:author="GoldenCorpusHarness" w:date="2026-03-28T21:57:55Z">
        <w:r>
          <w:delText>C</w:delText>
        </w:r>
      </w:del>
      <w:ins w:id="9669" w:author="GoldenCorpusHarness" w:date="2026-03-28T21:57:55Z">
        <w:r>
          <w:t>Y-2023</w:t>
        </w:r>
      </w:ins>
    </w:p>
    <w:p ns2:paraId="016CA78F" ns2:textId="418552FA" w:rsidR="009A3AAA" w:rsidRPr="00590117" w:rsidRDefault="00C62EFA" w:rsidP="009A3AAA">
      <w:pPr>
        <w:pStyle w:val="Paragraph"/>
      </w:pPr>
      <w:ins w:id="9670" w:author="GoldenCorpusHarness" w:date="2026-03-28T21:57:55Z">
        <w:r>
          <w:t xml:space="preserve"> *  The parameters for single dose (C1D1) were AUC0-336h, VZ, and CL. The parameters for multiple dose (5th dose, C3D1) were AUC0-tau, Vss, and CLss.</w:t>
        </w:r>
      </w:ins>
    </w:p>
    <w:p ns2:paraId="4064C7DB" ns2:textId="3F87D8D0" w:rsidR="009A3AAA" w:rsidRPr="00590117" w:rsidRDefault="009A3AAA" w:rsidP="009A3AAA">
      <w:pPr>
        <w:pStyle w:val="Paragraph"/>
        <w:spacing w:after="0"/>
        <w:rPr>
          <w:sz w:val="20"/>
          <w:szCs w:val="20"/>
        </w:rPr>
      </w:pPr>
      <w:del w:id="9671" w:author="GoldenCorpusHarness" w:date="2026-03-28T21:57:55Z">
        <w:r>
          <w:delText>AD</w:delText>
        </w:r>
      </w:del>
      <w:ins w:id="9672" w:author="GoldenCorpusHarness" w:date="2026-03-28T21:57:55Z">
        <w:r>
          <w:t xml:space="preserve">Note: Geo-mean (n, </w:t>
        </w:r>
      </w:ins>
      <w:r>
        <w:t>C</w:t>
      </w:r>
      <w:del w:id="9673" w:author="GoldenCorpusHarness" w:date="2026-03-28T21:57:55Z">
        <w:r>
          <w:delText>=</w:delText>
        </w:r>
      </w:del>
      <w:ins w:id="9674" w:author="GoldenCorpusHarness" w:date="2026-03-28T21:57:55Z">
        <w:r>
          <w:t>V%-GM) .</w:t>
        </w:r>
      </w:ins>
      <w:r>
        <w:t xml:space="preserve">sac-TMT </w:t>
      </w:r>
      <w:ins w:id="9675" w:author="GoldenCorpusHarness" w:date="2026-03-28T21:57:55Z">
        <w:r>
          <w:t xml:space="preserve">ADC </w:t>
        </w:r>
      </w:ins>
      <w:r>
        <w:t>an</w:t>
      </w:r>
      <w:del w:id="9676" w:author="GoldenCorpusHarness" w:date="2026-03-28T21:57:55Z">
        <w:r>
          <w:delText>ti</w:delText>
        </w:r>
      </w:del>
      <w:ins w:id="9677" w:author="GoldenCorpusHarness" w:date="2026-03-28T21:57:55Z">
        <w:r>
          <w:t>d TA</w:t>
        </w:r>
      </w:ins>
      <w:r>
        <w:t>b</w:t>
      </w:r>
      <w:del w:id="9678" w:author="GoldenCorpusHarness" w:date="2026-03-28T21:57:55Z">
        <w:r>
          <w:delText>ody-drug conjugate; Cmax= maximum plasma</w:delText>
        </w:r>
      </w:del>
      <w:r>
        <w:t xml:space="preserve"> concentration</w:t>
      </w:r>
      <w:del w:id="9679" w:author="GoldenCorpusHarness" w:date="2026-03-28T21:57:55Z">
        <w:r>
          <w:delText>;</w:delText>
        </w:r>
      </w:del>
      <w:ins w:id="9680" w:author="GoldenCorpusHarness" w:date="2026-03-28T21:57:55Z">
        <w:r>
          <w:t>s</w:t>
        </w:r>
      </w:ins>
      <w:r>
        <w:t xml:space="preserve"> </w:t>
      </w:r>
      <w:del w:id="9681" w:author="GoldenCorpusHarness" w:date="2026-03-28T21:57:55Z">
        <w:r>
          <w:delText>NS</w:delText>
        </w:r>
      </w:del>
      <w:ins w:id="9682" w:author="GoldenCorpusHarness" w:date="2026-03-28T21:57:55Z">
        <w:r>
          <w:t xml:space="preserve">are in μg/mL, free payload concentration in ng/mL, </w:t>
        </w:r>
      </w:ins>
      <w:r>
        <w:t>C</w:t>
      </w:r>
      <w:del w:id="9683" w:author="GoldenCorpusHarness" w:date="2026-03-28T21:57:55Z">
        <w:r>
          <w:delText>L</w:delText>
        </w:r>
      </w:del>
      <w:ins w:id="9684" w:author="GoldenCorpusHarness" w:date="2026-03-28T21:57:55Z">
        <w:r>
          <w:t xml:space="preserve">max, </w:t>
        </w:r>
      </w:ins>
      <w:r>
        <w:t>C</w:t>
      </w:r>
      <w:ins w:id="9685" w:author="GoldenCorpusHarness" w:date="2026-03-28T21:57:55Z">
        <w:r>
          <w:t>trough parameters based on observed data. “/”</w:t>
        </w:r>
      </w:ins>
      <w:r>
        <w:t>=no</w:t>
      </w:r>
      <w:del w:id="9686" w:author="GoldenCorpusHarness" w:date="2026-03-28T21:57:55Z">
        <w:r>
          <w:delText>n-sm</w:delText>
        </w:r>
      </w:del>
      <w:ins w:id="9687" w:author="GoldenCorpusHarness" w:date="2026-03-28T21:57:55Z">
        <w:r>
          <w:t xml:space="preserve"> v</w:t>
        </w:r>
      </w:ins>
      <w:r>
        <w:t>al</w:t>
      </w:r>
      <w:del w:id="9688" w:author="GoldenCorpusHarness" w:date="2026-03-28T21:57:55Z">
        <w:r>
          <w:delText>l</w:delText>
        </w:r>
      </w:del>
      <w:ins w:id="9689" w:author="GoldenCorpusHarness" w:date="2026-03-28T21:57:55Z">
        <w:r>
          <w:t>id</w:t>
        </w:r>
      </w:ins>
      <w:r>
        <w:t xml:space="preserve"> </w:t>
      </w:r>
      <w:del w:id="9690" w:author="GoldenCorpusHarness" w:date="2026-03-28T21:57:55Z">
        <w:r>
          <w:delText>cell lung c</w:delText>
        </w:r>
      </w:del>
      <w:ins w:id="9691" w:author="GoldenCorpusHarness" w:date="2026-03-28T21:57:55Z">
        <w:r>
          <w:t>d</w:t>
        </w:r>
      </w:ins>
      <w:r>
        <w:t>a</w:t>
      </w:r>
      <w:del w:id="9692" w:author="GoldenCorpusHarness" w:date="2026-03-28T21:57:55Z">
        <w:r>
          <w:delText>ncer</w:delText>
        </w:r>
      </w:del>
      <w:ins w:id="9693" w:author="GoldenCorpusHarness" w:date="2026-03-28T21:57:55Z">
        <w:r>
          <w:t>ta</w:t>
        </w:r>
      </w:ins>
      <w:r>
        <w:t>.</w:t>
      </w:r>
    </w:p>
    <w:p ns2:paraId="7553EB28" ns2:textId="142503BB" w:rsidR="009A3AAA" w:rsidRPr="00590117" w:rsidRDefault="009A3AAA" w:rsidP="009A3AAA">
      <w:pPr>
        <w:pStyle w:val="Paragraph"/>
        <w:spacing w:after="0"/>
        <w:rPr>
          <w:sz w:val="20"/>
          <w:szCs w:val="20"/>
        </w:rPr>
      </w:pPr>
      <w:del w:id="9694" w:author="GoldenCorpusHarness" w:date="2026-03-28T21:57:55Z">
        <w:r>
          <w:delText>Notes: Probability of any dose interruption (left panel), dose modification (middle panel), and relative dose intensity (right panel) versus sac-TMT ADC Cmax. In the graphs, the mean observed proportion is represented by the solid dots. The verticals bars represent the 90% confidence interval of the observed proportions. The blue solid line is a smoothed locally weighted smoothing (LOESS) line. Gray areas indicate standard error around the LOESS line. In the boxplots, individual participants are represented by a gray circle. The median is represented by the vertical line in the middle of each box. The left and right sides of the box plot represent the 25th and 75th percentiles (the lower and upper quartiles, respectively). The bars extending from the ends of the box to the outermost data represent 1.5 × (the upper or lower interquartile range).</w:delText>
        </w:r>
      </w:del>
    </w:p>
    <w:p ns2:paraId="2A3A11A6" ns2:textId="4C1A53AD" w:rsidR="009A3AAA" w:rsidRDefault="009A3AAA" w:rsidP="009A3AAA">
      <w:pPr>
        <w:pStyle w:val="Paragraph"/>
        <w:rPr>
          <w:sz w:val="20"/>
          <w:szCs w:val="20"/>
        </w:rPr>
      </w:pPr>
      <w:del w:id="9695" w:author="GoldenCorpusHarness" w:date="2026-03-28T21:57:55Z">
        <w:r>
          <w:delText>Cutoff Date: PK 15-JAN-2024; Tolerability 21-MAY-2024 (participants whose first dose date is later than 15-JAN-2024 are not included)</w:delText>
        </w:r>
      </w:del>
    </w:p>
    <w:p ns2:paraId="5784652A" ns2:textId="77777777" w:rsidR="007221FF" w:rsidRDefault="007221FF" w:rsidP="009A3AAA">
      <w:pPr>
        <w:pStyle w:val="Paragraph"/>
        <w:rPr>
          <w:sz w:val="20"/>
          <w:szCs w:val="20"/>
        </w:rPr>
      </w:pPr>
      <w:ins w:id="9696" w:author="GoldenCorpusHarness" w:date="2026-03-28T21:57:55Z">
        <w:r>
          <w:t>Sparse PK samples were obtained from the Phase 2 expansion cohorts of MK2870-001 (Study KL264-01), including 377 cases of single-dosing and multiple dosing from Cycle 1 to Cycle 6. After multiple q2w doses of sac-TMT from 4 mg/kg to 5 mg/kg, the concentration data time curves showed that the concentrations of the sac-TMT ADC and TAb in serum and the free payload in plasma reached a steady state after 5 consecutive IV infusions of sac-TMT. In the dose range of 4.0 to 5.0 mg/kg, the increasing ratios of the sac-TMT ADC and TAb exposures were in proportion with dose increase ratio for Cmax; the Cmax of the free payload increased with increasing doses but showed high variability following the administration of 5 mg/kg q2w doses. Ctrough exposures for sac-TMT ADC and TAb showed high variability, while all Ctrough values for payload were lower than the LLOQ. The mean Cmax of ADC were 77.4 to 89.5 μg/mL in the 4.0 mg/kg cohort and 97.5 to 108 µg/mL in the 5.0 mg/kg cohort respectively; the mean Ctrough of sac-TMT ADC were 0 to 0.504 µg/mL and 0 to 0.187 µg/mL, the mean Cmax of TAb were 75.9 to 86.0 µg/mL and 97.4 to 103 µg/mL, the mean Ctrough of TAb were 0 to 6.16 µg/mL and 0 to 4.67 µg/mL, the mean Cmax of free payload were 7.05 to 9.02 ng/mL and 11.1 to 12.7 ng/mL. Cmax accumulation ratios calculated after Cycle 1 and Cycle 3 doses are around 1 for the sac-TMT ADC, TAb, and free payload, which indicated there was little accumulation of the drug [Table 17].</w:t>
        </w:r>
      </w:ins>
    </w:p>
    <w:p ns2:paraId="3F69118A" ns2:textId="77777777" w:rsidR="007243AD" w:rsidRDefault="007243AD" w:rsidP="007243AD">
      <w:pPr>
        <w:pStyle w:val="Paragraph"/>
        <w:sectPr w:rsidR="007243AD" w:rsidSect="007243AD">
          <w:headerReference w:type="default" ns3:id="rId39"/>
          <w:pgSz w:w="15840" w:h="12240" w:orient="landscape"/>
          <w:pgMar w:top="1800" w:right="1440" w:bottom="1440" w:left="1440" w:header="720" w:footer="720" w:gutter="0"/>
          <w:cols w:space="720"/>
          <w:docGrid w:linePitch="326"/>
        </w:sectPr>
      </w:pPr>
      <w:ins w:id="9697" w:author="GoldenCorpusHarness" w:date="2026-03-28T21:57:55Z">
        <w:r>
          <w:t>Table 17Sac-TMT ADC, TAb, and Free Payload PK Parameters After Single and Multiple Intravenous Infusions of sac-TMT (MK-2870-001/Study KL264-01 Phase 2)</w:t>
        </w:r>
      </w:ins>
    </w:p>
    <w:p ns2:paraId="3CD2B413" ns2:textId="4C39BC58" w:rsidR="007243AD" w:rsidRPr="00594166" w:rsidRDefault="009B668E" w:rsidP="007243AD">
      <w:pPr>
        <w:pStyle w:val="Heading3"/>
        <w:tabs>
          <w:tab w:val="clear" w:pos="965"/>
          <w:tab w:val="left" w:pos="960"/>
        </w:tabs>
        <w:ind w:left="960" w:hanging="960"/>
        <w:rPr>
          <w:b w:val="0"/>
          <w:bCs w:val="0"/>
          <w:lang w:eastAsia="zh-CN"/>
        </w:rPr>
      </w:pPr>
      <w:bookmarkStart w:id="261" w:name="_Toc180399917"/>
      <w:r>
        <w:rPr>
          <w:lang w:eastAsia="zh-CN"/>
        </w:rPr>
        <w:lastRenderedPageBreak/>
        <w:t>S</w:t>
      </w:r>
      <w:r w:rsidR="00C53131">
        <w:rPr>
          <w:lang w:eastAsia="zh-CN"/>
        </w:rPr>
        <w:t>ac</w:t>
      </w:r>
      <w:r>
        <w:rPr>
          <w:lang w:eastAsia="zh-CN"/>
        </w:rPr>
        <w:t>-TMT</w:t>
      </w:r>
      <w:r w:rsidR="007243AD" w:rsidRPr="00594166">
        <w:rPr>
          <w:lang w:eastAsia="zh-CN"/>
        </w:rPr>
        <w:t xml:space="preserve"> Combined With KL-A167</w:t>
      </w:r>
      <w:bookmarkEnd w:id="261"/>
    </w:p>
    <w:p ns2:paraId="4C6B0798" ns2:textId="5C967814" w:rsidR="007E6C47" w:rsidRDefault="007243AD" w:rsidP="007243AD">
      <w:pPr>
        <w:pStyle w:val="Paragraph"/>
        <w:rPr>
          <w:rFonts w:eastAsiaTheme="minorEastAsia"/>
          <w:lang w:eastAsia="zh-CN"/>
        </w:rPr>
      </w:pPr>
      <w:del w:id="9698" w:author="GoldenCorpusHarness" w:date="2026-03-28T21:57:55Z">
        <w:r>
          <w:delText>Single-dosing PK in Cycle 1 were obtained from 7 participants with NSCLC who received sac-TMT in combination with KL-A167 (an anti-PD-L1 mAb) in the sac-TMT-II-05 study (</w:delText>
        </w:r>
      </w:del>
      <w:r>
        <w:t>DCO: 2</w:t>
      </w:r>
      <w:del w:id="9699" w:author="GoldenCorpusHarness" w:date="2026-03-28T21:57:55Z">
        <w:r>
          <w:delText>1</w:delText>
        </w:r>
      </w:del>
      <w:ins w:id="9700" w:author="GoldenCorpusHarness" w:date="2026-03-28T21:57:55Z">
        <w:r>
          <w:t>9</w:t>
        </w:r>
      </w:ins>
      <w:r>
        <w:t>-</w:t>
      </w:r>
      <w:del w:id="9701" w:author="GoldenCorpusHarness" w:date="2026-03-28T21:57:55Z">
        <w:r>
          <w:delText>A</w:delText>
        </w:r>
      </w:del>
      <w:ins w:id="9702" w:author="GoldenCorpusHarness" w:date="2026-03-28T21:57:55Z">
        <w:r>
          <w:t>J</w:t>
        </w:r>
      </w:ins>
      <w:r>
        <w:t>U</w:t>
      </w:r>
      <w:del w:id="9703" w:author="GoldenCorpusHarness" w:date="2026-03-28T21:57:55Z">
        <w:r>
          <w:delText>G</w:delText>
        </w:r>
      </w:del>
      <w:ins w:id="9704" w:author="GoldenCorpusHarness" w:date="2026-03-28T21:57:55Z">
        <w:r>
          <w:t>LY</w:t>
        </w:r>
      </w:ins>
      <w:r>
        <w:t>-202</w:t>
      </w:r>
      <w:del w:id="9705" w:author="GoldenCorpusHarness" w:date="2026-03-28T21:57:55Z">
        <w:r>
          <w:delText xml:space="preserve">2). The mean CL_obs of ADC was 68.6 mL/h, the mean t1/2 was </w:delText>
        </w:r>
      </w:del>
      <w:r>
        <w:t>3</w:t>
      </w:r>
      <w:del w:id="9706" w:author="GoldenCorpusHarness" w:date="2026-03-28T21:57:55Z">
        <w:r>
          <w:delText>5.2 hours, and the mean Vz_obs was 3500 mL. The mean t1/2 of the TAb and free payload were 55.7 hours and 34.3 hours, respectively. The free payload concentration in the blood circulation was ≥50 ng/mL, indicating the stability of the conjunction of linker to antibody and payload. Moreover, the PK behavior and parameters of sac-TMT ADC, TAb, and free payload when used in combination with KL-A167 were similar to that of sac-TMT monotherapy.</w:delText>
        </w:r>
      </w:del>
    </w:p>
    <w:p ns2:paraId="241FD6AF" ns2:textId="5241844A" w:rsidR="00B00D5F" w:rsidRDefault="00303D6F" w:rsidP="00B00D5F">
      <w:pPr>
        <w:pStyle w:val="Heading3"/>
        <w:rPr>
          <w:rFonts w:eastAsiaTheme="minorEastAsia"/>
          <w:lang w:eastAsia="zh-CN"/>
        </w:rPr>
      </w:pPr>
      <w:del w:id="9707" w:author="GoldenCorpusHarness" w:date="2026-03-28T21:57:55Z">
        <w:r>
          <w:delText>Evaluation of Q</w:delText>
        </w:r>
      </w:del>
      <w:ins w:id="9708" w:author="GoldenCorpusHarness" w:date="2026-03-28T21:57:55Z">
        <w:r>
          <w:t>Note: Mean ± SD (n). sac-</w:t>
        </w:r>
      </w:ins>
      <w:r>
        <w:t>T</w:t>
      </w:r>
      <w:del w:id="9709" w:author="GoldenCorpusHarness" w:date="2026-03-28T21:57:55Z">
        <w:r>
          <w:delText>c Prolon</w:delText>
        </w:r>
      </w:del>
      <w:ins w:id="9710" w:author="GoldenCorpusHarness" w:date="2026-03-28T21:57:55Z">
        <w:r>
          <w:t>MT ADC and TAb concentrations are in μ</w:t>
        </w:r>
      </w:ins>
      <w:r>
        <w:t>g</w:t>
      </w:r>
      <w:del w:id="9711" w:author="GoldenCorpusHarness" w:date="2026-03-28T21:57:55Z">
        <w:r>
          <w:delText>ation</w:delText>
        </w:r>
      </w:del>
      <w:ins w:id="9712" w:author="GoldenCorpusHarness" w:date="2026-03-28T21:57:55Z">
        <w:r>
          <w:t>/ml, free payload concentration in ng/ml. Cmax defined as concentration at 0.5 h after the end of dosing, Cmin defined as predose concentration, Rac_Cmax, defined as concentration at 0.5 h after end of Cycle 3 Dose 1 (Dose 5)/concentration at 0.5 h after end of Cycle 1 Dose 1.</w:t>
        </w:r>
      </w:ins>
    </w:p>
    <w:p ns2:paraId="37AB99F0" ns2:textId="7B34233D" w:rsidR="00C4762B" w:rsidRPr="00F108E2" w:rsidRDefault="00C4762B" w:rsidP="00FF4D22">
      <w:pPr>
        <w:pStyle w:val="Paragraph"/>
      </w:pPr>
      <w:del w:id="9713" w:author="GoldenCorpusHarness" w:date="2026-03-28T21:57:55Z">
        <w:r>
          <w:delText xml:space="preserve">The effect on QT prolongation following sac-TMT administration was evaluated based on CQTc (Concentration-corrected QT interval) analysis. A C-QTc model was developed to describe the relationship between sac-TMT ADC, TAb, and free payload drug concentrations and ΔQTc (baseline-corrected QT interval) based on PK (sac-TMT ADC, TAb, free payload) and ECG data from a total of 369 participants from the MK-2870-001 study (DCO: 04MAY2023). </w:delText>
        </w:r>
      </w:del>
    </w:p>
    <w:p ns2:paraId="7FB7BFC7" ns2:textId="26BCBB52" w:rsidR="00206640" w:rsidRDefault="00C4762B" w:rsidP="00FF4D22">
      <w:pPr>
        <w:pStyle w:val="Paragraph"/>
      </w:pPr>
      <w:del w:id="9714" w:author="GoldenCorpusHarness" w:date="2026-03-28T21:57:55Z">
        <w:r>
          <w:delText xml:space="preserve">The risk </w:delText>
        </w:r>
      </w:del>
      <w:ins w:id="9715" w:author="GoldenCorpusHarness" w:date="2026-03-28T21:57:55Z">
        <w:r>
          <w:t>P</w:t>
        </w:r>
      </w:ins>
      <w:r>
        <w:t>o</w:t>
      </w:r>
      <w:del w:id="9716" w:author="GoldenCorpusHarness" w:date="2026-03-28T21:57:55Z">
        <w:r>
          <w:delText>f dr</w:delText>
        </w:r>
      </w:del>
      <w:ins w:id="9717" w:author="GoldenCorpusHarness" w:date="2026-03-28T21:57:55Z">
        <w:r>
          <w:t>p</w:t>
        </w:r>
      </w:ins>
      <w:r>
        <w:t>u</w:t>
      </w:r>
      <w:del w:id="9718" w:author="GoldenCorpusHarness" w:date="2026-03-28T21:57:55Z">
        <w:r>
          <w:delText>g-induced QT pro</w:delText>
        </w:r>
      </w:del>
      <w:r>
        <w:t>l</w:t>
      </w:r>
      <w:del w:id="9719" w:author="GoldenCorpusHarness" w:date="2026-03-28T21:57:55Z">
        <w:r>
          <w:delText>ong</w:delText>
        </w:r>
      </w:del>
      <w:r>
        <w:t xml:space="preserve">ation </w:t>
      </w:r>
      <w:del w:id="9720" w:author="GoldenCorpusHarness" w:date="2026-03-28T21:57:55Z">
        <w:r>
          <w:delText>w</w:delText>
        </w:r>
      </w:del>
      <w:ins w:id="9721" w:author="GoldenCorpusHarness" w:date="2026-03-28T21:57:55Z">
        <w:r>
          <w:t xml:space="preserve">PK </w:t>
        </w:r>
      </w:ins>
      <w:r>
        <w:t>a</w:t>
      </w:r>
      <w:del w:id="9722" w:author="GoldenCorpusHarness" w:date="2026-03-28T21:57:55Z">
        <w:r>
          <w:delText>s evaluate</w:delText>
        </w:r>
      </w:del>
      <w:ins w:id="9723" w:author="GoldenCorpusHarness" w:date="2026-03-28T21:57:55Z">
        <w:r>
          <w:t>n</w:t>
        </w:r>
      </w:ins>
      <w:r>
        <w:t xml:space="preserve">d </w:t>
      </w:r>
      <w:del w:id="9724" w:author="GoldenCorpusHarness" w:date="2026-03-28T21:57:55Z">
        <w:r>
          <w:delText xml:space="preserve">by </w:delText>
        </w:r>
      </w:del>
      <w:ins w:id="9725" w:author="GoldenCorpusHarness" w:date="2026-03-28T21:57:55Z">
        <w:r>
          <w:t>Ex</w:t>
        </w:r>
      </w:ins>
      <w:r>
        <w:t>p</w:t>
      </w:r>
      <w:ins w:id="9726" w:author="GoldenCorpusHarness" w:date="2026-03-28T21:57:55Z">
        <w:r>
          <w:t>osu</w:t>
        </w:r>
      </w:ins>
      <w:r>
        <w:t>re</w:t>
      </w:r>
      <w:del w:id="9727" w:author="GoldenCorpusHarness" w:date="2026-03-28T21:57:55Z">
        <w:r>
          <w:delText>dicting the cor</w:delText>
        </w:r>
      </w:del>
      <w:ins w:id="9728" w:author="GoldenCorpusHarness" w:date="2026-03-28T21:57:55Z">
        <w:r>
          <w:t>-</w:t>
        </w:r>
      </w:ins>
      <w:r>
        <w:t>respon</w:t>
      </w:r>
      <w:del w:id="9729" w:author="GoldenCorpusHarness" w:date="2026-03-28T21:57:55Z">
        <w:r>
          <w:delText>ding mean ΔQTc and the upper limit of the 2-sided 90% CI for steady state simulated Cmax values of sac-TMT ADC, TAb, and free payload at 5 mg/kg q2w according to the developed C-QTc model. The results of the</w:delText>
        </w:r>
      </w:del>
      <w:r>
        <w:t xml:space="preserve">se </w:t>
      </w:r>
      <w:del w:id="9730" w:author="GoldenCorpusHarness" w:date="2026-03-28T21:57:55Z">
        <w:r>
          <w:delText>a</w:delText>
        </w:r>
      </w:del>
      <w:ins w:id="9731" w:author="GoldenCorpusHarness" w:date="2026-03-28T21:57:55Z">
        <w:r>
          <w:t>A</w:t>
        </w:r>
      </w:ins>
      <w:r>
        <w:t xml:space="preserve">nalysis </w:t>
      </w:r>
      <w:del w:id="9732" w:author="GoldenCorpusHarness" w:date="2026-03-28T21:57:55Z">
        <w:r>
          <w:delText>sh</w:delText>
        </w:r>
      </w:del>
      <w:ins w:id="9733" w:author="GoldenCorpusHarness" w:date="2026-03-28T21:57:55Z">
        <w:r>
          <w:t>f</w:t>
        </w:r>
      </w:ins>
      <w:r>
        <w:t>o</w:t>
      </w:r>
      <w:del w:id="9734" w:author="GoldenCorpusHarness" w:date="2026-03-28T21:57:55Z">
        <w:r>
          <w:delText>wed</w:delText>
        </w:r>
      </w:del>
      <w:ins w:id="9735" w:author="GoldenCorpusHarness" w:date="2026-03-28T21:57:55Z">
        <w:r>
          <w:t>r</w:t>
        </w:r>
      </w:ins>
      <w:r>
        <w:t xml:space="preserve"> </w:t>
      </w:r>
      <w:del w:id="9736" w:author="GoldenCorpusHarness" w:date="2026-03-28T21:57:55Z">
        <w:r>
          <w:delText>that at the 5 mg/kg q2w d</w:delText>
        </w:r>
      </w:del>
      <w:ins w:id="9737" w:author="GoldenCorpusHarness" w:date="2026-03-28T21:57:55Z">
        <w:r>
          <w:t>D</w:t>
        </w:r>
      </w:ins>
      <w:r>
        <w:t xml:space="preserve">ose </w:t>
      </w:r>
      <w:del w:id="9738" w:author="GoldenCorpusHarness" w:date="2026-03-28T21:57:55Z">
        <w:r>
          <w:delText>regimen, the upper 90% CIs corresponded to mean ΔQTc values that were b</w:delText>
        </w:r>
      </w:del>
      <w:ins w:id="9739" w:author="GoldenCorpusHarness" w:date="2026-03-28T21:57:55Z">
        <w:r>
          <w:t>S</w:t>
        </w:r>
      </w:ins>
      <w:r>
        <w:t>el</w:t>
      </w:r>
      <w:del w:id="9740" w:author="GoldenCorpusHarness" w:date="2026-03-28T21:57:55Z">
        <w:r>
          <w:delText>ow the 10 ms threshold, suggesting that no potential eff</w:delText>
        </w:r>
      </w:del>
      <w:r>
        <w:t>ec</w:t>
      </w:r>
      <w:del w:id="9741" w:author="GoldenCorpusHarness" w:date="2026-03-28T21:57:55Z">
        <w:r>
          <w:delText>t on QT prolonga</w:delText>
        </w:r>
      </w:del>
      <w:r>
        <w:t>tion</w:t>
      </w:r>
      <w:del w:id="9742" w:author="GoldenCorpusHarness" w:date="2026-03-28T21:57:55Z">
        <w:r>
          <w:delText xml:space="preserve"> following sac-TMT administration is expected at 5 mg/kg q2w or 4 mg/kg q2w dosing regimens.</w:delText>
        </w:r>
      </w:del>
    </w:p>
    <w:p ns2:paraId="5E5A82B0" ns2:textId="278A677C" w:rsidR="007243AD" w:rsidRDefault="00254FDA" w:rsidP="007243AD">
      <w:pPr>
        <w:pStyle w:val="Heading2"/>
        <w:tabs>
          <w:tab w:val="left" w:pos="720"/>
        </w:tabs>
        <w:rPr>
          <w:szCs w:val="24"/>
        </w:rPr>
      </w:pPr>
      <w:del w:id="9743" w:author="GoldenCorpusHarness" w:date="2026-03-28T21:57:55Z">
        <w:r>
          <w:delText xml:space="preserve">Efficacy </w:delText>
        </w:r>
      </w:del>
      <w:ins w:id="9744" w:author="GoldenCorpusHarness" w:date="2026-03-28T21:57:55Z">
        <w:r>
          <w:t>Concentration data collected from 2212 participants with locally advanced unresectable/metastatic solid tumors who received sac-TMT monotherapy or combination therapy, with doses of 2 to 6 mg/kg q2w, are used in the popPK and the exposure-response analysis of the sac-TMT ADC, TAb, and free payload. Most participants received sac-TMT monotherapy at 4 mg/kg q2w (N=1068), and 5 mg/kg q2w (N=678). Out of the participants included in the popPK analysis, 2110 (95.4%) were Asian, 90 (4.1%) were White, 3 (0.1%) were Black or African American, 8 (0.4%) were identified as Other/Multiple races, and 1 (0%) had missing race. The observed incidence of treatment-emergent ADA from study MK-2870-001/Study KL264-01 across 2 to 6 mg/kg q2w is 29.6% (417 positive participants out of 1410 evaluable participants). ADA positivity, age (range: 19 to 86 years), or sex (62.9% female) had no clinically important impact on the PK of ADC and free payload; sac-TMT ADC exposures were shown to be similar across solid tumors [Figure 5]. Race was not formally assessed as a covariate in the current popPK analysis due to the low incidence of non-Asian (4.6%) participants. However, a previous analysis (DCO: 12-APR-2023) that included a higher proportion of non-Asian participants has shown race did not have a clinically important impact on the PK of the sac-TMT ADC and free payload.</w:t>
        </w:r>
      </w:ins>
    </w:p>
    <w:p ns2:paraId="4E636461" ns2:textId="62181253" w:rsidR="00DC6B55" w:rsidRPr="00733AD4" w:rsidRDefault="00DC6B55" w:rsidP="0002120B">
      <w:pPr>
        <w:pStyle w:val="Heading3"/>
        <w:rPr>
          <w:b w:val="0"/>
          <w:lang w:eastAsia="zh-CN"/>
        </w:rPr>
      </w:pPr>
      <w:ins w:id="9745" w:author="GoldenCorpusHarness" w:date="2026-03-28T21:57:55Z">
        <w:r>
          <w:t>Following the development of the popPK model, the estimated PK parameters were used to simulate sac-T</w:t>
        </w:r>
      </w:ins>
      <w:r>
        <w:t>M</w:t>
      </w:r>
      <w:ins w:id="9746" w:author="GoldenCorpusHarness" w:date="2026-03-28T21:57:55Z">
        <w:r>
          <w:t>T ADC, TAb, and free payload concentrations expected at steady state after administrations of sac-TMT doses of 4 mg/kg and 5 mg/kg to a virtual population of 1000 participants sampled from the original P</w:t>
        </w:r>
      </w:ins>
      <w:r>
        <w:t>K</w:t>
      </w:r>
      <w:ins w:id="9747" w:author="GoldenCorpusHarness" w:date="2026-03-28T21:57:55Z">
        <w:r>
          <w:t xml:space="preserve"> dataset. Based on the popPK analysis, the t1/2 of sac</w:t>
        </w:r>
      </w:ins>
      <w:r>
        <w:t>-</w:t>
      </w:r>
      <w:del w:id="9748" w:author="GoldenCorpusHarness" w:date="2026-03-28T21:57:55Z">
        <w:r>
          <w:delText>2</w:delText>
        </w:r>
      </w:del>
      <w:ins w:id="9749" w:author="GoldenCorpusHarness" w:date="2026-03-28T21:57:55Z">
        <w:r>
          <w:t xml:space="preserve">TMT ADC, TAb, and free payload with 95% CI are 39.9 (39.6 - 40.6) hours, </w:t>
        </w:r>
      </w:ins>
      <w:r>
        <w:t>8</w:t>
      </w:r>
      <w:ins w:id="9750" w:author="GoldenCorpusHarness" w:date="2026-03-28T21:57:55Z">
        <w:r>
          <w:t>1.1 (80.0- 83.4) hours, and 40.0 (39.</w:t>
        </w:r>
      </w:ins>
      <w:r>
        <w:t>7</w:t>
      </w:r>
      <w:del w:id="9751" w:author="GoldenCorpusHarness" w:date="2026-03-28T21:57:55Z">
        <w:r>
          <w:delText>0-00</w:delText>
        </w:r>
      </w:del>
      <w:ins w:id="9752" w:author="GoldenCorpusHarness" w:date="2026-03-28T21:57:55Z">
        <w:r>
          <w:t xml:space="preserve"> – 4</w:t>
        </w:r>
      </w:ins>
      <w:r>
        <w:t>1</w:t>
      </w:r>
      <w:del w:id="9753" w:author="GoldenCorpusHarness" w:date="2026-03-28T21:57:55Z">
        <w:r>
          <w:delText xml:space="preserve"> (</w:delText>
        </w:r>
      </w:del>
      <w:ins w:id="9754" w:author="GoldenCorpusHarness" w:date="2026-03-28T21:57:55Z">
        <w:r>
          <w:t>.6) hours, respectively. Summary of simulated P</w:t>
        </w:r>
      </w:ins>
      <w:r>
        <w:t>K</w:t>
      </w:r>
      <w:del w:id="9755" w:author="GoldenCorpusHarness" w:date="2026-03-28T21:57:55Z">
        <w:r>
          <w:delText>L264-0</w:delText>
        </w:r>
      </w:del>
      <w:ins w:id="9756" w:author="GoldenCorpusHarness" w:date="2026-03-28T21:57:55Z">
        <w:r>
          <w:t xml:space="preserve"> parameters at steady state is shown in [Table </w:t>
        </w:r>
      </w:ins>
      <w:r>
        <w:t>1</w:t>
      </w:r>
      <w:del w:id="9757" w:author="GoldenCorpusHarness" w:date="2026-03-28T21:57:55Z">
        <w:r>
          <w:delText>)</w:delText>
        </w:r>
      </w:del>
      <w:ins w:id="9758" w:author="GoldenCorpusHarness" w:date="2026-03-28T21:57:55Z">
        <w:r>
          <w:t>8].</w:t>
        </w:r>
      </w:ins>
    </w:p>
    <w:p ns2:paraId="2CDD2A6E" ns2:textId="5873A71A" w:rsidR="007243AD" w:rsidRPr="00733AD4" w:rsidRDefault="001C515F" w:rsidP="00B24627">
      <w:pPr>
        <w:pStyle w:val="Paragraph"/>
        <w:rPr>
          <w:lang w:eastAsia="zh-CN"/>
        </w:rPr>
      </w:pPr>
      <w:ins w:id="9759" w:author="GoldenCorpusHarness" w:date="2026-03-28T21:57:55Z">
        <w:r>
          <w:t>Post hoc exposure estimates (AUC and Cmax) from the participants included in the popPK model were correlated to efficacy, safety, and tolerability endpoints using logistic regression. A total of 1892 participants were included in the exposure-response analysis datasets. In general, the PK data suggests that there is a positive trend towards PK exposures and response: increasing AUC values were associated with an increased probability of achieving an antitumor response as well as a decreased probability of progressive disease [Figure 6], while increasing Cmax values were associated with increased incidence of Grade 3 or higher A</w:t>
        </w:r>
      </w:ins>
      <w:r>
        <w:t>E</w:t>
      </w:r>
      <w:del w:id="9760" w:author="GoldenCorpusHarness" w:date="2026-03-28T21:57:55Z">
        <w:r>
          <w:delText>fficacy data are provided herein from all cohorts based on the DCO date of 05M</w:delText>
        </w:r>
      </w:del>
      <w:ins w:id="9761" w:author="GoldenCorpusHarness" w:date="2026-03-28T21:57:55Z">
        <w:r>
          <w:t xml:space="preserve">s [Figure 7] and increased dose modifications [Figure 8]. </w:t>
        </w:r>
      </w:ins>
      <w:r>
        <w:t>A</w:t>
      </w:r>
      <w:del w:id="9762" w:author="GoldenCorpusHarness" w:date="2026-03-28T21:57:55Z">
        <w:r>
          <w:delText>R2024, for participants who received</w:delText>
        </w:r>
      </w:del>
      <w:ins w:id="9763" w:author="GoldenCorpusHarness" w:date="2026-03-28T21:57:55Z">
        <w:r>
          <w:t>cross the entire range of exposures of</w:t>
        </w:r>
      </w:ins>
      <w:r>
        <w:t xml:space="preserve"> sac-TMT </w:t>
      </w:r>
      <w:del w:id="9764" w:author="GoldenCorpusHarness" w:date="2026-03-28T21:57:55Z">
        <w:r>
          <w:delText>on or</w:delText>
        </w:r>
      </w:del>
      <w:ins w:id="9765" w:author="GoldenCorpusHarness" w:date="2026-03-28T21:57:55Z">
        <w:r>
          <w:t>at doses 2 mg/kg to 6 mg/kg q2w investigated, exposures of participants treated with</w:t>
        </w:r>
      </w:ins>
      <w:r>
        <w:t xml:space="preserve"> b</w:t>
      </w:r>
      <w:del w:id="9766" w:author="GoldenCorpusHarness" w:date="2026-03-28T21:57:55Z">
        <w:r>
          <w:delText>efore 08-NOV-</w:delText>
        </w:r>
      </w:del>
      <w:ins w:id="9767" w:author="GoldenCorpusHarness" w:date="2026-03-28T21:57:55Z">
        <w:r>
          <w:t>oth 4 mg/kg q</w:t>
        </w:r>
      </w:ins>
      <w:r>
        <w:t>2</w:t>
      </w:r>
      <w:del w:id="9768" w:author="GoldenCorpusHarness" w:date="2026-03-28T21:57:55Z">
        <w:r>
          <w:delText>0</w:delText>
        </w:r>
      </w:del>
      <w:ins w:id="9769" w:author="GoldenCorpusHarness" w:date="2026-03-28T21:57:55Z">
        <w:r>
          <w:t>w and 5 mg/kg q</w:t>
        </w:r>
      </w:ins>
      <w:r>
        <w:t>2</w:t>
      </w:r>
      <w:del w:id="9770" w:author="GoldenCorpusHarness" w:date="2026-03-28T21:57:55Z">
        <w:r>
          <w:delText>3. All participants received</w:delText>
        </w:r>
      </w:del>
      <w:ins w:id="9771" w:author="GoldenCorpusHarness" w:date="2026-03-28T21:57:55Z">
        <w:r>
          <w:t>w are present throughout the 4 quartiles of</w:t>
        </w:r>
      </w:ins>
      <w:r>
        <w:t xml:space="preserve"> sac-TMT </w:t>
      </w:r>
      <w:del w:id="9772" w:author="GoldenCorpusHarness" w:date="2026-03-28T21:57:55Z">
        <w:r>
          <w:delText>5 mg/kg q2w, with exception of 23 participants in the</w:delText>
        </w:r>
      </w:del>
      <w:ins w:id="9773" w:author="GoldenCorpusHarness" w:date="2026-03-28T21:57:55Z">
        <w:r>
          <w:t>ADC AUC concentrations.</w:t>
        </w:r>
      </w:ins>
      <w:r>
        <w:t xml:space="preserve"> T</w:t>
      </w:r>
      <w:del w:id="9774" w:author="GoldenCorpusHarness" w:date="2026-03-28T21:57:55Z">
        <w:r>
          <w:delText>NBC cohort and 40 participants in the EGFR wild type NSCLC cohort, who received</w:delText>
        </w:r>
      </w:del>
      <w:ins w:id="9775" w:author="GoldenCorpusHarness" w:date="2026-03-28T21:57:55Z">
        <w:r>
          <w:t>hese</w:t>
        </w:r>
      </w:ins>
      <w:r>
        <w:t xml:space="preserve"> sac-TMT </w:t>
      </w:r>
      <w:del w:id="9776" w:author="GoldenCorpusHarness" w:date="2026-03-28T21:57:55Z">
        <w:r>
          <w:delText xml:space="preserve">at </w:delText>
        </w:r>
      </w:del>
      <w:ins w:id="9777" w:author="GoldenCorpusHarness" w:date="2026-03-28T21:57:55Z">
        <w:r>
          <w:t>ADC AUC concentrations led to median predicted probabilities of CBOR at 0.21</w:t>
        </w:r>
      </w:ins>
      <w:r>
        <w:t xml:space="preserve">4 </w:t>
      </w:r>
      <w:ins w:id="9778" w:author="GoldenCorpusHarness" w:date="2026-03-28T21:57:55Z">
        <w:r>
          <w:t xml:space="preserve">for participants treated with 4 </w:t>
        </w:r>
      </w:ins>
      <w:r>
        <w:t>mg/kg q2w</w:t>
      </w:r>
      <w:ins w:id="9779" w:author="GoldenCorpusHarness" w:date="2026-03-28T21:57:55Z">
        <w:r>
          <w:t xml:space="preserve"> and 0</w:t>
        </w:r>
      </w:ins>
      <w:r>
        <w:t>.</w:t>
      </w:r>
      <w:del w:id="9780" w:author="GoldenCorpusHarness" w:date="2026-03-28T21:57:55Z">
        <w:r>
          <w:delText xml:space="preserve"> All participants received</w:delText>
        </w:r>
      </w:del>
      <w:ins w:id="9781" w:author="GoldenCorpusHarness" w:date="2026-03-28T21:57:55Z">
        <w:r>
          <w:t>275 for participants treated with 5 mg/kg q2w. Taken together, 5 mg/kg q2w of</w:t>
        </w:r>
      </w:ins>
      <w:r>
        <w:t xml:space="preserve"> sac-TMT </w:t>
      </w:r>
      <w:del w:id="9782" w:author="GoldenCorpusHarness" w:date="2026-03-28T21:57:55Z">
        <w:r>
          <w:delText>until disease progression</w:delText>
        </w:r>
      </w:del>
      <w:ins w:id="9783" w:author="GoldenCorpusHarness" w:date="2026-03-28T21:57:55Z">
        <w:r>
          <w:t>monotherapy may suggest a higher probability of response along with possibly increased Grade 3 or higher AEs. 4 mg/kg q2w of sac-TMT monotherapy may allow achievement of good response rates with lower Grade 3 or higher AEs (see [Figure 6]</w:t>
        </w:r>
      </w:ins>
      <w:r>
        <w:t xml:space="preserve">, </w:t>
      </w:r>
      <w:del w:id="9784" w:author="GoldenCorpusHarness" w:date="2026-03-28T21:57:55Z">
        <w:r>
          <w:delText>unacceptable toxicity, or withdrawal of consent</w:delText>
        </w:r>
      </w:del>
      <w:ins w:id="9785" w:author="GoldenCorpusHarness" w:date="2026-03-28T21:57:55Z">
        <w:r>
          <w:t>[Figure 7] and [Figure 8])</w:t>
        </w:r>
      </w:ins>
      <w:r>
        <w:t>.</w:t>
      </w:r>
      <w:del w:id="9786" w:author="GoldenCorpusHarness" w:date="2026-03-28T21:57:55Z">
        <w:r>
          <w:delText xml:space="preserve"> Summary of the follow-up duration is presented in [Table 19].</w:delText>
        </w:r>
      </w:del>
    </w:p>
    <w:p ns2:paraId="151E1F7D" ns2:textId="2D435E31" w:rsidR="00793D03" w:rsidRDefault="002B2DB7" w:rsidP="00AB52BE">
      <w:pPr>
        <w:pStyle w:val="Paragraph"/>
        <w:rPr>
          <w:lang w:eastAsia="zh-CN"/>
        </w:rPr>
      </w:pPr>
      <w:del w:id="9787" w:author="GoldenCorpusHarness" w:date="2026-03-28T21:57:55Z">
        <w:r>
          <w:delText>The majority of participants were Asian and had an ECOG performance status of 1 at baseline. For selected participants characteristics at baseline, see [Table 20]. In these heavily pretreated participants with advanced/metastatic cancer, encouraging clinical activity was observed in multiple tumor types [Table 21]. DOR in participants with a confirmed response is presented in [Table 22].</w:delText>
        </w:r>
      </w:del>
    </w:p>
    <w:p ns2:paraId="18FBCF46" ns2:textId="77777777" w:rsidR="007221FF" w:rsidRDefault="007221FF" w:rsidP="00AB52BE">
      <w:pPr>
        <w:pStyle w:val="Paragraph"/>
        <w:rPr>
          <w:lang w:eastAsia="zh-CN"/>
        </w:rPr>
      </w:pPr>
      <w:ins w:id="9788" w:author="GoldenCorpusHarness" w:date="2026-03-28T21:57:55Z">
        <w:r>
          <w:t>Figure 5Dose Normalized PK Exposures for Sac-TMT ADC in Participants With Solid Tumors in MK-2870-001/Study KL264-01 Phase 2</w:t>
        </w:r>
      </w:ins>
    </w:p>
    <w:p ns2:paraId="1362CBFF" ns2:textId="3983E0EC" w:rsidR="00793D03" w:rsidRDefault="00793D03" w:rsidP="007243AD">
      <w:pPr>
        <w:pStyle w:val="Paragraph"/>
        <w:rPr>
          <w:lang w:eastAsia="zh-CN"/>
        </w:rPr>
        <w:sectPr w:rsidR="00793D03" w:rsidSect="007243AD">
          <w:headerReference w:type="default" ns3:id="rId40"/>
          <w:footerReference w:type="default" ns3:id="rId41"/>
          <w:pgSz w:w="12240" w:h="15840"/>
          <w:pgMar w:top="1440" w:right="1440" w:bottom="1440" w:left="1800" w:header="720" w:footer="720" w:gutter="0"/>
          <w:cols w:space="720"/>
          <w:docGrid w:linePitch="326"/>
        </w:sectPr>
      </w:pPr>
    </w:p>
    <w:p ns2:paraId="3202D3FA" ns2:textId="4D60A4AF" w:rsidR="00744A05" w:rsidRDefault="00744A05" w:rsidP="00DC6B55">
      <w:pPr>
        <w:pStyle w:val="TableTitle"/>
      </w:pPr>
      <w:ins w:id="9789" w:author="GoldenCorpusHarness" w:date="2026-03-28T21:57:55Z">
        <w:r>
          <w:t>ADC=sac-</w:t>
        </w:r>
      </w:ins>
      <w:r>
        <w:t>T</w:t>
      </w:r>
      <w:del w:id="9790" w:author="GoldenCorpusHarness" w:date="2026-03-28T21:57:55Z">
        <w:r>
          <w:delText>a</w:delText>
        </w:r>
      </w:del>
      <w:ins w:id="9791" w:author="GoldenCorpusHarness" w:date="2026-03-28T21:57:55Z">
        <w:r>
          <w:t>MT anti</w:t>
        </w:r>
      </w:ins>
      <w:r>
        <w:t>b</w:t>
      </w:r>
      <w:del w:id="9792" w:author="GoldenCorpusHarness" w:date="2026-03-28T21:57:55Z">
        <w:r>
          <w:delText>le 19MK</w:delText>
        </w:r>
      </w:del>
      <w:ins w:id="9793" w:author="GoldenCorpusHarness" w:date="2026-03-28T21:57:55Z">
        <w:r>
          <w:t>ody</w:t>
        </w:r>
      </w:ins>
      <w:r>
        <w:t>-</w:t>
      </w:r>
      <w:ins w:id="9794" w:author="GoldenCorpusHarness" w:date="2026-03-28T21:57:55Z">
        <w:r>
          <w:t>drug conjugate; AUC=area under the concentration time curve; Cmax= maximum plasma concentration; Ctrough= trough concentration; BC=HR+/HER</w:t>
        </w:r>
      </w:ins>
      <w:r>
        <w:t>2</w:t>
      </w:r>
      <w:del w:id="9795" w:author="GoldenCorpusHarness" w:date="2026-03-28T21:57:55Z">
        <w:r>
          <w:delText>870</w:delText>
        </w:r>
      </w:del>
      <w:r>
        <w:t>-</w:t>
      </w:r>
      <w:del w:id="9796" w:author="GoldenCorpusHarness" w:date="2026-03-28T21:57:55Z">
        <w:r>
          <w:delText>001 (K</w:delText>
        </w:r>
      </w:del>
      <w:ins w:id="9797" w:author="GoldenCorpusHarness" w:date="2026-03-28T21:57:55Z">
        <w:r>
          <w:t xml:space="preserve"> breast cancer, CC = cervical cancer; EC = endometrial cancer; GC =gastric adenocarcinoma; HNSCC = head and neck squamous cell carcinoma; NSC</w:t>
        </w:r>
      </w:ins>
      <w:r>
        <w:t>L</w:t>
      </w:r>
      <w:del w:id="9798" w:author="GoldenCorpusHarness" w:date="2026-03-28T21:57:55Z">
        <w:r>
          <w:delText>264 01)</w:delText>
        </w:r>
      </w:del>
      <w:ins w:id="9799" w:author="GoldenCorpusHarness" w:date="2026-03-28T21:57:55Z">
        <w:r>
          <w:t>C= non-small cell lung cancer; OC=epithelial ovarian cancer;</w:t>
        </w:r>
      </w:ins>
      <w:r>
        <w:t xml:space="preserve"> S</w:t>
      </w:r>
      <w:del w:id="9800" w:author="GoldenCorpusHarness" w:date="2026-03-28T21:57:55Z">
        <w:r>
          <w:delText>ummary of Follow-u</w:delText>
        </w:r>
      </w:del>
      <w:ins w:id="9801" w:author="GoldenCorpusHarness" w:date="2026-03-28T21:57:55Z">
        <w:r>
          <w:t>CLC=small cell lung cancer; TNBC=tri</w:t>
        </w:r>
      </w:ins>
      <w:r>
        <w:t>p</w:t>
      </w:r>
      <w:del w:id="9802" w:author="GoldenCorpusHarness" w:date="2026-03-28T21:57:55Z">
        <w:r>
          <w:delText xml:space="preserve"> Duration (APaT Population)</w:delText>
        </w:r>
      </w:del>
      <w:ins w:id="9803" w:author="GoldenCorpusHarness" w:date="2026-03-28T21:57:55Z">
        <w:r>
          <w:t>le negative breast cancer; UC = urothelial cancer.</w:t>
        </w:r>
      </w:ins>
    </w:p>
    <w:bookmarkEnd w:id="269"/>
    <w:tbl>
      <w:tblPr>
        <w:tblW w:w="5000" w:type="pct"/>
        <w:tblLayout w:type="fixed"/>
        <w:tblCellMar>
          <w:left w:w="0" w:type="dxa"/>
          <w:right w:w="0" w:type="dxa"/>
        </w:tblCellMar>
        <w:tblLook w:val="0000" w:firstRow="0" w:lastRow="0" w:firstColumn="0" w:lastColumn="0" w:noHBand="0" w:noVBand="0"/>
      </w:tblPr>
      <w:tblGrid>
        <w:gridCol w:w="1023"/>
        <w:gridCol w:w="917"/>
        <w:gridCol w:w="917"/>
        <w:gridCol w:w="917"/>
        <w:gridCol w:w="917"/>
        <w:gridCol w:w="917"/>
        <w:gridCol w:w="917"/>
        <w:gridCol w:w="917"/>
        <w:gridCol w:w="917"/>
        <w:gridCol w:w="917"/>
        <w:gridCol w:w="917"/>
        <w:gridCol w:w="917"/>
        <w:gridCol w:w="917"/>
        <w:gridCol w:w="917"/>
        <w:gridCol w:w="16"/>
      </w:tblGrid>
      <w:tr w:rsidR="00641A58" w:rsidRPr="000F28BB" ns2:paraId="5925A5E1" ns2:textId="77777777" w:rsidTr="00B3093D">
        <w:trPr>
          <w:gridAfter w:val="1"/>
          <w:wAfter w:w="16" w:type="dxa"/>
          <w:cantSplit/>
          <w:tblHeader/>
        </w:trPr>
        <w:tc>
          <w:tcPr>
            <w:tcW w:w="1023" w:type="dxa"/>
            <w:tcBorders>
              <w:top w:val="single" w:sz="7" w:space="0" w:color="000000"/>
              <w:left w:val="nil"/>
              <w:bottom w:val="single" w:sz="4" w:space="0" w:color="000000"/>
              <w:right w:val="nil"/>
            </w:tcBorders>
            <w:shd w:val="clear" w:color="auto" w:fill="FFFFFF"/>
            <w:vAlign w:val="bottom"/>
          </w:tcPr>
          <w:p ns2:paraId="1062A90A" ns2:textId="77777777" w:rsidR="00641A58" w:rsidRPr="00641A58" w:rsidRDefault="00641A58" w:rsidP="00B3093D">
            <w:pPr>
              <w:autoSpaceDE w:val="0"/>
              <w:autoSpaceDN w:val="0"/>
              <w:adjustRightInd w:val="0"/>
              <w:spacing w:before="0"/>
              <w:rPr>
                <w:rFonts w:ascii="Times" w:hAnsi="Times" w:cs="Times"/>
                <w:color w:val="000000"/>
                <w:sz w:val="20"/>
                <w:szCs w:val="20"/>
              </w:rPr>
            </w:pPr>
          </w:p>
        </w:tc>
        <w:tc>
          <w:tcPr>
            <w:tcW w:w="917" w:type="dxa"/>
            <w:tcBorders>
              <w:top w:val="single" w:sz="7" w:space="0" w:color="000000"/>
              <w:left w:val="nil"/>
              <w:bottom w:val="single" w:sz="4" w:space="0" w:color="000000"/>
              <w:right w:val="nil"/>
            </w:tcBorders>
            <w:shd w:val="clear" w:color="auto" w:fill="FFFFFF"/>
            <w:vAlign w:val="bottom"/>
          </w:tcPr>
          <w:p ns2:paraId="33FB9C28" ns2: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Cohort 1</w:t>
            </w:r>
            <w:r w:rsidRPr="00641A58">
              <w:rPr>
                <w:rFonts w:ascii="Times" w:hAnsi="Times" w:cs="Times"/>
                <w:color w:val="000000"/>
                <w:sz w:val="20"/>
                <w:szCs w:val="20"/>
              </w:rPr>
              <w:br/>
              <w:t>TNBC</w:t>
            </w:r>
            <w:r w:rsidRPr="00641A58">
              <w:rPr>
                <w:rFonts w:ascii="Times" w:hAnsi="Times" w:cs="Times"/>
                <w:color w:val="000000"/>
                <w:sz w:val="20"/>
                <w:szCs w:val="20"/>
              </w:rPr>
              <w:br/>
              <w:t>4 mg/kg</w:t>
            </w:r>
            <w:r w:rsidRPr="00641A58">
              <w:rPr>
                <w:rFonts w:ascii="Times" w:hAnsi="Times" w:cs="Times"/>
                <w:color w:val="000000"/>
                <w:sz w:val="20"/>
                <w:szCs w:val="20"/>
              </w:rPr>
              <w:br/>
              <w:t>(N = 23)</w:t>
            </w:r>
          </w:p>
        </w:tc>
        <w:tc>
          <w:tcPr>
            <w:tcW w:w="917" w:type="dxa"/>
            <w:tcBorders>
              <w:top w:val="single" w:sz="7" w:space="0" w:color="000000"/>
              <w:left w:val="nil"/>
              <w:bottom w:val="single" w:sz="4" w:space="0" w:color="000000"/>
              <w:right w:val="nil"/>
            </w:tcBorders>
            <w:shd w:val="clear" w:color="auto" w:fill="FFFFFF"/>
            <w:vAlign w:val="bottom"/>
          </w:tcPr>
          <w:p ns2:paraId="56A274DC" ns2: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Cohort 1</w:t>
            </w:r>
            <w:r w:rsidRPr="00641A58">
              <w:rPr>
                <w:rFonts w:ascii="Times" w:hAnsi="Times" w:cs="Times"/>
                <w:color w:val="000000"/>
                <w:sz w:val="20"/>
                <w:szCs w:val="20"/>
              </w:rPr>
              <w:br/>
              <w:t>TNBC</w:t>
            </w:r>
            <w:r w:rsidRPr="00641A58">
              <w:rPr>
                <w:rFonts w:ascii="Times" w:hAnsi="Times" w:cs="Times"/>
                <w:color w:val="000000"/>
                <w:sz w:val="20"/>
                <w:szCs w:val="20"/>
              </w:rPr>
              <w:br/>
              <w:t>5 mg/kg</w:t>
            </w:r>
            <w:r w:rsidRPr="00641A58">
              <w:rPr>
                <w:rFonts w:ascii="Times" w:hAnsi="Times" w:cs="Times"/>
                <w:color w:val="000000"/>
                <w:sz w:val="20"/>
                <w:szCs w:val="20"/>
              </w:rPr>
              <w:br/>
              <w:t>(N = 36)</w:t>
            </w:r>
          </w:p>
        </w:tc>
        <w:tc>
          <w:tcPr>
            <w:tcW w:w="917" w:type="dxa"/>
            <w:tcBorders>
              <w:top w:val="single" w:sz="7" w:space="0" w:color="000000"/>
              <w:left w:val="nil"/>
              <w:bottom w:val="single" w:sz="4" w:space="0" w:color="000000"/>
              <w:right w:val="nil"/>
            </w:tcBorders>
            <w:shd w:val="clear" w:color="auto" w:fill="FFFFFF"/>
            <w:vAlign w:val="bottom"/>
          </w:tcPr>
          <w:p ns2:paraId="3169FCF5" ns2: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Cohort 2</w:t>
            </w:r>
            <w:r w:rsidRPr="00641A58">
              <w:rPr>
                <w:rFonts w:ascii="Times" w:hAnsi="Times" w:cs="Times"/>
                <w:color w:val="000000"/>
                <w:sz w:val="20"/>
                <w:szCs w:val="20"/>
              </w:rPr>
              <w:br/>
              <w:t>OC</w:t>
            </w:r>
            <w:r w:rsidRPr="00641A58">
              <w:rPr>
                <w:rFonts w:ascii="Times" w:hAnsi="Times" w:cs="Times"/>
                <w:color w:val="000000"/>
                <w:sz w:val="20"/>
                <w:szCs w:val="20"/>
              </w:rPr>
              <w:br/>
              <w:t>(N = 40)</w:t>
            </w:r>
          </w:p>
        </w:tc>
        <w:tc>
          <w:tcPr>
            <w:tcW w:w="917" w:type="dxa"/>
            <w:tcBorders>
              <w:top w:val="single" w:sz="7" w:space="0" w:color="000000"/>
              <w:left w:val="nil"/>
              <w:bottom w:val="single" w:sz="4" w:space="0" w:color="000000"/>
              <w:right w:val="nil"/>
            </w:tcBorders>
            <w:shd w:val="clear" w:color="auto" w:fill="FFFFFF"/>
            <w:vAlign w:val="bottom"/>
          </w:tcPr>
          <w:p ns2:paraId="4A19FF19" ns2: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Cohort 3A</w:t>
            </w:r>
            <w:r w:rsidRPr="00641A58">
              <w:rPr>
                <w:rFonts w:ascii="Times" w:hAnsi="Times" w:cs="Times"/>
                <w:color w:val="000000"/>
                <w:sz w:val="20"/>
                <w:szCs w:val="20"/>
              </w:rPr>
              <w:br/>
              <w:t>NSCLC</w:t>
            </w:r>
            <w:r w:rsidRPr="00641A58">
              <w:rPr>
                <w:rFonts w:ascii="Times" w:hAnsi="Times" w:cs="Times"/>
                <w:color w:val="000000"/>
                <w:sz w:val="20"/>
                <w:szCs w:val="20"/>
              </w:rPr>
              <w:br/>
              <w:t>Mutation</w:t>
            </w:r>
            <w:r w:rsidRPr="00641A58">
              <w:rPr>
                <w:rFonts w:ascii="Times" w:hAnsi="Times" w:cs="Times"/>
                <w:color w:val="000000"/>
                <w:sz w:val="20"/>
                <w:szCs w:val="20"/>
              </w:rPr>
              <w:br/>
              <w:t>(N = 22)</w:t>
            </w:r>
          </w:p>
        </w:tc>
        <w:tc>
          <w:tcPr>
            <w:tcW w:w="917" w:type="dxa"/>
            <w:tcBorders>
              <w:top w:val="single" w:sz="7" w:space="0" w:color="000000"/>
              <w:left w:val="nil"/>
              <w:bottom w:val="single" w:sz="4" w:space="0" w:color="000000"/>
              <w:right w:val="nil"/>
            </w:tcBorders>
            <w:shd w:val="clear" w:color="auto" w:fill="FFFFFF"/>
            <w:vAlign w:val="bottom"/>
          </w:tcPr>
          <w:p ns2:paraId="625C2F7B" ns2: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Cohort 3A</w:t>
            </w:r>
            <w:r w:rsidRPr="00641A58">
              <w:rPr>
                <w:rFonts w:ascii="Times" w:hAnsi="Times" w:cs="Times"/>
                <w:color w:val="000000"/>
                <w:sz w:val="20"/>
                <w:szCs w:val="20"/>
              </w:rPr>
              <w:br/>
              <w:t>NSCLC</w:t>
            </w:r>
            <w:r w:rsidRPr="00641A58">
              <w:rPr>
                <w:rFonts w:ascii="Times" w:hAnsi="Times" w:cs="Times"/>
                <w:color w:val="000000"/>
                <w:sz w:val="20"/>
                <w:szCs w:val="20"/>
              </w:rPr>
              <w:br/>
              <w:t>Wild</w:t>
            </w:r>
            <w:r w:rsidRPr="00641A58">
              <w:rPr>
                <w:rFonts w:ascii="Times" w:hAnsi="Times" w:cs="Times"/>
                <w:color w:val="000000"/>
                <w:sz w:val="20"/>
                <w:szCs w:val="20"/>
              </w:rPr>
              <w:br/>
              <w:t>Type</w:t>
            </w:r>
            <w:r w:rsidRPr="00641A58">
              <w:rPr>
                <w:rFonts w:ascii="Times" w:hAnsi="Times" w:cs="Times"/>
                <w:color w:val="000000"/>
                <w:sz w:val="20"/>
                <w:szCs w:val="20"/>
              </w:rPr>
              <w:br/>
              <w:t>(N = 21)</w:t>
            </w:r>
          </w:p>
        </w:tc>
        <w:tc>
          <w:tcPr>
            <w:tcW w:w="917" w:type="dxa"/>
            <w:tcBorders>
              <w:top w:val="single" w:sz="7" w:space="0" w:color="000000"/>
              <w:left w:val="nil"/>
              <w:bottom w:val="single" w:sz="4" w:space="0" w:color="000000"/>
              <w:right w:val="nil"/>
            </w:tcBorders>
            <w:shd w:val="clear" w:color="auto" w:fill="FFFFFF"/>
            <w:vAlign w:val="bottom"/>
          </w:tcPr>
          <w:p ns2:paraId="059673E1" ns2: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Cohort 3B</w:t>
            </w:r>
            <w:r w:rsidRPr="00641A58">
              <w:rPr>
                <w:rFonts w:ascii="Times" w:hAnsi="Times" w:cs="Times"/>
                <w:color w:val="000000"/>
                <w:sz w:val="20"/>
                <w:szCs w:val="20"/>
              </w:rPr>
              <w:br/>
              <w:t>EGFR Wild Type</w:t>
            </w:r>
            <w:r w:rsidRPr="00641A58">
              <w:rPr>
                <w:rFonts w:ascii="Times" w:hAnsi="Times" w:cs="Times"/>
                <w:color w:val="000000"/>
                <w:sz w:val="20"/>
                <w:szCs w:val="20"/>
              </w:rPr>
              <w:br/>
              <w:t>NSCLC</w:t>
            </w:r>
            <w:r w:rsidRPr="00641A58">
              <w:rPr>
                <w:rFonts w:ascii="Times" w:hAnsi="Times" w:cs="Times"/>
                <w:color w:val="000000"/>
                <w:sz w:val="20"/>
                <w:szCs w:val="20"/>
              </w:rPr>
              <w:br/>
              <w:t>4 mg/kg</w:t>
            </w:r>
            <w:r w:rsidRPr="00641A58">
              <w:rPr>
                <w:rFonts w:ascii="Times" w:hAnsi="Times" w:cs="Times"/>
                <w:color w:val="000000"/>
                <w:sz w:val="20"/>
                <w:szCs w:val="20"/>
              </w:rPr>
              <w:br/>
              <w:t>(N = 40)</w:t>
            </w:r>
          </w:p>
        </w:tc>
        <w:tc>
          <w:tcPr>
            <w:tcW w:w="917" w:type="dxa"/>
            <w:tcBorders>
              <w:top w:val="single" w:sz="7" w:space="0" w:color="000000"/>
              <w:left w:val="nil"/>
              <w:bottom w:val="single" w:sz="4" w:space="0" w:color="000000"/>
              <w:right w:val="nil"/>
            </w:tcBorders>
            <w:shd w:val="clear" w:color="auto" w:fill="FFFFFF"/>
            <w:vAlign w:val="bottom"/>
          </w:tcPr>
          <w:p ns2:paraId="77E82B51" ns2: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Cohort 3B</w:t>
            </w:r>
            <w:r w:rsidRPr="00641A58">
              <w:rPr>
                <w:rFonts w:ascii="Times" w:hAnsi="Times" w:cs="Times"/>
                <w:color w:val="000000"/>
                <w:sz w:val="20"/>
                <w:szCs w:val="20"/>
              </w:rPr>
              <w:br/>
              <w:t>EGFR Wild Type</w:t>
            </w:r>
            <w:r w:rsidRPr="00641A58">
              <w:rPr>
                <w:rFonts w:ascii="Times" w:hAnsi="Times" w:cs="Times"/>
                <w:color w:val="000000"/>
                <w:sz w:val="20"/>
                <w:szCs w:val="20"/>
              </w:rPr>
              <w:br/>
              <w:t>NSCLC</w:t>
            </w:r>
            <w:r w:rsidRPr="00641A58">
              <w:rPr>
                <w:rFonts w:ascii="Times" w:hAnsi="Times" w:cs="Times"/>
                <w:color w:val="000000"/>
                <w:sz w:val="20"/>
                <w:szCs w:val="20"/>
              </w:rPr>
              <w:br/>
              <w:t>5 mg/kg</w:t>
            </w:r>
            <w:r w:rsidRPr="00641A58">
              <w:rPr>
                <w:rFonts w:ascii="Times" w:hAnsi="Times" w:cs="Times"/>
                <w:color w:val="000000"/>
                <w:sz w:val="20"/>
                <w:szCs w:val="20"/>
              </w:rPr>
              <w:br/>
              <w:t>(N = 42)</w:t>
            </w:r>
          </w:p>
        </w:tc>
        <w:tc>
          <w:tcPr>
            <w:tcW w:w="917" w:type="dxa"/>
            <w:tcBorders>
              <w:top w:val="single" w:sz="7" w:space="0" w:color="000000"/>
              <w:left w:val="nil"/>
              <w:bottom w:val="single" w:sz="4" w:space="0" w:color="000000"/>
              <w:right w:val="nil"/>
            </w:tcBorders>
            <w:shd w:val="clear" w:color="auto" w:fill="FFFFFF"/>
            <w:vAlign w:val="bottom"/>
          </w:tcPr>
          <w:p ns2:paraId="20D2C58D" ns2: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Cohort 4</w:t>
            </w:r>
            <w:r w:rsidRPr="00641A58">
              <w:rPr>
                <w:rFonts w:ascii="Times" w:hAnsi="Times" w:cs="Times"/>
                <w:color w:val="000000"/>
                <w:sz w:val="20"/>
                <w:szCs w:val="20"/>
              </w:rPr>
              <w:br/>
              <w:t>GC</w:t>
            </w:r>
            <w:r w:rsidRPr="00641A58">
              <w:rPr>
                <w:rFonts w:ascii="Times" w:hAnsi="Times" w:cs="Times"/>
                <w:color w:val="000000"/>
                <w:sz w:val="20"/>
                <w:szCs w:val="20"/>
              </w:rPr>
              <w:br/>
              <w:t>(N = 53)</w:t>
            </w:r>
          </w:p>
        </w:tc>
        <w:tc>
          <w:tcPr>
            <w:tcW w:w="917" w:type="dxa"/>
            <w:tcBorders>
              <w:top w:val="single" w:sz="7" w:space="0" w:color="000000"/>
              <w:left w:val="nil"/>
              <w:bottom w:val="single" w:sz="4" w:space="0" w:color="000000"/>
              <w:right w:val="nil"/>
            </w:tcBorders>
            <w:shd w:val="clear" w:color="auto" w:fill="FFFFFF"/>
            <w:vAlign w:val="bottom"/>
          </w:tcPr>
          <w:p ns2:paraId="50F18744" ns2: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Cohort 5</w:t>
            </w:r>
            <w:r w:rsidRPr="00641A58">
              <w:rPr>
                <w:rFonts w:ascii="Times" w:hAnsi="Times" w:cs="Times"/>
                <w:color w:val="000000"/>
                <w:sz w:val="20"/>
                <w:szCs w:val="20"/>
              </w:rPr>
              <w:br/>
              <w:t>SCLC</w:t>
            </w:r>
            <w:r w:rsidRPr="00641A58">
              <w:rPr>
                <w:rFonts w:ascii="Times" w:hAnsi="Times" w:cs="Times"/>
                <w:color w:val="000000"/>
                <w:sz w:val="20"/>
                <w:szCs w:val="20"/>
              </w:rPr>
              <w:br/>
              <w:t>(N = 40)</w:t>
            </w:r>
          </w:p>
        </w:tc>
        <w:tc>
          <w:tcPr>
            <w:tcW w:w="917" w:type="dxa"/>
            <w:tcBorders>
              <w:top w:val="single" w:sz="7" w:space="0" w:color="000000"/>
              <w:left w:val="nil"/>
              <w:bottom w:val="single" w:sz="4" w:space="0" w:color="000000"/>
              <w:right w:val="nil"/>
            </w:tcBorders>
            <w:shd w:val="clear" w:color="auto" w:fill="FFFFFF"/>
            <w:vAlign w:val="bottom"/>
          </w:tcPr>
          <w:p ns2:paraId="5CDF1BC2" ns2: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Cohort 6</w:t>
            </w:r>
            <w:r w:rsidRPr="00641A58">
              <w:rPr>
                <w:rFonts w:ascii="Times" w:hAnsi="Times" w:cs="Times"/>
                <w:color w:val="000000"/>
                <w:sz w:val="20"/>
                <w:szCs w:val="20"/>
              </w:rPr>
              <w:br/>
              <w:t>HR+</w:t>
            </w:r>
            <w:r w:rsidRPr="00641A58">
              <w:rPr>
                <w:rFonts w:ascii="Times" w:hAnsi="Times" w:cs="Times"/>
                <w:color w:val="000000"/>
                <w:sz w:val="20"/>
                <w:szCs w:val="20"/>
              </w:rPr>
              <w:br/>
              <w:t>HER2-</w:t>
            </w:r>
            <w:r w:rsidRPr="00641A58">
              <w:rPr>
                <w:rFonts w:ascii="Times" w:hAnsi="Times" w:cs="Times"/>
                <w:color w:val="000000"/>
                <w:sz w:val="20"/>
                <w:szCs w:val="20"/>
              </w:rPr>
              <w:br/>
              <w:t>BC</w:t>
            </w:r>
            <w:r w:rsidRPr="00641A58">
              <w:rPr>
                <w:rFonts w:ascii="Times" w:hAnsi="Times" w:cs="Times"/>
                <w:color w:val="000000"/>
                <w:sz w:val="20"/>
                <w:szCs w:val="20"/>
              </w:rPr>
              <w:br/>
              <w:t>(N = 41)</w:t>
            </w:r>
          </w:p>
        </w:tc>
        <w:tc>
          <w:tcPr>
            <w:tcW w:w="917" w:type="dxa"/>
            <w:tcBorders>
              <w:top w:val="single" w:sz="7" w:space="0" w:color="000000"/>
              <w:left w:val="nil"/>
              <w:bottom w:val="single" w:sz="4" w:space="0" w:color="000000"/>
              <w:right w:val="nil"/>
            </w:tcBorders>
            <w:shd w:val="clear" w:color="auto" w:fill="FFFFFF"/>
            <w:vAlign w:val="bottom"/>
          </w:tcPr>
          <w:p ns2:paraId="7638DC6E" ns2: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Cohort 7</w:t>
            </w:r>
            <w:r w:rsidRPr="00641A58">
              <w:rPr>
                <w:rFonts w:ascii="Times" w:hAnsi="Times" w:cs="Times"/>
                <w:color w:val="000000"/>
                <w:sz w:val="20"/>
                <w:szCs w:val="20"/>
              </w:rPr>
              <w:br/>
              <w:t>HNSCC</w:t>
            </w:r>
            <w:r w:rsidRPr="00641A58">
              <w:rPr>
                <w:rFonts w:ascii="Times" w:hAnsi="Times" w:cs="Times"/>
                <w:color w:val="000000"/>
                <w:sz w:val="20"/>
                <w:szCs w:val="20"/>
              </w:rPr>
              <w:br/>
              <w:t>(N = 25)</w:t>
            </w:r>
          </w:p>
        </w:tc>
        <w:tc>
          <w:tcPr>
            <w:tcW w:w="917" w:type="dxa"/>
            <w:tcBorders>
              <w:top w:val="single" w:sz="7" w:space="0" w:color="000000"/>
              <w:left w:val="nil"/>
              <w:bottom w:val="single" w:sz="4" w:space="0" w:color="000000"/>
              <w:right w:val="nil"/>
            </w:tcBorders>
            <w:shd w:val="clear" w:color="auto" w:fill="FFFFFF"/>
            <w:vAlign w:val="bottom"/>
          </w:tcPr>
          <w:p ns2:paraId="7E6D6AEF" ns2: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Cohort 8</w:t>
            </w:r>
            <w:r w:rsidRPr="00641A58">
              <w:rPr>
                <w:rFonts w:ascii="Times" w:hAnsi="Times" w:cs="Times"/>
                <w:color w:val="000000"/>
                <w:sz w:val="20"/>
                <w:szCs w:val="20"/>
              </w:rPr>
              <w:br/>
              <w:t>EC</w:t>
            </w:r>
            <w:r w:rsidRPr="00641A58">
              <w:rPr>
                <w:rFonts w:ascii="Times" w:hAnsi="Times" w:cs="Times"/>
                <w:color w:val="000000"/>
                <w:sz w:val="20"/>
                <w:szCs w:val="20"/>
              </w:rPr>
              <w:br/>
              <w:t>(N = 44)</w:t>
            </w:r>
          </w:p>
        </w:tc>
        <w:tc>
          <w:tcPr>
            <w:tcW w:w="917" w:type="dxa"/>
            <w:tcBorders>
              <w:top w:val="single" w:sz="7" w:space="0" w:color="000000"/>
              <w:left w:val="nil"/>
              <w:bottom w:val="single" w:sz="4" w:space="0" w:color="000000"/>
              <w:right w:val="nil"/>
            </w:tcBorders>
            <w:shd w:val="clear" w:color="auto" w:fill="FFFFFF"/>
            <w:vAlign w:val="bottom"/>
          </w:tcPr>
          <w:p ns2:paraId="46AC4025" ns2: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Cohort 9</w:t>
            </w:r>
            <w:r w:rsidRPr="00641A58">
              <w:rPr>
                <w:rFonts w:ascii="Times" w:hAnsi="Times" w:cs="Times"/>
                <w:color w:val="000000"/>
                <w:sz w:val="20"/>
                <w:szCs w:val="20"/>
              </w:rPr>
              <w:br/>
              <w:t>UC</w:t>
            </w:r>
            <w:r w:rsidRPr="00641A58">
              <w:rPr>
                <w:rFonts w:ascii="Times" w:hAnsi="Times" w:cs="Times"/>
                <w:color w:val="000000"/>
                <w:sz w:val="20"/>
                <w:szCs w:val="20"/>
              </w:rPr>
              <w:br/>
              <w:t>(N = 47)</w:t>
            </w:r>
          </w:p>
        </w:tc>
      </w:tr>
      <w:tr w:rsidR="00641A58" w:rsidRPr="000F28BB" ns2:paraId="7504EF0F" ns2:textId="77777777" w:rsidTr="00B3093D">
        <w:trPr>
          <w:gridAfter w:val="1"/>
          <w:wAfter w:w="16" w:type="dxa"/>
          <w:cantSplit/>
        </w:trPr>
        <w:tc>
          <w:tcPr>
            <w:tcW w:w="1023" w:type="dxa"/>
            <w:tcBorders>
              <w:top w:val="nil"/>
              <w:left w:val="nil"/>
              <w:bottom w:val="nil"/>
              <w:right w:val="nil"/>
            </w:tcBorders>
            <w:shd w:val="clear" w:color="auto" w:fill="FFFFFF"/>
          </w:tcPr>
          <w:p ns2:paraId="14598BCC" ns2:textId="77777777" w:rsidR="00641A58" w:rsidRPr="00641A58" w:rsidRDefault="00641A58" w:rsidP="00B3093D">
            <w:pPr>
              <w:autoSpaceDE w:val="0"/>
              <w:autoSpaceDN w:val="0"/>
              <w:adjustRightInd w:val="0"/>
              <w:spacing w:before="0"/>
              <w:rPr>
                <w:rFonts w:ascii="Times" w:hAnsi="Times" w:cs="Times"/>
                <w:color w:val="000000"/>
                <w:sz w:val="20"/>
                <w:szCs w:val="20"/>
              </w:rPr>
            </w:pPr>
            <w:r w:rsidRPr="00641A58">
              <w:rPr>
                <w:rFonts w:ascii="Times" w:hAnsi="Times" w:cs="Times"/>
                <w:color w:val="000000"/>
                <w:sz w:val="20"/>
                <w:szCs w:val="20"/>
              </w:rPr>
              <w:t>Median (Range)</w:t>
            </w:r>
            <w:r w:rsidRPr="000F28BB">
              <w:rPr>
                <w:rFonts w:ascii="Times" w:hAnsi="Times" w:cs="Times"/>
                <w:color w:val="000000"/>
                <w:sz w:val="28"/>
                <w:szCs w:val="28"/>
                <w:vertAlign w:val="superscript"/>
              </w:rPr>
              <w:t>a</w:t>
            </w:r>
          </w:p>
        </w:tc>
        <w:tc>
          <w:tcPr>
            <w:tcW w:w="917" w:type="dxa"/>
            <w:tcBorders>
              <w:top w:val="nil"/>
              <w:left w:val="nil"/>
              <w:bottom w:val="nil"/>
              <w:right w:val="nil"/>
            </w:tcBorders>
            <w:shd w:val="clear" w:color="auto" w:fill="FFFFFF"/>
          </w:tcPr>
          <w:p ns2:paraId="4A54C988" ns2: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33.35</w:t>
            </w:r>
            <w:r w:rsidRPr="00641A58">
              <w:rPr>
                <w:rFonts w:ascii="Times" w:hAnsi="Times" w:cs="Times"/>
                <w:color w:val="000000"/>
                <w:sz w:val="20"/>
                <w:szCs w:val="20"/>
              </w:rPr>
              <w:br/>
              <w:t>(31.7 - 35.4)</w:t>
            </w:r>
          </w:p>
        </w:tc>
        <w:tc>
          <w:tcPr>
            <w:tcW w:w="917" w:type="dxa"/>
            <w:tcBorders>
              <w:top w:val="nil"/>
              <w:left w:val="nil"/>
              <w:bottom w:val="nil"/>
              <w:right w:val="nil"/>
            </w:tcBorders>
            <w:shd w:val="clear" w:color="auto" w:fill="FFFFFF"/>
          </w:tcPr>
          <w:p ns2:paraId="31C437A1" ns2: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30.29</w:t>
            </w:r>
            <w:r w:rsidRPr="00641A58">
              <w:rPr>
                <w:rFonts w:ascii="Times" w:hAnsi="Times" w:cs="Times"/>
                <w:color w:val="000000"/>
                <w:sz w:val="20"/>
                <w:szCs w:val="20"/>
              </w:rPr>
              <w:br/>
              <w:t>(29.2 - 31.6)</w:t>
            </w:r>
          </w:p>
        </w:tc>
        <w:tc>
          <w:tcPr>
            <w:tcW w:w="917" w:type="dxa"/>
            <w:tcBorders>
              <w:top w:val="nil"/>
              <w:left w:val="nil"/>
              <w:bottom w:val="nil"/>
              <w:right w:val="nil"/>
            </w:tcBorders>
            <w:shd w:val="clear" w:color="auto" w:fill="FFFFFF"/>
          </w:tcPr>
          <w:p ns2:paraId="4F96F16E" ns2: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28.16</w:t>
            </w:r>
            <w:r w:rsidRPr="00641A58">
              <w:rPr>
                <w:rFonts w:ascii="Times" w:hAnsi="Times" w:cs="Times"/>
                <w:color w:val="000000"/>
                <w:sz w:val="20"/>
                <w:szCs w:val="20"/>
              </w:rPr>
              <w:br/>
              <w:t>(12.4 - 31.2)</w:t>
            </w:r>
          </w:p>
        </w:tc>
        <w:tc>
          <w:tcPr>
            <w:tcW w:w="917" w:type="dxa"/>
            <w:tcBorders>
              <w:top w:val="nil"/>
              <w:left w:val="nil"/>
              <w:bottom w:val="nil"/>
              <w:right w:val="nil"/>
            </w:tcBorders>
            <w:shd w:val="clear" w:color="auto" w:fill="FFFFFF"/>
          </w:tcPr>
          <w:p ns2:paraId="6CB8EFE9" ns2: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26.09</w:t>
            </w:r>
            <w:r w:rsidRPr="00641A58">
              <w:rPr>
                <w:rFonts w:ascii="Times" w:hAnsi="Times" w:cs="Times"/>
                <w:color w:val="000000"/>
                <w:sz w:val="20"/>
                <w:szCs w:val="20"/>
              </w:rPr>
              <w:br/>
              <w:t>(23.0 - 27.6)</w:t>
            </w:r>
          </w:p>
        </w:tc>
        <w:tc>
          <w:tcPr>
            <w:tcW w:w="917" w:type="dxa"/>
            <w:tcBorders>
              <w:top w:val="nil"/>
              <w:left w:val="nil"/>
              <w:bottom w:val="nil"/>
              <w:right w:val="nil"/>
            </w:tcBorders>
            <w:shd w:val="clear" w:color="auto" w:fill="FFFFFF"/>
          </w:tcPr>
          <w:p ns2:paraId="0DD8AD84" ns2: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26.15</w:t>
            </w:r>
            <w:r w:rsidRPr="00641A58">
              <w:rPr>
                <w:rFonts w:ascii="Times" w:hAnsi="Times" w:cs="Times"/>
                <w:color w:val="000000"/>
                <w:sz w:val="20"/>
                <w:szCs w:val="20"/>
              </w:rPr>
              <w:br/>
              <w:t>(23.5 - 29.3)</w:t>
            </w:r>
          </w:p>
        </w:tc>
        <w:tc>
          <w:tcPr>
            <w:tcW w:w="917" w:type="dxa"/>
            <w:tcBorders>
              <w:top w:val="nil"/>
              <w:left w:val="nil"/>
              <w:bottom w:val="nil"/>
              <w:right w:val="nil"/>
            </w:tcBorders>
            <w:shd w:val="clear" w:color="auto" w:fill="FFFFFF"/>
          </w:tcPr>
          <w:p ns2:paraId="4C855BC5" ns2: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11.93</w:t>
            </w:r>
            <w:r w:rsidRPr="00641A58">
              <w:rPr>
                <w:rFonts w:ascii="Times" w:hAnsi="Times" w:cs="Times"/>
                <w:color w:val="000000"/>
                <w:sz w:val="20"/>
                <w:szCs w:val="20"/>
              </w:rPr>
              <w:br/>
              <w:t>(7.6 - 15.3)</w:t>
            </w:r>
          </w:p>
        </w:tc>
        <w:tc>
          <w:tcPr>
            <w:tcW w:w="917" w:type="dxa"/>
            <w:tcBorders>
              <w:top w:val="nil"/>
              <w:left w:val="nil"/>
              <w:bottom w:val="nil"/>
              <w:right w:val="nil"/>
            </w:tcBorders>
            <w:shd w:val="clear" w:color="auto" w:fill="FFFFFF"/>
          </w:tcPr>
          <w:p ns2:paraId="331E84F6" ns2: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11.76</w:t>
            </w:r>
            <w:r w:rsidRPr="00641A58">
              <w:rPr>
                <w:rFonts w:ascii="Times" w:hAnsi="Times" w:cs="Times"/>
                <w:color w:val="000000"/>
                <w:sz w:val="20"/>
                <w:szCs w:val="20"/>
              </w:rPr>
              <w:br/>
              <w:t>(7.2 - 14.1)</w:t>
            </w:r>
          </w:p>
        </w:tc>
        <w:tc>
          <w:tcPr>
            <w:tcW w:w="917" w:type="dxa"/>
            <w:tcBorders>
              <w:top w:val="nil"/>
              <w:left w:val="nil"/>
              <w:bottom w:val="nil"/>
              <w:right w:val="nil"/>
            </w:tcBorders>
            <w:shd w:val="clear" w:color="auto" w:fill="FFFFFF"/>
          </w:tcPr>
          <w:p ns2:paraId="34DF9687" ns2: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23.03</w:t>
            </w:r>
            <w:r w:rsidRPr="00641A58">
              <w:rPr>
                <w:rFonts w:ascii="Times" w:hAnsi="Times" w:cs="Times"/>
                <w:color w:val="000000"/>
                <w:sz w:val="20"/>
                <w:szCs w:val="20"/>
              </w:rPr>
              <w:br/>
              <w:t>(4.1 - 29.5)</w:t>
            </w:r>
          </w:p>
        </w:tc>
        <w:tc>
          <w:tcPr>
            <w:tcW w:w="917" w:type="dxa"/>
            <w:tcBorders>
              <w:top w:val="nil"/>
              <w:left w:val="nil"/>
              <w:bottom w:val="nil"/>
              <w:right w:val="nil"/>
            </w:tcBorders>
            <w:shd w:val="clear" w:color="auto" w:fill="FFFFFF"/>
          </w:tcPr>
          <w:p ns2:paraId="009E85A0" ns2: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12.32</w:t>
            </w:r>
            <w:r w:rsidRPr="00641A58">
              <w:rPr>
                <w:rFonts w:ascii="Times" w:hAnsi="Times" w:cs="Times"/>
                <w:color w:val="000000"/>
                <w:sz w:val="20"/>
                <w:szCs w:val="20"/>
              </w:rPr>
              <w:br/>
              <w:t>(6.6 - 29.8)</w:t>
            </w:r>
          </w:p>
        </w:tc>
        <w:tc>
          <w:tcPr>
            <w:tcW w:w="917" w:type="dxa"/>
            <w:tcBorders>
              <w:top w:val="nil"/>
              <w:left w:val="nil"/>
              <w:bottom w:val="nil"/>
              <w:right w:val="nil"/>
            </w:tcBorders>
            <w:shd w:val="clear" w:color="auto" w:fill="FFFFFF"/>
          </w:tcPr>
          <w:p ns2:paraId="5C78F0AA" ns2: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19.94</w:t>
            </w:r>
            <w:r w:rsidRPr="00641A58">
              <w:rPr>
                <w:rFonts w:ascii="Times" w:hAnsi="Times" w:cs="Times"/>
                <w:color w:val="000000"/>
                <w:sz w:val="20"/>
                <w:szCs w:val="20"/>
              </w:rPr>
              <w:br/>
              <w:t>(15.3 - 27.8)</w:t>
            </w:r>
          </w:p>
        </w:tc>
        <w:tc>
          <w:tcPr>
            <w:tcW w:w="917" w:type="dxa"/>
            <w:tcBorders>
              <w:top w:val="nil"/>
              <w:left w:val="nil"/>
              <w:bottom w:val="nil"/>
              <w:right w:val="nil"/>
            </w:tcBorders>
            <w:shd w:val="clear" w:color="auto" w:fill="FFFFFF"/>
          </w:tcPr>
          <w:p ns2:paraId="26B583AD" ns2: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6.83</w:t>
            </w:r>
            <w:r w:rsidRPr="00641A58">
              <w:rPr>
                <w:rFonts w:ascii="Times" w:hAnsi="Times" w:cs="Times"/>
                <w:color w:val="000000"/>
                <w:sz w:val="20"/>
                <w:szCs w:val="20"/>
              </w:rPr>
              <w:br/>
              <w:t>(4.1 - 11.7)</w:t>
            </w:r>
          </w:p>
        </w:tc>
        <w:tc>
          <w:tcPr>
            <w:tcW w:w="917" w:type="dxa"/>
            <w:tcBorders>
              <w:top w:val="nil"/>
              <w:left w:val="nil"/>
              <w:bottom w:val="nil"/>
              <w:right w:val="nil"/>
            </w:tcBorders>
            <w:shd w:val="clear" w:color="auto" w:fill="FFFFFF"/>
          </w:tcPr>
          <w:p ns2:paraId="1C894197" ns2: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7.24</w:t>
            </w:r>
            <w:r w:rsidRPr="00641A58">
              <w:rPr>
                <w:rFonts w:ascii="Times" w:hAnsi="Times" w:cs="Times"/>
                <w:color w:val="000000"/>
                <w:sz w:val="20"/>
                <w:szCs w:val="20"/>
              </w:rPr>
              <w:br/>
              <w:t>(4.6 - 13.5)</w:t>
            </w:r>
          </w:p>
        </w:tc>
        <w:tc>
          <w:tcPr>
            <w:tcW w:w="917" w:type="dxa"/>
            <w:tcBorders>
              <w:top w:val="nil"/>
              <w:left w:val="nil"/>
              <w:bottom w:val="nil"/>
              <w:right w:val="nil"/>
            </w:tcBorders>
            <w:shd w:val="clear" w:color="auto" w:fill="FFFFFF"/>
          </w:tcPr>
          <w:p ns2:paraId="58A60B1B" ns2: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7.36</w:t>
            </w:r>
            <w:r w:rsidRPr="00641A58">
              <w:rPr>
                <w:rFonts w:ascii="Times" w:hAnsi="Times" w:cs="Times"/>
                <w:color w:val="000000"/>
                <w:sz w:val="20"/>
                <w:szCs w:val="20"/>
              </w:rPr>
              <w:br/>
              <w:t>(4.0 - 13.6)</w:t>
            </w:r>
          </w:p>
        </w:tc>
      </w:tr>
      <w:tr w:rsidR="00641A58" w:rsidRPr="000F28BB" ns2:paraId="09902017" ns2:textId="77777777" w:rsidTr="00B3093D">
        <w:trPr>
          <w:gridAfter w:val="1"/>
          <w:wAfter w:w="16" w:type="dxa"/>
          <w:cantSplit/>
        </w:trPr>
        <w:tc>
          <w:tcPr>
            <w:tcW w:w="12944" w:type="dxa"/>
            <w:gridSpan w:val="14"/>
            <w:tcBorders>
              <w:top w:val="nil"/>
              <w:left w:val="nil"/>
              <w:right w:val="nil"/>
            </w:tcBorders>
            <w:shd w:val="clear" w:color="auto" w:fill="FFFFFF"/>
          </w:tcPr>
          <w:p ns2:paraId="59541400" ns2: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 </w:t>
            </w:r>
          </w:p>
        </w:tc>
      </w:tr>
      <w:tr w:rsidR="00641A58" w:rsidRPr="000F28BB" ns2:paraId="46C2A167" ns2:textId="77777777" w:rsidTr="00B3093D">
        <w:trPr>
          <w:gridAfter w:val="1"/>
          <w:wAfter w:w="16" w:type="dxa"/>
          <w:cantSplit/>
        </w:trPr>
        <w:tc>
          <w:tcPr>
            <w:tcW w:w="1023" w:type="dxa"/>
            <w:tcBorders>
              <w:top w:val="nil"/>
              <w:left w:val="nil"/>
              <w:bottom w:val="single" w:sz="4" w:space="0" w:color="auto"/>
              <w:right w:val="nil"/>
            </w:tcBorders>
            <w:shd w:val="clear" w:color="auto" w:fill="FFFFFF"/>
          </w:tcPr>
          <w:p ns2:paraId="792BCEE5" ns2:textId="77777777" w:rsidR="00641A58" w:rsidRPr="00641A58" w:rsidRDefault="00641A58" w:rsidP="00B3093D">
            <w:pPr>
              <w:autoSpaceDE w:val="0"/>
              <w:autoSpaceDN w:val="0"/>
              <w:adjustRightInd w:val="0"/>
              <w:spacing w:before="0"/>
              <w:rPr>
                <w:rFonts w:ascii="Times" w:hAnsi="Times" w:cs="Times"/>
                <w:color w:val="000000"/>
                <w:sz w:val="20"/>
                <w:szCs w:val="20"/>
              </w:rPr>
            </w:pPr>
            <w:r w:rsidRPr="00641A58">
              <w:rPr>
                <w:rFonts w:ascii="Times" w:hAnsi="Times" w:cs="Times"/>
                <w:color w:val="000000"/>
                <w:sz w:val="20"/>
                <w:szCs w:val="20"/>
              </w:rPr>
              <w:t>Mean (SD)</w:t>
            </w:r>
            <w:r w:rsidRPr="000F28BB">
              <w:rPr>
                <w:rFonts w:ascii="Times" w:hAnsi="Times" w:cs="Times"/>
                <w:color w:val="000000"/>
                <w:sz w:val="28"/>
                <w:szCs w:val="28"/>
                <w:vertAlign w:val="superscript"/>
              </w:rPr>
              <w:t>a</w:t>
            </w:r>
          </w:p>
        </w:tc>
        <w:tc>
          <w:tcPr>
            <w:tcW w:w="917" w:type="dxa"/>
            <w:tcBorders>
              <w:top w:val="nil"/>
              <w:left w:val="nil"/>
              <w:bottom w:val="single" w:sz="4" w:space="0" w:color="auto"/>
              <w:right w:val="nil"/>
            </w:tcBorders>
            <w:shd w:val="clear" w:color="auto" w:fill="FFFFFF"/>
          </w:tcPr>
          <w:p ns2:paraId="20AD1E68" ns2: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33.52</w:t>
            </w:r>
            <w:r w:rsidRPr="00641A58">
              <w:rPr>
                <w:rFonts w:ascii="Times" w:hAnsi="Times" w:cs="Times"/>
                <w:color w:val="000000"/>
                <w:sz w:val="20"/>
                <w:szCs w:val="20"/>
              </w:rPr>
              <w:br/>
              <w:t>(1.259)</w:t>
            </w:r>
          </w:p>
        </w:tc>
        <w:tc>
          <w:tcPr>
            <w:tcW w:w="917" w:type="dxa"/>
            <w:tcBorders>
              <w:top w:val="nil"/>
              <w:left w:val="nil"/>
              <w:bottom w:val="single" w:sz="4" w:space="0" w:color="auto"/>
              <w:right w:val="nil"/>
            </w:tcBorders>
            <w:shd w:val="clear" w:color="auto" w:fill="FFFFFF"/>
          </w:tcPr>
          <w:p ns2:paraId="2C742EF5" ns2: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30.36</w:t>
            </w:r>
            <w:r w:rsidRPr="00641A58">
              <w:rPr>
                <w:rFonts w:ascii="Times" w:hAnsi="Times" w:cs="Times"/>
                <w:color w:val="000000"/>
                <w:sz w:val="20"/>
                <w:szCs w:val="20"/>
              </w:rPr>
              <w:br/>
              <w:t>(0.823)</w:t>
            </w:r>
          </w:p>
        </w:tc>
        <w:tc>
          <w:tcPr>
            <w:tcW w:w="917" w:type="dxa"/>
            <w:tcBorders>
              <w:top w:val="nil"/>
              <w:left w:val="nil"/>
              <w:bottom w:val="single" w:sz="4" w:space="0" w:color="auto"/>
              <w:right w:val="nil"/>
            </w:tcBorders>
            <w:shd w:val="clear" w:color="auto" w:fill="FFFFFF"/>
          </w:tcPr>
          <w:p ns2:paraId="003A492C" ns2: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26.44</w:t>
            </w:r>
            <w:r w:rsidRPr="00641A58">
              <w:rPr>
                <w:rFonts w:ascii="Times" w:hAnsi="Times" w:cs="Times"/>
                <w:color w:val="000000"/>
                <w:sz w:val="20"/>
                <w:szCs w:val="20"/>
              </w:rPr>
              <w:br/>
              <w:t>(5.305)</w:t>
            </w:r>
          </w:p>
        </w:tc>
        <w:tc>
          <w:tcPr>
            <w:tcW w:w="917" w:type="dxa"/>
            <w:tcBorders>
              <w:top w:val="nil"/>
              <w:left w:val="nil"/>
              <w:bottom w:val="single" w:sz="4" w:space="0" w:color="auto"/>
              <w:right w:val="nil"/>
            </w:tcBorders>
            <w:shd w:val="clear" w:color="auto" w:fill="FFFFFF"/>
          </w:tcPr>
          <w:p ns2:paraId="5715BA21" ns2: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26.03</w:t>
            </w:r>
            <w:r w:rsidRPr="00641A58">
              <w:rPr>
                <w:rFonts w:ascii="Times" w:hAnsi="Times" w:cs="Times"/>
                <w:color w:val="000000"/>
                <w:sz w:val="20"/>
                <w:szCs w:val="20"/>
              </w:rPr>
              <w:br/>
              <w:t>(0.995)</w:t>
            </w:r>
          </w:p>
        </w:tc>
        <w:tc>
          <w:tcPr>
            <w:tcW w:w="917" w:type="dxa"/>
            <w:tcBorders>
              <w:top w:val="nil"/>
              <w:left w:val="nil"/>
              <w:bottom w:val="single" w:sz="4" w:space="0" w:color="auto"/>
              <w:right w:val="nil"/>
            </w:tcBorders>
            <w:shd w:val="clear" w:color="auto" w:fill="FFFFFF"/>
          </w:tcPr>
          <w:p ns2:paraId="77927714" ns2: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25.99</w:t>
            </w:r>
            <w:r w:rsidRPr="00641A58">
              <w:rPr>
                <w:rFonts w:ascii="Times" w:hAnsi="Times" w:cs="Times"/>
                <w:color w:val="000000"/>
                <w:sz w:val="20"/>
                <w:szCs w:val="20"/>
              </w:rPr>
              <w:br/>
              <w:t>(1.412)</w:t>
            </w:r>
          </w:p>
        </w:tc>
        <w:tc>
          <w:tcPr>
            <w:tcW w:w="917" w:type="dxa"/>
            <w:tcBorders>
              <w:top w:val="nil"/>
              <w:left w:val="nil"/>
              <w:bottom w:val="single" w:sz="4" w:space="0" w:color="auto"/>
              <w:right w:val="nil"/>
            </w:tcBorders>
            <w:shd w:val="clear" w:color="auto" w:fill="FFFFFF"/>
          </w:tcPr>
          <w:p ns2:paraId="48EF227E" ns2: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11.25</w:t>
            </w:r>
            <w:r w:rsidRPr="00641A58">
              <w:rPr>
                <w:rFonts w:ascii="Times" w:hAnsi="Times" w:cs="Times"/>
                <w:color w:val="000000"/>
                <w:sz w:val="20"/>
                <w:szCs w:val="20"/>
              </w:rPr>
              <w:br/>
              <w:t>(2.092)</w:t>
            </w:r>
          </w:p>
        </w:tc>
        <w:tc>
          <w:tcPr>
            <w:tcW w:w="917" w:type="dxa"/>
            <w:tcBorders>
              <w:top w:val="nil"/>
              <w:left w:val="nil"/>
              <w:bottom w:val="single" w:sz="4" w:space="0" w:color="auto"/>
              <w:right w:val="nil"/>
            </w:tcBorders>
            <w:shd w:val="clear" w:color="auto" w:fill="FFFFFF"/>
          </w:tcPr>
          <w:p ns2:paraId="190B08BA" ns2: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11.03</w:t>
            </w:r>
            <w:r w:rsidRPr="00641A58">
              <w:rPr>
                <w:rFonts w:ascii="Times" w:hAnsi="Times" w:cs="Times"/>
                <w:color w:val="000000"/>
                <w:sz w:val="20"/>
                <w:szCs w:val="20"/>
              </w:rPr>
              <w:br/>
              <w:t>(2.013)</w:t>
            </w:r>
          </w:p>
        </w:tc>
        <w:tc>
          <w:tcPr>
            <w:tcW w:w="917" w:type="dxa"/>
            <w:tcBorders>
              <w:top w:val="nil"/>
              <w:left w:val="nil"/>
              <w:bottom w:val="single" w:sz="4" w:space="0" w:color="auto"/>
              <w:right w:val="nil"/>
            </w:tcBorders>
            <w:shd w:val="clear" w:color="auto" w:fill="FFFFFF"/>
          </w:tcPr>
          <w:p ns2:paraId="575A8FF3" ns2: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17.79</w:t>
            </w:r>
            <w:r w:rsidRPr="00641A58">
              <w:rPr>
                <w:rFonts w:ascii="Times" w:hAnsi="Times" w:cs="Times"/>
                <w:color w:val="000000"/>
                <w:sz w:val="20"/>
                <w:szCs w:val="20"/>
              </w:rPr>
              <w:br/>
              <w:t>(9.883)</w:t>
            </w:r>
          </w:p>
        </w:tc>
        <w:tc>
          <w:tcPr>
            <w:tcW w:w="917" w:type="dxa"/>
            <w:tcBorders>
              <w:top w:val="nil"/>
              <w:left w:val="nil"/>
              <w:bottom w:val="single" w:sz="4" w:space="0" w:color="auto"/>
              <w:right w:val="nil"/>
            </w:tcBorders>
            <w:shd w:val="clear" w:color="auto" w:fill="FFFFFF"/>
          </w:tcPr>
          <w:p ns2:paraId="485148F3" ns2: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16.37</w:t>
            </w:r>
            <w:r w:rsidRPr="00641A58">
              <w:rPr>
                <w:rFonts w:ascii="Times" w:hAnsi="Times" w:cs="Times"/>
                <w:color w:val="000000"/>
                <w:sz w:val="20"/>
                <w:szCs w:val="20"/>
              </w:rPr>
              <w:br/>
              <w:t>(8.035)</w:t>
            </w:r>
          </w:p>
        </w:tc>
        <w:tc>
          <w:tcPr>
            <w:tcW w:w="917" w:type="dxa"/>
            <w:tcBorders>
              <w:top w:val="nil"/>
              <w:left w:val="nil"/>
              <w:bottom w:val="single" w:sz="4" w:space="0" w:color="auto"/>
              <w:right w:val="nil"/>
            </w:tcBorders>
            <w:shd w:val="clear" w:color="auto" w:fill="FFFFFF"/>
          </w:tcPr>
          <w:p ns2:paraId="71686CCA" ns2: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20.56</w:t>
            </w:r>
            <w:r w:rsidRPr="00641A58">
              <w:rPr>
                <w:rFonts w:ascii="Times" w:hAnsi="Times" w:cs="Times"/>
                <w:color w:val="000000"/>
                <w:sz w:val="20"/>
                <w:szCs w:val="20"/>
              </w:rPr>
              <w:br/>
              <w:t>(3.684)</w:t>
            </w:r>
          </w:p>
        </w:tc>
        <w:tc>
          <w:tcPr>
            <w:tcW w:w="917" w:type="dxa"/>
            <w:tcBorders>
              <w:top w:val="nil"/>
              <w:left w:val="nil"/>
              <w:bottom w:val="single" w:sz="4" w:space="0" w:color="auto"/>
              <w:right w:val="nil"/>
            </w:tcBorders>
            <w:shd w:val="clear" w:color="auto" w:fill="FFFFFF"/>
          </w:tcPr>
          <w:p ns2:paraId="4E226B68" ns2: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6.88</w:t>
            </w:r>
            <w:r w:rsidRPr="00641A58">
              <w:rPr>
                <w:rFonts w:ascii="Times" w:hAnsi="Times" w:cs="Times"/>
                <w:color w:val="000000"/>
                <w:sz w:val="20"/>
                <w:szCs w:val="20"/>
              </w:rPr>
              <w:br/>
              <w:t>(2.138)</w:t>
            </w:r>
          </w:p>
        </w:tc>
        <w:tc>
          <w:tcPr>
            <w:tcW w:w="917" w:type="dxa"/>
            <w:tcBorders>
              <w:top w:val="nil"/>
              <w:left w:val="nil"/>
              <w:bottom w:val="single" w:sz="4" w:space="0" w:color="auto"/>
              <w:right w:val="nil"/>
            </w:tcBorders>
            <w:shd w:val="clear" w:color="auto" w:fill="FFFFFF"/>
          </w:tcPr>
          <w:p ns2:paraId="197F4F86" ns2: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7.65</w:t>
            </w:r>
            <w:r w:rsidRPr="00641A58">
              <w:rPr>
                <w:rFonts w:ascii="Times" w:hAnsi="Times" w:cs="Times"/>
                <w:color w:val="000000"/>
                <w:sz w:val="20"/>
                <w:szCs w:val="20"/>
              </w:rPr>
              <w:br/>
              <w:t>(2.279)</w:t>
            </w:r>
          </w:p>
        </w:tc>
        <w:tc>
          <w:tcPr>
            <w:tcW w:w="917" w:type="dxa"/>
            <w:tcBorders>
              <w:top w:val="nil"/>
              <w:left w:val="nil"/>
              <w:bottom w:val="single" w:sz="4" w:space="0" w:color="auto"/>
              <w:right w:val="nil"/>
            </w:tcBorders>
            <w:shd w:val="clear" w:color="auto" w:fill="FFFFFF"/>
          </w:tcPr>
          <w:p ns2:paraId="441A79E2" ns2: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8.09</w:t>
            </w:r>
            <w:r w:rsidRPr="00641A58">
              <w:rPr>
                <w:rFonts w:ascii="Times" w:hAnsi="Times" w:cs="Times"/>
                <w:color w:val="000000"/>
                <w:sz w:val="20"/>
                <w:szCs w:val="20"/>
              </w:rPr>
              <w:br/>
              <w:t>(2.838)</w:t>
            </w:r>
          </w:p>
        </w:tc>
      </w:tr>
      <w:tr w:rsidR="00641A58" w:rsidRPr="000F28BB" ns2:paraId="29D1A515" ns2:textId="77777777" w:rsidTr="00B3093D">
        <w:trPr>
          <w:cantSplit/>
        </w:trPr>
        <w:tc>
          <w:tcPr>
            <w:tcW w:w="12960" w:type="dxa"/>
            <w:gridSpan w:val="15"/>
            <w:tcBorders>
              <w:top w:val="nil"/>
              <w:left w:val="nil"/>
              <w:bottom w:val="nil"/>
              <w:right w:val="nil"/>
            </w:tcBorders>
          </w:tcPr>
          <w:p ns2:paraId="742554EA" ns2:textId="77777777" w:rsidR="00823712" w:rsidRDefault="00823712" w:rsidP="00641A58">
            <w:pPr>
              <w:autoSpaceDE w:val="0"/>
              <w:autoSpaceDN w:val="0"/>
              <w:adjustRightInd w:val="0"/>
              <w:spacing w:before="10" w:after="10"/>
              <w:rPr>
                <w:rFonts w:ascii="Times" w:hAnsi="Times" w:cs="Times"/>
                <w:color w:val="000000"/>
                <w:sz w:val="18"/>
                <w:szCs w:val="18"/>
              </w:rPr>
            </w:pPr>
            <w:r w:rsidRPr="00823712">
              <w:rPr>
                <w:rFonts w:ascii="Times" w:hAnsi="Times" w:cs="Times"/>
                <w:color w:val="000000"/>
                <w:sz w:val="18"/>
                <w:szCs w:val="18"/>
              </w:rPr>
              <w:t>Abbreviations: BC=breast cancer; EC=endometrial cancer; GC=gastric cancer; HER2=human epidermal growth factor receptor 2; HNSCC=head and neck squamous cell carcinoma; HR=hormone receptor; NSCLC=non-small-cell lung cancer; OC=ovarian cancer; SCLC=small cell lung cancer; TNBC=triple-negative breast cancer; UC=urothelial cancer</w:t>
            </w:r>
          </w:p>
          <w:p ns2:paraId="4C750A3C" ns2:textId="5D287973" w:rsidR="00641A58" w:rsidRPr="000F28BB" w:rsidRDefault="00641A58" w:rsidP="00641A58">
            <w:pPr>
              <w:autoSpaceDE w:val="0"/>
              <w:autoSpaceDN w:val="0"/>
              <w:adjustRightInd w:val="0"/>
              <w:spacing w:before="10" w:after="10"/>
              <w:rPr>
                <w:rFonts w:ascii="Times" w:hAnsi="Times" w:cs="Times"/>
                <w:color w:val="000000"/>
                <w:sz w:val="18"/>
                <w:szCs w:val="18"/>
              </w:rPr>
            </w:pPr>
            <w:r w:rsidRPr="000F28BB">
              <w:rPr>
                <w:rFonts w:ascii="Times" w:hAnsi="Times" w:cs="Times"/>
                <w:color w:val="000000"/>
                <w:sz w:val="18"/>
                <w:szCs w:val="18"/>
              </w:rPr>
              <w:t>DCO: 05MAR2024</w:t>
            </w:r>
          </w:p>
          <w:p ns2:paraId="2D2B0EC3" ns2:textId="17239E1A" w:rsidR="00641A58" w:rsidRPr="000F28BB" w:rsidRDefault="00641A58" w:rsidP="00641A58">
            <w:pPr>
              <w:autoSpaceDE w:val="0"/>
              <w:autoSpaceDN w:val="0"/>
              <w:adjustRightInd w:val="0"/>
              <w:spacing w:before="10" w:after="10"/>
              <w:rPr>
                <w:rFonts w:ascii="Times" w:hAnsi="Times" w:cs="Times"/>
                <w:color w:val="000000"/>
                <w:sz w:val="18"/>
                <w:szCs w:val="18"/>
              </w:rPr>
            </w:pPr>
            <w:r w:rsidRPr="000F28BB">
              <w:rPr>
                <w:rFonts w:ascii="Times" w:hAnsi="Times" w:cs="Times"/>
                <w:color w:val="000000"/>
                <w:sz w:val="18"/>
                <w:szCs w:val="18"/>
              </w:rPr>
              <w:t>Follow-up duration (months) = (date of database cutoff– date of first dose administration + 1) / 30.4375</w:t>
            </w:r>
          </w:p>
          <w:p ns2:paraId="67E2089C" ns2:textId="77777777" w:rsidR="00641A58" w:rsidRPr="000F28BB" w:rsidRDefault="00641A58" w:rsidP="00641A58">
            <w:pPr>
              <w:autoSpaceDE w:val="0"/>
              <w:autoSpaceDN w:val="0"/>
              <w:adjustRightInd w:val="0"/>
              <w:spacing w:before="10" w:after="10"/>
              <w:rPr>
                <w:rFonts w:ascii="Times" w:hAnsi="Times" w:cs="Times"/>
                <w:color w:val="000000"/>
                <w:sz w:val="18"/>
                <w:szCs w:val="18"/>
              </w:rPr>
            </w:pPr>
            <w:r w:rsidRPr="000F28BB">
              <w:rPr>
                <w:rFonts w:ascii="Times" w:hAnsi="Times" w:cs="Times"/>
                <w:color w:val="000000"/>
                <w:vertAlign w:val="superscript"/>
              </w:rPr>
              <w:t>a</w:t>
            </w:r>
            <w:r w:rsidRPr="000F28BB">
              <w:rPr>
                <w:rFonts w:ascii="Times" w:hAnsi="Times" w:cs="Times"/>
                <w:color w:val="000000"/>
                <w:sz w:val="18"/>
                <w:szCs w:val="18"/>
              </w:rPr>
              <w:t xml:space="preserve"> Based on descriptive summary statistics.</w:t>
            </w:r>
          </w:p>
          <w:p ns2:paraId="04CF8FF0" ns2:textId="0B251828" w:rsidR="00641A58" w:rsidRPr="00641A58" w:rsidRDefault="00641A58" w:rsidP="00BE69FC">
            <w:pPr>
              <w:autoSpaceDE w:val="0"/>
              <w:autoSpaceDN w:val="0"/>
              <w:adjustRightInd w:val="0"/>
              <w:spacing w:before="10" w:after="10"/>
              <w:rPr>
                <w:rFonts w:ascii="Times" w:hAnsi="Times" w:cs="Times"/>
                <w:color w:val="000000"/>
                <w:sz w:val="20"/>
                <w:szCs w:val="20"/>
              </w:rPr>
            </w:pPr>
            <w:r w:rsidRPr="000F28BB">
              <w:rPr>
                <w:rFonts w:ascii="Times" w:hAnsi="Times" w:cs="Times"/>
                <w:color w:val="000000"/>
                <w:sz w:val="18"/>
                <w:szCs w:val="18"/>
              </w:rPr>
              <w:t>Participants treated on or before 08NOV2023 are included</w:t>
            </w:r>
          </w:p>
        </w:tc>
      </w:tr>
      <w:tr w:rsidR="00641A58" w:rsidRPr="000F28BB" ns2:paraId="2F3235EE" ns2:textId="77777777" w:rsidTr="00B3093D">
        <w:trPr>
          <w:cantSplit/>
        </w:trPr>
        <w:tc>
          <w:tcPr>
            <w:tcW w:w="12960" w:type="dxa"/>
            <w:gridSpan w:val="15"/>
            <w:tcBorders>
              <w:top w:val="nil"/>
              <w:left w:val="nil"/>
              <w:bottom w:val="nil"/>
              <w:right w:val="nil"/>
            </w:tcBorders>
          </w:tcPr>
          <w:p ns2:paraId="77526679" ns2:textId="77777777" w:rsidR="00641A58" w:rsidRPr="00641A58" w:rsidRDefault="00641A58" w:rsidP="00B3093D">
            <w:pPr>
              <w:autoSpaceDE w:val="0"/>
              <w:autoSpaceDN w:val="0"/>
              <w:adjustRightInd w:val="0"/>
              <w:spacing w:before="10" w:after="10"/>
              <w:jc w:val="right"/>
              <w:rPr>
                <w:rFonts w:ascii="Times" w:hAnsi="Times" w:cs="Times"/>
                <w:color w:val="000000"/>
                <w:sz w:val="20"/>
                <w:szCs w:val="20"/>
              </w:rPr>
            </w:pPr>
          </w:p>
        </w:tc>
      </w:tr>
      <w:tr w:rsidR="00641A58" w:rsidRPr="000F28BB" ns2:paraId="7E64DD6C" ns2:textId="77777777" w:rsidTr="00B3093D">
        <w:trPr>
          <w:cantSplit/>
        </w:trPr>
        <w:tc>
          <w:tcPr>
            <w:tcW w:w="12960" w:type="dxa"/>
            <w:gridSpan w:val="15"/>
            <w:tcBorders>
              <w:top w:val="nil"/>
              <w:left w:val="nil"/>
              <w:bottom w:val="nil"/>
              <w:right w:val="nil"/>
            </w:tcBorders>
          </w:tcPr>
          <w:p ns2:paraId="7614288F" ns2:textId="77777777" w:rsidR="00641A58" w:rsidRPr="00641A58" w:rsidRDefault="00641A58" w:rsidP="00B3093D">
            <w:pPr>
              <w:autoSpaceDE w:val="0"/>
              <w:autoSpaceDN w:val="0"/>
              <w:adjustRightInd w:val="0"/>
              <w:spacing w:before="10" w:after="10"/>
              <w:jc w:val="right"/>
              <w:rPr>
                <w:rFonts w:ascii="Times" w:hAnsi="Times" w:cs="Times"/>
                <w:color w:val="000000"/>
                <w:sz w:val="20"/>
                <w:szCs w:val="20"/>
              </w:rPr>
            </w:pPr>
          </w:p>
        </w:tc>
      </w:tr>
    </w:tbl>
    <w:p ns2:paraId="38A3DC03" ns2:textId="77777777" w:rsidR="00744A05" w:rsidRDefault="00744A05" w:rsidP="00E76BDC">
      <w:pPr>
        <w:rPr>
          <w:b/>
          <w:color w:val="000000"/>
          <w:sz w:val="20"/>
          <w:szCs w:val="20"/>
        </w:rPr>
      </w:pPr>
    </w:p>
    <w:p ns2:paraId="4EC177E0" ns2:textId="77777777" w:rsidR="00641A58" w:rsidRDefault="00641A58" w:rsidP="00E76BDC"/>
    <w:p ns2:paraId="663F69B6" ns2:textId="77777777" w:rsidR="00E76BDC" w:rsidRDefault="00E76BDC" w:rsidP="00E76BDC">
      <w:pPr>
        <w:sectPr w:rsidR="00E76BDC" w:rsidSect="00E76BDC">
          <w:headerReference w:type="default" ns3:id="rId42"/>
          <w:footerReference w:type="default" ns3:id="rId43"/>
          <w:pgSz w:w="15840" w:h="12240" w:orient="landscape"/>
          <w:pgMar w:top="1800" w:right="1440" w:bottom="1440" w:left="1440" w:header="720" w:footer="720" w:gutter="0"/>
          <w:cols w:space="720"/>
          <w:docGrid w:linePitch="326"/>
        </w:sectPr>
      </w:pPr>
      <w:ins w:id="9804" w:author="GoldenCorpusHarness" w:date="2026-03-28T21:57:55Z">
        <w:r>
          <w:t>Table 18Summary of Sac-TMT Pharmacokinetic Parameters Based on PopPK Analysis</w:t>
        </w:r>
      </w:ins>
    </w:p>
    <w:p ns2:paraId="434F833B" ns2:textId="64F66277" w:rsidR="00E76BDC" w:rsidRDefault="00E76BDC" w:rsidP="00DC6B55">
      <w:pPr>
        <w:pStyle w:val="TableTitle"/>
      </w:pPr>
      <w:bookmarkStart w:id="271" w:name="_Ref175669388"/>
      <w:bookmarkStart w:id="272" w:name="_Toc180400019"/>
      <w:bookmarkStart w:id="273" w:name="_Hlk178090679"/>
      <w:r>
        <w:lastRenderedPageBreak/>
        <w:t xml:space="preserve">Table </w:t>
      </w:r>
      <w:r w:rsidR="00E45E19">
        <w:rPr>
          <w:noProof/>
        </w:rPr>
        <w:t>20</w:t>
      </w:r>
      <w:bookmarkEnd w:id="271"/>
      <w:r>
        <w:tab/>
      </w:r>
      <w:r w:rsidR="00F112A0" w:rsidRPr="00733AD4">
        <w:t>MK-2870-001</w:t>
      </w:r>
      <w:r w:rsidR="00F112A0" w:rsidRPr="00733AD4">
        <w:rPr>
          <w:b w:val="0"/>
        </w:rPr>
        <w:t xml:space="preserve"> </w:t>
      </w:r>
      <w:r w:rsidR="00F112A0" w:rsidRPr="00FF4D22">
        <w:rPr>
          <w:bCs/>
        </w:rPr>
        <w:t>(KL264 01)</w:t>
      </w:r>
      <w:r w:rsidR="00F112A0">
        <w:rPr>
          <w:b w:val="0"/>
        </w:rPr>
        <w:t xml:space="preserve"> </w:t>
      </w:r>
      <w:r w:rsidRPr="00D02DC7">
        <w:t>Participant Characteristics (APaT Population)</w:t>
      </w:r>
      <w:bookmarkEnd w:id="272"/>
    </w:p>
    <w:bookmarkEnd w:id="273"/>
    <w:tbl>
      <w:tblPr>
        <w:tblW w:w="5000" w:type="pct"/>
        <w:jc w:val="center"/>
        <w:tblLayout w:type="fixed"/>
        <w:tblCellMar>
          <w:left w:w="0" w:type="dxa"/>
          <w:right w:w="0" w:type="dxa"/>
        </w:tblCellMar>
        <w:tblLook w:val="0000" w:firstRow="0" w:lastRow="0" w:firstColumn="0" w:lastColumn="0" w:noHBand="0" w:noVBand="0"/>
      </w:tblPr>
      <w:tblGrid>
        <w:gridCol w:w="2293"/>
        <w:gridCol w:w="813"/>
        <w:gridCol w:w="813"/>
        <w:gridCol w:w="813"/>
        <w:gridCol w:w="813"/>
        <w:gridCol w:w="813"/>
        <w:gridCol w:w="852"/>
        <w:gridCol w:w="852"/>
        <w:gridCol w:w="813"/>
        <w:gridCol w:w="813"/>
        <w:gridCol w:w="813"/>
        <w:gridCol w:w="813"/>
        <w:gridCol w:w="813"/>
        <w:gridCol w:w="813"/>
        <w:gridCol w:w="20"/>
      </w:tblGrid>
      <w:tr w:rsidR="000F28BB" w:rsidRPr="007221FF" ns2:paraId="7D5FD497" ns2:textId="77777777" w:rsidTr="00B3093D">
        <w:trPr>
          <w:gridAfter w:val="1"/>
          <w:wAfter w:w="20" w:type="dxa"/>
          <w:cantSplit/>
          <w:tblHeader/>
          <w:jc w:val="center"/>
        </w:trPr>
        <w:tc>
          <w:tcPr>
            <w:tcW w:w="2293" w:type="dxa"/>
            <w:tcBorders>
              <w:top w:val="single" w:sz="7" w:space="0" w:color="000000"/>
              <w:left w:val="nil"/>
              <w:bottom w:val="single" w:sz="4" w:space="0" w:color="000000"/>
              <w:right w:val="nil"/>
            </w:tcBorders>
            <w:shd w:val="clear" w:color="auto" w:fill="FFFFFF"/>
            <w:vAlign w:val="bottom"/>
          </w:tcPr>
          <w:p ns2:paraId="7968FB3B" ns2:textId="77777777" w:rsidR="000F28BB" w:rsidRPr="007221FF" w:rsidRDefault="000F28BB" w:rsidP="00B3093D">
            <w:pPr>
              <w:autoSpaceDE w:val="0"/>
              <w:autoSpaceDN w:val="0"/>
              <w:adjustRightInd w:val="0"/>
              <w:spacing w:before="0"/>
              <w:rPr>
                <w:color w:val="000000"/>
                <w:sz w:val="20"/>
                <w:szCs w:val="20"/>
              </w:rPr>
            </w:pPr>
          </w:p>
        </w:tc>
        <w:tc>
          <w:tcPr>
            <w:tcW w:w="813" w:type="dxa"/>
            <w:tcBorders>
              <w:top w:val="single" w:sz="7" w:space="0" w:color="000000"/>
              <w:left w:val="nil"/>
              <w:bottom w:val="single" w:sz="4" w:space="0" w:color="000000"/>
              <w:right w:val="nil"/>
            </w:tcBorders>
            <w:shd w:val="clear" w:color="auto" w:fill="FFFFFF"/>
            <w:vAlign w:val="bottom"/>
          </w:tcPr>
          <w:p ns2:paraId="4B7AEF8F"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Cohort 1</w:t>
            </w:r>
            <w:r w:rsidRPr="007221FF">
              <w:rPr>
                <w:color w:val="000000"/>
                <w:sz w:val="20"/>
                <w:szCs w:val="20"/>
              </w:rPr>
              <w:br/>
              <w:t>TNBC</w:t>
            </w:r>
            <w:r w:rsidRPr="007221FF">
              <w:rPr>
                <w:color w:val="000000"/>
                <w:sz w:val="20"/>
                <w:szCs w:val="20"/>
              </w:rPr>
              <w:br/>
              <w:t>4 mg/kg</w:t>
            </w:r>
            <w:r w:rsidRPr="007221FF">
              <w:rPr>
                <w:color w:val="000000"/>
                <w:sz w:val="20"/>
                <w:szCs w:val="20"/>
              </w:rPr>
              <w:br/>
              <w:t>(N = 23)</w:t>
            </w:r>
          </w:p>
        </w:tc>
        <w:tc>
          <w:tcPr>
            <w:tcW w:w="813" w:type="dxa"/>
            <w:tcBorders>
              <w:top w:val="single" w:sz="7" w:space="0" w:color="000000"/>
              <w:left w:val="nil"/>
              <w:bottom w:val="single" w:sz="4" w:space="0" w:color="000000"/>
              <w:right w:val="nil"/>
            </w:tcBorders>
            <w:shd w:val="clear" w:color="auto" w:fill="FFFFFF"/>
            <w:vAlign w:val="bottom"/>
          </w:tcPr>
          <w:p ns2:paraId="464514CB"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Cohort 1</w:t>
            </w:r>
            <w:r w:rsidRPr="007221FF">
              <w:rPr>
                <w:color w:val="000000"/>
                <w:sz w:val="20"/>
                <w:szCs w:val="20"/>
              </w:rPr>
              <w:br/>
              <w:t>TNBC</w:t>
            </w:r>
            <w:r w:rsidRPr="007221FF">
              <w:rPr>
                <w:color w:val="000000"/>
                <w:sz w:val="20"/>
                <w:szCs w:val="20"/>
              </w:rPr>
              <w:br/>
              <w:t>5 mg/kg</w:t>
            </w:r>
            <w:r w:rsidRPr="007221FF">
              <w:rPr>
                <w:color w:val="000000"/>
                <w:sz w:val="20"/>
                <w:szCs w:val="20"/>
              </w:rPr>
              <w:br/>
              <w:t>(N = 36)</w:t>
            </w:r>
          </w:p>
        </w:tc>
        <w:tc>
          <w:tcPr>
            <w:tcW w:w="813" w:type="dxa"/>
            <w:tcBorders>
              <w:top w:val="single" w:sz="7" w:space="0" w:color="000000"/>
              <w:left w:val="nil"/>
              <w:bottom w:val="single" w:sz="4" w:space="0" w:color="000000"/>
              <w:right w:val="nil"/>
            </w:tcBorders>
            <w:shd w:val="clear" w:color="auto" w:fill="FFFFFF"/>
            <w:vAlign w:val="bottom"/>
          </w:tcPr>
          <w:p ns2:paraId="633B9366"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Cohort 2</w:t>
            </w:r>
            <w:r w:rsidRPr="007221FF">
              <w:rPr>
                <w:color w:val="000000"/>
                <w:sz w:val="20"/>
                <w:szCs w:val="20"/>
              </w:rPr>
              <w:br/>
              <w:t>OC</w:t>
            </w:r>
            <w:r w:rsidRPr="007221FF">
              <w:rPr>
                <w:color w:val="000000"/>
                <w:sz w:val="20"/>
                <w:szCs w:val="20"/>
              </w:rPr>
              <w:br/>
              <w:t>(N = 40)</w:t>
            </w:r>
          </w:p>
        </w:tc>
        <w:tc>
          <w:tcPr>
            <w:tcW w:w="813" w:type="dxa"/>
            <w:tcBorders>
              <w:top w:val="single" w:sz="7" w:space="0" w:color="000000"/>
              <w:left w:val="nil"/>
              <w:bottom w:val="single" w:sz="4" w:space="0" w:color="000000"/>
              <w:right w:val="nil"/>
            </w:tcBorders>
            <w:shd w:val="clear" w:color="auto" w:fill="FFFFFF"/>
            <w:vAlign w:val="bottom"/>
          </w:tcPr>
          <w:p ns2:paraId="7F92A038"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Cohort 3A</w:t>
            </w:r>
            <w:r w:rsidRPr="007221FF">
              <w:rPr>
                <w:color w:val="000000"/>
                <w:sz w:val="20"/>
                <w:szCs w:val="20"/>
              </w:rPr>
              <w:br/>
              <w:t>NSCLC</w:t>
            </w:r>
            <w:r w:rsidRPr="007221FF">
              <w:rPr>
                <w:color w:val="000000"/>
                <w:sz w:val="20"/>
                <w:szCs w:val="20"/>
              </w:rPr>
              <w:br/>
              <w:t>Mutation</w:t>
            </w:r>
            <w:r w:rsidRPr="007221FF">
              <w:rPr>
                <w:color w:val="000000"/>
                <w:sz w:val="20"/>
                <w:szCs w:val="20"/>
              </w:rPr>
              <w:br/>
              <w:t>(N = 22)</w:t>
            </w:r>
          </w:p>
        </w:tc>
        <w:tc>
          <w:tcPr>
            <w:tcW w:w="813" w:type="dxa"/>
            <w:tcBorders>
              <w:top w:val="single" w:sz="7" w:space="0" w:color="000000"/>
              <w:left w:val="nil"/>
              <w:bottom w:val="single" w:sz="4" w:space="0" w:color="000000"/>
              <w:right w:val="nil"/>
            </w:tcBorders>
            <w:shd w:val="clear" w:color="auto" w:fill="FFFFFF"/>
            <w:vAlign w:val="bottom"/>
          </w:tcPr>
          <w:p ns2:paraId="37198153"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Cohort 3A</w:t>
            </w:r>
            <w:r w:rsidRPr="007221FF">
              <w:rPr>
                <w:color w:val="000000"/>
                <w:sz w:val="20"/>
                <w:szCs w:val="20"/>
              </w:rPr>
              <w:br/>
              <w:t>NSCLC</w:t>
            </w:r>
            <w:r w:rsidRPr="007221FF">
              <w:rPr>
                <w:color w:val="000000"/>
                <w:sz w:val="20"/>
                <w:szCs w:val="20"/>
              </w:rPr>
              <w:br/>
              <w:t>Wild</w:t>
            </w:r>
            <w:r w:rsidRPr="007221FF">
              <w:rPr>
                <w:color w:val="000000"/>
                <w:sz w:val="20"/>
                <w:szCs w:val="20"/>
              </w:rPr>
              <w:br/>
              <w:t>Type</w:t>
            </w:r>
            <w:r w:rsidRPr="007221FF">
              <w:rPr>
                <w:color w:val="000000"/>
                <w:sz w:val="20"/>
                <w:szCs w:val="20"/>
              </w:rPr>
              <w:br/>
              <w:t>(N = 21)</w:t>
            </w:r>
          </w:p>
        </w:tc>
        <w:tc>
          <w:tcPr>
            <w:tcW w:w="852" w:type="dxa"/>
            <w:tcBorders>
              <w:top w:val="single" w:sz="7" w:space="0" w:color="000000"/>
              <w:left w:val="nil"/>
              <w:bottom w:val="single" w:sz="4" w:space="0" w:color="000000"/>
              <w:right w:val="nil"/>
            </w:tcBorders>
            <w:shd w:val="clear" w:color="auto" w:fill="FFFFFF"/>
            <w:vAlign w:val="bottom"/>
          </w:tcPr>
          <w:p ns2:paraId="68832617"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Cohort 3B</w:t>
            </w:r>
            <w:r w:rsidRPr="007221FF">
              <w:rPr>
                <w:color w:val="000000"/>
                <w:sz w:val="20"/>
                <w:szCs w:val="20"/>
              </w:rPr>
              <w:br/>
              <w:t>EGFR Wild Type</w:t>
            </w:r>
            <w:r w:rsidRPr="007221FF">
              <w:rPr>
                <w:color w:val="000000"/>
                <w:sz w:val="20"/>
                <w:szCs w:val="20"/>
              </w:rPr>
              <w:br/>
              <w:t>NSCLC</w:t>
            </w:r>
            <w:r w:rsidRPr="007221FF">
              <w:rPr>
                <w:color w:val="000000"/>
                <w:sz w:val="20"/>
                <w:szCs w:val="20"/>
              </w:rPr>
              <w:br/>
              <w:t>4 mg/kg</w:t>
            </w:r>
            <w:r w:rsidRPr="007221FF">
              <w:rPr>
                <w:color w:val="000000"/>
                <w:sz w:val="20"/>
                <w:szCs w:val="20"/>
              </w:rPr>
              <w:br/>
              <w:t>(N = 40)</w:t>
            </w:r>
          </w:p>
        </w:tc>
        <w:tc>
          <w:tcPr>
            <w:tcW w:w="852" w:type="dxa"/>
            <w:tcBorders>
              <w:top w:val="single" w:sz="7" w:space="0" w:color="000000"/>
              <w:left w:val="nil"/>
              <w:bottom w:val="single" w:sz="4" w:space="0" w:color="000000"/>
              <w:right w:val="nil"/>
            </w:tcBorders>
            <w:shd w:val="clear" w:color="auto" w:fill="FFFFFF"/>
            <w:vAlign w:val="bottom"/>
          </w:tcPr>
          <w:p ns2:paraId="0A593180"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Cohort 3B</w:t>
            </w:r>
            <w:r w:rsidRPr="007221FF">
              <w:rPr>
                <w:color w:val="000000"/>
                <w:sz w:val="20"/>
                <w:szCs w:val="20"/>
              </w:rPr>
              <w:br/>
              <w:t>EGFR Wild Type</w:t>
            </w:r>
            <w:r w:rsidRPr="007221FF">
              <w:rPr>
                <w:color w:val="000000"/>
                <w:sz w:val="20"/>
                <w:szCs w:val="20"/>
              </w:rPr>
              <w:br/>
              <w:t>NSCLC</w:t>
            </w:r>
            <w:r w:rsidRPr="007221FF">
              <w:rPr>
                <w:color w:val="000000"/>
                <w:sz w:val="20"/>
                <w:szCs w:val="20"/>
              </w:rPr>
              <w:br/>
              <w:t>5 mg/kg</w:t>
            </w:r>
            <w:r w:rsidRPr="007221FF">
              <w:rPr>
                <w:color w:val="000000"/>
                <w:sz w:val="20"/>
                <w:szCs w:val="20"/>
              </w:rPr>
              <w:br/>
              <w:t>(N = 42)</w:t>
            </w:r>
          </w:p>
        </w:tc>
        <w:tc>
          <w:tcPr>
            <w:tcW w:w="813" w:type="dxa"/>
            <w:tcBorders>
              <w:top w:val="single" w:sz="7" w:space="0" w:color="000000"/>
              <w:left w:val="nil"/>
              <w:bottom w:val="single" w:sz="4" w:space="0" w:color="000000"/>
              <w:right w:val="nil"/>
            </w:tcBorders>
            <w:shd w:val="clear" w:color="auto" w:fill="FFFFFF"/>
            <w:vAlign w:val="bottom"/>
          </w:tcPr>
          <w:p ns2:paraId="1ACCB99E"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Cohort 4</w:t>
            </w:r>
            <w:r w:rsidRPr="007221FF">
              <w:rPr>
                <w:color w:val="000000"/>
                <w:sz w:val="20"/>
                <w:szCs w:val="20"/>
              </w:rPr>
              <w:br/>
              <w:t>GC</w:t>
            </w:r>
            <w:r w:rsidRPr="007221FF">
              <w:rPr>
                <w:color w:val="000000"/>
                <w:sz w:val="20"/>
                <w:szCs w:val="20"/>
              </w:rPr>
              <w:br/>
              <w:t>(N = 53)</w:t>
            </w:r>
          </w:p>
        </w:tc>
        <w:tc>
          <w:tcPr>
            <w:tcW w:w="813" w:type="dxa"/>
            <w:tcBorders>
              <w:top w:val="single" w:sz="7" w:space="0" w:color="000000"/>
              <w:left w:val="nil"/>
              <w:bottom w:val="single" w:sz="4" w:space="0" w:color="000000"/>
              <w:right w:val="nil"/>
            </w:tcBorders>
            <w:shd w:val="clear" w:color="auto" w:fill="FFFFFF"/>
            <w:vAlign w:val="bottom"/>
          </w:tcPr>
          <w:p ns2:paraId="3AF9AC21"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Cohort 5</w:t>
            </w:r>
            <w:r w:rsidRPr="007221FF">
              <w:rPr>
                <w:color w:val="000000"/>
                <w:sz w:val="20"/>
                <w:szCs w:val="20"/>
              </w:rPr>
              <w:br/>
              <w:t>SCLC</w:t>
            </w:r>
            <w:r w:rsidRPr="007221FF">
              <w:rPr>
                <w:color w:val="000000"/>
                <w:sz w:val="20"/>
                <w:szCs w:val="20"/>
              </w:rPr>
              <w:br/>
              <w:t>(N = 40)</w:t>
            </w:r>
          </w:p>
        </w:tc>
        <w:tc>
          <w:tcPr>
            <w:tcW w:w="813" w:type="dxa"/>
            <w:tcBorders>
              <w:top w:val="single" w:sz="7" w:space="0" w:color="000000"/>
              <w:left w:val="nil"/>
              <w:bottom w:val="single" w:sz="4" w:space="0" w:color="000000"/>
              <w:right w:val="nil"/>
            </w:tcBorders>
            <w:shd w:val="clear" w:color="auto" w:fill="FFFFFF"/>
            <w:vAlign w:val="bottom"/>
          </w:tcPr>
          <w:p ns2:paraId="174D3DA4"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Cohort 6</w:t>
            </w:r>
            <w:r w:rsidRPr="007221FF">
              <w:rPr>
                <w:color w:val="000000"/>
                <w:sz w:val="20"/>
                <w:szCs w:val="20"/>
              </w:rPr>
              <w:br/>
              <w:t>HR+</w:t>
            </w:r>
            <w:r w:rsidRPr="007221FF">
              <w:rPr>
                <w:color w:val="000000"/>
                <w:sz w:val="20"/>
                <w:szCs w:val="20"/>
              </w:rPr>
              <w:br/>
              <w:t>HER2-</w:t>
            </w:r>
            <w:r w:rsidRPr="007221FF">
              <w:rPr>
                <w:color w:val="000000"/>
                <w:sz w:val="20"/>
                <w:szCs w:val="20"/>
              </w:rPr>
              <w:br/>
              <w:t>BC</w:t>
            </w:r>
            <w:r w:rsidRPr="007221FF">
              <w:rPr>
                <w:color w:val="000000"/>
                <w:sz w:val="20"/>
                <w:szCs w:val="20"/>
              </w:rPr>
              <w:br/>
              <w:t>(N = 41)</w:t>
            </w:r>
          </w:p>
        </w:tc>
        <w:tc>
          <w:tcPr>
            <w:tcW w:w="813" w:type="dxa"/>
            <w:tcBorders>
              <w:top w:val="single" w:sz="7" w:space="0" w:color="000000"/>
              <w:left w:val="nil"/>
              <w:bottom w:val="single" w:sz="4" w:space="0" w:color="000000"/>
              <w:right w:val="nil"/>
            </w:tcBorders>
            <w:shd w:val="clear" w:color="auto" w:fill="FFFFFF"/>
            <w:vAlign w:val="bottom"/>
          </w:tcPr>
          <w:p ns2:paraId="09427348"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Cohort 7</w:t>
            </w:r>
            <w:r w:rsidRPr="007221FF">
              <w:rPr>
                <w:color w:val="000000"/>
                <w:sz w:val="20"/>
                <w:szCs w:val="20"/>
              </w:rPr>
              <w:br/>
              <w:t>HNSCC</w:t>
            </w:r>
            <w:r w:rsidRPr="007221FF">
              <w:rPr>
                <w:color w:val="000000"/>
                <w:sz w:val="20"/>
                <w:szCs w:val="20"/>
              </w:rPr>
              <w:br/>
              <w:t>(N = 25)</w:t>
            </w:r>
          </w:p>
        </w:tc>
        <w:tc>
          <w:tcPr>
            <w:tcW w:w="813" w:type="dxa"/>
            <w:tcBorders>
              <w:top w:val="single" w:sz="7" w:space="0" w:color="000000"/>
              <w:left w:val="nil"/>
              <w:bottom w:val="single" w:sz="4" w:space="0" w:color="000000"/>
              <w:right w:val="nil"/>
            </w:tcBorders>
            <w:shd w:val="clear" w:color="auto" w:fill="FFFFFF"/>
            <w:vAlign w:val="bottom"/>
          </w:tcPr>
          <w:p ns2:paraId="554D3532"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Cohort 8</w:t>
            </w:r>
            <w:r w:rsidRPr="007221FF">
              <w:rPr>
                <w:color w:val="000000"/>
                <w:sz w:val="20"/>
                <w:szCs w:val="20"/>
              </w:rPr>
              <w:br/>
              <w:t>EC</w:t>
            </w:r>
            <w:r w:rsidRPr="007221FF">
              <w:rPr>
                <w:color w:val="000000"/>
                <w:sz w:val="20"/>
                <w:szCs w:val="20"/>
              </w:rPr>
              <w:br/>
              <w:t>(N = 44)</w:t>
            </w:r>
          </w:p>
        </w:tc>
        <w:tc>
          <w:tcPr>
            <w:tcW w:w="813" w:type="dxa"/>
            <w:tcBorders>
              <w:top w:val="single" w:sz="7" w:space="0" w:color="000000"/>
              <w:left w:val="nil"/>
              <w:bottom w:val="single" w:sz="4" w:space="0" w:color="000000"/>
              <w:right w:val="nil"/>
            </w:tcBorders>
            <w:shd w:val="clear" w:color="auto" w:fill="FFFFFF"/>
            <w:vAlign w:val="bottom"/>
          </w:tcPr>
          <w:p ns2:paraId="0DFEA72B"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Cohort 9</w:t>
            </w:r>
            <w:r w:rsidRPr="007221FF">
              <w:rPr>
                <w:color w:val="000000"/>
                <w:sz w:val="20"/>
                <w:szCs w:val="20"/>
              </w:rPr>
              <w:br/>
              <w:t>UC</w:t>
            </w:r>
            <w:r w:rsidRPr="007221FF">
              <w:rPr>
                <w:color w:val="000000"/>
                <w:sz w:val="20"/>
                <w:szCs w:val="20"/>
              </w:rPr>
              <w:br/>
              <w:t>(N = 47)</w:t>
            </w:r>
          </w:p>
        </w:tc>
      </w:tr>
      <w:tr w:rsidR="000F28BB" w:rsidRPr="007221FF" ns2:paraId="6012DF47" ns2:textId="77777777" w:rsidTr="00B3093D">
        <w:trPr>
          <w:gridAfter w:val="1"/>
          <w:wAfter w:w="20" w:type="dxa"/>
          <w:cantSplit/>
          <w:jc w:val="center"/>
        </w:trPr>
        <w:tc>
          <w:tcPr>
            <w:tcW w:w="2293" w:type="dxa"/>
            <w:tcBorders>
              <w:top w:val="nil"/>
              <w:left w:val="nil"/>
              <w:bottom w:val="nil"/>
              <w:right w:val="nil"/>
            </w:tcBorders>
            <w:shd w:val="clear" w:color="auto" w:fill="FFFFFF"/>
          </w:tcPr>
          <w:p ns2:paraId="606B98FE" ns2:textId="77777777" w:rsidR="000F28BB" w:rsidRPr="007221FF" w:rsidRDefault="000F28BB" w:rsidP="00B3093D">
            <w:pPr>
              <w:autoSpaceDE w:val="0"/>
              <w:autoSpaceDN w:val="0"/>
              <w:adjustRightInd w:val="0"/>
              <w:spacing w:before="0"/>
              <w:rPr>
                <w:color w:val="000000"/>
                <w:sz w:val="20"/>
                <w:szCs w:val="20"/>
              </w:rPr>
            </w:pPr>
            <w:r w:rsidRPr="007221FF">
              <w:rPr>
                <w:color w:val="000000"/>
                <w:sz w:val="20"/>
                <w:szCs w:val="20"/>
              </w:rPr>
              <w:t>Gender</w:t>
            </w:r>
          </w:p>
        </w:tc>
        <w:tc>
          <w:tcPr>
            <w:tcW w:w="813" w:type="dxa"/>
            <w:tcBorders>
              <w:top w:val="nil"/>
              <w:left w:val="nil"/>
              <w:bottom w:val="nil"/>
              <w:right w:val="nil"/>
            </w:tcBorders>
            <w:shd w:val="clear" w:color="auto" w:fill="FFFFFF"/>
          </w:tcPr>
          <w:p ns2:paraId="1AD93718"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1A236000"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5A269007"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147046F2"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325E62B2" ns2:textId="77777777" w:rsidR="000F28BB" w:rsidRPr="007221FF" w:rsidRDefault="000F28BB" w:rsidP="00B3093D">
            <w:pPr>
              <w:autoSpaceDE w:val="0"/>
              <w:autoSpaceDN w:val="0"/>
              <w:adjustRightInd w:val="0"/>
              <w:spacing w:before="0"/>
              <w:jc w:val="center"/>
              <w:rPr>
                <w:color w:val="000000"/>
                <w:sz w:val="20"/>
                <w:szCs w:val="20"/>
              </w:rPr>
            </w:pPr>
          </w:p>
        </w:tc>
        <w:tc>
          <w:tcPr>
            <w:tcW w:w="852" w:type="dxa"/>
            <w:tcBorders>
              <w:top w:val="nil"/>
              <w:left w:val="nil"/>
              <w:bottom w:val="nil"/>
              <w:right w:val="nil"/>
            </w:tcBorders>
            <w:shd w:val="clear" w:color="auto" w:fill="FFFFFF"/>
          </w:tcPr>
          <w:p ns2:paraId="69FD03A7" ns2:textId="77777777" w:rsidR="000F28BB" w:rsidRPr="007221FF" w:rsidRDefault="000F28BB" w:rsidP="00B3093D">
            <w:pPr>
              <w:autoSpaceDE w:val="0"/>
              <w:autoSpaceDN w:val="0"/>
              <w:adjustRightInd w:val="0"/>
              <w:spacing w:before="0"/>
              <w:jc w:val="center"/>
              <w:rPr>
                <w:color w:val="000000"/>
                <w:sz w:val="20"/>
                <w:szCs w:val="20"/>
              </w:rPr>
            </w:pPr>
          </w:p>
        </w:tc>
        <w:tc>
          <w:tcPr>
            <w:tcW w:w="852" w:type="dxa"/>
            <w:tcBorders>
              <w:top w:val="nil"/>
              <w:left w:val="nil"/>
              <w:bottom w:val="nil"/>
              <w:right w:val="nil"/>
            </w:tcBorders>
            <w:shd w:val="clear" w:color="auto" w:fill="FFFFFF"/>
          </w:tcPr>
          <w:p ns2:paraId="2A821854"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5BEC0F41"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0A12080F"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70CBD9F3"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57752973"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44C40974"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2FAB7777" ns2:textId="77777777" w:rsidR="000F28BB" w:rsidRPr="007221FF" w:rsidRDefault="000F28BB" w:rsidP="00B3093D">
            <w:pPr>
              <w:autoSpaceDE w:val="0"/>
              <w:autoSpaceDN w:val="0"/>
              <w:adjustRightInd w:val="0"/>
              <w:spacing w:before="0"/>
              <w:jc w:val="center"/>
              <w:rPr>
                <w:color w:val="000000"/>
                <w:sz w:val="20"/>
                <w:szCs w:val="20"/>
              </w:rPr>
            </w:pPr>
          </w:p>
        </w:tc>
      </w:tr>
      <w:tr w:rsidR="000F28BB" w:rsidRPr="007221FF" ns2:paraId="6690D1CB" ns2:textId="77777777" w:rsidTr="00B3093D">
        <w:trPr>
          <w:gridAfter w:val="1"/>
          <w:wAfter w:w="20" w:type="dxa"/>
          <w:cantSplit/>
          <w:jc w:val="center"/>
        </w:trPr>
        <w:tc>
          <w:tcPr>
            <w:tcW w:w="2293" w:type="dxa"/>
            <w:tcBorders>
              <w:top w:val="nil"/>
              <w:left w:val="nil"/>
              <w:bottom w:val="nil"/>
              <w:right w:val="nil"/>
            </w:tcBorders>
            <w:shd w:val="clear" w:color="auto" w:fill="FFFFFF"/>
          </w:tcPr>
          <w:p ns2:paraId="5ACDCBB7" ns2:textId="0A2BCDCF" w:rsidR="000F28BB" w:rsidRPr="007221FF" w:rsidRDefault="000F28BB" w:rsidP="00B3093D">
            <w:pPr>
              <w:autoSpaceDE w:val="0"/>
              <w:autoSpaceDN w:val="0"/>
              <w:adjustRightInd w:val="0"/>
              <w:spacing w:before="0"/>
              <w:rPr>
                <w:color w:val="000000"/>
                <w:sz w:val="20"/>
                <w:szCs w:val="20"/>
              </w:rPr>
            </w:pPr>
            <w:r w:rsidRPr="007221FF">
              <w:rPr>
                <w:color w:val="000000"/>
                <w:sz w:val="20"/>
                <w:szCs w:val="20"/>
              </w:rPr>
              <w:t xml:space="preserve">  Female</w:t>
            </w:r>
            <w:r w:rsidR="00EA5034" w:rsidRPr="007221FF">
              <w:rPr>
                <w:color w:val="000000"/>
                <w:sz w:val="20"/>
                <w:szCs w:val="20"/>
              </w:rPr>
              <w:t>, n(%)</w:t>
            </w:r>
          </w:p>
        </w:tc>
        <w:tc>
          <w:tcPr>
            <w:tcW w:w="813" w:type="dxa"/>
            <w:tcBorders>
              <w:top w:val="nil"/>
              <w:left w:val="nil"/>
              <w:bottom w:val="nil"/>
              <w:right w:val="nil"/>
            </w:tcBorders>
            <w:shd w:val="clear" w:color="auto" w:fill="FFFFFF"/>
          </w:tcPr>
          <w:p ns2:paraId="240D02C6"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23 (100)</w:t>
            </w:r>
          </w:p>
        </w:tc>
        <w:tc>
          <w:tcPr>
            <w:tcW w:w="813" w:type="dxa"/>
            <w:tcBorders>
              <w:top w:val="nil"/>
              <w:left w:val="nil"/>
              <w:bottom w:val="nil"/>
              <w:right w:val="nil"/>
            </w:tcBorders>
            <w:shd w:val="clear" w:color="auto" w:fill="FFFFFF"/>
          </w:tcPr>
          <w:p ns2:paraId="223030DC"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36 (100)</w:t>
            </w:r>
          </w:p>
        </w:tc>
        <w:tc>
          <w:tcPr>
            <w:tcW w:w="813" w:type="dxa"/>
            <w:tcBorders>
              <w:top w:val="nil"/>
              <w:left w:val="nil"/>
              <w:bottom w:val="nil"/>
              <w:right w:val="nil"/>
            </w:tcBorders>
            <w:shd w:val="clear" w:color="auto" w:fill="FFFFFF"/>
          </w:tcPr>
          <w:p ns2:paraId="2DCF33FA"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40 (100)</w:t>
            </w:r>
          </w:p>
        </w:tc>
        <w:tc>
          <w:tcPr>
            <w:tcW w:w="813" w:type="dxa"/>
            <w:tcBorders>
              <w:top w:val="nil"/>
              <w:left w:val="nil"/>
              <w:bottom w:val="nil"/>
              <w:right w:val="nil"/>
            </w:tcBorders>
            <w:shd w:val="clear" w:color="auto" w:fill="FFFFFF"/>
          </w:tcPr>
          <w:p ns2:paraId="0109BF50"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13 (59.1)</w:t>
            </w:r>
          </w:p>
        </w:tc>
        <w:tc>
          <w:tcPr>
            <w:tcW w:w="813" w:type="dxa"/>
            <w:tcBorders>
              <w:top w:val="nil"/>
              <w:left w:val="nil"/>
              <w:bottom w:val="nil"/>
              <w:right w:val="nil"/>
            </w:tcBorders>
            <w:shd w:val="clear" w:color="auto" w:fill="FFFFFF"/>
          </w:tcPr>
          <w:p ns2:paraId="6DFD0A18"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 (14.3)</w:t>
            </w:r>
          </w:p>
        </w:tc>
        <w:tc>
          <w:tcPr>
            <w:tcW w:w="852" w:type="dxa"/>
            <w:tcBorders>
              <w:top w:val="nil"/>
              <w:left w:val="nil"/>
              <w:bottom w:val="nil"/>
              <w:right w:val="nil"/>
            </w:tcBorders>
            <w:shd w:val="clear" w:color="auto" w:fill="FFFFFF"/>
          </w:tcPr>
          <w:p ns2:paraId="1F79371A"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5 (12.5)</w:t>
            </w:r>
          </w:p>
        </w:tc>
        <w:tc>
          <w:tcPr>
            <w:tcW w:w="852" w:type="dxa"/>
            <w:tcBorders>
              <w:top w:val="nil"/>
              <w:left w:val="nil"/>
              <w:bottom w:val="nil"/>
              <w:right w:val="nil"/>
            </w:tcBorders>
            <w:shd w:val="clear" w:color="auto" w:fill="FFFFFF"/>
          </w:tcPr>
          <w:p ns2:paraId="0843B38B"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 (7.1)</w:t>
            </w:r>
          </w:p>
        </w:tc>
        <w:tc>
          <w:tcPr>
            <w:tcW w:w="813" w:type="dxa"/>
            <w:tcBorders>
              <w:top w:val="nil"/>
              <w:left w:val="nil"/>
              <w:bottom w:val="nil"/>
              <w:right w:val="nil"/>
            </w:tcBorders>
            <w:shd w:val="clear" w:color="auto" w:fill="FFFFFF"/>
          </w:tcPr>
          <w:p ns2:paraId="284B9FD5"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11 (20.8)</w:t>
            </w:r>
          </w:p>
        </w:tc>
        <w:tc>
          <w:tcPr>
            <w:tcW w:w="813" w:type="dxa"/>
            <w:tcBorders>
              <w:top w:val="nil"/>
              <w:left w:val="nil"/>
              <w:bottom w:val="nil"/>
              <w:right w:val="nil"/>
            </w:tcBorders>
            <w:shd w:val="clear" w:color="auto" w:fill="FFFFFF"/>
          </w:tcPr>
          <w:p ns2:paraId="783F7B07"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6 (15.0)</w:t>
            </w:r>
          </w:p>
        </w:tc>
        <w:tc>
          <w:tcPr>
            <w:tcW w:w="813" w:type="dxa"/>
            <w:tcBorders>
              <w:top w:val="nil"/>
              <w:left w:val="nil"/>
              <w:bottom w:val="nil"/>
              <w:right w:val="nil"/>
            </w:tcBorders>
            <w:shd w:val="clear" w:color="auto" w:fill="FFFFFF"/>
          </w:tcPr>
          <w:p ns2:paraId="365FB4C7"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41 (100)</w:t>
            </w:r>
          </w:p>
        </w:tc>
        <w:tc>
          <w:tcPr>
            <w:tcW w:w="813" w:type="dxa"/>
            <w:tcBorders>
              <w:top w:val="nil"/>
              <w:left w:val="nil"/>
              <w:bottom w:val="nil"/>
              <w:right w:val="nil"/>
            </w:tcBorders>
            <w:shd w:val="clear" w:color="auto" w:fill="FFFFFF"/>
          </w:tcPr>
          <w:p ns2:paraId="10A70C3D"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 (16.0)</w:t>
            </w:r>
          </w:p>
        </w:tc>
        <w:tc>
          <w:tcPr>
            <w:tcW w:w="813" w:type="dxa"/>
            <w:tcBorders>
              <w:top w:val="nil"/>
              <w:left w:val="nil"/>
              <w:bottom w:val="nil"/>
              <w:right w:val="nil"/>
            </w:tcBorders>
            <w:shd w:val="clear" w:color="auto" w:fill="FFFFFF"/>
          </w:tcPr>
          <w:p ns2:paraId="738D40BF"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44 (100)</w:t>
            </w:r>
          </w:p>
        </w:tc>
        <w:tc>
          <w:tcPr>
            <w:tcW w:w="813" w:type="dxa"/>
            <w:tcBorders>
              <w:top w:val="nil"/>
              <w:left w:val="nil"/>
              <w:bottom w:val="nil"/>
              <w:right w:val="nil"/>
            </w:tcBorders>
            <w:shd w:val="clear" w:color="auto" w:fill="FFFFFF"/>
          </w:tcPr>
          <w:p ns2:paraId="0CF9CF42"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14 (29.8)</w:t>
            </w:r>
          </w:p>
        </w:tc>
      </w:tr>
      <w:tr w:rsidR="000F28BB" w:rsidRPr="007221FF" ns2:paraId="4A7BAF3D" ns2:textId="77777777" w:rsidTr="00B3093D">
        <w:trPr>
          <w:gridAfter w:val="1"/>
          <w:wAfter w:w="20" w:type="dxa"/>
          <w:cantSplit/>
          <w:jc w:val="center"/>
        </w:trPr>
        <w:tc>
          <w:tcPr>
            <w:tcW w:w="12940" w:type="dxa"/>
            <w:gridSpan w:val="14"/>
            <w:tcBorders>
              <w:top w:val="nil"/>
              <w:left w:val="nil"/>
              <w:bottom w:val="nil"/>
              <w:right w:val="nil"/>
            </w:tcBorders>
            <w:shd w:val="clear" w:color="auto" w:fill="FFFFFF"/>
          </w:tcPr>
          <w:p ns2:paraId="5CCD4923" ns2:textId="77777777" w:rsidR="000F28BB" w:rsidRPr="007221FF" w:rsidRDefault="000F28BB" w:rsidP="00B3093D">
            <w:pPr>
              <w:autoSpaceDE w:val="0"/>
              <w:autoSpaceDN w:val="0"/>
              <w:adjustRightInd w:val="0"/>
              <w:spacing w:before="0"/>
              <w:jc w:val="center"/>
              <w:rPr>
                <w:color w:val="000000"/>
                <w:sz w:val="12"/>
                <w:szCs w:val="12"/>
              </w:rPr>
            </w:pPr>
            <w:r w:rsidRPr="007221FF">
              <w:rPr>
                <w:color w:val="000000"/>
                <w:sz w:val="12"/>
                <w:szCs w:val="12"/>
              </w:rPr>
              <w:t> </w:t>
            </w:r>
          </w:p>
        </w:tc>
      </w:tr>
      <w:tr w:rsidR="000F28BB" w:rsidRPr="007221FF" ns2:paraId="70A04455" ns2:textId="77777777" w:rsidTr="00B3093D">
        <w:trPr>
          <w:gridAfter w:val="1"/>
          <w:wAfter w:w="20" w:type="dxa"/>
          <w:cantSplit/>
          <w:jc w:val="center"/>
        </w:trPr>
        <w:tc>
          <w:tcPr>
            <w:tcW w:w="2293" w:type="dxa"/>
            <w:tcBorders>
              <w:top w:val="nil"/>
              <w:left w:val="nil"/>
              <w:bottom w:val="nil"/>
              <w:right w:val="nil"/>
            </w:tcBorders>
            <w:shd w:val="clear" w:color="auto" w:fill="FFFFFF"/>
          </w:tcPr>
          <w:p ns2:paraId="05FE83BE" ns2:textId="77777777" w:rsidR="000F28BB" w:rsidRPr="007221FF" w:rsidRDefault="000F28BB" w:rsidP="00B3093D">
            <w:pPr>
              <w:autoSpaceDE w:val="0"/>
              <w:autoSpaceDN w:val="0"/>
              <w:adjustRightInd w:val="0"/>
              <w:spacing w:before="0"/>
              <w:rPr>
                <w:color w:val="000000"/>
                <w:sz w:val="20"/>
                <w:szCs w:val="20"/>
              </w:rPr>
            </w:pPr>
            <w:r w:rsidRPr="007221FF">
              <w:rPr>
                <w:color w:val="000000"/>
                <w:sz w:val="20"/>
                <w:szCs w:val="20"/>
              </w:rPr>
              <w:t>Age (years)</w:t>
            </w:r>
          </w:p>
        </w:tc>
        <w:tc>
          <w:tcPr>
            <w:tcW w:w="813" w:type="dxa"/>
            <w:tcBorders>
              <w:top w:val="nil"/>
              <w:left w:val="nil"/>
              <w:bottom w:val="nil"/>
              <w:right w:val="nil"/>
            </w:tcBorders>
            <w:shd w:val="clear" w:color="auto" w:fill="FFFFFF"/>
          </w:tcPr>
          <w:p ns2:paraId="1010B591"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6C122F39"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10AA9CB7"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7C4AC775"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5BD2CF6F" ns2:textId="77777777" w:rsidR="000F28BB" w:rsidRPr="007221FF" w:rsidRDefault="000F28BB" w:rsidP="00B3093D">
            <w:pPr>
              <w:autoSpaceDE w:val="0"/>
              <w:autoSpaceDN w:val="0"/>
              <w:adjustRightInd w:val="0"/>
              <w:spacing w:before="0"/>
              <w:jc w:val="center"/>
              <w:rPr>
                <w:color w:val="000000"/>
                <w:sz w:val="20"/>
                <w:szCs w:val="20"/>
              </w:rPr>
            </w:pPr>
          </w:p>
        </w:tc>
        <w:tc>
          <w:tcPr>
            <w:tcW w:w="852" w:type="dxa"/>
            <w:tcBorders>
              <w:top w:val="nil"/>
              <w:left w:val="nil"/>
              <w:bottom w:val="nil"/>
              <w:right w:val="nil"/>
            </w:tcBorders>
            <w:shd w:val="clear" w:color="auto" w:fill="FFFFFF"/>
          </w:tcPr>
          <w:p ns2:paraId="416CBFF3" ns2:textId="77777777" w:rsidR="000F28BB" w:rsidRPr="007221FF" w:rsidRDefault="000F28BB" w:rsidP="00B3093D">
            <w:pPr>
              <w:autoSpaceDE w:val="0"/>
              <w:autoSpaceDN w:val="0"/>
              <w:adjustRightInd w:val="0"/>
              <w:spacing w:before="0"/>
              <w:jc w:val="center"/>
              <w:rPr>
                <w:color w:val="000000"/>
                <w:sz w:val="20"/>
                <w:szCs w:val="20"/>
              </w:rPr>
            </w:pPr>
          </w:p>
        </w:tc>
        <w:tc>
          <w:tcPr>
            <w:tcW w:w="852" w:type="dxa"/>
            <w:tcBorders>
              <w:top w:val="nil"/>
              <w:left w:val="nil"/>
              <w:bottom w:val="nil"/>
              <w:right w:val="nil"/>
            </w:tcBorders>
            <w:shd w:val="clear" w:color="auto" w:fill="FFFFFF"/>
          </w:tcPr>
          <w:p ns2:paraId="040C92F7"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716EBE5B"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4089A4D7"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7B85A8A3"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51A381EE"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08BC6619"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3EA5905E" ns2:textId="77777777" w:rsidR="000F28BB" w:rsidRPr="007221FF" w:rsidRDefault="000F28BB" w:rsidP="00B3093D">
            <w:pPr>
              <w:autoSpaceDE w:val="0"/>
              <w:autoSpaceDN w:val="0"/>
              <w:adjustRightInd w:val="0"/>
              <w:spacing w:before="0"/>
              <w:jc w:val="center"/>
              <w:rPr>
                <w:color w:val="000000"/>
                <w:sz w:val="20"/>
                <w:szCs w:val="20"/>
              </w:rPr>
            </w:pPr>
          </w:p>
        </w:tc>
      </w:tr>
      <w:tr w:rsidR="000F28BB" w:rsidRPr="007221FF" ns2:paraId="4DD72557" ns2:textId="77777777" w:rsidTr="00B3093D">
        <w:trPr>
          <w:gridAfter w:val="1"/>
          <w:wAfter w:w="20" w:type="dxa"/>
          <w:cantSplit/>
          <w:jc w:val="center"/>
        </w:trPr>
        <w:tc>
          <w:tcPr>
            <w:tcW w:w="2293" w:type="dxa"/>
            <w:tcBorders>
              <w:top w:val="nil"/>
              <w:left w:val="nil"/>
              <w:bottom w:val="nil"/>
              <w:right w:val="nil"/>
            </w:tcBorders>
            <w:shd w:val="clear" w:color="auto" w:fill="FFFFFF"/>
          </w:tcPr>
          <w:p ns2:paraId="4F6A5715" ns2:textId="77777777" w:rsidR="000F28BB" w:rsidRPr="007221FF" w:rsidRDefault="000F28BB" w:rsidP="00B3093D">
            <w:pPr>
              <w:autoSpaceDE w:val="0"/>
              <w:autoSpaceDN w:val="0"/>
              <w:adjustRightInd w:val="0"/>
              <w:spacing w:before="0"/>
              <w:rPr>
                <w:color w:val="000000"/>
                <w:sz w:val="20"/>
                <w:szCs w:val="20"/>
              </w:rPr>
            </w:pPr>
            <w:r w:rsidRPr="007221FF">
              <w:rPr>
                <w:color w:val="000000"/>
                <w:sz w:val="20"/>
                <w:szCs w:val="20"/>
              </w:rPr>
              <w:t xml:space="preserve">  &lt;65</w:t>
            </w:r>
          </w:p>
        </w:tc>
        <w:tc>
          <w:tcPr>
            <w:tcW w:w="813" w:type="dxa"/>
            <w:tcBorders>
              <w:top w:val="nil"/>
              <w:left w:val="nil"/>
              <w:bottom w:val="nil"/>
              <w:right w:val="nil"/>
            </w:tcBorders>
            <w:shd w:val="clear" w:color="auto" w:fill="FFFFFF"/>
          </w:tcPr>
          <w:p ns2:paraId="3D9B912D"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21 (91.3)</w:t>
            </w:r>
          </w:p>
        </w:tc>
        <w:tc>
          <w:tcPr>
            <w:tcW w:w="813" w:type="dxa"/>
            <w:tcBorders>
              <w:top w:val="nil"/>
              <w:left w:val="nil"/>
              <w:bottom w:val="nil"/>
              <w:right w:val="nil"/>
            </w:tcBorders>
            <w:shd w:val="clear" w:color="auto" w:fill="FFFFFF"/>
          </w:tcPr>
          <w:p ns2:paraId="141D4F4E"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33 (91.7)</w:t>
            </w:r>
          </w:p>
        </w:tc>
        <w:tc>
          <w:tcPr>
            <w:tcW w:w="813" w:type="dxa"/>
            <w:tcBorders>
              <w:top w:val="nil"/>
              <w:left w:val="nil"/>
              <w:bottom w:val="nil"/>
              <w:right w:val="nil"/>
            </w:tcBorders>
            <w:shd w:val="clear" w:color="auto" w:fill="FFFFFF"/>
          </w:tcPr>
          <w:p ns2:paraId="437822A7"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33 (82.5)</w:t>
            </w:r>
          </w:p>
        </w:tc>
        <w:tc>
          <w:tcPr>
            <w:tcW w:w="813" w:type="dxa"/>
            <w:tcBorders>
              <w:top w:val="nil"/>
              <w:left w:val="nil"/>
              <w:bottom w:val="nil"/>
              <w:right w:val="nil"/>
            </w:tcBorders>
            <w:shd w:val="clear" w:color="auto" w:fill="FFFFFF"/>
          </w:tcPr>
          <w:p ns2:paraId="72D626CC"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19 (86.4)</w:t>
            </w:r>
          </w:p>
        </w:tc>
        <w:tc>
          <w:tcPr>
            <w:tcW w:w="813" w:type="dxa"/>
            <w:tcBorders>
              <w:top w:val="nil"/>
              <w:left w:val="nil"/>
              <w:bottom w:val="nil"/>
              <w:right w:val="nil"/>
            </w:tcBorders>
            <w:shd w:val="clear" w:color="auto" w:fill="FFFFFF"/>
          </w:tcPr>
          <w:p ns2:paraId="1C9B60EA"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13 (61.9)</w:t>
            </w:r>
          </w:p>
        </w:tc>
        <w:tc>
          <w:tcPr>
            <w:tcW w:w="852" w:type="dxa"/>
            <w:tcBorders>
              <w:top w:val="nil"/>
              <w:left w:val="nil"/>
              <w:bottom w:val="nil"/>
              <w:right w:val="nil"/>
            </w:tcBorders>
            <w:shd w:val="clear" w:color="auto" w:fill="FFFFFF"/>
          </w:tcPr>
          <w:p ns2:paraId="0FE1ADC7"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23 (57.5)</w:t>
            </w:r>
          </w:p>
        </w:tc>
        <w:tc>
          <w:tcPr>
            <w:tcW w:w="852" w:type="dxa"/>
            <w:tcBorders>
              <w:top w:val="nil"/>
              <w:left w:val="nil"/>
              <w:bottom w:val="nil"/>
              <w:right w:val="nil"/>
            </w:tcBorders>
            <w:shd w:val="clear" w:color="auto" w:fill="FFFFFF"/>
          </w:tcPr>
          <w:p ns2:paraId="5FD46AAE"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30 (71.4)</w:t>
            </w:r>
          </w:p>
        </w:tc>
        <w:tc>
          <w:tcPr>
            <w:tcW w:w="813" w:type="dxa"/>
            <w:tcBorders>
              <w:top w:val="nil"/>
              <w:left w:val="nil"/>
              <w:bottom w:val="nil"/>
              <w:right w:val="nil"/>
            </w:tcBorders>
            <w:shd w:val="clear" w:color="auto" w:fill="FFFFFF"/>
          </w:tcPr>
          <w:p ns2:paraId="730D88AC"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38 (71.7)</w:t>
            </w:r>
          </w:p>
        </w:tc>
        <w:tc>
          <w:tcPr>
            <w:tcW w:w="813" w:type="dxa"/>
            <w:tcBorders>
              <w:top w:val="nil"/>
              <w:left w:val="nil"/>
              <w:bottom w:val="nil"/>
              <w:right w:val="nil"/>
            </w:tcBorders>
            <w:shd w:val="clear" w:color="auto" w:fill="FFFFFF"/>
          </w:tcPr>
          <w:p ns2:paraId="69412B2A"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30 (75.0)</w:t>
            </w:r>
          </w:p>
        </w:tc>
        <w:tc>
          <w:tcPr>
            <w:tcW w:w="813" w:type="dxa"/>
            <w:tcBorders>
              <w:top w:val="nil"/>
              <w:left w:val="nil"/>
              <w:bottom w:val="nil"/>
              <w:right w:val="nil"/>
            </w:tcBorders>
            <w:shd w:val="clear" w:color="auto" w:fill="FFFFFF"/>
          </w:tcPr>
          <w:p ns2:paraId="0421CDB1"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40 (97.6)</w:t>
            </w:r>
          </w:p>
        </w:tc>
        <w:tc>
          <w:tcPr>
            <w:tcW w:w="813" w:type="dxa"/>
            <w:tcBorders>
              <w:top w:val="nil"/>
              <w:left w:val="nil"/>
              <w:bottom w:val="nil"/>
              <w:right w:val="nil"/>
            </w:tcBorders>
            <w:shd w:val="clear" w:color="auto" w:fill="FFFFFF"/>
          </w:tcPr>
          <w:p ns2:paraId="1FDCB434"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18 (72.0)</w:t>
            </w:r>
          </w:p>
        </w:tc>
        <w:tc>
          <w:tcPr>
            <w:tcW w:w="813" w:type="dxa"/>
            <w:tcBorders>
              <w:top w:val="nil"/>
              <w:left w:val="nil"/>
              <w:bottom w:val="nil"/>
              <w:right w:val="nil"/>
            </w:tcBorders>
            <w:shd w:val="clear" w:color="auto" w:fill="FFFFFF"/>
          </w:tcPr>
          <w:p ns2:paraId="70F9EB81"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28 (63.6)</w:t>
            </w:r>
          </w:p>
        </w:tc>
        <w:tc>
          <w:tcPr>
            <w:tcW w:w="813" w:type="dxa"/>
            <w:tcBorders>
              <w:top w:val="nil"/>
              <w:left w:val="nil"/>
              <w:bottom w:val="nil"/>
              <w:right w:val="nil"/>
            </w:tcBorders>
            <w:shd w:val="clear" w:color="auto" w:fill="FFFFFF"/>
          </w:tcPr>
          <w:p ns2:paraId="3ECCB20B"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30 (63.8)</w:t>
            </w:r>
          </w:p>
        </w:tc>
      </w:tr>
      <w:tr w:rsidR="000F28BB" w:rsidRPr="007221FF" ns2:paraId="1B05C355" ns2:textId="77777777" w:rsidTr="00B3093D">
        <w:trPr>
          <w:gridAfter w:val="1"/>
          <w:wAfter w:w="20" w:type="dxa"/>
          <w:cantSplit/>
          <w:jc w:val="center"/>
        </w:trPr>
        <w:tc>
          <w:tcPr>
            <w:tcW w:w="2293" w:type="dxa"/>
            <w:tcBorders>
              <w:top w:val="nil"/>
              <w:left w:val="nil"/>
              <w:bottom w:val="nil"/>
              <w:right w:val="nil"/>
            </w:tcBorders>
            <w:shd w:val="clear" w:color="auto" w:fill="FFFFFF"/>
          </w:tcPr>
          <w:p ns2:paraId="010C16AA" ns2:textId="77777777" w:rsidR="000F28BB" w:rsidRPr="007221FF" w:rsidRDefault="000F28BB" w:rsidP="00B3093D">
            <w:pPr>
              <w:autoSpaceDE w:val="0"/>
              <w:autoSpaceDN w:val="0"/>
              <w:adjustRightInd w:val="0"/>
              <w:spacing w:before="0"/>
              <w:rPr>
                <w:color w:val="000000"/>
                <w:sz w:val="20"/>
                <w:szCs w:val="20"/>
              </w:rPr>
            </w:pPr>
            <w:r w:rsidRPr="007221FF">
              <w:rPr>
                <w:color w:val="000000"/>
                <w:sz w:val="20"/>
                <w:szCs w:val="20"/>
              </w:rPr>
              <w:t xml:space="preserve">  Median</w:t>
            </w:r>
          </w:p>
        </w:tc>
        <w:tc>
          <w:tcPr>
            <w:tcW w:w="813" w:type="dxa"/>
            <w:tcBorders>
              <w:top w:val="nil"/>
              <w:left w:val="nil"/>
              <w:bottom w:val="nil"/>
              <w:right w:val="nil"/>
            </w:tcBorders>
            <w:shd w:val="clear" w:color="auto" w:fill="FFFFFF"/>
          </w:tcPr>
          <w:p ns2:paraId="47CE28E9"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48.0</w:t>
            </w:r>
          </w:p>
        </w:tc>
        <w:tc>
          <w:tcPr>
            <w:tcW w:w="813" w:type="dxa"/>
            <w:tcBorders>
              <w:top w:val="nil"/>
              <w:left w:val="nil"/>
              <w:bottom w:val="nil"/>
              <w:right w:val="nil"/>
            </w:tcBorders>
            <w:shd w:val="clear" w:color="auto" w:fill="FFFFFF"/>
          </w:tcPr>
          <w:p ns2:paraId="4B04527B"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49.0</w:t>
            </w:r>
          </w:p>
        </w:tc>
        <w:tc>
          <w:tcPr>
            <w:tcW w:w="813" w:type="dxa"/>
            <w:tcBorders>
              <w:top w:val="nil"/>
              <w:left w:val="nil"/>
              <w:bottom w:val="nil"/>
              <w:right w:val="nil"/>
            </w:tcBorders>
            <w:shd w:val="clear" w:color="auto" w:fill="FFFFFF"/>
          </w:tcPr>
          <w:p ns2:paraId="7FDD03D5"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57.5</w:t>
            </w:r>
          </w:p>
        </w:tc>
        <w:tc>
          <w:tcPr>
            <w:tcW w:w="813" w:type="dxa"/>
            <w:tcBorders>
              <w:top w:val="nil"/>
              <w:left w:val="nil"/>
              <w:bottom w:val="nil"/>
              <w:right w:val="nil"/>
            </w:tcBorders>
            <w:shd w:val="clear" w:color="auto" w:fill="FFFFFF"/>
          </w:tcPr>
          <w:p ns2:paraId="5CE909B3"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56.0</w:t>
            </w:r>
          </w:p>
        </w:tc>
        <w:tc>
          <w:tcPr>
            <w:tcW w:w="813" w:type="dxa"/>
            <w:tcBorders>
              <w:top w:val="nil"/>
              <w:left w:val="nil"/>
              <w:bottom w:val="nil"/>
              <w:right w:val="nil"/>
            </w:tcBorders>
            <w:shd w:val="clear" w:color="auto" w:fill="FFFFFF"/>
          </w:tcPr>
          <w:p ns2:paraId="7325F3A9"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63.0</w:t>
            </w:r>
          </w:p>
        </w:tc>
        <w:tc>
          <w:tcPr>
            <w:tcW w:w="852" w:type="dxa"/>
            <w:tcBorders>
              <w:top w:val="nil"/>
              <w:left w:val="nil"/>
              <w:bottom w:val="nil"/>
              <w:right w:val="nil"/>
            </w:tcBorders>
            <w:shd w:val="clear" w:color="auto" w:fill="FFFFFF"/>
          </w:tcPr>
          <w:p ns2:paraId="1201A038"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63.0</w:t>
            </w:r>
          </w:p>
        </w:tc>
        <w:tc>
          <w:tcPr>
            <w:tcW w:w="852" w:type="dxa"/>
            <w:tcBorders>
              <w:top w:val="nil"/>
              <w:left w:val="nil"/>
              <w:bottom w:val="nil"/>
              <w:right w:val="nil"/>
            </w:tcBorders>
            <w:shd w:val="clear" w:color="auto" w:fill="FFFFFF"/>
          </w:tcPr>
          <w:p ns2:paraId="636C47B4"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58.0</w:t>
            </w:r>
          </w:p>
        </w:tc>
        <w:tc>
          <w:tcPr>
            <w:tcW w:w="813" w:type="dxa"/>
            <w:tcBorders>
              <w:top w:val="nil"/>
              <w:left w:val="nil"/>
              <w:bottom w:val="nil"/>
              <w:right w:val="nil"/>
            </w:tcBorders>
            <w:shd w:val="clear" w:color="auto" w:fill="FFFFFF"/>
          </w:tcPr>
          <w:p ns2:paraId="4C07A98B"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57.0</w:t>
            </w:r>
          </w:p>
        </w:tc>
        <w:tc>
          <w:tcPr>
            <w:tcW w:w="813" w:type="dxa"/>
            <w:tcBorders>
              <w:top w:val="nil"/>
              <w:left w:val="nil"/>
              <w:bottom w:val="nil"/>
              <w:right w:val="nil"/>
            </w:tcBorders>
            <w:shd w:val="clear" w:color="auto" w:fill="FFFFFF"/>
          </w:tcPr>
          <w:p ns2:paraId="5D001B93"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56.5</w:t>
            </w:r>
          </w:p>
        </w:tc>
        <w:tc>
          <w:tcPr>
            <w:tcW w:w="813" w:type="dxa"/>
            <w:tcBorders>
              <w:top w:val="nil"/>
              <w:left w:val="nil"/>
              <w:bottom w:val="nil"/>
              <w:right w:val="nil"/>
            </w:tcBorders>
            <w:shd w:val="clear" w:color="auto" w:fill="FFFFFF"/>
          </w:tcPr>
          <w:p ns2:paraId="682ECDB0"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50.0</w:t>
            </w:r>
          </w:p>
        </w:tc>
        <w:tc>
          <w:tcPr>
            <w:tcW w:w="813" w:type="dxa"/>
            <w:tcBorders>
              <w:top w:val="nil"/>
              <w:left w:val="nil"/>
              <w:bottom w:val="nil"/>
              <w:right w:val="nil"/>
            </w:tcBorders>
            <w:shd w:val="clear" w:color="auto" w:fill="FFFFFF"/>
          </w:tcPr>
          <w:p ns2:paraId="6695B95E"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59.0</w:t>
            </w:r>
          </w:p>
        </w:tc>
        <w:tc>
          <w:tcPr>
            <w:tcW w:w="813" w:type="dxa"/>
            <w:tcBorders>
              <w:top w:val="nil"/>
              <w:left w:val="nil"/>
              <w:bottom w:val="nil"/>
              <w:right w:val="nil"/>
            </w:tcBorders>
            <w:shd w:val="clear" w:color="auto" w:fill="FFFFFF"/>
          </w:tcPr>
          <w:p ns2:paraId="18F54296"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58.0</w:t>
            </w:r>
          </w:p>
        </w:tc>
        <w:tc>
          <w:tcPr>
            <w:tcW w:w="813" w:type="dxa"/>
            <w:tcBorders>
              <w:top w:val="nil"/>
              <w:left w:val="nil"/>
              <w:bottom w:val="nil"/>
              <w:right w:val="nil"/>
            </w:tcBorders>
            <w:shd w:val="clear" w:color="auto" w:fill="FFFFFF"/>
          </w:tcPr>
          <w:p ns2:paraId="14083C80"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61.0</w:t>
            </w:r>
          </w:p>
        </w:tc>
      </w:tr>
      <w:tr w:rsidR="000F28BB" w:rsidRPr="007221FF" ns2:paraId="39082F70" ns2:textId="77777777" w:rsidTr="00B3093D">
        <w:trPr>
          <w:gridAfter w:val="1"/>
          <w:wAfter w:w="20" w:type="dxa"/>
          <w:cantSplit/>
          <w:jc w:val="center"/>
        </w:trPr>
        <w:tc>
          <w:tcPr>
            <w:tcW w:w="2293" w:type="dxa"/>
            <w:tcBorders>
              <w:top w:val="nil"/>
              <w:left w:val="nil"/>
              <w:bottom w:val="nil"/>
              <w:right w:val="nil"/>
            </w:tcBorders>
            <w:shd w:val="clear" w:color="auto" w:fill="FFFFFF"/>
          </w:tcPr>
          <w:p ns2:paraId="47235CA2" ns2:textId="77777777" w:rsidR="000F28BB" w:rsidRPr="007221FF" w:rsidRDefault="000F28BB" w:rsidP="00B3093D">
            <w:pPr>
              <w:autoSpaceDE w:val="0"/>
              <w:autoSpaceDN w:val="0"/>
              <w:adjustRightInd w:val="0"/>
              <w:spacing w:before="0"/>
              <w:rPr>
                <w:color w:val="000000"/>
                <w:sz w:val="20"/>
                <w:szCs w:val="20"/>
              </w:rPr>
            </w:pPr>
            <w:r w:rsidRPr="007221FF">
              <w:rPr>
                <w:color w:val="000000"/>
                <w:sz w:val="20"/>
                <w:szCs w:val="20"/>
              </w:rPr>
              <w:t xml:space="preserve">  Range</w:t>
            </w:r>
          </w:p>
        </w:tc>
        <w:tc>
          <w:tcPr>
            <w:tcW w:w="813" w:type="dxa"/>
            <w:tcBorders>
              <w:top w:val="nil"/>
              <w:left w:val="nil"/>
              <w:bottom w:val="nil"/>
              <w:right w:val="nil"/>
            </w:tcBorders>
            <w:shd w:val="clear" w:color="auto" w:fill="FFFFFF"/>
          </w:tcPr>
          <w:p ns2:paraId="32A59B01"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35 to 67</w:t>
            </w:r>
          </w:p>
        </w:tc>
        <w:tc>
          <w:tcPr>
            <w:tcW w:w="813" w:type="dxa"/>
            <w:tcBorders>
              <w:top w:val="nil"/>
              <w:left w:val="nil"/>
              <w:bottom w:val="nil"/>
              <w:right w:val="nil"/>
            </w:tcBorders>
            <w:shd w:val="clear" w:color="auto" w:fill="FFFFFF"/>
          </w:tcPr>
          <w:p ns2:paraId="16383B46"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31 to 73</w:t>
            </w:r>
          </w:p>
        </w:tc>
        <w:tc>
          <w:tcPr>
            <w:tcW w:w="813" w:type="dxa"/>
            <w:tcBorders>
              <w:top w:val="nil"/>
              <w:left w:val="nil"/>
              <w:bottom w:val="nil"/>
              <w:right w:val="nil"/>
            </w:tcBorders>
            <w:shd w:val="clear" w:color="auto" w:fill="FFFFFF"/>
          </w:tcPr>
          <w:p ns2:paraId="0646B1F8"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29 to 74</w:t>
            </w:r>
          </w:p>
        </w:tc>
        <w:tc>
          <w:tcPr>
            <w:tcW w:w="813" w:type="dxa"/>
            <w:tcBorders>
              <w:top w:val="nil"/>
              <w:left w:val="nil"/>
              <w:bottom w:val="nil"/>
              <w:right w:val="nil"/>
            </w:tcBorders>
            <w:shd w:val="clear" w:color="auto" w:fill="FFFFFF"/>
          </w:tcPr>
          <w:p ns2:paraId="612619C9"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44 to 74</w:t>
            </w:r>
          </w:p>
        </w:tc>
        <w:tc>
          <w:tcPr>
            <w:tcW w:w="813" w:type="dxa"/>
            <w:tcBorders>
              <w:top w:val="nil"/>
              <w:left w:val="nil"/>
              <w:bottom w:val="nil"/>
              <w:right w:val="nil"/>
            </w:tcBorders>
            <w:shd w:val="clear" w:color="auto" w:fill="FFFFFF"/>
          </w:tcPr>
          <w:p ns2:paraId="0DB811AF"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49 to 74</w:t>
            </w:r>
          </w:p>
        </w:tc>
        <w:tc>
          <w:tcPr>
            <w:tcW w:w="852" w:type="dxa"/>
            <w:tcBorders>
              <w:top w:val="nil"/>
              <w:left w:val="nil"/>
              <w:bottom w:val="nil"/>
              <w:right w:val="nil"/>
            </w:tcBorders>
            <w:shd w:val="clear" w:color="auto" w:fill="FFFFFF"/>
          </w:tcPr>
          <w:p ns2:paraId="698B1BFF"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42 to 74</w:t>
            </w:r>
          </w:p>
        </w:tc>
        <w:tc>
          <w:tcPr>
            <w:tcW w:w="852" w:type="dxa"/>
            <w:tcBorders>
              <w:top w:val="nil"/>
              <w:left w:val="nil"/>
              <w:bottom w:val="nil"/>
              <w:right w:val="nil"/>
            </w:tcBorders>
            <w:shd w:val="clear" w:color="auto" w:fill="FFFFFF"/>
          </w:tcPr>
          <w:p ns2:paraId="18BDF309"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41 to 80</w:t>
            </w:r>
          </w:p>
        </w:tc>
        <w:tc>
          <w:tcPr>
            <w:tcW w:w="813" w:type="dxa"/>
            <w:tcBorders>
              <w:top w:val="nil"/>
              <w:left w:val="nil"/>
              <w:bottom w:val="nil"/>
              <w:right w:val="nil"/>
            </w:tcBorders>
            <w:shd w:val="clear" w:color="auto" w:fill="FFFFFF"/>
          </w:tcPr>
          <w:p ns2:paraId="4A215B3D"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24 to 76</w:t>
            </w:r>
          </w:p>
        </w:tc>
        <w:tc>
          <w:tcPr>
            <w:tcW w:w="813" w:type="dxa"/>
            <w:tcBorders>
              <w:top w:val="nil"/>
              <w:left w:val="nil"/>
              <w:bottom w:val="nil"/>
              <w:right w:val="nil"/>
            </w:tcBorders>
            <w:shd w:val="clear" w:color="auto" w:fill="FFFFFF"/>
          </w:tcPr>
          <w:p ns2:paraId="7CB60B1F"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36 to 77</w:t>
            </w:r>
          </w:p>
        </w:tc>
        <w:tc>
          <w:tcPr>
            <w:tcW w:w="813" w:type="dxa"/>
            <w:tcBorders>
              <w:top w:val="nil"/>
              <w:left w:val="nil"/>
              <w:bottom w:val="nil"/>
              <w:right w:val="nil"/>
            </w:tcBorders>
            <w:shd w:val="clear" w:color="auto" w:fill="FFFFFF"/>
          </w:tcPr>
          <w:p ns2:paraId="6ED5ADE7"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34 to 66</w:t>
            </w:r>
          </w:p>
        </w:tc>
        <w:tc>
          <w:tcPr>
            <w:tcW w:w="813" w:type="dxa"/>
            <w:tcBorders>
              <w:top w:val="nil"/>
              <w:left w:val="nil"/>
              <w:bottom w:val="nil"/>
              <w:right w:val="nil"/>
            </w:tcBorders>
            <w:shd w:val="clear" w:color="auto" w:fill="FFFFFF"/>
          </w:tcPr>
          <w:p ns2:paraId="167D6AAF"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32 to 76</w:t>
            </w:r>
          </w:p>
        </w:tc>
        <w:tc>
          <w:tcPr>
            <w:tcW w:w="813" w:type="dxa"/>
            <w:tcBorders>
              <w:top w:val="nil"/>
              <w:left w:val="nil"/>
              <w:bottom w:val="nil"/>
              <w:right w:val="nil"/>
            </w:tcBorders>
            <w:shd w:val="clear" w:color="auto" w:fill="FFFFFF"/>
          </w:tcPr>
          <w:p ns2:paraId="6472877A"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40 to 73</w:t>
            </w:r>
          </w:p>
        </w:tc>
        <w:tc>
          <w:tcPr>
            <w:tcW w:w="813" w:type="dxa"/>
            <w:tcBorders>
              <w:top w:val="nil"/>
              <w:left w:val="nil"/>
              <w:bottom w:val="nil"/>
              <w:right w:val="nil"/>
            </w:tcBorders>
            <w:shd w:val="clear" w:color="auto" w:fill="FFFFFF"/>
          </w:tcPr>
          <w:p ns2:paraId="18C42D3D"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40 to 76</w:t>
            </w:r>
          </w:p>
        </w:tc>
      </w:tr>
      <w:tr w:rsidR="000F28BB" w:rsidRPr="007221FF" ns2:paraId="3D61759B" ns2:textId="77777777" w:rsidTr="00B3093D">
        <w:trPr>
          <w:gridAfter w:val="1"/>
          <w:wAfter w:w="20" w:type="dxa"/>
          <w:cantSplit/>
          <w:jc w:val="center"/>
        </w:trPr>
        <w:tc>
          <w:tcPr>
            <w:tcW w:w="12940" w:type="dxa"/>
            <w:gridSpan w:val="14"/>
            <w:tcBorders>
              <w:top w:val="nil"/>
              <w:left w:val="nil"/>
              <w:bottom w:val="nil"/>
              <w:right w:val="nil"/>
            </w:tcBorders>
            <w:shd w:val="clear" w:color="auto" w:fill="FFFFFF"/>
          </w:tcPr>
          <w:p ns2:paraId="0A10B0F6" ns2:textId="77777777" w:rsidR="000F28BB" w:rsidRPr="007221FF" w:rsidRDefault="000F28BB" w:rsidP="00B3093D">
            <w:pPr>
              <w:autoSpaceDE w:val="0"/>
              <w:autoSpaceDN w:val="0"/>
              <w:adjustRightInd w:val="0"/>
              <w:spacing w:before="0"/>
              <w:jc w:val="center"/>
              <w:rPr>
                <w:color w:val="000000"/>
                <w:sz w:val="12"/>
                <w:szCs w:val="12"/>
              </w:rPr>
            </w:pPr>
            <w:r w:rsidRPr="007221FF">
              <w:rPr>
                <w:color w:val="000000"/>
                <w:sz w:val="12"/>
                <w:szCs w:val="12"/>
              </w:rPr>
              <w:t> </w:t>
            </w:r>
          </w:p>
        </w:tc>
      </w:tr>
      <w:tr w:rsidR="000F28BB" w:rsidRPr="007221FF" ns2:paraId="2FAD8F82" ns2:textId="77777777" w:rsidTr="00B3093D">
        <w:trPr>
          <w:gridAfter w:val="1"/>
          <w:wAfter w:w="20" w:type="dxa"/>
          <w:cantSplit/>
          <w:jc w:val="center"/>
        </w:trPr>
        <w:tc>
          <w:tcPr>
            <w:tcW w:w="2293" w:type="dxa"/>
            <w:tcBorders>
              <w:top w:val="nil"/>
              <w:left w:val="nil"/>
              <w:bottom w:val="nil"/>
              <w:right w:val="nil"/>
            </w:tcBorders>
            <w:shd w:val="clear" w:color="auto" w:fill="FFFFFF"/>
          </w:tcPr>
          <w:p ns2:paraId="5EE9838A" ns2:textId="2570352E" w:rsidR="000F28BB" w:rsidRPr="007221FF" w:rsidRDefault="000F28BB" w:rsidP="00B3093D">
            <w:pPr>
              <w:autoSpaceDE w:val="0"/>
              <w:autoSpaceDN w:val="0"/>
              <w:adjustRightInd w:val="0"/>
              <w:spacing w:before="0"/>
              <w:rPr>
                <w:color w:val="000000"/>
                <w:sz w:val="20"/>
                <w:szCs w:val="20"/>
              </w:rPr>
            </w:pPr>
            <w:r w:rsidRPr="007221FF">
              <w:rPr>
                <w:color w:val="000000"/>
                <w:sz w:val="20"/>
                <w:szCs w:val="20"/>
              </w:rPr>
              <w:t>Race</w:t>
            </w:r>
            <w:r w:rsidR="00EA5034" w:rsidRPr="007221FF">
              <w:rPr>
                <w:color w:val="000000"/>
                <w:sz w:val="20"/>
                <w:szCs w:val="20"/>
              </w:rPr>
              <w:t>, n (%)</w:t>
            </w:r>
          </w:p>
        </w:tc>
        <w:tc>
          <w:tcPr>
            <w:tcW w:w="813" w:type="dxa"/>
            <w:tcBorders>
              <w:top w:val="nil"/>
              <w:left w:val="nil"/>
              <w:bottom w:val="nil"/>
              <w:right w:val="nil"/>
            </w:tcBorders>
            <w:shd w:val="clear" w:color="auto" w:fill="FFFFFF"/>
          </w:tcPr>
          <w:p ns2:paraId="3F6822DE"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190E8168"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5C8735B1"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4A23A902"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5517862B" ns2:textId="77777777" w:rsidR="000F28BB" w:rsidRPr="007221FF" w:rsidRDefault="000F28BB" w:rsidP="00B3093D">
            <w:pPr>
              <w:autoSpaceDE w:val="0"/>
              <w:autoSpaceDN w:val="0"/>
              <w:adjustRightInd w:val="0"/>
              <w:spacing w:before="0"/>
              <w:jc w:val="center"/>
              <w:rPr>
                <w:color w:val="000000"/>
                <w:sz w:val="20"/>
                <w:szCs w:val="20"/>
              </w:rPr>
            </w:pPr>
          </w:p>
        </w:tc>
        <w:tc>
          <w:tcPr>
            <w:tcW w:w="852" w:type="dxa"/>
            <w:tcBorders>
              <w:top w:val="nil"/>
              <w:left w:val="nil"/>
              <w:bottom w:val="nil"/>
              <w:right w:val="nil"/>
            </w:tcBorders>
            <w:shd w:val="clear" w:color="auto" w:fill="FFFFFF"/>
          </w:tcPr>
          <w:p ns2:paraId="028314AA" ns2:textId="77777777" w:rsidR="000F28BB" w:rsidRPr="007221FF" w:rsidRDefault="000F28BB" w:rsidP="00B3093D">
            <w:pPr>
              <w:autoSpaceDE w:val="0"/>
              <w:autoSpaceDN w:val="0"/>
              <w:adjustRightInd w:val="0"/>
              <w:spacing w:before="0"/>
              <w:jc w:val="center"/>
              <w:rPr>
                <w:color w:val="000000"/>
                <w:sz w:val="20"/>
                <w:szCs w:val="20"/>
              </w:rPr>
            </w:pPr>
          </w:p>
        </w:tc>
        <w:tc>
          <w:tcPr>
            <w:tcW w:w="852" w:type="dxa"/>
            <w:tcBorders>
              <w:top w:val="nil"/>
              <w:left w:val="nil"/>
              <w:bottom w:val="nil"/>
              <w:right w:val="nil"/>
            </w:tcBorders>
            <w:shd w:val="clear" w:color="auto" w:fill="FFFFFF"/>
          </w:tcPr>
          <w:p ns2:paraId="79BC6697"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4BB8AED6"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07181B97"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42E72D26"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39BBD49C"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75D83B49"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03675ED4" ns2:textId="77777777" w:rsidR="000F28BB" w:rsidRPr="007221FF" w:rsidRDefault="000F28BB" w:rsidP="00B3093D">
            <w:pPr>
              <w:autoSpaceDE w:val="0"/>
              <w:autoSpaceDN w:val="0"/>
              <w:adjustRightInd w:val="0"/>
              <w:spacing w:before="0"/>
              <w:jc w:val="center"/>
              <w:rPr>
                <w:color w:val="000000"/>
                <w:sz w:val="20"/>
                <w:szCs w:val="20"/>
              </w:rPr>
            </w:pPr>
          </w:p>
        </w:tc>
      </w:tr>
      <w:tr w:rsidR="000F28BB" w:rsidRPr="007221FF" ns2:paraId="1B76615A" ns2:textId="77777777" w:rsidTr="00B3093D">
        <w:trPr>
          <w:gridAfter w:val="1"/>
          <w:wAfter w:w="20" w:type="dxa"/>
          <w:cantSplit/>
          <w:jc w:val="center"/>
        </w:trPr>
        <w:tc>
          <w:tcPr>
            <w:tcW w:w="2293" w:type="dxa"/>
            <w:tcBorders>
              <w:top w:val="nil"/>
              <w:left w:val="nil"/>
              <w:bottom w:val="nil"/>
              <w:right w:val="nil"/>
            </w:tcBorders>
            <w:shd w:val="clear" w:color="auto" w:fill="FFFFFF"/>
          </w:tcPr>
          <w:p ns2:paraId="30673350" ns2:textId="77777777" w:rsidR="000F28BB" w:rsidRPr="007221FF" w:rsidRDefault="000F28BB" w:rsidP="00B3093D">
            <w:pPr>
              <w:autoSpaceDE w:val="0"/>
              <w:autoSpaceDN w:val="0"/>
              <w:adjustRightInd w:val="0"/>
              <w:spacing w:before="0"/>
              <w:rPr>
                <w:color w:val="000000"/>
                <w:sz w:val="20"/>
                <w:szCs w:val="20"/>
              </w:rPr>
            </w:pPr>
            <w:r w:rsidRPr="007221FF">
              <w:rPr>
                <w:color w:val="000000"/>
                <w:sz w:val="20"/>
                <w:szCs w:val="20"/>
              </w:rPr>
              <w:t xml:space="preserve">  Asian</w:t>
            </w:r>
          </w:p>
        </w:tc>
        <w:tc>
          <w:tcPr>
            <w:tcW w:w="813" w:type="dxa"/>
            <w:tcBorders>
              <w:top w:val="nil"/>
              <w:left w:val="nil"/>
              <w:bottom w:val="nil"/>
              <w:right w:val="nil"/>
            </w:tcBorders>
            <w:shd w:val="clear" w:color="auto" w:fill="FFFFFF"/>
          </w:tcPr>
          <w:p ns2:paraId="022849AD"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23 (100)</w:t>
            </w:r>
          </w:p>
        </w:tc>
        <w:tc>
          <w:tcPr>
            <w:tcW w:w="813" w:type="dxa"/>
            <w:tcBorders>
              <w:top w:val="nil"/>
              <w:left w:val="nil"/>
              <w:bottom w:val="nil"/>
              <w:right w:val="nil"/>
            </w:tcBorders>
            <w:shd w:val="clear" w:color="auto" w:fill="FFFFFF"/>
          </w:tcPr>
          <w:p ns2:paraId="5E9F1B82"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36 (100)</w:t>
            </w:r>
          </w:p>
        </w:tc>
        <w:tc>
          <w:tcPr>
            <w:tcW w:w="813" w:type="dxa"/>
            <w:tcBorders>
              <w:top w:val="nil"/>
              <w:left w:val="nil"/>
              <w:bottom w:val="nil"/>
              <w:right w:val="nil"/>
            </w:tcBorders>
            <w:shd w:val="clear" w:color="auto" w:fill="FFFFFF"/>
          </w:tcPr>
          <w:p ns2:paraId="18EF23C5"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32 (80.0)</w:t>
            </w:r>
          </w:p>
        </w:tc>
        <w:tc>
          <w:tcPr>
            <w:tcW w:w="813" w:type="dxa"/>
            <w:tcBorders>
              <w:top w:val="nil"/>
              <w:left w:val="nil"/>
              <w:bottom w:val="nil"/>
              <w:right w:val="nil"/>
            </w:tcBorders>
            <w:shd w:val="clear" w:color="auto" w:fill="FFFFFF"/>
          </w:tcPr>
          <w:p ns2:paraId="293C095F"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20 (90.9)</w:t>
            </w:r>
          </w:p>
        </w:tc>
        <w:tc>
          <w:tcPr>
            <w:tcW w:w="813" w:type="dxa"/>
            <w:tcBorders>
              <w:top w:val="nil"/>
              <w:left w:val="nil"/>
              <w:bottom w:val="nil"/>
              <w:right w:val="nil"/>
            </w:tcBorders>
            <w:shd w:val="clear" w:color="auto" w:fill="FFFFFF"/>
          </w:tcPr>
          <w:p ns2:paraId="7F403BF4"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20 (95.2)</w:t>
            </w:r>
          </w:p>
        </w:tc>
        <w:tc>
          <w:tcPr>
            <w:tcW w:w="852" w:type="dxa"/>
            <w:tcBorders>
              <w:top w:val="nil"/>
              <w:left w:val="nil"/>
              <w:bottom w:val="nil"/>
              <w:right w:val="nil"/>
            </w:tcBorders>
            <w:shd w:val="clear" w:color="auto" w:fill="FFFFFF"/>
          </w:tcPr>
          <w:p ns2:paraId="5E48F38E"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38 (95.0)</w:t>
            </w:r>
          </w:p>
        </w:tc>
        <w:tc>
          <w:tcPr>
            <w:tcW w:w="852" w:type="dxa"/>
            <w:tcBorders>
              <w:top w:val="nil"/>
              <w:left w:val="nil"/>
              <w:bottom w:val="nil"/>
              <w:right w:val="nil"/>
            </w:tcBorders>
            <w:shd w:val="clear" w:color="auto" w:fill="FFFFFF"/>
          </w:tcPr>
          <w:p ns2:paraId="2FB4686D"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42 (100)</w:t>
            </w:r>
          </w:p>
        </w:tc>
        <w:tc>
          <w:tcPr>
            <w:tcW w:w="813" w:type="dxa"/>
            <w:tcBorders>
              <w:top w:val="nil"/>
              <w:left w:val="nil"/>
              <w:bottom w:val="nil"/>
              <w:right w:val="nil"/>
            </w:tcBorders>
            <w:shd w:val="clear" w:color="auto" w:fill="FFFFFF"/>
          </w:tcPr>
          <w:p ns2:paraId="3716EF45"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42 (79.2)</w:t>
            </w:r>
          </w:p>
        </w:tc>
        <w:tc>
          <w:tcPr>
            <w:tcW w:w="813" w:type="dxa"/>
            <w:tcBorders>
              <w:top w:val="nil"/>
              <w:left w:val="nil"/>
              <w:bottom w:val="nil"/>
              <w:right w:val="nil"/>
            </w:tcBorders>
            <w:shd w:val="clear" w:color="auto" w:fill="FFFFFF"/>
          </w:tcPr>
          <w:p ns2:paraId="05E60376"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40 (100)</w:t>
            </w:r>
          </w:p>
        </w:tc>
        <w:tc>
          <w:tcPr>
            <w:tcW w:w="813" w:type="dxa"/>
            <w:tcBorders>
              <w:top w:val="nil"/>
              <w:left w:val="nil"/>
              <w:bottom w:val="nil"/>
              <w:right w:val="nil"/>
            </w:tcBorders>
            <w:shd w:val="clear" w:color="auto" w:fill="FFFFFF"/>
          </w:tcPr>
          <w:p ns2:paraId="641F6DBA"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41 (100)</w:t>
            </w:r>
          </w:p>
        </w:tc>
        <w:tc>
          <w:tcPr>
            <w:tcW w:w="813" w:type="dxa"/>
            <w:tcBorders>
              <w:top w:val="nil"/>
              <w:left w:val="nil"/>
              <w:bottom w:val="nil"/>
              <w:right w:val="nil"/>
            </w:tcBorders>
            <w:shd w:val="clear" w:color="auto" w:fill="FFFFFF"/>
          </w:tcPr>
          <w:p ns2:paraId="24C16AB0"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25 (100)</w:t>
            </w:r>
          </w:p>
        </w:tc>
        <w:tc>
          <w:tcPr>
            <w:tcW w:w="813" w:type="dxa"/>
            <w:tcBorders>
              <w:top w:val="nil"/>
              <w:left w:val="nil"/>
              <w:bottom w:val="nil"/>
              <w:right w:val="nil"/>
            </w:tcBorders>
            <w:shd w:val="clear" w:color="auto" w:fill="FFFFFF"/>
          </w:tcPr>
          <w:p ns2:paraId="2B26ADEB"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41 (93.2)</w:t>
            </w:r>
          </w:p>
        </w:tc>
        <w:tc>
          <w:tcPr>
            <w:tcW w:w="813" w:type="dxa"/>
            <w:tcBorders>
              <w:top w:val="nil"/>
              <w:left w:val="nil"/>
              <w:bottom w:val="nil"/>
              <w:right w:val="nil"/>
            </w:tcBorders>
            <w:shd w:val="clear" w:color="auto" w:fill="FFFFFF"/>
          </w:tcPr>
          <w:p ns2:paraId="05EACAE5"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47 (100)</w:t>
            </w:r>
          </w:p>
        </w:tc>
      </w:tr>
      <w:tr w:rsidR="000F28BB" w:rsidRPr="007221FF" ns2:paraId="72ADA1F2" ns2:textId="77777777" w:rsidTr="00B3093D">
        <w:trPr>
          <w:gridAfter w:val="1"/>
          <w:wAfter w:w="20" w:type="dxa"/>
          <w:cantSplit/>
          <w:jc w:val="center"/>
        </w:trPr>
        <w:tc>
          <w:tcPr>
            <w:tcW w:w="2293" w:type="dxa"/>
            <w:tcBorders>
              <w:top w:val="nil"/>
              <w:left w:val="nil"/>
              <w:bottom w:val="nil"/>
              <w:right w:val="nil"/>
            </w:tcBorders>
            <w:shd w:val="clear" w:color="auto" w:fill="FFFFFF"/>
          </w:tcPr>
          <w:p ns2:paraId="278168FA" ns2:textId="77777777" w:rsidR="000F28BB" w:rsidRPr="007221FF" w:rsidRDefault="000F28BB" w:rsidP="00B3093D">
            <w:pPr>
              <w:autoSpaceDE w:val="0"/>
              <w:autoSpaceDN w:val="0"/>
              <w:adjustRightInd w:val="0"/>
              <w:spacing w:before="0"/>
              <w:rPr>
                <w:color w:val="000000"/>
                <w:sz w:val="20"/>
                <w:szCs w:val="20"/>
              </w:rPr>
            </w:pPr>
            <w:r w:rsidRPr="007221FF">
              <w:rPr>
                <w:color w:val="000000"/>
                <w:sz w:val="20"/>
                <w:szCs w:val="20"/>
              </w:rPr>
              <w:t xml:space="preserve">  Black or African American</w:t>
            </w:r>
          </w:p>
        </w:tc>
        <w:tc>
          <w:tcPr>
            <w:tcW w:w="813" w:type="dxa"/>
            <w:tcBorders>
              <w:top w:val="nil"/>
              <w:left w:val="nil"/>
              <w:bottom w:val="nil"/>
              <w:right w:val="nil"/>
            </w:tcBorders>
            <w:shd w:val="clear" w:color="auto" w:fill="FFFFFF"/>
          </w:tcPr>
          <w:p ns2:paraId="2AA509E6"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0</w:t>
            </w:r>
          </w:p>
        </w:tc>
        <w:tc>
          <w:tcPr>
            <w:tcW w:w="813" w:type="dxa"/>
            <w:tcBorders>
              <w:top w:val="nil"/>
              <w:left w:val="nil"/>
              <w:bottom w:val="nil"/>
              <w:right w:val="nil"/>
            </w:tcBorders>
            <w:shd w:val="clear" w:color="auto" w:fill="FFFFFF"/>
          </w:tcPr>
          <w:p ns2:paraId="1879968C"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0</w:t>
            </w:r>
          </w:p>
        </w:tc>
        <w:tc>
          <w:tcPr>
            <w:tcW w:w="813" w:type="dxa"/>
            <w:tcBorders>
              <w:top w:val="nil"/>
              <w:left w:val="nil"/>
              <w:bottom w:val="nil"/>
              <w:right w:val="nil"/>
            </w:tcBorders>
            <w:shd w:val="clear" w:color="auto" w:fill="FFFFFF"/>
          </w:tcPr>
          <w:p ns2:paraId="0B91321C"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1 (2.5)</w:t>
            </w:r>
          </w:p>
        </w:tc>
        <w:tc>
          <w:tcPr>
            <w:tcW w:w="813" w:type="dxa"/>
            <w:tcBorders>
              <w:top w:val="nil"/>
              <w:left w:val="nil"/>
              <w:bottom w:val="nil"/>
              <w:right w:val="nil"/>
            </w:tcBorders>
            <w:shd w:val="clear" w:color="auto" w:fill="FFFFFF"/>
          </w:tcPr>
          <w:p ns2:paraId="5C3C06F4"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1 (4.5)</w:t>
            </w:r>
          </w:p>
        </w:tc>
        <w:tc>
          <w:tcPr>
            <w:tcW w:w="813" w:type="dxa"/>
            <w:tcBorders>
              <w:top w:val="nil"/>
              <w:left w:val="nil"/>
              <w:bottom w:val="nil"/>
              <w:right w:val="nil"/>
            </w:tcBorders>
            <w:shd w:val="clear" w:color="auto" w:fill="FFFFFF"/>
          </w:tcPr>
          <w:p ns2:paraId="05E3B3FB"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0</w:t>
            </w:r>
          </w:p>
        </w:tc>
        <w:tc>
          <w:tcPr>
            <w:tcW w:w="852" w:type="dxa"/>
            <w:tcBorders>
              <w:top w:val="nil"/>
              <w:left w:val="nil"/>
              <w:bottom w:val="nil"/>
              <w:right w:val="nil"/>
            </w:tcBorders>
            <w:shd w:val="clear" w:color="auto" w:fill="FFFFFF"/>
          </w:tcPr>
          <w:p ns2:paraId="0B7C68E5"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0</w:t>
            </w:r>
          </w:p>
        </w:tc>
        <w:tc>
          <w:tcPr>
            <w:tcW w:w="852" w:type="dxa"/>
            <w:tcBorders>
              <w:top w:val="nil"/>
              <w:left w:val="nil"/>
              <w:bottom w:val="nil"/>
              <w:right w:val="nil"/>
            </w:tcBorders>
            <w:shd w:val="clear" w:color="auto" w:fill="FFFFFF"/>
          </w:tcPr>
          <w:p ns2:paraId="3ED0E252"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0</w:t>
            </w:r>
          </w:p>
        </w:tc>
        <w:tc>
          <w:tcPr>
            <w:tcW w:w="813" w:type="dxa"/>
            <w:tcBorders>
              <w:top w:val="nil"/>
              <w:left w:val="nil"/>
              <w:bottom w:val="nil"/>
              <w:right w:val="nil"/>
            </w:tcBorders>
            <w:shd w:val="clear" w:color="auto" w:fill="FFFFFF"/>
          </w:tcPr>
          <w:p ns2:paraId="6E87486A"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0</w:t>
            </w:r>
          </w:p>
        </w:tc>
        <w:tc>
          <w:tcPr>
            <w:tcW w:w="813" w:type="dxa"/>
            <w:tcBorders>
              <w:top w:val="nil"/>
              <w:left w:val="nil"/>
              <w:bottom w:val="nil"/>
              <w:right w:val="nil"/>
            </w:tcBorders>
            <w:shd w:val="clear" w:color="auto" w:fill="FFFFFF"/>
          </w:tcPr>
          <w:p ns2:paraId="56F20889"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0</w:t>
            </w:r>
          </w:p>
        </w:tc>
        <w:tc>
          <w:tcPr>
            <w:tcW w:w="813" w:type="dxa"/>
            <w:tcBorders>
              <w:top w:val="nil"/>
              <w:left w:val="nil"/>
              <w:bottom w:val="nil"/>
              <w:right w:val="nil"/>
            </w:tcBorders>
            <w:shd w:val="clear" w:color="auto" w:fill="FFFFFF"/>
          </w:tcPr>
          <w:p ns2:paraId="1E3E5DB1"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0</w:t>
            </w:r>
          </w:p>
        </w:tc>
        <w:tc>
          <w:tcPr>
            <w:tcW w:w="813" w:type="dxa"/>
            <w:tcBorders>
              <w:top w:val="nil"/>
              <w:left w:val="nil"/>
              <w:bottom w:val="nil"/>
              <w:right w:val="nil"/>
            </w:tcBorders>
            <w:shd w:val="clear" w:color="auto" w:fill="FFFFFF"/>
          </w:tcPr>
          <w:p ns2:paraId="599D14AF"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0</w:t>
            </w:r>
          </w:p>
        </w:tc>
        <w:tc>
          <w:tcPr>
            <w:tcW w:w="813" w:type="dxa"/>
            <w:tcBorders>
              <w:top w:val="nil"/>
              <w:left w:val="nil"/>
              <w:bottom w:val="nil"/>
              <w:right w:val="nil"/>
            </w:tcBorders>
            <w:shd w:val="clear" w:color="auto" w:fill="FFFFFF"/>
          </w:tcPr>
          <w:p ns2:paraId="7A2F5F0D"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0</w:t>
            </w:r>
          </w:p>
        </w:tc>
        <w:tc>
          <w:tcPr>
            <w:tcW w:w="813" w:type="dxa"/>
            <w:tcBorders>
              <w:top w:val="nil"/>
              <w:left w:val="nil"/>
              <w:bottom w:val="nil"/>
              <w:right w:val="nil"/>
            </w:tcBorders>
            <w:shd w:val="clear" w:color="auto" w:fill="FFFFFF"/>
          </w:tcPr>
          <w:p ns2:paraId="065E81FE"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0</w:t>
            </w:r>
          </w:p>
        </w:tc>
      </w:tr>
      <w:tr w:rsidR="000F28BB" w:rsidRPr="007221FF" ns2:paraId="22E8D2ED" ns2:textId="77777777" w:rsidTr="00B3093D">
        <w:trPr>
          <w:gridAfter w:val="1"/>
          <w:wAfter w:w="20" w:type="dxa"/>
          <w:cantSplit/>
          <w:jc w:val="center"/>
        </w:trPr>
        <w:tc>
          <w:tcPr>
            <w:tcW w:w="2293" w:type="dxa"/>
            <w:tcBorders>
              <w:top w:val="nil"/>
              <w:left w:val="nil"/>
              <w:right w:val="nil"/>
            </w:tcBorders>
            <w:shd w:val="clear" w:color="auto" w:fill="FFFFFF"/>
          </w:tcPr>
          <w:p ns2:paraId="0A2AB55B" ns2:textId="77777777" w:rsidR="000F28BB" w:rsidRPr="007221FF" w:rsidRDefault="000F28BB" w:rsidP="00B3093D">
            <w:pPr>
              <w:autoSpaceDE w:val="0"/>
              <w:autoSpaceDN w:val="0"/>
              <w:adjustRightInd w:val="0"/>
              <w:spacing w:before="0"/>
              <w:rPr>
                <w:color w:val="000000"/>
                <w:sz w:val="20"/>
                <w:szCs w:val="20"/>
              </w:rPr>
            </w:pPr>
            <w:r w:rsidRPr="007221FF">
              <w:rPr>
                <w:color w:val="000000"/>
                <w:sz w:val="20"/>
                <w:szCs w:val="20"/>
              </w:rPr>
              <w:t xml:space="preserve">  White</w:t>
            </w:r>
          </w:p>
        </w:tc>
        <w:tc>
          <w:tcPr>
            <w:tcW w:w="813" w:type="dxa"/>
            <w:tcBorders>
              <w:top w:val="nil"/>
              <w:left w:val="nil"/>
              <w:right w:val="nil"/>
            </w:tcBorders>
            <w:shd w:val="clear" w:color="auto" w:fill="FFFFFF"/>
          </w:tcPr>
          <w:p ns2:paraId="237C2207"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0</w:t>
            </w:r>
          </w:p>
        </w:tc>
        <w:tc>
          <w:tcPr>
            <w:tcW w:w="813" w:type="dxa"/>
            <w:tcBorders>
              <w:top w:val="nil"/>
              <w:left w:val="nil"/>
              <w:right w:val="nil"/>
            </w:tcBorders>
            <w:shd w:val="clear" w:color="auto" w:fill="FFFFFF"/>
          </w:tcPr>
          <w:p ns2:paraId="6C322255"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0</w:t>
            </w:r>
          </w:p>
        </w:tc>
        <w:tc>
          <w:tcPr>
            <w:tcW w:w="813" w:type="dxa"/>
            <w:tcBorders>
              <w:top w:val="nil"/>
              <w:left w:val="nil"/>
              <w:right w:val="nil"/>
            </w:tcBorders>
            <w:shd w:val="clear" w:color="auto" w:fill="FFFFFF"/>
          </w:tcPr>
          <w:p ns2:paraId="5A5C1522"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7 (17.5)</w:t>
            </w:r>
          </w:p>
        </w:tc>
        <w:tc>
          <w:tcPr>
            <w:tcW w:w="813" w:type="dxa"/>
            <w:tcBorders>
              <w:top w:val="nil"/>
              <w:left w:val="nil"/>
              <w:right w:val="nil"/>
            </w:tcBorders>
            <w:shd w:val="clear" w:color="auto" w:fill="FFFFFF"/>
          </w:tcPr>
          <w:p ns2:paraId="19A395BE"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1 (4.5)</w:t>
            </w:r>
          </w:p>
        </w:tc>
        <w:tc>
          <w:tcPr>
            <w:tcW w:w="813" w:type="dxa"/>
            <w:tcBorders>
              <w:top w:val="nil"/>
              <w:left w:val="nil"/>
              <w:right w:val="nil"/>
            </w:tcBorders>
            <w:shd w:val="clear" w:color="auto" w:fill="FFFFFF"/>
          </w:tcPr>
          <w:p ns2:paraId="33B44C14"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1 (4.8)</w:t>
            </w:r>
          </w:p>
        </w:tc>
        <w:tc>
          <w:tcPr>
            <w:tcW w:w="852" w:type="dxa"/>
            <w:tcBorders>
              <w:top w:val="nil"/>
              <w:left w:val="nil"/>
              <w:right w:val="nil"/>
            </w:tcBorders>
            <w:shd w:val="clear" w:color="auto" w:fill="FFFFFF"/>
          </w:tcPr>
          <w:p ns2:paraId="26D75BA2"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2 (5.0)</w:t>
            </w:r>
          </w:p>
        </w:tc>
        <w:tc>
          <w:tcPr>
            <w:tcW w:w="852" w:type="dxa"/>
            <w:tcBorders>
              <w:top w:val="nil"/>
              <w:left w:val="nil"/>
              <w:right w:val="nil"/>
            </w:tcBorders>
            <w:shd w:val="clear" w:color="auto" w:fill="FFFFFF"/>
          </w:tcPr>
          <w:p ns2:paraId="2EE30A74"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0</w:t>
            </w:r>
          </w:p>
        </w:tc>
        <w:tc>
          <w:tcPr>
            <w:tcW w:w="813" w:type="dxa"/>
            <w:tcBorders>
              <w:top w:val="nil"/>
              <w:left w:val="nil"/>
              <w:right w:val="nil"/>
            </w:tcBorders>
            <w:shd w:val="clear" w:color="auto" w:fill="FFFFFF"/>
          </w:tcPr>
          <w:p ns2:paraId="5714CB3F"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9 (17.0)</w:t>
            </w:r>
          </w:p>
        </w:tc>
        <w:tc>
          <w:tcPr>
            <w:tcW w:w="813" w:type="dxa"/>
            <w:tcBorders>
              <w:top w:val="nil"/>
              <w:left w:val="nil"/>
              <w:right w:val="nil"/>
            </w:tcBorders>
            <w:shd w:val="clear" w:color="auto" w:fill="FFFFFF"/>
          </w:tcPr>
          <w:p ns2:paraId="53C61830"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0</w:t>
            </w:r>
          </w:p>
        </w:tc>
        <w:tc>
          <w:tcPr>
            <w:tcW w:w="813" w:type="dxa"/>
            <w:tcBorders>
              <w:top w:val="nil"/>
              <w:left w:val="nil"/>
              <w:right w:val="nil"/>
            </w:tcBorders>
            <w:shd w:val="clear" w:color="auto" w:fill="FFFFFF"/>
          </w:tcPr>
          <w:p ns2:paraId="719ABD48"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0</w:t>
            </w:r>
          </w:p>
        </w:tc>
        <w:tc>
          <w:tcPr>
            <w:tcW w:w="813" w:type="dxa"/>
            <w:tcBorders>
              <w:top w:val="nil"/>
              <w:left w:val="nil"/>
              <w:right w:val="nil"/>
            </w:tcBorders>
            <w:shd w:val="clear" w:color="auto" w:fill="FFFFFF"/>
          </w:tcPr>
          <w:p ns2:paraId="585C56CF"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0</w:t>
            </w:r>
          </w:p>
        </w:tc>
        <w:tc>
          <w:tcPr>
            <w:tcW w:w="813" w:type="dxa"/>
            <w:tcBorders>
              <w:top w:val="nil"/>
              <w:left w:val="nil"/>
              <w:right w:val="nil"/>
            </w:tcBorders>
            <w:shd w:val="clear" w:color="auto" w:fill="FFFFFF"/>
          </w:tcPr>
          <w:p ns2:paraId="697B3384"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 (6.8)</w:t>
            </w:r>
          </w:p>
        </w:tc>
        <w:tc>
          <w:tcPr>
            <w:tcW w:w="813" w:type="dxa"/>
            <w:tcBorders>
              <w:top w:val="nil"/>
              <w:left w:val="nil"/>
              <w:right w:val="nil"/>
            </w:tcBorders>
            <w:shd w:val="clear" w:color="auto" w:fill="FFFFFF"/>
          </w:tcPr>
          <w:p ns2:paraId="36743382"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0</w:t>
            </w:r>
          </w:p>
        </w:tc>
      </w:tr>
      <w:tr w:rsidR="000F28BB" w:rsidRPr="007221FF" ns2:paraId="70FFA3B7" ns2:textId="77777777" w:rsidTr="00B3093D">
        <w:trPr>
          <w:gridAfter w:val="1"/>
          <w:wAfter w:w="20" w:type="dxa"/>
          <w:cantSplit/>
          <w:jc w:val="center"/>
        </w:trPr>
        <w:tc>
          <w:tcPr>
            <w:tcW w:w="12940" w:type="dxa"/>
            <w:gridSpan w:val="14"/>
            <w:tcBorders>
              <w:left w:val="nil"/>
              <w:bottom w:val="nil"/>
              <w:right w:val="nil"/>
            </w:tcBorders>
            <w:shd w:val="clear" w:color="auto" w:fill="FFFFFF"/>
          </w:tcPr>
          <w:p ns2:paraId="77AE33A1" ns2:textId="77777777" w:rsidR="000F28BB" w:rsidRPr="007221FF" w:rsidRDefault="000F28BB" w:rsidP="00B3093D">
            <w:pPr>
              <w:autoSpaceDE w:val="0"/>
              <w:autoSpaceDN w:val="0"/>
              <w:adjustRightInd w:val="0"/>
              <w:spacing w:before="0"/>
              <w:jc w:val="center"/>
              <w:rPr>
                <w:color w:val="000000"/>
                <w:sz w:val="12"/>
                <w:szCs w:val="12"/>
              </w:rPr>
            </w:pPr>
            <w:r w:rsidRPr="007221FF">
              <w:rPr>
                <w:color w:val="000000"/>
                <w:sz w:val="12"/>
                <w:szCs w:val="12"/>
              </w:rPr>
              <w:t> </w:t>
            </w:r>
          </w:p>
        </w:tc>
      </w:tr>
      <w:tr w:rsidR="000F28BB" w:rsidRPr="007221FF" ns2:paraId="2D8F7F8D" ns2:textId="77777777" w:rsidTr="00B3093D">
        <w:trPr>
          <w:gridAfter w:val="1"/>
          <w:wAfter w:w="20" w:type="dxa"/>
          <w:cantSplit/>
          <w:jc w:val="center"/>
        </w:trPr>
        <w:tc>
          <w:tcPr>
            <w:tcW w:w="2293" w:type="dxa"/>
            <w:tcBorders>
              <w:top w:val="nil"/>
              <w:left w:val="nil"/>
              <w:bottom w:val="nil"/>
              <w:right w:val="nil"/>
            </w:tcBorders>
            <w:shd w:val="clear" w:color="auto" w:fill="FFFFFF"/>
          </w:tcPr>
          <w:p ns2:paraId="1A38A9FB" ns2:textId="77777777" w:rsidR="000F28BB" w:rsidRPr="007221FF" w:rsidRDefault="000F28BB" w:rsidP="00B3093D">
            <w:pPr>
              <w:autoSpaceDE w:val="0"/>
              <w:autoSpaceDN w:val="0"/>
              <w:adjustRightInd w:val="0"/>
              <w:spacing w:before="0"/>
              <w:rPr>
                <w:color w:val="000000"/>
                <w:sz w:val="20"/>
                <w:szCs w:val="20"/>
              </w:rPr>
            </w:pPr>
            <w:r w:rsidRPr="007221FF">
              <w:rPr>
                <w:color w:val="000000"/>
                <w:sz w:val="20"/>
                <w:szCs w:val="20"/>
              </w:rPr>
              <w:t>Region</w:t>
            </w:r>
          </w:p>
        </w:tc>
        <w:tc>
          <w:tcPr>
            <w:tcW w:w="813" w:type="dxa"/>
            <w:tcBorders>
              <w:top w:val="nil"/>
              <w:left w:val="nil"/>
              <w:bottom w:val="nil"/>
              <w:right w:val="nil"/>
            </w:tcBorders>
            <w:shd w:val="clear" w:color="auto" w:fill="FFFFFF"/>
          </w:tcPr>
          <w:p ns2:paraId="0ADDB776"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76D3E2F6"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39B6E0F1"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37E054D8"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3423AD66" ns2:textId="77777777" w:rsidR="000F28BB" w:rsidRPr="007221FF" w:rsidRDefault="000F28BB" w:rsidP="00B3093D">
            <w:pPr>
              <w:autoSpaceDE w:val="0"/>
              <w:autoSpaceDN w:val="0"/>
              <w:adjustRightInd w:val="0"/>
              <w:spacing w:before="0"/>
              <w:jc w:val="center"/>
              <w:rPr>
                <w:color w:val="000000"/>
                <w:sz w:val="20"/>
                <w:szCs w:val="20"/>
              </w:rPr>
            </w:pPr>
          </w:p>
        </w:tc>
        <w:tc>
          <w:tcPr>
            <w:tcW w:w="852" w:type="dxa"/>
            <w:tcBorders>
              <w:top w:val="nil"/>
              <w:left w:val="nil"/>
              <w:bottom w:val="nil"/>
              <w:right w:val="nil"/>
            </w:tcBorders>
            <w:shd w:val="clear" w:color="auto" w:fill="FFFFFF"/>
          </w:tcPr>
          <w:p ns2:paraId="57BFEE1B" ns2:textId="77777777" w:rsidR="000F28BB" w:rsidRPr="007221FF" w:rsidRDefault="000F28BB" w:rsidP="00B3093D">
            <w:pPr>
              <w:autoSpaceDE w:val="0"/>
              <w:autoSpaceDN w:val="0"/>
              <w:adjustRightInd w:val="0"/>
              <w:spacing w:before="0"/>
              <w:jc w:val="center"/>
              <w:rPr>
                <w:color w:val="000000"/>
                <w:sz w:val="20"/>
                <w:szCs w:val="20"/>
              </w:rPr>
            </w:pPr>
          </w:p>
        </w:tc>
        <w:tc>
          <w:tcPr>
            <w:tcW w:w="852" w:type="dxa"/>
            <w:tcBorders>
              <w:top w:val="nil"/>
              <w:left w:val="nil"/>
              <w:bottom w:val="nil"/>
              <w:right w:val="nil"/>
            </w:tcBorders>
            <w:shd w:val="clear" w:color="auto" w:fill="FFFFFF"/>
          </w:tcPr>
          <w:p ns2:paraId="791E69A8"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1EC848CC"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049D69D8"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25F22BA2"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5680A71D"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2097E565"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7E480FB5" ns2:textId="77777777" w:rsidR="000F28BB" w:rsidRPr="007221FF" w:rsidRDefault="000F28BB" w:rsidP="00B3093D">
            <w:pPr>
              <w:autoSpaceDE w:val="0"/>
              <w:autoSpaceDN w:val="0"/>
              <w:adjustRightInd w:val="0"/>
              <w:spacing w:before="0"/>
              <w:jc w:val="center"/>
              <w:rPr>
                <w:color w:val="000000"/>
                <w:sz w:val="20"/>
                <w:szCs w:val="20"/>
              </w:rPr>
            </w:pPr>
          </w:p>
        </w:tc>
      </w:tr>
      <w:tr w:rsidR="000F28BB" w:rsidRPr="007221FF" ns2:paraId="585F2BA4" ns2:textId="77777777" w:rsidTr="00B3093D">
        <w:trPr>
          <w:gridAfter w:val="1"/>
          <w:wAfter w:w="20" w:type="dxa"/>
          <w:cantSplit/>
          <w:jc w:val="center"/>
        </w:trPr>
        <w:tc>
          <w:tcPr>
            <w:tcW w:w="2293" w:type="dxa"/>
            <w:tcBorders>
              <w:top w:val="nil"/>
              <w:left w:val="nil"/>
              <w:bottom w:val="nil"/>
              <w:right w:val="nil"/>
            </w:tcBorders>
            <w:shd w:val="clear" w:color="auto" w:fill="FFFFFF"/>
          </w:tcPr>
          <w:p ns2:paraId="751D142B" ns2:textId="77777777" w:rsidR="000F28BB" w:rsidRPr="007221FF" w:rsidRDefault="000F28BB" w:rsidP="00B3093D">
            <w:pPr>
              <w:autoSpaceDE w:val="0"/>
              <w:autoSpaceDN w:val="0"/>
              <w:adjustRightInd w:val="0"/>
              <w:spacing w:before="0"/>
              <w:rPr>
                <w:color w:val="000000"/>
                <w:sz w:val="20"/>
                <w:szCs w:val="20"/>
              </w:rPr>
            </w:pPr>
            <w:r w:rsidRPr="007221FF">
              <w:rPr>
                <w:color w:val="000000"/>
                <w:sz w:val="20"/>
                <w:szCs w:val="20"/>
              </w:rPr>
              <w:t xml:space="preserve">  CHN</w:t>
            </w:r>
          </w:p>
        </w:tc>
        <w:tc>
          <w:tcPr>
            <w:tcW w:w="813" w:type="dxa"/>
            <w:tcBorders>
              <w:top w:val="nil"/>
              <w:left w:val="nil"/>
              <w:bottom w:val="nil"/>
              <w:right w:val="nil"/>
            </w:tcBorders>
            <w:shd w:val="clear" w:color="auto" w:fill="FFFFFF"/>
          </w:tcPr>
          <w:p ns2:paraId="779BAE8D"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23 (100)</w:t>
            </w:r>
          </w:p>
        </w:tc>
        <w:tc>
          <w:tcPr>
            <w:tcW w:w="813" w:type="dxa"/>
            <w:tcBorders>
              <w:top w:val="nil"/>
              <w:left w:val="nil"/>
              <w:bottom w:val="nil"/>
              <w:right w:val="nil"/>
            </w:tcBorders>
            <w:shd w:val="clear" w:color="auto" w:fill="FFFFFF"/>
          </w:tcPr>
          <w:p ns2:paraId="2A845E05"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36 (100)</w:t>
            </w:r>
          </w:p>
        </w:tc>
        <w:tc>
          <w:tcPr>
            <w:tcW w:w="813" w:type="dxa"/>
            <w:tcBorders>
              <w:top w:val="nil"/>
              <w:left w:val="nil"/>
              <w:bottom w:val="nil"/>
              <w:right w:val="nil"/>
            </w:tcBorders>
            <w:shd w:val="clear" w:color="auto" w:fill="FFFFFF"/>
          </w:tcPr>
          <w:p ns2:paraId="3317B6F7"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31 (77.5)</w:t>
            </w:r>
          </w:p>
        </w:tc>
        <w:tc>
          <w:tcPr>
            <w:tcW w:w="813" w:type="dxa"/>
            <w:tcBorders>
              <w:top w:val="nil"/>
              <w:left w:val="nil"/>
              <w:bottom w:val="nil"/>
              <w:right w:val="nil"/>
            </w:tcBorders>
            <w:shd w:val="clear" w:color="auto" w:fill="FFFFFF"/>
          </w:tcPr>
          <w:p ns2:paraId="2FD2F0B5"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20 (90.9)</w:t>
            </w:r>
          </w:p>
        </w:tc>
        <w:tc>
          <w:tcPr>
            <w:tcW w:w="813" w:type="dxa"/>
            <w:tcBorders>
              <w:top w:val="nil"/>
              <w:left w:val="nil"/>
              <w:bottom w:val="nil"/>
              <w:right w:val="nil"/>
            </w:tcBorders>
            <w:shd w:val="clear" w:color="auto" w:fill="FFFFFF"/>
          </w:tcPr>
          <w:p ns2:paraId="4A691476"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20 (95.2)</w:t>
            </w:r>
          </w:p>
        </w:tc>
        <w:tc>
          <w:tcPr>
            <w:tcW w:w="852" w:type="dxa"/>
            <w:tcBorders>
              <w:top w:val="nil"/>
              <w:left w:val="nil"/>
              <w:bottom w:val="nil"/>
              <w:right w:val="nil"/>
            </w:tcBorders>
            <w:shd w:val="clear" w:color="auto" w:fill="FFFFFF"/>
          </w:tcPr>
          <w:p ns2:paraId="3C42E25C"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38 (95.0)</w:t>
            </w:r>
          </w:p>
        </w:tc>
        <w:tc>
          <w:tcPr>
            <w:tcW w:w="852" w:type="dxa"/>
            <w:tcBorders>
              <w:top w:val="nil"/>
              <w:left w:val="nil"/>
              <w:bottom w:val="nil"/>
              <w:right w:val="nil"/>
            </w:tcBorders>
            <w:shd w:val="clear" w:color="auto" w:fill="FFFFFF"/>
          </w:tcPr>
          <w:p ns2:paraId="6CF2C80C"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41 (97.6)</w:t>
            </w:r>
          </w:p>
        </w:tc>
        <w:tc>
          <w:tcPr>
            <w:tcW w:w="813" w:type="dxa"/>
            <w:tcBorders>
              <w:top w:val="nil"/>
              <w:left w:val="nil"/>
              <w:bottom w:val="nil"/>
              <w:right w:val="nil"/>
            </w:tcBorders>
            <w:shd w:val="clear" w:color="auto" w:fill="FFFFFF"/>
          </w:tcPr>
          <w:p ns2:paraId="38F17264"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40 (75.5)</w:t>
            </w:r>
          </w:p>
        </w:tc>
        <w:tc>
          <w:tcPr>
            <w:tcW w:w="813" w:type="dxa"/>
            <w:tcBorders>
              <w:top w:val="nil"/>
              <w:left w:val="nil"/>
              <w:bottom w:val="nil"/>
              <w:right w:val="nil"/>
            </w:tcBorders>
            <w:shd w:val="clear" w:color="auto" w:fill="FFFFFF"/>
          </w:tcPr>
          <w:p ns2:paraId="21BE2DE3"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40 (100)</w:t>
            </w:r>
          </w:p>
        </w:tc>
        <w:tc>
          <w:tcPr>
            <w:tcW w:w="813" w:type="dxa"/>
            <w:tcBorders>
              <w:top w:val="nil"/>
              <w:left w:val="nil"/>
              <w:bottom w:val="nil"/>
              <w:right w:val="nil"/>
            </w:tcBorders>
            <w:shd w:val="clear" w:color="auto" w:fill="FFFFFF"/>
          </w:tcPr>
          <w:p ns2:paraId="17F322DA"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41 (100)</w:t>
            </w:r>
          </w:p>
        </w:tc>
        <w:tc>
          <w:tcPr>
            <w:tcW w:w="813" w:type="dxa"/>
            <w:tcBorders>
              <w:top w:val="nil"/>
              <w:left w:val="nil"/>
              <w:bottom w:val="nil"/>
              <w:right w:val="nil"/>
            </w:tcBorders>
            <w:shd w:val="clear" w:color="auto" w:fill="FFFFFF"/>
          </w:tcPr>
          <w:p ns2:paraId="658CC050"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25 (100)</w:t>
            </w:r>
          </w:p>
        </w:tc>
        <w:tc>
          <w:tcPr>
            <w:tcW w:w="813" w:type="dxa"/>
            <w:tcBorders>
              <w:top w:val="nil"/>
              <w:left w:val="nil"/>
              <w:bottom w:val="nil"/>
              <w:right w:val="nil"/>
            </w:tcBorders>
            <w:shd w:val="clear" w:color="auto" w:fill="FFFFFF"/>
          </w:tcPr>
          <w:p ns2:paraId="63BAA2F7"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41 (93.2)</w:t>
            </w:r>
          </w:p>
        </w:tc>
        <w:tc>
          <w:tcPr>
            <w:tcW w:w="813" w:type="dxa"/>
            <w:tcBorders>
              <w:top w:val="nil"/>
              <w:left w:val="nil"/>
              <w:bottom w:val="nil"/>
              <w:right w:val="nil"/>
            </w:tcBorders>
            <w:shd w:val="clear" w:color="auto" w:fill="FFFFFF"/>
          </w:tcPr>
          <w:p ns2:paraId="0A0AB8C6"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47 (100)</w:t>
            </w:r>
          </w:p>
        </w:tc>
      </w:tr>
      <w:tr w:rsidR="000F28BB" w:rsidRPr="007221FF" ns2:paraId="202166EF" ns2:textId="77777777" w:rsidTr="00B3093D">
        <w:trPr>
          <w:gridAfter w:val="1"/>
          <w:wAfter w:w="20" w:type="dxa"/>
          <w:cantSplit/>
          <w:jc w:val="center"/>
        </w:trPr>
        <w:tc>
          <w:tcPr>
            <w:tcW w:w="2293" w:type="dxa"/>
            <w:tcBorders>
              <w:top w:val="nil"/>
              <w:left w:val="nil"/>
              <w:bottom w:val="nil"/>
              <w:right w:val="nil"/>
            </w:tcBorders>
            <w:shd w:val="clear" w:color="auto" w:fill="FFFFFF"/>
          </w:tcPr>
          <w:p ns2:paraId="561A16C2" ns2:textId="77777777" w:rsidR="000F28BB" w:rsidRPr="007221FF" w:rsidRDefault="000F28BB" w:rsidP="00B3093D">
            <w:pPr>
              <w:autoSpaceDE w:val="0"/>
              <w:autoSpaceDN w:val="0"/>
              <w:adjustRightInd w:val="0"/>
              <w:spacing w:before="0"/>
              <w:rPr>
                <w:color w:val="000000"/>
                <w:sz w:val="20"/>
                <w:szCs w:val="20"/>
              </w:rPr>
            </w:pPr>
            <w:r w:rsidRPr="007221FF">
              <w:rPr>
                <w:color w:val="000000"/>
                <w:sz w:val="20"/>
                <w:szCs w:val="20"/>
              </w:rPr>
              <w:t xml:space="preserve">  USA</w:t>
            </w:r>
          </w:p>
        </w:tc>
        <w:tc>
          <w:tcPr>
            <w:tcW w:w="813" w:type="dxa"/>
            <w:tcBorders>
              <w:top w:val="nil"/>
              <w:left w:val="nil"/>
              <w:bottom w:val="nil"/>
              <w:right w:val="nil"/>
            </w:tcBorders>
            <w:shd w:val="clear" w:color="auto" w:fill="FFFFFF"/>
          </w:tcPr>
          <w:p ns2:paraId="41E7E4B2"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0</w:t>
            </w:r>
          </w:p>
        </w:tc>
        <w:tc>
          <w:tcPr>
            <w:tcW w:w="813" w:type="dxa"/>
            <w:tcBorders>
              <w:top w:val="nil"/>
              <w:left w:val="nil"/>
              <w:bottom w:val="nil"/>
              <w:right w:val="nil"/>
            </w:tcBorders>
            <w:shd w:val="clear" w:color="auto" w:fill="FFFFFF"/>
          </w:tcPr>
          <w:p ns2:paraId="783D60CB"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0</w:t>
            </w:r>
          </w:p>
        </w:tc>
        <w:tc>
          <w:tcPr>
            <w:tcW w:w="813" w:type="dxa"/>
            <w:tcBorders>
              <w:top w:val="nil"/>
              <w:left w:val="nil"/>
              <w:bottom w:val="nil"/>
              <w:right w:val="nil"/>
            </w:tcBorders>
            <w:shd w:val="clear" w:color="auto" w:fill="FFFFFF"/>
          </w:tcPr>
          <w:p ns2:paraId="65B74DAB"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9 (22.5)</w:t>
            </w:r>
          </w:p>
        </w:tc>
        <w:tc>
          <w:tcPr>
            <w:tcW w:w="813" w:type="dxa"/>
            <w:tcBorders>
              <w:top w:val="nil"/>
              <w:left w:val="nil"/>
              <w:bottom w:val="nil"/>
              <w:right w:val="nil"/>
            </w:tcBorders>
            <w:shd w:val="clear" w:color="auto" w:fill="FFFFFF"/>
          </w:tcPr>
          <w:p ns2:paraId="442B9820"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2 (9.1)</w:t>
            </w:r>
          </w:p>
        </w:tc>
        <w:tc>
          <w:tcPr>
            <w:tcW w:w="813" w:type="dxa"/>
            <w:tcBorders>
              <w:top w:val="nil"/>
              <w:left w:val="nil"/>
              <w:bottom w:val="nil"/>
              <w:right w:val="nil"/>
            </w:tcBorders>
            <w:shd w:val="clear" w:color="auto" w:fill="FFFFFF"/>
          </w:tcPr>
          <w:p ns2:paraId="5777D8E4"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1 (4.8)</w:t>
            </w:r>
          </w:p>
        </w:tc>
        <w:tc>
          <w:tcPr>
            <w:tcW w:w="852" w:type="dxa"/>
            <w:tcBorders>
              <w:top w:val="nil"/>
              <w:left w:val="nil"/>
              <w:bottom w:val="nil"/>
              <w:right w:val="nil"/>
            </w:tcBorders>
            <w:shd w:val="clear" w:color="auto" w:fill="FFFFFF"/>
          </w:tcPr>
          <w:p ns2:paraId="2BC897CB"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2 (5.0)</w:t>
            </w:r>
          </w:p>
        </w:tc>
        <w:tc>
          <w:tcPr>
            <w:tcW w:w="852" w:type="dxa"/>
            <w:tcBorders>
              <w:top w:val="nil"/>
              <w:left w:val="nil"/>
              <w:bottom w:val="nil"/>
              <w:right w:val="nil"/>
            </w:tcBorders>
            <w:shd w:val="clear" w:color="auto" w:fill="FFFFFF"/>
          </w:tcPr>
          <w:p ns2:paraId="49740EFA"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1 (2.4)</w:t>
            </w:r>
          </w:p>
        </w:tc>
        <w:tc>
          <w:tcPr>
            <w:tcW w:w="813" w:type="dxa"/>
            <w:tcBorders>
              <w:top w:val="nil"/>
              <w:left w:val="nil"/>
              <w:bottom w:val="nil"/>
              <w:right w:val="nil"/>
            </w:tcBorders>
            <w:shd w:val="clear" w:color="auto" w:fill="FFFFFF"/>
          </w:tcPr>
          <w:p ns2:paraId="046F6A8F"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13 (24.5)</w:t>
            </w:r>
          </w:p>
        </w:tc>
        <w:tc>
          <w:tcPr>
            <w:tcW w:w="813" w:type="dxa"/>
            <w:tcBorders>
              <w:top w:val="nil"/>
              <w:left w:val="nil"/>
              <w:bottom w:val="nil"/>
              <w:right w:val="nil"/>
            </w:tcBorders>
            <w:shd w:val="clear" w:color="auto" w:fill="FFFFFF"/>
          </w:tcPr>
          <w:p ns2:paraId="4157AC57"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0</w:t>
            </w:r>
          </w:p>
        </w:tc>
        <w:tc>
          <w:tcPr>
            <w:tcW w:w="813" w:type="dxa"/>
            <w:tcBorders>
              <w:top w:val="nil"/>
              <w:left w:val="nil"/>
              <w:bottom w:val="nil"/>
              <w:right w:val="nil"/>
            </w:tcBorders>
            <w:shd w:val="clear" w:color="auto" w:fill="FFFFFF"/>
          </w:tcPr>
          <w:p ns2:paraId="5B7B6EE1"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0</w:t>
            </w:r>
          </w:p>
        </w:tc>
        <w:tc>
          <w:tcPr>
            <w:tcW w:w="813" w:type="dxa"/>
            <w:tcBorders>
              <w:top w:val="nil"/>
              <w:left w:val="nil"/>
              <w:bottom w:val="nil"/>
              <w:right w:val="nil"/>
            </w:tcBorders>
            <w:shd w:val="clear" w:color="auto" w:fill="FFFFFF"/>
          </w:tcPr>
          <w:p ns2:paraId="29598F72"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0</w:t>
            </w:r>
          </w:p>
        </w:tc>
        <w:tc>
          <w:tcPr>
            <w:tcW w:w="813" w:type="dxa"/>
            <w:tcBorders>
              <w:top w:val="nil"/>
              <w:left w:val="nil"/>
              <w:bottom w:val="nil"/>
              <w:right w:val="nil"/>
            </w:tcBorders>
            <w:shd w:val="clear" w:color="auto" w:fill="FFFFFF"/>
          </w:tcPr>
          <w:p ns2:paraId="6BE0DCDB"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 (6.8)</w:t>
            </w:r>
          </w:p>
        </w:tc>
        <w:tc>
          <w:tcPr>
            <w:tcW w:w="813" w:type="dxa"/>
            <w:tcBorders>
              <w:top w:val="nil"/>
              <w:left w:val="nil"/>
              <w:bottom w:val="nil"/>
              <w:right w:val="nil"/>
            </w:tcBorders>
            <w:shd w:val="clear" w:color="auto" w:fill="FFFFFF"/>
          </w:tcPr>
          <w:p ns2:paraId="2C85B299"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0</w:t>
            </w:r>
          </w:p>
        </w:tc>
      </w:tr>
      <w:tr w:rsidR="000F28BB" w:rsidRPr="007221FF" ns2:paraId="2DE56DFB" ns2:textId="77777777" w:rsidTr="00B3093D">
        <w:trPr>
          <w:gridAfter w:val="1"/>
          <w:wAfter w:w="20" w:type="dxa"/>
          <w:cantSplit/>
          <w:jc w:val="center"/>
        </w:trPr>
        <w:tc>
          <w:tcPr>
            <w:tcW w:w="12940" w:type="dxa"/>
            <w:gridSpan w:val="14"/>
            <w:tcBorders>
              <w:top w:val="nil"/>
              <w:left w:val="nil"/>
              <w:bottom w:val="nil"/>
              <w:right w:val="nil"/>
            </w:tcBorders>
            <w:shd w:val="clear" w:color="auto" w:fill="FFFFFF"/>
          </w:tcPr>
          <w:p ns2:paraId="3C76A003" ns2:textId="77777777" w:rsidR="000F28BB" w:rsidRPr="007221FF" w:rsidRDefault="000F28BB" w:rsidP="00B3093D">
            <w:pPr>
              <w:autoSpaceDE w:val="0"/>
              <w:autoSpaceDN w:val="0"/>
              <w:adjustRightInd w:val="0"/>
              <w:spacing w:before="0"/>
              <w:jc w:val="center"/>
              <w:rPr>
                <w:color w:val="000000"/>
                <w:sz w:val="12"/>
                <w:szCs w:val="12"/>
              </w:rPr>
            </w:pPr>
            <w:r w:rsidRPr="007221FF">
              <w:rPr>
                <w:color w:val="000000"/>
                <w:sz w:val="12"/>
                <w:szCs w:val="12"/>
              </w:rPr>
              <w:t> </w:t>
            </w:r>
          </w:p>
        </w:tc>
      </w:tr>
      <w:tr w:rsidR="000F28BB" w:rsidRPr="007221FF" ns2:paraId="54547D80" ns2:textId="77777777" w:rsidTr="00B3093D">
        <w:trPr>
          <w:gridAfter w:val="1"/>
          <w:wAfter w:w="20" w:type="dxa"/>
          <w:cantSplit/>
          <w:jc w:val="center"/>
        </w:trPr>
        <w:tc>
          <w:tcPr>
            <w:tcW w:w="2293" w:type="dxa"/>
            <w:tcBorders>
              <w:top w:val="nil"/>
              <w:left w:val="nil"/>
              <w:bottom w:val="nil"/>
              <w:right w:val="nil"/>
            </w:tcBorders>
            <w:shd w:val="clear" w:color="auto" w:fill="FFFFFF"/>
          </w:tcPr>
          <w:p ns2:paraId="55B8F652" ns2:textId="77777777" w:rsidR="000F28BB" w:rsidRPr="007221FF" w:rsidRDefault="000F28BB" w:rsidP="00B3093D">
            <w:pPr>
              <w:autoSpaceDE w:val="0"/>
              <w:autoSpaceDN w:val="0"/>
              <w:adjustRightInd w:val="0"/>
              <w:spacing w:before="0"/>
              <w:rPr>
                <w:color w:val="000000"/>
                <w:sz w:val="20"/>
                <w:szCs w:val="20"/>
              </w:rPr>
            </w:pPr>
            <w:r w:rsidRPr="007221FF">
              <w:rPr>
                <w:color w:val="000000"/>
                <w:sz w:val="20"/>
                <w:szCs w:val="20"/>
              </w:rPr>
              <w:t>H Score</w:t>
            </w:r>
          </w:p>
        </w:tc>
        <w:tc>
          <w:tcPr>
            <w:tcW w:w="813" w:type="dxa"/>
            <w:tcBorders>
              <w:top w:val="nil"/>
              <w:left w:val="nil"/>
              <w:bottom w:val="nil"/>
              <w:right w:val="nil"/>
            </w:tcBorders>
            <w:shd w:val="clear" w:color="auto" w:fill="FFFFFF"/>
          </w:tcPr>
          <w:p ns2:paraId="33CE9436"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1718AF17"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2901C62C"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441C3E08"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0A848DA7" ns2:textId="77777777" w:rsidR="000F28BB" w:rsidRPr="007221FF" w:rsidRDefault="000F28BB" w:rsidP="00B3093D">
            <w:pPr>
              <w:autoSpaceDE w:val="0"/>
              <w:autoSpaceDN w:val="0"/>
              <w:adjustRightInd w:val="0"/>
              <w:spacing w:before="0"/>
              <w:jc w:val="center"/>
              <w:rPr>
                <w:color w:val="000000"/>
                <w:sz w:val="20"/>
                <w:szCs w:val="20"/>
              </w:rPr>
            </w:pPr>
          </w:p>
        </w:tc>
        <w:tc>
          <w:tcPr>
            <w:tcW w:w="852" w:type="dxa"/>
            <w:tcBorders>
              <w:top w:val="nil"/>
              <w:left w:val="nil"/>
              <w:bottom w:val="nil"/>
              <w:right w:val="nil"/>
            </w:tcBorders>
            <w:shd w:val="clear" w:color="auto" w:fill="FFFFFF"/>
          </w:tcPr>
          <w:p ns2:paraId="1A3B03DB" ns2:textId="77777777" w:rsidR="000F28BB" w:rsidRPr="007221FF" w:rsidRDefault="000F28BB" w:rsidP="00B3093D">
            <w:pPr>
              <w:autoSpaceDE w:val="0"/>
              <w:autoSpaceDN w:val="0"/>
              <w:adjustRightInd w:val="0"/>
              <w:spacing w:before="0"/>
              <w:jc w:val="center"/>
              <w:rPr>
                <w:color w:val="000000"/>
                <w:sz w:val="20"/>
                <w:szCs w:val="20"/>
              </w:rPr>
            </w:pPr>
          </w:p>
        </w:tc>
        <w:tc>
          <w:tcPr>
            <w:tcW w:w="852" w:type="dxa"/>
            <w:tcBorders>
              <w:top w:val="nil"/>
              <w:left w:val="nil"/>
              <w:bottom w:val="nil"/>
              <w:right w:val="nil"/>
            </w:tcBorders>
            <w:shd w:val="clear" w:color="auto" w:fill="FFFFFF"/>
          </w:tcPr>
          <w:p ns2:paraId="650FA746"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2491038B"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6A41C08A"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77844E30"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29B88266"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266F3961"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13F90C2B" ns2:textId="77777777" w:rsidR="000F28BB" w:rsidRPr="007221FF" w:rsidRDefault="000F28BB" w:rsidP="00B3093D">
            <w:pPr>
              <w:autoSpaceDE w:val="0"/>
              <w:autoSpaceDN w:val="0"/>
              <w:adjustRightInd w:val="0"/>
              <w:spacing w:before="0"/>
              <w:jc w:val="center"/>
              <w:rPr>
                <w:color w:val="000000"/>
                <w:sz w:val="20"/>
                <w:szCs w:val="20"/>
              </w:rPr>
            </w:pPr>
          </w:p>
        </w:tc>
      </w:tr>
      <w:tr w:rsidR="000F28BB" w:rsidRPr="007221FF" ns2:paraId="000EBE1A" ns2:textId="77777777" w:rsidTr="00B3093D">
        <w:trPr>
          <w:gridAfter w:val="1"/>
          <w:wAfter w:w="20" w:type="dxa"/>
          <w:cantSplit/>
          <w:jc w:val="center"/>
        </w:trPr>
        <w:tc>
          <w:tcPr>
            <w:tcW w:w="2293" w:type="dxa"/>
            <w:tcBorders>
              <w:top w:val="nil"/>
              <w:left w:val="nil"/>
              <w:bottom w:val="nil"/>
              <w:right w:val="nil"/>
            </w:tcBorders>
            <w:shd w:val="clear" w:color="auto" w:fill="FFFFFF"/>
          </w:tcPr>
          <w:p ns2:paraId="485F73F6" ns2:textId="77777777" w:rsidR="000F28BB" w:rsidRPr="007221FF" w:rsidRDefault="000F28BB" w:rsidP="00B3093D">
            <w:pPr>
              <w:autoSpaceDE w:val="0"/>
              <w:autoSpaceDN w:val="0"/>
              <w:adjustRightInd w:val="0"/>
              <w:spacing w:before="0"/>
              <w:rPr>
                <w:color w:val="000000"/>
                <w:sz w:val="20"/>
                <w:szCs w:val="20"/>
              </w:rPr>
            </w:pPr>
            <w:r w:rsidRPr="007221FF">
              <w:rPr>
                <w:color w:val="000000"/>
                <w:sz w:val="20"/>
                <w:szCs w:val="20"/>
              </w:rPr>
              <w:t xml:space="preserve">  &gt;=150</w:t>
            </w:r>
          </w:p>
        </w:tc>
        <w:tc>
          <w:tcPr>
            <w:tcW w:w="813" w:type="dxa"/>
            <w:tcBorders>
              <w:top w:val="nil"/>
              <w:left w:val="nil"/>
              <w:bottom w:val="nil"/>
              <w:right w:val="nil"/>
            </w:tcBorders>
            <w:shd w:val="clear" w:color="auto" w:fill="FFFFFF"/>
          </w:tcPr>
          <w:p ns2:paraId="10F083C1"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17 (73.9)</w:t>
            </w:r>
          </w:p>
        </w:tc>
        <w:tc>
          <w:tcPr>
            <w:tcW w:w="813" w:type="dxa"/>
            <w:tcBorders>
              <w:top w:val="nil"/>
              <w:left w:val="nil"/>
              <w:bottom w:val="nil"/>
              <w:right w:val="nil"/>
            </w:tcBorders>
            <w:shd w:val="clear" w:color="auto" w:fill="FFFFFF"/>
          </w:tcPr>
          <w:p ns2:paraId="75FB3F5A"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25 (69.4)</w:t>
            </w:r>
          </w:p>
        </w:tc>
        <w:tc>
          <w:tcPr>
            <w:tcW w:w="813" w:type="dxa"/>
            <w:tcBorders>
              <w:top w:val="nil"/>
              <w:left w:val="nil"/>
              <w:bottom w:val="nil"/>
              <w:right w:val="nil"/>
            </w:tcBorders>
            <w:shd w:val="clear" w:color="auto" w:fill="FFFFFF"/>
          </w:tcPr>
          <w:p ns2:paraId="42BA6165"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20 (50.0)</w:t>
            </w:r>
          </w:p>
        </w:tc>
        <w:tc>
          <w:tcPr>
            <w:tcW w:w="813" w:type="dxa"/>
            <w:tcBorders>
              <w:top w:val="nil"/>
              <w:left w:val="nil"/>
              <w:bottom w:val="nil"/>
              <w:right w:val="nil"/>
            </w:tcBorders>
            <w:shd w:val="clear" w:color="auto" w:fill="FFFFFF"/>
          </w:tcPr>
          <w:p ns2:paraId="033749B8"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9 (40.9)</w:t>
            </w:r>
          </w:p>
        </w:tc>
        <w:tc>
          <w:tcPr>
            <w:tcW w:w="813" w:type="dxa"/>
            <w:tcBorders>
              <w:top w:val="nil"/>
              <w:left w:val="nil"/>
              <w:bottom w:val="nil"/>
              <w:right w:val="nil"/>
            </w:tcBorders>
            <w:shd w:val="clear" w:color="auto" w:fill="FFFFFF"/>
          </w:tcPr>
          <w:p ns2:paraId="7B13CC24"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9 (42.9)</w:t>
            </w:r>
          </w:p>
        </w:tc>
        <w:tc>
          <w:tcPr>
            <w:tcW w:w="852" w:type="dxa"/>
            <w:tcBorders>
              <w:top w:val="nil"/>
              <w:left w:val="nil"/>
              <w:bottom w:val="nil"/>
              <w:right w:val="nil"/>
            </w:tcBorders>
            <w:shd w:val="clear" w:color="auto" w:fill="FFFFFF"/>
          </w:tcPr>
          <w:p ns2:paraId="418B790A"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29 (72.5)</w:t>
            </w:r>
          </w:p>
        </w:tc>
        <w:tc>
          <w:tcPr>
            <w:tcW w:w="852" w:type="dxa"/>
            <w:tcBorders>
              <w:top w:val="nil"/>
              <w:left w:val="nil"/>
              <w:bottom w:val="nil"/>
              <w:right w:val="nil"/>
            </w:tcBorders>
            <w:shd w:val="clear" w:color="auto" w:fill="FFFFFF"/>
          </w:tcPr>
          <w:p ns2:paraId="1EAF5E0F"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27 (64.3)</w:t>
            </w:r>
          </w:p>
        </w:tc>
        <w:tc>
          <w:tcPr>
            <w:tcW w:w="813" w:type="dxa"/>
            <w:tcBorders>
              <w:top w:val="nil"/>
              <w:left w:val="nil"/>
              <w:bottom w:val="nil"/>
              <w:right w:val="nil"/>
            </w:tcBorders>
            <w:shd w:val="clear" w:color="auto" w:fill="FFFFFF"/>
          </w:tcPr>
          <w:p ns2:paraId="48B82EBB"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31 (58.5)</w:t>
            </w:r>
          </w:p>
        </w:tc>
        <w:tc>
          <w:tcPr>
            <w:tcW w:w="813" w:type="dxa"/>
            <w:tcBorders>
              <w:top w:val="nil"/>
              <w:left w:val="nil"/>
              <w:bottom w:val="nil"/>
              <w:right w:val="nil"/>
            </w:tcBorders>
            <w:shd w:val="clear" w:color="auto" w:fill="FFFFFF"/>
          </w:tcPr>
          <w:p ns2:paraId="5CE58822"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0</w:t>
            </w:r>
          </w:p>
        </w:tc>
        <w:tc>
          <w:tcPr>
            <w:tcW w:w="813" w:type="dxa"/>
            <w:tcBorders>
              <w:top w:val="nil"/>
              <w:left w:val="nil"/>
              <w:bottom w:val="nil"/>
              <w:right w:val="nil"/>
            </w:tcBorders>
            <w:shd w:val="clear" w:color="auto" w:fill="FFFFFF"/>
          </w:tcPr>
          <w:p ns2:paraId="6CA47623"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21 (51.2)</w:t>
            </w:r>
          </w:p>
        </w:tc>
        <w:tc>
          <w:tcPr>
            <w:tcW w:w="813" w:type="dxa"/>
            <w:tcBorders>
              <w:top w:val="nil"/>
              <w:left w:val="nil"/>
              <w:bottom w:val="nil"/>
              <w:right w:val="nil"/>
            </w:tcBorders>
            <w:shd w:val="clear" w:color="auto" w:fill="FFFFFF"/>
          </w:tcPr>
          <w:p ns2:paraId="7C550B3B"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16 (64.0)</w:t>
            </w:r>
          </w:p>
        </w:tc>
        <w:tc>
          <w:tcPr>
            <w:tcW w:w="813" w:type="dxa"/>
            <w:tcBorders>
              <w:top w:val="nil"/>
              <w:left w:val="nil"/>
              <w:bottom w:val="nil"/>
              <w:right w:val="nil"/>
            </w:tcBorders>
            <w:shd w:val="clear" w:color="auto" w:fill="FFFFFF"/>
          </w:tcPr>
          <w:p ns2:paraId="659CD3A3"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22 (50.0)</w:t>
            </w:r>
          </w:p>
        </w:tc>
        <w:tc>
          <w:tcPr>
            <w:tcW w:w="813" w:type="dxa"/>
            <w:tcBorders>
              <w:top w:val="nil"/>
              <w:left w:val="nil"/>
              <w:bottom w:val="nil"/>
              <w:right w:val="nil"/>
            </w:tcBorders>
            <w:shd w:val="clear" w:color="auto" w:fill="FFFFFF"/>
          </w:tcPr>
          <w:p ns2:paraId="4C700222"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36 (76.6)</w:t>
            </w:r>
          </w:p>
        </w:tc>
      </w:tr>
      <w:tr w:rsidR="000F28BB" w:rsidRPr="007221FF" ns2:paraId="3A8211C4" ns2:textId="77777777" w:rsidTr="00B3093D">
        <w:trPr>
          <w:gridAfter w:val="1"/>
          <w:wAfter w:w="20" w:type="dxa"/>
          <w:cantSplit/>
          <w:jc w:val="center"/>
        </w:trPr>
        <w:tc>
          <w:tcPr>
            <w:tcW w:w="2293" w:type="dxa"/>
            <w:tcBorders>
              <w:top w:val="nil"/>
              <w:left w:val="nil"/>
              <w:bottom w:val="nil"/>
              <w:right w:val="nil"/>
            </w:tcBorders>
            <w:shd w:val="clear" w:color="auto" w:fill="FFFFFF"/>
          </w:tcPr>
          <w:p ns2:paraId="509FA690" ns2:textId="77777777" w:rsidR="000F28BB" w:rsidRPr="007221FF" w:rsidRDefault="000F28BB" w:rsidP="00B3093D">
            <w:pPr>
              <w:autoSpaceDE w:val="0"/>
              <w:autoSpaceDN w:val="0"/>
              <w:adjustRightInd w:val="0"/>
              <w:spacing w:before="0"/>
              <w:rPr>
                <w:color w:val="000000"/>
                <w:sz w:val="20"/>
                <w:szCs w:val="20"/>
              </w:rPr>
            </w:pPr>
            <w:r w:rsidRPr="007221FF">
              <w:rPr>
                <w:color w:val="000000"/>
                <w:sz w:val="20"/>
                <w:szCs w:val="20"/>
              </w:rPr>
              <w:t xml:space="preserve">  &lt;150</w:t>
            </w:r>
          </w:p>
        </w:tc>
        <w:tc>
          <w:tcPr>
            <w:tcW w:w="813" w:type="dxa"/>
            <w:tcBorders>
              <w:top w:val="nil"/>
              <w:left w:val="nil"/>
              <w:bottom w:val="nil"/>
              <w:right w:val="nil"/>
            </w:tcBorders>
            <w:shd w:val="clear" w:color="auto" w:fill="FFFFFF"/>
          </w:tcPr>
          <w:p ns2:paraId="17C5C838"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 (17.4)</w:t>
            </w:r>
          </w:p>
        </w:tc>
        <w:tc>
          <w:tcPr>
            <w:tcW w:w="813" w:type="dxa"/>
            <w:tcBorders>
              <w:top w:val="nil"/>
              <w:left w:val="nil"/>
              <w:bottom w:val="nil"/>
              <w:right w:val="nil"/>
            </w:tcBorders>
            <w:shd w:val="clear" w:color="auto" w:fill="FFFFFF"/>
          </w:tcPr>
          <w:p ns2:paraId="199ECEA8"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9 (25.0)</w:t>
            </w:r>
          </w:p>
        </w:tc>
        <w:tc>
          <w:tcPr>
            <w:tcW w:w="813" w:type="dxa"/>
            <w:tcBorders>
              <w:top w:val="nil"/>
              <w:left w:val="nil"/>
              <w:bottom w:val="nil"/>
              <w:right w:val="nil"/>
            </w:tcBorders>
            <w:shd w:val="clear" w:color="auto" w:fill="FFFFFF"/>
          </w:tcPr>
          <w:p ns2:paraId="7C6AD35A"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15 (37.5)</w:t>
            </w:r>
          </w:p>
        </w:tc>
        <w:tc>
          <w:tcPr>
            <w:tcW w:w="813" w:type="dxa"/>
            <w:tcBorders>
              <w:top w:val="nil"/>
              <w:left w:val="nil"/>
              <w:bottom w:val="nil"/>
              <w:right w:val="nil"/>
            </w:tcBorders>
            <w:shd w:val="clear" w:color="auto" w:fill="FFFFFF"/>
          </w:tcPr>
          <w:p ns2:paraId="293B191C"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10 (45.5)</w:t>
            </w:r>
          </w:p>
        </w:tc>
        <w:tc>
          <w:tcPr>
            <w:tcW w:w="813" w:type="dxa"/>
            <w:tcBorders>
              <w:top w:val="nil"/>
              <w:left w:val="nil"/>
              <w:bottom w:val="nil"/>
              <w:right w:val="nil"/>
            </w:tcBorders>
            <w:shd w:val="clear" w:color="auto" w:fill="FFFFFF"/>
          </w:tcPr>
          <w:p ns2:paraId="5B3F12EC"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6 (28.6)</w:t>
            </w:r>
          </w:p>
        </w:tc>
        <w:tc>
          <w:tcPr>
            <w:tcW w:w="852" w:type="dxa"/>
            <w:tcBorders>
              <w:top w:val="nil"/>
              <w:left w:val="nil"/>
              <w:bottom w:val="nil"/>
              <w:right w:val="nil"/>
            </w:tcBorders>
            <w:shd w:val="clear" w:color="auto" w:fill="FFFFFF"/>
          </w:tcPr>
          <w:p ns2:paraId="1DC5DA14"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 (10.0)</w:t>
            </w:r>
          </w:p>
        </w:tc>
        <w:tc>
          <w:tcPr>
            <w:tcW w:w="852" w:type="dxa"/>
            <w:tcBorders>
              <w:top w:val="nil"/>
              <w:left w:val="nil"/>
              <w:bottom w:val="nil"/>
              <w:right w:val="nil"/>
            </w:tcBorders>
            <w:shd w:val="clear" w:color="auto" w:fill="FFFFFF"/>
          </w:tcPr>
          <w:p ns2:paraId="4A4BEBC9"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 (9.5)</w:t>
            </w:r>
          </w:p>
        </w:tc>
        <w:tc>
          <w:tcPr>
            <w:tcW w:w="813" w:type="dxa"/>
            <w:tcBorders>
              <w:top w:val="nil"/>
              <w:left w:val="nil"/>
              <w:bottom w:val="nil"/>
              <w:right w:val="nil"/>
            </w:tcBorders>
            <w:shd w:val="clear" w:color="auto" w:fill="FFFFFF"/>
          </w:tcPr>
          <w:p ns2:paraId="5DA1528A"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17 (32.1)</w:t>
            </w:r>
          </w:p>
        </w:tc>
        <w:tc>
          <w:tcPr>
            <w:tcW w:w="813" w:type="dxa"/>
            <w:tcBorders>
              <w:top w:val="nil"/>
              <w:left w:val="nil"/>
              <w:bottom w:val="nil"/>
              <w:right w:val="nil"/>
            </w:tcBorders>
            <w:shd w:val="clear" w:color="auto" w:fill="FFFFFF"/>
          </w:tcPr>
          <w:p ns2:paraId="10E84DC7"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32 (80.0)</w:t>
            </w:r>
          </w:p>
        </w:tc>
        <w:tc>
          <w:tcPr>
            <w:tcW w:w="813" w:type="dxa"/>
            <w:tcBorders>
              <w:top w:val="nil"/>
              <w:left w:val="nil"/>
              <w:bottom w:val="nil"/>
              <w:right w:val="nil"/>
            </w:tcBorders>
            <w:shd w:val="clear" w:color="auto" w:fill="FFFFFF"/>
          </w:tcPr>
          <w:p ns2:paraId="3AFC965F"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12 (29.3)</w:t>
            </w:r>
          </w:p>
        </w:tc>
        <w:tc>
          <w:tcPr>
            <w:tcW w:w="813" w:type="dxa"/>
            <w:tcBorders>
              <w:top w:val="nil"/>
              <w:left w:val="nil"/>
              <w:bottom w:val="nil"/>
              <w:right w:val="nil"/>
            </w:tcBorders>
            <w:shd w:val="clear" w:color="auto" w:fill="FFFFFF"/>
          </w:tcPr>
          <w:p ns2:paraId="07219481"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7 (28.0)</w:t>
            </w:r>
          </w:p>
        </w:tc>
        <w:tc>
          <w:tcPr>
            <w:tcW w:w="813" w:type="dxa"/>
            <w:tcBorders>
              <w:top w:val="nil"/>
              <w:left w:val="nil"/>
              <w:bottom w:val="nil"/>
              <w:right w:val="nil"/>
            </w:tcBorders>
            <w:shd w:val="clear" w:color="auto" w:fill="FFFFFF"/>
          </w:tcPr>
          <w:p ns2:paraId="2E4AD21C"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18 (40.9)</w:t>
            </w:r>
          </w:p>
        </w:tc>
        <w:tc>
          <w:tcPr>
            <w:tcW w:w="813" w:type="dxa"/>
            <w:tcBorders>
              <w:top w:val="nil"/>
              <w:left w:val="nil"/>
              <w:bottom w:val="nil"/>
              <w:right w:val="nil"/>
            </w:tcBorders>
            <w:shd w:val="clear" w:color="auto" w:fill="FFFFFF"/>
          </w:tcPr>
          <w:p ns2:paraId="076B4D53"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 (8.5)</w:t>
            </w:r>
          </w:p>
        </w:tc>
      </w:tr>
      <w:tr w:rsidR="000F28BB" w:rsidRPr="007221FF" ns2:paraId="58A5568B" ns2:textId="77777777" w:rsidTr="00B3093D">
        <w:trPr>
          <w:gridAfter w:val="1"/>
          <w:wAfter w:w="20" w:type="dxa"/>
          <w:cantSplit/>
          <w:jc w:val="center"/>
        </w:trPr>
        <w:tc>
          <w:tcPr>
            <w:tcW w:w="2293" w:type="dxa"/>
            <w:tcBorders>
              <w:top w:val="nil"/>
              <w:left w:val="nil"/>
              <w:bottom w:val="nil"/>
              <w:right w:val="nil"/>
            </w:tcBorders>
            <w:shd w:val="clear" w:color="auto" w:fill="FFFFFF"/>
          </w:tcPr>
          <w:p ns2:paraId="2AF050EA" ns2:textId="77777777" w:rsidR="000F28BB" w:rsidRPr="007221FF" w:rsidRDefault="000F28BB" w:rsidP="00B3093D">
            <w:pPr>
              <w:autoSpaceDE w:val="0"/>
              <w:autoSpaceDN w:val="0"/>
              <w:adjustRightInd w:val="0"/>
              <w:spacing w:before="0"/>
              <w:rPr>
                <w:color w:val="000000"/>
                <w:sz w:val="20"/>
                <w:szCs w:val="20"/>
              </w:rPr>
            </w:pPr>
            <w:r w:rsidRPr="007221FF">
              <w:rPr>
                <w:color w:val="000000"/>
                <w:sz w:val="20"/>
                <w:szCs w:val="20"/>
              </w:rPr>
              <w:t xml:space="preserve">  Missing</w:t>
            </w:r>
          </w:p>
        </w:tc>
        <w:tc>
          <w:tcPr>
            <w:tcW w:w="813" w:type="dxa"/>
            <w:tcBorders>
              <w:top w:val="nil"/>
              <w:left w:val="nil"/>
              <w:bottom w:val="nil"/>
              <w:right w:val="nil"/>
            </w:tcBorders>
            <w:shd w:val="clear" w:color="auto" w:fill="FFFFFF"/>
          </w:tcPr>
          <w:p ns2:paraId="605CEA23"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2 (8.7)</w:t>
            </w:r>
          </w:p>
        </w:tc>
        <w:tc>
          <w:tcPr>
            <w:tcW w:w="813" w:type="dxa"/>
            <w:tcBorders>
              <w:top w:val="nil"/>
              <w:left w:val="nil"/>
              <w:bottom w:val="nil"/>
              <w:right w:val="nil"/>
            </w:tcBorders>
            <w:shd w:val="clear" w:color="auto" w:fill="FFFFFF"/>
          </w:tcPr>
          <w:p ns2:paraId="678F2557"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2 (5.6)</w:t>
            </w:r>
          </w:p>
        </w:tc>
        <w:tc>
          <w:tcPr>
            <w:tcW w:w="813" w:type="dxa"/>
            <w:tcBorders>
              <w:top w:val="nil"/>
              <w:left w:val="nil"/>
              <w:bottom w:val="nil"/>
              <w:right w:val="nil"/>
            </w:tcBorders>
            <w:shd w:val="clear" w:color="auto" w:fill="FFFFFF"/>
          </w:tcPr>
          <w:p ns2:paraId="799878A2"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5 (12.5)</w:t>
            </w:r>
          </w:p>
        </w:tc>
        <w:tc>
          <w:tcPr>
            <w:tcW w:w="813" w:type="dxa"/>
            <w:tcBorders>
              <w:top w:val="nil"/>
              <w:left w:val="nil"/>
              <w:bottom w:val="nil"/>
              <w:right w:val="nil"/>
            </w:tcBorders>
            <w:shd w:val="clear" w:color="auto" w:fill="FFFFFF"/>
          </w:tcPr>
          <w:p ns2:paraId="6958CC9F"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 (13.6)</w:t>
            </w:r>
          </w:p>
        </w:tc>
        <w:tc>
          <w:tcPr>
            <w:tcW w:w="813" w:type="dxa"/>
            <w:tcBorders>
              <w:top w:val="nil"/>
              <w:left w:val="nil"/>
              <w:bottom w:val="nil"/>
              <w:right w:val="nil"/>
            </w:tcBorders>
            <w:shd w:val="clear" w:color="auto" w:fill="FFFFFF"/>
          </w:tcPr>
          <w:p ns2:paraId="0EAECDA6"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6 (28.6)</w:t>
            </w:r>
          </w:p>
        </w:tc>
        <w:tc>
          <w:tcPr>
            <w:tcW w:w="852" w:type="dxa"/>
            <w:tcBorders>
              <w:top w:val="nil"/>
              <w:left w:val="nil"/>
              <w:bottom w:val="nil"/>
              <w:right w:val="nil"/>
            </w:tcBorders>
            <w:shd w:val="clear" w:color="auto" w:fill="FFFFFF"/>
          </w:tcPr>
          <w:p ns2:paraId="631423A2"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7 (17.5)</w:t>
            </w:r>
          </w:p>
        </w:tc>
        <w:tc>
          <w:tcPr>
            <w:tcW w:w="852" w:type="dxa"/>
            <w:tcBorders>
              <w:top w:val="nil"/>
              <w:left w:val="nil"/>
              <w:bottom w:val="nil"/>
              <w:right w:val="nil"/>
            </w:tcBorders>
            <w:shd w:val="clear" w:color="auto" w:fill="FFFFFF"/>
          </w:tcPr>
          <w:p ns2:paraId="16A7DEE3"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11 (26.2)</w:t>
            </w:r>
          </w:p>
        </w:tc>
        <w:tc>
          <w:tcPr>
            <w:tcW w:w="813" w:type="dxa"/>
            <w:tcBorders>
              <w:top w:val="nil"/>
              <w:left w:val="nil"/>
              <w:bottom w:val="nil"/>
              <w:right w:val="nil"/>
            </w:tcBorders>
            <w:shd w:val="clear" w:color="auto" w:fill="FFFFFF"/>
          </w:tcPr>
          <w:p ns2:paraId="411E668F"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5 (9.4)</w:t>
            </w:r>
          </w:p>
        </w:tc>
        <w:tc>
          <w:tcPr>
            <w:tcW w:w="813" w:type="dxa"/>
            <w:tcBorders>
              <w:top w:val="nil"/>
              <w:left w:val="nil"/>
              <w:bottom w:val="nil"/>
              <w:right w:val="nil"/>
            </w:tcBorders>
            <w:shd w:val="clear" w:color="auto" w:fill="FFFFFF"/>
          </w:tcPr>
          <w:p ns2:paraId="4651495A"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8 (20.0)</w:t>
            </w:r>
          </w:p>
        </w:tc>
        <w:tc>
          <w:tcPr>
            <w:tcW w:w="813" w:type="dxa"/>
            <w:tcBorders>
              <w:top w:val="nil"/>
              <w:left w:val="nil"/>
              <w:bottom w:val="nil"/>
              <w:right w:val="nil"/>
            </w:tcBorders>
            <w:shd w:val="clear" w:color="auto" w:fill="FFFFFF"/>
          </w:tcPr>
          <w:p ns2:paraId="3777CD86"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8 (19.5)</w:t>
            </w:r>
          </w:p>
        </w:tc>
        <w:tc>
          <w:tcPr>
            <w:tcW w:w="813" w:type="dxa"/>
            <w:tcBorders>
              <w:top w:val="nil"/>
              <w:left w:val="nil"/>
              <w:bottom w:val="nil"/>
              <w:right w:val="nil"/>
            </w:tcBorders>
            <w:shd w:val="clear" w:color="auto" w:fill="FFFFFF"/>
          </w:tcPr>
          <w:p ns2:paraId="0A1460A1"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2 (8.0)</w:t>
            </w:r>
          </w:p>
        </w:tc>
        <w:tc>
          <w:tcPr>
            <w:tcW w:w="813" w:type="dxa"/>
            <w:tcBorders>
              <w:top w:val="nil"/>
              <w:left w:val="nil"/>
              <w:bottom w:val="nil"/>
              <w:right w:val="nil"/>
            </w:tcBorders>
            <w:shd w:val="clear" w:color="auto" w:fill="FFFFFF"/>
          </w:tcPr>
          <w:p ns2:paraId="4ACBB6E3"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 (9.1)</w:t>
            </w:r>
          </w:p>
        </w:tc>
        <w:tc>
          <w:tcPr>
            <w:tcW w:w="813" w:type="dxa"/>
            <w:tcBorders>
              <w:top w:val="nil"/>
              <w:left w:val="nil"/>
              <w:bottom w:val="nil"/>
              <w:right w:val="nil"/>
            </w:tcBorders>
            <w:shd w:val="clear" w:color="auto" w:fill="FFFFFF"/>
          </w:tcPr>
          <w:p ns2:paraId="0433F75D"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7 (14.9)</w:t>
            </w:r>
          </w:p>
        </w:tc>
      </w:tr>
      <w:tr w:rsidR="000F28BB" w:rsidRPr="007221FF" ns2:paraId="4AEB6BBE" ns2:textId="77777777" w:rsidTr="00B3093D">
        <w:trPr>
          <w:gridAfter w:val="1"/>
          <w:wAfter w:w="20" w:type="dxa"/>
          <w:cantSplit/>
          <w:jc w:val="center"/>
        </w:trPr>
        <w:tc>
          <w:tcPr>
            <w:tcW w:w="12940" w:type="dxa"/>
            <w:gridSpan w:val="14"/>
            <w:tcBorders>
              <w:top w:val="nil"/>
              <w:left w:val="nil"/>
              <w:bottom w:val="nil"/>
              <w:right w:val="nil"/>
            </w:tcBorders>
            <w:shd w:val="clear" w:color="auto" w:fill="FFFFFF"/>
          </w:tcPr>
          <w:p ns2:paraId="59F5EF55" ns2:textId="77777777" w:rsidR="000F28BB" w:rsidRPr="007221FF" w:rsidRDefault="000F28BB" w:rsidP="00B3093D">
            <w:pPr>
              <w:autoSpaceDE w:val="0"/>
              <w:autoSpaceDN w:val="0"/>
              <w:adjustRightInd w:val="0"/>
              <w:spacing w:before="0"/>
              <w:jc w:val="center"/>
              <w:rPr>
                <w:color w:val="000000"/>
                <w:sz w:val="12"/>
                <w:szCs w:val="12"/>
              </w:rPr>
            </w:pPr>
            <w:r w:rsidRPr="007221FF">
              <w:rPr>
                <w:color w:val="000000"/>
                <w:sz w:val="12"/>
                <w:szCs w:val="12"/>
              </w:rPr>
              <w:t> </w:t>
            </w:r>
          </w:p>
        </w:tc>
      </w:tr>
      <w:tr w:rsidR="000F28BB" w:rsidRPr="007221FF" ns2:paraId="5EFD6F2C" ns2:textId="77777777" w:rsidTr="00B3093D">
        <w:trPr>
          <w:gridAfter w:val="1"/>
          <w:wAfter w:w="20" w:type="dxa"/>
          <w:cantSplit/>
          <w:jc w:val="center"/>
        </w:trPr>
        <w:tc>
          <w:tcPr>
            <w:tcW w:w="2293" w:type="dxa"/>
            <w:tcBorders>
              <w:top w:val="nil"/>
              <w:left w:val="nil"/>
              <w:bottom w:val="nil"/>
              <w:right w:val="nil"/>
            </w:tcBorders>
            <w:shd w:val="clear" w:color="auto" w:fill="FFFFFF"/>
          </w:tcPr>
          <w:p ns2:paraId="44912606" ns2:textId="77777777" w:rsidR="000F28BB" w:rsidRPr="007221FF" w:rsidRDefault="000F28BB" w:rsidP="00B3093D">
            <w:pPr>
              <w:autoSpaceDE w:val="0"/>
              <w:autoSpaceDN w:val="0"/>
              <w:adjustRightInd w:val="0"/>
              <w:spacing w:before="0"/>
              <w:rPr>
                <w:color w:val="000000"/>
                <w:sz w:val="20"/>
                <w:szCs w:val="20"/>
              </w:rPr>
            </w:pPr>
            <w:bookmarkStart w:id="274" w:name="IDX2"/>
            <w:bookmarkEnd w:id="274"/>
            <w:r w:rsidRPr="007221FF">
              <w:rPr>
                <w:color w:val="000000"/>
                <w:sz w:val="20"/>
                <w:szCs w:val="20"/>
              </w:rPr>
              <w:t>Baseline ECOG PS</w:t>
            </w:r>
          </w:p>
        </w:tc>
        <w:tc>
          <w:tcPr>
            <w:tcW w:w="813" w:type="dxa"/>
            <w:tcBorders>
              <w:top w:val="nil"/>
              <w:left w:val="nil"/>
              <w:bottom w:val="nil"/>
              <w:right w:val="nil"/>
            </w:tcBorders>
            <w:shd w:val="clear" w:color="auto" w:fill="FFFFFF"/>
          </w:tcPr>
          <w:p ns2:paraId="0F6C9165"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531281AB"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08055CE2"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50C902D2"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4A7E1F62" ns2:textId="77777777" w:rsidR="000F28BB" w:rsidRPr="007221FF" w:rsidRDefault="000F28BB" w:rsidP="00B3093D">
            <w:pPr>
              <w:autoSpaceDE w:val="0"/>
              <w:autoSpaceDN w:val="0"/>
              <w:adjustRightInd w:val="0"/>
              <w:spacing w:before="0"/>
              <w:jc w:val="center"/>
              <w:rPr>
                <w:color w:val="000000"/>
                <w:sz w:val="20"/>
                <w:szCs w:val="20"/>
              </w:rPr>
            </w:pPr>
          </w:p>
        </w:tc>
        <w:tc>
          <w:tcPr>
            <w:tcW w:w="852" w:type="dxa"/>
            <w:tcBorders>
              <w:top w:val="nil"/>
              <w:left w:val="nil"/>
              <w:bottom w:val="nil"/>
              <w:right w:val="nil"/>
            </w:tcBorders>
            <w:shd w:val="clear" w:color="auto" w:fill="FFFFFF"/>
          </w:tcPr>
          <w:p ns2:paraId="6386DE6C" ns2:textId="77777777" w:rsidR="000F28BB" w:rsidRPr="007221FF" w:rsidRDefault="000F28BB" w:rsidP="00B3093D">
            <w:pPr>
              <w:autoSpaceDE w:val="0"/>
              <w:autoSpaceDN w:val="0"/>
              <w:adjustRightInd w:val="0"/>
              <w:spacing w:before="0"/>
              <w:jc w:val="center"/>
              <w:rPr>
                <w:color w:val="000000"/>
                <w:sz w:val="20"/>
                <w:szCs w:val="20"/>
              </w:rPr>
            </w:pPr>
          </w:p>
        </w:tc>
        <w:tc>
          <w:tcPr>
            <w:tcW w:w="852" w:type="dxa"/>
            <w:tcBorders>
              <w:top w:val="nil"/>
              <w:left w:val="nil"/>
              <w:bottom w:val="nil"/>
              <w:right w:val="nil"/>
            </w:tcBorders>
            <w:shd w:val="clear" w:color="auto" w:fill="FFFFFF"/>
          </w:tcPr>
          <w:p ns2:paraId="480FBDAF"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1EECC45C"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7C35B278"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330C9683"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04F6EF3E"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1044D439"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3B8E591D" ns2:textId="77777777" w:rsidR="000F28BB" w:rsidRPr="007221FF" w:rsidRDefault="000F28BB" w:rsidP="00B3093D">
            <w:pPr>
              <w:autoSpaceDE w:val="0"/>
              <w:autoSpaceDN w:val="0"/>
              <w:adjustRightInd w:val="0"/>
              <w:spacing w:before="0"/>
              <w:jc w:val="center"/>
              <w:rPr>
                <w:color w:val="000000"/>
                <w:sz w:val="20"/>
                <w:szCs w:val="20"/>
              </w:rPr>
            </w:pPr>
          </w:p>
        </w:tc>
      </w:tr>
      <w:tr w:rsidR="000F28BB" w:rsidRPr="007221FF" ns2:paraId="7D20E25A" ns2:textId="77777777" w:rsidTr="00B3093D">
        <w:trPr>
          <w:gridAfter w:val="1"/>
          <w:wAfter w:w="20" w:type="dxa"/>
          <w:cantSplit/>
          <w:jc w:val="center"/>
        </w:trPr>
        <w:tc>
          <w:tcPr>
            <w:tcW w:w="2293" w:type="dxa"/>
            <w:tcBorders>
              <w:top w:val="nil"/>
              <w:left w:val="nil"/>
              <w:bottom w:val="nil"/>
              <w:right w:val="nil"/>
            </w:tcBorders>
            <w:shd w:val="clear" w:color="auto" w:fill="FFFFFF"/>
          </w:tcPr>
          <w:p ns2:paraId="3B9EC952" ns2:textId="77777777" w:rsidR="000F28BB" w:rsidRPr="007221FF" w:rsidRDefault="000F28BB" w:rsidP="00B3093D">
            <w:pPr>
              <w:autoSpaceDE w:val="0"/>
              <w:autoSpaceDN w:val="0"/>
              <w:adjustRightInd w:val="0"/>
              <w:spacing w:before="0"/>
              <w:rPr>
                <w:color w:val="000000"/>
                <w:sz w:val="20"/>
                <w:szCs w:val="20"/>
              </w:rPr>
            </w:pPr>
            <w:r w:rsidRPr="007221FF">
              <w:rPr>
                <w:color w:val="000000"/>
                <w:sz w:val="20"/>
                <w:szCs w:val="20"/>
              </w:rPr>
              <w:t xml:space="preserve">  0</w:t>
            </w:r>
          </w:p>
        </w:tc>
        <w:tc>
          <w:tcPr>
            <w:tcW w:w="813" w:type="dxa"/>
            <w:tcBorders>
              <w:top w:val="nil"/>
              <w:left w:val="nil"/>
              <w:bottom w:val="nil"/>
              <w:right w:val="nil"/>
            </w:tcBorders>
            <w:shd w:val="clear" w:color="auto" w:fill="FFFFFF"/>
          </w:tcPr>
          <w:p ns2:paraId="559E1C90"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 (13.0)</w:t>
            </w:r>
          </w:p>
        </w:tc>
        <w:tc>
          <w:tcPr>
            <w:tcW w:w="813" w:type="dxa"/>
            <w:tcBorders>
              <w:top w:val="nil"/>
              <w:left w:val="nil"/>
              <w:bottom w:val="nil"/>
              <w:right w:val="nil"/>
            </w:tcBorders>
            <w:shd w:val="clear" w:color="auto" w:fill="FFFFFF"/>
          </w:tcPr>
          <w:p ns2:paraId="2DBAAEFC"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12 (33.3)</w:t>
            </w:r>
          </w:p>
        </w:tc>
        <w:tc>
          <w:tcPr>
            <w:tcW w:w="813" w:type="dxa"/>
            <w:tcBorders>
              <w:top w:val="nil"/>
              <w:left w:val="nil"/>
              <w:bottom w:val="nil"/>
              <w:right w:val="nil"/>
            </w:tcBorders>
            <w:shd w:val="clear" w:color="auto" w:fill="FFFFFF"/>
          </w:tcPr>
          <w:p ns2:paraId="6DD7B7E2"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10 (25.0)</w:t>
            </w:r>
          </w:p>
        </w:tc>
        <w:tc>
          <w:tcPr>
            <w:tcW w:w="813" w:type="dxa"/>
            <w:tcBorders>
              <w:top w:val="nil"/>
              <w:left w:val="nil"/>
              <w:bottom w:val="nil"/>
              <w:right w:val="nil"/>
            </w:tcBorders>
            <w:shd w:val="clear" w:color="auto" w:fill="FFFFFF"/>
          </w:tcPr>
          <w:p ns2:paraId="07B65E1A"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 (13.6)</w:t>
            </w:r>
          </w:p>
        </w:tc>
        <w:tc>
          <w:tcPr>
            <w:tcW w:w="813" w:type="dxa"/>
            <w:tcBorders>
              <w:top w:val="nil"/>
              <w:left w:val="nil"/>
              <w:bottom w:val="nil"/>
              <w:right w:val="nil"/>
            </w:tcBorders>
            <w:shd w:val="clear" w:color="auto" w:fill="FFFFFF"/>
          </w:tcPr>
          <w:p ns2:paraId="7A44CECD"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2 (9.5)</w:t>
            </w:r>
          </w:p>
        </w:tc>
        <w:tc>
          <w:tcPr>
            <w:tcW w:w="852" w:type="dxa"/>
            <w:tcBorders>
              <w:top w:val="nil"/>
              <w:left w:val="nil"/>
              <w:bottom w:val="nil"/>
              <w:right w:val="nil"/>
            </w:tcBorders>
            <w:shd w:val="clear" w:color="auto" w:fill="FFFFFF"/>
          </w:tcPr>
          <w:p ns2:paraId="3CBE99FD"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10 (25.0)</w:t>
            </w:r>
          </w:p>
        </w:tc>
        <w:tc>
          <w:tcPr>
            <w:tcW w:w="852" w:type="dxa"/>
            <w:tcBorders>
              <w:top w:val="nil"/>
              <w:left w:val="nil"/>
              <w:bottom w:val="nil"/>
              <w:right w:val="nil"/>
            </w:tcBorders>
            <w:shd w:val="clear" w:color="auto" w:fill="FFFFFF"/>
          </w:tcPr>
          <w:p ns2:paraId="77266123"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9 (21.4)</w:t>
            </w:r>
          </w:p>
        </w:tc>
        <w:tc>
          <w:tcPr>
            <w:tcW w:w="813" w:type="dxa"/>
            <w:tcBorders>
              <w:top w:val="nil"/>
              <w:left w:val="nil"/>
              <w:bottom w:val="nil"/>
              <w:right w:val="nil"/>
            </w:tcBorders>
            <w:shd w:val="clear" w:color="auto" w:fill="FFFFFF"/>
          </w:tcPr>
          <w:p ns2:paraId="166980F1"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8 (15.1)</w:t>
            </w:r>
          </w:p>
        </w:tc>
        <w:tc>
          <w:tcPr>
            <w:tcW w:w="813" w:type="dxa"/>
            <w:tcBorders>
              <w:top w:val="nil"/>
              <w:left w:val="nil"/>
              <w:bottom w:val="nil"/>
              <w:right w:val="nil"/>
            </w:tcBorders>
            <w:shd w:val="clear" w:color="auto" w:fill="FFFFFF"/>
          </w:tcPr>
          <w:p ns2:paraId="68844F87"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8 (20.0)</w:t>
            </w:r>
          </w:p>
        </w:tc>
        <w:tc>
          <w:tcPr>
            <w:tcW w:w="813" w:type="dxa"/>
            <w:tcBorders>
              <w:top w:val="nil"/>
              <w:left w:val="nil"/>
              <w:bottom w:val="nil"/>
              <w:right w:val="nil"/>
            </w:tcBorders>
            <w:shd w:val="clear" w:color="auto" w:fill="FFFFFF"/>
          </w:tcPr>
          <w:p ns2:paraId="36EBCDCD"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16 (39.0)</w:t>
            </w:r>
          </w:p>
        </w:tc>
        <w:tc>
          <w:tcPr>
            <w:tcW w:w="813" w:type="dxa"/>
            <w:tcBorders>
              <w:top w:val="nil"/>
              <w:left w:val="nil"/>
              <w:bottom w:val="nil"/>
              <w:right w:val="nil"/>
            </w:tcBorders>
            <w:shd w:val="clear" w:color="auto" w:fill="FFFFFF"/>
          </w:tcPr>
          <w:p ns2:paraId="0F43108F"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6 (24.0)</w:t>
            </w:r>
          </w:p>
        </w:tc>
        <w:tc>
          <w:tcPr>
            <w:tcW w:w="813" w:type="dxa"/>
            <w:tcBorders>
              <w:top w:val="nil"/>
              <w:left w:val="nil"/>
              <w:bottom w:val="nil"/>
              <w:right w:val="nil"/>
            </w:tcBorders>
            <w:shd w:val="clear" w:color="auto" w:fill="FFFFFF"/>
          </w:tcPr>
          <w:p ns2:paraId="1ADF04AF"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14 (31.8)</w:t>
            </w:r>
          </w:p>
        </w:tc>
        <w:tc>
          <w:tcPr>
            <w:tcW w:w="813" w:type="dxa"/>
            <w:tcBorders>
              <w:top w:val="nil"/>
              <w:left w:val="nil"/>
              <w:bottom w:val="nil"/>
              <w:right w:val="nil"/>
            </w:tcBorders>
            <w:shd w:val="clear" w:color="auto" w:fill="FFFFFF"/>
          </w:tcPr>
          <w:p ns2:paraId="78C37308"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7 (14.9)</w:t>
            </w:r>
          </w:p>
        </w:tc>
      </w:tr>
      <w:tr w:rsidR="000F28BB" w:rsidRPr="007221FF" ns2:paraId="653D4FFF" ns2:textId="77777777" w:rsidTr="00B3093D">
        <w:trPr>
          <w:gridAfter w:val="1"/>
          <w:wAfter w:w="20" w:type="dxa"/>
          <w:cantSplit/>
          <w:jc w:val="center"/>
        </w:trPr>
        <w:tc>
          <w:tcPr>
            <w:tcW w:w="2293" w:type="dxa"/>
            <w:tcBorders>
              <w:top w:val="nil"/>
              <w:left w:val="nil"/>
              <w:bottom w:val="nil"/>
              <w:right w:val="nil"/>
            </w:tcBorders>
            <w:shd w:val="clear" w:color="auto" w:fill="FFFFFF"/>
          </w:tcPr>
          <w:p ns2:paraId="71989EFD" ns2:textId="77777777" w:rsidR="000F28BB" w:rsidRPr="007221FF" w:rsidRDefault="000F28BB" w:rsidP="00B3093D">
            <w:pPr>
              <w:autoSpaceDE w:val="0"/>
              <w:autoSpaceDN w:val="0"/>
              <w:adjustRightInd w:val="0"/>
              <w:spacing w:before="0"/>
              <w:rPr>
                <w:color w:val="000000"/>
                <w:sz w:val="20"/>
                <w:szCs w:val="20"/>
              </w:rPr>
            </w:pPr>
            <w:r w:rsidRPr="007221FF">
              <w:rPr>
                <w:color w:val="000000"/>
                <w:sz w:val="20"/>
                <w:szCs w:val="20"/>
              </w:rPr>
              <w:t xml:space="preserve">  1</w:t>
            </w:r>
          </w:p>
        </w:tc>
        <w:tc>
          <w:tcPr>
            <w:tcW w:w="813" w:type="dxa"/>
            <w:tcBorders>
              <w:top w:val="nil"/>
              <w:left w:val="nil"/>
              <w:bottom w:val="nil"/>
              <w:right w:val="nil"/>
            </w:tcBorders>
            <w:shd w:val="clear" w:color="auto" w:fill="FFFFFF"/>
          </w:tcPr>
          <w:p ns2:paraId="07183957"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20 (87.0)</w:t>
            </w:r>
          </w:p>
        </w:tc>
        <w:tc>
          <w:tcPr>
            <w:tcW w:w="813" w:type="dxa"/>
            <w:tcBorders>
              <w:top w:val="nil"/>
              <w:left w:val="nil"/>
              <w:bottom w:val="nil"/>
              <w:right w:val="nil"/>
            </w:tcBorders>
            <w:shd w:val="clear" w:color="auto" w:fill="FFFFFF"/>
          </w:tcPr>
          <w:p ns2:paraId="475C6199"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24 (66.7)</w:t>
            </w:r>
          </w:p>
        </w:tc>
        <w:tc>
          <w:tcPr>
            <w:tcW w:w="813" w:type="dxa"/>
            <w:tcBorders>
              <w:top w:val="nil"/>
              <w:left w:val="nil"/>
              <w:bottom w:val="nil"/>
              <w:right w:val="nil"/>
            </w:tcBorders>
            <w:shd w:val="clear" w:color="auto" w:fill="FFFFFF"/>
          </w:tcPr>
          <w:p ns2:paraId="3E18FDC1"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30 (75.0)</w:t>
            </w:r>
          </w:p>
        </w:tc>
        <w:tc>
          <w:tcPr>
            <w:tcW w:w="813" w:type="dxa"/>
            <w:tcBorders>
              <w:top w:val="nil"/>
              <w:left w:val="nil"/>
              <w:bottom w:val="nil"/>
              <w:right w:val="nil"/>
            </w:tcBorders>
            <w:shd w:val="clear" w:color="auto" w:fill="FFFFFF"/>
          </w:tcPr>
          <w:p ns2:paraId="5FCBA06A"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19 (86.4)</w:t>
            </w:r>
          </w:p>
        </w:tc>
        <w:tc>
          <w:tcPr>
            <w:tcW w:w="813" w:type="dxa"/>
            <w:tcBorders>
              <w:top w:val="nil"/>
              <w:left w:val="nil"/>
              <w:bottom w:val="nil"/>
              <w:right w:val="nil"/>
            </w:tcBorders>
            <w:shd w:val="clear" w:color="auto" w:fill="FFFFFF"/>
          </w:tcPr>
          <w:p ns2:paraId="21D5F167"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19 (90.5)</w:t>
            </w:r>
          </w:p>
        </w:tc>
        <w:tc>
          <w:tcPr>
            <w:tcW w:w="852" w:type="dxa"/>
            <w:tcBorders>
              <w:top w:val="nil"/>
              <w:left w:val="nil"/>
              <w:bottom w:val="nil"/>
              <w:right w:val="nil"/>
            </w:tcBorders>
            <w:shd w:val="clear" w:color="auto" w:fill="FFFFFF"/>
          </w:tcPr>
          <w:p ns2:paraId="279ACFAA"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30 (75.0)</w:t>
            </w:r>
          </w:p>
        </w:tc>
        <w:tc>
          <w:tcPr>
            <w:tcW w:w="852" w:type="dxa"/>
            <w:tcBorders>
              <w:top w:val="nil"/>
              <w:left w:val="nil"/>
              <w:bottom w:val="nil"/>
              <w:right w:val="nil"/>
            </w:tcBorders>
            <w:shd w:val="clear" w:color="auto" w:fill="FFFFFF"/>
          </w:tcPr>
          <w:p ns2:paraId="791D7F07"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33 (78.6)</w:t>
            </w:r>
          </w:p>
        </w:tc>
        <w:tc>
          <w:tcPr>
            <w:tcW w:w="813" w:type="dxa"/>
            <w:tcBorders>
              <w:top w:val="nil"/>
              <w:left w:val="nil"/>
              <w:bottom w:val="nil"/>
              <w:right w:val="nil"/>
            </w:tcBorders>
            <w:shd w:val="clear" w:color="auto" w:fill="FFFFFF"/>
          </w:tcPr>
          <w:p ns2:paraId="7B9F1A50"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45 (84.9)</w:t>
            </w:r>
          </w:p>
        </w:tc>
        <w:tc>
          <w:tcPr>
            <w:tcW w:w="813" w:type="dxa"/>
            <w:tcBorders>
              <w:top w:val="nil"/>
              <w:left w:val="nil"/>
              <w:bottom w:val="nil"/>
              <w:right w:val="nil"/>
            </w:tcBorders>
            <w:shd w:val="clear" w:color="auto" w:fill="FFFFFF"/>
          </w:tcPr>
          <w:p ns2:paraId="21C1691F"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32 (80.0)</w:t>
            </w:r>
          </w:p>
        </w:tc>
        <w:tc>
          <w:tcPr>
            <w:tcW w:w="813" w:type="dxa"/>
            <w:tcBorders>
              <w:top w:val="nil"/>
              <w:left w:val="nil"/>
              <w:bottom w:val="nil"/>
              <w:right w:val="nil"/>
            </w:tcBorders>
            <w:shd w:val="clear" w:color="auto" w:fill="FFFFFF"/>
          </w:tcPr>
          <w:p ns2:paraId="13EAA00F"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25 (61.0)</w:t>
            </w:r>
          </w:p>
        </w:tc>
        <w:tc>
          <w:tcPr>
            <w:tcW w:w="813" w:type="dxa"/>
            <w:tcBorders>
              <w:top w:val="nil"/>
              <w:left w:val="nil"/>
              <w:bottom w:val="nil"/>
              <w:right w:val="nil"/>
            </w:tcBorders>
            <w:shd w:val="clear" w:color="auto" w:fill="FFFFFF"/>
          </w:tcPr>
          <w:p ns2:paraId="2B0B121A"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19 (76.0)</w:t>
            </w:r>
          </w:p>
        </w:tc>
        <w:tc>
          <w:tcPr>
            <w:tcW w:w="813" w:type="dxa"/>
            <w:tcBorders>
              <w:top w:val="nil"/>
              <w:left w:val="nil"/>
              <w:bottom w:val="nil"/>
              <w:right w:val="nil"/>
            </w:tcBorders>
            <w:shd w:val="clear" w:color="auto" w:fill="FFFFFF"/>
          </w:tcPr>
          <w:p ns2:paraId="62C24131"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30 (68.2)</w:t>
            </w:r>
          </w:p>
        </w:tc>
        <w:tc>
          <w:tcPr>
            <w:tcW w:w="813" w:type="dxa"/>
            <w:tcBorders>
              <w:top w:val="nil"/>
              <w:left w:val="nil"/>
              <w:bottom w:val="nil"/>
              <w:right w:val="nil"/>
            </w:tcBorders>
            <w:shd w:val="clear" w:color="auto" w:fill="FFFFFF"/>
          </w:tcPr>
          <w:p ns2:paraId="514BD528"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40 (85.1)</w:t>
            </w:r>
          </w:p>
        </w:tc>
      </w:tr>
      <w:tr w:rsidR="000F28BB" w:rsidRPr="007221FF" ns2:paraId="4633A672" ns2:textId="77777777" w:rsidTr="00B3093D">
        <w:trPr>
          <w:gridAfter w:val="1"/>
          <w:wAfter w:w="20" w:type="dxa"/>
          <w:cantSplit/>
          <w:jc w:val="center"/>
        </w:trPr>
        <w:tc>
          <w:tcPr>
            <w:tcW w:w="12940" w:type="dxa"/>
            <w:gridSpan w:val="14"/>
            <w:tcBorders>
              <w:top w:val="nil"/>
              <w:left w:val="nil"/>
              <w:bottom w:val="nil"/>
              <w:right w:val="nil"/>
            </w:tcBorders>
            <w:shd w:val="clear" w:color="auto" w:fill="FFFFFF"/>
          </w:tcPr>
          <w:p ns2:paraId="7C32DC20" ns2:textId="77777777" w:rsidR="000F28BB" w:rsidRPr="007221FF" w:rsidRDefault="000F28BB" w:rsidP="00B3093D">
            <w:pPr>
              <w:autoSpaceDE w:val="0"/>
              <w:autoSpaceDN w:val="0"/>
              <w:adjustRightInd w:val="0"/>
              <w:spacing w:before="0"/>
              <w:jc w:val="center"/>
              <w:rPr>
                <w:color w:val="000000"/>
                <w:sz w:val="12"/>
                <w:szCs w:val="12"/>
              </w:rPr>
            </w:pPr>
            <w:r w:rsidRPr="007221FF">
              <w:rPr>
                <w:color w:val="000000"/>
                <w:sz w:val="12"/>
                <w:szCs w:val="12"/>
              </w:rPr>
              <w:t> </w:t>
            </w:r>
          </w:p>
        </w:tc>
      </w:tr>
      <w:tr w:rsidR="000F28BB" w:rsidRPr="007221FF" ns2:paraId="35EF5AD6" ns2:textId="77777777" w:rsidTr="00B3093D">
        <w:trPr>
          <w:gridAfter w:val="1"/>
          <w:wAfter w:w="20" w:type="dxa"/>
          <w:cantSplit/>
          <w:jc w:val="center"/>
        </w:trPr>
        <w:tc>
          <w:tcPr>
            <w:tcW w:w="12940" w:type="dxa"/>
            <w:gridSpan w:val="14"/>
            <w:tcBorders>
              <w:top w:val="nil"/>
              <w:left w:val="nil"/>
              <w:bottom w:val="single" w:sz="7" w:space="0" w:color="000000"/>
              <w:right w:val="nil"/>
            </w:tcBorders>
            <w:shd w:val="clear" w:color="auto" w:fill="FFFFFF"/>
          </w:tcPr>
          <w:p ns2:paraId="084E1103" ns2:textId="77777777" w:rsidR="000F28BB" w:rsidRPr="007221FF" w:rsidRDefault="000F28BB" w:rsidP="00B3093D">
            <w:pPr>
              <w:autoSpaceDE w:val="0"/>
              <w:autoSpaceDN w:val="0"/>
              <w:adjustRightInd w:val="0"/>
              <w:spacing w:before="0"/>
              <w:jc w:val="center"/>
              <w:rPr>
                <w:color w:val="000000"/>
                <w:sz w:val="12"/>
                <w:szCs w:val="12"/>
              </w:rPr>
            </w:pPr>
            <w:r w:rsidRPr="007221FF">
              <w:rPr>
                <w:color w:val="000000"/>
                <w:sz w:val="12"/>
                <w:szCs w:val="12"/>
              </w:rPr>
              <w:t> </w:t>
            </w:r>
          </w:p>
        </w:tc>
      </w:tr>
      <w:tr w:rsidR="000F28BB" w:rsidRPr="007221FF" ns2:paraId="4990891A" ns2:textId="77777777" w:rsidTr="00B3093D">
        <w:trPr>
          <w:cantSplit/>
          <w:jc w:val="center"/>
        </w:trPr>
        <w:tc>
          <w:tcPr>
            <w:tcW w:w="12960" w:type="dxa"/>
            <w:gridSpan w:val="15"/>
            <w:tcBorders>
              <w:top w:val="nil"/>
              <w:left w:val="nil"/>
              <w:bottom w:val="nil"/>
              <w:right w:val="nil"/>
            </w:tcBorders>
          </w:tcPr>
          <w:p ns2:paraId="647C7BAF" ns2:textId="2795E7EC" w:rsidR="00823712" w:rsidRPr="007221FF" w:rsidRDefault="006E6168" w:rsidP="000F28BB">
            <w:pPr>
              <w:autoSpaceDE w:val="0"/>
              <w:autoSpaceDN w:val="0"/>
              <w:adjustRightInd w:val="0"/>
              <w:spacing w:before="10" w:after="10"/>
              <w:rPr>
                <w:color w:val="000000"/>
                <w:sz w:val="18"/>
                <w:szCs w:val="18"/>
              </w:rPr>
            </w:pPr>
            <w:r w:rsidRPr="007221FF">
              <w:rPr>
                <w:color w:val="000000"/>
                <w:sz w:val="18"/>
                <w:szCs w:val="18"/>
              </w:rPr>
              <w:t>Abbreviations: BC=breast cancer; EC=endometrial cancer; ECOG PS= eastern cooperative oncology group performance status; GC=gastric cancer; HER2=human epidermal growth factor receptor 2; HNSCC=head and neck squamous cell carcinoma; HR=hormone receptor; NSCLC=non-small-cell lung cancer; OC=ovarian cancer; SCLC=small cell lung cancer; TNBC=triple-negative breast cancer; UC=urothelial cancer</w:t>
            </w:r>
            <w:r w:rsidR="00823712" w:rsidRPr="007221FF">
              <w:rPr>
                <w:color w:val="000000"/>
                <w:sz w:val="18"/>
                <w:szCs w:val="18"/>
              </w:rPr>
              <w:t>.</w:t>
            </w:r>
          </w:p>
          <w:p ns2:paraId="03494277" ns2:textId="4BA087DB" w:rsidR="000F28BB" w:rsidRPr="007221FF" w:rsidRDefault="000F28BB" w:rsidP="000F28BB">
            <w:pPr>
              <w:autoSpaceDE w:val="0"/>
              <w:autoSpaceDN w:val="0"/>
              <w:adjustRightInd w:val="0"/>
              <w:spacing w:before="10" w:after="10"/>
              <w:rPr>
                <w:color w:val="000000"/>
                <w:sz w:val="18"/>
                <w:szCs w:val="18"/>
              </w:rPr>
            </w:pPr>
            <w:r w:rsidRPr="007221FF">
              <w:rPr>
                <w:color w:val="000000"/>
                <w:sz w:val="18"/>
                <w:szCs w:val="18"/>
              </w:rPr>
              <w:t>DCO: 05MAR2024</w:t>
            </w:r>
          </w:p>
          <w:p ns2:paraId="6BEE0A3B" ns2:textId="77777777" w:rsidR="000F28BB" w:rsidRPr="007221FF" w:rsidRDefault="000F28BB" w:rsidP="000F28BB">
            <w:pPr>
              <w:autoSpaceDE w:val="0"/>
              <w:autoSpaceDN w:val="0"/>
              <w:adjustRightInd w:val="0"/>
              <w:spacing w:before="10" w:after="10"/>
              <w:rPr>
                <w:color w:val="000000"/>
                <w:sz w:val="18"/>
                <w:szCs w:val="18"/>
              </w:rPr>
            </w:pPr>
            <w:r w:rsidRPr="007221FF">
              <w:rPr>
                <w:color w:val="000000"/>
                <w:sz w:val="18"/>
                <w:szCs w:val="18"/>
              </w:rPr>
              <w:t>Percentage is based on the number of subjects in the respective subject cohort in APaT population.</w:t>
            </w:r>
          </w:p>
          <w:p ns2:paraId="564C561D" ns2:textId="0ED14CF0" w:rsidR="000F28BB" w:rsidRPr="007221FF" w:rsidRDefault="000F28BB" w:rsidP="000F28BB">
            <w:pPr>
              <w:autoSpaceDE w:val="0"/>
              <w:autoSpaceDN w:val="0"/>
              <w:adjustRightInd w:val="0"/>
              <w:spacing w:before="10" w:after="10"/>
              <w:rPr>
                <w:color w:val="000000"/>
                <w:sz w:val="20"/>
                <w:szCs w:val="20"/>
              </w:rPr>
            </w:pPr>
            <w:r w:rsidRPr="007221FF">
              <w:rPr>
                <w:color w:val="000000"/>
                <w:sz w:val="18"/>
                <w:szCs w:val="18"/>
              </w:rPr>
              <w:t>Participants enrolled before protocol amendment 10 and treated on or before 08NOV2023 are included</w:t>
            </w:r>
          </w:p>
        </w:tc>
      </w:tr>
    </w:tbl>
    <w:p ns2:paraId="20709956" ns2:textId="77777777" w:rsidR="009E17FE" w:rsidRDefault="009E17FE" w:rsidP="007243AD">
      <w:pPr>
        <w:pStyle w:val="Paragraph"/>
        <w:rPr>
          <w:lang w:eastAsia="zh-CN"/>
        </w:rPr>
        <w:sectPr w:rsidR="009E17FE" w:rsidSect="00E76BDC">
          <w:pgSz w:w="15840" w:h="12240" w:orient="landscape"/>
          <w:pgMar w:top="1800" w:right="1440" w:bottom="1440" w:left="1440" w:header="720" w:footer="720" w:gutter="0"/>
          <w:cols w:space="720"/>
          <w:docGrid w:linePitch="326"/>
        </w:sectPr>
      </w:pPr>
    </w:p>
    <w:p ns2:paraId="691461EA" ns2:textId="041E2621" w:rsidR="0094756B" w:rsidRDefault="009E17FE" w:rsidP="00CF1DAC">
      <w:pPr>
        <w:pStyle w:val="TableTitle"/>
      </w:pPr>
      <w:del w:id="9805" w:author="GoldenCorpusHarness" w:date="2026-03-28T21:57:55Z">
        <w:r>
          <w:delText>T</w:delText>
        </w:r>
      </w:del>
      <w:ins w:id="9806" w:author="GoldenCorpusHarness" w:date="2026-03-28T21:57:55Z">
        <w:r>
          <w:t>Figure 6Prob</w:t>
        </w:r>
      </w:ins>
      <w:r>
        <w:t>ab</w:t>
      </w:r>
      <w:ins w:id="9807" w:author="GoldenCorpusHarness" w:date="2026-03-28T21:57:55Z">
        <w:r>
          <w:t>i</w:t>
        </w:r>
      </w:ins>
      <w:r>
        <w:t>l</w:t>
      </w:r>
      <w:del w:id="9808" w:author="GoldenCorpusHarness" w:date="2026-03-28T21:57:55Z">
        <w:r>
          <w:delText>e 21MK-2870-001 (KL264 01): Summar</w:delText>
        </w:r>
      </w:del>
      <w:ins w:id="9809" w:author="GoldenCorpusHarness" w:date="2026-03-28T21:57:55Z">
        <w:r>
          <w:t>it</w:t>
        </w:r>
      </w:ins>
      <w:r>
        <w:t>y of</w:t>
      </w:r>
      <w:del w:id="9810" w:author="GoldenCorpusHarness" w:date="2026-03-28T21:57:55Z">
        <w:r>
          <w:delText xml:space="preserve"> Best Objective</w:delText>
        </w:r>
      </w:del>
      <w:r>
        <w:t xml:space="preserve"> Response </w:t>
      </w:r>
      <w:del w:id="9811" w:author="GoldenCorpusHarness" w:date="2026-03-28T21:57:55Z">
        <w:r>
          <w:delText>B</w:delText>
        </w:r>
      </w:del>
      <w:ins w:id="9812" w:author="GoldenCorpusHarness" w:date="2026-03-28T21:57:55Z">
        <w:r>
          <w:t>Versus S</w:t>
        </w:r>
      </w:ins>
      <w:r>
        <w:t>a</w:t>
      </w:r>
      <w:del w:id="9813" w:author="GoldenCorpusHarness" w:date="2026-03-28T21:57:55Z">
        <w:r>
          <w:delText>sed on Investigator</w:delText>
        </w:r>
      </w:del>
      <w:ins w:id="9814" w:author="GoldenCorpusHarness" w:date="2026-03-28T21:57:55Z">
        <w:r>
          <w:t>c-TMT</w:t>
        </w:r>
      </w:ins>
      <w:r>
        <w:t xml:space="preserve"> A</w:t>
      </w:r>
      <w:ins w:id="9815" w:author="GoldenCorpusHarness" w:date="2026-03-28T21:57:55Z">
        <w:r>
          <w:t>DC Expo</w:t>
        </w:r>
      </w:ins>
      <w:r>
        <w:t>s</w:t>
      </w:r>
      <w:del w:id="9816" w:author="GoldenCorpusHarness" w:date="2026-03-28T21:57:55Z">
        <w:r>
          <w:delText>s</w:delText>
        </w:r>
      </w:del>
      <w:ins w:id="9817" w:author="GoldenCorpusHarness" w:date="2026-03-28T21:57:55Z">
        <w:r>
          <w:t>ur</w:t>
        </w:r>
      </w:ins>
      <w:r>
        <w:t>e</w:t>
      </w:r>
      <w:del w:id="9818" w:author="GoldenCorpusHarness" w:date="2026-03-28T21:57:55Z">
        <w:r>
          <w:delText>ssment per RECIST 1.1 (APaT Population)</w:delText>
        </w:r>
      </w:del>
    </w:p>
    <w:bookmarkEnd w:id="277"/>
    <w:tbl>
      <w:tblPr>
        <w:tblW w:w="5000" w:type="pct"/>
        <w:tblLayout w:type="fixed"/>
        <w:tblCellMar>
          <w:left w:w="0" w:type="dxa"/>
          <w:right w:w="0" w:type="dxa"/>
        </w:tblCellMar>
        <w:tblLook w:val="0000" w:firstRow="0" w:lastRow="0" w:firstColumn="0" w:lastColumn="0" w:noHBand="0" w:noVBand="0"/>
      </w:tblPr>
      <w:tblGrid>
        <w:gridCol w:w="1755"/>
        <w:gridCol w:w="856"/>
        <w:gridCol w:w="857"/>
        <w:gridCol w:w="856"/>
        <w:gridCol w:w="856"/>
        <w:gridCol w:w="857"/>
        <w:gridCol w:w="856"/>
        <w:gridCol w:w="856"/>
        <w:gridCol w:w="856"/>
        <w:gridCol w:w="856"/>
        <w:gridCol w:w="856"/>
        <w:gridCol w:w="856"/>
        <w:gridCol w:w="856"/>
        <w:gridCol w:w="856"/>
        <w:gridCol w:w="75"/>
      </w:tblGrid>
      <w:tr w:rsidR="004320D2" w:rsidRPr="007221FF" ns2:paraId="25907C51" ns2:textId="77777777" w:rsidTr="004320D2">
        <w:trPr>
          <w:gridAfter w:val="1"/>
          <w:wAfter w:w="75" w:type="dxa"/>
          <w:cantSplit/>
          <w:tblHeader/>
        </w:trPr>
        <w:tc>
          <w:tcPr>
            <w:tcW w:w="1755" w:type="dxa"/>
            <w:tcBorders>
              <w:top w:val="single" w:sz="7" w:space="0" w:color="000000"/>
              <w:left w:val="nil"/>
              <w:bottom w:val="single" w:sz="4" w:space="0" w:color="000000"/>
              <w:right w:val="nil"/>
            </w:tcBorders>
            <w:shd w:val="clear" w:color="auto" w:fill="FFFFFF"/>
            <w:vAlign w:val="bottom"/>
          </w:tcPr>
          <w:p ns2:paraId="0186B013" ns2:textId="77777777" w:rsidR="004320D2" w:rsidRPr="007221FF" w:rsidRDefault="004320D2" w:rsidP="00B3093D">
            <w:pPr>
              <w:autoSpaceDE w:val="0"/>
              <w:autoSpaceDN w:val="0"/>
              <w:adjustRightInd w:val="0"/>
              <w:spacing w:before="0"/>
              <w:jc w:val="center"/>
              <w:rPr>
                <w:color w:val="000000"/>
                <w:sz w:val="20"/>
                <w:szCs w:val="20"/>
              </w:rPr>
            </w:pPr>
          </w:p>
        </w:tc>
        <w:tc>
          <w:tcPr>
            <w:tcW w:w="856" w:type="dxa"/>
            <w:tcBorders>
              <w:top w:val="single" w:sz="7" w:space="0" w:color="000000"/>
              <w:left w:val="nil"/>
              <w:bottom w:val="single" w:sz="4" w:space="0" w:color="000000"/>
              <w:right w:val="nil"/>
            </w:tcBorders>
            <w:shd w:val="clear" w:color="auto" w:fill="FFFFFF"/>
            <w:vAlign w:val="bottom"/>
          </w:tcPr>
          <w:p ns2:paraId="271D8406"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Cohort 1</w:t>
            </w:r>
            <w:r w:rsidRPr="007221FF">
              <w:rPr>
                <w:color w:val="000000"/>
                <w:sz w:val="20"/>
                <w:szCs w:val="20"/>
              </w:rPr>
              <w:br/>
              <w:t>TNBC</w:t>
            </w:r>
            <w:r w:rsidRPr="007221FF">
              <w:rPr>
                <w:color w:val="000000"/>
                <w:sz w:val="20"/>
                <w:szCs w:val="20"/>
              </w:rPr>
              <w:br/>
              <w:t>4 mg/kg</w:t>
            </w:r>
            <w:r w:rsidRPr="007221FF">
              <w:rPr>
                <w:color w:val="000000"/>
                <w:sz w:val="20"/>
                <w:szCs w:val="20"/>
              </w:rPr>
              <w:br/>
              <w:t>(N = 23)</w:t>
            </w:r>
          </w:p>
        </w:tc>
        <w:tc>
          <w:tcPr>
            <w:tcW w:w="857" w:type="dxa"/>
            <w:tcBorders>
              <w:top w:val="single" w:sz="7" w:space="0" w:color="000000"/>
              <w:left w:val="nil"/>
              <w:bottom w:val="single" w:sz="4" w:space="0" w:color="000000"/>
              <w:right w:val="nil"/>
            </w:tcBorders>
            <w:shd w:val="clear" w:color="auto" w:fill="FFFFFF"/>
            <w:vAlign w:val="bottom"/>
          </w:tcPr>
          <w:p ns2:paraId="325E99B9"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Cohort 1</w:t>
            </w:r>
            <w:r w:rsidRPr="007221FF">
              <w:rPr>
                <w:color w:val="000000"/>
                <w:sz w:val="20"/>
                <w:szCs w:val="20"/>
              </w:rPr>
              <w:br/>
              <w:t>TNBC</w:t>
            </w:r>
            <w:r w:rsidRPr="007221FF">
              <w:rPr>
                <w:color w:val="000000"/>
                <w:sz w:val="20"/>
                <w:szCs w:val="20"/>
              </w:rPr>
              <w:br/>
              <w:t>5 mg/kg</w:t>
            </w:r>
            <w:r w:rsidRPr="007221FF">
              <w:rPr>
                <w:color w:val="000000"/>
                <w:sz w:val="20"/>
                <w:szCs w:val="20"/>
              </w:rPr>
              <w:br/>
              <w:t>(N = 36)</w:t>
            </w:r>
          </w:p>
        </w:tc>
        <w:tc>
          <w:tcPr>
            <w:tcW w:w="856" w:type="dxa"/>
            <w:tcBorders>
              <w:top w:val="single" w:sz="7" w:space="0" w:color="000000"/>
              <w:left w:val="nil"/>
              <w:bottom w:val="single" w:sz="4" w:space="0" w:color="000000"/>
              <w:right w:val="nil"/>
            </w:tcBorders>
            <w:shd w:val="clear" w:color="auto" w:fill="FFFFFF"/>
            <w:vAlign w:val="bottom"/>
          </w:tcPr>
          <w:p ns2:paraId="723C0E61"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Cohort 2</w:t>
            </w:r>
            <w:r w:rsidRPr="007221FF">
              <w:rPr>
                <w:color w:val="000000"/>
                <w:sz w:val="20"/>
                <w:szCs w:val="20"/>
              </w:rPr>
              <w:br/>
              <w:t>OC</w:t>
            </w:r>
            <w:r w:rsidRPr="007221FF">
              <w:rPr>
                <w:color w:val="000000"/>
                <w:sz w:val="20"/>
                <w:szCs w:val="20"/>
              </w:rPr>
              <w:br/>
              <w:t>(N = 40)</w:t>
            </w:r>
          </w:p>
        </w:tc>
        <w:tc>
          <w:tcPr>
            <w:tcW w:w="856" w:type="dxa"/>
            <w:tcBorders>
              <w:top w:val="single" w:sz="7" w:space="0" w:color="000000"/>
              <w:left w:val="nil"/>
              <w:bottom w:val="single" w:sz="4" w:space="0" w:color="000000"/>
              <w:right w:val="nil"/>
            </w:tcBorders>
            <w:shd w:val="clear" w:color="auto" w:fill="FFFFFF"/>
            <w:vAlign w:val="bottom"/>
          </w:tcPr>
          <w:p ns2:paraId="0500A254"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Cohort 3A</w:t>
            </w:r>
            <w:r w:rsidRPr="007221FF">
              <w:rPr>
                <w:color w:val="000000"/>
                <w:sz w:val="20"/>
                <w:szCs w:val="20"/>
              </w:rPr>
              <w:br/>
              <w:t>NSCLC</w:t>
            </w:r>
            <w:r w:rsidRPr="007221FF">
              <w:rPr>
                <w:color w:val="000000"/>
                <w:sz w:val="20"/>
                <w:szCs w:val="20"/>
              </w:rPr>
              <w:br/>
              <w:t>Mutation</w:t>
            </w:r>
            <w:r w:rsidRPr="007221FF">
              <w:rPr>
                <w:color w:val="000000"/>
                <w:sz w:val="20"/>
                <w:szCs w:val="20"/>
              </w:rPr>
              <w:br/>
              <w:t>(N = 22)</w:t>
            </w:r>
          </w:p>
        </w:tc>
        <w:tc>
          <w:tcPr>
            <w:tcW w:w="857" w:type="dxa"/>
            <w:tcBorders>
              <w:top w:val="single" w:sz="7" w:space="0" w:color="000000"/>
              <w:left w:val="nil"/>
              <w:bottom w:val="single" w:sz="4" w:space="0" w:color="000000"/>
              <w:right w:val="nil"/>
            </w:tcBorders>
            <w:shd w:val="clear" w:color="auto" w:fill="FFFFFF"/>
            <w:vAlign w:val="bottom"/>
          </w:tcPr>
          <w:p ns2:paraId="04602EC9"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Cohort 3A</w:t>
            </w:r>
            <w:r w:rsidRPr="007221FF">
              <w:rPr>
                <w:color w:val="000000"/>
                <w:sz w:val="20"/>
                <w:szCs w:val="20"/>
              </w:rPr>
              <w:br/>
              <w:t>NSCLC</w:t>
            </w:r>
            <w:r w:rsidRPr="007221FF">
              <w:rPr>
                <w:color w:val="000000"/>
                <w:sz w:val="20"/>
                <w:szCs w:val="20"/>
              </w:rPr>
              <w:br/>
              <w:t>Wild</w:t>
            </w:r>
            <w:r w:rsidRPr="007221FF">
              <w:rPr>
                <w:color w:val="000000"/>
                <w:sz w:val="20"/>
                <w:szCs w:val="20"/>
              </w:rPr>
              <w:br/>
              <w:t>Type</w:t>
            </w:r>
            <w:r w:rsidRPr="007221FF">
              <w:rPr>
                <w:color w:val="000000"/>
                <w:sz w:val="20"/>
                <w:szCs w:val="20"/>
              </w:rPr>
              <w:br/>
              <w:t>(N = 21)</w:t>
            </w:r>
          </w:p>
        </w:tc>
        <w:tc>
          <w:tcPr>
            <w:tcW w:w="856" w:type="dxa"/>
            <w:tcBorders>
              <w:top w:val="single" w:sz="7" w:space="0" w:color="000000"/>
              <w:left w:val="nil"/>
              <w:bottom w:val="single" w:sz="4" w:space="0" w:color="000000"/>
              <w:right w:val="nil"/>
            </w:tcBorders>
            <w:shd w:val="clear" w:color="auto" w:fill="FFFFFF"/>
            <w:vAlign w:val="bottom"/>
          </w:tcPr>
          <w:p ns2:paraId="78EF8652"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Cohort 3B</w:t>
            </w:r>
            <w:r w:rsidRPr="007221FF">
              <w:rPr>
                <w:color w:val="000000"/>
                <w:sz w:val="20"/>
                <w:szCs w:val="20"/>
              </w:rPr>
              <w:br/>
              <w:t>NSCLC</w:t>
            </w:r>
            <w:r w:rsidRPr="007221FF">
              <w:rPr>
                <w:color w:val="000000"/>
                <w:sz w:val="20"/>
                <w:szCs w:val="20"/>
              </w:rPr>
              <w:br/>
              <w:t>Wild</w:t>
            </w:r>
            <w:r w:rsidRPr="007221FF">
              <w:rPr>
                <w:color w:val="000000"/>
                <w:sz w:val="20"/>
                <w:szCs w:val="20"/>
              </w:rPr>
              <w:br/>
              <w:t>Type</w:t>
            </w:r>
            <w:r w:rsidRPr="007221FF">
              <w:rPr>
                <w:color w:val="000000"/>
                <w:sz w:val="20"/>
                <w:szCs w:val="20"/>
              </w:rPr>
              <w:br/>
              <w:t>4 mg/kg</w:t>
            </w:r>
            <w:r w:rsidRPr="007221FF">
              <w:rPr>
                <w:color w:val="000000"/>
                <w:sz w:val="20"/>
                <w:szCs w:val="20"/>
              </w:rPr>
              <w:br/>
              <w:t>(N = 40)</w:t>
            </w:r>
          </w:p>
        </w:tc>
        <w:tc>
          <w:tcPr>
            <w:tcW w:w="856" w:type="dxa"/>
            <w:tcBorders>
              <w:top w:val="single" w:sz="7" w:space="0" w:color="000000"/>
              <w:left w:val="nil"/>
              <w:bottom w:val="single" w:sz="4" w:space="0" w:color="000000"/>
              <w:right w:val="nil"/>
            </w:tcBorders>
            <w:shd w:val="clear" w:color="auto" w:fill="FFFFFF"/>
            <w:vAlign w:val="bottom"/>
          </w:tcPr>
          <w:p ns2:paraId="1800E590"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Cohort 3B</w:t>
            </w:r>
            <w:r w:rsidRPr="007221FF">
              <w:rPr>
                <w:color w:val="000000"/>
                <w:sz w:val="20"/>
                <w:szCs w:val="20"/>
              </w:rPr>
              <w:br/>
              <w:t>NSCLC</w:t>
            </w:r>
            <w:r w:rsidRPr="007221FF">
              <w:rPr>
                <w:color w:val="000000"/>
                <w:sz w:val="20"/>
                <w:szCs w:val="20"/>
              </w:rPr>
              <w:br/>
              <w:t>Wild</w:t>
            </w:r>
            <w:r w:rsidRPr="007221FF">
              <w:rPr>
                <w:color w:val="000000"/>
                <w:sz w:val="20"/>
                <w:szCs w:val="20"/>
              </w:rPr>
              <w:br/>
              <w:t>Type</w:t>
            </w:r>
            <w:r w:rsidRPr="007221FF">
              <w:rPr>
                <w:color w:val="000000"/>
                <w:sz w:val="20"/>
                <w:szCs w:val="20"/>
              </w:rPr>
              <w:br/>
              <w:t>5 mg/kg</w:t>
            </w:r>
            <w:r w:rsidRPr="007221FF">
              <w:rPr>
                <w:color w:val="000000"/>
                <w:sz w:val="20"/>
                <w:szCs w:val="20"/>
              </w:rPr>
              <w:br/>
              <w:t>(N = 42)</w:t>
            </w:r>
          </w:p>
        </w:tc>
        <w:tc>
          <w:tcPr>
            <w:tcW w:w="856" w:type="dxa"/>
            <w:tcBorders>
              <w:top w:val="single" w:sz="7" w:space="0" w:color="000000"/>
              <w:left w:val="nil"/>
              <w:bottom w:val="single" w:sz="4" w:space="0" w:color="000000"/>
              <w:right w:val="nil"/>
            </w:tcBorders>
            <w:shd w:val="clear" w:color="auto" w:fill="FFFFFF"/>
            <w:vAlign w:val="bottom"/>
          </w:tcPr>
          <w:p ns2:paraId="75737CD5"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Cohort 4</w:t>
            </w:r>
            <w:r w:rsidRPr="007221FF">
              <w:rPr>
                <w:color w:val="000000"/>
                <w:sz w:val="20"/>
                <w:szCs w:val="20"/>
              </w:rPr>
              <w:br/>
              <w:t>GC</w:t>
            </w:r>
            <w:r w:rsidRPr="007221FF">
              <w:rPr>
                <w:color w:val="000000"/>
                <w:sz w:val="20"/>
                <w:szCs w:val="20"/>
              </w:rPr>
              <w:br/>
              <w:t>(N = 53)</w:t>
            </w:r>
          </w:p>
        </w:tc>
        <w:tc>
          <w:tcPr>
            <w:tcW w:w="856" w:type="dxa"/>
            <w:tcBorders>
              <w:top w:val="single" w:sz="7" w:space="0" w:color="000000"/>
              <w:left w:val="nil"/>
              <w:bottom w:val="single" w:sz="4" w:space="0" w:color="000000"/>
              <w:right w:val="nil"/>
            </w:tcBorders>
            <w:shd w:val="clear" w:color="auto" w:fill="FFFFFF"/>
            <w:vAlign w:val="bottom"/>
          </w:tcPr>
          <w:p ns2:paraId="6A88E812"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Cohort 5</w:t>
            </w:r>
            <w:r w:rsidRPr="007221FF">
              <w:rPr>
                <w:color w:val="000000"/>
                <w:sz w:val="20"/>
                <w:szCs w:val="20"/>
              </w:rPr>
              <w:br/>
              <w:t>SCLC</w:t>
            </w:r>
            <w:r w:rsidRPr="007221FF">
              <w:rPr>
                <w:color w:val="000000"/>
                <w:sz w:val="20"/>
                <w:szCs w:val="20"/>
              </w:rPr>
              <w:br/>
              <w:t>(N = 40)</w:t>
            </w:r>
          </w:p>
        </w:tc>
        <w:tc>
          <w:tcPr>
            <w:tcW w:w="856" w:type="dxa"/>
            <w:tcBorders>
              <w:top w:val="single" w:sz="7" w:space="0" w:color="000000"/>
              <w:left w:val="nil"/>
              <w:bottom w:val="single" w:sz="4" w:space="0" w:color="000000"/>
              <w:right w:val="nil"/>
            </w:tcBorders>
            <w:shd w:val="clear" w:color="auto" w:fill="FFFFFF"/>
            <w:vAlign w:val="bottom"/>
          </w:tcPr>
          <w:p ns2:paraId="213BDB93"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Cohort 6</w:t>
            </w:r>
            <w:r w:rsidRPr="007221FF">
              <w:rPr>
                <w:color w:val="000000"/>
                <w:sz w:val="20"/>
                <w:szCs w:val="20"/>
              </w:rPr>
              <w:br/>
              <w:t>HR+</w:t>
            </w:r>
            <w:r w:rsidRPr="007221FF">
              <w:rPr>
                <w:color w:val="000000"/>
                <w:sz w:val="20"/>
                <w:szCs w:val="20"/>
              </w:rPr>
              <w:br/>
              <w:t>HER2-</w:t>
            </w:r>
            <w:r w:rsidRPr="007221FF">
              <w:rPr>
                <w:color w:val="000000"/>
                <w:sz w:val="20"/>
                <w:szCs w:val="20"/>
              </w:rPr>
              <w:br/>
              <w:t>BC</w:t>
            </w:r>
            <w:r w:rsidRPr="007221FF">
              <w:rPr>
                <w:color w:val="000000"/>
                <w:sz w:val="20"/>
                <w:szCs w:val="20"/>
              </w:rPr>
              <w:br/>
              <w:t>(N = 41)</w:t>
            </w:r>
          </w:p>
        </w:tc>
        <w:tc>
          <w:tcPr>
            <w:tcW w:w="856" w:type="dxa"/>
            <w:tcBorders>
              <w:top w:val="single" w:sz="7" w:space="0" w:color="000000"/>
              <w:left w:val="nil"/>
              <w:bottom w:val="single" w:sz="4" w:space="0" w:color="000000"/>
              <w:right w:val="nil"/>
            </w:tcBorders>
            <w:shd w:val="clear" w:color="auto" w:fill="FFFFFF"/>
            <w:vAlign w:val="bottom"/>
          </w:tcPr>
          <w:p ns2:paraId="10635280"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Cohort 7</w:t>
            </w:r>
            <w:r w:rsidRPr="007221FF">
              <w:rPr>
                <w:color w:val="000000"/>
                <w:sz w:val="20"/>
                <w:szCs w:val="20"/>
              </w:rPr>
              <w:br/>
              <w:t>HNSCC</w:t>
            </w:r>
            <w:r w:rsidRPr="007221FF">
              <w:rPr>
                <w:color w:val="000000"/>
                <w:sz w:val="20"/>
                <w:szCs w:val="20"/>
              </w:rPr>
              <w:br/>
              <w:t>(N = 25)</w:t>
            </w:r>
          </w:p>
        </w:tc>
        <w:tc>
          <w:tcPr>
            <w:tcW w:w="856" w:type="dxa"/>
            <w:tcBorders>
              <w:top w:val="single" w:sz="7" w:space="0" w:color="000000"/>
              <w:left w:val="nil"/>
              <w:bottom w:val="single" w:sz="4" w:space="0" w:color="000000"/>
              <w:right w:val="nil"/>
            </w:tcBorders>
            <w:shd w:val="clear" w:color="auto" w:fill="FFFFFF"/>
            <w:vAlign w:val="bottom"/>
          </w:tcPr>
          <w:p ns2:paraId="4D609F8A"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Cohort 8</w:t>
            </w:r>
            <w:r w:rsidRPr="007221FF">
              <w:rPr>
                <w:color w:val="000000"/>
                <w:sz w:val="20"/>
                <w:szCs w:val="20"/>
              </w:rPr>
              <w:br/>
              <w:t>EC</w:t>
            </w:r>
            <w:r w:rsidRPr="007221FF">
              <w:rPr>
                <w:color w:val="000000"/>
                <w:sz w:val="20"/>
                <w:szCs w:val="20"/>
              </w:rPr>
              <w:br/>
              <w:t>(N = 44)</w:t>
            </w:r>
          </w:p>
        </w:tc>
        <w:tc>
          <w:tcPr>
            <w:tcW w:w="856" w:type="dxa"/>
            <w:tcBorders>
              <w:top w:val="single" w:sz="7" w:space="0" w:color="000000"/>
              <w:left w:val="nil"/>
              <w:bottom w:val="single" w:sz="4" w:space="0" w:color="000000"/>
              <w:right w:val="nil"/>
            </w:tcBorders>
            <w:shd w:val="clear" w:color="auto" w:fill="FFFFFF"/>
            <w:vAlign w:val="bottom"/>
          </w:tcPr>
          <w:p ns2:paraId="0ED53CF7"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Cohort 9</w:t>
            </w:r>
            <w:r w:rsidRPr="007221FF">
              <w:rPr>
                <w:color w:val="000000"/>
                <w:sz w:val="20"/>
                <w:szCs w:val="20"/>
              </w:rPr>
              <w:br/>
              <w:t>UC</w:t>
            </w:r>
            <w:r w:rsidRPr="007221FF">
              <w:rPr>
                <w:color w:val="000000"/>
                <w:sz w:val="20"/>
                <w:szCs w:val="20"/>
              </w:rPr>
              <w:br/>
              <w:t>(N = 47)</w:t>
            </w:r>
          </w:p>
        </w:tc>
      </w:tr>
      <w:tr w:rsidR="004320D2" w:rsidRPr="007221FF" ns2:paraId="3FF32DE9" ns2:textId="77777777" w:rsidTr="004320D2">
        <w:trPr>
          <w:gridAfter w:val="1"/>
          <w:wAfter w:w="75" w:type="dxa"/>
          <w:cantSplit/>
        </w:trPr>
        <w:tc>
          <w:tcPr>
            <w:tcW w:w="1755" w:type="dxa"/>
            <w:tcBorders>
              <w:top w:val="nil"/>
              <w:left w:val="nil"/>
              <w:bottom w:val="nil"/>
              <w:right w:val="nil"/>
            </w:tcBorders>
            <w:shd w:val="clear" w:color="auto" w:fill="FFFFFF"/>
          </w:tcPr>
          <w:p ns2:paraId="32FDE5D3" ns2:textId="2215A7CA" w:rsidR="004320D2" w:rsidRPr="007221FF" w:rsidRDefault="004320D2" w:rsidP="00B3093D">
            <w:pPr>
              <w:autoSpaceDE w:val="0"/>
              <w:autoSpaceDN w:val="0"/>
              <w:adjustRightInd w:val="0"/>
              <w:spacing w:before="0"/>
              <w:rPr>
                <w:color w:val="000000"/>
                <w:sz w:val="20"/>
                <w:szCs w:val="20"/>
              </w:rPr>
            </w:pPr>
            <w:r w:rsidRPr="007221FF">
              <w:rPr>
                <w:color w:val="000000"/>
                <w:sz w:val="20"/>
                <w:szCs w:val="20"/>
              </w:rPr>
              <w:t xml:space="preserve">Confirmed </w:t>
            </w:r>
            <w:r w:rsidR="00EA5034" w:rsidRPr="007221FF">
              <w:rPr>
                <w:color w:val="000000"/>
                <w:sz w:val="20"/>
                <w:szCs w:val="20"/>
              </w:rPr>
              <w:t>CR,</w:t>
            </w:r>
            <w:r w:rsidRPr="007221FF">
              <w:rPr>
                <w:color w:val="000000"/>
                <w:sz w:val="20"/>
                <w:szCs w:val="20"/>
              </w:rPr>
              <w:t xml:space="preserve"> n (%)</w:t>
            </w:r>
          </w:p>
        </w:tc>
        <w:tc>
          <w:tcPr>
            <w:tcW w:w="856" w:type="dxa"/>
            <w:tcBorders>
              <w:top w:val="nil"/>
              <w:left w:val="nil"/>
              <w:bottom w:val="nil"/>
              <w:right w:val="nil"/>
            </w:tcBorders>
            <w:shd w:val="clear" w:color="auto" w:fill="FFFFFF"/>
          </w:tcPr>
          <w:p ns2:paraId="5166A48C"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0</w:t>
            </w:r>
          </w:p>
        </w:tc>
        <w:tc>
          <w:tcPr>
            <w:tcW w:w="857" w:type="dxa"/>
            <w:tcBorders>
              <w:top w:val="nil"/>
              <w:left w:val="nil"/>
              <w:bottom w:val="nil"/>
              <w:right w:val="nil"/>
            </w:tcBorders>
            <w:shd w:val="clear" w:color="auto" w:fill="FFFFFF"/>
          </w:tcPr>
          <w:p ns2:paraId="69C360FB"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2 (5.6)</w:t>
            </w:r>
          </w:p>
        </w:tc>
        <w:tc>
          <w:tcPr>
            <w:tcW w:w="856" w:type="dxa"/>
            <w:tcBorders>
              <w:top w:val="nil"/>
              <w:left w:val="nil"/>
              <w:bottom w:val="nil"/>
              <w:right w:val="nil"/>
            </w:tcBorders>
            <w:shd w:val="clear" w:color="auto" w:fill="FFFFFF"/>
          </w:tcPr>
          <w:p ns2:paraId="076C5A06"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0</w:t>
            </w:r>
          </w:p>
        </w:tc>
        <w:tc>
          <w:tcPr>
            <w:tcW w:w="856" w:type="dxa"/>
            <w:tcBorders>
              <w:top w:val="nil"/>
              <w:left w:val="nil"/>
              <w:bottom w:val="nil"/>
              <w:right w:val="nil"/>
            </w:tcBorders>
            <w:shd w:val="clear" w:color="auto" w:fill="FFFFFF"/>
          </w:tcPr>
          <w:p ns2:paraId="62C64DAD"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0</w:t>
            </w:r>
          </w:p>
        </w:tc>
        <w:tc>
          <w:tcPr>
            <w:tcW w:w="857" w:type="dxa"/>
            <w:tcBorders>
              <w:top w:val="nil"/>
              <w:left w:val="nil"/>
              <w:bottom w:val="nil"/>
              <w:right w:val="nil"/>
            </w:tcBorders>
            <w:shd w:val="clear" w:color="auto" w:fill="FFFFFF"/>
          </w:tcPr>
          <w:p ns2:paraId="6C9EDA35"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0</w:t>
            </w:r>
          </w:p>
        </w:tc>
        <w:tc>
          <w:tcPr>
            <w:tcW w:w="856" w:type="dxa"/>
            <w:tcBorders>
              <w:top w:val="nil"/>
              <w:left w:val="nil"/>
              <w:bottom w:val="nil"/>
              <w:right w:val="nil"/>
            </w:tcBorders>
            <w:shd w:val="clear" w:color="auto" w:fill="FFFFFF"/>
          </w:tcPr>
          <w:p ns2:paraId="252626D4"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0</w:t>
            </w:r>
          </w:p>
        </w:tc>
        <w:tc>
          <w:tcPr>
            <w:tcW w:w="856" w:type="dxa"/>
            <w:tcBorders>
              <w:top w:val="nil"/>
              <w:left w:val="nil"/>
              <w:bottom w:val="nil"/>
              <w:right w:val="nil"/>
            </w:tcBorders>
            <w:shd w:val="clear" w:color="auto" w:fill="FFFFFF"/>
          </w:tcPr>
          <w:p ns2:paraId="43AC6B5B"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0</w:t>
            </w:r>
          </w:p>
        </w:tc>
        <w:tc>
          <w:tcPr>
            <w:tcW w:w="856" w:type="dxa"/>
            <w:tcBorders>
              <w:top w:val="nil"/>
              <w:left w:val="nil"/>
              <w:bottom w:val="nil"/>
              <w:right w:val="nil"/>
            </w:tcBorders>
            <w:shd w:val="clear" w:color="auto" w:fill="FFFFFF"/>
          </w:tcPr>
          <w:p ns2:paraId="489F61D1"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0</w:t>
            </w:r>
          </w:p>
        </w:tc>
        <w:tc>
          <w:tcPr>
            <w:tcW w:w="856" w:type="dxa"/>
            <w:tcBorders>
              <w:top w:val="nil"/>
              <w:left w:val="nil"/>
              <w:bottom w:val="nil"/>
              <w:right w:val="nil"/>
            </w:tcBorders>
            <w:shd w:val="clear" w:color="auto" w:fill="FFFFFF"/>
          </w:tcPr>
          <w:p ns2:paraId="25786E03"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0</w:t>
            </w:r>
          </w:p>
        </w:tc>
        <w:tc>
          <w:tcPr>
            <w:tcW w:w="856" w:type="dxa"/>
            <w:tcBorders>
              <w:top w:val="nil"/>
              <w:left w:val="nil"/>
              <w:bottom w:val="nil"/>
              <w:right w:val="nil"/>
            </w:tcBorders>
            <w:shd w:val="clear" w:color="auto" w:fill="FFFFFF"/>
          </w:tcPr>
          <w:p ns2:paraId="18212FD3"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0</w:t>
            </w:r>
          </w:p>
        </w:tc>
        <w:tc>
          <w:tcPr>
            <w:tcW w:w="856" w:type="dxa"/>
            <w:tcBorders>
              <w:top w:val="nil"/>
              <w:left w:val="nil"/>
              <w:bottom w:val="nil"/>
              <w:right w:val="nil"/>
            </w:tcBorders>
            <w:shd w:val="clear" w:color="auto" w:fill="FFFFFF"/>
          </w:tcPr>
          <w:p ns2:paraId="4C34771C"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0</w:t>
            </w:r>
          </w:p>
        </w:tc>
        <w:tc>
          <w:tcPr>
            <w:tcW w:w="856" w:type="dxa"/>
            <w:tcBorders>
              <w:top w:val="nil"/>
              <w:left w:val="nil"/>
              <w:bottom w:val="nil"/>
              <w:right w:val="nil"/>
            </w:tcBorders>
            <w:shd w:val="clear" w:color="auto" w:fill="FFFFFF"/>
          </w:tcPr>
          <w:p ns2:paraId="13CA55A0"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0</w:t>
            </w:r>
          </w:p>
        </w:tc>
        <w:tc>
          <w:tcPr>
            <w:tcW w:w="856" w:type="dxa"/>
            <w:tcBorders>
              <w:top w:val="nil"/>
              <w:left w:val="nil"/>
              <w:bottom w:val="nil"/>
              <w:right w:val="nil"/>
            </w:tcBorders>
            <w:shd w:val="clear" w:color="auto" w:fill="FFFFFF"/>
          </w:tcPr>
          <w:p ns2:paraId="5443968B"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0</w:t>
            </w:r>
          </w:p>
        </w:tc>
      </w:tr>
      <w:tr w:rsidR="004320D2" w:rsidRPr="007221FF" ns2:paraId="59A64E3A" ns2:textId="77777777" w:rsidTr="004320D2">
        <w:trPr>
          <w:gridAfter w:val="1"/>
          <w:wAfter w:w="75" w:type="dxa"/>
          <w:cantSplit/>
        </w:trPr>
        <w:tc>
          <w:tcPr>
            <w:tcW w:w="1755" w:type="dxa"/>
            <w:tcBorders>
              <w:top w:val="nil"/>
              <w:left w:val="nil"/>
              <w:bottom w:val="nil"/>
              <w:right w:val="nil"/>
            </w:tcBorders>
            <w:shd w:val="clear" w:color="auto" w:fill="FFFFFF"/>
          </w:tcPr>
          <w:p ns2:paraId="6F350E32" ns2:textId="5AD6D2E4" w:rsidR="004320D2" w:rsidRPr="007221FF" w:rsidRDefault="004320D2" w:rsidP="00B3093D">
            <w:pPr>
              <w:autoSpaceDE w:val="0"/>
              <w:autoSpaceDN w:val="0"/>
              <w:adjustRightInd w:val="0"/>
              <w:spacing w:before="0"/>
              <w:rPr>
                <w:color w:val="000000"/>
                <w:sz w:val="20"/>
                <w:szCs w:val="20"/>
              </w:rPr>
            </w:pPr>
            <w:r w:rsidRPr="007221FF">
              <w:rPr>
                <w:color w:val="000000"/>
                <w:sz w:val="20"/>
                <w:szCs w:val="20"/>
              </w:rPr>
              <w:t xml:space="preserve">Confirmed </w:t>
            </w:r>
            <w:r w:rsidR="00EA5034" w:rsidRPr="007221FF">
              <w:rPr>
                <w:color w:val="000000"/>
                <w:sz w:val="20"/>
                <w:szCs w:val="20"/>
              </w:rPr>
              <w:t>PR,</w:t>
            </w:r>
            <w:r w:rsidRPr="007221FF">
              <w:rPr>
                <w:color w:val="000000"/>
                <w:sz w:val="20"/>
                <w:szCs w:val="20"/>
              </w:rPr>
              <w:t xml:space="preserve"> n (%)</w:t>
            </w:r>
          </w:p>
        </w:tc>
        <w:tc>
          <w:tcPr>
            <w:tcW w:w="856" w:type="dxa"/>
            <w:tcBorders>
              <w:top w:val="nil"/>
              <w:left w:val="nil"/>
              <w:bottom w:val="nil"/>
              <w:right w:val="nil"/>
            </w:tcBorders>
            <w:shd w:val="clear" w:color="auto" w:fill="FFFFFF"/>
          </w:tcPr>
          <w:p ns2:paraId="616E8A19"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8 (34.8)</w:t>
            </w:r>
          </w:p>
        </w:tc>
        <w:tc>
          <w:tcPr>
            <w:tcW w:w="857" w:type="dxa"/>
            <w:tcBorders>
              <w:top w:val="nil"/>
              <w:left w:val="nil"/>
              <w:bottom w:val="nil"/>
              <w:right w:val="nil"/>
            </w:tcBorders>
            <w:shd w:val="clear" w:color="auto" w:fill="FFFFFF"/>
          </w:tcPr>
          <w:p ns2:paraId="68B4DDB0"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12 (33.3)</w:t>
            </w:r>
          </w:p>
        </w:tc>
        <w:tc>
          <w:tcPr>
            <w:tcW w:w="856" w:type="dxa"/>
            <w:tcBorders>
              <w:top w:val="nil"/>
              <w:left w:val="nil"/>
              <w:bottom w:val="nil"/>
              <w:right w:val="nil"/>
            </w:tcBorders>
            <w:shd w:val="clear" w:color="auto" w:fill="FFFFFF"/>
          </w:tcPr>
          <w:p ns2:paraId="7DA98565"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14 (35.0)</w:t>
            </w:r>
          </w:p>
        </w:tc>
        <w:tc>
          <w:tcPr>
            <w:tcW w:w="856" w:type="dxa"/>
            <w:tcBorders>
              <w:top w:val="nil"/>
              <w:left w:val="nil"/>
              <w:bottom w:val="nil"/>
              <w:right w:val="nil"/>
            </w:tcBorders>
            <w:shd w:val="clear" w:color="auto" w:fill="FFFFFF"/>
          </w:tcPr>
          <w:p ns2:paraId="6B6F7970"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12 (54.5)</w:t>
            </w:r>
          </w:p>
        </w:tc>
        <w:tc>
          <w:tcPr>
            <w:tcW w:w="857" w:type="dxa"/>
            <w:tcBorders>
              <w:top w:val="nil"/>
              <w:left w:val="nil"/>
              <w:bottom w:val="nil"/>
              <w:right w:val="nil"/>
            </w:tcBorders>
            <w:shd w:val="clear" w:color="auto" w:fill="FFFFFF"/>
          </w:tcPr>
          <w:p ns2:paraId="2E92A05F"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5 (23.8)</w:t>
            </w:r>
          </w:p>
        </w:tc>
        <w:tc>
          <w:tcPr>
            <w:tcW w:w="856" w:type="dxa"/>
            <w:tcBorders>
              <w:top w:val="nil"/>
              <w:left w:val="nil"/>
              <w:bottom w:val="nil"/>
              <w:right w:val="nil"/>
            </w:tcBorders>
            <w:shd w:val="clear" w:color="auto" w:fill="FFFFFF"/>
          </w:tcPr>
          <w:p ns2:paraId="4A1F1887"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7 (17.5)</w:t>
            </w:r>
          </w:p>
        </w:tc>
        <w:tc>
          <w:tcPr>
            <w:tcW w:w="856" w:type="dxa"/>
            <w:tcBorders>
              <w:top w:val="nil"/>
              <w:left w:val="nil"/>
              <w:bottom w:val="nil"/>
              <w:right w:val="nil"/>
            </w:tcBorders>
            <w:shd w:val="clear" w:color="auto" w:fill="FFFFFF"/>
          </w:tcPr>
          <w:p ns2:paraId="25FCDFD7"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4 (9.5)</w:t>
            </w:r>
          </w:p>
        </w:tc>
        <w:tc>
          <w:tcPr>
            <w:tcW w:w="856" w:type="dxa"/>
            <w:tcBorders>
              <w:top w:val="nil"/>
              <w:left w:val="nil"/>
              <w:bottom w:val="nil"/>
              <w:right w:val="nil"/>
            </w:tcBorders>
            <w:shd w:val="clear" w:color="auto" w:fill="FFFFFF"/>
          </w:tcPr>
          <w:p ns2:paraId="71240B0D"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9 (17.0)</w:t>
            </w:r>
          </w:p>
        </w:tc>
        <w:tc>
          <w:tcPr>
            <w:tcW w:w="856" w:type="dxa"/>
            <w:tcBorders>
              <w:top w:val="nil"/>
              <w:left w:val="nil"/>
              <w:bottom w:val="nil"/>
              <w:right w:val="nil"/>
            </w:tcBorders>
            <w:shd w:val="clear" w:color="auto" w:fill="FFFFFF"/>
          </w:tcPr>
          <w:p ns2:paraId="0EC8EAA9"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3 (7.5)</w:t>
            </w:r>
          </w:p>
        </w:tc>
        <w:tc>
          <w:tcPr>
            <w:tcW w:w="856" w:type="dxa"/>
            <w:tcBorders>
              <w:top w:val="nil"/>
              <w:left w:val="nil"/>
              <w:bottom w:val="nil"/>
              <w:right w:val="nil"/>
            </w:tcBorders>
            <w:shd w:val="clear" w:color="auto" w:fill="FFFFFF"/>
          </w:tcPr>
          <w:p ns2:paraId="4CDF0F77"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13 (31.7)</w:t>
            </w:r>
          </w:p>
        </w:tc>
        <w:tc>
          <w:tcPr>
            <w:tcW w:w="856" w:type="dxa"/>
            <w:tcBorders>
              <w:top w:val="nil"/>
              <w:left w:val="nil"/>
              <w:bottom w:val="nil"/>
              <w:right w:val="nil"/>
            </w:tcBorders>
            <w:shd w:val="clear" w:color="auto" w:fill="FFFFFF"/>
          </w:tcPr>
          <w:p ns2:paraId="2461194E"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7 (28.0)</w:t>
            </w:r>
          </w:p>
        </w:tc>
        <w:tc>
          <w:tcPr>
            <w:tcW w:w="856" w:type="dxa"/>
            <w:tcBorders>
              <w:top w:val="nil"/>
              <w:left w:val="nil"/>
              <w:bottom w:val="nil"/>
              <w:right w:val="nil"/>
            </w:tcBorders>
            <w:shd w:val="clear" w:color="auto" w:fill="FFFFFF"/>
          </w:tcPr>
          <w:p ns2:paraId="3C148D58"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12 (27.3)</w:t>
            </w:r>
          </w:p>
        </w:tc>
        <w:tc>
          <w:tcPr>
            <w:tcW w:w="856" w:type="dxa"/>
            <w:tcBorders>
              <w:top w:val="nil"/>
              <w:left w:val="nil"/>
              <w:bottom w:val="nil"/>
              <w:right w:val="nil"/>
            </w:tcBorders>
            <w:shd w:val="clear" w:color="auto" w:fill="FFFFFF"/>
          </w:tcPr>
          <w:p ns2:paraId="7B7F31CC"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13 (27.7)</w:t>
            </w:r>
          </w:p>
        </w:tc>
      </w:tr>
      <w:tr w:rsidR="004320D2" w:rsidRPr="007221FF" ns2:paraId="1487168F" ns2:textId="77777777" w:rsidTr="004320D2">
        <w:trPr>
          <w:gridAfter w:val="1"/>
          <w:wAfter w:w="75" w:type="dxa"/>
          <w:cantSplit/>
        </w:trPr>
        <w:tc>
          <w:tcPr>
            <w:tcW w:w="1755" w:type="dxa"/>
            <w:tcBorders>
              <w:top w:val="nil"/>
              <w:left w:val="nil"/>
              <w:bottom w:val="nil"/>
              <w:right w:val="nil"/>
            </w:tcBorders>
            <w:shd w:val="clear" w:color="auto" w:fill="FFFFFF"/>
          </w:tcPr>
          <w:p ns2:paraId="5C13EF4B" ns2:textId="5B42880D" w:rsidR="004320D2" w:rsidRPr="007221FF" w:rsidRDefault="004320D2" w:rsidP="00B3093D">
            <w:pPr>
              <w:autoSpaceDE w:val="0"/>
              <w:autoSpaceDN w:val="0"/>
              <w:adjustRightInd w:val="0"/>
              <w:spacing w:before="0"/>
              <w:rPr>
                <w:color w:val="000000"/>
                <w:sz w:val="20"/>
                <w:szCs w:val="20"/>
              </w:rPr>
            </w:pPr>
            <w:bookmarkStart w:id="278" w:name="OLE_LINK1"/>
            <w:r w:rsidRPr="007221FF">
              <w:rPr>
                <w:color w:val="000000"/>
                <w:sz w:val="20"/>
                <w:szCs w:val="20"/>
              </w:rPr>
              <w:t>Confirmed</w:t>
            </w:r>
            <w:bookmarkEnd w:id="278"/>
            <w:r w:rsidRPr="007221FF">
              <w:rPr>
                <w:color w:val="000000"/>
                <w:sz w:val="20"/>
                <w:szCs w:val="20"/>
              </w:rPr>
              <w:t xml:space="preserve"> </w:t>
            </w:r>
            <w:r w:rsidR="00EA5034" w:rsidRPr="007221FF">
              <w:rPr>
                <w:color w:val="000000"/>
                <w:sz w:val="20"/>
                <w:szCs w:val="20"/>
              </w:rPr>
              <w:t>ORR</w:t>
            </w:r>
            <w:r w:rsidRPr="007221FF">
              <w:rPr>
                <w:color w:val="000000"/>
                <w:sz w:val="20"/>
                <w:szCs w:val="20"/>
              </w:rPr>
              <w:t xml:space="preserve"> (CR+PR)</w:t>
            </w:r>
            <w:r w:rsidR="00EA5034" w:rsidRPr="007221FF">
              <w:rPr>
                <w:color w:val="000000"/>
                <w:sz w:val="20"/>
                <w:szCs w:val="20"/>
              </w:rPr>
              <w:t>,</w:t>
            </w:r>
            <w:r w:rsidRPr="007221FF">
              <w:rPr>
                <w:color w:val="000000"/>
                <w:sz w:val="20"/>
                <w:szCs w:val="20"/>
              </w:rPr>
              <w:t xml:space="preserve"> n (%)</w:t>
            </w:r>
          </w:p>
        </w:tc>
        <w:tc>
          <w:tcPr>
            <w:tcW w:w="856" w:type="dxa"/>
            <w:tcBorders>
              <w:top w:val="nil"/>
              <w:left w:val="nil"/>
              <w:bottom w:val="nil"/>
              <w:right w:val="nil"/>
            </w:tcBorders>
            <w:shd w:val="clear" w:color="auto" w:fill="FFFFFF"/>
          </w:tcPr>
          <w:p ns2:paraId="03D0037D"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8 (34.8)</w:t>
            </w:r>
          </w:p>
        </w:tc>
        <w:tc>
          <w:tcPr>
            <w:tcW w:w="857" w:type="dxa"/>
            <w:tcBorders>
              <w:top w:val="nil"/>
              <w:left w:val="nil"/>
              <w:bottom w:val="nil"/>
              <w:right w:val="nil"/>
            </w:tcBorders>
            <w:shd w:val="clear" w:color="auto" w:fill="FFFFFF"/>
          </w:tcPr>
          <w:p ns2:paraId="5E2293D2"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14 (38.9)</w:t>
            </w:r>
          </w:p>
        </w:tc>
        <w:tc>
          <w:tcPr>
            <w:tcW w:w="856" w:type="dxa"/>
            <w:tcBorders>
              <w:top w:val="nil"/>
              <w:left w:val="nil"/>
              <w:bottom w:val="nil"/>
              <w:right w:val="nil"/>
            </w:tcBorders>
            <w:shd w:val="clear" w:color="auto" w:fill="FFFFFF"/>
          </w:tcPr>
          <w:p ns2:paraId="6F8DCF14"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14 (35.0)</w:t>
            </w:r>
          </w:p>
        </w:tc>
        <w:tc>
          <w:tcPr>
            <w:tcW w:w="856" w:type="dxa"/>
            <w:tcBorders>
              <w:top w:val="nil"/>
              <w:left w:val="nil"/>
              <w:bottom w:val="nil"/>
              <w:right w:val="nil"/>
            </w:tcBorders>
            <w:shd w:val="clear" w:color="auto" w:fill="FFFFFF"/>
          </w:tcPr>
          <w:p ns2:paraId="2E4E32C5"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12 (54.5)</w:t>
            </w:r>
          </w:p>
        </w:tc>
        <w:tc>
          <w:tcPr>
            <w:tcW w:w="857" w:type="dxa"/>
            <w:tcBorders>
              <w:top w:val="nil"/>
              <w:left w:val="nil"/>
              <w:bottom w:val="nil"/>
              <w:right w:val="nil"/>
            </w:tcBorders>
            <w:shd w:val="clear" w:color="auto" w:fill="FFFFFF"/>
          </w:tcPr>
          <w:p ns2:paraId="08FE76D4"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5 (23.8)</w:t>
            </w:r>
          </w:p>
        </w:tc>
        <w:tc>
          <w:tcPr>
            <w:tcW w:w="856" w:type="dxa"/>
            <w:tcBorders>
              <w:top w:val="nil"/>
              <w:left w:val="nil"/>
              <w:bottom w:val="nil"/>
              <w:right w:val="nil"/>
            </w:tcBorders>
            <w:shd w:val="clear" w:color="auto" w:fill="FFFFFF"/>
          </w:tcPr>
          <w:p ns2:paraId="25214C87"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7 (17.5)</w:t>
            </w:r>
          </w:p>
        </w:tc>
        <w:tc>
          <w:tcPr>
            <w:tcW w:w="856" w:type="dxa"/>
            <w:tcBorders>
              <w:top w:val="nil"/>
              <w:left w:val="nil"/>
              <w:bottom w:val="nil"/>
              <w:right w:val="nil"/>
            </w:tcBorders>
            <w:shd w:val="clear" w:color="auto" w:fill="FFFFFF"/>
          </w:tcPr>
          <w:p ns2:paraId="0981A2A6"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4 (9.5)</w:t>
            </w:r>
          </w:p>
        </w:tc>
        <w:tc>
          <w:tcPr>
            <w:tcW w:w="856" w:type="dxa"/>
            <w:tcBorders>
              <w:top w:val="nil"/>
              <w:left w:val="nil"/>
              <w:bottom w:val="nil"/>
              <w:right w:val="nil"/>
            </w:tcBorders>
            <w:shd w:val="clear" w:color="auto" w:fill="FFFFFF"/>
          </w:tcPr>
          <w:p ns2:paraId="4D497858"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9 (17.0)</w:t>
            </w:r>
          </w:p>
        </w:tc>
        <w:tc>
          <w:tcPr>
            <w:tcW w:w="856" w:type="dxa"/>
            <w:tcBorders>
              <w:top w:val="nil"/>
              <w:left w:val="nil"/>
              <w:bottom w:val="nil"/>
              <w:right w:val="nil"/>
            </w:tcBorders>
            <w:shd w:val="clear" w:color="auto" w:fill="FFFFFF"/>
          </w:tcPr>
          <w:p ns2:paraId="169AB119"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3 (7.5)</w:t>
            </w:r>
          </w:p>
        </w:tc>
        <w:tc>
          <w:tcPr>
            <w:tcW w:w="856" w:type="dxa"/>
            <w:tcBorders>
              <w:top w:val="nil"/>
              <w:left w:val="nil"/>
              <w:bottom w:val="nil"/>
              <w:right w:val="nil"/>
            </w:tcBorders>
            <w:shd w:val="clear" w:color="auto" w:fill="FFFFFF"/>
          </w:tcPr>
          <w:p ns2:paraId="4788B97D"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13 (31.7)</w:t>
            </w:r>
          </w:p>
        </w:tc>
        <w:tc>
          <w:tcPr>
            <w:tcW w:w="856" w:type="dxa"/>
            <w:tcBorders>
              <w:top w:val="nil"/>
              <w:left w:val="nil"/>
              <w:bottom w:val="nil"/>
              <w:right w:val="nil"/>
            </w:tcBorders>
            <w:shd w:val="clear" w:color="auto" w:fill="FFFFFF"/>
          </w:tcPr>
          <w:p ns2:paraId="6340CD18"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7 (28.0)</w:t>
            </w:r>
          </w:p>
        </w:tc>
        <w:tc>
          <w:tcPr>
            <w:tcW w:w="856" w:type="dxa"/>
            <w:tcBorders>
              <w:top w:val="nil"/>
              <w:left w:val="nil"/>
              <w:bottom w:val="nil"/>
              <w:right w:val="nil"/>
            </w:tcBorders>
            <w:shd w:val="clear" w:color="auto" w:fill="FFFFFF"/>
          </w:tcPr>
          <w:p ns2:paraId="48090602"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12 (27.3)</w:t>
            </w:r>
          </w:p>
        </w:tc>
        <w:tc>
          <w:tcPr>
            <w:tcW w:w="856" w:type="dxa"/>
            <w:tcBorders>
              <w:top w:val="nil"/>
              <w:left w:val="nil"/>
              <w:bottom w:val="nil"/>
              <w:right w:val="nil"/>
            </w:tcBorders>
            <w:shd w:val="clear" w:color="auto" w:fill="FFFFFF"/>
          </w:tcPr>
          <w:p ns2:paraId="1D3850F9"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13 (27.7)</w:t>
            </w:r>
          </w:p>
        </w:tc>
      </w:tr>
      <w:tr w:rsidR="004320D2" w:rsidRPr="007221FF" ns2:paraId="3EB671D1" ns2:textId="77777777" w:rsidTr="004320D2">
        <w:trPr>
          <w:gridAfter w:val="1"/>
          <w:wAfter w:w="75" w:type="dxa"/>
          <w:cantSplit/>
        </w:trPr>
        <w:tc>
          <w:tcPr>
            <w:tcW w:w="1755" w:type="dxa"/>
            <w:tcBorders>
              <w:top w:val="nil"/>
              <w:left w:val="nil"/>
              <w:bottom w:val="nil"/>
              <w:right w:val="nil"/>
            </w:tcBorders>
            <w:shd w:val="clear" w:color="auto" w:fill="FFFFFF"/>
          </w:tcPr>
          <w:p ns2:paraId="1D7924F9" ns2:textId="77777777" w:rsidR="004320D2" w:rsidRPr="007221FF" w:rsidRDefault="004320D2" w:rsidP="00B3093D">
            <w:pPr>
              <w:autoSpaceDE w:val="0"/>
              <w:autoSpaceDN w:val="0"/>
              <w:adjustRightInd w:val="0"/>
              <w:spacing w:before="0"/>
              <w:rPr>
                <w:color w:val="000000"/>
                <w:sz w:val="20"/>
                <w:szCs w:val="20"/>
              </w:rPr>
            </w:pPr>
            <w:r w:rsidRPr="007221FF">
              <w:rPr>
                <w:color w:val="000000"/>
                <w:sz w:val="20"/>
                <w:szCs w:val="20"/>
              </w:rPr>
              <w:t xml:space="preserve">  95% CI (%)</w:t>
            </w:r>
          </w:p>
        </w:tc>
        <w:tc>
          <w:tcPr>
            <w:tcW w:w="856" w:type="dxa"/>
            <w:tcBorders>
              <w:top w:val="nil"/>
              <w:left w:val="nil"/>
              <w:bottom w:val="nil"/>
              <w:right w:val="nil"/>
            </w:tcBorders>
            <w:shd w:val="clear" w:color="auto" w:fill="FFFFFF"/>
          </w:tcPr>
          <w:p ns2:paraId="4B8C20B3"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(16.4, 57.3)</w:t>
            </w:r>
          </w:p>
        </w:tc>
        <w:tc>
          <w:tcPr>
            <w:tcW w:w="857" w:type="dxa"/>
            <w:tcBorders>
              <w:top w:val="nil"/>
              <w:left w:val="nil"/>
              <w:bottom w:val="nil"/>
              <w:right w:val="nil"/>
            </w:tcBorders>
            <w:shd w:val="clear" w:color="auto" w:fill="FFFFFF"/>
          </w:tcPr>
          <w:p ns2:paraId="59CF4E5D"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(23.1, 56.5)</w:t>
            </w:r>
          </w:p>
        </w:tc>
        <w:tc>
          <w:tcPr>
            <w:tcW w:w="856" w:type="dxa"/>
            <w:tcBorders>
              <w:top w:val="nil"/>
              <w:left w:val="nil"/>
              <w:bottom w:val="nil"/>
              <w:right w:val="nil"/>
            </w:tcBorders>
            <w:shd w:val="clear" w:color="auto" w:fill="FFFFFF"/>
          </w:tcPr>
          <w:p ns2:paraId="00FE2FBD"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(20.6, 51.7)</w:t>
            </w:r>
          </w:p>
        </w:tc>
        <w:tc>
          <w:tcPr>
            <w:tcW w:w="856" w:type="dxa"/>
            <w:tcBorders>
              <w:top w:val="nil"/>
              <w:left w:val="nil"/>
              <w:bottom w:val="nil"/>
              <w:right w:val="nil"/>
            </w:tcBorders>
            <w:shd w:val="clear" w:color="auto" w:fill="FFFFFF"/>
          </w:tcPr>
          <w:p ns2:paraId="327A12FE"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(32.2, 75.6)</w:t>
            </w:r>
          </w:p>
        </w:tc>
        <w:tc>
          <w:tcPr>
            <w:tcW w:w="857" w:type="dxa"/>
            <w:tcBorders>
              <w:top w:val="nil"/>
              <w:left w:val="nil"/>
              <w:bottom w:val="nil"/>
              <w:right w:val="nil"/>
            </w:tcBorders>
            <w:shd w:val="clear" w:color="auto" w:fill="FFFFFF"/>
          </w:tcPr>
          <w:p ns2:paraId="10376FFF"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(8.2, 47.2)</w:t>
            </w:r>
          </w:p>
        </w:tc>
        <w:tc>
          <w:tcPr>
            <w:tcW w:w="856" w:type="dxa"/>
            <w:tcBorders>
              <w:top w:val="nil"/>
              <w:left w:val="nil"/>
              <w:bottom w:val="nil"/>
              <w:right w:val="nil"/>
            </w:tcBorders>
            <w:shd w:val="clear" w:color="auto" w:fill="FFFFFF"/>
          </w:tcPr>
          <w:p ns2:paraId="39D040D2"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(7.3, 32.8)</w:t>
            </w:r>
          </w:p>
        </w:tc>
        <w:tc>
          <w:tcPr>
            <w:tcW w:w="856" w:type="dxa"/>
            <w:tcBorders>
              <w:top w:val="nil"/>
              <w:left w:val="nil"/>
              <w:bottom w:val="nil"/>
              <w:right w:val="nil"/>
            </w:tcBorders>
            <w:shd w:val="clear" w:color="auto" w:fill="FFFFFF"/>
          </w:tcPr>
          <w:p ns2:paraId="05539CCF"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(2.7, 22.6)</w:t>
            </w:r>
          </w:p>
        </w:tc>
        <w:tc>
          <w:tcPr>
            <w:tcW w:w="856" w:type="dxa"/>
            <w:tcBorders>
              <w:top w:val="nil"/>
              <w:left w:val="nil"/>
              <w:bottom w:val="nil"/>
              <w:right w:val="nil"/>
            </w:tcBorders>
            <w:shd w:val="clear" w:color="auto" w:fill="FFFFFF"/>
          </w:tcPr>
          <w:p ns2:paraId="73B36B31"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(8.1, 29.8)</w:t>
            </w:r>
          </w:p>
        </w:tc>
        <w:tc>
          <w:tcPr>
            <w:tcW w:w="856" w:type="dxa"/>
            <w:tcBorders>
              <w:top w:val="nil"/>
              <w:left w:val="nil"/>
              <w:bottom w:val="nil"/>
              <w:right w:val="nil"/>
            </w:tcBorders>
            <w:shd w:val="clear" w:color="auto" w:fill="FFFFFF"/>
          </w:tcPr>
          <w:p ns2:paraId="45242745"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(1.6, 20.4)</w:t>
            </w:r>
          </w:p>
        </w:tc>
        <w:tc>
          <w:tcPr>
            <w:tcW w:w="856" w:type="dxa"/>
            <w:tcBorders>
              <w:top w:val="nil"/>
              <w:left w:val="nil"/>
              <w:bottom w:val="nil"/>
              <w:right w:val="nil"/>
            </w:tcBorders>
            <w:shd w:val="clear" w:color="auto" w:fill="FFFFFF"/>
          </w:tcPr>
          <w:p ns2:paraId="17034E45"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(18.1, 48.1)</w:t>
            </w:r>
          </w:p>
        </w:tc>
        <w:tc>
          <w:tcPr>
            <w:tcW w:w="856" w:type="dxa"/>
            <w:tcBorders>
              <w:top w:val="nil"/>
              <w:left w:val="nil"/>
              <w:bottom w:val="nil"/>
              <w:right w:val="nil"/>
            </w:tcBorders>
            <w:shd w:val="clear" w:color="auto" w:fill="FFFFFF"/>
          </w:tcPr>
          <w:p ns2:paraId="74DE7C7D"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(12.1, 49.4)</w:t>
            </w:r>
          </w:p>
        </w:tc>
        <w:tc>
          <w:tcPr>
            <w:tcW w:w="856" w:type="dxa"/>
            <w:tcBorders>
              <w:top w:val="nil"/>
              <w:left w:val="nil"/>
              <w:bottom w:val="nil"/>
              <w:right w:val="nil"/>
            </w:tcBorders>
            <w:shd w:val="clear" w:color="auto" w:fill="FFFFFF"/>
          </w:tcPr>
          <w:p ns2:paraId="165AB5EF"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(15.0, 42.8)</w:t>
            </w:r>
          </w:p>
        </w:tc>
        <w:tc>
          <w:tcPr>
            <w:tcW w:w="856" w:type="dxa"/>
            <w:tcBorders>
              <w:top w:val="nil"/>
              <w:left w:val="nil"/>
              <w:bottom w:val="nil"/>
              <w:right w:val="nil"/>
            </w:tcBorders>
            <w:shd w:val="clear" w:color="auto" w:fill="FFFFFF"/>
          </w:tcPr>
          <w:p ns2:paraId="3102424E"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(15.6, 42.6)</w:t>
            </w:r>
          </w:p>
        </w:tc>
      </w:tr>
      <w:tr w:rsidR="004320D2" w:rsidRPr="007221FF" ns2:paraId="4CEDD345" ns2:textId="77777777" w:rsidTr="004320D2">
        <w:trPr>
          <w:gridAfter w:val="1"/>
          <w:wAfter w:w="75" w:type="dxa"/>
          <w:cantSplit/>
        </w:trPr>
        <w:tc>
          <w:tcPr>
            <w:tcW w:w="1755" w:type="dxa"/>
            <w:tcBorders>
              <w:top w:val="nil"/>
              <w:left w:val="nil"/>
              <w:bottom w:val="nil"/>
              <w:right w:val="nil"/>
            </w:tcBorders>
            <w:shd w:val="clear" w:color="auto" w:fill="FFFFFF"/>
          </w:tcPr>
          <w:p ns2:paraId="783943B4" ns2:textId="165706CD" w:rsidR="004320D2" w:rsidRPr="007221FF" w:rsidRDefault="00EA5034" w:rsidP="00B3093D">
            <w:pPr>
              <w:autoSpaceDE w:val="0"/>
              <w:autoSpaceDN w:val="0"/>
              <w:adjustRightInd w:val="0"/>
              <w:spacing w:before="0"/>
              <w:rPr>
                <w:color w:val="000000"/>
                <w:sz w:val="20"/>
                <w:szCs w:val="20"/>
              </w:rPr>
            </w:pPr>
            <w:r w:rsidRPr="007221FF">
              <w:rPr>
                <w:color w:val="000000"/>
                <w:sz w:val="20"/>
                <w:szCs w:val="20"/>
              </w:rPr>
              <w:t>Confirmed + u</w:t>
            </w:r>
            <w:r w:rsidR="004320D2" w:rsidRPr="007221FF">
              <w:rPr>
                <w:color w:val="000000"/>
                <w:sz w:val="20"/>
                <w:szCs w:val="20"/>
              </w:rPr>
              <w:t>nconfirmed O</w:t>
            </w:r>
            <w:r w:rsidRPr="007221FF">
              <w:rPr>
                <w:color w:val="000000"/>
                <w:sz w:val="20"/>
                <w:szCs w:val="20"/>
              </w:rPr>
              <w:t>RR</w:t>
            </w:r>
            <w:r w:rsidR="004320D2" w:rsidRPr="007221FF">
              <w:rPr>
                <w:color w:val="000000"/>
                <w:sz w:val="20"/>
                <w:szCs w:val="20"/>
              </w:rPr>
              <w:t xml:space="preserve"> (CR+PR)</w:t>
            </w:r>
            <w:r w:rsidRPr="007221FF">
              <w:rPr>
                <w:color w:val="000000"/>
                <w:sz w:val="20"/>
                <w:szCs w:val="20"/>
              </w:rPr>
              <w:t>,</w:t>
            </w:r>
            <w:r w:rsidR="004320D2" w:rsidRPr="007221FF">
              <w:rPr>
                <w:color w:val="000000"/>
                <w:sz w:val="20"/>
                <w:szCs w:val="20"/>
              </w:rPr>
              <w:t xml:space="preserve"> n (%)</w:t>
            </w:r>
          </w:p>
        </w:tc>
        <w:tc>
          <w:tcPr>
            <w:tcW w:w="856" w:type="dxa"/>
            <w:tcBorders>
              <w:top w:val="nil"/>
              <w:left w:val="nil"/>
              <w:bottom w:val="nil"/>
              <w:right w:val="nil"/>
            </w:tcBorders>
            <w:shd w:val="clear" w:color="auto" w:fill="FFFFFF"/>
          </w:tcPr>
          <w:p ns2:paraId="47E735FE"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9 (39.1)</w:t>
            </w:r>
          </w:p>
        </w:tc>
        <w:tc>
          <w:tcPr>
            <w:tcW w:w="857" w:type="dxa"/>
            <w:tcBorders>
              <w:top w:val="nil"/>
              <w:left w:val="nil"/>
              <w:bottom w:val="nil"/>
              <w:right w:val="nil"/>
            </w:tcBorders>
            <w:shd w:val="clear" w:color="auto" w:fill="FFFFFF"/>
          </w:tcPr>
          <w:p ns2:paraId="0C0F36CE"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16 (44.4)</w:t>
            </w:r>
          </w:p>
        </w:tc>
        <w:tc>
          <w:tcPr>
            <w:tcW w:w="856" w:type="dxa"/>
            <w:tcBorders>
              <w:top w:val="nil"/>
              <w:left w:val="nil"/>
              <w:bottom w:val="nil"/>
              <w:right w:val="nil"/>
            </w:tcBorders>
            <w:shd w:val="clear" w:color="auto" w:fill="FFFFFF"/>
          </w:tcPr>
          <w:p ns2:paraId="3EB63508"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16 (40.0)</w:t>
            </w:r>
          </w:p>
        </w:tc>
        <w:tc>
          <w:tcPr>
            <w:tcW w:w="856" w:type="dxa"/>
            <w:tcBorders>
              <w:top w:val="nil"/>
              <w:left w:val="nil"/>
              <w:bottom w:val="nil"/>
              <w:right w:val="nil"/>
            </w:tcBorders>
            <w:shd w:val="clear" w:color="auto" w:fill="FFFFFF"/>
          </w:tcPr>
          <w:p ns2:paraId="6F1D5696"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12 (54.5)</w:t>
            </w:r>
          </w:p>
        </w:tc>
        <w:tc>
          <w:tcPr>
            <w:tcW w:w="857" w:type="dxa"/>
            <w:tcBorders>
              <w:top w:val="nil"/>
              <w:left w:val="nil"/>
              <w:bottom w:val="nil"/>
              <w:right w:val="nil"/>
            </w:tcBorders>
            <w:shd w:val="clear" w:color="auto" w:fill="FFFFFF"/>
          </w:tcPr>
          <w:p ns2:paraId="538F9ACC"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6 (28.6)</w:t>
            </w:r>
          </w:p>
        </w:tc>
        <w:tc>
          <w:tcPr>
            <w:tcW w:w="856" w:type="dxa"/>
            <w:tcBorders>
              <w:top w:val="nil"/>
              <w:left w:val="nil"/>
              <w:bottom w:val="nil"/>
              <w:right w:val="nil"/>
            </w:tcBorders>
            <w:shd w:val="clear" w:color="auto" w:fill="FFFFFF"/>
          </w:tcPr>
          <w:p ns2:paraId="473269F0"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9 (22.5)</w:t>
            </w:r>
          </w:p>
        </w:tc>
        <w:tc>
          <w:tcPr>
            <w:tcW w:w="856" w:type="dxa"/>
            <w:tcBorders>
              <w:top w:val="nil"/>
              <w:left w:val="nil"/>
              <w:bottom w:val="nil"/>
              <w:right w:val="nil"/>
            </w:tcBorders>
            <w:shd w:val="clear" w:color="auto" w:fill="FFFFFF"/>
          </w:tcPr>
          <w:p ns2:paraId="7416F041"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5 (11.9)</w:t>
            </w:r>
          </w:p>
        </w:tc>
        <w:tc>
          <w:tcPr>
            <w:tcW w:w="856" w:type="dxa"/>
            <w:tcBorders>
              <w:top w:val="nil"/>
              <w:left w:val="nil"/>
              <w:bottom w:val="nil"/>
              <w:right w:val="nil"/>
            </w:tcBorders>
            <w:shd w:val="clear" w:color="auto" w:fill="FFFFFF"/>
          </w:tcPr>
          <w:p ns2:paraId="2F0BE62D"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11 (20.8)</w:t>
            </w:r>
          </w:p>
        </w:tc>
        <w:tc>
          <w:tcPr>
            <w:tcW w:w="856" w:type="dxa"/>
            <w:tcBorders>
              <w:top w:val="nil"/>
              <w:left w:val="nil"/>
              <w:bottom w:val="nil"/>
              <w:right w:val="nil"/>
            </w:tcBorders>
            <w:shd w:val="clear" w:color="auto" w:fill="FFFFFF"/>
          </w:tcPr>
          <w:p ns2:paraId="768A09DC"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6 (15.0)</w:t>
            </w:r>
          </w:p>
        </w:tc>
        <w:tc>
          <w:tcPr>
            <w:tcW w:w="856" w:type="dxa"/>
            <w:tcBorders>
              <w:top w:val="nil"/>
              <w:left w:val="nil"/>
              <w:bottom w:val="nil"/>
              <w:right w:val="nil"/>
            </w:tcBorders>
            <w:shd w:val="clear" w:color="auto" w:fill="FFFFFF"/>
          </w:tcPr>
          <w:p ns2:paraId="28A941FF"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15 (36.6)</w:t>
            </w:r>
          </w:p>
        </w:tc>
        <w:tc>
          <w:tcPr>
            <w:tcW w:w="856" w:type="dxa"/>
            <w:tcBorders>
              <w:top w:val="nil"/>
              <w:left w:val="nil"/>
              <w:bottom w:val="nil"/>
              <w:right w:val="nil"/>
            </w:tcBorders>
            <w:shd w:val="clear" w:color="auto" w:fill="FFFFFF"/>
          </w:tcPr>
          <w:p ns2:paraId="00559DE5"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7 (28.0)</w:t>
            </w:r>
          </w:p>
        </w:tc>
        <w:tc>
          <w:tcPr>
            <w:tcW w:w="856" w:type="dxa"/>
            <w:tcBorders>
              <w:top w:val="nil"/>
              <w:left w:val="nil"/>
              <w:bottom w:val="nil"/>
              <w:right w:val="nil"/>
            </w:tcBorders>
            <w:shd w:val="clear" w:color="auto" w:fill="FFFFFF"/>
          </w:tcPr>
          <w:p ns2:paraId="6F970DE4"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15 (34.1)</w:t>
            </w:r>
          </w:p>
        </w:tc>
        <w:tc>
          <w:tcPr>
            <w:tcW w:w="856" w:type="dxa"/>
            <w:tcBorders>
              <w:top w:val="nil"/>
              <w:left w:val="nil"/>
              <w:bottom w:val="nil"/>
              <w:right w:val="nil"/>
            </w:tcBorders>
            <w:shd w:val="clear" w:color="auto" w:fill="FFFFFF"/>
          </w:tcPr>
          <w:p ns2:paraId="10FCCA69"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16 (34.0)</w:t>
            </w:r>
          </w:p>
        </w:tc>
      </w:tr>
      <w:tr w:rsidR="004320D2" w:rsidRPr="007221FF" ns2:paraId="703E9279" ns2:textId="77777777" w:rsidTr="004320D2">
        <w:trPr>
          <w:gridAfter w:val="1"/>
          <w:wAfter w:w="75" w:type="dxa"/>
          <w:cantSplit/>
        </w:trPr>
        <w:tc>
          <w:tcPr>
            <w:tcW w:w="1755" w:type="dxa"/>
            <w:tcBorders>
              <w:top w:val="nil"/>
              <w:left w:val="nil"/>
              <w:bottom w:val="nil"/>
              <w:right w:val="nil"/>
            </w:tcBorders>
            <w:shd w:val="clear" w:color="auto" w:fill="FFFFFF"/>
          </w:tcPr>
          <w:p ns2:paraId="5ACECF96" ns2:textId="77777777" w:rsidR="004320D2" w:rsidRPr="007221FF" w:rsidRDefault="004320D2" w:rsidP="00B3093D">
            <w:pPr>
              <w:autoSpaceDE w:val="0"/>
              <w:autoSpaceDN w:val="0"/>
              <w:adjustRightInd w:val="0"/>
              <w:spacing w:before="0"/>
              <w:rPr>
                <w:color w:val="000000"/>
                <w:sz w:val="20"/>
                <w:szCs w:val="20"/>
              </w:rPr>
            </w:pPr>
            <w:r w:rsidRPr="007221FF">
              <w:rPr>
                <w:color w:val="000000"/>
                <w:sz w:val="20"/>
                <w:szCs w:val="20"/>
              </w:rPr>
              <w:t xml:space="preserve">  95% CI (%)</w:t>
            </w:r>
          </w:p>
        </w:tc>
        <w:tc>
          <w:tcPr>
            <w:tcW w:w="856" w:type="dxa"/>
            <w:tcBorders>
              <w:top w:val="nil"/>
              <w:left w:val="nil"/>
              <w:bottom w:val="nil"/>
              <w:right w:val="nil"/>
            </w:tcBorders>
            <w:shd w:val="clear" w:color="auto" w:fill="FFFFFF"/>
          </w:tcPr>
          <w:p ns2:paraId="4AFE9F4F"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(19.7, 61.5)</w:t>
            </w:r>
          </w:p>
        </w:tc>
        <w:tc>
          <w:tcPr>
            <w:tcW w:w="857" w:type="dxa"/>
            <w:tcBorders>
              <w:top w:val="nil"/>
              <w:left w:val="nil"/>
              <w:bottom w:val="nil"/>
              <w:right w:val="nil"/>
            </w:tcBorders>
            <w:shd w:val="clear" w:color="auto" w:fill="FFFFFF"/>
          </w:tcPr>
          <w:p ns2:paraId="2532702B"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(27.9, 61.9)</w:t>
            </w:r>
          </w:p>
        </w:tc>
        <w:tc>
          <w:tcPr>
            <w:tcW w:w="856" w:type="dxa"/>
            <w:tcBorders>
              <w:top w:val="nil"/>
              <w:left w:val="nil"/>
              <w:bottom w:val="nil"/>
              <w:right w:val="nil"/>
            </w:tcBorders>
            <w:shd w:val="clear" w:color="auto" w:fill="FFFFFF"/>
          </w:tcPr>
          <w:p ns2:paraId="1B05ECA0"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(24.9, 56.7)</w:t>
            </w:r>
          </w:p>
        </w:tc>
        <w:tc>
          <w:tcPr>
            <w:tcW w:w="856" w:type="dxa"/>
            <w:tcBorders>
              <w:top w:val="nil"/>
              <w:left w:val="nil"/>
              <w:bottom w:val="nil"/>
              <w:right w:val="nil"/>
            </w:tcBorders>
            <w:shd w:val="clear" w:color="auto" w:fill="FFFFFF"/>
          </w:tcPr>
          <w:p ns2:paraId="4D538925"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(32.2, 75.6)</w:t>
            </w:r>
          </w:p>
        </w:tc>
        <w:tc>
          <w:tcPr>
            <w:tcW w:w="857" w:type="dxa"/>
            <w:tcBorders>
              <w:top w:val="nil"/>
              <w:left w:val="nil"/>
              <w:bottom w:val="nil"/>
              <w:right w:val="nil"/>
            </w:tcBorders>
            <w:shd w:val="clear" w:color="auto" w:fill="FFFFFF"/>
          </w:tcPr>
          <w:p ns2:paraId="18C1342C"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(11.3, 52.2)</w:t>
            </w:r>
          </w:p>
        </w:tc>
        <w:tc>
          <w:tcPr>
            <w:tcW w:w="856" w:type="dxa"/>
            <w:tcBorders>
              <w:top w:val="nil"/>
              <w:left w:val="nil"/>
              <w:bottom w:val="nil"/>
              <w:right w:val="nil"/>
            </w:tcBorders>
            <w:shd w:val="clear" w:color="auto" w:fill="FFFFFF"/>
          </w:tcPr>
          <w:p ns2:paraId="46FB4CC2"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(10.8, 38.5)</w:t>
            </w:r>
          </w:p>
        </w:tc>
        <w:tc>
          <w:tcPr>
            <w:tcW w:w="856" w:type="dxa"/>
            <w:tcBorders>
              <w:top w:val="nil"/>
              <w:left w:val="nil"/>
              <w:bottom w:val="nil"/>
              <w:right w:val="nil"/>
            </w:tcBorders>
            <w:shd w:val="clear" w:color="auto" w:fill="FFFFFF"/>
          </w:tcPr>
          <w:p ns2:paraId="31BC80F9"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(4.0, 25.6)</w:t>
            </w:r>
          </w:p>
        </w:tc>
        <w:tc>
          <w:tcPr>
            <w:tcW w:w="856" w:type="dxa"/>
            <w:tcBorders>
              <w:top w:val="nil"/>
              <w:left w:val="nil"/>
              <w:bottom w:val="nil"/>
              <w:right w:val="nil"/>
            </w:tcBorders>
            <w:shd w:val="clear" w:color="auto" w:fill="FFFFFF"/>
          </w:tcPr>
          <w:p ns2:paraId="27ACA9C6"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(10.8, 34.1)</w:t>
            </w:r>
          </w:p>
        </w:tc>
        <w:tc>
          <w:tcPr>
            <w:tcW w:w="856" w:type="dxa"/>
            <w:tcBorders>
              <w:top w:val="nil"/>
              <w:left w:val="nil"/>
              <w:bottom w:val="nil"/>
              <w:right w:val="nil"/>
            </w:tcBorders>
            <w:shd w:val="clear" w:color="auto" w:fill="FFFFFF"/>
          </w:tcPr>
          <w:p ns2:paraId="25F9D830"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(5.7, 29.8)</w:t>
            </w:r>
          </w:p>
        </w:tc>
        <w:tc>
          <w:tcPr>
            <w:tcW w:w="856" w:type="dxa"/>
            <w:tcBorders>
              <w:top w:val="nil"/>
              <w:left w:val="nil"/>
              <w:bottom w:val="nil"/>
              <w:right w:val="nil"/>
            </w:tcBorders>
            <w:shd w:val="clear" w:color="auto" w:fill="FFFFFF"/>
          </w:tcPr>
          <w:p ns2:paraId="7CE7794F"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(22.1, 53.1)</w:t>
            </w:r>
          </w:p>
        </w:tc>
        <w:tc>
          <w:tcPr>
            <w:tcW w:w="856" w:type="dxa"/>
            <w:tcBorders>
              <w:top w:val="nil"/>
              <w:left w:val="nil"/>
              <w:bottom w:val="nil"/>
              <w:right w:val="nil"/>
            </w:tcBorders>
            <w:shd w:val="clear" w:color="auto" w:fill="FFFFFF"/>
          </w:tcPr>
          <w:p ns2:paraId="5725BDAA"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(12.1, 49.4)</w:t>
            </w:r>
          </w:p>
        </w:tc>
        <w:tc>
          <w:tcPr>
            <w:tcW w:w="856" w:type="dxa"/>
            <w:tcBorders>
              <w:top w:val="nil"/>
              <w:left w:val="nil"/>
              <w:bottom w:val="nil"/>
              <w:right w:val="nil"/>
            </w:tcBorders>
            <w:shd w:val="clear" w:color="auto" w:fill="FFFFFF"/>
          </w:tcPr>
          <w:p ns2:paraId="5DEA073C"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(20.5, 49.9)</w:t>
            </w:r>
          </w:p>
        </w:tc>
        <w:tc>
          <w:tcPr>
            <w:tcW w:w="856" w:type="dxa"/>
            <w:tcBorders>
              <w:top w:val="nil"/>
              <w:left w:val="nil"/>
              <w:bottom w:val="nil"/>
              <w:right w:val="nil"/>
            </w:tcBorders>
            <w:shd w:val="clear" w:color="auto" w:fill="FFFFFF"/>
          </w:tcPr>
          <w:p ns2:paraId="762478E3"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(20.9, 49.3)</w:t>
            </w:r>
          </w:p>
        </w:tc>
      </w:tr>
      <w:tr w:rsidR="004320D2" w:rsidRPr="007221FF" ns2:paraId="46D4DA39" ns2:textId="77777777" w:rsidTr="004320D2">
        <w:trPr>
          <w:gridAfter w:val="1"/>
          <w:wAfter w:w="75" w:type="dxa"/>
          <w:cantSplit/>
        </w:trPr>
        <w:tc>
          <w:tcPr>
            <w:tcW w:w="1755" w:type="dxa"/>
            <w:tcBorders>
              <w:top w:val="nil"/>
              <w:left w:val="nil"/>
              <w:bottom w:val="nil"/>
              <w:right w:val="nil"/>
            </w:tcBorders>
            <w:shd w:val="clear" w:color="auto" w:fill="FFFFFF"/>
          </w:tcPr>
          <w:p ns2:paraId="2B862F75" ns2:textId="71330BE6" w:rsidR="004320D2" w:rsidRPr="007221FF" w:rsidRDefault="004320D2" w:rsidP="00B3093D">
            <w:pPr>
              <w:autoSpaceDE w:val="0"/>
              <w:autoSpaceDN w:val="0"/>
              <w:adjustRightInd w:val="0"/>
              <w:spacing w:before="0"/>
              <w:rPr>
                <w:color w:val="000000"/>
                <w:sz w:val="20"/>
                <w:szCs w:val="20"/>
              </w:rPr>
            </w:pPr>
            <w:r w:rsidRPr="007221FF">
              <w:rPr>
                <w:color w:val="000000"/>
                <w:sz w:val="20"/>
                <w:szCs w:val="20"/>
              </w:rPr>
              <w:t>SD</w:t>
            </w:r>
            <w:r w:rsidR="00EA5034" w:rsidRPr="007221FF">
              <w:rPr>
                <w:color w:val="000000"/>
                <w:sz w:val="20"/>
                <w:szCs w:val="20"/>
              </w:rPr>
              <w:t>,</w:t>
            </w:r>
            <w:r w:rsidRPr="007221FF">
              <w:rPr>
                <w:color w:val="000000"/>
                <w:sz w:val="20"/>
                <w:szCs w:val="20"/>
              </w:rPr>
              <w:t xml:space="preserve"> n (%)</w:t>
            </w:r>
          </w:p>
        </w:tc>
        <w:tc>
          <w:tcPr>
            <w:tcW w:w="856" w:type="dxa"/>
            <w:tcBorders>
              <w:top w:val="nil"/>
              <w:left w:val="nil"/>
              <w:bottom w:val="nil"/>
              <w:right w:val="nil"/>
            </w:tcBorders>
            <w:shd w:val="clear" w:color="auto" w:fill="FFFFFF"/>
          </w:tcPr>
          <w:p ns2:paraId="55D76CF3"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8 (34.8)</w:t>
            </w:r>
          </w:p>
        </w:tc>
        <w:tc>
          <w:tcPr>
            <w:tcW w:w="857" w:type="dxa"/>
            <w:tcBorders>
              <w:top w:val="nil"/>
              <w:left w:val="nil"/>
              <w:bottom w:val="nil"/>
              <w:right w:val="nil"/>
            </w:tcBorders>
            <w:shd w:val="clear" w:color="auto" w:fill="FFFFFF"/>
          </w:tcPr>
          <w:p ns2:paraId="447B9120"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15 (41.7)</w:t>
            </w:r>
          </w:p>
        </w:tc>
        <w:tc>
          <w:tcPr>
            <w:tcW w:w="856" w:type="dxa"/>
            <w:tcBorders>
              <w:top w:val="nil"/>
              <w:left w:val="nil"/>
              <w:bottom w:val="nil"/>
              <w:right w:val="nil"/>
            </w:tcBorders>
            <w:shd w:val="clear" w:color="auto" w:fill="FFFFFF"/>
          </w:tcPr>
          <w:p ns2:paraId="537B5336"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16 (40.0)</w:t>
            </w:r>
          </w:p>
        </w:tc>
        <w:tc>
          <w:tcPr>
            <w:tcW w:w="856" w:type="dxa"/>
            <w:tcBorders>
              <w:top w:val="nil"/>
              <w:left w:val="nil"/>
              <w:bottom w:val="nil"/>
              <w:right w:val="nil"/>
            </w:tcBorders>
            <w:shd w:val="clear" w:color="auto" w:fill="FFFFFF"/>
          </w:tcPr>
          <w:p ns2:paraId="3D342F9C"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7 (31.8)</w:t>
            </w:r>
          </w:p>
        </w:tc>
        <w:tc>
          <w:tcPr>
            <w:tcW w:w="857" w:type="dxa"/>
            <w:tcBorders>
              <w:top w:val="nil"/>
              <w:left w:val="nil"/>
              <w:bottom w:val="nil"/>
              <w:right w:val="nil"/>
            </w:tcBorders>
            <w:shd w:val="clear" w:color="auto" w:fill="FFFFFF"/>
          </w:tcPr>
          <w:p ns2:paraId="16134A38"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11 (52.4)</w:t>
            </w:r>
          </w:p>
        </w:tc>
        <w:tc>
          <w:tcPr>
            <w:tcW w:w="856" w:type="dxa"/>
            <w:tcBorders>
              <w:top w:val="nil"/>
              <w:left w:val="nil"/>
              <w:bottom w:val="nil"/>
              <w:right w:val="nil"/>
            </w:tcBorders>
            <w:shd w:val="clear" w:color="auto" w:fill="FFFFFF"/>
          </w:tcPr>
          <w:p ns2:paraId="7D12F1F3"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26 (65.0)</w:t>
            </w:r>
          </w:p>
        </w:tc>
        <w:tc>
          <w:tcPr>
            <w:tcW w:w="856" w:type="dxa"/>
            <w:tcBorders>
              <w:top w:val="nil"/>
              <w:left w:val="nil"/>
              <w:bottom w:val="nil"/>
              <w:right w:val="nil"/>
            </w:tcBorders>
            <w:shd w:val="clear" w:color="auto" w:fill="FFFFFF"/>
          </w:tcPr>
          <w:p ns2:paraId="5AD8EC8A"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26 (61.9)</w:t>
            </w:r>
          </w:p>
        </w:tc>
        <w:tc>
          <w:tcPr>
            <w:tcW w:w="856" w:type="dxa"/>
            <w:tcBorders>
              <w:top w:val="nil"/>
              <w:left w:val="nil"/>
              <w:bottom w:val="nil"/>
              <w:right w:val="nil"/>
            </w:tcBorders>
            <w:shd w:val="clear" w:color="auto" w:fill="FFFFFF"/>
          </w:tcPr>
          <w:p ns2:paraId="4EF74E50"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28 (52.8)</w:t>
            </w:r>
          </w:p>
        </w:tc>
        <w:tc>
          <w:tcPr>
            <w:tcW w:w="856" w:type="dxa"/>
            <w:tcBorders>
              <w:top w:val="nil"/>
              <w:left w:val="nil"/>
              <w:bottom w:val="nil"/>
              <w:right w:val="nil"/>
            </w:tcBorders>
            <w:shd w:val="clear" w:color="auto" w:fill="FFFFFF"/>
          </w:tcPr>
          <w:p ns2:paraId="00842749"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16 (40.0)</w:t>
            </w:r>
          </w:p>
        </w:tc>
        <w:tc>
          <w:tcPr>
            <w:tcW w:w="856" w:type="dxa"/>
            <w:tcBorders>
              <w:top w:val="nil"/>
              <w:left w:val="nil"/>
              <w:bottom w:val="nil"/>
              <w:right w:val="nil"/>
            </w:tcBorders>
            <w:shd w:val="clear" w:color="auto" w:fill="FFFFFF"/>
          </w:tcPr>
          <w:p ns2:paraId="68E3D549"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21 (51.2)</w:t>
            </w:r>
          </w:p>
        </w:tc>
        <w:tc>
          <w:tcPr>
            <w:tcW w:w="856" w:type="dxa"/>
            <w:tcBorders>
              <w:top w:val="nil"/>
              <w:left w:val="nil"/>
              <w:bottom w:val="nil"/>
              <w:right w:val="nil"/>
            </w:tcBorders>
            <w:shd w:val="clear" w:color="auto" w:fill="FFFFFF"/>
          </w:tcPr>
          <w:p ns2:paraId="077A5373"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8 (32.0)</w:t>
            </w:r>
          </w:p>
        </w:tc>
        <w:tc>
          <w:tcPr>
            <w:tcW w:w="856" w:type="dxa"/>
            <w:tcBorders>
              <w:top w:val="nil"/>
              <w:left w:val="nil"/>
              <w:bottom w:val="nil"/>
              <w:right w:val="nil"/>
            </w:tcBorders>
            <w:shd w:val="clear" w:color="auto" w:fill="FFFFFF"/>
          </w:tcPr>
          <w:p ns2:paraId="7AE0205D"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21 (47.7)</w:t>
            </w:r>
          </w:p>
        </w:tc>
        <w:tc>
          <w:tcPr>
            <w:tcW w:w="856" w:type="dxa"/>
            <w:tcBorders>
              <w:top w:val="nil"/>
              <w:left w:val="nil"/>
              <w:bottom w:val="nil"/>
              <w:right w:val="nil"/>
            </w:tcBorders>
            <w:shd w:val="clear" w:color="auto" w:fill="FFFFFF"/>
          </w:tcPr>
          <w:p ns2:paraId="03469BD5"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21 (44.7)</w:t>
            </w:r>
          </w:p>
        </w:tc>
      </w:tr>
      <w:tr w:rsidR="004320D2" w:rsidRPr="007221FF" ns2:paraId="104B7B8E" ns2:textId="77777777" w:rsidTr="004320D2">
        <w:trPr>
          <w:gridAfter w:val="1"/>
          <w:wAfter w:w="75" w:type="dxa"/>
          <w:cantSplit/>
        </w:trPr>
        <w:tc>
          <w:tcPr>
            <w:tcW w:w="1755" w:type="dxa"/>
            <w:tcBorders>
              <w:top w:val="nil"/>
              <w:left w:val="nil"/>
              <w:right w:val="nil"/>
            </w:tcBorders>
            <w:shd w:val="clear" w:color="auto" w:fill="FFFFFF"/>
          </w:tcPr>
          <w:p ns2:paraId="6EC49E1D" ns2:textId="4E5C6406" w:rsidR="004320D2" w:rsidRPr="007221FF" w:rsidRDefault="004320D2" w:rsidP="00B3093D">
            <w:pPr>
              <w:autoSpaceDE w:val="0"/>
              <w:autoSpaceDN w:val="0"/>
              <w:adjustRightInd w:val="0"/>
              <w:spacing w:before="0"/>
              <w:rPr>
                <w:color w:val="000000"/>
                <w:sz w:val="20"/>
                <w:szCs w:val="20"/>
              </w:rPr>
            </w:pPr>
            <w:r w:rsidRPr="007221FF">
              <w:rPr>
                <w:color w:val="000000"/>
                <w:sz w:val="20"/>
                <w:szCs w:val="20"/>
              </w:rPr>
              <w:t xml:space="preserve">Disease </w:t>
            </w:r>
            <w:r w:rsidR="00EA5034" w:rsidRPr="007221FF">
              <w:rPr>
                <w:color w:val="000000"/>
                <w:sz w:val="20"/>
                <w:szCs w:val="20"/>
              </w:rPr>
              <w:t>c</w:t>
            </w:r>
            <w:r w:rsidRPr="007221FF">
              <w:rPr>
                <w:color w:val="000000"/>
                <w:sz w:val="20"/>
                <w:szCs w:val="20"/>
              </w:rPr>
              <w:t>ontrol</w:t>
            </w:r>
            <w:r w:rsidR="00EA5034" w:rsidRPr="007221FF">
              <w:rPr>
                <w:color w:val="000000"/>
                <w:sz w:val="20"/>
                <w:szCs w:val="20"/>
              </w:rPr>
              <w:t xml:space="preserve"> rate</w:t>
            </w:r>
            <w:r w:rsidRPr="007221FF">
              <w:rPr>
                <w:color w:val="000000"/>
                <w:sz w:val="20"/>
                <w:szCs w:val="20"/>
              </w:rPr>
              <w:t xml:space="preserve"> (CR+PR+SD)</w:t>
            </w:r>
            <w:r w:rsidR="00EA5034" w:rsidRPr="007221FF">
              <w:rPr>
                <w:color w:val="000000"/>
                <w:sz w:val="20"/>
                <w:szCs w:val="20"/>
              </w:rPr>
              <w:t>,</w:t>
            </w:r>
            <w:r w:rsidRPr="007221FF">
              <w:rPr>
                <w:color w:val="000000"/>
                <w:sz w:val="20"/>
                <w:szCs w:val="20"/>
              </w:rPr>
              <w:t xml:space="preserve"> n (%)</w:t>
            </w:r>
          </w:p>
        </w:tc>
        <w:tc>
          <w:tcPr>
            <w:tcW w:w="856" w:type="dxa"/>
            <w:tcBorders>
              <w:top w:val="nil"/>
              <w:left w:val="nil"/>
              <w:right w:val="nil"/>
            </w:tcBorders>
            <w:shd w:val="clear" w:color="auto" w:fill="FFFFFF"/>
          </w:tcPr>
          <w:p ns2:paraId="07F2B47A"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16 (69.6)</w:t>
            </w:r>
          </w:p>
        </w:tc>
        <w:tc>
          <w:tcPr>
            <w:tcW w:w="857" w:type="dxa"/>
            <w:tcBorders>
              <w:top w:val="nil"/>
              <w:left w:val="nil"/>
              <w:right w:val="nil"/>
            </w:tcBorders>
            <w:shd w:val="clear" w:color="auto" w:fill="FFFFFF"/>
          </w:tcPr>
          <w:p ns2:paraId="05025C34"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29 (80.6)</w:t>
            </w:r>
          </w:p>
        </w:tc>
        <w:tc>
          <w:tcPr>
            <w:tcW w:w="856" w:type="dxa"/>
            <w:tcBorders>
              <w:top w:val="nil"/>
              <w:left w:val="nil"/>
              <w:right w:val="nil"/>
            </w:tcBorders>
            <w:shd w:val="clear" w:color="auto" w:fill="FFFFFF"/>
          </w:tcPr>
          <w:p ns2:paraId="4697ECFD"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30 (75.0)</w:t>
            </w:r>
          </w:p>
        </w:tc>
        <w:tc>
          <w:tcPr>
            <w:tcW w:w="856" w:type="dxa"/>
            <w:tcBorders>
              <w:top w:val="nil"/>
              <w:left w:val="nil"/>
              <w:right w:val="nil"/>
            </w:tcBorders>
            <w:shd w:val="clear" w:color="auto" w:fill="FFFFFF"/>
          </w:tcPr>
          <w:p ns2:paraId="4D6B854B"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19 (86.4)</w:t>
            </w:r>
          </w:p>
        </w:tc>
        <w:tc>
          <w:tcPr>
            <w:tcW w:w="857" w:type="dxa"/>
            <w:tcBorders>
              <w:top w:val="nil"/>
              <w:left w:val="nil"/>
              <w:right w:val="nil"/>
            </w:tcBorders>
            <w:shd w:val="clear" w:color="auto" w:fill="FFFFFF"/>
          </w:tcPr>
          <w:p ns2:paraId="30E570DA"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16 (76.2)</w:t>
            </w:r>
          </w:p>
        </w:tc>
        <w:tc>
          <w:tcPr>
            <w:tcW w:w="856" w:type="dxa"/>
            <w:tcBorders>
              <w:top w:val="nil"/>
              <w:left w:val="nil"/>
              <w:right w:val="nil"/>
            </w:tcBorders>
            <w:shd w:val="clear" w:color="auto" w:fill="FFFFFF"/>
          </w:tcPr>
          <w:p ns2:paraId="6D273688"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33 (82.5)</w:t>
            </w:r>
          </w:p>
        </w:tc>
        <w:tc>
          <w:tcPr>
            <w:tcW w:w="856" w:type="dxa"/>
            <w:tcBorders>
              <w:top w:val="nil"/>
              <w:left w:val="nil"/>
              <w:right w:val="nil"/>
            </w:tcBorders>
            <w:shd w:val="clear" w:color="auto" w:fill="FFFFFF"/>
          </w:tcPr>
          <w:p ns2:paraId="1463E95C"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30 (71.4)</w:t>
            </w:r>
          </w:p>
        </w:tc>
        <w:tc>
          <w:tcPr>
            <w:tcW w:w="856" w:type="dxa"/>
            <w:tcBorders>
              <w:top w:val="nil"/>
              <w:left w:val="nil"/>
              <w:right w:val="nil"/>
            </w:tcBorders>
            <w:shd w:val="clear" w:color="auto" w:fill="FFFFFF"/>
          </w:tcPr>
          <w:p ns2:paraId="57FC1BE7"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37 (69.8)</w:t>
            </w:r>
          </w:p>
        </w:tc>
        <w:tc>
          <w:tcPr>
            <w:tcW w:w="856" w:type="dxa"/>
            <w:tcBorders>
              <w:top w:val="nil"/>
              <w:left w:val="nil"/>
              <w:right w:val="nil"/>
            </w:tcBorders>
            <w:shd w:val="clear" w:color="auto" w:fill="FFFFFF"/>
          </w:tcPr>
          <w:p ns2:paraId="7DC75092"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19 (47.5)</w:t>
            </w:r>
          </w:p>
        </w:tc>
        <w:tc>
          <w:tcPr>
            <w:tcW w:w="856" w:type="dxa"/>
            <w:tcBorders>
              <w:top w:val="nil"/>
              <w:left w:val="nil"/>
              <w:right w:val="nil"/>
            </w:tcBorders>
            <w:shd w:val="clear" w:color="auto" w:fill="FFFFFF"/>
          </w:tcPr>
          <w:p ns2:paraId="626AE134"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34 (82.9)</w:t>
            </w:r>
          </w:p>
        </w:tc>
        <w:tc>
          <w:tcPr>
            <w:tcW w:w="856" w:type="dxa"/>
            <w:tcBorders>
              <w:top w:val="nil"/>
              <w:left w:val="nil"/>
              <w:right w:val="nil"/>
            </w:tcBorders>
            <w:shd w:val="clear" w:color="auto" w:fill="FFFFFF"/>
          </w:tcPr>
          <w:p ns2:paraId="394E84F2"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15 (60.0)</w:t>
            </w:r>
          </w:p>
        </w:tc>
        <w:tc>
          <w:tcPr>
            <w:tcW w:w="856" w:type="dxa"/>
            <w:tcBorders>
              <w:top w:val="nil"/>
              <w:left w:val="nil"/>
              <w:right w:val="nil"/>
            </w:tcBorders>
            <w:shd w:val="clear" w:color="auto" w:fill="FFFFFF"/>
          </w:tcPr>
          <w:p ns2:paraId="144F17D3"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33 (75.0)</w:t>
            </w:r>
          </w:p>
        </w:tc>
        <w:tc>
          <w:tcPr>
            <w:tcW w:w="856" w:type="dxa"/>
            <w:tcBorders>
              <w:top w:val="nil"/>
              <w:left w:val="nil"/>
              <w:right w:val="nil"/>
            </w:tcBorders>
            <w:shd w:val="clear" w:color="auto" w:fill="FFFFFF"/>
          </w:tcPr>
          <w:p ns2:paraId="3951C04F"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34 (72.3)</w:t>
            </w:r>
          </w:p>
        </w:tc>
      </w:tr>
      <w:tr w:rsidR="004320D2" w:rsidRPr="007221FF" ns2:paraId="28005C7A" ns2:textId="77777777" w:rsidTr="004320D2">
        <w:trPr>
          <w:gridAfter w:val="1"/>
          <w:wAfter w:w="75" w:type="dxa"/>
          <w:cantSplit/>
        </w:trPr>
        <w:tc>
          <w:tcPr>
            <w:tcW w:w="1755" w:type="dxa"/>
            <w:tcBorders>
              <w:top w:val="nil"/>
              <w:left w:val="nil"/>
              <w:bottom w:val="single" w:sz="4" w:space="0" w:color="auto"/>
              <w:right w:val="nil"/>
            </w:tcBorders>
            <w:shd w:val="clear" w:color="auto" w:fill="FFFFFF"/>
          </w:tcPr>
          <w:p ns2:paraId="3ACFBCCB" ns2:textId="77777777" w:rsidR="004320D2" w:rsidRPr="007221FF" w:rsidRDefault="004320D2" w:rsidP="00B3093D">
            <w:pPr>
              <w:autoSpaceDE w:val="0"/>
              <w:autoSpaceDN w:val="0"/>
              <w:adjustRightInd w:val="0"/>
              <w:spacing w:before="0"/>
              <w:rPr>
                <w:color w:val="000000"/>
                <w:sz w:val="20"/>
                <w:szCs w:val="20"/>
              </w:rPr>
            </w:pPr>
            <w:r w:rsidRPr="007221FF">
              <w:rPr>
                <w:color w:val="000000"/>
                <w:sz w:val="20"/>
                <w:szCs w:val="20"/>
              </w:rPr>
              <w:t xml:space="preserve">  95% CI (%)</w:t>
            </w:r>
          </w:p>
        </w:tc>
        <w:tc>
          <w:tcPr>
            <w:tcW w:w="856" w:type="dxa"/>
            <w:tcBorders>
              <w:top w:val="nil"/>
              <w:left w:val="nil"/>
              <w:bottom w:val="single" w:sz="4" w:space="0" w:color="auto"/>
              <w:right w:val="nil"/>
            </w:tcBorders>
            <w:shd w:val="clear" w:color="auto" w:fill="FFFFFF"/>
          </w:tcPr>
          <w:p ns2:paraId="4E8A9927"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(47.1, 86.8)</w:t>
            </w:r>
          </w:p>
        </w:tc>
        <w:tc>
          <w:tcPr>
            <w:tcW w:w="857" w:type="dxa"/>
            <w:tcBorders>
              <w:top w:val="nil"/>
              <w:left w:val="nil"/>
              <w:bottom w:val="single" w:sz="4" w:space="0" w:color="auto"/>
              <w:right w:val="nil"/>
            </w:tcBorders>
            <w:shd w:val="clear" w:color="auto" w:fill="FFFFFF"/>
          </w:tcPr>
          <w:p ns2:paraId="36224C1A"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(64.0, 91.8)</w:t>
            </w:r>
          </w:p>
        </w:tc>
        <w:tc>
          <w:tcPr>
            <w:tcW w:w="856" w:type="dxa"/>
            <w:tcBorders>
              <w:top w:val="nil"/>
              <w:left w:val="nil"/>
              <w:bottom w:val="single" w:sz="4" w:space="0" w:color="auto"/>
              <w:right w:val="nil"/>
            </w:tcBorders>
            <w:shd w:val="clear" w:color="auto" w:fill="FFFFFF"/>
          </w:tcPr>
          <w:p ns2:paraId="5CCE609A"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(58.8, 87.3)</w:t>
            </w:r>
          </w:p>
        </w:tc>
        <w:tc>
          <w:tcPr>
            <w:tcW w:w="856" w:type="dxa"/>
            <w:tcBorders>
              <w:top w:val="nil"/>
              <w:left w:val="nil"/>
              <w:bottom w:val="single" w:sz="4" w:space="0" w:color="auto"/>
              <w:right w:val="nil"/>
            </w:tcBorders>
            <w:shd w:val="clear" w:color="auto" w:fill="FFFFFF"/>
          </w:tcPr>
          <w:p ns2:paraId="745CE802"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(65.1, 97.1)</w:t>
            </w:r>
          </w:p>
        </w:tc>
        <w:tc>
          <w:tcPr>
            <w:tcW w:w="857" w:type="dxa"/>
            <w:tcBorders>
              <w:top w:val="nil"/>
              <w:left w:val="nil"/>
              <w:bottom w:val="single" w:sz="4" w:space="0" w:color="auto"/>
              <w:right w:val="nil"/>
            </w:tcBorders>
            <w:shd w:val="clear" w:color="auto" w:fill="FFFFFF"/>
          </w:tcPr>
          <w:p ns2:paraId="2B3D7C6E"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(52.8, 91.8)</w:t>
            </w:r>
          </w:p>
        </w:tc>
        <w:tc>
          <w:tcPr>
            <w:tcW w:w="856" w:type="dxa"/>
            <w:tcBorders>
              <w:top w:val="nil"/>
              <w:left w:val="nil"/>
              <w:bottom w:val="single" w:sz="4" w:space="0" w:color="auto"/>
              <w:right w:val="nil"/>
            </w:tcBorders>
            <w:shd w:val="clear" w:color="auto" w:fill="FFFFFF"/>
          </w:tcPr>
          <w:p ns2:paraId="70DB4A6B"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(67.2, 92.7)</w:t>
            </w:r>
          </w:p>
        </w:tc>
        <w:tc>
          <w:tcPr>
            <w:tcW w:w="856" w:type="dxa"/>
            <w:tcBorders>
              <w:top w:val="nil"/>
              <w:left w:val="nil"/>
              <w:bottom w:val="single" w:sz="4" w:space="0" w:color="auto"/>
              <w:right w:val="nil"/>
            </w:tcBorders>
            <w:shd w:val="clear" w:color="auto" w:fill="FFFFFF"/>
          </w:tcPr>
          <w:p ns2:paraId="27C2EF7F"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(55.4, 84.3)</w:t>
            </w:r>
          </w:p>
        </w:tc>
        <w:tc>
          <w:tcPr>
            <w:tcW w:w="856" w:type="dxa"/>
            <w:tcBorders>
              <w:top w:val="nil"/>
              <w:left w:val="nil"/>
              <w:bottom w:val="single" w:sz="4" w:space="0" w:color="auto"/>
              <w:right w:val="nil"/>
            </w:tcBorders>
            <w:shd w:val="clear" w:color="auto" w:fill="FFFFFF"/>
          </w:tcPr>
          <w:p ns2:paraId="7C6AA217"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(55.7, 81.7)</w:t>
            </w:r>
          </w:p>
        </w:tc>
        <w:tc>
          <w:tcPr>
            <w:tcW w:w="856" w:type="dxa"/>
            <w:tcBorders>
              <w:top w:val="nil"/>
              <w:left w:val="nil"/>
              <w:bottom w:val="single" w:sz="4" w:space="0" w:color="auto"/>
              <w:right w:val="nil"/>
            </w:tcBorders>
            <w:shd w:val="clear" w:color="auto" w:fill="FFFFFF"/>
          </w:tcPr>
          <w:p ns2:paraId="21D94D16"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(31.5, 63.9)</w:t>
            </w:r>
          </w:p>
        </w:tc>
        <w:tc>
          <w:tcPr>
            <w:tcW w:w="856" w:type="dxa"/>
            <w:tcBorders>
              <w:top w:val="nil"/>
              <w:left w:val="nil"/>
              <w:bottom w:val="single" w:sz="4" w:space="0" w:color="auto"/>
              <w:right w:val="nil"/>
            </w:tcBorders>
            <w:shd w:val="clear" w:color="auto" w:fill="FFFFFF"/>
          </w:tcPr>
          <w:p ns2:paraId="286EFADE"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(67.9, 92.8)</w:t>
            </w:r>
          </w:p>
        </w:tc>
        <w:tc>
          <w:tcPr>
            <w:tcW w:w="856" w:type="dxa"/>
            <w:tcBorders>
              <w:top w:val="nil"/>
              <w:left w:val="nil"/>
              <w:bottom w:val="single" w:sz="4" w:space="0" w:color="auto"/>
              <w:right w:val="nil"/>
            </w:tcBorders>
            <w:shd w:val="clear" w:color="auto" w:fill="FFFFFF"/>
          </w:tcPr>
          <w:p ns2:paraId="449AE121"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(38.7, 78.9)</w:t>
            </w:r>
          </w:p>
        </w:tc>
        <w:tc>
          <w:tcPr>
            <w:tcW w:w="856" w:type="dxa"/>
            <w:tcBorders>
              <w:top w:val="nil"/>
              <w:left w:val="nil"/>
              <w:bottom w:val="single" w:sz="4" w:space="0" w:color="auto"/>
              <w:right w:val="nil"/>
            </w:tcBorders>
            <w:shd w:val="clear" w:color="auto" w:fill="FFFFFF"/>
          </w:tcPr>
          <w:p ns2:paraId="04BB7799"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(59.7, 86.8)</w:t>
            </w:r>
          </w:p>
        </w:tc>
        <w:tc>
          <w:tcPr>
            <w:tcW w:w="856" w:type="dxa"/>
            <w:tcBorders>
              <w:top w:val="nil"/>
              <w:left w:val="nil"/>
              <w:bottom w:val="single" w:sz="4" w:space="0" w:color="auto"/>
              <w:right w:val="nil"/>
            </w:tcBorders>
            <w:shd w:val="clear" w:color="auto" w:fill="FFFFFF"/>
          </w:tcPr>
          <w:p ns2:paraId="26E7DC6F"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(57.4, 84.4)</w:t>
            </w:r>
          </w:p>
        </w:tc>
      </w:tr>
      <w:tr w:rsidR="004320D2" w:rsidRPr="007221FF" ns2:paraId="3FAD34CA" ns2:textId="77777777" w:rsidTr="00B3093D">
        <w:trPr>
          <w:cantSplit/>
        </w:trPr>
        <w:tc>
          <w:tcPr>
            <w:tcW w:w="12960" w:type="dxa"/>
            <w:gridSpan w:val="15"/>
            <w:tcBorders>
              <w:top w:val="nil"/>
              <w:left w:val="nil"/>
              <w:bottom w:val="nil"/>
              <w:right w:val="nil"/>
            </w:tcBorders>
          </w:tcPr>
          <w:p ns2:paraId="77177B8D" ns2:textId="3A0F2817" w:rsidR="00823712" w:rsidRPr="007221FF" w:rsidRDefault="00823712" w:rsidP="00823712">
            <w:pPr>
              <w:autoSpaceDE w:val="0"/>
              <w:autoSpaceDN w:val="0"/>
              <w:adjustRightInd w:val="0"/>
              <w:spacing w:before="10" w:after="10"/>
              <w:rPr>
                <w:color w:val="000000"/>
                <w:sz w:val="18"/>
                <w:szCs w:val="18"/>
              </w:rPr>
            </w:pPr>
            <w:r w:rsidRPr="007221FF">
              <w:rPr>
                <w:color w:val="000000"/>
                <w:sz w:val="18"/>
                <w:szCs w:val="18"/>
              </w:rPr>
              <w:t>Abbreviations: BC=breast cancer; CR=complete response; EC=endometrial cancer; GC=gastric cancer; HER2=human epidermal growth factor receptor 2; HNSCC=head and neck squamous cell carcinoma; HR=hormone receptor; NSCLC=non-small-cell lung cancer; OC=ovarian cancer; ORR=overall response rate; PR=partial response; SCLC=small cell lung cancer; SD=stable disease; TNBC=triple-negative breast cancer; UC=urothelial cancer.</w:t>
            </w:r>
          </w:p>
          <w:p ns2:paraId="4B39F153" ns2:textId="77777777" w:rsidR="004320D2" w:rsidRPr="007221FF" w:rsidRDefault="004320D2" w:rsidP="004320D2">
            <w:pPr>
              <w:autoSpaceDE w:val="0"/>
              <w:autoSpaceDN w:val="0"/>
              <w:adjustRightInd w:val="0"/>
              <w:spacing w:before="10" w:after="10"/>
              <w:rPr>
                <w:color w:val="000000"/>
                <w:sz w:val="20"/>
                <w:szCs w:val="20"/>
              </w:rPr>
            </w:pPr>
            <w:r w:rsidRPr="007221FF">
              <w:rPr>
                <w:color w:val="000000"/>
                <w:sz w:val="20"/>
                <w:szCs w:val="20"/>
              </w:rPr>
              <w:t>DCO: 05MAR2024</w:t>
            </w:r>
          </w:p>
          <w:p ns2:paraId="6314F033" ns2:textId="77777777" w:rsidR="004320D2" w:rsidRPr="007221FF" w:rsidRDefault="004320D2" w:rsidP="004320D2">
            <w:pPr>
              <w:autoSpaceDE w:val="0"/>
              <w:autoSpaceDN w:val="0"/>
              <w:adjustRightInd w:val="0"/>
              <w:spacing w:before="10" w:after="10"/>
              <w:rPr>
                <w:color w:val="000000"/>
                <w:sz w:val="20"/>
                <w:szCs w:val="20"/>
              </w:rPr>
            </w:pPr>
            <w:r w:rsidRPr="007221FF">
              <w:rPr>
                <w:color w:val="000000"/>
                <w:sz w:val="20"/>
                <w:szCs w:val="20"/>
              </w:rPr>
              <w:t>Percentage is based on the number of subjects in the respective subject cohort in APaT population.</w:t>
            </w:r>
          </w:p>
          <w:p ns2:paraId="354FD136" ns2:textId="77777777" w:rsidR="004320D2" w:rsidRPr="007221FF" w:rsidRDefault="004320D2" w:rsidP="004320D2">
            <w:pPr>
              <w:autoSpaceDE w:val="0"/>
              <w:autoSpaceDN w:val="0"/>
              <w:adjustRightInd w:val="0"/>
              <w:spacing w:before="10" w:after="10"/>
              <w:rPr>
                <w:color w:val="000000"/>
                <w:sz w:val="20"/>
                <w:szCs w:val="20"/>
              </w:rPr>
            </w:pPr>
            <w:r w:rsidRPr="007221FF">
              <w:rPr>
                <w:color w:val="000000"/>
                <w:sz w:val="20"/>
                <w:szCs w:val="20"/>
              </w:rPr>
              <w:t>CI is computed using Clopper-Pearson method.</w:t>
            </w:r>
          </w:p>
          <w:p ns2:paraId="617AD0E8" ns2:textId="6D42A493" w:rsidR="004320D2" w:rsidRPr="007221FF" w:rsidRDefault="004320D2" w:rsidP="004320D2">
            <w:pPr>
              <w:autoSpaceDE w:val="0"/>
              <w:autoSpaceDN w:val="0"/>
              <w:adjustRightInd w:val="0"/>
              <w:spacing w:before="10" w:after="10"/>
              <w:rPr>
                <w:color w:val="000000"/>
                <w:sz w:val="20"/>
                <w:szCs w:val="20"/>
              </w:rPr>
            </w:pPr>
            <w:r w:rsidRPr="007221FF">
              <w:rPr>
                <w:color w:val="000000"/>
                <w:sz w:val="20"/>
                <w:szCs w:val="20"/>
              </w:rPr>
              <w:t xml:space="preserve">Participants enrolled before protocol amendment 10 and treated on or before 08NOV2023 are included </w:t>
            </w:r>
          </w:p>
        </w:tc>
      </w:tr>
    </w:tbl>
    <w:p ns2:paraId="50F8AF3F" ns2:textId="77777777" w:rsidR="00CF1DAC" w:rsidRDefault="00CF1DAC" w:rsidP="00CF1DAC">
      <w:pPr>
        <w:autoSpaceDE w:val="0"/>
        <w:autoSpaceDN w:val="0"/>
        <w:adjustRightInd w:val="0"/>
        <w:rPr>
          <w:lang w:eastAsia="zh-CN"/>
        </w:rPr>
      </w:pPr>
      <w:ins w:id="9819" w:author="GoldenCorpusHarness" w:date="2026-03-28T21:57:55Z">
        <w:r>
          <w:t>ADC=sac-TMT antibody-drug conjugate; AUC = area under the concentration time curve; CR=complete response; PR=partial response; PD=progressive disease.</w:t>
        </w:r>
      </w:ins>
    </w:p>
    <w:p ns2:paraId="31BC3831" ns2:textId="6E3E0637" w:rsidR="009E17FE" w:rsidRPr="006A2513" w:rsidRDefault="009E17FE" w:rsidP="009E17FE">
      <w:pPr>
        <w:adjustRightInd w:val="0"/>
        <w:spacing w:before="10" w:after="10"/>
        <w:rPr>
          <w:rFonts w:ascii="Times" w:hAnsi="Times" w:cs="Times"/>
          <w:color w:val="000000"/>
          <w:sz w:val="18"/>
          <w:szCs w:val="18"/>
        </w:rPr>
      </w:pPr>
      <w:ins w:id="9820" w:author="GoldenCorpusHarness" w:date="2026-03-28T21:57:55Z">
        <w:r>
          <w:t>Notes: Probability of CR or PR (left panel) and PD (right panel) versus sac-TMT ADC AUC. In the graphs, the observed proportion is represented by the solid dots. The verticals bars represent the 90% confidence interval of the observed proportions. The blue solid line is a smoothed locally weighted smoothing (LOESS) line. Gray areas indicate standard error around the LOESS line. In the boxplots, individual participants are represented by a circle. The median is represented by the vertical line in the middle of each box. The left and right sides of the box plot represent the 25th and 75th percentiles (the lower and upper quartiles, respectively). The bars extending from the ends of the box to the outermost data represent 1.5 × (the upper or lower interquartile range).</w:t>
        </w:r>
      </w:ins>
    </w:p>
    <w:p ns2:paraId="7B8D6E06" ns2:textId="77777777" w:rsidR="009E17FE" w:rsidRDefault="009E17FE" w:rsidP="007243AD">
      <w:pPr>
        <w:pStyle w:val="Paragraph"/>
        <w:rPr>
          <w:lang w:eastAsia="zh-CN"/>
        </w:rPr>
        <w:sectPr w:rsidR="009E17FE" w:rsidSect="00E76BDC">
          <w:pgSz w:w="15840" w:h="12240" w:orient="landscape"/>
          <w:pgMar w:top="1800" w:right="1440" w:bottom="1440" w:left="1440" w:header="720" w:footer="720" w:gutter="0"/>
          <w:cols w:space="720"/>
          <w:docGrid w:linePitch="326"/>
        </w:sectPr>
      </w:pPr>
      <w:ins w:id="9821" w:author="GoldenCorpusHarness" w:date="2026-03-28T21:57:55Z">
        <w:r>
          <w:t>Cutoff Date: MK-2870-001 PK 31-March-2025, Efficacy 21-May-2025; MK-2870-017 PK/Efficacy 06-June-2024</w:t>
        </w:r>
      </w:ins>
    </w:p>
    <w:p ns2:paraId="67DB4B1F" ns2:textId="29023967" w:rsidR="00EF2DB3" w:rsidRDefault="009E17FE" w:rsidP="00EF2DB3">
      <w:pPr>
        <w:pStyle w:val="TableTitle"/>
      </w:pPr>
      <w:del w:id="9822" w:author="GoldenCorpusHarness" w:date="2026-03-28T21:57:55Z">
        <w:r>
          <w:delText>Table 22MK-2870-001 (KL264 01): Duration of Response Based on Investigator per RECIST 1.1 in Participants With a Confirmed Response</w:delText>
        </w:r>
      </w:del>
    </w:p>
    <w:tbl>
      <w:tblPr>
        <w:tblW w:w="5000" w:type="pct"/>
        <w:tblLayout w:type="fixed"/>
        <w:tblCellMar>
          <w:left w:w="0" w:type="dxa"/>
          <w:right w:w="0" w:type="dxa"/>
        </w:tblCellMar>
        <w:tblLook w:val="0000" w:firstRow="0" w:lastRow="0" w:firstColumn="0" w:lastColumn="0" w:noHBand="0" w:noVBand="0"/>
      </w:tblPr>
      <w:tblGrid>
        <w:gridCol w:w="1755"/>
        <w:gridCol w:w="856"/>
        <w:gridCol w:w="857"/>
        <w:gridCol w:w="856"/>
        <w:gridCol w:w="856"/>
        <w:gridCol w:w="857"/>
        <w:gridCol w:w="856"/>
        <w:gridCol w:w="856"/>
        <w:gridCol w:w="856"/>
        <w:gridCol w:w="856"/>
        <w:gridCol w:w="856"/>
        <w:gridCol w:w="856"/>
        <w:gridCol w:w="856"/>
        <w:gridCol w:w="856"/>
        <w:gridCol w:w="75"/>
      </w:tblGrid>
      <w:tr w:rsidR="004320D2" w:rsidRPr="007C0877" ns2:paraId="4050E67C" ns2:textId="77777777" w:rsidTr="004320D2">
        <w:trPr>
          <w:gridAfter w:val="1"/>
          <w:wAfter w:w="75" w:type="dxa"/>
          <w:cantSplit/>
          <w:tblHeader/>
        </w:trPr>
        <w:tc>
          <w:tcPr>
            <w:tcW w:w="1755" w:type="dxa"/>
            <w:tcBorders>
              <w:top w:val="single" w:sz="7" w:space="0" w:color="000000"/>
              <w:left w:val="nil"/>
              <w:bottom w:val="single" w:sz="4" w:space="0" w:color="000000"/>
              <w:right w:val="nil"/>
            </w:tcBorders>
            <w:shd w:val="clear" w:color="auto" w:fill="FFFFFF"/>
            <w:vAlign w:val="bottom"/>
          </w:tcPr>
          <w:p ns2:paraId="7065097A" ns2:textId="77777777" w:rsidR="004320D2" w:rsidRPr="007221FF" w:rsidRDefault="004320D2" w:rsidP="00B3093D">
            <w:pPr>
              <w:autoSpaceDE w:val="0"/>
              <w:autoSpaceDN w:val="0"/>
              <w:adjustRightInd w:val="0"/>
              <w:spacing w:before="0"/>
              <w:jc w:val="center"/>
              <w:rPr>
                <w:color w:val="000000"/>
                <w:sz w:val="20"/>
                <w:szCs w:val="20"/>
              </w:rPr>
            </w:pPr>
          </w:p>
        </w:tc>
        <w:tc>
          <w:tcPr>
            <w:tcW w:w="856" w:type="dxa"/>
            <w:tcBorders>
              <w:top w:val="single" w:sz="7" w:space="0" w:color="000000"/>
              <w:left w:val="nil"/>
              <w:bottom w:val="single" w:sz="4" w:space="0" w:color="000000"/>
              <w:right w:val="nil"/>
            </w:tcBorders>
            <w:shd w:val="clear" w:color="auto" w:fill="FFFFFF"/>
            <w:vAlign w:val="bottom"/>
          </w:tcPr>
          <w:p ns2:paraId="6F297638"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Cohort 1</w:t>
            </w:r>
            <w:r w:rsidRPr="007221FF">
              <w:rPr>
                <w:color w:val="000000"/>
                <w:sz w:val="20"/>
                <w:szCs w:val="20"/>
              </w:rPr>
              <w:br/>
              <w:t>TNBC</w:t>
            </w:r>
            <w:r w:rsidRPr="007221FF">
              <w:rPr>
                <w:color w:val="000000"/>
                <w:sz w:val="20"/>
                <w:szCs w:val="20"/>
              </w:rPr>
              <w:br/>
              <w:t>4 mg/kg</w:t>
            </w:r>
            <w:r w:rsidRPr="007221FF">
              <w:rPr>
                <w:color w:val="000000"/>
                <w:sz w:val="20"/>
                <w:szCs w:val="20"/>
              </w:rPr>
              <w:br/>
              <w:t>(N = 23)</w:t>
            </w:r>
          </w:p>
        </w:tc>
        <w:tc>
          <w:tcPr>
            <w:tcW w:w="857" w:type="dxa"/>
            <w:tcBorders>
              <w:top w:val="single" w:sz="7" w:space="0" w:color="000000"/>
              <w:left w:val="nil"/>
              <w:bottom w:val="single" w:sz="4" w:space="0" w:color="000000"/>
              <w:right w:val="nil"/>
            </w:tcBorders>
            <w:shd w:val="clear" w:color="auto" w:fill="FFFFFF"/>
            <w:vAlign w:val="bottom"/>
          </w:tcPr>
          <w:p ns2:paraId="24A92793"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Cohort 1</w:t>
            </w:r>
            <w:r w:rsidRPr="007221FF">
              <w:rPr>
                <w:color w:val="000000"/>
                <w:sz w:val="20"/>
                <w:szCs w:val="20"/>
              </w:rPr>
              <w:br/>
              <w:t>TNBC</w:t>
            </w:r>
            <w:r w:rsidRPr="007221FF">
              <w:rPr>
                <w:color w:val="000000"/>
                <w:sz w:val="20"/>
                <w:szCs w:val="20"/>
              </w:rPr>
              <w:br/>
              <w:t>5 mg/kg</w:t>
            </w:r>
            <w:r w:rsidRPr="007221FF">
              <w:rPr>
                <w:color w:val="000000"/>
                <w:sz w:val="20"/>
                <w:szCs w:val="20"/>
              </w:rPr>
              <w:br/>
              <w:t>(N = 36)</w:t>
            </w:r>
          </w:p>
        </w:tc>
        <w:tc>
          <w:tcPr>
            <w:tcW w:w="856" w:type="dxa"/>
            <w:tcBorders>
              <w:top w:val="single" w:sz="7" w:space="0" w:color="000000"/>
              <w:left w:val="nil"/>
              <w:bottom w:val="single" w:sz="4" w:space="0" w:color="000000"/>
              <w:right w:val="nil"/>
            </w:tcBorders>
            <w:shd w:val="clear" w:color="auto" w:fill="FFFFFF"/>
            <w:vAlign w:val="bottom"/>
          </w:tcPr>
          <w:p ns2:paraId="085FF52B"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Cohort 2</w:t>
            </w:r>
            <w:r w:rsidRPr="007221FF">
              <w:rPr>
                <w:color w:val="000000"/>
                <w:sz w:val="20"/>
                <w:szCs w:val="20"/>
              </w:rPr>
              <w:br/>
              <w:t>OC</w:t>
            </w:r>
            <w:r w:rsidRPr="007221FF">
              <w:rPr>
                <w:color w:val="000000"/>
                <w:sz w:val="20"/>
                <w:szCs w:val="20"/>
              </w:rPr>
              <w:br/>
              <w:t>(N = 40)</w:t>
            </w:r>
          </w:p>
        </w:tc>
        <w:tc>
          <w:tcPr>
            <w:tcW w:w="856" w:type="dxa"/>
            <w:tcBorders>
              <w:top w:val="single" w:sz="7" w:space="0" w:color="000000"/>
              <w:left w:val="nil"/>
              <w:bottom w:val="single" w:sz="4" w:space="0" w:color="000000"/>
              <w:right w:val="nil"/>
            </w:tcBorders>
            <w:shd w:val="clear" w:color="auto" w:fill="FFFFFF"/>
            <w:vAlign w:val="bottom"/>
          </w:tcPr>
          <w:p ns2:paraId="644D2007"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Cohort 3A</w:t>
            </w:r>
            <w:r w:rsidRPr="007221FF">
              <w:rPr>
                <w:color w:val="000000"/>
                <w:sz w:val="20"/>
                <w:szCs w:val="20"/>
              </w:rPr>
              <w:br/>
              <w:t>NSCLC</w:t>
            </w:r>
            <w:r w:rsidRPr="007221FF">
              <w:rPr>
                <w:color w:val="000000"/>
                <w:sz w:val="20"/>
                <w:szCs w:val="20"/>
              </w:rPr>
              <w:br/>
              <w:t>Mutation</w:t>
            </w:r>
            <w:r w:rsidRPr="007221FF">
              <w:rPr>
                <w:color w:val="000000"/>
                <w:sz w:val="20"/>
                <w:szCs w:val="20"/>
              </w:rPr>
              <w:br/>
              <w:t>(N = 22)</w:t>
            </w:r>
          </w:p>
        </w:tc>
        <w:tc>
          <w:tcPr>
            <w:tcW w:w="857" w:type="dxa"/>
            <w:tcBorders>
              <w:top w:val="single" w:sz="7" w:space="0" w:color="000000"/>
              <w:left w:val="nil"/>
              <w:bottom w:val="single" w:sz="4" w:space="0" w:color="000000"/>
              <w:right w:val="nil"/>
            </w:tcBorders>
            <w:shd w:val="clear" w:color="auto" w:fill="FFFFFF"/>
            <w:vAlign w:val="bottom"/>
          </w:tcPr>
          <w:p ns2:paraId="7DD2893A"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Cohort 3A</w:t>
            </w:r>
            <w:r w:rsidRPr="007221FF">
              <w:rPr>
                <w:color w:val="000000"/>
                <w:sz w:val="20"/>
                <w:szCs w:val="20"/>
              </w:rPr>
              <w:br/>
              <w:t>NSCLC</w:t>
            </w:r>
            <w:r w:rsidRPr="007221FF">
              <w:rPr>
                <w:color w:val="000000"/>
                <w:sz w:val="20"/>
                <w:szCs w:val="20"/>
              </w:rPr>
              <w:br/>
              <w:t>Wild</w:t>
            </w:r>
            <w:r w:rsidRPr="007221FF">
              <w:rPr>
                <w:color w:val="000000"/>
                <w:sz w:val="20"/>
                <w:szCs w:val="20"/>
              </w:rPr>
              <w:br/>
              <w:t>Type</w:t>
            </w:r>
            <w:r w:rsidRPr="007221FF">
              <w:rPr>
                <w:color w:val="000000"/>
                <w:sz w:val="20"/>
                <w:szCs w:val="20"/>
              </w:rPr>
              <w:br/>
              <w:t>(N = 21)</w:t>
            </w:r>
          </w:p>
        </w:tc>
        <w:tc>
          <w:tcPr>
            <w:tcW w:w="856" w:type="dxa"/>
            <w:tcBorders>
              <w:top w:val="single" w:sz="7" w:space="0" w:color="000000"/>
              <w:left w:val="nil"/>
              <w:bottom w:val="single" w:sz="4" w:space="0" w:color="000000"/>
              <w:right w:val="nil"/>
            </w:tcBorders>
            <w:shd w:val="clear" w:color="auto" w:fill="FFFFFF"/>
            <w:vAlign w:val="bottom"/>
          </w:tcPr>
          <w:p ns2:paraId="10E76A5D"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Cohort 3B</w:t>
            </w:r>
            <w:r w:rsidRPr="007221FF">
              <w:rPr>
                <w:color w:val="000000"/>
                <w:sz w:val="20"/>
                <w:szCs w:val="20"/>
              </w:rPr>
              <w:br/>
              <w:t>NSCLC</w:t>
            </w:r>
            <w:r w:rsidRPr="007221FF">
              <w:rPr>
                <w:color w:val="000000"/>
                <w:sz w:val="20"/>
                <w:szCs w:val="20"/>
              </w:rPr>
              <w:br/>
              <w:t>Wild</w:t>
            </w:r>
            <w:r w:rsidRPr="007221FF">
              <w:rPr>
                <w:color w:val="000000"/>
                <w:sz w:val="20"/>
                <w:szCs w:val="20"/>
              </w:rPr>
              <w:br/>
              <w:t>Type</w:t>
            </w:r>
            <w:r w:rsidRPr="007221FF">
              <w:rPr>
                <w:color w:val="000000"/>
                <w:sz w:val="20"/>
                <w:szCs w:val="20"/>
              </w:rPr>
              <w:br/>
              <w:t>4 mg/kg</w:t>
            </w:r>
            <w:r w:rsidRPr="007221FF">
              <w:rPr>
                <w:color w:val="000000"/>
                <w:sz w:val="20"/>
                <w:szCs w:val="20"/>
              </w:rPr>
              <w:br/>
              <w:t>(N = 40)</w:t>
            </w:r>
          </w:p>
        </w:tc>
        <w:tc>
          <w:tcPr>
            <w:tcW w:w="856" w:type="dxa"/>
            <w:tcBorders>
              <w:top w:val="single" w:sz="7" w:space="0" w:color="000000"/>
              <w:left w:val="nil"/>
              <w:bottom w:val="single" w:sz="4" w:space="0" w:color="000000"/>
              <w:right w:val="nil"/>
            </w:tcBorders>
            <w:shd w:val="clear" w:color="auto" w:fill="FFFFFF"/>
            <w:vAlign w:val="bottom"/>
          </w:tcPr>
          <w:p ns2:paraId="18E821AB"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Cohort 3B</w:t>
            </w:r>
            <w:r w:rsidRPr="007221FF">
              <w:rPr>
                <w:color w:val="000000"/>
                <w:sz w:val="20"/>
                <w:szCs w:val="20"/>
              </w:rPr>
              <w:br/>
              <w:t>NSCLC</w:t>
            </w:r>
            <w:r w:rsidRPr="007221FF">
              <w:rPr>
                <w:color w:val="000000"/>
                <w:sz w:val="20"/>
                <w:szCs w:val="20"/>
              </w:rPr>
              <w:br/>
              <w:t>Wild</w:t>
            </w:r>
            <w:r w:rsidRPr="007221FF">
              <w:rPr>
                <w:color w:val="000000"/>
                <w:sz w:val="20"/>
                <w:szCs w:val="20"/>
              </w:rPr>
              <w:br/>
              <w:t>Type</w:t>
            </w:r>
            <w:r w:rsidRPr="007221FF">
              <w:rPr>
                <w:color w:val="000000"/>
                <w:sz w:val="20"/>
                <w:szCs w:val="20"/>
              </w:rPr>
              <w:br/>
              <w:t>5 mg/kg</w:t>
            </w:r>
            <w:r w:rsidRPr="007221FF">
              <w:rPr>
                <w:color w:val="000000"/>
                <w:sz w:val="20"/>
                <w:szCs w:val="20"/>
              </w:rPr>
              <w:br/>
              <w:t>(N = 42)</w:t>
            </w:r>
          </w:p>
        </w:tc>
        <w:tc>
          <w:tcPr>
            <w:tcW w:w="856" w:type="dxa"/>
            <w:tcBorders>
              <w:top w:val="single" w:sz="7" w:space="0" w:color="000000"/>
              <w:left w:val="nil"/>
              <w:bottom w:val="single" w:sz="4" w:space="0" w:color="000000"/>
              <w:right w:val="nil"/>
            </w:tcBorders>
            <w:shd w:val="clear" w:color="auto" w:fill="FFFFFF"/>
            <w:vAlign w:val="bottom"/>
          </w:tcPr>
          <w:p ns2:paraId="1C605339"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Cohort 4</w:t>
            </w:r>
            <w:r w:rsidRPr="007221FF">
              <w:rPr>
                <w:color w:val="000000"/>
                <w:sz w:val="20"/>
                <w:szCs w:val="20"/>
              </w:rPr>
              <w:br/>
              <w:t>GC</w:t>
            </w:r>
            <w:r w:rsidRPr="007221FF">
              <w:rPr>
                <w:color w:val="000000"/>
                <w:sz w:val="20"/>
                <w:szCs w:val="20"/>
              </w:rPr>
              <w:br/>
              <w:t>(N = 53)</w:t>
            </w:r>
          </w:p>
        </w:tc>
        <w:tc>
          <w:tcPr>
            <w:tcW w:w="856" w:type="dxa"/>
            <w:tcBorders>
              <w:top w:val="single" w:sz="7" w:space="0" w:color="000000"/>
              <w:left w:val="nil"/>
              <w:bottom w:val="single" w:sz="4" w:space="0" w:color="000000"/>
              <w:right w:val="nil"/>
            </w:tcBorders>
            <w:shd w:val="clear" w:color="auto" w:fill="FFFFFF"/>
            <w:vAlign w:val="bottom"/>
          </w:tcPr>
          <w:p ns2:paraId="36656ABA"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Cohort 5</w:t>
            </w:r>
            <w:r w:rsidRPr="007221FF">
              <w:rPr>
                <w:color w:val="000000"/>
                <w:sz w:val="20"/>
                <w:szCs w:val="20"/>
              </w:rPr>
              <w:br/>
              <w:t>SCLC</w:t>
            </w:r>
            <w:r w:rsidRPr="007221FF">
              <w:rPr>
                <w:color w:val="000000"/>
                <w:sz w:val="20"/>
                <w:szCs w:val="20"/>
              </w:rPr>
              <w:br/>
              <w:t>(N = 40)</w:t>
            </w:r>
          </w:p>
        </w:tc>
        <w:tc>
          <w:tcPr>
            <w:tcW w:w="856" w:type="dxa"/>
            <w:tcBorders>
              <w:top w:val="single" w:sz="7" w:space="0" w:color="000000"/>
              <w:left w:val="nil"/>
              <w:bottom w:val="single" w:sz="4" w:space="0" w:color="000000"/>
              <w:right w:val="nil"/>
            </w:tcBorders>
            <w:shd w:val="clear" w:color="auto" w:fill="FFFFFF"/>
            <w:vAlign w:val="bottom"/>
          </w:tcPr>
          <w:p ns2:paraId="6BBC442C"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Cohort 6</w:t>
            </w:r>
            <w:r w:rsidRPr="007221FF">
              <w:rPr>
                <w:color w:val="000000"/>
                <w:sz w:val="20"/>
                <w:szCs w:val="20"/>
              </w:rPr>
              <w:br/>
              <w:t>HR+</w:t>
            </w:r>
            <w:r w:rsidRPr="007221FF">
              <w:rPr>
                <w:color w:val="000000"/>
                <w:sz w:val="20"/>
                <w:szCs w:val="20"/>
              </w:rPr>
              <w:br/>
              <w:t>HER2-</w:t>
            </w:r>
            <w:r w:rsidRPr="007221FF">
              <w:rPr>
                <w:color w:val="000000"/>
                <w:sz w:val="20"/>
                <w:szCs w:val="20"/>
              </w:rPr>
              <w:br/>
              <w:t>BC</w:t>
            </w:r>
            <w:r w:rsidRPr="007221FF">
              <w:rPr>
                <w:color w:val="000000"/>
                <w:sz w:val="20"/>
                <w:szCs w:val="20"/>
              </w:rPr>
              <w:br/>
              <w:t>(N = 41)</w:t>
            </w:r>
          </w:p>
        </w:tc>
        <w:tc>
          <w:tcPr>
            <w:tcW w:w="856" w:type="dxa"/>
            <w:tcBorders>
              <w:top w:val="single" w:sz="7" w:space="0" w:color="000000"/>
              <w:left w:val="nil"/>
              <w:bottom w:val="single" w:sz="4" w:space="0" w:color="000000"/>
              <w:right w:val="nil"/>
            </w:tcBorders>
            <w:shd w:val="clear" w:color="auto" w:fill="FFFFFF"/>
            <w:vAlign w:val="bottom"/>
          </w:tcPr>
          <w:p ns2:paraId="30904DB0"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Cohort 7</w:t>
            </w:r>
            <w:r w:rsidRPr="007221FF">
              <w:rPr>
                <w:color w:val="000000"/>
                <w:sz w:val="20"/>
                <w:szCs w:val="20"/>
              </w:rPr>
              <w:br/>
              <w:t>HNSCC</w:t>
            </w:r>
            <w:r w:rsidRPr="007221FF">
              <w:rPr>
                <w:color w:val="000000"/>
                <w:sz w:val="20"/>
                <w:szCs w:val="20"/>
              </w:rPr>
              <w:br/>
              <w:t>(N = 25)</w:t>
            </w:r>
          </w:p>
        </w:tc>
        <w:tc>
          <w:tcPr>
            <w:tcW w:w="856" w:type="dxa"/>
            <w:tcBorders>
              <w:top w:val="single" w:sz="7" w:space="0" w:color="000000"/>
              <w:left w:val="nil"/>
              <w:bottom w:val="single" w:sz="4" w:space="0" w:color="000000"/>
              <w:right w:val="nil"/>
            </w:tcBorders>
            <w:shd w:val="clear" w:color="auto" w:fill="FFFFFF"/>
            <w:vAlign w:val="bottom"/>
          </w:tcPr>
          <w:p ns2:paraId="2B011C99"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Cohort 8</w:t>
            </w:r>
            <w:r w:rsidRPr="007221FF">
              <w:rPr>
                <w:color w:val="000000"/>
                <w:sz w:val="20"/>
                <w:szCs w:val="20"/>
              </w:rPr>
              <w:br/>
              <w:t>EC</w:t>
            </w:r>
            <w:r w:rsidRPr="007221FF">
              <w:rPr>
                <w:color w:val="000000"/>
                <w:sz w:val="20"/>
                <w:szCs w:val="20"/>
              </w:rPr>
              <w:br/>
              <w:t>(N = 44)</w:t>
            </w:r>
          </w:p>
        </w:tc>
        <w:tc>
          <w:tcPr>
            <w:tcW w:w="856" w:type="dxa"/>
            <w:tcBorders>
              <w:top w:val="single" w:sz="7" w:space="0" w:color="000000"/>
              <w:left w:val="nil"/>
              <w:bottom w:val="single" w:sz="4" w:space="0" w:color="000000"/>
              <w:right w:val="nil"/>
            </w:tcBorders>
            <w:shd w:val="clear" w:color="auto" w:fill="FFFFFF"/>
            <w:vAlign w:val="bottom"/>
          </w:tcPr>
          <w:p ns2:paraId="64B2F43E"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Cohort 9</w:t>
            </w:r>
            <w:r w:rsidRPr="007221FF">
              <w:rPr>
                <w:color w:val="000000"/>
                <w:sz w:val="20"/>
                <w:szCs w:val="20"/>
              </w:rPr>
              <w:br/>
              <w:t>UC</w:t>
            </w:r>
            <w:r w:rsidRPr="007221FF">
              <w:rPr>
                <w:color w:val="000000"/>
                <w:sz w:val="20"/>
                <w:szCs w:val="20"/>
              </w:rPr>
              <w:br/>
              <w:t>(N = 47)</w:t>
            </w:r>
          </w:p>
        </w:tc>
      </w:tr>
      <w:tr w:rsidR="004320D2" w:rsidRPr="007C0877" ns2:paraId="4918E351" ns2:textId="77777777" w:rsidTr="004320D2">
        <w:trPr>
          <w:gridAfter w:val="1"/>
          <w:wAfter w:w="75" w:type="dxa"/>
          <w:cantSplit/>
        </w:trPr>
        <w:tc>
          <w:tcPr>
            <w:tcW w:w="1755" w:type="dxa"/>
            <w:tcBorders>
              <w:top w:val="nil"/>
              <w:left w:val="nil"/>
              <w:right w:val="nil"/>
            </w:tcBorders>
            <w:shd w:val="clear" w:color="auto" w:fill="FFFFFF"/>
          </w:tcPr>
          <w:p ns2:paraId="7AA6F577" ns2:textId="77777777" w:rsidR="004320D2" w:rsidRPr="007221FF" w:rsidRDefault="004320D2" w:rsidP="00B3093D">
            <w:pPr>
              <w:autoSpaceDE w:val="0"/>
              <w:autoSpaceDN w:val="0"/>
              <w:adjustRightInd w:val="0"/>
              <w:spacing w:before="0"/>
              <w:rPr>
                <w:color w:val="000000"/>
                <w:sz w:val="20"/>
                <w:szCs w:val="20"/>
              </w:rPr>
            </w:pPr>
            <w:r w:rsidRPr="007221FF">
              <w:rPr>
                <w:color w:val="000000"/>
                <w:sz w:val="20"/>
                <w:szCs w:val="20"/>
              </w:rPr>
              <w:t>Response Duration (months)</w:t>
            </w:r>
            <w:r w:rsidRPr="007221FF">
              <w:rPr>
                <w:color w:val="000000"/>
                <w:sz w:val="28"/>
                <w:szCs w:val="28"/>
                <w:vertAlign w:val="superscript"/>
              </w:rPr>
              <w:t>a</w:t>
            </w:r>
          </w:p>
        </w:tc>
        <w:tc>
          <w:tcPr>
            <w:tcW w:w="856" w:type="dxa"/>
            <w:tcBorders>
              <w:top w:val="nil"/>
              <w:left w:val="nil"/>
              <w:right w:val="nil"/>
            </w:tcBorders>
            <w:shd w:val="clear" w:color="auto" w:fill="FFFFFF"/>
          </w:tcPr>
          <w:p ns2:paraId="7223CEF0" ns2:textId="77777777" w:rsidR="004320D2" w:rsidRPr="007221FF" w:rsidRDefault="004320D2" w:rsidP="00B3093D">
            <w:pPr>
              <w:autoSpaceDE w:val="0"/>
              <w:autoSpaceDN w:val="0"/>
              <w:adjustRightInd w:val="0"/>
              <w:spacing w:before="0"/>
              <w:jc w:val="center"/>
              <w:rPr>
                <w:color w:val="000000"/>
                <w:sz w:val="20"/>
                <w:szCs w:val="20"/>
              </w:rPr>
            </w:pPr>
          </w:p>
        </w:tc>
        <w:tc>
          <w:tcPr>
            <w:tcW w:w="857" w:type="dxa"/>
            <w:tcBorders>
              <w:top w:val="nil"/>
              <w:left w:val="nil"/>
              <w:right w:val="nil"/>
            </w:tcBorders>
            <w:shd w:val="clear" w:color="auto" w:fill="FFFFFF"/>
          </w:tcPr>
          <w:p ns2:paraId="62C6BF00" ns2:textId="77777777" w:rsidR="004320D2" w:rsidRPr="007221FF" w:rsidRDefault="004320D2" w:rsidP="00B3093D">
            <w:pPr>
              <w:autoSpaceDE w:val="0"/>
              <w:autoSpaceDN w:val="0"/>
              <w:adjustRightInd w:val="0"/>
              <w:spacing w:before="0"/>
              <w:jc w:val="center"/>
              <w:rPr>
                <w:color w:val="000000"/>
                <w:sz w:val="20"/>
                <w:szCs w:val="20"/>
              </w:rPr>
            </w:pPr>
          </w:p>
        </w:tc>
        <w:tc>
          <w:tcPr>
            <w:tcW w:w="856" w:type="dxa"/>
            <w:tcBorders>
              <w:top w:val="nil"/>
              <w:left w:val="nil"/>
              <w:right w:val="nil"/>
            </w:tcBorders>
            <w:shd w:val="clear" w:color="auto" w:fill="FFFFFF"/>
          </w:tcPr>
          <w:p ns2:paraId="7D9A5FE7" ns2:textId="77777777" w:rsidR="004320D2" w:rsidRPr="007221FF" w:rsidRDefault="004320D2" w:rsidP="00B3093D">
            <w:pPr>
              <w:autoSpaceDE w:val="0"/>
              <w:autoSpaceDN w:val="0"/>
              <w:adjustRightInd w:val="0"/>
              <w:spacing w:before="0"/>
              <w:jc w:val="center"/>
              <w:rPr>
                <w:color w:val="000000"/>
                <w:sz w:val="20"/>
                <w:szCs w:val="20"/>
              </w:rPr>
            </w:pPr>
          </w:p>
        </w:tc>
        <w:tc>
          <w:tcPr>
            <w:tcW w:w="856" w:type="dxa"/>
            <w:tcBorders>
              <w:top w:val="nil"/>
              <w:left w:val="nil"/>
              <w:right w:val="nil"/>
            </w:tcBorders>
            <w:shd w:val="clear" w:color="auto" w:fill="FFFFFF"/>
          </w:tcPr>
          <w:p ns2:paraId="265E1941" ns2:textId="77777777" w:rsidR="004320D2" w:rsidRPr="007221FF" w:rsidRDefault="004320D2" w:rsidP="00B3093D">
            <w:pPr>
              <w:autoSpaceDE w:val="0"/>
              <w:autoSpaceDN w:val="0"/>
              <w:adjustRightInd w:val="0"/>
              <w:spacing w:before="0"/>
              <w:jc w:val="center"/>
              <w:rPr>
                <w:color w:val="000000"/>
                <w:sz w:val="20"/>
                <w:szCs w:val="20"/>
              </w:rPr>
            </w:pPr>
          </w:p>
        </w:tc>
        <w:tc>
          <w:tcPr>
            <w:tcW w:w="857" w:type="dxa"/>
            <w:tcBorders>
              <w:top w:val="nil"/>
              <w:left w:val="nil"/>
              <w:right w:val="nil"/>
            </w:tcBorders>
            <w:shd w:val="clear" w:color="auto" w:fill="FFFFFF"/>
          </w:tcPr>
          <w:p ns2:paraId="02FBA1AB" ns2:textId="77777777" w:rsidR="004320D2" w:rsidRPr="007221FF" w:rsidRDefault="004320D2" w:rsidP="00B3093D">
            <w:pPr>
              <w:autoSpaceDE w:val="0"/>
              <w:autoSpaceDN w:val="0"/>
              <w:adjustRightInd w:val="0"/>
              <w:spacing w:before="0"/>
              <w:jc w:val="center"/>
              <w:rPr>
                <w:color w:val="000000"/>
                <w:sz w:val="20"/>
                <w:szCs w:val="20"/>
              </w:rPr>
            </w:pPr>
          </w:p>
        </w:tc>
        <w:tc>
          <w:tcPr>
            <w:tcW w:w="856" w:type="dxa"/>
            <w:tcBorders>
              <w:top w:val="nil"/>
              <w:left w:val="nil"/>
              <w:right w:val="nil"/>
            </w:tcBorders>
            <w:shd w:val="clear" w:color="auto" w:fill="FFFFFF"/>
          </w:tcPr>
          <w:p ns2:paraId="0A75C270" ns2:textId="77777777" w:rsidR="004320D2" w:rsidRPr="007221FF" w:rsidRDefault="004320D2" w:rsidP="00B3093D">
            <w:pPr>
              <w:autoSpaceDE w:val="0"/>
              <w:autoSpaceDN w:val="0"/>
              <w:adjustRightInd w:val="0"/>
              <w:spacing w:before="0"/>
              <w:jc w:val="center"/>
              <w:rPr>
                <w:color w:val="000000"/>
                <w:sz w:val="20"/>
                <w:szCs w:val="20"/>
              </w:rPr>
            </w:pPr>
          </w:p>
        </w:tc>
        <w:tc>
          <w:tcPr>
            <w:tcW w:w="856" w:type="dxa"/>
            <w:tcBorders>
              <w:top w:val="nil"/>
              <w:left w:val="nil"/>
              <w:right w:val="nil"/>
            </w:tcBorders>
            <w:shd w:val="clear" w:color="auto" w:fill="FFFFFF"/>
          </w:tcPr>
          <w:p ns2:paraId="62B107B2" ns2:textId="77777777" w:rsidR="004320D2" w:rsidRPr="007221FF" w:rsidRDefault="004320D2" w:rsidP="00B3093D">
            <w:pPr>
              <w:autoSpaceDE w:val="0"/>
              <w:autoSpaceDN w:val="0"/>
              <w:adjustRightInd w:val="0"/>
              <w:spacing w:before="0"/>
              <w:jc w:val="center"/>
              <w:rPr>
                <w:color w:val="000000"/>
                <w:sz w:val="20"/>
                <w:szCs w:val="20"/>
              </w:rPr>
            </w:pPr>
          </w:p>
        </w:tc>
        <w:tc>
          <w:tcPr>
            <w:tcW w:w="856" w:type="dxa"/>
            <w:tcBorders>
              <w:top w:val="nil"/>
              <w:left w:val="nil"/>
              <w:right w:val="nil"/>
            </w:tcBorders>
            <w:shd w:val="clear" w:color="auto" w:fill="FFFFFF"/>
          </w:tcPr>
          <w:p ns2:paraId="3C8133A9" ns2:textId="77777777" w:rsidR="004320D2" w:rsidRPr="007221FF" w:rsidRDefault="004320D2" w:rsidP="00B3093D">
            <w:pPr>
              <w:autoSpaceDE w:val="0"/>
              <w:autoSpaceDN w:val="0"/>
              <w:adjustRightInd w:val="0"/>
              <w:spacing w:before="0"/>
              <w:jc w:val="center"/>
              <w:rPr>
                <w:color w:val="000000"/>
                <w:sz w:val="20"/>
                <w:szCs w:val="20"/>
              </w:rPr>
            </w:pPr>
          </w:p>
        </w:tc>
        <w:tc>
          <w:tcPr>
            <w:tcW w:w="856" w:type="dxa"/>
            <w:tcBorders>
              <w:top w:val="nil"/>
              <w:left w:val="nil"/>
              <w:right w:val="nil"/>
            </w:tcBorders>
            <w:shd w:val="clear" w:color="auto" w:fill="FFFFFF"/>
          </w:tcPr>
          <w:p ns2:paraId="43A7BC8D" ns2:textId="77777777" w:rsidR="004320D2" w:rsidRPr="007221FF" w:rsidRDefault="004320D2" w:rsidP="00B3093D">
            <w:pPr>
              <w:autoSpaceDE w:val="0"/>
              <w:autoSpaceDN w:val="0"/>
              <w:adjustRightInd w:val="0"/>
              <w:spacing w:before="0"/>
              <w:jc w:val="center"/>
              <w:rPr>
                <w:color w:val="000000"/>
                <w:sz w:val="20"/>
                <w:szCs w:val="20"/>
              </w:rPr>
            </w:pPr>
          </w:p>
        </w:tc>
        <w:tc>
          <w:tcPr>
            <w:tcW w:w="856" w:type="dxa"/>
            <w:tcBorders>
              <w:top w:val="nil"/>
              <w:left w:val="nil"/>
              <w:right w:val="nil"/>
            </w:tcBorders>
            <w:shd w:val="clear" w:color="auto" w:fill="FFFFFF"/>
          </w:tcPr>
          <w:p ns2:paraId="14F9451E" ns2:textId="77777777" w:rsidR="004320D2" w:rsidRPr="007221FF" w:rsidRDefault="004320D2" w:rsidP="00B3093D">
            <w:pPr>
              <w:autoSpaceDE w:val="0"/>
              <w:autoSpaceDN w:val="0"/>
              <w:adjustRightInd w:val="0"/>
              <w:spacing w:before="0"/>
              <w:jc w:val="center"/>
              <w:rPr>
                <w:color w:val="000000"/>
                <w:sz w:val="20"/>
                <w:szCs w:val="20"/>
              </w:rPr>
            </w:pPr>
          </w:p>
        </w:tc>
        <w:tc>
          <w:tcPr>
            <w:tcW w:w="856" w:type="dxa"/>
            <w:tcBorders>
              <w:top w:val="nil"/>
              <w:left w:val="nil"/>
              <w:right w:val="nil"/>
            </w:tcBorders>
            <w:shd w:val="clear" w:color="auto" w:fill="FFFFFF"/>
          </w:tcPr>
          <w:p ns2:paraId="39DD45D9" ns2:textId="77777777" w:rsidR="004320D2" w:rsidRPr="007221FF" w:rsidRDefault="004320D2" w:rsidP="00B3093D">
            <w:pPr>
              <w:autoSpaceDE w:val="0"/>
              <w:autoSpaceDN w:val="0"/>
              <w:adjustRightInd w:val="0"/>
              <w:spacing w:before="0"/>
              <w:jc w:val="center"/>
              <w:rPr>
                <w:color w:val="000000"/>
                <w:sz w:val="20"/>
                <w:szCs w:val="20"/>
              </w:rPr>
            </w:pPr>
          </w:p>
        </w:tc>
        <w:tc>
          <w:tcPr>
            <w:tcW w:w="856" w:type="dxa"/>
            <w:tcBorders>
              <w:top w:val="nil"/>
              <w:left w:val="nil"/>
              <w:right w:val="nil"/>
            </w:tcBorders>
            <w:shd w:val="clear" w:color="auto" w:fill="FFFFFF"/>
          </w:tcPr>
          <w:p ns2:paraId="78CD6747" ns2:textId="77777777" w:rsidR="004320D2" w:rsidRPr="007221FF" w:rsidRDefault="004320D2" w:rsidP="00B3093D">
            <w:pPr>
              <w:autoSpaceDE w:val="0"/>
              <w:autoSpaceDN w:val="0"/>
              <w:adjustRightInd w:val="0"/>
              <w:spacing w:before="0"/>
              <w:jc w:val="center"/>
              <w:rPr>
                <w:color w:val="000000"/>
                <w:sz w:val="20"/>
                <w:szCs w:val="20"/>
              </w:rPr>
            </w:pPr>
          </w:p>
        </w:tc>
        <w:tc>
          <w:tcPr>
            <w:tcW w:w="856" w:type="dxa"/>
            <w:tcBorders>
              <w:top w:val="nil"/>
              <w:left w:val="nil"/>
              <w:right w:val="nil"/>
            </w:tcBorders>
            <w:shd w:val="clear" w:color="auto" w:fill="FFFFFF"/>
          </w:tcPr>
          <w:p ns2:paraId="7AFFF9A3" ns2:textId="77777777" w:rsidR="004320D2" w:rsidRPr="007221FF" w:rsidRDefault="004320D2" w:rsidP="00B3093D">
            <w:pPr>
              <w:autoSpaceDE w:val="0"/>
              <w:autoSpaceDN w:val="0"/>
              <w:adjustRightInd w:val="0"/>
              <w:spacing w:before="0"/>
              <w:jc w:val="center"/>
              <w:rPr>
                <w:color w:val="000000"/>
                <w:sz w:val="20"/>
                <w:szCs w:val="20"/>
              </w:rPr>
            </w:pPr>
          </w:p>
        </w:tc>
      </w:tr>
      <w:tr w:rsidR="004320D2" w:rsidRPr="007C0877" ns2:paraId="36E4DCCB" ns2:textId="77777777" w:rsidTr="004320D2">
        <w:trPr>
          <w:gridAfter w:val="1"/>
          <w:wAfter w:w="75" w:type="dxa"/>
          <w:cantSplit/>
        </w:trPr>
        <w:tc>
          <w:tcPr>
            <w:tcW w:w="1755" w:type="dxa"/>
            <w:tcBorders>
              <w:top w:val="nil"/>
              <w:left w:val="nil"/>
              <w:bottom w:val="single" w:sz="4" w:space="0" w:color="auto"/>
              <w:right w:val="nil"/>
            </w:tcBorders>
            <w:shd w:val="clear" w:color="auto" w:fill="FFFFFF"/>
          </w:tcPr>
          <w:p ns2:paraId="5AD57311" ns2:textId="4D3AA4E7" w:rsidR="004320D2" w:rsidRPr="007221FF" w:rsidRDefault="004320D2" w:rsidP="00B3093D">
            <w:pPr>
              <w:autoSpaceDE w:val="0"/>
              <w:autoSpaceDN w:val="0"/>
              <w:adjustRightInd w:val="0"/>
              <w:spacing w:before="0"/>
              <w:rPr>
                <w:color w:val="000000"/>
                <w:sz w:val="20"/>
                <w:szCs w:val="20"/>
              </w:rPr>
            </w:pPr>
            <w:r w:rsidRPr="007221FF">
              <w:rPr>
                <w:color w:val="000000"/>
                <w:sz w:val="20"/>
                <w:szCs w:val="20"/>
              </w:rPr>
              <w:t>Median (Range)</w:t>
            </w:r>
          </w:p>
        </w:tc>
        <w:tc>
          <w:tcPr>
            <w:tcW w:w="856" w:type="dxa"/>
            <w:tcBorders>
              <w:top w:val="nil"/>
              <w:left w:val="nil"/>
              <w:bottom w:val="single" w:sz="4" w:space="0" w:color="auto"/>
              <w:right w:val="nil"/>
            </w:tcBorders>
            <w:shd w:val="clear" w:color="auto" w:fill="FFFFFF"/>
          </w:tcPr>
          <w:p ns2:paraId="49AC2872"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11.532 (5.42 - 30.85+)</w:t>
            </w:r>
          </w:p>
        </w:tc>
        <w:tc>
          <w:tcPr>
            <w:tcW w:w="857" w:type="dxa"/>
            <w:tcBorders>
              <w:top w:val="nil"/>
              <w:left w:val="nil"/>
              <w:bottom w:val="single" w:sz="4" w:space="0" w:color="auto"/>
              <w:right w:val="nil"/>
            </w:tcBorders>
            <w:shd w:val="clear" w:color="auto" w:fill="FFFFFF"/>
          </w:tcPr>
          <w:p ns2:paraId="6C986C03"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11.466 (0.95+ - 24.77)</w:t>
            </w:r>
          </w:p>
        </w:tc>
        <w:tc>
          <w:tcPr>
            <w:tcW w:w="856" w:type="dxa"/>
            <w:tcBorders>
              <w:top w:val="nil"/>
              <w:left w:val="nil"/>
              <w:bottom w:val="single" w:sz="4" w:space="0" w:color="auto"/>
              <w:right w:val="nil"/>
            </w:tcBorders>
            <w:shd w:val="clear" w:color="auto" w:fill="FFFFFF"/>
          </w:tcPr>
          <w:p ns2:paraId="2E749DAF"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5.322 (0.95+ - 25.92+)</w:t>
            </w:r>
          </w:p>
        </w:tc>
        <w:tc>
          <w:tcPr>
            <w:tcW w:w="856" w:type="dxa"/>
            <w:tcBorders>
              <w:top w:val="nil"/>
              <w:left w:val="nil"/>
              <w:bottom w:val="single" w:sz="4" w:space="0" w:color="auto"/>
              <w:right w:val="nil"/>
            </w:tcBorders>
            <w:shd w:val="clear" w:color="auto" w:fill="FFFFFF"/>
          </w:tcPr>
          <w:p ns2:paraId="4AD2204F"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8.674 (1.08+ - 19.38)</w:t>
            </w:r>
          </w:p>
        </w:tc>
        <w:tc>
          <w:tcPr>
            <w:tcW w:w="857" w:type="dxa"/>
            <w:tcBorders>
              <w:top w:val="nil"/>
              <w:left w:val="nil"/>
              <w:bottom w:val="single" w:sz="4" w:space="0" w:color="auto"/>
              <w:right w:val="nil"/>
            </w:tcBorders>
            <w:shd w:val="clear" w:color="auto" w:fill="FFFFFF"/>
          </w:tcPr>
          <w:p ns2:paraId="7A2E5974"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9.561 (2.63+ - 19.35+)</w:t>
            </w:r>
          </w:p>
        </w:tc>
        <w:tc>
          <w:tcPr>
            <w:tcW w:w="856" w:type="dxa"/>
            <w:tcBorders>
              <w:top w:val="nil"/>
              <w:left w:val="nil"/>
              <w:bottom w:val="single" w:sz="4" w:space="0" w:color="auto"/>
              <w:right w:val="nil"/>
            </w:tcBorders>
            <w:shd w:val="clear" w:color="auto" w:fill="FFFFFF"/>
          </w:tcPr>
          <w:p ns2:paraId="5F2AA06A"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NE (2.83 - 8.11+)</w:t>
            </w:r>
          </w:p>
        </w:tc>
        <w:tc>
          <w:tcPr>
            <w:tcW w:w="856" w:type="dxa"/>
            <w:tcBorders>
              <w:top w:val="nil"/>
              <w:left w:val="nil"/>
              <w:bottom w:val="single" w:sz="4" w:space="0" w:color="auto"/>
              <w:right w:val="nil"/>
            </w:tcBorders>
            <w:shd w:val="clear" w:color="auto" w:fill="FFFFFF"/>
          </w:tcPr>
          <w:p ns2:paraId="0158E44B"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NE (4.73 - 8.28+)</w:t>
            </w:r>
          </w:p>
        </w:tc>
        <w:tc>
          <w:tcPr>
            <w:tcW w:w="856" w:type="dxa"/>
            <w:tcBorders>
              <w:top w:val="nil"/>
              <w:left w:val="nil"/>
              <w:bottom w:val="single" w:sz="4" w:space="0" w:color="auto"/>
              <w:right w:val="nil"/>
            </w:tcBorders>
            <w:shd w:val="clear" w:color="auto" w:fill="FFFFFF"/>
          </w:tcPr>
          <w:p ns2:paraId="4A3AC64C"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8.378 (1.68+ - 9.07)</w:t>
            </w:r>
          </w:p>
        </w:tc>
        <w:tc>
          <w:tcPr>
            <w:tcW w:w="856" w:type="dxa"/>
            <w:tcBorders>
              <w:top w:val="nil"/>
              <w:left w:val="nil"/>
              <w:bottom w:val="single" w:sz="4" w:space="0" w:color="auto"/>
              <w:right w:val="nil"/>
            </w:tcBorders>
            <w:shd w:val="clear" w:color="auto" w:fill="FFFFFF"/>
          </w:tcPr>
          <w:p ns2:paraId="4BD61C2A"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3.877 (3.45 - 7.72+)</w:t>
            </w:r>
          </w:p>
        </w:tc>
        <w:tc>
          <w:tcPr>
            <w:tcW w:w="856" w:type="dxa"/>
            <w:tcBorders>
              <w:top w:val="nil"/>
              <w:left w:val="nil"/>
              <w:bottom w:val="single" w:sz="4" w:space="0" w:color="auto"/>
              <w:right w:val="nil"/>
            </w:tcBorders>
            <w:shd w:val="clear" w:color="auto" w:fill="FFFFFF"/>
          </w:tcPr>
          <w:p ns2:paraId="7003524B"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9.462 (3.48+ - 17.54+)</w:t>
            </w:r>
          </w:p>
        </w:tc>
        <w:tc>
          <w:tcPr>
            <w:tcW w:w="856" w:type="dxa"/>
            <w:tcBorders>
              <w:top w:val="nil"/>
              <w:left w:val="nil"/>
              <w:bottom w:val="single" w:sz="4" w:space="0" w:color="auto"/>
              <w:right w:val="nil"/>
            </w:tcBorders>
            <w:shd w:val="clear" w:color="auto" w:fill="FFFFFF"/>
          </w:tcPr>
          <w:p ns2:paraId="4A78FBAF"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3.943 (0.95+ - 3.94)</w:t>
            </w:r>
          </w:p>
        </w:tc>
        <w:tc>
          <w:tcPr>
            <w:tcW w:w="856" w:type="dxa"/>
            <w:tcBorders>
              <w:top w:val="nil"/>
              <w:left w:val="nil"/>
              <w:bottom w:val="single" w:sz="4" w:space="0" w:color="auto"/>
              <w:right w:val="nil"/>
            </w:tcBorders>
            <w:shd w:val="clear" w:color="auto" w:fill="FFFFFF"/>
          </w:tcPr>
          <w:p ns2:paraId="1E5C4CE8"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5.717 (1.87+ - 7.36+)</w:t>
            </w:r>
          </w:p>
        </w:tc>
        <w:tc>
          <w:tcPr>
            <w:tcW w:w="856" w:type="dxa"/>
            <w:tcBorders>
              <w:top w:val="nil"/>
              <w:left w:val="nil"/>
              <w:bottom w:val="single" w:sz="4" w:space="0" w:color="auto"/>
              <w:right w:val="nil"/>
            </w:tcBorders>
            <w:shd w:val="clear" w:color="auto" w:fill="FFFFFF"/>
          </w:tcPr>
          <w:p ns2:paraId="55FF1C13"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NE (1.45+ - 11.01+)</w:t>
            </w:r>
          </w:p>
        </w:tc>
      </w:tr>
      <w:tr w:rsidR="004320D2" w:rsidRPr="007C0877" ns2:paraId="5F83E00A" ns2:textId="77777777" w:rsidTr="00B3093D">
        <w:trPr>
          <w:cantSplit/>
        </w:trPr>
        <w:tc>
          <w:tcPr>
            <w:tcW w:w="12960" w:type="dxa"/>
            <w:gridSpan w:val="15"/>
            <w:tcBorders>
              <w:top w:val="nil"/>
              <w:left w:val="nil"/>
              <w:bottom w:val="nil"/>
              <w:right w:val="nil"/>
            </w:tcBorders>
          </w:tcPr>
          <w:p ns2:paraId="184971C0" ns2:textId="58ACDAC1" w:rsidR="006E6168" w:rsidRPr="007221FF" w:rsidRDefault="006E6168" w:rsidP="004320D2">
            <w:pPr>
              <w:autoSpaceDE w:val="0"/>
              <w:autoSpaceDN w:val="0"/>
              <w:adjustRightInd w:val="0"/>
              <w:spacing w:before="10" w:after="10"/>
              <w:rPr>
                <w:color w:val="000000"/>
                <w:sz w:val="18"/>
                <w:szCs w:val="18"/>
              </w:rPr>
            </w:pPr>
            <w:r w:rsidRPr="007221FF">
              <w:rPr>
                <w:color w:val="000000"/>
                <w:sz w:val="18"/>
                <w:szCs w:val="18"/>
              </w:rPr>
              <w:t>Abbreviations: BC=breast cancer; EC=endometrial cancer; GC=gastric cancer; HER2=human epidermal growth factor receptor 2; HNSCC=head and neck squamous cell carcinoma; HR=hormone receptor; NSCLC=non-small-cell lung cancer; OC=ovarian cancer; SCLC=small cell lung cancer; TNBC=triple-negative breast cancer; UC=urothelial cancer</w:t>
            </w:r>
          </w:p>
          <w:p ns2:paraId="0D3F1722" ns2:textId="00B0C385" w:rsidR="004320D2" w:rsidRPr="007221FF" w:rsidRDefault="004320D2" w:rsidP="004320D2">
            <w:pPr>
              <w:autoSpaceDE w:val="0"/>
              <w:autoSpaceDN w:val="0"/>
              <w:adjustRightInd w:val="0"/>
              <w:spacing w:before="10" w:after="10"/>
              <w:rPr>
                <w:color w:val="000000"/>
                <w:sz w:val="18"/>
                <w:szCs w:val="18"/>
              </w:rPr>
            </w:pPr>
            <w:r w:rsidRPr="007221FF">
              <w:rPr>
                <w:color w:val="000000"/>
                <w:sz w:val="18"/>
                <w:szCs w:val="18"/>
              </w:rPr>
              <w:t xml:space="preserve">DCO: 05MAR2024 </w:t>
            </w:r>
          </w:p>
          <w:p ns2:paraId="695A9E58" ns2:textId="77777777" w:rsidR="00545C09" w:rsidRPr="007221FF" w:rsidRDefault="00545C09" w:rsidP="00545C09">
            <w:pPr>
              <w:autoSpaceDE w:val="0"/>
              <w:autoSpaceDN w:val="0"/>
              <w:adjustRightInd w:val="0"/>
              <w:spacing w:before="10" w:after="10"/>
              <w:rPr>
                <w:color w:val="000000"/>
                <w:sz w:val="18"/>
                <w:szCs w:val="18"/>
              </w:rPr>
            </w:pPr>
            <w:r w:rsidRPr="007221FF">
              <w:rPr>
                <w:color w:val="000000"/>
                <w:vertAlign w:val="superscript"/>
              </w:rPr>
              <w:t>a</w:t>
            </w:r>
            <w:r w:rsidRPr="007221FF">
              <w:rPr>
                <w:color w:val="000000"/>
                <w:sz w:val="18"/>
                <w:szCs w:val="18"/>
              </w:rPr>
              <w:t xml:space="preserve"> Response duration is defined as the days from the date of first CR/PR to the first documentation of PD or death of any cause, whichever occurs earlier, only calculated for the subjects with response. The statistics are based on Kaplan-Meier method, for range (i.e., minimum and maximum), + indicates a censored observation.</w:t>
            </w:r>
          </w:p>
          <w:p ns2:paraId="1A94F4E6" ns2:textId="7924F4CF" w:rsidR="004320D2" w:rsidRPr="007221FF" w:rsidRDefault="00545C09" w:rsidP="00545C09">
            <w:pPr>
              <w:autoSpaceDE w:val="0"/>
              <w:autoSpaceDN w:val="0"/>
              <w:adjustRightInd w:val="0"/>
              <w:spacing w:before="10" w:after="10"/>
              <w:rPr>
                <w:color w:val="000000"/>
                <w:sz w:val="20"/>
                <w:szCs w:val="20"/>
              </w:rPr>
            </w:pPr>
            <w:r w:rsidRPr="007221FF">
              <w:rPr>
                <w:color w:val="000000"/>
                <w:sz w:val="18"/>
                <w:szCs w:val="18"/>
              </w:rPr>
              <w:t>Participants enrolled before protocol amendment 10 and treated on or before 08NOV2023 are included</w:t>
            </w:r>
          </w:p>
        </w:tc>
      </w:tr>
    </w:tbl>
    <w:p ns2:paraId="0B766CF5" ns2:textId="77777777" w:rsidR="00EF2DB3" w:rsidRDefault="00EF2DB3" w:rsidP="00EF2DB3"/>
    <w:p ns2:paraId="4770A5FF" ns2:textId="584CDC8D" w:rsidR="003D5D83" w:rsidRPr="00721B72" w:rsidRDefault="003D5D83" w:rsidP="00721B72">
      <w:pPr>
        <w:pStyle w:val="Paragraph"/>
        <w:rPr>
          <w:lang w:eastAsia="zh-CN"/>
        </w:rPr>
        <w:sectPr w:rsidR="003D5D83" w:rsidRPr="00721B72" w:rsidSect="00E76BDC">
          <w:pgSz w:w="15840" w:h="12240" w:orient="landscape"/>
          <w:pgMar w:top="1800" w:right="1440" w:bottom="1440" w:left="1440" w:header="720" w:footer="720" w:gutter="0"/>
          <w:cols w:space="720"/>
          <w:docGrid w:linePitch="326"/>
        </w:sectPr>
      </w:pPr>
      <w:ins w:id="9823" w:author="GoldenCorpusHarness" w:date="2026-03-28T21:57:55Z">
        <w:r>
          <w:t>ADC=sac-TMT antibody-drug conjugate; AE=adverse event; Cmax= maximum plasma concentration; TNBC=triple-negative breast cancer.</w:t>
        </w:r>
      </w:ins>
    </w:p>
    <w:p ns2:paraId="7E3A69F7" ns2:textId="7250A6BF" w:rsidR="00DC6B55" w:rsidRPr="00FE584A" w:rsidRDefault="00DC6B55" w:rsidP="0002120B">
      <w:pPr>
        <w:pStyle w:val="Heading3"/>
        <w:rPr>
          <w:b w:val="0"/>
        </w:rPr>
      </w:pPr>
      <w:ins w:id="9824" w:author="GoldenCorpusHarness" w:date="2026-03-28T21:57:55Z">
        <w:r>
          <w:t>Notes: Probability of any Grade ≥3 AE (AEs of interest: rash, bone marrow failure, stomatitis, thrombocytopenia, neutropenia, nausea, electrocardiogram QT prolonged, vomiting, diarrhea, anemia, hepatic function abnormal; left panel), Grade ≥3 neutropenia (middle panel), and Grade ≥3 anemia (right panel) versus sac-T</w:t>
        </w:r>
      </w:ins>
      <w:r>
        <w:t>M</w:t>
      </w:r>
      <w:del w:id="9825" w:author="GoldenCorpusHarness" w:date="2026-03-28T21:57:55Z">
        <w:r>
          <w:delText>K-</w:delText>
        </w:r>
      </w:del>
      <w:ins w:id="9826" w:author="GoldenCorpusHarness" w:date="2026-03-28T21:57:55Z">
        <w:r>
          <w:t xml:space="preserve">T ADC Cmax. In the graphs, the mean observed proportion is represented by the solid dots. The verticals bars represent the 90% confidence interval of the observed proportions. The blue solid line is a smoothed locally weighted smoothing (LOESS) line. Gray areas indicate standard error around the LOESS line. In the boxplots, individual participants are represented by a circle. The median is represented by the vertical line in the middle of each box. The left and right sides of the box plot represent the </w:t>
        </w:r>
      </w:ins>
      <w:r>
        <w:t>2</w:t>
      </w:r>
      <w:del w:id="9827" w:author="GoldenCorpusHarness" w:date="2026-03-28T21:57:55Z">
        <w:r>
          <w:delText>8</w:delText>
        </w:r>
      </w:del>
      <w:ins w:id="9828" w:author="GoldenCorpusHarness" w:date="2026-03-28T21:57:55Z">
        <w:r>
          <w:t xml:space="preserve">5th and </w:t>
        </w:r>
      </w:ins>
      <w:r>
        <w:t>7</w:t>
      </w:r>
      <w:del w:id="9829" w:author="GoldenCorpusHarness" w:date="2026-03-28T21:57:55Z">
        <w:r>
          <w:delText>0-002</w:delText>
        </w:r>
      </w:del>
      <w:ins w:id="9830" w:author="GoldenCorpusHarness" w:date="2026-03-28T21:57:55Z">
        <w:r>
          <w:t>5th percentiles</w:t>
        </w:r>
      </w:ins>
      <w:r>
        <w:t xml:space="preserve"> (</w:t>
      </w:r>
      <w:del w:id="9831" w:author="GoldenCorpusHarness" w:date="2026-03-28T21:57:55Z">
        <w:r>
          <w:delText>SKB264-II-06</w:delText>
        </w:r>
      </w:del>
      <w:ins w:id="9832" w:author="GoldenCorpusHarness" w:date="2026-03-28T21:57:55Z">
        <w:r>
          <w:t>the lower and upper quartiles, respectively</w:t>
        </w:r>
      </w:ins>
      <w:r>
        <w:t>)</w:t>
      </w:r>
      <w:ins w:id="9833" w:author="GoldenCorpusHarness" w:date="2026-03-28T21:57:55Z">
        <w:r>
          <w:t>. The bars extending from the ends of the box to the outermost data represent 1.5 × (the upper or lower interquartile range).</w:t>
        </w:r>
      </w:ins>
    </w:p>
    <w:p ns2:paraId="5F8BC995" ns2:textId="11F9C8C8" w:rsidR="00C11DE1" w:rsidRPr="00FE584A" w:rsidRDefault="00DC6B55" w:rsidP="00643BC5">
      <w:pPr>
        <w:pStyle w:val="Paragraph"/>
      </w:pPr>
      <w:del w:id="9834" w:author="GoldenCorpusHarness" w:date="2026-03-28T21:57:55Z">
        <w:r>
          <w:delText>This</w:delText>
        </w:r>
      </w:del>
      <w:ins w:id="9835" w:author="GoldenCorpusHarness" w:date="2026-03-28T21:57:55Z">
        <w:r>
          <w:t>Cutoff</w:t>
        </w:r>
      </w:ins>
      <w:r>
        <w:t xml:space="preserve"> </w:t>
      </w:r>
      <w:del w:id="9836" w:author="GoldenCorpusHarness" w:date="2026-03-28T21:57:55Z">
        <w:r>
          <w:delText>is</w:delText>
        </w:r>
      </w:del>
      <w:ins w:id="9837" w:author="GoldenCorpusHarness" w:date="2026-03-28T21:57:55Z">
        <w:r>
          <w:t>Date:</w:t>
        </w:r>
      </w:ins>
      <w:r>
        <w:t xml:space="preserve"> </w:t>
      </w:r>
      <w:del w:id="9838" w:author="GoldenCorpusHarness" w:date="2026-03-28T21:57:55Z">
        <w:r>
          <w:delText>an ongoing</w:delText>
        </w:r>
      </w:del>
      <w:ins w:id="9839" w:author="GoldenCorpusHarness" w:date="2026-03-28T21:57:55Z">
        <w:r>
          <w:t>MK-2870-001</w:t>
        </w:r>
      </w:ins>
      <w:r>
        <w:t xml:space="preserve"> P</w:t>
      </w:r>
      <w:ins w:id="9840" w:author="GoldenCorpusHarness" w:date="2026-03-28T21:57:55Z">
        <w:r>
          <w:t>K 31-Marc</w:t>
        </w:r>
      </w:ins>
      <w:r>
        <w:t>h</w:t>
      </w:r>
      <w:ins w:id="9841" w:author="GoldenCorpusHarness" w:date="2026-03-28T21:57:55Z">
        <w:r>
          <w:t>-2025, S</w:t>
        </w:r>
      </w:ins>
      <w:r>
        <w:t>a</w:t>
      </w:r>
      <w:del w:id="9842" w:author="GoldenCorpusHarness" w:date="2026-03-28T21:57:55Z">
        <w:r>
          <w:delText>s</w:delText>
        </w:r>
      </w:del>
      <w:ins w:id="9843" w:author="GoldenCorpusHarness" w:date="2026-03-28T21:57:55Z">
        <w:r>
          <w:t>f</w:t>
        </w:r>
      </w:ins>
      <w:r>
        <w:t>e</w:t>
      </w:r>
      <w:ins w:id="9844" w:author="GoldenCorpusHarness" w:date="2026-03-28T21:57:55Z">
        <w:r>
          <w:t>ty</w:t>
        </w:r>
      </w:ins>
      <w:r>
        <w:t xml:space="preserve"> 2</w:t>
      </w:r>
      <w:ins w:id="9845" w:author="GoldenCorpusHarness" w:date="2026-03-28T21:57:55Z">
        <w:r>
          <w:t>1-May-2025;</w:t>
        </w:r>
      </w:ins>
      <w:r>
        <w:t xml:space="preserve"> </w:t>
      </w:r>
      <w:del w:id="9846" w:author="GoldenCorpusHarness" w:date="2026-03-28T21:57:55Z">
        <w:r>
          <w:delText>b</w:delText>
        </w:r>
      </w:del>
      <w:ins w:id="9847" w:author="GoldenCorpusHarness" w:date="2026-03-28T21:57:55Z">
        <w:r>
          <w:t>MK-2870-014 PK/S</w:t>
        </w:r>
      </w:ins>
      <w:r>
        <w:t>a</w:t>
      </w:r>
      <w:del w:id="9848" w:author="GoldenCorpusHarness" w:date="2026-03-28T21:57:55Z">
        <w:r>
          <w:delText>sk</w:delText>
        </w:r>
      </w:del>
      <w:ins w:id="9849" w:author="GoldenCorpusHarness" w:date="2026-03-28T21:57:55Z">
        <w:r>
          <w:t>f</w:t>
        </w:r>
      </w:ins>
      <w:r>
        <w:t>et</w:t>
      </w:r>
      <w:del w:id="9850" w:author="GoldenCorpusHarness" w:date="2026-03-28T21:57:55Z">
        <w:r>
          <w:delText xml:space="preserve"> stud</w:delText>
        </w:r>
      </w:del>
      <w:r>
        <w:t xml:space="preserve">y </w:t>
      </w:r>
      <w:del w:id="9851" w:author="GoldenCorpusHarness" w:date="2026-03-28T21:57:55Z">
        <w:r>
          <w:delText>o</w:delText>
        </w:r>
      </w:del>
      <w:ins w:id="9852" w:author="GoldenCorpusHarness" w:date="2026-03-28T21:57:55Z">
        <w:r>
          <w:t>21-June-2023; MK-2870-017 PK/Sa</w:t>
        </w:r>
      </w:ins>
      <w:r>
        <w:t>f</w:t>
      </w:r>
      <w:del w:id="9853" w:author="GoldenCorpusHarness" w:date="2026-03-28T21:57:55Z">
        <w:r>
          <w:delText xml:space="preserve"> sac-TMT in combination with pembrolizumab in participants with selected advanced/m</w:delText>
        </w:r>
      </w:del>
      <w:r>
        <w:t>et</w:t>
      </w:r>
      <w:del w:id="9854" w:author="GoldenCorpusHarness" w:date="2026-03-28T21:57:55Z">
        <w:r>
          <w:delText>astatic</w:delText>
        </w:r>
      </w:del>
      <w:ins w:id="9855" w:author="GoldenCorpusHarness" w:date="2026-03-28T21:57:55Z">
        <w:r>
          <w:t>y</w:t>
        </w:r>
      </w:ins>
      <w:r>
        <w:t xml:space="preserve"> </w:t>
      </w:r>
      <w:del w:id="9856" w:author="GoldenCorpusHarness" w:date="2026-03-28T21:57:55Z">
        <w:r>
          <w:delText>solid t</w:delText>
        </w:r>
      </w:del>
      <w:ins w:id="9857" w:author="GoldenCorpusHarness" w:date="2026-03-28T21:57:55Z">
        <w:r>
          <w:t>06-J</w:t>
        </w:r>
      </w:ins>
      <w:r>
        <w:t>u</w:t>
      </w:r>
      <w:del w:id="9858" w:author="GoldenCorpusHarness" w:date="2026-03-28T21:57:55Z">
        <w:r>
          <w:delText>mors. Th</w:delText>
        </w:r>
      </w:del>
      <w:ins w:id="9859" w:author="GoldenCorpusHarness" w:date="2026-03-28T21:57:55Z">
        <w:r>
          <w:t>n</w:t>
        </w:r>
      </w:ins>
      <w:r>
        <w:t>e</w:t>
      </w:r>
      <w:del w:id="9860" w:author="GoldenCorpusHarness" w:date="2026-03-28T21:57:55Z">
        <w:r>
          <w:delText xml:space="preserve"> dose of pembrolizumab is 4</w:delText>
        </w:r>
      </w:del>
      <w:ins w:id="9861" w:author="GoldenCorpusHarness" w:date="2026-03-28T21:57:55Z">
        <w:r>
          <w:t>-2</w:t>
        </w:r>
      </w:ins>
      <w:r>
        <w:t>0</w:t>
      </w:r>
      <w:del w:id="9862" w:author="GoldenCorpusHarness" w:date="2026-03-28T21:57:55Z">
        <w:r>
          <w:delText xml:space="preserve">0 mg q6w for a maximum of </w:delText>
        </w:r>
      </w:del>
      <w:r>
        <w:t xml:space="preserve">24 </w:t>
      </w:r>
      <w:del w:id="9863" w:author="GoldenCorpusHarness" w:date="2026-03-28T21:57:55Z">
        <w:r>
          <w:delText xml:space="preserve">months; the doses of sac-TMT included 3 mg/kg, 4 mg/kg or 5 mg/kg q2w, respectively. </w:delText>
        </w:r>
      </w:del>
    </w:p>
    <w:p ns2:paraId="6EE31062" ns2:textId="4491D848" w:rsidR="00562027" w:rsidRPr="00072940" w:rsidRDefault="00A51747" w:rsidP="00643BC5">
      <w:pPr>
        <w:pStyle w:val="Paragraph"/>
        <w:rPr>
          <w:rFonts w:eastAsia="Arial"/>
          <w:color w:val="404040" w:themeColor="text1" w:themeTint="BF"/>
        </w:rPr>
      </w:pPr>
      <w:del w:id="9864" w:author="GoldenCorpusHarness" w:date="2026-03-28T21:57:55Z">
        <w:r>
          <w:delText xml:space="preserve">Efficacy results from 38 participants enrolled to the cervical cancer cohort are included, herein, with a minimum follow up of 17 weeks as of DCO of 25-MAR-2024. Of the 38 participants, 3 received sac-TMT at 3 mg/kg q2w dose and 35 received sac-TMT at 5 mg/kg q2w dose; all participants received pembrolizumab 400 mg q6w dose. </w:delText>
        </w:r>
      </w:del>
    </w:p>
    <w:p ns2:paraId="45F9D60C" ns2:textId="73E0CD00" w:rsidR="00195673" w:rsidRPr="009E04D7" w:rsidRDefault="00F31132" w:rsidP="00643BC5">
      <w:pPr>
        <w:pStyle w:val="Paragraph"/>
      </w:pPr>
      <w:del w:id="9865" w:author="GoldenCorpusHarness" w:date="2026-03-28T21:57:55Z">
        <w:r>
          <w:delText>The key inclusion criteria included: participants who received 1 or 2 prior systemic regimens (prior anti-PD-1/L1 allowed) for recurrent or metastatic cervical cancer, progressed on or after platinum-doublet chemotherapy and with an ECOG performance status of 0 or 1.</w:delText>
        </w:r>
      </w:del>
    </w:p>
    <w:p ns2:paraId="100CF6CF" ns2:textId="2B920A31" w:rsidR="00562027" w:rsidRPr="00FE584A" w:rsidRDefault="00014090" w:rsidP="00643BC5">
      <w:pPr>
        <w:pStyle w:val="Paragraph"/>
      </w:pPr>
      <w:del w:id="9866" w:author="GoldenCorpusHarness" w:date="2026-03-28T21:57:55Z">
        <w:r>
          <w:delText>Th</w:delText>
        </w:r>
      </w:del>
      <w:ins w:id="9867" w:author="GoldenCorpusHarness" w:date="2026-03-28T21:57:55Z">
        <w:r>
          <w:t>Figur</w:t>
        </w:r>
      </w:ins>
      <w:r>
        <w:t xml:space="preserve">e </w:t>
      </w:r>
      <w:del w:id="9868" w:author="GoldenCorpusHarness" w:date="2026-03-28T21:57:55Z">
        <w:r>
          <w:delText>p</w:delText>
        </w:r>
      </w:del>
      <w:ins w:id="9869" w:author="GoldenCorpusHarness" w:date="2026-03-28T21:57:55Z">
        <w:r>
          <w:t>8P</w:t>
        </w:r>
      </w:ins>
      <w:r>
        <w:t>r</w:t>
      </w:r>
      <w:ins w:id="9870" w:author="GoldenCorpusHarness" w:date="2026-03-28T21:57:55Z">
        <w:r>
          <w:t>obab</w:t>
        </w:r>
      </w:ins>
      <w:r>
        <w:t>i</w:t>
      </w:r>
      <w:del w:id="9871" w:author="GoldenCorpusHarness" w:date="2026-03-28T21:57:55Z">
        <w:r>
          <w:delText>mar</w:delText>
        </w:r>
      </w:del>
      <w:ins w:id="9872" w:author="GoldenCorpusHarness" w:date="2026-03-28T21:57:55Z">
        <w:r>
          <w:t>lit</w:t>
        </w:r>
      </w:ins>
      <w:r>
        <w:t xml:space="preserve">y </w:t>
      </w:r>
      <w:ins w:id="9873" w:author="GoldenCorpusHarness" w:date="2026-03-28T21:57:55Z">
        <w:r>
          <w:t>of Dos</w:t>
        </w:r>
      </w:ins>
      <w:r>
        <w:t>e</w:t>
      </w:r>
      <w:del w:id="9874" w:author="GoldenCorpusHarness" w:date="2026-03-28T21:57:55Z">
        <w:r>
          <w:delText>f</w:delText>
        </w:r>
      </w:del>
      <w:ins w:id="9875" w:author="GoldenCorpusHarness" w:date="2026-03-28T21:57:55Z">
        <w:r>
          <w:t xml:space="preserve"> Interruption, Modi</w:t>
        </w:r>
      </w:ins>
      <w:r>
        <w:t>fica</w:t>
      </w:r>
      <w:del w:id="9876" w:author="GoldenCorpusHarness" w:date="2026-03-28T21:57:55Z">
        <w:r>
          <w:delText>cy endpo</w:delText>
        </w:r>
      </w:del>
      <w:ins w:id="9877" w:author="GoldenCorpusHarness" w:date="2026-03-28T21:57:55Z">
        <w:r>
          <w:t>t</w:t>
        </w:r>
      </w:ins>
      <w:r>
        <w:t>i</w:t>
      </w:r>
      <w:del w:id="9878" w:author="GoldenCorpusHarness" w:date="2026-03-28T21:57:55Z">
        <w:r>
          <w:delText xml:space="preserve">nt was ORR per RECIST 1.1 based </w:delText>
        </w:r>
      </w:del>
      <w:r>
        <w:t>on</w:t>
      </w:r>
      <w:del w:id="9879" w:author="GoldenCorpusHarness" w:date="2026-03-28T21:57:55Z">
        <w:r>
          <w:delText xml:space="preserve"> investigator’s assessment; key secondary efficacy endpoints include DOR, PFS,</w:delText>
        </w:r>
      </w:del>
      <w:r>
        <w:t xml:space="preserve"> and </w:t>
      </w:r>
      <w:del w:id="9880" w:author="GoldenCorpusHarness" w:date="2026-03-28T21:57:55Z">
        <w:r>
          <w:delText>O</w:delText>
        </w:r>
      </w:del>
      <w:ins w:id="9881" w:author="GoldenCorpusHarness" w:date="2026-03-28T21:57:55Z">
        <w:r>
          <w:t xml:space="preserve">Relative Dose Intensity Versus </w:t>
        </w:r>
      </w:ins>
      <w:r>
        <w:t>S</w:t>
      </w:r>
      <w:del w:id="9882" w:author="GoldenCorpusHarness" w:date="2026-03-28T21:57:55Z">
        <w:r>
          <w:delText>.</w:delText>
        </w:r>
      </w:del>
      <w:ins w:id="9883" w:author="GoldenCorpusHarness" w:date="2026-03-28T21:57:55Z">
        <w:r>
          <w:t>ac-TMT</w:t>
        </w:r>
      </w:ins>
      <w:r>
        <w:t xml:space="preserve"> </w:t>
      </w:r>
      <w:ins w:id="9884" w:author="GoldenCorpusHarness" w:date="2026-03-28T21:57:55Z">
        <w:r>
          <w:t>ADC Exposure</w:t>
        </w:r>
      </w:ins>
    </w:p>
    <w:p ns2:paraId="0A77FA15" ns2:textId="6F1FE3FC" w:rsidR="00014090" w:rsidRPr="00FE584A" w:rsidRDefault="00014090" w:rsidP="00643BC5">
      <w:pPr>
        <w:pStyle w:val="Paragraph"/>
      </w:pPr>
      <w:del w:id="9885" w:author="GoldenCorpusHarness" w:date="2026-03-28T21:57:55Z">
        <w:r>
          <w:delText>As of DCO date, 14 (36.8%) participants had discontinued study treatments: 9 (23.7%) due to disease progression, 3 (7.9%) due to patient decision, 1 (2.6%) due to death and 1 (2.6%) due to starting a new anti-cancer treatment. The median follow-up was 6.2 (1.8-12.9) months. Selected participants baseline characteristics are included in [Table 23]. The confirmed ORR was 50.0% (95% CI: 33.4, 66.6) including 3 CRs; the DCR rate was 86.8%; median DOR and PFS had not been reached [Table 24]. Waterfall plots for best target lesion change from baseline, based on investigator assessment, are presented in [Figure 12].</w:delText>
        </w:r>
      </w:del>
    </w:p>
    <w:p ns2:paraId="360CDF3F" ns2:textId="26F1ED89" w:rsidR="00195673" w:rsidRDefault="00195673" w:rsidP="000D0851">
      <w:pPr>
        <w:pStyle w:val="TableTitle"/>
        <w:pageBreakBefore/>
      </w:pPr>
      <w:ins w:id="9886" w:author="GoldenCorpusHarness" w:date="2026-03-28T21:57:55Z">
        <w:r>
          <w:t>ADC=sac-</w:t>
        </w:r>
      </w:ins>
      <w:r>
        <w:t>T</w:t>
      </w:r>
      <w:del w:id="9887" w:author="GoldenCorpusHarness" w:date="2026-03-28T21:57:55Z">
        <w:r>
          <w:delText>able</w:delText>
        </w:r>
      </w:del>
      <w:ins w:id="9888" w:author="GoldenCorpusHarness" w:date="2026-03-28T21:57:55Z">
        <w:r>
          <w:t>MT</w:t>
        </w:r>
      </w:ins>
      <w:r>
        <w:t xml:space="preserve"> </w:t>
      </w:r>
      <w:del w:id="9889" w:author="GoldenCorpusHarness" w:date="2026-03-28T21:57:55Z">
        <w:r>
          <w:delText>23Particip</w:delText>
        </w:r>
      </w:del>
      <w:r>
        <w:t>ant</w:t>
      </w:r>
      <w:ins w:id="9890" w:author="GoldenCorpusHarness" w:date="2026-03-28T21:57:55Z">
        <w:r>
          <w:t>ibody-drug</w:t>
        </w:r>
      </w:ins>
      <w:r>
        <w:t xml:space="preserve"> </w:t>
      </w:r>
      <w:del w:id="9891" w:author="GoldenCorpusHarness" w:date="2026-03-28T21:57:55Z">
        <w:r>
          <w:delText>B</w:delText>
        </w:r>
      </w:del>
      <w:ins w:id="9892" w:author="GoldenCorpusHarness" w:date="2026-03-28T21:57:55Z">
        <w:r>
          <w:t>conjugate; Cmax= maximum pl</w:t>
        </w:r>
      </w:ins>
      <w:r>
        <w:t>as</w:t>
      </w:r>
      <w:ins w:id="9893" w:author="GoldenCorpusHarness" w:date="2026-03-28T21:57:55Z">
        <w:r>
          <w:t>ma conc</w:t>
        </w:r>
      </w:ins>
      <w:r>
        <w:t>e</w:t>
      </w:r>
      <w:del w:id="9894" w:author="GoldenCorpusHarness" w:date="2026-03-28T21:57:55Z">
        <w:r>
          <w:delText>li</w:delText>
        </w:r>
      </w:del>
      <w:r>
        <w:t>n</w:t>
      </w:r>
      <w:del w:id="9895" w:author="GoldenCorpusHarness" w:date="2026-03-28T21:57:55Z">
        <w:r>
          <w:delText>e Cha</w:delText>
        </w:r>
      </w:del>
      <w:ins w:id="9896" w:author="GoldenCorpusHarness" w:date="2026-03-28T21:57:55Z">
        <w:r>
          <w:t>t</w:t>
        </w:r>
      </w:ins>
      <w:r>
        <w:t>ra</w:t>
      </w:r>
      <w:del w:id="9897" w:author="GoldenCorpusHarness" w:date="2026-03-28T21:57:55Z">
        <w:r>
          <w:delText>cteris</w:delText>
        </w:r>
      </w:del>
      <w:r>
        <w:t>ti</w:t>
      </w:r>
      <w:del w:id="9898" w:author="GoldenCorpusHarness" w:date="2026-03-28T21:57:55Z">
        <w:r>
          <w:delText xml:space="preserve">cs </w:delText>
        </w:r>
      </w:del>
      <w:r>
        <w:t>o</w:t>
      </w:r>
      <w:del w:id="9899" w:author="GoldenCorpusHarness" w:date="2026-03-28T21:57:55Z">
        <w:r>
          <w:delText xml:space="preserve">f MK-2870-002 (SKB264-II-06) </w:delText>
        </w:r>
      </w:del>
      <w:ins w:id="9900" w:author="GoldenCorpusHarness" w:date="2026-03-28T21:57:55Z">
        <w:r>
          <w:t>n.</w:t>
        </w:r>
      </w:ins>
    </w:p>
    <w:tbl>
      <w:tblPr>
        <w:tblStyle w:val="TableGrid"/>
        <w:tblW w:w="0" w:type="auto"/>
        <w:tblLook w:val="04A0" w:firstRow="1" w:lastRow="0" w:firstColumn="1" w:lastColumn="0" w:noHBand="0" w:noVBand="1"/>
      </w:tblPr>
      <w:tblGrid>
        <w:gridCol w:w="4495"/>
        <w:gridCol w:w="4495"/>
      </w:tblGrid>
      <w:tr w:rsidR="00195673" w:rsidRPr="000D0851" ns2:paraId="610E4F89" ns2:textId="77777777" w:rsidTr="000D0851">
        <w:tc>
          <w:tcPr>
            <w:tcW w:w="4495" w:type="dxa"/>
          </w:tcPr>
          <w:p ns2:paraId="024DEDDA" ns2:textId="045AEA78" w:rsidR="00195673" w:rsidRPr="000D0851" w:rsidRDefault="00195673" w:rsidP="00195673">
            <w:pPr>
              <w:pStyle w:val="TableHead"/>
              <w:rPr>
                <w:sz w:val="20"/>
                <w:szCs w:val="20"/>
                <w:highlight w:val="yellow"/>
              </w:rPr>
            </w:pPr>
            <w:r w:rsidRPr="000D0851">
              <w:rPr>
                <w:sz w:val="20"/>
                <w:szCs w:val="20"/>
              </w:rPr>
              <w:t>Characteristics</w:t>
            </w:r>
          </w:p>
        </w:tc>
        <w:tc>
          <w:tcPr>
            <w:tcW w:w="4495" w:type="dxa"/>
          </w:tcPr>
          <w:p ns2:paraId="37501125" ns2:textId="77777777" w:rsidR="000D0851" w:rsidRPr="000D0851" w:rsidRDefault="000D0851" w:rsidP="000D0851">
            <w:pPr>
              <w:pStyle w:val="TableHead"/>
              <w:rPr>
                <w:sz w:val="20"/>
                <w:szCs w:val="20"/>
              </w:rPr>
            </w:pPr>
            <w:r w:rsidRPr="000D0851">
              <w:rPr>
                <w:sz w:val="20"/>
                <w:szCs w:val="20"/>
              </w:rPr>
              <w:t>Sac-TMT + pembrolizumab</w:t>
            </w:r>
          </w:p>
          <w:p ns2:paraId="02AA79C6" ns2:textId="15AE9C2D" w:rsidR="00195673" w:rsidRPr="000D0851" w:rsidRDefault="000D0851" w:rsidP="000D0851">
            <w:pPr>
              <w:pStyle w:val="TableHead"/>
              <w:rPr>
                <w:sz w:val="20"/>
                <w:szCs w:val="20"/>
                <w:highlight w:val="yellow"/>
              </w:rPr>
            </w:pPr>
            <w:r w:rsidRPr="000D0851">
              <w:rPr>
                <w:b w:val="0"/>
                <w:sz w:val="20"/>
                <w:szCs w:val="20"/>
              </w:rPr>
              <w:t>(n=38)</w:t>
            </w:r>
          </w:p>
        </w:tc>
      </w:tr>
      <w:tr w:rsidR="000D0851" w:rsidRPr="000D0851" ns2:paraId="4049D05E" ns2:textId="77777777" w:rsidTr="000D0851">
        <w:tc>
          <w:tcPr>
            <w:tcW w:w="4495" w:type="dxa"/>
            <w:vAlign w:val="center"/>
          </w:tcPr>
          <w:p ns2:paraId="7D0E2ADB" ns2:textId="6DCC6D4C" w:rsidR="000D0851" w:rsidRPr="000D0851" w:rsidRDefault="000D0851" w:rsidP="000D0851">
            <w:pPr>
              <w:pStyle w:val="TableHead"/>
              <w:jc w:val="left"/>
              <w:rPr>
                <w:sz w:val="20"/>
                <w:szCs w:val="20"/>
                <w:highlight w:val="yellow"/>
              </w:rPr>
            </w:pPr>
            <w:r w:rsidRPr="000342EB">
              <w:rPr>
                <w:sz w:val="20"/>
                <w:szCs w:val="20"/>
                <w:lang w:val="en-CA"/>
              </w:rPr>
              <w:t>Median age (range), years</w:t>
            </w:r>
          </w:p>
        </w:tc>
        <w:tc>
          <w:tcPr>
            <w:tcW w:w="4495" w:type="dxa"/>
            <w:vAlign w:val="center"/>
          </w:tcPr>
          <w:p ns2:paraId="238F01EE" ns2:textId="5E94A1C7" w:rsidR="000D0851" w:rsidRPr="000342EB" w:rsidRDefault="000D0851" w:rsidP="00DF5789">
            <w:pPr>
              <w:pStyle w:val="TableHead"/>
              <w:rPr>
                <w:b w:val="0"/>
                <w:sz w:val="20"/>
                <w:szCs w:val="20"/>
                <w:lang w:val="en-CA"/>
              </w:rPr>
            </w:pPr>
            <w:r w:rsidRPr="000342EB">
              <w:rPr>
                <w:b w:val="0"/>
                <w:sz w:val="20"/>
                <w:szCs w:val="20"/>
                <w:lang w:val="en-CA"/>
              </w:rPr>
              <w:t>52 (33, 72)</w:t>
            </w:r>
          </w:p>
        </w:tc>
      </w:tr>
      <w:tr w:rsidR="000D0851" w:rsidRPr="000D0851" ns2:paraId="34BAFC5B" ns2:textId="77777777" w:rsidTr="000D0851">
        <w:tc>
          <w:tcPr>
            <w:tcW w:w="4495" w:type="dxa"/>
            <w:vAlign w:val="center"/>
          </w:tcPr>
          <w:p ns2:paraId="6ACB75DF" ns2:textId="5689FC70" w:rsidR="000D0851" w:rsidRPr="000D0851" w:rsidRDefault="000D0851" w:rsidP="000D0851">
            <w:pPr>
              <w:pStyle w:val="TableHead"/>
              <w:jc w:val="left"/>
              <w:rPr>
                <w:sz w:val="20"/>
                <w:szCs w:val="20"/>
              </w:rPr>
            </w:pPr>
            <w:r w:rsidRPr="000342EB">
              <w:rPr>
                <w:sz w:val="20"/>
                <w:szCs w:val="20"/>
                <w:lang w:val="en-CA"/>
              </w:rPr>
              <w:t xml:space="preserve">ECOG PS, </w:t>
            </w:r>
            <w:r w:rsidRPr="000342EB">
              <w:rPr>
                <w:sz w:val="20"/>
                <w:szCs w:val="20"/>
              </w:rPr>
              <w:t>n (%)</w:t>
            </w:r>
          </w:p>
        </w:tc>
        <w:tc>
          <w:tcPr>
            <w:tcW w:w="4495" w:type="dxa"/>
            <w:vAlign w:val="center"/>
          </w:tcPr>
          <w:p ns2:paraId="1A75D00B" ns2:textId="64C1DE53" w:rsidR="000D0851" w:rsidRPr="000342EB" w:rsidRDefault="000D0851" w:rsidP="00DF5789">
            <w:pPr>
              <w:pStyle w:val="TableHead"/>
              <w:rPr>
                <w:sz w:val="20"/>
                <w:szCs w:val="20"/>
                <w:lang w:val="en-CA"/>
              </w:rPr>
            </w:pPr>
          </w:p>
        </w:tc>
      </w:tr>
      <w:tr w:rsidR="000D0851" w:rsidRPr="000D0851" ns2:paraId="3E144610" ns2:textId="77777777" w:rsidTr="000D0851">
        <w:tc>
          <w:tcPr>
            <w:tcW w:w="4495" w:type="dxa"/>
            <w:vAlign w:val="center"/>
          </w:tcPr>
          <w:p ns2:paraId="046FF80B" ns2:textId="06A62A09" w:rsidR="000D0851" w:rsidRPr="000D0851" w:rsidRDefault="000D0851" w:rsidP="000D0851">
            <w:pPr>
              <w:pStyle w:val="TableHead"/>
              <w:ind w:left="360"/>
              <w:jc w:val="left"/>
              <w:rPr>
                <w:b w:val="0"/>
                <w:bCs/>
                <w:sz w:val="20"/>
                <w:szCs w:val="20"/>
              </w:rPr>
            </w:pPr>
            <w:r w:rsidRPr="000342EB">
              <w:rPr>
                <w:b w:val="0"/>
                <w:sz w:val="20"/>
                <w:szCs w:val="20"/>
                <w:lang w:val="en-CA"/>
              </w:rPr>
              <w:t>0</w:t>
            </w:r>
          </w:p>
        </w:tc>
        <w:tc>
          <w:tcPr>
            <w:tcW w:w="4495" w:type="dxa"/>
            <w:vAlign w:val="center"/>
          </w:tcPr>
          <w:p ns2:paraId="568B6E53" ns2:textId="6C228997" w:rsidR="000D0851" w:rsidRPr="000342EB" w:rsidRDefault="000D0851" w:rsidP="00DF5789">
            <w:pPr>
              <w:pStyle w:val="TableHead"/>
              <w:rPr>
                <w:b w:val="0"/>
                <w:sz w:val="20"/>
                <w:szCs w:val="20"/>
                <w:lang w:val="en-CA"/>
              </w:rPr>
            </w:pPr>
            <w:r w:rsidRPr="000342EB">
              <w:rPr>
                <w:b w:val="0"/>
                <w:sz w:val="20"/>
                <w:szCs w:val="20"/>
                <w:lang w:val="en-CA"/>
              </w:rPr>
              <w:t>22 (57.9)</w:t>
            </w:r>
          </w:p>
        </w:tc>
      </w:tr>
      <w:tr w:rsidR="000D0851" w:rsidRPr="000D0851" ns2:paraId="10104BFD" ns2:textId="77777777" w:rsidTr="000D0851">
        <w:tc>
          <w:tcPr>
            <w:tcW w:w="4495" w:type="dxa"/>
            <w:vAlign w:val="center"/>
          </w:tcPr>
          <w:p ns2:paraId="2AD09A79" ns2:textId="2FA74A7A" w:rsidR="000D0851" w:rsidRPr="000D0851" w:rsidRDefault="000D0851" w:rsidP="000D0851">
            <w:pPr>
              <w:pStyle w:val="TableHead"/>
              <w:ind w:left="360"/>
              <w:jc w:val="left"/>
              <w:rPr>
                <w:b w:val="0"/>
                <w:bCs/>
                <w:sz w:val="20"/>
                <w:szCs w:val="20"/>
              </w:rPr>
            </w:pPr>
            <w:r w:rsidRPr="000342EB">
              <w:rPr>
                <w:b w:val="0"/>
                <w:sz w:val="20"/>
                <w:szCs w:val="20"/>
                <w:lang w:val="en-CA"/>
              </w:rPr>
              <w:t>1</w:t>
            </w:r>
          </w:p>
        </w:tc>
        <w:tc>
          <w:tcPr>
            <w:tcW w:w="4495" w:type="dxa"/>
            <w:vAlign w:val="center"/>
          </w:tcPr>
          <w:p ns2:paraId="1FC2D273" ns2:textId="040551FB" w:rsidR="000D0851" w:rsidRPr="000342EB" w:rsidRDefault="000D0851" w:rsidP="00DF5789">
            <w:pPr>
              <w:pStyle w:val="TableHead"/>
              <w:rPr>
                <w:b w:val="0"/>
                <w:sz w:val="20"/>
                <w:szCs w:val="20"/>
                <w:lang w:val="en-CA"/>
              </w:rPr>
            </w:pPr>
            <w:r w:rsidRPr="000342EB">
              <w:rPr>
                <w:b w:val="0"/>
                <w:sz w:val="20"/>
                <w:szCs w:val="20"/>
                <w:lang w:val="en-CA"/>
              </w:rPr>
              <w:t>16 (42.1)</w:t>
            </w:r>
          </w:p>
        </w:tc>
      </w:tr>
      <w:tr w:rsidR="000D0851" w:rsidRPr="000D0851" ns2:paraId="48527490" ns2:textId="77777777" w:rsidTr="000D0851">
        <w:tc>
          <w:tcPr>
            <w:tcW w:w="4495" w:type="dxa"/>
            <w:vAlign w:val="center"/>
          </w:tcPr>
          <w:p ns2:paraId="5C3FE3F4" ns2:textId="3FE0EE6E" w:rsidR="000D0851" w:rsidRPr="000D0851" w:rsidRDefault="000D0851" w:rsidP="000D0851">
            <w:pPr>
              <w:pStyle w:val="TableHead"/>
              <w:jc w:val="left"/>
              <w:rPr>
                <w:sz w:val="20"/>
                <w:szCs w:val="20"/>
              </w:rPr>
            </w:pPr>
            <w:r w:rsidRPr="000342EB">
              <w:rPr>
                <w:rFonts w:eastAsiaTheme="minorEastAsia"/>
                <w:kern w:val="2"/>
                <w:sz w:val="20"/>
                <w:szCs w:val="20"/>
              </w:rPr>
              <w:t>Histologic type</w:t>
            </w:r>
            <w:r w:rsidRPr="000342EB">
              <w:rPr>
                <w:rFonts w:eastAsiaTheme="minorEastAsia"/>
                <w:sz w:val="20"/>
                <w:szCs w:val="20"/>
                <w:lang w:val="en-CA"/>
              </w:rPr>
              <w:t>, n (%)</w:t>
            </w:r>
          </w:p>
        </w:tc>
        <w:tc>
          <w:tcPr>
            <w:tcW w:w="4495" w:type="dxa"/>
            <w:vAlign w:val="center"/>
          </w:tcPr>
          <w:p ns2:paraId="1A18E694" ns2:textId="77777777" w:rsidR="000D0851" w:rsidRPr="000342EB" w:rsidRDefault="000D0851" w:rsidP="00DF5789">
            <w:pPr>
              <w:pStyle w:val="TableHead"/>
              <w:rPr>
                <w:b w:val="0"/>
                <w:sz w:val="20"/>
                <w:szCs w:val="20"/>
                <w:lang w:val="en-CA"/>
              </w:rPr>
            </w:pPr>
          </w:p>
        </w:tc>
      </w:tr>
      <w:tr w:rsidR="000D0851" w:rsidRPr="000D0851" ns2:paraId="28F61636" ns2:textId="77777777" w:rsidTr="000D0851">
        <w:tc>
          <w:tcPr>
            <w:tcW w:w="4495" w:type="dxa"/>
            <w:vAlign w:val="center"/>
          </w:tcPr>
          <w:p ns2:paraId="1E4E8604" ns2:textId="3327D012" w:rsidR="000D0851" w:rsidRPr="000D0851" w:rsidRDefault="000D0851" w:rsidP="000D0851">
            <w:pPr>
              <w:pStyle w:val="TableHead"/>
              <w:ind w:left="360"/>
              <w:jc w:val="left"/>
              <w:rPr>
                <w:b w:val="0"/>
                <w:bCs/>
                <w:sz w:val="20"/>
                <w:szCs w:val="20"/>
              </w:rPr>
            </w:pPr>
            <w:r w:rsidRPr="000342EB">
              <w:rPr>
                <w:rFonts w:eastAsiaTheme="minorEastAsia"/>
                <w:b w:val="0"/>
                <w:sz w:val="20"/>
                <w:szCs w:val="20"/>
              </w:rPr>
              <w:t>Squamous cell carcinoma </w:t>
            </w:r>
          </w:p>
        </w:tc>
        <w:tc>
          <w:tcPr>
            <w:tcW w:w="4495" w:type="dxa"/>
            <w:vAlign w:val="center"/>
          </w:tcPr>
          <w:p ns2:paraId="457808CA" ns2:textId="5B26C1DB" w:rsidR="000D0851" w:rsidRPr="000342EB" w:rsidRDefault="000D0851" w:rsidP="00DF5789">
            <w:pPr>
              <w:pStyle w:val="TableHead"/>
              <w:rPr>
                <w:b w:val="0"/>
                <w:sz w:val="20"/>
                <w:szCs w:val="20"/>
                <w:lang w:val="en-CA"/>
              </w:rPr>
            </w:pPr>
            <w:r w:rsidRPr="000342EB">
              <w:rPr>
                <w:b w:val="0"/>
                <w:sz w:val="20"/>
                <w:szCs w:val="20"/>
                <w:lang w:val="en-CA"/>
              </w:rPr>
              <w:t>29 (76.3)</w:t>
            </w:r>
          </w:p>
        </w:tc>
      </w:tr>
      <w:tr w:rsidR="000D0851" w:rsidRPr="000D0851" ns2:paraId="0C399045" ns2:textId="77777777" w:rsidTr="000D0851">
        <w:tc>
          <w:tcPr>
            <w:tcW w:w="4495" w:type="dxa"/>
            <w:vAlign w:val="center"/>
          </w:tcPr>
          <w:p ns2:paraId="03BECD85" ns2:textId="196621C7" w:rsidR="000D0851" w:rsidRPr="000D0851" w:rsidRDefault="000D0851" w:rsidP="000D0851">
            <w:pPr>
              <w:pStyle w:val="TableHead"/>
              <w:ind w:left="360"/>
              <w:jc w:val="left"/>
              <w:rPr>
                <w:b w:val="0"/>
                <w:bCs/>
                <w:sz w:val="20"/>
                <w:szCs w:val="20"/>
              </w:rPr>
            </w:pPr>
            <w:r w:rsidRPr="000342EB">
              <w:rPr>
                <w:rFonts w:eastAsiaTheme="minorEastAsia"/>
                <w:b w:val="0"/>
                <w:kern w:val="2"/>
                <w:sz w:val="20"/>
                <w:szCs w:val="20"/>
              </w:rPr>
              <w:t xml:space="preserve">Adenocarcinoma </w:t>
            </w:r>
          </w:p>
        </w:tc>
        <w:tc>
          <w:tcPr>
            <w:tcW w:w="4495" w:type="dxa"/>
            <w:vAlign w:val="center"/>
          </w:tcPr>
          <w:p ns2:paraId="49DF07C3" ns2:textId="78E7C6D2" w:rsidR="000D0851" w:rsidRPr="000342EB" w:rsidRDefault="000D0851" w:rsidP="00DF5789">
            <w:pPr>
              <w:pStyle w:val="TableHead"/>
              <w:rPr>
                <w:b w:val="0"/>
                <w:sz w:val="20"/>
                <w:szCs w:val="20"/>
                <w:lang w:val="en-CA"/>
              </w:rPr>
            </w:pPr>
            <w:r w:rsidRPr="000342EB">
              <w:rPr>
                <w:b w:val="0"/>
                <w:sz w:val="20"/>
                <w:szCs w:val="20"/>
                <w:lang w:val="en-CA"/>
              </w:rPr>
              <w:t>9 (23.7)</w:t>
            </w:r>
          </w:p>
        </w:tc>
      </w:tr>
      <w:tr w:rsidR="000D0851" w:rsidRPr="000D0851" ns2:paraId="4006F430" ns2:textId="77777777" w:rsidTr="000D0851">
        <w:tc>
          <w:tcPr>
            <w:tcW w:w="4495" w:type="dxa"/>
            <w:vAlign w:val="center"/>
          </w:tcPr>
          <w:p ns2:paraId="3FF7423E" ns2:textId="7E2A7D98" w:rsidR="000D0851" w:rsidRPr="000D0851" w:rsidRDefault="000D0851" w:rsidP="000D0851">
            <w:pPr>
              <w:pStyle w:val="TableHead"/>
              <w:jc w:val="left"/>
              <w:rPr>
                <w:sz w:val="20"/>
                <w:szCs w:val="20"/>
              </w:rPr>
            </w:pPr>
            <w:r w:rsidRPr="000342EB">
              <w:rPr>
                <w:rFonts w:eastAsiaTheme="minorEastAsia"/>
                <w:kern w:val="2"/>
                <w:sz w:val="20"/>
                <w:szCs w:val="20"/>
              </w:rPr>
              <w:t>PD-L1 expression</w:t>
            </w:r>
            <w:r w:rsidRPr="000342EB">
              <w:rPr>
                <w:rFonts w:eastAsiaTheme="minorEastAsia"/>
                <w:kern w:val="2"/>
                <w:position w:val="7"/>
                <w:sz w:val="28"/>
                <w:szCs w:val="28"/>
                <w:vertAlign w:val="superscript"/>
              </w:rPr>
              <w:t>a</w:t>
            </w:r>
            <w:r w:rsidRPr="000342EB">
              <w:rPr>
                <w:rFonts w:eastAsiaTheme="minorEastAsia"/>
                <w:sz w:val="20"/>
                <w:szCs w:val="20"/>
                <w:lang w:val="en-CA"/>
              </w:rPr>
              <w:t>, n (%)</w:t>
            </w:r>
          </w:p>
        </w:tc>
        <w:tc>
          <w:tcPr>
            <w:tcW w:w="4495" w:type="dxa"/>
            <w:vAlign w:val="center"/>
          </w:tcPr>
          <w:p ns2:paraId="0BB52988" ns2:textId="77777777" w:rsidR="000D0851" w:rsidRPr="000342EB" w:rsidRDefault="000D0851" w:rsidP="00DF5789">
            <w:pPr>
              <w:pStyle w:val="TableHead"/>
              <w:rPr>
                <w:b w:val="0"/>
                <w:sz w:val="20"/>
                <w:szCs w:val="20"/>
                <w:lang w:val="en-CA"/>
              </w:rPr>
            </w:pPr>
          </w:p>
        </w:tc>
      </w:tr>
      <w:tr w:rsidR="000D0851" w:rsidRPr="000D0851" ns2:paraId="3C02AAC5" ns2:textId="77777777" w:rsidTr="000D0851">
        <w:tc>
          <w:tcPr>
            <w:tcW w:w="4495" w:type="dxa"/>
            <w:vAlign w:val="center"/>
          </w:tcPr>
          <w:p ns2:paraId="6FC87403" ns2:textId="7DD2DCA7" w:rsidR="000D0851" w:rsidRPr="000D0851" w:rsidRDefault="000D0851" w:rsidP="000D0851">
            <w:pPr>
              <w:pStyle w:val="TableHead"/>
              <w:ind w:left="360"/>
              <w:jc w:val="left"/>
              <w:rPr>
                <w:b w:val="0"/>
                <w:bCs/>
                <w:sz w:val="20"/>
                <w:szCs w:val="20"/>
              </w:rPr>
            </w:pPr>
            <w:r w:rsidRPr="000342EB">
              <w:rPr>
                <w:rFonts w:eastAsiaTheme="minorEastAsia"/>
                <w:b w:val="0"/>
                <w:kern w:val="2"/>
                <w:sz w:val="20"/>
                <w:szCs w:val="20"/>
              </w:rPr>
              <w:t>CPS</w:t>
            </w:r>
            <w:r w:rsidRPr="000342EB">
              <w:rPr>
                <w:rFonts w:eastAsiaTheme="minorEastAsia"/>
                <w:b w:val="0"/>
                <w:kern w:val="2"/>
                <w:sz w:val="20"/>
                <w:szCs w:val="20"/>
                <w:lang w:eastAsia="zh-CN"/>
              </w:rPr>
              <w:t>≥</w:t>
            </w:r>
            <w:r w:rsidRPr="000342EB">
              <w:rPr>
                <w:rFonts w:eastAsiaTheme="minorEastAsia"/>
                <w:b w:val="0"/>
                <w:kern w:val="2"/>
                <w:sz w:val="20"/>
                <w:szCs w:val="20"/>
              </w:rPr>
              <w:t>1</w:t>
            </w:r>
          </w:p>
        </w:tc>
        <w:tc>
          <w:tcPr>
            <w:tcW w:w="4495" w:type="dxa"/>
            <w:vAlign w:val="center"/>
          </w:tcPr>
          <w:p ns2:paraId="781796D7" ns2:textId="6EC36571" w:rsidR="000D0851" w:rsidRPr="000342EB" w:rsidRDefault="000D0851" w:rsidP="00DF5789">
            <w:pPr>
              <w:pStyle w:val="TableHead"/>
              <w:rPr>
                <w:b w:val="0"/>
                <w:sz w:val="20"/>
                <w:szCs w:val="20"/>
                <w:lang w:val="en-CA"/>
              </w:rPr>
            </w:pPr>
            <w:r w:rsidRPr="000342EB">
              <w:rPr>
                <w:b w:val="0"/>
                <w:sz w:val="20"/>
                <w:szCs w:val="20"/>
                <w:lang w:val="en-CA"/>
              </w:rPr>
              <w:t>14 (36.8)</w:t>
            </w:r>
          </w:p>
        </w:tc>
      </w:tr>
      <w:tr w:rsidR="000D0851" w:rsidRPr="000D0851" ns2:paraId="394ED4A1" ns2:textId="77777777" w:rsidTr="000D0851">
        <w:tc>
          <w:tcPr>
            <w:tcW w:w="4495" w:type="dxa"/>
            <w:vAlign w:val="center"/>
          </w:tcPr>
          <w:p ns2:paraId="149A72B9" ns2:textId="78C1202A" w:rsidR="000D0851" w:rsidRPr="000D0851" w:rsidRDefault="000D0851" w:rsidP="000D0851">
            <w:pPr>
              <w:pStyle w:val="TableHead"/>
              <w:ind w:left="360"/>
              <w:jc w:val="left"/>
              <w:rPr>
                <w:b w:val="0"/>
                <w:bCs/>
                <w:sz w:val="20"/>
                <w:szCs w:val="20"/>
              </w:rPr>
            </w:pPr>
            <w:r w:rsidRPr="000342EB">
              <w:rPr>
                <w:rFonts w:eastAsiaTheme="minorEastAsia"/>
                <w:b w:val="0"/>
                <w:kern w:val="2"/>
                <w:sz w:val="20"/>
                <w:szCs w:val="20"/>
              </w:rPr>
              <w:t>CPS&lt;1</w:t>
            </w:r>
          </w:p>
        </w:tc>
        <w:tc>
          <w:tcPr>
            <w:tcW w:w="4495" w:type="dxa"/>
            <w:vAlign w:val="center"/>
          </w:tcPr>
          <w:p ns2:paraId="042FD018" ns2:textId="59178354" w:rsidR="000D0851" w:rsidRPr="000342EB" w:rsidRDefault="000D0851" w:rsidP="00DF5789">
            <w:pPr>
              <w:pStyle w:val="TableHead"/>
              <w:rPr>
                <w:b w:val="0"/>
                <w:sz w:val="20"/>
                <w:szCs w:val="20"/>
                <w:lang w:val="en-CA"/>
              </w:rPr>
            </w:pPr>
            <w:r w:rsidRPr="000342EB">
              <w:rPr>
                <w:b w:val="0"/>
                <w:sz w:val="20"/>
                <w:szCs w:val="20"/>
                <w:lang w:val="en-CA"/>
              </w:rPr>
              <w:t>15 (39.5)</w:t>
            </w:r>
          </w:p>
        </w:tc>
      </w:tr>
      <w:tr w:rsidR="000D0851" w:rsidRPr="000D0851" ns2:paraId="3EB38C2B" ns2:textId="77777777" w:rsidTr="000D0851">
        <w:tc>
          <w:tcPr>
            <w:tcW w:w="4495" w:type="dxa"/>
            <w:vAlign w:val="center"/>
          </w:tcPr>
          <w:p ns2:paraId="27B37157" ns2:textId="23FBF354" w:rsidR="000D0851" w:rsidRPr="000D0851" w:rsidRDefault="000D0851" w:rsidP="000D0851">
            <w:pPr>
              <w:pStyle w:val="TableHead"/>
              <w:ind w:left="360"/>
              <w:jc w:val="left"/>
              <w:rPr>
                <w:b w:val="0"/>
                <w:bCs/>
                <w:sz w:val="20"/>
                <w:szCs w:val="20"/>
              </w:rPr>
            </w:pPr>
            <w:r w:rsidRPr="000342EB">
              <w:rPr>
                <w:rFonts w:eastAsiaTheme="minorEastAsia"/>
                <w:b w:val="0"/>
                <w:kern w:val="2"/>
                <w:sz w:val="20"/>
                <w:szCs w:val="20"/>
              </w:rPr>
              <w:t>Unknown</w:t>
            </w:r>
          </w:p>
        </w:tc>
        <w:tc>
          <w:tcPr>
            <w:tcW w:w="4495" w:type="dxa"/>
            <w:vAlign w:val="center"/>
          </w:tcPr>
          <w:p ns2:paraId="2A0FE43C" ns2:textId="76162147" w:rsidR="000D0851" w:rsidRPr="000342EB" w:rsidRDefault="000D0851" w:rsidP="00DF5789">
            <w:pPr>
              <w:pStyle w:val="TableHead"/>
              <w:rPr>
                <w:b w:val="0"/>
                <w:sz w:val="20"/>
                <w:szCs w:val="20"/>
                <w:lang w:val="en-CA"/>
              </w:rPr>
            </w:pPr>
            <w:r w:rsidRPr="000342EB">
              <w:rPr>
                <w:b w:val="0"/>
                <w:sz w:val="20"/>
                <w:szCs w:val="20"/>
                <w:lang w:val="en-CA"/>
              </w:rPr>
              <w:t>9 (23.7)</w:t>
            </w:r>
          </w:p>
        </w:tc>
      </w:tr>
      <w:tr w:rsidR="000D0851" w:rsidRPr="000D0851" ns2:paraId="49552633" ns2:textId="77777777" w:rsidTr="000D0851">
        <w:tc>
          <w:tcPr>
            <w:tcW w:w="4495" w:type="dxa"/>
            <w:vAlign w:val="center"/>
          </w:tcPr>
          <w:p ns2:paraId="1DC7FCAE" ns2:textId="13B2B1F6" w:rsidR="000D0851" w:rsidRPr="000D0851" w:rsidRDefault="000D0851" w:rsidP="000D0851">
            <w:pPr>
              <w:pStyle w:val="TableHead"/>
              <w:jc w:val="left"/>
              <w:rPr>
                <w:sz w:val="20"/>
                <w:szCs w:val="20"/>
              </w:rPr>
            </w:pPr>
            <w:r w:rsidRPr="000342EB">
              <w:rPr>
                <w:rFonts w:eastAsiaTheme="minorEastAsia"/>
                <w:sz w:val="20"/>
                <w:szCs w:val="20"/>
                <w:lang w:val="en-CA"/>
              </w:rPr>
              <w:t>Disease Status, n (%)</w:t>
            </w:r>
          </w:p>
        </w:tc>
        <w:tc>
          <w:tcPr>
            <w:tcW w:w="4495" w:type="dxa"/>
            <w:vAlign w:val="center"/>
          </w:tcPr>
          <w:p ns2:paraId="1C3571A2" ns2:textId="77777777" w:rsidR="000D0851" w:rsidRPr="000342EB" w:rsidRDefault="000D0851" w:rsidP="00DF5789">
            <w:pPr>
              <w:pStyle w:val="TableHead"/>
              <w:rPr>
                <w:b w:val="0"/>
                <w:sz w:val="20"/>
                <w:szCs w:val="20"/>
                <w:lang w:val="en-CA"/>
              </w:rPr>
            </w:pPr>
          </w:p>
        </w:tc>
      </w:tr>
      <w:tr w:rsidR="000D0851" w:rsidRPr="000D0851" ns2:paraId="42F0DAF5" ns2:textId="77777777" w:rsidTr="000D0851">
        <w:tc>
          <w:tcPr>
            <w:tcW w:w="4495" w:type="dxa"/>
            <w:vAlign w:val="center"/>
          </w:tcPr>
          <w:p ns2:paraId="2A61189F" ns2:textId="4961F90B" w:rsidR="000D0851" w:rsidRPr="000D0851" w:rsidRDefault="000D0851" w:rsidP="000D0851">
            <w:pPr>
              <w:pStyle w:val="TableHead"/>
              <w:ind w:left="360"/>
              <w:jc w:val="left"/>
              <w:rPr>
                <w:b w:val="0"/>
                <w:bCs/>
                <w:sz w:val="20"/>
                <w:szCs w:val="20"/>
              </w:rPr>
            </w:pPr>
            <w:r w:rsidRPr="000342EB">
              <w:rPr>
                <w:b w:val="0"/>
                <w:sz w:val="20"/>
                <w:szCs w:val="20"/>
              </w:rPr>
              <w:t xml:space="preserve">Recurrence </w:t>
            </w:r>
          </w:p>
        </w:tc>
        <w:tc>
          <w:tcPr>
            <w:tcW w:w="4495" w:type="dxa"/>
            <w:vAlign w:val="center"/>
          </w:tcPr>
          <w:p ns2:paraId="69FA508B" ns2:textId="4A0792FC" w:rsidR="000D0851" w:rsidRPr="000342EB" w:rsidRDefault="000D0851" w:rsidP="00DF5789">
            <w:pPr>
              <w:pStyle w:val="TableHead"/>
              <w:rPr>
                <w:b w:val="0"/>
                <w:sz w:val="20"/>
                <w:szCs w:val="20"/>
                <w:lang w:val="en-CA"/>
              </w:rPr>
            </w:pPr>
            <w:r w:rsidRPr="000342EB">
              <w:rPr>
                <w:b w:val="0"/>
                <w:sz w:val="20"/>
                <w:szCs w:val="20"/>
                <w:lang w:val="en-CA"/>
              </w:rPr>
              <w:t>2 (5.3)</w:t>
            </w:r>
          </w:p>
        </w:tc>
      </w:tr>
      <w:tr w:rsidR="000D0851" w:rsidRPr="000D0851" ns2:paraId="3075133B" ns2:textId="77777777" w:rsidTr="000D0851">
        <w:tc>
          <w:tcPr>
            <w:tcW w:w="4495" w:type="dxa"/>
            <w:vAlign w:val="center"/>
          </w:tcPr>
          <w:p ns2:paraId="47A38B60" ns2:textId="4E9BEA32" w:rsidR="000D0851" w:rsidRPr="000D0851" w:rsidRDefault="000D0851" w:rsidP="000D0851">
            <w:pPr>
              <w:pStyle w:val="TableHead"/>
              <w:ind w:left="360"/>
              <w:jc w:val="left"/>
              <w:rPr>
                <w:b w:val="0"/>
                <w:bCs/>
                <w:sz w:val="20"/>
                <w:szCs w:val="20"/>
              </w:rPr>
            </w:pPr>
            <w:r w:rsidRPr="000342EB">
              <w:rPr>
                <w:b w:val="0"/>
                <w:sz w:val="20"/>
                <w:szCs w:val="20"/>
                <w:lang w:val="en-CA"/>
              </w:rPr>
              <w:t>Metasta</w:t>
            </w:r>
            <w:r w:rsidRPr="000342EB">
              <w:rPr>
                <w:b w:val="0"/>
                <w:sz w:val="20"/>
                <w:szCs w:val="20"/>
              </w:rPr>
              <w:t>ses</w:t>
            </w:r>
          </w:p>
        </w:tc>
        <w:tc>
          <w:tcPr>
            <w:tcW w:w="4495" w:type="dxa"/>
            <w:vAlign w:val="center"/>
          </w:tcPr>
          <w:p ns2:paraId="6826B831" ns2:textId="1F9EA07F" w:rsidR="000D0851" w:rsidRPr="000342EB" w:rsidRDefault="000D0851" w:rsidP="00DF5789">
            <w:pPr>
              <w:pStyle w:val="TableHead"/>
              <w:rPr>
                <w:b w:val="0"/>
                <w:sz w:val="20"/>
                <w:szCs w:val="20"/>
                <w:lang w:val="en-CA"/>
              </w:rPr>
            </w:pPr>
            <w:r w:rsidRPr="000342EB">
              <w:rPr>
                <w:b w:val="0"/>
                <w:sz w:val="20"/>
                <w:szCs w:val="20"/>
                <w:lang w:val="en-CA"/>
              </w:rPr>
              <w:t>36 (94.7)</w:t>
            </w:r>
          </w:p>
        </w:tc>
      </w:tr>
      <w:tr w:rsidR="000D0851" w:rsidRPr="000D0851" ns2:paraId="157183D0" ns2:textId="77777777" w:rsidTr="000D0851">
        <w:tc>
          <w:tcPr>
            <w:tcW w:w="4495" w:type="dxa"/>
            <w:vAlign w:val="center"/>
          </w:tcPr>
          <w:p ns2:paraId="3C533E1E" ns2:textId="4E7459C7" w:rsidR="000D0851" w:rsidRPr="000D0851" w:rsidRDefault="000D0851" w:rsidP="000D0851">
            <w:pPr>
              <w:pStyle w:val="TableHead"/>
              <w:jc w:val="left"/>
              <w:rPr>
                <w:sz w:val="20"/>
                <w:szCs w:val="20"/>
              </w:rPr>
            </w:pPr>
            <w:r w:rsidRPr="000342EB">
              <w:rPr>
                <w:sz w:val="20"/>
                <w:szCs w:val="20"/>
                <w:lang w:val="en-CA"/>
              </w:rPr>
              <w:t xml:space="preserve">Prior </w:t>
            </w:r>
            <w:r w:rsidRPr="000342EB">
              <w:rPr>
                <w:rFonts w:eastAsiaTheme="minorEastAsia"/>
                <w:sz w:val="20"/>
                <w:szCs w:val="20"/>
                <w:lang w:val="en-CA"/>
              </w:rPr>
              <w:t>lines</w:t>
            </w:r>
            <w:r w:rsidRPr="000342EB">
              <w:rPr>
                <w:sz w:val="20"/>
                <w:szCs w:val="20"/>
                <w:lang w:val="en-CA"/>
              </w:rPr>
              <w:t xml:space="preserve"> of systemic therapy</w:t>
            </w:r>
            <w:r w:rsidRPr="000342EB">
              <w:rPr>
                <w:rFonts w:eastAsiaTheme="minorEastAsia"/>
                <w:sz w:val="20"/>
                <w:szCs w:val="20"/>
                <w:lang w:val="en-CA"/>
              </w:rPr>
              <w:t>, n (%)</w:t>
            </w:r>
          </w:p>
        </w:tc>
        <w:tc>
          <w:tcPr>
            <w:tcW w:w="4495" w:type="dxa"/>
            <w:vAlign w:val="center"/>
          </w:tcPr>
          <w:p ns2:paraId="6082CFFA" ns2:textId="77777777" w:rsidR="000D0851" w:rsidRPr="000342EB" w:rsidRDefault="000D0851" w:rsidP="00DF5789">
            <w:pPr>
              <w:pStyle w:val="TableHead"/>
              <w:rPr>
                <w:b w:val="0"/>
                <w:sz w:val="20"/>
                <w:szCs w:val="20"/>
                <w:lang w:val="en-CA"/>
              </w:rPr>
            </w:pPr>
          </w:p>
        </w:tc>
      </w:tr>
      <w:tr w:rsidR="000D0851" w:rsidRPr="000D0851" ns2:paraId="10B317DA" ns2:textId="77777777" w:rsidTr="000D0851">
        <w:tc>
          <w:tcPr>
            <w:tcW w:w="4495" w:type="dxa"/>
            <w:vAlign w:val="center"/>
          </w:tcPr>
          <w:p ns2:paraId="687950C5" ns2:textId="60A50A6C" w:rsidR="000D0851" w:rsidRPr="000D0851" w:rsidRDefault="000D0851" w:rsidP="000D0851">
            <w:pPr>
              <w:pStyle w:val="TableHead"/>
              <w:ind w:left="360"/>
              <w:jc w:val="left"/>
              <w:rPr>
                <w:b w:val="0"/>
                <w:bCs/>
                <w:sz w:val="20"/>
                <w:szCs w:val="20"/>
              </w:rPr>
            </w:pPr>
            <w:r w:rsidRPr="000342EB">
              <w:rPr>
                <w:rFonts w:eastAsia="SimSun"/>
                <w:b w:val="0"/>
                <w:kern w:val="2"/>
                <w:sz w:val="20"/>
                <w:szCs w:val="20"/>
              </w:rPr>
              <w:t>1</w:t>
            </w:r>
          </w:p>
        </w:tc>
        <w:tc>
          <w:tcPr>
            <w:tcW w:w="4495" w:type="dxa"/>
            <w:vAlign w:val="center"/>
          </w:tcPr>
          <w:p ns2:paraId="111C95FF" ns2:textId="237FDE89" w:rsidR="000D0851" w:rsidRPr="000342EB" w:rsidRDefault="000D0851" w:rsidP="00DF5789">
            <w:pPr>
              <w:pStyle w:val="TableHead"/>
              <w:rPr>
                <w:b w:val="0"/>
                <w:sz w:val="20"/>
                <w:szCs w:val="20"/>
                <w:lang w:val="en-CA"/>
              </w:rPr>
            </w:pPr>
            <w:r w:rsidRPr="000342EB">
              <w:rPr>
                <w:b w:val="0"/>
                <w:sz w:val="20"/>
                <w:szCs w:val="20"/>
                <w:lang w:val="en-CA"/>
              </w:rPr>
              <w:t>20 (52.6)</w:t>
            </w:r>
          </w:p>
        </w:tc>
      </w:tr>
      <w:tr w:rsidR="000D0851" w:rsidRPr="000D0851" ns2:paraId="3A2DDA6B" ns2:textId="77777777" w:rsidTr="000D0851">
        <w:tc>
          <w:tcPr>
            <w:tcW w:w="4495" w:type="dxa"/>
            <w:vAlign w:val="center"/>
          </w:tcPr>
          <w:p ns2:paraId="240826E9" ns2:textId="368DB6FD" w:rsidR="000D0851" w:rsidRPr="000D0851" w:rsidRDefault="000D0851" w:rsidP="000D0851">
            <w:pPr>
              <w:pStyle w:val="TableHead"/>
              <w:ind w:left="360"/>
              <w:jc w:val="left"/>
              <w:rPr>
                <w:b w:val="0"/>
                <w:bCs/>
                <w:sz w:val="20"/>
                <w:szCs w:val="20"/>
              </w:rPr>
            </w:pPr>
            <w:r w:rsidRPr="000342EB">
              <w:rPr>
                <w:rFonts w:eastAsia="SimSun"/>
                <w:b w:val="0"/>
                <w:kern w:val="2"/>
                <w:sz w:val="20"/>
                <w:szCs w:val="20"/>
              </w:rPr>
              <w:t>2</w:t>
            </w:r>
          </w:p>
        </w:tc>
        <w:tc>
          <w:tcPr>
            <w:tcW w:w="4495" w:type="dxa"/>
            <w:vAlign w:val="center"/>
          </w:tcPr>
          <w:p ns2:paraId="67C98CDD" ns2:textId="7B8902A9" w:rsidR="000D0851" w:rsidRPr="000342EB" w:rsidRDefault="000D0851" w:rsidP="00DF5789">
            <w:pPr>
              <w:pStyle w:val="TableHead"/>
              <w:rPr>
                <w:b w:val="0"/>
                <w:sz w:val="20"/>
                <w:szCs w:val="20"/>
                <w:lang w:val="en-CA"/>
              </w:rPr>
            </w:pPr>
            <w:r w:rsidRPr="000342EB">
              <w:rPr>
                <w:b w:val="0"/>
                <w:sz w:val="20"/>
                <w:szCs w:val="20"/>
                <w:lang w:val="en-CA"/>
              </w:rPr>
              <w:t>18 (47.4)</w:t>
            </w:r>
          </w:p>
        </w:tc>
      </w:tr>
      <w:tr w:rsidR="000D0851" w:rsidRPr="000D0851" ns2:paraId="7EEFAB4F" ns2:textId="77777777" w:rsidTr="000D0851">
        <w:tc>
          <w:tcPr>
            <w:tcW w:w="4495" w:type="dxa"/>
            <w:vAlign w:val="center"/>
          </w:tcPr>
          <w:p ns2:paraId="176A7E07" ns2:textId="75B1D502" w:rsidR="000D0851" w:rsidRPr="000D0851" w:rsidRDefault="000D0851" w:rsidP="000D0851">
            <w:pPr>
              <w:pStyle w:val="TableHead"/>
              <w:jc w:val="left"/>
              <w:rPr>
                <w:sz w:val="20"/>
                <w:szCs w:val="20"/>
              </w:rPr>
            </w:pPr>
            <w:r w:rsidRPr="000342EB">
              <w:rPr>
                <w:rFonts w:eastAsiaTheme="minorEastAsia"/>
                <w:kern w:val="2"/>
                <w:sz w:val="20"/>
                <w:szCs w:val="20"/>
              </w:rPr>
              <w:t xml:space="preserve">Prior anti-PD-1 based therapy, </w:t>
            </w:r>
            <w:r w:rsidRPr="000342EB">
              <w:rPr>
                <w:rFonts w:eastAsiaTheme="minorEastAsia"/>
                <w:sz w:val="20"/>
                <w:szCs w:val="20"/>
                <w:lang w:val="en-CA"/>
              </w:rPr>
              <w:t>n (%)</w:t>
            </w:r>
          </w:p>
        </w:tc>
        <w:tc>
          <w:tcPr>
            <w:tcW w:w="4495" w:type="dxa"/>
            <w:vAlign w:val="center"/>
          </w:tcPr>
          <w:p ns2:paraId="6B7191B5" ns2:textId="523805E1" w:rsidR="000D0851" w:rsidRPr="000342EB" w:rsidRDefault="000D0851" w:rsidP="00DF5789">
            <w:pPr>
              <w:pStyle w:val="TableHead"/>
              <w:rPr>
                <w:b w:val="0"/>
                <w:sz w:val="20"/>
                <w:szCs w:val="20"/>
                <w:lang w:val="en-CA"/>
              </w:rPr>
            </w:pPr>
            <w:r w:rsidRPr="000342EB">
              <w:rPr>
                <w:b w:val="0"/>
                <w:sz w:val="20"/>
                <w:szCs w:val="20"/>
                <w:lang w:val="en-CA"/>
              </w:rPr>
              <w:t>16 (42.1)</w:t>
            </w:r>
          </w:p>
        </w:tc>
      </w:tr>
      <w:tr w:rsidR="000D0851" w:rsidRPr="000D0851" ns2:paraId="10EAB2E7" ns2:textId="77777777" w:rsidTr="000D0851">
        <w:tc>
          <w:tcPr>
            <w:tcW w:w="4495" w:type="dxa"/>
            <w:vAlign w:val="center"/>
          </w:tcPr>
          <w:p ns2:paraId="23E7F786" ns2:textId="4245AA68" w:rsidR="000D0851" w:rsidRPr="000D0851" w:rsidRDefault="000D0851" w:rsidP="000D0851">
            <w:pPr>
              <w:pStyle w:val="TableHead"/>
              <w:jc w:val="left"/>
              <w:rPr>
                <w:sz w:val="20"/>
                <w:szCs w:val="20"/>
              </w:rPr>
            </w:pPr>
            <w:r w:rsidRPr="000342EB">
              <w:rPr>
                <w:rFonts w:eastAsiaTheme="minorEastAsia"/>
                <w:kern w:val="2"/>
                <w:sz w:val="20"/>
                <w:szCs w:val="20"/>
              </w:rPr>
              <w:t xml:space="preserve">Prior bevacizumab use, </w:t>
            </w:r>
            <w:r w:rsidRPr="000342EB">
              <w:rPr>
                <w:rFonts w:eastAsiaTheme="minorEastAsia"/>
                <w:sz w:val="20"/>
                <w:szCs w:val="20"/>
                <w:lang w:val="en-CA"/>
              </w:rPr>
              <w:t>n (%)</w:t>
            </w:r>
          </w:p>
        </w:tc>
        <w:tc>
          <w:tcPr>
            <w:tcW w:w="4495" w:type="dxa"/>
            <w:vAlign w:val="center"/>
          </w:tcPr>
          <w:p ns2:paraId="150F8EEC" ns2:textId="4A466593" w:rsidR="000D0851" w:rsidRPr="000342EB" w:rsidRDefault="000D0851" w:rsidP="00DF5789">
            <w:pPr>
              <w:pStyle w:val="TableHead"/>
              <w:rPr>
                <w:b w:val="0"/>
                <w:sz w:val="20"/>
                <w:szCs w:val="20"/>
                <w:lang w:val="en-CA"/>
              </w:rPr>
            </w:pPr>
            <w:r w:rsidRPr="000342EB">
              <w:rPr>
                <w:b w:val="0"/>
                <w:sz w:val="20"/>
                <w:szCs w:val="20"/>
                <w:lang w:val="en-CA"/>
              </w:rPr>
              <w:t>20 (52.6)</w:t>
            </w:r>
          </w:p>
        </w:tc>
      </w:tr>
      <w:tr w:rsidR="000D0851" w:rsidRPr="000D0851" ns2:paraId="0DB005D4" ns2:textId="77777777" w:rsidTr="000D0851">
        <w:tc>
          <w:tcPr>
            <w:tcW w:w="4495" w:type="dxa"/>
            <w:vAlign w:val="center"/>
          </w:tcPr>
          <w:p ns2:paraId="33E91D20" ns2:textId="05A73B37" w:rsidR="000D0851" w:rsidRPr="000D0851" w:rsidRDefault="000D0851" w:rsidP="000D0851">
            <w:pPr>
              <w:pStyle w:val="TableHead"/>
              <w:jc w:val="left"/>
              <w:rPr>
                <w:sz w:val="20"/>
                <w:szCs w:val="20"/>
              </w:rPr>
            </w:pPr>
            <w:r w:rsidRPr="000342EB">
              <w:rPr>
                <w:rFonts w:eastAsiaTheme="minorEastAsia"/>
                <w:kern w:val="2"/>
                <w:sz w:val="20"/>
                <w:szCs w:val="20"/>
              </w:rPr>
              <w:t xml:space="preserve">Prior concurrent chemoradiotherapy, </w:t>
            </w:r>
            <w:r w:rsidRPr="000342EB">
              <w:rPr>
                <w:rFonts w:eastAsiaTheme="minorEastAsia"/>
                <w:sz w:val="20"/>
                <w:szCs w:val="20"/>
                <w:lang w:val="en-CA"/>
              </w:rPr>
              <w:t>n (%)</w:t>
            </w:r>
            <w:r w:rsidRPr="000342EB">
              <w:rPr>
                <w:rFonts w:eastAsiaTheme="minorEastAsia"/>
                <w:kern w:val="2"/>
                <w:sz w:val="20"/>
                <w:szCs w:val="20"/>
              </w:rPr>
              <w:t xml:space="preserve"> </w:t>
            </w:r>
          </w:p>
        </w:tc>
        <w:tc>
          <w:tcPr>
            <w:tcW w:w="4495" w:type="dxa"/>
            <w:vAlign w:val="center"/>
          </w:tcPr>
          <w:p ns2:paraId="110F294C" ns2:textId="09B39445" w:rsidR="000D0851" w:rsidRPr="000342EB" w:rsidRDefault="000D0851" w:rsidP="00DF5789">
            <w:pPr>
              <w:pStyle w:val="TableHead"/>
              <w:rPr>
                <w:b w:val="0"/>
                <w:sz w:val="20"/>
                <w:szCs w:val="20"/>
                <w:lang w:val="en-CA"/>
              </w:rPr>
            </w:pPr>
            <w:r w:rsidRPr="000342EB">
              <w:rPr>
                <w:b w:val="0"/>
                <w:sz w:val="20"/>
                <w:szCs w:val="20"/>
                <w:lang w:val="en-CA"/>
              </w:rPr>
              <w:t>16 (42.1)</w:t>
            </w:r>
          </w:p>
        </w:tc>
      </w:tr>
      <w:tr w:rsidR="006944A1" w:rsidRPr="000D0851" ns2:paraId="22270FA1" ns2:textId="77777777" w:rsidTr="00C77378">
        <w:tc>
          <w:tcPr>
            <w:tcW w:w="8990" w:type="dxa"/>
            <w:gridSpan w:val="2"/>
            <w:vAlign w:val="center"/>
          </w:tcPr>
          <w:p ns2:paraId="5CBAF3D3" ns2:textId="77777777" w:rsidR="006944A1" w:rsidRDefault="006944A1" w:rsidP="006944A1">
            <w:pPr>
              <w:pStyle w:val="TableFootnote"/>
              <w:rPr>
                <w:lang w:val="en-CA"/>
              </w:rPr>
            </w:pPr>
            <w:r w:rsidRPr="00680FAC">
              <w:rPr>
                <w:sz w:val="24"/>
                <w:vertAlign w:val="superscript"/>
                <w:lang w:val="en-CA"/>
              </w:rPr>
              <w:t>a</w:t>
            </w:r>
            <w:r>
              <w:rPr>
                <w:b/>
                <w:lang w:val="en-CA"/>
              </w:rPr>
              <w:t xml:space="preserve"> </w:t>
            </w:r>
            <w:r w:rsidRPr="006944A1">
              <w:rPr>
                <w:lang w:val="en-CA"/>
              </w:rPr>
              <w:t>PD-L1 expression level was assessed using PD-L1 IHC 22C3 pharmDx assay</w:t>
            </w:r>
          </w:p>
          <w:p ns2:paraId="67FA2364" ns2:textId="67832A64" w:rsidR="006944A1" w:rsidRDefault="00BC5732" w:rsidP="006944A1">
            <w:pPr>
              <w:pStyle w:val="TableFootnote"/>
              <w:rPr>
                <w:bCs/>
                <w:lang w:val="en-CA"/>
              </w:rPr>
            </w:pPr>
            <w:r w:rsidRPr="006944A1">
              <w:rPr>
                <w:bCs/>
                <w:lang w:val="en-CA"/>
              </w:rPr>
              <w:t>Abbreviations</w:t>
            </w:r>
            <w:r w:rsidR="006944A1" w:rsidRPr="006944A1">
              <w:rPr>
                <w:bCs/>
                <w:lang w:val="en-CA"/>
              </w:rPr>
              <w:t>:</w:t>
            </w:r>
            <w:r w:rsidR="006944A1" w:rsidRPr="006944A1">
              <w:rPr>
                <w:bCs/>
                <w:sz w:val="24"/>
              </w:rPr>
              <w:t xml:space="preserve"> </w:t>
            </w:r>
            <w:r w:rsidR="006944A1" w:rsidRPr="006944A1">
              <w:rPr>
                <w:bCs/>
                <w:lang w:val="en-CA"/>
              </w:rPr>
              <w:t>CPS, combined positive score; ECOG PS, Eastern Cooperative Oncology Group performance status; IHC, immunohistochemistry; PD-1, programmed cell death protein 1; PD-L1, programmed cell death ligand 1</w:t>
            </w:r>
          </w:p>
          <w:p ns2:paraId="5A1992F1" ns2:textId="2CC41CA6" w:rsidR="006944A1" w:rsidRPr="006944A1" w:rsidRDefault="006944A1" w:rsidP="006944A1">
            <w:pPr>
              <w:pStyle w:val="TableFootnote"/>
              <w:rPr>
                <w:bCs/>
                <w:lang w:val="en-CA"/>
              </w:rPr>
            </w:pPr>
            <w:r>
              <w:rPr>
                <w:bCs/>
                <w:lang w:val="en-CA"/>
              </w:rPr>
              <w:t>Data cutoff date: 25-MAR-2024</w:t>
            </w:r>
            <w:r w:rsidRPr="006944A1">
              <w:rPr>
                <w:bCs/>
                <w:lang w:val="en-CA"/>
              </w:rPr>
              <w:t>.</w:t>
            </w:r>
          </w:p>
        </w:tc>
      </w:tr>
    </w:tbl>
    <w:p ns2:paraId="6A7F57A6" ns2:textId="6066F5F1" w:rsidR="009854B1" w:rsidRDefault="009854B1" w:rsidP="00643BC5">
      <w:pPr>
        <w:rPr>
          <w:b/>
          <w:bCs/>
          <w:highlight w:val="yellow"/>
        </w:rPr>
      </w:pPr>
      <w:ins w:id="9901" w:author="GoldenCorpusHarness" w:date="2026-03-28T21:57:55Z">
        <w:r>
          <w:t>Cutoff Date: MK-2870-001 PK 31-March-2025, Tolerability 21-May-2025; MK-2870-014 PK/Tolerability 21-June-2023; MK-2870-017 PK/Tolerability 06-June-2024</w:t>
        </w:r>
      </w:ins>
    </w:p>
    <w:p ns2:paraId="68F5FE62" ns2:textId="6DE1B1C1" w:rsidR="00195673" w:rsidRDefault="009854B1" w:rsidP="009854B1">
      <w:pPr>
        <w:pStyle w:val="TableTitle"/>
      </w:pPr>
      <w:del w:id="9902" w:author="GoldenCorpusHarness" w:date="2026-03-28T21:57:55Z">
        <w:r>
          <w:delText>Table 24Efficacy Summary of MK-2870-002 (SKB264-II-06)</w:delText>
        </w:r>
      </w:del>
    </w:p>
    <w:tbl>
      <w:tblPr>
        <w:tblStyle w:val="TableGrid"/>
        <w:tblW w:w="0" w:type="auto"/>
        <w:tblLook w:val="04A0" w:firstRow="1" w:lastRow="0" w:firstColumn="1" w:lastColumn="0" w:noHBand="0" w:noVBand="1"/>
      </w:tblPr>
      <w:tblGrid>
        <w:gridCol w:w="4495"/>
        <w:gridCol w:w="4495"/>
      </w:tblGrid>
      <w:tr w:rsidR="009854B1" w:rsidRPr="00DF5789" ns2:paraId="53B7CF13" ns2:textId="77777777" w:rsidTr="009854B1">
        <w:tc>
          <w:tcPr>
            <w:tcW w:w="4495" w:type="dxa"/>
          </w:tcPr>
          <w:p ns2:paraId="48BB30EF" ns2:textId="1E2BF3D6" w:rsidR="009854B1" w:rsidRPr="00DF5789" w:rsidRDefault="009854B1" w:rsidP="009854B1">
            <w:pPr>
              <w:pStyle w:val="TableHead"/>
              <w:rPr>
                <w:sz w:val="20"/>
                <w:szCs w:val="20"/>
              </w:rPr>
            </w:pPr>
            <w:r w:rsidRPr="00DF5789">
              <w:rPr>
                <w:sz w:val="20"/>
                <w:szCs w:val="20"/>
              </w:rPr>
              <w:t>Efficacy Endpoints</w:t>
            </w:r>
          </w:p>
        </w:tc>
        <w:tc>
          <w:tcPr>
            <w:tcW w:w="4495" w:type="dxa"/>
          </w:tcPr>
          <w:p ns2:paraId="65083D40" ns2:textId="77777777" w:rsidR="009854B1" w:rsidRPr="00DF5789" w:rsidRDefault="009854B1" w:rsidP="009854B1">
            <w:pPr>
              <w:pStyle w:val="TableHead"/>
              <w:rPr>
                <w:sz w:val="20"/>
                <w:szCs w:val="20"/>
              </w:rPr>
            </w:pPr>
            <w:r w:rsidRPr="00DF5789">
              <w:rPr>
                <w:sz w:val="20"/>
                <w:szCs w:val="20"/>
              </w:rPr>
              <w:t>Sac-TMT + pembrolizumab</w:t>
            </w:r>
          </w:p>
          <w:p ns2:paraId="505122FB" ns2:textId="0822A6AE" w:rsidR="009854B1" w:rsidRPr="00DF5789" w:rsidRDefault="009854B1" w:rsidP="009854B1">
            <w:pPr>
              <w:pStyle w:val="TableHead"/>
              <w:rPr>
                <w:sz w:val="20"/>
                <w:szCs w:val="20"/>
              </w:rPr>
            </w:pPr>
            <w:r w:rsidRPr="00DF5789">
              <w:rPr>
                <w:b w:val="0"/>
                <w:sz w:val="20"/>
                <w:szCs w:val="20"/>
              </w:rPr>
              <w:t>(n=38)</w:t>
            </w:r>
          </w:p>
        </w:tc>
      </w:tr>
      <w:tr w:rsidR="009854B1" w:rsidRPr="00DF5789" ns2:paraId="4E42DB72" ns2:textId="77777777" w:rsidTr="009854B1">
        <w:tc>
          <w:tcPr>
            <w:tcW w:w="4495" w:type="dxa"/>
            <w:vAlign w:val="center"/>
          </w:tcPr>
          <w:p ns2:paraId="582A8311" ns2:textId="63E7239A" w:rsidR="009854B1" w:rsidRPr="00FE584A" w:rsidRDefault="009854B1" w:rsidP="009854B1">
            <w:pPr>
              <w:pStyle w:val="NormalWeb"/>
              <w:rPr>
                <w:rFonts w:eastAsiaTheme="minorEastAsia"/>
                <w:b/>
                <w:sz w:val="20"/>
                <w:szCs w:val="20"/>
                <w:lang w:val="en-CA"/>
              </w:rPr>
            </w:pPr>
            <w:r w:rsidRPr="00FE584A">
              <w:rPr>
                <w:rFonts w:eastAsiaTheme="minorEastAsia"/>
                <w:b/>
                <w:sz w:val="20"/>
                <w:szCs w:val="20"/>
                <w:lang w:val="en-CA"/>
              </w:rPr>
              <w:t>ORR</w:t>
            </w:r>
            <w:r w:rsidR="00F31132">
              <w:rPr>
                <w:rFonts w:eastAsiaTheme="minorEastAsia"/>
                <w:b/>
                <w:sz w:val="20"/>
                <w:szCs w:val="20"/>
                <w:lang w:val="en-CA"/>
              </w:rPr>
              <w:t xml:space="preserve"> (confirmed + unconfirmed)</w:t>
            </w:r>
            <w:r w:rsidRPr="00FE584A">
              <w:rPr>
                <w:rFonts w:eastAsiaTheme="minorEastAsia"/>
                <w:b/>
                <w:sz w:val="20"/>
                <w:szCs w:val="20"/>
                <w:lang w:val="en-CA"/>
              </w:rPr>
              <w:t>, n (%)</w:t>
            </w:r>
          </w:p>
          <w:p ns2:paraId="4D8FE837" ns2:textId="42A1E712" w:rsidR="009854B1" w:rsidRPr="00DF5789" w:rsidRDefault="009854B1" w:rsidP="009854B1">
            <w:pPr>
              <w:pStyle w:val="NormalWeb"/>
              <w:rPr>
                <w:sz w:val="20"/>
                <w:szCs w:val="20"/>
              </w:rPr>
            </w:pPr>
            <w:r w:rsidRPr="00FE584A">
              <w:rPr>
                <w:rFonts w:eastAsiaTheme="minorEastAsia"/>
                <w:sz w:val="20"/>
                <w:szCs w:val="20"/>
              </w:rPr>
              <w:t>(95% CI)</w:t>
            </w:r>
          </w:p>
        </w:tc>
        <w:tc>
          <w:tcPr>
            <w:tcW w:w="4495" w:type="dxa"/>
            <w:vAlign w:val="center"/>
          </w:tcPr>
          <w:p ns2:paraId="24CC576E" ns2:textId="578E9B26" w:rsidR="009854B1" w:rsidRPr="00DF5789" w:rsidRDefault="009854B1" w:rsidP="00DF5789">
            <w:pPr>
              <w:pStyle w:val="NormalWeb"/>
              <w:jc w:val="center"/>
              <w:rPr>
                <w:sz w:val="20"/>
                <w:szCs w:val="20"/>
                <w:highlight w:val="yellow"/>
              </w:rPr>
            </w:pPr>
            <w:r w:rsidRPr="00FE584A">
              <w:rPr>
                <w:rFonts w:eastAsiaTheme="minorEastAsia"/>
                <w:kern w:val="2"/>
                <w:sz w:val="20"/>
                <w:szCs w:val="20"/>
              </w:rPr>
              <w:t>22</w:t>
            </w:r>
            <w:r w:rsidRPr="00FE584A">
              <w:rPr>
                <w:rFonts w:eastAsiaTheme="minorEastAsia"/>
                <w:kern w:val="2"/>
                <w:position w:val="7"/>
                <w:sz w:val="20"/>
                <w:szCs w:val="20"/>
                <w:vertAlign w:val="superscript"/>
              </w:rPr>
              <w:t xml:space="preserve"> </w:t>
            </w:r>
            <w:r w:rsidRPr="00FE584A">
              <w:rPr>
                <w:rFonts w:eastAsiaTheme="minorEastAsia"/>
                <w:kern w:val="2"/>
                <w:sz w:val="20"/>
                <w:szCs w:val="20"/>
              </w:rPr>
              <w:t>(57.9)</w:t>
            </w:r>
            <w:r w:rsidR="00DF5789" w:rsidRPr="00FE584A">
              <w:rPr>
                <w:rFonts w:eastAsiaTheme="minorEastAsia"/>
                <w:kern w:val="2"/>
                <w:sz w:val="20"/>
                <w:szCs w:val="20"/>
              </w:rPr>
              <w:br/>
            </w:r>
            <w:r w:rsidRPr="00FE584A">
              <w:rPr>
                <w:rFonts w:eastAsiaTheme="minorEastAsia"/>
                <w:kern w:val="2"/>
                <w:sz w:val="20"/>
                <w:szCs w:val="20"/>
              </w:rPr>
              <w:t>(40.8, 73.7)</w:t>
            </w:r>
          </w:p>
        </w:tc>
      </w:tr>
      <w:tr w:rsidR="009854B1" w:rsidRPr="00DF5789" ns2:paraId="129DCDD2" ns2:textId="77777777" w:rsidTr="009854B1">
        <w:tc>
          <w:tcPr>
            <w:tcW w:w="4495" w:type="dxa"/>
            <w:vAlign w:val="center"/>
          </w:tcPr>
          <w:p ns2:paraId="75E97F00" ns2:textId="1C4CE10A" w:rsidR="009854B1" w:rsidRPr="00DF5789" w:rsidRDefault="009854B1" w:rsidP="009854B1">
            <w:pPr>
              <w:pStyle w:val="NormalWeb"/>
              <w:ind w:left="360"/>
              <w:rPr>
                <w:sz w:val="20"/>
                <w:szCs w:val="20"/>
              </w:rPr>
            </w:pPr>
            <w:r w:rsidRPr="00FE584A">
              <w:rPr>
                <w:rFonts w:eastAsiaTheme="minorEastAsia"/>
                <w:sz w:val="20"/>
                <w:szCs w:val="20"/>
              </w:rPr>
              <w:t xml:space="preserve">Confirmed ORR, </w:t>
            </w:r>
            <w:r w:rsidRPr="00FE584A">
              <w:rPr>
                <w:rFonts w:eastAsiaTheme="minorEastAsia"/>
                <w:sz w:val="20"/>
                <w:szCs w:val="20"/>
                <w:lang w:val="en-CA"/>
              </w:rPr>
              <w:t>n (%)</w:t>
            </w:r>
            <w:r w:rsidR="00DF5789" w:rsidRPr="00FE584A">
              <w:rPr>
                <w:rFonts w:eastAsiaTheme="minorEastAsia"/>
                <w:sz w:val="20"/>
                <w:szCs w:val="20"/>
                <w:lang w:val="en-CA"/>
              </w:rPr>
              <w:br/>
            </w:r>
            <w:r w:rsidRPr="00FE584A">
              <w:rPr>
                <w:rFonts w:eastAsiaTheme="minorEastAsia"/>
                <w:sz w:val="20"/>
                <w:szCs w:val="20"/>
                <w:lang w:val="en-CA"/>
              </w:rPr>
              <w:t>(95% CI)</w:t>
            </w:r>
          </w:p>
        </w:tc>
        <w:tc>
          <w:tcPr>
            <w:tcW w:w="4495" w:type="dxa"/>
            <w:vAlign w:val="center"/>
          </w:tcPr>
          <w:p ns2:paraId="19BA13FF" ns2:textId="4F0ADB96" w:rsidR="009854B1" w:rsidRPr="00DF5789" w:rsidRDefault="009854B1" w:rsidP="00DF5789">
            <w:pPr>
              <w:pStyle w:val="TableHead"/>
              <w:rPr>
                <w:b w:val="0"/>
                <w:sz w:val="20"/>
                <w:szCs w:val="20"/>
                <w:highlight w:val="yellow"/>
              </w:rPr>
            </w:pPr>
            <w:r w:rsidRPr="00FE584A">
              <w:rPr>
                <w:rFonts w:eastAsiaTheme="minorEastAsia"/>
                <w:b w:val="0"/>
                <w:kern w:val="2"/>
                <w:sz w:val="20"/>
                <w:szCs w:val="20"/>
              </w:rPr>
              <w:t>19</w:t>
            </w:r>
            <w:r w:rsidRPr="00FE584A">
              <w:rPr>
                <w:rFonts w:eastAsiaTheme="minorEastAsia"/>
                <w:b w:val="0"/>
                <w:kern w:val="2"/>
                <w:position w:val="7"/>
                <w:sz w:val="20"/>
                <w:szCs w:val="20"/>
                <w:vertAlign w:val="superscript"/>
              </w:rPr>
              <w:t xml:space="preserve"> </w:t>
            </w:r>
            <w:r w:rsidRPr="00FE584A">
              <w:rPr>
                <w:rFonts w:eastAsiaTheme="minorEastAsia"/>
                <w:b w:val="0"/>
                <w:kern w:val="2"/>
                <w:sz w:val="20"/>
                <w:szCs w:val="20"/>
              </w:rPr>
              <w:t>(50.0)</w:t>
            </w:r>
            <w:r w:rsidR="00DF5789" w:rsidRPr="00FE584A">
              <w:rPr>
                <w:rFonts w:eastAsiaTheme="minorEastAsia"/>
                <w:b w:val="0"/>
                <w:kern w:val="2"/>
                <w:sz w:val="20"/>
                <w:szCs w:val="20"/>
              </w:rPr>
              <w:br/>
            </w:r>
            <w:r w:rsidRPr="00FE584A">
              <w:rPr>
                <w:rFonts w:eastAsiaTheme="minorEastAsia"/>
                <w:b w:val="0"/>
                <w:kern w:val="2"/>
                <w:sz w:val="20"/>
                <w:szCs w:val="20"/>
              </w:rPr>
              <w:t>(33.4, 66.6)</w:t>
            </w:r>
          </w:p>
        </w:tc>
      </w:tr>
      <w:tr w:rsidR="009854B1" w:rsidRPr="00DF5789" ns2:paraId="246A303F" ns2:textId="77777777" w:rsidTr="009854B1">
        <w:tc>
          <w:tcPr>
            <w:tcW w:w="4495" w:type="dxa"/>
            <w:vAlign w:val="center"/>
          </w:tcPr>
          <w:p ns2:paraId="4AED9CE6" ns2:textId="05E6395F" w:rsidR="009854B1" w:rsidRPr="00DF5789" w:rsidRDefault="009854B1" w:rsidP="009854B1">
            <w:pPr>
              <w:pStyle w:val="TableHead"/>
              <w:jc w:val="left"/>
              <w:rPr>
                <w:sz w:val="20"/>
                <w:szCs w:val="20"/>
              </w:rPr>
            </w:pPr>
            <w:r w:rsidRPr="00FE584A">
              <w:rPr>
                <w:rFonts w:eastAsia="SimSun"/>
                <w:kern w:val="2"/>
                <w:sz w:val="20"/>
                <w:szCs w:val="20"/>
              </w:rPr>
              <w:t>DCR</w:t>
            </w:r>
            <w:r w:rsidRPr="00FE584A">
              <w:rPr>
                <w:rFonts w:eastAsiaTheme="minorEastAsia"/>
                <w:kern w:val="2"/>
                <w:sz w:val="20"/>
                <w:szCs w:val="20"/>
              </w:rPr>
              <w:t xml:space="preserve">, </w:t>
            </w:r>
            <w:r w:rsidRPr="00FE584A">
              <w:rPr>
                <w:rFonts w:eastAsiaTheme="minorEastAsia"/>
                <w:sz w:val="20"/>
                <w:szCs w:val="20"/>
                <w:lang w:val="en-CA"/>
              </w:rPr>
              <w:t>n (%)</w:t>
            </w:r>
          </w:p>
        </w:tc>
        <w:tc>
          <w:tcPr>
            <w:tcW w:w="4495" w:type="dxa"/>
            <w:vAlign w:val="center"/>
          </w:tcPr>
          <w:p ns2:paraId="18A8F275" ns2:textId="7F768E50" w:rsidR="009854B1" w:rsidRPr="00DF5789" w:rsidRDefault="009854B1" w:rsidP="00DF5789">
            <w:pPr>
              <w:pStyle w:val="TableHead"/>
              <w:rPr>
                <w:sz w:val="20"/>
                <w:szCs w:val="20"/>
                <w:highlight w:val="yellow"/>
              </w:rPr>
            </w:pPr>
            <w:r w:rsidRPr="00FE584A">
              <w:rPr>
                <w:rFonts w:eastAsiaTheme="minorEastAsia"/>
                <w:b w:val="0"/>
                <w:kern w:val="2"/>
                <w:sz w:val="20"/>
                <w:szCs w:val="20"/>
              </w:rPr>
              <w:t>33 (86.8)</w:t>
            </w:r>
          </w:p>
        </w:tc>
      </w:tr>
      <w:tr w:rsidR="00CB005A" w:rsidRPr="00DF5789" ns2:paraId="7752818D" ns2:textId="77777777" w:rsidTr="009854B1">
        <w:tc>
          <w:tcPr>
            <w:tcW w:w="4495" w:type="dxa"/>
            <w:vAlign w:val="center"/>
          </w:tcPr>
          <w:p ns2:paraId="49293241" ns2:textId="2E4E1A9B" w:rsidR="00CB005A" w:rsidRPr="00FE584A" w:rsidRDefault="00CB005A" w:rsidP="009854B1">
            <w:pPr>
              <w:pStyle w:val="TableHead"/>
              <w:jc w:val="left"/>
              <w:rPr>
                <w:rFonts w:eastAsia="SimSun"/>
                <w:kern w:val="2"/>
                <w:sz w:val="20"/>
                <w:szCs w:val="20"/>
              </w:rPr>
            </w:pPr>
            <w:r>
              <w:rPr>
                <w:rFonts w:eastAsia="SimSun"/>
                <w:kern w:val="2"/>
                <w:sz w:val="20"/>
                <w:szCs w:val="20"/>
              </w:rPr>
              <w:t>BOR, n (%)</w:t>
            </w:r>
          </w:p>
        </w:tc>
        <w:tc>
          <w:tcPr>
            <w:tcW w:w="4495" w:type="dxa"/>
            <w:vAlign w:val="center"/>
          </w:tcPr>
          <w:p ns2:paraId="4C79CA4B" ns2:textId="77777777" w:rsidR="00CB005A" w:rsidRPr="00FE584A" w:rsidRDefault="00CB005A" w:rsidP="00DF5789">
            <w:pPr>
              <w:pStyle w:val="TableHead"/>
              <w:rPr>
                <w:rFonts w:eastAsiaTheme="minorEastAsia"/>
                <w:b w:val="0"/>
                <w:kern w:val="2"/>
                <w:sz w:val="20"/>
                <w:szCs w:val="20"/>
              </w:rPr>
            </w:pPr>
          </w:p>
        </w:tc>
      </w:tr>
      <w:tr w:rsidR="009854B1" w:rsidRPr="00DF5789" ns2:paraId="4FA3FD48" ns2:textId="77777777" w:rsidTr="009854B1">
        <w:tc>
          <w:tcPr>
            <w:tcW w:w="4495" w:type="dxa"/>
            <w:vAlign w:val="center"/>
          </w:tcPr>
          <w:p ns2:paraId="18C9AE24" ns2:textId="6C33A1FD" w:rsidR="009854B1" w:rsidRPr="00DF5789" w:rsidRDefault="009854B1" w:rsidP="009854B1">
            <w:pPr>
              <w:pStyle w:val="TableHead"/>
              <w:ind w:left="360"/>
              <w:jc w:val="left"/>
              <w:rPr>
                <w:b w:val="0"/>
                <w:bCs/>
                <w:sz w:val="20"/>
                <w:szCs w:val="20"/>
              </w:rPr>
            </w:pPr>
            <w:r w:rsidRPr="00FE584A">
              <w:rPr>
                <w:rFonts w:eastAsia="SimSun"/>
                <w:b w:val="0"/>
                <w:kern w:val="2"/>
                <w:sz w:val="20"/>
                <w:szCs w:val="20"/>
              </w:rPr>
              <w:t>CR</w:t>
            </w:r>
          </w:p>
        </w:tc>
        <w:tc>
          <w:tcPr>
            <w:tcW w:w="4495" w:type="dxa"/>
            <w:vAlign w:val="center"/>
          </w:tcPr>
          <w:p ns2:paraId="0C2A58F9" ns2:textId="023E92BF" w:rsidR="009854B1" w:rsidRPr="00DF5789" w:rsidRDefault="009854B1" w:rsidP="00DF5789">
            <w:pPr>
              <w:pStyle w:val="TableHead"/>
              <w:rPr>
                <w:sz w:val="20"/>
                <w:szCs w:val="20"/>
                <w:highlight w:val="yellow"/>
              </w:rPr>
            </w:pPr>
            <w:r w:rsidRPr="00FE584A">
              <w:rPr>
                <w:rFonts w:eastAsiaTheme="minorEastAsia"/>
                <w:b w:val="0"/>
                <w:kern w:val="2"/>
                <w:sz w:val="20"/>
                <w:szCs w:val="20"/>
              </w:rPr>
              <w:t>3 (7.9)</w:t>
            </w:r>
          </w:p>
        </w:tc>
      </w:tr>
      <w:tr w:rsidR="009854B1" w:rsidRPr="00DF5789" ns2:paraId="168E82EC" ns2:textId="77777777" w:rsidTr="009854B1">
        <w:tc>
          <w:tcPr>
            <w:tcW w:w="4495" w:type="dxa"/>
            <w:vAlign w:val="center"/>
          </w:tcPr>
          <w:p ns2:paraId="61388F2B" ns2:textId="13DA54C2" w:rsidR="009854B1" w:rsidRPr="00DF5789" w:rsidRDefault="009854B1" w:rsidP="009854B1">
            <w:pPr>
              <w:pStyle w:val="TableHead"/>
              <w:ind w:left="360"/>
              <w:jc w:val="left"/>
              <w:rPr>
                <w:b w:val="0"/>
                <w:bCs/>
                <w:sz w:val="20"/>
                <w:szCs w:val="20"/>
              </w:rPr>
            </w:pPr>
            <w:r w:rsidRPr="00FE584A">
              <w:rPr>
                <w:rFonts w:eastAsia="SimSun"/>
                <w:b w:val="0"/>
                <w:kern w:val="2"/>
                <w:sz w:val="20"/>
                <w:szCs w:val="20"/>
              </w:rPr>
              <w:t>PR</w:t>
            </w:r>
          </w:p>
        </w:tc>
        <w:tc>
          <w:tcPr>
            <w:tcW w:w="4495" w:type="dxa"/>
            <w:vAlign w:val="center"/>
          </w:tcPr>
          <w:p ns2:paraId="51D9408F" ns2:textId="35904A48" w:rsidR="009854B1" w:rsidRPr="00DF5789" w:rsidRDefault="009854B1" w:rsidP="00DF5789">
            <w:pPr>
              <w:pStyle w:val="TableHead"/>
              <w:rPr>
                <w:sz w:val="20"/>
                <w:szCs w:val="20"/>
                <w:highlight w:val="yellow"/>
              </w:rPr>
            </w:pPr>
            <w:r w:rsidRPr="00FE584A">
              <w:rPr>
                <w:rFonts w:eastAsiaTheme="minorEastAsia"/>
                <w:b w:val="0"/>
                <w:kern w:val="2"/>
                <w:sz w:val="20"/>
                <w:szCs w:val="20"/>
              </w:rPr>
              <w:t>19 (50.0)</w:t>
            </w:r>
          </w:p>
        </w:tc>
      </w:tr>
      <w:tr w:rsidR="009854B1" w:rsidRPr="00DF5789" ns2:paraId="2E29555E" ns2:textId="77777777" w:rsidTr="009854B1">
        <w:tc>
          <w:tcPr>
            <w:tcW w:w="4495" w:type="dxa"/>
            <w:vAlign w:val="center"/>
          </w:tcPr>
          <w:p ns2:paraId="74414A75" ns2:textId="39F2550B" w:rsidR="009854B1" w:rsidRPr="00DF5789" w:rsidRDefault="009854B1" w:rsidP="009854B1">
            <w:pPr>
              <w:pStyle w:val="TableHead"/>
              <w:ind w:left="360"/>
              <w:jc w:val="left"/>
              <w:rPr>
                <w:b w:val="0"/>
                <w:bCs/>
                <w:sz w:val="20"/>
                <w:szCs w:val="20"/>
              </w:rPr>
            </w:pPr>
            <w:r w:rsidRPr="00FE584A">
              <w:rPr>
                <w:rFonts w:eastAsia="SimSun"/>
                <w:b w:val="0"/>
                <w:kern w:val="2"/>
                <w:sz w:val="20"/>
                <w:szCs w:val="20"/>
              </w:rPr>
              <w:t>SD</w:t>
            </w:r>
          </w:p>
        </w:tc>
        <w:tc>
          <w:tcPr>
            <w:tcW w:w="4495" w:type="dxa"/>
            <w:vAlign w:val="center"/>
          </w:tcPr>
          <w:p ns2:paraId="07D26996" ns2:textId="7B7E7C07" w:rsidR="009854B1" w:rsidRPr="00DF5789" w:rsidRDefault="009854B1" w:rsidP="00DF5789">
            <w:pPr>
              <w:pStyle w:val="TableHead"/>
              <w:rPr>
                <w:sz w:val="20"/>
                <w:szCs w:val="20"/>
                <w:highlight w:val="yellow"/>
              </w:rPr>
            </w:pPr>
            <w:r w:rsidRPr="00FE584A">
              <w:rPr>
                <w:rFonts w:eastAsiaTheme="minorEastAsia"/>
                <w:b w:val="0"/>
                <w:kern w:val="2"/>
                <w:sz w:val="20"/>
                <w:szCs w:val="20"/>
              </w:rPr>
              <w:t>11 (28.9)</w:t>
            </w:r>
          </w:p>
        </w:tc>
      </w:tr>
      <w:tr w:rsidR="009854B1" w:rsidRPr="00DF5789" ns2:paraId="71BFA0EF" ns2:textId="77777777" w:rsidTr="009854B1">
        <w:tc>
          <w:tcPr>
            <w:tcW w:w="4495" w:type="dxa"/>
            <w:vAlign w:val="center"/>
          </w:tcPr>
          <w:p ns2:paraId="02BCC1A2" ns2:textId="6AA0F4C2" w:rsidR="009854B1" w:rsidRPr="00DF5789" w:rsidRDefault="009854B1" w:rsidP="009854B1">
            <w:pPr>
              <w:pStyle w:val="TableHead"/>
              <w:ind w:left="360"/>
              <w:jc w:val="left"/>
              <w:rPr>
                <w:b w:val="0"/>
                <w:bCs/>
                <w:sz w:val="20"/>
                <w:szCs w:val="20"/>
              </w:rPr>
            </w:pPr>
            <w:r w:rsidRPr="00FE584A">
              <w:rPr>
                <w:rFonts w:eastAsia="SimSun"/>
                <w:b w:val="0"/>
                <w:kern w:val="2"/>
                <w:sz w:val="20"/>
                <w:szCs w:val="20"/>
              </w:rPr>
              <w:t>PD</w:t>
            </w:r>
          </w:p>
        </w:tc>
        <w:tc>
          <w:tcPr>
            <w:tcW w:w="4495" w:type="dxa"/>
            <w:vAlign w:val="center"/>
          </w:tcPr>
          <w:p ns2:paraId="1E5D0619" ns2:textId="63EF33BE" w:rsidR="009854B1" w:rsidRPr="00DF5789" w:rsidRDefault="009854B1" w:rsidP="00DF5789">
            <w:pPr>
              <w:pStyle w:val="TableHead"/>
              <w:rPr>
                <w:sz w:val="20"/>
                <w:szCs w:val="20"/>
                <w:highlight w:val="yellow"/>
              </w:rPr>
            </w:pPr>
            <w:r w:rsidRPr="00FE584A">
              <w:rPr>
                <w:rFonts w:eastAsiaTheme="minorEastAsia"/>
                <w:b w:val="0"/>
                <w:kern w:val="2"/>
                <w:sz w:val="20"/>
                <w:szCs w:val="20"/>
              </w:rPr>
              <w:t>4</w:t>
            </w:r>
            <w:r w:rsidRPr="00FE584A">
              <w:rPr>
                <w:rFonts w:eastAsiaTheme="minorEastAsia"/>
                <w:b w:val="0"/>
                <w:kern w:val="2"/>
                <w:sz w:val="20"/>
                <w:szCs w:val="20"/>
                <w:lang w:eastAsia="zh-CN"/>
              </w:rPr>
              <w:t xml:space="preserve"> </w:t>
            </w:r>
            <w:r w:rsidRPr="00FE584A">
              <w:rPr>
                <w:rFonts w:eastAsiaTheme="minorEastAsia"/>
                <w:b w:val="0"/>
                <w:kern w:val="2"/>
                <w:sz w:val="20"/>
                <w:szCs w:val="20"/>
              </w:rPr>
              <w:t>(10.5)</w:t>
            </w:r>
          </w:p>
        </w:tc>
      </w:tr>
      <w:tr w:rsidR="009854B1" w:rsidRPr="00DF5789" ns2:paraId="353AFD99" ns2:textId="77777777" w:rsidTr="009854B1">
        <w:tc>
          <w:tcPr>
            <w:tcW w:w="4495" w:type="dxa"/>
            <w:vAlign w:val="center"/>
          </w:tcPr>
          <w:p ns2:paraId="5D49C9E6" ns2:textId="22B19DB6" w:rsidR="009854B1" w:rsidRPr="00DF5789" w:rsidRDefault="009854B1" w:rsidP="009854B1">
            <w:pPr>
              <w:pStyle w:val="TableHead"/>
              <w:ind w:left="360"/>
              <w:jc w:val="left"/>
              <w:rPr>
                <w:b w:val="0"/>
                <w:bCs/>
                <w:sz w:val="20"/>
                <w:szCs w:val="20"/>
              </w:rPr>
            </w:pPr>
            <w:r w:rsidRPr="00FE584A">
              <w:rPr>
                <w:rFonts w:eastAsia="SimSun"/>
                <w:b w:val="0"/>
                <w:kern w:val="2"/>
                <w:sz w:val="20"/>
                <w:szCs w:val="20"/>
              </w:rPr>
              <w:t>NA</w:t>
            </w:r>
          </w:p>
        </w:tc>
        <w:tc>
          <w:tcPr>
            <w:tcW w:w="4495" w:type="dxa"/>
            <w:vAlign w:val="center"/>
          </w:tcPr>
          <w:p ns2:paraId="72D374F6" ns2:textId="02C1B8E1" w:rsidR="009854B1" w:rsidRPr="00DF5789" w:rsidRDefault="009854B1" w:rsidP="00DF5789">
            <w:pPr>
              <w:pStyle w:val="TableHead"/>
              <w:rPr>
                <w:sz w:val="20"/>
                <w:szCs w:val="20"/>
                <w:highlight w:val="yellow"/>
              </w:rPr>
            </w:pPr>
            <w:r w:rsidRPr="00FE584A">
              <w:rPr>
                <w:rFonts w:eastAsia="SimSun"/>
                <w:b w:val="0"/>
                <w:kern w:val="2"/>
                <w:sz w:val="20"/>
                <w:szCs w:val="20"/>
              </w:rPr>
              <w:t>1 (2.6)</w:t>
            </w:r>
          </w:p>
        </w:tc>
      </w:tr>
      <w:tr w:rsidR="00DF5789" w:rsidRPr="00DF5789" ns2:paraId="4CC17C4E" ns2:textId="77777777" w:rsidTr="009854B1">
        <w:tc>
          <w:tcPr>
            <w:tcW w:w="4495" w:type="dxa"/>
            <w:vAlign w:val="center"/>
          </w:tcPr>
          <w:p ns2:paraId="589B03BB" ns2:textId="1DDDD60A" w:rsidR="009854B1" w:rsidRPr="00DF5789" w:rsidRDefault="00C527D4" w:rsidP="009854B1">
            <w:pPr>
              <w:pStyle w:val="TableHead"/>
              <w:jc w:val="left"/>
              <w:rPr>
                <w:sz w:val="20"/>
                <w:szCs w:val="20"/>
              </w:rPr>
            </w:pPr>
            <w:r w:rsidRPr="3DDDBB07">
              <w:rPr>
                <w:rFonts w:eastAsiaTheme="minorEastAsia"/>
                <w:kern w:val="2"/>
                <w:sz w:val="20"/>
                <w:szCs w:val="20"/>
              </w:rPr>
              <w:t>DoR</w:t>
            </w:r>
            <w:r w:rsidR="004B0D98" w:rsidRPr="00545C09">
              <w:rPr>
                <w:rFonts w:eastAsiaTheme="minorEastAsia"/>
                <w:kern w:val="2"/>
                <w:sz w:val="28"/>
                <w:szCs w:val="28"/>
                <w:vertAlign w:val="superscript"/>
              </w:rPr>
              <w:t>a</w:t>
            </w:r>
            <w:r>
              <w:rPr>
                <w:rFonts w:eastAsiaTheme="minorEastAsia"/>
                <w:kern w:val="2"/>
                <w:sz w:val="20"/>
                <w:szCs w:val="20"/>
              </w:rPr>
              <w:t xml:space="preserve"> </w:t>
            </w:r>
          </w:p>
        </w:tc>
        <w:tc>
          <w:tcPr>
            <w:tcW w:w="4495" w:type="dxa"/>
            <w:vAlign w:val="center"/>
          </w:tcPr>
          <w:p ns2:paraId="4DEB08E8" ns2:textId="77777777" w:rsidR="009854B1" w:rsidRPr="00DF5789" w:rsidRDefault="009854B1" w:rsidP="00DF5789">
            <w:pPr>
              <w:pStyle w:val="TableHead"/>
              <w:rPr>
                <w:sz w:val="20"/>
                <w:szCs w:val="20"/>
                <w:highlight w:val="yellow"/>
              </w:rPr>
            </w:pPr>
          </w:p>
        </w:tc>
      </w:tr>
      <w:tr w:rsidR="009854B1" w:rsidRPr="00DF5789" ns2:paraId="3B5BBAE2" ns2:textId="77777777" w:rsidTr="009854B1">
        <w:tc>
          <w:tcPr>
            <w:tcW w:w="4495" w:type="dxa"/>
            <w:vAlign w:val="center"/>
          </w:tcPr>
          <w:p ns2:paraId="6802826A" ns2:textId="58605D83" w:rsidR="009854B1" w:rsidRPr="00DF5789" w:rsidRDefault="009854B1" w:rsidP="009854B1">
            <w:pPr>
              <w:pStyle w:val="TableHead"/>
              <w:ind w:left="360"/>
              <w:jc w:val="left"/>
              <w:rPr>
                <w:b w:val="0"/>
                <w:bCs/>
                <w:sz w:val="20"/>
                <w:szCs w:val="20"/>
              </w:rPr>
            </w:pPr>
            <w:r w:rsidRPr="00FE584A">
              <w:rPr>
                <w:rFonts w:eastAsiaTheme="minorEastAsia"/>
                <w:b w:val="0"/>
                <w:kern w:val="2"/>
                <w:sz w:val="20"/>
                <w:szCs w:val="20"/>
              </w:rPr>
              <w:t>Median (95% CI), months</w:t>
            </w:r>
          </w:p>
        </w:tc>
        <w:tc>
          <w:tcPr>
            <w:tcW w:w="4495" w:type="dxa"/>
            <w:vAlign w:val="center"/>
          </w:tcPr>
          <w:p ns2:paraId="4351FCCA" ns2:textId="054D630D" w:rsidR="009854B1" w:rsidRPr="00DF5789" w:rsidRDefault="009854B1" w:rsidP="00DF5789">
            <w:pPr>
              <w:pStyle w:val="TableHead"/>
              <w:rPr>
                <w:b w:val="0"/>
                <w:bCs/>
                <w:sz w:val="20"/>
                <w:szCs w:val="20"/>
                <w:highlight w:val="yellow"/>
              </w:rPr>
            </w:pPr>
            <w:r w:rsidRPr="00FE584A">
              <w:rPr>
                <w:rFonts w:eastAsiaTheme="minorEastAsia"/>
                <w:b w:val="0"/>
                <w:kern w:val="2"/>
                <w:sz w:val="20"/>
                <w:szCs w:val="20"/>
              </w:rPr>
              <w:t>NR (NE, NE)</w:t>
            </w:r>
          </w:p>
        </w:tc>
      </w:tr>
      <w:tr w:rsidR="00DF5789" w:rsidRPr="00DF5789" ns2:paraId="483DDCA2" ns2:textId="77777777" w:rsidTr="009854B1">
        <w:tc>
          <w:tcPr>
            <w:tcW w:w="4495" w:type="dxa"/>
            <w:vAlign w:val="center"/>
          </w:tcPr>
          <w:p ns2:paraId="5BABA35F" ns2:textId="03F04A0D" w:rsidR="009854B1" w:rsidRPr="00DF5789" w:rsidRDefault="009854B1" w:rsidP="009854B1">
            <w:pPr>
              <w:pStyle w:val="TableHead"/>
              <w:ind w:left="360"/>
              <w:jc w:val="left"/>
              <w:rPr>
                <w:b w:val="0"/>
                <w:bCs/>
                <w:sz w:val="20"/>
                <w:szCs w:val="20"/>
              </w:rPr>
            </w:pPr>
            <w:r w:rsidRPr="00FE584A">
              <w:rPr>
                <w:rFonts w:eastAsiaTheme="minorEastAsia"/>
                <w:b w:val="0"/>
                <w:kern w:val="2"/>
                <w:sz w:val="20"/>
                <w:szCs w:val="20"/>
              </w:rPr>
              <w:t>6-month DoR rate, % (95% Cl)</w:t>
            </w:r>
          </w:p>
        </w:tc>
        <w:tc>
          <w:tcPr>
            <w:tcW w:w="4495" w:type="dxa"/>
            <w:vAlign w:val="center"/>
          </w:tcPr>
          <w:p ns2:paraId="62A75391" ns2:textId="75978777" w:rsidR="009854B1" w:rsidRPr="00DF5789" w:rsidRDefault="009854B1" w:rsidP="00DF5789">
            <w:pPr>
              <w:pStyle w:val="TableHead"/>
              <w:rPr>
                <w:sz w:val="20"/>
                <w:szCs w:val="20"/>
                <w:highlight w:val="yellow"/>
              </w:rPr>
            </w:pPr>
            <w:r w:rsidRPr="00FE584A">
              <w:rPr>
                <w:rFonts w:eastAsiaTheme="minorEastAsia"/>
                <w:b w:val="0"/>
                <w:kern w:val="2"/>
                <w:sz w:val="20"/>
                <w:szCs w:val="20"/>
              </w:rPr>
              <w:t>82.1 (53.9, 93.9)</w:t>
            </w:r>
          </w:p>
        </w:tc>
      </w:tr>
      <w:tr w:rsidR="009854B1" w:rsidRPr="00DF5789" ns2:paraId="50F1A143" ns2:textId="77777777" w:rsidTr="009854B1">
        <w:tc>
          <w:tcPr>
            <w:tcW w:w="4495" w:type="dxa"/>
            <w:vAlign w:val="center"/>
          </w:tcPr>
          <w:p ns2:paraId="68D0876F" ns2:textId="345597EF" w:rsidR="009854B1" w:rsidRPr="00DF5789" w:rsidRDefault="009854B1" w:rsidP="009854B1">
            <w:pPr>
              <w:pStyle w:val="TableHead"/>
              <w:jc w:val="left"/>
              <w:rPr>
                <w:sz w:val="20"/>
                <w:szCs w:val="20"/>
              </w:rPr>
            </w:pPr>
            <w:r w:rsidRPr="00FE584A">
              <w:rPr>
                <w:rFonts w:eastAsiaTheme="minorEastAsia"/>
                <w:kern w:val="2"/>
                <w:sz w:val="20"/>
                <w:szCs w:val="20"/>
              </w:rPr>
              <w:t>PFS</w:t>
            </w:r>
          </w:p>
        </w:tc>
        <w:tc>
          <w:tcPr>
            <w:tcW w:w="4495" w:type="dxa"/>
            <w:vAlign w:val="center"/>
          </w:tcPr>
          <w:p ns2:paraId="22E89D92" ns2:textId="77777777" w:rsidR="009854B1" w:rsidRPr="00DF5789" w:rsidRDefault="009854B1" w:rsidP="00DF5789">
            <w:pPr>
              <w:pStyle w:val="TableHead"/>
              <w:rPr>
                <w:sz w:val="20"/>
                <w:szCs w:val="20"/>
                <w:highlight w:val="yellow"/>
              </w:rPr>
            </w:pPr>
          </w:p>
        </w:tc>
      </w:tr>
      <w:tr w:rsidR="00DF5789" w:rsidRPr="00DF5789" ns2:paraId="0CB03859" ns2:textId="77777777" w:rsidTr="009854B1">
        <w:tc>
          <w:tcPr>
            <w:tcW w:w="4495" w:type="dxa"/>
            <w:vAlign w:val="center"/>
          </w:tcPr>
          <w:p ns2:paraId="53B2CC23" ns2:textId="52B2830A" w:rsidR="009854B1" w:rsidRPr="00DF5789" w:rsidRDefault="009854B1" w:rsidP="009854B1">
            <w:pPr>
              <w:pStyle w:val="TableHead"/>
              <w:ind w:left="360"/>
              <w:jc w:val="left"/>
              <w:rPr>
                <w:b w:val="0"/>
                <w:bCs/>
                <w:sz w:val="20"/>
                <w:szCs w:val="20"/>
              </w:rPr>
            </w:pPr>
            <w:r w:rsidRPr="00FE584A">
              <w:rPr>
                <w:rFonts w:eastAsiaTheme="minorEastAsia"/>
                <w:b w:val="0"/>
                <w:kern w:val="2"/>
                <w:sz w:val="20"/>
                <w:szCs w:val="20"/>
              </w:rPr>
              <w:t>Median (95% CI), months</w:t>
            </w:r>
          </w:p>
        </w:tc>
        <w:tc>
          <w:tcPr>
            <w:tcW w:w="4495" w:type="dxa"/>
            <w:vAlign w:val="center"/>
          </w:tcPr>
          <w:p ns2:paraId="0D4E3768" ns2:textId="43F8C9CE" w:rsidR="009854B1" w:rsidRPr="00DF5789" w:rsidRDefault="009854B1" w:rsidP="00DF5789">
            <w:pPr>
              <w:pStyle w:val="TableHead"/>
              <w:rPr>
                <w:sz w:val="20"/>
                <w:szCs w:val="20"/>
                <w:highlight w:val="yellow"/>
              </w:rPr>
            </w:pPr>
            <w:r w:rsidRPr="00FE584A">
              <w:rPr>
                <w:rFonts w:eastAsiaTheme="minorEastAsia"/>
                <w:b w:val="0"/>
                <w:kern w:val="2"/>
                <w:sz w:val="20"/>
                <w:szCs w:val="20"/>
              </w:rPr>
              <w:t>NR (5.6, NE)</w:t>
            </w:r>
          </w:p>
        </w:tc>
      </w:tr>
      <w:tr w:rsidR="009854B1" w:rsidRPr="00DF5789" ns2:paraId="1696203A" ns2:textId="77777777" w:rsidTr="009854B1">
        <w:tc>
          <w:tcPr>
            <w:tcW w:w="4495" w:type="dxa"/>
            <w:vAlign w:val="center"/>
          </w:tcPr>
          <w:p ns2:paraId="08C0B19F" ns2:textId="255A00F5" w:rsidR="009854B1" w:rsidRPr="00DF5789" w:rsidRDefault="009854B1" w:rsidP="009854B1">
            <w:pPr>
              <w:pStyle w:val="TableHead"/>
              <w:ind w:left="360"/>
              <w:jc w:val="left"/>
              <w:rPr>
                <w:b w:val="0"/>
                <w:bCs/>
                <w:sz w:val="20"/>
                <w:szCs w:val="20"/>
              </w:rPr>
            </w:pPr>
            <w:r w:rsidRPr="00FE584A">
              <w:rPr>
                <w:rFonts w:eastAsiaTheme="minorEastAsia"/>
                <w:b w:val="0"/>
                <w:kern w:val="2"/>
                <w:sz w:val="20"/>
                <w:szCs w:val="20"/>
              </w:rPr>
              <w:t>6-month PFS rate, % (95% Cl)</w:t>
            </w:r>
          </w:p>
        </w:tc>
        <w:tc>
          <w:tcPr>
            <w:tcW w:w="4495" w:type="dxa"/>
            <w:vAlign w:val="center"/>
          </w:tcPr>
          <w:p ns2:paraId="636AE312" ns2:textId="3A62B5E2" w:rsidR="009854B1" w:rsidRPr="00DF5789" w:rsidRDefault="009854B1" w:rsidP="00DF5789">
            <w:pPr>
              <w:pStyle w:val="TableHead"/>
              <w:rPr>
                <w:sz w:val="20"/>
                <w:szCs w:val="20"/>
                <w:highlight w:val="yellow"/>
              </w:rPr>
            </w:pPr>
            <w:r w:rsidRPr="00FE584A">
              <w:rPr>
                <w:rFonts w:eastAsiaTheme="minorEastAsia"/>
                <w:b w:val="0"/>
                <w:kern w:val="2"/>
                <w:sz w:val="20"/>
                <w:szCs w:val="20"/>
              </w:rPr>
              <w:t>65.7 (45.8, 79.7)</w:t>
            </w:r>
          </w:p>
        </w:tc>
      </w:tr>
      <w:tr w:rsidR="00DF5789" w:rsidRPr="00DF5789" ns2:paraId="195866E4" ns2:textId="77777777" w:rsidTr="00C77378">
        <w:tc>
          <w:tcPr>
            <w:tcW w:w="8990" w:type="dxa"/>
            <w:gridSpan w:val="2"/>
            <w:vAlign w:val="center"/>
          </w:tcPr>
          <w:p ns2:paraId="1CCB3DD7" ns2:textId="77777777" w:rsidR="00DF5789" w:rsidRPr="00FE584A" w:rsidRDefault="00DF5789" w:rsidP="009854B1">
            <w:pPr>
              <w:pStyle w:val="TableHead"/>
              <w:jc w:val="left"/>
              <w:rPr>
                <w:rFonts w:eastAsiaTheme="minorEastAsia"/>
                <w:b w:val="0"/>
                <w:kern w:val="2"/>
                <w:sz w:val="18"/>
                <w:szCs w:val="18"/>
              </w:rPr>
            </w:pPr>
            <w:r w:rsidRPr="00FE584A">
              <w:rPr>
                <w:rFonts w:eastAsiaTheme="minorEastAsia"/>
                <w:b w:val="0"/>
                <w:kern w:val="2"/>
                <w:sz w:val="18"/>
                <w:szCs w:val="18"/>
              </w:rPr>
              <w:t>Abbreviations: CI=confidential interval; CR=complete response; DCR=disease control rate; DoR=duration of response; NA=no assessment; NE=not estimable; NR=not reached; ORR=objective response rate; PD=progressive disease; PD-1=programmed cell death protein 1; PFS=progression-free survival; PR=partial response; SD=stable disease</w:t>
            </w:r>
          </w:p>
          <w:p ns2:paraId="50C30D6A" ns2:textId="6C5FC2EA" w:rsidR="004B0D98" w:rsidRPr="00FE584A" w:rsidRDefault="00545C09" w:rsidP="009854B1">
            <w:pPr>
              <w:pStyle w:val="TableHead"/>
              <w:jc w:val="left"/>
              <w:rPr>
                <w:rFonts w:eastAsiaTheme="minorEastAsia"/>
                <w:b w:val="0"/>
                <w:kern w:val="2"/>
                <w:sz w:val="18"/>
                <w:szCs w:val="18"/>
              </w:rPr>
            </w:pPr>
            <w:r w:rsidRPr="00545C09">
              <w:rPr>
                <w:rFonts w:eastAsiaTheme="minorEastAsia"/>
                <w:b w:val="0"/>
                <w:kern w:val="2"/>
                <w:szCs w:val="24"/>
                <w:vertAlign w:val="superscript"/>
              </w:rPr>
              <w:t>a</w:t>
            </w:r>
            <w:r w:rsidR="004B0D98">
              <w:rPr>
                <w:rFonts w:eastAsiaTheme="minorEastAsia"/>
                <w:b w:val="0"/>
                <w:kern w:val="2"/>
                <w:sz w:val="18"/>
                <w:szCs w:val="18"/>
              </w:rPr>
              <w:t xml:space="preserve"> DOR is for confirmed + unconfirmed participants</w:t>
            </w:r>
          </w:p>
          <w:p ns2:paraId="31B5750E" ns2:textId="7E382E6A" w:rsidR="00BC5732" w:rsidRPr="00FE584A" w:rsidRDefault="00BC5732" w:rsidP="009854B1">
            <w:pPr>
              <w:pStyle w:val="TableHead"/>
              <w:jc w:val="left"/>
              <w:rPr>
                <w:rFonts w:eastAsiaTheme="minorEastAsia"/>
                <w:b w:val="0"/>
                <w:kern w:val="2"/>
                <w:sz w:val="18"/>
                <w:szCs w:val="18"/>
              </w:rPr>
            </w:pPr>
            <w:r w:rsidRPr="00BC5732">
              <w:rPr>
                <w:b w:val="0"/>
                <w:sz w:val="18"/>
                <w:szCs w:val="18"/>
                <w:lang w:val="en-CA"/>
              </w:rPr>
              <w:t>Data cutoff date: 25-MAR-2024</w:t>
            </w:r>
          </w:p>
        </w:tc>
      </w:tr>
    </w:tbl>
    <w:p ns2:paraId="541E669F" ns2:textId="77777777" w:rsidR="009854B1" w:rsidRDefault="009854B1" w:rsidP="00D85E9B">
      <w:pPr>
        <w:pStyle w:val="TableHead"/>
        <w:jc w:val="left"/>
        <w:rPr>
          <w:b w:val="0"/>
          <w:bCs/>
          <w:highlight w:val="yellow"/>
        </w:rPr>
      </w:pPr>
      <w:ins w:id="9903" w:author="GoldenCorpusHarness" w:date="2026-03-28T21:57:55Z">
        <w:r>
          <w:t>Sac-TMT Combined With KL-A167</w:t>
        </w:r>
      </w:ins>
    </w:p>
    <w:p ns2:paraId="7CBF01F4" ns2:textId="77777777" w:rsidR="008832AC" w:rsidRDefault="008832AC" w:rsidP="009854B1">
      <w:pPr>
        <w:pStyle w:val="TableHead"/>
        <w:rPr>
          <w:b w:val="0"/>
          <w:bCs/>
          <w:highlight w:val="yellow"/>
        </w:rPr>
        <w:sectPr w:rsidR="008832AC" w:rsidSect="007243AD">
          <w:headerReference w:type="default" ns3:id="rId44"/>
          <w:footerReference w:type="default" ns3:id="rId45"/>
          <w:pgSz w:w="12240" w:h="15840"/>
          <w:pgMar w:top="1440" w:right="1440" w:bottom="1440" w:left="1800" w:header="720" w:footer="720" w:gutter="0"/>
          <w:cols w:space="720"/>
          <w:docGrid w:linePitch="326"/>
        </w:sectPr>
      </w:pPr>
      <w:ins w:id="9904" w:author="GoldenCorpusHarness" w:date="2026-03-28T21:57:55Z">
        <w:r>
          <w:t>Single-dosing PK in Cycle 1 were obtained from 7 participants with NSCLC who received sac-TMT in combination with KL-A167 (an anti-PD-L1 mAb) in the MK-2870-013/SKB264-II-05 study (DCO: 21-AUG-2022). The mean CL_obs of ADC was 68.6 mL/h, the mean t1/2 was 35.2 hours, and the mean Vz_obs was 3500 mL. The mean t1/2 of the TAb and free payload were 55.7 hours and 34.4 hours, respectively. The free payload concentration in the blood circulation was ≥50 ng/mL, indicating the stability of the conjugation of linker to antibody and payload. Moreover, the PK behavior and parameters of sac-TMT ADC, TAb, and free payload when used in combination with KL-A167 were similar to that of sac-TMT monotherapy.</w:t>
        </w:r>
      </w:ins>
    </w:p>
    <w:p ns2:paraId="7F1AD046" ns2:textId="33550F67" w:rsidR="008832AC" w:rsidRDefault="00DE6FFF" w:rsidP="00C54597">
      <w:pPr>
        <w:pStyle w:val="FigureTitle"/>
      </w:pPr>
      <w:del w:id="9905" w:author="GoldenCorpusHarness" w:date="2026-03-28T21:57:55Z">
        <w:r>
          <w:delText>Fig</w:delText>
        </w:r>
      </w:del>
      <w:ins w:id="9906" w:author="GoldenCorpusHarness" w:date="2026-03-28T21:57:55Z">
        <w:r>
          <w:t>Eval</w:t>
        </w:r>
      </w:ins>
      <w:r>
        <w:t>u</w:t>
      </w:r>
      <w:del w:id="9907" w:author="GoldenCorpusHarness" w:date="2026-03-28T21:57:55Z">
        <w:r>
          <w:delText>re 12Swimmer Plot For Time to Response and Dur</w:delText>
        </w:r>
      </w:del>
      <w:r>
        <w:t xml:space="preserve">ation of </w:t>
      </w:r>
      <w:ins w:id="9908" w:author="GoldenCorpusHarness" w:date="2026-03-28T21:57:55Z">
        <w:r>
          <w:t>Q</w:t>
        </w:r>
      </w:ins>
      <w:r>
        <w:t>T</w:t>
      </w:r>
      <w:ins w:id="9909" w:author="GoldenCorpusHarness" w:date="2026-03-28T21:57:55Z">
        <w:r>
          <w:t>c P</w:t>
        </w:r>
      </w:ins>
      <w:r>
        <w:t>r</w:t>
      </w:r>
      <w:del w:id="9910" w:author="GoldenCorpusHarness" w:date="2026-03-28T21:57:55Z">
        <w:r>
          <w:delText>e</w:delText>
        </w:r>
      </w:del>
      <w:ins w:id="9911" w:author="GoldenCorpusHarness" w:date="2026-03-28T21:57:55Z">
        <w:r>
          <w:t>olong</w:t>
        </w:r>
      </w:ins>
      <w:r>
        <w:t>at</w:t>
      </w:r>
      <w:del w:id="9912" w:author="GoldenCorpusHarness" w:date="2026-03-28T21:57:55Z">
        <w:r>
          <w:delText>ment for Responders and Waterfall Plot of Best Percentage Change From Baseline for Target Les</w:delText>
        </w:r>
      </w:del>
      <w:r>
        <w:t>ion</w:t>
      </w:r>
      <w:del w:id="9913" w:author="GoldenCorpusHarness" w:date="2026-03-28T21:57:55Z">
        <w:r>
          <w:delText>s</w:delText>
        </w:r>
      </w:del>
    </w:p>
    <w:p ns2:paraId="414FDCDD" ns2:textId="31494EBC" w:rsidR="008B6EC4" w:rsidRDefault="00637D30" w:rsidP="0012298B">
      <w:pPr>
        <w:rPr>
          <w:noProof/>
        </w:rPr>
      </w:pPr>
      <w:ins w:id="9914" w:author="GoldenCorpusHarness" w:date="2026-03-28T21:57:55Z">
        <w:r>
          <w:t>The effect on QT prolongation following sac-TMT administration was evaluated based on CQTc (Concentration-corrected QT interval) analysis. A C-QTc model was developed to describe the relationship between sac-TMT ADC, TAb, and free payload drug concentrations and ΔQTc (baseline-corrected QT interval) based on PK (sac-TMT ADC, TAb, free payload) and ECG data from a total of 369 participants from the MK-2870-001/KL264-01 study (DCO: 04MAY2023).</w:t>
        </w:r>
      </w:ins>
    </w:p>
    <w:p ns2:paraId="7B8D6378" ns2:textId="5B483D64" w:rsidR="00DE6FFF" w:rsidRDefault="008B6EC4" w:rsidP="00DC6B55">
      <w:pPr>
        <w:pStyle w:val="BodyText"/>
        <w:rPr>
          <w:b/>
        </w:rPr>
      </w:pPr>
      <w:ins w:id="9915" w:author="GoldenCorpusHarness" w:date="2026-03-28T21:57:55Z">
        <w:r>
          <w:t>The risk of drug-induced QT prolongation was evaluated by predicting the corresponding mean ΔQTc and the upper limit of the 2-sided 90% CI for steady state simulated Cmax values of sac-TMT ADC, TAb, and free payload at 5 mg/kg q2w according to the developed C-QTc model. The results of this analysis showed that at the 5 mg/kg q2w regimen, the upper 90% CIs corresponded to mean ΔQTc values that were below the 10 ms threshold, suggesting that no potential effect on QT prolongation following sac-TMT administration is expected at 5 mg/kg q2w or 4 mg/kg q2w dosing regimens.</w:t>
        </w:r>
      </w:ins>
    </w:p>
    <w:p ns2:paraId="3AC9B298" ns2:textId="77777777" w:rsidR="008B6EC4" w:rsidRDefault="008B6EC4" w:rsidP="00DC6B55">
      <w:pPr>
        <w:pStyle w:val="BodyText"/>
        <w:rPr>
          <w:b/>
        </w:rPr>
      </w:pPr>
      <w:ins w:id="9916" w:author="GoldenCorpusHarness" w:date="2026-03-28T21:57:55Z">
        <w:r>
          <w:t>Efficacy</w:t>
        </w:r>
      </w:ins>
    </w:p>
    <w:p ns2:paraId="1C2C7879" ns2:textId="77777777" w:rsidR="008B6EC4" w:rsidRDefault="008B6EC4" w:rsidP="00DC6B55">
      <w:pPr>
        <w:pStyle w:val="BodyText"/>
        <w:rPr>
          <w:b/>
        </w:rPr>
      </w:pPr>
      <w:ins w:id="9917" w:author="GoldenCorpusHarness" w:date="2026-03-28T21:57:55Z">
        <w:r>
          <w:t>MK-2870-001 (KL264-01)</w:t>
        </w:r>
      </w:ins>
    </w:p>
    <w:p ns2:paraId="0756ABA2" ns2:textId="77777777" w:rsidR="008B6EC4" w:rsidRDefault="008B6EC4" w:rsidP="00DC6B55">
      <w:pPr>
        <w:pStyle w:val="BodyText"/>
        <w:rPr>
          <w:b/>
        </w:rPr>
      </w:pPr>
      <w:ins w:id="9918" w:author="GoldenCorpusHarness" w:date="2026-03-28T21:57:55Z">
        <w:r>
          <w:t>Efficacy data from all cohorts of Study MK-2870-001 are reported based on the DCO date of 21-MAY-2025. Participants were treated with sac-TMT at doses of 4 mg/kg or 5 mg/kg q2w. Follow-up duration by cohort for the 4 mg/kg and 5 mg/kg sac-TMT groups are summarized in [Table 19], [Table 20], respectively. BOR for the 4 mg/kg and 5 mg/kg cohorts are shown in [Table 23] and [Table 24], respectively, and DOR for each dose group is presented in [Table 25] (4 mg/kg) and [Table 26] (5 mg/kg).</w:t>
        </w:r>
      </w:ins>
    </w:p>
    <w:p ns2:paraId="4A81EB15" ns2:textId="77777777" w:rsidR="008B6EC4" w:rsidRDefault="008B6EC4" w:rsidP="00DC6B55">
      <w:pPr>
        <w:pStyle w:val="BodyText"/>
        <w:rPr>
          <w:b/>
        </w:rPr>
      </w:pPr>
    </w:p>
    <w:p ns2:paraId="30D8AEAC" ns2:textId="77777777" w:rsidR="008B6EC4" w:rsidRDefault="008B6EC4" w:rsidP="00DC6B55">
      <w:pPr>
        <w:pStyle w:val="BodyText"/>
        <w:rPr>
          <w:b/>
        </w:rPr>
      </w:pPr>
    </w:p>
    <w:p ns2:paraId="46505BE3" ns2:textId="2D416613" w:rsidR="00DE6FFF" w:rsidRDefault="00DE6FFF" w:rsidP="00721B72">
      <w:pPr>
        <w:pStyle w:val="BodyText"/>
        <w:rPr>
          <w:b/>
        </w:rPr>
        <w:sectPr w:rsidR="00DE6FFF" w:rsidSect="008832AC">
          <w:headerReference w:type="default" ns3:id="rId49"/>
          <w:footerReference w:type="default" ns3:id="rId50"/>
          <w:pgSz w:w="15840" w:h="12240" w:orient="landscape"/>
          <w:pgMar w:top="1800" w:right="1440" w:bottom="1440" w:left="1440" w:header="720" w:footer="720" w:gutter="0"/>
          <w:cols w:space="720"/>
          <w:docGrid w:linePitch="326"/>
        </w:sectPr>
      </w:pPr>
      <w:ins w:id="9919" w:author="GoldenCorpusHarness" w:date="2026-03-28T21:57:55Z">
        <w:r>
          <w:t>Table 19MK-2870-001 (KL264 01) Summary of Follow-up Duration 4 mg/kg (APaT Population)</w:t>
        </w:r>
      </w:ins>
    </w:p>
    <w:p ns2:paraId="74BC751D" ns2:textId="249BBF9D" w:rsidR="00160B05" w:rsidRPr="00762F62" w:rsidRDefault="00160B05" w:rsidP="00160B05">
      <w:pPr>
        <w:pStyle w:val="Heading3"/>
      </w:pPr>
      <w:bookmarkStart w:id="288" w:name="_Toc180399922"/>
      <w:bookmarkStart w:id="289" w:name="safety54"/>
      <w:r w:rsidRPr="00762F62">
        <w:lastRenderedPageBreak/>
        <w:t>MK-2870-</w:t>
      </w:r>
      <w:r w:rsidR="00C85D58">
        <w:t>0</w:t>
      </w:r>
      <w:r w:rsidR="00107724" w:rsidRPr="00762F62">
        <w:t>1</w:t>
      </w:r>
      <w:r w:rsidRPr="00762F62">
        <w:t>3 (SKB264-II-0</w:t>
      </w:r>
      <w:r w:rsidR="00107724" w:rsidRPr="00762F62">
        <w:t>5</w:t>
      </w:r>
      <w:r w:rsidRPr="00762F62">
        <w:t>)</w:t>
      </w:r>
      <w:bookmarkEnd w:id="288"/>
    </w:p>
    <w:p ns2:paraId="7E5B22CF" ns2:textId="30653C96" w:rsidR="00160B05" w:rsidRDefault="0084719D" w:rsidP="00680FAC">
      <w:pPr>
        <w:pStyle w:val="Paragraph"/>
      </w:pPr>
      <w:del w:id="9920" w:author="GoldenCorpusHarness" w:date="2026-03-28T21:57:55Z">
        <w:r>
          <w:delText>Phase 2 study MK-2870-013 Cohort 1</w:delText>
        </w:r>
      </w:del>
      <w:ins w:id="9921" w:author="GoldenCorpusHarness" w:date="2026-03-28T21:57:55Z">
        <w:r>
          <w:t xml:space="preserve">Abbreviations: </w:t>
        </w:r>
      </w:ins>
      <w:r>
        <w:t>B</w:t>
      </w:r>
      <w:del w:id="9922" w:author="GoldenCorpusHarness" w:date="2026-03-28T21:57:55Z">
        <w:r>
          <w:delText xml:space="preserve"> e</w:delText>
        </w:r>
      </w:del>
      <w:ins w:id="9923" w:author="GoldenCorpusHarness" w:date="2026-03-28T21:57:55Z">
        <w:r>
          <w:t>C=breast cancer; CC=cer</w:t>
        </w:r>
      </w:ins>
      <w:r>
        <w:t>v</w:t>
      </w:r>
      <w:del w:id="9924" w:author="GoldenCorpusHarness" w:date="2026-03-28T21:57:55Z">
        <w:r>
          <w:delText>aluated sac-TMT 5 mg/kg + KL-A167 900 mg q2w in treatment-naïve advanced/metastatic NSCLC</w:delText>
        </w:r>
      </w:del>
      <w:ins w:id="9925" w:author="GoldenCorpusHarness" w:date="2026-03-28T21:57:55Z">
        <w:r>
          <w:t>ical cancer; EC=endometrial cancer;</w:t>
        </w:r>
      </w:ins>
      <w:r>
        <w:t xml:space="preserve"> EGFR</w:t>
      </w:r>
      <w:ins w:id="9926" w:author="GoldenCorpusHarness" w:date="2026-03-28T21:57:55Z">
        <w:r>
          <w:t>=epidermal gro</w:t>
        </w:r>
      </w:ins>
      <w:r>
        <w:t>wt</w:t>
      </w:r>
      <w:del w:id="9927" w:author="GoldenCorpusHarness" w:date="2026-03-28T21:57:55Z">
        <w:r>
          <w:delText xml:space="preserve"> participants</w:delText>
        </w:r>
      </w:del>
      <w:ins w:id="9928" w:author="GoldenCorpusHarness" w:date="2026-03-28T21:57:55Z">
        <w:r>
          <w:t>h factor receptor; GC=gastric cancer; HER2=human epidermal growth factor receptor 2; HNSCC=head and neck squamous cell carcinoma; HR=hormone receptor; NSCLC=non-small-cell lung cancer; OC=ovarian cancer; TNBC=triple-negative breast cancer; UC=urothelial cancer</w:t>
        </w:r>
      </w:ins>
      <w:r>
        <w:t>.</w:t>
      </w:r>
      <w:del w:id="9929" w:author="GoldenCorpusHarness" w:date="2026-03-28T21:57:55Z">
        <w:r>
          <w:delText xml:space="preserve"> The efficacy results provided herein was based on DCO date of 02-JAN-2024 in participants who received first dose on or before 01-DEC-2023 (N=63). The median follow-up was 6.9 months (range: 2.6, 10.3) [Table 26]. Selected participants baseline characteristics can be seen in [Table 25].</w:delText>
        </w:r>
      </w:del>
    </w:p>
    <w:p ns2:paraId="75FEE709" ns2:textId="5C886901" w:rsidR="008673CC" w:rsidRDefault="00BB66A0" w:rsidP="00BB66A0">
      <w:pPr>
        <w:pStyle w:val="TableTitle"/>
      </w:pPr>
      <w:del w:id="9930" w:author="GoldenCorpusHarness" w:date="2026-03-28T21:57:55Z">
        <w:r>
          <w:delText>Tab</w:delText>
        </w:r>
      </w:del>
      <w:ins w:id="9931" w:author="GoldenCorpusHarness" w:date="2026-03-28T21:57:55Z">
        <w:r>
          <w:t>Fo</w:t>
        </w:r>
      </w:ins>
      <w:r>
        <w:t>l</w:t>
      </w:r>
      <w:del w:id="9932" w:author="GoldenCorpusHarness" w:date="2026-03-28T21:57:55Z">
        <w:r>
          <w:delText>e 25Pa</w:delText>
        </w:r>
      </w:del>
      <w:ins w:id="9933" w:author="GoldenCorpusHarness" w:date="2026-03-28T21:57:55Z">
        <w:r>
          <w:t>low-up du</w:t>
        </w:r>
      </w:ins>
      <w:r>
        <w:t>r</w:t>
      </w:r>
      <w:del w:id="9934" w:author="GoldenCorpusHarness" w:date="2026-03-28T21:57:55Z">
        <w:r>
          <w:delText>ticipant Characteristics in Cohort 1B of MK-2870-013 (APaT Popul</w:delText>
        </w:r>
      </w:del>
      <w:r>
        <w:t>ation</w:t>
      </w:r>
      <w:del w:id="9935" w:author="GoldenCorpusHarness" w:date="2026-03-28T21:57:55Z">
        <w:r>
          <w:delText>) - Participa</w:delText>
        </w:r>
      </w:del>
      <w:ins w:id="9936" w:author="GoldenCorpusHarness" w:date="2026-03-28T21:57:55Z">
        <w:r>
          <w:t xml:space="preserve"> (mo</w:t>
        </w:r>
      </w:ins>
      <w:r>
        <w:t>nt</w:t>
      </w:r>
      <w:ins w:id="9937" w:author="GoldenCorpusHarness" w:date="2026-03-28T21:57:55Z">
        <w:r>
          <w:t>h</w:t>
        </w:r>
      </w:ins>
      <w:r>
        <w:t>s</w:t>
      </w:r>
      <w:del w:id="9938" w:author="GoldenCorpusHarness" w:date="2026-03-28T21:57:55Z">
        <w:r>
          <w:delText xml:space="preserve"> Tre</w:delText>
        </w:r>
      </w:del>
      <w:ins w:id="9939" w:author="GoldenCorpusHarness" w:date="2026-03-28T21:57:55Z">
        <w:r>
          <w:t>) = (d</w:t>
        </w:r>
      </w:ins>
      <w:r>
        <w:t>ate</w:t>
      </w:r>
      <w:ins w:id="9940" w:author="GoldenCorpusHarness" w:date="2026-03-28T21:57:55Z">
        <w:r>
          <w:t xml:space="preserve"> of </w:t>
        </w:r>
      </w:ins>
      <w:r>
        <w:t>d</w:t>
      </w:r>
      <w:del w:id="9941" w:author="GoldenCorpusHarness" w:date="2026-03-28T21:57:55Z">
        <w:r>
          <w:delText xml:space="preserve"> </w:delText>
        </w:r>
      </w:del>
      <w:ins w:id="9942" w:author="GoldenCorpusHarness" w:date="2026-03-28T21:57:55Z">
        <w:r>
          <w:t>atabase cutoff– date of first dose administrati</w:t>
        </w:r>
      </w:ins>
      <w:r>
        <w:t>on</w:t>
      </w:r>
      <w:del w:id="9943" w:author="GoldenCorpusHarness" w:date="2026-03-28T21:57:55Z">
        <w:r>
          <w:delText xml:space="preserve"> or Before </w:delText>
        </w:r>
      </w:del>
      <w:ins w:id="9944" w:author="GoldenCorpusHarness" w:date="2026-03-28T21:57:55Z">
        <w:r>
          <w:t xml:space="preserve"> + 1) / 3</w:t>
        </w:r>
      </w:ins>
      <w:r>
        <w:t>0</w:t>
      </w:r>
      <w:del w:id="9945" w:author="GoldenCorpusHarness" w:date="2026-03-28T21:57:55Z">
        <w:r>
          <w:delText>1-DEC-202</w:delText>
        </w:r>
      </w:del>
      <w:ins w:id="9946" w:author="GoldenCorpusHarness" w:date="2026-03-28T21:57:55Z">
        <w:r>
          <w:t>.4</w:t>
        </w:r>
      </w:ins>
      <w:r>
        <w:t>3</w:t>
      </w:r>
      <w:del w:id="9947" w:author="GoldenCorpusHarness" w:date="2026-03-28T21:57:55Z">
        <w:r>
          <w:delText xml:space="preserve"> Are Included</w:delText>
        </w:r>
      </w:del>
      <w:ins w:id="9948" w:author="GoldenCorpusHarness" w:date="2026-03-28T21:57:55Z">
        <w:r>
          <w:t>75</w:t>
        </w:r>
      </w:ins>
    </w:p>
    <w:tbl>
      <w:tblPr>
        <w:tblW w:w="5000" w:type="pct"/>
        <w:jc w:val="center"/>
        <w:tblCellMar>
          <w:left w:w="0" w:type="dxa"/>
          <w:right w:w="0" w:type="dxa"/>
        </w:tblCellMar>
        <w:tblLook w:val="0000" w:firstRow="0" w:lastRow="0" w:firstColumn="0" w:lastColumn="0" w:noHBand="0" w:noVBand="0"/>
      </w:tblPr>
      <w:tblGrid>
        <w:gridCol w:w="4495"/>
        <w:gridCol w:w="4505"/>
      </w:tblGrid>
      <w:tr w:rsidR="00BB66A0" w:rsidRPr="00BB66A0" ns2:paraId="429193AB" ns2:textId="77777777" w:rsidTr="002E0DB5">
        <w:trPr>
          <w:cantSplit/>
          <w:trHeight w:val="957"/>
          <w:tblHeader/>
          <w:jc w:val="center"/>
        </w:trPr>
        <w:tc>
          <w:tcPr>
            <w:tcW w:w="2497" w:type="pct"/>
            <w:tcBorders>
              <w:top w:val="single" w:sz="6" w:space="0" w:color="000000"/>
              <w:left w:val="nil"/>
              <w:bottom w:val="single" w:sz="6" w:space="0" w:color="000000"/>
              <w:right w:val="nil"/>
            </w:tcBorders>
            <w:shd w:val="clear" w:color="auto" w:fill="FFFFFF"/>
            <w:vAlign w:val="center"/>
          </w:tcPr>
          <w:p ns2:paraId="74723F06" ns2:textId="647F5E41" w:rsidR="00BB66A0" w:rsidRPr="002E0DB5" w:rsidRDefault="00A51D55" w:rsidP="00341BDA">
            <w:pPr>
              <w:keepNext/>
              <w:adjustRightInd w:val="0"/>
              <w:jc w:val="center"/>
              <w:rPr>
                <w:rFonts w:eastAsia="Courier"/>
                <w:b/>
                <w:color w:val="000000"/>
                <w:sz w:val="20"/>
                <w:szCs w:val="20"/>
              </w:rPr>
            </w:pPr>
            <w:r w:rsidRPr="002E0DB5">
              <w:rPr>
                <w:rFonts w:eastAsia="Courier"/>
                <w:b/>
                <w:bCs/>
                <w:color w:val="000000"/>
                <w:sz w:val="20"/>
                <w:szCs w:val="20"/>
              </w:rPr>
              <w:t>Characteristics</w:t>
            </w:r>
          </w:p>
        </w:tc>
        <w:tc>
          <w:tcPr>
            <w:tcW w:w="2503" w:type="pct"/>
            <w:tcBorders>
              <w:top w:val="single" w:sz="6" w:space="0" w:color="000000"/>
              <w:left w:val="nil"/>
              <w:bottom w:val="single" w:sz="6" w:space="0" w:color="000000"/>
              <w:right w:val="nil"/>
            </w:tcBorders>
            <w:shd w:val="clear" w:color="auto" w:fill="FFFFFF"/>
            <w:vAlign w:val="bottom"/>
          </w:tcPr>
          <w:p ns2:paraId="7FC0E1C2" ns2:textId="09E1D474" w:rsidR="00DE0842" w:rsidRPr="002E0DB5" w:rsidRDefault="00DE0842" w:rsidP="002E0DB5">
            <w:pPr>
              <w:pStyle w:val="TableHead"/>
              <w:rPr>
                <w:rFonts w:eastAsia="Courier"/>
                <w:b w:val="0"/>
                <w:bCs/>
                <w:color w:val="000000"/>
                <w:sz w:val="20"/>
                <w:szCs w:val="20"/>
              </w:rPr>
            </w:pPr>
            <w:r w:rsidRPr="002E0DB5">
              <w:rPr>
                <w:rFonts w:eastAsia="Courier"/>
                <w:sz w:val="20"/>
                <w:szCs w:val="20"/>
              </w:rPr>
              <w:t>Cohort 1B</w:t>
            </w:r>
            <w:r w:rsidR="002E0DB5" w:rsidRPr="002E0DB5">
              <w:rPr>
                <w:rFonts w:eastAsia="Courier"/>
                <w:sz w:val="20"/>
                <w:szCs w:val="20"/>
              </w:rPr>
              <w:br/>
            </w:r>
            <w:r w:rsidRPr="002E0DB5">
              <w:rPr>
                <w:rFonts w:eastAsia="Courier"/>
                <w:bCs/>
                <w:color w:val="000000"/>
                <w:sz w:val="20"/>
                <w:szCs w:val="20"/>
              </w:rPr>
              <w:t>Sac-</w:t>
            </w:r>
            <w:r w:rsidRPr="007D514C">
              <w:rPr>
                <w:rFonts w:eastAsia="Courier"/>
                <w:bCs/>
                <w:color w:val="000000"/>
                <w:sz w:val="20"/>
                <w:szCs w:val="20"/>
              </w:rPr>
              <w:t>TMT (</w:t>
            </w:r>
            <w:r w:rsidR="00BB66A0" w:rsidRPr="00C52AE1">
              <w:rPr>
                <w:rFonts w:eastAsia="Courier"/>
                <w:bCs/>
                <w:color w:val="000000"/>
                <w:sz w:val="20"/>
                <w:szCs w:val="20"/>
              </w:rPr>
              <w:t xml:space="preserve">5 mg/kg </w:t>
            </w:r>
            <w:r w:rsidR="008726D7">
              <w:rPr>
                <w:rFonts w:eastAsia="Courier"/>
                <w:bCs/>
                <w:color w:val="000000"/>
                <w:sz w:val="20"/>
                <w:szCs w:val="20"/>
              </w:rPr>
              <w:t>q</w:t>
            </w:r>
            <w:r w:rsidR="008726D7" w:rsidRPr="00C52AE1">
              <w:rPr>
                <w:rFonts w:eastAsia="Courier"/>
                <w:bCs/>
                <w:color w:val="000000"/>
                <w:sz w:val="20"/>
                <w:szCs w:val="20"/>
              </w:rPr>
              <w:t>2</w:t>
            </w:r>
            <w:r w:rsidR="008726D7">
              <w:rPr>
                <w:rFonts w:eastAsia="Courier"/>
                <w:bCs/>
                <w:color w:val="000000"/>
                <w:sz w:val="20"/>
                <w:szCs w:val="20"/>
              </w:rPr>
              <w:t>w</w:t>
            </w:r>
            <w:r w:rsidRPr="00C52AE1">
              <w:rPr>
                <w:rFonts w:eastAsia="Courier"/>
                <w:bCs/>
                <w:color w:val="000000"/>
                <w:sz w:val="20"/>
                <w:szCs w:val="20"/>
              </w:rPr>
              <w:t>)</w:t>
            </w:r>
            <w:r w:rsidRPr="00DE0842">
              <w:rPr>
                <w:rFonts w:eastAsia="Courier"/>
                <w:b w:val="0"/>
                <w:color w:val="000000"/>
                <w:sz w:val="20"/>
                <w:szCs w:val="20"/>
              </w:rPr>
              <w:t xml:space="preserve"> </w:t>
            </w:r>
          </w:p>
          <w:p ns2:paraId="724DE310" ns2:textId="0CD9C751" w:rsidR="00DE0842" w:rsidRPr="002E0DB5" w:rsidRDefault="00BB66A0" w:rsidP="00DE0842">
            <w:pPr>
              <w:keepNext/>
              <w:adjustRightInd w:val="0"/>
              <w:jc w:val="center"/>
              <w:rPr>
                <w:rFonts w:eastAsia="Courier"/>
                <w:b/>
                <w:bCs/>
                <w:color w:val="000000"/>
                <w:sz w:val="20"/>
                <w:szCs w:val="20"/>
              </w:rPr>
            </w:pPr>
            <w:r w:rsidRPr="002E0DB5">
              <w:rPr>
                <w:rFonts w:eastAsia="Courier"/>
                <w:b/>
                <w:bCs/>
                <w:color w:val="000000"/>
                <w:sz w:val="20"/>
                <w:szCs w:val="20"/>
              </w:rPr>
              <w:t xml:space="preserve">+ KL-A167 </w:t>
            </w:r>
            <w:r w:rsidR="00DE0842" w:rsidRPr="002E0DB5">
              <w:rPr>
                <w:rFonts w:eastAsia="Courier"/>
                <w:b/>
                <w:bCs/>
                <w:color w:val="000000"/>
                <w:sz w:val="20"/>
                <w:szCs w:val="20"/>
              </w:rPr>
              <w:t>(</w:t>
            </w:r>
            <w:r w:rsidRPr="002E0DB5">
              <w:rPr>
                <w:rFonts w:eastAsia="Courier"/>
                <w:b/>
                <w:bCs/>
                <w:color w:val="000000"/>
                <w:sz w:val="20"/>
                <w:szCs w:val="20"/>
              </w:rPr>
              <w:t xml:space="preserve">900 mg </w:t>
            </w:r>
            <w:r w:rsidR="008726D7">
              <w:rPr>
                <w:rFonts w:eastAsia="Courier"/>
                <w:b/>
                <w:bCs/>
                <w:color w:val="000000"/>
                <w:sz w:val="20"/>
                <w:szCs w:val="20"/>
              </w:rPr>
              <w:t>q</w:t>
            </w:r>
            <w:r w:rsidR="008726D7" w:rsidRPr="002E0DB5">
              <w:rPr>
                <w:rFonts w:eastAsia="Courier"/>
                <w:b/>
                <w:bCs/>
                <w:color w:val="000000"/>
                <w:sz w:val="20"/>
                <w:szCs w:val="20"/>
              </w:rPr>
              <w:t>2</w:t>
            </w:r>
            <w:r w:rsidR="008726D7">
              <w:rPr>
                <w:rFonts w:eastAsia="Courier"/>
                <w:b/>
                <w:bCs/>
                <w:color w:val="000000"/>
                <w:sz w:val="20"/>
                <w:szCs w:val="20"/>
              </w:rPr>
              <w:t>w</w:t>
            </w:r>
            <w:r w:rsidR="00DE0842" w:rsidRPr="002E0DB5">
              <w:rPr>
                <w:rFonts w:eastAsia="Courier"/>
                <w:b/>
                <w:bCs/>
                <w:color w:val="000000"/>
                <w:sz w:val="20"/>
                <w:szCs w:val="20"/>
              </w:rPr>
              <w:t>)</w:t>
            </w:r>
          </w:p>
          <w:p ns2:paraId="5DE8AF15" ns2:textId="079B7BF7" w:rsidR="00BB66A0" w:rsidRPr="002E0DB5" w:rsidRDefault="00DE0842" w:rsidP="00341BDA">
            <w:pPr>
              <w:keepNext/>
              <w:adjustRightInd w:val="0"/>
              <w:jc w:val="center"/>
              <w:rPr>
                <w:rFonts w:eastAsia="Courier"/>
                <w:b/>
                <w:bCs/>
                <w:color w:val="000000"/>
                <w:sz w:val="20"/>
                <w:szCs w:val="20"/>
              </w:rPr>
            </w:pPr>
            <w:r w:rsidRPr="002E0DB5">
              <w:rPr>
                <w:rFonts w:eastAsia="Courier"/>
                <w:b/>
                <w:bCs/>
                <w:color w:val="000000"/>
                <w:sz w:val="20"/>
                <w:szCs w:val="20"/>
              </w:rPr>
              <w:t>N=63</w:t>
            </w:r>
          </w:p>
        </w:tc>
      </w:tr>
      <w:tr w:rsidR="00BB66A0" w:rsidRPr="00BB66A0" ns2:paraId="1731C359" ns2:textId="77777777" w:rsidTr="00BB66A0">
        <w:trPr>
          <w:cantSplit/>
          <w:jc w:val="center"/>
        </w:trPr>
        <w:tc>
          <w:tcPr>
            <w:tcW w:w="5000" w:type="pct"/>
            <w:gridSpan w:val="2"/>
            <w:tcBorders>
              <w:top w:val="nil"/>
              <w:left w:val="nil"/>
              <w:bottom w:val="nil"/>
              <w:right w:val="nil"/>
            </w:tcBorders>
            <w:shd w:val="clear" w:color="auto" w:fill="FFFFFF"/>
          </w:tcPr>
          <w:p ns2:paraId="65DAD532" ns2:textId="77777777" w:rsidR="00BB66A0" w:rsidRPr="00BB66A0" w:rsidRDefault="00BB66A0" w:rsidP="00341BDA">
            <w:pPr>
              <w:adjustRightInd w:val="0"/>
              <w:rPr>
                <w:rFonts w:eastAsia="Courier"/>
                <w:color w:val="000000"/>
                <w:sz w:val="20"/>
                <w:szCs w:val="20"/>
              </w:rPr>
            </w:pPr>
          </w:p>
        </w:tc>
      </w:tr>
      <w:tr w:rsidR="00BB66A0" w:rsidRPr="00BB66A0" ns2:paraId="71A4DCAC" ns2:textId="77777777" w:rsidTr="00BB66A0">
        <w:trPr>
          <w:cantSplit/>
          <w:jc w:val="center"/>
        </w:trPr>
        <w:tc>
          <w:tcPr>
            <w:tcW w:w="2497" w:type="pct"/>
            <w:tcBorders>
              <w:top w:val="nil"/>
              <w:left w:val="nil"/>
              <w:bottom w:val="nil"/>
              <w:right w:val="nil"/>
            </w:tcBorders>
            <w:shd w:val="clear" w:color="auto" w:fill="FFFFFF"/>
          </w:tcPr>
          <w:p ns2:paraId="6B1FDB30" ns2:textId="01EF546D" w:rsidR="00BB66A0" w:rsidRPr="00AE758F" w:rsidRDefault="00DE0842" w:rsidP="00341BDA">
            <w:pPr>
              <w:adjustRightInd w:val="0"/>
              <w:rPr>
                <w:rFonts w:eastAsia="Courier"/>
                <w:b/>
                <w:color w:val="000000"/>
                <w:sz w:val="20"/>
                <w:szCs w:val="20"/>
              </w:rPr>
            </w:pPr>
            <w:r w:rsidRPr="00AE758F">
              <w:rPr>
                <w:b/>
                <w:bCs/>
                <w:sz w:val="20"/>
                <w:szCs w:val="20"/>
              </w:rPr>
              <w:t>Median age</w:t>
            </w:r>
            <w:r w:rsidR="00A51D55" w:rsidRPr="00AE758F">
              <w:rPr>
                <w:b/>
                <w:bCs/>
                <w:sz w:val="20"/>
                <w:szCs w:val="20"/>
              </w:rPr>
              <w:t>, yr</w:t>
            </w:r>
            <w:r w:rsidRPr="00AE758F">
              <w:rPr>
                <w:b/>
                <w:bCs/>
                <w:sz w:val="20"/>
                <w:szCs w:val="20"/>
              </w:rPr>
              <w:t xml:space="preserve"> (range)</w:t>
            </w:r>
          </w:p>
        </w:tc>
        <w:tc>
          <w:tcPr>
            <w:tcW w:w="2503" w:type="pct"/>
            <w:tcBorders>
              <w:top w:val="nil"/>
              <w:left w:val="nil"/>
              <w:bottom w:val="nil"/>
              <w:right w:val="nil"/>
            </w:tcBorders>
            <w:shd w:val="clear" w:color="auto" w:fill="FFFFFF"/>
          </w:tcPr>
          <w:p ns2:paraId="4028A092" ns2:textId="515B81AB" w:rsidR="00BB66A0" w:rsidRPr="00BB66A0" w:rsidRDefault="00DE0842" w:rsidP="00341BDA">
            <w:pPr>
              <w:adjustRightInd w:val="0"/>
              <w:jc w:val="center"/>
              <w:rPr>
                <w:rFonts w:eastAsia="Courier"/>
                <w:color w:val="000000"/>
                <w:sz w:val="20"/>
                <w:szCs w:val="20"/>
              </w:rPr>
            </w:pPr>
            <w:r w:rsidRPr="00A51D55">
              <w:rPr>
                <w:sz w:val="20"/>
                <w:szCs w:val="20"/>
              </w:rPr>
              <w:t>63 (38, 75)</w:t>
            </w:r>
          </w:p>
        </w:tc>
      </w:tr>
      <w:tr w:rsidR="00BB66A0" w:rsidRPr="00BB66A0" ns2:paraId="59D4B977" ns2:textId="77777777" w:rsidTr="00BB66A0">
        <w:trPr>
          <w:cantSplit/>
          <w:jc w:val="center"/>
        </w:trPr>
        <w:tc>
          <w:tcPr>
            <w:tcW w:w="2497" w:type="pct"/>
            <w:tcBorders>
              <w:top w:val="nil"/>
              <w:left w:val="nil"/>
              <w:bottom w:val="nil"/>
              <w:right w:val="nil"/>
            </w:tcBorders>
            <w:shd w:val="clear" w:color="auto" w:fill="FFFFFF"/>
          </w:tcPr>
          <w:p ns2:paraId="1C058E9B" ns2:textId="2B7529BF" w:rsidR="00BB66A0" w:rsidRPr="00AE758F" w:rsidRDefault="00A51D55" w:rsidP="00341BDA">
            <w:pPr>
              <w:adjustRightInd w:val="0"/>
              <w:rPr>
                <w:rFonts w:eastAsia="Courier"/>
                <w:b/>
                <w:color w:val="000000"/>
                <w:sz w:val="20"/>
                <w:szCs w:val="20"/>
              </w:rPr>
            </w:pPr>
            <w:r w:rsidRPr="00AE758F">
              <w:rPr>
                <w:b/>
                <w:bCs/>
                <w:sz w:val="20"/>
                <w:szCs w:val="20"/>
              </w:rPr>
              <w:t>Male, n (%)</w:t>
            </w:r>
          </w:p>
        </w:tc>
        <w:tc>
          <w:tcPr>
            <w:tcW w:w="2503" w:type="pct"/>
            <w:tcBorders>
              <w:top w:val="nil"/>
              <w:left w:val="nil"/>
              <w:bottom w:val="nil"/>
              <w:right w:val="nil"/>
            </w:tcBorders>
            <w:shd w:val="clear" w:color="auto" w:fill="FFFFFF"/>
          </w:tcPr>
          <w:p ns2:paraId="1C3C8C07" ns2:textId="351C9658" w:rsidR="00BB66A0" w:rsidRPr="00BB66A0" w:rsidRDefault="00A51D55" w:rsidP="00341BDA">
            <w:pPr>
              <w:adjustRightInd w:val="0"/>
              <w:jc w:val="center"/>
              <w:rPr>
                <w:rFonts w:eastAsia="Courier"/>
                <w:color w:val="000000"/>
                <w:sz w:val="20"/>
                <w:szCs w:val="20"/>
              </w:rPr>
            </w:pPr>
            <w:r w:rsidRPr="00A51D55">
              <w:rPr>
                <w:sz w:val="20"/>
                <w:szCs w:val="20"/>
              </w:rPr>
              <w:t>48 (76.2)</w:t>
            </w:r>
          </w:p>
        </w:tc>
      </w:tr>
      <w:tr w:rsidR="00BB66A0" w:rsidRPr="00BB66A0" ns2:paraId="157E4F63" ns2:textId="77777777" w:rsidTr="00BB66A0">
        <w:trPr>
          <w:cantSplit/>
          <w:jc w:val="center"/>
        </w:trPr>
        <w:tc>
          <w:tcPr>
            <w:tcW w:w="2497" w:type="pct"/>
            <w:tcBorders>
              <w:top w:val="nil"/>
              <w:left w:val="nil"/>
              <w:bottom w:val="nil"/>
              <w:right w:val="nil"/>
            </w:tcBorders>
            <w:shd w:val="clear" w:color="auto" w:fill="FFFFFF"/>
          </w:tcPr>
          <w:p ns2:paraId="50DBEAAA" ns2:textId="453D672F" w:rsidR="00BB66A0" w:rsidRPr="00AE758F" w:rsidRDefault="00A51D55" w:rsidP="00341BDA">
            <w:pPr>
              <w:adjustRightInd w:val="0"/>
              <w:rPr>
                <w:rFonts w:eastAsia="Courier"/>
                <w:b/>
                <w:color w:val="000000"/>
                <w:sz w:val="20"/>
                <w:szCs w:val="20"/>
              </w:rPr>
            </w:pPr>
            <w:r w:rsidRPr="00AE758F">
              <w:rPr>
                <w:b/>
                <w:bCs/>
                <w:sz w:val="20"/>
                <w:szCs w:val="20"/>
              </w:rPr>
              <w:t>ECOG PS 1, n (%)</w:t>
            </w:r>
          </w:p>
        </w:tc>
        <w:tc>
          <w:tcPr>
            <w:tcW w:w="2503" w:type="pct"/>
            <w:tcBorders>
              <w:top w:val="nil"/>
              <w:left w:val="nil"/>
              <w:bottom w:val="nil"/>
              <w:right w:val="nil"/>
            </w:tcBorders>
            <w:shd w:val="clear" w:color="auto" w:fill="FFFFFF"/>
          </w:tcPr>
          <w:p ns2:paraId="1FC64CD5" ns2:textId="5FAC3E74" w:rsidR="00BB66A0" w:rsidRPr="00BB66A0" w:rsidRDefault="00A51D55" w:rsidP="00341BDA">
            <w:pPr>
              <w:adjustRightInd w:val="0"/>
              <w:jc w:val="center"/>
              <w:rPr>
                <w:rFonts w:eastAsia="Courier"/>
                <w:color w:val="000000"/>
                <w:sz w:val="20"/>
                <w:szCs w:val="20"/>
              </w:rPr>
            </w:pPr>
            <w:r w:rsidRPr="00A51D55">
              <w:rPr>
                <w:sz w:val="20"/>
                <w:szCs w:val="20"/>
              </w:rPr>
              <w:t>54 (85.7)</w:t>
            </w:r>
          </w:p>
        </w:tc>
      </w:tr>
      <w:tr w:rsidR="00BB66A0" w:rsidRPr="00BB66A0" ns2:paraId="2DCE5170" ns2:textId="77777777" w:rsidTr="00BB66A0">
        <w:trPr>
          <w:cantSplit/>
          <w:jc w:val="center"/>
        </w:trPr>
        <w:tc>
          <w:tcPr>
            <w:tcW w:w="2497" w:type="pct"/>
            <w:tcBorders>
              <w:top w:val="nil"/>
              <w:left w:val="nil"/>
              <w:bottom w:val="nil"/>
              <w:right w:val="nil"/>
            </w:tcBorders>
            <w:shd w:val="clear" w:color="auto" w:fill="FFFFFF"/>
          </w:tcPr>
          <w:p ns2:paraId="29B851CC" ns2:textId="6DE4D3CF" w:rsidR="00BB66A0" w:rsidRPr="00AE758F" w:rsidRDefault="00A51D55" w:rsidP="00341BDA">
            <w:pPr>
              <w:adjustRightInd w:val="0"/>
              <w:rPr>
                <w:rFonts w:eastAsia="Courier"/>
                <w:b/>
                <w:color w:val="000000"/>
                <w:sz w:val="20"/>
                <w:szCs w:val="20"/>
              </w:rPr>
            </w:pPr>
            <w:r w:rsidRPr="00AE758F">
              <w:rPr>
                <w:b/>
                <w:bCs/>
                <w:sz w:val="20"/>
                <w:szCs w:val="20"/>
              </w:rPr>
              <w:t>Stage IV, n (%)</w:t>
            </w:r>
          </w:p>
        </w:tc>
        <w:tc>
          <w:tcPr>
            <w:tcW w:w="2503" w:type="pct"/>
            <w:tcBorders>
              <w:top w:val="nil"/>
              <w:left w:val="nil"/>
              <w:bottom w:val="nil"/>
              <w:right w:val="nil"/>
            </w:tcBorders>
            <w:shd w:val="clear" w:color="auto" w:fill="FFFFFF"/>
          </w:tcPr>
          <w:p ns2:paraId="1F26C7DE" ns2:textId="7E9EAD13" w:rsidR="00BB66A0" w:rsidRPr="00BB66A0" w:rsidRDefault="00A51D55" w:rsidP="00341BDA">
            <w:pPr>
              <w:adjustRightInd w:val="0"/>
              <w:jc w:val="center"/>
              <w:rPr>
                <w:rFonts w:eastAsia="Courier"/>
                <w:color w:val="000000"/>
                <w:sz w:val="20"/>
                <w:szCs w:val="20"/>
              </w:rPr>
            </w:pPr>
            <w:r w:rsidRPr="00A51D55">
              <w:rPr>
                <w:sz w:val="20"/>
                <w:szCs w:val="20"/>
              </w:rPr>
              <w:t>49 (77</w:t>
            </w:r>
            <w:r w:rsidR="00BB66A0" w:rsidRPr="00A51D55">
              <w:rPr>
                <w:rFonts w:eastAsia="Courier"/>
                <w:sz w:val="20"/>
                <w:szCs w:val="20"/>
              </w:rPr>
              <w:t>.8)</w:t>
            </w:r>
          </w:p>
        </w:tc>
      </w:tr>
      <w:tr w:rsidR="00BB66A0" w:rsidRPr="00BB66A0" ns2:paraId="0FBEE21E" ns2:textId="77777777" w:rsidTr="00BB66A0">
        <w:trPr>
          <w:cantSplit/>
          <w:jc w:val="center"/>
        </w:trPr>
        <w:tc>
          <w:tcPr>
            <w:tcW w:w="5000" w:type="pct"/>
            <w:gridSpan w:val="2"/>
            <w:tcBorders>
              <w:top w:val="nil"/>
              <w:left w:val="nil"/>
              <w:bottom w:val="nil"/>
              <w:right w:val="nil"/>
            </w:tcBorders>
            <w:shd w:val="clear" w:color="auto" w:fill="FFFFFF"/>
          </w:tcPr>
          <w:p ns2:paraId="5F16FB98" ns2:textId="28629BED" w:rsidR="00BB66A0" w:rsidRPr="00AE758F" w:rsidRDefault="00A51D55" w:rsidP="00341BDA">
            <w:pPr>
              <w:adjustRightInd w:val="0"/>
              <w:rPr>
                <w:rFonts w:eastAsia="Courier"/>
                <w:b/>
                <w:color w:val="000000"/>
                <w:sz w:val="20"/>
                <w:szCs w:val="20"/>
              </w:rPr>
            </w:pPr>
            <w:r w:rsidRPr="00AE758F">
              <w:rPr>
                <w:b/>
                <w:bCs/>
                <w:sz w:val="20"/>
                <w:szCs w:val="20"/>
              </w:rPr>
              <w:t>Location of metastasis, n (%)</w:t>
            </w:r>
          </w:p>
        </w:tc>
      </w:tr>
      <w:tr w:rsidR="00BB66A0" w:rsidRPr="00BB66A0" ns2:paraId="02A784C4" ns2:textId="77777777" w:rsidTr="00BB66A0">
        <w:trPr>
          <w:cantSplit/>
          <w:jc w:val="center"/>
        </w:trPr>
        <w:tc>
          <w:tcPr>
            <w:tcW w:w="2497" w:type="pct"/>
            <w:tcBorders>
              <w:top w:val="nil"/>
              <w:left w:val="nil"/>
              <w:bottom w:val="nil"/>
              <w:right w:val="nil"/>
            </w:tcBorders>
            <w:shd w:val="clear" w:color="auto" w:fill="FFFFFF"/>
          </w:tcPr>
          <w:p ns2:paraId="28F561F5" ns2:textId="6A04ADD5" w:rsidR="00BB66A0" w:rsidRPr="00BB66A0" w:rsidRDefault="00A51D55" w:rsidP="00A51D55">
            <w:pPr>
              <w:adjustRightInd w:val="0"/>
              <w:ind w:left="360"/>
              <w:rPr>
                <w:rFonts w:eastAsia="Courier"/>
                <w:color w:val="000000"/>
                <w:sz w:val="20"/>
                <w:szCs w:val="20"/>
              </w:rPr>
            </w:pPr>
            <w:r w:rsidRPr="00A51D55">
              <w:rPr>
                <w:sz w:val="20"/>
                <w:szCs w:val="20"/>
              </w:rPr>
              <w:t>Liver</w:t>
            </w:r>
          </w:p>
        </w:tc>
        <w:tc>
          <w:tcPr>
            <w:tcW w:w="2503" w:type="pct"/>
            <w:tcBorders>
              <w:top w:val="nil"/>
              <w:left w:val="nil"/>
              <w:bottom w:val="nil"/>
              <w:right w:val="nil"/>
            </w:tcBorders>
            <w:shd w:val="clear" w:color="auto" w:fill="FFFFFF"/>
          </w:tcPr>
          <w:p ns2:paraId="68BBAB4D" ns2:textId="508DC34F" w:rsidR="00BB66A0" w:rsidRPr="00BB66A0" w:rsidRDefault="00A51D55" w:rsidP="00341BDA">
            <w:pPr>
              <w:adjustRightInd w:val="0"/>
              <w:jc w:val="center"/>
              <w:rPr>
                <w:rFonts w:eastAsia="Courier"/>
                <w:color w:val="000000"/>
                <w:sz w:val="20"/>
                <w:szCs w:val="20"/>
              </w:rPr>
            </w:pPr>
            <w:r w:rsidRPr="00A51D55">
              <w:rPr>
                <w:sz w:val="20"/>
                <w:szCs w:val="20"/>
              </w:rPr>
              <w:t>9 (14.3)</w:t>
            </w:r>
          </w:p>
        </w:tc>
      </w:tr>
      <w:tr w:rsidR="00BB66A0" w:rsidRPr="00BB66A0" ns2:paraId="28D585F0" ns2:textId="77777777" w:rsidTr="00BB66A0">
        <w:trPr>
          <w:cantSplit/>
          <w:jc w:val="center"/>
        </w:trPr>
        <w:tc>
          <w:tcPr>
            <w:tcW w:w="2497" w:type="pct"/>
            <w:tcBorders>
              <w:top w:val="nil"/>
              <w:left w:val="nil"/>
              <w:bottom w:val="nil"/>
              <w:right w:val="nil"/>
            </w:tcBorders>
            <w:shd w:val="clear" w:color="auto" w:fill="FFFFFF"/>
          </w:tcPr>
          <w:p ns2:paraId="6F9CF3DF" ns2:textId="698A7BFF" w:rsidR="00BB66A0" w:rsidRPr="00BB66A0" w:rsidRDefault="00A51D55" w:rsidP="00A51D55">
            <w:pPr>
              <w:adjustRightInd w:val="0"/>
              <w:ind w:left="360"/>
              <w:rPr>
                <w:rFonts w:eastAsia="Courier"/>
                <w:color w:val="000000"/>
                <w:sz w:val="20"/>
                <w:szCs w:val="20"/>
              </w:rPr>
            </w:pPr>
            <w:r w:rsidRPr="00A51D55">
              <w:rPr>
                <w:sz w:val="20"/>
                <w:szCs w:val="20"/>
              </w:rPr>
              <w:t xml:space="preserve">Brain </w:t>
            </w:r>
          </w:p>
        </w:tc>
        <w:tc>
          <w:tcPr>
            <w:tcW w:w="2503" w:type="pct"/>
            <w:tcBorders>
              <w:top w:val="nil"/>
              <w:left w:val="nil"/>
              <w:bottom w:val="nil"/>
              <w:right w:val="nil"/>
            </w:tcBorders>
            <w:shd w:val="clear" w:color="auto" w:fill="FFFFFF"/>
          </w:tcPr>
          <w:p ns2:paraId="73449358" ns2:textId="00C3DEBA" w:rsidR="00BB66A0" w:rsidRPr="00BB66A0" w:rsidRDefault="00A51D55" w:rsidP="00341BDA">
            <w:pPr>
              <w:adjustRightInd w:val="0"/>
              <w:jc w:val="center"/>
              <w:rPr>
                <w:rFonts w:eastAsia="Courier"/>
                <w:color w:val="000000"/>
                <w:sz w:val="20"/>
                <w:szCs w:val="20"/>
              </w:rPr>
            </w:pPr>
            <w:r w:rsidRPr="00A51D55">
              <w:rPr>
                <w:sz w:val="20"/>
                <w:szCs w:val="20"/>
              </w:rPr>
              <w:t>2 (3.2)</w:t>
            </w:r>
          </w:p>
        </w:tc>
      </w:tr>
      <w:tr w:rsidR="00BB66A0" w:rsidRPr="00BB66A0" ns2:paraId="216DEAB7" ns2:textId="77777777" w:rsidTr="00BB66A0">
        <w:trPr>
          <w:cantSplit/>
          <w:jc w:val="center"/>
        </w:trPr>
        <w:tc>
          <w:tcPr>
            <w:tcW w:w="2497" w:type="pct"/>
            <w:tcBorders>
              <w:top w:val="nil"/>
              <w:left w:val="nil"/>
              <w:bottom w:val="nil"/>
              <w:right w:val="nil"/>
            </w:tcBorders>
            <w:shd w:val="clear" w:color="auto" w:fill="FFFFFF"/>
          </w:tcPr>
          <w:p ns2:paraId="2280227A" ns2:textId="7544270F" w:rsidR="00BB66A0" w:rsidRPr="00AE758F" w:rsidRDefault="00A51D55" w:rsidP="00341BDA">
            <w:pPr>
              <w:adjustRightInd w:val="0"/>
              <w:rPr>
                <w:rFonts w:eastAsia="Courier"/>
                <w:b/>
                <w:color w:val="000000"/>
                <w:sz w:val="20"/>
                <w:szCs w:val="20"/>
              </w:rPr>
            </w:pPr>
            <w:r w:rsidRPr="00AE758F">
              <w:rPr>
                <w:b/>
                <w:bCs/>
                <w:sz w:val="20"/>
                <w:szCs w:val="20"/>
              </w:rPr>
              <w:t>Smoking histology, n (%)</w:t>
            </w:r>
          </w:p>
        </w:tc>
        <w:tc>
          <w:tcPr>
            <w:tcW w:w="2503" w:type="pct"/>
            <w:tcBorders>
              <w:top w:val="nil"/>
              <w:left w:val="nil"/>
              <w:bottom w:val="nil"/>
              <w:right w:val="nil"/>
            </w:tcBorders>
            <w:shd w:val="clear" w:color="auto" w:fill="FFFFFF"/>
          </w:tcPr>
          <w:p ns2:paraId="28B77771" ns2:textId="1437AD10" w:rsidR="00BB66A0" w:rsidRPr="00BB66A0" w:rsidRDefault="00BB66A0" w:rsidP="00341BDA">
            <w:pPr>
              <w:adjustRightInd w:val="0"/>
              <w:jc w:val="center"/>
              <w:rPr>
                <w:rFonts w:eastAsia="Courier"/>
                <w:color w:val="000000"/>
                <w:sz w:val="20"/>
                <w:szCs w:val="20"/>
              </w:rPr>
            </w:pPr>
          </w:p>
        </w:tc>
      </w:tr>
      <w:tr w:rsidR="00BB66A0" w:rsidRPr="00BB66A0" ns2:paraId="1AE047C0" ns2:textId="77777777" w:rsidTr="00BB66A0">
        <w:trPr>
          <w:cantSplit/>
          <w:jc w:val="center"/>
        </w:trPr>
        <w:tc>
          <w:tcPr>
            <w:tcW w:w="2497" w:type="pct"/>
            <w:tcBorders>
              <w:top w:val="nil"/>
              <w:left w:val="nil"/>
              <w:bottom w:val="nil"/>
              <w:right w:val="nil"/>
            </w:tcBorders>
            <w:shd w:val="clear" w:color="auto" w:fill="FFFFFF"/>
          </w:tcPr>
          <w:p ns2:paraId="3CD97E82" ns2:textId="529B7212" w:rsidR="00BB66A0" w:rsidRPr="00BB66A0" w:rsidRDefault="00A51D55" w:rsidP="00A51D55">
            <w:pPr>
              <w:adjustRightInd w:val="0"/>
              <w:ind w:left="360"/>
              <w:rPr>
                <w:rFonts w:eastAsia="Courier"/>
                <w:color w:val="000000"/>
                <w:sz w:val="20"/>
                <w:szCs w:val="20"/>
              </w:rPr>
            </w:pPr>
            <w:r w:rsidRPr="00A51D55">
              <w:rPr>
                <w:sz w:val="20"/>
                <w:szCs w:val="20"/>
              </w:rPr>
              <w:t>Former or current smoker</w:t>
            </w:r>
          </w:p>
        </w:tc>
        <w:tc>
          <w:tcPr>
            <w:tcW w:w="2503" w:type="pct"/>
            <w:tcBorders>
              <w:top w:val="nil"/>
              <w:left w:val="nil"/>
              <w:bottom w:val="nil"/>
              <w:right w:val="nil"/>
            </w:tcBorders>
            <w:shd w:val="clear" w:color="auto" w:fill="FFFFFF"/>
          </w:tcPr>
          <w:p ns2:paraId="7ED70B7A" ns2:textId="3073F914" w:rsidR="00BB66A0" w:rsidRPr="00BB66A0" w:rsidRDefault="00A51D55" w:rsidP="00341BDA">
            <w:pPr>
              <w:adjustRightInd w:val="0"/>
              <w:jc w:val="center"/>
              <w:rPr>
                <w:rFonts w:eastAsia="Courier"/>
                <w:color w:val="000000"/>
                <w:sz w:val="20"/>
                <w:szCs w:val="20"/>
              </w:rPr>
            </w:pPr>
            <w:r w:rsidRPr="00A51D55">
              <w:rPr>
                <w:sz w:val="20"/>
                <w:szCs w:val="20"/>
              </w:rPr>
              <w:t>38 (60.3)</w:t>
            </w:r>
          </w:p>
        </w:tc>
      </w:tr>
      <w:tr w:rsidR="00BB66A0" w:rsidRPr="00BB66A0" ns2:paraId="3653159C" ns2:textId="77777777" w:rsidTr="00BB66A0">
        <w:trPr>
          <w:cantSplit/>
          <w:jc w:val="center"/>
        </w:trPr>
        <w:tc>
          <w:tcPr>
            <w:tcW w:w="2497" w:type="pct"/>
            <w:tcBorders>
              <w:top w:val="nil"/>
              <w:left w:val="nil"/>
              <w:bottom w:val="nil"/>
              <w:right w:val="nil"/>
            </w:tcBorders>
            <w:shd w:val="clear" w:color="auto" w:fill="FFFFFF"/>
          </w:tcPr>
          <w:p ns2:paraId="292D511D" ns2:textId="6C273441" w:rsidR="00BB66A0" w:rsidRPr="00BB66A0" w:rsidRDefault="00A51D55" w:rsidP="00A51D55">
            <w:pPr>
              <w:adjustRightInd w:val="0"/>
              <w:ind w:left="360"/>
              <w:rPr>
                <w:rFonts w:eastAsia="Courier"/>
                <w:color w:val="000000"/>
                <w:sz w:val="20"/>
                <w:szCs w:val="20"/>
              </w:rPr>
            </w:pPr>
            <w:r w:rsidRPr="00A51D55">
              <w:rPr>
                <w:sz w:val="20"/>
                <w:szCs w:val="20"/>
              </w:rPr>
              <w:t>Never smoker</w:t>
            </w:r>
          </w:p>
        </w:tc>
        <w:tc>
          <w:tcPr>
            <w:tcW w:w="2503" w:type="pct"/>
            <w:tcBorders>
              <w:top w:val="nil"/>
              <w:left w:val="nil"/>
              <w:bottom w:val="nil"/>
              <w:right w:val="nil"/>
            </w:tcBorders>
            <w:shd w:val="clear" w:color="auto" w:fill="FFFFFF"/>
          </w:tcPr>
          <w:p ns2:paraId="4A8DA07F" ns2:textId="370C8019" w:rsidR="00BB66A0" w:rsidRPr="00BB66A0" w:rsidRDefault="00A51D55" w:rsidP="00341BDA">
            <w:pPr>
              <w:adjustRightInd w:val="0"/>
              <w:jc w:val="center"/>
              <w:rPr>
                <w:rFonts w:eastAsia="Courier"/>
                <w:color w:val="000000"/>
                <w:sz w:val="20"/>
                <w:szCs w:val="20"/>
              </w:rPr>
            </w:pPr>
            <w:r w:rsidRPr="00A51D55">
              <w:rPr>
                <w:sz w:val="20"/>
                <w:szCs w:val="20"/>
              </w:rPr>
              <w:t>25 (39.7)</w:t>
            </w:r>
          </w:p>
        </w:tc>
      </w:tr>
      <w:tr w:rsidR="00BB66A0" w:rsidRPr="00BB66A0" ns2:paraId="7D0D0B83" ns2:textId="77777777" w:rsidTr="00BB66A0">
        <w:trPr>
          <w:cantSplit/>
          <w:jc w:val="center"/>
        </w:trPr>
        <w:tc>
          <w:tcPr>
            <w:tcW w:w="5000" w:type="pct"/>
            <w:gridSpan w:val="2"/>
            <w:tcBorders>
              <w:top w:val="nil"/>
              <w:left w:val="nil"/>
              <w:bottom w:val="nil"/>
              <w:right w:val="nil"/>
            </w:tcBorders>
            <w:shd w:val="clear" w:color="auto" w:fill="FFFFFF"/>
          </w:tcPr>
          <w:p ns2:paraId="2C70C39C" ns2:textId="759B1ADE" w:rsidR="00BB66A0" w:rsidRPr="00AE758F" w:rsidRDefault="00A51D55" w:rsidP="00341BDA">
            <w:pPr>
              <w:adjustRightInd w:val="0"/>
              <w:rPr>
                <w:rFonts w:eastAsia="Courier"/>
                <w:b/>
                <w:color w:val="000000"/>
                <w:sz w:val="20"/>
                <w:szCs w:val="20"/>
              </w:rPr>
            </w:pPr>
            <w:r w:rsidRPr="00AE758F">
              <w:rPr>
                <w:b/>
                <w:bCs/>
                <w:sz w:val="20"/>
                <w:szCs w:val="20"/>
              </w:rPr>
              <w:t>Histology, n (%)</w:t>
            </w:r>
          </w:p>
        </w:tc>
      </w:tr>
      <w:tr w:rsidR="00BB66A0" w:rsidRPr="00BB66A0" ns2:paraId="08429AC2" ns2:textId="77777777" w:rsidTr="00BB66A0">
        <w:trPr>
          <w:cantSplit/>
          <w:jc w:val="center"/>
        </w:trPr>
        <w:tc>
          <w:tcPr>
            <w:tcW w:w="2497" w:type="pct"/>
            <w:tcBorders>
              <w:top w:val="nil"/>
              <w:left w:val="nil"/>
              <w:bottom w:val="nil"/>
              <w:right w:val="nil"/>
            </w:tcBorders>
            <w:shd w:val="clear" w:color="auto" w:fill="FFFFFF"/>
          </w:tcPr>
          <w:p ns2:paraId="787FAA9B" ns2:textId="5A62A40B" w:rsidR="00BB66A0" w:rsidRPr="00BB66A0" w:rsidRDefault="00A51D55" w:rsidP="00A51D55">
            <w:pPr>
              <w:adjustRightInd w:val="0"/>
              <w:ind w:left="360"/>
              <w:rPr>
                <w:rFonts w:eastAsia="Courier"/>
                <w:color w:val="000000"/>
                <w:sz w:val="20"/>
                <w:szCs w:val="20"/>
              </w:rPr>
            </w:pPr>
            <w:r w:rsidRPr="00A51D55">
              <w:rPr>
                <w:sz w:val="20"/>
                <w:szCs w:val="20"/>
              </w:rPr>
              <w:t>Non-squamous</w:t>
            </w:r>
          </w:p>
        </w:tc>
        <w:tc>
          <w:tcPr>
            <w:tcW w:w="2503" w:type="pct"/>
            <w:tcBorders>
              <w:top w:val="nil"/>
              <w:left w:val="nil"/>
              <w:bottom w:val="nil"/>
              <w:right w:val="nil"/>
            </w:tcBorders>
            <w:shd w:val="clear" w:color="auto" w:fill="FFFFFF"/>
          </w:tcPr>
          <w:p ns2:paraId="54C0ECA0" ns2:textId="153C1B55" w:rsidR="00BB66A0" w:rsidRPr="00BB66A0" w:rsidRDefault="00A51D55" w:rsidP="00341BDA">
            <w:pPr>
              <w:adjustRightInd w:val="0"/>
              <w:jc w:val="center"/>
              <w:rPr>
                <w:rFonts w:eastAsia="Courier"/>
                <w:color w:val="000000"/>
                <w:sz w:val="20"/>
                <w:szCs w:val="20"/>
              </w:rPr>
            </w:pPr>
            <w:r w:rsidRPr="00A51D55">
              <w:rPr>
                <w:sz w:val="20"/>
                <w:szCs w:val="20"/>
              </w:rPr>
              <w:t>34 (54.0)</w:t>
            </w:r>
          </w:p>
        </w:tc>
      </w:tr>
      <w:tr w:rsidR="00BB66A0" w:rsidRPr="00BB66A0" ns2:paraId="177520B3" ns2:textId="77777777" w:rsidTr="00BB66A0">
        <w:trPr>
          <w:cantSplit/>
          <w:jc w:val="center"/>
        </w:trPr>
        <w:tc>
          <w:tcPr>
            <w:tcW w:w="2497" w:type="pct"/>
            <w:tcBorders>
              <w:top w:val="nil"/>
              <w:left w:val="nil"/>
              <w:bottom w:val="nil"/>
              <w:right w:val="nil"/>
            </w:tcBorders>
            <w:shd w:val="clear" w:color="auto" w:fill="FFFFFF"/>
          </w:tcPr>
          <w:p ns2:paraId="7E37B5C7" ns2:textId="3DF13D7B" w:rsidR="00BB66A0" w:rsidRPr="00BB66A0" w:rsidRDefault="00A51D55" w:rsidP="00A51D55">
            <w:pPr>
              <w:adjustRightInd w:val="0"/>
              <w:ind w:left="360"/>
              <w:rPr>
                <w:rFonts w:eastAsia="Courier"/>
                <w:color w:val="000000"/>
                <w:sz w:val="20"/>
                <w:szCs w:val="20"/>
              </w:rPr>
            </w:pPr>
            <w:r w:rsidRPr="00A51D55">
              <w:rPr>
                <w:sz w:val="20"/>
                <w:szCs w:val="20"/>
              </w:rPr>
              <w:t>Squamous</w:t>
            </w:r>
          </w:p>
        </w:tc>
        <w:tc>
          <w:tcPr>
            <w:tcW w:w="2503" w:type="pct"/>
            <w:tcBorders>
              <w:top w:val="nil"/>
              <w:left w:val="nil"/>
              <w:bottom w:val="nil"/>
              <w:right w:val="nil"/>
            </w:tcBorders>
            <w:shd w:val="clear" w:color="auto" w:fill="FFFFFF"/>
          </w:tcPr>
          <w:p ns2:paraId="3A458110" ns2:textId="6AD07AF6" w:rsidR="00BB66A0" w:rsidRPr="00BB66A0" w:rsidRDefault="00A51D55" w:rsidP="00341BDA">
            <w:pPr>
              <w:adjustRightInd w:val="0"/>
              <w:jc w:val="center"/>
              <w:rPr>
                <w:rFonts w:eastAsia="Courier"/>
                <w:color w:val="000000"/>
                <w:sz w:val="20"/>
                <w:szCs w:val="20"/>
              </w:rPr>
            </w:pPr>
            <w:r w:rsidRPr="00A51D55">
              <w:rPr>
                <w:sz w:val="20"/>
                <w:szCs w:val="20"/>
              </w:rPr>
              <w:t>29 (46.0)</w:t>
            </w:r>
          </w:p>
        </w:tc>
      </w:tr>
      <w:tr w:rsidR="00BB66A0" w:rsidRPr="00BB66A0" ns2:paraId="351E213C" ns2:textId="77777777" w:rsidTr="00BB66A0">
        <w:trPr>
          <w:cantSplit/>
          <w:jc w:val="center"/>
        </w:trPr>
        <w:tc>
          <w:tcPr>
            <w:tcW w:w="5000" w:type="pct"/>
            <w:gridSpan w:val="2"/>
            <w:tcBorders>
              <w:top w:val="nil"/>
              <w:left w:val="nil"/>
              <w:bottom w:val="nil"/>
              <w:right w:val="nil"/>
            </w:tcBorders>
            <w:shd w:val="clear" w:color="auto" w:fill="FFFFFF"/>
          </w:tcPr>
          <w:p ns2:paraId="170EFD75" ns2:textId="5B0A230E" w:rsidR="00BB66A0" w:rsidRPr="00AE758F" w:rsidRDefault="00A51D55" w:rsidP="00341BDA">
            <w:pPr>
              <w:adjustRightInd w:val="0"/>
              <w:rPr>
                <w:rFonts w:eastAsia="Courier"/>
                <w:b/>
                <w:color w:val="000000"/>
                <w:sz w:val="20"/>
                <w:szCs w:val="20"/>
                <w:highlight w:val="yellow"/>
              </w:rPr>
            </w:pPr>
            <w:r w:rsidRPr="00AE758F">
              <w:rPr>
                <w:b/>
                <w:bCs/>
                <w:sz w:val="20"/>
                <w:szCs w:val="20"/>
              </w:rPr>
              <w:t>TROP2 expression,</w:t>
            </w:r>
            <w:r w:rsidRPr="00AE758F">
              <w:rPr>
                <w:b/>
                <w:bCs/>
                <w:sz w:val="20"/>
                <w:szCs w:val="20"/>
                <w:vertAlign w:val="superscript"/>
              </w:rPr>
              <w:t xml:space="preserve"> </w:t>
            </w:r>
            <w:r w:rsidRPr="00AE758F">
              <w:rPr>
                <w:b/>
                <w:bCs/>
                <w:sz w:val="28"/>
                <w:szCs w:val="28"/>
                <w:vertAlign w:val="superscript"/>
              </w:rPr>
              <w:t>a</w:t>
            </w:r>
            <w:r w:rsidRPr="00AE758F">
              <w:rPr>
                <w:b/>
                <w:bCs/>
                <w:sz w:val="20"/>
                <w:szCs w:val="20"/>
                <w:vertAlign w:val="superscript"/>
              </w:rPr>
              <w:t xml:space="preserve"> </w:t>
            </w:r>
            <w:r w:rsidRPr="00AE758F">
              <w:rPr>
                <w:b/>
                <w:bCs/>
                <w:sz w:val="20"/>
                <w:szCs w:val="20"/>
              </w:rPr>
              <w:t>n (%)</w:t>
            </w:r>
          </w:p>
        </w:tc>
      </w:tr>
      <w:tr w:rsidR="00BB66A0" w:rsidRPr="00BB66A0" ns2:paraId="06A1625E" ns2:textId="77777777" w:rsidTr="00BB66A0">
        <w:trPr>
          <w:cantSplit/>
          <w:jc w:val="center"/>
        </w:trPr>
        <w:tc>
          <w:tcPr>
            <w:tcW w:w="2497" w:type="pct"/>
            <w:tcBorders>
              <w:top w:val="nil"/>
              <w:left w:val="nil"/>
              <w:bottom w:val="nil"/>
              <w:right w:val="nil"/>
            </w:tcBorders>
            <w:shd w:val="clear" w:color="auto" w:fill="FFFFFF"/>
          </w:tcPr>
          <w:p ns2:paraId="5FEDC952" ns2:textId="2EEFBB4F" w:rsidR="00BB66A0" w:rsidRPr="00BB66A0" w:rsidRDefault="00A51D55" w:rsidP="00A51D55">
            <w:pPr>
              <w:adjustRightInd w:val="0"/>
              <w:ind w:left="360"/>
              <w:rPr>
                <w:rFonts w:eastAsia="Courier"/>
                <w:color w:val="000000"/>
                <w:sz w:val="20"/>
                <w:szCs w:val="20"/>
              </w:rPr>
            </w:pPr>
            <w:r w:rsidRPr="00A51D55">
              <w:rPr>
                <w:sz w:val="20"/>
                <w:szCs w:val="20"/>
              </w:rPr>
              <w:t xml:space="preserve">H-score </w:t>
            </w:r>
            <w:r w:rsidRPr="00A51D55">
              <w:rPr>
                <w:rFonts w:ascii="Symbol" w:eastAsia="Symbol" w:hAnsi="Symbol" w:cs="Symbol"/>
                <w:sz w:val="20"/>
                <w:szCs w:val="20"/>
              </w:rPr>
              <w:sym w:font="Symbol" w:char="F0A3"/>
            </w:r>
            <w:r w:rsidRPr="00A51D55">
              <w:rPr>
                <w:sz w:val="20"/>
                <w:szCs w:val="20"/>
              </w:rPr>
              <w:t>200</w:t>
            </w:r>
          </w:p>
        </w:tc>
        <w:tc>
          <w:tcPr>
            <w:tcW w:w="2503" w:type="pct"/>
            <w:tcBorders>
              <w:top w:val="nil"/>
              <w:left w:val="nil"/>
              <w:bottom w:val="nil"/>
              <w:right w:val="nil"/>
            </w:tcBorders>
            <w:shd w:val="clear" w:color="auto" w:fill="FFFFFF"/>
          </w:tcPr>
          <w:p ns2:paraId="4051366A" ns2:textId="3DF19CC4" w:rsidR="00BB66A0" w:rsidRPr="00BB66A0" w:rsidRDefault="00A51D55" w:rsidP="00341BDA">
            <w:pPr>
              <w:adjustRightInd w:val="0"/>
              <w:jc w:val="center"/>
              <w:rPr>
                <w:rFonts w:eastAsia="Courier"/>
                <w:color w:val="000000"/>
                <w:sz w:val="20"/>
                <w:szCs w:val="20"/>
              </w:rPr>
            </w:pPr>
            <w:r w:rsidRPr="00A51D55">
              <w:rPr>
                <w:sz w:val="20"/>
                <w:szCs w:val="20"/>
              </w:rPr>
              <w:t>12 (19.0)</w:t>
            </w:r>
          </w:p>
        </w:tc>
      </w:tr>
      <w:tr w:rsidR="00BB66A0" w:rsidRPr="00BB66A0" ns2:paraId="0A2A0D0A" ns2:textId="77777777" w:rsidTr="00BB66A0">
        <w:trPr>
          <w:cantSplit/>
          <w:jc w:val="center"/>
        </w:trPr>
        <w:tc>
          <w:tcPr>
            <w:tcW w:w="2497" w:type="pct"/>
            <w:tcBorders>
              <w:top w:val="nil"/>
              <w:left w:val="nil"/>
              <w:bottom w:val="nil"/>
              <w:right w:val="nil"/>
            </w:tcBorders>
            <w:shd w:val="clear" w:color="auto" w:fill="FFFFFF"/>
          </w:tcPr>
          <w:p ns2:paraId="78476C2A" ns2:textId="7917E796" w:rsidR="00BB66A0" w:rsidRPr="00BB66A0" w:rsidRDefault="00A51D55" w:rsidP="00A51D55">
            <w:pPr>
              <w:adjustRightInd w:val="0"/>
              <w:ind w:left="360"/>
              <w:rPr>
                <w:rFonts w:eastAsia="Courier"/>
                <w:color w:val="000000"/>
                <w:sz w:val="20"/>
                <w:szCs w:val="20"/>
              </w:rPr>
            </w:pPr>
            <w:r w:rsidRPr="00A51D55">
              <w:rPr>
                <w:sz w:val="20"/>
                <w:szCs w:val="20"/>
              </w:rPr>
              <w:t>H-score &gt;200</w:t>
            </w:r>
          </w:p>
        </w:tc>
        <w:tc>
          <w:tcPr>
            <w:tcW w:w="2503" w:type="pct"/>
            <w:tcBorders>
              <w:top w:val="nil"/>
              <w:left w:val="nil"/>
              <w:bottom w:val="nil"/>
              <w:right w:val="nil"/>
            </w:tcBorders>
            <w:shd w:val="clear" w:color="auto" w:fill="FFFFFF"/>
          </w:tcPr>
          <w:p ns2:paraId="670D740D" ns2:textId="251C6446" w:rsidR="00BB66A0" w:rsidRPr="00BB66A0" w:rsidRDefault="00BB66A0" w:rsidP="00341BDA">
            <w:pPr>
              <w:adjustRightInd w:val="0"/>
              <w:jc w:val="center"/>
              <w:rPr>
                <w:rFonts w:eastAsia="Courier"/>
                <w:color w:val="000000"/>
                <w:sz w:val="20"/>
                <w:szCs w:val="20"/>
              </w:rPr>
            </w:pPr>
            <w:r w:rsidRPr="00A51D55">
              <w:rPr>
                <w:rFonts w:eastAsia="Courier"/>
                <w:sz w:val="20"/>
                <w:szCs w:val="20"/>
              </w:rPr>
              <w:t>44 (69.8)</w:t>
            </w:r>
          </w:p>
        </w:tc>
      </w:tr>
      <w:tr w:rsidR="00BB66A0" w:rsidRPr="00BB66A0" ns2:paraId="38E67B77" ns2:textId="77777777" w:rsidTr="00BB66A0">
        <w:trPr>
          <w:cantSplit/>
          <w:jc w:val="center"/>
        </w:trPr>
        <w:tc>
          <w:tcPr>
            <w:tcW w:w="2497" w:type="pct"/>
            <w:tcBorders>
              <w:top w:val="nil"/>
              <w:left w:val="nil"/>
              <w:bottom w:val="nil"/>
              <w:right w:val="nil"/>
            </w:tcBorders>
            <w:shd w:val="clear" w:color="auto" w:fill="FFFFFF"/>
          </w:tcPr>
          <w:p ns2:paraId="0A42E4D8" ns2:textId="4D3F91CB" w:rsidR="00BB66A0" w:rsidRPr="00AE758F" w:rsidRDefault="00A51D55" w:rsidP="00341BDA">
            <w:pPr>
              <w:adjustRightInd w:val="0"/>
              <w:rPr>
                <w:rFonts w:eastAsia="Courier"/>
                <w:b/>
                <w:color w:val="000000"/>
                <w:sz w:val="20"/>
                <w:szCs w:val="20"/>
              </w:rPr>
            </w:pPr>
            <w:r w:rsidRPr="00AE758F">
              <w:rPr>
                <w:b/>
                <w:bCs/>
                <w:sz w:val="20"/>
                <w:szCs w:val="20"/>
              </w:rPr>
              <w:t>PD-L1 expression,</w:t>
            </w:r>
            <w:r w:rsidRPr="00AE758F">
              <w:rPr>
                <w:b/>
                <w:bCs/>
                <w:sz w:val="20"/>
                <w:szCs w:val="20"/>
                <w:vertAlign w:val="superscript"/>
              </w:rPr>
              <w:t xml:space="preserve"> </w:t>
            </w:r>
            <w:r w:rsidRPr="00AE758F">
              <w:rPr>
                <w:b/>
                <w:bCs/>
                <w:sz w:val="28"/>
                <w:szCs w:val="28"/>
                <w:vertAlign w:val="superscript"/>
              </w:rPr>
              <w:t>b</w:t>
            </w:r>
            <w:r w:rsidRPr="00AE758F">
              <w:rPr>
                <w:b/>
                <w:bCs/>
                <w:sz w:val="20"/>
                <w:szCs w:val="20"/>
              </w:rPr>
              <w:t xml:space="preserve"> n (%)</w:t>
            </w:r>
          </w:p>
        </w:tc>
        <w:tc>
          <w:tcPr>
            <w:tcW w:w="2503" w:type="pct"/>
            <w:tcBorders>
              <w:top w:val="nil"/>
              <w:left w:val="nil"/>
              <w:bottom w:val="nil"/>
              <w:right w:val="nil"/>
            </w:tcBorders>
            <w:shd w:val="clear" w:color="auto" w:fill="FFFFFF"/>
          </w:tcPr>
          <w:p ns2:paraId="4351EC63" ns2:textId="3C04C0C4" w:rsidR="00BB66A0" w:rsidRPr="00BB66A0" w:rsidRDefault="00BB66A0" w:rsidP="00341BDA">
            <w:pPr>
              <w:adjustRightInd w:val="0"/>
              <w:jc w:val="center"/>
              <w:rPr>
                <w:rFonts w:eastAsia="Courier"/>
                <w:color w:val="000000"/>
                <w:sz w:val="20"/>
                <w:szCs w:val="20"/>
              </w:rPr>
            </w:pPr>
          </w:p>
        </w:tc>
      </w:tr>
      <w:tr w:rsidR="00BB66A0" w:rsidRPr="00BB66A0" ns2:paraId="2AFDC127" ns2:textId="77777777" w:rsidTr="00BB66A0">
        <w:trPr>
          <w:cantSplit/>
          <w:jc w:val="center"/>
        </w:trPr>
        <w:tc>
          <w:tcPr>
            <w:tcW w:w="2497" w:type="pct"/>
            <w:tcBorders>
              <w:top w:val="nil"/>
              <w:left w:val="nil"/>
              <w:bottom w:val="nil"/>
              <w:right w:val="nil"/>
            </w:tcBorders>
            <w:shd w:val="clear" w:color="auto" w:fill="FFFFFF"/>
          </w:tcPr>
          <w:p ns2:paraId="7D1B547A" ns2:textId="1AC8F3B6" w:rsidR="00BB66A0" w:rsidRPr="00BB66A0" w:rsidRDefault="00A51D55" w:rsidP="00A51D55">
            <w:pPr>
              <w:adjustRightInd w:val="0"/>
              <w:ind w:left="360"/>
              <w:rPr>
                <w:rFonts w:eastAsia="Courier"/>
                <w:color w:val="000000"/>
                <w:sz w:val="20"/>
                <w:szCs w:val="20"/>
              </w:rPr>
            </w:pPr>
            <w:r w:rsidRPr="00A51D55">
              <w:rPr>
                <w:sz w:val="20"/>
                <w:szCs w:val="20"/>
              </w:rPr>
              <w:t>TPS &lt;1%</w:t>
            </w:r>
          </w:p>
        </w:tc>
        <w:tc>
          <w:tcPr>
            <w:tcW w:w="2503" w:type="pct"/>
            <w:tcBorders>
              <w:top w:val="nil"/>
              <w:left w:val="nil"/>
              <w:bottom w:val="nil"/>
              <w:right w:val="nil"/>
            </w:tcBorders>
            <w:shd w:val="clear" w:color="auto" w:fill="FFFFFF"/>
          </w:tcPr>
          <w:p ns2:paraId="1C84BAC4" ns2:textId="2A3A543A" w:rsidR="00BB66A0" w:rsidRPr="00BB66A0" w:rsidRDefault="00A51D55" w:rsidP="00341BDA">
            <w:pPr>
              <w:adjustRightInd w:val="0"/>
              <w:jc w:val="center"/>
              <w:rPr>
                <w:rFonts w:eastAsia="Courier"/>
                <w:color w:val="000000"/>
                <w:sz w:val="20"/>
                <w:szCs w:val="20"/>
              </w:rPr>
            </w:pPr>
            <w:r w:rsidRPr="00A51D55">
              <w:rPr>
                <w:sz w:val="20"/>
                <w:szCs w:val="20"/>
              </w:rPr>
              <w:t>21 (33.3)</w:t>
            </w:r>
          </w:p>
        </w:tc>
      </w:tr>
      <w:tr w:rsidR="00AE758F" w:rsidRPr="00BB66A0" ns2:paraId="54D955AD" ns2:textId="77777777" w:rsidTr="000C238B">
        <w:trPr>
          <w:cantSplit/>
          <w:jc w:val="center"/>
        </w:trPr>
        <w:tc>
          <w:tcPr>
            <w:tcW w:w="2497" w:type="pct"/>
            <w:tcBorders>
              <w:top w:val="nil"/>
              <w:left w:val="nil"/>
              <w:right w:val="nil"/>
            </w:tcBorders>
            <w:shd w:val="clear" w:color="auto" w:fill="FFFFFF"/>
          </w:tcPr>
          <w:p ns2:paraId="5178B48A" ns2:textId="494171DF" w:rsidR="00AE758F" w:rsidRPr="00A51D55" w:rsidRDefault="00AE758F" w:rsidP="00A51D55">
            <w:pPr>
              <w:adjustRightInd w:val="0"/>
              <w:ind w:left="360"/>
              <w:rPr>
                <w:sz w:val="20"/>
                <w:szCs w:val="20"/>
              </w:rPr>
            </w:pPr>
            <w:r w:rsidRPr="00A51D55">
              <w:rPr>
                <w:sz w:val="20"/>
                <w:szCs w:val="20"/>
              </w:rPr>
              <w:t>TPS 1%‒49%</w:t>
            </w:r>
          </w:p>
        </w:tc>
        <w:tc>
          <w:tcPr>
            <w:tcW w:w="2503" w:type="pct"/>
            <w:tcBorders>
              <w:top w:val="nil"/>
              <w:left w:val="nil"/>
              <w:right w:val="nil"/>
            </w:tcBorders>
            <w:shd w:val="clear" w:color="auto" w:fill="FFFFFF"/>
          </w:tcPr>
          <w:p ns2:paraId="1EB30526" ns2:textId="28CB40DD" w:rsidR="00AE758F" w:rsidRPr="00A51D55" w:rsidRDefault="00AE758F" w:rsidP="00A51D55">
            <w:pPr>
              <w:adjustRightInd w:val="0"/>
              <w:jc w:val="center"/>
              <w:rPr>
                <w:sz w:val="20"/>
                <w:szCs w:val="20"/>
              </w:rPr>
            </w:pPr>
            <w:r>
              <w:rPr>
                <w:sz w:val="20"/>
                <w:szCs w:val="20"/>
              </w:rPr>
              <w:t>19 (30.2)</w:t>
            </w:r>
          </w:p>
        </w:tc>
      </w:tr>
      <w:tr w:rsidR="00BB66A0" w:rsidRPr="00BB66A0" ns2:paraId="032C828B" ns2:textId="77777777" w:rsidTr="000C238B">
        <w:trPr>
          <w:cantSplit/>
          <w:jc w:val="center"/>
        </w:trPr>
        <w:tc>
          <w:tcPr>
            <w:tcW w:w="2497" w:type="pct"/>
            <w:tcBorders>
              <w:top w:val="nil"/>
              <w:left w:val="nil"/>
              <w:bottom w:val="single" w:sz="4" w:space="0" w:color="auto"/>
              <w:right w:val="nil"/>
            </w:tcBorders>
            <w:shd w:val="clear" w:color="auto" w:fill="FFFFFF"/>
          </w:tcPr>
          <w:p ns2:paraId="1E7A700D" ns2:textId="04B9DB93" w:rsidR="00BB66A0" w:rsidRPr="00BB66A0" w:rsidRDefault="00BB66A0" w:rsidP="00A51D55">
            <w:pPr>
              <w:adjustRightInd w:val="0"/>
              <w:ind w:left="360"/>
              <w:rPr>
                <w:rFonts w:eastAsia="Courier"/>
                <w:color w:val="000000"/>
                <w:sz w:val="20"/>
                <w:szCs w:val="20"/>
              </w:rPr>
            </w:pPr>
            <w:r w:rsidRPr="00A51D55">
              <w:rPr>
                <w:rFonts w:eastAsia="Courier"/>
                <w:sz w:val="20"/>
                <w:szCs w:val="20"/>
              </w:rPr>
              <w:t>TPS</w:t>
            </w:r>
            <w:r w:rsidR="00A51D55" w:rsidRPr="00A51D55">
              <w:rPr>
                <w:sz w:val="20"/>
                <w:szCs w:val="20"/>
              </w:rPr>
              <w:t xml:space="preserve"> ≥50%</w:t>
            </w:r>
          </w:p>
        </w:tc>
        <w:tc>
          <w:tcPr>
            <w:tcW w:w="2503" w:type="pct"/>
            <w:tcBorders>
              <w:top w:val="nil"/>
              <w:left w:val="nil"/>
              <w:bottom w:val="single" w:sz="4" w:space="0" w:color="auto"/>
              <w:right w:val="nil"/>
            </w:tcBorders>
            <w:shd w:val="clear" w:color="auto" w:fill="FFFFFF"/>
          </w:tcPr>
          <w:p ns2:paraId="5A2972F8" ns2:textId="692953B1" w:rsidR="00BB66A0" w:rsidRPr="00BB66A0" w:rsidRDefault="00A51D55" w:rsidP="00341BDA">
            <w:pPr>
              <w:adjustRightInd w:val="0"/>
              <w:jc w:val="center"/>
              <w:rPr>
                <w:rFonts w:eastAsia="Courier"/>
                <w:color w:val="000000"/>
                <w:sz w:val="20"/>
                <w:szCs w:val="20"/>
              </w:rPr>
            </w:pPr>
            <w:r w:rsidRPr="00A51D55">
              <w:rPr>
                <w:sz w:val="20"/>
                <w:szCs w:val="20"/>
              </w:rPr>
              <w:t>23 (36.5)</w:t>
            </w:r>
          </w:p>
        </w:tc>
      </w:tr>
      <w:tr w:rsidR="00BB66A0" w:rsidRPr="00BB66A0" ns2:paraId="5E665472" ns2:textId="77777777" w:rsidTr="000C238B">
        <w:trPr>
          <w:cantSplit/>
          <w:jc w:val="center"/>
        </w:trPr>
        <w:tc>
          <w:tcPr>
            <w:tcW w:w="5000" w:type="pct"/>
            <w:gridSpan w:val="2"/>
            <w:tcBorders>
              <w:top w:val="single" w:sz="4" w:space="0" w:color="auto"/>
              <w:left w:val="nil"/>
              <w:bottom w:val="nil"/>
              <w:right w:val="nil"/>
            </w:tcBorders>
            <w:shd w:val="clear" w:color="auto" w:fill="FFFFFF"/>
          </w:tcPr>
          <w:p ns2:paraId="79ADBAA9" ns2:textId="77777777" w:rsidR="00A51D55" w:rsidRPr="00A51D55" w:rsidRDefault="00A51D55" w:rsidP="00AE758F">
            <w:pPr>
              <w:pStyle w:val="TableFootnote"/>
              <w:rPr>
                <w:rFonts w:eastAsia="Courier"/>
              </w:rPr>
            </w:pPr>
            <w:r w:rsidRPr="00680FAC">
              <w:rPr>
                <w:rFonts w:eastAsia="Courier"/>
                <w:sz w:val="24"/>
                <w:vertAlign w:val="superscript"/>
              </w:rPr>
              <w:t>a</w:t>
            </w:r>
            <w:r w:rsidRPr="00A51D55">
              <w:rPr>
                <w:rFonts w:eastAsia="Courier"/>
              </w:rPr>
              <w:t>TROP2 expression was assessed at a central lab using EPR20043 antibody. TROP2 expression data was unavailable for 7 patients in cohort 1B.</w:t>
            </w:r>
          </w:p>
          <w:p ns2:paraId="18DEE53A" ns2:textId="77777777" w:rsidR="00A51D55" w:rsidRPr="00A51D55" w:rsidRDefault="00A51D55" w:rsidP="00AE758F">
            <w:pPr>
              <w:pStyle w:val="TableFootnote"/>
              <w:rPr>
                <w:rFonts w:eastAsia="Courier"/>
              </w:rPr>
            </w:pPr>
            <w:r w:rsidRPr="00680FAC">
              <w:rPr>
                <w:rFonts w:eastAsia="Courier"/>
                <w:sz w:val="24"/>
                <w:vertAlign w:val="superscript"/>
              </w:rPr>
              <w:t>b</w:t>
            </w:r>
            <w:r w:rsidRPr="00A51D55">
              <w:rPr>
                <w:rFonts w:eastAsia="Courier"/>
              </w:rPr>
              <w:t xml:space="preserve">PD-L1 expression was assessed at a central lab with PD-L1 IHC 22C3 pharmDx. </w:t>
            </w:r>
          </w:p>
          <w:p ns2:paraId="1E93A096" ns2:textId="2E8E70BB" w:rsidR="00BB66A0" w:rsidRPr="00BB66A0" w:rsidRDefault="00A51D55" w:rsidP="00AE758F">
            <w:pPr>
              <w:pStyle w:val="TableFootnote"/>
              <w:rPr>
                <w:rFonts w:eastAsia="Courier"/>
              </w:rPr>
            </w:pPr>
            <w:r w:rsidRPr="00A51D55">
              <w:rPr>
                <w:rFonts w:eastAsia="Courier"/>
              </w:rPr>
              <w:t>ECOG PS: Eastern Cooperative Oncology Group performance status; PD-L1: programmed cell death ligand 1; TPS: tumor proportion score; yr: year</w:t>
            </w:r>
            <w:r w:rsidR="00BB66A0" w:rsidRPr="00BB66A0">
              <w:rPr>
                <w:rFonts w:eastAsia="Courier"/>
              </w:rPr>
              <w:t>).</w:t>
            </w:r>
          </w:p>
          <w:p ns2:paraId="190E8DE5" ns2:textId="54AC2E5A" w:rsidR="00BB66A0" w:rsidRPr="00BB66A0" w:rsidRDefault="00BB66A0" w:rsidP="00BB66A0">
            <w:pPr>
              <w:keepNext/>
              <w:adjustRightInd w:val="0"/>
              <w:rPr>
                <w:rFonts w:eastAsia="Courier"/>
                <w:color w:val="000000"/>
                <w:sz w:val="18"/>
                <w:szCs w:val="18"/>
              </w:rPr>
            </w:pPr>
            <w:r w:rsidRPr="00BB66A0">
              <w:rPr>
                <w:rFonts w:eastAsia="Courier"/>
                <w:color w:val="000000"/>
                <w:sz w:val="18"/>
                <w:szCs w:val="18"/>
              </w:rPr>
              <w:t xml:space="preserve">Database cutoff date: </w:t>
            </w:r>
            <w:r w:rsidR="00AE758F">
              <w:rPr>
                <w:rFonts w:eastAsia="Courier"/>
                <w:color w:val="000000"/>
                <w:sz w:val="18"/>
                <w:szCs w:val="18"/>
              </w:rPr>
              <w:t>02-JAN-2024</w:t>
            </w:r>
          </w:p>
        </w:tc>
      </w:tr>
    </w:tbl>
    <w:p ns2:paraId="635D0AFE" ns2:textId="18AD85D7" w:rsidR="00F12557" w:rsidRPr="00762F62" w:rsidRDefault="00BB66A0" w:rsidP="00F52139">
      <w:pPr>
        <w:pStyle w:val="Paragraph"/>
        <w:pageBreakBefore/>
      </w:pPr>
      <w:del w:id="9949" w:author="GoldenCorpusHarness" w:date="2026-03-28T21:57:55Z">
        <w:r>
          <w:delText>ORR per RECIST 1.1 by the investigator is a primary endpoint of this study. The confirmed ORR was 71.4% (95% CI: 58.7, 82.1), all PRs [Table 26]. Waterfall plots for best percentage change from baseline of target lesions based on investigator assessment per RECIST 1.1 is presented in [Figure 13].</w:delText>
        </w:r>
      </w:del>
    </w:p>
    <w:p ns2:paraId="4E7EB952" ns2:textId="5A6E42A9" w:rsidR="00E16DDF" w:rsidRPr="00E16DDF" w:rsidRDefault="00E16DDF" w:rsidP="001A3246">
      <w:pPr>
        <w:pStyle w:val="TableTitle"/>
        <w:rPr>
          <w:sz w:val="28"/>
          <w:szCs w:val="28"/>
        </w:rPr>
      </w:pPr>
      <w:r>
        <w:t>Table 2</w:t>
      </w:r>
      <w:ins w:id="9950" w:author="GoldenCorpusHarness" w:date="2026-03-28T21:57:55Z">
        <w:r>
          <w:t>0MK-2870-001 (KL2</w:t>
        </w:r>
      </w:ins>
      <w:r>
        <w:t>6</w:t>
      </w:r>
      <w:del w:id="9951" w:author="GoldenCorpusHarness" w:date="2026-03-28T21:57:55Z">
        <w:r>
          <w:delText>Efficacy</w:delText>
        </w:r>
      </w:del>
      <w:ins w:id="9952" w:author="GoldenCorpusHarness" w:date="2026-03-28T21:57:55Z">
        <w:r>
          <w:t>4 01)</w:t>
        </w:r>
      </w:ins>
      <w:r>
        <w:t xml:space="preserve"> Summary </w:t>
      </w:r>
      <w:del w:id="9953" w:author="GoldenCorpusHarness" w:date="2026-03-28T21:57:55Z">
        <w:r>
          <w:delText xml:space="preserve">in Cohort 1B </w:delText>
        </w:r>
      </w:del>
      <w:r>
        <w:t xml:space="preserve">of </w:t>
      </w:r>
      <w:del w:id="9954" w:author="GoldenCorpusHarness" w:date="2026-03-28T21:57:55Z">
        <w:r>
          <w:delText>MK</w:delText>
        </w:r>
      </w:del>
      <w:ins w:id="9955" w:author="GoldenCorpusHarness" w:date="2026-03-28T21:57:55Z">
        <w:r>
          <w:t>Follow</w:t>
        </w:r>
      </w:ins>
      <w:r>
        <w:t>-</w:t>
      </w:r>
      <w:del w:id="9956" w:author="GoldenCorpusHarness" w:date="2026-03-28T21:57:55Z">
        <w:r>
          <w:delText>2870-013</w:delText>
        </w:r>
      </w:del>
      <w:ins w:id="9957" w:author="GoldenCorpusHarness" w:date="2026-03-28T21:57:55Z">
        <w:r>
          <w:t>up</w:t>
        </w:r>
      </w:ins>
      <w:r>
        <w:t xml:space="preserve"> </w:t>
      </w:r>
      <w:del w:id="9958" w:author="GoldenCorpusHarness" w:date="2026-03-28T21:57:55Z">
        <w:r>
          <w:delText>(SKB264-II-05) - P</w:delText>
        </w:r>
      </w:del>
      <w:ins w:id="9959" w:author="GoldenCorpusHarness" w:date="2026-03-28T21:57:55Z">
        <w:r>
          <w:t>Dur</w:t>
        </w:r>
      </w:ins>
      <w:r>
        <w:t>a</w:t>
      </w:r>
      <w:del w:id="9960" w:author="GoldenCorpusHarness" w:date="2026-03-28T21:57:55Z">
        <w:r>
          <w:delText>r</w:delText>
        </w:r>
      </w:del>
      <w:r>
        <w:t>ti</w:t>
      </w:r>
      <w:del w:id="9961" w:author="GoldenCorpusHarness" w:date="2026-03-28T21:57:55Z">
        <w:r>
          <w:delText xml:space="preserve">cipants Treated </w:delText>
        </w:r>
      </w:del>
      <w:r>
        <w:t xml:space="preserve">on </w:t>
      </w:r>
      <w:ins w:id="9962" w:author="GoldenCorpusHarness" w:date="2026-03-28T21:57:55Z">
        <w:r>
          <w:t>5 mg/kg (APaT P</w:t>
        </w:r>
      </w:ins>
      <w:r>
        <w:t>o</w:t>
      </w:r>
      <w:del w:id="9963" w:author="GoldenCorpusHarness" w:date="2026-03-28T21:57:55Z">
        <w:r>
          <w:delText>r Bef</w:delText>
        </w:r>
      </w:del>
      <w:ins w:id="9964" w:author="GoldenCorpusHarness" w:date="2026-03-28T21:57:55Z">
        <w:r>
          <w:t>pulati</w:t>
        </w:r>
      </w:ins>
      <w:r>
        <w:t>o</w:t>
      </w:r>
      <w:del w:id="9965" w:author="GoldenCorpusHarness" w:date="2026-03-28T21:57:55Z">
        <w:r>
          <w:delText>re 01-DEC-2023 Are I</w:delText>
        </w:r>
      </w:del>
      <w:r>
        <w:t>n</w:t>
      </w:r>
      <w:del w:id="9966" w:author="GoldenCorpusHarness" w:date="2026-03-28T21:57:55Z">
        <w:r>
          <w:delText>cluded</w:delText>
        </w:r>
      </w:del>
      <w:ins w:id="9967" w:author="GoldenCorpusHarness" w:date="2026-03-28T21:57:55Z">
        <w:r>
          <w:t>)</w:t>
        </w:r>
      </w:ins>
    </w:p>
    <w:tbl>
      <w:tblPr>
        <w:tblW w:w="5000" w:type="pct"/>
        <w:jc w:val="center"/>
        <w:tblCellMar>
          <w:left w:w="0" w:type="dxa"/>
          <w:right w:w="0" w:type="dxa"/>
        </w:tblCellMar>
        <w:tblLook w:val="0000" w:firstRow="0" w:lastRow="0" w:firstColumn="0" w:lastColumn="0" w:noHBand="0" w:noVBand="0"/>
      </w:tblPr>
      <w:tblGrid>
        <w:gridCol w:w="4495"/>
        <w:gridCol w:w="4505"/>
      </w:tblGrid>
      <w:tr w:rsidR="00E16DDF" w:rsidRPr="00E16DDF" ns2:paraId="145CE956" ns2:textId="77777777" w:rsidTr="00E16DDF">
        <w:trPr>
          <w:cantSplit/>
          <w:tblHeader/>
          <w:jc w:val="center"/>
        </w:trPr>
        <w:tc>
          <w:tcPr>
            <w:tcW w:w="2497" w:type="pct"/>
            <w:tcBorders>
              <w:top w:val="single" w:sz="6" w:space="0" w:color="000000"/>
              <w:left w:val="nil"/>
              <w:bottom w:val="single" w:sz="6" w:space="0" w:color="000000"/>
              <w:right w:val="nil"/>
            </w:tcBorders>
            <w:shd w:val="clear" w:color="auto" w:fill="FFFFFF"/>
            <w:vAlign w:val="bottom"/>
          </w:tcPr>
          <w:p ns2:paraId="2F65F08F" ns2:textId="3C47CFBA" w:rsidR="00E16DDF" w:rsidRPr="003D26AB" w:rsidRDefault="00E16DDF" w:rsidP="0000494D">
            <w:pPr>
              <w:keepNext/>
              <w:adjustRightInd w:val="0"/>
              <w:rPr>
                <w:rFonts w:eastAsia="Courier"/>
                <w:b/>
                <w:color w:val="000000"/>
                <w:sz w:val="20"/>
                <w:szCs w:val="20"/>
              </w:rPr>
            </w:pPr>
          </w:p>
        </w:tc>
        <w:tc>
          <w:tcPr>
            <w:tcW w:w="2503" w:type="pct"/>
            <w:tcBorders>
              <w:top w:val="single" w:sz="6" w:space="0" w:color="000000"/>
              <w:left w:val="nil"/>
              <w:bottom w:val="single" w:sz="6" w:space="0" w:color="000000"/>
              <w:right w:val="nil"/>
            </w:tcBorders>
            <w:shd w:val="clear" w:color="auto" w:fill="FFFFFF"/>
            <w:vAlign w:val="bottom"/>
          </w:tcPr>
          <w:p ns2:paraId="3567AB5D" ns2:textId="77777777" w:rsidR="00C85D58" w:rsidRPr="003D26AB" w:rsidRDefault="00C85D58" w:rsidP="00C85D58">
            <w:pPr>
              <w:keepNext/>
              <w:adjustRightInd w:val="0"/>
              <w:jc w:val="center"/>
              <w:rPr>
                <w:rFonts w:eastAsia="Courier"/>
                <w:b/>
                <w:bCs/>
                <w:color w:val="000000"/>
                <w:sz w:val="20"/>
                <w:szCs w:val="20"/>
              </w:rPr>
            </w:pPr>
            <w:r w:rsidRPr="003D26AB">
              <w:rPr>
                <w:rFonts w:eastAsia="Courier"/>
                <w:b/>
                <w:bCs/>
                <w:color w:val="000000"/>
                <w:sz w:val="20"/>
                <w:szCs w:val="20"/>
              </w:rPr>
              <w:t>Cohort 1B</w:t>
            </w:r>
          </w:p>
          <w:p ns2:paraId="779F9338" ns2:textId="7166A644" w:rsidR="00C85D58" w:rsidRPr="003D26AB" w:rsidRDefault="00C85D58" w:rsidP="00C85D58">
            <w:pPr>
              <w:keepNext/>
              <w:adjustRightInd w:val="0"/>
              <w:jc w:val="center"/>
              <w:rPr>
                <w:rFonts w:eastAsia="Courier"/>
                <w:b/>
                <w:bCs/>
                <w:color w:val="000000"/>
                <w:sz w:val="20"/>
                <w:szCs w:val="20"/>
              </w:rPr>
            </w:pPr>
            <w:r w:rsidRPr="003D26AB">
              <w:rPr>
                <w:rFonts w:eastAsia="Courier"/>
                <w:b/>
                <w:bCs/>
                <w:color w:val="000000"/>
                <w:sz w:val="20"/>
                <w:szCs w:val="20"/>
              </w:rPr>
              <w:t>Sac-TMT (5 mg</w:t>
            </w:r>
            <w:r w:rsidR="00E16DDF" w:rsidRPr="003D26AB">
              <w:rPr>
                <w:rFonts w:eastAsia="Courier"/>
                <w:b/>
                <w:color w:val="000000"/>
                <w:sz w:val="20"/>
                <w:szCs w:val="20"/>
              </w:rPr>
              <w:t xml:space="preserve">/kg </w:t>
            </w:r>
            <w:r w:rsidR="008726D7">
              <w:rPr>
                <w:rFonts w:eastAsia="Courier"/>
                <w:b/>
                <w:bCs/>
                <w:color w:val="000000"/>
                <w:sz w:val="20"/>
                <w:szCs w:val="20"/>
              </w:rPr>
              <w:t>q</w:t>
            </w:r>
            <w:r w:rsidR="008726D7" w:rsidRPr="003D26AB">
              <w:rPr>
                <w:rFonts w:eastAsia="Courier"/>
                <w:b/>
                <w:bCs/>
                <w:color w:val="000000"/>
                <w:sz w:val="20"/>
                <w:szCs w:val="20"/>
              </w:rPr>
              <w:t>2</w:t>
            </w:r>
            <w:r w:rsidR="008726D7">
              <w:rPr>
                <w:rFonts w:eastAsia="Courier"/>
                <w:b/>
                <w:bCs/>
                <w:color w:val="000000"/>
                <w:sz w:val="20"/>
                <w:szCs w:val="20"/>
              </w:rPr>
              <w:t>w</w:t>
            </w:r>
            <w:r w:rsidRPr="003D26AB">
              <w:rPr>
                <w:rFonts w:eastAsia="Courier"/>
                <w:b/>
                <w:bCs/>
                <w:color w:val="000000"/>
                <w:sz w:val="20"/>
                <w:szCs w:val="20"/>
              </w:rPr>
              <w:t xml:space="preserve">) </w:t>
            </w:r>
            <w:r w:rsidR="00E16DDF" w:rsidRPr="003D26AB">
              <w:rPr>
                <w:rFonts w:eastAsia="Courier"/>
                <w:b/>
                <w:color w:val="000000"/>
                <w:sz w:val="20"/>
                <w:szCs w:val="20"/>
              </w:rPr>
              <w:t xml:space="preserve">+ KL-A167 </w:t>
            </w:r>
            <w:r w:rsidRPr="003D26AB">
              <w:rPr>
                <w:rFonts w:eastAsia="Courier"/>
                <w:b/>
                <w:bCs/>
                <w:color w:val="000000"/>
                <w:sz w:val="20"/>
                <w:szCs w:val="20"/>
              </w:rPr>
              <w:t>(</w:t>
            </w:r>
            <w:r w:rsidR="00E16DDF" w:rsidRPr="003D26AB">
              <w:rPr>
                <w:rFonts w:eastAsia="Courier"/>
                <w:b/>
                <w:color w:val="000000"/>
                <w:sz w:val="20"/>
                <w:szCs w:val="20"/>
              </w:rPr>
              <w:t xml:space="preserve">900 mg </w:t>
            </w:r>
            <w:r w:rsidR="008726D7">
              <w:rPr>
                <w:rFonts w:eastAsia="Courier"/>
                <w:b/>
                <w:color w:val="000000"/>
                <w:sz w:val="20"/>
                <w:szCs w:val="20"/>
              </w:rPr>
              <w:t>q</w:t>
            </w:r>
            <w:r w:rsidR="008726D7" w:rsidRPr="003D26AB">
              <w:rPr>
                <w:rFonts w:eastAsia="Courier"/>
                <w:b/>
                <w:color w:val="000000"/>
                <w:sz w:val="20"/>
                <w:szCs w:val="20"/>
              </w:rPr>
              <w:t>2</w:t>
            </w:r>
            <w:r w:rsidR="008726D7">
              <w:rPr>
                <w:rFonts w:eastAsia="Courier"/>
                <w:b/>
                <w:color w:val="000000"/>
                <w:sz w:val="20"/>
                <w:szCs w:val="20"/>
              </w:rPr>
              <w:t>w</w:t>
            </w:r>
            <w:r w:rsidRPr="003D26AB">
              <w:rPr>
                <w:rFonts w:eastAsia="Courier"/>
                <w:b/>
                <w:bCs/>
                <w:color w:val="000000"/>
                <w:sz w:val="20"/>
                <w:szCs w:val="20"/>
              </w:rPr>
              <w:t>)</w:t>
            </w:r>
          </w:p>
          <w:p ns2:paraId="74CA6A4C" ns2:textId="15AA309F" w:rsidR="00E16DDF" w:rsidRPr="003D26AB" w:rsidRDefault="00E16DDF" w:rsidP="00341BDA">
            <w:pPr>
              <w:keepNext/>
              <w:adjustRightInd w:val="0"/>
              <w:jc w:val="center"/>
              <w:rPr>
                <w:rFonts w:eastAsia="Courier"/>
                <w:b/>
                <w:color w:val="000000"/>
                <w:sz w:val="20"/>
                <w:szCs w:val="20"/>
              </w:rPr>
            </w:pPr>
            <w:r w:rsidRPr="003D26AB">
              <w:rPr>
                <w:rFonts w:eastAsia="Courier"/>
                <w:b/>
                <w:color w:val="000000"/>
                <w:sz w:val="20"/>
                <w:szCs w:val="20"/>
              </w:rPr>
              <w:t>(N=63)</w:t>
            </w:r>
          </w:p>
        </w:tc>
      </w:tr>
      <w:tr w:rsidR="00E16DDF" w:rsidRPr="00E16DDF" ns2:paraId="7187C5F9" ns2:textId="77777777" w:rsidTr="00E16DDF">
        <w:trPr>
          <w:cantSplit/>
          <w:jc w:val="center"/>
        </w:trPr>
        <w:tc>
          <w:tcPr>
            <w:tcW w:w="2497" w:type="pct"/>
            <w:tcBorders>
              <w:top w:val="nil"/>
              <w:left w:val="nil"/>
              <w:bottom w:val="nil"/>
              <w:right w:val="nil"/>
            </w:tcBorders>
            <w:shd w:val="clear" w:color="auto" w:fill="FFFFFF"/>
          </w:tcPr>
          <w:p ns2:paraId="4B70484E" ns2:textId="37AB7D7D" w:rsidR="00E16DDF" w:rsidRPr="00E16DDF" w:rsidRDefault="00AB360A" w:rsidP="00341BDA">
            <w:pPr>
              <w:adjustRightInd w:val="0"/>
              <w:rPr>
                <w:rFonts w:eastAsia="Courier"/>
                <w:color w:val="000000"/>
                <w:sz w:val="20"/>
                <w:szCs w:val="20"/>
              </w:rPr>
            </w:pPr>
            <w:r w:rsidRPr="003D26AB">
              <w:rPr>
                <w:sz w:val="20"/>
                <w:szCs w:val="20"/>
              </w:rPr>
              <w:t xml:space="preserve">Median follow-up </w:t>
            </w:r>
            <w:r w:rsidR="0000494D" w:rsidRPr="003D26AB">
              <w:rPr>
                <w:sz w:val="20"/>
                <w:szCs w:val="20"/>
              </w:rPr>
              <w:t xml:space="preserve">in months </w:t>
            </w:r>
            <w:r w:rsidRPr="003D26AB">
              <w:rPr>
                <w:sz w:val="20"/>
                <w:szCs w:val="20"/>
              </w:rPr>
              <w:t>(range)</w:t>
            </w:r>
          </w:p>
        </w:tc>
        <w:tc>
          <w:tcPr>
            <w:tcW w:w="2503" w:type="pct"/>
            <w:tcBorders>
              <w:top w:val="nil"/>
              <w:left w:val="nil"/>
              <w:bottom w:val="nil"/>
              <w:right w:val="nil"/>
            </w:tcBorders>
            <w:shd w:val="clear" w:color="auto" w:fill="FFFFFF"/>
          </w:tcPr>
          <w:p ns2:paraId="2D92BDCA" ns2:textId="0C5FEFA3" w:rsidR="00E16DDF" w:rsidRPr="00E16DDF" w:rsidRDefault="00AB360A" w:rsidP="00341BDA">
            <w:pPr>
              <w:adjustRightInd w:val="0"/>
              <w:jc w:val="center"/>
              <w:rPr>
                <w:rFonts w:eastAsia="Courier"/>
                <w:color w:val="000000"/>
                <w:sz w:val="20"/>
                <w:szCs w:val="20"/>
              </w:rPr>
            </w:pPr>
            <w:r w:rsidRPr="003D26AB">
              <w:rPr>
                <w:sz w:val="20"/>
                <w:szCs w:val="20"/>
              </w:rPr>
              <w:t>6.9 (2.6,10.3)</w:t>
            </w:r>
          </w:p>
        </w:tc>
      </w:tr>
      <w:tr w:rsidR="00E16DDF" w:rsidRPr="00E16DDF" ns2:paraId="724A46A1" ns2:textId="77777777" w:rsidTr="00E16DDF">
        <w:trPr>
          <w:cantSplit/>
          <w:jc w:val="center"/>
        </w:trPr>
        <w:tc>
          <w:tcPr>
            <w:tcW w:w="2497" w:type="pct"/>
            <w:tcBorders>
              <w:top w:val="nil"/>
              <w:left w:val="nil"/>
              <w:bottom w:val="nil"/>
              <w:right w:val="nil"/>
            </w:tcBorders>
            <w:shd w:val="clear" w:color="auto" w:fill="FFFFFF"/>
          </w:tcPr>
          <w:p ns2:paraId="00C2C843" ns2:textId="4B3DBC2A" w:rsidR="00E16DDF" w:rsidRPr="00E16DDF" w:rsidRDefault="00AB360A" w:rsidP="00341BDA">
            <w:pPr>
              <w:adjustRightInd w:val="0"/>
              <w:rPr>
                <w:rFonts w:eastAsia="Courier"/>
                <w:color w:val="000000"/>
                <w:sz w:val="20"/>
                <w:szCs w:val="20"/>
              </w:rPr>
            </w:pPr>
            <w:r w:rsidRPr="003D26AB">
              <w:rPr>
                <w:sz w:val="20"/>
                <w:szCs w:val="20"/>
              </w:rPr>
              <w:t xml:space="preserve">Median treatment duration for Sac-TMT </w:t>
            </w:r>
            <w:r w:rsidR="0000494D" w:rsidRPr="003D26AB">
              <w:rPr>
                <w:sz w:val="20"/>
                <w:szCs w:val="20"/>
              </w:rPr>
              <w:t>in months (range)</w:t>
            </w:r>
            <w:r w:rsidRPr="003D26AB">
              <w:rPr>
                <w:sz w:val="20"/>
                <w:szCs w:val="20"/>
              </w:rPr>
              <w:t>.</w:t>
            </w:r>
          </w:p>
        </w:tc>
        <w:tc>
          <w:tcPr>
            <w:tcW w:w="2503" w:type="pct"/>
            <w:tcBorders>
              <w:top w:val="nil"/>
              <w:left w:val="nil"/>
              <w:bottom w:val="nil"/>
              <w:right w:val="nil"/>
            </w:tcBorders>
            <w:shd w:val="clear" w:color="auto" w:fill="FFFFFF"/>
          </w:tcPr>
          <w:p ns2:paraId="4B896DE8" ns2:textId="0A14BFBD" w:rsidR="00E16DDF" w:rsidRPr="00E16DDF" w:rsidRDefault="00AB360A" w:rsidP="00341BDA">
            <w:pPr>
              <w:adjustRightInd w:val="0"/>
              <w:jc w:val="center"/>
              <w:rPr>
                <w:rFonts w:eastAsia="Courier"/>
                <w:color w:val="000000"/>
                <w:sz w:val="20"/>
                <w:szCs w:val="20"/>
              </w:rPr>
            </w:pPr>
            <w:r w:rsidRPr="003D26AB">
              <w:rPr>
                <w:sz w:val="20"/>
                <w:szCs w:val="20"/>
              </w:rPr>
              <w:t>6.5 (0.5,10.6)</w:t>
            </w:r>
          </w:p>
        </w:tc>
      </w:tr>
      <w:tr w:rsidR="003D26AB" w:rsidRPr="003D26AB" ns2:paraId="6EB82288" ns2:textId="77777777" w:rsidTr="00E16DDF">
        <w:trPr>
          <w:cantSplit/>
          <w:jc w:val="center"/>
        </w:trPr>
        <w:tc>
          <w:tcPr>
            <w:tcW w:w="2497" w:type="pct"/>
            <w:tcBorders>
              <w:top w:val="nil"/>
              <w:left w:val="nil"/>
              <w:bottom w:val="nil"/>
              <w:right w:val="nil"/>
            </w:tcBorders>
            <w:shd w:val="clear" w:color="auto" w:fill="FFFFFF"/>
          </w:tcPr>
          <w:p ns2:paraId="7617298D" ns2:textId="10429B4A" w:rsidR="003D26AB" w:rsidRPr="003D26AB" w:rsidRDefault="003D26AB" w:rsidP="00AB360A">
            <w:pPr>
              <w:adjustRightInd w:val="0"/>
              <w:rPr>
                <w:sz w:val="20"/>
                <w:szCs w:val="20"/>
              </w:rPr>
            </w:pPr>
            <w:r w:rsidRPr="003D26AB">
              <w:rPr>
                <w:sz w:val="20"/>
                <w:szCs w:val="20"/>
              </w:rPr>
              <w:t>Median treatment duration for KL-A167 in months, (range).</w:t>
            </w:r>
          </w:p>
        </w:tc>
        <w:tc>
          <w:tcPr>
            <w:tcW w:w="2503" w:type="pct"/>
            <w:tcBorders>
              <w:top w:val="nil"/>
              <w:left w:val="nil"/>
              <w:bottom w:val="nil"/>
              <w:right w:val="nil"/>
            </w:tcBorders>
            <w:shd w:val="clear" w:color="auto" w:fill="FFFFFF"/>
          </w:tcPr>
          <w:p ns2:paraId="71A1FEC8" ns2:textId="1E67D6A3" w:rsidR="003D26AB" w:rsidRPr="003D26AB" w:rsidRDefault="003D26AB" w:rsidP="00AB360A">
            <w:pPr>
              <w:adjustRightInd w:val="0"/>
              <w:jc w:val="center"/>
              <w:rPr>
                <w:sz w:val="20"/>
                <w:szCs w:val="20"/>
              </w:rPr>
            </w:pPr>
            <w:r w:rsidRPr="003D26AB">
              <w:rPr>
                <w:sz w:val="20"/>
                <w:szCs w:val="20"/>
              </w:rPr>
              <w:t>6.6 (0.5,10.6)</w:t>
            </w:r>
          </w:p>
        </w:tc>
      </w:tr>
      <w:tr w:rsidR="00E16DDF" w:rsidRPr="00E16DDF" ns2:paraId="020D6A32" ns2:textId="77777777" w:rsidTr="00E16DDF">
        <w:trPr>
          <w:cantSplit/>
          <w:jc w:val="center"/>
        </w:trPr>
        <w:tc>
          <w:tcPr>
            <w:tcW w:w="2497" w:type="pct"/>
            <w:tcBorders>
              <w:top w:val="nil"/>
              <w:left w:val="nil"/>
              <w:bottom w:val="nil"/>
              <w:right w:val="nil"/>
            </w:tcBorders>
            <w:shd w:val="clear" w:color="auto" w:fill="FFFFFF"/>
          </w:tcPr>
          <w:p ns2:paraId="268482A1" ns2:textId="1F8F5B15" w:rsidR="00E16DDF" w:rsidRPr="00E16DDF" w:rsidRDefault="004632A2" w:rsidP="00341BDA">
            <w:pPr>
              <w:adjustRightInd w:val="0"/>
              <w:rPr>
                <w:rFonts w:eastAsia="Courier"/>
                <w:color w:val="000000"/>
                <w:sz w:val="20"/>
                <w:szCs w:val="20"/>
              </w:rPr>
            </w:pPr>
            <w:r>
              <w:rPr>
                <w:rFonts w:eastAsia="Courier"/>
                <w:b/>
                <w:bCs/>
                <w:color w:val="000000"/>
                <w:sz w:val="20"/>
                <w:szCs w:val="20"/>
              </w:rPr>
              <w:t xml:space="preserve">Confirmed </w:t>
            </w:r>
            <w:r w:rsidR="00AB360A" w:rsidRPr="003D26AB">
              <w:rPr>
                <w:rFonts w:eastAsia="Courier"/>
                <w:b/>
                <w:bCs/>
                <w:color w:val="000000"/>
                <w:sz w:val="20"/>
                <w:szCs w:val="20"/>
              </w:rPr>
              <w:t>ORR</w:t>
            </w:r>
            <w:r w:rsidR="0000494D" w:rsidRPr="003D26AB">
              <w:rPr>
                <w:rFonts w:eastAsia="Courier"/>
                <w:b/>
                <w:bCs/>
                <w:color w:val="000000"/>
                <w:sz w:val="20"/>
                <w:szCs w:val="20"/>
                <w:vertAlign w:val="superscript"/>
              </w:rPr>
              <w:t>a</w:t>
            </w:r>
            <w:r w:rsidR="00AB360A" w:rsidRPr="003D26AB">
              <w:rPr>
                <w:rFonts w:eastAsia="Courier"/>
                <w:b/>
                <w:bCs/>
                <w:color w:val="000000"/>
                <w:sz w:val="20"/>
                <w:szCs w:val="20"/>
              </w:rPr>
              <w:t>,</w:t>
            </w:r>
            <w:r w:rsidR="00AB360A" w:rsidRPr="003D26AB">
              <w:rPr>
                <w:rFonts w:eastAsia="Courier"/>
                <w:color w:val="000000"/>
                <w:sz w:val="20"/>
                <w:szCs w:val="20"/>
              </w:rPr>
              <w:t xml:space="preserve"> n/N (%) </w:t>
            </w:r>
          </w:p>
        </w:tc>
        <w:tc>
          <w:tcPr>
            <w:tcW w:w="2503" w:type="pct"/>
            <w:tcBorders>
              <w:top w:val="nil"/>
              <w:left w:val="nil"/>
              <w:bottom w:val="nil"/>
              <w:right w:val="nil"/>
            </w:tcBorders>
            <w:shd w:val="clear" w:color="auto" w:fill="FFFFFF"/>
          </w:tcPr>
          <w:p ns2:paraId="449422F2" ns2:textId="55FD8401" w:rsidR="00E16DDF" w:rsidRPr="00E16DDF" w:rsidRDefault="00AB360A" w:rsidP="00341BDA">
            <w:pPr>
              <w:adjustRightInd w:val="0"/>
              <w:jc w:val="center"/>
              <w:rPr>
                <w:rFonts w:eastAsia="Courier"/>
                <w:color w:val="000000"/>
                <w:sz w:val="20"/>
                <w:szCs w:val="20"/>
              </w:rPr>
            </w:pPr>
            <w:r w:rsidRPr="003D26AB">
              <w:rPr>
                <w:rFonts w:eastAsia="Courier"/>
                <w:color w:val="000000"/>
                <w:sz w:val="20"/>
                <w:szCs w:val="20"/>
              </w:rPr>
              <w:t>45/63 (71.4)</w:t>
            </w:r>
          </w:p>
        </w:tc>
      </w:tr>
      <w:tr w:rsidR="003D26AB" w:rsidRPr="003D26AB" ns2:paraId="0D5DBEE1" ns2:textId="77777777" w:rsidTr="00E16DDF">
        <w:trPr>
          <w:cantSplit/>
          <w:jc w:val="center"/>
        </w:trPr>
        <w:tc>
          <w:tcPr>
            <w:tcW w:w="2497" w:type="pct"/>
            <w:tcBorders>
              <w:top w:val="nil"/>
              <w:left w:val="nil"/>
              <w:bottom w:val="nil"/>
              <w:right w:val="nil"/>
            </w:tcBorders>
            <w:shd w:val="clear" w:color="auto" w:fill="FFFFFF"/>
          </w:tcPr>
          <w:p ns2:paraId="38615A6C" ns2:textId="43E18CA2" w:rsidR="003D26AB" w:rsidRPr="003D26AB" w:rsidRDefault="003D26AB" w:rsidP="003D26AB">
            <w:pPr>
              <w:adjustRightInd w:val="0"/>
              <w:ind w:left="360"/>
              <w:rPr>
                <w:rFonts w:eastAsia="Courier"/>
                <w:b/>
                <w:bCs/>
                <w:color w:val="000000"/>
                <w:sz w:val="20"/>
                <w:szCs w:val="20"/>
              </w:rPr>
            </w:pPr>
            <w:r w:rsidRPr="003D26AB">
              <w:rPr>
                <w:rFonts w:eastAsia="Courier"/>
                <w:color w:val="000000"/>
                <w:sz w:val="20"/>
                <w:szCs w:val="20"/>
              </w:rPr>
              <w:t>[95% CI]</w:t>
            </w:r>
          </w:p>
        </w:tc>
        <w:tc>
          <w:tcPr>
            <w:tcW w:w="2503" w:type="pct"/>
            <w:tcBorders>
              <w:top w:val="nil"/>
              <w:left w:val="nil"/>
              <w:bottom w:val="nil"/>
              <w:right w:val="nil"/>
            </w:tcBorders>
            <w:shd w:val="clear" w:color="auto" w:fill="FFFFFF"/>
          </w:tcPr>
          <w:p ns2:paraId="09D6B801" ns2:textId="43200A12" w:rsidR="003D26AB" w:rsidRPr="003D26AB" w:rsidRDefault="003D26AB" w:rsidP="00AB360A">
            <w:pPr>
              <w:adjustRightInd w:val="0"/>
              <w:jc w:val="center"/>
              <w:rPr>
                <w:rFonts w:eastAsia="Courier"/>
                <w:color w:val="000000"/>
                <w:sz w:val="20"/>
                <w:szCs w:val="20"/>
              </w:rPr>
            </w:pPr>
            <w:r w:rsidRPr="003D26AB">
              <w:rPr>
                <w:rFonts w:eastAsia="Courier"/>
                <w:color w:val="000000"/>
                <w:sz w:val="20"/>
                <w:szCs w:val="20"/>
              </w:rPr>
              <w:t>[58.7, 82.1]</w:t>
            </w:r>
          </w:p>
        </w:tc>
      </w:tr>
      <w:tr w:rsidR="00E16DDF" w:rsidRPr="00E16DDF" ns2:paraId="511DBCAC" ns2:textId="77777777" w:rsidTr="00E16DDF">
        <w:trPr>
          <w:cantSplit/>
          <w:jc w:val="center"/>
        </w:trPr>
        <w:tc>
          <w:tcPr>
            <w:tcW w:w="2497" w:type="pct"/>
            <w:tcBorders>
              <w:top w:val="nil"/>
              <w:left w:val="nil"/>
              <w:bottom w:val="nil"/>
              <w:right w:val="nil"/>
            </w:tcBorders>
            <w:shd w:val="clear" w:color="auto" w:fill="FFFFFF"/>
          </w:tcPr>
          <w:p ns2:paraId="57AFB031" ns2:textId="7070E00E" w:rsidR="00E16DDF" w:rsidRPr="00E16DDF" w:rsidRDefault="00AB360A" w:rsidP="003D26AB">
            <w:pPr>
              <w:adjustRightInd w:val="0"/>
              <w:ind w:left="360"/>
              <w:rPr>
                <w:rFonts w:eastAsia="Courier"/>
                <w:color w:val="000000"/>
                <w:sz w:val="20"/>
                <w:szCs w:val="20"/>
              </w:rPr>
            </w:pPr>
            <w:r w:rsidRPr="003D26AB">
              <w:rPr>
                <w:sz w:val="20"/>
                <w:szCs w:val="20"/>
              </w:rPr>
              <w:t>PR, n (%)</w:t>
            </w:r>
          </w:p>
        </w:tc>
        <w:tc>
          <w:tcPr>
            <w:tcW w:w="2503" w:type="pct"/>
            <w:tcBorders>
              <w:top w:val="nil"/>
              <w:left w:val="nil"/>
              <w:bottom w:val="nil"/>
              <w:right w:val="nil"/>
            </w:tcBorders>
            <w:shd w:val="clear" w:color="auto" w:fill="FFFFFF"/>
          </w:tcPr>
          <w:p ns2:paraId="0A073234" ns2:textId="28DB0E56" w:rsidR="00E16DDF" w:rsidRPr="00E16DDF" w:rsidRDefault="00AB360A" w:rsidP="00341BDA">
            <w:pPr>
              <w:adjustRightInd w:val="0"/>
              <w:jc w:val="center"/>
              <w:rPr>
                <w:rFonts w:eastAsia="Courier"/>
                <w:color w:val="000000"/>
                <w:sz w:val="20"/>
                <w:szCs w:val="20"/>
              </w:rPr>
            </w:pPr>
            <w:r w:rsidRPr="003D26AB">
              <w:rPr>
                <w:sz w:val="20"/>
                <w:szCs w:val="20"/>
              </w:rPr>
              <w:t>45 (71.4)</w:t>
            </w:r>
          </w:p>
        </w:tc>
      </w:tr>
      <w:tr w:rsidR="00E16DDF" w:rsidRPr="00E16DDF" ns2:paraId="428DDC63" ns2:textId="77777777" w:rsidTr="00E16DDF">
        <w:trPr>
          <w:cantSplit/>
          <w:jc w:val="center"/>
        </w:trPr>
        <w:tc>
          <w:tcPr>
            <w:tcW w:w="2497" w:type="pct"/>
            <w:tcBorders>
              <w:top w:val="nil"/>
              <w:left w:val="nil"/>
              <w:bottom w:val="nil"/>
              <w:right w:val="nil"/>
            </w:tcBorders>
            <w:shd w:val="clear" w:color="auto" w:fill="FFFFFF"/>
          </w:tcPr>
          <w:p ns2:paraId="7CDBECC5" ns2:textId="35505D91" w:rsidR="00E16DDF" w:rsidRPr="00E16DDF" w:rsidRDefault="00AB360A" w:rsidP="003D26AB">
            <w:pPr>
              <w:adjustRightInd w:val="0"/>
              <w:ind w:left="360"/>
              <w:rPr>
                <w:rFonts w:eastAsia="Courier"/>
                <w:color w:val="000000"/>
                <w:sz w:val="20"/>
                <w:szCs w:val="20"/>
              </w:rPr>
            </w:pPr>
            <w:r w:rsidRPr="003D26AB">
              <w:rPr>
                <w:sz w:val="20"/>
                <w:szCs w:val="20"/>
              </w:rPr>
              <w:t>Confirmed PR, n (%)</w:t>
            </w:r>
          </w:p>
        </w:tc>
        <w:tc>
          <w:tcPr>
            <w:tcW w:w="2503" w:type="pct"/>
            <w:tcBorders>
              <w:top w:val="nil"/>
              <w:left w:val="nil"/>
              <w:bottom w:val="nil"/>
              <w:right w:val="nil"/>
            </w:tcBorders>
            <w:shd w:val="clear" w:color="auto" w:fill="FFFFFF"/>
          </w:tcPr>
          <w:p ns2:paraId="1C173D0D" ns2:textId="76C1B51B" w:rsidR="00E16DDF" w:rsidRPr="00E16DDF" w:rsidRDefault="00AB360A" w:rsidP="00341BDA">
            <w:pPr>
              <w:adjustRightInd w:val="0"/>
              <w:jc w:val="center"/>
              <w:rPr>
                <w:rFonts w:eastAsia="Courier"/>
                <w:color w:val="000000"/>
                <w:sz w:val="20"/>
                <w:szCs w:val="20"/>
              </w:rPr>
            </w:pPr>
            <w:r w:rsidRPr="003D26AB">
              <w:rPr>
                <w:sz w:val="20"/>
                <w:szCs w:val="20"/>
              </w:rPr>
              <w:t>40 (63.5)</w:t>
            </w:r>
          </w:p>
        </w:tc>
      </w:tr>
      <w:tr w:rsidR="00E16DDF" w:rsidRPr="00E16DDF" ns2:paraId="5C524348" ns2:textId="77777777" w:rsidTr="00E16DDF">
        <w:trPr>
          <w:cantSplit/>
          <w:jc w:val="center"/>
        </w:trPr>
        <w:tc>
          <w:tcPr>
            <w:tcW w:w="2497" w:type="pct"/>
            <w:tcBorders>
              <w:top w:val="nil"/>
              <w:left w:val="nil"/>
              <w:bottom w:val="nil"/>
              <w:right w:val="nil"/>
            </w:tcBorders>
            <w:shd w:val="clear" w:color="auto" w:fill="FFFFFF"/>
          </w:tcPr>
          <w:p ns2:paraId="574C9270" ns2:textId="67224D7A" w:rsidR="00E16DDF" w:rsidRPr="00E16DDF" w:rsidRDefault="00AB360A" w:rsidP="003D26AB">
            <w:pPr>
              <w:adjustRightInd w:val="0"/>
              <w:ind w:left="360"/>
              <w:rPr>
                <w:rFonts w:eastAsia="Courier"/>
                <w:color w:val="000000"/>
                <w:sz w:val="20"/>
                <w:szCs w:val="20"/>
              </w:rPr>
            </w:pPr>
            <w:r w:rsidRPr="003D26AB">
              <w:rPr>
                <w:sz w:val="20"/>
                <w:szCs w:val="20"/>
              </w:rPr>
              <w:t>SD, n (%)</w:t>
            </w:r>
          </w:p>
        </w:tc>
        <w:tc>
          <w:tcPr>
            <w:tcW w:w="2503" w:type="pct"/>
            <w:tcBorders>
              <w:top w:val="nil"/>
              <w:left w:val="nil"/>
              <w:bottom w:val="nil"/>
              <w:right w:val="nil"/>
            </w:tcBorders>
            <w:shd w:val="clear" w:color="auto" w:fill="FFFFFF"/>
          </w:tcPr>
          <w:p ns2:paraId="2F9AAFAD" ns2:textId="004DD209" w:rsidR="00E16DDF" w:rsidRPr="00E16DDF" w:rsidRDefault="00AB360A" w:rsidP="00341BDA">
            <w:pPr>
              <w:adjustRightInd w:val="0"/>
              <w:jc w:val="center"/>
              <w:rPr>
                <w:rFonts w:eastAsia="Courier"/>
                <w:color w:val="000000"/>
                <w:sz w:val="20"/>
                <w:szCs w:val="20"/>
              </w:rPr>
            </w:pPr>
            <w:r w:rsidRPr="003D26AB">
              <w:rPr>
                <w:sz w:val="20"/>
                <w:szCs w:val="20"/>
              </w:rPr>
              <w:t>13 (20.6)</w:t>
            </w:r>
          </w:p>
        </w:tc>
      </w:tr>
      <w:tr w:rsidR="00E16DDF" w:rsidRPr="00E16DDF" ns2:paraId="4BC8CF69" ns2:textId="77777777" w:rsidTr="00E16DDF">
        <w:trPr>
          <w:cantSplit/>
          <w:jc w:val="center"/>
        </w:trPr>
        <w:tc>
          <w:tcPr>
            <w:tcW w:w="2497" w:type="pct"/>
            <w:tcBorders>
              <w:top w:val="nil"/>
              <w:left w:val="nil"/>
              <w:bottom w:val="nil"/>
              <w:right w:val="nil"/>
            </w:tcBorders>
            <w:shd w:val="clear" w:color="auto" w:fill="FFFFFF"/>
          </w:tcPr>
          <w:p ns2:paraId="5AEC0D47" ns2:textId="2A033E4D" w:rsidR="00E16DDF" w:rsidRPr="00E16DDF" w:rsidRDefault="00AB360A" w:rsidP="003D26AB">
            <w:pPr>
              <w:adjustRightInd w:val="0"/>
              <w:ind w:left="360"/>
              <w:rPr>
                <w:rFonts w:eastAsia="Courier"/>
                <w:color w:val="000000"/>
                <w:sz w:val="20"/>
                <w:szCs w:val="20"/>
              </w:rPr>
            </w:pPr>
            <w:r w:rsidRPr="003D26AB">
              <w:rPr>
                <w:sz w:val="20"/>
                <w:szCs w:val="20"/>
              </w:rPr>
              <w:t>PD, n (%)</w:t>
            </w:r>
          </w:p>
        </w:tc>
        <w:tc>
          <w:tcPr>
            <w:tcW w:w="2503" w:type="pct"/>
            <w:tcBorders>
              <w:top w:val="nil"/>
              <w:left w:val="nil"/>
              <w:bottom w:val="nil"/>
              <w:right w:val="nil"/>
            </w:tcBorders>
            <w:shd w:val="clear" w:color="auto" w:fill="FFFFFF"/>
          </w:tcPr>
          <w:p ns2:paraId="2CC63AC1" ns2:textId="447F553F" w:rsidR="00E16DDF" w:rsidRPr="00E16DDF" w:rsidRDefault="00AB360A" w:rsidP="00341BDA">
            <w:pPr>
              <w:adjustRightInd w:val="0"/>
              <w:jc w:val="center"/>
              <w:rPr>
                <w:rFonts w:eastAsia="Courier"/>
                <w:color w:val="000000"/>
                <w:sz w:val="20"/>
                <w:szCs w:val="20"/>
              </w:rPr>
            </w:pPr>
            <w:r w:rsidRPr="003D26AB">
              <w:rPr>
                <w:sz w:val="20"/>
                <w:szCs w:val="20"/>
              </w:rPr>
              <w:t>0</w:t>
            </w:r>
          </w:p>
        </w:tc>
      </w:tr>
      <w:tr w:rsidR="003D26AB" w:rsidRPr="003D26AB" ns2:paraId="15FA9AF2" ns2:textId="77777777" w:rsidTr="00E16DDF">
        <w:trPr>
          <w:cantSplit/>
          <w:jc w:val="center"/>
        </w:trPr>
        <w:tc>
          <w:tcPr>
            <w:tcW w:w="2497" w:type="pct"/>
            <w:tcBorders>
              <w:top w:val="nil"/>
              <w:left w:val="nil"/>
              <w:bottom w:val="nil"/>
              <w:right w:val="nil"/>
            </w:tcBorders>
            <w:shd w:val="clear" w:color="auto" w:fill="FFFFFF"/>
          </w:tcPr>
          <w:p ns2:paraId="013BE3A6" ns2:textId="4155A4BE" w:rsidR="003D26AB" w:rsidRPr="003D26AB" w:rsidRDefault="003D26AB" w:rsidP="003D26AB">
            <w:pPr>
              <w:adjustRightInd w:val="0"/>
              <w:rPr>
                <w:b/>
                <w:bCs/>
                <w:sz w:val="20"/>
                <w:szCs w:val="20"/>
              </w:rPr>
            </w:pPr>
            <w:r w:rsidRPr="003D26AB">
              <w:rPr>
                <w:b/>
                <w:bCs/>
                <w:sz w:val="20"/>
                <w:szCs w:val="20"/>
              </w:rPr>
              <w:t>DCR</w:t>
            </w:r>
            <w:r w:rsidRPr="003D26AB">
              <w:rPr>
                <w:b/>
                <w:bCs/>
                <w:sz w:val="20"/>
                <w:szCs w:val="20"/>
                <w:vertAlign w:val="superscript"/>
              </w:rPr>
              <w:t>b</w:t>
            </w:r>
            <w:r w:rsidRPr="003D26AB">
              <w:rPr>
                <w:sz w:val="20"/>
                <w:szCs w:val="20"/>
              </w:rPr>
              <w:t>, n/N (%)</w:t>
            </w:r>
          </w:p>
        </w:tc>
        <w:tc>
          <w:tcPr>
            <w:tcW w:w="2503" w:type="pct"/>
            <w:tcBorders>
              <w:top w:val="nil"/>
              <w:left w:val="nil"/>
              <w:bottom w:val="nil"/>
              <w:right w:val="nil"/>
            </w:tcBorders>
            <w:shd w:val="clear" w:color="auto" w:fill="FFFFFF"/>
          </w:tcPr>
          <w:p ns2:paraId="71990250" ns2:textId="3B18D4D0" w:rsidR="003D26AB" w:rsidRPr="003D26AB" w:rsidRDefault="003D26AB" w:rsidP="003D26AB">
            <w:pPr>
              <w:adjustRightInd w:val="0"/>
              <w:jc w:val="center"/>
              <w:rPr>
                <w:sz w:val="20"/>
                <w:szCs w:val="20"/>
              </w:rPr>
            </w:pPr>
            <w:r w:rsidRPr="003D26AB">
              <w:rPr>
                <w:sz w:val="20"/>
                <w:szCs w:val="20"/>
              </w:rPr>
              <w:t>58/63 (92.1)</w:t>
            </w:r>
          </w:p>
        </w:tc>
      </w:tr>
      <w:tr w:rsidR="0000494D" w:rsidRPr="003D26AB" ns2:paraId="463EDF2F" ns2:textId="77777777" w:rsidTr="00E16DDF">
        <w:trPr>
          <w:cantSplit/>
          <w:jc w:val="center"/>
        </w:trPr>
        <w:tc>
          <w:tcPr>
            <w:tcW w:w="2497" w:type="pct"/>
            <w:tcBorders>
              <w:top w:val="nil"/>
              <w:left w:val="nil"/>
              <w:bottom w:val="nil"/>
              <w:right w:val="nil"/>
            </w:tcBorders>
            <w:shd w:val="clear" w:color="auto" w:fill="FFFFFF"/>
          </w:tcPr>
          <w:p ns2:paraId="5FE04774" ns2:textId="3FE001EF" w:rsidR="0000494D" w:rsidRPr="003D26AB" w:rsidRDefault="0000494D" w:rsidP="00AB360A">
            <w:pPr>
              <w:adjustRightInd w:val="0"/>
              <w:rPr>
                <w:b/>
                <w:bCs/>
                <w:sz w:val="20"/>
                <w:szCs w:val="20"/>
              </w:rPr>
            </w:pPr>
            <w:r w:rsidRPr="003D26AB">
              <w:rPr>
                <w:b/>
                <w:bCs/>
                <w:sz w:val="20"/>
                <w:szCs w:val="20"/>
              </w:rPr>
              <w:t>DOR</w:t>
            </w:r>
          </w:p>
        </w:tc>
        <w:tc>
          <w:tcPr>
            <w:tcW w:w="2503" w:type="pct"/>
            <w:tcBorders>
              <w:top w:val="nil"/>
              <w:left w:val="nil"/>
              <w:bottom w:val="nil"/>
              <w:right w:val="nil"/>
            </w:tcBorders>
            <w:shd w:val="clear" w:color="auto" w:fill="FFFFFF"/>
          </w:tcPr>
          <w:p ns2:paraId="3A2205A2" ns2:textId="77777777" w:rsidR="0000494D" w:rsidRPr="003D26AB" w:rsidRDefault="0000494D" w:rsidP="00AB360A">
            <w:pPr>
              <w:adjustRightInd w:val="0"/>
              <w:jc w:val="center"/>
              <w:rPr>
                <w:sz w:val="20"/>
                <w:szCs w:val="20"/>
              </w:rPr>
            </w:pPr>
          </w:p>
        </w:tc>
      </w:tr>
      <w:tr w:rsidR="00E16DDF" w:rsidRPr="00E16DDF" ns2:paraId="7177B073" ns2:textId="77777777" w:rsidTr="00E16DDF">
        <w:trPr>
          <w:cantSplit/>
          <w:jc w:val="center"/>
        </w:trPr>
        <w:tc>
          <w:tcPr>
            <w:tcW w:w="2497" w:type="pct"/>
            <w:tcBorders>
              <w:top w:val="nil"/>
              <w:left w:val="nil"/>
              <w:bottom w:val="nil"/>
              <w:right w:val="nil"/>
            </w:tcBorders>
            <w:shd w:val="clear" w:color="auto" w:fill="FFFFFF"/>
          </w:tcPr>
          <w:p ns2:paraId="2FF05C54" ns2:textId="40516DAE" w:rsidR="00E16DDF" w:rsidRPr="00E16DDF" w:rsidRDefault="00AB360A" w:rsidP="003D26AB">
            <w:pPr>
              <w:adjustRightInd w:val="0"/>
              <w:ind w:left="360"/>
              <w:rPr>
                <w:rFonts w:eastAsia="Courier"/>
                <w:color w:val="000000"/>
                <w:sz w:val="20"/>
                <w:szCs w:val="20"/>
              </w:rPr>
            </w:pPr>
            <w:r w:rsidRPr="003D26AB">
              <w:rPr>
                <w:sz w:val="20"/>
                <w:szCs w:val="20"/>
              </w:rPr>
              <w:t xml:space="preserve">Median </w:t>
            </w:r>
            <w:r w:rsidR="0000494D" w:rsidRPr="003D26AB">
              <w:rPr>
                <w:sz w:val="20"/>
                <w:szCs w:val="20"/>
              </w:rPr>
              <w:t xml:space="preserve">in months </w:t>
            </w:r>
            <w:r w:rsidRPr="003D26AB">
              <w:rPr>
                <w:sz w:val="20"/>
                <w:szCs w:val="20"/>
              </w:rPr>
              <w:t xml:space="preserve">(95% CI) </w:t>
            </w:r>
          </w:p>
        </w:tc>
        <w:tc>
          <w:tcPr>
            <w:tcW w:w="2503" w:type="pct"/>
            <w:tcBorders>
              <w:top w:val="nil"/>
              <w:left w:val="nil"/>
              <w:bottom w:val="nil"/>
              <w:right w:val="nil"/>
            </w:tcBorders>
            <w:shd w:val="clear" w:color="auto" w:fill="FFFFFF"/>
          </w:tcPr>
          <w:p ns2:paraId="3312C0B5" ns2:textId="63F631A5" w:rsidR="00E16DDF" w:rsidRPr="00E16DDF" w:rsidRDefault="00AB360A" w:rsidP="00341BDA">
            <w:pPr>
              <w:adjustRightInd w:val="0"/>
              <w:jc w:val="center"/>
              <w:rPr>
                <w:rFonts w:eastAsia="Courier"/>
                <w:color w:val="000000"/>
                <w:sz w:val="20"/>
                <w:szCs w:val="20"/>
              </w:rPr>
            </w:pPr>
            <w:r w:rsidRPr="003D26AB">
              <w:rPr>
                <w:sz w:val="20"/>
                <w:szCs w:val="20"/>
              </w:rPr>
              <w:t>NR (6.6, NE)</w:t>
            </w:r>
          </w:p>
        </w:tc>
      </w:tr>
      <w:tr w:rsidR="00E16DDF" w:rsidRPr="00E16DDF" ns2:paraId="1C6C62D5" ns2:textId="77777777" w:rsidTr="00E16DDF">
        <w:trPr>
          <w:cantSplit/>
          <w:jc w:val="center"/>
        </w:trPr>
        <w:tc>
          <w:tcPr>
            <w:tcW w:w="2497" w:type="pct"/>
            <w:tcBorders>
              <w:top w:val="nil"/>
              <w:left w:val="nil"/>
              <w:bottom w:val="nil"/>
              <w:right w:val="nil"/>
            </w:tcBorders>
            <w:shd w:val="clear" w:color="auto" w:fill="FFFFFF"/>
          </w:tcPr>
          <w:p ns2:paraId="17B91DAC" ns2:textId="3A23A74A" w:rsidR="00E16DDF" w:rsidRPr="003D26AB" w:rsidRDefault="00AB360A" w:rsidP="00341BDA">
            <w:pPr>
              <w:adjustRightInd w:val="0"/>
              <w:rPr>
                <w:rFonts w:eastAsia="Courier"/>
                <w:b/>
                <w:color w:val="000000"/>
                <w:sz w:val="20"/>
                <w:szCs w:val="20"/>
              </w:rPr>
            </w:pPr>
            <w:r w:rsidRPr="003D26AB">
              <w:rPr>
                <w:b/>
                <w:bCs/>
                <w:sz w:val="20"/>
                <w:szCs w:val="20"/>
              </w:rPr>
              <w:t xml:space="preserve">PFS </w:t>
            </w:r>
          </w:p>
        </w:tc>
        <w:tc>
          <w:tcPr>
            <w:tcW w:w="2503" w:type="pct"/>
            <w:tcBorders>
              <w:top w:val="nil"/>
              <w:left w:val="nil"/>
              <w:bottom w:val="nil"/>
              <w:right w:val="nil"/>
            </w:tcBorders>
            <w:shd w:val="clear" w:color="auto" w:fill="FFFFFF"/>
          </w:tcPr>
          <w:p ns2:paraId="33B4068F" ns2:textId="17B979D7" w:rsidR="00E16DDF" w:rsidRPr="00E16DDF" w:rsidRDefault="00E16DDF" w:rsidP="00341BDA">
            <w:pPr>
              <w:adjustRightInd w:val="0"/>
              <w:jc w:val="center"/>
              <w:rPr>
                <w:rFonts w:eastAsia="Courier"/>
                <w:color w:val="000000"/>
                <w:sz w:val="20"/>
                <w:szCs w:val="20"/>
              </w:rPr>
            </w:pPr>
          </w:p>
        </w:tc>
      </w:tr>
      <w:tr w:rsidR="0000494D" w:rsidRPr="003D26AB" ns2:paraId="304335FD" ns2:textId="77777777" w:rsidTr="000C238B">
        <w:trPr>
          <w:cantSplit/>
          <w:jc w:val="center"/>
        </w:trPr>
        <w:tc>
          <w:tcPr>
            <w:tcW w:w="2497" w:type="pct"/>
            <w:tcBorders>
              <w:top w:val="nil"/>
              <w:left w:val="nil"/>
              <w:right w:val="nil"/>
            </w:tcBorders>
            <w:shd w:val="clear" w:color="auto" w:fill="FFFFFF"/>
          </w:tcPr>
          <w:p ns2:paraId="37B4A9CF" ns2:textId="5759553C" w:rsidR="0000494D" w:rsidRPr="003D26AB" w:rsidRDefault="0000494D" w:rsidP="003D26AB">
            <w:pPr>
              <w:adjustRightInd w:val="0"/>
              <w:ind w:left="360"/>
              <w:rPr>
                <w:sz w:val="20"/>
                <w:szCs w:val="20"/>
              </w:rPr>
            </w:pPr>
            <w:r w:rsidRPr="003D26AB">
              <w:rPr>
                <w:sz w:val="20"/>
                <w:szCs w:val="20"/>
              </w:rPr>
              <w:t>Median in months (95% CI).</w:t>
            </w:r>
          </w:p>
        </w:tc>
        <w:tc>
          <w:tcPr>
            <w:tcW w:w="2503" w:type="pct"/>
            <w:tcBorders>
              <w:top w:val="nil"/>
              <w:left w:val="nil"/>
              <w:right w:val="nil"/>
            </w:tcBorders>
            <w:shd w:val="clear" w:color="auto" w:fill="FFFFFF"/>
          </w:tcPr>
          <w:p ns2:paraId="28E33A60" ns2:textId="12B629D3" w:rsidR="0000494D" w:rsidRPr="003D26AB" w:rsidRDefault="0000494D" w:rsidP="00AB360A">
            <w:pPr>
              <w:adjustRightInd w:val="0"/>
              <w:jc w:val="center"/>
              <w:rPr>
                <w:sz w:val="20"/>
                <w:szCs w:val="20"/>
              </w:rPr>
            </w:pPr>
            <w:r w:rsidRPr="003D26AB">
              <w:rPr>
                <w:sz w:val="20"/>
                <w:szCs w:val="20"/>
              </w:rPr>
              <w:t>NR (8.4, NE)</w:t>
            </w:r>
          </w:p>
        </w:tc>
      </w:tr>
      <w:tr w:rsidR="00E16DDF" w:rsidRPr="00E16DDF" ns2:paraId="208139D6" ns2:textId="77777777" w:rsidTr="000C238B">
        <w:trPr>
          <w:cantSplit/>
          <w:jc w:val="center"/>
        </w:trPr>
        <w:tc>
          <w:tcPr>
            <w:tcW w:w="2497" w:type="pct"/>
            <w:tcBorders>
              <w:top w:val="nil"/>
              <w:left w:val="nil"/>
              <w:bottom w:val="single" w:sz="4" w:space="0" w:color="auto"/>
              <w:right w:val="nil"/>
            </w:tcBorders>
            <w:shd w:val="clear" w:color="auto" w:fill="FFFFFF"/>
          </w:tcPr>
          <w:p ns2:paraId="6B64153E" ns2:textId="3DEDB248" w:rsidR="00E16DDF" w:rsidRPr="00E16DDF" w:rsidRDefault="00AB360A" w:rsidP="003D26AB">
            <w:pPr>
              <w:adjustRightInd w:val="0"/>
              <w:ind w:left="360"/>
              <w:rPr>
                <w:rFonts w:eastAsia="Courier"/>
                <w:color w:val="000000"/>
                <w:sz w:val="20"/>
                <w:szCs w:val="20"/>
              </w:rPr>
            </w:pPr>
            <w:r w:rsidRPr="003D26AB">
              <w:rPr>
                <w:sz w:val="20"/>
                <w:szCs w:val="20"/>
              </w:rPr>
              <w:t>6-mo</w:t>
            </w:r>
            <w:r w:rsidR="0000494D" w:rsidRPr="003D26AB">
              <w:rPr>
                <w:sz w:val="20"/>
                <w:szCs w:val="20"/>
              </w:rPr>
              <w:t>nth</w:t>
            </w:r>
            <w:r w:rsidRPr="003D26AB">
              <w:rPr>
                <w:sz w:val="20"/>
                <w:szCs w:val="20"/>
              </w:rPr>
              <w:t xml:space="preserve"> PFS rate, %</w:t>
            </w:r>
            <w:r w:rsidR="0000494D" w:rsidRPr="003D26AB">
              <w:rPr>
                <w:sz w:val="20"/>
                <w:szCs w:val="20"/>
              </w:rPr>
              <w:t>, (95% CI)</w:t>
            </w:r>
          </w:p>
        </w:tc>
        <w:tc>
          <w:tcPr>
            <w:tcW w:w="2503" w:type="pct"/>
            <w:tcBorders>
              <w:top w:val="nil"/>
              <w:left w:val="nil"/>
              <w:bottom w:val="single" w:sz="4" w:space="0" w:color="auto"/>
              <w:right w:val="nil"/>
            </w:tcBorders>
            <w:shd w:val="clear" w:color="auto" w:fill="FFFFFF"/>
          </w:tcPr>
          <w:p ns2:paraId="798FE641" ns2:textId="158D486C" w:rsidR="00E16DDF" w:rsidRPr="00E16DDF" w:rsidRDefault="00AB360A" w:rsidP="00341BDA">
            <w:pPr>
              <w:adjustRightInd w:val="0"/>
              <w:jc w:val="center"/>
              <w:rPr>
                <w:rFonts w:eastAsia="Courier"/>
                <w:color w:val="000000"/>
                <w:sz w:val="20"/>
                <w:szCs w:val="20"/>
              </w:rPr>
            </w:pPr>
            <w:r w:rsidRPr="003D26AB">
              <w:rPr>
                <w:rFonts w:eastAsia="Courier"/>
                <w:color w:val="000000"/>
                <w:sz w:val="20"/>
                <w:szCs w:val="20"/>
              </w:rPr>
              <w:t>84.6 (71.4, 92.1)</w:t>
            </w:r>
          </w:p>
        </w:tc>
      </w:tr>
      <w:tr w:rsidR="00E16DDF" w:rsidRPr="00E16DDF" ns2:paraId="68D66707" ns2:textId="77777777" w:rsidTr="000C238B">
        <w:trPr>
          <w:cantSplit/>
          <w:jc w:val="center"/>
        </w:trPr>
        <w:tc>
          <w:tcPr>
            <w:tcW w:w="5000" w:type="pct"/>
            <w:gridSpan w:val="2"/>
            <w:tcBorders>
              <w:top w:val="single" w:sz="4" w:space="0" w:color="auto"/>
              <w:left w:val="nil"/>
              <w:bottom w:val="nil"/>
              <w:right w:val="nil"/>
            </w:tcBorders>
            <w:shd w:val="clear" w:color="auto" w:fill="FFFFFF"/>
          </w:tcPr>
          <w:p ns2:paraId="5AD64F28" ns2:textId="21B172CC" w:rsidR="00AB360A" w:rsidRPr="003D26AB" w:rsidRDefault="00AB360A" w:rsidP="00AB360A">
            <w:pPr>
              <w:pStyle w:val="TableFootnote"/>
              <w:rPr>
                <w:rFonts w:eastAsia="Courier"/>
                <w:sz w:val="20"/>
                <w:szCs w:val="20"/>
              </w:rPr>
            </w:pPr>
            <w:r w:rsidRPr="003D26AB">
              <w:rPr>
                <w:rFonts w:eastAsia="Courier"/>
                <w:sz w:val="20"/>
                <w:szCs w:val="20"/>
                <w:vertAlign w:val="superscript"/>
              </w:rPr>
              <w:t>a</w:t>
            </w:r>
            <w:r w:rsidRPr="003D26AB">
              <w:rPr>
                <w:rFonts w:eastAsia="Courier"/>
                <w:sz w:val="20"/>
                <w:szCs w:val="20"/>
              </w:rPr>
              <w:t xml:space="preserve"> Including confirmed PR/CR or response pending confirmation. ORR was calculated based on the full analysis set population. </w:t>
            </w:r>
          </w:p>
          <w:p ns2:paraId="6AA7A4C5" ns2:textId="77777777" w:rsidR="00AB360A" w:rsidRPr="003D26AB" w:rsidRDefault="00AB360A" w:rsidP="00AB360A">
            <w:pPr>
              <w:pStyle w:val="TableFootnote"/>
              <w:rPr>
                <w:rFonts w:eastAsia="Courier"/>
                <w:sz w:val="20"/>
                <w:szCs w:val="20"/>
              </w:rPr>
            </w:pPr>
            <w:r w:rsidRPr="003D26AB">
              <w:rPr>
                <w:rFonts w:eastAsia="Courier"/>
                <w:sz w:val="20"/>
                <w:szCs w:val="20"/>
                <w:vertAlign w:val="superscript"/>
              </w:rPr>
              <w:t>b</w:t>
            </w:r>
            <w:r w:rsidRPr="003D26AB">
              <w:rPr>
                <w:rFonts w:eastAsia="Courier"/>
                <w:sz w:val="20"/>
                <w:szCs w:val="20"/>
              </w:rPr>
              <w:t xml:space="preserve"> DCR was defined as BOR of CR + PR + SD ≥6 weeks. DCR was calculated based on the full analysis set population.</w:t>
            </w:r>
          </w:p>
          <w:p ns2:paraId="1D8A3996" ns2:textId="78FAEB7B" w:rsidR="00E16DDF" w:rsidRPr="003D26AB" w:rsidRDefault="00AB360A" w:rsidP="00E16DDF">
            <w:pPr>
              <w:keepNext/>
              <w:adjustRightInd w:val="0"/>
              <w:rPr>
                <w:rFonts w:eastAsia="Courier"/>
                <w:color w:val="000000"/>
                <w:sz w:val="20"/>
                <w:szCs w:val="20"/>
              </w:rPr>
            </w:pPr>
            <w:r w:rsidRPr="003D26AB">
              <w:rPr>
                <w:rFonts w:eastAsia="Courier"/>
                <w:color w:val="000000"/>
                <w:sz w:val="20"/>
                <w:szCs w:val="20"/>
              </w:rPr>
              <w:t xml:space="preserve"> BOR: best overall response; CI: confidence interval; CR: complete response; DCR: disease control rate; DOR: duration of response; NE: not estimable; NR: not reached; ORR: objective response rate; PD: progressive disease; PFS: progression-free survival; PR: partial response; SD: stable disease</w:t>
            </w:r>
          </w:p>
          <w:p ns2:paraId="3A945D91" ns2:textId="67E9592A" w:rsidR="00E16DDF" w:rsidRPr="00E16DDF" w:rsidRDefault="00E16DDF" w:rsidP="00E16DDF">
            <w:pPr>
              <w:keepNext/>
              <w:adjustRightInd w:val="0"/>
              <w:rPr>
                <w:rFonts w:eastAsia="Courier"/>
                <w:color w:val="000000"/>
                <w:sz w:val="20"/>
                <w:szCs w:val="20"/>
              </w:rPr>
            </w:pPr>
            <w:r w:rsidRPr="003D26AB">
              <w:rPr>
                <w:rFonts w:eastAsia="Courier"/>
                <w:color w:val="000000"/>
                <w:sz w:val="20"/>
                <w:szCs w:val="20"/>
              </w:rPr>
              <w:t xml:space="preserve">Database cutoff date: </w:t>
            </w:r>
            <w:r w:rsidR="00AB360A" w:rsidRPr="003D26AB">
              <w:rPr>
                <w:rFonts w:eastAsia="Courier"/>
                <w:color w:val="000000"/>
                <w:sz w:val="20"/>
                <w:szCs w:val="20"/>
              </w:rPr>
              <w:t>02-JAN-2024</w:t>
            </w:r>
          </w:p>
        </w:tc>
      </w:tr>
    </w:tbl>
    <w:p ns2:paraId="43C762A1" ns2:textId="77777777" w:rsidR="00F12557" w:rsidRPr="00643BC5" w:rsidRDefault="00F12557" w:rsidP="00643BC5">
      <w:ins w:id="9968" w:author="GoldenCorpusHarness" w:date="2026-03-28T21:57:55Z">
        <w:r>
          <w:t>Abbreviations: BC=breast cancer; EC=endometrial cancer; GC=gastric cancer; EGFR=epidermal growth factor receptor; HER2=human epidermal growth factor receptor 2; HNSCC=head and neck squamous cell carcinoma; HR=hormone receptor; NSCLC=non-small-cell lung cancer; OC=ovarian cancer; SCLC=small cell lung cancer; TNBC=triple-negative breast cancer; UC=urothelial cancer.</w:t>
        </w:r>
      </w:ins>
    </w:p>
    <w:p ns2:paraId="2B90E32E" ns2:textId="77777777" w:rsidR="00F12557" w:rsidRDefault="00F12557" w:rsidP="00E16DDF">
      <w:pPr>
        <w:sectPr w:rsidR="00F12557" w:rsidSect="007243AD">
          <w:headerReference w:type="default" ns3:id="rId51"/>
          <w:footerReference w:type="default" ns3:id="rId52"/>
          <w:pgSz w:w="12240" w:h="15840"/>
          <w:pgMar w:top="1440" w:right="1440" w:bottom="1440" w:left="1800" w:header="720" w:footer="720" w:gutter="0"/>
          <w:cols w:space="720"/>
          <w:docGrid w:linePitch="326"/>
        </w:sectPr>
      </w:pPr>
      <w:ins w:id="9969" w:author="GoldenCorpusHarness" w:date="2026-03-28T21:57:55Z">
        <w:r>
          <w:t>Follow-up duration (months) = (date of database cutoff– date of first dose administration + 1) / 30.4375</w:t>
        </w:r>
      </w:ins>
    </w:p>
    <w:p ns2:paraId="3FE91013" ns2:textId="2EDECAF6" w:rsidR="00F12557" w:rsidRDefault="00F12557" w:rsidP="00946CD6">
      <w:pPr>
        <w:pStyle w:val="FigureTitle"/>
      </w:pPr>
      <w:del w:id="9970" w:author="GoldenCorpusHarness" w:date="2026-03-28T21:57:55Z">
        <w:r>
          <w:delText>Figure 13MK-2870-013 (SKB264-II-05) Cohort 1B: W</w:delText>
        </w:r>
      </w:del>
      <w:r>
        <w:t>a</w:t>
      </w:r>
      <w:del w:id="9971" w:author="GoldenCorpusHarness" w:date="2026-03-28T21:57:55Z">
        <w:r>
          <w:delText>terfall Plot of Best Percentage Change From Baseline for Target Lesions</w:delText>
        </w:r>
      </w:del>
      <w:r>
        <w:t xml:space="preserve"> Based on </w:t>
      </w:r>
      <w:del w:id="9972" w:author="GoldenCorpusHarness" w:date="2026-03-28T21:57:55Z">
        <w:r>
          <w:delText>In</w:delText>
        </w:r>
      </w:del>
      <w:ins w:id="9973" w:author="GoldenCorpusHarness" w:date="2026-03-28T21:57:55Z">
        <w:r>
          <w:t>descripti</w:t>
        </w:r>
      </w:ins>
      <w:r>
        <w:t>ve</w:t>
      </w:r>
      <w:ins w:id="9974" w:author="GoldenCorpusHarness" w:date="2026-03-28T21:57:55Z">
        <w:r>
          <w:t xml:space="preserve"> summary stati</w:t>
        </w:r>
      </w:ins>
      <w:r>
        <w:t>sti</w:t>
      </w:r>
      <w:del w:id="9975" w:author="GoldenCorpusHarness" w:date="2026-03-28T21:57:55Z">
        <w:r>
          <w:delText>gator A</w:delText>
        </w:r>
      </w:del>
      <w:ins w:id="9976" w:author="GoldenCorpusHarness" w:date="2026-03-28T21:57:55Z">
        <w:r>
          <w:t>c</w:t>
        </w:r>
      </w:ins>
      <w:r>
        <w:t>s</w:t>
      </w:r>
      <w:del w:id="9977" w:author="GoldenCorpusHarness" w:date="2026-03-28T21:57:55Z">
        <w:r>
          <w:delText>sessment per RECIST 1</w:delText>
        </w:r>
      </w:del>
      <w:r>
        <w:t>.</w:t>
      </w:r>
      <w:del w:id="9978" w:author="GoldenCorpusHarness" w:date="2026-03-28T21:57:55Z">
        <w:r>
          <w:delText xml:space="preserve">1 </w:delText>
        </w:r>
      </w:del>
    </w:p>
    <w:p ns2:paraId="7C5CA3FD" ns2:textId="77777777" w:rsidR="00F12557" w:rsidRDefault="00F12557" w:rsidP="00F12557">
      <w:ins w:id="9979" w:author="GoldenCorpusHarness" w:date="2026-03-28T21:57:55Z">
        <w:r>
          <w:t>b In the 3A cohort, there is one patient with EGFR mutation unknown.</w:t>
        </w:r>
      </w:ins>
    </w:p>
    <w:p ns2:paraId="06B64B92" ns2:textId="170687C0" w:rsidR="00F12557" w:rsidRDefault="00185216" w:rsidP="00185216">
      <w:pPr>
        <w:jc w:val="center"/>
      </w:pPr>
      <w:r>
        <w:rPr>
          <w:noProof/>
        </w:rPr>
        <w:drawing>
          <ns4:inline distT="0" distB="0" distL="0" distR="0" ns5:anchorId="330BB87A" ns5:editId="6C5D1CAB">
            <ns4:extent cx="5294146" cy="2940908"/>
            <ns4:effectExtent l="0" t="0" r="1905" b="0"/>
            <ns4:docPr id="607692237" name="图片 1" descr="A blue and white graph&#10;&#10;Description automatically generated"/>
            <ns4:cNvGraphicFramePr>
              <ns6:graphicFrameLocks noChangeAspect="1"/>
            </ns4:cNvGraphicFramePr>
            <ns6:graphic>
              <ns6:graphicData uri="http://schemas.openxmlformats.org/drawingml/2006/picture">
                <ns7:pic>
                  <ns7:nvPicPr>
                    <ns7:cNvPr id="607692237" name="图片 1" descr="A blue and white graph&#10;&#10;Description automatically generated"/>
                    <ns7:cNvPicPr>
                      <ns6:picLocks noChangeAspect="1"/>
                    </ns7:cNvPicPr>
                  </ns7:nvPicPr>
                  <ns7:blipFill>
                    <ns6:blip ns3:embed="rId53" cstate="print">
                      <ns6:extLst>
                        <ns6:ext uri="{28A0092B-C50C-407E-A947-70E740481C1C}">
                          <ns8:useLocalDpi val="0"/>
                        </ns6:ext>
                      </ns6:extLst>
                    </ns6:blip>
                    <ns6:srcRect/>
                    <ns6:stretch>
                      <ns6:fillRect/>
                    </ns6:stretch>
                  </ns7:blipFill>
                  <ns7:spPr bwMode="auto">
                    <ns6:xfrm>
                      <ns6:off x="0" y="0"/>
                      <ns6:ext cx="5371304" cy="2983769"/>
                    </ns6:xfrm>
                    <ns6:prstGeom prst="rect">
                      <ns6:avLst/>
                    </ns6:prstGeom>
                    <ns6:noFill/>
                    <ns6:ln>
                      <ns6:noFill/>
                    </ns6:ln>
                  </ns7:spPr>
                </ns7:pic>
              </ns6:graphicData>
            </ns6:graphic>
          </ns4:inline>
        </w:drawing>
      </w:r>
    </w:p>
    <w:p ns2:paraId="6FD249B8" ns2:textId="77777777" w:rsidR="00F12557" w:rsidRDefault="00F12557" w:rsidP="00F12557">
      <w:ins w:id="9980" w:author="GoldenCorpusHarness" w:date="2026-03-28T21:57:55Z">
        <w:r>
          <w:t>Table 21MK-2870-001 (KL264 01) Participant Characteristics 4 mg/kg (APaT Population)</w:t>
        </w:r>
      </w:ins>
    </w:p>
    <w:p ns2:paraId="52A53CD0" ns2:textId="2FDB5FC8" w:rsidR="007614A5" w:rsidRDefault="007614A5" w:rsidP="007614A5">
      <w:pPr>
        <w:pStyle w:val="Heading3"/>
      </w:pPr>
      <w:bookmarkStart w:id="296" w:name="_Toc180399923"/>
      <w:r w:rsidRPr="00C53131">
        <w:t>MK-2870-014</w:t>
      </w:r>
      <w:r>
        <w:t xml:space="preserve"> (</w:t>
      </w:r>
      <w:r w:rsidRPr="00C53131">
        <w:t>SKB264-III-03</w:t>
      </w:r>
      <w:r>
        <w:t>)</w:t>
      </w:r>
      <w:bookmarkEnd w:id="296"/>
    </w:p>
    <w:p ns2:paraId="0343D9EA" ns2:textId="62E5AF41" w:rsidR="00D00677" w:rsidRPr="00762F62" w:rsidRDefault="007614A5" w:rsidP="00D00677">
      <w:pPr>
        <w:pStyle w:val="Paragraph"/>
      </w:pPr>
      <w:del w:id="9981" w:author="GoldenCorpusHarness" w:date="2026-03-28T21:57:55Z">
        <w:r>
          <w:delText>This is an ongoing ra</w:delText>
        </w:r>
      </w:del>
      <w:ins w:id="9982" w:author="GoldenCorpusHarness" w:date="2026-03-28T21:57:55Z">
        <w:r>
          <w:t>Abbreviations: BC=breast cancer; CC=cervical cancer; EC=e</w:t>
        </w:r>
      </w:ins>
      <w:r>
        <w:t>ndom</w:t>
      </w:r>
      <w:del w:id="9983" w:author="GoldenCorpusHarness" w:date="2026-03-28T21:57:55Z">
        <w:r>
          <w:delText>ize</w:delText>
        </w:r>
      </w:del>
      <w:ins w:id="9984" w:author="GoldenCorpusHarness" w:date="2026-03-28T21:57:55Z">
        <w:r>
          <w:t>etrial cancer; ECOG PS=eastern cooperative oncology group performance status; EGFR=epi</w:t>
        </w:r>
      </w:ins>
      <w:r>
        <w:t>d</w:t>
      </w:r>
      <w:del w:id="9985" w:author="GoldenCorpusHarness" w:date="2026-03-28T21:57:55Z">
        <w:r>
          <w:delText xml:space="preserve"> Phase 3 stu</w:delText>
        </w:r>
      </w:del>
      <w:ins w:id="9986" w:author="GoldenCorpusHarness" w:date="2026-03-28T21:57:55Z">
        <w:r>
          <w:t>ermal growth factor receptor; GC=gastric cancer; HER2=human epi</w:t>
        </w:r>
      </w:ins>
      <w:r>
        <w:t>d</w:t>
      </w:r>
      <w:del w:id="9987" w:author="GoldenCorpusHarness" w:date="2026-03-28T21:57:55Z">
        <w:r>
          <w:delText>y e</w:delText>
        </w:r>
      </w:del>
      <w:ins w:id="9988" w:author="GoldenCorpusHarness" w:date="2026-03-28T21:57:55Z">
        <w:r>
          <w:t>ermal growth factor receptor 2; HNSCC=head and neck squamous cell carcinoma; HR=hormone receptor; NSCLC=non-small-cell lung cancer; OC=o</w:t>
        </w:r>
      </w:ins>
      <w:r>
        <w:t>va</w:t>
      </w:r>
      <w:del w:id="9989" w:author="GoldenCorpusHarness" w:date="2026-03-28T21:57:55Z">
        <w:r>
          <w:delText>luating sac-TMT versus physician’s choice of chemotherapy (eribulin, vinorelbine, capecitabine, or gemcitabine) in participants with locally recurrent or metastatic</w:delText>
        </w:r>
      </w:del>
      <w:ins w:id="9990" w:author="GoldenCorpusHarness" w:date="2026-03-28T21:57:55Z">
        <w:r>
          <w:t>rian cancer;</w:t>
        </w:r>
      </w:ins>
      <w:r>
        <w:t xml:space="preserve"> TNBC</w:t>
      </w:r>
      <w:del w:id="9991" w:author="GoldenCorpusHarness" w:date="2026-03-28T21:57:55Z">
        <w:r>
          <w:delText xml:space="preserve"> who had rece</w:delText>
        </w:r>
      </w:del>
      <w:ins w:id="9992" w:author="GoldenCorpusHarness" w:date="2026-03-28T21:57:55Z">
        <w:r>
          <w:t>=triple-negat</w:t>
        </w:r>
      </w:ins>
      <w:r>
        <w:t>ive</w:t>
      </w:r>
      <w:del w:id="9993" w:author="GoldenCorpusHarness" w:date="2026-03-28T21:57:55Z">
        <w:r>
          <w:delText>d 2 or more prior therapies including at least 1 for metastatic setting.</w:delText>
        </w:r>
      </w:del>
      <w:ins w:id="9994" w:author="GoldenCorpusHarness" w:date="2026-03-28T21:57:55Z">
        <w:r>
          <w:t xml:space="preserve"> breast cancer; UC=urothelial cancer</w:t>
        </w:r>
      </w:ins>
    </w:p>
    <w:p ns2:paraId="3E977AB0" ns2:textId="10BC4C10" w:rsidR="00C620FD" w:rsidRPr="00762F62" w:rsidRDefault="00D00677" w:rsidP="0031293D">
      <w:pPr>
        <w:pStyle w:val="Paragraph"/>
      </w:pPr>
      <w:del w:id="9995" w:author="GoldenCorpusHarness" w:date="2026-03-28T21:57:55Z">
        <w:r>
          <w:delText>Th</w:delText>
        </w:r>
      </w:del>
      <w:ins w:id="9996" w:author="GoldenCorpusHarness" w:date="2026-03-28T21:57:55Z">
        <w:r>
          <w:t>P</w:t>
        </w:r>
      </w:ins>
      <w:r>
        <w:t>e</w:t>
      </w:r>
      <w:del w:id="9997" w:author="GoldenCorpusHarness" w:date="2026-03-28T21:57:55Z">
        <w:r>
          <w:delText xml:space="preserve"> p</w:delText>
        </w:r>
      </w:del>
      <w:r>
        <w:t>r</w:t>
      </w:r>
      <w:del w:id="9998" w:author="GoldenCorpusHarness" w:date="2026-03-28T21:57:55Z">
        <w:r>
          <w:delText xml:space="preserve">imary study </w:delText>
        </w:r>
      </w:del>
      <w:ins w:id="9999" w:author="GoldenCorpusHarness" w:date="2026-03-28T21:57:55Z">
        <w:r>
          <w:t>c</w:t>
        </w:r>
      </w:ins>
      <w:r>
        <w:t>en</w:t>
      </w:r>
      <w:del w:id="10000" w:author="GoldenCorpusHarness" w:date="2026-03-28T21:57:55Z">
        <w:r>
          <w:delText>dpoin</w:delText>
        </w:r>
      </w:del>
      <w:r>
        <w:t>t</w:t>
      </w:r>
      <w:ins w:id="10001" w:author="GoldenCorpusHarness" w:date="2026-03-28T21:57:55Z">
        <w:r>
          <w:t>age</w:t>
        </w:r>
      </w:ins>
      <w:r>
        <w:t xml:space="preserve"> is</w:t>
      </w:r>
      <w:del w:id="10002" w:author="GoldenCorpusHarness" w:date="2026-03-28T21:57:55Z">
        <w:r>
          <w:delText xml:space="preserve"> PFS by BICR</w:delText>
        </w:r>
      </w:del>
      <w:r>
        <w:t xml:space="preserve"> based on </w:t>
      </w:r>
      <w:del w:id="10003" w:author="GoldenCorpusHarness" w:date="2026-03-28T21:57:55Z">
        <w:r>
          <w:delText>RECIST</w:delText>
        </w:r>
      </w:del>
      <w:ins w:id="10004" w:author="GoldenCorpusHarness" w:date="2026-03-28T21:57:55Z">
        <w:r>
          <w:t>the</w:t>
        </w:r>
      </w:ins>
      <w:r>
        <w:t xml:space="preserve"> </w:t>
      </w:r>
      <w:del w:id="10005" w:author="GoldenCorpusHarness" w:date="2026-03-28T21:57:55Z">
        <w:r>
          <w:delText>1.1</w:delText>
        </w:r>
      </w:del>
      <w:ins w:id="10006" w:author="GoldenCorpusHarness" w:date="2026-03-28T21:57:55Z">
        <w:r>
          <w:t>number</w:t>
        </w:r>
      </w:ins>
      <w:r>
        <w:t xml:space="preserve"> </w:t>
      </w:r>
      <w:del w:id="10007" w:author="GoldenCorpusHarness" w:date="2026-03-28T21:57:55Z">
        <w:r>
          <w:delText>and</w:delText>
        </w:r>
      </w:del>
      <w:ins w:id="10008" w:author="GoldenCorpusHarness" w:date="2026-03-28T21:57:55Z">
        <w:r>
          <w:t>of</w:t>
        </w:r>
      </w:ins>
      <w:r>
        <w:t xml:space="preserve"> </w:t>
      </w:r>
      <w:del w:id="10009" w:author="GoldenCorpusHarness" w:date="2026-03-28T21:57:55Z">
        <w:r>
          <w:delText>OS</w:delText>
        </w:r>
      </w:del>
      <w:ins w:id="10010" w:author="GoldenCorpusHarness" w:date="2026-03-28T21:57:55Z">
        <w:r>
          <w:t>subjects</w:t>
        </w:r>
      </w:ins>
      <w:r>
        <w:t xml:space="preserve"> i</w:t>
      </w:r>
      <w:del w:id="10011" w:author="GoldenCorpusHarness" w:date="2026-03-28T21:57:55Z">
        <w:r>
          <w:delText>s</w:delText>
        </w:r>
      </w:del>
      <w:ins w:id="10012" w:author="GoldenCorpusHarness" w:date="2026-03-28T21:57:55Z">
        <w:r>
          <w:t>n</w:t>
        </w:r>
      </w:ins>
      <w:r>
        <w:t xml:space="preserve"> the </w:t>
      </w:r>
      <w:ins w:id="10013" w:author="GoldenCorpusHarness" w:date="2026-03-28T21:57:55Z">
        <w:r>
          <w:t>re</w:t>
        </w:r>
      </w:ins>
      <w:r>
        <w:t>s</w:t>
      </w:r>
      <w:ins w:id="10014" w:author="GoldenCorpusHarness" w:date="2026-03-28T21:57:55Z">
        <w:r>
          <w:t>p</w:t>
        </w:r>
      </w:ins>
      <w:r>
        <w:t>ec</w:t>
      </w:r>
      <w:del w:id="10015" w:author="GoldenCorpusHarness" w:date="2026-03-28T21:57:55Z">
        <w:r>
          <w:delText>ondary endpoin</w:delText>
        </w:r>
      </w:del>
      <w:r>
        <w:t>t</w:t>
      </w:r>
      <w:del w:id="10016" w:author="GoldenCorpusHarness" w:date="2026-03-28T21:57:55Z">
        <w:r>
          <w:delText>. Participants were randomly assigned to rece</w:delText>
        </w:r>
      </w:del>
      <w:r>
        <w:t xml:space="preserve">ive </w:t>
      </w:r>
      <w:del w:id="10017" w:author="GoldenCorpusHarness" w:date="2026-03-28T21:57:55Z">
        <w:r>
          <w:delText xml:space="preserve">either </w:delText>
        </w:r>
      </w:del>
      <w:r>
        <w:t>s</w:t>
      </w:r>
      <w:del w:id="10018" w:author="GoldenCorpusHarness" w:date="2026-03-28T21:57:55Z">
        <w:r>
          <w:delText>ac-TMT 5 mg/kg q2w (n=130) over a 28-day cycle or chemotherapy (eri</w:delText>
        </w:r>
      </w:del>
      <w:ins w:id="10019" w:author="GoldenCorpusHarness" w:date="2026-03-28T21:57:55Z">
        <w:r>
          <w:t>u</w:t>
        </w:r>
      </w:ins>
      <w:r>
        <w:t>b</w:t>
      </w:r>
      <w:del w:id="10020" w:author="GoldenCorpusHarness" w:date="2026-03-28T21:57:55Z">
        <w:r>
          <w:delText>ulin, vinorelbine, cap</w:delText>
        </w:r>
      </w:del>
      <w:ins w:id="10021" w:author="GoldenCorpusHarness" w:date="2026-03-28T21:57:55Z">
        <w:r>
          <w:t>j</w:t>
        </w:r>
      </w:ins>
      <w:r>
        <w:t>ec</w:t>
      </w:r>
      <w:del w:id="10022" w:author="GoldenCorpusHarness" w:date="2026-03-28T21:57:55Z">
        <w:r>
          <w:delText>itabine, or gemcitabine) over a 21-day cycle (n=133). Treatmen</w:delText>
        </w:r>
      </w:del>
      <w:r>
        <w:t>t co</w:t>
      </w:r>
      <w:del w:id="10023" w:author="GoldenCorpusHarness" w:date="2026-03-28T21:57:55Z">
        <w:r>
          <w:delText>n</w:delText>
        </w:r>
      </w:del>
      <w:ins w:id="10024" w:author="GoldenCorpusHarness" w:date="2026-03-28T21:57:55Z">
        <w:r>
          <w:t>hor</w:t>
        </w:r>
      </w:ins>
      <w:r>
        <w:t>t</w:t>
      </w:r>
      <w:ins w:id="10025" w:author="GoldenCorpusHarness" w:date="2026-03-28T21:57:55Z">
        <w:r>
          <w:t xml:space="preserve"> </w:t>
        </w:r>
      </w:ins>
      <w:r>
        <w:t>in</w:t>
      </w:r>
      <w:del w:id="10026" w:author="GoldenCorpusHarness" w:date="2026-03-28T21:57:55Z">
        <w:r>
          <w:delText>ued</w:delText>
        </w:r>
      </w:del>
      <w:r>
        <w:t xml:space="preserve"> </w:t>
      </w:r>
      <w:del w:id="10027" w:author="GoldenCorpusHarness" w:date="2026-03-28T21:57:55Z">
        <w:r>
          <w:delText>until the</w:delText>
        </w:r>
      </w:del>
      <w:ins w:id="10028" w:author="GoldenCorpusHarness" w:date="2026-03-28T21:57:55Z">
        <w:r>
          <w:t>APaT</w:t>
        </w:r>
      </w:ins>
      <w:r>
        <w:t xml:space="preserve"> p</w:t>
      </w:r>
      <w:ins w:id="10029" w:author="GoldenCorpusHarness" w:date="2026-03-28T21:57:55Z">
        <w:r>
          <w:t>opul</w:t>
        </w:r>
      </w:ins>
      <w:r>
        <w:t>ati</w:t>
      </w:r>
      <w:del w:id="10030" w:author="GoldenCorpusHarness" w:date="2026-03-28T21:57:55Z">
        <w:r>
          <w:delText>ent no l</w:delText>
        </w:r>
      </w:del>
      <w:r>
        <w:t>on</w:t>
      </w:r>
      <w:del w:id="10031" w:author="GoldenCorpusHarness" w:date="2026-03-28T21:57:55Z">
        <w:r>
          <w:delText>ger had clinical benefit, intolerable toxicity occurs, or the patient requests to terminate treatment</w:delText>
        </w:r>
      </w:del>
      <w:r>
        <w:t>.</w:t>
      </w:r>
      <w:del w:id="10032" w:author="GoldenCorpusHarness" w:date="2026-03-28T21:57:55Z">
        <w:r>
          <w:delText xml:space="preserve"> </w:delText>
        </w:r>
      </w:del>
    </w:p>
    <w:p ns2:paraId="21C6BCE7" ns2:textId="40513F89" w:rsidR="00C620FD" w:rsidRPr="00762F62" w:rsidRDefault="00C620FD" w:rsidP="0031293D">
      <w:pPr>
        <w:pStyle w:val="Paragraph"/>
      </w:pPr>
      <w:del w:id="10033" w:author="GoldenCorpusHarness" w:date="2026-03-28T21:57:55Z">
        <w:r>
          <w:delText>All participants were female with a median age of 51 years; 87% had visceral metastases; 26% received prior PD-1/PD-L1 inhibitors; and 48% received 3 or more prior lines of chemotherapy for advanced disease.</w:delText>
        </w:r>
      </w:del>
    </w:p>
    <w:p ns2:paraId="0AA4F145" ns2:textId="5A7A639D" w:rsidR="00D00677" w:rsidRPr="00762F62" w:rsidRDefault="00D97677" w:rsidP="0031293D">
      <w:pPr>
        <w:pStyle w:val="Paragraph"/>
      </w:pPr>
      <w:del w:id="10034" w:author="GoldenCorpusHarness" w:date="2026-03-28T21:57:55Z">
        <w:r>
          <w:delText>The following are the key efficacy results:</w:delText>
        </w:r>
      </w:del>
    </w:p>
    <w:p ns2:paraId="49669E0C" ns2:textId="4B4F69A7" w:rsidR="00A34077" w:rsidRDefault="00C620FD" w:rsidP="00A34077">
      <w:pPr>
        <w:pStyle w:val="Paragraph"/>
      </w:pPr>
      <w:del w:id="10035" w:author="GoldenCorpusHarness" w:date="2026-03-28T21:57:55Z">
        <w:r>
          <w:delText>At IA (DCO: 21-JUN</w:delText>
        </w:r>
      </w:del>
      <w:ins w:id="10036" w:author="GoldenCorpusHarness" w:date="2026-03-28T21:57:55Z">
        <w:r>
          <w:t>MK</w:t>
        </w:r>
      </w:ins>
      <w:r>
        <w:t>-2</w:t>
      </w:r>
      <w:ins w:id="10037" w:author="GoldenCorpusHarness" w:date="2026-03-28T21:57:55Z">
        <w:r>
          <w:t>87</w:t>
        </w:r>
      </w:ins>
      <w:r>
        <w:t>0</w:t>
      </w:r>
      <w:del w:id="10038" w:author="GoldenCorpusHarness" w:date="2026-03-28T21:57:55Z">
        <w:r>
          <w:delText>23) with a median follow</w:delText>
        </w:r>
      </w:del>
      <w:r>
        <w:t>-</w:t>
      </w:r>
      <w:del w:id="10039" w:author="GoldenCorpusHarness" w:date="2026-03-28T21:57:55Z">
        <w:r>
          <w:delText xml:space="preserve">up of 5.1 months, the PFS HR was </w:delText>
        </w:r>
      </w:del>
      <w:r>
        <w:t>0</w:t>
      </w:r>
      <w:del w:id="10040" w:author="GoldenCorpusHarness" w:date="2026-03-28T21:57:55Z">
        <w:r>
          <w:delText>.3</w:delText>
        </w:r>
      </w:del>
      <w:ins w:id="10041" w:author="GoldenCorpusHarness" w:date="2026-03-28T21:57:55Z">
        <w:r>
          <w:t>0</w:t>
        </w:r>
      </w:ins>
      <w:r>
        <w:t>1 (</w:t>
      </w:r>
      <w:del w:id="10042" w:author="GoldenCorpusHarness" w:date="2026-03-28T21:57:55Z">
        <w:r>
          <w:delText>95%</w:delText>
        </w:r>
      </w:del>
      <w:ins w:id="10043" w:author="GoldenCorpusHarness" w:date="2026-03-28T21:57:55Z">
        <w:r>
          <w:t>KL264 01) Participant</w:t>
        </w:r>
      </w:ins>
      <w:r>
        <w:t xml:space="preserve"> C</w:t>
      </w:r>
      <w:del w:id="10044" w:author="GoldenCorpusHarness" w:date="2026-03-28T21:57:55Z">
        <w:r>
          <w:delText xml:space="preserve">I: 0.22, 0.45) </w:delText>
        </w:r>
      </w:del>
      <w:ins w:id="10045" w:author="GoldenCorpusHarness" w:date="2026-03-28T21:57:55Z">
        <w:r>
          <w:t>ha</w:t>
        </w:r>
      </w:ins>
      <w:r>
        <w:t>r</w:t>
      </w:r>
      <w:ins w:id="10046" w:author="GoldenCorpusHarness" w:date="2026-03-28T21:57:55Z">
        <w:r>
          <w:t>act</w:t>
        </w:r>
      </w:ins>
      <w:r>
        <w:t>e</w:t>
      </w:r>
      <w:del w:id="10047" w:author="GoldenCorpusHarness" w:date="2026-03-28T21:57:55Z">
        <w:r>
          <w:delText>p</w:delText>
        </w:r>
      </w:del>
      <w:r>
        <w:t>r</w:t>
      </w:r>
      <w:del w:id="10048" w:author="GoldenCorpusHarness" w:date="2026-03-28T21:57:55Z">
        <w:r>
          <w:delText>e</w:delText>
        </w:r>
      </w:del>
      <w:ins w:id="10049" w:author="GoldenCorpusHarness" w:date="2026-03-28T21:57:55Z">
        <w:r>
          <w:t>i</w:t>
        </w:r>
      </w:ins>
      <w:r>
        <w:t>s</w:t>
      </w:r>
      <w:del w:id="10050" w:author="GoldenCorpusHarness" w:date="2026-03-28T21:57:55Z">
        <w:r>
          <w:delText>en</w:delText>
        </w:r>
      </w:del>
      <w:r>
        <w:t>ti</w:t>
      </w:r>
      <w:del w:id="10051" w:author="GoldenCorpusHarness" w:date="2026-03-28T21:57:55Z">
        <w:r>
          <w:delText>n</w:delText>
        </w:r>
      </w:del>
      <w:ins w:id="10052" w:author="GoldenCorpusHarness" w:date="2026-03-28T21:57:55Z">
        <w:r>
          <w:t>cs 4 mg/k</w:t>
        </w:r>
      </w:ins>
      <w:r>
        <w:t xml:space="preserve">g </w:t>
      </w:r>
      <w:ins w:id="10053" w:author="GoldenCorpusHarness" w:date="2026-03-28T21:57:55Z">
        <w:r>
          <w:t>(AP</w:t>
        </w:r>
      </w:ins>
      <w:r>
        <w:t>a</w:t>
      </w:r>
      <w:ins w:id="10054" w:author="GoldenCorpusHarness" w:date="2026-03-28T21:57:55Z">
        <w:r>
          <w:t>T</w:t>
        </w:r>
      </w:ins>
      <w:r>
        <w:t xml:space="preserve"> </w:t>
      </w:r>
      <w:del w:id="10055" w:author="GoldenCorpusHarness" w:date="2026-03-28T21:57:55Z">
        <w:r>
          <w:delText>69% red</w:delText>
        </w:r>
      </w:del>
      <w:ins w:id="10056" w:author="GoldenCorpusHarness" w:date="2026-03-28T21:57:55Z">
        <w:r>
          <w:t>Pop</w:t>
        </w:r>
      </w:ins>
      <w:r>
        <w:t>u</w:t>
      </w:r>
      <w:del w:id="10057" w:author="GoldenCorpusHarness" w:date="2026-03-28T21:57:55Z">
        <w:r>
          <w:delText>c</w:delText>
        </w:r>
      </w:del>
      <w:ins w:id="10058" w:author="GoldenCorpusHarness" w:date="2026-03-28T21:57:55Z">
        <w:r>
          <w:t>la</w:t>
        </w:r>
      </w:ins>
      <w:r>
        <w:t>tion</w:t>
      </w:r>
      <w:del w:id="10059" w:author="GoldenCorpusHarness" w:date="2026-03-28T21:57:55Z">
        <w:r>
          <w:delText xml:space="preserve"> in the risk of progression or death with sac-TMT compared with chemotherapy. The observed p-value of &lt;0.00001 was less than the prespecified efficacy boundary of 0.0104 at IA; therefore, the success criterion for the primary hypothesis of PFS was met [Figure 14].</w:delText>
        </w:r>
      </w:del>
      <w:ins w:id="10060" w:author="GoldenCorpusHarness" w:date="2026-03-28T21:57:55Z">
        <w:r>
          <w:t>)</w:t>
        </w:r>
      </w:ins>
    </w:p>
    <w:p ns2:paraId="6E46692A" ns2:textId="0CCFA500" w:rsidR="00D97677" w:rsidRPr="00762F62" w:rsidRDefault="00D97677" w:rsidP="0031293D">
      <w:pPr>
        <w:pStyle w:val="Paragraph"/>
      </w:pPr>
      <w:r w:rsidRPr="00762F62">
        <w:lastRenderedPageBreak/>
        <w:t xml:space="preserve">Median PFS </w:t>
      </w:r>
      <w:r w:rsidR="00DB1577">
        <w:t>assessed by BICR</w:t>
      </w:r>
      <w:r w:rsidR="00DB1577" w:rsidRPr="00762F62">
        <w:t xml:space="preserve"> </w:t>
      </w:r>
      <w:r w:rsidRPr="00762F62">
        <w:t xml:space="preserve">with sac-TMT was 5.7 months, compared </w:t>
      </w:r>
      <w:r w:rsidR="007F2EF8">
        <w:t>with</w:t>
      </w:r>
      <w:r w:rsidR="007F2EF8" w:rsidRPr="00762F62">
        <w:t xml:space="preserve"> </w:t>
      </w:r>
      <w:r w:rsidRPr="00762F62">
        <w:t>2.3 months with chemotherapy</w:t>
      </w:r>
      <w:r w:rsidR="00B00027">
        <w:t xml:space="preserve">. </w:t>
      </w:r>
      <w:r w:rsidRPr="00762F62">
        <w:t xml:space="preserve">PFS at 6 months </w:t>
      </w:r>
      <w:r w:rsidR="00DB1577">
        <w:t xml:space="preserve">assessed by BICR </w:t>
      </w:r>
      <w:r w:rsidRPr="00762F62">
        <w:t xml:space="preserve">was 43.4% with </w:t>
      </w:r>
      <w:r w:rsidR="00F254B2" w:rsidRPr="00762F62">
        <w:t>sac-TMT</w:t>
      </w:r>
      <w:r w:rsidRPr="00762F62">
        <w:t xml:space="preserve">, compared </w:t>
      </w:r>
      <w:r w:rsidR="007F2EF8">
        <w:t>with</w:t>
      </w:r>
      <w:r w:rsidR="007F2EF8" w:rsidRPr="00762F62">
        <w:t xml:space="preserve"> </w:t>
      </w:r>
      <w:r w:rsidRPr="00762F62">
        <w:t>11.1% with chemotherapy</w:t>
      </w:r>
      <w:r w:rsidR="00CA37B7">
        <w:t xml:space="preserve"> [</w:t>
      </w:r>
      <w:r w:rsidR="00E45E19">
        <w:t xml:space="preserve">Figure </w:t>
      </w:r>
      <w:r w:rsidR="00E45E19">
        <w:rPr>
          <w:noProof/>
        </w:rPr>
        <w:t>14</w:t>
      </w:r>
      <w:r w:rsidR="00CA37B7">
        <w:t>]</w:t>
      </w:r>
      <w:r w:rsidRPr="00762F62">
        <w:t>.</w:t>
      </w:r>
    </w:p>
    <w:p ns2:paraId="33E58094" ns2:textId="0C9DE807" w:rsidR="00D97677" w:rsidRPr="00762F62" w:rsidRDefault="00F254B2" w:rsidP="0031293D">
      <w:pPr>
        <w:pStyle w:val="Paragraph"/>
      </w:pPr>
      <w:r>
        <w:t>A</w:t>
      </w:r>
      <w:del w:id="10061" w:author="GoldenCorpusHarness" w:date="2026-03-28T21:57:55Z">
        <w:r>
          <w:delText>t the D</w:delText>
        </w:r>
      </w:del>
      <w:ins w:id="10062" w:author="GoldenCorpusHarness" w:date="2026-03-28T21:57:55Z">
        <w:r>
          <w:t>bbreviations: BC=breast cancer; CC=cervical cancer; EC=endometrial cancer; E</w:t>
        </w:r>
      </w:ins>
      <w:r>
        <w:t>CO</w:t>
      </w:r>
      <w:del w:id="10063" w:author="GoldenCorpusHarness" w:date="2026-03-28T21:57:55Z">
        <w:r>
          <w:delText xml:space="preserve"> (30-</w:delText>
        </w:r>
      </w:del>
      <w:ins w:id="10064" w:author="GoldenCorpusHarness" w:date="2026-03-28T21:57:55Z">
        <w:r>
          <w:t>G PS=eastern cooperative oncology group performance status; EGFR=epidermal growth factor receptor; GC=gastric cancer; HER2=human epidermal growth factor receptor 2; H</w:t>
        </w:r>
      </w:ins>
      <w:r>
        <w:t>N</w:t>
      </w:r>
      <w:del w:id="10065" w:author="GoldenCorpusHarness" w:date="2026-03-28T21:57:55Z">
        <w:r>
          <w:delText>OV-2023), with a me</w:delText>
        </w:r>
      </w:del>
      <w:ins w:id="10066" w:author="GoldenCorpusHarness" w:date="2026-03-28T21:57:55Z">
        <w:r>
          <w:t>SCC=hea</w:t>
        </w:r>
      </w:ins>
      <w:r>
        <w:t>d</w:t>
      </w:r>
      <w:del w:id="10067" w:author="GoldenCorpusHarness" w:date="2026-03-28T21:57:55Z">
        <w:r>
          <w:delText>ian follow-up of 10.4 months, OS</w:delText>
        </w:r>
      </w:del>
      <w:ins w:id="10068" w:author="GoldenCorpusHarness" w:date="2026-03-28T21:57:55Z">
        <w:r>
          <w:t xml:space="preserve"> and neck squamous cell carcinoma;</w:t>
        </w:r>
      </w:ins>
      <w:r>
        <w:t xml:space="preserve"> HR</w:t>
      </w:r>
      <w:del w:id="10069" w:author="GoldenCorpusHarness" w:date="2026-03-28T21:57:55Z">
        <w:r>
          <w:delText xml:space="preserve"> was 0.53 (95% CI: 0.36, 0.78; p=0.0005), statistically significant in fa</w:delText>
        </w:r>
      </w:del>
      <w:ins w:id="10070" w:author="GoldenCorpusHarness" w:date="2026-03-28T21:57:55Z">
        <w:r>
          <w:t>=hormone receptor; NSCLC=non-small-cell lung cancer; OC=o</w:t>
        </w:r>
      </w:ins>
      <w:r>
        <w:t>v</w:t>
      </w:r>
      <w:del w:id="10071" w:author="GoldenCorpusHarness" w:date="2026-03-28T21:57:55Z">
        <w:r>
          <w:delText>or of sac</w:delText>
        </w:r>
      </w:del>
      <w:ins w:id="10072" w:author="GoldenCorpusHarness" w:date="2026-03-28T21:57:55Z">
        <w:r>
          <w:t>arian cancer; TNBC=triple</w:t>
        </w:r>
      </w:ins>
      <w:r>
        <w:t>-</w:t>
      </w:r>
      <w:del w:id="10073" w:author="GoldenCorpusHarness" w:date="2026-03-28T21:57:55Z">
        <w:r>
          <w:delText>TMT, with a 47% reduction in risk of death. The median OS was not reached with sac-TMT, compared with 9.4 months with chemotherapy [Figure 15].</w:delText>
        </w:r>
      </w:del>
      <w:ins w:id="10074" w:author="GoldenCorpusHarness" w:date="2026-03-28T21:57:55Z">
        <w:r>
          <w:t>negative breast cancer; UC=urothelial cancer</w:t>
        </w:r>
      </w:ins>
    </w:p>
    <w:p ns2:paraId="22774C5D" ns2:textId="77777777" w:rsidR="00351548" w:rsidRDefault="008A6A0E" w:rsidP="008A6A0E">
      <w:pPr>
        <w:pStyle w:val="Paragraph"/>
      </w:pPr>
      <w:del w:id="10075" w:author="GoldenCorpusHarness" w:date="2026-03-28T21:57:55Z">
        <w:r>
          <w:delText>S</w:delText>
        </w:r>
      </w:del>
      <w:ins w:id="10076" w:author="GoldenCorpusHarness" w:date="2026-03-28T21:57:55Z">
        <w:r>
          <w:t>Percent</w:t>
        </w:r>
      </w:ins>
      <w:r>
        <w:t>a</w:t>
      </w:r>
      <w:del w:id="10077" w:author="GoldenCorpusHarness" w:date="2026-03-28T21:57:55Z">
        <w:r>
          <w:delText>c-TMT</w:delText>
        </w:r>
      </w:del>
      <w:ins w:id="10078" w:author="GoldenCorpusHarness" w:date="2026-03-28T21:57:55Z">
        <w:r>
          <w:t>ge</w:t>
        </w:r>
      </w:ins>
      <w:r>
        <w:t xml:space="preserve"> </w:t>
      </w:r>
      <w:del w:id="10079" w:author="GoldenCorpusHarness" w:date="2026-03-28T21:57:55Z">
        <w:r>
          <w:delText>demon</w:delText>
        </w:r>
      </w:del>
      <w:ins w:id="10080" w:author="GoldenCorpusHarness" w:date="2026-03-28T21:57:55Z">
        <w:r>
          <w:t>i</w:t>
        </w:r>
      </w:ins>
      <w:r>
        <w:t>s</w:t>
      </w:r>
      <w:del w:id="10081" w:author="GoldenCorpusHarness" w:date="2026-03-28T21:57:55Z">
        <w:r>
          <w:delText>tr</w:delText>
        </w:r>
      </w:del>
      <w:ins w:id="10082" w:author="GoldenCorpusHarness" w:date="2026-03-28T21:57:55Z">
        <w:r>
          <w:t xml:space="preserve"> b</w:t>
        </w:r>
      </w:ins>
      <w:r>
        <w:t>a</w:t>
      </w:r>
      <w:del w:id="10083" w:author="GoldenCorpusHarness" w:date="2026-03-28T21:57:55Z">
        <w:r>
          <w:delText>t</w:delText>
        </w:r>
      </w:del>
      <w:ins w:id="10084" w:author="GoldenCorpusHarness" w:date="2026-03-28T21:57:55Z">
        <w:r>
          <w:t>s</w:t>
        </w:r>
      </w:ins>
      <w:r>
        <w:t xml:space="preserve">ed </w:t>
      </w:r>
      <w:del w:id="10085" w:author="GoldenCorpusHarness" w:date="2026-03-28T21:57:55Z">
        <w:r>
          <w:delText>s</w:delText>
        </w:r>
      </w:del>
      <w:ins w:id="10086" w:author="GoldenCorpusHarness" w:date="2026-03-28T21:57:55Z">
        <w:r>
          <w:t xml:space="preserve">on </w:t>
        </w:r>
      </w:ins>
      <w:r>
        <w:t>t</w:t>
      </w:r>
      <w:del w:id="10087" w:author="GoldenCorpusHarness" w:date="2026-03-28T21:57:55Z">
        <w:r>
          <w:delText>atistically</w:delText>
        </w:r>
      </w:del>
      <w:ins w:id="10088" w:author="GoldenCorpusHarness" w:date="2026-03-28T21:57:55Z">
        <w:r>
          <w:t>he number of</w:t>
        </w:r>
      </w:ins>
      <w:r>
        <w:t xml:space="preserve"> s</w:t>
      </w:r>
      <w:del w:id="10089" w:author="GoldenCorpusHarness" w:date="2026-03-28T21:57:55Z">
        <w:r>
          <w:delText>ignifi</w:delText>
        </w:r>
      </w:del>
      <w:ins w:id="10090" w:author="GoldenCorpusHarness" w:date="2026-03-28T21:57:55Z">
        <w:r>
          <w:t>ubje</w:t>
        </w:r>
      </w:ins>
      <w:r>
        <w:t>c</w:t>
      </w:r>
      <w:del w:id="10091" w:author="GoldenCorpusHarness" w:date="2026-03-28T21:57:55Z">
        <w:r>
          <w:delText>ant and clinically meaningful improvemen</w:delText>
        </w:r>
      </w:del>
      <w:r>
        <w:t xml:space="preserve">ts in </w:t>
      </w:r>
      <w:del w:id="10092" w:author="GoldenCorpusHarness" w:date="2026-03-28T21:57:55Z">
        <w:r>
          <w:delText>bo</w:delText>
        </w:r>
      </w:del>
      <w:r>
        <w:t>th</w:t>
      </w:r>
      <w:ins w:id="10093" w:author="GoldenCorpusHarness" w:date="2026-03-28T21:57:55Z">
        <w:r>
          <w:t>e</w:t>
        </w:r>
      </w:ins>
      <w:r>
        <w:t xml:space="preserve"> </w:t>
      </w:r>
      <w:del w:id="10094" w:author="GoldenCorpusHarness" w:date="2026-03-28T21:57:55Z">
        <w:r>
          <w:delText>PFS</w:delText>
        </w:r>
      </w:del>
      <w:ins w:id="10095" w:author="GoldenCorpusHarness" w:date="2026-03-28T21:57:55Z">
        <w:r>
          <w:t>respective</w:t>
        </w:r>
      </w:ins>
      <w:r>
        <w:t xml:space="preserve"> </w:t>
      </w:r>
      <w:del w:id="10096" w:author="GoldenCorpusHarness" w:date="2026-03-28T21:57:55Z">
        <w:r>
          <w:delText>and</w:delText>
        </w:r>
      </w:del>
      <w:ins w:id="10097" w:author="GoldenCorpusHarness" w:date="2026-03-28T21:57:55Z">
        <w:r>
          <w:t>subject</w:t>
        </w:r>
      </w:ins>
      <w:r>
        <w:t xml:space="preserve"> </w:t>
      </w:r>
      <w:del w:id="10098" w:author="GoldenCorpusHarness" w:date="2026-03-28T21:57:55Z">
        <w:r>
          <w:delText>OS</w:delText>
        </w:r>
      </w:del>
      <w:ins w:id="10099" w:author="GoldenCorpusHarness" w:date="2026-03-28T21:57:55Z">
        <w:r>
          <w:t>cohort</w:t>
        </w:r>
      </w:ins>
      <w:r>
        <w:t xml:space="preserve"> in </w:t>
      </w:r>
      <w:ins w:id="10100" w:author="GoldenCorpusHarness" w:date="2026-03-28T21:57:55Z">
        <w:r>
          <w:t xml:space="preserve">APaT </w:t>
        </w:r>
      </w:ins>
      <w:r>
        <w:t>p</w:t>
      </w:r>
      <w:ins w:id="10101" w:author="GoldenCorpusHarness" w:date="2026-03-28T21:57:55Z">
        <w:r>
          <w:t>opul</w:t>
        </w:r>
      </w:ins>
      <w:r>
        <w:t>ati</w:t>
      </w:r>
      <w:del w:id="10102" w:author="GoldenCorpusHarness" w:date="2026-03-28T21:57:55Z">
        <w:r>
          <w:delText>e</w:delText>
        </w:r>
      </w:del>
      <w:ins w:id="10103" w:author="GoldenCorpusHarness" w:date="2026-03-28T21:57:55Z">
        <w:r>
          <w:t>o</w:t>
        </w:r>
      </w:ins>
      <w:r>
        <w:t>n</w:t>
      </w:r>
      <w:del w:id="10104" w:author="GoldenCorpusHarness" w:date="2026-03-28T21:57:55Z">
        <w:r>
          <w:delText>ts with advanced TNBC compared to physician’s choice of chemotherapy</w:delText>
        </w:r>
      </w:del>
      <w:r>
        <w:t>.</w:t>
      </w:r>
    </w:p>
    <w:p ns2:paraId="69E0B5CE" ns2:textId="778FA482" w:rsidR="00E62D33" w:rsidRDefault="00E62D33" w:rsidP="00AA6E95">
      <w:pPr>
        <w:pStyle w:val="FigureTitle"/>
        <w:keepLines w:val="0"/>
      </w:pPr>
      <w:del w:id="10105" w:author="GoldenCorpusHarness" w:date="2026-03-28T21:57:55Z">
        <w:r>
          <w:delText>Figur</w:delText>
        </w:r>
      </w:del>
      <w:ins w:id="10106" w:author="GoldenCorpusHarness" w:date="2026-03-28T21:57:55Z">
        <w:r>
          <w:t>Tabl</w:t>
        </w:r>
      </w:ins>
      <w:r>
        <w:t xml:space="preserve">e </w:t>
      </w:r>
      <w:ins w:id="10107" w:author="GoldenCorpusHarness" w:date="2026-03-28T21:57:55Z">
        <w:r>
          <w:t>22MK-2870-00</w:t>
        </w:r>
      </w:ins>
      <w:r>
        <w:t>1</w:t>
      </w:r>
      <w:del w:id="10108" w:author="GoldenCorpusHarness" w:date="2026-03-28T21:57:55Z">
        <w:r>
          <w:delText>4Progression-free Survival by BICR</w:delText>
        </w:r>
      </w:del>
      <w:r>
        <w:t xml:space="preserve"> (</w:t>
      </w:r>
      <w:del w:id="10109" w:author="GoldenCorpusHarness" w:date="2026-03-28T21:57:55Z">
        <w:r>
          <w:delText>I</w:delText>
        </w:r>
      </w:del>
      <w:ins w:id="10110" w:author="GoldenCorpusHarness" w:date="2026-03-28T21:57:55Z">
        <w:r>
          <w:t>KL264 01) Participa</w:t>
        </w:r>
      </w:ins>
      <w:r>
        <w:t>n</w:t>
      </w:r>
      <w:ins w:id="10111" w:author="GoldenCorpusHarness" w:date="2026-03-28T21:57:55Z">
        <w:r>
          <w:t>t Charac</w:t>
        </w:r>
      </w:ins>
      <w:r>
        <w:t>teri</w:t>
      </w:r>
      <w:ins w:id="10112" w:author="GoldenCorpusHarness" w:date="2026-03-28T21:57:55Z">
        <w:r>
          <w:t xml:space="preserve">stics 5 </w:t>
        </w:r>
      </w:ins>
      <w:r>
        <w:t>m</w:t>
      </w:r>
      <w:ins w:id="10113" w:author="GoldenCorpusHarness" w:date="2026-03-28T21:57:55Z">
        <w:r>
          <w:t>g/kg</w:t>
        </w:r>
      </w:ins>
      <w:r>
        <w:t xml:space="preserve"> </w:t>
      </w:r>
      <w:ins w:id="10114" w:author="GoldenCorpusHarness" w:date="2026-03-28T21:57:55Z">
        <w:r>
          <w:t>(</w:t>
        </w:r>
      </w:ins>
      <w:r>
        <w:t>A</w:t>
      </w:r>
      <w:ins w:id="10115" w:author="GoldenCorpusHarness" w:date="2026-03-28T21:57:55Z">
        <w:r>
          <w:t>PaT Populatio</w:t>
        </w:r>
      </w:ins>
      <w:r>
        <w:t>n</w:t>
      </w:r>
      <w:del w:id="10116" w:author="GoldenCorpusHarness" w:date="2026-03-28T21:57:55Z">
        <w:r>
          <w:delText>alysis</w:delText>
        </w:r>
      </w:del>
      <w:r>
        <w:t>)</w:t>
      </w:r>
    </w:p>
    <w:p ns2:paraId="29A799F6" ns2:textId="418C15B3" w:rsidR="00E62D33" w:rsidRDefault="00E62D33" w:rsidP="008A6A0E">
      <w:pPr>
        <w:pStyle w:val="Paragraph"/>
      </w:pPr>
      <w:r>
        <w:rPr>
          <w:noProof/>
        </w:rPr>
        <w:drawing>
          <ns4:inline distT="0" distB="0" distL="0" distR="0" ns5:anchorId="36295CA1" ns5:editId="4B01C62B">
            <ns4:extent cx="5511114" cy="2467670"/>
            <ns4:effectExtent l="0" t="0" r="0" b="8890"/>
            <ns4:docPr id="186770569" name="Picture 10" descr="A graph of a number of green and black lines"/>
            <ns4:cNvGraphicFramePr>
              <ns6:graphicFrameLocks noChangeAspect="1"/>
            </ns4:cNvGraphicFramePr>
            <ns6:graphic>
              <ns6:graphicData uri="http://schemas.openxmlformats.org/drawingml/2006/picture">
                <ns7:pic>
                  <ns7:nvPicPr>
                    <ns7:cNvPr id="186770569" name="Picture 10" descr="A graph of a number of green and black lines"/>
                    <ns7:cNvPicPr/>
                  </ns7:nvPicPr>
                  <ns7:blipFill>
                    <ns6:blip ns3:embed="rId54" cstate="print">
                      <ns6:extLst>
                        <ns6:ext uri="{28A0092B-C50C-407E-A947-70E740481C1C}">
                          <ns8:useLocalDpi val="0"/>
                        </ns6:ext>
                      </ns6:extLst>
                    </ns6:blip>
                    <ns6:stretch>
                      <ns6:fillRect/>
                    </ns6:stretch>
                  </ns7:blipFill>
                  <ns7:spPr>
                    <ns6:xfrm>
                      <ns6:off x="0" y="0"/>
                      <ns6:ext cx="5528678" cy="2475534"/>
                    </ns6:xfrm>
                    <ns6:prstGeom prst="rect">
                      <ns6:avLst/>
                    </ns6:prstGeom>
                  </ns7:spPr>
                </ns7:pic>
              </ns6:graphicData>
            </ns6:graphic>
          </ns4:inline>
        </w:drawing>
      </w:r>
    </w:p>
    <w:p ns2:paraId="0116B13E" ns2:textId="77777777" w:rsidR="003D43D4" w:rsidRDefault="00E62D33" w:rsidP="008A6A0E">
      <w:pPr>
        <w:pStyle w:val="Paragraph"/>
      </w:pPr>
      <w:ins w:id="10117" w:author="GoldenCorpusHarness" w:date="2026-03-28T21:57:55Z">
        <w:r>
          <w:t>Abbreviations: BC=breast cancer; EC=endometrial cancer; ECOG PS=eastern cooperative oncology group performance status; EGFR=epidermal growth factor receptor; GC=gastric cancer; HER2=human epidermal growth factor receptor 2; HNSCC=head and neck squamous cell carcinoma; HR=hormone receptor; NSCLC=non-small-cell lung cancer; OC=ovarian cancer; SCLC=small cell lung cancer; TNBC=triple-negative breast cancer; UC=urothelial cancer</w:t>
        </w:r>
      </w:ins>
    </w:p>
    <w:p ns2:paraId="6AB0DE3A" ns2:textId="77777777" w:rsidR="00557F08" w:rsidRDefault="00557F08" w:rsidP="00D85E9B">
      <w:pPr>
        <w:pStyle w:val="ListEnd"/>
      </w:pPr>
      <w:ins w:id="10118" w:author="GoldenCorpusHarness" w:date="2026-03-28T21:57:55Z">
        <w:r>
          <w:t>Percentage is based on the number of subjects in the respective subject cohort in APaT population.</w:t>
        </w:r>
      </w:ins>
    </w:p>
    <w:p ns2:paraId="7F538ADD" ns2:textId="54D51A39" w:rsidR="00E62D33" w:rsidRDefault="003D43D4" w:rsidP="00AA6E95">
      <w:pPr>
        <w:pStyle w:val="FigureTitle"/>
        <w:keepLines w:val="0"/>
        <w:pageBreakBefore/>
      </w:pPr>
      <w:del w:id="10119" w:author="GoldenCorpusHarness" w:date="2026-03-28T21:57:55Z">
        <w:r>
          <w:delText>Figu</w:delText>
        </w:r>
      </w:del>
      <w:ins w:id="10120" w:author="GoldenCorpusHarness" w:date="2026-03-28T21:57:55Z">
        <w:r>
          <w:t>a In the 3A cohort, the</w:t>
        </w:r>
      </w:ins>
      <w:r>
        <w:t xml:space="preserve">re </w:t>
      </w:r>
      <w:del w:id="10121" w:author="GoldenCorpusHarness" w:date="2026-03-28T21:57:55Z">
        <w:r>
          <w:delText>15Ov</w:delText>
        </w:r>
      </w:del>
      <w:ins w:id="10122" w:author="GoldenCorpusHarness" w:date="2026-03-28T21:57:55Z">
        <w:r>
          <w:t>is on</w:t>
        </w:r>
      </w:ins>
      <w:r>
        <w:t>e</w:t>
      </w:r>
      <w:del w:id="10123" w:author="GoldenCorpusHarness" w:date="2026-03-28T21:57:55Z">
        <w:r>
          <w:delText>r</w:delText>
        </w:r>
      </w:del>
      <w:ins w:id="10124" w:author="GoldenCorpusHarness" w:date="2026-03-28T21:57:55Z">
        <w:r>
          <w:t xml:space="preserve"> p</w:t>
        </w:r>
      </w:ins>
      <w:r>
        <w:t>a</w:t>
      </w:r>
      <w:del w:id="10125" w:author="GoldenCorpusHarness" w:date="2026-03-28T21:57:55Z">
        <w:r>
          <w:delText>ll Surv</w:delText>
        </w:r>
      </w:del>
      <w:ins w:id="10126" w:author="GoldenCorpusHarness" w:date="2026-03-28T21:57:55Z">
        <w:r>
          <w:t>t</w:t>
        </w:r>
      </w:ins>
      <w:r>
        <w:t>i</w:t>
      </w:r>
      <w:del w:id="10127" w:author="GoldenCorpusHarness" w:date="2026-03-28T21:57:55Z">
        <w:r>
          <w:delText>val (I</w:delText>
        </w:r>
      </w:del>
      <w:ins w:id="10128" w:author="GoldenCorpusHarness" w:date="2026-03-28T21:57:55Z">
        <w:r>
          <w:t>e</w:t>
        </w:r>
      </w:ins>
      <w:r>
        <w:t>nt</w:t>
      </w:r>
      <w:del w:id="10129" w:author="GoldenCorpusHarness" w:date="2026-03-28T21:57:55Z">
        <w:r>
          <w:delText>er</w:delText>
        </w:r>
      </w:del>
      <w:ins w:id="10130" w:author="GoldenCorpusHarness" w:date="2026-03-28T21:57:55Z">
        <w:r>
          <w:t xml:space="preserve"> w</w:t>
        </w:r>
      </w:ins>
      <w:r>
        <w:t>i</w:t>
      </w:r>
      <w:ins w:id="10131" w:author="GoldenCorpusHarness" w:date="2026-03-28T21:57:55Z">
        <w:r>
          <w:t xml:space="preserve">th EGFR </w:t>
        </w:r>
      </w:ins>
      <w:r>
        <w:t>m</w:t>
      </w:r>
      <w:ins w:id="10132" w:author="GoldenCorpusHarness" w:date="2026-03-28T21:57:55Z">
        <w:r>
          <w:t>utation</w:t>
        </w:r>
      </w:ins>
      <w:r>
        <w:t xml:space="preserve"> </w:t>
      </w:r>
      <w:del w:id="10133" w:author="GoldenCorpusHarness" w:date="2026-03-28T21:57:55Z">
        <w:r>
          <w:delText>A</w:delText>
        </w:r>
      </w:del>
      <w:ins w:id="10134" w:author="GoldenCorpusHarness" w:date="2026-03-28T21:57:55Z">
        <w:r>
          <w:t>u</w:t>
        </w:r>
      </w:ins>
      <w:r>
        <w:t>n</w:t>
      </w:r>
      <w:del w:id="10135" w:author="GoldenCorpusHarness" w:date="2026-03-28T21:57:55Z">
        <w:r>
          <w:delText>alysis)</w:delText>
        </w:r>
      </w:del>
      <w:ins w:id="10136" w:author="GoldenCorpusHarness" w:date="2026-03-28T21:57:55Z">
        <w:r>
          <w:t>known.</w:t>
        </w:r>
      </w:ins>
    </w:p>
    <w:p ns2:paraId="19D3A74D" ns2:textId="1847A5D7" w:rsidR="003D43D4" w:rsidRDefault="00C77378" w:rsidP="0045616B">
      <w:pPr>
        <w:pStyle w:val="Figure"/>
        <w:jc w:val="left"/>
      </w:pPr>
      <w:r w:rsidRPr="00C77378">
        <w:rPr>
          <w:noProof/>
        </w:rPr>
        <w:drawing>
          <ns4:inline distT="0" distB="0" distL="0" distR="0" ns5:anchorId="34842344" ns5:editId="79BFC0C4">
            <ns4:extent cx="5667633" cy="2575362"/>
            <ns4:effectExtent l="0" t="0" r="0" b="0"/>
            <ns4:docPr id="1553790434" name="Picture 1" descr="A graph showing the number of patients&#10;&#10;Description automatically generated"/>
            <ns4:cNvGraphicFramePr>
              <ns6:graphicFrameLocks noChangeAspect="1"/>
            </ns4:cNvGraphicFramePr>
            <ns6:graphic>
              <ns6:graphicData uri="http://schemas.openxmlformats.org/drawingml/2006/picture">
                <ns7:pic>
                  <ns7:nvPicPr>
                    <ns7:cNvPr id="1553790434" name="Picture 1" descr="A graph showing the number of patients&#10;&#10;Description automatically generated"/>
                    <ns7:cNvPicPr/>
                  </ns7:nvPicPr>
                  <ns7:blipFill>
                    <ns6:blip ns3:embed="rId56"/>
                    <ns6:stretch>
                      <ns6:fillRect/>
                    </ns6:stretch>
                  </ns7:blipFill>
                  <ns7:spPr>
                    <ns6:xfrm>
                      <ns6:off x="0" y="0"/>
                      <ns6:ext cx="5676600" cy="2579437"/>
                    </ns6:xfrm>
                    <ns6:prstGeom prst="rect">
                      <ns6:avLst/>
                    </ns6:prstGeom>
                  </ns7:spPr>
                </ns7:pic>
              </ns6:graphicData>
            </ns6:graphic>
          </ns4:inline>
        </w:drawing>
      </w:r>
    </w:p>
    <w:p ns2:paraId="4929408C" ns2:textId="3BD2FF05" w:rsidR="00557F08" w:rsidRDefault="00557F08" w:rsidP="00C77378">
      <w:ins w:id="10137" w:author="GoldenCorpusHarness" w:date="2026-03-28T21:57:55Z">
        <w:r>
          <w:t>MK-2870-001 (KL264 01) Participant Characteristics 5 mg/kg (APaT Population)</w:t>
        </w:r>
      </w:ins>
    </w:p>
    <w:p ns2:paraId="5DFDD48B" ns2:textId="77777777" w:rsidR="007243AD" w:rsidRDefault="007243AD" w:rsidP="007243AD">
      <w:pPr>
        <w:pStyle w:val="Heading2"/>
        <w:tabs>
          <w:tab w:val="left" w:pos="720"/>
        </w:tabs>
      </w:pPr>
      <w:bookmarkStart w:id="303" w:name="_Toc180399924"/>
      <w:r w:rsidRPr="007D210D">
        <w:t>Safety</w:t>
      </w:r>
      <w:bookmarkEnd w:id="303"/>
    </w:p>
    <w:bookmarkEnd w:id="289"/>
    <w:p ns2:paraId="6DCFB508" ns2:textId="5A35F771" w:rsidR="007243AD" w:rsidRDefault="007243AD" w:rsidP="007243AD">
      <w:pPr>
        <w:pStyle w:val="Paragraph"/>
      </w:pPr>
      <w:ins w:id="10138" w:author="GoldenCorpusHarness" w:date="2026-03-28T21:57:55Z">
        <w:r>
          <w:t>Abbreviations: BC=breast cancer; EC=endometrial cancer; ECOG P</w:t>
        </w:r>
      </w:ins>
      <w:r>
        <w:t>S</w:t>
      </w:r>
      <w:del w:id="10139" w:author="GoldenCorpusHarness" w:date="2026-03-28T21:57:55Z">
        <w:r>
          <w:delText>a</w:delText>
        </w:r>
      </w:del>
      <w:ins w:id="10140" w:author="GoldenCorpusHarness" w:date="2026-03-28T21:57:55Z">
        <w:r>
          <w:t>=eastern cooperative oncology group per</w:t>
        </w:r>
      </w:ins>
      <w:r>
        <w:t>f</w:t>
      </w:r>
      <w:del w:id="10141" w:author="GoldenCorpusHarness" w:date="2026-03-28T21:57:55Z">
        <w:r>
          <w:delText xml:space="preserve">ety </w:delText>
        </w:r>
      </w:del>
      <w:ins w:id="10142" w:author="GoldenCorpusHarness" w:date="2026-03-28T21:57:55Z">
        <w:r>
          <w:t>ormance status; EGFR=epi</w:t>
        </w:r>
      </w:ins>
      <w:r>
        <w:t>d</w:t>
      </w:r>
      <w:del w:id="10143" w:author="GoldenCorpusHarness" w:date="2026-03-28T21:57:55Z">
        <w:r>
          <w:delText>ata</w:delText>
        </w:r>
      </w:del>
      <w:ins w:id="10144" w:author="GoldenCorpusHarness" w:date="2026-03-28T21:57:55Z">
        <w:r>
          <w:t>ermal growth</w:t>
        </w:r>
      </w:ins>
      <w:r>
        <w:t xml:space="preserve"> f</w:t>
      </w:r>
      <w:del w:id="10145" w:author="GoldenCorpusHarness" w:date="2026-03-28T21:57:55Z">
        <w:r>
          <w:delText>rom 7 ongoing stu</w:delText>
        </w:r>
      </w:del>
      <w:ins w:id="10146" w:author="GoldenCorpusHarness" w:date="2026-03-28T21:57:55Z">
        <w:r>
          <w:t>actor receptor; GC=gastric cancer; HER2=human epi</w:t>
        </w:r>
      </w:ins>
      <w:r>
        <w:t>d</w:t>
      </w:r>
      <w:del w:id="10147" w:author="GoldenCorpusHarness" w:date="2026-03-28T21:57:55Z">
        <w:r>
          <w:delText xml:space="preserve">ies (see </w:delText>
        </w:r>
      </w:del>
      <w:ins w:id="10148" w:author="GoldenCorpusHarness" w:date="2026-03-28T21:57:55Z">
        <w:r>
          <w:t>ermal growth factor receptor 2; HNSCC=hea</w:t>
        </w:r>
      </w:ins>
      <w:r>
        <w:t>d</w:t>
      </w:r>
      <w:del w:id="10149" w:author="GoldenCorpusHarness" w:date="2026-03-28T21:57:55Z">
        <w:r>
          <w:delText>escription in [</w:delText>
        </w:r>
      </w:del>
      <w:ins w:id="10150" w:author="GoldenCorpusHarness" w:date="2026-03-28T21:57:55Z">
        <w:r>
          <w:t xml:space="preserve"> and neck squamous cell carcinoma; HR=hormone receptor; N</w:t>
        </w:r>
      </w:ins>
      <w:r>
        <w:t>S</w:t>
      </w:r>
      <w:del w:id="10151" w:author="GoldenCorpusHarness" w:date="2026-03-28T21:57:55Z">
        <w:r>
          <w:delText>ec. 5.1] [</w:delText>
        </w:r>
      </w:del>
      <w:ins w:id="10152" w:author="GoldenCorpusHarness" w:date="2026-03-28T21:57:55Z">
        <w:r>
          <w:t xml:space="preserve">CLC=non-small-cell lung cancer; OC=ovarian cancer; SCLC=small cell lung cancer; </w:t>
        </w:r>
      </w:ins>
      <w:r>
        <w:t>T</w:t>
      </w:r>
      <w:del w:id="10153" w:author="GoldenCorpusHarness" w:date="2026-03-28T21:57:55Z">
        <w:r>
          <w:delText>a</w:delText>
        </w:r>
      </w:del>
      <w:ins w:id="10154" w:author="GoldenCorpusHarness" w:date="2026-03-28T21:57:55Z">
        <w:r>
          <w:t xml:space="preserve">NBC=triple-negative </w:t>
        </w:r>
      </w:ins>
      <w:r>
        <w:t>b</w:t>
      </w:r>
      <w:del w:id="10155" w:author="GoldenCorpusHarness" w:date="2026-03-28T21:57:55Z">
        <w:r>
          <w:delText>le 14]) are included in this section and is presented separately for each study.</w:delText>
        </w:r>
      </w:del>
      <w:ins w:id="10156" w:author="GoldenCorpusHarness" w:date="2026-03-28T21:57:55Z">
        <w:r>
          <w:t>reast cancer; UC=urothelial cancer</w:t>
        </w:r>
      </w:ins>
    </w:p>
    <w:p ns2:paraId="5460DA42" ns2:textId="7B9776F9" w:rsidR="007243AD" w:rsidRDefault="001C18C6" w:rsidP="007243AD">
      <w:pPr>
        <w:pStyle w:val="Heading3"/>
        <w:tabs>
          <w:tab w:val="clear" w:pos="965"/>
          <w:tab w:val="left" w:pos="960"/>
        </w:tabs>
        <w:ind w:left="960" w:hanging="960"/>
      </w:pPr>
      <w:del w:id="10157" w:author="GoldenCorpusHarness" w:date="2026-03-28T21:57:55Z">
        <w:r>
          <w:delText>MK-2870-001</w:delText>
        </w:r>
      </w:del>
      <w:ins w:id="10158" w:author="GoldenCorpusHarness" w:date="2026-03-28T21:57:55Z">
        <w:r>
          <w:t>Percentage</w:t>
        </w:r>
      </w:ins>
      <w:r>
        <w:t xml:space="preserve"> </w:t>
      </w:r>
      <w:del w:id="10159" w:author="GoldenCorpusHarness" w:date="2026-03-28T21:57:55Z">
        <w:r>
          <w:delText>(KL264-01)</w:delText>
        </w:r>
      </w:del>
      <w:ins w:id="10160" w:author="GoldenCorpusHarness" w:date="2026-03-28T21:57:55Z">
        <w:r>
          <w:t>is based on the number of subjects in the respective subject cohort in APaT population.</w:t>
        </w:r>
      </w:ins>
    </w:p>
    <w:p ns2:paraId="23DC967C" ns2:textId="3891C3A4" w:rsidR="00497A4E" w:rsidRPr="00497A4E" w:rsidRDefault="001D33AE" w:rsidP="00497A4E">
      <w:pPr>
        <w:pStyle w:val="Paragraph"/>
      </w:pPr>
      <w:del w:id="10161" w:author="GoldenCorpusHarness" w:date="2026-03-28T21:57:55Z">
        <w:r>
          <w:delText>T</w:delText>
        </w:r>
      </w:del>
      <w:ins w:id="10162" w:author="GoldenCorpusHarness" w:date="2026-03-28T21:57:55Z">
        <w:r>
          <w:t>a In t</w:t>
        </w:r>
      </w:ins>
      <w:r>
        <w:t xml:space="preserve">he </w:t>
      </w:r>
      <w:del w:id="10163" w:author="GoldenCorpusHarness" w:date="2026-03-28T21:57:55Z">
        <w:r>
          <w:delText>safety data from Study MK-2870-001 included that from dose escalation and</w:delText>
        </w:r>
      </w:del>
      <w:ins w:id="10164" w:author="GoldenCorpusHarness" w:date="2026-03-28T21:57:55Z">
        <w:r>
          <w:t>3A</w:t>
        </w:r>
      </w:ins>
      <w:r>
        <w:t xml:space="preserve"> cohort</w:t>
      </w:r>
      <w:ins w:id="10165" w:author="GoldenCorpusHarness" w:date="2026-03-28T21:57:55Z">
        <w:r>
          <w:t>,</w:t>
        </w:r>
      </w:ins>
      <w:r>
        <w:t xml:space="preserve"> </w:t>
      </w:r>
      <w:ins w:id="10166" w:author="GoldenCorpusHarness" w:date="2026-03-28T21:57:55Z">
        <w:r>
          <w:t>th</w:t>
        </w:r>
      </w:ins>
      <w:r>
        <w:t>e</w:t>
      </w:r>
      <w:del w:id="10167" w:author="GoldenCorpusHarness" w:date="2026-03-28T21:57:55Z">
        <w:r>
          <w:delText>x</w:delText>
        </w:r>
      </w:del>
      <w:ins w:id="10168" w:author="GoldenCorpusHarness" w:date="2026-03-28T21:57:55Z">
        <w:r>
          <w:t xml:space="preserve">re is one </w:t>
        </w:r>
      </w:ins>
      <w:r>
        <w:t>pa</w:t>
      </w:r>
      <w:ins w:id="10169" w:author="GoldenCorpusHarness" w:date="2026-03-28T21:57:55Z">
        <w:r>
          <w:t>tie</w:t>
        </w:r>
      </w:ins>
      <w:r>
        <w:t>n</w:t>
      </w:r>
      <w:del w:id="10170" w:author="GoldenCorpusHarness" w:date="2026-03-28T21:57:55Z">
        <w:r>
          <w:delText>sion</w:delText>
        </w:r>
      </w:del>
      <w:ins w:id="10171" w:author="GoldenCorpusHarness" w:date="2026-03-28T21:57:55Z">
        <w:r>
          <w:t>t</w:t>
        </w:r>
      </w:ins>
      <w:r>
        <w:t xml:space="preserve"> with </w:t>
      </w:r>
      <w:del w:id="10172" w:author="GoldenCorpusHarness" w:date="2026-03-28T21:57:55Z">
        <w:r>
          <w:delText xml:space="preserve">DCO of 21-MAY-2024. For the expansion cohorts, the dose was 5 mg/kg q2w prior to protocol Amendment 10 with exception of the TNBC and NSCLC </w:delText>
        </w:r>
      </w:del>
      <w:r>
        <w:t xml:space="preserve">EGFR </w:t>
      </w:r>
      <w:del w:id="10173" w:author="GoldenCorpusHarness" w:date="2026-03-28T21:57:55Z">
        <w:r>
          <w:delText>wild-</w:delText>
        </w:r>
      </w:del>
      <w:ins w:id="10174" w:author="GoldenCorpusHarness" w:date="2026-03-28T21:57:55Z">
        <w:r>
          <w:t>mu</w:t>
        </w:r>
      </w:ins>
      <w:r>
        <w:t>t</w:t>
      </w:r>
      <w:del w:id="10175" w:author="GoldenCorpusHarness" w:date="2026-03-28T21:57:55Z">
        <w:r>
          <w:delText>ype cohorts, in which, participants received either 4 mg/kg q2w or 5 mg/kg q2w. After protocol Amendment 10 (dated 14-NOV-2023, FPI: 10-JAN-2024), all new participants received 4 mg/kg q2w. As such, dur</w:delText>
        </w:r>
      </w:del>
      <w:r>
        <w:t xml:space="preserve">ation </w:t>
      </w:r>
      <w:del w:id="10176" w:author="GoldenCorpusHarness" w:date="2026-03-28T21:57:55Z">
        <w:r>
          <w:delText xml:space="preserve">of follow </w:delText>
        </w:r>
      </w:del>
      <w:r>
        <w:t>u</w:t>
      </w:r>
      <w:del w:id="10177" w:author="GoldenCorpusHarness" w:date="2026-03-28T21:57:55Z">
        <w:r>
          <w:delText>p for the 4 mg/</w:delText>
        </w:r>
      </w:del>
      <w:ins w:id="10178" w:author="GoldenCorpusHarness" w:date="2026-03-28T21:57:55Z">
        <w:r>
          <w:t>n</w:t>
        </w:r>
      </w:ins>
      <w:r>
        <w:t>k</w:t>
      </w:r>
      <w:del w:id="10179" w:author="GoldenCorpusHarness" w:date="2026-03-28T21:57:55Z">
        <w:r>
          <w:delText>g group is relatively shorter tha</w:delText>
        </w:r>
      </w:del>
      <w:r>
        <w:t>n</w:t>
      </w:r>
      <w:del w:id="10180" w:author="GoldenCorpusHarness" w:date="2026-03-28T21:57:55Z">
        <w:r>
          <w:delText xml:space="preserve"> the other dose groups. Therefore, only data from participants who received their first dose on or before 21-MAR-2024 (n=746) are included in this safety analysis, which allowed for more comparable exposure between dose cohorts (median exposure 2.27 months vs 3.45 months for 4 mg/kg q2w and 5 mg/kg q2w, respectively). Summary of drug exposure and follow up duration is provided in [Table 27]. Participant disposition by dose levels is sh</w:delText>
        </w:r>
      </w:del>
      <w:r>
        <w:t>own</w:t>
      </w:r>
      <w:del w:id="10181" w:author="GoldenCorpusHarness" w:date="2026-03-28T21:57:55Z">
        <w:r>
          <w:delText xml:space="preserve"> in [Table 28]</w:delText>
        </w:r>
      </w:del>
      <w:r>
        <w:t>.</w:t>
      </w:r>
      <w:del w:id="10182" w:author="GoldenCorpusHarness" w:date="2026-03-28T21:57:55Z">
        <w:r>
          <w:delText xml:space="preserve"> </w:delText>
        </w:r>
      </w:del>
    </w:p>
    <w:p ns2:paraId="7F7E5981" ns2:textId="2946C0B2" w:rsidR="00497A4E" w:rsidRDefault="00497A4E" w:rsidP="00AA6E95">
      <w:pPr>
        <w:pStyle w:val="TableTitle"/>
        <w:keepNext w:val="0"/>
        <w:keepLines w:val="0"/>
        <w:pageBreakBefore/>
      </w:pPr>
      <w:del w:id="10183" w:author="GoldenCorpusHarness" w:date="2026-03-28T21:57:55Z">
        <w:r>
          <w:delText>Table 27Study MK-2870-001 (KL264-01): Summary of Drug Exposure and Follow-up Duration (APaT Populationa)</w:delText>
        </w:r>
      </w:del>
    </w:p>
    <w:tbl>
      <w:tblPr>
        <w:tblW w:w="5000" w:type="pct"/>
        <w:jc w:val="center"/>
        <w:tblBorders>
          <w:top w:val="double" w:sz="6" w:space="0" w:color="auto"/>
          <w:left w:val="single" w:sz="6" w:space="0" w:color="auto"/>
          <w:bottom w:val="double" w:sz="6" w:space="0" w:color="auto"/>
          <w:right w:val="single" w:sz="6" w:space="0" w:color="auto"/>
        </w:tblBorders>
        <w:tblCellMar>
          <w:left w:w="72" w:type="dxa"/>
          <w:right w:w="72" w:type="dxa"/>
        </w:tblCellMar>
        <w:tblLook w:val="0000" w:firstRow="0" w:lastRow="0" w:firstColumn="0" w:lastColumn="0" w:noHBand="0" w:noVBand="0"/>
      </w:tblPr>
      <w:tblGrid>
        <w:gridCol w:w="1634"/>
        <w:gridCol w:w="1226"/>
        <w:gridCol w:w="1225"/>
        <w:gridCol w:w="1225"/>
        <w:gridCol w:w="1225"/>
        <w:gridCol w:w="1225"/>
        <w:gridCol w:w="1224"/>
      </w:tblGrid>
      <w:tr w:rsidR="006E0E07" w:rsidRPr="00116984" ns2:paraId="444F5DAD" ns2:textId="77777777" w:rsidTr="00EF6A41">
        <w:trPr>
          <w:jc w:val="center"/>
        </w:trPr>
        <w:tc>
          <w:tcPr>
            <w:tcW w:w="909" w:type="pct"/>
            <w:tcBorders>
              <w:top w:val="double" w:sz="6" w:space="0" w:color="auto"/>
              <w:bottom w:val="double" w:sz="6" w:space="0" w:color="auto"/>
              <w:right w:val="single" w:sz="2" w:space="0" w:color="auto"/>
            </w:tcBorders>
          </w:tcPr>
          <w:p ns2:paraId="638CFAC4" ns2:textId="77777777" w:rsidR="006E0E07" w:rsidRPr="00784F83" w:rsidRDefault="006E0E07" w:rsidP="00EF6A41">
            <w:pPr>
              <w:spacing w:before="15" w:after="15"/>
              <w:rPr>
                <w:sz w:val="20"/>
                <w:szCs w:val="20"/>
              </w:rPr>
            </w:pPr>
          </w:p>
        </w:tc>
        <w:tc>
          <w:tcPr>
            <w:tcW w:w="682" w:type="pct"/>
            <w:tcBorders>
              <w:top w:val="double" w:sz="6" w:space="0" w:color="auto"/>
              <w:left w:val="nil"/>
              <w:bottom w:val="double" w:sz="6" w:space="0" w:color="auto"/>
              <w:right w:val="single" w:sz="2" w:space="0" w:color="auto"/>
            </w:tcBorders>
          </w:tcPr>
          <w:p ns2:paraId="327D22CC" ns2:textId="77777777" w:rsidR="006E0E07" w:rsidRPr="00116984" w:rsidRDefault="006E0E07" w:rsidP="00EF6A41">
            <w:pPr>
              <w:spacing w:before="15" w:after="15"/>
              <w:jc w:val="center"/>
              <w:rPr>
                <w:sz w:val="20"/>
                <w:szCs w:val="20"/>
              </w:rPr>
            </w:pPr>
            <w:r w:rsidRPr="00116984">
              <w:rPr>
                <w:sz w:val="20"/>
                <w:szCs w:val="20"/>
              </w:rPr>
              <w:t xml:space="preserve">2 mg/kg </w:t>
            </w:r>
          </w:p>
          <w:p ns2:paraId="05ACADAD" ns2:textId="77777777" w:rsidR="006E0E07" w:rsidRPr="00116984" w:rsidRDefault="006E0E07" w:rsidP="00EF6A41">
            <w:pPr>
              <w:spacing w:before="15" w:after="15"/>
              <w:jc w:val="center"/>
              <w:rPr>
                <w:sz w:val="20"/>
                <w:szCs w:val="20"/>
              </w:rPr>
            </w:pPr>
            <w:r w:rsidRPr="00116984">
              <w:rPr>
                <w:sz w:val="20"/>
                <w:szCs w:val="20"/>
              </w:rPr>
              <w:t>(n=4)</w:t>
            </w:r>
          </w:p>
        </w:tc>
        <w:tc>
          <w:tcPr>
            <w:tcW w:w="682" w:type="pct"/>
            <w:tcBorders>
              <w:top w:val="double" w:sz="6" w:space="0" w:color="auto"/>
              <w:left w:val="nil"/>
              <w:bottom w:val="double" w:sz="6" w:space="0" w:color="auto"/>
              <w:right w:val="single" w:sz="2" w:space="0" w:color="auto"/>
            </w:tcBorders>
          </w:tcPr>
          <w:p ns2:paraId="4C8F76DA" ns2:textId="77777777" w:rsidR="006E0E07" w:rsidRPr="00116984" w:rsidRDefault="006E0E07" w:rsidP="00EF6A41">
            <w:pPr>
              <w:spacing w:before="15" w:after="15"/>
              <w:jc w:val="center"/>
              <w:rPr>
                <w:sz w:val="20"/>
                <w:szCs w:val="20"/>
              </w:rPr>
            </w:pPr>
            <w:r w:rsidRPr="00116984">
              <w:rPr>
                <w:sz w:val="20"/>
                <w:szCs w:val="20"/>
              </w:rPr>
              <w:t xml:space="preserve">4 mg/kg </w:t>
            </w:r>
          </w:p>
          <w:p ns2:paraId="36CF5B18" ns2:textId="77777777" w:rsidR="006E0E07" w:rsidRPr="00116984" w:rsidRDefault="006E0E07" w:rsidP="00EF6A41">
            <w:pPr>
              <w:spacing w:before="15" w:after="15"/>
              <w:jc w:val="center"/>
              <w:rPr>
                <w:sz w:val="20"/>
                <w:szCs w:val="20"/>
              </w:rPr>
            </w:pPr>
            <w:r w:rsidRPr="00116984">
              <w:rPr>
                <w:sz w:val="20"/>
                <w:szCs w:val="20"/>
              </w:rPr>
              <w:t>(n=281)</w:t>
            </w:r>
          </w:p>
        </w:tc>
        <w:tc>
          <w:tcPr>
            <w:tcW w:w="682" w:type="pct"/>
            <w:tcBorders>
              <w:top w:val="double" w:sz="6" w:space="0" w:color="auto"/>
              <w:left w:val="nil"/>
              <w:bottom w:val="double" w:sz="6" w:space="0" w:color="auto"/>
              <w:right w:val="single" w:sz="2" w:space="0" w:color="auto"/>
            </w:tcBorders>
          </w:tcPr>
          <w:p ns2:paraId="4BE66FA6" ns2:textId="77777777" w:rsidR="006E0E07" w:rsidRPr="00116984" w:rsidRDefault="006E0E07" w:rsidP="00EF6A41">
            <w:pPr>
              <w:spacing w:before="15" w:after="15"/>
              <w:jc w:val="center"/>
              <w:rPr>
                <w:sz w:val="20"/>
                <w:szCs w:val="20"/>
              </w:rPr>
            </w:pPr>
            <w:r w:rsidRPr="00116984">
              <w:rPr>
                <w:sz w:val="20"/>
                <w:szCs w:val="20"/>
              </w:rPr>
              <w:t xml:space="preserve">5 mg/kg </w:t>
            </w:r>
          </w:p>
          <w:p ns2:paraId="62561B87" ns2:textId="77777777" w:rsidR="006E0E07" w:rsidRPr="00116984" w:rsidRDefault="006E0E07" w:rsidP="00EF6A41">
            <w:pPr>
              <w:spacing w:before="15" w:after="15"/>
              <w:jc w:val="center"/>
              <w:rPr>
                <w:sz w:val="20"/>
                <w:szCs w:val="20"/>
              </w:rPr>
            </w:pPr>
            <w:r w:rsidRPr="00116984">
              <w:rPr>
                <w:sz w:val="20"/>
                <w:szCs w:val="20"/>
              </w:rPr>
              <w:t>(n=449)</w:t>
            </w:r>
          </w:p>
        </w:tc>
        <w:tc>
          <w:tcPr>
            <w:tcW w:w="682" w:type="pct"/>
            <w:tcBorders>
              <w:top w:val="double" w:sz="6" w:space="0" w:color="auto"/>
              <w:left w:val="nil"/>
              <w:bottom w:val="double" w:sz="6" w:space="0" w:color="auto"/>
              <w:right w:val="single" w:sz="2" w:space="0" w:color="auto"/>
            </w:tcBorders>
          </w:tcPr>
          <w:p ns2:paraId="1C6AFD49" ns2:textId="77777777" w:rsidR="006E0E07" w:rsidRPr="00116984" w:rsidRDefault="006E0E07" w:rsidP="00EF6A41">
            <w:pPr>
              <w:spacing w:before="15" w:after="15"/>
              <w:jc w:val="center"/>
              <w:rPr>
                <w:sz w:val="20"/>
                <w:szCs w:val="20"/>
              </w:rPr>
            </w:pPr>
            <w:r w:rsidRPr="00116984">
              <w:rPr>
                <w:sz w:val="20"/>
                <w:szCs w:val="20"/>
              </w:rPr>
              <w:t xml:space="preserve">5.5 mg/kg </w:t>
            </w:r>
          </w:p>
          <w:p ns2:paraId="4F839AEE" ns2:textId="77777777" w:rsidR="006E0E07" w:rsidRPr="00116984" w:rsidRDefault="006E0E07" w:rsidP="00EF6A41">
            <w:pPr>
              <w:spacing w:before="15" w:after="15"/>
              <w:jc w:val="center"/>
              <w:rPr>
                <w:sz w:val="20"/>
                <w:szCs w:val="20"/>
              </w:rPr>
            </w:pPr>
            <w:r w:rsidRPr="00116984">
              <w:rPr>
                <w:sz w:val="20"/>
                <w:szCs w:val="20"/>
              </w:rPr>
              <w:t>(n=5)</w:t>
            </w:r>
          </w:p>
        </w:tc>
        <w:tc>
          <w:tcPr>
            <w:tcW w:w="682" w:type="pct"/>
            <w:tcBorders>
              <w:top w:val="double" w:sz="6" w:space="0" w:color="auto"/>
              <w:left w:val="nil"/>
              <w:bottom w:val="double" w:sz="6" w:space="0" w:color="auto"/>
              <w:right w:val="single" w:sz="2" w:space="0" w:color="auto"/>
            </w:tcBorders>
          </w:tcPr>
          <w:p ns2:paraId="06DB8C42" ns2:textId="77777777" w:rsidR="006E0E07" w:rsidRPr="00116984" w:rsidRDefault="006E0E07" w:rsidP="00EF6A41">
            <w:pPr>
              <w:spacing w:before="15" w:after="15"/>
              <w:jc w:val="center"/>
              <w:rPr>
                <w:sz w:val="20"/>
                <w:szCs w:val="20"/>
              </w:rPr>
            </w:pPr>
            <w:r w:rsidRPr="00116984">
              <w:rPr>
                <w:sz w:val="20"/>
                <w:szCs w:val="20"/>
              </w:rPr>
              <w:t xml:space="preserve">6 mg/kg </w:t>
            </w:r>
          </w:p>
          <w:p ns2:paraId="2FA073C1" ns2:textId="77777777" w:rsidR="006E0E07" w:rsidRPr="00116984" w:rsidRDefault="006E0E07" w:rsidP="00EF6A41">
            <w:pPr>
              <w:spacing w:before="15" w:after="15"/>
              <w:jc w:val="center"/>
              <w:rPr>
                <w:sz w:val="20"/>
                <w:szCs w:val="20"/>
              </w:rPr>
            </w:pPr>
            <w:r w:rsidRPr="00116984">
              <w:rPr>
                <w:sz w:val="20"/>
                <w:szCs w:val="20"/>
              </w:rPr>
              <w:t>(n=7)</w:t>
            </w:r>
          </w:p>
        </w:tc>
        <w:tc>
          <w:tcPr>
            <w:tcW w:w="681" w:type="pct"/>
            <w:tcBorders>
              <w:top w:val="double" w:sz="6" w:space="0" w:color="auto"/>
              <w:left w:val="nil"/>
              <w:bottom w:val="double" w:sz="6" w:space="0" w:color="auto"/>
            </w:tcBorders>
          </w:tcPr>
          <w:p ns2:paraId="39857A4C" ns2:textId="77777777" w:rsidR="006E0E07" w:rsidRPr="00116984" w:rsidRDefault="006E0E07" w:rsidP="00EF6A41">
            <w:pPr>
              <w:spacing w:before="15" w:after="15"/>
              <w:jc w:val="center"/>
              <w:rPr>
                <w:sz w:val="20"/>
                <w:szCs w:val="20"/>
              </w:rPr>
            </w:pPr>
            <w:r w:rsidRPr="00116984">
              <w:rPr>
                <w:sz w:val="20"/>
                <w:szCs w:val="20"/>
              </w:rPr>
              <w:t xml:space="preserve">Total </w:t>
            </w:r>
          </w:p>
          <w:p ns2:paraId="50B17E84" ns2:textId="77777777" w:rsidR="006E0E07" w:rsidRPr="00116984" w:rsidRDefault="006E0E07" w:rsidP="00EF6A41">
            <w:pPr>
              <w:spacing w:before="15" w:after="15"/>
              <w:jc w:val="center"/>
              <w:rPr>
                <w:sz w:val="20"/>
                <w:szCs w:val="20"/>
              </w:rPr>
            </w:pPr>
            <w:r w:rsidRPr="00116984">
              <w:rPr>
                <w:sz w:val="20"/>
                <w:szCs w:val="20"/>
              </w:rPr>
              <w:t>(N=746)</w:t>
            </w:r>
          </w:p>
        </w:tc>
      </w:tr>
      <w:tr w:rsidR="006E0E07" w:rsidRPr="00116984" ns2:paraId="58211305" ns2:textId="77777777" w:rsidTr="00EF6A41">
        <w:trPr>
          <w:jc w:val="center"/>
        </w:trPr>
        <w:tc>
          <w:tcPr>
            <w:tcW w:w="5000" w:type="pct"/>
            <w:gridSpan w:val="7"/>
            <w:tcBorders>
              <w:top w:val="double" w:sz="6" w:space="0" w:color="auto"/>
              <w:bottom w:val="nil"/>
            </w:tcBorders>
          </w:tcPr>
          <w:p ns2:paraId="33C999E1" ns2:textId="77777777" w:rsidR="006E0E07" w:rsidRPr="00116984" w:rsidRDefault="006E0E07" w:rsidP="00EF6A41">
            <w:pPr>
              <w:spacing w:before="15" w:after="15"/>
              <w:rPr>
                <w:sz w:val="20"/>
                <w:szCs w:val="20"/>
              </w:rPr>
            </w:pPr>
            <w:r w:rsidRPr="00116984">
              <w:rPr>
                <w:sz w:val="20"/>
                <w:szCs w:val="20"/>
              </w:rPr>
              <w:t>Study Days on Therapy (months)</w:t>
            </w:r>
          </w:p>
        </w:tc>
      </w:tr>
      <w:tr w:rsidR="006E0E07" w:rsidRPr="00116984" ns2:paraId="522E9E45" ns2:textId="77777777" w:rsidTr="00EF6A41">
        <w:trPr>
          <w:jc w:val="center"/>
        </w:trPr>
        <w:tc>
          <w:tcPr>
            <w:tcW w:w="909" w:type="pct"/>
            <w:tcBorders>
              <w:top w:val="nil"/>
              <w:bottom w:val="single" w:sz="4" w:space="0" w:color="auto"/>
              <w:right w:val="single" w:sz="2" w:space="0" w:color="auto"/>
            </w:tcBorders>
          </w:tcPr>
          <w:p ns2:paraId="07E38F32" ns2:textId="77777777" w:rsidR="006E0E07" w:rsidRPr="00116984" w:rsidRDefault="006E0E07" w:rsidP="00EF6A41">
            <w:pPr>
              <w:spacing w:before="15" w:after="15"/>
              <w:rPr>
                <w:sz w:val="20"/>
                <w:szCs w:val="20"/>
              </w:rPr>
            </w:pPr>
            <w:r w:rsidRPr="00116984">
              <w:rPr>
                <w:sz w:val="20"/>
                <w:szCs w:val="20"/>
              </w:rPr>
              <w:t>Median (Range)</w:t>
            </w:r>
          </w:p>
        </w:tc>
        <w:tc>
          <w:tcPr>
            <w:tcW w:w="682" w:type="pct"/>
            <w:tcBorders>
              <w:top w:val="nil"/>
              <w:left w:val="nil"/>
              <w:bottom w:val="single" w:sz="4" w:space="0" w:color="auto"/>
              <w:right w:val="single" w:sz="2" w:space="0" w:color="auto"/>
            </w:tcBorders>
          </w:tcPr>
          <w:p ns2:paraId="3FF9259D" ns2:textId="77777777" w:rsidR="006E0E07" w:rsidRPr="00116984" w:rsidRDefault="006E0E07" w:rsidP="00EF6A41">
            <w:pPr>
              <w:spacing w:before="15" w:after="15"/>
              <w:jc w:val="center"/>
              <w:rPr>
                <w:sz w:val="20"/>
                <w:szCs w:val="20"/>
              </w:rPr>
            </w:pPr>
            <w:r w:rsidRPr="00116984">
              <w:rPr>
                <w:sz w:val="20"/>
                <w:szCs w:val="20"/>
              </w:rPr>
              <w:t>2.14 (0.99 to 4.63)</w:t>
            </w:r>
          </w:p>
        </w:tc>
        <w:tc>
          <w:tcPr>
            <w:tcW w:w="682" w:type="pct"/>
            <w:tcBorders>
              <w:top w:val="nil"/>
              <w:left w:val="nil"/>
              <w:bottom w:val="single" w:sz="4" w:space="0" w:color="auto"/>
              <w:right w:val="single" w:sz="2" w:space="0" w:color="auto"/>
            </w:tcBorders>
          </w:tcPr>
          <w:p ns2:paraId="5424D791" ns2:textId="77777777" w:rsidR="006E0E07" w:rsidRPr="00116984" w:rsidRDefault="006E0E07" w:rsidP="00EF6A41">
            <w:pPr>
              <w:spacing w:before="15" w:after="15"/>
              <w:jc w:val="center"/>
              <w:rPr>
                <w:sz w:val="20"/>
                <w:szCs w:val="20"/>
              </w:rPr>
            </w:pPr>
            <w:r w:rsidRPr="00116984">
              <w:rPr>
                <w:sz w:val="20"/>
                <w:szCs w:val="20"/>
              </w:rPr>
              <w:t>2.27 (0.03 to 36.76)</w:t>
            </w:r>
          </w:p>
        </w:tc>
        <w:tc>
          <w:tcPr>
            <w:tcW w:w="682" w:type="pct"/>
            <w:tcBorders>
              <w:top w:val="nil"/>
              <w:left w:val="nil"/>
              <w:bottom w:val="single" w:sz="4" w:space="0" w:color="auto"/>
              <w:right w:val="single" w:sz="2" w:space="0" w:color="auto"/>
            </w:tcBorders>
          </w:tcPr>
          <w:p ns2:paraId="246EC638" ns2:textId="77777777" w:rsidR="006E0E07" w:rsidRPr="00116984" w:rsidRDefault="006E0E07" w:rsidP="00EF6A41">
            <w:pPr>
              <w:spacing w:before="15" w:after="15"/>
              <w:jc w:val="center"/>
              <w:rPr>
                <w:sz w:val="20"/>
                <w:szCs w:val="20"/>
              </w:rPr>
            </w:pPr>
            <w:r w:rsidRPr="00116984">
              <w:rPr>
                <w:sz w:val="20"/>
                <w:szCs w:val="20"/>
              </w:rPr>
              <w:t>3.45 (0.03 to 32.89)</w:t>
            </w:r>
          </w:p>
        </w:tc>
        <w:tc>
          <w:tcPr>
            <w:tcW w:w="682" w:type="pct"/>
            <w:tcBorders>
              <w:top w:val="nil"/>
              <w:left w:val="nil"/>
              <w:bottom w:val="single" w:sz="4" w:space="0" w:color="auto"/>
              <w:right w:val="single" w:sz="2" w:space="0" w:color="auto"/>
            </w:tcBorders>
          </w:tcPr>
          <w:p ns2:paraId="48B72570" ns2:textId="77777777" w:rsidR="006E0E07" w:rsidRPr="00116984" w:rsidRDefault="006E0E07" w:rsidP="00EF6A41">
            <w:pPr>
              <w:spacing w:before="15" w:after="15"/>
              <w:jc w:val="center"/>
              <w:rPr>
                <w:sz w:val="20"/>
                <w:szCs w:val="20"/>
              </w:rPr>
            </w:pPr>
            <w:r w:rsidRPr="00116984">
              <w:rPr>
                <w:sz w:val="20"/>
                <w:szCs w:val="20"/>
              </w:rPr>
              <w:t>3.29 (1.71 to 4.80)</w:t>
            </w:r>
          </w:p>
        </w:tc>
        <w:tc>
          <w:tcPr>
            <w:tcW w:w="682" w:type="pct"/>
            <w:tcBorders>
              <w:top w:val="nil"/>
              <w:left w:val="nil"/>
              <w:bottom w:val="single" w:sz="4" w:space="0" w:color="auto"/>
              <w:right w:val="single" w:sz="2" w:space="0" w:color="auto"/>
            </w:tcBorders>
          </w:tcPr>
          <w:p ns2:paraId="35242463" ns2:textId="77777777" w:rsidR="006E0E07" w:rsidRPr="00116984" w:rsidRDefault="006E0E07" w:rsidP="00EF6A41">
            <w:pPr>
              <w:spacing w:before="15" w:after="15"/>
              <w:jc w:val="center"/>
              <w:rPr>
                <w:sz w:val="20"/>
                <w:szCs w:val="20"/>
              </w:rPr>
            </w:pPr>
            <w:r w:rsidRPr="00116984">
              <w:rPr>
                <w:sz w:val="20"/>
                <w:szCs w:val="20"/>
              </w:rPr>
              <w:t>2.60 (0.03 to 9.23)</w:t>
            </w:r>
          </w:p>
        </w:tc>
        <w:tc>
          <w:tcPr>
            <w:tcW w:w="681" w:type="pct"/>
            <w:tcBorders>
              <w:top w:val="nil"/>
              <w:left w:val="nil"/>
              <w:bottom w:val="single" w:sz="4" w:space="0" w:color="auto"/>
            </w:tcBorders>
          </w:tcPr>
          <w:p ns2:paraId="4694B69E" ns2:textId="77777777" w:rsidR="006E0E07" w:rsidRPr="00116984" w:rsidRDefault="006E0E07" w:rsidP="00EF6A41">
            <w:pPr>
              <w:spacing w:before="15" w:after="15"/>
              <w:jc w:val="center"/>
              <w:rPr>
                <w:sz w:val="20"/>
                <w:szCs w:val="20"/>
              </w:rPr>
            </w:pPr>
            <w:r w:rsidRPr="00116984">
              <w:rPr>
                <w:sz w:val="20"/>
                <w:szCs w:val="20"/>
              </w:rPr>
              <w:t>2.81 (0.03 to 36.76)</w:t>
            </w:r>
          </w:p>
        </w:tc>
      </w:tr>
      <w:tr w:rsidR="006E0E07" w:rsidRPr="00116984" ns2:paraId="3660DAF0" ns2:textId="77777777" w:rsidTr="00EF6A41">
        <w:trPr>
          <w:trHeight w:val="333"/>
          <w:jc w:val="center"/>
        </w:trPr>
        <w:tc>
          <w:tcPr>
            <w:tcW w:w="5000" w:type="pct"/>
            <w:gridSpan w:val="7"/>
            <w:tcBorders>
              <w:top w:val="single" w:sz="4" w:space="0" w:color="auto"/>
              <w:bottom w:val="nil"/>
            </w:tcBorders>
          </w:tcPr>
          <w:p ns2:paraId="617A92DC" ns2:textId="77777777" w:rsidR="006E0E07" w:rsidRPr="00116984" w:rsidRDefault="006E0E07" w:rsidP="00EF6A41">
            <w:pPr>
              <w:spacing w:before="15" w:after="15"/>
              <w:rPr>
                <w:sz w:val="20"/>
                <w:szCs w:val="20"/>
              </w:rPr>
            </w:pPr>
            <w:r w:rsidRPr="00116984">
              <w:rPr>
                <w:sz w:val="20"/>
                <w:szCs w:val="20"/>
              </w:rPr>
              <w:t>Follow-up duration (months)</w:t>
            </w:r>
            <w:r w:rsidRPr="00116984">
              <w:rPr>
                <w:sz w:val="28"/>
                <w:szCs w:val="28"/>
                <w:vertAlign w:val="superscript"/>
              </w:rPr>
              <w:t>b</w:t>
            </w:r>
          </w:p>
        </w:tc>
      </w:tr>
      <w:tr w:rsidR="006E0E07" w:rsidRPr="00116984" ns2:paraId="522EA25C" ns2:textId="77777777" w:rsidTr="00EF6A41">
        <w:tblPrEx>
          <w:tblBorders>
            <w:top w:val="single" w:sz="6" w:space="0" w:color="auto"/>
            <w:bottom w:val="single" w:sz="6" w:space="0" w:color="auto"/>
          </w:tblBorders>
        </w:tblPrEx>
        <w:trPr>
          <w:jc w:val="center"/>
        </w:trPr>
        <w:tc>
          <w:tcPr>
            <w:tcW w:w="909" w:type="pct"/>
            <w:tcBorders>
              <w:top w:val="nil"/>
              <w:bottom w:val="nil"/>
              <w:right w:val="single" w:sz="2" w:space="0" w:color="auto"/>
            </w:tcBorders>
          </w:tcPr>
          <w:p ns2:paraId="3CBBFAEF" ns2:textId="77777777" w:rsidR="006E0E07" w:rsidRPr="00116984" w:rsidRDefault="006E0E07" w:rsidP="00EF6A41">
            <w:pPr>
              <w:spacing w:before="15" w:after="15"/>
              <w:ind w:left="160" w:right="1" w:hanging="160"/>
              <w:rPr>
                <w:sz w:val="20"/>
                <w:szCs w:val="20"/>
              </w:rPr>
            </w:pPr>
            <w:r w:rsidRPr="00116984">
              <w:rPr>
                <w:sz w:val="20"/>
                <w:szCs w:val="20"/>
              </w:rPr>
              <w:t xml:space="preserve"> Median (Range) </w:t>
            </w:r>
          </w:p>
        </w:tc>
        <w:tc>
          <w:tcPr>
            <w:tcW w:w="682" w:type="pct"/>
            <w:tcBorders>
              <w:top w:val="nil"/>
              <w:left w:val="nil"/>
              <w:bottom w:val="nil"/>
              <w:right w:val="single" w:sz="2" w:space="0" w:color="auto"/>
            </w:tcBorders>
          </w:tcPr>
          <w:p ns2:paraId="1296832F" ns2:textId="77777777" w:rsidR="006E0E07" w:rsidRPr="00116984" w:rsidRDefault="006E0E07" w:rsidP="00EF6A41">
            <w:pPr>
              <w:spacing w:before="15" w:after="15"/>
              <w:jc w:val="center"/>
              <w:rPr>
                <w:sz w:val="20"/>
                <w:szCs w:val="20"/>
              </w:rPr>
            </w:pPr>
            <w:r w:rsidRPr="00116984">
              <w:rPr>
                <w:sz w:val="20"/>
                <w:szCs w:val="20"/>
              </w:rPr>
              <w:t xml:space="preserve">49.1 (44.2, 50.2) </w:t>
            </w:r>
          </w:p>
        </w:tc>
        <w:tc>
          <w:tcPr>
            <w:tcW w:w="682" w:type="pct"/>
            <w:tcBorders>
              <w:top w:val="nil"/>
              <w:left w:val="nil"/>
              <w:bottom w:val="nil"/>
              <w:right w:val="single" w:sz="2" w:space="0" w:color="auto"/>
            </w:tcBorders>
          </w:tcPr>
          <w:p ns2:paraId="33336C2E" ns2:textId="77777777" w:rsidR="006E0E07" w:rsidRPr="00116984" w:rsidRDefault="006E0E07" w:rsidP="00EF6A41">
            <w:pPr>
              <w:spacing w:before="15" w:after="15"/>
              <w:jc w:val="center"/>
              <w:rPr>
                <w:sz w:val="20"/>
                <w:szCs w:val="20"/>
              </w:rPr>
            </w:pPr>
            <w:r w:rsidRPr="00116984">
              <w:rPr>
                <w:sz w:val="20"/>
                <w:szCs w:val="20"/>
              </w:rPr>
              <w:t xml:space="preserve">3.0 (2.0, 47.7) </w:t>
            </w:r>
          </w:p>
        </w:tc>
        <w:tc>
          <w:tcPr>
            <w:tcW w:w="682" w:type="pct"/>
            <w:tcBorders>
              <w:top w:val="nil"/>
              <w:left w:val="nil"/>
              <w:bottom w:val="nil"/>
              <w:right w:val="single" w:sz="2" w:space="0" w:color="auto"/>
            </w:tcBorders>
          </w:tcPr>
          <w:p ns2:paraId="56C9ECD6" ns2:textId="77777777" w:rsidR="006E0E07" w:rsidRPr="00116984" w:rsidRDefault="006E0E07" w:rsidP="00EF6A41">
            <w:pPr>
              <w:spacing w:before="15" w:after="15"/>
              <w:jc w:val="center"/>
              <w:rPr>
                <w:sz w:val="20"/>
                <w:szCs w:val="20"/>
              </w:rPr>
            </w:pPr>
            <w:r w:rsidRPr="00116984">
              <w:rPr>
                <w:sz w:val="20"/>
                <w:szCs w:val="20"/>
              </w:rPr>
              <w:t xml:space="preserve">15.4 (2.3, 38.0) </w:t>
            </w:r>
          </w:p>
        </w:tc>
        <w:tc>
          <w:tcPr>
            <w:tcW w:w="682" w:type="pct"/>
            <w:tcBorders>
              <w:top w:val="nil"/>
              <w:left w:val="nil"/>
              <w:bottom w:val="nil"/>
              <w:right w:val="single" w:sz="2" w:space="0" w:color="auto"/>
            </w:tcBorders>
          </w:tcPr>
          <w:p ns2:paraId="1B8FBC90" ns2:textId="77777777" w:rsidR="006E0E07" w:rsidRPr="00116984" w:rsidRDefault="006E0E07" w:rsidP="00EF6A41">
            <w:pPr>
              <w:spacing w:before="15" w:after="15"/>
              <w:jc w:val="center"/>
              <w:rPr>
                <w:sz w:val="20"/>
                <w:szCs w:val="20"/>
              </w:rPr>
            </w:pPr>
            <w:r w:rsidRPr="00116984">
              <w:rPr>
                <w:sz w:val="20"/>
                <w:szCs w:val="20"/>
              </w:rPr>
              <w:t xml:space="preserve">32.5 (30.7, 34.1) </w:t>
            </w:r>
          </w:p>
        </w:tc>
        <w:tc>
          <w:tcPr>
            <w:tcW w:w="682" w:type="pct"/>
            <w:tcBorders>
              <w:top w:val="nil"/>
              <w:left w:val="nil"/>
              <w:bottom w:val="nil"/>
              <w:right w:val="single" w:sz="2" w:space="0" w:color="auto"/>
            </w:tcBorders>
          </w:tcPr>
          <w:p ns2:paraId="7441AC96" ns2:textId="77777777" w:rsidR="006E0E07" w:rsidRPr="00116984" w:rsidRDefault="006E0E07" w:rsidP="00EF6A41">
            <w:pPr>
              <w:spacing w:before="15" w:after="15"/>
              <w:jc w:val="center"/>
              <w:rPr>
                <w:sz w:val="20"/>
                <w:szCs w:val="20"/>
              </w:rPr>
            </w:pPr>
            <w:r w:rsidRPr="00116984">
              <w:rPr>
                <w:sz w:val="20"/>
                <w:szCs w:val="20"/>
              </w:rPr>
              <w:t xml:space="preserve">40.9 (40.4, 44.8) </w:t>
            </w:r>
          </w:p>
        </w:tc>
        <w:tc>
          <w:tcPr>
            <w:tcW w:w="681" w:type="pct"/>
            <w:tcBorders>
              <w:top w:val="nil"/>
              <w:left w:val="nil"/>
              <w:bottom w:val="nil"/>
            </w:tcBorders>
          </w:tcPr>
          <w:p ns2:paraId="1686F340" ns2:textId="77777777" w:rsidR="006E0E07" w:rsidRPr="00116984" w:rsidRDefault="006E0E07" w:rsidP="00EF6A41">
            <w:pPr>
              <w:spacing w:before="15" w:after="15"/>
              <w:jc w:val="center"/>
              <w:rPr>
                <w:sz w:val="20"/>
                <w:szCs w:val="20"/>
              </w:rPr>
            </w:pPr>
            <w:r w:rsidRPr="00116984">
              <w:rPr>
                <w:sz w:val="20"/>
                <w:szCs w:val="20"/>
              </w:rPr>
              <w:t xml:space="preserve">11.7 (2.0, 50.2) </w:t>
            </w:r>
          </w:p>
        </w:tc>
      </w:tr>
      <w:tr w:rsidR="006E0E07" w:rsidRPr="00116984" ns2:paraId="3882A185" ns2:textId="77777777" w:rsidTr="00EF6A41">
        <w:tblPrEx>
          <w:tblBorders>
            <w:top w:val="single" w:sz="6" w:space="0" w:color="auto"/>
            <w:bottom w:val="single" w:sz="6" w:space="0" w:color="auto"/>
          </w:tblBorders>
        </w:tblPrEx>
        <w:trPr>
          <w:jc w:val="center"/>
        </w:trPr>
        <w:tc>
          <w:tcPr>
            <w:tcW w:w="909" w:type="pct"/>
            <w:tcBorders>
              <w:top w:val="nil"/>
              <w:bottom w:val="single" w:sz="2" w:space="0" w:color="auto"/>
              <w:right w:val="single" w:sz="2" w:space="0" w:color="auto"/>
            </w:tcBorders>
          </w:tcPr>
          <w:p ns2:paraId="62178188" ns2:textId="77777777" w:rsidR="006E0E07" w:rsidRPr="00116984" w:rsidRDefault="006E0E07" w:rsidP="00EF6A41">
            <w:pPr>
              <w:spacing w:before="15" w:after="15"/>
              <w:ind w:left="160" w:right="1" w:hanging="160"/>
              <w:rPr>
                <w:sz w:val="20"/>
                <w:szCs w:val="20"/>
              </w:rPr>
            </w:pPr>
            <w:r w:rsidRPr="00116984">
              <w:rPr>
                <w:sz w:val="20"/>
                <w:szCs w:val="20"/>
              </w:rPr>
              <w:t xml:space="preserve"> Mean (SD) </w:t>
            </w:r>
          </w:p>
        </w:tc>
        <w:tc>
          <w:tcPr>
            <w:tcW w:w="682" w:type="pct"/>
            <w:tcBorders>
              <w:top w:val="nil"/>
              <w:left w:val="nil"/>
              <w:bottom w:val="single" w:sz="2" w:space="0" w:color="auto"/>
              <w:right w:val="single" w:sz="2" w:space="0" w:color="auto"/>
            </w:tcBorders>
          </w:tcPr>
          <w:p ns2:paraId="3AD11DA4" ns2:textId="77777777" w:rsidR="006E0E07" w:rsidRPr="00116984" w:rsidRDefault="006E0E07" w:rsidP="00EF6A41">
            <w:pPr>
              <w:spacing w:before="15" w:after="15"/>
              <w:jc w:val="center"/>
              <w:rPr>
                <w:sz w:val="20"/>
                <w:szCs w:val="20"/>
              </w:rPr>
            </w:pPr>
            <w:r w:rsidRPr="00116984">
              <w:rPr>
                <w:sz w:val="20"/>
                <w:szCs w:val="20"/>
              </w:rPr>
              <w:t xml:space="preserve">48.1 (2.7) </w:t>
            </w:r>
          </w:p>
        </w:tc>
        <w:tc>
          <w:tcPr>
            <w:tcW w:w="682" w:type="pct"/>
            <w:tcBorders>
              <w:top w:val="nil"/>
              <w:left w:val="nil"/>
              <w:bottom w:val="single" w:sz="2" w:space="0" w:color="auto"/>
              <w:right w:val="single" w:sz="2" w:space="0" w:color="auto"/>
            </w:tcBorders>
          </w:tcPr>
          <w:p ns2:paraId="036AF140" ns2:textId="77777777" w:rsidR="006E0E07" w:rsidRPr="00116984" w:rsidRDefault="006E0E07" w:rsidP="00EF6A41">
            <w:pPr>
              <w:spacing w:before="15" w:after="15"/>
              <w:jc w:val="center"/>
              <w:rPr>
                <w:sz w:val="20"/>
                <w:szCs w:val="20"/>
              </w:rPr>
            </w:pPr>
            <w:r w:rsidRPr="00116984">
              <w:rPr>
                <w:sz w:val="20"/>
                <w:szCs w:val="20"/>
              </w:rPr>
              <w:t xml:space="preserve">8.2 (11.3) </w:t>
            </w:r>
          </w:p>
        </w:tc>
        <w:tc>
          <w:tcPr>
            <w:tcW w:w="682" w:type="pct"/>
            <w:tcBorders>
              <w:top w:val="nil"/>
              <w:left w:val="nil"/>
              <w:bottom w:val="single" w:sz="2" w:space="0" w:color="auto"/>
              <w:right w:val="single" w:sz="2" w:space="0" w:color="auto"/>
            </w:tcBorders>
          </w:tcPr>
          <w:p ns2:paraId="38B5E178" ns2:textId="77777777" w:rsidR="006E0E07" w:rsidRPr="00116984" w:rsidRDefault="006E0E07" w:rsidP="00EF6A41">
            <w:pPr>
              <w:spacing w:before="15" w:after="15"/>
              <w:jc w:val="center"/>
              <w:rPr>
                <w:sz w:val="20"/>
                <w:szCs w:val="20"/>
              </w:rPr>
            </w:pPr>
            <w:r w:rsidRPr="00116984">
              <w:rPr>
                <w:sz w:val="20"/>
                <w:szCs w:val="20"/>
              </w:rPr>
              <w:t xml:space="preserve">19.0 (9.9) </w:t>
            </w:r>
          </w:p>
        </w:tc>
        <w:tc>
          <w:tcPr>
            <w:tcW w:w="682" w:type="pct"/>
            <w:tcBorders>
              <w:top w:val="nil"/>
              <w:left w:val="nil"/>
              <w:bottom w:val="single" w:sz="2" w:space="0" w:color="auto"/>
              <w:right w:val="single" w:sz="2" w:space="0" w:color="auto"/>
            </w:tcBorders>
          </w:tcPr>
          <w:p ns2:paraId="34977B6E" ns2:textId="77777777" w:rsidR="006E0E07" w:rsidRPr="00116984" w:rsidRDefault="006E0E07" w:rsidP="00EF6A41">
            <w:pPr>
              <w:spacing w:before="15" w:after="15"/>
              <w:jc w:val="center"/>
              <w:rPr>
                <w:sz w:val="20"/>
                <w:szCs w:val="20"/>
              </w:rPr>
            </w:pPr>
            <w:r w:rsidRPr="00116984">
              <w:rPr>
                <w:sz w:val="20"/>
                <w:szCs w:val="20"/>
              </w:rPr>
              <w:t xml:space="preserve">32.7 (1.4) </w:t>
            </w:r>
          </w:p>
        </w:tc>
        <w:tc>
          <w:tcPr>
            <w:tcW w:w="682" w:type="pct"/>
            <w:tcBorders>
              <w:top w:val="nil"/>
              <w:left w:val="nil"/>
              <w:bottom w:val="single" w:sz="2" w:space="0" w:color="auto"/>
              <w:right w:val="single" w:sz="2" w:space="0" w:color="auto"/>
            </w:tcBorders>
          </w:tcPr>
          <w:p ns2:paraId="326705B3" ns2:textId="77777777" w:rsidR="006E0E07" w:rsidRPr="00116984" w:rsidRDefault="006E0E07" w:rsidP="00EF6A41">
            <w:pPr>
              <w:spacing w:before="15" w:after="15"/>
              <w:jc w:val="center"/>
              <w:rPr>
                <w:sz w:val="20"/>
                <w:szCs w:val="20"/>
              </w:rPr>
            </w:pPr>
            <w:r w:rsidRPr="00116984">
              <w:rPr>
                <w:sz w:val="20"/>
                <w:szCs w:val="20"/>
              </w:rPr>
              <w:t xml:space="preserve">42.3 (2.2) </w:t>
            </w:r>
          </w:p>
        </w:tc>
        <w:tc>
          <w:tcPr>
            <w:tcW w:w="681" w:type="pct"/>
            <w:tcBorders>
              <w:top w:val="nil"/>
              <w:left w:val="nil"/>
              <w:bottom w:val="single" w:sz="2" w:space="0" w:color="auto"/>
            </w:tcBorders>
          </w:tcPr>
          <w:p ns2:paraId="35527C98" ns2:textId="77777777" w:rsidR="006E0E07" w:rsidRPr="00116984" w:rsidRDefault="006E0E07" w:rsidP="00EF6A41">
            <w:pPr>
              <w:spacing w:before="15" w:after="15"/>
              <w:jc w:val="center"/>
              <w:rPr>
                <w:sz w:val="20"/>
                <w:szCs w:val="20"/>
              </w:rPr>
            </w:pPr>
            <w:r w:rsidRPr="00116984">
              <w:rPr>
                <w:sz w:val="20"/>
                <w:szCs w:val="20"/>
              </w:rPr>
              <w:t xml:space="preserve">15.4 (12.2) </w:t>
            </w:r>
          </w:p>
        </w:tc>
      </w:tr>
      <w:tr w:rsidR="006E0E07" w:rsidRPr="00116984" ns2:paraId="6B43121E" ns2:textId="77777777" w:rsidTr="00EF6A41">
        <w:tblPrEx>
          <w:tblBorders>
            <w:top w:val="single" w:sz="6" w:space="0" w:color="auto"/>
            <w:bottom w:val="single" w:sz="6" w:space="0" w:color="auto"/>
          </w:tblBorders>
        </w:tblPrEx>
        <w:trPr>
          <w:jc w:val="center"/>
        </w:trPr>
        <w:tc>
          <w:tcPr>
            <w:tcW w:w="5000" w:type="pct"/>
            <w:gridSpan w:val="7"/>
            <w:tcBorders>
              <w:top w:val="nil"/>
              <w:bottom w:val="double" w:sz="6" w:space="0" w:color="auto"/>
            </w:tcBorders>
          </w:tcPr>
          <w:p ns2:paraId="067B3E0B" ns2:textId="77777777" w:rsidR="006E0E07" w:rsidRPr="00116984" w:rsidRDefault="006E0E07" w:rsidP="00EF6A41">
            <w:pPr>
              <w:spacing w:before="30" w:after="30"/>
              <w:ind w:left="160" w:right="1" w:hanging="160"/>
              <w:rPr>
                <w:sz w:val="18"/>
                <w:szCs w:val="18"/>
              </w:rPr>
            </w:pPr>
            <w:r w:rsidRPr="00116984">
              <w:rPr>
                <w:vertAlign w:val="superscript"/>
              </w:rPr>
              <w:t>a</w:t>
            </w:r>
            <w:r w:rsidRPr="00116984">
              <w:rPr>
                <w:sz w:val="18"/>
                <w:szCs w:val="18"/>
              </w:rPr>
              <w:t xml:space="preserve"> Only data from participants whose first dose date is on or before 21Mar2024 are included.</w:t>
            </w:r>
          </w:p>
          <w:p ns2:paraId="4107CD7D" ns2:textId="77777777" w:rsidR="006E0E07" w:rsidRPr="00116984" w:rsidRDefault="006E0E07" w:rsidP="00EF6A41">
            <w:pPr>
              <w:spacing w:before="30" w:after="30"/>
              <w:ind w:left="160" w:right="1" w:hanging="160"/>
              <w:rPr>
                <w:sz w:val="18"/>
                <w:szCs w:val="18"/>
              </w:rPr>
            </w:pPr>
            <w:r w:rsidRPr="00116984">
              <w:rPr>
                <w:vertAlign w:val="superscript"/>
              </w:rPr>
              <w:t>b</w:t>
            </w:r>
            <w:r w:rsidRPr="00116984">
              <w:rPr>
                <w:sz w:val="18"/>
                <w:szCs w:val="18"/>
                <w:vertAlign w:val="superscript"/>
              </w:rPr>
              <w:t xml:space="preserve">. </w:t>
            </w:r>
            <w:r w:rsidRPr="00116984">
              <w:rPr>
                <w:sz w:val="18"/>
                <w:szCs w:val="18"/>
              </w:rPr>
              <w:t>Follow-up duration (months) = (database cutoff date – date of first MK</w:t>
            </w:r>
            <w:r w:rsidRPr="00116984">
              <w:rPr>
                <w:rFonts w:eastAsiaTheme="minorEastAsia" w:hint="eastAsia"/>
                <w:sz w:val="18"/>
                <w:szCs w:val="18"/>
                <w:lang w:eastAsia="ja-JP"/>
              </w:rPr>
              <w:t>-</w:t>
            </w:r>
            <w:r w:rsidRPr="00116984">
              <w:rPr>
                <w:sz w:val="18"/>
                <w:szCs w:val="18"/>
              </w:rPr>
              <w:t>2870 administration + 1) / 30.4367</w:t>
            </w:r>
          </w:p>
          <w:p ns2:paraId="636315AA" ns2:textId="77777777" w:rsidR="006E0E07" w:rsidRPr="00116984" w:rsidRDefault="006E0E07" w:rsidP="00EF6A41">
            <w:pPr>
              <w:spacing w:before="30" w:after="30"/>
              <w:ind w:left="160" w:right="1" w:hanging="160"/>
              <w:rPr>
                <w:sz w:val="20"/>
                <w:szCs w:val="20"/>
              </w:rPr>
            </w:pPr>
            <w:r w:rsidRPr="00116984">
              <w:rPr>
                <w:sz w:val="18"/>
                <w:szCs w:val="18"/>
              </w:rPr>
              <w:t xml:space="preserve"> Database Cutoff Date: 21MAY2024</w:t>
            </w:r>
          </w:p>
        </w:tc>
      </w:tr>
      <w:tr w:rsidR="006E0E07" w:rsidRPr="00784F83" ns2:paraId="2F8186ED" ns2:textId="77777777" w:rsidTr="00EF6A41">
        <w:tblPrEx>
          <w:tblBorders>
            <w:top w:val="none" w:sz="0" w:space="0" w:color="auto"/>
            <w:left w:val="none" w:sz="0" w:space="0" w:color="auto"/>
            <w:bottom w:val="none" w:sz="0" w:space="0" w:color="auto"/>
            <w:right w:val="none" w:sz="0" w:space="0" w:color="auto"/>
          </w:tblBorders>
        </w:tblPrEx>
        <w:trPr>
          <w:jc w:val="center"/>
        </w:trPr>
        <w:tc>
          <w:tcPr>
            <w:tcW w:w="5000" w:type="pct"/>
            <w:gridSpan w:val="7"/>
            <w:tcBorders>
              <w:top w:val="nil"/>
              <w:left w:val="nil"/>
              <w:bottom w:val="nil"/>
              <w:right w:val="nil"/>
            </w:tcBorders>
          </w:tcPr>
          <w:p ns2:paraId="071AF04E" ns2:textId="77777777" w:rsidR="006E0E07" w:rsidRPr="00784F83" w:rsidRDefault="006E0E07" w:rsidP="00EF6A41">
            <w:pPr>
              <w:spacing w:before="15" w:after="15"/>
              <w:rPr>
                <w:sz w:val="18"/>
                <w:szCs w:val="18"/>
              </w:rPr>
            </w:pPr>
            <w:r w:rsidRPr="00116984">
              <w:rPr>
                <w:sz w:val="18"/>
                <w:szCs w:val="18"/>
              </w:rPr>
              <w:t>Source:  [P001MK2870: adam-adsl; adexsum]</w:t>
            </w:r>
          </w:p>
        </w:tc>
      </w:tr>
    </w:tbl>
    <w:p ns2:paraId="44112330" ns2:textId="6085C6D2" w:rsidR="00136A79" w:rsidRDefault="00136A79" w:rsidP="007243AD">
      <w:pPr>
        <w:pStyle w:val="Paragraph"/>
      </w:pPr>
    </w:p>
    <w:p ns2:paraId="15BB6F1F" ns2:textId="77777777" w:rsidR="005D18DF" w:rsidRDefault="005D18DF" w:rsidP="007243AD">
      <w:pPr>
        <w:pStyle w:val="Paragraph"/>
      </w:pPr>
      <w:ins w:id="10184" w:author="GoldenCorpusHarness" w:date="2026-03-28T21:57:55Z">
        <w:r>
          <w:t>Percentage is based on the number of subjects in the respective subject cohort in APaT population.</w:t>
        </w:r>
      </w:ins>
    </w:p>
    <w:p ns2:paraId="23751F9C" ns2:textId="77777777" w:rsidR="005D18DF" w:rsidRDefault="005D18DF" w:rsidP="007243AD">
      <w:pPr>
        <w:pStyle w:val="Paragraph"/>
        <w:sectPr w:rsidR="005D18DF" w:rsidSect="007243AD">
          <w:pgSz w:w="12240" w:h="15840"/>
          <w:pgMar w:top="1440" w:right="1440" w:bottom="1440" w:left="1800" w:header="720" w:footer="720" w:gutter="0"/>
          <w:cols w:space="720"/>
          <w:docGrid w:linePitch="326"/>
        </w:sectPr>
      </w:pPr>
      <w:ins w:id="10185" w:author="GoldenCorpusHarness" w:date="2026-03-28T21:57:55Z">
        <w:r>
          <w:t>CI is computed using Clopper-Pearson method.</w:t>
        </w:r>
      </w:ins>
    </w:p>
    <w:p ns2:paraId="4BFF921B" ns2:textId="32B103FA" w:rsidR="005D18DF" w:rsidRDefault="005D18DF" w:rsidP="005D18DF">
      <w:pPr>
        <w:pStyle w:val="TableTitle"/>
      </w:pPr>
      <w:del w:id="10186" w:author="GoldenCorpusHarness" w:date="2026-03-28T21:57:55Z">
        <w:r>
          <w:delText>Table 28Study MK-2870-001 (KL264-01): Disposition of Participants by Sac-TMT Dose Levels (APaT Population)</w:delText>
        </w:r>
      </w:del>
    </w:p>
    <w:tbl>
      <w:tblPr>
        <w:tblW w:w="12960" w:type="dxa"/>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3418"/>
        <w:gridCol w:w="795"/>
        <w:gridCol w:w="796"/>
        <w:gridCol w:w="795"/>
        <w:gridCol w:w="795"/>
        <w:gridCol w:w="795"/>
        <w:gridCol w:w="795"/>
        <w:gridCol w:w="795"/>
        <w:gridCol w:w="795"/>
        <w:gridCol w:w="795"/>
        <w:gridCol w:w="795"/>
        <w:gridCol w:w="795"/>
        <w:gridCol w:w="796"/>
      </w:tblGrid>
      <w:tr w:rsidR="005D18DF" ns2:paraId="4ED8FBFD" ns2:textId="77777777" w:rsidTr="00FC5C60">
        <w:trPr>
          <w:jc w:val="center"/>
        </w:trPr>
        <w:tc>
          <w:tcPr>
            <w:tcW w:w="3418" w:type="dxa"/>
            <w:tcBorders>
              <w:top w:val="double" w:sz="6" w:space="0" w:color="auto"/>
              <w:bottom w:val="nil"/>
              <w:right w:val="single" w:sz="2" w:space="0" w:color="auto"/>
            </w:tcBorders>
          </w:tcPr>
          <w:p ns2:paraId="1F320C1B" ns2:textId="77777777" w:rsidR="005D18DF" w:rsidRDefault="005D18DF" w:rsidP="00FC5C60">
            <w:pPr>
              <w:spacing w:before="15" w:after="15"/>
              <w:rPr>
                <w:sz w:val="18"/>
                <w:szCs w:val="18"/>
              </w:rPr>
            </w:pPr>
          </w:p>
        </w:tc>
        <w:tc>
          <w:tcPr>
            <w:tcW w:w="1591" w:type="dxa"/>
            <w:gridSpan w:val="2"/>
            <w:tcBorders>
              <w:top w:val="double" w:sz="6" w:space="0" w:color="auto"/>
              <w:left w:val="nil"/>
              <w:bottom w:val="single" w:sz="2" w:space="0" w:color="auto"/>
              <w:right w:val="single" w:sz="2" w:space="0" w:color="auto"/>
            </w:tcBorders>
          </w:tcPr>
          <w:p ns2:paraId="5E07373B" ns2:textId="77777777" w:rsidR="005D18DF" w:rsidRDefault="005D18DF" w:rsidP="00FC5C60">
            <w:pPr>
              <w:spacing w:before="15" w:after="15"/>
              <w:jc w:val="center"/>
              <w:rPr>
                <w:sz w:val="18"/>
                <w:szCs w:val="18"/>
              </w:rPr>
            </w:pPr>
            <w:r>
              <w:rPr>
                <w:sz w:val="18"/>
                <w:szCs w:val="18"/>
              </w:rPr>
              <w:t xml:space="preserve">2 mg/kg </w:t>
            </w:r>
          </w:p>
        </w:tc>
        <w:tc>
          <w:tcPr>
            <w:tcW w:w="1590" w:type="dxa"/>
            <w:gridSpan w:val="2"/>
            <w:tcBorders>
              <w:top w:val="double" w:sz="6" w:space="0" w:color="auto"/>
              <w:left w:val="nil"/>
              <w:bottom w:val="single" w:sz="2" w:space="0" w:color="auto"/>
              <w:right w:val="single" w:sz="2" w:space="0" w:color="auto"/>
            </w:tcBorders>
          </w:tcPr>
          <w:p ns2:paraId="55DEC0F4" ns2:textId="77777777" w:rsidR="005D18DF" w:rsidRDefault="005D18DF" w:rsidP="00FC5C60">
            <w:pPr>
              <w:spacing w:before="15" w:after="15"/>
              <w:jc w:val="center"/>
              <w:rPr>
                <w:sz w:val="18"/>
                <w:szCs w:val="18"/>
              </w:rPr>
            </w:pPr>
            <w:r>
              <w:rPr>
                <w:sz w:val="18"/>
                <w:szCs w:val="18"/>
              </w:rPr>
              <w:t xml:space="preserve">4 mg/kg </w:t>
            </w:r>
          </w:p>
        </w:tc>
        <w:tc>
          <w:tcPr>
            <w:tcW w:w="1590" w:type="dxa"/>
            <w:gridSpan w:val="2"/>
            <w:tcBorders>
              <w:top w:val="double" w:sz="6" w:space="0" w:color="auto"/>
              <w:left w:val="nil"/>
              <w:bottom w:val="single" w:sz="2" w:space="0" w:color="auto"/>
              <w:right w:val="single" w:sz="2" w:space="0" w:color="auto"/>
            </w:tcBorders>
          </w:tcPr>
          <w:p ns2:paraId="5D9D2768" ns2:textId="77777777" w:rsidR="005D18DF" w:rsidRDefault="005D18DF" w:rsidP="00FC5C60">
            <w:pPr>
              <w:spacing w:before="15" w:after="15"/>
              <w:jc w:val="center"/>
              <w:rPr>
                <w:sz w:val="18"/>
                <w:szCs w:val="18"/>
              </w:rPr>
            </w:pPr>
            <w:r>
              <w:rPr>
                <w:sz w:val="18"/>
                <w:szCs w:val="18"/>
              </w:rPr>
              <w:t xml:space="preserve">5 mg/kg </w:t>
            </w:r>
          </w:p>
        </w:tc>
        <w:tc>
          <w:tcPr>
            <w:tcW w:w="1590" w:type="dxa"/>
            <w:gridSpan w:val="2"/>
            <w:tcBorders>
              <w:top w:val="double" w:sz="6" w:space="0" w:color="auto"/>
              <w:left w:val="nil"/>
              <w:bottom w:val="single" w:sz="2" w:space="0" w:color="auto"/>
              <w:right w:val="single" w:sz="2" w:space="0" w:color="auto"/>
            </w:tcBorders>
          </w:tcPr>
          <w:p ns2:paraId="70FDA7A8" ns2:textId="77777777" w:rsidR="005D18DF" w:rsidRDefault="005D18DF" w:rsidP="00FC5C60">
            <w:pPr>
              <w:spacing w:before="15" w:after="15"/>
              <w:jc w:val="center"/>
              <w:rPr>
                <w:sz w:val="18"/>
                <w:szCs w:val="18"/>
              </w:rPr>
            </w:pPr>
            <w:r>
              <w:rPr>
                <w:sz w:val="18"/>
                <w:szCs w:val="18"/>
              </w:rPr>
              <w:t xml:space="preserve">5.5 mg/kg </w:t>
            </w:r>
          </w:p>
        </w:tc>
        <w:tc>
          <w:tcPr>
            <w:tcW w:w="1590" w:type="dxa"/>
            <w:gridSpan w:val="2"/>
            <w:tcBorders>
              <w:top w:val="double" w:sz="6" w:space="0" w:color="auto"/>
              <w:left w:val="nil"/>
              <w:bottom w:val="single" w:sz="2" w:space="0" w:color="auto"/>
              <w:right w:val="single" w:sz="2" w:space="0" w:color="auto"/>
            </w:tcBorders>
          </w:tcPr>
          <w:p ns2:paraId="4E15C0EE" ns2:textId="77777777" w:rsidR="005D18DF" w:rsidRDefault="005D18DF" w:rsidP="00FC5C60">
            <w:pPr>
              <w:spacing w:before="15" w:after="15"/>
              <w:jc w:val="center"/>
              <w:rPr>
                <w:sz w:val="18"/>
                <w:szCs w:val="18"/>
              </w:rPr>
            </w:pPr>
            <w:r>
              <w:rPr>
                <w:sz w:val="18"/>
                <w:szCs w:val="18"/>
              </w:rPr>
              <w:t xml:space="preserve">6 mg/kg </w:t>
            </w:r>
          </w:p>
        </w:tc>
        <w:tc>
          <w:tcPr>
            <w:tcW w:w="1591" w:type="dxa"/>
            <w:gridSpan w:val="2"/>
            <w:tcBorders>
              <w:top w:val="double" w:sz="6" w:space="0" w:color="auto"/>
              <w:left w:val="nil"/>
              <w:bottom w:val="single" w:sz="2" w:space="0" w:color="auto"/>
            </w:tcBorders>
          </w:tcPr>
          <w:p ns2:paraId="33974FB1" ns2:textId="77777777" w:rsidR="005D18DF" w:rsidRDefault="005D18DF" w:rsidP="00FC5C60">
            <w:pPr>
              <w:spacing w:before="15" w:after="15"/>
              <w:jc w:val="center"/>
              <w:rPr>
                <w:sz w:val="18"/>
                <w:szCs w:val="18"/>
              </w:rPr>
            </w:pPr>
            <w:r>
              <w:rPr>
                <w:sz w:val="18"/>
                <w:szCs w:val="18"/>
              </w:rPr>
              <w:t xml:space="preserve">Total </w:t>
            </w:r>
          </w:p>
        </w:tc>
      </w:tr>
      <w:tr w:rsidR="005D18DF" ns2:paraId="66711EF4" ns2:textId="77777777" w:rsidTr="00FC5C60">
        <w:tblPrEx>
          <w:tblBorders>
            <w:top w:val="single" w:sz="6" w:space="0" w:color="auto"/>
            <w:bottom w:val="single" w:sz="6" w:space="0" w:color="auto"/>
          </w:tblBorders>
        </w:tblPrEx>
        <w:trPr>
          <w:jc w:val="center"/>
        </w:trPr>
        <w:tc>
          <w:tcPr>
            <w:tcW w:w="3418" w:type="dxa"/>
            <w:tcBorders>
              <w:top w:val="nil"/>
              <w:bottom w:val="single" w:sz="2" w:space="0" w:color="auto"/>
              <w:right w:val="single" w:sz="2" w:space="0" w:color="auto"/>
            </w:tcBorders>
          </w:tcPr>
          <w:p ns2:paraId="7547E5B5" ns2:textId="77777777" w:rsidR="005D18DF" w:rsidRDefault="005D18DF" w:rsidP="00FC5C60">
            <w:pPr>
              <w:spacing w:before="15" w:after="15"/>
              <w:rPr>
                <w:sz w:val="18"/>
                <w:szCs w:val="18"/>
              </w:rPr>
            </w:pPr>
          </w:p>
        </w:tc>
        <w:tc>
          <w:tcPr>
            <w:tcW w:w="795" w:type="dxa"/>
            <w:tcBorders>
              <w:top w:val="nil"/>
              <w:left w:val="nil"/>
              <w:bottom w:val="single" w:sz="2" w:space="0" w:color="auto"/>
              <w:right w:val="nil"/>
            </w:tcBorders>
          </w:tcPr>
          <w:p ns2:paraId="624457EC" ns2:textId="77777777" w:rsidR="005D18DF" w:rsidRDefault="005D18DF" w:rsidP="00FC5C60">
            <w:pPr>
              <w:spacing w:before="15" w:after="15"/>
              <w:jc w:val="center"/>
              <w:rPr>
                <w:sz w:val="18"/>
                <w:szCs w:val="18"/>
              </w:rPr>
            </w:pPr>
            <w:r>
              <w:rPr>
                <w:sz w:val="18"/>
                <w:szCs w:val="18"/>
              </w:rPr>
              <w:t xml:space="preserve">n </w:t>
            </w:r>
          </w:p>
        </w:tc>
        <w:tc>
          <w:tcPr>
            <w:tcW w:w="796" w:type="dxa"/>
            <w:tcBorders>
              <w:top w:val="nil"/>
              <w:left w:val="nil"/>
              <w:bottom w:val="single" w:sz="2" w:space="0" w:color="auto"/>
              <w:right w:val="single" w:sz="2" w:space="0" w:color="auto"/>
            </w:tcBorders>
          </w:tcPr>
          <w:p ns2:paraId="72EDECA5" ns2:textId="77777777" w:rsidR="005D18DF" w:rsidRDefault="005D18DF" w:rsidP="00FC5C60">
            <w:pPr>
              <w:spacing w:before="15" w:after="15"/>
              <w:jc w:val="center"/>
              <w:rPr>
                <w:sz w:val="18"/>
                <w:szCs w:val="18"/>
              </w:rPr>
            </w:pPr>
            <w:r>
              <w:rPr>
                <w:sz w:val="18"/>
                <w:szCs w:val="18"/>
              </w:rPr>
              <w:t xml:space="preserve">(%) </w:t>
            </w:r>
          </w:p>
        </w:tc>
        <w:tc>
          <w:tcPr>
            <w:tcW w:w="795" w:type="dxa"/>
            <w:tcBorders>
              <w:top w:val="nil"/>
              <w:left w:val="nil"/>
              <w:bottom w:val="single" w:sz="2" w:space="0" w:color="auto"/>
              <w:right w:val="nil"/>
            </w:tcBorders>
          </w:tcPr>
          <w:p ns2:paraId="2C9C7612" ns2:textId="77777777" w:rsidR="005D18DF" w:rsidRDefault="005D18DF" w:rsidP="00FC5C60">
            <w:pPr>
              <w:spacing w:before="15" w:after="15"/>
              <w:jc w:val="center"/>
              <w:rPr>
                <w:sz w:val="18"/>
                <w:szCs w:val="18"/>
              </w:rPr>
            </w:pPr>
            <w:r>
              <w:rPr>
                <w:sz w:val="18"/>
                <w:szCs w:val="18"/>
              </w:rPr>
              <w:t xml:space="preserve">n </w:t>
            </w:r>
          </w:p>
        </w:tc>
        <w:tc>
          <w:tcPr>
            <w:tcW w:w="795" w:type="dxa"/>
            <w:tcBorders>
              <w:top w:val="nil"/>
              <w:left w:val="nil"/>
              <w:bottom w:val="single" w:sz="2" w:space="0" w:color="auto"/>
              <w:right w:val="single" w:sz="2" w:space="0" w:color="auto"/>
            </w:tcBorders>
          </w:tcPr>
          <w:p ns2:paraId="096A5B65" ns2:textId="77777777" w:rsidR="005D18DF" w:rsidRDefault="005D18DF" w:rsidP="00FC5C60">
            <w:pPr>
              <w:spacing w:before="15" w:after="15"/>
              <w:jc w:val="center"/>
              <w:rPr>
                <w:sz w:val="18"/>
                <w:szCs w:val="18"/>
              </w:rPr>
            </w:pPr>
            <w:r>
              <w:rPr>
                <w:sz w:val="18"/>
                <w:szCs w:val="18"/>
              </w:rPr>
              <w:t xml:space="preserve">(%) </w:t>
            </w:r>
          </w:p>
        </w:tc>
        <w:tc>
          <w:tcPr>
            <w:tcW w:w="795" w:type="dxa"/>
            <w:tcBorders>
              <w:top w:val="nil"/>
              <w:left w:val="nil"/>
              <w:bottom w:val="single" w:sz="2" w:space="0" w:color="auto"/>
              <w:right w:val="nil"/>
            </w:tcBorders>
          </w:tcPr>
          <w:p ns2:paraId="5040F6C6" ns2:textId="77777777" w:rsidR="005D18DF" w:rsidRDefault="005D18DF" w:rsidP="00FC5C60">
            <w:pPr>
              <w:spacing w:before="15" w:after="15"/>
              <w:jc w:val="center"/>
              <w:rPr>
                <w:sz w:val="18"/>
                <w:szCs w:val="18"/>
              </w:rPr>
            </w:pPr>
            <w:r>
              <w:rPr>
                <w:sz w:val="18"/>
                <w:szCs w:val="18"/>
              </w:rPr>
              <w:t xml:space="preserve">n </w:t>
            </w:r>
          </w:p>
        </w:tc>
        <w:tc>
          <w:tcPr>
            <w:tcW w:w="795" w:type="dxa"/>
            <w:tcBorders>
              <w:top w:val="nil"/>
              <w:left w:val="nil"/>
              <w:bottom w:val="single" w:sz="2" w:space="0" w:color="auto"/>
              <w:right w:val="single" w:sz="2" w:space="0" w:color="auto"/>
            </w:tcBorders>
          </w:tcPr>
          <w:p ns2:paraId="6747F5E6" ns2:textId="77777777" w:rsidR="005D18DF" w:rsidRDefault="005D18DF" w:rsidP="00FC5C60">
            <w:pPr>
              <w:spacing w:before="15" w:after="15"/>
              <w:jc w:val="center"/>
              <w:rPr>
                <w:sz w:val="18"/>
                <w:szCs w:val="18"/>
              </w:rPr>
            </w:pPr>
            <w:r>
              <w:rPr>
                <w:sz w:val="18"/>
                <w:szCs w:val="18"/>
              </w:rPr>
              <w:t xml:space="preserve">(%) </w:t>
            </w:r>
          </w:p>
        </w:tc>
        <w:tc>
          <w:tcPr>
            <w:tcW w:w="795" w:type="dxa"/>
            <w:tcBorders>
              <w:top w:val="nil"/>
              <w:left w:val="nil"/>
              <w:bottom w:val="single" w:sz="2" w:space="0" w:color="auto"/>
              <w:right w:val="nil"/>
            </w:tcBorders>
          </w:tcPr>
          <w:p ns2:paraId="4EB16EF1" ns2:textId="77777777" w:rsidR="005D18DF" w:rsidRDefault="005D18DF" w:rsidP="00FC5C60">
            <w:pPr>
              <w:spacing w:before="15" w:after="15"/>
              <w:jc w:val="center"/>
              <w:rPr>
                <w:sz w:val="18"/>
                <w:szCs w:val="18"/>
              </w:rPr>
            </w:pPr>
            <w:r>
              <w:rPr>
                <w:sz w:val="18"/>
                <w:szCs w:val="18"/>
              </w:rPr>
              <w:t xml:space="preserve">n </w:t>
            </w:r>
          </w:p>
        </w:tc>
        <w:tc>
          <w:tcPr>
            <w:tcW w:w="795" w:type="dxa"/>
            <w:tcBorders>
              <w:top w:val="nil"/>
              <w:left w:val="nil"/>
              <w:bottom w:val="single" w:sz="2" w:space="0" w:color="auto"/>
              <w:right w:val="single" w:sz="2" w:space="0" w:color="auto"/>
            </w:tcBorders>
          </w:tcPr>
          <w:p ns2:paraId="07F9ED18" ns2:textId="77777777" w:rsidR="005D18DF" w:rsidRDefault="005D18DF" w:rsidP="00FC5C60">
            <w:pPr>
              <w:spacing w:before="15" w:after="15"/>
              <w:jc w:val="center"/>
              <w:rPr>
                <w:sz w:val="18"/>
                <w:szCs w:val="18"/>
              </w:rPr>
            </w:pPr>
            <w:r>
              <w:rPr>
                <w:sz w:val="18"/>
                <w:szCs w:val="18"/>
              </w:rPr>
              <w:t xml:space="preserve">(%) </w:t>
            </w:r>
          </w:p>
        </w:tc>
        <w:tc>
          <w:tcPr>
            <w:tcW w:w="795" w:type="dxa"/>
            <w:tcBorders>
              <w:top w:val="nil"/>
              <w:left w:val="nil"/>
              <w:bottom w:val="single" w:sz="2" w:space="0" w:color="auto"/>
              <w:right w:val="nil"/>
            </w:tcBorders>
          </w:tcPr>
          <w:p ns2:paraId="1A096785" ns2:textId="77777777" w:rsidR="005D18DF" w:rsidRDefault="005D18DF" w:rsidP="00FC5C60">
            <w:pPr>
              <w:spacing w:before="15" w:after="15"/>
              <w:jc w:val="center"/>
              <w:rPr>
                <w:sz w:val="18"/>
                <w:szCs w:val="18"/>
              </w:rPr>
            </w:pPr>
            <w:r>
              <w:rPr>
                <w:sz w:val="18"/>
                <w:szCs w:val="18"/>
              </w:rPr>
              <w:t xml:space="preserve">n </w:t>
            </w:r>
          </w:p>
        </w:tc>
        <w:tc>
          <w:tcPr>
            <w:tcW w:w="795" w:type="dxa"/>
            <w:tcBorders>
              <w:top w:val="nil"/>
              <w:left w:val="nil"/>
              <w:bottom w:val="single" w:sz="2" w:space="0" w:color="auto"/>
              <w:right w:val="single" w:sz="2" w:space="0" w:color="auto"/>
            </w:tcBorders>
          </w:tcPr>
          <w:p ns2:paraId="75D51CD3" ns2:textId="77777777" w:rsidR="005D18DF" w:rsidRDefault="005D18DF" w:rsidP="00FC5C60">
            <w:pPr>
              <w:spacing w:before="15" w:after="15"/>
              <w:jc w:val="center"/>
              <w:rPr>
                <w:sz w:val="18"/>
                <w:szCs w:val="18"/>
              </w:rPr>
            </w:pPr>
            <w:r>
              <w:rPr>
                <w:sz w:val="18"/>
                <w:szCs w:val="18"/>
              </w:rPr>
              <w:t xml:space="preserve">(%) </w:t>
            </w:r>
          </w:p>
        </w:tc>
        <w:tc>
          <w:tcPr>
            <w:tcW w:w="795" w:type="dxa"/>
            <w:tcBorders>
              <w:top w:val="nil"/>
              <w:left w:val="nil"/>
              <w:bottom w:val="single" w:sz="2" w:space="0" w:color="auto"/>
              <w:right w:val="nil"/>
            </w:tcBorders>
          </w:tcPr>
          <w:p ns2:paraId="0BBFBDBF" ns2:textId="77777777" w:rsidR="005D18DF" w:rsidRDefault="005D18DF" w:rsidP="00FC5C60">
            <w:pPr>
              <w:spacing w:before="15" w:after="15"/>
              <w:jc w:val="center"/>
              <w:rPr>
                <w:sz w:val="18"/>
                <w:szCs w:val="18"/>
              </w:rPr>
            </w:pPr>
            <w:r>
              <w:rPr>
                <w:sz w:val="18"/>
                <w:szCs w:val="18"/>
              </w:rPr>
              <w:t xml:space="preserve">n </w:t>
            </w:r>
          </w:p>
        </w:tc>
        <w:tc>
          <w:tcPr>
            <w:tcW w:w="796" w:type="dxa"/>
            <w:tcBorders>
              <w:top w:val="nil"/>
              <w:left w:val="nil"/>
              <w:bottom w:val="single" w:sz="2" w:space="0" w:color="auto"/>
            </w:tcBorders>
          </w:tcPr>
          <w:p ns2:paraId="55DEFBDD" ns2:textId="77777777" w:rsidR="005D18DF" w:rsidRDefault="005D18DF" w:rsidP="00FC5C60">
            <w:pPr>
              <w:spacing w:before="15" w:after="15"/>
              <w:jc w:val="center"/>
              <w:rPr>
                <w:sz w:val="18"/>
                <w:szCs w:val="18"/>
              </w:rPr>
            </w:pPr>
            <w:r>
              <w:rPr>
                <w:sz w:val="18"/>
                <w:szCs w:val="18"/>
              </w:rPr>
              <w:t xml:space="preserve">(%) </w:t>
            </w:r>
          </w:p>
        </w:tc>
      </w:tr>
      <w:tr w:rsidR="005D18DF" ns2:paraId="314D0E4F" ns2:textId="77777777" w:rsidTr="00FC5C60">
        <w:tblPrEx>
          <w:tblBorders>
            <w:top w:val="single" w:sz="6" w:space="0" w:color="auto"/>
            <w:bottom w:val="single" w:sz="6" w:space="0" w:color="auto"/>
          </w:tblBorders>
        </w:tblPrEx>
        <w:trPr>
          <w:jc w:val="center"/>
        </w:trPr>
        <w:tc>
          <w:tcPr>
            <w:tcW w:w="3418" w:type="dxa"/>
            <w:tcBorders>
              <w:top w:val="nil"/>
              <w:bottom w:val="single" w:sz="2" w:space="0" w:color="auto"/>
              <w:right w:val="single" w:sz="2" w:space="0" w:color="auto"/>
            </w:tcBorders>
          </w:tcPr>
          <w:p ns2:paraId="1CBD7665" ns2:textId="77777777" w:rsidR="005D18DF" w:rsidRDefault="005D18DF" w:rsidP="00FC5C60">
            <w:pPr>
              <w:spacing w:after="60"/>
              <w:ind w:left="160" w:right="1" w:hanging="160"/>
              <w:rPr>
                <w:sz w:val="18"/>
                <w:szCs w:val="18"/>
              </w:rPr>
            </w:pPr>
            <w:r>
              <w:rPr>
                <w:sz w:val="18"/>
                <w:szCs w:val="18"/>
              </w:rPr>
              <w:t xml:space="preserve"> Participants in population </w:t>
            </w:r>
          </w:p>
        </w:tc>
        <w:tc>
          <w:tcPr>
            <w:tcW w:w="795" w:type="dxa"/>
            <w:tcBorders>
              <w:top w:val="nil"/>
              <w:left w:val="nil"/>
              <w:bottom w:val="single" w:sz="2" w:space="0" w:color="auto"/>
              <w:right w:val="nil"/>
            </w:tcBorders>
          </w:tcPr>
          <w:p ns2:paraId="2B73CEEB" ns2:textId="77777777" w:rsidR="005D18DF" w:rsidRDefault="005D18DF" w:rsidP="00FC5C60">
            <w:pPr>
              <w:tabs>
                <w:tab w:val="decimal" w:pos="364"/>
                <w:tab w:val="left" w:pos="444"/>
              </w:tabs>
              <w:spacing w:after="60"/>
              <w:rPr>
                <w:sz w:val="18"/>
                <w:szCs w:val="18"/>
              </w:rPr>
            </w:pPr>
            <w:r>
              <w:rPr>
                <w:sz w:val="18"/>
                <w:szCs w:val="18"/>
              </w:rPr>
              <w:tab/>
              <w:t xml:space="preserve">4 </w:t>
            </w:r>
          </w:p>
        </w:tc>
        <w:tc>
          <w:tcPr>
            <w:tcW w:w="796" w:type="dxa"/>
            <w:tcBorders>
              <w:top w:val="nil"/>
              <w:left w:val="nil"/>
              <w:bottom w:val="single" w:sz="2" w:space="0" w:color="auto"/>
              <w:right w:val="single" w:sz="2" w:space="0" w:color="auto"/>
            </w:tcBorders>
          </w:tcPr>
          <w:p ns2:paraId="14D5D920" ns2:textId="77777777" w:rsidR="005D18DF" w:rsidRDefault="005D18DF" w:rsidP="00FC5C60">
            <w:pPr>
              <w:tabs>
                <w:tab w:val="decimal" w:pos="239"/>
                <w:tab w:val="left" w:pos="319"/>
              </w:tabs>
              <w:spacing w:after="60"/>
              <w:rPr>
                <w:sz w:val="18"/>
                <w:szCs w:val="18"/>
              </w:rPr>
            </w:pPr>
            <w:r>
              <w:rPr>
                <w:sz w:val="18"/>
                <w:szCs w:val="18"/>
              </w:rPr>
              <w:tab/>
            </w:r>
          </w:p>
        </w:tc>
        <w:tc>
          <w:tcPr>
            <w:tcW w:w="795" w:type="dxa"/>
            <w:tcBorders>
              <w:top w:val="nil"/>
              <w:left w:val="nil"/>
              <w:bottom w:val="single" w:sz="2" w:space="0" w:color="auto"/>
              <w:right w:val="nil"/>
            </w:tcBorders>
          </w:tcPr>
          <w:p ns2:paraId="6AF76C9A" ns2:textId="77777777" w:rsidR="005D18DF" w:rsidRDefault="005D18DF" w:rsidP="00FC5C60">
            <w:pPr>
              <w:tabs>
                <w:tab w:val="decimal" w:pos="364"/>
                <w:tab w:val="left" w:pos="444"/>
              </w:tabs>
              <w:spacing w:after="60"/>
              <w:rPr>
                <w:sz w:val="18"/>
                <w:szCs w:val="18"/>
              </w:rPr>
            </w:pPr>
            <w:r>
              <w:rPr>
                <w:sz w:val="18"/>
                <w:szCs w:val="18"/>
              </w:rPr>
              <w:tab/>
              <w:t xml:space="preserve">281 </w:t>
            </w:r>
          </w:p>
        </w:tc>
        <w:tc>
          <w:tcPr>
            <w:tcW w:w="795" w:type="dxa"/>
            <w:tcBorders>
              <w:top w:val="nil"/>
              <w:left w:val="nil"/>
              <w:bottom w:val="single" w:sz="2" w:space="0" w:color="auto"/>
              <w:right w:val="single" w:sz="2" w:space="0" w:color="auto"/>
            </w:tcBorders>
          </w:tcPr>
          <w:p ns2:paraId="310E30D4" ns2:textId="77777777" w:rsidR="005D18DF" w:rsidRDefault="005D18DF" w:rsidP="00FC5C60">
            <w:pPr>
              <w:tabs>
                <w:tab w:val="decimal" w:pos="239"/>
                <w:tab w:val="left" w:pos="319"/>
              </w:tabs>
              <w:spacing w:after="60"/>
              <w:rPr>
                <w:sz w:val="18"/>
                <w:szCs w:val="18"/>
              </w:rPr>
            </w:pPr>
            <w:r>
              <w:rPr>
                <w:sz w:val="18"/>
                <w:szCs w:val="18"/>
              </w:rPr>
              <w:tab/>
            </w:r>
          </w:p>
        </w:tc>
        <w:tc>
          <w:tcPr>
            <w:tcW w:w="795" w:type="dxa"/>
            <w:tcBorders>
              <w:top w:val="nil"/>
              <w:left w:val="nil"/>
              <w:bottom w:val="single" w:sz="2" w:space="0" w:color="auto"/>
              <w:right w:val="nil"/>
            </w:tcBorders>
          </w:tcPr>
          <w:p ns2:paraId="0874099D" ns2:textId="77777777" w:rsidR="005D18DF" w:rsidRDefault="005D18DF" w:rsidP="00FC5C60">
            <w:pPr>
              <w:tabs>
                <w:tab w:val="decimal" w:pos="364"/>
                <w:tab w:val="left" w:pos="444"/>
              </w:tabs>
              <w:spacing w:after="60"/>
              <w:rPr>
                <w:sz w:val="18"/>
                <w:szCs w:val="18"/>
              </w:rPr>
            </w:pPr>
            <w:r>
              <w:rPr>
                <w:sz w:val="18"/>
                <w:szCs w:val="18"/>
              </w:rPr>
              <w:tab/>
              <w:t xml:space="preserve">449 </w:t>
            </w:r>
          </w:p>
        </w:tc>
        <w:tc>
          <w:tcPr>
            <w:tcW w:w="795" w:type="dxa"/>
            <w:tcBorders>
              <w:top w:val="nil"/>
              <w:left w:val="nil"/>
              <w:bottom w:val="single" w:sz="2" w:space="0" w:color="auto"/>
              <w:right w:val="single" w:sz="2" w:space="0" w:color="auto"/>
            </w:tcBorders>
          </w:tcPr>
          <w:p ns2:paraId="66A18248" ns2:textId="77777777" w:rsidR="005D18DF" w:rsidRDefault="005D18DF" w:rsidP="00FC5C60">
            <w:pPr>
              <w:tabs>
                <w:tab w:val="decimal" w:pos="239"/>
                <w:tab w:val="left" w:pos="319"/>
              </w:tabs>
              <w:spacing w:after="60"/>
              <w:rPr>
                <w:sz w:val="18"/>
                <w:szCs w:val="18"/>
              </w:rPr>
            </w:pPr>
            <w:r>
              <w:rPr>
                <w:sz w:val="18"/>
                <w:szCs w:val="18"/>
              </w:rPr>
              <w:tab/>
            </w:r>
          </w:p>
        </w:tc>
        <w:tc>
          <w:tcPr>
            <w:tcW w:w="795" w:type="dxa"/>
            <w:tcBorders>
              <w:top w:val="nil"/>
              <w:left w:val="nil"/>
              <w:bottom w:val="single" w:sz="2" w:space="0" w:color="auto"/>
              <w:right w:val="nil"/>
            </w:tcBorders>
          </w:tcPr>
          <w:p ns2:paraId="5D0FF17A" ns2:textId="77777777" w:rsidR="005D18DF" w:rsidRDefault="005D18DF" w:rsidP="00FC5C60">
            <w:pPr>
              <w:tabs>
                <w:tab w:val="decimal" w:pos="364"/>
                <w:tab w:val="left" w:pos="444"/>
              </w:tabs>
              <w:spacing w:after="60"/>
              <w:rPr>
                <w:sz w:val="18"/>
                <w:szCs w:val="18"/>
              </w:rPr>
            </w:pPr>
            <w:r>
              <w:rPr>
                <w:sz w:val="18"/>
                <w:szCs w:val="18"/>
              </w:rPr>
              <w:tab/>
              <w:t xml:space="preserve">5 </w:t>
            </w:r>
          </w:p>
        </w:tc>
        <w:tc>
          <w:tcPr>
            <w:tcW w:w="795" w:type="dxa"/>
            <w:tcBorders>
              <w:top w:val="nil"/>
              <w:left w:val="nil"/>
              <w:bottom w:val="single" w:sz="2" w:space="0" w:color="auto"/>
              <w:right w:val="single" w:sz="2" w:space="0" w:color="auto"/>
            </w:tcBorders>
          </w:tcPr>
          <w:p ns2:paraId="47AFAFAF" ns2:textId="77777777" w:rsidR="005D18DF" w:rsidRDefault="005D18DF" w:rsidP="00FC5C60">
            <w:pPr>
              <w:tabs>
                <w:tab w:val="decimal" w:pos="239"/>
                <w:tab w:val="left" w:pos="319"/>
              </w:tabs>
              <w:spacing w:after="60"/>
              <w:rPr>
                <w:sz w:val="18"/>
                <w:szCs w:val="18"/>
              </w:rPr>
            </w:pPr>
            <w:r>
              <w:rPr>
                <w:sz w:val="18"/>
                <w:szCs w:val="18"/>
              </w:rPr>
              <w:tab/>
            </w:r>
          </w:p>
        </w:tc>
        <w:tc>
          <w:tcPr>
            <w:tcW w:w="795" w:type="dxa"/>
            <w:tcBorders>
              <w:top w:val="nil"/>
              <w:left w:val="nil"/>
              <w:bottom w:val="single" w:sz="2" w:space="0" w:color="auto"/>
              <w:right w:val="nil"/>
            </w:tcBorders>
          </w:tcPr>
          <w:p ns2:paraId="39F3A8A9" ns2:textId="77777777" w:rsidR="005D18DF" w:rsidRDefault="005D18DF" w:rsidP="00FC5C60">
            <w:pPr>
              <w:tabs>
                <w:tab w:val="decimal" w:pos="364"/>
                <w:tab w:val="left" w:pos="444"/>
              </w:tabs>
              <w:spacing w:after="60"/>
              <w:rPr>
                <w:sz w:val="18"/>
                <w:szCs w:val="18"/>
              </w:rPr>
            </w:pPr>
            <w:r>
              <w:rPr>
                <w:sz w:val="18"/>
                <w:szCs w:val="18"/>
              </w:rPr>
              <w:tab/>
              <w:t xml:space="preserve">7 </w:t>
            </w:r>
          </w:p>
        </w:tc>
        <w:tc>
          <w:tcPr>
            <w:tcW w:w="795" w:type="dxa"/>
            <w:tcBorders>
              <w:top w:val="nil"/>
              <w:left w:val="nil"/>
              <w:bottom w:val="single" w:sz="2" w:space="0" w:color="auto"/>
              <w:right w:val="single" w:sz="2" w:space="0" w:color="auto"/>
            </w:tcBorders>
          </w:tcPr>
          <w:p ns2:paraId="539A3E4D" ns2:textId="77777777" w:rsidR="005D18DF" w:rsidRDefault="005D18DF" w:rsidP="00FC5C60">
            <w:pPr>
              <w:tabs>
                <w:tab w:val="decimal" w:pos="239"/>
                <w:tab w:val="left" w:pos="319"/>
              </w:tabs>
              <w:spacing w:after="60"/>
              <w:rPr>
                <w:sz w:val="18"/>
                <w:szCs w:val="18"/>
              </w:rPr>
            </w:pPr>
            <w:r>
              <w:rPr>
                <w:sz w:val="18"/>
                <w:szCs w:val="18"/>
              </w:rPr>
              <w:tab/>
            </w:r>
          </w:p>
        </w:tc>
        <w:tc>
          <w:tcPr>
            <w:tcW w:w="795" w:type="dxa"/>
            <w:tcBorders>
              <w:top w:val="nil"/>
              <w:left w:val="nil"/>
              <w:bottom w:val="single" w:sz="2" w:space="0" w:color="auto"/>
              <w:right w:val="nil"/>
            </w:tcBorders>
          </w:tcPr>
          <w:p ns2:paraId="5F54E0D2" ns2:textId="77777777" w:rsidR="005D18DF" w:rsidRDefault="005D18DF" w:rsidP="00FC5C60">
            <w:pPr>
              <w:tabs>
                <w:tab w:val="decimal" w:pos="364"/>
                <w:tab w:val="left" w:pos="444"/>
              </w:tabs>
              <w:spacing w:after="60"/>
              <w:rPr>
                <w:sz w:val="18"/>
                <w:szCs w:val="18"/>
              </w:rPr>
            </w:pPr>
            <w:r>
              <w:rPr>
                <w:sz w:val="18"/>
                <w:szCs w:val="18"/>
              </w:rPr>
              <w:tab/>
              <w:t xml:space="preserve">746 </w:t>
            </w:r>
          </w:p>
        </w:tc>
        <w:tc>
          <w:tcPr>
            <w:tcW w:w="796" w:type="dxa"/>
            <w:tcBorders>
              <w:top w:val="nil"/>
              <w:left w:val="nil"/>
              <w:bottom w:val="single" w:sz="2" w:space="0" w:color="auto"/>
            </w:tcBorders>
          </w:tcPr>
          <w:p ns2:paraId="5641B1C1" ns2:textId="77777777" w:rsidR="005D18DF" w:rsidRDefault="005D18DF" w:rsidP="00FC5C60">
            <w:pPr>
              <w:tabs>
                <w:tab w:val="decimal" w:pos="239"/>
                <w:tab w:val="left" w:pos="319"/>
              </w:tabs>
              <w:spacing w:after="60"/>
              <w:rPr>
                <w:sz w:val="18"/>
                <w:szCs w:val="18"/>
              </w:rPr>
            </w:pPr>
            <w:r>
              <w:rPr>
                <w:sz w:val="18"/>
                <w:szCs w:val="18"/>
              </w:rPr>
              <w:tab/>
            </w:r>
          </w:p>
        </w:tc>
      </w:tr>
      <w:tr w:rsidR="005D18DF" ns2:paraId="2554ED3C" ns2:textId="77777777" w:rsidTr="00FC5C60">
        <w:tblPrEx>
          <w:tblBorders>
            <w:top w:val="single" w:sz="6" w:space="0" w:color="auto"/>
            <w:bottom w:val="single" w:sz="6" w:space="0" w:color="auto"/>
          </w:tblBorders>
        </w:tblPrEx>
        <w:trPr>
          <w:jc w:val="center"/>
        </w:trPr>
        <w:tc>
          <w:tcPr>
            <w:tcW w:w="12960" w:type="dxa"/>
            <w:gridSpan w:val="13"/>
            <w:tcBorders>
              <w:top w:val="nil"/>
              <w:bottom w:val="single" w:sz="2" w:space="0" w:color="auto"/>
            </w:tcBorders>
          </w:tcPr>
          <w:p ns2:paraId="742AB454" ns2:textId="77777777" w:rsidR="005D18DF" w:rsidRDefault="005D18DF" w:rsidP="00FC5C60">
            <w:pPr>
              <w:spacing w:after="60"/>
              <w:ind w:left="160" w:right="1" w:hanging="160"/>
              <w:rPr>
                <w:sz w:val="18"/>
                <w:szCs w:val="18"/>
              </w:rPr>
            </w:pPr>
            <w:r>
              <w:rPr>
                <w:sz w:val="18"/>
                <w:szCs w:val="18"/>
              </w:rPr>
              <w:t xml:space="preserve"> </w:t>
            </w:r>
            <w:r>
              <w:rPr>
                <w:b/>
                <w:bCs/>
                <w:sz w:val="18"/>
                <w:szCs w:val="18"/>
              </w:rPr>
              <w:t>Status for Study Treatment in Trial</w:t>
            </w:r>
            <w:r>
              <w:rPr>
                <w:sz w:val="18"/>
                <w:szCs w:val="18"/>
              </w:rPr>
              <w:t xml:space="preserve"> </w:t>
            </w:r>
          </w:p>
        </w:tc>
      </w:tr>
      <w:tr w:rsidR="005D18DF" ns2:paraId="28E8AB3C" ns2:textId="77777777" w:rsidTr="00FC5C60">
        <w:tblPrEx>
          <w:tblBorders>
            <w:top w:val="single" w:sz="6" w:space="0" w:color="auto"/>
            <w:bottom w:val="single" w:sz="6" w:space="0" w:color="auto"/>
          </w:tblBorders>
        </w:tblPrEx>
        <w:trPr>
          <w:jc w:val="center"/>
        </w:trPr>
        <w:tc>
          <w:tcPr>
            <w:tcW w:w="3418" w:type="dxa"/>
            <w:tcBorders>
              <w:top w:val="nil"/>
              <w:bottom w:val="nil"/>
              <w:right w:val="single" w:sz="2" w:space="0" w:color="auto"/>
            </w:tcBorders>
          </w:tcPr>
          <w:p ns2:paraId="461DCDDE" ns2:textId="77777777" w:rsidR="005D18DF" w:rsidRDefault="005D18DF" w:rsidP="00FC5C60">
            <w:pPr>
              <w:spacing w:before="15" w:after="15"/>
              <w:ind w:left="160" w:right="1" w:hanging="160"/>
              <w:rPr>
                <w:sz w:val="18"/>
                <w:szCs w:val="18"/>
              </w:rPr>
            </w:pPr>
            <w:r>
              <w:rPr>
                <w:sz w:val="18"/>
                <w:szCs w:val="18"/>
              </w:rPr>
              <w:t xml:space="preserve"> Started </w:t>
            </w:r>
          </w:p>
        </w:tc>
        <w:tc>
          <w:tcPr>
            <w:tcW w:w="795" w:type="dxa"/>
            <w:tcBorders>
              <w:top w:val="nil"/>
              <w:left w:val="nil"/>
              <w:bottom w:val="nil"/>
              <w:right w:val="nil"/>
            </w:tcBorders>
          </w:tcPr>
          <w:p ns2:paraId="006FAAE6" ns2:textId="77777777" w:rsidR="005D18DF" w:rsidRDefault="005D18DF" w:rsidP="00FC5C60">
            <w:pPr>
              <w:tabs>
                <w:tab w:val="decimal" w:pos="364"/>
                <w:tab w:val="left" w:pos="444"/>
              </w:tabs>
              <w:spacing w:before="15" w:after="15"/>
              <w:rPr>
                <w:sz w:val="18"/>
                <w:szCs w:val="18"/>
              </w:rPr>
            </w:pPr>
            <w:r>
              <w:rPr>
                <w:sz w:val="18"/>
                <w:szCs w:val="18"/>
              </w:rPr>
              <w:tab/>
              <w:t xml:space="preserve">4 </w:t>
            </w:r>
          </w:p>
        </w:tc>
        <w:tc>
          <w:tcPr>
            <w:tcW w:w="796" w:type="dxa"/>
            <w:tcBorders>
              <w:top w:val="nil"/>
              <w:left w:val="nil"/>
              <w:bottom w:val="nil"/>
              <w:right w:val="single" w:sz="2" w:space="0" w:color="auto"/>
            </w:tcBorders>
          </w:tcPr>
          <w:p ns2:paraId="56FBE696" ns2:textId="77777777" w:rsidR="005D18DF" w:rsidRDefault="005D18DF" w:rsidP="00FC5C60">
            <w:pPr>
              <w:tabs>
                <w:tab w:val="decimal" w:pos="239"/>
                <w:tab w:val="left" w:pos="319"/>
              </w:tabs>
              <w:spacing w:before="15" w:after="15"/>
              <w:rPr>
                <w:sz w:val="18"/>
                <w:szCs w:val="18"/>
              </w:rPr>
            </w:pPr>
            <w:r>
              <w:rPr>
                <w:sz w:val="18"/>
                <w:szCs w:val="18"/>
              </w:rPr>
              <w:tab/>
            </w:r>
          </w:p>
        </w:tc>
        <w:tc>
          <w:tcPr>
            <w:tcW w:w="795" w:type="dxa"/>
            <w:tcBorders>
              <w:top w:val="nil"/>
              <w:left w:val="nil"/>
              <w:bottom w:val="nil"/>
              <w:right w:val="nil"/>
            </w:tcBorders>
          </w:tcPr>
          <w:p ns2:paraId="18C9E8B4" ns2:textId="77777777" w:rsidR="005D18DF" w:rsidRDefault="005D18DF" w:rsidP="00FC5C60">
            <w:pPr>
              <w:tabs>
                <w:tab w:val="decimal" w:pos="364"/>
                <w:tab w:val="left" w:pos="444"/>
              </w:tabs>
              <w:spacing w:before="15" w:after="15"/>
              <w:rPr>
                <w:sz w:val="18"/>
                <w:szCs w:val="18"/>
              </w:rPr>
            </w:pPr>
            <w:r>
              <w:rPr>
                <w:sz w:val="18"/>
                <w:szCs w:val="18"/>
              </w:rPr>
              <w:tab/>
              <w:t xml:space="preserve">281 </w:t>
            </w:r>
          </w:p>
        </w:tc>
        <w:tc>
          <w:tcPr>
            <w:tcW w:w="795" w:type="dxa"/>
            <w:tcBorders>
              <w:top w:val="nil"/>
              <w:left w:val="nil"/>
              <w:bottom w:val="nil"/>
              <w:right w:val="single" w:sz="2" w:space="0" w:color="auto"/>
            </w:tcBorders>
          </w:tcPr>
          <w:p ns2:paraId="14F10906" ns2:textId="77777777" w:rsidR="005D18DF" w:rsidRDefault="005D18DF" w:rsidP="00FC5C60">
            <w:pPr>
              <w:tabs>
                <w:tab w:val="decimal" w:pos="239"/>
                <w:tab w:val="left" w:pos="319"/>
              </w:tabs>
              <w:spacing w:before="15" w:after="15"/>
              <w:rPr>
                <w:sz w:val="18"/>
                <w:szCs w:val="18"/>
              </w:rPr>
            </w:pPr>
            <w:r>
              <w:rPr>
                <w:sz w:val="18"/>
                <w:szCs w:val="18"/>
              </w:rPr>
              <w:tab/>
            </w:r>
          </w:p>
        </w:tc>
        <w:tc>
          <w:tcPr>
            <w:tcW w:w="795" w:type="dxa"/>
            <w:tcBorders>
              <w:top w:val="nil"/>
              <w:left w:val="nil"/>
              <w:bottom w:val="nil"/>
              <w:right w:val="nil"/>
            </w:tcBorders>
          </w:tcPr>
          <w:p ns2:paraId="7DF3F787" ns2:textId="77777777" w:rsidR="005D18DF" w:rsidRDefault="005D18DF" w:rsidP="00FC5C60">
            <w:pPr>
              <w:tabs>
                <w:tab w:val="decimal" w:pos="364"/>
                <w:tab w:val="left" w:pos="444"/>
              </w:tabs>
              <w:spacing w:before="15" w:after="15"/>
              <w:rPr>
                <w:sz w:val="18"/>
                <w:szCs w:val="18"/>
              </w:rPr>
            </w:pPr>
            <w:r>
              <w:rPr>
                <w:sz w:val="18"/>
                <w:szCs w:val="18"/>
              </w:rPr>
              <w:tab/>
              <w:t xml:space="preserve">449 </w:t>
            </w:r>
          </w:p>
        </w:tc>
        <w:tc>
          <w:tcPr>
            <w:tcW w:w="795" w:type="dxa"/>
            <w:tcBorders>
              <w:top w:val="nil"/>
              <w:left w:val="nil"/>
              <w:bottom w:val="nil"/>
              <w:right w:val="single" w:sz="2" w:space="0" w:color="auto"/>
            </w:tcBorders>
          </w:tcPr>
          <w:p ns2:paraId="136BF9C5" ns2:textId="77777777" w:rsidR="005D18DF" w:rsidRDefault="005D18DF" w:rsidP="00FC5C60">
            <w:pPr>
              <w:tabs>
                <w:tab w:val="decimal" w:pos="239"/>
                <w:tab w:val="left" w:pos="319"/>
              </w:tabs>
              <w:spacing w:before="15" w:after="15"/>
              <w:rPr>
                <w:sz w:val="18"/>
                <w:szCs w:val="18"/>
              </w:rPr>
            </w:pPr>
            <w:r>
              <w:rPr>
                <w:sz w:val="18"/>
                <w:szCs w:val="18"/>
              </w:rPr>
              <w:tab/>
            </w:r>
          </w:p>
        </w:tc>
        <w:tc>
          <w:tcPr>
            <w:tcW w:w="795" w:type="dxa"/>
            <w:tcBorders>
              <w:top w:val="nil"/>
              <w:left w:val="nil"/>
              <w:bottom w:val="nil"/>
              <w:right w:val="nil"/>
            </w:tcBorders>
          </w:tcPr>
          <w:p ns2:paraId="3059BAA2" ns2:textId="77777777" w:rsidR="005D18DF" w:rsidRDefault="005D18DF" w:rsidP="00FC5C60">
            <w:pPr>
              <w:tabs>
                <w:tab w:val="decimal" w:pos="364"/>
                <w:tab w:val="left" w:pos="444"/>
              </w:tabs>
              <w:spacing w:before="15" w:after="15"/>
              <w:rPr>
                <w:sz w:val="18"/>
                <w:szCs w:val="18"/>
              </w:rPr>
            </w:pPr>
            <w:r>
              <w:rPr>
                <w:sz w:val="18"/>
                <w:szCs w:val="18"/>
              </w:rPr>
              <w:tab/>
              <w:t xml:space="preserve">5 </w:t>
            </w:r>
          </w:p>
        </w:tc>
        <w:tc>
          <w:tcPr>
            <w:tcW w:w="795" w:type="dxa"/>
            <w:tcBorders>
              <w:top w:val="nil"/>
              <w:left w:val="nil"/>
              <w:bottom w:val="nil"/>
              <w:right w:val="single" w:sz="2" w:space="0" w:color="auto"/>
            </w:tcBorders>
          </w:tcPr>
          <w:p ns2:paraId="7D5997F0" ns2:textId="77777777" w:rsidR="005D18DF" w:rsidRDefault="005D18DF" w:rsidP="00FC5C60">
            <w:pPr>
              <w:tabs>
                <w:tab w:val="decimal" w:pos="239"/>
                <w:tab w:val="left" w:pos="319"/>
              </w:tabs>
              <w:spacing w:before="15" w:after="15"/>
              <w:rPr>
                <w:sz w:val="18"/>
                <w:szCs w:val="18"/>
              </w:rPr>
            </w:pPr>
            <w:r>
              <w:rPr>
                <w:sz w:val="18"/>
                <w:szCs w:val="18"/>
              </w:rPr>
              <w:tab/>
            </w:r>
          </w:p>
        </w:tc>
        <w:tc>
          <w:tcPr>
            <w:tcW w:w="795" w:type="dxa"/>
            <w:tcBorders>
              <w:top w:val="nil"/>
              <w:left w:val="nil"/>
              <w:bottom w:val="nil"/>
              <w:right w:val="nil"/>
            </w:tcBorders>
          </w:tcPr>
          <w:p ns2:paraId="7126D024" ns2:textId="77777777" w:rsidR="005D18DF" w:rsidRDefault="005D18DF" w:rsidP="00FC5C60">
            <w:pPr>
              <w:tabs>
                <w:tab w:val="decimal" w:pos="364"/>
                <w:tab w:val="left" w:pos="444"/>
              </w:tabs>
              <w:spacing w:before="15" w:after="15"/>
              <w:rPr>
                <w:sz w:val="18"/>
                <w:szCs w:val="18"/>
              </w:rPr>
            </w:pPr>
            <w:r>
              <w:rPr>
                <w:sz w:val="18"/>
                <w:szCs w:val="18"/>
              </w:rPr>
              <w:tab/>
              <w:t xml:space="preserve">7 </w:t>
            </w:r>
          </w:p>
        </w:tc>
        <w:tc>
          <w:tcPr>
            <w:tcW w:w="795" w:type="dxa"/>
            <w:tcBorders>
              <w:top w:val="nil"/>
              <w:left w:val="nil"/>
              <w:bottom w:val="nil"/>
              <w:right w:val="single" w:sz="2" w:space="0" w:color="auto"/>
            </w:tcBorders>
          </w:tcPr>
          <w:p ns2:paraId="790BDBF4" ns2:textId="77777777" w:rsidR="005D18DF" w:rsidRDefault="005D18DF" w:rsidP="00FC5C60">
            <w:pPr>
              <w:tabs>
                <w:tab w:val="decimal" w:pos="239"/>
                <w:tab w:val="left" w:pos="319"/>
              </w:tabs>
              <w:spacing w:before="15" w:after="15"/>
              <w:rPr>
                <w:sz w:val="18"/>
                <w:szCs w:val="18"/>
              </w:rPr>
            </w:pPr>
            <w:r>
              <w:rPr>
                <w:sz w:val="18"/>
                <w:szCs w:val="18"/>
              </w:rPr>
              <w:tab/>
            </w:r>
          </w:p>
        </w:tc>
        <w:tc>
          <w:tcPr>
            <w:tcW w:w="795" w:type="dxa"/>
            <w:tcBorders>
              <w:top w:val="nil"/>
              <w:left w:val="nil"/>
              <w:bottom w:val="nil"/>
              <w:right w:val="nil"/>
            </w:tcBorders>
          </w:tcPr>
          <w:p ns2:paraId="5702089D" ns2:textId="77777777" w:rsidR="005D18DF" w:rsidRDefault="005D18DF" w:rsidP="00FC5C60">
            <w:pPr>
              <w:tabs>
                <w:tab w:val="decimal" w:pos="364"/>
                <w:tab w:val="left" w:pos="444"/>
              </w:tabs>
              <w:spacing w:before="15" w:after="15"/>
              <w:rPr>
                <w:sz w:val="18"/>
                <w:szCs w:val="18"/>
              </w:rPr>
            </w:pPr>
            <w:r>
              <w:rPr>
                <w:sz w:val="18"/>
                <w:szCs w:val="18"/>
              </w:rPr>
              <w:tab/>
              <w:t xml:space="preserve">746 </w:t>
            </w:r>
          </w:p>
        </w:tc>
        <w:tc>
          <w:tcPr>
            <w:tcW w:w="796" w:type="dxa"/>
            <w:tcBorders>
              <w:top w:val="nil"/>
              <w:left w:val="nil"/>
              <w:bottom w:val="nil"/>
            </w:tcBorders>
          </w:tcPr>
          <w:p ns2:paraId="04115B4F" ns2:textId="77777777" w:rsidR="005D18DF" w:rsidRDefault="005D18DF" w:rsidP="00FC5C60">
            <w:pPr>
              <w:tabs>
                <w:tab w:val="decimal" w:pos="239"/>
                <w:tab w:val="left" w:pos="319"/>
              </w:tabs>
              <w:spacing w:before="15" w:after="15"/>
              <w:rPr>
                <w:sz w:val="18"/>
                <w:szCs w:val="18"/>
              </w:rPr>
            </w:pPr>
            <w:r>
              <w:rPr>
                <w:sz w:val="18"/>
                <w:szCs w:val="18"/>
              </w:rPr>
              <w:tab/>
            </w:r>
          </w:p>
        </w:tc>
      </w:tr>
      <w:tr w:rsidR="005D18DF" ns2:paraId="47207174" ns2:textId="77777777" w:rsidTr="00FC5C60">
        <w:tblPrEx>
          <w:tblBorders>
            <w:top w:val="single" w:sz="6" w:space="0" w:color="auto"/>
            <w:bottom w:val="single" w:sz="6" w:space="0" w:color="auto"/>
          </w:tblBorders>
        </w:tblPrEx>
        <w:trPr>
          <w:jc w:val="center"/>
        </w:trPr>
        <w:tc>
          <w:tcPr>
            <w:tcW w:w="3418" w:type="dxa"/>
            <w:tcBorders>
              <w:top w:val="nil"/>
              <w:bottom w:val="nil"/>
              <w:right w:val="single" w:sz="2" w:space="0" w:color="auto"/>
            </w:tcBorders>
          </w:tcPr>
          <w:p ns2:paraId="00FDE5DB" ns2:textId="77777777" w:rsidR="005D18DF" w:rsidRDefault="005D18DF" w:rsidP="00FC5C60">
            <w:pPr>
              <w:spacing w:before="15" w:after="15"/>
              <w:ind w:left="160" w:right="1" w:hanging="160"/>
              <w:rPr>
                <w:sz w:val="18"/>
                <w:szCs w:val="18"/>
              </w:rPr>
            </w:pPr>
            <w:r>
              <w:rPr>
                <w:sz w:val="18"/>
                <w:szCs w:val="18"/>
              </w:rPr>
              <w:t xml:space="preserve"> Discontinued </w:t>
            </w:r>
          </w:p>
        </w:tc>
        <w:tc>
          <w:tcPr>
            <w:tcW w:w="795" w:type="dxa"/>
            <w:tcBorders>
              <w:top w:val="nil"/>
              <w:left w:val="nil"/>
              <w:bottom w:val="nil"/>
              <w:right w:val="nil"/>
            </w:tcBorders>
          </w:tcPr>
          <w:p ns2:paraId="2767B9DC" ns2:textId="77777777" w:rsidR="005D18DF" w:rsidRDefault="005D18DF" w:rsidP="00FC5C60">
            <w:pPr>
              <w:tabs>
                <w:tab w:val="decimal" w:pos="364"/>
                <w:tab w:val="left" w:pos="444"/>
              </w:tabs>
              <w:spacing w:before="15" w:after="15"/>
              <w:rPr>
                <w:sz w:val="18"/>
                <w:szCs w:val="18"/>
              </w:rPr>
            </w:pPr>
            <w:r>
              <w:rPr>
                <w:sz w:val="18"/>
                <w:szCs w:val="18"/>
              </w:rPr>
              <w:tab/>
              <w:t xml:space="preserve">4 </w:t>
            </w:r>
          </w:p>
        </w:tc>
        <w:tc>
          <w:tcPr>
            <w:tcW w:w="796" w:type="dxa"/>
            <w:tcBorders>
              <w:top w:val="nil"/>
              <w:left w:val="nil"/>
              <w:bottom w:val="nil"/>
              <w:right w:val="single" w:sz="2" w:space="0" w:color="auto"/>
            </w:tcBorders>
          </w:tcPr>
          <w:p ns2:paraId="5151E259" ns2:textId="77777777" w:rsidR="005D18DF" w:rsidRDefault="005D18DF" w:rsidP="00FC5C60">
            <w:pPr>
              <w:tabs>
                <w:tab w:val="decimal" w:pos="239"/>
                <w:tab w:val="left" w:pos="319"/>
              </w:tabs>
              <w:spacing w:before="15" w:after="15"/>
              <w:rPr>
                <w:sz w:val="18"/>
                <w:szCs w:val="18"/>
              </w:rPr>
            </w:pPr>
            <w:r>
              <w:rPr>
                <w:sz w:val="18"/>
                <w:szCs w:val="18"/>
              </w:rPr>
              <w:tab/>
              <w:t xml:space="preserve">(100.0) </w:t>
            </w:r>
          </w:p>
        </w:tc>
        <w:tc>
          <w:tcPr>
            <w:tcW w:w="795" w:type="dxa"/>
            <w:tcBorders>
              <w:top w:val="nil"/>
              <w:left w:val="nil"/>
              <w:bottom w:val="nil"/>
              <w:right w:val="nil"/>
            </w:tcBorders>
          </w:tcPr>
          <w:p ns2:paraId="4D6542DD" ns2:textId="77777777" w:rsidR="005D18DF" w:rsidRDefault="005D18DF" w:rsidP="00FC5C60">
            <w:pPr>
              <w:tabs>
                <w:tab w:val="decimal" w:pos="364"/>
                <w:tab w:val="left" w:pos="444"/>
              </w:tabs>
              <w:spacing w:before="15" w:after="15"/>
              <w:rPr>
                <w:sz w:val="18"/>
                <w:szCs w:val="18"/>
              </w:rPr>
            </w:pPr>
            <w:r>
              <w:rPr>
                <w:sz w:val="18"/>
                <w:szCs w:val="18"/>
              </w:rPr>
              <w:tab/>
              <w:t xml:space="preserve">130 </w:t>
            </w:r>
          </w:p>
        </w:tc>
        <w:tc>
          <w:tcPr>
            <w:tcW w:w="795" w:type="dxa"/>
            <w:tcBorders>
              <w:top w:val="nil"/>
              <w:left w:val="nil"/>
              <w:bottom w:val="nil"/>
              <w:right w:val="single" w:sz="2" w:space="0" w:color="auto"/>
            </w:tcBorders>
          </w:tcPr>
          <w:p ns2:paraId="40C3083A" ns2:textId="77777777" w:rsidR="005D18DF" w:rsidRDefault="005D18DF" w:rsidP="00FC5C60">
            <w:pPr>
              <w:tabs>
                <w:tab w:val="decimal" w:pos="239"/>
                <w:tab w:val="left" w:pos="319"/>
              </w:tabs>
              <w:spacing w:before="15" w:after="15"/>
              <w:rPr>
                <w:sz w:val="18"/>
                <w:szCs w:val="18"/>
              </w:rPr>
            </w:pPr>
            <w:r>
              <w:rPr>
                <w:sz w:val="18"/>
                <w:szCs w:val="18"/>
              </w:rPr>
              <w:tab/>
              <w:t xml:space="preserve">(46.3) </w:t>
            </w:r>
          </w:p>
        </w:tc>
        <w:tc>
          <w:tcPr>
            <w:tcW w:w="795" w:type="dxa"/>
            <w:tcBorders>
              <w:top w:val="nil"/>
              <w:left w:val="nil"/>
              <w:bottom w:val="nil"/>
              <w:right w:val="nil"/>
            </w:tcBorders>
          </w:tcPr>
          <w:p ns2:paraId="151F8126" ns2:textId="77777777" w:rsidR="005D18DF" w:rsidRDefault="005D18DF" w:rsidP="00FC5C60">
            <w:pPr>
              <w:tabs>
                <w:tab w:val="decimal" w:pos="364"/>
                <w:tab w:val="left" w:pos="444"/>
              </w:tabs>
              <w:spacing w:before="15" w:after="15"/>
              <w:rPr>
                <w:sz w:val="18"/>
                <w:szCs w:val="18"/>
              </w:rPr>
            </w:pPr>
            <w:r>
              <w:rPr>
                <w:sz w:val="18"/>
                <w:szCs w:val="18"/>
              </w:rPr>
              <w:tab/>
              <w:t xml:space="preserve">389 </w:t>
            </w:r>
          </w:p>
        </w:tc>
        <w:tc>
          <w:tcPr>
            <w:tcW w:w="795" w:type="dxa"/>
            <w:tcBorders>
              <w:top w:val="nil"/>
              <w:left w:val="nil"/>
              <w:bottom w:val="nil"/>
              <w:right w:val="single" w:sz="2" w:space="0" w:color="auto"/>
            </w:tcBorders>
          </w:tcPr>
          <w:p ns2:paraId="74AA4DBE" ns2:textId="77777777" w:rsidR="005D18DF" w:rsidRDefault="005D18DF" w:rsidP="00FC5C60">
            <w:pPr>
              <w:tabs>
                <w:tab w:val="decimal" w:pos="239"/>
                <w:tab w:val="left" w:pos="319"/>
              </w:tabs>
              <w:spacing w:before="15" w:after="15"/>
              <w:rPr>
                <w:sz w:val="18"/>
                <w:szCs w:val="18"/>
              </w:rPr>
            </w:pPr>
            <w:r>
              <w:rPr>
                <w:sz w:val="18"/>
                <w:szCs w:val="18"/>
              </w:rPr>
              <w:tab/>
              <w:t xml:space="preserve">(86.6) </w:t>
            </w:r>
          </w:p>
        </w:tc>
        <w:tc>
          <w:tcPr>
            <w:tcW w:w="795" w:type="dxa"/>
            <w:tcBorders>
              <w:top w:val="nil"/>
              <w:left w:val="nil"/>
              <w:bottom w:val="nil"/>
              <w:right w:val="nil"/>
            </w:tcBorders>
          </w:tcPr>
          <w:p ns2:paraId="4475620B" ns2:textId="77777777" w:rsidR="005D18DF" w:rsidRDefault="005D18DF" w:rsidP="00FC5C60">
            <w:pPr>
              <w:tabs>
                <w:tab w:val="decimal" w:pos="364"/>
                <w:tab w:val="left" w:pos="444"/>
              </w:tabs>
              <w:spacing w:before="15" w:after="15"/>
              <w:rPr>
                <w:sz w:val="18"/>
                <w:szCs w:val="18"/>
              </w:rPr>
            </w:pPr>
            <w:r>
              <w:rPr>
                <w:sz w:val="18"/>
                <w:szCs w:val="18"/>
              </w:rPr>
              <w:tab/>
              <w:t xml:space="preserve">5 </w:t>
            </w:r>
          </w:p>
        </w:tc>
        <w:tc>
          <w:tcPr>
            <w:tcW w:w="795" w:type="dxa"/>
            <w:tcBorders>
              <w:top w:val="nil"/>
              <w:left w:val="nil"/>
              <w:bottom w:val="nil"/>
              <w:right w:val="single" w:sz="2" w:space="0" w:color="auto"/>
            </w:tcBorders>
          </w:tcPr>
          <w:p ns2:paraId="663F08C0" ns2:textId="77777777" w:rsidR="005D18DF" w:rsidRDefault="005D18DF" w:rsidP="00FC5C60">
            <w:pPr>
              <w:tabs>
                <w:tab w:val="decimal" w:pos="239"/>
                <w:tab w:val="left" w:pos="319"/>
              </w:tabs>
              <w:spacing w:before="15" w:after="15"/>
              <w:rPr>
                <w:sz w:val="18"/>
                <w:szCs w:val="18"/>
              </w:rPr>
            </w:pPr>
            <w:r>
              <w:rPr>
                <w:sz w:val="18"/>
                <w:szCs w:val="18"/>
              </w:rPr>
              <w:tab/>
              <w:t xml:space="preserve">(100.0) </w:t>
            </w:r>
          </w:p>
        </w:tc>
        <w:tc>
          <w:tcPr>
            <w:tcW w:w="795" w:type="dxa"/>
            <w:tcBorders>
              <w:top w:val="nil"/>
              <w:left w:val="nil"/>
              <w:bottom w:val="nil"/>
              <w:right w:val="nil"/>
            </w:tcBorders>
          </w:tcPr>
          <w:p ns2:paraId="1B3F95E7" ns2:textId="77777777" w:rsidR="005D18DF" w:rsidRDefault="005D18DF" w:rsidP="00FC5C60">
            <w:pPr>
              <w:tabs>
                <w:tab w:val="decimal" w:pos="364"/>
                <w:tab w:val="left" w:pos="444"/>
              </w:tabs>
              <w:spacing w:before="15" w:after="15"/>
              <w:rPr>
                <w:sz w:val="18"/>
                <w:szCs w:val="18"/>
              </w:rPr>
            </w:pPr>
            <w:r>
              <w:rPr>
                <w:sz w:val="18"/>
                <w:szCs w:val="18"/>
              </w:rPr>
              <w:tab/>
              <w:t xml:space="preserve">7 </w:t>
            </w:r>
          </w:p>
        </w:tc>
        <w:tc>
          <w:tcPr>
            <w:tcW w:w="795" w:type="dxa"/>
            <w:tcBorders>
              <w:top w:val="nil"/>
              <w:left w:val="nil"/>
              <w:bottom w:val="nil"/>
              <w:right w:val="single" w:sz="2" w:space="0" w:color="auto"/>
            </w:tcBorders>
          </w:tcPr>
          <w:p ns2:paraId="716684D3" ns2:textId="77777777" w:rsidR="005D18DF" w:rsidRDefault="005D18DF" w:rsidP="00FC5C60">
            <w:pPr>
              <w:tabs>
                <w:tab w:val="decimal" w:pos="239"/>
                <w:tab w:val="left" w:pos="319"/>
              </w:tabs>
              <w:spacing w:before="15" w:after="15"/>
              <w:rPr>
                <w:sz w:val="18"/>
                <w:szCs w:val="18"/>
              </w:rPr>
            </w:pPr>
            <w:r>
              <w:rPr>
                <w:sz w:val="18"/>
                <w:szCs w:val="18"/>
              </w:rPr>
              <w:tab/>
              <w:t xml:space="preserve">(100.0) </w:t>
            </w:r>
          </w:p>
        </w:tc>
        <w:tc>
          <w:tcPr>
            <w:tcW w:w="795" w:type="dxa"/>
            <w:tcBorders>
              <w:top w:val="nil"/>
              <w:left w:val="nil"/>
              <w:bottom w:val="nil"/>
              <w:right w:val="nil"/>
            </w:tcBorders>
          </w:tcPr>
          <w:p ns2:paraId="05027E8E" ns2:textId="77777777" w:rsidR="005D18DF" w:rsidRDefault="005D18DF" w:rsidP="00FC5C60">
            <w:pPr>
              <w:tabs>
                <w:tab w:val="decimal" w:pos="364"/>
                <w:tab w:val="left" w:pos="444"/>
              </w:tabs>
              <w:spacing w:before="15" w:after="15"/>
              <w:rPr>
                <w:sz w:val="18"/>
                <w:szCs w:val="18"/>
              </w:rPr>
            </w:pPr>
            <w:r>
              <w:rPr>
                <w:sz w:val="18"/>
                <w:szCs w:val="18"/>
              </w:rPr>
              <w:tab/>
              <w:t xml:space="preserve">535 </w:t>
            </w:r>
          </w:p>
        </w:tc>
        <w:tc>
          <w:tcPr>
            <w:tcW w:w="796" w:type="dxa"/>
            <w:tcBorders>
              <w:top w:val="nil"/>
              <w:left w:val="nil"/>
              <w:bottom w:val="nil"/>
            </w:tcBorders>
          </w:tcPr>
          <w:p ns2:paraId="4BBDB047" ns2:textId="77777777" w:rsidR="005D18DF" w:rsidRDefault="005D18DF" w:rsidP="00FC5C60">
            <w:pPr>
              <w:tabs>
                <w:tab w:val="decimal" w:pos="239"/>
                <w:tab w:val="left" w:pos="319"/>
              </w:tabs>
              <w:spacing w:before="15" w:after="15"/>
              <w:rPr>
                <w:sz w:val="18"/>
                <w:szCs w:val="18"/>
              </w:rPr>
            </w:pPr>
            <w:r>
              <w:rPr>
                <w:sz w:val="18"/>
                <w:szCs w:val="18"/>
              </w:rPr>
              <w:tab/>
              <w:t xml:space="preserve">(71.7) </w:t>
            </w:r>
          </w:p>
        </w:tc>
      </w:tr>
      <w:tr w:rsidR="005D18DF" ns2:paraId="57CAEE82" ns2:textId="77777777" w:rsidTr="00FC5C60">
        <w:tblPrEx>
          <w:tblBorders>
            <w:top w:val="single" w:sz="6" w:space="0" w:color="auto"/>
            <w:bottom w:val="single" w:sz="6" w:space="0" w:color="auto"/>
          </w:tblBorders>
        </w:tblPrEx>
        <w:trPr>
          <w:jc w:val="center"/>
        </w:trPr>
        <w:tc>
          <w:tcPr>
            <w:tcW w:w="3418" w:type="dxa"/>
            <w:tcBorders>
              <w:top w:val="nil"/>
              <w:bottom w:val="nil"/>
              <w:right w:val="single" w:sz="2" w:space="0" w:color="auto"/>
            </w:tcBorders>
          </w:tcPr>
          <w:p ns2:paraId="42AD4AEE" ns2:textId="77777777" w:rsidR="005D18DF" w:rsidRDefault="005D18DF" w:rsidP="00FC5C60">
            <w:pPr>
              <w:spacing w:before="15" w:after="15"/>
              <w:ind w:left="160" w:right="1" w:hanging="160"/>
              <w:rPr>
                <w:sz w:val="18"/>
                <w:szCs w:val="18"/>
              </w:rPr>
            </w:pPr>
            <w:r>
              <w:rPr>
                <w:sz w:val="18"/>
                <w:szCs w:val="18"/>
              </w:rPr>
              <w:t xml:space="preserve">    Adverse Event </w:t>
            </w:r>
          </w:p>
        </w:tc>
        <w:tc>
          <w:tcPr>
            <w:tcW w:w="795" w:type="dxa"/>
            <w:tcBorders>
              <w:top w:val="nil"/>
              <w:left w:val="nil"/>
              <w:bottom w:val="nil"/>
              <w:right w:val="nil"/>
            </w:tcBorders>
          </w:tcPr>
          <w:p ns2:paraId="0D20537F" ns2:textId="77777777" w:rsidR="005D18DF" w:rsidRDefault="005D18DF" w:rsidP="00FC5C60">
            <w:pPr>
              <w:tabs>
                <w:tab w:val="decimal" w:pos="364"/>
                <w:tab w:val="left" w:pos="444"/>
              </w:tabs>
              <w:spacing w:before="15" w:after="15"/>
              <w:rPr>
                <w:sz w:val="18"/>
                <w:szCs w:val="18"/>
              </w:rPr>
            </w:pPr>
            <w:r>
              <w:rPr>
                <w:sz w:val="18"/>
                <w:szCs w:val="18"/>
              </w:rPr>
              <w:tab/>
              <w:t xml:space="preserve">1 </w:t>
            </w:r>
          </w:p>
        </w:tc>
        <w:tc>
          <w:tcPr>
            <w:tcW w:w="796" w:type="dxa"/>
            <w:tcBorders>
              <w:top w:val="nil"/>
              <w:left w:val="nil"/>
              <w:bottom w:val="nil"/>
              <w:right w:val="single" w:sz="2" w:space="0" w:color="auto"/>
            </w:tcBorders>
          </w:tcPr>
          <w:p ns2:paraId="2C2FEA1B" ns2:textId="77777777" w:rsidR="005D18DF" w:rsidRDefault="005D18DF" w:rsidP="00FC5C60">
            <w:pPr>
              <w:tabs>
                <w:tab w:val="decimal" w:pos="239"/>
                <w:tab w:val="left" w:pos="319"/>
              </w:tabs>
              <w:spacing w:before="15" w:after="15"/>
              <w:rPr>
                <w:sz w:val="18"/>
                <w:szCs w:val="18"/>
              </w:rPr>
            </w:pPr>
            <w:r>
              <w:rPr>
                <w:sz w:val="18"/>
                <w:szCs w:val="18"/>
              </w:rPr>
              <w:tab/>
              <w:t xml:space="preserve">(25.0) </w:t>
            </w:r>
          </w:p>
        </w:tc>
        <w:tc>
          <w:tcPr>
            <w:tcW w:w="795" w:type="dxa"/>
            <w:tcBorders>
              <w:top w:val="nil"/>
              <w:left w:val="nil"/>
              <w:bottom w:val="nil"/>
              <w:right w:val="nil"/>
            </w:tcBorders>
          </w:tcPr>
          <w:p ns2:paraId="4534E5C6" ns2:textId="77777777" w:rsidR="005D18DF" w:rsidRDefault="005D18DF" w:rsidP="00FC5C60">
            <w:pPr>
              <w:tabs>
                <w:tab w:val="decimal" w:pos="364"/>
                <w:tab w:val="left" w:pos="444"/>
              </w:tabs>
              <w:spacing w:before="15" w:after="15"/>
              <w:rPr>
                <w:sz w:val="18"/>
                <w:szCs w:val="18"/>
              </w:rPr>
            </w:pPr>
            <w:r>
              <w:rPr>
                <w:sz w:val="18"/>
                <w:szCs w:val="18"/>
              </w:rPr>
              <w:tab/>
              <w:t xml:space="preserve">10 </w:t>
            </w:r>
          </w:p>
        </w:tc>
        <w:tc>
          <w:tcPr>
            <w:tcW w:w="795" w:type="dxa"/>
            <w:tcBorders>
              <w:top w:val="nil"/>
              <w:left w:val="nil"/>
              <w:bottom w:val="nil"/>
              <w:right w:val="single" w:sz="2" w:space="0" w:color="auto"/>
            </w:tcBorders>
          </w:tcPr>
          <w:p ns2:paraId="195FC036" ns2:textId="77777777" w:rsidR="005D18DF" w:rsidRDefault="005D18DF" w:rsidP="00FC5C60">
            <w:pPr>
              <w:tabs>
                <w:tab w:val="decimal" w:pos="239"/>
                <w:tab w:val="left" w:pos="319"/>
              </w:tabs>
              <w:spacing w:before="15" w:after="15"/>
              <w:rPr>
                <w:sz w:val="18"/>
                <w:szCs w:val="18"/>
              </w:rPr>
            </w:pPr>
            <w:r>
              <w:rPr>
                <w:sz w:val="18"/>
                <w:szCs w:val="18"/>
              </w:rPr>
              <w:tab/>
              <w:t xml:space="preserve">(3.6) </w:t>
            </w:r>
          </w:p>
        </w:tc>
        <w:tc>
          <w:tcPr>
            <w:tcW w:w="795" w:type="dxa"/>
            <w:tcBorders>
              <w:top w:val="nil"/>
              <w:left w:val="nil"/>
              <w:bottom w:val="nil"/>
              <w:right w:val="nil"/>
            </w:tcBorders>
          </w:tcPr>
          <w:p ns2:paraId="095DA4F2" ns2:textId="77777777" w:rsidR="005D18DF" w:rsidRDefault="005D18DF" w:rsidP="00FC5C60">
            <w:pPr>
              <w:tabs>
                <w:tab w:val="decimal" w:pos="364"/>
                <w:tab w:val="left" w:pos="444"/>
              </w:tabs>
              <w:spacing w:before="15" w:after="15"/>
              <w:rPr>
                <w:sz w:val="18"/>
                <w:szCs w:val="18"/>
              </w:rPr>
            </w:pPr>
            <w:r>
              <w:rPr>
                <w:sz w:val="18"/>
                <w:szCs w:val="18"/>
              </w:rPr>
              <w:tab/>
              <w:t xml:space="preserve">20 </w:t>
            </w:r>
          </w:p>
        </w:tc>
        <w:tc>
          <w:tcPr>
            <w:tcW w:w="795" w:type="dxa"/>
            <w:tcBorders>
              <w:top w:val="nil"/>
              <w:left w:val="nil"/>
              <w:bottom w:val="nil"/>
              <w:right w:val="single" w:sz="2" w:space="0" w:color="auto"/>
            </w:tcBorders>
          </w:tcPr>
          <w:p ns2:paraId="688D9CC5" ns2:textId="77777777" w:rsidR="005D18DF" w:rsidRDefault="005D18DF" w:rsidP="00FC5C60">
            <w:pPr>
              <w:tabs>
                <w:tab w:val="decimal" w:pos="239"/>
                <w:tab w:val="left" w:pos="319"/>
              </w:tabs>
              <w:spacing w:before="15" w:after="15"/>
              <w:rPr>
                <w:sz w:val="18"/>
                <w:szCs w:val="18"/>
              </w:rPr>
            </w:pPr>
            <w:r>
              <w:rPr>
                <w:sz w:val="18"/>
                <w:szCs w:val="18"/>
              </w:rPr>
              <w:tab/>
              <w:t xml:space="preserve">(4.5) </w:t>
            </w:r>
          </w:p>
        </w:tc>
        <w:tc>
          <w:tcPr>
            <w:tcW w:w="795" w:type="dxa"/>
            <w:tcBorders>
              <w:top w:val="nil"/>
              <w:left w:val="nil"/>
              <w:bottom w:val="nil"/>
              <w:right w:val="nil"/>
            </w:tcBorders>
          </w:tcPr>
          <w:p ns2:paraId="1BC42F00" ns2: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5" w:type="dxa"/>
            <w:tcBorders>
              <w:top w:val="nil"/>
              <w:left w:val="nil"/>
              <w:bottom w:val="nil"/>
              <w:right w:val="single" w:sz="2" w:space="0" w:color="auto"/>
            </w:tcBorders>
          </w:tcPr>
          <w:p ns2:paraId="504BC906" ns2: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nil"/>
              <w:right w:val="nil"/>
            </w:tcBorders>
          </w:tcPr>
          <w:p ns2:paraId="066BC399" ns2: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5" w:type="dxa"/>
            <w:tcBorders>
              <w:top w:val="nil"/>
              <w:left w:val="nil"/>
              <w:bottom w:val="nil"/>
              <w:right w:val="single" w:sz="2" w:space="0" w:color="auto"/>
            </w:tcBorders>
          </w:tcPr>
          <w:p ns2:paraId="6F3B84F1" ns2: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nil"/>
              <w:right w:val="nil"/>
            </w:tcBorders>
          </w:tcPr>
          <w:p ns2:paraId="596812E0" ns2:textId="77777777" w:rsidR="005D18DF" w:rsidRDefault="005D18DF" w:rsidP="00FC5C60">
            <w:pPr>
              <w:tabs>
                <w:tab w:val="decimal" w:pos="364"/>
                <w:tab w:val="left" w:pos="444"/>
              </w:tabs>
              <w:spacing w:before="15" w:after="15"/>
              <w:rPr>
                <w:sz w:val="18"/>
                <w:szCs w:val="18"/>
              </w:rPr>
            </w:pPr>
            <w:r>
              <w:rPr>
                <w:sz w:val="18"/>
                <w:szCs w:val="18"/>
              </w:rPr>
              <w:tab/>
              <w:t xml:space="preserve">31 </w:t>
            </w:r>
          </w:p>
        </w:tc>
        <w:tc>
          <w:tcPr>
            <w:tcW w:w="796" w:type="dxa"/>
            <w:tcBorders>
              <w:top w:val="nil"/>
              <w:left w:val="nil"/>
              <w:bottom w:val="nil"/>
            </w:tcBorders>
          </w:tcPr>
          <w:p ns2:paraId="08A90900" ns2:textId="77777777" w:rsidR="005D18DF" w:rsidRDefault="005D18DF" w:rsidP="00FC5C60">
            <w:pPr>
              <w:tabs>
                <w:tab w:val="decimal" w:pos="239"/>
                <w:tab w:val="left" w:pos="319"/>
              </w:tabs>
              <w:spacing w:before="15" w:after="15"/>
              <w:rPr>
                <w:sz w:val="18"/>
                <w:szCs w:val="18"/>
              </w:rPr>
            </w:pPr>
            <w:r>
              <w:rPr>
                <w:sz w:val="18"/>
                <w:szCs w:val="18"/>
              </w:rPr>
              <w:tab/>
              <w:t xml:space="preserve">(4.2) </w:t>
            </w:r>
          </w:p>
        </w:tc>
      </w:tr>
      <w:tr w:rsidR="005D18DF" ns2:paraId="1A93397C" ns2:textId="77777777" w:rsidTr="00FC5C60">
        <w:tblPrEx>
          <w:tblBorders>
            <w:top w:val="single" w:sz="6" w:space="0" w:color="auto"/>
            <w:bottom w:val="single" w:sz="6" w:space="0" w:color="auto"/>
          </w:tblBorders>
        </w:tblPrEx>
        <w:trPr>
          <w:jc w:val="center"/>
        </w:trPr>
        <w:tc>
          <w:tcPr>
            <w:tcW w:w="3418" w:type="dxa"/>
            <w:tcBorders>
              <w:top w:val="nil"/>
              <w:bottom w:val="nil"/>
              <w:right w:val="single" w:sz="2" w:space="0" w:color="auto"/>
            </w:tcBorders>
          </w:tcPr>
          <w:p ns2:paraId="1F2CE332" ns2:textId="77777777" w:rsidR="005D18DF" w:rsidRDefault="005D18DF" w:rsidP="00FC5C60">
            <w:pPr>
              <w:spacing w:before="15" w:after="15"/>
              <w:ind w:left="160" w:right="1" w:hanging="160"/>
              <w:rPr>
                <w:sz w:val="18"/>
                <w:szCs w:val="18"/>
              </w:rPr>
            </w:pPr>
            <w:r>
              <w:rPr>
                <w:sz w:val="18"/>
                <w:szCs w:val="18"/>
              </w:rPr>
              <w:t xml:space="preserve">    Death </w:t>
            </w:r>
          </w:p>
        </w:tc>
        <w:tc>
          <w:tcPr>
            <w:tcW w:w="795" w:type="dxa"/>
            <w:tcBorders>
              <w:top w:val="nil"/>
              <w:left w:val="nil"/>
              <w:bottom w:val="nil"/>
              <w:right w:val="nil"/>
            </w:tcBorders>
          </w:tcPr>
          <w:p ns2:paraId="1814B335" ns2: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6" w:type="dxa"/>
            <w:tcBorders>
              <w:top w:val="nil"/>
              <w:left w:val="nil"/>
              <w:bottom w:val="nil"/>
              <w:right w:val="single" w:sz="2" w:space="0" w:color="auto"/>
            </w:tcBorders>
          </w:tcPr>
          <w:p ns2:paraId="6D2BBB03" ns2: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nil"/>
              <w:right w:val="nil"/>
            </w:tcBorders>
          </w:tcPr>
          <w:p ns2:paraId="41B25C39" ns2:textId="77777777" w:rsidR="005D18DF" w:rsidRDefault="005D18DF" w:rsidP="00FC5C60">
            <w:pPr>
              <w:tabs>
                <w:tab w:val="decimal" w:pos="364"/>
                <w:tab w:val="left" w:pos="444"/>
              </w:tabs>
              <w:spacing w:before="15" w:after="15"/>
              <w:rPr>
                <w:sz w:val="18"/>
                <w:szCs w:val="18"/>
              </w:rPr>
            </w:pPr>
            <w:r>
              <w:rPr>
                <w:sz w:val="18"/>
                <w:szCs w:val="18"/>
              </w:rPr>
              <w:tab/>
              <w:t xml:space="preserve">7 </w:t>
            </w:r>
          </w:p>
        </w:tc>
        <w:tc>
          <w:tcPr>
            <w:tcW w:w="795" w:type="dxa"/>
            <w:tcBorders>
              <w:top w:val="nil"/>
              <w:left w:val="nil"/>
              <w:bottom w:val="nil"/>
              <w:right w:val="single" w:sz="2" w:space="0" w:color="auto"/>
            </w:tcBorders>
          </w:tcPr>
          <w:p ns2:paraId="7288D38A" ns2:textId="77777777" w:rsidR="005D18DF" w:rsidRDefault="005D18DF" w:rsidP="00FC5C60">
            <w:pPr>
              <w:tabs>
                <w:tab w:val="decimal" w:pos="239"/>
                <w:tab w:val="left" w:pos="319"/>
              </w:tabs>
              <w:spacing w:before="15" w:after="15"/>
              <w:rPr>
                <w:sz w:val="18"/>
                <w:szCs w:val="18"/>
              </w:rPr>
            </w:pPr>
            <w:r>
              <w:rPr>
                <w:sz w:val="18"/>
                <w:szCs w:val="18"/>
              </w:rPr>
              <w:tab/>
              <w:t xml:space="preserve">(2.5) </w:t>
            </w:r>
          </w:p>
        </w:tc>
        <w:tc>
          <w:tcPr>
            <w:tcW w:w="795" w:type="dxa"/>
            <w:tcBorders>
              <w:top w:val="nil"/>
              <w:left w:val="nil"/>
              <w:bottom w:val="nil"/>
              <w:right w:val="nil"/>
            </w:tcBorders>
          </w:tcPr>
          <w:p ns2:paraId="0628575D" ns2:textId="77777777" w:rsidR="005D18DF" w:rsidRDefault="005D18DF" w:rsidP="00FC5C60">
            <w:pPr>
              <w:tabs>
                <w:tab w:val="decimal" w:pos="364"/>
                <w:tab w:val="left" w:pos="444"/>
              </w:tabs>
              <w:spacing w:before="15" w:after="15"/>
              <w:rPr>
                <w:sz w:val="18"/>
                <w:szCs w:val="18"/>
              </w:rPr>
            </w:pPr>
            <w:r>
              <w:rPr>
                <w:sz w:val="18"/>
                <w:szCs w:val="18"/>
              </w:rPr>
              <w:tab/>
              <w:t xml:space="preserve">14 </w:t>
            </w:r>
          </w:p>
        </w:tc>
        <w:tc>
          <w:tcPr>
            <w:tcW w:w="795" w:type="dxa"/>
            <w:tcBorders>
              <w:top w:val="nil"/>
              <w:left w:val="nil"/>
              <w:bottom w:val="nil"/>
              <w:right w:val="single" w:sz="2" w:space="0" w:color="auto"/>
            </w:tcBorders>
          </w:tcPr>
          <w:p ns2:paraId="54AC3292" ns2:textId="77777777" w:rsidR="005D18DF" w:rsidRDefault="005D18DF" w:rsidP="00FC5C60">
            <w:pPr>
              <w:tabs>
                <w:tab w:val="decimal" w:pos="239"/>
                <w:tab w:val="left" w:pos="319"/>
              </w:tabs>
              <w:spacing w:before="15" w:after="15"/>
              <w:rPr>
                <w:sz w:val="18"/>
                <w:szCs w:val="18"/>
              </w:rPr>
            </w:pPr>
            <w:r>
              <w:rPr>
                <w:sz w:val="18"/>
                <w:szCs w:val="18"/>
              </w:rPr>
              <w:tab/>
              <w:t xml:space="preserve">(3.1) </w:t>
            </w:r>
          </w:p>
        </w:tc>
        <w:tc>
          <w:tcPr>
            <w:tcW w:w="795" w:type="dxa"/>
            <w:tcBorders>
              <w:top w:val="nil"/>
              <w:left w:val="nil"/>
              <w:bottom w:val="nil"/>
              <w:right w:val="nil"/>
            </w:tcBorders>
          </w:tcPr>
          <w:p ns2:paraId="6D1CF62F" ns2: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5" w:type="dxa"/>
            <w:tcBorders>
              <w:top w:val="nil"/>
              <w:left w:val="nil"/>
              <w:bottom w:val="nil"/>
              <w:right w:val="single" w:sz="2" w:space="0" w:color="auto"/>
            </w:tcBorders>
          </w:tcPr>
          <w:p ns2:paraId="0B1D5F8A" ns2: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nil"/>
              <w:right w:val="nil"/>
            </w:tcBorders>
          </w:tcPr>
          <w:p ns2:paraId="00E6EB5B" ns2: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5" w:type="dxa"/>
            <w:tcBorders>
              <w:top w:val="nil"/>
              <w:left w:val="nil"/>
              <w:bottom w:val="nil"/>
              <w:right w:val="single" w:sz="2" w:space="0" w:color="auto"/>
            </w:tcBorders>
          </w:tcPr>
          <w:p ns2:paraId="35DFBAB5" ns2: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nil"/>
              <w:right w:val="nil"/>
            </w:tcBorders>
          </w:tcPr>
          <w:p ns2:paraId="630A7184" ns2:textId="77777777" w:rsidR="005D18DF" w:rsidRDefault="005D18DF" w:rsidP="00FC5C60">
            <w:pPr>
              <w:tabs>
                <w:tab w:val="decimal" w:pos="364"/>
                <w:tab w:val="left" w:pos="444"/>
              </w:tabs>
              <w:spacing w:before="15" w:after="15"/>
              <w:rPr>
                <w:sz w:val="18"/>
                <w:szCs w:val="18"/>
              </w:rPr>
            </w:pPr>
            <w:r>
              <w:rPr>
                <w:sz w:val="18"/>
                <w:szCs w:val="18"/>
              </w:rPr>
              <w:tab/>
              <w:t xml:space="preserve">21 </w:t>
            </w:r>
          </w:p>
        </w:tc>
        <w:tc>
          <w:tcPr>
            <w:tcW w:w="796" w:type="dxa"/>
            <w:tcBorders>
              <w:top w:val="nil"/>
              <w:left w:val="nil"/>
              <w:bottom w:val="nil"/>
            </w:tcBorders>
          </w:tcPr>
          <w:p ns2:paraId="22B1D05D" ns2:textId="77777777" w:rsidR="005D18DF" w:rsidRDefault="005D18DF" w:rsidP="00FC5C60">
            <w:pPr>
              <w:tabs>
                <w:tab w:val="decimal" w:pos="239"/>
                <w:tab w:val="left" w:pos="319"/>
              </w:tabs>
              <w:spacing w:before="15" w:after="15"/>
              <w:rPr>
                <w:sz w:val="18"/>
                <w:szCs w:val="18"/>
              </w:rPr>
            </w:pPr>
            <w:r>
              <w:rPr>
                <w:sz w:val="18"/>
                <w:szCs w:val="18"/>
              </w:rPr>
              <w:tab/>
              <w:t xml:space="preserve">(2.8) </w:t>
            </w:r>
          </w:p>
        </w:tc>
      </w:tr>
      <w:tr w:rsidR="005D18DF" ns2:paraId="654CF561" ns2:textId="77777777" w:rsidTr="00FC5C60">
        <w:tblPrEx>
          <w:tblBorders>
            <w:top w:val="single" w:sz="6" w:space="0" w:color="auto"/>
            <w:bottom w:val="single" w:sz="6" w:space="0" w:color="auto"/>
          </w:tblBorders>
        </w:tblPrEx>
        <w:trPr>
          <w:jc w:val="center"/>
        </w:trPr>
        <w:tc>
          <w:tcPr>
            <w:tcW w:w="3418" w:type="dxa"/>
            <w:tcBorders>
              <w:top w:val="nil"/>
              <w:bottom w:val="nil"/>
              <w:right w:val="single" w:sz="2" w:space="0" w:color="auto"/>
            </w:tcBorders>
          </w:tcPr>
          <w:p ns2:paraId="1D10F848" ns2:textId="77777777" w:rsidR="005D18DF" w:rsidRDefault="005D18DF" w:rsidP="00FC5C60">
            <w:pPr>
              <w:spacing w:before="15" w:after="15"/>
              <w:ind w:left="160" w:right="1" w:hanging="160"/>
              <w:rPr>
                <w:sz w:val="18"/>
                <w:szCs w:val="18"/>
              </w:rPr>
            </w:pPr>
            <w:r>
              <w:rPr>
                <w:sz w:val="18"/>
                <w:szCs w:val="18"/>
              </w:rPr>
              <w:t xml:space="preserve">    Lost To Follow-Up </w:t>
            </w:r>
          </w:p>
        </w:tc>
        <w:tc>
          <w:tcPr>
            <w:tcW w:w="795" w:type="dxa"/>
            <w:tcBorders>
              <w:top w:val="nil"/>
              <w:left w:val="nil"/>
              <w:bottom w:val="nil"/>
              <w:right w:val="nil"/>
            </w:tcBorders>
          </w:tcPr>
          <w:p ns2:paraId="2F119868" ns2: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6" w:type="dxa"/>
            <w:tcBorders>
              <w:top w:val="nil"/>
              <w:left w:val="nil"/>
              <w:bottom w:val="nil"/>
              <w:right w:val="single" w:sz="2" w:space="0" w:color="auto"/>
            </w:tcBorders>
          </w:tcPr>
          <w:p ns2:paraId="511094BD" ns2: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nil"/>
              <w:right w:val="nil"/>
            </w:tcBorders>
          </w:tcPr>
          <w:p ns2:paraId="0426F107" ns2:textId="77777777" w:rsidR="005D18DF" w:rsidRDefault="005D18DF" w:rsidP="00FC5C60">
            <w:pPr>
              <w:tabs>
                <w:tab w:val="decimal" w:pos="364"/>
                <w:tab w:val="left" w:pos="444"/>
              </w:tabs>
              <w:spacing w:before="15" w:after="15"/>
              <w:rPr>
                <w:sz w:val="18"/>
                <w:szCs w:val="18"/>
              </w:rPr>
            </w:pPr>
            <w:r>
              <w:rPr>
                <w:sz w:val="18"/>
                <w:szCs w:val="18"/>
              </w:rPr>
              <w:tab/>
              <w:t xml:space="preserve">1 </w:t>
            </w:r>
          </w:p>
        </w:tc>
        <w:tc>
          <w:tcPr>
            <w:tcW w:w="795" w:type="dxa"/>
            <w:tcBorders>
              <w:top w:val="nil"/>
              <w:left w:val="nil"/>
              <w:bottom w:val="nil"/>
              <w:right w:val="single" w:sz="2" w:space="0" w:color="auto"/>
            </w:tcBorders>
          </w:tcPr>
          <w:p ns2:paraId="64F94F44" ns2:textId="77777777" w:rsidR="005D18DF" w:rsidRDefault="005D18DF" w:rsidP="00FC5C60">
            <w:pPr>
              <w:tabs>
                <w:tab w:val="decimal" w:pos="239"/>
                <w:tab w:val="left" w:pos="319"/>
              </w:tabs>
              <w:spacing w:before="15" w:after="15"/>
              <w:rPr>
                <w:sz w:val="18"/>
                <w:szCs w:val="18"/>
              </w:rPr>
            </w:pPr>
            <w:r>
              <w:rPr>
                <w:sz w:val="18"/>
                <w:szCs w:val="18"/>
              </w:rPr>
              <w:tab/>
              <w:t xml:space="preserve">(0.4) </w:t>
            </w:r>
          </w:p>
        </w:tc>
        <w:tc>
          <w:tcPr>
            <w:tcW w:w="795" w:type="dxa"/>
            <w:tcBorders>
              <w:top w:val="nil"/>
              <w:left w:val="nil"/>
              <w:bottom w:val="nil"/>
              <w:right w:val="nil"/>
            </w:tcBorders>
          </w:tcPr>
          <w:p ns2:paraId="4B62C69C" ns2: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5" w:type="dxa"/>
            <w:tcBorders>
              <w:top w:val="nil"/>
              <w:left w:val="nil"/>
              <w:bottom w:val="nil"/>
              <w:right w:val="single" w:sz="2" w:space="0" w:color="auto"/>
            </w:tcBorders>
          </w:tcPr>
          <w:p ns2:paraId="276A1F85" ns2: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nil"/>
              <w:right w:val="nil"/>
            </w:tcBorders>
          </w:tcPr>
          <w:p ns2:paraId="2D480AC8" ns2: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5" w:type="dxa"/>
            <w:tcBorders>
              <w:top w:val="nil"/>
              <w:left w:val="nil"/>
              <w:bottom w:val="nil"/>
              <w:right w:val="single" w:sz="2" w:space="0" w:color="auto"/>
            </w:tcBorders>
          </w:tcPr>
          <w:p ns2:paraId="3FD26FDA" ns2: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nil"/>
              <w:right w:val="nil"/>
            </w:tcBorders>
          </w:tcPr>
          <w:p ns2:paraId="0719C5D5" ns2: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5" w:type="dxa"/>
            <w:tcBorders>
              <w:top w:val="nil"/>
              <w:left w:val="nil"/>
              <w:bottom w:val="nil"/>
              <w:right w:val="single" w:sz="2" w:space="0" w:color="auto"/>
            </w:tcBorders>
          </w:tcPr>
          <w:p ns2:paraId="02C7225F" ns2: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nil"/>
              <w:right w:val="nil"/>
            </w:tcBorders>
          </w:tcPr>
          <w:p ns2:paraId="2C7E4D83" ns2:textId="77777777" w:rsidR="005D18DF" w:rsidRDefault="005D18DF" w:rsidP="00FC5C60">
            <w:pPr>
              <w:tabs>
                <w:tab w:val="decimal" w:pos="364"/>
                <w:tab w:val="left" w:pos="444"/>
              </w:tabs>
              <w:spacing w:before="15" w:after="15"/>
              <w:rPr>
                <w:sz w:val="18"/>
                <w:szCs w:val="18"/>
              </w:rPr>
            </w:pPr>
            <w:r>
              <w:rPr>
                <w:sz w:val="18"/>
                <w:szCs w:val="18"/>
              </w:rPr>
              <w:tab/>
              <w:t xml:space="preserve">1 </w:t>
            </w:r>
          </w:p>
        </w:tc>
        <w:tc>
          <w:tcPr>
            <w:tcW w:w="796" w:type="dxa"/>
            <w:tcBorders>
              <w:top w:val="nil"/>
              <w:left w:val="nil"/>
              <w:bottom w:val="nil"/>
            </w:tcBorders>
          </w:tcPr>
          <w:p ns2:paraId="04705A83" ns2:textId="77777777" w:rsidR="005D18DF" w:rsidRDefault="005D18DF" w:rsidP="00FC5C60">
            <w:pPr>
              <w:tabs>
                <w:tab w:val="decimal" w:pos="239"/>
                <w:tab w:val="left" w:pos="319"/>
              </w:tabs>
              <w:spacing w:before="15" w:after="15"/>
              <w:rPr>
                <w:sz w:val="18"/>
                <w:szCs w:val="18"/>
              </w:rPr>
            </w:pPr>
            <w:r>
              <w:rPr>
                <w:sz w:val="18"/>
                <w:szCs w:val="18"/>
              </w:rPr>
              <w:tab/>
              <w:t xml:space="preserve">(0.1) </w:t>
            </w:r>
          </w:p>
        </w:tc>
      </w:tr>
      <w:tr w:rsidR="005D18DF" ns2:paraId="532E86D3" ns2:textId="77777777" w:rsidTr="00FC5C60">
        <w:tblPrEx>
          <w:tblBorders>
            <w:top w:val="single" w:sz="6" w:space="0" w:color="auto"/>
            <w:bottom w:val="single" w:sz="6" w:space="0" w:color="auto"/>
          </w:tblBorders>
        </w:tblPrEx>
        <w:trPr>
          <w:jc w:val="center"/>
        </w:trPr>
        <w:tc>
          <w:tcPr>
            <w:tcW w:w="3418" w:type="dxa"/>
            <w:tcBorders>
              <w:top w:val="nil"/>
              <w:bottom w:val="nil"/>
              <w:right w:val="single" w:sz="2" w:space="0" w:color="auto"/>
            </w:tcBorders>
          </w:tcPr>
          <w:p ns2:paraId="546E875E" ns2:textId="77777777" w:rsidR="005D18DF" w:rsidRDefault="005D18DF" w:rsidP="00FC5C60">
            <w:pPr>
              <w:spacing w:before="15" w:after="15"/>
              <w:ind w:left="160" w:right="1" w:hanging="160"/>
              <w:rPr>
                <w:sz w:val="18"/>
                <w:szCs w:val="18"/>
              </w:rPr>
            </w:pPr>
            <w:r>
              <w:rPr>
                <w:sz w:val="18"/>
                <w:szCs w:val="18"/>
              </w:rPr>
              <w:t xml:space="preserve">    Physician Decision </w:t>
            </w:r>
          </w:p>
        </w:tc>
        <w:tc>
          <w:tcPr>
            <w:tcW w:w="795" w:type="dxa"/>
            <w:tcBorders>
              <w:top w:val="nil"/>
              <w:left w:val="nil"/>
              <w:bottom w:val="nil"/>
              <w:right w:val="nil"/>
            </w:tcBorders>
          </w:tcPr>
          <w:p ns2:paraId="2F4C0807" ns2:textId="77777777" w:rsidR="005D18DF" w:rsidRDefault="005D18DF" w:rsidP="00FC5C60">
            <w:pPr>
              <w:tabs>
                <w:tab w:val="decimal" w:pos="364"/>
                <w:tab w:val="left" w:pos="444"/>
              </w:tabs>
              <w:spacing w:before="15" w:after="15"/>
              <w:rPr>
                <w:sz w:val="18"/>
                <w:szCs w:val="18"/>
              </w:rPr>
            </w:pPr>
            <w:r>
              <w:rPr>
                <w:sz w:val="18"/>
                <w:szCs w:val="18"/>
              </w:rPr>
              <w:tab/>
              <w:t xml:space="preserve">1 </w:t>
            </w:r>
          </w:p>
        </w:tc>
        <w:tc>
          <w:tcPr>
            <w:tcW w:w="796" w:type="dxa"/>
            <w:tcBorders>
              <w:top w:val="nil"/>
              <w:left w:val="nil"/>
              <w:bottom w:val="nil"/>
              <w:right w:val="single" w:sz="2" w:space="0" w:color="auto"/>
            </w:tcBorders>
          </w:tcPr>
          <w:p ns2:paraId="12DCB715" ns2:textId="77777777" w:rsidR="005D18DF" w:rsidRDefault="005D18DF" w:rsidP="00FC5C60">
            <w:pPr>
              <w:tabs>
                <w:tab w:val="decimal" w:pos="239"/>
                <w:tab w:val="left" w:pos="319"/>
              </w:tabs>
              <w:spacing w:before="15" w:after="15"/>
              <w:rPr>
                <w:sz w:val="18"/>
                <w:szCs w:val="18"/>
              </w:rPr>
            </w:pPr>
            <w:r>
              <w:rPr>
                <w:sz w:val="18"/>
                <w:szCs w:val="18"/>
              </w:rPr>
              <w:tab/>
              <w:t xml:space="preserve">(25.0) </w:t>
            </w:r>
          </w:p>
        </w:tc>
        <w:tc>
          <w:tcPr>
            <w:tcW w:w="795" w:type="dxa"/>
            <w:tcBorders>
              <w:top w:val="nil"/>
              <w:left w:val="nil"/>
              <w:bottom w:val="nil"/>
              <w:right w:val="nil"/>
            </w:tcBorders>
          </w:tcPr>
          <w:p ns2:paraId="38685F7F" ns2:textId="77777777" w:rsidR="005D18DF" w:rsidRDefault="005D18DF" w:rsidP="00FC5C60">
            <w:pPr>
              <w:tabs>
                <w:tab w:val="decimal" w:pos="364"/>
                <w:tab w:val="left" w:pos="444"/>
              </w:tabs>
              <w:spacing w:before="15" w:after="15"/>
              <w:rPr>
                <w:sz w:val="18"/>
                <w:szCs w:val="18"/>
              </w:rPr>
            </w:pPr>
            <w:r>
              <w:rPr>
                <w:sz w:val="18"/>
                <w:szCs w:val="18"/>
              </w:rPr>
              <w:tab/>
              <w:t xml:space="preserve">3 </w:t>
            </w:r>
          </w:p>
        </w:tc>
        <w:tc>
          <w:tcPr>
            <w:tcW w:w="795" w:type="dxa"/>
            <w:tcBorders>
              <w:top w:val="nil"/>
              <w:left w:val="nil"/>
              <w:bottom w:val="nil"/>
              <w:right w:val="single" w:sz="2" w:space="0" w:color="auto"/>
            </w:tcBorders>
          </w:tcPr>
          <w:p ns2:paraId="17244DD3" ns2:textId="77777777" w:rsidR="005D18DF" w:rsidRDefault="005D18DF" w:rsidP="00FC5C60">
            <w:pPr>
              <w:tabs>
                <w:tab w:val="decimal" w:pos="239"/>
                <w:tab w:val="left" w:pos="319"/>
              </w:tabs>
              <w:spacing w:before="15" w:after="15"/>
              <w:rPr>
                <w:sz w:val="18"/>
                <w:szCs w:val="18"/>
              </w:rPr>
            </w:pPr>
            <w:r>
              <w:rPr>
                <w:sz w:val="18"/>
                <w:szCs w:val="18"/>
              </w:rPr>
              <w:tab/>
              <w:t xml:space="preserve">(1.1) </w:t>
            </w:r>
          </w:p>
        </w:tc>
        <w:tc>
          <w:tcPr>
            <w:tcW w:w="795" w:type="dxa"/>
            <w:tcBorders>
              <w:top w:val="nil"/>
              <w:left w:val="nil"/>
              <w:bottom w:val="nil"/>
              <w:right w:val="nil"/>
            </w:tcBorders>
          </w:tcPr>
          <w:p ns2:paraId="66CA6474" ns2:textId="77777777" w:rsidR="005D18DF" w:rsidRDefault="005D18DF" w:rsidP="00FC5C60">
            <w:pPr>
              <w:tabs>
                <w:tab w:val="decimal" w:pos="364"/>
                <w:tab w:val="left" w:pos="444"/>
              </w:tabs>
              <w:spacing w:before="15" w:after="15"/>
              <w:rPr>
                <w:sz w:val="18"/>
                <w:szCs w:val="18"/>
              </w:rPr>
            </w:pPr>
            <w:r>
              <w:rPr>
                <w:sz w:val="18"/>
                <w:szCs w:val="18"/>
              </w:rPr>
              <w:tab/>
              <w:t xml:space="preserve">16 </w:t>
            </w:r>
          </w:p>
        </w:tc>
        <w:tc>
          <w:tcPr>
            <w:tcW w:w="795" w:type="dxa"/>
            <w:tcBorders>
              <w:top w:val="nil"/>
              <w:left w:val="nil"/>
              <w:bottom w:val="nil"/>
              <w:right w:val="single" w:sz="2" w:space="0" w:color="auto"/>
            </w:tcBorders>
          </w:tcPr>
          <w:p ns2:paraId="7D7C96F2" ns2:textId="77777777" w:rsidR="005D18DF" w:rsidRDefault="005D18DF" w:rsidP="00FC5C60">
            <w:pPr>
              <w:tabs>
                <w:tab w:val="decimal" w:pos="239"/>
                <w:tab w:val="left" w:pos="319"/>
              </w:tabs>
              <w:spacing w:before="15" w:after="15"/>
              <w:rPr>
                <w:sz w:val="18"/>
                <w:szCs w:val="18"/>
              </w:rPr>
            </w:pPr>
            <w:r>
              <w:rPr>
                <w:sz w:val="18"/>
                <w:szCs w:val="18"/>
              </w:rPr>
              <w:tab/>
              <w:t xml:space="preserve">(3.6) </w:t>
            </w:r>
          </w:p>
        </w:tc>
        <w:tc>
          <w:tcPr>
            <w:tcW w:w="795" w:type="dxa"/>
            <w:tcBorders>
              <w:top w:val="nil"/>
              <w:left w:val="nil"/>
              <w:bottom w:val="nil"/>
              <w:right w:val="nil"/>
            </w:tcBorders>
          </w:tcPr>
          <w:p ns2:paraId="2FB7B5D4" ns2: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5" w:type="dxa"/>
            <w:tcBorders>
              <w:top w:val="nil"/>
              <w:left w:val="nil"/>
              <w:bottom w:val="nil"/>
              <w:right w:val="single" w:sz="2" w:space="0" w:color="auto"/>
            </w:tcBorders>
          </w:tcPr>
          <w:p ns2:paraId="35C75FDB" ns2: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nil"/>
              <w:right w:val="nil"/>
            </w:tcBorders>
          </w:tcPr>
          <w:p ns2:paraId="3CB5263B" ns2: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5" w:type="dxa"/>
            <w:tcBorders>
              <w:top w:val="nil"/>
              <w:left w:val="nil"/>
              <w:bottom w:val="nil"/>
              <w:right w:val="single" w:sz="2" w:space="0" w:color="auto"/>
            </w:tcBorders>
          </w:tcPr>
          <w:p ns2:paraId="0C887ED4" ns2: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nil"/>
              <w:right w:val="nil"/>
            </w:tcBorders>
          </w:tcPr>
          <w:p ns2:paraId="6B7632E0" ns2:textId="77777777" w:rsidR="005D18DF" w:rsidRDefault="005D18DF" w:rsidP="00FC5C60">
            <w:pPr>
              <w:tabs>
                <w:tab w:val="decimal" w:pos="364"/>
                <w:tab w:val="left" w:pos="444"/>
              </w:tabs>
              <w:spacing w:before="15" w:after="15"/>
              <w:rPr>
                <w:sz w:val="18"/>
                <w:szCs w:val="18"/>
              </w:rPr>
            </w:pPr>
            <w:r>
              <w:rPr>
                <w:sz w:val="18"/>
                <w:szCs w:val="18"/>
              </w:rPr>
              <w:tab/>
              <w:t xml:space="preserve">20 </w:t>
            </w:r>
          </w:p>
        </w:tc>
        <w:tc>
          <w:tcPr>
            <w:tcW w:w="796" w:type="dxa"/>
            <w:tcBorders>
              <w:top w:val="nil"/>
              <w:left w:val="nil"/>
              <w:bottom w:val="nil"/>
            </w:tcBorders>
          </w:tcPr>
          <w:p ns2:paraId="308AAD7E" ns2:textId="77777777" w:rsidR="005D18DF" w:rsidRDefault="005D18DF" w:rsidP="00FC5C60">
            <w:pPr>
              <w:tabs>
                <w:tab w:val="decimal" w:pos="239"/>
                <w:tab w:val="left" w:pos="319"/>
              </w:tabs>
              <w:spacing w:before="15" w:after="15"/>
              <w:rPr>
                <w:sz w:val="18"/>
                <w:szCs w:val="18"/>
              </w:rPr>
            </w:pPr>
            <w:r>
              <w:rPr>
                <w:sz w:val="18"/>
                <w:szCs w:val="18"/>
              </w:rPr>
              <w:tab/>
              <w:t xml:space="preserve">(2.7) </w:t>
            </w:r>
          </w:p>
        </w:tc>
      </w:tr>
      <w:tr w:rsidR="005D18DF" ns2:paraId="11FB9EAE" ns2:textId="77777777" w:rsidTr="00FC5C60">
        <w:tblPrEx>
          <w:tblBorders>
            <w:top w:val="single" w:sz="6" w:space="0" w:color="auto"/>
            <w:bottom w:val="single" w:sz="6" w:space="0" w:color="auto"/>
          </w:tblBorders>
        </w:tblPrEx>
        <w:trPr>
          <w:jc w:val="center"/>
        </w:trPr>
        <w:tc>
          <w:tcPr>
            <w:tcW w:w="3418" w:type="dxa"/>
            <w:tcBorders>
              <w:top w:val="nil"/>
              <w:bottom w:val="nil"/>
              <w:right w:val="single" w:sz="2" w:space="0" w:color="auto"/>
            </w:tcBorders>
          </w:tcPr>
          <w:p ns2:paraId="3AF73481" ns2:textId="77777777" w:rsidR="005D18DF" w:rsidRDefault="005D18DF" w:rsidP="00FC5C60">
            <w:pPr>
              <w:spacing w:before="15" w:after="15"/>
              <w:ind w:left="160" w:right="1" w:hanging="160"/>
              <w:rPr>
                <w:sz w:val="18"/>
                <w:szCs w:val="18"/>
              </w:rPr>
            </w:pPr>
            <w:r>
              <w:rPr>
                <w:sz w:val="18"/>
                <w:szCs w:val="18"/>
              </w:rPr>
              <w:t xml:space="preserve">    Progressive Disease </w:t>
            </w:r>
          </w:p>
        </w:tc>
        <w:tc>
          <w:tcPr>
            <w:tcW w:w="795" w:type="dxa"/>
            <w:tcBorders>
              <w:top w:val="nil"/>
              <w:left w:val="nil"/>
              <w:bottom w:val="nil"/>
              <w:right w:val="nil"/>
            </w:tcBorders>
          </w:tcPr>
          <w:p ns2:paraId="38A60943" ns2:textId="77777777" w:rsidR="005D18DF" w:rsidRDefault="005D18DF" w:rsidP="00FC5C60">
            <w:pPr>
              <w:tabs>
                <w:tab w:val="decimal" w:pos="364"/>
                <w:tab w:val="left" w:pos="444"/>
              </w:tabs>
              <w:spacing w:before="15" w:after="15"/>
              <w:rPr>
                <w:sz w:val="18"/>
                <w:szCs w:val="18"/>
              </w:rPr>
            </w:pPr>
            <w:r>
              <w:rPr>
                <w:sz w:val="18"/>
                <w:szCs w:val="18"/>
              </w:rPr>
              <w:tab/>
              <w:t xml:space="preserve">2 </w:t>
            </w:r>
          </w:p>
        </w:tc>
        <w:tc>
          <w:tcPr>
            <w:tcW w:w="796" w:type="dxa"/>
            <w:tcBorders>
              <w:top w:val="nil"/>
              <w:left w:val="nil"/>
              <w:bottom w:val="nil"/>
              <w:right w:val="single" w:sz="2" w:space="0" w:color="auto"/>
            </w:tcBorders>
          </w:tcPr>
          <w:p ns2:paraId="54BE255B" ns2:textId="77777777" w:rsidR="005D18DF" w:rsidRDefault="005D18DF" w:rsidP="00FC5C60">
            <w:pPr>
              <w:tabs>
                <w:tab w:val="decimal" w:pos="239"/>
                <w:tab w:val="left" w:pos="319"/>
              </w:tabs>
              <w:spacing w:before="15" w:after="15"/>
              <w:rPr>
                <w:sz w:val="18"/>
                <w:szCs w:val="18"/>
              </w:rPr>
            </w:pPr>
            <w:r>
              <w:rPr>
                <w:sz w:val="18"/>
                <w:szCs w:val="18"/>
              </w:rPr>
              <w:tab/>
              <w:t xml:space="preserve">(50.0) </w:t>
            </w:r>
          </w:p>
        </w:tc>
        <w:tc>
          <w:tcPr>
            <w:tcW w:w="795" w:type="dxa"/>
            <w:tcBorders>
              <w:top w:val="nil"/>
              <w:left w:val="nil"/>
              <w:bottom w:val="nil"/>
              <w:right w:val="nil"/>
            </w:tcBorders>
          </w:tcPr>
          <w:p ns2:paraId="1DAC01FB" ns2:textId="77777777" w:rsidR="005D18DF" w:rsidRDefault="005D18DF" w:rsidP="00FC5C60">
            <w:pPr>
              <w:tabs>
                <w:tab w:val="decimal" w:pos="364"/>
                <w:tab w:val="left" w:pos="444"/>
              </w:tabs>
              <w:spacing w:before="15" w:after="15"/>
              <w:rPr>
                <w:sz w:val="18"/>
                <w:szCs w:val="18"/>
              </w:rPr>
            </w:pPr>
            <w:r>
              <w:rPr>
                <w:sz w:val="18"/>
                <w:szCs w:val="18"/>
              </w:rPr>
              <w:tab/>
              <w:t xml:space="preserve">87 </w:t>
            </w:r>
          </w:p>
        </w:tc>
        <w:tc>
          <w:tcPr>
            <w:tcW w:w="795" w:type="dxa"/>
            <w:tcBorders>
              <w:top w:val="nil"/>
              <w:left w:val="nil"/>
              <w:bottom w:val="nil"/>
              <w:right w:val="single" w:sz="2" w:space="0" w:color="auto"/>
            </w:tcBorders>
          </w:tcPr>
          <w:p ns2:paraId="6AD4BF91" ns2:textId="77777777" w:rsidR="005D18DF" w:rsidRDefault="005D18DF" w:rsidP="00FC5C60">
            <w:pPr>
              <w:tabs>
                <w:tab w:val="decimal" w:pos="239"/>
                <w:tab w:val="left" w:pos="319"/>
              </w:tabs>
              <w:spacing w:before="15" w:after="15"/>
              <w:rPr>
                <w:sz w:val="18"/>
                <w:szCs w:val="18"/>
              </w:rPr>
            </w:pPr>
            <w:r>
              <w:rPr>
                <w:sz w:val="18"/>
                <w:szCs w:val="18"/>
              </w:rPr>
              <w:tab/>
              <w:t xml:space="preserve">(31.0) </w:t>
            </w:r>
          </w:p>
        </w:tc>
        <w:tc>
          <w:tcPr>
            <w:tcW w:w="795" w:type="dxa"/>
            <w:tcBorders>
              <w:top w:val="nil"/>
              <w:left w:val="nil"/>
              <w:bottom w:val="nil"/>
              <w:right w:val="nil"/>
            </w:tcBorders>
          </w:tcPr>
          <w:p ns2:paraId="7EC5FF27" ns2:textId="77777777" w:rsidR="005D18DF" w:rsidRDefault="005D18DF" w:rsidP="00FC5C60">
            <w:pPr>
              <w:tabs>
                <w:tab w:val="decimal" w:pos="364"/>
                <w:tab w:val="left" w:pos="444"/>
              </w:tabs>
              <w:spacing w:before="15" w:after="15"/>
              <w:rPr>
                <w:sz w:val="18"/>
                <w:szCs w:val="18"/>
              </w:rPr>
            </w:pPr>
            <w:r>
              <w:rPr>
                <w:sz w:val="18"/>
                <w:szCs w:val="18"/>
              </w:rPr>
              <w:tab/>
              <w:t xml:space="preserve">263 </w:t>
            </w:r>
          </w:p>
        </w:tc>
        <w:tc>
          <w:tcPr>
            <w:tcW w:w="795" w:type="dxa"/>
            <w:tcBorders>
              <w:top w:val="nil"/>
              <w:left w:val="nil"/>
              <w:bottom w:val="nil"/>
              <w:right w:val="single" w:sz="2" w:space="0" w:color="auto"/>
            </w:tcBorders>
          </w:tcPr>
          <w:p ns2:paraId="0CDA8783" ns2:textId="77777777" w:rsidR="005D18DF" w:rsidRDefault="005D18DF" w:rsidP="00FC5C60">
            <w:pPr>
              <w:tabs>
                <w:tab w:val="decimal" w:pos="239"/>
                <w:tab w:val="left" w:pos="319"/>
              </w:tabs>
              <w:spacing w:before="15" w:after="15"/>
              <w:rPr>
                <w:sz w:val="18"/>
                <w:szCs w:val="18"/>
              </w:rPr>
            </w:pPr>
            <w:r>
              <w:rPr>
                <w:sz w:val="18"/>
                <w:szCs w:val="18"/>
              </w:rPr>
              <w:tab/>
              <w:t xml:space="preserve">(58.6) </w:t>
            </w:r>
          </w:p>
        </w:tc>
        <w:tc>
          <w:tcPr>
            <w:tcW w:w="795" w:type="dxa"/>
            <w:tcBorders>
              <w:top w:val="nil"/>
              <w:left w:val="nil"/>
              <w:bottom w:val="nil"/>
              <w:right w:val="nil"/>
            </w:tcBorders>
          </w:tcPr>
          <w:p ns2:paraId="368D684F" ns2:textId="77777777" w:rsidR="005D18DF" w:rsidRDefault="005D18DF" w:rsidP="00FC5C60">
            <w:pPr>
              <w:tabs>
                <w:tab w:val="decimal" w:pos="364"/>
                <w:tab w:val="left" w:pos="444"/>
              </w:tabs>
              <w:spacing w:before="15" w:after="15"/>
              <w:rPr>
                <w:sz w:val="18"/>
                <w:szCs w:val="18"/>
              </w:rPr>
            </w:pPr>
            <w:r>
              <w:rPr>
                <w:sz w:val="18"/>
                <w:szCs w:val="18"/>
              </w:rPr>
              <w:tab/>
              <w:t xml:space="preserve">4 </w:t>
            </w:r>
          </w:p>
        </w:tc>
        <w:tc>
          <w:tcPr>
            <w:tcW w:w="795" w:type="dxa"/>
            <w:tcBorders>
              <w:top w:val="nil"/>
              <w:left w:val="nil"/>
              <w:bottom w:val="nil"/>
              <w:right w:val="single" w:sz="2" w:space="0" w:color="auto"/>
            </w:tcBorders>
          </w:tcPr>
          <w:p ns2:paraId="69E76F9F" ns2:textId="77777777" w:rsidR="005D18DF" w:rsidRDefault="005D18DF" w:rsidP="00FC5C60">
            <w:pPr>
              <w:tabs>
                <w:tab w:val="decimal" w:pos="239"/>
                <w:tab w:val="left" w:pos="319"/>
              </w:tabs>
              <w:spacing w:before="15" w:after="15"/>
              <w:rPr>
                <w:sz w:val="18"/>
                <w:szCs w:val="18"/>
              </w:rPr>
            </w:pPr>
            <w:r>
              <w:rPr>
                <w:sz w:val="18"/>
                <w:szCs w:val="18"/>
              </w:rPr>
              <w:tab/>
              <w:t xml:space="preserve">(80.0) </w:t>
            </w:r>
          </w:p>
        </w:tc>
        <w:tc>
          <w:tcPr>
            <w:tcW w:w="795" w:type="dxa"/>
            <w:tcBorders>
              <w:top w:val="nil"/>
              <w:left w:val="nil"/>
              <w:bottom w:val="nil"/>
              <w:right w:val="nil"/>
            </w:tcBorders>
          </w:tcPr>
          <w:p ns2:paraId="6EB20731" ns2:textId="77777777" w:rsidR="005D18DF" w:rsidRDefault="005D18DF" w:rsidP="00FC5C60">
            <w:pPr>
              <w:tabs>
                <w:tab w:val="decimal" w:pos="364"/>
                <w:tab w:val="left" w:pos="444"/>
              </w:tabs>
              <w:spacing w:before="15" w:after="15"/>
              <w:rPr>
                <w:sz w:val="18"/>
                <w:szCs w:val="18"/>
              </w:rPr>
            </w:pPr>
            <w:r>
              <w:rPr>
                <w:sz w:val="18"/>
                <w:szCs w:val="18"/>
              </w:rPr>
              <w:tab/>
              <w:t xml:space="preserve">5 </w:t>
            </w:r>
          </w:p>
        </w:tc>
        <w:tc>
          <w:tcPr>
            <w:tcW w:w="795" w:type="dxa"/>
            <w:tcBorders>
              <w:top w:val="nil"/>
              <w:left w:val="nil"/>
              <w:bottom w:val="nil"/>
              <w:right w:val="single" w:sz="2" w:space="0" w:color="auto"/>
            </w:tcBorders>
          </w:tcPr>
          <w:p ns2:paraId="3ECADA3D" ns2:textId="77777777" w:rsidR="005D18DF" w:rsidRDefault="005D18DF" w:rsidP="00FC5C60">
            <w:pPr>
              <w:tabs>
                <w:tab w:val="decimal" w:pos="239"/>
                <w:tab w:val="left" w:pos="319"/>
              </w:tabs>
              <w:spacing w:before="15" w:after="15"/>
              <w:rPr>
                <w:sz w:val="18"/>
                <w:szCs w:val="18"/>
              </w:rPr>
            </w:pPr>
            <w:r>
              <w:rPr>
                <w:sz w:val="18"/>
                <w:szCs w:val="18"/>
              </w:rPr>
              <w:tab/>
              <w:t xml:space="preserve">(71.4) </w:t>
            </w:r>
          </w:p>
        </w:tc>
        <w:tc>
          <w:tcPr>
            <w:tcW w:w="795" w:type="dxa"/>
            <w:tcBorders>
              <w:top w:val="nil"/>
              <w:left w:val="nil"/>
              <w:bottom w:val="nil"/>
              <w:right w:val="nil"/>
            </w:tcBorders>
          </w:tcPr>
          <w:p ns2:paraId="07231E52" ns2:textId="77777777" w:rsidR="005D18DF" w:rsidRDefault="005D18DF" w:rsidP="00FC5C60">
            <w:pPr>
              <w:tabs>
                <w:tab w:val="decimal" w:pos="364"/>
                <w:tab w:val="left" w:pos="444"/>
              </w:tabs>
              <w:spacing w:before="15" w:after="15"/>
              <w:rPr>
                <w:sz w:val="18"/>
                <w:szCs w:val="18"/>
              </w:rPr>
            </w:pPr>
            <w:r>
              <w:rPr>
                <w:sz w:val="18"/>
                <w:szCs w:val="18"/>
              </w:rPr>
              <w:tab/>
              <w:t xml:space="preserve">361 </w:t>
            </w:r>
          </w:p>
        </w:tc>
        <w:tc>
          <w:tcPr>
            <w:tcW w:w="796" w:type="dxa"/>
            <w:tcBorders>
              <w:top w:val="nil"/>
              <w:left w:val="nil"/>
              <w:bottom w:val="nil"/>
            </w:tcBorders>
          </w:tcPr>
          <w:p ns2:paraId="694EE031" ns2:textId="77777777" w:rsidR="005D18DF" w:rsidRDefault="005D18DF" w:rsidP="00FC5C60">
            <w:pPr>
              <w:tabs>
                <w:tab w:val="decimal" w:pos="239"/>
                <w:tab w:val="left" w:pos="319"/>
              </w:tabs>
              <w:spacing w:before="15" w:after="15"/>
              <w:rPr>
                <w:sz w:val="18"/>
                <w:szCs w:val="18"/>
              </w:rPr>
            </w:pPr>
            <w:r>
              <w:rPr>
                <w:sz w:val="18"/>
                <w:szCs w:val="18"/>
              </w:rPr>
              <w:tab/>
              <w:t xml:space="preserve">(48.4) </w:t>
            </w:r>
          </w:p>
        </w:tc>
      </w:tr>
      <w:tr w:rsidR="005D18DF" ns2:paraId="4C8E0AAD" ns2:textId="77777777" w:rsidTr="00FC5C60">
        <w:tblPrEx>
          <w:tblBorders>
            <w:top w:val="single" w:sz="6" w:space="0" w:color="auto"/>
            <w:bottom w:val="single" w:sz="6" w:space="0" w:color="auto"/>
          </w:tblBorders>
        </w:tblPrEx>
        <w:trPr>
          <w:jc w:val="center"/>
        </w:trPr>
        <w:tc>
          <w:tcPr>
            <w:tcW w:w="3418" w:type="dxa"/>
            <w:tcBorders>
              <w:top w:val="nil"/>
              <w:bottom w:val="nil"/>
              <w:right w:val="single" w:sz="2" w:space="0" w:color="auto"/>
            </w:tcBorders>
          </w:tcPr>
          <w:p ns2:paraId="7D033BBE" ns2:textId="77777777" w:rsidR="005D18DF" w:rsidRDefault="005D18DF" w:rsidP="00FC5C60">
            <w:pPr>
              <w:spacing w:before="15" w:after="15"/>
              <w:ind w:left="160" w:right="1" w:hanging="160"/>
              <w:rPr>
                <w:sz w:val="18"/>
                <w:szCs w:val="18"/>
              </w:rPr>
            </w:pPr>
            <w:r>
              <w:rPr>
                <w:sz w:val="18"/>
                <w:szCs w:val="18"/>
              </w:rPr>
              <w:t xml:space="preserve">    Subject Noncompliance </w:t>
            </w:r>
          </w:p>
        </w:tc>
        <w:tc>
          <w:tcPr>
            <w:tcW w:w="795" w:type="dxa"/>
            <w:tcBorders>
              <w:top w:val="nil"/>
              <w:left w:val="nil"/>
              <w:bottom w:val="nil"/>
              <w:right w:val="nil"/>
            </w:tcBorders>
          </w:tcPr>
          <w:p ns2:paraId="0017F39E" ns2: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6" w:type="dxa"/>
            <w:tcBorders>
              <w:top w:val="nil"/>
              <w:left w:val="nil"/>
              <w:bottom w:val="nil"/>
              <w:right w:val="single" w:sz="2" w:space="0" w:color="auto"/>
            </w:tcBorders>
          </w:tcPr>
          <w:p ns2:paraId="31E9B729" ns2: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nil"/>
              <w:right w:val="nil"/>
            </w:tcBorders>
          </w:tcPr>
          <w:p ns2:paraId="6E2473AA" ns2: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5" w:type="dxa"/>
            <w:tcBorders>
              <w:top w:val="nil"/>
              <w:left w:val="nil"/>
              <w:bottom w:val="nil"/>
              <w:right w:val="single" w:sz="2" w:space="0" w:color="auto"/>
            </w:tcBorders>
          </w:tcPr>
          <w:p ns2:paraId="07762B16" ns2: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nil"/>
              <w:right w:val="nil"/>
            </w:tcBorders>
          </w:tcPr>
          <w:p ns2:paraId="5B5F94E0" ns2:textId="77777777" w:rsidR="005D18DF" w:rsidRDefault="005D18DF" w:rsidP="00FC5C60">
            <w:pPr>
              <w:tabs>
                <w:tab w:val="decimal" w:pos="364"/>
                <w:tab w:val="left" w:pos="444"/>
              </w:tabs>
              <w:spacing w:before="15" w:after="15"/>
              <w:rPr>
                <w:sz w:val="18"/>
                <w:szCs w:val="18"/>
              </w:rPr>
            </w:pPr>
            <w:r>
              <w:rPr>
                <w:sz w:val="18"/>
                <w:szCs w:val="18"/>
              </w:rPr>
              <w:tab/>
              <w:t xml:space="preserve">3 </w:t>
            </w:r>
          </w:p>
        </w:tc>
        <w:tc>
          <w:tcPr>
            <w:tcW w:w="795" w:type="dxa"/>
            <w:tcBorders>
              <w:top w:val="nil"/>
              <w:left w:val="nil"/>
              <w:bottom w:val="nil"/>
              <w:right w:val="single" w:sz="2" w:space="0" w:color="auto"/>
            </w:tcBorders>
          </w:tcPr>
          <w:p ns2:paraId="7CDF43D1" ns2:textId="77777777" w:rsidR="005D18DF" w:rsidRDefault="005D18DF" w:rsidP="00FC5C60">
            <w:pPr>
              <w:tabs>
                <w:tab w:val="decimal" w:pos="239"/>
                <w:tab w:val="left" w:pos="319"/>
              </w:tabs>
              <w:spacing w:before="15" w:after="15"/>
              <w:rPr>
                <w:sz w:val="18"/>
                <w:szCs w:val="18"/>
              </w:rPr>
            </w:pPr>
            <w:r>
              <w:rPr>
                <w:sz w:val="18"/>
                <w:szCs w:val="18"/>
              </w:rPr>
              <w:tab/>
              <w:t xml:space="preserve">(0.7) </w:t>
            </w:r>
          </w:p>
        </w:tc>
        <w:tc>
          <w:tcPr>
            <w:tcW w:w="795" w:type="dxa"/>
            <w:tcBorders>
              <w:top w:val="nil"/>
              <w:left w:val="nil"/>
              <w:bottom w:val="nil"/>
              <w:right w:val="nil"/>
            </w:tcBorders>
          </w:tcPr>
          <w:p ns2:paraId="1C399F17" ns2: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5" w:type="dxa"/>
            <w:tcBorders>
              <w:top w:val="nil"/>
              <w:left w:val="nil"/>
              <w:bottom w:val="nil"/>
              <w:right w:val="single" w:sz="2" w:space="0" w:color="auto"/>
            </w:tcBorders>
          </w:tcPr>
          <w:p ns2:paraId="6998FA10" ns2: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nil"/>
              <w:right w:val="nil"/>
            </w:tcBorders>
          </w:tcPr>
          <w:p ns2:paraId="2CBE274F" ns2: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5" w:type="dxa"/>
            <w:tcBorders>
              <w:top w:val="nil"/>
              <w:left w:val="nil"/>
              <w:bottom w:val="nil"/>
              <w:right w:val="single" w:sz="2" w:space="0" w:color="auto"/>
            </w:tcBorders>
          </w:tcPr>
          <w:p ns2:paraId="15F6BFF8" ns2: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nil"/>
              <w:right w:val="nil"/>
            </w:tcBorders>
          </w:tcPr>
          <w:p ns2:paraId="362F3E66" ns2:textId="77777777" w:rsidR="005D18DF" w:rsidRDefault="005D18DF" w:rsidP="00FC5C60">
            <w:pPr>
              <w:tabs>
                <w:tab w:val="decimal" w:pos="364"/>
                <w:tab w:val="left" w:pos="444"/>
              </w:tabs>
              <w:spacing w:before="15" w:after="15"/>
              <w:rPr>
                <w:sz w:val="18"/>
                <w:szCs w:val="18"/>
              </w:rPr>
            </w:pPr>
            <w:r>
              <w:rPr>
                <w:sz w:val="18"/>
                <w:szCs w:val="18"/>
              </w:rPr>
              <w:tab/>
              <w:t xml:space="preserve">3 </w:t>
            </w:r>
          </w:p>
        </w:tc>
        <w:tc>
          <w:tcPr>
            <w:tcW w:w="796" w:type="dxa"/>
            <w:tcBorders>
              <w:top w:val="nil"/>
              <w:left w:val="nil"/>
              <w:bottom w:val="nil"/>
            </w:tcBorders>
          </w:tcPr>
          <w:p ns2:paraId="4D799676" ns2:textId="77777777" w:rsidR="005D18DF" w:rsidRDefault="005D18DF" w:rsidP="00FC5C60">
            <w:pPr>
              <w:tabs>
                <w:tab w:val="decimal" w:pos="239"/>
                <w:tab w:val="left" w:pos="319"/>
              </w:tabs>
              <w:spacing w:before="15" w:after="15"/>
              <w:rPr>
                <w:sz w:val="18"/>
                <w:szCs w:val="18"/>
              </w:rPr>
            </w:pPr>
            <w:r>
              <w:rPr>
                <w:sz w:val="18"/>
                <w:szCs w:val="18"/>
              </w:rPr>
              <w:tab/>
              <w:t xml:space="preserve">(0.4) </w:t>
            </w:r>
          </w:p>
        </w:tc>
      </w:tr>
      <w:tr w:rsidR="005D18DF" ns2:paraId="07BE5C4A" ns2:textId="77777777" w:rsidTr="00FC5C60">
        <w:tblPrEx>
          <w:tblBorders>
            <w:top w:val="single" w:sz="6" w:space="0" w:color="auto"/>
            <w:bottom w:val="single" w:sz="6" w:space="0" w:color="auto"/>
          </w:tblBorders>
        </w:tblPrEx>
        <w:trPr>
          <w:jc w:val="center"/>
        </w:trPr>
        <w:tc>
          <w:tcPr>
            <w:tcW w:w="3418" w:type="dxa"/>
            <w:tcBorders>
              <w:top w:val="nil"/>
              <w:bottom w:val="nil"/>
              <w:right w:val="single" w:sz="2" w:space="0" w:color="auto"/>
            </w:tcBorders>
          </w:tcPr>
          <w:p ns2:paraId="003C7893" ns2:textId="77777777" w:rsidR="005D18DF" w:rsidRDefault="005D18DF" w:rsidP="00FC5C60">
            <w:pPr>
              <w:spacing w:before="15" w:after="15"/>
              <w:ind w:left="160" w:right="1" w:hanging="160"/>
              <w:rPr>
                <w:sz w:val="18"/>
                <w:szCs w:val="18"/>
              </w:rPr>
            </w:pPr>
            <w:r>
              <w:rPr>
                <w:sz w:val="18"/>
                <w:szCs w:val="18"/>
              </w:rPr>
              <w:t xml:space="preserve">    Symptomatic Deterioration </w:t>
            </w:r>
          </w:p>
        </w:tc>
        <w:tc>
          <w:tcPr>
            <w:tcW w:w="795" w:type="dxa"/>
            <w:tcBorders>
              <w:top w:val="nil"/>
              <w:left w:val="nil"/>
              <w:bottom w:val="nil"/>
              <w:right w:val="nil"/>
            </w:tcBorders>
          </w:tcPr>
          <w:p ns2:paraId="2AEA5E32" ns2: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6" w:type="dxa"/>
            <w:tcBorders>
              <w:top w:val="nil"/>
              <w:left w:val="nil"/>
              <w:bottom w:val="nil"/>
              <w:right w:val="single" w:sz="2" w:space="0" w:color="auto"/>
            </w:tcBorders>
          </w:tcPr>
          <w:p ns2:paraId="7C2C5FE1" ns2: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nil"/>
              <w:right w:val="nil"/>
            </w:tcBorders>
          </w:tcPr>
          <w:p ns2:paraId="4D674069" ns2:textId="77777777" w:rsidR="005D18DF" w:rsidRDefault="005D18DF" w:rsidP="00FC5C60">
            <w:pPr>
              <w:tabs>
                <w:tab w:val="decimal" w:pos="364"/>
                <w:tab w:val="left" w:pos="444"/>
              </w:tabs>
              <w:spacing w:before="15" w:after="15"/>
              <w:rPr>
                <w:sz w:val="18"/>
                <w:szCs w:val="18"/>
              </w:rPr>
            </w:pPr>
            <w:r>
              <w:rPr>
                <w:sz w:val="18"/>
                <w:szCs w:val="18"/>
              </w:rPr>
              <w:tab/>
              <w:t xml:space="preserve">4 </w:t>
            </w:r>
          </w:p>
        </w:tc>
        <w:tc>
          <w:tcPr>
            <w:tcW w:w="795" w:type="dxa"/>
            <w:tcBorders>
              <w:top w:val="nil"/>
              <w:left w:val="nil"/>
              <w:bottom w:val="nil"/>
              <w:right w:val="single" w:sz="2" w:space="0" w:color="auto"/>
            </w:tcBorders>
          </w:tcPr>
          <w:p ns2:paraId="0D1ED7C9" ns2:textId="77777777" w:rsidR="005D18DF" w:rsidRDefault="005D18DF" w:rsidP="00FC5C60">
            <w:pPr>
              <w:tabs>
                <w:tab w:val="decimal" w:pos="239"/>
                <w:tab w:val="left" w:pos="319"/>
              </w:tabs>
              <w:spacing w:before="15" w:after="15"/>
              <w:rPr>
                <w:sz w:val="18"/>
                <w:szCs w:val="18"/>
              </w:rPr>
            </w:pPr>
            <w:r>
              <w:rPr>
                <w:sz w:val="18"/>
                <w:szCs w:val="18"/>
              </w:rPr>
              <w:tab/>
              <w:t xml:space="preserve">(1.4) </w:t>
            </w:r>
          </w:p>
        </w:tc>
        <w:tc>
          <w:tcPr>
            <w:tcW w:w="795" w:type="dxa"/>
            <w:tcBorders>
              <w:top w:val="nil"/>
              <w:left w:val="nil"/>
              <w:bottom w:val="nil"/>
              <w:right w:val="nil"/>
            </w:tcBorders>
          </w:tcPr>
          <w:p ns2:paraId="7348F31D" ns2:textId="77777777" w:rsidR="005D18DF" w:rsidRDefault="005D18DF" w:rsidP="00FC5C60">
            <w:pPr>
              <w:tabs>
                <w:tab w:val="decimal" w:pos="364"/>
                <w:tab w:val="left" w:pos="444"/>
              </w:tabs>
              <w:spacing w:before="15" w:after="15"/>
              <w:rPr>
                <w:sz w:val="18"/>
                <w:szCs w:val="18"/>
              </w:rPr>
            </w:pPr>
            <w:r>
              <w:rPr>
                <w:sz w:val="18"/>
                <w:szCs w:val="18"/>
              </w:rPr>
              <w:tab/>
              <w:t xml:space="preserve">9 </w:t>
            </w:r>
          </w:p>
        </w:tc>
        <w:tc>
          <w:tcPr>
            <w:tcW w:w="795" w:type="dxa"/>
            <w:tcBorders>
              <w:top w:val="nil"/>
              <w:left w:val="nil"/>
              <w:bottom w:val="nil"/>
              <w:right w:val="single" w:sz="2" w:space="0" w:color="auto"/>
            </w:tcBorders>
          </w:tcPr>
          <w:p ns2:paraId="50A3891C" ns2:textId="77777777" w:rsidR="005D18DF" w:rsidRDefault="005D18DF" w:rsidP="00FC5C60">
            <w:pPr>
              <w:tabs>
                <w:tab w:val="decimal" w:pos="239"/>
                <w:tab w:val="left" w:pos="319"/>
              </w:tabs>
              <w:spacing w:before="15" w:after="15"/>
              <w:rPr>
                <w:sz w:val="18"/>
                <w:szCs w:val="18"/>
              </w:rPr>
            </w:pPr>
            <w:r>
              <w:rPr>
                <w:sz w:val="18"/>
                <w:szCs w:val="18"/>
              </w:rPr>
              <w:tab/>
              <w:t xml:space="preserve">(2.0) </w:t>
            </w:r>
          </w:p>
        </w:tc>
        <w:tc>
          <w:tcPr>
            <w:tcW w:w="795" w:type="dxa"/>
            <w:tcBorders>
              <w:top w:val="nil"/>
              <w:left w:val="nil"/>
              <w:bottom w:val="nil"/>
              <w:right w:val="nil"/>
            </w:tcBorders>
          </w:tcPr>
          <w:p ns2:paraId="2CCFCE77" ns2:textId="77777777" w:rsidR="005D18DF" w:rsidRDefault="005D18DF" w:rsidP="00FC5C60">
            <w:pPr>
              <w:tabs>
                <w:tab w:val="decimal" w:pos="364"/>
                <w:tab w:val="left" w:pos="444"/>
              </w:tabs>
              <w:spacing w:before="15" w:after="15"/>
              <w:rPr>
                <w:sz w:val="18"/>
                <w:szCs w:val="18"/>
              </w:rPr>
            </w:pPr>
            <w:r>
              <w:rPr>
                <w:sz w:val="18"/>
                <w:szCs w:val="18"/>
              </w:rPr>
              <w:tab/>
              <w:t xml:space="preserve">1 </w:t>
            </w:r>
          </w:p>
        </w:tc>
        <w:tc>
          <w:tcPr>
            <w:tcW w:w="795" w:type="dxa"/>
            <w:tcBorders>
              <w:top w:val="nil"/>
              <w:left w:val="nil"/>
              <w:bottom w:val="nil"/>
              <w:right w:val="single" w:sz="2" w:space="0" w:color="auto"/>
            </w:tcBorders>
          </w:tcPr>
          <w:p ns2:paraId="3B307629" ns2:textId="77777777" w:rsidR="005D18DF" w:rsidRDefault="005D18DF" w:rsidP="00FC5C60">
            <w:pPr>
              <w:tabs>
                <w:tab w:val="decimal" w:pos="239"/>
                <w:tab w:val="left" w:pos="319"/>
              </w:tabs>
              <w:spacing w:before="15" w:after="15"/>
              <w:rPr>
                <w:sz w:val="18"/>
                <w:szCs w:val="18"/>
              </w:rPr>
            </w:pPr>
            <w:r>
              <w:rPr>
                <w:sz w:val="18"/>
                <w:szCs w:val="18"/>
              </w:rPr>
              <w:tab/>
              <w:t xml:space="preserve">(20.0) </w:t>
            </w:r>
          </w:p>
        </w:tc>
        <w:tc>
          <w:tcPr>
            <w:tcW w:w="795" w:type="dxa"/>
            <w:tcBorders>
              <w:top w:val="nil"/>
              <w:left w:val="nil"/>
              <w:bottom w:val="nil"/>
              <w:right w:val="nil"/>
            </w:tcBorders>
          </w:tcPr>
          <w:p ns2:paraId="4D31CEF2" ns2: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5" w:type="dxa"/>
            <w:tcBorders>
              <w:top w:val="nil"/>
              <w:left w:val="nil"/>
              <w:bottom w:val="nil"/>
              <w:right w:val="single" w:sz="2" w:space="0" w:color="auto"/>
            </w:tcBorders>
          </w:tcPr>
          <w:p ns2:paraId="0ADD01C5" ns2: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nil"/>
              <w:right w:val="nil"/>
            </w:tcBorders>
          </w:tcPr>
          <w:p ns2:paraId="5B998C9A" ns2:textId="77777777" w:rsidR="005D18DF" w:rsidRDefault="005D18DF" w:rsidP="00FC5C60">
            <w:pPr>
              <w:tabs>
                <w:tab w:val="decimal" w:pos="364"/>
                <w:tab w:val="left" w:pos="444"/>
              </w:tabs>
              <w:spacing w:before="15" w:after="15"/>
              <w:rPr>
                <w:sz w:val="18"/>
                <w:szCs w:val="18"/>
              </w:rPr>
            </w:pPr>
            <w:r>
              <w:rPr>
                <w:sz w:val="18"/>
                <w:szCs w:val="18"/>
              </w:rPr>
              <w:tab/>
              <w:t xml:space="preserve">14 </w:t>
            </w:r>
          </w:p>
        </w:tc>
        <w:tc>
          <w:tcPr>
            <w:tcW w:w="796" w:type="dxa"/>
            <w:tcBorders>
              <w:top w:val="nil"/>
              <w:left w:val="nil"/>
              <w:bottom w:val="nil"/>
            </w:tcBorders>
          </w:tcPr>
          <w:p ns2:paraId="2CB3C5F7" ns2:textId="77777777" w:rsidR="005D18DF" w:rsidRDefault="005D18DF" w:rsidP="00FC5C60">
            <w:pPr>
              <w:tabs>
                <w:tab w:val="decimal" w:pos="239"/>
                <w:tab w:val="left" w:pos="319"/>
              </w:tabs>
              <w:spacing w:before="15" w:after="15"/>
              <w:rPr>
                <w:sz w:val="18"/>
                <w:szCs w:val="18"/>
              </w:rPr>
            </w:pPr>
            <w:r>
              <w:rPr>
                <w:sz w:val="18"/>
                <w:szCs w:val="18"/>
              </w:rPr>
              <w:tab/>
              <w:t xml:space="preserve">(1.9) </w:t>
            </w:r>
          </w:p>
        </w:tc>
      </w:tr>
      <w:tr w:rsidR="005D18DF" ns2:paraId="0CEFA541" ns2:textId="77777777" w:rsidTr="00FC5C60">
        <w:tblPrEx>
          <w:tblBorders>
            <w:top w:val="single" w:sz="6" w:space="0" w:color="auto"/>
            <w:bottom w:val="single" w:sz="6" w:space="0" w:color="auto"/>
          </w:tblBorders>
        </w:tblPrEx>
        <w:trPr>
          <w:jc w:val="center"/>
        </w:trPr>
        <w:tc>
          <w:tcPr>
            <w:tcW w:w="3418" w:type="dxa"/>
            <w:tcBorders>
              <w:top w:val="nil"/>
              <w:bottom w:val="nil"/>
              <w:right w:val="single" w:sz="2" w:space="0" w:color="auto"/>
            </w:tcBorders>
          </w:tcPr>
          <w:p ns2:paraId="2CE74845" ns2:textId="77777777" w:rsidR="005D18DF" w:rsidRDefault="005D18DF" w:rsidP="00FC5C60">
            <w:pPr>
              <w:spacing w:before="15" w:after="15"/>
              <w:ind w:left="160" w:right="1" w:hanging="160"/>
              <w:rPr>
                <w:sz w:val="18"/>
                <w:szCs w:val="18"/>
              </w:rPr>
            </w:pPr>
            <w:r>
              <w:rPr>
                <w:sz w:val="18"/>
                <w:szCs w:val="18"/>
              </w:rPr>
              <w:t xml:space="preserve">    Withdrawal By Guardian </w:t>
            </w:r>
          </w:p>
        </w:tc>
        <w:tc>
          <w:tcPr>
            <w:tcW w:w="795" w:type="dxa"/>
            <w:tcBorders>
              <w:top w:val="nil"/>
              <w:left w:val="nil"/>
              <w:bottom w:val="nil"/>
              <w:right w:val="nil"/>
            </w:tcBorders>
          </w:tcPr>
          <w:p ns2:paraId="3FCC3A2F" ns2: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6" w:type="dxa"/>
            <w:tcBorders>
              <w:top w:val="nil"/>
              <w:left w:val="nil"/>
              <w:bottom w:val="nil"/>
              <w:right w:val="single" w:sz="2" w:space="0" w:color="auto"/>
            </w:tcBorders>
          </w:tcPr>
          <w:p ns2:paraId="18E102FB" ns2: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nil"/>
              <w:right w:val="nil"/>
            </w:tcBorders>
          </w:tcPr>
          <w:p ns2:paraId="0B3C0BDD" ns2: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5" w:type="dxa"/>
            <w:tcBorders>
              <w:top w:val="nil"/>
              <w:left w:val="nil"/>
              <w:bottom w:val="nil"/>
              <w:right w:val="single" w:sz="2" w:space="0" w:color="auto"/>
            </w:tcBorders>
          </w:tcPr>
          <w:p ns2:paraId="199FC500" ns2: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nil"/>
              <w:right w:val="nil"/>
            </w:tcBorders>
          </w:tcPr>
          <w:p ns2:paraId="21554ED1" ns2:textId="77777777" w:rsidR="005D18DF" w:rsidRDefault="005D18DF" w:rsidP="00FC5C60">
            <w:pPr>
              <w:tabs>
                <w:tab w:val="decimal" w:pos="364"/>
                <w:tab w:val="left" w:pos="444"/>
              </w:tabs>
              <w:spacing w:before="15" w:after="15"/>
              <w:rPr>
                <w:sz w:val="18"/>
                <w:szCs w:val="18"/>
              </w:rPr>
            </w:pPr>
            <w:r>
              <w:rPr>
                <w:sz w:val="18"/>
                <w:szCs w:val="18"/>
              </w:rPr>
              <w:tab/>
              <w:t xml:space="preserve">1 </w:t>
            </w:r>
          </w:p>
        </w:tc>
        <w:tc>
          <w:tcPr>
            <w:tcW w:w="795" w:type="dxa"/>
            <w:tcBorders>
              <w:top w:val="nil"/>
              <w:left w:val="nil"/>
              <w:bottom w:val="nil"/>
              <w:right w:val="single" w:sz="2" w:space="0" w:color="auto"/>
            </w:tcBorders>
          </w:tcPr>
          <w:p ns2:paraId="60BD7C25" ns2:textId="77777777" w:rsidR="005D18DF" w:rsidRDefault="005D18DF" w:rsidP="00FC5C60">
            <w:pPr>
              <w:tabs>
                <w:tab w:val="decimal" w:pos="239"/>
                <w:tab w:val="left" w:pos="319"/>
              </w:tabs>
              <w:spacing w:before="15" w:after="15"/>
              <w:rPr>
                <w:sz w:val="18"/>
                <w:szCs w:val="18"/>
              </w:rPr>
            </w:pPr>
            <w:r>
              <w:rPr>
                <w:sz w:val="18"/>
                <w:szCs w:val="18"/>
              </w:rPr>
              <w:tab/>
              <w:t xml:space="preserve">(0.2) </w:t>
            </w:r>
          </w:p>
        </w:tc>
        <w:tc>
          <w:tcPr>
            <w:tcW w:w="795" w:type="dxa"/>
            <w:tcBorders>
              <w:top w:val="nil"/>
              <w:left w:val="nil"/>
              <w:bottom w:val="nil"/>
              <w:right w:val="nil"/>
            </w:tcBorders>
          </w:tcPr>
          <w:p ns2:paraId="60507793" ns2: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5" w:type="dxa"/>
            <w:tcBorders>
              <w:top w:val="nil"/>
              <w:left w:val="nil"/>
              <w:bottom w:val="nil"/>
              <w:right w:val="single" w:sz="2" w:space="0" w:color="auto"/>
            </w:tcBorders>
          </w:tcPr>
          <w:p ns2:paraId="0A081DF8" ns2: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nil"/>
              <w:right w:val="nil"/>
            </w:tcBorders>
          </w:tcPr>
          <w:p ns2:paraId="74726538" ns2: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5" w:type="dxa"/>
            <w:tcBorders>
              <w:top w:val="nil"/>
              <w:left w:val="nil"/>
              <w:bottom w:val="nil"/>
              <w:right w:val="single" w:sz="2" w:space="0" w:color="auto"/>
            </w:tcBorders>
          </w:tcPr>
          <w:p ns2:paraId="63A20309" ns2: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nil"/>
              <w:right w:val="nil"/>
            </w:tcBorders>
          </w:tcPr>
          <w:p ns2:paraId="595B6D79" ns2:textId="77777777" w:rsidR="005D18DF" w:rsidRDefault="005D18DF" w:rsidP="00FC5C60">
            <w:pPr>
              <w:tabs>
                <w:tab w:val="decimal" w:pos="364"/>
                <w:tab w:val="left" w:pos="444"/>
              </w:tabs>
              <w:spacing w:before="15" w:after="15"/>
              <w:rPr>
                <w:sz w:val="18"/>
                <w:szCs w:val="18"/>
              </w:rPr>
            </w:pPr>
            <w:r>
              <w:rPr>
                <w:sz w:val="18"/>
                <w:szCs w:val="18"/>
              </w:rPr>
              <w:tab/>
              <w:t xml:space="preserve">1 </w:t>
            </w:r>
          </w:p>
        </w:tc>
        <w:tc>
          <w:tcPr>
            <w:tcW w:w="796" w:type="dxa"/>
            <w:tcBorders>
              <w:top w:val="nil"/>
              <w:left w:val="nil"/>
              <w:bottom w:val="nil"/>
            </w:tcBorders>
          </w:tcPr>
          <w:p ns2:paraId="2383A8CE" ns2:textId="77777777" w:rsidR="005D18DF" w:rsidRDefault="005D18DF" w:rsidP="00FC5C60">
            <w:pPr>
              <w:tabs>
                <w:tab w:val="decimal" w:pos="239"/>
                <w:tab w:val="left" w:pos="319"/>
              </w:tabs>
              <w:spacing w:before="15" w:after="15"/>
              <w:rPr>
                <w:sz w:val="18"/>
                <w:szCs w:val="18"/>
              </w:rPr>
            </w:pPr>
            <w:r>
              <w:rPr>
                <w:sz w:val="18"/>
                <w:szCs w:val="18"/>
              </w:rPr>
              <w:tab/>
              <w:t xml:space="preserve">(0.1) </w:t>
            </w:r>
          </w:p>
        </w:tc>
      </w:tr>
      <w:tr w:rsidR="005D18DF" ns2:paraId="13F8F456" ns2:textId="77777777" w:rsidTr="00FC5C60">
        <w:tblPrEx>
          <w:tblBorders>
            <w:top w:val="single" w:sz="6" w:space="0" w:color="auto"/>
            <w:bottom w:val="single" w:sz="6" w:space="0" w:color="auto"/>
          </w:tblBorders>
        </w:tblPrEx>
        <w:trPr>
          <w:jc w:val="center"/>
        </w:trPr>
        <w:tc>
          <w:tcPr>
            <w:tcW w:w="3418" w:type="dxa"/>
            <w:tcBorders>
              <w:top w:val="nil"/>
              <w:bottom w:val="nil"/>
              <w:right w:val="single" w:sz="2" w:space="0" w:color="auto"/>
            </w:tcBorders>
          </w:tcPr>
          <w:p ns2:paraId="60A36DDA" ns2:textId="77777777" w:rsidR="005D18DF" w:rsidRDefault="005D18DF" w:rsidP="00FC5C60">
            <w:pPr>
              <w:spacing w:before="15" w:after="15"/>
              <w:ind w:left="160" w:right="1" w:hanging="160"/>
              <w:rPr>
                <w:sz w:val="18"/>
                <w:szCs w:val="18"/>
              </w:rPr>
            </w:pPr>
            <w:r>
              <w:rPr>
                <w:sz w:val="18"/>
                <w:szCs w:val="18"/>
              </w:rPr>
              <w:t xml:space="preserve">    Withdrawal By Subject </w:t>
            </w:r>
          </w:p>
        </w:tc>
        <w:tc>
          <w:tcPr>
            <w:tcW w:w="795" w:type="dxa"/>
            <w:tcBorders>
              <w:top w:val="nil"/>
              <w:left w:val="nil"/>
              <w:bottom w:val="nil"/>
              <w:right w:val="nil"/>
            </w:tcBorders>
          </w:tcPr>
          <w:p ns2:paraId="78BA29B8" ns2: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6" w:type="dxa"/>
            <w:tcBorders>
              <w:top w:val="nil"/>
              <w:left w:val="nil"/>
              <w:bottom w:val="nil"/>
              <w:right w:val="single" w:sz="2" w:space="0" w:color="auto"/>
            </w:tcBorders>
          </w:tcPr>
          <w:p ns2:paraId="18DF7CC5" ns2: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nil"/>
              <w:right w:val="nil"/>
            </w:tcBorders>
          </w:tcPr>
          <w:p ns2:paraId="50C24E08" ns2:textId="77777777" w:rsidR="005D18DF" w:rsidRDefault="005D18DF" w:rsidP="00FC5C60">
            <w:pPr>
              <w:tabs>
                <w:tab w:val="decimal" w:pos="364"/>
                <w:tab w:val="left" w:pos="444"/>
              </w:tabs>
              <w:spacing w:before="15" w:after="15"/>
              <w:rPr>
                <w:sz w:val="18"/>
                <w:szCs w:val="18"/>
              </w:rPr>
            </w:pPr>
            <w:r>
              <w:rPr>
                <w:sz w:val="18"/>
                <w:szCs w:val="18"/>
              </w:rPr>
              <w:tab/>
              <w:t xml:space="preserve">15 </w:t>
            </w:r>
          </w:p>
        </w:tc>
        <w:tc>
          <w:tcPr>
            <w:tcW w:w="795" w:type="dxa"/>
            <w:tcBorders>
              <w:top w:val="nil"/>
              <w:left w:val="nil"/>
              <w:bottom w:val="nil"/>
              <w:right w:val="single" w:sz="2" w:space="0" w:color="auto"/>
            </w:tcBorders>
          </w:tcPr>
          <w:p ns2:paraId="49387926" ns2:textId="77777777" w:rsidR="005D18DF" w:rsidRDefault="005D18DF" w:rsidP="00FC5C60">
            <w:pPr>
              <w:tabs>
                <w:tab w:val="decimal" w:pos="239"/>
                <w:tab w:val="left" w:pos="319"/>
              </w:tabs>
              <w:spacing w:before="15" w:after="15"/>
              <w:rPr>
                <w:sz w:val="18"/>
                <w:szCs w:val="18"/>
              </w:rPr>
            </w:pPr>
            <w:r>
              <w:rPr>
                <w:sz w:val="18"/>
                <w:szCs w:val="18"/>
              </w:rPr>
              <w:tab/>
              <w:t xml:space="preserve">(5.3) </w:t>
            </w:r>
          </w:p>
        </w:tc>
        <w:tc>
          <w:tcPr>
            <w:tcW w:w="795" w:type="dxa"/>
            <w:tcBorders>
              <w:top w:val="nil"/>
              <w:left w:val="nil"/>
              <w:bottom w:val="nil"/>
              <w:right w:val="nil"/>
            </w:tcBorders>
          </w:tcPr>
          <w:p ns2:paraId="168C8465" ns2:textId="77777777" w:rsidR="005D18DF" w:rsidRDefault="005D18DF" w:rsidP="00FC5C60">
            <w:pPr>
              <w:tabs>
                <w:tab w:val="decimal" w:pos="364"/>
                <w:tab w:val="left" w:pos="444"/>
              </w:tabs>
              <w:spacing w:before="15" w:after="15"/>
              <w:rPr>
                <w:sz w:val="18"/>
                <w:szCs w:val="18"/>
              </w:rPr>
            </w:pPr>
            <w:r>
              <w:rPr>
                <w:sz w:val="18"/>
                <w:szCs w:val="18"/>
              </w:rPr>
              <w:tab/>
              <w:t xml:space="preserve">61 </w:t>
            </w:r>
          </w:p>
        </w:tc>
        <w:tc>
          <w:tcPr>
            <w:tcW w:w="795" w:type="dxa"/>
            <w:tcBorders>
              <w:top w:val="nil"/>
              <w:left w:val="nil"/>
              <w:bottom w:val="nil"/>
              <w:right w:val="single" w:sz="2" w:space="0" w:color="auto"/>
            </w:tcBorders>
          </w:tcPr>
          <w:p ns2:paraId="27BFC526" ns2:textId="77777777" w:rsidR="005D18DF" w:rsidRDefault="005D18DF" w:rsidP="00FC5C60">
            <w:pPr>
              <w:tabs>
                <w:tab w:val="decimal" w:pos="239"/>
                <w:tab w:val="left" w:pos="319"/>
              </w:tabs>
              <w:spacing w:before="15" w:after="15"/>
              <w:rPr>
                <w:sz w:val="18"/>
                <w:szCs w:val="18"/>
              </w:rPr>
            </w:pPr>
            <w:r>
              <w:rPr>
                <w:sz w:val="18"/>
                <w:szCs w:val="18"/>
              </w:rPr>
              <w:tab/>
              <w:t xml:space="preserve">(13.6) </w:t>
            </w:r>
          </w:p>
        </w:tc>
        <w:tc>
          <w:tcPr>
            <w:tcW w:w="795" w:type="dxa"/>
            <w:tcBorders>
              <w:top w:val="nil"/>
              <w:left w:val="nil"/>
              <w:bottom w:val="nil"/>
              <w:right w:val="nil"/>
            </w:tcBorders>
          </w:tcPr>
          <w:p ns2:paraId="02FB0DF6" ns2: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5" w:type="dxa"/>
            <w:tcBorders>
              <w:top w:val="nil"/>
              <w:left w:val="nil"/>
              <w:bottom w:val="nil"/>
              <w:right w:val="single" w:sz="2" w:space="0" w:color="auto"/>
            </w:tcBorders>
          </w:tcPr>
          <w:p ns2:paraId="745350F5" ns2: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nil"/>
              <w:right w:val="nil"/>
            </w:tcBorders>
          </w:tcPr>
          <w:p ns2:paraId="3B55C8DC" ns2:textId="77777777" w:rsidR="005D18DF" w:rsidRDefault="005D18DF" w:rsidP="00FC5C60">
            <w:pPr>
              <w:tabs>
                <w:tab w:val="decimal" w:pos="364"/>
                <w:tab w:val="left" w:pos="444"/>
              </w:tabs>
              <w:spacing w:before="15" w:after="15"/>
              <w:rPr>
                <w:sz w:val="18"/>
                <w:szCs w:val="18"/>
              </w:rPr>
            </w:pPr>
            <w:r>
              <w:rPr>
                <w:sz w:val="18"/>
                <w:szCs w:val="18"/>
              </w:rPr>
              <w:tab/>
              <w:t xml:space="preserve">2 </w:t>
            </w:r>
          </w:p>
        </w:tc>
        <w:tc>
          <w:tcPr>
            <w:tcW w:w="795" w:type="dxa"/>
            <w:tcBorders>
              <w:top w:val="nil"/>
              <w:left w:val="nil"/>
              <w:bottom w:val="nil"/>
              <w:right w:val="single" w:sz="2" w:space="0" w:color="auto"/>
            </w:tcBorders>
          </w:tcPr>
          <w:p ns2:paraId="65076215" ns2:textId="77777777" w:rsidR="005D18DF" w:rsidRDefault="005D18DF" w:rsidP="00FC5C60">
            <w:pPr>
              <w:tabs>
                <w:tab w:val="decimal" w:pos="239"/>
                <w:tab w:val="left" w:pos="319"/>
              </w:tabs>
              <w:spacing w:before="15" w:after="15"/>
              <w:rPr>
                <w:sz w:val="18"/>
                <w:szCs w:val="18"/>
              </w:rPr>
            </w:pPr>
            <w:r>
              <w:rPr>
                <w:sz w:val="18"/>
                <w:szCs w:val="18"/>
              </w:rPr>
              <w:tab/>
              <w:t xml:space="preserve">(28.6) </w:t>
            </w:r>
          </w:p>
        </w:tc>
        <w:tc>
          <w:tcPr>
            <w:tcW w:w="795" w:type="dxa"/>
            <w:tcBorders>
              <w:top w:val="nil"/>
              <w:left w:val="nil"/>
              <w:bottom w:val="nil"/>
              <w:right w:val="nil"/>
            </w:tcBorders>
          </w:tcPr>
          <w:p ns2:paraId="674AA860" ns2:textId="77777777" w:rsidR="005D18DF" w:rsidRDefault="005D18DF" w:rsidP="00FC5C60">
            <w:pPr>
              <w:tabs>
                <w:tab w:val="decimal" w:pos="364"/>
                <w:tab w:val="left" w:pos="444"/>
              </w:tabs>
              <w:spacing w:before="15" w:after="15"/>
              <w:rPr>
                <w:sz w:val="18"/>
                <w:szCs w:val="18"/>
              </w:rPr>
            </w:pPr>
            <w:r>
              <w:rPr>
                <w:sz w:val="18"/>
                <w:szCs w:val="18"/>
              </w:rPr>
              <w:tab/>
              <w:t xml:space="preserve">78 </w:t>
            </w:r>
          </w:p>
        </w:tc>
        <w:tc>
          <w:tcPr>
            <w:tcW w:w="796" w:type="dxa"/>
            <w:tcBorders>
              <w:top w:val="nil"/>
              <w:left w:val="nil"/>
              <w:bottom w:val="nil"/>
            </w:tcBorders>
          </w:tcPr>
          <w:p ns2:paraId="362A6888" ns2:textId="77777777" w:rsidR="005D18DF" w:rsidRDefault="005D18DF" w:rsidP="00FC5C60">
            <w:pPr>
              <w:tabs>
                <w:tab w:val="decimal" w:pos="239"/>
                <w:tab w:val="left" w:pos="319"/>
              </w:tabs>
              <w:spacing w:before="15" w:after="15"/>
              <w:rPr>
                <w:sz w:val="18"/>
                <w:szCs w:val="18"/>
              </w:rPr>
            </w:pPr>
            <w:r>
              <w:rPr>
                <w:sz w:val="18"/>
                <w:szCs w:val="18"/>
              </w:rPr>
              <w:tab/>
              <w:t xml:space="preserve">(10.5) </w:t>
            </w:r>
          </w:p>
        </w:tc>
      </w:tr>
      <w:tr w:rsidR="005D18DF" ns2:paraId="374593CA" ns2:textId="77777777" w:rsidTr="00FC5C60">
        <w:tblPrEx>
          <w:tblBorders>
            <w:top w:val="single" w:sz="6" w:space="0" w:color="auto"/>
            <w:bottom w:val="single" w:sz="6" w:space="0" w:color="auto"/>
          </w:tblBorders>
        </w:tblPrEx>
        <w:trPr>
          <w:jc w:val="center"/>
        </w:trPr>
        <w:tc>
          <w:tcPr>
            <w:tcW w:w="3418" w:type="dxa"/>
            <w:tcBorders>
              <w:top w:val="nil"/>
              <w:bottom w:val="nil"/>
              <w:right w:val="single" w:sz="2" w:space="0" w:color="auto"/>
            </w:tcBorders>
          </w:tcPr>
          <w:p ns2:paraId="50C2534B" ns2:textId="77777777" w:rsidR="005D18DF" w:rsidRDefault="005D18DF" w:rsidP="00FC5C60">
            <w:pPr>
              <w:spacing w:before="15" w:after="15"/>
              <w:ind w:left="160" w:right="1" w:hanging="160"/>
              <w:rPr>
                <w:sz w:val="18"/>
                <w:szCs w:val="18"/>
              </w:rPr>
            </w:pPr>
            <w:r>
              <w:rPr>
                <w:sz w:val="18"/>
                <w:szCs w:val="18"/>
              </w:rPr>
              <w:t xml:space="preserve">    Other </w:t>
            </w:r>
          </w:p>
        </w:tc>
        <w:tc>
          <w:tcPr>
            <w:tcW w:w="795" w:type="dxa"/>
            <w:tcBorders>
              <w:top w:val="nil"/>
              <w:left w:val="nil"/>
              <w:bottom w:val="nil"/>
              <w:right w:val="nil"/>
            </w:tcBorders>
          </w:tcPr>
          <w:p ns2:paraId="4A024C19" ns2: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6" w:type="dxa"/>
            <w:tcBorders>
              <w:top w:val="nil"/>
              <w:left w:val="nil"/>
              <w:bottom w:val="nil"/>
              <w:right w:val="single" w:sz="2" w:space="0" w:color="auto"/>
            </w:tcBorders>
          </w:tcPr>
          <w:p ns2:paraId="552E2B7B" ns2: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nil"/>
              <w:right w:val="nil"/>
            </w:tcBorders>
          </w:tcPr>
          <w:p ns2:paraId="6746E3B3" ns2:textId="77777777" w:rsidR="005D18DF" w:rsidRDefault="005D18DF" w:rsidP="00FC5C60">
            <w:pPr>
              <w:tabs>
                <w:tab w:val="decimal" w:pos="364"/>
                <w:tab w:val="left" w:pos="444"/>
              </w:tabs>
              <w:spacing w:before="15" w:after="15"/>
              <w:rPr>
                <w:sz w:val="18"/>
                <w:szCs w:val="18"/>
              </w:rPr>
            </w:pPr>
            <w:r>
              <w:rPr>
                <w:sz w:val="18"/>
                <w:szCs w:val="18"/>
              </w:rPr>
              <w:tab/>
              <w:t xml:space="preserve">3 </w:t>
            </w:r>
          </w:p>
        </w:tc>
        <w:tc>
          <w:tcPr>
            <w:tcW w:w="795" w:type="dxa"/>
            <w:tcBorders>
              <w:top w:val="nil"/>
              <w:left w:val="nil"/>
              <w:bottom w:val="nil"/>
              <w:right w:val="single" w:sz="2" w:space="0" w:color="auto"/>
            </w:tcBorders>
          </w:tcPr>
          <w:p ns2:paraId="259A37F3" ns2:textId="77777777" w:rsidR="005D18DF" w:rsidRDefault="005D18DF" w:rsidP="00FC5C60">
            <w:pPr>
              <w:tabs>
                <w:tab w:val="decimal" w:pos="239"/>
                <w:tab w:val="left" w:pos="319"/>
              </w:tabs>
              <w:spacing w:before="15" w:after="15"/>
              <w:rPr>
                <w:sz w:val="18"/>
                <w:szCs w:val="18"/>
              </w:rPr>
            </w:pPr>
            <w:r>
              <w:rPr>
                <w:sz w:val="18"/>
                <w:szCs w:val="18"/>
              </w:rPr>
              <w:tab/>
              <w:t xml:space="preserve">(1.1) </w:t>
            </w:r>
          </w:p>
        </w:tc>
        <w:tc>
          <w:tcPr>
            <w:tcW w:w="795" w:type="dxa"/>
            <w:tcBorders>
              <w:top w:val="nil"/>
              <w:left w:val="nil"/>
              <w:bottom w:val="nil"/>
              <w:right w:val="nil"/>
            </w:tcBorders>
          </w:tcPr>
          <w:p ns2:paraId="28612AAA" ns2:textId="77777777" w:rsidR="005D18DF" w:rsidRDefault="005D18DF" w:rsidP="00FC5C60">
            <w:pPr>
              <w:tabs>
                <w:tab w:val="decimal" w:pos="364"/>
                <w:tab w:val="left" w:pos="444"/>
              </w:tabs>
              <w:spacing w:before="15" w:after="15"/>
              <w:rPr>
                <w:sz w:val="18"/>
                <w:szCs w:val="18"/>
              </w:rPr>
            </w:pPr>
            <w:r>
              <w:rPr>
                <w:sz w:val="18"/>
                <w:szCs w:val="18"/>
              </w:rPr>
              <w:tab/>
              <w:t xml:space="preserve">2 </w:t>
            </w:r>
          </w:p>
        </w:tc>
        <w:tc>
          <w:tcPr>
            <w:tcW w:w="795" w:type="dxa"/>
            <w:tcBorders>
              <w:top w:val="nil"/>
              <w:left w:val="nil"/>
              <w:bottom w:val="nil"/>
              <w:right w:val="single" w:sz="2" w:space="0" w:color="auto"/>
            </w:tcBorders>
          </w:tcPr>
          <w:p ns2:paraId="32AE76E1" ns2:textId="77777777" w:rsidR="005D18DF" w:rsidRDefault="005D18DF" w:rsidP="00FC5C60">
            <w:pPr>
              <w:tabs>
                <w:tab w:val="decimal" w:pos="239"/>
                <w:tab w:val="left" w:pos="319"/>
              </w:tabs>
              <w:spacing w:before="15" w:after="15"/>
              <w:rPr>
                <w:sz w:val="18"/>
                <w:szCs w:val="18"/>
              </w:rPr>
            </w:pPr>
            <w:r>
              <w:rPr>
                <w:sz w:val="18"/>
                <w:szCs w:val="18"/>
              </w:rPr>
              <w:tab/>
              <w:t xml:space="preserve">(0.4) </w:t>
            </w:r>
          </w:p>
        </w:tc>
        <w:tc>
          <w:tcPr>
            <w:tcW w:w="795" w:type="dxa"/>
            <w:tcBorders>
              <w:top w:val="nil"/>
              <w:left w:val="nil"/>
              <w:bottom w:val="nil"/>
              <w:right w:val="nil"/>
            </w:tcBorders>
          </w:tcPr>
          <w:p ns2:paraId="6A135546" ns2: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5" w:type="dxa"/>
            <w:tcBorders>
              <w:top w:val="nil"/>
              <w:left w:val="nil"/>
              <w:bottom w:val="nil"/>
              <w:right w:val="single" w:sz="2" w:space="0" w:color="auto"/>
            </w:tcBorders>
          </w:tcPr>
          <w:p ns2:paraId="02BB5FD6" ns2: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nil"/>
              <w:right w:val="nil"/>
            </w:tcBorders>
          </w:tcPr>
          <w:p ns2:paraId="69583C74" ns2: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5" w:type="dxa"/>
            <w:tcBorders>
              <w:top w:val="nil"/>
              <w:left w:val="nil"/>
              <w:bottom w:val="nil"/>
              <w:right w:val="single" w:sz="2" w:space="0" w:color="auto"/>
            </w:tcBorders>
          </w:tcPr>
          <w:p ns2:paraId="79141252" ns2: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nil"/>
              <w:right w:val="nil"/>
            </w:tcBorders>
          </w:tcPr>
          <w:p ns2:paraId="120FBF04" ns2:textId="77777777" w:rsidR="005D18DF" w:rsidRDefault="005D18DF" w:rsidP="00FC5C60">
            <w:pPr>
              <w:tabs>
                <w:tab w:val="decimal" w:pos="364"/>
                <w:tab w:val="left" w:pos="444"/>
              </w:tabs>
              <w:spacing w:before="15" w:after="15"/>
              <w:rPr>
                <w:sz w:val="18"/>
                <w:szCs w:val="18"/>
              </w:rPr>
            </w:pPr>
            <w:r>
              <w:rPr>
                <w:sz w:val="18"/>
                <w:szCs w:val="18"/>
              </w:rPr>
              <w:tab/>
              <w:t xml:space="preserve">5 </w:t>
            </w:r>
          </w:p>
        </w:tc>
        <w:tc>
          <w:tcPr>
            <w:tcW w:w="796" w:type="dxa"/>
            <w:tcBorders>
              <w:top w:val="nil"/>
              <w:left w:val="nil"/>
              <w:bottom w:val="nil"/>
            </w:tcBorders>
          </w:tcPr>
          <w:p ns2:paraId="011FAD3C" ns2:textId="77777777" w:rsidR="005D18DF" w:rsidRDefault="005D18DF" w:rsidP="00FC5C60">
            <w:pPr>
              <w:tabs>
                <w:tab w:val="decimal" w:pos="239"/>
                <w:tab w:val="left" w:pos="319"/>
              </w:tabs>
              <w:spacing w:before="15" w:after="15"/>
              <w:rPr>
                <w:sz w:val="18"/>
                <w:szCs w:val="18"/>
              </w:rPr>
            </w:pPr>
            <w:r>
              <w:rPr>
                <w:sz w:val="18"/>
                <w:szCs w:val="18"/>
              </w:rPr>
              <w:tab/>
              <w:t xml:space="preserve">(0.7) </w:t>
            </w:r>
          </w:p>
        </w:tc>
      </w:tr>
      <w:tr w:rsidR="005D18DF" ns2:paraId="0FCBCA68" ns2:textId="77777777" w:rsidTr="00FC5C60">
        <w:tblPrEx>
          <w:tblBorders>
            <w:top w:val="single" w:sz="6" w:space="0" w:color="auto"/>
            <w:bottom w:val="single" w:sz="6" w:space="0" w:color="auto"/>
          </w:tblBorders>
        </w:tblPrEx>
        <w:trPr>
          <w:jc w:val="center"/>
        </w:trPr>
        <w:tc>
          <w:tcPr>
            <w:tcW w:w="3418" w:type="dxa"/>
            <w:tcBorders>
              <w:top w:val="nil"/>
              <w:bottom w:val="single" w:sz="2" w:space="0" w:color="auto"/>
              <w:right w:val="single" w:sz="2" w:space="0" w:color="auto"/>
            </w:tcBorders>
          </w:tcPr>
          <w:p ns2:paraId="034380AF" ns2:textId="6F725FB7" w:rsidR="005D18DF" w:rsidRDefault="005D18DF" w:rsidP="00FC5C60">
            <w:pPr>
              <w:spacing w:after="60"/>
              <w:ind w:left="160" w:right="1" w:hanging="160"/>
              <w:rPr>
                <w:sz w:val="18"/>
                <w:szCs w:val="18"/>
              </w:rPr>
            </w:pPr>
            <w:r>
              <w:rPr>
                <w:sz w:val="18"/>
                <w:szCs w:val="18"/>
              </w:rPr>
              <w:t xml:space="preserve"> </w:t>
            </w:r>
            <w:r w:rsidR="00B80EE2">
              <w:rPr>
                <w:sz w:val="18"/>
                <w:szCs w:val="18"/>
              </w:rPr>
              <w:t>Participants On-going</w:t>
            </w:r>
            <w:r>
              <w:rPr>
                <w:sz w:val="18"/>
                <w:szCs w:val="18"/>
              </w:rPr>
              <w:t xml:space="preserve"> </w:t>
            </w:r>
          </w:p>
        </w:tc>
        <w:tc>
          <w:tcPr>
            <w:tcW w:w="795" w:type="dxa"/>
            <w:tcBorders>
              <w:top w:val="nil"/>
              <w:left w:val="nil"/>
              <w:bottom w:val="single" w:sz="2" w:space="0" w:color="auto"/>
              <w:right w:val="nil"/>
            </w:tcBorders>
          </w:tcPr>
          <w:p ns2:paraId="4FAC5F6A" ns2:textId="77777777" w:rsidR="005D18DF" w:rsidRDefault="005D18DF" w:rsidP="00FC5C60">
            <w:pPr>
              <w:tabs>
                <w:tab w:val="decimal" w:pos="364"/>
                <w:tab w:val="left" w:pos="444"/>
              </w:tabs>
              <w:spacing w:after="60"/>
              <w:rPr>
                <w:sz w:val="18"/>
                <w:szCs w:val="18"/>
              </w:rPr>
            </w:pPr>
            <w:r>
              <w:rPr>
                <w:sz w:val="18"/>
                <w:szCs w:val="18"/>
              </w:rPr>
              <w:tab/>
              <w:t xml:space="preserve">0 </w:t>
            </w:r>
          </w:p>
        </w:tc>
        <w:tc>
          <w:tcPr>
            <w:tcW w:w="796" w:type="dxa"/>
            <w:tcBorders>
              <w:top w:val="nil"/>
              <w:left w:val="nil"/>
              <w:bottom w:val="single" w:sz="2" w:space="0" w:color="auto"/>
              <w:right w:val="single" w:sz="2" w:space="0" w:color="auto"/>
            </w:tcBorders>
          </w:tcPr>
          <w:p ns2:paraId="22D534F0" ns2:textId="77777777" w:rsidR="005D18DF" w:rsidRDefault="005D18DF" w:rsidP="00FC5C60">
            <w:pPr>
              <w:tabs>
                <w:tab w:val="decimal" w:pos="239"/>
                <w:tab w:val="left" w:pos="319"/>
              </w:tabs>
              <w:spacing w:after="60"/>
              <w:rPr>
                <w:sz w:val="18"/>
                <w:szCs w:val="18"/>
              </w:rPr>
            </w:pPr>
            <w:r>
              <w:rPr>
                <w:sz w:val="18"/>
                <w:szCs w:val="18"/>
              </w:rPr>
              <w:tab/>
              <w:t xml:space="preserve">(0.0) </w:t>
            </w:r>
          </w:p>
        </w:tc>
        <w:tc>
          <w:tcPr>
            <w:tcW w:w="795" w:type="dxa"/>
            <w:tcBorders>
              <w:top w:val="nil"/>
              <w:left w:val="nil"/>
              <w:bottom w:val="single" w:sz="2" w:space="0" w:color="auto"/>
              <w:right w:val="nil"/>
            </w:tcBorders>
          </w:tcPr>
          <w:p ns2:paraId="685C93FB" ns2:textId="77777777" w:rsidR="005D18DF" w:rsidRDefault="005D18DF" w:rsidP="00FC5C60">
            <w:pPr>
              <w:tabs>
                <w:tab w:val="decimal" w:pos="364"/>
                <w:tab w:val="left" w:pos="444"/>
              </w:tabs>
              <w:spacing w:after="60"/>
              <w:rPr>
                <w:sz w:val="18"/>
                <w:szCs w:val="18"/>
              </w:rPr>
            </w:pPr>
            <w:r>
              <w:rPr>
                <w:sz w:val="18"/>
                <w:szCs w:val="18"/>
              </w:rPr>
              <w:tab/>
              <w:t xml:space="preserve">151 </w:t>
            </w:r>
          </w:p>
        </w:tc>
        <w:tc>
          <w:tcPr>
            <w:tcW w:w="795" w:type="dxa"/>
            <w:tcBorders>
              <w:top w:val="nil"/>
              <w:left w:val="nil"/>
              <w:bottom w:val="single" w:sz="2" w:space="0" w:color="auto"/>
              <w:right w:val="single" w:sz="2" w:space="0" w:color="auto"/>
            </w:tcBorders>
          </w:tcPr>
          <w:p ns2:paraId="42A5F83F" ns2:textId="77777777" w:rsidR="005D18DF" w:rsidRDefault="005D18DF" w:rsidP="00FC5C60">
            <w:pPr>
              <w:tabs>
                <w:tab w:val="decimal" w:pos="239"/>
                <w:tab w:val="left" w:pos="319"/>
              </w:tabs>
              <w:spacing w:after="60"/>
              <w:rPr>
                <w:sz w:val="18"/>
                <w:szCs w:val="18"/>
              </w:rPr>
            </w:pPr>
            <w:r>
              <w:rPr>
                <w:sz w:val="18"/>
                <w:szCs w:val="18"/>
              </w:rPr>
              <w:tab/>
              <w:t xml:space="preserve">(53.7) </w:t>
            </w:r>
          </w:p>
        </w:tc>
        <w:tc>
          <w:tcPr>
            <w:tcW w:w="795" w:type="dxa"/>
            <w:tcBorders>
              <w:top w:val="nil"/>
              <w:left w:val="nil"/>
              <w:bottom w:val="single" w:sz="2" w:space="0" w:color="auto"/>
              <w:right w:val="nil"/>
            </w:tcBorders>
          </w:tcPr>
          <w:p ns2:paraId="74317096" ns2:textId="77777777" w:rsidR="005D18DF" w:rsidRDefault="005D18DF" w:rsidP="00FC5C60">
            <w:pPr>
              <w:tabs>
                <w:tab w:val="decimal" w:pos="364"/>
                <w:tab w:val="left" w:pos="444"/>
              </w:tabs>
              <w:spacing w:after="60"/>
              <w:rPr>
                <w:sz w:val="18"/>
                <w:szCs w:val="18"/>
              </w:rPr>
            </w:pPr>
            <w:r>
              <w:rPr>
                <w:sz w:val="18"/>
                <w:szCs w:val="18"/>
              </w:rPr>
              <w:tab/>
              <w:t xml:space="preserve">60 </w:t>
            </w:r>
          </w:p>
        </w:tc>
        <w:tc>
          <w:tcPr>
            <w:tcW w:w="795" w:type="dxa"/>
            <w:tcBorders>
              <w:top w:val="nil"/>
              <w:left w:val="nil"/>
              <w:bottom w:val="single" w:sz="2" w:space="0" w:color="auto"/>
              <w:right w:val="single" w:sz="2" w:space="0" w:color="auto"/>
            </w:tcBorders>
          </w:tcPr>
          <w:p ns2:paraId="27B91352" ns2:textId="77777777" w:rsidR="005D18DF" w:rsidRDefault="005D18DF" w:rsidP="00FC5C60">
            <w:pPr>
              <w:tabs>
                <w:tab w:val="decimal" w:pos="239"/>
                <w:tab w:val="left" w:pos="319"/>
              </w:tabs>
              <w:spacing w:after="60"/>
              <w:rPr>
                <w:sz w:val="18"/>
                <w:szCs w:val="18"/>
              </w:rPr>
            </w:pPr>
            <w:r>
              <w:rPr>
                <w:sz w:val="18"/>
                <w:szCs w:val="18"/>
              </w:rPr>
              <w:tab/>
              <w:t xml:space="preserve">(13.4) </w:t>
            </w:r>
          </w:p>
        </w:tc>
        <w:tc>
          <w:tcPr>
            <w:tcW w:w="795" w:type="dxa"/>
            <w:tcBorders>
              <w:top w:val="nil"/>
              <w:left w:val="nil"/>
              <w:bottom w:val="single" w:sz="2" w:space="0" w:color="auto"/>
              <w:right w:val="nil"/>
            </w:tcBorders>
          </w:tcPr>
          <w:p ns2:paraId="0226E8C4" ns2:textId="77777777" w:rsidR="005D18DF" w:rsidRDefault="005D18DF" w:rsidP="00FC5C60">
            <w:pPr>
              <w:tabs>
                <w:tab w:val="decimal" w:pos="364"/>
                <w:tab w:val="left" w:pos="444"/>
              </w:tabs>
              <w:spacing w:after="60"/>
              <w:rPr>
                <w:sz w:val="18"/>
                <w:szCs w:val="18"/>
              </w:rPr>
            </w:pPr>
            <w:r>
              <w:rPr>
                <w:sz w:val="18"/>
                <w:szCs w:val="18"/>
              </w:rPr>
              <w:tab/>
              <w:t xml:space="preserve">0 </w:t>
            </w:r>
          </w:p>
        </w:tc>
        <w:tc>
          <w:tcPr>
            <w:tcW w:w="795" w:type="dxa"/>
            <w:tcBorders>
              <w:top w:val="nil"/>
              <w:left w:val="nil"/>
              <w:bottom w:val="single" w:sz="2" w:space="0" w:color="auto"/>
              <w:right w:val="single" w:sz="2" w:space="0" w:color="auto"/>
            </w:tcBorders>
          </w:tcPr>
          <w:p ns2:paraId="29BC4E9E" ns2:textId="77777777" w:rsidR="005D18DF" w:rsidRDefault="005D18DF" w:rsidP="00FC5C60">
            <w:pPr>
              <w:tabs>
                <w:tab w:val="decimal" w:pos="239"/>
                <w:tab w:val="left" w:pos="319"/>
              </w:tabs>
              <w:spacing w:after="60"/>
              <w:rPr>
                <w:sz w:val="18"/>
                <w:szCs w:val="18"/>
              </w:rPr>
            </w:pPr>
            <w:r>
              <w:rPr>
                <w:sz w:val="18"/>
                <w:szCs w:val="18"/>
              </w:rPr>
              <w:tab/>
              <w:t xml:space="preserve">(0.0) </w:t>
            </w:r>
          </w:p>
        </w:tc>
        <w:tc>
          <w:tcPr>
            <w:tcW w:w="795" w:type="dxa"/>
            <w:tcBorders>
              <w:top w:val="nil"/>
              <w:left w:val="nil"/>
              <w:bottom w:val="single" w:sz="2" w:space="0" w:color="auto"/>
              <w:right w:val="nil"/>
            </w:tcBorders>
          </w:tcPr>
          <w:p ns2:paraId="3820CBB5" ns2:textId="77777777" w:rsidR="005D18DF" w:rsidRDefault="005D18DF" w:rsidP="00FC5C60">
            <w:pPr>
              <w:tabs>
                <w:tab w:val="decimal" w:pos="364"/>
                <w:tab w:val="left" w:pos="444"/>
              </w:tabs>
              <w:spacing w:after="60"/>
              <w:rPr>
                <w:sz w:val="18"/>
                <w:szCs w:val="18"/>
              </w:rPr>
            </w:pPr>
            <w:r>
              <w:rPr>
                <w:sz w:val="18"/>
                <w:szCs w:val="18"/>
              </w:rPr>
              <w:tab/>
              <w:t xml:space="preserve">0 </w:t>
            </w:r>
          </w:p>
        </w:tc>
        <w:tc>
          <w:tcPr>
            <w:tcW w:w="795" w:type="dxa"/>
            <w:tcBorders>
              <w:top w:val="nil"/>
              <w:left w:val="nil"/>
              <w:bottom w:val="single" w:sz="2" w:space="0" w:color="auto"/>
              <w:right w:val="single" w:sz="2" w:space="0" w:color="auto"/>
            </w:tcBorders>
          </w:tcPr>
          <w:p ns2:paraId="5D33B419" ns2:textId="77777777" w:rsidR="005D18DF" w:rsidRDefault="005D18DF" w:rsidP="00FC5C60">
            <w:pPr>
              <w:tabs>
                <w:tab w:val="decimal" w:pos="239"/>
                <w:tab w:val="left" w:pos="319"/>
              </w:tabs>
              <w:spacing w:after="60"/>
              <w:rPr>
                <w:sz w:val="18"/>
                <w:szCs w:val="18"/>
              </w:rPr>
            </w:pPr>
            <w:r>
              <w:rPr>
                <w:sz w:val="18"/>
                <w:szCs w:val="18"/>
              </w:rPr>
              <w:tab/>
              <w:t xml:space="preserve">(0.0) </w:t>
            </w:r>
          </w:p>
        </w:tc>
        <w:tc>
          <w:tcPr>
            <w:tcW w:w="795" w:type="dxa"/>
            <w:tcBorders>
              <w:top w:val="nil"/>
              <w:left w:val="nil"/>
              <w:bottom w:val="single" w:sz="2" w:space="0" w:color="auto"/>
              <w:right w:val="nil"/>
            </w:tcBorders>
          </w:tcPr>
          <w:p ns2:paraId="2390F8A7" ns2:textId="77777777" w:rsidR="005D18DF" w:rsidRDefault="005D18DF" w:rsidP="00FC5C60">
            <w:pPr>
              <w:tabs>
                <w:tab w:val="decimal" w:pos="364"/>
                <w:tab w:val="left" w:pos="444"/>
              </w:tabs>
              <w:spacing w:after="60"/>
              <w:rPr>
                <w:sz w:val="18"/>
                <w:szCs w:val="18"/>
              </w:rPr>
            </w:pPr>
            <w:r>
              <w:rPr>
                <w:sz w:val="18"/>
                <w:szCs w:val="18"/>
              </w:rPr>
              <w:tab/>
              <w:t xml:space="preserve">211 </w:t>
            </w:r>
          </w:p>
        </w:tc>
        <w:tc>
          <w:tcPr>
            <w:tcW w:w="796" w:type="dxa"/>
            <w:tcBorders>
              <w:top w:val="nil"/>
              <w:left w:val="nil"/>
              <w:bottom w:val="single" w:sz="2" w:space="0" w:color="auto"/>
            </w:tcBorders>
          </w:tcPr>
          <w:p ns2:paraId="0B9FE2C8" ns2:textId="77777777" w:rsidR="005D18DF" w:rsidRDefault="005D18DF" w:rsidP="00FC5C60">
            <w:pPr>
              <w:tabs>
                <w:tab w:val="decimal" w:pos="239"/>
                <w:tab w:val="left" w:pos="319"/>
              </w:tabs>
              <w:spacing w:after="60"/>
              <w:rPr>
                <w:sz w:val="18"/>
                <w:szCs w:val="18"/>
              </w:rPr>
            </w:pPr>
            <w:r>
              <w:rPr>
                <w:sz w:val="18"/>
                <w:szCs w:val="18"/>
              </w:rPr>
              <w:tab/>
              <w:t xml:space="preserve">(28.3) </w:t>
            </w:r>
          </w:p>
        </w:tc>
      </w:tr>
      <w:tr w:rsidR="005D18DF" ns2:paraId="3925CB56" ns2:textId="77777777" w:rsidTr="00FC5C60">
        <w:tblPrEx>
          <w:tblBorders>
            <w:top w:val="single" w:sz="6" w:space="0" w:color="auto"/>
            <w:bottom w:val="single" w:sz="6" w:space="0" w:color="auto"/>
          </w:tblBorders>
        </w:tblPrEx>
        <w:trPr>
          <w:jc w:val="center"/>
        </w:trPr>
        <w:tc>
          <w:tcPr>
            <w:tcW w:w="12960" w:type="dxa"/>
            <w:gridSpan w:val="13"/>
            <w:tcBorders>
              <w:top w:val="nil"/>
              <w:bottom w:val="single" w:sz="2" w:space="0" w:color="auto"/>
            </w:tcBorders>
          </w:tcPr>
          <w:p ns2:paraId="1820B0A8" ns2:textId="77777777" w:rsidR="005D18DF" w:rsidRDefault="005D18DF" w:rsidP="00FC5C60">
            <w:pPr>
              <w:spacing w:after="60"/>
              <w:ind w:left="160" w:right="1" w:hanging="160"/>
              <w:rPr>
                <w:sz w:val="18"/>
                <w:szCs w:val="18"/>
              </w:rPr>
            </w:pPr>
            <w:r>
              <w:rPr>
                <w:sz w:val="18"/>
                <w:szCs w:val="18"/>
              </w:rPr>
              <w:t xml:space="preserve"> </w:t>
            </w:r>
            <w:r>
              <w:rPr>
                <w:b/>
                <w:bCs/>
                <w:sz w:val="18"/>
                <w:szCs w:val="18"/>
              </w:rPr>
              <w:t>Status for Trial</w:t>
            </w:r>
            <w:r>
              <w:rPr>
                <w:sz w:val="18"/>
                <w:szCs w:val="18"/>
              </w:rPr>
              <w:t xml:space="preserve"> </w:t>
            </w:r>
          </w:p>
        </w:tc>
      </w:tr>
      <w:tr w:rsidR="005D18DF" ns2:paraId="62121548" ns2:textId="77777777" w:rsidTr="00FC5C60">
        <w:tblPrEx>
          <w:tblBorders>
            <w:top w:val="single" w:sz="6" w:space="0" w:color="auto"/>
            <w:bottom w:val="single" w:sz="6" w:space="0" w:color="auto"/>
          </w:tblBorders>
        </w:tblPrEx>
        <w:trPr>
          <w:jc w:val="center"/>
        </w:trPr>
        <w:tc>
          <w:tcPr>
            <w:tcW w:w="3418" w:type="dxa"/>
            <w:tcBorders>
              <w:top w:val="nil"/>
              <w:bottom w:val="nil"/>
              <w:right w:val="single" w:sz="2" w:space="0" w:color="auto"/>
            </w:tcBorders>
          </w:tcPr>
          <w:p ns2:paraId="79F685D2" ns2:textId="77777777" w:rsidR="005D18DF" w:rsidRDefault="005D18DF" w:rsidP="00FC5C60">
            <w:pPr>
              <w:spacing w:before="15" w:after="15"/>
              <w:ind w:left="160" w:right="1" w:hanging="160"/>
              <w:rPr>
                <w:sz w:val="18"/>
                <w:szCs w:val="18"/>
              </w:rPr>
            </w:pPr>
            <w:r>
              <w:rPr>
                <w:sz w:val="18"/>
                <w:szCs w:val="18"/>
              </w:rPr>
              <w:t xml:space="preserve"> Discontinued </w:t>
            </w:r>
          </w:p>
        </w:tc>
        <w:tc>
          <w:tcPr>
            <w:tcW w:w="795" w:type="dxa"/>
            <w:tcBorders>
              <w:top w:val="nil"/>
              <w:left w:val="nil"/>
              <w:bottom w:val="nil"/>
              <w:right w:val="nil"/>
            </w:tcBorders>
          </w:tcPr>
          <w:p ns2:paraId="0178B27E" ns2:textId="77777777" w:rsidR="005D18DF" w:rsidRDefault="005D18DF" w:rsidP="00FC5C60">
            <w:pPr>
              <w:tabs>
                <w:tab w:val="decimal" w:pos="364"/>
                <w:tab w:val="left" w:pos="444"/>
              </w:tabs>
              <w:spacing w:before="15" w:after="15"/>
              <w:rPr>
                <w:sz w:val="18"/>
                <w:szCs w:val="18"/>
              </w:rPr>
            </w:pPr>
            <w:r>
              <w:rPr>
                <w:sz w:val="18"/>
                <w:szCs w:val="18"/>
              </w:rPr>
              <w:tab/>
              <w:t xml:space="preserve">4 </w:t>
            </w:r>
          </w:p>
        </w:tc>
        <w:tc>
          <w:tcPr>
            <w:tcW w:w="796" w:type="dxa"/>
            <w:tcBorders>
              <w:top w:val="nil"/>
              <w:left w:val="nil"/>
              <w:bottom w:val="nil"/>
              <w:right w:val="single" w:sz="2" w:space="0" w:color="auto"/>
            </w:tcBorders>
          </w:tcPr>
          <w:p ns2:paraId="0E644027" ns2:textId="77777777" w:rsidR="005D18DF" w:rsidRDefault="005D18DF" w:rsidP="00FC5C60">
            <w:pPr>
              <w:tabs>
                <w:tab w:val="decimal" w:pos="239"/>
                <w:tab w:val="left" w:pos="319"/>
              </w:tabs>
              <w:spacing w:before="15" w:after="15"/>
              <w:rPr>
                <w:sz w:val="18"/>
                <w:szCs w:val="18"/>
              </w:rPr>
            </w:pPr>
            <w:r>
              <w:rPr>
                <w:sz w:val="18"/>
                <w:szCs w:val="18"/>
              </w:rPr>
              <w:tab/>
              <w:t xml:space="preserve">(100.0) </w:t>
            </w:r>
          </w:p>
        </w:tc>
        <w:tc>
          <w:tcPr>
            <w:tcW w:w="795" w:type="dxa"/>
            <w:tcBorders>
              <w:top w:val="nil"/>
              <w:left w:val="nil"/>
              <w:bottom w:val="nil"/>
              <w:right w:val="nil"/>
            </w:tcBorders>
          </w:tcPr>
          <w:p ns2:paraId="36FDCA5F" ns2:textId="77777777" w:rsidR="005D18DF" w:rsidRDefault="005D18DF" w:rsidP="00FC5C60">
            <w:pPr>
              <w:tabs>
                <w:tab w:val="decimal" w:pos="364"/>
                <w:tab w:val="left" w:pos="444"/>
              </w:tabs>
              <w:spacing w:before="15" w:after="15"/>
              <w:rPr>
                <w:sz w:val="18"/>
                <w:szCs w:val="18"/>
              </w:rPr>
            </w:pPr>
            <w:r>
              <w:rPr>
                <w:sz w:val="18"/>
                <w:szCs w:val="18"/>
              </w:rPr>
              <w:tab/>
              <w:t xml:space="preserve">63 </w:t>
            </w:r>
          </w:p>
        </w:tc>
        <w:tc>
          <w:tcPr>
            <w:tcW w:w="795" w:type="dxa"/>
            <w:tcBorders>
              <w:top w:val="nil"/>
              <w:left w:val="nil"/>
              <w:bottom w:val="nil"/>
              <w:right w:val="single" w:sz="2" w:space="0" w:color="auto"/>
            </w:tcBorders>
          </w:tcPr>
          <w:p ns2:paraId="41497850" ns2:textId="77777777" w:rsidR="005D18DF" w:rsidRDefault="005D18DF" w:rsidP="00FC5C60">
            <w:pPr>
              <w:tabs>
                <w:tab w:val="decimal" w:pos="239"/>
                <w:tab w:val="left" w:pos="319"/>
              </w:tabs>
              <w:spacing w:before="15" w:after="15"/>
              <w:rPr>
                <w:sz w:val="18"/>
                <w:szCs w:val="18"/>
              </w:rPr>
            </w:pPr>
            <w:r>
              <w:rPr>
                <w:sz w:val="18"/>
                <w:szCs w:val="18"/>
              </w:rPr>
              <w:tab/>
              <w:t xml:space="preserve">(22.4) </w:t>
            </w:r>
          </w:p>
        </w:tc>
        <w:tc>
          <w:tcPr>
            <w:tcW w:w="795" w:type="dxa"/>
            <w:tcBorders>
              <w:top w:val="nil"/>
              <w:left w:val="nil"/>
              <w:bottom w:val="nil"/>
              <w:right w:val="nil"/>
            </w:tcBorders>
          </w:tcPr>
          <w:p ns2:paraId="3A997678" ns2:textId="77777777" w:rsidR="005D18DF" w:rsidRDefault="005D18DF" w:rsidP="00FC5C60">
            <w:pPr>
              <w:tabs>
                <w:tab w:val="decimal" w:pos="364"/>
                <w:tab w:val="left" w:pos="444"/>
              </w:tabs>
              <w:spacing w:before="15" w:after="15"/>
              <w:rPr>
                <w:sz w:val="18"/>
                <w:szCs w:val="18"/>
              </w:rPr>
            </w:pPr>
            <w:r>
              <w:rPr>
                <w:sz w:val="18"/>
                <w:szCs w:val="18"/>
              </w:rPr>
              <w:tab/>
              <w:t xml:space="preserve">274 </w:t>
            </w:r>
          </w:p>
        </w:tc>
        <w:tc>
          <w:tcPr>
            <w:tcW w:w="795" w:type="dxa"/>
            <w:tcBorders>
              <w:top w:val="nil"/>
              <w:left w:val="nil"/>
              <w:bottom w:val="nil"/>
              <w:right w:val="single" w:sz="2" w:space="0" w:color="auto"/>
            </w:tcBorders>
          </w:tcPr>
          <w:p ns2:paraId="2C62B888" ns2:textId="77777777" w:rsidR="005D18DF" w:rsidRDefault="005D18DF" w:rsidP="00FC5C60">
            <w:pPr>
              <w:tabs>
                <w:tab w:val="decimal" w:pos="239"/>
                <w:tab w:val="left" w:pos="319"/>
              </w:tabs>
              <w:spacing w:before="15" w:after="15"/>
              <w:rPr>
                <w:sz w:val="18"/>
                <w:szCs w:val="18"/>
              </w:rPr>
            </w:pPr>
            <w:r>
              <w:rPr>
                <w:sz w:val="18"/>
                <w:szCs w:val="18"/>
              </w:rPr>
              <w:tab/>
              <w:t xml:space="preserve">(61.0) </w:t>
            </w:r>
          </w:p>
        </w:tc>
        <w:tc>
          <w:tcPr>
            <w:tcW w:w="795" w:type="dxa"/>
            <w:tcBorders>
              <w:top w:val="nil"/>
              <w:left w:val="nil"/>
              <w:bottom w:val="nil"/>
              <w:right w:val="nil"/>
            </w:tcBorders>
          </w:tcPr>
          <w:p ns2:paraId="624DF233" ns2:textId="77777777" w:rsidR="005D18DF" w:rsidRDefault="005D18DF" w:rsidP="00FC5C60">
            <w:pPr>
              <w:tabs>
                <w:tab w:val="decimal" w:pos="364"/>
                <w:tab w:val="left" w:pos="444"/>
              </w:tabs>
              <w:spacing w:before="15" w:after="15"/>
              <w:rPr>
                <w:sz w:val="18"/>
                <w:szCs w:val="18"/>
              </w:rPr>
            </w:pPr>
            <w:r>
              <w:rPr>
                <w:sz w:val="18"/>
                <w:szCs w:val="18"/>
              </w:rPr>
              <w:tab/>
              <w:t xml:space="preserve">5 </w:t>
            </w:r>
          </w:p>
        </w:tc>
        <w:tc>
          <w:tcPr>
            <w:tcW w:w="795" w:type="dxa"/>
            <w:tcBorders>
              <w:top w:val="nil"/>
              <w:left w:val="nil"/>
              <w:bottom w:val="nil"/>
              <w:right w:val="single" w:sz="2" w:space="0" w:color="auto"/>
            </w:tcBorders>
          </w:tcPr>
          <w:p ns2:paraId="63518297" ns2:textId="77777777" w:rsidR="005D18DF" w:rsidRDefault="005D18DF" w:rsidP="00FC5C60">
            <w:pPr>
              <w:tabs>
                <w:tab w:val="decimal" w:pos="239"/>
                <w:tab w:val="left" w:pos="319"/>
              </w:tabs>
              <w:spacing w:before="15" w:after="15"/>
              <w:rPr>
                <w:sz w:val="18"/>
                <w:szCs w:val="18"/>
              </w:rPr>
            </w:pPr>
            <w:r>
              <w:rPr>
                <w:sz w:val="18"/>
                <w:szCs w:val="18"/>
              </w:rPr>
              <w:tab/>
              <w:t xml:space="preserve">(100.0) </w:t>
            </w:r>
          </w:p>
        </w:tc>
        <w:tc>
          <w:tcPr>
            <w:tcW w:w="795" w:type="dxa"/>
            <w:tcBorders>
              <w:top w:val="nil"/>
              <w:left w:val="nil"/>
              <w:bottom w:val="nil"/>
              <w:right w:val="nil"/>
            </w:tcBorders>
          </w:tcPr>
          <w:p ns2:paraId="490BC28E" ns2:textId="77777777" w:rsidR="005D18DF" w:rsidRDefault="005D18DF" w:rsidP="00FC5C60">
            <w:pPr>
              <w:tabs>
                <w:tab w:val="decimal" w:pos="364"/>
                <w:tab w:val="left" w:pos="444"/>
              </w:tabs>
              <w:spacing w:before="15" w:after="15"/>
              <w:rPr>
                <w:sz w:val="18"/>
                <w:szCs w:val="18"/>
              </w:rPr>
            </w:pPr>
            <w:r>
              <w:rPr>
                <w:sz w:val="18"/>
                <w:szCs w:val="18"/>
              </w:rPr>
              <w:tab/>
              <w:t xml:space="preserve">7 </w:t>
            </w:r>
          </w:p>
        </w:tc>
        <w:tc>
          <w:tcPr>
            <w:tcW w:w="795" w:type="dxa"/>
            <w:tcBorders>
              <w:top w:val="nil"/>
              <w:left w:val="nil"/>
              <w:bottom w:val="nil"/>
              <w:right w:val="single" w:sz="2" w:space="0" w:color="auto"/>
            </w:tcBorders>
          </w:tcPr>
          <w:p ns2:paraId="6333AA69" ns2:textId="77777777" w:rsidR="005D18DF" w:rsidRDefault="005D18DF" w:rsidP="00FC5C60">
            <w:pPr>
              <w:tabs>
                <w:tab w:val="decimal" w:pos="239"/>
                <w:tab w:val="left" w:pos="319"/>
              </w:tabs>
              <w:spacing w:before="15" w:after="15"/>
              <w:rPr>
                <w:sz w:val="18"/>
                <w:szCs w:val="18"/>
              </w:rPr>
            </w:pPr>
            <w:r>
              <w:rPr>
                <w:sz w:val="18"/>
                <w:szCs w:val="18"/>
              </w:rPr>
              <w:tab/>
              <w:t xml:space="preserve">(100.0) </w:t>
            </w:r>
          </w:p>
        </w:tc>
        <w:tc>
          <w:tcPr>
            <w:tcW w:w="795" w:type="dxa"/>
            <w:tcBorders>
              <w:top w:val="nil"/>
              <w:left w:val="nil"/>
              <w:bottom w:val="nil"/>
              <w:right w:val="nil"/>
            </w:tcBorders>
          </w:tcPr>
          <w:p ns2:paraId="501D5C67" ns2:textId="77777777" w:rsidR="005D18DF" w:rsidRDefault="005D18DF" w:rsidP="00FC5C60">
            <w:pPr>
              <w:tabs>
                <w:tab w:val="decimal" w:pos="364"/>
                <w:tab w:val="left" w:pos="444"/>
              </w:tabs>
              <w:spacing w:before="15" w:after="15"/>
              <w:rPr>
                <w:sz w:val="18"/>
                <w:szCs w:val="18"/>
              </w:rPr>
            </w:pPr>
            <w:r>
              <w:rPr>
                <w:sz w:val="18"/>
                <w:szCs w:val="18"/>
              </w:rPr>
              <w:tab/>
              <w:t xml:space="preserve">353 </w:t>
            </w:r>
          </w:p>
        </w:tc>
        <w:tc>
          <w:tcPr>
            <w:tcW w:w="796" w:type="dxa"/>
            <w:tcBorders>
              <w:top w:val="nil"/>
              <w:left w:val="nil"/>
              <w:bottom w:val="nil"/>
            </w:tcBorders>
          </w:tcPr>
          <w:p ns2:paraId="116EC897" ns2:textId="77777777" w:rsidR="005D18DF" w:rsidRDefault="005D18DF" w:rsidP="00FC5C60">
            <w:pPr>
              <w:tabs>
                <w:tab w:val="decimal" w:pos="239"/>
                <w:tab w:val="left" w:pos="319"/>
              </w:tabs>
              <w:spacing w:before="15" w:after="15"/>
              <w:rPr>
                <w:sz w:val="18"/>
                <w:szCs w:val="18"/>
              </w:rPr>
            </w:pPr>
            <w:r>
              <w:rPr>
                <w:sz w:val="18"/>
                <w:szCs w:val="18"/>
              </w:rPr>
              <w:tab/>
              <w:t xml:space="preserve">(47.3) </w:t>
            </w:r>
          </w:p>
        </w:tc>
      </w:tr>
      <w:tr w:rsidR="005D18DF" ns2:paraId="293FDAB3" ns2:textId="77777777" w:rsidTr="00FC5C60">
        <w:tblPrEx>
          <w:tblBorders>
            <w:top w:val="single" w:sz="6" w:space="0" w:color="auto"/>
            <w:bottom w:val="single" w:sz="6" w:space="0" w:color="auto"/>
          </w:tblBorders>
        </w:tblPrEx>
        <w:trPr>
          <w:jc w:val="center"/>
        </w:trPr>
        <w:tc>
          <w:tcPr>
            <w:tcW w:w="3418" w:type="dxa"/>
            <w:tcBorders>
              <w:top w:val="nil"/>
              <w:bottom w:val="nil"/>
              <w:right w:val="single" w:sz="2" w:space="0" w:color="auto"/>
            </w:tcBorders>
          </w:tcPr>
          <w:p ns2:paraId="6AC74F7C" ns2:textId="77777777" w:rsidR="005D18DF" w:rsidRDefault="005D18DF" w:rsidP="00FC5C60">
            <w:pPr>
              <w:spacing w:before="15" w:after="15"/>
              <w:ind w:left="160" w:right="1" w:hanging="160"/>
              <w:rPr>
                <w:sz w:val="18"/>
                <w:szCs w:val="18"/>
              </w:rPr>
            </w:pPr>
            <w:r>
              <w:rPr>
                <w:sz w:val="18"/>
                <w:szCs w:val="18"/>
              </w:rPr>
              <w:t xml:space="preserve">    Death </w:t>
            </w:r>
          </w:p>
        </w:tc>
        <w:tc>
          <w:tcPr>
            <w:tcW w:w="795" w:type="dxa"/>
            <w:tcBorders>
              <w:top w:val="nil"/>
              <w:left w:val="nil"/>
              <w:bottom w:val="nil"/>
              <w:right w:val="nil"/>
            </w:tcBorders>
          </w:tcPr>
          <w:p ns2:paraId="7B412A33" ns2:textId="77777777" w:rsidR="005D18DF" w:rsidRDefault="005D18DF" w:rsidP="00FC5C60">
            <w:pPr>
              <w:tabs>
                <w:tab w:val="decimal" w:pos="364"/>
                <w:tab w:val="left" w:pos="444"/>
              </w:tabs>
              <w:spacing w:before="15" w:after="15"/>
              <w:rPr>
                <w:sz w:val="18"/>
                <w:szCs w:val="18"/>
              </w:rPr>
            </w:pPr>
            <w:r>
              <w:rPr>
                <w:sz w:val="18"/>
                <w:szCs w:val="18"/>
              </w:rPr>
              <w:tab/>
              <w:t xml:space="preserve">3 </w:t>
            </w:r>
          </w:p>
        </w:tc>
        <w:tc>
          <w:tcPr>
            <w:tcW w:w="796" w:type="dxa"/>
            <w:tcBorders>
              <w:top w:val="nil"/>
              <w:left w:val="nil"/>
              <w:bottom w:val="nil"/>
              <w:right w:val="single" w:sz="2" w:space="0" w:color="auto"/>
            </w:tcBorders>
          </w:tcPr>
          <w:p ns2:paraId="0DFCE4EF" ns2:textId="77777777" w:rsidR="005D18DF" w:rsidRDefault="005D18DF" w:rsidP="00FC5C60">
            <w:pPr>
              <w:tabs>
                <w:tab w:val="decimal" w:pos="239"/>
                <w:tab w:val="left" w:pos="319"/>
              </w:tabs>
              <w:spacing w:before="15" w:after="15"/>
              <w:rPr>
                <w:sz w:val="18"/>
                <w:szCs w:val="18"/>
              </w:rPr>
            </w:pPr>
            <w:r>
              <w:rPr>
                <w:sz w:val="18"/>
                <w:szCs w:val="18"/>
              </w:rPr>
              <w:tab/>
              <w:t xml:space="preserve">(75.0) </w:t>
            </w:r>
          </w:p>
        </w:tc>
        <w:tc>
          <w:tcPr>
            <w:tcW w:w="795" w:type="dxa"/>
            <w:tcBorders>
              <w:top w:val="nil"/>
              <w:left w:val="nil"/>
              <w:bottom w:val="nil"/>
              <w:right w:val="nil"/>
            </w:tcBorders>
          </w:tcPr>
          <w:p ns2:paraId="39E768C9" ns2:textId="77777777" w:rsidR="005D18DF" w:rsidRDefault="005D18DF" w:rsidP="00FC5C60">
            <w:pPr>
              <w:tabs>
                <w:tab w:val="decimal" w:pos="364"/>
                <w:tab w:val="left" w:pos="444"/>
              </w:tabs>
              <w:spacing w:before="15" w:after="15"/>
              <w:rPr>
                <w:sz w:val="18"/>
                <w:szCs w:val="18"/>
              </w:rPr>
            </w:pPr>
            <w:r>
              <w:rPr>
                <w:sz w:val="18"/>
                <w:szCs w:val="18"/>
              </w:rPr>
              <w:tab/>
              <w:t xml:space="preserve">53 </w:t>
            </w:r>
          </w:p>
        </w:tc>
        <w:tc>
          <w:tcPr>
            <w:tcW w:w="795" w:type="dxa"/>
            <w:tcBorders>
              <w:top w:val="nil"/>
              <w:left w:val="nil"/>
              <w:bottom w:val="nil"/>
              <w:right w:val="single" w:sz="2" w:space="0" w:color="auto"/>
            </w:tcBorders>
          </w:tcPr>
          <w:p ns2:paraId="7DABB730" ns2:textId="77777777" w:rsidR="005D18DF" w:rsidRDefault="005D18DF" w:rsidP="00FC5C60">
            <w:pPr>
              <w:tabs>
                <w:tab w:val="decimal" w:pos="239"/>
                <w:tab w:val="left" w:pos="319"/>
              </w:tabs>
              <w:spacing w:before="15" w:after="15"/>
              <w:rPr>
                <w:sz w:val="18"/>
                <w:szCs w:val="18"/>
              </w:rPr>
            </w:pPr>
            <w:r>
              <w:rPr>
                <w:sz w:val="18"/>
                <w:szCs w:val="18"/>
              </w:rPr>
              <w:tab/>
              <w:t xml:space="preserve">(18.9) </w:t>
            </w:r>
          </w:p>
        </w:tc>
        <w:tc>
          <w:tcPr>
            <w:tcW w:w="795" w:type="dxa"/>
            <w:tcBorders>
              <w:top w:val="nil"/>
              <w:left w:val="nil"/>
              <w:bottom w:val="nil"/>
              <w:right w:val="nil"/>
            </w:tcBorders>
          </w:tcPr>
          <w:p ns2:paraId="3F9FBA47" ns2:textId="77777777" w:rsidR="005D18DF" w:rsidRDefault="005D18DF" w:rsidP="00FC5C60">
            <w:pPr>
              <w:tabs>
                <w:tab w:val="decimal" w:pos="364"/>
                <w:tab w:val="left" w:pos="444"/>
              </w:tabs>
              <w:spacing w:before="15" w:after="15"/>
              <w:rPr>
                <w:sz w:val="18"/>
                <w:szCs w:val="18"/>
              </w:rPr>
            </w:pPr>
            <w:r>
              <w:rPr>
                <w:sz w:val="18"/>
                <w:szCs w:val="18"/>
              </w:rPr>
              <w:tab/>
              <w:t xml:space="preserve">215 </w:t>
            </w:r>
          </w:p>
        </w:tc>
        <w:tc>
          <w:tcPr>
            <w:tcW w:w="795" w:type="dxa"/>
            <w:tcBorders>
              <w:top w:val="nil"/>
              <w:left w:val="nil"/>
              <w:bottom w:val="nil"/>
              <w:right w:val="single" w:sz="2" w:space="0" w:color="auto"/>
            </w:tcBorders>
          </w:tcPr>
          <w:p ns2:paraId="6DBA09C9" ns2:textId="77777777" w:rsidR="005D18DF" w:rsidRDefault="005D18DF" w:rsidP="00FC5C60">
            <w:pPr>
              <w:tabs>
                <w:tab w:val="decimal" w:pos="239"/>
                <w:tab w:val="left" w:pos="319"/>
              </w:tabs>
              <w:spacing w:before="15" w:after="15"/>
              <w:rPr>
                <w:sz w:val="18"/>
                <w:szCs w:val="18"/>
              </w:rPr>
            </w:pPr>
            <w:r>
              <w:rPr>
                <w:sz w:val="18"/>
                <w:szCs w:val="18"/>
              </w:rPr>
              <w:tab/>
              <w:t xml:space="preserve">(47.9) </w:t>
            </w:r>
          </w:p>
        </w:tc>
        <w:tc>
          <w:tcPr>
            <w:tcW w:w="795" w:type="dxa"/>
            <w:tcBorders>
              <w:top w:val="nil"/>
              <w:left w:val="nil"/>
              <w:bottom w:val="nil"/>
              <w:right w:val="nil"/>
            </w:tcBorders>
          </w:tcPr>
          <w:p ns2:paraId="1516559D" ns2:textId="77777777" w:rsidR="005D18DF" w:rsidRDefault="005D18DF" w:rsidP="00FC5C60">
            <w:pPr>
              <w:tabs>
                <w:tab w:val="decimal" w:pos="364"/>
                <w:tab w:val="left" w:pos="444"/>
              </w:tabs>
              <w:spacing w:before="15" w:after="15"/>
              <w:rPr>
                <w:sz w:val="18"/>
                <w:szCs w:val="18"/>
              </w:rPr>
            </w:pPr>
            <w:r>
              <w:rPr>
                <w:sz w:val="18"/>
                <w:szCs w:val="18"/>
              </w:rPr>
              <w:tab/>
              <w:t xml:space="preserve">4 </w:t>
            </w:r>
          </w:p>
        </w:tc>
        <w:tc>
          <w:tcPr>
            <w:tcW w:w="795" w:type="dxa"/>
            <w:tcBorders>
              <w:top w:val="nil"/>
              <w:left w:val="nil"/>
              <w:bottom w:val="nil"/>
              <w:right w:val="single" w:sz="2" w:space="0" w:color="auto"/>
            </w:tcBorders>
          </w:tcPr>
          <w:p ns2:paraId="14DF299A" ns2:textId="77777777" w:rsidR="005D18DF" w:rsidRDefault="005D18DF" w:rsidP="00FC5C60">
            <w:pPr>
              <w:tabs>
                <w:tab w:val="decimal" w:pos="239"/>
                <w:tab w:val="left" w:pos="319"/>
              </w:tabs>
              <w:spacing w:before="15" w:after="15"/>
              <w:rPr>
                <w:sz w:val="18"/>
                <w:szCs w:val="18"/>
              </w:rPr>
            </w:pPr>
            <w:r>
              <w:rPr>
                <w:sz w:val="18"/>
                <w:szCs w:val="18"/>
              </w:rPr>
              <w:tab/>
              <w:t xml:space="preserve">(80.0) </w:t>
            </w:r>
          </w:p>
        </w:tc>
        <w:tc>
          <w:tcPr>
            <w:tcW w:w="795" w:type="dxa"/>
            <w:tcBorders>
              <w:top w:val="nil"/>
              <w:left w:val="nil"/>
              <w:bottom w:val="nil"/>
              <w:right w:val="nil"/>
            </w:tcBorders>
          </w:tcPr>
          <w:p ns2:paraId="504BA9F3" ns2:textId="77777777" w:rsidR="005D18DF" w:rsidRDefault="005D18DF" w:rsidP="00FC5C60">
            <w:pPr>
              <w:tabs>
                <w:tab w:val="decimal" w:pos="364"/>
                <w:tab w:val="left" w:pos="444"/>
              </w:tabs>
              <w:spacing w:before="15" w:after="15"/>
              <w:rPr>
                <w:sz w:val="18"/>
                <w:szCs w:val="18"/>
              </w:rPr>
            </w:pPr>
            <w:r>
              <w:rPr>
                <w:sz w:val="18"/>
                <w:szCs w:val="18"/>
              </w:rPr>
              <w:tab/>
              <w:t xml:space="preserve">4 </w:t>
            </w:r>
          </w:p>
        </w:tc>
        <w:tc>
          <w:tcPr>
            <w:tcW w:w="795" w:type="dxa"/>
            <w:tcBorders>
              <w:top w:val="nil"/>
              <w:left w:val="nil"/>
              <w:bottom w:val="nil"/>
              <w:right w:val="single" w:sz="2" w:space="0" w:color="auto"/>
            </w:tcBorders>
          </w:tcPr>
          <w:p ns2:paraId="01C3A12E" ns2:textId="77777777" w:rsidR="005D18DF" w:rsidRDefault="005D18DF" w:rsidP="00FC5C60">
            <w:pPr>
              <w:tabs>
                <w:tab w:val="decimal" w:pos="239"/>
                <w:tab w:val="left" w:pos="319"/>
              </w:tabs>
              <w:spacing w:before="15" w:after="15"/>
              <w:rPr>
                <w:sz w:val="18"/>
                <w:szCs w:val="18"/>
              </w:rPr>
            </w:pPr>
            <w:r>
              <w:rPr>
                <w:sz w:val="18"/>
                <w:szCs w:val="18"/>
              </w:rPr>
              <w:tab/>
              <w:t xml:space="preserve">(57.1) </w:t>
            </w:r>
          </w:p>
        </w:tc>
        <w:tc>
          <w:tcPr>
            <w:tcW w:w="795" w:type="dxa"/>
            <w:tcBorders>
              <w:top w:val="nil"/>
              <w:left w:val="nil"/>
              <w:bottom w:val="nil"/>
              <w:right w:val="nil"/>
            </w:tcBorders>
          </w:tcPr>
          <w:p ns2:paraId="490B0347" ns2:textId="77777777" w:rsidR="005D18DF" w:rsidRDefault="005D18DF" w:rsidP="00FC5C60">
            <w:pPr>
              <w:tabs>
                <w:tab w:val="decimal" w:pos="364"/>
                <w:tab w:val="left" w:pos="444"/>
              </w:tabs>
              <w:spacing w:before="15" w:after="15"/>
              <w:rPr>
                <w:sz w:val="18"/>
                <w:szCs w:val="18"/>
              </w:rPr>
            </w:pPr>
            <w:r>
              <w:rPr>
                <w:sz w:val="18"/>
                <w:szCs w:val="18"/>
              </w:rPr>
              <w:tab/>
              <w:t xml:space="preserve">279 </w:t>
            </w:r>
          </w:p>
        </w:tc>
        <w:tc>
          <w:tcPr>
            <w:tcW w:w="796" w:type="dxa"/>
            <w:tcBorders>
              <w:top w:val="nil"/>
              <w:left w:val="nil"/>
              <w:bottom w:val="nil"/>
            </w:tcBorders>
          </w:tcPr>
          <w:p ns2:paraId="4689A305" ns2:textId="77777777" w:rsidR="005D18DF" w:rsidRDefault="005D18DF" w:rsidP="00FC5C60">
            <w:pPr>
              <w:tabs>
                <w:tab w:val="decimal" w:pos="239"/>
                <w:tab w:val="left" w:pos="319"/>
              </w:tabs>
              <w:spacing w:before="15" w:after="15"/>
              <w:rPr>
                <w:sz w:val="18"/>
                <w:szCs w:val="18"/>
              </w:rPr>
            </w:pPr>
            <w:r>
              <w:rPr>
                <w:sz w:val="18"/>
                <w:szCs w:val="18"/>
              </w:rPr>
              <w:tab/>
              <w:t xml:space="preserve">(37.4) </w:t>
            </w:r>
          </w:p>
        </w:tc>
      </w:tr>
      <w:tr w:rsidR="005D18DF" ns2:paraId="16F031ED" ns2:textId="77777777" w:rsidTr="00FC5C60">
        <w:tblPrEx>
          <w:tblBorders>
            <w:top w:val="single" w:sz="6" w:space="0" w:color="auto"/>
            <w:bottom w:val="single" w:sz="6" w:space="0" w:color="auto"/>
          </w:tblBorders>
        </w:tblPrEx>
        <w:trPr>
          <w:jc w:val="center"/>
        </w:trPr>
        <w:tc>
          <w:tcPr>
            <w:tcW w:w="3418" w:type="dxa"/>
            <w:tcBorders>
              <w:top w:val="nil"/>
              <w:bottom w:val="single" w:sz="2" w:space="0" w:color="auto"/>
              <w:right w:val="single" w:sz="2" w:space="0" w:color="auto"/>
            </w:tcBorders>
          </w:tcPr>
          <w:p ns2:paraId="11B5BD60" ns2:textId="77777777" w:rsidR="005D18DF" w:rsidRDefault="005D18DF" w:rsidP="00FC5C60">
            <w:pPr>
              <w:spacing w:before="15" w:after="15"/>
              <w:ind w:left="160" w:right="1" w:hanging="160"/>
              <w:rPr>
                <w:sz w:val="18"/>
                <w:szCs w:val="18"/>
              </w:rPr>
            </w:pPr>
            <w:r>
              <w:rPr>
                <w:sz w:val="18"/>
                <w:szCs w:val="18"/>
              </w:rPr>
              <w:t xml:space="preserve">    Lost To Follow-Up </w:t>
            </w:r>
          </w:p>
        </w:tc>
        <w:tc>
          <w:tcPr>
            <w:tcW w:w="795" w:type="dxa"/>
            <w:tcBorders>
              <w:top w:val="nil"/>
              <w:left w:val="nil"/>
              <w:bottom w:val="single" w:sz="2" w:space="0" w:color="auto"/>
              <w:right w:val="nil"/>
            </w:tcBorders>
          </w:tcPr>
          <w:p ns2:paraId="042ED622" ns2:textId="77777777" w:rsidR="005D18DF" w:rsidRDefault="005D18DF" w:rsidP="00FC5C60">
            <w:pPr>
              <w:tabs>
                <w:tab w:val="decimal" w:pos="364"/>
                <w:tab w:val="left" w:pos="444"/>
              </w:tabs>
              <w:spacing w:before="15" w:after="15"/>
              <w:rPr>
                <w:sz w:val="18"/>
                <w:szCs w:val="18"/>
              </w:rPr>
            </w:pPr>
            <w:r>
              <w:rPr>
                <w:sz w:val="18"/>
                <w:szCs w:val="18"/>
              </w:rPr>
              <w:tab/>
              <w:t xml:space="preserve">1 </w:t>
            </w:r>
          </w:p>
        </w:tc>
        <w:tc>
          <w:tcPr>
            <w:tcW w:w="796" w:type="dxa"/>
            <w:tcBorders>
              <w:top w:val="nil"/>
              <w:left w:val="nil"/>
              <w:bottom w:val="single" w:sz="2" w:space="0" w:color="auto"/>
              <w:right w:val="single" w:sz="2" w:space="0" w:color="auto"/>
            </w:tcBorders>
          </w:tcPr>
          <w:p ns2:paraId="13D98A0E" ns2:textId="77777777" w:rsidR="005D18DF" w:rsidRDefault="005D18DF" w:rsidP="00FC5C60">
            <w:pPr>
              <w:tabs>
                <w:tab w:val="decimal" w:pos="239"/>
                <w:tab w:val="left" w:pos="319"/>
              </w:tabs>
              <w:spacing w:before="15" w:after="15"/>
              <w:rPr>
                <w:sz w:val="18"/>
                <w:szCs w:val="18"/>
              </w:rPr>
            </w:pPr>
            <w:r>
              <w:rPr>
                <w:sz w:val="18"/>
                <w:szCs w:val="18"/>
              </w:rPr>
              <w:tab/>
              <w:t xml:space="preserve">(25.0) </w:t>
            </w:r>
          </w:p>
        </w:tc>
        <w:tc>
          <w:tcPr>
            <w:tcW w:w="795" w:type="dxa"/>
            <w:tcBorders>
              <w:top w:val="nil"/>
              <w:left w:val="nil"/>
              <w:bottom w:val="single" w:sz="2" w:space="0" w:color="auto"/>
              <w:right w:val="nil"/>
            </w:tcBorders>
          </w:tcPr>
          <w:p ns2:paraId="1B91FB4D" ns2:textId="77777777" w:rsidR="005D18DF" w:rsidRDefault="005D18DF" w:rsidP="00FC5C60">
            <w:pPr>
              <w:tabs>
                <w:tab w:val="decimal" w:pos="364"/>
                <w:tab w:val="left" w:pos="444"/>
              </w:tabs>
              <w:spacing w:before="15" w:after="15"/>
              <w:rPr>
                <w:sz w:val="18"/>
                <w:szCs w:val="18"/>
              </w:rPr>
            </w:pPr>
            <w:r>
              <w:rPr>
                <w:sz w:val="18"/>
                <w:szCs w:val="18"/>
              </w:rPr>
              <w:tab/>
              <w:t xml:space="preserve">1 </w:t>
            </w:r>
          </w:p>
        </w:tc>
        <w:tc>
          <w:tcPr>
            <w:tcW w:w="795" w:type="dxa"/>
            <w:tcBorders>
              <w:top w:val="nil"/>
              <w:left w:val="nil"/>
              <w:bottom w:val="single" w:sz="2" w:space="0" w:color="auto"/>
              <w:right w:val="single" w:sz="2" w:space="0" w:color="auto"/>
            </w:tcBorders>
          </w:tcPr>
          <w:p ns2:paraId="4A628600" ns2:textId="77777777" w:rsidR="005D18DF" w:rsidRDefault="005D18DF" w:rsidP="00FC5C60">
            <w:pPr>
              <w:tabs>
                <w:tab w:val="decimal" w:pos="239"/>
                <w:tab w:val="left" w:pos="319"/>
              </w:tabs>
              <w:spacing w:before="15" w:after="15"/>
              <w:rPr>
                <w:sz w:val="18"/>
                <w:szCs w:val="18"/>
              </w:rPr>
            </w:pPr>
            <w:r>
              <w:rPr>
                <w:sz w:val="18"/>
                <w:szCs w:val="18"/>
              </w:rPr>
              <w:tab/>
              <w:t xml:space="preserve">(0.4) </w:t>
            </w:r>
          </w:p>
        </w:tc>
        <w:tc>
          <w:tcPr>
            <w:tcW w:w="795" w:type="dxa"/>
            <w:tcBorders>
              <w:top w:val="nil"/>
              <w:left w:val="nil"/>
              <w:bottom w:val="single" w:sz="2" w:space="0" w:color="auto"/>
              <w:right w:val="nil"/>
            </w:tcBorders>
          </w:tcPr>
          <w:p ns2:paraId="40BB7D59" ns2:textId="77777777" w:rsidR="005D18DF" w:rsidRDefault="005D18DF" w:rsidP="00FC5C60">
            <w:pPr>
              <w:tabs>
                <w:tab w:val="decimal" w:pos="364"/>
                <w:tab w:val="left" w:pos="444"/>
              </w:tabs>
              <w:spacing w:before="15" w:after="15"/>
              <w:rPr>
                <w:sz w:val="18"/>
                <w:szCs w:val="18"/>
              </w:rPr>
            </w:pPr>
            <w:r>
              <w:rPr>
                <w:sz w:val="18"/>
                <w:szCs w:val="18"/>
              </w:rPr>
              <w:tab/>
              <w:t xml:space="preserve">24 </w:t>
            </w:r>
          </w:p>
        </w:tc>
        <w:tc>
          <w:tcPr>
            <w:tcW w:w="795" w:type="dxa"/>
            <w:tcBorders>
              <w:top w:val="nil"/>
              <w:left w:val="nil"/>
              <w:bottom w:val="single" w:sz="2" w:space="0" w:color="auto"/>
              <w:right w:val="single" w:sz="2" w:space="0" w:color="auto"/>
            </w:tcBorders>
          </w:tcPr>
          <w:p ns2:paraId="73C4A6E1" ns2:textId="77777777" w:rsidR="005D18DF" w:rsidRDefault="005D18DF" w:rsidP="00FC5C60">
            <w:pPr>
              <w:tabs>
                <w:tab w:val="decimal" w:pos="239"/>
                <w:tab w:val="left" w:pos="319"/>
              </w:tabs>
              <w:spacing w:before="15" w:after="15"/>
              <w:rPr>
                <w:sz w:val="18"/>
                <w:szCs w:val="18"/>
              </w:rPr>
            </w:pPr>
            <w:r>
              <w:rPr>
                <w:sz w:val="18"/>
                <w:szCs w:val="18"/>
              </w:rPr>
              <w:tab/>
              <w:t xml:space="preserve">(5.3) </w:t>
            </w:r>
          </w:p>
        </w:tc>
        <w:tc>
          <w:tcPr>
            <w:tcW w:w="795" w:type="dxa"/>
            <w:tcBorders>
              <w:top w:val="nil"/>
              <w:left w:val="nil"/>
              <w:bottom w:val="single" w:sz="2" w:space="0" w:color="auto"/>
              <w:right w:val="nil"/>
            </w:tcBorders>
          </w:tcPr>
          <w:p ns2:paraId="5A4306FD" ns2: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5" w:type="dxa"/>
            <w:tcBorders>
              <w:top w:val="nil"/>
              <w:left w:val="nil"/>
              <w:bottom w:val="single" w:sz="2" w:space="0" w:color="auto"/>
              <w:right w:val="single" w:sz="2" w:space="0" w:color="auto"/>
            </w:tcBorders>
          </w:tcPr>
          <w:p ns2:paraId="586FFE7C" ns2: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single" w:sz="2" w:space="0" w:color="auto"/>
              <w:right w:val="nil"/>
            </w:tcBorders>
          </w:tcPr>
          <w:p ns2:paraId="5B82CE6F" ns2:textId="77777777" w:rsidR="005D18DF" w:rsidRDefault="005D18DF" w:rsidP="00FC5C60">
            <w:pPr>
              <w:tabs>
                <w:tab w:val="decimal" w:pos="364"/>
                <w:tab w:val="left" w:pos="444"/>
              </w:tabs>
              <w:spacing w:before="15" w:after="15"/>
              <w:rPr>
                <w:sz w:val="18"/>
                <w:szCs w:val="18"/>
              </w:rPr>
            </w:pPr>
            <w:r>
              <w:rPr>
                <w:sz w:val="18"/>
                <w:szCs w:val="18"/>
              </w:rPr>
              <w:tab/>
              <w:t xml:space="preserve">1 </w:t>
            </w:r>
          </w:p>
        </w:tc>
        <w:tc>
          <w:tcPr>
            <w:tcW w:w="795" w:type="dxa"/>
            <w:tcBorders>
              <w:top w:val="nil"/>
              <w:left w:val="nil"/>
              <w:bottom w:val="single" w:sz="2" w:space="0" w:color="auto"/>
              <w:right w:val="single" w:sz="2" w:space="0" w:color="auto"/>
            </w:tcBorders>
          </w:tcPr>
          <w:p ns2:paraId="44366E09" ns2:textId="77777777" w:rsidR="005D18DF" w:rsidRDefault="005D18DF" w:rsidP="00FC5C60">
            <w:pPr>
              <w:tabs>
                <w:tab w:val="decimal" w:pos="239"/>
                <w:tab w:val="left" w:pos="319"/>
              </w:tabs>
              <w:spacing w:before="15" w:after="15"/>
              <w:rPr>
                <w:sz w:val="18"/>
                <w:szCs w:val="18"/>
              </w:rPr>
            </w:pPr>
            <w:r>
              <w:rPr>
                <w:sz w:val="18"/>
                <w:szCs w:val="18"/>
              </w:rPr>
              <w:tab/>
              <w:t xml:space="preserve">(14.3) </w:t>
            </w:r>
          </w:p>
        </w:tc>
        <w:tc>
          <w:tcPr>
            <w:tcW w:w="795" w:type="dxa"/>
            <w:tcBorders>
              <w:top w:val="nil"/>
              <w:left w:val="nil"/>
              <w:bottom w:val="single" w:sz="2" w:space="0" w:color="auto"/>
              <w:right w:val="nil"/>
            </w:tcBorders>
          </w:tcPr>
          <w:p ns2:paraId="772836D1" ns2:textId="77777777" w:rsidR="005D18DF" w:rsidRDefault="005D18DF" w:rsidP="00FC5C60">
            <w:pPr>
              <w:tabs>
                <w:tab w:val="decimal" w:pos="364"/>
                <w:tab w:val="left" w:pos="444"/>
              </w:tabs>
              <w:spacing w:before="15" w:after="15"/>
              <w:rPr>
                <w:sz w:val="18"/>
                <w:szCs w:val="18"/>
              </w:rPr>
            </w:pPr>
            <w:r>
              <w:rPr>
                <w:sz w:val="18"/>
                <w:szCs w:val="18"/>
              </w:rPr>
              <w:tab/>
              <w:t xml:space="preserve">27 </w:t>
            </w:r>
          </w:p>
        </w:tc>
        <w:tc>
          <w:tcPr>
            <w:tcW w:w="796" w:type="dxa"/>
            <w:tcBorders>
              <w:top w:val="nil"/>
              <w:left w:val="nil"/>
              <w:bottom w:val="single" w:sz="2" w:space="0" w:color="auto"/>
            </w:tcBorders>
          </w:tcPr>
          <w:p ns2:paraId="5CCBF12D" ns2:textId="77777777" w:rsidR="005D18DF" w:rsidRDefault="005D18DF" w:rsidP="00FC5C60">
            <w:pPr>
              <w:tabs>
                <w:tab w:val="decimal" w:pos="239"/>
                <w:tab w:val="left" w:pos="319"/>
              </w:tabs>
              <w:spacing w:before="15" w:after="15"/>
              <w:rPr>
                <w:sz w:val="18"/>
                <w:szCs w:val="18"/>
              </w:rPr>
            </w:pPr>
            <w:r>
              <w:rPr>
                <w:sz w:val="18"/>
                <w:szCs w:val="18"/>
              </w:rPr>
              <w:tab/>
              <w:t xml:space="preserve">(3.6) </w:t>
            </w:r>
          </w:p>
        </w:tc>
      </w:tr>
      <w:tr w:rsidR="005D18DF" ns2:paraId="35B76BC3" ns2:textId="77777777" w:rsidTr="00FC5C60">
        <w:tblPrEx>
          <w:tblBorders>
            <w:top w:val="single" w:sz="6" w:space="0" w:color="auto"/>
            <w:bottom w:val="single" w:sz="6" w:space="0" w:color="auto"/>
          </w:tblBorders>
        </w:tblPrEx>
        <w:trPr>
          <w:jc w:val="center"/>
        </w:trPr>
        <w:tc>
          <w:tcPr>
            <w:tcW w:w="3418" w:type="dxa"/>
            <w:tcBorders>
              <w:top w:val="nil"/>
              <w:bottom w:val="nil"/>
              <w:right w:val="single" w:sz="2" w:space="0" w:color="auto"/>
            </w:tcBorders>
          </w:tcPr>
          <w:p ns2:paraId="17B81E20" ns2:textId="77777777" w:rsidR="005D18DF" w:rsidRDefault="005D18DF" w:rsidP="00FC5C60">
            <w:pPr>
              <w:spacing w:before="15" w:after="15"/>
              <w:ind w:left="160" w:right="1" w:hanging="160"/>
              <w:rPr>
                <w:sz w:val="18"/>
                <w:szCs w:val="18"/>
              </w:rPr>
            </w:pPr>
            <w:r>
              <w:rPr>
                <w:sz w:val="18"/>
                <w:szCs w:val="18"/>
              </w:rPr>
              <w:t xml:space="preserve">    Withdrawal By Subject </w:t>
            </w:r>
          </w:p>
        </w:tc>
        <w:tc>
          <w:tcPr>
            <w:tcW w:w="795" w:type="dxa"/>
            <w:tcBorders>
              <w:top w:val="nil"/>
              <w:left w:val="nil"/>
              <w:bottom w:val="nil"/>
              <w:right w:val="nil"/>
            </w:tcBorders>
          </w:tcPr>
          <w:p ns2:paraId="0D6880FA" ns2: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6" w:type="dxa"/>
            <w:tcBorders>
              <w:top w:val="nil"/>
              <w:left w:val="nil"/>
              <w:bottom w:val="nil"/>
              <w:right w:val="single" w:sz="2" w:space="0" w:color="auto"/>
            </w:tcBorders>
          </w:tcPr>
          <w:p ns2:paraId="7D28B801" ns2: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nil"/>
              <w:right w:val="nil"/>
            </w:tcBorders>
          </w:tcPr>
          <w:p ns2:paraId="1E27FF9E" ns2:textId="77777777" w:rsidR="005D18DF" w:rsidRDefault="005D18DF" w:rsidP="00FC5C60">
            <w:pPr>
              <w:tabs>
                <w:tab w:val="decimal" w:pos="364"/>
                <w:tab w:val="left" w:pos="444"/>
              </w:tabs>
              <w:spacing w:before="15" w:after="15"/>
              <w:rPr>
                <w:sz w:val="18"/>
                <w:szCs w:val="18"/>
              </w:rPr>
            </w:pPr>
            <w:r>
              <w:rPr>
                <w:sz w:val="18"/>
                <w:szCs w:val="18"/>
              </w:rPr>
              <w:tab/>
              <w:t xml:space="preserve">4 </w:t>
            </w:r>
          </w:p>
        </w:tc>
        <w:tc>
          <w:tcPr>
            <w:tcW w:w="795" w:type="dxa"/>
            <w:tcBorders>
              <w:top w:val="nil"/>
              <w:left w:val="nil"/>
              <w:bottom w:val="nil"/>
              <w:right w:val="single" w:sz="2" w:space="0" w:color="auto"/>
            </w:tcBorders>
          </w:tcPr>
          <w:p ns2:paraId="7F86109C" ns2:textId="77777777" w:rsidR="005D18DF" w:rsidRDefault="005D18DF" w:rsidP="00FC5C60">
            <w:pPr>
              <w:tabs>
                <w:tab w:val="decimal" w:pos="239"/>
                <w:tab w:val="left" w:pos="319"/>
              </w:tabs>
              <w:spacing w:before="15" w:after="15"/>
              <w:rPr>
                <w:sz w:val="18"/>
                <w:szCs w:val="18"/>
              </w:rPr>
            </w:pPr>
            <w:r>
              <w:rPr>
                <w:sz w:val="18"/>
                <w:szCs w:val="18"/>
              </w:rPr>
              <w:tab/>
              <w:t xml:space="preserve">(1.4) </w:t>
            </w:r>
          </w:p>
        </w:tc>
        <w:tc>
          <w:tcPr>
            <w:tcW w:w="795" w:type="dxa"/>
            <w:tcBorders>
              <w:top w:val="nil"/>
              <w:left w:val="nil"/>
              <w:bottom w:val="nil"/>
              <w:right w:val="nil"/>
            </w:tcBorders>
          </w:tcPr>
          <w:p ns2:paraId="5538240F" ns2:textId="77777777" w:rsidR="005D18DF" w:rsidRDefault="005D18DF" w:rsidP="00FC5C60">
            <w:pPr>
              <w:tabs>
                <w:tab w:val="decimal" w:pos="364"/>
                <w:tab w:val="left" w:pos="444"/>
              </w:tabs>
              <w:spacing w:before="15" w:after="15"/>
              <w:rPr>
                <w:sz w:val="18"/>
                <w:szCs w:val="18"/>
              </w:rPr>
            </w:pPr>
            <w:r>
              <w:rPr>
                <w:sz w:val="18"/>
                <w:szCs w:val="18"/>
              </w:rPr>
              <w:tab/>
              <w:t xml:space="preserve">19 </w:t>
            </w:r>
          </w:p>
        </w:tc>
        <w:tc>
          <w:tcPr>
            <w:tcW w:w="795" w:type="dxa"/>
            <w:tcBorders>
              <w:top w:val="nil"/>
              <w:left w:val="nil"/>
              <w:bottom w:val="nil"/>
              <w:right w:val="single" w:sz="2" w:space="0" w:color="auto"/>
            </w:tcBorders>
          </w:tcPr>
          <w:p ns2:paraId="65CC4929" ns2:textId="77777777" w:rsidR="005D18DF" w:rsidRDefault="005D18DF" w:rsidP="00FC5C60">
            <w:pPr>
              <w:tabs>
                <w:tab w:val="decimal" w:pos="239"/>
                <w:tab w:val="left" w:pos="319"/>
              </w:tabs>
              <w:spacing w:before="15" w:after="15"/>
              <w:rPr>
                <w:sz w:val="18"/>
                <w:szCs w:val="18"/>
              </w:rPr>
            </w:pPr>
            <w:r>
              <w:rPr>
                <w:sz w:val="18"/>
                <w:szCs w:val="18"/>
              </w:rPr>
              <w:tab/>
              <w:t xml:space="preserve">(4.2) </w:t>
            </w:r>
          </w:p>
        </w:tc>
        <w:tc>
          <w:tcPr>
            <w:tcW w:w="795" w:type="dxa"/>
            <w:tcBorders>
              <w:top w:val="nil"/>
              <w:left w:val="nil"/>
              <w:bottom w:val="nil"/>
              <w:right w:val="nil"/>
            </w:tcBorders>
          </w:tcPr>
          <w:p ns2:paraId="691F9171" ns2: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5" w:type="dxa"/>
            <w:tcBorders>
              <w:top w:val="nil"/>
              <w:left w:val="nil"/>
              <w:bottom w:val="nil"/>
              <w:right w:val="single" w:sz="2" w:space="0" w:color="auto"/>
            </w:tcBorders>
          </w:tcPr>
          <w:p ns2:paraId="7B1B9D4C" ns2: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nil"/>
              <w:right w:val="nil"/>
            </w:tcBorders>
          </w:tcPr>
          <w:p ns2:paraId="6D6E7979" ns2:textId="77777777" w:rsidR="005D18DF" w:rsidRDefault="005D18DF" w:rsidP="00FC5C60">
            <w:pPr>
              <w:tabs>
                <w:tab w:val="decimal" w:pos="364"/>
                <w:tab w:val="left" w:pos="444"/>
              </w:tabs>
              <w:spacing w:before="15" w:after="15"/>
              <w:rPr>
                <w:sz w:val="18"/>
                <w:szCs w:val="18"/>
              </w:rPr>
            </w:pPr>
            <w:r>
              <w:rPr>
                <w:sz w:val="18"/>
                <w:szCs w:val="18"/>
              </w:rPr>
              <w:tab/>
              <w:t xml:space="preserve">1 </w:t>
            </w:r>
          </w:p>
        </w:tc>
        <w:tc>
          <w:tcPr>
            <w:tcW w:w="795" w:type="dxa"/>
            <w:tcBorders>
              <w:top w:val="nil"/>
              <w:left w:val="nil"/>
              <w:bottom w:val="nil"/>
              <w:right w:val="single" w:sz="2" w:space="0" w:color="auto"/>
            </w:tcBorders>
          </w:tcPr>
          <w:p ns2:paraId="42370361" ns2:textId="77777777" w:rsidR="005D18DF" w:rsidRDefault="005D18DF" w:rsidP="00FC5C60">
            <w:pPr>
              <w:tabs>
                <w:tab w:val="decimal" w:pos="239"/>
                <w:tab w:val="left" w:pos="319"/>
              </w:tabs>
              <w:spacing w:before="15" w:after="15"/>
              <w:rPr>
                <w:sz w:val="18"/>
                <w:szCs w:val="18"/>
              </w:rPr>
            </w:pPr>
            <w:r>
              <w:rPr>
                <w:sz w:val="18"/>
                <w:szCs w:val="18"/>
              </w:rPr>
              <w:tab/>
              <w:t xml:space="preserve">(14.3) </w:t>
            </w:r>
          </w:p>
        </w:tc>
        <w:tc>
          <w:tcPr>
            <w:tcW w:w="795" w:type="dxa"/>
            <w:tcBorders>
              <w:top w:val="nil"/>
              <w:left w:val="nil"/>
              <w:bottom w:val="nil"/>
              <w:right w:val="nil"/>
            </w:tcBorders>
          </w:tcPr>
          <w:p ns2:paraId="538973C8" ns2:textId="77777777" w:rsidR="005D18DF" w:rsidRDefault="005D18DF" w:rsidP="00FC5C60">
            <w:pPr>
              <w:tabs>
                <w:tab w:val="decimal" w:pos="364"/>
                <w:tab w:val="left" w:pos="444"/>
              </w:tabs>
              <w:spacing w:before="15" w:after="15"/>
              <w:rPr>
                <w:sz w:val="18"/>
                <w:szCs w:val="18"/>
              </w:rPr>
            </w:pPr>
            <w:r>
              <w:rPr>
                <w:sz w:val="18"/>
                <w:szCs w:val="18"/>
              </w:rPr>
              <w:tab/>
              <w:t xml:space="preserve">24 </w:t>
            </w:r>
          </w:p>
        </w:tc>
        <w:tc>
          <w:tcPr>
            <w:tcW w:w="796" w:type="dxa"/>
            <w:tcBorders>
              <w:top w:val="nil"/>
              <w:left w:val="nil"/>
              <w:bottom w:val="nil"/>
            </w:tcBorders>
          </w:tcPr>
          <w:p ns2:paraId="5B2BADCD" ns2:textId="77777777" w:rsidR="005D18DF" w:rsidRDefault="005D18DF" w:rsidP="00FC5C60">
            <w:pPr>
              <w:tabs>
                <w:tab w:val="decimal" w:pos="239"/>
                <w:tab w:val="left" w:pos="319"/>
              </w:tabs>
              <w:spacing w:before="15" w:after="15"/>
              <w:rPr>
                <w:sz w:val="18"/>
                <w:szCs w:val="18"/>
              </w:rPr>
            </w:pPr>
            <w:r>
              <w:rPr>
                <w:sz w:val="18"/>
                <w:szCs w:val="18"/>
              </w:rPr>
              <w:tab/>
              <w:t xml:space="preserve">(3.2) </w:t>
            </w:r>
          </w:p>
        </w:tc>
      </w:tr>
      <w:tr w:rsidR="005D18DF" ns2:paraId="52D12349" ns2:textId="77777777" w:rsidTr="00FC5C60">
        <w:tblPrEx>
          <w:tblBorders>
            <w:top w:val="single" w:sz="6" w:space="0" w:color="auto"/>
            <w:bottom w:val="single" w:sz="6" w:space="0" w:color="auto"/>
          </w:tblBorders>
        </w:tblPrEx>
        <w:trPr>
          <w:jc w:val="center"/>
        </w:trPr>
        <w:tc>
          <w:tcPr>
            <w:tcW w:w="3418" w:type="dxa"/>
            <w:tcBorders>
              <w:top w:val="nil"/>
              <w:bottom w:val="nil"/>
              <w:right w:val="single" w:sz="2" w:space="0" w:color="auto"/>
            </w:tcBorders>
          </w:tcPr>
          <w:p ns2:paraId="58ADECF5" ns2:textId="77777777" w:rsidR="005D18DF" w:rsidRDefault="005D18DF" w:rsidP="00FC5C60">
            <w:pPr>
              <w:spacing w:before="15" w:after="15"/>
              <w:ind w:left="160" w:right="1" w:hanging="160"/>
              <w:rPr>
                <w:sz w:val="18"/>
                <w:szCs w:val="18"/>
              </w:rPr>
            </w:pPr>
            <w:r>
              <w:rPr>
                <w:sz w:val="18"/>
                <w:szCs w:val="18"/>
              </w:rPr>
              <w:t xml:space="preserve">    Other </w:t>
            </w:r>
          </w:p>
        </w:tc>
        <w:tc>
          <w:tcPr>
            <w:tcW w:w="795" w:type="dxa"/>
            <w:tcBorders>
              <w:top w:val="nil"/>
              <w:left w:val="nil"/>
              <w:bottom w:val="nil"/>
              <w:right w:val="nil"/>
            </w:tcBorders>
          </w:tcPr>
          <w:p ns2:paraId="23685A08" ns2: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6" w:type="dxa"/>
            <w:tcBorders>
              <w:top w:val="nil"/>
              <w:left w:val="nil"/>
              <w:bottom w:val="nil"/>
              <w:right w:val="single" w:sz="2" w:space="0" w:color="auto"/>
            </w:tcBorders>
          </w:tcPr>
          <w:p ns2:paraId="7552B560" ns2: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nil"/>
              <w:right w:val="nil"/>
            </w:tcBorders>
          </w:tcPr>
          <w:p ns2:paraId="0105273A" ns2:textId="77777777" w:rsidR="005D18DF" w:rsidRDefault="005D18DF" w:rsidP="00FC5C60">
            <w:pPr>
              <w:tabs>
                <w:tab w:val="decimal" w:pos="364"/>
                <w:tab w:val="left" w:pos="444"/>
              </w:tabs>
              <w:spacing w:before="15" w:after="15"/>
              <w:rPr>
                <w:sz w:val="18"/>
                <w:szCs w:val="18"/>
              </w:rPr>
            </w:pPr>
            <w:r>
              <w:rPr>
                <w:sz w:val="18"/>
                <w:szCs w:val="18"/>
              </w:rPr>
              <w:tab/>
              <w:t xml:space="preserve">5 </w:t>
            </w:r>
          </w:p>
        </w:tc>
        <w:tc>
          <w:tcPr>
            <w:tcW w:w="795" w:type="dxa"/>
            <w:tcBorders>
              <w:top w:val="nil"/>
              <w:left w:val="nil"/>
              <w:bottom w:val="nil"/>
              <w:right w:val="single" w:sz="2" w:space="0" w:color="auto"/>
            </w:tcBorders>
          </w:tcPr>
          <w:p ns2:paraId="3DBE9F95" ns2:textId="77777777" w:rsidR="005D18DF" w:rsidRDefault="005D18DF" w:rsidP="00FC5C60">
            <w:pPr>
              <w:tabs>
                <w:tab w:val="decimal" w:pos="239"/>
                <w:tab w:val="left" w:pos="319"/>
              </w:tabs>
              <w:spacing w:before="15" w:after="15"/>
              <w:rPr>
                <w:sz w:val="18"/>
                <w:szCs w:val="18"/>
              </w:rPr>
            </w:pPr>
            <w:r>
              <w:rPr>
                <w:sz w:val="18"/>
                <w:szCs w:val="18"/>
              </w:rPr>
              <w:tab/>
              <w:t xml:space="preserve">(1.8) </w:t>
            </w:r>
          </w:p>
        </w:tc>
        <w:tc>
          <w:tcPr>
            <w:tcW w:w="795" w:type="dxa"/>
            <w:tcBorders>
              <w:top w:val="nil"/>
              <w:left w:val="nil"/>
              <w:bottom w:val="nil"/>
              <w:right w:val="nil"/>
            </w:tcBorders>
          </w:tcPr>
          <w:p ns2:paraId="54FCE3DB" ns2:textId="77777777" w:rsidR="005D18DF" w:rsidRDefault="005D18DF" w:rsidP="00FC5C60">
            <w:pPr>
              <w:tabs>
                <w:tab w:val="decimal" w:pos="364"/>
                <w:tab w:val="left" w:pos="444"/>
              </w:tabs>
              <w:spacing w:before="15" w:after="15"/>
              <w:rPr>
                <w:sz w:val="18"/>
                <w:szCs w:val="18"/>
              </w:rPr>
            </w:pPr>
            <w:r>
              <w:rPr>
                <w:sz w:val="18"/>
                <w:szCs w:val="18"/>
              </w:rPr>
              <w:tab/>
              <w:t xml:space="preserve">16 </w:t>
            </w:r>
          </w:p>
        </w:tc>
        <w:tc>
          <w:tcPr>
            <w:tcW w:w="795" w:type="dxa"/>
            <w:tcBorders>
              <w:top w:val="nil"/>
              <w:left w:val="nil"/>
              <w:bottom w:val="nil"/>
              <w:right w:val="single" w:sz="2" w:space="0" w:color="auto"/>
            </w:tcBorders>
          </w:tcPr>
          <w:p ns2:paraId="04BE2DDE" ns2:textId="77777777" w:rsidR="005D18DF" w:rsidRDefault="005D18DF" w:rsidP="00FC5C60">
            <w:pPr>
              <w:tabs>
                <w:tab w:val="decimal" w:pos="239"/>
                <w:tab w:val="left" w:pos="319"/>
              </w:tabs>
              <w:spacing w:before="15" w:after="15"/>
              <w:rPr>
                <w:sz w:val="18"/>
                <w:szCs w:val="18"/>
              </w:rPr>
            </w:pPr>
            <w:r>
              <w:rPr>
                <w:sz w:val="18"/>
                <w:szCs w:val="18"/>
              </w:rPr>
              <w:tab/>
              <w:t xml:space="preserve">(3.6) </w:t>
            </w:r>
          </w:p>
        </w:tc>
        <w:tc>
          <w:tcPr>
            <w:tcW w:w="795" w:type="dxa"/>
            <w:tcBorders>
              <w:top w:val="nil"/>
              <w:left w:val="nil"/>
              <w:bottom w:val="nil"/>
              <w:right w:val="nil"/>
            </w:tcBorders>
          </w:tcPr>
          <w:p ns2:paraId="0EF240F1" ns2:textId="77777777" w:rsidR="005D18DF" w:rsidRDefault="005D18DF" w:rsidP="00FC5C60">
            <w:pPr>
              <w:tabs>
                <w:tab w:val="decimal" w:pos="364"/>
                <w:tab w:val="left" w:pos="444"/>
              </w:tabs>
              <w:spacing w:before="15" w:after="15"/>
              <w:rPr>
                <w:sz w:val="18"/>
                <w:szCs w:val="18"/>
              </w:rPr>
            </w:pPr>
            <w:r>
              <w:rPr>
                <w:sz w:val="18"/>
                <w:szCs w:val="18"/>
              </w:rPr>
              <w:tab/>
              <w:t xml:space="preserve">1 </w:t>
            </w:r>
          </w:p>
        </w:tc>
        <w:tc>
          <w:tcPr>
            <w:tcW w:w="795" w:type="dxa"/>
            <w:tcBorders>
              <w:top w:val="nil"/>
              <w:left w:val="nil"/>
              <w:bottom w:val="nil"/>
              <w:right w:val="single" w:sz="2" w:space="0" w:color="auto"/>
            </w:tcBorders>
          </w:tcPr>
          <w:p ns2:paraId="7EB2263A" ns2:textId="77777777" w:rsidR="005D18DF" w:rsidRDefault="005D18DF" w:rsidP="00FC5C60">
            <w:pPr>
              <w:tabs>
                <w:tab w:val="decimal" w:pos="239"/>
                <w:tab w:val="left" w:pos="319"/>
              </w:tabs>
              <w:spacing w:before="15" w:after="15"/>
              <w:rPr>
                <w:sz w:val="18"/>
                <w:szCs w:val="18"/>
              </w:rPr>
            </w:pPr>
            <w:r>
              <w:rPr>
                <w:sz w:val="18"/>
                <w:szCs w:val="18"/>
              </w:rPr>
              <w:tab/>
              <w:t xml:space="preserve">(20.0) </w:t>
            </w:r>
          </w:p>
        </w:tc>
        <w:tc>
          <w:tcPr>
            <w:tcW w:w="795" w:type="dxa"/>
            <w:tcBorders>
              <w:top w:val="nil"/>
              <w:left w:val="nil"/>
              <w:bottom w:val="nil"/>
              <w:right w:val="nil"/>
            </w:tcBorders>
          </w:tcPr>
          <w:p ns2:paraId="1371869E" ns2:textId="77777777" w:rsidR="005D18DF" w:rsidRDefault="005D18DF" w:rsidP="00FC5C60">
            <w:pPr>
              <w:tabs>
                <w:tab w:val="decimal" w:pos="364"/>
                <w:tab w:val="left" w:pos="444"/>
              </w:tabs>
              <w:spacing w:before="15" w:after="15"/>
              <w:rPr>
                <w:sz w:val="18"/>
                <w:szCs w:val="18"/>
              </w:rPr>
            </w:pPr>
            <w:r>
              <w:rPr>
                <w:sz w:val="18"/>
                <w:szCs w:val="18"/>
              </w:rPr>
              <w:tab/>
              <w:t xml:space="preserve">1 </w:t>
            </w:r>
          </w:p>
        </w:tc>
        <w:tc>
          <w:tcPr>
            <w:tcW w:w="795" w:type="dxa"/>
            <w:tcBorders>
              <w:top w:val="nil"/>
              <w:left w:val="nil"/>
              <w:bottom w:val="nil"/>
              <w:right w:val="single" w:sz="2" w:space="0" w:color="auto"/>
            </w:tcBorders>
          </w:tcPr>
          <w:p ns2:paraId="05462582" ns2:textId="77777777" w:rsidR="005D18DF" w:rsidRDefault="005D18DF" w:rsidP="00FC5C60">
            <w:pPr>
              <w:tabs>
                <w:tab w:val="decimal" w:pos="239"/>
                <w:tab w:val="left" w:pos="319"/>
              </w:tabs>
              <w:spacing w:before="15" w:after="15"/>
              <w:rPr>
                <w:sz w:val="18"/>
                <w:szCs w:val="18"/>
              </w:rPr>
            </w:pPr>
            <w:r>
              <w:rPr>
                <w:sz w:val="18"/>
                <w:szCs w:val="18"/>
              </w:rPr>
              <w:tab/>
              <w:t xml:space="preserve">(14.3) </w:t>
            </w:r>
          </w:p>
        </w:tc>
        <w:tc>
          <w:tcPr>
            <w:tcW w:w="795" w:type="dxa"/>
            <w:tcBorders>
              <w:top w:val="nil"/>
              <w:left w:val="nil"/>
              <w:bottom w:val="nil"/>
              <w:right w:val="nil"/>
            </w:tcBorders>
          </w:tcPr>
          <w:p ns2:paraId="6F1991FD" ns2:textId="77777777" w:rsidR="005D18DF" w:rsidRDefault="005D18DF" w:rsidP="00FC5C60">
            <w:pPr>
              <w:tabs>
                <w:tab w:val="decimal" w:pos="364"/>
                <w:tab w:val="left" w:pos="444"/>
              </w:tabs>
              <w:spacing w:before="15" w:after="15"/>
              <w:rPr>
                <w:sz w:val="18"/>
                <w:szCs w:val="18"/>
              </w:rPr>
            </w:pPr>
            <w:r>
              <w:rPr>
                <w:sz w:val="18"/>
                <w:szCs w:val="18"/>
              </w:rPr>
              <w:tab/>
              <w:t xml:space="preserve">23 </w:t>
            </w:r>
          </w:p>
        </w:tc>
        <w:tc>
          <w:tcPr>
            <w:tcW w:w="796" w:type="dxa"/>
            <w:tcBorders>
              <w:top w:val="nil"/>
              <w:left w:val="nil"/>
              <w:bottom w:val="nil"/>
            </w:tcBorders>
          </w:tcPr>
          <w:p ns2:paraId="430285BB" ns2:textId="77777777" w:rsidR="005D18DF" w:rsidRDefault="005D18DF" w:rsidP="00FC5C60">
            <w:pPr>
              <w:tabs>
                <w:tab w:val="decimal" w:pos="239"/>
                <w:tab w:val="left" w:pos="319"/>
              </w:tabs>
              <w:spacing w:before="15" w:after="15"/>
              <w:rPr>
                <w:sz w:val="18"/>
                <w:szCs w:val="18"/>
              </w:rPr>
            </w:pPr>
            <w:r>
              <w:rPr>
                <w:sz w:val="18"/>
                <w:szCs w:val="18"/>
              </w:rPr>
              <w:tab/>
              <w:t xml:space="preserve">(3.1) </w:t>
            </w:r>
          </w:p>
        </w:tc>
      </w:tr>
      <w:tr w:rsidR="005D18DF" ns2:paraId="2FBC173A" ns2:textId="77777777" w:rsidTr="00FC5C60">
        <w:tblPrEx>
          <w:tblBorders>
            <w:top w:val="single" w:sz="6" w:space="0" w:color="auto"/>
            <w:bottom w:val="single" w:sz="6" w:space="0" w:color="auto"/>
          </w:tblBorders>
        </w:tblPrEx>
        <w:trPr>
          <w:jc w:val="center"/>
        </w:trPr>
        <w:tc>
          <w:tcPr>
            <w:tcW w:w="3418" w:type="dxa"/>
            <w:tcBorders>
              <w:top w:val="nil"/>
              <w:bottom w:val="single" w:sz="2" w:space="0" w:color="auto"/>
              <w:right w:val="single" w:sz="2" w:space="0" w:color="auto"/>
            </w:tcBorders>
          </w:tcPr>
          <w:p ns2:paraId="3C4384E1" ns2:textId="09FA1B4B" w:rsidR="005D18DF" w:rsidRDefault="005D18DF" w:rsidP="00FC5C60">
            <w:pPr>
              <w:spacing w:before="15" w:after="15"/>
              <w:ind w:left="160" w:right="1" w:hanging="160"/>
              <w:rPr>
                <w:sz w:val="18"/>
                <w:szCs w:val="18"/>
              </w:rPr>
            </w:pPr>
            <w:r>
              <w:rPr>
                <w:sz w:val="18"/>
                <w:szCs w:val="18"/>
              </w:rPr>
              <w:t xml:space="preserve"> </w:t>
            </w:r>
            <w:r w:rsidR="00B80EE2">
              <w:rPr>
                <w:sz w:val="18"/>
                <w:szCs w:val="18"/>
              </w:rPr>
              <w:t>Participants On-going</w:t>
            </w:r>
            <w:r>
              <w:rPr>
                <w:sz w:val="18"/>
                <w:szCs w:val="18"/>
              </w:rPr>
              <w:t xml:space="preserve"> </w:t>
            </w:r>
          </w:p>
        </w:tc>
        <w:tc>
          <w:tcPr>
            <w:tcW w:w="795" w:type="dxa"/>
            <w:tcBorders>
              <w:top w:val="nil"/>
              <w:left w:val="nil"/>
              <w:bottom w:val="single" w:sz="2" w:space="0" w:color="auto"/>
              <w:right w:val="nil"/>
            </w:tcBorders>
          </w:tcPr>
          <w:p ns2:paraId="054D9205" ns2: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6" w:type="dxa"/>
            <w:tcBorders>
              <w:top w:val="nil"/>
              <w:left w:val="nil"/>
              <w:bottom w:val="single" w:sz="2" w:space="0" w:color="auto"/>
              <w:right w:val="single" w:sz="2" w:space="0" w:color="auto"/>
            </w:tcBorders>
          </w:tcPr>
          <w:p ns2:paraId="0BE77AF9" ns2: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single" w:sz="2" w:space="0" w:color="auto"/>
              <w:right w:val="nil"/>
            </w:tcBorders>
          </w:tcPr>
          <w:p ns2:paraId="4A655BED" ns2:textId="77777777" w:rsidR="005D18DF" w:rsidRDefault="005D18DF" w:rsidP="00FC5C60">
            <w:pPr>
              <w:tabs>
                <w:tab w:val="decimal" w:pos="364"/>
                <w:tab w:val="left" w:pos="444"/>
              </w:tabs>
              <w:spacing w:before="15" w:after="15"/>
              <w:rPr>
                <w:sz w:val="18"/>
                <w:szCs w:val="18"/>
              </w:rPr>
            </w:pPr>
            <w:r>
              <w:rPr>
                <w:sz w:val="18"/>
                <w:szCs w:val="18"/>
              </w:rPr>
              <w:tab/>
              <w:t xml:space="preserve">218 </w:t>
            </w:r>
          </w:p>
        </w:tc>
        <w:tc>
          <w:tcPr>
            <w:tcW w:w="795" w:type="dxa"/>
            <w:tcBorders>
              <w:top w:val="nil"/>
              <w:left w:val="nil"/>
              <w:bottom w:val="single" w:sz="2" w:space="0" w:color="auto"/>
              <w:right w:val="single" w:sz="2" w:space="0" w:color="auto"/>
            </w:tcBorders>
          </w:tcPr>
          <w:p ns2:paraId="2D847927" ns2:textId="77777777" w:rsidR="005D18DF" w:rsidRDefault="005D18DF" w:rsidP="00FC5C60">
            <w:pPr>
              <w:tabs>
                <w:tab w:val="decimal" w:pos="239"/>
                <w:tab w:val="left" w:pos="319"/>
              </w:tabs>
              <w:spacing w:before="15" w:after="15"/>
              <w:rPr>
                <w:sz w:val="18"/>
                <w:szCs w:val="18"/>
              </w:rPr>
            </w:pPr>
            <w:r>
              <w:rPr>
                <w:sz w:val="18"/>
                <w:szCs w:val="18"/>
              </w:rPr>
              <w:tab/>
              <w:t xml:space="preserve">(77.6) </w:t>
            </w:r>
          </w:p>
        </w:tc>
        <w:tc>
          <w:tcPr>
            <w:tcW w:w="795" w:type="dxa"/>
            <w:tcBorders>
              <w:top w:val="nil"/>
              <w:left w:val="nil"/>
              <w:bottom w:val="single" w:sz="2" w:space="0" w:color="auto"/>
              <w:right w:val="nil"/>
            </w:tcBorders>
          </w:tcPr>
          <w:p ns2:paraId="4E288FC7" ns2:textId="77777777" w:rsidR="005D18DF" w:rsidRDefault="005D18DF" w:rsidP="00FC5C60">
            <w:pPr>
              <w:tabs>
                <w:tab w:val="decimal" w:pos="364"/>
                <w:tab w:val="left" w:pos="444"/>
              </w:tabs>
              <w:spacing w:before="15" w:after="15"/>
              <w:rPr>
                <w:sz w:val="18"/>
                <w:szCs w:val="18"/>
              </w:rPr>
            </w:pPr>
            <w:r>
              <w:rPr>
                <w:sz w:val="18"/>
                <w:szCs w:val="18"/>
              </w:rPr>
              <w:tab/>
              <w:t xml:space="preserve">175 </w:t>
            </w:r>
          </w:p>
        </w:tc>
        <w:tc>
          <w:tcPr>
            <w:tcW w:w="795" w:type="dxa"/>
            <w:tcBorders>
              <w:top w:val="nil"/>
              <w:left w:val="nil"/>
              <w:bottom w:val="single" w:sz="2" w:space="0" w:color="auto"/>
              <w:right w:val="single" w:sz="2" w:space="0" w:color="auto"/>
            </w:tcBorders>
          </w:tcPr>
          <w:p ns2:paraId="0520B17E" ns2:textId="77777777" w:rsidR="005D18DF" w:rsidRDefault="005D18DF" w:rsidP="00FC5C60">
            <w:pPr>
              <w:tabs>
                <w:tab w:val="decimal" w:pos="239"/>
                <w:tab w:val="left" w:pos="319"/>
              </w:tabs>
              <w:spacing w:before="15" w:after="15"/>
              <w:rPr>
                <w:sz w:val="18"/>
                <w:szCs w:val="18"/>
              </w:rPr>
            </w:pPr>
            <w:r>
              <w:rPr>
                <w:sz w:val="18"/>
                <w:szCs w:val="18"/>
              </w:rPr>
              <w:tab/>
              <w:t xml:space="preserve">(39.0) </w:t>
            </w:r>
          </w:p>
        </w:tc>
        <w:tc>
          <w:tcPr>
            <w:tcW w:w="795" w:type="dxa"/>
            <w:tcBorders>
              <w:top w:val="nil"/>
              <w:left w:val="nil"/>
              <w:bottom w:val="single" w:sz="2" w:space="0" w:color="auto"/>
              <w:right w:val="nil"/>
            </w:tcBorders>
          </w:tcPr>
          <w:p ns2:paraId="5245ED56" ns2: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5" w:type="dxa"/>
            <w:tcBorders>
              <w:top w:val="nil"/>
              <w:left w:val="nil"/>
              <w:bottom w:val="single" w:sz="2" w:space="0" w:color="auto"/>
              <w:right w:val="single" w:sz="2" w:space="0" w:color="auto"/>
            </w:tcBorders>
          </w:tcPr>
          <w:p ns2:paraId="5FAEEFC8" ns2: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single" w:sz="2" w:space="0" w:color="auto"/>
              <w:right w:val="nil"/>
            </w:tcBorders>
          </w:tcPr>
          <w:p ns2:paraId="5531A8F1" ns2: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5" w:type="dxa"/>
            <w:tcBorders>
              <w:top w:val="nil"/>
              <w:left w:val="nil"/>
              <w:bottom w:val="single" w:sz="2" w:space="0" w:color="auto"/>
              <w:right w:val="single" w:sz="2" w:space="0" w:color="auto"/>
            </w:tcBorders>
          </w:tcPr>
          <w:p ns2:paraId="6D2B04DB" ns2: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single" w:sz="2" w:space="0" w:color="auto"/>
              <w:right w:val="nil"/>
            </w:tcBorders>
          </w:tcPr>
          <w:p ns2:paraId="26664790" ns2:textId="77777777" w:rsidR="005D18DF" w:rsidRDefault="005D18DF" w:rsidP="00FC5C60">
            <w:pPr>
              <w:tabs>
                <w:tab w:val="decimal" w:pos="364"/>
                <w:tab w:val="left" w:pos="444"/>
              </w:tabs>
              <w:spacing w:before="15" w:after="15"/>
              <w:rPr>
                <w:sz w:val="18"/>
                <w:szCs w:val="18"/>
              </w:rPr>
            </w:pPr>
            <w:r>
              <w:rPr>
                <w:sz w:val="18"/>
                <w:szCs w:val="18"/>
              </w:rPr>
              <w:tab/>
              <w:t xml:space="preserve">393 </w:t>
            </w:r>
          </w:p>
        </w:tc>
        <w:tc>
          <w:tcPr>
            <w:tcW w:w="796" w:type="dxa"/>
            <w:tcBorders>
              <w:top w:val="nil"/>
              <w:left w:val="nil"/>
              <w:bottom w:val="single" w:sz="2" w:space="0" w:color="auto"/>
            </w:tcBorders>
          </w:tcPr>
          <w:p ns2:paraId="3CD4187C" ns2:textId="77777777" w:rsidR="005D18DF" w:rsidRDefault="005D18DF" w:rsidP="00FC5C60">
            <w:pPr>
              <w:tabs>
                <w:tab w:val="decimal" w:pos="239"/>
                <w:tab w:val="left" w:pos="319"/>
              </w:tabs>
              <w:spacing w:before="15" w:after="15"/>
              <w:rPr>
                <w:sz w:val="18"/>
                <w:szCs w:val="18"/>
              </w:rPr>
            </w:pPr>
            <w:r>
              <w:rPr>
                <w:sz w:val="18"/>
                <w:szCs w:val="18"/>
              </w:rPr>
              <w:tab/>
              <w:t xml:space="preserve">(52.7) </w:t>
            </w:r>
          </w:p>
        </w:tc>
      </w:tr>
      <w:tr w:rsidR="005D18DF" ns2:paraId="4306DBA8" ns2:textId="77777777" w:rsidTr="00FC5C60">
        <w:tblPrEx>
          <w:tblBorders>
            <w:top w:val="single" w:sz="6" w:space="0" w:color="auto"/>
            <w:bottom w:val="single" w:sz="6" w:space="0" w:color="auto"/>
          </w:tblBorders>
        </w:tblPrEx>
        <w:trPr>
          <w:jc w:val="center"/>
        </w:trPr>
        <w:tc>
          <w:tcPr>
            <w:tcW w:w="12960" w:type="dxa"/>
            <w:gridSpan w:val="13"/>
            <w:tcBorders>
              <w:top w:val="nil"/>
              <w:bottom w:val="double" w:sz="6" w:space="0" w:color="auto"/>
            </w:tcBorders>
          </w:tcPr>
          <w:p ns2:paraId="5DD3DF2A" ns2:textId="77777777" w:rsidR="005D18DF" w:rsidRDefault="005D18DF" w:rsidP="00FC5C60">
            <w:pPr>
              <w:spacing w:before="30" w:after="30"/>
              <w:ind w:left="160" w:right="1" w:hanging="160"/>
              <w:rPr>
                <w:sz w:val="18"/>
                <w:szCs w:val="18"/>
              </w:rPr>
            </w:pPr>
            <w:r>
              <w:rPr>
                <w:sz w:val="18"/>
                <w:szCs w:val="18"/>
              </w:rPr>
              <w:t xml:space="preserve"> Participants whose first dose date is later than 21Mar2024 are not included.</w:t>
            </w:r>
          </w:p>
          <w:p ns2:paraId="242538F5" ns2:textId="77777777" w:rsidR="005D18DF" w:rsidRDefault="005D18DF" w:rsidP="00FC5C60">
            <w:pPr>
              <w:spacing w:before="30" w:after="30"/>
              <w:ind w:left="160" w:right="1" w:hanging="160"/>
              <w:rPr>
                <w:sz w:val="18"/>
                <w:szCs w:val="18"/>
              </w:rPr>
            </w:pPr>
            <w:r>
              <w:rPr>
                <w:sz w:val="18"/>
                <w:szCs w:val="18"/>
              </w:rPr>
              <w:t xml:space="preserve"> Database Cutoff Date: 21MAY2024</w:t>
            </w:r>
          </w:p>
        </w:tc>
      </w:tr>
      <w:tr w:rsidR="005D18DF" ns2:paraId="30E809B6" ns2:textId="77777777" w:rsidTr="00FC5C60">
        <w:tblPrEx>
          <w:tblBorders>
            <w:top w:val="none" w:sz="0" w:space="0" w:color="auto"/>
            <w:left w:val="none" w:sz="0" w:space="0" w:color="auto"/>
            <w:bottom w:val="none" w:sz="0" w:space="0" w:color="auto"/>
            <w:right w:val="none" w:sz="0" w:space="0" w:color="auto"/>
          </w:tblBorders>
        </w:tblPrEx>
        <w:trPr>
          <w:jc w:val="center"/>
        </w:trPr>
        <w:tc>
          <w:tcPr>
            <w:tcW w:w="12960" w:type="dxa"/>
            <w:gridSpan w:val="13"/>
            <w:tcBorders>
              <w:top w:val="nil"/>
              <w:left w:val="nil"/>
              <w:bottom w:val="nil"/>
              <w:right w:val="nil"/>
            </w:tcBorders>
          </w:tcPr>
          <w:p ns2:paraId="79258EE6" ns2:textId="77777777" w:rsidR="005D18DF" w:rsidRDefault="005D18DF" w:rsidP="00FC5C60">
            <w:pPr>
              <w:spacing w:before="15" w:after="15"/>
              <w:rPr>
                <w:sz w:val="18"/>
                <w:szCs w:val="18"/>
              </w:rPr>
            </w:pPr>
            <w:r>
              <w:rPr>
                <w:sz w:val="18"/>
                <w:szCs w:val="18"/>
              </w:rPr>
              <w:t>Source:  [P001MK2870: adam-adsl]</w:t>
            </w:r>
          </w:p>
        </w:tc>
      </w:tr>
    </w:tbl>
    <w:p ns2:paraId="1F7BF3B8" ns2:textId="77777777" w:rsidR="005D18DF" w:rsidRDefault="005D18DF" w:rsidP="007243AD">
      <w:pPr>
        <w:pStyle w:val="Paragraph"/>
      </w:pPr>
    </w:p>
    <w:p ns2:paraId="43CD9F1F" ns2:textId="77777777" w:rsidR="005D18DF" w:rsidRDefault="005D18DF" w:rsidP="007243AD">
      <w:pPr>
        <w:pStyle w:val="Paragraph"/>
      </w:pPr>
    </w:p>
    <w:p ns2:paraId="18059AC4" ns2:textId="64CAE0E8" w:rsidR="005D18DF" w:rsidRDefault="005D18DF" w:rsidP="007243AD">
      <w:pPr>
        <w:pStyle w:val="Paragraph"/>
        <w:sectPr w:rsidR="005D18DF" w:rsidSect="005D18DF">
          <w:headerReference w:type="default" ns3:id="rId57"/>
          <w:footerReference w:type="default" ns3:id="rId58"/>
          <w:pgSz w:w="15840" w:h="12240" w:orient="landscape"/>
          <w:pgMar w:top="1800" w:right="1440" w:bottom="1440" w:left="1440" w:header="720" w:footer="720" w:gutter="0"/>
          <w:cols w:space="720"/>
          <w:docGrid w:linePitch="326"/>
        </w:sectPr>
      </w:pPr>
    </w:p>
    <w:p ns2:paraId="3A31EE52" ns2:textId="77777777" w:rsidR="007243AD" w:rsidRDefault="007243AD" w:rsidP="007243AD">
      <w:pPr>
        <w:pStyle w:val="Heading4"/>
        <w:tabs>
          <w:tab w:val="clear" w:pos="1195"/>
          <w:tab w:val="left" w:pos="1200"/>
        </w:tabs>
        <w:ind w:left="1200" w:hanging="1200"/>
      </w:pPr>
      <w:del w:id="10187" w:author="GoldenCorpusHarness" w:date="2026-03-28T21:57:55Z">
        <w:r>
          <w:delText>Ov</w:delText>
        </w:r>
      </w:del>
      <w:ins w:id="10188" w:author="GoldenCorpusHarness" w:date="2026-03-28T21:57:55Z">
        <w:r>
          <w:t>Tabl</w:t>
        </w:r>
      </w:ins>
      <w:r>
        <w:t>e</w:t>
      </w:r>
      <w:ins w:id="10189" w:author="GoldenCorpusHarness" w:date="2026-03-28T21:57:55Z">
        <w:r>
          <w:t xml:space="preserve"> 25MK-2870-001 (KL264 01): Time to Response and Du</w:t>
        </w:r>
      </w:ins>
      <w:r>
        <w:t>ra</w:t>
      </w:r>
      <w:del w:id="10190" w:author="GoldenCorpusHarness" w:date="2026-03-28T21:57:55Z">
        <w:r>
          <w:delText>ll Summary</w:delText>
        </w:r>
      </w:del>
      <w:ins w:id="10191" w:author="GoldenCorpusHarness" w:date="2026-03-28T21:57:55Z">
        <w:r>
          <w:t>tion</w:t>
        </w:r>
      </w:ins>
      <w:r>
        <w:t xml:space="preserve"> of </w:t>
      </w:r>
      <w:del w:id="10192" w:author="GoldenCorpusHarness" w:date="2026-03-28T21:57:55Z">
        <w:r>
          <w:delText>Adv</w:delText>
        </w:r>
      </w:del>
      <w:ins w:id="10193" w:author="GoldenCorpusHarness" w:date="2026-03-28T21:57:55Z">
        <w:r>
          <w:t>R</w:t>
        </w:r>
      </w:ins>
      <w:r>
        <w:t>e</w:t>
      </w:r>
      <w:del w:id="10194" w:author="GoldenCorpusHarness" w:date="2026-03-28T21:57:55Z">
        <w:r>
          <w:delText>r</w:delText>
        </w:r>
      </w:del>
      <w:ins w:id="10195" w:author="GoldenCorpusHarness" w:date="2026-03-28T21:57:55Z">
        <w:r>
          <w:t>spon</w:t>
        </w:r>
      </w:ins>
      <w:r>
        <w:t xml:space="preserve">se </w:t>
      </w:r>
      <w:del w:id="10196" w:author="GoldenCorpusHarness" w:date="2026-03-28T21:57:55Z">
        <w:r>
          <w:delText>E</w:delText>
        </w:r>
      </w:del>
      <w:ins w:id="10197" w:author="GoldenCorpusHarness" w:date="2026-03-28T21:57:55Z">
        <w:r>
          <w:t>Based on In</w:t>
        </w:r>
      </w:ins>
      <w:r>
        <w:t>ve</w:t>
      </w:r>
      <w:ins w:id="10198" w:author="GoldenCorpusHarness" w:date="2026-03-28T21:57:55Z">
        <w:r>
          <w:t>stigator per RECIST 1.1 in Participa</w:t>
        </w:r>
      </w:ins>
      <w:r>
        <w:t>nts</w:t>
      </w:r>
      <w:ins w:id="10199" w:author="GoldenCorpusHarness" w:date="2026-03-28T21:57:55Z">
        <w:r>
          <w:t xml:space="preserve"> With a Confirmed Response (APaT Population) 4 mg/kg</w:t>
        </w:r>
      </w:ins>
    </w:p>
    <w:p ns2:paraId="28909DFA" ns2:textId="62B32437" w:rsidR="007243AD" w:rsidRPr="00643BC5" w:rsidRDefault="0084166A" w:rsidP="007243AD">
      <w:pPr>
        <w:pStyle w:val="Paragraph"/>
      </w:pPr>
      <w:bookmarkStart w:id="311" w:name="_Hlk178806875"/>
      <w:r w:rsidRPr="00084D1F">
        <w:t xml:space="preserve">A summary of </w:t>
      </w:r>
      <w:r w:rsidR="007243AD" w:rsidRPr="00084D1F">
        <w:t xml:space="preserve">AEs </w:t>
      </w:r>
      <w:r w:rsidRPr="00084D1F">
        <w:t>by dose level observed in Study MK-2870-001 is presented in [</w:t>
      </w:r>
      <w:r w:rsidR="00E45E19" w:rsidRPr="00B138F1">
        <w:t xml:space="preserve">Table </w:t>
      </w:r>
      <w:r w:rsidR="00E45E19">
        <w:t>29</w:t>
      </w:r>
      <w:r w:rsidRPr="00084D1F">
        <w:t xml:space="preserve">]. </w:t>
      </w:r>
      <w:r w:rsidR="00C00DC9" w:rsidRPr="00084D1F">
        <w:t xml:space="preserve">A total of </w:t>
      </w:r>
      <w:r w:rsidR="00B621A1" w:rsidRPr="00084D1F">
        <w:t>736 </w:t>
      </w:r>
      <w:r w:rsidR="007243AD" w:rsidRPr="00084D1F">
        <w:t>participants (</w:t>
      </w:r>
      <w:r w:rsidR="00B621A1" w:rsidRPr="00084D1F">
        <w:t>98.7</w:t>
      </w:r>
      <w:r w:rsidR="007243AD" w:rsidRPr="00084D1F">
        <w:t xml:space="preserve">%) </w:t>
      </w:r>
      <w:r w:rsidR="007131CE" w:rsidRPr="00084D1F">
        <w:t>experienced at least 1 AE</w:t>
      </w:r>
      <w:r w:rsidR="00193F30" w:rsidRPr="00084D1F">
        <w:t xml:space="preserve">, </w:t>
      </w:r>
      <w:r w:rsidR="007243AD" w:rsidRPr="00084D1F">
        <w:t xml:space="preserve">and </w:t>
      </w:r>
      <w:r w:rsidR="007131CE" w:rsidRPr="00084D1F">
        <w:t>716</w:t>
      </w:r>
      <w:r w:rsidR="004E47D5" w:rsidRPr="00084D1F">
        <w:t> </w:t>
      </w:r>
      <w:r w:rsidR="007131CE" w:rsidRPr="00084D1F">
        <w:t xml:space="preserve">participants (96.0%) experienced </w:t>
      </w:r>
      <w:r w:rsidR="007243AD" w:rsidRPr="00084D1F">
        <w:t xml:space="preserve">AEs considered </w:t>
      </w:r>
      <w:r w:rsidR="004E47D5" w:rsidRPr="00084D1F">
        <w:t>drug-</w:t>
      </w:r>
      <w:r w:rsidR="007243AD" w:rsidRPr="00084D1F">
        <w:t xml:space="preserve">related </w:t>
      </w:r>
      <w:r w:rsidR="007131CE" w:rsidRPr="00084D1F">
        <w:t>by the investigator</w:t>
      </w:r>
      <w:r w:rsidR="00D9708D" w:rsidRPr="00084D1F">
        <w:t xml:space="preserve">. </w:t>
      </w:r>
      <w:r w:rsidR="007243AD" w:rsidRPr="00084D1F">
        <w:t>Grade ≥3 AEs were reported</w:t>
      </w:r>
      <w:r w:rsidR="00495952" w:rsidRPr="00084D1F" w:rsidDel="00C9411B">
        <w:t xml:space="preserve"> </w:t>
      </w:r>
      <w:r w:rsidR="00C9411B" w:rsidRPr="00084D1F">
        <w:t xml:space="preserve">for </w:t>
      </w:r>
      <w:r w:rsidR="00B621A1" w:rsidRPr="00084D1F">
        <w:t>442 </w:t>
      </w:r>
      <w:r w:rsidR="007243AD" w:rsidRPr="00084D1F">
        <w:t>participants (</w:t>
      </w:r>
      <w:r w:rsidR="00B621A1" w:rsidRPr="00084D1F">
        <w:t>59.2</w:t>
      </w:r>
      <w:r w:rsidR="007243AD" w:rsidRPr="00084D1F">
        <w:t xml:space="preserve">%) and Grade ≥3 AEs </w:t>
      </w:r>
      <w:r w:rsidR="00C00DC9" w:rsidRPr="00084D1F">
        <w:t xml:space="preserve">that were </w:t>
      </w:r>
      <w:r w:rsidR="007243AD" w:rsidRPr="00084D1F">
        <w:t xml:space="preserve">considered </w:t>
      </w:r>
      <w:r w:rsidR="00C00DC9" w:rsidRPr="00084D1F">
        <w:t>drug-</w:t>
      </w:r>
      <w:r w:rsidR="007243AD" w:rsidRPr="00084D1F">
        <w:t xml:space="preserve">related by the investigator were reported </w:t>
      </w:r>
      <w:r w:rsidR="00C00DC9" w:rsidRPr="00084D1F">
        <w:t>in</w:t>
      </w:r>
      <w:r w:rsidR="007243AD" w:rsidRPr="00084D1F">
        <w:t xml:space="preserve"> </w:t>
      </w:r>
      <w:r w:rsidR="00B621A1" w:rsidRPr="00084D1F">
        <w:t xml:space="preserve">390 </w:t>
      </w:r>
      <w:r w:rsidR="007243AD" w:rsidRPr="00084D1F">
        <w:t>participants (</w:t>
      </w:r>
      <w:r w:rsidR="00B621A1" w:rsidRPr="00084D1F">
        <w:t>52.3</w:t>
      </w:r>
      <w:r w:rsidR="007243AD" w:rsidRPr="00084D1F">
        <w:t xml:space="preserve">%). Overall, there were </w:t>
      </w:r>
      <w:r w:rsidR="00B621A1" w:rsidRPr="00084D1F">
        <w:t>392 </w:t>
      </w:r>
      <w:r w:rsidR="007243AD" w:rsidRPr="00084D1F">
        <w:t>participants (</w:t>
      </w:r>
      <w:r w:rsidR="00B621A1" w:rsidRPr="00084D1F">
        <w:t>52.5</w:t>
      </w:r>
      <w:r w:rsidR="007243AD" w:rsidRPr="00084D1F">
        <w:t xml:space="preserve">%) with AEs </w:t>
      </w:r>
      <w:r w:rsidR="00901188" w:rsidRPr="00084D1F">
        <w:t>requiring</w:t>
      </w:r>
      <w:r w:rsidR="007243AD" w:rsidRPr="00084D1F">
        <w:t xml:space="preserve"> dose modification </w:t>
      </w:r>
      <w:r w:rsidR="00901188" w:rsidRPr="00084D1F">
        <w:t>and</w:t>
      </w:r>
      <w:r w:rsidR="007243AD" w:rsidRPr="00084D1F">
        <w:t xml:space="preserve"> </w:t>
      </w:r>
      <w:r w:rsidR="00B621A1" w:rsidRPr="00084D1F">
        <w:t xml:space="preserve">45 </w:t>
      </w:r>
      <w:r w:rsidR="007243AD" w:rsidRPr="00084D1F">
        <w:t>participants (</w:t>
      </w:r>
      <w:r w:rsidR="00B621A1" w:rsidRPr="00084D1F">
        <w:t>6.0</w:t>
      </w:r>
      <w:r w:rsidR="007243AD" w:rsidRPr="00084D1F">
        <w:t xml:space="preserve">%) </w:t>
      </w:r>
      <w:r w:rsidR="006564E4" w:rsidRPr="00084D1F">
        <w:t xml:space="preserve">discontinuing </w:t>
      </w:r>
      <w:r w:rsidR="007243AD" w:rsidRPr="00084D1F">
        <w:t>treatment</w:t>
      </w:r>
      <w:r w:rsidR="00813AAF" w:rsidRPr="00084D1F">
        <w:t>. One participant (0.1%) died due to a drug-related AE</w:t>
      </w:r>
      <w:r w:rsidR="007B62B9" w:rsidRPr="00084D1F">
        <w:t xml:space="preserve"> </w:t>
      </w:r>
      <w:bookmarkEnd w:id="311"/>
      <w:r w:rsidR="007B62B9" w:rsidRPr="00084D1F">
        <w:t>[</w:t>
      </w:r>
      <w:r w:rsidR="00E45E19" w:rsidRPr="00B138F1">
        <w:t xml:space="preserve">Table </w:t>
      </w:r>
      <w:r w:rsidR="00E45E19">
        <w:t>29</w:t>
      </w:r>
      <w:r w:rsidR="007B62B9" w:rsidRPr="00084D1F">
        <w:t>]</w:t>
      </w:r>
      <w:r w:rsidR="007243AD" w:rsidRPr="00084D1F">
        <w:t>.</w:t>
      </w:r>
      <w:r w:rsidR="007243AD" w:rsidRPr="00B138F1">
        <w:t xml:space="preserve"> </w:t>
      </w:r>
    </w:p>
    <w:p ns2:paraId="4F093FA9" ns2:textId="5AB02F74" w:rsidR="007243AD" w:rsidRPr="00643BC5" w:rsidRDefault="007243AD" w:rsidP="007243AD">
      <w:pPr>
        <w:pStyle w:val="Paragraph"/>
      </w:pPr>
      <w:del w:id="10200" w:author="GoldenCorpusHarness" w:date="2026-03-28T21:57:55Z">
        <w:r>
          <w:delText>The most common AEs regardless of causality (incidence ≥20%) with all dose groups combined (n=746) by PT were anemia (76.3%), WBC count decreased (54.7%), neutrophil count decreased (51.6%), stomatitis (36.3%), nausea (29.0%), platelet count decreased (28.2%), alopecia (24.4%), and vomiting (23.3%) [Sec. 7.3] [Table 44].</w:delText>
        </w:r>
      </w:del>
    </w:p>
    <w:p ns2:paraId="04032F82" ns2:textId="77777777" w:rsidR="007243AD" w:rsidRDefault="007243AD" w:rsidP="007243AD">
      <w:pPr>
        <w:pStyle w:val="Paragraph"/>
      </w:pPr>
      <w:ins w:id="10201" w:author="GoldenCorpusHarness" w:date="2026-03-28T21:57:55Z">
        <w:r>
          <w:t>Table 26MK-2870-001 (KL264 01): Time to Response and Duration of Response Based on Investigator per RECIST 1.1 in Participants With a Confirmed Response (APaT Population) 5 mg/kg</w:t>
        </w:r>
      </w:ins>
    </w:p>
    <w:p ns2:paraId="09424D8B" ns2:textId="77777777" w:rsidR="007243AD" w:rsidRDefault="007243AD" w:rsidP="007243AD">
      <w:pPr>
        <w:pStyle w:val="Paragraph"/>
        <w:sectPr w:rsidR="007243AD" w:rsidSect="007243AD">
          <w:headerReference w:type="default" ns3:id="rId59"/>
          <w:footerReference w:type="default" ns3:id="rId60"/>
          <w:pgSz w:w="12240" w:h="15840"/>
          <w:pgMar w:top="1440" w:right="1440" w:bottom="1440" w:left="1800" w:header="720" w:footer="720" w:gutter="0"/>
          <w:cols w:space="720"/>
          <w:docGrid w:linePitch="326"/>
        </w:sectPr>
      </w:pPr>
    </w:p>
    <w:p ns2:paraId="4FA593A1" ns2:textId="46CE6FD0" w:rsidR="007243AD" w:rsidRDefault="007243AD" w:rsidP="00212298">
      <w:pPr>
        <w:pStyle w:val="TableTitle"/>
      </w:pPr>
      <w:del w:id="10202" w:author="GoldenCorpusHarness" w:date="2026-03-28T21:57:55Z">
        <w:r>
          <w:delText>Table 29Study MK-2870-001 (KL264-01): Adverse Event Summary by Sac-TMT Dose Levels (APaT Population)</w:delText>
        </w:r>
      </w:del>
    </w:p>
    <w:tbl>
      <w:tblPr>
        <w:tblW w:w="13040" w:type="dxa"/>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3260"/>
        <w:gridCol w:w="815"/>
        <w:gridCol w:w="815"/>
        <w:gridCol w:w="815"/>
        <w:gridCol w:w="815"/>
        <w:gridCol w:w="815"/>
        <w:gridCol w:w="815"/>
        <w:gridCol w:w="815"/>
        <w:gridCol w:w="815"/>
        <w:gridCol w:w="815"/>
        <w:gridCol w:w="815"/>
        <w:gridCol w:w="815"/>
        <w:gridCol w:w="815"/>
      </w:tblGrid>
      <w:tr w:rsidR="00EE66D3" ns2:paraId="2C74EBDF" ns2:textId="77777777" w:rsidTr="004B5284">
        <w:trPr>
          <w:jc w:val="center"/>
        </w:trPr>
        <w:tc>
          <w:tcPr>
            <w:tcW w:w="3260" w:type="dxa"/>
            <w:tcBorders>
              <w:top w:val="double" w:sz="6" w:space="0" w:color="auto"/>
              <w:bottom w:val="nil"/>
              <w:right w:val="single" w:sz="2" w:space="0" w:color="auto"/>
            </w:tcBorders>
          </w:tcPr>
          <w:p ns2:paraId="1941B94D" ns2:textId="77777777" w:rsidR="00EE66D3" w:rsidRDefault="00EE66D3" w:rsidP="00CC649A">
            <w:pPr>
              <w:spacing w:before="15" w:after="15"/>
              <w:rPr>
                <w:sz w:val="18"/>
                <w:szCs w:val="18"/>
              </w:rPr>
            </w:pPr>
          </w:p>
        </w:tc>
        <w:tc>
          <w:tcPr>
            <w:tcW w:w="1630" w:type="dxa"/>
            <w:gridSpan w:val="2"/>
            <w:tcBorders>
              <w:top w:val="double" w:sz="6" w:space="0" w:color="auto"/>
              <w:left w:val="nil"/>
              <w:bottom w:val="single" w:sz="2" w:space="0" w:color="auto"/>
              <w:right w:val="single" w:sz="2" w:space="0" w:color="auto"/>
            </w:tcBorders>
          </w:tcPr>
          <w:p ns2:paraId="096E6DA8" ns2:textId="77777777" w:rsidR="00EE66D3" w:rsidRDefault="00EE66D3" w:rsidP="00CC649A">
            <w:pPr>
              <w:spacing w:before="15" w:after="15"/>
              <w:jc w:val="center"/>
              <w:rPr>
                <w:sz w:val="18"/>
                <w:szCs w:val="18"/>
              </w:rPr>
            </w:pPr>
            <w:r>
              <w:rPr>
                <w:sz w:val="18"/>
                <w:szCs w:val="18"/>
              </w:rPr>
              <w:t xml:space="preserve">2 mg/kg </w:t>
            </w:r>
          </w:p>
        </w:tc>
        <w:tc>
          <w:tcPr>
            <w:tcW w:w="1630" w:type="dxa"/>
            <w:gridSpan w:val="2"/>
            <w:tcBorders>
              <w:top w:val="double" w:sz="6" w:space="0" w:color="auto"/>
              <w:left w:val="nil"/>
              <w:bottom w:val="single" w:sz="2" w:space="0" w:color="auto"/>
              <w:right w:val="single" w:sz="2" w:space="0" w:color="auto"/>
            </w:tcBorders>
          </w:tcPr>
          <w:p ns2:paraId="6C717FB9" ns2:textId="77777777" w:rsidR="00EE66D3" w:rsidRDefault="00EE66D3" w:rsidP="00CC649A">
            <w:pPr>
              <w:spacing w:before="15" w:after="15"/>
              <w:jc w:val="center"/>
              <w:rPr>
                <w:sz w:val="18"/>
                <w:szCs w:val="18"/>
              </w:rPr>
            </w:pPr>
            <w:r>
              <w:rPr>
                <w:sz w:val="18"/>
                <w:szCs w:val="18"/>
              </w:rPr>
              <w:t xml:space="preserve">4 mg/kg </w:t>
            </w:r>
          </w:p>
        </w:tc>
        <w:tc>
          <w:tcPr>
            <w:tcW w:w="1630" w:type="dxa"/>
            <w:gridSpan w:val="2"/>
            <w:tcBorders>
              <w:top w:val="double" w:sz="6" w:space="0" w:color="auto"/>
              <w:left w:val="nil"/>
              <w:bottom w:val="single" w:sz="2" w:space="0" w:color="auto"/>
              <w:right w:val="single" w:sz="2" w:space="0" w:color="auto"/>
            </w:tcBorders>
          </w:tcPr>
          <w:p ns2:paraId="593DD72A" ns2:textId="77777777" w:rsidR="00EE66D3" w:rsidRDefault="00EE66D3" w:rsidP="00CC649A">
            <w:pPr>
              <w:spacing w:before="15" w:after="15"/>
              <w:jc w:val="center"/>
              <w:rPr>
                <w:sz w:val="18"/>
                <w:szCs w:val="18"/>
              </w:rPr>
            </w:pPr>
            <w:r>
              <w:rPr>
                <w:sz w:val="18"/>
                <w:szCs w:val="18"/>
              </w:rPr>
              <w:t xml:space="preserve">5 mg/kg </w:t>
            </w:r>
          </w:p>
        </w:tc>
        <w:tc>
          <w:tcPr>
            <w:tcW w:w="1630" w:type="dxa"/>
            <w:gridSpan w:val="2"/>
            <w:tcBorders>
              <w:top w:val="double" w:sz="6" w:space="0" w:color="auto"/>
              <w:left w:val="nil"/>
              <w:bottom w:val="single" w:sz="2" w:space="0" w:color="auto"/>
              <w:right w:val="single" w:sz="2" w:space="0" w:color="auto"/>
            </w:tcBorders>
          </w:tcPr>
          <w:p ns2:paraId="347442F2" ns2:textId="77777777" w:rsidR="00EE66D3" w:rsidRDefault="00EE66D3" w:rsidP="00CC649A">
            <w:pPr>
              <w:spacing w:before="15" w:after="15"/>
              <w:jc w:val="center"/>
              <w:rPr>
                <w:sz w:val="18"/>
                <w:szCs w:val="18"/>
              </w:rPr>
            </w:pPr>
            <w:r>
              <w:rPr>
                <w:sz w:val="18"/>
                <w:szCs w:val="18"/>
              </w:rPr>
              <w:t xml:space="preserve">5.5 mg/kg </w:t>
            </w:r>
          </w:p>
        </w:tc>
        <w:tc>
          <w:tcPr>
            <w:tcW w:w="1630" w:type="dxa"/>
            <w:gridSpan w:val="2"/>
            <w:tcBorders>
              <w:top w:val="double" w:sz="6" w:space="0" w:color="auto"/>
              <w:left w:val="nil"/>
              <w:bottom w:val="single" w:sz="2" w:space="0" w:color="auto"/>
              <w:right w:val="single" w:sz="2" w:space="0" w:color="auto"/>
            </w:tcBorders>
          </w:tcPr>
          <w:p ns2:paraId="6B390BD6" ns2:textId="77777777" w:rsidR="00EE66D3" w:rsidRDefault="00EE66D3" w:rsidP="00CC649A">
            <w:pPr>
              <w:spacing w:before="15" w:after="15"/>
              <w:jc w:val="center"/>
              <w:rPr>
                <w:sz w:val="18"/>
                <w:szCs w:val="18"/>
              </w:rPr>
            </w:pPr>
            <w:r>
              <w:rPr>
                <w:sz w:val="18"/>
                <w:szCs w:val="18"/>
              </w:rPr>
              <w:t xml:space="preserve">6 mg/kg </w:t>
            </w:r>
          </w:p>
        </w:tc>
        <w:tc>
          <w:tcPr>
            <w:tcW w:w="1630" w:type="dxa"/>
            <w:gridSpan w:val="2"/>
            <w:tcBorders>
              <w:top w:val="double" w:sz="6" w:space="0" w:color="auto"/>
              <w:left w:val="nil"/>
              <w:bottom w:val="single" w:sz="2" w:space="0" w:color="auto"/>
            </w:tcBorders>
          </w:tcPr>
          <w:p ns2:paraId="06880D5A" ns2:textId="77777777" w:rsidR="00EE66D3" w:rsidRDefault="00EE66D3" w:rsidP="00CC649A">
            <w:pPr>
              <w:spacing w:before="15" w:after="15"/>
              <w:jc w:val="center"/>
              <w:rPr>
                <w:sz w:val="18"/>
                <w:szCs w:val="18"/>
              </w:rPr>
            </w:pPr>
            <w:r>
              <w:rPr>
                <w:sz w:val="18"/>
                <w:szCs w:val="18"/>
              </w:rPr>
              <w:t xml:space="preserve">Total </w:t>
            </w:r>
          </w:p>
        </w:tc>
      </w:tr>
      <w:tr w:rsidR="008C616C" ns2:paraId="524BCB18" ns2:textId="77777777" w:rsidTr="004B5284">
        <w:tblPrEx>
          <w:tblBorders>
            <w:top w:val="single" w:sz="6" w:space="0" w:color="auto"/>
            <w:bottom w:val="single" w:sz="6" w:space="0" w:color="auto"/>
          </w:tblBorders>
        </w:tblPrEx>
        <w:trPr>
          <w:jc w:val="center"/>
        </w:trPr>
        <w:tc>
          <w:tcPr>
            <w:tcW w:w="3260" w:type="dxa"/>
            <w:tcBorders>
              <w:top w:val="nil"/>
              <w:bottom w:val="single" w:sz="2" w:space="0" w:color="auto"/>
              <w:right w:val="single" w:sz="2" w:space="0" w:color="auto"/>
            </w:tcBorders>
          </w:tcPr>
          <w:p ns2:paraId="1C898A01" ns2:textId="77777777" w:rsidR="00EE66D3" w:rsidRDefault="00EE66D3" w:rsidP="00CC649A">
            <w:pPr>
              <w:spacing w:before="15" w:after="15"/>
              <w:rPr>
                <w:sz w:val="18"/>
                <w:szCs w:val="18"/>
              </w:rPr>
            </w:pPr>
          </w:p>
        </w:tc>
        <w:tc>
          <w:tcPr>
            <w:tcW w:w="815" w:type="dxa"/>
            <w:tcBorders>
              <w:top w:val="nil"/>
              <w:left w:val="nil"/>
              <w:bottom w:val="single" w:sz="2" w:space="0" w:color="auto"/>
              <w:right w:val="nil"/>
            </w:tcBorders>
          </w:tcPr>
          <w:p ns2:paraId="6380007C" ns2:textId="77777777" w:rsidR="00EE66D3" w:rsidRDefault="00EE66D3" w:rsidP="00CC649A">
            <w:pPr>
              <w:spacing w:before="15" w:after="15"/>
              <w:jc w:val="center"/>
              <w:rPr>
                <w:sz w:val="18"/>
                <w:szCs w:val="18"/>
              </w:rPr>
            </w:pPr>
            <w:r>
              <w:rPr>
                <w:sz w:val="18"/>
                <w:szCs w:val="18"/>
              </w:rPr>
              <w:t xml:space="preserve">n </w:t>
            </w:r>
          </w:p>
        </w:tc>
        <w:tc>
          <w:tcPr>
            <w:tcW w:w="815" w:type="dxa"/>
            <w:tcBorders>
              <w:top w:val="nil"/>
              <w:left w:val="nil"/>
              <w:bottom w:val="single" w:sz="2" w:space="0" w:color="auto"/>
              <w:right w:val="single" w:sz="2" w:space="0" w:color="auto"/>
            </w:tcBorders>
          </w:tcPr>
          <w:p ns2:paraId="409F70C2" ns2:textId="77777777" w:rsidR="00EE66D3" w:rsidRDefault="00EE66D3" w:rsidP="00CC649A">
            <w:pPr>
              <w:spacing w:before="15" w:after="15"/>
              <w:jc w:val="center"/>
              <w:rPr>
                <w:sz w:val="18"/>
                <w:szCs w:val="18"/>
              </w:rPr>
            </w:pPr>
            <w:r>
              <w:rPr>
                <w:sz w:val="18"/>
                <w:szCs w:val="18"/>
              </w:rPr>
              <w:t xml:space="preserve">(%) </w:t>
            </w:r>
          </w:p>
        </w:tc>
        <w:tc>
          <w:tcPr>
            <w:tcW w:w="815" w:type="dxa"/>
            <w:tcBorders>
              <w:top w:val="nil"/>
              <w:left w:val="nil"/>
              <w:bottom w:val="single" w:sz="2" w:space="0" w:color="auto"/>
              <w:right w:val="nil"/>
            </w:tcBorders>
          </w:tcPr>
          <w:p ns2:paraId="3FB5A8E7" ns2:textId="77777777" w:rsidR="00EE66D3" w:rsidRDefault="00EE66D3" w:rsidP="00CC649A">
            <w:pPr>
              <w:spacing w:before="15" w:after="15"/>
              <w:jc w:val="center"/>
              <w:rPr>
                <w:sz w:val="18"/>
                <w:szCs w:val="18"/>
              </w:rPr>
            </w:pPr>
            <w:r>
              <w:rPr>
                <w:sz w:val="18"/>
                <w:szCs w:val="18"/>
              </w:rPr>
              <w:t xml:space="preserve">n </w:t>
            </w:r>
          </w:p>
        </w:tc>
        <w:tc>
          <w:tcPr>
            <w:tcW w:w="815" w:type="dxa"/>
            <w:tcBorders>
              <w:top w:val="nil"/>
              <w:left w:val="nil"/>
              <w:bottom w:val="single" w:sz="2" w:space="0" w:color="auto"/>
              <w:right w:val="single" w:sz="2" w:space="0" w:color="auto"/>
            </w:tcBorders>
          </w:tcPr>
          <w:p ns2:paraId="371D8B5F" ns2:textId="77777777" w:rsidR="00EE66D3" w:rsidRDefault="00EE66D3" w:rsidP="00CC649A">
            <w:pPr>
              <w:spacing w:before="15" w:after="15"/>
              <w:jc w:val="center"/>
              <w:rPr>
                <w:sz w:val="18"/>
                <w:szCs w:val="18"/>
              </w:rPr>
            </w:pPr>
            <w:r>
              <w:rPr>
                <w:sz w:val="18"/>
                <w:szCs w:val="18"/>
              </w:rPr>
              <w:t xml:space="preserve">(%) </w:t>
            </w:r>
          </w:p>
        </w:tc>
        <w:tc>
          <w:tcPr>
            <w:tcW w:w="815" w:type="dxa"/>
            <w:tcBorders>
              <w:top w:val="nil"/>
              <w:left w:val="nil"/>
              <w:bottom w:val="single" w:sz="2" w:space="0" w:color="auto"/>
              <w:right w:val="nil"/>
            </w:tcBorders>
          </w:tcPr>
          <w:p ns2:paraId="0378931B" ns2:textId="77777777" w:rsidR="00EE66D3" w:rsidRDefault="00EE66D3" w:rsidP="00CC649A">
            <w:pPr>
              <w:spacing w:before="15" w:after="15"/>
              <w:jc w:val="center"/>
              <w:rPr>
                <w:sz w:val="18"/>
                <w:szCs w:val="18"/>
              </w:rPr>
            </w:pPr>
            <w:r>
              <w:rPr>
                <w:sz w:val="18"/>
                <w:szCs w:val="18"/>
              </w:rPr>
              <w:t xml:space="preserve">n </w:t>
            </w:r>
          </w:p>
        </w:tc>
        <w:tc>
          <w:tcPr>
            <w:tcW w:w="815" w:type="dxa"/>
            <w:tcBorders>
              <w:top w:val="nil"/>
              <w:left w:val="nil"/>
              <w:bottom w:val="single" w:sz="2" w:space="0" w:color="auto"/>
              <w:right w:val="single" w:sz="2" w:space="0" w:color="auto"/>
            </w:tcBorders>
          </w:tcPr>
          <w:p ns2:paraId="43B0333F" ns2:textId="77777777" w:rsidR="00EE66D3" w:rsidRDefault="00EE66D3" w:rsidP="00CC649A">
            <w:pPr>
              <w:spacing w:before="15" w:after="15"/>
              <w:jc w:val="center"/>
              <w:rPr>
                <w:sz w:val="18"/>
                <w:szCs w:val="18"/>
              </w:rPr>
            </w:pPr>
            <w:r>
              <w:rPr>
                <w:sz w:val="18"/>
                <w:szCs w:val="18"/>
              </w:rPr>
              <w:t xml:space="preserve">(%) </w:t>
            </w:r>
          </w:p>
        </w:tc>
        <w:tc>
          <w:tcPr>
            <w:tcW w:w="815" w:type="dxa"/>
            <w:tcBorders>
              <w:top w:val="nil"/>
              <w:left w:val="nil"/>
              <w:bottom w:val="single" w:sz="2" w:space="0" w:color="auto"/>
              <w:right w:val="nil"/>
            </w:tcBorders>
          </w:tcPr>
          <w:p ns2:paraId="59AAD9D1" ns2:textId="77777777" w:rsidR="00EE66D3" w:rsidRDefault="00EE66D3" w:rsidP="00CC649A">
            <w:pPr>
              <w:spacing w:before="15" w:after="15"/>
              <w:jc w:val="center"/>
              <w:rPr>
                <w:sz w:val="18"/>
                <w:szCs w:val="18"/>
              </w:rPr>
            </w:pPr>
            <w:r>
              <w:rPr>
                <w:sz w:val="18"/>
                <w:szCs w:val="18"/>
              </w:rPr>
              <w:t xml:space="preserve">n </w:t>
            </w:r>
          </w:p>
        </w:tc>
        <w:tc>
          <w:tcPr>
            <w:tcW w:w="815" w:type="dxa"/>
            <w:tcBorders>
              <w:top w:val="nil"/>
              <w:left w:val="nil"/>
              <w:bottom w:val="single" w:sz="2" w:space="0" w:color="auto"/>
              <w:right w:val="single" w:sz="2" w:space="0" w:color="auto"/>
            </w:tcBorders>
          </w:tcPr>
          <w:p ns2:paraId="0A731047" ns2:textId="77777777" w:rsidR="00EE66D3" w:rsidRDefault="00EE66D3" w:rsidP="00CC649A">
            <w:pPr>
              <w:spacing w:before="15" w:after="15"/>
              <w:jc w:val="center"/>
              <w:rPr>
                <w:sz w:val="18"/>
                <w:szCs w:val="18"/>
              </w:rPr>
            </w:pPr>
            <w:r>
              <w:rPr>
                <w:sz w:val="18"/>
                <w:szCs w:val="18"/>
              </w:rPr>
              <w:t xml:space="preserve">(%) </w:t>
            </w:r>
          </w:p>
        </w:tc>
        <w:tc>
          <w:tcPr>
            <w:tcW w:w="815" w:type="dxa"/>
            <w:tcBorders>
              <w:top w:val="nil"/>
              <w:left w:val="nil"/>
              <w:bottom w:val="single" w:sz="2" w:space="0" w:color="auto"/>
              <w:right w:val="nil"/>
            </w:tcBorders>
          </w:tcPr>
          <w:p ns2:paraId="7B44361A" ns2:textId="77777777" w:rsidR="00EE66D3" w:rsidRDefault="00EE66D3" w:rsidP="00CC649A">
            <w:pPr>
              <w:spacing w:before="15" w:after="15"/>
              <w:jc w:val="center"/>
              <w:rPr>
                <w:sz w:val="18"/>
                <w:szCs w:val="18"/>
              </w:rPr>
            </w:pPr>
            <w:r>
              <w:rPr>
                <w:sz w:val="18"/>
                <w:szCs w:val="18"/>
              </w:rPr>
              <w:t xml:space="preserve">n </w:t>
            </w:r>
          </w:p>
        </w:tc>
        <w:tc>
          <w:tcPr>
            <w:tcW w:w="815" w:type="dxa"/>
            <w:tcBorders>
              <w:top w:val="nil"/>
              <w:left w:val="nil"/>
              <w:bottom w:val="single" w:sz="2" w:space="0" w:color="auto"/>
              <w:right w:val="single" w:sz="2" w:space="0" w:color="auto"/>
            </w:tcBorders>
          </w:tcPr>
          <w:p ns2:paraId="02DC7A23" ns2:textId="77777777" w:rsidR="00EE66D3" w:rsidRDefault="00EE66D3" w:rsidP="00CC649A">
            <w:pPr>
              <w:spacing w:before="15" w:after="15"/>
              <w:jc w:val="center"/>
              <w:rPr>
                <w:sz w:val="18"/>
                <w:szCs w:val="18"/>
              </w:rPr>
            </w:pPr>
            <w:r>
              <w:rPr>
                <w:sz w:val="18"/>
                <w:szCs w:val="18"/>
              </w:rPr>
              <w:t xml:space="preserve">(%) </w:t>
            </w:r>
          </w:p>
        </w:tc>
        <w:tc>
          <w:tcPr>
            <w:tcW w:w="815" w:type="dxa"/>
            <w:tcBorders>
              <w:top w:val="nil"/>
              <w:left w:val="nil"/>
              <w:bottom w:val="single" w:sz="2" w:space="0" w:color="auto"/>
              <w:right w:val="nil"/>
            </w:tcBorders>
          </w:tcPr>
          <w:p ns2:paraId="5F463966" ns2:textId="77777777" w:rsidR="00EE66D3" w:rsidRDefault="00EE66D3" w:rsidP="00CC649A">
            <w:pPr>
              <w:spacing w:before="15" w:after="15"/>
              <w:jc w:val="center"/>
              <w:rPr>
                <w:sz w:val="18"/>
                <w:szCs w:val="18"/>
              </w:rPr>
            </w:pPr>
            <w:r>
              <w:rPr>
                <w:sz w:val="18"/>
                <w:szCs w:val="18"/>
              </w:rPr>
              <w:t xml:space="preserve">n </w:t>
            </w:r>
          </w:p>
        </w:tc>
        <w:tc>
          <w:tcPr>
            <w:tcW w:w="815" w:type="dxa"/>
            <w:tcBorders>
              <w:top w:val="nil"/>
              <w:left w:val="nil"/>
              <w:bottom w:val="single" w:sz="2" w:space="0" w:color="auto"/>
            </w:tcBorders>
          </w:tcPr>
          <w:p ns2:paraId="2414F01A" ns2:textId="77777777" w:rsidR="00EE66D3" w:rsidRDefault="00EE66D3" w:rsidP="00CC649A">
            <w:pPr>
              <w:spacing w:before="15" w:after="15"/>
              <w:jc w:val="center"/>
              <w:rPr>
                <w:sz w:val="18"/>
                <w:szCs w:val="18"/>
              </w:rPr>
            </w:pPr>
            <w:r>
              <w:rPr>
                <w:sz w:val="18"/>
                <w:szCs w:val="18"/>
              </w:rPr>
              <w:t xml:space="preserve">(%) </w:t>
            </w:r>
          </w:p>
        </w:tc>
      </w:tr>
      <w:tr w:rsidR="008C616C" ns2:paraId="52980A24" ns2:textId="77777777" w:rsidTr="004B5284">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40BB33A8" ns2:textId="77777777" w:rsidR="00EE66D3" w:rsidRDefault="00EE66D3" w:rsidP="00CC649A">
            <w:pPr>
              <w:spacing w:before="15" w:after="15"/>
              <w:ind w:left="160" w:right="1" w:hanging="160"/>
              <w:rPr>
                <w:sz w:val="18"/>
                <w:szCs w:val="18"/>
              </w:rPr>
            </w:pPr>
            <w:r>
              <w:rPr>
                <w:sz w:val="18"/>
                <w:szCs w:val="18"/>
              </w:rPr>
              <w:t xml:space="preserve"> Participants in population </w:t>
            </w:r>
          </w:p>
        </w:tc>
        <w:tc>
          <w:tcPr>
            <w:tcW w:w="815" w:type="dxa"/>
            <w:tcBorders>
              <w:top w:val="nil"/>
              <w:left w:val="nil"/>
              <w:bottom w:val="nil"/>
              <w:right w:val="nil"/>
            </w:tcBorders>
          </w:tcPr>
          <w:p ns2:paraId="68B988FF" ns2:textId="77777777" w:rsidR="00EE66D3" w:rsidRDefault="00EE66D3" w:rsidP="00CC649A">
            <w:pPr>
              <w:tabs>
                <w:tab w:val="decimal" w:pos="372"/>
                <w:tab w:val="left" w:pos="452"/>
              </w:tabs>
              <w:spacing w:before="15" w:after="15"/>
              <w:rPr>
                <w:sz w:val="18"/>
                <w:szCs w:val="18"/>
              </w:rPr>
            </w:pPr>
            <w:r>
              <w:rPr>
                <w:sz w:val="18"/>
                <w:szCs w:val="18"/>
              </w:rPr>
              <w:tab/>
              <w:t xml:space="preserve">4 </w:t>
            </w:r>
          </w:p>
        </w:tc>
        <w:tc>
          <w:tcPr>
            <w:tcW w:w="815" w:type="dxa"/>
            <w:tcBorders>
              <w:top w:val="nil"/>
              <w:left w:val="nil"/>
              <w:bottom w:val="nil"/>
              <w:right w:val="single" w:sz="2" w:space="0" w:color="auto"/>
            </w:tcBorders>
          </w:tcPr>
          <w:p ns2:paraId="30C99E17" ns2:textId="77777777" w:rsidR="00EE66D3" w:rsidRDefault="00EE66D3" w:rsidP="00CC649A">
            <w:pPr>
              <w:tabs>
                <w:tab w:val="decimal" w:pos="246"/>
                <w:tab w:val="left" w:pos="326"/>
              </w:tabs>
              <w:spacing w:before="15" w:after="15"/>
              <w:rPr>
                <w:sz w:val="18"/>
                <w:szCs w:val="18"/>
              </w:rPr>
            </w:pPr>
            <w:r>
              <w:rPr>
                <w:sz w:val="18"/>
                <w:szCs w:val="18"/>
              </w:rPr>
              <w:tab/>
            </w:r>
          </w:p>
        </w:tc>
        <w:tc>
          <w:tcPr>
            <w:tcW w:w="815" w:type="dxa"/>
            <w:tcBorders>
              <w:top w:val="nil"/>
              <w:left w:val="nil"/>
              <w:bottom w:val="nil"/>
              <w:right w:val="nil"/>
            </w:tcBorders>
          </w:tcPr>
          <w:p ns2:paraId="41C2B112" ns2:textId="77777777" w:rsidR="00EE66D3" w:rsidRDefault="00EE66D3" w:rsidP="00CC649A">
            <w:pPr>
              <w:tabs>
                <w:tab w:val="decimal" w:pos="372"/>
                <w:tab w:val="left" w:pos="452"/>
              </w:tabs>
              <w:spacing w:before="15" w:after="15"/>
              <w:rPr>
                <w:sz w:val="18"/>
                <w:szCs w:val="18"/>
              </w:rPr>
            </w:pPr>
            <w:r>
              <w:rPr>
                <w:sz w:val="18"/>
                <w:szCs w:val="18"/>
              </w:rPr>
              <w:tab/>
              <w:t xml:space="preserve">281 </w:t>
            </w:r>
          </w:p>
        </w:tc>
        <w:tc>
          <w:tcPr>
            <w:tcW w:w="815" w:type="dxa"/>
            <w:tcBorders>
              <w:top w:val="nil"/>
              <w:left w:val="nil"/>
              <w:bottom w:val="nil"/>
              <w:right w:val="single" w:sz="2" w:space="0" w:color="auto"/>
            </w:tcBorders>
          </w:tcPr>
          <w:p ns2:paraId="650FDBC6" ns2:textId="77777777" w:rsidR="00EE66D3" w:rsidRDefault="00EE66D3" w:rsidP="00CC649A">
            <w:pPr>
              <w:tabs>
                <w:tab w:val="decimal" w:pos="246"/>
                <w:tab w:val="left" w:pos="326"/>
              </w:tabs>
              <w:spacing w:before="15" w:after="15"/>
              <w:rPr>
                <w:sz w:val="18"/>
                <w:szCs w:val="18"/>
              </w:rPr>
            </w:pPr>
            <w:r>
              <w:rPr>
                <w:sz w:val="18"/>
                <w:szCs w:val="18"/>
              </w:rPr>
              <w:tab/>
            </w:r>
          </w:p>
        </w:tc>
        <w:tc>
          <w:tcPr>
            <w:tcW w:w="815" w:type="dxa"/>
            <w:tcBorders>
              <w:top w:val="nil"/>
              <w:left w:val="nil"/>
              <w:bottom w:val="nil"/>
              <w:right w:val="nil"/>
            </w:tcBorders>
          </w:tcPr>
          <w:p ns2:paraId="2C6F2BC6" ns2:textId="77777777" w:rsidR="00EE66D3" w:rsidRDefault="00EE66D3" w:rsidP="00CC649A">
            <w:pPr>
              <w:tabs>
                <w:tab w:val="decimal" w:pos="372"/>
                <w:tab w:val="left" w:pos="452"/>
              </w:tabs>
              <w:spacing w:before="15" w:after="15"/>
              <w:rPr>
                <w:sz w:val="18"/>
                <w:szCs w:val="18"/>
              </w:rPr>
            </w:pPr>
            <w:r>
              <w:rPr>
                <w:sz w:val="18"/>
                <w:szCs w:val="18"/>
              </w:rPr>
              <w:tab/>
              <w:t xml:space="preserve">449 </w:t>
            </w:r>
          </w:p>
        </w:tc>
        <w:tc>
          <w:tcPr>
            <w:tcW w:w="815" w:type="dxa"/>
            <w:tcBorders>
              <w:top w:val="nil"/>
              <w:left w:val="nil"/>
              <w:bottom w:val="nil"/>
              <w:right w:val="single" w:sz="2" w:space="0" w:color="auto"/>
            </w:tcBorders>
          </w:tcPr>
          <w:p ns2:paraId="3FEF1389" ns2:textId="77777777" w:rsidR="00EE66D3" w:rsidRDefault="00EE66D3" w:rsidP="00CC649A">
            <w:pPr>
              <w:tabs>
                <w:tab w:val="decimal" w:pos="246"/>
                <w:tab w:val="left" w:pos="326"/>
              </w:tabs>
              <w:spacing w:before="15" w:after="15"/>
              <w:rPr>
                <w:sz w:val="18"/>
                <w:szCs w:val="18"/>
              </w:rPr>
            </w:pPr>
            <w:r>
              <w:rPr>
                <w:sz w:val="18"/>
                <w:szCs w:val="18"/>
              </w:rPr>
              <w:tab/>
            </w:r>
          </w:p>
        </w:tc>
        <w:tc>
          <w:tcPr>
            <w:tcW w:w="815" w:type="dxa"/>
            <w:tcBorders>
              <w:top w:val="nil"/>
              <w:left w:val="nil"/>
              <w:bottom w:val="nil"/>
              <w:right w:val="nil"/>
            </w:tcBorders>
          </w:tcPr>
          <w:p ns2:paraId="51CD48FC" ns2:textId="77777777" w:rsidR="00EE66D3" w:rsidRDefault="00EE66D3" w:rsidP="00CC649A">
            <w:pPr>
              <w:tabs>
                <w:tab w:val="decimal" w:pos="372"/>
                <w:tab w:val="left" w:pos="452"/>
              </w:tabs>
              <w:spacing w:before="15" w:after="15"/>
              <w:rPr>
                <w:sz w:val="18"/>
                <w:szCs w:val="18"/>
              </w:rPr>
            </w:pPr>
            <w:r>
              <w:rPr>
                <w:sz w:val="18"/>
                <w:szCs w:val="18"/>
              </w:rPr>
              <w:tab/>
              <w:t xml:space="preserve">5 </w:t>
            </w:r>
          </w:p>
        </w:tc>
        <w:tc>
          <w:tcPr>
            <w:tcW w:w="815" w:type="dxa"/>
            <w:tcBorders>
              <w:top w:val="nil"/>
              <w:left w:val="nil"/>
              <w:bottom w:val="nil"/>
              <w:right w:val="single" w:sz="2" w:space="0" w:color="auto"/>
            </w:tcBorders>
          </w:tcPr>
          <w:p ns2:paraId="4B75B9B2" ns2:textId="77777777" w:rsidR="00EE66D3" w:rsidRDefault="00EE66D3" w:rsidP="00CC649A">
            <w:pPr>
              <w:tabs>
                <w:tab w:val="decimal" w:pos="246"/>
                <w:tab w:val="left" w:pos="326"/>
              </w:tabs>
              <w:spacing w:before="15" w:after="15"/>
              <w:rPr>
                <w:sz w:val="18"/>
                <w:szCs w:val="18"/>
              </w:rPr>
            </w:pPr>
            <w:r>
              <w:rPr>
                <w:sz w:val="18"/>
                <w:szCs w:val="18"/>
              </w:rPr>
              <w:tab/>
            </w:r>
          </w:p>
        </w:tc>
        <w:tc>
          <w:tcPr>
            <w:tcW w:w="815" w:type="dxa"/>
            <w:tcBorders>
              <w:top w:val="nil"/>
              <w:left w:val="nil"/>
              <w:bottom w:val="nil"/>
              <w:right w:val="nil"/>
            </w:tcBorders>
          </w:tcPr>
          <w:p ns2:paraId="7E61CCCF" ns2:textId="77777777" w:rsidR="00EE66D3" w:rsidRDefault="00EE66D3" w:rsidP="00CC649A">
            <w:pPr>
              <w:tabs>
                <w:tab w:val="decimal" w:pos="372"/>
                <w:tab w:val="left" w:pos="452"/>
              </w:tabs>
              <w:spacing w:before="15" w:after="15"/>
              <w:rPr>
                <w:sz w:val="18"/>
                <w:szCs w:val="18"/>
              </w:rPr>
            </w:pPr>
            <w:r>
              <w:rPr>
                <w:sz w:val="18"/>
                <w:szCs w:val="18"/>
              </w:rPr>
              <w:tab/>
              <w:t xml:space="preserve">7 </w:t>
            </w:r>
          </w:p>
        </w:tc>
        <w:tc>
          <w:tcPr>
            <w:tcW w:w="815" w:type="dxa"/>
            <w:tcBorders>
              <w:top w:val="nil"/>
              <w:left w:val="nil"/>
              <w:bottom w:val="nil"/>
              <w:right w:val="single" w:sz="2" w:space="0" w:color="auto"/>
            </w:tcBorders>
          </w:tcPr>
          <w:p ns2:paraId="08FB17AA" ns2:textId="77777777" w:rsidR="00EE66D3" w:rsidRDefault="00EE66D3" w:rsidP="00CC649A">
            <w:pPr>
              <w:tabs>
                <w:tab w:val="decimal" w:pos="246"/>
                <w:tab w:val="left" w:pos="326"/>
              </w:tabs>
              <w:spacing w:before="15" w:after="15"/>
              <w:rPr>
                <w:sz w:val="18"/>
                <w:szCs w:val="18"/>
              </w:rPr>
            </w:pPr>
            <w:r>
              <w:rPr>
                <w:sz w:val="18"/>
                <w:szCs w:val="18"/>
              </w:rPr>
              <w:tab/>
            </w:r>
          </w:p>
        </w:tc>
        <w:tc>
          <w:tcPr>
            <w:tcW w:w="815" w:type="dxa"/>
            <w:tcBorders>
              <w:top w:val="nil"/>
              <w:left w:val="nil"/>
              <w:bottom w:val="nil"/>
              <w:right w:val="nil"/>
            </w:tcBorders>
          </w:tcPr>
          <w:p ns2:paraId="23C78EFB" ns2:textId="77777777" w:rsidR="00EE66D3" w:rsidRDefault="00EE66D3" w:rsidP="00CC649A">
            <w:pPr>
              <w:tabs>
                <w:tab w:val="decimal" w:pos="372"/>
                <w:tab w:val="left" w:pos="452"/>
              </w:tabs>
              <w:spacing w:before="15" w:after="15"/>
              <w:rPr>
                <w:sz w:val="18"/>
                <w:szCs w:val="18"/>
              </w:rPr>
            </w:pPr>
            <w:r>
              <w:rPr>
                <w:sz w:val="18"/>
                <w:szCs w:val="18"/>
              </w:rPr>
              <w:tab/>
              <w:t xml:space="preserve">746 </w:t>
            </w:r>
          </w:p>
        </w:tc>
        <w:tc>
          <w:tcPr>
            <w:tcW w:w="815" w:type="dxa"/>
            <w:tcBorders>
              <w:top w:val="nil"/>
              <w:left w:val="nil"/>
              <w:bottom w:val="nil"/>
            </w:tcBorders>
          </w:tcPr>
          <w:p ns2:paraId="39C4EBD5" ns2:textId="77777777" w:rsidR="00EE66D3" w:rsidRDefault="00EE66D3" w:rsidP="00CC649A">
            <w:pPr>
              <w:tabs>
                <w:tab w:val="decimal" w:pos="246"/>
                <w:tab w:val="left" w:pos="326"/>
              </w:tabs>
              <w:spacing w:before="15" w:after="15"/>
              <w:rPr>
                <w:sz w:val="18"/>
                <w:szCs w:val="18"/>
              </w:rPr>
            </w:pPr>
            <w:r>
              <w:rPr>
                <w:sz w:val="18"/>
                <w:szCs w:val="18"/>
              </w:rPr>
              <w:tab/>
            </w:r>
          </w:p>
        </w:tc>
      </w:tr>
      <w:tr w:rsidR="008C616C" ns2:paraId="11B009B0" ns2:textId="77777777" w:rsidTr="004B5284">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2DC9F706" ns2:textId="77777777" w:rsidR="00EE66D3" w:rsidRDefault="00EE66D3" w:rsidP="00CC649A">
            <w:pPr>
              <w:spacing w:before="15" w:after="15"/>
              <w:ind w:left="160" w:right="1" w:hanging="160"/>
              <w:rPr>
                <w:sz w:val="18"/>
                <w:szCs w:val="18"/>
              </w:rPr>
            </w:pPr>
            <w:r>
              <w:rPr>
                <w:sz w:val="18"/>
                <w:szCs w:val="18"/>
              </w:rPr>
              <w:t xml:space="preserve">   with one or more adverse events </w:t>
            </w:r>
          </w:p>
        </w:tc>
        <w:tc>
          <w:tcPr>
            <w:tcW w:w="815" w:type="dxa"/>
            <w:tcBorders>
              <w:top w:val="nil"/>
              <w:left w:val="nil"/>
              <w:bottom w:val="nil"/>
              <w:right w:val="nil"/>
            </w:tcBorders>
          </w:tcPr>
          <w:p ns2:paraId="381662E5" ns2:textId="77777777" w:rsidR="00EE66D3" w:rsidRDefault="00EE66D3" w:rsidP="00CC649A">
            <w:pPr>
              <w:tabs>
                <w:tab w:val="decimal" w:pos="372"/>
                <w:tab w:val="left" w:pos="452"/>
              </w:tabs>
              <w:spacing w:before="15" w:after="15"/>
              <w:rPr>
                <w:sz w:val="18"/>
                <w:szCs w:val="18"/>
              </w:rPr>
            </w:pPr>
            <w:r>
              <w:rPr>
                <w:sz w:val="18"/>
                <w:szCs w:val="18"/>
              </w:rPr>
              <w:tab/>
              <w:t xml:space="preserve">4 </w:t>
            </w:r>
          </w:p>
        </w:tc>
        <w:tc>
          <w:tcPr>
            <w:tcW w:w="815" w:type="dxa"/>
            <w:tcBorders>
              <w:top w:val="nil"/>
              <w:left w:val="nil"/>
              <w:bottom w:val="nil"/>
              <w:right w:val="single" w:sz="2" w:space="0" w:color="auto"/>
            </w:tcBorders>
          </w:tcPr>
          <w:p ns2:paraId="4DDCAA21" ns2:textId="77777777" w:rsidR="00EE66D3" w:rsidRDefault="00EE66D3" w:rsidP="00CC649A">
            <w:pPr>
              <w:tabs>
                <w:tab w:val="decimal" w:pos="246"/>
                <w:tab w:val="left" w:pos="326"/>
              </w:tabs>
              <w:spacing w:before="15" w:after="15"/>
              <w:rPr>
                <w:sz w:val="18"/>
                <w:szCs w:val="18"/>
              </w:rPr>
            </w:pPr>
            <w:r>
              <w:rPr>
                <w:sz w:val="18"/>
                <w:szCs w:val="18"/>
              </w:rPr>
              <w:tab/>
              <w:t xml:space="preserve">(100.0) </w:t>
            </w:r>
          </w:p>
        </w:tc>
        <w:tc>
          <w:tcPr>
            <w:tcW w:w="815" w:type="dxa"/>
            <w:tcBorders>
              <w:top w:val="nil"/>
              <w:left w:val="nil"/>
              <w:bottom w:val="nil"/>
              <w:right w:val="nil"/>
            </w:tcBorders>
          </w:tcPr>
          <w:p ns2:paraId="2577A402" ns2:textId="77777777" w:rsidR="00EE66D3" w:rsidRDefault="00EE66D3" w:rsidP="00CC649A">
            <w:pPr>
              <w:tabs>
                <w:tab w:val="decimal" w:pos="372"/>
                <w:tab w:val="left" w:pos="452"/>
              </w:tabs>
              <w:spacing w:before="15" w:after="15"/>
              <w:rPr>
                <w:sz w:val="18"/>
                <w:szCs w:val="18"/>
              </w:rPr>
            </w:pPr>
            <w:r>
              <w:rPr>
                <w:sz w:val="18"/>
                <w:szCs w:val="18"/>
              </w:rPr>
              <w:tab/>
              <w:t xml:space="preserve">272 </w:t>
            </w:r>
          </w:p>
        </w:tc>
        <w:tc>
          <w:tcPr>
            <w:tcW w:w="815" w:type="dxa"/>
            <w:tcBorders>
              <w:top w:val="nil"/>
              <w:left w:val="nil"/>
              <w:bottom w:val="nil"/>
              <w:right w:val="single" w:sz="2" w:space="0" w:color="auto"/>
            </w:tcBorders>
          </w:tcPr>
          <w:p ns2:paraId="79DBA967" ns2:textId="77777777" w:rsidR="00EE66D3" w:rsidRDefault="00EE66D3" w:rsidP="00CC649A">
            <w:pPr>
              <w:tabs>
                <w:tab w:val="decimal" w:pos="246"/>
                <w:tab w:val="left" w:pos="326"/>
              </w:tabs>
              <w:spacing w:before="15" w:after="15"/>
              <w:rPr>
                <w:sz w:val="18"/>
                <w:szCs w:val="18"/>
              </w:rPr>
            </w:pPr>
            <w:r>
              <w:rPr>
                <w:sz w:val="18"/>
                <w:szCs w:val="18"/>
              </w:rPr>
              <w:tab/>
              <w:t xml:space="preserve">(96.8) </w:t>
            </w:r>
          </w:p>
        </w:tc>
        <w:tc>
          <w:tcPr>
            <w:tcW w:w="815" w:type="dxa"/>
            <w:tcBorders>
              <w:top w:val="nil"/>
              <w:left w:val="nil"/>
              <w:bottom w:val="nil"/>
              <w:right w:val="nil"/>
            </w:tcBorders>
          </w:tcPr>
          <w:p ns2:paraId="7AFEDBF6" ns2:textId="77777777" w:rsidR="00EE66D3" w:rsidRDefault="00EE66D3" w:rsidP="00CC649A">
            <w:pPr>
              <w:tabs>
                <w:tab w:val="decimal" w:pos="372"/>
                <w:tab w:val="left" w:pos="452"/>
              </w:tabs>
              <w:spacing w:before="15" w:after="15"/>
              <w:rPr>
                <w:sz w:val="18"/>
                <w:szCs w:val="18"/>
              </w:rPr>
            </w:pPr>
            <w:r>
              <w:rPr>
                <w:sz w:val="18"/>
                <w:szCs w:val="18"/>
              </w:rPr>
              <w:tab/>
              <w:t xml:space="preserve">448 </w:t>
            </w:r>
          </w:p>
        </w:tc>
        <w:tc>
          <w:tcPr>
            <w:tcW w:w="815" w:type="dxa"/>
            <w:tcBorders>
              <w:top w:val="nil"/>
              <w:left w:val="nil"/>
              <w:bottom w:val="nil"/>
              <w:right w:val="single" w:sz="2" w:space="0" w:color="auto"/>
            </w:tcBorders>
          </w:tcPr>
          <w:p ns2:paraId="1E495CD6" ns2:textId="77777777" w:rsidR="00EE66D3" w:rsidRDefault="00EE66D3" w:rsidP="00CC649A">
            <w:pPr>
              <w:tabs>
                <w:tab w:val="decimal" w:pos="246"/>
                <w:tab w:val="left" w:pos="326"/>
              </w:tabs>
              <w:spacing w:before="15" w:after="15"/>
              <w:rPr>
                <w:sz w:val="18"/>
                <w:szCs w:val="18"/>
              </w:rPr>
            </w:pPr>
            <w:r>
              <w:rPr>
                <w:sz w:val="18"/>
                <w:szCs w:val="18"/>
              </w:rPr>
              <w:tab/>
              <w:t xml:space="preserve">(99.8) </w:t>
            </w:r>
          </w:p>
        </w:tc>
        <w:tc>
          <w:tcPr>
            <w:tcW w:w="815" w:type="dxa"/>
            <w:tcBorders>
              <w:top w:val="nil"/>
              <w:left w:val="nil"/>
              <w:bottom w:val="nil"/>
              <w:right w:val="nil"/>
            </w:tcBorders>
          </w:tcPr>
          <w:p ns2:paraId="7F7B49F1" ns2:textId="77777777" w:rsidR="00EE66D3" w:rsidRDefault="00EE66D3" w:rsidP="00CC649A">
            <w:pPr>
              <w:tabs>
                <w:tab w:val="decimal" w:pos="372"/>
                <w:tab w:val="left" w:pos="452"/>
              </w:tabs>
              <w:spacing w:before="15" w:after="15"/>
              <w:rPr>
                <w:sz w:val="18"/>
                <w:szCs w:val="18"/>
              </w:rPr>
            </w:pPr>
            <w:r>
              <w:rPr>
                <w:sz w:val="18"/>
                <w:szCs w:val="18"/>
              </w:rPr>
              <w:tab/>
              <w:t xml:space="preserve">5 </w:t>
            </w:r>
          </w:p>
        </w:tc>
        <w:tc>
          <w:tcPr>
            <w:tcW w:w="815" w:type="dxa"/>
            <w:tcBorders>
              <w:top w:val="nil"/>
              <w:left w:val="nil"/>
              <w:bottom w:val="nil"/>
              <w:right w:val="single" w:sz="2" w:space="0" w:color="auto"/>
            </w:tcBorders>
          </w:tcPr>
          <w:p ns2:paraId="37D09857" ns2:textId="77777777" w:rsidR="00EE66D3" w:rsidRDefault="00EE66D3" w:rsidP="00CC649A">
            <w:pPr>
              <w:tabs>
                <w:tab w:val="decimal" w:pos="246"/>
                <w:tab w:val="left" w:pos="326"/>
              </w:tabs>
              <w:spacing w:before="15" w:after="15"/>
              <w:rPr>
                <w:sz w:val="18"/>
                <w:szCs w:val="18"/>
              </w:rPr>
            </w:pPr>
            <w:r>
              <w:rPr>
                <w:sz w:val="18"/>
                <w:szCs w:val="18"/>
              </w:rPr>
              <w:tab/>
              <w:t xml:space="preserve">(100.0) </w:t>
            </w:r>
          </w:p>
        </w:tc>
        <w:tc>
          <w:tcPr>
            <w:tcW w:w="815" w:type="dxa"/>
            <w:tcBorders>
              <w:top w:val="nil"/>
              <w:left w:val="nil"/>
              <w:bottom w:val="nil"/>
              <w:right w:val="nil"/>
            </w:tcBorders>
          </w:tcPr>
          <w:p ns2:paraId="587109C3" ns2:textId="77777777" w:rsidR="00EE66D3" w:rsidRDefault="00EE66D3" w:rsidP="00CC649A">
            <w:pPr>
              <w:tabs>
                <w:tab w:val="decimal" w:pos="372"/>
                <w:tab w:val="left" w:pos="452"/>
              </w:tabs>
              <w:spacing w:before="15" w:after="15"/>
              <w:rPr>
                <w:sz w:val="18"/>
                <w:szCs w:val="18"/>
              </w:rPr>
            </w:pPr>
            <w:r>
              <w:rPr>
                <w:sz w:val="18"/>
                <w:szCs w:val="18"/>
              </w:rPr>
              <w:tab/>
              <w:t xml:space="preserve">7 </w:t>
            </w:r>
          </w:p>
        </w:tc>
        <w:tc>
          <w:tcPr>
            <w:tcW w:w="815" w:type="dxa"/>
            <w:tcBorders>
              <w:top w:val="nil"/>
              <w:left w:val="nil"/>
              <w:bottom w:val="nil"/>
              <w:right w:val="single" w:sz="2" w:space="0" w:color="auto"/>
            </w:tcBorders>
          </w:tcPr>
          <w:p ns2:paraId="0390549C" ns2:textId="77777777" w:rsidR="00EE66D3" w:rsidRDefault="00EE66D3" w:rsidP="00CC649A">
            <w:pPr>
              <w:tabs>
                <w:tab w:val="decimal" w:pos="246"/>
                <w:tab w:val="left" w:pos="326"/>
              </w:tabs>
              <w:spacing w:before="15" w:after="15"/>
              <w:rPr>
                <w:sz w:val="18"/>
                <w:szCs w:val="18"/>
              </w:rPr>
            </w:pPr>
            <w:r>
              <w:rPr>
                <w:sz w:val="18"/>
                <w:szCs w:val="18"/>
              </w:rPr>
              <w:tab/>
              <w:t xml:space="preserve">(100.0) </w:t>
            </w:r>
          </w:p>
        </w:tc>
        <w:tc>
          <w:tcPr>
            <w:tcW w:w="815" w:type="dxa"/>
            <w:tcBorders>
              <w:top w:val="nil"/>
              <w:left w:val="nil"/>
              <w:bottom w:val="nil"/>
              <w:right w:val="nil"/>
            </w:tcBorders>
          </w:tcPr>
          <w:p ns2:paraId="530AA52F" ns2:textId="77777777" w:rsidR="00EE66D3" w:rsidRDefault="00EE66D3" w:rsidP="00CC649A">
            <w:pPr>
              <w:tabs>
                <w:tab w:val="decimal" w:pos="372"/>
                <w:tab w:val="left" w:pos="452"/>
              </w:tabs>
              <w:spacing w:before="15" w:after="15"/>
              <w:rPr>
                <w:sz w:val="18"/>
                <w:szCs w:val="18"/>
              </w:rPr>
            </w:pPr>
            <w:r>
              <w:rPr>
                <w:sz w:val="18"/>
                <w:szCs w:val="18"/>
              </w:rPr>
              <w:tab/>
              <w:t xml:space="preserve">736 </w:t>
            </w:r>
          </w:p>
        </w:tc>
        <w:tc>
          <w:tcPr>
            <w:tcW w:w="815" w:type="dxa"/>
            <w:tcBorders>
              <w:top w:val="nil"/>
              <w:left w:val="nil"/>
              <w:bottom w:val="nil"/>
            </w:tcBorders>
          </w:tcPr>
          <w:p ns2:paraId="5A6FE4F9" ns2:textId="77777777" w:rsidR="00EE66D3" w:rsidRDefault="00EE66D3" w:rsidP="00CC649A">
            <w:pPr>
              <w:tabs>
                <w:tab w:val="decimal" w:pos="246"/>
                <w:tab w:val="left" w:pos="326"/>
              </w:tabs>
              <w:spacing w:before="15" w:after="15"/>
              <w:rPr>
                <w:sz w:val="18"/>
                <w:szCs w:val="18"/>
              </w:rPr>
            </w:pPr>
            <w:r>
              <w:rPr>
                <w:sz w:val="18"/>
                <w:szCs w:val="18"/>
              </w:rPr>
              <w:tab/>
              <w:t xml:space="preserve">(98.7) </w:t>
            </w:r>
          </w:p>
        </w:tc>
      </w:tr>
      <w:tr w:rsidR="008C616C" ns2:paraId="00650378" ns2:textId="77777777" w:rsidTr="004B5284">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6519C1D5" ns2:textId="77777777" w:rsidR="00EE66D3" w:rsidRDefault="00EE66D3" w:rsidP="00CC649A">
            <w:pPr>
              <w:spacing w:before="15" w:after="15"/>
              <w:ind w:left="160" w:right="1" w:hanging="160"/>
              <w:rPr>
                <w:sz w:val="18"/>
                <w:szCs w:val="18"/>
              </w:rPr>
            </w:pPr>
            <w:r>
              <w:rPr>
                <w:sz w:val="18"/>
                <w:szCs w:val="18"/>
              </w:rPr>
              <w:t xml:space="preserve">   with drug-related</w:t>
            </w:r>
            <w:r>
              <w:rPr>
                <w:sz w:val="18"/>
                <w:szCs w:val="18"/>
                <w:vertAlign w:val="superscript"/>
              </w:rPr>
              <w:t>a</w:t>
            </w:r>
            <w:r>
              <w:rPr>
                <w:sz w:val="18"/>
                <w:szCs w:val="18"/>
              </w:rPr>
              <w:t xml:space="preserve"> adverse events </w:t>
            </w:r>
          </w:p>
        </w:tc>
        <w:tc>
          <w:tcPr>
            <w:tcW w:w="815" w:type="dxa"/>
            <w:tcBorders>
              <w:top w:val="nil"/>
              <w:left w:val="nil"/>
              <w:bottom w:val="nil"/>
              <w:right w:val="nil"/>
            </w:tcBorders>
          </w:tcPr>
          <w:p ns2:paraId="282E06C9" ns2:textId="77777777" w:rsidR="00EE66D3" w:rsidRDefault="00EE66D3" w:rsidP="00CC649A">
            <w:pPr>
              <w:tabs>
                <w:tab w:val="decimal" w:pos="372"/>
                <w:tab w:val="left" w:pos="452"/>
              </w:tabs>
              <w:spacing w:before="15" w:after="15"/>
              <w:rPr>
                <w:sz w:val="18"/>
                <w:szCs w:val="18"/>
              </w:rPr>
            </w:pPr>
            <w:r>
              <w:rPr>
                <w:sz w:val="18"/>
                <w:szCs w:val="18"/>
              </w:rPr>
              <w:tab/>
              <w:t xml:space="preserve">4 </w:t>
            </w:r>
          </w:p>
        </w:tc>
        <w:tc>
          <w:tcPr>
            <w:tcW w:w="815" w:type="dxa"/>
            <w:tcBorders>
              <w:top w:val="nil"/>
              <w:left w:val="nil"/>
              <w:bottom w:val="nil"/>
              <w:right w:val="single" w:sz="2" w:space="0" w:color="auto"/>
            </w:tcBorders>
          </w:tcPr>
          <w:p ns2:paraId="08C710E9" ns2:textId="77777777" w:rsidR="00EE66D3" w:rsidRDefault="00EE66D3" w:rsidP="00CC649A">
            <w:pPr>
              <w:tabs>
                <w:tab w:val="decimal" w:pos="246"/>
                <w:tab w:val="left" w:pos="326"/>
              </w:tabs>
              <w:spacing w:before="15" w:after="15"/>
              <w:rPr>
                <w:sz w:val="18"/>
                <w:szCs w:val="18"/>
              </w:rPr>
            </w:pPr>
            <w:r>
              <w:rPr>
                <w:sz w:val="18"/>
                <w:szCs w:val="18"/>
              </w:rPr>
              <w:tab/>
              <w:t xml:space="preserve">(100.0) </w:t>
            </w:r>
          </w:p>
        </w:tc>
        <w:tc>
          <w:tcPr>
            <w:tcW w:w="815" w:type="dxa"/>
            <w:tcBorders>
              <w:top w:val="nil"/>
              <w:left w:val="nil"/>
              <w:bottom w:val="nil"/>
              <w:right w:val="nil"/>
            </w:tcBorders>
          </w:tcPr>
          <w:p ns2:paraId="57E05D7C" ns2:textId="77777777" w:rsidR="00EE66D3" w:rsidRDefault="00EE66D3" w:rsidP="00CC649A">
            <w:pPr>
              <w:tabs>
                <w:tab w:val="decimal" w:pos="372"/>
                <w:tab w:val="left" w:pos="452"/>
              </w:tabs>
              <w:spacing w:before="15" w:after="15"/>
              <w:rPr>
                <w:sz w:val="18"/>
                <w:szCs w:val="18"/>
              </w:rPr>
            </w:pPr>
            <w:r>
              <w:rPr>
                <w:sz w:val="18"/>
                <w:szCs w:val="18"/>
              </w:rPr>
              <w:tab/>
              <w:t xml:space="preserve">264 </w:t>
            </w:r>
          </w:p>
        </w:tc>
        <w:tc>
          <w:tcPr>
            <w:tcW w:w="815" w:type="dxa"/>
            <w:tcBorders>
              <w:top w:val="nil"/>
              <w:left w:val="nil"/>
              <w:bottom w:val="nil"/>
              <w:right w:val="single" w:sz="2" w:space="0" w:color="auto"/>
            </w:tcBorders>
          </w:tcPr>
          <w:p ns2:paraId="556F49A5" ns2:textId="77777777" w:rsidR="00EE66D3" w:rsidRDefault="00EE66D3" w:rsidP="00CC649A">
            <w:pPr>
              <w:tabs>
                <w:tab w:val="decimal" w:pos="246"/>
                <w:tab w:val="left" w:pos="326"/>
              </w:tabs>
              <w:spacing w:before="15" w:after="15"/>
              <w:rPr>
                <w:sz w:val="18"/>
                <w:szCs w:val="18"/>
              </w:rPr>
            </w:pPr>
            <w:r>
              <w:rPr>
                <w:sz w:val="18"/>
                <w:szCs w:val="18"/>
              </w:rPr>
              <w:tab/>
              <w:t xml:space="preserve">(94.0) </w:t>
            </w:r>
          </w:p>
        </w:tc>
        <w:tc>
          <w:tcPr>
            <w:tcW w:w="815" w:type="dxa"/>
            <w:tcBorders>
              <w:top w:val="nil"/>
              <w:left w:val="nil"/>
              <w:bottom w:val="nil"/>
              <w:right w:val="nil"/>
            </w:tcBorders>
          </w:tcPr>
          <w:p ns2:paraId="2969127D" ns2:textId="77777777" w:rsidR="00EE66D3" w:rsidRDefault="00EE66D3" w:rsidP="00CC649A">
            <w:pPr>
              <w:tabs>
                <w:tab w:val="decimal" w:pos="372"/>
                <w:tab w:val="left" w:pos="452"/>
              </w:tabs>
              <w:spacing w:before="15" w:after="15"/>
              <w:rPr>
                <w:sz w:val="18"/>
                <w:szCs w:val="18"/>
              </w:rPr>
            </w:pPr>
            <w:r>
              <w:rPr>
                <w:sz w:val="18"/>
                <w:szCs w:val="18"/>
              </w:rPr>
              <w:tab/>
              <w:t xml:space="preserve">436 </w:t>
            </w:r>
          </w:p>
        </w:tc>
        <w:tc>
          <w:tcPr>
            <w:tcW w:w="815" w:type="dxa"/>
            <w:tcBorders>
              <w:top w:val="nil"/>
              <w:left w:val="nil"/>
              <w:bottom w:val="nil"/>
              <w:right w:val="single" w:sz="2" w:space="0" w:color="auto"/>
            </w:tcBorders>
          </w:tcPr>
          <w:p ns2:paraId="3EF70D31" ns2:textId="77777777" w:rsidR="00EE66D3" w:rsidRDefault="00EE66D3" w:rsidP="00CC649A">
            <w:pPr>
              <w:tabs>
                <w:tab w:val="decimal" w:pos="246"/>
                <w:tab w:val="left" w:pos="326"/>
              </w:tabs>
              <w:spacing w:before="15" w:after="15"/>
              <w:rPr>
                <w:sz w:val="18"/>
                <w:szCs w:val="18"/>
              </w:rPr>
            </w:pPr>
            <w:r>
              <w:rPr>
                <w:sz w:val="18"/>
                <w:szCs w:val="18"/>
              </w:rPr>
              <w:tab/>
              <w:t xml:space="preserve">(97.1) </w:t>
            </w:r>
          </w:p>
        </w:tc>
        <w:tc>
          <w:tcPr>
            <w:tcW w:w="815" w:type="dxa"/>
            <w:tcBorders>
              <w:top w:val="nil"/>
              <w:left w:val="nil"/>
              <w:bottom w:val="nil"/>
              <w:right w:val="nil"/>
            </w:tcBorders>
          </w:tcPr>
          <w:p ns2:paraId="26C1EB17" ns2:textId="77777777" w:rsidR="00EE66D3" w:rsidRDefault="00EE66D3" w:rsidP="00CC649A">
            <w:pPr>
              <w:tabs>
                <w:tab w:val="decimal" w:pos="372"/>
                <w:tab w:val="left" w:pos="452"/>
              </w:tabs>
              <w:spacing w:before="15" w:after="15"/>
              <w:rPr>
                <w:sz w:val="18"/>
                <w:szCs w:val="18"/>
              </w:rPr>
            </w:pPr>
            <w:r>
              <w:rPr>
                <w:sz w:val="18"/>
                <w:szCs w:val="18"/>
              </w:rPr>
              <w:tab/>
              <w:t xml:space="preserve">5 </w:t>
            </w:r>
          </w:p>
        </w:tc>
        <w:tc>
          <w:tcPr>
            <w:tcW w:w="815" w:type="dxa"/>
            <w:tcBorders>
              <w:top w:val="nil"/>
              <w:left w:val="nil"/>
              <w:bottom w:val="nil"/>
              <w:right w:val="single" w:sz="2" w:space="0" w:color="auto"/>
            </w:tcBorders>
          </w:tcPr>
          <w:p ns2:paraId="7864A679" ns2:textId="77777777" w:rsidR="00EE66D3" w:rsidRDefault="00EE66D3" w:rsidP="00CC649A">
            <w:pPr>
              <w:tabs>
                <w:tab w:val="decimal" w:pos="246"/>
                <w:tab w:val="left" w:pos="326"/>
              </w:tabs>
              <w:spacing w:before="15" w:after="15"/>
              <w:rPr>
                <w:sz w:val="18"/>
                <w:szCs w:val="18"/>
              </w:rPr>
            </w:pPr>
            <w:r>
              <w:rPr>
                <w:sz w:val="18"/>
                <w:szCs w:val="18"/>
              </w:rPr>
              <w:tab/>
              <w:t xml:space="preserve">(100.0) </w:t>
            </w:r>
          </w:p>
        </w:tc>
        <w:tc>
          <w:tcPr>
            <w:tcW w:w="815" w:type="dxa"/>
            <w:tcBorders>
              <w:top w:val="nil"/>
              <w:left w:val="nil"/>
              <w:bottom w:val="nil"/>
              <w:right w:val="nil"/>
            </w:tcBorders>
          </w:tcPr>
          <w:p ns2:paraId="485356FC" ns2:textId="77777777" w:rsidR="00EE66D3" w:rsidRDefault="00EE66D3" w:rsidP="00CC649A">
            <w:pPr>
              <w:tabs>
                <w:tab w:val="decimal" w:pos="372"/>
                <w:tab w:val="left" w:pos="452"/>
              </w:tabs>
              <w:spacing w:before="15" w:after="15"/>
              <w:rPr>
                <w:sz w:val="18"/>
                <w:szCs w:val="18"/>
              </w:rPr>
            </w:pPr>
            <w:r>
              <w:rPr>
                <w:sz w:val="18"/>
                <w:szCs w:val="18"/>
              </w:rPr>
              <w:tab/>
              <w:t xml:space="preserve">7 </w:t>
            </w:r>
          </w:p>
        </w:tc>
        <w:tc>
          <w:tcPr>
            <w:tcW w:w="815" w:type="dxa"/>
            <w:tcBorders>
              <w:top w:val="nil"/>
              <w:left w:val="nil"/>
              <w:bottom w:val="nil"/>
              <w:right w:val="single" w:sz="2" w:space="0" w:color="auto"/>
            </w:tcBorders>
          </w:tcPr>
          <w:p ns2:paraId="403CD218" ns2:textId="77777777" w:rsidR="00EE66D3" w:rsidRDefault="00EE66D3" w:rsidP="00CC649A">
            <w:pPr>
              <w:tabs>
                <w:tab w:val="decimal" w:pos="246"/>
                <w:tab w:val="left" w:pos="326"/>
              </w:tabs>
              <w:spacing w:before="15" w:after="15"/>
              <w:rPr>
                <w:sz w:val="18"/>
                <w:szCs w:val="18"/>
              </w:rPr>
            </w:pPr>
            <w:r>
              <w:rPr>
                <w:sz w:val="18"/>
                <w:szCs w:val="18"/>
              </w:rPr>
              <w:tab/>
              <w:t xml:space="preserve">(100.0) </w:t>
            </w:r>
          </w:p>
        </w:tc>
        <w:tc>
          <w:tcPr>
            <w:tcW w:w="815" w:type="dxa"/>
            <w:tcBorders>
              <w:top w:val="nil"/>
              <w:left w:val="nil"/>
              <w:bottom w:val="nil"/>
              <w:right w:val="nil"/>
            </w:tcBorders>
          </w:tcPr>
          <w:p ns2:paraId="7854C6AC" ns2:textId="77777777" w:rsidR="00EE66D3" w:rsidRDefault="00EE66D3" w:rsidP="00CC649A">
            <w:pPr>
              <w:tabs>
                <w:tab w:val="decimal" w:pos="372"/>
                <w:tab w:val="left" w:pos="452"/>
              </w:tabs>
              <w:spacing w:before="15" w:after="15"/>
              <w:rPr>
                <w:sz w:val="18"/>
                <w:szCs w:val="18"/>
              </w:rPr>
            </w:pPr>
            <w:r>
              <w:rPr>
                <w:sz w:val="18"/>
                <w:szCs w:val="18"/>
              </w:rPr>
              <w:tab/>
              <w:t xml:space="preserve">716 </w:t>
            </w:r>
          </w:p>
        </w:tc>
        <w:tc>
          <w:tcPr>
            <w:tcW w:w="815" w:type="dxa"/>
            <w:tcBorders>
              <w:top w:val="nil"/>
              <w:left w:val="nil"/>
              <w:bottom w:val="nil"/>
            </w:tcBorders>
          </w:tcPr>
          <w:p ns2:paraId="67569A29" ns2:textId="77777777" w:rsidR="00EE66D3" w:rsidRDefault="00EE66D3" w:rsidP="00CC649A">
            <w:pPr>
              <w:tabs>
                <w:tab w:val="decimal" w:pos="246"/>
                <w:tab w:val="left" w:pos="326"/>
              </w:tabs>
              <w:spacing w:before="15" w:after="15"/>
              <w:rPr>
                <w:sz w:val="18"/>
                <w:szCs w:val="18"/>
              </w:rPr>
            </w:pPr>
            <w:r>
              <w:rPr>
                <w:sz w:val="18"/>
                <w:szCs w:val="18"/>
              </w:rPr>
              <w:tab/>
              <w:t xml:space="preserve">(96.0) </w:t>
            </w:r>
          </w:p>
        </w:tc>
      </w:tr>
      <w:tr w:rsidR="008C616C" ns2:paraId="66111082" ns2:textId="77777777" w:rsidTr="004B5284">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3E42CDA3" ns2:textId="77777777" w:rsidR="00EE66D3" w:rsidRDefault="00EE66D3" w:rsidP="00CC649A">
            <w:pPr>
              <w:spacing w:before="15" w:after="15"/>
              <w:ind w:left="160" w:right="1" w:hanging="160"/>
              <w:rPr>
                <w:sz w:val="18"/>
                <w:szCs w:val="18"/>
              </w:rPr>
            </w:pPr>
            <w:r>
              <w:rPr>
                <w:sz w:val="18"/>
                <w:szCs w:val="18"/>
              </w:rPr>
              <w:t xml:space="preserve">   with toxicity grade 3-5 adverse events </w:t>
            </w:r>
          </w:p>
        </w:tc>
        <w:tc>
          <w:tcPr>
            <w:tcW w:w="815" w:type="dxa"/>
            <w:tcBorders>
              <w:top w:val="nil"/>
              <w:left w:val="nil"/>
              <w:bottom w:val="nil"/>
              <w:right w:val="nil"/>
            </w:tcBorders>
          </w:tcPr>
          <w:p ns2:paraId="23D7C527" ns2:textId="77777777" w:rsidR="00EE66D3" w:rsidRDefault="00EE66D3" w:rsidP="00CC649A">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ns2:paraId="27B3305A" ns2:textId="77777777" w:rsidR="00EE66D3" w:rsidRDefault="00EE66D3" w:rsidP="00CC649A">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ns2:paraId="2052B59A" ns2:textId="77777777" w:rsidR="00EE66D3" w:rsidRDefault="00EE66D3" w:rsidP="00CC649A">
            <w:pPr>
              <w:tabs>
                <w:tab w:val="decimal" w:pos="372"/>
                <w:tab w:val="left" w:pos="452"/>
              </w:tabs>
              <w:spacing w:before="15" w:after="15"/>
              <w:rPr>
                <w:sz w:val="18"/>
                <w:szCs w:val="18"/>
              </w:rPr>
            </w:pPr>
            <w:r>
              <w:rPr>
                <w:sz w:val="18"/>
                <w:szCs w:val="18"/>
              </w:rPr>
              <w:tab/>
              <w:t xml:space="preserve">131 </w:t>
            </w:r>
          </w:p>
        </w:tc>
        <w:tc>
          <w:tcPr>
            <w:tcW w:w="815" w:type="dxa"/>
            <w:tcBorders>
              <w:top w:val="nil"/>
              <w:left w:val="nil"/>
              <w:bottom w:val="nil"/>
              <w:right w:val="single" w:sz="2" w:space="0" w:color="auto"/>
            </w:tcBorders>
          </w:tcPr>
          <w:p ns2:paraId="200DA4AC" ns2:textId="77777777" w:rsidR="00EE66D3" w:rsidRDefault="00EE66D3" w:rsidP="00CC649A">
            <w:pPr>
              <w:tabs>
                <w:tab w:val="decimal" w:pos="246"/>
                <w:tab w:val="left" w:pos="326"/>
              </w:tabs>
              <w:spacing w:before="15" w:after="15"/>
              <w:rPr>
                <w:sz w:val="18"/>
                <w:szCs w:val="18"/>
              </w:rPr>
            </w:pPr>
            <w:r>
              <w:rPr>
                <w:sz w:val="18"/>
                <w:szCs w:val="18"/>
              </w:rPr>
              <w:tab/>
              <w:t xml:space="preserve">(46.6) </w:t>
            </w:r>
          </w:p>
        </w:tc>
        <w:tc>
          <w:tcPr>
            <w:tcW w:w="815" w:type="dxa"/>
            <w:tcBorders>
              <w:top w:val="nil"/>
              <w:left w:val="nil"/>
              <w:bottom w:val="nil"/>
              <w:right w:val="nil"/>
            </w:tcBorders>
          </w:tcPr>
          <w:p ns2:paraId="46731826" ns2:textId="77777777" w:rsidR="00EE66D3" w:rsidRDefault="00EE66D3" w:rsidP="00CC649A">
            <w:pPr>
              <w:tabs>
                <w:tab w:val="decimal" w:pos="372"/>
                <w:tab w:val="left" w:pos="452"/>
              </w:tabs>
              <w:spacing w:before="15" w:after="15"/>
              <w:rPr>
                <w:sz w:val="18"/>
                <w:szCs w:val="18"/>
              </w:rPr>
            </w:pPr>
            <w:r>
              <w:rPr>
                <w:sz w:val="18"/>
                <w:szCs w:val="18"/>
              </w:rPr>
              <w:tab/>
              <w:t xml:space="preserve">301 </w:t>
            </w:r>
          </w:p>
        </w:tc>
        <w:tc>
          <w:tcPr>
            <w:tcW w:w="815" w:type="dxa"/>
            <w:tcBorders>
              <w:top w:val="nil"/>
              <w:left w:val="nil"/>
              <w:bottom w:val="nil"/>
              <w:right w:val="single" w:sz="2" w:space="0" w:color="auto"/>
            </w:tcBorders>
          </w:tcPr>
          <w:p ns2:paraId="48725673" ns2:textId="77777777" w:rsidR="00EE66D3" w:rsidRDefault="00EE66D3" w:rsidP="00CC649A">
            <w:pPr>
              <w:tabs>
                <w:tab w:val="decimal" w:pos="246"/>
                <w:tab w:val="left" w:pos="326"/>
              </w:tabs>
              <w:spacing w:before="15" w:after="15"/>
              <w:rPr>
                <w:sz w:val="18"/>
                <w:szCs w:val="18"/>
              </w:rPr>
            </w:pPr>
            <w:r>
              <w:rPr>
                <w:sz w:val="18"/>
                <w:szCs w:val="18"/>
              </w:rPr>
              <w:tab/>
              <w:t xml:space="preserve">(67.0) </w:t>
            </w:r>
          </w:p>
        </w:tc>
        <w:tc>
          <w:tcPr>
            <w:tcW w:w="815" w:type="dxa"/>
            <w:tcBorders>
              <w:top w:val="nil"/>
              <w:left w:val="nil"/>
              <w:bottom w:val="nil"/>
              <w:right w:val="nil"/>
            </w:tcBorders>
          </w:tcPr>
          <w:p ns2:paraId="656B6227" ns2:textId="77777777" w:rsidR="00EE66D3" w:rsidRDefault="00EE66D3" w:rsidP="00CC649A">
            <w:pPr>
              <w:tabs>
                <w:tab w:val="decimal" w:pos="372"/>
                <w:tab w:val="left" w:pos="452"/>
              </w:tabs>
              <w:spacing w:before="15" w:after="15"/>
              <w:rPr>
                <w:sz w:val="18"/>
                <w:szCs w:val="18"/>
              </w:rPr>
            </w:pPr>
            <w:r>
              <w:rPr>
                <w:sz w:val="18"/>
                <w:szCs w:val="18"/>
              </w:rPr>
              <w:tab/>
              <w:t xml:space="preserve">4 </w:t>
            </w:r>
          </w:p>
        </w:tc>
        <w:tc>
          <w:tcPr>
            <w:tcW w:w="815" w:type="dxa"/>
            <w:tcBorders>
              <w:top w:val="nil"/>
              <w:left w:val="nil"/>
              <w:bottom w:val="nil"/>
              <w:right w:val="single" w:sz="2" w:space="0" w:color="auto"/>
            </w:tcBorders>
          </w:tcPr>
          <w:p ns2:paraId="63A14CFB" ns2:textId="77777777" w:rsidR="00EE66D3" w:rsidRDefault="00EE66D3" w:rsidP="00CC649A">
            <w:pPr>
              <w:tabs>
                <w:tab w:val="decimal" w:pos="246"/>
                <w:tab w:val="left" w:pos="326"/>
              </w:tabs>
              <w:spacing w:before="15" w:after="15"/>
              <w:rPr>
                <w:sz w:val="18"/>
                <w:szCs w:val="18"/>
              </w:rPr>
            </w:pPr>
            <w:r>
              <w:rPr>
                <w:sz w:val="18"/>
                <w:szCs w:val="18"/>
              </w:rPr>
              <w:tab/>
              <w:t xml:space="preserve">(80.0) </w:t>
            </w:r>
          </w:p>
        </w:tc>
        <w:tc>
          <w:tcPr>
            <w:tcW w:w="815" w:type="dxa"/>
            <w:tcBorders>
              <w:top w:val="nil"/>
              <w:left w:val="nil"/>
              <w:bottom w:val="nil"/>
              <w:right w:val="nil"/>
            </w:tcBorders>
          </w:tcPr>
          <w:p ns2:paraId="3E1318B8" ns2:textId="77777777" w:rsidR="00EE66D3" w:rsidRDefault="00EE66D3" w:rsidP="00CC649A">
            <w:pPr>
              <w:tabs>
                <w:tab w:val="decimal" w:pos="372"/>
                <w:tab w:val="left" w:pos="452"/>
              </w:tabs>
              <w:spacing w:before="15" w:after="15"/>
              <w:rPr>
                <w:sz w:val="18"/>
                <w:szCs w:val="18"/>
              </w:rPr>
            </w:pPr>
            <w:r>
              <w:rPr>
                <w:sz w:val="18"/>
                <w:szCs w:val="18"/>
              </w:rPr>
              <w:tab/>
              <w:t xml:space="preserve">6 </w:t>
            </w:r>
          </w:p>
        </w:tc>
        <w:tc>
          <w:tcPr>
            <w:tcW w:w="815" w:type="dxa"/>
            <w:tcBorders>
              <w:top w:val="nil"/>
              <w:left w:val="nil"/>
              <w:bottom w:val="nil"/>
              <w:right w:val="single" w:sz="2" w:space="0" w:color="auto"/>
            </w:tcBorders>
          </w:tcPr>
          <w:p ns2:paraId="7DA81505" ns2:textId="77777777" w:rsidR="00EE66D3" w:rsidRDefault="00EE66D3" w:rsidP="00CC649A">
            <w:pPr>
              <w:tabs>
                <w:tab w:val="decimal" w:pos="246"/>
                <w:tab w:val="left" w:pos="326"/>
              </w:tabs>
              <w:spacing w:before="15" w:after="15"/>
              <w:rPr>
                <w:sz w:val="18"/>
                <w:szCs w:val="18"/>
              </w:rPr>
            </w:pPr>
            <w:r>
              <w:rPr>
                <w:sz w:val="18"/>
                <w:szCs w:val="18"/>
              </w:rPr>
              <w:tab/>
              <w:t xml:space="preserve">(85.7) </w:t>
            </w:r>
          </w:p>
        </w:tc>
        <w:tc>
          <w:tcPr>
            <w:tcW w:w="815" w:type="dxa"/>
            <w:tcBorders>
              <w:top w:val="nil"/>
              <w:left w:val="nil"/>
              <w:bottom w:val="nil"/>
              <w:right w:val="nil"/>
            </w:tcBorders>
          </w:tcPr>
          <w:p ns2:paraId="343B5A47" ns2:textId="77777777" w:rsidR="00EE66D3" w:rsidRDefault="00EE66D3" w:rsidP="00CC649A">
            <w:pPr>
              <w:tabs>
                <w:tab w:val="decimal" w:pos="372"/>
                <w:tab w:val="left" w:pos="452"/>
              </w:tabs>
              <w:spacing w:before="15" w:after="15"/>
              <w:rPr>
                <w:sz w:val="18"/>
                <w:szCs w:val="18"/>
              </w:rPr>
            </w:pPr>
            <w:r>
              <w:rPr>
                <w:sz w:val="18"/>
                <w:szCs w:val="18"/>
              </w:rPr>
              <w:tab/>
              <w:t xml:space="preserve">442 </w:t>
            </w:r>
          </w:p>
        </w:tc>
        <w:tc>
          <w:tcPr>
            <w:tcW w:w="815" w:type="dxa"/>
            <w:tcBorders>
              <w:top w:val="nil"/>
              <w:left w:val="nil"/>
              <w:bottom w:val="nil"/>
            </w:tcBorders>
          </w:tcPr>
          <w:p ns2:paraId="64031A33" ns2:textId="77777777" w:rsidR="00EE66D3" w:rsidRDefault="00EE66D3" w:rsidP="00CC649A">
            <w:pPr>
              <w:tabs>
                <w:tab w:val="decimal" w:pos="246"/>
                <w:tab w:val="left" w:pos="326"/>
              </w:tabs>
              <w:spacing w:before="15" w:after="15"/>
              <w:rPr>
                <w:sz w:val="18"/>
                <w:szCs w:val="18"/>
              </w:rPr>
            </w:pPr>
            <w:r>
              <w:rPr>
                <w:sz w:val="18"/>
                <w:szCs w:val="18"/>
              </w:rPr>
              <w:tab/>
              <w:t xml:space="preserve">(59.2) </w:t>
            </w:r>
          </w:p>
        </w:tc>
      </w:tr>
      <w:tr w:rsidR="008C616C" ns2:paraId="1775D656" ns2:textId="77777777" w:rsidTr="004B5284">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37B34057" ns2:textId="77777777" w:rsidR="00EE66D3" w:rsidRDefault="00EE66D3" w:rsidP="00CC649A">
            <w:pPr>
              <w:spacing w:before="15" w:after="15"/>
              <w:ind w:left="250" w:right="1" w:hanging="250"/>
              <w:rPr>
                <w:sz w:val="18"/>
                <w:szCs w:val="18"/>
              </w:rPr>
            </w:pPr>
            <w:r>
              <w:rPr>
                <w:sz w:val="18"/>
                <w:szCs w:val="18"/>
              </w:rPr>
              <w:t xml:space="preserve">   with toxicity grade 3-5 drug-related adverse events </w:t>
            </w:r>
          </w:p>
        </w:tc>
        <w:tc>
          <w:tcPr>
            <w:tcW w:w="815" w:type="dxa"/>
            <w:tcBorders>
              <w:top w:val="nil"/>
              <w:left w:val="nil"/>
              <w:bottom w:val="nil"/>
              <w:right w:val="nil"/>
            </w:tcBorders>
          </w:tcPr>
          <w:p ns2:paraId="72B81FC5" ns2:textId="77777777" w:rsidR="00EE66D3" w:rsidRDefault="00EE66D3" w:rsidP="00CC649A">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ns2:paraId="1CA7C46D" ns2:textId="77777777" w:rsidR="00EE66D3" w:rsidRDefault="00EE66D3" w:rsidP="00CC649A">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ns2:paraId="6B2746D0" ns2:textId="77777777" w:rsidR="00EE66D3" w:rsidRDefault="00EE66D3" w:rsidP="00CC649A">
            <w:pPr>
              <w:tabs>
                <w:tab w:val="decimal" w:pos="372"/>
                <w:tab w:val="left" w:pos="452"/>
              </w:tabs>
              <w:spacing w:before="15" w:after="15"/>
              <w:rPr>
                <w:sz w:val="18"/>
                <w:szCs w:val="18"/>
              </w:rPr>
            </w:pPr>
            <w:r>
              <w:rPr>
                <w:sz w:val="18"/>
                <w:szCs w:val="18"/>
              </w:rPr>
              <w:tab/>
              <w:t xml:space="preserve">108 </w:t>
            </w:r>
          </w:p>
        </w:tc>
        <w:tc>
          <w:tcPr>
            <w:tcW w:w="815" w:type="dxa"/>
            <w:tcBorders>
              <w:top w:val="nil"/>
              <w:left w:val="nil"/>
              <w:bottom w:val="nil"/>
              <w:right w:val="single" w:sz="2" w:space="0" w:color="auto"/>
            </w:tcBorders>
          </w:tcPr>
          <w:p ns2:paraId="5CD482C3" ns2:textId="77777777" w:rsidR="00EE66D3" w:rsidRDefault="00EE66D3" w:rsidP="00CC649A">
            <w:pPr>
              <w:tabs>
                <w:tab w:val="decimal" w:pos="246"/>
                <w:tab w:val="left" w:pos="326"/>
              </w:tabs>
              <w:spacing w:before="15" w:after="15"/>
              <w:rPr>
                <w:sz w:val="18"/>
                <w:szCs w:val="18"/>
              </w:rPr>
            </w:pPr>
            <w:r>
              <w:rPr>
                <w:sz w:val="18"/>
                <w:szCs w:val="18"/>
              </w:rPr>
              <w:tab/>
              <w:t xml:space="preserve">(38.4) </w:t>
            </w:r>
          </w:p>
        </w:tc>
        <w:tc>
          <w:tcPr>
            <w:tcW w:w="815" w:type="dxa"/>
            <w:tcBorders>
              <w:top w:val="nil"/>
              <w:left w:val="nil"/>
              <w:bottom w:val="nil"/>
              <w:right w:val="nil"/>
            </w:tcBorders>
          </w:tcPr>
          <w:p ns2:paraId="5FA94D94" ns2:textId="77777777" w:rsidR="00EE66D3" w:rsidRDefault="00EE66D3" w:rsidP="00CC649A">
            <w:pPr>
              <w:tabs>
                <w:tab w:val="decimal" w:pos="372"/>
                <w:tab w:val="left" w:pos="452"/>
              </w:tabs>
              <w:spacing w:before="15" w:after="15"/>
              <w:rPr>
                <w:sz w:val="18"/>
                <w:szCs w:val="18"/>
              </w:rPr>
            </w:pPr>
            <w:r>
              <w:rPr>
                <w:sz w:val="18"/>
                <w:szCs w:val="18"/>
              </w:rPr>
              <w:tab/>
              <w:t xml:space="preserve">272 </w:t>
            </w:r>
          </w:p>
        </w:tc>
        <w:tc>
          <w:tcPr>
            <w:tcW w:w="815" w:type="dxa"/>
            <w:tcBorders>
              <w:top w:val="nil"/>
              <w:left w:val="nil"/>
              <w:bottom w:val="nil"/>
              <w:right w:val="single" w:sz="2" w:space="0" w:color="auto"/>
            </w:tcBorders>
          </w:tcPr>
          <w:p ns2:paraId="7D11FF54" ns2:textId="77777777" w:rsidR="00EE66D3" w:rsidRDefault="00EE66D3" w:rsidP="00CC649A">
            <w:pPr>
              <w:tabs>
                <w:tab w:val="decimal" w:pos="246"/>
                <w:tab w:val="left" w:pos="326"/>
              </w:tabs>
              <w:spacing w:before="15" w:after="15"/>
              <w:rPr>
                <w:sz w:val="18"/>
                <w:szCs w:val="18"/>
              </w:rPr>
            </w:pPr>
            <w:r>
              <w:rPr>
                <w:sz w:val="18"/>
                <w:szCs w:val="18"/>
              </w:rPr>
              <w:tab/>
              <w:t xml:space="preserve">(60.6) </w:t>
            </w:r>
          </w:p>
        </w:tc>
        <w:tc>
          <w:tcPr>
            <w:tcW w:w="815" w:type="dxa"/>
            <w:tcBorders>
              <w:top w:val="nil"/>
              <w:left w:val="nil"/>
              <w:bottom w:val="nil"/>
              <w:right w:val="nil"/>
            </w:tcBorders>
          </w:tcPr>
          <w:p ns2:paraId="367D2E2E" ns2:textId="77777777" w:rsidR="00EE66D3" w:rsidRDefault="00EE66D3" w:rsidP="00CC649A">
            <w:pPr>
              <w:tabs>
                <w:tab w:val="decimal" w:pos="372"/>
                <w:tab w:val="left" w:pos="452"/>
              </w:tabs>
              <w:spacing w:before="15" w:after="15"/>
              <w:rPr>
                <w:sz w:val="18"/>
                <w:szCs w:val="18"/>
              </w:rPr>
            </w:pPr>
            <w:r>
              <w:rPr>
                <w:sz w:val="18"/>
                <w:szCs w:val="18"/>
              </w:rPr>
              <w:tab/>
              <w:t xml:space="preserve">4 </w:t>
            </w:r>
          </w:p>
        </w:tc>
        <w:tc>
          <w:tcPr>
            <w:tcW w:w="815" w:type="dxa"/>
            <w:tcBorders>
              <w:top w:val="nil"/>
              <w:left w:val="nil"/>
              <w:bottom w:val="nil"/>
              <w:right w:val="single" w:sz="2" w:space="0" w:color="auto"/>
            </w:tcBorders>
          </w:tcPr>
          <w:p ns2:paraId="7B616D81" ns2:textId="77777777" w:rsidR="00EE66D3" w:rsidRDefault="00EE66D3" w:rsidP="00CC649A">
            <w:pPr>
              <w:tabs>
                <w:tab w:val="decimal" w:pos="246"/>
                <w:tab w:val="left" w:pos="326"/>
              </w:tabs>
              <w:spacing w:before="15" w:after="15"/>
              <w:rPr>
                <w:sz w:val="18"/>
                <w:szCs w:val="18"/>
              </w:rPr>
            </w:pPr>
            <w:r>
              <w:rPr>
                <w:sz w:val="18"/>
                <w:szCs w:val="18"/>
              </w:rPr>
              <w:tab/>
              <w:t xml:space="preserve">(80.0) </w:t>
            </w:r>
          </w:p>
        </w:tc>
        <w:tc>
          <w:tcPr>
            <w:tcW w:w="815" w:type="dxa"/>
            <w:tcBorders>
              <w:top w:val="nil"/>
              <w:left w:val="nil"/>
              <w:bottom w:val="nil"/>
              <w:right w:val="nil"/>
            </w:tcBorders>
          </w:tcPr>
          <w:p ns2:paraId="63B2E30D" ns2:textId="77777777" w:rsidR="00EE66D3" w:rsidRDefault="00EE66D3" w:rsidP="00CC649A">
            <w:pPr>
              <w:tabs>
                <w:tab w:val="decimal" w:pos="372"/>
                <w:tab w:val="left" w:pos="452"/>
              </w:tabs>
              <w:spacing w:before="15" w:after="15"/>
              <w:rPr>
                <w:sz w:val="18"/>
                <w:szCs w:val="18"/>
              </w:rPr>
            </w:pPr>
            <w:r>
              <w:rPr>
                <w:sz w:val="18"/>
                <w:szCs w:val="18"/>
              </w:rPr>
              <w:tab/>
              <w:t xml:space="preserve">6 </w:t>
            </w:r>
          </w:p>
        </w:tc>
        <w:tc>
          <w:tcPr>
            <w:tcW w:w="815" w:type="dxa"/>
            <w:tcBorders>
              <w:top w:val="nil"/>
              <w:left w:val="nil"/>
              <w:bottom w:val="nil"/>
              <w:right w:val="single" w:sz="2" w:space="0" w:color="auto"/>
            </w:tcBorders>
          </w:tcPr>
          <w:p ns2:paraId="60BD46DB" ns2:textId="77777777" w:rsidR="00EE66D3" w:rsidRDefault="00EE66D3" w:rsidP="00CC649A">
            <w:pPr>
              <w:tabs>
                <w:tab w:val="decimal" w:pos="246"/>
                <w:tab w:val="left" w:pos="326"/>
              </w:tabs>
              <w:spacing w:before="15" w:after="15"/>
              <w:rPr>
                <w:sz w:val="18"/>
                <w:szCs w:val="18"/>
              </w:rPr>
            </w:pPr>
            <w:r>
              <w:rPr>
                <w:sz w:val="18"/>
                <w:szCs w:val="18"/>
              </w:rPr>
              <w:tab/>
              <w:t xml:space="preserve">(85.7) </w:t>
            </w:r>
          </w:p>
        </w:tc>
        <w:tc>
          <w:tcPr>
            <w:tcW w:w="815" w:type="dxa"/>
            <w:tcBorders>
              <w:top w:val="nil"/>
              <w:left w:val="nil"/>
              <w:bottom w:val="nil"/>
              <w:right w:val="nil"/>
            </w:tcBorders>
          </w:tcPr>
          <w:p ns2:paraId="5854374B" ns2:textId="77777777" w:rsidR="00EE66D3" w:rsidRDefault="00EE66D3" w:rsidP="00CC649A">
            <w:pPr>
              <w:tabs>
                <w:tab w:val="decimal" w:pos="372"/>
                <w:tab w:val="left" w:pos="452"/>
              </w:tabs>
              <w:spacing w:before="15" w:after="15"/>
              <w:rPr>
                <w:sz w:val="18"/>
                <w:szCs w:val="18"/>
              </w:rPr>
            </w:pPr>
            <w:r>
              <w:rPr>
                <w:sz w:val="18"/>
                <w:szCs w:val="18"/>
              </w:rPr>
              <w:tab/>
              <w:t xml:space="preserve">390 </w:t>
            </w:r>
          </w:p>
        </w:tc>
        <w:tc>
          <w:tcPr>
            <w:tcW w:w="815" w:type="dxa"/>
            <w:tcBorders>
              <w:top w:val="nil"/>
              <w:left w:val="nil"/>
              <w:bottom w:val="nil"/>
            </w:tcBorders>
          </w:tcPr>
          <w:p ns2:paraId="31DA1C20" ns2:textId="77777777" w:rsidR="00EE66D3" w:rsidRDefault="00EE66D3" w:rsidP="00CC649A">
            <w:pPr>
              <w:tabs>
                <w:tab w:val="decimal" w:pos="246"/>
                <w:tab w:val="left" w:pos="326"/>
              </w:tabs>
              <w:spacing w:before="15" w:after="15"/>
              <w:rPr>
                <w:sz w:val="18"/>
                <w:szCs w:val="18"/>
              </w:rPr>
            </w:pPr>
            <w:r>
              <w:rPr>
                <w:sz w:val="18"/>
                <w:szCs w:val="18"/>
              </w:rPr>
              <w:tab/>
              <w:t xml:space="preserve">(52.3) </w:t>
            </w:r>
          </w:p>
        </w:tc>
      </w:tr>
      <w:tr w:rsidR="008C616C" ns2:paraId="1EA9E1F3" ns2:textId="77777777" w:rsidTr="004B5284">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1EAC6B80" ns2:textId="77777777" w:rsidR="00EE66D3" w:rsidRDefault="00EE66D3" w:rsidP="00CC649A">
            <w:pPr>
              <w:spacing w:before="15" w:after="15"/>
              <w:ind w:left="160" w:right="1" w:hanging="160"/>
              <w:rPr>
                <w:sz w:val="18"/>
                <w:szCs w:val="18"/>
              </w:rPr>
            </w:pPr>
            <w:r>
              <w:rPr>
                <w:sz w:val="18"/>
                <w:szCs w:val="18"/>
              </w:rPr>
              <w:t xml:space="preserve">   with non-serious adverse events </w:t>
            </w:r>
          </w:p>
        </w:tc>
        <w:tc>
          <w:tcPr>
            <w:tcW w:w="815" w:type="dxa"/>
            <w:tcBorders>
              <w:top w:val="nil"/>
              <w:left w:val="nil"/>
              <w:bottom w:val="nil"/>
              <w:right w:val="nil"/>
            </w:tcBorders>
          </w:tcPr>
          <w:p ns2:paraId="57A4C133" ns2:textId="77777777" w:rsidR="00EE66D3" w:rsidRDefault="00EE66D3" w:rsidP="00CC649A">
            <w:pPr>
              <w:tabs>
                <w:tab w:val="decimal" w:pos="372"/>
                <w:tab w:val="left" w:pos="452"/>
              </w:tabs>
              <w:spacing w:before="15" w:after="15"/>
              <w:rPr>
                <w:sz w:val="18"/>
                <w:szCs w:val="18"/>
              </w:rPr>
            </w:pPr>
            <w:r>
              <w:rPr>
                <w:sz w:val="18"/>
                <w:szCs w:val="18"/>
              </w:rPr>
              <w:tab/>
              <w:t xml:space="preserve">4 </w:t>
            </w:r>
          </w:p>
        </w:tc>
        <w:tc>
          <w:tcPr>
            <w:tcW w:w="815" w:type="dxa"/>
            <w:tcBorders>
              <w:top w:val="nil"/>
              <w:left w:val="nil"/>
              <w:bottom w:val="nil"/>
              <w:right w:val="single" w:sz="2" w:space="0" w:color="auto"/>
            </w:tcBorders>
          </w:tcPr>
          <w:p ns2:paraId="6694A81A" ns2:textId="77777777" w:rsidR="00EE66D3" w:rsidRDefault="00EE66D3" w:rsidP="00CC649A">
            <w:pPr>
              <w:tabs>
                <w:tab w:val="decimal" w:pos="246"/>
                <w:tab w:val="left" w:pos="326"/>
              </w:tabs>
              <w:spacing w:before="15" w:after="15"/>
              <w:rPr>
                <w:sz w:val="18"/>
                <w:szCs w:val="18"/>
              </w:rPr>
            </w:pPr>
            <w:r>
              <w:rPr>
                <w:sz w:val="18"/>
                <w:szCs w:val="18"/>
              </w:rPr>
              <w:tab/>
              <w:t xml:space="preserve">(100.0) </w:t>
            </w:r>
          </w:p>
        </w:tc>
        <w:tc>
          <w:tcPr>
            <w:tcW w:w="815" w:type="dxa"/>
            <w:tcBorders>
              <w:top w:val="nil"/>
              <w:left w:val="nil"/>
              <w:bottom w:val="nil"/>
              <w:right w:val="nil"/>
            </w:tcBorders>
          </w:tcPr>
          <w:p ns2:paraId="7001E0D5" ns2:textId="77777777" w:rsidR="00EE66D3" w:rsidRDefault="00EE66D3" w:rsidP="00CC649A">
            <w:pPr>
              <w:tabs>
                <w:tab w:val="decimal" w:pos="372"/>
                <w:tab w:val="left" w:pos="452"/>
              </w:tabs>
              <w:spacing w:before="15" w:after="15"/>
              <w:rPr>
                <w:sz w:val="18"/>
                <w:szCs w:val="18"/>
              </w:rPr>
            </w:pPr>
            <w:r>
              <w:rPr>
                <w:sz w:val="18"/>
                <w:szCs w:val="18"/>
              </w:rPr>
              <w:tab/>
              <w:t xml:space="preserve">268 </w:t>
            </w:r>
          </w:p>
        </w:tc>
        <w:tc>
          <w:tcPr>
            <w:tcW w:w="815" w:type="dxa"/>
            <w:tcBorders>
              <w:top w:val="nil"/>
              <w:left w:val="nil"/>
              <w:bottom w:val="nil"/>
              <w:right w:val="single" w:sz="2" w:space="0" w:color="auto"/>
            </w:tcBorders>
          </w:tcPr>
          <w:p ns2:paraId="131B4118" ns2:textId="77777777" w:rsidR="00EE66D3" w:rsidRDefault="00EE66D3" w:rsidP="00CC649A">
            <w:pPr>
              <w:tabs>
                <w:tab w:val="decimal" w:pos="246"/>
                <w:tab w:val="left" w:pos="326"/>
              </w:tabs>
              <w:spacing w:before="15" w:after="15"/>
              <w:rPr>
                <w:sz w:val="18"/>
                <w:szCs w:val="18"/>
              </w:rPr>
            </w:pPr>
            <w:r>
              <w:rPr>
                <w:sz w:val="18"/>
                <w:szCs w:val="18"/>
              </w:rPr>
              <w:tab/>
              <w:t xml:space="preserve">(95.4) </w:t>
            </w:r>
          </w:p>
        </w:tc>
        <w:tc>
          <w:tcPr>
            <w:tcW w:w="815" w:type="dxa"/>
            <w:tcBorders>
              <w:top w:val="nil"/>
              <w:left w:val="nil"/>
              <w:bottom w:val="nil"/>
              <w:right w:val="nil"/>
            </w:tcBorders>
          </w:tcPr>
          <w:p ns2:paraId="179CF6FC" ns2:textId="77777777" w:rsidR="00EE66D3" w:rsidRDefault="00EE66D3" w:rsidP="00CC649A">
            <w:pPr>
              <w:tabs>
                <w:tab w:val="decimal" w:pos="372"/>
                <w:tab w:val="left" w:pos="452"/>
              </w:tabs>
              <w:spacing w:before="15" w:after="15"/>
              <w:rPr>
                <w:sz w:val="18"/>
                <w:szCs w:val="18"/>
              </w:rPr>
            </w:pPr>
            <w:r>
              <w:rPr>
                <w:sz w:val="18"/>
                <w:szCs w:val="18"/>
              </w:rPr>
              <w:tab/>
              <w:t xml:space="preserve">444 </w:t>
            </w:r>
          </w:p>
        </w:tc>
        <w:tc>
          <w:tcPr>
            <w:tcW w:w="815" w:type="dxa"/>
            <w:tcBorders>
              <w:top w:val="nil"/>
              <w:left w:val="nil"/>
              <w:bottom w:val="nil"/>
              <w:right w:val="single" w:sz="2" w:space="0" w:color="auto"/>
            </w:tcBorders>
          </w:tcPr>
          <w:p ns2:paraId="7BBBDD09" ns2:textId="77777777" w:rsidR="00EE66D3" w:rsidRDefault="00EE66D3" w:rsidP="00CC649A">
            <w:pPr>
              <w:tabs>
                <w:tab w:val="decimal" w:pos="246"/>
                <w:tab w:val="left" w:pos="326"/>
              </w:tabs>
              <w:spacing w:before="15" w:after="15"/>
              <w:rPr>
                <w:sz w:val="18"/>
                <w:szCs w:val="18"/>
              </w:rPr>
            </w:pPr>
            <w:r>
              <w:rPr>
                <w:sz w:val="18"/>
                <w:szCs w:val="18"/>
              </w:rPr>
              <w:tab/>
              <w:t xml:space="preserve">(98.9) </w:t>
            </w:r>
          </w:p>
        </w:tc>
        <w:tc>
          <w:tcPr>
            <w:tcW w:w="815" w:type="dxa"/>
            <w:tcBorders>
              <w:top w:val="nil"/>
              <w:left w:val="nil"/>
              <w:bottom w:val="nil"/>
              <w:right w:val="nil"/>
            </w:tcBorders>
          </w:tcPr>
          <w:p ns2:paraId="711BAB03" ns2:textId="77777777" w:rsidR="00EE66D3" w:rsidRDefault="00EE66D3" w:rsidP="00CC649A">
            <w:pPr>
              <w:tabs>
                <w:tab w:val="decimal" w:pos="372"/>
                <w:tab w:val="left" w:pos="452"/>
              </w:tabs>
              <w:spacing w:before="15" w:after="15"/>
              <w:rPr>
                <w:sz w:val="18"/>
                <w:szCs w:val="18"/>
              </w:rPr>
            </w:pPr>
            <w:r>
              <w:rPr>
                <w:sz w:val="18"/>
                <w:szCs w:val="18"/>
              </w:rPr>
              <w:tab/>
              <w:t xml:space="preserve">5 </w:t>
            </w:r>
          </w:p>
        </w:tc>
        <w:tc>
          <w:tcPr>
            <w:tcW w:w="815" w:type="dxa"/>
            <w:tcBorders>
              <w:top w:val="nil"/>
              <w:left w:val="nil"/>
              <w:bottom w:val="nil"/>
              <w:right w:val="single" w:sz="2" w:space="0" w:color="auto"/>
            </w:tcBorders>
          </w:tcPr>
          <w:p ns2:paraId="4D7C7EF6" ns2:textId="77777777" w:rsidR="00EE66D3" w:rsidRDefault="00EE66D3" w:rsidP="00CC649A">
            <w:pPr>
              <w:tabs>
                <w:tab w:val="decimal" w:pos="246"/>
                <w:tab w:val="left" w:pos="326"/>
              </w:tabs>
              <w:spacing w:before="15" w:after="15"/>
              <w:rPr>
                <w:sz w:val="18"/>
                <w:szCs w:val="18"/>
              </w:rPr>
            </w:pPr>
            <w:r>
              <w:rPr>
                <w:sz w:val="18"/>
                <w:szCs w:val="18"/>
              </w:rPr>
              <w:tab/>
              <w:t xml:space="preserve">(100.0) </w:t>
            </w:r>
          </w:p>
        </w:tc>
        <w:tc>
          <w:tcPr>
            <w:tcW w:w="815" w:type="dxa"/>
            <w:tcBorders>
              <w:top w:val="nil"/>
              <w:left w:val="nil"/>
              <w:bottom w:val="nil"/>
              <w:right w:val="nil"/>
            </w:tcBorders>
          </w:tcPr>
          <w:p ns2:paraId="3C1F7A5C" ns2:textId="77777777" w:rsidR="00EE66D3" w:rsidRDefault="00EE66D3" w:rsidP="00CC649A">
            <w:pPr>
              <w:tabs>
                <w:tab w:val="decimal" w:pos="372"/>
                <w:tab w:val="left" w:pos="452"/>
              </w:tabs>
              <w:spacing w:before="15" w:after="15"/>
              <w:rPr>
                <w:sz w:val="18"/>
                <w:szCs w:val="18"/>
              </w:rPr>
            </w:pPr>
            <w:r>
              <w:rPr>
                <w:sz w:val="18"/>
                <w:szCs w:val="18"/>
              </w:rPr>
              <w:tab/>
              <w:t xml:space="preserve">7 </w:t>
            </w:r>
          </w:p>
        </w:tc>
        <w:tc>
          <w:tcPr>
            <w:tcW w:w="815" w:type="dxa"/>
            <w:tcBorders>
              <w:top w:val="nil"/>
              <w:left w:val="nil"/>
              <w:bottom w:val="nil"/>
              <w:right w:val="single" w:sz="2" w:space="0" w:color="auto"/>
            </w:tcBorders>
          </w:tcPr>
          <w:p ns2:paraId="1EA5F0D8" ns2:textId="77777777" w:rsidR="00EE66D3" w:rsidRDefault="00EE66D3" w:rsidP="00CC649A">
            <w:pPr>
              <w:tabs>
                <w:tab w:val="decimal" w:pos="246"/>
                <w:tab w:val="left" w:pos="326"/>
              </w:tabs>
              <w:spacing w:before="15" w:after="15"/>
              <w:rPr>
                <w:sz w:val="18"/>
                <w:szCs w:val="18"/>
              </w:rPr>
            </w:pPr>
            <w:r>
              <w:rPr>
                <w:sz w:val="18"/>
                <w:szCs w:val="18"/>
              </w:rPr>
              <w:tab/>
              <w:t xml:space="preserve">(100.0) </w:t>
            </w:r>
          </w:p>
        </w:tc>
        <w:tc>
          <w:tcPr>
            <w:tcW w:w="815" w:type="dxa"/>
            <w:tcBorders>
              <w:top w:val="nil"/>
              <w:left w:val="nil"/>
              <w:bottom w:val="nil"/>
              <w:right w:val="nil"/>
            </w:tcBorders>
          </w:tcPr>
          <w:p ns2:paraId="5F1544A4" ns2:textId="77777777" w:rsidR="00EE66D3" w:rsidRDefault="00EE66D3" w:rsidP="00CC649A">
            <w:pPr>
              <w:tabs>
                <w:tab w:val="decimal" w:pos="372"/>
                <w:tab w:val="left" w:pos="452"/>
              </w:tabs>
              <w:spacing w:before="15" w:after="15"/>
              <w:rPr>
                <w:sz w:val="18"/>
                <w:szCs w:val="18"/>
              </w:rPr>
            </w:pPr>
            <w:r>
              <w:rPr>
                <w:sz w:val="18"/>
                <w:szCs w:val="18"/>
              </w:rPr>
              <w:tab/>
              <w:t xml:space="preserve">728 </w:t>
            </w:r>
          </w:p>
        </w:tc>
        <w:tc>
          <w:tcPr>
            <w:tcW w:w="815" w:type="dxa"/>
            <w:tcBorders>
              <w:top w:val="nil"/>
              <w:left w:val="nil"/>
              <w:bottom w:val="nil"/>
            </w:tcBorders>
          </w:tcPr>
          <w:p ns2:paraId="4DF72DEE" ns2:textId="77777777" w:rsidR="00EE66D3" w:rsidRDefault="00EE66D3" w:rsidP="00CC649A">
            <w:pPr>
              <w:tabs>
                <w:tab w:val="decimal" w:pos="246"/>
                <w:tab w:val="left" w:pos="326"/>
              </w:tabs>
              <w:spacing w:before="15" w:after="15"/>
              <w:rPr>
                <w:sz w:val="18"/>
                <w:szCs w:val="18"/>
              </w:rPr>
            </w:pPr>
            <w:r>
              <w:rPr>
                <w:sz w:val="18"/>
                <w:szCs w:val="18"/>
              </w:rPr>
              <w:tab/>
              <w:t xml:space="preserve">(97.6) </w:t>
            </w:r>
          </w:p>
        </w:tc>
      </w:tr>
      <w:tr w:rsidR="008C616C" ns2:paraId="5918DAFC" ns2:textId="77777777" w:rsidTr="004B5284">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764DDCA0" ns2:textId="77777777" w:rsidR="00EE66D3" w:rsidRDefault="00EE66D3" w:rsidP="00CC649A">
            <w:pPr>
              <w:spacing w:before="15" w:after="15"/>
              <w:ind w:left="160" w:right="1" w:hanging="160"/>
              <w:rPr>
                <w:sz w:val="18"/>
                <w:szCs w:val="18"/>
              </w:rPr>
            </w:pPr>
            <w:r>
              <w:rPr>
                <w:sz w:val="18"/>
                <w:szCs w:val="18"/>
              </w:rPr>
              <w:t xml:space="preserve">   with serious adverse events </w:t>
            </w:r>
          </w:p>
        </w:tc>
        <w:tc>
          <w:tcPr>
            <w:tcW w:w="815" w:type="dxa"/>
            <w:tcBorders>
              <w:top w:val="nil"/>
              <w:left w:val="nil"/>
              <w:bottom w:val="nil"/>
              <w:right w:val="nil"/>
            </w:tcBorders>
          </w:tcPr>
          <w:p ns2:paraId="2415CC8E" ns2:textId="77777777" w:rsidR="00EE66D3" w:rsidRDefault="00EE66D3" w:rsidP="00CC649A">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nil"/>
              <w:right w:val="single" w:sz="2" w:space="0" w:color="auto"/>
            </w:tcBorders>
          </w:tcPr>
          <w:p ns2:paraId="735522BF" ns2:textId="77777777" w:rsidR="00EE66D3" w:rsidRDefault="00EE66D3" w:rsidP="00CC649A">
            <w:pPr>
              <w:tabs>
                <w:tab w:val="decimal" w:pos="246"/>
                <w:tab w:val="left" w:pos="326"/>
              </w:tabs>
              <w:spacing w:before="15" w:after="15"/>
              <w:rPr>
                <w:sz w:val="18"/>
                <w:szCs w:val="18"/>
              </w:rPr>
            </w:pPr>
            <w:r>
              <w:rPr>
                <w:sz w:val="18"/>
                <w:szCs w:val="18"/>
              </w:rPr>
              <w:tab/>
              <w:t xml:space="preserve">(25.0) </w:t>
            </w:r>
          </w:p>
        </w:tc>
        <w:tc>
          <w:tcPr>
            <w:tcW w:w="815" w:type="dxa"/>
            <w:tcBorders>
              <w:top w:val="nil"/>
              <w:left w:val="nil"/>
              <w:bottom w:val="nil"/>
              <w:right w:val="nil"/>
            </w:tcBorders>
          </w:tcPr>
          <w:p ns2:paraId="2422FE50" ns2:textId="77777777" w:rsidR="00EE66D3" w:rsidRDefault="00EE66D3" w:rsidP="00CC649A">
            <w:pPr>
              <w:tabs>
                <w:tab w:val="decimal" w:pos="372"/>
                <w:tab w:val="left" w:pos="452"/>
              </w:tabs>
              <w:spacing w:before="15" w:after="15"/>
              <w:rPr>
                <w:sz w:val="18"/>
                <w:szCs w:val="18"/>
              </w:rPr>
            </w:pPr>
            <w:r>
              <w:rPr>
                <w:sz w:val="18"/>
                <w:szCs w:val="18"/>
              </w:rPr>
              <w:tab/>
              <w:t xml:space="preserve">75 </w:t>
            </w:r>
          </w:p>
        </w:tc>
        <w:tc>
          <w:tcPr>
            <w:tcW w:w="815" w:type="dxa"/>
            <w:tcBorders>
              <w:top w:val="nil"/>
              <w:left w:val="nil"/>
              <w:bottom w:val="nil"/>
              <w:right w:val="single" w:sz="2" w:space="0" w:color="auto"/>
            </w:tcBorders>
          </w:tcPr>
          <w:p ns2:paraId="6D82FF87" ns2:textId="77777777" w:rsidR="00EE66D3" w:rsidRDefault="00EE66D3" w:rsidP="00CC649A">
            <w:pPr>
              <w:tabs>
                <w:tab w:val="decimal" w:pos="246"/>
                <w:tab w:val="left" w:pos="326"/>
              </w:tabs>
              <w:spacing w:before="15" w:after="15"/>
              <w:rPr>
                <w:sz w:val="18"/>
                <w:szCs w:val="18"/>
              </w:rPr>
            </w:pPr>
            <w:r>
              <w:rPr>
                <w:sz w:val="18"/>
                <w:szCs w:val="18"/>
              </w:rPr>
              <w:tab/>
              <w:t xml:space="preserve">(26.7) </w:t>
            </w:r>
          </w:p>
        </w:tc>
        <w:tc>
          <w:tcPr>
            <w:tcW w:w="815" w:type="dxa"/>
            <w:tcBorders>
              <w:top w:val="nil"/>
              <w:left w:val="nil"/>
              <w:bottom w:val="nil"/>
              <w:right w:val="nil"/>
            </w:tcBorders>
          </w:tcPr>
          <w:p ns2:paraId="5591CE49" ns2:textId="77777777" w:rsidR="00EE66D3" w:rsidRDefault="00EE66D3" w:rsidP="00CC649A">
            <w:pPr>
              <w:tabs>
                <w:tab w:val="decimal" w:pos="372"/>
                <w:tab w:val="left" w:pos="452"/>
              </w:tabs>
              <w:spacing w:before="15" w:after="15"/>
              <w:rPr>
                <w:sz w:val="18"/>
                <w:szCs w:val="18"/>
              </w:rPr>
            </w:pPr>
            <w:r>
              <w:rPr>
                <w:sz w:val="18"/>
                <w:szCs w:val="18"/>
              </w:rPr>
              <w:tab/>
              <w:t xml:space="preserve">160 </w:t>
            </w:r>
          </w:p>
        </w:tc>
        <w:tc>
          <w:tcPr>
            <w:tcW w:w="815" w:type="dxa"/>
            <w:tcBorders>
              <w:top w:val="nil"/>
              <w:left w:val="nil"/>
              <w:bottom w:val="nil"/>
              <w:right w:val="single" w:sz="2" w:space="0" w:color="auto"/>
            </w:tcBorders>
          </w:tcPr>
          <w:p ns2:paraId="55A3A441" ns2:textId="77777777" w:rsidR="00EE66D3" w:rsidRDefault="00EE66D3" w:rsidP="00CC649A">
            <w:pPr>
              <w:tabs>
                <w:tab w:val="decimal" w:pos="246"/>
                <w:tab w:val="left" w:pos="326"/>
              </w:tabs>
              <w:spacing w:before="15" w:after="15"/>
              <w:rPr>
                <w:sz w:val="18"/>
                <w:szCs w:val="18"/>
              </w:rPr>
            </w:pPr>
            <w:r>
              <w:rPr>
                <w:sz w:val="18"/>
                <w:szCs w:val="18"/>
              </w:rPr>
              <w:tab/>
              <w:t xml:space="preserve">(35.6) </w:t>
            </w:r>
          </w:p>
        </w:tc>
        <w:tc>
          <w:tcPr>
            <w:tcW w:w="815" w:type="dxa"/>
            <w:tcBorders>
              <w:top w:val="nil"/>
              <w:left w:val="nil"/>
              <w:bottom w:val="nil"/>
              <w:right w:val="nil"/>
            </w:tcBorders>
          </w:tcPr>
          <w:p ns2:paraId="01E1345F" ns2:textId="77777777" w:rsidR="00EE66D3" w:rsidRDefault="00EE66D3" w:rsidP="00CC649A">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nil"/>
              <w:right w:val="single" w:sz="2" w:space="0" w:color="auto"/>
            </w:tcBorders>
          </w:tcPr>
          <w:p ns2:paraId="37A2E36C" ns2:textId="77777777" w:rsidR="00EE66D3" w:rsidRDefault="00EE66D3" w:rsidP="00CC649A">
            <w:pPr>
              <w:tabs>
                <w:tab w:val="decimal" w:pos="246"/>
                <w:tab w:val="left" w:pos="326"/>
              </w:tabs>
              <w:spacing w:before="15" w:after="15"/>
              <w:rPr>
                <w:sz w:val="18"/>
                <w:szCs w:val="18"/>
              </w:rPr>
            </w:pPr>
            <w:r>
              <w:rPr>
                <w:sz w:val="18"/>
                <w:szCs w:val="18"/>
              </w:rPr>
              <w:tab/>
              <w:t xml:space="preserve">(20.0) </w:t>
            </w:r>
          </w:p>
        </w:tc>
        <w:tc>
          <w:tcPr>
            <w:tcW w:w="815" w:type="dxa"/>
            <w:tcBorders>
              <w:top w:val="nil"/>
              <w:left w:val="nil"/>
              <w:bottom w:val="nil"/>
              <w:right w:val="nil"/>
            </w:tcBorders>
          </w:tcPr>
          <w:p ns2:paraId="7EFB87F1" ns2:textId="77777777" w:rsidR="00EE66D3" w:rsidRDefault="00EE66D3" w:rsidP="00CC649A">
            <w:pPr>
              <w:tabs>
                <w:tab w:val="decimal" w:pos="372"/>
                <w:tab w:val="left" w:pos="452"/>
              </w:tabs>
              <w:spacing w:before="15" w:after="15"/>
              <w:rPr>
                <w:sz w:val="18"/>
                <w:szCs w:val="18"/>
              </w:rPr>
            </w:pPr>
            <w:r>
              <w:rPr>
                <w:sz w:val="18"/>
                <w:szCs w:val="18"/>
              </w:rPr>
              <w:tab/>
              <w:t xml:space="preserve">5 </w:t>
            </w:r>
          </w:p>
        </w:tc>
        <w:tc>
          <w:tcPr>
            <w:tcW w:w="815" w:type="dxa"/>
            <w:tcBorders>
              <w:top w:val="nil"/>
              <w:left w:val="nil"/>
              <w:bottom w:val="nil"/>
              <w:right w:val="single" w:sz="2" w:space="0" w:color="auto"/>
            </w:tcBorders>
          </w:tcPr>
          <w:p ns2:paraId="129B1400" ns2:textId="77777777" w:rsidR="00EE66D3" w:rsidRDefault="00EE66D3" w:rsidP="00CC649A">
            <w:pPr>
              <w:tabs>
                <w:tab w:val="decimal" w:pos="246"/>
                <w:tab w:val="left" w:pos="326"/>
              </w:tabs>
              <w:spacing w:before="15" w:after="15"/>
              <w:rPr>
                <w:sz w:val="18"/>
                <w:szCs w:val="18"/>
              </w:rPr>
            </w:pPr>
            <w:r>
              <w:rPr>
                <w:sz w:val="18"/>
                <w:szCs w:val="18"/>
              </w:rPr>
              <w:tab/>
              <w:t xml:space="preserve">(71.4) </w:t>
            </w:r>
          </w:p>
        </w:tc>
        <w:tc>
          <w:tcPr>
            <w:tcW w:w="815" w:type="dxa"/>
            <w:tcBorders>
              <w:top w:val="nil"/>
              <w:left w:val="nil"/>
              <w:bottom w:val="nil"/>
              <w:right w:val="nil"/>
            </w:tcBorders>
          </w:tcPr>
          <w:p ns2:paraId="625B09C2" ns2:textId="77777777" w:rsidR="00EE66D3" w:rsidRDefault="00EE66D3" w:rsidP="00CC649A">
            <w:pPr>
              <w:tabs>
                <w:tab w:val="decimal" w:pos="372"/>
                <w:tab w:val="left" w:pos="452"/>
              </w:tabs>
              <w:spacing w:before="15" w:after="15"/>
              <w:rPr>
                <w:sz w:val="18"/>
                <w:szCs w:val="18"/>
              </w:rPr>
            </w:pPr>
            <w:r>
              <w:rPr>
                <w:sz w:val="18"/>
                <w:szCs w:val="18"/>
              </w:rPr>
              <w:tab/>
              <w:t xml:space="preserve">242 </w:t>
            </w:r>
          </w:p>
        </w:tc>
        <w:tc>
          <w:tcPr>
            <w:tcW w:w="815" w:type="dxa"/>
            <w:tcBorders>
              <w:top w:val="nil"/>
              <w:left w:val="nil"/>
              <w:bottom w:val="nil"/>
            </w:tcBorders>
          </w:tcPr>
          <w:p ns2:paraId="5992356F" ns2:textId="77777777" w:rsidR="00EE66D3" w:rsidRDefault="00EE66D3" w:rsidP="00CC649A">
            <w:pPr>
              <w:tabs>
                <w:tab w:val="decimal" w:pos="246"/>
                <w:tab w:val="left" w:pos="326"/>
              </w:tabs>
              <w:spacing w:before="15" w:after="15"/>
              <w:rPr>
                <w:sz w:val="18"/>
                <w:szCs w:val="18"/>
              </w:rPr>
            </w:pPr>
            <w:r>
              <w:rPr>
                <w:sz w:val="18"/>
                <w:szCs w:val="18"/>
              </w:rPr>
              <w:tab/>
              <w:t xml:space="preserve">(32.4) </w:t>
            </w:r>
          </w:p>
        </w:tc>
      </w:tr>
      <w:tr w:rsidR="008C616C" ns2:paraId="76B214F8" ns2:textId="77777777" w:rsidTr="004B5284">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2995D276" ns2:textId="77777777" w:rsidR="00EE66D3" w:rsidRDefault="00EE66D3" w:rsidP="00CC649A">
            <w:pPr>
              <w:spacing w:before="15" w:after="15"/>
              <w:ind w:left="160" w:right="1" w:hanging="160"/>
              <w:rPr>
                <w:sz w:val="18"/>
                <w:szCs w:val="18"/>
              </w:rPr>
            </w:pPr>
            <w:r>
              <w:rPr>
                <w:sz w:val="18"/>
                <w:szCs w:val="18"/>
              </w:rPr>
              <w:t xml:space="preserve">   with serious drug-related adverse events </w:t>
            </w:r>
          </w:p>
        </w:tc>
        <w:tc>
          <w:tcPr>
            <w:tcW w:w="815" w:type="dxa"/>
            <w:tcBorders>
              <w:top w:val="nil"/>
              <w:left w:val="nil"/>
              <w:bottom w:val="nil"/>
              <w:right w:val="nil"/>
            </w:tcBorders>
          </w:tcPr>
          <w:p ns2:paraId="73B7B555" ns2:textId="77777777" w:rsidR="00EE66D3" w:rsidRDefault="00EE66D3" w:rsidP="00CC649A">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nil"/>
              <w:right w:val="single" w:sz="2" w:space="0" w:color="auto"/>
            </w:tcBorders>
          </w:tcPr>
          <w:p ns2:paraId="69B46E1F" ns2:textId="77777777" w:rsidR="00EE66D3" w:rsidRDefault="00EE66D3" w:rsidP="00CC649A">
            <w:pPr>
              <w:tabs>
                <w:tab w:val="decimal" w:pos="246"/>
                <w:tab w:val="left" w:pos="326"/>
              </w:tabs>
              <w:spacing w:before="15" w:after="15"/>
              <w:rPr>
                <w:sz w:val="18"/>
                <w:szCs w:val="18"/>
              </w:rPr>
            </w:pPr>
            <w:r>
              <w:rPr>
                <w:sz w:val="18"/>
                <w:szCs w:val="18"/>
              </w:rPr>
              <w:tab/>
              <w:t xml:space="preserve">(25.0) </w:t>
            </w:r>
          </w:p>
        </w:tc>
        <w:tc>
          <w:tcPr>
            <w:tcW w:w="815" w:type="dxa"/>
            <w:tcBorders>
              <w:top w:val="nil"/>
              <w:left w:val="nil"/>
              <w:bottom w:val="nil"/>
              <w:right w:val="nil"/>
            </w:tcBorders>
          </w:tcPr>
          <w:p ns2:paraId="49F178FF" ns2:textId="77777777" w:rsidR="00EE66D3" w:rsidRDefault="00EE66D3" w:rsidP="00CC649A">
            <w:pPr>
              <w:tabs>
                <w:tab w:val="decimal" w:pos="372"/>
                <w:tab w:val="left" w:pos="452"/>
              </w:tabs>
              <w:spacing w:before="15" w:after="15"/>
              <w:rPr>
                <w:sz w:val="18"/>
                <w:szCs w:val="18"/>
              </w:rPr>
            </w:pPr>
            <w:r>
              <w:rPr>
                <w:sz w:val="18"/>
                <w:szCs w:val="18"/>
              </w:rPr>
              <w:tab/>
              <w:t xml:space="preserve">46 </w:t>
            </w:r>
          </w:p>
        </w:tc>
        <w:tc>
          <w:tcPr>
            <w:tcW w:w="815" w:type="dxa"/>
            <w:tcBorders>
              <w:top w:val="nil"/>
              <w:left w:val="nil"/>
              <w:bottom w:val="nil"/>
              <w:right w:val="single" w:sz="2" w:space="0" w:color="auto"/>
            </w:tcBorders>
          </w:tcPr>
          <w:p ns2:paraId="4FBBB164" ns2:textId="77777777" w:rsidR="00EE66D3" w:rsidRDefault="00EE66D3" w:rsidP="00CC649A">
            <w:pPr>
              <w:tabs>
                <w:tab w:val="decimal" w:pos="246"/>
                <w:tab w:val="left" w:pos="326"/>
              </w:tabs>
              <w:spacing w:before="15" w:after="15"/>
              <w:rPr>
                <w:sz w:val="18"/>
                <w:szCs w:val="18"/>
              </w:rPr>
            </w:pPr>
            <w:r>
              <w:rPr>
                <w:sz w:val="18"/>
                <w:szCs w:val="18"/>
              </w:rPr>
              <w:tab/>
              <w:t xml:space="preserve">(16.4) </w:t>
            </w:r>
          </w:p>
        </w:tc>
        <w:tc>
          <w:tcPr>
            <w:tcW w:w="815" w:type="dxa"/>
            <w:tcBorders>
              <w:top w:val="nil"/>
              <w:left w:val="nil"/>
              <w:bottom w:val="nil"/>
              <w:right w:val="nil"/>
            </w:tcBorders>
          </w:tcPr>
          <w:p ns2:paraId="6E91329A" ns2:textId="77777777" w:rsidR="00EE66D3" w:rsidRDefault="00EE66D3" w:rsidP="00CC649A">
            <w:pPr>
              <w:tabs>
                <w:tab w:val="decimal" w:pos="372"/>
                <w:tab w:val="left" w:pos="452"/>
              </w:tabs>
              <w:spacing w:before="15" w:after="15"/>
              <w:rPr>
                <w:sz w:val="18"/>
                <w:szCs w:val="18"/>
              </w:rPr>
            </w:pPr>
            <w:r>
              <w:rPr>
                <w:sz w:val="18"/>
                <w:szCs w:val="18"/>
              </w:rPr>
              <w:tab/>
              <w:t xml:space="preserve">102 </w:t>
            </w:r>
          </w:p>
        </w:tc>
        <w:tc>
          <w:tcPr>
            <w:tcW w:w="815" w:type="dxa"/>
            <w:tcBorders>
              <w:top w:val="nil"/>
              <w:left w:val="nil"/>
              <w:bottom w:val="nil"/>
              <w:right w:val="single" w:sz="2" w:space="0" w:color="auto"/>
            </w:tcBorders>
          </w:tcPr>
          <w:p ns2:paraId="534F1FA7" ns2:textId="77777777" w:rsidR="00EE66D3" w:rsidRDefault="00EE66D3" w:rsidP="00CC649A">
            <w:pPr>
              <w:tabs>
                <w:tab w:val="decimal" w:pos="246"/>
                <w:tab w:val="left" w:pos="326"/>
              </w:tabs>
              <w:spacing w:before="15" w:after="15"/>
              <w:rPr>
                <w:sz w:val="18"/>
                <w:szCs w:val="18"/>
              </w:rPr>
            </w:pPr>
            <w:r>
              <w:rPr>
                <w:sz w:val="18"/>
                <w:szCs w:val="18"/>
              </w:rPr>
              <w:tab/>
              <w:t xml:space="preserve">(22.7) </w:t>
            </w:r>
          </w:p>
        </w:tc>
        <w:tc>
          <w:tcPr>
            <w:tcW w:w="815" w:type="dxa"/>
            <w:tcBorders>
              <w:top w:val="nil"/>
              <w:left w:val="nil"/>
              <w:bottom w:val="nil"/>
              <w:right w:val="nil"/>
            </w:tcBorders>
          </w:tcPr>
          <w:p ns2:paraId="1D7E1E1D" ns2:textId="77777777" w:rsidR="00EE66D3" w:rsidRDefault="00EE66D3" w:rsidP="00CC649A">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nil"/>
              <w:right w:val="single" w:sz="2" w:space="0" w:color="auto"/>
            </w:tcBorders>
          </w:tcPr>
          <w:p ns2:paraId="0A560D37" ns2:textId="77777777" w:rsidR="00EE66D3" w:rsidRDefault="00EE66D3" w:rsidP="00CC649A">
            <w:pPr>
              <w:tabs>
                <w:tab w:val="decimal" w:pos="246"/>
                <w:tab w:val="left" w:pos="326"/>
              </w:tabs>
              <w:spacing w:before="15" w:after="15"/>
              <w:rPr>
                <w:sz w:val="18"/>
                <w:szCs w:val="18"/>
              </w:rPr>
            </w:pPr>
            <w:r>
              <w:rPr>
                <w:sz w:val="18"/>
                <w:szCs w:val="18"/>
              </w:rPr>
              <w:tab/>
              <w:t xml:space="preserve">(20.0) </w:t>
            </w:r>
          </w:p>
        </w:tc>
        <w:tc>
          <w:tcPr>
            <w:tcW w:w="815" w:type="dxa"/>
            <w:tcBorders>
              <w:top w:val="nil"/>
              <w:left w:val="nil"/>
              <w:bottom w:val="nil"/>
              <w:right w:val="nil"/>
            </w:tcBorders>
          </w:tcPr>
          <w:p ns2:paraId="22459FD2" ns2:textId="77777777" w:rsidR="00EE66D3" w:rsidRDefault="00EE66D3" w:rsidP="00CC649A">
            <w:pPr>
              <w:tabs>
                <w:tab w:val="decimal" w:pos="372"/>
                <w:tab w:val="left" w:pos="452"/>
              </w:tabs>
              <w:spacing w:before="15" w:after="15"/>
              <w:rPr>
                <w:sz w:val="18"/>
                <w:szCs w:val="18"/>
              </w:rPr>
            </w:pPr>
            <w:r>
              <w:rPr>
                <w:sz w:val="18"/>
                <w:szCs w:val="18"/>
              </w:rPr>
              <w:tab/>
              <w:t xml:space="preserve">4 </w:t>
            </w:r>
          </w:p>
        </w:tc>
        <w:tc>
          <w:tcPr>
            <w:tcW w:w="815" w:type="dxa"/>
            <w:tcBorders>
              <w:top w:val="nil"/>
              <w:left w:val="nil"/>
              <w:bottom w:val="nil"/>
              <w:right w:val="single" w:sz="2" w:space="0" w:color="auto"/>
            </w:tcBorders>
          </w:tcPr>
          <w:p ns2:paraId="6410EE8A" ns2:textId="77777777" w:rsidR="00EE66D3" w:rsidRDefault="00EE66D3" w:rsidP="00CC649A">
            <w:pPr>
              <w:tabs>
                <w:tab w:val="decimal" w:pos="246"/>
                <w:tab w:val="left" w:pos="326"/>
              </w:tabs>
              <w:spacing w:before="15" w:after="15"/>
              <w:rPr>
                <w:sz w:val="18"/>
                <w:szCs w:val="18"/>
              </w:rPr>
            </w:pPr>
            <w:r>
              <w:rPr>
                <w:sz w:val="18"/>
                <w:szCs w:val="18"/>
              </w:rPr>
              <w:tab/>
              <w:t xml:space="preserve">(57.1) </w:t>
            </w:r>
          </w:p>
        </w:tc>
        <w:tc>
          <w:tcPr>
            <w:tcW w:w="815" w:type="dxa"/>
            <w:tcBorders>
              <w:top w:val="nil"/>
              <w:left w:val="nil"/>
              <w:bottom w:val="nil"/>
              <w:right w:val="nil"/>
            </w:tcBorders>
          </w:tcPr>
          <w:p ns2:paraId="789C0743" ns2:textId="77777777" w:rsidR="00EE66D3" w:rsidRDefault="00EE66D3" w:rsidP="00CC649A">
            <w:pPr>
              <w:tabs>
                <w:tab w:val="decimal" w:pos="372"/>
                <w:tab w:val="left" w:pos="452"/>
              </w:tabs>
              <w:spacing w:before="15" w:after="15"/>
              <w:rPr>
                <w:sz w:val="18"/>
                <w:szCs w:val="18"/>
              </w:rPr>
            </w:pPr>
            <w:r>
              <w:rPr>
                <w:sz w:val="18"/>
                <w:szCs w:val="18"/>
              </w:rPr>
              <w:tab/>
              <w:t xml:space="preserve">154 </w:t>
            </w:r>
          </w:p>
        </w:tc>
        <w:tc>
          <w:tcPr>
            <w:tcW w:w="815" w:type="dxa"/>
            <w:tcBorders>
              <w:top w:val="nil"/>
              <w:left w:val="nil"/>
              <w:bottom w:val="nil"/>
            </w:tcBorders>
          </w:tcPr>
          <w:p ns2:paraId="14CF7B18" ns2:textId="77777777" w:rsidR="00EE66D3" w:rsidRDefault="00EE66D3" w:rsidP="00CC649A">
            <w:pPr>
              <w:tabs>
                <w:tab w:val="decimal" w:pos="246"/>
                <w:tab w:val="left" w:pos="326"/>
              </w:tabs>
              <w:spacing w:before="15" w:after="15"/>
              <w:rPr>
                <w:sz w:val="18"/>
                <w:szCs w:val="18"/>
              </w:rPr>
            </w:pPr>
            <w:r>
              <w:rPr>
                <w:sz w:val="18"/>
                <w:szCs w:val="18"/>
              </w:rPr>
              <w:tab/>
              <w:t xml:space="preserve">(20.6) </w:t>
            </w:r>
          </w:p>
        </w:tc>
      </w:tr>
      <w:tr w:rsidR="008C616C" ns2:paraId="3D0743FC" ns2:textId="77777777" w:rsidTr="004B5284">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28DB5259" ns2:textId="77777777" w:rsidR="00EE66D3" w:rsidRDefault="00EE66D3" w:rsidP="00CC649A">
            <w:pPr>
              <w:spacing w:before="15" w:after="15"/>
              <w:ind w:left="250" w:right="1" w:hanging="250"/>
              <w:rPr>
                <w:sz w:val="18"/>
                <w:szCs w:val="18"/>
              </w:rPr>
            </w:pPr>
            <w:r>
              <w:rPr>
                <w:sz w:val="18"/>
                <w:szCs w:val="18"/>
              </w:rPr>
              <w:t xml:space="preserve">   with any dose modification</w:t>
            </w:r>
            <w:r>
              <w:rPr>
                <w:sz w:val="18"/>
                <w:szCs w:val="18"/>
                <w:vertAlign w:val="superscript"/>
              </w:rPr>
              <w:t>b</w:t>
            </w:r>
            <w:r>
              <w:rPr>
                <w:sz w:val="18"/>
                <w:szCs w:val="18"/>
              </w:rPr>
              <w:t xml:space="preserve"> due to an adverse event </w:t>
            </w:r>
          </w:p>
        </w:tc>
        <w:tc>
          <w:tcPr>
            <w:tcW w:w="815" w:type="dxa"/>
            <w:tcBorders>
              <w:top w:val="nil"/>
              <w:left w:val="nil"/>
              <w:bottom w:val="nil"/>
              <w:right w:val="nil"/>
            </w:tcBorders>
          </w:tcPr>
          <w:p ns2:paraId="00F2FBAC" ns2:textId="77777777" w:rsidR="00EE66D3" w:rsidRDefault="00EE66D3" w:rsidP="00CC649A">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nil"/>
              <w:right w:val="single" w:sz="2" w:space="0" w:color="auto"/>
            </w:tcBorders>
          </w:tcPr>
          <w:p ns2:paraId="04ADB913" ns2:textId="77777777" w:rsidR="00EE66D3" w:rsidRDefault="00EE66D3" w:rsidP="00CC649A">
            <w:pPr>
              <w:tabs>
                <w:tab w:val="decimal" w:pos="246"/>
                <w:tab w:val="left" w:pos="326"/>
              </w:tabs>
              <w:spacing w:before="15" w:after="15"/>
              <w:rPr>
                <w:sz w:val="18"/>
                <w:szCs w:val="18"/>
              </w:rPr>
            </w:pPr>
            <w:r>
              <w:rPr>
                <w:sz w:val="18"/>
                <w:szCs w:val="18"/>
              </w:rPr>
              <w:tab/>
              <w:t xml:space="preserve">(25.0) </w:t>
            </w:r>
          </w:p>
        </w:tc>
        <w:tc>
          <w:tcPr>
            <w:tcW w:w="815" w:type="dxa"/>
            <w:tcBorders>
              <w:top w:val="nil"/>
              <w:left w:val="nil"/>
              <w:bottom w:val="nil"/>
              <w:right w:val="nil"/>
            </w:tcBorders>
          </w:tcPr>
          <w:p ns2:paraId="17A1BB3D" ns2:textId="77777777" w:rsidR="00EE66D3" w:rsidRDefault="00EE66D3" w:rsidP="00CC649A">
            <w:pPr>
              <w:tabs>
                <w:tab w:val="decimal" w:pos="372"/>
                <w:tab w:val="left" w:pos="452"/>
              </w:tabs>
              <w:spacing w:before="15" w:after="15"/>
              <w:rPr>
                <w:sz w:val="18"/>
                <w:szCs w:val="18"/>
              </w:rPr>
            </w:pPr>
            <w:r>
              <w:rPr>
                <w:sz w:val="18"/>
                <w:szCs w:val="18"/>
              </w:rPr>
              <w:tab/>
              <w:t xml:space="preserve">108 </w:t>
            </w:r>
          </w:p>
        </w:tc>
        <w:tc>
          <w:tcPr>
            <w:tcW w:w="815" w:type="dxa"/>
            <w:tcBorders>
              <w:top w:val="nil"/>
              <w:left w:val="nil"/>
              <w:bottom w:val="nil"/>
              <w:right w:val="single" w:sz="2" w:space="0" w:color="auto"/>
            </w:tcBorders>
          </w:tcPr>
          <w:p ns2:paraId="3298CE03" ns2:textId="77777777" w:rsidR="00EE66D3" w:rsidRDefault="00EE66D3" w:rsidP="00CC649A">
            <w:pPr>
              <w:tabs>
                <w:tab w:val="decimal" w:pos="246"/>
                <w:tab w:val="left" w:pos="326"/>
              </w:tabs>
              <w:spacing w:before="15" w:after="15"/>
              <w:rPr>
                <w:sz w:val="18"/>
                <w:szCs w:val="18"/>
              </w:rPr>
            </w:pPr>
            <w:r>
              <w:rPr>
                <w:sz w:val="18"/>
                <w:szCs w:val="18"/>
              </w:rPr>
              <w:tab/>
              <w:t xml:space="preserve">(38.4) </w:t>
            </w:r>
          </w:p>
        </w:tc>
        <w:tc>
          <w:tcPr>
            <w:tcW w:w="815" w:type="dxa"/>
            <w:tcBorders>
              <w:top w:val="nil"/>
              <w:left w:val="nil"/>
              <w:bottom w:val="nil"/>
              <w:right w:val="nil"/>
            </w:tcBorders>
          </w:tcPr>
          <w:p ns2:paraId="2B24222A" ns2:textId="77777777" w:rsidR="00EE66D3" w:rsidRDefault="00EE66D3" w:rsidP="00CC649A">
            <w:pPr>
              <w:tabs>
                <w:tab w:val="decimal" w:pos="372"/>
                <w:tab w:val="left" w:pos="452"/>
              </w:tabs>
              <w:spacing w:before="15" w:after="15"/>
              <w:rPr>
                <w:sz w:val="18"/>
                <w:szCs w:val="18"/>
              </w:rPr>
            </w:pPr>
            <w:r>
              <w:rPr>
                <w:sz w:val="18"/>
                <w:szCs w:val="18"/>
              </w:rPr>
              <w:tab/>
              <w:t xml:space="preserve">273 </w:t>
            </w:r>
          </w:p>
        </w:tc>
        <w:tc>
          <w:tcPr>
            <w:tcW w:w="815" w:type="dxa"/>
            <w:tcBorders>
              <w:top w:val="nil"/>
              <w:left w:val="nil"/>
              <w:bottom w:val="nil"/>
              <w:right w:val="single" w:sz="2" w:space="0" w:color="auto"/>
            </w:tcBorders>
          </w:tcPr>
          <w:p ns2:paraId="243F5F7B" ns2:textId="77777777" w:rsidR="00EE66D3" w:rsidRDefault="00EE66D3" w:rsidP="00CC649A">
            <w:pPr>
              <w:tabs>
                <w:tab w:val="decimal" w:pos="246"/>
                <w:tab w:val="left" w:pos="326"/>
              </w:tabs>
              <w:spacing w:before="15" w:after="15"/>
              <w:rPr>
                <w:sz w:val="18"/>
                <w:szCs w:val="18"/>
              </w:rPr>
            </w:pPr>
            <w:r>
              <w:rPr>
                <w:sz w:val="18"/>
                <w:szCs w:val="18"/>
              </w:rPr>
              <w:tab/>
              <w:t xml:space="preserve">(60.8) </w:t>
            </w:r>
          </w:p>
        </w:tc>
        <w:tc>
          <w:tcPr>
            <w:tcW w:w="815" w:type="dxa"/>
            <w:tcBorders>
              <w:top w:val="nil"/>
              <w:left w:val="nil"/>
              <w:bottom w:val="nil"/>
              <w:right w:val="nil"/>
            </w:tcBorders>
          </w:tcPr>
          <w:p ns2:paraId="2E3EAA55" ns2:textId="77777777" w:rsidR="00EE66D3" w:rsidRDefault="00EE66D3" w:rsidP="00CC649A">
            <w:pPr>
              <w:tabs>
                <w:tab w:val="decimal" w:pos="372"/>
                <w:tab w:val="left" w:pos="452"/>
              </w:tabs>
              <w:spacing w:before="15" w:after="15"/>
              <w:rPr>
                <w:sz w:val="18"/>
                <w:szCs w:val="18"/>
              </w:rPr>
            </w:pPr>
            <w:r>
              <w:rPr>
                <w:sz w:val="18"/>
                <w:szCs w:val="18"/>
              </w:rPr>
              <w:tab/>
              <w:t xml:space="preserve">4 </w:t>
            </w:r>
          </w:p>
        </w:tc>
        <w:tc>
          <w:tcPr>
            <w:tcW w:w="815" w:type="dxa"/>
            <w:tcBorders>
              <w:top w:val="nil"/>
              <w:left w:val="nil"/>
              <w:bottom w:val="nil"/>
              <w:right w:val="single" w:sz="2" w:space="0" w:color="auto"/>
            </w:tcBorders>
          </w:tcPr>
          <w:p ns2:paraId="35193EA5" ns2:textId="77777777" w:rsidR="00EE66D3" w:rsidRDefault="00EE66D3" w:rsidP="00CC649A">
            <w:pPr>
              <w:tabs>
                <w:tab w:val="decimal" w:pos="246"/>
                <w:tab w:val="left" w:pos="326"/>
              </w:tabs>
              <w:spacing w:before="15" w:after="15"/>
              <w:rPr>
                <w:sz w:val="18"/>
                <w:szCs w:val="18"/>
              </w:rPr>
            </w:pPr>
            <w:r>
              <w:rPr>
                <w:sz w:val="18"/>
                <w:szCs w:val="18"/>
              </w:rPr>
              <w:tab/>
              <w:t xml:space="preserve">(80.0) </w:t>
            </w:r>
          </w:p>
        </w:tc>
        <w:tc>
          <w:tcPr>
            <w:tcW w:w="815" w:type="dxa"/>
            <w:tcBorders>
              <w:top w:val="nil"/>
              <w:left w:val="nil"/>
              <w:bottom w:val="nil"/>
              <w:right w:val="nil"/>
            </w:tcBorders>
          </w:tcPr>
          <w:p ns2:paraId="24850986" ns2:textId="77777777" w:rsidR="00EE66D3" w:rsidRDefault="00EE66D3" w:rsidP="00CC649A">
            <w:pPr>
              <w:tabs>
                <w:tab w:val="decimal" w:pos="372"/>
                <w:tab w:val="left" w:pos="452"/>
              </w:tabs>
              <w:spacing w:before="15" w:after="15"/>
              <w:rPr>
                <w:sz w:val="18"/>
                <w:szCs w:val="18"/>
              </w:rPr>
            </w:pPr>
            <w:r>
              <w:rPr>
                <w:sz w:val="18"/>
                <w:szCs w:val="18"/>
              </w:rPr>
              <w:tab/>
              <w:t xml:space="preserve">6 </w:t>
            </w:r>
          </w:p>
        </w:tc>
        <w:tc>
          <w:tcPr>
            <w:tcW w:w="815" w:type="dxa"/>
            <w:tcBorders>
              <w:top w:val="nil"/>
              <w:left w:val="nil"/>
              <w:bottom w:val="nil"/>
              <w:right w:val="single" w:sz="2" w:space="0" w:color="auto"/>
            </w:tcBorders>
          </w:tcPr>
          <w:p ns2:paraId="1ECB1B65" ns2:textId="77777777" w:rsidR="00EE66D3" w:rsidRDefault="00EE66D3" w:rsidP="00CC649A">
            <w:pPr>
              <w:tabs>
                <w:tab w:val="decimal" w:pos="246"/>
                <w:tab w:val="left" w:pos="326"/>
              </w:tabs>
              <w:spacing w:before="15" w:after="15"/>
              <w:rPr>
                <w:sz w:val="18"/>
                <w:szCs w:val="18"/>
              </w:rPr>
            </w:pPr>
            <w:r>
              <w:rPr>
                <w:sz w:val="18"/>
                <w:szCs w:val="18"/>
              </w:rPr>
              <w:tab/>
              <w:t xml:space="preserve">(85.7) </w:t>
            </w:r>
          </w:p>
        </w:tc>
        <w:tc>
          <w:tcPr>
            <w:tcW w:w="815" w:type="dxa"/>
            <w:tcBorders>
              <w:top w:val="nil"/>
              <w:left w:val="nil"/>
              <w:bottom w:val="nil"/>
              <w:right w:val="nil"/>
            </w:tcBorders>
          </w:tcPr>
          <w:p ns2:paraId="70E6B0A1" ns2:textId="77777777" w:rsidR="00EE66D3" w:rsidRDefault="00EE66D3" w:rsidP="00CC649A">
            <w:pPr>
              <w:tabs>
                <w:tab w:val="decimal" w:pos="372"/>
                <w:tab w:val="left" w:pos="452"/>
              </w:tabs>
              <w:spacing w:before="15" w:after="15"/>
              <w:rPr>
                <w:sz w:val="18"/>
                <w:szCs w:val="18"/>
              </w:rPr>
            </w:pPr>
            <w:r>
              <w:rPr>
                <w:sz w:val="18"/>
                <w:szCs w:val="18"/>
              </w:rPr>
              <w:tab/>
              <w:t xml:space="preserve">392 </w:t>
            </w:r>
          </w:p>
        </w:tc>
        <w:tc>
          <w:tcPr>
            <w:tcW w:w="815" w:type="dxa"/>
            <w:tcBorders>
              <w:top w:val="nil"/>
              <w:left w:val="nil"/>
              <w:bottom w:val="nil"/>
            </w:tcBorders>
          </w:tcPr>
          <w:p ns2:paraId="5D130081" ns2:textId="77777777" w:rsidR="00EE66D3" w:rsidRDefault="00EE66D3" w:rsidP="00CC649A">
            <w:pPr>
              <w:tabs>
                <w:tab w:val="decimal" w:pos="246"/>
                <w:tab w:val="left" w:pos="326"/>
              </w:tabs>
              <w:spacing w:before="15" w:after="15"/>
              <w:rPr>
                <w:sz w:val="18"/>
                <w:szCs w:val="18"/>
              </w:rPr>
            </w:pPr>
            <w:r>
              <w:rPr>
                <w:sz w:val="18"/>
                <w:szCs w:val="18"/>
              </w:rPr>
              <w:tab/>
              <w:t xml:space="preserve">(52.5) </w:t>
            </w:r>
          </w:p>
        </w:tc>
      </w:tr>
      <w:tr w:rsidR="008C616C" ns2:paraId="6C568216" ns2:textId="77777777" w:rsidTr="004B5284">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22EB48A0" ns2:textId="77777777" w:rsidR="00EE66D3" w:rsidRDefault="00EE66D3" w:rsidP="00CC649A">
            <w:pPr>
              <w:spacing w:before="15" w:after="15"/>
              <w:ind w:left="160" w:right="1" w:hanging="160"/>
              <w:rPr>
                <w:sz w:val="18"/>
                <w:szCs w:val="18"/>
              </w:rPr>
            </w:pPr>
            <w:r>
              <w:rPr>
                <w:sz w:val="18"/>
                <w:szCs w:val="18"/>
              </w:rPr>
              <w:t xml:space="preserve">   who died </w:t>
            </w:r>
          </w:p>
        </w:tc>
        <w:tc>
          <w:tcPr>
            <w:tcW w:w="815" w:type="dxa"/>
            <w:tcBorders>
              <w:top w:val="nil"/>
              <w:left w:val="nil"/>
              <w:bottom w:val="nil"/>
              <w:right w:val="nil"/>
            </w:tcBorders>
          </w:tcPr>
          <w:p ns2:paraId="374DE63C" ns2:textId="77777777" w:rsidR="00EE66D3" w:rsidRDefault="00EE66D3" w:rsidP="00CC649A">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ns2:paraId="428669E8" ns2:textId="77777777" w:rsidR="00EE66D3" w:rsidRDefault="00EE66D3" w:rsidP="00CC649A">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ns2:paraId="3999C884" ns2:textId="77777777" w:rsidR="00EE66D3" w:rsidRDefault="00EE66D3" w:rsidP="00CC649A">
            <w:pPr>
              <w:tabs>
                <w:tab w:val="decimal" w:pos="372"/>
                <w:tab w:val="left" w:pos="452"/>
              </w:tabs>
              <w:spacing w:before="15" w:after="15"/>
              <w:rPr>
                <w:sz w:val="18"/>
                <w:szCs w:val="18"/>
              </w:rPr>
            </w:pPr>
            <w:r>
              <w:rPr>
                <w:sz w:val="18"/>
                <w:szCs w:val="18"/>
              </w:rPr>
              <w:tab/>
              <w:t xml:space="preserve">7 </w:t>
            </w:r>
          </w:p>
        </w:tc>
        <w:tc>
          <w:tcPr>
            <w:tcW w:w="815" w:type="dxa"/>
            <w:tcBorders>
              <w:top w:val="nil"/>
              <w:left w:val="nil"/>
              <w:bottom w:val="nil"/>
              <w:right w:val="single" w:sz="2" w:space="0" w:color="auto"/>
            </w:tcBorders>
          </w:tcPr>
          <w:p ns2:paraId="5BAE449F" ns2:textId="77777777" w:rsidR="00EE66D3" w:rsidRDefault="00EE66D3" w:rsidP="00CC649A">
            <w:pPr>
              <w:tabs>
                <w:tab w:val="decimal" w:pos="246"/>
                <w:tab w:val="left" w:pos="326"/>
              </w:tabs>
              <w:spacing w:before="15" w:after="15"/>
              <w:rPr>
                <w:sz w:val="18"/>
                <w:szCs w:val="18"/>
              </w:rPr>
            </w:pPr>
            <w:r>
              <w:rPr>
                <w:sz w:val="18"/>
                <w:szCs w:val="18"/>
              </w:rPr>
              <w:tab/>
              <w:t xml:space="preserve">(2.5) </w:t>
            </w:r>
          </w:p>
        </w:tc>
        <w:tc>
          <w:tcPr>
            <w:tcW w:w="815" w:type="dxa"/>
            <w:tcBorders>
              <w:top w:val="nil"/>
              <w:left w:val="nil"/>
              <w:bottom w:val="nil"/>
              <w:right w:val="nil"/>
            </w:tcBorders>
          </w:tcPr>
          <w:p ns2:paraId="478B6B57" ns2:textId="77777777" w:rsidR="00EE66D3" w:rsidRDefault="00EE66D3" w:rsidP="00CC649A">
            <w:pPr>
              <w:tabs>
                <w:tab w:val="decimal" w:pos="372"/>
                <w:tab w:val="left" w:pos="452"/>
              </w:tabs>
              <w:spacing w:before="15" w:after="15"/>
              <w:rPr>
                <w:sz w:val="18"/>
                <w:szCs w:val="18"/>
              </w:rPr>
            </w:pPr>
            <w:r>
              <w:rPr>
                <w:sz w:val="18"/>
                <w:szCs w:val="18"/>
              </w:rPr>
              <w:tab/>
              <w:t xml:space="preserve">11 </w:t>
            </w:r>
          </w:p>
        </w:tc>
        <w:tc>
          <w:tcPr>
            <w:tcW w:w="815" w:type="dxa"/>
            <w:tcBorders>
              <w:top w:val="nil"/>
              <w:left w:val="nil"/>
              <w:bottom w:val="nil"/>
              <w:right w:val="single" w:sz="2" w:space="0" w:color="auto"/>
            </w:tcBorders>
          </w:tcPr>
          <w:p ns2:paraId="4AA1D1CE" ns2:textId="77777777" w:rsidR="00EE66D3" w:rsidRDefault="00EE66D3" w:rsidP="00CC649A">
            <w:pPr>
              <w:tabs>
                <w:tab w:val="decimal" w:pos="246"/>
                <w:tab w:val="left" w:pos="326"/>
              </w:tabs>
              <w:spacing w:before="15" w:after="15"/>
              <w:rPr>
                <w:sz w:val="18"/>
                <w:szCs w:val="18"/>
              </w:rPr>
            </w:pPr>
            <w:r>
              <w:rPr>
                <w:sz w:val="18"/>
                <w:szCs w:val="18"/>
              </w:rPr>
              <w:tab/>
              <w:t xml:space="preserve">(2.4) </w:t>
            </w:r>
          </w:p>
        </w:tc>
        <w:tc>
          <w:tcPr>
            <w:tcW w:w="815" w:type="dxa"/>
            <w:tcBorders>
              <w:top w:val="nil"/>
              <w:left w:val="nil"/>
              <w:bottom w:val="nil"/>
              <w:right w:val="nil"/>
            </w:tcBorders>
          </w:tcPr>
          <w:p ns2:paraId="3CFAA693" ns2:textId="77777777" w:rsidR="00EE66D3" w:rsidRDefault="00EE66D3" w:rsidP="00CC649A">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ns2:paraId="76D52DF7" ns2:textId="77777777" w:rsidR="00EE66D3" w:rsidRDefault="00EE66D3" w:rsidP="00CC649A">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ns2:paraId="6B515164" ns2:textId="77777777" w:rsidR="00EE66D3" w:rsidRDefault="00EE66D3" w:rsidP="00CC649A">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ns2:paraId="29AC627D" ns2:textId="77777777" w:rsidR="00EE66D3" w:rsidRDefault="00EE66D3" w:rsidP="00CC649A">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ns2:paraId="554B244F" ns2:textId="77777777" w:rsidR="00EE66D3" w:rsidRDefault="00EE66D3" w:rsidP="00CC649A">
            <w:pPr>
              <w:tabs>
                <w:tab w:val="decimal" w:pos="372"/>
                <w:tab w:val="left" w:pos="452"/>
              </w:tabs>
              <w:spacing w:before="15" w:after="15"/>
              <w:rPr>
                <w:sz w:val="18"/>
                <w:szCs w:val="18"/>
              </w:rPr>
            </w:pPr>
            <w:r>
              <w:rPr>
                <w:sz w:val="18"/>
                <w:szCs w:val="18"/>
              </w:rPr>
              <w:tab/>
              <w:t xml:space="preserve">18 </w:t>
            </w:r>
          </w:p>
        </w:tc>
        <w:tc>
          <w:tcPr>
            <w:tcW w:w="815" w:type="dxa"/>
            <w:tcBorders>
              <w:top w:val="nil"/>
              <w:left w:val="nil"/>
              <w:bottom w:val="nil"/>
            </w:tcBorders>
          </w:tcPr>
          <w:p ns2:paraId="3EBCCECE" ns2:textId="77777777" w:rsidR="00EE66D3" w:rsidRDefault="00EE66D3" w:rsidP="00CC649A">
            <w:pPr>
              <w:tabs>
                <w:tab w:val="decimal" w:pos="246"/>
                <w:tab w:val="left" w:pos="326"/>
              </w:tabs>
              <w:spacing w:before="15" w:after="15"/>
              <w:rPr>
                <w:sz w:val="18"/>
                <w:szCs w:val="18"/>
              </w:rPr>
            </w:pPr>
            <w:r>
              <w:rPr>
                <w:sz w:val="18"/>
                <w:szCs w:val="18"/>
              </w:rPr>
              <w:tab/>
              <w:t xml:space="preserve">(2.4) </w:t>
            </w:r>
          </w:p>
        </w:tc>
      </w:tr>
      <w:tr w:rsidR="008C616C" ns2:paraId="6390F8CC" ns2:textId="77777777" w:rsidTr="004B5284">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4DC96A3F" ns2:textId="77777777" w:rsidR="00EE66D3" w:rsidRDefault="00EE66D3" w:rsidP="00CC649A">
            <w:pPr>
              <w:spacing w:before="15" w:after="15"/>
              <w:ind w:left="250" w:right="1" w:hanging="250"/>
              <w:rPr>
                <w:sz w:val="18"/>
                <w:szCs w:val="18"/>
              </w:rPr>
            </w:pPr>
            <w:r>
              <w:rPr>
                <w:sz w:val="18"/>
                <w:szCs w:val="18"/>
              </w:rPr>
              <w:t xml:space="preserve">   who died due to a drug-related adverse event </w:t>
            </w:r>
          </w:p>
        </w:tc>
        <w:tc>
          <w:tcPr>
            <w:tcW w:w="815" w:type="dxa"/>
            <w:tcBorders>
              <w:top w:val="nil"/>
              <w:left w:val="nil"/>
              <w:bottom w:val="nil"/>
              <w:right w:val="nil"/>
            </w:tcBorders>
          </w:tcPr>
          <w:p ns2:paraId="42FDCE39" ns2:textId="77777777" w:rsidR="00EE66D3" w:rsidRDefault="00EE66D3" w:rsidP="00CC649A">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ns2:paraId="1DDD4AA8" ns2:textId="77777777" w:rsidR="00EE66D3" w:rsidRDefault="00EE66D3" w:rsidP="00CC649A">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ns2:paraId="4D85E2BA" ns2:textId="77777777" w:rsidR="00EE66D3" w:rsidRDefault="00EE66D3" w:rsidP="00CC649A">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ns2:paraId="2457CF4A" ns2:textId="77777777" w:rsidR="00EE66D3" w:rsidRDefault="00EE66D3" w:rsidP="00CC649A">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ns2:paraId="57B81BEE" ns2:textId="77777777" w:rsidR="00EE66D3" w:rsidRPr="00545C09" w:rsidRDefault="00EE66D3" w:rsidP="00CC649A">
            <w:pPr>
              <w:tabs>
                <w:tab w:val="decimal" w:pos="372"/>
                <w:tab w:val="left" w:pos="452"/>
              </w:tabs>
              <w:spacing w:before="15" w:after="15"/>
              <w:rPr>
                <w:sz w:val="18"/>
                <w:szCs w:val="18"/>
              </w:rPr>
            </w:pPr>
            <w:r w:rsidRPr="00545C09">
              <w:rPr>
                <w:sz w:val="18"/>
                <w:szCs w:val="18"/>
              </w:rPr>
              <w:tab/>
              <w:t xml:space="preserve">1 </w:t>
            </w:r>
          </w:p>
        </w:tc>
        <w:tc>
          <w:tcPr>
            <w:tcW w:w="815" w:type="dxa"/>
            <w:tcBorders>
              <w:top w:val="nil"/>
              <w:left w:val="nil"/>
              <w:bottom w:val="nil"/>
              <w:right w:val="single" w:sz="2" w:space="0" w:color="auto"/>
            </w:tcBorders>
          </w:tcPr>
          <w:p ns2:paraId="4D144F54" ns2:textId="6F2D3223" w:rsidR="00EE66D3" w:rsidRPr="00545C09" w:rsidRDefault="00EE66D3" w:rsidP="00CC649A">
            <w:pPr>
              <w:tabs>
                <w:tab w:val="decimal" w:pos="246"/>
                <w:tab w:val="left" w:pos="326"/>
              </w:tabs>
              <w:spacing w:before="15" w:after="15"/>
              <w:rPr>
                <w:sz w:val="18"/>
                <w:szCs w:val="18"/>
              </w:rPr>
            </w:pPr>
            <w:r w:rsidRPr="00545C09">
              <w:rPr>
                <w:sz w:val="18"/>
                <w:szCs w:val="18"/>
              </w:rPr>
              <w:tab/>
              <w:t xml:space="preserve">(0.2) </w:t>
            </w:r>
          </w:p>
        </w:tc>
        <w:tc>
          <w:tcPr>
            <w:tcW w:w="815" w:type="dxa"/>
            <w:tcBorders>
              <w:top w:val="nil"/>
              <w:left w:val="nil"/>
              <w:bottom w:val="nil"/>
              <w:right w:val="nil"/>
            </w:tcBorders>
          </w:tcPr>
          <w:p ns2:paraId="1F342980" ns2:textId="77777777" w:rsidR="00EE66D3" w:rsidRDefault="00EE66D3" w:rsidP="00CC649A">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ns2:paraId="2F28E121" ns2:textId="77777777" w:rsidR="00EE66D3" w:rsidRDefault="00EE66D3" w:rsidP="00CC649A">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ns2:paraId="4E51695B" ns2:textId="77777777" w:rsidR="00EE66D3" w:rsidRDefault="00EE66D3" w:rsidP="00CC649A">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ns2:paraId="2443B502" ns2:textId="77777777" w:rsidR="00EE66D3" w:rsidRDefault="00EE66D3" w:rsidP="00CC649A">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ns2:paraId="5483C53F" ns2:textId="77777777" w:rsidR="00EE66D3" w:rsidRDefault="00EE66D3" w:rsidP="00CC649A">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nil"/>
            </w:tcBorders>
          </w:tcPr>
          <w:p ns2:paraId="5E32F294" ns2:textId="77777777" w:rsidR="00EE66D3" w:rsidRDefault="00EE66D3" w:rsidP="00CC649A">
            <w:pPr>
              <w:tabs>
                <w:tab w:val="decimal" w:pos="246"/>
                <w:tab w:val="left" w:pos="326"/>
              </w:tabs>
              <w:spacing w:before="15" w:after="15"/>
              <w:rPr>
                <w:sz w:val="18"/>
                <w:szCs w:val="18"/>
              </w:rPr>
            </w:pPr>
            <w:r>
              <w:rPr>
                <w:sz w:val="18"/>
                <w:szCs w:val="18"/>
              </w:rPr>
              <w:tab/>
              <w:t xml:space="preserve">(0.1) </w:t>
            </w:r>
          </w:p>
        </w:tc>
      </w:tr>
      <w:tr w:rsidR="008C616C" ns2:paraId="7BDF82EC" ns2:textId="77777777" w:rsidTr="004B5284">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4BA58C91" ns2:textId="74C2A002" w:rsidR="00EE66D3" w:rsidRDefault="00EE66D3" w:rsidP="00CC649A">
            <w:pPr>
              <w:spacing w:before="15" w:after="15"/>
              <w:ind w:left="250" w:right="1" w:hanging="250"/>
              <w:rPr>
                <w:sz w:val="18"/>
                <w:szCs w:val="18"/>
              </w:rPr>
            </w:pPr>
            <w:r>
              <w:rPr>
                <w:sz w:val="18"/>
                <w:szCs w:val="18"/>
              </w:rPr>
              <w:t xml:space="preserve">   discontinued </w:t>
            </w:r>
            <w:r w:rsidR="009172D6">
              <w:rPr>
                <w:sz w:val="18"/>
                <w:szCs w:val="18"/>
              </w:rPr>
              <w:t xml:space="preserve">sac-TMT </w:t>
            </w:r>
            <w:r>
              <w:rPr>
                <w:sz w:val="18"/>
                <w:szCs w:val="18"/>
              </w:rPr>
              <w:t xml:space="preserve">due to an adverse event </w:t>
            </w:r>
          </w:p>
        </w:tc>
        <w:tc>
          <w:tcPr>
            <w:tcW w:w="815" w:type="dxa"/>
            <w:tcBorders>
              <w:top w:val="nil"/>
              <w:left w:val="nil"/>
              <w:bottom w:val="nil"/>
              <w:right w:val="nil"/>
            </w:tcBorders>
          </w:tcPr>
          <w:p ns2:paraId="290E6414" ns2:textId="77777777" w:rsidR="00EE66D3" w:rsidRDefault="00EE66D3" w:rsidP="00CC649A">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nil"/>
              <w:right w:val="single" w:sz="2" w:space="0" w:color="auto"/>
            </w:tcBorders>
          </w:tcPr>
          <w:p ns2:paraId="28221F18" ns2:textId="77777777" w:rsidR="00EE66D3" w:rsidRDefault="00EE66D3" w:rsidP="00CC649A">
            <w:pPr>
              <w:tabs>
                <w:tab w:val="decimal" w:pos="246"/>
                <w:tab w:val="left" w:pos="326"/>
              </w:tabs>
              <w:spacing w:before="15" w:after="15"/>
              <w:rPr>
                <w:sz w:val="18"/>
                <w:szCs w:val="18"/>
              </w:rPr>
            </w:pPr>
            <w:r>
              <w:rPr>
                <w:sz w:val="18"/>
                <w:szCs w:val="18"/>
              </w:rPr>
              <w:tab/>
              <w:t xml:space="preserve">(25.0) </w:t>
            </w:r>
          </w:p>
        </w:tc>
        <w:tc>
          <w:tcPr>
            <w:tcW w:w="815" w:type="dxa"/>
            <w:tcBorders>
              <w:top w:val="nil"/>
              <w:left w:val="nil"/>
              <w:bottom w:val="nil"/>
              <w:right w:val="nil"/>
            </w:tcBorders>
          </w:tcPr>
          <w:p ns2:paraId="400FAEAA" ns2:textId="77777777" w:rsidR="00EE66D3" w:rsidRDefault="00EE66D3" w:rsidP="00CC649A">
            <w:pPr>
              <w:tabs>
                <w:tab w:val="decimal" w:pos="372"/>
                <w:tab w:val="left" w:pos="452"/>
              </w:tabs>
              <w:spacing w:before="15" w:after="15"/>
              <w:rPr>
                <w:sz w:val="18"/>
                <w:szCs w:val="18"/>
              </w:rPr>
            </w:pPr>
            <w:r>
              <w:rPr>
                <w:sz w:val="18"/>
                <w:szCs w:val="18"/>
              </w:rPr>
              <w:tab/>
              <w:t xml:space="preserve">16 </w:t>
            </w:r>
          </w:p>
        </w:tc>
        <w:tc>
          <w:tcPr>
            <w:tcW w:w="815" w:type="dxa"/>
            <w:tcBorders>
              <w:top w:val="nil"/>
              <w:left w:val="nil"/>
              <w:bottom w:val="nil"/>
              <w:right w:val="single" w:sz="2" w:space="0" w:color="auto"/>
            </w:tcBorders>
          </w:tcPr>
          <w:p ns2:paraId="34AC8C85" ns2:textId="77777777" w:rsidR="00EE66D3" w:rsidRDefault="00EE66D3" w:rsidP="00CC649A">
            <w:pPr>
              <w:tabs>
                <w:tab w:val="decimal" w:pos="246"/>
                <w:tab w:val="left" w:pos="326"/>
              </w:tabs>
              <w:spacing w:before="15" w:after="15"/>
              <w:rPr>
                <w:sz w:val="18"/>
                <w:szCs w:val="18"/>
              </w:rPr>
            </w:pPr>
            <w:r>
              <w:rPr>
                <w:sz w:val="18"/>
                <w:szCs w:val="18"/>
              </w:rPr>
              <w:tab/>
              <w:t xml:space="preserve">(5.7) </w:t>
            </w:r>
          </w:p>
        </w:tc>
        <w:tc>
          <w:tcPr>
            <w:tcW w:w="815" w:type="dxa"/>
            <w:tcBorders>
              <w:top w:val="nil"/>
              <w:left w:val="nil"/>
              <w:bottom w:val="nil"/>
              <w:right w:val="nil"/>
            </w:tcBorders>
          </w:tcPr>
          <w:p ns2:paraId="5A979F35" ns2:textId="77777777" w:rsidR="00EE66D3" w:rsidRDefault="00EE66D3" w:rsidP="00CC649A">
            <w:pPr>
              <w:tabs>
                <w:tab w:val="decimal" w:pos="372"/>
                <w:tab w:val="left" w:pos="452"/>
              </w:tabs>
              <w:spacing w:before="15" w:after="15"/>
              <w:rPr>
                <w:sz w:val="18"/>
                <w:szCs w:val="18"/>
              </w:rPr>
            </w:pPr>
            <w:r>
              <w:rPr>
                <w:sz w:val="18"/>
                <w:szCs w:val="18"/>
              </w:rPr>
              <w:tab/>
              <w:t xml:space="preserve">28 </w:t>
            </w:r>
          </w:p>
        </w:tc>
        <w:tc>
          <w:tcPr>
            <w:tcW w:w="815" w:type="dxa"/>
            <w:tcBorders>
              <w:top w:val="nil"/>
              <w:left w:val="nil"/>
              <w:bottom w:val="nil"/>
              <w:right w:val="single" w:sz="2" w:space="0" w:color="auto"/>
            </w:tcBorders>
          </w:tcPr>
          <w:p ns2:paraId="05C3ACBE" ns2:textId="77777777" w:rsidR="00EE66D3" w:rsidRDefault="00EE66D3" w:rsidP="00CC649A">
            <w:pPr>
              <w:tabs>
                <w:tab w:val="decimal" w:pos="246"/>
                <w:tab w:val="left" w:pos="326"/>
              </w:tabs>
              <w:spacing w:before="15" w:after="15"/>
              <w:rPr>
                <w:sz w:val="18"/>
                <w:szCs w:val="18"/>
              </w:rPr>
            </w:pPr>
            <w:r>
              <w:rPr>
                <w:sz w:val="18"/>
                <w:szCs w:val="18"/>
              </w:rPr>
              <w:tab/>
              <w:t xml:space="preserve">(6.2) </w:t>
            </w:r>
          </w:p>
        </w:tc>
        <w:tc>
          <w:tcPr>
            <w:tcW w:w="815" w:type="dxa"/>
            <w:tcBorders>
              <w:top w:val="nil"/>
              <w:left w:val="nil"/>
              <w:bottom w:val="nil"/>
              <w:right w:val="nil"/>
            </w:tcBorders>
          </w:tcPr>
          <w:p ns2:paraId="3EC6AB7F" ns2:textId="77777777" w:rsidR="00EE66D3" w:rsidRDefault="00EE66D3" w:rsidP="00CC649A">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ns2:paraId="66AE02FF" ns2:textId="77777777" w:rsidR="00EE66D3" w:rsidRDefault="00EE66D3" w:rsidP="00CC649A">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ns2:paraId="3CB5E500" ns2:textId="77777777" w:rsidR="00EE66D3" w:rsidRDefault="00EE66D3" w:rsidP="00CC649A">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ns2:paraId="291F0E36" ns2:textId="77777777" w:rsidR="00EE66D3" w:rsidRDefault="00EE66D3" w:rsidP="00CC649A">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ns2:paraId="277105F6" ns2:textId="77777777" w:rsidR="00EE66D3" w:rsidRDefault="00EE66D3" w:rsidP="00CC649A">
            <w:pPr>
              <w:tabs>
                <w:tab w:val="decimal" w:pos="372"/>
                <w:tab w:val="left" w:pos="452"/>
              </w:tabs>
              <w:spacing w:before="15" w:after="15"/>
              <w:rPr>
                <w:sz w:val="18"/>
                <w:szCs w:val="18"/>
              </w:rPr>
            </w:pPr>
            <w:r>
              <w:rPr>
                <w:sz w:val="18"/>
                <w:szCs w:val="18"/>
              </w:rPr>
              <w:tab/>
              <w:t xml:space="preserve">45 </w:t>
            </w:r>
          </w:p>
        </w:tc>
        <w:tc>
          <w:tcPr>
            <w:tcW w:w="815" w:type="dxa"/>
            <w:tcBorders>
              <w:top w:val="nil"/>
              <w:left w:val="nil"/>
              <w:bottom w:val="nil"/>
            </w:tcBorders>
          </w:tcPr>
          <w:p ns2:paraId="35FE67C3" ns2:textId="77777777" w:rsidR="00EE66D3" w:rsidRDefault="00EE66D3" w:rsidP="00CC649A">
            <w:pPr>
              <w:tabs>
                <w:tab w:val="decimal" w:pos="246"/>
                <w:tab w:val="left" w:pos="326"/>
              </w:tabs>
              <w:spacing w:before="15" w:after="15"/>
              <w:rPr>
                <w:sz w:val="18"/>
                <w:szCs w:val="18"/>
              </w:rPr>
            </w:pPr>
            <w:r>
              <w:rPr>
                <w:sz w:val="18"/>
                <w:szCs w:val="18"/>
              </w:rPr>
              <w:tab/>
              <w:t xml:space="preserve">(6.0) </w:t>
            </w:r>
          </w:p>
        </w:tc>
      </w:tr>
      <w:tr w:rsidR="008C616C" ns2:paraId="3AD24CA3" ns2:textId="77777777" w:rsidTr="004B5284">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1B2AA759" ns2:textId="4E71DA9B" w:rsidR="00EE66D3" w:rsidRDefault="00EE66D3" w:rsidP="00CC649A">
            <w:pPr>
              <w:spacing w:before="15" w:after="15"/>
              <w:ind w:left="250" w:right="1" w:hanging="250"/>
              <w:rPr>
                <w:sz w:val="18"/>
                <w:szCs w:val="18"/>
              </w:rPr>
            </w:pPr>
            <w:r>
              <w:rPr>
                <w:sz w:val="18"/>
                <w:szCs w:val="18"/>
              </w:rPr>
              <w:t xml:space="preserve">   discontinued </w:t>
            </w:r>
            <w:r w:rsidR="009172D6">
              <w:rPr>
                <w:sz w:val="18"/>
                <w:szCs w:val="18"/>
              </w:rPr>
              <w:t xml:space="preserve">sac-TMT </w:t>
            </w:r>
            <w:r>
              <w:rPr>
                <w:sz w:val="18"/>
                <w:szCs w:val="18"/>
              </w:rPr>
              <w:t xml:space="preserve">due to a drug-related adverse event </w:t>
            </w:r>
          </w:p>
        </w:tc>
        <w:tc>
          <w:tcPr>
            <w:tcW w:w="815" w:type="dxa"/>
            <w:tcBorders>
              <w:top w:val="nil"/>
              <w:left w:val="nil"/>
              <w:bottom w:val="nil"/>
              <w:right w:val="nil"/>
            </w:tcBorders>
          </w:tcPr>
          <w:p ns2:paraId="4E62C298" ns2:textId="77777777" w:rsidR="00EE66D3" w:rsidRDefault="00EE66D3" w:rsidP="00CC649A">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nil"/>
              <w:right w:val="single" w:sz="2" w:space="0" w:color="auto"/>
            </w:tcBorders>
          </w:tcPr>
          <w:p ns2:paraId="3DD02313" ns2:textId="77777777" w:rsidR="00EE66D3" w:rsidRDefault="00EE66D3" w:rsidP="00CC649A">
            <w:pPr>
              <w:tabs>
                <w:tab w:val="decimal" w:pos="246"/>
                <w:tab w:val="left" w:pos="326"/>
              </w:tabs>
              <w:spacing w:before="15" w:after="15"/>
              <w:rPr>
                <w:sz w:val="18"/>
                <w:szCs w:val="18"/>
              </w:rPr>
            </w:pPr>
            <w:r>
              <w:rPr>
                <w:sz w:val="18"/>
                <w:szCs w:val="18"/>
              </w:rPr>
              <w:tab/>
              <w:t xml:space="preserve">(25.0) </w:t>
            </w:r>
          </w:p>
        </w:tc>
        <w:tc>
          <w:tcPr>
            <w:tcW w:w="815" w:type="dxa"/>
            <w:tcBorders>
              <w:top w:val="nil"/>
              <w:left w:val="nil"/>
              <w:bottom w:val="nil"/>
              <w:right w:val="nil"/>
            </w:tcBorders>
          </w:tcPr>
          <w:p ns2:paraId="74DE7248" ns2:textId="77777777" w:rsidR="00EE66D3" w:rsidRDefault="00EE66D3" w:rsidP="00CC649A">
            <w:pPr>
              <w:tabs>
                <w:tab w:val="decimal" w:pos="372"/>
                <w:tab w:val="left" w:pos="452"/>
              </w:tabs>
              <w:spacing w:before="15" w:after="15"/>
              <w:rPr>
                <w:sz w:val="18"/>
                <w:szCs w:val="18"/>
              </w:rPr>
            </w:pPr>
            <w:r>
              <w:rPr>
                <w:sz w:val="18"/>
                <w:szCs w:val="18"/>
              </w:rPr>
              <w:tab/>
              <w:t xml:space="preserve">7 </w:t>
            </w:r>
          </w:p>
        </w:tc>
        <w:tc>
          <w:tcPr>
            <w:tcW w:w="815" w:type="dxa"/>
            <w:tcBorders>
              <w:top w:val="nil"/>
              <w:left w:val="nil"/>
              <w:bottom w:val="nil"/>
              <w:right w:val="single" w:sz="2" w:space="0" w:color="auto"/>
            </w:tcBorders>
          </w:tcPr>
          <w:p ns2:paraId="14D320F5" ns2:textId="77777777" w:rsidR="00EE66D3" w:rsidRDefault="00EE66D3" w:rsidP="00CC649A">
            <w:pPr>
              <w:tabs>
                <w:tab w:val="decimal" w:pos="246"/>
                <w:tab w:val="left" w:pos="326"/>
              </w:tabs>
              <w:spacing w:before="15" w:after="15"/>
              <w:rPr>
                <w:sz w:val="18"/>
                <w:szCs w:val="18"/>
              </w:rPr>
            </w:pPr>
            <w:r>
              <w:rPr>
                <w:sz w:val="18"/>
                <w:szCs w:val="18"/>
              </w:rPr>
              <w:tab/>
              <w:t xml:space="preserve">(2.5) </w:t>
            </w:r>
          </w:p>
        </w:tc>
        <w:tc>
          <w:tcPr>
            <w:tcW w:w="815" w:type="dxa"/>
            <w:tcBorders>
              <w:top w:val="nil"/>
              <w:left w:val="nil"/>
              <w:bottom w:val="nil"/>
              <w:right w:val="nil"/>
            </w:tcBorders>
          </w:tcPr>
          <w:p ns2:paraId="02A40098" ns2:textId="77777777" w:rsidR="00EE66D3" w:rsidRDefault="00EE66D3" w:rsidP="00CC649A">
            <w:pPr>
              <w:tabs>
                <w:tab w:val="decimal" w:pos="372"/>
                <w:tab w:val="left" w:pos="452"/>
              </w:tabs>
              <w:spacing w:before="15" w:after="15"/>
              <w:rPr>
                <w:sz w:val="18"/>
                <w:szCs w:val="18"/>
              </w:rPr>
            </w:pPr>
            <w:r>
              <w:rPr>
                <w:sz w:val="18"/>
                <w:szCs w:val="18"/>
              </w:rPr>
              <w:tab/>
              <w:t xml:space="preserve">17 </w:t>
            </w:r>
          </w:p>
        </w:tc>
        <w:tc>
          <w:tcPr>
            <w:tcW w:w="815" w:type="dxa"/>
            <w:tcBorders>
              <w:top w:val="nil"/>
              <w:left w:val="nil"/>
              <w:bottom w:val="nil"/>
              <w:right w:val="single" w:sz="2" w:space="0" w:color="auto"/>
            </w:tcBorders>
          </w:tcPr>
          <w:p ns2:paraId="68B7736D" ns2:textId="77777777" w:rsidR="00EE66D3" w:rsidRDefault="00EE66D3" w:rsidP="00CC649A">
            <w:pPr>
              <w:tabs>
                <w:tab w:val="decimal" w:pos="246"/>
                <w:tab w:val="left" w:pos="326"/>
              </w:tabs>
              <w:spacing w:before="15" w:after="15"/>
              <w:rPr>
                <w:sz w:val="18"/>
                <w:szCs w:val="18"/>
              </w:rPr>
            </w:pPr>
            <w:r>
              <w:rPr>
                <w:sz w:val="18"/>
                <w:szCs w:val="18"/>
              </w:rPr>
              <w:tab/>
              <w:t xml:space="preserve">(3.8) </w:t>
            </w:r>
          </w:p>
        </w:tc>
        <w:tc>
          <w:tcPr>
            <w:tcW w:w="815" w:type="dxa"/>
            <w:tcBorders>
              <w:top w:val="nil"/>
              <w:left w:val="nil"/>
              <w:bottom w:val="nil"/>
              <w:right w:val="nil"/>
            </w:tcBorders>
          </w:tcPr>
          <w:p ns2:paraId="60D3FCE2" ns2:textId="77777777" w:rsidR="00EE66D3" w:rsidRDefault="00EE66D3" w:rsidP="00CC649A">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ns2:paraId="3F99443E" ns2:textId="77777777" w:rsidR="00EE66D3" w:rsidRDefault="00EE66D3" w:rsidP="00CC649A">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ns2:paraId="75DBC5B4" ns2:textId="77777777" w:rsidR="00EE66D3" w:rsidRDefault="00EE66D3" w:rsidP="00CC649A">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ns2:paraId="0B3C79AA" ns2:textId="77777777" w:rsidR="00EE66D3" w:rsidRDefault="00EE66D3" w:rsidP="00CC649A">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ns2:paraId="2A141832" ns2:textId="77777777" w:rsidR="00EE66D3" w:rsidRDefault="00EE66D3" w:rsidP="00CC649A">
            <w:pPr>
              <w:tabs>
                <w:tab w:val="decimal" w:pos="372"/>
                <w:tab w:val="left" w:pos="452"/>
              </w:tabs>
              <w:spacing w:before="15" w:after="15"/>
              <w:rPr>
                <w:sz w:val="18"/>
                <w:szCs w:val="18"/>
              </w:rPr>
            </w:pPr>
            <w:r>
              <w:rPr>
                <w:sz w:val="18"/>
                <w:szCs w:val="18"/>
              </w:rPr>
              <w:tab/>
              <w:t xml:space="preserve">25 </w:t>
            </w:r>
          </w:p>
        </w:tc>
        <w:tc>
          <w:tcPr>
            <w:tcW w:w="815" w:type="dxa"/>
            <w:tcBorders>
              <w:top w:val="nil"/>
              <w:left w:val="nil"/>
              <w:bottom w:val="nil"/>
            </w:tcBorders>
          </w:tcPr>
          <w:p ns2:paraId="5FF0FACC" ns2:textId="77777777" w:rsidR="00EE66D3" w:rsidRDefault="00EE66D3" w:rsidP="00CC649A">
            <w:pPr>
              <w:tabs>
                <w:tab w:val="decimal" w:pos="246"/>
                <w:tab w:val="left" w:pos="326"/>
              </w:tabs>
              <w:spacing w:before="15" w:after="15"/>
              <w:rPr>
                <w:sz w:val="18"/>
                <w:szCs w:val="18"/>
              </w:rPr>
            </w:pPr>
            <w:r>
              <w:rPr>
                <w:sz w:val="18"/>
                <w:szCs w:val="18"/>
              </w:rPr>
              <w:tab/>
              <w:t xml:space="preserve">(3.4) </w:t>
            </w:r>
          </w:p>
        </w:tc>
      </w:tr>
      <w:tr w:rsidR="004B5284" ns2:paraId="58D1CD9B" ns2:textId="77777777" w:rsidTr="004B5284">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67A5C13A" ns2:textId="2FE61A02" w:rsidR="004B5284" w:rsidRDefault="004B5284" w:rsidP="004B5284">
            <w:pPr>
              <w:spacing w:before="15" w:after="15"/>
              <w:ind w:left="250" w:right="1" w:hanging="250"/>
              <w:rPr>
                <w:sz w:val="18"/>
                <w:szCs w:val="18"/>
              </w:rPr>
            </w:pPr>
            <w:r>
              <w:rPr>
                <w:sz w:val="18"/>
                <w:szCs w:val="18"/>
              </w:rPr>
              <w:t xml:space="preserve">   discontinued sac-TMT due to a serious adverse event </w:t>
            </w:r>
          </w:p>
        </w:tc>
        <w:tc>
          <w:tcPr>
            <w:tcW w:w="815" w:type="dxa"/>
            <w:tcBorders>
              <w:top w:val="nil"/>
              <w:left w:val="nil"/>
              <w:bottom w:val="nil"/>
              <w:right w:val="nil"/>
            </w:tcBorders>
          </w:tcPr>
          <w:p ns2:paraId="5CF2CB93" ns2:textId="466AF609" w:rsidR="004B5284" w:rsidRDefault="004B5284" w:rsidP="004B5284">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nil"/>
              <w:right w:val="single" w:sz="2" w:space="0" w:color="auto"/>
            </w:tcBorders>
          </w:tcPr>
          <w:p ns2:paraId="6978A9C1" ns2:textId="106D9FCC" w:rsidR="004B5284" w:rsidRDefault="004B5284" w:rsidP="004B5284">
            <w:pPr>
              <w:tabs>
                <w:tab w:val="decimal" w:pos="246"/>
                <w:tab w:val="left" w:pos="326"/>
              </w:tabs>
              <w:spacing w:before="15" w:after="15"/>
              <w:rPr>
                <w:sz w:val="18"/>
                <w:szCs w:val="18"/>
              </w:rPr>
            </w:pPr>
            <w:r>
              <w:rPr>
                <w:sz w:val="18"/>
                <w:szCs w:val="18"/>
              </w:rPr>
              <w:tab/>
              <w:t xml:space="preserve">(25.0) </w:t>
            </w:r>
          </w:p>
        </w:tc>
        <w:tc>
          <w:tcPr>
            <w:tcW w:w="815" w:type="dxa"/>
            <w:tcBorders>
              <w:top w:val="nil"/>
              <w:left w:val="nil"/>
              <w:bottom w:val="nil"/>
              <w:right w:val="nil"/>
            </w:tcBorders>
          </w:tcPr>
          <w:p ns2:paraId="55154BC5" ns2:textId="5898177F" w:rsidR="004B5284" w:rsidRDefault="004B5284" w:rsidP="004B5284">
            <w:pPr>
              <w:tabs>
                <w:tab w:val="decimal" w:pos="372"/>
                <w:tab w:val="left" w:pos="452"/>
              </w:tabs>
              <w:spacing w:before="15" w:after="15"/>
              <w:rPr>
                <w:sz w:val="18"/>
                <w:szCs w:val="18"/>
              </w:rPr>
            </w:pPr>
            <w:r>
              <w:rPr>
                <w:sz w:val="18"/>
                <w:szCs w:val="18"/>
              </w:rPr>
              <w:tab/>
              <w:t xml:space="preserve">10 </w:t>
            </w:r>
          </w:p>
        </w:tc>
        <w:tc>
          <w:tcPr>
            <w:tcW w:w="815" w:type="dxa"/>
            <w:tcBorders>
              <w:top w:val="nil"/>
              <w:left w:val="nil"/>
              <w:bottom w:val="nil"/>
              <w:right w:val="single" w:sz="2" w:space="0" w:color="auto"/>
            </w:tcBorders>
          </w:tcPr>
          <w:p ns2:paraId="2D08ABAB" ns2:textId="5DCA3A6D" w:rsidR="004B5284" w:rsidRDefault="004B5284" w:rsidP="004B5284">
            <w:pPr>
              <w:tabs>
                <w:tab w:val="decimal" w:pos="246"/>
                <w:tab w:val="left" w:pos="326"/>
              </w:tabs>
              <w:spacing w:before="15" w:after="15"/>
              <w:rPr>
                <w:sz w:val="18"/>
                <w:szCs w:val="18"/>
              </w:rPr>
            </w:pPr>
            <w:r>
              <w:rPr>
                <w:sz w:val="18"/>
                <w:szCs w:val="18"/>
              </w:rPr>
              <w:tab/>
              <w:t xml:space="preserve">(3.6) </w:t>
            </w:r>
          </w:p>
        </w:tc>
        <w:tc>
          <w:tcPr>
            <w:tcW w:w="815" w:type="dxa"/>
            <w:tcBorders>
              <w:top w:val="nil"/>
              <w:left w:val="nil"/>
              <w:bottom w:val="nil"/>
              <w:right w:val="nil"/>
            </w:tcBorders>
          </w:tcPr>
          <w:p ns2:paraId="40AE9690" ns2:textId="323058E4" w:rsidR="004B5284" w:rsidRDefault="004B5284" w:rsidP="004B5284">
            <w:pPr>
              <w:tabs>
                <w:tab w:val="decimal" w:pos="372"/>
                <w:tab w:val="left" w:pos="452"/>
              </w:tabs>
              <w:spacing w:before="15" w:after="15"/>
              <w:rPr>
                <w:sz w:val="18"/>
                <w:szCs w:val="18"/>
              </w:rPr>
            </w:pPr>
            <w:r>
              <w:rPr>
                <w:sz w:val="18"/>
                <w:szCs w:val="18"/>
              </w:rPr>
              <w:tab/>
              <w:t xml:space="preserve">21 </w:t>
            </w:r>
          </w:p>
        </w:tc>
        <w:tc>
          <w:tcPr>
            <w:tcW w:w="815" w:type="dxa"/>
            <w:tcBorders>
              <w:top w:val="nil"/>
              <w:left w:val="nil"/>
              <w:bottom w:val="nil"/>
              <w:right w:val="single" w:sz="2" w:space="0" w:color="auto"/>
            </w:tcBorders>
          </w:tcPr>
          <w:p ns2:paraId="04D2EB2E" ns2:textId="03CEEEE2" w:rsidR="004B5284" w:rsidRDefault="004B5284" w:rsidP="004B5284">
            <w:pPr>
              <w:tabs>
                <w:tab w:val="decimal" w:pos="246"/>
                <w:tab w:val="left" w:pos="326"/>
              </w:tabs>
              <w:spacing w:before="15" w:after="15"/>
              <w:rPr>
                <w:sz w:val="18"/>
                <w:szCs w:val="18"/>
              </w:rPr>
            </w:pPr>
            <w:r>
              <w:rPr>
                <w:sz w:val="18"/>
                <w:szCs w:val="18"/>
              </w:rPr>
              <w:tab/>
              <w:t xml:space="preserve">(4.7) </w:t>
            </w:r>
          </w:p>
        </w:tc>
        <w:tc>
          <w:tcPr>
            <w:tcW w:w="815" w:type="dxa"/>
            <w:tcBorders>
              <w:top w:val="nil"/>
              <w:left w:val="nil"/>
              <w:bottom w:val="nil"/>
              <w:right w:val="nil"/>
            </w:tcBorders>
          </w:tcPr>
          <w:p ns2:paraId="2A950786" ns2:textId="34AF1597" w:rsidR="004B5284" w:rsidRDefault="004B5284" w:rsidP="004B5284">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ns2:paraId="324E61EB" ns2:textId="3BDC1241" w:rsidR="004B5284" w:rsidRDefault="004B5284" w:rsidP="004B5284">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ns2:paraId="040F3DBB" ns2:textId="04B51DA3" w:rsidR="004B5284" w:rsidRDefault="004B5284" w:rsidP="004B5284">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ns2:paraId="57BFDBBD" ns2:textId="333E9769" w:rsidR="004B5284" w:rsidRDefault="004B5284" w:rsidP="004B5284">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ns2:paraId="765DD353" ns2:textId="03435C88" w:rsidR="004B5284" w:rsidRDefault="004B5284" w:rsidP="004B5284">
            <w:pPr>
              <w:tabs>
                <w:tab w:val="decimal" w:pos="372"/>
                <w:tab w:val="left" w:pos="452"/>
              </w:tabs>
              <w:spacing w:before="15" w:after="15"/>
              <w:rPr>
                <w:sz w:val="18"/>
                <w:szCs w:val="18"/>
              </w:rPr>
            </w:pPr>
            <w:r>
              <w:rPr>
                <w:sz w:val="18"/>
                <w:szCs w:val="18"/>
              </w:rPr>
              <w:tab/>
              <w:t xml:space="preserve">32 </w:t>
            </w:r>
          </w:p>
        </w:tc>
        <w:tc>
          <w:tcPr>
            <w:tcW w:w="815" w:type="dxa"/>
            <w:tcBorders>
              <w:top w:val="nil"/>
              <w:left w:val="nil"/>
              <w:bottom w:val="nil"/>
            </w:tcBorders>
          </w:tcPr>
          <w:p ns2:paraId="0881060D" ns2:textId="4A418886" w:rsidR="004B5284" w:rsidRDefault="004B5284" w:rsidP="004B5284">
            <w:pPr>
              <w:tabs>
                <w:tab w:val="decimal" w:pos="246"/>
                <w:tab w:val="left" w:pos="326"/>
              </w:tabs>
              <w:spacing w:before="15" w:after="15"/>
              <w:rPr>
                <w:sz w:val="18"/>
                <w:szCs w:val="18"/>
              </w:rPr>
            </w:pPr>
            <w:r>
              <w:rPr>
                <w:sz w:val="18"/>
                <w:szCs w:val="18"/>
              </w:rPr>
              <w:tab/>
              <w:t xml:space="preserve">(4.3) </w:t>
            </w:r>
          </w:p>
        </w:tc>
      </w:tr>
      <w:tr w:rsidR="004B5284" ns2:paraId="051E0D78" ns2:textId="77777777" w:rsidTr="002C5A84">
        <w:tblPrEx>
          <w:tblBorders>
            <w:top w:val="single" w:sz="6" w:space="0" w:color="auto"/>
            <w:bottom w:val="single" w:sz="6" w:space="0" w:color="auto"/>
          </w:tblBorders>
        </w:tblPrEx>
        <w:trPr>
          <w:jc w:val="center"/>
        </w:trPr>
        <w:tc>
          <w:tcPr>
            <w:tcW w:w="3260" w:type="dxa"/>
            <w:tcBorders>
              <w:top w:val="nil"/>
              <w:bottom w:val="single" w:sz="6" w:space="0" w:color="auto"/>
              <w:right w:val="single" w:sz="2" w:space="0" w:color="auto"/>
            </w:tcBorders>
          </w:tcPr>
          <w:p ns2:paraId="1E69177D" ns2:textId="1C000505" w:rsidR="004B5284" w:rsidRDefault="004B5284" w:rsidP="004B5284">
            <w:pPr>
              <w:spacing w:before="15" w:after="15"/>
              <w:ind w:left="250" w:right="1" w:hanging="250"/>
              <w:rPr>
                <w:sz w:val="18"/>
                <w:szCs w:val="18"/>
              </w:rPr>
            </w:pPr>
            <w:r>
              <w:rPr>
                <w:sz w:val="18"/>
                <w:szCs w:val="18"/>
              </w:rPr>
              <w:t xml:space="preserve">   discontinued sac-TMT due to a serious drug-related adverse event </w:t>
            </w:r>
          </w:p>
        </w:tc>
        <w:tc>
          <w:tcPr>
            <w:tcW w:w="815" w:type="dxa"/>
            <w:tcBorders>
              <w:top w:val="nil"/>
              <w:left w:val="nil"/>
              <w:bottom w:val="single" w:sz="6" w:space="0" w:color="auto"/>
              <w:right w:val="nil"/>
            </w:tcBorders>
          </w:tcPr>
          <w:p ns2:paraId="40B6CBAF" ns2:textId="0215E02D" w:rsidR="004B5284" w:rsidRDefault="004B5284" w:rsidP="004B5284">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single" w:sz="6" w:space="0" w:color="auto"/>
              <w:right w:val="single" w:sz="2" w:space="0" w:color="auto"/>
            </w:tcBorders>
          </w:tcPr>
          <w:p ns2:paraId="3FB0D809" ns2:textId="1C45BCFF" w:rsidR="004B5284" w:rsidRDefault="004B5284" w:rsidP="004B5284">
            <w:pPr>
              <w:tabs>
                <w:tab w:val="decimal" w:pos="246"/>
                <w:tab w:val="left" w:pos="326"/>
              </w:tabs>
              <w:spacing w:before="15" w:after="15"/>
              <w:rPr>
                <w:sz w:val="18"/>
                <w:szCs w:val="18"/>
              </w:rPr>
            </w:pPr>
            <w:r>
              <w:rPr>
                <w:sz w:val="18"/>
                <w:szCs w:val="18"/>
              </w:rPr>
              <w:tab/>
              <w:t xml:space="preserve">(25.0) </w:t>
            </w:r>
          </w:p>
        </w:tc>
        <w:tc>
          <w:tcPr>
            <w:tcW w:w="815" w:type="dxa"/>
            <w:tcBorders>
              <w:top w:val="nil"/>
              <w:left w:val="nil"/>
              <w:bottom w:val="single" w:sz="6" w:space="0" w:color="auto"/>
              <w:right w:val="nil"/>
            </w:tcBorders>
          </w:tcPr>
          <w:p ns2:paraId="7E5C947A" ns2:textId="3A704148" w:rsidR="004B5284" w:rsidRDefault="004B5284" w:rsidP="004B5284">
            <w:pPr>
              <w:tabs>
                <w:tab w:val="decimal" w:pos="372"/>
                <w:tab w:val="left" w:pos="452"/>
              </w:tabs>
              <w:spacing w:before="15" w:after="15"/>
              <w:rPr>
                <w:sz w:val="18"/>
                <w:szCs w:val="18"/>
              </w:rPr>
            </w:pPr>
            <w:r>
              <w:rPr>
                <w:sz w:val="18"/>
                <w:szCs w:val="18"/>
              </w:rPr>
              <w:tab/>
              <w:t xml:space="preserve">3 </w:t>
            </w:r>
          </w:p>
        </w:tc>
        <w:tc>
          <w:tcPr>
            <w:tcW w:w="815" w:type="dxa"/>
            <w:tcBorders>
              <w:top w:val="nil"/>
              <w:left w:val="nil"/>
              <w:bottom w:val="single" w:sz="6" w:space="0" w:color="auto"/>
              <w:right w:val="single" w:sz="2" w:space="0" w:color="auto"/>
            </w:tcBorders>
          </w:tcPr>
          <w:p ns2:paraId="40B909E7" ns2:textId="7F852BF0" w:rsidR="004B5284" w:rsidRDefault="004B5284" w:rsidP="004B5284">
            <w:pPr>
              <w:tabs>
                <w:tab w:val="decimal" w:pos="246"/>
                <w:tab w:val="left" w:pos="326"/>
              </w:tabs>
              <w:spacing w:before="15" w:after="15"/>
              <w:rPr>
                <w:sz w:val="18"/>
                <w:szCs w:val="18"/>
              </w:rPr>
            </w:pPr>
            <w:r>
              <w:rPr>
                <w:sz w:val="18"/>
                <w:szCs w:val="18"/>
              </w:rPr>
              <w:tab/>
              <w:t xml:space="preserve">(1.1) </w:t>
            </w:r>
          </w:p>
        </w:tc>
        <w:tc>
          <w:tcPr>
            <w:tcW w:w="815" w:type="dxa"/>
            <w:tcBorders>
              <w:top w:val="nil"/>
              <w:left w:val="nil"/>
              <w:bottom w:val="single" w:sz="6" w:space="0" w:color="auto"/>
              <w:right w:val="nil"/>
            </w:tcBorders>
          </w:tcPr>
          <w:p ns2:paraId="15BDA6E1" ns2:textId="32F38CA6" w:rsidR="004B5284" w:rsidRDefault="004B5284" w:rsidP="004B5284">
            <w:pPr>
              <w:tabs>
                <w:tab w:val="decimal" w:pos="372"/>
                <w:tab w:val="left" w:pos="452"/>
              </w:tabs>
              <w:spacing w:before="15" w:after="15"/>
              <w:rPr>
                <w:sz w:val="18"/>
                <w:szCs w:val="18"/>
              </w:rPr>
            </w:pPr>
            <w:r>
              <w:rPr>
                <w:sz w:val="18"/>
                <w:szCs w:val="18"/>
              </w:rPr>
              <w:tab/>
              <w:t xml:space="preserve">11 </w:t>
            </w:r>
          </w:p>
        </w:tc>
        <w:tc>
          <w:tcPr>
            <w:tcW w:w="815" w:type="dxa"/>
            <w:tcBorders>
              <w:top w:val="nil"/>
              <w:left w:val="nil"/>
              <w:bottom w:val="single" w:sz="6" w:space="0" w:color="auto"/>
              <w:right w:val="single" w:sz="2" w:space="0" w:color="auto"/>
            </w:tcBorders>
          </w:tcPr>
          <w:p ns2:paraId="27B7D5EA" ns2:textId="44679CE3" w:rsidR="004B5284" w:rsidRDefault="004B5284" w:rsidP="004B5284">
            <w:pPr>
              <w:tabs>
                <w:tab w:val="decimal" w:pos="246"/>
                <w:tab w:val="left" w:pos="326"/>
              </w:tabs>
              <w:spacing w:before="15" w:after="15"/>
              <w:rPr>
                <w:sz w:val="18"/>
                <w:szCs w:val="18"/>
              </w:rPr>
            </w:pPr>
            <w:r>
              <w:rPr>
                <w:sz w:val="18"/>
                <w:szCs w:val="18"/>
              </w:rPr>
              <w:tab/>
              <w:t xml:space="preserve">(2.4) </w:t>
            </w:r>
          </w:p>
        </w:tc>
        <w:tc>
          <w:tcPr>
            <w:tcW w:w="815" w:type="dxa"/>
            <w:tcBorders>
              <w:top w:val="nil"/>
              <w:left w:val="nil"/>
              <w:bottom w:val="single" w:sz="6" w:space="0" w:color="auto"/>
              <w:right w:val="nil"/>
            </w:tcBorders>
          </w:tcPr>
          <w:p ns2:paraId="5296331F" ns2:textId="55FA8F79" w:rsidR="004B5284" w:rsidRDefault="004B5284" w:rsidP="004B5284">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single" w:sz="6" w:space="0" w:color="auto"/>
              <w:right w:val="single" w:sz="2" w:space="0" w:color="auto"/>
            </w:tcBorders>
          </w:tcPr>
          <w:p ns2:paraId="6734002E" ns2:textId="085EFB17" w:rsidR="004B5284" w:rsidRDefault="004B5284" w:rsidP="004B5284">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single" w:sz="6" w:space="0" w:color="auto"/>
              <w:right w:val="nil"/>
            </w:tcBorders>
          </w:tcPr>
          <w:p ns2:paraId="50F7CF55" ns2:textId="3ED34492" w:rsidR="004B5284" w:rsidRDefault="004B5284" w:rsidP="004B5284">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single" w:sz="6" w:space="0" w:color="auto"/>
              <w:right w:val="single" w:sz="2" w:space="0" w:color="auto"/>
            </w:tcBorders>
          </w:tcPr>
          <w:p ns2:paraId="4DD9DBED" ns2:textId="49FA7D1D" w:rsidR="004B5284" w:rsidRDefault="004B5284" w:rsidP="004B5284">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single" w:sz="6" w:space="0" w:color="auto"/>
              <w:right w:val="nil"/>
            </w:tcBorders>
          </w:tcPr>
          <w:p ns2:paraId="39D6EA17" ns2:textId="299EA6D7" w:rsidR="004B5284" w:rsidRDefault="004B5284" w:rsidP="004B5284">
            <w:pPr>
              <w:tabs>
                <w:tab w:val="decimal" w:pos="372"/>
                <w:tab w:val="left" w:pos="452"/>
              </w:tabs>
              <w:spacing w:before="15" w:after="15"/>
              <w:rPr>
                <w:sz w:val="18"/>
                <w:szCs w:val="18"/>
              </w:rPr>
            </w:pPr>
            <w:r>
              <w:rPr>
                <w:sz w:val="18"/>
                <w:szCs w:val="18"/>
              </w:rPr>
              <w:tab/>
              <w:t xml:space="preserve">15 </w:t>
            </w:r>
          </w:p>
        </w:tc>
        <w:tc>
          <w:tcPr>
            <w:tcW w:w="815" w:type="dxa"/>
            <w:tcBorders>
              <w:top w:val="nil"/>
              <w:left w:val="nil"/>
              <w:bottom w:val="single" w:sz="6" w:space="0" w:color="auto"/>
            </w:tcBorders>
          </w:tcPr>
          <w:p ns2:paraId="04DF49C7" ns2:textId="46734FC3" w:rsidR="004B5284" w:rsidRDefault="004B5284" w:rsidP="004B5284">
            <w:pPr>
              <w:tabs>
                <w:tab w:val="decimal" w:pos="246"/>
                <w:tab w:val="left" w:pos="326"/>
              </w:tabs>
              <w:spacing w:before="15" w:after="15"/>
              <w:rPr>
                <w:sz w:val="18"/>
                <w:szCs w:val="18"/>
              </w:rPr>
            </w:pPr>
            <w:r>
              <w:rPr>
                <w:sz w:val="18"/>
                <w:szCs w:val="18"/>
              </w:rPr>
              <w:tab/>
              <w:t xml:space="preserve">(2.0) </w:t>
            </w:r>
          </w:p>
        </w:tc>
      </w:tr>
      <w:tr w:rsidR="004B5284" ns2:paraId="3862215E" ns2:textId="77777777" w:rsidTr="002C5A84">
        <w:tblPrEx>
          <w:tblBorders>
            <w:top w:val="single" w:sz="6" w:space="0" w:color="auto"/>
            <w:bottom w:val="single" w:sz="6" w:space="0" w:color="auto"/>
          </w:tblBorders>
        </w:tblPrEx>
        <w:trPr>
          <w:jc w:val="center"/>
        </w:trPr>
        <w:tc>
          <w:tcPr>
            <w:tcW w:w="13040" w:type="dxa"/>
            <w:gridSpan w:val="13"/>
            <w:tcBorders>
              <w:top w:val="single" w:sz="6" w:space="0" w:color="auto"/>
              <w:bottom w:val="double" w:sz="6" w:space="0" w:color="auto"/>
            </w:tcBorders>
          </w:tcPr>
          <w:p ns2:paraId="135CAE3B" ns2:textId="77777777" w:rsidR="004B5284" w:rsidRDefault="004B5284" w:rsidP="004B5284">
            <w:pPr>
              <w:spacing w:before="30" w:after="30"/>
              <w:ind w:left="160" w:right="1" w:hanging="160"/>
              <w:rPr>
                <w:sz w:val="18"/>
                <w:szCs w:val="18"/>
              </w:rPr>
            </w:pPr>
            <w:r w:rsidRPr="00F87A8D">
              <w:rPr>
                <w:vertAlign w:val="superscript"/>
              </w:rPr>
              <w:t>a</w:t>
            </w:r>
            <w:r>
              <w:rPr>
                <w:sz w:val="18"/>
                <w:szCs w:val="18"/>
              </w:rPr>
              <w:t xml:space="preserve"> Determined by the investigator to be related to the drug.</w:t>
            </w:r>
          </w:p>
          <w:p ns2:paraId="6594C062" ns2:textId="77777777" w:rsidR="004B5284" w:rsidRDefault="004B5284" w:rsidP="004B5284">
            <w:pPr>
              <w:spacing w:before="30" w:after="30"/>
              <w:ind w:left="160" w:right="1" w:hanging="160"/>
              <w:rPr>
                <w:sz w:val="18"/>
                <w:szCs w:val="18"/>
              </w:rPr>
            </w:pPr>
            <w:r>
              <w:rPr>
                <w:sz w:val="18"/>
                <w:szCs w:val="18"/>
              </w:rPr>
              <w:t xml:space="preserve"> </w:t>
            </w:r>
            <w:r w:rsidRPr="00F87A8D">
              <w:rPr>
                <w:vertAlign w:val="superscript"/>
              </w:rPr>
              <w:t>b</w:t>
            </w:r>
            <w:r>
              <w:rPr>
                <w:sz w:val="18"/>
                <w:szCs w:val="18"/>
              </w:rPr>
              <w:t xml:space="preserve"> Defined as an action taken of dose reduced, drug interrupted or drug withdrawn.</w:t>
            </w:r>
          </w:p>
          <w:p ns2:paraId="16A55D39" ns2:textId="77777777" w:rsidR="004B5284" w:rsidRDefault="004B5284" w:rsidP="004B5284">
            <w:pPr>
              <w:spacing w:before="30" w:after="30"/>
              <w:ind w:left="160" w:right="1" w:hanging="160"/>
              <w:rPr>
                <w:sz w:val="18"/>
                <w:szCs w:val="18"/>
              </w:rPr>
            </w:pPr>
            <w:r>
              <w:rPr>
                <w:sz w:val="18"/>
                <w:szCs w:val="18"/>
              </w:rPr>
              <w:t xml:space="preserve"> Adverse events occurring within 30 days after last infusion of study drug are included.</w:t>
            </w:r>
          </w:p>
          <w:p ns2:paraId="60F62394" ns2:textId="77777777" w:rsidR="004B5284" w:rsidRDefault="004B5284" w:rsidP="004B5284">
            <w:pPr>
              <w:spacing w:before="30" w:after="30"/>
              <w:ind w:left="160" w:right="1" w:hanging="160"/>
              <w:rPr>
                <w:sz w:val="18"/>
                <w:szCs w:val="18"/>
              </w:rPr>
            </w:pPr>
            <w:r>
              <w:rPr>
                <w:sz w:val="18"/>
                <w:szCs w:val="18"/>
              </w:rPr>
              <w:t xml:space="preserve"> MedDRA preferred terms "Neoplasm progression", "Malignant neoplasm progression" and "Disease progression" not related to the drug are excluded.</w:t>
            </w:r>
          </w:p>
          <w:p ns2:paraId="5DBFD6BB" ns2:textId="77777777" w:rsidR="004B5284" w:rsidRDefault="004B5284" w:rsidP="004B5284">
            <w:pPr>
              <w:spacing w:before="30" w:after="30"/>
              <w:ind w:left="160" w:right="1" w:hanging="160"/>
              <w:rPr>
                <w:sz w:val="18"/>
                <w:szCs w:val="18"/>
              </w:rPr>
            </w:pPr>
            <w:r>
              <w:rPr>
                <w:sz w:val="18"/>
                <w:szCs w:val="18"/>
              </w:rPr>
              <w:t xml:space="preserve"> Grades are based on NCI CTCAE version 5.0.</w:t>
            </w:r>
          </w:p>
          <w:p ns2:paraId="239DA857" ns2:textId="77777777" w:rsidR="004B5284" w:rsidRDefault="004B5284" w:rsidP="004B5284">
            <w:pPr>
              <w:spacing w:before="30" w:after="30"/>
              <w:ind w:left="160" w:right="1" w:hanging="160"/>
              <w:rPr>
                <w:sz w:val="18"/>
                <w:szCs w:val="18"/>
              </w:rPr>
            </w:pPr>
            <w:r>
              <w:rPr>
                <w:sz w:val="18"/>
                <w:szCs w:val="18"/>
              </w:rPr>
              <w:t xml:space="preserve"> Participants whose first dose date is later than 21Mar2024 are not included.</w:t>
            </w:r>
          </w:p>
          <w:p ns2:paraId="7E0C493A" ns2:textId="724FD45D" w:rsidR="004B5284" w:rsidRDefault="004B5284" w:rsidP="004B5284">
            <w:pPr>
              <w:tabs>
                <w:tab w:val="decimal" w:pos="246"/>
                <w:tab w:val="left" w:pos="326"/>
              </w:tabs>
              <w:spacing w:before="15" w:after="15"/>
              <w:rPr>
                <w:sz w:val="18"/>
                <w:szCs w:val="18"/>
              </w:rPr>
            </w:pPr>
            <w:r>
              <w:rPr>
                <w:sz w:val="18"/>
                <w:szCs w:val="18"/>
              </w:rPr>
              <w:t xml:space="preserve"> Database Cutoff Date: 21MAY2024</w:t>
            </w:r>
          </w:p>
        </w:tc>
      </w:tr>
      <w:tr w:rsidR="004B5284" ns2:paraId="30980C5D" ns2:textId="77777777" w:rsidTr="00F87A8D">
        <w:tblPrEx>
          <w:tblBorders>
            <w:top w:val="single" w:sz="6" w:space="0" w:color="auto"/>
            <w:bottom w:val="single" w:sz="6" w:space="0" w:color="auto"/>
          </w:tblBorders>
        </w:tblPrEx>
        <w:trPr>
          <w:jc w:val="center"/>
        </w:trPr>
        <w:tc>
          <w:tcPr>
            <w:tcW w:w="13040" w:type="dxa"/>
            <w:gridSpan w:val="13"/>
            <w:tcBorders>
              <w:top w:val="double" w:sz="6" w:space="0" w:color="auto"/>
              <w:left w:val="nil"/>
              <w:bottom w:val="nil"/>
              <w:right w:val="nil"/>
            </w:tcBorders>
          </w:tcPr>
          <w:p ns2:paraId="7424532E" ns2:textId="6B431AF1" w:rsidR="004B5284" w:rsidRPr="004B5284" w:rsidRDefault="004B5284" w:rsidP="004B5284">
            <w:pPr>
              <w:spacing w:before="30" w:after="30"/>
              <w:ind w:left="160" w:right="1" w:hanging="160"/>
              <w:rPr>
                <w:vertAlign w:val="superscript"/>
              </w:rPr>
            </w:pPr>
            <w:r>
              <w:rPr>
                <w:sz w:val="18"/>
                <w:szCs w:val="18"/>
              </w:rPr>
              <w:t>Source: [P001MK2870: adam-adsl; adae]</w:t>
            </w:r>
          </w:p>
        </w:tc>
      </w:tr>
    </w:tbl>
    <w:p ns2:paraId="1878CC8E" ns2:textId="77777777" w:rsidR="005B64E7" w:rsidRDefault="005B64E7" w:rsidP="005B64E7">
      <w:pPr>
        <w:rPr>
          <w:sz w:val="18"/>
          <w:szCs w:val="18"/>
        </w:rPr>
      </w:pPr>
      <w:ins w:id="10203" w:author="GoldenCorpusHarness" w:date="2026-03-28T21:57:55Z">
        <w:r>
          <w:t>This is an ongoing Phase 2 basket study of sac-TMT in combination with pembrolizumab in participants with select advanced/metastatic solid tumors. The dose of pembrolizumab is 400 mg q6w for a maximum of 24 months or until progressive disease; the doses of sac-TMT included 3 mg/kg, 4 mg/kg or 5 mg/kg q2w until progressive disease, respectively.</w:t>
        </w:r>
      </w:ins>
    </w:p>
    <w:p ns2:paraId="12D17FC0" ns2:textId="77777777" w:rsidR="007243AD" w:rsidRDefault="007243AD" w:rsidP="007243AD">
      <w:pPr>
        <w:pStyle w:val="Paragraph"/>
        <w:sectPr w:rsidR="007243AD" w:rsidSect="007243AD">
          <w:headerReference w:type="default" ns3:id="rId61"/>
          <w:footerReference w:type="default" ns3:id="rId62"/>
          <w:pgSz w:w="15840" w:h="12240" w:orient="landscape"/>
          <w:pgMar w:top="1800" w:right="1440" w:bottom="1440" w:left="1440" w:header="720" w:footer="720" w:gutter="0"/>
          <w:cols w:space="720"/>
          <w:docGrid w:linePitch="326"/>
        </w:sectPr>
      </w:pPr>
      <w:ins w:id="10204" w:author="GoldenCorpusHarness" w:date="2026-03-28T21:57:55Z">
        <w:r>
          <w:t>Efficacy results from 38 participants enrolled in the cervical cancer cohort are included, herein, with a minimum follow up of 17 weeks as of the DCO of 25-MAR-2024. Of the 38 participants, 3 received sac-TMT at 3 mg/kg q2w and 35 received sac-TMT at 5 mg/kg q2w; all participants received pembrolizumab 400 mg q6w.</w:t>
        </w:r>
      </w:ins>
    </w:p>
    <w:p ns2:paraId="0A1E99E8" ns2:textId="77777777" w:rsidR="007243AD" w:rsidRPr="00B138F1" w:rsidRDefault="007243AD" w:rsidP="007243AD">
      <w:pPr>
        <w:pStyle w:val="Heading4"/>
        <w:tabs>
          <w:tab w:val="clear" w:pos="1195"/>
          <w:tab w:val="left" w:pos="1200"/>
        </w:tabs>
        <w:ind w:left="1200" w:hanging="1200"/>
      </w:pPr>
      <w:del w:id="10205" w:author="GoldenCorpusHarness" w:date="2026-03-28T21:57:55Z">
        <w:r>
          <w:delText>Summar</w:delText>
        </w:r>
      </w:del>
      <w:ins w:id="10206" w:author="GoldenCorpusHarness" w:date="2026-03-28T21:57:55Z">
        <w:r>
          <w:t>The ke</w:t>
        </w:r>
      </w:ins>
      <w:r>
        <w:t xml:space="preserve">y </w:t>
      </w:r>
      <w:del w:id="10207" w:author="GoldenCorpusHarness" w:date="2026-03-28T21:57:55Z">
        <w:r>
          <w:delText>of Ad</w:delText>
        </w:r>
      </w:del>
      <w:ins w:id="10208" w:author="GoldenCorpusHarness" w:date="2026-03-28T21:57:55Z">
        <w:r>
          <w:t>inclusion criteria included: participants who recei</w:t>
        </w:r>
      </w:ins>
      <w:r>
        <w:t>ve</w:t>
      </w:r>
      <w:del w:id="10209" w:author="GoldenCorpusHarness" w:date="2026-03-28T21:57:55Z">
        <w:r>
          <w:delText>rse</w:delText>
        </w:r>
      </w:del>
      <w:ins w:id="10210" w:author="GoldenCorpusHarness" w:date="2026-03-28T21:57:55Z">
        <w:r>
          <w:t>d 1 or 2 prior systemic regimens (prior anti-PD-1/L1 allowed) for recurrent or metastatic cervical cancer, progressed on or after platinum-doublet chemotherapy and with an</w:t>
        </w:r>
      </w:ins>
      <w:r>
        <w:t xml:space="preserve"> E</w:t>
      </w:r>
      <w:del w:id="10211" w:author="GoldenCorpusHarness" w:date="2026-03-28T21:57:55Z">
        <w:r>
          <w:delText xml:space="preserve">vents </w:delText>
        </w:r>
      </w:del>
      <w:r>
        <w:t>C</w:t>
      </w:r>
      <w:del w:id="10212" w:author="GoldenCorpusHarness" w:date="2026-03-28T21:57:55Z">
        <w:r>
          <w:delText>onsidered Drug-related by the Investigator</w:delText>
        </w:r>
      </w:del>
      <w:ins w:id="10213" w:author="GoldenCorpusHarness" w:date="2026-03-28T21:57:55Z">
        <w:r>
          <w:t>OG performance status of 0 or 1.</w:t>
        </w:r>
      </w:ins>
    </w:p>
    <w:bookmarkEnd w:id="317"/>
    <w:p ns2:paraId="496E1FC2" ns2:textId="03B1BA30" w:rsidR="00834B53" w:rsidRPr="00431BFB" w:rsidRDefault="007243AD" w:rsidP="00431BFB">
      <w:pPr>
        <w:pStyle w:val="Paragraph"/>
      </w:pPr>
      <w:del w:id="10214" w:author="GoldenCorpusHarness" w:date="2026-03-28T21:57:55Z">
        <w:r>
          <w:delText>Of t</w:delText>
        </w:r>
      </w:del>
      <w:ins w:id="10215" w:author="GoldenCorpusHarness" w:date="2026-03-28T21:57:55Z">
        <w:r>
          <w:t>T</w:t>
        </w:r>
      </w:ins>
      <w:r>
        <w:t xml:space="preserve">he </w:t>
      </w:r>
      <w:del w:id="10216" w:author="GoldenCorpusHarness" w:date="2026-03-28T21:57:55Z">
        <w:r>
          <w:delText xml:space="preserve">746 </w:delText>
        </w:r>
      </w:del>
      <w:r>
        <w:t>p</w:t>
      </w:r>
      <w:ins w:id="10217" w:author="GoldenCorpusHarness" w:date="2026-03-28T21:57:55Z">
        <w:r>
          <w:t>rim</w:t>
        </w:r>
      </w:ins>
      <w:r>
        <w:t>ar</w:t>
      </w:r>
      <w:del w:id="10218" w:author="GoldenCorpusHarness" w:date="2026-03-28T21:57:55Z">
        <w:r>
          <w:delText>t</w:delText>
        </w:r>
      </w:del>
      <w:ins w:id="10219" w:author="GoldenCorpusHarness" w:date="2026-03-28T21:57:55Z">
        <w:r>
          <w:t>y eff</w:t>
        </w:r>
      </w:ins>
      <w:r>
        <w:t>ic</w:t>
      </w:r>
      <w:del w:id="10220" w:author="GoldenCorpusHarness" w:date="2026-03-28T21:57:55Z">
        <w:r>
          <w:delText>ipants treated with s</w:delText>
        </w:r>
      </w:del>
      <w:r>
        <w:t>ac</w:t>
      </w:r>
      <w:del w:id="10221" w:author="GoldenCorpusHarness" w:date="2026-03-28T21:57:55Z">
        <w:r>
          <w:delText>-TMT, 716 (96.0%)</w:delText>
        </w:r>
      </w:del>
      <w:ins w:id="10222" w:author="GoldenCorpusHarness" w:date="2026-03-28T21:57:55Z">
        <w:r>
          <w:t>y</w:t>
        </w:r>
      </w:ins>
      <w:r>
        <w:t xml:space="preserve"> e</w:t>
      </w:r>
      <w:del w:id="10223" w:author="GoldenCorpusHarness" w:date="2026-03-28T21:57:55Z">
        <w:r>
          <w:delText>x</w:delText>
        </w:r>
      </w:del>
      <w:ins w:id="10224" w:author="GoldenCorpusHarness" w:date="2026-03-28T21:57:55Z">
        <w:r>
          <w:t>nd</w:t>
        </w:r>
      </w:ins>
      <w:r>
        <w:t>p</w:t>
      </w:r>
      <w:del w:id="10225" w:author="GoldenCorpusHarness" w:date="2026-03-28T21:57:55Z">
        <w:r>
          <w:delText>er</w:delText>
        </w:r>
      </w:del>
      <w:ins w:id="10226" w:author="GoldenCorpusHarness" w:date="2026-03-28T21:57:55Z">
        <w:r>
          <w:t>o</w:t>
        </w:r>
      </w:ins>
      <w:r>
        <w:t>i</w:t>
      </w:r>
      <w:del w:id="10227" w:author="GoldenCorpusHarness" w:date="2026-03-28T21:57:55Z">
        <w:r>
          <w:delText>e</w:delText>
        </w:r>
      </w:del>
      <w:r>
        <w:t>n</w:t>
      </w:r>
      <w:del w:id="10228" w:author="GoldenCorpusHarness" w:date="2026-03-28T21:57:55Z">
        <w:r>
          <w:delText>ced at least 1 AE tha</w:delText>
        </w:r>
      </w:del>
      <w:r>
        <w:t xml:space="preserve">t was </w:t>
      </w:r>
      <w:del w:id="10229" w:author="GoldenCorpusHarness" w:date="2026-03-28T21:57:55Z">
        <w:r>
          <w:delText>consid</w:delText>
        </w:r>
      </w:del>
      <w:ins w:id="10230" w:author="GoldenCorpusHarness" w:date="2026-03-28T21:57:55Z">
        <w:r>
          <w:t>ORR p</w:t>
        </w:r>
      </w:ins>
      <w:r>
        <w:t>er</w:t>
      </w:r>
      <w:ins w:id="10231" w:author="GoldenCorpusHarness" w:date="2026-03-28T21:57:55Z">
        <w:r>
          <w:t xml:space="preserve"> RECIST 1.1 bas</w:t>
        </w:r>
      </w:ins>
      <w:r>
        <w:t xml:space="preserve">ed </w:t>
      </w:r>
      <w:del w:id="10232" w:author="GoldenCorpusHarness" w:date="2026-03-28T21:57:55Z">
        <w:r>
          <w:delText>drug-related by the</w:delText>
        </w:r>
      </w:del>
      <w:ins w:id="10233" w:author="GoldenCorpusHarness" w:date="2026-03-28T21:57:55Z">
        <w:r>
          <w:t>on</w:t>
        </w:r>
      </w:ins>
      <w:r>
        <w:t xml:space="preserve"> investigator</w:t>
      </w:r>
      <w:del w:id="10234" w:author="GoldenCorpusHarness" w:date="2026-03-28T21:57:55Z">
        <w:r>
          <w:delText>.</w:delText>
        </w:r>
      </w:del>
      <w:ins w:id="10235" w:author="GoldenCorpusHarness" w:date="2026-03-28T21:57:55Z">
        <w:r>
          <w:t>’s</w:t>
        </w:r>
      </w:ins>
      <w:r>
        <w:t xml:space="preserve"> </w:t>
      </w:r>
      <w:del w:id="10236" w:author="GoldenCorpusHarness" w:date="2026-03-28T21:57:55Z">
        <w:r>
          <w:delText>Th</w:delText>
        </w:r>
      </w:del>
      <w:ins w:id="10237" w:author="GoldenCorpusHarness" w:date="2026-03-28T21:57:55Z">
        <w:r>
          <w:t>ass</w:t>
        </w:r>
      </w:ins>
      <w:r>
        <w:t>e</w:t>
      </w:r>
      <w:ins w:id="10238" w:author="GoldenCorpusHarness" w:date="2026-03-28T21:57:55Z">
        <w:r>
          <w:t>ssment;</w:t>
        </w:r>
      </w:ins>
      <w:r>
        <w:t xml:space="preserve"> </w:t>
      </w:r>
      <w:del w:id="10239" w:author="GoldenCorpusHarness" w:date="2026-03-28T21:57:55Z">
        <w:r>
          <w:delText>mo</w:delText>
        </w:r>
      </w:del>
      <w:ins w:id="10240" w:author="GoldenCorpusHarness" w:date="2026-03-28T21:57:55Z">
        <w:r>
          <w:t xml:space="preserve">key </w:t>
        </w:r>
      </w:ins>
      <w:r>
        <w:t>s</w:t>
      </w:r>
      <w:del w:id="10241" w:author="GoldenCorpusHarness" w:date="2026-03-28T21:57:55Z">
        <w:r>
          <w:delText xml:space="preserve">t </w:delText>
        </w:r>
      </w:del>
      <w:ins w:id="10242" w:author="GoldenCorpusHarness" w:date="2026-03-28T21:57:55Z">
        <w:r>
          <w:t>e</w:t>
        </w:r>
      </w:ins>
      <w:r>
        <w:t>co</w:t>
      </w:r>
      <w:del w:id="10243" w:author="GoldenCorpusHarness" w:date="2026-03-28T21:57:55Z">
        <w:r>
          <w:delText>mm</w:delText>
        </w:r>
      </w:del>
      <w:ins w:id="10244" w:author="GoldenCorpusHarness" w:date="2026-03-28T21:57:55Z">
        <w:r>
          <w:t>ndary efficacy endp</w:t>
        </w:r>
      </w:ins>
      <w:r>
        <w:t>o</w:t>
      </w:r>
      <w:del w:id="10245" w:author="GoldenCorpusHarness" w:date="2026-03-28T21:57:55Z">
        <w:r>
          <w:delText>n (</w:delText>
        </w:r>
      </w:del>
      <w:r>
        <w:t>in</w:t>
      </w:r>
      <w:del w:id="10246" w:author="GoldenCorpusHarness" w:date="2026-03-28T21:57:55Z">
        <w:r>
          <w:delText>cidence ≥20%) drug-rela</w:delText>
        </w:r>
      </w:del>
      <w:r>
        <w:t>t</w:t>
      </w:r>
      <w:del w:id="10247" w:author="GoldenCorpusHarness" w:date="2026-03-28T21:57:55Z">
        <w:r>
          <w:delText>ed AE</w:delText>
        </w:r>
      </w:del>
      <w:r>
        <w:t>s in</w:t>
      </w:r>
      <w:ins w:id="10248" w:author="GoldenCorpusHarness" w:date="2026-03-28T21:57:55Z">
        <w:r>
          <w:t>clude</w:t>
        </w:r>
      </w:ins>
      <w:r>
        <w:t xml:space="preserve"> </w:t>
      </w:r>
      <w:del w:id="10249" w:author="GoldenCorpusHarness" w:date="2026-03-28T21:57:55Z">
        <w:r>
          <w:delText>all treatment groups combined (n=746) by</w:delText>
        </w:r>
      </w:del>
      <w:ins w:id="10250" w:author="GoldenCorpusHarness" w:date="2026-03-28T21:57:55Z">
        <w:r>
          <w:t>DOR,</w:t>
        </w:r>
      </w:ins>
      <w:r>
        <w:t xml:space="preserve"> P</w:t>
      </w:r>
      <w:del w:id="10251" w:author="GoldenCorpusHarness" w:date="2026-03-28T21:57:55Z">
        <w:r>
          <w:delText>T were anemia (72.0%), WBC count decreased (54.4%), neutrophil count decreased (51.5%), stomatitis (36.2%), nausea (28.0%), platelet count decreased (27.6%), alopecia (24.3%)</w:delText>
        </w:r>
      </w:del>
      <w:ins w:id="10252" w:author="GoldenCorpusHarness" w:date="2026-03-28T21:57:55Z">
        <w:r>
          <w:t>FS</w:t>
        </w:r>
      </w:ins>
      <w:r>
        <w:t xml:space="preserve">, and </w:t>
      </w:r>
      <w:del w:id="10253" w:author="GoldenCorpusHarness" w:date="2026-03-28T21:57:55Z">
        <w:r>
          <w:delText>vomiting (21</w:delText>
        </w:r>
      </w:del>
      <w:ins w:id="10254" w:author="GoldenCorpusHarness" w:date="2026-03-28T21:57:55Z">
        <w:r>
          <w:t>OS</w:t>
        </w:r>
      </w:ins>
      <w:r>
        <w:t>.</w:t>
      </w:r>
      <w:del w:id="10255" w:author="GoldenCorpusHarness" w:date="2026-03-28T21:57:55Z">
        <w:r>
          <w:delText>4%) [Sec. 7.3] [Table 45].</w:delText>
        </w:r>
      </w:del>
    </w:p>
    <w:p ns2:paraId="530312C0" ns2:textId="289DFDC0" w:rsidR="007243AD" w:rsidRPr="00643BC5" w:rsidRDefault="007243AD" w:rsidP="00431BFB">
      <w:pPr>
        <w:pStyle w:val="Paragraph"/>
      </w:pPr>
      <w:del w:id="10256" w:author="GoldenCorpusHarness" w:date="2026-03-28T21:57:55Z">
        <w:r>
          <w:delText>The most common</w:delText>
        </w:r>
      </w:del>
      <w:ins w:id="10257" w:author="GoldenCorpusHarness" w:date="2026-03-28T21:57:55Z">
        <w:r>
          <w:t>As of the DCO date, 14</w:t>
        </w:r>
      </w:ins>
      <w:r>
        <w:t xml:space="preserve"> (</w:t>
      </w:r>
      <w:del w:id="10258" w:author="GoldenCorpusHarness" w:date="2026-03-28T21:57:55Z">
        <w:r>
          <w:delText>incidence ≥5</w:delText>
        </w:r>
      </w:del>
      <w:ins w:id="10259" w:author="GoldenCorpusHarness" w:date="2026-03-28T21:57:55Z">
        <w:r>
          <w:t>36.8</w:t>
        </w:r>
      </w:ins>
      <w:r>
        <w:t xml:space="preserve">%) </w:t>
      </w:r>
      <w:del w:id="10260" w:author="GoldenCorpusHarness" w:date="2026-03-28T21:57:55Z">
        <w:r>
          <w:delText>≥Grade 3 drug-related AEs were</w:delText>
        </w:r>
      </w:del>
      <w:ins w:id="10261" w:author="GoldenCorpusHarness" w:date="2026-03-28T21:57:55Z">
        <w:r>
          <w:t>participants had discontinued study treatment</w:t>
        </w:r>
      </w:ins>
      <w:r>
        <w:t xml:space="preserve">: </w:t>
      </w:r>
      <w:del w:id="10262" w:author="GoldenCorpusHarness" w:date="2026-03-28T21:57:55Z">
        <w:r>
          <w:delText>neutrophil count decreased</w:delText>
        </w:r>
      </w:del>
      <w:ins w:id="10263" w:author="GoldenCorpusHarness" w:date="2026-03-28T21:57:55Z">
        <w:r>
          <w:t>9</w:t>
        </w:r>
      </w:ins>
      <w:r>
        <w:t xml:space="preserve"> (2</w:t>
      </w:r>
      <w:del w:id="10264" w:author="GoldenCorpusHarness" w:date="2026-03-28T21:57:55Z">
        <w:r>
          <w:delText>4.4</w:delText>
        </w:r>
      </w:del>
      <w:ins w:id="10265" w:author="GoldenCorpusHarness" w:date="2026-03-28T21:57:55Z">
        <w:r>
          <w:t>3.7</w:t>
        </w:r>
      </w:ins>
      <w:r>
        <w:t>%)</w:t>
      </w:r>
      <w:ins w:id="10266" w:author="GoldenCorpusHarness" w:date="2026-03-28T21:57:55Z">
        <w:r>
          <w:t xml:space="preserve"> due to disease progression</w:t>
        </w:r>
      </w:ins>
      <w:r>
        <w:t xml:space="preserve">, </w:t>
      </w:r>
      <w:del w:id="10267" w:author="GoldenCorpusHarness" w:date="2026-03-28T21:57:55Z">
        <w:r>
          <w:delText>anemia</w:delText>
        </w:r>
      </w:del>
      <w:ins w:id="10268" w:author="GoldenCorpusHarness" w:date="2026-03-28T21:57:55Z">
        <w:r>
          <w:t>3 (7.9%) due to patient decision, 1</w:t>
        </w:r>
      </w:ins>
      <w:r>
        <w:t xml:space="preserve"> (2</w:t>
      </w:r>
      <w:del w:id="10269" w:author="GoldenCorpusHarness" w:date="2026-03-28T21:57:55Z">
        <w:r>
          <w:delText>0.4</w:delText>
        </w:r>
      </w:del>
      <w:ins w:id="10270" w:author="GoldenCorpusHarness" w:date="2026-03-28T21:57:55Z">
        <w:r>
          <w:t>.6</w:t>
        </w:r>
      </w:ins>
      <w:r>
        <w:t>%)</w:t>
      </w:r>
      <w:ins w:id="10271" w:author="GoldenCorpusHarness" w:date="2026-03-28T21:57:55Z">
        <w:r>
          <w:t xml:space="preserve"> due to death</w:t>
        </w:r>
      </w:ins>
      <w:r>
        <w:t xml:space="preserve">, </w:t>
      </w:r>
      <w:del w:id="10272" w:author="GoldenCorpusHarness" w:date="2026-03-28T21:57:55Z">
        <w:r>
          <w:delText>WBC count decreased</w:delText>
        </w:r>
      </w:del>
      <w:ins w:id="10273" w:author="GoldenCorpusHarness" w:date="2026-03-28T21:57:55Z">
        <w:r>
          <w:t>and 1 (2.6%) due to starting a new anti-cancer treatment. The median follow-up was 6.2</w:t>
        </w:r>
      </w:ins>
      <w:r>
        <w:t xml:space="preserve"> (1</w:t>
      </w:r>
      <w:del w:id="10274" w:author="GoldenCorpusHarness" w:date="2026-03-28T21:57:55Z">
        <w:r>
          <w:delText>6.0%</w:delText>
        </w:r>
      </w:del>
      <w:ins w:id="10275" w:author="GoldenCorpusHarness" w:date="2026-03-28T21:57:55Z">
        <w:r>
          <w:t>.8-12.9</w:t>
        </w:r>
      </w:ins>
      <w:r>
        <w:t>)</w:t>
      </w:r>
      <w:del w:id="10276" w:author="GoldenCorpusHarness" w:date="2026-03-28T21:57:55Z">
        <w:r>
          <w:delText>, stomatitis (7.2%), and platelet count decreased (5.8%) [</w:delText>
        </w:r>
      </w:del>
      <w:ins w:id="10277" w:author="GoldenCorpusHarness" w:date="2026-03-28T21:57:55Z">
        <w:r>
          <w:t xml:space="preserve"> months. </w:t>
        </w:r>
      </w:ins>
      <w:r>
        <w:t>Se</w:t>
      </w:r>
      <w:del w:id="10278" w:author="GoldenCorpusHarness" w:date="2026-03-28T21:57:55Z">
        <w:r>
          <w:delText>c. 7.3]</w:delText>
        </w:r>
      </w:del>
      <w:ins w:id="10279" w:author="GoldenCorpusHarness" w:date="2026-03-28T21:57:55Z">
        <w:r>
          <w:t>lected participant baseline characteristics are included in</w:t>
        </w:r>
      </w:ins>
      <w:r>
        <w:t xml:space="preserve"> [Table </w:t>
      </w:r>
      <w:ins w:id="10280" w:author="GoldenCorpusHarness" w:date="2026-03-28T21:57:55Z">
        <w:r>
          <w:t>27]. The confirmed ORR was 50% (95% CI: 33.</w:t>
        </w:r>
      </w:ins>
      <w:r>
        <w:t>4</w:t>
      </w:r>
      <w:del w:id="10281" w:author="GoldenCorpusHarness" w:date="2026-03-28T21:57:55Z">
        <w:r>
          <w:delText>6</w:delText>
        </w:r>
      </w:del>
      <w:ins w:id="10282" w:author="GoldenCorpusHarness" w:date="2026-03-28T21:57:55Z">
        <w:r>
          <w:t>, 66.6) including 3 CRs; the DCR rate was 86.8%; median DOR and PFS had not been reached [Table 28</w:t>
        </w:r>
      </w:ins>
      <w:r>
        <w:t>].</w:t>
      </w:r>
      <w:ins w:id="10283" w:author="GoldenCorpusHarness" w:date="2026-03-28T21:57:55Z">
        <w:r>
          <w:t xml:space="preserve"> Waterfall plots for best target lesion change from baseline, based on investigator assessment, are presented in [Figure 9].</w:t>
        </w:r>
      </w:ins>
    </w:p>
    <w:p ns2:paraId="37F335CE" ns2:textId="77777777" w:rsidR="007243AD" w:rsidRPr="00B138F1" w:rsidRDefault="007243AD" w:rsidP="007243AD">
      <w:pPr>
        <w:pStyle w:val="Heading4"/>
        <w:tabs>
          <w:tab w:val="clear" w:pos="1195"/>
          <w:tab w:val="left" w:pos="1200"/>
        </w:tabs>
        <w:ind w:left="1200" w:hanging="1200"/>
      </w:pPr>
      <w:del w:id="10284" w:author="GoldenCorpusHarness" w:date="2026-03-28T21:57:55Z">
        <w:r>
          <w:delText>Summ</w:delText>
        </w:r>
      </w:del>
      <w:ins w:id="10285" w:author="GoldenCorpusHarness" w:date="2026-03-28T21:57:55Z">
        <w:r>
          <w:t>Table 27P</w:t>
        </w:r>
      </w:ins>
      <w:r>
        <w:t>ar</w:t>
      </w:r>
      <w:del w:id="10286" w:author="GoldenCorpusHarness" w:date="2026-03-28T21:57:55Z">
        <w:r>
          <w:delText>y</w:delText>
        </w:r>
      </w:del>
      <w:ins w:id="10287" w:author="GoldenCorpusHarness" w:date="2026-03-28T21:57:55Z">
        <w:r>
          <w:t>ticipant Baseline Characteristics</w:t>
        </w:r>
      </w:ins>
      <w:r>
        <w:t xml:space="preserve"> of </w:t>
      </w:r>
      <w:ins w:id="10288" w:author="GoldenCorpusHarness" w:date="2026-03-28T21:57:55Z">
        <w:r>
          <w:t>MK-2870-002 (</w:t>
        </w:r>
      </w:ins>
      <w:r>
        <w:t>S</w:t>
      </w:r>
      <w:ins w:id="10289" w:author="GoldenCorpusHarness" w:date="2026-03-28T21:57:55Z">
        <w:r>
          <w:t>KB264-II-06)C</w:t>
        </w:r>
      </w:ins>
      <w:r>
        <w:t>er</w:t>
      </w:r>
      <w:ins w:id="10290" w:author="GoldenCorpusHarness" w:date="2026-03-28T21:57:55Z">
        <w:r>
          <w:t>v</w:t>
        </w:r>
      </w:ins>
      <w:r>
        <w:t>i</w:t>
      </w:r>
      <w:ins w:id="10291" w:author="GoldenCorpusHarness" w:date="2026-03-28T21:57:55Z">
        <w:r>
          <w:t>cal Cancer (C</w:t>
        </w:r>
      </w:ins>
      <w:r>
        <w:t>o</w:t>
      </w:r>
      <w:del w:id="10292" w:author="GoldenCorpusHarness" w:date="2026-03-28T21:57:55Z">
        <w:r>
          <w:delText>us</w:delText>
        </w:r>
      </w:del>
      <w:ins w:id="10293" w:author="GoldenCorpusHarness" w:date="2026-03-28T21:57:55Z">
        <w:r>
          <w:t>hort</w:t>
        </w:r>
      </w:ins>
      <w:r>
        <w:t xml:space="preserve"> A</w:t>
      </w:r>
      <w:del w:id="10294" w:author="GoldenCorpusHarness" w:date="2026-03-28T21:57:55Z">
        <w:r>
          <w:delText>dverse Events</w:delText>
        </w:r>
      </w:del>
      <w:ins w:id="10295" w:author="GoldenCorpusHarness" w:date="2026-03-28T21:57:55Z">
        <w:r>
          <w:t>)</w:t>
        </w:r>
      </w:ins>
    </w:p>
    <w:p ns2:paraId="0863E273" ns2:textId="237F23C1" w:rsidR="007243AD" w:rsidRDefault="007243AD" w:rsidP="007243AD">
      <w:pPr>
        <w:pStyle w:val="Paragraph"/>
      </w:pPr>
      <w:r w:rsidRPr="00084D1F">
        <w:t xml:space="preserve">Across all dose levels, SAEs were reported for </w:t>
      </w:r>
      <w:r w:rsidR="00B351D5" w:rsidRPr="00084D1F">
        <w:t xml:space="preserve">242 </w:t>
      </w:r>
      <w:r w:rsidRPr="00084D1F">
        <w:t>participants (</w:t>
      </w:r>
      <w:r w:rsidR="00B351D5" w:rsidRPr="00084D1F">
        <w:t>32.4</w:t>
      </w:r>
      <w:r w:rsidRPr="00084D1F">
        <w:t xml:space="preserve">%), of which </w:t>
      </w:r>
      <w:r w:rsidR="00B351D5" w:rsidRPr="00084D1F">
        <w:t>154 </w:t>
      </w:r>
      <w:r w:rsidRPr="00084D1F">
        <w:t>participants (</w:t>
      </w:r>
      <w:r w:rsidR="00B351D5" w:rsidRPr="00084D1F">
        <w:t>20.6</w:t>
      </w:r>
      <w:r w:rsidRPr="00084D1F">
        <w:t xml:space="preserve">%) experienced SAEs that were considered </w:t>
      </w:r>
      <w:r w:rsidR="007732D8" w:rsidRPr="00084D1F">
        <w:t>drug-</w:t>
      </w:r>
      <w:r w:rsidRPr="00084D1F">
        <w:t>related by the investigator (Phase</w:t>
      </w:r>
      <w:r w:rsidR="00F416EC" w:rsidRPr="00084D1F">
        <w:t>s</w:t>
      </w:r>
      <w:r w:rsidRPr="00084D1F">
        <w:t xml:space="preserve"> 1 and 2) [</w:t>
      </w:r>
      <w:r w:rsidR="00E45E19" w:rsidRPr="00B138F1">
        <w:t xml:space="preserve">Table </w:t>
      </w:r>
      <w:r w:rsidR="00E45E19">
        <w:t>29</w:t>
      </w:r>
      <w:r w:rsidRPr="00084D1F">
        <w:t>]. The most common (incidence</w:t>
      </w:r>
      <w:r w:rsidR="00834B53" w:rsidRPr="00084D1F">
        <w:t> </w:t>
      </w:r>
      <w:r w:rsidRPr="00084D1F">
        <w:t xml:space="preserve">≥5%) drug-related SAEs in </w:t>
      </w:r>
      <w:r w:rsidR="009172D6" w:rsidRPr="00084D1F">
        <w:t>treatment groups</w:t>
      </w:r>
      <w:r w:rsidRPr="00084D1F">
        <w:t xml:space="preserve"> combined </w:t>
      </w:r>
      <w:r w:rsidR="00E70807">
        <w:t>were</w:t>
      </w:r>
      <w:r w:rsidR="00E70807" w:rsidRPr="00084D1F">
        <w:t xml:space="preserve"> </w:t>
      </w:r>
      <w:r w:rsidRPr="00084D1F">
        <w:t>anemia (</w:t>
      </w:r>
      <w:r w:rsidR="00B351D5" w:rsidRPr="00084D1F">
        <w:t>7.0</w:t>
      </w:r>
      <w:r w:rsidRPr="00084D1F">
        <w:t>%) and neutrophil count decreased (</w:t>
      </w:r>
      <w:r w:rsidR="00B351D5" w:rsidRPr="00084D1F">
        <w:t>5</w:t>
      </w:r>
      <w:r w:rsidRPr="00084D1F">
        <w:t>.0%) [</w:t>
      </w:r>
      <w:r w:rsidR="00E45E19">
        <w:t xml:space="preserve">Table </w:t>
      </w:r>
      <w:r w:rsidR="00E45E19">
        <w:rPr>
          <w:noProof/>
        </w:rPr>
        <w:t>47</w:t>
      </w:r>
      <w:r w:rsidRPr="00084D1F">
        <w:t>].</w:t>
      </w:r>
    </w:p>
    <w:p ns2:paraId="0473603F" ns2:textId="68EAE789" w:rsidR="007243AD" w:rsidRPr="00B138F1" w:rsidRDefault="007243AD" w:rsidP="007243AD">
      <w:pPr>
        <w:pStyle w:val="Heading4"/>
        <w:tabs>
          <w:tab w:val="clear" w:pos="1195"/>
          <w:tab w:val="left" w:pos="1200"/>
        </w:tabs>
        <w:ind w:left="1200" w:hanging="1200"/>
      </w:pPr>
      <w:del w:id="10296" w:author="GoldenCorpusHarness" w:date="2026-03-28T21:57:55Z">
        <w:r>
          <w:delText>Adverse Events Leading to Study Treatment Discontinuation</w:delText>
        </w:r>
      </w:del>
    </w:p>
    <w:p ns2:paraId="593FF1EE" ns2:textId="20E94D30" w:rsidR="007243AD" w:rsidRPr="00B138F1" w:rsidRDefault="007243AD" w:rsidP="007243AD">
      <w:pPr>
        <w:pStyle w:val="Paragraph"/>
      </w:pPr>
      <w:del w:id="10297" w:author="GoldenCorpusHarness" w:date="2026-03-28T21:57:55Z">
        <w:r>
          <w:delText>Of th</w:delText>
        </w:r>
      </w:del>
      <w:ins w:id="10298" w:author="GoldenCorpusHarness" w:date="2026-03-28T21:57:55Z">
        <w:r>
          <w:t>Tabl</w:t>
        </w:r>
      </w:ins>
      <w:r>
        <w:t xml:space="preserve">e </w:t>
      </w:r>
      <w:del w:id="10299" w:author="GoldenCorpusHarness" w:date="2026-03-28T21:57:55Z">
        <w:r>
          <w:delText>746</w:delText>
        </w:r>
      </w:del>
      <w:ins w:id="10300" w:author="GoldenCorpusHarness" w:date="2026-03-28T21:57:55Z">
        <w:r>
          <w:t>28Efficacy</w:t>
        </w:r>
      </w:ins>
      <w:r>
        <w:t xml:space="preserve"> </w:t>
      </w:r>
      <w:del w:id="10301" w:author="GoldenCorpusHarness" w:date="2026-03-28T21:57:55Z">
        <w:r>
          <w:delText>p</w:delText>
        </w:r>
      </w:del>
      <w:ins w:id="10302" w:author="GoldenCorpusHarness" w:date="2026-03-28T21:57:55Z">
        <w:r>
          <w:t>Summ</w:t>
        </w:r>
      </w:ins>
      <w:r>
        <w:t>ar</w:t>
      </w:r>
      <w:del w:id="10303" w:author="GoldenCorpusHarness" w:date="2026-03-28T21:57:55Z">
        <w:r>
          <w:delText>ticipants</w:delText>
        </w:r>
      </w:del>
      <w:ins w:id="10304" w:author="GoldenCorpusHarness" w:date="2026-03-28T21:57:55Z">
        <w:r>
          <w:t>y</w:t>
        </w:r>
      </w:ins>
      <w:r>
        <w:t xml:space="preserve"> </w:t>
      </w:r>
      <w:del w:id="10305" w:author="GoldenCorpusHarness" w:date="2026-03-28T21:57:55Z">
        <w:r>
          <w:delText>treated with sac-TMT in</w:delText>
        </w:r>
      </w:del>
      <w:ins w:id="10306" w:author="GoldenCorpusHarness" w:date="2026-03-28T21:57:55Z">
        <w:r>
          <w:t>of</w:t>
        </w:r>
      </w:ins>
      <w:r>
        <w:t xml:space="preserve"> MK-2870-00</w:t>
      </w:r>
      <w:del w:id="10307" w:author="GoldenCorpusHarness" w:date="2026-03-28T21:57:55Z">
        <w:r>
          <w:delText>1,</w:delText>
        </w:r>
      </w:del>
      <w:ins w:id="10308" w:author="GoldenCorpusHarness" w:date="2026-03-28T21:57:55Z">
        <w:r>
          <w:t>2</w:t>
        </w:r>
      </w:ins>
      <w:r>
        <w:t xml:space="preserve"> </w:t>
      </w:r>
      <w:ins w:id="10309" w:author="GoldenCorpusHarness" w:date="2026-03-28T21:57:55Z">
        <w:r>
          <w:t>(SKB26</w:t>
        </w:r>
      </w:ins>
      <w:r>
        <w:t>4</w:t>
      </w:r>
      <w:del w:id="10310" w:author="GoldenCorpusHarness" w:date="2026-03-28T21:57:55Z">
        <w:r>
          <w:delText>5</w:delText>
        </w:r>
      </w:del>
      <w:ins w:id="10311" w:author="GoldenCorpusHarness" w:date="2026-03-28T21:57:55Z">
        <w:r>
          <w:t>-II-06)</w:t>
        </w:r>
      </w:ins>
      <w:r>
        <w:t xml:space="preserve"> </w:t>
      </w:r>
      <w:del w:id="10312" w:author="GoldenCorpusHarness" w:date="2026-03-28T21:57:55Z">
        <w:r>
          <w:delText>pa</w:delText>
        </w:r>
      </w:del>
      <w:ins w:id="10313" w:author="GoldenCorpusHarness" w:date="2026-03-28T21:57:55Z">
        <w:r>
          <w:t>Ce</w:t>
        </w:r>
      </w:ins>
      <w:r>
        <w:t>r</w:t>
      </w:r>
      <w:del w:id="10314" w:author="GoldenCorpusHarness" w:date="2026-03-28T21:57:55Z">
        <w:r>
          <w:delText>t</w:delText>
        </w:r>
      </w:del>
      <w:ins w:id="10315" w:author="GoldenCorpusHarness" w:date="2026-03-28T21:57:55Z">
        <w:r>
          <w:t>v</w:t>
        </w:r>
      </w:ins>
      <w:r>
        <w:t>ic</w:t>
      </w:r>
      <w:del w:id="10316" w:author="GoldenCorpusHarness" w:date="2026-03-28T21:57:55Z">
        <w:r>
          <w:delText>ip</w:delText>
        </w:r>
      </w:del>
      <w:r>
        <w:t>a</w:t>
      </w:r>
      <w:del w:id="10317" w:author="GoldenCorpusHarness" w:date="2026-03-28T21:57:55Z">
        <w:r>
          <w:delText>nts</w:delText>
        </w:r>
      </w:del>
      <w:ins w:id="10318" w:author="GoldenCorpusHarness" w:date="2026-03-28T21:57:55Z">
        <w:r>
          <w:t>l</w:t>
        </w:r>
      </w:ins>
      <w:r>
        <w:t xml:space="preserve"> </w:t>
      </w:r>
      <w:del w:id="10319" w:author="GoldenCorpusHarness" w:date="2026-03-28T21:57:55Z">
        <w:r>
          <w:delText>(6.0%) experie</w:delText>
        </w:r>
      </w:del>
      <w:ins w:id="10320" w:author="GoldenCorpusHarness" w:date="2026-03-28T21:57:55Z">
        <w:r>
          <w:t>Ca</w:t>
        </w:r>
      </w:ins>
      <w:r>
        <w:t>nce</w:t>
      </w:r>
      <w:del w:id="10321" w:author="GoldenCorpusHarness" w:date="2026-03-28T21:57:55Z">
        <w:r>
          <w:delText>d an AE that led to study t</w:delText>
        </w:r>
      </w:del>
      <w:r>
        <w:t>r</w:t>
      </w:r>
      <w:del w:id="10322" w:author="GoldenCorpusHarness" w:date="2026-03-28T21:57:55Z">
        <w:r>
          <w:delText>eatment discontinuation. Twenty-five participants</w:delText>
        </w:r>
      </w:del>
      <w:r>
        <w:t xml:space="preserve"> (</w:t>
      </w:r>
      <w:del w:id="10323" w:author="GoldenCorpusHarness" w:date="2026-03-28T21:57:55Z">
        <w:r>
          <w:delText>3.4%) disc</w:delText>
        </w:r>
      </w:del>
      <w:ins w:id="10324" w:author="GoldenCorpusHarness" w:date="2026-03-28T21:57:55Z">
        <w:r>
          <w:t>C</w:t>
        </w:r>
      </w:ins>
      <w:r>
        <w:t>o</w:t>
      </w:r>
      <w:del w:id="10325" w:author="GoldenCorpusHarness" w:date="2026-03-28T21:57:55Z">
        <w:r>
          <w:delText>ntinued study treatment due to a drug-related AE [Table 29]. Most events were rep</w:delText>
        </w:r>
      </w:del>
      <w:ins w:id="10326" w:author="GoldenCorpusHarness" w:date="2026-03-28T21:57:55Z">
        <w:r>
          <w:t>h</w:t>
        </w:r>
      </w:ins>
      <w:r>
        <w:t>ort</w:t>
      </w:r>
      <w:del w:id="10327" w:author="GoldenCorpusHarness" w:date="2026-03-28T21:57:55Z">
        <w:r>
          <w:delText>ed</w:delText>
        </w:r>
      </w:del>
      <w:r>
        <w:t xml:space="preserve"> </w:t>
      </w:r>
      <w:del w:id="10328" w:author="GoldenCorpusHarness" w:date="2026-03-28T21:57:55Z">
        <w:r>
          <w:delText>for 1 participant except for anemia (n=6</w:delText>
        </w:r>
      </w:del>
      <w:ins w:id="10329" w:author="GoldenCorpusHarness" w:date="2026-03-28T21:57:55Z">
        <w:r>
          <w:t>A</w:t>
        </w:r>
      </w:ins>
      <w:r>
        <w:t>)</w:t>
      </w:r>
      <w:del w:id="10330" w:author="GoldenCorpusHarness" w:date="2026-03-28T21:57:55Z">
        <w:r>
          <w:delText>, neutrophil count decreased (n=4), cerebral infarction and platelet count decreased (n=3 each), and anaphylactic shock, dyspnea and WBC count decreased (n=2 each) [Table 48].</w:delText>
        </w:r>
      </w:del>
    </w:p>
    <w:p ns2:paraId="05311546" ns2:textId="1818F5E9" w:rsidR="007243AD" w:rsidRPr="00B138F1" w:rsidRDefault="007243AD" w:rsidP="007243AD">
      <w:pPr>
        <w:pStyle w:val="Heading4"/>
        <w:tabs>
          <w:tab w:val="clear" w:pos="1195"/>
          <w:tab w:val="left" w:pos="1200"/>
        </w:tabs>
        <w:ind w:left="1200" w:hanging="1200"/>
      </w:pPr>
      <w:bookmarkStart w:id="322" w:name="_Toc180399930"/>
      <w:r w:rsidRPr="00B138F1">
        <w:t>Adverse Events Leading to Death</w:t>
      </w:r>
      <w:bookmarkEnd w:id="322"/>
    </w:p>
    <w:p ns2:paraId="559AB3BC" ns2:textId="2601C496" w:rsidR="00F243E7" w:rsidRPr="00084D1F" w:rsidRDefault="00F243E7" w:rsidP="007243AD">
      <w:pPr>
        <w:pStyle w:val="Paragraph"/>
      </w:pPr>
      <w:del w:id="10331" w:author="GoldenCorpusHarness" w:date="2026-03-28T21:57:55Z">
        <w:r>
          <w:delText>Of the 746 participants treated in MK-2870-001, 18 participants (2.4 %) experienced an AE that resulted in death: 7 (2.5%) in the 4 mg/kg treatment group and 11 (2.4%) in the 5 mg/kg treatment group [Table 29].</w:delText>
        </w:r>
      </w:del>
    </w:p>
    <w:p ns2:paraId="21A0ED50" ns2:textId="2FD40ABE" w:rsidR="00E53AED" w:rsidRDefault="005F3BA3" w:rsidP="007243AD">
      <w:pPr>
        <w:pStyle w:val="Paragraph"/>
      </w:pPr>
      <w:del w:id="10332" w:author="GoldenCorpusHarness" w:date="2026-03-28T21:57:55Z">
        <w:r>
          <w:delText xml:space="preserve">In the 4 mg/kg group, cause of death included cardiac arrest and respiratory failure, electrolyte imbalance, and hemoptysis (n=1 each); in the 5 mg/kg group cause of death included anaphylactic shock, craniocerebral injury, hemoptysis, septic shock, cardiopulmonary failure (n=1 each) and cerebral infarction and respiratory failure (n=2 each) [Table 49]. Only the anaphylactic shock in the 5 mg/kg treatment group was considered as related to sac-TMT by the investigator. The cause of death for 4 participants in the 4 mg/kg treatment group and 2 participants in the 5 mg/kg treatment group were not provided. </w:delText>
        </w:r>
      </w:del>
    </w:p>
    <w:bookmarkEnd w:id="324"/>
    <w:p ns2:paraId="4709E1CA" ns2:textId="68ABED96" w:rsidR="007243AD" w:rsidRPr="001A263D" w:rsidRDefault="005C30A7" w:rsidP="007243AD">
      <w:pPr>
        <w:pStyle w:val="Paragraph"/>
      </w:pPr>
      <w:del w:id="10333" w:author="GoldenCorpusHarness" w:date="2026-03-28T21:57:55Z">
        <w:r>
          <w:delText>After the DCO for this IB, 1 fatal case of ILD was reported in the 5 mg/kg gro</w:delText>
        </w:r>
      </w:del>
      <w:ins w:id="10334" w:author="GoldenCorpusHarness" w:date="2026-03-28T21:57:55Z">
        <w:r>
          <w:t>Fig</w:t>
        </w:r>
      </w:ins>
      <w:r>
        <w:t>u</w:t>
      </w:r>
      <w:del w:id="10335" w:author="GoldenCorpusHarness" w:date="2026-03-28T21:57:55Z">
        <w:r>
          <w:delText xml:space="preserve">p of the </w:delText>
        </w:r>
      </w:del>
      <w:ins w:id="10336" w:author="GoldenCorpusHarness" w:date="2026-03-28T21:57:55Z">
        <w:r>
          <w:t>re 9</w:t>
        </w:r>
      </w:ins>
      <w:r>
        <w:t>MK-2870-00</w:t>
      </w:r>
      <w:del w:id="10337" w:author="GoldenCorpusHarness" w:date="2026-03-28T21:57:55Z">
        <w:r>
          <w:delText>1 st</w:delText>
        </w:r>
      </w:del>
      <w:ins w:id="10338" w:author="GoldenCorpusHarness" w:date="2026-03-28T21:57:55Z">
        <w:r>
          <w:t>2 (SKB264-II-06- Cervical Cancer [Cohort A]): Swimmer Plot For Time to Response and D</w:t>
        </w:r>
      </w:ins>
      <w:r>
        <w:t>u</w:t>
      </w:r>
      <w:ins w:id="10339" w:author="GoldenCorpusHarness" w:date="2026-03-28T21:57:55Z">
        <w:r>
          <w:t>ration of Treatment for Respon</w:t>
        </w:r>
      </w:ins>
      <w:r>
        <w:t>d</w:t>
      </w:r>
      <w:del w:id="10340" w:author="GoldenCorpusHarness" w:date="2026-03-28T21:57:55Z">
        <w:r>
          <w:delText>y in a parti</w:delText>
        </w:r>
      </w:del>
      <w:ins w:id="10341" w:author="GoldenCorpusHarness" w:date="2026-03-28T21:57:55Z">
        <w:r>
          <w:t>ers and Waterfall Plot of Best Per</w:t>
        </w:r>
      </w:ins>
      <w:r>
        <w:t>c</w:t>
      </w:r>
      <w:del w:id="10342" w:author="GoldenCorpusHarness" w:date="2026-03-28T21:57:55Z">
        <w:r>
          <w:delText>ipant wit</w:delText>
        </w:r>
      </w:del>
      <w:ins w:id="10343" w:author="GoldenCorpusHarness" w:date="2026-03-28T21:57:55Z">
        <w:r>
          <w:t>entage C</w:t>
        </w:r>
      </w:ins>
      <w:r>
        <w:t>h</w:t>
      </w:r>
      <w:del w:id="10344" w:author="GoldenCorpusHarness" w:date="2026-03-28T21:57:55Z">
        <w:r>
          <w:delText xml:space="preserve"> advanced HNSCC.</w:delText>
        </w:r>
      </w:del>
      <w:ins w:id="10345" w:author="GoldenCorpusHarness" w:date="2026-03-28T21:57:55Z">
        <w:r>
          <w:t>ange From Baseline for</w:t>
        </w:r>
      </w:ins>
      <w:r>
        <w:t xml:space="preserve"> T</w:t>
      </w:r>
      <w:del w:id="10346" w:author="GoldenCorpusHarness" w:date="2026-03-28T21:57:55Z">
        <w:r>
          <w:delText>his case was confounded by baseline lung changes from underlying disease and concomitant pneumonia and sepsis. The investigator considered this case related to sac-TMT.</w:delText>
        </w:r>
      </w:del>
      <w:ins w:id="10347" w:author="GoldenCorpusHarness" w:date="2026-03-28T21:57:55Z">
        <w:r>
          <w:t>arget Lesions</w:t>
        </w:r>
      </w:ins>
    </w:p>
    <w:p ns2:paraId="1D876B44" ns2:textId="6F6B8A5D" w:rsidR="006405A6" w:rsidRDefault="00344047" w:rsidP="006405A6">
      <w:pPr>
        <w:pStyle w:val="Heading3"/>
        <w:tabs>
          <w:tab w:val="clear" w:pos="965"/>
          <w:tab w:val="left" w:pos="960"/>
        </w:tabs>
        <w:ind w:left="960" w:hanging="960"/>
      </w:pPr>
      <w:del w:id="10348" w:author="GoldenCorpusHarness" w:date="2026-03-28T21:57:55Z">
        <w:r>
          <w:delText>MK-2870-002 (SKB264-II-06)</w:delText>
        </w:r>
      </w:del>
    </w:p>
    <w:p ns2:paraId="6F2ACA72" ns2:textId="42D21240" w:rsidR="006405A6" w:rsidRPr="00084D1F" w:rsidRDefault="006405A6" w:rsidP="006405A6">
      <w:pPr>
        <w:pStyle w:val="Paragraph"/>
      </w:pPr>
      <w:del w:id="10349" w:author="GoldenCorpusHarness" w:date="2026-03-28T21:57:55Z">
        <w:r>
          <w:delText xml:space="preserve">As of 21-MAY-2024, safety data were available for a total of 171 participants treated with sac-TMT q2w in combination with pembrolizumab 400 mg q6w. Participants received sac-TMT at 3 mg/kg, 4 mg/kg or 5 mg/kg q2w. Study treatments were continued until disease progression, unacceptable toxicity or withdrawal of consent. Pembrolizumab could be received for a maximum of 35 doses (~24 months). </w:delText>
        </w:r>
      </w:del>
    </w:p>
    <w:p ns2:paraId="58676329" ns2:textId="5E6606DB" w:rsidR="00401477" w:rsidRDefault="00401477" w:rsidP="00401477">
      <w:pPr>
        <w:pStyle w:val="Paragraph"/>
      </w:pPr>
      <w:del w:id="10350" w:author="GoldenCorpusHarness" w:date="2026-03-28T21:57:55Z">
        <w:r>
          <w:delText>Participant disposition is summarized in [Table 30].</w:delText>
        </w:r>
      </w:del>
    </w:p>
    <w:p ns2:paraId="6045CACE" ns2:textId="71A53DEB" w:rsidR="00401477" w:rsidRDefault="00401477" w:rsidP="00401477">
      <w:pPr>
        <w:pStyle w:val="TableTitle"/>
      </w:pPr>
      <w:del w:id="10351" w:author="GoldenCorpusHarness" w:date="2026-03-28T21:57:55Z">
        <w:r>
          <w:delText>Table 30Study MK 2870-002 (SKB264-II-06): Disposition of Participants (APaT Population)</w:delText>
        </w:r>
      </w:del>
    </w:p>
    <w:tbl>
      <w:tblPr>
        <w:tblW w:w="0" w:type="auto"/>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3020"/>
        <w:gridCol w:w="702"/>
        <w:gridCol w:w="703"/>
        <w:gridCol w:w="702"/>
        <w:gridCol w:w="703"/>
        <w:gridCol w:w="702"/>
        <w:gridCol w:w="703"/>
        <w:gridCol w:w="702"/>
        <w:gridCol w:w="703"/>
      </w:tblGrid>
      <w:tr w:rsidR="00401477" ns2:paraId="4A64A5B2" ns2:textId="77777777" w:rsidTr="00FC5C60">
        <w:trPr>
          <w:jc w:val="center"/>
        </w:trPr>
        <w:tc>
          <w:tcPr>
            <w:tcW w:w="3020" w:type="dxa"/>
            <w:tcBorders>
              <w:top w:val="double" w:sz="6" w:space="0" w:color="auto"/>
              <w:bottom w:val="nil"/>
              <w:right w:val="single" w:sz="2" w:space="0" w:color="auto"/>
            </w:tcBorders>
          </w:tcPr>
          <w:p ns2:paraId="5CE48085" ns2:textId="77777777" w:rsidR="00401477" w:rsidRDefault="00401477" w:rsidP="00FC5C60">
            <w:pPr>
              <w:spacing w:before="15" w:after="15"/>
              <w:rPr>
                <w:sz w:val="18"/>
                <w:szCs w:val="18"/>
              </w:rPr>
            </w:pPr>
          </w:p>
        </w:tc>
        <w:tc>
          <w:tcPr>
            <w:tcW w:w="1405" w:type="dxa"/>
            <w:gridSpan w:val="2"/>
            <w:tcBorders>
              <w:top w:val="double" w:sz="6" w:space="0" w:color="auto"/>
              <w:left w:val="nil"/>
              <w:bottom w:val="single" w:sz="2" w:space="0" w:color="auto"/>
              <w:right w:val="single" w:sz="2" w:space="0" w:color="auto"/>
            </w:tcBorders>
          </w:tcPr>
          <w:p ns2:paraId="66A48FD7" ns2:textId="07336891" w:rsidR="00544F99" w:rsidRDefault="00544F99" w:rsidP="00FC5C60">
            <w:pPr>
              <w:spacing w:before="15" w:after="15"/>
              <w:jc w:val="center"/>
              <w:rPr>
                <w:sz w:val="18"/>
                <w:szCs w:val="18"/>
              </w:rPr>
            </w:pPr>
            <w:r>
              <w:rPr>
                <w:sz w:val="18"/>
                <w:szCs w:val="18"/>
              </w:rPr>
              <w:t>sac-TMT</w:t>
            </w:r>
          </w:p>
          <w:p ns2:paraId="452352CC" ns2:textId="477B7782" w:rsidR="00401477" w:rsidRDefault="00544F99" w:rsidP="00FC5C60">
            <w:pPr>
              <w:spacing w:before="15" w:after="15"/>
              <w:jc w:val="center"/>
              <w:rPr>
                <w:sz w:val="18"/>
                <w:szCs w:val="18"/>
              </w:rPr>
            </w:pPr>
            <w:r>
              <w:rPr>
                <w:sz w:val="18"/>
                <w:szCs w:val="18"/>
              </w:rPr>
              <w:t xml:space="preserve"> </w:t>
            </w:r>
            <w:r w:rsidR="00401477">
              <w:rPr>
                <w:sz w:val="18"/>
                <w:szCs w:val="18"/>
              </w:rPr>
              <w:t xml:space="preserve">3 mg/kg + Pembrolizumab 400 mg </w:t>
            </w:r>
          </w:p>
        </w:tc>
        <w:tc>
          <w:tcPr>
            <w:tcW w:w="1405" w:type="dxa"/>
            <w:gridSpan w:val="2"/>
            <w:tcBorders>
              <w:top w:val="double" w:sz="6" w:space="0" w:color="auto"/>
              <w:left w:val="nil"/>
              <w:bottom w:val="single" w:sz="2" w:space="0" w:color="auto"/>
              <w:right w:val="single" w:sz="2" w:space="0" w:color="auto"/>
            </w:tcBorders>
          </w:tcPr>
          <w:p ns2:paraId="1470F15D" ns2:textId="77777777" w:rsidR="00544F99" w:rsidRDefault="00544F99" w:rsidP="00544F99">
            <w:pPr>
              <w:spacing w:before="15" w:after="15"/>
              <w:jc w:val="center"/>
              <w:rPr>
                <w:sz w:val="18"/>
                <w:szCs w:val="18"/>
              </w:rPr>
            </w:pPr>
            <w:r>
              <w:rPr>
                <w:sz w:val="18"/>
                <w:szCs w:val="18"/>
              </w:rPr>
              <w:t>sac-TMT</w:t>
            </w:r>
          </w:p>
          <w:p ns2:paraId="772C25D6" ns2:textId="5A3F2BCF" w:rsidR="00401477" w:rsidRDefault="00401477" w:rsidP="00FC5C60">
            <w:pPr>
              <w:spacing w:before="15" w:after="15"/>
              <w:jc w:val="center"/>
              <w:rPr>
                <w:sz w:val="18"/>
                <w:szCs w:val="18"/>
              </w:rPr>
            </w:pPr>
            <w:r>
              <w:rPr>
                <w:sz w:val="18"/>
                <w:szCs w:val="18"/>
              </w:rPr>
              <w:t xml:space="preserve"> 4 mg/kg + Pembrolizumab 400 mg </w:t>
            </w:r>
          </w:p>
        </w:tc>
        <w:tc>
          <w:tcPr>
            <w:tcW w:w="1405" w:type="dxa"/>
            <w:gridSpan w:val="2"/>
            <w:tcBorders>
              <w:top w:val="double" w:sz="6" w:space="0" w:color="auto"/>
              <w:left w:val="nil"/>
              <w:bottom w:val="single" w:sz="2" w:space="0" w:color="auto"/>
              <w:right w:val="single" w:sz="2" w:space="0" w:color="auto"/>
            </w:tcBorders>
          </w:tcPr>
          <w:p ns2:paraId="373A066D" ns2:textId="77777777" w:rsidR="00544F99" w:rsidRDefault="00544F99" w:rsidP="00544F99">
            <w:pPr>
              <w:spacing w:before="15" w:after="15"/>
              <w:jc w:val="center"/>
              <w:rPr>
                <w:sz w:val="18"/>
                <w:szCs w:val="18"/>
              </w:rPr>
            </w:pPr>
            <w:r>
              <w:rPr>
                <w:sz w:val="18"/>
                <w:szCs w:val="18"/>
              </w:rPr>
              <w:t>sac-TMT</w:t>
            </w:r>
          </w:p>
          <w:p ns2:paraId="73B478C0" ns2:textId="448099B0" w:rsidR="00401477" w:rsidRDefault="00401477" w:rsidP="00FC5C60">
            <w:pPr>
              <w:spacing w:before="15" w:after="15"/>
              <w:jc w:val="center"/>
              <w:rPr>
                <w:sz w:val="18"/>
                <w:szCs w:val="18"/>
              </w:rPr>
            </w:pPr>
            <w:r>
              <w:rPr>
                <w:sz w:val="18"/>
                <w:szCs w:val="18"/>
              </w:rPr>
              <w:t xml:space="preserve"> 5 mg/kg + Pembrolizumab 400 mg </w:t>
            </w:r>
          </w:p>
        </w:tc>
        <w:tc>
          <w:tcPr>
            <w:tcW w:w="1405" w:type="dxa"/>
            <w:gridSpan w:val="2"/>
            <w:tcBorders>
              <w:top w:val="double" w:sz="6" w:space="0" w:color="auto"/>
              <w:left w:val="nil"/>
              <w:bottom w:val="single" w:sz="2" w:space="0" w:color="auto"/>
            </w:tcBorders>
          </w:tcPr>
          <w:p ns2:paraId="6D89613F" ns2:textId="77777777" w:rsidR="00401477" w:rsidRDefault="00401477" w:rsidP="00FC5C60">
            <w:pPr>
              <w:spacing w:before="15" w:after="15"/>
              <w:jc w:val="center"/>
              <w:rPr>
                <w:sz w:val="18"/>
                <w:szCs w:val="18"/>
              </w:rPr>
            </w:pPr>
            <w:r>
              <w:rPr>
                <w:sz w:val="18"/>
                <w:szCs w:val="18"/>
              </w:rPr>
              <w:t xml:space="preserve">Total </w:t>
            </w:r>
          </w:p>
        </w:tc>
      </w:tr>
      <w:tr w:rsidR="00401477" ns2:paraId="20690E36" ns2:textId="77777777" w:rsidTr="00FC5C60">
        <w:tblPrEx>
          <w:tblBorders>
            <w:top w:val="single" w:sz="6" w:space="0" w:color="auto"/>
            <w:bottom w:val="single" w:sz="6" w:space="0" w:color="auto"/>
          </w:tblBorders>
        </w:tblPrEx>
        <w:trPr>
          <w:jc w:val="center"/>
        </w:trPr>
        <w:tc>
          <w:tcPr>
            <w:tcW w:w="3020" w:type="dxa"/>
            <w:tcBorders>
              <w:top w:val="nil"/>
              <w:bottom w:val="single" w:sz="2" w:space="0" w:color="auto"/>
              <w:right w:val="single" w:sz="2" w:space="0" w:color="auto"/>
            </w:tcBorders>
          </w:tcPr>
          <w:p ns2:paraId="12358897" ns2:textId="77777777" w:rsidR="00401477" w:rsidRDefault="00401477" w:rsidP="00FC5C60">
            <w:pPr>
              <w:spacing w:before="15" w:after="15"/>
              <w:rPr>
                <w:sz w:val="18"/>
                <w:szCs w:val="18"/>
              </w:rPr>
            </w:pPr>
          </w:p>
        </w:tc>
        <w:tc>
          <w:tcPr>
            <w:tcW w:w="702" w:type="dxa"/>
            <w:tcBorders>
              <w:top w:val="nil"/>
              <w:left w:val="nil"/>
              <w:bottom w:val="single" w:sz="2" w:space="0" w:color="auto"/>
              <w:right w:val="nil"/>
            </w:tcBorders>
          </w:tcPr>
          <w:p ns2:paraId="2AC5C40D" ns2:textId="77777777" w:rsidR="00401477" w:rsidRDefault="00401477" w:rsidP="00FC5C60">
            <w:pPr>
              <w:spacing w:before="15" w:after="15"/>
              <w:jc w:val="center"/>
              <w:rPr>
                <w:sz w:val="18"/>
                <w:szCs w:val="18"/>
              </w:rPr>
            </w:pPr>
            <w:r>
              <w:rPr>
                <w:sz w:val="18"/>
                <w:szCs w:val="18"/>
              </w:rPr>
              <w:t xml:space="preserve">n </w:t>
            </w:r>
          </w:p>
        </w:tc>
        <w:tc>
          <w:tcPr>
            <w:tcW w:w="703" w:type="dxa"/>
            <w:tcBorders>
              <w:top w:val="nil"/>
              <w:left w:val="nil"/>
              <w:bottom w:val="single" w:sz="2" w:space="0" w:color="auto"/>
              <w:right w:val="single" w:sz="2" w:space="0" w:color="auto"/>
            </w:tcBorders>
          </w:tcPr>
          <w:p ns2:paraId="7FFEED3A" ns2:textId="77777777" w:rsidR="00401477" w:rsidRDefault="00401477" w:rsidP="00FC5C60">
            <w:pPr>
              <w:spacing w:before="15" w:after="15"/>
              <w:jc w:val="center"/>
              <w:rPr>
                <w:sz w:val="18"/>
                <w:szCs w:val="18"/>
              </w:rPr>
            </w:pPr>
            <w:r>
              <w:rPr>
                <w:sz w:val="18"/>
                <w:szCs w:val="18"/>
              </w:rPr>
              <w:t xml:space="preserve">(%) </w:t>
            </w:r>
          </w:p>
        </w:tc>
        <w:tc>
          <w:tcPr>
            <w:tcW w:w="702" w:type="dxa"/>
            <w:tcBorders>
              <w:top w:val="nil"/>
              <w:left w:val="nil"/>
              <w:bottom w:val="single" w:sz="2" w:space="0" w:color="auto"/>
              <w:right w:val="nil"/>
            </w:tcBorders>
          </w:tcPr>
          <w:p ns2:paraId="71DFC759" ns2:textId="77777777" w:rsidR="00401477" w:rsidRDefault="00401477" w:rsidP="00FC5C60">
            <w:pPr>
              <w:spacing w:before="15" w:after="15"/>
              <w:jc w:val="center"/>
              <w:rPr>
                <w:sz w:val="18"/>
                <w:szCs w:val="18"/>
              </w:rPr>
            </w:pPr>
            <w:r>
              <w:rPr>
                <w:sz w:val="18"/>
                <w:szCs w:val="18"/>
              </w:rPr>
              <w:t xml:space="preserve">n </w:t>
            </w:r>
          </w:p>
        </w:tc>
        <w:tc>
          <w:tcPr>
            <w:tcW w:w="703" w:type="dxa"/>
            <w:tcBorders>
              <w:top w:val="nil"/>
              <w:left w:val="nil"/>
              <w:bottom w:val="single" w:sz="2" w:space="0" w:color="auto"/>
              <w:right w:val="single" w:sz="2" w:space="0" w:color="auto"/>
            </w:tcBorders>
          </w:tcPr>
          <w:p ns2:paraId="30EF9626" ns2:textId="77777777" w:rsidR="00401477" w:rsidRDefault="00401477" w:rsidP="00FC5C60">
            <w:pPr>
              <w:spacing w:before="15" w:after="15"/>
              <w:jc w:val="center"/>
              <w:rPr>
                <w:sz w:val="18"/>
                <w:szCs w:val="18"/>
              </w:rPr>
            </w:pPr>
            <w:r>
              <w:rPr>
                <w:sz w:val="18"/>
                <w:szCs w:val="18"/>
              </w:rPr>
              <w:t xml:space="preserve">(%) </w:t>
            </w:r>
          </w:p>
        </w:tc>
        <w:tc>
          <w:tcPr>
            <w:tcW w:w="702" w:type="dxa"/>
            <w:tcBorders>
              <w:top w:val="nil"/>
              <w:left w:val="nil"/>
              <w:bottom w:val="single" w:sz="2" w:space="0" w:color="auto"/>
              <w:right w:val="nil"/>
            </w:tcBorders>
          </w:tcPr>
          <w:p ns2:paraId="725FEA2C" ns2:textId="77777777" w:rsidR="00401477" w:rsidRDefault="00401477" w:rsidP="00FC5C60">
            <w:pPr>
              <w:spacing w:before="15" w:after="15"/>
              <w:jc w:val="center"/>
              <w:rPr>
                <w:sz w:val="18"/>
                <w:szCs w:val="18"/>
              </w:rPr>
            </w:pPr>
            <w:r>
              <w:rPr>
                <w:sz w:val="18"/>
                <w:szCs w:val="18"/>
              </w:rPr>
              <w:t xml:space="preserve">n </w:t>
            </w:r>
          </w:p>
        </w:tc>
        <w:tc>
          <w:tcPr>
            <w:tcW w:w="703" w:type="dxa"/>
            <w:tcBorders>
              <w:top w:val="nil"/>
              <w:left w:val="nil"/>
              <w:bottom w:val="single" w:sz="2" w:space="0" w:color="auto"/>
              <w:right w:val="single" w:sz="2" w:space="0" w:color="auto"/>
            </w:tcBorders>
          </w:tcPr>
          <w:p ns2:paraId="64A786EE" ns2:textId="77777777" w:rsidR="00401477" w:rsidRDefault="00401477" w:rsidP="00FC5C60">
            <w:pPr>
              <w:spacing w:before="15" w:after="15"/>
              <w:jc w:val="center"/>
              <w:rPr>
                <w:sz w:val="18"/>
                <w:szCs w:val="18"/>
              </w:rPr>
            </w:pPr>
            <w:r>
              <w:rPr>
                <w:sz w:val="18"/>
                <w:szCs w:val="18"/>
              </w:rPr>
              <w:t xml:space="preserve">(%) </w:t>
            </w:r>
          </w:p>
        </w:tc>
        <w:tc>
          <w:tcPr>
            <w:tcW w:w="702" w:type="dxa"/>
            <w:tcBorders>
              <w:top w:val="nil"/>
              <w:left w:val="nil"/>
              <w:bottom w:val="single" w:sz="2" w:space="0" w:color="auto"/>
              <w:right w:val="nil"/>
            </w:tcBorders>
          </w:tcPr>
          <w:p ns2:paraId="09F03680" ns2:textId="77777777" w:rsidR="00401477" w:rsidRDefault="00401477" w:rsidP="00FC5C60">
            <w:pPr>
              <w:spacing w:before="15" w:after="15"/>
              <w:jc w:val="center"/>
              <w:rPr>
                <w:sz w:val="18"/>
                <w:szCs w:val="18"/>
              </w:rPr>
            </w:pPr>
            <w:r>
              <w:rPr>
                <w:sz w:val="18"/>
                <w:szCs w:val="18"/>
              </w:rPr>
              <w:t xml:space="preserve">n </w:t>
            </w:r>
          </w:p>
        </w:tc>
        <w:tc>
          <w:tcPr>
            <w:tcW w:w="703" w:type="dxa"/>
            <w:tcBorders>
              <w:top w:val="nil"/>
              <w:left w:val="nil"/>
              <w:bottom w:val="single" w:sz="2" w:space="0" w:color="auto"/>
            </w:tcBorders>
          </w:tcPr>
          <w:p ns2:paraId="5F677E67" ns2:textId="77777777" w:rsidR="00401477" w:rsidRDefault="00401477" w:rsidP="00FC5C60">
            <w:pPr>
              <w:spacing w:before="15" w:after="15"/>
              <w:jc w:val="center"/>
              <w:rPr>
                <w:sz w:val="18"/>
                <w:szCs w:val="18"/>
              </w:rPr>
            </w:pPr>
            <w:r>
              <w:rPr>
                <w:sz w:val="18"/>
                <w:szCs w:val="18"/>
              </w:rPr>
              <w:t xml:space="preserve">(%) </w:t>
            </w:r>
          </w:p>
        </w:tc>
      </w:tr>
      <w:tr w:rsidR="00401477" ns2:paraId="3FBBC1E6" ns2:textId="77777777" w:rsidTr="00FC5C60">
        <w:tblPrEx>
          <w:tblBorders>
            <w:top w:val="single" w:sz="6" w:space="0" w:color="auto"/>
            <w:bottom w:val="single" w:sz="6" w:space="0" w:color="auto"/>
          </w:tblBorders>
        </w:tblPrEx>
        <w:trPr>
          <w:jc w:val="center"/>
        </w:trPr>
        <w:tc>
          <w:tcPr>
            <w:tcW w:w="3020" w:type="dxa"/>
            <w:tcBorders>
              <w:top w:val="nil"/>
              <w:bottom w:val="single" w:sz="2" w:space="0" w:color="auto"/>
              <w:right w:val="single" w:sz="2" w:space="0" w:color="auto"/>
            </w:tcBorders>
          </w:tcPr>
          <w:p ns2:paraId="7952EA75" ns2:textId="77777777" w:rsidR="00401477" w:rsidRDefault="00401477" w:rsidP="00FC5C60">
            <w:pPr>
              <w:spacing w:after="60"/>
              <w:ind w:left="160" w:right="1" w:hanging="160"/>
              <w:rPr>
                <w:sz w:val="18"/>
                <w:szCs w:val="18"/>
              </w:rPr>
            </w:pPr>
            <w:r>
              <w:rPr>
                <w:sz w:val="18"/>
                <w:szCs w:val="18"/>
              </w:rPr>
              <w:t xml:space="preserve"> Participants in population </w:t>
            </w:r>
          </w:p>
        </w:tc>
        <w:tc>
          <w:tcPr>
            <w:tcW w:w="702" w:type="dxa"/>
            <w:tcBorders>
              <w:top w:val="nil"/>
              <w:left w:val="nil"/>
              <w:bottom w:val="single" w:sz="2" w:space="0" w:color="auto"/>
              <w:right w:val="nil"/>
            </w:tcBorders>
          </w:tcPr>
          <w:p ns2:paraId="7CF97739" ns2:textId="77777777" w:rsidR="00401477" w:rsidRDefault="00401477" w:rsidP="00FC5C60">
            <w:pPr>
              <w:tabs>
                <w:tab w:val="decimal" w:pos="309"/>
                <w:tab w:val="left" w:pos="389"/>
              </w:tabs>
              <w:spacing w:after="60"/>
              <w:rPr>
                <w:sz w:val="18"/>
                <w:szCs w:val="18"/>
              </w:rPr>
            </w:pPr>
            <w:r>
              <w:rPr>
                <w:sz w:val="18"/>
                <w:szCs w:val="18"/>
              </w:rPr>
              <w:tab/>
              <w:t xml:space="preserve">3 </w:t>
            </w:r>
          </w:p>
        </w:tc>
        <w:tc>
          <w:tcPr>
            <w:tcW w:w="703" w:type="dxa"/>
            <w:tcBorders>
              <w:top w:val="nil"/>
              <w:left w:val="nil"/>
              <w:bottom w:val="single" w:sz="2" w:space="0" w:color="auto"/>
              <w:right w:val="single" w:sz="2" w:space="0" w:color="auto"/>
            </w:tcBorders>
          </w:tcPr>
          <w:p ns2:paraId="095FB521" ns2:textId="77777777" w:rsidR="00401477" w:rsidRDefault="00401477" w:rsidP="00FC5C60">
            <w:pPr>
              <w:tabs>
                <w:tab w:val="decimal" w:pos="199"/>
                <w:tab w:val="left" w:pos="279"/>
              </w:tabs>
              <w:spacing w:after="60"/>
              <w:rPr>
                <w:sz w:val="18"/>
                <w:szCs w:val="18"/>
              </w:rPr>
            </w:pPr>
            <w:r>
              <w:rPr>
                <w:sz w:val="18"/>
                <w:szCs w:val="18"/>
              </w:rPr>
              <w:tab/>
            </w:r>
          </w:p>
        </w:tc>
        <w:tc>
          <w:tcPr>
            <w:tcW w:w="702" w:type="dxa"/>
            <w:tcBorders>
              <w:top w:val="nil"/>
              <w:left w:val="nil"/>
              <w:bottom w:val="single" w:sz="2" w:space="0" w:color="auto"/>
              <w:right w:val="nil"/>
            </w:tcBorders>
          </w:tcPr>
          <w:p ns2:paraId="37B46A5C" ns2:textId="77777777" w:rsidR="00401477" w:rsidRDefault="00401477" w:rsidP="00FC5C60">
            <w:pPr>
              <w:tabs>
                <w:tab w:val="decimal" w:pos="309"/>
                <w:tab w:val="left" w:pos="389"/>
              </w:tabs>
              <w:spacing w:after="60"/>
              <w:rPr>
                <w:sz w:val="18"/>
                <w:szCs w:val="18"/>
              </w:rPr>
            </w:pPr>
            <w:r>
              <w:rPr>
                <w:sz w:val="18"/>
                <w:szCs w:val="18"/>
              </w:rPr>
              <w:tab/>
              <w:t xml:space="preserve">70 </w:t>
            </w:r>
          </w:p>
        </w:tc>
        <w:tc>
          <w:tcPr>
            <w:tcW w:w="703" w:type="dxa"/>
            <w:tcBorders>
              <w:top w:val="nil"/>
              <w:left w:val="nil"/>
              <w:bottom w:val="single" w:sz="2" w:space="0" w:color="auto"/>
              <w:right w:val="single" w:sz="2" w:space="0" w:color="auto"/>
            </w:tcBorders>
          </w:tcPr>
          <w:p ns2:paraId="1F612E2E" ns2:textId="77777777" w:rsidR="00401477" w:rsidRDefault="00401477" w:rsidP="00FC5C60">
            <w:pPr>
              <w:tabs>
                <w:tab w:val="decimal" w:pos="199"/>
                <w:tab w:val="left" w:pos="279"/>
              </w:tabs>
              <w:spacing w:after="60"/>
              <w:rPr>
                <w:sz w:val="18"/>
                <w:szCs w:val="18"/>
              </w:rPr>
            </w:pPr>
            <w:r>
              <w:rPr>
                <w:sz w:val="18"/>
                <w:szCs w:val="18"/>
              </w:rPr>
              <w:tab/>
            </w:r>
          </w:p>
        </w:tc>
        <w:tc>
          <w:tcPr>
            <w:tcW w:w="702" w:type="dxa"/>
            <w:tcBorders>
              <w:top w:val="nil"/>
              <w:left w:val="nil"/>
              <w:bottom w:val="single" w:sz="2" w:space="0" w:color="auto"/>
              <w:right w:val="nil"/>
            </w:tcBorders>
          </w:tcPr>
          <w:p ns2:paraId="6E355D9F" ns2:textId="77777777" w:rsidR="00401477" w:rsidRDefault="00401477" w:rsidP="00FC5C60">
            <w:pPr>
              <w:tabs>
                <w:tab w:val="decimal" w:pos="309"/>
                <w:tab w:val="left" w:pos="389"/>
              </w:tabs>
              <w:spacing w:after="60"/>
              <w:rPr>
                <w:sz w:val="18"/>
                <w:szCs w:val="18"/>
              </w:rPr>
            </w:pPr>
            <w:r>
              <w:rPr>
                <w:sz w:val="18"/>
                <w:szCs w:val="18"/>
              </w:rPr>
              <w:tab/>
              <w:t xml:space="preserve">98 </w:t>
            </w:r>
          </w:p>
        </w:tc>
        <w:tc>
          <w:tcPr>
            <w:tcW w:w="703" w:type="dxa"/>
            <w:tcBorders>
              <w:top w:val="nil"/>
              <w:left w:val="nil"/>
              <w:bottom w:val="single" w:sz="2" w:space="0" w:color="auto"/>
              <w:right w:val="single" w:sz="2" w:space="0" w:color="auto"/>
            </w:tcBorders>
          </w:tcPr>
          <w:p ns2:paraId="10557E79" ns2:textId="77777777" w:rsidR="00401477" w:rsidRDefault="00401477" w:rsidP="00FC5C60">
            <w:pPr>
              <w:tabs>
                <w:tab w:val="decimal" w:pos="199"/>
                <w:tab w:val="left" w:pos="279"/>
              </w:tabs>
              <w:spacing w:after="60"/>
              <w:rPr>
                <w:sz w:val="18"/>
                <w:szCs w:val="18"/>
              </w:rPr>
            </w:pPr>
            <w:r>
              <w:rPr>
                <w:sz w:val="18"/>
                <w:szCs w:val="18"/>
              </w:rPr>
              <w:tab/>
            </w:r>
          </w:p>
        </w:tc>
        <w:tc>
          <w:tcPr>
            <w:tcW w:w="702" w:type="dxa"/>
            <w:tcBorders>
              <w:top w:val="nil"/>
              <w:left w:val="nil"/>
              <w:bottom w:val="single" w:sz="2" w:space="0" w:color="auto"/>
              <w:right w:val="nil"/>
            </w:tcBorders>
          </w:tcPr>
          <w:p ns2:paraId="3AE1960A" ns2:textId="77777777" w:rsidR="00401477" w:rsidRDefault="00401477" w:rsidP="00FC5C60">
            <w:pPr>
              <w:tabs>
                <w:tab w:val="decimal" w:pos="309"/>
                <w:tab w:val="left" w:pos="389"/>
              </w:tabs>
              <w:spacing w:after="60"/>
              <w:rPr>
                <w:sz w:val="18"/>
                <w:szCs w:val="18"/>
              </w:rPr>
            </w:pPr>
            <w:r>
              <w:rPr>
                <w:sz w:val="18"/>
                <w:szCs w:val="18"/>
              </w:rPr>
              <w:tab/>
              <w:t xml:space="preserve">171 </w:t>
            </w:r>
          </w:p>
        </w:tc>
        <w:tc>
          <w:tcPr>
            <w:tcW w:w="703" w:type="dxa"/>
            <w:tcBorders>
              <w:top w:val="nil"/>
              <w:left w:val="nil"/>
              <w:bottom w:val="single" w:sz="2" w:space="0" w:color="auto"/>
            </w:tcBorders>
          </w:tcPr>
          <w:p ns2:paraId="7B45CC4E" ns2:textId="77777777" w:rsidR="00401477" w:rsidRDefault="00401477" w:rsidP="00FC5C60">
            <w:pPr>
              <w:tabs>
                <w:tab w:val="decimal" w:pos="199"/>
                <w:tab w:val="left" w:pos="279"/>
              </w:tabs>
              <w:spacing w:after="60"/>
              <w:rPr>
                <w:sz w:val="18"/>
                <w:szCs w:val="18"/>
              </w:rPr>
            </w:pPr>
            <w:r>
              <w:rPr>
                <w:sz w:val="18"/>
                <w:szCs w:val="18"/>
              </w:rPr>
              <w:tab/>
            </w:r>
          </w:p>
        </w:tc>
      </w:tr>
      <w:tr w:rsidR="00401477" ns2:paraId="28342AA0" ns2:textId="77777777" w:rsidTr="00FC5C60">
        <w:tblPrEx>
          <w:tblBorders>
            <w:top w:val="single" w:sz="6" w:space="0" w:color="auto"/>
            <w:bottom w:val="single" w:sz="6" w:space="0" w:color="auto"/>
          </w:tblBorders>
        </w:tblPrEx>
        <w:trPr>
          <w:jc w:val="center"/>
        </w:trPr>
        <w:tc>
          <w:tcPr>
            <w:tcW w:w="8640" w:type="dxa"/>
            <w:gridSpan w:val="9"/>
            <w:tcBorders>
              <w:top w:val="nil"/>
              <w:bottom w:val="single" w:sz="2" w:space="0" w:color="auto"/>
            </w:tcBorders>
          </w:tcPr>
          <w:p ns2:paraId="210A6E3F" ns2:textId="77777777" w:rsidR="00401477" w:rsidRDefault="00401477" w:rsidP="00FC5C60">
            <w:pPr>
              <w:spacing w:after="60"/>
              <w:ind w:left="160" w:right="1" w:hanging="160"/>
              <w:rPr>
                <w:sz w:val="18"/>
                <w:szCs w:val="18"/>
              </w:rPr>
            </w:pPr>
            <w:r>
              <w:rPr>
                <w:sz w:val="18"/>
                <w:szCs w:val="18"/>
              </w:rPr>
              <w:t xml:space="preserve"> </w:t>
            </w:r>
            <w:r>
              <w:rPr>
                <w:b/>
                <w:bCs/>
                <w:sz w:val="18"/>
                <w:szCs w:val="18"/>
              </w:rPr>
              <w:t>Status for Study Treatment in Trial</w:t>
            </w:r>
            <w:r>
              <w:rPr>
                <w:sz w:val="18"/>
                <w:szCs w:val="18"/>
              </w:rPr>
              <w:t xml:space="preserve"> </w:t>
            </w:r>
          </w:p>
        </w:tc>
      </w:tr>
      <w:tr w:rsidR="00401477" ns2:paraId="41EBEDE7" ns2:textId="77777777" w:rsidTr="00FC5C60">
        <w:tblPrEx>
          <w:tblBorders>
            <w:top w:val="single" w:sz="6" w:space="0" w:color="auto"/>
            <w:bottom w:val="single" w:sz="6" w:space="0" w:color="auto"/>
          </w:tblBorders>
        </w:tblPrEx>
        <w:trPr>
          <w:jc w:val="center"/>
        </w:trPr>
        <w:tc>
          <w:tcPr>
            <w:tcW w:w="3020" w:type="dxa"/>
            <w:tcBorders>
              <w:top w:val="nil"/>
              <w:bottom w:val="nil"/>
              <w:right w:val="single" w:sz="2" w:space="0" w:color="auto"/>
            </w:tcBorders>
          </w:tcPr>
          <w:p ns2:paraId="7453F764" ns2:textId="77777777" w:rsidR="00401477" w:rsidRDefault="00401477" w:rsidP="00FC5C60">
            <w:pPr>
              <w:spacing w:before="15" w:after="15"/>
              <w:ind w:left="160" w:right="1" w:hanging="160"/>
              <w:rPr>
                <w:sz w:val="18"/>
                <w:szCs w:val="18"/>
              </w:rPr>
            </w:pPr>
            <w:r>
              <w:rPr>
                <w:sz w:val="18"/>
                <w:szCs w:val="18"/>
              </w:rPr>
              <w:t xml:space="preserve"> Started </w:t>
            </w:r>
          </w:p>
        </w:tc>
        <w:tc>
          <w:tcPr>
            <w:tcW w:w="702" w:type="dxa"/>
            <w:tcBorders>
              <w:top w:val="nil"/>
              <w:left w:val="nil"/>
              <w:bottom w:val="nil"/>
              <w:right w:val="nil"/>
            </w:tcBorders>
          </w:tcPr>
          <w:p ns2:paraId="5446AB2B" ns2:textId="77777777" w:rsidR="00401477" w:rsidRDefault="00401477" w:rsidP="00FC5C60">
            <w:pPr>
              <w:tabs>
                <w:tab w:val="decimal" w:pos="309"/>
                <w:tab w:val="left" w:pos="389"/>
              </w:tabs>
              <w:spacing w:before="15" w:after="15"/>
              <w:rPr>
                <w:sz w:val="18"/>
                <w:szCs w:val="18"/>
              </w:rPr>
            </w:pPr>
            <w:r>
              <w:rPr>
                <w:sz w:val="18"/>
                <w:szCs w:val="18"/>
              </w:rPr>
              <w:tab/>
              <w:t xml:space="preserve">3 </w:t>
            </w:r>
          </w:p>
        </w:tc>
        <w:tc>
          <w:tcPr>
            <w:tcW w:w="703" w:type="dxa"/>
            <w:tcBorders>
              <w:top w:val="nil"/>
              <w:left w:val="nil"/>
              <w:bottom w:val="nil"/>
              <w:right w:val="single" w:sz="2" w:space="0" w:color="auto"/>
            </w:tcBorders>
          </w:tcPr>
          <w:p ns2:paraId="36216391" ns2:textId="77777777" w:rsidR="00401477" w:rsidRDefault="00401477" w:rsidP="00FC5C60">
            <w:pPr>
              <w:tabs>
                <w:tab w:val="decimal" w:pos="199"/>
                <w:tab w:val="left" w:pos="279"/>
              </w:tabs>
              <w:spacing w:before="15" w:after="15"/>
              <w:rPr>
                <w:sz w:val="18"/>
                <w:szCs w:val="18"/>
              </w:rPr>
            </w:pPr>
            <w:r>
              <w:rPr>
                <w:sz w:val="18"/>
                <w:szCs w:val="18"/>
              </w:rPr>
              <w:tab/>
            </w:r>
          </w:p>
        </w:tc>
        <w:tc>
          <w:tcPr>
            <w:tcW w:w="702" w:type="dxa"/>
            <w:tcBorders>
              <w:top w:val="nil"/>
              <w:left w:val="nil"/>
              <w:bottom w:val="nil"/>
              <w:right w:val="nil"/>
            </w:tcBorders>
          </w:tcPr>
          <w:p ns2:paraId="39F58E70" ns2:textId="77777777" w:rsidR="00401477" w:rsidRDefault="00401477" w:rsidP="00FC5C60">
            <w:pPr>
              <w:tabs>
                <w:tab w:val="decimal" w:pos="309"/>
                <w:tab w:val="left" w:pos="389"/>
              </w:tabs>
              <w:spacing w:before="15" w:after="15"/>
              <w:rPr>
                <w:sz w:val="18"/>
                <w:szCs w:val="18"/>
              </w:rPr>
            </w:pPr>
            <w:r>
              <w:rPr>
                <w:sz w:val="18"/>
                <w:szCs w:val="18"/>
              </w:rPr>
              <w:tab/>
              <w:t xml:space="preserve">70 </w:t>
            </w:r>
          </w:p>
        </w:tc>
        <w:tc>
          <w:tcPr>
            <w:tcW w:w="703" w:type="dxa"/>
            <w:tcBorders>
              <w:top w:val="nil"/>
              <w:left w:val="nil"/>
              <w:bottom w:val="nil"/>
              <w:right w:val="single" w:sz="2" w:space="0" w:color="auto"/>
            </w:tcBorders>
          </w:tcPr>
          <w:p ns2:paraId="1C663395" ns2:textId="77777777" w:rsidR="00401477" w:rsidRDefault="00401477" w:rsidP="00FC5C60">
            <w:pPr>
              <w:tabs>
                <w:tab w:val="decimal" w:pos="199"/>
                <w:tab w:val="left" w:pos="279"/>
              </w:tabs>
              <w:spacing w:before="15" w:after="15"/>
              <w:rPr>
                <w:sz w:val="18"/>
                <w:szCs w:val="18"/>
              </w:rPr>
            </w:pPr>
            <w:r>
              <w:rPr>
                <w:sz w:val="18"/>
                <w:szCs w:val="18"/>
              </w:rPr>
              <w:tab/>
            </w:r>
          </w:p>
        </w:tc>
        <w:tc>
          <w:tcPr>
            <w:tcW w:w="702" w:type="dxa"/>
            <w:tcBorders>
              <w:top w:val="nil"/>
              <w:left w:val="nil"/>
              <w:bottom w:val="nil"/>
              <w:right w:val="nil"/>
            </w:tcBorders>
          </w:tcPr>
          <w:p ns2:paraId="17D5AD41" ns2:textId="77777777" w:rsidR="00401477" w:rsidRDefault="00401477" w:rsidP="00FC5C60">
            <w:pPr>
              <w:tabs>
                <w:tab w:val="decimal" w:pos="309"/>
                <w:tab w:val="left" w:pos="389"/>
              </w:tabs>
              <w:spacing w:before="15" w:after="15"/>
              <w:rPr>
                <w:sz w:val="18"/>
                <w:szCs w:val="18"/>
              </w:rPr>
            </w:pPr>
            <w:r>
              <w:rPr>
                <w:sz w:val="18"/>
                <w:szCs w:val="18"/>
              </w:rPr>
              <w:tab/>
              <w:t xml:space="preserve">98 </w:t>
            </w:r>
          </w:p>
        </w:tc>
        <w:tc>
          <w:tcPr>
            <w:tcW w:w="703" w:type="dxa"/>
            <w:tcBorders>
              <w:top w:val="nil"/>
              <w:left w:val="nil"/>
              <w:bottom w:val="nil"/>
              <w:right w:val="single" w:sz="2" w:space="0" w:color="auto"/>
            </w:tcBorders>
          </w:tcPr>
          <w:p ns2:paraId="7B644D15" ns2:textId="77777777" w:rsidR="00401477" w:rsidRDefault="00401477" w:rsidP="00FC5C60">
            <w:pPr>
              <w:tabs>
                <w:tab w:val="decimal" w:pos="199"/>
                <w:tab w:val="left" w:pos="279"/>
              </w:tabs>
              <w:spacing w:before="15" w:after="15"/>
              <w:rPr>
                <w:sz w:val="18"/>
                <w:szCs w:val="18"/>
              </w:rPr>
            </w:pPr>
            <w:r>
              <w:rPr>
                <w:sz w:val="18"/>
                <w:szCs w:val="18"/>
              </w:rPr>
              <w:tab/>
            </w:r>
          </w:p>
        </w:tc>
        <w:tc>
          <w:tcPr>
            <w:tcW w:w="702" w:type="dxa"/>
            <w:tcBorders>
              <w:top w:val="nil"/>
              <w:left w:val="nil"/>
              <w:bottom w:val="nil"/>
              <w:right w:val="nil"/>
            </w:tcBorders>
          </w:tcPr>
          <w:p ns2:paraId="51EE20DB" ns2:textId="77777777" w:rsidR="00401477" w:rsidRDefault="00401477" w:rsidP="00FC5C60">
            <w:pPr>
              <w:tabs>
                <w:tab w:val="decimal" w:pos="309"/>
                <w:tab w:val="left" w:pos="389"/>
              </w:tabs>
              <w:spacing w:before="15" w:after="15"/>
              <w:rPr>
                <w:sz w:val="18"/>
                <w:szCs w:val="18"/>
              </w:rPr>
            </w:pPr>
            <w:r>
              <w:rPr>
                <w:sz w:val="18"/>
                <w:szCs w:val="18"/>
              </w:rPr>
              <w:tab/>
              <w:t xml:space="preserve">171 </w:t>
            </w:r>
          </w:p>
        </w:tc>
        <w:tc>
          <w:tcPr>
            <w:tcW w:w="703" w:type="dxa"/>
            <w:tcBorders>
              <w:top w:val="nil"/>
              <w:left w:val="nil"/>
              <w:bottom w:val="nil"/>
            </w:tcBorders>
          </w:tcPr>
          <w:p ns2:paraId="376F3FB6" ns2:textId="77777777" w:rsidR="00401477" w:rsidRDefault="00401477" w:rsidP="00FC5C60">
            <w:pPr>
              <w:tabs>
                <w:tab w:val="decimal" w:pos="199"/>
                <w:tab w:val="left" w:pos="279"/>
              </w:tabs>
              <w:spacing w:before="15" w:after="15"/>
              <w:rPr>
                <w:sz w:val="18"/>
                <w:szCs w:val="18"/>
              </w:rPr>
            </w:pPr>
            <w:r>
              <w:rPr>
                <w:sz w:val="18"/>
                <w:szCs w:val="18"/>
              </w:rPr>
              <w:tab/>
            </w:r>
          </w:p>
        </w:tc>
      </w:tr>
      <w:tr w:rsidR="00401477" ns2:paraId="5447852B" ns2:textId="77777777" w:rsidTr="00FC5C60">
        <w:tblPrEx>
          <w:tblBorders>
            <w:top w:val="single" w:sz="6" w:space="0" w:color="auto"/>
            <w:bottom w:val="single" w:sz="6" w:space="0" w:color="auto"/>
          </w:tblBorders>
        </w:tblPrEx>
        <w:trPr>
          <w:jc w:val="center"/>
        </w:trPr>
        <w:tc>
          <w:tcPr>
            <w:tcW w:w="3020" w:type="dxa"/>
            <w:tcBorders>
              <w:top w:val="nil"/>
              <w:bottom w:val="nil"/>
              <w:right w:val="single" w:sz="2" w:space="0" w:color="auto"/>
            </w:tcBorders>
          </w:tcPr>
          <w:p ns2:paraId="13128705" ns2:textId="77777777" w:rsidR="00401477" w:rsidRDefault="00401477" w:rsidP="00FC5C60">
            <w:pPr>
              <w:spacing w:before="15" w:after="15"/>
              <w:ind w:left="160" w:right="1" w:hanging="160"/>
              <w:rPr>
                <w:sz w:val="18"/>
                <w:szCs w:val="18"/>
              </w:rPr>
            </w:pPr>
            <w:r>
              <w:rPr>
                <w:sz w:val="18"/>
                <w:szCs w:val="18"/>
              </w:rPr>
              <w:t xml:space="preserve"> Discontinued </w:t>
            </w:r>
          </w:p>
        </w:tc>
        <w:tc>
          <w:tcPr>
            <w:tcW w:w="702" w:type="dxa"/>
            <w:tcBorders>
              <w:top w:val="nil"/>
              <w:left w:val="nil"/>
              <w:bottom w:val="nil"/>
              <w:right w:val="nil"/>
            </w:tcBorders>
          </w:tcPr>
          <w:p ns2:paraId="48D284F6" ns2:textId="77777777" w:rsidR="00401477" w:rsidRDefault="00401477" w:rsidP="00FC5C60">
            <w:pPr>
              <w:tabs>
                <w:tab w:val="decimal" w:pos="309"/>
                <w:tab w:val="left" w:pos="389"/>
              </w:tabs>
              <w:spacing w:before="15" w:after="15"/>
              <w:rPr>
                <w:sz w:val="18"/>
                <w:szCs w:val="18"/>
              </w:rPr>
            </w:pPr>
            <w:r>
              <w:rPr>
                <w:sz w:val="18"/>
                <w:szCs w:val="18"/>
              </w:rPr>
              <w:tab/>
              <w:t xml:space="preserve">1 </w:t>
            </w:r>
          </w:p>
        </w:tc>
        <w:tc>
          <w:tcPr>
            <w:tcW w:w="703" w:type="dxa"/>
            <w:tcBorders>
              <w:top w:val="nil"/>
              <w:left w:val="nil"/>
              <w:bottom w:val="nil"/>
              <w:right w:val="single" w:sz="2" w:space="0" w:color="auto"/>
            </w:tcBorders>
          </w:tcPr>
          <w:p ns2:paraId="4F43A968" ns2:textId="77777777" w:rsidR="00401477" w:rsidRDefault="00401477" w:rsidP="00FC5C60">
            <w:pPr>
              <w:tabs>
                <w:tab w:val="decimal" w:pos="199"/>
                <w:tab w:val="left" w:pos="279"/>
              </w:tabs>
              <w:spacing w:before="15" w:after="15"/>
              <w:rPr>
                <w:sz w:val="18"/>
                <w:szCs w:val="18"/>
              </w:rPr>
            </w:pPr>
            <w:r>
              <w:rPr>
                <w:sz w:val="18"/>
                <w:szCs w:val="18"/>
              </w:rPr>
              <w:tab/>
              <w:t xml:space="preserve">(33.3) </w:t>
            </w:r>
          </w:p>
        </w:tc>
        <w:tc>
          <w:tcPr>
            <w:tcW w:w="702" w:type="dxa"/>
            <w:tcBorders>
              <w:top w:val="nil"/>
              <w:left w:val="nil"/>
              <w:bottom w:val="nil"/>
              <w:right w:val="nil"/>
            </w:tcBorders>
          </w:tcPr>
          <w:p ns2:paraId="71C6E507" ns2:textId="77777777" w:rsidR="00401477" w:rsidRDefault="00401477" w:rsidP="00FC5C60">
            <w:pPr>
              <w:tabs>
                <w:tab w:val="decimal" w:pos="309"/>
                <w:tab w:val="left" w:pos="389"/>
              </w:tabs>
              <w:spacing w:before="15" w:after="15"/>
              <w:rPr>
                <w:sz w:val="18"/>
                <w:szCs w:val="18"/>
              </w:rPr>
            </w:pPr>
            <w:r>
              <w:rPr>
                <w:sz w:val="18"/>
                <w:szCs w:val="18"/>
              </w:rPr>
              <w:tab/>
              <w:t xml:space="preserve">8 </w:t>
            </w:r>
          </w:p>
        </w:tc>
        <w:tc>
          <w:tcPr>
            <w:tcW w:w="703" w:type="dxa"/>
            <w:tcBorders>
              <w:top w:val="nil"/>
              <w:left w:val="nil"/>
              <w:bottom w:val="nil"/>
              <w:right w:val="single" w:sz="2" w:space="0" w:color="auto"/>
            </w:tcBorders>
          </w:tcPr>
          <w:p ns2:paraId="764D2D1C" ns2:textId="77777777" w:rsidR="00401477" w:rsidRDefault="00401477" w:rsidP="00FC5C60">
            <w:pPr>
              <w:tabs>
                <w:tab w:val="decimal" w:pos="199"/>
                <w:tab w:val="left" w:pos="279"/>
              </w:tabs>
              <w:spacing w:before="15" w:after="15"/>
              <w:rPr>
                <w:sz w:val="18"/>
                <w:szCs w:val="18"/>
              </w:rPr>
            </w:pPr>
            <w:r>
              <w:rPr>
                <w:sz w:val="18"/>
                <w:szCs w:val="18"/>
              </w:rPr>
              <w:tab/>
              <w:t xml:space="preserve">(11.4) </w:t>
            </w:r>
          </w:p>
        </w:tc>
        <w:tc>
          <w:tcPr>
            <w:tcW w:w="702" w:type="dxa"/>
            <w:tcBorders>
              <w:top w:val="nil"/>
              <w:left w:val="nil"/>
              <w:bottom w:val="nil"/>
              <w:right w:val="nil"/>
            </w:tcBorders>
          </w:tcPr>
          <w:p ns2:paraId="09C876D9" ns2:textId="77777777" w:rsidR="00401477" w:rsidRDefault="00401477" w:rsidP="00FC5C60">
            <w:pPr>
              <w:tabs>
                <w:tab w:val="decimal" w:pos="309"/>
                <w:tab w:val="left" w:pos="389"/>
              </w:tabs>
              <w:spacing w:before="15" w:after="15"/>
              <w:rPr>
                <w:sz w:val="18"/>
                <w:szCs w:val="18"/>
              </w:rPr>
            </w:pPr>
            <w:r>
              <w:rPr>
                <w:sz w:val="18"/>
                <w:szCs w:val="18"/>
              </w:rPr>
              <w:tab/>
              <w:t xml:space="preserve">41 </w:t>
            </w:r>
          </w:p>
        </w:tc>
        <w:tc>
          <w:tcPr>
            <w:tcW w:w="703" w:type="dxa"/>
            <w:tcBorders>
              <w:top w:val="nil"/>
              <w:left w:val="nil"/>
              <w:bottom w:val="nil"/>
              <w:right w:val="single" w:sz="2" w:space="0" w:color="auto"/>
            </w:tcBorders>
          </w:tcPr>
          <w:p ns2:paraId="6A84170E" ns2:textId="77777777" w:rsidR="00401477" w:rsidRDefault="00401477" w:rsidP="00FC5C60">
            <w:pPr>
              <w:tabs>
                <w:tab w:val="decimal" w:pos="199"/>
                <w:tab w:val="left" w:pos="279"/>
              </w:tabs>
              <w:spacing w:before="15" w:after="15"/>
              <w:rPr>
                <w:sz w:val="18"/>
                <w:szCs w:val="18"/>
              </w:rPr>
            </w:pPr>
            <w:r>
              <w:rPr>
                <w:sz w:val="18"/>
                <w:szCs w:val="18"/>
              </w:rPr>
              <w:tab/>
              <w:t xml:space="preserve">(41.8) </w:t>
            </w:r>
          </w:p>
        </w:tc>
        <w:tc>
          <w:tcPr>
            <w:tcW w:w="702" w:type="dxa"/>
            <w:tcBorders>
              <w:top w:val="nil"/>
              <w:left w:val="nil"/>
              <w:bottom w:val="nil"/>
              <w:right w:val="nil"/>
            </w:tcBorders>
          </w:tcPr>
          <w:p ns2:paraId="68756513" ns2:textId="77777777" w:rsidR="00401477" w:rsidRDefault="00401477" w:rsidP="00FC5C60">
            <w:pPr>
              <w:tabs>
                <w:tab w:val="decimal" w:pos="309"/>
                <w:tab w:val="left" w:pos="389"/>
              </w:tabs>
              <w:spacing w:before="15" w:after="15"/>
              <w:rPr>
                <w:sz w:val="18"/>
                <w:szCs w:val="18"/>
              </w:rPr>
            </w:pPr>
            <w:r>
              <w:rPr>
                <w:sz w:val="18"/>
                <w:szCs w:val="18"/>
              </w:rPr>
              <w:tab/>
              <w:t xml:space="preserve">50 </w:t>
            </w:r>
          </w:p>
        </w:tc>
        <w:tc>
          <w:tcPr>
            <w:tcW w:w="703" w:type="dxa"/>
            <w:tcBorders>
              <w:top w:val="nil"/>
              <w:left w:val="nil"/>
              <w:bottom w:val="nil"/>
            </w:tcBorders>
          </w:tcPr>
          <w:p ns2:paraId="7AB386CE" ns2:textId="77777777" w:rsidR="00401477" w:rsidRDefault="00401477" w:rsidP="00FC5C60">
            <w:pPr>
              <w:tabs>
                <w:tab w:val="decimal" w:pos="199"/>
                <w:tab w:val="left" w:pos="279"/>
              </w:tabs>
              <w:spacing w:before="15" w:after="15"/>
              <w:rPr>
                <w:sz w:val="18"/>
                <w:szCs w:val="18"/>
              </w:rPr>
            </w:pPr>
            <w:r>
              <w:rPr>
                <w:sz w:val="18"/>
                <w:szCs w:val="18"/>
              </w:rPr>
              <w:tab/>
              <w:t xml:space="preserve">(29.2) </w:t>
            </w:r>
          </w:p>
        </w:tc>
      </w:tr>
      <w:tr w:rsidR="00401477" ns2:paraId="7074B93E" ns2:textId="77777777" w:rsidTr="00FC5C60">
        <w:tblPrEx>
          <w:tblBorders>
            <w:top w:val="single" w:sz="6" w:space="0" w:color="auto"/>
            <w:bottom w:val="single" w:sz="6" w:space="0" w:color="auto"/>
          </w:tblBorders>
        </w:tblPrEx>
        <w:trPr>
          <w:jc w:val="center"/>
        </w:trPr>
        <w:tc>
          <w:tcPr>
            <w:tcW w:w="3020" w:type="dxa"/>
            <w:tcBorders>
              <w:top w:val="nil"/>
              <w:bottom w:val="nil"/>
              <w:right w:val="single" w:sz="2" w:space="0" w:color="auto"/>
            </w:tcBorders>
          </w:tcPr>
          <w:p ns2:paraId="56CCB808" ns2:textId="77777777" w:rsidR="00401477" w:rsidRDefault="00401477" w:rsidP="00FC5C60">
            <w:pPr>
              <w:spacing w:before="15" w:after="15"/>
              <w:ind w:left="160" w:right="1" w:hanging="160"/>
              <w:rPr>
                <w:sz w:val="18"/>
                <w:szCs w:val="18"/>
              </w:rPr>
            </w:pPr>
            <w:r>
              <w:rPr>
                <w:sz w:val="18"/>
                <w:szCs w:val="18"/>
              </w:rPr>
              <w:t xml:space="preserve">    Adverse Events </w:t>
            </w:r>
          </w:p>
        </w:tc>
        <w:tc>
          <w:tcPr>
            <w:tcW w:w="702" w:type="dxa"/>
            <w:tcBorders>
              <w:top w:val="nil"/>
              <w:left w:val="nil"/>
              <w:bottom w:val="nil"/>
              <w:right w:val="nil"/>
            </w:tcBorders>
          </w:tcPr>
          <w:p ns2:paraId="06BCFCF3" ns2:textId="77777777" w:rsidR="00401477" w:rsidRDefault="00401477" w:rsidP="00FC5C60">
            <w:pPr>
              <w:tabs>
                <w:tab w:val="decimal" w:pos="309"/>
                <w:tab w:val="left" w:pos="389"/>
              </w:tabs>
              <w:spacing w:before="15" w:after="15"/>
              <w:rPr>
                <w:sz w:val="18"/>
                <w:szCs w:val="18"/>
              </w:rPr>
            </w:pPr>
            <w:r>
              <w:rPr>
                <w:sz w:val="18"/>
                <w:szCs w:val="18"/>
              </w:rPr>
              <w:tab/>
              <w:t xml:space="preserve">0 </w:t>
            </w:r>
          </w:p>
        </w:tc>
        <w:tc>
          <w:tcPr>
            <w:tcW w:w="703" w:type="dxa"/>
            <w:tcBorders>
              <w:top w:val="nil"/>
              <w:left w:val="nil"/>
              <w:bottom w:val="nil"/>
              <w:right w:val="single" w:sz="2" w:space="0" w:color="auto"/>
            </w:tcBorders>
          </w:tcPr>
          <w:p ns2:paraId="1B40BB4A" ns2:textId="77777777" w:rsidR="00401477" w:rsidRDefault="00401477" w:rsidP="00FC5C60">
            <w:pPr>
              <w:tabs>
                <w:tab w:val="decimal" w:pos="199"/>
                <w:tab w:val="left" w:pos="279"/>
              </w:tabs>
              <w:spacing w:before="15" w:after="15"/>
              <w:rPr>
                <w:sz w:val="18"/>
                <w:szCs w:val="18"/>
              </w:rPr>
            </w:pPr>
            <w:r>
              <w:rPr>
                <w:sz w:val="18"/>
                <w:szCs w:val="18"/>
              </w:rPr>
              <w:tab/>
              <w:t xml:space="preserve">(0.0) </w:t>
            </w:r>
          </w:p>
        </w:tc>
        <w:tc>
          <w:tcPr>
            <w:tcW w:w="702" w:type="dxa"/>
            <w:tcBorders>
              <w:top w:val="nil"/>
              <w:left w:val="nil"/>
              <w:bottom w:val="nil"/>
              <w:right w:val="nil"/>
            </w:tcBorders>
          </w:tcPr>
          <w:p ns2:paraId="1D5DC486" ns2:textId="77777777" w:rsidR="00401477" w:rsidRDefault="00401477" w:rsidP="00FC5C60">
            <w:pPr>
              <w:tabs>
                <w:tab w:val="decimal" w:pos="309"/>
                <w:tab w:val="left" w:pos="389"/>
              </w:tabs>
              <w:spacing w:before="15" w:after="15"/>
              <w:rPr>
                <w:sz w:val="18"/>
                <w:szCs w:val="18"/>
              </w:rPr>
            </w:pPr>
            <w:r>
              <w:rPr>
                <w:sz w:val="18"/>
                <w:szCs w:val="18"/>
              </w:rPr>
              <w:tab/>
              <w:t xml:space="preserve">0 </w:t>
            </w:r>
          </w:p>
        </w:tc>
        <w:tc>
          <w:tcPr>
            <w:tcW w:w="703" w:type="dxa"/>
            <w:tcBorders>
              <w:top w:val="nil"/>
              <w:left w:val="nil"/>
              <w:bottom w:val="nil"/>
              <w:right w:val="single" w:sz="2" w:space="0" w:color="auto"/>
            </w:tcBorders>
          </w:tcPr>
          <w:p ns2:paraId="31491CD3" ns2:textId="77777777" w:rsidR="00401477" w:rsidRDefault="00401477" w:rsidP="00FC5C60">
            <w:pPr>
              <w:tabs>
                <w:tab w:val="decimal" w:pos="199"/>
                <w:tab w:val="left" w:pos="279"/>
              </w:tabs>
              <w:spacing w:before="15" w:after="15"/>
              <w:rPr>
                <w:sz w:val="18"/>
                <w:szCs w:val="18"/>
              </w:rPr>
            </w:pPr>
            <w:r>
              <w:rPr>
                <w:sz w:val="18"/>
                <w:szCs w:val="18"/>
              </w:rPr>
              <w:tab/>
              <w:t xml:space="preserve">(0.0) </w:t>
            </w:r>
          </w:p>
        </w:tc>
        <w:tc>
          <w:tcPr>
            <w:tcW w:w="702" w:type="dxa"/>
            <w:tcBorders>
              <w:top w:val="nil"/>
              <w:left w:val="nil"/>
              <w:bottom w:val="nil"/>
              <w:right w:val="nil"/>
            </w:tcBorders>
          </w:tcPr>
          <w:p ns2:paraId="5CE3A3D1" ns2:textId="77777777" w:rsidR="00401477" w:rsidRDefault="00401477" w:rsidP="00FC5C60">
            <w:pPr>
              <w:tabs>
                <w:tab w:val="decimal" w:pos="309"/>
                <w:tab w:val="left" w:pos="389"/>
              </w:tabs>
              <w:spacing w:before="15" w:after="15"/>
              <w:rPr>
                <w:sz w:val="18"/>
                <w:szCs w:val="18"/>
              </w:rPr>
            </w:pPr>
            <w:r>
              <w:rPr>
                <w:sz w:val="18"/>
                <w:szCs w:val="18"/>
              </w:rPr>
              <w:tab/>
              <w:t xml:space="preserve">2 </w:t>
            </w:r>
          </w:p>
        </w:tc>
        <w:tc>
          <w:tcPr>
            <w:tcW w:w="703" w:type="dxa"/>
            <w:tcBorders>
              <w:top w:val="nil"/>
              <w:left w:val="nil"/>
              <w:bottom w:val="nil"/>
              <w:right w:val="single" w:sz="2" w:space="0" w:color="auto"/>
            </w:tcBorders>
          </w:tcPr>
          <w:p ns2:paraId="2410689C" ns2:textId="77777777" w:rsidR="00401477" w:rsidRDefault="00401477" w:rsidP="00FC5C60">
            <w:pPr>
              <w:tabs>
                <w:tab w:val="decimal" w:pos="199"/>
                <w:tab w:val="left" w:pos="279"/>
              </w:tabs>
              <w:spacing w:before="15" w:after="15"/>
              <w:rPr>
                <w:sz w:val="18"/>
                <w:szCs w:val="18"/>
              </w:rPr>
            </w:pPr>
            <w:r>
              <w:rPr>
                <w:sz w:val="18"/>
                <w:szCs w:val="18"/>
              </w:rPr>
              <w:tab/>
              <w:t xml:space="preserve">(2.0) </w:t>
            </w:r>
          </w:p>
        </w:tc>
        <w:tc>
          <w:tcPr>
            <w:tcW w:w="702" w:type="dxa"/>
            <w:tcBorders>
              <w:top w:val="nil"/>
              <w:left w:val="nil"/>
              <w:bottom w:val="nil"/>
              <w:right w:val="nil"/>
            </w:tcBorders>
          </w:tcPr>
          <w:p ns2:paraId="248A00CA" ns2:textId="77777777" w:rsidR="00401477" w:rsidRDefault="00401477" w:rsidP="00FC5C60">
            <w:pPr>
              <w:tabs>
                <w:tab w:val="decimal" w:pos="309"/>
                <w:tab w:val="left" w:pos="389"/>
              </w:tabs>
              <w:spacing w:before="15" w:after="15"/>
              <w:rPr>
                <w:sz w:val="18"/>
                <w:szCs w:val="18"/>
              </w:rPr>
            </w:pPr>
            <w:r>
              <w:rPr>
                <w:sz w:val="18"/>
                <w:szCs w:val="18"/>
              </w:rPr>
              <w:tab/>
              <w:t xml:space="preserve">2 </w:t>
            </w:r>
          </w:p>
        </w:tc>
        <w:tc>
          <w:tcPr>
            <w:tcW w:w="703" w:type="dxa"/>
            <w:tcBorders>
              <w:top w:val="nil"/>
              <w:left w:val="nil"/>
              <w:bottom w:val="nil"/>
            </w:tcBorders>
          </w:tcPr>
          <w:p ns2:paraId="5D4D103C" ns2:textId="77777777" w:rsidR="00401477" w:rsidRDefault="00401477" w:rsidP="00FC5C60">
            <w:pPr>
              <w:tabs>
                <w:tab w:val="decimal" w:pos="199"/>
                <w:tab w:val="left" w:pos="279"/>
              </w:tabs>
              <w:spacing w:before="15" w:after="15"/>
              <w:rPr>
                <w:sz w:val="18"/>
                <w:szCs w:val="18"/>
              </w:rPr>
            </w:pPr>
            <w:r>
              <w:rPr>
                <w:sz w:val="18"/>
                <w:szCs w:val="18"/>
              </w:rPr>
              <w:tab/>
              <w:t xml:space="preserve">(1.2) </w:t>
            </w:r>
          </w:p>
        </w:tc>
      </w:tr>
      <w:tr w:rsidR="00401477" ns2:paraId="44F937AD" ns2:textId="77777777" w:rsidTr="00FC5C60">
        <w:tblPrEx>
          <w:tblBorders>
            <w:top w:val="single" w:sz="6" w:space="0" w:color="auto"/>
            <w:bottom w:val="single" w:sz="6" w:space="0" w:color="auto"/>
          </w:tblBorders>
        </w:tblPrEx>
        <w:trPr>
          <w:jc w:val="center"/>
        </w:trPr>
        <w:tc>
          <w:tcPr>
            <w:tcW w:w="3020" w:type="dxa"/>
            <w:tcBorders>
              <w:top w:val="nil"/>
              <w:bottom w:val="nil"/>
              <w:right w:val="single" w:sz="2" w:space="0" w:color="auto"/>
            </w:tcBorders>
          </w:tcPr>
          <w:p ns2:paraId="48F36B7F" ns2:textId="77777777" w:rsidR="00401477" w:rsidRDefault="00401477" w:rsidP="00FC5C60">
            <w:pPr>
              <w:spacing w:before="15" w:after="15"/>
              <w:ind w:left="160" w:right="1" w:hanging="160"/>
              <w:rPr>
                <w:sz w:val="18"/>
                <w:szCs w:val="18"/>
              </w:rPr>
            </w:pPr>
            <w:r>
              <w:rPr>
                <w:sz w:val="18"/>
                <w:szCs w:val="18"/>
              </w:rPr>
              <w:t xml:space="preserve">    Death </w:t>
            </w:r>
          </w:p>
        </w:tc>
        <w:tc>
          <w:tcPr>
            <w:tcW w:w="702" w:type="dxa"/>
            <w:tcBorders>
              <w:top w:val="nil"/>
              <w:left w:val="nil"/>
              <w:bottom w:val="nil"/>
              <w:right w:val="nil"/>
            </w:tcBorders>
          </w:tcPr>
          <w:p ns2:paraId="3D6FB73C" ns2:textId="77777777" w:rsidR="00401477" w:rsidRDefault="00401477" w:rsidP="00FC5C60">
            <w:pPr>
              <w:tabs>
                <w:tab w:val="decimal" w:pos="309"/>
                <w:tab w:val="left" w:pos="389"/>
              </w:tabs>
              <w:spacing w:before="15" w:after="15"/>
              <w:rPr>
                <w:sz w:val="18"/>
                <w:szCs w:val="18"/>
              </w:rPr>
            </w:pPr>
            <w:r>
              <w:rPr>
                <w:sz w:val="18"/>
                <w:szCs w:val="18"/>
              </w:rPr>
              <w:tab/>
              <w:t xml:space="preserve">0 </w:t>
            </w:r>
          </w:p>
        </w:tc>
        <w:tc>
          <w:tcPr>
            <w:tcW w:w="703" w:type="dxa"/>
            <w:tcBorders>
              <w:top w:val="nil"/>
              <w:left w:val="nil"/>
              <w:bottom w:val="nil"/>
              <w:right w:val="single" w:sz="2" w:space="0" w:color="auto"/>
            </w:tcBorders>
          </w:tcPr>
          <w:p ns2:paraId="01D5594F" ns2:textId="77777777" w:rsidR="00401477" w:rsidRDefault="00401477" w:rsidP="00FC5C60">
            <w:pPr>
              <w:tabs>
                <w:tab w:val="decimal" w:pos="199"/>
                <w:tab w:val="left" w:pos="279"/>
              </w:tabs>
              <w:spacing w:before="15" w:after="15"/>
              <w:rPr>
                <w:sz w:val="18"/>
                <w:szCs w:val="18"/>
              </w:rPr>
            </w:pPr>
            <w:r>
              <w:rPr>
                <w:sz w:val="18"/>
                <w:szCs w:val="18"/>
              </w:rPr>
              <w:tab/>
              <w:t xml:space="preserve">(0.0) </w:t>
            </w:r>
          </w:p>
        </w:tc>
        <w:tc>
          <w:tcPr>
            <w:tcW w:w="702" w:type="dxa"/>
            <w:tcBorders>
              <w:top w:val="nil"/>
              <w:left w:val="nil"/>
              <w:bottom w:val="nil"/>
              <w:right w:val="nil"/>
            </w:tcBorders>
          </w:tcPr>
          <w:p ns2:paraId="70CFDD60" ns2:textId="77777777" w:rsidR="00401477" w:rsidRDefault="00401477" w:rsidP="00FC5C60">
            <w:pPr>
              <w:tabs>
                <w:tab w:val="decimal" w:pos="309"/>
                <w:tab w:val="left" w:pos="389"/>
              </w:tabs>
              <w:spacing w:before="15" w:after="15"/>
              <w:rPr>
                <w:sz w:val="18"/>
                <w:szCs w:val="18"/>
              </w:rPr>
            </w:pPr>
            <w:r>
              <w:rPr>
                <w:sz w:val="18"/>
                <w:szCs w:val="18"/>
              </w:rPr>
              <w:tab/>
              <w:t xml:space="preserve">1 </w:t>
            </w:r>
          </w:p>
        </w:tc>
        <w:tc>
          <w:tcPr>
            <w:tcW w:w="703" w:type="dxa"/>
            <w:tcBorders>
              <w:top w:val="nil"/>
              <w:left w:val="nil"/>
              <w:bottom w:val="nil"/>
              <w:right w:val="single" w:sz="2" w:space="0" w:color="auto"/>
            </w:tcBorders>
          </w:tcPr>
          <w:p ns2:paraId="716C961F" ns2:textId="77777777" w:rsidR="00401477" w:rsidRDefault="00401477" w:rsidP="00FC5C60">
            <w:pPr>
              <w:tabs>
                <w:tab w:val="decimal" w:pos="199"/>
                <w:tab w:val="left" w:pos="279"/>
              </w:tabs>
              <w:spacing w:before="15" w:after="15"/>
              <w:rPr>
                <w:sz w:val="18"/>
                <w:szCs w:val="18"/>
              </w:rPr>
            </w:pPr>
            <w:r>
              <w:rPr>
                <w:sz w:val="18"/>
                <w:szCs w:val="18"/>
              </w:rPr>
              <w:tab/>
              <w:t xml:space="preserve">(1.4) </w:t>
            </w:r>
          </w:p>
        </w:tc>
        <w:tc>
          <w:tcPr>
            <w:tcW w:w="702" w:type="dxa"/>
            <w:tcBorders>
              <w:top w:val="nil"/>
              <w:left w:val="nil"/>
              <w:bottom w:val="nil"/>
              <w:right w:val="nil"/>
            </w:tcBorders>
          </w:tcPr>
          <w:p ns2:paraId="6DC829E8" ns2:textId="77777777" w:rsidR="00401477" w:rsidRDefault="00401477" w:rsidP="00FC5C60">
            <w:pPr>
              <w:tabs>
                <w:tab w:val="decimal" w:pos="309"/>
                <w:tab w:val="left" w:pos="389"/>
              </w:tabs>
              <w:spacing w:before="15" w:after="15"/>
              <w:rPr>
                <w:sz w:val="18"/>
                <w:szCs w:val="18"/>
              </w:rPr>
            </w:pPr>
            <w:r>
              <w:rPr>
                <w:sz w:val="18"/>
                <w:szCs w:val="18"/>
              </w:rPr>
              <w:tab/>
              <w:t xml:space="preserve">2 </w:t>
            </w:r>
          </w:p>
        </w:tc>
        <w:tc>
          <w:tcPr>
            <w:tcW w:w="703" w:type="dxa"/>
            <w:tcBorders>
              <w:top w:val="nil"/>
              <w:left w:val="nil"/>
              <w:bottom w:val="nil"/>
              <w:right w:val="single" w:sz="2" w:space="0" w:color="auto"/>
            </w:tcBorders>
          </w:tcPr>
          <w:p ns2:paraId="32FC92DB" ns2:textId="77777777" w:rsidR="00401477" w:rsidRDefault="00401477" w:rsidP="00FC5C60">
            <w:pPr>
              <w:tabs>
                <w:tab w:val="decimal" w:pos="199"/>
                <w:tab w:val="left" w:pos="279"/>
              </w:tabs>
              <w:spacing w:before="15" w:after="15"/>
              <w:rPr>
                <w:sz w:val="18"/>
                <w:szCs w:val="18"/>
              </w:rPr>
            </w:pPr>
            <w:r>
              <w:rPr>
                <w:sz w:val="18"/>
                <w:szCs w:val="18"/>
              </w:rPr>
              <w:tab/>
              <w:t xml:space="preserve">(2.0) </w:t>
            </w:r>
          </w:p>
        </w:tc>
        <w:tc>
          <w:tcPr>
            <w:tcW w:w="702" w:type="dxa"/>
            <w:tcBorders>
              <w:top w:val="nil"/>
              <w:left w:val="nil"/>
              <w:bottom w:val="nil"/>
              <w:right w:val="nil"/>
            </w:tcBorders>
          </w:tcPr>
          <w:p ns2:paraId="1E9AB2DA" ns2:textId="77777777" w:rsidR="00401477" w:rsidRDefault="00401477" w:rsidP="00FC5C60">
            <w:pPr>
              <w:tabs>
                <w:tab w:val="decimal" w:pos="309"/>
                <w:tab w:val="left" w:pos="389"/>
              </w:tabs>
              <w:spacing w:before="15" w:after="15"/>
              <w:rPr>
                <w:sz w:val="18"/>
                <w:szCs w:val="18"/>
              </w:rPr>
            </w:pPr>
            <w:r>
              <w:rPr>
                <w:sz w:val="18"/>
                <w:szCs w:val="18"/>
              </w:rPr>
              <w:tab/>
              <w:t xml:space="preserve">3 </w:t>
            </w:r>
          </w:p>
        </w:tc>
        <w:tc>
          <w:tcPr>
            <w:tcW w:w="703" w:type="dxa"/>
            <w:tcBorders>
              <w:top w:val="nil"/>
              <w:left w:val="nil"/>
              <w:bottom w:val="nil"/>
            </w:tcBorders>
          </w:tcPr>
          <w:p ns2:paraId="2FCC2020" ns2:textId="77777777" w:rsidR="00401477" w:rsidRDefault="00401477" w:rsidP="00FC5C60">
            <w:pPr>
              <w:tabs>
                <w:tab w:val="decimal" w:pos="199"/>
                <w:tab w:val="left" w:pos="279"/>
              </w:tabs>
              <w:spacing w:before="15" w:after="15"/>
              <w:rPr>
                <w:sz w:val="18"/>
                <w:szCs w:val="18"/>
              </w:rPr>
            </w:pPr>
            <w:r>
              <w:rPr>
                <w:sz w:val="18"/>
                <w:szCs w:val="18"/>
              </w:rPr>
              <w:tab/>
              <w:t xml:space="preserve">(1.8) </w:t>
            </w:r>
          </w:p>
        </w:tc>
      </w:tr>
      <w:tr w:rsidR="00401477" ns2:paraId="6690C483" ns2:textId="77777777" w:rsidTr="00FC5C60">
        <w:tblPrEx>
          <w:tblBorders>
            <w:top w:val="single" w:sz="6" w:space="0" w:color="auto"/>
            <w:bottom w:val="single" w:sz="6" w:space="0" w:color="auto"/>
          </w:tblBorders>
        </w:tblPrEx>
        <w:trPr>
          <w:jc w:val="center"/>
        </w:trPr>
        <w:tc>
          <w:tcPr>
            <w:tcW w:w="3020" w:type="dxa"/>
            <w:tcBorders>
              <w:top w:val="nil"/>
              <w:bottom w:val="nil"/>
              <w:right w:val="single" w:sz="2" w:space="0" w:color="auto"/>
            </w:tcBorders>
          </w:tcPr>
          <w:p ns2:paraId="27D9CFB3" ns2:textId="19107ABF" w:rsidR="00401477" w:rsidRDefault="00401477" w:rsidP="00FC5C60">
            <w:pPr>
              <w:spacing w:before="15" w:after="15"/>
              <w:ind w:left="295" w:right="1" w:hanging="295"/>
              <w:rPr>
                <w:sz w:val="18"/>
                <w:szCs w:val="18"/>
              </w:rPr>
            </w:pPr>
            <w:r>
              <w:rPr>
                <w:sz w:val="18"/>
                <w:szCs w:val="18"/>
              </w:rPr>
              <w:t xml:space="preserve">    </w:t>
            </w:r>
            <w:r w:rsidR="00544F99">
              <w:rPr>
                <w:sz w:val="18"/>
                <w:szCs w:val="18"/>
              </w:rPr>
              <w:t>Withdrawal Consent</w:t>
            </w:r>
            <w:r>
              <w:rPr>
                <w:sz w:val="18"/>
                <w:szCs w:val="18"/>
              </w:rPr>
              <w:t xml:space="preserve"> </w:t>
            </w:r>
          </w:p>
        </w:tc>
        <w:tc>
          <w:tcPr>
            <w:tcW w:w="702" w:type="dxa"/>
            <w:tcBorders>
              <w:top w:val="nil"/>
              <w:left w:val="nil"/>
              <w:bottom w:val="nil"/>
              <w:right w:val="nil"/>
            </w:tcBorders>
          </w:tcPr>
          <w:p ns2:paraId="6A01D66C" ns2:textId="77777777" w:rsidR="00401477" w:rsidRDefault="00401477" w:rsidP="00FC5C60">
            <w:pPr>
              <w:tabs>
                <w:tab w:val="decimal" w:pos="309"/>
                <w:tab w:val="left" w:pos="389"/>
              </w:tabs>
              <w:spacing w:before="15" w:after="15"/>
              <w:rPr>
                <w:sz w:val="18"/>
                <w:szCs w:val="18"/>
              </w:rPr>
            </w:pPr>
            <w:r>
              <w:rPr>
                <w:sz w:val="18"/>
                <w:szCs w:val="18"/>
              </w:rPr>
              <w:tab/>
              <w:t xml:space="preserve">1 </w:t>
            </w:r>
          </w:p>
        </w:tc>
        <w:tc>
          <w:tcPr>
            <w:tcW w:w="703" w:type="dxa"/>
            <w:tcBorders>
              <w:top w:val="nil"/>
              <w:left w:val="nil"/>
              <w:bottom w:val="nil"/>
              <w:right w:val="single" w:sz="2" w:space="0" w:color="auto"/>
            </w:tcBorders>
          </w:tcPr>
          <w:p ns2:paraId="638BE99D" ns2:textId="77777777" w:rsidR="00401477" w:rsidRDefault="00401477" w:rsidP="00FC5C60">
            <w:pPr>
              <w:tabs>
                <w:tab w:val="decimal" w:pos="199"/>
                <w:tab w:val="left" w:pos="279"/>
              </w:tabs>
              <w:spacing w:before="15" w:after="15"/>
              <w:rPr>
                <w:sz w:val="18"/>
                <w:szCs w:val="18"/>
              </w:rPr>
            </w:pPr>
            <w:r>
              <w:rPr>
                <w:sz w:val="18"/>
                <w:szCs w:val="18"/>
              </w:rPr>
              <w:tab/>
              <w:t xml:space="preserve">(33.3) </w:t>
            </w:r>
          </w:p>
        </w:tc>
        <w:tc>
          <w:tcPr>
            <w:tcW w:w="702" w:type="dxa"/>
            <w:tcBorders>
              <w:top w:val="nil"/>
              <w:left w:val="nil"/>
              <w:bottom w:val="nil"/>
              <w:right w:val="nil"/>
            </w:tcBorders>
          </w:tcPr>
          <w:p ns2:paraId="098E19F5" ns2:textId="77777777" w:rsidR="00401477" w:rsidRDefault="00401477" w:rsidP="00FC5C60">
            <w:pPr>
              <w:tabs>
                <w:tab w:val="decimal" w:pos="309"/>
                <w:tab w:val="left" w:pos="389"/>
              </w:tabs>
              <w:spacing w:before="15" w:after="15"/>
              <w:rPr>
                <w:sz w:val="18"/>
                <w:szCs w:val="18"/>
              </w:rPr>
            </w:pPr>
            <w:r>
              <w:rPr>
                <w:sz w:val="18"/>
                <w:szCs w:val="18"/>
              </w:rPr>
              <w:tab/>
              <w:t xml:space="preserve">2 </w:t>
            </w:r>
          </w:p>
        </w:tc>
        <w:tc>
          <w:tcPr>
            <w:tcW w:w="703" w:type="dxa"/>
            <w:tcBorders>
              <w:top w:val="nil"/>
              <w:left w:val="nil"/>
              <w:bottom w:val="nil"/>
              <w:right w:val="single" w:sz="2" w:space="0" w:color="auto"/>
            </w:tcBorders>
          </w:tcPr>
          <w:p ns2:paraId="2B869164" ns2:textId="77777777" w:rsidR="00401477" w:rsidRDefault="00401477" w:rsidP="00FC5C60">
            <w:pPr>
              <w:tabs>
                <w:tab w:val="decimal" w:pos="199"/>
                <w:tab w:val="left" w:pos="279"/>
              </w:tabs>
              <w:spacing w:before="15" w:after="15"/>
              <w:rPr>
                <w:sz w:val="18"/>
                <w:szCs w:val="18"/>
              </w:rPr>
            </w:pPr>
            <w:r>
              <w:rPr>
                <w:sz w:val="18"/>
                <w:szCs w:val="18"/>
              </w:rPr>
              <w:tab/>
              <w:t xml:space="preserve">(2.9) </w:t>
            </w:r>
          </w:p>
        </w:tc>
        <w:tc>
          <w:tcPr>
            <w:tcW w:w="702" w:type="dxa"/>
            <w:tcBorders>
              <w:top w:val="nil"/>
              <w:left w:val="nil"/>
              <w:bottom w:val="nil"/>
              <w:right w:val="nil"/>
            </w:tcBorders>
          </w:tcPr>
          <w:p ns2:paraId="64846472" ns2:textId="2841A876" w:rsidR="00401477" w:rsidRDefault="00401477" w:rsidP="00FC5C60">
            <w:pPr>
              <w:tabs>
                <w:tab w:val="decimal" w:pos="309"/>
                <w:tab w:val="left" w:pos="389"/>
              </w:tabs>
              <w:spacing w:before="15" w:after="15"/>
              <w:rPr>
                <w:sz w:val="18"/>
                <w:szCs w:val="18"/>
              </w:rPr>
            </w:pPr>
            <w:r>
              <w:rPr>
                <w:sz w:val="18"/>
                <w:szCs w:val="18"/>
              </w:rPr>
              <w:tab/>
              <w:t>1</w:t>
            </w:r>
            <w:r w:rsidR="00936BC8">
              <w:rPr>
                <w:sz w:val="18"/>
                <w:szCs w:val="18"/>
              </w:rPr>
              <w:t>3</w:t>
            </w:r>
            <w:r>
              <w:rPr>
                <w:sz w:val="18"/>
                <w:szCs w:val="18"/>
              </w:rPr>
              <w:t xml:space="preserve"> </w:t>
            </w:r>
          </w:p>
        </w:tc>
        <w:tc>
          <w:tcPr>
            <w:tcW w:w="703" w:type="dxa"/>
            <w:tcBorders>
              <w:top w:val="nil"/>
              <w:left w:val="nil"/>
              <w:bottom w:val="nil"/>
              <w:right w:val="single" w:sz="2" w:space="0" w:color="auto"/>
            </w:tcBorders>
          </w:tcPr>
          <w:p ns2:paraId="460E4F51" ns2:textId="672D0225" w:rsidR="00401477" w:rsidRDefault="00401477" w:rsidP="00FC5C60">
            <w:pPr>
              <w:tabs>
                <w:tab w:val="decimal" w:pos="199"/>
                <w:tab w:val="left" w:pos="279"/>
              </w:tabs>
              <w:spacing w:before="15" w:after="15"/>
              <w:rPr>
                <w:sz w:val="18"/>
                <w:szCs w:val="18"/>
              </w:rPr>
            </w:pPr>
            <w:r>
              <w:rPr>
                <w:sz w:val="18"/>
                <w:szCs w:val="18"/>
              </w:rPr>
              <w:tab/>
              <w:t>(1</w:t>
            </w:r>
            <w:r w:rsidR="00936BC8">
              <w:rPr>
                <w:sz w:val="18"/>
                <w:szCs w:val="18"/>
              </w:rPr>
              <w:t>3.3</w:t>
            </w:r>
            <w:r>
              <w:rPr>
                <w:sz w:val="18"/>
                <w:szCs w:val="18"/>
              </w:rPr>
              <w:t xml:space="preserve">) </w:t>
            </w:r>
          </w:p>
        </w:tc>
        <w:tc>
          <w:tcPr>
            <w:tcW w:w="702" w:type="dxa"/>
            <w:tcBorders>
              <w:top w:val="nil"/>
              <w:left w:val="nil"/>
              <w:bottom w:val="nil"/>
              <w:right w:val="nil"/>
            </w:tcBorders>
          </w:tcPr>
          <w:p ns2:paraId="2E05B177" ns2:textId="44B825B9" w:rsidR="00401477" w:rsidRDefault="00401477" w:rsidP="00FC5C60">
            <w:pPr>
              <w:tabs>
                <w:tab w:val="decimal" w:pos="309"/>
                <w:tab w:val="left" w:pos="389"/>
              </w:tabs>
              <w:spacing w:before="15" w:after="15"/>
              <w:rPr>
                <w:sz w:val="18"/>
                <w:szCs w:val="18"/>
              </w:rPr>
            </w:pPr>
            <w:r>
              <w:rPr>
                <w:sz w:val="18"/>
                <w:szCs w:val="18"/>
              </w:rPr>
              <w:tab/>
              <w:t>1</w:t>
            </w:r>
            <w:r w:rsidR="00936BC8">
              <w:rPr>
                <w:sz w:val="18"/>
                <w:szCs w:val="18"/>
              </w:rPr>
              <w:t>6</w:t>
            </w:r>
            <w:r>
              <w:rPr>
                <w:sz w:val="18"/>
                <w:szCs w:val="18"/>
              </w:rPr>
              <w:t xml:space="preserve"> </w:t>
            </w:r>
          </w:p>
        </w:tc>
        <w:tc>
          <w:tcPr>
            <w:tcW w:w="703" w:type="dxa"/>
            <w:tcBorders>
              <w:top w:val="nil"/>
              <w:left w:val="nil"/>
              <w:bottom w:val="nil"/>
            </w:tcBorders>
          </w:tcPr>
          <w:p ns2:paraId="2B75F04F" ns2:textId="678C13B4" w:rsidR="00401477" w:rsidRDefault="00401477" w:rsidP="00FC5C60">
            <w:pPr>
              <w:tabs>
                <w:tab w:val="decimal" w:pos="199"/>
                <w:tab w:val="left" w:pos="279"/>
              </w:tabs>
              <w:spacing w:before="15" w:after="15"/>
              <w:rPr>
                <w:sz w:val="18"/>
                <w:szCs w:val="18"/>
              </w:rPr>
            </w:pPr>
            <w:r>
              <w:rPr>
                <w:sz w:val="18"/>
                <w:szCs w:val="18"/>
              </w:rPr>
              <w:tab/>
              <w:t>(</w:t>
            </w:r>
            <w:r w:rsidR="00936BC8">
              <w:rPr>
                <w:sz w:val="18"/>
                <w:szCs w:val="18"/>
              </w:rPr>
              <w:t>9.4</w:t>
            </w:r>
            <w:r>
              <w:rPr>
                <w:sz w:val="18"/>
                <w:szCs w:val="18"/>
              </w:rPr>
              <w:t xml:space="preserve">) </w:t>
            </w:r>
          </w:p>
        </w:tc>
      </w:tr>
      <w:tr w:rsidR="00401477" ns2:paraId="1C47D974" ns2:textId="77777777" w:rsidTr="00FC5C60">
        <w:tblPrEx>
          <w:tblBorders>
            <w:top w:val="single" w:sz="6" w:space="0" w:color="auto"/>
            <w:bottom w:val="single" w:sz="6" w:space="0" w:color="auto"/>
          </w:tblBorders>
        </w:tblPrEx>
        <w:trPr>
          <w:jc w:val="center"/>
        </w:trPr>
        <w:tc>
          <w:tcPr>
            <w:tcW w:w="3020" w:type="dxa"/>
            <w:tcBorders>
              <w:top w:val="nil"/>
              <w:bottom w:val="nil"/>
              <w:right w:val="single" w:sz="2" w:space="0" w:color="auto"/>
            </w:tcBorders>
          </w:tcPr>
          <w:p ns2:paraId="5ACFD02C" ns2:textId="77777777" w:rsidR="00401477" w:rsidRDefault="00401477" w:rsidP="00FC5C60">
            <w:pPr>
              <w:spacing w:before="15" w:after="15"/>
              <w:ind w:left="160" w:right="1" w:hanging="160"/>
              <w:rPr>
                <w:sz w:val="18"/>
                <w:szCs w:val="18"/>
              </w:rPr>
            </w:pPr>
            <w:r>
              <w:rPr>
                <w:sz w:val="18"/>
                <w:szCs w:val="18"/>
              </w:rPr>
              <w:t xml:space="preserve">    Disease Progression </w:t>
            </w:r>
          </w:p>
        </w:tc>
        <w:tc>
          <w:tcPr>
            <w:tcW w:w="702" w:type="dxa"/>
            <w:tcBorders>
              <w:top w:val="nil"/>
              <w:left w:val="nil"/>
              <w:bottom w:val="nil"/>
              <w:right w:val="nil"/>
            </w:tcBorders>
          </w:tcPr>
          <w:p ns2:paraId="7172081D" ns2:textId="77777777" w:rsidR="00401477" w:rsidRDefault="00401477" w:rsidP="00FC5C60">
            <w:pPr>
              <w:tabs>
                <w:tab w:val="decimal" w:pos="309"/>
                <w:tab w:val="left" w:pos="389"/>
              </w:tabs>
              <w:spacing w:before="15" w:after="15"/>
              <w:rPr>
                <w:sz w:val="18"/>
                <w:szCs w:val="18"/>
              </w:rPr>
            </w:pPr>
            <w:r>
              <w:rPr>
                <w:sz w:val="18"/>
                <w:szCs w:val="18"/>
              </w:rPr>
              <w:tab/>
              <w:t xml:space="preserve">0 </w:t>
            </w:r>
          </w:p>
        </w:tc>
        <w:tc>
          <w:tcPr>
            <w:tcW w:w="703" w:type="dxa"/>
            <w:tcBorders>
              <w:top w:val="nil"/>
              <w:left w:val="nil"/>
              <w:bottom w:val="nil"/>
              <w:right w:val="single" w:sz="2" w:space="0" w:color="auto"/>
            </w:tcBorders>
          </w:tcPr>
          <w:p ns2:paraId="3EAE4276" ns2:textId="77777777" w:rsidR="00401477" w:rsidRDefault="00401477" w:rsidP="00FC5C60">
            <w:pPr>
              <w:tabs>
                <w:tab w:val="decimal" w:pos="199"/>
                <w:tab w:val="left" w:pos="279"/>
              </w:tabs>
              <w:spacing w:before="15" w:after="15"/>
              <w:rPr>
                <w:sz w:val="18"/>
                <w:szCs w:val="18"/>
              </w:rPr>
            </w:pPr>
            <w:r>
              <w:rPr>
                <w:sz w:val="18"/>
                <w:szCs w:val="18"/>
              </w:rPr>
              <w:tab/>
              <w:t xml:space="preserve">(0.0) </w:t>
            </w:r>
          </w:p>
        </w:tc>
        <w:tc>
          <w:tcPr>
            <w:tcW w:w="702" w:type="dxa"/>
            <w:tcBorders>
              <w:top w:val="nil"/>
              <w:left w:val="nil"/>
              <w:bottom w:val="nil"/>
              <w:right w:val="nil"/>
            </w:tcBorders>
          </w:tcPr>
          <w:p ns2:paraId="3E388182" ns2:textId="77777777" w:rsidR="00401477" w:rsidRDefault="00401477" w:rsidP="00FC5C60">
            <w:pPr>
              <w:tabs>
                <w:tab w:val="decimal" w:pos="309"/>
                <w:tab w:val="left" w:pos="389"/>
              </w:tabs>
              <w:spacing w:before="15" w:after="15"/>
              <w:rPr>
                <w:sz w:val="18"/>
                <w:szCs w:val="18"/>
              </w:rPr>
            </w:pPr>
            <w:r>
              <w:rPr>
                <w:sz w:val="18"/>
                <w:szCs w:val="18"/>
              </w:rPr>
              <w:tab/>
              <w:t xml:space="preserve">4 </w:t>
            </w:r>
          </w:p>
        </w:tc>
        <w:tc>
          <w:tcPr>
            <w:tcW w:w="703" w:type="dxa"/>
            <w:tcBorders>
              <w:top w:val="nil"/>
              <w:left w:val="nil"/>
              <w:bottom w:val="nil"/>
              <w:right w:val="single" w:sz="2" w:space="0" w:color="auto"/>
            </w:tcBorders>
          </w:tcPr>
          <w:p ns2:paraId="18CD2D7F" ns2:textId="77777777" w:rsidR="00401477" w:rsidRDefault="00401477" w:rsidP="00FC5C60">
            <w:pPr>
              <w:tabs>
                <w:tab w:val="decimal" w:pos="199"/>
                <w:tab w:val="left" w:pos="279"/>
              </w:tabs>
              <w:spacing w:before="15" w:after="15"/>
              <w:rPr>
                <w:sz w:val="18"/>
                <w:szCs w:val="18"/>
              </w:rPr>
            </w:pPr>
            <w:r>
              <w:rPr>
                <w:sz w:val="18"/>
                <w:szCs w:val="18"/>
              </w:rPr>
              <w:tab/>
              <w:t xml:space="preserve">(5.7) </w:t>
            </w:r>
          </w:p>
        </w:tc>
        <w:tc>
          <w:tcPr>
            <w:tcW w:w="702" w:type="dxa"/>
            <w:tcBorders>
              <w:top w:val="nil"/>
              <w:left w:val="nil"/>
              <w:bottom w:val="nil"/>
              <w:right w:val="nil"/>
            </w:tcBorders>
          </w:tcPr>
          <w:p ns2:paraId="12572FBD" ns2:textId="03DCD702" w:rsidR="00401477" w:rsidRDefault="00401477" w:rsidP="00FC5C60">
            <w:pPr>
              <w:tabs>
                <w:tab w:val="decimal" w:pos="309"/>
                <w:tab w:val="left" w:pos="389"/>
              </w:tabs>
              <w:spacing w:before="15" w:after="15"/>
              <w:rPr>
                <w:sz w:val="18"/>
                <w:szCs w:val="18"/>
              </w:rPr>
            </w:pPr>
            <w:r>
              <w:rPr>
                <w:sz w:val="18"/>
                <w:szCs w:val="18"/>
              </w:rPr>
              <w:tab/>
              <w:t>1</w:t>
            </w:r>
            <w:r w:rsidR="00936BC8">
              <w:rPr>
                <w:sz w:val="18"/>
                <w:szCs w:val="18"/>
              </w:rPr>
              <w:t>7</w:t>
            </w:r>
            <w:r>
              <w:rPr>
                <w:sz w:val="18"/>
                <w:szCs w:val="18"/>
              </w:rPr>
              <w:t xml:space="preserve"> </w:t>
            </w:r>
          </w:p>
        </w:tc>
        <w:tc>
          <w:tcPr>
            <w:tcW w:w="703" w:type="dxa"/>
            <w:tcBorders>
              <w:top w:val="nil"/>
              <w:left w:val="nil"/>
              <w:bottom w:val="nil"/>
              <w:right w:val="single" w:sz="2" w:space="0" w:color="auto"/>
            </w:tcBorders>
          </w:tcPr>
          <w:p ns2:paraId="35CF2DE4" ns2:textId="4A310972" w:rsidR="00401477" w:rsidRDefault="00401477" w:rsidP="00FC5C60">
            <w:pPr>
              <w:tabs>
                <w:tab w:val="decimal" w:pos="199"/>
                <w:tab w:val="left" w:pos="279"/>
              </w:tabs>
              <w:spacing w:before="15" w:after="15"/>
              <w:rPr>
                <w:sz w:val="18"/>
                <w:szCs w:val="18"/>
              </w:rPr>
            </w:pPr>
            <w:r>
              <w:rPr>
                <w:sz w:val="18"/>
                <w:szCs w:val="18"/>
              </w:rPr>
              <w:tab/>
              <w:t>(1</w:t>
            </w:r>
            <w:r w:rsidR="00936BC8">
              <w:rPr>
                <w:sz w:val="18"/>
                <w:szCs w:val="18"/>
              </w:rPr>
              <w:t>7</w:t>
            </w:r>
            <w:r>
              <w:rPr>
                <w:sz w:val="18"/>
                <w:szCs w:val="18"/>
              </w:rPr>
              <w:t xml:space="preserve">.3) </w:t>
            </w:r>
          </w:p>
        </w:tc>
        <w:tc>
          <w:tcPr>
            <w:tcW w:w="702" w:type="dxa"/>
            <w:tcBorders>
              <w:top w:val="nil"/>
              <w:left w:val="nil"/>
              <w:bottom w:val="nil"/>
              <w:right w:val="nil"/>
            </w:tcBorders>
          </w:tcPr>
          <w:p ns2:paraId="68206190" ns2:textId="56442A36" w:rsidR="00401477" w:rsidRDefault="00401477" w:rsidP="00FC5C60">
            <w:pPr>
              <w:tabs>
                <w:tab w:val="decimal" w:pos="309"/>
                <w:tab w:val="left" w:pos="389"/>
              </w:tabs>
              <w:spacing w:before="15" w:after="15"/>
              <w:rPr>
                <w:sz w:val="18"/>
                <w:szCs w:val="18"/>
              </w:rPr>
            </w:pPr>
            <w:r>
              <w:rPr>
                <w:sz w:val="18"/>
                <w:szCs w:val="18"/>
              </w:rPr>
              <w:tab/>
              <w:t>2</w:t>
            </w:r>
            <w:r w:rsidR="00936BC8">
              <w:rPr>
                <w:sz w:val="18"/>
                <w:szCs w:val="18"/>
              </w:rPr>
              <w:t>1</w:t>
            </w:r>
            <w:r>
              <w:rPr>
                <w:sz w:val="18"/>
                <w:szCs w:val="18"/>
              </w:rPr>
              <w:t xml:space="preserve"> </w:t>
            </w:r>
          </w:p>
        </w:tc>
        <w:tc>
          <w:tcPr>
            <w:tcW w:w="703" w:type="dxa"/>
            <w:tcBorders>
              <w:top w:val="nil"/>
              <w:left w:val="nil"/>
              <w:bottom w:val="nil"/>
            </w:tcBorders>
          </w:tcPr>
          <w:p ns2:paraId="3D4BB412" ns2:textId="7499238F" w:rsidR="00401477" w:rsidRDefault="00401477" w:rsidP="00FC5C60">
            <w:pPr>
              <w:tabs>
                <w:tab w:val="decimal" w:pos="199"/>
                <w:tab w:val="left" w:pos="279"/>
              </w:tabs>
              <w:spacing w:before="15" w:after="15"/>
              <w:rPr>
                <w:sz w:val="18"/>
                <w:szCs w:val="18"/>
              </w:rPr>
            </w:pPr>
            <w:r>
              <w:rPr>
                <w:sz w:val="18"/>
                <w:szCs w:val="18"/>
              </w:rPr>
              <w:tab/>
              <w:t>(1</w:t>
            </w:r>
            <w:r w:rsidR="00936BC8">
              <w:rPr>
                <w:sz w:val="18"/>
                <w:szCs w:val="18"/>
              </w:rPr>
              <w:t>2</w:t>
            </w:r>
            <w:r>
              <w:rPr>
                <w:sz w:val="18"/>
                <w:szCs w:val="18"/>
              </w:rPr>
              <w:t>.</w:t>
            </w:r>
            <w:r w:rsidR="00936BC8">
              <w:rPr>
                <w:sz w:val="18"/>
                <w:szCs w:val="18"/>
              </w:rPr>
              <w:t>2</w:t>
            </w:r>
            <w:r>
              <w:rPr>
                <w:sz w:val="18"/>
                <w:szCs w:val="18"/>
              </w:rPr>
              <w:t xml:space="preserve">) </w:t>
            </w:r>
          </w:p>
        </w:tc>
      </w:tr>
      <w:tr w:rsidR="00401477" ns2:paraId="51156586" ns2:textId="77777777" w:rsidTr="00FC5C60">
        <w:tblPrEx>
          <w:tblBorders>
            <w:top w:val="single" w:sz="6" w:space="0" w:color="auto"/>
            <w:bottom w:val="single" w:sz="6" w:space="0" w:color="auto"/>
          </w:tblBorders>
        </w:tblPrEx>
        <w:trPr>
          <w:jc w:val="center"/>
        </w:trPr>
        <w:tc>
          <w:tcPr>
            <w:tcW w:w="3020" w:type="dxa"/>
            <w:tcBorders>
              <w:top w:val="nil"/>
              <w:bottom w:val="nil"/>
              <w:right w:val="single" w:sz="2" w:space="0" w:color="auto"/>
            </w:tcBorders>
          </w:tcPr>
          <w:p ns2:paraId="0B6DF27D" ns2:textId="31F60DB3" w:rsidR="00401477" w:rsidRDefault="00401477" w:rsidP="00FC5C60">
            <w:pPr>
              <w:spacing w:before="15" w:after="15"/>
              <w:ind w:left="295" w:right="1" w:hanging="295"/>
              <w:rPr>
                <w:sz w:val="18"/>
                <w:szCs w:val="18"/>
              </w:rPr>
            </w:pPr>
            <w:r>
              <w:rPr>
                <w:sz w:val="18"/>
                <w:szCs w:val="18"/>
              </w:rPr>
              <w:t xml:space="preserve">    Investigator's Decision </w:t>
            </w:r>
          </w:p>
        </w:tc>
        <w:tc>
          <w:tcPr>
            <w:tcW w:w="702" w:type="dxa"/>
            <w:tcBorders>
              <w:top w:val="nil"/>
              <w:left w:val="nil"/>
              <w:bottom w:val="nil"/>
              <w:right w:val="nil"/>
            </w:tcBorders>
          </w:tcPr>
          <w:p ns2:paraId="13FC537E" ns2:textId="77777777" w:rsidR="00401477" w:rsidRDefault="00401477" w:rsidP="00FC5C60">
            <w:pPr>
              <w:tabs>
                <w:tab w:val="decimal" w:pos="309"/>
                <w:tab w:val="left" w:pos="389"/>
              </w:tabs>
              <w:spacing w:before="15" w:after="15"/>
              <w:rPr>
                <w:sz w:val="18"/>
                <w:szCs w:val="18"/>
              </w:rPr>
            </w:pPr>
            <w:r>
              <w:rPr>
                <w:sz w:val="18"/>
                <w:szCs w:val="18"/>
              </w:rPr>
              <w:tab/>
              <w:t xml:space="preserve">0 </w:t>
            </w:r>
          </w:p>
        </w:tc>
        <w:tc>
          <w:tcPr>
            <w:tcW w:w="703" w:type="dxa"/>
            <w:tcBorders>
              <w:top w:val="nil"/>
              <w:left w:val="nil"/>
              <w:bottom w:val="nil"/>
              <w:right w:val="single" w:sz="2" w:space="0" w:color="auto"/>
            </w:tcBorders>
          </w:tcPr>
          <w:p ns2:paraId="521BD773" ns2:textId="77777777" w:rsidR="00401477" w:rsidRDefault="00401477" w:rsidP="00FC5C60">
            <w:pPr>
              <w:tabs>
                <w:tab w:val="decimal" w:pos="199"/>
                <w:tab w:val="left" w:pos="279"/>
              </w:tabs>
              <w:spacing w:before="15" w:after="15"/>
              <w:rPr>
                <w:sz w:val="18"/>
                <w:szCs w:val="18"/>
              </w:rPr>
            </w:pPr>
            <w:r>
              <w:rPr>
                <w:sz w:val="18"/>
                <w:szCs w:val="18"/>
              </w:rPr>
              <w:tab/>
              <w:t xml:space="preserve">(0.0) </w:t>
            </w:r>
          </w:p>
        </w:tc>
        <w:tc>
          <w:tcPr>
            <w:tcW w:w="702" w:type="dxa"/>
            <w:tcBorders>
              <w:top w:val="nil"/>
              <w:left w:val="nil"/>
              <w:bottom w:val="nil"/>
              <w:right w:val="nil"/>
            </w:tcBorders>
          </w:tcPr>
          <w:p ns2:paraId="112525FB" ns2:textId="77777777" w:rsidR="00401477" w:rsidRDefault="00401477" w:rsidP="00FC5C60">
            <w:pPr>
              <w:tabs>
                <w:tab w:val="decimal" w:pos="309"/>
                <w:tab w:val="left" w:pos="389"/>
              </w:tabs>
              <w:spacing w:before="15" w:after="15"/>
              <w:rPr>
                <w:sz w:val="18"/>
                <w:szCs w:val="18"/>
              </w:rPr>
            </w:pPr>
            <w:r>
              <w:rPr>
                <w:sz w:val="18"/>
                <w:szCs w:val="18"/>
              </w:rPr>
              <w:tab/>
              <w:t xml:space="preserve">0 </w:t>
            </w:r>
          </w:p>
        </w:tc>
        <w:tc>
          <w:tcPr>
            <w:tcW w:w="703" w:type="dxa"/>
            <w:tcBorders>
              <w:top w:val="nil"/>
              <w:left w:val="nil"/>
              <w:bottom w:val="nil"/>
              <w:right w:val="single" w:sz="2" w:space="0" w:color="auto"/>
            </w:tcBorders>
          </w:tcPr>
          <w:p ns2:paraId="592EC16F" ns2:textId="77777777" w:rsidR="00401477" w:rsidRDefault="00401477" w:rsidP="00FC5C60">
            <w:pPr>
              <w:tabs>
                <w:tab w:val="decimal" w:pos="199"/>
                <w:tab w:val="left" w:pos="279"/>
              </w:tabs>
              <w:spacing w:before="15" w:after="15"/>
              <w:rPr>
                <w:sz w:val="18"/>
                <w:szCs w:val="18"/>
              </w:rPr>
            </w:pPr>
            <w:r>
              <w:rPr>
                <w:sz w:val="18"/>
                <w:szCs w:val="18"/>
              </w:rPr>
              <w:tab/>
              <w:t xml:space="preserve">(0.0) </w:t>
            </w:r>
          </w:p>
        </w:tc>
        <w:tc>
          <w:tcPr>
            <w:tcW w:w="702" w:type="dxa"/>
            <w:tcBorders>
              <w:top w:val="nil"/>
              <w:left w:val="nil"/>
              <w:bottom w:val="nil"/>
              <w:right w:val="nil"/>
            </w:tcBorders>
          </w:tcPr>
          <w:p ns2:paraId="71BFA274" ns2:textId="77777777" w:rsidR="00401477" w:rsidRDefault="00401477" w:rsidP="00FC5C60">
            <w:pPr>
              <w:tabs>
                <w:tab w:val="decimal" w:pos="309"/>
                <w:tab w:val="left" w:pos="389"/>
              </w:tabs>
              <w:spacing w:before="15" w:after="15"/>
              <w:rPr>
                <w:sz w:val="18"/>
                <w:szCs w:val="18"/>
              </w:rPr>
            </w:pPr>
            <w:r>
              <w:rPr>
                <w:sz w:val="18"/>
                <w:szCs w:val="18"/>
              </w:rPr>
              <w:tab/>
              <w:t xml:space="preserve">1 </w:t>
            </w:r>
          </w:p>
        </w:tc>
        <w:tc>
          <w:tcPr>
            <w:tcW w:w="703" w:type="dxa"/>
            <w:tcBorders>
              <w:top w:val="nil"/>
              <w:left w:val="nil"/>
              <w:bottom w:val="nil"/>
              <w:right w:val="single" w:sz="2" w:space="0" w:color="auto"/>
            </w:tcBorders>
          </w:tcPr>
          <w:p ns2:paraId="5FC821E4" ns2:textId="77777777" w:rsidR="00401477" w:rsidRDefault="00401477" w:rsidP="00FC5C60">
            <w:pPr>
              <w:tabs>
                <w:tab w:val="decimal" w:pos="199"/>
                <w:tab w:val="left" w:pos="279"/>
              </w:tabs>
              <w:spacing w:before="15" w:after="15"/>
              <w:rPr>
                <w:sz w:val="18"/>
                <w:szCs w:val="18"/>
              </w:rPr>
            </w:pPr>
            <w:r>
              <w:rPr>
                <w:sz w:val="18"/>
                <w:szCs w:val="18"/>
              </w:rPr>
              <w:tab/>
              <w:t xml:space="preserve">(1.0) </w:t>
            </w:r>
          </w:p>
        </w:tc>
        <w:tc>
          <w:tcPr>
            <w:tcW w:w="702" w:type="dxa"/>
            <w:tcBorders>
              <w:top w:val="nil"/>
              <w:left w:val="nil"/>
              <w:bottom w:val="nil"/>
              <w:right w:val="nil"/>
            </w:tcBorders>
          </w:tcPr>
          <w:p ns2:paraId="1BC91B72" ns2:textId="77777777" w:rsidR="00401477" w:rsidRDefault="00401477" w:rsidP="00FC5C60">
            <w:pPr>
              <w:tabs>
                <w:tab w:val="decimal" w:pos="309"/>
                <w:tab w:val="left" w:pos="389"/>
              </w:tabs>
              <w:spacing w:before="15" w:after="15"/>
              <w:rPr>
                <w:sz w:val="18"/>
                <w:szCs w:val="18"/>
              </w:rPr>
            </w:pPr>
            <w:r>
              <w:rPr>
                <w:sz w:val="18"/>
                <w:szCs w:val="18"/>
              </w:rPr>
              <w:tab/>
              <w:t xml:space="preserve">1 </w:t>
            </w:r>
          </w:p>
        </w:tc>
        <w:tc>
          <w:tcPr>
            <w:tcW w:w="703" w:type="dxa"/>
            <w:tcBorders>
              <w:top w:val="nil"/>
              <w:left w:val="nil"/>
              <w:bottom w:val="nil"/>
            </w:tcBorders>
          </w:tcPr>
          <w:p ns2:paraId="0D2EA24F" ns2:textId="77777777" w:rsidR="00401477" w:rsidRDefault="00401477" w:rsidP="00FC5C60">
            <w:pPr>
              <w:tabs>
                <w:tab w:val="decimal" w:pos="199"/>
                <w:tab w:val="left" w:pos="279"/>
              </w:tabs>
              <w:spacing w:before="15" w:after="15"/>
              <w:rPr>
                <w:sz w:val="18"/>
                <w:szCs w:val="18"/>
              </w:rPr>
            </w:pPr>
            <w:r>
              <w:rPr>
                <w:sz w:val="18"/>
                <w:szCs w:val="18"/>
              </w:rPr>
              <w:tab/>
              <w:t xml:space="preserve">(0.6) </w:t>
            </w:r>
          </w:p>
        </w:tc>
      </w:tr>
      <w:tr w:rsidR="00401477" ns2:paraId="53D45A67" ns2:textId="77777777" w:rsidTr="00FC5C60">
        <w:tblPrEx>
          <w:tblBorders>
            <w:top w:val="single" w:sz="6" w:space="0" w:color="auto"/>
            <w:bottom w:val="single" w:sz="6" w:space="0" w:color="auto"/>
          </w:tblBorders>
        </w:tblPrEx>
        <w:trPr>
          <w:jc w:val="center"/>
        </w:trPr>
        <w:tc>
          <w:tcPr>
            <w:tcW w:w="3020" w:type="dxa"/>
            <w:tcBorders>
              <w:top w:val="nil"/>
              <w:bottom w:val="nil"/>
              <w:right w:val="single" w:sz="2" w:space="0" w:color="auto"/>
            </w:tcBorders>
          </w:tcPr>
          <w:p ns2:paraId="3CE4A1B1" ns2:textId="708CCB75" w:rsidR="00401477" w:rsidRDefault="00401477" w:rsidP="00FC5C60">
            <w:pPr>
              <w:spacing w:before="15" w:after="15"/>
              <w:ind w:left="295" w:right="1" w:hanging="295"/>
              <w:rPr>
                <w:sz w:val="18"/>
                <w:szCs w:val="18"/>
              </w:rPr>
            </w:pPr>
            <w:r>
              <w:rPr>
                <w:sz w:val="18"/>
                <w:szCs w:val="18"/>
              </w:rPr>
              <w:t xml:space="preserve">    </w:t>
            </w:r>
            <w:r w:rsidRPr="00371CE3">
              <w:rPr>
                <w:sz w:val="18"/>
                <w:szCs w:val="18"/>
              </w:rPr>
              <w:t xml:space="preserve">Noncompliance </w:t>
            </w:r>
          </w:p>
        </w:tc>
        <w:tc>
          <w:tcPr>
            <w:tcW w:w="702" w:type="dxa"/>
            <w:tcBorders>
              <w:top w:val="nil"/>
              <w:left w:val="nil"/>
              <w:bottom w:val="nil"/>
              <w:right w:val="nil"/>
            </w:tcBorders>
          </w:tcPr>
          <w:p ns2:paraId="2A1BDF3D" ns2:textId="77777777" w:rsidR="00401477" w:rsidRDefault="00401477" w:rsidP="00FC5C60">
            <w:pPr>
              <w:tabs>
                <w:tab w:val="decimal" w:pos="309"/>
                <w:tab w:val="left" w:pos="389"/>
              </w:tabs>
              <w:spacing w:before="15" w:after="15"/>
              <w:rPr>
                <w:sz w:val="18"/>
                <w:szCs w:val="18"/>
              </w:rPr>
            </w:pPr>
            <w:r>
              <w:rPr>
                <w:sz w:val="18"/>
                <w:szCs w:val="18"/>
              </w:rPr>
              <w:tab/>
              <w:t xml:space="preserve">0 </w:t>
            </w:r>
          </w:p>
        </w:tc>
        <w:tc>
          <w:tcPr>
            <w:tcW w:w="703" w:type="dxa"/>
            <w:tcBorders>
              <w:top w:val="nil"/>
              <w:left w:val="nil"/>
              <w:bottom w:val="nil"/>
              <w:right w:val="single" w:sz="2" w:space="0" w:color="auto"/>
            </w:tcBorders>
          </w:tcPr>
          <w:p ns2:paraId="0A4FFC22" ns2:textId="77777777" w:rsidR="00401477" w:rsidRDefault="00401477" w:rsidP="00FC5C60">
            <w:pPr>
              <w:tabs>
                <w:tab w:val="decimal" w:pos="199"/>
                <w:tab w:val="left" w:pos="279"/>
              </w:tabs>
              <w:spacing w:before="15" w:after="15"/>
              <w:rPr>
                <w:sz w:val="18"/>
                <w:szCs w:val="18"/>
              </w:rPr>
            </w:pPr>
            <w:r>
              <w:rPr>
                <w:sz w:val="18"/>
                <w:szCs w:val="18"/>
              </w:rPr>
              <w:tab/>
              <w:t xml:space="preserve">(0.0) </w:t>
            </w:r>
          </w:p>
        </w:tc>
        <w:tc>
          <w:tcPr>
            <w:tcW w:w="702" w:type="dxa"/>
            <w:tcBorders>
              <w:top w:val="nil"/>
              <w:left w:val="nil"/>
              <w:bottom w:val="nil"/>
              <w:right w:val="nil"/>
            </w:tcBorders>
          </w:tcPr>
          <w:p ns2:paraId="39885714" ns2:textId="77777777" w:rsidR="00401477" w:rsidRDefault="00401477" w:rsidP="00FC5C60">
            <w:pPr>
              <w:tabs>
                <w:tab w:val="decimal" w:pos="309"/>
                <w:tab w:val="left" w:pos="389"/>
              </w:tabs>
              <w:spacing w:before="15" w:after="15"/>
              <w:rPr>
                <w:sz w:val="18"/>
                <w:szCs w:val="18"/>
              </w:rPr>
            </w:pPr>
            <w:r>
              <w:rPr>
                <w:sz w:val="18"/>
                <w:szCs w:val="18"/>
              </w:rPr>
              <w:tab/>
              <w:t xml:space="preserve">0 </w:t>
            </w:r>
          </w:p>
        </w:tc>
        <w:tc>
          <w:tcPr>
            <w:tcW w:w="703" w:type="dxa"/>
            <w:tcBorders>
              <w:top w:val="nil"/>
              <w:left w:val="nil"/>
              <w:bottom w:val="nil"/>
              <w:right w:val="single" w:sz="2" w:space="0" w:color="auto"/>
            </w:tcBorders>
          </w:tcPr>
          <w:p ns2:paraId="3E8172FB" ns2:textId="77777777" w:rsidR="00401477" w:rsidRDefault="00401477" w:rsidP="00FC5C60">
            <w:pPr>
              <w:tabs>
                <w:tab w:val="decimal" w:pos="199"/>
                <w:tab w:val="left" w:pos="279"/>
              </w:tabs>
              <w:spacing w:before="15" w:after="15"/>
              <w:rPr>
                <w:sz w:val="18"/>
                <w:szCs w:val="18"/>
              </w:rPr>
            </w:pPr>
            <w:r>
              <w:rPr>
                <w:sz w:val="18"/>
                <w:szCs w:val="18"/>
              </w:rPr>
              <w:tab/>
              <w:t xml:space="preserve">(0.0) </w:t>
            </w:r>
          </w:p>
        </w:tc>
        <w:tc>
          <w:tcPr>
            <w:tcW w:w="702" w:type="dxa"/>
            <w:tcBorders>
              <w:top w:val="nil"/>
              <w:left w:val="nil"/>
              <w:bottom w:val="nil"/>
              <w:right w:val="nil"/>
            </w:tcBorders>
          </w:tcPr>
          <w:p ns2:paraId="0724E36D" ns2:textId="77777777" w:rsidR="00401477" w:rsidRDefault="00401477" w:rsidP="00FC5C60">
            <w:pPr>
              <w:tabs>
                <w:tab w:val="decimal" w:pos="309"/>
                <w:tab w:val="left" w:pos="389"/>
              </w:tabs>
              <w:spacing w:before="15" w:after="15"/>
              <w:rPr>
                <w:sz w:val="18"/>
                <w:szCs w:val="18"/>
              </w:rPr>
            </w:pPr>
            <w:r>
              <w:rPr>
                <w:sz w:val="18"/>
                <w:szCs w:val="18"/>
              </w:rPr>
              <w:tab/>
              <w:t xml:space="preserve">1 </w:t>
            </w:r>
          </w:p>
        </w:tc>
        <w:tc>
          <w:tcPr>
            <w:tcW w:w="703" w:type="dxa"/>
            <w:tcBorders>
              <w:top w:val="nil"/>
              <w:left w:val="nil"/>
              <w:bottom w:val="nil"/>
              <w:right w:val="single" w:sz="2" w:space="0" w:color="auto"/>
            </w:tcBorders>
          </w:tcPr>
          <w:p ns2:paraId="2D3570B7" ns2:textId="77777777" w:rsidR="00401477" w:rsidRDefault="00401477" w:rsidP="00FC5C60">
            <w:pPr>
              <w:tabs>
                <w:tab w:val="decimal" w:pos="199"/>
                <w:tab w:val="left" w:pos="279"/>
              </w:tabs>
              <w:spacing w:before="15" w:after="15"/>
              <w:rPr>
                <w:sz w:val="18"/>
                <w:szCs w:val="18"/>
              </w:rPr>
            </w:pPr>
            <w:r>
              <w:rPr>
                <w:sz w:val="18"/>
                <w:szCs w:val="18"/>
              </w:rPr>
              <w:tab/>
              <w:t xml:space="preserve">(1.0) </w:t>
            </w:r>
          </w:p>
        </w:tc>
        <w:tc>
          <w:tcPr>
            <w:tcW w:w="702" w:type="dxa"/>
            <w:tcBorders>
              <w:top w:val="nil"/>
              <w:left w:val="nil"/>
              <w:bottom w:val="nil"/>
              <w:right w:val="nil"/>
            </w:tcBorders>
          </w:tcPr>
          <w:p ns2:paraId="7631E515" ns2:textId="77777777" w:rsidR="00401477" w:rsidRDefault="00401477" w:rsidP="00FC5C60">
            <w:pPr>
              <w:tabs>
                <w:tab w:val="decimal" w:pos="309"/>
                <w:tab w:val="left" w:pos="389"/>
              </w:tabs>
              <w:spacing w:before="15" w:after="15"/>
              <w:rPr>
                <w:sz w:val="18"/>
                <w:szCs w:val="18"/>
              </w:rPr>
            </w:pPr>
            <w:r>
              <w:rPr>
                <w:sz w:val="18"/>
                <w:szCs w:val="18"/>
              </w:rPr>
              <w:tab/>
              <w:t xml:space="preserve">1 </w:t>
            </w:r>
          </w:p>
        </w:tc>
        <w:tc>
          <w:tcPr>
            <w:tcW w:w="703" w:type="dxa"/>
            <w:tcBorders>
              <w:top w:val="nil"/>
              <w:left w:val="nil"/>
              <w:bottom w:val="nil"/>
            </w:tcBorders>
          </w:tcPr>
          <w:p ns2:paraId="732E5734" ns2:textId="77777777" w:rsidR="00401477" w:rsidRDefault="00401477" w:rsidP="00FC5C60">
            <w:pPr>
              <w:tabs>
                <w:tab w:val="decimal" w:pos="199"/>
                <w:tab w:val="left" w:pos="279"/>
              </w:tabs>
              <w:spacing w:before="15" w:after="15"/>
              <w:rPr>
                <w:sz w:val="18"/>
                <w:szCs w:val="18"/>
              </w:rPr>
            </w:pPr>
            <w:r>
              <w:rPr>
                <w:sz w:val="18"/>
                <w:szCs w:val="18"/>
              </w:rPr>
              <w:tab/>
              <w:t xml:space="preserve">(0.6) </w:t>
            </w:r>
          </w:p>
        </w:tc>
      </w:tr>
      <w:tr w:rsidR="00401477" ns2:paraId="627B8232" ns2:textId="77777777" w:rsidTr="00FC5C60">
        <w:tblPrEx>
          <w:tblBorders>
            <w:top w:val="single" w:sz="6" w:space="0" w:color="auto"/>
            <w:bottom w:val="single" w:sz="6" w:space="0" w:color="auto"/>
          </w:tblBorders>
        </w:tblPrEx>
        <w:trPr>
          <w:jc w:val="center"/>
        </w:trPr>
        <w:tc>
          <w:tcPr>
            <w:tcW w:w="3020" w:type="dxa"/>
            <w:tcBorders>
              <w:top w:val="nil"/>
              <w:bottom w:val="nil"/>
              <w:right w:val="single" w:sz="2" w:space="0" w:color="auto"/>
            </w:tcBorders>
          </w:tcPr>
          <w:p ns2:paraId="149D0CA5" ns2:textId="745AF1DA" w:rsidR="00401477" w:rsidRDefault="00401477" w:rsidP="00FC5C60">
            <w:pPr>
              <w:spacing w:before="15" w:after="15"/>
              <w:ind w:left="160" w:right="1" w:hanging="160"/>
              <w:rPr>
                <w:sz w:val="18"/>
                <w:szCs w:val="18"/>
              </w:rPr>
            </w:pPr>
            <w:r>
              <w:rPr>
                <w:sz w:val="18"/>
                <w:szCs w:val="18"/>
              </w:rPr>
              <w:t xml:space="preserve">    </w:t>
            </w:r>
            <w:r w:rsidRPr="313FBBA1">
              <w:rPr>
                <w:sz w:val="18"/>
                <w:szCs w:val="18"/>
              </w:rPr>
              <w:t xml:space="preserve">Other: Biochemical Progression </w:t>
            </w:r>
            <w:r>
              <w:rPr>
                <w:sz w:val="18"/>
                <w:szCs w:val="18"/>
              </w:rPr>
              <w:t xml:space="preserve"> </w:t>
            </w:r>
          </w:p>
        </w:tc>
        <w:tc>
          <w:tcPr>
            <w:tcW w:w="702" w:type="dxa"/>
            <w:tcBorders>
              <w:top w:val="nil"/>
              <w:left w:val="nil"/>
              <w:bottom w:val="nil"/>
              <w:right w:val="nil"/>
            </w:tcBorders>
          </w:tcPr>
          <w:p ns2:paraId="67FAC6A5" ns2:textId="77777777" w:rsidR="00401477" w:rsidRDefault="00401477" w:rsidP="00FC5C60">
            <w:pPr>
              <w:tabs>
                <w:tab w:val="decimal" w:pos="309"/>
                <w:tab w:val="left" w:pos="389"/>
              </w:tabs>
              <w:spacing w:before="15" w:after="15"/>
              <w:rPr>
                <w:sz w:val="18"/>
                <w:szCs w:val="18"/>
              </w:rPr>
            </w:pPr>
            <w:r>
              <w:rPr>
                <w:sz w:val="18"/>
                <w:szCs w:val="18"/>
              </w:rPr>
              <w:tab/>
              <w:t xml:space="preserve">0 </w:t>
            </w:r>
          </w:p>
        </w:tc>
        <w:tc>
          <w:tcPr>
            <w:tcW w:w="703" w:type="dxa"/>
            <w:tcBorders>
              <w:top w:val="nil"/>
              <w:left w:val="nil"/>
              <w:bottom w:val="nil"/>
              <w:right w:val="single" w:sz="2" w:space="0" w:color="auto"/>
            </w:tcBorders>
          </w:tcPr>
          <w:p ns2:paraId="1AA38455" ns2:textId="77777777" w:rsidR="00401477" w:rsidRDefault="00401477" w:rsidP="00FC5C60">
            <w:pPr>
              <w:tabs>
                <w:tab w:val="decimal" w:pos="199"/>
                <w:tab w:val="left" w:pos="279"/>
              </w:tabs>
              <w:spacing w:before="15" w:after="15"/>
              <w:rPr>
                <w:sz w:val="18"/>
                <w:szCs w:val="18"/>
              </w:rPr>
            </w:pPr>
            <w:r>
              <w:rPr>
                <w:sz w:val="18"/>
                <w:szCs w:val="18"/>
              </w:rPr>
              <w:tab/>
              <w:t xml:space="preserve">(0.0) </w:t>
            </w:r>
          </w:p>
        </w:tc>
        <w:tc>
          <w:tcPr>
            <w:tcW w:w="702" w:type="dxa"/>
            <w:tcBorders>
              <w:top w:val="nil"/>
              <w:left w:val="nil"/>
              <w:bottom w:val="nil"/>
              <w:right w:val="nil"/>
            </w:tcBorders>
          </w:tcPr>
          <w:p ns2:paraId="0E1862EF" ns2:textId="77777777" w:rsidR="00401477" w:rsidRDefault="00401477" w:rsidP="00FC5C60">
            <w:pPr>
              <w:tabs>
                <w:tab w:val="decimal" w:pos="309"/>
                <w:tab w:val="left" w:pos="389"/>
              </w:tabs>
              <w:spacing w:before="15" w:after="15"/>
              <w:rPr>
                <w:sz w:val="18"/>
                <w:szCs w:val="18"/>
              </w:rPr>
            </w:pPr>
            <w:r>
              <w:rPr>
                <w:sz w:val="18"/>
                <w:szCs w:val="18"/>
              </w:rPr>
              <w:tab/>
              <w:t xml:space="preserve">0 </w:t>
            </w:r>
          </w:p>
        </w:tc>
        <w:tc>
          <w:tcPr>
            <w:tcW w:w="703" w:type="dxa"/>
            <w:tcBorders>
              <w:top w:val="nil"/>
              <w:left w:val="nil"/>
              <w:bottom w:val="nil"/>
              <w:right w:val="single" w:sz="2" w:space="0" w:color="auto"/>
            </w:tcBorders>
          </w:tcPr>
          <w:p ns2:paraId="58982B30" ns2:textId="77777777" w:rsidR="00401477" w:rsidRDefault="00401477" w:rsidP="00FC5C60">
            <w:pPr>
              <w:tabs>
                <w:tab w:val="decimal" w:pos="199"/>
                <w:tab w:val="left" w:pos="279"/>
              </w:tabs>
              <w:spacing w:before="15" w:after="15"/>
              <w:rPr>
                <w:sz w:val="18"/>
                <w:szCs w:val="18"/>
              </w:rPr>
            </w:pPr>
            <w:r>
              <w:rPr>
                <w:sz w:val="18"/>
                <w:szCs w:val="18"/>
              </w:rPr>
              <w:tab/>
              <w:t xml:space="preserve">(0.0) </w:t>
            </w:r>
          </w:p>
        </w:tc>
        <w:tc>
          <w:tcPr>
            <w:tcW w:w="702" w:type="dxa"/>
            <w:tcBorders>
              <w:top w:val="nil"/>
              <w:left w:val="nil"/>
              <w:bottom w:val="nil"/>
              <w:right w:val="nil"/>
            </w:tcBorders>
          </w:tcPr>
          <w:p ns2:paraId="60BDAB66" ns2:textId="77777777" w:rsidR="00401477" w:rsidRDefault="00401477" w:rsidP="00FC5C60">
            <w:pPr>
              <w:tabs>
                <w:tab w:val="decimal" w:pos="309"/>
                <w:tab w:val="left" w:pos="389"/>
              </w:tabs>
              <w:spacing w:before="15" w:after="15"/>
              <w:rPr>
                <w:sz w:val="18"/>
                <w:szCs w:val="18"/>
              </w:rPr>
            </w:pPr>
            <w:r>
              <w:rPr>
                <w:sz w:val="18"/>
                <w:szCs w:val="18"/>
              </w:rPr>
              <w:tab/>
              <w:t xml:space="preserve">1 </w:t>
            </w:r>
          </w:p>
        </w:tc>
        <w:tc>
          <w:tcPr>
            <w:tcW w:w="703" w:type="dxa"/>
            <w:tcBorders>
              <w:top w:val="nil"/>
              <w:left w:val="nil"/>
              <w:bottom w:val="nil"/>
              <w:right w:val="single" w:sz="2" w:space="0" w:color="auto"/>
            </w:tcBorders>
          </w:tcPr>
          <w:p ns2:paraId="67655586" ns2:textId="77777777" w:rsidR="00401477" w:rsidRDefault="00401477" w:rsidP="00FC5C60">
            <w:pPr>
              <w:tabs>
                <w:tab w:val="decimal" w:pos="199"/>
                <w:tab w:val="left" w:pos="279"/>
              </w:tabs>
              <w:spacing w:before="15" w:after="15"/>
              <w:rPr>
                <w:sz w:val="18"/>
                <w:szCs w:val="18"/>
              </w:rPr>
            </w:pPr>
            <w:r>
              <w:rPr>
                <w:sz w:val="18"/>
                <w:szCs w:val="18"/>
              </w:rPr>
              <w:tab/>
              <w:t xml:space="preserve">(1.0) </w:t>
            </w:r>
          </w:p>
        </w:tc>
        <w:tc>
          <w:tcPr>
            <w:tcW w:w="702" w:type="dxa"/>
            <w:tcBorders>
              <w:top w:val="nil"/>
              <w:left w:val="nil"/>
              <w:bottom w:val="nil"/>
              <w:right w:val="nil"/>
            </w:tcBorders>
          </w:tcPr>
          <w:p ns2:paraId="358EDDFB" ns2:textId="77777777" w:rsidR="00401477" w:rsidRDefault="00401477" w:rsidP="00FC5C60">
            <w:pPr>
              <w:tabs>
                <w:tab w:val="decimal" w:pos="309"/>
                <w:tab w:val="left" w:pos="389"/>
              </w:tabs>
              <w:spacing w:before="15" w:after="15"/>
              <w:rPr>
                <w:sz w:val="18"/>
                <w:szCs w:val="18"/>
              </w:rPr>
            </w:pPr>
            <w:r>
              <w:rPr>
                <w:sz w:val="18"/>
                <w:szCs w:val="18"/>
              </w:rPr>
              <w:tab/>
              <w:t xml:space="preserve">1 </w:t>
            </w:r>
          </w:p>
        </w:tc>
        <w:tc>
          <w:tcPr>
            <w:tcW w:w="703" w:type="dxa"/>
            <w:tcBorders>
              <w:top w:val="nil"/>
              <w:left w:val="nil"/>
              <w:bottom w:val="nil"/>
            </w:tcBorders>
          </w:tcPr>
          <w:p ns2:paraId="44E6BA07" ns2:textId="77777777" w:rsidR="00401477" w:rsidRDefault="00401477" w:rsidP="00FC5C60">
            <w:pPr>
              <w:tabs>
                <w:tab w:val="decimal" w:pos="199"/>
                <w:tab w:val="left" w:pos="279"/>
              </w:tabs>
              <w:spacing w:before="15" w:after="15"/>
              <w:rPr>
                <w:sz w:val="18"/>
                <w:szCs w:val="18"/>
              </w:rPr>
            </w:pPr>
            <w:r>
              <w:rPr>
                <w:sz w:val="18"/>
                <w:szCs w:val="18"/>
              </w:rPr>
              <w:tab/>
              <w:t xml:space="preserve">(0.6) </w:t>
            </w:r>
          </w:p>
        </w:tc>
      </w:tr>
      <w:tr w:rsidR="00401477" ns2:paraId="2B519905" ns2:textId="77777777" w:rsidTr="00FC5C60">
        <w:tblPrEx>
          <w:tblBorders>
            <w:top w:val="single" w:sz="6" w:space="0" w:color="auto"/>
            <w:bottom w:val="single" w:sz="6" w:space="0" w:color="auto"/>
          </w:tblBorders>
        </w:tblPrEx>
        <w:trPr>
          <w:jc w:val="center"/>
        </w:trPr>
        <w:tc>
          <w:tcPr>
            <w:tcW w:w="3020" w:type="dxa"/>
            <w:tcBorders>
              <w:top w:val="nil"/>
              <w:bottom w:val="nil"/>
              <w:right w:val="single" w:sz="2" w:space="0" w:color="auto"/>
            </w:tcBorders>
          </w:tcPr>
          <w:p ns2:paraId="1569142D" ns2:textId="03B41A9D" w:rsidR="00401477" w:rsidRDefault="00401477" w:rsidP="00FC5C60">
            <w:pPr>
              <w:spacing w:before="15" w:after="15"/>
              <w:ind w:left="295" w:right="1" w:hanging="295"/>
              <w:rPr>
                <w:sz w:val="18"/>
                <w:szCs w:val="18"/>
              </w:rPr>
            </w:pPr>
            <w:r>
              <w:rPr>
                <w:sz w:val="18"/>
                <w:szCs w:val="18"/>
              </w:rPr>
              <w:t xml:space="preserve">    Symptomatic Deterioration </w:t>
            </w:r>
          </w:p>
        </w:tc>
        <w:tc>
          <w:tcPr>
            <w:tcW w:w="702" w:type="dxa"/>
            <w:tcBorders>
              <w:top w:val="nil"/>
              <w:left w:val="nil"/>
              <w:bottom w:val="nil"/>
              <w:right w:val="nil"/>
            </w:tcBorders>
          </w:tcPr>
          <w:p ns2:paraId="7B37ACC1" ns2:textId="77777777" w:rsidR="00401477" w:rsidRDefault="00401477" w:rsidP="00FC5C60">
            <w:pPr>
              <w:tabs>
                <w:tab w:val="decimal" w:pos="309"/>
                <w:tab w:val="left" w:pos="389"/>
              </w:tabs>
              <w:spacing w:before="15" w:after="15"/>
              <w:rPr>
                <w:sz w:val="18"/>
                <w:szCs w:val="18"/>
              </w:rPr>
            </w:pPr>
            <w:r>
              <w:rPr>
                <w:sz w:val="18"/>
                <w:szCs w:val="18"/>
              </w:rPr>
              <w:tab/>
              <w:t xml:space="preserve">0 </w:t>
            </w:r>
          </w:p>
        </w:tc>
        <w:tc>
          <w:tcPr>
            <w:tcW w:w="703" w:type="dxa"/>
            <w:tcBorders>
              <w:top w:val="nil"/>
              <w:left w:val="nil"/>
              <w:bottom w:val="nil"/>
              <w:right w:val="single" w:sz="2" w:space="0" w:color="auto"/>
            </w:tcBorders>
          </w:tcPr>
          <w:p ns2:paraId="21EB60FA" ns2:textId="77777777" w:rsidR="00401477" w:rsidRDefault="00401477" w:rsidP="00FC5C60">
            <w:pPr>
              <w:tabs>
                <w:tab w:val="decimal" w:pos="199"/>
                <w:tab w:val="left" w:pos="279"/>
              </w:tabs>
              <w:spacing w:before="15" w:after="15"/>
              <w:rPr>
                <w:sz w:val="18"/>
                <w:szCs w:val="18"/>
              </w:rPr>
            </w:pPr>
            <w:r>
              <w:rPr>
                <w:sz w:val="18"/>
                <w:szCs w:val="18"/>
              </w:rPr>
              <w:tab/>
              <w:t xml:space="preserve">(0.0) </w:t>
            </w:r>
          </w:p>
        </w:tc>
        <w:tc>
          <w:tcPr>
            <w:tcW w:w="702" w:type="dxa"/>
            <w:tcBorders>
              <w:top w:val="nil"/>
              <w:left w:val="nil"/>
              <w:bottom w:val="nil"/>
              <w:right w:val="nil"/>
            </w:tcBorders>
          </w:tcPr>
          <w:p ns2:paraId="5DF409D8" ns2:textId="77777777" w:rsidR="00401477" w:rsidRDefault="00401477" w:rsidP="00FC5C60">
            <w:pPr>
              <w:tabs>
                <w:tab w:val="decimal" w:pos="309"/>
                <w:tab w:val="left" w:pos="389"/>
              </w:tabs>
              <w:spacing w:before="15" w:after="15"/>
              <w:rPr>
                <w:sz w:val="18"/>
                <w:szCs w:val="18"/>
              </w:rPr>
            </w:pPr>
            <w:r>
              <w:rPr>
                <w:sz w:val="18"/>
                <w:szCs w:val="18"/>
              </w:rPr>
              <w:tab/>
              <w:t xml:space="preserve">1 </w:t>
            </w:r>
          </w:p>
        </w:tc>
        <w:tc>
          <w:tcPr>
            <w:tcW w:w="703" w:type="dxa"/>
            <w:tcBorders>
              <w:top w:val="nil"/>
              <w:left w:val="nil"/>
              <w:bottom w:val="nil"/>
              <w:right w:val="single" w:sz="2" w:space="0" w:color="auto"/>
            </w:tcBorders>
          </w:tcPr>
          <w:p ns2:paraId="762A980E" ns2:textId="77777777" w:rsidR="00401477" w:rsidRDefault="00401477" w:rsidP="00FC5C60">
            <w:pPr>
              <w:tabs>
                <w:tab w:val="decimal" w:pos="199"/>
                <w:tab w:val="left" w:pos="279"/>
              </w:tabs>
              <w:spacing w:before="15" w:after="15"/>
              <w:rPr>
                <w:sz w:val="18"/>
                <w:szCs w:val="18"/>
              </w:rPr>
            </w:pPr>
            <w:r>
              <w:rPr>
                <w:sz w:val="18"/>
                <w:szCs w:val="18"/>
              </w:rPr>
              <w:tab/>
              <w:t xml:space="preserve">(1.4) </w:t>
            </w:r>
          </w:p>
        </w:tc>
        <w:tc>
          <w:tcPr>
            <w:tcW w:w="702" w:type="dxa"/>
            <w:tcBorders>
              <w:top w:val="nil"/>
              <w:left w:val="nil"/>
              <w:bottom w:val="nil"/>
              <w:right w:val="nil"/>
            </w:tcBorders>
          </w:tcPr>
          <w:p ns2:paraId="5B184333" ns2:textId="77777777" w:rsidR="00401477" w:rsidRDefault="00401477" w:rsidP="00FC5C60">
            <w:pPr>
              <w:tabs>
                <w:tab w:val="decimal" w:pos="309"/>
                <w:tab w:val="left" w:pos="389"/>
              </w:tabs>
              <w:spacing w:before="15" w:after="15"/>
              <w:rPr>
                <w:sz w:val="18"/>
                <w:szCs w:val="18"/>
              </w:rPr>
            </w:pPr>
            <w:r>
              <w:rPr>
                <w:sz w:val="18"/>
                <w:szCs w:val="18"/>
              </w:rPr>
              <w:tab/>
              <w:t xml:space="preserve">4 </w:t>
            </w:r>
          </w:p>
        </w:tc>
        <w:tc>
          <w:tcPr>
            <w:tcW w:w="703" w:type="dxa"/>
            <w:tcBorders>
              <w:top w:val="nil"/>
              <w:left w:val="nil"/>
              <w:bottom w:val="nil"/>
              <w:right w:val="single" w:sz="2" w:space="0" w:color="auto"/>
            </w:tcBorders>
          </w:tcPr>
          <w:p ns2:paraId="4CD6EDF1" ns2:textId="77777777" w:rsidR="00401477" w:rsidRDefault="00401477" w:rsidP="00FC5C60">
            <w:pPr>
              <w:tabs>
                <w:tab w:val="decimal" w:pos="199"/>
                <w:tab w:val="left" w:pos="279"/>
              </w:tabs>
              <w:spacing w:before="15" w:after="15"/>
              <w:rPr>
                <w:sz w:val="18"/>
                <w:szCs w:val="18"/>
              </w:rPr>
            </w:pPr>
            <w:r>
              <w:rPr>
                <w:sz w:val="18"/>
                <w:szCs w:val="18"/>
              </w:rPr>
              <w:tab/>
              <w:t xml:space="preserve">(4.1) </w:t>
            </w:r>
          </w:p>
        </w:tc>
        <w:tc>
          <w:tcPr>
            <w:tcW w:w="702" w:type="dxa"/>
            <w:tcBorders>
              <w:top w:val="nil"/>
              <w:left w:val="nil"/>
              <w:bottom w:val="nil"/>
              <w:right w:val="nil"/>
            </w:tcBorders>
          </w:tcPr>
          <w:p ns2:paraId="6C731E66" ns2:textId="77777777" w:rsidR="00401477" w:rsidRDefault="00401477" w:rsidP="00FC5C60">
            <w:pPr>
              <w:tabs>
                <w:tab w:val="decimal" w:pos="309"/>
                <w:tab w:val="left" w:pos="389"/>
              </w:tabs>
              <w:spacing w:before="15" w:after="15"/>
              <w:rPr>
                <w:sz w:val="18"/>
                <w:szCs w:val="18"/>
              </w:rPr>
            </w:pPr>
            <w:r>
              <w:rPr>
                <w:sz w:val="18"/>
                <w:szCs w:val="18"/>
              </w:rPr>
              <w:tab/>
              <w:t xml:space="preserve">5 </w:t>
            </w:r>
          </w:p>
        </w:tc>
        <w:tc>
          <w:tcPr>
            <w:tcW w:w="703" w:type="dxa"/>
            <w:tcBorders>
              <w:top w:val="nil"/>
              <w:left w:val="nil"/>
              <w:bottom w:val="nil"/>
            </w:tcBorders>
          </w:tcPr>
          <w:p ns2:paraId="176225D2" ns2:textId="77777777" w:rsidR="00401477" w:rsidRDefault="00401477" w:rsidP="00FC5C60">
            <w:pPr>
              <w:tabs>
                <w:tab w:val="decimal" w:pos="199"/>
                <w:tab w:val="left" w:pos="279"/>
              </w:tabs>
              <w:spacing w:before="15" w:after="15"/>
              <w:rPr>
                <w:sz w:val="18"/>
                <w:szCs w:val="18"/>
              </w:rPr>
            </w:pPr>
            <w:r>
              <w:rPr>
                <w:sz w:val="18"/>
                <w:szCs w:val="18"/>
              </w:rPr>
              <w:tab/>
              <w:t xml:space="preserve">(2.9) </w:t>
            </w:r>
          </w:p>
        </w:tc>
      </w:tr>
      <w:tr w:rsidR="00401477" ns2:paraId="2AC3EA47" ns2:textId="77777777" w:rsidTr="00FC5C60">
        <w:tblPrEx>
          <w:tblBorders>
            <w:top w:val="single" w:sz="6" w:space="0" w:color="auto"/>
            <w:bottom w:val="single" w:sz="6" w:space="0" w:color="auto"/>
          </w:tblBorders>
        </w:tblPrEx>
        <w:trPr>
          <w:jc w:val="center"/>
        </w:trPr>
        <w:tc>
          <w:tcPr>
            <w:tcW w:w="3020" w:type="dxa"/>
            <w:tcBorders>
              <w:top w:val="nil"/>
              <w:bottom w:val="single" w:sz="2" w:space="0" w:color="auto"/>
              <w:right w:val="single" w:sz="2" w:space="0" w:color="auto"/>
            </w:tcBorders>
          </w:tcPr>
          <w:p ns2:paraId="74682357" ns2:textId="77777777" w:rsidR="00401477" w:rsidRDefault="00401477" w:rsidP="00FC5C60">
            <w:pPr>
              <w:spacing w:after="60"/>
              <w:ind w:left="160" w:right="1" w:hanging="160"/>
              <w:rPr>
                <w:sz w:val="18"/>
                <w:szCs w:val="18"/>
              </w:rPr>
            </w:pPr>
            <w:r>
              <w:rPr>
                <w:sz w:val="18"/>
                <w:szCs w:val="18"/>
              </w:rPr>
              <w:t xml:space="preserve"> Status Not Recorded </w:t>
            </w:r>
          </w:p>
        </w:tc>
        <w:tc>
          <w:tcPr>
            <w:tcW w:w="702" w:type="dxa"/>
            <w:tcBorders>
              <w:top w:val="nil"/>
              <w:left w:val="nil"/>
              <w:bottom w:val="single" w:sz="2" w:space="0" w:color="auto"/>
              <w:right w:val="nil"/>
            </w:tcBorders>
          </w:tcPr>
          <w:p ns2:paraId="5A20A83B" ns2:textId="77777777" w:rsidR="00401477" w:rsidRDefault="00401477" w:rsidP="00FC5C60">
            <w:pPr>
              <w:tabs>
                <w:tab w:val="decimal" w:pos="309"/>
                <w:tab w:val="left" w:pos="389"/>
              </w:tabs>
              <w:spacing w:after="60"/>
              <w:rPr>
                <w:sz w:val="18"/>
                <w:szCs w:val="18"/>
              </w:rPr>
            </w:pPr>
            <w:r>
              <w:rPr>
                <w:sz w:val="18"/>
                <w:szCs w:val="18"/>
              </w:rPr>
              <w:tab/>
              <w:t xml:space="preserve">2 </w:t>
            </w:r>
          </w:p>
        </w:tc>
        <w:tc>
          <w:tcPr>
            <w:tcW w:w="703" w:type="dxa"/>
            <w:tcBorders>
              <w:top w:val="nil"/>
              <w:left w:val="nil"/>
              <w:bottom w:val="single" w:sz="2" w:space="0" w:color="auto"/>
              <w:right w:val="single" w:sz="2" w:space="0" w:color="auto"/>
            </w:tcBorders>
          </w:tcPr>
          <w:p ns2:paraId="31E2C15E" ns2:textId="77777777" w:rsidR="00401477" w:rsidRDefault="00401477" w:rsidP="00FC5C60">
            <w:pPr>
              <w:tabs>
                <w:tab w:val="decimal" w:pos="199"/>
                <w:tab w:val="left" w:pos="279"/>
              </w:tabs>
              <w:spacing w:after="60"/>
              <w:rPr>
                <w:sz w:val="18"/>
                <w:szCs w:val="18"/>
              </w:rPr>
            </w:pPr>
            <w:r>
              <w:rPr>
                <w:sz w:val="18"/>
                <w:szCs w:val="18"/>
              </w:rPr>
              <w:tab/>
              <w:t xml:space="preserve">(66.7) </w:t>
            </w:r>
          </w:p>
        </w:tc>
        <w:tc>
          <w:tcPr>
            <w:tcW w:w="702" w:type="dxa"/>
            <w:tcBorders>
              <w:top w:val="nil"/>
              <w:left w:val="nil"/>
              <w:bottom w:val="single" w:sz="2" w:space="0" w:color="auto"/>
              <w:right w:val="nil"/>
            </w:tcBorders>
          </w:tcPr>
          <w:p ns2:paraId="6320F622" ns2:textId="77777777" w:rsidR="00401477" w:rsidRDefault="00401477" w:rsidP="00FC5C60">
            <w:pPr>
              <w:tabs>
                <w:tab w:val="decimal" w:pos="309"/>
                <w:tab w:val="left" w:pos="389"/>
              </w:tabs>
              <w:spacing w:after="60"/>
              <w:rPr>
                <w:sz w:val="18"/>
                <w:szCs w:val="18"/>
              </w:rPr>
            </w:pPr>
            <w:r>
              <w:rPr>
                <w:sz w:val="18"/>
                <w:szCs w:val="18"/>
              </w:rPr>
              <w:tab/>
              <w:t xml:space="preserve">62 </w:t>
            </w:r>
          </w:p>
        </w:tc>
        <w:tc>
          <w:tcPr>
            <w:tcW w:w="703" w:type="dxa"/>
            <w:tcBorders>
              <w:top w:val="nil"/>
              <w:left w:val="nil"/>
              <w:bottom w:val="single" w:sz="2" w:space="0" w:color="auto"/>
              <w:right w:val="single" w:sz="2" w:space="0" w:color="auto"/>
            </w:tcBorders>
          </w:tcPr>
          <w:p ns2:paraId="028F5F08" ns2:textId="77777777" w:rsidR="00401477" w:rsidRDefault="00401477" w:rsidP="00FC5C60">
            <w:pPr>
              <w:tabs>
                <w:tab w:val="decimal" w:pos="199"/>
                <w:tab w:val="left" w:pos="279"/>
              </w:tabs>
              <w:spacing w:after="60"/>
              <w:rPr>
                <w:sz w:val="18"/>
                <w:szCs w:val="18"/>
              </w:rPr>
            </w:pPr>
            <w:r>
              <w:rPr>
                <w:sz w:val="18"/>
                <w:szCs w:val="18"/>
              </w:rPr>
              <w:tab/>
              <w:t xml:space="preserve">(88.6) </w:t>
            </w:r>
          </w:p>
        </w:tc>
        <w:tc>
          <w:tcPr>
            <w:tcW w:w="702" w:type="dxa"/>
            <w:tcBorders>
              <w:top w:val="nil"/>
              <w:left w:val="nil"/>
              <w:bottom w:val="single" w:sz="2" w:space="0" w:color="auto"/>
              <w:right w:val="nil"/>
            </w:tcBorders>
          </w:tcPr>
          <w:p ns2:paraId="513D5FDE" ns2:textId="77777777" w:rsidR="00401477" w:rsidRDefault="00401477" w:rsidP="00FC5C60">
            <w:pPr>
              <w:tabs>
                <w:tab w:val="decimal" w:pos="309"/>
                <w:tab w:val="left" w:pos="389"/>
              </w:tabs>
              <w:spacing w:after="60"/>
              <w:rPr>
                <w:sz w:val="18"/>
                <w:szCs w:val="18"/>
              </w:rPr>
            </w:pPr>
            <w:r>
              <w:rPr>
                <w:sz w:val="18"/>
                <w:szCs w:val="18"/>
              </w:rPr>
              <w:tab/>
              <w:t xml:space="preserve">57 </w:t>
            </w:r>
          </w:p>
        </w:tc>
        <w:tc>
          <w:tcPr>
            <w:tcW w:w="703" w:type="dxa"/>
            <w:tcBorders>
              <w:top w:val="nil"/>
              <w:left w:val="nil"/>
              <w:bottom w:val="single" w:sz="2" w:space="0" w:color="auto"/>
              <w:right w:val="single" w:sz="2" w:space="0" w:color="auto"/>
            </w:tcBorders>
          </w:tcPr>
          <w:p ns2:paraId="3A9396B3" ns2:textId="77777777" w:rsidR="00401477" w:rsidRDefault="00401477" w:rsidP="00FC5C60">
            <w:pPr>
              <w:tabs>
                <w:tab w:val="decimal" w:pos="199"/>
                <w:tab w:val="left" w:pos="279"/>
              </w:tabs>
              <w:spacing w:after="60"/>
              <w:rPr>
                <w:sz w:val="18"/>
                <w:szCs w:val="18"/>
              </w:rPr>
            </w:pPr>
            <w:r>
              <w:rPr>
                <w:sz w:val="18"/>
                <w:szCs w:val="18"/>
              </w:rPr>
              <w:tab/>
              <w:t xml:space="preserve">(58.2) </w:t>
            </w:r>
          </w:p>
        </w:tc>
        <w:tc>
          <w:tcPr>
            <w:tcW w:w="702" w:type="dxa"/>
            <w:tcBorders>
              <w:top w:val="nil"/>
              <w:left w:val="nil"/>
              <w:bottom w:val="single" w:sz="2" w:space="0" w:color="auto"/>
              <w:right w:val="nil"/>
            </w:tcBorders>
          </w:tcPr>
          <w:p ns2:paraId="4B0933B5" ns2:textId="77777777" w:rsidR="00401477" w:rsidRDefault="00401477" w:rsidP="00FC5C60">
            <w:pPr>
              <w:tabs>
                <w:tab w:val="decimal" w:pos="309"/>
                <w:tab w:val="left" w:pos="389"/>
              </w:tabs>
              <w:spacing w:after="60"/>
              <w:rPr>
                <w:sz w:val="18"/>
                <w:szCs w:val="18"/>
              </w:rPr>
            </w:pPr>
            <w:r>
              <w:rPr>
                <w:sz w:val="18"/>
                <w:szCs w:val="18"/>
              </w:rPr>
              <w:tab/>
              <w:t xml:space="preserve">121 </w:t>
            </w:r>
          </w:p>
        </w:tc>
        <w:tc>
          <w:tcPr>
            <w:tcW w:w="703" w:type="dxa"/>
            <w:tcBorders>
              <w:top w:val="nil"/>
              <w:left w:val="nil"/>
              <w:bottom w:val="single" w:sz="2" w:space="0" w:color="auto"/>
            </w:tcBorders>
          </w:tcPr>
          <w:p ns2:paraId="3B11890F" ns2:textId="77777777" w:rsidR="00401477" w:rsidRDefault="00401477" w:rsidP="00FC5C60">
            <w:pPr>
              <w:tabs>
                <w:tab w:val="decimal" w:pos="199"/>
                <w:tab w:val="left" w:pos="279"/>
              </w:tabs>
              <w:spacing w:after="60"/>
              <w:rPr>
                <w:sz w:val="18"/>
                <w:szCs w:val="18"/>
              </w:rPr>
            </w:pPr>
            <w:r>
              <w:rPr>
                <w:sz w:val="18"/>
                <w:szCs w:val="18"/>
              </w:rPr>
              <w:tab/>
              <w:t xml:space="preserve">(70.8) </w:t>
            </w:r>
          </w:p>
        </w:tc>
      </w:tr>
      <w:tr w:rsidR="00401477" ns2:paraId="3BF2E57B" ns2:textId="77777777" w:rsidTr="00FC5C60">
        <w:tblPrEx>
          <w:tblBorders>
            <w:top w:val="single" w:sz="6" w:space="0" w:color="auto"/>
            <w:bottom w:val="single" w:sz="6" w:space="0" w:color="auto"/>
          </w:tblBorders>
        </w:tblPrEx>
        <w:trPr>
          <w:jc w:val="center"/>
        </w:trPr>
        <w:tc>
          <w:tcPr>
            <w:tcW w:w="8640" w:type="dxa"/>
            <w:gridSpan w:val="9"/>
            <w:tcBorders>
              <w:top w:val="nil"/>
              <w:bottom w:val="single" w:sz="2" w:space="0" w:color="auto"/>
            </w:tcBorders>
          </w:tcPr>
          <w:p ns2:paraId="38FF79DD" ns2:textId="77777777" w:rsidR="00401477" w:rsidRDefault="00401477" w:rsidP="00FC5C60">
            <w:pPr>
              <w:spacing w:after="60"/>
              <w:ind w:left="160" w:right="1" w:hanging="160"/>
              <w:rPr>
                <w:sz w:val="18"/>
                <w:szCs w:val="18"/>
              </w:rPr>
            </w:pPr>
            <w:r>
              <w:rPr>
                <w:sz w:val="18"/>
                <w:szCs w:val="18"/>
              </w:rPr>
              <w:t xml:space="preserve"> </w:t>
            </w:r>
            <w:r>
              <w:rPr>
                <w:b/>
                <w:bCs/>
                <w:sz w:val="18"/>
                <w:szCs w:val="18"/>
              </w:rPr>
              <w:t>Status for Trial</w:t>
            </w:r>
            <w:r>
              <w:rPr>
                <w:sz w:val="18"/>
                <w:szCs w:val="18"/>
              </w:rPr>
              <w:t xml:space="preserve"> </w:t>
            </w:r>
          </w:p>
        </w:tc>
      </w:tr>
      <w:tr w:rsidR="00401477" ns2:paraId="72C2A911" ns2:textId="77777777" w:rsidTr="00FC5C60">
        <w:tblPrEx>
          <w:tblBorders>
            <w:top w:val="single" w:sz="6" w:space="0" w:color="auto"/>
            <w:bottom w:val="single" w:sz="6" w:space="0" w:color="auto"/>
          </w:tblBorders>
        </w:tblPrEx>
        <w:trPr>
          <w:jc w:val="center"/>
        </w:trPr>
        <w:tc>
          <w:tcPr>
            <w:tcW w:w="3020" w:type="dxa"/>
            <w:tcBorders>
              <w:top w:val="nil"/>
              <w:bottom w:val="nil"/>
              <w:right w:val="single" w:sz="2" w:space="0" w:color="auto"/>
            </w:tcBorders>
          </w:tcPr>
          <w:p ns2:paraId="705A837C" ns2:textId="77777777" w:rsidR="00401477" w:rsidRDefault="00401477" w:rsidP="00FC5C60">
            <w:pPr>
              <w:spacing w:before="15" w:after="15"/>
              <w:ind w:left="160" w:right="1" w:hanging="160"/>
              <w:rPr>
                <w:sz w:val="18"/>
                <w:szCs w:val="18"/>
              </w:rPr>
            </w:pPr>
            <w:r>
              <w:rPr>
                <w:sz w:val="18"/>
                <w:szCs w:val="18"/>
              </w:rPr>
              <w:t xml:space="preserve"> Discontinued </w:t>
            </w:r>
          </w:p>
        </w:tc>
        <w:tc>
          <w:tcPr>
            <w:tcW w:w="702" w:type="dxa"/>
            <w:tcBorders>
              <w:top w:val="nil"/>
              <w:left w:val="nil"/>
              <w:bottom w:val="nil"/>
              <w:right w:val="nil"/>
            </w:tcBorders>
          </w:tcPr>
          <w:p ns2:paraId="5B732A26" ns2:textId="77777777" w:rsidR="00401477" w:rsidRDefault="00401477" w:rsidP="00FC5C60">
            <w:pPr>
              <w:tabs>
                <w:tab w:val="decimal" w:pos="309"/>
                <w:tab w:val="left" w:pos="389"/>
              </w:tabs>
              <w:spacing w:before="15" w:after="15"/>
              <w:rPr>
                <w:sz w:val="18"/>
                <w:szCs w:val="18"/>
              </w:rPr>
            </w:pPr>
            <w:r>
              <w:rPr>
                <w:sz w:val="18"/>
                <w:szCs w:val="18"/>
              </w:rPr>
              <w:tab/>
              <w:t xml:space="preserve">1 </w:t>
            </w:r>
          </w:p>
        </w:tc>
        <w:tc>
          <w:tcPr>
            <w:tcW w:w="703" w:type="dxa"/>
            <w:tcBorders>
              <w:top w:val="nil"/>
              <w:left w:val="nil"/>
              <w:bottom w:val="nil"/>
              <w:right w:val="single" w:sz="2" w:space="0" w:color="auto"/>
            </w:tcBorders>
          </w:tcPr>
          <w:p ns2:paraId="6C24E89E" ns2:textId="77777777" w:rsidR="00401477" w:rsidRDefault="00401477" w:rsidP="00FC5C60">
            <w:pPr>
              <w:tabs>
                <w:tab w:val="decimal" w:pos="199"/>
                <w:tab w:val="left" w:pos="279"/>
              </w:tabs>
              <w:spacing w:before="15" w:after="15"/>
              <w:rPr>
                <w:sz w:val="18"/>
                <w:szCs w:val="18"/>
              </w:rPr>
            </w:pPr>
            <w:r>
              <w:rPr>
                <w:sz w:val="18"/>
                <w:szCs w:val="18"/>
              </w:rPr>
              <w:tab/>
              <w:t xml:space="preserve">(33.3) </w:t>
            </w:r>
          </w:p>
        </w:tc>
        <w:tc>
          <w:tcPr>
            <w:tcW w:w="702" w:type="dxa"/>
            <w:tcBorders>
              <w:top w:val="nil"/>
              <w:left w:val="nil"/>
              <w:bottom w:val="nil"/>
              <w:right w:val="nil"/>
            </w:tcBorders>
          </w:tcPr>
          <w:p ns2:paraId="5EFCD60E" ns2:textId="77777777" w:rsidR="00401477" w:rsidRDefault="00401477" w:rsidP="00FC5C60">
            <w:pPr>
              <w:tabs>
                <w:tab w:val="decimal" w:pos="309"/>
                <w:tab w:val="left" w:pos="389"/>
              </w:tabs>
              <w:spacing w:before="15" w:after="15"/>
              <w:rPr>
                <w:sz w:val="18"/>
                <w:szCs w:val="18"/>
              </w:rPr>
            </w:pPr>
            <w:r>
              <w:rPr>
                <w:sz w:val="18"/>
                <w:szCs w:val="18"/>
              </w:rPr>
              <w:tab/>
              <w:t xml:space="preserve">2 </w:t>
            </w:r>
          </w:p>
        </w:tc>
        <w:tc>
          <w:tcPr>
            <w:tcW w:w="703" w:type="dxa"/>
            <w:tcBorders>
              <w:top w:val="nil"/>
              <w:left w:val="nil"/>
              <w:bottom w:val="nil"/>
              <w:right w:val="single" w:sz="2" w:space="0" w:color="auto"/>
            </w:tcBorders>
          </w:tcPr>
          <w:p ns2:paraId="24ACBD37" ns2:textId="77777777" w:rsidR="00401477" w:rsidRDefault="00401477" w:rsidP="00FC5C60">
            <w:pPr>
              <w:tabs>
                <w:tab w:val="decimal" w:pos="199"/>
                <w:tab w:val="left" w:pos="279"/>
              </w:tabs>
              <w:spacing w:before="15" w:after="15"/>
              <w:rPr>
                <w:sz w:val="18"/>
                <w:szCs w:val="18"/>
              </w:rPr>
            </w:pPr>
            <w:r>
              <w:rPr>
                <w:sz w:val="18"/>
                <w:szCs w:val="18"/>
              </w:rPr>
              <w:tab/>
              <w:t xml:space="preserve">(2.9) </w:t>
            </w:r>
          </w:p>
        </w:tc>
        <w:tc>
          <w:tcPr>
            <w:tcW w:w="702" w:type="dxa"/>
            <w:tcBorders>
              <w:top w:val="nil"/>
              <w:left w:val="nil"/>
              <w:bottom w:val="nil"/>
              <w:right w:val="nil"/>
            </w:tcBorders>
          </w:tcPr>
          <w:p ns2:paraId="11E3B090" ns2:textId="77777777" w:rsidR="00401477" w:rsidRDefault="00401477" w:rsidP="00FC5C60">
            <w:pPr>
              <w:tabs>
                <w:tab w:val="decimal" w:pos="309"/>
                <w:tab w:val="left" w:pos="389"/>
              </w:tabs>
              <w:spacing w:before="15" w:after="15"/>
              <w:rPr>
                <w:sz w:val="18"/>
                <w:szCs w:val="18"/>
              </w:rPr>
            </w:pPr>
            <w:r>
              <w:rPr>
                <w:sz w:val="18"/>
                <w:szCs w:val="18"/>
              </w:rPr>
              <w:tab/>
              <w:t xml:space="preserve">16 </w:t>
            </w:r>
          </w:p>
        </w:tc>
        <w:tc>
          <w:tcPr>
            <w:tcW w:w="703" w:type="dxa"/>
            <w:tcBorders>
              <w:top w:val="nil"/>
              <w:left w:val="nil"/>
              <w:bottom w:val="nil"/>
              <w:right w:val="single" w:sz="2" w:space="0" w:color="auto"/>
            </w:tcBorders>
          </w:tcPr>
          <w:p ns2:paraId="66F94606" ns2:textId="77777777" w:rsidR="00401477" w:rsidRDefault="00401477" w:rsidP="00FC5C60">
            <w:pPr>
              <w:tabs>
                <w:tab w:val="decimal" w:pos="199"/>
                <w:tab w:val="left" w:pos="279"/>
              </w:tabs>
              <w:spacing w:before="15" w:after="15"/>
              <w:rPr>
                <w:sz w:val="18"/>
                <w:szCs w:val="18"/>
              </w:rPr>
            </w:pPr>
            <w:r>
              <w:rPr>
                <w:sz w:val="18"/>
                <w:szCs w:val="18"/>
              </w:rPr>
              <w:tab/>
              <w:t xml:space="preserve">(16.3) </w:t>
            </w:r>
          </w:p>
        </w:tc>
        <w:tc>
          <w:tcPr>
            <w:tcW w:w="702" w:type="dxa"/>
            <w:tcBorders>
              <w:top w:val="nil"/>
              <w:left w:val="nil"/>
              <w:bottom w:val="nil"/>
              <w:right w:val="nil"/>
            </w:tcBorders>
          </w:tcPr>
          <w:p ns2:paraId="0400397D" ns2:textId="77777777" w:rsidR="00401477" w:rsidRDefault="00401477" w:rsidP="00FC5C60">
            <w:pPr>
              <w:tabs>
                <w:tab w:val="decimal" w:pos="309"/>
                <w:tab w:val="left" w:pos="389"/>
              </w:tabs>
              <w:spacing w:before="15" w:after="15"/>
              <w:rPr>
                <w:sz w:val="18"/>
                <w:szCs w:val="18"/>
              </w:rPr>
            </w:pPr>
            <w:r>
              <w:rPr>
                <w:sz w:val="18"/>
                <w:szCs w:val="18"/>
              </w:rPr>
              <w:tab/>
              <w:t xml:space="preserve">19 </w:t>
            </w:r>
          </w:p>
        </w:tc>
        <w:tc>
          <w:tcPr>
            <w:tcW w:w="703" w:type="dxa"/>
            <w:tcBorders>
              <w:top w:val="nil"/>
              <w:left w:val="nil"/>
              <w:bottom w:val="nil"/>
            </w:tcBorders>
          </w:tcPr>
          <w:p ns2:paraId="17AA13B4" ns2:textId="77777777" w:rsidR="00401477" w:rsidRDefault="00401477" w:rsidP="00FC5C60">
            <w:pPr>
              <w:tabs>
                <w:tab w:val="decimal" w:pos="199"/>
                <w:tab w:val="left" w:pos="279"/>
              </w:tabs>
              <w:spacing w:before="15" w:after="15"/>
              <w:rPr>
                <w:sz w:val="18"/>
                <w:szCs w:val="18"/>
              </w:rPr>
            </w:pPr>
            <w:r>
              <w:rPr>
                <w:sz w:val="18"/>
                <w:szCs w:val="18"/>
              </w:rPr>
              <w:tab/>
              <w:t xml:space="preserve">(11.1) </w:t>
            </w:r>
          </w:p>
        </w:tc>
      </w:tr>
      <w:tr w:rsidR="00401477" ns2:paraId="100A45B5" ns2:textId="77777777" w:rsidTr="00FC5C60">
        <w:tblPrEx>
          <w:tblBorders>
            <w:top w:val="single" w:sz="6" w:space="0" w:color="auto"/>
            <w:bottom w:val="single" w:sz="6" w:space="0" w:color="auto"/>
          </w:tblBorders>
        </w:tblPrEx>
        <w:trPr>
          <w:jc w:val="center"/>
        </w:trPr>
        <w:tc>
          <w:tcPr>
            <w:tcW w:w="3020" w:type="dxa"/>
            <w:tcBorders>
              <w:top w:val="nil"/>
              <w:bottom w:val="nil"/>
              <w:right w:val="single" w:sz="2" w:space="0" w:color="auto"/>
            </w:tcBorders>
          </w:tcPr>
          <w:p ns2:paraId="30DCF8B9" ns2:textId="77777777" w:rsidR="00401477" w:rsidRDefault="00401477" w:rsidP="00FC5C60">
            <w:pPr>
              <w:spacing w:before="15" w:after="15"/>
              <w:ind w:left="160" w:right="1" w:hanging="160"/>
              <w:rPr>
                <w:sz w:val="18"/>
                <w:szCs w:val="18"/>
              </w:rPr>
            </w:pPr>
            <w:r>
              <w:rPr>
                <w:sz w:val="18"/>
                <w:szCs w:val="18"/>
              </w:rPr>
              <w:t xml:space="preserve">    Death </w:t>
            </w:r>
          </w:p>
        </w:tc>
        <w:tc>
          <w:tcPr>
            <w:tcW w:w="702" w:type="dxa"/>
            <w:tcBorders>
              <w:top w:val="nil"/>
              <w:left w:val="nil"/>
              <w:bottom w:val="nil"/>
              <w:right w:val="nil"/>
            </w:tcBorders>
          </w:tcPr>
          <w:p ns2:paraId="283E9B50" ns2:textId="77777777" w:rsidR="00401477" w:rsidRDefault="00401477" w:rsidP="00FC5C60">
            <w:pPr>
              <w:tabs>
                <w:tab w:val="decimal" w:pos="309"/>
                <w:tab w:val="left" w:pos="389"/>
              </w:tabs>
              <w:spacing w:before="15" w:after="15"/>
              <w:rPr>
                <w:sz w:val="18"/>
                <w:szCs w:val="18"/>
              </w:rPr>
            </w:pPr>
            <w:r>
              <w:rPr>
                <w:sz w:val="18"/>
                <w:szCs w:val="18"/>
              </w:rPr>
              <w:tab/>
              <w:t xml:space="preserve">1 </w:t>
            </w:r>
          </w:p>
        </w:tc>
        <w:tc>
          <w:tcPr>
            <w:tcW w:w="703" w:type="dxa"/>
            <w:tcBorders>
              <w:top w:val="nil"/>
              <w:left w:val="nil"/>
              <w:bottom w:val="nil"/>
              <w:right w:val="single" w:sz="2" w:space="0" w:color="auto"/>
            </w:tcBorders>
          </w:tcPr>
          <w:p ns2:paraId="04D91832" ns2:textId="77777777" w:rsidR="00401477" w:rsidRDefault="00401477" w:rsidP="00FC5C60">
            <w:pPr>
              <w:tabs>
                <w:tab w:val="decimal" w:pos="199"/>
                <w:tab w:val="left" w:pos="279"/>
              </w:tabs>
              <w:spacing w:before="15" w:after="15"/>
              <w:rPr>
                <w:sz w:val="18"/>
                <w:szCs w:val="18"/>
              </w:rPr>
            </w:pPr>
            <w:r>
              <w:rPr>
                <w:sz w:val="18"/>
                <w:szCs w:val="18"/>
              </w:rPr>
              <w:tab/>
              <w:t xml:space="preserve">(33.3) </w:t>
            </w:r>
          </w:p>
        </w:tc>
        <w:tc>
          <w:tcPr>
            <w:tcW w:w="702" w:type="dxa"/>
            <w:tcBorders>
              <w:top w:val="nil"/>
              <w:left w:val="nil"/>
              <w:bottom w:val="nil"/>
              <w:right w:val="nil"/>
            </w:tcBorders>
          </w:tcPr>
          <w:p ns2:paraId="1781D842" ns2:textId="77777777" w:rsidR="00401477" w:rsidRDefault="00401477" w:rsidP="00FC5C60">
            <w:pPr>
              <w:tabs>
                <w:tab w:val="decimal" w:pos="309"/>
                <w:tab w:val="left" w:pos="389"/>
              </w:tabs>
              <w:spacing w:before="15" w:after="15"/>
              <w:rPr>
                <w:sz w:val="18"/>
                <w:szCs w:val="18"/>
              </w:rPr>
            </w:pPr>
            <w:r>
              <w:rPr>
                <w:sz w:val="18"/>
                <w:szCs w:val="18"/>
              </w:rPr>
              <w:tab/>
              <w:t xml:space="preserve">2 </w:t>
            </w:r>
          </w:p>
        </w:tc>
        <w:tc>
          <w:tcPr>
            <w:tcW w:w="703" w:type="dxa"/>
            <w:tcBorders>
              <w:top w:val="nil"/>
              <w:left w:val="nil"/>
              <w:bottom w:val="nil"/>
              <w:right w:val="single" w:sz="2" w:space="0" w:color="auto"/>
            </w:tcBorders>
          </w:tcPr>
          <w:p ns2:paraId="6B522840" ns2:textId="77777777" w:rsidR="00401477" w:rsidRDefault="00401477" w:rsidP="00FC5C60">
            <w:pPr>
              <w:tabs>
                <w:tab w:val="decimal" w:pos="199"/>
                <w:tab w:val="left" w:pos="279"/>
              </w:tabs>
              <w:spacing w:before="15" w:after="15"/>
              <w:rPr>
                <w:sz w:val="18"/>
                <w:szCs w:val="18"/>
              </w:rPr>
            </w:pPr>
            <w:r>
              <w:rPr>
                <w:sz w:val="18"/>
                <w:szCs w:val="18"/>
              </w:rPr>
              <w:tab/>
              <w:t xml:space="preserve">(2.9) </w:t>
            </w:r>
          </w:p>
        </w:tc>
        <w:tc>
          <w:tcPr>
            <w:tcW w:w="702" w:type="dxa"/>
            <w:tcBorders>
              <w:top w:val="nil"/>
              <w:left w:val="nil"/>
              <w:bottom w:val="nil"/>
              <w:right w:val="nil"/>
            </w:tcBorders>
          </w:tcPr>
          <w:p ns2:paraId="49DF1C01" ns2:textId="77777777" w:rsidR="00401477" w:rsidRDefault="00401477" w:rsidP="00FC5C60">
            <w:pPr>
              <w:tabs>
                <w:tab w:val="decimal" w:pos="309"/>
                <w:tab w:val="left" w:pos="389"/>
              </w:tabs>
              <w:spacing w:before="15" w:after="15"/>
              <w:rPr>
                <w:sz w:val="18"/>
                <w:szCs w:val="18"/>
              </w:rPr>
            </w:pPr>
            <w:r>
              <w:rPr>
                <w:sz w:val="18"/>
                <w:szCs w:val="18"/>
              </w:rPr>
              <w:tab/>
              <w:t xml:space="preserve">9 </w:t>
            </w:r>
          </w:p>
        </w:tc>
        <w:tc>
          <w:tcPr>
            <w:tcW w:w="703" w:type="dxa"/>
            <w:tcBorders>
              <w:top w:val="nil"/>
              <w:left w:val="nil"/>
              <w:bottom w:val="nil"/>
              <w:right w:val="single" w:sz="2" w:space="0" w:color="auto"/>
            </w:tcBorders>
          </w:tcPr>
          <w:p ns2:paraId="0F423CD7" ns2:textId="77777777" w:rsidR="00401477" w:rsidRDefault="00401477" w:rsidP="00FC5C60">
            <w:pPr>
              <w:tabs>
                <w:tab w:val="decimal" w:pos="199"/>
                <w:tab w:val="left" w:pos="279"/>
              </w:tabs>
              <w:spacing w:before="15" w:after="15"/>
              <w:rPr>
                <w:sz w:val="18"/>
                <w:szCs w:val="18"/>
              </w:rPr>
            </w:pPr>
            <w:r>
              <w:rPr>
                <w:sz w:val="18"/>
                <w:szCs w:val="18"/>
              </w:rPr>
              <w:tab/>
              <w:t xml:space="preserve">(9.2) </w:t>
            </w:r>
          </w:p>
        </w:tc>
        <w:tc>
          <w:tcPr>
            <w:tcW w:w="702" w:type="dxa"/>
            <w:tcBorders>
              <w:top w:val="nil"/>
              <w:left w:val="nil"/>
              <w:bottom w:val="nil"/>
              <w:right w:val="nil"/>
            </w:tcBorders>
          </w:tcPr>
          <w:p ns2:paraId="7B24BBD9" ns2:textId="77777777" w:rsidR="00401477" w:rsidRDefault="00401477" w:rsidP="00FC5C60">
            <w:pPr>
              <w:tabs>
                <w:tab w:val="decimal" w:pos="309"/>
                <w:tab w:val="left" w:pos="389"/>
              </w:tabs>
              <w:spacing w:before="15" w:after="15"/>
              <w:rPr>
                <w:sz w:val="18"/>
                <w:szCs w:val="18"/>
              </w:rPr>
            </w:pPr>
            <w:r>
              <w:rPr>
                <w:sz w:val="18"/>
                <w:szCs w:val="18"/>
              </w:rPr>
              <w:tab/>
              <w:t xml:space="preserve">12 </w:t>
            </w:r>
          </w:p>
        </w:tc>
        <w:tc>
          <w:tcPr>
            <w:tcW w:w="703" w:type="dxa"/>
            <w:tcBorders>
              <w:top w:val="nil"/>
              <w:left w:val="nil"/>
              <w:bottom w:val="nil"/>
            </w:tcBorders>
          </w:tcPr>
          <w:p ns2:paraId="4B47796E" ns2:textId="77777777" w:rsidR="00401477" w:rsidRDefault="00401477" w:rsidP="00FC5C60">
            <w:pPr>
              <w:tabs>
                <w:tab w:val="decimal" w:pos="199"/>
                <w:tab w:val="left" w:pos="279"/>
              </w:tabs>
              <w:spacing w:before="15" w:after="15"/>
              <w:rPr>
                <w:sz w:val="18"/>
                <w:szCs w:val="18"/>
              </w:rPr>
            </w:pPr>
            <w:r>
              <w:rPr>
                <w:sz w:val="18"/>
                <w:szCs w:val="18"/>
              </w:rPr>
              <w:tab/>
              <w:t xml:space="preserve">(7.0) </w:t>
            </w:r>
          </w:p>
        </w:tc>
      </w:tr>
      <w:tr w:rsidR="00401477" ns2:paraId="0C00986D" ns2:textId="77777777" w:rsidTr="00FC5C60">
        <w:tblPrEx>
          <w:tblBorders>
            <w:top w:val="single" w:sz="6" w:space="0" w:color="auto"/>
            <w:bottom w:val="single" w:sz="6" w:space="0" w:color="auto"/>
          </w:tblBorders>
        </w:tblPrEx>
        <w:trPr>
          <w:jc w:val="center"/>
        </w:trPr>
        <w:tc>
          <w:tcPr>
            <w:tcW w:w="3020" w:type="dxa"/>
            <w:tcBorders>
              <w:top w:val="nil"/>
              <w:bottom w:val="nil"/>
              <w:right w:val="single" w:sz="2" w:space="0" w:color="auto"/>
            </w:tcBorders>
          </w:tcPr>
          <w:p ns2:paraId="7520F4F0" ns2:textId="77777777" w:rsidR="00401477" w:rsidRDefault="00401477" w:rsidP="00FC5C60">
            <w:pPr>
              <w:spacing w:before="15" w:after="15"/>
              <w:ind w:left="160" w:right="1" w:hanging="160"/>
              <w:rPr>
                <w:sz w:val="18"/>
                <w:szCs w:val="18"/>
              </w:rPr>
            </w:pPr>
            <w:r>
              <w:rPr>
                <w:sz w:val="18"/>
                <w:szCs w:val="18"/>
              </w:rPr>
              <w:t xml:space="preserve">    Lost To Follow-Up </w:t>
            </w:r>
          </w:p>
        </w:tc>
        <w:tc>
          <w:tcPr>
            <w:tcW w:w="702" w:type="dxa"/>
            <w:tcBorders>
              <w:top w:val="nil"/>
              <w:left w:val="nil"/>
              <w:bottom w:val="nil"/>
              <w:right w:val="nil"/>
            </w:tcBorders>
          </w:tcPr>
          <w:p ns2:paraId="0C618045" ns2:textId="77777777" w:rsidR="00401477" w:rsidRDefault="00401477" w:rsidP="00FC5C60">
            <w:pPr>
              <w:tabs>
                <w:tab w:val="decimal" w:pos="309"/>
                <w:tab w:val="left" w:pos="389"/>
              </w:tabs>
              <w:spacing w:before="15" w:after="15"/>
              <w:rPr>
                <w:sz w:val="18"/>
                <w:szCs w:val="18"/>
              </w:rPr>
            </w:pPr>
            <w:r>
              <w:rPr>
                <w:sz w:val="18"/>
                <w:szCs w:val="18"/>
              </w:rPr>
              <w:tab/>
              <w:t xml:space="preserve">0 </w:t>
            </w:r>
          </w:p>
        </w:tc>
        <w:tc>
          <w:tcPr>
            <w:tcW w:w="703" w:type="dxa"/>
            <w:tcBorders>
              <w:top w:val="nil"/>
              <w:left w:val="nil"/>
              <w:bottom w:val="nil"/>
              <w:right w:val="single" w:sz="2" w:space="0" w:color="auto"/>
            </w:tcBorders>
          </w:tcPr>
          <w:p ns2:paraId="13828BE5" ns2:textId="77777777" w:rsidR="00401477" w:rsidRDefault="00401477" w:rsidP="00FC5C60">
            <w:pPr>
              <w:tabs>
                <w:tab w:val="decimal" w:pos="199"/>
                <w:tab w:val="left" w:pos="279"/>
              </w:tabs>
              <w:spacing w:before="15" w:after="15"/>
              <w:rPr>
                <w:sz w:val="18"/>
                <w:szCs w:val="18"/>
              </w:rPr>
            </w:pPr>
            <w:r>
              <w:rPr>
                <w:sz w:val="18"/>
                <w:szCs w:val="18"/>
              </w:rPr>
              <w:tab/>
              <w:t xml:space="preserve">(0.0) </w:t>
            </w:r>
          </w:p>
        </w:tc>
        <w:tc>
          <w:tcPr>
            <w:tcW w:w="702" w:type="dxa"/>
            <w:tcBorders>
              <w:top w:val="nil"/>
              <w:left w:val="nil"/>
              <w:bottom w:val="nil"/>
              <w:right w:val="nil"/>
            </w:tcBorders>
          </w:tcPr>
          <w:p ns2:paraId="123D85D8" ns2:textId="77777777" w:rsidR="00401477" w:rsidRDefault="00401477" w:rsidP="00FC5C60">
            <w:pPr>
              <w:tabs>
                <w:tab w:val="decimal" w:pos="309"/>
                <w:tab w:val="left" w:pos="389"/>
              </w:tabs>
              <w:spacing w:before="15" w:after="15"/>
              <w:rPr>
                <w:sz w:val="18"/>
                <w:szCs w:val="18"/>
              </w:rPr>
            </w:pPr>
            <w:r>
              <w:rPr>
                <w:sz w:val="18"/>
                <w:szCs w:val="18"/>
              </w:rPr>
              <w:tab/>
              <w:t xml:space="preserve">0 </w:t>
            </w:r>
          </w:p>
        </w:tc>
        <w:tc>
          <w:tcPr>
            <w:tcW w:w="703" w:type="dxa"/>
            <w:tcBorders>
              <w:top w:val="nil"/>
              <w:left w:val="nil"/>
              <w:bottom w:val="nil"/>
              <w:right w:val="single" w:sz="2" w:space="0" w:color="auto"/>
            </w:tcBorders>
          </w:tcPr>
          <w:p ns2:paraId="5D44650B" ns2:textId="77777777" w:rsidR="00401477" w:rsidRDefault="00401477" w:rsidP="00FC5C60">
            <w:pPr>
              <w:tabs>
                <w:tab w:val="decimal" w:pos="199"/>
                <w:tab w:val="left" w:pos="279"/>
              </w:tabs>
              <w:spacing w:before="15" w:after="15"/>
              <w:rPr>
                <w:sz w:val="18"/>
                <w:szCs w:val="18"/>
              </w:rPr>
            </w:pPr>
            <w:r>
              <w:rPr>
                <w:sz w:val="18"/>
                <w:szCs w:val="18"/>
              </w:rPr>
              <w:tab/>
              <w:t xml:space="preserve">(0.0) </w:t>
            </w:r>
          </w:p>
        </w:tc>
        <w:tc>
          <w:tcPr>
            <w:tcW w:w="702" w:type="dxa"/>
            <w:tcBorders>
              <w:top w:val="nil"/>
              <w:left w:val="nil"/>
              <w:bottom w:val="nil"/>
              <w:right w:val="nil"/>
            </w:tcBorders>
          </w:tcPr>
          <w:p ns2:paraId="23E52BF8" ns2:textId="77777777" w:rsidR="00401477" w:rsidRDefault="00401477" w:rsidP="00FC5C60">
            <w:pPr>
              <w:tabs>
                <w:tab w:val="decimal" w:pos="309"/>
                <w:tab w:val="left" w:pos="389"/>
              </w:tabs>
              <w:spacing w:before="15" w:after="15"/>
              <w:rPr>
                <w:sz w:val="18"/>
                <w:szCs w:val="18"/>
              </w:rPr>
            </w:pPr>
            <w:r>
              <w:rPr>
                <w:sz w:val="18"/>
                <w:szCs w:val="18"/>
              </w:rPr>
              <w:tab/>
              <w:t xml:space="preserve">2 </w:t>
            </w:r>
          </w:p>
        </w:tc>
        <w:tc>
          <w:tcPr>
            <w:tcW w:w="703" w:type="dxa"/>
            <w:tcBorders>
              <w:top w:val="nil"/>
              <w:left w:val="nil"/>
              <w:bottom w:val="nil"/>
              <w:right w:val="single" w:sz="2" w:space="0" w:color="auto"/>
            </w:tcBorders>
          </w:tcPr>
          <w:p ns2:paraId="29D47BD2" ns2:textId="77777777" w:rsidR="00401477" w:rsidRDefault="00401477" w:rsidP="00FC5C60">
            <w:pPr>
              <w:tabs>
                <w:tab w:val="decimal" w:pos="199"/>
                <w:tab w:val="left" w:pos="279"/>
              </w:tabs>
              <w:spacing w:before="15" w:after="15"/>
              <w:rPr>
                <w:sz w:val="18"/>
                <w:szCs w:val="18"/>
              </w:rPr>
            </w:pPr>
            <w:r>
              <w:rPr>
                <w:sz w:val="18"/>
                <w:szCs w:val="18"/>
              </w:rPr>
              <w:tab/>
              <w:t xml:space="preserve">(2.0) </w:t>
            </w:r>
          </w:p>
        </w:tc>
        <w:tc>
          <w:tcPr>
            <w:tcW w:w="702" w:type="dxa"/>
            <w:tcBorders>
              <w:top w:val="nil"/>
              <w:left w:val="nil"/>
              <w:bottom w:val="nil"/>
              <w:right w:val="nil"/>
            </w:tcBorders>
          </w:tcPr>
          <w:p ns2:paraId="579F0001" ns2:textId="77777777" w:rsidR="00401477" w:rsidRDefault="00401477" w:rsidP="00FC5C60">
            <w:pPr>
              <w:tabs>
                <w:tab w:val="decimal" w:pos="309"/>
                <w:tab w:val="left" w:pos="389"/>
              </w:tabs>
              <w:spacing w:before="15" w:after="15"/>
              <w:rPr>
                <w:sz w:val="18"/>
                <w:szCs w:val="18"/>
              </w:rPr>
            </w:pPr>
            <w:r>
              <w:rPr>
                <w:sz w:val="18"/>
                <w:szCs w:val="18"/>
              </w:rPr>
              <w:tab/>
              <w:t xml:space="preserve">2 </w:t>
            </w:r>
          </w:p>
        </w:tc>
        <w:tc>
          <w:tcPr>
            <w:tcW w:w="703" w:type="dxa"/>
            <w:tcBorders>
              <w:top w:val="nil"/>
              <w:left w:val="nil"/>
              <w:bottom w:val="nil"/>
            </w:tcBorders>
          </w:tcPr>
          <w:p ns2:paraId="09D0029B" ns2:textId="77777777" w:rsidR="00401477" w:rsidRDefault="00401477" w:rsidP="00FC5C60">
            <w:pPr>
              <w:tabs>
                <w:tab w:val="decimal" w:pos="199"/>
                <w:tab w:val="left" w:pos="279"/>
              </w:tabs>
              <w:spacing w:before="15" w:after="15"/>
              <w:rPr>
                <w:sz w:val="18"/>
                <w:szCs w:val="18"/>
              </w:rPr>
            </w:pPr>
            <w:r>
              <w:rPr>
                <w:sz w:val="18"/>
                <w:szCs w:val="18"/>
              </w:rPr>
              <w:tab/>
              <w:t xml:space="preserve">(1.2) </w:t>
            </w:r>
          </w:p>
        </w:tc>
      </w:tr>
      <w:tr w:rsidR="00401477" ns2:paraId="5265A105" ns2:textId="77777777" w:rsidTr="00FC5C60">
        <w:tblPrEx>
          <w:tblBorders>
            <w:top w:val="single" w:sz="6" w:space="0" w:color="auto"/>
            <w:bottom w:val="single" w:sz="6" w:space="0" w:color="auto"/>
          </w:tblBorders>
        </w:tblPrEx>
        <w:trPr>
          <w:jc w:val="center"/>
        </w:trPr>
        <w:tc>
          <w:tcPr>
            <w:tcW w:w="3020" w:type="dxa"/>
            <w:tcBorders>
              <w:top w:val="nil"/>
              <w:bottom w:val="nil"/>
              <w:right w:val="single" w:sz="2" w:space="0" w:color="auto"/>
            </w:tcBorders>
          </w:tcPr>
          <w:p ns2:paraId="0DE45635" ns2:textId="7B006711" w:rsidR="00401477" w:rsidRDefault="00401477" w:rsidP="00FC5C60">
            <w:pPr>
              <w:spacing w:before="15" w:after="15"/>
              <w:ind w:left="295" w:right="1" w:hanging="295"/>
              <w:rPr>
                <w:sz w:val="18"/>
                <w:szCs w:val="18"/>
              </w:rPr>
            </w:pPr>
            <w:r>
              <w:rPr>
                <w:sz w:val="18"/>
                <w:szCs w:val="18"/>
              </w:rPr>
              <w:t xml:space="preserve">    Withdrawal </w:t>
            </w:r>
            <w:r w:rsidR="00936BC8">
              <w:rPr>
                <w:sz w:val="18"/>
                <w:szCs w:val="18"/>
              </w:rPr>
              <w:t xml:space="preserve">Consent </w:t>
            </w:r>
          </w:p>
        </w:tc>
        <w:tc>
          <w:tcPr>
            <w:tcW w:w="702" w:type="dxa"/>
            <w:tcBorders>
              <w:top w:val="nil"/>
              <w:left w:val="nil"/>
              <w:bottom w:val="nil"/>
              <w:right w:val="nil"/>
            </w:tcBorders>
          </w:tcPr>
          <w:p ns2:paraId="0BCBE31C" ns2:textId="77777777" w:rsidR="00401477" w:rsidRDefault="00401477" w:rsidP="00FC5C60">
            <w:pPr>
              <w:tabs>
                <w:tab w:val="decimal" w:pos="309"/>
                <w:tab w:val="left" w:pos="389"/>
              </w:tabs>
              <w:spacing w:before="15" w:after="15"/>
              <w:rPr>
                <w:sz w:val="18"/>
                <w:szCs w:val="18"/>
              </w:rPr>
            </w:pPr>
            <w:r>
              <w:rPr>
                <w:sz w:val="18"/>
                <w:szCs w:val="18"/>
              </w:rPr>
              <w:tab/>
              <w:t xml:space="preserve">0 </w:t>
            </w:r>
          </w:p>
        </w:tc>
        <w:tc>
          <w:tcPr>
            <w:tcW w:w="703" w:type="dxa"/>
            <w:tcBorders>
              <w:top w:val="nil"/>
              <w:left w:val="nil"/>
              <w:bottom w:val="nil"/>
              <w:right w:val="single" w:sz="2" w:space="0" w:color="auto"/>
            </w:tcBorders>
          </w:tcPr>
          <w:p ns2:paraId="27D450F6" ns2:textId="77777777" w:rsidR="00401477" w:rsidRDefault="00401477" w:rsidP="00FC5C60">
            <w:pPr>
              <w:tabs>
                <w:tab w:val="decimal" w:pos="199"/>
                <w:tab w:val="left" w:pos="279"/>
              </w:tabs>
              <w:spacing w:before="15" w:after="15"/>
              <w:rPr>
                <w:sz w:val="18"/>
                <w:szCs w:val="18"/>
              </w:rPr>
            </w:pPr>
            <w:r>
              <w:rPr>
                <w:sz w:val="18"/>
                <w:szCs w:val="18"/>
              </w:rPr>
              <w:tab/>
              <w:t xml:space="preserve">(0.0) </w:t>
            </w:r>
          </w:p>
        </w:tc>
        <w:tc>
          <w:tcPr>
            <w:tcW w:w="702" w:type="dxa"/>
            <w:tcBorders>
              <w:top w:val="nil"/>
              <w:left w:val="nil"/>
              <w:bottom w:val="nil"/>
              <w:right w:val="nil"/>
            </w:tcBorders>
          </w:tcPr>
          <w:p ns2:paraId="1732B227" ns2:textId="77777777" w:rsidR="00401477" w:rsidRDefault="00401477" w:rsidP="00FC5C60">
            <w:pPr>
              <w:tabs>
                <w:tab w:val="decimal" w:pos="309"/>
                <w:tab w:val="left" w:pos="389"/>
              </w:tabs>
              <w:spacing w:before="15" w:after="15"/>
              <w:rPr>
                <w:sz w:val="18"/>
                <w:szCs w:val="18"/>
              </w:rPr>
            </w:pPr>
            <w:r>
              <w:rPr>
                <w:sz w:val="18"/>
                <w:szCs w:val="18"/>
              </w:rPr>
              <w:tab/>
              <w:t xml:space="preserve">0 </w:t>
            </w:r>
          </w:p>
        </w:tc>
        <w:tc>
          <w:tcPr>
            <w:tcW w:w="703" w:type="dxa"/>
            <w:tcBorders>
              <w:top w:val="nil"/>
              <w:left w:val="nil"/>
              <w:bottom w:val="nil"/>
              <w:right w:val="single" w:sz="2" w:space="0" w:color="auto"/>
            </w:tcBorders>
          </w:tcPr>
          <w:p ns2:paraId="0EE95245" ns2:textId="77777777" w:rsidR="00401477" w:rsidRDefault="00401477" w:rsidP="00FC5C60">
            <w:pPr>
              <w:tabs>
                <w:tab w:val="decimal" w:pos="199"/>
                <w:tab w:val="left" w:pos="279"/>
              </w:tabs>
              <w:spacing w:before="15" w:after="15"/>
              <w:rPr>
                <w:sz w:val="18"/>
                <w:szCs w:val="18"/>
              </w:rPr>
            </w:pPr>
            <w:r>
              <w:rPr>
                <w:sz w:val="18"/>
                <w:szCs w:val="18"/>
              </w:rPr>
              <w:tab/>
              <w:t xml:space="preserve">(0.0) </w:t>
            </w:r>
          </w:p>
        </w:tc>
        <w:tc>
          <w:tcPr>
            <w:tcW w:w="702" w:type="dxa"/>
            <w:tcBorders>
              <w:top w:val="nil"/>
              <w:left w:val="nil"/>
              <w:bottom w:val="nil"/>
              <w:right w:val="nil"/>
            </w:tcBorders>
          </w:tcPr>
          <w:p ns2:paraId="2805DB36" ns2:textId="77777777" w:rsidR="00401477" w:rsidRDefault="00401477" w:rsidP="00FC5C60">
            <w:pPr>
              <w:tabs>
                <w:tab w:val="decimal" w:pos="309"/>
                <w:tab w:val="left" w:pos="389"/>
              </w:tabs>
              <w:spacing w:before="15" w:after="15"/>
              <w:rPr>
                <w:sz w:val="18"/>
                <w:szCs w:val="18"/>
              </w:rPr>
            </w:pPr>
            <w:r>
              <w:rPr>
                <w:sz w:val="18"/>
                <w:szCs w:val="18"/>
              </w:rPr>
              <w:tab/>
              <w:t xml:space="preserve">5 </w:t>
            </w:r>
          </w:p>
        </w:tc>
        <w:tc>
          <w:tcPr>
            <w:tcW w:w="703" w:type="dxa"/>
            <w:tcBorders>
              <w:top w:val="nil"/>
              <w:left w:val="nil"/>
              <w:bottom w:val="nil"/>
              <w:right w:val="single" w:sz="2" w:space="0" w:color="auto"/>
            </w:tcBorders>
          </w:tcPr>
          <w:p ns2:paraId="03B77EA9" ns2:textId="77777777" w:rsidR="00401477" w:rsidRDefault="00401477" w:rsidP="00FC5C60">
            <w:pPr>
              <w:tabs>
                <w:tab w:val="decimal" w:pos="199"/>
                <w:tab w:val="left" w:pos="279"/>
              </w:tabs>
              <w:spacing w:before="15" w:after="15"/>
              <w:rPr>
                <w:sz w:val="18"/>
                <w:szCs w:val="18"/>
              </w:rPr>
            </w:pPr>
            <w:r>
              <w:rPr>
                <w:sz w:val="18"/>
                <w:szCs w:val="18"/>
              </w:rPr>
              <w:tab/>
              <w:t xml:space="preserve">(5.1) </w:t>
            </w:r>
          </w:p>
        </w:tc>
        <w:tc>
          <w:tcPr>
            <w:tcW w:w="702" w:type="dxa"/>
            <w:tcBorders>
              <w:top w:val="nil"/>
              <w:left w:val="nil"/>
              <w:bottom w:val="nil"/>
              <w:right w:val="nil"/>
            </w:tcBorders>
          </w:tcPr>
          <w:p ns2:paraId="3182DD48" ns2:textId="77777777" w:rsidR="00401477" w:rsidRDefault="00401477" w:rsidP="00FC5C60">
            <w:pPr>
              <w:tabs>
                <w:tab w:val="decimal" w:pos="309"/>
                <w:tab w:val="left" w:pos="389"/>
              </w:tabs>
              <w:spacing w:before="15" w:after="15"/>
              <w:rPr>
                <w:sz w:val="18"/>
                <w:szCs w:val="18"/>
              </w:rPr>
            </w:pPr>
            <w:r>
              <w:rPr>
                <w:sz w:val="18"/>
                <w:szCs w:val="18"/>
              </w:rPr>
              <w:tab/>
              <w:t xml:space="preserve">5 </w:t>
            </w:r>
          </w:p>
        </w:tc>
        <w:tc>
          <w:tcPr>
            <w:tcW w:w="703" w:type="dxa"/>
            <w:tcBorders>
              <w:top w:val="nil"/>
              <w:left w:val="nil"/>
              <w:bottom w:val="nil"/>
            </w:tcBorders>
          </w:tcPr>
          <w:p ns2:paraId="046FDC5D" ns2:textId="77777777" w:rsidR="00401477" w:rsidRDefault="00401477" w:rsidP="00FC5C60">
            <w:pPr>
              <w:tabs>
                <w:tab w:val="decimal" w:pos="199"/>
                <w:tab w:val="left" w:pos="279"/>
              </w:tabs>
              <w:spacing w:before="15" w:after="15"/>
              <w:rPr>
                <w:sz w:val="18"/>
                <w:szCs w:val="18"/>
              </w:rPr>
            </w:pPr>
            <w:r>
              <w:rPr>
                <w:sz w:val="18"/>
                <w:szCs w:val="18"/>
              </w:rPr>
              <w:tab/>
              <w:t xml:space="preserve">(2.9) </w:t>
            </w:r>
          </w:p>
        </w:tc>
      </w:tr>
      <w:tr w:rsidR="00401477" ns2:paraId="50C0F3F1" ns2:textId="77777777" w:rsidTr="00FC5C60">
        <w:tblPrEx>
          <w:tblBorders>
            <w:top w:val="single" w:sz="6" w:space="0" w:color="auto"/>
            <w:bottom w:val="single" w:sz="6" w:space="0" w:color="auto"/>
          </w:tblBorders>
        </w:tblPrEx>
        <w:trPr>
          <w:jc w:val="center"/>
        </w:trPr>
        <w:tc>
          <w:tcPr>
            <w:tcW w:w="3020" w:type="dxa"/>
            <w:tcBorders>
              <w:top w:val="nil"/>
              <w:bottom w:val="single" w:sz="2" w:space="0" w:color="auto"/>
              <w:right w:val="single" w:sz="2" w:space="0" w:color="auto"/>
            </w:tcBorders>
          </w:tcPr>
          <w:p ns2:paraId="1FDF105D" ns2:textId="77777777" w:rsidR="00401477" w:rsidRDefault="00401477" w:rsidP="00FC5C60">
            <w:pPr>
              <w:spacing w:before="15" w:after="15"/>
              <w:ind w:left="160" w:right="1" w:hanging="160"/>
              <w:rPr>
                <w:sz w:val="18"/>
                <w:szCs w:val="18"/>
              </w:rPr>
            </w:pPr>
            <w:r>
              <w:rPr>
                <w:sz w:val="18"/>
                <w:szCs w:val="18"/>
              </w:rPr>
              <w:t xml:space="preserve"> Status Not Recorded </w:t>
            </w:r>
          </w:p>
        </w:tc>
        <w:tc>
          <w:tcPr>
            <w:tcW w:w="702" w:type="dxa"/>
            <w:tcBorders>
              <w:top w:val="nil"/>
              <w:left w:val="nil"/>
              <w:bottom w:val="single" w:sz="2" w:space="0" w:color="auto"/>
              <w:right w:val="nil"/>
            </w:tcBorders>
          </w:tcPr>
          <w:p ns2:paraId="4B838791" ns2:textId="77777777" w:rsidR="00401477" w:rsidRDefault="00401477" w:rsidP="00FC5C60">
            <w:pPr>
              <w:tabs>
                <w:tab w:val="decimal" w:pos="309"/>
                <w:tab w:val="left" w:pos="389"/>
              </w:tabs>
              <w:spacing w:before="15" w:after="15"/>
              <w:rPr>
                <w:sz w:val="18"/>
                <w:szCs w:val="18"/>
              </w:rPr>
            </w:pPr>
            <w:r>
              <w:rPr>
                <w:sz w:val="18"/>
                <w:szCs w:val="18"/>
              </w:rPr>
              <w:tab/>
              <w:t xml:space="preserve">2 </w:t>
            </w:r>
          </w:p>
        </w:tc>
        <w:tc>
          <w:tcPr>
            <w:tcW w:w="703" w:type="dxa"/>
            <w:tcBorders>
              <w:top w:val="nil"/>
              <w:left w:val="nil"/>
              <w:bottom w:val="single" w:sz="2" w:space="0" w:color="auto"/>
              <w:right w:val="single" w:sz="2" w:space="0" w:color="auto"/>
            </w:tcBorders>
          </w:tcPr>
          <w:p ns2:paraId="0FF49FF8" ns2:textId="77777777" w:rsidR="00401477" w:rsidRDefault="00401477" w:rsidP="00FC5C60">
            <w:pPr>
              <w:tabs>
                <w:tab w:val="decimal" w:pos="199"/>
                <w:tab w:val="left" w:pos="279"/>
              </w:tabs>
              <w:spacing w:before="15" w:after="15"/>
              <w:rPr>
                <w:sz w:val="18"/>
                <w:szCs w:val="18"/>
              </w:rPr>
            </w:pPr>
            <w:r>
              <w:rPr>
                <w:sz w:val="18"/>
                <w:szCs w:val="18"/>
              </w:rPr>
              <w:tab/>
              <w:t xml:space="preserve">(66.7) </w:t>
            </w:r>
          </w:p>
        </w:tc>
        <w:tc>
          <w:tcPr>
            <w:tcW w:w="702" w:type="dxa"/>
            <w:tcBorders>
              <w:top w:val="nil"/>
              <w:left w:val="nil"/>
              <w:bottom w:val="single" w:sz="2" w:space="0" w:color="auto"/>
              <w:right w:val="nil"/>
            </w:tcBorders>
          </w:tcPr>
          <w:p ns2:paraId="36A99BDA" ns2:textId="77777777" w:rsidR="00401477" w:rsidRDefault="00401477" w:rsidP="00FC5C60">
            <w:pPr>
              <w:tabs>
                <w:tab w:val="decimal" w:pos="309"/>
                <w:tab w:val="left" w:pos="389"/>
              </w:tabs>
              <w:spacing w:before="15" w:after="15"/>
              <w:rPr>
                <w:sz w:val="18"/>
                <w:szCs w:val="18"/>
              </w:rPr>
            </w:pPr>
            <w:r>
              <w:rPr>
                <w:sz w:val="18"/>
                <w:szCs w:val="18"/>
              </w:rPr>
              <w:tab/>
              <w:t xml:space="preserve">68 </w:t>
            </w:r>
          </w:p>
        </w:tc>
        <w:tc>
          <w:tcPr>
            <w:tcW w:w="703" w:type="dxa"/>
            <w:tcBorders>
              <w:top w:val="nil"/>
              <w:left w:val="nil"/>
              <w:bottom w:val="single" w:sz="2" w:space="0" w:color="auto"/>
              <w:right w:val="single" w:sz="2" w:space="0" w:color="auto"/>
            </w:tcBorders>
          </w:tcPr>
          <w:p ns2:paraId="23CCBADC" ns2:textId="77777777" w:rsidR="00401477" w:rsidRDefault="00401477" w:rsidP="00FC5C60">
            <w:pPr>
              <w:tabs>
                <w:tab w:val="decimal" w:pos="199"/>
                <w:tab w:val="left" w:pos="279"/>
              </w:tabs>
              <w:spacing w:before="15" w:after="15"/>
              <w:rPr>
                <w:sz w:val="18"/>
                <w:szCs w:val="18"/>
              </w:rPr>
            </w:pPr>
            <w:r>
              <w:rPr>
                <w:sz w:val="18"/>
                <w:szCs w:val="18"/>
              </w:rPr>
              <w:tab/>
              <w:t xml:space="preserve">(97.1) </w:t>
            </w:r>
          </w:p>
        </w:tc>
        <w:tc>
          <w:tcPr>
            <w:tcW w:w="702" w:type="dxa"/>
            <w:tcBorders>
              <w:top w:val="nil"/>
              <w:left w:val="nil"/>
              <w:bottom w:val="single" w:sz="2" w:space="0" w:color="auto"/>
              <w:right w:val="nil"/>
            </w:tcBorders>
          </w:tcPr>
          <w:p ns2:paraId="00295A66" ns2:textId="77777777" w:rsidR="00401477" w:rsidRDefault="00401477" w:rsidP="00FC5C60">
            <w:pPr>
              <w:tabs>
                <w:tab w:val="decimal" w:pos="309"/>
                <w:tab w:val="left" w:pos="389"/>
              </w:tabs>
              <w:spacing w:before="15" w:after="15"/>
              <w:rPr>
                <w:sz w:val="18"/>
                <w:szCs w:val="18"/>
              </w:rPr>
            </w:pPr>
            <w:r>
              <w:rPr>
                <w:sz w:val="18"/>
                <w:szCs w:val="18"/>
              </w:rPr>
              <w:tab/>
              <w:t xml:space="preserve">82 </w:t>
            </w:r>
          </w:p>
        </w:tc>
        <w:tc>
          <w:tcPr>
            <w:tcW w:w="703" w:type="dxa"/>
            <w:tcBorders>
              <w:top w:val="nil"/>
              <w:left w:val="nil"/>
              <w:bottom w:val="single" w:sz="2" w:space="0" w:color="auto"/>
              <w:right w:val="single" w:sz="2" w:space="0" w:color="auto"/>
            </w:tcBorders>
          </w:tcPr>
          <w:p ns2:paraId="4D7DB1AD" ns2:textId="77777777" w:rsidR="00401477" w:rsidRDefault="00401477" w:rsidP="00FC5C60">
            <w:pPr>
              <w:tabs>
                <w:tab w:val="decimal" w:pos="199"/>
                <w:tab w:val="left" w:pos="279"/>
              </w:tabs>
              <w:spacing w:before="15" w:after="15"/>
              <w:rPr>
                <w:sz w:val="18"/>
                <w:szCs w:val="18"/>
              </w:rPr>
            </w:pPr>
            <w:r>
              <w:rPr>
                <w:sz w:val="18"/>
                <w:szCs w:val="18"/>
              </w:rPr>
              <w:tab/>
              <w:t xml:space="preserve">(83.7) </w:t>
            </w:r>
          </w:p>
        </w:tc>
        <w:tc>
          <w:tcPr>
            <w:tcW w:w="702" w:type="dxa"/>
            <w:tcBorders>
              <w:top w:val="nil"/>
              <w:left w:val="nil"/>
              <w:bottom w:val="single" w:sz="2" w:space="0" w:color="auto"/>
              <w:right w:val="nil"/>
            </w:tcBorders>
          </w:tcPr>
          <w:p ns2:paraId="6A1623A5" ns2:textId="77777777" w:rsidR="00401477" w:rsidRDefault="00401477" w:rsidP="00FC5C60">
            <w:pPr>
              <w:tabs>
                <w:tab w:val="decimal" w:pos="309"/>
                <w:tab w:val="left" w:pos="389"/>
              </w:tabs>
              <w:spacing w:before="15" w:after="15"/>
              <w:rPr>
                <w:sz w:val="18"/>
                <w:szCs w:val="18"/>
              </w:rPr>
            </w:pPr>
            <w:r>
              <w:rPr>
                <w:sz w:val="18"/>
                <w:szCs w:val="18"/>
              </w:rPr>
              <w:tab/>
              <w:t xml:space="preserve">152 </w:t>
            </w:r>
          </w:p>
        </w:tc>
        <w:tc>
          <w:tcPr>
            <w:tcW w:w="703" w:type="dxa"/>
            <w:tcBorders>
              <w:top w:val="nil"/>
              <w:left w:val="nil"/>
              <w:bottom w:val="single" w:sz="2" w:space="0" w:color="auto"/>
            </w:tcBorders>
          </w:tcPr>
          <w:p ns2:paraId="6E626B72" ns2:textId="77777777" w:rsidR="00401477" w:rsidRDefault="00401477" w:rsidP="00FC5C60">
            <w:pPr>
              <w:tabs>
                <w:tab w:val="decimal" w:pos="199"/>
                <w:tab w:val="left" w:pos="279"/>
              </w:tabs>
              <w:spacing w:before="15" w:after="15"/>
              <w:rPr>
                <w:sz w:val="18"/>
                <w:szCs w:val="18"/>
              </w:rPr>
            </w:pPr>
            <w:r>
              <w:rPr>
                <w:sz w:val="18"/>
                <w:szCs w:val="18"/>
              </w:rPr>
              <w:tab/>
              <w:t xml:space="preserve">(88.9) </w:t>
            </w:r>
          </w:p>
        </w:tc>
      </w:tr>
      <w:tr w:rsidR="00401477" ns2:paraId="695B49A7" ns2:textId="77777777" w:rsidTr="00FC5C60">
        <w:tblPrEx>
          <w:tblBorders>
            <w:top w:val="single" w:sz="6" w:space="0" w:color="auto"/>
            <w:bottom w:val="single" w:sz="6" w:space="0" w:color="auto"/>
          </w:tblBorders>
        </w:tblPrEx>
        <w:trPr>
          <w:jc w:val="center"/>
        </w:trPr>
        <w:tc>
          <w:tcPr>
            <w:tcW w:w="8640" w:type="dxa"/>
            <w:gridSpan w:val="9"/>
            <w:tcBorders>
              <w:top w:val="nil"/>
              <w:bottom w:val="double" w:sz="6" w:space="0" w:color="auto"/>
            </w:tcBorders>
          </w:tcPr>
          <w:p ns2:paraId="155B4463" ns2:textId="77777777" w:rsidR="00401477" w:rsidRDefault="00401477" w:rsidP="00FC5C60">
            <w:pPr>
              <w:spacing w:before="30" w:after="30"/>
              <w:ind w:left="160" w:right="1" w:hanging="160"/>
              <w:rPr>
                <w:sz w:val="18"/>
                <w:szCs w:val="18"/>
              </w:rPr>
            </w:pPr>
            <w:r>
              <w:rPr>
                <w:sz w:val="18"/>
                <w:szCs w:val="18"/>
              </w:rPr>
              <w:t xml:space="preserve"> Database Cutoff Date: 21MAY2024</w:t>
            </w:r>
          </w:p>
        </w:tc>
      </w:tr>
      <w:tr w:rsidR="00401477" ns2:paraId="2DF8A3C7" ns2:textId="77777777" w:rsidTr="00FC5C60">
        <w:tblPrEx>
          <w:tblBorders>
            <w:top w:val="none" w:sz="0" w:space="0" w:color="auto"/>
            <w:left w:val="none" w:sz="0" w:space="0" w:color="auto"/>
            <w:bottom w:val="none" w:sz="0" w:space="0" w:color="auto"/>
            <w:right w:val="none" w:sz="0" w:space="0" w:color="auto"/>
          </w:tblBorders>
        </w:tblPrEx>
        <w:trPr>
          <w:jc w:val="center"/>
        </w:trPr>
        <w:tc>
          <w:tcPr>
            <w:tcW w:w="8640" w:type="dxa"/>
            <w:gridSpan w:val="9"/>
            <w:tcBorders>
              <w:top w:val="nil"/>
              <w:left w:val="nil"/>
              <w:bottom w:val="nil"/>
              <w:right w:val="nil"/>
            </w:tcBorders>
          </w:tcPr>
          <w:p ns2:paraId="6E2574A4" ns2:textId="77777777" w:rsidR="00401477" w:rsidRDefault="00401477" w:rsidP="00FC5C60">
            <w:pPr>
              <w:spacing w:before="15" w:after="15"/>
              <w:rPr>
                <w:sz w:val="18"/>
                <w:szCs w:val="18"/>
              </w:rPr>
            </w:pPr>
            <w:r>
              <w:rPr>
                <w:sz w:val="18"/>
                <w:szCs w:val="18"/>
              </w:rPr>
              <w:t>Source:  [P002MK2870: adam-adsl]</w:t>
            </w:r>
          </w:p>
        </w:tc>
      </w:tr>
    </w:tbl>
    <w:p ns2:paraId="75912649" ns2:textId="77777777" w:rsidR="00401477" w:rsidRPr="00B60DA5" w:rsidRDefault="00401477" w:rsidP="00643BC5">
      <w:pPr>
        <w:pStyle w:val="ListEnd"/>
      </w:pPr>
      <w:ins w:id="10352" w:author="GoldenCorpusHarness" w:date="2026-03-28T21:57:55Z">
        <w:r>
          <w:t>As of the DCO of 30-DEC-2024, 81 participants with non-squamous NSCLC, no prior systemic therapy, and no actionable genomic alterations were enrolled to receive sac-TMT 5 mg/kg + KL-A167 1200 mg q3w or sac-TMT 5 mg/kg + KL-A167 900 mg q2w. Median age was 60.0 years, most participants were male (79%), and had an ECOG PS of 1 (91.4%). The majority (66.7%) had PD-L1 TPS &lt;50% (42% for &lt;1%, 24.7% for 1- 49% and 33.3% for ≥50%).</w:t>
        </w:r>
      </w:ins>
    </w:p>
    <w:p ns2:paraId="57A560D6" ns2:textId="77777777" w:rsidR="006405A6" w:rsidRDefault="006405A6" w:rsidP="006405A6">
      <w:pPr>
        <w:pStyle w:val="Heading4"/>
        <w:tabs>
          <w:tab w:val="clear" w:pos="1195"/>
          <w:tab w:val="left" w:pos="1200"/>
        </w:tabs>
        <w:ind w:left="1200" w:hanging="1200"/>
      </w:pPr>
      <w:r>
        <w:t>O</w:t>
      </w:r>
      <w:ins w:id="10353" w:author="GoldenCorpusHarness" w:date="2026-03-28T21:57:55Z">
        <w:r>
          <w:t>RR per RECIST 1.1 by the in</w:t>
        </w:r>
      </w:ins>
      <w:r>
        <w:t>ve</w:t>
      </w:r>
      <w:del w:id="10354" w:author="GoldenCorpusHarness" w:date="2026-03-28T21:57:55Z">
        <w:r>
          <w:delText>ra</w:delText>
        </w:r>
      </w:del>
      <w:ins w:id="10355" w:author="GoldenCorpusHarness" w:date="2026-03-28T21:57:55Z">
        <w:r>
          <w:t>stigator is a primary endpoint of this study. Key secondary efficacy endpoints include DCR, DOR and PFS. After median fo</w:t>
        </w:r>
      </w:ins>
      <w:r>
        <w:t>ll</w:t>
      </w:r>
      <w:del w:id="10356" w:author="GoldenCorpusHarness" w:date="2026-03-28T21:57:55Z">
        <w:r>
          <w:delText xml:space="preserve"> S</w:delText>
        </w:r>
      </w:del>
      <w:ins w:id="10357" w:author="GoldenCorpusHarness" w:date="2026-03-28T21:57:55Z">
        <w:r>
          <w:t>ow-</w:t>
        </w:r>
      </w:ins>
      <w:r>
        <w:t>u</w:t>
      </w:r>
      <w:del w:id="10358" w:author="GoldenCorpusHarness" w:date="2026-03-28T21:57:55Z">
        <w:r>
          <w:delText>mmary of</w:delText>
        </w:r>
      </w:del>
      <w:ins w:id="10359" w:author="GoldenCorpusHarness" w:date="2026-03-28T21:57:55Z">
        <w:r>
          <w:t>p of 17.1 months (95% CI: 12.3, 18.9), the confirmed ORR was 59.3%; the DCR was 91.4%; median DOR was 16.5 months (95% CI: 11.7, 22.1); and median PFS was 15.0 months (95% CI: 10.8, 24.8).</w:t>
        </w:r>
      </w:ins>
      <w:r>
        <w:t xml:space="preserve"> A</w:t>
      </w:r>
      <w:del w:id="10360" w:author="GoldenCorpusHarness" w:date="2026-03-28T21:57:55Z">
        <w:r>
          <w:delText xml:space="preserve">dverse </w:delText>
        </w:r>
      </w:del>
      <w:ins w:id="10361" w:author="GoldenCorpusHarness" w:date="2026-03-28T21:57:55Z">
        <w:r>
          <w:t>mong participants with PD-L1 TPS &lt;1%, the confirmed ORR was 47.1% and median PFS was 12.4 months (95% CI: 7.6, 15.4). For participants with PD-L1 TPS ≥1%, the confirmed ORR was 68.1% and median PFS was 17.8 months (95% CI: 14.5, N</w:t>
        </w:r>
      </w:ins>
      <w:r>
        <w:t>E</w:t>
      </w:r>
      <w:del w:id="10362" w:author="GoldenCorpusHarness" w:date="2026-03-28T21:57:55Z">
        <w:r>
          <w:delText>vents</w:delText>
        </w:r>
      </w:del>
      <w:ins w:id="10363" w:author="GoldenCorpusHarness" w:date="2026-03-28T21:57:55Z">
        <w:r>
          <w:t>). Among participants with PD-L1 TPS ≥50%, the confirmed ORR was 77.8% and median PFS was 17.8 months (95% CI: 10.8, NE).</w:t>
        </w:r>
      </w:ins>
    </w:p>
    <w:p ns2:paraId="7E80E175" ns2:textId="6ABD44D7" w:rsidR="006405A6" w:rsidRPr="00643BC5" w:rsidRDefault="006405A6" w:rsidP="006405A6">
      <w:pPr>
        <w:pStyle w:val="Paragraph"/>
      </w:pPr>
      <w:del w:id="10364" w:author="GoldenCorpusHarness" w:date="2026-03-28T21:57:55Z">
        <w:r>
          <w:delText>A</w:delText>
        </w:r>
      </w:del>
      <w:ins w:id="10365" w:author="GoldenCorpusHarness" w:date="2026-03-28T21:57:55Z">
        <w:r>
          <w:t>Efficacy</w:t>
        </w:r>
      </w:ins>
      <w:r>
        <w:t xml:space="preserve"> summar</w:t>
      </w:r>
      <w:del w:id="10366" w:author="GoldenCorpusHarness" w:date="2026-03-28T21:57:55Z">
        <w:r>
          <w:delText>y of AEs observed in Study MK-2870-002 is</w:delText>
        </w:r>
      </w:del>
      <w:ins w:id="10367" w:author="GoldenCorpusHarness" w:date="2026-03-28T21:57:55Z">
        <w:r>
          <w:t>ies are</w:t>
        </w:r>
      </w:ins>
      <w:r>
        <w:t xml:space="preserve"> presented in [Table </w:t>
      </w:r>
      <w:del w:id="10368" w:author="GoldenCorpusHarness" w:date="2026-03-28T21:57:55Z">
        <w:r>
          <w:delText>3</w:delText>
        </w:r>
      </w:del>
      <w:ins w:id="10369" w:author="GoldenCorpusHarness" w:date="2026-03-28T21:57:55Z">
        <w:r>
          <w:t>29]. The waterfall plots of best percentage change from baseline for target lesions are presented in [Figure 10]. The swimmer plots for time to response and DOR for responders are presented in [Figure 1</w:t>
        </w:r>
      </w:ins>
      <w:r>
        <w:t>1].</w:t>
      </w:r>
      <w:del w:id="10370" w:author="GoldenCorpusHarness" w:date="2026-03-28T21:57:55Z">
        <w:r>
          <w:delText xml:space="preserve"> A total of 167 participants (97.7%) experienced at least 1 AE, and 165 participants (96.5%) experienced AEs considered drug-related by the investigator. Grade ≥3 AEs were reported for 97 participants (56.7%) and Grade ≥3 AEs that were considered drug-related by the investigator were reported in 76 participants (44.4%). There were 107 participants (62.6%) with AEs requiring dose modification of any drug (sac-TMT and/or pembrolizumab). No participant died due to a drug-related AE.</w:delText>
        </w:r>
      </w:del>
    </w:p>
    <w:p ns2:paraId="31563F0A" ns2:textId="7BAD7268" w:rsidR="006405A6" w:rsidRPr="00431BFB" w:rsidRDefault="006405A6" w:rsidP="006405A6">
      <w:pPr>
        <w:pStyle w:val="Paragraph"/>
      </w:pPr>
      <w:del w:id="10371" w:author="GoldenCorpusHarness" w:date="2026-03-28T21:57:55Z">
        <w:r>
          <w:delText>The most common AEs regardless of causality (incidence ≥20%) in participants in all treatment groups combined (n=167) by PT were anemia (75.4%), WBC count decreased (42.1%), neutrophil count decreased (40.4%), stomatitis (38.0%) , alopecia (21.1%), rash and urinary tract infection (20.5% each) [Sec. 7.3] [</w:delText>
        </w:r>
      </w:del>
      <w:r>
        <w:t xml:space="preserve">Table </w:t>
      </w:r>
      <w:ins w:id="10372" w:author="GoldenCorpusHarness" w:date="2026-03-28T21:57:55Z">
        <w:r>
          <w:t>29MK-2870-013 (SKB264-II-0</w:t>
        </w:r>
      </w:ins>
      <w:r>
        <w:t>5</w:t>
      </w:r>
      <w:del w:id="10373" w:author="GoldenCorpusHarness" w:date="2026-03-28T21:57:55Z">
        <w:r>
          <w:delText>0].</w:delText>
        </w:r>
      </w:del>
      <w:ins w:id="10374" w:author="GoldenCorpusHarness" w:date="2026-03-28T21:57:55Z">
        <w:r>
          <w:t>): Clinical Outcomes by PD-L1 Expression</w:t>
        </w:r>
      </w:ins>
    </w:p>
    <w:p ns2:paraId="54BD2E16" ns2:textId="3597299D" w:rsidR="006405A6" w:rsidRDefault="006405A6" w:rsidP="00491A56">
      <w:pPr>
        <w:pStyle w:val="TableTitle"/>
      </w:pPr>
      <w:bookmarkStart w:id="333" w:name="_Ref173931159"/>
      <w:bookmarkStart w:id="334" w:name="_Toc180400030"/>
      <w:bookmarkStart w:id="335" w:name="_Ref173684840"/>
      <w:r>
        <w:t>Table</w:t>
      </w:r>
      <w:r w:rsidR="0049194F">
        <w:t xml:space="preserve"> </w:t>
      </w:r>
      <w:r w:rsidR="00E45E19">
        <w:rPr>
          <w:noProof/>
        </w:rPr>
        <w:t>31</w:t>
      </w:r>
      <w:bookmarkEnd w:id="333"/>
      <w:r>
        <w:tab/>
      </w:r>
      <w:r w:rsidRPr="004C6EF8">
        <w:t>Study MK-2870-0</w:t>
      </w:r>
      <w:r>
        <w:t>02</w:t>
      </w:r>
      <w:r w:rsidR="0049194F" w:rsidRPr="0049194F">
        <w:t xml:space="preserve"> (SKB264-II-06</w:t>
      </w:r>
      <w:r w:rsidRPr="004C6EF8">
        <w:t xml:space="preserve">): Adverse Event Summary </w:t>
      </w:r>
      <w:r>
        <w:t>(APaT Population)</w:t>
      </w:r>
      <w:bookmarkEnd w:id="334"/>
    </w:p>
    <w:bookmarkEnd w:id="335"/>
    <w:tbl>
      <w:tblPr>
        <w:tblW w:w="0" w:type="auto"/>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2880"/>
        <w:gridCol w:w="720"/>
        <w:gridCol w:w="720"/>
        <w:gridCol w:w="720"/>
        <w:gridCol w:w="720"/>
        <w:gridCol w:w="720"/>
        <w:gridCol w:w="720"/>
        <w:gridCol w:w="720"/>
        <w:gridCol w:w="720"/>
      </w:tblGrid>
      <w:tr w:rsidR="00C0130B" ns2:paraId="49580B38" ns2:textId="77777777" w:rsidTr="00C90784">
        <w:trPr>
          <w:jc w:val="center"/>
        </w:trPr>
        <w:tc>
          <w:tcPr>
            <w:tcW w:w="2880" w:type="dxa"/>
            <w:tcBorders>
              <w:top w:val="double" w:sz="6" w:space="0" w:color="auto"/>
              <w:bottom w:val="nil"/>
              <w:right w:val="single" w:sz="2" w:space="0" w:color="auto"/>
            </w:tcBorders>
          </w:tcPr>
          <w:p ns2:paraId="446EC986" ns2:textId="77777777" w:rsidR="00C0130B" w:rsidRDefault="00C0130B" w:rsidP="00C90784">
            <w:pPr>
              <w:spacing w:before="15" w:after="15"/>
              <w:rPr>
                <w:sz w:val="18"/>
                <w:szCs w:val="18"/>
              </w:rPr>
            </w:pPr>
          </w:p>
        </w:tc>
        <w:tc>
          <w:tcPr>
            <w:tcW w:w="1440" w:type="dxa"/>
            <w:gridSpan w:val="2"/>
            <w:tcBorders>
              <w:top w:val="double" w:sz="6" w:space="0" w:color="auto"/>
              <w:left w:val="nil"/>
              <w:bottom w:val="single" w:sz="2" w:space="0" w:color="auto"/>
              <w:right w:val="single" w:sz="2" w:space="0" w:color="auto"/>
            </w:tcBorders>
          </w:tcPr>
          <w:p ns2:paraId="6935F8FC" ns2:textId="4B1AACDE" w:rsidR="00C0130B" w:rsidRDefault="005802DA" w:rsidP="00C90784">
            <w:pPr>
              <w:spacing w:before="15" w:after="15"/>
              <w:jc w:val="center"/>
              <w:rPr>
                <w:sz w:val="18"/>
                <w:szCs w:val="18"/>
              </w:rPr>
            </w:pPr>
            <w:r>
              <w:rPr>
                <w:sz w:val="18"/>
                <w:szCs w:val="18"/>
              </w:rPr>
              <w:t>sac-TMT</w:t>
            </w:r>
            <w:r w:rsidR="00C0130B">
              <w:rPr>
                <w:sz w:val="18"/>
                <w:szCs w:val="18"/>
              </w:rPr>
              <w:t xml:space="preserve"> 3 mg/kg + Pembrolizumab 400 mg </w:t>
            </w:r>
          </w:p>
        </w:tc>
        <w:tc>
          <w:tcPr>
            <w:tcW w:w="1440" w:type="dxa"/>
            <w:gridSpan w:val="2"/>
            <w:tcBorders>
              <w:top w:val="double" w:sz="6" w:space="0" w:color="auto"/>
              <w:left w:val="nil"/>
              <w:bottom w:val="single" w:sz="2" w:space="0" w:color="auto"/>
              <w:right w:val="single" w:sz="2" w:space="0" w:color="auto"/>
            </w:tcBorders>
          </w:tcPr>
          <w:p ns2:paraId="569DDD8C" ns2:textId="09680915" w:rsidR="00C0130B" w:rsidRDefault="005802DA" w:rsidP="00C90784">
            <w:pPr>
              <w:spacing w:before="15" w:after="15"/>
              <w:jc w:val="center"/>
              <w:rPr>
                <w:sz w:val="18"/>
                <w:szCs w:val="18"/>
              </w:rPr>
            </w:pPr>
            <w:r>
              <w:rPr>
                <w:sz w:val="18"/>
                <w:szCs w:val="18"/>
              </w:rPr>
              <w:t>sac-TMT</w:t>
            </w:r>
            <w:r w:rsidR="00C0130B">
              <w:rPr>
                <w:sz w:val="18"/>
                <w:szCs w:val="18"/>
              </w:rPr>
              <w:t xml:space="preserve"> 4 mg/kg + Pembrolizumab 400 mg </w:t>
            </w:r>
          </w:p>
        </w:tc>
        <w:tc>
          <w:tcPr>
            <w:tcW w:w="1440" w:type="dxa"/>
            <w:gridSpan w:val="2"/>
            <w:tcBorders>
              <w:top w:val="double" w:sz="6" w:space="0" w:color="auto"/>
              <w:left w:val="nil"/>
              <w:bottom w:val="single" w:sz="2" w:space="0" w:color="auto"/>
              <w:right w:val="single" w:sz="2" w:space="0" w:color="auto"/>
            </w:tcBorders>
          </w:tcPr>
          <w:p ns2:paraId="01492352" ns2:textId="0DF67489" w:rsidR="00C0130B" w:rsidRDefault="005802DA" w:rsidP="00C90784">
            <w:pPr>
              <w:spacing w:before="15" w:after="15"/>
              <w:jc w:val="center"/>
              <w:rPr>
                <w:sz w:val="18"/>
                <w:szCs w:val="18"/>
              </w:rPr>
            </w:pPr>
            <w:r>
              <w:rPr>
                <w:sz w:val="18"/>
                <w:szCs w:val="18"/>
              </w:rPr>
              <w:t>sac-TMT</w:t>
            </w:r>
            <w:r w:rsidR="00C0130B">
              <w:rPr>
                <w:sz w:val="18"/>
                <w:szCs w:val="18"/>
              </w:rPr>
              <w:t xml:space="preserve"> 5 mg/kg + Pembrolizumab 400 mg </w:t>
            </w:r>
          </w:p>
        </w:tc>
        <w:tc>
          <w:tcPr>
            <w:tcW w:w="1440" w:type="dxa"/>
            <w:gridSpan w:val="2"/>
            <w:tcBorders>
              <w:top w:val="double" w:sz="6" w:space="0" w:color="auto"/>
              <w:left w:val="nil"/>
              <w:bottom w:val="single" w:sz="2" w:space="0" w:color="auto"/>
            </w:tcBorders>
          </w:tcPr>
          <w:p ns2:paraId="6DDCC3FF" ns2:textId="77777777" w:rsidR="00C0130B" w:rsidRDefault="00C0130B" w:rsidP="00C90784">
            <w:pPr>
              <w:spacing w:before="15" w:after="15"/>
              <w:jc w:val="center"/>
              <w:rPr>
                <w:sz w:val="18"/>
                <w:szCs w:val="18"/>
              </w:rPr>
            </w:pPr>
            <w:r>
              <w:rPr>
                <w:sz w:val="18"/>
                <w:szCs w:val="18"/>
              </w:rPr>
              <w:t xml:space="preserve">Total </w:t>
            </w:r>
          </w:p>
        </w:tc>
      </w:tr>
      <w:tr w:rsidR="00C0130B" ns2:paraId="368C68D5" ns2:textId="77777777" w:rsidTr="00C90784">
        <w:tblPrEx>
          <w:tblBorders>
            <w:top w:val="single" w:sz="6" w:space="0" w:color="auto"/>
            <w:bottom w:val="single" w:sz="6" w:space="0" w:color="auto"/>
          </w:tblBorders>
        </w:tblPrEx>
        <w:trPr>
          <w:jc w:val="center"/>
        </w:trPr>
        <w:tc>
          <w:tcPr>
            <w:tcW w:w="2880" w:type="dxa"/>
            <w:tcBorders>
              <w:top w:val="nil"/>
              <w:bottom w:val="single" w:sz="2" w:space="0" w:color="auto"/>
              <w:right w:val="single" w:sz="2" w:space="0" w:color="auto"/>
            </w:tcBorders>
          </w:tcPr>
          <w:p ns2:paraId="51B332D8" ns2:textId="77777777" w:rsidR="00C0130B" w:rsidRDefault="00C0130B" w:rsidP="00C90784">
            <w:pPr>
              <w:spacing w:before="15" w:after="15"/>
              <w:rPr>
                <w:sz w:val="18"/>
                <w:szCs w:val="18"/>
              </w:rPr>
            </w:pPr>
          </w:p>
        </w:tc>
        <w:tc>
          <w:tcPr>
            <w:tcW w:w="720" w:type="dxa"/>
            <w:tcBorders>
              <w:top w:val="nil"/>
              <w:left w:val="nil"/>
              <w:bottom w:val="single" w:sz="2" w:space="0" w:color="auto"/>
              <w:right w:val="nil"/>
            </w:tcBorders>
          </w:tcPr>
          <w:p ns2:paraId="62B25797" ns2:textId="77777777" w:rsidR="00C0130B" w:rsidRDefault="00C0130B" w:rsidP="00C90784">
            <w:pPr>
              <w:spacing w:before="15" w:after="15"/>
              <w:jc w:val="center"/>
              <w:rPr>
                <w:sz w:val="18"/>
                <w:szCs w:val="18"/>
              </w:rPr>
            </w:pPr>
            <w:r>
              <w:rPr>
                <w:sz w:val="18"/>
                <w:szCs w:val="18"/>
              </w:rPr>
              <w:t xml:space="preserve">n </w:t>
            </w:r>
          </w:p>
        </w:tc>
        <w:tc>
          <w:tcPr>
            <w:tcW w:w="720" w:type="dxa"/>
            <w:tcBorders>
              <w:top w:val="nil"/>
              <w:left w:val="nil"/>
              <w:bottom w:val="single" w:sz="2" w:space="0" w:color="auto"/>
              <w:right w:val="single" w:sz="2" w:space="0" w:color="auto"/>
            </w:tcBorders>
          </w:tcPr>
          <w:p ns2:paraId="6ED734DD" ns2:textId="77777777" w:rsidR="00C0130B" w:rsidRDefault="00C0130B" w:rsidP="00C90784">
            <w:pPr>
              <w:spacing w:before="15" w:after="15"/>
              <w:jc w:val="center"/>
              <w:rPr>
                <w:sz w:val="18"/>
                <w:szCs w:val="18"/>
              </w:rPr>
            </w:pPr>
            <w:r>
              <w:rPr>
                <w:sz w:val="18"/>
                <w:szCs w:val="18"/>
              </w:rPr>
              <w:t xml:space="preserve">(%) </w:t>
            </w:r>
          </w:p>
        </w:tc>
        <w:tc>
          <w:tcPr>
            <w:tcW w:w="720" w:type="dxa"/>
            <w:tcBorders>
              <w:top w:val="nil"/>
              <w:left w:val="nil"/>
              <w:bottom w:val="single" w:sz="2" w:space="0" w:color="auto"/>
              <w:right w:val="nil"/>
            </w:tcBorders>
          </w:tcPr>
          <w:p ns2:paraId="5113E989" ns2:textId="77777777" w:rsidR="00C0130B" w:rsidRDefault="00C0130B" w:rsidP="00C90784">
            <w:pPr>
              <w:spacing w:before="15" w:after="15"/>
              <w:jc w:val="center"/>
              <w:rPr>
                <w:sz w:val="18"/>
                <w:szCs w:val="18"/>
              </w:rPr>
            </w:pPr>
            <w:r>
              <w:rPr>
                <w:sz w:val="18"/>
                <w:szCs w:val="18"/>
              </w:rPr>
              <w:t xml:space="preserve">n </w:t>
            </w:r>
          </w:p>
        </w:tc>
        <w:tc>
          <w:tcPr>
            <w:tcW w:w="720" w:type="dxa"/>
            <w:tcBorders>
              <w:top w:val="nil"/>
              <w:left w:val="nil"/>
              <w:bottom w:val="single" w:sz="2" w:space="0" w:color="auto"/>
              <w:right w:val="single" w:sz="2" w:space="0" w:color="auto"/>
            </w:tcBorders>
          </w:tcPr>
          <w:p ns2:paraId="03F3124D" ns2:textId="77777777" w:rsidR="00C0130B" w:rsidRDefault="00C0130B" w:rsidP="00C90784">
            <w:pPr>
              <w:spacing w:before="15" w:after="15"/>
              <w:jc w:val="center"/>
              <w:rPr>
                <w:sz w:val="18"/>
                <w:szCs w:val="18"/>
              </w:rPr>
            </w:pPr>
            <w:r>
              <w:rPr>
                <w:sz w:val="18"/>
                <w:szCs w:val="18"/>
              </w:rPr>
              <w:t xml:space="preserve">(%) </w:t>
            </w:r>
          </w:p>
        </w:tc>
        <w:tc>
          <w:tcPr>
            <w:tcW w:w="720" w:type="dxa"/>
            <w:tcBorders>
              <w:top w:val="nil"/>
              <w:left w:val="nil"/>
              <w:bottom w:val="single" w:sz="2" w:space="0" w:color="auto"/>
              <w:right w:val="nil"/>
            </w:tcBorders>
          </w:tcPr>
          <w:p ns2:paraId="1F11CC2C" ns2:textId="77777777" w:rsidR="00C0130B" w:rsidRDefault="00C0130B" w:rsidP="00C90784">
            <w:pPr>
              <w:spacing w:before="15" w:after="15"/>
              <w:jc w:val="center"/>
              <w:rPr>
                <w:sz w:val="18"/>
                <w:szCs w:val="18"/>
              </w:rPr>
            </w:pPr>
            <w:r>
              <w:rPr>
                <w:sz w:val="18"/>
                <w:szCs w:val="18"/>
              </w:rPr>
              <w:t xml:space="preserve">n </w:t>
            </w:r>
          </w:p>
        </w:tc>
        <w:tc>
          <w:tcPr>
            <w:tcW w:w="720" w:type="dxa"/>
            <w:tcBorders>
              <w:top w:val="nil"/>
              <w:left w:val="nil"/>
              <w:bottom w:val="single" w:sz="2" w:space="0" w:color="auto"/>
              <w:right w:val="single" w:sz="2" w:space="0" w:color="auto"/>
            </w:tcBorders>
          </w:tcPr>
          <w:p ns2:paraId="08D2704E" ns2:textId="77777777" w:rsidR="00C0130B" w:rsidRDefault="00C0130B" w:rsidP="00C90784">
            <w:pPr>
              <w:spacing w:before="15" w:after="15"/>
              <w:jc w:val="center"/>
              <w:rPr>
                <w:sz w:val="18"/>
                <w:szCs w:val="18"/>
              </w:rPr>
            </w:pPr>
            <w:r>
              <w:rPr>
                <w:sz w:val="18"/>
                <w:szCs w:val="18"/>
              </w:rPr>
              <w:t xml:space="preserve">(%) </w:t>
            </w:r>
          </w:p>
        </w:tc>
        <w:tc>
          <w:tcPr>
            <w:tcW w:w="720" w:type="dxa"/>
            <w:tcBorders>
              <w:top w:val="nil"/>
              <w:left w:val="nil"/>
              <w:bottom w:val="single" w:sz="2" w:space="0" w:color="auto"/>
              <w:right w:val="nil"/>
            </w:tcBorders>
          </w:tcPr>
          <w:p ns2:paraId="0C2B1C48" ns2:textId="77777777" w:rsidR="00C0130B" w:rsidRDefault="00C0130B" w:rsidP="00C90784">
            <w:pPr>
              <w:spacing w:before="15" w:after="15"/>
              <w:jc w:val="center"/>
              <w:rPr>
                <w:sz w:val="18"/>
                <w:szCs w:val="18"/>
              </w:rPr>
            </w:pPr>
            <w:r>
              <w:rPr>
                <w:sz w:val="18"/>
                <w:szCs w:val="18"/>
              </w:rPr>
              <w:t xml:space="preserve">n </w:t>
            </w:r>
          </w:p>
        </w:tc>
        <w:tc>
          <w:tcPr>
            <w:tcW w:w="720" w:type="dxa"/>
            <w:tcBorders>
              <w:top w:val="nil"/>
              <w:left w:val="nil"/>
              <w:bottom w:val="single" w:sz="2" w:space="0" w:color="auto"/>
            </w:tcBorders>
          </w:tcPr>
          <w:p ns2:paraId="6CE8B59E" ns2:textId="77777777" w:rsidR="00C0130B" w:rsidRDefault="00C0130B" w:rsidP="00C90784">
            <w:pPr>
              <w:spacing w:before="15" w:after="15"/>
              <w:jc w:val="center"/>
              <w:rPr>
                <w:sz w:val="18"/>
                <w:szCs w:val="18"/>
              </w:rPr>
            </w:pPr>
            <w:r>
              <w:rPr>
                <w:sz w:val="18"/>
                <w:szCs w:val="18"/>
              </w:rPr>
              <w:t xml:space="preserve">(%) </w:t>
            </w:r>
          </w:p>
        </w:tc>
      </w:tr>
      <w:tr w:rsidR="00C0130B" ns2:paraId="47EEC07B" ns2:textId="77777777" w:rsidTr="00C90784">
        <w:tblPrEx>
          <w:tblBorders>
            <w:top w:val="single" w:sz="6" w:space="0" w:color="auto"/>
            <w:bottom w:val="single" w:sz="6" w:space="0" w:color="auto"/>
          </w:tblBorders>
        </w:tblPrEx>
        <w:trPr>
          <w:jc w:val="center"/>
        </w:trPr>
        <w:tc>
          <w:tcPr>
            <w:tcW w:w="2880" w:type="dxa"/>
            <w:tcBorders>
              <w:top w:val="nil"/>
              <w:bottom w:val="nil"/>
              <w:right w:val="single" w:sz="2" w:space="0" w:color="auto"/>
            </w:tcBorders>
          </w:tcPr>
          <w:p ns2:paraId="439E85BA" ns2:textId="77777777" w:rsidR="00C0130B" w:rsidRDefault="00C0130B" w:rsidP="00C90784">
            <w:pPr>
              <w:spacing w:before="15" w:after="15"/>
              <w:ind w:left="160" w:right="1" w:hanging="160"/>
              <w:rPr>
                <w:sz w:val="18"/>
                <w:szCs w:val="18"/>
              </w:rPr>
            </w:pPr>
            <w:r>
              <w:rPr>
                <w:sz w:val="18"/>
                <w:szCs w:val="18"/>
              </w:rPr>
              <w:t xml:space="preserve"> Participants in population </w:t>
            </w:r>
          </w:p>
        </w:tc>
        <w:tc>
          <w:tcPr>
            <w:tcW w:w="720" w:type="dxa"/>
            <w:tcBorders>
              <w:top w:val="nil"/>
              <w:left w:val="nil"/>
              <w:bottom w:val="nil"/>
              <w:right w:val="nil"/>
            </w:tcBorders>
          </w:tcPr>
          <w:p ns2:paraId="337CFBF3" ns2:textId="77777777" w:rsidR="00C0130B" w:rsidRDefault="00C0130B" w:rsidP="00C90784">
            <w:pPr>
              <w:tabs>
                <w:tab w:val="decimal" w:pos="319"/>
                <w:tab w:val="left" w:pos="399"/>
              </w:tabs>
              <w:spacing w:before="15" w:after="15"/>
              <w:rPr>
                <w:sz w:val="18"/>
                <w:szCs w:val="18"/>
              </w:rPr>
            </w:pPr>
            <w:r>
              <w:rPr>
                <w:sz w:val="18"/>
                <w:szCs w:val="18"/>
              </w:rPr>
              <w:tab/>
              <w:t xml:space="preserve">3 </w:t>
            </w:r>
          </w:p>
        </w:tc>
        <w:tc>
          <w:tcPr>
            <w:tcW w:w="720" w:type="dxa"/>
            <w:tcBorders>
              <w:top w:val="nil"/>
              <w:left w:val="nil"/>
              <w:bottom w:val="nil"/>
              <w:right w:val="single" w:sz="2" w:space="0" w:color="auto"/>
            </w:tcBorders>
          </w:tcPr>
          <w:p ns2:paraId="5CDA68C6" ns2:textId="77777777" w:rsidR="00C0130B" w:rsidRDefault="00C0130B" w:rsidP="00C90784">
            <w:pPr>
              <w:tabs>
                <w:tab w:val="decimal" w:pos="207"/>
                <w:tab w:val="left" w:pos="287"/>
              </w:tabs>
              <w:spacing w:before="15" w:after="15"/>
              <w:rPr>
                <w:sz w:val="18"/>
                <w:szCs w:val="18"/>
              </w:rPr>
            </w:pPr>
            <w:r>
              <w:rPr>
                <w:sz w:val="18"/>
                <w:szCs w:val="18"/>
              </w:rPr>
              <w:tab/>
            </w:r>
          </w:p>
        </w:tc>
        <w:tc>
          <w:tcPr>
            <w:tcW w:w="720" w:type="dxa"/>
            <w:tcBorders>
              <w:top w:val="nil"/>
              <w:left w:val="nil"/>
              <w:bottom w:val="nil"/>
              <w:right w:val="nil"/>
            </w:tcBorders>
          </w:tcPr>
          <w:p ns2:paraId="41F2696B" ns2:textId="77777777" w:rsidR="00C0130B" w:rsidRDefault="00C0130B" w:rsidP="00C90784">
            <w:pPr>
              <w:tabs>
                <w:tab w:val="decimal" w:pos="319"/>
                <w:tab w:val="left" w:pos="399"/>
              </w:tabs>
              <w:spacing w:before="15" w:after="15"/>
              <w:rPr>
                <w:sz w:val="18"/>
                <w:szCs w:val="18"/>
              </w:rPr>
            </w:pPr>
            <w:r>
              <w:rPr>
                <w:sz w:val="18"/>
                <w:szCs w:val="18"/>
              </w:rPr>
              <w:tab/>
              <w:t xml:space="preserve">70 </w:t>
            </w:r>
          </w:p>
        </w:tc>
        <w:tc>
          <w:tcPr>
            <w:tcW w:w="720" w:type="dxa"/>
            <w:tcBorders>
              <w:top w:val="nil"/>
              <w:left w:val="nil"/>
              <w:bottom w:val="nil"/>
              <w:right w:val="single" w:sz="2" w:space="0" w:color="auto"/>
            </w:tcBorders>
          </w:tcPr>
          <w:p ns2:paraId="0BC30085" ns2:textId="77777777" w:rsidR="00C0130B" w:rsidRDefault="00C0130B" w:rsidP="00C90784">
            <w:pPr>
              <w:tabs>
                <w:tab w:val="decimal" w:pos="207"/>
                <w:tab w:val="left" w:pos="287"/>
              </w:tabs>
              <w:spacing w:before="15" w:after="15"/>
              <w:rPr>
                <w:sz w:val="18"/>
                <w:szCs w:val="18"/>
              </w:rPr>
            </w:pPr>
            <w:r>
              <w:rPr>
                <w:sz w:val="18"/>
                <w:szCs w:val="18"/>
              </w:rPr>
              <w:tab/>
            </w:r>
          </w:p>
        </w:tc>
        <w:tc>
          <w:tcPr>
            <w:tcW w:w="720" w:type="dxa"/>
            <w:tcBorders>
              <w:top w:val="nil"/>
              <w:left w:val="nil"/>
              <w:bottom w:val="nil"/>
              <w:right w:val="nil"/>
            </w:tcBorders>
          </w:tcPr>
          <w:p ns2:paraId="52F7AF34" ns2:textId="77777777" w:rsidR="00C0130B" w:rsidRDefault="00C0130B" w:rsidP="00C90784">
            <w:pPr>
              <w:tabs>
                <w:tab w:val="decimal" w:pos="319"/>
                <w:tab w:val="left" w:pos="399"/>
              </w:tabs>
              <w:spacing w:before="15" w:after="15"/>
              <w:rPr>
                <w:sz w:val="18"/>
                <w:szCs w:val="18"/>
              </w:rPr>
            </w:pPr>
            <w:r>
              <w:rPr>
                <w:sz w:val="18"/>
                <w:szCs w:val="18"/>
              </w:rPr>
              <w:tab/>
              <w:t xml:space="preserve">98 </w:t>
            </w:r>
          </w:p>
        </w:tc>
        <w:tc>
          <w:tcPr>
            <w:tcW w:w="720" w:type="dxa"/>
            <w:tcBorders>
              <w:top w:val="nil"/>
              <w:left w:val="nil"/>
              <w:bottom w:val="nil"/>
              <w:right w:val="single" w:sz="2" w:space="0" w:color="auto"/>
            </w:tcBorders>
          </w:tcPr>
          <w:p ns2:paraId="03094346" ns2:textId="77777777" w:rsidR="00C0130B" w:rsidRDefault="00C0130B" w:rsidP="00C90784">
            <w:pPr>
              <w:tabs>
                <w:tab w:val="decimal" w:pos="207"/>
                <w:tab w:val="left" w:pos="287"/>
              </w:tabs>
              <w:spacing w:before="15" w:after="15"/>
              <w:rPr>
                <w:sz w:val="18"/>
                <w:szCs w:val="18"/>
              </w:rPr>
            </w:pPr>
            <w:r>
              <w:rPr>
                <w:sz w:val="18"/>
                <w:szCs w:val="18"/>
              </w:rPr>
              <w:tab/>
            </w:r>
          </w:p>
        </w:tc>
        <w:tc>
          <w:tcPr>
            <w:tcW w:w="720" w:type="dxa"/>
            <w:tcBorders>
              <w:top w:val="nil"/>
              <w:left w:val="nil"/>
              <w:bottom w:val="nil"/>
              <w:right w:val="nil"/>
            </w:tcBorders>
          </w:tcPr>
          <w:p ns2:paraId="15667EB1" ns2:textId="77777777" w:rsidR="00C0130B" w:rsidRDefault="00C0130B" w:rsidP="00C90784">
            <w:pPr>
              <w:tabs>
                <w:tab w:val="decimal" w:pos="319"/>
                <w:tab w:val="left" w:pos="399"/>
              </w:tabs>
              <w:spacing w:before="15" w:after="15"/>
              <w:rPr>
                <w:sz w:val="18"/>
                <w:szCs w:val="18"/>
              </w:rPr>
            </w:pPr>
            <w:r>
              <w:rPr>
                <w:sz w:val="18"/>
                <w:szCs w:val="18"/>
              </w:rPr>
              <w:tab/>
              <w:t xml:space="preserve">171 </w:t>
            </w:r>
          </w:p>
        </w:tc>
        <w:tc>
          <w:tcPr>
            <w:tcW w:w="720" w:type="dxa"/>
            <w:tcBorders>
              <w:top w:val="nil"/>
              <w:left w:val="nil"/>
              <w:bottom w:val="nil"/>
            </w:tcBorders>
          </w:tcPr>
          <w:p ns2:paraId="181710DE" ns2:textId="77777777" w:rsidR="00C0130B" w:rsidRDefault="00C0130B" w:rsidP="00C90784">
            <w:pPr>
              <w:tabs>
                <w:tab w:val="decimal" w:pos="207"/>
                <w:tab w:val="left" w:pos="287"/>
              </w:tabs>
              <w:spacing w:before="15" w:after="15"/>
              <w:rPr>
                <w:sz w:val="18"/>
                <w:szCs w:val="18"/>
              </w:rPr>
            </w:pPr>
            <w:r>
              <w:rPr>
                <w:sz w:val="18"/>
                <w:szCs w:val="18"/>
              </w:rPr>
              <w:tab/>
            </w:r>
          </w:p>
        </w:tc>
      </w:tr>
      <w:tr w:rsidR="00C0130B" ns2:paraId="627A8C3D" ns2:textId="77777777" w:rsidTr="00C90784">
        <w:tblPrEx>
          <w:tblBorders>
            <w:top w:val="single" w:sz="6" w:space="0" w:color="auto"/>
            <w:bottom w:val="single" w:sz="6" w:space="0" w:color="auto"/>
          </w:tblBorders>
        </w:tblPrEx>
        <w:trPr>
          <w:jc w:val="center"/>
        </w:trPr>
        <w:tc>
          <w:tcPr>
            <w:tcW w:w="2880" w:type="dxa"/>
            <w:tcBorders>
              <w:top w:val="nil"/>
              <w:bottom w:val="nil"/>
              <w:right w:val="single" w:sz="2" w:space="0" w:color="auto"/>
            </w:tcBorders>
          </w:tcPr>
          <w:p ns2:paraId="2D5B127D" ns2:textId="77777777" w:rsidR="00C0130B" w:rsidRDefault="00C0130B" w:rsidP="00C90784">
            <w:pPr>
              <w:spacing w:before="15" w:after="15"/>
              <w:ind w:left="160" w:right="1" w:hanging="160"/>
              <w:rPr>
                <w:sz w:val="18"/>
                <w:szCs w:val="18"/>
              </w:rPr>
            </w:pPr>
            <w:r>
              <w:rPr>
                <w:sz w:val="18"/>
                <w:szCs w:val="18"/>
              </w:rPr>
              <w:t xml:space="preserve">   with one or more adverse events </w:t>
            </w:r>
          </w:p>
        </w:tc>
        <w:tc>
          <w:tcPr>
            <w:tcW w:w="720" w:type="dxa"/>
            <w:tcBorders>
              <w:top w:val="nil"/>
              <w:left w:val="nil"/>
              <w:bottom w:val="nil"/>
              <w:right w:val="nil"/>
            </w:tcBorders>
          </w:tcPr>
          <w:p ns2:paraId="19E11D27" ns2:textId="77777777" w:rsidR="00C0130B" w:rsidRDefault="00C0130B" w:rsidP="00C90784">
            <w:pPr>
              <w:tabs>
                <w:tab w:val="decimal" w:pos="319"/>
                <w:tab w:val="left" w:pos="399"/>
              </w:tabs>
              <w:spacing w:before="15" w:after="15"/>
              <w:rPr>
                <w:sz w:val="18"/>
                <w:szCs w:val="18"/>
              </w:rPr>
            </w:pPr>
            <w:r>
              <w:rPr>
                <w:sz w:val="18"/>
                <w:szCs w:val="18"/>
              </w:rPr>
              <w:tab/>
              <w:t xml:space="preserve">3 </w:t>
            </w:r>
          </w:p>
        </w:tc>
        <w:tc>
          <w:tcPr>
            <w:tcW w:w="720" w:type="dxa"/>
            <w:tcBorders>
              <w:top w:val="nil"/>
              <w:left w:val="nil"/>
              <w:bottom w:val="nil"/>
              <w:right w:val="single" w:sz="2" w:space="0" w:color="auto"/>
            </w:tcBorders>
          </w:tcPr>
          <w:p ns2:paraId="6C282F8A" ns2:textId="77777777" w:rsidR="00C0130B" w:rsidRDefault="00C0130B" w:rsidP="00C90784">
            <w:pPr>
              <w:tabs>
                <w:tab w:val="decimal" w:pos="207"/>
                <w:tab w:val="left" w:pos="287"/>
              </w:tabs>
              <w:spacing w:before="15" w:after="15"/>
              <w:rPr>
                <w:sz w:val="18"/>
                <w:szCs w:val="18"/>
              </w:rPr>
            </w:pPr>
            <w:r>
              <w:rPr>
                <w:sz w:val="18"/>
                <w:szCs w:val="18"/>
              </w:rPr>
              <w:tab/>
              <w:t xml:space="preserve">(100.0) </w:t>
            </w:r>
          </w:p>
        </w:tc>
        <w:tc>
          <w:tcPr>
            <w:tcW w:w="720" w:type="dxa"/>
            <w:tcBorders>
              <w:top w:val="nil"/>
              <w:left w:val="nil"/>
              <w:bottom w:val="nil"/>
              <w:right w:val="nil"/>
            </w:tcBorders>
          </w:tcPr>
          <w:p ns2:paraId="5CB4C12F" ns2:textId="77777777" w:rsidR="00C0130B" w:rsidRDefault="00C0130B" w:rsidP="00C90784">
            <w:pPr>
              <w:tabs>
                <w:tab w:val="decimal" w:pos="319"/>
                <w:tab w:val="left" w:pos="399"/>
              </w:tabs>
              <w:spacing w:before="15" w:after="15"/>
              <w:rPr>
                <w:sz w:val="18"/>
                <w:szCs w:val="18"/>
              </w:rPr>
            </w:pPr>
            <w:r>
              <w:rPr>
                <w:sz w:val="18"/>
                <w:szCs w:val="18"/>
              </w:rPr>
              <w:tab/>
              <w:t xml:space="preserve">66 </w:t>
            </w:r>
          </w:p>
        </w:tc>
        <w:tc>
          <w:tcPr>
            <w:tcW w:w="720" w:type="dxa"/>
            <w:tcBorders>
              <w:top w:val="nil"/>
              <w:left w:val="nil"/>
              <w:bottom w:val="nil"/>
              <w:right w:val="single" w:sz="2" w:space="0" w:color="auto"/>
            </w:tcBorders>
          </w:tcPr>
          <w:p ns2:paraId="1D641240" ns2:textId="77777777" w:rsidR="00C0130B" w:rsidRDefault="00C0130B" w:rsidP="00C90784">
            <w:pPr>
              <w:tabs>
                <w:tab w:val="decimal" w:pos="207"/>
                <w:tab w:val="left" w:pos="287"/>
              </w:tabs>
              <w:spacing w:before="15" w:after="15"/>
              <w:rPr>
                <w:sz w:val="18"/>
                <w:szCs w:val="18"/>
              </w:rPr>
            </w:pPr>
            <w:r>
              <w:rPr>
                <w:sz w:val="18"/>
                <w:szCs w:val="18"/>
              </w:rPr>
              <w:tab/>
              <w:t xml:space="preserve">(94.3) </w:t>
            </w:r>
          </w:p>
        </w:tc>
        <w:tc>
          <w:tcPr>
            <w:tcW w:w="720" w:type="dxa"/>
            <w:tcBorders>
              <w:top w:val="nil"/>
              <w:left w:val="nil"/>
              <w:bottom w:val="nil"/>
              <w:right w:val="nil"/>
            </w:tcBorders>
          </w:tcPr>
          <w:p ns2:paraId="231CE37D" ns2:textId="77777777" w:rsidR="00C0130B" w:rsidRDefault="00C0130B" w:rsidP="00C90784">
            <w:pPr>
              <w:tabs>
                <w:tab w:val="decimal" w:pos="319"/>
                <w:tab w:val="left" w:pos="399"/>
              </w:tabs>
              <w:spacing w:before="15" w:after="15"/>
              <w:rPr>
                <w:sz w:val="18"/>
                <w:szCs w:val="18"/>
              </w:rPr>
            </w:pPr>
            <w:r>
              <w:rPr>
                <w:sz w:val="18"/>
                <w:szCs w:val="18"/>
              </w:rPr>
              <w:tab/>
              <w:t xml:space="preserve">98 </w:t>
            </w:r>
          </w:p>
        </w:tc>
        <w:tc>
          <w:tcPr>
            <w:tcW w:w="720" w:type="dxa"/>
            <w:tcBorders>
              <w:top w:val="nil"/>
              <w:left w:val="nil"/>
              <w:bottom w:val="nil"/>
              <w:right w:val="single" w:sz="2" w:space="0" w:color="auto"/>
            </w:tcBorders>
          </w:tcPr>
          <w:p ns2:paraId="264FFBC4" ns2:textId="77777777" w:rsidR="00C0130B" w:rsidRDefault="00C0130B" w:rsidP="00C90784">
            <w:pPr>
              <w:tabs>
                <w:tab w:val="decimal" w:pos="207"/>
                <w:tab w:val="left" w:pos="287"/>
              </w:tabs>
              <w:spacing w:before="15" w:after="15"/>
              <w:rPr>
                <w:sz w:val="18"/>
                <w:szCs w:val="18"/>
              </w:rPr>
            </w:pPr>
            <w:r>
              <w:rPr>
                <w:sz w:val="18"/>
                <w:szCs w:val="18"/>
              </w:rPr>
              <w:tab/>
              <w:t xml:space="preserve">(100.0) </w:t>
            </w:r>
          </w:p>
        </w:tc>
        <w:tc>
          <w:tcPr>
            <w:tcW w:w="720" w:type="dxa"/>
            <w:tcBorders>
              <w:top w:val="nil"/>
              <w:left w:val="nil"/>
              <w:bottom w:val="nil"/>
              <w:right w:val="nil"/>
            </w:tcBorders>
          </w:tcPr>
          <w:p ns2:paraId="657A615F" ns2:textId="77777777" w:rsidR="00C0130B" w:rsidRDefault="00C0130B" w:rsidP="00C90784">
            <w:pPr>
              <w:tabs>
                <w:tab w:val="decimal" w:pos="319"/>
                <w:tab w:val="left" w:pos="399"/>
              </w:tabs>
              <w:spacing w:before="15" w:after="15"/>
              <w:rPr>
                <w:sz w:val="18"/>
                <w:szCs w:val="18"/>
              </w:rPr>
            </w:pPr>
            <w:r>
              <w:rPr>
                <w:sz w:val="18"/>
                <w:szCs w:val="18"/>
              </w:rPr>
              <w:tab/>
              <w:t xml:space="preserve">167 </w:t>
            </w:r>
          </w:p>
        </w:tc>
        <w:tc>
          <w:tcPr>
            <w:tcW w:w="720" w:type="dxa"/>
            <w:tcBorders>
              <w:top w:val="nil"/>
              <w:left w:val="nil"/>
              <w:bottom w:val="nil"/>
            </w:tcBorders>
          </w:tcPr>
          <w:p ns2:paraId="22F66B2E" ns2:textId="77777777" w:rsidR="00C0130B" w:rsidRDefault="00C0130B" w:rsidP="00C90784">
            <w:pPr>
              <w:tabs>
                <w:tab w:val="decimal" w:pos="207"/>
                <w:tab w:val="left" w:pos="287"/>
              </w:tabs>
              <w:spacing w:before="15" w:after="15"/>
              <w:rPr>
                <w:sz w:val="18"/>
                <w:szCs w:val="18"/>
              </w:rPr>
            </w:pPr>
            <w:r>
              <w:rPr>
                <w:sz w:val="18"/>
                <w:szCs w:val="18"/>
              </w:rPr>
              <w:tab/>
              <w:t xml:space="preserve">(97.7) </w:t>
            </w:r>
          </w:p>
        </w:tc>
      </w:tr>
      <w:tr w:rsidR="00C0130B" ns2:paraId="0FCEC596" ns2:textId="77777777" w:rsidTr="00C90784">
        <w:tblPrEx>
          <w:tblBorders>
            <w:top w:val="single" w:sz="6" w:space="0" w:color="auto"/>
            <w:bottom w:val="single" w:sz="6" w:space="0" w:color="auto"/>
          </w:tblBorders>
        </w:tblPrEx>
        <w:trPr>
          <w:jc w:val="center"/>
        </w:trPr>
        <w:tc>
          <w:tcPr>
            <w:tcW w:w="2880" w:type="dxa"/>
            <w:tcBorders>
              <w:top w:val="nil"/>
              <w:bottom w:val="nil"/>
              <w:right w:val="single" w:sz="2" w:space="0" w:color="auto"/>
            </w:tcBorders>
          </w:tcPr>
          <w:p ns2:paraId="6AD06CC4" ns2:textId="77777777" w:rsidR="00C0130B" w:rsidRDefault="00C0130B" w:rsidP="00C90784">
            <w:pPr>
              <w:spacing w:before="15" w:after="15"/>
              <w:ind w:left="160" w:right="1" w:hanging="160"/>
              <w:rPr>
                <w:sz w:val="18"/>
                <w:szCs w:val="18"/>
              </w:rPr>
            </w:pPr>
            <w:r>
              <w:rPr>
                <w:sz w:val="18"/>
                <w:szCs w:val="18"/>
              </w:rPr>
              <w:t xml:space="preserve">   with drug-related</w:t>
            </w:r>
            <w:r>
              <w:rPr>
                <w:sz w:val="18"/>
                <w:szCs w:val="18"/>
                <w:vertAlign w:val="superscript"/>
              </w:rPr>
              <w:t>a</w:t>
            </w:r>
            <w:r>
              <w:rPr>
                <w:sz w:val="18"/>
                <w:szCs w:val="18"/>
              </w:rPr>
              <w:t xml:space="preserve"> adverse events </w:t>
            </w:r>
          </w:p>
        </w:tc>
        <w:tc>
          <w:tcPr>
            <w:tcW w:w="720" w:type="dxa"/>
            <w:tcBorders>
              <w:top w:val="nil"/>
              <w:left w:val="nil"/>
              <w:bottom w:val="nil"/>
              <w:right w:val="nil"/>
            </w:tcBorders>
          </w:tcPr>
          <w:p ns2:paraId="58E99868" ns2:textId="77777777" w:rsidR="00C0130B" w:rsidRDefault="00C0130B" w:rsidP="00C90784">
            <w:pPr>
              <w:tabs>
                <w:tab w:val="decimal" w:pos="319"/>
                <w:tab w:val="left" w:pos="399"/>
              </w:tabs>
              <w:spacing w:before="15" w:after="15"/>
              <w:rPr>
                <w:sz w:val="18"/>
                <w:szCs w:val="18"/>
              </w:rPr>
            </w:pPr>
            <w:r>
              <w:rPr>
                <w:sz w:val="18"/>
                <w:szCs w:val="18"/>
              </w:rPr>
              <w:tab/>
              <w:t xml:space="preserve">3 </w:t>
            </w:r>
          </w:p>
        </w:tc>
        <w:tc>
          <w:tcPr>
            <w:tcW w:w="720" w:type="dxa"/>
            <w:tcBorders>
              <w:top w:val="nil"/>
              <w:left w:val="nil"/>
              <w:bottom w:val="nil"/>
              <w:right w:val="single" w:sz="2" w:space="0" w:color="auto"/>
            </w:tcBorders>
          </w:tcPr>
          <w:p ns2:paraId="1488BBB4" ns2:textId="77777777" w:rsidR="00C0130B" w:rsidRDefault="00C0130B" w:rsidP="00C90784">
            <w:pPr>
              <w:tabs>
                <w:tab w:val="decimal" w:pos="207"/>
                <w:tab w:val="left" w:pos="287"/>
              </w:tabs>
              <w:spacing w:before="15" w:after="15"/>
              <w:rPr>
                <w:sz w:val="18"/>
                <w:szCs w:val="18"/>
              </w:rPr>
            </w:pPr>
            <w:r>
              <w:rPr>
                <w:sz w:val="18"/>
                <w:szCs w:val="18"/>
              </w:rPr>
              <w:tab/>
              <w:t xml:space="preserve">(100.0) </w:t>
            </w:r>
          </w:p>
        </w:tc>
        <w:tc>
          <w:tcPr>
            <w:tcW w:w="720" w:type="dxa"/>
            <w:tcBorders>
              <w:top w:val="nil"/>
              <w:left w:val="nil"/>
              <w:bottom w:val="nil"/>
              <w:right w:val="nil"/>
            </w:tcBorders>
          </w:tcPr>
          <w:p ns2:paraId="5C95ADC6" ns2:textId="77777777" w:rsidR="00C0130B" w:rsidRDefault="00C0130B" w:rsidP="00C90784">
            <w:pPr>
              <w:tabs>
                <w:tab w:val="decimal" w:pos="319"/>
                <w:tab w:val="left" w:pos="399"/>
              </w:tabs>
              <w:spacing w:before="15" w:after="15"/>
              <w:rPr>
                <w:sz w:val="18"/>
                <w:szCs w:val="18"/>
              </w:rPr>
            </w:pPr>
            <w:r>
              <w:rPr>
                <w:sz w:val="18"/>
                <w:szCs w:val="18"/>
              </w:rPr>
              <w:tab/>
              <w:t xml:space="preserve">65 </w:t>
            </w:r>
          </w:p>
        </w:tc>
        <w:tc>
          <w:tcPr>
            <w:tcW w:w="720" w:type="dxa"/>
            <w:tcBorders>
              <w:top w:val="nil"/>
              <w:left w:val="nil"/>
              <w:bottom w:val="nil"/>
              <w:right w:val="single" w:sz="2" w:space="0" w:color="auto"/>
            </w:tcBorders>
          </w:tcPr>
          <w:p ns2:paraId="75386669" ns2:textId="77777777" w:rsidR="00C0130B" w:rsidRDefault="00C0130B" w:rsidP="00C90784">
            <w:pPr>
              <w:tabs>
                <w:tab w:val="decimal" w:pos="207"/>
                <w:tab w:val="left" w:pos="287"/>
              </w:tabs>
              <w:spacing w:before="15" w:after="15"/>
              <w:rPr>
                <w:sz w:val="18"/>
                <w:szCs w:val="18"/>
              </w:rPr>
            </w:pPr>
            <w:r>
              <w:rPr>
                <w:sz w:val="18"/>
                <w:szCs w:val="18"/>
              </w:rPr>
              <w:tab/>
              <w:t xml:space="preserve">(92.9) </w:t>
            </w:r>
          </w:p>
        </w:tc>
        <w:tc>
          <w:tcPr>
            <w:tcW w:w="720" w:type="dxa"/>
            <w:tcBorders>
              <w:top w:val="nil"/>
              <w:left w:val="nil"/>
              <w:bottom w:val="nil"/>
              <w:right w:val="nil"/>
            </w:tcBorders>
          </w:tcPr>
          <w:p ns2:paraId="0FBDB00D" ns2:textId="77777777" w:rsidR="00C0130B" w:rsidRDefault="00C0130B" w:rsidP="00C90784">
            <w:pPr>
              <w:tabs>
                <w:tab w:val="decimal" w:pos="319"/>
                <w:tab w:val="left" w:pos="399"/>
              </w:tabs>
              <w:spacing w:before="15" w:after="15"/>
              <w:rPr>
                <w:sz w:val="18"/>
                <w:szCs w:val="18"/>
              </w:rPr>
            </w:pPr>
            <w:r>
              <w:rPr>
                <w:sz w:val="18"/>
                <w:szCs w:val="18"/>
              </w:rPr>
              <w:tab/>
              <w:t xml:space="preserve">97 </w:t>
            </w:r>
          </w:p>
        </w:tc>
        <w:tc>
          <w:tcPr>
            <w:tcW w:w="720" w:type="dxa"/>
            <w:tcBorders>
              <w:top w:val="nil"/>
              <w:left w:val="nil"/>
              <w:bottom w:val="nil"/>
              <w:right w:val="single" w:sz="2" w:space="0" w:color="auto"/>
            </w:tcBorders>
          </w:tcPr>
          <w:p ns2:paraId="7B179765" ns2:textId="77777777" w:rsidR="00C0130B" w:rsidRDefault="00C0130B" w:rsidP="00C90784">
            <w:pPr>
              <w:tabs>
                <w:tab w:val="decimal" w:pos="207"/>
                <w:tab w:val="left" w:pos="287"/>
              </w:tabs>
              <w:spacing w:before="15" w:after="15"/>
              <w:rPr>
                <w:sz w:val="18"/>
                <w:szCs w:val="18"/>
              </w:rPr>
            </w:pPr>
            <w:r>
              <w:rPr>
                <w:sz w:val="18"/>
                <w:szCs w:val="18"/>
              </w:rPr>
              <w:tab/>
              <w:t xml:space="preserve">(99.0) </w:t>
            </w:r>
          </w:p>
        </w:tc>
        <w:tc>
          <w:tcPr>
            <w:tcW w:w="720" w:type="dxa"/>
            <w:tcBorders>
              <w:top w:val="nil"/>
              <w:left w:val="nil"/>
              <w:bottom w:val="nil"/>
              <w:right w:val="nil"/>
            </w:tcBorders>
          </w:tcPr>
          <w:p ns2:paraId="5317F221" ns2:textId="77777777" w:rsidR="00C0130B" w:rsidRDefault="00C0130B" w:rsidP="00C90784">
            <w:pPr>
              <w:tabs>
                <w:tab w:val="decimal" w:pos="319"/>
                <w:tab w:val="left" w:pos="399"/>
              </w:tabs>
              <w:spacing w:before="15" w:after="15"/>
              <w:rPr>
                <w:sz w:val="18"/>
                <w:szCs w:val="18"/>
              </w:rPr>
            </w:pPr>
            <w:r>
              <w:rPr>
                <w:sz w:val="18"/>
                <w:szCs w:val="18"/>
              </w:rPr>
              <w:tab/>
              <w:t xml:space="preserve">165 </w:t>
            </w:r>
          </w:p>
        </w:tc>
        <w:tc>
          <w:tcPr>
            <w:tcW w:w="720" w:type="dxa"/>
            <w:tcBorders>
              <w:top w:val="nil"/>
              <w:left w:val="nil"/>
              <w:bottom w:val="nil"/>
            </w:tcBorders>
          </w:tcPr>
          <w:p ns2:paraId="58B0C051" ns2:textId="77777777" w:rsidR="00C0130B" w:rsidRDefault="00C0130B" w:rsidP="00C90784">
            <w:pPr>
              <w:tabs>
                <w:tab w:val="decimal" w:pos="207"/>
                <w:tab w:val="left" w:pos="287"/>
              </w:tabs>
              <w:spacing w:before="15" w:after="15"/>
              <w:rPr>
                <w:sz w:val="18"/>
                <w:szCs w:val="18"/>
              </w:rPr>
            </w:pPr>
            <w:r>
              <w:rPr>
                <w:sz w:val="18"/>
                <w:szCs w:val="18"/>
              </w:rPr>
              <w:tab/>
              <w:t xml:space="preserve">(96.5) </w:t>
            </w:r>
          </w:p>
        </w:tc>
      </w:tr>
      <w:tr w:rsidR="00C0130B" ns2:paraId="11BA0F69" ns2:textId="77777777" w:rsidTr="00C90784">
        <w:tblPrEx>
          <w:tblBorders>
            <w:top w:val="single" w:sz="6" w:space="0" w:color="auto"/>
            <w:bottom w:val="single" w:sz="6" w:space="0" w:color="auto"/>
          </w:tblBorders>
        </w:tblPrEx>
        <w:trPr>
          <w:jc w:val="center"/>
        </w:trPr>
        <w:tc>
          <w:tcPr>
            <w:tcW w:w="2880" w:type="dxa"/>
            <w:tcBorders>
              <w:top w:val="nil"/>
              <w:bottom w:val="nil"/>
              <w:right w:val="single" w:sz="2" w:space="0" w:color="auto"/>
            </w:tcBorders>
          </w:tcPr>
          <w:p ns2:paraId="0A7EBD06" ns2:textId="77777777" w:rsidR="00C0130B" w:rsidRDefault="00C0130B" w:rsidP="00C90784">
            <w:pPr>
              <w:spacing w:before="15" w:after="15"/>
              <w:ind w:left="250" w:right="1" w:hanging="250"/>
              <w:rPr>
                <w:sz w:val="18"/>
                <w:szCs w:val="18"/>
              </w:rPr>
            </w:pPr>
            <w:r>
              <w:rPr>
                <w:sz w:val="18"/>
                <w:szCs w:val="18"/>
              </w:rPr>
              <w:t xml:space="preserve">   with toxicity grade 3-5 adverse events </w:t>
            </w:r>
          </w:p>
        </w:tc>
        <w:tc>
          <w:tcPr>
            <w:tcW w:w="720" w:type="dxa"/>
            <w:tcBorders>
              <w:top w:val="nil"/>
              <w:left w:val="nil"/>
              <w:bottom w:val="nil"/>
              <w:right w:val="nil"/>
            </w:tcBorders>
          </w:tcPr>
          <w:p ns2:paraId="3B264521" ns2:textId="77777777" w:rsidR="00C0130B" w:rsidRDefault="00C0130B" w:rsidP="00C90784">
            <w:pPr>
              <w:tabs>
                <w:tab w:val="decimal" w:pos="319"/>
                <w:tab w:val="left" w:pos="399"/>
              </w:tabs>
              <w:spacing w:before="15" w:after="15"/>
              <w:rPr>
                <w:sz w:val="18"/>
                <w:szCs w:val="18"/>
              </w:rPr>
            </w:pPr>
            <w:r>
              <w:rPr>
                <w:sz w:val="18"/>
                <w:szCs w:val="18"/>
              </w:rPr>
              <w:tab/>
              <w:t xml:space="preserve">3 </w:t>
            </w:r>
          </w:p>
        </w:tc>
        <w:tc>
          <w:tcPr>
            <w:tcW w:w="720" w:type="dxa"/>
            <w:tcBorders>
              <w:top w:val="nil"/>
              <w:left w:val="nil"/>
              <w:bottom w:val="nil"/>
              <w:right w:val="single" w:sz="2" w:space="0" w:color="auto"/>
            </w:tcBorders>
          </w:tcPr>
          <w:p ns2:paraId="4636D46F" ns2:textId="77777777" w:rsidR="00C0130B" w:rsidRDefault="00C0130B" w:rsidP="00C90784">
            <w:pPr>
              <w:tabs>
                <w:tab w:val="decimal" w:pos="207"/>
                <w:tab w:val="left" w:pos="287"/>
              </w:tabs>
              <w:spacing w:before="15" w:after="15"/>
              <w:rPr>
                <w:sz w:val="18"/>
                <w:szCs w:val="18"/>
              </w:rPr>
            </w:pPr>
            <w:r>
              <w:rPr>
                <w:sz w:val="18"/>
                <w:szCs w:val="18"/>
              </w:rPr>
              <w:tab/>
              <w:t xml:space="preserve">(100.0) </w:t>
            </w:r>
          </w:p>
        </w:tc>
        <w:tc>
          <w:tcPr>
            <w:tcW w:w="720" w:type="dxa"/>
            <w:tcBorders>
              <w:top w:val="nil"/>
              <w:left w:val="nil"/>
              <w:bottom w:val="nil"/>
              <w:right w:val="nil"/>
            </w:tcBorders>
          </w:tcPr>
          <w:p ns2:paraId="4080912C" ns2:textId="77777777" w:rsidR="00C0130B" w:rsidRDefault="00C0130B" w:rsidP="00C90784">
            <w:pPr>
              <w:tabs>
                <w:tab w:val="decimal" w:pos="319"/>
                <w:tab w:val="left" w:pos="399"/>
              </w:tabs>
              <w:spacing w:before="15" w:after="15"/>
              <w:rPr>
                <w:sz w:val="18"/>
                <w:szCs w:val="18"/>
              </w:rPr>
            </w:pPr>
            <w:r>
              <w:rPr>
                <w:sz w:val="18"/>
                <w:szCs w:val="18"/>
              </w:rPr>
              <w:tab/>
              <w:t xml:space="preserve">27 </w:t>
            </w:r>
          </w:p>
        </w:tc>
        <w:tc>
          <w:tcPr>
            <w:tcW w:w="720" w:type="dxa"/>
            <w:tcBorders>
              <w:top w:val="nil"/>
              <w:left w:val="nil"/>
              <w:bottom w:val="nil"/>
              <w:right w:val="single" w:sz="2" w:space="0" w:color="auto"/>
            </w:tcBorders>
          </w:tcPr>
          <w:p ns2:paraId="1F4E1F93" ns2:textId="77777777" w:rsidR="00C0130B" w:rsidRDefault="00C0130B" w:rsidP="00C90784">
            <w:pPr>
              <w:tabs>
                <w:tab w:val="decimal" w:pos="207"/>
                <w:tab w:val="left" w:pos="287"/>
              </w:tabs>
              <w:spacing w:before="15" w:after="15"/>
              <w:rPr>
                <w:sz w:val="18"/>
                <w:szCs w:val="18"/>
              </w:rPr>
            </w:pPr>
            <w:r>
              <w:rPr>
                <w:sz w:val="18"/>
                <w:szCs w:val="18"/>
              </w:rPr>
              <w:tab/>
              <w:t xml:space="preserve">(38.6) </w:t>
            </w:r>
          </w:p>
        </w:tc>
        <w:tc>
          <w:tcPr>
            <w:tcW w:w="720" w:type="dxa"/>
            <w:tcBorders>
              <w:top w:val="nil"/>
              <w:left w:val="nil"/>
              <w:bottom w:val="nil"/>
              <w:right w:val="nil"/>
            </w:tcBorders>
          </w:tcPr>
          <w:p ns2:paraId="131E1509" ns2:textId="77777777" w:rsidR="00C0130B" w:rsidRDefault="00C0130B" w:rsidP="00C90784">
            <w:pPr>
              <w:tabs>
                <w:tab w:val="decimal" w:pos="319"/>
                <w:tab w:val="left" w:pos="399"/>
              </w:tabs>
              <w:spacing w:before="15" w:after="15"/>
              <w:rPr>
                <w:sz w:val="18"/>
                <w:szCs w:val="18"/>
              </w:rPr>
            </w:pPr>
            <w:r>
              <w:rPr>
                <w:sz w:val="18"/>
                <w:szCs w:val="18"/>
              </w:rPr>
              <w:tab/>
              <w:t xml:space="preserve">67 </w:t>
            </w:r>
          </w:p>
        </w:tc>
        <w:tc>
          <w:tcPr>
            <w:tcW w:w="720" w:type="dxa"/>
            <w:tcBorders>
              <w:top w:val="nil"/>
              <w:left w:val="nil"/>
              <w:bottom w:val="nil"/>
              <w:right w:val="single" w:sz="2" w:space="0" w:color="auto"/>
            </w:tcBorders>
          </w:tcPr>
          <w:p ns2:paraId="0419AA74" ns2:textId="77777777" w:rsidR="00C0130B" w:rsidRDefault="00C0130B" w:rsidP="00C90784">
            <w:pPr>
              <w:tabs>
                <w:tab w:val="decimal" w:pos="207"/>
                <w:tab w:val="left" w:pos="287"/>
              </w:tabs>
              <w:spacing w:before="15" w:after="15"/>
              <w:rPr>
                <w:sz w:val="18"/>
                <w:szCs w:val="18"/>
              </w:rPr>
            </w:pPr>
            <w:r>
              <w:rPr>
                <w:sz w:val="18"/>
                <w:szCs w:val="18"/>
              </w:rPr>
              <w:tab/>
              <w:t xml:space="preserve">(68.4) </w:t>
            </w:r>
          </w:p>
        </w:tc>
        <w:tc>
          <w:tcPr>
            <w:tcW w:w="720" w:type="dxa"/>
            <w:tcBorders>
              <w:top w:val="nil"/>
              <w:left w:val="nil"/>
              <w:bottom w:val="nil"/>
              <w:right w:val="nil"/>
            </w:tcBorders>
          </w:tcPr>
          <w:p ns2:paraId="67ACCFBF" ns2:textId="77777777" w:rsidR="00C0130B" w:rsidRDefault="00C0130B" w:rsidP="00C90784">
            <w:pPr>
              <w:tabs>
                <w:tab w:val="decimal" w:pos="319"/>
                <w:tab w:val="left" w:pos="399"/>
              </w:tabs>
              <w:spacing w:before="15" w:after="15"/>
              <w:rPr>
                <w:sz w:val="18"/>
                <w:szCs w:val="18"/>
              </w:rPr>
            </w:pPr>
            <w:r>
              <w:rPr>
                <w:sz w:val="18"/>
                <w:szCs w:val="18"/>
              </w:rPr>
              <w:tab/>
              <w:t xml:space="preserve">97 </w:t>
            </w:r>
          </w:p>
        </w:tc>
        <w:tc>
          <w:tcPr>
            <w:tcW w:w="720" w:type="dxa"/>
            <w:tcBorders>
              <w:top w:val="nil"/>
              <w:left w:val="nil"/>
              <w:bottom w:val="nil"/>
            </w:tcBorders>
          </w:tcPr>
          <w:p ns2:paraId="6BAAC7A6" ns2:textId="77777777" w:rsidR="00C0130B" w:rsidRDefault="00C0130B" w:rsidP="00C90784">
            <w:pPr>
              <w:tabs>
                <w:tab w:val="decimal" w:pos="207"/>
                <w:tab w:val="left" w:pos="287"/>
              </w:tabs>
              <w:spacing w:before="15" w:after="15"/>
              <w:rPr>
                <w:sz w:val="18"/>
                <w:szCs w:val="18"/>
              </w:rPr>
            </w:pPr>
            <w:r>
              <w:rPr>
                <w:sz w:val="18"/>
                <w:szCs w:val="18"/>
              </w:rPr>
              <w:tab/>
              <w:t xml:space="preserve">(56.7) </w:t>
            </w:r>
          </w:p>
        </w:tc>
      </w:tr>
      <w:tr w:rsidR="00C0130B" ns2:paraId="304427DB" ns2:textId="77777777" w:rsidTr="00C90784">
        <w:tblPrEx>
          <w:tblBorders>
            <w:top w:val="single" w:sz="6" w:space="0" w:color="auto"/>
            <w:bottom w:val="single" w:sz="6" w:space="0" w:color="auto"/>
          </w:tblBorders>
        </w:tblPrEx>
        <w:trPr>
          <w:jc w:val="center"/>
        </w:trPr>
        <w:tc>
          <w:tcPr>
            <w:tcW w:w="2880" w:type="dxa"/>
            <w:tcBorders>
              <w:top w:val="nil"/>
              <w:bottom w:val="nil"/>
              <w:right w:val="single" w:sz="2" w:space="0" w:color="auto"/>
            </w:tcBorders>
          </w:tcPr>
          <w:p ns2:paraId="29EDFC66" ns2:textId="77777777" w:rsidR="00C0130B" w:rsidRDefault="00C0130B" w:rsidP="00C90784">
            <w:pPr>
              <w:spacing w:before="15" w:after="15"/>
              <w:ind w:left="250" w:right="1" w:hanging="250"/>
              <w:rPr>
                <w:sz w:val="18"/>
                <w:szCs w:val="18"/>
              </w:rPr>
            </w:pPr>
            <w:r>
              <w:rPr>
                <w:sz w:val="18"/>
                <w:szCs w:val="18"/>
              </w:rPr>
              <w:t xml:space="preserve">   with toxicity grade 3-5 drug-related adverse events </w:t>
            </w:r>
          </w:p>
        </w:tc>
        <w:tc>
          <w:tcPr>
            <w:tcW w:w="720" w:type="dxa"/>
            <w:tcBorders>
              <w:top w:val="nil"/>
              <w:left w:val="nil"/>
              <w:bottom w:val="nil"/>
              <w:right w:val="nil"/>
            </w:tcBorders>
          </w:tcPr>
          <w:p ns2:paraId="29F892F2"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720" w:type="dxa"/>
            <w:tcBorders>
              <w:top w:val="nil"/>
              <w:left w:val="nil"/>
              <w:bottom w:val="nil"/>
              <w:right w:val="single" w:sz="2" w:space="0" w:color="auto"/>
            </w:tcBorders>
          </w:tcPr>
          <w:p ns2:paraId="402A291A"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720" w:type="dxa"/>
            <w:tcBorders>
              <w:top w:val="nil"/>
              <w:left w:val="nil"/>
              <w:bottom w:val="nil"/>
              <w:right w:val="nil"/>
            </w:tcBorders>
          </w:tcPr>
          <w:p ns2:paraId="2C77A675" ns2:textId="77777777" w:rsidR="00C0130B" w:rsidRDefault="00C0130B" w:rsidP="00C90784">
            <w:pPr>
              <w:tabs>
                <w:tab w:val="decimal" w:pos="319"/>
                <w:tab w:val="left" w:pos="399"/>
              </w:tabs>
              <w:spacing w:before="15" w:after="15"/>
              <w:rPr>
                <w:sz w:val="18"/>
                <w:szCs w:val="18"/>
              </w:rPr>
            </w:pPr>
            <w:r>
              <w:rPr>
                <w:sz w:val="18"/>
                <w:szCs w:val="18"/>
              </w:rPr>
              <w:tab/>
              <w:t xml:space="preserve">21 </w:t>
            </w:r>
          </w:p>
        </w:tc>
        <w:tc>
          <w:tcPr>
            <w:tcW w:w="720" w:type="dxa"/>
            <w:tcBorders>
              <w:top w:val="nil"/>
              <w:left w:val="nil"/>
              <w:bottom w:val="nil"/>
              <w:right w:val="single" w:sz="2" w:space="0" w:color="auto"/>
            </w:tcBorders>
          </w:tcPr>
          <w:p ns2:paraId="0539B272" ns2:textId="77777777" w:rsidR="00C0130B" w:rsidRDefault="00C0130B" w:rsidP="00C90784">
            <w:pPr>
              <w:tabs>
                <w:tab w:val="decimal" w:pos="207"/>
                <w:tab w:val="left" w:pos="287"/>
              </w:tabs>
              <w:spacing w:before="15" w:after="15"/>
              <w:rPr>
                <w:sz w:val="18"/>
                <w:szCs w:val="18"/>
              </w:rPr>
            </w:pPr>
            <w:r>
              <w:rPr>
                <w:sz w:val="18"/>
                <w:szCs w:val="18"/>
              </w:rPr>
              <w:tab/>
              <w:t xml:space="preserve">(30.0) </w:t>
            </w:r>
          </w:p>
        </w:tc>
        <w:tc>
          <w:tcPr>
            <w:tcW w:w="720" w:type="dxa"/>
            <w:tcBorders>
              <w:top w:val="nil"/>
              <w:left w:val="nil"/>
              <w:bottom w:val="nil"/>
              <w:right w:val="nil"/>
            </w:tcBorders>
          </w:tcPr>
          <w:p ns2:paraId="117F6E06" ns2:textId="77777777" w:rsidR="00C0130B" w:rsidRDefault="00C0130B" w:rsidP="00C90784">
            <w:pPr>
              <w:tabs>
                <w:tab w:val="decimal" w:pos="319"/>
                <w:tab w:val="left" w:pos="399"/>
              </w:tabs>
              <w:spacing w:before="15" w:after="15"/>
              <w:rPr>
                <w:sz w:val="18"/>
                <w:szCs w:val="18"/>
              </w:rPr>
            </w:pPr>
            <w:r>
              <w:rPr>
                <w:sz w:val="18"/>
                <w:szCs w:val="18"/>
              </w:rPr>
              <w:tab/>
              <w:t xml:space="preserve">55 </w:t>
            </w:r>
          </w:p>
        </w:tc>
        <w:tc>
          <w:tcPr>
            <w:tcW w:w="720" w:type="dxa"/>
            <w:tcBorders>
              <w:top w:val="nil"/>
              <w:left w:val="nil"/>
              <w:bottom w:val="nil"/>
              <w:right w:val="single" w:sz="2" w:space="0" w:color="auto"/>
            </w:tcBorders>
          </w:tcPr>
          <w:p ns2:paraId="60AC8EE8" ns2:textId="77777777" w:rsidR="00C0130B" w:rsidRDefault="00C0130B" w:rsidP="00C90784">
            <w:pPr>
              <w:tabs>
                <w:tab w:val="decimal" w:pos="207"/>
                <w:tab w:val="left" w:pos="287"/>
              </w:tabs>
              <w:spacing w:before="15" w:after="15"/>
              <w:rPr>
                <w:sz w:val="18"/>
                <w:szCs w:val="18"/>
              </w:rPr>
            </w:pPr>
            <w:r>
              <w:rPr>
                <w:sz w:val="18"/>
                <w:szCs w:val="18"/>
              </w:rPr>
              <w:tab/>
              <w:t xml:space="preserve">(56.1) </w:t>
            </w:r>
          </w:p>
        </w:tc>
        <w:tc>
          <w:tcPr>
            <w:tcW w:w="720" w:type="dxa"/>
            <w:tcBorders>
              <w:top w:val="nil"/>
              <w:left w:val="nil"/>
              <w:bottom w:val="nil"/>
              <w:right w:val="nil"/>
            </w:tcBorders>
          </w:tcPr>
          <w:p ns2:paraId="56F332FF" ns2:textId="77777777" w:rsidR="00C0130B" w:rsidRDefault="00C0130B" w:rsidP="00C90784">
            <w:pPr>
              <w:tabs>
                <w:tab w:val="decimal" w:pos="319"/>
                <w:tab w:val="left" w:pos="399"/>
              </w:tabs>
              <w:spacing w:before="15" w:after="15"/>
              <w:rPr>
                <w:sz w:val="18"/>
                <w:szCs w:val="18"/>
              </w:rPr>
            </w:pPr>
            <w:r>
              <w:rPr>
                <w:sz w:val="18"/>
                <w:szCs w:val="18"/>
              </w:rPr>
              <w:tab/>
              <w:t xml:space="preserve">76 </w:t>
            </w:r>
          </w:p>
        </w:tc>
        <w:tc>
          <w:tcPr>
            <w:tcW w:w="720" w:type="dxa"/>
            <w:tcBorders>
              <w:top w:val="nil"/>
              <w:left w:val="nil"/>
              <w:bottom w:val="nil"/>
            </w:tcBorders>
          </w:tcPr>
          <w:p ns2:paraId="4AF83CE0" ns2:textId="77777777" w:rsidR="00C0130B" w:rsidRDefault="00C0130B" w:rsidP="00C90784">
            <w:pPr>
              <w:tabs>
                <w:tab w:val="decimal" w:pos="207"/>
                <w:tab w:val="left" w:pos="287"/>
              </w:tabs>
              <w:spacing w:before="15" w:after="15"/>
              <w:rPr>
                <w:sz w:val="18"/>
                <w:szCs w:val="18"/>
              </w:rPr>
            </w:pPr>
            <w:r>
              <w:rPr>
                <w:sz w:val="18"/>
                <w:szCs w:val="18"/>
              </w:rPr>
              <w:tab/>
              <w:t xml:space="preserve">(44.4) </w:t>
            </w:r>
          </w:p>
        </w:tc>
      </w:tr>
      <w:tr w:rsidR="00C0130B" ns2:paraId="1E90DF23" ns2:textId="77777777" w:rsidTr="00C90784">
        <w:tblPrEx>
          <w:tblBorders>
            <w:top w:val="single" w:sz="6" w:space="0" w:color="auto"/>
            <w:bottom w:val="single" w:sz="6" w:space="0" w:color="auto"/>
          </w:tblBorders>
        </w:tblPrEx>
        <w:trPr>
          <w:jc w:val="center"/>
        </w:trPr>
        <w:tc>
          <w:tcPr>
            <w:tcW w:w="2880" w:type="dxa"/>
            <w:tcBorders>
              <w:top w:val="nil"/>
              <w:bottom w:val="nil"/>
              <w:right w:val="single" w:sz="2" w:space="0" w:color="auto"/>
            </w:tcBorders>
          </w:tcPr>
          <w:p ns2:paraId="41B9C52A" ns2:textId="77777777" w:rsidR="00C0130B" w:rsidRDefault="00C0130B" w:rsidP="00C90784">
            <w:pPr>
              <w:spacing w:before="15" w:after="15"/>
              <w:ind w:left="160" w:right="1" w:hanging="160"/>
              <w:rPr>
                <w:sz w:val="18"/>
                <w:szCs w:val="18"/>
              </w:rPr>
            </w:pPr>
            <w:r>
              <w:rPr>
                <w:sz w:val="18"/>
                <w:szCs w:val="18"/>
              </w:rPr>
              <w:t xml:space="preserve">   with non-serious adverse events </w:t>
            </w:r>
          </w:p>
        </w:tc>
        <w:tc>
          <w:tcPr>
            <w:tcW w:w="720" w:type="dxa"/>
            <w:tcBorders>
              <w:top w:val="nil"/>
              <w:left w:val="nil"/>
              <w:bottom w:val="nil"/>
              <w:right w:val="nil"/>
            </w:tcBorders>
          </w:tcPr>
          <w:p ns2:paraId="0ECDB67A" ns2:textId="77777777" w:rsidR="00C0130B" w:rsidRDefault="00C0130B" w:rsidP="00C90784">
            <w:pPr>
              <w:tabs>
                <w:tab w:val="decimal" w:pos="319"/>
                <w:tab w:val="left" w:pos="399"/>
              </w:tabs>
              <w:spacing w:before="15" w:after="15"/>
              <w:rPr>
                <w:sz w:val="18"/>
                <w:szCs w:val="18"/>
              </w:rPr>
            </w:pPr>
            <w:r>
              <w:rPr>
                <w:sz w:val="18"/>
                <w:szCs w:val="18"/>
              </w:rPr>
              <w:tab/>
              <w:t xml:space="preserve">3 </w:t>
            </w:r>
          </w:p>
        </w:tc>
        <w:tc>
          <w:tcPr>
            <w:tcW w:w="720" w:type="dxa"/>
            <w:tcBorders>
              <w:top w:val="nil"/>
              <w:left w:val="nil"/>
              <w:bottom w:val="nil"/>
              <w:right w:val="single" w:sz="2" w:space="0" w:color="auto"/>
            </w:tcBorders>
          </w:tcPr>
          <w:p ns2:paraId="04DE0E1C" ns2:textId="77777777" w:rsidR="00C0130B" w:rsidRDefault="00C0130B" w:rsidP="00C90784">
            <w:pPr>
              <w:tabs>
                <w:tab w:val="decimal" w:pos="207"/>
                <w:tab w:val="left" w:pos="287"/>
              </w:tabs>
              <w:spacing w:before="15" w:after="15"/>
              <w:rPr>
                <w:sz w:val="18"/>
                <w:szCs w:val="18"/>
              </w:rPr>
            </w:pPr>
            <w:r>
              <w:rPr>
                <w:sz w:val="18"/>
                <w:szCs w:val="18"/>
              </w:rPr>
              <w:tab/>
              <w:t xml:space="preserve">(100.0) </w:t>
            </w:r>
          </w:p>
        </w:tc>
        <w:tc>
          <w:tcPr>
            <w:tcW w:w="720" w:type="dxa"/>
            <w:tcBorders>
              <w:top w:val="nil"/>
              <w:left w:val="nil"/>
              <w:bottom w:val="nil"/>
              <w:right w:val="nil"/>
            </w:tcBorders>
          </w:tcPr>
          <w:p ns2:paraId="55D00CF4" ns2:textId="77777777" w:rsidR="00C0130B" w:rsidRDefault="00C0130B" w:rsidP="00C90784">
            <w:pPr>
              <w:tabs>
                <w:tab w:val="decimal" w:pos="319"/>
                <w:tab w:val="left" w:pos="399"/>
              </w:tabs>
              <w:spacing w:before="15" w:after="15"/>
              <w:rPr>
                <w:sz w:val="18"/>
                <w:szCs w:val="18"/>
              </w:rPr>
            </w:pPr>
            <w:r>
              <w:rPr>
                <w:sz w:val="18"/>
                <w:szCs w:val="18"/>
              </w:rPr>
              <w:tab/>
              <w:t xml:space="preserve">65 </w:t>
            </w:r>
          </w:p>
        </w:tc>
        <w:tc>
          <w:tcPr>
            <w:tcW w:w="720" w:type="dxa"/>
            <w:tcBorders>
              <w:top w:val="nil"/>
              <w:left w:val="nil"/>
              <w:bottom w:val="nil"/>
              <w:right w:val="single" w:sz="2" w:space="0" w:color="auto"/>
            </w:tcBorders>
          </w:tcPr>
          <w:p ns2:paraId="298DE31B" ns2:textId="77777777" w:rsidR="00C0130B" w:rsidRDefault="00C0130B" w:rsidP="00C90784">
            <w:pPr>
              <w:tabs>
                <w:tab w:val="decimal" w:pos="207"/>
                <w:tab w:val="left" w:pos="287"/>
              </w:tabs>
              <w:spacing w:before="15" w:after="15"/>
              <w:rPr>
                <w:sz w:val="18"/>
                <w:szCs w:val="18"/>
              </w:rPr>
            </w:pPr>
            <w:r>
              <w:rPr>
                <w:sz w:val="18"/>
                <w:szCs w:val="18"/>
              </w:rPr>
              <w:tab/>
              <w:t xml:space="preserve">(92.9) </w:t>
            </w:r>
          </w:p>
        </w:tc>
        <w:tc>
          <w:tcPr>
            <w:tcW w:w="720" w:type="dxa"/>
            <w:tcBorders>
              <w:top w:val="nil"/>
              <w:left w:val="nil"/>
              <w:bottom w:val="nil"/>
              <w:right w:val="nil"/>
            </w:tcBorders>
          </w:tcPr>
          <w:p ns2:paraId="434E3CF4" ns2:textId="77777777" w:rsidR="00C0130B" w:rsidRDefault="00C0130B" w:rsidP="00C90784">
            <w:pPr>
              <w:tabs>
                <w:tab w:val="decimal" w:pos="319"/>
                <w:tab w:val="left" w:pos="399"/>
              </w:tabs>
              <w:spacing w:before="15" w:after="15"/>
              <w:rPr>
                <w:sz w:val="18"/>
                <w:szCs w:val="18"/>
              </w:rPr>
            </w:pPr>
            <w:r>
              <w:rPr>
                <w:sz w:val="18"/>
                <w:szCs w:val="18"/>
              </w:rPr>
              <w:tab/>
              <w:t xml:space="preserve">98 </w:t>
            </w:r>
          </w:p>
        </w:tc>
        <w:tc>
          <w:tcPr>
            <w:tcW w:w="720" w:type="dxa"/>
            <w:tcBorders>
              <w:top w:val="nil"/>
              <w:left w:val="nil"/>
              <w:bottom w:val="nil"/>
              <w:right w:val="single" w:sz="2" w:space="0" w:color="auto"/>
            </w:tcBorders>
          </w:tcPr>
          <w:p ns2:paraId="2B8534AF" ns2:textId="77777777" w:rsidR="00C0130B" w:rsidRDefault="00C0130B" w:rsidP="00C90784">
            <w:pPr>
              <w:tabs>
                <w:tab w:val="decimal" w:pos="207"/>
                <w:tab w:val="left" w:pos="287"/>
              </w:tabs>
              <w:spacing w:before="15" w:after="15"/>
              <w:rPr>
                <w:sz w:val="18"/>
                <w:szCs w:val="18"/>
              </w:rPr>
            </w:pPr>
            <w:r>
              <w:rPr>
                <w:sz w:val="18"/>
                <w:szCs w:val="18"/>
              </w:rPr>
              <w:tab/>
              <w:t xml:space="preserve">(100.0) </w:t>
            </w:r>
          </w:p>
        </w:tc>
        <w:tc>
          <w:tcPr>
            <w:tcW w:w="720" w:type="dxa"/>
            <w:tcBorders>
              <w:top w:val="nil"/>
              <w:left w:val="nil"/>
              <w:bottom w:val="nil"/>
              <w:right w:val="nil"/>
            </w:tcBorders>
          </w:tcPr>
          <w:p ns2:paraId="3042E176" ns2:textId="77777777" w:rsidR="00C0130B" w:rsidRDefault="00C0130B" w:rsidP="00C90784">
            <w:pPr>
              <w:tabs>
                <w:tab w:val="decimal" w:pos="319"/>
                <w:tab w:val="left" w:pos="399"/>
              </w:tabs>
              <w:spacing w:before="15" w:after="15"/>
              <w:rPr>
                <w:sz w:val="18"/>
                <w:szCs w:val="18"/>
              </w:rPr>
            </w:pPr>
            <w:r>
              <w:rPr>
                <w:sz w:val="18"/>
                <w:szCs w:val="18"/>
              </w:rPr>
              <w:tab/>
              <w:t xml:space="preserve">166 </w:t>
            </w:r>
          </w:p>
        </w:tc>
        <w:tc>
          <w:tcPr>
            <w:tcW w:w="720" w:type="dxa"/>
            <w:tcBorders>
              <w:top w:val="nil"/>
              <w:left w:val="nil"/>
              <w:bottom w:val="nil"/>
            </w:tcBorders>
          </w:tcPr>
          <w:p ns2:paraId="10D03513" ns2:textId="77777777" w:rsidR="00C0130B" w:rsidRDefault="00C0130B" w:rsidP="00C90784">
            <w:pPr>
              <w:tabs>
                <w:tab w:val="decimal" w:pos="207"/>
                <w:tab w:val="left" w:pos="287"/>
              </w:tabs>
              <w:spacing w:before="15" w:after="15"/>
              <w:rPr>
                <w:sz w:val="18"/>
                <w:szCs w:val="18"/>
              </w:rPr>
            </w:pPr>
            <w:r>
              <w:rPr>
                <w:sz w:val="18"/>
                <w:szCs w:val="18"/>
              </w:rPr>
              <w:tab/>
              <w:t xml:space="preserve">(97.1) </w:t>
            </w:r>
          </w:p>
        </w:tc>
      </w:tr>
      <w:tr w:rsidR="00C0130B" ns2:paraId="3637DB82" ns2:textId="77777777" w:rsidTr="00C90784">
        <w:tblPrEx>
          <w:tblBorders>
            <w:top w:val="single" w:sz="6" w:space="0" w:color="auto"/>
            <w:bottom w:val="single" w:sz="6" w:space="0" w:color="auto"/>
          </w:tblBorders>
        </w:tblPrEx>
        <w:trPr>
          <w:jc w:val="center"/>
        </w:trPr>
        <w:tc>
          <w:tcPr>
            <w:tcW w:w="2880" w:type="dxa"/>
            <w:tcBorders>
              <w:top w:val="nil"/>
              <w:bottom w:val="nil"/>
              <w:right w:val="single" w:sz="2" w:space="0" w:color="auto"/>
            </w:tcBorders>
          </w:tcPr>
          <w:p ns2:paraId="36CD1543" ns2:textId="77777777" w:rsidR="00C0130B" w:rsidRDefault="00C0130B" w:rsidP="00C90784">
            <w:pPr>
              <w:spacing w:before="15" w:after="15"/>
              <w:ind w:left="160" w:right="1" w:hanging="160"/>
              <w:rPr>
                <w:sz w:val="18"/>
                <w:szCs w:val="18"/>
              </w:rPr>
            </w:pPr>
            <w:r>
              <w:rPr>
                <w:sz w:val="18"/>
                <w:szCs w:val="18"/>
              </w:rPr>
              <w:t xml:space="preserve">   with serious adverse events </w:t>
            </w:r>
          </w:p>
        </w:tc>
        <w:tc>
          <w:tcPr>
            <w:tcW w:w="720" w:type="dxa"/>
            <w:tcBorders>
              <w:top w:val="nil"/>
              <w:left w:val="nil"/>
              <w:bottom w:val="nil"/>
              <w:right w:val="nil"/>
            </w:tcBorders>
          </w:tcPr>
          <w:p ns2:paraId="74B5731E" ns2:textId="77777777" w:rsidR="00C0130B" w:rsidRDefault="00C0130B" w:rsidP="00C90784">
            <w:pPr>
              <w:tabs>
                <w:tab w:val="decimal" w:pos="319"/>
                <w:tab w:val="left" w:pos="399"/>
              </w:tabs>
              <w:spacing w:before="15" w:after="15"/>
              <w:rPr>
                <w:sz w:val="18"/>
                <w:szCs w:val="18"/>
              </w:rPr>
            </w:pPr>
            <w:r>
              <w:rPr>
                <w:sz w:val="18"/>
                <w:szCs w:val="18"/>
              </w:rPr>
              <w:tab/>
              <w:t xml:space="preserve">2 </w:t>
            </w:r>
          </w:p>
        </w:tc>
        <w:tc>
          <w:tcPr>
            <w:tcW w:w="720" w:type="dxa"/>
            <w:tcBorders>
              <w:top w:val="nil"/>
              <w:left w:val="nil"/>
              <w:bottom w:val="nil"/>
              <w:right w:val="single" w:sz="2" w:space="0" w:color="auto"/>
            </w:tcBorders>
          </w:tcPr>
          <w:p ns2:paraId="700E468C" ns2:textId="77777777" w:rsidR="00C0130B" w:rsidRDefault="00C0130B" w:rsidP="00C90784">
            <w:pPr>
              <w:tabs>
                <w:tab w:val="decimal" w:pos="207"/>
                <w:tab w:val="left" w:pos="287"/>
              </w:tabs>
              <w:spacing w:before="15" w:after="15"/>
              <w:rPr>
                <w:sz w:val="18"/>
                <w:szCs w:val="18"/>
              </w:rPr>
            </w:pPr>
            <w:r>
              <w:rPr>
                <w:sz w:val="18"/>
                <w:szCs w:val="18"/>
              </w:rPr>
              <w:tab/>
              <w:t xml:space="preserve">(66.7) </w:t>
            </w:r>
          </w:p>
        </w:tc>
        <w:tc>
          <w:tcPr>
            <w:tcW w:w="720" w:type="dxa"/>
            <w:tcBorders>
              <w:top w:val="nil"/>
              <w:left w:val="nil"/>
              <w:bottom w:val="nil"/>
              <w:right w:val="nil"/>
            </w:tcBorders>
          </w:tcPr>
          <w:p ns2:paraId="6EB5646A" ns2:textId="77777777" w:rsidR="00C0130B" w:rsidRDefault="00C0130B" w:rsidP="00C90784">
            <w:pPr>
              <w:tabs>
                <w:tab w:val="decimal" w:pos="319"/>
                <w:tab w:val="left" w:pos="399"/>
              </w:tabs>
              <w:spacing w:before="15" w:after="15"/>
              <w:rPr>
                <w:sz w:val="18"/>
                <w:szCs w:val="18"/>
              </w:rPr>
            </w:pPr>
            <w:r>
              <w:rPr>
                <w:sz w:val="18"/>
                <w:szCs w:val="18"/>
              </w:rPr>
              <w:tab/>
              <w:t xml:space="preserve">14 </w:t>
            </w:r>
          </w:p>
        </w:tc>
        <w:tc>
          <w:tcPr>
            <w:tcW w:w="720" w:type="dxa"/>
            <w:tcBorders>
              <w:top w:val="nil"/>
              <w:left w:val="nil"/>
              <w:bottom w:val="nil"/>
              <w:right w:val="single" w:sz="2" w:space="0" w:color="auto"/>
            </w:tcBorders>
          </w:tcPr>
          <w:p ns2:paraId="3FDA2494" ns2:textId="77777777" w:rsidR="00C0130B" w:rsidRDefault="00C0130B" w:rsidP="00C90784">
            <w:pPr>
              <w:tabs>
                <w:tab w:val="decimal" w:pos="207"/>
                <w:tab w:val="left" w:pos="287"/>
              </w:tabs>
              <w:spacing w:before="15" w:after="15"/>
              <w:rPr>
                <w:sz w:val="18"/>
                <w:szCs w:val="18"/>
              </w:rPr>
            </w:pPr>
            <w:r>
              <w:rPr>
                <w:sz w:val="18"/>
                <w:szCs w:val="18"/>
              </w:rPr>
              <w:tab/>
              <w:t xml:space="preserve">(20.0) </w:t>
            </w:r>
          </w:p>
        </w:tc>
        <w:tc>
          <w:tcPr>
            <w:tcW w:w="720" w:type="dxa"/>
            <w:tcBorders>
              <w:top w:val="nil"/>
              <w:left w:val="nil"/>
              <w:bottom w:val="nil"/>
              <w:right w:val="nil"/>
            </w:tcBorders>
          </w:tcPr>
          <w:p ns2:paraId="2EBA152A" ns2:textId="77777777" w:rsidR="00C0130B" w:rsidRDefault="00C0130B" w:rsidP="00C90784">
            <w:pPr>
              <w:tabs>
                <w:tab w:val="decimal" w:pos="319"/>
                <w:tab w:val="left" w:pos="399"/>
              </w:tabs>
              <w:spacing w:before="15" w:after="15"/>
              <w:rPr>
                <w:sz w:val="18"/>
                <w:szCs w:val="18"/>
              </w:rPr>
            </w:pPr>
            <w:r>
              <w:rPr>
                <w:sz w:val="18"/>
                <w:szCs w:val="18"/>
              </w:rPr>
              <w:tab/>
              <w:t xml:space="preserve">36 </w:t>
            </w:r>
          </w:p>
        </w:tc>
        <w:tc>
          <w:tcPr>
            <w:tcW w:w="720" w:type="dxa"/>
            <w:tcBorders>
              <w:top w:val="nil"/>
              <w:left w:val="nil"/>
              <w:bottom w:val="nil"/>
              <w:right w:val="single" w:sz="2" w:space="0" w:color="auto"/>
            </w:tcBorders>
          </w:tcPr>
          <w:p ns2:paraId="33CAA61B" ns2:textId="77777777" w:rsidR="00C0130B" w:rsidRDefault="00C0130B" w:rsidP="00C90784">
            <w:pPr>
              <w:tabs>
                <w:tab w:val="decimal" w:pos="207"/>
                <w:tab w:val="left" w:pos="287"/>
              </w:tabs>
              <w:spacing w:before="15" w:after="15"/>
              <w:rPr>
                <w:sz w:val="18"/>
                <w:szCs w:val="18"/>
              </w:rPr>
            </w:pPr>
            <w:r>
              <w:rPr>
                <w:sz w:val="18"/>
                <w:szCs w:val="18"/>
              </w:rPr>
              <w:tab/>
              <w:t xml:space="preserve">(36.7) </w:t>
            </w:r>
          </w:p>
        </w:tc>
        <w:tc>
          <w:tcPr>
            <w:tcW w:w="720" w:type="dxa"/>
            <w:tcBorders>
              <w:top w:val="nil"/>
              <w:left w:val="nil"/>
              <w:bottom w:val="nil"/>
              <w:right w:val="nil"/>
            </w:tcBorders>
          </w:tcPr>
          <w:p ns2:paraId="005315FB" ns2:textId="77777777" w:rsidR="00C0130B" w:rsidRDefault="00C0130B" w:rsidP="00C90784">
            <w:pPr>
              <w:tabs>
                <w:tab w:val="decimal" w:pos="319"/>
                <w:tab w:val="left" w:pos="399"/>
              </w:tabs>
              <w:spacing w:before="15" w:after="15"/>
              <w:rPr>
                <w:sz w:val="18"/>
                <w:szCs w:val="18"/>
              </w:rPr>
            </w:pPr>
            <w:r>
              <w:rPr>
                <w:sz w:val="18"/>
                <w:szCs w:val="18"/>
              </w:rPr>
              <w:tab/>
              <w:t xml:space="preserve">52 </w:t>
            </w:r>
          </w:p>
        </w:tc>
        <w:tc>
          <w:tcPr>
            <w:tcW w:w="720" w:type="dxa"/>
            <w:tcBorders>
              <w:top w:val="nil"/>
              <w:left w:val="nil"/>
              <w:bottom w:val="nil"/>
            </w:tcBorders>
          </w:tcPr>
          <w:p ns2:paraId="0E7EEC31" ns2:textId="77777777" w:rsidR="00C0130B" w:rsidRDefault="00C0130B" w:rsidP="00C90784">
            <w:pPr>
              <w:tabs>
                <w:tab w:val="decimal" w:pos="207"/>
                <w:tab w:val="left" w:pos="287"/>
              </w:tabs>
              <w:spacing w:before="15" w:after="15"/>
              <w:rPr>
                <w:sz w:val="18"/>
                <w:szCs w:val="18"/>
              </w:rPr>
            </w:pPr>
            <w:r>
              <w:rPr>
                <w:sz w:val="18"/>
                <w:szCs w:val="18"/>
              </w:rPr>
              <w:tab/>
              <w:t xml:space="preserve">(30.4) </w:t>
            </w:r>
          </w:p>
        </w:tc>
      </w:tr>
      <w:tr w:rsidR="00C0130B" ns2:paraId="414C5C1E" ns2:textId="77777777" w:rsidTr="00C90784">
        <w:tblPrEx>
          <w:tblBorders>
            <w:top w:val="single" w:sz="6" w:space="0" w:color="auto"/>
            <w:bottom w:val="single" w:sz="6" w:space="0" w:color="auto"/>
          </w:tblBorders>
        </w:tblPrEx>
        <w:trPr>
          <w:jc w:val="center"/>
        </w:trPr>
        <w:tc>
          <w:tcPr>
            <w:tcW w:w="2880" w:type="dxa"/>
            <w:tcBorders>
              <w:top w:val="nil"/>
              <w:bottom w:val="nil"/>
              <w:right w:val="single" w:sz="2" w:space="0" w:color="auto"/>
            </w:tcBorders>
          </w:tcPr>
          <w:p ns2:paraId="17ECEBEB" ns2:textId="77777777" w:rsidR="00C0130B" w:rsidRDefault="00C0130B" w:rsidP="00C90784">
            <w:pPr>
              <w:spacing w:before="15" w:after="15"/>
              <w:ind w:left="250" w:right="1" w:hanging="250"/>
              <w:rPr>
                <w:sz w:val="18"/>
                <w:szCs w:val="18"/>
              </w:rPr>
            </w:pPr>
            <w:r>
              <w:rPr>
                <w:sz w:val="18"/>
                <w:szCs w:val="18"/>
              </w:rPr>
              <w:t xml:space="preserve">   with serious drug-related adverse events </w:t>
            </w:r>
          </w:p>
        </w:tc>
        <w:tc>
          <w:tcPr>
            <w:tcW w:w="720" w:type="dxa"/>
            <w:tcBorders>
              <w:top w:val="nil"/>
              <w:left w:val="nil"/>
              <w:bottom w:val="nil"/>
              <w:right w:val="nil"/>
            </w:tcBorders>
          </w:tcPr>
          <w:p ns2:paraId="77234C51"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720" w:type="dxa"/>
            <w:tcBorders>
              <w:top w:val="nil"/>
              <w:left w:val="nil"/>
              <w:bottom w:val="nil"/>
              <w:right w:val="single" w:sz="2" w:space="0" w:color="auto"/>
            </w:tcBorders>
          </w:tcPr>
          <w:p ns2:paraId="2033B73D"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720" w:type="dxa"/>
            <w:tcBorders>
              <w:top w:val="nil"/>
              <w:left w:val="nil"/>
              <w:bottom w:val="nil"/>
              <w:right w:val="nil"/>
            </w:tcBorders>
          </w:tcPr>
          <w:p ns2:paraId="7B0963B7" ns2:textId="77777777" w:rsidR="00C0130B" w:rsidRDefault="00C0130B" w:rsidP="00C90784">
            <w:pPr>
              <w:tabs>
                <w:tab w:val="decimal" w:pos="319"/>
                <w:tab w:val="left" w:pos="399"/>
              </w:tabs>
              <w:spacing w:before="15" w:after="15"/>
              <w:rPr>
                <w:sz w:val="18"/>
                <w:szCs w:val="18"/>
              </w:rPr>
            </w:pPr>
            <w:r>
              <w:rPr>
                <w:sz w:val="18"/>
                <w:szCs w:val="18"/>
              </w:rPr>
              <w:tab/>
              <w:t xml:space="preserve">8 </w:t>
            </w:r>
          </w:p>
        </w:tc>
        <w:tc>
          <w:tcPr>
            <w:tcW w:w="720" w:type="dxa"/>
            <w:tcBorders>
              <w:top w:val="nil"/>
              <w:left w:val="nil"/>
              <w:bottom w:val="nil"/>
              <w:right w:val="single" w:sz="2" w:space="0" w:color="auto"/>
            </w:tcBorders>
          </w:tcPr>
          <w:p ns2:paraId="32436B67" ns2:textId="77777777" w:rsidR="00C0130B" w:rsidRDefault="00C0130B" w:rsidP="00C90784">
            <w:pPr>
              <w:tabs>
                <w:tab w:val="decimal" w:pos="207"/>
                <w:tab w:val="left" w:pos="287"/>
              </w:tabs>
              <w:spacing w:before="15" w:after="15"/>
              <w:rPr>
                <w:sz w:val="18"/>
                <w:szCs w:val="18"/>
              </w:rPr>
            </w:pPr>
            <w:r>
              <w:rPr>
                <w:sz w:val="18"/>
                <w:szCs w:val="18"/>
              </w:rPr>
              <w:tab/>
              <w:t xml:space="preserve">(11.4) </w:t>
            </w:r>
          </w:p>
        </w:tc>
        <w:tc>
          <w:tcPr>
            <w:tcW w:w="720" w:type="dxa"/>
            <w:tcBorders>
              <w:top w:val="nil"/>
              <w:left w:val="nil"/>
              <w:bottom w:val="nil"/>
              <w:right w:val="nil"/>
            </w:tcBorders>
          </w:tcPr>
          <w:p ns2:paraId="5F7C1513" ns2:textId="77777777" w:rsidR="00C0130B" w:rsidRDefault="00C0130B" w:rsidP="00C90784">
            <w:pPr>
              <w:tabs>
                <w:tab w:val="decimal" w:pos="319"/>
                <w:tab w:val="left" w:pos="399"/>
              </w:tabs>
              <w:spacing w:before="15" w:after="15"/>
              <w:rPr>
                <w:sz w:val="18"/>
                <w:szCs w:val="18"/>
              </w:rPr>
            </w:pPr>
            <w:r>
              <w:rPr>
                <w:sz w:val="18"/>
                <w:szCs w:val="18"/>
              </w:rPr>
              <w:tab/>
              <w:t xml:space="preserve">21 </w:t>
            </w:r>
          </w:p>
        </w:tc>
        <w:tc>
          <w:tcPr>
            <w:tcW w:w="720" w:type="dxa"/>
            <w:tcBorders>
              <w:top w:val="nil"/>
              <w:left w:val="nil"/>
              <w:bottom w:val="nil"/>
              <w:right w:val="single" w:sz="2" w:space="0" w:color="auto"/>
            </w:tcBorders>
          </w:tcPr>
          <w:p ns2:paraId="36415EC2" ns2:textId="77777777" w:rsidR="00C0130B" w:rsidRDefault="00C0130B" w:rsidP="00C90784">
            <w:pPr>
              <w:tabs>
                <w:tab w:val="decimal" w:pos="207"/>
                <w:tab w:val="left" w:pos="287"/>
              </w:tabs>
              <w:spacing w:before="15" w:after="15"/>
              <w:rPr>
                <w:sz w:val="18"/>
                <w:szCs w:val="18"/>
              </w:rPr>
            </w:pPr>
            <w:r>
              <w:rPr>
                <w:sz w:val="18"/>
                <w:szCs w:val="18"/>
              </w:rPr>
              <w:tab/>
              <w:t xml:space="preserve">(21.4) </w:t>
            </w:r>
          </w:p>
        </w:tc>
        <w:tc>
          <w:tcPr>
            <w:tcW w:w="720" w:type="dxa"/>
            <w:tcBorders>
              <w:top w:val="nil"/>
              <w:left w:val="nil"/>
              <w:bottom w:val="nil"/>
              <w:right w:val="nil"/>
            </w:tcBorders>
          </w:tcPr>
          <w:p ns2:paraId="04DCFEB0" ns2:textId="77777777" w:rsidR="00C0130B" w:rsidRDefault="00C0130B" w:rsidP="00C90784">
            <w:pPr>
              <w:tabs>
                <w:tab w:val="decimal" w:pos="319"/>
                <w:tab w:val="left" w:pos="399"/>
              </w:tabs>
              <w:spacing w:before="15" w:after="15"/>
              <w:rPr>
                <w:sz w:val="18"/>
                <w:szCs w:val="18"/>
              </w:rPr>
            </w:pPr>
            <w:r>
              <w:rPr>
                <w:sz w:val="18"/>
                <w:szCs w:val="18"/>
              </w:rPr>
              <w:tab/>
              <w:t xml:space="preserve">29 </w:t>
            </w:r>
          </w:p>
        </w:tc>
        <w:tc>
          <w:tcPr>
            <w:tcW w:w="720" w:type="dxa"/>
            <w:tcBorders>
              <w:top w:val="nil"/>
              <w:left w:val="nil"/>
              <w:bottom w:val="nil"/>
            </w:tcBorders>
          </w:tcPr>
          <w:p ns2:paraId="2D2360FC" ns2:textId="77777777" w:rsidR="00C0130B" w:rsidRDefault="00C0130B" w:rsidP="00C90784">
            <w:pPr>
              <w:tabs>
                <w:tab w:val="decimal" w:pos="207"/>
                <w:tab w:val="left" w:pos="287"/>
              </w:tabs>
              <w:spacing w:before="15" w:after="15"/>
              <w:rPr>
                <w:sz w:val="18"/>
                <w:szCs w:val="18"/>
              </w:rPr>
            </w:pPr>
            <w:r>
              <w:rPr>
                <w:sz w:val="18"/>
                <w:szCs w:val="18"/>
              </w:rPr>
              <w:tab/>
              <w:t xml:space="preserve">(17.0) </w:t>
            </w:r>
          </w:p>
        </w:tc>
      </w:tr>
      <w:tr w:rsidR="00C0130B" ns2:paraId="7AC152B6" ns2:textId="77777777" w:rsidTr="00C90784">
        <w:tblPrEx>
          <w:tblBorders>
            <w:top w:val="single" w:sz="6" w:space="0" w:color="auto"/>
            <w:bottom w:val="single" w:sz="6" w:space="0" w:color="auto"/>
          </w:tblBorders>
        </w:tblPrEx>
        <w:trPr>
          <w:jc w:val="center"/>
        </w:trPr>
        <w:tc>
          <w:tcPr>
            <w:tcW w:w="2880" w:type="dxa"/>
            <w:tcBorders>
              <w:top w:val="nil"/>
              <w:bottom w:val="nil"/>
              <w:right w:val="single" w:sz="2" w:space="0" w:color="auto"/>
            </w:tcBorders>
          </w:tcPr>
          <w:p ns2:paraId="2976CA0F" ns2:textId="77777777" w:rsidR="00C0130B" w:rsidRDefault="00C0130B" w:rsidP="00C90784">
            <w:pPr>
              <w:spacing w:before="15" w:after="15"/>
              <w:ind w:left="250" w:right="1" w:hanging="250"/>
              <w:rPr>
                <w:sz w:val="18"/>
                <w:szCs w:val="18"/>
              </w:rPr>
            </w:pPr>
            <w:r>
              <w:rPr>
                <w:sz w:val="18"/>
                <w:szCs w:val="18"/>
              </w:rPr>
              <w:t xml:space="preserve">   with any dose modification</w:t>
            </w:r>
            <w:r>
              <w:rPr>
                <w:sz w:val="18"/>
                <w:szCs w:val="18"/>
                <w:vertAlign w:val="superscript"/>
              </w:rPr>
              <w:t>b</w:t>
            </w:r>
            <w:r>
              <w:rPr>
                <w:sz w:val="18"/>
                <w:szCs w:val="18"/>
              </w:rPr>
              <w:t xml:space="preserve"> due to an adverse event </w:t>
            </w:r>
          </w:p>
        </w:tc>
        <w:tc>
          <w:tcPr>
            <w:tcW w:w="720" w:type="dxa"/>
            <w:tcBorders>
              <w:top w:val="nil"/>
              <w:left w:val="nil"/>
              <w:bottom w:val="nil"/>
              <w:right w:val="nil"/>
            </w:tcBorders>
          </w:tcPr>
          <w:p ns2:paraId="4D326F26" ns2:textId="77777777" w:rsidR="00C0130B" w:rsidRDefault="00C0130B" w:rsidP="00C90784">
            <w:pPr>
              <w:tabs>
                <w:tab w:val="decimal" w:pos="319"/>
                <w:tab w:val="left" w:pos="399"/>
              </w:tabs>
              <w:spacing w:before="15" w:after="15"/>
              <w:rPr>
                <w:sz w:val="18"/>
                <w:szCs w:val="18"/>
              </w:rPr>
            </w:pPr>
            <w:r>
              <w:rPr>
                <w:sz w:val="18"/>
                <w:szCs w:val="18"/>
              </w:rPr>
              <w:tab/>
              <w:t xml:space="preserve">2 </w:t>
            </w:r>
          </w:p>
        </w:tc>
        <w:tc>
          <w:tcPr>
            <w:tcW w:w="720" w:type="dxa"/>
            <w:tcBorders>
              <w:top w:val="nil"/>
              <w:left w:val="nil"/>
              <w:bottom w:val="nil"/>
              <w:right w:val="single" w:sz="2" w:space="0" w:color="auto"/>
            </w:tcBorders>
          </w:tcPr>
          <w:p ns2:paraId="22DEEC82" ns2:textId="77777777" w:rsidR="00C0130B" w:rsidRDefault="00C0130B" w:rsidP="00C90784">
            <w:pPr>
              <w:tabs>
                <w:tab w:val="decimal" w:pos="207"/>
                <w:tab w:val="left" w:pos="287"/>
              </w:tabs>
              <w:spacing w:before="15" w:after="15"/>
              <w:rPr>
                <w:sz w:val="18"/>
                <w:szCs w:val="18"/>
              </w:rPr>
            </w:pPr>
            <w:r>
              <w:rPr>
                <w:sz w:val="18"/>
                <w:szCs w:val="18"/>
              </w:rPr>
              <w:tab/>
              <w:t xml:space="preserve">(66.7) </w:t>
            </w:r>
          </w:p>
        </w:tc>
        <w:tc>
          <w:tcPr>
            <w:tcW w:w="720" w:type="dxa"/>
            <w:tcBorders>
              <w:top w:val="nil"/>
              <w:left w:val="nil"/>
              <w:bottom w:val="nil"/>
              <w:right w:val="nil"/>
            </w:tcBorders>
          </w:tcPr>
          <w:p ns2:paraId="5D23F9B0" ns2:textId="77777777" w:rsidR="00C0130B" w:rsidRDefault="00C0130B" w:rsidP="00C90784">
            <w:pPr>
              <w:tabs>
                <w:tab w:val="decimal" w:pos="319"/>
                <w:tab w:val="left" w:pos="399"/>
              </w:tabs>
              <w:spacing w:before="15" w:after="15"/>
              <w:rPr>
                <w:sz w:val="18"/>
                <w:szCs w:val="18"/>
              </w:rPr>
            </w:pPr>
            <w:r>
              <w:rPr>
                <w:sz w:val="18"/>
                <w:szCs w:val="18"/>
              </w:rPr>
              <w:tab/>
              <w:t xml:space="preserve">31 </w:t>
            </w:r>
          </w:p>
        </w:tc>
        <w:tc>
          <w:tcPr>
            <w:tcW w:w="720" w:type="dxa"/>
            <w:tcBorders>
              <w:top w:val="nil"/>
              <w:left w:val="nil"/>
              <w:bottom w:val="nil"/>
              <w:right w:val="single" w:sz="2" w:space="0" w:color="auto"/>
            </w:tcBorders>
          </w:tcPr>
          <w:p ns2:paraId="482EB332" ns2:textId="77777777" w:rsidR="00C0130B" w:rsidRDefault="00C0130B" w:rsidP="00C90784">
            <w:pPr>
              <w:tabs>
                <w:tab w:val="decimal" w:pos="207"/>
                <w:tab w:val="left" w:pos="287"/>
              </w:tabs>
              <w:spacing w:before="15" w:after="15"/>
              <w:rPr>
                <w:sz w:val="18"/>
                <w:szCs w:val="18"/>
              </w:rPr>
            </w:pPr>
            <w:r>
              <w:rPr>
                <w:sz w:val="18"/>
                <w:szCs w:val="18"/>
              </w:rPr>
              <w:tab/>
              <w:t xml:space="preserve">(44.3) </w:t>
            </w:r>
          </w:p>
        </w:tc>
        <w:tc>
          <w:tcPr>
            <w:tcW w:w="720" w:type="dxa"/>
            <w:tcBorders>
              <w:top w:val="nil"/>
              <w:left w:val="nil"/>
              <w:bottom w:val="nil"/>
              <w:right w:val="nil"/>
            </w:tcBorders>
          </w:tcPr>
          <w:p ns2:paraId="429D7256" ns2:textId="77777777" w:rsidR="00C0130B" w:rsidRDefault="00C0130B" w:rsidP="00C90784">
            <w:pPr>
              <w:tabs>
                <w:tab w:val="decimal" w:pos="319"/>
                <w:tab w:val="left" w:pos="399"/>
              </w:tabs>
              <w:spacing w:before="15" w:after="15"/>
              <w:rPr>
                <w:sz w:val="18"/>
                <w:szCs w:val="18"/>
              </w:rPr>
            </w:pPr>
            <w:r>
              <w:rPr>
                <w:sz w:val="18"/>
                <w:szCs w:val="18"/>
              </w:rPr>
              <w:tab/>
              <w:t xml:space="preserve">74 </w:t>
            </w:r>
          </w:p>
        </w:tc>
        <w:tc>
          <w:tcPr>
            <w:tcW w:w="720" w:type="dxa"/>
            <w:tcBorders>
              <w:top w:val="nil"/>
              <w:left w:val="nil"/>
              <w:bottom w:val="nil"/>
              <w:right w:val="single" w:sz="2" w:space="0" w:color="auto"/>
            </w:tcBorders>
          </w:tcPr>
          <w:p ns2:paraId="2D3819AC" ns2:textId="77777777" w:rsidR="00C0130B" w:rsidRDefault="00C0130B" w:rsidP="00C90784">
            <w:pPr>
              <w:tabs>
                <w:tab w:val="decimal" w:pos="207"/>
                <w:tab w:val="left" w:pos="287"/>
              </w:tabs>
              <w:spacing w:before="15" w:after="15"/>
              <w:rPr>
                <w:sz w:val="18"/>
                <w:szCs w:val="18"/>
              </w:rPr>
            </w:pPr>
            <w:r>
              <w:rPr>
                <w:sz w:val="18"/>
                <w:szCs w:val="18"/>
              </w:rPr>
              <w:tab/>
              <w:t xml:space="preserve">(75.5) </w:t>
            </w:r>
          </w:p>
        </w:tc>
        <w:tc>
          <w:tcPr>
            <w:tcW w:w="720" w:type="dxa"/>
            <w:tcBorders>
              <w:top w:val="nil"/>
              <w:left w:val="nil"/>
              <w:bottom w:val="nil"/>
              <w:right w:val="nil"/>
            </w:tcBorders>
          </w:tcPr>
          <w:p ns2:paraId="5C3D9973" ns2:textId="77777777" w:rsidR="00C0130B" w:rsidRDefault="00C0130B" w:rsidP="00C90784">
            <w:pPr>
              <w:tabs>
                <w:tab w:val="decimal" w:pos="319"/>
                <w:tab w:val="left" w:pos="399"/>
              </w:tabs>
              <w:spacing w:before="15" w:after="15"/>
              <w:rPr>
                <w:sz w:val="18"/>
                <w:szCs w:val="18"/>
              </w:rPr>
            </w:pPr>
            <w:r>
              <w:rPr>
                <w:sz w:val="18"/>
                <w:szCs w:val="18"/>
              </w:rPr>
              <w:tab/>
              <w:t xml:space="preserve">107 </w:t>
            </w:r>
          </w:p>
        </w:tc>
        <w:tc>
          <w:tcPr>
            <w:tcW w:w="720" w:type="dxa"/>
            <w:tcBorders>
              <w:top w:val="nil"/>
              <w:left w:val="nil"/>
              <w:bottom w:val="nil"/>
            </w:tcBorders>
          </w:tcPr>
          <w:p ns2:paraId="4234B2EF" ns2:textId="77777777" w:rsidR="00C0130B" w:rsidRDefault="00C0130B" w:rsidP="00C90784">
            <w:pPr>
              <w:tabs>
                <w:tab w:val="decimal" w:pos="207"/>
                <w:tab w:val="left" w:pos="287"/>
              </w:tabs>
              <w:spacing w:before="15" w:after="15"/>
              <w:rPr>
                <w:sz w:val="18"/>
                <w:szCs w:val="18"/>
              </w:rPr>
            </w:pPr>
            <w:r>
              <w:rPr>
                <w:sz w:val="18"/>
                <w:szCs w:val="18"/>
              </w:rPr>
              <w:tab/>
              <w:t xml:space="preserve">(62.6) </w:t>
            </w:r>
          </w:p>
        </w:tc>
      </w:tr>
      <w:tr w:rsidR="00C0130B" ns2:paraId="09055868" ns2:textId="77777777" w:rsidTr="00C90784">
        <w:tblPrEx>
          <w:tblBorders>
            <w:top w:val="single" w:sz="6" w:space="0" w:color="auto"/>
            <w:bottom w:val="single" w:sz="6" w:space="0" w:color="auto"/>
          </w:tblBorders>
        </w:tblPrEx>
        <w:trPr>
          <w:jc w:val="center"/>
        </w:trPr>
        <w:tc>
          <w:tcPr>
            <w:tcW w:w="2880" w:type="dxa"/>
            <w:tcBorders>
              <w:top w:val="nil"/>
              <w:bottom w:val="nil"/>
              <w:right w:val="single" w:sz="2" w:space="0" w:color="auto"/>
            </w:tcBorders>
          </w:tcPr>
          <w:p ns2:paraId="658F12CA" ns2:textId="3694CC5F" w:rsidR="00C0130B" w:rsidRDefault="00C0130B" w:rsidP="00C90784">
            <w:pPr>
              <w:spacing w:before="15" w:after="15"/>
              <w:ind w:left="160" w:right="1" w:hanging="160"/>
              <w:rPr>
                <w:sz w:val="18"/>
                <w:szCs w:val="18"/>
              </w:rPr>
            </w:pPr>
            <w:r>
              <w:rPr>
                <w:sz w:val="18"/>
                <w:szCs w:val="18"/>
              </w:rPr>
              <w:t xml:space="preserve">     </w:t>
            </w:r>
            <w:r w:rsidR="00725AE6">
              <w:rPr>
                <w:sz w:val="18"/>
                <w:szCs w:val="18"/>
              </w:rPr>
              <w:t>Sac-TMT</w:t>
            </w:r>
            <w:r>
              <w:rPr>
                <w:sz w:val="18"/>
                <w:szCs w:val="18"/>
              </w:rPr>
              <w:t xml:space="preserve"> dose modification </w:t>
            </w:r>
          </w:p>
        </w:tc>
        <w:tc>
          <w:tcPr>
            <w:tcW w:w="720" w:type="dxa"/>
            <w:tcBorders>
              <w:top w:val="nil"/>
              <w:left w:val="nil"/>
              <w:bottom w:val="nil"/>
              <w:right w:val="nil"/>
            </w:tcBorders>
          </w:tcPr>
          <w:p ns2:paraId="3CD0C732" ns2:textId="77777777" w:rsidR="00C0130B" w:rsidRDefault="00C0130B" w:rsidP="00C90784">
            <w:pPr>
              <w:tabs>
                <w:tab w:val="decimal" w:pos="319"/>
                <w:tab w:val="left" w:pos="399"/>
              </w:tabs>
              <w:spacing w:before="15" w:after="15"/>
              <w:rPr>
                <w:sz w:val="18"/>
                <w:szCs w:val="18"/>
              </w:rPr>
            </w:pPr>
            <w:r>
              <w:rPr>
                <w:sz w:val="18"/>
                <w:szCs w:val="18"/>
              </w:rPr>
              <w:tab/>
              <w:t xml:space="preserve">2 </w:t>
            </w:r>
          </w:p>
        </w:tc>
        <w:tc>
          <w:tcPr>
            <w:tcW w:w="720" w:type="dxa"/>
            <w:tcBorders>
              <w:top w:val="nil"/>
              <w:left w:val="nil"/>
              <w:bottom w:val="nil"/>
              <w:right w:val="single" w:sz="2" w:space="0" w:color="auto"/>
            </w:tcBorders>
          </w:tcPr>
          <w:p ns2:paraId="30768DA6" ns2:textId="77777777" w:rsidR="00C0130B" w:rsidRDefault="00C0130B" w:rsidP="00C90784">
            <w:pPr>
              <w:tabs>
                <w:tab w:val="decimal" w:pos="207"/>
                <w:tab w:val="left" w:pos="287"/>
              </w:tabs>
              <w:spacing w:before="15" w:after="15"/>
              <w:rPr>
                <w:sz w:val="18"/>
                <w:szCs w:val="18"/>
              </w:rPr>
            </w:pPr>
            <w:r>
              <w:rPr>
                <w:sz w:val="18"/>
                <w:szCs w:val="18"/>
              </w:rPr>
              <w:tab/>
              <w:t xml:space="preserve">(66.7) </w:t>
            </w:r>
          </w:p>
        </w:tc>
        <w:tc>
          <w:tcPr>
            <w:tcW w:w="720" w:type="dxa"/>
            <w:tcBorders>
              <w:top w:val="nil"/>
              <w:left w:val="nil"/>
              <w:bottom w:val="nil"/>
              <w:right w:val="nil"/>
            </w:tcBorders>
          </w:tcPr>
          <w:p ns2:paraId="4F24F3E4" ns2:textId="77777777" w:rsidR="00C0130B" w:rsidRDefault="00C0130B" w:rsidP="00C90784">
            <w:pPr>
              <w:tabs>
                <w:tab w:val="decimal" w:pos="319"/>
                <w:tab w:val="left" w:pos="399"/>
              </w:tabs>
              <w:spacing w:before="15" w:after="15"/>
              <w:rPr>
                <w:sz w:val="18"/>
                <w:szCs w:val="18"/>
              </w:rPr>
            </w:pPr>
            <w:r>
              <w:rPr>
                <w:sz w:val="18"/>
                <w:szCs w:val="18"/>
              </w:rPr>
              <w:tab/>
              <w:t xml:space="preserve">29 </w:t>
            </w:r>
          </w:p>
        </w:tc>
        <w:tc>
          <w:tcPr>
            <w:tcW w:w="720" w:type="dxa"/>
            <w:tcBorders>
              <w:top w:val="nil"/>
              <w:left w:val="nil"/>
              <w:bottom w:val="nil"/>
              <w:right w:val="single" w:sz="2" w:space="0" w:color="auto"/>
            </w:tcBorders>
          </w:tcPr>
          <w:p ns2:paraId="57AD62D2" ns2:textId="77777777" w:rsidR="00C0130B" w:rsidRDefault="00C0130B" w:rsidP="00C90784">
            <w:pPr>
              <w:tabs>
                <w:tab w:val="decimal" w:pos="207"/>
                <w:tab w:val="left" w:pos="287"/>
              </w:tabs>
              <w:spacing w:before="15" w:after="15"/>
              <w:rPr>
                <w:sz w:val="18"/>
                <w:szCs w:val="18"/>
              </w:rPr>
            </w:pPr>
            <w:r>
              <w:rPr>
                <w:sz w:val="18"/>
                <w:szCs w:val="18"/>
              </w:rPr>
              <w:tab/>
              <w:t xml:space="preserve">(41.4) </w:t>
            </w:r>
          </w:p>
        </w:tc>
        <w:tc>
          <w:tcPr>
            <w:tcW w:w="720" w:type="dxa"/>
            <w:tcBorders>
              <w:top w:val="nil"/>
              <w:left w:val="nil"/>
              <w:bottom w:val="nil"/>
              <w:right w:val="nil"/>
            </w:tcBorders>
          </w:tcPr>
          <w:p ns2:paraId="31B4E8D5" ns2:textId="77777777" w:rsidR="00C0130B" w:rsidRDefault="00C0130B" w:rsidP="00C90784">
            <w:pPr>
              <w:tabs>
                <w:tab w:val="decimal" w:pos="319"/>
                <w:tab w:val="left" w:pos="399"/>
              </w:tabs>
              <w:spacing w:before="15" w:after="15"/>
              <w:rPr>
                <w:sz w:val="18"/>
                <w:szCs w:val="18"/>
              </w:rPr>
            </w:pPr>
            <w:r>
              <w:rPr>
                <w:sz w:val="18"/>
                <w:szCs w:val="18"/>
              </w:rPr>
              <w:tab/>
              <w:t xml:space="preserve">73 </w:t>
            </w:r>
          </w:p>
        </w:tc>
        <w:tc>
          <w:tcPr>
            <w:tcW w:w="720" w:type="dxa"/>
            <w:tcBorders>
              <w:top w:val="nil"/>
              <w:left w:val="nil"/>
              <w:bottom w:val="nil"/>
              <w:right w:val="single" w:sz="2" w:space="0" w:color="auto"/>
            </w:tcBorders>
          </w:tcPr>
          <w:p ns2:paraId="0455055B" ns2:textId="77777777" w:rsidR="00C0130B" w:rsidRDefault="00C0130B" w:rsidP="00C90784">
            <w:pPr>
              <w:tabs>
                <w:tab w:val="decimal" w:pos="207"/>
                <w:tab w:val="left" w:pos="287"/>
              </w:tabs>
              <w:spacing w:before="15" w:after="15"/>
              <w:rPr>
                <w:sz w:val="18"/>
                <w:szCs w:val="18"/>
              </w:rPr>
            </w:pPr>
            <w:r>
              <w:rPr>
                <w:sz w:val="18"/>
                <w:szCs w:val="18"/>
              </w:rPr>
              <w:tab/>
              <w:t xml:space="preserve">(74.5) </w:t>
            </w:r>
          </w:p>
        </w:tc>
        <w:tc>
          <w:tcPr>
            <w:tcW w:w="720" w:type="dxa"/>
            <w:tcBorders>
              <w:top w:val="nil"/>
              <w:left w:val="nil"/>
              <w:bottom w:val="nil"/>
              <w:right w:val="nil"/>
            </w:tcBorders>
          </w:tcPr>
          <w:p ns2:paraId="4CBB1C98" ns2:textId="77777777" w:rsidR="00C0130B" w:rsidRDefault="00C0130B" w:rsidP="00C90784">
            <w:pPr>
              <w:tabs>
                <w:tab w:val="decimal" w:pos="319"/>
                <w:tab w:val="left" w:pos="399"/>
              </w:tabs>
              <w:spacing w:before="15" w:after="15"/>
              <w:rPr>
                <w:sz w:val="18"/>
                <w:szCs w:val="18"/>
              </w:rPr>
            </w:pPr>
            <w:r>
              <w:rPr>
                <w:sz w:val="18"/>
                <w:szCs w:val="18"/>
              </w:rPr>
              <w:tab/>
              <w:t xml:space="preserve">104 </w:t>
            </w:r>
          </w:p>
        </w:tc>
        <w:tc>
          <w:tcPr>
            <w:tcW w:w="720" w:type="dxa"/>
            <w:tcBorders>
              <w:top w:val="nil"/>
              <w:left w:val="nil"/>
              <w:bottom w:val="nil"/>
            </w:tcBorders>
          </w:tcPr>
          <w:p ns2:paraId="4144D753" ns2:textId="77777777" w:rsidR="00C0130B" w:rsidRDefault="00C0130B" w:rsidP="00C90784">
            <w:pPr>
              <w:tabs>
                <w:tab w:val="decimal" w:pos="207"/>
                <w:tab w:val="left" w:pos="287"/>
              </w:tabs>
              <w:spacing w:before="15" w:after="15"/>
              <w:rPr>
                <w:sz w:val="18"/>
                <w:szCs w:val="18"/>
              </w:rPr>
            </w:pPr>
            <w:r>
              <w:rPr>
                <w:sz w:val="18"/>
                <w:szCs w:val="18"/>
              </w:rPr>
              <w:tab/>
              <w:t xml:space="preserve">(60.8) </w:t>
            </w:r>
          </w:p>
        </w:tc>
      </w:tr>
      <w:tr w:rsidR="00C0130B" ns2:paraId="7DD467FB" ns2:textId="77777777" w:rsidTr="00C90784">
        <w:tblPrEx>
          <w:tblBorders>
            <w:top w:val="single" w:sz="6" w:space="0" w:color="auto"/>
            <w:bottom w:val="single" w:sz="6" w:space="0" w:color="auto"/>
          </w:tblBorders>
        </w:tblPrEx>
        <w:trPr>
          <w:jc w:val="center"/>
        </w:trPr>
        <w:tc>
          <w:tcPr>
            <w:tcW w:w="2880" w:type="dxa"/>
            <w:tcBorders>
              <w:top w:val="nil"/>
              <w:bottom w:val="nil"/>
              <w:right w:val="single" w:sz="2" w:space="0" w:color="auto"/>
            </w:tcBorders>
          </w:tcPr>
          <w:p ns2:paraId="2D1D4BAC" ns2:textId="77777777" w:rsidR="00C0130B" w:rsidRDefault="00C0130B" w:rsidP="00C90784">
            <w:pPr>
              <w:spacing w:before="15" w:after="15"/>
              <w:ind w:left="340" w:right="1" w:hanging="340"/>
              <w:rPr>
                <w:sz w:val="18"/>
                <w:szCs w:val="18"/>
              </w:rPr>
            </w:pPr>
            <w:r>
              <w:rPr>
                <w:sz w:val="18"/>
                <w:szCs w:val="18"/>
              </w:rPr>
              <w:t xml:space="preserve">     Pembrolizumab dose modification </w:t>
            </w:r>
          </w:p>
        </w:tc>
        <w:tc>
          <w:tcPr>
            <w:tcW w:w="720" w:type="dxa"/>
            <w:tcBorders>
              <w:top w:val="nil"/>
              <w:left w:val="nil"/>
              <w:bottom w:val="nil"/>
              <w:right w:val="nil"/>
            </w:tcBorders>
          </w:tcPr>
          <w:p ns2:paraId="57ECE0AC" ns2:textId="77777777" w:rsidR="00C0130B" w:rsidRDefault="00C0130B" w:rsidP="00C90784">
            <w:pPr>
              <w:tabs>
                <w:tab w:val="decimal" w:pos="319"/>
                <w:tab w:val="left" w:pos="399"/>
              </w:tabs>
              <w:spacing w:before="15" w:after="15"/>
              <w:rPr>
                <w:sz w:val="18"/>
                <w:szCs w:val="18"/>
              </w:rPr>
            </w:pPr>
            <w:r>
              <w:rPr>
                <w:sz w:val="18"/>
                <w:szCs w:val="18"/>
              </w:rPr>
              <w:tab/>
              <w:t xml:space="preserve">2 </w:t>
            </w:r>
          </w:p>
        </w:tc>
        <w:tc>
          <w:tcPr>
            <w:tcW w:w="720" w:type="dxa"/>
            <w:tcBorders>
              <w:top w:val="nil"/>
              <w:left w:val="nil"/>
              <w:bottom w:val="nil"/>
              <w:right w:val="single" w:sz="2" w:space="0" w:color="auto"/>
            </w:tcBorders>
          </w:tcPr>
          <w:p ns2:paraId="3574027F" ns2:textId="77777777" w:rsidR="00C0130B" w:rsidRDefault="00C0130B" w:rsidP="00C90784">
            <w:pPr>
              <w:tabs>
                <w:tab w:val="decimal" w:pos="207"/>
                <w:tab w:val="left" w:pos="287"/>
              </w:tabs>
              <w:spacing w:before="15" w:after="15"/>
              <w:rPr>
                <w:sz w:val="18"/>
                <w:szCs w:val="18"/>
              </w:rPr>
            </w:pPr>
            <w:r>
              <w:rPr>
                <w:sz w:val="18"/>
                <w:szCs w:val="18"/>
              </w:rPr>
              <w:tab/>
              <w:t xml:space="preserve">(66.7) </w:t>
            </w:r>
          </w:p>
        </w:tc>
        <w:tc>
          <w:tcPr>
            <w:tcW w:w="720" w:type="dxa"/>
            <w:tcBorders>
              <w:top w:val="nil"/>
              <w:left w:val="nil"/>
              <w:bottom w:val="nil"/>
              <w:right w:val="nil"/>
            </w:tcBorders>
          </w:tcPr>
          <w:p ns2:paraId="3E909E13" ns2:textId="77777777" w:rsidR="00C0130B" w:rsidRDefault="00C0130B" w:rsidP="00C90784">
            <w:pPr>
              <w:tabs>
                <w:tab w:val="decimal" w:pos="319"/>
                <w:tab w:val="left" w:pos="399"/>
              </w:tabs>
              <w:spacing w:before="15" w:after="15"/>
              <w:rPr>
                <w:sz w:val="18"/>
                <w:szCs w:val="18"/>
              </w:rPr>
            </w:pPr>
            <w:r>
              <w:rPr>
                <w:sz w:val="18"/>
                <w:szCs w:val="18"/>
              </w:rPr>
              <w:tab/>
              <w:t xml:space="preserve">20 </w:t>
            </w:r>
          </w:p>
        </w:tc>
        <w:tc>
          <w:tcPr>
            <w:tcW w:w="720" w:type="dxa"/>
            <w:tcBorders>
              <w:top w:val="nil"/>
              <w:left w:val="nil"/>
              <w:bottom w:val="nil"/>
              <w:right w:val="single" w:sz="2" w:space="0" w:color="auto"/>
            </w:tcBorders>
          </w:tcPr>
          <w:p ns2:paraId="4D0D13DF" ns2:textId="77777777" w:rsidR="00C0130B" w:rsidRDefault="00C0130B" w:rsidP="00C90784">
            <w:pPr>
              <w:tabs>
                <w:tab w:val="decimal" w:pos="207"/>
                <w:tab w:val="left" w:pos="287"/>
              </w:tabs>
              <w:spacing w:before="15" w:after="15"/>
              <w:rPr>
                <w:sz w:val="18"/>
                <w:szCs w:val="18"/>
              </w:rPr>
            </w:pPr>
            <w:r>
              <w:rPr>
                <w:sz w:val="18"/>
                <w:szCs w:val="18"/>
              </w:rPr>
              <w:tab/>
              <w:t xml:space="preserve">(28.6) </w:t>
            </w:r>
          </w:p>
        </w:tc>
        <w:tc>
          <w:tcPr>
            <w:tcW w:w="720" w:type="dxa"/>
            <w:tcBorders>
              <w:top w:val="nil"/>
              <w:left w:val="nil"/>
              <w:bottom w:val="nil"/>
              <w:right w:val="nil"/>
            </w:tcBorders>
          </w:tcPr>
          <w:p ns2:paraId="09C02B1B" ns2:textId="77777777" w:rsidR="00C0130B" w:rsidRDefault="00C0130B" w:rsidP="00C90784">
            <w:pPr>
              <w:tabs>
                <w:tab w:val="decimal" w:pos="319"/>
                <w:tab w:val="left" w:pos="399"/>
              </w:tabs>
              <w:spacing w:before="15" w:after="15"/>
              <w:rPr>
                <w:sz w:val="18"/>
                <w:szCs w:val="18"/>
              </w:rPr>
            </w:pPr>
            <w:r>
              <w:rPr>
                <w:sz w:val="18"/>
                <w:szCs w:val="18"/>
              </w:rPr>
              <w:tab/>
              <w:t xml:space="preserve">53 </w:t>
            </w:r>
          </w:p>
        </w:tc>
        <w:tc>
          <w:tcPr>
            <w:tcW w:w="720" w:type="dxa"/>
            <w:tcBorders>
              <w:top w:val="nil"/>
              <w:left w:val="nil"/>
              <w:bottom w:val="nil"/>
              <w:right w:val="single" w:sz="2" w:space="0" w:color="auto"/>
            </w:tcBorders>
          </w:tcPr>
          <w:p ns2:paraId="2C425D29" ns2:textId="77777777" w:rsidR="00C0130B" w:rsidRDefault="00C0130B" w:rsidP="00C90784">
            <w:pPr>
              <w:tabs>
                <w:tab w:val="decimal" w:pos="207"/>
                <w:tab w:val="left" w:pos="287"/>
              </w:tabs>
              <w:spacing w:before="15" w:after="15"/>
              <w:rPr>
                <w:sz w:val="18"/>
                <w:szCs w:val="18"/>
              </w:rPr>
            </w:pPr>
            <w:r>
              <w:rPr>
                <w:sz w:val="18"/>
                <w:szCs w:val="18"/>
              </w:rPr>
              <w:tab/>
              <w:t xml:space="preserve">(54.1) </w:t>
            </w:r>
          </w:p>
        </w:tc>
        <w:tc>
          <w:tcPr>
            <w:tcW w:w="720" w:type="dxa"/>
            <w:tcBorders>
              <w:top w:val="nil"/>
              <w:left w:val="nil"/>
              <w:bottom w:val="nil"/>
              <w:right w:val="nil"/>
            </w:tcBorders>
          </w:tcPr>
          <w:p ns2:paraId="08FCCA23" ns2:textId="77777777" w:rsidR="00C0130B" w:rsidRDefault="00C0130B" w:rsidP="00C90784">
            <w:pPr>
              <w:tabs>
                <w:tab w:val="decimal" w:pos="319"/>
                <w:tab w:val="left" w:pos="399"/>
              </w:tabs>
              <w:spacing w:before="15" w:after="15"/>
              <w:rPr>
                <w:sz w:val="18"/>
                <w:szCs w:val="18"/>
              </w:rPr>
            </w:pPr>
            <w:r>
              <w:rPr>
                <w:sz w:val="18"/>
                <w:szCs w:val="18"/>
              </w:rPr>
              <w:tab/>
              <w:t xml:space="preserve">75 </w:t>
            </w:r>
          </w:p>
        </w:tc>
        <w:tc>
          <w:tcPr>
            <w:tcW w:w="720" w:type="dxa"/>
            <w:tcBorders>
              <w:top w:val="nil"/>
              <w:left w:val="nil"/>
              <w:bottom w:val="nil"/>
            </w:tcBorders>
          </w:tcPr>
          <w:p ns2:paraId="64E344D4" ns2:textId="77777777" w:rsidR="00C0130B" w:rsidRDefault="00C0130B" w:rsidP="00C90784">
            <w:pPr>
              <w:tabs>
                <w:tab w:val="decimal" w:pos="207"/>
                <w:tab w:val="left" w:pos="287"/>
              </w:tabs>
              <w:spacing w:before="15" w:after="15"/>
              <w:rPr>
                <w:sz w:val="18"/>
                <w:szCs w:val="18"/>
              </w:rPr>
            </w:pPr>
            <w:r>
              <w:rPr>
                <w:sz w:val="18"/>
                <w:szCs w:val="18"/>
              </w:rPr>
              <w:tab/>
              <w:t xml:space="preserve">(43.9) </w:t>
            </w:r>
          </w:p>
        </w:tc>
      </w:tr>
      <w:tr w:rsidR="00C0130B" ns2:paraId="58B36DCB" ns2:textId="77777777" w:rsidTr="00C90784">
        <w:tblPrEx>
          <w:tblBorders>
            <w:top w:val="single" w:sz="6" w:space="0" w:color="auto"/>
            <w:bottom w:val="single" w:sz="6" w:space="0" w:color="auto"/>
          </w:tblBorders>
        </w:tblPrEx>
        <w:trPr>
          <w:jc w:val="center"/>
        </w:trPr>
        <w:tc>
          <w:tcPr>
            <w:tcW w:w="2880" w:type="dxa"/>
            <w:tcBorders>
              <w:top w:val="nil"/>
              <w:bottom w:val="nil"/>
              <w:right w:val="single" w:sz="2" w:space="0" w:color="auto"/>
            </w:tcBorders>
          </w:tcPr>
          <w:p ns2:paraId="58A608C2" ns2:textId="77777777" w:rsidR="00C0130B" w:rsidRDefault="00C0130B" w:rsidP="00C90784">
            <w:pPr>
              <w:spacing w:before="15" w:after="15"/>
              <w:ind w:left="160" w:right="1" w:hanging="160"/>
              <w:rPr>
                <w:sz w:val="18"/>
                <w:szCs w:val="18"/>
              </w:rPr>
            </w:pPr>
            <w:r>
              <w:rPr>
                <w:sz w:val="18"/>
                <w:szCs w:val="18"/>
              </w:rPr>
              <w:t xml:space="preserve">   who died </w:t>
            </w:r>
          </w:p>
        </w:tc>
        <w:tc>
          <w:tcPr>
            <w:tcW w:w="720" w:type="dxa"/>
            <w:tcBorders>
              <w:top w:val="nil"/>
              <w:left w:val="nil"/>
              <w:bottom w:val="nil"/>
              <w:right w:val="nil"/>
            </w:tcBorders>
          </w:tcPr>
          <w:p ns2:paraId="74AAEEFD"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720" w:type="dxa"/>
            <w:tcBorders>
              <w:top w:val="nil"/>
              <w:left w:val="nil"/>
              <w:bottom w:val="nil"/>
              <w:right w:val="single" w:sz="2" w:space="0" w:color="auto"/>
            </w:tcBorders>
          </w:tcPr>
          <w:p ns2:paraId="5C9F4B0E"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720" w:type="dxa"/>
            <w:tcBorders>
              <w:top w:val="nil"/>
              <w:left w:val="nil"/>
              <w:bottom w:val="nil"/>
              <w:right w:val="nil"/>
            </w:tcBorders>
          </w:tcPr>
          <w:p ns2:paraId="660F4EB2" ns2:textId="77777777" w:rsidR="00C0130B" w:rsidRDefault="00C0130B" w:rsidP="00C90784">
            <w:pPr>
              <w:tabs>
                <w:tab w:val="decimal" w:pos="319"/>
                <w:tab w:val="left" w:pos="399"/>
              </w:tabs>
              <w:spacing w:before="15" w:after="15"/>
              <w:rPr>
                <w:sz w:val="18"/>
                <w:szCs w:val="18"/>
              </w:rPr>
            </w:pPr>
            <w:r>
              <w:rPr>
                <w:sz w:val="18"/>
                <w:szCs w:val="18"/>
              </w:rPr>
              <w:tab/>
              <w:t xml:space="preserve">1 </w:t>
            </w:r>
          </w:p>
        </w:tc>
        <w:tc>
          <w:tcPr>
            <w:tcW w:w="720" w:type="dxa"/>
            <w:tcBorders>
              <w:top w:val="nil"/>
              <w:left w:val="nil"/>
              <w:bottom w:val="nil"/>
              <w:right w:val="single" w:sz="2" w:space="0" w:color="auto"/>
            </w:tcBorders>
          </w:tcPr>
          <w:p ns2:paraId="744AF11B" ns2:textId="77777777" w:rsidR="00C0130B" w:rsidRDefault="00C0130B" w:rsidP="00C90784">
            <w:pPr>
              <w:tabs>
                <w:tab w:val="decimal" w:pos="207"/>
                <w:tab w:val="left" w:pos="287"/>
              </w:tabs>
              <w:spacing w:before="15" w:after="15"/>
              <w:rPr>
                <w:sz w:val="18"/>
                <w:szCs w:val="18"/>
              </w:rPr>
            </w:pPr>
            <w:r>
              <w:rPr>
                <w:sz w:val="18"/>
                <w:szCs w:val="18"/>
              </w:rPr>
              <w:tab/>
              <w:t xml:space="preserve">(1.4) </w:t>
            </w:r>
          </w:p>
        </w:tc>
        <w:tc>
          <w:tcPr>
            <w:tcW w:w="720" w:type="dxa"/>
            <w:tcBorders>
              <w:top w:val="nil"/>
              <w:left w:val="nil"/>
              <w:bottom w:val="nil"/>
              <w:right w:val="nil"/>
            </w:tcBorders>
          </w:tcPr>
          <w:p ns2:paraId="7A108EF8" ns2:textId="77777777" w:rsidR="00C0130B" w:rsidRDefault="00C0130B" w:rsidP="00C90784">
            <w:pPr>
              <w:tabs>
                <w:tab w:val="decimal" w:pos="319"/>
                <w:tab w:val="left" w:pos="399"/>
              </w:tabs>
              <w:spacing w:before="15" w:after="15"/>
              <w:rPr>
                <w:sz w:val="18"/>
                <w:szCs w:val="18"/>
              </w:rPr>
            </w:pPr>
            <w:r>
              <w:rPr>
                <w:sz w:val="18"/>
                <w:szCs w:val="18"/>
              </w:rPr>
              <w:tab/>
              <w:t xml:space="preserve">1 </w:t>
            </w:r>
          </w:p>
        </w:tc>
        <w:tc>
          <w:tcPr>
            <w:tcW w:w="720" w:type="dxa"/>
            <w:tcBorders>
              <w:top w:val="nil"/>
              <w:left w:val="nil"/>
              <w:bottom w:val="nil"/>
              <w:right w:val="single" w:sz="2" w:space="0" w:color="auto"/>
            </w:tcBorders>
          </w:tcPr>
          <w:p ns2:paraId="6849AB2A" ns2:textId="77777777" w:rsidR="00C0130B" w:rsidRDefault="00C0130B" w:rsidP="00C90784">
            <w:pPr>
              <w:tabs>
                <w:tab w:val="decimal" w:pos="207"/>
                <w:tab w:val="left" w:pos="287"/>
              </w:tabs>
              <w:spacing w:before="15" w:after="15"/>
              <w:rPr>
                <w:sz w:val="18"/>
                <w:szCs w:val="18"/>
              </w:rPr>
            </w:pPr>
            <w:r>
              <w:rPr>
                <w:sz w:val="18"/>
                <w:szCs w:val="18"/>
              </w:rPr>
              <w:tab/>
              <w:t xml:space="preserve">(1.0) </w:t>
            </w:r>
          </w:p>
        </w:tc>
        <w:tc>
          <w:tcPr>
            <w:tcW w:w="720" w:type="dxa"/>
            <w:tcBorders>
              <w:top w:val="nil"/>
              <w:left w:val="nil"/>
              <w:bottom w:val="nil"/>
              <w:right w:val="nil"/>
            </w:tcBorders>
          </w:tcPr>
          <w:p ns2:paraId="6D3859D3" ns2:textId="77777777" w:rsidR="00C0130B" w:rsidRDefault="00C0130B" w:rsidP="00C90784">
            <w:pPr>
              <w:tabs>
                <w:tab w:val="decimal" w:pos="319"/>
                <w:tab w:val="left" w:pos="399"/>
              </w:tabs>
              <w:spacing w:before="15" w:after="15"/>
              <w:rPr>
                <w:sz w:val="18"/>
                <w:szCs w:val="18"/>
              </w:rPr>
            </w:pPr>
            <w:r>
              <w:rPr>
                <w:sz w:val="18"/>
                <w:szCs w:val="18"/>
              </w:rPr>
              <w:tab/>
              <w:t xml:space="preserve">2 </w:t>
            </w:r>
          </w:p>
        </w:tc>
        <w:tc>
          <w:tcPr>
            <w:tcW w:w="720" w:type="dxa"/>
            <w:tcBorders>
              <w:top w:val="nil"/>
              <w:left w:val="nil"/>
              <w:bottom w:val="nil"/>
            </w:tcBorders>
          </w:tcPr>
          <w:p ns2:paraId="25DADF40" ns2:textId="77777777" w:rsidR="00C0130B" w:rsidRDefault="00C0130B" w:rsidP="00C90784">
            <w:pPr>
              <w:tabs>
                <w:tab w:val="decimal" w:pos="207"/>
                <w:tab w:val="left" w:pos="287"/>
              </w:tabs>
              <w:spacing w:before="15" w:after="15"/>
              <w:rPr>
                <w:sz w:val="18"/>
                <w:szCs w:val="18"/>
              </w:rPr>
            </w:pPr>
            <w:r>
              <w:rPr>
                <w:sz w:val="18"/>
                <w:szCs w:val="18"/>
              </w:rPr>
              <w:tab/>
              <w:t xml:space="preserve">(1.2) </w:t>
            </w:r>
          </w:p>
        </w:tc>
      </w:tr>
      <w:tr w:rsidR="00C0130B" ns2:paraId="624E35AD" ns2:textId="77777777" w:rsidTr="00C90784">
        <w:tblPrEx>
          <w:tblBorders>
            <w:top w:val="single" w:sz="6" w:space="0" w:color="auto"/>
            <w:bottom w:val="single" w:sz="6" w:space="0" w:color="auto"/>
          </w:tblBorders>
        </w:tblPrEx>
        <w:trPr>
          <w:jc w:val="center"/>
        </w:trPr>
        <w:tc>
          <w:tcPr>
            <w:tcW w:w="2880" w:type="dxa"/>
            <w:tcBorders>
              <w:top w:val="nil"/>
              <w:bottom w:val="nil"/>
              <w:right w:val="single" w:sz="2" w:space="0" w:color="auto"/>
            </w:tcBorders>
          </w:tcPr>
          <w:p ns2:paraId="7687F2E3" ns2:textId="77777777" w:rsidR="00C0130B" w:rsidRDefault="00C0130B" w:rsidP="00C90784">
            <w:pPr>
              <w:spacing w:before="15" w:after="15"/>
              <w:ind w:left="250" w:right="1" w:hanging="250"/>
              <w:rPr>
                <w:sz w:val="18"/>
                <w:szCs w:val="18"/>
              </w:rPr>
            </w:pPr>
            <w:r>
              <w:rPr>
                <w:sz w:val="18"/>
                <w:szCs w:val="18"/>
              </w:rPr>
              <w:t xml:space="preserve">   who died due to a drug-related adverse event </w:t>
            </w:r>
          </w:p>
        </w:tc>
        <w:tc>
          <w:tcPr>
            <w:tcW w:w="720" w:type="dxa"/>
            <w:tcBorders>
              <w:top w:val="nil"/>
              <w:left w:val="nil"/>
              <w:bottom w:val="nil"/>
              <w:right w:val="nil"/>
            </w:tcBorders>
          </w:tcPr>
          <w:p ns2:paraId="587DEF1E"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720" w:type="dxa"/>
            <w:tcBorders>
              <w:top w:val="nil"/>
              <w:left w:val="nil"/>
              <w:bottom w:val="nil"/>
              <w:right w:val="single" w:sz="2" w:space="0" w:color="auto"/>
            </w:tcBorders>
          </w:tcPr>
          <w:p ns2:paraId="724B2717"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720" w:type="dxa"/>
            <w:tcBorders>
              <w:top w:val="nil"/>
              <w:left w:val="nil"/>
              <w:bottom w:val="nil"/>
              <w:right w:val="nil"/>
            </w:tcBorders>
          </w:tcPr>
          <w:p ns2:paraId="48278B5A"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720" w:type="dxa"/>
            <w:tcBorders>
              <w:top w:val="nil"/>
              <w:left w:val="nil"/>
              <w:bottom w:val="nil"/>
              <w:right w:val="single" w:sz="2" w:space="0" w:color="auto"/>
            </w:tcBorders>
          </w:tcPr>
          <w:p ns2:paraId="3019C80C"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720" w:type="dxa"/>
            <w:tcBorders>
              <w:top w:val="nil"/>
              <w:left w:val="nil"/>
              <w:bottom w:val="nil"/>
              <w:right w:val="nil"/>
            </w:tcBorders>
          </w:tcPr>
          <w:p ns2:paraId="681C51B8"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720" w:type="dxa"/>
            <w:tcBorders>
              <w:top w:val="nil"/>
              <w:left w:val="nil"/>
              <w:bottom w:val="nil"/>
              <w:right w:val="single" w:sz="2" w:space="0" w:color="auto"/>
            </w:tcBorders>
          </w:tcPr>
          <w:p ns2:paraId="2177E620"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720" w:type="dxa"/>
            <w:tcBorders>
              <w:top w:val="nil"/>
              <w:left w:val="nil"/>
              <w:bottom w:val="nil"/>
              <w:right w:val="nil"/>
            </w:tcBorders>
          </w:tcPr>
          <w:p ns2:paraId="0FC40AC8"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720" w:type="dxa"/>
            <w:tcBorders>
              <w:top w:val="nil"/>
              <w:left w:val="nil"/>
              <w:bottom w:val="nil"/>
            </w:tcBorders>
          </w:tcPr>
          <w:p ns2:paraId="6EDE5420"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r>
      <w:tr w:rsidR="00C0130B" ns2:paraId="633EE071" ns2:textId="77777777" w:rsidTr="00C90784">
        <w:tblPrEx>
          <w:tblBorders>
            <w:top w:val="single" w:sz="6" w:space="0" w:color="auto"/>
            <w:bottom w:val="single" w:sz="6" w:space="0" w:color="auto"/>
          </w:tblBorders>
        </w:tblPrEx>
        <w:trPr>
          <w:jc w:val="center"/>
        </w:trPr>
        <w:tc>
          <w:tcPr>
            <w:tcW w:w="2880" w:type="dxa"/>
            <w:tcBorders>
              <w:top w:val="nil"/>
              <w:bottom w:val="nil"/>
              <w:right w:val="single" w:sz="2" w:space="0" w:color="auto"/>
            </w:tcBorders>
          </w:tcPr>
          <w:p ns2:paraId="6D6E16F8" ns2:textId="77777777" w:rsidR="00C0130B" w:rsidRDefault="00C0130B" w:rsidP="00C90784">
            <w:pPr>
              <w:spacing w:before="15" w:after="15"/>
              <w:ind w:left="250" w:right="1" w:hanging="250"/>
              <w:rPr>
                <w:sz w:val="18"/>
                <w:szCs w:val="18"/>
              </w:rPr>
            </w:pPr>
            <w:r>
              <w:rPr>
                <w:sz w:val="18"/>
                <w:szCs w:val="18"/>
              </w:rPr>
              <w:t xml:space="preserve">   discontinued any drug due to an adverse event </w:t>
            </w:r>
          </w:p>
        </w:tc>
        <w:tc>
          <w:tcPr>
            <w:tcW w:w="720" w:type="dxa"/>
            <w:tcBorders>
              <w:top w:val="nil"/>
              <w:left w:val="nil"/>
              <w:bottom w:val="nil"/>
              <w:right w:val="nil"/>
            </w:tcBorders>
          </w:tcPr>
          <w:p ns2:paraId="3374223A"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720" w:type="dxa"/>
            <w:tcBorders>
              <w:top w:val="nil"/>
              <w:left w:val="nil"/>
              <w:bottom w:val="nil"/>
              <w:right w:val="single" w:sz="2" w:space="0" w:color="auto"/>
            </w:tcBorders>
          </w:tcPr>
          <w:p ns2:paraId="0951E7E9"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720" w:type="dxa"/>
            <w:tcBorders>
              <w:top w:val="nil"/>
              <w:left w:val="nil"/>
              <w:bottom w:val="nil"/>
              <w:right w:val="nil"/>
            </w:tcBorders>
          </w:tcPr>
          <w:p ns2:paraId="263A8B25" ns2:textId="77777777" w:rsidR="00C0130B" w:rsidRDefault="00C0130B" w:rsidP="00C90784">
            <w:pPr>
              <w:tabs>
                <w:tab w:val="decimal" w:pos="319"/>
                <w:tab w:val="left" w:pos="399"/>
              </w:tabs>
              <w:spacing w:before="15" w:after="15"/>
              <w:rPr>
                <w:sz w:val="18"/>
                <w:szCs w:val="18"/>
              </w:rPr>
            </w:pPr>
            <w:r>
              <w:rPr>
                <w:sz w:val="18"/>
                <w:szCs w:val="18"/>
              </w:rPr>
              <w:tab/>
              <w:t xml:space="preserve">2 </w:t>
            </w:r>
          </w:p>
        </w:tc>
        <w:tc>
          <w:tcPr>
            <w:tcW w:w="720" w:type="dxa"/>
            <w:tcBorders>
              <w:top w:val="nil"/>
              <w:left w:val="nil"/>
              <w:bottom w:val="nil"/>
              <w:right w:val="single" w:sz="2" w:space="0" w:color="auto"/>
            </w:tcBorders>
          </w:tcPr>
          <w:p ns2:paraId="2EF8D871" ns2:textId="77777777" w:rsidR="00C0130B" w:rsidRDefault="00C0130B" w:rsidP="00C90784">
            <w:pPr>
              <w:tabs>
                <w:tab w:val="decimal" w:pos="207"/>
                <w:tab w:val="left" w:pos="287"/>
              </w:tabs>
              <w:spacing w:before="15" w:after="15"/>
              <w:rPr>
                <w:sz w:val="18"/>
                <w:szCs w:val="18"/>
              </w:rPr>
            </w:pPr>
            <w:r>
              <w:rPr>
                <w:sz w:val="18"/>
                <w:szCs w:val="18"/>
              </w:rPr>
              <w:tab/>
              <w:t xml:space="preserve">(2.9) </w:t>
            </w:r>
          </w:p>
        </w:tc>
        <w:tc>
          <w:tcPr>
            <w:tcW w:w="720" w:type="dxa"/>
            <w:tcBorders>
              <w:top w:val="nil"/>
              <w:left w:val="nil"/>
              <w:bottom w:val="nil"/>
              <w:right w:val="nil"/>
            </w:tcBorders>
          </w:tcPr>
          <w:p ns2:paraId="1B944444" ns2:textId="77777777" w:rsidR="00C0130B" w:rsidRDefault="00C0130B" w:rsidP="00C90784">
            <w:pPr>
              <w:tabs>
                <w:tab w:val="decimal" w:pos="319"/>
                <w:tab w:val="left" w:pos="399"/>
              </w:tabs>
              <w:spacing w:before="15" w:after="15"/>
              <w:rPr>
                <w:sz w:val="18"/>
                <w:szCs w:val="18"/>
              </w:rPr>
            </w:pPr>
            <w:r>
              <w:rPr>
                <w:sz w:val="18"/>
                <w:szCs w:val="18"/>
              </w:rPr>
              <w:tab/>
              <w:t xml:space="preserve">7 </w:t>
            </w:r>
          </w:p>
        </w:tc>
        <w:tc>
          <w:tcPr>
            <w:tcW w:w="720" w:type="dxa"/>
            <w:tcBorders>
              <w:top w:val="nil"/>
              <w:left w:val="nil"/>
              <w:bottom w:val="nil"/>
              <w:right w:val="single" w:sz="2" w:space="0" w:color="auto"/>
            </w:tcBorders>
          </w:tcPr>
          <w:p ns2:paraId="220B96AF" ns2:textId="77777777" w:rsidR="00C0130B" w:rsidRDefault="00C0130B" w:rsidP="00C90784">
            <w:pPr>
              <w:tabs>
                <w:tab w:val="decimal" w:pos="207"/>
                <w:tab w:val="left" w:pos="287"/>
              </w:tabs>
              <w:spacing w:before="15" w:after="15"/>
              <w:rPr>
                <w:sz w:val="18"/>
                <w:szCs w:val="18"/>
              </w:rPr>
            </w:pPr>
            <w:r>
              <w:rPr>
                <w:sz w:val="18"/>
                <w:szCs w:val="18"/>
              </w:rPr>
              <w:tab/>
              <w:t xml:space="preserve">(7.1) </w:t>
            </w:r>
          </w:p>
        </w:tc>
        <w:tc>
          <w:tcPr>
            <w:tcW w:w="720" w:type="dxa"/>
            <w:tcBorders>
              <w:top w:val="nil"/>
              <w:left w:val="nil"/>
              <w:bottom w:val="nil"/>
              <w:right w:val="nil"/>
            </w:tcBorders>
          </w:tcPr>
          <w:p ns2:paraId="31A070F8" ns2:textId="77777777" w:rsidR="00C0130B" w:rsidRDefault="00C0130B" w:rsidP="00C90784">
            <w:pPr>
              <w:tabs>
                <w:tab w:val="decimal" w:pos="319"/>
                <w:tab w:val="left" w:pos="399"/>
              </w:tabs>
              <w:spacing w:before="15" w:after="15"/>
              <w:rPr>
                <w:sz w:val="18"/>
                <w:szCs w:val="18"/>
              </w:rPr>
            </w:pPr>
            <w:r>
              <w:rPr>
                <w:sz w:val="18"/>
                <w:szCs w:val="18"/>
              </w:rPr>
              <w:tab/>
              <w:t xml:space="preserve">9 </w:t>
            </w:r>
          </w:p>
        </w:tc>
        <w:tc>
          <w:tcPr>
            <w:tcW w:w="720" w:type="dxa"/>
            <w:tcBorders>
              <w:top w:val="nil"/>
              <w:left w:val="nil"/>
              <w:bottom w:val="nil"/>
            </w:tcBorders>
          </w:tcPr>
          <w:p ns2:paraId="731AB92D" ns2:textId="77777777" w:rsidR="00C0130B" w:rsidRDefault="00C0130B" w:rsidP="00C90784">
            <w:pPr>
              <w:tabs>
                <w:tab w:val="decimal" w:pos="207"/>
                <w:tab w:val="left" w:pos="287"/>
              </w:tabs>
              <w:spacing w:before="15" w:after="15"/>
              <w:rPr>
                <w:sz w:val="18"/>
                <w:szCs w:val="18"/>
              </w:rPr>
            </w:pPr>
            <w:r>
              <w:rPr>
                <w:sz w:val="18"/>
                <w:szCs w:val="18"/>
              </w:rPr>
              <w:tab/>
              <w:t xml:space="preserve">(5.3) </w:t>
            </w:r>
          </w:p>
        </w:tc>
      </w:tr>
      <w:tr w:rsidR="00C0130B" ns2:paraId="4355B7F3" ns2:textId="77777777" w:rsidTr="00C90784">
        <w:tblPrEx>
          <w:tblBorders>
            <w:top w:val="single" w:sz="6" w:space="0" w:color="auto"/>
            <w:bottom w:val="single" w:sz="6" w:space="0" w:color="auto"/>
          </w:tblBorders>
        </w:tblPrEx>
        <w:trPr>
          <w:jc w:val="center"/>
        </w:trPr>
        <w:tc>
          <w:tcPr>
            <w:tcW w:w="2880" w:type="dxa"/>
            <w:tcBorders>
              <w:top w:val="nil"/>
              <w:bottom w:val="nil"/>
              <w:right w:val="single" w:sz="2" w:space="0" w:color="auto"/>
            </w:tcBorders>
          </w:tcPr>
          <w:p ns2:paraId="7E353ADE" ns2:textId="057126AB" w:rsidR="00C0130B" w:rsidRDefault="00C0130B" w:rsidP="00C90784">
            <w:pPr>
              <w:spacing w:before="15" w:after="15"/>
              <w:ind w:left="160" w:right="1" w:hanging="160"/>
              <w:rPr>
                <w:sz w:val="18"/>
                <w:szCs w:val="18"/>
              </w:rPr>
            </w:pPr>
            <w:r>
              <w:rPr>
                <w:sz w:val="18"/>
                <w:szCs w:val="18"/>
              </w:rPr>
              <w:t xml:space="preserve">     discontinued </w:t>
            </w:r>
            <w:r w:rsidR="00725AE6">
              <w:rPr>
                <w:sz w:val="18"/>
                <w:szCs w:val="18"/>
              </w:rPr>
              <w:t xml:space="preserve">sac-TMT </w:t>
            </w:r>
          </w:p>
        </w:tc>
        <w:tc>
          <w:tcPr>
            <w:tcW w:w="720" w:type="dxa"/>
            <w:tcBorders>
              <w:top w:val="nil"/>
              <w:left w:val="nil"/>
              <w:bottom w:val="nil"/>
              <w:right w:val="nil"/>
            </w:tcBorders>
          </w:tcPr>
          <w:p ns2:paraId="5B206576"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720" w:type="dxa"/>
            <w:tcBorders>
              <w:top w:val="nil"/>
              <w:left w:val="nil"/>
              <w:bottom w:val="nil"/>
              <w:right w:val="single" w:sz="2" w:space="0" w:color="auto"/>
            </w:tcBorders>
          </w:tcPr>
          <w:p ns2:paraId="04E141CD"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720" w:type="dxa"/>
            <w:tcBorders>
              <w:top w:val="nil"/>
              <w:left w:val="nil"/>
              <w:bottom w:val="nil"/>
              <w:right w:val="nil"/>
            </w:tcBorders>
          </w:tcPr>
          <w:p ns2:paraId="50A61875" ns2:textId="77777777" w:rsidR="00C0130B" w:rsidRDefault="00C0130B" w:rsidP="00C90784">
            <w:pPr>
              <w:tabs>
                <w:tab w:val="decimal" w:pos="319"/>
                <w:tab w:val="left" w:pos="399"/>
              </w:tabs>
              <w:spacing w:before="15" w:after="15"/>
              <w:rPr>
                <w:sz w:val="18"/>
                <w:szCs w:val="18"/>
              </w:rPr>
            </w:pPr>
            <w:r>
              <w:rPr>
                <w:sz w:val="18"/>
                <w:szCs w:val="18"/>
              </w:rPr>
              <w:tab/>
              <w:t xml:space="preserve">1 </w:t>
            </w:r>
          </w:p>
        </w:tc>
        <w:tc>
          <w:tcPr>
            <w:tcW w:w="720" w:type="dxa"/>
            <w:tcBorders>
              <w:top w:val="nil"/>
              <w:left w:val="nil"/>
              <w:bottom w:val="nil"/>
              <w:right w:val="single" w:sz="2" w:space="0" w:color="auto"/>
            </w:tcBorders>
          </w:tcPr>
          <w:p ns2:paraId="0F05292F" ns2:textId="77777777" w:rsidR="00C0130B" w:rsidRDefault="00C0130B" w:rsidP="00C90784">
            <w:pPr>
              <w:tabs>
                <w:tab w:val="decimal" w:pos="207"/>
                <w:tab w:val="left" w:pos="287"/>
              </w:tabs>
              <w:spacing w:before="15" w:after="15"/>
              <w:rPr>
                <w:sz w:val="18"/>
                <w:szCs w:val="18"/>
              </w:rPr>
            </w:pPr>
            <w:r>
              <w:rPr>
                <w:sz w:val="18"/>
                <w:szCs w:val="18"/>
              </w:rPr>
              <w:tab/>
              <w:t xml:space="preserve">(1.4) </w:t>
            </w:r>
          </w:p>
        </w:tc>
        <w:tc>
          <w:tcPr>
            <w:tcW w:w="720" w:type="dxa"/>
            <w:tcBorders>
              <w:top w:val="nil"/>
              <w:left w:val="nil"/>
              <w:bottom w:val="nil"/>
              <w:right w:val="nil"/>
            </w:tcBorders>
          </w:tcPr>
          <w:p ns2:paraId="54099A08" ns2:textId="77777777" w:rsidR="00C0130B" w:rsidRDefault="00C0130B" w:rsidP="00C90784">
            <w:pPr>
              <w:tabs>
                <w:tab w:val="decimal" w:pos="319"/>
                <w:tab w:val="left" w:pos="399"/>
              </w:tabs>
              <w:spacing w:before="15" w:after="15"/>
              <w:rPr>
                <w:sz w:val="18"/>
                <w:szCs w:val="18"/>
              </w:rPr>
            </w:pPr>
            <w:r>
              <w:rPr>
                <w:sz w:val="18"/>
                <w:szCs w:val="18"/>
              </w:rPr>
              <w:tab/>
              <w:t xml:space="preserve">5 </w:t>
            </w:r>
          </w:p>
        </w:tc>
        <w:tc>
          <w:tcPr>
            <w:tcW w:w="720" w:type="dxa"/>
            <w:tcBorders>
              <w:top w:val="nil"/>
              <w:left w:val="nil"/>
              <w:bottom w:val="nil"/>
              <w:right w:val="single" w:sz="2" w:space="0" w:color="auto"/>
            </w:tcBorders>
          </w:tcPr>
          <w:p ns2:paraId="0F671A52" ns2:textId="77777777" w:rsidR="00C0130B" w:rsidRDefault="00C0130B" w:rsidP="00C90784">
            <w:pPr>
              <w:tabs>
                <w:tab w:val="decimal" w:pos="207"/>
                <w:tab w:val="left" w:pos="287"/>
              </w:tabs>
              <w:spacing w:before="15" w:after="15"/>
              <w:rPr>
                <w:sz w:val="18"/>
                <w:szCs w:val="18"/>
              </w:rPr>
            </w:pPr>
            <w:r>
              <w:rPr>
                <w:sz w:val="18"/>
                <w:szCs w:val="18"/>
              </w:rPr>
              <w:tab/>
              <w:t xml:space="preserve">(5.1) </w:t>
            </w:r>
          </w:p>
        </w:tc>
        <w:tc>
          <w:tcPr>
            <w:tcW w:w="720" w:type="dxa"/>
            <w:tcBorders>
              <w:top w:val="nil"/>
              <w:left w:val="nil"/>
              <w:bottom w:val="nil"/>
              <w:right w:val="nil"/>
            </w:tcBorders>
          </w:tcPr>
          <w:p ns2:paraId="01698779" ns2:textId="77777777" w:rsidR="00C0130B" w:rsidRDefault="00C0130B" w:rsidP="00C90784">
            <w:pPr>
              <w:tabs>
                <w:tab w:val="decimal" w:pos="319"/>
                <w:tab w:val="left" w:pos="399"/>
              </w:tabs>
              <w:spacing w:before="15" w:after="15"/>
              <w:rPr>
                <w:sz w:val="18"/>
                <w:szCs w:val="18"/>
              </w:rPr>
            </w:pPr>
            <w:r>
              <w:rPr>
                <w:sz w:val="18"/>
                <w:szCs w:val="18"/>
              </w:rPr>
              <w:tab/>
              <w:t xml:space="preserve">6 </w:t>
            </w:r>
          </w:p>
        </w:tc>
        <w:tc>
          <w:tcPr>
            <w:tcW w:w="720" w:type="dxa"/>
            <w:tcBorders>
              <w:top w:val="nil"/>
              <w:left w:val="nil"/>
              <w:bottom w:val="nil"/>
            </w:tcBorders>
          </w:tcPr>
          <w:p ns2:paraId="487ECB9A" ns2:textId="77777777" w:rsidR="00C0130B" w:rsidRDefault="00C0130B" w:rsidP="00C90784">
            <w:pPr>
              <w:tabs>
                <w:tab w:val="decimal" w:pos="207"/>
                <w:tab w:val="left" w:pos="287"/>
              </w:tabs>
              <w:spacing w:before="15" w:after="15"/>
              <w:rPr>
                <w:sz w:val="18"/>
                <w:szCs w:val="18"/>
              </w:rPr>
            </w:pPr>
            <w:r>
              <w:rPr>
                <w:sz w:val="18"/>
                <w:szCs w:val="18"/>
              </w:rPr>
              <w:tab/>
              <w:t xml:space="preserve">(3.5) </w:t>
            </w:r>
          </w:p>
        </w:tc>
      </w:tr>
      <w:tr w:rsidR="00C0130B" ns2:paraId="498B773D" ns2:textId="77777777" w:rsidTr="00C90784">
        <w:tblPrEx>
          <w:tblBorders>
            <w:top w:val="single" w:sz="6" w:space="0" w:color="auto"/>
            <w:bottom w:val="single" w:sz="6" w:space="0" w:color="auto"/>
          </w:tblBorders>
        </w:tblPrEx>
        <w:trPr>
          <w:jc w:val="center"/>
        </w:trPr>
        <w:tc>
          <w:tcPr>
            <w:tcW w:w="2880" w:type="dxa"/>
            <w:tcBorders>
              <w:top w:val="nil"/>
              <w:bottom w:val="nil"/>
              <w:right w:val="single" w:sz="2" w:space="0" w:color="auto"/>
            </w:tcBorders>
          </w:tcPr>
          <w:p ns2:paraId="4A7EC4E3" ns2:textId="77777777" w:rsidR="00C0130B" w:rsidRDefault="00C0130B" w:rsidP="00C90784">
            <w:pPr>
              <w:spacing w:before="15" w:after="15"/>
              <w:ind w:left="160" w:right="1" w:hanging="160"/>
              <w:rPr>
                <w:sz w:val="18"/>
                <w:szCs w:val="18"/>
              </w:rPr>
            </w:pPr>
            <w:r>
              <w:rPr>
                <w:sz w:val="18"/>
                <w:szCs w:val="18"/>
              </w:rPr>
              <w:t xml:space="preserve">     discontinued Pembrolizumab </w:t>
            </w:r>
          </w:p>
        </w:tc>
        <w:tc>
          <w:tcPr>
            <w:tcW w:w="720" w:type="dxa"/>
            <w:tcBorders>
              <w:top w:val="nil"/>
              <w:left w:val="nil"/>
              <w:bottom w:val="nil"/>
              <w:right w:val="nil"/>
            </w:tcBorders>
          </w:tcPr>
          <w:p ns2:paraId="7C54099C"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720" w:type="dxa"/>
            <w:tcBorders>
              <w:top w:val="nil"/>
              <w:left w:val="nil"/>
              <w:bottom w:val="nil"/>
              <w:right w:val="single" w:sz="2" w:space="0" w:color="auto"/>
            </w:tcBorders>
          </w:tcPr>
          <w:p ns2:paraId="3F019B03"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720" w:type="dxa"/>
            <w:tcBorders>
              <w:top w:val="nil"/>
              <w:left w:val="nil"/>
              <w:bottom w:val="nil"/>
              <w:right w:val="nil"/>
            </w:tcBorders>
          </w:tcPr>
          <w:p ns2:paraId="3BA486F3" ns2:textId="77777777" w:rsidR="00C0130B" w:rsidRDefault="00C0130B" w:rsidP="00C90784">
            <w:pPr>
              <w:tabs>
                <w:tab w:val="decimal" w:pos="319"/>
                <w:tab w:val="left" w:pos="399"/>
              </w:tabs>
              <w:spacing w:before="15" w:after="15"/>
              <w:rPr>
                <w:sz w:val="18"/>
                <w:szCs w:val="18"/>
              </w:rPr>
            </w:pPr>
            <w:r>
              <w:rPr>
                <w:sz w:val="18"/>
                <w:szCs w:val="18"/>
              </w:rPr>
              <w:tab/>
              <w:t xml:space="preserve">1 </w:t>
            </w:r>
          </w:p>
        </w:tc>
        <w:tc>
          <w:tcPr>
            <w:tcW w:w="720" w:type="dxa"/>
            <w:tcBorders>
              <w:top w:val="nil"/>
              <w:left w:val="nil"/>
              <w:bottom w:val="nil"/>
              <w:right w:val="single" w:sz="2" w:space="0" w:color="auto"/>
            </w:tcBorders>
          </w:tcPr>
          <w:p ns2:paraId="31D9EF58" ns2:textId="77777777" w:rsidR="00C0130B" w:rsidRDefault="00C0130B" w:rsidP="00C90784">
            <w:pPr>
              <w:tabs>
                <w:tab w:val="decimal" w:pos="207"/>
                <w:tab w:val="left" w:pos="287"/>
              </w:tabs>
              <w:spacing w:before="15" w:after="15"/>
              <w:rPr>
                <w:sz w:val="18"/>
                <w:szCs w:val="18"/>
              </w:rPr>
            </w:pPr>
            <w:r>
              <w:rPr>
                <w:sz w:val="18"/>
                <w:szCs w:val="18"/>
              </w:rPr>
              <w:tab/>
              <w:t xml:space="preserve">(1.4) </w:t>
            </w:r>
          </w:p>
        </w:tc>
        <w:tc>
          <w:tcPr>
            <w:tcW w:w="720" w:type="dxa"/>
            <w:tcBorders>
              <w:top w:val="nil"/>
              <w:left w:val="nil"/>
              <w:bottom w:val="nil"/>
              <w:right w:val="nil"/>
            </w:tcBorders>
          </w:tcPr>
          <w:p ns2:paraId="10BFDF5C" ns2:textId="77777777" w:rsidR="00C0130B" w:rsidRDefault="00C0130B" w:rsidP="00C90784">
            <w:pPr>
              <w:tabs>
                <w:tab w:val="decimal" w:pos="319"/>
                <w:tab w:val="left" w:pos="399"/>
              </w:tabs>
              <w:spacing w:before="15" w:after="15"/>
              <w:rPr>
                <w:sz w:val="18"/>
                <w:szCs w:val="18"/>
              </w:rPr>
            </w:pPr>
            <w:r>
              <w:rPr>
                <w:sz w:val="18"/>
                <w:szCs w:val="18"/>
              </w:rPr>
              <w:tab/>
              <w:t xml:space="preserve">3 </w:t>
            </w:r>
          </w:p>
        </w:tc>
        <w:tc>
          <w:tcPr>
            <w:tcW w:w="720" w:type="dxa"/>
            <w:tcBorders>
              <w:top w:val="nil"/>
              <w:left w:val="nil"/>
              <w:bottom w:val="nil"/>
              <w:right w:val="single" w:sz="2" w:space="0" w:color="auto"/>
            </w:tcBorders>
          </w:tcPr>
          <w:p ns2:paraId="2BE87E7A" ns2:textId="77777777" w:rsidR="00C0130B" w:rsidRDefault="00C0130B" w:rsidP="00C90784">
            <w:pPr>
              <w:tabs>
                <w:tab w:val="decimal" w:pos="207"/>
                <w:tab w:val="left" w:pos="287"/>
              </w:tabs>
              <w:spacing w:before="15" w:after="15"/>
              <w:rPr>
                <w:sz w:val="18"/>
                <w:szCs w:val="18"/>
              </w:rPr>
            </w:pPr>
            <w:r>
              <w:rPr>
                <w:sz w:val="18"/>
                <w:szCs w:val="18"/>
              </w:rPr>
              <w:tab/>
              <w:t xml:space="preserve">(3.1) </w:t>
            </w:r>
          </w:p>
        </w:tc>
        <w:tc>
          <w:tcPr>
            <w:tcW w:w="720" w:type="dxa"/>
            <w:tcBorders>
              <w:top w:val="nil"/>
              <w:left w:val="nil"/>
              <w:bottom w:val="nil"/>
              <w:right w:val="nil"/>
            </w:tcBorders>
          </w:tcPr>
          <w:p ns2:paraId="1148CEB0" ns2:textId="77777777" w:rsidR="00C0130B" w:rsidRDefault="00C0130B" w:rsidP="00C90784">
            <w:pPr>
              <w:tabs>
                <w:tab w:val="decimal" w:pos="319"/>
                <w:tab w:val="left" w:pos="399"/>
              </w:tabs>
              <w:spacing w:before="15" w:after="15"/>
              <w:rPr>
                <w:sz w:val="18"/>
                <w:szCs w:val="18"/>
              </w:rPr>
            </w:pPr>
            <w:r>
              <w:rPr>
                <w:sz w:val="18"/>
                <w:szCs w:val="18"/>
              </w:rPr>
              <w:tab/>
              <w:t xml:space="preserve">4 </w:t>
            </w:r>
          </w:p>
        </w:tc>
        <w:tc>
          <w:tcPr>
            <w:tcW w:w="720" w:type="dxa"/>
            <w:tcBorders>
              <w:top w:val="nil"/>
              <w:left w:val="nil"/>
              <w:bottom w:val="nil"/>
            </w:tcBorders>
          </w:tcPr>
          <w:p ns2:paraId="312DEA8A" ns2:textId="77777777" w:rsidR="00C0130B" w:rsidRDefault="00C0130B" w:rsidP="00C90784">
            <w:pPr>
              <w:tabs>
                <w:tab w:val="decimal" w:pos="207"/>
                <w:tab w:val="left" w:pos="287"/>
              </w:tabs>
              <w:spacing w:before="15" w:after="15"/>
              <w:rPr>
                <w:sz w:val="18"/>
                <w:szCs w:val="18"/>
              </w:rPr>
            </w:pPr>
            <w:r>
              <w:rPr>
                <w:sz w:val="18"/>
                <w:szCs w:val="18"/>
              </w:rPr>
              <w:tab/>
              <w:t xml:space="preserve">(2.3) </w:t>
            </w:r>
          </w:p>
        </w:tc>
      </w:tr>
      <w:tr w:rsidR="00C0130B" ns2:paraId="65F55413" ns2:textId="77777777" w:rsidTr="00C90784">
        <w:tblPrEx>
          <w:tblBorders>
            <w:top w:val="single" w:sz="6" w:space="0" w:color="auto"/>
            <w:bottom w:val="single" w:sz="6" w:space="0" w:color="auto"/>
          </w:tblBorders>
        </w:tblPrEx>
        <w:trPr>
          <w:jc w:val="center"/>
        </w:trPr>
        <w:tc>
          <w:tcPr>
            <w:tcW w:w="2880" w:type="dxa"/>
            <w:tcBorders>
              <w:top w:val="nil"/>
              <w:bottom w:val="nil"/>
              <w:right w:val="single" w:sz="2" w:space="0" w:color="auto"/>
            </w:tcBorders>
          </w:tcPr>
          <w:p ns2:paraId="066A4777" ns2:textId="77777777" w:rsidR="00C0130B" w:rsidRDefault="00C0130B" w:rsidP="00C90784">
            <w:pPr>
              <w:spacing w:before="15" w:after="15"/>
              <w:ind w:left="250" w:right="1" w:hanging="250"/>
              <w:rPr>
                <w:sz w:val="18"/>
                <w:szCs w:val="18"/>
              </w:rPr>
            </w:pPr>
            <w:r>
              <w:rPr>
                <w:sz w:val="18"/>
                <w:szCs w:val="18"/>
              </w:rPr>
              <w:t xml:space="preserve">   discontinued any drug due to a drug-related adverse event </w:t>
            </w:r>
          </w:p>
        </w:tc>
        <w:tc>
          <w:tcPr>
            <w:tcW w:w="720" w:type="dxa"/>
            <w:tcBorders>
              <w:top w:val="nil"/>
              <w:left w:val="nil"/>
              <w:bottom w:val="nil"/>
              <w:right w:val="nil"/>
            </w:tcBorders>
          </w:tcPr>
          <w:p ns2:paraId="36444DB6"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720" w:type="dxa"/>
            <w:tcBorders>
              <w:top w:val="nil"/>
              <w:left w:val="nil"/>
              <w:bottom w:val="nil"/>
              <w:right w:val="single" w:sz="2" w:space="0" w:color="auto"/>
            </w:tcBorders>
          </w:tcPr>
          <w:p ns2:paraId="756622C5"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720" w:type="dxa"/>
            <w:tcBorders>
              <w:top w:val="nil"/>
              <w:left w:val="nil"/>
              <w:bottom w:val="nil"/>
              <w:right w:val="nil"/>
            </w:tcBorders>
          </w:tcPr>
          <w:p ns2:paraId="6A50CFBB" ns2:textId="77777777" w:rsidR="00C0130B" w:rsidRDefault="00C0130B" w:rsidP="00C90784">
            <w:pPr>
              <w:tabs>
                <w:tab w:val="decimal" w:pos="319"/>
                <w:tab w:val="left" w:pos="399"/>
              </w:tabs>
              <w:spacing w:before="15" w:after="15"/>
              <w:rPr>
                <w:sz w:val="18"/>
                <w:szCs w:val="18"/>
              </w:rPr>
            </w:pPr>
            <w:r>
              <w:rPr>
                <w:sz w:val="18"/>
                <w:szCs w:val="18"/>
              </w:rPr>
              <w:tab/>
              <w:t xml:space="preserve">2 </w:t>
            </w:r>
          </w:p>
        </w:tc>
        <w:tc>
          <w:tcPr>
            <w:tcW w:w="720" w:type="dxa"/>
            <w:tcBorders>
              <w:top w:val="nil"/>
              <w:left w:val="nil"/>
              <w:bottom w:val="nil"/>
              <w:right w:val="single" w:sz="2" w:space="0" w:color="auto"/>
            </w:tcBorders>
          </w:tcPr>
          <w:p ns2:paraId="393E35FD" ns2:textId="77777777" w:rsidR="00C0130B" w:rsidRDefault="00C0130B" w:rsidP="00C90784">
            <w:pPr>
              <w:tabs>
                <w:tab w:val="decimal" w:pos="207"/>
                <w:tab w:val="left" w:pos="287"/>
              </w:tabs>
              <w:spacing w:before="15" w:after="15"/>
              <w:rPr>
                <w:sz w:val="18"/>
                <w:szCs w:val="18"/>
              </w:rPr>
            </w:pPr>
            <w:r>
              <w:rPr>
                <w:sz w:val="18"/>
                <w:szCs w:val="18"/>
              </w:rPr>
              <w:tab/>
              <w:t xml:space="preserve">(2.9) </w:t>
            </w:r>
          </w:p>
        </w:tc>
        <w:tc>
          <w:tcPr>
            <w:tcW w:w="720" w:type="dxa"/>
            <w:tcBorders>
              <w:top w:val="nil"/>
              <w:left w:val="nil"/>
              <w:bottom w:val="nil"/>
              <w:right w:val="nil"/>
            </w:tcBorders>
          </w:tcPr>
          <w:p ns2:paraId="22AA0AD2" ns2:textId="77777777" w:rsidR="00C0130B" w:rsidRDefault="00C0130B" w:rsidP="00C90784">
            <w:pPr>
              <w:tabs>
                <w:tab w:val="decimal" w:pos="319"/>
                <w:tab w:val="left" w:pos="399"/>
              </w:tabs>
              <w:spacing w:before="15" w:after="15"/>
              <w:rPr>
                <w:sz w:val="18"/>
                <w:szCs w:val="18"/>
              </w:rPr>
            </w:pPr>
            <w:r>
              <w:rPr>
                <w:sz w:val="18"/>
                <w:szCs w:val="18"/>
              </w:rPr>
              <w:tab/>
              <w:t xml:space="preserve">5 </w:t>
            </w:r>
          </w:p>
        </w:tc>
        <w:tc>
          <w:tcPr>
            <w:tcW w:w="720" w:type="dxa"/>
            <w:tcBorders>
              <w:top w:val="nil"/>
              <w:left w:val="nil"/>
              <w:bottom w:val="nil"/>
              <w:right w:val="single" w:sz="2" w:space="0" w:color="auto"/>
            </w:tcBorders>
          </w:tcPr>
          <w:p ns2:paraId="706DE0F2" ns2:textId="77777777" w:rsidR="00C0130B" w:rsidRDefault="00C0130B" w:rsidP="00C90784">
            <w:pPr>
              <w:tabs>
                <w:tab w:val="decimal" w:pos="207"/>
                <w:tab w:val="left" w:pos="287"/>
              </w:tabs>
              <w:spacing w:before="15" w:after="15"/>
              <w:rPr>
                <w:sz w:val="18"/>
                <w:szCs w:val="18"/>
              </w:rPr>
            </w:pPr>
            <w:r>
              <w:rPr>
                <w:sz w:val="18"/>
                <w:szCs w:val="18"/>
              </w:rPr>
              <w:tab/>
              <w:t xml:space="preserve">(5.1) </w:t>
            </w:r>
          </w:p>
        </w:tc>
        <w:tc>
          <w:tcPr>
            <w:tcW w:w="720" w:type="dxa"/>
            <w:tcBorders>
              <w:top w:val="nil"/>
              <w:left w:val="nil"/>
              <w:bottom w:val="nil"/>
              <w:right w:val="nil"/>
            </w:tcBorders>
          </w:tcPr>
          <w:p ns2:paraId="425B88C5" ns2:textId="77777777" w:rsidR="00C0130B" w:rsidRDefault="00C0130B" w:rsidP="00C90784">
            <w:pPr>
              <w:tabs>
                <w:tab w:val="decimal" w:pos="319"/>
                <w:tab w:val="left" w:pos="399"/>
              </w:tabs>
              <w:spacing w:before="15" w:after="15"/>
              <w:rPr>
                <w:sz w:val="18"/>
                <w:szCs w:val="18"/>
              </w:rPr>
            </w:pPr>
            <w:r>
              <w:rPr>
                <w:sz w:val="18"/>
                <w:szCs w:val="18"/>
              </w:rPr>
              <w:tab/>
              <w:t xml:space="preserve">7 </w:t>
            </w:r>
          </w:p>
        </w:tc>
        <w:tc>
          <w:tcPr>
            <w:tcW w:w="720" w:type="dxa"/>
            <w:tcBorders>
              <w:top w:val="nil"/>
              <w:left w:val="nil"/>
              <w:bottom w:val="nil"/>
            </w:tcBorders>
          </w:tcPr>
          <w:p ns2:paraId="4C9AB3EC" ns2:textId="77777777" w:rsidR="00C0130B" w:rsidRDefault="00C0130B" w:rsidP="00C90784">
            <w:pPr>
              <w:tabs>
                <w:tab w:val="decimal" w:pos="207"/>
                <w:tab w:val="left" w:pos="287"/>
              </w:tabs>
              <w:spacing w:before="15" w:after="15"/>
              <w:rPr>
                <w:sz w:val="18"/>
                <w:szCs w:val="18"/>
              </w:rPr>
            </w:pPr>
            <w:r>
              <w:rPr>
                <w:sz w:val="18"/>
                <w:szCs w:val="18"/>
              </w:rPr>
              <w:tab/>
              <w:t xml:space="preserve">(4.1) </w:t>
            </w:r>
          </w:p>
        </w:tc>
      </w:tr>
      <w:tr w:rsidR="00C0130B" ns2:paraId="277846E5" ns2:textId="77777777" w:rsidTr="00C90784">
        <w:tblPrEx>
          <w:tblBorders>
            <w:top w:val="single" w:sz="6" w:space="0" w:color="auto"/>
            <w:bottom w:val="single" w:sz="6" w:space="0" w:color="auto"/>
          </w:tblBorders>
        </w:tblPrEx>
        <w:trPr>
          <w:jc w:val="center"/>
        </w:trPr>
        <w:tc>
          <w:tcPr>
            <w:tcW w:w="2880" w:type="dxa"/>
            <w:tcBorders>
              <w:top w:val="nil"/>
              <w:bottom w:val="nil"/>
              <w:right w:val="single" w:sz="2" w:space="0" w:color="auto"/>
            </w:tcBorders>
          </w:tcPr>
          <w:p ns2:paraId="0FA759F6" ns2:textId="60E5238B" w:rsidR="00C0130B" w:rsidRDefault="00C0130B" w:rsidP="00C90784">
            <w:pPr>
              <w:spacing w:before="15" w:after="15"/>
              <w:ind w:left="160" w:right="1" w:hanging="160"/>
              <w:rPr>
                <w:sz w:val="18"/>
                <w:szCs w:val="18"/>
              </w:rPr>
            </w:pPr>
            <w:r>
              <w:rPr>
                <w:sz w:val="18"/>
                <w:szCs w:val="18"/>
              </w:rPr>
              <w:t xml:space="preserve">     discontinued </w:t>
            </w:r>
            <w:r w:rsidR="00725AE6">
              <w:rPr>
                <w:sz w:val="18"/>
                <w:szCs w:val="18"/>
              </w:rPr>
              <w:t xml:space="preserve">sac-TMT </w:t>
            </w:r>
          </w:p>
        </w:tc>
        <w:tc>
          <w:tcPr>
            <w:tcW w:w="720" w:type="dxa"/>
            <w:tcBorders>
              <w:top w:val="nil"/>
              <w:left w:val="nil"/>
              <w:bottom w:val="nil"/>
              <w:right w:val="nil"/>
            </w:tcBorders>
          </w:tcPr>
          <w:p ns2:paraId="2232EBEA"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720" w:type="dxa"/>
            <w:tcBorders>
              <w:top w:val="nil"/>
              <w:left w:val="nil"/>
              <w:bottom w:val="nil"/>
              <w:right w:val="single" w:sz="2" w:space="0" w:color="auto"/>
            </w:tcBorders>
          </w:tcPr>
          <w:p ns2:paraId="169136AB"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720" w:type="dxa"/>
            <w:tcBorders>
              <w:top w:val="nil"/>
              <w:left w:val="nil"/>
              <w:bottom w:val="nil"/>
              <w:right w:val="nil"/>
            </w:tcBorders>
          </w:tcPr>
          <w:p ns2:paraId="5BEAFC9C" ns2:textId="77777777" w:rsidR="00C0130B" w:rsidRDefault="00C0130B" w:rsidP="00C90784">
            <w:pPr>
              <w:tabs>
                <w:tab w:val="decimal" w:pos="319"/>
                <w:tab w:val="left" w:pos="399"/>
              </w:tabs>
              <w:spacing w:before="15" w:after="15"/>
              <w:rPr>
                <w:sz w:val="18"/>
                <w:szCs w:val="18"/>
              </w:rPr>
            </w:pPr>
            <w:r>
              <w:rPr>
                <w:sz w:val="18"/>
                <w:szCs w:val="18"/>
              </w:rPr>
              <w:tab/>
              <w:t xml:space="preserve">1 </w:t>
            </w:r>
          </w:p>
        </w:tc>
        <w:tc>
          <w:tcPr>
            <w:tcW w:w="720" w:type="dxa"/>
            <w:tcBorders>
              <w:top w:val="nil"/>
              <w:left w:val="nil"/>
              <w:bottom w:val="nil"/>
              <w:right w:val="single" w:sz="2" w:space="0" w:color="auto"/>
            </w:tcBorders>
          </w:tcPr>
          <w:p ns2:paraId="60E9D93E" ns2:textId="77777777" w:rsidR="00C0130B" w:rsidRDefault="00C0130B" w:rsidP="00C90784">
            <w:pPr>
              <w:tabs>
                <w:tab w:val="decimal" w:pos="207"/>
                <w:tab w:val="left" w:pos="287"/>
              </w:tabs>
              <w:spacing w:before="15" w:after="15"/>
              <w:rPr>
                <w:sz w:val="18"/>
                <w:szCs w:val="18"/>
              </w:rPr>
            </w:pPr>
            <w:r>
              <w:rPr>
                <w:sz w:val="18"/>
                <w:szCs w:val="18"/>
              </w:rPr>
              <w:tab/>
              <w:t xml:space="preserve">(1.4) </w:t>
            </w:r>
          </w:p>
        </w:tc>
        <w:tc>
          <w:tcPr>
            <w:tcW w:w="720" w:type="dxa"/>
            <w:tcBorders>
              <w:top w:val="nil"/>
              <w:left w:val="nil"/>
              <w:bottom w:val="nil"/>
              <w:right w:val="nil"/>
            </w:tcBorders>
          </w:tcPr>
          <w:p ns2:paraId="064000EF" ns2:textId="77777777" w:rsidR="00C0130B" w:rsidRDefault="00C0130B" w:rsidP="00C90784">
            <w:pPr>
              <w:tabs>
                <w:tab w:val="decimal" w:pos="319"/>
                <w:tab w:val="left" w:pos="399"/>
              </w:tabs>
              <w:spacing w:before="15" w:after="15"/>
              <w:rPr>
                <w:sz w:val="18"/>
                <w:szCs w:val="18"/>
              </w:rPr>
            </w:pPr>
            <w:r>
              <w:rPr>
                <w:sz w:val="18"/>
                <w:szCs w:val="18"/>
              </w:rPr>
              <w:tab/>
              <w:t xml:space="preserve">3 </w:t>
            </w:r>
          </w:p>
        </w:tc>
        <w:tc>
          <w:tcPr>
            <w:tcW w:w="720" w:type="dxa"/>
            <w:tcBorders>
              <w:top w:val="nil"/>
              <w:left w:val="nil"/>
              <w:bottom w:val="nil"/>
              <w:right w:val="single" w:sz="2" w:space="0" w:color="auto"/>
            </w:tcBorders>
          </w:tcPr>
          <w:p ns2:paraId="60708965" ns2:textId="77777777" w:rsidR="00C0130B" w:rsidRDefault="00C0130B" w:rsidP="00C90784">
            <w:pPr>
              <w:tabs>
                <w:tab w:val="decimal" w:pos="207"/>
                <w:tab w:val="left" w:pos="287"/>
              </w:tabs>
              <w:spacing w:before="15" w:after="15"/>
              <w:rPr>
                <w:sz w:val="18"/>
                <w:szCs w:val="18"/>
              </w:rPr>
            </w:pPr>
            <w:r>
              <w:rPr>
                <w:sz w:val="18"/>
                <w:szCs w:val="18"/>
              </w:rPr>
              <w:tab/>
              <w:t xml:space="preserve">(3.1) </w:t>
            </w:r>
          </w:p>
        </w:tc>
        <w:tc>
          <w:tcPr>
            <w:tcW w:w="720" w:type="dxa"/>
            <w:tcBorders>
              <w:top w:val="nil"/>
              <w:left w:val="nil"/>
              <w:bottom w:val="nil"/>
              <w:right w:val="nil"/>
            </w:tcBorders>
          </w:tcPr>
          <w:p ns2:paraId="5853C6D9" ns2:textId="77777777" w:rsidR="00C0130B" w:rsidRDefault="00C0130B" w:rsidP="00C90784">
            <w:pPr>
              <w:tabs>
                <w:tab w:val="decimal" w:pos="319"/>
                <w:tab w:val="left" w:pos="399"/>
              </w:tabs>
              <w:spacing w:before="15" w:after="15"/>
              <w:rPr>
                <w:sz w:val="18"/>
                <w:szCs w:val="18"/>
              </w:rPr>
            </w:pPr>
            <w:r>
              <w:rPr>
                <w:sz w:val="18"/>
                <w:szCs w:val="18"/>
              </w:rPr>
              <w:tab/>
              <w:t xml:space="preserve">4 </w:t>
            </w:r>
          </w:p>
        </w:tc>
        <w:tc>
          <w:tcPr>
            <w:tcW w:w="720" w:type="dxa"/>
            <w:tcBorders>
              <w:top w:val="nil"/>
              <w:left w:val="nil"/>
              <w:bottom w:val="nil"/>
            </w:tcBorders>
          </w:tcPr>
          <w:p ns2:paraId="210066E6" ns2:textId="77777777" w:rsidR="00C0130B" w:rsidRDefault="00C0130B" w:rsidP="00C90784">
            <w:pPr>
              <w:tabs>
                <w:tab w:val="decimal" w:pos="207"/>
                <w:tab w:val="left" w:pos="287"/>
              </w:tabs>
              <w:spacing w:before="15" w:after="15"/>
              <w:rPr>
                <w:sz w:val="18"/>
                <w:szCs w:val="18"/>
              </w:rPr>
            </w:pPr>
            <w:r>
              <w:rPr>
                <w:sz w:val="18"/>
                <w:szCs w:val="18"/>
              </w:rPr>
              <w:tab/>
              <w:t xml:space="preserve">(2.3) </w:t>
            </w:r>
          </w:p>
        </w:tc>
      </w:tr>
      <w:tr w:rsidR="00C0130B" ns2:paraId="0F055969" ns2:textId="77777777" w:rsidTr="00C90784">
        <w:tblPrEx>
          <w:tblBorders>
            <w:top w:val="single" w:sz="6" w:space="0" w:color="auto"/>
            <w:bottom w:val="single" w:sz="6" w:space="0" w:color="auto"/>
          </w:tblBorders>
        </w:tblPrEx>
        <w:trPr>
          <w:jc w:val="center"/>
        </w:trPr>
        <w:tc>
          <w:tcPr>
            <w:tcW w:w="2880" w:type="dxa"/>
            <w:tcBorders>
              <w:top w:val="nil"/>
              <w:bottom w:val="nil"/>
              <w:right w:val="single" w:sz="2" w:space="0" w:color="auto"/>
            </w:tcBorders>
          </w:tcPr>
          <w:p ns2:paraId="4C4481A7" ns2:textId="77777777" w:rsidR="00C0130B" w:rsidRDefault="00C0130B" w:rsidP="00C90784">
            <w:pPr>
              <w:spacing w:before="15" w:after="15"/>
              <w:ind w:left="160" w:right="1" w:hanging="160"/>
              <w:rPr>
                <w:sz w:val="18"/>
                <w:szCs w:val="18"/>
              </w:rPr>
            </w:pPr>
            <w:r>
              <w:rPr>
                <w:sz w:val="18"/>
                <w:szCs w:val="18"/>
              </w:rPr>
              <w:t xml:space="preserve">     </w:t>
            </w:r>
            <w:r w:rsidRPr="005802DA">
              <w:rPr>
                <w:sz w:val="18"/>
                <w:szCs w:val="18"/>
              </w:rPr>
              <w:t>discontinued Pembrolizumab</w:t>
            </w:r>
            <w:r>
              <w:rPr>
                <w:sz w:val="18"/>
                <w:szCs w:val="18"/>
              </w:rPr>
              <w:t xml:space="preserve"> </w:t>
            </w:r>
          </w:p>
        </w:tc>
        <w:tc>
          <w:tcPr>
            <w:tcW w:w="720" w:type="dxa"/>
            <w:tcBorders>
              <w:top w:val="nil"/>
              <w:left w:val="nil"/>
              <w:bottom w:val="nil"/>
              <w:right w:val="nil"/>
            </w:tcBorders>
          </w:tcPr>
          <w:p ns2:paraId="7B2EC1ED"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720" w:type="dxa"/>
            <w:tcBorders>
              <w:top w:val="nil"/>
              <w:left w:val="nil"/>
              <w:bottom w:val="nil"/>
              <w:right w:val="single" w:sz="2" w:space="0" w:color="auto"/>
            </w:tcBorders>
          </w:tcPr>
          <w:p ns2:paraId="4BD28E45"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720" w:type="dxa"/>
            <w:tcBorders>
              <w:top w:val="nil"/>
              <w:left w:val="nil"/>
              <w:bottom w:val="nil"/>
              <w:right w:val="nil"/>
            </w:tcBorders>
          </w:tcPr>
          <w:p ns2:paraId="67A8B991" ns2:textId="77777777" w:rsidR="00C0130B" w:rsidRDefault="00C0130B" w:rsidP="00C90784">
            <w:pPr>
              <w:tabs>
                <w:tab w:val="decimal" w:pos="319"/>
                <w:tab w:val="left" w:pos="399"/>
              </w:tabs>
              <w:spacing w:before="15" w:after="15"/>
              <w:rPr>
                <w:sz w:val="18"/>
                <w:szCs w:val="18"/>
              </w:rPr>
            </w:pPr>
            <w:r>
              <w:rPr>
                <w:sz w:val="18"/>
                <w:szCs w:val="18"/>
              </w:rPr>
              <w:tab/>
              <w:t xml:space="preserve">1 </w:t>
            </w:r>
          </w:p>
        </w:tc>
        <w:tc>
          <w:tcPr>
            <w:tcW w:w="720" w:type="dxa"/>
            <w:tcBorders>
              <w:top w:val="nil"/>
              <w:left w:val="nil"/>
              <w:bottom w:val="nil"/>
              <w:right w:val="single" w:sz="2" w:space="0" w:color="auto"/>
            </w:tcBorders>
          </w:tcPr>
          <w:p ns2:paraId="4EE3DAF9" ns2:textId="77777777" w:rsidR="00C0130B" w:rsidRDefault="00C0130B" w:rsidP="00C90784">
            <w:pPr>
              <w:tabs>
                <w:tab w:val="decimal" w:pos="207"/>
                <w:tab w:val="left" w:pos="287"/>
              </w:tabs>
              <w:spacing w:before="15" w:after="15"/>
              <w:rPr>
                <w:sz w:val="18"/>
                <w:szCs w:val="18"/>
              </w:rPr>
            </w:pPr>
            <w:r>
              <w:rPr>
                <w:sz w:val="18"/>
                <w:szCs w:val="18"/>
              </w:rPr>
              <w:tab/>
              <w:t xml:space="preserve">(1.4) </w:t>
            </w:r>
          </w:p>
        </w:tc>
        <w:tc>
          <w:tcPr>
            <w:tcW w:w="720" w:type="dxa"/>
            <w:tcBorders>
              <w:top w:val="nil"/>
              <w:left w:val="nil"/>
              <w:bottom w:val="nil"/>
              <w:right w:val="nil"/>
            </w:tcBorders>
          </w:tcPr>
          <w:p ns2:paraId="1654607F" ns2:textId="77777777" w:rsidR="00C0130B" w:rsidRDefault="00C0130B" w:rsidP="00C90784">
            <w:pPr>
              <w:tabs>
                <w:tab w:val="decimal" w:pos="319"/>
                <w:tab w:val="left" w:pos="399"/>
              </w:tabs>
              <w:spacing w:before="15" w:after="15"/>
              <w:rPr>
                <w:sz w:val="18"/>
                <w:szCs w:val="18"/>
              </w:rPr>
            </w:pPr>
            <w:r>
              <w:rPr>
                <w:sz w:val="18"/>
                <w:szCs w:val="18"/>
              </w:rPr>
              <w:tab/>
              <w:t xml:space="preserve">2 </w:t>
            </w:r>
          </w:p>
        </w:tc>
        <w:tc>
          <w:tcPr>
            <w:tcW w:w="720" w:type="dxa"/>
            <w:tcBorders>
              <w:top w:val="nil"/>
              <w:left w:val="nil"/>
              <w:bottom w:val="nil"/>
              <w:right w:val="single" w:sz="2" w:space="0" w:color="auto"/>
            </w:tcBorders>
          </w:tcPr>
          <w:p ns2:paraId="3E069A0A" ns2:textId="77777777" w:rsidR="00C0130B" w:rsidRDefault="00C0130B" w:rsidP="00C90784">
            <w:pPr>
              <w:tabs>
                <w:tab w:val="decimal" w:pos="207"/>
                <w:tab w:val="left" w:pos="287"/>
              </w:tabs>
              <w:spacing w:before="15" w:after="15"/>
              <w:rPr>
                <w:sz w:val="18"/>
                <w:szCs w:val="18"/>
              </w:rPr>
            </w:pPr>
            <w:r>
              <w:rPr>
                <w:sz w:val="18"/>
                <w:szCs w:val="18"/>
              </w:rPr>
              <w:tab/>
              <w:t xml:space="preserve">(2.0) </w:t>
            </w:r>
          </w:p>
        </w:tc>
        <w:tc>
          <w:tcPr>
            <w:tcW w:w="720" w:type="dxa"/>
            <w:tcBorders>
              <w:top w:val="nil"/>
              <w:left w:val="nil"/>
              <w:bottom w:val="nil"/>
              <w:right w:val="nil"/>
            </w:tcBorders>
          </w:tcPr>
          <w:p ns2:paraId="1E504A6D" ns2:textId="77777777" w:rsidR="00C0130B" w:rsidRDefault="00C0130B" w:rsidP="00C90784">
            <w:pPr>
              <w:tabs>
                <w:tab w:val="decimal" w:pos="319"/>
                <w:tab w:val="left" w:pos="399"/>
              </w:tabs>
              <w:spacing w:before="15" w:after="15"/>
              <w:rPr>
                <w:sz w:val="18"/>
                <w:szCs w:val="18"/>
              </w:rPr>
            </w:pPr>
            <w:r>
              <w:rPr>
                <w:sz w:val="18"/>
                <w:szCs w:val="18"/>
              </w:rPr>
              <w:tab/>
              <w:t xml:space="preserve">3 </w:t>
            </w:r>
          </w:p>
        </w:tc>
        <w:tc>
          <w:tcPr>
            <w:tcW w:w="720" w:type="dxa"/>
            <w:tcBorders>
              <w:top w:val="nil"/>
              <w:left w:val="nil"/>
              <w:bottom w:val="nil"/>
            </w:tcBorders>
          </w:tcPr>
          <w:p ns2:paraId="0943F471" ns2:textId="77777777" w:rsidR="00C0130B" w:rsidRDefault="00C0130B" w:rsidP="00C90784">
            <w:pPr>
              <w:tabs>
                <w:tab w:val="decimal" w:pos="207"/>
                <w:tab w:val="left" w:pos="287"/>
              </w:tabs>
              <w:spacing w:before="15" w:after="15"/>
              <w:rPr>
                <w:sz w:val="18"/>
                <w:szCs w:val="18"/>
              </w:rPr>
            </w:pPr>
            <w:r>
              <w:rPr>
                <w:sz w:val="18"/>
                <w:szCs w:val="18"/>
              </w:rPr>
              <w:tab/>
              <w:t xml:space="preserve">(1.8) </w:t>
            </w:r>
          </w:p>
        </w:tc>
      </w:tr>
      <w:tr w:rsidR="00C0130B" ns2:paraId="47D93DA9" ns2:textId="77777777" w:rsidTr="00C90784">
        <w:tblPrEx>
          <w:tblBorders>
            <w:top w:val="single" w:sz="6" w:space="0" w:color="auto"/>
            <w:bottom w:val="single" w:sz="6" w:space="0" w:color="auto"/>
          </w:tblBorders>
        </w:tblPrEx>
        <w:trPr>
          <w:jc w:val="center"/>
        </w:trPr>
        <w:tc>
          <w:tcPr>
            <w:tcW w:w="2880" w:type="dxa"/>
            <w:tcBorders>
              <w:top w:val="nil"/>
              <w:bottom w:val="nil"/>
              <w:right w:val="single" w:sz="2" w:space="0" w:color="auto"/>
            </w:tcBorders>
          </w:tcPr>
          <w:p ns2:paraId="5B43DA20" ns2:textId="77777777" w:rsidR="00C0130B" w:rsidRDefault="00C0130B" w:rsidP="00C90784">
            <w:pPr>
              <w:spacing w:before="15" w:after="15"/>
              <w:ind w:left="250" w:right="1" w:hanging="250"/>
              <w:rPr>
                <w:sz w:val="18"/>
                <w:szCs w:val="18"/>
              </w:rPr>
            </w:pPr>
            <w:r>
              <w:rPr>
                <w:sz w:val="18"/>
                <w:szCs w:val="18"/>
              </w:rPr>
              <w:t xml:space="preserve">   discontinued any drug due to a serious adverse event </w:t>
            </w:r>
          </w:p>
        </w:tc>
        <w:tc>
          <w:tcPr>
            <w:tcW w:w="720" w:type="dxa"/>
            <w:tcBorders>
              <w:top w:val="nil"/>
              <w:left w:val="nil"/>
              <w:bottom w:val="nil"/>
              <w:right w:val="nil"/>
            </w:tcBorders>
          </w:tcPr>
          <w:p ns2:paraId="5513D451"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720" w:type="dxa"/>
            <w:tcBorders>
              <w:top w:val="nil"/>
              <w:left w:val="nil"/>
              <w:bottom w:val="nil"/>
              <w:right w:val="single" w:sz="2" w:space="0" w:color="auto"/>
            </w:tcBorders>
          </w:tcPr>
          <w:p ns2:paraId="74C50755"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720" w:type="dxa"/>
            <w:tcBorders>
              <w:top w:val="nil"/>
              <w:left w:val="nil"/>
              <w:bottom w:val="nil"/>
              <w:right w:val="nil"/>
            </w:tcBorders>
          </w:tcPr>
          <w:p ns2:paraId="45B734E6"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720" w:type="dxa"/>
            <w:tcBorders>
              <w:top w:val="nil"/>
              <w:left w:val="nil"/>
              <w:bottom w:val="nil"/>
              <w:right w:val="single" w:sz="2" w:space="0" w:color="auto"/>
            </w:tcBorders>
          </w:tcPr>
          <w:p ns2:paraId="2075407C"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720" w:type="dxa"/>
            <w:tcBorders>
              <w:top w:val="nil"/>
              <w:left w:val="nil"/>
              <w:bottom w:val="nil"/>
              <w:right w:val="nil"/>
            </w:tcBorders>
          </w:tcPr>
          <w:p ns2:paraId="4D37A239" ns2:textId="77777777" w:rsidR="00C0130B" w:rsidRDefault="00C0130B" w:rsidP="00C90784">
            <w:pPr>
              <w:tabs>
                <w:tab w:val="decimal" w:pos="319"/>
                <w:tab w:val="left" w:pos="399"/>
              </w:tabs>
              <w:spacing w:before="15" w:after="15"/>
              <w:rPr>
                <w:sz w:val="18"/>
                <w:szCs w:val="18"/>
              </w:rPr>
            </w:pPr>
            <w:r>
              <w:rPr>
                <w:sz w:val="18"/>
                <w:szCs w:val="18"/>
              </w:rPr>
              <w:tab/>
              <w:t xml:space="preserve">4 </w:t>
            </w:r>
          </w:p>
        </w:tc>
        <w:tc>
          <w:tcPr>
            <w:tcW w:w="720" w:type="dxa"/>
            <w:tcBorders>
              <w:top w:val="nil"/>
              <w:left w:val="nil"/>
              <w:bottom w:val="nil"/>
              <w:right w:val="single" w:sz="2" w:space="0" w:color="auto"/>
            </w:tcBorders>
          </w:tcPr>
          <w:p ns2:paraId="6A5741FE" ns2:textId="77777777" w:rsidR="00C0130B" w:rsidRDefault="00C0130B" w:rsidP="00C90784">
            <w:pPr>
              <w:tabs>
                <w:tab w:val="decimal" w:pos="207"/>
                <w:tab w:val="left" w:pos="287"/>
              </w:tabs>
              <w:spacing w:before="15" w:after="15"/>
              <w:rPr>
                <w:sz w:val="18"/>
                <w:szCs w:val="18"/>
              </w:rPr>
            </w:pPr>
            <w:r>
              <w:rPr>
                <w:sz w:val="18"/>
                <w:szCs w:val="18"/>
              </w:rPr>
              <w:tab/>
              <w:t xml:space="preserve">(4.1) </w:t>
            </w:r>
          </w:p>
        </w:tc>
        <w:tc>
          <w:tcPr>
            <w:tcW w:w="720" w:type="dxa"/>
            <w:tcBorders>
              <w:top w:val="nil"/>
              <w:left w:val="nil"/>
              <w:bottom w:val="nil"/>
              <w:right w:val="nil"/>
            </w:tcBorders>
          </w:tcPr>
          <w:p ns2:paraId="308B8C95" ns2:textId="77777777" w:rsidR="00C0130B" w:rsidRDefault="00C0130B" w:rsidP="00C90784">
            <w:pPr>
              <w:tabs>
                <w:tab w:val="decimal" w:pos="319"/>
                <w:tab w:val="left" w:pos="399"/>
              </w:tabs>
              <w:spacing w:before="15" w:after="15"/>
              <w:rPr>
                <w:sz w:val="18"/>
                <w:szCs w:val="18"/>
              </w:rPr>
            </w:pPr>
            <w:r>
              <w:rPr>
                <w:sz w:val="18"/>
                <w:szCs w:val="18"/>
              </w:rPr>
              <w:tab/>
              <w:t xml:space="preserve">4 </w:t>
            </w:r>
          </w:p>
        </w:tc>
        <w:tc>
          <w:tcPr>
            <w:tcW w:w="720" w:type="dxa"/>
            <w:tcBorders>
              <w:top w:val="nil"/>
              <w:left w:val="nil"/>
              <w:bottom w:val="nil"/>
            </w:tcBorders>
          </w:tcPr>
          <w:p ns2:paraId="749D0BC3" ns2:textId="77777777" w:rsidR="00C0130B" w:rsidRDefault="00C0130B" w:rsidP="00C90784">
            <w:pPr>
              <w:tabs>
                <w:tab w:val="decimal" w:pos="207"/>
                <w:tab w:val="left" w:pos="287"/>
              </w:tabs>
              <w:spacing w:before="15" w:after="15"/>
              <w:rPr>
                <w:sz w:val="18"/>
                <w:szCs w:val="18"/>
              </w:rPr>
            </w:pPr>
            <w:r>
              <w:rPr>
                <w:sz w:val="18"/>
                <w:szCs w:val="18"/>
              </w:rPr>
              <w:tab/>
              <w:t xml:space="preserve">(2.3) </w:t>
            </w:r>
          </w:p>
        </w:tc>
      </w:tr>
      <w:tr w:rsidR="00C0130B" ns2:paraId="45D2D8A9" ns2:textId="77777777" w:rsidTr="00C90784">
        <w:tblPrEx>
          <w:tblBorders>
            <w:top w:val="single" w:sz="6" w:space="0" w:color="auto"/>
            <w:bottom w:val="single" w:sz="6" w:space="0" w:color="auto"/>
          </w:tblBorders>
        </w:tblPrEx>
        <w:trPr>
          <w:jc w:val="center"/>
        </w:trPr>
        <w:tc>
          <w:tcPr>
            <w:tcW w:w="2880" w:type="dxa"/>
            <w:tcBorders>
              <w:top w:val="nil"/>
              <w:bottom w:val="nil"/>
              <w:right w:val="single" w:sz="2" w:space="0" w:color="auto"/>
            </w:tcBorders>
          </w:tcPr>
          <w:p ns2:paraId="741F661E" ns2:textId="519178E4" w:rsidR="00C0130B" w:rsidRDefault="00C0130B" w:rsidP="00C90784">
            <w:pPr>
              <w:spacing w:before="15" w:after="15"/>
              <w:ind w:left="160" w:right="1" w:hanging="160"/>
              <w:rPr>
                <w:sz w:val="18"/>
                <w:szCs w:val="18"/>
              </w:rPr>
            </w:pPr>
            <w:r>
              <w:rPr>
                <w:sz w:val="18"/>
                <w:szCs w:val="18"/>
              </w:rPr>
              <w:t xml:space="preserve">     discontinued </w:t>
            </w:r>
            <w:r w:rsidR="00725AE6">
              <w:rPr>
                <w:sz w:val="18"/>
                <w:szCs w:val="18"/>
              </w:rPr>
              <w:t>sac-TMT</w:t>
            </w:r>
            <w:r>
              <w:rPr>
                <w:sz w:val="18"/>
                <w:szCs w:val="18"/>
              </w:rPr>
              <w:t xml:space="preserve"> </w:t>
            </w:r>
          </w:p>
        </w:tc>
        <w:tc>
          <w:tcPr>
            <w:tcW w:w="720" w:type="dxa"/>
            <w:tcBorders>
              <w:top w:val="nil"/>
              <w:left w:val="nil"/>
              <w:bottom w:val="nil"/>
              <w:right w:val="nil"/>
            </w:tcBorders>
          </w:tcPr>
          <w:p ns2:paraId="739D720C"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720" w:type="dxa"/>
            <w:tcBorders>
              <w:top w:val="nil"/>
              <w:left w:val="nil"/>
              <w:bottom w:val="nil"/>
              <w:right w:val="single" w:sz="2" w:space="0" w:color="auto"/>
            </w:tcBorders>
          </w:tcPr>
          <w:p ns2:paraId="7A2D3EF3"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720" w:type="dxa"/>
            <w:tcBorders>
              <w:top w:val="nil"/>
              <w:left w:val="nil"/>
              <w:bottom w:val="nil"/>
              <w:right w:val="nil"/>
            </w:tcBorders>
          </w:tcPr>
          <w:p ns2:paraId="34D4F593"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720" w:type="dxa"/>
            <w:tcBorders>
              <w:top w:val="nil"/>
              <w:left w:val="nil"/>
              <w:bottom w:val="nil"/>
              <w:right w:val="single" w:sz="2" w:space="0" w:color="auto"/>
            </w:tcBorders>
          </w:tcPr>
          <w:p ns2:paraId="68DDE7A2"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720" w:type="dxa"/>
            <w:tcBorders>
              <w:top w:val="nil"/>
              <w:left w:val="nil"/>
              <w:bottom w:val="nil"/>
              <w:right w:val="nil"/>
            </w:tcBorders>
          </w:tcPr>
          <w:p ns2:paraId="240C2CE3" ns2:textId="77777777" w:rsidR="00C0130B" w:rsidRDefault="00C0130B" w:rsidP="00C90784">
            <w:pPr>
              <w:tabs>
                <w:tab w:val="decimal" w:pos="319"/>
                <w:tab w:val="left" w:pos="399"/>
              </w:tabs>
              <w:spacing w:before="15" w:after="15"/>
              <w:rPr>
                <w:sz w:val="18"/>
                <w:szCs w:val="18"/>
              </w:rPr>
            </w:pPr>
            <w:r>
              <w:rPr>
                <w:sz w:val="18"/>
                <w:szCs w:val="18"/>
              </w:rPr>
              <w:tab/>
              <w:t xml:space="preserve">3 </w:t>
            </w:r>
          </w:p>
        </w:tc>
        <w:tc>
          <w:tcPr>
            <w:tcW w:w="720" w:type="dxa"/>
            <w:tcBorders>
              <w:top w:val="nil"/>
              <w:left w:val="nil"/>
              <w:bottom w:val="nil"/>
              <w:right w:val="single" w:sz="2" w:space="0" w:color="auto"/>
            </w:tcBorders>
          </w:tcPr>
          <w:p ns2:paraId="0222BDAF" ns2:textId="77777777" w:rsidR="00C0130B" w:rsidRDefault="00C0130B" w:rsidP="00C90784">
            <w:pPr>
              <w:tabs>
                <w:tab w:val="decimal" w:pos="207"/>
                <w:tab w:val="left" w:pos="287"/>
              </w:tabs>
              <w:spacing w:before="15" w:after="15"/>
              <w:rPr>
                <w:sz w:val="18"/>
                <w:szCs w:val="18"/>
              </w:rPr>
            </w:pPr>
            <w:r>
              <w:rPr>
                <w:sz w:val="18"/>
                <w:szCs w:val="18"/>
              </w:rPr>
              <w:tab/>
              <w:t xml:space="preserve">(3.1) </w:t>
            </w:r>
          </w:p>
        </w:tc>
        <w:tc>
          <w:tcPr>
            <w:tcW w:w="720" w:type="dxa"/>
            <w:tcBorders>
              <w:top w:val="nil"/>
              <w:left w:val="nil"/>
              <w:bottom w:val="nil"/>
              <w:right w:val="nil"/>
            </w:tcBorders>
          </w:tcPr>
          <w:p ns2:paraId="09D3A56A" ns2:textId="77777777" w:rsidR="00C0130B" w:rsidRDefault="00C0130B" w:rsidP="00C90784">
            <w:pPr>
              <w:tabs>
                <w:tab w:val="decimal" w:pos="319"/>
                <w:tab w:val="left" w:pos="399"/>
              </w:tabs>
              <w:spacing w:before="15" w:after="15"/>
              <w:rPr>
                <w:sz w:val="18"/>
                <w:szCs w:val="18"/>
              </w:rPr>
            </w:pPr>
            <w:r>
              <w:rPr>
                <w:sz w:val="18"/>
                <w:szCs w:val="18"/>
              </w:rPr>
              <w:tab/>
              <w:t xml:space="preserve">3 </w:t>
            </w:r>
          </w:p>
        </w:tc>
        <w:tc>
          <w:tcPr>
            <w:tcW w:w="720" w:type="dxa"/>
            <w:tcBorders>
              <w:top w:val="nil"/>
              <w:left w:val="nil"/>
              <w:bottom w:val="nil"/>
            </w:tcBorders>
          </w:tcPr>
          <w:p ns2:paraId="177D87E3" ns2:textId="77777777" w:rsidR="00C0130B" w:rsidRDefault="00C0130B" w:rsidP="00C90784">
            <w:pPr>
              <w:tabs>
                <w:tab w:val="decimal" w:pos="207"/>
                <w:tab w:val="left" w:pos="287"/>
              </w:tabs>
              <w:spacing w:before="15" w:after="15"/>
              <w:rPr>
                <w:sz w:val="18"/>
                <w:szCs w:val="18"/>
              </w:rPr>
            </w:pPr>
            <w:r>
              <w:rPr>
                <w:sz w:val="18"/>
                <w:szCs w:val="18"/>
              </w:rPr>
              <w:tab/>
              <w:t xml:space="preserve">(1.8) </w:t>
            </w:r>
          </w:p>
        </w:tc>
      </w:tr>
      <w:tr w:rsidR="00C0130B" ns2:paraId="5FBEF834" ns2:textId="77777777" w:rsidTr="00C90784">
        <w:tblPrEx>
          <w:tblBorders>
            <w:top w:val="single" w:sz="6" w:space="0" w:color="auto"/>
            <w:bottom w:val="single" w:sz="6" w:space="0" w:color="auto"/>
          </w:tblBorders>
        </w:tblPrEx>
        <w:trPr>
          <w:jc w:val="center"/>
        </w:trPr>
        <w:tc>
          <w:tcPr>
            <w:tcW w:w="2880" w:type="dxa"/>
            <w:tcBorders>
              <w:top w:val="nil"/>
              <w:bottom w:val="nil"/>
              <w:right w:val="single" w:sz="2" w:space="0" w:color="auto"/>
            </w:tcBorders>
          </w:tcPr>
          <w:p ns2:paraId="44CEA7BE" ns2:textId="77777777" w:rsidR="00C0130B" w:rsidRPr="005802DA" w:rsidRDefault="00C0130B" w:rsidP="00C90784">
            <w:pPr>
              <w:spacing w:before="15" w:after="15"/>
              <w:ind w:left="160" w:right="1" w:hanging="160"/>
              <w:rPr>
                <w:sz w:val="18"/>
                <w:szCs w:val="18"/>
              </w:rPr>
            </w:pPr>
            <w:r w:rsidRPr="005802DA">
              <w:rPr>
                <w:sz w:val="18"/>
                <w:szCs w:val="18"/>
              </w:rPr>
              <w:t xml:space="preserve">     discontinued Pembrolizumab </w:t>
            </w:r>
          </w:p>
        </w:tc>
        <w:tc>
          <w:tcPr>
            <w:tcW w:w="720" w:type="dxa"/>
            <w:tcBorders>
              <w:top w:val="nil"/>
              <w:left w:val="nil"/>
              <w:bottom w:val="nil"/>
              <w:right w:val="nil"/>
            </w:tcBorders>
          </w:tcPr>
          <w:p ns2:paraId="47060C2C"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720" w:type="dxa"/>
            <w:tcBorders>
              <w:top w:val="nil"/>
              <w:left w:val="nil"/>
              <w:bottom w:val="nil"/>
              <w:right w:val="single" w:sz="2" w:space="0" w:color="auto"/>
            </w:tcBorders>
          </w:tcPr>
          <w:p ns2:paraId="4E0DE041"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720" w:type="dxa"/>
            <w:tcBorders>
              <w:top w:val="nil"/>
              <w:left w:val="nil"/>
              <w:bottom w:val="nil"/>
              <w:right w:val="nil"/>
            </w:tcBorders>
          </w:tcPr>
          <w:p ns2:paraId="05610984"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720" w:type="dxa"/>
            <w:tcBorders>
              <w:top w:val="nil"/>
              <w:left w:val="nil"/>
              <w:bottom w:val="nil"/>
              <w:right w:val="single" w:sz="2" w:space="0" w:color="auto"/>
            </w:tcBorders>
          </w:tcPr>
          <w:p ns2:paraId="76B6AFA4"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720" w:type="dxa"/>
            <w:tcBorders>
              <w:top w:val="nil"/>
              <w:left w:val="nil"/>
              <w:bottom w:val="nil"/>
              <w:right w:val="nil"/>
            </w:tcBorders>
          </w:tcPr>
          <w:p ns2:paraId="597D2A9A" ns2:textId="77777777" w:rsidR="00C0130B" w:rsidRDefault="00C0130B" w:rsidP="00C90784">
            <w:pPr>
              <w:tabs>
                <w:tab w:val="decimal" w:pos="319"/>
                <w:tab w:val="left" w:pos="399"/>
              </w:tabs>
              <w:spacing w:before="15" w:after="15"/>
              <w:rPr>
                <w:sz w:val="18"/>
                <w:szCs w:val="18"/>
              </w:rPr>
            </w:pPr>
            <w:r>
              <w:rPr>
                <w:sz w:val="18"/>
                <w:szCs w:val="18"/>
              </w:rPr>
              <w:tab/>
              <w:t xml:space="preserve">2 </w:t>
            </w:r>
          </w:p>
        </w:tc>
        <w:tc>
          <w:tcPr>
            <w:tcW w:w="720" w:type="dxa"/>
            <w:tcBorders>
              <w:top w:val="nil"/>
              <w:left w:val="nil"/>
              <w:bottom w:val="nil"/>
              <w:right w:val="single" w:sz="2" w:space="0" w:color="auto"/>
            </w:tcBorders>
          </w:tcPr>
          <w:p ns2:paraId="31D831E2" ns2:textId="77777777" w:rsidR="00C0130B" w:rsidRDefault="00C0130B" w:rsidP="00C90784">
            <w:pPr>
              <w:tabs>
                <w:tab w:val="decimal" w:pos="207"/>
                <w:tab w:val="left" w:pos="287"/>
              </w:tabs>
              <w:spacing w:before="15" w:after="15"/>
              <w:rPr>
                <w:sz w:val="18"/>
                <w:szCs w:val="18"/>
              </w:rPr>
            </w:pPr>
            <w:r>
              <w:rPr>
                <w:sz w:val="18"/>
                <w:szCs w:val="18"/>
              </w:rPr>
              <w:tab/>
              <w:t xml:space="preserve">(2.0) </w:t>
            </w:r>
          </w:p>
        </w:tc>
        <w:tc>
          <w:tcPr>
            <w:tcW w:w="720" w:type="dxa"/>
            <w:tcBorders>
              <w:top w:val="nil"/>
              <w:left w:val="nil"/>
              <w:bottom w:val="nil"/>
              <w:right w:val="nil"/>
            </w:tcBorders>
          </w:tcPr>
          <w:p ns2:paraId="4DFE8012" ns2:textId="77777777" w:rsidR="00C0130B" w:rsidRDefault="00C0130B" w:rsidP="00C90784">
            <w:pPr>
              <w:tabs>
                <w:tab w:val="decimal" w:pos="319"/>
                <w:tab w:val="left" w:pos="399"/>
              </w:tabs>
              <w:spacing w:before="15" w:after="15"/>
              <w:rPr>
                <w:sz w:val="18"/>
                <w:szCs w:val="18"/>
              </w:rPr>
            </w:pPr>
            <w:r>
              <w:rPr>
                <w:sz w:val="18"/>
                <w:szCs w:val="18"/>
              </w:rPr>
              <w:tab/>
              <w:t xml:space="preserve">2 </w:t>
            </w:r>
          </w:p>
        </w:tc>
        <w:tc>
          <w:tcPr>
            <w:tcW w:w="720" w:type="dxa"/>
            <w:tcBorders>
              <w:top w:val="nil"/>
              <w:left w:val="nil"/>
              <w:bottom w:val="nil"/>
            </w:tcBorders>
          </w:tcPr>
          <w:p ns2:paraId="37840BA1" ns2:textId="77777777" w:rsidR="00C0130B" w:rsidRDefault="00C0130B" w:rsidP="00C90784">
            <w:pPr>
              <w:tabs>
                <w:tab w:val="decimal" w:pos="207"/>
                <w:tab w:val="left" w:pos="287"/>
              </w:tabs>
              <w:spacing w:before="15" w:after="15"/>
              <w:rPr>
                <w:sz w:val="18"/>
                <w:szCs w:val="18"/>
              </w:rPr>
            </w:pPr>
            <w:r>
              <w:rPr>
                <w:sz w:val="18"/>
                <w:szCs w:val="18"/>
              </w:rPr>
              <w:tab/>
              <w:t xml:space="preserve">(1.2) </w:t>
            </w:r>
          </w:p>
        </w:tc>
      </w:tr>
      <w:tr w:rsidR="00C0130B" ns2:paraId="15ADBE5A" ns2:textId="77777777" w:rsidTr="00C90784">
        <w:tblPrEx>
          <w:tblBorders>
            <w:top w:val="single" w:sz="6" w:space="0" w:color="auto"/>
            <w:bottom w:val="single" w:sz="6" w:space="0" w:color="auto"/>
          </w:tblBorders>
        </w:tblPrEx>
        <w:trPr>
          <w:jc w:val="center"/>
        </w:trPr>
        <w:tc>
          <w:tcPr>
            <w:tcW w:w="2880" w:type="dxa"/>
            <w:tcBorders>
              <w:top w:val="nil"/>
              <w:bottom w:val="nil"/>
              <w:right w:val="single" w:sz="2" w:space="0" w:color="auto"/>
            </w:tcBorders>
          </w:tcPr>
          <w:p ns2:paraId="3C44BF21" ns2:textId="77777777" w:rsidR="00C0130B" w:rsidRDefault="00C0130B" w:rsidP="00C90784">
            <w:pPr>
              <w:spacing w:before="15" w:after="15"/>
              <w:ind w:left="250" w:right="1" w:hanging="250"/>
              <w:rPr>
                <w:sz w:val="18"/>
                <w:szCs w:val="18"/>
              </w:rPr>
            </w:pPr>
            <w:r>
              <w:rPr>
                <w:sz w:val="18"/>
                <w:szCs w:val="18"/>
              </w:rPr>
              <w:t xml:space="preserve">   discontinued any drug due to a serious drug-related adverse event </w:t>
            </w:r>
          </w:p>
        </w:tc>
        <w:tc>
          <w:tcPr>
            <w:tcW w:w="720" w:type="dxa"/>
            <w:tcBorders>
              <w:top w:val="nil"/>
              <w:left w:val="nil"/>
              <w:bottom w:val="nil"/>
              <w:right w:val="nil"/>
            </w:tcBorders>
          </w:tcPr>
          <w:p ns2:paraId="34651F78"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720" w:type="dxa"/>
            <w:tcBorders>
              <w:top w:val="nil"/>
              <w:left w:val="nil"/>
              <w:bottom w:val="nil"/>
              <w:right w:val="single" w:sz="2" w:space="0" w:color="auto"/>
            </w:tcBorders>
          </w:tcPr>
          <w:p ns2:paraId="26750733"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720" w:type="dxa"/>
            <w:tcBorders>
              <w:top w:val="nil"/>
              <w:left w:val="nil"/>
              <w:bottom w:val="nil"/>
              <w:right w:val="nil"/>
            </w:tcBorders>
          </w:tcPr>
          <w:p ns2:paraId="72A209BD"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720" w:type="dxa"/>
            <w:tcBorders>
              <w:top w:val="nil"/>
              <w:left w:val="nil"/>
              <w:bottom w:val="nil"/>
              <w:right w:val="single" w:sz="2" w:space="0" w:color="auto"/>
            </w:tcBorders>
          </w:tcPr>
          <w:p ns2:paraId="4D5C8C2C"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720" w:type="dxa"/>
            <w:tcBorders>
              <w:top w:val="nil"/>
              <w:left w:val="nil"/>
              <w:bottom w:val="nil"/>
              <w:right w:val="nil"/>
            </w:tcBorders>
          </w:tcPr>
          <w:p ns2:paraId="727A5F34" ns2:textId="77777777" w:rsidR="00C0130B" w:rsidRDefault="00C0130B" w:rsidP="00C90784">
            <w:pPr>
              <w:tabs>
                <w:tab w:val="decimal" w:pos="319"/>
                <w:tab w:val="left" w:pos="399"/>
              </w:tabs>
              <w:spacing w:before="15" w:after="15"/>
              <w:rPr>
                <w:sz w:val="18"/>
                <w:szCs w:val="18"/>
              </w:rPr>
            </w:pPr>
            <w:r>
              <w:rPr>
                <w:sz w:val="18"/>
                <w:szCs w:val="18"/>
              </w:rPr>
              <w:tab/>
              <w:t xml:space="preserve">2 </w:t>
            </w:r>
          </w:p>
        </w:tc>
        <w:tc>
          <w:tcPr>
            <w:tcW w:w="720" w:type="dxa"/>
            <w:tcBorders>
              <w:top w:val="nil"/>
              <w:left w:val="nil"/>
              <w:bottom w:val="nil"/>
              <w:right w:val="single" w:sz="2" w:space="0" w:color="auto"/>
            </w:tcBorders>
          </w:tcPr>
          <w:p ns2:paraId="5BA34B52" ns2:textId="77777777" w:rsidR="00C0130B" w:rsidRDefault="00C0130B" w:rsidP="00C90784">
            <w:pPr>
              <w:tabs>
                <w:tab w:val="decimal" w:pos="207"/>
                <w:tab w:val="left" w:pos="287"/>
              </w:tabs>
              <w:spacing w:before="15" w:after="15"/>
              <w:rPr>
                <w:sz w:val="18"/>
                <w:szCs w:val="18"/>
              </w:rPr>
            </w:pPr>
            <w:r>
              <w:rPr>
                <w:sz w:val="18"/>
                <w:szCs w:val="18"/>
              </w:rPr>
              <w:tab/>
              <w:t xml:space="preserve">(2.0) </w:t>
            </w:r>
          </w:p>
        </w:tc>
        <w:tc>
          <w:tcPr>
            <w:tcW w:w="720" w:type="dxa"/>
            <w:tcBorders>
              <w:top w:val="nil"/>
              <w:left w:val="nil"/>
              <w:bottom w:val="nil"/>
              <w:right w:val="nil"/>
            </w:tcBorders>
          </w:tcPr>
          <w:p ns2:paraId="228D6554" ns2:textId="77777777" w:rsidR="00C0130B" w:rsidRDefault="00C0130B" w:rsidP="00C90784">
            <w:pPr>
              <w:tabs>
                <w:tab w:val="decimal" w:pos="319"/>
                <w:tab w:val="left" w:pos="399"/>
              </w:tabs>
              <w:spacing w:before="15" w:after="15"/>
              <w:rPr>
                <w:sz w:val="18"/>
                <w:szCs w:val="18"/>
              </w:rPr>
            </w:pPr>
            <w:r>
              <w:rPr>
                <w:sz w:val="18"/>
                <w:szCs w:val="18"/>
              </w:rPr>
              <w:tab/>
              <w:t xml:space="preserve">2 </w:t>
            </w:r>
          </w:p>
        </w:tc>
        <w:tc>
          <w:tcPr>
            <w:tcW w:w="720" w:type="dxa"/>
            <w:tcBorders>
              <w:top w:val="nil"/>
              <w:left w:val="nil"/>
              <w:bottom w:val="nil"/>
            </w:tcBorders>
          </w:tcPr>
          <w:p ns2:paraId="25750782" ns2:textId="77777777" w:rsidR="00C0130B" w:rsidRDefault="00C0130B" w:rsidP="00C90784">
            <w:pPr>
              <w:tabs>
                <w:tab w:val="decimal" w:pos="207"/>
                <w:tab w:val="left" w:pos="287"/>
              </w:tabs>
              <w:spacing w:before="15" w:after="15"/>
              <w:rPr>
                <w:sz w:val="18"/>
                <w:szCs w:val="18"/>
              </w:rPr>
            </w:pPr>
            <w:r>
              <w:rPr>
                <w:sz w:val="18"/>
                <w:szCs w:val="18"/>
              </w:rPr>
              <w:tab/>
              <w:t xml:space="preserve">(1.2) </w:t>
            </w:r>
          </w:p>
        </w:tc>
      </w:tr>
      <w:tr w:rsidR="00C0130B" ns2:paraId="18C63040" ns2:textId="77777777" w:rsidTr="002C5A84">
        <w:tblPrEx>
          <w:tblBorders>
            <w:top w:val="single" w:sz="6" w:space="0" w:color="auto"/>
            <w:bottom w:val="single" w:sz="6" w:space="0" w:color="auto"/>
          </w:tblBorders>
        </w:tblPrEx>
        <w:trPr>
          <w:jc w:val="center"/>
        </w:trPr>
        <w:tc>
          <w:tcPr>
            <w:tcW w:w="2880" w:type="dxa"/>
            <w:tcBorders>
              <w:top w:val="nil"/>
              <w:bottom w:val="nil"/>
              <w:right w:val="single" w:sz="2" w:space="0" w:color="auto"/>
            </w:tcBorders>
          </w:tcPr>
          <w:p ns2:paraId="456C380B" ns2:textId="54D7A429" w:rsidR="00C0130B" w:rsidRDefault="00C0130B" w:rsidP="00C90784">
            <w:pPr>
              <w:spacing w:before="15" w:after="15"/>
              <w:ind w:left="160" w:right="1" w:hanging="160"/>
              <w:rPr>
                <w:sz w:val="18"/>
                <w:szCs w:val="18"/>
              </w:rPr>
            </w:pPr>
            <w:r>
              <w:rPr>
                <w:sz w:val="18"/>
                <w:szCs w:val="18"/>
              </w:rPr>
              <w:t xml:space="preserve">     discontinued </w:t>
            </w:r>
            <w:r w:rsidR="00725AE6">
              <w:rPr>
                <w:sz w:val="18"/>
                <w:szCs w:val="18"/>
              </w:rPr>
              <w:t>sac-TMT</w:t>
            </w:r>
            <w:r>
              <w:rPr>
                <w:sz w:val="18"/>
                <w:szCs w:val="18"/>
              </w:rPr>
              <w:t xml:space="preserve"> </w:t>
            </w:r>
          </w:p>
        </w:tc>
        <w:tc>
          <w:tcPr>
            <w:tcW w:w="720" w:type="dxa"/>
            <w:tcBorders>
              <w:top w:val="nil"/>
              <w:left w:val="nil"/>
              <w:bottom w:val="nil"/>
              <w:right w:val="nil"/>
            </w:tcBorders>
          </w:tcPr>
          <w:p ns2:paraId="63AEE46C"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720" w:type="dxa"/>
            <w:tcBorders>
              <w:top w:val="nil"/>
              <w:left w:val="nil"/>
              <w:bottom w:val="nil"/>
              <w:right w:val="single" w:sz="2" w:space="0" w:color="auto"/>
            </w:tcBorders>
          </w:tcPr>
          <w:p ns2:paraId="477DE8B0"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720" w:type="dxa"/>
            <w:tcBorders>
              <w:top w:val="nil"/>
              <w:left w:val="nil"/>
              <w:bottom w:val="nil"/>
              <w:right w:val="nil"/>
            </w:tcBorders>
          </w:tcPr>
          <w:p ns2:paraId="44547F87"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720" w:type="dxa"/>
            <w:tcBorders>
              <w:top w:val="nil"/>
              <w:left w:val="nil"/>
              <w:bottom w:val="nil"/>
              <w:right w:val="single" w:sz="2" w:space="0" w:color="auto"/>
            </w:tcBorders>
          </w:tcPr>
          <w:p ns2:paraId="78AD44D7"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720" w:type="dxa"/>
            <w:tcBorders>
              <w:top w:val="nil"/>
              <w:left w:val="nil"/>
              <w:bottom w:val="nil"/>
              <w:right w:val="nil"/>
            </w:tcBorders>
          </w:tcPr>
          <w:p ns2:paraId="2A36F467" ns2:textId="77777777" w:rsidR="00C0130B" w:rsidRDefault="00C0130B" w:rsidP="00C90784">
            <w:pPr>
              <w:tabs>
                <w:tab w:val="decimal" w:pos="319"/>
                <w:tab w:val="left" w:pos="399"/>
              </w:tabs>
              <w:spacing w:before="15" w:after="15"/>
              <w:rPr>
                <w:sz w:val="18"/>
                <w:szCs w:val="18"/>
              </w:rPr>
            </w:pPr>
            <w:r>
              <w:rPr>
                <w:sz w:val="18"/>
                <w:szCs w:val="18"/>
              </w:rPr>
              <w:tab/>
              <w:t xml:space="preserve">1 </w:t>
            </w:r>
          </w:p>
        </w:tc>
        <w:tc>
          <w:tcPr>
            <w:tcW w:w="720" w:type="dxa"/>
            <w:tcBorders>
              <w:top w:val="nil"/>
              <w:left w:val="nil"/>
              <w:bottom w:val="nil"/>
              <w:right w:val="single" w:sz="2" w:space="0" w:color="auto"/>
            </w:tcBorders>
          </w:tcPr>
          <w:p ns2:paraId="194AD67B" ns2:textId="77777777" w:rsidR="00C0130B" w:rsidRDefault="00C0130B" w:rsidP="00C90784">
            <w:pPr>
              <w:tabs>
                <w:tab w:val="decimal" w:pos="207"/>
                <w:tab w:val="left" w:pos="287"/>
              </w:tabs>
              <w:spacing w:before="15" w:after="15"/>
              <w:rPr>
                <w:sz w:val="18"/>
                <w:szCs w:val="18"/>
              </w:rPr>
            </w:pPr>
            <w:r>
              <w:rPr>
                <w:sz w:val="18"/>
                <w:szCs w:val="18"/>
              </w:rPr>
              <w:tab/>
              <w:t xml:space="preserve">(1.0) </w:t>
            </w:r>
          </w:p>
        </w:tc>
        <w:tc>
          <w:tcPr>
            <w:tcW w:w="720" w:type="dxa"/>
            <w:tcBorders>
              <w:top w:val="nil"/>
              <w:left w:val="nil"/>
              <w:bottom w:val="nil"/>
              <w:right w:val="nil"/>
            </w:tcBorders>
          </w:tcPr>
          <w:p ns2:paraId="6712F5F6" ns2:textId="77777777" w:rsidR="00C0130B" w:rsidRDefault="00C0130B" w:rsidP="00C90784">
            <w:pPr>
              <w:tabs>
                <w:tab w:val="decimal" w:pos="319"/>
                <w:tab w:val="left" w:pos="399"/>
              </w:tabs>
              <w:spacing w:before="15" w:after="15"/>
              <w:rPr>
                <w:sz w:val="18"/>
                <w:szCs w:val="18"/>
              </w:rPr>
            </w:pPr>
            <w:r>
              <w:rPr>
                <w:sz w:val="18"/>
                <w:szCs w:val="18"/>
              </w:rPr>
              <w:tab/>
              <w:t xml:space="preserve">1 </w:t>
            </w:r>
          </w:p>
        </w:tc>
        <w:tc>
          <w:tcPr>
            <w:tcW w:w="720" w:type="dxa"/>
            <w:tcBorders>
              <w:top w:val="nil"/>
              <w:left w:val="nil"/>
              <w:bottom w:val="nil"/>
            </w:tcBorders>
          </w:tcPr>
          <w:p ns2:paraId="5D72D0EE" ns2:textId="77777777" w:rsidR="00C0130B" w:rsidRDefault="00C0130B" w:rsidP="00C90784">
            <w:pPr>
              <w:tabs>
                <w:tab w:val="decimal" w:pos="207"/>
                <w:tab w:val="left" w:pos="287"/>
              </w:tabs>
              <w:spacing w:before="15" w:after="15"/>
              <w:rPr>
                <w:sz w:val="18"/>
                <w:szCs w:val="18"/>
              </w:rPr>
            </w:pPr>
            <w:r>
              <w:rPr>
                <w:sz w:val="18"/>
                <w:szCs w:val="18"/>
              </w:rPr>
              <w:tab/>
              <w:t xml:space="preserve">(0.6) </w:t>
            </w:r>
          </w:p>
        </w:tc>
      </w:tr>
      <w:tr w:rsidR="00C0130B" ns2:paraId="5438D0BA" ns2:textId="77777777" w:rsidTr="00C90784">
        <w:tblPrEx>
          <w:tblBorders>
            <w:top w:val="single" w:sz="6" w:space="0" w:color="auto"/>
            <w:bottom w:val="single" w:sz="6" w:space="0" w:color="auto"/>
          </w:tblBorders>
        </w:tblPrEx>
        <w:trPr>
          <w:jc w:val="center"/>
        </w:trPr>
        <w:tc>
          <w:tcPr>
            <w:tcW w:w="2880" w:type="dxa"/>
            <w:tcBorders>
              <w:top w:val="nil"/>
              <w:bottom w:val="single" w:sz="2" w:space="0" w:color="auto"/>
              <w:right w:val="single" w:sz="2" w:space="0" w:color="auto"/>
            </w:tcBorders>
          </w:tcPr>
          <w:p ns2:paraId="1F4EFF8A" ns2:textId="77777777" w:rsidR="00C0130B" w:rsidRDefault="00C0130B" w:rsidP="00C90784">
            <w:pPr>
              <w:spacing w:before="15" w:after="15"/>
              <w:ind w:left="160" w:right="1" w:hanging="160"/>
              <w:rPr>
                <w:sz w:val="18"/>
                <w:szCs w:val="18"/>
              </w:rPr>
            </w:pPr>
            <w:r>
              <w:rPr>
                <w:sz w:val="18"/>
                <w:szCs w:val="18"/>
              </w:rPr>
              <w:t xml:space="preserve">     </w:t>
            </w:r>
            <w:r w:rsidRPr="005802DA">
              <w:rPr>
                <w:sz w:val="18"/>
                <w:szCs w:val="18"/>
              </w:rPr>
              <w:t>discontinued Pembrolizumab</w:t>
            </w:r>
            <w:r>
              <w:rPr>
                <w:sz w:val="18"/>
                <w:szCs w:val="18"/>
              </w:rPr>
              <w:t xml:space="preserve"> </w:t>
            </w:r>
          </w:p>
        </w:tc>
        <w:tc>
          <w:tcPr>
            <w:tcW w:w="720" w:type="dxa"/>
            <w:tcBorders>
              <w:top w:val="nil"/>
              <w:left w:val="nil"/>
              <w:bottom w:val="single" w:sz="2" w:space="0" w:color="auto"/>
              <w:right w:val="nil"/>
            </w:tcBorders>
          </w:tcPr>
          <w:p ns2:paraId="34AE22E1"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720" w:type="dxa"/>
            <w:tcBorders>
              <w:top w:val="nil"/>
              <w:left w:val="nil"/>
              <w:bottom w:val="single" w:sz="2" w:space="0" w:color="auto"/>
              <w:right w:val="single" w:sz="2" w:space="0" w:color="auto"/>
            </w:tcBorders>
          </w:tcPr>
          <w:p ns2:paraId="177CF219"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720" w:type="dxa"/>
            <w:tcBorders>
              <w:top w:val="nil"/>
              <w:left w:val="nil"/>
              <w:bottom w:val="single" w:sz="2" w:space="0" w:color="auto"/>
              <w:right w:val="nil"/>
            </w:tcBorders>
          </w:tcPr>
          <w:p ns2:paraId="2F607330"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720" w:type="dxa"/>
            <w:tcBorders>
              <w:top w:val="nil"/>
              <w:left w:val="nil"/>
              <w:bottom w:val="single" w:sz="2" w:space="0" w:color="auto"/>
              <w:right w:val="single" w:sz="2" w:space="0" w:color="auto"/>
            </w:tcBorders>
          </w:tcPr>
          <w:p ns2:paraId="222FC491"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720" w:type="dxa"/>
            <w:tcBorders>
              <w:top w:val="nil"/>
              <w:left w:val="nil"/>
              <w:bottom w:val="single" w:sz="2" w:space="0" w:color="auto"/>
              <w:right w:val="nil"/>
            </w:tcBorders>
          </w:tcPr>
          <w:p ns2:paraId="1D94B722" ns2:textId="77777777" w:rsidR="00C0130B" w:rsidRDefault="00C0130B" w:rsidP="00C90784">
            <w:pPr>
              <w:tabs>
                <w:tab w:val="decimal" w:pos="319"/>
                <w:tab w:val="left" w:pos="399"/>
              </w:tabs>
              <w:spacing w:before="15" w:after="15"/>
              <w:rPr>
                <w:sz w:val="18"/>
                <w:szCs w:val="18"/>
              </w:rPr>
            </w:pPr>
            <w:r>
              <w:rPr>
                <w:sz w:val="18"/>
                <w:szCs w:val="18"/>
              </w:rPr>
              <w:tab/>
              <w:t xml:space="preserve">1 </w:t>
            </w:r>
          </w:p>
        </w:tc>
        <w:tc>
          <w:tcPr>
            <w:tcW w:w="720" w:type="dxa"/>
            <w:tcBorders>
              <w:top w:val="nil"/>
              <w:left w:val="nil"/>
              <w:bottom w:val="single" w:sz="2" w:space="0" w:color="auto"/>
              <w:right w:val="single" w:sz="2" w:space="0" w:color="auto"/>
            </w:tcBorders>
          </w:tcPr>
          <w:p ns2:paraId="6D425FA0" ns2:textId="77777777" w:rsidR="00C0130B" w:rsidRDefault="00C0130B" w:rsidP="00C90784">
            <w:pPr>
              <w:tabs>
                <w:tab w:val="decimal" w:pos="207"/>
                <w:tab w:val="left" w:pos="287"/>
              </w:tabs>
              <w:spacing w:before="15" w:after="15"/>
              <w:rPr>
                <w:sz w:val="18"/>
                <w:szCs w:val="18"/>
              </w:rPr>
            </w:pPr>
            <w:r>
              <w:rPr>
                <w:sz w:val="18"/>
                <w:szCs w:val="18"/>
              </w:rPr>
              <w:tab/>
              <w:t xml:space="preserve">(1.0) </w:t>
            </w:r>
          </w:p>
        </w:tc>
        <w:tc>
          <w:tcPr>
            <w:tcW w:w="720" w:type="dxa"/>
            <w:tcBorders>
              <w:top w:val="nil"/>
              <w:left w:val="nil"/>
              <w:bottom w:val="single" w:sz="2" w:space="0" w:color="auto"/>
              <w:right w:val="nil"/>
            </w:tcBorders>
          </w:tcPr>
          <w:p ns2:paraId="265B79E2" ns2:textId="77777777" w:rsidR="00C0130B" w:rsidRDefault="00C0130B" w:rsidP="00C90784">
            <w:pPr>
              <w:tabs>
                <w:tab w:val="decimal" w:pos="319"/>
                <w:tab w:val="left" w:pos="399"/>
              </w:tabs>
              <w:spacing w:before="15" w:after="15"/>
              <w:rPr>
                <w:sz w:val="18"/>
                <w:szCs w:val="18"/>
              </w:rPr>
            </w:pPr>
            <w:r>
              <w:rPr>
                <w:sz w:val="18"/>
                <w:szCs w:val="18"/>
              </w:rPr>
              <w:tab/>
              <w:t xml:space="preserve">1 </w:t>
            </w:r>
          </w:p>
        </w:tc>
        <w:tc>
          <w:tcPr>
            <w:tcW w:w="720" w:type="dxa"/>
            <w:tcBorders>
              <w:top w:val="nil"/>
              <w:left w:val="nil"/>
              <w:bottom w:val="single" w:sz="2" w:space="0" w:color="auto"/>
            </w:tcBorders>
          </w:tcPr>
          <w:p ns2:paraId="1E5F9737" ns2:textId="77777777" w:rsidR="00C0130B" w:rsidRDefault="00C0130B" w:rsidP="00C90784">
            <w:pPr>
              <w:tabs>
                <w:tab w:val="decimal" w:pos="207"/>
                <w:tab w:val="left" w:pos="287"/>
              </w:tabs>
              <w:spacing w:before="15" w:after="15"/>
              <w:rPr>
                <w:sz w:val="18"/>
                <w:szCs w:val="18"/>
              </w:rPr>
            </w:pPr>
            <w:r>
              <w:rPr>
                <w:sz w:val="18"/>
                <w:szCs w:val="18"/>
              </w:rPr>
              <w:tab/>
              <w:t xml:space="preserve">(0.6) </w:t>
            </w:r>
          </w:p>
        </w:tc>
      </w:tr>
      <w:tr w:rsidR="00C0130B" ns2:paraId="77B16E7D" ns2:textId="77777777" w:rsidTr="00C90784">
        <w:tblPrEx>
          <w:tblBorders>
            <w:top w:val="single" w:sz="6" w:space="0" w:color="auto"/>
            <w:bottom w:val="single" w:sz="6" w:space="0" w:color="auto"/>
          </w:tblBorders>
        </w:tblPrEx>
        <w:trPr>
          <w:jc w:val="center"/>
        </w:trPr>
        <w:tc>
          <w:tcPr>
            <w:tcW w:w="8640" w:type="dxa"/>
            <w:gridSpan w:val="9"/>
            <w:tcBorders>
              <w:top w:val="nil"/>
              <w:bottom w:val="double" w:sz="6" w:space="0" w:color="auto"/>
            </w:tcBorders>
          </w:tcPr>
          <w:p ns2:paraId="22AC4ECE" ns2:textId="7AD327BD" w:rsidR="00C0130B" w:rsidRDefault="00C0130B" w:rsidP="00C90784">
            <w:pPr>
              <w:spacing w:before="30" w:after="30"/>
              <w:ind w:left="160" w:right="1" w:hanging="160"/>
              <w:rPr>
                <w:sz w:val="18"/>
                <w:szCs w:val="18"/>
              </w:rPr>
            </w:pPr>
            <w:r>
              <w:rPr>
                <w:sz w:val="18"/>
                <w:szCs w:val="18"/>
              </w:rPr>
              <w:t xml:space="preserve"> </w:t>
            </w:r>
            <w:r>
              <w:rPr>
                <w:sz w:val="18"/>
                <w:szCs w:val="18"/>
                <w:vertAlign w:val="superscript"/>
              </w:rPr>
              <w:t>a</w:t>
            </w:r>
            <w:r>
              <w:rPr>
                <w:sz w:val="18"/>
                <w:szCs w:val="18"/>
              </w:rPr>
              <w:t xml:space="preserve"> Determined by the investigator to be related to </w:t>
            </w:r>
            <w:r w:rsidR="00682FEF">
              <w:rPr>
                <w:sz w:val="18"/>
                <w:szCs w:val="18"/>
              </w:rPr>
              <w:t>either sac-TMT and/or pembrolizumab</w:t>
            </w:r>
            <w:r>
              <w:rPr>
                <w:sz w:val="18"/>
                <w:szCs w:val="18"/>
              </w:rPr>
              <w:t>.</w:t>
            </w:r>
          </w:p>
          <w:p ns2:paraId="47580981" ns2:textId="77777777" w:rsidR="00C0130B" w:rsidRDefault="00C0130B" w:rsidP="00C90784">
            <w:pPr>
              <w:spacing w:before="30" w:after="30"/>
              <w:ind w:left="160" w:right="1" w:hanging="160"/>
              <w:rPr>
                <w:sz w:val="18"/>
                <w:szCs w:val="18"/>
              </w:rPr>
            </w:pPr>
            <w:r>
              <w:rPr>
                <w:sz w:val="18"/>
                <w:szCs w:val="18"/>
              </w:rPr>
              <w:t xml:space="preserve"> </w:t>
            </w:r>
            <w:r>
              <w:rPr>
                <w:sz w:val="18"/>
                <w:szCs w:val="18"/>
                <w:vertAlign w:val="superscript"/>
              </w:rPr>
              <w:t>b</w:t>
            </w:r>
            <w:r>
              <w:rPr>
                <w:sz w:val="18"/>
                <w:szCs w:val="18"/>
              </w:rPr>
              <w:t xml:space="preserve"> Defined as an action taken of dose reduced, drug interrupted or drug withdrawn.</w:t>
            </w:r>
          </w:p>
          <w:p ns2:paraId="17717D72" ns2:textId="77777777" w:rsidR="00C0130B" w:rsidRDefault="00C0130B" w:rsidP="00C90784">
            <w:pPr>
              <w:spacing w:before="30" w:after="30"/>
              <w:ind w:left="160" w:right="1" w:hanging="160"/>
              <w:rPr>
                <w:sz w:val="18"/>
                <w:szCs w:val="18"/>
              </w:rPr>
            </w:pPr>
            <w:r>
              <w:rPr>
                <w:sz w:val="18"/>
                <w:szCs w:val="18"/>
              </w:rPr>
              <w:t xml:space="preserve"> Non-serious AEs up to 30 days and SAEs up to 90 days of last dose of study intervention are included.</w:t>
            </w:r>
          </w:p>
          <w:p ns2:paraId="77E6413F" ns2:textId="77777777" w:rsidR="00C0130B" w:rsidRDefault="00C0130B" w:rsidP="00C90784">
            <w:pPr>
              <w:spacing w:before="30" w:after="30"/>
              <w:ind w:left="160" w:right="1" w:hanging="160"/>
              <w:rPr>
                <w:sz w:val="18"/>
                <w:szCs w:val="18"/>
              </w:rPr>
            </w:pPr>
            <w:r>
              <w:rPr>
                <w:sz w:val="18"/>
                <w:szCs w:val="18"/>
              </w:rPr>
              <w:t xml:space="preserve"> MedDRA preferred terms "Neoplasm progression", "Malignant neoplasm progression" and "Disease progression" not related to the drug are excluded.</w:t>
            </w:r>
          </w:p>
          <w:p ns2:paraId="57620EFD" ns2:textId="77777777" w:rsidR="00C0130B" w:rsidRDefault="00C0130B" w:rsidP="00C90784">
            <w:pPr>
              <w:spacing w:before="30" w:after="30"/>
              <w:ind w:left="160" w:right="1" w:hanging="160"/>
              <w:rPr>
                <w:sz w:val="18"/>
                <w:szCs w:val="18"/>
              </w:rPr>
            </w:pPr>
            <w:r>
              <w:rPr>
                <w:sz w:val="18"/>
                <w:szCs w:val="18"/>
              </w:rPr>
              <w:t xml:space="preserve"> Grades are based on NCI CTCAE version 5.0.</w:t>
            </w:r>
          </w:p>
          <w:p ns2:paraId="67E5D88C" ns2:textId="77777777" w:rsidR="00C0130B" w:rsidRDefault="00C0130B" w:rsidP="00C90784">
            <w:pPr>
              <w:spacing w:before="30" w:after="30"/>
              <w:ind w:left="160" w:right="1" w:hanging="160"/>
              <w:rPr>
                <w:sz w:val="18"/>
                <w:szCs w:val="18"/>
              </w:rPr>
            </w:pPr>
            <w:r>
              <w:rPr>
                <w:sz w:val="18"/>
                <w:szCs w:val="18"/>
              </w:rPr>
              <w:t xml:space="preserve"> Database Cutoff Date: 21MAY2024</w:t>
            </w:r>
          </w:p>
        </w:tc>
      </w:tr>
      <w:tr w:rsidR="00C0130B" ns2:paraId="3443792F" ns2:textId="77777777" w:rsidTr="00C90784">
        <w:tblPrEx>
          <w:tblBorders>
            <w:top w:val="none" w:sz="0" w:space="0" w:color="auto"/>
            <w:left w:val="none" w:sz="0" w:space="0" w:color="auto"/>
            <w:bottom w:val="none" w:sz="0" w:space="0" w:color="auto"/>
            <w:right w:val="none" w:sz="0" w:space="0" w:color="auto"/>
          </w:tblBorders>
        </w:tblPrEx>
        <w:trPr>
          <w:jc w:val="center"/>
        </w:trPr>
        <w:tc>
          <w:tcPr>
            <w:tcW w:w="8640" w:type="dxa"/>
            <w:gridSpan w:val="9"/>
            <w:tcBorders>
              <w:top w:val="nil"/>
              <w:left w:val="nil"/>
              <w:bottom w:val="nil"/>
              <w:right w:val="nil"/>
            </w:tcBorders>
          </w:tcPr>
          <w:p ns2:paraId="6CE8A65F" ns2:textId="77777777" w:rsidR="00C0130B" w:rsidRDefault="00C0130B" w:rsidP="00C90784">
            <w:pPr>
              <w:spacing w:before="15" w:after="15"/>
              <w:rPr>
                <w:sz w:val="18"/>
                <w:szCs w:val="18"/>
              </w:rPr>
            </w:pPr>
            <w:r>
              <w:rPr>
                <w:sz w:val="18"/>
                <w:szCs w:val="18"/>
              </w:rPr>
              <w:t>Source:  [P002MK2870: adam-adsl; adae]</w:t>
            </w:r>
          </w:p>
        </w:tc>
      </w:tr>
    </w:tbl>
    <w:p ns2:paraId="347786A6" ns2:textId="77777777" w:rsidR="006405A6" w:rsidRDefault="006405A6" w:rsidP="006405A6">
      <w:pPr>
        <w:pStyle w:val="Heading4"/>
        <w:tabs>
          <w:tab w:val="clear" w:pos="1195"/>
          <w:tab w:val="left" w:pos="1200"/>
        </w:tabs>
        <w:ind w:left="1200" w:hanging="1200"/>
      </w:pPr>
      <w:del w:id="10375" w:author="GoldenCorpusHarness" w:date="2026-03-28T21:57:55Z">
        <w:r>
          <w:delText>Summ</w:delText>
        </w:r>
      </w:del>
      <w:ins w:id="10376" w:author="GoldenCorpusHarness" w:date="2026-03-28T21:57:55Z">
        <w:r>
          <w:t>D</w:t>
        </w:r>
      </w:ins>
      <w:r>
        <w:t>a</w:t>
      </w:r>
      <w:del w:id="10377" w:author="GoldenCorpusHarness" w:date="2026-03-28T21:57:55Z">
        <w:r>
          <w:delText>ry of Adver</w:delText>
        </w:r>
      </w:del>
      <w:ins w:id="10378" w:author="GoldenCorpusHarness" w:date="2026-03-28T21:57:55Z">
        <w:r>
          <w:t>taba</w:t>
        </w:r>
      </w:ins>
      <w:r>
        <w:t xml:space="preserve">se </w:t>
      </w:r>
      <w:del w:id="10379" w:author="GoldenCorpusHarness" w:date="2026-03-28T21:57:55Z">
        <w:r>
          <w:delText>Even</w:delText>
        </w:r>
      </w:del>
      <w:ins w:id="10380" w:author="GoldenCorpusHarness" w:date="2026-03-28T21:57:55Z">
        <w:r>
          <w:t>cu</w:t>
        </w:r>
      </w:ins>
      <w:r>
        <w:t>t</w:t>
      </w:r>
      <w:del w:id="10381" w:author="GoldenCorpusHarness" w:date="2026-03-28T21:57:55Z">
        <w:r>
          <w:delText>s</w:delText>
        </w:r>
      </w:del>
      <w:ins w:id="10382" w:author="GoldenCorpusHarness" w:date="2026-03-28T21:57:55Z">
        <w:r>
          <w:t>off</w:t>
        </w:r>
      </w:ins>
      <w:r>
        <w:t xml:space="preserve"> </w:t>
      </w:r>
      <w:del w:id="10383" w:author="GoldenCorpusHarness" w:date="2026-03-28T21:57:55Z">
        <w:r>
          <w:delText>Consi</w:delText>
        </w:r>
      </w:del>
      <w:r>
        <w:t>d</w:t>
      </w:r>
      <w:del w:id="10384" w:author="GoldenCorpusHarness" w:date="2026-03-28T21:57:55Z">
        <w:r>
          <w:delText>ered Drug-rel</w:delText>
        </w:r>
      </w:del>
      <w:r>
        <w:t>ate</w:t>
      </w:r>
      <w:del w:id="10385" w:author="GoldenCorpusHarness" w:date="2026-03-28T21:57:55Z">
        <w:r>
          <w:delText>d</w:delText>
        </w:r>
      </w:del>
      <w:ins w:id="10386" w:author="GoldenCorpusHarness" w:date="2026-03-28T21:57:55Z">
        <w:r>
          <w:t>:</w:t>
        </w:r>
      </w:ins>
      <w:r>
        <w:t xml:space="preserve"> </w:t>
      </w:r>
      <w:del w:id="10387" w:author="GoldenCorpusHarness" w:date="2026-03-28T21:57:55Z">
        <w:r>
          <w:delText>by the Investigator</w:delText>
        </w:r>
      </w:del>
      <w:ins w:id="10388" w:author="GoldenCorpusHarness" w:date="2026-03-28T21:57:55Z">
        <w:r>
          <w:t>30-DEC-2024</w:t>
        </w:r>
      </w:ins>
    </w:p>
    <w:p ns2:paraId="24AA2FED" ns2:textId="39D67E8A" w:rsidR="00834B53" w:rsidRPr="00431BFB" w:rsidRDefault="00B6224B" w:rsidP="00431BFB">
      <w:pPr>
        <w:pStyle w:val="Paragraph"/>
      </w:pPr>
      <w:del w:id="10389" w:author="GoldenCorpusHarness" w:date="2026-03-28T21:57:55Z">
        <w:r>
          <w:delText>Of the 171 participants treated in MK-2870-002, 165 participants (96.5%) experienced AEs considered to be drug-related by the investigator. The most common (incidence ≥20%) drug-related AEs in all treatment groups combined (n=171) by PT were anemia (71.3%), WBC count decreased (42.1%), neutrophil count decreased (40.4%), stomatitis (38.0%), and alopecia (20.5%) [Sec. 7.3] [Table 51].</w:delText>
        </w:r>
      </w:del>
    </w:p>
    <w:p ns2:paraId="687569CA" ns2:textId="6A38283A" w:rsidR="00B6224B" w:rsidRDefault="00B6224B" w:rsidP="00431BFB">
      <w:pPr>
        <w:pStyle w:val="Paragraph"/>
      </w:pPr>
      <w:del w:id="10390" w:author="GoldenCorpusHarness" w:date="2026-03-28T21:57:55Z">
        <w:r>
          <w:delText>The most common (incidence ≥5%) Grade ≥3 drug-related AEs were neutrophil count decreased (18.1%), anemia (11.7%), WBC count decreased (8.2%), stomatitis (7.6%), lymphocyte count decreased (5.3%) [Table 52].</w:delText>
        </w:r>
      </w:del>
    </w:p>
    <w:p ns2:paraId="7B686244" ns2:textId="77777777" w:rsidR="006405A6" w:rsidRDefault="006405A6" w:rsidP="006405A6">
      <w:pPr>
        <w:pStyle w:val="Heading4"/>
        <w:tabs>
          <w:tab w:val="clear" w:pos="1195"/>
          <w:tab w:val="left" w:pos="1200"/>
        </w:tabs>
        <w:ind w:left="1200" w:hanging="1200"/>
      </w:pPr>
      <w:ins w:id="10391" w:author="GoldenCorpusHarness" w:date="2026-03-28T21:57:55Z">
        <w:r>
          <w:t>Figure 10MK-2870-013 (</w:t>
        </w:r>
      </w:ins>
      <w:r>
        <w:t>S</w:t>
      </w:r>
      <w:del w:id="10392" w:author="GoldenCorpusHarness" w:date="2026-03-28T21:57:55Z">
        <w:r>
          <w:delText>umm</w:delText>
        </w:r>
      </w:del>
      <w:ins w:id="10393" w:author="GoldenCorpusHarness" w:date="2026-03-28T21:57:55Z">
        <w:r>
          <w:t>KB264-II-05): W</w:t>
        </w:r>
      </w:ins>
      <w:r>
        <w:t>a</w:t>
      </w:r>
      <w:ins w:id="10394" w:author="GoldenCorpusHarness" w:date="2026-03-28T21:57:55Z">
        <w:r>
          <w:t>te</w:t>
        </w:r>
      </w:ins>
      <w:r>
        <w:t>r</w:t>
      </w:r>
      <w:del w:id="10395" w:author="GoldenCorpusHarness" w:date="2026-03-28T21:57:55Z">
        <w:r>
          <w:delText>y</w:delText>
        </w:r>
      </w:del>
      <w:ins w:id="10396" w:author="GoldenCorpusHarness" w:date="2026-03-28T21:57:55Z">
        <w:r>
          <w:t>fall Plot</w:t>
        </w:r>
      </w:ins>
      <w:r>
        <w:t xml:space="preserve"> of </w:t>
      </w:r>
      <w:del w:id="10397" w:author="GoldenCorpusHarness" w:date="2026-03-28T21:57:55Z">
        <w:r>
          <w:delText>S</w:delText>
        </w:r>
      </w:del>
      <w:ins w:id="10398" w:author="GoldenCorpusHarness" w:date="2026-03-28T21:57:55Z">
        <w:r>
          <w:t>Best P</w:t>
        </w:r>
      </w:ins>
      <w:r>
        <w:t>er</w:t>
      </w:r>
      <w:del w:id="10399" w:author="GoldenCorpusHarness" w:date="2026-03-28T21:57:55Z">
        <w:r>
          <w:delText>ious Adverse Ev</w:delText>
        </w:r>
      </w:del>
      <w:ins w:id="10400" w:author="GoldenCorpusHarness" w:date="2026-03-28T21:57:55Z">
        <w:r>
          <w:t>c</w:t>
        </w:r>
      </w:ins>
      <w:r>
        <w:t>ent</w:t>
      </w:r>
      <w:ins w:id="10401" w:author="GoldenCorpusHarness" w:date="2026-03-28T21:57:55Z">
        <w:r>
          <w:t>age Change From Ba</w:t>
        </w:r>
      </w:ins>
      <w:r>
        <w:t>s</w:t>
      </w:r>
      <w:ins w:id="10402" w:author="GoldenCorpusHarness" w:date="2026-03-28T21:57:55Z">
        <w:r>
          <w:t>eline for Target Lesions</w:t>
        </w:r>
      </w:ins>
    </w:p>
    <w:p ns2:paraId="1ADB7356" ns2:textId="4E2768C9" w:rsidR="00010BAE" w:rsidRPr="0086226F" w:rsidRDefault="006405A6" w:rsidP="006405A6">
      <w:pPr>
        <w:pStyle w:val="Paragraph"/>
      </w:pPr>
      <w:del w:id="10403" w:author="GoldenCorpusHarness" w:date="2026-03-28T21:57:55Z">
        <w:r>
          <w:delText>Overall, 52 participants (30.4%) experienced SAEs, and 29 (17.0%) SAEs were considered drug-related by the investigator [Table 31].</w:delText>
        </w:r>
      </w:del>
    </w:p>
    <w:p ns2:paraId="6E8EBC84" ns2:textId="0F29F4E1" w:rsidR="006405A6" w:rsidRDefault="00010BAE" w:rsidP="006405A6">
      <w:pPr>
        <w:pStyle w:val="Paragraph"/>
      </w:pPr>
      <w:del w:id="10404" w:author="GoldenCorpusHarness" w:date="2026-03-28T21:57:55Z">
        <w:r>
          <w:delText>The most common (incidence &gt;2%) SAEs were anemia and pneumonia (4.7% each), and hematuria (2.3%) [Table 53].</w:delText>
        </w:r>
      </w:del>
    </w:p>
    <w:p ns2:paraId="74E310DB" ns2:textId="77777777" w:rsidR="0076490B" w:rsidRDefault="0076490B" w:rsidP="0076490B">
      <w:pPr>
        <w:pStyle w:val="Heading4"/>
      </w:pPr>
      <w:del w:id="10405" w:author="GoldenCorpusHarness" w:date="2026-03-28T21:57:55Z">
        <w:r>
          <w:delText>Adverse Events Leading to Study Treatment Discontinuation</w:delText>
        </w:r>
      </w:del>
    </w:p>
    <w:p ns2:paraId="3FB91387" ns2:textId="374B52F6" w:rsidR="00010BAE" w:rsidRPr="0086226F" w:rsidRDefault="007023C3" w:rsidP="007023C3">
      <w:pPr>
        <w:pStyle w:val="Paragraph"/>
      </w:pPr>
      <w:del w:id="10406" w:author="GoldenCorpusHarness" w:date="2026-03-28T21:57:55Z">
        <w:r>
          <w:delText>Of the 171 participants treated in Study MK-2870-002, 9 participants (5.3%) experienced AEs that led to discontinuation of any drug, and 7 (4.1%) AEs leading to discontinuation were considered drug-related by the investigator. Six participants (3.5%) discontinued sac-TMT, and 4 (2.3%) participants discontinued sac-TMT due to a drug-related AE [Table 31].</w:delText>
        </w:r>
      </w:del>
    </w:p>
    <w:p ns2:paraId="460A99F8" ns2:textId="1D430A2B" w:rsidR="0076490B" w:rsidRDefault="0076490B" w:rsidP="007023C3">
      <w:pPr>
        <w:pStyle w:val="Paragraph"/>
      </w:pPr>
      <w:del w:id="10407" w:author="GoldenCorpusHarness" w:date="2026-03-28T21:57:55Z">
        <w:r>
          <w:delText>Th</w:delText>
        </w:r>
      </w:del>
      <w:ins w:id="10408" w:author="GoldenCorpusHarness" w:date="2026-03-28T21:57:55Z">
        <w:r>
          <w:t>Figur</w:t>
        </w:r>
      </w:ins>
      <w:r>
        <w:t xml:space="preserve">e </w:t>
      </w:r>
      <w:ins w:id="10409" w:author="GoldenCorpusHarness" w:date="2026-03-28T21:57:55Z">
        <w:r>
          <w:t>11MK-2870-013 (SKB264-II-05): Swi</w:t>
        </w:r>
      </w:ins>
      <w:r>
        <w:t>m</w:t>
      </w:r>
      <w:ins w:id="10410" w:author="GoldenCorpusHarness" w:date="2026-03-28T21:57:55Z">
        <w:r>
          <w:t>mer Pl</w:t>
        </w:r>
      </w:ins>
      <w:r>
        <w:t>o</w:t>
      </w:r>
      <w:del w:id="10411" w:author="GoldenCorpusHarness" w:date="2026-03-28T21:57:55Z">
        <w:r>
          <w:delText>s</w:delText>
        </w:r>
      </w:del>
      <w:r>
        <w:t xml:space="preserve">t </w:t>
      </w:r>
      <w:del w:id="10412" w:author="GoldenCorpusHarness" w:date="2026-03-28T21:57:55Z">
        <w:r>
          <w:delText>c</w:delText>
        </w:r>
      </w:del>
      <w:ins w:id="10413" w:author="GoldenCorpusHarness" w:date="2026-03-28T21:57:55Z">
        <w:r>
          <w:t>f</w:t>
        </w:r>
      </w:ins>
      <w:r>
        <w:t>o</w:t>
      </w:r>
      <w:ins w:id="10414" w:author="GoldenCorpusHarness" w:date="2026-03-28T21:57:55Z">
        <w:r>
          <w:t>r Ti</w:t>
        </w:r>
      </w:ins>
      <w:r>
        <w:t>m</w:t>
      </w:r>
      <w:del w:id="10415" w:author="GoldenCorpusHarness" w:date="2026-03-28T21:57:55Z">
        <w:r>
          <w:delText>m</w:delText>
        </w:r>
      </w:del>
      <w:ins w:id="10416" w:author="GoldenCorpusHarness" w:date="2026-03-28T21:57:55Z">
        <w:r>
          <w:t>e to Resp</w:t>
        </w:r>
      </w:ins>
      <w:r>
        <w:t>on</w:t>
      </w:r>
      <w:del w:id="10417" w:author="GoldenCorpusHarness" w:date="2026-03-28T21:57:55Z">
        <w:r>
          <w:delText xml:space="preserve"> incidenc</w:delText>
        </w:r>
      </w:del>
      <w:ins w:id="10418" w:author="GoldenCorpusHarness" w:date="2026-03-28T21:57:55Z">
        <w:r>
          <w:t>s</w:t>
        </w:r>
      </w:ins>
      <w:r>
        <w:t xml:space="preserve">e </w:t>
      </w:r>
      <w:del w:id="10419" w:author="GoldenCorpusHarness" w:date="2026-03-28T21:57:55Z">
        <w:r>
          <w:delText>of</w:delText>
        </w:r>
      </w:del>
      <w:ins w:id="10420" w:author="GoldenCorpusHarness" w:date="2026-03-28T21:57:55Z">
        <w:r>
          <w:t>and</w:t>
        </w:r>
      </w:ins>
      <w:r>
        <w:t xml:space="preserve"> </w:t>
      </w:r>
      <w:del w:id="10421" w:author="GoldenCorpusHarness" w:date="2026-03-28T21:57:55Z">
        <w:r>
          <w:delText>discontin</w:delText>
        </w:r>
      </w:del>
      <w:ins w:id="10422" w:author="GoldenCorpusHarness" w:date="2026-03-28T21:57:55Z">
        <w:r>
          <w:t>D</w:t>
        </w:r>
      </w:ins>
      <w:r>
        <w:t>u</w:t>
      </w:r>
      <w:ins w:id="10423" w:author="GoldenCorpusHarness" w:date="2026-03-28T21:57:55Z">
        <w:r>
          <w:t>r</w:t>
        </w:r>
      </w:ins>
      <w:r>
        <w:t xml:space="preserve">ation of </w:t>
      </w:r>
      <w:ins w:id="10424" w:author="GoldenCorpusHarness" w:date="2026-03-28T21:57:55Z">
        <w:r>
          <w:t>Re</w:t>
        </w:r>
      </w:ins>
      <w:r>
        <w:t>s</w:t>
      </w:r>
      <w:del w:id="10425" w:author="GoldenCorpusHarness" w:date="2026-03-28T21:57:55Z">
        <w:r>
          <w:delText>ac-TMT were infusi</w:delText>
        </w:r>
      </w:del>
      <w:ins w:id="10426" w:author="GoldenCorpusHarness" w:date="2026-03-28T21:57:55Z">
        <w:r>
          <w:t>p</w:t>
        </w:r>
      </w:ins>
      <w:r>
        <w:t>on</w:t>
      </w:r>
      <w:del w:id="10427" w:author="GoldenCorpusHarness" w:date="2026-03-28T21:57:55Z">
        <w:r>
          <w:delText>-related reaction (1.2%), acute kidney injury, hematochezia, hyper</w:delText>
        </w:r>
      </w:del>
      <w:r>
        <w:t>se</w:t>
      </w:r>
      <w:del w:id="10428" w:author="GoldenCorpusHarness" w:date="2026-03-28T21:57:55Z">
        <w:r>
          <w:delText>nsitivity, platelet count decreased, rectal hemorrhage, urinary tract infection (0.6% each) [Table 54].</w:delText>
        </w:r>
      </w:del>
    </w:p>
    <w:p ns2:paraId="1FC1950A" ns2:textId="77777777" w:rsidR="006405A6" w:rsidRPr="00D46179" w:rsidRDefault="006405A6" w:rsidP="006405A6">
      <w:pPr>
        <w:pStyle w:val="Heading4"/>
        <w:tabs>
          <w:tab w:val="clear" w:pos="1195"/>
          <w:tab w:val="num" w:pos="284"/>
          <w:tab w:val="left" w:pos="1200"/>
        </w:tabs>
        <w:ind w:left="1200" w:hanging="1200"/>
      </w:pPr>
      <w:del w:id="10429" w:author="GoldenCorpusHarness" w:date="2026-03-28T21:57:55Z">
        <w:r>
          <w:delText>Adverse Events Leading to Death</w:delText>
        </w:r>
      </w:del>
    </w:p>
    <w:p ns2:paraId="607F6138" ns2:textId="59462DEC" w:rsidR="006405A6" w:rsidRPr="00B33DCD" w:rsidRDefault="008E3CC3" w:rsidP="006405A6">
      <w:pPr>
        <w:pStyle w:val="Paragraph"/>
      </w:pPr>
      <w:del w:id="10430" w:author="GoldenCorpusHarness" w:date="2026-03-28T21:57:55Z">
        <w:r>
          <w:delText>Two participants (1.2%) in Study MK-2870-002 experienced an AE resulting in death [Table 31]. One participant's cause of death was determined to be medical device site hemorrhage; the cause of death for the other participant remains unknown. These events were not considered drug-related by the investigator [Table 31].</w:delText>
        </w:r>
      </w:del>
    </w:p>
    <w:p ns2:paraId="11C19137" ns2:textId="77777777" w:rsidR="006405A6" w:rsidRDefault="006405A6" w:rsidP="006405A6">
      <w:pPr>
        <w:pStyle w:val="Heading3"/>
        <w:tabs>
          <w:tab w:val="clear" w:pos="965"/>
          <w:tab w:val="left" w:pos="960"/>
        </w:tabs>
        <w:ind w:left="960" w:hanging="960"/>
      </w:pPr>
      <w:del w:id="10431" w:author="GoldenCorpusHarness" w:date="2026-03-28T21:57:55Z">
        <w:r>
          <w:delText>MK-2870-003 (SKB264-II-04)</w:delText>
        </w:r>
      </w:del>
    </w:p>
    <w:p ns2:paraId="0DB9DE71" ns2:textId="1E4DF461" w:rsidR="00332638" w:rsidRPr="00CA698C" w:rsidRDefault="006405A6" w:rsidP="006405A6">
      <w:pPr>
        <w:pStyle w:val="Paragraph"/>
      </w:pPr>
      <w:del w:id="10432" w:author="GoldenCorpusHarness" w:date="2026-03-28T21:57:55Z">
        <w:r>
          <w:delText xml:space="preserve">As of the 21-MAY-2024 DCO, safety data were available for a total of 118 participants treated with sac-TMT in combination with various anti-cancer agents, respectively, in Study </w:delText>
        </w:r>
      </w:del>
      <w:r>
        <w:t>MK-2870-0</w:t>
      </w:r>
      <w:ins w:id="10433" w:author="GoldenCorpusHarness" w:date="2026-03-28T21:57:55Z">
        <w:r>
          <w:t>14/SKB264-III-</w:t>
        </w:r>
      </w:ins>
      <w:r>
        <w:t>03</w:t>
      </w:r>
      <w:del w:id="10434" w:author="GoldenCorpusHarness" w:date="2026-03-28T21:57:55Z">
        <w:r>
          <w:delText xml:space="preserve">. </w:delText>
        </w:r>
      </w:del>
      <w:ins w:id="10435" w:author="GoldenCorpusHarness" w:date="2026-03-28T21:57:55Z">
        <w:r>
          <w:t>/</w:t>
        </w:r>
      </w:ins>
      <w:r>
        <w:t>O</w:t>
      </w:r>
      <w:del w:id="10436" w:author="GoldenCorpusHarness" w:date="2026-03-28T21:57:55Z">
        <w:r>
          <w:delText xml:space="preserve">nly data of sac-TMT </w:delText>
        </w:r>
      </w:del>
      <w:r>
        <w:t>p</w:t>
      </w:r>
      <w:del w:id="10437" w:author="GoldenCorpusHarness" w:date="2026-03-28T21:57:55Z">
        <w:r>
          <w:delText>lus pembrolizumab or osimer</w:delText>
        </w:r>
      </w:del>
      <w:r>
        <w:t>ti</w:t>
      </w:r>
      <w:del w:id="10438" w:author="GoldenCorpusHarness" w:date="2026-03-28T21:57:55Z">
        <w:r>
          <w:delText>nib a</w:delText>
        </w:r>
      </w:del>
      <w:ins w:id="10439" w:author="GoldenCorpusHarness" w:date="2026-03-28T21:57:55Z">
        <w:r>
          <w:t>TROP-B</w:t>
        </w:r>
      </w:ins>
      <w:r>
        <w:t>re</w:t>
      </w:r>
      <w:del w:id="10440" w:author="GoldenCorpusHarness" w:date="2026-03-28T21:57:55Z">
        <w:r>
          <w:delText xml:space="preserve"> </w:delText>
        </w:r>
      </w:del>
      <w:ins w:id="10441" w:author="GoldenCorpusHarness" w:date="2026-03-28T21:57:55Z">
        <w:r>
          <w:t>a</w:t>
        </w:r>
      </w:ins>
      <w:r>
        <w:t>s</w:t>
      </w:r>
      <w:del w:id="10442" w:author="GoldenCorpusHarness" w:date="2026-03-28T21:57:55Z">
        <w:r>
          <w:delText>ummarized in [Table 32], [Table 33], and [Sec. 7.3.3].</w:delText>
        </w:r>
      </w:del>
      <w:ins w:id="10443" w:author="GoldenCorpusHarness" w:date="2026-03-28T21:57:55Z">
        <w:r>
          <w:t>t01</w:t>
        </w:r>
      </w:ins>
    </w:p>
    <w:p ns2:paraId="765F73EC" ns2:textId="5803F633" w:rsidR="00B22131" w:rsidRDefault="00E66694" w:rsidP="006405A6">
      <w:pPr>
        <w:pStyle w:val="Paragraph"/>
      </w:pPr>
      <w:del w:id="10444" w:author="GoldenCorpusHarness" w:date="2026-03-28T21:57:55Z">
        <w:r>
          <w:delText>S</w:delText>
        </w:r>
      </w:del>
      <w:ins w:id="10445" w:author="GoldenCorpusHarness" w:date="2026-03-28T21:57:55Z">
        <w:r>
          <w:t>This is an ongoing randomized Phase 3 study evaluating s</w:t>
        </w:r>
      </w:ins>
      <w:r>
        <w:t xml:space="preserve">ac-TMT </w:t>
      </w:r>
      <w:ins w:id="10446" w:author="GoldenCorpusHarness" w:date="2026-03-28T21:57:55Z">
        <w:r>
          <w:t xml:space="preserve">versus physician’s choice of chemotherapy (eribulin, vinorelbine, capecitabine, or gemcitabine) in participants with locally recurrent or metastatic TNBC who had received </w:t>
        </w:r>
      </w:ins>
      <w:r>
        <w:t>2</w:t>
      </w:r>
      <w:ins w:id="10447" w:author="GoldenCorpusHarness" w:date="2026-03-28T21:57:55Z">
        <w:r>
          <w:t xml:space="preserve"> or more prior therapies including at least 1 in the metastatic setting</w:t>
        </w:r>
      </w:ins>
      <w:r>
        <w:t>.</w:t>
      </w:r>
      <w:del w:id="10448" w:author="GoldenCorpusHarness" w:date="2026-03-28T21:57:55Z">
        <w:r>
          <w:delText xml:space="preserve">25 mg/kg D1/D8 q3w or 3mg/kg q3w plus carboplatin AUC5 q3w ± pembrolizumab 400 mg q6w, were tested in small cohorts for safety and tolerability. Eleven participants received sac-TMT at 2.25 mg/kg D1/D8 q3w plus carboplatin, with pembrolizumab (n=7) or without pembrolizumab (n=4); 3 received sac-TMT at 3mg/kg q3w plus carboplatin, with pembrolizumab (n=2) or without pembrolizumab (n=1). A descriptive summary of safety data from participants who received carboplatin combination is included in [Sec. 5.4.3.1]. </w:delText>
        </w:r>
      </w:del>
    </w:p>
    <w:p ns2:paraId="0BCE52A8" ns2:textId="4B60A8E4" w:rsidR="00401477" w:rsidRDefault="00401477" w:rsidP="00401477">
      <w:pPr>
        <w:pStyle w:val="Paragraph"/>
      </w:pPr>
      <w:ins w:id="10449" w:author="GoldenCorpusHarness" w:date="2026-03-28T21:57:55Z">
        <w:r>
          <w:t xml:space="preserve">The primary study endpoint is </w:t>
        </w:r>
      </w:ins>
      <w:r>
        <w:t>P</w:t>
      </w:r>
      <w:del w:id="10450" w:author="GoldenCorpusHarness" w:date="2026-03-28T21:57:55Z">
        <w:r>
          <w:delText>articipant disposition is summarized in [</w:delText>
        </w:r>
      </w:del>
      <w:ins w:id="10451" w:author="GoldenCorpusHarness" w:date="2026-03-28T21:57:55Z">
        <w:r>
          <w:t>FS by BICR based on RECIS</w:t>
        </w:r>
      </w:ins>
      <w:r>
        <w:t>T</w:t>
      </w:r>
      <w:del w:id="10452" w:author="GoldenCorpusHarness" w:date="2026-03-28T21:57:55Z">
        <w:r>
          <w:delText xml:space="preserve">able </w:delText>
        </w:r>
      </w:del>
      <w:ins w:id="10453" w:author="GoldenCorpusHarness" w:date="2026-03-28T21:57:55Z">
        <w:r>
          <w:t xml:space="preserve"> 1.1 and OS is the secondary endpoint. Participants were randomly assigned to receive either sac-TMT 5 mg/kg q2w (n=1</w:t>
        </w:r>
      </w:ins>
      <w:r>
        <w:t>3</w:t>
      </w:r>
      <w:ins w:id="10454" w:author="GoldenCorpusHarness" w:date="2026-03-28T21:57:55Z">
        <w:r>
          <w:t xml:space="preserve">0) over a </w:t>
        </w:r>
      </w:ins>
      <w:r>
        <w:t>2</w:t>
      </w:r>
      <w:del w:id="10455" w:author="GoldenCorpusHarness" w:date="2026-03-28T21:57:55Z">
        <w:r>
          <w:delText>]</w:delText>
        </w:r>
      </w:del>
      <w:ins w:id="10456" w:author="GoldenCorpusHarness" w:date="2026-03-28T21:57:55Z">
        <w:r>
          <w:t>8-day cycle or chemotherapy (eribulin, vinorelbine, capecitabine, or gemcitabine) over a 21-day cycle (n=133)</w:t>
        </w:r>
      </w:ins>
      <w:r>
        <w:t>.</w:t>
      </w:r>
      <w:ins w:id="10457" w:author="GoldenCorpusHarness" w:date="2026-03-28T21:57:55Z">
        <w:r>
          <w:t xml:space="preserve"> Treatment continued until the patient no longer had clinical benefit, intolerable toxicity occurred, or the participant requested to terminate treatment.</w:t>
        </w:r>
      </w:ins>
    </w:p>
    <w:p ns2:paraId="5D70944C" ns2:textId="77777777" w:rsidR="00401477" w:rsidRDefault="00401477" w:rsidP="00401477">
      <w:pPr>
        <w:pStyle w:val="Paragraph"/>
      </w:pPr>
      <w:ins w:id="10458" w:author="GoldenCorpusHarness" w:date="2026-03-28T21:57:55Z">
        <w:r>
          <w:t>All participants were female with a median age of 51 years; 87% had visceral metastases; 26% received prior PD-1/PD-L1 inhibitors; and 48% received 3 or more prior lines of chemotherapy for advanced disease.</w:t>
        </w:r>
      </w:ins>
    </w:p>
    <w:p ns2:paraId="0545B9DF" ns2:textId="77777777" w:rsidR="00401477" w:rsidRDefault="00401477" w:rsidP="00401477">
      <w:pPr>
        <w:pStyle w:val="Paragraph"/>
        <w:sectPr w:rsidR="00401477" w:rsidSect="00401477">
          <w:headerReference w:type="default" ns3:id="rId63"/>
          <w:footerReference w:type="default" ns3:id="rId64"/>
          <w:pgSz w:w="12240" w:h="15840"/>
          <w:pgMar w:top="1440" w:right="1440" w:bottom="1440" w:left="1800" w:header="720" w:footer="720" w:gutter="0"/>
          <w:cols w:space="720"/>
          <w:docGrid w:linePitch="326"/>
        </w:sectPr>
      </w:pPr>
      <w:ins w:id="10459" w:author="GoldenCorpusHarness" w:date="2026-03-28T21:57:55Z">
        <w:r>
          <w:t>At IA (DCO: 21-JUN-2023) with a median follow-up of 5.1 months, the PFS HR was 0.31 (95% CI: 0.22, 0.45) representing a 69% reduction in the risk of progression or death with sac-TMT compared with chemotherapy. The observed p-value of &lt;0.00001 was less than the prespecified efficacy boundary of 0.0104; therefore, the success criterion for the primary hypothesis of PFS was met [Figure 12].</w:t>
        </w:r>
      </w:ins>
    </w:p>
    <w:p ns2:paraId="5EF85463" ns2:textId="4074A975" w:rsidR="00401477" w:rsidRDefault="00401477" w:rsidP="00401477">
      <w:pPr>
        <w:pStyle w:val="TableTitle"/>
      </w:pPr>
      <w:del w:id="10460" w:author="GoldenCorpusHarness" w:date="2026-03-28T21:57:55Z">
        <w:r>
          <w:delText>Ta</w:delText>
        </w:r>
      </w:del>
      <w:ins w:id="10461" w:author="GoldenCorpusHarness" w:date="2026-03-28T21:57:55Z">
        <w:r>
          <w:t xml:space="preserve">Median PFS assessed </w:t>
        </w:r>
      </w:ins>
      <w:r>
        <w:t>b</w:t>
      </w:r>
      <w:del w:id="10462" w:author="GoldenCorpusHarness" w:date="2026-03-28T21:57:55Z">
        <w:r>
          <w:delText xml:space="preserve">le </w:delText>
        </w:r>
      </w:del>
      <w:ins w:id="10463" w:author="GoldenCorpusHarness" w:date="2026-03-28T21:57:55Z">
        <w:r>
          <w:t>y BICR was 5.7 months with sac-TMT compared with 2.</w:t>
        </w:r>
      </w:ins>
      <w:r>
        <w:t>3</w:t>
      </w:r>
      <w:ins w:id="10464" w:author="GoldenCorpusHarness" w:date="2026-03-28T21:57:55Z">
        <w:r>
          <w:t xml:space="preserve"> months with chemotherapy. PFS at 6 months assessed by BICR was 43.4% with sac-TMT compared with 11.1% with chemotherapy [Figure 1</w:t>
        </w:r>
      </w:ins>
      <w:r>
        <w:t>2</w:t>
      </w:r>
      <w:del w:id="10465" w:author="GoldenCorpusHarness" w:date="2026-03-28T21:57:55Z">
        <w:r>
          <w:delText>Study MK-2870-003 (SKB264-II-04): Disposition of Participants (APaT Population)</w:delText>
        </w:r>
      </w:del>
      <w:ins w:id="10466" w:author="GoldenCorpusHarness" w:date="2026-03-28T21:57:55Z">
        <w:r>
          <w:t>].</w:t>
        </w:r>
      </w:ins>
    </w:p>
    <w:tbl>
      <w:tblPr>
        <w:tblW w:w="12960" w:type="dxa"/>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5410"/>
        <w:gridCol w:w="1258"/>
        <w:gridCol w:w="1258"/>
        <w:gridCol w:w="1259"/>
        <w:gridCol w:w="1258"/>
        <w:gridCol w:w="1258"/>
        <w:gridCol w:w="1259"/>
      </w:tblGrid>
      <w:tr w:rsidR="00401477" ns2:paraId="7598987E" ns2:textId="77777777" w:rsidTr="00FC5C60">
        <w:trPr>
          <w:jc w:val="center"/>
        </w:trPr>
        <w:tc>
          <w:tcPr>
            <w:tcW w:w="5410" w:type="dxa"/>
            <w:tcBorders>
              <w:top w:val="double" w:sz="6" w:space="0" w:color="auto"/>
              <w:bottom w:val="nil"/>
              <w:right w:val="single" w:sz="2" w:space="0" w:color="auto"/>
            </w:tcBorders>
          </w:tcPr>
          <w:p ns2:paraId="77CA3287" ns2:textId="77777777" w:rsidR="00401477" w:rsidRDefault="00401477" w:rsidP="00FC5C60">
            <w:pPr>
              <w:spacing w:before="15" w:after="15"/>
              <w:rPr>
                <w:sz w:val="18"/>
                <w:szCs w:val="18"/>
              </w:rPr>
            </w:pPr>
          </w:p>
        </w:tc>
        <w:tc>
          <w:tcPr>
            <w:tcW w:w="2516" w:type="dxa"/>
            <w:gridSpan w:val="2"/>
            <w:tcBorders>
              <w:top w:val="double" w:sz="6" w:space="0" w:color="auto"/>
              <w:left w:val="nil"/>
              <w:bottom w:val="single" w:sz="2" w:space="0" w:color="auto"/>
              <w:right w:val="single" w:sz="2" w:space="0" w:color="auto"/>
            </w:tcBorders>
          </w:tcPr>
          <w:p ns2:paraId="230159B5" ns2:textId="545F02E7" w:rsidR="00401477" w:rsidRDefault="00CA1A57" w:rsidP="00FC5C60">
            <w:pPr>
              <w:spacing w:before="15" w:after="15"/>
              <w:jc w:val="center"/>
              <w:rPr>
                <w:sz w:val="18"/>
                <w:szCs w:val="18"/>
              </w:rPr>
            </w:pPr>
            <w:bookmarkStart w:id="347" w:name="_Hlk178504201"/>
            <w:r>
              <w:rPr>
                <w:sz w:val="18"/>
                <w:szCs w:val="18"/>
              </w:rPr>
              <w:t>sac-TMT</w:t>
            </w:r>
            <w:bookmarkEnd w:id="347"/>
            <w:r>
              <w:rPr>
                <w:sz w:val="18"/>
                <w:szCs w:val="18"/>
              </w:rPr>
              <w:t xml:space="preserve"> </w:t>
            </w:r>
            <w:r w:rsidR="00401477">
              <w:rPr>
                <w:sz w:val="18"/>
                <w:szCs w:val="18"/>
              </w:rPr>
              <w:t xml:space="preserve">4 mg/kg </w:t>
            </w:r>
            <w:r w:rsidR="008726D7">
              <w:rPr>
                <w:sz w:val="18"/>
                <w:szCs w:val="18"/>
              </w:rPr>
              <w:t xml:space="preserve">q2w </w:t>
            </w:r>
            <w:r w:rsidR="00401477">
              <w:rPr>
                <w:sz w:val="18"/>
                <w:szCs w:val="18"/>
              </w:rPr>
              <w:t xml:space="preserve">+ pembrolizumab 400 mg </w:t>
            </w:r>
            <w:r w:rsidR="0078596E">
              <w:rPr>
                <w:sz w:val="18"/>
                <w:szCs w:val="18"/>
              </w:rPr>
              <w:t xml:space="preserve">q6w </w:t>
            </w:r>
          </w:p>
        </w:tc>
        <w:tc>
          <w:tcPr>
            <w:tcW w:w="2517" w:type="dxa"/>
            <w:gridSpan w:val="2"/>
            <w:tcBorders>
              <w:top w:val="double" w:sz="6" w:space="0" w:color="auto"/>
              <w:left w:val="nil"/>
              <w:bottom w:val="single" w:sz="2" w:space="0" w:color="auto"/>
              <w:right w:val="single" w:sz="2" w:space="0" w:color="auto"/>
            </w:tcBorders>
          </w:tcPr>
          <w:p ns2:paraId="05DB478E" ns2:textId="098EE8C9" w:rsidR="00401477" w:rsidRDefault="00CA1A57" w:rsidP="00FC5C60">
            <w:pPr>
              <w:spacing w:before="15" w:after="15"/>
              <w:jc w:val="center"/>
              <w:rPr>
                <w:sz w:val="18"/>
                <w:szCs w:val="18"/>
              </w:rPr>
            </w:pPr>
            <w:r>
              <w:rPr>
                <w:sz w:val="18"/>
                <w:szCs w:val="18"/>
              </w:rPr>
              <w:t>sac-TMT</w:t>
            </w:r>
            <w:r w:rsidR="00401477">
              <w:rPr>
                <w:sz w:val="18"/>
                <w:szCs w:val="18"/>
              </w:rPr>
              <w:t xml:space="preserve"> 3 mg/kg </w:t>
            </w:r>
            <w:r w:rsidR="008726D7">
              <w:rPr>
                <w:sz w:val="18"/>
                <w:szCs w:val="18"/>
              </w:rPr>
              <w:t xml:space="preserve">q2w </w:t>
            </w:r>
            <w:r w:rsidR="00401477">
              <w:rPr>
                <w:sz w:val="18"/>
                <w:szCs w:val="18"/>
              </w:rPr>
              <w:t xml:space="preserve">+ Osimertinib 80 mg </w:t>
            </w:r>
          </w:p>
        </w:tc>
        <w:tc>
          <w:tcPr>
            <w:tcW w:w="2517" w:type="dxa"/>
            <w:gridSpan w:val="2"/>
            <w:tcBorders>
              <w:top w:val="double" w:sz="6" w:space="0" w:color="auto"/>
              <w:left w:val="nil"/>
              <w:bottom w:val="single" w:sz="2" w:space="0" w:color="auto"/>
            </w:tcBorders>
          </w:tcPr>
          <w:p ns2:paraId="4854BB0C" ns2:textId="1E7180A8" w:rsidR="00401477" w:rsidRDefault="00CA1A57" w:rsidP="00FC5C60">
            <w:pPr>
              <w:spacing w:before="15" w:after="15"/>
              <w:jc w:val="center"/>
              <w:rPr>
                <w:sz w:val="18"/>
                <w:szCs w:val="18"/>
              </w:rPr>
            </w:pPr>
            <w:r>
              <w:rPr>
                <w:sz w:val="18"/>
                <w:szCs w:val="18"/>
              </w:rPr>
              <w:t>sac-TMT</w:t>
            </w:r>
            <w:r w:rsidR="00401477">
              <w:rPr>
                <w:sz w:val="18"/>
                <w:szCs w:val="18"/>
              </w:rPr>
              <w:t xml:space="preserve"> 4 mg/kg </w:t>
            </w:r>
            <w:r w:rsidR="008726D7">
              <w:rPr>
                <w:sz w:val="18"/>
                <w:szCs w:val="18"/>
              </w:rPr>
              <w:t xml:space="preserve">q2w </w:t>
            </w:r>
            <w:r w:rsidR="00401477">
              <w:rPr>
                <w:sz w:val="18"/>
                <w:szCs w:val="18"/>
              </w:rPr>
              <w:t xml:space="preserve">+ Osimertinib 80 mg </w:t>
            </w:r>
          </w:p>
        </w:tc>
      </w:tr>
      <w:tr w:rsidR="00401477" ns2:paraId="1B25E3D2" ns2:textId="77777777" w:rsidTr="00FC5C60">
        <w:tblPrEx>
          <w:tblBorders>
            <w:top w:val="single" w:sz="6" w:space="0" w:color="auto"/>
            <w:bottom w:val="single" w:sz="6" w:space="0" w:color="auto"/>
          </w:tblBorders>
        </w:tblPrEx>
        <w:trPr>
          <w:jc w:val="center"/>
        </w:trPr>
        <w:tc>
          <w:tcPr>
            <w:tcW w:w="5410" w:type="dxa"/>
            <w:tcBorders>
              <w:top w:val="nil"/>
              <w:bottom w:val="single" w:sz="2" w:space="0" w:color="auto"/>
              <w:right w:val="single" w:sz="2" w:space="0" w:color="auto"/>
            </w:tcBorders>
          </w:tcPr>
          <w:p ns2:paraId="7A1F1181" ns2:textId="77777777" w:rsidR="00401477" w:rsidRDefault="00401477" w:rsidP="00FC5C60">
            <w:pPr>
              <w:spacing w:before="15" w:after="15"/>
              <w:rPr>
                <w:sz w:val="18"/>
                <w:szCs w:val="18"/>
              </w:rPr>
            </w:pPr>
          </w:p>
        </w:tc>
        <w:tc>
          <w:tcPr>
            <w:tcW w:w="1258" w:type="dxa"/>
            <w:tcBorders>
              <w:top w:val="nil"/>
              <w:left w:val="nil"/>
              <w:bottom w:val="single" w:sz="2" w:space="0" w:color="auto"/>
              <w:right w:val="nil"/>
            </w:tcBorders>
          </w:tcPr>
          <w:p ns2:paraId="14EF8C42" ns2:textId="77777777" w:rsidR="00401477" w:rsidRDefault="00401477" w:rsidP="00FC5C60">
            <w:pPr>
              <w:spacing w:before="15" w:after="15"/>
              <w:jc w:val="center"/>
              <w:rPr>
                <w:sz w:val="18"/>
                <w:szCs w:val="18"/>
              </w:rPr>
            </w:pPr>
            <w:r>
              <w:rPr>
                <w:sz w:val="18"/>
                <w:szCs w:val="18"/>
              </w:rPr>
              <w:t xml:space="preserve">n </w:t>
            </w:r>
          </w:p>
        </w:tc>
        <w:tc>
          <w:tcPr>
            <w:tcW w:w="1258" w:type="dxa"/>
            <w:tcBorders>
              <w:top w:val="nil"/>
              <w:left w:val="nil"/>
              <w:bottom w:val="single" w:sz="2" w:space="0" w:color="auto"/>
              <w:right w:val="single" w:sz="2" w:space="0" w:color="auto"/>
            </w:tcBorders>
          </w:tcPr>
          <w:p ns2:paraId="44E48656" ns2:textId="77777777" w:rsidR="00401477" w:rsidRDefault="00401477" w:rsidP="00FC5C60">
            <w:pPr>
              <w:spacing w:before="15" w:after="15"/>
              <w:jc w:val="center"/>
              <w:rPr>
                <w:sz w:val="18"/>
                <w:szCs w:val="18"/>
              </w:rPr>
            </w:pPr>
            <w:r>
              <w:rPr>
                <w:sz w:val="18"/>
                <w:szCs w:val="18"/>
              </w:rPr>
              <w:t xml:space="preserve">(%) </w:t>
            </w:r>
          </w:p>
        </w:tc>
        <w:tc>
          <w:tcPr>
            <w:tcW w:w="1259" w:type="dxa"/>
            <w:tcBorders>
              <w:top w:val="nil"/>
              <w:left w:val="nil"/>
              <w:bottom w:val="single" w:sz="2" w:space="0" w:color="auto"/>
              <w:right w:val="nil"/>
            </w:tcBorders>
          </w:tcPr>
          <w:p ns2:paraId="0E025A3A" ns2:textId="77777777" w:rsidR="00401477" w:rsidRDefault="00401477" w:rsidP="00FC5C60">
            <w:pPr>
              <w:spacing w:before="15" w:after="15"/>
              <w:jc w:val="center"/>
              <w:rPr>
                <w:sz w:val="18"/>
                <w:szCs w:val="18"/>
              </w:rPr>
            </w:pPr>
            <w:r>
              <w:rPr>
                <w:sz w:val="18"/>
                <w:szCs w:val="18"/>
              </w:rPr>
              <w:t xml:space="preserve">n </w:t>
            </w:r>
          </w:p>
        </w:tc>
        <w:tc>
          <w:tcPr>
            <w:tcW w:w="1258" w:type="dxa"/>
            <w:tcBorders>
              <w:top w:val="nil"/>
              <w:left w:val="nil"/>
              <w:bottom w:val="single" w:sz="2" w:space="0" w:color="auto"/>
              <w:right w:val="single" w:sz="2" w:space="0" w:color="auto"/>
            </w:tcBorders>
          </w:tcPr>
          <w:p ns2:paraId="0B4C1367" ns2:textId="77777777" w:rsidR="00401477" w:rsidRDefault="00401477" w:rsidP="00FC5C60">
            <w:pPr>
              <w:spacing w:before="15" w:after="15"/>
              <w:jc w:val="center"/>
              <w:rPr>
                <w:sz w:val="18"/>
                <w:szCs w:val="18"/>
              </w:rPr>
            </w:pPr>
            <w:r>
              <w:rPr>
                <w:sz w:val="18"/>
                <w:szCs w:val="18"/>
              </w:rPr>
              <w:t xml:space="preserve">(%) </w:t>
            </w:r>
          </w:p>
        </w:tc>
        <w:tc>
          <w:tcPr>
            <w:tcW w:w="1258" w:type="dxa"/>
            <w:tcBorders>
              <w:top w:val="nil"/>
              <w:left w:val="nil"/>
              <w:bottom w:val="single" w:sz="2" w:space="0" w:color="auto"/>
              <w:right w:val="nil"/>
            </w:tcBorders>
          </w:tcPr>
          <w:p ns2:paraId="00910FF8" ns2:textId="77777777" w:rsidR="00401477" w:rsidRDefault="00401477" w:rsidP="00FC5C60">
            <w:pPr>
              <w:spacing w:before="15" w:after="15"/>
              <w:jc w:val="center"/>
              <w:rPr>
                <w:sz w:val="18"/>
                <w:szCs w:val="18"/>
              </w:rPr>
            </w:pPr>
            <w:r>
              <w:rPr>
                <w:sz w:val="18"/>
                <w:szCs w:val="18"/>
              </w:rPr>
              <w:t xml:space="preserve">n </w:t>
            </w:r>
          </w:p>
        </w:tc>
        <w:tc>
          <w:tcPr>
            <w:tcW w:w="1259" w:type="dxa"/>
            <w:tcBorders>
              <w:top w:val="nil"/>
              <w:left w:val="nil"/>
              <w:bottom w:val="single" w:sz="2" w:space="0" w:color="auto"/>
            </w:tcBorders>
          </w:tcPr>
          <w:p ns2:paraId="581E3D63" ns2:textId="77777777" w:rsidR="00401477" w:rsidRDefault="00401477" w:rsidP="00FC5C60">
            <w:pPr>
              <w:spacing w:before="15" w:after="15"/>
              <w:jc w:val="center"/>
              <w:rPr>
                <w:sz w:val="18"/>
                <w:szCs w:val="18"/>
              </w:rPr>
            </w:pPr>
            <w:r>
              <w:rPr>
                <w:sz w:val="18"/>
                <w:szCs w:val="18"/>
              </w:rPr>
              <w:t xml:space="preserve">(%) </w:t>
            </w:r>
          </w:p>
        </w:tc>
      </w:tr>
      <w:tr w:rsidR="00401477" ns2:paraId="1B1D1B5E" ns2:textId="77777777" w:rsidTr="00FC5C60">
        <w:tblPrEx>
          <w:tblBorders>
            <w:top w:val="single" w:sz="6" w:space="0" w:color="auto"/>
            <w:bottom w:val="single" w:sz="6" w:space="0" w:color="auto"/>
          </w:tblBorders>
        </w:tblPrEx>
        <w:trPr>
          <w:jc w:val="center"/>
        </w:trPr>
        <w:tc>
          <w:tcPr>
            <w:tcW w:w="5410" w:type="dxa"/>
            <w:tcBorders>
              <w:top w:val="nil"/>
              <w:bottom w:val="single" w:sz="2" w:space="0" w:color="auto"/>
              <w:right w:val="single" w:sz="2" w:space="0" w:color="auto"/>
            </w:tcBorders>
          </w:tcPr>
          <w:p ns2:paraId="17A1C0F7" ns2:textId="77777777" w:rsidR="00401477" w:rsidRDefault="00401477" w:rsidP="00FC5C60">
            <w:pPr>
              <w:spacing w:after="60"/>
              <w:ind w:left="160" w:right="1" w:hanging="160"/>
              <w:rPr>
                <w:sz w:val="18"/>
                <w:szCs w:val="18"/>
              </w:rPr>
            </w:pPr>
            <w:r>
              <w:rPr>
                <w:sz w:val="18"/>
                <w:szCs w:val="18"/>
              </w:rPr>
              <w:t xml:space="preserve"> Participants in population </w:t>
            </w:r>
          </w:p>
        </w:tc>
        <w:tc>
          <w:tcPr>
            <w:tcW w:w="1258" w:type="dxa"/>
            <w:tcBorders>
              <w:top w:val="nil"/>
              <w:left w:val="nil"/>
              <w:bottom w:val="single" w:sz="2" w:space="0" w:color="auto"/>
              <w:right w:val="nil"/>
            </w:tcBorders>
          </w:tcPr>
          <w:p ns2:paraId="337476C2" ns2:textId="77777777" w:rsidR="00401477" w:rsidRDefault="00401477" w:rsidP="00FC5C60">
            <w:pPr>
              <w:tabs>
                <w:tab w:val="decimal" w:pos="639"/>
                <w:tab w:val="left" w:pos="719"/>
              </w:tabs>
              <w:spacing w:after="60"/>
              <w:rPr>
                <w:sz w:val="18"/>
                <w:szCs w:val="18"/>
              </w:rPr>
            </w:pPr>
            <w:r>
              <w:rPr>
                <w:sz w:val="18"/>
                <w:szCs w:val="18"/>
              </w:rPr>
              <w:tab/>
              <w:t xml:space="preserve">54 </w:t>
            </w:r>
          </w:p>
        </w:tc>
        <w:tc>
          <w:tcPr>
            <w:tcW w:w="1258" w:type="dxa"/>
            <w:tcBorders>
              <w:top w:val="nil"/>
              <w:left w:val="nil"/>
              <w:bottom w:val="single" w:sz="2" w:space="0" w:color="auto"/>
              <w:right w:val="single" w:sz="2" w:space="0" w:color="auto"/>
            </w:tcBorders>
          </w:tcPr>
          <w:p ns2:paraId="15FCBEB4" ns2:textId="77777777" w:rsidR="00401477" w:rsidRDefault="00401477" w:rsidP="00FC5C60">
            <w:pPr>
              <w:tabs>
                <w:tab w:val="decimal" w:pos="442"/>
                <w:tab w:val="left" w:pos="522"/>
              </w:tabs>
              <w:spacing w:after="60"/>
              <w:rPr>
                <w:sz w:val="18"/>
                <w:szCs w:val="18"/>
              </w:rPr>
            </w:pPr>
            <w:r>
              <w:rPr>
                <w:sz w:val="18"/>
                <w:szCs w:val="18"/>
              </w:rPr>
              <w:tab/>
            </w:r>
          </w:p>
        </w:tc>
        <w:tc>
          <w:tcPr>
            <w:tcW w:w="1259" w:type="dxa"/>
            <w:tcBorders>
              <w:top w:val="nil"/>
              <w:left w:val="nil"/>
              <w:bottom w:val="single" w:sz="2" w:space="0" w:color="auto"/>
              <w:right w:val="nil"/>
            </w:tcBorders>
          </w:tcPr>
          <w:p ns2:paraId="1C2CCB25" ns2:textId="77777777" w:rsidR="00401477" w:rsidRDefault="00401477" w:rsidP="00FC5C60">
            <w:pPr>
              <w:tabs>
                <w:tab w:val="decimal" w:pos="639"/>
                <w:tab w:val="left" w:pos="719"/>
              </w:tabs>
              <w:spacing w:after="60"/>
              <w:rPr>
                <w:sz w:val="18"/>
                <w:szCs w:val="18"/>
              </w:rPr>
            </w:pPr>
            <w:r>
              <w:rPr>
                <w:sz w:val="18"/>
                <w:szCs w:val="18"/>
              </w:rPr>
              <w:tab/>
              <w:t xml:space="preserve">53 </w:t>
            </w:r>
          </w:p>
        </w:tc>
        <w:tc>
          <w:tcPr>
            <w:tcW w:w="1258" w:type="dxa"/>
            <w:tcBorders>
              <w:top w:val="nil"/>
              <w:left w:val="nil"/>
              <w:bottom w:val="single" w:sz="2" w:space="0" w:color="auto"/>
              <w:right w:val="single" w:sz="2" w:space="0" w:color="auto"/>
            </w:tcBorders>
          </w:tcPr>
          <w:p ns2:paraId="7D7A166A" ns2:textId="77777777" w:rsidR="00401477" w:rsidRDefault="00401477" w:rsidP="00FC5C60">
            <w:pPr>
              <w:tabs>
                <w:tab w:val="decimal" w:pos="442"/>
                <w:tab w:val="left" w:pos="522"/>
              </w:tabs>
              <w:spacing w:after="60"/>
              <w:rPr>
                <w:sz w:val="18"/>
                <w:szCs w:val="18"/>
              </w:rPr>
            </w:pPr>
            <w:r>
              <w:rPr>
                <w:sz w:val="18"/>
                <w:szCs w:val="18"/>
              </w:rPr>
              <w:tab/>
            </w:r>
          </w:p>
        </w:tc>
        <w:tc>
          <w:tcPr>
            <w:tcW w:w="1258" w:type="dxa"/>
            <w:tcBorders>
              <w:top w:val="nil"/>
              <w:left w:val="nil"/>
              <w:bottom w:val="single" w:sz="2" w:space="0" w:color="auto"/>
              <w:right w:val="nil"/>
            </w:tcBorders>
          </w:tcPr>
          <w:p ns2:paraId="4FBAE7C1" ns2:textId="77777777" w:rsidR="00401477" w:rsidRDefault="00401477" w:rsidP="00FC5C60">
            <w:pPr>
              <w:tabs>
                <w:tab w:val="decimal" w:pos="639"/>
                <w:tab w:val="left" w:pos="719"/>
              </w:tabs>
              <w:spacing w:after="60"/>
              <w:rPr>
                <w:sz w:val="18"/>
                <w:szCs w:val="18"/>
              </w:rPr>
            </w:pPr>
            <w:r>
              <w:rPr>
                <w:sz w:val="18"/>
                <w:szCs w:val="18"/>
              </w:rPr>
              <w:tab/>
              <w:t xml:space="preserve">11 </w:t>
            </w:r>
          </w:p>
        </w:tc>
        <w:tc>
          <w:tcPr>
            <w:tcW w:w="1259" w:type="dxa"/>
            <w:tcBorders>
              <w:top w:val="nil"/>
              <w:left w:val="nil"/>
              <w:bottom w:val="single" w:sz="2" w:space="0" w:color="auto"/>
            </w:tcBorders>
          </w:tcPr>
          <w:p ns2:paraId="5059ABB5" ns2:textId="77777777" w:rsidR="00401477" w:rsidRDefault="00401477" w:rsidP="00FC5C60">
            <w:pPr>
              <w:tabs>
                <w:tab w:val="decimal" w:pos="442"/>
                <w:tab w:val="left" w:pos="522"/>
              </w:tabs>
              <w:spacing w:after="60"/>
              <w:rPr>
                <w:sz w:val="18"/>
                <w:szCs w:val="18"/>
              </w:rPr>
            </w:pPr>
            <w:r>
              <w:rPr>
                <w:sz w:val="18"/>
                <w:szCs w:val="18"/>
              </w:rPr>
              <w:tab/>
            </w:r>
          </w:p>
        </w:tc>
      </w:tr>
      <w:tr w:rsidR="00401477" ns2:paraId="5C6A622C" ns2:textId="77777777" w:rsidTr="00FC5C60">
        <w:tblPrEx>
          <w:tblBorders>
            <w:top w:val="single" w:sz="6" w:space="0" w:color="auto"/>
            <w:bottom w:val="single" w:sz="6" w:space="0" w:color="auto"/>
          </w:tblBorders>
        </w:tblPrEx>
        <w:trPr>
          <w:jc w:val="center"/>
        </w:trPr>
        <w:tc>
          <w:tcPr>
            <w:tcW w:w="12960" w:type="dxa"/>
            <w:gridSpan w:val="7"/>
            <w:tcBorders>
              <w:top w:val="nil"/>
              <w:bottom w:val="single" w:sz="2" w:space="0" w:color="auto"/>
            </w:tcBorders>
          </w:tcPr>
          <w:p ns2:paraId="46AFAC1B" ns2:textId="77777777" w:rsidR="00401477" w:rsidRDefault="00401477" w:rsidP="00FC5C60">
            <w:pPr>
              <w:spacing w:after="60"/>
              <w:ind w:left="160" w:right="1" w:hanging="160"/>
              <w:rPr>
                <w:sz w:val="18"/>
                <w:szCs w:val="18"/>
              </w:rPr>
            </w:pPr>
            <w:r>
              <w:rPr>
                <w:sz w:val="18"/>
                <w:szCs w:val="18"/>
              </w:rPr>
              <w:t xml:space="preserve"> </w:t>
            </w:r>
            <w:r>
              <w:rPr>
                <w:b/>
                <w:bCs/>
                <w:sz w:val="18"/>
                <w:szCs w:val="18"/>
              </w:rPr>
              <w:t>Status for Study Treatment in Trial</w:t>
            </w:r>
            <w:r>
              <w:rPr>
                <w:sz w:val="18"/>
                <w:szCs w:val="18"/>
              </w:rPr>
              <w:t xml:space="preserve"> </w:t>
            </w:r>
          </w:p>
        </w:tc>
      </w:tr>
      <w:tr w:rsidR="00401477" ns2:paraId="0696866A" ns2:textId="77777777" w:rsidTr="00FC5C60">
        <w:tblPrEx>
          <w:tblBorders>
            <w:top w:val="single" w:sz="6" w:space="0" w:color="auto"/>
            <w:bottom w:val="single" w:sz="6" w:space="0" w:color="auto"/>
          </w:tblBorders>
        </w:tblPrEx>
        <w:trPr>
          <w:jc w:val="center"/>
        </w:trPr>
        <w:tc>
          <w:tcPr>
            <w:tcW w:w="5410" w:type="dxa"/>
            <w:tcBorders>
              <w:top w:val="nil"/>
              <w:bottom w:val="nil"/>
              <w:right w:val="single" w:sz="2" w:space="0" w:color="auto"/>
            </w:tcBorders>
          </w:tcPr>
          <w:p ns2:paraId="78450E11" ns2:textId="77777777" w:rsidR="00401477" w:rsidRDefault="00401477" w:rsidP="00FC5C60">
            <w:pPr>
              <w:spacing w:before="15" w:after="15"/>
              <w:ind w:left="160" w:right="1" w:hanging="160"/>
              <w:rPr>
                <w:sz w:val="18"/>
                <w:szCs w:val="18"/>
              </w:rPr>
            </w:pPr>
            <w:r>
              <w:rPr>
                <w:sz w:val="18"/>
                <w:szCs w:val="18"/>
              </w:rPr>
              <w:t xml:space="preserve"> Started </w:t>
            </w:r>
          </w:p>
        </w:tc>
        <w:tc>
          <w:tcPr>
            <w:tcW w:w="1258" w:type="dxa"/>
            <w:tcBorders>
              <w:top w:val="nil"/>
              <w:left w:val="nil"/>
              <w:bottom w:val="nil"/>
              <w:right w:val="nil"/>
            </w:tcBorders>
          </w:tcPr>
          <w:p ns2:paraId="0C39AB73" ns2:textId="77777777" w:rsidR="00401477" w:rsidRDefault="00401477" w:rsidP="00FC5C60">
            <w:pPr>
              <w:tabs>
                <w:tab w:val="decimal" w:pos="639"/>
                <w:tab w:val="left" w:pos="719"/>
              </w:tabs>
              <w:spacing w:before="15" w:after="15"/>
              <w:rPr>
                <w:sz w:val="18"/>
                <w:szCs w:val="18"/>
              </w:rPr>
            </w:pPr>
            <w:r>
              <w:rPr>
                <w:sz w:val="18"/>
                <w:szCs w:val="18"/>
              </w:rPr>
              <w:tab/>
              <w:t xml:space="preserve">54 </w:t>
            </w:r>
          </w:p>
        </w:tc>
        <w:tc>
          <w:tcPr>
            <w:tcW w:w="1258" w:type="dxa"/>
            <w:tcBorders>
              <w:top w:val="nil"/>
              <w:left w:val="nil"/>
              <w:bottom w:val="nil"/>
              <w:right w:val="single" w:sz="2" w:space="0" w:color="auto"/>
            </w:tcBorders>
          </w:tcPr>
          <w:p ns2:paraId="1B730544" ns2:textId="77777777" w:rsidR="00401477" w:rsidRDefault="00401477" w:rsidP="00FC5C60">
            <w:pPr>
              <w:tabs>
                <w:tab w:val="decimal" w:pos="442"/>
                <w:tab w:val="left" w:pos="522"/>
              </w:tabs>
              <w:spacing w:before="15" w:after="15"/>
              <w:rPr>
                <w:sz w:val="18"/>
                <w:szCs w:val="18"/>
              </w:rPr>
            </w:pPr>
            <w:r>
              <w:rPr>
                <w:sz w:val="18"/>
                <w:szCs w:val="18"/>
              </w:rPr>
              <w:tab/>
            </w:r>
          </w:p>
        </w:tc>
        <w:tc>
          <w:tcPr>
            <w:tcW w:w="1259" w:type="dxa"/>
            <w:tcBorders>
              <w:top w:val="nil"/>
              <w:left w:val="nil"/>
              <w:bottom w:val="nil"/>
              <w:right w:val="nil"/>
            </w:tcBorders>
          </w:tcPr>
          <w:p ns2:paraId="269DB4CE" ns2:textId="77777777" w:rsidR="00401477" w:rsidRDefault="00401477" w:rsidP="00FC5C60">
            <w:pPr>
              <w:tabs>
                <w:tab w:val="decimal" w:pos="639"/>
                <w:tab w:val="left" w:pos="719"/>
              </w:tabs>
              <w:spacing w:before="15" w:after="15"/>
              <w:rPr>
                <w:sz w:val="18"/>
                <w:szCs w:val="18"/>
              </w:rPr>
            </w:pPr>
            <w:r>
              <w:rPr>
                <w:sz w:val="18"/>
                <w:szCs w:val="18"/>
              </w:rPr>
              <w:tab/>
              <w:t xml:space="preserve">53 </w:t>
            </w:r>
          </w:p>
        </w:tc>
        <w:tc>
          <w:tcPr>
            <w:tcW w:w="1258" w:type="dxa"/>
            <w:tcBorders>
              <w:top w:val="nil"/>
              <w:left w:val="nil"/>
              <w:bottom w:val="nil"/>
              <w:right w:val="single" w:sz="2" w:space="0" w:color="auto"/>
            </w:tcBorders>
          </w:tcPr>
          <w:p ns2:paraId="0B2E1808" ns2:textId="77777777" w:rsidR="00401477" w:rsidRDefault="00401477" w:rsidP="00FC5C60">
            <w:pPr>
              <w:tabs>
                <w:tab w:val="decimal" w:pos="442"/>
                <w:tab w:val="left" w:pos="522"/>
              </w:tabs>
              <w:spacing w:before="15" w:after="15"/>
              <w:rPr>
                <w:sz w:val="18"/>
                <w:szCs w:val="18"/>
              </w:rPr>
            </w:pPr>
            <w:r>
              <w:rPr>
                <w:sz w:val="18"/>
                <w:szCs w:val="18"/>
              </w:rPr>
              <w:tab/>
            </w:r>
          </w:p>
        </w:tc>
        <w:tc>
          <w:tcPr>
            <w:tcW w:w="1258" w:type="dxa"/>
            <w:tcBorders>
              <w:top w:val="nil"/>
              <w:left w:val="nil"/>
              <w:bottom w:val="nil"/>
              <w:right w:val="nil"/>
            </w:tcBorders>
          </w:tcPr>
          <w:p ns2:paraId="025CB28B" ns2:textId="77777777" w:rsidR="00401477" w:rsidRDefault="00401477" w:rsidP="00FC5C60">
            <w:pPr>
              <w:tabs>
                <w:tab w:val="decimal" w:pos="639"/>
                <w:tab w:val="left" w:pos="719"/>
              </w:tabs>
              <w:spacing w:before="15" w:after="15"/>
              <w:rPr>
                <w:sz w:val="18"/>
                <w:szCs w:val="18"/>
              </w:rPr>
            </w:pPr>
            <w:r>
              <w:rPr>
                <w:sz w:val="18"/>
                <w:szCs w:val="18"/>
              </w:rPr>
              <w:tab/>
              <w:t xml:space="preserve">11 </w:t>
            </w:r>
          </w:p>
        </w:tc>
        <w:tc>
          <w:tcPr>
            <w:tcW w:w="1259" w:type="dxa"/>
            <w:tcBorders>
              <w:top w:val="nil"/>
              <w:left w:val="nil"/>
              <w:bottom w:val="nil"/>
            </w:tcBorders>
          </w:tcPr>
          <w:p ns2:paraId="393A247C" ns2:textId="77777777" w:rsidR="00401477" w:rsidRDefault="00401477" w:rsidP="00FC5C60">
            <w:pPr>
              <w:tabs>
                <w:tab w:val="decimal" w:pos="442"/>
                <w:tab w:val="left" w:pos="522"/>
              </w:tabs>
              <w:spacing w:before="15" w:after="15"/>
              <w:rPr>
                <w:sz w:val="18"/>
                <w:szCs w:val="18"/>
              </w:rPr>
            </w:pPr>
            <w:r>
              <w:rPr>
                <w:sz w:val="18"/>
                <w:szCs w:val="18"/>
              </w:rPr>
              <w:tab/>
            </w:r>
          </w:p>
        </w:tc>
      </w:tr>
      <w:tr w:rsidR="00401477" ns2:paraId="1C762C05" ns2:textId="77777777" w:rsidTr="00FC5C60">
        <w:tblPrEx>
          <w:tblBorders>
            <w:top w:val="single" w:sz="6" w:space="0" w:color="auto"/>
            <w:bottom w:val="single" w:sz="6" w:space="0" w:color="auto"/>
          </w:tblBorders>
        </w:tblPrEx>
        <w:trPr>
          <w:jc w:val="center"/>
        </w:trPr>
        <w:tc>
          <w:tcPr>
            <w:tcW w:w="5410" w:type="dxa"/>
            <w:tcBorders>
              <w:top w:val="nil"/>
              <w:bottom w:val="nil"/>
              <w:right w:val="single" w:sz="2" w:space="0" w:color="auto"/>
            </w:tcBorders>
          </w:tcPr>
          <w:p ns2:paraId="57AF410F" ns2:textId="77777777" w:rsidR="00401477" w:rsidRDefault="00401477" w:rsidP="00FC5C60">
            <w:pPr>
              <w:spacing w:before="15" w:after="15"/>
              <w:ind w:left="160" w:right="1" w:hanging="160"/>
              <w:rPr>
                <w:sz w:val="18"/>
                <w:szCs w:val="18"/>
              </w:rPr>
            </w:pPr>
            <w:r>
              <w:rPr>
                <w:sz w:val="18"/>
                <w:szCs w:val="18"/>
              </w:rPr>
              <w:t xml:space="preserve"> Discontinued </w:t>
            </w:r>
          </w:p>
        </w:tc>
        <w:tc>
          <w:tcPr>
            <w:tcW w:w="1258" w:type="dxa"/>
            <w:tcBorders>
              <w:top w:val="nil"/>
              <w:left w:val="nil"/>
              <w:bottom w:val="nil"/>
              <w:right w:val="nil"/>
            </w:tcBorders>
          </w:tcPr>
          <w:p ns2:paraId="795FD142" ns2:textId="77777777" w:rsidR="00401477" w:rsidRDefault="00401477" w:rsidP="00FC5C60">
            <w:pPr>
              <w:tabs>
                <w:tab w:val="decimal" w:pos="639"/>
                <w:tab w:val="left" w:pos="719"/>
              </w:tabs>
              <w:spacing w:before="15" w:after="15"/>
              <w:rPr>
                <w:sz w:val="18"/>
                <w:szCs w:val="18"/>
              </w:rPr>
            </w:pPr>
            <w:r>
              <w:rPr>
                <w:sz w:val="18"/>
                <w:szCs w:val="18"/>
              </w:rPr>
              <w:tab/>
              <w:t xml:space="preserve">13 </w:t>
            </w:r>
          </w:p>
        </w:tc>
        <w:tc>
          <w:tcPr>
            <w:tcW w:w="1258" w:type="dxa"/>
            <w:tcBorders>
              <w:top w:val="nil"/>
              <w:left w:val="nil"/>
              <w:bottom w:val="nil"/>
              <w:right w:val="single" w:sz="2" w:space="0" w:color="auto"/>
            </w:tcBorders>
          </w:tcPr>
          <w:p ns2:paraId="6BEBD7FF" ns2:textId="77777777" w:rsidR="00401477" w:rsidRDefault="00401477" w:rsidP="00FC5C60">
            <w:pPr>
              <w:tabs>
                <w:tab w:val="decimal" w:pos="442"/>
                <w:tab w:val="left" w:pos="522"/>
              </w:tabs>
              <w:spacing w:before="15" w:after="15"/>
              <w:rPr>
                <w:sz w:val="18"/>
                <w:szCs w:val="18"/>
              </w:rPr>
            </w:pPr>
            <w:r>
              <w:rPr>
                <w:sz w:val="18"/>
                <w:szCs w:val="18"/>
              </w:rPr>
              <w:tab/>
              <w:t xml:space="preserve">(24.1) </w:t>
            </w:r>
          </w:p>
        </w:tc>
        <w:tc>
          <w:tcPr>
            <w:tcW w:w="1259" w:type="dxa"/>
            <w:tcBorders>
              <w:top w:val="nil"/>
              <w:left w:val="nil"/>
              <w:bottom w:val="nil"/>
              <w:right w:val="nil"/>
            </w:tcBorders>
          </w:tcPr>
          <w:p ns2:paraId="51CA37C3" ns2:textId="77777777" w:rsidR="00401477" w:rsidRDefault="00401477" w:rsidP="00FC5C60">
            <w:pPr>
              <w:tabs>
                <w:tab w:val="decimal" w:pos="639"/>
                <w:tab w:val="left" w:pos="719"/>
              </w:tabs>
              <w:spacing w:before="15" w:after="15"/>
              <w:rPr>
                <w:sz w:val="18"/>
                <w:szCs w:val="18"/>
              </w:rPr>
            </w:pPr>
            <w:r>
              <w:rPr>
                <w:sz w:val="18"/>
                <w:szCs w:val="18"/>
              </w:rPr>
              <w:tab/>
              <w:t xml:space="preserve">4 </w:t>
            </w:r>
          </w:p>
        </w:tc>
        <w:tc>
          <w:tcPr>
            <w:tcW w:w="1258" w:type="dxa"/>
            <w:tcBorders>
              <w:top w:val="nil"/>
              <w:left w:val="nil"/>
              <w:bottom w:val="nil"/>
              <w:right w:val="single" w:sz="2" w:space="0" w:color="auto"/>
            </w:tcBorders>
          </w:tcPr>
          <w:p ns2:paraId="55CA23DB" ns2:textId="77777777" w:rsidR="00401477" w:rsidRDefault="00401477" w:rsidP="00FC5C60">
            <w:pPr>
              <w:tabs>
                <w:tab w:val="decimal" w:pos="442"/>
                <w:tab w:val="left" w:pos="522"/>
              </w:tabs>
              <w:spacing w:before="15" w:after="15"/>
              <w:rPr>
                <w:sz w:val="18"/>
                <w:szCs w:val="18"/>
              </w:rPr>
            </w:pPr>
            <w:r>
              <w:rPr>
                <w:sz w:val="18"/>
                <w:szCs w:val="18"/>
              </w:rPr>
              <w:tab/>
              <w:t xml:space="preserve">(7.5) </w:t>
            </w:r>
          </w:p>
        </w:tc>
        <w:tc>
          <w:tcPr>
            <w:tcW w:w="1258" w:type="dxa"/>
            <w:tcBorders>
              <w:top w:val="nil"/>
              <w:left w:val="nil"/>
              <w:bottom w:val="nil"/>
              <w:right w:val="nil"/>
            </w:tcBorders>
          </w:tcPr>
          <w:p ns2:paraId="46CE779A" ns2:textId="77777777" w:rsidR="00401477" w:rsidRDefault="00401477" w:rsidP="00FC5C60">
            <w:pPr>
              <w:tabs>
                <w:tab w:val="decimal" w:pos="639"/>
                <w:tab w:val="left" w:pos="719"/>
              </w:tabs>
              <w:spacing w:before="15" w:after="15"/>
              <w:rPr>
                <w:sz w:val="18"/>
                <w:szCs w:val="18"/>
              </w:rPr>
            </w:pPr>
            <w:r>
              <w:rPr>
                <w:sz w:val="18"/>
                <w:szCs w:val="18"/>
              </w:rPr>
              <w:tab/>
              <w:t xml:space="preserve">1 </w:t>
            </w:r>
          </w:p>
        </w:tc>
        <w:tc>
          <w:tcPr>
            <w:tcW w:w="1259" w:type="dxa"/>
            <w:tcBorders>
              <w:top w:val="nil"/>
              <w:left w:val="nil"/>
              <w:bottom w:val="nil"/>
            </w:tcBorders>
          </w:tcPr>
          <w:p ns2:paraId="79CF3020" ns2:textId="77777777" w:rsidR="00401477" w:rsidRDefault="00401477" w:rsidP="00FC5C60">
            <w:pPr>
              <w:tabs>
                <w:tab w:val="decimal" w:pos="442"/>
                <w:tab w:val="left" w:pos="522"/>
              </w:tabs>
              <w:spacing w:before="15" w:after="15"/>
              <w:rPr>
                <w:sz w:val="18"/>
                <w:szCs w:val="18"/>
              </w:rPr>
            </w:pPr>
            <w:r>
              <w:rPr>
                <w:sz w:val="18"/>
                <w:szCs w:val="18"/>
              </w:rPr>
              <w:tab/>
              <w:t xml:space="preserve">(9.1) </w:t>
            </w:r>
          </w:p>
        </w:tc>
      </w:tr>
      <w:tr w:rsidR="00401477" ns2:paraId="0BD0633A" ns2:textId="77777777" w:rsidTr="00FC5C60">
        <w:tblPrEx>
          <w:tblBorders>
            <w:top w:val="single" w:sz="6" w:space="0" w:color="auto"/>
            <w:bottom w:val="single" w:sz="6" w:space="0" w:color="auto"/>
          </w:tblBorders>
        </w:tblPrEx>
        <w:trPr>
          <w:jc w:val="center"/>
        </w:trPr>
        <w:tc>
          <w:tcPr>
            <w:tcW w:w="5410" w:type="dxa"/>
            <w:tcBorders>
              <w:top w:val="nil"/>
              <w:bottom w:val="nil"/>
              <w:right w:val="single" w:sz="2" w:space="0" w:color="auto"/>
            </w:tcBorders>
          </w:tcPr>
          <w:p ns2:paraId="7C8380F9" ns2:textId="77777777" w:rsidR="00401477" w:rsidRDefault="00401477" w:rsidP="00FC5C60">
            <w:pPr>
              <w:spacing w:before="15" w:after="15"/>
              <w:ind w:left="160" w:right="1" w:hanging="160"/>
              <w:rPr>
                <w:sz w:val="18"/>
                <w:szCs w:val="18"/>
              </w:rPr>
            </w:pPr>
            <w:r>
              <w:rPr>
                <w:sz w:val="18"/>
                <w:szCs w:val="18"/>
              </w:rPr>
              <w:t xml:space="preserve">    Adverse Event </w:t>
            </w:r>
          </w:p>
        </w:tc>
        <w:tc>
          <w:tcPr>
            <w:tcW w:w="1258" w:type="dxa"/>
            <w:tcBorders>
              <w:top w:val="nil"/>
              <w:left w:val="nil"/>
              <w:bottom w:val="nil"/>
              <w:right w:val="nil"/>
            </w:tcBorders>
          </w:tcPr>
          <w:p ns2:paraId="5BF7C365" ns2:textId="77777777" w:rsidR="00401477" w:rsidRDefault="00401477" w:rsidP="00FC5C60">
            <w:pPr>
              <w:tabs>
                <w:tab w:val="decimal" w:pos="639"/>
                <w:tab w:val="left" w:pos="719"/>
              </w:tabs>
              <w:spacing w:before="15" w:after="15"/>
              <w:rPr>
                <w:sz w:val="18"/>
                <w:szCs w:val="18"/>
              </w:rPr>
            </w:pPr>
            <w:r>
              <w:rPr>
                <w:sz w:val="18"/>
                <w:szCs w:val="18"/>
              </w:rPr>
              <w:tab/>
              <w:t xml:space="preserve">2 </w:t>
            </w:r>
          </w:p>
        </w:tc>
        <w:tc>
          <w:tcPr>
            <w:tcW w:w="1258" w:type="dxa"/>
            <w:tcBorders>
              <w:top w:val="nil"/>
              <w:left w:val="nil"/>
              <w:bottom w:val="nil"/>
              <w:right w:val="single" w:sz="2" w:space="0" w:color="auto"/>
            </w:tcBorders>
          </w:tcPr>
          <w:p ns2:paraId="4B0FEC1B" ns2:textId="77777777" w:rsidR="00401477" w:rsidRDefault="00401477" w:rsidP="00FC5C60">
            <w:pPr>
              <w:tabs>
                <w:tab w:val="decimal" w:pos="442"/>
                <w:tab w:val="left" w:pos="522"/>
              </w:tabs>
              <w:spacing w:before="15" w:after="15"/>
              <w:rPr>
                <w:sz w:val="18"/>
                <w:szCs w:val="18"/>
              </w:rPr>
            </w:pPr>
            <w:r>
              <w:rPr>
                <w:sz w:val="18"/>
                <w:szCs w:val="18"/>
              </w:rPr>
              <w:tab/>
              <w:t xml:space="preserve">(3.7) </w:t>
            </w:r>
          </w:p>
        </w:tc>
        <w:tc>
          <w:tcPr>
            <w:tcW w:w="1259" w:type="dxa"/>
            <w:tcBorders>
              <w:top w:val="nil"/>
              <w:left w:val="nil"/>
              <w:bottom w:val="nil"/>
              <w:right w:val="nil"/>
            </w:tcBorders>
          </w:tcPr>
          <w:p ns2:paraId="3CE1AFA9" ns2:textId="77777777" w:rsidR="00401477" w:rsidRDefault="00401477" w:rsidP="00FC5C60">
            <w:pPr>
              <w:tabs>
                <w:tab w:val="decimal" w:pos="639"/>
                <w:tab w:val="left" w:pos="719"/>
              </w:tabs>
              <w:spacing w:before="15" w:after="15"/>
              <w:rPr>
                <w:sz w:val="18"/>
                <w:szCs w:val="18"/>
              </w:rPr>
            </w:pPr>
            <w:r>
              <w:rPr>
                <w:sz w:val="18"/>
                <w:szCs w:val="18"/>
              </w:rPr>
              <w:tab/>
              <w:t xml:space="preserve">0 </w:t>
            </w:r>
          </w:p>
        </w:tc>
        <w:tc>
          <w:tcPr>
            <w:tcW w:w="1258" w:type="dxa"/>
            <w:tcBorders>
              <w:top w:val="nil"/>
              <w:left w:val="nil"/>
              <w:bottom w:val="nil"/>
              <w:right w:val="single" w:sz="2" w:space="0" w:color="auto"/>
            </w:tcBorders>
          </w:tcPr>
          <w:p ns2:paraId="391CB6CB" ns2:textId="77777777" w:rsidR="00401477" w:rsidRDefault="00401477" w:rsidP="00FC5C60">
            <w:pPr>
              <w:tabs>
                <w:tab w:val="decimal" w:pos="442"/>
                <w:tab w:val="left" w:pos="522"/>
              </w:tabs>
              <w:spacing w:before="15" w:after="15"/>
              <w:rPr>
                <w:sz w:val="18"/>
                <w:szCs w:val="18"/>
              </w:rPr>
            </w:pPr>
            <w:r>
              <w:rPr>
                <w:sz w:val="18"/>
                <w:szCs w:val="18"/>
              </w:rPr>
              <w:tab/>
              <w:t xml:space="preserve">(0.0) </w:t>
            </w:r>
          </w:p>
        </w:tc>
        <w:tc>
          <w:tcPr>
            <w:tcW w:w="1258" w:type="dxa"/>
            <w:tcBorders>
              <w:top w:val="nil"/>
              <w:left w:val="nil"/>
              <w:bottom w:val="nil"/>
              <w:right w:val="nil"/>
            </w:tcBorders>
          </w:tcPr>
          <w:p ns2:paraId="1D9D5FC4" ns2:textId="77777777" w:rsidR="00401477" w:rsidRDefault="00401477" w:rsidP="00FC5C60">
            <w:pPr>
              <w:tabs>
                <w:tab w:val="decimal" w:pos="639"/>
                <w:tab w:val="left" w:pos="719"/>
              </w:tabs>
              <w:spacing w:before="15" w:after="15"/>
              <w:rPr>
                <w:sz w:val="18"/>
                <w:szCs w:val="18"/>
              </w:rPr>
            </w:pPr>
            <w:r>
              <w:rPr>
                <w:sz w:val="18"/>
                <w:szCs w:val="18"/>
              </w:rPr>
              <w:tab/>
              <w:t xml:space="preserve">0 </w:t>
            </w:r>
          </w:p>
        </w:tc>
        <w:tc>
          <w:tcPr>
            <w:tcW w:w="1259" w:type="dxa"/>
            <w:tcBorders>
              <w:top w:val="nil"/>
              <w:left w:val="nil"/>
              <w:bottom w:val="nil"/>
            </w:tcBorders>
          </w:tcPr>
          <w:p ns2:paraId="396FA9C3" ns2:textId="77777777" w:rsidR="00401477" w:rsidRDefault="00401477" w:rsidP="00FC5C60">
            <w:pPr>
              <w:tabs>
                <w:tab w:val="decimal" w:pos="442"/>
                <w:tab w:val="left" w:pos="522"/>
              </w:tabs>
              <w:spacing w:before="15" w:after="15"/>
              <w:rPr>
                <w:sz w:val="18"/>
                <w:szCs w:val="18"/>
              </w:rPr>
            </w:pPr>
            <w:r>
              <w:rPr>
                <w:sz w:val="18"/>
                <w:szCs w:val="18"/>
              </w:rPr>
              <w:tab/>
              <w:t xml:space="preserve">(0.0) </w:t>
            </w:r>
          </w:p>
        </w:tc>
      </w:tr>
      <w:tr w:rsidR="00401477" ns2:paraId="738DCA0B" ns2:textId="77777777" w:rsidTr="00FC5C60">
        <w:tblPrEx>
          <w:tblBorders>
            <w:top w:val="single" w:sz="6" w:space="0" w:color="auto"/>
            <w:bottom w:val="single" w:sz="6" w:space="0" w:color="auto"/>
          </w:tblBorders>
        </w:tblPrEx>
        <w:trPr>
          <w:jc w:val="center"/>
        </w:trPr>
        <w:tc>
          <w:tcPr>
            <w:tcW w:w="5410" w:type="dxa"/>
            <w:tcBorders>
              <w:top w:val="nil"/>
              <w:bottom w:val="nil"/>
              <w:right w:val="single" w:sz="2" w:space="0" w:color="auto"/>
            </w:tcBorders>
          </w:tcPr>
          <w:p ns2:paraId="547B6330" ns2:textId="77777777" w:rsidR="00401477" w:rsidRDefault="00401477" w:rsidP="00FC5C60">
            <w:pPr>
              <w:spacing w:before="15" w:after="15"/>
              <w:ind w:left="160" w:right="1" w:hanging="160"/>
              <w:rPr>
                <w:sz w:val="18"/>
                <w:szCs w:val="18"/>
              </w:rPr>
            </w:pPr>
            <w:r>
              <w:rPr>
                <w:sz w:val="18"/>
                <w:szCs w:val="18"/>
              </w:rPr>
              <w:t xml:space="preserve">    Death </w:t>
            </w:r>
          </w:p>
        </w:tc>
        <w:tc>
          <w:tcPr>
            <w:tcW w:w="1258" w:type="dxa"/>
            <w:tcBorders>
              <w:top w:val="nil"/>
              <w:left w:val="nil"/>
              <w:bottom w:val="nil"/>
              <w:right w:val="nil"/>
            </w:tcBorders>
          </w:tcPr>
          <w:p ns2:paraId="1C990E58" ns2:textId="77777777" w:rsidR="00401477" w:rsidRDefault="00401477" w:rsidP="00FC5C60">
            <w:pPr>
              <w:tabs>
                <w:tab w:val="decimal" w:pos="639"/>
                <w:tab w:val="left" w:pos="719"/>
              </w:tabs>
              <w:spacing w:before="15" w:after="15"/>
              <w:rPr>
                <w:sz w:val="18"/>
                <w:szCs w:val="18"/>
              </w:rPr>
            </w:pPr>
            <w:r>
              <w:rPr>
                <w:sz w:val="18"/>
                <w:szCs w:val="18"/>
              </w:rPr>
              <w:tab/>
              <w:t xml:space="preserve">1 </w:t>
            </w:r>
          </w:p>
        </w:tc>
        <w:tc>
          <w:tcPr>
            <w:tcW w:w="1258" w:type="dxa"/>
            <w:tcBorders>
              <w:top w:val="nil"/>
              <w:left w:val="nil"/>
              <w:bottom w:val="nil"/>
              <w:right w:val="single" w:sz="2" w:space="0" w:color="auto"/>
            </w:tcBorders>
          </w:tcPr>
          <w:p ns2:paraId="36C7FAA5" ns2:textId="77777777" w:rsidR="00401477" w:rsidRDefault="00401477" w:rsidP="00FC5C60">
            <w:pPr>
              <w:tabs>
                <w:tab w:val="decimal" w:pos="442"/>
                <w:tab w:val="left" w:pos="522"/>
              </w:tabs>
              <w:spacing w:before="15" w:after="15"/>
              <w:rPr>
                <w:sz w:val="18"/>
                <w:szCs w:val="18"/>
              </w:rPr>
            </w:pPr>
            <w:r>
              <w:rPr>
                <w:sz w:val="18"/>
                <w:szCs w:val="18"/>
              </w:rPr>
              <w:tab/>
              <w:t xml:space="preserve">(1.9) </w:t>
            </w:r>
          </w:p>
        </w:tc>
        <w:tc>
          <w:tcPr>
            <w:tcW w:w="1259" w:type="dxa"/>
            <w:tcBorders>
              <w:top w:val="nil"/>
              <w:left w:val="nil"/>
              <w:bottom w:val="nil"/>
              <w:right w:val="nil"/>
            </w:tcBorders>
          </w:tcPr>
          <w:p ns2:paraId="30E75A05" ns2:textId="77777777" w:rsidR="00401477" w:rsidRDefault="00401477" w:rsidP="00FC5C60">
            <w:pPr>
              <w:tabs>
                <w:tab w:val="decimal" w:pos="639"/>
                <w:tab w:val="left" w:pos="719"/>
              </w:tabs>
              <w:spacing w:before="15" w:after="15"/>
              <w:rPr>
                <w:sz w:val="18"/>
                <w:szCs w:val="18"/>
              </w:rPr>
            </w:pPr>
            <w:r>
              <w:rPr>
                <w:sz w:val="18"/>
                <w:szCs w:val="18"/>
              </w:rPr>
              <w:tab/>
              <w:t xml:space="preserve">0 </w:t>
            </w:r>
          </w:p>
        </w:tc>
        <w:tc>
          <w:tcPr>
            <w:tcW w:w="1258" w:type="dxa"/>
            <w:tcBorders>
              <w:top w:val="nil"/>
              <w:left w:val="nil"/>
              <w:bottom w:val="nil"/>
              <w:right w:val="single" w:sz="2" w:space="0" w:color="auto"/>
            </w:tcBorders>
          </w:tcPr>
          <w:p ns2:paraId="36752FA2" ns2:textId="77777777" w:rsidR="00401477" w:rsidRDefault="00401477" w:rsidP="00FC5C60">
            <w:pPr>
              <w:tabs>
                <w:tab w:val="decimal" w:pos="442"/>
                <w:tab w:val="left" w:pos="522"/>
              </w:tabs>
              <w:spacing w:before="15" w:after="15"/>
              <w:rPr>
                <w:sz w:val="18"/>
                <w:szCs w:val="18"/>
              </w:rPr>
            </w:pPr>
            <w:r>
              <w:rPr>
                <w:sz w:val="18"/>
                <w:szCs w:val="18"/>
              </w:rPr>
              <w:tab/>
              <w:t xml:space="preserve">(0.0) </w:t>
            </w:r>
          </w:p>
        </w:tc>
        <w:tc>
          <w:tcPr>
            <w:tcW w:w="1258" w:type="dxa"/>
            <w:tcBorders>
              <w:top w:val="nil"/>
              <w:left w:val="nil"/>
              <w:bottom w:val="nil"/>
              <w:right w:val="nil"/>
            </w:tcBorders>
          </w:tcPr>
          <w:p ns2:paraId="48B12E12" ns2:textId="77777777" w:rsidR="00401477" w:rsidRDefault="00401477" w:rsidP="00FC5C60">
            <w:pPr>
              <w:tabs>
                <w:tab w:val="decimal" w:pos="639"/>
                <w:tab w:val="left" w:pos="719"/>
              </w:tabs>
              <w:spacing w:before="15" w:after="15"/>
              <w:rPr>
                <w:sz w:val="18"/>
                <w:szCs w:val="18"/>
              </w:rPr>
            </w:pPr>
            <w:r>
              <w:rPr>
                <w:sz w:val="18"/>
                <w:szCs w:val="18"/>
              </w:rPr>
              <w:tab/>
              <w:t xml:space="preserve">0 </w:t>
            </w:r>
          </w:p>
        </w:tc>
        <w:tc>
          <w:tcPr>
            <w:tcW w:w="1259" w:type="dxa"/>
            <w:tcBorders>
              <w:top w:val="nil"/>
              <w:left w:val="nil"/>
              <w:bottom w:val="nil"/>
            </w:tcBorders>
          </w:tcPr>
          <w:p ns2:paraId="504148AC" ns2:textId="77777777" w:rsidR="00401477" w:rsidRDefault="00401477" w:rsidP="00FC5C60">
            <w:pPr>
              <w:tabs>
                <w:tab w:val="decimal" w:pos="442"/>
                <w:tab w:val="left" w:pos="522"/>
              </w:tabs>
              <w:spacing w:before="15" w:after="15"/>
              <w:rPr>
                <w:sz w:val="18"/>
                <w:szCs w:val="18"/>
              </w:rPr>
            </w:pPr>
            <w:r>
              <w:rPr>
                <w:sz w:val="18"/>
                <w:szCs w:val="18"/>
              </w:rPr>
              <w:tab/>
              <w:t xml:space="preserve">(0.0) </w:t>
            </w:r>
          </w:p>
        </w:tc>
      </w:tr>
      <w:tr w:rsidR="00401477" ns2:paraId="18842E21" ns2:textId="77777777" w:rsidTr="00FC5C60">
        <w:tblPrEx>
          <w:tblBorders>
            <w:top w:val="single" w:sz="6" w:space="0" w:color="auto"/>
            <w:bottom w:val="single" w:sz="6" w:space="0" w:color="auto"/>
          </w:tblBorders>
        </w:tblPrEx>
        <w:trPr>
          <w:jc w:val="center"/>
        </w:trPr>
        <w:tc>
          <w:tcPr>
            <w:tcW w:w="5410" w:type="dxa"/>
            <w:tcBorders>
              <w:top w:val="nil"/>
              <w:bottom w:val="nil"/>
              <w:right w:val="single" w:sz="2" w:space="0" w:color="auto"/>
            </w:tcBorders>
          </w:tcPr>
          <w:p ns2:paraId="218D06DA" ns2:textId="77777777" w:rsidR="00401477" w:rsidRDefault="00401477" w:rsidP="00FC5C60">
            <w:pPr>
              <w:spacing w:before="15" w:after="15"/>
              <w:ind w:left="160" w:right="1" w:hanging="160"/>
              <w:rPr>
                <w:sz w:val="18"/>
                <w:szCs w:val="18"/>
              </w:rPr>
            </w:pPr>
            <w:r>
              <w:rPr>
                <w:sz w:val="18"/>
                <w:szCs w:val="18"/>
              </w:rPr>
              <w:t xml:space="preserve">    Disease Progression (Radiological) </w:t>
            </w:r>
          </w:p>
        </w:tc>
        <w:tc>
          <w:tcPr>
            <w:tcW w:w="1258" w:type="dxa"/>
            <w:tcBorders>
              <w:top w:val="nil"/>
              <w:left w:val="nil"/>
              <w:bottom w:val="nil"/>
              <w:right w:val="nil"/>
            </w:tcBorders>
          </w:tcPr>
          <w:p ns2:paraId="3A4CA09A" ns2:textId="77777777" w:rsidR="00401477" w:rsidRDefault="00401477" w:rsidP="00FC5C60">
            <w:pPr>
              <w:tabs>
                <w:tab w:val="decimal" w:pos="639"/>
                <w:tab w:val="left" w:pos="719"/>
              </w:tabs>
              <w:spacing w:before="15" w:after="15"/>
              <w:rPr>
                <w:sz w:val="18"/>
                <w:szCs w:val="18"/>
              </w:rPr>
            </w:pPr>
            <w:r>
              <w:rPr>
                <w:sz w:val="18"/>
                <w:szCs w:val="18"/>
              </w:rPr>
              <w:tab/>
              <w:t xml:space="preserve">8 </w:t>
            </w:r>
          </w:p>
        </w:tc>
        <w:tc>
          <w:tcPr>
            <w:tcW w:w="1258" w:type="dxa"/>
            <w:tcBorders>
              <w:top w:val="nil"/>
              <w:left w:val="nil"/>
              <w:bottom w:val="nil"/>
              <w:right w:val="single" w:sz="2" w:space="0" w:color="auto"/>
            </w:tcBorders>
          </w:tcPr>
          <w:p ns2:paraId="28BA11C2" ns2:textId="77777777" w:rsidR="00401477" w:rsidRDefault="00401477" w:rsidP="00FC5C60">
            <w:pPr>
              <w:tabs>
                <w:tab w:val="decimal" w:pos="442"/>
                <w:tab w:val="left" w:pos="522"/>
              </w:tabs>
              <w:spacing w:before="15" w:after="15"/>
              <w:rPr>
                <w:sz w:val="18"/>
                <w:szCs w:val="18"/>
              </w:rPr>
            </w:pPr>
            <w:r>
              <w:rPr>
                <w:sz w:val="18"/>
                <w:szCs w:val="18"/>
              </w:rPr>
              <w:tab/>
              <w:t xml:space="preserve">(14.8) </w:t>
            </w:r>
          </w:p>
        </w:tc>
        <w:tc>
          <w:tcPr>
            <w:tcW w:w="1259" w:type="dxa"/>
            <w:tcBorders>
              <w:top w:val="nil"/>
              <w:left w:val="nil"/>
              <w:bottom w:val="nil"/>
              <w:right w:val="nil"/>
            </w:tcBorders>
          </w:tcPr>
          <w:p ns2:paraId="054802D7" ns2:textId="77777777" w:rsidR="00401477" w:rsidRDefault="00401477" w:rsidP="00FC5C60">
            <w:pPr>
              <w:tabs>
                <w:tab w:val="decimal" w:pos="639"/>
                <w:tab w:val="left" w:pos="719"/>
              </w:tabs>
              <w:spacing w:before="15" w:after="15"/>
              <w:rPr>
                <w:sz w:val="18"/>
                <w:szCs w:val="18"/>
              </w:rPr>
            </w:pPr>
            <w:r>
              <w:rPr>
                <w:sz w:val="18"/>
                <w:szCs w:val="18"/>
              </w:rPr>
              <w:tab/>
              <w:t xml:space="preserve">3 </w:t>
            </w:r>
          </w:p>
        </w:tc>
        <w:tc>
          <w:tcPr>
            <w:tcW w:w="1258" w:type="dxa"/>
            <w:tcBorders>
              <w:top w:val="nil"/>
              <w:left w:val="nil"/>
              <w:bottom w:val="nil"/>
              <w:right w:val="single" w:sz="2" w:space="0" w:color="auto"/>
            </w:tcBorders>
          </w:tcPr>
          <w:p ns2:paraId="36A1B0E5" ns2:textId="77777777" w:rsidR="00401477" w:rsidRDefault="00401477" w:rsidP="00FC5C60">
            <w:pPr>
              <w:tabs>
                <w:tab w:val="decimal" w:pos="442"/>
                <w:tab w:val="left" w:pos="522"/>
              </w:tabs>
              <w:spacing w:before="15" w:after="15"/>
              <w:rPr>
                <w:sz w:val="18"/>
                <w:szCs w:val="18"/>
              </w:rPr>
            </w:pPr>
            <w:r>
              <w:rPr>
                <w:sz w:val="18"/>
                <w:szCs w:val="18"/>
              </w:rPr>
              <w:tab/>
              <w:t xml:space="preserve">(5.7) </w:t>
            </w:r>
          </w:p>
        </w:tc>
        <w:tc>
          <w:tcPr>
            <w:tcW w:w="1258" w:type="dxa"/>
            <w:tcBorders>
              <w:top w:val="nil"/>
              <w:left w:val="nil"/>
              <w:bottom w:val="nil"/>
              <w:right w:val="nil"/>
            </w:tcBorders>
          </w:tcPr>
          <w:p ns2:paraId="740C2345" ns2:textId="77777777" w:rsidR="00401477" w:rsidRDefault="00401477" w:rsidP="00FC5C60">
            <w:pPr>
              <w:tabs>
                <w:tab w:val="decimal" w:pos="639"/>
                <w:tab w:val="left" w:pos="719"/>
              </w:tabs>
              <w:spacing w:before="15" w:after="15"/>
              <w:rPr>
                <w:sz w:val="18"/>
                <w:szCs w:val="18"/>
              </w:rPr>
            </w:pPr>
            <w:r>
              <w:rPr>
                <w:sz w:val="18"/>
                <w:szCs w:val="18"/>
              </w:rPr>
              <w:tab/>
              <w:t xml:space="preserve">0 </w:t>
            </w:r>
          </w:p>
        </w:tc>
        <w:tc>
          <w:tcPr>
            <w:tcW w:w="1259" w:type="dxa"/>
            <w:tcBorders>
              <w:top w:val="nil"/>
              <w:left w:val="nil"/>
              <w:bottom w:val="nil"/>
            </w:tcBorders>
          </w:tcPr>
          <w:p ns2:paraId="10B2055B" ns2:textId="77777777" w:rsidR="00401477" w:rsidRDefault="00401477" w:rsidP="00FC5C60">
            <w:pPr>
              <w:tabs>
                <w:tab w:val="decimal" w:pos="442"/>
                <w:tab w:val="left" w:pos="522"/>
              </w:tabs>
              <w:spacing w:before="15" w:after="15"/>
              <w:rPr>
                <w:sz w:val="18"/>
                <w:szCs w:val="18"/>
              </w:rPr>
            </w:pPr>
            <w:r>
              <w:rPr>
                <w:sz w:val="18"/>
                <w:szCs w:val="18"/>
              </w:rPr>
              <w:tab/>
              <w:t xml:space="preserve">(0.0) </w:t>
            </w:r>
          </w:p>
        </w:tc>
      </w:tr>
      <w:tr w:rsidR="00401477" ns2:paraId="101337CC" ns2:textId="77777777" w:rsidTr="00FC5C60">
        <w:tblPrEx>
          <w:tblBorders>
            <w:top w:val="single" w:sz="6" w:space="0" w:color="auto"/>
            <w:bottom w:val="single" w:sz="6" w:space="0" w:color="auto"/>
          </w:tblBorders>
        </w:tblPrEx>
        <w:trPr>
          <w:jc w:val="center"/>
        </w:trPr>
        <w:tc>
          <w:tcPr>
            <w:tcW w:w="5410" w:type="dxa"/>
            <w:tcBorders>
              <w:top w:val="nil"/>
              <w:bottom w:val="nil"/>
              <w:right w:val="single" w:sz="2" w:space="0" w:color="auto"/>
            </w:tcBorders>
          </w:tcPr>
          <w:p ns2:paraId="21EA7910" ns2:textId="77777777" w:rsidR="00401477" w:rsidRDefault="00401477" w:rsidP="00FC5C60">
            <w:pPr>
              <w:spacing w:before="15" w:after="15"/>
              <w:ind w:left="160" w:right="1" w:hanging="160"/>
              <w:rPr>
                <w:sz w:val="18"/>
                <w:szCs w:val="18"/>
              </w:rPr>
            </w:pPr>
            <w:r>
              <w:rPr>
                <w:sz w:val="18"/>
                <w:szCs w:val="18"/>
              </w:rPr>
              <w:t xml:space="preserve">    Lost To Follow Up </w:t>
            </w:r>
          </w:p>
        </w:tc>
        <w:tc>
          <w:tcPr>
            <w:tcW w:w="1258" w:type="dxa"/>
            <w:tcBorders>
              <w:top w:val="nil"/>
              <w:left w:val="nil"/>
              <w:bottom w:val="nil"/>
              <w:right w:val="nil"/>
            </w:tcBorders>
          </w:tcPr>
          <w:p ns2:paraId="3B3322D2" ns2:textId="77777777" w:rsidR="00401477" w:rsidRDefault="00401477" w:rsidP="00FC5C60">
            <w:pPr>
              <w:tabs>
                <w:tab w:val="decimal" w:pos="639"/>
                <w:tab w:val="left" w:pos="719"/>
              </w:tabs>
              <w:spacing w:before="15" w:after="15"/>
              <w:rPr>
                <w:sz w:val="18"/>
                <w:szCs w:val="18"/>
              </w:rPr>
            </w:pPr>
            <w:r>
              <w:rPr>
                <w:sz w:val="18"/>
                <w:szCs w:val="18"/>
              </w:rPr>
              <w:tab/>
              <w:t xml:space="preserve">1 </w:t>
            </w:r>
          </w:p>
        </w:tc>
        <w:tc>
          <w:tcPr>
            <w:tcW w:w="1258" w:type="dxa"/>
            <w:tcBorders>
              <w:top w:val="nil"/>
              <w:left w:val="nil"/>
              <w:bottom w:val="nil"/>
              <w:right w:val="single" w:sz="2" w:space="0" w:color="auto"/>
            </w:tcBorders>
          </w:tcPr>
          <w:p ns2:paraId="33CB9B1F" ns2:textId="77777777" w:rsidR="00401477" w:rsidRDefault="00401477" w:rsidP="00FC5C60">
            <w:pPr>
              <w:tabs>
                <w:tab w:val="decimal" w:pos="442"/>
                <w:tab w:val="left" w:pos="522"/>
              </w:tabs>
              <w:spacing w:before="15" w:after="15"/>
              <w:rPr>
                <w:sz w:val="18"/>
                <w:szCs w:val="18"/>
              </w:rPr>
            </w:pPr>
            <w:r>
              <w:rPr>
                <w:sz w:val="18"/>
                <w:szCs w:val="18"/>
              </w:rPr>
              <w:tab/>
              <w:t xml:space="preserve">(1.9) </w:t>
            </w:r>
          </w:p>
        </w:tc>
        <w:tc>
          <w:tcPr>
            <w:tcW w:w="1259" w:type="dxa"/>
            <w:tcBorders>
              <w:top w:val="nil"/>
              <w:left w:val="nil"/>
              <w:bottom w:val="nil"/>
              <w:right w:val="nil"/>
            </w:tcBorders>
          </w:tcPr>
          <w:p ns2:paraId="250ABD05" ns2:textId="77777777" w:rsidR="00401477" w:rsidRDefault="00401477" w:rsidP="00FC5C60">
            <w:pPr>
              <w:tabs>
                <w:tab w:val="decimal" w:pos="639"/>
                <w:tab w:val="left" w:pos="719"/>
              </w:tabs>
              <w:spacing w:before="15" w:after="15"/>
              <w:rPr>
                <w:sz w:val="18"/>
                <w:szCs w:val="18"/>
              </w:rPr>
            </w:pPr>
            <w:r>
              <w:rPr>
                <w:sz w:val="18"/>
                <w:szCs w:val="18"/>
              </w:rPr>
              <w:tab/>
              <w:t xml:space="preserve">0 </w:t>
            </w:r>
          </w:p>
        </w:tc>
        <w:tc>
          <w:tcPr>
            <w:tcW w:w="1258" w:type="dxa"/>
            <w:tcBorders>
              <w:top w:val="nil"/>
              <w:left w:val="nil"/>
              <w:bottom w:val="nil"/>
              <w:right w:val="single" w:sz="2" w:space="0" w:color="auto"/>
            </w:tcBorders>
          </w:tcPr>
          <w:p ns2:paraId="28022A9B" ns2:textId="77777777" w:rsidR="00401477" w:rsidRDefault="00401477" w:rsidP="00FC5C60">
            <w:pPr>
              <w:tabs>
                <w:tab w:val="decimal" w:pos="442"/>
                <w:tab w:val="left" w:pos="522"/>
              </w:tabs>
              <w:spacing w:before="15" w:after="15"/>
              <w:rPr>
                <w:sz w:val="18"/>
                <w:szCs w:val="18"/>
              </w:rPr>
            </w:pPr>
            <w:r>
              <w:rPr>
                <w:sz w:val="18"/>
                <w:szCs w:val="18"/>
              </w:rPr>
              <w:tab/>
              <w:t xml:space="preserve">(0.0) </w:t>
            </w:r>
          </w:p>
        </w:tc>
        <w:tc>
          <w:tcPr>
            <w:tcW w:w="1258" w:type="dxa"/>
            <w:tcBorders>
              <w:top w:val="nil"/>
              <w:left w:val="nil"/>
              <w:bottom w:val="nil"/>
              <w:right w:val="nil"/>
            </w:tcBorders>
          </w:tcPr>
          <w:p ns2:paraId="76294237" ns2:textId="77777777" w:rsidR="00401477" w:rsidRDefault="00401477" w:rsidP="00FC5C60">
            <w:pPr>
              <w:tabs>
                <w:tab w:val="decimal" w:pos="639"/>
                <w:tab w:val="left" w:pos="719"/>
              </w:tabs>
              <w:spacing w:before="15" w:after="15"/>
              <w:rPr>
                <w:sz w:val="18"/>
                <w:szCs w:val="18"/>
              </w:rPr>
            </w:pPr>
            <w:r>
              <w:rPr>
                <w:sz w:val="18"/>
                <w:szCs w:val="18"/>
              </w:rPr>
              <w:tab/>
              <w:t xml:space="preserve">0 </w:t>
            </w:r>
          </w:p>
        </w:tc>
        <w:tc>
          <w:tcPr>
            <w:tcW w:w="1259" w:type="dxa"/>
            <w:tcBorders>
              <w:top w:val="nil"/>
              <w:left w:val="nil"/>
              <w:bottom w:val="nil"/>
            </w:tcBorders>
          </w:tcPr>
          <w:p ns2:paraId="27DE23E1" ns2:textId="77777777" w:rsidR="00401477" w:rsidRDefault="00401477" w:rsidP="00FC5C60">
            <w:pPr>
              <w:tabs>
                <w:tab w:val="decimal" w:pos="442"/>
                <w:tab w:val="left" w:pos="522"/>
              </w:tabs>
              <w:spacing w:before="15" w:after="15"/>
              <w:rPr>
                <w:sz w:val="18"/>
                <w:szCs w:val="18"/>
              </w:rPr>
            </w:pPr>
            <w:r>
              <w:rPr>
                <w:sz w:val="18"/>
                <w:szCs w:val="18"/>
              </w:rPr>
              <w:tab/>
              <w:t xml:space="preserve">(0.0) </w:t>
            </w:r>
          </w:p>
        </w:tc>
      </w:tr>
      <w:tr w:rsidR="00401477" ns2:paraId="0222EA72" ns2:textId="77777777" w:rsidTr="00FC5C60">
        <w:tblPrEx>
          <w:tblBorders>
            <w:top w:val="single" w:sz="6" w:space="0" w:color="auto"/>
            <w:bottom w:val="single" w:sz="6" w:space="0" w:color="auto"/>
          </w:tblBorders>
        </w:tblPrEx>
        <w:trPr>
          <w:jc w:val="center"/>
        </w:trPr>
        <w:tc>
          <w:tcPr>
            <w:tcW w:w="5410" w:type="dxa"/>
            <w:tcBorders>
              <w:top w:val="nil"/>
              <w:bottom w:val="nil"/>
              <w:right w:val="single" w:sz="2" w:space="0" w:color="auto"/>
            </w:tcBorders>
          </w:tcPr>
          <w:p ns2:paraId="4C504468" ns2:textId="77777777" w:rsidR="00401477" w:rsidRDefault="00401477" w:rsidP="00FC5C60">
            <w:pPr>
              <w:spacing w:before="15" w:after="15"/>
              <w:ind w:left="160" w:right="1" w:hanging="160"/>
              <w:rPr>
                <w:sz w:val="18"/>
                <w:szCs w:val="18"/>
              </w:rPr>
            </w:pPr>
            <w:r>
              <w:rPr>
                <w:sz w:val="18"/>
                <w:szCs w:val="18"/>
              </w:rPr>
              <w:t xml:space="preserve">    Other: Radiotherapy Target Lesions </w:t>
            </w:r>
          </w:p>
        </w:tc>
        <w:tc>
          <w:tcPr>
            <w:tcW w:w="1258" w:type="dxa"/>
            <w:tcBorders>
              <w:top w:val="nil"/>
              <w:left w:val="nil"/>
              <w:bottom w:val="nil"/>
              <w:right w:val="nil"/>
            </w:tcBorders>
          </w:tcPr>
          <w:p ns2:paraId="3E5D2592" ns2:textId="77777777" w:rsidR="00401477" w:rsidRDefault="00401477" w:rsidP="00FC5C60">
            <w:pPr>
              <w:tabs>
                <w:tab w:val="decimal" w:pos="639"/>
                <w:tab w:val="left" w:pos="719"/>
              </w:tabs>
              <w:spacing w:before="15" w:after="15"/>
              <w:rPr>
                <w:sz w:val="18"/>
                <w:szCs w:val="18"/>
              </w:rPr>
            </w:pPr>
            <w:r>
              <w:rPr>
                <w:sz w:val="18"/>
                <w:szCs w:val="18"/>
              </w:rPr>
              <w:tab/>
              <w:t xml:space="preserve">1 </w:t>
            </w:r>
          </w:p>
        </w:tc>
        <w:tc>
          <w:tcPr>
            <w:tcW w:w="1258" w:type="dxa"/>
            <w:tcBorders>
              <w:top w:val="nil"/>
              <w:left w:val="nil"/>
              <w:bottom w:val="nil"/>
              <w:right w:val="single" w:sz="2" w:space="0" w:color="auto"/>
            </w:tcBorders>
          </w:tcPr>
          <w:p ns2:paraId="16771913" ns2:textId="77777777" w:rsidR="00401477" w:rsidRDefault="00401477" w:rsidP="00FC5C60">
            <w:pPr>
              <w:tabs>
                <w:tab w:val="decimal" w:pos="442"/>
                <w:tab w:val="left" w:pos="522"/>
              </w:tabs>
              <w:spacing w:before="15" w:after="15"/>
              <w:rPr>
                <w:sz w:val="18"/>
                <w:szCs w:val="18"/>
              </w:rPr>
            </w:pPr>
            <w:r>
              <w:rPr>
                <w:sz w:val="18"/>
                <w:szCs w:val="18"/>
              </w:rPr>
              <w:tab/>
              <w:t xml:space="preserve">(1.9) </w:t>
            </w:r>
          </w:p>
        </w:tc>
        <w:tc>
          <w:tcPr>
            <w:tcW w:w="1259" w:type="dxa"/>
            <w:tcBorders>
              <w:top w:val="nil"/>
              <w:left w:val="nil"/>
              <w:bottom w:val="nil"/>
              <w:right w:val="nil"/>
            </w:tcBorders>
          </w:tcPr>
          <w:p ns2:paraId="7209A8DE" ns2:textId="77777777" w:rsidR="00401477" w:rsidRDefault="00401477" w:rsidP="00FC5C60">
            <w:pPr>
              <w:tabs>
                <w:tab w:val="decimal" w:pos="639"/>
                <w:tab w:val="left" w:pos="719"/>
              </w:tabs>
              <w:spacing w:before="15" w:after="15"/>
              <w:rPr>
                <w:sz w:val="18"/>
                <w:szCs w:val="18"/>
              </w:rPr>
            </w:pPr>
            <w:r>
              <w:rPr>
                <w:sz w:val="18"/>
                <w:szCs w:val="18"/>
              </w:rPr>
              <w:tab/>
              <w:t xml:space="preserve">0 </w:t>
            </w:r>
          </w:p>
        </w:tc>
        <w:tc>
          <w:tcPr>
            <w:tcW w:w="1258" w:type="dxa"/>
            <w:tcBorders>
              <w:top w:val="nil"/>
              <w:left w:val="nil"/>
              <w:bottom w:val="nil"/>
              <w:right w:val="single" w:sz="2" w:space="0" w:color="auto"/>
            </w:tcBorders>
          </w:tcPr>
          <w:p ns2:paraId="77A04AF9" ns2:textId="77777777" w:rsidR="00401477" w:rsidRDefault="00401477" w:rsidP="00FC5C60">
            <w:pPr>
              <w:tabs>
                <w:tab w:val="decimal" w:pos="442"/>
                <w:tab w:val="left" w:pos="522"/>
              </w:tabs>
              <w:spacing w:before="15" w:after="15"/>
              <w:rPr>
                <w:sz w:val="18"/>
                <w:szCs w:val="18"/>
              </w:rPr>
            </w:pPr>
            <w:r>
              <w:rPr>
                <w:sz w:val="18"/>
                <w:szCs w:val="18"/>
              </w:rPr>
              <w:tab/>
              <w:t xml:space="preserve">(0.0) </w:t>
            </w:r>
          </w:p>
        </w:tc>
        <w:tc>
          <w:tcPr>
            <w:tcW w:w="1258" w:type="dxa"/>
            <w:tcBorders>
              <w:top w:val="nil"/>
              <w:left w:val="nil"/>
              <w:bottom w:val="nil"/>
              <w:right w:val="nil"/>
            </w:tcBorders>
          </w:tcPr>
          <w:p ns2:paraId="5B693C40" ns2:textId="77777777" w:rsidR="00401477" w:rsidRDefault="00401477" w:rsidP="00FC5C60">
            <w:pPr>
              <w:tabs>
                <w:tab w:val="decimal" w:pos="639"/>
                <w:tab w:val="left" w:pos="719"/>
              </w:tabs>
              <w:spacing w:before="15" w:after="15"/>
              <w:rPr>
                <w:sz w:val="18"/>
                <w:szCs w:val="18"/>
              </w:rPr>
            </w:pPr>
            <w:r>
              <w:rPr>
                <w:sz w:val="18"/>
                <w:szCs w:val="18"/>
              </w:rPr>
              <w:tab/>
              <w:t xml:space="preserve">0 </w:t>
            </w:r>
          </w:p>
        </w:tc>
        <w:tc>
          <w:tcPr>
            <w:tcW w:w="1259" w:type="dxa"/>
            <w:tcBorders>
              <w:top w:val="nil"/>
              <w:left w:val="nil"/>
              <w:bottom w:val="nil"/>
            </w:tcBorders>
          </w:tcPr>
          <w:p ns2:paraId="6F393E96" ns2:textId="77777777" w:rsidR="00401477" w:rsidRDefault="00401477" w:rsidP="00FC5C60">
            <w:pPr>
              <w:tabs>
                <w:tab w:val="decimal" w:pos="442"/>
                <w:tab w:val="left" w:pos="522"/>
              </w:tabs>
              <w:spacing w:before="15" w:after="15"/>
              <w:rPr>
                <w:sz w:val="18"/>
                <w:szCs w:val="18"/>
              </w:rPr>
            </w:pPr>
            <w:r>
              <w:rPr>
                <w:sz w:val="18"/>
                <w:szCs w:val="18"/>
              </w:rPr>
              <w:tab/>
              <w:t xml:space="preserve">(0.0) </w:t>
            </w:r>
          </w:p>
        </w:tc>
      </w:tr>
      <w:tr w:rsidR="00401477" ns2:paraId="1C0E3452" ns2:textId="77777777" w:rsidTr="00FC5C60">
        <w:tblPrEx>
          <w:tblBorders>
            <w:top w:val="single" w:sz="6" w:space="0" w:color="auto"/>
            <w:bottom w:val="single" w:sz="6" w:space="0" w:color="auto"/>
          </w:tblBorders>
        </w:tblPrEx>
        <w:trPr>
          <w:jc w:val="center"/>
        </w:trPr>
        <w:tc>
          <w:tcPr>
            <w:tcW w:w="5410" w:type="dxa"/>
            <w:tcBorders>
              <w:top w:val="nil"/>
              <w:bottom w:val="nil"/>
              <w:right w:val="single" w:sz="2" w:space="0" w:color="auto"/>
            </w:tcBorders>
          </w:tcPr>
          <w:p ns2:paraId="1088C4E6" ns2:textId="77777777" w:rsidR="00401477" w:rsidRDefault="00401477" w:rsidP="00FC5C60">
            <w:pPr>
              <w:spacing w:before="15" w:after="15"/>
              <w:ind w:left="160" w:right="1" w:hanging="160"/>
              <w:rPr>
                <w:sz w:val="18"/>
                <w:szCs w:val="18"/>
              </w:rPr>
            </w:pPr>
            <w:r>
              <w:rPr>
                <w:sz w:val="18"/>
                <w:szCs w:val="18"/>
              </w:rPr>
              <w:t xml:space="preserve">    Withdrawal By Subject </w:t>
            </w:r>
          </w:p>
        </w:tc>
        <w:tc>
          <w:tcPr>
            <w:tcW w:w="1258" w:type="dxa"/>
            <w:tcBorders>
              <w:top w:val="nil"/>
              <w:left w:val="nil"/>
              <w:bottom w:val="nil"/>
              <w:right w:val="nil"/>
            </w:tcBorders>
          </w:tcPr>
          <w:p ns2:paraId="69F668D9" ns2:textId="77777777" w:rsidR="00401477" w:rsidRDefault="00401477" w:rsidP="00FC5C60">
            <w:pPr>
              <w:tabs>
                <w:tab w:val="decimal" w:pos="639"/>
                <w:tab w:val="left" w:pos="719"/>
              </w:tabs>
              <w:spacing w:before="15" w:after="15"/>
              <w:rPr>
                <w:sz w:val="18"/>
                <w:szCs w:val="18"/>
              </w:rPr>
            </w:pPr>
            <w:r>
              <w:rPr>
                <w:sz w:val="18"/>
                <w:szCs w:val="18"/>
              </w:rPr>
              <w:tab/>
              <w:t xml:space="preserve">0 </w:t>
            </w:r>
          </w:p>
        </w:tc>
        <w:tc>
          <w:tcPr>
            <w:tcW w:w="1258" w:type="dxa"/>
            <w:tcBorders>
              <w:top w:val="nil"/>
              <w:left w:val="nil"/>
              <w:bottom w:val="nil"/>
              <w:right w:val="single" w:sz="2" w:space="0" w:color="auto"/>
            </w:tcBorders>
          </w:tcPr>
          <w:p ns2:paraId="2D212DA4" ns2:textId="77777777" w:rsidR="00401477" w:rsidRDefault="00401477" w:rsidP="00FC5C60">
            <w:pPr>
              <w:tabs>
                <w:tab w:val="decimal" w:pos="442"/>
                <w:tab w:val="left" w:pos="522"/>
              </w:tabs>
              <w:spacing w:before="15" w:after="15"/>
              <w:rPr>
                <w:sz w:val="18"/>
                <w:szCs w:val="18"/>
              </w:rPr>
            </w:pPr>
            <w:r>
              <w:rPr>
                <w:sz w:val="18"/>
                <w:szCs w:val="18"/>
              </w:rPr>
              <w:tab/>
              <w:t xml:space="preserve">(0.0) </w:t>
            </w:r>
          </w:p>
        </w:tc>
        <w:tc>
          <w:tcPr>
            <w:tcW w:w="1259" w:type="dxa"/>
            <w:tcBorders>
              <w:top w:val="nil"/>
              <w:left w:val="nil"/>
              <w:bottom w:val="nil"/>
              <w:right w:val="nil"/>
            </w:tcBorders>
          </w:tcPr>
          <w:p ns2:paraId="6CE0BA20" ns2:textId="77777777" w:rsidR="00401477" w:rsidRDefault="00401477" w:rsidP="00FC5C60">
            <w:pPr>
              <w:tabs>
                <w:tab w:val="decimal" w:pos="639"/>
                <w:tab w:val="left" w:pos="719"/>
              </w:tabs>
              <w:spacing w:before="15" w:after="15"/>
              <w:rPr>
                <w:sz w:val="18"/>
                <w:szCs w:val="18"/>
              </w:rPr>
            </w:pPr>
            <w:r>
              <w:rPr>
                <w:sz w:val="18"/>
                <w:szCs w:val="18"/>
              </w:rPr>
              <w:tab/>
              <w:t xml:space="preserve">1 </w:t>
            </w:r>
          </w:p>
        </w:tc>
        <w:tc>
          <w:tcPr>
            <w:tcW w:w="1258" w:type="dxa"/>
            <w:tcBorders>
              <w:top w:val="nil"/>
              <w:left w:val="nil"/>
              <w:bottom w:val="nil"/>
              <w:right w:val="single" w:sz="2" w:space="0" w:color="auto"/>
            </w:tcBorders>
          </w:tcPr>
          <w:p ns2:paraId="04515DC2" ns2:textId="77777777" w:rsidR="00401477" w:rsidRDefault="00401477" w:rsidP="00FC5C60">
            <w:pPr>
              <w:tabs>
                <w:tab w:val="decimal" w:pos="442"/>
                <w:tab w:val="left" w:pos="522"/>
              </w:tabs>
              <w:spacing w:before="15" w:after="15"/>
              <w:rPr>
                <w:sz w:val="18"/>
                <w:szCs w:val="18"/>
              </w:rPr>
            </w:pPr>
            <w:r>
              <w:rPr>
                <w:sz w:val="18"/>
                <w:szCs w:val="18"/>
              </w:rPr>
              <w:tab/>
              <w:t xml:space="preserve">(1.9) </w:t>
            </w:r>
          </w:p>
        </w:tc>
        <w:tc>
          <w:tcPr>
            <w:tcW w:w="1258" w:type="dxa"/>
            <w:tcBorders>
              <w:top w:val="nil"/>
              <w:left w:val="nil"/>
              <w:bottom w:val="nil"/>
              <w:right w:val="nil"/>
            </w:tcBorders>
          </w:tcPr>
          <w:p ns2:paraId="40867FF8" ns2:textId="77777777" w:rsidR="00401477" w:rsidRDefault="00401477" w:rsidP="00FC5C60">
            <w:pPr>
              <w:tabs>
                <w:tab w:val="decimal" w:pos="639"/>
                <w:tab w:val="left" w:pos="719"/>
              </w:tabs>
              <w:spacing w:before="15" w:after="15"/>
              <w:rPr>
                <w:sz w:val="18"/>
                <w:szCs w:val="18"/>
              </w:rPr>
            </w:pPr>
            <w:r>
              <w:rPr>
                <w:sz w:val="18"/>
                <w:szCs w:val="18"/>
              </w:rPr>
              <w:tab/>
              <w:t xml:space="preserve">1 </w:t>
            </w:r>
          </w:p>
        </w:tc>
        <w:tc>
          <w:tcPr>
            <w:tcW w:w="1259" w:type="dxa"/>
            <w:tcBorders>
              <w:top w:val="nil"/>
              <w:left w:val="nil"/>
              <w:bottom w:val="nil"/>
            </w:tcBorders>
          </w:tcPr>
          <w:p ns2:paraId="02E8122F" ns2:textId="77777777" w:rsidR="00401477" w:rsidRDefault="00401477" w:rsidP="00FC5C60">
            <w:pPr>
              <w:tabs>
                <w:tab w:val="decimal" w:pos="442"/>
                <w:tab w:val="left" w:pos="522"/>
              </w:tabs>
              <w:spacing w:before="15" w:after="15"/>
              <w:rPr>
                <w:sz w:val="18"/>
                <w:szCs w:val="18"/>
              </w:rPr>
            </w:pPr>
            <w:r>
              <w:rPr>
                <w:sz w:val="18"/>
                <w:szCs w:val="18"/>
              </w:rPr>
              <w:tab/>
              <w:t xml:space="preserve">(9.1) </w:t>
            </w:r>
          </w:p>
        </w:tc>
      </w:tr>
      <w:tr w:rsidR="00401477" ns2:paraId="5E1796AD" ns2:textId="77777777" w:rsidTr="00FC5C60">
        <w:tblPrEx>
          <w:tblBorders>
            <w:top w:val="single" w:sz="6" w:space="0" w:color="auto"/>
            <w:bottom w:val="single" w:sz="6" w:space="0" w:color="auto"/>
          </w:tblBorders>
        </w:tblPrEx>
        <w:trPr>
          <w:jc w:val="center"/>
        </w:trPr>
        <w:tc>
          <w:tcPr>
            <w:tcW w:w="5410" w:type="dxa"/>
            <w:tcBorders>
              <w:top w:val="nil"/>
              <w:bottom w:val="single" w:sz="2" w:space="0" w:color="auto"/>
              <w:right w:val="single" w:sz="2" w:space="0" w:color="auto"/>
            </w:tcBorders>
          </w:tcPr>
          <w:p ns2:paraId="67F9FDD0" ns2:textId="77777777" w:rsidR="00401477" w:rsidRDefault="00401477" w:rsidP="00FC5C60">
            <w:pPr>
              <w:spacing w:after="60"/>
              <w:ind w:left="160" w:right="1" w:hanging="160"/>
              <w:rPr>
                <w:sz w:val="18"/>
                <w:szCs w:val="18"/>
              </w:rPr>
            </w:pPr>
            <w:r>
              <w:rPr>
                <w:sz w:val="18"/>
                <w:szCs w:val="18"/>
              </w:rPr>
              <w:t xml:space="preserve"> Status Not Recorded </w:t>
            </w:r>
          </w:p>
        </w:tc>
        <w:tc>
          <w:tcPr>
            <w:tcW w:w="1258" w:type="dxa"/>
            <w:tcBorders>
              <w:top w:val="nil"/>
              <w:left w:val="nil"/>
              <w:bottom w:val="single" w:sz="2" w:space="0" w:color="auto"/>
              <w:right w:val="nil"/>
            </w:tcBorders>
          </w:tcPr>
          <w:p ns2:paraId="7C8B051A" ns2:textId="77777777" w:rsidR="00401477" w:rsidRDefault="00401477" w:rsidP="00FC5C60">
            <w:pPr>
              <w:tabs>
                <w:tab w:val="decimal" w:pos="639"/>
                <w:tab w:val="left" w:pos="719"/>
              </w:tabs>
              <w:spacing w:after="60"/>
              <w:rPr>
                <w:sz w:val="18"/>
                <w:szCs w:val="18"/>
              </w:rPr>
            </w:pPr>
            <w:r>
              <w:rPr>
                <w:sz w:val="18"/>
                <w:szCs w:val="18"/>
              </w:rPr>
              <w:tab/>
              <w:t xml:space="preserve">41 </w:t>
            </w:r>
          </w:p>
        </w:tc>
        <w:tc>
          <w:tcPr>
            <w:tcW w:w="1258" w:type="dxa"/>
            <w:tcBorders>
              <w:top w:val="nil"/>
              <w:left w:val="nil"/>
              <w:bottom w:val="single" w:sz="2" w:space="0" w:color="auto"/>
              <w:right w:val="single" w:sz="2" w:space="0" w:color="auto"/>
            </w:tcBorders>
          </w:tcPr>
          <w:p ns2:paraId="7C4FAFE7" ns2:textId="77777777" w:rsidR="00401477" w:rsidRDefault="00401477" w:rsidP="00FC5C60">
            <w:pPr>
              <w:tabs>
                <w:tab w:val="decimal" w:pos="442"/>
                <w:tab w:val="left" w:pos="522"/>
              </w:tabs>
              <w:spacing w:after="60"/>
              <w:rPr>
                <w:sz w:val="18"/>
                <w:szCs w:val="18"/>
              </w:rPr>
            </w:pPr>
            <w:r>
              <w:rPr>
                <w:sz w:val="18"/>
                <w:szCs w:val="18"/>
              </w:rPr>
              <w:tab/>
              <w:t xml:space="preserve">(75.9) </w:t>
            </w:r>
          </w:p>
        </w:tc>
        <w:tc>
          <w:tcPr>
            <w:tcW w:w="1259" w:type="dxa"/>
            <w:tcBorders>
              <w:top w:val="nil"/>
              <w:left w:val="nil"/>
              <w:bottom w:val="single" w:sz="2" w:space="0" w:color="auto"/>
              <w:right w:val="nil"/>
            </w:tcBorders>
          </w:tcPr>
          <w:p ns2:paraId="181C1BB2" ns2:textId="77777777" w:rsidR="00401477" w:rsidRDefault="00401477" w:rsidP="00FC5C60">
            <w:pPr>
              <w:tabs>
                <w:tab w:val="decimal" w:pos="639"/>
                <w:tab w:val="left" w:pos="719"/>
              </w:tabs>
              <w:spacing w:after="60"/>
              <w:rPr>
                <w:sz w:val="18"/>
                <w:szCs w:val="18"/>
              </w:rPr>
            </w:pPr>
            <w:r>
              <w:rPr>
                <w:sz w:val="18"/>
                <w:szCs w:val="18"/>
              </w:rPr>
              <w:tab/>
              <w:t xml:space="preserve">49 </w:t>
            </w:r>
          </w:p>
        </w:tc>
        <w:tc>
          <w:tcPr>
            <w:tcW w:w="1258" w:type="dxa"/>
            <w:tcBorders>
              <w:top w:val="nil"/>
              <w:left w:val="nil"/>
              <w:bottom w:val="single" w:sz="2" w:space="0" w:color="auto"/>
              <w:right w:val="single" w:sz="2" w:space="0" w:color="auto"/>
            </w:tcBorders>
          </w:tcPr>
          <w:p ns2:paraId="095F2900" ns2:textId="77777777" w:rsidR="00401477" w:rsidRDefault="00401477" w:rsidP="00FC5C60">
            <w:pPr>
              <w:tabs>
                <w:tab w:val="decimal" w:pos="442"/>
                <w:tab w:val="left" w:pos="522"/>
              </w:tabs>
              <w:spacing w:after="60"/>
              <w:rPr>
                <w:sz w:val="18"/>
                <w:szCs w:val="18"/>
              </w:rPr>
            </w:pPr>
            <w:r>
              <w:rPr>
                <w:sz w:val="18"/>
                <w:szCs w:val="18"/>
              </w:rPr>
              <w:tab/>
              <w:t xml:space="preserve">(92.5) </w:t>
            </w:r>
          </w:p>
        </w:tc>
        <w:tc>
          <w:tcPr>
            <w:tcW w:w="1258" w:type="dxa"/>
            <w:tcBorders>
              <w:top w:val="nil"/>
              <w:left w:val="nil"/>
              <w:bottom w:val="single" w:sz="2" w:space="0" w:color="auto"/>
              <w:right w:val="nil"/>
            </w:tcBorders>
          </w:tcPr>
          <w:p ns2:paraId="22B4945B" ns2:textId="77777777" w:rsidR="00401477" w:rsidRDefault="00401477" w:rsidP="00FC5C60">
            <w:pPr>
              <w:tabs>
                <w:tab w:val="decimal" w:pos="639"/>
                <w:tab w:val="left" w:pos="719"/>
              </w:tabs>
              <w:spacing w:after="60"/>
              <w:rPr>
                <w:sz w:val="18"/>
                <w:szCs w:val="18"/>
              </w:rPr>
            </w:pPr>
            <w:r>
              <w:rPr>
                <w:sz w:val="18"/>
                <w:szCs w:val="18"/>
              </w:rPr>
              <w:tab/>
              <w:t xml:space="preserve">10 </w:t>
            </w:r>
          </w:p>
        </w:tc>
        <w:tc>
          <w:tcPr>
            <w:tcW w:w="1259" w:type="dxa"/>
            <w:tcBorders>
              <w:top w:val="nil"/>
              <w:left w:val="nil"/>
              <w:bottom w:val="single" w:sz="2" w:space="0" w:color="auto"/>
            </w:tcBorders>
          </w:tcPr>
          <w:p ns2:paraId="04AC391C" ns2:textId="77777777" w:rsidR="00401477" w:rsidRDefault="00401477" w:rsidP="00FC5C60">
            <w:pPr>
              <w:tabs>
                <w:tab w:val="decimal" w:pos="442"/>
                <w:tab w:val="left" w:pos="522"/>
              </w:tabs>
              <w:spacing w:after="60"/>
              <w:rPr>
                <w:sz w:val="18"/>
                <w:szCs w:val="18"/>
              </w:rPr>
            </w:pPr>
            <w:r>
              <w:rPr>
                <w:sz w:val="18"/>
                <w:szCs w:val="18"/>
              </w:rPr>
              <w:tab/>
              <w:t xml:space="preserve">(90.9) </w:t>
            </w:r>
          </w:p>
        </w:tc>
      </w:tr>
      <w:tr w:rsidR="00401477" ns2:paraId="6ECF9B01" ns2:textId="77777777" w:rsidTr="00FC5C60">
        <w:tblPrEx>
          <w:tblBorders>
            <w:top w:val="single" w:sz="6" w:space="0" w:color="auto"/>
            <w:bottom w:val="single" w:sz="6" w:space="0" w:color="auto"/>
          </w:tblBorders>
        </w:tblPrEx>
        <w:trPr>
          <w:jc w:val="center"/>
        </w:trPr>
        <w:tc>
          <w:tcPr>
            <w:tcW w:w="12960" w:type="dxa"/>
            <w:gridSpan w:val="7"/>
            <w:tcBorders>
              <w:top w:val="nil"/>
              <w:bottom w:val="single" w:sz="2" w:space="0" w:color="auto"/>
            </w:tcBorders>
          </w:tcPr>
          <w:p ns2:paraId="49FC4AD5" ns2:textId="77777777" w:rsidR="00401477" w:rsidRDefault="00401477" w:rsidP="00FC5C60">
            <w:pPr>
              <w:spacing w:after="60"/>
              <w:ind w:left="160" w:right="1" w:hanging="160"/>
              <w:rPr>
                <w:sz w:val="18"/>
                <w:szCs w:val="18"/>
              </w:rPr>
            </w:pPr>
            <w:r>
              <w:rPr>
                <w:sz w:val="18"/>
                <w:szCs w:val="18"/>
              </w:rPr>
              <w:t xml:space="preserve"> </w:t>
            </w:r>
            <w:r>
              <w:rPr>
                <w:b/>
                <w:bCs/>
                <w:sz w:val="18"/>
                <w:szCs w:val="18"/>
              </w:rPr>
              <w:t>Status for Trial</w:t>
            </w:r>
            <w:r>
              <w:rPr>
                <w:sz w:val="18"/>
                <w:szCs w:val="18"/>
              </w:rPr>
              <w:t xml:space="preserve"> </w:t>
            </w:r>
          </w:p>
        </w:tc>
      </w:tr>
      <w:tr w:rsidR="00401477" ns2:paraId="36209DC1" ns2:textId="77777777" w:rsidTr="00FC5C60">
        <w:tblPrEx>
          <w:tblBorders>
            <w:top w:val="single" w:sz="6" w:space="0" w:color="auto"/>
            <w:bottom w:val="single" w:sz="6" w:space="0" w:color="auto"/>
          </w:tblBorders>
        </w:tblPrEx>
        <w:trPr>
          <w:jc w:val="center"/>
        </w:trPr>
        <w:tc>
          <w:tcPr>
            <w:tcW w:w="5410" w:type="dxa"/>
            <w:tcBorders>
              <w:top w:val="nil"/>
              <w:bottom w:val="nil"/>
              <w:right w:val="single" w:sz="2" w:space="0" w:color="auto"/>
            </w:tcBorders>
          </w:tcPr>
          <w:p ns2:paraId="2D7A5619" ns2:textId="77777777" w:rsidR="00401477" w:rsidRDefault="00401477" w:rsidP="00FC5C60">
            <w:pPr>
              <w:spacing w:before="15" w:after="15"/>
              <w:ind w:left="160" w:right="1" w:hanging="160"/>
              <w:rPr>
                <w:sz w:val="18"/>
                <w:szCs w:val="18"/>
              </w:rPr>
            </w:pPr>
            <w:r>
              <w:rPr>
                <w:sz w:val="18"/>
                <w:szCs w:val="18"/>
              </w:rPr>
              <w:t xml:space="preserve"> Discontinued </w:t>
            </w:r>
          </w:p>
        </w:tc>
        <w:tc>
          <w:tcPr>
            <w:tcW w:w="1258" w:type="dxa"/>
            <w:tcBorders>
              <w:top w:val="nil"/>
              <w:left w:val="nil"/>
              <w:bottom w:val="nil"/>
              <w:right w:val="nil"/>
            </w:tcBorders>
          </w:tcPr>
          <w:p ns2:paraId="4945C3BD" ns2:textId="77777777" w:rsidR="00401477" w:rsidRDefault="00401477" w:rsidP="00FC5C60">
            <w:pPr>
              <w:tabs>
                <w:tab w:val="decimal" w:pos="639"/>
                <w:tab w:val="left" w:pos="719"/>
              </w:tabs>
              <w:spacing w:before="15" w:after="15"/>
              <w:rPr>
                <w:sz w:val="18"/>
                <w:szCs w:val="18"/>
              </w:rPr>
            </w:pPr>
            <w:r>
              <w:rPr>
                <w:sz w:val="18"/>
                <w:szCs w:val="18"/>
              </w:rPr>
              <w:tab/>
              <w:t xml:space="preserve">5 </w:t>
            </w:r>
          </w:p>
        </w:tc>
        <w:tc>
          <w:tcPr>
            <w:tcW w:w="1258" w:type="dxa"/>
            <w:tcBorders>
              <w:top w:val="nil"/>
              <w:left w:val="nil"/>
              <w:bottom w:val="nil"/>
              <w:right w:val="single" w:sz="2" w:space="0" w:color="auto"/>
            </w:tcBorders>
          </w:tcPr>
          <w:p ns2:paraId="14730E84" ns2:textId="77777777" w:rsidR="00401477" w:rsidRDefault="00401477" w:rsidP="00FC5C60">
            <w:pPr>
              <w:tabs>
                <w:tab w:val="decimal" w:pos="442"/>
                <w:tab w:val="left" w:pos="522"/>
              </w:tabs>
              <w:spacing w:before="15" w:after="15"/>
              <w:rPr>
                <w:sz w:val="18"/>
                <w:szCs w:val="18"/>
              </w:rPr>
            </w:pPr>
            <w:r>
              <w:rPr>
                <w:sz w:val="18"/>
                <w:szCs w:val="18"/>
              </w:rPr>
              <w:tab/>
              <w:t xml:space="preserve">(9.3) </w:t>
            </w:r>
          </w:p>
        </w:tc>
        <w:tc>
          <w:tcPr>
            <w:tcW w:w="1259" w:type="dxa"/>
            <w:tcBorders>
              <w:top w:val="nil"/>
              <w:left w:val="nil"/>
              <w:bottom w:val="nil"/>
              <w:right w:val="nil"/>
            </w:tcBorders>
          </w:tcPr>
          <w:p ns2:paraId="1D00A42A" ns2:textId="77777777" w:rsidR="00401477" w:rsidRDefault="00401477" w:rsidP="00FC5C60">
            <w:pPr>
              <w:tabs>
                <w:tab w:val="decimal" w:pos="639"/>
                <w:tab w:val="left" w:pos="719"/>
              </w:tabs>
              <w:spacing w:before="15" w:after="15"/>
              <w:rPr>
                <w:sz w:val="18"/>
                <w:szCs w:val="18"/>
              </w:rPr>
            </w:pPr>
            <w:r>
              <w:rPr>
                <w:sz w:val="18"/>
                <w:szCs w:val="18"/>
              </w:rPr>
              <w:tab/>
              <w:t xml:space="preserve">2 </w:t>
            </w:r>
          </w:p>
        </w:tc>
        <w:tc>
          <w:tcPr>
            <w:tcW w:w="1258" w:type="dxa"/>
            <w:tcBorders>
              <w:top w:val="nil"/>
              <w:left w:val="nil"/>
              <w:bottom w:val="nil"/>
              <w:right w:val="single" w:sz="2" w:space="0" w:color="auto"/>
            </w:tcBorders>
          </w:tcPr>
          <w:p ns2:paraId="3CA69A4D" ns2:textId="77777777" w:rsidR="00401477" w:rsidRDefault="00401477" w:rsidP="00FC5C60">
            <w:pPr>
              <w:tabs>
                <w:tab w:val="decimal" w:pos="442"/>
                <w:tab w:val="left" w:pos="522"/>
              </w:tabs>
              <w:spacing w:before="15" w:after="15"/>
              <w:rPr>
                <w:sz w:val="18"/>
                <w:szCs w:val="18"/>
              </w:rPr>
            </w:pPr>
            <w:r>
              <w:rPr>
                <w:sz w:val="18"/>
                <w:szCs w:val="18"/>
              </w:rPr>
              <w:tab/>
              <w:t xml:space="preserve">(3.8) </w:t>
            </w:r>
          </w:p>
        </w:tc>
        <w:tc>
          <w:tcPr>
            <w:tcW w:w="1258" w:type="dxa"/>
            <w:tcBorders>
              <w:top w:val="nil"/>
              <w:left w:val="nil"/>
              <w:bottom w:val="nil"/>
              <w:right w:val="nil"/>
            </w:tcBorders>
          </w:tcPr>
          <w:p ns2:paraId="5E7A5AE8" ns2:textId="77777777" w:rsidR="00401477" w:rsidRDefault="00401477" w:rsidP="00FC5C60">
            <w:pPr>
              <w:tabs>
                <w:tab w:val="decimal" w:pos="639"/>
                <w:tab w:val="left" w:pos="719"/>
              </w:tabs>
              <w:spacing w:before="15" w:after="15"/>
              <w:rPr>
                <w:sz w:val="18"/>
                <w:szCs w:val="18"/>
              </w:rPr>
            </w:pPr>
            <w:r>
              <w:rPr>
                <w:sz w:val="18"/>
                <w:szCs w:val="18"/>
              </w:rPr>
              <w:tab/>
              <w:t xml:space="preserve">0 </w:t>
            </w:r>
          </w:p>
        </w:tc>
        <w:tc>
          <w:tcPr>
            <w:tcW w:w="1259" w:type="dxa"/>
            <w:tcBorders>
              <w:top w:val="nil"/>
              <w:left w:val="nil"/>
              <w:bottom w:val="nil"/>
            </w:tcBorders>
          </w:tcPr>
          <w:p ns2:paraId="16FE5571" ns2:textId="77777777" w:rsidR="00401477" w:rsidRDefault="00401477" w:rsidP="00FC5C60">
            <w:pPr>
              <w:tabs>
                <w:tab w:val="decimal" w:pos="442"/>
                <w:tab w:val="left" w:pos="522"/>
              </w:tabs>
              <w:spacing w:before="15" w:after="15"/>
              <w:rPr>
                <w:sz w:val="18"/>
                <w:szCs w:val="18"/>
              </w:rPr>
            </w:pPr>
            <w:r>
              <w:rPr>
                <w:sz w:val="18"/>
                <w:szCs w:val="18"/>
              </w:rPr>
              <w:tab/>
              <w:t xml:space="preserve">(0.0) </w:t>
            </w:r>
          </w:p>
        </w:tc>
      </w:tr>
      <w:tr w:rsidR="00401477" ns2:paraId="4968A892" ns2:textId="77777777" w:rsidTr="00FC5C60">
        <w:tblPrEx>
          <w:tblBorders>
            <w:top w:val="single" w:sz="6" w:space="0" w:color="auto"/>
            <w:bottom w:val="single" w:sz="6" w:space="0" w:color="auto"/>
          </w:tblBorders>
        </w:tblPrEx>
        <w:trPr>
          <w:jc w:val="center"/>
        </w:trPr>
        <w:tc>
          <w:tcPr>
            <w:tcW w:w="5410" w:type="dxa"/>
            <w:tcBorders>
              <w:top w:val="nil"/>
              <w:bottom w:val="nil"/>
              <w:right w:val="single" w:sz="2" w:space="0" w:color="auto"/>
            </w:tcBorders>
          </w:tcPr>
          <w:p ns2:paraId="1C50B674" ns2:textId="77777777" w:rsidR="00401477" w:rsidRDefault="00401477" w:rsidP="00FC5C60">
            <w:pPr>
              <w:spacing w:before="15" w:after="15"/>
              <w:ind w:left="160" w:right="1" w:hanging="160"/>
              <w:rPr>
                <w:sz w:val="18"/>
                <w:szCs w:val="18"/>
              </w:rPr>
            </w:pPr>
            <w:r>
              <w:rPr>
                <w:sz w:val="18"/>
                <w:szCs w:val="18"/>
              </w:rPr>
              <w:t xml:space="preserve">    Death </w:t>
            </w:r>
          </w:p>
        </w:tc>
        <w:tc>
          <w:tcPr>
            <w:tcW w:w="1258" w:type="dxa"/>
            <w:tcBorders>
              <w:top w:val="nil"/>
              <w:left w:val="nil"/>
              <w:bottom w:val="nil"/>
              <w:right w:val="nil"/>
            </w:tcBorders>
          </w:tcPr>
          <w:p ns2:paraId="5F74429A" ns2:textId="77777777" w:rsidR="00401477" w:rsidRDefault="00401477" w:rsidP="00FC5C60">
            <w:pPr>
              <w:tabs>
                <w:tab w:val="decimal" w:pos="639"/>
                <w:tab w:val="left" w:pos="719"/>
              </w:tabs>
              <w:spacing w:before="15" w:after="15"/>
              <w:rPr>
                <w:sz w:val="18"/>
                <w:szCs w:val="18"/>
              </w:rPr>
            </w:pPr>
            <w:r>
              <w:rPr>
                <w:sz w:val="18"/>
                <w:szCs w:val="18"/>
              </w:rPr>
              <w:tab/>
              <w:t xml:space="preserve">4 </w:t>
            </w:r>
          </w:p>
        </w:tc>
        <w:tc>
          <w:tcPr>
            <w:tcW w:w="1258" w:type="dxa"/>
            <w:tcBorders>
              <w:top w:val="nil"/>
              <w:left w:val="nil"/>
              <w:bottom w:val="nil"/>
              <w:right w:val="single" w:sz="2" w:space="0" w:color="auto"/>
            </w:tcBorders>
          </w:tcPr>
          <w:p ns2:paraId="0A2BEC35" ns2:textId="77777777" w:rsidR="00401477" w:rsidRDefault="00401477" w:rsidP="00FC5C60">
            <w:pPr>
              <w:tabs>
                <w:tab w:val="decimal" w:pos="442"/>
                <w:tab w:val="left" w:pos="522"/>
              </w:tabs>
              <w:spacing w:before="15" w:after="15"/>
              <w:rPr>
                <w:sz w:val="18"/>
                <w:szCs w:val="18"/>
              </w:rPr>
            </w:pPr>
            <w:r>
              <w:rPr>
                <w:sz w:val="18"/>
                <w:szCs w:val="18"/>
              </w:rPr>
              <w:tab/>
              <w:t xml:space="preserve">(7.4) </w:t>
            </w:r>
          </w:p>
        </w:tc>
        <w:tc>
          <w:tcPr>
            <w:tcW w:w="1259" w:type="dxa"/>
            <w:tcBorders>
              <w:top w:val="nil"/>
              <w:left w:val="nil"/>
              <w:bottom w:val="nil"/>
              <w:right w:val="nil"/>
            </w:tcBorders>
          </w:tcPr>
          <w:p ns2:paraId="5211740F" ns2:textId="77777777" w:rsidR="00401477" w:rsidRDefault="00401477" w:rsidP="00FC5C60">
            <w:pPr>
              <w:tabs>
                <w:tab w:val="decimal" w:pos="639"/>
                <w:tab w:val="left" w:pos="719"/>
              </w:tabs>
              <w:spacing w:before="15" w:after="15"/>
              <w:rPr>
                <w:sz w:val="18"/>
                <w:szCs w:val="18"/>
              </w:rPr>
            </w:pPr>
            <w:r>
              <w:rPr>
                <w:sz w:val="18"/>
                <w:szCs w:val="18"/>
              </w:rPr>
              <w:tab/>
              <w:t xml:space="preserve">2 </w:t>
            </w:r>
          </w:p>
        </w:tc>
        <w:tc>
          <w:tcPr>
            <w:tcW w:w="1258" w:type="dxa"/>
            <w:tcBorders>
              <w:top w:val="nil"/>
              <w:left w:val="nil"/>
              <w:bottom w:val="nil"/>
              <w:right w:val="single" w:sz="2" w:space="0" w:color="auto"/>
            </w:tcBorders>
          </w:tcPr>
          <w:p ns2:paraId="029E563E" ns2:textId="77777777" w:rsidR="00401477" w:rsidRDefault="00401477" w:rsidP="00FC5C60">
            <w:pPr>
              <w:tabs>
                <w:tab w:val="decimal" w:pos="442"/>
                <w:tab w:val="left" w:pos="522"/>
              </w:tabs>
              <w:spacing w:before="15" w:after="15"/>
              <w:rPr>
                <w:sz w:val="18"/>
                <w:szCs w:val="18"/>
              </w:rPr>
            </w:pPr>
            <w:r>
              <w:rPr>
                <w:sz w:val="18"/>
                <w:szCs w:val="18"/>
              </w:rPr>
              <w:tab/>
              <w:t xml:space="preserve">(3.8) </w:t>
            </w:r>
          </w:p>
        </w:tc>
        <w:tc>
          <w:tcPr>
            <w:tcW w:w="1258" w:type="dxa"/>
            <w:tcBorders>
              <w:top w:val="nil"/>
              <w:left w:val="nil"/>
              <w:bottom w:val="nil"/>
              <w:right w:val="nil"/>
            </w:tcBorders>
          </w:tcPr>
          <w:p ns2:paraId="0F5F467E" ns2:textId="77777777" w:rsidR="00401477" w:rsidRDefault="00401477" w:rsidP="00FC5C60">
            <w:pPr>
              <w:tabs>
                <w:tab w:val="decimal" w:pos="639"/>
                <w:tab w:val="left" w:pos="719"/>
              </w:tabs>
              <w:spacing w:before="15" w:after="15"/>
              <w:rPr>
                <w:sz w:val="18"/>
                <w:szCs w:val="18"/>
              </w:rPr>
            </w:pPr>
            <w:r>
              <w:rPr>
                <w:sz w:val="18"/>
                <w:szCs w:val="18"/>
              </w:rPr>
              <w:tab/>
              <w:t xml:space="preserve">0 </w:t>
            </w:r>
          </w:p>
        </w:tc>
        <w:tc>
          <w:tcPr>
            <w:tcW w:w="1259" w:type="dxa"/>
            <w:tcBorders>
              <w:top w:val="nil"/>
              <w:left w:val="nil"/>
              <w:bottom w:val="nil"/>
            </w:tcBorders>
          </w:tcPr>
          <w:p ns2:paraId="55200B91" ns2:textId="77777777" w:rsidR="00401477" w:rsidRDefault="00401477" w:rsidP="00FC5C60">
            <w:pPr>
              <w:tabs>
                <w:tab w:val="decimal" w:pos="442"/>
                <w:tab w:val="left" w:pos="522"/>
              </w:tabs>
              <w:spacing w:before="15" w:after="15"/>
              <w:rPr>
                <w:sz w:val="18"/>
                <w:szCs w:val="18"/>
              </w:rPr>
            </w:pPr>
            <w:r>
              <w:rPr>
                <w:sz w:val="18"/>
                <w:szCs w:val="18"/>
              </w:rPr>
              <w:tab/>
              <w:t xml:space="preserve">(0.0) </w:t>
            </w:r>
          </w:p>
        </w:tc>
      </w:tr>
      <w:tr w:rsidR="00401477" ns2:paraId="46699185" ns2:textId="77777777" w:rsidTr="00FC5C60">
        <w:tblPrEx>
          <w:tblBorders>
            <w:top w:val="single" w:sz="6" w:space="0" w:color="auto"/>
            <w:bottom w:val="single" w:sz="6" w:space="0" w:color="auto"/>
          </w:tblBorders>
        </w:tblPrEx>
        <w:trPr>
          <w:jc w:val="center"/>
        </w:trPr>
        <w:tc>
          <w:tcPr>
            <w:tcW w:w="5410" w:type="dxa"/>
            <w:tcBorders>
              <w:top w:val="nil"/>
              <w:bottom w:val="nil"/>
              <w:right w:val="single" w:sz="2" w:space="0" w:color="auto"/>
            </w:tcBorders>
          </w:tcPr>
          <w:p ns2:paraId="4F17BC49" ns2:textId="77777777" w:rsidR="00401477" w:rsidRDefault="00401477" w:rsidP="00FC5C60">
            <w:pPr>
              <w:spacing w:before="15" w:after="15"/>
              <w:ind w:left="160" w:right="1" w:hanging="160"/>
              <w:rPr>
                <w:sz w:val="18"/>
                <w:szCs w:val="18"/>
              </w:rPr>
            </w:pPr>
            <w:r>
              <w:rPr>
                <w:sz w:val="18"/>
                <w:szCs w:val="18"/>
              </w:rPr>
              <w:t xml:space="preserve">    Lost To Follow Up </w:t>
            </w:r>
          </w:p>
        </w:tc>
        <w:tc>
          <w:tcPr>
            <w:tcW w:w="1258" w:type="dxa"/>
            <w:tcBorders>
              <w:top w:val="nil"/>
              <w:left w:val="nil"/>
              <w:bottom w:val="nil"/>
              <w:right w:val="nil"/>
            </w:tcBorders>
          </w:tcPr>
          <w:p ns2:paraId="5C9F0ECA" ns2:textId="77777777" w:rsidR="00401477" w:rsidRDefault="00401477" w:rsidP="00FC5C60">
            <w:pPr>
              <w:tabs>
                <w:tab w:val="decimal" w:pos="639"/>
                <w:tab w:val="left" w:pos="719"/>
              </w:tabs>
              <w:spacing w:before="15" w:after="15"/>
              <w:rPr>
                <w:sz w:val="18"/>
                <w:szCs w:val="18"/>
              </w:rPr>
            </w:pPr>
            <w:r>
              <w:rPr>
                <w:sz w:val="18"/>
                <w:szCs w:val="18"/>
              </w:rPr>
              <w:tab/>
              <w:t xml:space="preserve">1 </w:t>
            </w:r>
          </w:p>
        </w:tc>
        <w:tc>
          <w:tcPr>
            <w:tcW w:w="1258" w:type="dxa"/>
            <w:tcBorders>
              <w:top w:val="nil"/>
              <w:left w:val="nil"/>
              <w:bottom w:val="nil"/>
              <w:right w:val="single" w:sz="2" w:space="0" w:color="auto"/>
            </w:tcBorders>
          </w:tcPr>
          <w:p ns2:paraId="5D074627" ns2:textId="77777777" w:rsidR="00401477" w:rsidRDefault="00401477" w:rsidP="00FC5C60">
            <w:pPr>
              <w:tabs>
                <w:tab w:val="decimal" w:pos="442"/>
                <w:tab w:val="left" w:pos="522"/>
              </w:tabs>
              <w:spacing w:before="15" w:after="15"/>
              <w:rPr>
                <w:sz w:val="18"/>
                <w:szCs w:val="18"/>
              </w:rPr>
            </w:pPr>
            <w:r>
              <w:rPr>
                <w:sz w:val="18"/>
                <w:szCs w:val="18"/>
              </w:rPr>
              <w:tab/>
              <w:t xml:space="preserve">(1.9) </w:t>
            </w:r>
          </w:p>
        </w:tc>
        <w:tc>
          <w:tcPr>
            <w:tcW w:w="1259" w:type="dxa"/>
            <w:tcBorders>
              <w:top w:val="nil"/>
              <w:left w:val="nil"/>
              <w:bottom w:val="nil"/>
              <w:right w:val="nil"/>
            </w:tcBorders>
          </w:tcPr>
          <w:p ns2:paraId="7B1B4026" ns2:textId="77777777" w:rsidR="00401477" w:rsidRDefault="00401477" w:rsidP="00FC5C60">
            <w:pPr>
              <w:tabs>
                <w:tab w:val="decimal" w:pos="639"/>
                <w:tab w:val="left" w:pos="719"/>
              </w:tabs>
              <w:spacing w:before="15" w:after="15"/>
              <w:rPr>
                <w:sz w:val="18"/>
                <w:szCs w:val="18"/>
              </w:rPr>
            </w:pPr>
            <w:r>
              <w:rPr>
                <w:sz w:val="18"/>
                <w:szCs w:val="18"/>
              </w:rPr>
              <w:tab/>
              <w:t xml:space="preserve">0 </w:t>
            </w:r>
          </w:p>
        </w:tc>
        <w:tc>
          <w:tcPr>
            <w:tcW w:w="1258" w:type="dxa"/>
            <w:tcBorders>
              <w:top w:val="nil"/>
              <w:left w:val="nil"/>
              <w:bottom w:val="nil"/>
              <w:right w:val="single" w:sz="2" w:space="0" w:color="auto"/>
            </w:tcBorders>
          </w:tcPr>
          <w:p ns2:paraId="5F78E6EB" ns2:textId="77777777" w:rsidR="00401477" w:rsidRDefault="00401477" w:rsidP="00FC5C60">
            <w:pPr>
              <w:tabs>
                <w:tab w:val="decimal" w:pos="442"/>
                <w:tab w:val="left" w:pos="522"/>
              </w:tabs>
              <w:spacing w:before="15" w:after="15"/>
              <w:rPr>
                <w:sz w:val="18"/>
                <w:szCs w:val="18"/>
              </w:rPr>
            </w:pPr>
            <w:r>
              <w:rPr>
                <w:sz w:val="18"/>
                <w:szCs w:val="18"/>
              </w:rPr>
              <w:tab/>
              <w:t xml:space="preserve">(0.0) </w:t>
            </w:r>
          </w:p>
        </w:tc>
        <w:tc>
          <w:tcPr>
            <w:tcW w:w="1258" w:type="dxa"/>
            <w:tcBorders>
              <w:top w:val="nil"/>
              <w:left w:val="nil"/>
              <w:bottom w:val="nil"/>
              <w:right w:val="nil"/>
            </w:tcBorders>
          </w:tcPr>
          <w:p ns2:paraId="3C3F9B9D" ns2:textId="77777777" w:rsidR="00401477" w:rsidRDefault="00401477" w:rsidP="00FC5C60">
            <w:pPr>
              <w:tabs>
                <w:tab w:val="decimal" w:pos="639"/>
                <w:tab w:val="left" w:pos="719"/>
              </w:tabs>
              <w:spacing w:before="15" w:after="15"/>
              <w:rPr>
                <w:sz w:val="18"/>
                <w:szCs w:val="18"/>
              </w:rPr>
            </w:pPr>
            <w:r>
              <w:rPr>
                <w:sz w:val="18"/>
                <w:szCs w:val="18"/>
              </w:rPr>
              <w:tab/>
              <w:t xml:space="preserve">0 </w:t>
            </w:r>
          </w:p>
        </w:tc>
        <w:tc>
          <w:tcPr>
            <w:tcW w:w="1259" w:type="dxa"/>
            <w:tcBorders>
              <w:top w:val="nil"/>
              <w:left w:val="nil"/>
              <w:bottom w:val="nil"/>
            </w:tcBorders>
          </w:tcPr>
          <w:p ns2:paraId="6F41B27E" ns2:textId="77777777" w:rsidR="00401477" w:rsidRDefault="00401477" w:rsidP="00FC5C60">
            <w:pPr>
              <w:tabs>
                <w:tab w:val="decimal" w:pos="442"/>
                <w:tab w:val="left" w:pos="522"/>
              </w:tabs>
              <w:spacing w:before="15" w:after="15"/>
              <w:rPr>
                <w:sz w:val="18"/>
                <w:szCs w:val="18"/>
              </w:rPr>
            </w:pPr>
            <w:r>
              <w:rPr>
                <w:sz w:val="18"/>
                <w:szCs w:val="18"/>
              </w:rPr>
              <w:tab/>
              <w:t xml:space="preserve">(0.0) </w:t>
            </w:r>
          </w:p>
        </w:tc>
      </w:tr>
      <w:tr w:rsidR="00401477" ns2:paraId="78A14080" ns2:textId="77777777" w:rsidTr="00FC5C60">
        <w:tblPrEx>
          <w:tblBorders>
            <w:top w:val="single" w:sz="6" w:space="0" w:color="auto"/>
            <w:bottom w:val="single" w:sz="6" w:space="0" w:color="auto"/>
          </w:tblBorders>
        </w:tblPrEx>
        <w:trPr>
          <w:jc w:val="center"/>
        </w:trPr>
        <w:tc>
          <w:tcPr>
            <w:tcW w:w="5410" w:type="dxa"/>
            <w:tcBorders>
              <w:top w:val="nil"/>
              <w:bottom w:val="single" w:sz="2" w:space="0" w:color="auto"/>
              <w:right w:val="single" w:sz="2" w:space="0" w:color="auto"/>
            </w:tcBorders>
          </w:tcPr>
          <w:p ns2:paraId="5B007DFF" ns2:textId="77777777" w:rsidR="00401477" w:rsidRDefault="00401477" w:rsidP="00FC5C60">
            <w:pPr>
              <w:spacing w:before="15" w:after="15"/>
              <w:ind w:left="160" w:right="1" w:hanging="160"/>
              <w:rPr>
                <w:sz w:val="18"/>
                <w:szCs w:val="18"/>
              </w:rPr>
            </w:pPr>
            <w:r>
              <w:rPr>
                <w:sz w:val="18"/>
                <w:szCs w:val="18"/>
              </w:rPr>
              <w:t xml:space="preserve"> Status Not Recorded </w:t>
            </w:r>
          </w:p>
        </w:tc>
        <w:tc>
          <w:tcPr>
            <w:tcW w:w="1258" w:type="dxa"/>
            <w:tcBorders>
              <w:top w:val="nil"/>
              <w:left w:val="nil"/>
              <w:bottom w:val="single" w:sz="2" w:space="0" w:color="auto"/>
              <w:right w:val="nil"/>
            </w:tcBorders>
          </w:tcPr>
          <w:p ns2:paraId="3CEE81F1" ns2:textId="77777777" w:rsidR="00401477" w:rsidRDefault="00401477" w:rsidP="00FC5C60">
            <w:pPr>
              <w:tabs>
                <w:tab w:val="decimal" w:pos="639"/>
                <w:tab w:val="left" w:pos="719"/>
              </w:tabs>
              <w:spacing w:before="15" w:after="15"/>
              <w:rPr>
                <w:sz w:val="18"/>
                <w:szCs w:val="18"/>
              </w:rPr>
            </w:pPr>
            <w:r>
              <w:rPr>
                <w:sz w:val="18"/>
                <w:szCs w:val="18"/>
              </w:rPr>
              <w:tab/>
              <w:t xml:space="preserve">49 </w:t>
            </w:r>
          </w:p>
        </w:tc>
        <w:tc>
          <w:tcPr>
            <w:tcW w:w="1258" w:type="dxa"/>
            <w:tcBorders>
              <w:top w:val="nil"/>
              <w:left w:val="nil"/>
              <w:bottom w:val="single" w:sz="2" w:space="0" w:color="auto"/>
              <w:right w:val="single" w:sz="2" w:space="0" w:color="auto"/>
            </w:tcBorders>
          </w:tcPr>
          <w:p ns2:paraId="24FBE061" ns2:textId="77777777" w:rsidR="00401477" w:rsidRDefault="00401477" w:rsidP="00FC5C60">
            <w:pPr>
              <w:tabs>
                <w:tab w:val="decimal" w:pos="442"/>
                <w:tab w:val="left" w:pos="522"/>
              </w:tabs>
              <w:spacing w:before="15" w:after="15"/>
              <w:rPr>
                <w:sz w:val="18"/>
                <w:szCs w:val="18"/>
              </w:rPr>
            </w:pPr>
            <w:r>
              <w:rPr>
                <w:sz w:val="18"/>
                <w:szCs w:val="18"/>
              </w:rPr>
              <w:tab/>
              <w:t xml:space="preserve">(90.7) </w:t>
            </w:r>
          </w:p>
        </w:tc>
        <w:tc>
          <w:tcPr>
            <w:tcW w:w="1259" w:type="dxa"/>
            <w:tcBorders>
              <w:top w:val="nil"/>
              <w:left w:val="nil"/>
              <w:bottom w:val="single" w:sz="2" w:space="0" w:color="auto"/>
              <w:right w:val="nil"/>
            </w:tcBorders>
          </w:tcPr>
          <w:p ns2:paraId="6DDBBD4E" ns2:textId="77777777" w:rsidR="00401477" w:rsidRDefault="00401477" w:rsidP="00FC5C60">
            <w:pPr>
              <w:tabs>
                <w:tab w:val="decimal" w:pos="639"/>
                <w:tab w:val="left" w:pos="719"/>
              </w:tabs>
              <w:spacing w:before="15" w:after="15"/>
              <w:rPr>
                <w:sz w:val="18"/>
                <w:szCs w:val="18"/>
              </w:rPr>
            </w:pPr>
            <w:r>
              <w:rPr>
                <w:sz w:val="18"/>
                <w:szCs w:val="18"/>
              </w:rPr>
              <w:tab/>
              <w:t xml:space="preserve">51 </w:t>
            </w:r>
          </w:p>
        </w:tc>
        <w:tc>
          <w:tcPr>
            <w:tcW w:w="1258" w:type="dxa"/>
            <w:tcBorders>
              <w:top w:val="nil"/>
              <w:left w:val="nil"/>
              <w:bottom w:val="single" w:sz="2" w:space="0" w:color="auto"/>
              <w:right w:val="single" w:sz="2" w:space="0" w:color="auto"/>
            </w:tcBorders>
          </w:tcPr>
          <w:p ns2:paraId="21FA51E6" ns2:textId="77777777" w:rsidR="00401477" w:rsidRDefault="00401477" w:rsidP="00FC5C60">
            <w:pPr>
              <w:tabs>
                <w:tab w:val="decimal" w:pos="442"/>
                <w:tab w:val="left" w:pos="522"/>
              </w:tabs>
              <w:spacing w:before="15" w:after="15"/>
              <w:rPr>
                <w:sz w:val="18"/>
                <w:szCs w:val="18"/>
              </w:rPr>
            </w:pPr>
            <w:r>
              <w:rPr>
                <w:sz w:val="18"/>
                <w:szCs w:val="18"/>
              </w:rPr>
              <w:tab/>
              <w:t xml:space="preserve">(96.2) </w:t>
            </w:r>
          </w:p>
        </w:tc>
        <w:tc>
          <w:tcPr>
            <w:tcW w:w="1258" w:type="dxa"/>
            <w:tcBorders>
              <w:top w:val="nil"/>
              <w:left w:val="nil"/>
              <w:bottom w:val="single" w:sz="2" w:space="0" w:color="auto"/>
              <w:right w:val="nil"/>
            </w:tcBorders>
          </w:tcPr>
          <w:p ns2:paraId="1B24A213" ns2:textId="77777777" w:rsidR="00401477" w:rsidRDefault="00401477" w:rsidP="00FC5C60">
            <w:pPr>
              <w:tabs>
                <w:tab w:val="decimal" w:pos="639"/>
                <w:tab w:val="left" w:pos="719"/>
              </w:tabs>
              <w:spacing w:before="15" w:after="15"/>
              <w:rPr>
                <w:sz w:val="18"/>
                <w:szCs w:val="18"/>
              </w:rPr>
            </w:pPr>
            <w:r>
              <w:rPr>
                <w:sz w:val="18"/>
                <w:szCs w:val="18"/>
              </w:rPr>
              <w:tab/>
              <w:t xml:space="preserve">11 </w:t>
            </w:r>
          </w:p>
        </w:tc>
        <w:tc>
          <w:tcPr>
            <w:tcW w:w="1259" w:type="dxa"/>
            <w:tcBorders>
              <w:top w:val="nil"/>
              <w:left w:val="nil"/>
              <w:bottom w:val="single" w:sz="2" w:space="0" w:color="auto"/>
            </w:tcBorders>
          </w:tcPr>
          <w:p ns2:paraId="676A6B3F" ns2:textId="77777777" w:rsidR="00401477" w:rsidRDefault="00401477" w:rsidP="00FC5C60">
            <w:pPr>
              <w:tabs>
                <w:tab w:val="decimal" w:pos="442"/>
                <w:tab w:val="left" w:pos="522"/>
              </w:tabs>
              <w:spacing w:before="15" w:after="15"/>
              <w:rPr>
                <w:sz w:val="18"/>
                <w:szCs w:val="18"/>
              </w:rPr>
            </w:pPr>
            <w:r>
              <w:rPr>
                <w:sz w:val="18"/>
                <w:szCs w:val="18"/>
              </w:rPr>
              <w:tab/>
              <w:t xml:space="preserve">(100.0) </w:t>
            </w:r>
          </w:p>
        </w:tc>
      </w:tr>
      <w:tr w:rsidR="00401477" ns2:paraId="3F9060D3" ns2:textId="77777777" w:rsidTr="00FC5C60">
        <w:tblPrEx>
          <w:tblBorders>
            <w:top w:val="single" w:sz="6" w:space="0" w:color="auto"/>
            <w:bottom w:val="single" w:sz="6" w:space="0" w:color="auto"/>
          </w:tblBorders>
        </w:tblPrEx>
        <w:trPr>
          <w:jc w:val="center"/>
        </w:trPr>
        <w:tc>
          <w:tcPr>
            <w:tcW w:w="12960" w:type="dxa"/>
            <w:gridSpan w:val="7"/>
            <w:tcBorders>
              <w:top w:val="nil"/>
              <w:bottom w:val="double" w:sz="6" w:space="0" w:color="auto"/>
            </w:tcBorders>
          </w:tcPr>
          <w:p ns2:paraId="5D346EED" ns2:textId="77777777" w:rsidR="00401477" w:rsidRDefault="00401477" w:rsidP="00FC5C60">
            <w:pPr>
              <w:spacing w:before="30" w:after="30"/>
              <w:ind w:left="160" w:right="1" w:hanging="160"/>
              <w:rPr>
                <w:sz w:val="18"/>
                <w:szCs w:val="18"/>
              </w:rPr>
            </w:pPr>
            <w:r>
              <w:rPr>
                <w:sz w:val="18"/>
                <w:szCs w:val="18"/>
              </w:rPr>
              <w:t xml:space="preserve"> Database Cutoff Date: 21MAY2024</w:t>
            </w:r>
          </w:p>
        </w:tc>
      </w:tr>
      <w:tr w:rsidR="00401477" ns2:paraId="337DC982" ns2:textId="77777777" w:rsidTr="00FC5C60">
        <w:tblPrEx>
          <w:tblBorders>
            <w:top w:val="none" w:sz="0" w:space="0" w:color="auto"/>
            <w:left w:val="none" w:sz="0" w:space="0" w:color="auto"/>
            <w:bottom w:val="none" w:sz="0" w:space="0" w:color="auto"/>
            <w:right w:val="none" w:sz="0" w:space="0" w:color="auto"/>
          </w:tblBorders>
        </w:tblPrEx>
        <w:trPr>
          <w:jc w:val="center"/>
        </w:trPr>
        <w:tc>
          <w:tcPr>
            <w:tcW w:w="12960" w:type="dxa"/>
            <w:gridSpan w:val="7"/>
            <w:tcBorders>
              <w:top w:val="nil"/>
              <w:left w:val="nil"/>
              <w:bottom w:val="nil"/>
              <w:right w:val="nil"/>
            </w:tcBorders>
          </w:tcPr>
          <w:p ns2:paraId="20DF599E" ns2:textId="77777777" w:rsidR="00401477" w:rsidRDefault="00401477" w:rsidP="00FC5C60">
            <w:pPr>
              <w:spacing w:before="15" w:after="15"/>
              <w:rPr>
                <w:sz w:val="18"/>
                <w:szCs w:val="18"/>
              </w:rPr>
            </w:pPr>
            <w:r>
              <w:rPr>
                <w:sz w:val="18"/>
                <w:szCs w:val="18"/>
              </w:rPr>
              <w:t>Source:  [P003MK2870: adam-adsl]</w:t>
            </w:r>
          </w:p>
        </w:tc>
      </w:tr>
    </w:tbl>
    <w:p ns2:paraId="07AF6E97" ns2:textId="77777777" w:rsidR="006E0E07" w:rsidRDefault="006E0E07" w:rsidP="00401477">
      <w:pPr>
        <w:pStyle w:val="Paragraph"/>
        <w:sectPr w:rsidR="006E0E07" w:rsidSect="00F20006">
          <w:headerReference w:type="default" ns3:id="rId65"/>
          <w:footerReference w:type="default" ns3:id="rId66"/>
          <w:pgSz w:w="15840" w:h="12240" w:orient="landscape"/>
          <w:pgMar w:top="1800" w:right="1440" w:bottom="1440" w:left="1440" w:header="720" w:footer="720" w:gutter="0"/>
          <w:cols w:space="720"/>
          <w:docGrid w:linePitch="326"/>
        </w:sectPr>
      </w:pPr>
      <w:ins w:id="10467" w:author="GoldenCorpusHarness" w:date="2026-03-28T21:57:55Z">
        <w:r>
          <w:t>Sac-TMT demonstrated statistically significant and clinically meaningful improvements in both PFS and OS in patients with advanced TNBC compared to physician’s choice of chemotherapy.</w:t>
        </w:r>
      </w:ins>
    </w:p>
    <w:p ns2:paraId="169E93A2" ns2:textId="7A99DA4B" w:rsidR="00B05DD4" w:rsidRPr="00BE09A5" w:rsidRDefault="00B05DD4" w:rsidP="00B05DD4">
      <w:pPr>
        <w:pStyle w:val="Heading4"/>
      </w:pPr>
      <w:del w:id="10468" w:author="GoldenCorpusHarness" w:date="2026-03-28T21:57:55Z">
        <w:r>
          <w:delText>Ov</w:delText>
        </w:r>
      </w:del>
      <w:ins w:id="10469" w:author="GoldenCorpusHarness" w:date="2026-03-28T21:57:55Z">
        <w:r>
          <w:t>Figur</w:t>
        </w:r>
      </w:ins>
      <w:r>
        <w:t>e</w:t>
      </w:r>
      <w:ins w:id="10470" w:author="GoldenCorpusHarness" w:date="2026-03-28T21:57:55Z">
        <w:r>
          <w:t xml:space="preserve"> 12MK-2870-014 (SKB264-III-03): P</w:t>
        </w:r>
      </w:ins>
      <w:r>
        <w:t>r</w:t>
      </w:r>
      <w:del w:id="10471" w:author="GoldenCorpusHarness" w:date="2026-03-28T21:57:55Z">
        <w:r>
          <w:delText>all</w:delText>
        </w:r>
      </w:del>
      <w:ins w:id="10472" w:author="GoldenCorpusHarness" w:date="2026-03-28T21:57:55Z">
        <w:r>
          <w:t>ogression-free</w:t>
        </w:r>
      </w:ins>
      <w:r>
        <w:t xml:space="preserve"> Su</w:t>
      </w:r>
      <w:del w:id="10473" w:author="GoldenCorpusHarness" w:date="2026-03-28T21:57:55Z">
        <w:r>
          <w:delText>mm</w:delText>
        </w:r>
      </w:del>
      <w:ins w:id="10474" w:author="GoldenCorpusHarness" w:date="2026-03-28T21:57:55Z">
        <w:r>
          <w:t>rviv</w:t>
        </w:r>
      </w:ins>
      <w:r>
        <w:t>a</w:t>
      </w:r>
      <w:del w:id="10475" w:author="GoldenCorpusHarness" w:date="2026-03-28T21:57:55Z">
        <w:r>
          <w:delText>r</w:delText>
        </w:r>
      </w:del>
      <w:ins w:id="10476" w:author="GoldenCorpusHarness" w:date="2026-03-28T21:57:55Z">
        <w:r>
          <w:t>l b</w:t>
        </w:r>
      </w:ins>
      <w:r>
        <w:t xml:space="preserve">y </w:t>
      </w:r>
      <w:del w:id="10477" w:author="GoldenCorpusHarness" w:date="2026-03-28T21:57:55Z">
        <w:r>
          <w:delText>of</w:delText>
        </w:r>
      </w:del>
      <w:ins w:id="10478" w:author="GoldenCorpusHarness" w:date="2026-03-28T21:57:55Z">
        <w:r>
          <w:t>BICR (Interim</w:t>
        </w:r>
      </w:ins>
      <w:r>
        <w:t xml:space="preserve"> A</w:t>
      </w:r>
      <w:del w:id="10479" w:author="GoldenCorpusHarness" w:date="2026-03-28T21:57:55Z">
        <w:r>
          <w:delText>dver</w:delText>
        </w:r>
      </w:del>
      <w:ins w:id="10480" w:author="GoldenCorpusHarness" w:date="2026-03-28T21:57:55Z">
        <w:r>
          <w:t>naly</w:t>
        </w:r>
      </w:ins>
      <w:r>
        <w:t>s</w:t>
      </w:r>
      <w:del w:id="10481" w:author="GoldenCorpusHarness" w:date="2026-03-28T21:57:55Z">
        <w:r>
          <w:delText>e Event</w:delText>
        </w:r>
      </w:del>
      <w:ins w:id="10482" w:author="GoldenCorpusHarness" w:date="2026-03-28T21:57:55Z">
        <w:r>
          <w:t>i</w:t>
        </w:r>
      </w:ins>
      <w:r>
        <w:t>s</w:t>
      </w:r>
      <w:ins w:id="10483" w:author="GoldenCorpusHarness" w:date="2026-03-28T21:57:55Z">
        <w:r>
          <w:t>)</w:t>
        </w:r>
      </w:ins>
    </w:p>
    <w:p ns2:paraId="12B3CAB6" ns2:textId="0253E69F" w:rsidR="0084166A" w:rsidRPr="0084166A" w:rsidRDefault="0084166A" w:rsidP="0084166A">
      <w:pPr>
        <w:pStyle w:val="Paragraph"/>
      </w:pPr>
      <w:del w:id="10484" w:author="GoldenCorpusHarness" w:date="2026-03-28T21:57:55Z">
        <w:r>
          <w:delText>A summary of AEs observed in Study MK-2870-003 is presented in [Table 33].</w:delText>
        </w:r>
      </w:del>
    </w:p>
    <w:p ns2:paraId="5A35A556" ns2:textId="61F11885" w:rsidR="00F51AA6" w:rsidRPr="004E1DB6" w:rsidRDefault="00BB46EF" w:rsidP="006405A6">
      <w:pPr>
        <w:pStyle w:val="Paragraph"/>
        <w:rPr>
          <w:u w:val="single"/>
        </w:rPr>
      </w:pPr>
      <w:del w:id="10485" w:author="GoldenCorpusHarness" w:date="2026-03-28T21:57:55Z">
        <w:r>
          <w:delText>Sac-TMT 4 mg/kg q2w + pembrolizumab 400 mg q6w group</w:delText>
        </w:r>
      </w:del>
    </w:p>
    <w:p ns2:paraId="5C927721" ns2:textId="6BC8378E" w:rsidR="00BD1410" w:rsidRPr="00431BFB" w:rsidRDefault="00964076" w:rsidP="00431BFB">
      <w:pPr>
        <w:pStyle w:val="Paragraph"/>
      </w:pPr>
      <w:del w:id="10486" w:author="GoldenCorpusHarness" w:date="2026-03-28T21:57:55Z">
        <w:r>
          <w:delText>In th</w:delText>
        </w:r>
      </w:del>
      <w:ins w:id="10487" w:author="GoldenCorpusHarness" w:date="2026-03-28T21:57:55Z">
        <w:r>
          <w:t>Figur</w:t>
        </w:r>
      </w:ins>
      <w:r>
        <w:t xml:space="preserve">e </w:t>
      </w:r>
      <w:del w:id="10488" w:author="GoldenCorpusHarness" w:date="2026-03-28T21:57:55Z">
        <w:r>
          <w:delText>sac</w:delText>
        </w:r>
      </w:del>
      <w:ins w:id="10489" w:author="GoldenCorpusHarness" w:date="2026-03-28T21:57:55Z">
        <w:r>
          <w:t>13MK</w:t>
        </w:r>
      </w:ins>
      <w:r>
        <w:t>-</w:t>
      </w:r>
      <w:del w:id="10490" w:author="GoldenCorpusHarness" w:date="2026-03-28T21:57:55Z">
        <w:r>
          <w:delText xml:space="preserve">TMT </w:delText>
        </w:r>
      </w:del>
      <w:ins w:id="10491" w:author="GoldenCorpusHarness" w:date="2026-03-28T21:57:55Z">
        <w:r>
          <w:t>2870-01</w:t>
        </w:r>
      </w:ins>
      <w:r>
        <w:t>4</w:t>
      </w:r>
      <w:del w:id="10492" w:author="GoldenCorpusHarness" w:date="2026-03-28T21:57:55Z">
        <w:r>
          <w:delText xml:space="preserve"> mg/kg plus pembrolizumab 400 mg treatment group</w:delText>
        </w:r>
      </w:del>
      <w:r>
        <w:t xml:space="preserve"> (</w:t>
      </w:r>
      <w:del w:id="10493" w:author="GoldenCorpusHarness" w:date="2026-03-28T21:57:55Z">
        <w:r>
          <w:delText>n=5</w:delText>
        </w:r>
      </w:del>
      <w:ins w:id="10494" w:author="GoldenCorpusHarness" w:date="2026-03-28T21:57:55Z">
        <w:r>
          <w:t>SKB26</w:t>
        </w:r>
      </w:ins>
      <w:r>
        <w:t>4</w:t>
      </w:r>
      <w:ins w:id="10495" w:author="GoldenCorpusHarness" w:date="2026-03-28T21:57:55Z">
        <w:r>
          <w:t>-III-03</w:t>
        </w:r>
      </w:ins>
      <w:r>
        <w:t>)</w:t>
      </w:r>
      <w:del w:id="10496" w:author="GoldenCorpusHarness" w:date="2026-03-28T21:57:55Z">
        <w:r>
          <w:delText>,</w:delText>
        </w:r>
      </w:del>
      <w:ins w:id="10497" w:author="GoldenCorpusHarness" w:date="2026-03-28T21:57:55Z">
        <w:r>
          <w:t>:</w:t>
        </w:r>
      </w:ins>
      <w:r>
        <w:t xml:space="preserve"> </w:t>
      </w:r>
      <w:ins w:id="10498" w:author="GoldenCorpusHarness" w:date="2026-03-28T21:57:55Z">
        <w:r>
          <w:t>Over</w:t>
        </w:r>
      </w:ins>
      <w:r>
        <w:t xml:space="preserve">all </w:t>
      </w:r>
      <w:del w:id="10499" w:author="GoldenCorpusHarness" w:date="2026-03-28T21:57:55Z">
        <w:r>
          <w:delText>p</w:delText>
        </w:r>
      </w:del>
      <w:ins w:id="10500" w:author="GoldenCorpusHarness" w:date="2026-03-28T21:57:55Z">
        <w:r>
          <w:t>Surviv</w:t>
        </w:r>
      </w:ins>
      <w:r>
        <w:t>a</w:t>
      </w:r>
      <w:del w:id="10501" w:author="GoldenCorpusHarness" w:date="2026-03-28T21:57:55Z">
        <w:r>
          <w:delText>rticipa</w:delText>
        </w:r>
      </w:del>
      <w:ins w:id="10502" w:author="GoldenCorpusHarness" w:date="2026-03-28T21:57:55Z">
        <w:r>
          <w:t>l (I</w:t>
        </w:r>
      </w:ins>
      <w:r>
        <w:t>nt</w:t>
      </w:r>
      <w:del w:id="10503" w:author="GoldenCorpusHarness" w:date="2026-03-28T21:57:55Z">
        <w:r>
          <w:delText>s exp</w:delText>
        </w:r>
      </w:del>
      <w:r>
        <w:t>eri</w:t>
      </w:r>
      <w:del w:id="10504" w:author="GoldenCorpusHarness" w:date="2026-03-28T21:57:55Z">
        <w:r>
          <w:delText>enced at least 1</w:delText>
        </w:r>
      </w:del>
      <w:ins w:id="10505" w:author="GoldenCorpusHarness" w:date="2026-03-28T21:57:55Z">
        <w:r>
          <w:t>m</w:t>
        </w:r>
      </w:ins>
      <w:r>
        <w:t xml:space="preserve"> A</w:t>
      </w:r>
      <w:del w:id="10506" w:author="GoldenCorpusHarness" w:date="2026-03-28T21:57:55Z">
        <w:r>
          <w:delText>E, a</w:delText>
        </w:r>
      </w:del>
      <w:r>
        <w:t>n</w:t>
      </w:r>
      <w:del w:id="10507" w:author="GoldenCorpusHarness" w:date="2026-03-28T21:57:55Z">
        <w:r>
          <w:delText xml:space="preserve">d </w:delText>
        </w:r>
      </w:del>
      <w:r>
        <w:t>al</w:t>
      </w:r>
      <w:del w:id="10508" w:author="GoldenCorpusHarness" w:date="2026-03-28T21:57:55Z">
        <w:r>
          <w:delText>l were con</w:delText>
        </w:r>
      </w:del>
      <w:ins w:id="10509" w:author="GoldenCorpusHarness" w:date="2026-03-28T21:57:55Z">
        <w:r>
          <w:t>y</w:t>
        </w:r>
      </w:ins>
      <w:r>
        <w:t>si</w:t>
      </w:r>
      <w:del w:id="10510" w:author="GoldenCorpusHarness" w:date="2026-03-28T21:57:55Z">
        <w:r>
          <w:delText>dered drug-related by the inve</w:delText>
        </w:r>
      </w:del>
      <w:r>
        <w:t>s</w:t>
      </w:r>
      <w:del w:id="10511" w:author="GoldenCorpusHarness" w:date="2026-03-28T21:57:55Z">
        <w:r>
          <w:delText>tigator. Grade ≥3 AEs were reported for 30 participants (55.6%</w:delText>
        </w:r>
      </w:del>
      <w:r>
        <w:t>)</w:t>
      </w:r>
      <w:del w:id="10512" w:author="GoldenCorpusHarness" w:date="2026-03-28T21:57:55Z">
        <w:r>
          <w:delText xml:space="preserve">, and Grade ≥3 AEs that were considered drug-related by the investigator were reported for 22 participants (40.7%). There were 32 participants (59.3%) with AEs requiring a dose modification, and 8 participants (14.8%) discontinuing treatment. Eighteen participants (33.3%) experienced an SAE, and 8 (14.8%) SAEs were considered drug-related by the investigator. In the sac-TMT plus pembrolizumab treatment group, 1 (1.9%) participant experienced an AE resulting in death that was not considered drug-related by the investigator [Table 33]. </w:delText>
        </w:r>
      </w:del>
    </w:p>
    <w:p ns2:paraId="1B40B21B" ns2:textId="4BF66F8E" w:rsidR="00F51AA6" w:rsidRDefault="00F51AA6" w:rsidP="00431BFB">
      <w:pPr>
        <w:pStyle w:val="Paragraph"/>
        <w:rPr>
          <w:color w:val="000000"/>
        </w:rPr>
      </w:pPr>
      <w:del w:id="10513" w:author="GoldenCorpusHarness" w:date="2026-03-28T21:57:55Z">
        <w:r>
          <w:delText>The most common AEs regardless of causality (incidence ≥20%) by PT were anemia (87.0%), WBC count decreased (53.7%), neutrophil count decreased (46.3%), ALT increased (33.3%), hypoalbuminemia (27.8%), hyperuricemia (24.1%), rash and stomatitis (22.2%, each), AST increased, constipation, decreased appetite, and pneumonia (20.4% each) [Sec. 7.3] [Table 55].</w:delText>
        </w:r>
      </w:del>
    </w:p>
    <w:p ns2:paraId="04AB60B9" ns2:textId="4F184817" w:rsidR="00F51AA6" w:rsidRPr="004E1DB6" w:rsidRDefault="00BB46EF" w:rsidP="006405A6">
      <w:pPr>
        <w:pStyle w:val="Paragraph"/>
        <w:rPr>
          <w:u w:val="single"/>
        </w:rPr>
      </w:pPr>
      <w:del w:id="10514" w:author="GoldenCorpusHarness" w:date="2026-03-28T21:57:55Z">
        <w:r>
          <w:delText>Sac-TMT 3 mg/kg q2w + osimertinib 80 mg group</w:delText>
        </w:r>
      </w:del>
    </w:p>
    <w:p ns2:paraId="79F11F8D" ns2:textId="357E20C3" w:rsidR="00BD1410" w:rsidRPr="00431BFB" w:rsidRDefault="00BD1410" w:rsidP="00431BFB">
      <w:pPr>
        <w:pStyle w:val="Paragraph"/>
      </w:pPr>
      <w:ins w:id="10515" w:author="GoldenCorpusHarness" w:date="2026-03-28T21:57:55Z">
        <w:r>
          <w:t>MK-2870-016/SKB264-</w:t>
        </w:r>
      </w:ins>
      <w:r>
        <w:t>I</w:t>
      </w:r>
      <w:del w:id="10516" w:author="GoldenCorpusHarness" w:date="2026-03-28T21:57:55Z">
        <w:r>
          <w:delText>n the sac</w:delText>
        </w:r>
      </w:del>
      <w:ins w:id="10517" w:author="GoldenCorpusHarness" w:date="2026-03-28T21:57:55Z">
        <w:r>
          <w:t>I</w:t>
        </w:r>
      </w:ins>
      <w:r>
        <w:t>-</w:t>
      </w:r>
      <w:del w:id="10518" w:author="GoldenCorpusHarness" w:date="2026-03-28T21:57:55Z">
        <w:r>
          <w:delText>TMT 3 mg</w:delText>
        </w:r>
      </w:del>
      <w:ins w:id="10519" w:author="GoldenCorpusHarness" w:date="2026-03-28T21:57:55Z">
        <w:r>
          <w:t>07</w:t>
        </w:r>
      </w:ins>
      <w:r>
        <w:t>/</w:t>
      </w:r>
      <w:del w:id="10520" w:author="GoldenCorpusHarness" w:date="2026-03-28T21:57:55Z">
        <w:r>
          <w:delText xml:space="preserve">kg </w:delText>
        </w:r>
      </w:del>
      <w:ins w:id="10521" w:author="GoldenCorpusHarness" w:date="2026-03-28T21:57:55Z">
        <w:r>
          <w:t>O</w:t>
        </w:r>
      </w:ins>
      <w:r>
        <w:t>p</w:t>
      </w:r>
      <w:del w:id="10522" w:author="GoldenCorpusHarness" w:date="2026-03-28T21:57:55Z">
        <w:r>
          <w:delText>lus osimer</w:delText>
        </w:r>
      </w:del>
      <w:r>
        <w:t>ti</w:t>
      </w:r>
      <w:del w:id="10523" w:author="GoldenCorpusHarness" w:date="2026-03-28T21:57:55Z">
        <w:r>
          <w:delText>nib 80 mg t</w:delText>
        </w:r>
      </w:del>
      <w:ins w:id="10524" w:author="GoldenCorpusHarness" w:date="2026-03-28T21:57:55Z">
        <w:r>
          <w:t>TROP-B</w:t>
        </w:r>
      </w:ins>
      <w:r>
        <w:t>r</w:t>
      </w:r>
      <w:del w:id="10525" w:author="GoldenCorpusHarness" w:date="2026-03-28T21:57:55Z">
        <w:r>
          <w:delText>eatment group (n=53), 52 participants (98.1%) experienced at l</w:delText>
        </w:r>
      </w:del>
      <w:r>
        <w:t>east</w:t>
      </w:r>
      <w:del w:id="10526" w:author="GoldenCorpusHarness" w:date="2026-03-28T21:57:55Z">
        <w:r>
          <w:delText xml:space="preserve"> 1 AE, and </w:delText>
        </w:r>
      </w:del>
      <w:ins w:id="10527" w:author="GoldenCorpusHarness" w:date="2026-03-28T21:57:55Z">
        <w:r>
          <w:t>0</w:t>
        </w:r>
      </w:ins>
      <w:r>
        <w:t>5</w:t>
      </w:r>
      <w:del w:id="10528" w:author="GoldenCorpusHarness" w:date="2026-03-28T21:57:55Z">
        <w:r>
          <w:delText>1 participants (96.2%) experienced AEs considered drug-related by the investigator. Grade ≥3 AEs were reported for 21 participants (39.6%) and Grade ≥3 AE that were considered drug-related by the investigator were reported for 18 participants (34.0%). There were 27 participants (50.9%) with AEs requiring a dose modification, and 2 participants (3.8%) discontinuing treatment. Nine participants (17.0%) experienced an SAE, and 3 (5.7%) participants experienced SAEs that were considered drug-related by the investigator. Two participants died; however, neither was considered drug-related by the investigator.</w:delText>
        </w:r>
      </w:del>
    </w:p>
    <w:p ns2:paraId="23AED181" ns2:textId="0B3E094F" w:rsidR="005945A5" w:rsidRDefault="005945A5" w:rsidP="00431BFB">
      <w:pPr>
        <w:pStyle w:val="Paragraph"/>
      </w:pPr>
      <w:r>
        <w:t>Th</w:t>
      </w:r>
      <w:del w:id="10529" w:author="GoldenCorpusHarness" w:date="2026-03-28T21:57:55Z">
        <w:r>
          <w:delText>e</w:delText>
        </w:r>
      </w:del>
      <w:ins w:id="10530" w:author="GoldenCorpusHarness" w:date="2026-03-28T21:57:55Z">
        <w:r>
          <w:t>is is an ongoing Phase 2, two part study evaluating sac-TMT with/without KL-A167 in participants with unresectable locally advanced, recurrent, or</w:t>
        </w:r>
      </w:ins>
      <w:r>
        <w:t xml:space="preserve"> m</w:t>
      </w:r>
      <w:del w:id="10531" w:author="GoldenCorpusHarness" w:date="2026-03-28T21:57:55Z">
        <w:r>
          <w:delText>ost common A</w:delText>
        </w:r>
      </w:del>
      <w:ins w:id="10532" w:author="GoldenCorpusHarness" w:date="2026-03-28T21:57:55Z">
        <w:r>
          <w:t>etastatic HR+/H</w:t>
        </w:r>
      </w:ins>
      <w:r>
        <w:t>E</w:t>
      </w:r>
      <w:del w:id="10533" w:author="GoldenCorpusHarness" w:date="2026-03-28T21:57:55Z">
        <w:r>
          <w:delText>s regardless of causality (incidence ≥</w:delText>
        </w:r>
      </w:del>
      <w:ins w:id="10534" w:author="GoldenCorpusHarness" w:date="2026-03-28T21:57:55Z">
        <w:r>
          <w:t>R</w:t>
        </w:r>
      </w:ins>
      <w:r>
        <w:t>2</w:t>
      </w:r>
      <w:del w:id="10535" w:author="GoldenCorpusHarness" w:date="2026-03-28T21:57:55Z">
        <w:r>
          <w:delText>0%)</w:delText>
        </w:r>
      </w:del>
      <w:ins w:id="10536" w:author="GoldenCorpusHarness" w:date="2026-03-28T21:57:55Z">
        <w:r>
          <w:t>-negative</w:t>
        </w:r>
      </w:ins>
      <w:r>
        <w:t xml:space="preserve"> b</w:t>
      </w:r>
      <w:del w:id="10537" w:author="GoldenCorpusHarness" w:date="2026-03-28T21:57:55Z">
        <w:r>
          <w:delText>y PT were anemia (90.6%), W</w:delText>
        </w:r>
      </w:del>
      <w:ins w:id="10538" w:author="GoldenCorpusHarness" w:date="2026-03-28T21:57:55Z">
        <w:r>
          <w:t>reast cancer and TN</w:t>
        </w:r>
      </w:ins>
      <w:r>
        <w:t xml:space="preserve">BC </w:t>
      </w:r>
      <w:del w:id="10539" w:author="GoldenCorpusHarness" w:date="2026-03-28T21:57:55Z">
        <w:r>
          <w:delText>count decreased (60</w:delText>
        </w:r>
      </w:del>
      <w:ins w:id="10540" w:author="GoldenCorpusHarness" w:date="2026-03-28T21:57:55Z">
        <w:r>
          <w:t>who have not received prior systemic therapy</w:t>
        </w:r>
      </w:ins>
      <w:r>
        <w:t>.</w:t>
      </w:r>
      <w:del w:id="10541" w:author="GoldenCorpusHarness" w:date="2026-03-28T21:57:55Z">
        <w:r>
          <w:delText>4%), neutrophil count decreased (49.1%), stomatitis (35.8%), blood creatinine increased (30.2%), ALT increased and hypoalbuminemia (28.3% each), hyperuricemia and platelet count decreased (24.5% each), AST increased, hypertriglyceridemia, and decreased appetite (22.6% each), lymphocyte count decreased and constipation (20.8% each) [Sec. 7.3] [Table 55].</w:delText>
        </w:r>
      </w:del>
    </w:p>
    <w:p ns2:paraId="05BC3E04" ns2:textId="259C5CD5" w:rsidR="00F51AA6" w:rsidRPr="004E1DB6" w:rsidRDefault="00BB46EF" w:rsidP="006405A6">
      <w:pPr>
        <w:pStyle w:val="Paragraph"/>
        <w:rPr>
          <w:u w:val="single"/>
        </w:rPr>
      </w:pPr>
      <w:del w:id="10542" w:author="GoldenCorpusHarness" w:date="2026-03-28T21:57:55Z">
        <w:r>
          <w:delText>S</w:delText>
        </w:r>
      </w:del>
      <w:ins w:id="10543" w:author="GoldenCorpusHarness" w:date="2026-03-28T21:57:55Z">
        <w:r>
          <w:t>Efficacy results from 41 participants with a/m TNBC enrolled in the s</w:t>
        </w:r>
      </w:ins>
      <w:r>
        <w:t xml:space="preserve">ac-TMT </w:t>
      </w:r>
      <w:del w:id="10544" w:author="GoldenCorpusHarness" w:date="2026-03-28T21:57:55Z">
        <w:r>
          <w:delText>4</w:delText>
        </w:r>
      </w:del>
      <w:ins w:id="10545" w:author="GoldenCorpusHarness" w:date="2026-03-28T21:57:55Z">
        <w:r>
          <w:t>monotherapy cohort of Part 2 are included. All participants received sac-TMT at 5</w:t>
        </w:r>
      </w:ins>
      <w:r>
        <w:t xml:space="preserve"> mg/kg q2w </w:t>
      </w:r>
      <w:del w:id="10546" w:author="GoldenCorpusHarness" w:date="2026-03-28T21:57:55Z">
        <w:r>
          <w:delText>+ osimertini</w:delText>
        </w:r>
      </w:del>
      <w:ins w:id="10547" w:author="GoldenCorpusHarness" w:date="2026-03-28T21:57:55Z">
        <w:r>
          <w:t>until disease progression or unaccepta</w:t>
        </w:r>
      </w:ins>
      <w:r>
        <w:t>b</w:t>
      </w:r>
      <w:del w:id="10548" w:author="GoldenCorpusHarness" w:date="2026-03-28T21:57:55Z">
        <w:r>
          <w:delText xml:space="preserve"> 80 m</w:delText>
        </w:r>
      </w:del>
      <w:ins w:id="10549" w:author="GoldenCorpusHarness" w:date="2026-03-28T21:57:55Z">
        <w:r>
          <w:t>le toxicity. For participants with recurrent TNBC, a DFI of at least 6 months was required for eli</w:t>
        </w:r>
      </w:ins>
      <w:r>
        <w:t>g</w:t>
      </w:r>
      <w:del w:id="10550" w:author="GoldenCorpusHarness" w:date="2026-03-28T21:57:55Z">
        <w:r>
          <w:delText xml:space="preserve"> group</w:delText>
        </w:r>
      </w:del>
      <w:ins w:id="10551" w:author="GoldenCorpusHarness" w:date="2026-03-28T21:57:55Z">
        <w:r>
          <w:t>ibility.</w:t>
        </w:r>
      </w:ins>
    </w:p>
    <w:p ns2:paraId="32545A03" ns2:textId="641B9B36" w:rsidR="006405A6" w:rsidRDefault="006405A6" w:rsidP="006405A6">
      <w:pPr>
        <w:pStyle w:val="Paragraph"/>
      </w:pPr>
      <w:del w:id="10552" w:author="GoldenCorpusHarness" w:date="2026-03-28T21:57:55Z">
        <w:r>
          <w:delText>In t</w:delText>
        </w:r>
      </w:del>
      <w:ins w:id="10553" w:author="GoldenCorpusHarness" w:date="2026-03-28T21:57:55Z">
        <w:r>
          <w:t>T</w:t>
        </w:r>
      </w:ins>
      <w:r>
        <w:t xml:space="preserve">he </w:t>
      </w:r>
      <w:del w:id="10554" w:author="GoldenCorpusHarness" w:date="2026-03-28T21:57:55Z">
        <w:r>
          <w:delText>s</w:delText>
        </w:r>
      </w:del>
      <w:ins w:id="10555" w:author="GoldenCorpusHarness" w:date="2026-03-28T21:57:55Z">
        <w:r>
          <w:t>primary effic</w:t>
        </w:r>
      </w:ins>
      <w:r>
        <w:t>ac</w:t>
      </w:r>
      <w:del w:id="10556" w:author="GoldenCorpusHarness" w:date="2026-03-28T21:57:55Z">
        <w:r>
          <w:delText>-TMT</w:delText>
        </w:r>
      </w:del>
      <w:ins w:id="10557" w:author="GoldenCorpusHarness" w:date="2026-03-28T21:57:55Z">
        <w:r>
          <w:t>y</w:t>
        </w:r>
      </w:ins>
      <w:r>
        <w:t xml:space="preserve"> </w:t>
      </w:r>
      <w:del w:id="10558" w:author="GoldenCorpusHarness" w:date="2026-03-28T21:57:55Z">
        <w:r>
          <w:delText xml:space="preserve">4 mg/kg </w:delText>
        </w:r>
      </w:del>
      <w:ins w:id="10559" w:author="GoldenCorpusHarness" w:date="2026-03-28T21:57:55Z">
        <w:r>
          <w:t>end</w:t>
        </w:r>
      </w:ins>
      <w:r>
        <w:t>p</w:t>
      </w:r>
      <w:del w:id="10560" w:author="GoldenCorpusHarness" w:date="2026-03-28T21:57:55Z">
        <w:r>
          <w:delText xml:space="preserve">lus </w:delText>
        </w:r>
      </w:del>
      <w:r>
        <w:t>o</w:t>
      </w:r>
      <w:del w:id="10561" w:author="GoldenCorpusHarness" w:date="2026-03-28T21:57:55Z">
        <w:r>
          <w:delText>s</w:delText>
        </w:r>
      </w:del>
      <w:r>
        <w:t>i</w:t>
      </w:r>
      <w:del w:id="10562" w:author="GoldenCorpusHarness" w:date="2026-03-28T21:57:55Z">
        <w:r>
          <w:delText>mertinib 80 mg treatme</w:delText>
        </w:r>
      </w:del>
      <w:r>
        <w:t xml:space="preserve">nt </w:t>
      </w:r>
      <w:del w:id="10563" w:author="GoldenCorpusHarness" w:date="2026-03-28T21:57:55Z">
        <w:r>
          <w:delText xml:space="preserve">group (n=11), </w:delText>
        </w:r>
      </w:del>
      <w:ins w:id="10564" w:author="GoldenCorpusHarness" w:date="2026-03-28T21:57:55Z">
        <w:r>
          <w:t>w</w:t>
        </w:r>
      </w:ins>
      <w:r>
        <w:t>a</w:t>
      </w:r>
      <w:del w:id="10565" w:author="GoldenCorpusHarness" w:date="2026-03-28T21:57:55Z">
        <w:r>
          <w:delText>ll participant</w:delText>
        </w:r>
      </w:del>
      <w:r>
        <w:t xml:space="preserve">s </w:t>
      </w:r>
      <w:del w:id="10566" w:author="GoldenCorpusHarness" w:date="2026-03-28T21:57:55Z">
        <w:r>
          <w:delText>ex</w:delText>
        </w:r>
      </w:del>
      <w:ins w:id="10567" w:author="GoldenCorpusHarness" w:date="2026-03-28T21:57:55Z">
        <w:r>
          <w:t xml:space="preserve">ORR </w:t>
        </w:r>
      </w:ins>
      <w:r>
        <w:t>per</w:t>
      </w:r>
      <w:del w:id="10568" w:author="GoldenCorpusHarness" w:date="2026-03-28T21:57:55Z">
        <w:r>
          <w:delText>ienc</w:delText>
        </w:r>
      </w:del>
      <w:ins w:id="10569" w:author="GoldenCorpusHarness" w:date="2026-03-28T21:57:55Z">
        <w:r>
          <w:t xml:space="preserve"> RECIST 1.1 bas</w:t>
        </w:r>
      </w:ins>
      <w:r>
        <w:t xml:space="preserve">ed </w:t>
      </w:r>
      <w:del w:id="10570" w:author="GoldenCorpusHarness" w:date="2026-03-28T21:57:55Z">
        <w:r>
          <w:delText>at least 1 AE, and all were c</w:delText>
        </w:r>
      </w:del>
      <w:r>
        <w:t>on</w:t>
      </w:r>
      <w:del w:id="10571" w:author="GoldenCorpusHarness" w:date="2026-03-28T21:57:55Z">
        <w:r>
          <w:delText>sidered drug-related by the</w:delText>
        </w:r>
      </w:del>
      <w:r>
        <w:t xml:space="preserve"> investigator</w:t>
      </w:r>
      <w:del w:id="10572" w:author="GoldenCorpusHarness" w:date="2026-03-28T21:57:55Z">
        <w:r>
          <w:delText>.</w:delText>
        </w:r>
      </w:del>
      <w:ins w:id="10573" w:author="GoldenCorpusHarness" w:date="2026-03-28T21:57:55Z">
        <w:r>
          <w:t>’s</w:t>
        </w:r>
      </w:ins>
      <w:r>
        <w:t xml:space="preserve"> </w:t>
      </w:r>
      <w:del w:id="10574" w:author="GoldenCorpusHarness" w:date="2026-03-28T21:57:55Z">
        <w:r>
          <w:delText>Gr</w:delText>
        </w:r>
      </w:del>
      <w:r>
        <w:t>a</w:t>
      </w:r>
      <w:del w:id="10575" w:author="GoldenCorpusHarness" w:date="2026-03-28T21:57:55Z">
        <w:r>
          <w:delText>d</w:delText>
        </w:r>
      </w:del>
      <w:ins w:id="10576" w:author="GoldenCorpusHarness" w:date="2026-03-28T21:57:55Z">
        <w:r>
          <w:t>ssessment; Th</w:t>
        </w:r>
      </w:ins>
      <w:r>
        <w:t xml:space="preserve">e </w:t>
      </w:r>
      <w:del w:id="10577" w:author="GoldenCorpusHarness" w:date="2026-03-28T21:57:55Z">
        <w:r>
          <w:delText>≥3</w:delText>
        </w:r>
      </w:del>
      <w:ins w:id="10578" w:author="GoldenCorpusHarness" w:date="2026-03-28T21:57:55Z">
        <w:r>
          <w:t>secondary</w:t>
        </w:r>
      </w:ins>
      <w:r>
        <w:t xml:space="preserve"> </w:t>
      </w:r>
      <w:del w:id="10579" w:author="GoldenCorpusHarness" w:date="2026-03-28T21:57:55Z">
        <w:r>
          <w:delText>AEs</w:delText>
        </w:r>
      </w:del>
      <w:ins w:id="10580" w:author="GoldenCorpusHarness" w:date="2026-03-28T21:57:55Z">
        <w:r>
          <w:t>efficacy</w:t>
        </w:r>
      </w:ins>
      <w:r>
        <w:t xml:space="preserve"> </w:t>
      </w:r>
      <w:del w:id="10581" w:author="GoldenCorpusHarness" w:date="2026-03-28T21:57:55Z">
        <w:r>
          <w:delText>w</w:delText>
        </w:r>
      </w:del>
      <w:r>
        <w:t>e</w:t>
      </w:r>
      <w:del w:id="10582" w:author="GoldenCorpusHarness" w:date="2026-03-28T21:57:55Z">
        <w:r>
          <w:delText>re re</w:delText>
        </w:r>
      </w:del>
      <w:ins w:id="10583" w:author="GoldenCorpusHarness" w:date="2026-03-28T21:57:55Z">
        <w:r>
          <w:t>nd</w:t>
        </w:r>
      </w:ins>
      <w:r>
        <w:t>po</w:t>
      </w:r>
      <w:del w:id="10584" w:author="GoldenCorpusHarness" w:date="2026-03-28T21:57:55Z">
        <w:r>
          <w:delText>rted for 7 part</w:delText>
        </w:r>
      </w:del>
      <w:r>
        <w:t>i</w:t>
      </w:r>
      <w:del w:id="10585" w:author="GoldenCorpusHarness" w:date="2026-03-28T21:57:55Z">
        <w:r>
          <w:delText>cipa</w:delText>
        </w:r>
      </w:del>
      <w:r>
        <w:t xml:space="preserve">nts </w:t>
      </w:r>
      <w:del w:id="10586" w:author="GoldenCorpusHarness" w:date="2026-03-28T21:57:55Z">
        <w:r>
          <w:delText>(63.6%)</w:delText>
        </w:r>
      </w:del>
      <w:ins w:id="10587" w:author="GoldenCorpusHarness" w:date="2026-03-28T21:57:55Z">
        <w:r>
          <w:t>included DOR, DCR, PFS,</w:t>
        </w:r>
      </w:ins>
      <w:r>
        <w:t xml:space="preserve"> and </w:t>
      </w:r>
      <w:del w:id="10588" w:author="GoldenCorpusHarness" w:date="2026-03-28T21:57:55Z">
        <w:r>
          <w:delText>all were considered drug-related by the investigator</w:delText>
        </w:r>
      </w:del>
      <w:ins w:id="10589" w:author="GoldenCorpusHarness" w:date="2026-03-28T21:57:55Z">
        <w:r>
          <w:t>OS</w:t>
        </w:r>
      </w:ins>
      <w:r>
        <w:t>.</w:t>
      </w:r>
      <w:del w:id="10590" w:author="GoldenCorpusHarness" w:date="2026-03-28T21:57:55Z">
        <w:r>
          <w:delText xml:space="preserve"> There were 7 participants (63.6%) with AEs requiring a dose modification and 1 participant (9.1%) discontinued treatment. Three participants (27.3%) experienced an SAE that were considered related to study treatment by the investigator. No participant experienced an AE resulting in death.</w:delText>
        </w:r>
      </w:del>
    </w:p>
    <w:p ns2:paraId="3D0F9BDD" ns2:textId="5F25AE32" w:rsidR="005945A5" w:rsidRPr="00431BFB" w:rsidRDefault="005945A5" w:rsidP="006405A6">
      <w:pPr>
        <w:pStyle w:val="Paragraph"/>
      </w:pPr>
      <w:del w:id="10591" w:author="GoldenCorpusHarness" w:date="2026-03-28T21:57:55Z">
        <w:r>
          <w:delText xml:space="preserve">The most </w:delText>
        </w:r>
      </w:del>
      <w:ins w:id="10592" w:author="GoldenCorpusHarness" w:date="2026-03-28T21:57:55Z">
        <w:r>
          <w:t>All parti</w:t>
        </w:r>
      </w:ins>
      <w:r>
        <w:t>c</w:t>
      </w:r>
      <w:del w:id="10593" w:author="GoldenCorpusHarness" w:date="2026-03-28T21:57:55Z">
        <w:r>
          <w:delText>ommon A</w:delText>
        </w:r>
      </w:del>
      <w:ins w:id="10594" w:author="GoldenCorpusHarness" w:date="2026-03-28T21:57:55Z">
        <w:r>
          <w:t xml:space="preserve">ipants were female with a median age of 55 years; 43.9% had an </w:t>
        </w:r>
      </w:ins>
      <w:r>
        <w:t>E</w:t>
      </w:r>
      <w:del w:id="10595" w:author="GoldenCorpusHarness" w:date="2026-03-28T21:57:55Z">
        <w:r>
          <w:delText>s regardless</w:delText>
        </w:r>
      </w:del>
      <w:ins w:id="10596" w:author="GoldenCorpusHarness" w:date="2026-03-28T21:57:55Z">
        <w:r>
          <w:t>COG PS 1; 78% had PD-L1 CPS &lt;10; 61% had visceral metastases at baseline; 29.3% had de novo metastases, 19.5% had a DFI</w:t>
        </w:r>
      </w:ins>
      <w:r>
        <w:t xml:space="preserve"> of </w:t>
      </w:r>
      <w:del w:id="10597" w:author="GoldenCorpusHarness" w:date="2026-03-28T21:57:55Z">
        <w:r>
          <w:delText>causality (incidence ≥20%) by PT were anemia (100.0%)</w:delText>
        </w:r>
      </w:del>
      <w:ins w:id="10598" w:author="GoldenCorpusHarness" w:date="2026-03-28T21:57:55Z">
        <w:r>
          <w:t>6-12 months</w:t>
        </w:r>
      </w:ins>
      <w:r>
        <w:t xml:space="preserve">, </w:t>
      </w:r>
      <w:del w:id="10599" w:author="GoldenCorpusHarness" w:date="2026-03-28T21:57:55Z">
        <w:r>
          <w:delText>WBC count decreased and neutrophil count decreased (90.9% each), stomatitis (63.6%), alopecia, platelet count decreased and rash (54.5% each), upper respiratory tract infection and decreased appetite (45.5% each), diarrhea and hyperuricemia (36.4% each), hyperglycemia, gamma-glutamyltransferase increased, hiccups, hypotension and nausea (27.3% each) [Sec. 7.3] [Table 55].</w:delText>
        </w:r>
      </w:del>
      <w:ins w:id="10600" w:author="GoldenCorpusHarness" w:date="2026-03-28T21:57:55Z">
        <w:r>
          <w:t>and 51.2% had a DFI &gt;12 months.</w:t>
        </w:r>
      </w:ins>
    </w:p>
    <w:p ns2:paraId="15C2E5BB" ns2:textId="32B927A0" w:rsidR="00D71884" w:rsidRDefault="00D71884" w:rsidP="006405A6">
      <w:pPr>
        <w:pStyle w:val="Paragraph"/>
        <w:rPr>
          <w:color w:val="000000"/>
        </w:rPr>
      </w:pPr>
      <w:ins w:id="10601" w:author="GoldenCorpusHarness" w:date="2026-03-28T21:57:55Z">
        <w:r>
          <w:t xml:space="preserve">As of the DCO date of 18-NOV-2024, with a median follow-up of 18.6 months, the ORR was 70.7% (29/41, 3 unconfirmed PR) and the DCR was 92.7%. Median DOR was 12.2 months, while the median PFS was 13.4 months and the 12-month PFS rate was 64.6% (95% CI: 45%, 78.7%). Among the 32 participants with PD-L1 CPS &lt;10, the ORR was 71.9% (23/32, 3 unconfirmed PR) and the DCR was 93.8%. </w:t>
        </w:r>
      </w:ins>
      <w:r>
        <w:t xml:space="preserve">The </w:t>
      </w:r>
      <w:del w:id="10602" w:author="GoldenCorpusHarness" w:date="2026-03-28T21:57:55Z">
        <w:r>
          <w:delText>com</w:delText>
        </w:r>
      </w:del>
      <w:ins w:id="10603" w:author="GoldenCorpusHarness" w:date="2026-03-28T21:57:55Z">
        <w:r>
          <w:t>median PFS in this su</w:t>
        </w:r>
      </w:ins>
      <w:r>
        <w:t>b</w:t>
      </w:r>
      <w:del w:id="10604" w:author="GoldenCorpusHarness" w:date="2026-03-28T21:57:55Z">
        <w:r>
          <w:delText>ination of sac-</w:delText>
        </w:r>
      </w:del>
      <w:ins w:id="10605" w:author="GoldenCorpusHarness" w:date="2026-03-28T21:57:55Z">
        <w:r>
          <w:t>group was 13.1 months, with a 12-month PFS rate of 59.1% (95% CI: 37.1%, 75.7%) [</w:t>
        </w:r>
      </w:ins>
      <w:r>
        <w:t>T</w:t>
      </w:r>
      <w:del w:id="10606" w:author="GoldenCorpusHarness" w:date="2026-03-28T21:57:55Z">
        <w:r>
          <w:delText>MT 5 mg/kg q2w p</w:delText>
        </w:r>
      </w:del>
      <w:ins w:id="10607" w:author="GoldenCorpusHarness" w:date="2026-03-28T21:57:55Z">
        <w:r>
          <w:t>ab</w:t>
        </w:r>
      </w:ins>
      <w:r>
        <w:t>l</w:t>
      </w:r>
      <w:del w:id="10608" w:author="GoldenCorpusHarness" w:date="2026-03-28T21:57:55Z">
        <w:r>
          <w:delText>us osimertinib 8</w:delText>
        </w:r>
      </w:del>
      <w:ins w:id="10609" w:author="GoldenCorpusHarness" w:date="2026-03-28T21:57:55Z">
        <w:r>
          <w:t>e 3</w:t>
        </w:r>
      </w:ins>
      <w:r>
        <w:t>0</w:t>
      </w:r>
      <w:del w:id="10610" w:author="GoldenCorpusHarness" w:date="2026-03-28T21:57:55Z">
        <w:r>
          <w:delText xml:space="preserve"> mg qd dose were evaluated in a few participants with poor tolerance.</w:delText>
        </w:r>
      </w:del>
      <w:ins w:id="10611" w:author="GoldenCorpusHarness" w:date="2026-03-28T21:57:55Z">
        <w:r>
          <w:t>].</w:t>
        </w:r>
      </w:ins>
    </w:p>
    <w:p ns2:paraId="211C120C" ns2:textId="53047489" w:rsidR="00D71884" w:rsidRPr="00D71884" w:rsidRDefault="00D71884" w:rsidP="006405A6">
      <w:pPr>
        <w:pStyle w:val="Paragraph"/>
        <w:rPr>
          <w:color w:val="000000"/>
          <w:u w:val="single"/>
        </w:rPr>
      </w:pPr>
      <w:ins w:id="10612" w:author="GoldenCorpusHarness" w:date="2026-03-28T21:57:55Z">
        <w:r>
          <w:t xml:space="preserve">Waterfall plots for best target lesion change from baseline, based on investigator assessment, are presented in [Figure 14]. </w:t>
        </w:r>
      </w:ins>
      <w:r>
        <w:t>S</w:t>
      </w:r>
      <w:del w:id="10613" w:author="GoldenCorpusHarness" w:date="2026-03-28T21:57:55Z">
        <w:r>
          <w:delText>a</w:delText>
        </w:r>
      </w:del>
      <w:ins w:id="10614" w:author="GoldenCorpusHarness" w:date="2026-03-28T21:57:55Z">
        <w:r>
          <w:t>wimmer plot for subje</w:t>
        </w:r>
      </w:ins>
      <w:r>
        <w:t>c</w:t>
      </w:r>
      <w:del w:id="10615" w:author="GoldenCorpusHarness" w:date="2026-03-28T21:57:55Z">
        <w:r>
          <w:delText>-TMT + carboplatin ± pembroliz</w:delText>
        </w:r>
      </w:del>
      <w:ins w:id="10616" w:author="GoldenCorpusHarness" w:date="2026-03-28T21:57:55Z">
        <w:r>
          <w:t>ts with response based on investigator assessment are presented in [Fig</w:t>
        </w:r>
      </w:ins>
      <w:r>
        <w:t>u</w:t>
      </w:r>
      <w:del w:id="10617" w:author="GoldenCorpusHarness" w:date="2026-03-28T21:57:55Z">
        <w:r>
          <w:delText>mab</w:delText>
        </w:r>
      </w:del>
      <w:ins w:id="10618" w:author="GoldenCorpusHarness" w:date="2026-03-28T21:57:55Z">
        <w:r>
          <w:t>re 15].</w:t>
        </w:r>
      </w:ins>
    </w:p>
    <w:p ns2:paraId="5159DA17" ns2:textId="1A924632" w:rsidR="00673218" w:rsidRDefault="00631ECA" w:rsidP="006405A6">
      <w:pPr>
        <w:pStyle w:val="Paragraph"/>
      </w:pPr>
      <w:del w:id="10619" w:author="GoldenCorpusHarness" w:date="2026-03-28T21:57:55Z">
        <w:r>
          <w:delText>Based on data from small number of participants who received either sac-</w:delText>
        </w:r>
      </w:del>
      <w:r>
        <w:t>T</w:t>
      </w:r>
      <w:del w:id="10620" w:author="GoldenCorpusHarness" w:date="2026-03-28T21:57:55Z">
        <w:r>
          <w:delText>MT 2.25 mg/kg on D1, D8 q3w plus carboplatin AUC5 q3w with or without pembrolizum</w:delText>
        </w:r>
      </w:del>
      <w:r>
        <w:t>ab</w:t>
      </w:r>
      <w:del w:id="10621" w:author="GoldenCorpusHarness" w:date="2026-03-28T21:57:55Z">
        <w:r>
          <w:delText xml:space="preserve"> 400 mg q6w dosing regimen or received sac-TMT 3mg/kg q3w p</w:delText>
        </w:r>
      </w:del>
      <w:r>
        <w:t>l</w:t>
      </w:r>
      <w:del w:id="10622" w:author="GoldenCorpusHarness" w:date="2026-03-28T21:57:55Z">
        <w:r>
          <w:delText>us carboplatin AUC5 q3w with or without pembrolizumab 400 mg q6w dosing regimen, safety data showed that Grad</w:delText>
        </w:r>
      </w:del>
      <w:r>
        <w:t>e 3</w:t>
      </w:r>
      <w:ins w:id="10623" w:author="GoldenCorpusHarness" w:date="2026-03-28T21:57:55Z">
        <w:r>
          <w:t>0MK-2870-016</w:t>
        </w:r>
      </w:ins>
      <w:r>
        <w:t xml:space="preserve"> </w:t>
      </w:r>
      <w:del w:id="10624" w:author="GoldenCorpusHarness" w:date="2026-03-28T21:57:55Z">
        <w:r>
          <w:delText>a</w:delText>
        </w:r>
      </w:del>
      <w:ins w:id="10625" w:author="GoldenCorpusHarness" w:date="2026-03-28T21:57:55Z">
        <w:r>
          <w:t>(SKB264-II-07-TNBC): Cli</w:t>
        </w:r>
      </w:ins>
      <w:r>
        <w:t>n</w:t>
      </w:r>
      <w:del w:id="10626" w:author="GoldenCorpusHarness" w:date="2026-03-28T21:57:55Z">
        <w:r>
          <w:delText>d 4 hematolog</w:delText>
        </w:r>
      </w:del>
      <w:r>
        <w:t>ic</w:t>
      </w:r>
      <w:ins w:id="10627" w:author="GoldenCorpusHarness" w:date="2026-03-28T21:57:55Z">
        <w:r>
          <w:t>al</w:t>
        </w:r>
      </w:ins>
      <w:r>
        <w:t xml:space="preserve"> </w:t>
      </w:r>
      <w:del w:id="10628" w:author="GoldenCorpusHarness" w:date="2026-03-28T21:57:55Z">
        <w:r>
          <w:delText>toxicities, including ne</w:delText>
        </w:r>
      </w:del>
      <w:ins w:id="10629" w:author="GoldenCorpusHarness" w:date="2026-03-28T21:57:55Z">
        <w:r>
          <w:t>O</w:t>
        </w:r>
      </w:ins>
      <w:r>
        <w:t>ut</w:t>
      </w:r>
      <w:del w:id="10630" w:author="GoldenCorpusHarness" w:date="2026-03-28T21:57:55Z">
        <w:r>
          <w:delText xml:space="preserve">ropenia, thrombocytopenia and anemia, were higher in the sac-TMT plus platinum-based regimen </w:delText>
        </w:r>
      </w:del>
      <w:r>
        <w:t>com</w:t>
      </w:r>
      <w:ins w:id="10631" w:author="GoldenCorpusHarness" w:date="2026-03-28T21:57:55Z">
        <w:r>
          <w:t>es by PD-L1 Ex</w:t>
        </w:r>
      </w:ins>
      <w:r>
        <w:t>p</w:t>
      </w:r>
      <w:del w:id="10632" w:author="GoldenCorpusHarness" w:date="2026-03-28T21:57:55Z">
        <w:r>
          <w:delText>a</w:delText>
        </w:r>
      </w:del>
      <w:r>
        <w:t>re</w:t>
      </w:r>
      <w:del w:id="10633" w:author="GoldenCorpusHarness" w:date="2026-03-28T21:57:55Z">
        <w:r>
          <w:delText>d w</w:delText>
        </w:r>
      </w:del>
      <w:ins w:id="10634" w:author="GoldenCorpusHarness" w:date="2026-03-28T21:57:55Z">
        <w:r>
          <w:t>ss</w:t>
        </w:r>
      </w:ins>
      <w:r>
        <w:t>i</w:t>
      </w:r>
      <w:del w:id="10635" w:author="GoldenCorpusHarness" w:date="2026-03-28T21:57:55Z">
        <w:r>
          <w:delText>th those treated with sac-TMT 4 mg/kg q2w plus pembrolizumab 400 mg q6w or those who received sac-TMT m</w:delText>
        </w:r>
      </w:del>
      <w:r>
        <w:t>on</w:t>
      </w:r>
      <w:del w:id="10636" w:author="GoldenCorpusHarness" w:date="2026-03-28T21:57:55Z">
        <w:r>
          <w:delText xml:space="preserve">otherapy at either 4 mg/kg or 5 mg/kg q2w. </w:delText>
        </w:r>
      </w:del>
    </w:p>
    <w:p ns2:paraId="565360A7" ns2:textId="77777777" w:rsidR="00CF4353" w:rsidRDefault="00CF4353" w:rsidP="006405A6">
      <w:pPr>
        <w:pStyle w:val="Paragraph"/>
      </w:pPr>
    </w:p>
    <w:p ns2:paraId="57AFCD8B" ns2:textId="6404AF4A" w:rsidR="00CF4353" w:rsidRDefault="00CF4353" w:rsidP="006405A6">
      <w:pPr>
        <w:pStyle w:val="Paragraph"/>
        <w:sectPr w:rsidR="00CF4353" w:rsidSect="006405A6">
          <w:headerReference w:type="default" ns3:id="rId67"/>
          <w:footerReference w:type="default" ns3:id="rId68"/>
          <w:pgSz w:w="12240" w:h="15840"/>
          <w:pgMar w:top="1440" w:right="1440" w:bottom="1440" w:left="1800" w:header="720" w:footer="720" w:gutter="0"/>
          <w:cols w:space="720"/>
          <w:docGrid w:linePitch="326"/>
        </w:sectPr>
      </w:pPr>
    </w:p>
    <w:p ns2:paraId="0E6D3666" ns2:textId="0BE7E287" w:rsidR="00B6224B" w:rsidRDefault="0049194F" w:rsidP="00FE3063">
      <w:pPr>
        <w:pStyle w:val="TableTitle"/>
      </w:pPr>
      <w:del w:id="10637" w:author="GoldenCorpusHarness" w:date="2026-03-28T21:57:55Z">
        <w:r>
          <w:delText>Table 33St</w:delText>
        </w:r>
      </w:del>
      <w:ins w:id="10638" w:author="GoldenCorpusHarness" w:date="2026-03-28T21:57:55Z">
        <w:r>
          <w:t>Fig</w:t>
        </w:r>
      </w:ins>
      <w:r>
        <w:t>u</w:t>
      </w:r>
      <w:del w:id="10639" w:author="GoldenCorpusHarness" w:date="2026-03-28T21:57:55Z">
        <w:r>
          <w:delText xml:space="preserve">dy </w:delText>
        </w:r>
      </w:del>
      <w:ins w:id="10640" w:author="GoldenCorpusHarness" w:date="2026-03-28T21:57:55Z">
        <w:r>
          <w:t>re 14</w:t>
        </w:r>
      </w:ins>
      <w:r>
        <w:t>MK-2870-0</w:t>
      </w:r>
      <w:del w:id="10641" w:author="GoldenCorpusHarness" w:date="2026-03-28T21:57:55Z">
        <w:r>
          <w:delText>03</w:delText>
        </w:r>
      </w:del>
      <w:ins w:id="10642" w:author="GoldenCorpusHarness" w:date="2026-03-28T21:57:55Z">
        <w:r>
          <w:t>16</w:t>
        </w:r>
      </w:ins>
      <w:r>
        <w:t xml:space="preserve"> (SKB264-II-0</w:t>
      </w:r>
      <w:del w:id="10643" w:author="GoldenCorpusHarness" w:date="2026-03-28T21:57:55Z">
        <w:r>
          <w:delText>4</w:delText>
        </w:r>
      </w:del>
      <w:ins w:id="10644" w:author="GoldenCorpusHarness" w:date="2026-03-28T21:57:55Z">
        <w:r>
          <w:t>7-TNBC</w:t>
        </w:r>
      </w:ins>
      <w:r>
        <w:t xml:space="preserve">): </w:t>
      </w:r>
      <w:ins w:id="10645" w:author="GoldenCorpusHarness" w:date="2026-03-28T21:57:55Z">
        <w:r>
          <w:t xml:space="preserve">Waterfall Plot of Best Percentage Change From Baseline For Target Lesions Based on Investigator </w:t>
        </w:r>
      </w:ins>
      <w:r>
        <w:t>A</w:t>
      </w:r>
      <w:del w:id="10646" w:author="GoldenCorpusHarness" w:date="2026-03-28T21:57:55Z">
        <w:r>
          <w:delText xml:space="preserve">dverse </w:delText>
        </w:r>
      </w:del>
      <w:ins w:id="10647" w:author="GoldenCorpusHarness" w:date="2026-03-28T21:57:55Z">
        <w:r>
          <w:t>ssessment per R</w:t>
        </w:r>
      </w:ins>
      <w:r>
        <w:t>E</w:t>
      </w:r>
      <w:del w:id="10648" w:author="GoldenCorpusHarness" w:date="2026-03-28T21:57:55Z">
        <w:r>
          <w:delText xml:space="preserve">vent </w:delText>
        </w:r>
      </w:del>
      <w:ins w:id="10649" w:author="GoldenCorpusHarness" w:date="2026-03-28T21:57:55Z">
        <w:r>
          <w:t>CI</w:t>
        </w:r>
      </w:ins>
      <w:r>
        <w:t>S</w:t>
      </w:r>
      <w:del w:id="10650" w:author="GoldenCorpusHarness" w:date="2026-03-28T21:57:55Z">
        <w:r>
          <w:delText>ummary</w:delText>
        </w:r>
      </w:del>
      <w:ins w:id="10651" w:author="GoldenCorpusHarness" w:date="2026-03-28T21:57:55Z">
        <w:r>
          <w:t>T 1.1 (All Participants with at Least One Post-Baseline Target Lesion)</w:t>
        </w:r>
      </w:ins>
    </w:p>
    <w:bookmarkEnd w:id="358"/>
    <w:bookmarkEnd w:id="359"/>
    <w:bookmarkEnd w:id="360"/>
    <w:tbl>
      <w:tblPr>
        <w:tblW w:w="0" w:type="auto"/>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5184"/>
        <w:gridCol w:w="1296"/>
        <w:gridCol w:w="1296"/>
        <w:gridCol w:w="1296"/>
        <w:gridCol w:w="1296"/>
        <w:gridCol w:w="1296"/>
        <w:gridCol w:w="1296"/>
      </w:tblGrid>
      <w:tr w:rsidR="00360257" ns2:paraId="0FA3D877" ns2:textId="77777777" w:rsidTr="00B3093D">
        <w:trPr>
          <w:jc w:val="center"/>
        </w:trPr>
        <w:tc>
          <w:tcPr>
            <w:tcW w:w="5184" w:type="dxa"/>
            <w:tcBorders>
              <w:top w:val="double" w:sz="6" w:space="0" w:color="auto"/>
              <w:bottom w:val="nil"/>
              <w:right w:val="single" w:sz="2" w:space="0" w:color="auto"/>
            </w:tcBorders>
          </w:tcPr>
          <w:p ns2:paraId="7C4EEF84" ns2:textId="77777777" w:rsidR="00360257" w:rsidRDefault="00360257" w:rsidP="00B3093D">
            <w:pPr>
              <w:spacing w:before="15" w:after="15"/>
              <w:rPr>
                <w:sz w:val="18"/>
                <w:szCs w:val="18"/>
              </w:rPr>
            </w:pPr>
          </w:p>
        </w:tc>
        <w:tc>
          <w:tcPr>
            <w:tcW w:w="2592" w:type="dxa"/>
            <w:gridSpan w:val="2"/>
            <w:tcBorders>
              <w:top w:val="double" w:sz="6" w:space="0" w:color="auto"/>
              <w:left w:val="nil"/>
              <w:bottom w:val="single" w:sz="2" w:space="0" w:color="auto"/>
              <w:right w:val="single" w:sz="2" w:space="0" w:color="auto"/>
            </w:tcBorders>
          </w:tcPr>
          <w:p ns2:paraId="7B479382" ns2:textId="35715CFB" w:rsidR="00360257" w:rsidRDefault="00360257" w:rsidP="00B3093D">
            <w:pPr>
              <w:spacing w:before="15" w:after="15"/>
              <w:jc w:val="center"/>
              <w:rPr>
                <w:sz w:val="18"/>
                <w:szCs w:val="18"/>
              </w:rPr>
            </w:pPr>
            <w:r>
              <w:rPr>
                <w:sz w:val="18"/>
                <w:szCs w:val="18"/>
              </w:rPr>
              <w:t xml:space="preserve">sac-TMT 4 mg/kg </w:t>
            </w:r>
            <w:r w:rsidR="008726D7">
              <w:rPr>
                <w:sz w:val="18"/>
                <w:szCs w:val="18"/>
              </w:rPr>
              <w:t xml:space="preserve">q2w </w:t>
            </w:r>
            <w:r>
              <w:rPr>
                <w:sz w:val="18"/>
                <w:szCs w:val="18"/>
              </w:rPr>
              <w:t xml:space="preserve">+ pembrolizumab 400 mg </w:t>
            </w:r>
            <w:r w:rsidR="008726D7">
              <w:rPr>
                <w:sz w:val="18"/>
                <w:szCs w:val="18"/>
              </w:rPr>
              <w:t xml:space="preserve">q6w </w:t>
            </w:r>
          </w:p>
        </w:tc>
        <w:tc>
          <w:tcPr>
            <w:tcW w:w="2592" w:type="dxa"/>
            <w:gridSpan w:val="2"/>
            <w:tcBorders>
              <w:top w:val="double" w:sz="6" w:space="0" w:color="auto"/>
              <w:left w:val="nil"/>
              <w:bottom w:val="single" w:sz="2" w:space="0" w:color="auto"/>
              <w:right w:val="single" w:sz="2" w:space="0" w:color="auto"/>
            </w:tcBorders>
          </w:tcPr>
          <w:p ns2:paraId="03F2EC79" ns2:textId="63A481B7" w:rsidR="00360257" w:rsidRDefault="00360257" w:rsidP="00B3093D">
            <w:pPr>
              <w:spacing w:before="15" w:after="15"/>
              <w:jc w:val="center"/>
              <w:rPr>
                <w:sz w:val="18"/>
                <w:szCs w:val="18"/>
              </w:rPr>
            </w:pPr>
            <w:r>
              <w:rPr>
                <w:sz w:val="18"/>
                <w:szCs w:val="18"/>
              </w:rPr>
              <w:t xml:space="preserve">sac-TMT 3 mg/kg </w:t>
            </w:r>
            <w:r w:rsidR="008726D7">
              <w:rPr>
                <w:sz w:val="18"/>
                <w:szCs w:val="18"/>
              </w:rPr>
              <w:t xml:space="preserve">q2w </w:t>
            </w:r>
            <w:r>
              <w:rPr>
                <w:sz w:val="18"/>
                <w:szCs w:val="18"/>
              </w:rPr>
              <w:t xml:space="preserve">+ Osimertinib 80 mg </w:t>
            </w:r>
          </w:p>
        </w:tc>
        <w:tc>
          <w:tcPr>
            <w:tcW w:w="2592" w:type="dxa"/>
            <w:gridSpan w:val="2"/>
            <w:tcBorders>
              <w:top w:val="double" w:sz="6" w:space="0" w:color="auto"/>
              <w:left w:val="nil"/>
              <w:bottom w:val="single" w:sz="2" w:space="0" w:color="auto"/>
            </w:tcBorders>
          </w:tcPr>
          <w:p ns2:paraId="19669661" ns2:textId="2278DA16" w:rsidR="00360257" w:rsidRDefault="00360257" w:rsidP="00B3093D">
            <w:pPr>
              <w:spacing w:before="15" w:after="15"/>
              <w:jc w:val="center"/>
              <w:rPr>
                <w:sz w:val="18"/>
                <w:szCs w:val="18"/>
              </w:rPr>
            </w:pPr>
            <w:r>
              <w:rPr>
                <w:sz w:val="18"/>
                <w:szCs w:val="18"/>
              </w:rPr>
              <w:t xml:space="preserve">sac-TMT 4 mg/kg </w:t>
            </w:r>
            <w:r w:rsidR="008726D7">
              <w:rPr>
                <w:sz w:val="18"/>
                <w:szCs w:val="18"/>
              </w:rPr>
              <w:t xml:space="preserve">q2w </w:t>
            </w:r>
            <w:r>
              <w:rPr>
                <w:sz w:val="18"/>
                <w:szCs w:val="18"/>
              </w:rPr>
              <w:t xml:space="preserve">+ Osimertinib 80 mg </w:t>
            </w:r>
          </w:p>
        </w:tc>
      </w:tr>
      <w:tr w:rsidR="00360257" ns2:paraId="443CF754" ns2:textId="77777777" w:rsidTr="00B3093D">
        <w:tblPrEx>
          <w:tblBorders>
            <w:top w:val="single" w:sz="6" w:space="0" w:color="auto"/>
            <w:bottom w:val="single" w:sz="6" w:space="0" w:color="auto"/>
          </w:tblBorders>
        </w:tblPrEx>
        <w:trPr>
          <w:jc w:val="center"/>
        </w:trPr>
        <w:tc>
          <w:tcPr>
            <w:tcW w:w="5184" w:type="dxa"/>
            <w:tcBorders>
              <w:top w:val="nil"/>
              <w:bottom w:val="single" w:sz="2" w:space="0" w:color="auto"/>
              <w:right w:val="single" w:sz="2" w:space="0" w:color="auto"/>
            </w:tcBorders>
          </w:tcPr>
          <w:p ns2:paraId="1BB3FCD0" ns2:textId="77777777" w:rsidR="00360257" w:rsidRDefault="00360257" w:rsidP="00B3093D">
            <w:pPr>
              <w:spacing w:before="15" w:after="15"/>
              <w:rPr>
                <w:sz w:val="18"/>
                <w:szCs w:val="18"/>
              </w:rPr>
            </w:pPr>
          </w:p>
        </w:tc>
        <w:tc>
          <w:tcPr>
            <w:tcW w:w="1296" w:type="dxa"/>
            <w:tcBorders>
              <w:top w:val="nil"/>
              <w:left w:val="nil"/>
              <w:bottom w:val="single" w:sz="2" w:space="0" w:color="auto"/>
              <w:right w:val="nil"/>
            </w:tcBorders>
          </w:tcPr>
          <w:p ns2:paraId="62F67826" ns2:textId="77777777" w:rsidR="00360257" w:rsidRDefault="00360257" w:rsidP="00B3093D">
            <w:pPr>
              <w:spacing w:before="15" w:after="15"/>
              <w:jc w:val="center"/>
              <w:rPr>
                <w:sz w:val="18"/>
                <w:szCs w:val="18"/>
              </w:rPr>
            </w:pPr>
            <w:r>
              <w:rPr>
                <w:sz w:val="18"/>
                <w:szCs w:val="18"/>
              </w:rPr>
              <w:t xml:space="preserve">n </w:t>
            </w:r>
          </w:p>
        </w:tc>
        <w:tc>
          <w:tcPr>
            <w:tcW w:w="1296" w:type="dxa"/>
            <w:tcBorders>
              <w:top w:val="nil"/>
              <w:left w:val="nil"/>
              <w:bottom w:val="single" w:sz="2" w:space="0" w:color="auto"/>
              <w:right w:val="single" w:sz="2" w:space="0" w:color="auto"/>
            </w:tcBorders>
          </w:tcPr>
          <w:p ns2:paraId="246C39AD" ns2:textId="77777777" w:rsidR="00360257" w:rsidRDefault="00360257" w:rsidP="00B3093D">
            <w:pPr>
              <w:spacing w:before="15" w:after="15"/>
              <w:jc w:val="center"/>
              <w:rPr>
                <w:sz w:val="18"/>
                <w:szCs w:val="18"/>
              </w:rPr>
            </w:pPr>
            <w:r>
              <w:rPr>
                <w:sz w:val="18"/>
                <w:szCs w:val="18"/>
              </w:rPr>
              <w:t xml:space="preserve">(%) </w:t>
            </w:r>
          </w:p>
        </w:tc>
        <w:tc>
          <w:tcPr>
            <w:tcW w:w="1296" w:type="dxa"/>
            <w:tcBorders>
              <w:top w:val="nil"/>
              <w:left w:val="nil"/>
              <w:bottom w:val="single" w:sz="2" w:space="0" w:color="auto"/>
              <w:right w:val="nil"/>
            </w:tcBorders>
          </w:tcPr>
          <w:p ns2:paraId="66ED5C97" ns2:textId="77777777" w:rsidR="00360257" w:rsidRDefault="00360257" w:rsidP="00B3093D">
            <w:pPr>
              <w:spacing w:before="15" w:after="15"/>
              <w:jc w:val="center"/>
              <w:rPr>
                <w:sz w:val="18"/>
                <w:szCs w:val="18"/>
              </w:rPr>
            </w:pPr>
            <w:r>
              <w:rPr>
                <w:sz w:val="18"/>
                <w:szCs w:val="18"/>
              </w:rPr>
              <w:t xml:space="preserve">n </w:t>
            </w:r>
          </w:p>
        </w:tc>
        <w:tc>
          <w:tcPr>
            <w:tcW w:w="1296" w:type="dxa"/>
            <w:tcBorders>
              <w:top w:val="nil"/>
              <w:left w:val="nil"/>
              <w:bottom w:val="single" w:sz="2" w:space="0" w:color="auto"/>
              <w:right w:val="single" w:sz="2" w:space="0" w:color="auto"/>
            </w:tcBorders>
          </w:tcPr>
          <w:p ns2:paraId="3B05F648" ns2:textId="77777777" w:rsidR="00360257" w:rsidRDefault="00360257" w:rsidP="00B3093D">
            <w:pPr>
              <w:spacing w:before="15" w:after="15"/>
              <w:jc w:val="center"/>
              <w:rPr>
                <w:sz w:val="18"/>
                <w:szCs w:val="18"/>
              </w:rPr>
            </w:pPr>
            <w:r>
              <w:rPr>
                <w:sz w:val="18"/>
                <w:szCs w:val="18"/>
              </w:rPr>
              <w:t xml:space="preserve">(%) </w:t>
            </w:r>
          </w:p>
        </w:tc>
        <w:tc>
          <w:tcPr>
            <w:tcW w:w="1296" w:type="dxa"/>
            <w:tcBorders>
              <w:top w:val="nil"/>
              <w:left w:val="nil"/>
              <w:bottom w:val="single" w:sz="2" w:space="0" w:color="auto"/>
              <w:right w:val="nil"/>
            </w:tcBorders>
          </w:tcPr>
          <w:p ns2:paraId="6EC5F16F" ns2:textId="77777777" w:rsidR="00360257" w:rsidRDefault="00360257" w:rsidP="00B3093D">
            <w:pPr>
              <w:spacing w:before="15" w:after="15"/>
              <w:jc w:val="center"/>
              <w:rPr>
                <w:sz w:val="18"/>
                <w:szCs w:val="18"/>
              </w:rPr>
            </w:pPr>
            <w:r>
              <w:rPr>
                <w:sz w:val="18"/>
                <w:szCs w:val="18"/>
              </w:rPr>
              <w:t xml:space="preserve">n </w:t>
            </w:r>
          </w:p>
        </w:tc>
        <w:tc>
          <w:tcPr>
            <w:tcW w:w="1296" w:type="dxa"/>
            <w:tcBorders>
              <w:top w:val="nil"/>
              <w:left w:val="nil"/>
              <w:bottom w:val="single" w:sz="2" w:space="0" w:color="auto"/>
            </w:tcBorders>
          </w:tcPr>
          <w:p ns2:paraId="3ACC21E4" ns2:textId="77777777" w:rsidR="00360257" w:rsidRDefault="00360257" w:rsidP="00B3093D">
            <w:pPr>
              <w:spacing w:before="15" w:after="15"/>
              <w:jc w:val="center"/>
              <w:rPr>
                <w:sz w:val="18"/>
                <w:szCs w:val="18"/>
              </w:rPr>
            </w:pPr>
            <w:r>
              <w:rPr>
                <w:sz w:val="18"/>
                <w:szCs w:val="18"/>
              </w:rPr>
              <w:t xml:space="preserve">(%) </w:t>
            </w:r>
          </w:p>
        </w:tc>
      </w:tr>
      <w:tr w:rsidR="00360257" ns2:paraId="482F1C2E" ns2:textId="77777777" w:rsidTr="00B3093D">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71E920A3" ns2:textId="77777777" w:rsidR="00360257" w:rsidRDefault="00360257" w:rsidP="00B3093D">
            <w:pPr>
              <w:spacing w:before="15" w:after="15"/>
              <w:ind w:left="160" w:right="1" w:hanging="160"/>
              <w:rPr>
                <w:sz w:val="18"/>
                <w:szCs w:val="18"/>
              </w:rPr>
            </w:pPr>
            <w:r>
              <w:rPr>
                <w:sz w:val="18"/>
                <w:szCs w:val="18"/>
              </w:rPr>
              <w:t xml:space="preserve"> Participants in population </w:t>
            </w:r>
          </w:p>
        </w:tc>
        <w:tc>
          <w:tcPr>
            <w:tcW w:w="1296" w:type="dxa"/>
            <w:tcBorders>
              <w:top w:val="nil"/>
              <w:left w:val="nil"/>
              <w:bottom w:val="nil"/>
              <w:right w:val="nil"/>
            </w:tcBorders>
          </w:tcPr>
          <w:p ns2:paraId="1796063A" ns2:textId="77777777" w:rsidR="00360257" w:rsidRDefault="00360257" w:rsidP="00B3093D">
            <w:pPr>
              <w:tabs>
                <w:tab w:val="decimal" w:pos="661"/>
                <w:tab w:val="left" w:pos="741"/>
              </w:tabs>
              <w:spacing w:before="15" w:after="15"/>
              <w:rPr>
                <w:sz w:val="18"/>
                <w:szCs w:val="18"/>
              </w:rPr>
            </w:pPr>
            <w:r>
              <w:rPr>
                <w:sz w:val="18"/>
                <w:szCs w:val="18"/>
              </w:rPr>
              <w:tab/>
              <w:t xml:space="preserve">54 </w:t>
            </w:r>
          </w:p>
        </w:tc>
        <w:tc>
          <w:tcPr>
            <w:tcW w:w="1296" w:type="dxa"/>
            <w:tcBorders>
              <w:top w:val="nil"/>
              <w:left w:val="nil"/>
              <w:bottom w:val="nil"/>
              <w:right w:val="single" w:sz="2" w:space="0" w:color="auto"/>
            </w:tcBorders>
          </w:tcPr>
          <w:p ns2:paraId="7179A008" ns2:textId="77777777" w:rsidR="00360257" w:rsidRDefault="00360257" w:rsidP="00B3093D">
            <w:pPr>
              <w:tabs>
                <w:tab w:val="decimal" w:pos="459"/>
                <w:tab w:val="left" w:pos="539"/>
              </w:tabs>
              <w:spacing w:before="15" w:after="15"/>
              <w:rPr>
                <w:sz w:val="18"/>
                <w:szCs w:val="18"/>
              </w:rPr>
            </w:pPr>
            <w:r>
              <w:rPr>
                <w:sz w:val="18"/>
                <w:szCs w:val="18"/>
              </w:rPr>
              <w:tab/>
            </w:r>
          </w:p>
        </w:tc>
        <w:tc>
          <w:tcPr>
            <w:tcW w:w="1296" w:type="dxa"/>
            <w:tcBorders>
              <w:top w:val="nil"/>
              <w:left w:val="nil"/>
              <w:bottom w:val="nil"/>
              <w:right w:val="nil"/>
            </w:tcBorders>
          </w:tcPr>
          <w:p ns2:paraId="61FD3F40" ns2:textId="77777777" w:rsidR="00360257" w:rsidRDefault="00360257" w:rsidP="00B3093D">
            <w:pPr>
              <w:tabs>
                <w:tab w:val="decimal" w:pos="661"/>
                <w:tab w:val="left" w:pos="741"/>
              </w:tabs>
              <w:spacing w:before="15" w:after="15"/>
              <w:rPr>
                <w:sz w:val="18"/>
                <w:szCs w:val="18"/>
              </w:rPr>
            </w:pPr>
            <w:r>
              <w:rPr>
                <w:sz w:val="18"/>
                <w:szCs w:val="18"/>
              </w:rPr>
              <w:tab/>
              <w:t xml:space="preserve">53 </w:t>
            </w:r>
          </w:p>
        </w:tc>
        <w:tc>
          <w:tcPr>
            <w:tcW w:w="1296" w:type="dxa"/>
            <w:tcBorders>
              <w:top w:val="nil"/>
              <w:left w:val="nil"/>
              <w:bottom w:val="nil"/>
              <w:right w:val="single" w:sz="2" w:space="0" w:color="auto"/>
            </w:tcBorders>
          </w:tcPr>
          <w:p ns2:paraId="4B706D44" ns2:textId="77777777" w:rsidR="00360257" w:rsidRDefault="00360257" w:rsidP="00B3093D">
            <w:pPr>
              <w:tabs>
                <w:tab w:val="decimal" w:pos="459"/>
                <w:tab w:val="left" w:pos="539"/>
              </w:tabs>
              <w:spacing w:before="15" w:after="15"/>
              <w:rPr>
                <w:sz w:val="18"/>
                <w:szCs w:val="18"/>
              </w:rPr>
            </w:pPr>
            <w:r>
              <w:rPr>
                <w:sz w:val="18"/>
                <w:szCs w:val="18"/>
              </w:rPr>
              <w:tab/>
            </w:r>
          </w:p>
        </w:tc>
        <w:tc>
          <w:tcPr>
            <w:tcW w:w="1296" w:type="dxa"/>
            <w:tcBorders>
              <w:top w:val="nil"/>
              <w:left w:val="nil"/>
              <w:bottom w:val="nil"/>
              <w:right w:val="nil"/>
            </w:tcBorders>
          </w:tcPr>
          <w:p ns2:paraId="331C9C93" ns2:textId="77777777" w:rsidR="00360257" w:rsidRDefault="00360257" w:rsidP="00B3093D">
            <w:pPr>
              <w:tabs>
                <w:tab w:val="decimal" w:pos="661"/>
                <w:tab w:val="left" w:pos="741"/>
              </w:tabs>
              <w:spacing w:before="15" w:after="15"/>
              <w:rPr>
                <w:sz w:val="18"/>
                <w:szCs w:val="18"/>
              </w:rPr>
            </w:pPr>
            <w:r>
              <w:rPr>
                <w:sz w:val="18"/>
                <w:szCs w:val="18"/>
              </w:rPr>
              <w:tab/>
              <w:t xml:space="preserve">11 </w:t>
            </w:r>
          </w:p>
        </w:tc>
        <w:tc>
          <w:tcPr>
            <w:tcW w:w="1296" w:type="dxa"/>
            <w:tcBorders>
              <w:top w:val="nil"/>
              <w:left w:val="nil"/>
              <w:bottom w:val="nil"/>
            </w:tcBorders>
          </w:tcPr>
          <w:p ns2:paraId="6BAF8931" ns2:textId="77777777" w:rsidR="00360257" w:rsidRDefault="00360257" w:rsidP="00B3093D">
            <w:pPr>
              <w:tabs>
                <w:tab w:val="decimal" w:pos="459"/>
                <w:tab w:val="left" w:pos="539"/>
              </w:tabs>
              <w:spacing w:before="15" w:after="15"/>
              <w:rPr>
                <w:sz w:val="18"/>
                <w:szCs w:val="18"/>
              </w:rPr>
            </w:pPr>
            <w:r>
              <w:rPr>
                <w:sz w:val="18"/>
                <w:szCs w:val="18"/>
              </w:rPr>
              <w:tab/>
            </w:r>
          </w:p>
        </w:tc>
      </w:tr>
      <w:tr w:rsidR="00360257" ns2:paraId="2AC6642B" ns2:textId="77777777" w:rsidTr="00B3093D">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5258E275" ns2:textId="77777777" w:rsidR="00360257" w:rsidRDefault="00360257" w:rsidP="00B3093D">
            <w:pPr>
              <w:spacing w:before="15" w:after="15"/>
              <w:ind w:left="160" w:right="1" w:hanging="160"/>
              <w:rPr>
                <w:sz w:val="18"/>
                <w:szCs w:val="18"/>
              </w:rPr>
            </w:pPr>
            <w:r>
              <w:rPr>
                <w:sz w:val="18"/>
                <w:szCs w:val="18"/>
              </w:rPr>
              <w:t xml:space="preserve">   with one or more adverse events </w:t>
            </w:r>
          </w:p>
        </w:tc>
        <w:tc>
          <w:tcPr>
            <w:tcW w:w="1296" w:type="dxa"/>
            <w:tcBorders>
              <w:top w:val="nil"/>
              <w:left w:val="nil"/>
              <w:bottom w:val="nil"/>
              <w:right w:val="nil"/>
            </w:tcBorders>
          </w:tcPr>
          <w:p ns2:paraId="36F482DD" ns2:textId="77777777" w:rsidR="00360257" w:rsidRDefault="00360257" w:rsidP="00B3093D">
            <w:pPr>
              <w:tabs>
                <w:tab w:val="decimal" w:pos="661"/>
                <w:tab w:val="left" w:pos="741"/>
              </w:tabs>
              <w:spacing w:before="15" w:after="15"/>
              <w:rPr>
                <w:sz w:val="18"/>
                <w:szCs w:val="18"/>
              </w:rPr>
            </w:pPr>
            <w:r>
              <w:rPr>
                <w:sz w:val="18"/>
                <w:szCs w:val="18"/>
              </w:rPr>
              <w:tab/>
              <w:t xml:space="preserve">54 </w:t>
            </w:r>
          </w:p>
        </w:tc>
        <w:tc>
          <w:tcPr>
            <w:tcW w:w="1296" w:type="dxa"/>
            <w:tcBorders>
              <w:top w:val="nil"/>
              <w:left w:val="nil"/>
              <w:bottom w:val="nil"/>
              <w:right w:val="single" w:sz="2" w:space="0" w:color="auto"/>
            </w:tcBorders>
          </w:tcPr>
          <w:p ns2:paraId="5D4D2263" ns2:textId="77777777" w:rsidR="00360257" w:rsidRDefault="00360257" w:rsidP="00B3093D">
            <w:pPr>
              <w:tabs>
                <w:tab w:val="decimal" w:pos="459"/>
                <w:tab w:val="left" w:pos="539"/>
              </w:tabs>
              <w:spacing w:before="15" w:after="15"/>
              <w:rPr>
                <w:sz w:val="18"/>
                <w:szCs w:val="18"/>
              </w:rPr>
            </w:pPr>
            <w:r>
              <w:rPr>
                <w:sz w:val="18"/>
                <w:szCs w:val="18"/>
              </w:rPr>
              <w:tab/>
              <w:t xml:space="preserve">(100.0) </w:t>
            </w:r>
          </w:p>
        </w:tc>
        <w:tc>
          <w:tcPr>
            <w:tcW w:w="1296" w:type="dxa"/>
            <w:tcBorders>
              <w:top w:val="nil"/>
              <w:left w:val="nil"/>
              <w:bottom w:val="nil"/>
              <w:right w:val="nil"/>
            </w:tcBorders>
          </w:tcPr>
          <w:p ns2:paraId="732D2274" ns2:textId="77777777" w:rsidR="00360257" w:rsidRDefault="00360257" w:rsidP="00B3093D">
            <w:pPr>
              <w:tabs>
                <w:tab w:val="decimal" w:pos="661"/>
                <w:tab w:val="left" w:pos="741"/>
              </w:tabs>
              <w:spacing w:before="15" w:after="15"/>
              <w:rPr>
                <w:sz w:val="18"/>
                <w:szCs w:val="18"/>
              </w:rPr>
            </w:pPr>
            <w:r>
              <w:rPr>
                <w:sz w:val="18"/>
                <w:szCs w:val="18"/>
              </w:rPr>
              <w:tab/>
              <w:t xml:space="preserve">52 </w:t>
            </w:r>
          </w:p>
        </w:tc>
        <w:tc>
          <w:tcPr>
            <w:tcW w:w="1296" w:type="dxa"/>
            <w:tcBorders>
              <w:top w:val="nil"/>
              <w:left w:val="nil"/>
              <w:bottom w:val="nil"/>
              <w:right w:val="single" w:sz="2" w:space="0" w:color="auto"/>
            </w:tcBorders>
          </w:tcPr>
          <w:p ns2:paraId="258FAAF6" ns2:textId="77777777" w:rsidR="00360257" w:rsidRDefault="00360257" w:rsidP="00B3093D">
            <w:pPr>
              <w:tabs>
                <w:tab w:val="decimal" w:pos="459"/>
                <w:tab w:val="left" w:pos="539"/>
              </w:tabs>
              <w:spacing w:before="15" w:after="15"/>
              <w:rPr>
                <w:sz w:val="18"/>
                <w:szCs w:val="18"/>
              </w:rPr>
            </w:pPr>
            <w:r>
              <w:rPr>
                <w:sz w:val="18"/>
                <w:szCs w:val="18"/>
              </w:rPr>
              <w:tab/>
              <w:t xml:space="preserve">(98.1) </w:t>
            </w:r>
          </w:p>
        </w:tc>
        <w:tc>
          <w:tcPr>
            <w:tcW w:w="1296" w:type="dxa"/>
            <w:tcBorders>
              <w:top w:val="nil"/>
              <w:left w:val="nil"/>
              <w:bottom w:val="nil"/>
              <w:right w:val="nil"/>
            </w:tcBorders>
          </w:tcPr>
          <w:p ns2:paraId="139E6BB9" ns2:textId="77777777" w:rsidR="00360257" w:rsidRDefault="00360257" w:rsidP="00B3093D">
            <w:pPr>
              <w:tabs>
                <w:tab w:val="decimal" w:pos="661"/>
                <w:tab w:val="left" w:pos="741"/>
              </w:tabs>
              <w:spacing w:before="15" w:after="15"/>
              <w:rPr>
                <w:sz w:val="18"/>
                <w:szCs w:val="18"/>
              </w:rPr>
            </w:pPr>
            <w:r>
              <w:rPr>
                <w:sz w:val="18"/>
                <w:szCs w:val="18"/>
              </w:rPr>
              <w:tab/>
              <w:t xml:space="preserve">11 </w:t>
            </w:r>
          </w:p>
        </w:tc>
        <w:tc>
          <w:tcPr>
            <w:tcW w:w="1296" w:type="dxa"/>
            <w:tcBorders>
              <w:top w:val="nil"/>
              <w:left w:val="nil"/>
              <w:bottom w:val="nil"/>
            </w:tcBorders>
          </w:tcPr>
          <w:p ns2:paraId="3F974F34" ns2:textId="77777777" w:rsidR="00360257" w:rsidRDefault="00360257" w:rsidP="00B3093D">
            <w:pPr>
              <w:tabs>
                <w:tab w:val="decimal" w:pos="459"/>
                <w:tab w:val="left" w:pos="539"/>
              </w:tabs>
              <w:spacing w:before="15" w:after="15"/>
              <w:rPr>
                <w:sz w:val="18"/>
                <w:szCs w:val="18"/>
              </w:rPr>
            </w:pPr>
            <w:r>
              <w:rPr>
                <w:sz w:val="18"/>
                <w:szCs w:val="18"/>
              </w:rPr>
              <w:tab/>
              <w:t xml:space="preserve">(100.0) </w:t>
            </w:r>
          </w:p>
        </w:tc>
      </w:tr>
      <w:tr w:rsidR="00360257" ns2:paraId="30C1E281" ns2:textId="77777777" w:rsidTr="00B3093D">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17FD9D24" ns2:textId="77777777" w:rsidR="00360257" w:rsidRDefault="00360257" w:rsidP="00B3093D">
            <w:pPr>
              <w:spacing w:before="15" w:after="15"/>
              <w:ind w:left="160" w:right="1" w:hanging="160"/>
              <w:rPr>
                <w:sz w:val="18"/>
                <w:szCs w:val="18"/>
              </w:rPr>
            </w:pPr>
            <w:r>
              <w:rPr>
                <w:sz w:val="18"/>
                <w:szCs w:val="18"/>
              </w:rPr>
              <w:t xml:space="preserve">   with no adverse event </w:t>
            </w:r>
          </w:p>
        </w:tc>
        <w:tc>
          <w:tcPr>
            <w:tcW w:w="1296" w:type="dxa"/>
            <w:tcBorders>
              <w:top w:val="nil"/>
              <w:left w:val="nil"/>
              <w:bottom w:val="nil"/>
              <w:right w:val="nil"/>
            </w:tcBorders>
          </w:tcPr>
          <w:p ns2:paraId="7782278C" ns2: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ns2:paraId="57340BE9" ns2:textId="77777777" w:rsidR="00360257" w:rsidRDefault="00360257" w:rsidP="00B3093D">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ns2:paraId="02B9D2C6" ns2:textId="77777777" w:rsidR="00360257" w:rsidRDefault="00360257" w:rsidP="00B3093D">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right w:val="single" w:sz="2" w:space="0" w:color="auto"/>
            </w:tcBorders>
          </w:tcPr>
          <w:p ns2:paraId="2DD7A356" ns2:textId="77777777" w:rsidR="00360257" w:rsidRDefault="00360257" w:rsidP="00B3093D">
            <w:pPr>
              <w:tabs>
                <w:tab w:val="decimal" w:pos="459"/>
                <w:tab w:val="left" w:pos="539"/>
              </w:tabs>
              <w:spacing w:before="15" w:after="15"/>
              <w:rPr>
                <w:sz w:val="18"/>
                <w:szCs w:val="18"/>
              </w:rPr>
            </w:pPr>
            <w:r>
              <w:rPr>
                <w:sz w:val="18"/>
                <w:szCs w:val="18"/>
              </w:rPr>
              <w:tab/>
              <w:t xml:space="preserve">(1.9) </w:t>
            </w:r>
          </w:p>
        </w:tc>
        <w:tc>
          <w:tcPr>
            <w:tcW w:w="1296" w:type="dxa"/>
            <w:tcBorders>
              <w:top w:val="nil"/>
              <w:left w:val="nil"/>
              <w:bottom w:val="nil"/>
              <w:right w:val="nil"/>
            </w:tcBorders>
          </w:tcPr>
          <w:p ns2:paraId="44A1F6EE" ns2: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tcBorders>
          </w:tcPr>
          <w:p ns2:paraId="148AED64" ns2:textId="77777777" w:rsidR="00360257" w:rsidRDefault="00360257" w:rsidP="00B3093D">
            <w:pPr>
              <w:tabs>
                <w:tab w:val="decimal" w:pos="459"/>
                <w:tab w:val="left" w:pos="539"/>
              </w:tabs>
              <w:spacing w:before="15" w:after="15"/>
              <w:rPr>
                <w:sz w:val="18"/>
                <w:szCs w:val="18"/>
              </w:rPr>
            </w:pPr>
            <w:r>
              <w:rPr>
                <w:sz w:val="18"/>
                <w:szCs w:val="18"/>
              </w:rPr>
              <w:tab/>
              <w:t xml:space="preserve">(0.0) </w:t>
            </w:r>
          </w:p>
        </w:tc>
      </w:tr>
      <w:tr w:rsidR="00360257" ns2:paraId="7F6DC2A1" ns2:textId="77777777" w:rsidTr="00B3093D">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191B4C27" ns2:textId="77777777" w:rsidR="00360257" w:rsidRDefault="00360257" w:rsidP="00B3093D">
            <w:pPr>
              <w:spacing w:before="15" w:after="15"/>
              <w:ind w:left="160" w:right="1" w:hanging="160"/>
              <w:rPr>
                <w:sz w:val="18"/>
                <w:szCs w:val="18"/>
              </w:rPr>
            </w:pPr>
            <w:r>
              <w:rPr>
                <w:sz w:val="18"/>
                <w:szCs w:val="18"/>
              </w:rPr>
              <w:t xml:space="preserve">   with drug-related</w:t>
            </w:r>
            <w:r>
              <w:rPr>
                <w:sz w:val="18"/>
                <w:szCs w:val="18"/>
                <w:vertAlign w:val="superscript"/>
              </w:rPr>
              <w:t>a</w:t>
            </w:r>
            <w:r>
              <w:rPr>
                <w:sz w:val="18"/>
                <w:szCs w:val="18"/>
              </w:rPr>
              <w:t xml:space="preserve"> adverse events </w:t>
            </w:r>
          </w:p>
        </w:tc>
        <w:tc>
          <w:tcPr>
            <w:tcW w:w="1296" w:type="dxa"/>
            <w:tcBorders>
              <w:top w:val="nil"/>
              <w:left w:val="nil"/>
              <w:bottom w:val="nil"/>
              <w:right w:val="nil"/>
            </w:tcBorders>
          </w:tcPr>
          <w:p ns2:paraId="47452D1D" ns2:textId="77777777" w:rsidR="00360257" w:rsidRDefault="00360257" w:rsidP="00B3093D">
            <w:pPr>
              <w:tabs>
                <w:tab w:val="decimal" w:pos="661"/>
                <w:tab w:val="left" w:pos="741"/>
              </w:tabs>
              <w:spacing w:before="15" w:after="15"/>
              <w:rPr>
                <w:sz w:val="18"/>
                <w:szCs w:val="18"/>
              </w:rPr>
            </w:pPr>
            <w:r>
              <w:rPr>
                <w:sz w:val="18"/>
                <w:szCs w:val="18"/>
              </w:rPr>
              <w:tab/>
              <w:t xml:space="preserve">54 </w:t>
            </w:r>
          </w:p>
        </w:tc>
        <w:tc>
          <w:tcPr>
            <w:tcW w:w="1296" w:type="dxa"/>
            <w:tcBorders>
              <w:top w:val="nil"/>
              <w:left w:val="nil"/>
              <w:bottom w:val="nil"/>
              <w:right w:val="single" w:sz="2" w:space="0" w:color="auto"/>
            </w:tcBorders>
          </w:tcPr>
          <w:p ns2:paraId="43E08D2C" ns2:textId="77777777" w:rsidR="00360257" w:rsidRDefault="00360257" w:rsidP="00B3093D">
            <w:pPr>
              <w:tabs>
                <w:tab w:val="decimal" w:pos="459"/>
                <w:tab w:val="left" w:pos="539"/>
              </w:tabs>
              <w:spacing w:before="15" w:after="15"/>
              <w:rPr>
                <w:sz w:val="18"/>
                <w:szCs w:val="18"/>
              </w:rPr>
            </w:pPr>
            <w:r>
              <w:rPr>
                <w:sz w:val="18"/>
                <w:szCs w:val="18"/>
              </w:rPr>
              <w:tab/>
              <w:t xml:space="preserve">(100.0) </w:t>
            </w:r>
          </w:p>
        </w:tc>
        <w:tc>
          <w:tcPr>
            <w:tcW w:w="1296" w:type="dxa"/>
            <w:tcBorders>
              <w:top w:val="nil"/>
              <w:left w:val="nil"/>
              <w:bottom w:val="nil"/>
              <w:right w:val="nil"/>
            </w:tcBorders>
          </w:tcPr>
          <w:p ns2:paraId="1894B072" ns2:textId="77777777" w:rsidR="00360257" w:rsidRDefault="00360257" w:rsidP="00B3093D">
            <w:pPr>
              <w:tabs>
                <w:tab w:val="decimal" w:pos="661"/>
                <w:tab w:val="left" w:pos="741"/>
              </w:tabs>
              <w:spacing w:before="15" w:after="15"/>
              <w:rPr>
                <w:sz w:val="18"/>
                <w:szCs w:val="18"/>
              </w:rPr>
            </w:pPr>
            <w:r>
              <w:rPr>
                <w:sz w:val="18"/>
                <w:szCs w:val="18"/>
              </w:rPr>
              <w:tab/>
              <w:t xml:space="preserve">51 </w:t>
            </w:r>
          </w:p>
        </w:tc>
        <w:tc>
          <w:tcPr>
            <w:tcW w:w="1296" w:type="dxa"/>
            <w:tcBorders>
              <w:top w:val="nil"/>
              <w:left w:val="nil"/>
              <w:bottom w:val="nil"/>
              <w:right w:val="single" w:sz="2" w:space="0" w:color="auto"/>
            </w:tcBorders>
          </w:tcPr>
          <w:p ns2:paraId="1B41C8A1" ns2:textId="77777777" w:rsidR="00360257" w:rsidRDefault="00360257" w:rsidP="00B3093D">
            <w:pPr>
              <w:tabs>
                <w:tab w:val="decimal" w:pos="459"/>
                <w:tab w:val="left" w:pos="539"/>
              </w:tabs>
              <w:spacing w:before="15" w:after="15"/>
              <w:rPr>
                <w:sz w:val="18"/>
                <w:szCs w:val="18"/>
              </w:rPr>
            </w:pPr>
            <w:r>
              <w:rPr>
                <w:sz w:val="18"/>
                <w:szCs w:val="18"/>
              </w:rPr>
              <w:tab/>
              <w:t xml:space="preserve">(96.2) </w:t>
            </w:r>
          </w:p>
        </w:tc>
        <w:tc>
          <w:tcPr>
            <w:tcW w:w="1296" w:type="dxa"/>
            <w:tcBorders>
              <w:top w:val="nil"/>
              <w:left w:val="nil"/>
              <w:bottom w:val="nil"/>
              <w:right w:val="nil"/>
            </w:tcBorders>
          </w:tcPr>
          <w:p ns2:paraId="45BA7957" ns2:textId="77777777" w:rsidR="00360257" w:rsidRDefault="00360257" w:rsidP="00B3093D">
            <w:pPr>
              <w:tabs>
                <w:tab w:val="decimal" w:pos="661"/>
                <w:tab w:val="left" w:pos="741"/>
              </w:tabs>
              <w:spacing w:before="15" w:after="15"/>
              <w:rPr>
                <w:sz w:val="18"/>
                <w:szCs w:val="18"/>
              </w:rPr>
            </w:pPr>
            <w:r>
              <w:rPr>
                <w:sz w:val="18"/>
                <w:szCs w:val="18"/>
              </w:rPr>
              <w:tab/>
              <w:t xml:space="preserve">11 </w:t>
            </w:r>
          </w:p>
        </w:tc>
        <w:tc>
          <w:tcPr>
            <w:tcW w:w="1296" w:type="dxa"/>
            <w:tcBorders>
              <w:top w:val="nil"/>
              <w:left w:val="nil"/>
              <w:bottom w:val="nil"/>
            </w:tcBorders>
          </w:tcPr>
          <w:p ns2:paraId="1DCDE8EE" ns2:textId="77777777" w:rsidR="00360257" w:rsidRDefault="00360257" w:rsidP="00B3093D">
            <w:pPr>
              <w:tabs>
                <w:tab w:val="decimal" w:pos="459"/>
                <w:tab w:val="left" w:pos="539"/>
              </w:tabs>
              <w:spacing w:before="15" w:after="15"/>
              <w:rPr>
                <w:sz w:val="18"/>
                <w:szCs w:val="18"/>
              </w:rPr>
            </w:pPr>
            <w:r>
              <w:rPr>
                <w:sz w:val="18"/>
                <w:szCs w:val="18"/>
              </w:rPr>
              <w:tab/>
              <w:t xml:space="preserve">(100.0) </w:t>
            </w:r>
          </w:p>
        </w:tc>
      </w:tr>
      <w:tr w:rsidR="00360257" ns2:paraId="47CF7D4A" ns2:textId="77777777" w:rsidTr="00B3093D">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30D0A854" ns2:textId="77777777" w:rsidR="00360257" w:rsidRDefault="00360257" w:rsidP="00B3093D">
            <w:pPr>
              <w:spacing w:before="15" w:after="15"/>
              <w:ind w:left="160" w:right="1" w:hanging="160"/>
              <w:rPr>
                <w:sz w:val="18"/>
                <w:szCs w:val="18"/>
              </w:rPr>
            </w:pPr>
            <w:r>
              <w:rPr>
                <w:sz w:val="18"/>
                <w:szCs w:val="18"/>
              </w:rPr>
              <w:t xml:space="preserve">   with toxicity grade 3-5 adverse events </w:t>
            </w:r>
          </w:p>
        </w:tc>
        <w:tc>
          <w:tcPr>
            <w:tcW w:w="1296" w:type="dxa"/>
            <w:tcBorders>
              <w:top w:val="nil"/>
              <w:left w:val="nil"/>
              <w:bottom w:val="nil"/>
              <w:right w:val="nil"/>
            </w:tcBorders>
          </w:tcPr>
          <w:p ns2:paraId="4FD67282" ns2:textId="77777777" w:rsidR="00360257" w:rsidRDefault="00360257" w:rsidP="00B3093D">
            <w:pPr>
              <w:tabs>
                <w:tab w:val="decimal" w:pos="661"/>
                <w:tab w:val="left" w:pos="741"/>
              </w:tabs>
              <w:spacing w:before="15" w:after="15"/>
              <w:rPr>
                <w:sz w:val="18"/>
                <w:szCs w:val="18"/>
              </w:rPr>
            </w:pPr>
            <w:r>
              <w:rPr>
                <w:sz w:val="18"/>
                <w:szCs w:val="18"/>
              </w:rPr>
              <w:tab/>
              <w:t xml:space="preserve">30 </w:t>
            </w:r>
          </w:p>
        </w:tc>
        <w:tc>
          <w:tcPr>
            <w:tcW w:w="1296" w:type="dxa"/>
            <w:tcBorders>
              <w:top w:val="nil"/>
              <w:left w:val="nil"/>
              <w:bottom w:val="nil"/>
              <w:right w:val="single" w:sz="2" w:space="0" w:color="auto"/>
            </w:tcBorders>
          </w:tcPr>
          <w:p ns2:paraId="70F3D6D1" ns2:textId="77777777" w:rsidR="00360257" w:rsidRDefault="00360257" w:rsidP="00B3093D">
            <w:pPr>
              <w:tabs>
                <w:tab w:val="decimal" w:pos="459"/>
                <w:tab w:val="left" w:pos="539"/>
              </w:tabs>
              <w:spacing w:before="15" w:after="15"/>
              <w:rPr>
                <w:sz w:val="18"/>
                <w:szCs w:val="18"/>
              </w:rPr>
            </w:pPr>
            <w:r>
              <w:rPr>
                <w:sz w:val="18"/>
                <w:szCs w:val="18"/>
              </w:rPr>
              <w:tab/>
              <w:t xml:space="preserve">(55.6) </w:t>
            </w:r>
          </w:p>
        </w:tc>
        <w:tc>
          <w:tcPr>
            <w:tcW w:w="1296" w:type="dxa"/>
            <w:tcBorders>
              <w:top w:val="nil"/>
              <w:left w:val="nil"/>
              <w:bottom w:val="nil"/>
              <w:right w:val="nil"/>
            </w:tcBorders>
          </w:tcPr>
          <w:p ns2:paraId="5584F7DA" ns2:textId="77777777" w:rsidR="00360257" w:rsidRDefault="00360257" w:rsidP="00B3093D">
            <w:pPr>
              <w:tabs>
                <w:tab w:val="decimal" w:pos="661"/>
                <w:tab w:val="left" w:pos="741"/>
              </w:tabs>
              <w:spacing w:before="15" w:after="15"/>
              <w:rPr>
                <w:sz w:val="18"/>
                <w:szCs w:val="18"/>
              </w:rPr>
            </w:pPr>
            <w:r>
              <w:rPr>
                <w:sz w:val="18"/>
                <w:szCs w:val="18"/>
              </w:rPr>
              <w:tab/>
              <w:t xml:space="preserve">21 </w:t>
            </w:r>
          </w:p>
        </w:tc>
        <w:tc>
          <w:tcPr>
            <w:tcW w:w="1296" w:type="dxa"/>
            <w:tcBorders>
              <w:top w:val="nil"/>
              <w:left w:val="nil"/>
              <w:bottom w:val="nil"/>
              <w:right w:val="single" w:sz="2" w:space="0" w:color="auto"/>
            </w:tcBorders>
          </w:tcPr>
          <w:p ns2:paraId="69253DA2" ns2:textId="77777777" w:rsidR="00360257" w:rsidRDefault="00360257" w:rsidP="00B3093D">
            <w:pPr>
              <w:tabs>
                <w:tab w:val="decimal" w:pos="459"/>
                <w:tab w:val="left" w:pos="539"/>
              </w:tabs>
              <w:spacing w:before="15" w:after="15"/>
              <w:rPr>
                <w:sz w:val="18"/>
                <w:szCs w:val="18"/>
              </w:rPr>
            </w:pPr>
            <w:r>
              <w:rPr>
                <w:sz w:val="18"/>
                <w:szCs w:val="18"/>
              </w:rPr>
              <w:tab/>
              <w:t xml:space="preserve">(39.6) </w:t>
            </w:r>
          </w:p>
        </w:tc>
        <w:tc>
          <w:tcPr>
            <w:tcW w:w="1296" w:type="dxa"/>
            <w:tcBorders>
              <w:top w:val="nil"/>
              <w:left w:val="nil"/>
              <w:bottom w:val="nil"/>
              <w:right w:val="nil"/>
            </w:tcBorders>
          </w:tcPr>
          <w:p ns2:paraId="54BA6F14" ns2:textId="77777777" w:rsidR="00360257" w:rsidRDefault="00360257" w:rsidP="00B3093D">
            <w:pPr>
              <w:tabs>
                <w:tab w:val="decimal" w:pos="661"/>
                <w:tab w:val="left" w:pos="741"/>
              </w:tabs>
              <w:spacing w:before="15" w:after="15"/>
              <w:rPr>
                <w:sz w:val="18"/>
                <w:szCs w:val="18"/>
              </w:rPr>
            </w:pPr>
            <w:r>
              <w:rPr>
                <w:sz w:val="18"/>
                <w:szCs w:val="18"/>
              </w:rPr>
              <w:tab/>
              <w:t xml:space="preserve">7 </w:t>
            </w:r>
          </w:p>
        </w:tc>
        <w:tc>
          <w:tcPr>
            <w:tcW w:w="1296" w:type="dxa"/>
            <w:tcBorders>
              <w:top w:val="nil"/>
              <w:left w:val="nil"/>
              <w:bottom w:val="nil"/>
            </w:tcBorders>
          </w:tcPr>
          <w:p ns2:paraId="0F443C71" ns2:textId="77777777" w:rsidR="00360257" w:rsidRDefault="00360257" w:rsidP="00B3093D">
            <w:pPr>
              <w:tabs>
                <w:tab w:val="decimal" w:pos="459"/>
                <w:tab w:val="left" w:pos="539"/>
              </w:tabs>
              <w:spacing w:before="15" w:after="15"/>
              <w:rPr>
                <w:sz w:val="18"/>
                <w:szCs w:val="18"/>
              </w:rPr>
            </w:pPr>
            <w:r>
              <w:rPr>
                <w:sz w:val="18"/>
                <w:szCs w:val="18"/>
              </w:rPr>
              <w:tab/>
              <w:t xml:space="preserve">(63.6) </w:t>
            </w:r>
          </w:p>
        </w:tc>
      </w:tr>
      <w:tr w:rsidR="00360257" ns2:paraId="32F98B63" ns2:textId="77777777" w:rsidTr="00B3093D">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7E06493C" ns2:textId="77777777" w:rsidR="00360257" w:rsidRDefault="00360257" w:rsidP="00B3093D">
            <w:pPr>
              <w:spacing w:before="15" w:after="15"/>
              <w:ind w:left="160" w:right="1" w:hanging="160"/>
              <w:rPr>
                <w:sz w:val="18"/>
                <w:szCs w:val="18"/>
              </w:rPr>
            </w:pPr>
            <w:r>
              <w:rPr>
                <w:sz w:val="18"/>
                <w:szCs w:val="18"/>
              </w:rPr>
              <w:t xml:space="preserve">   with toxicity grade 3-5 drug-related adverse events </w:t>
            </w:r>
          </w:p>
        </w:tc>
        <w:tc>
          <w:tcPr>
            <w:tcW w:w="1296" w:type="dxa"/>
            <w:tcBorders>
              <w:top w:val="nil"/>
              <w:left w:val="nil"/>
              <w:bottom w:val="nil"/>
              <w:right w:val="nil"/>
            </w:tcBorders>
          </w:tcPr>
          <w:p ns2:paraId="52347C54" ns2:textId="77777777" w:rsidR="00360257" w:rsidRDefault="00360257" w:rsidP="00B3093D">
            <w:pPr>
              <w:tabs>
                <w:tab w:val="decimal" w:pos="661"/>
                <w:tab w:val="left" w:pos="741"/>
              </w:tabs>
              <w:spacing w:before="15" w:after="15"/>
              <w:rPr>
                <w:sz w:val="18"/>
                <w:szCs w:val="18"/>
              </w:rPr>
            </w:pPr>
            <w:r>
              <w:rPr>
                <w:sz w:val="18"/>
                <w:szCs w:val="18"/>
              </w:rPr>
              <w:tab/>
              <w:t xml:space="preserve">22 </w:t>
            </w:r>
          </w:p>
        </w:tc>
        <w:tc>
          <w:tcPr>
            <w:tcW w:w="1296" w:type="dxa"/>
            <w:tcBorders>
              <w:top w:val="nil"/>
              <w:left w:val="nil"/>
              <w:bottom w:val="nil"/>
              <w:right w:val="single" w:sz="2" w:space="0" w:color="auto"/>
            </w:tcBorders>
          </w:tcPr>
          <w:p ns2:paraId="42929455" ns2:textId="77777777" w:rsidR="00360257" w:rsidRDefault="00360257" w:rsidP="00B3093D">
            <w:pPr>
              <w:tabs>
                <w:tab w:val="decimal" w:pos="459"/>
                <w:tab w:val="left" w:pos="539"/>
              </w:tabs>
              <w:spacing w:before="15" w:after="15"/>
              <w:rPr>
                <w:sz w:val="18"/>
                <w:szCs w:val="18"/>
              </w:rPr>
            </w:pPr>
            <w:r>
              <w:rPr>
                <w:sz w:val="18"/>
                <w:szCs w:val="18"/>
              </w:rPr>
              <w:tab/>
              <w:t xml:space="preserve">(40.7) </w:t>
            </w:r>
          </w:p>
        </w:tc>
        <w:tc>
          <w:tcPr>
            <w:tcW w:w="1296" w:type="dxa"/>
            <w:tcBorders>
              <w:top w:val="nil"/>
              <w:left w:val="nil"/>
              <w:bottom w:val="nil"/>
              <w:right w:val="nil"/>
            </w:tcBorders>
          </w:tcPr>
          <w:p ns2:paraId="0C51575A" ns2:textId="77777777" w:rsidR="00360257" w:rsidRDefault="00360257" w:rsidP="00B3093D">
            <w:pPr>
              <w:tabs>
                <w:tab w:val="decimal" w:pos="661"/>
                <w:tab w:val="left" w:pos="741"/>
              </w:tabs>
              <w:spacing w:before="15" w:after="15"/>
              <w:rPr>
                <w:sz w:val="18"/>
                <w:szCs w:val="18"/>
              </w:rPr>
            </w:pPr>
            <w:r>
              <w:rPr>
                <w:sz w:val="18"/>
                <w:szCs w:val="18"/>
              </w:rPr>
              <w:tab/>
              <w:t xml:space="preserve">18 </w:t>
            </w:r>
          </w:p>
        </w:tc>
        <w:tc>
          <w:tcPr>
            <w:tcW w:w="1296" w:type="dxa"/>
            <w:tcBorders>
              <w:top w:val="nil"/>
              <w:left w:val="nil"/>
              <w:bottom w:val="nil"/>
              <w:right w:val="single" w:sz="2" w:space="0" w:color="auto"/>
            </w:tcBorders>
          </w:tcPr>
          <w:p ns2:paraId="2790BC56" ns2:textId="77777777" w:rsidR="00360257" w:rsidRDefault="00360257" w:rsidP="00B3093D">
            <w:pPr>
              <w:tabs>
                <w:tab w:val="decimal" w:pos="459"/>
                <w:tab w:val="left" w:pos="539"/>
              </w:tabs>
              <w:spacing w:before="15" w:after="15"/>
              <w:rPr>
                <w:sz w:val="18"/>
                <w:szCs w:val="18"/>
              </w:rPr>
            </w:pPr>
            <w:r>
              <w:rPr>
                <w:sz w:val="18"/>
                <w:szCs w:val="18"/>
              </w:rPr>
              <w:tab/>
              <w:t xml:space="preserve">(34.0) </w:t>
            </w:r>
          </w:p>
        </w:tc>
        <w:tc>
          <w:tcPr>
            <w:tcW w:w="1296" w:type="dxa"/>
            <w:tcBorders>
              <w:top w:val="nil"/>
              <w:left w:val="nil"/>
              <w:bottom w:val="nil"/>
              <w:right w:val="nil"/>
            </w:tcBorders>
          </w:tcPr>
          <w:p ns2:paraId="76960242" ns2:textId="77777777" w:rsidR="00360257" w:rsidRDefault="00360257" w:rsidP="00B3093D">
            <w:pPr>
              <w:tabs>
                <w:tab w:val="decimal" w:pos="661"/>
                <w:tab w:val="left" w:pos="741"/>
              </w:tabs>
              <w:spacing w:before="15" w:after="15"/>
              <w:rPr>
                <w:sz w:val="18"/>
                <w:szCs w:val="18"/>
              </w:rPr>
            </w:pPr>
            <w:r>
              <w:rPr>
                <w:sz w:val="18"/>
                <w:szCs w:val="18"/>
              </w:rPr>
              <w:tab/>
              <w:t xml:space="preserve">7 </w:t>
            </w:r>
          </w:p>
        </w:tc>
        <w:tc>
          <w:tcPr>
            <w:tcW w:w="1296" w:type="dxa"/>
            <w:tcBorders>
              <w:top w:val="nil"/>
              <w:left w:val="nil"/>
              <w:bottom w:val="nil"/>
            </w:tcBorders>
          </w:tcPr>
          <w:p ns2:paraId="73E1A811" ns2:textId="77777777" w:rsidR="00360257" w:rsidRDefault="00360257" w:rsidP="00B3093D">
            <w:pPr>
              <w:tabs>
                <w:tab w:val="decimal" w:pos="459"/>
                <w:tab w:val="left" w:pos="539"/>
              </w:tabs>
              <w:spacing w:before="15" w:after="15"/>
              <w:rPr>
                <w:sz w:val="18"/>
                <w:szCs w:val="18"/>
              </w:rPr>
            </w:pPr>
            <w:r>
              <w:rPr>
                <w:sz w:val="18"/>
                <w:szCs w:val="18"/>
              </w:rPr>
              <w:tab/>
              <w:t xml:space="preserve">(63.6) </w:t>
            </w:r>
          </w:p>
        </w:tc>
      </w:tr>
      <w:tr w:rsidR="00360257" ns2:paraId="466FE29D" ns2:textId="77777777" w:rsidTr="00B3093D">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2A652E81" ns2:textId="77777777" w:rsidR="00360257" w:rsidRDefault="00360257" w:rsidP="00B3093D">
            <w:pPr>
              <w:spacing w:before="15" w:after="15"/>
              <w:ind w:left="160" w:right="1" w:hanging="160"/>
              <w:rPr>
                <w:sz w:val="18"/>
                <w:szCs w:val="18"/>
              </w:rPr>
            </w:pPr>
            <w:r>
              <w:rPr>
                <w:sz w:val="18"/>
                <w:szCs w:val="18"/>
              </w:rPr>
              <w:t xml:space="preserve">   with non-serious adverse events </w:t>
            </w:r>
          </w:p>
        </w:tc>
        <w:tc>
          <w:tcPr>
            <w:tcW w:w="1296" w:type="dxa"/>
            <w:tcBorders>
              <w:top w:val="nil"/>
              <w:left w:val="nil"/>
              <w:bottom w:val="nil"/>
              <w:right w:val="nil"/>
            </w:tcBorders>
          </w:tcPr>
          <w:p ns2:paraId="06B5E707" ns2:textId="77777777" w:rsidR="00360257" w:rsidRDefault="00360257" w:rsidP="00B3093D">
            <w:pPr>
              <w:tabs>
                <w:tab w:val="decimal" w:pos="661"/>
                <w:tab w:val="left" w:pos="741"/>
              </w:tabs>
              <w:spacing w:before="15" w:after="15"/>
              <w:rPr>
                <w:sz w:val="18"/>
                <w:szCs w:val="18"/>
              </w:rPr>
            </w:pPr>
            <w:r>
              <w:rPr>
                <w:sz w:val="18"/>
                <w:szCs w:val="18"/>
              </w:rPr>
              <w:tab/>
              <w:t xml:space="preserve">54 </w:t>
            </w:r>
          </w:p>
        </w:tc>
        <w:tc>
          <w:tcPr>
            <w:tcW w:w="1296" w:type="dxa"/>
            <w:tcBorders>
              <w:top w:val="nil"/>
              <w:left w:val="nil"/>
              <w:bottom w:val="nil"/>
              <w:right w:val="single" w:sz="2" w:space="0" w:color="auto"/>
            </w:tcBorders>
          </w:tcPr>
          <w:p ns2:paraId="0B6CBB0F" ns2:textId="77777777" w:rsidR="00360257" w:rsidRDefault="00360257" w:rsidP="00B3093D">
            <w:pPr>
              <w:tabs>
                <w:tab w:val="decimal" w:pos="459"/>
                <w:tab w:val="left" w:pos="539"/>
              </w:tabs>
              <w:spacing w:before="15" w:after="15"/>
              <w:rPr>
                <w:sz w:val="18"/>
                <w:szCs w:val="18"/>
              </w:rPr>
            </w:pPr>
            <w:r>
              <w:rPr>
                <w:sz w:val="18"/>
                <w:szCs w:val="18"/>
              </w:rPr>
              <w:tab/>
              <w:t xml:space="preserve">(100.0) </w:t>
            </w:r>
          </w:p>
        </w:tc>
        <w:tc>
          <w:tcPr>
            <w:tcW w:w="1296" w:type="dxa"/>
            <w:tcBorders>
              <w:top w:val="nil"/>
              <w:left w:val="nil"/>
              <w:bottom w:val="nil"/>
              <w:right w:val="nil"/>
            </w:tcBorders>
          </w:tcPr>
          <w:p ns2:paraId="6550D4D0" ns2:textId="77777777" w:rsidR="00360257" w:rsidRDefault="00360257" w:rsidP="00B3093D">
            <w:pPr>
              <w:tabs>
                <w:tab w:val="decimal" w:pos="661"/>
                <w:tab w:val="left" w:pos="741"/>
              </w:tabs>
              <w:spacing w:before="15" w:after="15"/>
              <w:rPr>
                <w:sz w:val="18"/>
                <w:szCs w:val="18"/>
              </w:rPr>
            </w:pPr>
            <w:r>
              <w:rPr>
                <w:sz w:val="18"/>
                <w:szCs w:val="18"/>
              </w:rPr>
              <w:tab/>
              <w:t xml:space="preserve">52 </w:t>
            </w:r>
          </w:p>
        </w:tc>
        <w:tc>
          <w:tcPr>
            <w:tcW w:w="1296" w:type="dxa"/>
            <w:tcBorders>
              <w:top w:val="nil"/>
              <w:left w:val="nil"/>
              <w:bottom w:val="nil"/>
              <w:right w:val="single" w:sz="2" w:space="0" w:color="auto"/>
            </w:tcBorders>
          </w:tcPr>
          <w:p ns2:paraId="69010966" ns2:textId="77777777" w:rsidR="00360257" w:rsidRDefault="00360257" w:rsidP="00B3093D">
            <w:pPr>
              <w:tabs>
                <w:tab w:val="decimal" w:pos="459"/>
                <w:tab w:val="left" w:pos="539"/>
              </w:tabs>
              <w:spacing w:before="15" w:after="15"/>
              <w:rPr>
                <w:sz w:val="18"/>
                <w:szCs w:val="18"/>
              </w:rPr>
            </w:pPr>
            <w:r>
              <w:rPr>
                <w:sz w:val="18"/>
                <w:szCs w:val="18"/>
              </w:rPr>
              <w:tab/>
              <w:t xml:space="preserve">(98.1) </w:t>
            </w:r>
          </w:p>
        </w:tc>
        <w:tc>
          <w:tcPr>
            <w:tcW w:w="1296" w:type="dxa"/>
            <w:tcBorders>
              <w:top w:val="nil"/>
              <w:left w:val="nil"/>
              <w:bottom w:val="nil"/>
              <w:right w:val="nil"/>
            </w:tcBorders>
          </w:tcPr>
          <w:p ns2:paraId="67D28616" ns2:textId="77777777" w:rsidR="00360257" w:rsidRDefault="00360257" w:rsidP="00B3093D">
            <w:pPr>
              <w:tabs>
                <w:tab w:val="decimal" w:pos="661"/>
                <w:tab w:val="left" w:pos="741"/>
              </w:tabs>
              <w:spacing w:before="15" w:after="15"/>
              <w:rPr>
                <w:sz w:val="18"/>
                <w:szCs w:val="18"/>
              </w:rPr>
            </w:pPr>
            <w:r>
              <w:rPr>
                <w:sz w:val="18"/>
                <w:szCs w:val="18"/>
              </w:rPr>
              <w:tab/>
              <w:t xml:space="preserve">11 </w:t>
            </w:r>
          </w:p>
        </w:tc>
        <w:tc>
          <w:tcPr>
            <w:tcW w:w="1296" w:type="dxa"/>
            <w:tcBorders>
              <w:top w:val="nil"/>
              <w:left w:val="nil"/>
              <w:bottom w:val="nil"/>
            </w:tcBorders>
          </w:tcPr>
          <w:p ns2:paraId="126EF9BF" ns2:textId="77777777" w:rsidR="00360257" w:rsidRDefault="00360257" w:rsidP="00B3093D">
            <w:pPr>
              <w:tabs>
                <w:tab w:val="decimal" w:pos="459"/>
                <w:tab w:val="left" w:pos="539"/>
              </w:tabs>
              <w:spacing w:before="15" w:after="15"/>
              <w:rPr>
                <w:sz w:val="18"/>
                <w:szCs w:val="18"/>
              </w:rPr>
            </w:pPr>
            <w:r>
              <w:rPr>
                <w:sz w:val="18"/>
                <w:szCs w:val="18"/>
              </w:rPr>
              <w:tab/>
              <w:t xml:space="preserve">(100.0) </w:t>
            </w:r>
          </w:p>
        </w:tc>
      </w:tr>
      <w:tr w:rsidR="00360257" ns2:paraId="31A1CE47" ns2:textId="77777777" w:rsidTr="00B3093D">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4D556CCA" ns2:textId="77777777" w:rsidR="00360257" w:rsidRDefault="00360257" w:rsidP="00B3093D">
            <w:pPr>
              <w:spacing w:before="15" w:after="15"/>
              <w:ind w:left="160" w:right="1" w:hanging="160"/>
              <w:rPr>
                <w:sz w:val="18"/>
                <w:szCs w:val="18"/>
              </w:rPr>
            </w:pPr>
            <w:r>
              <w:rPr>
                <w:sz w:val="18"/>
                <w:szCs w:val="18"/>
              </w:rPr>
              <w:t xml:space="preserve">   with serious adverse events </w:t>
            </w:r>
          </w:p>
        </w:tc>
        <w:tc>
          <w:tcPr>
            <w:tcW w:w="1296" w:type="dxa"/>
            <w:tcBorders>
              <w:top w:val="nil"/>
              <w:left w:val="nil"/>
              <w:bottom w:val="nil"/>
              <w:right w:val="nil"/>
            </w:tcBorders>
          </w:tcPr>
          <w:p ns2:paraId="613B4D5C" ns2:textId="77777777" w:rsidR="00360257" w:rsidRDefault="00360257" w:rsidP="00B3093D">
            <w:pPr>
              <w:tabs>
                <w:tab w:val="decimal" w:pos="661"/>
                <w:tab w:val="left" w:pos="741"/>
              </w:tabs>
              <w:spacing w:before="15" w:after="15"/>
              <w:rPr>
                <w:sz w:val="18"/>
                <w:szCs w:val="18"/>
              </w:rPr>
            </w:pPr>
            <w:r>
              <w:rPr>
                <w:sz w:val="18"/>
                <w:szCs w:val="18"/>
              </w:rPr>
              <w:tab/>
              <w:t xml:space="preserve">18 </w:t>
            </w:r>
          </w:p>
        </w:tc>
        <w:tc>
          <w:tcPr>
            <w:tcW w:w="1296" w:type="dxa"/>
            <w:tcBorders>
              <w:top w:val="nil"/>
              <w:left w:val="nil"/>
              <w:bottom w:val="nil"/>
              <w:right w:val="single" w:sz="2" w:space="0" w:color="auto"/>
            </w:tcBorders>
          </w:tcPr>
          <w:p ns2:paraId="3B13A34E" ns2:textId="77777777" w:rsidR="00360257" w:rsidRDefault="00360257" w:rsidP="00B3093D">
            <w:pPr>
              <w:tabs>
                <w:tab w:val="decimal" w:pos="459"/>
                <w:tab w:val="left" w:pos="539"/>
              </w:tabs>
              <w:spacing w:before="15" w:after="15"/>
              <w:rPr>
                <w:sz w:val="18"/>
                <w:szCs w:val="18"/>
              </w:rPr>
            </w:pPr>
            <w:r>
              <w:rPr>
                <w:sz w:val="18"/>
                <w:szCs w:val="18"/>
              </w:rPr>
              <w:tab/>
              <w:t xml:space="preserve">(33.3) </w:t>
            </w:r>
          </w:p>
        </w:tc>
        <w:tc>
          <w:tcPr>
            <w:tcW w:w="1296" w:type="dxa"/>
            <w:tcBorders>
              <w:top w:val="nil"/>
              <w:left w:val="nil"/>
              <w:bottom w:val="nil"/>
              <w:right w:val="nil"/>
            </w:tcBorders>
          </w:tcPr>
          <w:p ns2:paraId="7B6CBBDA" ns2:textId="77777777" w:rsidR="00360257" w:rsidRDefault="00360257" w:rsidP="00B3093D">
            <w:pPr>
              <w:tabs>
                <w:tab w:val="decimal" w:pos="661"/>
                <w:tab w:val="left" w:pos="741"/>
              </w:tabs>
              <w:spacing w:before="15" w:after="15"/>
              <w:rPr>
                <w:sz w:val="18"/>
                <w:szCs w:val="18"/>
              </w:rPr>
            </w:pPr>
            <w:r>
              <w:rPr>
                <w:sz w:val="18"/>
                <w:szCs w:val="18"/>
              </w:rPr>
              <w:tab/>
              <w:t xml:space="preserve">9 </w:t>
            </w:r>
          </w:p>
        </w:tc>
        <w:tc>
          <w:tcPr>
            <w:tcW w:w="1296" w:type="dxa"/>
            <w:tcBorders>
              <w:top w:val="nil"/>
              <w:left w:val="nil"/>
              <w:bottom w:val="nil"/>
              <w:right w:val="single" w:sz="2" w:space="0" w:color="auto"/>
            </w:tcBorders>
          </w:tcPr>
          <w:p ns2:paraId="156F9634" ns2:textId="77777777" w:rsidR="00360257" w:rsidRDefault="00360257" w:rsidP="00B3093D">
            <w:pPr>
              <w:tabs>
                <w:tab w:val="decimal" w:pos="459"/>
                <w:tab w:val="left" w:pos="539"/>
              </w:tabs>
              <w:spacing w:before="15" w:after="15"/>
              <w:rPr>
                <w:sz w:val="18"/>
                <w:szCs w:val="18"/>
              </w:rPr>
            </w:pPr>
            <w:r>
              <w:rPr>
                <w:sz w:val="18"/>
                <w:szCs w:val="18"/>
              </w:rPr>
              <w:tab/>
              <w:t xml:space="preserve">(17.0) </w:t>
            </w:r>
          </w:p>
        </w:tc>
        <w:tc>
          <w:tcPr>
            <w:tcW w:w="1296" w:type="dxa"/>
            <w:tcBorders>
              <w:top w:val="nil"/>
              <w:left w:val="nil"/>
              <w:bottom w:val="nil"/>
              <w:right w:val="nil"/>
            </w:tcBorders>
          </w:tcPr>
          <w:p ns2:paraId="74E2140A" ns2:textId="77777777" w:rsidR="00360257" w:rsidRDefault="00360257" w:rsidP="00B3093D">
            <w:pPr>
              <w:tabs>
                <w:tab w:val="decimal" w:pos="661"/>
                <w:tab w:val="left" w:pos="741"/>
              </w:tabs>
              <w:spacing w:before="15" w:after="15"/>
              <w:rPr>
                <w:sz w:val="18"/>
                <w:szCs w:val="18"/>
              </w:rPr>
            </w:pPr>
            <w:r>
              <w:rPr>
                <w:sz w:val="18"/>
                <w:szCs w:val="18"/>
              </w:rPr>
              <w:tab/>
              <w:t xml:space="preserve">3 </w:t>
            </w:r>
          </w:p>
        </w:tc>
        <w:tc>
          <w:tcPr>
            <w:tcW w:w="1296" w:type="dxa"/>
            <w:tcBorders>
              <w:top w:val="nil"/>
              <w:left w:val="nil"/>
              <w:bottom w:val="nil"/>
            </w:tcBorders>
          </w:tcPr>
          <w:p ns2:paraId="2027CAF5" ns2:textId="77777777" w:rsidR="00360257" w:rsidRDefault="00360257" w:rsidP="00B3093D">
            <w:pPr>
              <w:tabs>
                <w:tab w:val="decimal" w:pos="459"/>
                <w:tab w:val="left" w:pos="539"/>
              </w:tabs>
              <w:spacing w:before="15" w:after="15"/>
              <w:rPr>
                <w:sz w:val="18"/>
                <w:szCs w:val="18"/>
              </w:rPr>
            </w:pPr>
            <w:r>
              <w:rPr>
                <w:sz w:val="18"/>
                <w:szCs w:val="18"/>
              </w:rPr>
              <w:tab/>
              <w:t xml:space="preserve">(27.3) </w:t>
            </w:r>
          </w:p>
        </w:tc>
      </w:tr>
      <w:tr w:rsidR="00360257" ns2:paraId="6DCCB0ED" ns2:textId="77777777" w:rsidTr="00B3093D">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27735941" ns2:textId="77777777" w:rsidR="00360257" w:rsidRDefault="00360257" w:rsidP="00B3093D">
            <w:pPr>
              <w:spacing w:before="15" w:after="15"/>
              <w:ind w:left="160" w:right="1" w:hanging="160"/>
              <w:rPr>
                <w:sz w:val="18"/>
                <w:szCs w:val="18"/>
              </w:rPr>
            </w:pPr>
            <w:r>
              <w:rPr>
                <w:sz w:val="18"/>
                <w:szCs w:val="18"/>
              </w:rPr>
              <w:t xml:space="preserve">   with serious drug-related adverse events </w:t>
            </w:r>
          </w:p>
        </w:tc>
        <w:tc>
          <w:tcPr>
            <w:tcW w:w="1296" w:type="dxa"/>
            <w:tcBorders>
              <w:top w:val="nil"/>
              <w:left w:val="nil"/>
              <w:bottom w:val="nil"/>
              <w:right w:val="nil"/>
            </w:tcBorders>
          </w:tcPr>
          <w:p ns2:paraId="0F33D5D4" ns2:textId="77777777" w:rsidR="00360257" w:rsidRDefault="00360257" w:rsidP="00B3093D">
            <w:pPr>
              <w:tabs>
                <w:tab w:val="decimal" w:pos="661"/>
                <w:tab w:val="left" w:pos="741"/>
              </w:tabs>
              <w:spacing w:before="15" w:after="15"/>
              <w:rPr>
                <w:sz w:val="18"/>
                <w:szCs w:val="18"/>
              </w:rPr>
            </w:pPr>
            <w:r>
              <w:rPr>
                <w:sz w:val="18"/>
                <w:szCs w:val="18"/>
              </w:rPr>
              <w:tab/>
              <w:t xml:space="preserve">8 </w:t>
            </w:r>
          </w:p>
        </w:tc>
        <w:tc>
          <w:tcPr>
            <w:tcW w:w="1296" w:type="dxa"/>
            <w:tcBorders>
              <w:top w:val="nil"/>
              <w:left w:val="nil"/>
              <w:bottom w:val="nil"/>
              <w:right w:val="single" w:sz="2" w:space="0" w:color="auto"/>
            </w:tcBorders>
          </w:tcPr>
          <w:p ns2:paraId="529ED6DE" ns2:textId="77777777" w:rsidR="00360257" w:rsidRDefault="00360257" w:rsidP="00B3093D">
            <w:pPr>
              <w:tabs>
                <w:tab w:val="decimal" w:pos="459"/>
                <w:tab w:val="left" w:pos="539"/>
              </w:tabs>
              <w:spacing w:before="15" w:after="15"/>
              <w:rPr>
                <w:sz w:val="18"/>
                <w:szCs w:val="18"/>
              </w:rPr>
            </w:pPr>
            <w:r>
              <w:rPr>
                <w:sz w:val="18"/>
                <w:szCs w:val="18"/>
              </w:rPr>
              <w:tab/>
              <w:t xml:space="preserve">(14.8) </w:t>
            </w:r>
          </w:p>
        </w:tc>
        <w:tc>
          <w:tcPr>
            <w:tcW w:w="1296" w:type="dxa"/>
            <w:tcBorders>
              <w:top w:val="nil"/>
              <w:left w:val="nil"/>
              <w:bottom w:val="nil"/>
              <w:right w:val="nil"/>
            </w:tcBorders>
          </w:tcPr>
          <w:p ns2:paraId="32A5ECF9" ns2:textId="77777777" w:rsidR="00360257" w:rsidRDefault="00360257" w:rsidP="00B3093D">
            <w:pPr>
              <w:tabs>
                <w:tab w:val="decimal" w:pos="661"/>
                <w:tab w:val="left" w:pos="741"/>
              </w:tabs>
              <w:spacing w:before="15" w:after="15"/>
              <w:rPr>
                <w:sz w:val="18"/>
                <w:szCs w:val="18"/>
              </w:rPr>
            </w:pPr>
            <w:r>
              <w:rPr>
                <w:sz w:val="18"/>
                <w:szCs w:val="18"/>
              </w:rPr>
              <w:tab/>
              <w:t xml:space="preserve">3 </w:t>
            </w:r>
          </w:p>
        </w:tc>
        <w:tc>
          <w:tcPr>
            <w:tcW w:w="1296" w:type="dxa"/>
            <w:tcBorders>
              <w:top w:val="nil"/>
              <w:left w:val="nil"/>
              <w:bottom w:val="nil"/>
              <w:right w:val="single" w:sz="2" w:space="0" w:color="auto"/>
            </w:tcBorders>
          </w:tcPr>
          <w:p ns2:paraId="2280DCA2" ns2:textId="77777777" w:rsidR="00360257" w:rsidRDefault="00360257" w:rsidP="00B3093D">
            <w:pPr>
              <w:tabs>
                <w:tab w:val="decimal" w:pos="459"/>
                <w:tab w:val="left" w:pos="539"/>
              </w:tabs>
              <w:spacing w:before="15" w:after="15"/>
              <w:rPr>
                <w:sz w:val="18"/>
                <w:szCs w:val="18"/>
              </w:rPr>
            </w:pPr>
            <w:r>
              <w:rPr>
                <w:sz w:val="18"/>
                <w:szCs w:val="18"/>
              </w:rPr>
              <w:tab/>
              <w:t xml:space="preserve">(5.7) </w:t>
            </w:r>
          </w:p>
        </w:tc>
        <w:tc>
          <w:tcPr>
            <w:tcW w:w="1296" w:type="dxa"/>
            <w:tcBorders>
              <w:top w:val="nil"/>
              <w:left w:val="nil"/>
              <w:bottom w:val="nil"/>
              <w:right w:val="nil"/>
            </w:tcBorders>
          </w:tcPr>
          <w:p ns2:paraId="449CF3F7" ns2:textId="77777777" w:rsidR="00360257" w:rsidRDefault="00360257" w:rsidP="00B3093D">
            <w:pPr>
              <w:tabs>
                <w:tab w:val="decimal" w:pos="661"/>
                <w:tab w:val="left" w:pos="741"/>
              </w:tabs>
              <w:spacing w:before="15" w:after="15"/>
              <w:rPr>
                <w:sz w:val="18"/>
                <w:szCs w:val="18"/>
              </w:rPr>
            </w:pPr>
            <w:r>
              <w:rPr>
                <w:sz w:val="18"/>
                <w:szCs w:val="18"/>
              </w:rPr>
              <w:tab/>
              <w:t xml:space="preserve">3 </w:t>
            </w:r>
          </w:p>
        </w:tc>
        <w:tc>
          <w:tcPr>
            <w:tcW w:w="1296" w:type="dxa"/>
            <w:tcBorders>
              <w:top w:val="nil"/>
              <w:left w:val="nil"/>
              <w:bottom w:val="nil"/>
            </w:tcBorders>
          </w:tcPr>
          <w:p ns2:paraId="54481EA6" ns2:textId="77777777" w:rsidR="00360257" w:rsidRDefault="00360257" w:rsidP="00B3093D">
            <w:pPr>
              <w:tabs>
                <w:tab w:val="decimal" w:pos="459"/>
                <w:tab w:val="left" w:pos="539"/>
              </w:tabs>
              <w:spacing w:before="15" w:after="15"/>
              <w:rPr>
                <w:sz w:val="18"/>
                <w:szCs w:val="18"/>
              </w:rPr>
            </w:pPr>
            <w:r>
              <w:rPr>
                <w:sz w:val="18"/>
                <w:szCs w:val="18"/>
              </w:rPr>
              <w:tab/>
              <w:t xml:space="preserve">(27.3) </w:t>
            </w:r>
          </w:p>
        </w:tc>
      </w:tr>
      <w:tr w:rsidR="00360257" ns2:paraId="157696EC" ns2:textId="77777777" w:rsidTr="00B3093D">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60AC6025" ns2:textId="77777777" w:rsidR="00360257" w:rsidRDefault="00360257" w:rsidP="00B3093D">
            <w:pPr>
              <w:spacing w:before="15" w:after="15"/>
              <w:ind w:left="160" w:right="1" w:hanging="160"/>
              <w:rPr>
                <w:sz w:val="18"/>
                <w:szCs w:val="18"/>
              </w:rPr>
            </w:pPr>
            <w:r>
              <w:rPr>
                <w:sz w:val="18"/>
                <w:szCs w:val="18"/>
              </w:rPr>
              <w:t xml:space="preserve">   with any dose modification</w:t>
            </w:r>
            <w:r>
              <w:rPr>
                <w:sz w:val="18"/>
                <w:szCs w:val="18"/>
                <w:vertAlign w:val="superscript"/>
              </w:rPr>
              <w:t>b</w:t>
            </w:r>
            <w:r>
              <w:rPr>
                <w:sz w:val="18"/>
                <w:szCs w:val="18"/>
              </w:rPr>
              <w:t xml:space="preserve"> due to an adverse event </w:t>
            </w:r>
          </w:p>
        </w:tc>
        <w:tc>
          <w:tcPr>
            <w:tcW w:w="1296" w:type="dxa"/>
            <w:tcBorders>
              <w:top w:val="nil"/>
              <w:left w:val="nil"/>
              <w:bottom w:val="nil"/>
              <w:right w:val="nil"/>
            </w:tcBorders>
          </w:tcPr>
          <w:p ns2:paraId="4FF14295" ns2:textId="77777777" w:rsidR="00360257" w:rsidRDefault="00360257" w:rsidP="00B3093D">
            <w:pPr>
              <w:tabs>
                <w:tab w:val="decimal" w:pos="661"/>
                <w:tab w:val="left" w:pos="741"/>
              </w:tabs>
              <w:spacing w:before="15" w:after="15"/>
              <w:rPr>
                <w:sz w:val="18"/>
                <w:szCs w:val="18"/>
              </w:rPr>
            </w:pPr>
            <w:r>
              <w:rPr>
                <w:sz w:val="18"/>
                <w:szCs w:val="18"/>
              </w:rPr>
              <w:tab/>
              <w:t xml:space="preserve">32 </w:t>
            </w:r>
          </w:p>
        </w:tc>
        <w:tc>
          <w:tcPr>
            <w:tcW w:w="1296" w:type="dxa"/>
            <w:tcBorders>
              <w:top w:val="nil"/>
              <w:left w:val="nil"/>
              <w:bottom w:val="nil"/>
              <w:right w:val="single" w:sz="2" w:space="0" w:color="auto"/>
            </w:tcBorders>
          </w:tcPr>
          <w:p ns2:paraId="7594317B" ns2:textId="77777777" w:rsidR="00360257" w:rsidRDefault="00360257" w:rsidP="00B3093D">
            <w:pPr>
              <w:tabs>
                <w:tab w:val="decimal" w:pos="459"/>
                <w:tab w:val="left" w:pos="539"/>
              </w:tabs>
              <w:spacing w:before="15" w:after="15"/>
              <w:rPr>
                <w:sz w:val="18"/>
                <w:szCs w:val="18"/>
              </w:rPr>
            </w:pPr>
            <w:r>
              <w:rPr>
                <w:sz w:val="18"/>
                <w:szCs w:val="18"/>
              </w:rPr>
              <w:tab/>
              <w:t xml:space="preserve">(59.3) </w:t>
            </w:r>
          </w:p>
        </w:tc>
        <w:tc>
          <w:tcPr>
            <w:tcW w:w="1296" w:type="dxa"/>
            <w:tcBorders>
              <w:top w:val="nil"/>
              <w:left w:val="nil"/>
              <w:bottom w:val="nil"/>
              <w:right w:val="nil"/>
            </w:tcBorders>
          </w:tcPr>
          <w:p ns2:paraId="513B3657" ns2:textId="77777777" w:rsidR="00360257" w:rsidRDefault="00360257" w:rsidP="00B3093D">
            <w:pPr>
              <w:tabs>
                <w:tab w:val="decimal" w:pos="661"/>
                <w:tab w:val="left" w:pos="741"/>
              </w:tabs>
              <w:spacing w:before="15" w:after="15"/>
              <w:rPr>
                <w:sz w:val="18"/>
                <w:szCs w:val="18"/>
              </w:rPr>
            </w:pPr>
            <w:r>
              <w:rPr>
                <w:sz w:val="18"/>
                <w:szCs w:val="18"/>
              </w:rPr>
              <w:tab/>
              <w:t xml:space="preserve">27 </w:t>
            </w:r>
          </w:p>
        </w:tc>
        <w:tc>
          <w:tcPr>
            <w:tcW w:w="1296" w:type="dxa"/>
            <w:tcBorders>
              <w:top w:val="nil"/>
              <w:left w:val="nil"/>
              <w:bottom w:val="nil"/>
              <w:right w:val="single" w:sz="2" w:space="0" w:color="auto"/>
            </w:tcBorders>
          </w:tcPr>
          <w:p ns2:paraId="67A08EC8" ns2:textId="77777777" w:rsidR="00360257" w:rsidRDefault="00360257" w:rsidP="00B3093D">
            <w:pPr>
              <w:tabs>
                <w:tab w:val="decimal" w:pos="459"/>
                <w:tab w:val="left" w:pos="539"/>
              </w:tabs>
              <w:spacing w:before="15" w:after="15"/>
              <w:rPr>
                <w:sz w:val="18"/>
                <w:szCs w:val="18"/>
              </w:rPr>
            </w:pPr>
            <w:r>
              <w:rPr>
                <w:sz w:val="18"/>
                <w:szCs w:val="18"/>
              </w:rPr>
              <w:tab/>
              <w:t xml:space="preserve">(50.9) </w:t>
            </w:r>
          </w:p>
        </w:tc>
        <w:tc>
          <w:tcPr>
            <w:tcW w:w="1296" w:type="dxa"/>
            <w:tcBorders>
              <w:top w:val="nil"/>
              <w:left w:val="nil"/>
              <w:bottom w:val="nil"/>
              <w:right w:val="nil"/>
            </w:tcBorders>
          </w:tcPr>
          <w:p ns2:paraId="15926D12" ns2:textId="77777777" w:rsidR="00360257" w:rsidRDefault="00360257" w:rsidP="00B3093D">
            <w:pPr>
              <w:tabs>
                <w:tab w:val="decimal" w:pos="661"/>
                <w:tab w:val="left" w:pos="741"/>
              </w:tabs>
              <w:spacing w:before="15" w:after="15"/>
              <w:rPr>
                <w:sz w:val="18"/>
                <w:szCs w:val="18"/>
              </w:rPr>
            </w:pPr>
            <w:r>
              <w:rPr>
                <w:sz w:val="18"/>
                <w:szCs w:val="18"/>
              </w:rPr>
              <w:tab/>
              <w:t xml:space="preserve">7 </w:t>
            </w:r>
          </w:p>
        </w:tc>
        <w:tc>
          <w:tcPr>
            <w:tcW w:w="1296" w:type="dxa"/>
            <w:tcBorders>
              <w:top w:val="nil"/>
              <w:left w:val="nil"/>
              <w:bottom w:val="nil"/>
            </w:tcBorders>
          </w:tcPr>
          <w:p ns2:paraId="2D6EF9EC" ns2:textId="77777777" w:rsidR="00360257" w:rsidRDefault="00360257" w:rsidP="00B3093D">
            <w:pPr>
              <w:tabs>
                <w:tab w:val="decimal" w:pos="459"/>
                <w:tab w:val="left" w:pos="539"/>
              </w:tabs>
              <w:spacing w:before="15" w:after="15"/>
              <w:rPr>
                <w:sz w:val="18"/>
                <w:szCs w:val="18"/>
              </w:rPr>
            </w:pPr>
            <w:r>
              <w:rPr>
                <w:sz w:val="18"/>
                <w:szCs w:val="18"/>
              </w:rPr>
              <w:tab/>
              <w:t xml:space="preserve">(63.6) </w:t>
            </w:r>
          </w:p>
        </w:tc>
      </w:tr>
      <w:tr w:rsidR="00360257" ns2:paraId="5DE74F7E" ns2:textId="77777777" w:rsidTr="00B3093D">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01889A74" ns2:textId="11C68825" w:rsidR="00360257" w:rsidRDefault="00360257" w:rsidP="00B3093D">
            <w:pPr>
              <w:spacing w:before="15" w:after="15"/>
              <w:ind w:left="160" w:right="1" w:hanging="160"/>
              <w:rPr>
                <w:sz w:val="18"/>
                <w:szCs w:val="18"/>
              </w:rPr>
            </w:pPr>
            <w:r>
              <w:rPr>
                <w:sz w:val="18"/>
                <w:szCs w:val="18"/>
              </w:rPr>
              <w:t xml:space="preserve">     sac-TMT dose modification </w:t>
            </w:r>
          </w:p>
        </w:tc>
        <w:tc>
          <w:tcPr>
            <w:tcW w:w="1296" w:type="dxa"/>
            <w:tcBorders>
              <w:top w:val="nil"/>
              <w:left w:val="nil"/>
              <w:bottom w:val="nil"/>
              <w:right w:val="nil"/>
            </w:tcBorders>
          </w:tcPr>
          <w:p ns2:paraId="709A08E3" ns2:textId="77777777" w:rsidR="00360257" w:rsidRDefault="00360257" w:rsidP="00B3093D">
            <w:pPr>
              <w:tabs>
                <w:tab w:val="decimal" w:pos="661"/>
                <w:tab w:val="left" w:pos="741"/>
              </w:tabs>
              <w:spacing w:before="15" w:after="15"/>
              <w:rPr>
                <w:sz w:val="18"/>
                <w:szCs w:val="18"/>
              </w:rPr>
            </w:pPr>
            <w:r>
              <w:rPr>
                <w:sz w:val="18"/>
                <w:szCs w:val="18"/>
              </w:rPr>
              <w:tab/>
              <w:t xml:space="preserve">31 </w:t>
            </w:r>
          </w:p>
        </w:tc>
        <w:tc>
          <w:tcPr>
            <w:tcW w:w="1296" w:type="dxa"/>
            <w:tcBorders>
              <w:top w:val="nil"/>
              <w:left w:val="nil"/>
              <w:bottom w:val="nil"/>
              <w:right w:val="single" w:sz="2" w:space="0" w:color="auto"/>
            </w:tcBorders>
          </w:tcPr>
          <w:p ns2:paraId="6053E7DF" ns2:textId="77777777" w:rsidR="00360257" w:rsidRDefault="00360257" w:rsidP="00B3093D">
            <w:pPr>
              <w:tabs>
                <w:tab w:val="decimal" w:pos="459"/>
                <w:tab w:val="left" w:pos="539"/>
              </w:tabs>
              <w:spacing w:before="15" w:after="15"/>
              <w:rPr>
                <w:sz w:val="18"/>
                <w:szCs w:val="18"/>
              </w:rPr>
            </w:pPr>
            <w:r>
              <w:rPr>
                <w:sz w:val="18"/>
                <w:szCs w:val="18"/>
              </w:rPr>
              <w:tab/>
              <w:t xml:space="preserve">(57.4) </w:t>
            </w:r>
          </w:p>
        </w:tc>
        <w:tc>
          <w:tcPr>
            <w:tcW w:w="1296" w:type="dxa"/>
            <w:tcBorders>
              <w:top w:val="nil"/>
              <w:left w:val="nil"/>
              <w:bottom w:val="nil"/>
              <w:right w:val="nil"/>
            </w:tcBorders>
          </w:tcPr>
          <w:p ns2:paraId="0DF341B0" ns2:textId="77777777" w:rsidR="00360257" w:rsidRDefault="00360257" w:rsidP="00B3093D">
            <w:pPr>
              <w:tabs>
                <w:tab w:val="decimal" w:pos="661"/>
                <w:tab w:val="left" w:pos="741"/>
              </w:tabs>
              <w:spacing w:before="15" w:after="15"/>
              <w:rPr>
                <w:sz w:val="18"/>
                <w:szCs w:val="18"/>
              </w:rPr>
            </w:pPr>
            <w:r>
              <w:rPr>
                <w:sz w:val="18"/>
                <w:szCs w:val="18"/>
              </w:rPr>
              <w:tab/>
              <w:t xml:space="preserve">27 </w:t>
            </w:r>
          </w:p>
        </w:tc>
        <w:tc>
          <w:tcPr>
            <w:tcW w:w="1296" w:type="dxa"/>
            <w:tcBorders>
              <w:top w:val="nil"/>
              <w:left w:val="nil"/>
              <w:bottom w:val="nil"/>
              <w:right w:val="single" w:sz="2" w:space="0" w:color="auto"/>
            </w:tcBorders>
          </w:tcPr>
          <w:p ns2:paraId="482BB116" ns2:textId="77777777" w:rsidR="00360257" w:rsidRDefault="00360257" w:rsidP="00B3093D">
            <w:pPr>
              <w:tabs>
                <w:tab w:val="decimal" w:pos="459"/>
                <w:tab w:val="left" w:pos="539"/>
              </w:tabs>
              <w:spacing w:before="15" w:after="15"/>
              <w:rPr>
                <w:sz w:val="18"/>
                <w:szCs w:val="18"/>
              </w:rPr>
            </w:pPr>
            <w:r>
              <w:rPr>
                <w:sz w:val="18"/>
                <w:szCs w:val="18"/>
              </w:rPr>
              <w:tab/>
              <w:t xml:space="preserve">(50.9) </w:t>
            </w:r>
          </w:p>
        </w:tc>
        <w:tc>
          <w:tcPr>
            <w:tcW w:w="1296" w:type="dxa"/>
            <w:tcBorders>
              <w:top w:val="nil"/>
              <w:left w:val="nil"/>
              <w:bottom w:val="nil"/>
              <w:right w:val="nil"/>
            </w:tcBorders>
          </w:tcPr>
          <w:p ns2:paraId="4F358304" ns2:textId="77777777" w:rsidR="00360257" w:rsidRDefault="00360257" w:rsidP="00B3093D">
            <w:pPr>
              <w:tabs>
                <w:tab w:val="decimal" w:pos="661"/>
                <w:tab w:val="left" w:pos="741"/>
              </w:tabs>
              <w:spacing w:before="15" w:after="15"/>
              <w:rPr>
                <w:sz w:val="18"/>
                <w:szCs w:val="18"/>
              </w:rPr>
            </w:pPr>
            <w:r>
              <w:rPr>
                <w:sz w:val="18"/>
                <w:szCs w:val="18"/>
              </w:rPr>
              <w:tab/>
              <w:t xml:space="preserve">7 </w:t>
            </w:r>
          </w:p>
        </w:tc>
        <w:tc>
          <w:tcPr>
            <w:tcW w:w="1296" w:type="dxa"/>
            <w:tcBorders>
              <w:top w:val="nil"/>
              <w:left w:val="nil"/>
              <w:bottom w:val="nil"/>
            </w:tcBorders>
          </w:tcPr>
          <w:p ns2:paraId="52F00B1E" ns2:textId="77777777" w:rsidR="00360257" w:rsidRDefault="00360257" w:rsidP="00B3093D">
            <w:pPr>
              <w:tabs>
                <w:tab w:val="decimal" w:pos="459"/>
                <w:tab w:val="left" w:pos="539"/>
              </w:tabs>
              <w:spacing w:before="15" w:after="15"/>
              <w:rPr>
                <w:sz w:val="18"/>
                <w:szCs w:val="18"/>
              </w:rPr>
            </w:pPr>
            <w:r>
              <w:rPr>
                <w:sz w:val="18"/>
                <w:szCs w:val="18"/>
              </w:rPr>
              <w:tab/>
              <w:t xml:space="preserve">(63.6) </w:t>
            </w:r>
          </w:p>
        </w:tc>
      </w:tr>
      <w:tr w:rsidR="00360257" ns2:paraId="1A5AAC87" ns2:textId="77777777" w:rsidTr="00B3093D">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0DE18D90" ns2:textId="77777777" w:rsidR="00360257" w:rsidRDefault="00360257" w:rsidP="00B3093D">
            <w:pPr>
              <w:spacing w:before="15" w:after="15"/>
              <w:ind w:left="160" w:right="1" w:hanging="160"/>
              <w:rPr>
                <w:sz w:val="18"/>
                <w:szCs w:val="18"/>
              </w:rPr>
            </w:pPr>
            <w:r>
              <w:rPr>
                <w:sz w:val="18"/>
                <w:szCs w:val="18"/>
              </w:rPr>
              <w:t xml:space="preserve">     Pembrolizumab dose modification </w:t>
            </w:r>
          </w:p>
        </w:tc>
        <w:tc>
          <w:tcPr>
            <w:tcW w:w="1296" w:type="dxa"/>
            <w:tcBorders>
              <w:top w:val="nil"/>
              <w:left w:val="nil"/>
              <w:bottom w:val="nil"/>
              <w:right w:val="nil"/>
            </w:tcBorders>
          </w:tcPr>
          <w:p ns2:paraId="2100794C" ns2:textId="77777777" w:rsidR="00360257" w:rsidRDefault="00360257" w:rsidP="00B3093D">
            <w:pPr>
              <w:tabs>
                <w:tab w:val="decimal" w:pos="661"/>
                <w:tab w:val="left" w:pos="741"/>
              </w:tabs>
              <w:spacing w:before="15" w:after="15"/>
              <w:rPr>
                <w:sz w:val="18"/>
                <w:szCs w:val="18"/>
              </w:rPr>
            </w:pPr>
            <w:r>
              <w:rPr>
                <w:sz w:val="18"/>
                <w:szCs w:val="18"/>
              </w:rPr>
              <w:tab/>
              <w:t xml:space="preserve">22 </w:t>
            </w:r>
          </w:p>
        </w:tc>
        <w:tc>
          <w:tcPr>
            <w:tcW w:w="1296" w:type="dxa"/>
            <w:tcBorders>
              <w:top w:val="nil"/>
              <w:left w:val="nil"/>
              <w:bottom w:val="nil"/>
              <w:right w:val="single" w:sz="2" w:space="0" w:color="auto"/>
            </w:tcBorders>
          </w:tcPr>
          <w:p ns2:paraId="2A3A23FD" ns2:textId="77777777" w:rsidR="00360257" w:rsidRDefault="00360257" w:rsidP="00B3093D">
            <w:pPr>
              <w:tabs>
                <w:tab w:val="decimal" w:pos="459"/>
                <w:tab w:val="left" w:pos="539"/>
              </w:tabs>
              <w:spacing w:before="15" w:after="15"/>
              <w:rPr>
                <w:sz w:val="18"/>
                <w:szCs w:val="18"/>
              </w:rPr>
            </w:pPr>
            <w:r>
              <w:rPr>
                <w:sz w:val="18"/>
                <w:szCs w:val="18"/>
              </w:rPr>
              <w:tab/>
              <w:t xml:space="preserve">(40.7) </w:t>
            </w:r>
          </w:p>
        </w:tc>
        <w:tc>
          <w:tcPr>
            <w:tcW w:w="1296" w:type="dxa"/>
            <w:tcBorders>
              <w:top w:val="nil"/>
              <w:left w:val="nil"/>
              <w:bottom w:val="nil"/>
              <w:right w:val="nil"/>
            </w:tcBorders>
          </w:tcPr>
          <w:p ns2:paraId="1383706A" ns2: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ns2:paraId="347C3B45" ns2:textId="77777777" w:rsidR="00360257" w:rsidRDefault="00360257" w:rsidP="00B3093D">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ns2:paraId="1CFA98B7" ns2: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tcBorders>
          </w:tcPr>
          <w:p ns2:paraId="54C1655E" ns2:textId="77777777" w:rsidR="00360257" w:rsidRDefault="00360257" w:rsidP="00B3093D">
            <w:pPr>
              <w:tabs>
                <w:tab w:val="decimal" w:pos="459"/>
                <w:tab w:val="left" w:pos="539"/>
              </w:tabs>
              <w:spacing w:before="15" w:after="15"/>
              <w:rPr>
                <w:sz w:val="18"/>
                <w:szCs w:val="18"/>
              </w:rPr>
            </w:pPr>
            <w:r>
              <w:rPr>
                <w:sz w:val="18"/>
                <w:szCs w:val="18"/>
              </w:rPr>
              <w:tab/>
              <w:t xml:space="preserve">(0.0) </w:t>
            </w:r>
          </w:p>
        </w:tc>
      </w:tr>
      <w:tr w:rsidR="00360257" ns2:paraId="3BB6B867" ns2:textId="77777777" w:rsidTr="00B3093D">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239987AB" ns2:textId="77777777" w:rsidR="00360257" w:rsidRDefault="00360257" w:rsidP="00B3093D">
            <w:pPr>
              <w:spacing w:before="15" w:after="15"/>
              <w:ind w:left="160" w:right="1" w:hanging="160"/>
              <w:rPr>
                <w:sz w:val="18"/>
                <w:szCs w:val="18"/>
              </w:rPr>
            </w:pPr>
            <w:r>
              <w:rPr>
                <w:sz w:val="18"/>
                <w:szCs w:val="18"/>
              </w:rPr>
              <w:t xml:space="preserve">     Osimertinib dose modification </w:t>
            </w:r>
          </w:p>
        </w:tc>
        <w:tc>
          <w:tcPr>
            <w:tcW w:w="1296" w:type="dxa"/>
            <w:tcBorders>
              <w:top w:val="nil"/>
              <w:left w:val="nil"/>
              <w:bottom w:val="nil"/>
              <w:right w:val="nil"/>
            </w:tcBorders>
          </w:tcPr>
          <w:p ns2:paraId="53F66FAE" ns2: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ns2:paraId="302747C5" ns2:textId="77777777" w:rsidR="00360257" w:rsidRDefault="00360257" w:rsidP="00B3093D">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ns2:paraId="6DF91712" ns2:textId="77777777" w:rsidR="00360257" w:rsidRDefault="00360257" w:rsidP="00B3093D">
            <w:pPr>
              <w:tabs>
                <w:tab w:val="decimal" w:pos="661"/>
                <w:tab w:val="left" w:pos="741"/>
              </w:tabs>
              <w:spacing w:before="15" w:after="15"/>
              <w:rPr>
                <w:sz w:val="18"/>
                <w:szCs w:val="18"/>
              </w:rPr>
            </w:pPr>
            <w:r>
              <w:rPr>
                <w:sz w:val="18"/>
                <w:szCs w:val="18"/>
              </w:rPr>
              <w:tab/>
              <w:t xml:space="preserve">6 </w:t>
            </w:r>
          </w:p>
        </w:tc>
        <w:tc>
          <w:tcPr>
            <w:tcW w:w="1296" w:type="dxa"/>
            <w:tcBorders>
              <w:top w:val="nil"/>
              <w:left w:val="nil"/>
              <w:bottom w:val="nil"/>
              <w:right w:val="single" w:sz="2" w:space="0" w:color="auto"/>
            </w:tcBorders>
          </w:tcPr>
          <w:p ns2:paraId="07F70AD3" ns2:textId="77777777" w:rsidR="00360257" w:rsidRDefault="00360257" w:rsidP="00B3093D">
            <w:pPr>
              <w:tabs>
                <w:tab w:val="decimal" w:pos="459"/>
                <w:tab w:val="left" w:pos="539"/>
              </w:tabs>
              <w:spacing w:before="15" w:after="15"/>
              <w:rPr>
                <w:sz w:val="18"/>
                <w:szCs w:val="18"/>
              </w:rPr>
            </w:pPr>
            <w:r>
              <w:rPr>
                <w:sz w:val="18"/>
                <w:szCs w:val="18"/>
              </w:rPr>
              <w:tab/>
              <w:t xml:space="preserve">(11.3) </w:t>
            </w:r>
          </w:p>
        </w:tc>
        <w:tc>
          <w:tcPr>
            <w:tcW w:w="1296" w:type="dxa"/>
            <w:tcBorders>
              <w:top w:val="nil"/>
              <w:left w:val="nil"/>
              <w:bottom w:val="nil"/>
              <w:right w:val="nil"/>
            </w:tcBorders>
          </w:tcPr>
          <w:p ns2:paraId="2B66E8BE" ns2:textId="77777777" w:rsidR="00360257" w:rsidRDefault="00360257" w:rsidP="00B3093D">
            <w:pPr>
              <w:tabs>
                <w:tab w:val="decimal" w:pos="661"/>
                <w:tab w:val="left" w:pos="741"/>
              </w:tabs>
              <w:spacing w:before="15" w:after="15"/>
              <w:rPr>
                <w:sz w:val="18"/>
                <w:szCs w:val="18"/>
              </w:rPr>
            </w:pPr>
            <w:r>
              <w:rPr>
                <w:sz w:val="18"/>
                <w:szCs w:val="18"/>
              </w:rPr>
              <w:tab/>
              <w:t xml:space="preserve">3 </w:t>
            </w:r>
          </w:p>
        </w:tc>
        <w:tc>
          <w:tcPr>
            <w:tcW w:w="1296" w:type="dxa"/>
            <w:tcBorders>
              <w:top w:val="nil"/>
              <w:left w:val="nil"/>
              <w:bottom w:val="nil"/>
            </w:tcBorders>
          </w:tcPr>
          <w:p ns2:paraId="25FB7B52" ns2:textId="77777777" w:rsidR="00360257" w:rsidRDefault="00360257" w:rsidP="00B3093D">
            <w:pPr>
              <w:tabs>
                <w:tab w:val="decimal" w:pos="459"/>
                <w:tab w:val="left" w:pos="539"/>
              </w:tabs>
              <w:spacing w:before="15" w:after="15"/>
              <w:rPr>
                <w:sz w:val="18"/>
                <w:szCs w:val="18"/>
              </w:rPr>
            </w:pPr>
            <w:r>
              <w:rPr>
                <w:sz w:val="18"/>
                <w:szCs w:val="18"/>
              </w:rPr>
              <w:tab/>
              <w:t xml:space="preserve">(27.3) </w:t>
            </w:r>
          </w:p>
        </w:tc>
      </w:tr>
      <w:tr w:rsidR="00360257" ns2:paraId="76B2C9C0" ns2:textId="77777777" w:rsidTr="00B3093D">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6BCD296C" ns2:textId="77777777" w:rsidR="00360257" w:rsidRDefault="00360257" w:rsidP="00B3093D">
            <w:pPr>
              <w:spacing w:before="15" w:after="15"/>
              <w:ind w:left="160" w:right="1" w:hanging="160"/>
              <w:rPr>
                <w:sz w:val="18"/>
                <w:szCs w:val="18"/>
              </w:rPr>
            </w:pPr>
            <w:r>
              <w:rPr>
                <w:sz w:val="18"/>
                <w:szCs w:val="18"/>
              </w:rPr>
              <w:t xml:space="preserve">   who died </w:t>
            </w:r>
          </w:p>
        </w:tc>
        <w:tc>
          <w:tcPr>
            <w:tcW w:w="1296" w:type="dxa"/>
            <w:tcBorders>
              <w:top w:val="nil"/>
              <w:left w:val="nil"/>
              <w:bottom w:val="nil"/>
              <w:right w:val="nil"/>
            </w:tcBorders>
          </w:tcPr>
          <w:p ns2:paraId="38BB048D" ns2:textId="77777777" w:rsidR="00360257" w:rsidRDefault="00360257" w:rsidP="00B3093D">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right w:val="single" w:sz="2" w:space="0" w:color="auto"/>
            </w:tcBorders>
          </w:tcPr>
          <w:p ns2:paraId="79AA79D9" ns2:textId="77777777" w:rsidR="00360257" w:rsidRDefault="00360257" w:rsidP="00B3093D">
            <w:pPr>
              <w:tabs>
                <w:tab w:val="decimal" w:pos="459"/>
                <w:tab w:val="left" w:pos="539"/>
              </w:tabs>
              <w:spacing w:before="15" w:after="15"/>
              <w:rPr>
                <w:sz w:val="18"/>
                <w:szCs w:val="18"/>
              </w:rPr>
            </w:pPr>
            <w:r>
              <w:rPr>
                <w:sz w:val="18"/>
                <w:szCs w:val="18"/>
              </w:rPr>
              <w:tab/>
              <w:t xml:space="preserve">(1.9) </w:t>
            </w:r>
          </w:p>
        </w:tc>
        <w:tc>
          <w:tcPr>
            <w:tcW w:w="1296" w:type="dxa"/>
            <w:tcBorders>
              <w:top w:val="nil"/>
              <w:left w:val="nil"/>
              <w:bottom w:val="nil"/>
              <w:right w:val="nil"/>
            </w:tcBorders>
          </w:tcPr>
          <w:p ns2:paraId="1C1177DD" ns2:textId="77777777" w:rsidR="00360257" w:rsidRDefault="00360257" w:rsidP="00B3093D">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right w:val="single" w:sz="2" w:space="0" w:color="auto"/>
            </w:tcBorders>
          </w:tcPr>
          <w:p ns2:paraId="653020D7" ns2:textId="77777777" w:rsidR="00360257" w:rsidRDefault="00360257" w:rsidP="00B3093D">
            <w:pPr>
              <w:tabs>
                <w:tab w:val="decimal" w:pos="459"/>
                <w:tab w:val="left" w:pos="539"/>
              </w:tabs>
              <w:spacing w:before="15" w:after="15"/>
              <w:rPr>
                <w:sz w:val="18"/>
                <w:szCs w:val="18"/>
              </w:rPr>
            </w:pPr>
            <w:r>
              <w:rPr>
                <w:sz w:val="18"/>
                <w:szCs w:val="18"/>
              </w:rPr>
              <w:tab/>
              <w:t xml:space="preserve">(3.8) </w:t>
            </w:r>
          </w:p>
        </w:tc>
        <w:tc>
          <w:tcPr>
            <w:tcW w:w="1296" w:type="dxa"/>
            <w:tcBorders>
              <w:top w:val="nil"/>
              <w:left w:val="nil"/>
              <w:bottom w:val="nil"/>
              <w:right w:val="nil"/>
            </w:tcBorders>
          </w:tcPr>
          <w:p ns2:paraId="0268C3DB" ns2: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tcBorders>
          </w:tcPr>
          <w:p ns2:paraId="082E63AE" ns2:textId="77777777" w:rsidR="00360257" w:rsidRDefault="00360257" w:rsidP="00B3093D">
            <w:pPr>
              <w:tabs>
                <w:tab w:val="decimal" w:pos="459"/>
                <w:tab w:val="left" w:pos="539"/>
              </w:tabs>
              <w:spacing w:before="15" w:after="15"/>
              <w:rPr>
                <w:sz w:val="18"/>
                <w:szCs w:val="18"/>
              </w:rPr>
            </w:pPr>
            <w:r>
              <w:rPr>
                <w:sz w:val="18"/>
                <w:szCs w:val="18"/>
              </w:rPr>
              <w:tab/>
              <w:t xml:space="preserve">(0.0) </w:t>
            </w:r>
          </w:p>
        </w:tc>
      </w:tr>
      <w:tr w:rsidR="00360257" ns2:paraId="0EFBAFE4" ns2:textId="77777777" w:rsidTr="00B3093D">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43F2BCC8" ns2:textId="77777777" w:rsidR="00360257" w:rsidRDefault="00360257" w:rsidP="00B3093D">
            <w:pPr>
              <w:spacing w:before="15" w:after="15"/>
              <w:ind w:left="160" w:right="1" w:hanging="160"/>
              <w:rPr>
                <w:sz w:val="18"/>
                <w:szCs w:val="18"/>
              </w:rPr>
            </w:pPr>
            <w:r>
              <w:rPr>
                <w:sz w:val="18"/>
                <w:szCs w:val="18"/>
              </w:rPr>
              <w:t xml:space="preserve">   who died due to a drug-related adverse event </w:t>
            </w:r>
          </w:p>
        </w:tc>
        <w:tc>
          <w:tcPr>
            <w:tcW w:w="1296" w:type="dxa"/>
            <w:tcBorders>
              <w:top w:val="nil"/>
              <w:left w:val="nil"/>
              <w:bottom w:val="nil"/>
              <w:right w:val="nil"/>
            </w:tcBorders>
          </w:tcPr>
          <w:p ns2:paraId="524120E4" ns2: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ns2:paraId="2797BBAC" ns2:textId="77777777" w:rsidR="00360257" w:rsidRDefault="00360257" w:rsidP="00B3093D">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ns2:paraId="03077E18" ns2: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ns2:paraId="517D1292" ns2:textId="77777777" w:rsidR="00360257" w:rsidRDefault="00360257" w:rsidP="00B3093D">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ns2:paraId="463E3931" ns2: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tcBorders>
          </w:tcPr>
          <w:p ns2:paraId="5C24E896" ns2:textId="77777777" w:rsidR="00360257" w:rsidRDefault="00360257" w:rsidP="00B3093D">
            <w:pPr>
              <w:tabs>
                <w:tab w:val="decimal" w:pos="459"/>
                <w:tab w:val="left" w:pos="539"/>
              </w:tabs>
              <w:spacing w:before="15" w:after="15"/>
              <w:rPr>
                <w:sz w:val="18"/>
                <w:szCs w:val="18"/>
              </w:rPr>
            </w:pPr>
            <w:r>
              <w:rPr>
                <w:sz w:val="18"/>
                <w:szCs w:val="18"/>
              </w:rPr>
              <w:tab/>
              <w:t xml:space="preserve">(0.0) </w:t>
            </w:r>
          </w:p>
        </w:tc>
      </w:tr>
      <w:tr w:rsidR="00360257" ns2:paraId="2173171E" ns2:textId="77777777" w:rsidTr="00B3093D">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689778CB" ns2:textId="77777777" w:rsidR="00360257" w:rsidRDefault="00360257" w:rsidP="00B3093D">
            <w:pPr>
              <w:spacing w:before="15" w:after="15"/>
              <w:ind w:left="160" w:right="1" w:hanging="160"/>
              <w:rPr>
                <w:sz w:val="18"/>
                <w:szCs w:val="18"/>
              </w:rPr>
            </w:pPr>
            <w:r>
              <w:rPr>
                <w:sz w:val="18"/>
                <w:szCs w:val="18"/>
              </w:rPr>
              <w:t xml:space="preserve">   discontinued any drug due to an adverse event </w:t>
            </w:r>
          </w:p>
        </w:tc>
        <w:tc>
          <w:tcPr>
            <w:tcW w:w="1296" w:type="dxa"/>
            <w:tcBorders>
              <w:top w:val="nil"/>
              <w:left w:val="nil"/>
              <w:bottom w:val="nil"/>
              <w:right w:val="nil"/>
            </w:tcBorders>
          </w:tcPr>
          <w:p ns2:paraId="16020214" ns2:textId="77777777" w:rsidR="00360257" w:rsidRDefault="00360257" w:rsidP="00B3093D">
            <w:pPr>
              <w:tabs>
                <w:tab w:val="decimal" w:pos="661"/>
                <w:tab w:val="left" w:pos="741"/>
              </w:tabs>
              <w:spacing w:before="15" w:after="15"/>
              <w:rPr>
                <w:sz w:val="18"/>
                <w:szCs w:val="18"/>
              </w:rPr>
            </w:pPr>
            <w:r>
              <w:rPr>
                <w:sz w:val="18"/>
                <w:szCs w:val="18"/>
              </w:rPr>
              <w:tab/>
              <w:t xml:space="preserve">8 </w:t>
            </w:r>
          </w:p>
        </w:tc>
        <w:tc>
          <w:tcPr>
            <w:tcW w:w="1296" w:type="dxa"/>
            <w:tcBorders>
              <w:top w:val="nil"/>
              <w:left w:val="nil"/>
              <w:bottom w:val="nil"/>
              <w:right w:val="single" w:sz="2" w:space="0" w:color="auto"/>
            </w:tcBorders>
          </w:tcPr>
          <w:p ns2:paraId="6616762E" ns2:textId="77777777" w:rsidR="00360257" w:rsidRDefault="00360257" w:rsidP="00B3093D">
            <w:pPr>
              <w:tabs>
                <w:tab w:val="decimal" w:pos="459"/>
                <w:tab w:val="left" w:pos="539"/>
              </w:tabs>
              <w:spacing w:before="15" w:after="15"/>
              <w:rPr>
                <w:sz w:val="18"/>
                <w:szCs w:val="18"/>
              </w:rPr>
            </w:pPr>
            <w:r>
              <w:rPr>
                <w:sz w:val="18"/>
                <w:szCs w:val="18"/>
              </w:rPr>
              <w:tab/>
              <w:t xml:space="preserve">(14.8) </w:t>
            </w:r>
          </w:p>
        </w:tc>
        <w:tc>
          <w:tcPr>
            <w:tcW w:w="1296" w:type="dxa"/>
            <w:tcBorders>
              <w:top w:val="nil"/>
              <w:left w:val="nil"/>
              <w:bottom w:val="nil"/>
              <w:right w:val="nil"/>
            </w:tcBorders>
          </w:tcPr>
          <w:p ns2:paraId="06C0B667" ns2:textId="77777777" w:rsidR="00360257" w:rsidRDefault="00360257" w:rsidP="00B3093D">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right w:val="single" w:sz="2" w:space="0" w:color="auto"/>
            </w:tcBorders>
          </w:tcPr>
          <w:p ns2:paraId="2A225247" ns2:textId="77777777" w:rsidR="00360257" w:rsidRDefault="00360257" w:rsidP="00B3093D">
            <w:pPr>
              <w:tabs>
                <w:tab w:val="decimal" w:pos="459"/>
                <w:tab w:val="left" w:pos="539"/>
              </w:tabs>
              <w:spacing w:before="15" w:after="15"/>
              <w:rPr>
                <w:sz w:val="18"/>
                <w:szCs w:val="18"/>
              </w:rPr>
            </w:pPr>
            <w:r>
              <w:rPr>
                <w:sz w:val="18"/>
                <w:szCs w:val="18"/>
              </w:rPr>
              <w:tab/>
              <w:t xml:space="preserve">(3.8) </w:t>
            </w:r>
          </w:p>
        </w:tc>
        <w:tc>
          <w:tcPr>
            <w:tcW w:w="1296" w:type="dxa"/>
            <w:tcBorders>
              <w:top w:val="nil"/>
              <w:left w:val="nil"/>
              <w:bottom w:val="nil"/>
              <w:right w:val="nil"/>
            </w:tcBorders>
          </w:tcPr>
          <w:p ns2:paraId="01BB44DD" ns2:textId="77777777" w:rsidR="00360257" w:rsidRDefault="00360257" w:rsidP="00B3093D">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tcBorders>
          </w:tcPr>
          <w:p ns2:paraId="084D8850" ns2:textId="77777777" w:rsidR="00360257" w:rsidRDefault="00360257" w:rsidP="00B3093D">
            <w:pPr>
              <w:tabs>
                <w:tab w:val="decimal" w:pos="459"/>
                <w:tab w:val="left" w:pos="539"/>
              </w:tabs>
              <w:spacing w:before="15" w:after="15"/>
              <w:rPr>
                <w:sz w:val="18"/>
                <w:szCs w:val="18"/>
              </w:rPr>
            </w:pPr>
            <w:r>
              <w:rPr>
                <w:sz w:val="18"/>
                <w:szCs w:val="18"/>
              </w:rPr>
              <w:tab/>
              <w:t xml:space="preserve">(9.1) </w:t>
            </w:r>
          </w:p>
        </w:tc>
      </w:tr>
      <w:tr w:rsidR="00360257" ns2:paraId="38D07566" ns2:textId="77777777" w:rsidTr="00B3093D">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574AB141" ns2:textId="000E25E1" w:rsidR="00360257" w:rsidRDefault="00360257" w:rsidP="00B3093D">
            <w:pPr>
              <w:spacing w:before="15" w:after="15"/>
              <w:ind w:left="160" w:right="1" w:hanging="160"/>
              <w:rPr>
                <w:sz w:val="18"/>
                <w:szCs w:val="18"/>
              </w:rPr>
            </w:pPr>
            <w:r>
              <w:rPr>
                <w:sz w:val="18"/>
                <w:szCs w:val="18"/>
              </w:rPr>
              <w:t xml:space="preserve">     discontinued sac-TMT </w:t>
            </w:r>
          </w:p>
        </w:tc>
        <w:tc>
          <w:tcPr>
            <w:tcW w:w="1296" w:type="dxa"/>
            <w:tcBorders>
              <w:top w:val="nil"/>
              <w:left w:val="nil"/>
              <w:bottom w:val="nil"/>
              <w:right w:val="nil"/>
            </w:tcBorders>
          </w:tcPr>
          <w:p ns2:paraId="677EF3A0" ns2:textId="77777777" w:rsidR="00360257" w:rsidRDefault="00360257" w:rsidP="00B3093D">
            <w:pPr>
              <w:tabs>
                <w:tab w:val="decimal" w:pos="661"/>
                <w:tab w:val="left" w:pos="741"/>
              </w:tabs>
              <w:spacing w:before="15" w:after="15"/>
              <w:rPr>
                <w:sz w:val="18"/>
                <w:szCs w:val="18"/>
              </w:rPr>
            </w:pPr>
            <w:r>
              <w:rPr>
                <w:sz w:val="18"/>
                <w:szCs w:val="18"/>
              </w:rPr>
              <w:tab/>
              <w:t xml:space="preserve">5 </w:t>
            </w:r>
          </w:p>
        </w:tc>
        <w:tc>
          <w:tcPr>
            <w:tcW w:w="1296" w:type="dxa"/>
            <w:tcBorders>
              <w:top w:val="nil"/>
              <w:left w:val="nil"/>
              <w:bottom w:val="nil"/>
              <w:right w:val="single" w:sz="2" w:space="0" w:color="auto"/>
            </w:tcBorders>
          </w:tcPr>
          <w:p ns2:paraId="0C551D97" ns2:textId="77777777" w:rsidR="00360257" w:rsidRDefault="00360257" w:rsidP="00B3093D">
            <w:pPr>
              <w:tabs>
                <w:tab w:val="decimal" w:pos="459"/>
                <w:tab w:val="left" w:pos="539"/>
              </w:tabs>
              <w:spacing w:before="15" w:after="15"/>
              <w:rPr>
                <w:sz w:val="18"/>
                <w:szCs w:val="18"/>
              </w:rPr>
            </w:pPr>
            <w:r>
              <w:rPr>
                <w:sz w:val="18"/>
                <w:szCs w:val="18"/>
              </w:rPr>
              <w:tab/>
              <w:t xml:space="preserve">(9.3) </w:t>
            </w:r>
          </w:p>
        </w:tc>
        <w:tc>
          <w:tcPr>
            <w:tcW w:w="1296" w:type="dxa"/>
            <w:tcBorders>
              <w:top w:val="nil"/>
              <w:left w:val="nil"/>
              <w:bottom w:val="nil"/>
              <w:right w:val="nil"/>
            </w:tcBorders>
          </w:tcPr>
          <w:p ns2:paraId="385CE2E0" ns2:textId="77777777" w:rsidR="00360257" w:rsidRDefault="00360257" w:rsidP="00B3093D">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right w:val="single" w:sz="2" w:space="0" w:color="auto"/>
            </w:tcBorders>
          </w:tcPr>
          <w:p ns2:paraId="5E788DFB" ns2:textId="77777777" w:rsidR="00360257" w:rsidRDefault="00360257" w:rsidP="00B3093D">
            <w:pPr>
              <w:tabs>
                <w:tab w:val="decimal" w:pos="459"/>
                <w:tab w:val="left" w:pos="539"/>
              </w:tabs>
              <w:spacing w:before="15" w:after="15"/>
              <w:rPr>
                <w:sz w:val="18"/>
                <w:szCs w:val="18"/>
              </w:rPr>
            </w:pPr>
            <w:r>
              <w:rPr>
                <w:sz w:val="18"/>
                <w:szCs w:val="18"/>
              </w:rPr>
              <w:tab/>
              <w:t xml:space="preserve">(3.8) </w:t>
            </w:r>
          </w:p>
        </w:tc>
        <w:tc>
          <w:tcPr>
            <w:tcW w:w="1296" w:type="dxa"/>
            <w:tcBorders>
              <w:top w:val="nil"/>
              <w:left w:val="nil"/>
              <w:bottom w:val="nil"/>
              <w:right w:val="nil"/>
            </w:tcBorders>
          </w:tcPr>
          <w:p ns2:paraId="51EBB185" ns2:textId="77777777" w:rsidR="00360257" w:rsidRDefault="00360257" w:rsidP="00B3093D">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tcBorders>
          </w:tcPr>
          <w:p ns2:paraId="5A062544" ns2:textId="77777777" w:rsidR="00360257" w:rsidRDefault="00360257" w:rsidP="00B3093D">
            <w:pPr>
              <w:tabs>
                <w:tab w:val="decimal" w:pos="459"/>
                <w:tab w:val="left" w:pos="539"/>
              </w:tabs>
              <w:spacing w:before="15" w:after="15"/>
              <w:rPr>
                <w:sz w:val="18"/>
                <w:szCs w:val="18"/>
              </w:rPr>
            </w:pPr>
            <w:r>
              <w:rPr>
                <w:sz w:val="18"/>
                <w:szCs w:val="18"/>
              </w:rPr>
              <w:tab/>
              <w:t xml:space="preserve">(9.1) </w:t>
            </w:r>
          </w:p>
        </w:tc>
      </w:tr>
      <w:tr w:rsidR="00360257" ns2:paraId="1938D229" ns2:textId="77777777" w:rsidTr="00B3093D">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30349FC6" ns2:textId="77777777" w:rsidR="00360257" w:rsidRDefault="00360257" w:rsidP="00B3093D">
            <w:pPr>
              <w:spacing w:before="15" w:after="15"/>
              <w:ind w:left="160" w:right="1" w:hanging="160"/>
              <w:rPr>
                <w:sz w:val="18"/>
                <w:szCs w:val="18"/>
              </w:rPr>
            </w:pPr>
            <w:r>
              <w:rPr>
                <w:sz w:val="18"/>
                <w:szCs w:val="18"/>
              </w:rPr>
              <w:t xml:space="preserve">     discontinued Pembrolizumab </w:t>
            </w:r>
          </w:p>
        </w:tc>
        <w:tc>
          <w:tcPr>
            <w:tcW w:w="1296" w:type="dxa"/>
            <w:tcBorders>
              <w:top w:val="nil"/>
              <w:left w:val="nil"/>
              <w:bottom w:val="nil"/>
              <w:right w:val="nil"/>
            </w:tcBorders>
          </w:tcPr>
          <w:p ns2:paraId="6DE240F9" ns2:textId="77777777" w:rsidR="00360257" w:rsidRDefault="00360257" w:rsidP="00B3093D">
            <w:pPr>
              <w:tabs>
                <w:tab w:val="decimal" w:pos="661"/>
                <w:tab w:val="left" w:pos="741"/>
              </w:tabs>
              <w:spacing w:before="15" w:after="15"/>
              <w:rPr>
                <w:sz w:val="18"/>
                <w:szCs w:val="18"/>
              </w:rPr>
            </w:pPr>
            <w:r>
              <w:rPr>
                <w:sz w:val="18"/>
                <w:szCs w:val="18"/>
              </w:rPr>
              <w:tab/>
              <w:t xml:space="preserve">5 </w:t>
            </w:r>
          </w:p>
        </w:tc>
        <w:tc>
          <w:tcPr>
            <w:tcW w:w="1296" w:type="dxa"/>
            <w:tcBorders>
              <w:top w:val="nil"/>
              <w:left w:val="nil"/>
              <w:bottom w:val="nil"/>
              <w:right w:val="single" w:sz="2" w:space="0" w:color="auto"/>
            </w:tcBorders>
          </w:tcPr>
          <w:p ns2:paraId="1BE38CB1" ns2:textId="77777777" w:rsidR="00360257" w:rsidRDefault="00360257" w:rsidP="00B3093D">
            <w:pPr>
              <w:tabs>
                <w:tab w:val="decimal" w:pos="459"/>
                <w:tab w:val="left" w:pos="539"/>
              </w:tabs>
              <w:spacing w:before="15" w:after="15"/>
              <w:rPr>
                <w:sz w:val="18"/>
                <w:szCs w:val="18"/>
              </w:rPr>
            </w:pPr>
            <w:r>
              <w:rPr>
                <w:sz w:val="18"/>
                <w:szCs w:val="18"/>
              </w:rPr>
              <w:tab/>
              <w:t xml:space="preserve">(9.3) </w:t>
            </w:r>
          </w:p>
        </w:tc>
        <w:tc>
          <w:tcPr>
            <w:tcW w:w="1296" w:type="dxa"/>
            <w:tcBorders>
              <w:top w:val="nil"/>
              <w:left w:val="nil"/>
              <w:bottom w:val="nil"/>
              <w:right w:val="nil"/>
            </w:tcBorders>
          </w:tcPr>
          <w:p ns2:paraId="03991C13" ns2: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ns2:paraId="23D6BA1A" ns2:textId="77777777" w:rsidR="00360257" w:rsidRDefault="00360257" w:rsidP="00B3093D">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ns2:paraId="7FAE4FEF" ns2: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tcBorders>
          </w:tcPr>
          <w:p ns2:paraId="5D3D7185" ns2:textId="77777777" w:rsidR="00360257" w:rsidRDefault="00360257" w:rsidP="00B3093D">
            <w:pPr>
              <w:tabs>
                <w:tab w:val="decimal" w:pos="459"/>
                <w:tab w:val="left" w:pos="539"/>
              </w:tabs>
              <w:spacing w:before="15" w:after="15"/>
              <w:rPr>
                <w:sz w:val="18"/>
                <w:szCs w:val="18"/>
              </w:rPr>
            </w:pPr>
            <w:r>
              <w:rPr>
                <w:sz w:val="18"/>
                <w:szCs w:val="18"/>
              </w:rPr>
              <w:tab/>
              <w:t xml:space="preserve">(0.0) </w:t>
            </w:r>
          </w:p>
        </w:tc>
      </w:tr>
      <w:tr w:rsidR="00360257" ns2:paraId="6306AAAA" ns2:textId="77777777" w:rsidTr="00B3093D">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33E33661" ns2:textId="77777777" w:rsidR="00360257" w:rsidRDefault="00360257" w:rsidP="00B3093D">
            <w:pPr>
              <w:spacing w:before="15" w:after="15"/>
              <w:ind w:left="160" w:right="1" w:hanging="160"/>
              <w:rPr>
                <w:sz w:val="18"/>
                <w:szCs w:val="18"/>
              </w:rPr>
            </w:pPr>
            <w:r>
              <w:rPr>
                <w:sz w:val="18"/>
                <w:szCs w:val="18"/>
              </w:rPr>
              <w:t xml:space="preserve">     discontinued Osimertinib </w:t>
            </w:r>
          </w:p>
        </w:tc>
        <w:tc>
          <w:tcPr>
            <w:tcW w:w="1296" w:type="dxa"/>
            <w:tcBorders>
              <w:top w:val="nil"/>
              <w:left w:val="nil"/>
              <w:bottom w:val="nil"/>
              <w:right w:val="nil"/>
            </w:tcBorders>
          </w:tcPr>
          <w:p ns2:paraId="2EA9E5A8" ns2: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ns2:paraId="46DC1D45" ns2:textId="77777777" w:rsidR="00360257" w:rsidRDefault="00360257" w:rsidP="00B3093D">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ns2:paraId="055BC599" ns2: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ns2:paraId="2CB836C8" ns2:textId="77777777" w:rsidR="00360257" w:rsidRDefault="00360257" w:rsidP="00B3093D">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ns2:paraId="321A52FA" ns2: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tcBorders>
          </w:tcPr>
          <w:p ns2:paraId="36EDFCC4" ns2:textId="77777777" w:rsidR="00360257" w:rsidRDefault="00360257" w:rsidP="00B3093D">
            <w:pPr>
              <w:tabs>
                <w:tab w:val="decimal" w:pos="459"/>
                <w:tab w:val="left" w:pos="539"/>
              </w:tabs>
              <w:spacing w:before="15" w:after="15"/>
              <w:rPr>
                <w:sz w:val="18"/>
                <w:szCs w:val="18"/>
              </w:rPr>
            </w:pPr>
            <w:r>
              <w:rPr>
                <w:sz w:val="18"/>
                <w:szCs w:val="18"/>
              </w:rPr>
              <w:tab/>
              <w:t xml:space="preserve">(0.0) </w:t>
            </w:r>
          </w:p>
        </w:tc>
      </w:tr>
      <w:tr w:rsidR="00360257" ns2:paraId="44F14FB6" ns2:textId="77777777" w:rsidTr="00B3093D">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11CE3632" ns2:textId="77777777" w:rsidR="00360257" w:rsidRDefault="00360257" w:rsidP="00B3093D">
            <w:pPr>
              <w:spacing w:before="15" w:after="15"/>
              <w:ind w:left="160" w:right="1" w:hanging="160"/>
              <w:rPr>
                <w:sz w:val="18"/>
                <w:szCs w:val="18"/>
              </w:rPr>
            </w:pPr>
            <w:r>
              <w:rPr>
                <w:sz w:val="18"/>
                <w:szCs w:val="18"/>
              </w:rPr>
              <w:t xml:space="preserve">   discontinued any drug due to a drug-related adverse event </w:t>
            </w:r>
          </w:p>
        </w:tc>
        <w:tc>
          <w:tcPr>
            <w:tcW w:w="1296" w:type="dxa"/>
            <w:tcBorders>
              <w:top w:val="nil"/>
              <w:left w:val="nil"/>
              <w:bottom w:val="nil"/>
              <w:right w:val="nil"/>
            </w:tcBorders>
          </w:tcPr>
          <w:p ns2:paraId="2F01C800" ns2:textId="77777777" w:rsidR="00360257" w:rsidRDefault="00360257" w:rsidP="00B3093D">
            <w:pPr>
              <w:tabs>
                <w:tab w:val="decimal" w:pos="661"/>
                <w:tab w:val="left" w:pos="741"/>
              </w:tabs>
              <w:spacing w:before="15" w:after="15"/>
              <w:rPr>
                <w:sz w:val="18"/>
                <w:szCs w:val="18"/>
              </w:rPr>
            </w:pPr>
            <w:r>
              <w:rPr>
                <w:sz w:val="18"/>
                <w:szCs w:val="18"/>
              </w:rPr>
              <w:tab/>
              <w:t xml:space="preserve">7 </w:t>
            </w:r>
          </w:p>
        </w:tc>
        <w:tc>
          <w:tcPr>
            <w:tcW w:w="1296" w:type="dxa"/>
            <w:tcBorders>
              <w:top w:val="nil"/>
              <w:left w:val="nil"/>
              <w:bottom w:val="nil"/>
              <w:right w:val="single" w:sz="2" w:space="0" w:color="auto"/>
            </w:tcBorders>
          </w:tcPr>
          <w:p ns2:paraId="72626570" ns2:textId="77777777" w:rsidR="00360257" w:rsidRDefault="00360257" w:rsidP="00B3093D">
            <w:pPr>
              <w:tabs>
                <w:tab w:val="decimal" w:pos="459"/>
                <w:tab w:val="left" w:pos="539"/>
              </w:tabs>
              <w:spacing w:before="15" w:after="15"/>
              <w:rPr>
                <w:sz w:val="18"/>
                <w:szCs w:val="18"/>
              </w:rPr>
            </w:pPr>
            <w:r>
              <w:rPr>
                <w:sz w:val="18"/>
                <w:szCs w:val="18"/>
              </w:rPr>
              <w:tab/>
              <w:t xml:space="preserve">(13.0) </w:t>
            </w:r>
          </w:p>
        </w:tc>
        <w:tc>
          <w:tcPr>
            <w:tcW w:w="1296" w:type="dxa"/>
            <w:tcBorders>
              <w:top w:val="nil"/>
              <w:left w:val="nil"/>
              <w:bottom w:val="nil"/>
              <w:right w:val="nil"/>
            </w:tcBorders>
          </w:tcPr>
          <w:p ns2:paraId="43DA77CB" ns2:textId="77777777" w:rsidR="00360257" w:rsidRDefault="00360257" w:rsidP="00B3093D">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right w:val="single" w:sz="2" w:space="0" w:color="auto"/>
            </w:tcBorders>
          </w:tcPr>
          <w:p ns2:paraId="2F327533" ns2:textId="77777777" w:rsidR="00360257" w:rsidRDefault="00360257" w:rsidP="00B3093D">
            <w:pPr>
              <w:tabs>
                <w:tab w:val="decimal" w:pos="459"/>
                <w:tab w:val="left" w:pos="539"/>
              </w:tabs>
              <w:spacing w:before="15" w:after="15"/>
              <w:rPr>
                <w:sz w:val="18"/>
                <w:szCs w:val="18"/>
              </w:rPr>
            </w:pPr>
            <w:r>
              <w:rPr>
                <w:sz w:val="18"/>
                <w:szCs w:val="18"/>
              </w:rPr>
              <w:tab/>
              <w:t xml:space="preserve">(3.8) </w:t>
            </w:r>
          </w:p>
        </w:tc>
        <w:tc>
          <w:tcPr>
            <w:tcW w:w="1296" w:type="dxa"/>
            <w:tcBorders>
              <w:top w:val="nil"/>
              <w:left w:val="nil"/>
              <w:bottom w:val="nil"/>
              <w:right w:val="nil"/>
            </w:tcBorders>
          </w:tcPr>
          <w:p ns2:paraId="3DC6DFD2" ns2:textId="77777777" w:rsidR="00360257" w:rsidRDefault="00360257" w:rsidP="00B3093D">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tcBorders>
          </w:tcPr>
          <w:p ns2:paraId="11856145" ns2:textId="77777777" w:rsidR="00360257" w:rsidRDefault="00360257" w:rsidP="00B3093D">
            <w:pPr>
              <w:tabs>
                <w:tab w:val="decimal" w:pos="459"/>
                <w:tab w:val="left" w:pos="539"/>
              </w:tabs>
              <w:spacing w:before="15" w:after="15"/>
              <w:rPr>
                <w:sz w:val="18"/>
                <w:szCs w:val="18"/>
              </w:rPr>
            </w:pPr>
            <w:r>
              <w:rPr>
                <w:sz w:val="18"/>
                <w:szCs w:val="18"/>
              </w:rPr>
              <w:tab/>
              <w:t xml:space="preserve">(9.1) </w:t>
            </w:r>
          </w:p>
        </w:tc>
      </w:tr>
      <w:tr w:rsidR="00360257" ns2:paraId="02D3689F" ns2:textId="77777777" w:rsidTr="00B3093D">
        <w:tblPrEx>
          <w:tblBorders>
            <w:top w:val="single" w:sz="6" w:space="0" w:color="auto"/>
            <w:bottom w:val="single" w:sz="6" w:space="0" w:color="auto"/>
          </w:tblBorders>
        </w:tblPrEx>
        <w:trPr>
          <w:jc w:val="center"/>
        </w:trPr>
        <w:tc>
          <w:tcPr>
            <w:tcW w:w="5184" w:type="dxa"/>
            <w:tcBorders>
              <w:top w:val="nil"/>
              <w:bottom w:val="single" w:sz="2" w:space="0" w:color="auto"/>
              <w:right w:val="single" w:sz="2" w:space="0" w:color="auto"/>
            </w:tcBorders>
          </w:tcPr>
          <w:p ns2:paraId="788BC311" ns2:textId="06563637" w:rsidR="00360257" w:rsidRDefault="00360257" w:rsidP="00B3093D">
            <w:pPr>
              <w:spacing w:before="15" w:after="15"/>
              <w:ind w:left="160" w:right="1" w:hanging="160"/>
              <w:rPr>
                <w:sz w:val="18"/>
                <w:szCs w:val="18"/>
              </w:rPr>
            </w:pPr>
            <w:r>
              <w:rPr>
                <w:sz w:val="18"/>
                <w:szCs w:val="18"/>
              </w:rPr>
              <w:t xml:space="preserve">     discontinued sac-TMT </w:t>
            </w:r>
          </w:p>
        </w:tc>
        <w:tc>
          <w:tcPr>
            <w:tcW w:w="1296" w:type="dxa"/>
            <w:tcBorders>
              <w:top w:val="nil"/>
              <w:left w:val="nil"/>
              <w:bottom w:val="single" w:sz="2" w:space="0" w:color="auto"/>
              <w:right w:val="nil"/>
            </w:tcBorders>
          </w:tcPr>
          <w:p ns2:paraId="24C76E18" ns2:textId="77777777" w:rsidR="00360257" w:rsidRDefault="00360257" w:rsidP="00B3093D">
            <w:pPr>
              <w:tabs>
                <w:tab w:val="decimal" w:pos="661"/>
                <w:tab w:val="left" w:pos="741"/>
              </w:tabs>
              <w:spacing w:before="15" w:after="15"/>
              <w:rPr>
                <w:sz w:val="18"/>
                <w:szCs w:val="18"/>
              </w:rPr>
            </w:pPr>
            <w:r>
              <w:rPr>
                <w:sz w:val="18"/>
                <w:szCs w:val="18"/>
              </w:rPr>
              <w:tab/>
              <w:t xml:space="preserve">4 </w:t>
            </w:r>
          </w:p>
        </w:tc>
        <w:tc>
          <w:tcPr>
            <w:tcW w:w="1296" w:type="dxa"/>
            <w:tcBorders>
              <w:top w:val="nil"/>
              <w:left w:val="nil"/>
              <w:bottom w:val="single" w:sz="2" w:space="0" w:color="auto"/>
              <w:right w:val="single" w:sz="2" w:space="0" w:color="auto"/>
            </w:tcBorders>
          </w:tcPr>
          <w:p ns2:paraId="11D75F92" ns2:textId="77777777" w:rsidR="00360257" w:rsidRDefault="00360257" w:rsidP="00B3093D">
            <w:pPr>
              <w:tabs>
                <w:tab w:val="decimal" w:pos="459"/>
                <w:tab w:val="left" w:pos="539"/>
              </w:tabs>
              <w:spacing w:before="15" w:after="15"/>
              <w:rPr>
                <w:sz w:val="18"/>
                <w:szCs w:val="18"/>
              </w:rPr>
            </w:pPr>
            <w:r>
              <w:rPr>
                <w:sz w:val="18"/>
                <w:szCs w:val="18"/>
              </w:rPr>
              <w:tab/>
              <w:t xml:space="preserve">(7.4) </w:t>
            </w:r>
          </w:p>
        </w:tc>
        <w:tc>
          <w:tcPr>
            <w:tcW w:w="1296" w:type="dxa"/>
            <w:tcBorders>
              <w:top w:val="nil"/>
              <w:left w:val="nil"/>
              <w:bottom w:val="single" w:sz="2" w:space="0" w:color="auto"/>
              <w:right w:val="nil"/>
            </w:tcBorders>
          </w:tcPr>
          <w:p ns2:paraId="0E7A1725" ns2:textId="77777777" w:rsidR="00360257" w:rsidRDefault="00360257" w:rsidP="00B3093D">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single" w:sz="2" w:space="0" w:color="auto"/>
              <w:right w:val="single" w:sz="2" w:space="0" w:color="auto"/>
            </w:tcBorders>
          </w:tcPr>
          <w:p ns2:paraId="7CD69545" ns2:textId="77777777" w:rsidR="00360257" w:rsidRDefault="00360257" w:rsidP="00B3093D">
            <w:pPr>
              <w:tabs>
                <w:tab w:val="decimal" w:pos="459"/>
                <w:tab w:val="left" w:pos="539"/>
              </w:tabs>
              <w:spacing w:before="15" w:after="15"/>
              <w:rPr>
                <w:sz w:val="18"/>
                <w:szCs w:val="18"/>
              </w:rPr>
            </w:pPr>
            <w:r>
              <w:rPr>
                <w:sz w:val="18"/>
                <w:szCs w:val="18"/>
              </w:rPr>
              <w:tab/>
              <w:t xml:space="preserve">(3.8) </w:t>
            </w:r>
          </w:p>
        </w:tc>
        <w:tc>
          <w:tcPr>
            <w:tcW w:w="1296" w:type="dxa"/>
            <w:tcBorders>
              <w:top w:val="nil"/>
              <w:left w:val="nil"/>
              <w:bottom w:val="single" w:sz="2" w:space="0" w:color="auto"/>
              <w:right w:val="nil"/>
            </w:tcBorders>
          </w:tcPr>
          <w:p ns2:paraId="4F29660F" ns2:textId="77777777" w:rsidR="00360257" w:rsidRDefault="00360257" w:rsidP="00B3093D">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single" w:sz="2" w:space="0" w:color="auto"/>
            </w:tcBorders>
          </w:tcPr>
          <w:p ns2:paraId="023D402B" ns2:textId="77777777" w:rsidR="00360257" w:rsidRDefault="00360257" w:rsidP="00B3093D">
            <w:pPr>
              <w:tabs>
                <w:tab w:val="decimal" w:pos="459"/>
                <w:tab w:val="left" w:pos="539"/>
              </w:tabs>
              <w:spacing w:before="15" w:after="15"/>
              <w:rPr>
                <w:sz w:val="18"/>
                <w:szCs w:val="18"/>
              </w:rPr>
            </w:pPr>
            <w:r>
              <w:rPr>
                <w:sz w:val="18"/>
                <w:szCs w:val="18"/>
              </w:rPr>
              <w:tab/>
              <w:t xml:space="preserve">(9.1) </w:t>
            </w:r>
          </w:p>
        </w:tc>
      </w:tr>
    </w:tbl>
    <w:p ns2:paraId="03615BAF" ns2:textId="77777777" w:rsidR="00CF4353" w:rsidRDefault="00CF4353" w:rsidP="00CF4353">
      <w:pPr>
        <w:rPr>
          <w:sz w:val="18"/>
          <w:szCs w:val="18"/>
        </w:rPr>
      </w:pPr>
      <w:r>
        <w:rPr>
          <w:sz w:val="18"/>
          <w:szCs w:val="18"/>
        </w:rPr>
        <w:br w:type="page"/>
      </w:r>
    </w:p>
    <w:tbl>
      <w:tblPr>
        <w:tblW w:w="0" w:type="auto"/>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5184"/>
        <w:gridCol w:w="1296"/>
        <w:gridCol w:w="1296"/>
        <w:gridCol w:w="1296"/>
        <w:gridCol w:w="1296"/>
        <w:gridCol w:w="1296"/>
        <w:gridCol w:w="1296"/>
      </w:tblGrid>
      <w:tr w:rsidR="00360257" ns2:paraId="7C7A9245" ns2:textId="77777777" w:rsidTr="00B3093D">
        <w:trPr>
          <w:jc w:val="center"/>
        </w:trPr>
        <w:tc>
          <w:tcPr>
            <w:tcW w:w="5184" w:type="dxa"/>
            <w:tcBorders>
              <w:top w:val="double" w:sz="6" w:space="0" w:color="auto"/>
              <w:bottom w:val="nil"/>
              <w:right w:val="single" w:sz="2" w:space="0" w:color="auto"/>
            </w:tcBorders>
          </w:tcPr>
          <w:p ns2:paraId="09CC3DF4" ns2:textId="77777777" w:rsidR="00360257" w:rsidRDefault="00360257" w:rsidP="00B3093D">
            <w:pPr>
              <w:spacing w:before="15" w:after="15"/>
              <w:rPr>
                <w:sz w:val="18"/>
                <w:szCs w:val="18"/>
              </w:rPr>
            </w:pPr>
          </w:p>
        </w:tc>
        <w:tc>
          <w:tcPr>
            <w:tcW w:w="2592" w:type="dxa"/>
            <w:gridSpan w:val="2"/>
            <w:tcBorders>
              <w:top w:val="double" w:sz="6" w:space="0" w:color="auto"/>
              <w:left w:val="nil"/>
              <w:bottom w:val="single" w:sz="2" w:space="0" w:color="auto"/>
              <w:right w:val="single" w:sz="2" w:space="0" w:color="auto"/>
            </w:tcBorders>
          </w:tcPr>
          <w:p ns2:paraId="7B715D4E" ns2:textId="4E66F787" w:rsidR="00360257" w:rsidRDefault="00360257" w:rsidP="00B3093D">
            <w:pPr>
              <w:spacing w:before="15" w:after="15"/>
              <w:jc w:val="center"/>
              <w:rPr>
                <w:sz w:val="18"/>
                <w:szCs w:val="18"/>
              </w:rPr>
            </w:pPr>
            <w:r>
              <w:rPr>
                <w:sz w:val="18"/>
                <w:szCs w:val="18"/>
              </w:rPr>
              <w:t xml:space="preserve">sac-TMT 4 mg/kg </w:t>
            </w:r>
            <w:r w:rsidR="008726D7">
              <w:rPr>
                <w:sz w:val="18"/>
                <w:szCs w:val="18"/>
              </w:rPr>
              <w:t xml:space="preserve">q2w </w:t>
            </w:r>
            <w:r>
              <w:rPr>
                <w:sz w:val="18"/>
                <w:szCs w:val="18"/>
              </w:rPr>
              <w:t xml:space="preserve">+ pembrolizumab 400 mg </w:t>
            </w:r>
            <w:r w:rsidR="008726D7">
              <w:rPr>
                <w:sz w:val="18"/>
                <w:szCs w:val="18"/>
              </w:rPr>
              <w:t xml:space="preserve">q6w </w:t>
            </w:r>
          </w:p>
        </w:tc>
        <w:tc>
          <w:tcPr>
            <w:tcW w:w="2592" w:type="dxa"/>
            <w:gridSpan w:val="2"/>
            <w:tcBorders>
              <w:top w:val="double" w:sz="6" w:space="0" w:color="auto"/>
              <w:left w:val="nil"/>
              <w:bottom w:val="single" w:sz="2" w:space="0" w:color="auto"/>
              <w:right w:val="single" w:sz="2" w:space="0" w:color="auto"/>
            </w:tcBorders>
          </w:tcPr>
          <w:p ns2:paraId="471564DC" ns2:textId="643B50DA" w:rsidR="00360257" w:rsidRDefault="00360257" w:rsidP="00B3093D">
            <w:pPr>
              <w:spacing w:before="15" w:after="15"/>
              <w:jc w:val="center"/>
              <w:rPr>
                <w:sz w:val="18"/>
                <w:szCs w:val="18"/>
              </w:rPr>
            </w:pPr>
            <w:r>
              <w:rPr>
                <w:sz w:val="18"/>
                <w:szCs w:val="18"/>
              </w:rPr>
              <w:t xml:space="preserve">sac-TMT 3 mg/kg </w:t>
            </w:r>
            <w:r w:rsidR="008726D7">
              <w:rPr>
                <w:sz w:val="18"/>
                <w:szCs w:val="18"/>
              </w:rPr>
              <w:t xml:space="preserve">q2w </w:t>
            </w:r>
            <w:r>
              <w:rPr>
                <w:sz w:val="18"/>
                <w:szCs w:val="18"/>
              </w:rPr>
              <w:t xml:space="preserve">+ Osimertinib 80 mg </w:t>
            </w:r>
          </w:p>
        </w:tc>
        <w:tc>
          <w:tcPr>
            <w:tcW w:w="2592" w:type="dxa"/>
            <w:gridSpan w:val="2"/>
            <w:tcBorders>
              <w:top w:val="double" w:sz="6" w:space="0" w:color="auto"/>
              <w:left w:val="nil"/>
              <w:bottom w:val="single" w:sz="2" w:space="0" w:color="auto"/>
            </w:tcBorders>
          </w:tcPr>
          <w:p ns2:paraId="1ACB1893" ns2:textId="621D5CC9" w:rsidR="00360257" w:rsidRDefault="00360257" w:rsidP="00B3093D">
            <w:pPr>
              <w:spacing w:before="15" w:after="15"/>
              <w:jc w:val="center"/>
              <w:rPr>
                <w:sz w:val="18"/>
                <w:szCs w:val="18"/>
              </w:rPr>
            </w:pPr>
            <w:r>
              <w:rPr>
                <w:sz w:val="18"/>
                <w:szCs w:val="18"/>
              </w:rPr>
              <w:t xml:space="preserve">sac-TMT 4 mg/kg </w:t>
            </w:r>
            <w:r w:rsidR="008726D7">
              <w:rPr>
                <w:sz w:val="18"/>
                <w:szCs w:val="18"/>
              </w:rPr>
              <w:t xml:space="preserve">q2w </w:t>
            </w:r>
            <w:r>
              <w:rPr>
                <w:sz w:val="18"/>
                <w:szCs w:val="18"/>
              </w:rPr>
              <w:t xml:space="preserve">+ Osimertinib 80 mg </w:t>
            </w:r>
          </w:p>
        </w:tc>
      </w:tr>
      <w:tr w:rsidR="00360257" ns2:paraId="1254B960" ns2:textId="77777777" w:rsidTr="00B3093D">
        <w:tblPrEx>
          <w:tblBorders>
            <w:top w:val="single" w:sz="6" w:space="0" w:color="auto"/>
            <w:bottom w:val="single" w:sz="6" w:space="0" w:color="auto"/>
          </w:tblBorders>
        </w:tblPrEx>
        <w:trPr>
          <w:jc w:val="center"/>
        </w:trPr>
        <w:tc>
          <w:tcPr>
            <w:tcW w:w="5184" w:type="dxa"/>
            <w:tcBorders>
              <w:top w:val="nil"/>
              <w:bottom w:val="single" w:sz="2" w:space="0" w:color="auto"/>
              <w:right w:val="single" w:sz="2" w:space="0" w:color="auto"/>
            </w:tcBorders>
          </w:tcPr>
          <w:p ns2:paraId="054A5D3A" ns2:textId="77777777" w:rsidR="00360257" w:rsidRDefault="00360257" w:rsidP="00B3093D">
            <w:pPr>
              <w:spacing w:before="15" w:after="15"/>
              <w:rPr>
                <w:sz w:val="18"/>
                <w:szCs w:val="18"/>
              </w:rPr>
            </w:pPr>
          </w:p>
        </w:tc>
        <w:tc>
          <w:tcPr>
            <w:tcW w:w="1296" w:type="dxa"/>
            <w:tcBorders>
              <w:top w:val="nil"/>
              <w:left w:val="nil"/>
              <w:bottom w:val="single" w:sz="2" w:space="0" w:color="auto"/>
              <w:right w:val="nil"/>
            </w:tcBorders>
          </w:tcPr>
          <w:p ns2:paraId="10E72CCD" ns2:textId="77777777" w:rsidR="00360257" w:rsidRDefault="00360257" w:rsidP="00B3093D">
            <w:pPr>
              <w:spacing w:before="15" w:after="15"/>
              <w:jc w:val="center"/>
              <w:rPr>
                <w:sz w:val="18"/>
                <w:szCs w:val="18"/>
              </w:rPr>
            </w:pPr>
            <w:r>
              <w:rPr>
                <w:sz w:val="18"/>
                <w:szCs w:val="18"/>
              </w:rPr>
              <w:t xml:space="preserve">n </w:t>
            </w:r>
          </w:p>
        </w:tc>
        <w:tc>
          <w:tcPr>
            <w:tcW w:w="1296" w:type="dxa"/>
            <w:tcBorders>
              <w:top w:val="nil"/>
              <w:left w:val="nil"/>
              <w:bottom w:val="single" w:sz="2" w:space="0" w:color="auto"/>
              <w:right w:val="single" w:sz="2" w:space="0" w:color="auto"/>
            </w:tcBorders>
          </w:tcPr>
          <w:p ns2:paraId="0FAE66D4" ns2:textId="77777777" w:rsidR="00360257" w:rsidRDefault="00360257" w:rsidP="00B3093D">
            <w:pPr>
              <w:spacing w:before="15" w:after="15"/>
              <w:jc w:val="center"/>
              <w:rPr>
                <w:sz w:val="18"/>
                <w:szCs w:val="18"/>
              </w:rPr>
            </w:pPr>
            <w:r>
              <w:rPr>
                <w:sz w:val="18"/>
                <w:szCs w:val="18"/>
              </w:rPr>
              <w:t xml:space="preserve">(%) </w:t>
            </w:r>
          </w:p>
        </w:tc>
        <w:tc>
          <w:tcPr>
            <w:tcW w:w="1296" w:type="dxa"/>
            <w:tcBorders>
              <w:top w:val="nil"/>
              <w:left w:val="nil"/>
              <w:bottom w:val="single" w:sz="2" w:space="0" w:color="auto"/>
              <w:right w:val="nil"/>
            </w:tcBorders>
          </w:tcPr>
          <w:p ns2:paraId="30AB88E4" ns2:textId="77777777" w:rsidR="00360257" w:rsidRDefault="00360257" w:rsidP="00B3093D">
            <w:pPr>
              <w:spacing w:before="15" w:after="15"/>
              <w:jc w:val="center"/>
              <w:rPr>
                <w:sz w:val="18"/>
                <w:szCs w:val="18"/>
              </w:rPr>
            </w:pPr>
            <w:r>
              <w:rPr>
                <w:sz w:val="18"/>
                <w:szCs w:val="18"/>
              </w:rPr>
              <w:t xml:space="preserve">n </w:t>
            </w:r>
          </w:p>
        </w:tc>
        <w:tc>
          <w:tcPr>
            <w:tcW w:w="1296" w:type="dxa"/>
            <w:tcBorders>
              <w:top w:val="nil"/>
              <w:left w:val="nil"/>
              <w:bottom w:val="single" w:sz="2" w:space="0" w:color="auto"/>
              <w:right w:val="single" w:sz="2" w:space="0" w:color="auto"/>
            </w:tcBorders>
          </w:tcPr>
          <w:p ns2:paraId="3FAF5D4F" ns2:textId="77777777" w:rsidR="00360257" w:rsidRDefault="00360257" w:rsidP="00B3093D">
            <w:pPr>
              <w:spacing w:before="15" w:after="15"/>
              <w:jc w:val="center"/>
              <w:rPr>
                <w:sz w:val="18"/>
                <w:szCs w:val="18"/>
              </w:rPr>
            </w:pPr>
            <w:r>
              <w:rPr>
                <w:sz w:val="18"/>
                <w:szCs w:val="18"/>
              </w:rPr>
              <w:t xml:space="preserve">(%) </w:t>
            </w:r>
          </w:p>
        </w:tc>
        <w:tc>
          <w:tcPr>
            <w:tcW w:w="1296" w:type="dxa"/>
            <w:tcBorders>
              <w:top w:val="nil"/>
              <w:left w:val="nil"/>
              <w:bottom w:val="single" w:sz="2" w:space="0" w:color="auto"/>
              <w:right w:val="nil"/>
            </w:tcBorders>
          </w:tcPr>
          <w:p ns2:paraId="459B684E" ns2:textId="77777777" w:rsidR="00360257" w:rsidRDefault="00360257" w:rsidP="00B3093D">
            <w:pPr>
              <w:spacing w:before="15" w:after="15"/>
              <w:jc w:val="center"/>
              <w:rPr>
                <w:sz w:val="18"/>
                <w:szCs w:val="18"/>
              </w:rPr>
            </w:pPr>
            <w:r>
              <w:rPr>
                <w:sz w:val="18"/>
                <w:szCs w:val="18"/>
              </w:rPr>
              <w:t xml:space="preserve">n </w:t>
            </w:r>
          </w:p>
        </w:tc>
        <w:tc>
          <w:tcPr>
            <w:tcW w:w="1296" w:type="dxa"/>
            <w:tcBorders>
              <w:top w:val="nil"/>
              <w:left w:val="nil"/>
              <w:bottom w:val="single" w:sz="2" w:space="0" w:color="auto"/>
            </w:tcBorders>
          </w:tcPr>
          <w:p ns2:paraId="75FD528C" ns2:textId="77777777" w:rsidR="00360257" w:rsidRDefault="00360257" w:rsidP="00B3093D">
            <w:pPr>
              <w:spacing w:before="15" w:after="15"/>
              <w:jc w:val="center"/>
              <w:rPr>
                <w:sz w:val="18"/>
                <w:szCs w:val="18"/>
              </w:rPr>
            </w:pPr>
            <w:r>
              <w:rPr>
                <w:sz w:val="18"/>
                <w:szCs w:val="18"/>
              </w:rPr>
              <w:t xml:space="preserve">(%) </w:t>
            </w:r>
          </w:p>
        </w:tc>
      </w:tr>
      <w:tr w:rsidR="00360257" ns2:paraId="67478F30" ns2:textId="77777777" w:rsidTr="00B3093D">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57585CBC" ns2:textId="77777777" w:rsidR="00360257" w:rsidRDefault="00360257" w:rsidP="00B3093D">
            <w:pPr>
              <w:spacing w:before="15" w:after="15"/>
              <w:ind w:left="160" w:right="1" w:hanging="160"/>
              <w:rPr>
                <w:sz w:val="18"/>
                <w:szCs w:val="18"/>
              </w:rPr>
            </w:pPr>
            <w:r>
              <w:rPr>
                <w:sz w:val="18"/>
                <w:szCs w:val="18"/>
              </w:rPr>
              <w:t xml:space="preserve">     discontinued Pembrolizumab </w:t>
            </w:r>
          </w:p>
        </w:tc>
        <w:tc>
          <w:tcPr>
            <w:tcW w:w="1296" w:type="dxa"/>
            <w:tcBorders>
              <w:top w:val="nil"/>
              <w:left w:val="nil"/>
              <w:bottom w:val="nil"/>
              <w:right w:val="nil"/>
            </w:tcBorders>
          </w:tcPr>
          <w:p ns2:paraId="73EA6F5C" ns2:textId="77777777" w:rsidR="00360257" w:rsidRDefault="00360257" w:rsidP="00B3093D">
            <w:pPr>
              <w:tabs>
                <w:tab w:val="decimal" w:pos="661"/>
                <w:tab w:val="left" w:pos="741"/>
              </w:tabs>
              <w:spacing w:before="15" w:after="15"/>
              <w:rPr>
                <w:sz w:val="18"/>
                <w:szCs w:val="18"/>
              </w:rPr>
            </w:pPr>
            <w:r>
              <w:rPr>
                <w:sz w:val="18"/>
                <w:szCs w:val="18"/>
              </w:rPr>
              <w:tab/>
              <w:t xml:space="preserve">4 </w:t>
            </w:r>
          </w:p>
        </w:tc>
        <w:tc>
          <w:tcPr>
            <w:tcW w:w="1296" w:type="dxa"/>
            <w:tcBorders>
              <w:top w:val="nil"/>
              <w:left w:val="nil"/>
              <w:bottom w:val="nil"/>
              <w:right w:val="single" w:sz="2" w:space="0" w:color="auto"/>
            </w:tcBorders>
          </w:tcPr>
          <w:p ns2:paraId="03BF1F2D" ns2:textId="77777777" w:rsidR="00360257" w:rsidRDefault="00360257" w:rsidP="00B3093D">
            <w:pPr>
              <w:tabs>
                <w:tab w:val="decimal" w:pos="459"/>
                <w:tab w:val="left" w:pos="539"/>
              </w:tabs>
              <w:spacing w:before="15" w:after="15"/>
              <w:rPr>
                <w:sz w:val="18"/>
                <w:szCs w:val="18"/>
              </w:rPr>
            </w:pPr>
            <w:r>
              <w:rPr>
                <w:sz w:val="18"/>
                <w:szCs w:val="18"/>
              </w:rPr>
              <w:tab/>
              <w:t xml:space="preserve">(7.4) </w:t>
            </w:r>
          </w:p>
        </w:tc>
        <w:tc>
          <w:tcPr>
            <w:tcW w:w="1296" w:type="dxa"/>
            <w:tcBorders>
              <w:top w:val="nil"/>
              <w:left w:val="nil"/>
              <w:bottom w:val="nil"/>
              <w:right w:val="nil"/>
            </w:tcBorders>
          </w:tcPr>
          <w:p ns2:paraId="561BB379" ns2: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ns2:paraId="7FC116A6" ns2:textId="77777777" w:rsidR="00360257" w:rsidRDefault="00360257" w:rsidP="00B3093D">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ns2:paraId="2D8EDB83" ns2: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tcBorders>
          </w:tcPr>
          <w:p ns2:paraId="5C87F825" ns2:textId="77777777" w:rsidR="00360257" w:rsidRDefault="00360257" w:rsidP="00B3093D">
            <w:pPr>
              <w:tabs>
                <w:tab w:val="decimal" w:pos="459"/>
                <w:tab w:val="left" w:pos="539"/>
              </w:tabs>
              <w:spacing w:before="15" w:after="15"/>
              <w:rPr>
                <w:sz w:val="18"/>
                <w:szCs w:val="18"/>
              </w:rPr>
            </w:pPr>
            <w:r>
              <w:rPr>
                <w:sz w:val="18"/>
                <w:szCs w:val="18"/>
              </w:rPr>
              <w:tab/>
              <w:t xml:space="preserve">(0.0) </w:t>
            </w:r>
          </w:p>
        </w:tc>
      </w:tr>
      <w:tr w:rsidR="00360257" ns2:paraId="2D56EE26" ns2:textId="77777777" w:rsidTr="00B3093D">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3F4D05EB" ns2:textId="77777777" w:rsidR="00360257" w:rsidRDefault="00360257" w:rsidP="00B3093D">
            <w:pPr>
              <w:spacing w:before="15" w:after="15"/>
              <w:ind w:left="160" w:right="1" w:hanging="160"/>
              <w:rPr>
                <w:sz w:val="18"/>
                <w:szCs w:val="18"/>
              </w:rPr>
            </w:pPr>
            <w:r>
              <w:rPr>
                <w:sz w:val="18"/>
                <w:szCs w:val="18"/>
              </w:rPr>
              <w:t xml:space="preserve">     discontinued Osimertinib </w:t>
            </w:r>
          </w:p>
        </w:tc>
        <w:tc>
          <w:tcPr>
            <w:tcW w:w="1296" w:type="dxa"/>
            <w:tcBorders>
              <w:top w:val="nil"/>
              <w:left w:val="nil"/>
              <w:bottom w:val="nil"/>
              <w:right w:val="nil"/>
            </w:tcBorders>
          </w:tcPr>
          <w:p ns2:paraId="08E8EE47" ns2: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ns2:paraId="6B09CE77" ns2:textId="77777777" w:rsidR="00360257" w:rsidRDefault="00360257" w:rsidP="00B3093D">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ns2:paraId="72429FAB" ns2: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ns2:paraId="00F44774" ns2:textId="77777777" w:rsidR="00360257" w:rsidRDefault="00360257" w:rsidP="00B3093D">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ns2:paraId="3665E902" ns2: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tcBorders>
          </w:tcPr>
          <w:p ns2:paraId="7EA8D095" ns2:textId="77777777" w:rsidR="00360257" w:rsidRDefault="00360257" w:rsidP="00B3093D">
            <w:pPr>
              <w:tabs>
                <w:tab w:val="decimal" w:pos="459"/>
                <w:tab w:val="left" w:pos="539"/>
              </w:tabs>
              <w:spacing w:before="15" w:after="15"/>
              <w:rPr>
                <w:sz w:val="18"/>
                <w:szCs w:val="18"/>
              </w:rPr>
            </w:pPr>
            <w:r>
              <w:rPr>
                <w:sz w:val="18"/>
                <w:szCs w:val="18"/>
              </w:rPr>
              <w:tab/>
              <w:t xml:space="preserve">(0.0) </w:t>
            </w:r>
          </w:p>
        </w:tc>
      </w:tr>
      <w:tr w:rsidR="00360257" ns2:paraId="0D5A8D0F" ns2:textId="77777777" w:rsidTr="00B3093D">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7AFAF1C1" ns2:textId="77777777" w:rsidR="00360257" w:rsidRDefault="00360257" w:rsidP="00B3093D">
            <w:pPr>
              <w:spacing w:before="15" w:after="15"/>
              <w:ind w:left="160" w:right="1" w:hanging="160"/>
              <w:rPr>
                <w:sz w:val="18"/>
                <w:szCs w:val="18"/>
              </w:rPr>
            </w:pPr>
            <w:r>
              <w:rPr>
                <w:sz w:val="18"/>
                <w:szCs w:val="18"/>
              </w:rPr>
              <w:t xml:space="preserve">   discontinued any drug due to a serious adverse event </w:t>
            </w:r>
          </w:p>
        </w:tc>
        <w:tc>
          <w:tcPr>
            <w:tcW w:w="1296" w:type="dxa"/>
            <w:tcBorders>
              <w:top w:val="nil"/>
              <w:left w:val="nil"/>
              <w:bottom w:val="nil"/>
              <w:right w:val="nil"/>
            </w:tcBorders>
          </w:tcPr>
          <w:p ns2:paraId="08198409" ns2:textId="77777777" w:rsidR="00360257" w:rsidRDefault="00360257" w:rsidP="00B3093D">
            <w:pPr>
              <w:tabs>
                <w:tab w:val="decimal" w:pos="661"/>
                <w:tab w:val="left" w:pos="741"/>
              </w:tabs>
              <w:spacing w:before="15" w:after="15"/>
              <w:rPr>
                <w:sz w:val="18"/>
                <w:szCs w:val="18"/>
              </w:rPr>
            </w:pPr>
            <w:r>
              <w:rPr>
                <w:sz w:val="18"/>
                <w:szCs w:val="18"/>
              </w:rPr>
              <w:tab/>
              <w:t xml:space="preserve">4 </w:t>
            </w:r>
          </w:p>
        </w:tc>
        <w:tc>
          <w:tcPr>
            <w:tcW w:w="1296" w:type="dxa"/>
            <w:tcBorders>
              <w:top w:val="nil"/>
              <w:left w:val="nil"/>
              <w:bottom w:val="nil"/>
              <w:right w:val="single" w:sz="2" w:space="0" w:color="auto"/>
            </w:tcBorders>
          </w:tcPr>
          <w:p ns2:paraId="55EAF7C1" ns2:textId="77777777" w:rsidR="00360257" w:rsidRDefault="00360257" w:rsidP="00B3093D">
            <w:pPr>
              <w:tabs>
                <w:tab w:val="decimal" w:pos="459"/>
                <w:tab w:val="left" w:pos="539"/>
              </w:tabs>
              <w:spacing w:before="15" w:after="15"/>
              <w:rPr>
                <w:sz w:val="18"/>
                <w:szCs w:val="18"/>
              </w:rPr>
            </w:pPr>
            <w:r>
              <w:rPr>
                <w:sz w:val="18"/>
                <w:szCs w:val="18"/>
              </w:rPr>
              <w:tab/>
              <w:t xml:space="preserve">(7.4) </w:t>
            </w:r>
          </w:p>
        </w:tc>
        <w:tc>
          <w:tcPr>
            <w:tcW w:w="1296" w:type="dxa"/>
            <w:tcBorders>
              <w:top w:val="nil"/>
              <w:left w:val="nil"/>
              <w:bottom w:val="nil"/>
              <w:right w:val="nil"/>
            </w:tcBorders>
          </w:tcPr>
          <w:p ns2:paraId="322F8094" ns2:textId="77777777" w:rsidR="00360257" w:rsidRDefault="00360257" w:rsidP="00B3093D">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right w:val="single" w:sz="2" w:space="0" w:color="auto"/>
            </w:tcBorders>
          </w:tcPr>
          <w:p ns2:paraId="636482F5" ns2:textId="77777777" w:rsidR="00360257" w:rsidRDefault="00360257" w:rsidP="00B3093D">
            <w:pPr>
              <w:tabs>
                <w:tab w:val="decimal" w:pos="459"/>
                <w:tab w:val="left" w:pos="539"/>
              </w:tabs>
              <w:spacing w:before="15" w:after="15"/>
              <w:rPr>
                <w:sz w:val="18"/>
                <w:szCs w:val="18"/>
              </w:rPr>
            </w:pPr>
            <w:r>
              <w:rPr>
                <w:sz w:val="18"/>
                <w:szCs w:val="18"/>
              </w:rPr>
              <w:tab/>
              <w:t xml:space="preserve">(1.9) </w:t>
            </w:r>
          </w:p>
        </w:tc>
        <w:tc>
          <w:tcPr>
            <w:tcW w:w="1296" w:type="dxa"/>
            <w:tcBorders>
              <w:top w:val="nil"/>
              <w:left w:val="nil"/>
              <w:bottom w:val="nil"/>
              <w:right w:val="nil"/>
            </w:tcBorders>
          </w:tcPr>
          <w:p ns2:paraId="2200DF00" ns2: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tcBorders>
          </w:tcPr>
          <w:p ns2:paraId="1677CF5B" ns2:textId="77777777" w:rsidR="00360257" w:rsidRDefault="00360257" w:rsidP="00B3093D">
            <w:pPr>
              <w:tabs>
                <w:tab w:val="decimal" w:pos="459"/>
                <w:tab w:val="left" w:pos="539"/>
              </w:tabs>
              <w:spacing w:before="15" w:after="15"/>
              <w:rPr>
                <w:sz w:val="18"/>
                <w:szCs w:val="18"/>
              </w:rPr>
            </w:pPr>
            <w:r>
              <w:rPr>
                <w:sz w:val="18"/>
                <w:szCs w:val="18"/>
              </w:rPr>
              <w:tab/>
              <w:t xml:space="preserve">(0.0) </w:t>
            </w:r>
          </w:p>
        </w:tc>
      </w:tr>
      <w:tr w:rsidR="00360257" ns2:paraId="06FC75FA" ns2:textId="77777777" w:rsidTr="00B3093D">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65E2385C" ns2:textId="518CE37D" w:rsidR="00360257" w:rsidRDefault="00360257" w:rsidP="00B3093D">
            <w:pPr>
              <w:spacing w:before="15" w:after="15"/>
              <w:ind w:left="160" w:right="1" w:hanging="160"/>
              <w:rPr>
                <w:sz w:val="18"/>
                <w:szCs w:val="18"/>
              </w:rPr>
            </w:pPr>
            <w:r>
              <w:rPr>
                <w:sz w:val="18"/>
                <w:szCs w:val="18"/>
              </w:rPr>
              <w:t xml:space="preserve">     discontinued sac-TMT </w:t>
            </w:r>
          </w:p>
        </w:tc>
        <w:tc>
          <w:tcPr>
            <w:tcW w:w="1296" w:type="dxa"/>
            <w:tcBorders>
              <w:top w:val="nil"/>
              <w:left w:val="nil"/>
              <w:bottom w:val="nil"/>
              <w:right w:val="nil"/>
            </w:tcBorders>
          </w:tcPr>
          <w:p ns2:paraId="32991F4D" ns2:textId="77777777" w:rsidR="00360257" w:rsidRDefault="00360257" w:rsidP="00B3093D">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right w:val="single" w:sz="2" w:space="0" w:color="auto"/>
            </w:tcBorders>
          </w:tcPr>
          <w:p ns2:paraId="3752ACCF" ns2:textId="77777777" w:rsidR="00360257" w:rsidRDefault="00360257" w:rsidP="00B3093D">
            <w:pPr>
              <w:tabs>
                <w:tab w:val="decimal" w:pos="459"/>
                <w:tab w:val="left" w:pos="539"/>
              </w:tabs>
              <w:spacing w:before="15" w:after="15"/>
              <w:rPr>
                <w:sz w:val="18"/>
                <w:szCs w:val="18"/>
              </w:rPr>
            </w:pPr>
            <w:r>
              <w:rPr>
                <w:sz w:val="18"/>
                <w:szCs w:val="18"/>
              </w:rPr>
              <w:tab/>
              <w:t xml:space="preserve">(3.7) </w:t>
            </w:r>
          </w:p>
        </w:tc>
        <w:tc>
          <w:tcPr>
            <w:tcW w:w="1296" w:type="dxa"/>
            <w:tcBorders>
              <w:top w:val="nil"/>
              <w:left w:val="nil"/>
              <w:bottom w:val="nil"/>
              <w:right w:val="nil"/>
            </w:tcBorders>
          </w:tcPr>
          <w:p ns2:paraId="79BC40E3" ns2:textId="77777777" w:rsidR="00360257" w:rsidRDefault="00360257" w:rsidP="00B3093D">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right w:val="single" w:sz="2" w:space="0" w:color="auto"/>
            </w:tcBorders>
          </w:tcPr>
          <w:p ns2:paraId="46122D70" ns2:textId="77777777" w:rsidR="00360257" w:rsidRDefault="00360257" w:rsidP="00B3093D">
            <w:pPr>
              <w:tabs>
                <w:tab w:val="decimal" w:pos="459"/>
                <w:tab w:val="left" w:pos="539"/>
              </w:tabs>
              <w:spacing w:before="15" w:after="15"/>
              <w:rPr>
                <w:sz w:val="18"/>
                <w:szCs w:val="18"/>
              </w:rPr>
            </w:pPr>
            <w:r>
              <w:rPr>
                <w:sz w:val="18"/>
                <w:szCs w:val="18"/>
              </w:rPr>
              <w:tab/>
              <w:t xml:space="preserve">(1.9) </w:t>
            </w:r>
          </w:p>
        </w:tc>
        <w:tc>
          <w:tcPr>
            <w:tcW w:w="1296" w:type="dxa"/>
            <w:tcBorders>
              <w:top w:val="nil"/>
              <w:left w:val="nil"/>
              <w:bottom w:val="nil"/>
              <w:right w:val="nil"/>
            </w:tcBorders>
          </w:tcPr>
          <w:p ns2:paraId="42660DF6" ns2: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tcBorders>
          </w:tcPr>
          <w:p ns2:paraId="60325BE6" ns2:textId="77777777" w:rsidR="00360257" w:rsidRDefault="00360257" w:rsidP="00B3093D">
            <w:pPr>
              <w:tabs>
                <w:tab w:val="decimal" w:pos="459"/>
                <w:tab w:val="left" w:pos="539"/>
              </w:tabs>
              <w:spacing w:before="15" w:after="15"/>
              <w:rPr>
                <w:sz w:val="18"/>
                <w:szCs w:val="18"/>
              </w:rPr>
            </w:pPr>
            <w:r>
              <w:rPr>
                <w:sz w:val="18"/>
                <w:szCs w:val="18"/>
              </w:rPr>
              <w:tab/>
              <w:t xml:space="preserve">(0.0) </w:t>
            </w:r>
          </w:p>
        </w:tc>
      </w:tr>
      <w:tr w:rsidR="00360257" ns2:paraId="6AB821B7" ns2:textId="77777777" w:rsidTr="00B3093D">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1E46AF1F" ns2:textId="77777777" w:rsidR="00360257" w:rsidRDefault="00360257" w:rsidP="00B3093D">
            <w:pPr>
              <w:spacing w:before="15" w:after="15"/>
              <w:ind w:left="160" w:right="1" w:hanging="160"/>
              <w:rPr>
                <w:sz w:val="18"/>
                <w:szCs w:val="18"/>
              </w:rPr>
            </w:pPr>
            <w:r>
              <w:rPr>
                <w:sz w:val="18"/>
                <w:szCs w:val="18"/>
              </w:rPr>
              <w:t xml:space="preserve">     discontinued Pembrolizumab </w:t>
            </w:r>
          </w:p>
        </w:tc>
        <w:tc>
          <w:tcPr>
            <w:tcW w:w="1296" w:type="dxa"/>
            <w:tcBorders>
              <w:top w:val="nil"/>
              <w:left w:val="nil"/>
              <w:bottom w:val="nil"/>
              <w:right w:val="nil"/>
            </w:tcBorders>
          </w:tcPr>
          <w:p ns2:paraId="18B8EDB0" ns2:textId="77777777" w:rsidR="00360257" w:rsidRDefault="00360257" w:rsidP="00B3093D">
            <w:pPr>
              <w:tabs>
                <w:tab w:val="decimal" w:pos="661"/>
                <w:tab w:val="left" w:pos="741"/>
              </w:tabs>
              <w:spacing w:before="15" w:after="15"/>
              <w:rPr>
                <w:sz w:val="18"/>
                <w:szCs w:val="18"/>
              </w:rPr>
            </w:pPr>
            <w:r>
              <w:rPr>
                <w:sz w:val="18"/>
                <w:szCs w:val="18"/>
              </w:rPr>
              <w:tab/>
              <w:t xml:space="preserve">4 </w:t>
            </w:r>
          </w:p>
        </w:tc>
        <w:tc>
          <w:tcPr>
            <w:tcW w:w="1296" w:type="dxa"/>
            <w:tcBorders>
              <w:top w:val="nil"/>
              <w:left w:val="nil"/>
              <w:bottom w:val="nil"/>
              <w:right w:val="single" w:sz="2" w:space="0" w:color="auto"/>
            </w:tcBorders>
          </w:tcPr>
          <w:p ns2:paraId="09833FF9" ns2:textId="77777777" w:rsidR="00360257" w:rsidRDefault="00360257" w:rsidP="00B3093D">
            <w:pPr>
              <w:tabs>
                <w:tab w:val="decimal" w:pos="459"/>
                <w:tab w:val="left" w:pos="539"/>
              </w:tabs>
              <w:spacing w:before="15" w:after="15"/>
              <w:rPr>
                <w:sz w:val="18"/>
                <w:szCs w:val="18"/>
              </w:rPr>
            </w:pPr>
            <w:r>
              <w:rPr>
                <w:sz w:val="18"/>
                <w:szCs w:val="18"/>
              </w:rPr>
              <w:tab/>
              <w:t xml:space="preserve">(7.4) </w:t>
            </w:r>
          </w:p>
        </w:tc>
        <w:tc>
          <w:tcPr>
            <w:tcW w:w="1296" w:type="dxa"/>
            <w:tcBorders>
              <w:top w:val="nil"/>
              <w:left w:val="nil"/>
              <w:bottom w:val="nil"/>
              <w:right w:val="nil"/>
            </w:tcBorders>
          </w:tcPr>
          <w:p ns2:paraId="0B39EE6E" ns2: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ns2:paraId="487CA390" ns2:textId="77777777" w:rsidR="00360257" w:rsidRDefault="00360257" w:rsidP="00B3093D">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ns2:paraId="709BAE97" ns2: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tcBorders>
          </w:tcPr>
          <w:p ns2:paraId="1F85CA8C" ns2:textId="77777777" w:rsidR="00360257" w:rsidRDefault="00360257" w:rsidP="00B3093D">
            <w:pPr>
              <w:tabs>
                <w:tab w:val="decimal" w:pos="459"/>
                <w:tab w:val="left" w:pos="539"/>
              </w:tabs>
              <w:spacing w:before="15" w:after="15"/>
              <w:rPr>
                <w:sz w:val="18"/>
                <w:szCs w:val="18"/>
              </w:rPr>
            </w:pPr>
            <w:r>
              <w:rPr>
                <w:sz w:val="18"/>
                <w:szCs w:val="18"/>
              </w:rPr>
              <w:tab/>
              <w:t xml:space="preserve">(0.0) </w:t>
            </w:r>
          </w:p>
        </w:tc>
      </w:tr>
      <w:tr w:rsidR="00360257" ns2:paraId="05ABDB9C" ns2:textId="77777777" w:rsidTr="00B3093D">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34F266E9" ns2:textId="77777777" w:rsidR="00360257" w:rsidRDefault="00360257" w:rsidP="00B3093D">
            <w:pPr>
              <w:spacing w:before="15" w:after="15"/>
              <w:ind w:left="160" w:right="1" w:hanging="160"/>
              <w:rPr>
                <w:sz w:val="18"/>
                <w:szCs w:val="18"/>
              </w:rPr>
            </w:pPr>
            <w:r>
              <w:rPr>
                <w:sz w:val="18"/>
                <w:szCs w:val="18"/>
              </w:rPr>
              <w:t xml:space="preserve">     discontinued Osimertinib </w:t>
            </w:r>
          </w:p>
        </w:tc>
        <w:tc>
          <w:tcPr>
            <w:tcW w:w="1296" w:type="dxa"/>
            <w:tcBorders>
              <w:top w:val="nil"/>
              <w:left w:val="nil"/>
              <w:bottom w:val="nil"/>
              <w:right w:val="nil"/>
            </w:tcBorders>
          </w:tcPr>
          <w:p ns2:paraId="5262D508" ns2: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ns2:paraId="34936C53" ns2:textId="77777777" w:rsidR="00360257" w:rsidRDefault="00360257" w:rsidP="00B3093D">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ns2:paraId="16AF6C85" ns2: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ns2:paraId="62E2DEEA" ns2:textId="77777777" w:rsidR="00360257" w:rsidRDefault="00360257" w:rsidP="00B3093D">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ns2:paraId="348EA47B" ns2: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tcBorders>
          </w:tcPr>
          <w:p ns2:paraId="5F48C49E" ns2:textId="77777777" w:rsidR="00360257" w:rsidRDefault="00360257" w:rsidP="00B3093D">
            <w:pPr>
              <w:tabs>
                <w:tab w:val="decimal" w:pos="459"/>
                <w:tab w:val="left" w:pos="539"/>
              </w:tabs>
              <w:spacing w:before="15" w:after="15"/>
              <w:rPr>
                <w:sz w:val="18"/>
                <w:szCs w:val="18"/>
              </w:rPr>
            </w:pPr>
            <w:r>
              <w:rPr>
                <w:sz w:val="18"/>
                <w:szCs w:val="18"/>
              </w:rPr>
              <w:tab/>
              <w:t xml:space="preserve">(0.0) </w:t>
            </w:r>
          </w:p>
        </w:tc>
      </w:tr>
      <w:tr w:rsidR="00360257" ns2:paraId="7CFFC672" ns2:textId="77777777" w:rsidTr="00B3093D">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2D14ACF7" ns2:textId="77777777" w:rsidR="00360257" w:rsidRDefault="00360257" w:rsidP="00B3093D">
            <w:pPr>
              <w:spacing w:before="15" w:after="15"/>
              <w:ind w:left="160" w:right="1" w:hanging="160"/>
              <w:rPr>
                <w:sz w:val="18"/>
                <w:szCs w:val="18"/>
              </w:rPr>
            </w:pPr>
            <w:r>
              <w:rPr>
                <w:sz w:val="18"/>
                <w:szCs w:val="18"/>
              </w:rPr>
              <w:t xml:space="preserve">   discontinued any drug due to a serious drug-related adverse event </w:t>
            </w:r>
          </w:p>
        </w:tc>
        <w:tc>
          <w:tcPr>
            <w:tcW w:w="1296" w:type="dxa"/>
            <w:tcBorders>
              <w:top w:val="nil"/>
              <w:left w:val="nil"/>
              <w:bottom w:val="nil"/>
              <w:right w:val="nil"/>
            </w:tcBorders>
          </w:tcPr>
          <w:p ns2:paraId="0D3C498A" ns2:textId="77777777" w:rsidR="00360257" w:rsidRDefault="00360257" w:rsidP="00B3093D">
            <w:pPr>
              <w:tabs>
                <w:tab w:val="decimal" w:pos="661"/>
                <w:tab w:val="left" w:pos="741"/>
              </w:tabs>
              <w:spacing w:before="15" w:after="15"/>
              <w:rPr>
                <w:sz w:val="18"/>
                <w:szCs w:val="18"/>
              </w:rPr>
            </w:pPr>
            <w:r>
              <w:rPr>
                <w:sz w:val="18"/>
                <w:szCs w:val="18"/>
              </w:rPr>
              <w:tab/>
              <w:t xml:space="preserve">3 </w:t>
            </w:r>
          </w:p>
        </w:tc>
        <w:tc>
          <w:tcPr>
            <w:tcW w:w="1296" w:type="dxa"/>
            <w:tcBorders>
              <w:top w:val="nil"/>
              <w:left w:val="nil"/>
              <w:bottom w:val="nil"/>
              <w:right w:val="single" w:sz="2" w:space="0" w:color="auto"/>
            </w:tcBorders>
          </w:tcPr>
          <w:p ns2:paraId="5CDDE363" ns2:textId="77777777" w:rsidR="00360257" w:rsidRDefault="00360257" w:rsidP="00B3093D">
            <w:pPr>
              <w:tabs>
                <w:tab w:val="decimal" w:pos="459"/>
                <w:tab w:val="left" w:pos="539"/>
              </w:tabs>
              <w:spacing w:before="15" w:after="15"/>
              <w:rPr>
                <w:sz w:val="18"/>
                <w:szCs w:val="18"/>
              </w:rPr>
            </w:pPr>
            <w:r>
              <w:rPr>
                <w:sz w:val="18"/>
                <w:szCs w:val="18"/>
              </w:rPr>
              <w:tab/>
              <w:t xml:space="preserve">(5.6) </w:t>
            </w:r>
          </w:p>
        </w:tc>
        <w:tc>
          <w:tcPr>
            <w:tcW w:w="1296" w:type="dxa"/>
            <w:tcBorders>
              <w:top w:val="nil"/>
              <w:left w:val="nil"/>
              <w:bottom w:val="nil"/>
              <w:right w:val="nil"/>
            </w:tcBorders>
          </w:tcPr>
          <w:p ns2:paraId="476925E8" ns2:textId="77777777" w:rsidR="00360257" w:rsidRDefault="00360257" w:rsidP="00B3093D">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right w:val="single" w:sz="2" w:space="0" w:color="auto"/>
            </w:tcBorders>
          </w:tcPr>
          <w:p ns2:paraId="27E00010" ns2:textId="77777777" w:rsidR="00360257" w:rsidRDefault="00360257" w:rsidP="00B3093D">
            <w:pPr>
              <w:tabs>
                <w:tab w:val="decimal" w:pos="459"/>
                <w:tab w:val="left" w:pos="539"/>
              </w:tabs>
              <w:spacing w:before="15" w:after="15"/>
              <w:rPr>
                <w:sz w:val="18"/>
                <w:szCs w:val="18"/>
              </w:rPr>
            </w:pPr>
            <w:r>
              <w:rPr>
                <w:sz w:val="18"/>
                <w:szCs w:val="18"/>
              </w:rPr>
              <w:tab/>
              <w:t xml:space="preserve">(1.9) </w:t>
            </w:r>
          </w:p>
        </w:tc>
        <w:tc>
          <w:tcPr>
            <w:tcW w:w="1296" w:type="dxa"/>
            <w:tcBorders>
              <w:top w:val="nil"/>
              <w:left w:val="nil"/>
              <w:bottom w:val="nil"/>
              <w:right w:val="nil"/>
            </w:tcBorders>
          </w:tcPr>
          <w:p ns2:paraId="576F23ED" ns2: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tcBorders>
          </w:tcPr>
          <w:p ns2:paraId="5DC22B30" ns2:textId="77777777" w:rsidR="00360257" w:rsidRDefault="00360257" w:rsidP="00B3093D">
            <w:pPr>
              <w:tabs>
                <w:tab w:val="decimal" w:pos="459"/>
                <w:tab w:val="left" w:pos="539"/>
              </w:tabs>
              <w:spacing w:before="15" w:after="15"/>
              <w:rPr>
                <w:sz w:val="18"/>
                <w:szCs w:val="18"/>
              </w:rPr>
            </w:pPr>
            <w:r>
              <w:rPr>
                <w:sz w:val="18"/>
                <w:szCs w:val="18"/>
              </w:rPr>
              <w:tab/>
              <w:t xml:space="preserve">(0.0) </w:t>
            </w:r>
          </w:p>
        </w:tc>
      </w:tr>
      <w:tr w:rsidR="00360257" ns2:paraId="15310A5A" ns2:textId="77777777" w:rsidTr="00B3093D">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7B6D06D6" ns2:textId="0323F937" w:rsidR="00360257" w:rsidRDefault="00360257" w:rsidP="00B3093D">
            <w:pPr>
              <w:spacing w:before="15" w:after="15"/>
              <w:ind w:left="160" w:right="1" w:hanging="160"/>
              <w:rPr>
                <w:sz w:val="18"/>
                <w:szCs w:val="18"/>
              </w:rPr>
            </w:pPr>
            <w:r>
              <w:rPr>
                <w:sz w:val="18"/>
                <w:szCs w:val="18"/>
              </w:rPr>
              <w:t xml:space="preserve">     discontinued sac-TMT </w:t>
            </w:r>
          </w:p>
        </w:tc>
        <w:tc>
          <w:tcPr>
            <w:tcW w:w="1296" w:type="dxa"/>
            <w:tcBorders>
              <w:top w:val="nil"/>
              <w:left w:val="nil"/>
              <w:bottom w:val="nil"/>
              <w:right w:val="nil"/>
            </w:tcBorders>
          </w:tcPr>
          <w:p ns2:paraId="20AC30A9" ns2:textId="77777777" w:rsidR="00360257" w:rsidRDefault="00360257" w:rsidP="00B3093D">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right w:val="single" w:sz="2" w:space="0" w:color="auto"/>
            </w:tcBorders>
          </w:tcPr>
          <w:p ns2:paraId="08D3930C" ns2:textId="77777777" w:rsidR="00360257" w:rsidRDefault="00360257" w:rsidP="00B3093D">
            <w:pPr>
              <w:tabs>
                <w:tab w:val="decimal" w:pos="459"/>
                <w:tab w:val="left" w:pos="539"/>
              </w:tabs>
              <w:spacing w:before="15" w:after="15"/>
              <w:rPr>
                <w:sz w:val="18"/>
                <w:szCs w:val="18"/>
              </w:rPr>
            </w:pPr>
            <w:r>
              <w:rPr>
                <w:sz w:val="18"/>
                <w:szCs w:val="18"/>
              </w:rPr>
              <w:tab/>
              <w:t xml:space="preserve">(1.9) </w:t>
            </w:r>
          </w:p>
        </w:tc>
        <w:tc>
          <w:tcPr>
            <w:tcW w:w="1296" w:type="dxa"/>
            <w:tcBorders>
              <w:top w:val="nil"/>
              <w:left w:val="nil"/>
              <w:bottom w:val="nil"/>
              <w:right w:val="nil"/>
            </w:tcBorders>
          </w:tcPr>
          <w:p ns2:paraId="37BCEA0F" ns2:textId="77777777" w:rsidR="00360257" w:rsidRDefault="00360257" w:rsidP="00B3093D">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right w:val="single" w:sz="2" w:space="0" w:color="auto"/>
            </w:tcBorders>
          </w:tcPr>
          <w:p ns2:paraId="656C0BDA" ns2:textId="77777777" w:rsidR="00360257" w:rsidRDefault="00360257" w:rsidP="00B3093D">
            <w:pPr>
              <w:tabs>
                <w:tab w:val="decimal" w:pos="459"/>
                <w:tab w:val="left" w:pos="539"/>
              </w:tabs>
              <w:spacing w:before="15" w:after="15"/>
              <w:rPr>
                <w:sz w:val="18"/>
                <w:szCs w:val="18"/>
              </w:rPr>
            </w:pPr>
            <w:r>
              <w:rPr>
                <w:sz w:val="18"/>
                <w:szCs w:val="18"/>
              </w:rPr>
              <w:tab/>
              <w:t xml:space="preserve">(1.9) </w:t>
            </w:r>
          </w:p>
        </w:tc>
        <w:tc>
          <w:tcPr>
            <w:tcW w:w="1296" w:type="dxa"/>
            <w:tcBorders>
              <w:top w:val="nil"/>
              <w:left w:val="nil"/>
              <w:bottom w:val="nil"/>
              <w:right w:val="nil"/>
            </w:tcBorders>
          </w:tcPr>
          <w:p ns2:paraId="7D0F9231" ns2: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tcBorders>
          </w:tcPr>
          <w:p ns2:paraId="5968667F" ns2:textId="77777777" w:rsidR="00360257" w:rsidRDefault="00360257" w:rsidP="00B3093D">
            <w:pPr>
              <w:tabs>
                <w:tab w:val="decimal" w:pos="459"/>
                <w:tab w:val="left" w:pos="539"/>
              </w:tabs>
              <w:spacing w:before="15" w:after="15"/>
              <w:rPr>
                <w:sz w:val="18"/>
                <w:szCs w:val="18"/>
              </w:rPr>
            </w:pPr>
            <w:r>
              <w:rPr>
                <w:sz w:val="18"/>
                <w:szCs w:val="18"/>
              </w:rPr>
              <w:tab/>
              <w:t xml:space="preserve">(0.0) </w:t>
            </w:r>
          </w:p>
        </w:tc>
      </w:tr>
      <w:tr w:rsidR="00360257" ns2:paraId="3FF2997D" ns2:textId="77777777" w:rsidTr="00B3093D">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1566EDF9" ns2:textId="77777777" w:rsidR="00360257" w:rsidRDefault="00360257" w:rsidP="00B3093D">
            <w:pPr>
              <w:spacing w:before="15" w:after="15"/>
              <w:ind w:left="160" w:right="1" w:hanging="160"/>
              <w:rPr>
                <w:sz w:val="18"/>
                <w:szCs w:val="18"/>
              </w:rPr>
            </w:pPr>
            <w:r>
              <w:rPr>
                <w:sz w:val="18"/>
                <w:szCs w:val="18"/>
              </w:rPr>
              <w:t xml:space="preserve">     discontinued Pembrolizumab </w:t>
            </w:r>
          </w:p>
        </w:tc>
        <w:tc>
          <w:tcPr>
            <w:tcW w:w="1296" w:type="dxa"/>
            <w:tcBorders>
              <w:top w:val="nil"/>
              <w:left w:val="nil"/>
              <w:bottom w:val="nil"/>
              <w:right w:val="nil"/>
            </w:tcBorders>
          </w:tcPr>
          <w:p ns2:paraId="28C423AE" ns2:textId="77777777" w:rsidR="00360257" w:rsidRDefault="00360257" w:rsidP="00B3093D">
            <w:pPr>
              <w:tabs>
                <w:tab w:val="decimal" w:pos="661"/>
                <w:tab w:val="left" w:pos="741"/>
              </w:tabs>
              <w:spacing w:before="15" w:after="15"/>
              <w:rPr>
                <w:sz w:val="18"/>
                <w:szCs w:val="18"/>
              </w:rPr>
            </w:pPr>
            <w:r>
              <w:rPr>
                <w:sz w:val="18"/>
                <w:szCs w:val="18"/>
              </w:rPr>
              <w:tab/>
              <w:t xml:space="preserve">3 </w:t>
            </w:r>
          </w:p>
        </w:tc>
        <w:tc>
          <w:tcPr>
            <w:tcW w:w="1296" w:type="dxa"/>
            <w:tcBorders>
              <w:top w:val="nil"/>
              <w:left w:val="nil"/>
              <w:bottom w:val="nil"/>
              <w:right w:val="single" w:sz="2" w:space="0" w:color="auto"/>
            </w:tcBorders>
          </w:tcPr>
          <w:p ns2:paraId="079982DC" ns2:textId="77777777" w:rsidR="00360257" w:rsidRDefault="00360257" w:rsidP="00B3093D">
            <w:pPr>
              <w:tabs>
                <w:tab w:val="decimal" w:pos="459"/>
                <w:tab w:val="left" w:pos="539"/>
              </w:tabs>
              <w:spacing w:before="15" w:after="15"/>
              <w:rPr>
                <w:sz w:val="18"/>
                <w:szCs w:val="18"/>
              </w:rPr>
            </w:pPr>
            <w:r>
              <w:rPr>
                <w:sz w:val="18"/>
                <w:szCs w:val="18"/>
              </w:rPr>
              <w:tab/>
              <w:t xml:space="preserve">(5.6) </w:t>
            </w:r>
          </w:p>
        </w:tc>
        <w:tc>
          <w:tcPr>
            <w:tcW w:w="1296" w:type="dxa"/>
            <w:tcBorders>
              <w:top w:val="nil"/>
              <w:left w:val="nil"/>
              <w:bottom w:val="nil"/>
              <w:right w:val="nil"/>
            </w:tcBorders>
          </w:tcPr>
          <w:p ns2:paraId="273DF1B0" ns2: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ns2:paraId="0E6DB685" ns2:textId="77777777" w:rsidR="00360257" w:rsidRDefault="00360257" w:rsidP="00B3093D">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ns2:paraId="21FFCE08" ns2: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tcBorders>
          </w:tcPr>
          <w:p ns2:paraId="6D8FC7D8" ns2:textId="77777777" w:rsidR="00360257" w:rsidRDefault="00360257" w:rsidP="00B3093D">
            <w:pPr>
              <w:tabs>
                <w:tab w:val="decimal" w:pos="459"/>
                <w:tab w:val="left" w:pos="539"/>
              </w:tabs>
              <w:spacing w:before="15" w:after="15"/>
              <w:rPr>
                <w:sz w:val="18"/>
                <w:szCs w:val="18"/>
              </w:rPr>
            </w:pPr>
            <w:r>
              <w:rPr>
                <w:sz w:val="18"/>
                <w:szCs w:val="18"/>
              </w:rPr>
              <w:tab/>
              <w:t xml:space="preserve">(0.0) </w:t>
            </w:r>
          </w:p>
        </w:tc>
      </w:tr>
      <w:tr w:rsidR="00360257" ns2:paraId="724A622F" ns2:textId="77777777" w:rsidTr="00B3093D">
        <w:tblPrEx>
          <w:tblBorders>
            <w:top w:val="single" w:sz="6" w:space="0" w:color="auto"/>
            <w:bottom w:val="single" w:sz="6" w:space="0" w:color="auto"/>
          </w:tblBorders>
        </w:tblPrEx>
        <w:trPr>
          <w:jc w:val="center"/>
        </w:trPr>
        <w:tc>
          <w:tcPr>
            <w:tcW w:w="5184" w:type="dxa"/>
            <w:tcBorders>
              <w:top w:val="nil"/>
              <w:bottom w:val="single" w:sz="2" w:space="0" w:color="auto"/>
              <w:right w:val="single" w:sz="2" w:space="0" w:color="auto"/>
            </w:tcBorders>
          </w:tcPr>
          <w:p ns2:paraId="58F7192A" ns2:textId="77777777" w:rsidR="00360257" w:rsidRDefault="00360257" w:rsidP="00B3093D">
            <w:pPr>
              <w:spacing w:before="15" w:after="15"/>
              <w:ind w:left="160" w:right="1" w:hanging="160"/>
              <w:rPr>
                <w:sz w:val="18"/>
                <w:szCs w:val="18"/>
              </w:rPr>
            </w:pPr>
            <w:r>
              <w:rPr>
                <w:sz w:val="18"/>
                <w:szCs w:val="18"/>
              </w:rPr>
              <w:t xml:space="preserve">     discontinued Osimertinib </w:t>
            </w:r>
          </w:p>
        </w:tc>
        <w:tc>
          <w:tcPr>
            <w:tcW w:w="1296" w:type="dxa"/>
            <w:tcBorders>
              <w:top w:val="nil"/>
              <w:left w:val="nil"/>
              <w:bottom w:val="single" w:sz="2" w:space="0" w:color="auto"/>
              <w:right w:val="nil"/>
            </w:tcBorders>
          </w:tcPr>
          <w:p ns2:paraId="1A8D4869" ns2: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single" w:sz="2" w:space="0" w:color="auto"/>
              <w:right w:val="single" w:sz="2" w:space="0" w:color="auto"/>
            </w:tcBorders>
          </w:tcPr>
          <w:p ns2:paraId="391FAA0E" ns2:textId="77777777" w:rsidR="00360257" w:rsidRDefault="00360257" w:rsidP="00B3093D">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single" w:sz="2" w:space="0" w:color="auto"/>
              <w:right w:val="nil"/>
            </w:tcBorders>
          </w:tcPr>
          <w:p ns2:paraId="0ECBA09F" ns2: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single" w:sz="2" w:space="0" w:color="auto"/>
              <w:right w:val="single" w:sz="2" w:space="0" w:color="auto"/>
            </w:tcBorders>
          </w:tcPr>
          <w:p ns2:paraId="34DDBCD1" ns2:textId="77777777" w:rsidR="00360257" w:rsidRDefault="00360257" w:rsidP="00B3093D">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single" w:sz="2" w:space="0" w:color="auto"/>
              <w:right w:val="nil"/>
            </w:tcBorders>
          </w:tcPr>
          <w:p ns2:paraId="39A17B96" ns2: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single" w:sz="2" w:space="0" w:color="auto"/>
            </w:tcBorders>
          </w:tcPr>
          <w:p ns2:paraId="030F0549" ns2:textId="77777777" w:rsidR="00360257" w:rsidRDefault="00360257" w:rsidP="00B3093D">
            <w:pPr>
              <w:tabs>
                <w:tab w:val="decimal" w:pos="459"/>
                <w:tab w:val="left" w:pos="539"/>
              </w:tabs>
              <w:spacing w:before="15" w:after="15"/>
              <w:rPr>
                <w:sz w:val="18"/>
                <w:szCs w:val="18"/>
              </w:rPr>
            </w:pPr>
            <w:r>
              <w:rPr>
                <w:sz w:val="18"/>
                <w:szCs w:val="18"/>
              </w:rPr>
              <w:tab/>
              <w:t xml:space="preserve">(0.0) </w:t>
            </w:r>
          </w:p>
        </w:tc>
      </w:tr>
      <w:tr w:rsidR="00360257" ns2:paraId="44EA27E7" ns2:textId="77777777" w:rsidTr="00B3093D">
        <w:tblPrEx>
          <w:tblBorders>
            <w:top w:val="single" w:sz="6" w:space="0" w:color="auto"/>
            <w:bottom w:val="single" w:sz="6" w:space="0" w:color="auto"/>
          </w:tblBorders>
        </w:tblPrEx>
        <w:trPr>
          <w:jc w:val="center"/>
        </w:trPr>
        <w:tc>
          <w:tcPr>
            <w:tcW w:w="12960" w:type="dxa"/>
            <w:gridSpan w:val="7"/>
            <w:tcBorders>
              <w:top w:val="nil"/>
              <w:bottom w:val="double" w:sz="6" w:space="0" w:color="auto"/>
            </w:tcBorders>
          </w:tcPr>
          <w:p ns2:paraId="2AA5ACC6" ns2:textId="77777777" w:rsidR="00360257" w:rsidRDefault="00360257" w:rsidP="00B3093D">
            <w:pPr>
              <w:spacing w:before="30" w:after="30"/>
              <w:ind w:left="160" w:right="1" w:hanging="160"/>
              <w:rPr>
                <w:sz w:val="18"/>
                <w:szCs w:val="18"/>
              </w:rPr>
            </w:pPr>
            <w:r>
              <w:rPr>
                <w:sz w:val="18"/>
                <w:szCs w:val="18"/>
              </w:rPr>
              <w:t xml:space="preserve"> </w:t>
            </w:r>
            <w:r>
              <w:rPr>
                <w:sz w:val="18"/>
                <w:szCs w:val="18"/>
                <w:vertAlign w:val="superscript"/>
              </w:rPr>
              <w:t>a</w:t>
            </w:r>
            <w:r>
              <w:rPr>
                <w:sz w:val="18"/>
                <w:szCs w:val="18"/>
              </w:rPr>
              <w:t xml:space="preserve"> Determined by the investigator to be related to the drug.</w:t>
            </w:r>
          </w:p>
          <w:p ns2:paraId="30E1F089" ns2:textId="77777777" w:rsidR="00360257" w:rsidRDefault="00360257" w:rsidP="00B3093D">
            <w:pPr>
              <w:spacing w:before="30" w:after="30"/>
              <w:ind w:left="160" w:right="1" w:hanging="160"/>
              <w:rPr>
                <w:sz w:val="18"/>
                <w:szCs w:val="18"/>
              </w:rPr>
            </w:pPr>
            <w:r>
              <w:rPr>
                <w:sz w:val="18"/>
                <w:szCs w:val="18"/>
              </w:rPr>
              <w:t xml:space="preserve"> </w:t>
            </w:r>
            <w:r>
              <w:rPr>
                <w:sz w:val="18"/>
                <w:szCs w:val="18"/>
                <w:vertAlign w:val="superscript"/>
              </w:rPr>
              <w:t>b</w:t>
            </w:r>
            <w:r>
              <w:rPr>
                <w:sz w:val="18"/>
                <w:szCs w:val="18"/>
              </w:rPr>
              <w:t xml:space="preserve"> Defined as an action taken of dose reduced, drug interrupted or drug withdrawn.</w:t>
            </w:r>
          </w:p>
          <w:p ns2:paraId="66D591FB" ns2:textId="77777777" w:rsidR="00360257" w:rsidRDefault="00360257" w:rsidP="00B3093D">
            <w:pPr>
              <w:spacing w:before="30" w:after="30"/>
              <w:ind w:left="160" w:right="1" w:hanging="160"/>
              <w:rPr>
                <w:sz w:val="18"/>
                <w:szCs w:val="18"/>
              </w:rPr>
            </w:pPr>
            <w:r>
              <w:rPr>
                <w:sz w:val="18"/>
                <w:szCs w:val="18"/>
              </w:rPr>
              <w:t xml:space="preserve"> Non-serious AEs up to 30 days and SAEs up to 90 days of last dose of study intervention are included.</w:t>
            </w:r>
          </w:p>
          <w:p ns2:paraId="3281B235" ns2:textId="2A78CABD" w:rsidR="00360257" w:rsidRDefault="00360257" w:rsidP="00B3093D">
            <w:pPr>
              <w:spacing w:before="30" w:after="30"/>
              <w:ind w:left="160" w:right="1" w:hanging="160"/>
              <w:rPr>
                <w:sz w:val="18"/>
                <w:szCs w:val="18"/>
              </w:rPr>
            </w:pPr>
            <w:r>
              <w:rPr>
                <w:sz w:val="18"/>
                <w:szCs w:val="18"/>
              </w:rPr>
              <w:t>MK2870 was replaced with sac-TMT</w:t>
            </w:r>
          </w:p>
          <w:p ns2:paraId="2A4E3EB3" ns2:textId="77777777" w:rsidR="00360257" w:rsidRDefault="00360257" w:rsidP="00B3093D">
            <w:pPr>
              <w:spacing w:before="30" w:after="30"/>
              <w:ind w:left="160" w:right="1" w:hanging="160"/>
              <w:rPr>
                <w:sz w:val="18"/>
                <w:szCs w:val="18"/>
              </w:rPr>
            </w:pPr>
            <w:r>
              <w:rPr>
                <w:sz w:val="18"/>
                <w:szCs w:val="18"/>
              </w:rPr>
              <w:t xml:space="preserve"> MedDRA preferred terms "Neoplasm progression", "Malignant neoplasm progression" and "Disease progression" not related to the drug are excluded.</w:t>
            </w:r>
          </w:p>
          <w:p ns2:paraId="16C81DD0" ns2:textId="77777777" w:rsidR="00360257" w:rsidRDefault="00360257" w:rsidP="00B3093D">
            <w:pPr>
              <w:spacing w:before="30" w:after="30"/>
              <w:ind w:left="160" w:right="1" w:hanging="160"/>
              <w:rPr>
                <w:sz w:val="18"/>
                <w:szCs w:val="18"/>
              </w:rPr>
            </w:pPr>
            <w:r>
              <w:rPr>
                <w:sz w:val="18"/>
                <w:szCs w:val="18"/>
              </w:rPr>
              <w:t xml:space="preserve"> Grades are based on NCI CTCAE version 5.0.</w:t>
            </w:r>
          </w:p>
          <w:p ns2:paraId="162C84AA" ns2:textId="77777777" w:rsidR="00360257" w:rsidRDefault="00360257" w:rsidP="00B3093D">
            <w:pPr>
              <w:spacing w:before="30" w:after="30"/>
              <w:ind w:left="160" w:right="1" w:hanging="160"/>
              <w:rPr>
                <w:sz w:val="18"/>
                <w:szCs w:val="18"/>
              </w:rPr>
            </w:pPr>
            <w:r>
              <w:rPr>
                <w:sz w:val="18"/>
                <w:szCs w:val="18"/>
              </w:rPr>
              <w:t xml:space="preserve"> Database Cutoff Date: 21MAY2024</w:t>
            </w:r>
          </w:p>
        </w:tc>
      </w:tr>
      <w:tr w:rsidR="00360257" ns2:paraId="1A70C141" ns2:textId="77777777" w:rsidTr="00B3093D">
        <w:tblPrEx>
          <w:tblBorders>
            <w:top w:val="none" w:sz="0" w:space="0" w:color="auto"/>
            <w:left w:val="none" w:sz="0" w:space="0" w:color="auto"/>
            <w:bottom w:val="none" w:sz="0" w:space="0" w:color="auto"/>
            <w:right w:val="none" w:sz="0" w:space="0" w:color="auto"/>
          </w:tblBorders>
        </w:tblPrEx>
        <w:trPr>
          <w:jc w:val="center"/>
        </w:trPr>
        <w:tc>
          <w:tcPr>
            <w:tcW w:w="12960" w:type="dxa"/>
            <w:gridSpan w:val="7"/>
            <w:tcBorders>
              <w:top w:val="nil"/>
              <w:left w:val="nil"/>
              <w:bottom w:val="nil"/>
              <w:right w:val="nil"/>
            </w:tcBorders>
          </w:tcPr>
          <w:p ns2:paraId="6609A0F5" ns2:textId="77777777" w:rsidR="00360257" w:rsidRDefault="00360257" w:rsidP="00B3093D">
            <w:pPr>
              <w:spacing w:before="15" w:after="15"/>
              <w:rPr>
                <w:sz w:val="18"/>
                <w:szCs w:val="18"/>
              </w:rPr>
            </w:pPr>
            <w:r>
              <w:rPr>
                <w:sz w:val="18"/>
                <w:szCs w:val="18"/>
              </w:rPr>
              <w:t>Source:  [P003MK2870: adam-adsl; adae]</w:t>
            </w:r>
          </w:p>
        </w:tc>
      </w:tr>
    </w:tbl>
    <w:p ns2:paraId="38D71D71" ns2:textId="77777777" w:rsidR="00CF4353" w:rsidRDefault="00CF4353" w:rsidP="00CF4353">
      <w:pPr>
        <w:rPr>
          <w:sz w:val="18"/>
          <w:szCs w:val="18"/>
        </w:rPr>
      </w:pPr>
    </w:p>
    <w:p ns2:paraId="2F914AFF" ns2:textId="77777777" w:rsidR="00CF4353" w:rsidRDefault="00CF4353" w:rsidP="006405A6">
      <w:pPr>
        <w:pStyle w:val="Paragraph"/>
        <w:sectPr w:rsidR="00CF4353" w:rsidSect="007062AE">
          <w:headerReference w:type="default" ns3:id="rId69"/>
          <w:footerReference w:type="default" ns3:id="rId70"/>
          <w:pgSz w:w="15840" w:h="12240" w:orient="landscape"/>
          <w:pgMar w:top="1800" w:right="1440" w:bottom="1440" w:left="1440" w:header="720" w:footer="720" w:gutter="0"/>
          <w:cols w:space="720"/>
          <w:docGrid w:linePitch="326"/>
        </w:sectPr>
      </w:pPr>
    </w:p>
    <w:p ns2:paraId="73F6F565" ns2:textId="77777777" w:rsidR="00B05DD4" w:rsidRDefault="00B05DD4" w:rsidP="00B05DD4">
      <w:pPr>
        <w:pStyle w:val="Heading4"/>
      </w:pPr>
      <w:ins w:id="10652" w:author="GoldenCorpusHarness" w:date="2026-03-28T21:57:55Z">
        <w:r>
          <w:t xml:space="preserve">Figure 15MK-2870-016 (SKB264-II-07-TNBC): Swimmer Plot for </w:t>
        </w:r>
      </w:ins>
      <w:r>
        <w:t>Su</w:t>
      </w:r>
      <w:del w:id="10653" w:author="GoldenCorpusHarness" w:date="2026-03-28T21:57:55Z">
        <w:r>
          <w:delText>mmary</w:delText>
        </w:r>
      </w:del>
      <w:ins w:id="10654" w:author="GoldenCorpusHarness" w:date="2026-03-28T21:57:55Z">
        <w:r>
          <w:t>bjects</w:t>
        </w:r>
      </w:ins>
      <w:r>
        <w:t xml:space="preserve"> </w:t>
      </w:r>
      <w:ins w:id="10655" w:author="GoldenCorpusHarness" w:date="2026-03-28T21:57:55Z">
        <w:r>
          <w:t>with Resp</w:t>
        </w:r>
      </w:ins>
      <w:r>
        <w:t>o</w:t>
      </w:r>
      <w:del w:id="10656" w:author="GoldenCorpusHarness" w:date="2026-03-28T21:57:55Z">
        <w:r>
          <w:delText>f Adver</w:delText>
        </w:r>
      </w:del>
      <w:ins w:id="10657" w:author="GoldenCorpusHarness" w:date="2026-03-28T21:57:55Z">
        <w:r>
          <w:t>n</w:t>
        </w:r>
      </w:ins>
      <w:r>
        <w:t xml:space="preserve">se </w:t>
      </w:r>
      <w:del w:id="10658" w:author="GoldenCorpusHarness" w:date="2026-03-28T21:57:55Z">
        <w:r>
          <w:delText>Event</w:delText>
        </w:r>
      </w:del>
      <w:ins w:id="10659" w:author="GoldenCorpusHarness" w:date="2026-03-28T21:57:55Z">
        <w:r>
          <w:t>Ba</w:t>
        </w:r>
      </w:ins>
      <w:r>
        <w:t>s</w:t>
      </w:r>
      <w:del w:id="10660" w:author="GoldenCorpusHarness" w:date="2026-03-28T21:57:55Z">
        <w:r>
          <w:delText xml:space="preserve"> Consider</w:delText>
        </w:r>
      </w:del>
      <w:r>
        <w:t xml:space="preserve">ed </w:t>
      </w:r>
      <w:del w:id="10661" w:author="GoldenCorpusHarness" w:date="2026-03-28T21:57:55Z">
        <w:r>
          <w:delText>Drug-related by the</w:delText>
        </w:r>
      </w:del>
      <w:ins w:id="10662" w:author="GoldenCorpusHarness" w:date="2026-03-28T21:57:55Z">
        <w:r>
          <w:t>on</w:t>
        </w:r>
      </w:ins>
      <w:r>
        <w:t xml:space="preserve"> Investigator</w:t>
      </w:r>
      <w:ins w:id="10663" w:author="GoldenCorpusHarness" w:date="2026-03-28T21:57:55Z">
        <w:r>
          <w:t xml:space="preserve"> Assessment per RECIST 1.1</w:t>
        </w:r>
      </w:ins>
    </w:p>
    <w:p ns2:paraId="64311EF2" ns2:textId="0002E937" w:rsidR="002B0F6F" w:rsidRDefault="002B0F6F" w:rsidP="002B0F6F">
      <w:pPr>
        <w:pStyle w:val="Paragraph"/>
      </w:pPr>
      <w:del w:id="10664" w:author="GoldenCorpusHarness" w:date="2026-03-28T21:57:55Z">
        <w:r>
          <w:delText>The most common (incidence ≥20%) drug-related AEs by PT in the sac-TMT 4 mg/kg plus pembrolizumab 400 mg treatment group were anemia (81.5%), WBC count decreased (50.0%), neutrophil count decreased (46.3%), ALT increased (33.3%), stomatitis (22.2%), AST increased and rash (20.4%) [Sec. 7.3] [Table 56]. The most common (incidence ≥5%) Grade ≥3 drug-related AEs were neutrophil count decreased (22.2%) and anemia (7.4%) [Sec. 7.3] [Table 57].</w:delText>
        </w:r>
      </w:del>
    </w:p>
    <w:p ns2:paraId="4B7D2279" ns2:textId="334A24C3" w:rsidR="002B0F6F" w:rsidRDefault="002B0F6F" w:rsidP="002B0F6F">
      <w:pPr>
        <w:pStyle w:val="Paragraph"/>
      </w:pPr>
      <w:del w:id="10665" w:author="GoldenCorpusHarness" w:date="2026-03-28T21:57:55Z">
        <w:r>
          <w:delText>The most common (incidence ≥20%) drug-related AEs by PT in the sac-TMT 3 mg/kg plus osimertinib 80 mg treatment group were anemia (90.6%), WBC count decreased (58.5%), neutrophil count decreased (47.2%), stomatitis (35.8%), blood creatinine increased (28.3%), platelet count decreased  (24.5%), ALT increased (22.6%), hypoalbuminemia (22.6%), AST increased, decreased appetite (20.8% each) [Sec. 7.3] [Table 56]. The most common (incidence ≥5%) Grade ≥3 drug-related AEs were neutrophil count decreased (18.9%), WBC count decreased and stomatitis (5.7% each) [Sec. 7.3] [Table 57].</w:delText>
        </w:r>
      </w:del>
    </w:p>
    <w:p ns2:paraId="1AA05FC4" ns2:textId="68E2E7BD" w:rsidR="00CF4353" w:rsidRPr="00CF4353" w:rsidRDefault="002B0F6F" w:rsidP="002B0F6F">
      <w:pPr>
        <w:pStyle w:val="Paragraph"/>
      </w:pPr>
      <w:del w:id="10666" w:author="GoldenCorpusHarness" w:date="2026-03-28T21:57:55Z">
        <w:r>
          <w:delText>The most common (incidence ≥</w:delText>
        </w:r>
      </w:del>
      <w:ins w:id="10667" w:author="GoldenCorpusHarness" w:date="2026-03-28T21:57:55Z">
        <w:r>
          <w:t>MK-</w:t>
        </w:r>
      </w:ins>
      <w:r>
        <w:t>2</w:t>
      </w:r>
      <w:ins w:id="10668" w:author="GoldenCorpusHarness" w:date="2026-03-28T21:57:55Z">
        <w:r>
          <w:t>87</w:t>
        </w:r>
      </w:ins>
      <w:r>
        <w:t>0</w:t>
      </w:r>
      <w:del w:id="10669" w:author="GoldenCorpusHarness" w:date="2026-03-28T21:57:55Z">
        <w:r>
          <w:delText>%) drug</w:delText>
        </w:r>
      </w:del>
      <w:r>
        <w:t>-</w:t>
      </w:r>
      <w:del w:id="10670" w:author="GoldenCorpusHarness" w:date="2026-03-28T21:57:55Z">
        <w:r>
          <w:delText>related AEs by PT in the sac</w:delText>
        </w:r>
      </w:del>
      <w:ins w:id="10671" w:author="GoldenCorpusHarness" w:date="2026-03-28T21:57:55Z">
        <w:r>
          <w:t>017/SKB264</w:t>
        </w:r>
      </w:ins>
      <w:r>
        <w:t>-</w:t>
      </w:r>
      <w:del w:id="10672" w:author="GoldenCorpusHarness" w:date="2026-03-28T21:57:55Z">
        <w:r>
          <w:delText>TMT 4 mg</w:delText>
        </w:r>
      </w:del>
      <w:ins w:id="10673" w:author="GoldenCorpusHarness" w:date="2026-03-28T21:57:55Z">
        <w:r>
          <w:t>II-08</w:t>
        </w:r>
      </w:ins>
      <w:r>
        <w:t>/</w:t>
      </w:r>
      <w:del w:id="10674" w:author="GoldenCorpusHarness" w:date="2026-03-28T21:57:55Z">
        <w:r>
          <w:delText xml:space="preserve">kg </w:delText>
        </w:r>
      </w:del>
      <w:ins w:id="10675" w:author="GoldenCorpusHarness" w:date="2026-03-28T21:57:55Z">
        <w:r>
          <w:t>O</w:t>
        </w:r>
      </w:ins>
      <w:r>
        <w:t>p</w:t>
      </w:r>
      <w:del w:id="10676" w:author="GoldenCorpusHarness" w:date="2026-03-28T21:57:55Z">
        <w:r>
          <w:delText>lus osimer</w:delText>
        </w:r>
      </w:del>
      <w:r>
        <w:t>ti</w:t>
      </w:r>
      <w:del w:id="10677" w:author="GoldenCorpusHarness" w:date="2026-03-28T21:57:55Z">
        <w:r>
          <w:delText>nib 80 mg treatment group were anemia (100.0%), WBC co</w:delText>
        </w:r>
      </w:del>
      <w:ins w:id="10678" w:author="GoldenCorpusHarness" w:date="2026-03-28T21:57:55Z">
        <w:r>
          <w:t>TROP-L</w:t>
        </w:r>
      </w:ins>
      <w:r>
        <w:t>un</w:t>
      </w:r>
      <w:del w:id="10679" w:author="GoldenCorpusHarness" w:date="2026-03-28T21:57:55Z">
        <w:r>
          <w:delText>t decreased and neutrophil count decreased (9</w:delText>
        </w:r>
      </w:del>
      <w:ins w:id="10680" w:author="GoldenCorpusHarness" w:date="2026-03-28T21:57:55Z">
        <w:r>
          <w:t>g</w:t>
        </w:r>
      </w:ins>
      <w:r>
        <w:t>0</w:t>
      </w:r>
      <w:del w:id="10681" w:author="GoldenCorpusHarness" w:date="2026-03-28T21:57:55Z">
        <w:r>
          <w:delText>.9% each), stomatitis (6</w:delText>
        </w:r>
      </w:del>
      <w:r>
        <w:t>3</w:t>
      </w:r>
      <w:del w:id="10682" w:author="GoldenCorpusHarness" w:date="2026-03-28T21:57:55Z">
        <w:r>
          <w:delText>.6%), rash, platelet count decreased, alopecia (54.5% each), decreased appetite and diarrhea (36.4%), gamma-glumatyltransferase increased and hypotension (27.3% each) [Sec. 7.3] [Table 56]. The most common (incidence ≥5%) Grade ≥3 drug-related AEs were neutrophil count decreased (54.5%), WBC count decreased (36.4%), anemia, febrile neutropenia, ALT increased, stomatitis, dermatitis allergic, platelet count decreased (9.1% each) [Sec. 7.3] [Table 57].</w:delText>
        </w:r>
      </w:del>
    </w:p>
    <w:p ns2:paraId="15869395" ns2:textId="77777777" w:rsidR="00B05DD4" w:rsidRDefault="00B05DD4" w:rsidP="00B05DD4">
      <w:pPr>
        <w:pStyle w:val="Heading4"/>
      </w:pPr>
      <w:ins w:id="10683" w:author="GoldenCorpusHarness" w:date="2026-03-28T21:57:55Z">
        <w:r>
          <w:t>This is an ongoing Phase 2 study to evaluate the efficacy and safety of sac-TMT monotherapy in participants with select advanced solid tumors, which includes 2 parts: the first comprised an exploratory study of sac-TMT in multiple N</w:t>
        </w:r>
      </w:ins>
      <w:r>
        <w:t>S</w:t>
      </w:r>
      <w:del w:id="10684" w:author="GoldenCorpusHarness" w:date="2026-03-28T21:57:55Z">
        <w:r>
          <w:delText xml:space="preserve">ummary of </w:delText>
        </w:r>
      </w:del>
      <w:ins w:id="10685" w:author="GoldenCorpusHarness" w:date="2026-03-28T21:57:55Z">
        <w:r>
          <w:t>CLC cohorts and one nasopharyngeal cancer cohort, and the second comprised a randomized study to compare sac-TMT with docetaxel for EGFR-mutated locally advanced or metastatic N</w:t>
        </w:r>
      </w:ins>
      <w:r>
        <w:t>S</w:t>
      </w:r>
      <w:del w:id="10686" w:author="GoldenCorpusHarness" w:date="2026-03-28T21:57:55Z">
        <w:r>
          <w:delText>erious Ad</w:delText>
        </w:r>
      </w:del>
      <w:ins w:id="10687" w:author="GoldenCorpusHarness" w:date="2026-03-28T21:57:55Z">
        <w:r>
          <w:t>CLC with disease progression after pre</w:t>
        </w:r>
      </w:ins>
      <w:r>
        <w:t>v</w:t>
      </w:r>
      <w:del w:id="10688" w:author="GoldenCorpusHarness" w:date="2026-03-28T21:57:55Z">
        <w:r>
          <w:delText>erse</w:delText>
        </w:r>
      </w:del>
      <w:ins w:id="10689" w:author="GoldenCorpusHarness" w:date="2026-03-28T21:57:55Z">
        <w:r>
          <w:t>ious treatment with</w:t>
        </w:r>
      </w:ins>
      <w:r>
        <w:t xml:space="preserve"> E</w:t>
      </w:r>
      <w:del w:id="10690" w:author="GoldenCorpusHarness" w:date="2026-03-28T21:57:55Z">
        <w:r>
          <w:delText>vents</w:delText>
        </w:r>
      </w:del>
      <w:ins w:id="10691" w:author="GoldenCorpusHarness" w:date="2026-03-28T21:57:55Z">
        <w:r>
          <w:t>GFR-tyrosine kinase inhibitors and platinum based chemotherapy.</w:t>
        </w:r>
      </w:ins>
    </w:p>
    <w:p ns2:paraId="66D88980" ns2:textId="1CD92730" w:rsidR="00C05DCF" w:rsidRPr="0056266F" w:rsidRDefault="00E84709" w:rsidP="00E34EC7">
      <w:pPr>
        <w:pStyle w:val="Paragraph"/>
      </w:pPr>
      <w:del w:id="10692" w:author="GoldenCorpusHarness" w:date="2026-03-28T21:57:55Z">
        <w:r>
          <w:delText>In the</w:delText>
        </w:r>
      </w:del>
      <w:ins w:id="10693" w:author="GoldenCorpusHarness" w:date="2026-03-28T21:57:55Z">
        <w:r>
          <w:t>Participants in Part 1 received</w:t>
        </w:r>
      </w:ins>
      <w:r>
        <w:t xml:space="preserve"> sac-TMT </w:t>
      </w:r>
      <w:del w:id="10694" w:author="GoldenCorpusHarness" w:date="2026-03-28T21:57:55Z">
        <w:r>
          <w:delText xml:space="preserve">4 </w:delText>
        </w:r>
      </w:del>
      <w:ins w:id="10695" w:author="GoldenCorpusHarness" w:date="2026-03-28T21:57:55Z">
        <w:r>
          <w:t xml:space="preserve">5 </w:t>
        </w:r>
      </w:ins>
      <w:r>
        <w:t xml:space="preserve">mg/kg </w:t>
      </w:r>
      <w:del w:id="10696" w:author="GoldenCorpusHarness" w:date="2026-03-28T21:57:55Z">
        <w:r>
          <w:delText>plus pem</w:delText>
        </w:r>
      </w:del>
      <w:ins w:id="10697" w:author="GoldenCorpusHarness" w:date="2026-03-28T21:57:55Z">
        <w:r>
          <w:t xml:space="preserve">q2w, and participants in Part 2 were randomized (2:1) to receive sac-TMT 5 mg/kg q2w or docetaxel 75 mg/m2. Study treatments were continued until there was no further clinical </w:t>
        </w:r>
      </w:ins>
      <w:r>
        <w:t>b</w:t>
      </w:r>
      <w:del w:id="10698" w:author="GoldenCorpusHarness" w:date="2026-03-28T21:57:55Z">
        <w:r>
          <w:delText>rolizum</w:delText>
        </w:r>
      </w:del>
      <w:ins w:id="10699" w:author="GoldenCorpusHarness" w:date="2026-03-28T21:57:55Z">
        <w:r>
          <w:t>enefit, intoler</w:t>
        </w:r>
      </w:ins>
      <w:r>
        <w:t>ab</w:t>
      </w:r>
      <w:del w:id="10700" w:author="GoldenCorpusHarness" w:date="2026-03-28T21:57:55Z">
        <w:r>
          <w:delText xml:space="preserve"> 400 mg treatment group</w:delText>
        </w:r>
      </w:del>
      <w:ins w:id="10701" w:author="GoldenCorpusHarness" w:date="2026-03-28T21:57:55Z">
        <w:r>
          <w:t>le toxicity occurred</w:t>
        </w:r>
      </w:ins>
      <w:r>
        <w:t xml:space="preserve">, the </w:t>
      </w:r>
      <w:del w:id="10702" w:author="GoldenCorpusHarness" w:date="2026-03-28T21:57:55Z">
        <w:r>
          <w:delText>most common (incidence &gt;1%) drug</w:delText>
        </w:r>
      </w:del>
      <w:ins w:id="10703" w:author="GoldenCorpusHarness" w:date="2026-03-28T21:57:55Z">
        <w:r>
          <w:t>participant requested discontinuation of study treatment, or other discontinuation criteria specified in the protocol were met, whichever occurred first. Participants in Part 2 with verified progression on docetaxel could cross over to receive sac</w:t>
        </w:r>
      </w:ins>
      <w:r>
        <w:t>-</w:t>
      </w:r>
      <w:del w:id="10704" w:author="GoldenCorpusHarness" w:date="2026-03-28T21:57:55Z">
        <w:r>
          <w:delText>related SAEs in this group were immune-mediated lung disease (5</w:delText>
        </w:r>
      </w:del>
      <w:ins w:id="10705" w:author="GoldenCorpusHarness" w:date="2026-03-28T21:57:55Z">
        <w:r>
          <w:t>TMT if eligible</w:t>
        </w:r>
      </w:ins>
      <w:r>
        <w:t>.</w:t>
      </w:r>
      <w:del w:id="10706" w:author="GoldenCorpusHarness" w:date="2026-03-28T21:57:55Z">
        <w:r>
          <w:delText>6%), atrial fibrillation (3.7%), pneumonia, ALT increased, AST increased, diabetic ketoacidosis (1.9% each) [Table 58].</w:delText>
        </w:r>
      </w:del>
    </w:p>
    <w:p ns2:paraId="1C1FF38E" ns2:textId="290F9F54" w:rsidR="00C05DCF" w:rsidRPr="0056266F" w:rsidRDefault="00C05DCF" w:rsidP="00C05DCF">
      <w:pPr>
        <w:pStyle w:val="Paragraph"/>
      </w:pPr>
      <w:ins w:id="10707" w:author="GoldenCorpusHarness" w:date="2026-03-28T21:57:55Z">
        <w:r>
          <w:t>The primary efficacy endpoint of Part 1 was ORR per REC</w:t>
        </w:r>
      </w:ins>
      <w:r>
        <w:t>I</w:t>
      </w:r>
      <w:del w:id="10708" w:author="GoldenCorpusHarness" w:date="2026-03-28T21:57:55Z">
        <w:r>
          <w:delText>n sac-</w:delText>
        </w:r>
      </w:del>
      <w:ins w:id="10709" w:author="GoldenCorpusHarness" w:date="2026-03-28T21:57:55Z">
        <w:r>
          <w:t>S</w:t>
        </w:r>
      </w:ins>
      <w:r>
        <w:t>T</w:t>
      </w:r>
      <w:del w:id="10710" w:author="GoldenCorpusHarness" w:date="2026-03-28T21:57:55Z">
        <w:r>
          <w:delText xml:space="preserve">MT 3 </w:delText>
        </w:r>
      </w:del>
      <w:ins w:id="10711" w:author="GoldenCorpusHarness" w:date="2026-03-28T21:57:55Z">
        <w:r>
          <w:t xml:space="preserve"> 1.1 based on investigator’s assess</w:t>
        </w:r>
      </w:ins>
      <w:r>
        <w:t>m</w:t>
      </w:r>
      <w:del w:id="10712" w:author="GoldenCorpusHarness" w:date="2026-03-28T21:57:55Z">
        <w:r>
          <w:delText>g/kg p</w:delText>
        </w:r>
      </w:del>
      <w:ins w:id="10713" w:author="GoldenCorpusHarness" w:date="2026-03-28T21:57:55Z">
        <w:r>
          <w:t>ent and inc</w:t>
        </w:r>
      </w:ins>
      <w:r>
        <w:t>lu</w:t>
      </w:r>
      <w:del w:id="10714" w:author="GoldenCorpusHarness" w:date="2026-03-28T21:57:55Z">
        <w:r>
          <w:delText>s os</w:delText>
        </w:r>
      </w:del>
      <w:ins w:id="10715" w:author="GoldenCorpusHarness" w:date="2026-03-28T21:57:55Z">
        <w:r>
          <w:t>ded DCR, DOR, PFS and OS as secondary efficacy endpoints. The pr</w:t>
        </w:r>
      </w:ins>
      <w:r>
        <w:t>im</w:t>
      </w:r>
      <w:del w:id="10716" w:author="GoldenCorpusHarness" w:date="2026-03-28T21:57:55Z">
        <w:r>
          <w:delText>ertini</w:delText>
        </w:r>
      </w:del>
      <w:ins w:id="10717" w:author="GoldenCorpusHarness" w:date="2026-03-28T21:57:55Z">
        <w:r>
          <w:t xml:space="preserve">ary efficacy endpoint of Part 2 was ORR assessed </w:t>
        </w:r>
      </w:ins>
      <w:r>
        <w:t>b</w:t>
      </w:r>
      <w:del w:id="10718" w:author="GoldenCorpusHarness" w:date="2026-03-28T21:57:55Z">
        <w:r>
          <w:delText xml:space="preserve"> 80 m</w:delText>
        </w:r>
      </w:del>
      <w:ins w:id="10719" w:author="GoldenCorpusHarness" w:date="2026-03-28T21:57:55Z">
        <w:r>
          <w:t>y BICR accordin</w:t>
        </w:r>
      </w:ins>
      <w:r>
        <w:t>g t</w:t>
      </w:r>
      <w:del w:id="10720" w:author="GoldenCorpusHarness" w:date="2026-03-28T21:57:55Z">
        <w:r>
          <w:delText xml:space="preserve">reatment </w:delText>
        </w:r>
      </w:del>
      <w:ins w:id="10721" w:author="GoldenCorpusHarness" w:date="2026-03-28T21:57:55Z">
        <w:r>
          <w:t>o the RECIST 1.1, and secondary efficacy endpoints included ORR assessed by the investi</w:t>
        </w:r>
      </w:ins>
      <w:r>
        <w:t>g</w:t>
      </w:r>
      <w:del w:id="10722" w:author="GoldenCorpusHarness" w:date="2026-03-28T21:57:55Z">
        <w:r>
          <w:delText>roup</w:delText>
        </w:r>
      </w:del>
      <w:ins w:id="10723" w:author="GoldenCorpusHarness" w:date="2026-03-28T21:57:55Z">
        <w:r>
          <w:t>ator</w:t>
        </w:r>
      </w:ins>
      <w:r>
        <w:t xml:space="preserve">, </w:t>
      </w:r>
      <w:del w:id="10724" w:author="GoldenCorpusHarness" w:date="2026-03-28T21:57:55Z">
        <w:r>
          <w:delText>the most common (incidence &gt;1%) dru</w:delText>
        </w:r>
      </w:del>
      <w:ins w:id="10725" w:author="GoldenCorpusHarness" w:date="2026-03-28T21:57:55Z">
        <w:r>
          <w:t>BICR and investi</w:t>
        </w:r>
      </w:ins>
      <w:r>
        <w:t>g</w:t>
      </w:r>
      <w:del w:id="10726" w:author="GoldenCorpusHarness" w:date="2026-03-28T21:57:55Z">
        <w:r>
          <w:delText>-related SAEs in this group were hypersensitivity, blood creatinine increased, dizziness (1</w:delText>
        </w:r>
      </w:del>
      <w:ins w:id="10727" w:author="GoldenCorpusHarness" w:date="2026-03-28T21:57:55Z">
        <w:r>
          <w:t>ator assessed PFS and DOR</w:t>
        </w:r>
      </w:ins>
      <w:r>
        <w:t>.</w:t>
      </w:r>
      <w:del w:id="10728" w:author="GoldenCorpusHarness" w:date="2026-03-28T21:57:55Z">
        <w:r>
          <w:delText>9% each) [Table 58].</w:delText>
        </w:r>
      </w:del>
    </w:p>
    <w:p ns2:paraId="10CF5253" ns2:textId="688C894E" w:rsidR="00C05DCF" w:rsidRPr="0056266F" w:rsidRDefault="00C05DCF" w:rsidP="00C05DCF">
      <w:pPr>
        <w:pStyle w:val="Paragraph"/>
      </w:pPr>
      <w:ins w:id="10729" w:author="GoldenCorpusHarness" w:date="2026-03-28T21:57:55Z">
        <w:r>
          <w:t>Part 1; Cohort 1 and Cohort 2 (NSCLC):A total of 64 participants with EGFR-mutant, advanced NSCLC were enrolled and treated in Cohorts 1 and 2 (n=32 each) of Part 1. Cohort 1 enrolled participants who were refractory to EGFR TK</w:t>
        </w:r>
      </w:ins>
      <w:r>
        <w:t>I</w:t>
      </w:r>
      <w:del w:id="10730" w:author="GoldenCorpusHarness" w:date="2026-03-28T21:57:55Z">
        <w:r>
          <w:delText>n sac</w:delText>
        </w:r>
      </w:del>
      <w:ins w:id="10731" w:author="GoldenCorpusHarness" w:date="2026-03-28T21:57:55Z">
        <w:r>
          <w:t>s and platinum</w:t>
        </w:r>
      </w:ins>
      <w:r>
        <w:t>-</w:t>
      </w:r>
      <w:ins w:id="10732" w:author="GoldenCorpusHarness" w:date="2026-03-28T21:57:55Z">
        <w:r>
          <w:t xml:space="preserve">based chemotherapy (n = 32). </w:t>
        </w:r>
      </w:ins>
      <w:r>
        <w:t>T</w:t>
      </w:r>
      <w:ins w:id="10733" w:author="GoldenCorpusHarness" w:date="2026-03-28T21:57:55Z">
        <w:r>
          <w:t xml:space="preserve">he median age was 58 years. Among them, 56% of participants were female (n = 18), 63% (n = 20) harbored exon 19 deletions (19del) and 31% had L858R mutations (n = 10). The median lines of previous systemic therapy were 3 (range, 1–5). </w:t>
        </w:r>
      </w:ins>
      <w:r>
        <w:t>M</w:t>
      </w:r>
      <w:ins w:id="10734" w:author="GoldenCorpusHarness" w:date="2026-03-28T21:57:55Z">
        <w:r>
          <w:t xml:space="preserve">ost participants (n = 28, 88%) had received third-generation </w:t>
        </w:r>
      </w:ins>
      <w:r>
        <w:t>T</w:t>
      </w:r>
      <w:ins w:id="10735" w:author="GoldenCorpusHarness" w:date="2026-03-28T21:57:55Z">
        <w:r>
          <w:t>KIs. Cohort 2 enrolled participants who were refractory to EGFR TKIs but naïve to chemotherapy (n = 32). The median age was 57.5 years, 56% of participants (n = 18) were female, 53% harbored 19del (n = 17) and</w:t>
        </w:r>
      </w:ins>
      <w:r>
        <w:t xml:space="preserve"> 4</w:t>
      </w:r>
      <w:del w:id="10736" w:author="GoldenCorpusHarness" w:date="2026-03-28T21:57:55Z">
        <w:r>
          <w:delText xml:space="preserve"> m</w:delText>
        </w:r>
      </w:del>
      <w:ins w:id="10737" w:author="GoldenCorpusHarness" w:date="2026-03-28T21:57:55Z">
        <w:r>
          <w:t>7% had L858R mutations (n = 15). The median line of previous systemic therapy was 1 (ran</w:t>
        </w:r>
      </w:ins>
      <w:r>
        <w:t>g</w:t>
      </w:r>
      <w:del w:id="10738" w:author="GoldenCorpusHarness" w:date="2026-03-28T21:57:55Z">
        <w:r>
          <w:delText>/k</w:delText>
        </w:r>
      </w:del>
      <w:ins w:id="10739" w:author="GoldenCorpusHarness" w:date="2026-03-28T21:57:55Z">
        <w:r>
          <w:t>e, 1–2). Also, 88% of participants (n = 28) had received third-</w:t>
        </w:r>
      </w:ins>
      <w:r>
        <w:t>g</w:t>
      </w:r>
      <w:del w:id="10740" w:author="GoldenCorpusHarness" w:date="2026-03-28T21:57:55Z">
        <w:r>
          <w:delText xml:space="preserve"> plus osimertinib 80 mg treatment group, the most common (incidence &gt;1%) drug-related SAEs in this group were neutrophil count decreased (18.2%), and anemia and WBC count decreased (9.1% each) [</w:delText>
        </w:r>
      </w:del>
      <w:ins w:id="10741" w:author="GoldenCorpusHarness" w:date="2026-03-28T21:57:55Z">
        <w:r>
          <w:t xml:space="preserve">eneration </w:t>
        </w:r>
      </w:ins>
      <w:r>
        <w:t>T</w:t>
      </w:r>
      <w:del w:id="10742" w:author="GoldenCorpusHarness" w:date="2026-03-28T21:57:55Z">
        <w:r>
          <w:delText>able 58].</w:delText>
        </w:r>
      </w:del>
      <w:ins w:id="10743" w:author="GoldenCorpusHarness" w:date="2026-03-28T21:57:55Z">
        <w:r>
          <w:t>KIs.</w:t>
        </w:r>
      </w:ins>
    </w:p>
    <w:p ns2:paraId="7C95F56B" ns2:textId="77777777" w:rsidR="00B05DD4" w:rsidRPr="0056266F" w:rsidRDefault="00B05DD4" w:rsidP="00B05DD4">
      <w:pPr>
        <w:pStyle w:val="Heading4"/>
      </w:pPr>
      <w:ins w:id="10744" w:author="GoldenCorpusHarness" w:date="2026-03-28T21:57:55Z">
        <w:r>
          <w:t xml:space="preserve">The median follow-up duration was 12.7 months (DCO date: 19 </w:t>
        </w:r>
      </w:ins>
      <w:r>
        <w:t>A</w:t>
      </w:r>
      <w:del w:id="10745" w:author="GoldenCorpusHarness" w:date="2026-03-28T21:57:55Z">
        <w:r>
          <w:delText>d</w:delText>
        </w:r>
      </w:del>
      <w:ins w:id="10746" w:author="GoldenCorpusHarness" w:date="2026-03-28T21:57:55Z">
        <w:r>
          <w:t>pril 2024), and 25 participants (39%) remained on study as of the DCO. The most common reason for treatment discontinuation was progressi</w:t>
        </w:r>
      </w:ins>
      <w:r>
        <w:t>ve</w:t>
      </w:r>
      <w:del w:id="10747" w:author="GoldenCorpusHarness" w:date="2026-03-28T21:57:55Z">
        <w:r>
          <w:delText>rse</w:delText>
        </w:r>
      </w:del>
      <w:ins w:id="10748" w:author="GoldenCorpusHarness" w:date="2026-03-28T21:57:55Z">
        <w:r>
          <w:t xml:space="preserve"> disease (45%, 29/64). For a total of 64 participants with previously treated,</w:t>
        </w:r>
      </w:ins>
      <w:r>
        <w:t xml:space="preserve"> E</w:t>
      </w:r>
      <w:ins w:id="10749" w:author="GoldenCorpusHarness" w:date="2026-03-28T21:57:55Z">
        <w:r>
          <w:t>GFR-mutant NSCLC, confirmed ORR to sac-TMT was 34% (22 of 64; 95% CI, 23–47). DCR was 84% (54 of 64; 95% CI, 73–92). Median DOR was 9.6 months (95% CI, 7.6–NE). The 6-month DOR rate was 95% (95% CI, 72–99). Median PFS was 9.3 months (95% CI, 7.6–11.4). Median OS was not reached. The 1-year sur</w:t>
        </w:r>
      </w:ins>
      <w:r>
        <w:t>v</w:t>
      </w:r>
      <w:del w:id="10750" w:author="GoldenCorpusHarness" w:date="2026-03-28T21:57:55Z">
        <w:r>
          <w:delText xml:space="preserve">ents Leading to Study </w:delText>
        </w:r>
      </w:del>
      <w:ins w:id="10751" w:author="GoldenCorpusHarness" w:date="2026-03-28T21:57:55Z">
        <w:r>
          <w:t>ival rate was 79% (95% CI, 67–87) [</w:t>
        </w:r>
      </w:ins>
      <w:r>
        <w:t>T</w:t>
      </w:r>
      <w:del w:id="10752" w:author="GoldenCorpusHarness" w:date="2026-03-28T21:57:55Z">
        <w:r>
          <w:delText>reatment Discontinuation</w:delText>
        </w:r>
      </w:del>
      <w:ins w:id="10753" w:author="GoldenCorpusHarness" w:date="2026-03-28T21:57:55Z">
        <w:r>
          <w:t>able 31].</w:t>
        </w:r>
      </w:ins>
    </w:p>
    <w:p ns2:paraId="3E69AD92" ns2:textId="2A72E20E" w:rsidR="005E1751" w:rsidRDefault="00774348" w:rsidP="005E1751">
      <w:pPr>
        <w:pStyle w:val="Paragraph"/>
      </w:pPr>
      <w:del w:id="10754" w:author="GoldenCorpusHarness" w:date="2026-03-28T21:57:55Z">
        <w:r>
          <w:delText>In the sac</w:delText>
        </w:r>
      </w:del>
      <w:ins w:id="10755" w:author="GoldenCorpusHarness" w:date="2026-03-28T21:57:55Z">
        <w:r>
          <w:t>Waterfall plot for best target lesion change from baseline (a; n=64), Kaplan</w:t>
        </w:r>
      </w:ins>
      <w:r>
        <w:t>-</w:t>
      </w:r>
      <w:del w:id="10756" w:author="GoldenCorpusHarness" w:date="2026-03-28T21:57:55Z">
        <w:r>
          <w:delText>T</w:delText>
        </w:r>
      </w:del>
      <w:r>
        <w:t>M</w:t>
      </w:r>
      <w:del w:id="10757" w:author="GoldenCorpusHarness" w:date="2026-03-28T21:57:55Z">
        <w:r>
          <w:delText xml:space="preserve">T </w:delText>
        </w:r>
      </w:del>
      <w:ins w:id="10758" w:author="GoldenCorpusHarness" w:date="2026-03-28T21:57:55Z">
        <w:r>
          <w:t>eier curves for PFS (b; n=6</w:t>
        </w:r>
      </w:ins>
      <w:r>
        <w:t>4</w:t>
      </w:r>
      <w:del w:id="10759" w:author="GoldenCorpusHarness" w:date="2026-03-28T21:57:55Z">
        <w:r>
          <w:delText xml:space="preserve"> </w:delText>
        </w:r>
      </w:del>
      <w:ins w:id="10760" w:author="GoldenCorpusHarness" w:date="2026-03-28T21:57:55Z">
        <w:r>
          <w:t>), and spider plots for percentage changes fro</w:t>
        </w:r>
      </w:ins>
      <w:r>
        <w:t>m</w:t>
      </w:r>
      <w:del w:id="10761" w:author="GoldenCorpusHarness" w:date="2026-03-28T21:57:55Z">
        <w:r>
          <w:delText>g/kg pl</w:delText>
        </w:r>
      </w:del>
      <w:ins w:id="10762" w:author="GoldenCorpusHarness" w:date="2026-03-28T21:57:55Z">
        <w:r>
          <w:t xml:space="preserve"> baseline of Cohort 1 (c; n=32) and Cohort 2 (d; n=32) are presented in [Fig</w:t>
        </w:r>
      </w:ins>
      <w:r>
        <w:t>u</w:t>
      </w:r>
      <w:del w:id="10763" w:author="GoldenCorpusHarness" w:date="2026-03-28T21:57:55Z">
        <w:r>
          <w:delText>s pembrolizumab 400 mg treatment group, 8 participants (</w:delText>
        </w:r>
      </w:del>
      <w:ins w:id="10764" w:author="GoldenCorpusHarness" w:date="2026-03-28T21:57:55Z">
        <w:r>
          <w:t xml:space="preserve">re </w:t>
        </w:r>
      </w:ins>
      <w:r>
        <w:t>1</w:t>
      </w:r>
      <w:del w:id="10765" w:author="GoldenCorpusHarness" w:date="2026-03-28T21:57:55Z">
        <w:r>
          <w:delText>4.8%) experienced AEs that led to discontinuation of any drug, of which 5 participants (9.3%) discontinued sac-TMT [Table 33</w:delText>
        </w:r>
      </w:del>
      <w:ins w:id="10766" w:author="GoldenCorpusHarness" w:date="2026-03-28T21:57:55Z">
        <w:r>
          <w:t>6</w:t>
        </w:r>
      </w:ins>
      <w:r>
        <w:t>].</w:t>
      </w:r>
      <w:del w:id="10767" w:author="GoldenCorpusHarness" w:date="2026-03-28T21:57:55Z">
        <w:r>
          <w:delText xml:space="preserve"> The most common (incidence &gt;1%) AEs leading to discontinuation of sac-TMT in this group were infusion-related reaction (5.6%), and diabetic ketoacidosis (1.9%) [Table 59]. </w:delText>
        </w:r>
      </w:del>
    </w:p>
    <w:p ns2:paraId="14B60211" ns2:textId="46456978" w:rsidR="00134889" w:rsidRPr="0056266F" w:rsidRDefault="00134889" w:rsidP="00134889">
      <w:pPr>
        <w:pStyle w:val="Paragraph"/>
      </w:pPr>
      <w:del w:id="10768" w:author="GoldenCorpusHarness" w:date="2026-03-28T21:57:55Z">
        <w:r>
          <w:delText>In sac-TMT 3 mg/kg plus osimertinib 80 mg treatment group, 2 participants (3.8%) experienced AEs that led to discontinuation of sac-TMT [</w:delText>
        </w:r>
      </w:del>
      <w:r>
        <w:t xml:space="preserve">Table </w:t>
      </w:r>
      <w:del w:id="10769" w:author="GoldenCorpusHarness" w:date="2026-03-28T21:57:55Z">
        <w:r>
          <w:delText>59].</w:delText>
        </w:r>
      </w:del>
      <w:ins w:id="10770" w:author="GoldenCorpusHarness" w:date="2026-03-28T21:57:55Z">
        <w:r>
          <w:t>31MK-2870-017</w:t>
        </w:r>
      </w:ins>
      <w:r>
        <w:t xml:space="preserve"> </w:t>
      </w:r>
      <w:del w:id="10771" w:author="GoldenCorpusHarness" w:date="2026-03-28T21:57:55Z">
        <w:r>
          <w:delText>The</w:delText>
        </w:r>
      </w:del>
      <w:ins w:id="10772" w:author="GoldenCorpusHarness" w:date="2026-03-28T21:57:55Z">
        <w:r>
          <w:t>(SKB264-II-08):</w:t>
        </w:r>
      </w:ins>
      <w:r>
        <w:t xml:space="preserve"> </w:t>
      </w:r>
      <w:del w:id="10773" w:author="GoldenCorpusHarness" w:date="2026-03-28T21:57:55Z">
        <w:r>
          <w:delText>most</w:delText>
        </w:r>
      </w:del>
      <w:ins w:id="10774" w:author="GoldenCorpusHarness" w:date="2026-03-28T21:57:55Z">
        <w:r>
          <w:t>Efficacy</w:t>
        </w:r>
      </w:ins>
      <w:r>
        <w:t xml:space="preserve"> </w:t>
      </w:r>
      <w:del w:id="10775" w:author="GoldenCorpusHarness" w:date="2026-03-28T21:57:55Z">
        <w:r>
          <w:delText>co</w:delText>
        </w:r>
      </w:del>
      <w:ins w:id="10776" w:author="GoldenCorpusHarness" w:date="2026-03-28T21:57:55Z">
        <w:r>
          <w:t>Su</w:t>
        </w:r>
      </w:ins>
      <w:r>
        <w:t>mm</w:t>
      </w:r>
      <w:del w:id="10777" w:author="GoldenCorpusHarness" w:date="2026-03-28T21:57:55Z">
        <w:r>
          <w:delText>on (incidence &gt;1%) AEs le</w:delText>
        </w:r>
      </w:del>
      <w:r>
        <w:t>a</w:t>
      </w:r>
      <w:del w:id="10778" w:author="GoldenCorpusHarness" w:date="2026-03-28T21:57:55Z">
        <w:r>
          <w:delText>ding to discontinuation of sac-TMT</w:delText>
        </w:r>
      </w:del>
      <w:ins w:id="10779" w:author="GoldenCorpusHarness" w:date="2026-03-28T21:57:55Z">
        <w:r>
          <w:t>ry</w:t>
        </w:r>
      </w:ins>
      <w:r>
        <w:t xml:space="preserve"> in </w:t>
      </w:r>
      <w:ins w:id="10780" w:author="GoldenCorpusHarness" w:date="2026-03-28T21:57:55Z">
        <w:r>
          <w:t>Par</w:t>
        </w:r>
      </w:ins>
      <w:r>
        <w:t>t</w:t>
      </w:r>
      <w:ins w:id="10781" w:author="GoldenCorpusHarness" w:date="2026-03-28T21:57:55Z">
        <w:r>
          <w:t xml:space="preserve"> 1 Co</w:t>
        </w:r>
      </w:ins>
      <w:r>
        <w:t>h</w:t>
      </w:r>
      <w:del w:id="10782" w:author="GoldenCorpusHarness" w:date="2026-03-28T21:57:55Z">
        <w:r>
          <w:delText>is</w:delText>
        </w:r>
      </w:del>
      <w:ins w:id="10783" w:author="GoldenCorpusHarness" w:date="2026-03-28T21:57:55Z">
        <w:r>
          <w:t>ort</w:t>
        </w:r>
      </w:ins>
      <w:r>
        <w:t xml:space="preserve"> </w:t>
      </w:r>
      <w:del w:id="10784" w:author="GoldenCorpusHarness" w:date="2026-03-28T21:57:55Z">
        <w:r>
          <w:delText>group were infusion-related reaction</w:delText>
        </w:r>
      </w:del>
      <w:ins w:id="10785" w:author="GoldenCorpusHarness" w:date="2026-03-28T21:57:55Z">
        <w:r>
          <w:t>1</w:t>
        </w:r>
      </w:ins>
      <w:r>
        <w:t xml:space="preserve"> and </w:t>
      </w:r>
      <w:ins w:id="10786" w:author="GoldenCorpusHarness" w:date="2026-03-28T21:57:55Z">
        <w:r>
          <w:t>Co</w:t>
        </w:r>
      </w:ins>
      <w:r>
        <w:t>h</w:t>
      </w:r>
      <w:del w:id="10787" w:author="GoldenCorpusHarness" w:date="2026-03-28T21:57:55Z">
        <w:r>
          <w:delText>ype</w:delText>
        </w:r>
      </w:del>
      <w:ins w:id="10788" w:author="GoldenCorpusHarness" w:date="2026-03-28T21:57:55Z">
        <w:r>
          <w:t>o</w:t>
        </w:r>
      </w:ins>
      <w:r>
        <w:t>r</w:t>
      </w:r>
      <w:del w:id="10789" w:author="GoldenCorpusHarness" w:date="2026-03-28T21:57:55Z">
        <w:r>
          <w:delText>sensi</w:delText>
        </w:r>
      </w:del>
      <w:r>
        <w:t>t</w:t>
      </w:r>
      <w:del w:id="10790" w:author="GoldenCorpusHarness" w:date="2026-03-28T21:57:55Z">
        <w:r>
          <w:delText>ivity</w:delText>
        </w:r>
      </w:del>
      <w:r>
        <w:t xml:space="preserve"> </w:t>
      </w:r>
      <w:del w:id="10791" w:author="GoldenCorpusHarness" w:date="2026-03-28T21:57:55Z">
        <w:r>
          <w:delText>(1.9% each) [Table 59].</w:delText>
        </w:r>
      </w:del>
      <w:ins w:id="10792" w:author="GoldenCorpusHarness" w:date="2026-03-28T21:57:55Z">
        <w:r>
          <w:t>2</w:t>
        </w:r>
      </w:ins>
    </w:p>
    <w:p ns2:paraId="2579FC93" ns2:textId="3BE47A79" w:rsidR="008E4EF4" w:rsidRPr="0056266F" w:rsidRDefault="008E4EF4" w:rsidP="005E1751">
      <w:pPr>
        <w:pStyle w:val="Paragraph"/>
      </w:pPr>
      <w:r w:rsidRPr="0056266F">
        <w:t>In sac-TMT 4 mg/kg plus osimertinib 80 mg treatment group, 1 participant (9.1%) experienced an AE that led to discontinuation of sac-TMT</w:t>
      </w:r>
      <w:r w:rsidR="005E1751" w:rsidRPr="0056266F">
        <w:t xml:space="preserve"> </w:t>
      </w:r>
      <w:r w:rsidRPr="0056266F">
        <w:t>[</w:t>
      </w:r>
      <w:r w:rsidR="00E45E19">
        <w:t xml:space="preserve">Table </w:t>
      </w:r>
      <w:r w:rsidR="00E45E19">
        <w:rPr>
          <w:noProof/>
        </w:rPr>
        <w:t>33</w:t>
      </w:r>
      <w:r w:rsidR="005E1751" w:rsidRPr="0056266F">
        <w:t xml:space="preserve">]. </w:t>
      </w:r>
      <w:r w:rsidRPr="0056266F">
        <w:t>Th</w:t>
      </w:r>
      <w:r w:rsidR="00BF1BF6" w:rsidRPr="0056266F">
        <w:t xml:space="preserve">is participant discontinued </w:t>
      </w:r>
      <w:r w:rsidRPr="0056266F">
        <w:t xml:space="preserve">sac-TMT </w:t>
      </w:r>
      <w:r w:rsidR="00BF1BF6" w:rsidRPr="0056266F">
        <w:t>due to</w:t>
      </w:r>
      <w:r w:rsidRPr="0056266F">
        <w:t xml:space="preserve"> infusion</w:t>
      </w:r>
      <w:r w:rsidR="00AC628F" w:rsidRPr="0056266F">
        <w:t>-</w:t>
      </w:r>
      <w:r w:rsidRPr="0056266F">
        <w:t>related reaction [</w:t>
      </w:r>
      <w:r w:rsidR="00E45E19">
        <w:t xml:space="preserve">Table </w:t>
      </w:r>
      <w:r w:rsidR="00E45E19">
        <w:rPr>
          <w:noProof/>
        </w:rPr>
        <w:t>59</w:t>
      </w:r>
      <w:r w:rsidRPr="0056266F">
        <w:t>].</w:t>
      </w:r>
    </w:p>
    <w:p ns2:paraId="53DB684C" ns2:textId="77777777" w:rsidR="00B05DD4" w:rsidRPr="0056266F" w:rsidRDefault="00B05DD4" w:rsidP="008E4EF4">
      <w:pPr>
        <w:pStyle w:val="Heading4"/>
      </w:pPr>
      <w:del w:id="10793" w:author="GoldenCorpusHarness" w:date="2026-03-28T21:57:55Z">
        <w:r>
          <w:delText>Adverse Events Leading to Death</w:delText>
        </w:r>
      </w:del>
    </w:p>
    <w:p ns2:paraId="233CFDBC" ns2:textId="7662708D" w:rsidR="008E4EF4" w:rsidRPr="0056266F" w:rsidRDefault="008E4EF4" w:rsidP="008E4EF4">
      <w:pPr>
        <w:pStyle w:val="Paragraph"/>
      </w:pPr>
      <w:ins w:id="10794" w:author="GoldenCorpusHarness" w:date="2026-03-28T21:57:55Z">
        <w:r>
          <w:t>Figure 16MK-2870-017 (SKB264-</w:t>
        </w:r>
      </w:ins>
      <w:r>
        <w:t>I</w:t>
      </w:r>
      <w:ins w:id="10795" w:author="GoldenCorpusHarness" w:date="2026-03-28T21:57:55Z">
        <w:r>
          <w:t>I-08) Cohort 1 a</w:t>
        </w:r>
      </w:ins>
      <w:r>
        <w:t>n</w:t>
      </w:r>
      <w:ins w:id="10796" w:author="GoldenCorpusHarness" w:date="2026-03-28T21:57:55Z">
        <w:r>
          <w:t>d</w:t>
        </w:r>
      </w:ins>
      <w:r>
        <w:t xml:space="preserve"> </w:t>
      </w:r>
      <w:ins w:id="10797" w:author="GoldenCorpusHarness" w:date="2026-03-28T21:57:55Z">
        <w:r>
          <w:t>Cohor</w:t>
        </w:r>
      </w:ins>
      <w:r>
        <w:t>t</w:t>
      </w:r>
      <w:del w:id="10798" w:author="GoldenCorpusHarness" w:date="2026-03-28T21:57:55Z">
        <w:r>
          <w:delText>h</w:delText>
        </w:r>
      </w:del>
      <w:ins w:id="10799" w:author="GoldenCorpusHarness" w:date="2026-03-28T21:57:55Z">
        <w:r>
          <w:t xml:space="preserve"> 2: Efficacy R</w:t>
        </w:r>
      </w:ins>
      <w:r>
        <w:t>e</w:t>
      </w:r>
      <w:ins w:id="10800" w:author="GoldenCorpusHarness" w:date="2026-03-28T21:57:55Z">
        <w:r>
          <w:t>sults of</w:t>
        </w:r>
      </w:ins>
      <w:r>
        <w:t xml:space="preserve"> sac-TMT </w:t>
      </w:r>
      <w:del w:id="10801" w:author="GoldenCorpusHarness" w:date="2026-03-28T21:57:55Z">
        <w:r>
          <w:delText>4</w:delText>
        </w:r>
      </w:del>
      <w:ins w:id="10802" w:author="GoldenCorpusHarness" w:date="2026-03-28T21:57:55Z">
        <w:r>
          <w:t>in</w:t>
        </w:r>
      </w:ins>
      <w:r>
        <w:t xml:space="preserve"> </w:t>
      </w:r>
      <w:del w:id="10803" w:author="GoldenCorpusHarness" w:date="2026-03-28T21:57:55Z">
        <w:r>
          <w:delText>mg/kg pl</w:delText>
        </w:r>
      </w:del>
      <w:ins w:id="10804" w:author="GoldenCorpusHarness" w:date="2026-03-28T21:57:55Z">
        <w:r>
          <w:t>EGFR-M</w:t>
        </w:r>
      </w:ins>
      <w:r>
        <w:t>u</w:t>
      </w:r>
      <w:del w:id="10805" w:author="GoldenCorpusHarness" w:date="2026-03-28T21:57:55Z">
        <w:r>
          <w:delText xml:space="preserve">s pembrolizumab 400 mg </w:delText>
        </w:r>
      </w:del>
      <w:r>
        <w:t>t</w:t>
      </w:r>
      <w:del w:id="10806" w:author="GoldenCorpusHarness" w:date="2026-03-28T21:57:55Z">
        <w:r>
          <w:delText>reatment group, 1 particip</w:delText>
        </w:r>
      </w:del>
      <w:r>
        <w:t xml:space="preserve">ant </w:t>
      </w:r>
      <w:del w:id="10807" w:author="GoldenCorpusHarness" w:date="2026-03-28T21:57:55Z">
        <w:r>
          <w:delText>(1.9%) experienced an AE of respiratory failure that resulted in death, which was not considered to be drug-related by the investigator.</w:delText>
        </w:r>
      </w:del>
      <w:ins w:id="10808" w:author="GoldenCorpusHarness" w:date="2026-03-28T21:57:55Z">
        <w:r>
          <w:t>NSCLC</w:t>
        </w:r>
      </w:ins>
    </w:p>
    <w:p ns2:paraId="75DECBC4" ns2:textId="20441B7B" w:rsidR="00563A4D" w:rsidRPr="0056266F" w:rsidRDefault="00563A4D" w:rsidP="00563A4D">
      <w:pPr>
        <w:pStyle w:val="Paragraph"/>
      </w:pPr>
      <w:del w:id="10809" w:author="GoldenCorpusHarness" w:date="2026-03-28T21:57:55Z">
        <w:r>
          <w:delText>In sac-TMT 3 mg/kg plus osimertinib 80 mg treatment group, 2 participants (3.8%) experienced an AE resulting in death which were not considered to be drug-related by the investigator. One participant's cause of death was septic shock, while the cause of death for the other participant remains unknown.</w:delText>
        </w:r>
      </w:del>
    </w:p>
    <w:p ns2:paraId="7F3C206D" ns2:textId="4567FCA8" w:rsidR="00563A4D" w:rsidRPr="0056266F" w:rsidRDefault="00563A4D" w:rsidP="00431BFB">
      <w:pPr>
        <w:pStyle w:val="Paragraph"/>
      </w:pPr>
      <w:del w:id="10810" w:author="GoldenCorpusHarness" w:date="2026-03-28T21:57:55Z">
        <w:r>
          <w:delText>In sac</w:delText>
        </w:r>
      </w:del>
      <w:ins w:id="10811" w:author="GoldenCorpusHarness" w:date="2026-03-28T21:57:55Z">
        <w:r>
          <w:t>Note: a. Waterfall plot for best target lesion change from baseline (n=64), b. Kaplan</w:t>
        </w:r>
      </w:ins>
      <w:r>
        <w:t>-</w:t>
      </w:r>
      <w:del w:id="10812" w:author="GoldenCorpusHarness" w:date="2026-03-28T21:57:55Z">
        <w:r>
          <w:delText>T</w:delText>
        </w:r>
      </w:del>
      <w:r>
        <w:t>M</w:t>
      </w:r>
      <w:del w:id="10813" w:author="GoldenCorpusHarness" w:date="2026-03-28T21:57:55Z">
        <w:r>
          <w:delText xml:space="preserve">T </w:delText>
        </w:r>
      </w:del>
      <w:ins w:id="10814" w:author="GoldenCorpusHarness" w:date="2026-03-28T21:57:55Z">
        <w:r>
          <w:t>eier curves for PFS (n=6</w:t>
        </w:r>
      </w:ins>
      <w:r>
        <w:t>4</w:t>
      </w:r>
      <w:del w:id="10815" w:author="GoldenCorpusHarness" w:date="2026-03-28T21:57:55Z">
        <w:r>
          <w:delText xml:space="preserve"> </w:delText>
        </w:r>
      </w:del>
      <w:ins w:id="10816" w:author="GoldenCorpusHarness" w:date="2026-03-28T21:57:55Z">
        <w:r>
          <w:t>), c.d. Spider plots for percentage changes fro</w:t>
        </w:r>
      </w:ins>
      <w:r>
        <w:t>m</w:t>
      </w:r>
      <w:del w:id="10817" w:author="GoldenCorpusHarness" w:date="2026-03-28T21:57:55Z">
        <w:r>
          <w:delText xml:space="preserve">g/kg plus osimertinib 80 mg treatment group, no death was reported [Table </w:delText>
        </w:r>
      </w:del>
      <w:ins w:id="10818" w:author="GoldenCorpusHarness" w:date="2026-03-28T21:57:55Z">
        <w:r>
          <w:t xml:space="preserve"> baseline of Cohort 1 (c; n=</w:t>
        </w:r>
      </w:ins>
      <w:r>
        <w:t>3</w:t>
      </w:r>
      <w:ins w:id="10819" w:author="GoldenCorpusHarness" w:date="2026-03-28T21:57:55Z">
        <w:r>
          <w:t>2) and Cohort 2 (d; n=</w:t>
        </w:r>
      </w:ins>
      <w:r>
        <w:t>3</w:t>
      </w:r>
      <w:del w:id="10820" w:author="GoldenCorpusHarness" w:date="2026-03-28T21:57:55Z">
        <w:r>
          <w:delText>].</w:delText>
        </w:r>
      </w:del>
      <w:ins w:id="10821" w:author="GoldenCorpusHarness" w:date="2026-03-28T21:57:55Z">
        <w:r>
          <w:t>2)</w:t>
        </w:r>
      </w:ins>
    </w:p>
    <w:p ns2:paraId="40B4EA1D" ns2:textId="77777777" w:rsidR="006405A6" w:rsidRPr="0056266F" w:rsidRDefault="006405A6" w:rsidP="006405A6">
      <w:pPr>
        <w:pStyle w:val="Heading3"/>
        <w:tabs>
          <w:tab w:val="clear" w:pos="965"/>
          <w:tab w:val="left" w:pos="960"/>
        </w:tabs>
        <w:ind w:left="960" w:hanging="960"/>
      </w:pPr>
      <w:del w:id="10822" w:author="GoldenCorpusHarness" w:date="2026-03-28T21:57:55Z">
        <w:r>
          <w:delText>MK-2870-013 (SKB264-II-05)</w:delText>
        </w:r>
      </w:del>
    </w:p>
    <w:p ns2:paraId="14428B4B" ns2:textId="3E3768C0" w:rsidR="00AF7760" w:rsidRPr="0056266F" w:rsidRDefault="00F16114" w:rsidP="006405A6">
      <w:pPr>
        <w:pStyle w:val="Paragraph"/>
      </w:pPr>
      <w:del w:id="10823" w:author="GoldenCorpusHarness" w:date="2026-03-28T21:57:55Z">
        <w:r>
          <w:delText>As</w:delText>
        </w:r>
      </w:del>
      <w:ins w:id="10824" w:author="GoldenCorpusHarness" w:date="2026-03-28T21:57:55Z">
        <w:r>
          <w:t>Part</w:t>
        </w:r>
      </w:ins>
      <w:r>
        <w:t xml:space="preserve"> </w:t>
      </w:r>
      <w:ins w:id="10825" w:author="GoldenCorpusHarness" w:date="2026-03-28T21:57:55Z">
        <w:r>
          <w:t>1; C</w:t>
        </w:r>
      </w:ins>
      <w:r>
        <w:t>o</w:t>
      </w:r>
      <w:del w:id="10826" w:author="GoldenCorpusHarness" w:date="2026-03-28T21:57:55Z">
        <w:r>
          <w:delText>f t</w:delText>
        </w:r>
      </w:del>
      <w:r>
        <w:t>h</w:t>
      </w:r>
      <w:del w:id="10827" w:author="GoldenCorpusHarness" w:date="2026-03-28T21:57:55Z">
        <w:r>
          <w:delText>e 21-MAY-2024 DCO, safety data were available f</w:delText>
        </w:r>
      </w:del>
      <w:r>
        <w:t>or</w:t>
      </w:r>
      <w:ins w:id="10828" w:author="GoldenCorpusHarness" w:date="2026-03-28T21:57:55Z">
        <w:r>
          <w:t>t</w:t>
        </w:r>
      </w:ins>
      <w:r>
        <w:t xml:space="preserve"> </w:t>
      </w:r>
      <w:ins w:id="10829" w:author="GoldenCorpusHarness" w:date="2026-03-28T21:57:55Z">
        <w:r>
          <w:t>5</w:t>
        </w:r>
      </w:ins>
      <w:r>
        <w:t>a</w:t>
      </w:r>
      <w:del w:id="10830" w:author="GoldenCorpusHarness" w:date="2026-03-28T21:57:55Z">
        <w:r>
          <w:delText xml:space="preserve"> total of 202 treated with sac-TMT in com</w:delText>
        </w:r>
      </w:del>
      <w:ins w:id="10831" w:author="GoldenCorpusHarness" w:date="2026-03-28T21:57:55Z">
        <w:r>
          <w:t>/5</w:t>
        </w:r>
      </w:ins>
      <w:r>
        <w:t>b</w:t>
      </w:r>
      <w:del w:id="10832" w:author="GoldenCorpusHarness" w:date="2026-03-28T21:57:55Z">
        <w:r>
          <w:delText xml:space="preserve">ination with various anticancer agents, in Study MK2870-013 (SKB264II05). </w:delText>
        </w:r>
      </w:del>
      <w:ins w:id="10833" w:author="GoldenCorpusHarness" w:date="2026-03-28T21:57:55Z">
        <w:r>
          <w:t>:</w:t>
        </w:r>
      </w:ins>
    </w:p>
    <w:p ns2:paraId="538EB8E6" ns2:textId="6698596F" w:rsidR="00AF7760" w:rsidRPr="0056266F" w:rsidRDefault="00AF7760" w:rsidP="006405A6">
      <w:pPr>
        <w:pStyle w:val="Paragraph"/>
      </w:pPr>
      <w:del w:id="10834" w:author="GoldenCorpusHarness" w:date="2026-03-28T21:57:55Z">
        <w:r>
          <w:delText xml:space="preserve">The </w:delText>
        </w:r>
      </w:del>
      <w:ins w:id="10835" w:author="GoldenCorpusHarness" w:date="2026-03-28T21:57:55Z">
        <w:r>
          <w:t>Participants with advanced NSCLC har</w:t>
        </w:r>
      </w:ins>
      <w:r>
        <w:t>b</w:t>
      </w:r>
      <w:del w:id="10836" w:author="GoldenCorpusHarness" w:date="2026-03-28T21:57:55Z">
        <w:r>
          <w:delText>reakdown o</w:delText>
        </w:r>
      </w:del>
      <w:ins w:id="10837" w:author="GoldenCorpusHarness" w:date="2026-03-28T21:57:55Z">
        <w:r>
          <w:t>oring uncommon EGFR mutations, including G719X in exon 18, S768I in exon 20, L861Q in exon 21 (Cohort 5a) and exon 20 insertions (Cohort 5b), who had progressed on or a</w:t>
        </w:r>
      </w:ins>
      <w:r>
        <w:t>f</w:t>
      </w:r>
      <w:del w:id="10838" w:author="GoldenCorpusHarness" w:date="2026-03-28T21:57:55Z">
        <w:r>
          <w:delText xml:space="preserve"> participants and treatment regimens b</w:delText>
        </w:r>
      </w:del>
      <w:ins w:id="10839" w:author="GoldenCorpusHarness" w:date="2026-03-28T21:57:55Z">
        <w:r>
          <w:t>ter standard s</w:t>
        </w:r>
      </w:ins>
      <w:r>
        <w:t>y</w:t>
      </w:r>
      <w:del w:id="10840" w:author="GoldenCorpusHarness" w:date="2026-03-28T21:57:55Z">
        <w:r>
          <w:delText xml:space="preserve"> cohort is as f</w:delText>
        </w:r>
      </w:del>
      <w:ins w:id="10841" w:author="GoldenCorpusHarness" w:date="2026-03-28T21:57:55Z">
        <w:r>
          <w:t>stemic therapy were enr</w:t>
        </w:r>
      </w:ins>
      <w:r>
        <w:t>oll</w:t>
      </w:r>
      <w:del w:id="10842" w:author="GoldenCorpusHarness" w:date="2026-03-28T21:57:55Z">
        <w:r>
          <w:delText>ows:</w:delText>
        </w:r>
      </w:del>
      <w:ins w:id="10843" w:author="GoldenCorpusHarness" w:date="2026-03-28T21:57:55Z">
        <w:r>
          <w:t>ed. As of 01-DEC-2024, 42 participants (median age 61 years; 33.3% male; 85.7% ECOG PS 1) were enrolled, including 23 participants in Cohort 5a and 19 participants in Cohort 5b. The median number of prior treatment regimens for advanced disease was 2 with 35.7% of participants having ≥3. After a median follow-up of 9.9 months, the ORR was 35.7% (15/42, 3 pending confirmation). The DCR was 85.7%. Responses were durable with the median DOR not yet reached, and the 6-month DOR rate was 90.9%. The median PFS was 9.5 months. In participants with uncommon non-exon 20 insertion mutations, the ORR was 34.8% (8/23, 1 pending confirmation) and median PFS was 10.9 months. In participants with exon 20 insertion mutations, the ORR was 36.8% (7/19, 2 pending confirmation) and median PFS was 9.0 months [Table 32].</w:t>
        </w:r>
      </w:ins>
    </w:p>
    <w:p ns2:paraId="6582A07E" ns2:textId="1A40A604" w:rsidR="00AF7760" w:rsidRPr="0056266F" w:rsidRDefault="007D12D8" w:rsidP="006405A6">
      <w:pPr>
        <w:pStyle w:val="Paragraph"/>
      </w:pPr>
      <w:del w:id="10844" w:author="GoldenCorpusHarness" w:date="2026-03-28T21:57:55Z">
        <w:r>
          <w:delText>In Coho</w:delText>
        </w:r>
      </w:del>
      <w:ins w:id="10845" w:author="GoldenCorpusHarness" w:date="2026-03-28T21:57:55Z">
        <w:r>
          <w:t>Wate</w:t>
        </w:r>
      </w:ins>
      <w:r>
        <w:t>r</w:t>
      </w:r>
      <w:del w:id="10846" w:author="GoldenCorpusHarness" w:date="2026-03-28T21:57:55Z">
        <w:r>
          <w:delText>t 1A, 40 p</w:delText>
        </w:r>
      </w:del>
      <w:ins w:id="10847" w:author="GoldenCorpusHarness" w:date="2026-03-28T21:57:55Z">
        <w:r>
          <w:t>f</w:t>
        </w:r>
      </w:ins>
      <w:r>
        <w:t>a</w:t>
      </w:r>
      <w:del w:id="10848" w:author="GoldenCorpusHarness" w:date="2026-03-28T21:57:55Z">
        <w:r>
          <w:delText>rticipants had received sac-TMT (5 mg/kg, q3w)</w:delText>
        </w:r>
      </w:del>
      <w:ins w:id="10849" w:author="GoldenCorpusHarness" w:date="2026-03-28T21:57:55Z">
        <w:r>
          <w:t>ll</w:t>
        </w:r>
      </w:ins>
      <w:r>
        <w:t xml:space="preserve"> pl</w:t>
      </w:r>
      <w:del w:id="10850" w:author="GoldenCorpusHarness" w:date="2026-03-28T21:57:55Z">
        <w:r>
          <w:delText>u</w:delText>
        </w:r>
      </w:del>
      <w:ins w:id="10851" w:author="GoldenCorpusHarness" w:date="2026-03-28T21:57:55Z">
        <w:r>
          <w:t>ot for be</w:t>
        </w:r>
      </w:ins>
      <w:r>
        <w:t>s</w:t>
      </w:r>
      <w:ins w:id="10852" w:author="GoldenCorpusHarness" w:date="2026-03-28T21:57:55Z">
        <w:r>
          <w:t>t</w:t>
        </w:r>
      </w:ins>
      <w:r>
        <w:t xml:space="preserve"> </w:t>
      </w:r>
      <w:del w:id="10853" w:author="GoldenCorpusHarness" w:date="2026-03-28T21:57:55Z">
        <w:r>
          <w:delText>KL-A167</w:delText>
        </w:r>
      </w:del>
      <w:ins w:id="10854" w:author="GoldenCorpusHarness" w:date="2026-03-28T21:57:55Z">
        <w:r>
          <w:t>target</w:t>
        </w:r>
      </w:ins>
      <w:r>
        <w:t xml:space="preserve"> </w:t>
      </w:r>
      <w:del w:id="10855" w:author="GoldenCorpusHarness" w:date="2026-03-28T21:57:55Z">
        <w:r>
          <w:delText>inj</w:delText>
        </w:r>
      </w:del>
      <w:ins w:id="10856" w:author="GoldenCorpusHarness" w:date="2026-03-28T21:57:55Z">
        <w:r>
          <w:t>l</w:t>
        </w:r>
      </w:ins>
      <w:r>
        <w:t>e</w:t>
      </w:r>
      <w:del w:id="10857" w:author="GoldenCorpusHarness" w:date="2026-03-28T21:57:55Z">
        <w:r>
          <w:delText>ct</w:delText>
        </w:r>
      </w:del>
      <w:ins w:id="10858" w:author="GoldenCorpusHarness" w:date="2026-03-28T21:57:55Z">
        <w:r>
          <w:t>s</w:t>
        </w:r>
      </w:ins>
      <w:r>
        <w:t xml:space="preserve">ion </w:t>
      </w:r>
      <w:del w:id="10859" w:author="GoldenCorpusHarness" w:date="2026-03-28T21:57:55Z">
        <w:r>
          <w:delText>(</w:delText>
        </w:r>
      </w:del>
      <w:ins w:id="10860" w:author="GoldenCorpusHarness" w:date="2026-03-28T21:57:55Z">
        <w:r>
          <w:t xml:space="preserve">change from baseline based on investigator assessment is presented in [Figure </w:t>
        </w:r>
      </w:ins>
      <w:r>
        <w:t>1</w:t>
      </w:r>
      <w:del w:id="10861" w:author="GoldenCorpusHarness" w:date="2026-03-28T21:57:55Z">
        <w:r>
          <w:delText>200</w:delText>
        </w:r>
      </w:del>
      <w:ins w:id="10862" w:author="GoldenCorpusHarness" w:date="2026-03-28T21:57:55Z">
        <w:r>
          <w:t>7]</w:t>
        </w:r>
      </w:ins>
      <w:r>
        <w:t xml:space="preserve"> </w:t>
      </w:r>
      <w:ins w:id="10863" w:author="GoldenCorpusHarness" w:date="2026-03-28T21:57:55Z">
        <w:r>
          <w:t>and swi</w:t>
        </w:r>
      </w:ins>
      <w:r>
        <w:t>m</w:t>
      </w:r>
      <w:ins w:id="10864" w:author="GoldenCorpusHarness" w:date="2026-03-28T21:57:55Z">
        <w:r>
          <w:t>min</w:t>
        </w:r>
      </w:ins>
      <w:r>
        <w:t>g</w:t>
      </w:r>
      <w:del w:id="10865" w:author="GoldenCorpusHarness" w:date="2026-03-28T21:57:55Z">
        <w:r>
          <w:delText>,</w:delText>
        </w:r>
      </w:del>
      <w:r>
        <w:t xml:space="preserve"> </w:t>
      </w:r>
      <w:del w:id="10866" w:author="GoldenCorpusHarness" w:date="2026-03-28T21:57:55Z">
        <w:r>
          <w:delText>q3w)</w:delText>
        </w:r>
      </w:del>
      <w:ins w:id="10867" w:author="GoldenCorpusHarness" w:date="2026-03-28T21:57:55Z">
        <w:r>
          <w:t>plots for time to response and DOR is presented in [Figure 18]</w:t>
        </w:r>
      </w:ins>
      <w:r>
        <w:t>.</w:t>
      </w:r>
    </w:p>
    <w:p ns2:paraId="09FEBB19" ns2:textId="383472E3" w:rsidR="00AF7760" w:rsidRPr="0056266F" w:rsidRDefault="007D12D8" w:rsidP="006405A6">
      <w:pPr>
        <w:pStyle w:val="Paragraph"/>
      </w:pPr>
      <w:ins w:id="10868" w:author="GoldenCorpusHarness" w:date="2026-03-28T21:57:55Z">
        <w:r>
          <w:t>Table 32MK-2870-017 (SKB264-</w:t>
        </w:r>
      </w:ins>
      <w:r>
        <w:t>I</w:t>
      </w:r>
      <w:ins w:id="10869" w:author="GoldenCorpusHarness" w:date="2026-03-28T21:57:55Z">
        <w:r>
          <w:t>I-08): Efficacy Summary i</w:t>
        </w:r>
      </w:ins>
      <w:r>
        <w:t>n</w:t>
      </w:r>
      <w:ins w:id="10870" w:author="GoldenCorpusHarness" w:date="2026-03-28T21:57:55Z">
        <w:r>
          <w:t xml:space="preserve"> Part 1,</w:t>
        </w:r>
      </w:ins>
      <w:r>
        <w:t xml:space="preserve"> Cohort </w:t>
      </w:r>
      <w:del w:id="10871" w:author="GoldenCorpusHarness" w:date="2026-03-28T21:57:55Z">
        <w:r>
          <w:delText>1B, 101 p</w:delText>
        </w:r>
      </w:del>
      <w:ins w:id="10872" w:author="GoldenCorpusHarness" w:date="2026-03-28T21:57:55Z">
        <w:r>
          <w:t>5</w:t>
        </w:r>
      </w:ins>
      <w:r>
        <w:t>a</w:t>
      </w:r>
      <w:del w:id="10873" w:author="GoldenCorpusHarness" w:date="2026-03-28T21:57:55Z">
        <w:r>
          <w:delText>rticipants had received sac-TMT (</w:delText>
        </w:r>
      </w:del>
      <w:ins w:id="10874" w:author="GoldenCorpusHarness" w:date="2026-03-28T21:57:55Z">
        <w:r>
          <w:t>/</w:t>
        </w:r>
      </w:ins>
      <w:r>
        <w:t>5</w:t>
      </w:r>
      <w:del w:id="10875" w:author="GoldenCorpusHarness" w:date="2026-03-28T21:57:55Z">
        <w:r>
          <w:delText xml:space="preserve"> mg/kg, q2w) plus KL-A167 injection (900 mg, q2w).</w:delText>
        </w:r>
      </w:del>
      <w:ins w:id="10876" w:author="GoldenCorpusHarness" w:date="2026-03-28T21:57:55Z">
        <w:r>
          <w:t>b</w:t>
        </w:r>
      </w:ins>
    </w:p>
    <w:p ns2:paraId="4430F190" ns2:textId="608C210F" w:rsidR="00AF7760" w:rsidRPr="0056266F" w:rsidRDefault="007D12D8" w:rsidP="006405A6">
      <w:pPr>
        <w:pStyle w:val="Paragraph"/>
      </w:pPr>
      <w:r>
        <w:t xml:space="preserve">In </w:t>
      </w:r>
      <w:r w:rsidR="00F16114" w:rsidRPr="0056266F">
        <w:t xml:space="preserve">Cohort </w:t>
      </w:r>
      <w:r w:rsidR="00AF7760" w:rsidRPr="0056266F">
        <w:t>1C</w:t>
      </w:r>
      <w:r>
        <w:t>,</w:t>
      </w:r>
      <w:r w:rsidR="00F16114" w:rsidRPr="0056266F">
        <w:t xml:space="preserve"> 30 participants had received sac-TMT (5 mg/kg </w:t>
      </w:r>
      <w:r w:rsidR="002753A6" w:rsidRPr="0056266F">
        <w:t>q2w</w:t>
      </w:r>
      <w:r w:rsidR="00F16114" w:rsidRPr="0056266F">
        <w:t xml:space="preserve">) </w:t>
      </w:r>
      <w:r w:rsidR="00AF7760" w:rsidRPr="0056266F">
        <w:t>plus</w:t>
      </w:r>
      <w:r w:rsidR="00F16114" w:rsidRPr="0056266F">
        <w:t xml:space="preserve"> KL-A167 (900 mg, </w:t>
      </w:r>
      <w:r w:rsidR="002753A6" w:rsidRPr="0056266F">
        <w:t>q2w</w:t>
      </w:r>
      <w:r w:rsidR="00F16114" w:rsidRPr="0056266F">
        <w:t xml:space="preserve">) (n=16) or without KL-A167 (n=14). </w:t>
      </w:r>
    </w:p>
    <w:p ns2:paraId="7BC22D6B" ns2:textId="76A14BF5" w:rsidR="00D06D63" w:rsidRPr="0056266F" w:rsidRDefault="007D12D8" w:rsidP="006405A6">
      <w:pPr>
        <w:pStyle w:val="Paragraph"/>
      </w:pPr>
      <w:del w:id="10877" w:author="GoldenCorpusHarness" w:date="2026-03-28T21:57:55Z">
        <w:r>
          <w:delText xml:space="preserve">In Cohorts 2 and 3, 31 participants had received sac-TMT plus KL A167 (1200 mg, q3w) with platinum-based chemotherapy. This included 25 participants who received sac-TMT 4 mg/kg q3w (n=19) or 3 mg/kg q3w (n=6) plus KL-A167 with cisplatin, and 6 participants received sac-TMT (5 mg/kg, q3w) plus KL-A167 with carboplatin. </w:delText>
        </w:r>
      </w:del>
    </w:p>
    <w:p ns2:paraId="047FD9F8" ns2:textId="3EA81184" w:rsidR="007649E2" w:rsidRPr="0056266F" w:rsidRDefault="00332638" w:rsidP="007649E2">
      <w:pPr>
        <w:pStyle w:val="Paragraph"/>
      </w:pPr>
      <w:del w:id="10878" w:author="GoldenCorpusHarness" w:date="2026-03-28T21:57:55Z">
        <w:r>
          <w:delText>Only data of sac-TMT pl</w:delText>
        </w:r>
      </w:del>
      <w:ins w:id="10879" w:author="GoldenCorpusHarness" w:date="2026-03-28T21:57:55Z">
        <w:r>
          <w:t>Fig</w:t>
        </w:r>
      </w:ins>
      <w:r>
        <w:t>u</w:t>
      </w:r>
      <w:del w:id="10880" w:author="GoldenCorpusHarness" w:date="2026-03-28T21:57:55Z">
        <w:r>
          <w:delText>s KL-A167 a</w:delText>
        </w:r>
      </w:del>
      <w:r>
        <w:t xml:space="preserve">re </w:t>
      </w:r>
      <w:del w:id="10881" w:author="GoldenCorpusHarness" w:date="2026-03-28T21:57:55Z">
        <w:r>
          <w:delText xml:space="preserve">summarized in the tables [Table 34] [Table 35] and [Sec. </w:delText>
        </w:r>
      </w:del>
      <w:ins w:id="10882" w:author="GoldenCorpusHarness" w:date="2026-03-28T21:57:55Z">
        <w:r>
          <w:t>1</w:t>
        </w:r>
      </w:ins>
      <w:r>
        <w:t>7</w:t>
      </w:r>
      <w:del w:id="10883" w:author="GoldenCorpusHarness" w:date="2026-03-28T21:57:55Z">
        <w:r>
          <w:delText>.3.4]. A descriptive summary of safety data from participants who received platinum</w:delText>
        </w:r>
      </w:del>
      <w:ins w:id="10884" w:author="GoldenCorpusHarness" w:date="2026-03-28T21:57:55Z">
        <w:r>
          <w:t>MK</w:t>
        </w:r>
      </w:ins>
      <w:r>
        <w:t>-</w:t>
      </w:r>
      <w:del w:id="10885" w:author="GoldenCorpusHarness" w:date="2026-03-28T21:57:55Z">
        <w:r>
          <w:delText>based combination</w:delText>
        </w:r>
      </w:del>
      <w:ins w:id="10886" w:author="GoldenCorpusHarness" w:date="2026-03-28T21:57:55Z">
        <w:r>
          <w:t>2870-017</w:t>
        </w:r>
      </w:ins>
      <w:r>
        <w:t xml:space="preserve"> (</w:t>
      </w:r>
      <w:del w:id="10887" w:author="GoldenCorpusHarness" w:date="2026-03-28T21:57:55Z">
        <w:r>
          <w:delText xml:space="preserve">Cohorts </w:delText>
        </w:r>
      </w:del>
      <w:ins w:id="10888" w:author="GoldenCorpusHarness" w:date="2026-03-28T21:57:55Z">
        <w:r>
          <w:t>SKB</w:t>
        </w:r>
      </w:ins>
      <w:r>
        <w:t>2</w:t>
      </w:r>
      <w:del w:id="10889" w:author="GoldenCorpusHarness" w:date="2026-03-28T21:57:55Z">
        <w:r>
          <w:delText xml:space="preserve"> and 3</w:delText>
        </w:r>
      </w:del>
      <w:ins w:id="10890" w:author="GoldenCorpusHarness" w:date="2026-03-28T21:57:55Z">
        <w:r>
          <w:t>64-II-08</w:t>
        </w:r>
      </w:ins>
      <w:r>
        <w:t>)</w:t>
      </w:r>
      <w:del w:id="10891" w:author="GoldenCorpusHarness" w:date="2026-03-28T21:57:55Z">
        <w:r>
          <w:delText xml:space="preserve"> is included in [Sec. 5.4.4.1]. Data from</w:delText>
        </w:r>
      </w:del>
      <w:r>
        <w:t xml:space="preserve"> Cohort</w:t>
      </w:r>
      <w:del w:id="10892" w:author="GoldenCorpusHarness" w:date="2026-03-28T21:57:55Z">
        <w:r>
          <w:delText xml:space="preserve"> 1C</w:delText>
        </w:r>
      </w:del>
      <w:r>
        <w:t xml:space="preserve"> </w:t>
      </w:r>
      <w:del w:id="10893" w:author="GoldenCorpusHarness" w:date="2026-03-28T21:57:55Z">
        <w:r>
          <w:delText>is</w:delText>
        </w:r>
      </w:del>
      <w:ins w:id="10894" w:author="GoldenCorpusHarness" w:date="2026-03-28T21:57:55Z">
        <w:r>
          <w:t>5a/5b:</w:t>
        </w:r>
      </w:ins>
      <w:r>
        <w:t xml:space="preserve"> </w:t>
      </w:r>
      <w:del w:id="10895" w:author="GoldenCorpusHarness" w:date="2026-03-28T21:57:55Z">
        <w:r>
          <w:delText>too imm</w:delText>
        </w:r>
      </w:del>
      <w:ins w:id="10896" w:author="GoldenCorpusHarness" w:date="2026-03-28T21:57:55Z">
        <w:r>
          <w:t>W</w:t>
        </w:r>
      </w:ins>
      <w:r>
        <w:t>at</w:t>
      </w:r>
      <w:del w:id="10897" w:author="GoldenCorpusHarness" w:date="2026-03-28T21:57:55Z">
        <w:r>
          <w:delText>ure, th</w:delText>
        </w:r>
      </w:del>
      <w:r>
        <w:t>er</w:t>
      </w:r>
      <w:del w:id="10898" w:author="GoldenCorpusHarness" w:date="2026-03-28T21:57:55Z">
        <w:r>
          <w:delText>e</w:delText>
        </w:r>
      </w:del>
      <w:ins w:id="10899" w:author="GoldenCorpusHarness" w:date="2026-03-28T21:57:55Z">
        <w:r>
          <w:t xml:space="preserve">fall Plot </w:t>
        </w:r>
      </w:ins>
      <w:r>
        <w:t>for</w:t>
      </w:r>
      <w:ins w:id="10900" w:author="GoldenCorpusHarness" w:date="2026-03-28T21:57:55Z">
        <w:r>
          <w:t xml:space="preserve"> B</w:t>
        </w:r>
      </w:ins>
      <w:r>
        <w:t>e</w:t>
      </w:r>
      <w:del w:id="10901" w:author="GoldenCorpusHarness" w:date="2026-03-28T21:57:55Z">
        <w:r>
          <w:delText>, i</w:delText>
        </w:r>
      </w:del>
      <w:r>
        <w:t>s</w:t>
      </w:r>
      <w:del w:id="10902" w:author="GoldenCorpusHarness" w:date="2026-03-28T21:57:55Z">
        <w:r>
          <w:delText xml:space="preserve"> no</w:delText>
        </w:r>
      </w:del>
      <w:r>
        <w:t xml:space="preserve">t </w:t>
      </w:r>
      <w:del w:id="10903" w:author="GoldenCorpusHarness" w:date="2026-03-28T21:57:55Z">
        <w:r>
          <w:delText>summ</w:delText>
        </w:r>
      </w:del>
      <w:ins w:id="10904" w:author="GoldenCorpusHarness" w:date="2026-03-28T21:57:55Z">
        <w:r>
          <w:t>T</w:t>
        </w:r>
      </w:ins>
      <w:r>
        <w:t>ar</w:t>
      </w:r>
      <w:ins w:id="10905" w:author="GoldenCorpusHarness" w:date="2026-03-28T21:57:55Z">
        <w:r>
          <w:t>get Les</w:t>
        </w:r>
      </w:ins>
      <w:r>
        <w:t>i</w:t>
      </w:r>
      <w:del w:id="10906" w:author="GoldenCorpusHarness" w:date="2026-03-28T21:57:55Z">
        <w:r>
          <w:delText>z</w:delText>
        </w:r>
      </w:del>
      <w:ins w:id="10907" w:author="GoldenCorpusHarness" w:date="2026-03-28T21:57:55Z">
        <w:r>
          <w:t>on Change From Baseline Bas</w:t>
        </w:r>
      </w:ins>
      <w:r>
        <w:t>ed</w:t>
      </w:r>
      <w:del w:id="10908" w:author="GoldenCorpusHarness" w:date="2026-03-28T21:57:55Z">
        <w:r>
          <w:delText>.</w:delText>
        </w:r>
      </w:del>
      <w:r>
        <w:t xml:space="preserve"> </w:t>
      </w:r>
      <w:ins w:id="10909" w:author="GoldenCorpusHarness" w:date="2026-03-28T21:57:55Z">
        <w:r>
          <w:t>on Investigator Assessment</w:t>
        </w:r>
      </w:ins>
    </w:p>
    <w:p ns2:paraId="4ECE47F6" ns2:textId="4C20CA01" w:rsidR="00401477" w:rsidRDefault="00401477" w:rsidP="00401477">
      <w:pPr>
        <w:pStyle w:val="Paragraph"/>
      </w:pPr>
      <w:del w:id="10910" w:author="GoldenCorpusHarness" w:date="2026-03-28T21:57:55Z">
        <w:r>
          <w:delText>Participant disposition is summarized in [Table 34].</w:delText>
        </w:r>
      </w:del>
    </w:p>
    <w:p ns2:paraId="42A790A4" ns2:textId="09AEB41B" w:rsidR="00D322F8" w:rsidRDefault="00D322F8" w:rsidP="00D322F8">
      <w:pPr>
        <w:pStyle w:val="TableTitle"/>
      </w:pPr>
      <w:del w:id="10911" w:author="GoldenCorpusHarness" w:date="2026-03-28T21:57:55Z">
        <w:r>
          <w:delText>Table 34Study MK-2870-013 (SKB264-II-05): Disposition of Participants (APaT Population)</w:delText>
        </w:r>
      </w:del>
    </w:p>
    <w:tbl>
      <w:tblPr>
        <w:tblW w:w="5000" w:type="pct"/>
        <w:jc w:val="center"/>
        <w:tblBorders>
          <w:top w:val="double" w:sz="6" w:space="0" w:color="auto"/>
          <w:left w:val="single" w:sz="6" w:space="0" w:color="auto"/>
          <w:bottom w:val="double" w:sz="6" w:space="0" w:color="auto"/>
          <w:right w:val="single" w:sz="6" w:space="0" w:color="auto"/>
        </w:tblBorders>
        <w:tblCellMar>
          <w:left w:w="72" w:type="dxa"/>
          <w:right w:w="72" w:type="dxa"/>
        </w:tblCellMar>
        <w:tblLook w:val="0000" w:firstRow="0" w:lastRow="0" w:firstColumn="0" w:lastColumn="0" w:noHBand="0" w:noVBand="0"/>
      </w:tblPr>
      <w:tblGrid>
        <w:gridCol w:w="4657"/>
        <w:gridCol w:w="1082"/>
        <w:gridCol w:w="1084"/>
        <w:gridCol w:w="1082"/>
        <w:gridCol w:w="1084"/>
      </w:tblGrid>
      <w:tr w:rsidR="00D322F8" ns2:paraId="553610A3" ns2:textId="77777777" w:rsidTr="00915338">
        <w:trPr>
          <w:tblHeader/>
          <w:jc w:val="center"/>
        </w:trPr>
        <w:tc>
          <w:tcPr>
            <w:tcW w:w="2590" w:type="pct"/>
            <w:tcBorders>
              <w:top w:val="double" w:sz="6" w:space="0" w:color="auto"/>
              <w:bottom w:val="nil"/>
              <w:right w:val="single" w:sz="2" w:space="0" w:color="auto"/>
            </w:tcBorders>
          </w:tcPr>
          <w:p ns2:paraId="524DFA42" ns2:textId="77777777" w:rsidR="00D322F8" w:rsidRDefault="00D322F8" w:rsidP="00B3093D">
            <w:pPr>
              <w:spacing w:before="15" w:after="15"/>
              <w:rPr>
                <w:sz w:val="18"/>
                <w:szCs w:val="18"/>
              </w:rPr>
            </w:pPr>
            <w:bookmarkStart w:id="369" w:name="_Hlk178463497"/>
          </w:p>
        </w:tc>
        <w:tc>
          <w:tcPr>
            <w:tcW w:w="1205" w:type="pct"/>
            <w:gridSpan w:val="2"/>
            <w:tcBorders>
              <w:top w:val="double" w:sz="6" w:space="0" w:color="auto"/>
              <w:left w:val="nil"/>
              <w:bottom w:val="single" w:sz="2" w:space="0" w:color="auto"/>
              <w:right w:val="single" w:sz="2" w:space="0" w:color="auto"/>
            </w:tcBorders>
          </w:tcPr>
          <w:p ns2:paraId="14868674" ns2:textId="6299EDC0" w:rsidR="00D322F8" w:rsidRDefault="00D322F8" w:rsidP="00B3093D">
            <w:pPr>
              <w:spacing w:before="15" w:after="15"/>
              <w:jc w:val="center"/>
              <w:rPr>
                <w:sz w:val="18"/>
                <w:szCs w:val="18"/>
              </w:rPr>
            </w:pPr>
            <w:r>
              <w:rPr>
                <w:sz w:val="18"/>
                <w:szCs w:val="18"/>
              </w:rPr>
              <w:t>Cohort 1A</w:t>
            </w:r>
            <w:r w:rsidR="005F4918">
              <w:rPr>
                <w:sz w:val="18"/>
                <w:szCs w:val="18"/>
              </w:rPr>
              <w:br/>
            </w:r>
            <w:r w:rsidR="005F4918" w:rsidRPr="005F4918">
              <w:rPr>
                <w:sz w:val="18"/>
                <w:szCs w:val="18"/>
              </w:rPr>
              <w:t>sac-TMT</w:t>
            </w:r>
            <w:r>
              <w:rPr>
                <w:sz w:val="18"/>
                <w:szCs w:val="18"/>
              </w:rPr>
              <w:t xml:space="preserve"> 5 mg/kg + KL-A167 1200 mg, </w:t>
            </w:r>
            <w:r w:rsidR="009940A1">
              <w:rPr>
                <w:sz w:val="18"/>
                <w:szCs w:val="18"/>
              </w:rPr>
              <w:t>q3w</w:t>
            </w:r>
          </w:p>
        </w:tc>
        <w:tc>
          <w:tcPr>
            <w:tcW w:w="1205" w:type="pct"/>
            <w:gridSpan w:val="2"/>
            <w:tcBorders>
              <w:top w:val="double" w:sz="6" w:space="0" w:color="auto"/>
              <w:left w:val="nil"/>
              <w:bottom w:val="single" w:sz="2" w:space="0" w:color="auto"/>
              <w:right w:val="single" w:sz="2" w:space="0" w:color="auto"/>
            </w:tcBorders>
          </w:tcPr>
          <w:p ns2:paraId="07E0C6C4" ns2:textId="0C71C9D7" w:rsidR="00D322F8" w:rsidRDefault="00D322F8" w:rsidP="00B3093D">
            <w:pPr>
              <w:spacing w:before="15" w:after="15"/>
              <w:jc w:val="center"/>
              <w:rPr>
                <w:sz w:val="18"/>
                <w:szCs w:val="18"/>
              </w:rPr>
            </w:pPr>
            <w:r>
              <w:rPr>
                <w:sz w:val="18"/>
                <w:szCs w:val="18"/>
              </w:rPr>
              <w:t>Cohort 1B</w:t>
            </w:r>
            <w:r w:rsidR="005F4918">
              <w:rPr>
                <w:sz w:val="18"/>
                <w:szCs w:val="18"/>
              </w:rPr>
              <w:br/>
              <w:t>sac-TMT</w:t>
            </w:r>
            <w:r>
              <w:rPr>
                <w:sz w:val="18"/>
                <w:szCs w:val="18"/>
              </w:rPr>
              <w:t xml:space="preserve"> 5 mg/kg + KL-A167 900 mg, </w:t>
            </w:r>
            <w:r w:rsidR="009940A1">
              <w:rPr>
                <w:sz w:val="18"/>
                <w:szCs w:val="18"/>
              </w:rPr>
              <w:t xml:space="preserve">q2w </w:t>
            </w:r>
          </w:p>
        </w:tc>
      </w:tr>
      <w:tr w:rsidR="00D322F8" ns2:paraId="49505A23" ns2:textId="77777777" w:rsidTr="00915338">
        <w:tblPrEx>
          <w:tblBorders>
            <w:top w:val="single" w:sz="6" w:space="0" w:color="auto"/>
            <w:bottom w:val="single" w:sz="6" w:space="0" w:color="auto"/>
          </w:tblBorders>
        </w:tblPrEx>
        <w:trPr>
          <w:jc w:val="center"/>
        </w:trPr>
        <w:tc>
          <w:tcPr>
            <w:tcW w:w="2590" w:type="pct"/>
            <w:tcBorders>
              <w:top w:val="nil"/>
              <w:bottom w:val="single" w:sz="2" w:space="0" w:color="auto"/>
              <w:right w:val="single" w:sz="2" w:space="0" w:color="auto"/>
            </w:tcBorders>
          </w:tcPr>
          <w:p ns2:paraId="16292957" ns2:textId="77777777" w:rsidR="00D322F8" w:rsidRDefault="00D322F8" w:rsidP="00B3093D">
            <w:pPr>
              <w:spacing w:before="15" w:after="15"/>
              <w:rPr>
                <w:sz w:val="18"/>
                <w:szCs w:val="18"/>
              </w:rPr>
            </w:pPr>
          </w:p>
        </w:tc>
        <w:tc>
          <w:tcPr>
            <w:tcW w:w="602" w:type="pct"/>
            <w:tcBorders>
              <w:top w:val="nil"/>
              <w:left w:val="nil"/>
              <w:bottom w:val="single" w:sz="2" w:space="0" w:color="auto"/>
              <w:right w:val="nil"/>
            </w:tcBorders>
          </w:tcPr>
          <w:p ns2:paraId="4423A634" ns2:textId="77777777" w:rsidR="00D322F8" w:rsidRDefault="00D322F8" w:rsidP="00B3093D">
            <w:pPr>
              <w:spacing w:before="15" w:after="15"/>
              <w:jc w:val="center"/>
              <w:rPr>
                <w:sz w:val="18"/>
                <w:szCs w:val="18"/>
              </w:rPr>
            </w:pPr>
            <w:r>
              <w:rPr>
                <w:sz w:val="18"/>
                <w:szCs w:val="18"/>
              </w:rPr>
              <w:t xml:space="preserve">n </w:t>
            </w:r>
          </w:p>
        </w:tc>
        <w:tc>
          <w:tcPr>
            <w:tcW w:w="602" w:type="pct"/>
            <w:tcBorders>
              <w:top w:val="nil"/>
              <w:left w:val="nil"/>
              <w:bottom w:val="single" w:sz="2" w:space="0" w:color="auto"/>
              <w:right w:val="single" w:sz="2" w:space="0" w:color="auto"/>
            </w:tcBorders>
          </w:tcPr>
          <w:p ns2:paraId="26ABEA31" ns2:textId="77777777" w:rsidR="00D322F8" w:rsidRDefault="00D322F8" w:rsidP="00B3093D">
            <w:pPr>
              <w:spacing w:before="15" w:after="15"/>
              <w:jc w:val="center"/>
              <w:rPr>
                <w:sz w:val="18"/>
                <w:szCs w:val="18"/>
              </w:rPr>
            </w:pPr>
            <w:r>
              <w:rPr>
                <w:sz w:val="18"/>
                <w:szCs w:val="18"/>
              </w:rPr>
              <w:t xml:space="preserve">(%) </w:t>
            </w:r>
          </w:p>
        </w:tc>
        <w:tc>
          <w:tcPr>
            <w:tcW w:w="602" w:type="pct"/>
            <w:tcBorders>
              <w:top w:val="nil"/>
              <w:left w:val="nil"/>
              <w:bottom w:val="single" w:sz="2" w:space="0" w:color="auto"/>
              <w:right w:val="nil"/>
            </w:tcBorders>
          </w:tcPr>
          <w:p ns2:paraId="2C44105A" ns2:textId="77777777" w:rsidR="00D322F8" w:rsidRDefault="00D322F8" w:rsidP="00B3093D">
            <w:pPr>
              <w:spacing w:before="15" w:after="15"/>
              <w:jc w:val="center"/>
              <w:rPr>
                <w:sz w:val="18"/>
                <w:szCs w:val="18"/>
              </w:rPr>
            </w:pPr>
            <w:r>
              <w:rPr>
                <w:sz w:val="18"/>
                <w:szCs w:val="18"/>
              </w:rPr>
              <w:t xml:space="preserve">n </w:t>
            </w:r>
          </w:p>
        </w:tc>
        <w:tc>
          <w:tcPr>
            <w:tcW w:w="602" w:type="pct"/>
            <w:tcBorders>
              <w:top w:val="nil"/>
              <w:left w:val="nil"/>
              <w:bottom w:val="single" w:sz="2" w:space="0" w:color="auto"/>
              <w:right w:val="single" w:sz="2" w:space="0" w:color="auto"/>
            </w:tcBorders>
          </w:tcPr>
          <w:p ns2:paraId="4A34092A" ns2:textId="77777777" w:rsidR="00D322F8" w:rsidRDefault="00D322F8" w:rsidP="00B3093D">
            <w:pPr>
              <w:spacing w:before="15" w:after="15"/>
              <w:jc w:val="center"/>
              <w:rPr>
                <w:sz w:val="18"/>
                <w:szCs w:val="18"/>
              </w:rPr>
            </w:pPr>
            <w:r>
              <w:rPr>
                <w:sz w:val="18"/>
                <w:szCs w:val="18"/>
              </w:rPr>
              <w:t xml:space="preserve">(%) </w:t>
            </w:r>
          </w:p>
        </w:tc>
      </w:tr>
      <w:tr w:rsidR="00D322F8" ns2:paraId="4DA0939A" ns2:textId="77777777" w:rsidTr="00915338">
        <w:tblPrEx>
          <w:tblBorders>
            <w:top w:val="single" w:sz="6" w:space="0" w:color="auto"/>
            <w:bottom w:val="single" w:sz="6" w:space="0" w:color="auto"/>
          </w:tblBorders>
        </w:tblPrEx>
        <w:trPr>
          <w:jc w:val="center"/>
        </w:trPr>
        <w:tc>
          <w:tcPr>
            <w:tcW w:w="2590" w:type="pct"/>
            <w:tcBorders>
              <w:top w:val="nil"/>
              <w:bottom w:val="single" w:sz="2" w:space="0" w:color="auto"/>
              <w:right w:val="single" w:sz="2" w:space="0" w:color="auto"/>
            </w:tcBorders>
          </w:tcPr>
          <w:p ns2:paraId="2A9ECE4D" ns2:textId="77777777" w:rsidR="00D322F8" w:rsidRDefault="00D322F8" w:rsidP="00B3093D">
            <w:pPr>
              <w:spacing w:after="60"/>
              <w:ind w:left="160" w:right="1" w:hanging="160"/>
              <w:rPr>
                <w:sz w:val="18"/>
                <w:szCs w:val="18"/>
              </w:rPr>
            </w:pPr>
            <w:r>
              <w:rPr>
                <w:sz w:val="18"/>
                <w:szCs w:val="18"/>
              </w:rPr>
              <w:t xml:space="preserve"> Participants in population </w:t>
            </w:r>
          </w:p>
        </w:tc>
        <w:tc>
          <w:tcPr>
            <w:tcW w:w="602" w:type="pct"/>
            <w:tcBorders>
              <w:top w:val="nil"/>
              <w:left w:val="nil"/>
              <w:bottom w:val="single" w:sz="2" w:space="0" w:color="auto"/>
              <w:right w:val="nil"/>
            </w:tcBorders>
          </w:tcPr>
          <w:p ns2:paraId="295D34CB" ns2:textId="77777777" w:rsidR="00D322F8" w:rsidRDefault="00D322F8" w:rsidP="00B3093D">
            <w:pPr>
              <w:tabs>
                <w:tab w:val="decimal" w:pos="364"/>
                <w:tab w:val="left" w:pos="444"/>
              </w:tabs>
              <w:spacing w:after="60"/>
              <w:rPr>
                <w:sz w:val="18"/>
                <w:szCs w:val="18"/>
              </w:rPr>
            </w:pPr>
            <w:r>
              <w:rPr>
                <w:sz w:val="18"/>
                <w:szCs w:val="18"/>
              </w:rPr>
              <w:tab/>
              <w:t xml:space="preserve">40 </w:t>
            </w:r>
          </w:p>
        </w:tc>
        <w:tc>
          <w:tcPr>
            <w:tcW w:w="602" w:type="pct"/>
            <w:tcBorders>
              <w:top w:val="nil"/>
              <w:left w:val="nil"/>
              <w:bottom w:val="single" w:sz="2" w:space="0" w:color="auto"/>
              <w:right w:val="single" w:sz="2" w:space="0" w:color="auto"/>
            </w:tcBorders>
          </w:tcPr>
          <w:p ns2:paraId="77BF1AE5" ns2:textId="77777777" w:rsidR="00D322F8" w:rsidRDefault="00D322F8" w:rsidP="00B3093D">
            <w:pPr>
              <w:tabs>
                <w:tab w:val="decimal" w:pos="239"/>
                <w:tab w:val="left" w:pos="319"/>
              </w:tabs>
              <w:spacing w:after="60"/>
              <w:rPr>
                <w:sz w:val="18"/>
                <w:szCs w:val="18"/>
              </w:rPr>
            </w:pPr>
            <w:r>
              <w:rPr>
                <w:sz w:val="18"/>
                <w:szCs w:val="18"/>
              </w:rPr>
              <w:tab/>
            </w:r>
          </w:p>
        </w:tc>
        <w:tc>
          <w:tcPr>
            <w:tcW w:w="602" w:type="pct"/>
            <w:tcBorders>
              <w:top w:val="nil"/>
              <w:left w:val="nil"/>
              <w:bottom w:val="single" w:sz="2" w:space="0" w:color="auto"/>
              <w:right w:val="nil"/>
            </w:tcBorders>
          </w:tcPr>
          <w:p ns2:paraId="7977CA82" ns2:textId="77777777" w:rsidR="00D322F8" w:rsidRDefault="00D322F8" w:rsidP="00B3093D">
            <w:pPr>
              <w:tabs>
                <w:tab w:val="decimal" w:pos="364"/>
                <w:tab w:val="left" w:pos="444"/>
              </w:tabs>
              <w:spacing w:after="60"/>
              <w:rPr>
                <w:sz w:val="18"/>
                <w:szCs w:val="18"/>
              </w:rPr>
            </w:pPr>
            <w:r>
              <w:rPr>
                <w:sz w:val="18"/>
                <w:szCs w:val="18"/>
              </w:rPr>
              <w:tab/>
              <w:t xml:space="preserve">101 </w:t>
            </w:r>
          </w:p>
        </w:tc>
        <w:tc>
          <w:tcPr>
            <w:tcW w:w="602" w:type="pct"/>
            <w:tcBorders>
              <w:top w:val="nil"/>
              <w:left w:val="nil"/>
              <w:bottom w:val="single" w:sz="2" w:space="0" w:color="auto"/>
              <w:right w:val="single" w:sz="2" w:space="0" w:color="auto"/>
            </w:tcBorders>
          </w:tcPr>
          <w:p ns2:paraId="03A0DF3B" ns2:textId="77777777" w:rsidR="00D322F8" w:rsidRDefault="00D322F8" w:rsidP="00B3093D">
            <w:pPr>
              <w:tabs>
                <w:tab w:val="decimal" w:pos="239"/>
                <w:tab w:val="left" w:pos="319"/>
              </w:tabs>
              <w:spacing w:after="60"/>
              <w:rPr>
                <w:sz w:val="18"/>
                <w:szCs w:val="18"/>
              </w:rPr>
            </w:pPr>
            <w:r>
              <w:rPr>
                <w:sz w:val="18"/>
                <w:szCs w:val="18"/>
              </w:rPr>
              <w:tab/>
            </w:r>
          </w:p>
        </w:tc>
      </w:tr>
      <w:tr w:rsidR="00D322F8" ns2:paraId="7C676D81" ns2:textId="77777777" w:rsidTr="00915338">
        <w:tblPrEx>
          <w:tblBorders>
            <w:top w:val="single" w:sz="6" w:space="0" w:color="auto"/>
            <w:bottom w:val="single" w:sz="6" w:space="0" w:color="auto"/>
          </w:tblBorders>
        </w:tblPrEx>
        <w:trPr>
          <w:jc w:val="center"/>
        </w:trPr>
        <w:tc>
          <w:tcPr>
            <w:tcW w:w="5000" w:type="pct"/>
            <w:gridSpan w:val="5"/>
            <w:tcBorders>
              <w:top w:val="nil"/>
              <w:bottom w:val="single" w:sz="2" w:space="0" w:color="auto"/>
            </w:tcBorders>
          </w:tcPr>
          <w:p ns2:paraId="244B6B7D" ns2:textId="77777777" w:rsidR="00D322F8" w:rsidRDefault="00D322F8" w:rsidP="00B3093D">
            <w:pPr>
              <w:tabs>
                <w:tab w:val="decimal" w:pos="239"/>
                <w:tab w:val="left" w:pos="319"/>
              </w:tabs>
              <w:spacing w:after="60"/>
              <w:rPr>
                <w:sz w:val="18"/>
                <w:szCs w:val="18"/>
              </w:rPr>
            </w:pPr>
            <w:r>
              <w:rPr>
                <w:b/>
                <w:bCs/>
                <w:sz w:val="18"/>
                <w:szCs w:val="18"/>
              </w:rPr>
              <w:t>Status for Study Treatment in Trial</w:t>
            </w:r>
          </w:p>
        </w:tc>
      </w:tr>
      <w:tr w:rsidR="00D322F8" ns2:paraId="0055D499" ns2:textId="77777777" w:rsidTr="00915338">
        <w:tblPrEx>
          <w:tblBorders>
            <w:top w:val="single" w:sz="6" w:space="0" w:color="auto"/>
            <w:bottom w:val="single" w:sz="6" w:space="0" w:color="auto"/>
          </w:tblBorders>
        </w:tblPrEx>
        <w:trPr>
          <w:jc w:val="center"/>
        </w:trPr>
        <w:tc>
          <w:tcPr>
            <w:tcW w:w="2590" w:type="pct"/>
            <w:tcBorders>
              <w:top w:val="nil"/>
              <w:bottom w:val="nil"/>
              <w:right w:val="single" w:sz="2" w:space="0" w:color="auto"/>
            </w:tcBorders>
          </w:tcPr>
          <w:p ns2:paraId="26E0D890" ns2:textId="77777777" w:rsidR="00D322F8" w:rsidRDefault="00D322F8" w:rsidP="00B3093D">
            <w:pPr>
              <w:spacing w:before="15" w:after="15"/>
              <w:ind w:left="160" w:right="1" w:hanging="160"/>
              <w:rPr>
                <w:sz w:val="18"/>
                <w:szCs w:val="18"/>
              </w:rPr>
            </w:pPr>
            <w:r>
              <w:rPr>
                <w:sz w:val="18"/>
                <w:szCs w:val="18"/>
              </w:rPr>
              <w:t xml:space="preserve"> Started </w:t>
            </w:r>
          </w:p>
        </w:tc>
        <w:tc>
          <w:tcPr>
            <w:tcW w:w="602" w:type="pct"/>
            <w:tcBorders>
              <w:top w:val="nil"/>
              <w:left w:val="nil"/>
              <w:bottom w:val="nil"/>
              <w:right w:val="nil"/>
            </w:tcBorders>
          </w:tcPr>
          <w:p ns2:paraId="1AE0D8F7" ns2:textId="77777777" w:rsidR="00D322F8" w:rsidRDefault="00D322F8" w:rsidP="00B3093D">
            <w:pPr>
              <w:tabs>
                <w:tab w:val="decimal" w:pos="364"/>
                <w:tab w:val="left" w:pos="444"/>
              </w:tabs>
              <w:spacing w:before="15" w:after="15"/>
              <w:rPr>
                <w:sz w:val="18"/>
                <w:szCs w:val="18"/>
              </w:rPr>
            </w:pPr>
            <w:r>
              <w:rPr>
                <w:sz w:val="18"/>
                <w:szCs w:val="18"/>
              </w:rPr>
              <w:tab/>
              <w:t xml:space="preserve">40 </w:t>
            </w:r>
          </w:p>
        </w:tc>
        <w:tc>
          <w:tcPr>
            <w:tcW w:w="602" w:type="pct"/>
            <w:tcBorders>
              <w:top w:val="nil"/>
              <w:left w:val="nil"/>
              <w:bottom w:val="nil"/>
              <w:right w:val="single" w:sz="2" w:space="0" w:color="auto"/>
            </w:tcBorders>
          </w:tcPr>
          <w:p ns2:paraId="3EF04E9A" ns2:textId="77777777" w:rsidR="00D322F8" w:rsidRDefault="00D322F8" w:rsidP="00B3093D">
            <w:pPr>
              <w:tabs>
                <w:tab w:val="decimal" w:pos="239"/>
                <w:tab w:val="left" w:pos="319"/>
              </w:tabs>
              <w:spacing w:before="15" w:after="15"/>
              <w:rPr>
                <w:sz w:val="18"/>
                <w:szCs w:val="18"/>
              </w:rPr>
            </w:pPr>
            <w:r>
              <w:rPr>
                <w:sz w:val="18"/>
                <w:szCs w:val="18"/>
              </w:rPr>
              <w:tab/>
            </w:r>
          </w:p>
        </w:tc>
        <w:tc>
          <w:tcPr>
            <w:tcW w:w="602" w:type="pct"/>
            <w:tcBorders>
              <w:top w:val="nil"/>
              <w:left w:val="nil"/>
              <w:bottom w:val="nil"/>
              <w:right w:val="nil"/>
            </w:tcBorders>
          </w:tcPr>
          <w:p ns2:paraId="24043FBE" ns2:textId="77777777" w:rsidR="00D322F8" w:rsidRDefault="00D322F8" w:rsidP="00B3093D">
            <w:pPr>
              <w:tabs>
                <w:tab w:val="decimal" w:pos="364"/>
                <w:tab w:val="left" w:pos="444"/>
              </w:tabs>
              <w:spacing w:before="15" w:after="15"/>
              <w:rPr>
                <w:sz w:val="18"/>
                <w:szCs w:val="18"/>
              </w:rPr>
            </w:pPr>
            <w:r>
              <w:rPr>
                <w:sz w:val="18"/>
                <w:szCs w:val="18"/>
              </w:rPr>
              <w:tab/>
              <w:t xml:space="preserve">101 </w:t>
            </w:r>
          </w:p>
        </w:tc>
        <w:tc>
          <w:tcPr>
            <w:tcW w:w="602" w:type="pct"/>
            <w:tcBorders>
              <w:top w:val="nil"/>
              <w:left w:val="nil"/>
              <w:bottom w:val="nil"/>
              <w:right w:val="single" w:sz="2" w:space="0" w:color="auto"/>
            </w:tcBorders>
          </w:tcPr>
          <w:p ns2:paraId="520E0EAD" ns2:textId="77777777" w:rsidR="00D322F8" w:rsidRDefault="00D322F8" w:rsidP="00B3093D">
            <w:pPr>
              <w:tabs>
                <w:tab w:val="decimal" w:pos="239"/>
                <w:tab w:val="left" w:pos="319"/>
              </w:tabs>
              <w:spacing w:before="15" w:after="15"/>
              <w:rPr>
                <w:sz w:val="18"/>
                <w:szCs w:val="18"/>
              </w:rPr>
            </w:pPr>
            <w:r>
              <w:rPr>
                <w:sz w:val="18"/>
                <w:szCs w:val="18"/>
              </w:rPr>
              <w:tab/>
            </w:r>
          </w:p>
        </w:tc>
      </w:tr>
      <w:tr w:rsidR="00D322F8" ns2:paraId="6EBBFBE2" ns2:textId="77777777" w:rsidTr="00915338">
        <w:tblPrEx>
          <w:tblBorders>
            <w:top w:val="single" w:sz="6" w:space="0" w:color="auto"/>
            <w:bottom w:val="single" w:sz="6" w:space="0" w:color="auto"/>
          </w:tblBorders>
        </w:tblPrEx>
        <w:trPr>
          <w:jc w:val="center"/>
        </w:trPr>
        <w:tc>
          <w:tcPr>
            <w:tcW w:w="2590" w:type="pct"/>
            <w:tcBorders>
              <w:top w:val="nil"/>
              <w:bottom w:val="nil"/>
              <w:right w:val="single" w:sz="2" w:space="0" w:color="auto"/>
            </w:tcBorders>
          </w:tcPr>
          <w:p ns2:paraId="77C9AB93" ns2:textId="77777777" w:rsidR="00D322F8" w:rsidRDefault="00D322F8" w:rsidP="00B3093D">
            <w:pPr>
              <w:spacing w:before="15" w:after="15"/>
              <w:ind w:left="160" w:right="1" w:hanging="160"/>
              <w:rPr>
                <w:sz w:val="18"/>
                <w:szCs w:val="18"/>
              </w:rPr>
            </w:pPr>
            <w:r>
              <w:rPr>
                <w:sz w:val="18"/>
                <w:szCs w:val="18"/>
              </w:rPr>
              <w:t xml:space="preserve"> Discontinued </w:t>
            </w:r>
          </w:p>
        </w:tc>
        <w:tc>
          <w:tcPr>
            <w:tcW w:w="602" w:type="pct"/>
            <w:tcBorders>
              <w:top w:val="nil"/>
              <w:left w:val="nil"/>
              <w:bottom w:val="nil"/>
              <w:right w:val="nil"/>
            </w:tcBorders>
          </w:tcPr>
          <w:p ns2:paraId="0EC816E0" ns2:textId="77777777" w:rsidR="00D322F8" w:rsidRDefault="00D322F8" w:rsidP="00B3093D">
            <w:pPr>
              <w:tabs>
                <w:tab w:val="decimal" w:pos="364"/>
                <w:tab w:val="left" w:pos="444"/>
              </w:tabs>
              <w:spacing w:before="15" w:after="15"/>
              <w:rPr>
                <w:sz w:val="18"/>
                <w:szCs w:val="18"/>
              </w:rPr>
            </w:pPr>
            <w:r>
              <w:rPr>
                <w:sz w:val="18"/>
                <w:szCs w:val="18"/>
              </w:rPr>
              <w:tab/>
              <w:t xml:space="preserve">31 </w:t>
            </w:r>
          </w:p>
        </w:tc>
        <w:tc>
          <w:tcPr>
            <w:tcW w:w="602" w:type="pct"/>
            <w:tcBorders>
              <w:top w:val="nil"/>
              <w:left w:val="nil"/>
              <w:bottom w:val="nil"/>
              <w:right w:val="single" w:sz="2" w:space="0" w:color="auto"/>
            </w:tcBorders>
          </w:tcPr>
          <w:p ns2:paraId="2D22439A" ns2:textId="77777777" w:rsidR="00D322F8" w:rsidRDefault="00D322F8" w:rsidP="00B3093D">
            <w:pPr>
              <w:tabs>
                <w:tab w:val="decimal" w:pos="239"/>
                <w:tab w:val="left" w:pos="319"/>
              </w:tabs>
              <w:spacing w:before="15" w:after="15"/>
              <w:rPr>
                <w:sz w:val="18"/>
                <w:szCs w:val="18"/>
              </w:rPr>
            </w:pPr>
            <w:r>
              <w:rPr>
                <w:sz w:val="18"/>
                <w:szCs w:val="18"/>
              </w:rPr>
              <w:tab/>
              <w:t xml:space="preserve">(77.5) </w:t>
            </w:r>
          </w:p>
        </w:tc>
        <w:tc>
          <w:tcPr>
            <w:tcW w:w="602" w:type="pct"/>
            <w:tcBorders>
              <w:top w:val="nil"/>
              <w:left w:val="nil"/>
              <w:bottom w:val="nil"/>
              <w:right w:val="nil"/>
            </w:tcBorders>
          </w:tcPr>
          <w:p ns2:paraId="16883594" ns2:textId="77777777" w:rsidR="00D322F8" w:rsidRDefault="00D322F8" w:rsidP="00B3093D">
            <w:pPr>
              <w:tabs>
                <w:tab w:val="decimal" w:pos="364"/>
                <w:tab w:val="left" w:pos="444"/>
              </w:tabs>
              <w:spacing w:before="15" w:after="15"/>
              <w:rPr>
                <w:sz w:val="18"/>
                <w:szCs w:val="18"/>
              </w:rPr>
            </w:pPr>
            <w:r>
              <w:rPr>
                <w:sz w:val="18"/>
                <w:szCs w:val="18"/>
              </w:rPr>
              <w:tab/>
              <w:t xml:space="preserve">38 </w:t>
            </w:r>
          </w:p>
        </w:tc>
        <w:tc>
          <w:tcPr>
            <w:tcW w:w="602" w:type="pct"/>
            <w:tcBorders>
              <w:top w:val="nil"/>
              <w:left w:val="nil"/>
              <w:bottom w:val="nil"/>
              <w:right w:val="single" w:sz="2" w:space="0" w:color="auto"/>
            </w:tcBorders>
          </w:tcPr>
          <w:p ns2:paraId="027C1EF3" ns2:textId="77777777" w:rsidR="00D322F8" w:rsidRDefault="00D322F8" w:rsidP="00B3093D">
            <w:pPr>
              <w:tabs>
                <w:tab w:val="decimal" w:pos="239"/>
                <w:tab w:val="left" w:pos="319"/>
              </w:tabs>
              <w:spacing w:before="15" w:after="15"/>
              <w:rPr>
                <w:sz w:val="18"/>
                <w:szCs w:val="18"/>
              </w:rPr>
            </w:pPr>
            <w:r>
              <w:rPr>
                <w:sz w:val="18"/>
                <w:szCs w:val="18"/>
              </w:rPr>
              <w:tab/>
              <w:t xml:space="preserve">(37.6) </w:t>
            </w:r>
          </w:p>
        </w:tc>
      </w:tr>
      <w:tr w:rsidR="00D322F8" ns2:paraId="526D7FF0" ns2:textId="77777777" w:rsidTr="00915338">
        <w:tblPrEx>
          <w:tblBorders>
            <w:top w:val="single" w:sz="6" w:space="0" w:color="auto"/>
            <w:bottom w:val="single" w:sz="6" w:space="0" w:color="auto"/>
          </w:tblBorders>
        </w:tblPrEx>
        <w:trPr>
          <w:jc w:val="center"/>
        </w:trPr>
        <w:tc>
          <w:tcPr>
            <w:tcW w:w="2590" w:type="pct"/>
            <w:tcBorders>
              <w:top w:val="nil"/>
              <w:bottom w:val="nil"/>
              <w:right w:val="single" w:sz="2" w:space="0" w:color="auto"/>
            </w:tcBorders>
          </w:tcPr>
          <w:p ns2:paraId="3CBB025E" ns2:textId="77777777" w:rsidR="00D322F8" w:rsidRDefault="00D322F8" w:rsidP="00B3093D">
            <w:pPr>
              <w:spacing w:before="15" w:after="15"/>
              <w:ind w:left="160" w:right="1" w:hanging="160"/>
              <w:rPr>
                <w:sz w:val="18"/>
                <w:szCs w:val="18"/>
              </w:rPr>
            </w:pPr>
            <w:r>
              <w:rPr>
                <w:sz w:val="18"/>
                <w:szCs w:val="18"/>
              </w:rPr>
              <w:t xml:space="preserve">    Adverse Event </w:t>
            </w:r>
          </w:p>
        </w:tc>
        <w:tc>
          <w:tcPr>
            <w:tcW w:w="602" w:type="pct"/>
            <w:tcBorders>
              <w:top w:val="nil"/>
              <w:left w:val="nil"/>
              <w:bottom w:val="nil"/>
              <w:right w:val="nil"/>
            </w:tcBorders>
          </w:tcPr>
          <w:p ns2:paraId="6D56A4E4" ns2:textId="77777777" w:rsidR="00D322F8" w:rsidRDefault="00D322F8" w:rsidP="00B3093D">
            <w:pPr>
              <w:tabs>
                <w:tab w:val="decimal" w:pos="364"/>
                <w:tab w:val="left" w:pos="444"/>
              </w:tabs>
              <w:spacing w:before="15" w:after="15"/>
              <w:rPr>
                <w:sz w:val="18"/>
                <w:szCs w:val="18"/>
              </w:rPr>
            </w:pPr>
            <w:r>
              <w:rPr>
                <w:sz w:val="18"/>
                <w:szCs w:val="18"/>
              </w:rPr>
              <w:tab/>
              <w:t xml:space="preserve">2 </w:t>
            </w:r>
          </w:p>
        </w:tc>
        <w:tc>
          <w:tcPr>
            <w:tcW w:w="602" w:type="pct"/>
            <w:tcBorders>
              <w:top w:val="nil"/>
              <w:left w:val="nil"/>
              <w:bottom w:val="nil"/>
              <w:right w:val="single" w:sz="2" w:space="0" w:color="auto"/>
            </w:tcBorders>
          </w:tcPr>
          <w:p ns2:paraId="3000A961" ns2:textId="77777777" w:rsidR="00D322F8" w:rsidRDefault="00D322F8" w:rsidP="00B3093D">
            <w:pPr>
              <w:tabs>
                <w:tab w:val="decimal" w:pos="239"/>
                <w:tab w:val="left" w:pos="319"/>
              </w:tabs>
              <w:spacing w:before="15" w:after="15"/>
              <w:rPr>
                <w:sz w:val="18"/>
                <w:szCs w:val="18"/>
              </w:rPr>
            </w:pPr>
            <w:r>
              <w:rPr>
                <w:sz w:val="18"/>
                <w:szCs w:val="18"/>
              </w:rPr>
              <w:tab/>
              <w:t xml:space="preserve">(5.0) </w:t>
            </w:r>
          </w:p>
        </w:tc>
        <w:tc>
          <w:tcPr>
            <w:tcW w:w="602" w:type="pct"/>
            <w:tcBorders>
              <w:top w:val="nil"/>
              <w:left w:val="nil"/>
              <w:bottom w:val="nil"/>
              <w:right w:val="nil"/>
            </w:tcBorders>
          </w:tcPr>
          <w:p ns2:paraId="246EAD1B" ns2:textId="77777777" w:rsidR="00D322F8" w:rsidRDefault="00D322F8" w:rsidP="00B3093D">
            <w:pPr>
              <w:tabs>
                <w:tab w:val="decimal" w:pos="364"/>
                <w:tab w:val="left" w:pos="444"/>
              </w:tabs>
              <w:spacing w:before="15" w:after="15"/>
              <w:rPr>
                <w:sz w:val="18"/>
                <w:szCs w:val="18"/>
              </w:rPr>
            </w:pPr>
            <w:r>
              <w:rPr>
                <w:sz w:val="18"/>
                <w:szCs w:val="18"/>
              </w:rPr>
              <w:tab/>
              <w:t xml:space="preserve">1 </w:t>
            </w:r>
          </w:p>
        </w:tc>
        <w:tc>
          <w:tcPr>
            <w:tcW w:w="602" w:type="pct"/>
            <w:tcBorders>
              <w:top w:val="nil"/>
              <w:left w:val="nil"/>
              <w:bottom w:val="nil"/>
              <w:right w:val="single" w:sz="2" w:space="0" w:color="auto"/>
            </w:tcBorders>
          </w:tcPr>
          <w:p ns2:paraId="44F3A77F" ns2:textId="77777777" w:rsidR="00D322F8" w:rsidRDefault="00D322F8" w:rsidP="00B3093D">
            <w:pPr>
              <w:tabs>
                <w:tab w:val="decimal" w:pos="239"/>
                <w:tab w:val="left" w:pos="319"/>
              </w:tabs>
              <w:spacing w:before="15" w:after="15"/>
              <w:rPr>
                <w:sz w:val="18"/>
                <w:szCs w:val="18"/>
              </w:rPr>
            </w:pPr>
            <w:r>
              <w:rPr>
                <w:sz w:val="18"/>
                <w:szCs w:val="18"/>
              </w:rPr>
              <w:tab/>
              <w:t xml:space="preserve">(1.0) </w:t>
            </w:r>
          </w:p>
        </w:tc>
      </w:tr>
      <w:tr w:rsidR="00D322F8" ns2:paraId="08D851CA" ns2:textId="77777777" w:rsidTr="00915338">
        <w:tblPrEx>
          <w:tblBorders>
            <w:top w:val="single" w:sz="6" w:space="0" w:color="auto"/>
            <w:bottom w:val="single" w:sz="6" w:space="0" w:color="auto"/>
          </w:tblBorders>
        </w:tblPrEx>
        <w:trPr>
          <w:jc w:val="center"/>
        </w:trPr>
        <w:tc>
          <w:tcPr>
            <w:tcW w:w="2590" w:type="pct"/>
            <w:tcBorders>
              <w:top w:val="nil"/>
              <w:bottom w:val="nil"/>
              <w:right w:val="single" w:sz="2" w:space="0" w:color="auto"/>
            </w:tcBorders>
          </w:tcPr>
          <w:p ns2:paraId="4DD1FAFF" ns2:textId="77777777" w:rsidR="00D322F8" w:rsidRDefault="00D322F8" w:rsidP="00B3093D">
            <w:pPr>
              <w:spacing w:before="15" w:after="15"/>
              <w:ind w:left="160" w:right="1" w:hanging="160"/>
              <w:rPr>
                <w:sz w:val="18"/>
                <w:szCs w:val="18"/>
              </w:rPr>
            </w:pPr>
            <w:r>
              <w:rPr>
                <w:sz w:val="18"/>
                <w:szCs w:val="18"/>
              </w:rPr>
              <w:t xml:space="preserve">    Death </w:t>
            </w:r>
          </w:p>
        </w:tc>
        <w:tc>
          <w:tcPr>
            <w:tcW w:w="602" w:type="pct"/>
            <w:tcBorders>
              <w:top w:val="nil"/>
              <w:left w:val="nil"/>
              <w:bottom w:val="nil"/>
              <w:right w:val="nil"/>
            </w:tcBorders>
          </w:tcPr>
          <w:p ns2:paraId="0B96D631" ns2:textId="77777777" w:rsidR="00D322F8" w:rsidRDefault="00D322F8" w:rsidP="00B3093D">
            <w:pPr>
              <w:tabs>
                <w:tab w:val="decimal" w:pos="364"/>
                <w:tab w:val="left" w:pos="444"/>
              </w:tabs>
              <w:spacing w:before="15" w:after="15"/>
              <w:rPr>
                <w:sz w:val="18"/>
                <w:szCs w:val="18"/>
              </w:rPr>
            </w:pPr>
            <w:r>
              <w:rPr>
                <w:sz w:val="18"/>
                <w:szCs w:val="18"/>
              </w:rPr>
              <w:tab/>
              <w:t xml:space="preserve">2 </w:t>
            </w:r>
          </w:p>
        </w:tc>
        <w:tc>
          <w:tcPr>
            <w:tcW w:w="602" w:type="pct"/>
            <w:tcBorders>
              <w:top w:val="nil"/>
              <w:left w:val="nil"/>
              <w:bottom w:val="nil"/>
              <w:right w:val="single" w:sz="2" w:space="0" w:color="auto"/>
            </w:tcBorders>
          </w:tcPr>
          <w:p ns2:paraId="34A3C934" ns2:textId="77777777" w:rsidR="00D322F8" w:rsidRDefault="00D322F8" w:rsidP="00B3093D">
            <w:pPr>
              <w:tabs>
                <w:tab w:val="decimal" w:pos="239"/>
                <w:tab w:val="left" w:pos="319"/>
              </w:tabs>
              <w:spacing w:before="15" w:after="15"/>
              <w:rPr>
                <w:sz w:val="18"/>
                <w:szCs w:val="18"/>
              </w:rPr>
            </w:pPr>
            <w:r>
              <w:rPr>
                <w:sz w:val="18"/>
                <w:szCs w:val="18"/>
              </w:rPr>
              <w:tab/>
              <w:t xml:space="preserve">(5.0) </w:t>
            </w:r>
          </w:p>
        </w:tc>
        <w:tc>
          <w:tcPr>
            <w:tcW w:w="602" w:type="pct"/>
            <w:tcBorders>
              <w:top w:val="nil"/>
              <w:left w:val="nil"/>
              <w:bottom w:val="nil"/>
              <w:right w:val="nil"/>
            </w:tcBorders>
          </w:tcPr>
          <w:p ns2:paraId="0A6A9A99" ns2:textId="77777777" w:rsidR="00D322F8" w:rsidRDefault="00D322F8" w:rsidP="00B3093D">
            <w:pPr>
              <w:tabs>
                <w:tab w:val="decimal" w:pos="364"/>
                <w:tab w:val="left" w:pos="444"/>
              </w:tabs>
              <w:spacing w:before="15" w:after="15"/>
              <w:rPr>
                <w:sz w:val="18"/>
                <w:szCs w:val="18"/>
              </w:rPr>
            </w:pPr>
            <w:r>
              <w:rPr>
                <w:sz w:val="18"/>
                <w:szCs w:val="18"/>
              </w:rPr>
              <w:tab/>
              <w:t xml:space="preserve">1 </w:t>
            </w:r>
          </w:p>
        </w:tc>
        <w:tc>
          <w:tcPr>
            <w:tcW w:w="602" w:type="pct"/>
            <w:tcBorders>
              <w:top w:val="nil"/>
              <w:left w:val="nil"/>
              <w:bottom w:val="nil"/>
              <w:right w:val="single" w:sz="2" w:space="0" w:color="auto"/>
            </w:tcBorders>
          </w:tcPr>
          <w:p ns2:paraId="36B996BB" ns2:textId="77777777" w:rsidR="00D322F8" w:rsidRDefault="00D322F8" w:rsidP="00B3093D">
            <w:pPr>
              <w:tabs>
                <w:tab w:val="decimal" w:pos="239"/>
                <w:tab w:val="left" w:pos="319"/>
              </w:tabs>
              <w:spacing w:before="15" w:after="15"/>
              <w:rPr>
                <w:sz w:val="18"/>
                <w:szCs w:val="18"/>
              </w:rPr>
            </w:pPr>
            <w:r>
              <w:rPr>
                <w:sz w:val="18"/>
                <w:szCs w:val="18"/>
              </w:rPr>
              <w:tab/>
              <w:t xml:space="preserve">(1.0) </w:t>
            </w:r>
          </w:p>
        </w:tc>
      </w:tr>
      <w:tr w:rsidR="00D322F8" ns2:paraId="599DB1F6" ns2:textId="77777777" w:rsidTr="00915338">
        <w:tblPrEx>
          <w:tblBorders>
            <w:top w:val="single" w:sz="6" w:space="0" w:color="auto"/>
            <w:bottom w:val="single" w:sz="6" w:space="0" w:color="auto"/>
          </w:tblBorders>
        </w:tblPrEx>
        <w:trPr>
          <w:jc w:val="center"/>
        </w:trPr>
        <w:tc>
          <w:tcPr>
            <w:tcW w:w="2590" w:type="pct"/>
            <w:tcBorders>
              <w:top w:val="nil"/>
              <w:bottom w:val="nil"/>
              <w:right w:val="single" w:sz="2" w:space="0" w:color="auto"/>
            </w:tcBorders>
          </w:tcPr>
          <w:p ns2:paraId="6DC65B4B" ns2:textId="77777777" w:rsidR="00D322F8" w:rsidRDefault="00D322F8" w:rsidP="00B3093D">
            <w:pPr>
              <w:spacing w:before="15" w:after="15"/>
              <w:ind w:left="160" w:right="1" w:hanging="160"/>
              <w:rPr>
                <w:sz w:val="18"/>
                <w:szCs w:val="18"/>
              </w:rPr>
            </w:pPr>
            <w:r>
              <w:rPr>
                <w:sz w:val="18"/>
                <w:szCs w:val="18"/>
              </w:rPr>
              <w:t xml:space="preserve">    Lost To Follow-Up </w:t>
            </w:r>
          </w:p>
        </w:tc>
        <w:tc>
          <w:tcPr>
            <w:tcW w:w="602" w:type="pct"/>
            <w:tcBorders>
              <w:top w:val="nil"/>
              <w:left w:val="nil"/>
              <w:bottom w:val="nil"/>
              <w:right w:val="nil"/>
            </w:tcBorders>
          </w:tcPr>
          <w:p ns2:paraId="6DA92CD4" ns2:textId="77777777" w:rsidR="00D322F8" w:rsidRDefault="00D322F8" w:rsidP="00B3093D">
            <w:pPr>
              <w:tabs>
                <w:tab w:val="decimal" w:pos="364"/>
                <w:tab w:val="left" w:pos="444"/>
              </w:tabs>
              <w:spacing w:before="15" w:after="15"/>
              <w:rPr>
                <w:sz w:val="18"/>
                <w:szCs w:val="18"/>
              </w:rPr>
            </w:pPr>
            <w:r>
              <w:rPr>
                <w:sz w:val="18"/>
                <w:szCs w:val="18"/>
              </w:rPr>
              <w:tab/>
              <w:t xml:space="preserve">0 </w:t>
            </w:r>
          </w:p>
        </w:tc>
        <w:tc>
          <w:tcPr>
            <w:tcW w:w="602" w:type="pct"/>
            <w:tcBorders>
              <w:top w:val="nil"/>
              <w:left w:val="nil"/>
              <w:bottom w:val="nil"/>
              <w:right w:val="single" w:sz="2" w:space="0" w:color="auto"/>
            </w:tcBorders>
          </w:tcPr>
          <w:p ns2:paraId="0E29A01A" ns2:textId="77777777" w:rsidR="00D322F8" w:rsidRDefault="00D322F8" w:rsidP="00B3093D">
            <w:pPr>
              <w:tabs>
                <w:tab w:val="decimal" w:pos="239"/>
                <w:tab w:val="left" w:pos="319"/>
              </w:tabs>
              <w:spacing w:before="15" w:after="15"/>
              <w:rPr>
                <w:sz w:val="18"/>
                <w:szCs w:val="18"/>
              </w:rPr>
            </w:pPr>
            <w:r>
              <w:rPr>
                <w:sz w:val="18"/>
                <w:szCs w:val="18"/>
              </w:rPr>
              <w:tab/>
              <w:t xml:space="preserve">(0.0) </w:t>
            </w:r>
          </w:p>
        </w:tc>
        <w:tc>
          <w:tcPr>
            <w:tcW w:w="602" w:type="pct"/>
            <w:tcBorders>
              <w:top w:val="nil"/>
              <w:left w:val="nil"/>
              <w:bottom w:val="nil"/>
              <w:right w:val="nil"/>
            </w:tcBorders>
          </w:tcPr>
          <w:p ns2:paraId="6DEFCC40" ns2:textId="77777777" w:rsidR="00D322F8" w:rsidRDefault="00D322F8" w:rsidP="00B3093D">
            <w:pPr>
              <w:tabs>
                <w:tab w:val="decimal" w:pos="364"/>
                <w:tab w:val="left" w:pos="444"/>
              </w:tabs>
              <w:spacing w:before="15" w:after="15"/>
              <w:rPr>
                <w:sz w:val="18"/>
                <w:szCs w:val="18"/>
              </w:rPr>
            </w:pPr>
            <w:r>
              <w:rPr>
                <w:sz w:val="18"/>
                <w:szCs w:val="18"/>
              </w:rPr>
              <w:tab/>
              <w:t xml:space="preserve">1 </w:t>
            </w:r>
          </w:p>
        </w:tc>
        <w:tc>
          <w:tcPr>
            <w:tcW w:w="602" w:type="pct"/>
            <w:tcBorders>
              <w:top w:val="nil"/>
              <w:left w:val="nil"/>
              <w:bottom w:val="nil"/>
              <w:right w:val="single" w:sz="2" w:space="0" w:color="auto"/>
            </w:tcBorders>
          </w:tcPr>
          <w:p ns2:paraId="237BA60B" ns2:textId="77777777" w:rsidR="00D322F8" w:rsidRDefault="00D322F8" w:rsidP="00B3093D">
            <w:pPr>
              <w:tabs>
                <w:tab w:val="decimal" w:pos="239"/>
                <w:tab w:val="left" w:pos="319"/>
              </w:tabs>
              <w:spacing w:before="15" w:after="15"/>
              <w:rPr>
                <w:sz w:val="18"/>
                <w:szCs w:val="18"/>
              </w:rPr>
            </w:pPr>
            <w:r>
              <w:rPr>
                <w:sz w:val="18"/>
                <w:szCs w:val="18"/>
              </w:rPr>
              <w:tab/>
              <w:t xml:space="preserve">(1.0) </w:t>
            </w:r>
          </w:p>
        </w:tc>
      </w:tr>
      <w:tr w:rsidR="00D322F8" ns2:paraId="4180C8B0" ns2:textId="77777777" w:rsidTr="00915338">
        <w:tblPrEx>
          <w:tblBorders>
            <w:top w:val="single" w:sz="6" w:space="0" w:color="auto"/>
            <w:bottom w:val="single" w:sz="6" w:space="0" w:color="auto"/>
          </w:tblBorders>
        </w:tblPrEx>
        <w:trPr>
          <w:jc w:val="center"/>
        </w:trPr>
        <w:tc>
          <w:tcPr>
            <w:tcW w:w="2590" w:type="pct"/>
            <w:tcBorders>
              <w:top w:val="nil"/>
              <w:bottom w:val="nil"/>
              <w:right w:val="single" w:sz="2" w:space="0" w:color="auto"/>
            </w:tcBorders>
          </w:tcPr>
          <w:p ns2:paraId="11C10C87" ns2:textId="77777777" w:rsidR="00D322F8" w:rsidRDefault="00D322F8" w:rsidP="00B3093D">
            <w:pPr>
              <w:spacing w:before="15" w:after="15"/>
              <w:ind w:left="160" w:right="1" w:hanging="160"/>
              <w:rPr>
                <w:sz w:val="18"/>
                <w:szCs w:val="18"/>
              </w:rPr>
            </w:pPr>
            <w:r>
              <w:rPr>
                <w:sz w:val="18"/>
                <w:szCs w:val="18"/>
              </w:rPr>
              <w:t xml:space="preserve">    Non-Compliance </w:t>
            </w:r>
          </w:p>
        </w:tc>
        <w:tc>
          <w:tcPr>
            <w:tcW w:w="602" w:type="pct"/>
            <w:tcBorders>
              <w:top w:val="nil"/>
              <w:left w:val="nil"/>
              <w:bottom w:val="nil"/>
              <w:right w:val="nil"/>
            </w:tcBorders>
          </w:tcPr>
          <w:p ns2:paraId="360A4892" ns2:textId="77777777" w:rsidR="00D322F8" w:rsidRDefault="00D322F8" w:rsidP="00B3093D">
            <w:pPr>
              <w:tabs>
                <w:tab w:val="decimal" w:pos="364"/>
                <w:tab w:val="left" w:pos="444"/>
              </w:tabs>
              <w:spacing w:before="15" w:after="15"/>
              <w:rPr>
                <w:sz w:val="18"/>
                <w:szCs w:val="18"/>
              </w:rPr>
            </w:pPr>
            <w:r>
              <w:rPr>
                <w:sz w:val="18"/>
                <w:szCs w:val="18"/>
              </w:rPr>
              <w:tab/>
              <w:t xml:space="preserve">1 </w:t>
            </w:r>
          </w:p>
        </w:tc>
        <w:tc>
          <w:tcPr>
            <w:tcW w:w="602" w:type="pct"/>
            <w:tcBorders>
              <w:top w:val="nil"/>
              <w:left w:val="nil"/>
              <w:bottom w:val="nil"/>
              <w:right w:val="single" w:sz="2" w:space="0" w:color="auto"/>
            </w:tcBorders>
          </w:tcPr>
          <w:p ns2:paraId="438EE55A" ns2:textId="77777777" w:rsidR="00D322F8" w:rsidRDefault="00D322F8" w:rsidP="00B3093D">
            <w:pPr>
              <w:tabs>
                <w:tab w:val="decimal" w:pos="239"/>
                <w:tab w:val="left" w:pos="319"/>
              </w:tabs>
              <w:spacing w:before="15" w:after="15"/>
              <w:rPr>
                <w:sz w:val="18"/>
                <w:szCs w:val="18"/>
              </w:rPr>
            </w:pPr>
            <w:r>
              <w:rPr>
                <w:sz w:val="18"/>
                <w:szCs w:val="18"/>
              </w:rPr>
              <w:tab/>
              <w:t xml:space="preserve">(2.5) </w:t>
            </w:r>
          </w:p>
        </w:tc>
        <w:tc>
          <w:tcPr>
            <w:tcW w:w="602" w:type="pct"/>
            <w:tcBorders>
              <w:top w:val="nil"/>
              <w:left w:val="nil"/>
              <w:bottom w:val="nil"/>
              <w:right w:val="nil"/>
            </w:tcBorders>
          </w:tcPr>
          <w:p ns2:paraId="5C017F24" ns2:textId="77777777" w:rsidR="00D322F8" w:rsidRDefault="00D322F8" w:rsidP="00B3093D">
            <w:pPr>
              <w:tabs>
                <w:tab w:val="decimal" w:pos="364"/>
                <w:tab w:val="left" w:pos="444"/>
              </w:tabs>
              <w:spacing w:before="15" w:after="15"/>
              <w:rPr>
                <w:sz w:val="18"/>
                <w:szCs w:val="18"/>
              </w:rPr>
            </w:pPr>
            <w:r>
              <w:rPr>
                <w:sz w:val="18"/>
                <w:szCs w:val="18"/>
              </w:rPr>
              <w:tab/>
              <w:t xml:space="preserve">0 </w:t>
            </w:r>
          </w:p>
        </w:tc>
        <w:tc>
          <w:tcPr>
            <w:tcW w:w="602" w:type="pct"/>
            <w:tcBorders>
              <w:top w:val="nil"/>
              <w:left w:val="nil"/>
              <w:bottom w:val="nil"/>
              <w:right w:val="single" w:sz="2" w:space="0" w:color="auto"/>
            </w:tcBorders>
          </w:tcPr>
          <w:p ns2:paraId="407772ED" ns2:textId="77777777" w:rsidR="00D322F8" w:rsidRDefault="00D322F8" w:rsidP="00B3093D">
            <w:pPr>
              <w:tabs>
                <w:tab w:val="decimal" w:pos="239"/>
                <w:tab w:val="left" w:pos="319"/>
              </w:tabs>
              <w:spacing w:before="15" w:after="15"/>
              <w:rPr>
                <w:sz w:val="18"/>
                <w:szCs w:val="18"/>
              </w:rPr>
            </w:pPr>
            <w:r>
              <w:rPr>
                <w:sz w:val="18"/>
                <w:szCs w:val="18"/>
              </w:rPr>
              <w:tab/>
              <w:t xml:space="preserve">(0.0) </w:t>
            </w:r>
          </w:p>
        </w:tc>
      </w:tr>
      <w:tr w:rsidR="00D322F8" ns2:paraId="25CB8887" ns2:textId="77777777" w:rsidTr="00915338">
        <w:tblPrEx>
          <w:tblBorders>
            <w:top w:val="single" w:sz="6" w:space="0" w:color="auto"/>
            <w:bottom w:val="single" w:sz="6" w:space="0" w:color="auto"/>
          </w:tblBorders>
        </w:tblPrEx>
        <w:trPr>
          <w:jc w:val="center"/>
        </w:trPr>
        <w:tc>
          <w:tcPr>
            <w:tcW w:w="2590" w:type="pct"/>
            <w:tcBorders>
              <w:top w:val="nil"/>
              <w:bottom w:val="nil"/>
              <w:right w:val="single" w:sz="2" w:space="0" w:color="auto"/>
            </w:tcBorders>
          </w:tcPr>
          <w:p ns2:paraId="049FD292" ns2:textId="77777777" w:rsidR="00D322F8" w:rsidRDefault="00D322F8" w:rsidP="00B3093D">
            <w:pPr>
              <w:spacing w:before="15" w:after="15"/>
              <w:ind w:left="160" w:right="1" w:hanging="160"/>
              <w:rPr>
                <w:sz w:val="18"/>
                <w:szCs w:val="18"/>
              </w:rPr>
            </w:pPr>
            <w:r>
              <w:rPr>
                <w:sz w:val="18"/>
                <w:szCs w:val="18"/>
              </w:rPr>
              <w:t xml:space="preserve">    Progressive Disease </w:t>
            </w:r>
          </w:p>
        </w:tc>
        <w:tc>
          <w:tcPr>
            <w:tcW w:w="602" w:type="pct"/>
            <w:tcBorders>
              <w:top w:val="nil"/>
              <w:left w:val="nil"/>
              <w:bottom w:val="nil"/>
              <w:right w:val="nil"/>
            </w:tcBorders>
          </w:tcPr>
          <w:p ns2:paraId="025DDB39" ns2:textId="77777777" w:rsidR="00D322F8" w:rsidRDefault="00D322F8" w:rsidP="00B3093D">
            <w:pPr>
              <w:tabs>
                <w:tab w:val="decimal" w:pos="364"/>
                <w:tab w:val="left" w:pos="444"/>
              </w:tabs>
              <w:spacing w:before="15" w:after="15"/>
              <w:rPr>
                <w:sz w:val="18"/>
                <w:szCs w:val="18"/>
              </w:rPr>
            </w:pPr>
            <w:r>
              <w:rPr>
                <w:sz w:val="18"/>
                <w:szCs w:val="18"/>
              </w:rPr>
              <w:tab/>
              <w:t xml:space="preserve">19 </w:t>
            </w:r>
          </w:p>
        </w:tc>
        <w:tc>
          <w:tcPr>
            <w:tcW w:w="602" w:type="pct"/>
            <w:tcBorders>
              <w:top w:val="nil"/>
              <w:left w:val="nil"/>
              <w:bottom w:val="nil"/>
              <w:right w:val="single" w:sz="2" w:space="0" w:color="auto"/>
            </w:tcBorders>
          </w:tcPr>
          <w:p ns2:paraId="65AFC550" ns2:textId="77777777" w:rsidR="00D322F8" w:rsidRDefault="00D322F8" w:rsidP="00B3093D">
            <w:pPr>
              <w:tabs>
                <w:tab w:val="decimal" w:pos="239"/>
                <w:tab w:val="left" w:pos="319"/>
              </w:tabs>
              <w:spacing w:before="15" w:after="15"/>
              <w:rPr>
                <w:sz w:val="18"/>
                <w:szCs w:val="18"/>
              </w:rPr>
            </w:pPr>
            <w:r>
              <w:rPr>
                <w:sz w:val="18"/>
                <w:szCs w:val="18"/>
              </w:rPr>
              <w:tab/>
              <w:t xml:space="preserve">(47.5) </w:t>
            </w:r>
          </w:p>
        </w:tc>
        <w:tc>
          <w:tcPr>
            <w:tcW w:w="602" w:type="pct"/>
            <w:tcBorders>
              <w:top w:val="nil"/>
              <w:left w:val="nil"/>
              <w:bottom w:val="nil"/>
              <w:right w:val="nil"/>
            </w:tcBorders>
          </w:tcPr>
          <w:p ns2:paraId="23318354" ns2:textId="77777777" w:rsidR="00D322F8" w:rsidRDefault="00D322F8" w:rsidP="00B3093D">
            <w:pPr>
              <w:tabs>
                <w:tab w:val="decimal" w:pos="364"/>
                <w:tab w:val="left" w:pos="444"/>
              </w:tabs>
              <w:spacing w:before="15" w:after="15"/>
              <w:rPr>
                <w:sz w:val="18"/>
                <w:szCs w:val="18"/>
              </w:rPr>
            </w:pPr>
            <w:r>
              <w:rPr>
                <w:sz w:val="18"/>
                <w:szCs w:val="18"/>
              </w:rPr>
              <w:tab/>
              <w:t xml:space="preserve">24 </w:t>
            </w:r>
          </w:p>
        </w:tc>
        <w:tc>
          <w:tcPr>
            <w:tcW w:w="602" w:type="pct"/>
            <w:tcBorders>
              <w:top w:val="nil"/>
              <w:left w:val="nil"/>
              <w:bottom w:val="nil"/>
              <w:right w:val="single" w:sz="2" w:space="0" w:color="auto"/>
            </w:tcBorders>
          </w:tcPr>
          <w:p ns2:paraId="3D880243" ns2:textId="77777777" w:rsidR="00D322F8" w:rsidRDefault="00D322F8" w:rsidP="00B3093D">
            <w:pPr>
              <w:tabs>
                <w:tab w:val="decimal" w:pos="239"/>
                <w:tab w:val="left" w:pos="319"/>
              </w:tabs>
              <w:spacing w:before="15" w:after="15"/>
              <w:rPr>
                <w:sz w:val="18"/>
                <w:szCs w:val="18"/>
              </w:rPr>
            </w:pPr>
            <w:r>
              <w:rPr>
                <w:sz w:val="18"/>
                <w:szCs w:val="18"/>
              </w:rPr>
              <w:tab/>
              <w:t xml:space="preserve">(23.8) </w:t>
            </w:r>
          </w:p>
        </w:tc>
      </w:tr>
      <w:tr w:rsidR="00D322F8" ns2:paraId="30B9ADD8" ns2:textId="77777777" w:rsidTr="00915338">
        <w:tblPrEx>
          <w:tblBorders>
            <w:top w:val="single" w:sz="6" w:space="0" w:color="auto"/>
            <w:bottom w:val="single" w:sz="6" w:space="0" w:color="auto"/>
          </w:tblBorders>
        </w:tblPrEx>
        <w:trPr>
          <w:jc w:val="center"/>
        </w:trPr>
        <w:tc>
          <w:tcPr>
            <w:tcW w:w="2590" w:type="pct"/>
            <w:tcBorders>
              <w:top w:val="nil"/>
              <w:bottom w:val="nil"/>
              <w:right w:val="single" w:sz="2" w:space="0" w:color="auto"/>
            </w:tcBorders>
          </w:tcPr>
          <w:p ns2:paraId="0C4161C3" ns2:textId="77777777" w:rsidR="00D322F8" w:rsidRDefault="00D322F8" w:rsidP="00B3093D">
            <w:pPr>
              <w:spacing w:before="15" w:after="15"/>
              <w:ind w:left="295" w:right="1" w:hanging="295"/>
              <w:rPr>
                <w:sz w:val="18"/>
                <w:szCs w:val="18"/>
              </w:rPr>
            </w:pPr>
            <w:r>
              <w:rPr>
                <w:sz w:val="18"/>
                <w:szCs w:val="18"/>
              </w:rPr>
              <w:t xml:space="preserve">    Clinical Symptomatic Progression </w:t>
            </w:r>
          </w:p>
        </w:tc>
        <w:tc>
          <w:tcPr>
            <w:tcW w:w="602" w:type="pct"/>
            <w:tcBorders>
              <w:top w:val="nil"/>
              <w:left w:val="nil"/>
              <w:bottom w:val="nil"/>
              <w:right w:val="nil"/>
            </w:tcBorders>
          </w:tcPr>
          <w:p ns2:paraId="43502A97" ns2:textId="77777777" w:rsidR="00D322F8" w:rsidRDefault="00D322F8" w:rsidP="00B3093D">
            <w:pPr>
              <w:tabs>
                <w:tab w:val="decimal" w:pos="364"/>
                <w:tab w:val="left" w:pos="444"/>
              </w:tabs>
              <w:spacing w:before="15" w:after="15"/>
              <w:rPr>
                <w:sz w:val="18"/>
                <w:szCs w:val="18"/>
              </w:rPr>
            </w:pPr>
            <w:r>
              <w:rPr>
                <w:sz w:val="18"/>
                <w:szCs w:val="18"/>
              </w:rPr>
              <w:tab/>
              <w:t xml:space="preserve">1 </w:t>
            </w:r>
          </w:p>
        </w:tc>
        <w:tc>
          <w:tcPr>
            <w:tcW w:w="602" w:type="pct"/>
            <w:tcBorders>
              <w:top w:val="nil"/>
              <w:left w:val="nil"/>
              <w:bottom w:val="nil"/>
              <w:right w:val="single" w:sz="2" w:space="0" w:color="auto"/>
            </w:tcBorders>
          </w:tcPr>
          <w:p ns2:paraId="757EB7E5" ns2:textId="77777777" w:rsidR="00D322F8" w:rsidRDefault="00D322F8" w:rsidP="00B3093D">
            <w:pPr>
              <w:tabs>
                <w:tab w:val="decimal" w:pos="239"/>
                <w:tab w:val="left" w:pos="319"/>
              </w:tabs>
              <w:spacing w:before="15" w:after="15"/>
              <w:rPr>
                <w:sz w:val="18"/>
                <w:szCs w:val="18"/>
              </w:rPr>
            </w:pPr>
            <w:r>
              <w:rPr>
                <w:sz w:val="18"/>
                <w:szCs w:val="18"/>
              </w:rPr>
              <w:tab/>
              <w:t xml:space="preserve">(2.5) </w:t>
            </w:r>
          </w:p>
        </w:tc>
        <w:tc>
          <w:tcPr>
            <w:tcW w:w="602" w:type="pct"/>
            <w:tcBorders>
              <w:top w:val="nil"/>
              <w:left w:val="nil"/>
              <w:bottom w:val="nil"/>
              <w:right w:val="nil"/>
            </w:tcBorders>
          </w:tcPr>
          <w:p ns2:paraId="1961D29E" ns2:textId="77777777" w:rsidR="00D322F8" w:rsidRDefault="00D322F8" w:rsidP="00B3093D">
            <w:pPr>
              <w:tabs>
                <w:tab w:val="decimal" w:pos="364"/>
                <w:tab w:val="left" w:pos="444"/>
              </w:tabs>
              <w:spacing w:before="15" w:after="15"/>
              <w:rPr>
                <w:sz w:val="18"/>
                <w:szCs w:val="18"/>
              </w:rPr>
            </w:pPr>
            <w:r>
              <w:rPr>
                <w:sz w:val="18"/>
                <w:szCs w:val="18"/>
              </w:rPr>
              <w:tab/>
              <w:t xml:space="preserve">3 </w:t>
            </w:r>
          </w:p>
        </w:tc>
        <w:tc>
          <w:tcPr>
            <w:tcW w:w="602" w:type="pct"/>
            <w:tcBorders>
              <w:top w:val="nil"/>
              <w:left w:val="nil"/>
              <w:bottom w:val="nil"/>
              <w:right w:val="single" w:sz="2" w:space="0" w:color="auto"/>
            </w:tcBorders>
          </w:tcPr>
          <w:p ns2:paraId="58D9A5C7" ns2:textId="77777777" w:rsidR="00D322F8" w:rsidRDefault="00D322F8" w:rsidP="00B3093D">
            <w:pPr>
              <w:tabs>
                <w:tab w:val="decimal" w:pos="239"/>
                <w:tab w:val="left" w:pos="319"/>
              </w:tabs>
              <w:spacing w:before="15" w:after="15"/>
              <w:rPr>
                <w:sz w:val="18"/>
                <w:szCs w:val="18"/>
              </w:rPr>
            </w:pPr>
            <w:r>
              <w:rPr>
                <w:sz w:val="18"/>
                <w:szCs w:val="18"/>
              </w:rPr>
              <w:tab/>
              <w:t xml:space="preserve">(3.0) </w:t>
            </w:r>
          </w:p>
        </w:tc>
      </w:tr>
      <w:tr w:rsidR="00D322F8" ns2:paraId="2F5C6303" ns2:textId="77777777" w:rsidTr="00915338">
        <w:tblPrEx>
          <w:tblBorders>
            <w:top w:val="single" w:sz="6" w:space="0" w:color="auto"/>
            <w:bottom w:val="single" w:sz="6" w:space="0" w:color="auto"/>
          </w:tblBorders>
        </w:tblPrEx>
        <w:trPr>
          <w:jc w:val="center"/>
        </w:trPr>
        <w:tc>
          <w:tcPr>
            <w:tcW w:w="2590" w:type="pct"/>
            <w:tcBorders>
              <w:top w:val="nil"/>
              <w:bottom w:val="nil"/>
              <w:right w:val="single" w:sz="2" w:space="0" w:color="auto"/>
            </w:tcBorders>
          </w:tcPr>
          <w:p ns2:paraId="5E4EF62F" ns2:textId="77777777" w:rsidR="00D322F8" w:rsidRDefault="00D322F8" w:rsidP="00B3093D">
            <w:pPr>
              <w:spacing w:before="15" w:after="15"/>
              <w:ind w:left="160" w:right="1" w:hanging="160"/>
              <w:rPr>
                <w:sz w:val="18"/>
                <w:szCs w:val="18"/>
              </w:rPr>
            </w:pPr>
            <w:r>
              <w:rPr>
                <w:sz w:val="18"/>
                <w:szCs w:val="18"/>
              </w:rPr>
              <w:t xml:space="preserve">    Withdrawal By Subject/Guardian </w:t>
            </w:r>
          </w:p>
        </w:tc>
        <w:tc>
          <w:tcPr>
            <w:tcW w:w="602" w:type="pct"/>
            <w:tcBorders>
              <w:top w:val="nil"/>
              <w:left w:val="nil"/>
              <w:bottom w:val="nil"/>
              <w:right w:val="nil"/>
            </w:tcBorders>
          </w:tcPr>
          <w:p ns2:paraId="16474431" ns2:textId="77777777" w:rsidR="00D322F8" w:rsidRDefault="00D322F8" w:rsidP="00B3093D">
            <w:pPr>
              <w:tabs>
                <w:tab w:val="decimal" w:pos="364"/>
                <w:tab w:val="left" w:pos="444"/>
              </w:tabs>
              <w:spacing w:before="15" w:after="15"/>
              <w:rPr>
                <w:sz w:val="18"/>
                <w:szCs w:val="18"/>
              </w:rPr>
            </w:pPr>
            <w:r>
              <w:rPr>
                <w:sz w:val="18"/>
                <w:szCs w:val="18"/>
              </w:rPr>
              <w:tab/>
              <w:t xml:space="preserve">4 </w:t>
            </w:r>
          </w:p>
        </w:tc>
        <w:tc>
          <w:tcPr>
            <w:tcW w:w="602" w:type="pct"/>
            <w:tcBorders>
              <w:top w:val="nil"/>
              <w:left w:val="nil"/>
              <w:bottom w:val="nil"/>
              <w:right w:val="single" w:sz="2" w:space="0" w:color="auto"/>
            </w:tcBorders>
          </w:tcPr>
          <w:p ns2:paraId="470FBA7B" ns2:textId="77777777" w:rsidR="00D322F8" w:rsidRDefault="00D322F8" w:rsidP="00B3093D">
            <w:pPr>
              <w:tabs>
                <w:tab w:val="decimal" w:pos="239"/>
                <w:tab w:val="left" w:pos="319"/>
              </w:tabs>
              <w:spacing w:before="15" w:after="15"/>
              <w:rPr>
                <w:sz w:val="18"/>
                <w:szCs w:val="18"/>
              </w:rPr>
            </w:pPr>
            <w:r>
              <w:rPr>
                <w:sz w:val="18"/>
                <w:szCs w:val="18"/>
              </w:rPr>
              <w:tab/>
              <w:t xml:space="preserve">(10.0) </w:t>
            </w:r>
          </w:p>
        </w:tc>
        <w:tc>
          <w:tcPr>
            <w:tcW w:w="602" w:type="pct"/>
            <w:tcBorders>
              <w:top w:val="nil"/>
              <w:left w:val="nil"/>
              <w:bottom w:val="nil"/>
              <w:right w:val="nil"/>
            </w:tcBorders>
          </w:tcPr>
          <w:p ns2:paraId="4171E0BE" ns2:textId="77777777" w:rsidR="00D322F8" w:rsidRDefault="00D322F8" w:rsidP="00B3093D">
            <w:pPr>
              <w:tabs>
                <w:tab w:val="decimal" w:pos="364"/>
                <w:tab w:val="left" w:pos="444"/>
              </w:tabs>
              <w:spacing w:before="15" w:after="15"/>
              <w:rPr>
                <w:sz w:val="18"/>
                <w:szCs w:val="18"/>
              </w:rPr>
            </w:pPr>
            <w:r>
              <w:rPr>
                <w:sz w:val="18"/>
                <w:szCs w:val="18"/>
              </w:rPr>
              <w:tab/>
              <w:t xml:space="preserve">6 </w:t>
            </w:r>
          </w:p>
        </w:tc>
        <w:tc>
          <w:tcPr>
            <w:tcW w:w="602" w:type="pct"/>
            <w:tcBorders>
              <w:top w:val="nil"/>
              <w:left w:val="nil"/>
              <w:bottom w:val="nil"/>
              <w:right w:val="single" w:sz="2" w:space="0" w:color="auto"/>
            </w:tcBorders>
          </w:tcPr>
          <w:p ns2:paraId="48C7AD9E" ns2:textId="77777777" w:rsidR="00D322F8" w:rsidRDefault="00D322F8" w:rsidP="00B3093D">
            <w:pPr>
              <w:tabs>
                <w:tab w:val="decimal" w:pos="239"/>
                <w:tab w:val="left" w:pos="319"/>
              </w:tabs>
              <w:spacing w:before="15" w:after="15"/>
              <w:rPr>
                <w:sz w:val="18"/>
                <w:szCs w:val="18"/>
              </w:rPr>
            </w:pPr>
            <w:r>
              <w:rPr>
                <w:sz w:val="18"/>
                <w:szCs w:val="18"/>
              </w:rPr>
              <w:tab/>
              <w:t xml:space="preserve">(5.9) </w:t>
            </w:r>
          </w:p>
        </w:tc>
      </w:tr>
      <w:tr w:rsidR="00D322F8" ns2:paraId="3FBAC3EB" ns2:textId="77777777" w:rsidTr="00915338">
        <w:tblPrEx>
          <w:tblBorders>
            <w:top w:val="single" w:sz="6" w:space="0" w:color="auto"/>
            <w:bottom w:val="single" w:sz="6" w:space="0" w:color="auto"/>
          </w:tblBorders>
        </w:tblPrEx>
        <w:trPr>
          <w:jc w:val="center"/>
        </w:trPr>
        <w:tc>
          <w:tcPr>
            <w:tcW w:w="2590" w:type="pct"/>
            <w:tcBorders>
              <w:top w:val="nil"/>
              <w:bottom w:val="nil"/>
              <w:right w:val="single" w:sz="2" w:space="0" w:color="auto"/>
            </w:tcBorders>
          </w:tcPr>
          <w:p ns2:paraId="064F310D" ns2:textId="77777777" w:rsidR="00D322F8" w:rsidRDefault="00D322F8" w:rsidP="00B3093D">
            <w:pPr>
              <w:spacing w:before="15" w:after="15"/>
              <w:ind w:left="160" w:right="1" w:hanging="160"/>
              <w:rPr>
                <w:sz w:val="18"/>
                <w:szCs w:val="18"/>
              </w:rPr>
            </w:pPr>
            <w:r>
              <w:rPr>
                <w:sz w:val="18"/>
                <w:szCs w:val="18"/>
              </w:rPr>
              <w:t xml:space="preserve">    Other </w:t>
            </w:r>
          </w:p>
        </w:tc>
        <w:tc>
          <w:tcPr>
            <w:tcW w:w="602" w:type="pct"/>
            <w:tcBorders>
              <w:top w:val="nil"/>
              <w:left w:val="nil"/>
              <w:bottom w:val="nil"/>
              <w:right w:val="nil"/>
            </w:tcBorders>
          </w:tcPr>
          <w:p ns2:paraId="271973BA" ns2:textId="77777777" w:rsidR="00D322F8" w:rsidRDefault="00D322F8" w:rsidP="00B3093D">
            <w:pPr>
              <w:tabs>
                <w:tab w:val="decimal" w:pos="364"/>
                <w:tab w:val="left" w:pos="444"/>
              </w:tabs>
              <w:spacing w:before="15" w:after="15"/>
              <w:rPr>
                <w:sz w:val="18"/>
                <w:szCs w:val="18"/>
              </w:rPr>
            </w:pPr>
            <w:r>
              <w:rPr>
                <w:sz w:val="18"/>
                <w:szCs w:val="18"/>
              </w:rPr>
              <w:tab/>
              <w:t xml:space="preserve">2 </w:t>
            </w:r>
          </w:p>
        </w:tc>
        <w:tc>
          <w:tcPr>
            <w:tcW w:w="602" w:type="pct"/>
            <w:tcBorders>
              <w:top w:val="nil"/>
              <w:left w:val="nil"/>
              <w:bottom w:val="nil"/>
              <w:right w:val="single" w:sz="2" w:space="0" w:color="auto"/>
            </w:tcBorders>
          </w:tcPr>
          <w:p ns2:paraId="16795C4C" ns2:textId="77777777" w:rsidR="00D322F8" w:rsidRDefault="00D322F8" w:rsidP="00B3093D">
            <w:pPr>
              <w:tabs>
                <w:tab w:val="decimal" w:pos="239"/>
                <w:tab w:val="left" w:pos="319"/>
              </w:tabs>
              <w:spacing w:before="15" w:after="15"/>
              <w:rPr>
                <w:sz w:val="18"/>
                <w:szCs w:val="18"/>
              </w:rPr>
            </w:pPr>
            <w:r>
              <w:rPr>
                <w:sz w:val="18"/>
                <w:szCs w:val="18"/>
              </w:rPr>
              <w:tab/>
              <w:t xml:space="preserve">(5.0) </w:t>
            </w:r>
          </w:p>
        </w:tc>
        <w:tc>
          <w:tcPr>
            <w:tcW w:w="602" w:type="pct"/>
            <w:tcBorders>
              <w:top w:val="nil"/>
              <w:left w:val="nil"/>
              <w:bottom w:val="nil"/>
              <w:right w:val="nil"/>
            </w:tcBorders>
          </w:tcPr>
          <w:p ns2:paraId="48D68C27" ns2:textId="77777777" w:rsidR="00D322F8" w:rsidRDefault="00D322F8" w:rsidP="00B3093D">
            <w:pPr>
              <w:tabs>
                <w:tab w:val="decimal" w:pos="364"/>
                <w:tab w:val="left" w:pos="444"/>
              </w:tabs>
              <w:spacing w:before="15" w:after="15"/>
              <w:rPr>
                <w:sz w:val="18"/>
                <w:szCs w:val="18"/>
              </w:rPr>
            </w:pPr>
            <w:r>
              <w:rPr>
                <w:sz w:val="18"/>
                <w:szCs w:val="18"/>
              </w:rPr>
              <w:tab/>
              <w:t xml:space="preserve">2 </w:t>
            </w:r>
          </w:p>
        </w:tc>
        <w:tc>
          <w:tcPr>
            <w:tcW w:w="602" w:type="pct"/>
            <w:tcBorders>
              <w:top w:val="nil"/>
              <w:left w:val="nil"/>
              <w:bottom w:val="nil"/>
              <w:right w:val="single" w:sz="2" w:space="0" w:color="auto"/>
            </w:tcBorders>
          </w:tcPr>
          <w:p ns2:paraId="69CB8503" ns2:textId="77777777" w:rsidR="00D322F8" w:rsidRDefault="00D322F8" w:rsidP="00B3093D">
            <w:pPr>
              <w:tabs>
                <w:tab w:val="decimal" w:pos="239"/>
                <w:tab w:val="left" w:pos="319"/>
              </w:tabs>
              <w:spacing w:before="15" w:after="15"/>
              <w:rPr>
                <w:sz w:val="18"/>
                <w:szCs w:val="18"/>
              </w:rPr>
            </w:pPr>
            <w:r>
              <w:rPr>
                <w:sz w:val="18"/>
                <w:szCs w:val="18"/>
              </w:rPr>
              <w:tab/>
              <w:t xml:space="preserve">(2.0) </w:t>
            </w:r>
          </w:p>
        </w:tc>
      </w:tr>
      <w:tr w:rsidR="00D322F8" ns2:paraId="7C1C62CB" ns2:textId="77777777" w:rsidTr="00915338">
        <w:tblPrEx>
          <w:tblBorders>
            <w:top w:val="single" w:sz="6" w:space="0" w:color="auto"/>
            <w:bottom w:val="single" w:sz="6" w:space="0" w:color="auto"/>
          </w:tblBorders>
        </w:tblPrEx>
        <w:trPr>
          <w:jc w:val="center"/>
        </w:trPr>
        <w:tc>
          <w:tcPr>
            <w:tcW w:w="2590" w:type="pct"/>
            <w:tcBorders>
              <w:top w:val="nil"/>
              <w:bottom w:val="single" w:sz="2" w:space="0" w:color="auto"/>
              <w:right w:val="single" w:sz="2" w:space="0" w:color="auto"/>
            </w:tcBorders>
          </w:tcPr>
          <w:p ns2:paraId="7AFAE390" ns2:textId="77777777" w:rsidR="00D322F8" w:rsidRDefault="00D322F8" w:rsidP="00B3093D">
            <w:pPr>
              <w:spacing w:after="60"/>
              <w:ind w:left="160" w:right="1" w:hanging="160"/>
              <w:rPr>
                <w:sz w:val="18"/>
                <w:szCs w:val="18"/>
              </w:rPr>
            </w:pPr>
            <w:r>
              <w:rPr>
                <w:sz w:val="18"/>
                <w:szCs w:val="18"/>
              </w:rPr>
              <w:t xml:space="preserve"> Status Not Recorded </w:t>
            </w:r>
          </w:p>
        </w:tc>
        <w:tc>
          <w:tcPr>
            <w:tcW w:w="602" w:type="pct"/>
            <w:tcBorders>
              <w:top w:val="nil"/>
              <w:left w:val="nil"/>
              <w:bottom w:val="single" w:sz="2" w:space="0" w:color="auto"/>
              <w:right w:val="nil"/>
            </w:tcBorders>
          </w:tcPr>
          <w:p ns2:paraId="05F8F950" ns2:textId="77777777" w:rsidR="00D322F8" w:rsidRDefault="00D322F8" w:rsidP="00B3093D">
            <w:pPr>
              <w:tabs>
                <w:tab w:val="decimal" w:pos="364"/>
                <w:tab w:val="left" w:pos="444"/>
              </w:tabs>
              <w:spacing w:after="60"/>
              <w:rPr>
                <w:sz w:val="18"/>
                <w:szCs w:val="18"/>
              </w:rPr>
            </w:pPr>
            <w:r>
              <w:rPr>
                <w:sz w:val="18"/>
                <w:szCs w:val="18"/>
              </w:rPr>
              <w:tab/>
              <w:t xml:space="preserve">9 </w:t>
            </w:r>
          </w:p>
        </w:tc>
        <w:tc>
          <w:tcPr>
            <w:tcW w:w="602" w:type="pct"/>
            <w:tcBorders>
              <w:top w:val="nil"/>
              <w:left w:val="nil"/>
              <w:bottom w:val="single" w:sz="2" w:space="0" w:color="auto"/>
              <w:right w:val="single" w:sz="2" w:space="0" w:color="auto"/>
            </w:tcBorders>
          </w:tcPr>
          <w:p ns2:paraId="3B81180D" ns2:textId="77777777" w:rsidR="00D322F8" w:rsidRDefault="00D322F8" w:rsidP="00B3093D">
            <w:pPr>
              <w:tabs>
                <w:tab w:val="decimal" w:pos="239"/>
                <w:tab w:val="left" w:pos="319"/>
              </w:tabs>
              <w:spacing w:after="60"/>
              <w:rPr>
                <w:sz w:val="18"/>
                <w:szCs w:val="18"/>
              </w:rPr>
            </w:pPr>
            <w:r>
              <w:rPr>
                <w:sz w:val="18"/>
                <w:szCs w:val="18"/>
              </w:rPr>
              <w:tab/>
              <w:t xml:space="preserve">(22.5) </w:t>
            </w:r>
          </w:p>
        </w:tc>
        <w:tc>
          <w:tcPr>
            <w:tcW w:w="602" w:type="pct"/>
            <w:tcBorders>
              <w:top w:val="nil"/>
              <w:left w:val="nil"/>
              <w:bottom w:val="single" w:sz="2" w:space="0" w:color="auto"/>
              <w:right w:val="nil"/>
            </w:tcBorders>
          </w:tcPr>
          <w:p ns2:paraId="62848815" ns2:textId="77777777" w:rsidR="00D322F8" w:rsidRDefault="00D322F8" w:rsidP="00B3093D">
            <w:pPr>
              <w:tabs>
                <w:tab w:val="decimal" w:pos="364"/>
                <w:tab w:val="left" w:pos="444"/>
              </w:tabs>
              <w:spacing w:after="60"/>
              <w:rPr>
                <w:sz w:val="18"/>
                <w:szCs w:val="18"/>
              </w:rPr>
            </w:pPr>
            <w:r>
              <w:rPr>
                <w:sz w:val="18"/>
                <w:szCs w:val="18"/>
              </w:rPr>
              <w:tab/>
              <w:t xml:space="preserve">63 </w:t>
            </w:r>
          </w:p>
        </w:tc>
        <w:tc>
          <w:tcPr>
            <w:tcW w:w="602" w:type="pct"/>
            <w:tcBorders>
              <w:top w:val="nil"/>
              <w:left w:val="nil"/>
              <w:bottom w:val="single" w:sz="2" w:space="0" w:color="auto"/>
              <w:right w:val="single" w:sz="2" w:space="0" w:color="auto"/>
            </w:tcBorders>
          </w:tcPr>
          <w:p ns2:paraId="116573E9" ns2:textId="77777777" w:rsidR="00D322F8" w:rsidRDefault="00D322F8" w:rsidP="00B3093D">
            <w:pPr>
              <w:tabs>
                <w:tab w:val="decimal" w:pos="239"/>
                <w:tab w:val="left" w:pos="319"/>
              </w:tabs>
              <w:spacing w:after="60"/>
              <w:rPr>
                <w:sz w:val="18"/>
                <w:szCs w:val="18"/>
              </w:rPr>
            </w:pPr>
            <w:r>
              <w:rPr>
                <w:sz w:val="18"/>
                <w:szCs w:val="18"/>
              </w:rPr>
              <w:tab/>
              <w:t xml:space="preserve">(62.4) </w:t>
            </w:r>
          </w:p>
        </w:tc>
      </w:tr>
      <w:tr w:rsidR="00D322F8" ns2:paraId="716202AD" ns2:textId="77777777" w:rsidTr="00915338">
        <w:tblPrEx>
          <w:tblBorders>
            <w:top w:val="single" w:sz="6" w:space="0" w:color="auto"/>
            <w:bottom w:val="single" w:sz="6" w:space="0" w:color="auto"/>
          </w:tblBorders>
        </w:tblPrEx>
        <w:trPr>
          <w:jc w:val="center"/>
        </w:trPr>
        <w:tc>
          <w:tcPr>
            <w:tcW w:w="5000" w:type="pct"/>
            <w:gridSpan w:val="5"/>
            <w:tcBorders>
              <w:top w:val="nil"/>
              <w:bottom w:val="single" w:sz="2" w:space="0" w:color="auto"/>
              <w:right w:val="single" w:sz="2" w:space="0" w:color="auto"/>
            </w:tcBorders>
          </w:tcPr>
          <w:p ns2:paraId="68070BF1" ns2:textId="77777777" w:rsidR="00D322F8" w:rsidRDefault="00D322F8" w:rsidP="00B3093D">
            <w:pPr>
              <w:tabs>
                <w:tab w:val="decimal" w:pos="239"/>
                <w:tab w:val="left" w:pos="319"/>
              </w:tabs>
              <w:spacing w:after="60"/>
              <w:rPr>
                <w:sz w:val="18"/>
                <w:szCs w:val="18"/>
              </w:rPr>
            </w:pPr>
            <w:r>
              <w:rPr>
                <w:sz w:val="18"/>
                <w:szCs w:val="18"/>
              </w:rPr>
              <w:t xml:space="preserve"> </w:t>
            </w:r>
            <w:r>
              <w:rPr>
                <w:b/>
                <w:bCs/>
                <w:sz w:val="18"/>
                <w:szCs w:val="18"/>
              </w:rPr>
              <w:t>Status for Trial</w:t>
            </w:r>
            <w:r>
              <w:rPr>
                <w:sz w:val="18"/>
                <w:szCs w:val="18"/>
              </w:rPr>
              <w:t xml:space="preserve"> </w:t>
            </w:r>
          </w:p>
        </w:tc>
      </w:tr>
      <w:tr w:rsidR="00D322F8" ns2:paraId="6F18FFF3" ns2:textId="77777777" w:rsidTr="00915338">
        <w:tblPrEx>
          <w:tblBorders>
            <w:top w:val="single" w:sz="6" w:space="0" w:color="auto"/>
            <w:bottom w:val="single" w:sz="6" w:space="0" w:color="auto"/>
          </w:tblBorders>
        </w:tblPrEx>
        <w:trPr>
          <w:jc w:val="center"/>
        </w:trPr>
        <w:tc>
          <w:tcPr>
            <w:tcW w:w="2590" w:type="pct"/>
            <w:tcBorders>
              <w:top w:val="nil"/>
              <w:bottom w:val="nil"/>
              <w:right w:val="single" w:sz="2" w:space="0" w:color="auto"/>
            </w:tcBorders>
          </w:tcPr>
          <w:p ns2:paraId="580D96CA" ns2:textId="77777777" w:rsidR="00D322F8" w:rsidRDefault="00D322F8" w:rsidP="00B3093D">
            <w:pPr>
              <w:spacing w:before="15" w:after="15"/>
              <w:ind w:left="160" w:right="1" w:hanging="160"/>
              <w:rPr>
                <w:sz w:val="18"/>
                <w:szCs w:val="18"/>
              </w:rPr>
            </w:pPr>
            <w:r>
              <w:rPr>
                <w:sz w:val="18"/>
                <w:szCs w:val="18"/>
              </w:rPr>
              <w:t xml:space="preserve"> Discontinued </w:t>
            </w:r>
          </w:p>
        </w:tc>
        <w:tc>
          <w:tcPr>
            <w:tcW w:w="602" w:type="pct"/>
            <w:tcBorders>
              <w:top w:val="nil"/>
              <w:left w:val="nil"/>
              <w:bottom w:val="nil"/>
              <w:right w:val="nil"/>
            </w:tcBorders>
          </w:tcPr>
          <w:p ns2:paraId="1C5EAB9C" ns2:textId="77777777" w:rsidR="00D322F8" w:rsidRDefault="00D322F8" w:rsidP="00B3093D">
            <w:pPr>
              <w:tabs>
                <w:tab w:val="decimal" w:pos="364"/>
                <w:tab w:val="left" w:pos="444"/>
              </w:tabs>
              <w:spacing w:before="15" w:after="15"/>
              <w:rPr>
                <w:sz w:val="18"/>
                <w:szCs w:val="18"/>
              </w:rPr>
            </w:pPr>
            <w:r>
              <w:rPr>
                <w:sz w:val="18"/>
                <w:szCs w:val="18"/>
              </w:rPr>
              <w:tab/>
              <w:t xml:space="preserve">15 </w:t>
            </w:r>
          </w:p>
        </w:tc>
        <w:tc>
          <w:tcPr>
            <w:tcW w:w="602" w:type="pct"/>
            <w:tcBorders>
              <w:top w:val="nil"/>
              <w:left w:val="nil"/>
              <w:bottom w:val="nil"/>
              <w:right w:val="single" w:sz="2" w:space="0" w:color="auto"/>
            </w:tcBorders>
          </w:tcPr>
          <w:p ns2:paraId="76EA4C8C" ns2:textId="77777777" w:rsidR="00D322F8" w:rsidRDefault="00D322F8" w:rsidP="00B3093D">
            <w:pPr>
              <w:tabs>
                <w:tab w:val="decimal" w:pos="239"/>
                <w:tab w:val="left" w:pos="319"/>
              </w:tabs>
              <w:spacing w:before="15" w:after="15"/>
              <w:rPr>
                <w:sz w:val="18"/>
                <w:szCs w:val="18"/>
              </w:rPr>
            </w:pPr>
            <w:r>
              <w:rPr>
                <w:sz w:val="18"/>
                <w:szCs w:val="18"/>
              </w:rPr>
              <w:tab/>
              <w:t xml:space="preserve">(37.5) </w:t>
            </w:r>
          </w:p>
        </w:tc>
        <w:tc>
          <w:tcPr>
            <w:tcW w:w="602" w:type="pct"/>
            <w:tcBorders>
              <w:top w:val="nil"/>
              <w:left w:val="nil"/>
              <w:bottom w:val="nil"/>
              <w:right w:val="nil"/>
            </w:tcBorders>
          </w:tcPr>
          <w:p ns2:paraId="15877EA3" ns2:textId="77777777" w:rsidR="00D322F8" w:rsidRDefault="00D322F8" w:rsidP="00B3093D">
            <w:pPr>
              <w:tabs>
                <w:tab w:val="decimal" w:pos="364"/>
                <w:tab w:val="left" w:pos="444"/>
              </w:tabs>
              <w:spacing w:before="15" w:after="15"/>
              <w:rPr>
                <w:sz w:val="18"/>
                <w:szCs w:val="18"/>
              </w:rPr>
            </w:pPr>
            <w:r>
              <w:rPr>
                <w:sz w:val="18"/>
                <w:szCs w:val="18"/>
              </w:rPr>
              <w:tab/>
              <w:t xml:space="preserve">13 </w:t>
            </w:r>
          </w:p>
        </w:tc>
        <w:tc>
          <w:tcPr>
            <w:tcW w:w="602" w:type="pct"/>
            <w:tcBorders>
              <w:top w:val="nil"/>
              <w:left w:val="nil"/>
              <w:bottom w:val="nil"/>
              <w:right w:val="single" w:sz="2" w:space="0" w:color="auto"/>
            </w:tcBorders>
          </w:tcPr>
          <w:p ns2:paraId="0A11FCB9" ns2:textId="77777777" w:rsidR="00D322F8" w:rsidRDefault="00D322F8" w:rsidP="00B3093D">
            <w:pPr>
              <w:tabs>
                <w:tab w:val="decimal" w:pos="239"/>
                <w:tab w:val="left" w:pos="319"/>
              </w:tabs>
              <w:spacing w:before="15" w:after="15"/>
              <w:rPr>
                <w:sz w:val="18"/>
                <w:szCs w:val="18"/>
              </w:rPr>
            </w:pPr>
            <w:r>
              <w:rPr>
                <w:sz w:val="18"/>
                <w:szCs w:val="18"/>
              </w:rPr>
              <w:tab/>
              <w:t xml:space="preserve">(12.9) </w:t>
            </w:r>
          </w:p>
        </w:tc>
      </w:tr>
      <w:tr w:rsidR="00D322F8" ns2:paraId="1FBD078F" ns2:textId="77777777" w:rsidTr="00915338">
        <w:tblPrEx>
          <w:tblBorders>
            <w:top w:val="single" w:sz="6" w:space="0" w:color="auto"/>
            <w:bottom w:val="single" w:sz="6" w:space="0" w:color="auto"/>
          </w:tblBorders>
        </w:tblPrEx>
        <w:trPr>
          <w:jc w:val="center"/>
        </w:trPr>
        <w:tc>
          <w:tcPr>
            <w:tcW w:w="2590" w:type="pct"/>
            <w:tcBorders>
              <w:top w:val="nil"/>
              <w:bottom w:val="nil"/>
              <w:right w:val="single" w:sz="2" w:space="0" w:color="auto"/>
            </w:tcBorders>
          </w:tcPr>
          <w:p ns2:paraId="2D1FF6B4" ns2:textId="77777777" w:rsidR="00D322F8" w:rsidRDefault="00D322F8" w:rsidP="00B3093D">
            <w:pPr>
              <w:spacing w:before="15" w:after="15"/>
              <w:ind w:left="160" w:right="1" w:hanging="160"/>
              <w:rPr>
                <w:sz w:val="18"/>
                <w:szCs w:val="18"/>
              </w:rPr>
            </w:pPr>
            <w:r>
              <w:rPr>
                <w:sz w:val="18"/>
                <w:szCs w:val="18"/>
              </w:rPr>
              <w:t xml:space="preserve">    Death </w:t>
            </w:r>
          </w:p>
        </w:tc>
        <w:tc>
          <w:tcPr>
            <w:tcW w:w="602" w:type="pct"/>
            <w:tcBorders>
              <w:top w:val="nil"/>
              <w:left w:val="nil"/>
              <w:bottom w:val="nil"/>
              <w:right w:val="nil"/>
            </w:tcBorders>
          </w:tcPr>
          <w:p ns2:paraId="3E4820BF" ns2:textId="77777777" w:rsidR="00D322F8" w:rsidRDefault="00D322F8" w:rsidP="00B3093D">
            <w:pPr>
              <w:tabs>
                <w:tab w:val="decimal" w:pos="364"/>
                <w:tab w:val="left" w:pos="444"/>
              </w:tabs>
              <w:spacing w:before="15" w:after="15"/>
              <w:rPr>
                <w:sz w:val="18"/>
                <w:szCs w:val="18"/>
              </w:rPr>
            </w:pPr>
            <w:r>
              <w:rPr>
                <w:sz w:val="18"/>
                <w:szCs w:val="18"/>
              </w:rPr>
              <w:tab/>
              <w:t xml:space="preserve">13 </w:t>
            </w:r>
          </w:p>
        </w:tc>
        <w:tc>
          <w:tcPr>
            <w:tcW w:w="602" w:type="pct"/>
            <w:tcBorders>
              <w:top w:val="nil"/>
              <w:left w:val="nil"/>
              <w:bottom w:val="nil"/>
              <w:right w:val="single" w:sz="2" w:space="0" w:color="auto"/>
            </w:tcBorders>
          </w:tcPr>
          <w:p ns2:paraId="701D128E" ns2:textId="77777777" w:rsidR="00D322F8" w:rsidRDefault="00D322F8" w:rsidP="00B3093D">
            <w:pPr>
              <w:tabs>
                <w:tab w:val="decimal" w:pos="239"/>
                <w:tab w:val="left" w:pos="319"/>
              </w:tabs>
              <w:spacing w:before="15" w:after="15"/>
              <w:rPr>
                <w:sz w:val="18"/>
                <w:szCs w:val="18"/>
              </w:rPr>
            </w:pPr>
            <w:r>
              <w:rPr>
                <w:sz w:val="18"/>
                <w:szCs w:val="18"/>
              </w:rPr>
              <w:tab/>
              <w:t xml:space="preserve">(32.5) </w:t>
            </w:r>
          </w:p>
        </w:tc>
        <w:tc>
          <w:tcPr>
            <w:tcW w:w="602" w:type="pct"/>
            <w:tcBorders>
              <w:top w:val="nil"/>
              <w:left w:val="nil"/>
              <w:bottom w:val="nil"/>
              <w:right w:val="nil"/>
            </w:tcBorders>
          </w:tcPr>
          <w:p ns2:paraId="265DC341" ns2:textId="77777777" w:rsidR="00D322F8" w:rsidRDefault="00D322F8" w:rsidP="00B3093D">
            <w:pPr>
              <w:tabs>
                <w:tab w:val="decimal" w:pos="364"/>
                <w:tab w:val="left" w:pos="444"/>
              </w:tabs>
              <w:spacing w:before="15" w:after="15"/>
              <w:rPr>
                <w:sz w:val="18"/>
                <w:szCs w:val="18"/>
              </w:rPr>
            </w:pPr>
            <w:r>
              <w:rPr>
                <w:sz w:val="18"/>
                <w:szCs w:val="18"/>
              </w:rPr>
              <w:tab/>
              <w:t xml:space="preserve">11 </w:t>
            </w:r>
          </w:p>
        </w:tc>
        <w:tc>
          <w:tcPr>
            <w:tcW w:w="602" w:type="pct"/>
            <w:tcBorders>
              <w:top w:val="nil"/>
              <w:left w:val="nil"/>
              <w:bottom w:val="nil"/>
              <w:right w:val="single" w:sz="2" w:space="0" w:color="auto"/>
            </w:tcBorders>
          </w:tcPr>
          <w:p ns2:paraId="76185D37" ns2:textId="77777777" w:rsidR="00D322F8" w:rsidRDefault="00D322F8" w:rsidP="00B3093D">
            <w:pPr>
              <w:tabs>
                <w:tab w:val="decimal" w:pos="239"/>
                <w:tab w:val="left" w:pos="319"/>
              </w:tabs>
              <w:spacing w:before="15" w:after="15"/>
              <w:rPr>
                <w:sz w:val="18"/>
                <w:szCs w:val="18"/>
              </w:rPr>
            </w:pPr>
            <w:r>
              <w:rPr>
                <w:sz w:val="18"/>
                <w:szCs w:val="18"/>
              </w:rPr>
              <w:tab/>
              <w:t xml:space="preserve">(10.9) </w:t>
            </w:r>
          </w:p>
        </w:tc>
      </w:tr>
      <w:tr w:rsidR="00D322F8" ns2:paraId="71F1AC9B" ns2:textId="77777777" w:rsidTr="00915338">
        <w:tblPrEx>
          <w:tblBorders>
            <w:top w:val="single" w:sz="6" w:space="0" w:color="auto"/>
            <w:bottom w:val="single" w:sz="6" w:space="0" w:color="auto"/>
          </w:tblBorders>
        </w:tblPrEx>
        <w:trPr>
          <w:jc w:val="center"/>
        </w:trPr>
        <w:tc>
          <w:tcPr>
            <w:tcW w:w="2590" w:type="pct"/>
            <w:tcBorders>
              <w:top w:val="nil"/>
              <w:bottom w:val="nil"/>
              <w:right w:val="single" w:sz="2" w:space="0" w:color="auto"/>
            </w:tcBorders>
          </w:tcPr>
          <w:p ns2:paraId="31D7C71A" ns2:textId="77777777" w:rsidR="00D322F8" w:rsidRDefault="00D322F8" w:rsidP="00B3093D">
            <w:pPr>
              <w:spacing w:before="15" w:after="15"/>
              <w:ind w:left="160" w:right="1" w:hanging="160"/>
              <w:rPr>
                <w:sz w:val="18"/>
                <w:szCs w:val="18"/>
              </w:rPr>
            </w:pPr>
            <w:r>
              <w:rPr>
                <w:sz w:val="18"/>
                <w:szCs w:val="18"/>
              </w:rPr>
              <w:t xml:space="preserve">    Lost To Follow-Up </w:t>
            </w:r>
          </w:p>
        </w:tc>
        <w:tc>
          <w:tcPr>
            <w:tcW w:w="602" w:type="pct"/>
            <w:tcBorders>
              <w:top w:val="nil"/>
              <w:left w:val="nil"/>
              <w:bottom w:val="nil"/>
              <w:right w:val="nil"/>
            </w:tcBorders>
          </w:tcPr>
          <w:p ns2:paraId="3DFDF53B" ns2:textId="77777777" w:rsidR="00D322F8" w:rsidRDefault="00D322F8" w:rsidP="00B3093D">
            <w:pPr>
              <w:tabs>
                <w:tab w:val="decimal" w:pos="364"/>
                <w:tab w:val="left" w:pos="444"/>
              </w:tabs>
              <w:spacing w:before="15" w:after="15"/>
              <w:rPr>
                <w:sz w:val="18"/>
                <w:szCs w:val="18"/>
              </w:rPr>
            </w:pPr>
            <w:r>
              <w:rPr>
                <w:sz w:val="18"/>
                <w:szCs w:val="18"/>
              </w:rPr>
              <w:tab/>
              <w:t xml:space="preserve">0 </w:t>
            </w:r>
          </w:p>
        </w:tc>
        <w:tc>
          <w:tcPr>
            <w:tcW w:w="602" w:type="pct"/>
            <w:tcBorders>
              <w:top w:val="nil"/>
              <w:left w:val="nil"/>
              <w:bottom w:val="nil"/>
              <w:right w:val="single" w:sz="2" w:space="0" w:color="auto"/>
            </w:tcBorders>
          </w:tcPr>
          <w:p ns2:paraId="52B5A888" ns2:textId="77777777" w:rsidR="00D322F8" w:rsidRDefault="00D322F8" w:rsidP="00B3093D">
            <w:pPr>
              <w:tabs>
                <w:tab w:val="decimal" w:pos="239"/>
                <w:tab w:val="left" w:pos="319"/>
              </w:tabs>
              <w:spacing w:before="15" w:after="15"/>
              <w:rPr>
                <w:sz w:val="18"/>
                <w:szCs w:val="18"/>
              </w:rPr>
            </w:pPr>
            <w:r>
              <w:rPr>
                <w:sz w:val="18"/>
                <w:szCs w:val="18"/>
              </w:rPr>
              <w:tab/>
              <w:t xml:space="preserve">(0.0) </w:t>
            </w:r>
          </w:p>
        </w:tc>
        <w:tc>
          <w:tcPr>
            <w:tcW w:w="602" w:type="pct"/>
            <w:tcBorders>
              <w:top w:val="nil"/>
              <w:left w:val="nil"/>
              <w:bottom w:val="nil"/>
              <w:right w:val="nil"/>
            </w:tcBorders>
          </w:tcPr>
          <w:p ns2:paraId="1E0F49EB" ns2:textId="77777777" w:rsidR="00D322F8" w:rsidRDefault="00D322F8" w:rsidP="00B3093D">
            <w:pPr>
              <w:tabs>
                <w:tab w:val="decimal" w:pos="364"/>
                <w:tab w:val="left" w:pos="444"/>
              </w:tabs>
              <w:spacing w:before="15" w:after="15"/>
              <w:rPr>
                <w:sz w:val="18"/>
                <w:szCs w:val="18"/>
              </w:rPr>
            </w:pPr>
            <w:r>
              <w:rPr>
                <w:sz w:val="18"/>
                <w:szCs w:val="18"/>
              </w:rPr>
              <w:tab/>
              <w:t xml:space="preserve">1 </w:t>
            </w:r>
          </w:p>
        </w:tc>
        <w:tc>
          <w:tcPr>
            <w:tcW w:w="602" w:type="pct"/>
            <w:tcBorders>
              <w:top w:val="nil"/>
              <w:left w:val="nil"/>
              <w:bottom w:val="nil"/>
              <w:right w:val="single" w:sz="2" w:space="0" w:color="auto"/>
            </w:tcBorders>
          </w:tcPr>
          <w:p ns2:paraId="4B936E0C" ns2:textId="77777777" w:rsidR="00D322F8" w:rsidRDefault="00D322F8" w:rsidP="00B3093D">
            <w:pPr>
              <w:tabs>
                <w:tab w:val="decimal" w:pos="239"/>
                <w:tab w:val="left" w:pos="319"/>
              </w:tabs>
              <w:spacing w:before="15" w:after="15"/>
              <w:rPr>
                <w:sz w:val="18"/>
                <w:szCs w:val="18"/>
              </w:rPr>
            </w:pPr>
            <w:r>
              <w:rPr>
                <w:sz w:val="18"/>
                <w:szCs w:val="18"/>
              </w:rPr>
              <w:tab/>
              <w:t xml:space="preserve">(1.0) </w:t>
            </w:r>
          </w:p>
        </w:tc>
      </w:tr>
      <w:tr w:rsidR="00D322F8" ns2:paraId="3734F26C" ns2:textId="77777777" w:rsidTr="00915338">
        <w:tblPrEx>
          <w:tblBorders>
            <w:top w:val="single" w:sz="6" w:space="0" w:color="auto"/>
            <w:bottom w:val="single" w:sz="6" w:space="0" w:color="auto"/>
          </w:tblBorders>
        </w:tblPrEx>
        <w:trPr>
          <w:jc w:val="center"/>
        </w:trPr>
        <w:tc>
          <w:tcPr>
            <w:tcW w:w="2590" w:type="pct"/>
            <w:tcBorders>
              <w:top w:val="nil"/>
              <w:bottom w:val="nil"/>
              <w:right w:val="single" w:sz="2" w:space="0" w:color="auto"/>
            </w:tcBorders>
          </w:tcPr>
          <w:p ns2:paraId="5F77A5E0" ns2:textId="77777777" w:rsidR="00D322F8" w:rsidRDefault="00D322F8" w:rsidP="00B3093D">
            <w:pPr>
              <w:spacing w:before="15" w:after="15"/>
              <w:ind w:left="160" w:right="1" w:hanging="160"/>
              <w:rPr>
                <w:sz w:val="18"/>
                <w:szCs w:val="18"/>
              </w:rPr>
            </w:pPr>
            <w:r>
              <w:rPr>
                <w:sz w:val="18"/>
                <w:szCs w:val="18"/>
              </w:rPr>
              <w:t xml:space="preserve">    Withdrawal By Subject/Guardian </w:t>
            </w:r>
          </w:p>
        </w:tc>
        <w:tc>
          <w:tcPr>
            <w:tcW w:w="602" w:type="pct"/>
            <w:tcBorders>
              <w:top w:val="nil"/>
              <w:left w:val="nil"/>
              <w:bottom w:val="nil"/>
              <w:right w:val="nil"/>
            </w:tcBorders>
          </w:tcPr>
          <w:p ns2:paraId="0C236E0D" ns2:textId="77777777" w:rsidR="00D322F8" w:rsidRDefault="00D322F8" w:rsidP="00B3093D">
            <w:pPr>
              <w:tabs>
                <w:tab w:val="decimal" w:pos="364"/>
                <w:tab w:val="left" w:pos="444"/>
              </w:tabs>
              <w:spacing w:before="15" w:after="15"/>
              <w:rPr>
                <w:sz w:val="18"/>
                <w:szCs w:val="18"/>
              </w:rPr>
            </w:pPr>
            <w:r>
              <w:rPr>
                <w:sz w:val="18"/>
                <w:szCs w:val="18"/>
              </w:rPr>
              <w:tab/>
              <w:t xml:space="preserve">2 </w:t>
            </w:r>
          </w:p>
        </w:tc>
        <w:tc>
          <w:tcPr>
            <w:tcW w:w="602" w:type="pct"/>
            <w:tcBorders>
              <w:top w:val="nil"/>
              <w:left w:val="nil"/>
              <w:bottom w:val="nil"/>
              <w:right w:val="single" w:sz="2" w:space="0" w:color="auto"/>
            </w:tcBorders>
          </w:tcPr>
          <w:p ns2:paraId="46419CDF" ns2:textId="77777777" w:rsidR="00D322F8" w:rsidRDefault="00D322F8" w:rsidP="00B3093D">
            <w:pPr>
              <w:tabs>
                <w:tab w:val="decimal" w:pos="239"/>
                <w:tab w:val="left" w:pos="319"/>
              </w:tabs>
              <w:spacing w:before="15" w:after="15"/>
              <w:rPr>
                <w:sz w:val="18"/>
                <w:szCs w:val="18"/>
              </w:rPr>
            </w:pPr>
            <w:r>
              <w:rPr>
                <w:sz w:val="18"/>
                <w:szCs w:val="18"/>
              </w:rPr>
              <w:tab/>
              <w:t xml:space="preserve">(5.0) </w:t>
            </w:r>
          </w:p>
        </w:tc>
        <w:tc>
          <w:tcPr>
            <w:tcW w:w="602" w:type="pct"/>
            <w:tcBorders>
              <w:top w:val="nil"/>
              <w:left w:val="nil"/>
              <w:bottom w:val="nil"/>
              <w:right w:val="nil"/>
            </w:tcBorders>
          </w:tcPr>
          <w:p ns2:paraId="5E2C0109" ns2:textId="77777777" w:rsidR="00D322F8" w:rsidRDefault="00D322F8" w:rsidP="00B3093D">
            <w:pPr>
              <w:tabs>
                <w:tab w:val="decimal" w:pos="364"/>
                <w:tab w:val="left" w:pos="444"/>
              </w:tabs>
              <w:spacing w:before="15" w:after="15"/>
              <w:rPr>
                <w:sz w:val="18"/>
                <w:szCs w:val="18"/>
              </w:rPr>
            </w:pPr>
            <w:r>
              <w:rPr>
                <w:sz w:val="18"/>
                <w:szCs w:val="18"/>
              </w:rPr>
              <w:tab/>
              <w:t xml:space="preserve">1 </w:t>
            </w:r>
          </w:p>
        </w:tc>
        <w:tc>
          <w:tcPr>
            <w:tcW w:w="602" w:type="pct"/>
            <w:tcBorders>
              <w:top w:val="nil"/>
              <w:left w:val="nil"/>
              <w:bottom w:val="nil"/>
              <w:right w:val="single" w:sz="2" w:space="0" w:color="auto"/>
            </w:tcBorders>
          </w:tcPr>
          <w:p ns2:paraId="593090EE" ns2:textId="77777777" w:rsidR="00D322F8" w:rsidRDefault="00D322F8" w:rsidP="00B3093D">
            <w:pPr>
              <w:tabs>
                <w:tab w:val="decimal" w:pos="239"/>
                <w:tab w:val="left" w:pos="319"/>
              </w:tabs>
              <w:spacing w:before="15" w:after="15"/>
              <w:rPr>
                <w:sz w:val="18"/>
                <w:szCs w:val="18"/>
              </w:rPr>
            </w:pPr>
            <w:r>
              <w:rPr>
                <w:sz w:val="18"/>
                <w:szCs w:val="18"/>
              </w:rPr>
              <w:tab/>
              <w:t xml:space="preserve">(1.0) </w:t>
            </w:r>
          </w:p>
        </w:tc>
      </w:tr>
      <w:tr w:rsidR="00D322F8" ns2:paraId="6B13F1BA" ns2:textId="77777777" w:rsidTr="00915338">
        <w:tblPrEx>
          <w:tblBorders>
            <w:top w:val="single" w:sz="6" w:space="0" w:color="auto"/>
            <w:bottom w:val="single" w:sz="6" w:space="0" w:color="auto"/>
          </w:tblBorders>
        </w:tblPrEx>
        <w:trPr>
          <w:jc w:val="center"/>
        </w:trPr>
        <w:tc>
          <w:tcPr>
            <w:tcW w:w="2590" w:type="pct"/>
            <w:tcBorders>
              <w:top w:val="nil"/>
              <w:bottom w:val="double" w:sz="4" w:space="0" w:color="auto"/>
              <w:right w:val="single" w:sz="2" w:space="0" w:color="auto"/>
            </w:tcBorders>
          </w:tcPr>
          <w:p ns2:paraId="0544EBA9" ns2:textId="77777777" w:rsidR="00D322F8" w:rsidRDefault="00D322F8" w:rsidP="00B3093D">
            <w:pPr>
              <w:spacing w:before="15" w:after="15"/>
              <w:ind w:left="160" w:right="1" w:hanging="160"/>
              <w:rPr>
                <w:sz w:val="18"/>
                <w:szCs w:val="18"/>
              </w:rPr>
            </w:pPr>
            <w:r>
              <w:rPr>
                <w:sz w:val="18"/>
                <w:szCs w:val="18"/>
              </w:rPr>
              <w:t xml:space="preserve"> Status Not Recorded </w:t>
            </w:r>
          </w:p>
        </w:tc>
        <w:tc>
          <w:tcPr>
            <w:tcW w:w="602" w:type="pct"/>
            <w:tcBorders>
              <w:top w:val="nil"/>
              <w:left w:val="nil"/>
              <w:bottom w:val="double" w:sz="4" w:space="0" w:color="auto"/>
              <w:right w:val="nil"/>
            </w:tcBorders>
          </w:tcPr>
          <w:p ns2:paraId="40115E61" ns2:textId="77777777" w:rsidR="00D322F8" w:rsidRDefault="00D322F8" w:rsidP="00B3093D">
            <w:pPr>
              <w:tabs>
                <w:tab w:val="decimal" w:pos="364"/>
                <w:tab w:val="left" w:pos="444"/>
              </w:tabs>
              <w:spacing w:before="15" w:after="15"/>
              <w:rPr>
                <w:sz w:val="18"/>
                <w:szCs w:val="18"/>
              </w:rPr>
            </w:pPr>
            <w:r>
              <w:rPr>
                <w:sz w:val="18"/>
                <w:szCs w:val="18"/>
              </w:rPr>
              <w:tab/>
              <w:t xml:space="preserve">25 </w:t>
            </w:r>
          </w:p>
        </w:tc>
        <w:tc>
          <w:tcPr>
            <w:tcW w:w="602" w:type="pct"/>
            <w:tcBorders>
              <w:top w:val="nil"/>
              <w:left w:val="nil"/>
              <w:bottom w:val="double" w:sz="4" w:space="0" w:color="auto"/>
              <w:right w:val="single" w:sz="2" w:space="0" w:color="auto"/>
            </w:tcBorders>
          </w:tcPr>
          <w:p ns2:paraId="755E7A9D" ns2:textId="77777777" w:rsidR="00D322F8" w:rsidRDefault="00D322F8" w:rsidP="00B3093D">
            <w:pPr>
              <w:tabs>
                <w:tab w:val="decimal" w:pos="239"/>
                <w:tab w:val="left" w:pos="319"/>
              </w:tabs>
              <w:spacing w:before="15" w:after="15"/>
              <w:rPr>
                <w:sz w:val="18"/>
                <w:szCs w:val="18"/>
              </w:rPr>
            </w:pPr>
            <w:r>
              <w:rPr>
                <w:sz w:val="18"/>
                <w:szCs w:val="18"/>
              </w:rPr>
              <w:tab/>
              <w:t xml:space="preserve">(62.5) </w:t>
            </w:r>
          </w:p>
        </w:tc>
        <w:tc>
          <w:tcPr>
            <w:tcW w:w="602" w:type="pct"/>
            <w:tcBorders>
              <w:top w:val="nil"/>
              <w:left w:val="nil"/>
              <w:bottom w:val="double" w:sz="4" w:space="0" w:color="auto"/>
              <w:right w:val="nil"/>
            </w:tcBorders>
          </w:tcPr>
          <w:p ns2:paraId="4492CEE6" ns2:textId="77777777" w:rsidR="00D322F8" w:rsidRDefault="00D322F8" w:rsidP="00B3093D">
            <w:pPr>
              <w:tabs>
                <w:tab w:val="decimal" w:pos="364"/>
                <w:tab w:val="left" w:pos="444"/>
              </w:tabs>
              <w:spacing w:before="15" w:after="15"/>
              <w:rPr>
                <w:sz w:val="18"/>
                <w:szCs w:val="18"/>
              </w:rPr>
            </w:pPr>
            <w:r>
              <w:rPr>
                <w:sz w:val="18"/>
                <w:szCs w:val="18"/>
              </w:rPr>
              <w:tab/>
              <w:t xml:space="preserve">88 </w:t>
            </w:r>
          </w:p>
        </w:tc>
        <w:tc>
          <w:tcPr>
            <w:tcW w:w="602" w:type="pct"/>
            <w:tcBorders>
              <w:top w:val="nil"/>
              <w:left w:val="nil"/>
              <w:bottom w:val="double" w:sz="4" w:space="0" w:color="auto"/>
              <w:right w:val="single" w:sz="2" w:space="0" w:color="auto"/>
            </w:tcBorders>
          </w:tcPr>
          <w:p ns2:paraId="4F181CC1" ns2:textId="77777777" w:rsidR="00D322F8" w:rsidRDefault="00D322F8" w:rsidP="00B3093D">
            <w:pPr>
              <w:tabs>
                <w:tab w:val="decimal" w:pos="239"/>
                <w:tab w:val="left" w:pos="319"/>
              </w:tabs>
              <w:spacing w:before="15" w:after="15"/>
              <w:rPr>
                <w:sz w:val="18"/>
                <w:szCs w:val="18"/>
              </w:rPr>
            </w:pPr>
            <w:r>
              <w:rPr>
                <w:sz w:val="18"/>
                <w:szCs w:val="18"/>
              </w:rPr>
              <w:tab/>
              <w:t xml:space="preserve">(87.1) </w:t>
            </w:r>
          </w:p>
        </w:tc>
      </w:tr>
      <w:tr w:rsidR="00D322F8" ns2:paraId="20576BDB" ns2:textId="77777777" w:rsidTr="00915338">
        <w:tblPrEx>
          <w:tblBorders>
            <w:top w:val="single" w:sz="6" w:space="0" w:color="auto"/>
            <w:bottom w:val="single" w:sz="6" w:space="0" w:color="auto"/>
          </w:tblBorders>
        </w:tblPrEx>
        <w:trPr>
          <w:jc w:val="center"/>
        </w:trPr>
        <w:tc>
          <w:tcPr>
            <w:tcW w:w="5000" w:type="pct"/>
            <w:gridSpan w:val="5"/>
            <w:tcBorders>
              <w:top w:val="double" w:sz="4" w:space="0" w:color="auto"/>
              <w:left w:val="nil"/>
              <w:bottom w:val="nil"/>
              <w:right w:val="nil"/>
            </w:tcBorders>
          </w:tcPr>
          <w:p ns2:paraId="772D4FB3" ns2:textId="77777777" w:rsidR="00D322F8" w:rsidRDefault="00D322F8" w:rsidP="00B3093D">
            <w:pPr>
              <w:tabs>
                <w:tab w:val="decimal" w:pos="239"/>
                <w:tab w:val="left" w:pos="319"/>
              </w:tabs>
              <w:spacing w:before="15" w:after="15"/>
              <w:rPr>
                <w:sz w:val="18"/>
                <w:szCs w:val="18"/>
              </w:rPr>
            </w:pPr>
            <w:r>
              <w:rPr>
                <w:sz w:val="18"/>
                <w:szCs w:val="18"/>
              </w:rPr>
              <w:t>Source:  [P013MK2870: adam-adsl]</w:t>
            </w:r>
          </w:p>
        </w:tc>
      </w:tr>
      <w:bookmarkEnd w:id="369"/>
    </w:tbl>
    <w:p ns2:paraId="5019C54D" ns2:textId="77777777" w:rsidR="00D322F8" w:rsidRDefault="00D322F8" w:rsidP="00431BFB">
      <w:pPr>
        <w:pStyle w:val="ListEnd"/>
      </w:pPr>
    </w:p>
    <w:p ns2:paraId="6F6F3CC1" ns2:textId="4404AF2B" w:rsidR="006405A6" w:rsidRPr="0056266F" w:rsidRDefault="006405A6" w:rsidP="006405A6">
      <w:pPr>
        <w:pStyle w:val="Heading4"/>
        <w:tabs>
          <w:tab w:val="clear" w:pos="1195"/>
          <w:tab w:val="left" w:pos="1200"/>
        </w:tabs>
        <w:ind w:left="1200" w:hanging="1200"/>
      </w:pPr>
      <w:del w:id="10912" w:author="GoldenCorpusHarness" w:date="2026-03-28T21:57:55Z">
        <w:r>
          <w:delText>Overall Summary of Adverse Events</w:delText>
        </w:r>
      </w:del>
    </w:p>
    <w:p ns2:paraId="635AC646" ns2:textId="11E2D2F7" w:rsidR="00D16098" w:rsidRPr="0056266F" w:rsidRDefault="006405A6" w:rsidP="006405A6">
      <w:pPr>
        <w:pStyle w:val="Paragraph"/>
      </w:pPr>
      <w:del w:id="10913" w:author="GoldenCorpusHarness" w:date="2026-03-28T21:57:55Z">
        <w:r>
          <w:delText>A summ</w:delText>
        </w:r>
      </w:del>
      <w:ins w:id="10914" w:author="GoldenCorpusHarness" w:date="2026-03-28T21:57:55Z">
        <w:r>
          <w:t>P</w:t>
        </w:r>
      </w:ins>
      <w:r>
        <w:t>ar</w:t>
      </w:r>
      <w:del w:id="10915" w:author="GoldenCorpusHarness" w:date="2026-03-28T21:57:55Z">
        <w:r>
          <w:delText>y</w:delText>
        </w:r>
      </w:del>
      <w:ins w:id="10916" w:author="GoldenCorpusHarness" w:date="2026-03-28T21:57:55Z">
        <w:r>
          <w:t>t</w:t>
        </w:r>
      </w:ins>
      <w:r>
        <w:t xml:space="preserve"> </w:t>
      </w:r>
      <w:del w:id="10917" w:author="GoldenCorpusHarness" w:date="2026-03-28T21:57:55Z">
        <w:r>
          <w:delText xml:space="preserve">of AEs in Cohorts 1A and 1B observed in this study is presented in [Table 35]. </w:delText>
        </w:r>
      </w:del>
      <w:ins w:id="10918" w:author="GoldenCorpusHarness" w:date="2026-03-28T21:57:55Z">
        <w:r>
          <w:t>2:</w:t>
        </w:r>
      </w:ins>
    </w:p>
    <w:p ns2:paraId="22D5FE19" ns2:textId="3DC8441D" w:rsidR="00D16098" w:rsidRPr="0056266F" w:rsidRDefault="00D16098" w:rsidP="00D16098">
      <w:pPr>
        <w:pStyle w:val="Paragraph"/>
        <w:rPr>
          <w:u w:val="single"/>
        </w:rPr>
      </w:pPr>
      <w:ins w:id="10919" w:author="GoldenCorpusHarness" w:date="2026-03-28T21:57:55Z">
        <w:r>
          <w:t>A total of 137 participants (median age 56 years; 43.8% male; 82.5% E</w:t>
        </w:r>
      </w:ins>
      <w:r>
        <w:t>C</w:t>
      </w:r>
      <w:del w:id="10920" w:author="GoldenCorpusHarness" w:date="2026-03-28T21:57:55Z">
        <w:r>
          <w:delText>ohort</w:delText>
        </w:r>
      </w:del>
      <w:ins w:id="10921" w:author="GoldenCorpusHarness" w:date="2026-03-28T21:57:55Z">
        <w:r>
          <w:t>OG PS</w:t>
        </w:r>
      </w:ins>
      <w:r>
        <w:t xml:space="preserve"> 1</w:t>
      </w:r>
      <w:ins w:id="10922" w:author="GoldenCorpusHarness" w:date="2026-03-28T21:57:55Z">
        <w:r>
          <w:t xml:space="preserve">; 93.4% prior 3rd generation EGFR TKI) were randomized to receive sac-TMT (n=91) or docetaxel (n=46). </w:t>
        </w:r>
      </w:ins>
      <w:r>
        <w:t>A</w:t>
      </w:r>
      <w:del w:id="10923" w:author="GoldenCorpusHarness" w:date="2026-03-28T21:57:55Z">
        <w:r>
          <w:delText xml:space="preserve"> (sac-TMT 5 mg/kg plus KL-A167</w:delText>
        </w:r>
      </w:del>
      <w:ins w:id="10924" w:author="GoldenCorpusHarness" w:date="2026-03-28T21:57:55Z">
        <w:r>
          <w:t>t a median follow-up of</w:t>
        </w:r>
      </w:ins>
      <w:r>
        <w:t xml:space="preserve"> 12</w:t>
      </w:r>
      <w:del w:id="10925" w:author="GoldenCorpusHarness" w:date="2026-03-28T21:57:55Z">
        <w:r>
          <w:delText>00 mg</w:delText>
        </w:r>
      </w:del>
      <w:ins w:id="10926" w:author="GoldenCorpusHarness" w:date="2026-03-28T21:57:55Z">
        <w:r>
          <w:t>.2 months (DCO: 31-DEC-2024)</w:t>
        </w:r>
      </w:ins>
      <w:r>
        <w:t xml:space="preserve">, </w:t>
      </w:r>
      <w:del w:id="10927" w:author="GoldenCorpusHarness" w:date="2026-03-28T21:57:55Z">
        <w:r>
          <w:delText>q</w:delText>
        </w:r>
      </w:del>
      <w:ins w:id="10928" w:author="GoldenCorpusHarness" w:date="2026-03-28T21:57:55Z">
        <w:r>
          <w:t>25.</w:t>
        </w:r>
      </w:ins>
      <w:r>
        <w:t>3</w:t>
      </w:r>
      <w:del w:id="10929" w:author="GoldenCorpusHarness" w:date="2026-03-28T21:57:55Z">
        <w:r>
          <w:delText>w</w:delText>
        </w:r>
      </w:del>
      <w:ins w:id="10930" w:author="GoldenCorpusHarness" w:date="2026-03-28T21:57:55Z">
        <w:r>
          <w:t>% of participants (sac-TMT</w:t>
        </w:r>
      </w:ins>
      <w:r>
        <w:t>)</w:t>
      </w:r>
      <w:ins w:id="10931" w:author="GoldenCorpusHarness" w:date="2026-03-28T21:57:55Z">
        <w:r>
          <w:t xml:space="preserve"> vs 4.3% (docetaxel) remained on treatment. Sac-TMT achieved statistically significant clinical outcomes compared with docetaxel. Confirmed ORR, as assessed by BICR, was 45.1% in the sac-TMT group compared with 15.6% in the docetaxel group, with a difference of 28.9% (1-sided p=0.0004). Median PFS assessed by BICR was 6.9 months in the sac-TMT group compared with 2.8 months in the docetaxel group. The sac-TMT group showed a significant 70% reduction in risk of disease progression or death (HR 0.30, 95% CI 0.20 to 0.46; 1-sided p&lt;0.0001). For the prespecified IA of OS, with 46 events (about 34% maturity), neither group reached the median OS. The sac-TMT group showed a 51% reduction in risk of death (HR 0.49, 95% CI 0.27 to 0.88; 1-sided p=0.007), which was well below the predefined boundary for significance (one sided α of 0.0123). Notably, the supplementary survival analysis adjusted using the rank-preserving structural failure time (RPSFT) model to account for crossover showed that sac-TMT reduced the risk of death by 64% (adjusted median OS not reached versus 9.3 months; HR 0.36, 95% CI 0.20 to 0.66) [Table 33].</w:t>
        </w:r>
      </w:ins>
    </w:p>
    <w:p ns2:paraId="5B86F0E2" ns2:textId="05C74EA7" w:rsidR="00D16098" w:rsidRPr="0056266F" w:rsidRDefault="00C64EA0" w:rsidP="006405A6">
      <w:pPr>
        <w:pStyle w:val="Paragraph"/>
      </w:pPr>
      <w:del w:id="10932" w:author="GoldenCorpusHarness" w:date="2026-03-28T21:57:55Z">
        <w:r>
          <w:delText>Of t</w:delText>
        </w:r>
      </w:del>
      <w:ins w:id="10933" w:author="GoldenCorpusHarness" w:date="2026-03-28T21:57:55Z">
        <w:r>
          <w:t>Waterfall plot for best target lesion c</w:t>
        </w:r>
      </w:ins>
      <w:r>
        <w:t>h</w:t>
      </w:r>
      <w:del w:id="10934" w:author="GoldenCorpusHarness" w:date="2026-03-28T21:57:55Z">
        <w:r>
          <w:delText xml:space="preserve">e 40 participants treated in </w:delText>
        </w:r>
      </w:del>
      <w:ins w:id="10935" w:author="GoldenCorpusHarness" w:date="2026-03-28T21:57:55Z">
        <w:r>
          <w:t>ange from baseline based on BI</w:t>
        </w:r>
      </w:ins>
      <w:r>
        <w:t>C</w:t>
      </w:r>
      <w:del w:id="10936" w:author="GoldenCorpusHarness" w:date="2026-03-28T21:57:55Z">
        <w:r>
          <w:delText>ohort 1A in the study, 39 (97.5%) experienced at least 1 AE and 38 participants (95.0%) experienced AEs considered drug-related by the investigator. Grade ≥3 AEs were reported for</w:delText>
        </w:r>
      </w:del>
      <w:ins w:id="10937" w:author="GoldenCorpusHarness" w:date="2026-03-28T21:57:55Z">
        <w:r>
          <w:t>R assessment is presented in [Figure</w:t>
        </w:r>
      </w:ins>
      <w:r>
        <w:t xml:space="preserve"> 19</w:t>
      </w:r>
      <w:del w:id="10938" w:author="GoldenCorpusHarness" w:date="2026-03-28T21:57:55Z">
        <w:r>
          <w:delText xml:space="preserve"> parti</w:delText>
        </w:r>
      </w:del>
      <w:ins w:id="10939" w:author="GoldenCorpusHarness" w:date="2026-03-28T21:57:55Z">
        <w:r>
          <w:t xml:space="preserve">] and Kaplan-Meier </w:t>
        </w:r>
      </w:ins>
      <w:r>
        <w:t>c</w:t>
      </w:r>
      <w:del w:id="10940" w:author="GoldenCorpusHarness" w:date="2026-03-28T21:57:55Z">
        <w:r>
          <w:delText>ipants (47</w:delText>
        </w:r>
      </w:del>
      <w:ins w:id="10941" w:author="GoldenCorpusHarness" w:date="2026-03-28T21:57:55Z">
        <w:r>
          <w:t>urves for progression-free survival assessed by BICR is presented in [Figure 20]</w:t>
        </w:r>
      </w:ins>
      <w:r>
        <w:t>.</w:t>
      </w:r>
      <w:del w:id="10942" w:author="GoldenCorpusHarness" w:date="2026-03-28T21:57:55Z">
        <w:r>
          <w:delText xml:space="preserve">5%), and Grade ≥3 AEs that were considered drug-related by the investigator were reported for 17 participants (42.5%). There were 28 participants (70.0%) with AEs that required a dose modification and 3 participants (7.5%) discontinued study treatment. No participant in this treatment group experienced an AE that resulted in death. </w:delText>
        </w:r>
      </w:del>
    </w:p>
    <w:bookmarkEnd w:id="372"/>
    <w:p ns2:paraId="0C9BD569" ns2:textId="2B33DAF0" w:rsidR="003C426B" w:rsidRPr="0056266F" w:rsidRDefault="003C426B" w:rsidP="006405A6">
      <w:pPr>
        <w:pStyle w:val="Paragraph"/>
        <w:rPr>
          <w:color w:val="000000"/>
        </w:rPr>
      </w:pPr>
      <w:del w:id="10943" w:author="GoldenCorpusHarness" w:date="2026-03-28T21:57:55Z">
        <w:r>
          <w:delText>The most common AEs regardless of causality (incidence ≥20%) in Cohort 1A by PT were anemia (85.0%), neutrophil count decreased (62.5%), WBC count decreased (50.0%), alopecia (45.0%), COVID-19 (42.5%), rash (40.0%), decreased appetite (37.5%), asthenia (32.5%), nausea (27.5%), constipation (25.0%), ALT increased and stomatitis (22.5% each), diarrhea, hyponatremia, and platelet count decreased (20.0% each) [Table 60].</w:delText>
        </w:r>
      </w:del>
    </w:p>
    <w:p ns2:paraId="6FB4FF7E" ns2:textId="545810FE" w:rsidR="00D16098" w:rsidRPr="0056266F" w:rsidRDefault="00D16098" w:rsidP="00D16098">
      <w:pPr>
        <w:pStyle w:val="Paragraph"/>
        <w:rPr>
          <w:u w:val="single"/>
        </w:rPr>
      </w:pPr>
      <w:del w:id="10944" w:author="GoldenCorpusHarness" w:date="2026-03-28T21:57:55Z">
        <w:r>
          <w:delText>Coho</w:delText>
        </w:r>
      </w:del>
      <w:ins w:id="10945" w:author="GoldenCorpusHarness" w:date="2026-03-28T21:57:55Z">
        <w:r>
          <w:t>Table 33MK-2870-017 (SKB264-II-08): Efficacy Summary in Pa</w:t>
        </w:r>
      </w:ins>
      <w:r>
        <w:t xml:space="preserve">rt </w:t>
      </w:r>
      <w:del w:id="10946" w:author="GoldenCorpusHarness" w:date="2026-03-28T21:57:55Z">
        <w:r>
          <w:delText>1B (sac-TMT 5 mg/kg plus KL-A167 900 mg, q</w:delText>
        </w:r>
      </w:del>
      <w:r>
        <w:t>2</w:t>
      </w:r>
      <w:del w:id="10947" w:author="GoldenCorpusHarness" w:date="2026-03-28T21:57:55Z">
        <w:r>
          <w:delText>w)</w:delText>
        </w:r>
      </w:del>
    </w:p>
    <w:p ns2:paraId="1FF6B065" ns2:textId="6BAD334A" w:rsidR="00EA4324" w:rsidRPr="0056266F" w:rsidRDefault="007C1DF3" w:rsidP="006405A6">
      <w:pPr>
        <w:pStyle w:val="Paragraph"/>
      </w:pPr>
      <w:r w:rsidRPr="0056266F">
        <w:t xml:space="preserve">Of the 101 participants treated in </w:t>
      </w:r>
      <w:r w:rsidR="00E00EDC" w:rsidRPr="0056266F">
        <w:t>C</w:t>
      </w:r>
      <w:r w:rsidRPr="0056266F">
        <w:t>ohort 1B in the study, all participants experienced at least</w:t>
      </w:r>
      <w:r w:rsidR="00CD5A43" w:rsidRPr="0056266F">
        <w:t> </w:t>
      </w:r>
      <w:r w:rsidRPr="0056266F">
        <w:t xml:space="preserve">1 AE, and 99 </w:t>
      </w:r>
      <w:r w:rsidR="005A4AC4" w:rsidRPr="0056266F">
        <w:t xml:space="preserve">participants </w:t>
      </w:r>
      <w:r w:rsidRPr="0056266F">
        <w:t xml:space="preserve">(98.0%) </w:t>
      </w:r>
      <w:r w:rsidR="006D307E" w:rsidRPr="0056266F">
        <w:t xml:space="preserve">experienced AEs </w:t>
      </w:r>
      <w:r w:rsidRPr="0056266F">
        <w:t xml:space="preserve">considered </w:t>
      </w:r>
      <w:r w:rsidR="006D307E" w:rsidRPr="0056266F">
        <w:t xml:space="preserve">drug-related </w:t>
      </w:r>
      <w:r w:rsidRPr="0056266F">
        <w:t xml:space="preserve">by the investigator. Grade ≥3 </w:t>
      </w:r>
      <w:r w:rsidR="006D307E" w:rsidRPr="0056266F">
        <w:t xml:space="preserve">AEs </w:t>
      </w:r>
      <w:r w:rsidR="00E00EDC" w:rsidRPr="0056266F">
        <w:t>were</w:t>
      </w:r>
      <w:r w:rsidRPr="0056266F">
        <w:t xml:space="preserve"> reported </w:t>
      </w:r>
      <w:r w:rsidR="00C9411B" w:rsidRPr="0056266F">
        <w:t xml:space="preserve">for </w:t>
      </w:r>
      <w:r w:rsidR="00F36BB1" w:rsidRPr="0056266F">
        <w:t>64</w:t>
      </w:r>
      <w:r w:rsidRPr="0056266F">
        <w:t xml:space="preserve"> participants (</w:t>
      </w:r>
      <w:r w:rsidR="00F36BB1" w:rsidRPr="0056266F">
        <w:t>63.4</w:t>
      </w:r>
      <w:r w:rsidRPr="0056266F">
        <w:t>%)</w:t>
      </w:r>
      <w:r w:rsidR="00F36BB1" w:rsidRPr="0056266F">
        <w:t xml:space="preserve">, </w:t>
      </w:r>
      <w:r w:rsidR="006D307E" w:rsidRPr="0056266F">
        <w:t>and Grade ≥3 AEs that</w:t>
      </w:r>
      <w:r w:rsidR="00F36BB1" w:rsidRPr="0056266F">
        <w:t xml:space="preserve"> were </w:t>
      </w:r>
      <w:r w:rsidR="006D307E" w:rsidRPr="0056266F">
        <w:t>considered drug-</w:t>
      </w:r>
      <w:r w:rsidR="00F36BB1" w:rsidRPr="0056266F">
        <w:t>related by the investigator</w:t>
      </w:r>
      <w:r w:rsidR="006D307E" w:rsidRPr="0056266F">
        <w:t xml:space="preserve"> were reported in</w:t>
      </w:r>
      <w:r w:rsidR="00F36BB1" w:rsidRPr="0056266F">
        <w:t xml:space="preserve"> 57 </w:t>
      </w:r>
      <w:r w:rsidR="006D307E" w:rsidRPr="0056266F">
        <w:t xml:space="preserve">participants </w:t>
      </w:r>
      <w:r w:rsidR="00F36BB1" w:rsidRPr="0056266F">
        <w:t>(56.4%).</w:t>
      </w:r>
      <w:r w:rsidRPr="0056266F">
        <w:t xml:space="preserve"> </w:t>
      </w:r>
      <w:r w:rsidR="006D307E" w:rsidRPr="0056266F">
        <w:t>There were 64</w:t>
      </w:r>
      <w:r w:rsidRPr="0056266F">
        <w:t xml:space="preserve"> participants (</w:t>
      </w:r>
      <w:r w:rsidR="00F36BB1" w:rsidRPr="0056266F">
        <w:t>63.4</w:t>
      </w:r>
      <w:r w:rsidRPr="0056266F">
        <w:t xml:space="preserve">%) </w:t>
      </w:r>
      <w:r w:rsidR="006D307E" w:rsidRPr="0056266F">
        <w:t>with AEs</w:t>
      </w:r>
      <w:r w:rsidRPr="0056266F">
        <w:t xml:space="preserve"> that required a </w:t>
      </w:r>
      <w:r w:rsidR="00ED0DF8" w:rsidRPr="0056266F">
        <w:t xml:space="preserve">dose </w:t>
      </w:r>
      <w:r w:rsidRPr="0056266F">
        <w:t xml:space="preserve">modification </w:t>
      </w:r>
      <w:r w:rsidR="006D307E" w:rsidRPr="0056266F">
        <w:t>and 5</w:t>
      </w:r>
      <w:r w:rsidR="00CD5A43" w:rsidRPr="0056266F">
        <w:t> </w:t>
      </w:r>
      <w:r w:rsidR="00726CDF" w:rsidRPr="0056266F">
        <w:t>participants (5</w:t>
      </w:r>
      <w:r w:rsidR="00CD5A43" w:rsidRPr="0056266F">
        <w:t>.0</w:t>
      </w:r>
      <w:r w:rsidR="00726CDF" w:rsidRPr="0056266F">
        <w:t>%)</w:t>
      </w:r>
      <w:r w:rsidRPr="0056266F">
        <w:t xml:space="preserve"> discontinued study treatment. </w:t>
      </w:r>
      <w:r w:rsidR="00970F42" w:rsidRPr="0056266F">
        <w:t>In this treatment group, 1</w:t>
      </w:r>
      <w:r w:rsidR="00726CDF" w:rsidRPr="0056266F">
        <w:t xml:space="preserve"> participant (1.0%) </w:t>
      </w:r>
      <w:r w:rsidR="00ED0DF8" w:rsidRPr="0056266F">
        <w:t>experienced an AE that resulted in death</w:t>
      </w:r>
      <w:r w:rsidR="00E00EDC" w:rsidRPr="0056266F">
        <w:t>,</w:t>
      </w:r>
      <w:r w:rsidR="006F0735" w:rsidRPr="0056266F">
        <w:t xml:space="preserve"> which was not </w:t>
      </w:r>
      <w:r w:rsidR="00970F42" w:rsidRPr="0056266F">
        <w:t>considered to be drug-related</w:t>
      </w:r>
      <w:r w:rsidR="006F0735" w:rsidRPr="0056266F">
        <w:t xml:space="preserve"> by the investigator</w:t>
      </w:r>
      <w:r w:rsidRPr="0056266F">
        <w:t xml:space="preserve">. </w:t>
      </w:r>
    </w:p>
    <w:p ns2:paraId="5156CE5F" ns2:textId="5614A676" w:rsidR="00E351C0" w:rsidRPr="0056266F" w:rsidRDefault="006405A6" w:rsidP="006405A6">
      <w:pPr>
        <w:pStyle w:val="Paragraph"/>
        <w:rPr>
          <w:color w:val="000000"/>
        </w:rPr>
      </w:pPr>
      <w:del w:id="10948" w:author="GoldenCorpusHarness" w:date="2026-03-28T21:57:55Z">
        <w:r>
          <w:delText>The most common AEs regardless of causality (incidence ≥20%) in Cohort 1B by PT were anemia (84.2%), neutrophil count decreased (65.3%), WBC count decreased (52.5%), stomatitis (51.5%), alopecia (44.6%), rash (34.7%), nausea (32.7%), decreased appetite (31.7%), vomiting (24.8%), ALT increased and asthenia (22.8% each) [Table 60].</w:delText>
        </w:r>
      </w:del>
    </w:p>
    <w:p ns2:paraId="69246676" ns2:textId="51DF605E" w:rsidR="003A77A6" w:rsidRPr="0056266F" w:rsidRDefault="00D06D63" w:rsidP="006405A6">
      <w:pPr>
        <w:pStyle w:val="Paragraph"/>
        <w:rPr>
          <w:color w:val="000000"/>
          <w:u w:val="single"/>
        </w:rPr>
      </w:pPr>
      <w:del w:id="10949" w:author="GoldenCorpusHarness" w:date="2026-03-28T21:57:55Z">
        <w:r>
          <w:delText>Coho</w:delText>
        </w:r>
      </w:del>
      <w:ins w:id="10950" w:author="GoldenCorpusHarness" w:date="2026-03-28T21:57:55Z">
        <w:r>
          <w:t>Figure 19MK-2870-017 (SKB264-II-08) pa</w:t>
        </w:r>
      </w:ins>
      <w:r>
        <w:t>rt 2</w:t>
      </w:r>
      <w:ins w:id="10951" w:author="GoldenCorpusHarness" w:date="2026-03-28T21:57:55Z">
        <w:r>
          <w:t>:</w:t>
        </w:r>
      </w:ins>
      <w:r>
        <w:t xml:space="preserve"> </w:t>
      </w:r>
      <w:ins w:id="10952" w:author="GoldenCorpusHarness" w:date="2026-03-28T21:57:55Z">
        <w:r>
          <w:t>Waterfall Plot for Best Target Lesion Ch</w:t>
        </w:r>
      </w:ins>
      <w:r>
        <w:t>an</w:t>
      </w:r>
      <w:del w:id="10953" w:author="GoldenCorpusHarness" w:date="2026-03-28T21:57:55Z">
        <w:r>
          <w:delText>d</w:delText>
        </w:r>
      </w:del>
      <w:ins w:id="10954" w:author="GoldenCorpusHarness" w:date="2026-03-28T21:57:55Z">
        <w:r>
          <w:t>ge</w:t>
        </w:r>
      </w:ins>
      <w:r>
        <w:t xml:space="preserve"> </w:t>
      </w:r>
      <w:del w:id="10955" w:author="GoldenCorpusHarness" w:date="2026-03-28T21:57:55Z">
        <w:r>
          <w:delText>C</w:delText>
        </w:r>
      </w:del>
      <w:ins w:id="10956" w:author="GoldenCorpusHarness" w:date="2026-03-28T21:57:55Z">
        <w:r>
          <w:t>Fr</w:t>
        </w:r>
      </w:ins>
      <w:r>
        <w:t>o</w:t>
      </w:r>
      <w:del w:id="10957" w:author="GoldenCorpusHarness" w:date="2026-03-28T21:57:55Z">
        <w:r>
          <w:delText>hort</w:delText>
        </w:r>
      </w:del>
      <w:ins w:id="10958" w:author="GoldenCorpusHarness" w:date="2026-03-28T21:57:55Z">
        <w:r>
          <w:t>m</w:t>
        </w:r>
      </w:ins>
      <w:r>
        <w:t xml:space="preserve"> </w:t>
      </w:r>
      <w:del w:id="10959" w:author="GoldenCorpusHarness" w:date="2026-03-28T21:57:55Z">
        <w:r>
          <w:delText>3 (</w:delText>
        </w:r>
      </w:del>
      <w:ins w:id="10960" w:author="GoldenCorpusHarness" w:date="2026-03-28T21:57:55Z">
        <w:r>
          <w:t>Ba</w:t>
        </w:r>
      </w:ins>
      <w:r>
        <w:t>s</w:t>
      </w:r>
      <w:del w:id="10961" w:author="GoldenCorpusHarness" w:date="2026-03-28T21:57:55Z">
        <w:r>
          <w:delText>ac-TMT p</w:delText>
        </w:r>
      </w:del>
      <w:ins w:id="10962" w:author="GoldenCorpusHarness" w:date="2026-03-28T21:57:55Z">
        <w:r>
          <w:t>e</w:t>
        </w:r>
      </w:ins>
      <w:r>
        <w:t>l</w:t>
      </w:r>
      <w:del w:id="10963" w:author="GoldenCorpusHarness" w:date="2026-03-28T21:57:55Z">
        <w:r>
          <w:delText>us KL-A167 plus plat</w:delText>
        </w:r>
      </w:del>
      <w:r>
        <w:t>in</w:t>
      </w:r>
      <w:del w:id="10964" w:author="GoldenCorpusHarness" w:date="2026-03-28T21:57:55Z">
        <w:r>
          <w:delText>um-b</w:delText>
        </w:r>
      </w:del>
      <w:ins w:id="10965" w:author="GoldenCorpusHarness" w:date="2026-03-28T21:57:55Z">
        <w:r>
          <w:t>e B</w:t>
        </w:r>
      </w:ins>
      <w:r>
        <w:t xml:space="preserve">ased </w:t>
      </w:r>
      <w:del w:id="10966" w:author="GoldenCorpusHarness" w:date="2026-03-28T21:57:55Z">
        <w:r>
          <w:delText>ch</w:delText>
        </w:r>
      </w:del>
      <w:ins w:id="10967" w:author="GoldenCorpusHarness" w:date="2026-03-28T21:57:55Z">
        <w:r>
          <w:t>on BICR Ass</w:t>
        </w:r>
      </w:ins>
      <w:r>
        <w:t>e</w:t>
      </w:r>
      <w:ins w:id="10968" w:author="GoldenCorpusHarness" w:date="2026-03-28T21:57:55Z">
        <w:r>
          <w:t>ss</w:t>
        </w:r>
      </w:ins>
      <w:r>
        <w:t>m</w:t>
      </w:r>
      <w:del w:id="10969" w:author="GoldenCorpusHarness" w:date="2026-03-28T21:57:55Z">
        <w:r>
          <w:delText>o</w:delText>
        </w:r>
      </w:del>
      <w:ins w:id="10970" w:author="GoldenCorpusHarness" w:date="2026-03-28T21:57:55Z">
        <w:r>
          <w:t>en</w:t>
        </w:r>
      </w:ins>
      <w:r>
        <w:t>t</w:t>
      </w:r>
      <w:del w:id="10971" w:author="GoldenCorpusHarness" w:date="2026-03-28T21:57:55Z">
        <w:r>
          <w:delText>herapy)</w:delText>
        </w:r>
      </w:del>
    </w:p>
    <w:p ns2:paraId="3447A570" ns2:textId="27C39AF8" w:rsidR="00332638" w:rsidRDefault="00E715F5" w:rsidP="006405A6">
      <w:pPr>
        <w:pStyle w:val="Paragraph"/>
        <w:rPr>
          <w:color w:val="000000"/>
        </w:rPr>
      </w:pPr>
      <w:del w:id="10972" w:author="GoldenCorpusHarness" w:date="2026-03-28T21:57:55Z">
        <w:r>
          <w:delText xml:space="preserve">The combination of Sac-TMT plus KL-A167 and platinum-based chemotherapy did not show favorable safety profile with high incidence of Grade 3 or 4 toxicity especially the hematologic toxicities compared with sac-TMT plus KL-A167. </w:delText>
        </w:r>
      </w:del>
    </w:p>
    <w:p ns2:paraId="43F7209F" ns2:textId="6F21C03C" w:rsidR="006405A6" w:rsidRDefault="006405A6" w:rsidP="006405A6">
      <w:pPr>
        <w:pStyle w:val="Paragraph"/>
      </w:pPr>
    </w:p>
    <w:p ns2:paraId="7AAB5C6F" ns2:textId="77777777" w:rsidR="006405A6" w:rsidRDefault="006405A6" w:rsidP="006405A6">
      <w:pPr>
        <w:pStyle w:val="Paragraph"/>
        <w:sectPr w:rsidR="006405A6" w:rsidSect="006405A6">
          <w:headerReference w:type="default" ns3:id="rId71"/>
          <w:footerReference w:type="default" ns3:id="rId72"/>
          <w:pgSz w:w="12240" w:h="15840"/>
          <w:pgMar w:top="1440" w:right="1440" w:bottom="1440" w:left="1800" w:header="720" w:footer="720" w:gutter="0"/>
          <w:cols w:space="720"/>
          <w:docGrid w:linePitch="326"/>
        </w:sectPr>
      </w:pPr>
      <w:ins w:id="10973" w:author="GoldenCorpusHarness" w:date="2026-03-28T21:57:55Z">
        <w:r>
          <w:t>Figure 20MK-2870-017 (SKB264-II-08) Part 2: Kaplan-Meier Curves for Progression-free Survival Assessed by BICR</w:t>
        </w:r>
      </w:ins>
    </w:p>
    <w:p ns2:paraId="1B060503" ns2:textId="6C74F683" w:rsidR="00B6224B" w:rsidRDefault="00305189" w:rsidP="00946CD6">
      <w:pPr>
        <w:pStyle w:val="TableTitle"/>
      </w:pPr>
      <w:del w:id="10974" w:author="GoldenCorpusHarness" w:date="2026-03-28T21:57:55Z">
        <w:r>
          <w:delText>Table 35Study MK-2870-013 (SKB264-II-05): Adverse Event Summary (APaT Population)</w:delText>
        </w:r>
      </w:del>
    </w:p>
    <w:tbl>
      <w:tblPr>
        <w:tblW w:w="5000" w:type="pct"/>
        <w:jc w:val="center"/>
        <w:tblBorders>
          <w:top w:val="double" w:sz="6" w:space="0" w:color="auto"/>
          <w:left w:val="single" w:sz="6" w:space="0" w:color="auto"/>
          <w:bottom w:val="double" w:sz="6" w:space="0" w:color="auto"/>
          <w:right w:val="single" w:sz="6" w:space="0" w:color="auto"/>
        </w:tblBorders>
        <w:tblCellMar>
          <w:left w:w="72" w:type="dxa"/>
          <w:right w:w="72" w:type="dxa"/>
        </w:tblCellMar>
        <w:tblLook w:val="0000" w:firstRow="0" w:lastRow="0" w:firstColumn="0" w:lastColumn="0" w:noHBand="0" w:noVBand="0"/>
      </w:tblPr>
      <w:tblGrid>
        <w:gridCol w:w="4492"/>
        <w:gridCol w:w="1170"/>
        <w:gridCol w:w="1284"/>
        <w:gridCol w:w="1025"/>
        <w:gridCol w:w="1018"/>
      </w:tblGrid>
      <w:tr w:rsidR="00DB10F5" ns2:paraId="340034AD" ns2:textId="77777777" w:rsidTr="00E45D1E">
        <w:trPr>
          <w:trHeight w:val="918"/>
          <w:jc w:val="center"/>
        </w:trPr>
        <w:tc>
          <w:tcPr>
            <w:tcW w:w="2499" w:type="pct"/>
            <w:tcBorders>
              <w:top w:val="double" w:sz="6" w:space="0" w:color="auto"/>
              <w:bottom w:val="nil"/>
              <w:right w:val="single" w:sz="2" w:space="0" w:color="auto"/>
            </w:tcBorders>
          </w:tcPr>
          <w:p ns2:paraId="4DA7F001" ns2:textId="77777777" w:rsidR="00DB10F5" w:rsidRDefault="00DB10F5" w:rsidP="00B3093D">
            <w:pPr>
              <w:spacing w:before="15" w:after="15"/>
              <w:rPr>
                <w:sz w:val="18"/>
                <w:szCs w:val="18"/>
              </w:rPr>
            </w:pPr>
            <w:bookmarkStart w:id="375" w:name="_Hlk178464528"/>
          </w:p>
        </w:tc>
        <w:tc>
          <w:tcPr>
            <w:tcW w:w="1365" w:type="pct"/>
            <w:gridSpan w:val="2"/>
            <w:tcBorders>
              <w:top w:val="double" w:sz="6" w:space="0" w:color="auto"/>
              <w:left w:val="nil"/>
              <w:bottom w:val="single" w:sz="2" w:space="0" w:color="auto"/>
              <w:right w:val="single" w:sz="2" w:space="0" w:color="auto"/>
            </w:tcBorders>
          </w:tcPr>
          <w:p ns2:paraId="3EAF4435" ns2:textId="77777777" w:rsidR="00DB10F5" w:rsidRDefault="00DB10F5" w:rsidP="00B3093D">
            <w:pPr>
              <w:spacing w:before="15" w:after="15"/>
              <w:jc w:val="center"/>
              <w:rPr>
                <w:sz w:val="18"/>
                <w:szCs w:val="18"/>
              </w:rPr>
            </w:pPr>
            <w:r>
              <w:rPr>
                <w:sz w:val="18"/>
                <w:szCs w:val="18"/>
              </w:rPr>
              <w:t xml:space="preserve"> Cohort 1A </w:t>
            </w:r>
          </w:p>
          <w:p ns2:paraId="64D88A08" ns2:textId="35947FFE" w:rsidR="00DB10F5" w:rsidRDefault="005F4918" w:rsidP="00B3093D">
            <w:pPr>
              <w:spacing w:before="15" w:after="15"/>
              <w:jc w:val="center"/>
              <w:rPr>
                <w:sz w:val="18"/>
                <w:szCs w:val="18"/>
              </w:rPr>
            </w:pPr>
            <w:r w:rsidRPr="005F4918">
              <w:rPr>
                <w:sz w:val="18"/>
                <w:szCs w:val="18"/>
              </w:rPr>
              <w:t>sac-TMT</w:t>
            </w:r>
            <w:r w:rsidR="00DB10F5">
              <w:rPr>
                <w:sz w:val="18"/>
                <w:szCs w:val="18"/>
              </w:rPr>
              <w:t xml:space="preserve"> 5 mg/kg + KL-A167 1200 mg, </w:t>
            </w:r>
            <w:r w:rsidR="009940A1">
              <w:rPr>
                <w:sz w:val="18"/>
                <w:szCs w:val="18"/>
              </w:rPr>
              <w:t>q3w</w:t>
            </w:r>
          </w:p>
        </w:tc>
        <w:tc>
          <w:tcPr>
            <w:tcW w:w="1136" w:type="pct"/>
            <w:gridSpan w:val="2"/>
            <w:tcBorders>
              <w:top w:val="double" w:sz="6" w:space="0" w:color="auto"/>
              <w:left w:val="nil"/>
              <w:bottom w:val="single" w:sz="2" w:space="0" w:color="auto"/>
              <w:right w:val="single" w:sz="2" w:space="0" w:color="auto"/>
            </w:tcBorders>
          </w:tcPr>
          <w:p ns2:paraId="62343A82" ns2:textId="77777777" w:rsidR="00DB10F5" w:rsidRDefault="00DB10F5" w:rsidP="00B3093D">
            <w:pPr>
              <w:spacing w:before="15" w:after="15"/>
              <w:jc w:val="center"/>
              <w:rPr>
                <w:sz w:val="18"/>
                <w:szCs w:val="18"/>
              </w:rPr>
            </w:pPr>
            <w:r>
              <w:rPr>
                <w:sz w:val="18"/>
                <w:szCs w:val="18"/>
              </w:rPr>
              <w:t xml:space="preserve">Cohort 1B </w:t>
            </w:r>
          </w:p>
          <w:p ns2:paraId="08B572C2" ns2:textId="45C40A73" w:rsidR="00DB10F5" w:rsidRDefault="005F4918" w:rsidP="00B3093D">
            <w:pPr>
              <w:spacing w:before="15" w:after="15"/>
              <w:jc w:val="center"/>
              <w:rPr>
                <w:sz w:val="18"/>
                <w:szCs w:val="18"/>
              </w:rPr>
            </w:pPr>
            <w:r w:rsidRPr="005F4918">
              <w:rPr>
                <w:sz w:val="18"/>
                <w:szCs w:val="18"/>
              </w:rPr>
              <w:t>sac-TMT</w:t>
            </w:r>
            <w:r w:rsidR="00DB10F5">
              <w:rPr>
                <w:sz w:val="18"/>
                <w:szCs w:val="18"/>
              </w:rPr>
              <w:t xml:space="preserve"> 5 mg/kg + KL-A167 900 mg, </w:t>
            </w:r>
            <w:r w:rsidR="009940A1">
              <w:rPr>
                <w:sz w:val="18"/>
                <w:szCs w:val="18"/>
              </w:rPr>
              <w:t>q2w</w:t>
            </w:r>
          </w:p>
        </w:tc>
      </w:tr>
      <w:tr w:rsidR="00DB10F5" ns2:paraId="78F3AAB1" ns2:textId="77777777" w:rsidTr="00E45D1E">
        <w:tblPrEx>
          <w:tblBorders>
            <w:top w:val="single" w:sz="6" w:space="0" w:color="auto"/>
            <w:bottom w:val="single" w:sz="6" w:space="0" w:color="auto"/>
          </w:tblBorders>
        </w:tblPrEx>
        <w:trPr>
          <w:jc w:val="center"/>
        </w:trPr>
        <w:tc>
          <w:tcPr>
            <w:tcW w:w="2499" w:type="pct"/>
            <w:tcBorders>
              <w:top w:val="nil"/>
              <w:bottom w:val="single" w:sz="2" w:space="0" w:color="auto"/>
              <w:right w:val="single" w:sz="2" w:space="0" w:color="auto"/>
            </w:tcBorders>
          </w:tcPr>
          <w:p ns2:paraId="06F18D2B" ns2:textId="77777777" w:rsidR="00DB10F5" w:rsidRDefault="00DB10F5" w:rsidP="00B3093D">
            <w:pPr>
              <w:spacing w:before="15" w:after="15"/>
              <w:rPr>
                <w:sz w:val="18"/>
                <w:szCs w:val="18"/>
              </w:rPr>
            </w:pPr>
          </w:p>
        </w:tc>
        <w:tc>
          <w:tcPr>
            <w:tcW w:w="651" w:type="pct"/>
            <w:tcBorders>
              <w:top w:val="nil"/>
              <w:left w:val="nil"/>
              <w:bottom w:val="single" w:sz="2" w:space="0" w:color="auto"/>
              <w:right w:val="nil"/>
            </w:tcBorders>
          </w:tcPr>
          <w:p ns2:paraId="7BC1668F" ns2:textId="77777777" w:rsidR="00DB10F5" w:rsidRDefault="00DB10F5" w:rsidP="00B3093D">
            <w:pPr>
              <w:spacing w:before="15" w:after="15"/>
              <w:jc w:val="center"/>
              <w:rPr>
                <w:sz w:val="18"/>
                <w:szCs w:val="18"/>
              </w:rPr>
            </w:pPr>
            <w:r>
              <w:rPr>
                <w:sz w:val="18"/>
                <w:szCs w:val="18"/>
              </w:rPr>
              <w:t xml:space="preserve">n </w:t>
            </w:r>
          </w:p>
        </w:tc>
        <w:tc>
          <w:tcPr>
            <w:tcW w:w="714" w:type="pct"/>
            <w:tcBorders>
              <w:top w:val="nil"/>
              <w:left w:val="nil"/>
              <w:bottom w:val="single" w:sz="2" w:space="0" w:color="auto"/>
              <w:right w:val="single" w:sz="2" w:space="0" w:color="auto"/>
            </w:tcBorders>
          </w:tcPr>
          <w:p ns2:paraId="45888824" ns2:textId="2BDE1B7F" w:rsidR="00DB10F5" w:rsidRDefault="00DB10F5" w:rsidP="00E45D1E">
            <w:pPr>
              <w:spacing w:before="15" w:after="15"/>
              <w:jc w:val="center"/>
              <w:rPr>
                <w:sz w:val="18"/>
                <w:szCs w:val="18"/>
              </w:rPr>
            </w:pPr>
            <w:r>
              <w:rPr>
                <w:sz w:val="18"/>
                <w:szCs w:val="18"/>
              </w:rPr>
              <w:t>(%)</w:t>
            </w:r>
          </w:p>
        </w:tc>
        <w:tc>
          <w:tcPr>
            <w:tcW w:w="570" w:type="pct"/>
            <w:tcBorders>
              <w:top w:val="nil"/>
              <w:left w:val="nil"/>
              <w:bottom w:val="single" w:sz="2" w:space="0" w:color="auto"/>
              <w:right w:val="nil"/>
            </w:tcBorders>
          </w:tcPr>
          <w:p ns2:paraId="21DBA13A" ns2:textId="77777777" w:rsidR="00DB10F5" w:rsidRDefault="00DB10F5" w:rsidP="00B3093D">
            <w:pPr>
              <w:spacing w:before="15" w:after="15"/>
              <w:jc w:val="center"/>
              <w:rPr>
                <w:sz w:val="18"/>
                <w:szCs w:val="18"/>
              </w:rPr>
            </w:pPr>
            <w:r>
              <w:rPr>
                <w:sz w:val="18"/>
                <w:szCs w:val="18"/>
              </w:rPr>
              <w:t xml:space="preserve">n </w:t>
            </w:r>
          </w:p>
        </w:tc>
        <w:tc>
          <w:tcPr>
            <w:tcW w:w="566" w:type="pct"/>
            <w:tcBorders>
              <w:top w:val="nil"/>
              <w:left w:val="nil"/>
              <w:bottom w:val="single" w:sz="2" w:space="0" w:color="auto"/>
              <w:right w:val="single" w:sz="2" w:space="0" w:color="auto"/>
            </w:tcBorders>
          </w:tcPr>
          <w:p ns2:paraId="01C4E0E0" ns2:textId="77777777" w:rsidR="00DB10F5" w:rsidRDefault="00DB10F5" w:rsidP="00B3093D">
            <w:pPr>
              <w:spacing w:before="15" w:after="15"/>
              <w:jc w:val="center"/>
              <w:rPr>
                <w:sz w:val="18"/>
                <w:szCs w:val="18"/>
              </w:rPr>
            </w:pPr>
            <w:r>
              <w:rPr>
                <w:sz w:val="18"/>
                <w:szCs w:val="18"/>
              </w:rPr>
              <w:t xml:space="preserve">(%) </w:t>
            </w:r>
          </w:p>
        </w:tc>
      </w:tr>
      <w:tr w:rsidR="00DB10F5" ns2:paraId="48A6EB3C" ns2:textId="77777777" w:rsidTr="00E45D1E">
        <w:tblPrEx>
          <w:tblBorders>
            <w:top w:val="single" w:sz="6" w:space="0" w:color="auto"/>
            <w:bottom w:val="single" w:sz="6" w:space="0" w:color="auto"/>
          </w:tblBorders>
        </w:tblPrEx>
        <w:trPr>
          <w:jc w:val="center"/>
        </w:trPr>
        <w:tc>
          <w:tcPr>
            <w:tcW w:w="2499" w:type="pct"/>
            <w:tcBorders>
              <w:top w:val="nil"/>
              <w:bottom w:val="nil"/>
              <w:right w:val="single" w:sz="2" w:space="0" w:color="auto"/>
            </w:tcBorders>
          </w:tcPr>
          <w:p ns2:paraId="36E846C8" ns2:textId="77777777" w:rsidR="00DB10F5" w:rsidRDefault="00DB10F5" w:rsidP="00B3093D">
            <w:pPr>
              <w:spacing w:before="15" w:after="15"/>
              <w:ind w:left="160" w:right="1" w:hanging="160"/>
              <w:rPr>
                <w:sz w:val="18"/>
                <w:szCs w:val="18"/>
              </w:rPr>
            </w:pPr>
            <w:r>
              <w:rPr>
                <w:sz w:val="18"/>
                <w:szCs w:val="18"/>
              </w:rPr>
              <w:t xml:space="preserve"> Participants in population </w:t>
            </w:r>
          </w:p>
        </w:tc>
        <w:tc>
          <w:tcPr>
            <w:tcW w:w="651" w:type="pct"/>
            <w:tcBorders>
              <w:top w:val="nil"/>
              <w:left w:val="nil"/>
              <w:bottom w:val="nil"/>
              <w:right w:val="nil"/>
            </w:tcBorders>
          </w:tcPr>
          <w:p ns2:paraId="07F04897" ns2:textId="77777777" w:rsidR="00DB10F5" w:rsidRDefault="00DB10F5" w:rsidP="00B3093D">
            <w:pPr>
              <w:tabs>
                <w:tab w:val="decimal" w:pos="372"/>
                <w:tab w:val="left" w:pos="452"/>
              </w:tabs>
              <w:spacing w:before="15" w:after="15"/>
              <w:rPr>
                <w:sz w:val="18"/>
                <w:szCs w:val="18"/>
              </w:rPr>
            </w:pPr>
            <w:r>
              <w:rPr>
                <w:sz w:val="18"/>
                <w:szCs w:val="18"/>
              </w:rPr>
              <w:tab/>
              <w:t xml:space="preserve">40 </w:t>
            </w:r>
          </w:p>
        </w:tc>
        <w:tc>
          <w:tcPr>
            <w:tcW w:w="714" w:type="pct"/>
            <w:tcBorders>
              <w:top w:val="nil"/>
              <w:left w:val="nil"/>
              <w:bottom w:val="nil"/>
              <w:right w:val="single" w:sz="2" w:space="0" w:color="auto"/>
            </w:tcBorders>
          </w:tcPr>
          <w:p ns2:paraId="281D8BD8" ns2:textId="77777777" w:rsidR="00DB10F5" w:rsidRDefault="00DB10F5" w:rsidP="00B3093D">
            <w:pPr>
              <w:tabs>
                <w:tab w:val="decimal" w:pos="246"/>
                <w:tab w:val="left" w:pos="326"/>
              </w:tabs>
              <w:spacing w:before="15" w:after="15"/>
              <w:rPr>
                <w:sz w:val="18"/>
                <w:szCs w:val="18"/>
              </w:rPr>
            </w:pPr>
            <w:r>
              <w:rPr>
                <w:sz w:val="18"/>
                <w:szCs w:val="18"/>
              </w:rPr>
              <w:tab/>
            </w:r>
          </w:p>
        </w:tc>
        <w:tc>
          <w:tcPr>
            <w:tcW w:w="570" w:type="pct"/>
            <w:tcBorders>
              <w:top w:val="nil"/>
              <w:left w:val="nil"/>
              <w:bottom w:val="nil"/>
              <w:right w:val="nil"/>
            </w:tcBorders>
          </w:tcPr>
          <w:p ns2:paraId="108A9FC9" ns2:textId="77777777" w:rsidR="00DB10F5" w:rsidRDefault="00DB10F5" w:rsidP="00B3093D">
            <w:pPr>
              <w:tabs>
                <w:tab w:val="decimal" w:pos="372"/>
                <w:tab w:val="left" w:pos="452"/>
              </w:tabs>
              <w:spacing w:before="15" w:after="15"/>
              <w:rPr>
                <w:sz w:val="18"/>
                <w:szCs w:val="18"/>
              </w:rPr>
            </w:pPr>
            <w:r>
              <w:rPr>
                <w:sz w:val="18"/>
                <w:szCs w:val="18"/>
              </w:rPr>
              <w:tab/>
              <w:t xml:space="preserve">101 </w:t>
            </w:r>
          </w:p>
        </w:tc>
        <w:tc>
          <w:tcPr>
            <w:tcW w:w="566" w:type="pct"/>
            <w:tcBorders>
              <w:top w:val="nil"/>
              <w:left w:val="nil"/>
              <w:bottom w:val="nil"/>
              <w:right w:val="single" w:sz="2" w:space="0" w:color="auto"/>
            </w:tcBorders>
          </w:tcPr>
          <w:p ns2:paraId="31208BFB" ns2:textId="77777777" w:rsidR="00DB10F5" w:rsidRDefault="00DB10F5" w:rsidP="00B3093D">
            <w:pPr>
              <w:tabs>
                <w:tab w:val="decimal" w:pos="246"/>
                <w:tab w:val="left" w:pos="326"/>
              </w:tabs>
              <w:spacing w:before="15" w:after="15"/>
              <w:rPr>
                <w:sz w:val="18"/>
                <w:szCs w:val="18"/>
              </w:rPr>
            </w:pPr>
            <w:r>
              <w:rPr>
                <w:sz w:val="18"/>
                <w:szCs w:val="18"/>
              </w:rPr>
              <w:tab/>
            </w:r>
          </w:p>
        </w:tc>
      </w:tr>
      <w:tr w:rsidR="00DB10F5" ns2:paraId="4977D897" ns2:textId="77777777" w:rsidTr="00E45D1E">
        <w:tblPrEx>
          <w:tblBorders>
            <w:top w:val="single" w:sz="6" w:space="0" w:color="auto"/>
            <w:bottom w:val="single" w:sz="6" w:space="0" w:color="auto"/>
          </w:tblBorders>
        </w:tblPrEx>
        <w:trPr>
          <w:jc w:val="center"/>
        </w:trPr>
        <w:tc>
          <w:tcPr>
            <w:tcW w:w="2499" w:type="pct"/>
            <w:tcBorders>
              <w:top w:val="nil"/>
              <w:bottom w:val="nil"/>
              <w:right w:val="single" w:sz="2" w:space="0" w:color="auto"/>
            </w:tcBorders>
          </w:tcPr>
          <w:p ns2:paraId="469B2879" ns2:textId="77777777" w:rsidR="00DB10F5" w:rsidRDefault="00DB10F5" w:rsidP="00B3093D">
            <w:pPr>
              <w:spacing w:before="15" w:after="15"/>
              <w:ind w:left="160" w:right="1" w:hanging="160"/>
              <w:rPr>
                <w:sz w:val="18"/>
                <w:szCs w:val="18"/>
              </w:rPr>
            </w:pPr>
            <w:r>
              <w:rPr>
                <w:sz w:val="18"/>
                <w:szCs w:val="18"/>
              </w:rPr>
              <w:t xml:space="preserve">   with one or more adverse events </w:t>
            </w:r>
          </w:p>
        </w:tc>
        <w:tc>
          <w:tcPr>
            <w:tcW w:w="651" w:type="pct"/>
            <w:tcBorders>
              <w:top w:val="nil"/>
              <w:left w:val="nil"/>
              <w:bottom w:val="nil"/>
              <w:right w:val="nil"/>
            </w:tcBorders>
          </w:tcPr>
          <w:p ns2:paraId="496C9554" ns2:textId="77777777" w:rsidR="00DB10F5" w:rsidRDefault="00DB10F5" w:rsidP="00B3093D">
            <w:pPr>
              <w:tabs>
                <w:tab w:val="decimal" w:pos="372"/>
                <w:tab w:val="left" w:pos="452"/>
              </w:tabs>
              <w:spacing w:before="15" w:after="15"/>
              <w:rPr>
                <w:sz w:val="18"/>
                <w:szCs w:val="18"/>
              </w:rPr>
            </w:pPr>
            <w:r>
              <w:rPr>
                <w:sz w:val="18"/>
                <w:szCs w:val="18"/>
              </w:rPr>
              <w:tab/>
              <w:t xml:space="preserve">39 </w:t>
            </w:r>
          </w:p>
        </w:tc>
        <w:tc>
          <w:tcPr>
            <w:tcW w:w="714" w:type="pct"/>
            <w:tcBorders>
              <w:top w:val="nil"/>
              <w:left w:val="nil"/>
              <w:bottom w:val="nil"/>
              <w:right w:val="single" w:sz="2" w:space="0" w:color="auto"/>
            </w:tcBorders>
          </w:tcPr>
          <w:p ns2:paraId="65A99C84" ns2:textId="77777777" w:rsidR="00DB10F5" w:rsidRDefault="00DB10F5" w:rsidP="00B3093D">
            <w:pPr>
              <w:tabs>
                <w:tab w:val="decimal" w:pos="246"/>
                <w:tab w:val="left" w:pos="326"/>
              </w:tabs>
              <w:spacing w:before="15" w:after="15"/>
              <w:rPr>
                <w:sz w:val="18"/>
                <w:szCs w:val="18"/>
              </w:rPr>
            </w:pPr>
            <w:r>
              <w:rPr>
                <w:sz w:val="18"/>
                <w:szCs w:val="18"/>
              </w:rPr>
              <w:tab/>
              <w:t xml:space="preserve">(97.5) </w:t>
            </w:r>
          </w:p>
        </w:tc>
        <w:tc>
          <w:tcPr>
            <w:tcW w:w="570" w:type="pct"/>
            <w:tcBorders>
              <w:top w:val="nil"/>
              <w:left w:val="nil"/>
              <w:bottom w:val="nil"/>
              <w:right w:val="nil"/>
            </w:tcBorders>
          </w:tcPr>
          <w:p ns2:paraId="36E66E76" ns2:textId="77777777" w:rsidR="00DB10F5" w:rsidRDefault="00DB10F5" w:rsidP="00B3093D">
            <w:pPr>
              <w:tabs>
                <w:tab w:val="decimal" w:pos="372"/>
                <w:tab w:val="left" w:pos="452"/>
              </w:tabs>
              <w:spacing w:before="15" w:after="15"/>
              <w:rPr>
                <w:sz w:val="18"/>
                <w:szCs w:val="18"/>
              </w:rPr>
            </w:pPr>
            <w:r>
              <w:rPr>
                <w:sz w:val="18"/>
                <w:szCs w:val="18"/>
              </w:rPr>
              <w:tab/>
              <w:t xml:space="preserve">101 </w:t>
            </w:r>
          </w:p>
        </w:tc>
        <w:tc>
          <w:tcPr>
            <w:tcW w:w="566" w:type="pct"/>
            <w:tcBorders>
              <w:top w:val="nil"/>
              <w:left w:val="nil"/>
              <w:bottom w:val="nil"/>
              <w:right w:val="single" w:sz="2" w:space="0" w:color="auto"/>
            </w:tcBorders>
          </w:tcPr>
          <w:p ns2:paraId="41287E08" ns2:textId="77777777" w:rsidR="00DB10F5" w:rsidRDefault="00DB10F5" w:rsidP="00B3093D">
            <w:pPr>
              <w:tabs>
                <w:tab w:val="decimal" w:pos="246"/>
                <w:tab w:val="left" w:pos="326"/>
              </w:tabs>
              <w:spacing w:before="15" w:after="15"/>
              <w:rPr>
                <w:sz w:val="18"/>
                <w:szCs w:val="18"/>
              </w:rPr>
            </w:pPr>
            <w:r>
              <w:rPr>
                <w:sz w:val="18"/>
                <w:szCs w:val="18"/>
              </w:rPr>
              <w:tab/>
              <w:t xml:space="preserve">(100.0) </w:t>
            </w:r>
          </w:p>
        </w:tc>
      </w:tr>
      <w:tr w:rsidR="004C61FB" ns2:paraId="1180F4CA" ns2:textId="77777777" w:rsidTr="00E45D1E">
        <w:tblPrEx>
          <w:tblBorders>
            <w:top w:val="single" w:sz="6" w:space="0" w:color="auto"/>
            <w:bottom w:val="single" w:sz="6" w:space="0" w:color="auto"/>
          </w:tblBorders>
        </w:tblPrEx>
        <w:trPr>
          <w:jc w:val="center"/>
        </w:trPr>
        <w:tc>
          <w:tcPr>
            <w:tcW w:w="2499" w:type="pct"/>
            <w:tcBorders>
              <w:top w:val="nil"/>
              <w:bottom w:val="nil"/>
              <w:right w:val="single" w:sz="2" w:space="0" w:color="auto"/>
            </w:tcBorders>
          </w:tcPr>
          <w:p ns2:paraId="5B1C85B8" ns2:textId="3C58B49B" w:rsidR="004C61FB" w:rsidRDefault="004C61FB" w:rsidP="004C61FB">
            <w:pPr>
              <w:spacing w:before="15" w:after="15"/>
              <w:ind w:left="160" w:right="1" w:hanging="160"/>
              <w:rPr>
                <w:sz w:val="18"/>
                <w:szCs w:val="18"/>
              </w:rPr>
            </w:pPr>
            <w:r>
              <w:rPr>
                <w:rFonts w:eastAsia="SimSun" w:hint="eastAsia"/>
                <w:sz w:val="18"/>
                <w:szCs w:val="18"/>
                <w:lang w:eastAsia="zh-CN"/>
              </w:rPr>
              <w:t xml:space="preserve">   </w:t>
            </w:r>
            <w:r>
              <w:rPr>
                <w:sz w:val="18"/>
                <w:szCs w:val="18"/>
              </w:rPr>
              <w:t>with no adverse event</w:t>
            </w:r>
          </w:p>
        </w:tc>
        <w:tc>
          <w:tcPr>
            <w:tcW w:w="651" w:type="pct"/>
            <w:tcBorders>
              <w:top w:val="nil"/>
              <w:left w:val="nil"/>
              <w:bottom w:val="nil"/>
              <w:right w:val="nil"/>
            </w:tcBorders>
          </w:tcPr>
          <w:p ns2:paraId="7042B7D6" ns2:textId="3613D526" w:rsidR="004C61FB" w:rsidRDefault="004C61FB" w:rsidP="004C61FB">
            <w:pPr>
              <w:tabs>
                <w:tab w:val="decimal" w:pos="372"/>
                <w:tab w:val="left" w:pos="452"/>
              </w:tabs>
              <w:spacing w:before="15" w:after="15"/>
              <w:rPr>
                <w:sz w:val="18"/>
                <w:szCs w:val="18"/>
              </w:rPr>
            </w:pPr>
            <w:r>
              <w:rPr>
                <w:sz w:val="18"/>
                <w:szCs w:val="18"/>
              </w:rPr>
              <w:tab/>
              <w:t xml:space="preserve">1 </w:t>
            </w:r>
          </w:p>
        </w:tc>
        <w:tc>
          <w:tcPr>
            <w:tcW w:w="714" w:type="pct"/>
            <w:tcBorders>
              <w:top w:val="nil"/>
              <w:left w:val="nil"/>
              <w:bottom w:val="nil"/>
              <w:right w:val="single" w:sz="2" w:space="0" w:color="auto"/>
            </w:tcBorders>
          </w:tcPr>
          <w:p ns2:paraId="4A937E55" ns2:textId="5F510CF7" w:rsidR="004C61FB" w:rsidRDefault="004C61FB" w:rsidP="004C61FB">
            <w:pPr>
              <w:tabs>
                <w:tab w:val="decimal" w:pos="246"/>
                <w:tab w:val="left" w:pos="326"/>
              </w:tabs>
              <w:spacing w:before="15" w:after="15"/>
              <w:rPr>
                <w:sz w:val="18"/>
                <w:szCs w:val="18"/>
              </w:rPr>
            </w:pPr>
            <w:r>
              <w:rPr>
                <w:sz w:val="18"/>
                <w:szCs w:val="18"/>
              </w:rPr>
              <w:tab/>
              <w:t xml:space="preserve">(2.5) </w:t>
            </w:r>
          </w:p>
        </w:tc>
        <w:tc>
          <w:tcPr>
            <w:tcW w:w="570" w:type="pct"/>
            <w:tcBorders>
              <w:top w:val="nil"/>
              <w:left w:val="nil"/>
              <w:bottom w:val="nil"/>
              <w:right w:val="nil"/>
            </w:tcBorders>
          </w:tcPr>
          <w:p ns2:paraId="17626ACF" ns2:textId="75C5FAAA" w:rsidR="004C61FB" w:rsidRDefault="004C61FB" w:rsidP="004C61FB">
            <w:pPr>
              <w:tabs>
                <w:tab w:val="decimal" w:pos="372"/>
                <w:tab w:val="left" w:pos="452"/>
              </w:tabs>
              <w:spacing w:before="15" w:after="15"/>
              <w:rPr>
                <w:sz w:val="18"/>
                <w:szCs w:val="18"/>
              </w:rPr>
            </w:pPr>
            <w:r>
              <w:rPr>
                <w:sz w:val="18"/>
                <w:szCs w:val="18"/>
              </w:rPr>
              <w:tab/>
              <w:t xml:space="preserve">0 </w:t>
            </w:r>
          </w:p>
        </w:tc>
        <w:tc>
          <w:tcPr>
            <w:tcW w:w="566" w:type="pct"/>
            <w:tcBorders>
              <w:top w:val="nil"/>
              <w:left w:val="nil"/>
              <w:bottom w:val="nil"/>
              <w:right w:val="single" w:sz="2" w:space="0" w:color="auto"/>
            </w:tcBorders>
          </w:tcPr>
          <w:p ns2:paraId="35A83834" ns2:textId="53CF0903" w:rsidR="004C61FB" w:rsidRDefault="004C61FB" w:rsidP="004C61FB">
            <w:pPr>
              <w:tabs>
                <w:tab w:val="decimal" w:pos="246"/>
                <w:tab w:val="left" w:pos="326"/>
              </w:tabs>
              <w:spacing w:before="15" w:after="15"/>
              <w:rPr>
                <w:sz w:val="18"/>
                <w:szCs w:val="18"/>
              </w:rPr>
            </w:pPr>
            <w:r>
              <w:rPr>
                <w:sz w:val="18"/>
                <w:szCs w:val="18"/>
              </w:rPr>
              <w:tab/>
              <w:t xml:space="preserve">(0.0) </w:t>
            </w:r>
          </w:p>
        </w:tc>
      </w:tr>
      <w:tr w:rsidR="00DB10F5" ns2:paraId="654F58F2" ns2:textId="77777777" w:rsidTr="00E45D1E">
        <w:tblPrEx>
          <w:tblBorders>
            <w:top w:val="single" w:sz="6" w:space="0" w:color="auto"/>
            <w:bottom w:val="single" w:sz="6" w:space="0" w:color="auto"/>
          </w:tblBorders>
        </w:tblPrEx>
        <w:trPr>
          <w:jc w:val="center"/>
        </w:trPr>
        <w:tc>
          <w:tcPr>
            <w:tcW w:w="2499" w:type="pct"/>
            <w:tcBorders>
              <w:top w:val="nil"/>
              <w:bottom w:val="nil"/>
              <w:right w:val="single" w:sz="2" w:space="0" w:color="auto"/>
            </w:tcBorders>
          </w:tcPr>
          <w:p ns2:paraId="15BCF0F9" ns2:textId="77777777" w:rsidR="00DB10F5" w:rsidRDefault="00DB10F5" w:rsidP="00B3093D">
            <w:pPr>
              <w:spacing w:before="15" w:after="15"/>
              <w:ind w:left="160" w:right="1" w:hanging="160"/>
              <w:rPr>
                <w:sz w:val="18"/>
                <w:szCs w:val="18"/>
              </w:rPr>
            </w:pPr>
            <w:r>
              <w:rPr>
                <w:sz w:val="18"/>
                <w:szCs w:val="18"/>
              </w:rPr>
              <w:t xml:space="preserve">   with drug-related</w:t>
            </w:r>
            <w:r>
              <w:rPr>
                <w:sz w:val="18"/>
                <w:szCs w:val="18"/>
                <w:vertAlign w:val="superscript"/>
              </w:rPr>
              <w:t>a</w:t>
            </w:r>
            <w:r>
              <w:rPr>
                <w:sz w:val="18"/>
                <w:szCs w:val="18"/>
              </w:rPr>
              <w:t xml:space="preserve"> adverse events </w:t>
            </w:r>
          </w:p>
        </w:tc>
        <w:tc>
          <w:tcPr>
            <w:tcW w:w="651" w:type="pct"/>
            <w:tcBorders>
              <w:top w:val="nil"/>
              <w:left w:val="nil"/>
              <w:bottom w:val="nil"/>
              <w:right w:val="nil"/>
            </w:tcBorders>
          </w:tcPr>
          <w:p ns2:paraId="0C754B50" ns2:textId="77777777" w:rsidR="00DB10F5" w:rsidRDefault="00DB10F5" w:rsidP="00B3093D">
            <w:pPr>
              <w:tabs>
                <w:tab w:val="decimal" w:pos="372"/>
                <w:tab w:val="left" w:pos="452"/>
              </w:tabs>
              <w:spacing w:before="15" w:after="15"/>
              <w:rPr>
                <w:sz w:val="18"/>
                <w:szCs w:val="18"/>
              </w:rPr>
            </w:pPr>
            <w:r>
              <w:rPr>
                <w:sz w:val="18"/>
                <w:szCs w:val="18"/>
              </w:rPr>
              <w:tab/>
              <w:t xml:space="preserve">38 </w:t>
            </w:r>
          </w:p>
        </w:tc>
        <w:tc>
          <w:tcPr>
            <w:tcW w:w="714" w:type="pct"/>
            <w:tcBorders>
              <w:top w:val="nil"/>
              <w:left w:val="nil"/>
              <w:bottom w:val="nil"/>
              <w:right w:val="single" w:sz="2" w:space="0" w:color="auto"/>
            </w:tcBorders>
          </w:tcPr>
          <w:p ns2:paraId="0AD70126" ns2:textId="77777777" w:rsidR="00DB10F5" w:rsidRDefault="00DB10F5" w:rsidP="00B3093D">
            <w:pPr>
              <w:tabs>
                <w:tab w:val="decimal" w:pos="246"/>
                <w:tab w:val="left" w:pos="326"/>
              </w:tabs>
              <w:spacing w:before="15" w:after="15"/>
              <w:rPr>
                <w:sz w:val="18"/>
                <w:szCs w:val="18"/>
              </w:rPr>
            </w:pPr>
            <w:r>
              <w:rPr>
                <w:sz w:val="18"/>
                <w:szCs w:val="18"/>
              </w:rPr>
              <w:tab/>
              <w:t xml:space="preserve">(95.0) </w:t>
            </w:r>
          </w:p>
        </w:tc>
        <w:tc>
          <w:tcPr>
            <w:tcW w:w="570" w:type="pct"/>
            <w:tcBorders>
              <w:top w:val="nil"/>
              <w:left w:val="nil"/>
              <w:bottom w:val="nil"/>
              <w:right w:val="nil"/>
            </w:tcBorders>
          </w:tcPr>
          <w:p ns2:paraId="7553D469" ns2:textId="77777777" w:rsidR="00DB10F5" w:rsidRDefault="00DB10F5" w:rsidP="00B3093D">
            <w:pPr>
              <w:tabs>
                <w:tab w:val="decimal" w:pos="372"/>
                <w:tab w:val="left" w:pos="452"/>
              </w:tabs>
              <w:spacing w:before="15" w:after="15"/>
              <w:rPr>
                <w:sz w:val="18"/>
                <w:szCs w:val="18"/>
              </w:rPr>
            </w:pPr>
            <w:r>
              <w:rPr>
                <w:sz w:val="18"/>
                <w:szCs w:val="18"/>
              </w:rPr>
              <w:tab/>
              <w:t xml:space="preserve">99 </w:t>
            </w:r>
          </w:p>
        </w:tc>
        <w:tc>
          <w:tcPr>
            <w:tcW w:w="566" w:type="pct"/>
            <w:tcBorders>
              <w:top w:val="nil"/>
              <w:left w:val="nil"/>
              <w:bottom w:val="nil"/>
              <w:right w:val="single" w:sz="2" w:space="0" w:color="auto"/>
            </w:tcBorders>
          </w:tcPr>
          <w:p ns2:paraId="2C08B688" ns2:textId="77777777" w:rsidR="00DB10F5" w:rsidRDefault="00DB10F5" w:rsidP="00B3093D">
            <w:pPr>
              <w:tabs>
                <w:tab w:val="decimal" w:pos="246"/>
                <w:tab w:val="left" w:pos="326"/>
              </w:tabs>
              <w:spacing w:before="15" w:after="15"/>
              <w:rPr>
                <w:sz w:val="18"/>
                <w:szCs w:val="18"/>
              </w:rPr>
            </w:pPr>
            <w:r>
              <w:rPr>
                <w:sz w:val="18"/>
                <w:szCs w:val="18"/>
              </w:rPr>
              <w:tab/>
              <w:t xml:space="preserve">(98.0) </w:t>
            </w:r>
          </w:p>
        </w:tc>
      </w:tr>
      <w:tr w:rsidR="00DB10F5" ns2:paraId="2E7DEEC8" ns2:textId="77777777" w:rsidTr="00E45D1E">
        <w:tblPrEx>
          <w:tblBorders>
            <w:top w:val="single" w:sz="6" w:space="0" w:color="auto"/>
            <w:bottom w:val="single" w:sz="6" w:space="0" w:color="auto"/>
          </w:tblBorders>
        </w:tblPrEx>
        <w:trPr>
          <w:jc w:val="center"/>
        </w:trPr>
        <w:tc>
          <w:tcPr>
            <w:tcW w:w="2499" w:type="pct"/>
            <w:tcBorders>
              <w:top w:val="nil"/>
              <w:bottom w:val="nil"/>
              <w:right w:val="single" w:sz="2" w:space="0" w:color="auto"/>
            </w:tcBorders>
          </w:tcPr>
          <w:p ns2:paraId="30141814" ns2:textId="77777777" w:rsidR="00DB10F5" w:rsidRDefault="00DB10F5" w:rsidP="00B3093D">
            <w:pPr>
              <w:spacing w:before="15" w:after="15"/>
              <w:ind w:left="160" w:right="1" w:hanging="160"/>
              <w:rPr>
                <w:sz w:val="18"/>
                <w:szCs w:val="18"/>
              </w:rPr>
            </w:pPr>
            <w:r>
              <w:rPr>
                <w:sz w:val="18"/>
                <w:szCs w:val="18"/>
              </w:rPr>
              <w:t xml:space="preserve">   with toxicity grade 3-5 adverse events </w:t>
            </w:r>
          </w:p>
        </w:tc>
        <w:tc>
          <w:tcPr>
            <w:tcW w:w="651" w:type="pct"/>
            <w:tcBorders>
              <w:top w:val="nil"/>
              <w:left w:val="nil"/>
              <w:bottom w:val="nil"/>
              <w:right w:val="nil"/>
            </w:tcBorders>
          </w:tcPr>
          <w:p ns2:paraId="0DEC7AC8" ns2:textId="77777777" w:rsidR="00DB10F5" w:rsidRDefault="00DB10F5" w:rsidP="00B3093D">
            <w:pPr>
              <w:tabs>
                <w:tab w:val="decimal" w:pos="372"/>
                <w:tab w:val="left" w:pos="452"/>
              </w:tabs>
              <w:spacing w:before="15" w:after="15"/>
              <w:rPr>
                <w:sz w:val="18"/>
                <w:szCs w:val="18"/>
              </w:rPr>
            </w:pPr>
            <w:r>
              <w:rPr>
                <w:sz w:val="18"/>
                <w:szCs w:val="18"/>
              </w:rPr>
              <w:tab/>
              <w:t xml:space="preserve">19 </w:t>
            </w:r>
          </w:p>
        </w:tc>
        <w:tc>
          <w:tcPr>
            <w:tcW w:w="714" w:type="pct"/>
            <w:tcBorders>
              <w:top w:val="nil"/>
              <w:left w:val="nil"/>
              <w:bottom w:val="nil"/>
              <w:right w:val="single" w:sz="2" w:space="0" w:color="auto"/>
            </w:tcBorders>
          </w:tcPr>
          <w:p ns2:paraId="442EF105" ns2:textId="77777777" w:rsidR="00DB10F5" w:rsidRDefault="00DB10F5" w:rsidP="00B3093D">
            <w:pPr>
              <w:tabs>
                <w:tab w:val="decimal" w:pos="246"/>
                <w:tab w:val="left" w:pos="326"/>
              </w:tabs>
              <w:spacing w:before="15" w:after="15"/>
              <w:rPr>
                <w:sz w:val="18"/>
                <w:szCs w:val="18"/>
              </w:rPr>
            </w:pPr>
            <w:r>
              <w:rPr>
                <w:sz w:val="18"/>
                <w:szCs w:val="18"/>
              </w:rPr>
              <w:tab/>
              <w:t xml:space="preserve">(47.5) </w:t>
            </w:r>
          </w:p>
        </w:tc>
        <w:tc>
          <w:tcPr>
            <w:tcW w:w="570" w:type="pct"/>
            <w:tcBorders>
              <w:top w:val="nil"/>
              <w:left w:val="nil"/>
              <w:bottom w:val="nil"/>
              <w:right w:val="nil"/>
            </w:tcBorders>
          </w:tcPr>
          <w:p ns2:paraId="57E126A7" ns2:textId="77777777" w:rsidR="00DB10F5" w:rsidRDefault="00DB10F5" w:rsidP="00B3093D">
            <w:pPr>
              <w:tabs>
                <w:tab w:val="decimal" w:pos="372"/>
                <w:tab w:val="left" w:pos="452"/>
              </w:tabs>
              <w:spacing w:before="15" w:after="15"/>
              <w:rPr>
                <w:sz w:val="18"/>
                <w:szCs w:val="18"/>
              </w:rPr>
            </w:pPr>
            <w:r>
              <w:rPr>
                <w:sz w:val="18"/>
                <w:szCs w:val="18"/>
              </w:rPr>
              <w:tab/>
              <w:t xml:space="preserve">64 </w:t>
            </w:r>
          </w:p>
        </w:tc>
        <w:tc>
          <w:tcPr>
            <w:tcW w:w="566" w:type="pct"/>
            <w:tcBorders>
              <w:top w:val="nil"/>
              <w:left w:val="nil"/>
              <w:bottom w:val="nil"/>
              <w:right w:val="single" w:sz="2" w:space="0" w:color="auto"/>
            </w:tcBorders>
          </w:tcPr>
          <w:p ns2:paraId="7394CCB3" ns2:textId="77777777" w:rsidR="00DB10F5" w:rsidRDefault="00DB10F5" w:rsidP="00B3093D">
            <w:pPr>
              <w:tabs>
                <w:tab w:val="decimal" w:pos="246"/>
                <w:tab w:val="left" w:pos="326"/>
              </w:tabs>
              <w:spacing w:before="15" w:after="15"/>
              <w:rPr>
                <w:sz w:val="18"/>
                <w:szCs w:val="18"/>
              </w:rPr>
            </w:pPr>
            <w:r>
              <w:rPr>
                <w:sz w:val="18"/>
                <w:szCs w:val="18"/>
              </w:rPr>
              <w:tab/>
              <w:t xml:space="preserve">(63.4) </w:t>
            </w:r>
          </w:p>
        </w:tc>
      </w:tr>
      <w:tr w:rsidR="00DB10F5" ns2:paraId="3C15D6BB" ns2:textId="77777777" w:rsidTr="00E45D1E">
        <w:tblPrEx>
          <w:tblBorders>
            <w:top w:val="single" w:sz="6" w:space="0" w:color="auto"/>
            <w:bottom w:val="single" w:sz="6" w:space="0" w:color="auto"/>
          </w:tblBorders>
        </w:tblPrEx>
        <w:trPr>
          <w:jc w:val="center"/>
        </w:trPr>
        <w:tc>
          <w:tcPr>
            <w:tcW w:w="2499" w:type="pct"/>
            <w:tcBorders>
              <w:top w:val="nil"/>
              <w:bottom w:val="nil"/>
              <w:right w:val="single" w:sz="2" w:space="0" w:color="auto"/>
            </w:tcBorders>
          </w:tcPr>
          <w:p ns2:paraId="303E3CF5" ns2:textId="77777777" w:rsidR="00DB10F5" w:rsidRDefault="00DB10F5" w:rsidP="00B3093D">
            <w:pPr>
              <w:spacing w:before="15" w:after="15"/>
              <w:ind w:left="250" w:right="1" w:hanging="250"/>
              <w:rPr>
                <w:sz w:val="18"/>
                <w:szCs w:val="18"/>
              </w:rPr>
            </w:pPr>
            <w:r>
              <w:rPr>
                <w:sz w:val="18"/>
                <w:szCs w:val="18"/>
              </w:rPr>
              <w:t xml:space="preserve">   with toxicity grade 3-5 drug-related adverse events </w:t>
            </w:r>
          </w:p>
        </w:tc>
        <w:tc>
          <w:tcPr>
            <w:tcW w:w="651" w:type="pct"/>
            <w:tcBorders>
              <w:top w:val="nil"/>
              <w:left w:val="nil"/>
              <w:bottom w:val="nil"/>
              <w:right w:val="nil"/>
            </w:tcBorders>
          </w:tcPr>
          <w:p ns2:paraId="5EB555B9" ns2:textId="77777777" w:rsidR="00DB10F5" w:rsidRDefault="00DB10F5" w:rsidP="00B3093D">
            <w:pPr>
              <w:tabs>
                <w:tab w:val="decimal" w:pos="372"/>
                <w:tab w:val="left" w:pos="452"/>
              </w:tabs>
              <w:spacing w:before="15" w:after="15"/>
              <w:rPr>
                <w:sz w:val="18"/>
                <w:szCs w:val="18"/>
              </w:rPr>
            </w:pPr>
            <w:r>
              <w:rPr>
                <w:sz w:val="18"/>
                <w:szCs w:val="18"/>
              </w:rPr>
              <w:tab/>
              <w:t xml:space="preserve">17 </w:t>
            </w:r>
          </w:p>
        </w:tc>
        <w:tc>
          <w:tcPr>
            <w:tcW w:w="714" w:type="pct"/>
            <w:tcBorders>
              <w:top w:val="nil"/>
              <w:left w:val="nil"/>
              <w:bottom w:val="nil"/>
              <w:right w:val="single" w:sz="2" w:space="0" w:color="auto"/>
            </w:tcBorders>
          </w:tcPr>
          <w:p ns2:paraId="6DA6886D" ns2:textId="77777777" w:rsidR="00DB10F5" w:rsidRDefault="00DB10F5" w:rsidP="00B3093D">
            <w:pPr>
              <w:tabs>
                <w:tab w:val="decimal" w:pos="246"/>
                <w:tab w:val="left" w:pos="326"/>
              </w:tabs>
              <w:spacing w:before="15" w:after="15"/>
              <w:rPr>
                <w:sz w:val="18"/>
                <w:szCs w:val="18"/>
              </w:rPr>
            </w:pPr>
            <w:r>
              <w:rPr>
                <w:sz w:val="18"/>
                <w:szCs w:val="18"/>
              </w:rPr>
              <w:tab/>
              <w:t xml:space="preserve">(42.5) </w:t>
            </w:r>
          </w:p>
        </w:tc>
        <w:tc>
          <w:tcPr>
            <w:tcW w:w="570" w:type="pct"/>
            <w:tcBorders>
              <w:top w:val="nil"/>
              <w:left w:val="nil"/>
              <w:bottom w:val="nil"/>
              <w:right w:val="nil"/>
            </w:tcBorders>
          </w:tcPr>
          <w:p ns2:paraId="28CC9EDB" ns2:textId="77777777" w:rsidR="00DB10F5" w:rsidRDefault="00DB10F5" w:rsidP="00B3093D">
            <w:pPr>
              <w:tabs>
                <w:tab w:val="decimal" w:pos="372"/>
                <w:tab w:val="left" w:pos="452"/>
              </w:tabs>
              <w:spacing w:before="15" w:after="15"/>
              <w:rPr>
                <w:sz w:val="18"/>
                <w:szCs w:val="18"/>
              </w:rPr>
            </w:pPr>
            <w:r>
              <w:rPr>
                <w:sz w:val="18"/>
                <w:szCs w:val="18"/>
              </w:rPr>
              <w:tab/>
              <w:t xml:space="preserve">57 </w:t>
            </w:r>
          </w:p>
        </w:tc>
        <w:tc>
          <w:tcPr>
            <w:tcW w:w="566" w:type="pct"/>
            <w:tcBorders>
              <w:top w:val="nil"/>
              <w:left w:val="nil"/>
              <w:bottom w:val="nil"/>
              <w:right w:val="single" w:sz="2" w:space="0" w:color="auto"/>
            </w:tcBorders>
          </w:tcPr>
          <w:p ns2:paraId="4CF708B5" ns2:textId="77777777" w:rsidR="00DB10F5" w:rsidRDefault="00DB10F5" w:rsidP="00B3093D">
            <w:pPr>
              <w:tabs>
                <w:tab w:val="decimal" w:pos="246"/>
                <w:tab w:val="left" w:pos="326"/>
              </w:tabs>
              <w:spacing w:before="15" w:after="15"/>
              <w:rPr>
                <w:sz w:val="18"/>
                <w:szCs w:val="18"/>
              </w:rPr>
            </w:pPr>
            <w:r>
              <w:rPr>
                <w:sz w:val="18"/>
                <w:szCs w:val="18"/>
              </w:rPr>
              <w:tab/>
              <w:t xml:space="preserve">(56.4) </w:t>
            </w:r>
          </w:p>
        </w:tc>
      </w:tr>
      <w:tr w:rsidR="00DB10F5" ns2:paraId="5CBF23BB" ns2:textId="77777777" w:rsidTr="00E45D1E">
        <w:tblPrEx>
          <w:tblBorders>
            <w:top w:val="single" w:sz="6" w:space="0" w:color="auto"/>
            <w:bottom w:val="single" w:sz="6" w:space="0" w:color="auto"/>
          </w:tblBorders>
        </w:tblPrEx>
        <w:trPr>
          <w:jc w:val="center"/>
        </w:trPr>
        <w:tc>
          <w:tcPr>
            <w:tcW w:w="2499" w:type="pct"/>
            <w:tcBorders>
              <w:top w:val="nil"/>
              <w:bottom w:val="nil"/>
              <w:right w:val="single" w:sz="2" w:space="0" w:color="auto"/>
            </w:tcBorders>
          </w:tcPr>
          <w:p ns2:paraId="2CDB88A5" ns2:textId="77777777" w:rsidR="00DB10F5" w:rsidRDefault="00DB10F5" w:rsidP="00B3093D">
            <w:pPr>
              <w:spacing w:before="15" w:after="15"/>
              <w:ind w:left="160" w:right="1" w:hanging="160"/>
              <w:rPr>
                <w:sz w:val="18"/>
                <w:szCs w:val="18"/>
              </w:rPr>
            </w:pPr>
            <w:r>
              <w:rPr>
                <w:sz w:val="18"/>
                <w:szCs w:val="18"/>
              </w:rPr>
              <w:t xml:space="preserve">   with non-serious adverse events </w:t>
            </w:r>
          </w:p>
        </w:tc>
        <w:tc>
          <w:tcPr>
            <w:tcW w:w="651" w:type="pct"/>
            <w:tcBorders>
              <w:top w:val="nil"/>
              <w:left w:val="nil"/>
              <w:bottom w:val="nil"/>
              <w:right w:val="nil"/>
            </w:tcBorders>
          </w:tcPr>
          <w:p ns2:paraId="7D15EB11" ns2:textId="77777777" w:rsidR="00DB10F5" w:rsidRDefault="00DB10F5" w:rsidP="00B3093D">
            <w:pPr>
              <w:tabs>
                <w:tab w:val="decimal" w:pos="372"/>
                <w:tab w:val="left" w:pos="452"/>
              </w:tabs>
              <w:spacing w:before="15" w:after="15"/>
              <w:rPr>
                <w:sz w:val="18"/>
                <w:szCs w:val="18"/>
              </w:rPr>
            </w:pPr>
            <w:r>
              <w:rPr>
                <w:sz w:val="18"/>
                <w:szCs w:val="18"/>
              </w:rPr>
              <w:tab/>
              <w:t xml:space="preserve">39 </w:t>
            </w:r>
          </w:p>
        </w:tc>
        <w:tc>
          <w:tcPr>
            <w:tcW w:w="714" w:type="pct"/>
            <w:tcBorders>
              <w:top w:val="nil"/>
              <w:left w:val="nil"/>
              <w:bottom w:val="nil"/>
              <w:right w:val="single" w:sz="2" w:space="0" w:color="auto"/>
            </w:tcBorders>
          </w:tcPr>
          <w:p ns2:paraId="4CE7F62B" ns2:textId="77777777" w:rsidR="00DB10F5" w:rsidRDefault="00DB10F5" w:rsidP="00B3093D">
            <w:pPr>
              <w:tabs>
                <w:tab w:val="decimal" w:pos="246"/>
                <w:tab w:val="left" w:pos="326"/>
              </w:tabs>
              <w:spacing w:before="15" w:after="15"/>
              <w:rPr>
                <w:sz w:val="18"/>
                <w:szCs w:val="18"/>
              </w:rPr>
            </w:pPr>
            <w:r>
              <w:rPr>
                <w:sz w:val="18"/>
                <w:szCs w:val="18"/>
              </w:rPr>
              <w:tab/>
              <w:t xml:space="preserve">(97.5) </w:t>
            </w:r>
          </w:p>
        </w:tc>
        <w:tc>
          <w:tcPr>
            <w:tcW w:w="570" w:type="pct"/>
            <w:tcBorders>
              <w:top w:val="nil"/>
              <w:left w:val="nil"/>
              <w:bottom w:val="nil"/>
              <w:right w:val="nil"/>
            </w:tcBorders>
          </w:tcPr>
          <w:p ns2:paraId="79DBA75C" ns2:textId="77777777" w:rsidR="00DB10F5" w:rsidRDefault="00DB10F5" w:rsidP="00B3093D">
            <w:pPr>
              <w:tabs>
                <w:tab w:val="decimal" w:pos="372"/>
                <w:tab w:val="left" w:pos="452"/>
              </w:tabs>
              <w:spacing w:before="15" w:after="15"/>
              <w:rPr>
                <w:sz w:val="18"/>
                <w:szCs w:val="18"/>
              </w:rPr>
            </w:pPr>
            <w:r>
              <w:rPr>
                <w:sz w:val="18"/>
                <w:szCs w:val="18"/>
              </w:rPr>
              <w:tab/>
              <w:t xml:space="preserve">101 </w:t>
            </w:r>
          </w:p>
        </w:tc>
        <w:tc>
          <w:tcPr>
            <w:tcW w:w="566" w:type="pct"/>
            <w:tcBorders>
              <w:top w:val="nil"/>
              <w:left w:val="nil"/>
              <w:bottom w:val="nil"/>
              <w:right w:val="single" w:sz="2" w:space="0" w:color="auto"/>
            </w:tcBorders>
          </w:tcPr>
          <w:p ns2:paraId="7AB06928" ns2:textId="77777777" w:rsidR="00DB10F5" w:rsidRDefault="00DB10F5" w:rsidP="00B3093D">
            <w:pPr>
              <w:tabs>
                <w:tab w:val="decimal" w:pos="246"/>
                <w:tab w:val="left" w:pos="326"/>
              </w:tabs>
              <w:spacing w:before="15" w:after="15"/>
              <w:rPr>
                <w:sz w:val="18"/>
                <w:szCs w:val="18"/>
              </w:rPr>
            </w:pPr>
            <w:r>
              <w:rPr>
                <w:sz w:val="18"/>
                <w:szCs w:val="18"/>
              </w:rPr>
              <w:tab/>
              <w:t xml:space="preserve">(100.0) </w:t>
            </w:r>
          </w:p>
        </w:tc>
      </w:tr>
      <w:tr w:rsidR="00DB10F5" ns2:paraId="30988883" ns2:textId="77777777" w:rsidTr="00E45D1E">
        <w:tblPrEx>
          <w:tblBorders>
            <w:top w:val="single" w:sz="6" w:space="0" w:color="auto"/>
            <w:bottom w:val="single" w:sz="6" w:space="0" w:color="auto"/>
          </w:tblBorders>
        </w:tblPrEx>
        <w:trPr>
          <w:jc w:val="center"/>
        </w:trPr>
        <w:tc>
          <w:tcPr>
            <w:tcW w:w="2499" w:type="pct"/>
            <w:tcBorders>
              <w:top w:val="nil"/>
              <w:bottom w:val="nil"/>
              <w:right w:val="single" w:sz="2" w:space="0" w:color="auto"/>
            </w:tcBorders>
          </w:tcPr>
          <w:p ns2:paraId="2BCAB50C" ns2:textId="77777777" w:rsidR="00DB10F5" w:rsidRDefault="00DB10F5" w:rsidP="00B3093D">
            <w:pPr>
              <w:spacing w:before="15" w:after="15"/>
              <w:ind w:left="160" w:right="1" w:hanging="160"/>
              <w:rPr>
                <w:sz w:val="18"/>
                <w:szCs w:val="18"/>
              </w:rPr>
            </w:pPr>
            <w:r>
              <w:rPr>
                <w:sz w:val="18"/>
                <w:szCs w:val="18"/>
              </w:rPr>
              <w:t xml:space="preserve">   with serious adverse events </w:t>
            </w:r>
          </w:p>
        </w:tc>
        <w:tc>
          <w:tcPr>
            <w:tcW w:w="651" w:type="pct"/>
            <w:tcBorders>
              <w:top w:val="nil"/>
              <w:left w:val="nil"/>
              <w:bottom w:val="nil"/>
              <w:right w:val="nil"/>
            </w:tcBorders>
          </w:tcPr>
          <w:p ns2:paraId="1A90475B" ns2:textId="77777777" w:rsidR="00DB10F5" w:rsidRDefault="00DB10F5" w:rsidP="00B3093D">
            <w:pPr>
              <w:tabs>
                <w:tab w:val="decimal" w:pos="372"/>
                <w:tab w:val="left" w:pos="452"/>
              </w:tabs>
              <w:spacing w:before="15" w:after="15"/>
              <w:rPr>
                <w:sz w:val="18"/>
                <w:szCs w:val="18"/>
              </w:rPr>
            </w:pPr>
            <w:r>
              <w:rPr>
                <w:sz w:val="18"/>
                <w:szCs w:val="18"/>
              </w:rPr>
              <w:tab/>
              <w:t xml:space="preserve">11 </w:t>
            </w:r>
          </w:p>
        </w:tc>
        <w:tc>
          <w:tcPr>
            <w:tcW w:w="714" w:type="pct"/>
            <w:tcBorders>
              <w:top w:val="nil"/>
              <w:left w:val="nil"/>
              <w:bottom w:val="nil"/>
              <w:right w:val="single" w:sz="2" w:space="0" w:color="auto"/>
            </w:tcBorders>
          </w:tcPr>
          <w:p ns2:paraId="2C0E382A" ns2:textId="77777777" w:rsidR="00DB10F5" w:rsidRDefault="00DB10F5" w:rsidP="00B3093D">
            <w:pPr>
              <w:tabs>
                <w:tab w:val="decimal" w:pos="246"/>
                <w:tab w:val="left" w:pos="326"/>
              </w:tabs>
              <w:spacing w:before="15" w:after="15"/>
              <w:rPr>
                <w:sz w:val="18"/>
                <w:szCs w:val="18"/>
              </w:rPr>
            </w:pPr>
            <w:r>
              <w:rPr>
                <w:sz w:val="18"/>
                <w:szCs w:val="18"/>
              </w:rPr>
              <w:tab/>
              <w:t xml:space="preserve">(27.5) </w:t>
            </w:r>
          </w:p>
        </w:tc>
        <w:tc>
          <w:tcPr>
            <w:tcW w:w="570" w:type="pct"/>
            <w:tcBorders>
              <w:top w:val="nil"/>
              <w:left w:val="nil"/>
              <w:bottom w:val="nil"/>
              <w:right w:val="nil"/>
            </w:tcBorders>
          </w:tcPr>
          <w:p ns2:paraId="388D6F63" ns2:textId="77777777" w:rsidR="00DB10F5" w:rsidRDefault="00DB10F5" w:rsidP="00B3093D">
            <w:pPr>
              <w:tabs>
                <w:tab w:val="decimal" w:pos="372"/>
                <w:tab w:val="left" w:pos="452"/>
              </w:tabs>
              <w:spacing w:before="15" w:after="15"/>
              <w:rPr>
                <w:sz w:val="18"/>
                <w:szCs w:val="18"/>
              </w:rPr>
            </w:pPr>
            <w:r>
              <w:rPr>
                <w:sz w:val="18"/>
                <w:szCs w:val="18"/>
              </w:rPr>
              <w:tab/>
              <w:t xml:space="preserve">31 </w:t>
            </w:r>
          </w:p>
        </w:tc>
        <w:tc>
          <w:tcPr>
            <w:tcW w:w="566" w:type="pct"/>
            <w:tcBorders>
              <w:top w:val="nil"/>
              <w:left w:val="nil"/>
              <w:bottom w:val="nil"/>
              <w:right w:val="single" w:sz="2" w:space="0" w:color="auto"/>
            </w:tcBorders>
          </w:tcPr>
          <w:p ns2:paraId="24F6F16C" ns2:textId="77777777" w:rsidR="00DB10F5" w:rsidRDefault="00DB10F5" w:rsidP="00B3093D">
            <w:pPr>
              <w:tabs>
                <w:tab w:val="decimal" w:pos="246"/>
                <w:tab w:val="left" w:pos="326"/>
              </w:tabs>
              <w:spacing w:before="15" w:after="15"/>
              <w:rPr>
                <w:sz w:val="18"/>
                <w:szCs w:val="18"/>
              </w:rPr>
            </w:pPr>
            <w:r>
              <w:rPr>
                <w:sz w:val="18"/>
                <w:szCs w:val="18"/>
              </w:rPr>
              <w:tab/>
              <w:t xml:space="preserve">(30.7) </w:t>
            </w:r>
          </w:p>
        </w:tc>
      </w:tr>
      <w:tr w:rsidR="00DB10F5" ns2:paraId="7ADC4424" ns2:textId="77777777" w:rsidTr="00E45D1E">
        <w:tblPrEx>
          <w:tblBorders>
            <w:top w:val="single" w:sz="6" w:space="0" w:color="auto"/>
            <w:bottom w:val="single" w:sz="6" w:space="0" w:color="auto"/>
          </w:tblBorders>
        </w:tblPrEx>
        <w:trPr>
          <w:jc w:val="center"/>
        </w:trPr>
        <w:tc>
          <w:tcPr>
            <w:tcW w:w="2499" w:type="pct"/>
            <w:tcBorders>
              <w:top w:val="nil"/>
              <w:bottom w:val="nil"/>
              <w:right w:val="single" w:sz="2" w:space="0" w:color="auto"/>
            </w:tcBorders>
          </w:tcPr>
          <w:p ns2:paraId="66B9DFFB" ns2:textId="77777777" w:rsidR="00DB10F5" w:rsidRDefault="00DB10F5" w:rsidP="00B3093D">
            <w:pPr>
              <w:spacing w:before="15" w:after="15"/>
              <w:ind w:left="160" w:right="1" w:hanging="160"/>
              <w:rPr>
                <w:sz w:val="18"/>
                <w:szCs w:val="18"/>
              </w:rPr>
            </w:pPr>
            <w:r>
              <w:rPr>
                <w:sz w:val="18"/>
                <w:szCs w:val="18"/>
              </w:rPr>
              <w:t xml:space="preserve">   with serious drug-related adverse events </w:t>
            </w:r>
          </w:p>
        </w:tc>
        <w:tc>
          <w:tcPr>
            <w:tcW w:w="651" w:type="pct"/>
            <w:tcBorders>
              <w:top w:val="nil"/>
              <w:left w:val="nil"/>
              <w:bottom w:val="nil"/>
              <w:right w:val="nil"/>
            </w:tcBorders>
          </w:tcPr>
          <w:p ns2:paraId="03D28A96" ns2:textId="77777777" w:rsidR="00DB10F5" w:rsidRDefault="00DB10F5" w:rsidP="00B3093D">
            <w:pPr>
              <w:tabs>
                <w:tab w:val="decimal" w:pos="372"/>
                <w:tab w:val="left" w:pos="452"/>
              </w:tabs>
              <w:spacing w:before="15" w:after="15"/>
              <w:rPr>
                <w:sz w:val="18"/>
                <w:szCs w:val="18"/>
              </w:rPr>
            </w:pPr>
            <w:r>
              <w:rPr>
                <w:sz w:val="18"/>
                <w:szCs w:val="18"/>
              </w:rPr>
              <w:tab/>
              <w:t xml:space="preserve">4 </w:t>
            </w:r>
          </w:p>
        </w:tc>
        <w:tc>
          <w:tcPr>
            <w:tcW w:w="714" w:type="pct"/>
            <w:tcBorders>
              <w:top w:val="nil"/>
              <w:left w:val="nil"/>
              <w:bottom w:val="nil"/>
              <w:right w:val="single" w:sz="2" w:space="0" w:color="auto"/>
            </w:tcBorders>
          </w:tcPr>
          <w:p ns2:paraId="3F1B4D45" ns2:textId="77777777" w:rsidR="00DB10F5" w:rsidRDefault="00DB10F5" w:rsidP="00B3093D">
            <w:pPr>
              <w:tabs>
                <w:tab w:val="decimal" w:pos="246"/>
                <w:tab w:val="left" w:pos="326"/>
              </w:tabs>
              <w:spacing w:before="15" w:after="15"/>
              <w:rPr>
                <w:sz w:val="18"/>
                <w:szCs w:val="18"/>
              </w:rPr>
            </w:pPr>
            <w:r>
              <w:rPr>
                <w:sz w:val="18"/>
                <w:szCs w:val="18"/>
              </w:rPr>
              <w:tab/>
              <w:t xml:space="preserve">(10.0) </w:t>
            </w:r>
          </w:p>
        </w:tc>
        <w:tc>
          <w:tcPr>
            <w:tcW w:w="570" w:type="pct"/>
            <w:tcBorders>
              <w:top w:val="nil"/>
              <w:left w:val="nil"/>
              <w:bottom w:val="nil"/>
              <w:right w:val="nil"/>
            </w:tcBorders>
          </w:tcPr>
          <w:p ns2:paraId="1570336D" ns2:textId="77777777" w:rsidR="00DB10F5" w:rsidRDefault="00DB10F5" w:rsidP="00B3093D">
            <w:pPr>
              <w:tabs>
                <w:tab w:val="decimal" w:pos="372"/>
                <w:tab w:val="left" w:pos="452"/>
              </w:tabs>
              <w:spacing w:before="15" w:after="15"/>
              <w:rPr>
                <w:sz w:val="18"/>
                <w:szCs w:val="18"/>
              </w:rPr>
            </w:pPr>
            <w:r>
              <w:rPr>
                <w:sz w:val="18"/>
                <w:szCs w:val="18"/>
              </w:rPr>
              <w:tab/>
              <w:t xml:space="preserve">18 </w:t>
            </w:r>
          </w:p>
        </w:tc>
        <w:tc>
          <w:tcPr>
            <w:tcW w:w="566" w:type="pct"/>
            <w:tcBorders>
              <w:top w:val="nil"/>
              <w:left w:val="nil"/>
              <w:bottom w:val="nil"/>
              <w:right w:val="single" w:sz="2" w:space="0" w:color="auto"/>
            </w:tcBorders>
          </w:tcPr>
          <w:p ns2:paraId="0C718A88" ns2:textId="77777777" w:rsidR="00DB10F5" w:rsidRDefault="00DB10F5" w:rsidP="00B3093D">
            <w:pPr>
              <w:tabs>
                <w:tab w:val="decimal" w:pos="246"/>
                <w:tab w:val="left" w:pos="326"/>
              </w:tabs>
              <w:spacing w:before="15" w:after="15"/>
              <w:rPr>
                <w:sz w:val="18"/>
                <w:szCs w:val="18"/>
              </w:rPr>
            </w:pPr>
            <w:r>
              <w:rPr>
                <w:sz w:val="18"/>
                <w:szCs w:val="18"/>
              </w:rPr>
              <w:tab/>
              <w:t xml:space="preserve">(17.8) </w:t>
            </w:r>
          </w:p>
        </w:tc>
      </w:tr>
      <w:tr w:rsidR="00DB10F5" ns2:paraId="44E2711E" ns2:textId="77777777" w:rsidTr="00E45D1E">
        <w:tblPrEx>
          <w:tblBorders>
            <w:top w:val="single" w:sz="6" w:space="0" w:color="auto"/>
            <w:bottom w:val="single" w:sz="6" w:space="0" w:color="auto"/>
          </w:tblBorders>
        </w:tblPrEx>
        <w:trPr>
          <w:jc w:val="center"/>
        </w:trPr>
        <w:tc>
          <w:tcPr>
            <w:tcW w:w="2499" w:type="pct"/>
            <w:tcBorders>
              <w:top w:val="nil"/>
              <w:bottom w:val="nil"/>
              <w:right w:val="single" w:sz="2" w:space="0" w:color="auto"/>
            </w:tcBorders>
          </w:tcPr>
          <w:p ns2:paraId="6F2F16E1" ns2:textId="77777777" w:rsidR="00DB10F5" w:rsidRDefault="00DB10F5" w:rsidP="00B3093D">
            <w:pPr>
              <w:spacing w:before="15" w:after="15"/>
              <w:ind w:left="250" w:right="1" w:hanging="250"/>
              <w:rPr>
                <w:sz w:val="18"/>
                <w:szCs w:val="18"/>
              </w:rPr>
            </w:pPr>
            <w:r>
              <w:rPr>
                <w:sz w:val="18"/>
                <w:szCs w:val="18"/>
              </w:rPr>
              <w:t xml:space="preserve">   with a</w:t>
            </w:r>
            <w:r w:rsidRPr="005802DA">
              <w:rPr>
                <w:sz w:val="18"/>
                <w:szCs w:val="18"/>
              </w:rPr>
              <w:t>ny</w:t>
            </w:r>
            <w:r>
              <w:rPr>
                <w:sz w:val="18"/>
                <w:szCs w:val="18"/>
              </w:rPr>
              <w:t xml:space="preserve"> dose modification</w:t>
            </w:r>
            <w:r>
              <w:rPr>
                <w:sz w:val="18"/>
                <w:szCs w:val="18"/>
                <w:vertAlign w:val="superscript"/>
              </w:rPr>
              <w:t>b</w:t>
            </w:r>
            <w:r>
              <w:rPr>
                <w:sz w:val="18"/>
                <w:szCs w:val="18"/>
              </w:rPr>
              <w:t xml:space="preserve"> due to an adverse event </w:t>
            </w:r>
          </w:p>
        </w:tc>
        <w:tc>
          <w:tcPr>
            <w:tcW w:w="651" w:type="pct"/>
            <w:tcBorders>
              <w:top w:val="nil"/>
              <w:left w:val="nil"/>
              <w:bottom w:val="nil"/>
              <w:right w:val="nil"/>
            </w:tcBorders>
          </w:tcPr>
          <w:p ns2:paraId="7C8DB50A" ns2:textId="77777777" w:rsidR="00DB10F5" w:rsidRDefault="00DB10F5" w:rsidP="00B3093D">
            <w:pPr>
              <w:tabs>
                <w:tab w:val="decimal" w:pos="372"/>
                <w:tab w:val="left" w:pos="452"/>
              </w:tabs>
              <w:spacing w:before="15" w:after="15"/>
              <w:rPr>
                <w:sz w:val="18"/>
                <w:szCs w:val="18"/>
              </w:rPr>
            </w:pPr>
            <w:r>
              <w:rPr>
                <w:sz w:val="18"/>
                <w:szCs w:val="18"/>
              </w:rPr>
              <w:tab/>
              <w:t xml:space="preserve">28 </w:t>
            </w:r>
          </w:p>
        </w:tc>
        <w:tc>
          <w:tcPr>
            <w:tcW w:w="714" w:type="pct"/>
            <w:tcBorders>
              <w:top w:val="nil"/>
              <w:left w:val="nil"/>
              <w:bottom w:val="nil"/>
              <w:right w:val="single" w:sz="2" w:space="0" w:color="auto"/>
            </w:tcBorders>
          </w:tcPr>
          <w:p ns2:paraId="636731D9" ns2:textId="77777777" w:rsidR="00DB10F5" w:rsidRDefault="00DB10F5" w:rsidP="00B3093D">
            <w:pPr>
              <w:tabs>
                <w:tab w:val="decimal" w:pos="246"/>
                <w:tab w:val="left" w:pos="326"/>
              </w:tabs>
              <w:spacing w:before="15" w:after="15"/>
              <w:rPr>
                <w:sz w:val="18"/>
                <w:szCs w:val="18"/>
              </w:rPr>
            </w:pPr>
            <w:r>
              <w:rPr>
                <w:sz w:val="18"/>
                <w:szCs w:val="18"/>
              </w:rPr>
              <w:tab/>
              <w:t xml:space="preserve">(70.0) </w:t>
            </w:r>
          </w:p>
        </w:tc>
        <w:tc>
          <w:tcPr>
            <w:tcW w:w="570" w:type="pct"/>
            <w:tcBorders>
              <w:top w:val="nil"/>
              <w:left w:val="nil"/>
              <w:bottom w:val="nil"/>
              <w:right w:val="nil"/>
            </w:tcBorders>
          </w:tcPr>
          <w:p ns2:paraId="08F03D5C" ns2:textId="77777777" w:rsidR="00DB10F5" w:rsidRDefault="00DB10F5" w:rsidP="00B3093D">
            <w:pPr>
              <w:tabs>
                <w:tab w:val="decimal" w:pos="372"/>
                <w:tab w:val="left" w:pos="452"/>
              </w:tabs>
              <w:spacing w:before="15" w:after="15"/>
              <w:rPr>
                <w:sz w:val="18"/>
                <w:szCs w:val="18"/>
              </w:rPr>
            </w:pPr>
            <w:r>
              <w:rPr>
                <w:sz w:val="18"/>
                <w:szCs w:val="18"/>
              </w:rPr>
              <w:tab/>
              <w:t xml:space="preserve">64 </w:t>
            </w:r>
          </w:p>
        </w:tc>
        <w:tc>
          <w:tcPr>
            <w:tcW w:w="566" w:type="pct"/>
            <w:tcBorders>
              <w:top w:val="nil"/>
              <w:left w:val="nil"/>
              <w:bottom w:val="nil"/>
              <w:right w:val="single" w:sz="2" w:space="0" w:color="auto"/>
            </w:tcBorders>
          </w:tcPr>
          <w:p ns2:paraId="036E98A4" ns2:textId="77777777" w:rsidR="00DB10F5" w:rsidRDefault="00DB10F5" w:rsidP="00B3093D">
            <w:pPr>
              <w:tabs>
                <w:tab w:val="decimal" w:pos="246"/>
                <w:tab w:val="left" w:pos="326"/>
              </w:tabs>
              <w:spacing w:before="15" w:after="15"/>
              <w:rPr>
                <w:sz w:val="18"/>
                <w:szCs w:val="18"/>
              </w:rPr>
            </w:pPr>
            <w:r>
              <w:rPr>
                <w:sz w:val="18"/>
                <w:szCs w:val="18"/>
              </w:rPr>
              <w:tab/>
              <w:t xml:space="preserve">(63.4) </w:t>
            </w:r>
          </w:p>
        </w:tc>
      </w:tr>
      <w:tr w:rsidR="00DB10F5" ns2:paraId="2A5F33E3" ns2:textId="77777777" w:rsidTr="00E45D1E">
        <w:tblPrEx>
          <w:tblBorders>
            <w:top w:val="single" w:sz="6" w:space="0" w:color="auto"/>
            <w:bottom w:val="single" w:sz="6" w:space="0" w:color="auto"/>
          </w:tblBorders>
        </w:tblPrEx>
        <w:trPr>
          <w:jc w:val="center"/>
        </w:trPr>
        <w:tc>
          <w:tcPr>
            <w:tcW w:w="2499" w:type="pct"/>
            <w:tcBorders>
              <w:top w:val="nil"/>
              <w:bottom w:val="nil"/>
              <w:right w:val="single" w:sz="2" w:space="0" w:color="auto"/>
            </w:tcBorders>
          </w:tcPr>
          <w:p ns2:paraId="3E1A65D0" ns2:textId="6CE9958F" w:rsidR="00DB10F5" w:rsidRPr="005802DA" w:rsidRDefault="00DB10F5" w:rsidP="00B3093D">
            <w:pPr>
              <w:spacing w:before="15" w:after="15"/>
              <w:ind w:left="160" w:right="1" w:hanging="160"/>
              <w:rPr>
                <w:sz w:val="18"/>
                <w:szCs w:val="18"/>
              </w:rPr>
            </w:pPr>
            <w:r w:rsidRPr="005802DA">
              <w:rPr>
                <w:sz w:val="18"/>
                <w:szCs w:val="18"/>
              </w:rPr>
              <w:t xml:space="preserve">     </w:t>
            </w:r>
            <w:r w:rsidR="005F4918" w:rsidRPr="005F4918">
              <w:rPr>
                <w:sz w:val="18"/>
                <w:szCs w:val="18"/>
              </w:rPr>
              <w:t>sac-TMT</w:t>
            </w:r>
            <w:r w:rsidRPr="005802DA">
              <w:rPr>
                <w:sz w:val="18"/>
                <w:szCs w:val="18"/>
              </w:rPr>
              <w:t xml:space="preserve"> dose modification </w:t>
            </w:r>
          </w:p>
        </w:tc>
        <w:tc>
          <w:tcPr>
            <w:tcW w:w="651" w:type="pct"/>
            <w:tcBorders>
              <w:top w:val="nil"/>
              <w:left w:val="nil"/>
              <w:bottom w:val="nil"/>
              <w:right w:val="nil"/>
            </w:tcBorders>
          </w:tcPr>
          <w:p ns2:paraId="15C0B535" ns2:textId="77777777" w:rsidR="00DB10F5" w:rsidRDefault="00DB10F5" w:rsidP="00B3093D">
            <w:pPr>
              <w:tabs>
                <w:tab w:val="decimal" w:pos="372"/>
                <w:tab w:val="left" w:pos="452"/>
              </w:tabs>
              <w:spacing w:before="15" w:after="15"/>
              <w:rPr>
                <w:sz w:val="18"/>
                <w:szCs w:val="18"/>
              </w:rPr>
            </w:pPr>
            <w:r>
              <w:rPr>
                <w:sz w:val="18"/>
                <w:szCs w:val="18"/>
              </w:rPr>
              <w:tab/>
              <w:t xml:space="preserve">28 </w:t>
            </w:r>
          </w:p>
        </w:tc>
        <w:tc>
          <w:tcPr>
            <w:tcW w:w="714" w:type="pct"/>
            <w:tcBorders>
              <w:top w:val="nil"/>
              <w:left w:val="nil"/>
              <w:bottom w:val="nil"/>
              <w:right w:val="single" w:sz="2" w:space="0" w:color="auto"/>
            </w:tcBorders>
          </w:tcPr>
          <w:p ns2:paraId="1CF46129" ns2:textId="77777777" w:rsidR="00DB10F5" w:rsidRDefault="00DB10F5" w:rsidP="00B3093D">
            <w:pPr>
              <w:tabs>
                <w:tab w:val="decimal" w:pos="246"/>
                <w:tab w:val="left" w:pos="326"/>
              </w:tabs>
              <w:spacing w:before="15" w:after="15"/>
              <w:rPr>
                <w:sz w:val="18"/>
                <w:szCs w:val="18"/>
              </w:rPr>
            </w:pPr>
            <w:r>
              <w:rPr>
                <w:sz w:val="18"/>
                <w:szCs w:val="18"/>
              </w:rPr>
              <w:tab/>
              <w:t xml:space="preserve">(70.0) </w:t>
            </w:r>
          </w:p>
        </w:tc>
        <w:tc>
          <w:tcPr>
            <w:tcW w:w="570" w:type="pct"/>
            <w:tcBorders>
              <w:top w:val="nil"/>
              <w:left w:val="nil"/>
              <w:bottom w:val="nil"/>
              <w:right w:val="nil"/>
            </w:tcBorders>
          </w:tcPr>
          <w:p ns2:paraId="6640307E" ns2:textId="77777777" w:rsidR="00DB10F5" w:rsidRDefault="00DB10F5" w:rsidP="00B3093D">
            <w:pPr>
              <w:tabs>
                <w:tab w:val="decimal" w:pos="372"/>
                <w:tab w:val="left" w:pos="452"/>
              </w:tabs>
              <w:spacing w:before="15" w:after="15"/>
              <w:rPr>
                <w:sz w:val="18"/>
                <w:szCs w:val="18"/>
              </w:rPr>
            </w:pPr>
            <w:r>
              <w:rPr>
                <w:sz w:val="18"/>
                <w:szCs w:val="18"/>
              </w:rPr>
              <w:tab/>
              <w:t xml:space="preserve">64 </w:t>
            </w:r>
          </w:p>
        </w:tc>
        <w:tc>
          <w:tcPr>
            <w:tcW w:w="566" w:type="pct"/>
            <w:tcBorders>
              <w:top w:val="nil"/>
              <w:left w:val="nil"/>
              <w:bottom w:val="nil"/>
              <w:right w:val="single" w:sz="2" w:space="0" w:color="auto"/>
            </w:tcBorders>
          </w:tcPr>
          <w:p ns2:paraId="4791405E" ns2:textId="77777777" w:rsidR="00DB10F5" w:rsidRDefault="00DB10F5" w:rsidP="00B3093D">
            <w:pPr>
              <w:tabs>
                <w:tab w:val="decimal" w:pos="246"/>
                <w:tab w:val="left" w:pos="326"/>
              </w:tabs>
              <w:spacing w:before="15" w:after="15"/>
              <w:rPr>
                <w:sz w:val="18"/>
                <w:szCs w:val="18"/>
              </w:rPr>
            </w:pPr>
            <w:r>
              <w:rPr>
                <w:sz w:val="18"/>
                <w:szCs w:val="18"/>
              </w:rPr>
              <w:tab/>
              <w:t xml:space="preserve">(63.4) </w:t>
            </w:r>
          </w:p>
        </w:tc>
      </w:tr>
      <w:tr w:rsidR="00DB10F5" ns2:paraId="30C44FFC" ns2:textId="77777777" w:rsidTr="00E45D1E">
        <w:tblPrEx>
          <w:tblBorders>
            <w:top w:val="single" w:sz="6" w:space="0" w:color="auto"/>
            <w:bottom w:val="single" w:sz="6" w:space="0" w:color="auto"/>
          </w:tblBorders>
        </w:tblPrEx>
        <w:trPr>
          <w:jc w:val="center"/>
        </w:trPr>
        <w:tc>
          <w:tcPr>
            <w:tcW w:w="2499" w:type="pct"/>
            <w:tcBorders>
              <w:top w:val="nil"/>
              <w:bottom w:val="nil"/>
              <w:right w:val="single" w:sz="2" w:space="0" w:color="auto"/>
            </w:tcBorders>
          </w:tcPr>
          <w:p ns2:paraId="215647DC" ns2:textId="77777777" w:rsidR="00DB10F5" w:rsidRPr="005802DA" w:rsidRDefault="00DB10F5" w:rsidP="00B3093D">
            <w:pPr>
              <w:spacing w:before="15" w:after="15"/>
              <w:ind w:left="160" w:right="1" w:hanging="160"/>
              <w:rPr>
                <w:sz w:val="18"/>
                <w:szCs w:val="18"/>
              </w:rPr>
            </w:pPr>
            <w:r w:rsidRPr="005802DA">
              <w:rPr>
                <w:sz w:val="18"/>
                <w:szCs w:val="18"/>
              </w:rPr>
              <w:t xml:space="preserve">     KL-A167 dose modification </w:t>
            </w:r>
          </w:p>
        </w:tc>
        <w:tc>
          <w:tcPr>
            <w:tcW w:w="651" w:type="pct"/>
            <w:tcBorders>
              <w:top w:val="nil"/>
              <w:left w:val="nil"/>
              <w:bottom w:val="nil"/>
              <w:right w:val="nil"/>
            </w:tcBorders>
          </w:tcPr>
          <w:p ns2:paraId="060F85D6" ns2:textId="77777777" w:rsidR="00DB10F5" w:rsidRDefault="00DB10F5" w:rsidP="00B3093D">
            <w:pPr>
              <w:tabs>
                <w:tab w:val="decimal" w:pos="372"/>
                <w:tab w:val="left" w:pos="452"/>
              </w:tabs>
              <w:spacing w:before="15" w:after="15"/>
              <w:rPr>
                <w:sz w:val="18"/>
                <w:szCs w:val="18"/>
              </w:rPr>
            </w:pPr>
            <w:r>
              <w:rPr>
                <w:sz w:val="18"/>
                <w:szCs w:val="18"/>
              </w:rPr>
              <w:tab/>
              <w:t xml:space="preserve">24 </w:t>
            </w:r>
          </w:p>
        </w:tc>
        <w:tc>
          <w:tcPr>
            <w:tcW w:w="714" w:type="pct"/>
            <w:tcBorders>
              <w:top w:val="nil"/>
              <w:left w:val="nil"/>
              <w:bottom w:val="nil"/>
              <w:right w:val="single" w:sz="2" w:space="0" w:color="auto"/>
            </w:tcBorders>
          </w:tcPr>
          <w:p ns2:paraId="1C8E1E16" ns2:textId="77777777" w:rsidR="00DB10F5" w:rsidRDefault="00DB10F5" w:rsidP="00B3093D">
            <w:pPr>
              <w:tabs>
                <w:tab w:val="decimal" w:pos="246"/>
                <w:tab w:val="left" w:pos="326"/>
              </w:tabs>
              <w:spacing w:before="15" w:after="15"/>
              <w:rPr>
                <w:sz w:val="18"/>
                <w:szCs w:val="18"/>
              </w:rPr>
            </w:pPr>
            <w:r>
              <w:rPr>
                <w:sz w:val="18"/>
                <w:szCs w:val="18"/>
              </w:rPr>
              <w:tab/>
              <w:t xml:space="preserve">(60.0) </w:t>
            </w:r>
          </w:p>
        </w:tc>
        <w:tc>
          <w:tcPr>
            <w:tcW w:w="570" w:type="pct"/>
            <w:tcBorders>
              <w:top w:val="nil"/>
              <w:left w:val="nil"/>
              <w:bottom w:val="nil"/>
              <w:right w:val="nil"/>
            </w:tcBorders>
          </w:tcPr>
          <w:p ns2:paraId="13250670" ns2:textId="77777777" w:rsidR="00DB10F5" w:rsidRDefault="00DB10F5" w:rsidP="00B3093D">
            <w:pPr>
              <w:tabs>
                <w:tab w:val="decimal" w:pos="372"/>
                <w:tab w:val="left" w:pos="452"/>
              </w:tabs>
              <w:spacing w:before="15" w:after="15"/>
              <w:rPr>
                <w:sz w:val="18"/>
                <w:szCs w:val="18"/>
              </w:rPr>
            </w:pPr>
            <w:r>
              <w:rPr>
                <w:sz w:val="18"/>
                <w:szCs w:val="18"/>
              </w:rPr>
              <w:tab/>
              <w:t xml:space="preserve">60 </w:t>
            </w:r>
          </w:p>
        </w:tc>
        <w:tc>
          <w:tcPr>
            <w:tcW w:w="566" w:type="pct"/>
            <w:tcBorders>
              <w:top w:val="nil"/>
              <w:left w:val="nil"/>
              <w:bottom w:val="nil"/>
              <w:right w:val="single" w:sz="2" w:space="0" w:color="auto"/>
            </w:tcBorders>
          </w:tcPr>
          <w:p ns2:paraId="0E74C55E" ns2:textId="77777777" w:rsidR="00DB10F5" w:rsidRDefault="00DB10F5" w:rsidP="00B3093D">
            <w:pPr>
              <w:tabs>
                <w:tab w:val="decimal" w:pos="246"/>
                <w:tab w:val="left" w:pos="326"/>
              </w:tabs>
              <w:spacing w:before="15" w:after="15"/>
              <w:rPr>
                <w:sz w:val="18"/>
                <w:szCs w:val="18"/>
              </w:rPr>
            </w:pPr>
            <w:r>
              <w:rPr>
                <w:sz w:val="18"/>
                <w:szCs w:val="18"/>
              </w:rPr>
              <w:tab/>
              <w:t xml:space="preserve">(59.4) </w:t>
            </w:r>
          </w:p>
        </w:tc>
      </w:tr>
      <w:tr w:rsidR="00DB10F5" ns2:paraId="4B8B9C24" ns2:textId="77777777" w:rsidTr="00E45D1E">
        <w:tblPrEx>
          <w:tblBorders>
            <w:top w:val="single" w:sz="6" w:space="0" w:color="auto"/>
            <w:bottom w:val="single" w:sz="6" w:space="0" w:color="auto"/>
          </w:tblBorders>
        </w:tblPrEx>
        <w:trPr>
          <w:jc w:val="center"/>
        </w:trPr>
        <w:tc>
          <w:tcPr>
            <w:tcW w:w="2499" w:type="pct"/>
            <w:tcBorders>
              <w:top w:val="nil"/>
              <w:bottom w:val="nil"/>
              <w:right w:val="single" w:sz="2" w:space="0" w:color="auto"/>
            </w:tcBorders>
          </w:tcPr>
          <w:p ns2:paraId="763D5028" ns2:textId="77777777" w:rsidR="00DB10F5" w:rsidRPr="005802DA" w:rsidRDefault="00DB10F5" w:rsidP="00B3093D">
            <w:pPr>
              <w:spacing w:before="15" w:after="15"/>
              <w:ind w:left="160" w:right="1" w:hanging="160"/>
              <w:rPr>
                <w:sz w:val="18"/>
                <w:szCs w:val="18"/>
              </w:rPr>
            </w:pPr>
            <w:r w:rsidRPr="005802DA">
              <w:rPr>
                <w:sz w:val="18"/>
                <w:szCs w:val="18"/>
              </w:rPr>
              <w:t xml:space="preserve">     chemotherapy drug dose modification </w:t>
            </w:r>
          </w:p>
        </w:tc>
        <w:tc>
          <w:tcPr>
            <w:tcW w:w="651" w:type="pct"/>
            <w:tcBorders>
              <w:top w:val="nil"/>
              <w:left w:val="nil"/>
              <w:bottom w:val="nil"/>
              <w:right w:val="nil"/>
            </w:tcBorders>
          </w:tcPr>
          <w:p ns2:paraId="29391807" ns2:textId="77777777" w:rsidR="00DB10F5" w:rsidRDefault="00DB10F5" w:rsidP="00B3093D">
            <w:pPr>
              <w:tabs>
                <w:tab w:val="decimal" w:pos="372"/>
                <w:tab w:val="left" w:pos="452"/>
              </w:tabs>
              <w:spacing w:before="15" w:after="15"/>
              <w:rPr>
                <w:sz w:val="18"/>
                <w:szCs w:val="18"/>
              </w:rPr>
            </w:pPr>
            <w:r>
              <w:rPr>
                <w:sz w:val="18"/>
                <w:szCs w:val="18"/>
              </w:rPr>
              <w:tab/>
              <w:t xml:space="preserve">0 </w:t>
            </w:r>
          </w:p>
        </w:tc>
        <w:tc>
          <w:tcPr>
            <w:tcW w:w="714" w:type="pct"/>
            <w:tcBorders>
              <w:top w:val="nil"/>
              <w:left w:val="nil"/>
              <w:bottom w:val="nil"/>
              <w:right w:val="single" w:sz="2" w:space="0" w:color="auto"/>
            </w:tcBorders>
          </w:tcPr>
          <w:p ns2:paraId="0E5B8403" ns2:textId="77777777" w:rsidR="00DB10F5" w:rsidRDefault="00DB10F5" w:rsidP="00B3093D">
            <w:pPr>
              <w:tabs>
                <w:tab w:val="decimal" w:pos="246"/>
                <w:tab w:val="left" w:pos="326"/>
              </w:tabs>
              <w:spacing w:before="15" w:after="15"/>
              <w:rPr>
                <w:sz w:val="18"/>
                <w:szCs w:val="18"/>
              </w:rPr>
            </w:pPr>
            <w:r>
              <w:rPr>
                <w:sz w:val="18"/>
                <w:szCs w:val="18"/>
              </w:rPr>
              <w:tab/>
              <w:t xml:space="preserve">(0.0) </w:t>
            </w:r>
          </w:p>
        </w:tc>
        <w:tc>
          <w:tcPr>
            <w:tcW w:w="570" w:type="pct"/>
            <w:tcBorders>
              <w:top w:val="nil"/>
              <w:left w:val="nil"/>
              <w:bottom w:val="nil"/>
              <w:right w:val="nil"/>
            </w:tcBorders>
          </w:tcPr>
          <w:p ns2:paraId="67E414CB" ns2:textId="77777777" w:rsidR="00DB10F5" w:rsidRDefault="00DB10F5" w:rsidP="00B3093D">
            <w:pPr>
              <w:tabs>
                <w:tab w:val="decimal" w:pos="372"/>
                <w:tab w:val="left" w:pos="452"/>
              </w:tabs>
              <w:spacing w:before="15" w:after="15"/>
              <w:rPr>
                <w:sz w:val="18"/>
                <w:szCs w:val="18"/>
              </w:rPr>
            </w:pPr>
            <w:r>
              <w:rPr>
                <w:sz w:val="18"/>
                <w:szCs w:val="18"/>
              </w:rPr>
              <w:tab/>
              <w:t xml:space="preserve">0 </w:t>
            </w:r>
          </w:p>
        </w:tc>
        <w:tc>
          <w:tcPr>
            <w:tcW w:w="566" w:type="pct"/>
            <w:tcBorders>
              <w:top w:val="nil"/>
              <w:left w:val="nil"/>
              <w:bottom w:val="nil"/>
              <w:right w:val="single" w:sz="2" w:space="0" w:color="auto"/>
            </w:tcBorders>
          </w:tcPr>
          <w:p ns2:paraId="33FEA84F" ns2:textId="77777777" w:rsidR="00DB10F5" w:rsidRDefault="00DB10F5" w:rsidP="00B3093D">
            <w:pPr>
              <w:tabs>
                <w:tab w:val="decimal" w:pos="246"/>
                <w:tab w:val="left" w:pos="326"/>
              </w:tabs>
              <w:spacing w:before="15" w:after="15"/>
              <w:rPr>
                <w:sz w:val="18"/>
                <w:szCs w:val="18"/>
              </w:rPr>
            </w:pPr>
            <w:r>
              <w:rPr>
                <w:sz w:val="18"/>
                <w:szCs w:val="18"/>
              </w:rPr>
              <w:tab/>
              <w:t xml:space="preserve">(0.0) </w:t>
            </w:r>
          </w:p>
        </w:tc>
      </w:tr>
      <w:tr w:rsidR="00DB10F5" ns2:paraId="20A81D13" ns2:textId="77777777" w:rsidTr="00E45D1E">
        <w:tblPrEx>
          <w:tblBorders>
            <w:top w:val="single" w:sz="6" w:space="0" w:color="auto"/>
            <w:bottom w:val="single" w:sz="6" w:space="0" w:color="auto"/>
          </w:tblBorders>
        </w:tblPrEx>
        <w:trPr>
          <w:jc w:val="center"/>
        </w:trPr>
        <w:tc>
          <w:tcPr>
            <w:tcW w:w="2499" w:type="pct"/>
            <w:tcBorders>
              <w:top w:val="nil"/>
              <w:bottom w:val="nil"/>
              <w:right w:val="single" w:sz="2" w:space="0" w:color="auto"/>
            </w:tcBorders>
          </w:tcPr>
          <w:p ns2:paraId="45F1E8D2" ns2:textId="77777777" w:rsidR="00DB10F5" w:rsidRDefault="00DB10F5" w:rsidP="00B3093D">
            <w:pPr>
              <w:spacing w:before="15" w:after="15"/>
              <w:ind w:left="160" w:right="1" w:hanging="160"/>
              <w:rPr>
                <w:sz w:val="18"/>
                <w:szCs w:val="18"/>
              </w:rPr>
            </w:pPr>
            <w:bookmarkStart w:id="376" w:name="_Hlk178464785"/>
            <w:r>
              <w:rPr>
                <w:sz w:val="18"/>
                <w:szCs w:val="18"/>
              </w:rPr>
              <w:t xml:space="preserve">   who died </w:t>
            </w:r>
          </w:p>
        </w:tc>
        <w:tc>
          <w:tcPr>
            <w:tcW w:w="651" w:type="pct"/>
            <w:tcBorders>
              <w:top w:val="nil"/>
              <w:left w:val="nil"/>
              <w:bottom w:val="nil"/>
              <w:right w:val="nil"/>
            </w:tcBorders>
          </w:tcPr>
          <w:p ns2:paraId="6C7D8EA9" ns2:textId="77777777" w:rsidR="00DB10F5" w:rsidRDefault="00DB10F5" w:rsidP="00B3093D">
            <w:pPr>
              <w:tabs>
                <w:tab w:val="decimal" w:pos="372"/>
                <w:tab w:val="left" w:pos="452"/>
              </w:tabs>
              <w:spacing w:before="15" w:after="15"/>
              <w:rPr>
                <w:sz w:val="18"/>
                <w:szCs w:val="18"/>
              </w:rPr>
            </w:pPr>
            <w:r>
              <w:rPr>
                <w:sz w:val="18"/>
                <w:szCs w:val="18"/>
              </w:rPr>
              <w:tab/>
              <w:t xml:space="preserve">0 </w:t>
            </w:r>
          </w:p>
        </w:tc>
        <w:tc>
          <w:tcPr>
            <w:tcW w:w="714" w:type="pct"/>
            <w:tcBorders>
              <w:top w:val="nil"/>
              <w:left w:val="nil"/>
              <w:bottom w:val="nil"/>
              <w:right w:val="single" w:sz="2" w:space="0" w:color="auto"/>
            </w:tcBorders>
          </w:tcPr>
          <w:p ns2:paraId="27D6E973" ns2:textId="77777777" w:rsidR="00DB10F5" w:rsidRDefault="00DB10F5" w:rsidP="00B3093D">
            <w:pPr>
              <w:tabs>
                <w:tab w:val="decimal" w:pos="246"/>
                <w:tab w:val="left" w:pos="326"/>
              </w:tabs>
              <w:spacing w:before="15" w:after="15"/>
              <w:rPr>
                <w:sz w:val="18"/>
                <w:szCs w:val="18"/>
              </w:rPr>
            </w:pPr>
            <w:r>
              <w:rPr>
                <w:sz w:val="18"/>
                <w:szCs w:val="18"/>
              </w:rPr>
              <w:tab/>
              <w:t xml:space="preserve">(0.0) </w:t>
            </w:r>
          </w:p>
        </w:tc>
        <w:tc>
          <w:tcPr>
            <w:tcW w:w="570" w:type="pct"/>
            <w:tcBorders>
              <w:top w:val="nil"/>
              <w:left w:val="nil"/>
              <w:bottom w:val="nil"/>
              <w:right w:val="nil"/>
            </w:tcBorders>
          </w:tcPr>
          <w:p ns2:paraId="7AC6A496" ns2:textId="77777777" w:rsidR="00DB10F5" w:rsidRDefault="00DB10F5" w:rsidP="00B3093D">
            <w:pPr>
              <w:tabs>
                <w:tab w:val="decimal" w:pos="372"/>
                <w:tab w:val="left" w:pos="452"/>
              </w:tabs>
              <w:spacing w:before="15" w:after="15"/>
              <w:rPr>
                <w:sz w:val="18"/>
                <w:szCs w:val="18"/>
              </w:rPr>
            </w:pPr>
            <w:r>
              <w:rPr>
                <w:sz w:val="18"/>
                <w:szCs w:val="18"/>
              </w:rPr>
              <w:tab/>
              <w:t xml:space="preserve">1 </w:t>
            </w:r>
          </w:p>
        </w:tc>
        <w:tc>
          <w:tcPr>
            <w:tcW w:w="566" w:type="pct"/>
            <w:tcBorders>
              <w:top w:val="nil"/>
              <w:left w:val="nil"/>
              <w:bottom w:val="nil"/>
              <w:right w:val="single" w:sz="2" w:space="0" w:color="auto"/>
            </w:tcBorders>
          </w:tcPr>
          <w:p ns2:paraId="31A4F718" ns2:textId="77777777" w:rsidR="00DB10F5" w:rsidRDefault="00DB10F5" w:rsidP="00B3093D">
            <w:pPr>
              <w:tabs>
                <w:tab w:val="decimal" w:pos="246"/>
                <w:tab w:val="left" w:pos="326"/>
              </w:tabs>
              <w:spacing w:before="15" w:after="15"/>
              <w:rPr>
                <w:sz w:val="18"/>
                <w:szCs w:val="18"/>
              </w:rPr>
            </w:pPr>
            <w:r>
              <w:rPr>
                <w:sz w:val="18"/>
                <w:szCs w:val="18"/>
              </w:rPr>
              <w:tab/>
              <w:t xml:space="preserve">(1.0) </w:t>
            </w:r>
          </w:p>
        </w:tc>
      </w:tr>
      <w:bookmarkEnd w:id="376"/>
      <w:tr w:rsidR="00DB10F5" ns2:paraId="5E05D96E" ns2:textId="77777777" w:rsidTr="00E45D1E">
        <w:tblPrEx>
          <w:tblBorders>
            <w:top w:val="single" w:sz="6" w:space="0" w:color="auto"/>
            <w:bottom w:val="single" w:sz="6" w:space="0" w:color="auto"/>
          </w:tblBorders>
        </w:tblPrEx>
        <w:trPr>
          <w:jc w:val="center"/>
        </w:trPr>
        <w:tc>
          <w:tcPr>
            <w:tcW w:w="2499" w:type="pct"/>
            <w:tcBorders>
              <w:top w:val="nil"/>
              <w:bottom w:val="nil"/>
              <w:right w:val="single" w:sz="2" w:space="0" w:color="auto"/>
            </w:tcBorders>
          </w:tcPr>
          <w:p ns2:paraId="6C703512" ns2:textId="77777777" w:rsidR="00DB10F5" w:rsidRDefault="00DB10F5" w:rsidP="00B3093D">
            <w:pPr>
              <w:spacing w:before="15" w:after="15"/>
              <w:ind w:left="250" w:right="1" w:hanging="250"/>
              <w:rPr>
                <w:sz w:val="18"/>
                <w:szCs w:val="18"/>
              </w:rPr>
            </w:pPr>
            <w:r>
              <w:rPr>
                <w:sz w:val="18"/>
                <w:szCs w:val="18"/>
              </w:rPr>
              <w:t xml:space="preserve">   who died due to a drug-related adverse event </w:t>
            </w:r>
          </w:p>
        </w:tc>
        <w:tc>
          <w:tcPr>
            <w:tcW w:w="651" w:type="pct"/>
            <w:tcBorders>
              <w:top w:val="nil"/>
              <w:left w:val="nil"/>
              <w:bottom w:val="nil"/>
              <w:right w:val="nil"/>
            </w:tcBorders>
          </w:tcPr>
          <w:p ns2:paraId="27B0E535" ns2:textId="77777777" w:rsidR="00DB10F5" w:rsidRDefault="00DB10F5" w:rsidP="00B3093D">
            <w:pPr>
              <w:tabs>
                <w:tab w:val="decimal" w:pos="372"/>
                <w:tab w:val="left" w:pos="452"/>
              </w:tabs>
              <w:spacing w:before="15" w:after="15"/>
              <w:rPr>
                <w:sz w:val="18"/>
                <w:szCs w:val="18"/>
              </w:rPr>
            </w:pPr>
            <w:r>
              <w:rPr>
                <w:sz w:val="18"/>
                <w:szCs w:val="18"/>
              </w:rPr>
              <w:tab/>
              <w:t xml:space="preserve">0 </w:t>
            </w:r>
          </w:p>
        </w:tc>
        <w:tc>
          <w:tcPr>
            <w:tcW w:w="714" w:type="pct"/>
            <w:tcBorders>
              <w:top w:val="nil"/>
              <w:left w:val="nil"/>
              <w:bottom w:val="nil"/>
              <w:right w:val="single" w:sz="2" w:space="0" w:color="auto"/>
            </w:tcBorders>
          </w:tcPr>
          <w:p ns2:paraId="4855EADC" ns2:textId="77777777" w:rsidR="00DB10F5" w:rsidRDefault="00DB10F5" w:rsidP="00B3093D">
            <w:pPr>
              <w:tabs>
                <w:tab w:val="decimal" w:pos="246"/>
                <w:tab w:val="left" w:pos="326"/>
              </w:tabs>
              <w:spacing w:before="15" w:after="15"/>
              <w:rPr>
                <w:sz w:val="18"/>
                <w:szCs w:val="18"/>
              </w:rPr>
            </w:pPr>
            <w:r>
              <w:rPr>
                <w:sz w:val="18"/>
                <w:szCs w:val="18"/>
              </w:rPr>
              <w:tab/>
              <w:t xml:space="preserve">(0.0) </w:t>
            </w:r>
          </w:p>
        </w:tc>
        <w:tc>
          <w:tcPr>
            <w:tcW w:w="570" w:type="pct"/>
            <w:tcBorders>
              <w:top w:val="nil"/>
              <w:left w:val="nil"/>
              <w:bottom w:val="nil"/>
              <w:right w:val="nil"/>
            </w:tcBorders>
          </w:tcPr>
          <w:p ns2:paraId="231FD423" ns2:textId="77777777" w:rsidR="00DB10F5" w:rsidRDefault="00DB10F5" w:rsidP="00B3093D">
            <w:pPr>
              <w:tabs>
                <w:tab w:val="decimal" w:pos="372"/>
                <w:tab w:val="left" w:pos="452"/>
              </w:tabs>
              <w:spacing w:before="15" w:after="15"/>
              <w:rPr>
                <w:sz w:val="18"/>
                <w:szCs w:val="18"/>
              </w:rPr>
            </w:pPr>
            <w:r>
              <w:rPr>
                <w:sz w:val="18"/>
                <w:szCs w:val="18"/>
              </w:rPr>
              <w:tab/>
              <w:t xml:space="preserve">0 </w:t>
            </w:r>
          </w:p>
        </w:tc>
        <w:tc>
          <w:tcPr>
            <w:tcW w:w="566" w:type="pct"/>
            <w:tcBorders>
              <w:top w:val="nil"/>
              <w:left w:val="nil"/>
              <w:bottom w:val="nil"/>
              <w:right w:val="single" w:sz="2" w:space="0" w:color="auto"/>
            </w:tcBorders>
          </w:tcPr>
          <w:p ns2:paraId="171A10DE" ns2:textId="77777777" w:rsidR="00DB10F5" w:rsidRDefault="00DB10F5" w:rsidP="00B3093D">
            <w:pPr>
              <w:tabs>
                <w:tab w:val="decimal" w:pos="246"/>
                <w:tab w:val="left" w:pos="326"/>
              </w:tabs>
              <w:spacing w:before="15" w:after="15"/>
              <w:rPr>
                <w:sz w:val="18"/>
                <w:szCs w:val="18"/>
              </w:rPr>
            </w:pPr>
            <w:r>
              <w:rPr>
                <w:sz w:val="18"/>
                <w:szCs w:val="18"/>
              </w:rPr>
              <w:tab/>
              <w:t xml:space="preserve">(0.0) </w:t>
            </w:r>
          </w:p>
        </w:tc>
      </w:tr>
      <w:tr w:rsidR="008E690C" ns2:paraId="51B9B931" ns2:textId="77777777" w:rsidTr="00E45D1E">
        <w:tblPrEx>
          <w:tblBorders>
            <w:top w:val="single" w:sz="6" w:space="0" w:color="auto"/>
            <w:bottom w:val="single" w:sz="6" w:space="0" w:color="auto"/>
          </w:tblBorders>
        </w:tblPrEx>
        <w:trPr>
          <w:jc w:val="center"/>
        </w:trPr>
        <w:tc>
          <w:tcPr>
            <w:tcW w:w="2499" w:type="pct"/>
            <w:tcBorders>
              <w:top w:val="nil"/>
              <w:bottom w:val="nil"/>
              <w:right w:val="single" w:sz="2" w:space="0" w:color="auto"/>
            </w:tcBorders>
          </w:tcPr>
          <w:p ns2:paraId="3E542ED5" ns2:textId="4A33711C" w:rsidR="008E690C" w:rsidRDefault="008E690C" w:rsidP="008E690C">
            <w:pPr>
              <w:spacing w:before="15" w:after="15"/>
              <w:ind w:left="250" w:right="1" w:hanging="250"/>
              <w:rPr>
                <w:sz w:val="18"/>
                <w:szCs w:val="18"/>
              </w:rPr>
            </w:pPr>
            <w:r>
              <w:rPr>
                <w:sz w:val="18"/>
                <w:szCs w:val="18"/>
              </w:rPr>
              <w:t xml:space="preserve">   discontinued any drug due to an adverse event </w:t>
            </w:r>
          </w:p>
        </w:tc>
        <w:tc>
          <w:tcPr>
            <w:tcW w:w="651" w:type="pct"/>
            <w:tcBorders>
              <w:top w:val="nil"/>
              <w:left w:val="nil"/>
              <w:bottom w:val="nil"/>
              <w:right w:val="nil"/>
            </w:tcBorders>
          </w:tcPr>
          <w:p ns2:paraId="3E95875B" ns2:textId="32871052" w:rsidR="008E690C" w:rsidRDefault="008E690C" w:rsidP="008E690C">
            <w:pPr>
              <w:tabs>
                <w:tab w:val="decimal" w:pos="372"/>
                <w:tab w:val="left" w:pos="452"/>
              </w:tabs>
              <w:spacing w:before="15" w:after="15"/>
              <w:rPr>
                <w:sz w:val="18"/>
                <w:szCs w:val="18"/>
              </w:rPr>
            </w:pPr>
            <w:r>
              <w:rPr>
                <w:sz w:val="18"/>
                <w:szCs w:val="18"/>
              </w:rPr>
              <w:tab/>
              <w:t xml:space="preserve">3 </w:t>
            </w:r>
          </w:p>
        </w:tc>
        <w:tc>
          <w:tcPr>
            <w:tcW w:w="714" w:type="pct"/>
            <w:tcBorders>
              <w:top w:val="nil"/>
              <w:left w:val="nil"/>
              <w:bottom w:val="nil"/>
              <w:right w:val="single" w:sz="2" w:space="0" w:color="auto"/>
            </w:tcBorders>
          </w:tcPr>
          <w:p ns2:paraId="09769012" ns2:textId="0289E8C4" w:rsidR="008E690C" w:rsidRDefault="008E690C" w:rsidP="008E690C">
            <w:pPr>
              <w:tabs>
                <w:tab w:val="decimal" w:pos="246"/>
                <w:tab w:val="left" w:pos="326"/>
              </w:tabs>
              <w:spacing w:before="15" w:after="15"/>
              <w:rPr>
                <w:sz w:val="18"/>
                <w:szCs w:val="18"/>
              </w:rPr>
            </w:pPr>
            <w:r>
              <w:rPr>
                <w:sz w:val="18"/>
                <w:szCs w:val="18"/>
              </w:rPr>
              <w:tab/>
              <w:t xml:space="preserve">(7.5) </w:t>
            </w:r>
          </w:p>
        </w:tc>
        <w:tc>
          <w:tcPr>
            <w:tcW w:w="570" w:type="pct"/>
            <w:tcBorders>
              <w:top w:val="nil"/>
              <w:left w:val="nil"/>
              <w:bottom w:val="nil"/>
              <w:right w:val="nil"/>
            </w:tcBorders>
          </w:tcPr>
          <w:p ns2:paraId="2481A622" ns2:textId="7FB36BE9" w:rsidR="008E690C" w:rsidRDefault="008E690C" w:rsidP="008E690C">
            <w:pPr>
              <w:tabs>
                <w:tab w:val="decimal" w:pos="372"/>
                <w:tab w:val="left" w:pos="452"/>
              </w:tabs>
              <w:spacing w:before="15" w:after="15"/>
              <w:rPr>
                <w:sz w:val="18"/>
                <w:szCs w:val="18"/>
              </w:rPr>
            </w:pPr>
            <w:r>
              <w:rPr>
                <w:sz w:val="18"/>
                <w:szCs w:val="18"/>
              </w:rPr>
              <w:tab/>
              <w:t xml:space="preserve">5 </w:t>
            </w:r>
          </w:p>
        </w:tc>
        <w:tc>
          <w:tcPr>
            <w:tcW w:w="566" w:type="pct"/>
            <w:tcBorders>
              <w:top w:val="nil"/>
              <w:left w:val="nil"/>
              <w:bottom w:val="nil"/>
              <w:right w:val="single" w:sz="2" w:space="0" w:color="auto"/>
            </w:tcBorders>
          </w:tcPr>
          <w:p ns2:paraId="1CCF248B" ns2:textId="213FB924" w:rsidR="008E690C" w:rsidRDefault="008E690C" w:rsidP="008E690C">
            <w:pPr>
              <w:tabs>
                <w:tab w:val="decimal" w:pos="246"/>
                <w:tab w:val="left" w:pos="326"/>
              </w:tabs>
              <w:spacing w:before="15" w:after="15"/>
              <w:rPr>
                <w:sz w:val="18"/>
                <w:szCs w:val="18"/>
              </w:rPr>
            </w:pPr>
            <w:r>
              <w:rPr>
                <w:sz w:val="18"/>
                <w:szCs w:val="18"/>
              </w:rPr>
              <w:tab/>
              <w:t xml:space="preserve">(5.0) </w:t>
            </w:r>
          </w:p>
        </w:tc>
      </w:tr>
      <w:tr w:rsidR="008E690C" ns2:paraId="382C7143" ns2:textId="77777777" w:rsidTr="00E45D1E">
        <w:tblPrEx>
          <w:tblBorders>
            <w:top w:val="single" w:sz="6" w:space="0" w:color="auto"/>
            <w:bottom w:val="single" w:sz="6" w:space="0" w:color="auto"/>
          </w:tblBorders>
        </w:tblPrEx>
        <w:trPr>
          <w:jc w:val="center"/>
        </w:trPr>
        <w:tc>
          <w:tcPr>
            <w:tcW w:w="2499" w:type="pct"/>
            <w:tcBorders>
              <w:top w:val="nil"/>
              <w:bottom w:val="nil"/>
              <w:right w:val="single" w:sz="2" w:space="0" w:color="auto"/>
            </w:tcBorders>
          </w:tcPr>
          <w:p ns2:paraId="7743A3BD" ns2:textId="581B8AA8" w:rsidR="008E690C" w:rsidRDefault="008E690C" w:rsidP="008E690C">
            <w:pPr>
              <w:spacing w:before="15" w:after="15"/>
              <w:ind w:left="250" w:right="1" w:hanging="250"/>
              <w:rPr>
                <w:sz w:val="18"/>
                <w:szCs w:val="18"/>
              </w:rPr>
            </w:pPr>
            <w:r>
              <w:rPr>
                <w:sz w:val="18"/>
                <w:szCs w:val="18"/>
              </w:rPr>
              <w:t xml:space="preserve">     discontinued </w:t>
            </w:r>
            <w:r w:rsidR="005F4918" w:rsidRPr="005F4918">
              <w:rPr>
                <w:sz w:val="18"/>
                <w:szCs w:val="18"/>
              </w:rPr>
              <w:t>sac-TMT</w:t>
            </w:r>
            <w:r>
              <w:rPr>
                <w:sz w:val="18"/>
                <w:szCs w:val="18"/>
              </w:rPr>
              <w:t xml:space="preserve"> </w:t>
            </w:r>
          </w:p>
        </w:tc>
        <w:tc>
          <w:tcPr>
            <w:tcW w:w="651" w:type="pct"/>
            <w:tcBorders>
              <w:top w:val="nil"/>
              <w:left w:val="nil"/>
              <w:bottom w:val="nil"/>
              <w:right w:val="nil"/>
            </w:tcBorders>
          </w:tcPr>
          <w:p ns2:paraId="78ED8F8E" ns2:textId="52F557CD" w:rsidR="008E690C" w:rsidRDefault="008E690C" w:rsidP="008E690C">
            <w:pPr>
              <w:tabs>
                <w:tab w:val="decimal" w:pos="372"/>
                <w:tab w:val="left" w:pos="452"/>
              </w:tabs>
              <w:spacing w:before="15" w:after="15"/>
              <w:rPr>
                <w:sz w:val="18"/>
                <w:szCs w:val="18"/>
              </w:rPr>
            </w:pPr>
            <w:r>
              <w:rPr>
                <w:sz w:val="18"/>
                <w:szCs w:val="18"/>
              </w:rPr>
              <w:tab/>
              <w:t xml:space="preserve">2 </w:t>
            </w:r>
          </w:p>
        </w:tc>
        <w:tc>
          <w:tcPr>
            <w:tcW w:w="714" w:type="pct"/>
            <w:tcBorders>
              <w:top w:val="nil"/>
              <w:left w:val="nil"/>
              <w:bottom w:val="nil"/>
              <w:right w:val="single" w:sz="2" w:space="0" w:color="auto"/>
            </w:tcBorders>
          </w:tcPr>
          <w:p ns2:paraId="4CA92B34" ns2:textId="29363DF3" w:rsidR="008E690C" w:rsidRDefault="008E690C" w:rsidP="008E690C">
            <w:pPr>
              <w:tabs>
                <w:tab w:val="decimal" w:pos="246"/>
                <w:tab w:val="left" w:pos="326"/>
              </w:tabs>
              <w:spacing w:before="15" w:after="15"/>
              <w:rPr>
                <w:sz w:val="18"/>
                <w:szCs w:val="18"/>
              </w:rPr>
            </w:pPr>
            <w:r>
              <w:rPr>
                <w:sz w:val="18"/>
                <w:szCs w:val="18"/>
              </w:rPr>
              <w:tab/>
              <w:t xml:space="preserve">(5.0) </w:t>
            </w:r>
          </w:p>
        </w:tc>
        <w:tc>
          <w:tcPr>
            <w:tcW w:w="570" w:type="pct"/>
            <w:tcBorders>
              <w:top w:val="nil"/>
              <w:left w:val="nil"/>
              <w:bottom w:val="nil"/>
              <w:right w:val="nil"/>
            </w:tcBorders>
          </w:tcPr>
          <w:p ns2:paraId="10EB4408" ns2:textId="20F34B07" w:rsidR="008E690C" w:rsidRDefault="008E690C" w:rsidP="008E690C">
            <w:pPr>
              <w:tabs>
                <w:tab w:val="decimal" w:pos="372"/>
                <w:tab w:val="left" w:pos="452"/>
              </w:tabs>
              <w:spacing w:before="15" w:after="15"/>
              <w:rPr>
                <w:sz w:val="18"/>
                <w:szCs w:val="18"/>
              </w:rPr>
            </w:pPr>
            <w:r>
              <w:rPr>
                <w:sz w:val="18"/>
                <w:szCs w:val="18"/>
              </w:rPr>
              <w:tab/>
              <w:t xml:space="preserve">3 </w:t>
            </w:r>
          </w:p>
        </w:tc>
        <w:tc>
          <w:tcPr>
            <w:tcW w:w="566" w:type="pct"/>
            <w:tcBorders>
              <w:top w:val="nil"/>
              <w:left w:val="nil"/>
              <w:bottom w:val="nil"/>
              <w:right w:val="single" w:sz="2" w:space="0" w:color="auto"/>
            </w:tcBorders>
          </w:tcPr>
          <w:p ns2:paraId="2C9DAE17" ns2:textId="3092046A" w:rsidR="008E690C" w:rsidRDefault="008E690C" w:rsidP="008E690C">
            <w:pPr>
              <w:tabs>
                <w:tab w:val="decimal" w:pos="246"/>
                <w:tab w:val="left" w:pos="326"/>
              </w:tabs>
              <w:spacing w:before="15" w:after="15"/>
              <w:rPr>
                <w:sz w:val="18"/>
                <w:szCs w:val="18"/>
              </w:rPr>
            </w:pPr>
            <w:r>
              <w:rPr>
                <w:sz w:val="18"/>
                <w:szCs w:val="18"/>
              </w:rPr>
              <w:tab/>
              <w:t xml:space="preserve">(3.0) </w:t>
            </w:r>
          </w:p>
        </w:tc>
      </w:tr>
      <w:tr w:rsidR="008E690C" ns2:paraId="2FE47015" ns2:textId="77777777" w:rsidTr="00E45D1E">
        <w:tblPrEx>
          <w:tblBorders>
            <w:top w:val="single" w:sz="6" w:space="0" w:color="auto"/>
            <w:bottom w:val="single" w:sz="6" w:space="0" w:color="auto"/>
          </w:tblBorders>
        </w:tblPrEx>
        <w:trPr>
          <w:jc w:val="center"/>
        </w:trPr>
        <w:tc>
          <w:tcPr>
            <w:tcW w:w="2499" w:type="pct"/>
            <w:tcBorders>
              <w:top w:val="nil"/>
              <w:bottom w:val="nil"/>
              <w:right w:val="single" w:sz="2" w:space="0" w:color="auto"/>
            </w:tcBorders>
          </w:tcPr>
          <w:p ns2:paraId="4E2213FD" ns2:textId="6CC02B2D" w:rsidR="008E690C" w:rsidRDefault="008E690C" w:rsidP="008E690C">
            <w:pPr>
              <w:spacing w:before="15" w:after="15"/>
              <w:ind w:left="250" w:right="1" w:hanging="250"/>
              <w:rPr>
                <w:sz w:val="18"/>
                <w:szCs w:val="18"/>
              </w:rPr>
            </w:pPr>
            <w:r>
              <w:rPr>
                <w:sz w:val="18"/>
                <w:szCs w:val="18"/>
              </w:rPr>
              <w:t xml:space="preserve">     discontinued KL-A167 </w:t>
            </w:r>
          </w:p>
        </w:tc>
        <w:tc>
          <w:tcPr>
            <w:tcW w:w="651" w:type="pct"/>
            <w:tcBorders>
              <w:top w:val="nil"/>
              <w:left w:val="nil"/>
              <w:bottom w:val="nil"/>
              <w:right w:val="nil"/>
            </w:tcBorders>
          </w:tcPr>
          <w:p ns2:paraId="0C65B8B0" ns2:textId="234540EE" w:rsidR="008E690C" w:rsidRDefault="008E690C" w:rsidP="008E690C">
            <w:pPr>
              <w:tabs>
                <w:tab w:val="decimal" w:pos="372"/>
                <w:tab w:val="left" w:pos="452"/>
              </w:tabs>
              <w:spacing w:before="15" w:after="15"/>
              <w:rPr>
                <w:sz w:val="18"/>
                <w:szCs w:val="18"/>
              </w:rPr>
            </w:pPr>
            <w:r>
              <w:rPr>
                <w:sz w:val="18"/>
                <w:szCs w:val="18"/>
              </w:rPr>
              <w:tab/>
              <w:t xml:space="preserve">3 </w:t>
            </w:r>
          </w:p>
        </w:tc>
        <w:tc>
          <w:tcPr>
            <w:tcW w:w="714" w:type="pct"/>
            <w:tcBorders>
              <w:top w:val="nil"/>
              <w:left w:val="nil"/>
              <w:bottom w:val="nil"/>
              <w:right w:val="single" w:sz="2" w:space="0" w:color="auto"/>
            </w:tcBorders>
          </w:tcPr>
          <w:p ns2:paraId="356B015E" ns2:textId="32D8AD5F" w:rsidR="008E690C" w:rsidRDefault="008E690C" w:rsidP="008E690C">
            <w:pPr>
              <w:tabs>
                <w:tab w:val="decimal" w:pos="246"/>
                <w:tab w:val="left" w:pos="326"/>
              </w:tabs>
              <w:spacing w:before="15" w:after="15"/>
              <w:rPr>
                <w:sz w:val="18"/>
                <w:szCs w:val="18"/>
              </w:rPr>
            </w:pPr>
            <w:r>
              <w:rPr>
                <w:sz w:val="18"/>
                <w:szCs w:val="18"/>
              </w:rPr>
              <w:tab/>
              <w:t xml:space="preserve">(7.5) </w:t>
            </w:r>
          </w:p>
        </w:tc>
        <w:tc>
          <w:tcPr>
            <w:tcW w:w="570" w:type="pct"/>
            <w:tcBorders>
              <w:top w:val="nil"/>
              <w:left w:val="nil"/>
              <w:bottom w:val="nil"/>
              <w:right w:val="nil"/>
            </w:tcBorders>
          </w:tcPr>
          <w:p ns2:paraId="65204D49" ns2:textId="3D7FF738" w:rsidR="008E690C" w:rsidRDefault="008E690C" w:rsidP="008E690C">
            <w:pPr>
              <w:tabs>
                <w:tab w:val="decimal" w:pos="372"/>
                <w:tab w:val="left" w:pos="452"/>
              </w:tabs>
              <w:spacing w:before="15" w:after="15"/>
              <w:rPr>
                <w:sz w:val="18"/>
                <w:szCs w:val="18"/>
              </w:rPr>
            </w:pPr>
            <w:r>
              <w:rPr>
                <w:sz w:val="18"/>
                <w:szCs w:val="18"/>
              </w:rPr>
              <w:tab/>
              <w:t xml:space="preserve">3 </w:t>
            </w:r>
          </w:p>
        </w:tc>
        <w:tc>
          <w:tcPr>
            <w:tcW w:w="566" w:type="pct"/>
            <w:tcBorders>
              <w:top w:val="nil"/>
              <w:left w:val="nil"/>
              <w:bottom w:val="nil"/>
              <w:right w:val="single" w:sz="2" w:space="0" w:color="auto"/>
            </w:tcBorders>
          </w:tcPr>
          <w:p ns2:paraId="2341D711" ns2:textId="713BF3C9" w:rsidR="008E690C" w:rsidRDefault="008E690C" w:rsidP="008E690C">
            <w:pPr>
              <w:tabs>
                <w:tab w:val="decimal" w:pos="246"/>
                <w:tab w:val="left" w:pos="326"/>
              </w:tabs>
              <w:spacing w:before="15" w:after="15"/>
              <w:rPr>
                <w:sz w:val="18"/>
                <w:szCs w:val="18"/>
              </w:rPr>
            </w:pPr>
            <w:r>
              <w:rPr>
                <w:sz w:val="18"/>
                <w:szCs w:val="18"/>
              </w:rPr>
              <w:tab/>
              <w:t xml:space="preserve">(3.0) </w:t>
            </w:r>
          </w:p>
        </w:tc>
      </w:tr>
      <w:tr w:rsidR="008E690C" ns2:paraId="0051E8D2" ns2:textId="77777777" w:rsidTr="00E45D1E">
        <w:tblPrEx>
          <w:tblBorders>
            <w:top w:val="single" w:sz="6" w:space="0" w:color="auto"/>
            <w:bottom w:val="single" w:sz="6" w:space="0" w:color="auto"/>
          </w:tblBorders>
        </w:tblPrEx>
        <w:trPr>
          <w:jc w:val="center"/>
        </w:trPr>
        <w:tc>
          <w:tcPr>
            <w:tcW w:w="2499" w:type="pct"/>
            <w:tcBorders>
              <w:top w:val="nil"/>
              <w:bottom w:val="nil"/>
              <w:right w:val="single" w:sz="2" w:space="0" w:color="auto"/>
            </w:tcBorders>
          </w:tcPr>
          <w:p ns2:paraId="6FB5D1F5" ns2:textId="24045B0F" w:rsidR="008E690C" w:rsidRDefault="008E690C" w:rsidP="008E690C">
            <w:pPr>
              <w:spacing w:before="15" w:after="15"/>
              <w:ind w:left="250" w:right="1" w:hanging="250"/>
              <w:rPr>
                <w:sz w:val="18"/>
                <w:szCs w:val="18"/>
              </w:rPr>
            </w:pPr>
            <w:r>
              <w:rPr>
                <w:sz w:val="18"/>
                <w:szCs w:val="18"/>
              </w:rPr>
              <w:t xml:space="preserve">     discontinued chemotherapy drug </w:t>
            </w:r>
          </w:p>
        </w:tc>
        <w:tc>
          <w:tcPr>
            <w:tcW w:w="651" w:type="pct"/>
            <w:tcBorders>
              <w:top w:val="nil"/>
              <w:left w:val="nil"/>
              <w:bottom w:val="nil"/>
              <w:right w:val="nil"/>
            </w:tcBorders>
          </w:tcPr>
          <w:p ns2:paraId="2D44A34F" ns2:textId="56261DCC" w:rsidR="008E690C" w:rsidRDefault="008E690C" w:rsidP="008E690C">
            <w:pPr>
              <w:tabs>
                <w:tab w:val="decimal" w:pos="372"/>
                <w:tab w:val="left" w:pos="452"/>
              </w:tabs>
              <w:spacing w:before="15" w:after="15"/>
              <w:rPr>
                <w:sz w:val="18"/>
                <w:szCs w:val="18"/>
              </w:rPr>
            </w:pPr>
            <w:r>
              <w:rPr>
                <w:sz w:val="18"/>
                <w:szCs w:val="18"/>
              </w:rPr>
              <w:tab/>
              <w:t xml:space="preserve">0 </w:t>
            </w:r>
          </w:p>
        </w:tc>
        <w:tc>
          <w:tcPr>
            <w:tcW w:w="714" w:type="pct"/>
            <w:tcBorders>
              <w:top w:val="nil"/>
              <w:left w:val="nil"/>
              <w:bottom w:val="nil"/>
              <w:right w:val="single" w:sz="2" w:space="0" w:color="auto"/>
            </w:tcBorders>
          </w:tcPr>
          <w:p ns2:paraId="3D39D88E" ns2:textId="0F5202AA" w:rsidR="008E690C" w:rsidRDefault="008E690C" w:rsidP="008E690C">
            <w:pPr>
              <w:tabs>
                <w:tab w:val="decimal" w:pos="246"/>
                <w:tab w:val="left" w:pos="326"/>
              </w:tabs>
              <w:spacing w:before="15" w:after="15"/>
              <w:rPr>
                <w:sz w:val="18"/>
                <w:szCs w:val="18"/>
              </w:rPr>
            </w:pPr>
            <w:r>
              <w:rPr>
                <w:sz w:val="18"/>
                <w:szCs w:val="18"/>
              </w:rPr>
              <w:tab/>
              <w:t xml:space="preserve">(0.0) </w:t>
            </w:r>
          </w:p>
        </w:tc>
        <w:tc>
          <w:tcPr>
            <w:tcW w:w="570" w:type="pct"/>
            <w:tcBorders>
              <w:top w:val="nil"/>
              <w:left w:val="nil"/>
              <w:bottom w:val="nil"/>
              <w:right w:val="nil"/>
            </w:tcBorders>
          </w:tcPr>
          <w:p ns2:paraId="6F3584AB" ns2:textId="583CE848" w:rsidR="008E690C" w:rsidRDefault="008E690C" w:rsidP="008E690C">
            <w:pPr>
              <w:tabs>
                <w:tab w:val="decimal" w:pos="372"/>
                <w:tab w:val="left" w:pos="452"/>
              </w:tabs>
              <w:spacing w:before="15" w:after="15"/>
              <w:rPr>
                <w:sz w:val="18"/>
                <w:szCs w:val="18"/>
              </w:rPr>
            </w:pPr>
            <w:r>
              <w:rPr>
                <w:sz w:val="18"/>
                <w:szCs w:val="18"/>
              </w:rPr>
              <w:tab/>
              <w:t xml:space="preserve">0 </w:t>
            </w:r>
          </w:p>
        </w:tc>
        <w:tc>
          <w:tcPr>
            <w:tcW w:w="566" w:type="pct"/>
            <w:tcBorders>
              <w:top w:val="nil"/>
              <w:left w:val="nil"/>
              <w:bottom w:val="nil"/>
              <w:right w:val="single" w:sz="2" w:space="0" w:color="auto"/>
            </w:tcBorders>
          </w:tcPr>
          <w:p ns2:paraId="732F8017" ns2:textId="33A7F8A9" w:rsidR="008E690C" w:rsidRDefault="008E690C" w:rsidP="008E690C">
            <w:pPr>
              <w:tabs>
                <w:tab w:val="decimal" w:pos="246"/>
                <w:tab w:val="left" w:pos="326"/>
              </w:tabs>
              <w:spacing w:before="15" w:after="15"/>
              <w:rPr>
                <w:sz w:val="18"/>
                <w:szCs w:val="18"/>
              </w:rPr>
            </w:pPr>
            <w:r>
              <w:rPr>
                <w:sz w:val="18"/>
                <w:szCs w:val="18"/>
              </w:rPr>
              <w:tab/>
              <w:t xml:space="preserve">(0.0) </w:t>
            </w:r>
          </w:p>
        </w:tc>
      </w:tr>
      <w:tr w:rsidR="008E690C" ns2:paraId="7336CCC1" ns2:textId="77777777" w:rsidTr="00E45D1E">
        <w:tblPrEx>
          <w:tblBorders>
            <w:top w:val="single" w:sz="6" w:space="0" w:color="auto"/>
            <w:bottom w:val="single" w:sz="6" w:space="0" w:color="auto"/>
          </w:tblBorders>
        </w:tblPrEx>
        <w:trPr>
          <w:jc w:val="center"/>
        </w:trPr>
        <w:tc>
          <w:tcPr>
            <w:tcW w:w="2499" w:type="pct"/>
            <w:tcBorders>
              <w:top w:val="nil"/>
              <w:bottom w:val="nil"/>
              <w:right w:val="single" w:sz="2" w:space="0" w:color="auto"/>
            </w:tcBorders>
          </w:tcPr>
          <w:p ns2:paraId="3E87665B" ns2:textId="4DFB3174" w:rsidR="008E690C" w:rsidRDefault="008E690C" w:rsidP="008E690C">
            <w:pPr>
              <w:spacing w:before="15" w:after="15"/>
              <w:ind w:left="250" w:right="1" w:hanging="250"/>
              <w:rPr>
                <w:sz w:val="18"/>
                <w:szCs w:val="18"/>
              </w:rPr>
            </w:pPr>
            <w:r>
              <w:rPr>
                <w:sz w:val="18"/>
                <w:szCs w:val="18"/>
              </w:rPr>
              <w:t xml:space="preserve">   discontinued any drug due to a drug-related adverse event </w:t>
            </w:r>
          </w:p>
        </w:tc>
        <w:tc>
          <w:tcPr>
            <w:tcW w:w="651" w:type="pct"/>
            <w:tcBorders>
              <w:top w:val="nil"/>
              <w:left w:val="nil"/>
              <w:bottom w:val="nil"/>
              <w:right w:val="nil"/>
            </w:tcBorders>
          </w:tcPr>
          <w:p ns2:paraId="6B6E8786" ns2:textId="38A5029D" w:rsidR="008E690C" w:rsidRDefault="008E690C" w:rsidP="008E690C">
            <w:pPr>
              <w:tabs>
                <w:tab w:val="decimal" w:pos="372"/>
                <w:tab w:val="left" w:pos="452"/>
              </w:tabs>
              <w:spacing w:before="15" w:after="15"/>
              <w:rPr>
                <w:sz w:val="18"/>
                <w:szCs w:val="18"/>
              </w:rPr>
            </w:pPr>
            <w:r>
              <w:rPr>
                <w:sz w:val="18"/>
                <w:szCs w:val="18"/>
              </w:rPr>
              <w:tab/>
              <w:t xml:space="preserve">1 </w:t>
            </w:r>
          </w:p>
        </w:tc>
        <w:tc>
          <w:tcPr>
            <w:tcW w:w="714" w:type="pct"/>
            <w:tcBorders>
              <w:top w:val="nil"/>
              <w:left w:val="nil"/>
              <w:bottom w:val="nil"/>
              <w:right w:val="single" w:sz="2" w:space="0" w:color="auto"/>
            </w:tcBorders>
          </w:tcPr>
          <w:p ns2:paraId="0A52110D" ns2:textId="2D6201D9" w:rsidR="008E690C" w:rsidRDefault="008E690C" w:rsidP="008E690C">
            <w:pPr>
              <w:tabs>
                <w:tab w:val="decimal" w:pos="246"/>
                <w:tab w:val="left" w:pos="326"/>
              </w:tabs>
              <w:spacing w:before="15" w:after="15"/>
              <w:rPr>
                <w:sz w:val="18"/>
                <w:szCs w:val="18"/>
              </w:rPr>
            </w:pPr>
            <w:r>
              <w:rPr>
                <w:sz w:val="18"/>
                <w:szCs w:val="18"/>
              </w:rPr>
              <w:tab/>
              <w:t xml:space="preserve">(2.5) </w:t>
            </w:r>
          </w:p>
        </w:tc>
        <w:tc>
          <w:tcPr>
            <w:tcW w:w="570" w:type="pct"/>
            <w:tcBorders>
              <w:top w:val="nil"/>
              <w:left w:val="nil"/>
              <w:bottom w:val="nil"/>
              <w:right w:val="nil"/>
            </w:tcBorders>
          </w:tcPr>
          <w:p ns2:paraId="0964CC75" ns2:textId="23EDC03E" w:rsidR="008E690C" w:rsidRDefault="008E690C" w:rsidP="008E690C">
            <w:pPr>
              <w:tabs>
                <w:tab w:val="decimal" w:pos="372"/>
                <w:tab w:val="left" w:pos="452"/>
              </w:tabs>
              <w:spacing w:before="15" w:after="15"/>
              <w:rPr>
                <w:sz w:val="18"/>
                <w:szCs w:val="18"/>
              </w:rPr>
            </w:pPr>
            <w:r>
              <w:rPr>
                <w:sz w:val="18"/>
                <w:szCs w:val="18"/>
              </w:rPr>
              <w:tab/>
              <w:t xml:space="preserve">4 </w:t>
            </w:r>
          </w:p>
        </w:tc>
        <w:tc>
          <w:tcPr>
            <w:tcW w:w="566" w:type="pct"/>
            <w:tcBorders>
              <w:top w:val="nil"/>
              <w:left w:val="nil"/>
              <w:bottom w:val="nil"/>
              <w:right w:val="single" w:sz="2" w:space="0" w:color="auto"/>
            </w:tcBorders>
          </w:tcPr>
          <w:p ns2:paraId="7B0468D6" ns2:textId="72F4DF44" w:rsidR="008E690C" w:rsidRDefault="008E690C" w:rsidP="008E690C">
            <w:pPr>
              <w:tabs>
                <w:tab w:val="decimal" w:pos="246"/>
                <w:tab w:val="left" w:pos="326"/>
              </w:tabs>
              <w:spacing w:before="15" w:after="15"/>
              <w:rPr>
                <w:sz w:val="18"/>
                <w:szCs w:val="18"/>
              </w:rPr>
            </w:pPr>
            <w:r>
              <w:rPr>
                <w:sz w:val="18"/>
                <w:szCs w:val="18"/>
              </w:rPr>
              <w:tab/>
              <w:t xml:space="preserve">(4.0) </w:t>
            </w:r>
          </w:p>
        </w:tc>
      </w:tr>
      <w:tr w:rsidR="008E690C" ns2:paraId="70CED276" ns2:textId="77777777" w:rsidTr="00E45D1E">
        <w:tblPrEx>
          <w:tblBorders>
            <w:top w:val="single" w:sz="6" w:space="0" w:color="auto"/>
            <w:bottom w:val="single" w:sz="6" w:space="0" w:color="auto"/>
          </w:tblBorders>
        </w:tblPrEx>
        <w:trPr>
          <w:jc w:val="center"/>
        </w:trPr>
        <w:tc>
          <w:tcPr>
            <w:tcW w:w="2499" w:type="pct"/>
            <w:tcBorders>
              <w:top w:val="nil"/>
              <w:bottom w:val="nil"/>
              <w:right w:val="single" w:sz="2" w:space="0" w:color="auto"/>
            </w:tcBorders>
          </w:tcPr>
          <w:p ns2:paraId="17104FFE" ns2:textId="33A324AD" w:rsidR="008E690C" w:rsidRDefault="008E690C" w:rsidP="008E690C">
            <w:pPr>
              <w:spacing w:before="15" w:after="15"/>
              <w:ind w:left="250" w:right="1" w:hanging="250"/>
              <w:rPr>
                <w:sz w:val="18"/>
                <w:szCs w:val="18"/>
              </w:rPr>
            </w:pPr>
            <w:r>
              <w:rPr>
                <w:sz w:val="18"/>
                <w:szCs w:val="18"/>
              </w:rPr>
              <w:t xml:space="preserve">     discontinued </w:t>
            </w:r>
            <w:r w:rsidR="005F4918" w:rsidRPr="005F4918">
              <w:rPr>
                <w:sz w:val="18"/>
                <w:szCs w:val="18"/>
              </w:rPr>
              <w:t>sac-TMT</w:t>
            </w:r>
            <w:r>
              <w:rPr>
                <w:sz w:val="18"/>
                <w:szCs w:val="18"/>
              </w:rPr>
              <w:t xml:space="preserve"> </w:t>
            </w:r>
          </w:p>
        </w:tc>
        <w:tc>
          <w:tcPr>
            <w:tcW w:w="651" w:type="pct"/>
            <w:tcBorders>
              <w:top w:val="nil"/>
              <w:left w:val="nil"/>
              <w:bottom w:val="nil"/>
              <w:right w:val="nil"/>
            </w:tcBorders>
          </w:tcPr>
          <w:p ns2:paraId="67D971E0" ns2:textId="4C63627A" w:rsidR="008E690C" w:rsidRDefault="008E690C" w:rsidP="008E690C">
            <w:pPr>
              <w:tabs>
                <w:tab w:val="decimal" w:pos="372"/>
                <w:tab w:val="left" w:pos="452"/>
              </w:tabs>
              <w:spacing w:before="15" w:after="15"/>
              <w:rPr>
                <w:sz w:val="18"/>
                <w:szCs w:val="18"/>
              </w:rPr>
            </w:pPr>
            <w:r>
              <w:rPr>
                <w:sz w:val="18"/>
                <w:szCs w:val="18"/>
              </w:rPr>
              <w:tab/>
              <w:t xml:space="preserve">0 </w:t>
            </w:r>
          </w:p>
        </w:tc>
        <w:tc>
          <w:tcPr>
            <w:tcW w:w="714" w:type="pct"/>
            <w:tcBorders>
              <w:top w:val="nil"/>
              <w:left w:val="nil"/>
              <w:bottom w:val="nil"/>
              <w:right w:val="single" w:sz="2" w:space="0" w:color="auto"/>
            </w:tcBorders>
          </w:tcPr>
          <w:p ns2:paraId="1BF29DD5" ns2:textId="1BC5CB5F" w:rsidR="008E690C" w:rsidRDefault="008E690C" w:rsidP="008E690C">
            <w:pPr>
              <w:tabs>
                <w:tab w:val="decimal" w:pos="246"/>
                <w:tab w:val="left" w:pos="326"/>
              </w:tabs>
              <w:spacing w:before="15" w:after="15"/>
              <w:rPr>
                <w:sz w:val="18"/>
                <w:szCs w:val="18"/>
              </w:rPr>
            </w:pPr>
            <w:r>
              <w:rPr>
                <w:sz w:val="18"/>
                <w:szCs w:val="18"/>
              </w:rPr>
              <w:tab/>
              <w:t xml:space="preserve">(0.0) </w:t>
            </w:r>
          </w:p>
        </w:tc>
        <w:tc>
          <w:tcPr>
            <w:tcW w:w="570" w:type="pct"/>
            <w:tcBorders>
              <w:top w:val="nil"/>
              <w:left w:val="nil"/>
              <w:bottom w:val="nil"/>
              <w:right w:val="nil"/>
            </w:tcBorders>
          </w:tcPr>
          <w:p ns2:paraId="459DA6BB" ns2:textId="0E17C851" w:rsidR="008E690C" w:rsidRDefault="008E690C" w:rsidP="008E690C">
            <w:pPr>
              <w:tabs>
                <w:tab w:val="decimal" w:pos="372"/>
                <w:tab w:val="left" w:pos="452"/>
              </w:tabs>
              <w:spacing w:before="15" w:after="15"/>
              <w:rPr>
                <w:sz w:val="18"/>
                <w:szCs w:val="18"/>
              </w:rPr>
            </w:pPr>
            <w:r>
              <w:rPr>
                <w:sz w:val="18"/>
                <w:szCs w:val="18"/>
              </w:rPr>
              <w:tab/>
              <w:t xml:space="preserve">2 </w:t>
            </w:r>
          </w:p>
        </w:tc>
        <w:tc>
          <w:tcPr>
            <w:tcW w:w="566" w:type="pct"/>
            <w:tcBorders>
              <w:top w:val="nil"/>
              <w:left w:val="nil"/>
              <w:bottom w:val="nil"/>
              <w:right w:val="single" w:sz="2" w:space="0" w:color="auto"/>
            </w:tcBorders>
          </w:tcPr>
          <w:p ns2:paraId="4C12302B" ns2:textId="416C85DF" w:rsidR="008E690C" w:rsidRDefault="008E690C" w:rsidP="008E690C">
            <w:pPr>
              <w:tabs>
                <w:tab w:val="decimal" w:pos="246"/>
                <w:tab w:val="left" w:pos="326"/>
              </w:tabs>
              <w:spacing w:before="15" w:after="15"/>
              <w:rPr>
                <w:sz w:val="18"/>
                <w:szCs w:val="18"/>
              </w:rPr>
            </w:pPr>
            <w:r>
              <w:rPr>
                <w:sz w:val="18"/>
                <w:szCs w:val="18"/>
              </w:rPr>
              <w:tab/>
              <w:t xml:space="preserve">(2.0) </w:t>
            </w:r>
          </w:p>
        </w:tc>
      </w:tr>
      <w:tr w:rsidR="008E690C" ns2:paraId="22EA4422" ns2:textId="77777777" w:rsidTr="00E45D1E">
        <w:tblPrEx>
          <w:tblBorders>
            <w:top w:val="single" w:sz="6" w:space="0" w:color="auto"/>
            <w:bottom w:val="single" w:sz="6" w:space="0" w:color="auto"/>
          </w:tblBorders>
        </w:tblPrEx>
        <w:trPr>
          <w:jc w:val="center"/>
        </w:trPr>
        <w:tc>
          <w:tcPr>
            <w:tcW w:w="2499" w:type="pct"/>
            <w:tcBorders>
              <w:top w:val="nil"/>
              <w:bottom w:val="nil"/>
              <w:right w:val="single" w:sz="2" w:space="0" w:color="auto"/>
            </w:tcBorders>
          </w:tcPr>
          <w:p ns2:paraId="0AD2E33D" ns2:textId="7B58898F" w:rsidR="008E690C" w:rsidRDefault="008E690C" w:rsidP="008E690C">
            <w:pPr>
              <w:spacing w:before="15" w:after="15"/>
              <w:ind w:left="250" w:right="1" w:hanging="250"/>
              <w:rPr>
                <w:sz w:val="18"/>
                <w:szCs w:val="18"/>
              </w:rPr>
            </w:pPr>
            <w:r>
              <w:rPr>
                <w:sz w:val="18"/>
                <w:szCs w:val="18"/>
              </w:rPr>
              <w:t xml:space="preserve">     discontinued KL-A167 </w:t>
            </w:r>
          </w:p>
        </w:tc>
        <w:tc>
          <w:tcPr>
            <w:tcW w:w="651" w:type="pct"/>
            <w:tcBorders>
              <w:top w:val="nil"/>
              <w:left w:val="nil"/>
              <w:bottom w:val="nil"/>
              <w:right w:val="nil"/>
            </w:tcBorders>
          </w:tcPr>
          <w:p ns2:paraId="57645B4C" ns2:textId="0EA23314" w:rsidR="008E690C" w:rsidRDefault="008E690C" w:rsidP="008E690C">
            <w:pPr>
              <w:tabs>
                <w:tab w:val="decimal" w:pos="372"/>
                <w:tab w:val="left" w:pos="452"/>
              </w:tabs>
              <w:spacing w:before="15" w:after="15"/>
              <w:rPr>
                <w:sz w:val="18"/>
                <w:szCs w:val="18"/>
              </w:rPr>
            </w:pPr>
            <w:r>
              <w:rPr>
                <w:sz w:val="18"/>
                <w:szCs w:val="18"/>
              </w:rPr>
              <w:tab/>
              <w:t xml:space="preserve">1 </w:t>
            </w:r>
          </w:p>
        </w:tc>
        <w:tc>
          <w:tcPr>
            <w:tcW w:w="714" w:type="pct"/>
            <w:tcBorders>
              <w:top w:val="nil"/>
              <w:left w:val="nil"/>
              <w:bottom w:val="nil"/>
              <w:right w:val="single" w:sz="2" w:space="0" w:color="auto"/>
            </w:tcBorders>
          </w:tcPr>
          <w:p ns2:paraId="400F5F08" ns2:textId="7F8E511E" w:rsidR="008E690C" w:rsidRDefault="008E690C" w:rsidP="008E690C">
            <w:pPr>
              <w:tabs>
                <w:tab w:val="decimal" w:pos="246"/>
                <w:tab w:val="left" w:pos="326"/>
              </w:tabs>
              <w:spacing w:before="15" w:after="15"/>
              <w:rPr>
                <w:sz w:val="18"/>
                <w:szCs w:val="18"/>
              </w:rPr>
            </w:pPr>
            <w:r>
              <w:rPr>
                <w:sz w:val="18"/>
                <w:szCs w:val="18"/>
              </w:rPr>
              <w:tab/>
              <w:t xml:space="preserve">(2.5) </w:t>
            </w:r>
          </w:p>
        </w:tc>
        <w:tc>
          <w:tcPr>
            <w:tcW w:w="570" w:type="pct"/>
            <w:tcBorders>
              <w:top w:val="nil"/>
              <w:left w:val="nil"/>
              <w:bottom w:val="nil"/>
              <w:right w:val="nil"/>
            </w:tcBorders>
          </w:tcPr>
          <w:p ns2:paraId="28BD8961" ns2:textId="11CAD759" w:rsidR="008E690C" w:rsidRDefault="008E690C" w:rsidP="008E690C">
            <w:pPr>
              <w:tabs>
                <w:tab w:val="decimal" w:pos="372"/>
                <w:tab w:val="left" w:pos="452"/>
              </w:tabs>
              <w:spacing w:before="15" w:after="15"/>
              <w:rPr>
                <w:sz w:val="18"/>
                <w:szCs w:val="18"/>
              </w:rPr>
            </w:pPr>
            <w:r>
              <w:rPr>
                <w:sz w:val="18"/>
                <w:szCs w:val="18"/>
              </w:rPr>
              <w:tab/>
              <w:t xml:space="preserve">2 </w:t>
            </w:r>
          </w:p>
        </w:tc>
        <w:tc>
          <w:tcPr>
            <w:tcW w:w="566" w:type="pct"/>
            <w:tcBorders>
              <w:top w:val="nil"/>
              <w:left w:val="nil"/>
              <w:bottom w:val="nil"/>
              <w:right w:val="single" w:sz="2" w:space="0" w:color="auto"/>
            </w:tcBorders>
          </w:tcPr>
          <w:p ns2:paraId="0A4C0F0E" ns2:textId="2DB43717" w:rsidR="008E690C" w:rsidRDefault="008E690C" w:rsidP="008E690C">
            <w:pPr>
              <w:tabs>
                <w:tab w:val="decimal" w:pos="246"/>
                <w:tab w:val="left" w:pos="326"/>
              </w:tabs>
              <w:spacing w:before="15" w:after="15"/>
              <w:rPr>
                <w:sz w:val="18"/>
                <w:szCs w:val="18"/>
              </w:rPr>
            </w:pPr>
            <w:r>
              <w:rPr>
                <w:sz w:val="18"/>
                <w:szCs w:val="18"/>
              </w:rPr>
              <w:tab/>
              <w:t xml:space="preserve">(2.0) </w:t>
            </w:r>
          </w:p>
        </w:tc>
      </w:tr>
      <w:tr w:rsidR="008E690C" ns2:paraId="23D0C113" ns2:textId="77777777" w:rsidTr="00E45D1E">
        <w:tblPrEx>
          <w:tblBorders>
            <w:top w:val="single" w:sz="6" w:space="0" w:color="auto"/>
            <w:bottom w:val="single" w:sz="6" w:space="0" w:color="auto"/>
          </w:tblBorders>
        </w:tblPrEx>
        <w:trPr>
          <w:jc w:val="center"/>
        </w:trPr>
        <w:tc>
          <w:tcPr>
            <w:tcW w:w="2499" w:type="pct"/>
            <w:tcBorders>
              <w:top w:val="nil"/>
              <w:bottom w:val="nil"/>
              <w:right w:val="single" w:sz="2" w:space="0" w:color="auto"/>
            </w:tcBorders>
          </w:tcPr>
          <w:p ns2:paraId="4619109A" ns2:textId="75B24B50" w:rsidR="008E690C" w:rsidRDefault="008E690C" w:rsidP="008E690C">
            <w:pPr>
              <w:spacing w:before="15" w:after="15"/>
              <w:ind w:left="250" w:right="1" w:hanging="250"/>
              <w:rPr>
                <w:sz w:val="18"/>
                <w:szCs w:val="18"/>
              </w:rPr>
            </w:pPr>
            <w:r>
              <w:rPr>
                <w:sz w:val="18"/>
                <w:szCs w:val="18"/>
              </w:rPr>
              <w:t xml:space="preserve">     discontinued chemotherapy drug </w:t>
            </w:r>
          </w:p>
        </w:tc>
        <w:tc>
          <w:tcPr>
            <w:tcW w:w="651" w:type="pct"/>
            <w:tcBorders>
              <w:top w:val="nil"/>
              <w:left w:val="nil"/>
              <w:bottom w:val="nil"/>
              <w:right w:val="nil"/>
            </w:tcBorders>
          </w:tcPr>
          <w:p ns2:paraId="4A9EB8C4" ns2:textId="540033B9" w:rsidR="008E690C" w:rsidRDefault="008E690C" w:rsidP="008E690C">
            <w:pPr>
              <w:tabs>
                <w:tab w:val="decimal" w:pos="372"/>
                <w:tab w:val="left" w:pos="452"/>
              </w:tabs>
              <w:spacing w:before="15" w:after="15"/>
              <w:rPr>
                <w:sz w:val="18"/>
                <w:szCs w:val="18"/>
              </w:rPr>
            </w:pPr>
            <w:r>
              <w:rPr>
                <w:sz w:val="18"/>
                <w:szCs w:val="18"/>
              </w:rPr>
              <w:tab/>
              <w:t xml:space="preserve">0 </w:t>
            </w:r>
          </w:p>
        </w:tc>
        <w:tc>
          <w:tcPr>
            <w:tcW w:w="714" w:type="pct"/>
            <w:tcBorders>
              <w:top w:val="nil"/>
              <w:left w:val="nil"/>
              <w:bottom w:val="nil"/>
              <w:right w:val="single" w:sz="2" w:space="0" w:color="auto"/>
            </w:tcBorders>
          </w:tcPr>
          <w:p ns2:paraId="4623025B" ns2:textId="26CD1D32" w:rsidR="008E690C" w:rsidRDefault="008E690C" w:rsidP="008E690C">
            <w:pPr>
              <w:tabs>
                <w:tab w:val="decimal" w:pos="246"/>
                <w:tab w:val="left" w:pos="326"/>
              </w:tabs>
              <w:spacing w:before="15" w:after="15"/>
              <w:rPr>
                <w:sz w:val="18"/>
                <w:szCs w:val="18"/>
              </w:rPr>
            </w:pPr>
            <w:r>
              <w:rPr>
                <w:sz w:val="18"/>
                <w:szCs w:val="18"/>
              </w:rPr>
              <w:tab/>
              <w:t xml:space="preserve">(0.0) </w:t>
            </w:r>
          </w:p>
        </w:tc>
        <w:tc>
          <w:tcPr>
            <w:tcW w:w="570" w:type="pct"/>
            <w:tcBorders>
              <w:top w:val="nil"/>
              <w:left w:val="nil"/>
              <w:bottom w:val="nil"/>
              <w:right w:val="nil"/>
            </w:tcBorders>
          </w:tcPr>
          <w:p ns2:paraId="481E3E04" ns2:textId="25E5CA9A" w:rsidR="008E690C" w:rsidRDefault="008E690C" w:rsidP="008E690C">
            <w:pPr>
              <w:tabs>
                <w:tab w:val="decimal" w:pos="372"/>
                <w:tab w:val="left" w:pos="452"/>
              </w:tabs>
              <w:spacing w:before="15" w:after="15"/>
              <w:rPr>
                <w:sz w:val="18"/>
                <w:szCs w:val="18"/>
              </w:rPr>
            </w:pPr>
            <w:r>
              <w:rPr>
                <w:sz w:val="18"/>
                <w:szCs w:val="18"/>
              </w:rPr>
              <w:tab/>
              <w:t xml:space="preserve">0 </w:t>
            </w:r>
          </w:p>
        </w:tc>
        <w:tc>
          <w:tcPr>
            <w:tcW w:w="566" w:type="pct"/>
            <w:tcBorders>
              <w:top w:val="nil"/>
              <w:left w:val="nil"/>
              <w:bottom w:val="nil"/>
              <w:right w:val="single" w:sz="2" w:space="0" w:color="auto"/>
            </w:tcBorders>
          </w:tcPr>
          <w:p ns2:paraId="4B3DFAF1" ns2:textId="7B9A3BB3" w:rsidR="008E690C" w:rsidRDefault="008E690C" w:rsidP="008E690C">
            <w:pPr>
              <w:tabs>
                <w:tab w:val="decimal" w:pos="246"/>
                <w:tab w:val="left" w:pos="326"/>
              </w:tabs>
              <w:spacing w:before="15" w:after="15"/>
              <w:rPr>
                <w:sz w:val="18"/>
                <w:szCs w:val="18"/>
              </w:rPr>
            </w:pPr>
            <w:r>
              <w:rPr>
                <w:sz w:val="18"/>
                <w:szCs w:val="18"/>
              </w:rPr>
              <w:tab/>
              <w:t xml:space="preserve">(0.0) </w:t>
            </w:r>
          </w:p>
        </w:tc>
      </w:tr>
      <w:tr w:rsidR="008E690C" ns2:paraId="0910428C" ns2:textId="77777777" w:rsidTr="00E45D1E">
        <w:tblPrEx>
          <w:tblBorders>
            <w:top w:val="single" w:sz="6" w:space="0" w:color="auto"/>
            <w:bottom w:val="single" w:sz="6" w:space="0" w:color="auto"/>
          </w:tblBorders>
        </w:tblPrEx>
        <w:trPr>
          <w:jc w:val="center"/>
        </w:trPr>
        <w:tc>
          <w:tcPr>
            <w:tcW w:w="2499" w:type="pct"/>
            <w:tcBorders>
              <w:top w:val="nil"/>
              <w:bottom w:val="nil"/>
              <w:right w:val="single" w:sz="2" w:space="0" w:color="auto"/>
            </w:tcBorders>
          </w:tcPr>
          <w:p ns2:paraId="0E00173B" ns2:textId="66F14659" w:rsidR="008E690C" w:rsidRDefault="008E690C" w:rsidP="008E690C">
            <w:pPr>
              <w:spacing w:before="15" w:after="15"/>
              <w:ind w:left="250" w:right="1" w:hanging="250"/>
              <w:rPr>
                <w:sz w:val="18"/>
                <w:szCs w:val="18"/>
              </w:rPr>
            </w:pPr>
            <w:r>
              <w:rPr>
                <w:sz w:val="18"/>
                <w:szCs w:val="18"/>
              </w:rPr>
              <w:t xml:space="preserve">   discontinued any drug due to a serious adverse event </w:t>
            </w:r>
          </w:p>
        </w:tc>
        <w:tc>
          <w:tcPr>
            <w:tcW w:w="651" w:type="pct"/>
            <w:tcBorders>
              <w:top w:val="nil"/>
              <w:left w:val="nil"/>
              <w:bottom w:val="nil"/>
              <w:right w:val="nil"/>
            </w:tcBorders>
          </w:tcPr>
          <w:p ns2:paraId="3487DE1E" ns2:textId="5124BC24" w:rsidR="008E690C" w:rsidRDefault="008E690C" w:rsidP="008E690C">
            <w:pPr>
              <w:tabs>
                <w:tab w:val="decimal" w:pos="372"/>
                <w:tab w:val="left" w:pos="452"/>
              </w:tabs>
              <w:spacing w:before="15" w:after="15"/>
              <w:rPr>
                <w:sz w:val="18"/>
                <w:szCs w:val="18"/>
              </w:rPr>
            </w:pPr>
            <w:r>
              <w:rPr>
                <w:sz w:val="18"/>
                <w:szCs w:val="18"/>
              </w:rPr>
              <w:tab/>
              <w:t xml:space="preserve">3 </w:t>
            </w:r>
          </w:p>
        </w:tc>
        <w:tc>
          <w:tcPr>
            <w:tcW w:w="714" w:type="pct"/>
            <w:tcBorders>
              <w:top w:val="nil"/>
              <w:left w:val="nil"/>
              <w:bottom w:val="nil"/>
              <w:right w:val="single" w:sz="2" w:space="0" w:color="auto"/>
            </w:tcBorders>
          </w:tcPr>
          <w:p ns2:paraId="5B60FAC4" ns2:textId="09529BEE" w:rsidR="008E690C" w:rsidRDefault="008E690C" w:rsidP="008E690C">
            <w:pPr>
              <w:tabs>
                <w:tab w:val="decimal" w:pos="246"/>
                <w:tab w:val="left" w:pos="326"/>
              </w:tabs>
              <w:spacing w:before="15" w:after="15"/>
              <w:rPr>
                <w:sz w:val="18"/>
                <w:szCs w:val="18"/>
              </w:rPr>
            </w:pPr>
            <w:r>
              <w:rPr>
                <w:sz w:val="18"/>
                <w:szCs w:val="18"/>
              </w:rPr>
              <w:tab/>
              <w:t xml:space="preserve">(7.5) </w:t>
            </w:r>
          </w:p>
        </w:tc>
        <w:tc>
          <w:tcPr>
            <w:tcW w:w="570" w:type="pct"/>
            <w:tcBorders>
              <w:top w:val="nil"/>
              <w:left w:val="nil"/>
              <w:bottom w:val="nil"/>
              <w:right w:val="nil"/>
            </w:tcBorders>
          </w:tcPr>
          <w:p ns2:paraId="32811130" ns2:textId="4134ADB0" w:rsidR="008E690C" w:rsidRDefault="008E690C" w:rsidP="008E690C">
            <w:pPr>
              <w:tabs>
                <w:tab w:val="decimal" w:pos="372"/>
                <w:tab w:val="left" w:pos="452"/>
              </w:tabs>
              <w:spacing w:before="15" w:after="15"/>
              <w:rPr>
                <w:sz w:val="18"/>
                <w:szCs w:val="18"/>
              </w:rPr>
            </w:pPr>
            <w:r>
              <w:rPr>
                <w:sz w:val="18"/>
                <w:szCs w:val="18"/>
              </w:rPr>
              <w:tab/>
              <w:t xml:space="preserve">4 </w:t>
            </w:r>
          </w:p>
        </w:tc>
        <w:tc>
          <w:tcPr>
            <w:tcW w:w="566" w:type="pct"/>
            <w:tcBorders>
              <w:top w:val="nil"/>
              <w:left w:val="nil"/>
              <w:bottom w:val="nil"/>
              <w:right w:val="single" w:sz="2" w:space="0" w:color="auto"/>
            </w:tcBorders>
          </w:tcPr>
          <w:p ns2:paraId="1C7D2C11" ns2:textId="1CF80392" w:rsidR="008E690C" w:rsidRDefault="008E690C" w:rsidP="008E690C">
            <w:pPr>
              <w:tabs>
                <w:tab w:val="decimal" w:pos="246"/>
                <w:tab w:val="left" w:pos="326"/>
              </w:tabs>
              <w:spacing w:before="15" w:after="15"/>
              <w:rPr>
                <w:sz w:val="18"/>
                <w:szCs w:val="18"/>
              </w:rPr>
            </w:pPr>
            <w:r>
              <w:rPr>
                <w:sz w:val="18"/>
                <w:szCs w:val="18"/>
              </w:rPr>
              <w:tab/>
              <w:t xml:space="preserve">(4.0) </w:t>
            </w:r>
          </w:p>
        </w:tc>
      </w:tr>
      <w:tr w:rsidR="008E690C" ns2:paraId="74835198" ns2:textId="77777777" w:rsidTr="00E45D1E">
        <w:tblPrEx>
          <w:tblBorders>
            <w:top w:val="single" w:sz="6" w:space="0" w:color="auto"/>
            <w:bottom w:val="single" w:sz="6" w:space="0" w:color="auto"/>
          </w:tblBorders>
        </w:tblPrEx>
        <w:trPr>
          <w:jc w:val="center"/>
        </w:trPr>
        <w:tc>
          <w:tcPr>
            <w:tcW w:w="2499" w:type="pct"/>
            <w:tcBorders>
              <w:top w:val="nil"/>
              <w:bottom w:val="nil"/>
              <w:right w:val="single" w:sz="2" w:space="0" w:color="auto"/>
            </w:tcBorders>
          </w:tcPr>
          <w:p ns2:paraId="50D6EA8D" ns2:textId="14C2CBEE" w:rsidR="008E690C" w:rsidRDefault="008E690C" w:rsidP="008E690C">
            <w:pPr>
              <w:spacing w:before="15" w:after="15"/>
              <w:ind w:left="250" w:right="1" w:hanging="250"/>
              <w:rPr>
                <w:sz w:val="18"/>
                <w:szCs w:val="18"/>
              </w:rPr>
            </w:pPr>
            <w:r>
              <w:rPr>
                <w:sz w:val="18"/>
                <w:szCs w:val="18"/>
              </w:rPr>
              <w:t xml:space="preserve">     discontinued </w:t>
            </w:r>
            <w:r w:rsidR="005F4918" w:rsidRPr="005F4918">
              <w:rPr>
                <w:sz w:val="18"/>
                <w:szCs w:val="18"/>
              </w:rPr>
              <w:t>sac-TMT</w:t>
            </w:r>
            <w:r>
              <w:rPr>
                <w:sz w:val="18"/>
                <w:szCs w:val="18"/>
              </w:rPr>
              <w:t xml:space="preserve"> </w:t>
            </w:r>
          </w:p>
        </w:tc>
        <w:tc>
          <w:tcPr>
            <w:tcW w:w="651" w:type="pct"/>
            <w:tcBorders>
              <w:top w:val="nil"/>
              <w:left w:val="nil"/>
              <w:bottom w:val="nil"/>
              <w:right w:val="nil"/>
            </w:tcBorders>
          </w:tcPr>
          <w:p ns2:paraId="5FF10E12" ns2:textId="2E1B3E51" w:rsidR="008E690C" w:rsidRDefault="008E690C" w:rsidP="008E690C">
            <w:pPr>
              <w:tabs>
                <w:tab w:val="decimal" w:pos="372"/>
                <w:tab w:val="left" w:pos="452"/>
              </w:tabs>
              <w:spacing w:before="15" w:after="15"/>
              <w:rPr>
                <w:sz w:val="18"/>
                <w:szCs w:val="18"/>
              </w:rPr>
            </w:pPr>
            <w:r>
              <w:rPr>
                <w:sz w:val="18"/>
                <w:szCs w:val="18"/>
              </w:rPr>
              <w:tab/>
              <w:t xml:space="preserve">2 </w:t>
            </w:r>
          </w:p>
        </w:tc>
        <w:tc>
          <w:tcPr>
            <w:tcW w:w="714" w:type="pct"/>
            <w:tcBorders>
              <w:top w:val="nil"/>
              <w:left w:val="nil"/>
              <w:bottom w:val="nil"/>
              <w:right w:val="single" w:sz="2" w:space="0" w:color="auto"/>
            </w:tcBorders>
          </w:tcPr>
          <w:p ns2:paraId="3DB5A321" ns2:textId="66327879" w:rsidR="008E690C" w:rsidRDefault="008E690C" w:rsidP="008E690C">
            <w:pPr>
              <w:tabs>
                <w:tab w:val="decimal" w:pos="246"/>
                <w:tab w:val="left" w:pos="326"/>
              </w:tabs>
              <w:spacing w:before="15" w:after="15"/>
              <w:rPr>
                <w:sz w:val="18"/>
                <w:szCs w:val="18"/>
              </w:rPr>
            </w:pPr>
            <w:r>
              <w:rPr>
                <w:sz w:val="18"/>
                <w:szCs w:val="18"/>
              </w:rPr>
              <w:tab/>
              <w:t xml:space="preserve">(5.0) </w:t>
            </w:r>
          </w:p>
        </w:tc>
        <w:tc>
          <w:tcPr>
            <w:tcW w:w="570" w:type="pct"/>
            <w:tcBorders>
              <w:top w:val="nil"/>
              <w:left w:val="nil"/>
              <w:bottom w:val="nil"/>
              <w:right w:val="nil"/>
            </w:tcBorders>
          </w:tcPr>
          <w:p ns2:paraId="7C3FF39D" ns2:textId="3944AC00" w:rsidR="008E690C" w:rsidRDefault="008E690C" w:rsidP="008E690C">
            <w:pPr>
              <w:tabs>
                <w:tab w:val="decimal" w:pos="372"/>
                <w:tab w:val="left" w:pos="452"/>
              </w:tabs>
              <w:spacing w:before="15" w:after="15"/>
              <w:rPr>
                <w:sz w:val="18"/>
                <w:szCs w:val="18"/>
              </w:rPr>
            </w:pPr>
            <w:r>
              <w:rPr>
                <w:sz w:val="18"/>
                <w:szCs w:val="18"/>
              </w:rPr>
              <w:tab/>
              <w:t xml:space="preserve">2 </w:t>
            </w:r>
          </w:p>
        </w:tc>
        <w:tc>
          <w:tcPr>
            <w:tcW w:w="566" w:type="pct"/>
            <w:tcBorders>
              <w:top w:val="nil"/>
              <w:left w:val="nil"/>
              <w:bottom w:val="nil"/>
              <w:right w:val="single" w:sz="2" w:space="0" w:color="auto"/>
            </w:tcBorders>
          </w:tcPr>
          <w:p ns2:paraId="3C71CAF1" ns2:textId="1A874103" w:rsidR="008E690C" w:rsidRDefault="008E690C" w:rsidP="008E690C">
            <w:pPr>
              <w:tabs>
                <w:tab w:val="decimal" w:pos="246"/>
                <w:tab w:val="left" w:pos="326"/>
              </w:tabs>
              <w:spacing w:before="15" w:after="15"/>
              <w:rPr>
                <w:sz w:val="18"/>
                <w:szCs w:val="18"/>
              </w:rPr>
            </w:pPr>
            <w:r>
              <w:rPr>
                <w:sz w:val="18"/>
                <w:szCs w:val="18"/>
              </w:rPr>
              <w:tab/>
              <w:t xml:space="preserve">(2.0) </w:t>
            </w:r>
          </w:p>
        </w:tc>
      </w:tr>
      <w:tr w:rsidR="008E690C" ns2:paraId="35C6EA9E" ns2:textId="77777777" w:rsidTr="00E45D1E">
        <w:tblPrEx>
          <w:tblBorders>
            <w:top w:val="single" w:sz="6" w:space="0" w:color="auto"/>
            <w:bottom w:val="single" w:sz="6" w:space="0" w:color="auto"/>
          </w:tblBorders>
        </w:tblPrEx>
        <w:trPr>
          <w:jc w:val="center"/>
        </w:trPr>
        <w:tc>
          <w:tcPr>
            <w:tcW w:w="2499" w:type="pct"/>
            <w:tcBorders>
              <w:top w:val="nil"/>
              <w:bottom w:val="nil"/>
              <w:right w:val="single" w:sz="2" w:space="0" w:color="auto"/>
            </w:tcBorders>
          </w:tcPr>
          <w:p ns2:paraId="3A4BF0C4" ns2:textId="51D5CEBB" w:rsidR="008E690C" w:rsidRDefault="008E690C" w:rsidP="008E690C">
            <w:pPr>
              <w:spacing w:before="15" w:after="15"/>
              <w:ind w:left="250" w:right="1" w:hanging="250"/>
              <w:rPr>
                <w:sz w:val="18"/>
                <w:szCs w:val="18"/>
              </w:rPr>
            </w:pPr>
            <w:r>
              <w:rPr>
                <w:sz w:val="18"/>
                <w:szCs w:val="18"/>
              </w:rPr>
              <w:t xml:space="preserve">     discontinued KL-A167 </w:t>
            </w:r>
          </w:p>
        </w:tc>
        <w:tc>
          <w:tcPr>
            <w:tcW w:w="651" w:type="pct"/>
            <w:tcBorders>
              <w:top w:val="nil"/>
              <w:left w:val="nil"/>
              <w:bottom w:val="nil"/>
              <w:right w:val="nil"/>
            </w:tcBorders>
          </w:tcPr>
          <w:p ns2:paraId="0E605A36" ns2:textId="1268B015" w:rsidR="008E690C" w:rsidRDefault="008E690C" w:rsidP="008E690C">
            <w:pPr>
              <w:tabs>
                <w:tab w:val="decimal" w:pos="372"/>
                <w:tab w:val="left" w:pos="452"/>
              </w:tabs>
              <w:spacing w:before="15" w:after="15"/>
              <w:rPr>
                <w:sz w:val="18"/>
                <w:szCs w:val="18"/>
              </w:rPr>
            </w:pPr>
            <w:r>
              <w:rPr>
                <w:sz w:val="18"/>
                <w:szCs w:val="18"/>
              </w:rPr>
              <w:tab/>
              <w:t xml:space="preserve">3 </w:t>
            </w:r>
          </w:p>
        </w:tc>
        <w:tc>
          <w:tcPr>
            <w:tcW w:w="714" w:type="pct"/>
            <w:tcBorders>
              <w:top w:val="nil"/>
              <w:left w:val="nil"/>
              <w:bottom w:val="nil"/>
              <w:right w:val="single" w:sz="2" w:space="0" w:color="auto"/>
            </w:tcBorders>
          </w:tcPr>
          <w:p ns2:paraId="21717647" ns2:textId="5537C86E" w:rsidR="008E690C" w:rsidRDefault="008E690C" w:rsidP="008E690C">
            <w:pPr>
              <w:tabs>
                <w:tab w:val="decimal" w:pos="246"/>
                <w:tab w:val="left" w:pos="326"/>
              </w:tabs>
              <w:spacing w:before="15" w:after="15"/>
              <w:rPr>
                <w:sz w:val="18"/>
                <w:szCs w:val="18"/>
              </w:rPr>
            </w:pPr>
            <w:r>
              <w:rPr>
                <w:sz w:val="18"/>
                <w:szCs w:val="18"/>
              </w:rPr>
              <w:tab/>
              <w:t xml:space="preserve">(7.5) </w:t>
            </w:r>
          </w:p>
        </w:tc>
        <w:tc>
          <w:tcPr>
            <w:tcW w:w="570" w:type="pct"/>
            <w:tcBorders>
              <w:top w:val="nil"/>
              <w:left w:val="nil"/>
              <w:bottom w:val="nil"/>
              <w:right w:val="nil"/>
            </w:tcBorders>
          </w:tcPr>
          <w:p ns2:paraId="18D33F29" ns2:textId="581103A5" w:rsidR="008E690C" w:rsidRDefault="008E690C" w:rsidP="008E690C">
            <w:pPr>
              <w:tabs>
                <w:tab w:val="decimal" w:pos="372"/>
                <w:tab w:val="left" w:pos="452"/>
              </w:tabs>
              <w:spacing w:before="15" w:after="15"/>
              <w:rPr>
                <w:sz w:val="18"/>
                <w:szCs w:val="18"/>
              </w:rPr>
            </w:pPr>
            <w:r>
              <w:rPr>
                <w:sz w:val="18"/>
                <w:szCs w:val="18"/>
              </w:rPr>
              <w:tab/>
              <w:t xml:space="preserve">3 </w:t>
            </w:r>
          </w:p>
        </w:tc>
        <w:tc>
          <w:tcPr>
            <w:tcW w:w="566" w:type="pct"/>
            <w:tcBorders>
              <w:top w:val="nil"/>
              <w:left w:val="nil"/>
              <w:bottom w:val="nil"/>
              <w:right w:val="single" w:sz="2" w:space="0" w:color="auto"/>
            </w:tcBorders>
          </w:tcPr>
          <w:p ns2:paraId="7B2AD8AA" ns2:textId="1FC5A90F" w:rsidR="008E690C" w:rsidRDefault="008E690C" w:rsidP="008E690C">
            <w:pPr>
              <w:tabs>
                <w:tab w:val="decimal" w:pos="246"/>
                <w:tab w:val="left" w:pos="326"/>
              </w:tabs>
              <w:spacing w:before="15" w:after="15"/>
              <w:rPr>
                <w:sz w:val="18"/>
                <w:szCs w:val="18"/>
              </w:rPr>
            </w:pPr>
            <w:r>
              <w:rPr>
                <w:sz w:val="18"/>
                <w:szCs w:val="18"/>
              </w:rPr>
              <w:tab/>
              <w:t xml:space="preserve">(3.0) </w:t>
            </w:r>
          </w:p>
        </w:tc>
      </w:tr>
      <w:tr w:rsidR="008E690C" ns2:paraId="5AD80669" ns2:textId="77777777" w:rsidTr="00E45D1E">
        <w:tblPrEx>
          <w:tblBorders>
            <w:top w:val="single" w:sz="6" w:space="0" w:color="auto"/>
            <w:bottom w:val="single" w:sz="6" w:space="0" w:color="auto"/>
          </w:tblBorders>
        </w:tblPrEx>
        <w:trPr>
          <w:jc w:val="center"/>
        </w:trPr>
        <w:tc>
          <w:tcPr>
            <w:tcW w:w="2499" w:type="pct"/>
            <w:tcBorders>
              <w:top w:val="nil"/>
              <w:bottom w:val="nil"/>
              <w:right w:val="single" w:sz="2" w:space="0" w:color="auto"/>
            </w:tcBorders>
          </w:tcPr>
          <w:p ns2:paraId="720529AE" ns2:textId="7CF36F4D" w:rsidR="008E690C" w:rsidRDefault="008E690C" w:rsidP="008E690C">
            <w:pPr>
              <w:spacing w:before="15" w:after="15"/>
              <w:ind w:left="250" w:right="1" w:hanging="250"/>
              <w:rPr>
                <w:sz w:val="18"/>
                <w:szCs w:val="18"/>
              </w:rPr>
            </w:pPr>
            <w:r>
              <w:rPr>
                <w:sz w:val="18"/>
                <w:szCs w:val="18"/>
              </w:rPr>
              <w:t xml:space="preserve">     discontinued chemotherapy drug </w:t>
            </w:r>
          </w:p>
        </w:tc>
        <w:tc>
          <w:tcPr>
            <w:tcW w:w="651" w:type="pct"/>
            <w:tcBorders>
              <w:top w:val="nil"/>
              <w:left w:val="nil"/>
              <w:bottom w:val="nil"/>
              <w:right w:val="nil"/>
            </w:tcBorders>
          </w:tcPr>
          <w:p ns2:paraId="4B1CFCD5" ns2:textId="2201C86C" w:rsidR="008E690C" w:rsidRDefault="008E690C" w:rsidP="008E690C">
            <w:pPr>
              <w:tabs>
                <w:tab w:val="decimal" w:pos="372"/>
                <w:tab w:val="left" w:pos="452"/>
              </w:tabs>
              <w:spacing w:before="15" w:after="15"/>
              <w:rPr>
                <w:sz w:val="18"/>
                <w:szCs w:val="18"/>
              </w:rPr>
            </w:pPr>
            <w:r>
              <w:rPr>
                <w:sz w:val="18"/>
                <w:szCs w:val="18"/>
              </w:rPr>
              <w:tab/>
              <w:t xml:space="preserve">0 </w:t>
            </w:r>
          </w:p>
        </w:tc>
        <w:tc>
          <w:tcPr>
            <w:tcW w:w="714" w:type="pct"/>
            <w:tcBorders>
              <w:top w:val="nil"/>
              <w:left w:val="nil"/>
              <w:bottom w:val="nil"/>
              <w:right w:val="single" w:sz="2" w:space="0" w:color="auto"/>
            </w:tcBorders>
          </w:tcPr>
          <w:p ns2:paraId="321C64B3" ns2:textId="39729CFE" w:rsidR="008E690C" w:rsidRDefault="008E690C" w:rsidP="008E690C">
            <w:pPr>
              <w:tabs>
                <w:tab w:val="decimal" w:pos="246"/>
                <w:tab w:val="left" w:pos="326"/>
              </w:tabs>
              <w:spacing w:before="15" w:after="15"/>
              <w:rPr>
                <w:sz w:val="18"/>
                <w:szCs w:val="18"/>
              </w:rPr>
            </w:pPr>
            <w:r>
              <w:rPr>
                <w:sz w:val="18"/>
                <w:szCs w:val="18"/>
              </w:rPr>
              <w:tab/>
              <w:t xml:space="preserve">(0.0) </w:t>
            </w:r>
          </w:p>
        </w:tc>
        <w:tc>
          <w:tcPr>
            <w:tcW w:w="570" w:type="pct"/>
            <w:tcBorders>
              <w:top w:val="nil"/>
              <w:left w:val="nil"/>
              <w:bottom w:val="nil"/>
              <w:right w:val="nil"/>
            </w:tcBorders>
          </w:tcPr>
          <w:p ns2:paraId="06500165" ns2:textId="7CFD9A3B" w:rsidR="008E690C" w:rsidRDefault="008E690C" w:rsidP="008E690C">
            <w:pPr>
              <w:tabs>
                <w:tab w:val="decimal" w:pos="372"/>
                <w:tab w:val="left" w:pos="452"/>
              </w:tabs>
              <w:spacing w:before="15" w:after="15"/>
              <w:rPr>
                <w:sz w:val="18"/>
                <w:szCs w:val="18"/>
              </w:rPr>
            </w:pPr>
            <w:r>
              <w:rPr>
                <w:sz w:val="18"/>
                <w:szCs w:val="18"/>
              </w:rPr>
              <w:tab/>
              <w:t xml:space="preserve">0 </w:t>
            </w:r>
          </w:p>
        </w:tc>
        <w:tc>
          <w:tcPr>
            <w:tcW w:w="566" w:type="pct"/>
            <w:tcBorders>
              <w:top w:val="nil"/>
              <w:left w:val="nil"/>
              <w:bottom w:val="nil"/>
              <w:right w:val="single" w:sz="2" w:space="0" w:color="auto"/>
            </w:tcBorders>
          </w:tcPr>
          <w:p ns2:paraId="4652356A" ns2:textId="2812C119" w:rsidR="008E690C" w:rsidRDefault="008E690C" w:rsidP="008E690C">
            <w:pPr>
              <w:tabs>
                <w:tab w:val="decimal" w:pos="246"/>
                <w:tab w:val="left" w:pos="326"/>
              </w:tabs>
              <w:spacing w:before="15" w:after="15"/>
              <w:rPr>
                <w:sz w:val="18"/>
                <w:szCs w:val="18"/>
              </w:rPr>
            </w:pPr>
            <w:r>
              <w:rPr>
                <w:sz w:val="18"/>
                <w:szCs w:val="18"/>
              </w:rPr>
              <w:tab/>
              <w:t xml:space="preserve">(0.0) </w:t>
            </w:r>
          </w:p>
        </w:tc>
      </w:tr>
      <w:tr w:rsidR="008E690C" ns2:paraId="422ED7BE" ns2:textId="77777777" w:rsidTr="00E45D1E">
        <w:tblPrEx>
          <w:tblBorders>
            <w:top w:val="single" w:sz="6" w:space="0" w:color="auto"/>
            <w:bottom w:val="single" w:sz="6" w:space="0" w:color="auto"/>
          </w:tblBorders>
        </w:tblPrEx>
        <w:trPr>
          <w:jc w:val="center"/>
        </w:trPr>
        <w:tc>
          <w:tcPr>
            <w:tcW w:w="2499" w:type="pct"/>
            <w:tcBorders>
              <w:top w:val="nil"/>
              <w:bottom w:val="nil"/>
              <w:right w:val="single" w:sz="2" w:space="0" w:color="auto"/>
            </w:tcBorders>
          </w:tcPr>
          <w:p ns2:paraId="4909E1F5" ns2:textId="728692B4" w:rsidR="008E690C" w:rsidRDefault="008E690C" w:rsidP="008E690C">
            <w:pPr>
              <w:spacing w:before="15" w:after="15"/>
              <w:ind w:left="250" w:right="1" w:hanging="250"/>
              <w:rPr>
                <w:sz w:val="18"/>
                <w:szCs w:val="18"/>
              </w:rPr>
            </w:pPr>
            <w:r>
              <w:rPr>
                <w:sz w:val="18"/>
                <w:szCs w:val="18"/>
              </w:rPr>
              <w:t xml:space="preserve">   discontinued any drug due to a serious drug-related adverse event </w:t>
            </w:r>
          </w:p>
        </w:tc>
        <w:tc>
          <w:tcPr>
            <w:tcW w:w="651" w:type="pct"/>
            <w:tcBorders>
              <w:top w:val="nil"/>
              <w:left w:val="nil"/>
              <w:bottom w:val="nil"/>
              <w:right w:val="nil"/>
            </w:tcBorders>
          </w:tcPr>
          <w:p ns2:paraId="1B2E4202" ns2:textId="2FB6ED31" w:rsidR="008E690C" w:rsidRDefault="008E690C" w:rsidP="008E690C">
            <w:pPr>
              <w:tabs>
                <w:tab w:val="decimal" w:pos="372"/>
                <w:tab w:val="left" w:pos="452"/>
              </w:tabs>
              <w:spacing w:before="15" w:after="15"/>
              <w:rPr>
                <w:sz w:val="18"/>
                <w:szCs w:val="18"/>
              </w:rPr>
            </w:pPr>
            <w:r>
              <w:rPr>
                <w:sz w:val="18"/>
                <w:szCs w:val="18"/>
              </w:rPr>
              <w:tab/>
              <w:t xml:space="preserve">1 </w:t>
            </w:r>
          </w:p>
        </w:tc>
        <w:tc>
          <w:tcPr>
            <w:tcW w:w="714" w:type="pct"/>
            <w:tcBorders>
              <w:top w:val="nil"/>
              <w:left w:val="nil"/>
              <w:bottom w:val="nil"/>
              <w:right w:val="single" w:sz="2" w:space="0" w:color="auto"/>
            </w:tcBorders>
          </w:tcPr>
          <w:p ns2:paraId="58A6FD93" ns2:textId="17B63690" w:rsidR="008E690C" w:rsidRDefault="008E690C" w:rsidP="008E690C">
            <w:pPr>
              <w:tabs>
                <w:tab w:val="decimal" w:pos="246"/>
                <w:tab w:val="left" w:pos="326"/>
              </w:tabs>
              <w:spacing w:before="15" w:after="15"/>
              <w:rPr>
                <w:sz w:val="18"/>
                <w:szCs w:val="18"/>
              </w:rPr>
            </w:pPr>
            <w:r>
              <w:rPr>
                <w:sz w:val="18"/>
                <w:szCs w:val="18"/>
              </w:rPr>
              <w:tab/>
              <w:t xml:space="preserve">(2.5) </w:t>
            </w:r>
          </w:p>
        </w:tc>
        <w:tc>
          <w:tcPr>
            <w:tcW w:w="570" w:type="pct"/>
            <w:tcBorders>
              <w:top w:val="nil"/>
              <w:left w:val="nil"/>
              <w:bottom w:val="nil"/>
              <w:right w:val="nil"/>
            </w:tcBorders>
          </w:tcPr>
          <w:p ns2:paraId="195AC8BF" ns2:textId="4457E9E9" w:rsidR="008E690C" w:rsidRDefault="008E690C" w:rsidP="008E690C">
            <w:pPr>
              <w:tabs>
                <w:tab w:val="decimal" w:pos="372"/>
                <w:tab w:val="left" w:pos="452"/>
              </w:tabs>
              <w:spacing w:before="15" w:after="15"/>
              <w:rPr>
                <w:sz w:val="18"/>
                <w:szCs w:val="18"/>
              </w:rPr>
            </w:pPr>
            <w:r>
              <w:rPr>
                <w:sz w:val="18"/>
                <w:szCs w:val="18"/>
              </w:rPr>
              <w:tab/>
              <w:t xml:space="preserve">3 </w:t>
            </w:r>
          </w:p>
        </w:tc>
        <w:tc>
          <w:tcPr>
            <w:tcW w:w="566" w:type="pct"/>
            <w:tcBorders>
              <w:top w:val="nil"/>
              <w:left w:val="nil"/>
              <w:bottom w:val="nil"/>
              <w:right w:val="single" w:sz="2" w:space="0" w:color="auto"/>
            </w:tcBorders>
          </w:tcPr>
          <w:p ns2:paraId="4AD400C8" ns2:textId="7BB560F0" w:rsidR="008E690C" w:rsidRDefault="008E690C" w:rsidP="008E690C">
            <w:pPr>
              <w:tabs>
                <w:tab w:val="decimal" w:pos="246"/>
                <w:tab w:val="left" w:pos="326"/>
              </w:tabs>
              <w:spacing w:before="15" w:after="15"/>
              <w:rPr>
                <w:sz w:val="18"/>
                <w:szCs w:val="18"/>
              </w:rPr>
            </w:pPr>
            <w:r>
              <w:rPr>
                <w:sz w:val="18"/>
                <w:szCs w:val="18"/>
              </w:rPr>
              <w:tab/>
              <w:t xml:space="preserve">(3.0) </w:t>
            </w:r>
          </w:p>
        </w:tc>
      </w:tr>
      <w:tr w:rsidR="008E690C" ns2:paraId="0E226604" ns2:textId="77777777" w:rsidTr="00E45D1E">
        <w:tblPrEx>
          <w:tblBorders>
            <w:top w:val="single" w:sz="6" w:space="0" w:color="auto"/>
            <w:bottom w:val="single" w:sz="6" w:space="0" w:color="auto"/>
          </w:tblBorders>
        </w:tblPrEx>
        <w:trPr>
          <w:jc w:val="center"/>
        </w:trPr>
        <w:tc>
          <w:tcPr>
            <w:tcW w:w="2499" w:type="pct"/>
            <w:tcBorders>
              <w:top w:val="nil"/>
              <w:bottom w:val="nil"/>
              <w:right w:val="single" w:sz="2" w:space="0" w:color="auto"/>
            </w:tcBorders>
          </w:tcPr>
          <w:p ns2:paraId="3BF017C7" ns2:textId="10161D17" w:rsidR="008E690C" w:rsidRDefault="008E690C" w:rsidP="008E690C">
            <w:pPr>
              <w:spacing w:before="15" w:after="15"/>
              <w:ind w:left="250" w:right="1" w:hanging="250"/>
              <w:rPr>
                <w:sz w:val="18"/>
                <w:szCs w:val="18"/>
              </w:rPr>
            </w:pPr>
            <w:r>
              <w:rPr>
                <w:sz w:val="18"/>
                <w:szCs w:val="18"/>
              </w:rPr>
              <w:t xml:space="preserve">     discontinued </w:t>
            </w:r>
            <w:r w:rsidR="005F4918" w:rsidRPr="005F4918">
              <w:rPr>
                <w:sz w:val="18"/>
                <w:szCs w:val="18"/>
              </w:rPr>
              <w:t>sac-TMT</w:t>
            </w:r>
            <w:r>
              <w:rPr>
                <w:sz w:val="18"/>
                <w:szCs w:val="18"/>
              </w:rPr>
              <w:t xml:space="preserve"> </w:t>
            </w:r>
          </w:p>
        </w:tc>
        <w:tc>
          <w:tcPr>
            <w:tcW w:w="651" w:type="pct"/>
            <w:tcBorders>
              <w:top w:val="nil"/>
              <w:left w:val="nil"/>
              <w:bottom w:val="nil"/>
              <w:right w:val="nil"/>
            </w:tcBorders>
          </w:tcPr>
          <w:p ns2:paraId="04CD0B1B" ns2:textId="6A4DC3B2" w:rsidR="008E690C" w:rsidRDefault="008E690C" w:rsidP="008E690C">
            <w:pPr>
              <w:tabs>
                <w:tab w:val="decimal" w:pos="372"/>
                <w:tab w:val="left" w:pos="452"/>
              </w:tabs>
              <w:spacing w:before="15" w:after="15"/>
              <w:rPr>
                <w:sz w:val="18"/>
                <w:szCs w:val="18"/>
              </w:rPr>
            </w:pPr>
            <w:r>
              <w:rPr>
                <w:sz w:val="18"/>
                <w:szCs w:val="18"/>
              </w:rPr>
              <w:tab/>
              <w:t xml:space="preserve">0 </w:t>
            </w:r>
          </w:p>
        </w:tc>
        <w:tc>
          <w:tcPr>
            <w:tcW w:w="714" w:type="pct"/>
            <w:tcBorders>
              <w:top w:val="nil"/>
              <w:left w:val="nil"/>
              <w:bottom w:val="nil"/>
              <w:right w:val="nil"/>
            </w:tcBorders>
          </w:tcPr>
          <w:p ns2:paraId="492FCE2B" ns2:textId="445973FB" w:rsidR="008E690C" w:rsidRDefault="008E690C" w:rsidP="008E690C">
            <w:pPr>
              <w:tabs>
                <w:tab w:val="decimal" w:pos="246"/>
                <w:tab w:val="left" w:pos="326"/>
              </w:tabs>
              <w:spacing w:before="15" w:after="15"/>
              <w:rPr>
                <w:sz w:val="18"/>
                <w:szCs w:val="18"/>
              </w:rPr>
            </w:pPr>
            <w:r>
              <w:rPr>
                <w:sz w:val="18"/>
                <w:szCs w:val="18"/>
              </w:rPr>
              <w:tab/>
              <w:t xml:space="preserve">(0.0) </w:t>
            </w:r>
          </w:p>
        </w:tc>
        <w:tc>
          <w:tcPr>
            <w:tcW w:w="570" w:type="pct"/>
            <w:tcBorders>
              <w:top w:val="nil"/>
              <w:left w:val="nil"/>
              <w:bottom w:val="nil"/>
              <w:right w:val="nil"/>
            </w:tcBorders>
          </w:tcPr>
          <w:p ns2:paraId="4A052CC6" ns2:textId="36C348BD" w:rsidR="008E690C" w:rsidRDefault="008E690C" w:rsidP="008E690C">
            <w:pPr>
              <w:tabs>
                <w:tab w:val="decimal" w:pos="372"/>
                <w:tab w:val="left" w:pos="452"/>
              </w:tabs>
              <w:spacing w:before="15" w:after="15"/>
              <w:rPr>
                <w:sz w:val="18"/>
                <w:szCs w:val="18"/>
              </w:rPr>
            </w:pPr>
            <w:r>
              <w:rPr>
                <w:sz w:val="18"/>
                <w:szCs w:val="18"/>
              </w:rPr>
              <w:tab/>
              <w:t xml:space="preserve">1 </w:t>
            </w:r>
          </w:p>
        </w:tc>
        <w:tc>
          <w:tcPr>
            <w:tcW w:w="566" w:type="pct"/>
            <w:tcBorders>
              <w:top w:val="nil"/>
              <w:left w:val="nil"/>
              <w:bottom w:val="nil"/>
              <w:right w:val="single" w:sz="2" w:space="0" w:color="auto"/>
            </w:tcBorders>
          </w:tcPr>
          <w:p ns2:paraId="43938A03" ns2:textId="7CCA4B5B" w:rsidR="008E690C" w:rsidRDefault="008E690C" w:rsidP="008E690C">
            <w:pPr>
              <w:tabs>
                <w:tab w:val="decimal" w:pos="246"/>
                <w:tab w:val="left" w:pos="326"/>
              </w:tabs>
              <w:spacing w:before="15" w:after="15"/>
              <w:rPr>
                <w:sz w:val="18"/>
                <w:szCs w:val="18"/>
              </w:rPr>
            </w:pPr>
            <w:r>
              <w:rPr>
                <w:sz w:val="18"/>
                <w:szCs w:val="18"/>
              </w:rPr>
              <w:tab/>
              <w:t xml:space="preserve">(1.0) </w:t>
            </w:r>
          </w:p>
        </w:tc>
      </w:tr>
      <w:tr w:rsidR="008E690C" ns2:paraId="19595EF8" ns2:textId="77777777" w:rsidTr="00E45D1E">
        <w:tblPrEx>
          <w:tblBorders>
            <w:top w:val="single" w:sz="6" w:space="0" w:color="auto"/>
            <w:bottom w:val="single" w:sz="6" w:space="0" w:color="auto"/>
          </w:tblBorders>
        </w:tblPrEx>
        <w:trPr>
          <w:jc w:val="center"/>
        </w:trPr>
        <w:tc>
          <w:tcPr>
            <w:tcW w:w="2499" w:type="pct"/>
            <w:tcBorders>
              <w:top w:val="nil"/>
              <w:bottom w:val="nil"/>
              <w:right w:val="single" w:sz="2" w:space="0" w:color="auto"/>
            </w:tcBorders>
          </w:tcPr>
          <w:p ns2:paraId="1385EE64" ns2:textId="77B9D3F2" w:rsidR="008E690C" w:rsidRDefault="008E690C" w:rsidP="008E690C">
            <w:pPr>
              <w:spacing w:before="15" w:after="15"/>
              <w:ind w:left="250" w:right="1" w:hanging="250"/>
              <w:rPr>
                <w:sz w:val="18"/>
                <w:szCs w:val="18"/>
              </w:rPr>
            </w:pPr>
            <w:r>
              <w:rPr>
                <w:sz w:val="18"/>
                <w:szCs w:val="18"/>
              </w:rPr>
              <w:t xml:space="preserve">     discontinued KL-A167 </w:t>
            </w:r>
          </w:p>
        </w:tc>
        <w:tc>
          <w:tcPr>
            <w:tcW w:w="651" w:type="pct"/>
            <w:tcBorders>
              <w:top w:val="nil"/>
              <w:left w:val="nil"/>
              <w:bottom w:val="nil"/>
              <w:right w:val="nil"/>
            </w:tcBorders>
          </w:tcPr>
          <w:p ns2:paraId="141720F0" ns2:textId="2F04EEB7" w:rsidR="008E690C" w:rsidRDefault="008E690C" w:rsidP="008E690C">
            <w:pPr>
              <w:tabs>
                <w:tab w:val="decimal" w:pos="372"/>
                <w:tab w:val="left" w:pos="452"/>
              </w:tabs>
              <w:spacing w:before="15" w:after="15"/>
              <w:rPr>
                <w:sz w:val="18"/>
                <w:szCs w:val="18"/>
              </w:rPr>
            </w:pPr>
            <w:r>
              <w:rPr>
                <w:sz w:val="18"/>
                <w:szCs w:val="18"/>
              </w:rPr>
              <w:tab/>
              <w:t xml:space="preserve">1 </w:t>
            </w:r>
          </w:p>
        </w:tc>
        <w:tc>
          <w:tcPr>
            <w:tcW w:w="714" w:type="pct"/>
            <w:tcBorders>
              <w:top w:val="nil"/>
              <w:left w:val="nil"/>
              <w:bottom w:val="nil"/>
              <w:right w:val="single" w:sz="2" w:space="0" w:color="auto"/>
            </w:tcBorders>
          </w:tcPr>
          <w:p ns2:paraId="565749EA" ns2:textId="6B46A96F" w:rsidR="008E690C" w:rsidRDefault="008E690C" w:rsidP="008E690C">
            <w:pPr>
              <w:tabs>
                <w:tab w:val="decimal" w:pos="246"/>
                <w:tab w:val="left" w:pos="326"/>
              </w:tabs>
              <w:spacing w:before="15" w:after="15"/>
              <w:rPr>
                <w:sz w:val="18"/>
                <w:szCs w:val="18"/>
              </w:rPr>
            </w:pPr>
            <w:r>
              <w:rPr>
                <w:sz w:val="18"/>
                <w:szCs w:val="18"/>
              </w:rPr>
              <w:tab/>
              <w:t xml:space="preserve">(2.5) </w:t>
            </w:r>
          </w:p>
        </w:tc>
        <w:tc>
          <w:tcPr>
            <w:tcW w:w="570" w:type="pct"/>
            <w:tcBorders>
              <w:top w:val="nil"/>
              <w:left w:val="nil"/>
              <w:bottom w:val="nil"/>
              <w:right w:val="nil"/>
            </w:tcBorders>
          </w:tcPr>
          <w:p ns2:paraId="6DBB6EB8" ns2:textId="10DF080E" w:rsidR="008E690C" w:rsidRDefault="008E690C" w:rsidP="008E690C">
            <w:pPr>
              <w:tabs>
                <w:tab w:val="decimal" w:pos="372"/>
                <w:tab w:val="left" w:pos="452"/>
              </w:tabs>
              <w:spacing w:before="15" w:after="15"/>
              <w:rPr>
                <w:sz w:val="18"/>
                <w:szCs w:val="18"/>
              </w:rPr>
            </w:pPr>
            <w:r>
              <w:rPr>
                <w:sz w:val="18"/>
                <w:szCs w:val="18"/>
              </w:rPr>
              <w:tab/>
              <w:t xml:space="preserve">2 </w:t>
            </w:r>
          </w:p>
        </w:tc>
        <w:tc>
          <w:tcPr>
            <w:tcW w:w="566" w:type="pct"/>
            <w:tcBorders>
              <w:top w:val="nil"/>
              <w:left w:val="nil"/>
              <w:bottom w:val="nil"/>
              <w:right w:val="single" w:sz="2" w:space="0" w:color="auto"/>
            </w:tcBorders>
          </w:tcPr>
          <w:p ns2:paraId="4A938B72" ns2:textId="5744B6F5" w:rsidR="008E690C" w:rsidRDefault="008E690C" w:rsidP="008E690C">
            <w:pPr>
              <w:tabs>
                <w:tab w:val="decimal" w:pos="246"/>
                <w:tab w:val="left" w:pos="326"/>
              </w:tabs>
              <w:spacing w:before="15" w:after="15"/>
              <w:rPr>
                <w:sz w:val="18"/>
                <w:szCs w:val="18"/>
              </w:rPr>
            </w:pPr>
            <w:r>
              <w:rPr>
                <w:sz w:val="18"/>
                <w:szCs w:val="18"/>
              </w:rPr>
              <w:tab/>
              <w:t xml:space="preserve">(2.0) </w:t>
            </w:r>
          </w:p>
        </w:tc>
      </w:tr>
      <w:tr w:rsidR="008E690C" ns2:paraId="3966B913" ns2:textId="77777777" w:rsidTr="002C5A84">
        <w:tblPrEx>
          <w:tblBorders>
            <w:top w:val="single" w:sz="6" w:space="0" w:color="auto"/>
            <w:bottom w:val="single" w:sz="6" w:space="0" w:color="auto"/>
          </w:tblBorders>
        </w:tblPrEx>
        <w:trPr>
          <w:jc w:val="center"/>
        </w:trPr>
        <w:tc>
          <w:tcPr>
            <w:tcW w:w="2499" w:type="pct"/>
            <w:tcBorders>
              <w:top w:val="nil"/>
              <w:bottom w:val="single" w:sz="6" w:space="0" w:color="auto"/>
              <w:right w:val="single" w:sz="2" w:space="0" w:color="auto"/>
            </w:tcBorders>
          </w:tcPr>
          <w:p ns2:paraId="0E5CE075" ns2:textId="2219F25C" w:rsidR="008E690C" w:rsidRDefault="008E690C" w:rsidP="008E690C">
            <w:pPr>
              <w:spacing w:before="15" w:after="15"/>
              <w:ind w:left="250" w:right="1" w:hanging="250"/>
              <w:rPr>
                <w:sz w:val="18"/>
                <w:szCs w:val="18"/>
              </w:rPr>
            </w:pPr>
            <w:r>
              <w:rPr>
                <w:sz w:val="18"/>
                <w:szCs w:val="18"/>
              </w:rPr>
              <w:t xml:space="preserve">     discontinued chemotherapy drug </w:t>
            </w:r>
          </w:p>
        </w:tc>
        <w:tc>
          <w:tcPr>
            <w:tcW w:w="651" w:type="pct"/>
            <w:tcBorders>
              <w:top w:val="nil"/>
              <w:left w:val="nil"/>
              <w:bottom w:val="single" w:sz="6" w:space="0" w:color="auto"/>
              <w:right w:val="nil"/>
            </w:tcBorders>
          </w:tcPr>
          <w:p ns2:paraId="1C1BAA85" ns2:textId="58737056" w:rsidR="008E690C" w:rsidRDefault="008E690C" w:rsidP="008E690C">
            <w:pPr>
              <w:tabs>
                <w:tab w:val="decimal" w:pos="372"/>
                <w:tab w:val="left" w:pos="452"/>
              </w:tabs>
              <w:spacing w:before="15" w:after="15"/>
              <w:rPr>
                <w:sz w:val="18"/>
                <w:szCs w:val="18"/>
              </w:rPr>
            </w:pPr>
            <w:r>
              <w:rPr>
                <w:sz w:val="18"/>
                <w:szCs w:val="18"/>
              </w:rPr>
              <w:tab/>
              <w:t xml:space="preserve">0 </w:t>
            </w:r>
          </w:p>
        </w:tc>
        <w:tc>
          <w:tcPr>
            <w:tcW w:w="714" w:type="pct"/>
            <w:tcBorders>
              <w:top w:val="nil"/>
              <w:left w:val="nil"/>
              <w:bottom w:val="single" w:sz="6" w:space="0" w:color="auto"/>
              <w:right w:val="single" w:sz="2" w:space="0" w:color="auto"/>
            </w:tcBorders>
          </w:tcPr>
          <w:p ns2:paraId="6C6964C4" ns2:textId="5FA986EE" w:rsidR="008E690C" w:rsidRDefault="008E690C" w:rsidP="008E690C">
            <w:pPr>
              <w:tabs>
                <w:tab w:val="decimal" w:pos="246"/>
                <w:tab w:val="left" w:pos="326"/>
              </w:tabs>
              <w:spacing w:before="15" w:after="15"/>
              <w:rPr>
                <w:sz w:val="18"/>
                <w:szCs w:val="18"/>
              </w:rPr>
            </w:pPr>
            <w:r>
              <w:rPr>
                <w:sz w:val="18"/>
                <w:szCs w:val="18"/>
              </w:rPr>
              <w:tab/>
              <w:t xml:space="preserve">(0.0) </w:t>
            </w:r>
          </w:p>
        </w:tc>
        <w:tc>
          <w:tcPr>
            <w:tcW w:w="570" w:type="pct"/>
            <w:tcBorders>
              <w:top w:val="nil"/>
              <w:left w:val="nil"/>
              <w:bottom w:val="single" w:sz="6" w:space="0" w:color="auto"/>
              <w:right w:val="nil"/>
            </w:tcBorders>
          </w:tcPr>
          <w:p ns2:paraId="224B92BD" ns2:textId="05AA43B0" w:rsidR="008E690C" w:rsidRDefault="008E690C" w:rsidP="008E690C">
            <w:pPr>
              <w:tabs>
                <w:tab w:val="decimal" w:pos="372"/>
                <w:tab w:val="left" w:pos="452"/>
              </w:tabs>
              <w:spacing w:before="15" w:after="15"/>
              <w:rPr>
                <w:sz w:val="18"/>
                <w:szCs w:val="18"/>
              </w:rPr>
            </w:pPr>
            <w:r>
              <w:rPr>
                <w:sz w:val="18"/>
                <w:szCs w:val="18"/>
              </w:rPr>
              <w:tab/>
              <w:t xml:space="preserve">0 </w:t>
            </w:r>
          </w:p>
        </w:tc>
        <w:tc>
          <w:tcPr>
            <w:tcW w:w="566" w:type="pct"/>
            <w:tcBorders>
              <w:top w:val="nil"/>
              <w:left w:val="nil"/>
              <w:bottom w:val="single" w:sz="6" w:space="0" w:color="auto"/>
              <w:right w:val="single" w:sz="2" w:space="0" w:color="auto"/>
            </w:tcBorders>
          </w:tcPr>
          <w:p ns2:paraId="484926EA" ns2:textId="6FF367A3" w:rsidR="008E690C" w:rsidRDefault="008E690C" w:rsidP="008E690C">
            <w:pPr>
              <w:tabs>
                <w:tab w:val="decimal" w:pos="246"/>
                <w:tab w:val="left" w:pos="326"/>
              </w:tabs>
              <w:spacing w:before="15" w:after="15"/>
              <w:rPr>
                <w:sz w:val="18"/>
                <w:szCs w:val="18"/>
              </w:rPr>
            </w:pPr>
            <w:r>
              <w:rPr>
                <w:sz w:val="18"/>
                <w:szCs w:val="18"/>
              </w:rPr>
              <w:tab/>
              <w:t xml:space="preserve">(0.0) </w:t>
            </w:r>
          </w:p>
        </w:tc>
      </w:tr>
      <w:tr w:rsidR="0073200D" ns2:paraId="32BB91FA" ns2:textId="77777777" w:rsidTr="002C5A84">
        <w:tblPrEx>
          <w:tblBorders>
            <w:top w:val="single" w:sz="6" w:space="0" w:color="auto"/>
            <w:bottom w:val="single" w:sz="6" w:space="0" w:color="auto"/>
          </w:tblBorders>
        </w:tblPrEx>
        <w:trPr>
          <w:jc w:val="center"/>
        </w:trPr>
        <w:tc>
          <w:tcPr>
            <w:tcW w:w="5000" w:type="pct"/>
            <w:gridSpan w:val="5"/>
            <w:tcBorders>
              <w:top w:val="single" w:sz="6" w:space="0" w:color="auto"/>
              <w:bottom w:val="double" w:sz="4" w:space="0" w:color="auto"/>
              <w:right w:val="single" w:sz="2" w:space="0" w:color="auto"/>
            </w:tcBorders>
          </w:tcPr>
          <w:p ns2:paraId="1C817546" ns2:textId="77777777" w:rsidR="0073200D" w:rsidRDefault="0073200D" w:rsidP="0073200D">
            <w:pPr>
              <w:spacing w:before="30" w:after="30"/>
              <w:ind w:left="160" w:right="1" w:hanging="160"/>
              <w:rPr>
                <w:sz w:val="18"/>
                <w:szCs w:val="18"/>
              </w:rPr>
            </w:pPr>
            <w:r>
              <w:rPr>
                <w:sz w:val="18"/>
                <w:szCs w:val="18"/>
                <w:vertAlign w:val="superscript"/>
              </w:rPr>
              <w:t>a</w:t>
            </w:r>
            <w:r>
              <w:rPr>
                <w:sz w:val="18"/>
                <w:szCs w:val="18"/>
              </w:rPr>
              <w:t xml:space="preserve"> Determined by the investigator to be related to the drug.</w:t>
            </w:r>
          </w:p>
          <w:p ns2:paraId="2D7CB401" ns2:textId="77777777" w:rsidR="0073200D" w:rsidRDefault="0073200D" w:rsidP="0073200D">
            <w:pPr>
              <w:spacing w:before="30" w:after="30"/>
              <w:ind w:left="160" w:right="1" w:hanging="160"/>
              <w:rPr>
                <w:sz w:val="18"/>
                <w:szCs w:val="18"/>
              </w:rPr>
            </w:pPr>
            <w:r>
              <w:rPr>
                <w:sz w:val="18"/>
                <w:szCs w:val="18"/>
              </w:rPr>
              <w:t xml:space="preserve"> </w:t>
            </w:r>
            <w:r>
              <w:rPr>
                <w:sz w:val="18"/>
                <w:szCs w:val="18"/>
                <w:vertAlign w:val="superscript"/>
              </w:rPr>
              <w:t>b</w:t>
            </w:r>
            <w:r>
              <w:rPr>
                <w:sz w:val="18"/>
                <w:szCs w:val="18"/>
              </w:rPr>
              <w:t xml:space="preserve"> Defined as an action taken of dose reduced, drug interrupted or drug withdrawn.</w:t>
            </w:r>
          </w:p>
          <w:p ns2:paraId="24125F56" ns2:textId="77777777" w:rsidR="0073200D" w:rsidRDefault="0073200D" w:rsidP="0073200D">
            <w:pPr>
              <w:spacing w:before="30" w:after="30"/>
              <w:ind w:left="160" w:right="1" w:hanging="160"/>
              <w:rPr>
                <w:sz w:val="18"/>
                <w:szCs w:val="18"/>
              </w:rPr>
            </w:pPr>
            <w:r>
              <w:rPr>
                <w:sz w:val="18"/>
                <w:szCs w:val="18"/>
              </w:rPr>
              <w:t xml:space="preserve"> Non-serious adverse events up to 30 days and serious adverse events up to 90 days of last infusion of study drug are included if starting after the treatment, or if staring before the treatment and having toxicity grade increased after the treatment.</w:t>
            </w:r>
          </w:p>
          <w:p ns2:paraId="6FE018F7" ns2:textId="77777777" w:rsidR="0073200D" w:rsidRDefault="0073200D" w:rsidP="0073200D">
            <w:pPr>
              <w:spacing w:before="30" w:after="30"/>
              <w:ind w:left="160" w:right="1" w:hanging="160"/>
              <w:rPr>
                <w:sz w:val="18"/>
                <w:szCs w:val="18"/>
              </w:rPr>
            </w:pPr>
            <w:r>
              <w:rPr>
                <w:sz w:val="18"/>
                <w:szCs w:val="18"/>
              </w:rPr>
              <w:t xml:space="preserve"> MedDRA preferred terms "Neoplasm progression", "Malignant neoplasm progression" and "Disease progression" not related to the drug are excluded.</w:t>
            </w:r>
          </w:p>
          <w:p ns2:paraId="032ABAD0" ns2:textId="77777777" w:rsidR="0073200D" w:rsidRDefault="0073200D" w:rsidP="0073200D">
            <w:pPr>
              <w:spacing w:before="30" w:after="30"/>
              <w:ind w:left="160" w:right="1" w:hanging="160"/>
              <w:rPr>
                <w:sz w:val="18"/>
                <w:szCs w:val="18"/>
              </w:rPr>
            </w:pPr>
            <w:r>
              <w:rPr>
                <w:sz w:val="18"/>
                <w:szCs w:val="18"/>
              </w:rPr>
              <w:t xml:space="preserve"> Grades are based on NCI CTCAE version 5.0.</w:t>
            </w:r>
          </w:p>
          <w:p ns2:paraId="2543BD22" ns2:textId="194D7370" w:rsidR="0073200D" w:rsidRDefault="0073200D" w:rsidP="0073200D">
            <w:pPr>
              <w:tabs>
                <w:tab w:val="decimal" w:pos="246"/>
                <w:tab w:val="left" w:pos="326"/>
              </w:tabs>
              <w:spacing w:before="15" w:after="15"/>
              <w:rPr>
                <w:sz w:val="18"/>
                <w:szCs w:val="18"/>
              </w:rPr>
            </w:pPr>
            <w:r>
              <w:rPr>
                <w:sz w:val="18"/>
                <w:szCs w:val="18"/>
              </w:rPr>
              <w:t xml:space="preserve"> Database Cutoff Date: 21MAY2024</w:t>
            </w:r>
          </w:p>
        </w:tc>
      </w:tr>
      <w:tr w:rsidR="0073200D" ns2:paraId="6B3508D5" ns2:textId="77777777" w:rsidTr="00915338">
        <w:tblPrEx>
          <w:tblBorders>
            <w:top w:val="single" w:sz="6" w:space="0" w:color="auto"/>
            <w:bottom w:val="single" w:sz="6" w:space="0" w:color="auto"/>
          </w:tblBorders>
        </w:tblPrEx>
        <w:trPr>
          <w:jc w:val="center"/>
        </w:trPr>
        <w:tc>
          <w:tcPr>
            <w:tcW w:w="5000" w:type="pct"/>
            <w:gridSpan w:val="5"/>
            <w:tcBorders>
              <w:top w:val="double" w:sz="4" w:space="0" w:color="auto"/>
              <w:left w:val="nil"/>
              <w:bottom w:val="nil"/>
              <w:right w:val="nil"/>
            </w:tcBorders>
          </w:tcPr>
          <w:p ns2:paraId="31281EDE" ns2:textId="7AA8A8A2" w:rsidR="0073200D" w:rsidRDefault="0073200D" w:rsidP="0073200D">
            <w:pPr>
              <w:tabs>
                <w:tab w:val="decimal" w:pos="246"/>
                <w:tab w:val="left" w:pos="326"/>
              </w:tabs>
              <w:spacing w:before="15" w:after="15"/>
              <w:rPr>
                <w:sz w:val="18"/>
                <w:szCs w:val="18"/>
              </w:rPr>
            </w:pPr>
            <w:r>
              <w:rPr>
                <w:sz w:val="18"/>
                <w:szCs w:val="18"/>
              </w:rPr>
              <w:t>Source:  [P013MK2870: adam-adsl; adae]</w:t>
            </w:r>
          </w:p>
        </w:tc>
      </w:tr>
      <w:bookmarkEnd w:id="375"/>
    </w:tbl>
    <w:p ns2:paraId="3A77F9AC" ns2:textId="77777777" w:rsidR="006405A6" w:rsidRPr="00915338" w:rsidRDefault="006405A6" w:rsidP="00431BFB">
      <w:pPr>
        <w:pStyle w:val="ListEnd"/>
      </w:pPr>
    </w:p>
    <w:p ns2:paraId="42ABCECF" ns2:textId="0CB5EDFF" w:rsidR="006405A6" w:rsidRDefault="006405A6" w:rsidP="00ED631D">
      <w:pPr>
        <w:pStyle w:val="Heading4"/>
        <w:pageBreakBefore/>
        <w:tabs>
          <w:tab w:val="clear" w:pos="1195"/>
          <w:tab w:val="left" w:pos="1200"/>
        </w:tabs>
      </w:pPr>
      <w:del w:id="10975" w:author="GoldenCorpusHarness" w:date="2026-03-28T21:57:55Z">
        <w:r>
          <w:delText>Summary of Adverse Events Considered Drug-related by the Investigator</w:delText>
        </w:r>
      </w:del>
    </w:p>
    <w:p ns2:paraId="50D2D7A8" ns2:textId="77777777" w:rsidR="00A164ED" w:rsidRPr="009E35D9" w:rsidRDefault="00A164ED" w:rsidP="00A164ED">
      <w:pPr>
        <w:pStyle w:val="Paragraph"/>
        <w:rPr>
          <w:u w:val="single"/>
        </w:rPr>
      </w:pPr>
      <w:del w:id="10976" w:author="GoldenCorpusHarness" w:date="2026-03-28T21:57:55Z">
        <w:r>
          <w:delText>Cohor</w:delText>
        </w:r>
      </w:del>
      <w:ins w:id="10977" w:author="GoldenCorpusHarness" w:date="2026-03-28T21:57:55Z">
        <w:r>
          <w:t>Safe</w:t>
        </w:r>
      </w:ins>
      <w:r>
        <w:t>t</w:t>
      </w:r>
      <w:del w:id="10978" w:author="GoldenCorpusHarness" w:date="2026-03-28T21:57:55Z">
        <w:r>
          <w:delText xml:space="preserve"> 1A (sac-TMT 5 mg/kg plus KL-A167 1200 mg, q3w)</w:delText>
        </w:r>
      </w:del>
      <w:ins w:id="10979" w:author="GoldenCorpusHarness" w:date="2026-03-28T21:57:55Z">
        <w:r>
          <w:t>y</w:t>
        </w:r>
      </w:ins>
    </w:p>
    <w:p ns2:paraId="61A274D1" ns2:textId="2432DCC8" w:rsidR="007E4C22" w:rsidRPr="00431BFB" w:rsidRDefault="006405A6" w:rsidP="00431BFB">
      <w:pPr>
        <w:pStyle w:val="Paragraph"/>
      </w:pPr>
      <w:del w:id="10980" w:author="GoldenCorpusHarness" w:date="2026-03-28T21:57:55Z">
        <w:r>
          <w:delText>O</w:delText>
        </w:r>
      </w:del>
      <w:ins w:id="10981" w:author="GoldenCorpusHarness" w:date="2026-03-28T21:57:55Z">
        <w:r>
          <w:t>Sa</w:t>
        </w:r>
      </w:ins>
      <w:r>
        <w:t>f</w:t>
      </w:r>
      <w:ins w:id="10982" w:author="GoldenCorpusHarness" w:date="2026-03-28T21:57:55Z">
        <w:r>
          <w:t>ety</w:t>
        </w:r>
      </w:ins>
      <w:r>
        <w:t xml:space="preserve"> </w:t>
      </w:r>
      <w:ins w:id="10983" w:author="GoldenCorpusHarness" w:date="2026-03-28T21:57:55Z">
        <w:r>
          <w:t>da</w:t>
        </w:r>
      </w:ins>
      <w:r>
        <w:t>t</w:t>
      </w:r>
      <w:del w:id="10984" w:author="GoldenCorpusHarness" w:date="2026-03-28T21:57:55Z">
        <w:r>
          <w:delText>h</w:delText>
        </w:r>
      </w:del>
      <w:ins w:id="10985" w:author="GoldenCorpusHarness" w:date="2026-03-28T21:57:55Z">
        <w:r>
          <w:t>a from 13 ongoing studies (se</w:t>
        </w:r>
      </w:ins>
      <w:r>
        <w:t xml:space="preserve">e </w:t>
      </w:r>
      <w:del w:id="10986" w:author="GoldenCorpusHarness" w:date="2026-03-28T21:57:55Z">
        <w:r>
          <w:delText xml:space="preserve">40 </w:delText>
        </w:r>
      </w:del>
      <w:ins w:id="10987" w:author="GoldenCorpusHarness" w:date="2026-03-28T21:57:55Z">
        <w:r>
          <w:t>descri</w:t>
        </w:r>
      </w:ins>
      <w:r>
        <w:t>p</w:t>
      </w:r>
      <w:del w:id="10988" w:author="GoldenCorpusHarness" w:date="2026-03-28T21:57:55Z">
        <w:r>
          <w:delText>ar</w:delText>
        </w:r>
      </w:del>
      <w:r>
        <w:t>ti</w:t>
      </w:r>
      <w:del w:id="10989" w:author="GoldenCorpusHarness" w:date="2026-03-28T21:57:55Z">
        <w:r>
          <w:delText>cipa</w:delText>
        </w:r>
      </w:del>
      <w:ins w:id="10990" w:author="GoldenCorpusHarness" w:date="2026-03-28T21:57:55Z">
        <w:r>
          <w:t>o</w:t>
        </w:r>
      </w:ins>
      <w:r>
        <w:t>n</w:t>
      </w:r>
      <w:del w:id="10991" w:author="GoldenCorpusHarness" w:date="2026-03-28T21:57:55Z">
        <w:r>
          <w:delText>ts treated</w:delText>
        </w:r>
      </w:del>
      <w:r>
        <w:t xml:space="preserve"> in </w:t>
      </w:r>
      <w:del w:id="10992" w:author="GoldenCorpusHarness" w:date="2026-03-28T21:57:55Z">
        <w:r>
          <w:delText>Cohort 1A, 38 parti</w:delText>
        </w:r>
      </w:del>
      <w:ins w:id="10993" w:author="GoldenCorpusHarness" w:date="2026-03-28T21:57:55Z">
        <w:r>
          <w:t>[Se</w:t>
        </w:r>
      </w:ins>
      <w:r>
        <w:t>c</w:t>
      </w:r>
      <w:del w:id="10994" w:author="GoldenCorpusHarness" w:date="2026-03-28T21:57:55Z">
        <w:r>
          <w:delText>ipants (9</w:delText>
        </w:r>
      </w:del>
      <w:ins w:id="10995" w:author="GoldenCorpusHarness" w:date="2026-03-28T21:57:55Z">
        <w:r>
          <w:t xml:space="preserve">. </w:t>
        </w:r>
      </w:ins>
      <w:r>
        <w:t>5.</w:t>
      </w:r>
      <w:del w:id="10996" w:author="GoldenCorpusHarness" w:date="2026-03-28T21:57:55Z">
        <w:r>
          <w:delText xml:space="preserve">0%) experienced at least </w:delText>
        </w:r>
      </w:del>
      <w:r>
        <w:t>1</w:t>
      </w:r>
      <w:del w:id="10997" w:author="GoldenCorpusHarness" w:date="2026-03-28T21:57:55Z">
        <w:r>
          <w:delText>AE that was considered drug-related by the investigator. The most common drug-related AEs (incidence ≥20%) by PT were anemia (80.0%), neutrophil count decreased (62.5%), WBC count decreased (50.0%), alopecia (45.0%), rash (40.0%), nausea (27.5%), decreased appetite (25.0%), ALT increased and stomatitis (22.5% each)</w:delText>
        </w:r>
      </w:del>
      <w:ins w:id="10998" w:author="GoldenCorpusHarness" w:date="2026-03-28T21:57:55Z">
        <w:r>
          <w:t>]</w:t>
        </w:r>
      </w:ins>
      <w:r>
        <w:t xml:space="preserve"> [Table</w:t>
      </w:r>
      <w:ins w:id="10999" w:author="GoldenCorpusHarness" w:date="2026-03-28T21:57:55Z">
        <w:r>
          <w:t xml:space="preserve"> 14])</w:t>
        </w:r>
      </w:ins>
      <w:r>
        <w:t xml:space="preserve"> </w:t>
      </w:r>
      <w:del w:id="11000" w:author="GoldenCorpusHarness" w:date="2026-03-28T21:57:55Z">
        <w:r>
          <w:delText>61]</w:delText>
        </w:r>
      </w:del>
      <w:ins w:id="11001" w:author="GoldenCorpusHarness" w:date="2026-03-28T21:57:55Z">
        <w:r>
          <w:t>are included in this section and are presented separately for each study</w:t>
        </w:r>
      </w:ins>
      <w:r>
        <w:t>.</w:t>
      </w:r>
    </w:p>
    <w:p ns2:paraId="47922DB6" ns2:textId="69958CE0" w:rsidR="003C0375" w:rsidRPr="00431BFB" w:rsidRDefault="003C0375" w:rsidP="000D628E">
      <w:pPr>
        <w:spacing w:before="0" w:after="200" w:line="276" w:lineRule="auto"/>
      </w:pPr>
      <w:del w:id="11002" w:author="GoldenCorpusHarness" w:date="2026-03-28T21:57:55Z">
        <w:r>
          <w:delText>The most common</w:delText>
        </w:r>
      </w:del>
      <w:ins w:id="11003" w:author="GoldenCorpusHarness" w:date="2026-03-28T21:57:55Z">
        <w:r>
          <w:t>MK-2870-001</w:t>
        </w:r>
      </w:ins>
      <w:r>
        <w:t xml:space="preserve"> (</w:t>
      </w:r>
      <w:del w:id="11004" w:author="GoldenCorpusHarness" w:date="2026-03-28T21:57:55Z">
        <w:r>
          <w:delText>incidence ≥5%</w:delText>
        </w:r>
      </w:del>
      <w:ins w:id="11005" w:author="GoldenCorpusHarness" w:date="2026-03-28T21:57:55Z">
        <w:r>
          <w:t>KL264-01</w:t>
        </w:r>
      </w:ins>
      <w:r>
        <w:t>)</w:t>
      </w:r>
      <w:del w:id="11006" w:author="GoldenCorpusHarness" w:date="2026-03-28T21:57:55Z">
        <w:r>
          <w:delText xml:space="preserve"> ≥Grade 3 drug-related AEs reported in Cohort 1A included: neutrophil count decreased (30.0%), drug eruption (7.5%), anemia, WBC count decreased, and rash (5.0% each) [Sec. 7.3] [Table 62].</w:delText>
        </w:r>
      </w:del>
    </w:p>
    <w:p ns2:paraId="625923AE" ns2:textId="6282D594" w:rsidR="007B0338" w:rsidRPr="00431BFB" w:rsidRDefault="006405A6" w:rsidP="00431BFB">
      <w:pPr>
        <w:pStyle w:val="Paragraph"/>
      </w:pPr>
      <w:del w:id="11007" w:author="GoldenCorpusHarness" w:date="2026-03-28T21:57:55Z">
        <w:r>
          <w:delText>Of the 1</w:delText>
        </w:r>
      </w:del>
      <w:ins w:id="11008" w:author="GoldenCorpusHarness" w:date="2026-03-28T21:57:55Z">
        <w:r>
          <w:t>The safety data from Study MK-2870-0</w:t>
        </w:r>
      </w:ins>
      <w:r>
        <w:t xml:space="preserve">01 </w:t>
      </w:r>
      <w:del w:id="11009" w:author="GoldenCorpusHarness" w:date="2026-03-28T21:57:55Z">
        <w:r>
          <w:delText xml:space="preserve">participants treated in </w:delText>
        </w:r>
      </w:del>
      <w:ins w:id="11010" w:author="GoldenCorpusHarness" w:date="2026-03-28T21:57:55Z">
        <w:r>
          <w:t>included data from all cohorts with D</w:t>
        </w:r>
      </w:ins>
      <w:r>
        <w:t>C</w:t>
      </w:r>
      <w:del w:id="11011" w:author="GoldenCorpusHarness" w:date="2026-03-28T21:57:55Z">
        <w:r>
          <w:delText xml:space="preserve">ohort </w:delText>
        </w:r>
      </w:del>
      <w:ins w:id="11012" w:author="GoldenCorpusHarness" w:date="2026-03-28T21:57:55Z">
        <w:r>
          <w:t>O of 2</w:t>
        </w:r>
      </w:ins>
      <w:r>
        <w:t>1</w:t>
      </w:r>
      <w:del w:id="11013" w:author="GoldenCorpusHarness" w:date="2026-03-28T21:57:55Z">
        <w:r>
          <w:delText>B, 99 participan</w:delText>
        </w:r>
      </w:del>
      <w:ins w:id="11014" w:author="GoldenCorpusHarness" w:date="2026-03-28T21:57:55Z">
        <w:r>
          <w:t>-MAY-2025. The study is divided into 2 par</w:t>
        </w:r>
      </w:ins>
      <w:r>
        <w:t>ts (</w:t>
      </w:r>
      <w:del w:id="11015" w:author="GoldenCorpusHarness" w:date="2026-03-28T21:57:55Z">
        <w:r>
          <w:delText>98.0%</w:delText>
        </w:r>
      </w:del>
      <w:ins w:id="11016" w:author="GoldenCorpusHarness" w:date="2026-03-28T21:57:55Z">
        <w:r>
          <w:t>Phase 1 and Phase 2</w:t>
        </w:r>
      </w:ins>
      <w:r>
        <w:t>)</w:t>
      </w:r>
      <w:del w:id="11017" w:author="GoldenCorpusHarness" w:date="2026-03-28T21:57:55Z">
        <w:r>
          <w:delText xml:space="preserve"> experienced at least</w:delText>
        </w:r>
      </w:del>
      <w:ins w:id="11018" w:author="GoldenCorpusHarness" w:date="2026-03-28T21:57:55Z">
        <w:r>
          <w:t>. In the Phase</w:t>
        </w:r>
      </w:ins>
      <w:r>
        <w:t xml:space="preserve"> 1</w:t>
      </w:r>
      <w:ins w:id="11019" w:author="GoldenCorpusHarness" w:date="2026-03-28T21:57:55Z">
        <w:r>
          <w:t xml:space="preserve"> dose escalation part, participants received sac-TMT at 2 mg/kg, 4 mg/kg, 5 mg/kg, 5.5 mg/kg, or 6 mg/kg q2w. Overall, 5 DLTs were reported in participants receiving doses ranging from 4 mg/kg to 6 mg/kg. These DLTs were considered drug-related and included Grade 3 stomatitis, rash, and urticaria, with 1 serious case of stomatitis at 6 mg/kg. These</w:t>
        </w:r>
      </w:ins>
      <w:r>
        <w:t xml:space="preserve"> AE</w:t>
      </w:r>
      <w:del w:id="11020" w:author="GoldenCorpusHarness" w:date="2026-03-28T21:57:55Z">
        <w:r>
          <w:delText xml:space="preserve"> that</w:delText>
        </w:r>
      </w:del>
      <w:ins w:id="11021" w:author="GoldenCorpusHarness" w:date="2026-03-28T21:57:55Z">
        <w:r>
          <w:t>s led to dose interruptions or reductions, and most resolved/resolving or</w:t>
        </w:r>
      </w:ins>
      <w:r>
        <w:t xml:space="preserve"> w</w:t>
      </w:r>
      <w:del w:id="11022" w:author="GoldenCorpusHarness" w:date="2026-03-28T21:57:55Z">
        <w:r>
          <w:delText>as considered drug-related b</w:delText>
        </w:r>
      </w:del>
      <w:ins w:id="11023" w:author="GoldenCorpusHarness" w:date="2026-03-28T21:57:55Z">
        <w:r>
          <w:t>ere resolved with sequelae at the time of reporting. Phase 1 of the stud</w:t>
        </w:r>
      </w:ins>
      <w:r>
        <w:t xml:space="preserve">y </w:t>
      </w:r>
      <w:del w:id="11024" w:author="GoldenCorpusHarness" w:date="2026-03-28T21:57:55Z">
        <w:r>
          <w:delText>the investigator. The most common (incidence ≥</w:delText>
        </w:r>
      </w:del>
      <w:ins w:id="11025" w:author="GoldenCorpusHarness" w:date="2026-03-28T21:57:55Z">
        <w:r>
          <w:t>completed on 18-APR-</w:t>
        </w:r>
      </w:ins>
      <w:r>
        <w:t>20</w:t>
      </w:r>
      <w:del w:id="11026" w:author="GoldenCorpusHarness" w:date="2026-03-28T21:57:55Z">
        <w:r>
          <w:delText>%) drug-related AEs in Cohort 1B by PT were: anemia (79.2%), neutrophil count decreased (65.3%), WBC count decreased (52.5%), stomatitis (51.5%), alopecia (</w:delText>
        </w:r>
      </w:del>
      <w:ins w:id="11027" w:author="GoldenCorpusHarness" w:date="2026-03-28T21:57:55Z">
        <w:r>
          <w:t>2</w:t>
        </w:r>
      </w:ins>
      <w:r>
        <w:t>4</w:t>
      </w:r>
      <w:del w:id="11028" w:author="GoldenCorpusHarness" w:date="2026-03-28T21:57:55Z">
        <w:r>
          <w:delText>4.6%), rash (34.7%), nausea (30.7%), decreased appetite (28.7%), asthenia (21.8%), and vomiting (20.8%) [Sec. 7.3] [Table 61].</w:delText>
        </w:r>
      </w:del>
      <w:ins w:id="11029" w:author="GoldenCorpusHarness" w:date="2026-03-28T21:57:55Z">
        <w:r>
          <w:t>.</w:t>
        </w:r>
      </w:ins>
    </w:p>
    <w:p ns2:paraId="50289C35" ns2:textId="60313215" w:rsidR="00194948" w:rsidRPr="0056266F" w:rsidRDefault="006405A6" w:rsidP="00431BFB">
      <w:pPr>
        <w:pStyle w:val="Paragraph"/>
      </w:pPr>
      <w:del w:id="11030" w:author="GoldenCorpusHarness" w:date="2026-03-28T21:57:55Z">
        <w:r>
          <w:delText>T</w:delText>
        </w:r>
      </w:del>
      <w:ins w:id="11031" w:author="GoldenCorpusHarness" w:date="2026-03-28T21:57:55Z">
        <w:r>
          <w:t>In t</w:t>
        </w:r>
      </w:ins>
      <w:r>
        <w:t xml:space="preserve">he </w:t>
      </w:r>
      <w:del w:id="11032" w:author="GoldenCorpusHarness" w:date="2026-03-28T21:57:55Z">
        <w:r>
          <w:delText>mo</w:delText>
        </w:r>
      </w:del>
      <w:ins w:id="11033" w:author="GoldenCorpusHarness" w:date="2026-03-28T21:57:55Z">
        <w:r>
          <w:t>Pha</w:t>
        </w:r>
      </w:ins>
      <w:r>
        <w:t>s</w:t>
      </w:r>
      <w:del w:id="11034" w:author="GoldenCorpusHarness" w:date="2026-03-28T21:57:55Z">
        <w:r>
          <w:delText>t</w:delText>
        </w:r>
      </w:del>
      <w:ins w:id="11035" w:author="GoldenCorpusHarness" w:date="2026-03-28T21:57:55Z">
        <w:r>
          <w:t>e</w:t>
        </w:r>
      </w:ins>
      <w:r>
        <w:t xml:space="preserve"> </w:t>
      </w:r>
      <w:del w:id="11036" w:author="GoldenCorpusHarness" w:date="2026-03-28T21:57:55Z">
        <w:r>
          <w:delText>comm</w:delText>
        </w:r>
      </w:del>
      <w:ins w:id="11037" w:author="GoldenCorpusHarness" w:date="2026-03-28T21:57:55Z">
        <w:r>
          <w:t>2 expansi</w:t>
        </w:r>
      </w:ins>
      <w:r>
        <w:t xml:space="preserve">on </w:t>
      </w:r>
      <w:del w:id="11038" w:author="GoldenCorpusHarness" w:date="2026-03-28T21:57:55Z">
        <w:r>
          <w:delText>(in</w:delText>
        </w:r>
      </w:del>
      <w:r>
        <w:t>c</w:t>
      </w:r>
      <w:del w:id="11039" w:author="GoldenCorpusHarness" w:date="2026-03-28T21:57:55Z">
        <w:r>
          <w:delText>idence ≥5%) ≥Grade 3 drug-related AEs reported in C</w:delText>
        </w:r>
      </w:del>
      <w:r>
        <w:t>ohort</w:t>
      </w:r>
      <w:ins w:id="11040" w:author="GoldenCorpusHarness" w:date="2026-03-28T21:57:55Z">
        <w:r>
          <w:t>s,</w:t>
        </w:r>
      </w:ins>
      <w:r>
        <w:t xml:space="preserve"> </w:t>
      </w:r>
      <w:del w:id="11041" w:author="GoldenCorpusHarness" w:date="2026-03-28T21:57:55Z">
        <w:r>
          <w:delText xml:space="preserve">1B </w:delText>
        </w:r>
      </w:del>
      <w:ins w:id="11042" w:author="GoldenCorpusHarness" w:date="2026-03-28T21:57:55Z">
        <w:r>
          <w:t>part</w:t>
        </w:r>
      </w:ins>
      <w:r>
        <w:t>i</w:t>
      </w:r>
      <w:del w:id="11043" w:author="GoldenCorpusHarness" w:date="2026-03-28T21:57:55Z">
        <w:r>
          <w:delText>n</w:delText>
        </w:r>
      </w:del>
      <w:r>
        <w:t>c</w:t>
      </w:r>
      <w:del w:id="11044" w:author="GoldenCorpusHarness" w:date="2026-03-28T21:57:55Z">
        <w:r>
          <w:delText>luded: neutro</w:delText>
        </w:r>
      </w:del>
      <w:ins w:id="11045" w:author="GoldenCorpusHarness" w:date="2026-03-28T21:57:55Z">
        <w:r>
          <w:t>i</w:t>
        </w:r>
      </w:ins>
      <w:r>
        <w:t>p</w:t>
      </w:r>
      <w:del w:id="11046" w:author="GoldenCorpusHarness" w:date="2026-03-28T21:57:55Z">
        <w:r>
          <w:delText>hil cou</w:delText>
        </w:r>
      </w:del>
      <w:ins w:id="11047" w:author="GoldenCorpusHarness" w:date="2026-03-28T21:57:55Z">
        <w:r>
          <w:t>a</w:t>
        </w:r>
      </w:ins>
      <w:r>
        <w:t>nt</w:t>
      </w:r>
      <w:ins w:id="11048" w:author="GoldenCorpusHarness" w:date="2026-03-28T21:57:55Z">
        <w:r>
          <w:t>s</w:t>
        </w:r>
      </w:ins>
      <w:r>
        <w:t xml:space="preserve"> </w:t>
      </w:r>
      <w:del w:id="11049" w:author="GoldenCorpusHarness" w:date="2026-03-28T21:57:55Z">
        <w:r>
          <w:delText>d</w:delText>
        </w:r>
      </w:del>
      <w:ins w:id="11050" w:author="GoldenCorpusHarness" w:date="2026-03-28T21:57:55Z">
        <w:r>
          <w:t>r</w:t>
        </w:r>
      </w:ins>
      <w:r>
        <w:t>ec</w:t>
      </w:r>
      <w:del w:id="11051" w:author="GoldenCorpusHarness" w:date="2026-03-28T21:57:55Z">
        <w:r>
          <w:delText>r</w:delText>
        </w:r>
      </w:del>
      <w:r>
        <w:t>e</w:t>
      </w:r>
      <w:del w:id="11052" w:author="GoldenCorpusHarness" w:date="2026-03-28T21:57:55Z">
        <w:r>
          <w:delText>as</w:delText>
        </w:r>
      </w:del>
      <w:ins w:id="11053" w:author="GoldenCorpusHarness" w:date="2026-03-28T21:57:55Z">
        <w:r>
          <w:t>iv</w:t>
        </w:r>
      </w:ins>
      <w:r>
        <w:t xml:space="preserve">ed </w:t>
      </w:r>
      <w:del w:id="11054" w:author="GoldenCorpusHarness" w:date="2026-03-28T21:57:55Z">
        <w:r>
          <w:delText>(37.6%),</w:delText>
        </w:r>
      </w:del>
      <w:ins w:id="11055" w:author="GoldenCorpusHarness" w:date="2026-03-28T21:57:55Z">
        <w:r>
          <w:t>sac-TMT</w:t>
        </w:r>
      </w:ins>
      <w:r>
        <w:t xml:space="preserve"> </w:t>
      </w:r>
      <w:del w:id="11056" w:author="GoldenCorpusHarness" w:date="2026-03-28T21:57:55Z">
        <w:r>
          <w:delText>WBC coun</w:delText>
        </w:r>
      </w:del>
      <w:ins w:id="11057" w:author="GoldenCorpusHarness" w:date="2026-03-28T21:57:55Z">
        <w:r>
          <w:t>a</w:t>
        </w:r>
      </w:ins>
      <w:r>
        <w:t xml:space="preserve">t </w:t>
      </w:r>
      <w:del w:id="11058" w:author="GoldenCorpusHarness" w:date="2026-03-28T21:57:55Z">
        <w:r>
          <w:delText>dec</w:delText>
        </w:r>
      </w:del>
      <w:ins w:id="11059" w:author="GoldenCorpusHarness" w:date="2026-03-28T21:57:55Z">
        <w:r>
          <w:t>4 mg/kg o</w:t>
        </w:r>
      </w:ins>
      <w:r>
        <w:t>r</w:t>
      </w:r>
      <w:del w:id="11060" w:author="GoldenCorpusHarness" w:date="2026-03-28T21:57:55Z">
        <w:r>
          <w:delText>eased</w:delText>
        </w:r>
      </w:del>
      <w:r>
        <w:t xml:space="preserve"> </w:t>
      </w:r>
      <w:del w:id="11061" w:author="GoldenCorpusHarness" w:date="2026-03-28T21:57:55Z">
        <w:r>
          <w:delText>(1</w:delText>
        </w:r>
      </w:del>
      <w:r>
        <w:t>5</w:t>
      </w:r>
      <w:ins w:id="11062" w:author="GoldenCorpusHarness" w:date="2026-03-28T21:57:55Z">
        <w:r>
          <w:t xml:space="preserve"> mg/kg</w:t>
        </w:r>
      </w:ins>
      <w:r>
        <w:t>.</w:t>
      </w:r>
      <w:del w:id="11063" w:author="GoldenCorpusHarness" w:date="2026-03-28T21:57:55Z">
        <w:r>
          <w:delText>8%), anemia (13.9%), stomatitis (8.9%), and rash (6.9%) [Sec. 7.3] [Table 62].</w:delText>
        </w:r>
      </w:del>
    </w:p>
    <w:p ns2:paraId="6BAAF970" ns2:textId="752AFD00" w:rsidR="006405A6" w:rsidRPr="0056266F" w:rsidRDefault="006405A6" w:rsidP="006405A6">
      <w:pPr>
        <w:pStyle w:val="Heading4"/>
        <w:tabs>
          <w:tab w:val="clear" w:pos="1195"/>
          <w:tab w:val="left" w:pos="1200"/>
        </w:tabs>
        <w:ind w:left="1200" w:hanging="1200"/>
      </w:pPr>
      <w:del w:id="11064" w:author="GoldenCorpusHarness" w:date="2026-03-28T21:57:55Z">
        <w:r>
          <w:delText>S</w:delText>
        </w:r>
      </w:del>
      <w:ins w:id="11065" w:author="GoldenCorpusHarness" w:date="2026-03-28T21:57:55Z">
        <w:r>
          <w:t>A s</w:t>
        </w:r>
      </w:ins>
      <w:r>
        <w:t xml:space="preserve">ummary of </w:t>
      </w:r>
      <w:del w:id="11066" w:author="GoldenCorpusHarness" w:date="2026-03-28T21:57:55Z">
        <w:r>
          <w:delText>S</w:delText>
        </w:r>
      </w:del>
      <w:ins w:id="11067" w:author="GoldenCorpusHarness" w:date="2026-03-28T21:57:55Z">
        <w:r>
          <w:t xml:space="preserve">drug </w:t>
        </w:r>
      </w:ins>
      <w:r>
        <w:t>e</w:t>
      </w:r>
      <w:ins w:id="11068" w:author="GoldenCorpusHarness" w:date="2026-03-28T21:57:55Z">
        <w:r>
          <w:t>xposu</w:t>
        </w:r>
      </w:ins>
      <w:r>
        <w:t>r</w:t>
      </w:r>
      <w:ins w:id="11069" w:author="GoldenCorpusHarness" w:date="2026-03-28T21:57:55Z">
        <w:r>
          <w:t>e and follow-up durat</w:t>
        </w:r>
      </w:ins>
      <w:r>
        <w:t>io</w:t>
      </w:r>
      <w:del w:id="11070" w:author="GoldenCorpusHarness" w:date="2026-03-28T21:57:55Z">
        <w:r>
          <w:delText>us</w:delText>
        </w:r>
      </w:del>
      <w:ins w:id="11071" w:author="GoldenCorpusHarness" w:date="2026-03-28T21:57:55Z">
        <w:r>
          <w:t>n</w:t>
        </w:r>
      </w:ins>
      <w:r>
        <w:t xml:space="preserve"> </w:t>
      </w:r>
      <w:del w:id="11072" w:author="GoldenCorpusHarness" w:date="2026-03-28T21:57:55Z">
        <w:r>
          <w:delText>Adve</w:delText>
        </w:r>
      </w:del>
      <w:ins w:id="11073" w:author="GoldenCorpusHarness" w:date="2026-03-28T21:57:55Z">
        <w:r>
          <w:t>fo</w:t>
        </w:r>
      </w:ins>
      <w:r>
        <w:t>r</w:t>
      </w:r>
      <w:ins w:id="11074" w:author="GoldenCorpusHarness" w:date="2026-03-28T21:57:55Z">
        <w:r>
          <w:t xml:space="preserve"> Pha</w:t>
        </w:r>
      </w:ins>
      <w:r>
        <w:t xml:space="preserve">se </w:t>
      </w:r>
      <w:del w:id="11075" w:author="GoldenCorpusHarness" w:date="2026-03-28T21:57:55Z">
        <w:r>
          <w:delText>E</w:delText>
        </w:r>
      </w:del>
      <w:ins w:id="11076" w:author="GoldenCorpusHarness" w:date="2026-03-28T21:57:55Z">
        <w:r>
          <w:t>1 and Phase 2 is provided in [Table 34]. Participant disposition by dose le</w:t>
        </w:r>
      </w:ins>
      <w:r>
        <w:t>ve</w:t>
      </w:r>
      <w:ins w:id="11077" w:author="GoldenCorpusHarness" w:date="2026-03-28T21:57:55Z">
        <w:r>
          <w:t>ls is show</w:t>
        </w:r>
      </w:ins>
      <w:r>
        <w:t>n</w:t>
      </w:r>
      <w:del w:id="11078" w:author="GoldenCorpusHarness" w:date="2026-03-28T21:57:55Z">
        <w:r>
          <w:delText>ts</w:delText>
        </w:r>
      </w:del>
      <w:ins w:id="11079" w:author="GoldenCorpusHarness" w:date="2026-03-28T21:57:55Z">
        <w:r>
          <w:t xml:space="preserve"> in [Table 35].</w:t>
        </w:r>
      </w:ins>
    </w:p>
    <w:p ns2:paraId="663F9990" ns2:textId="4A67BC59" w:rsidR="006405A6" w:rsidRPr="0056266F" w:rsidRDefault="006405A6" w:rsidP="006405A6">
      <w:pPr>
        <w:pStyle w:val="Paragraph"/>
      </w:pPr>
      <w:del w:id="11080" w:author="GoldenCorpusHarness" w:date="2026-03-28T21:57:55Z">
        <w:r>
          <w:delText>In</w:delText>
        </w:r>
      </w:del>
      <w:ins w:id="11081" w:author="GoldenCorpusHarness" w:date="2026-03-28T21:57:55Z">
        <w:r>
          <w:t>Overall</w:t>
        </w:r>
      </w:ins>
      <w:r>
        <w:t xml:space="preserve"> </w:t>
      </w:r>
      <w:del w:id="11082" w:author="GoldenCorpusHarness" w:date="2026-03-28T21:57:55Z">
        <w:r>
          <w:delText>Cohort 1A, 11 p</w:delText>
        </w:r>
      </w:del>
      <w:ins w:id="11083" w:author="GoldenCorpusHarness" w:date="2026-03-28T21:57:55Z">
        <w:r>
          <w:t>Summ</w:t>
        </w:r>
      </w:ins>
      <w:r>
        <w:t>ar</w:t>
      </w:r>
      <w:del w:id="11084" w:author="GoldenCorpusHarness" w:date="2026-03-28T21:57:55Z">
        <w:r>
          <w:delText>ticipants (27.5%) experienced SAEs, and 4 (10.0%) SAEs were considered drug-related b</w:delText>
        </w:r>
      </w:del>
      <w:r>
        <w:t>y</w:t>
      </w:r>
      <w:del w:id="11085" w:author="GoldenCorpusHarness" w:date="2026-03-28T21:57:55Z">
        <w:r>
          <w:delText xml:space="preserve"> the investigator [Table 35]. These included drug-related SAEs</w:delText>
        </w:r>
      </w:del>
      <w:r>
        <w:t xml:space="preserve"> of </w:t>
      </w:r>
      <w:del w:id="11086" w:author="GoldenCorpusHarness" w:date="2026-03-28T21:57:55Z">
        <w:r>
          <w:delText>immun</w:delText>
        </w:r>
      </w:del>
      <w:ins w:id="11087" w:author="GoldenCorpusHarness" w:date="2026-03-28T21:57:55Z">
        <w:r>
          <w:t>Adv</w:t>
        </w:r>
      </w:ins>
      <w:r>
        <w:t>e</w:t>
      </w:r>
      <w:del w:id="11088" w:author="GoldenCorpusHarness" w:date="2026-03-28T21:57:55Z">
        <w:r>
          <w:delText>-mediated lung di</w:delText>
        </w:r>
      </w:del>
      <w:ins w:id="11089" w:author="GoldenCorpusHarness" w:date="2026-03-28T21:57:55Z">
        <w:r>
          <w:t>r</w:t>
        </w:r>
      </w:ins>
      <w:r>
        <w:t>se</w:t>
      </w:r>
      <w:del w:id="11090" w:author="GoldenCorpusHarness" w:date="2026-03-28T21:57:55Z">
        <w:r>
          <w:delText>a</w:delText>
        </w:r>
      </w:del>
      <w:ins w:id="11091" w:author="GoldenCorpusHarness" w:date="2026-03-28T21:57:55Z">
        <w:r>
          <w:t xml:space="preserve"> Event</w:t>
        </w:r>
      </w:ins>
      <w:r>
        <w:t>s</w:t>
      </w:r>
      <w:del w:id="11092" w:author="GoldenCorpusHarness" w:date="2026-03-28T21:57:55Z">
        <w:r>
          <w:delText>e, pneumonitis, and type 1 diabetes mellitus (1.0% each) [Table 63].</w:delText>
        </w:r>
      </w:del>
    </w:p>
    <w:p ns2:paraId="4B52E682" ns2:textId="12CCF64C" w:rsidR="007B4E66" w:rsidRPr="0056266F" w:rsidRDefault="006405A6" w:rsidP="006405A6">
      <w:pPr>
        <w:pStyle w:val="Paragraph"/>
      </w:pPr>
      <w:del w:id="11093" w:author="GoldenCorpusHarness" w:date="2026-03-28T21:57:55Z">
        <w:r>
          <w:delText>In</w:delText>
        </w:r>
      </w:del>
      <w:ins w:id="11094" w:author="GoldenCorpusHarness" w:date="2026-03-28T21:57:55Z">
        <w:r>
          <w:t>A</w:t>
        </w:r>
      </w:ins>
      <w:r>
        <w:t xml:space="preserve"> </w:t>
      </w:r>
      <w:del w:id="11095" w:author="GoldenCorpusHarness" w:date="2026-03-28T21:57:55Z">
        <w:r>
          <w:delText>Cohort 1B, 31 p</w:delText>
        </w:r>
      </w:del>
      <w:ins w:id="11096" w:author="GoldenCorpusHarness" w:date="2026-03-28T21:57:55Z">
        <w:r>
          <w:t>summ</w:t>
        </w:r>
      </w:ins>
      <w:r>
        <w:t>ar</w:t>
      </w:r>
      <w:del w:id="11097" w:author="GoldenCorpusHarness" w:date="2026-03-28T21:57:55Z">
        <w:r>
          <w:delText>ticipant</w:delText>
        </w:r>
      </w:del>
      <w:ins w:id="11098" w:author="GoldenCorpusHarness" w:date="2026-03-28T21:57:55Z">
        <w:r>
          <w:t>y of AE</w:t>
        </w:r>
      </w:ins>
      <w:r>
        <w:t xml:space="preserve">s </w:t>
      </w:r>
      <w:del w:id="11099" w:author="GoldenCorpusHarness" w:date="2026-03-28T21:57:55Z">
        <w:r>
          <w:delText>(30.7%)</w:delText>
        </w:r>
      </w:del>
      <w:ins w:id="11100" w:author="GoldenCorpusHarness" w:date="2026-03-28T21:57:55Z">
        <w:r>
          <w:t>by</w:t>
        </w:r>
      </w:ins>
      <w:r>
        <w:t xml:space="preserve"> </w:t>
      </w:r>
      <w:ins w:id="11101" w:author="GoldenCorpusHarness" w:date="2026-03-28T21:57:55Z">
        <w:r>
          <w:t>dos</w:t>
        </w:r>
      </w:ins>
      <w:r>
        <w:t>e</w:t>
      </w:r>
      <w:del w:id="11102" w:author="GoldenCorpusHarness" w:date="2026-03-28T21:57:55Z">
        <w:r>
          <w:delText>xp</w:delText>
        </w:r>
      </w:del>
      <w:ins w:id="11103" w:author="GoldenCorpusHarness" w:date="2026-03-28T21:57:55Z">
        <w:r>
          <w:t xml:space="preserve"> level obs</w:t>
        </w:r>
      </w:ins>
      <w:r>
        <w:t>er</w:t>
      </w:r>
      <w:del w:id="11104" w:author="GoldenCorpusHarness" w:date="2026-03-28T21:57:55Z">
        <w:r>
          <w:delText>ienc</w:delText>
        </w:r>
      </w:del>
      <w:ins w:id="11105" w:author="GoldenCorpusHarness" w:date="2026-03-28T21:57:55Z">
        <w:r>
          <w:t>v</w:t>
        </w:r>
      </w:ins>
      <w:r>
        <w:t xml:space="preserve">ed </w:t>
      </w:r>
      <w:del w:id="11106" w:author="GoldenCorpusHarness" w:date="2026-03-28T21:57:55Z">
        <w:r>
          <w:delText>SAE</w:delText>
        </w:r>
      </w:del>
      <w:ins w:id="11107" w:author="GoldenCorpusHarness" w:date="2026-03-28T21:57:55Z">
        <w:r>
          <w:t>in Pha</w:t>
        </w:r>
      </w:ins>
      <w:r>
        <w:t>s</w:t>
      </w:r>
      <w:del w:id="11108" w:author="GoldenCorpusHarness" w:date="2026-03-28T21:57:55Z">
        <w:r>
          <w:delText>,</w:delText>
        </w:r>
      </w:del>
      <w:ins w:id="11109" w:author="GoldenCorpusHarness" w:date="2026-03-28T21:57:55Z">
        <w:r>
          <w:t>e 1</w:t>
        </w:r>
      </w:ins>
      <w:r>
        <w:t xml:space="preserve"> and </w:t>
      </w:r>
      <w:del w:id="11110" w:author="GoldenCorpusHarness" w:date="2026-03-28T21:57:55Z">
        <w:r>
          <w:delText>18</w:delText>
        </w:r>
      </w:del>
      <w:ins w:id="11111" w:author="GoldenCorpusHarness" w:date="2026-03-28T21:57:55Z">
        <w:r>
          <w:t>Phase</w:t>
        </w:r>
      </w:ins>
      <w:r>
        <w:t xml:space="preserve"> </w:t>
      </w:r>
      <w:del w:id="11112" w:author="GoldenCorpusHarness" w:date="2026-03-28T21:57:55Z">
        <w:r>
          <w:delText>(17.8%)</w:delText>
        </w:r>
      </w:del>
      <w:ins w:id="11113" w:author="GoldenCorpusHarness" w:date="2026-03-28T21:57:55Z">
        <w:r>
          <w:t>2 of</w:t>
        </w:r>
      </w:ins>
      <w:r>
        <w:t xml:space="preserve"> S</w:t>
      </w:r>
      <w:del w:id="11114" w:author="GoldenCorpusHarness" w:date="2026-03-28T21:57:55Z">
        <w:r>
          <w:delText>AE</w:delText>
        </w:r>
      </w:del>
      <w:ins w:id="11115" w:author="GoldenCorpusHarness" w:date="2026-03-28T21:57:55Z">
        <w:r>
          <w:t>tudy MK-2870-001 i</w:t>
        </w:r>
      </w:ins>
      <w:r>
        <w:t xml:space="preserve">s </w:t>
      </w:r>
      <w:del w:id="11116" w:author="GoldenCorpusHarness" w:date="2026-03-28T21:57:55Z">
        <w:r>
          <w:delText>we</w:delText>
        </w:r>
      </w:del>
      <w:ins w:id="11117" w:author="GoldenCorpusHarness" w:date="2026-03-28T21:57:55Z">
        <w:r>
          <w:t>p</w:t>
        </w:r>
      </w:ins>
      <w:r>
        <w:t>re</w:t>
      </w:r>
      <w:del w:id="11118" w:author="GoldenCorpusHarness" w:date="2026-03-28T21:57:55Z">
        <w:r>
          <w:delText xml:space="preserve"> co</w:delText>
        </w:r>
      </w:del>
      <w:ins w:id="11119" w:author="GoldenCorpusHarness" w:date="2026-03-28T21:57:55Z">
        <w:r>
          <w:t>se</w:t>
        </w:r>
      </w:ins>
      <w:r>
        <w:t>n</w:t>
      </w:r>
      <w:del w:id="11120" w:author="GoldenCorpusHarness" w:date="2026-03-28T21:57:55Z">
        <w:r>
          <w:delText>sidered drug-rela</w:delText>
        </w:r>
      </w:del>
      <w:r>
        <w:t xml:space="preserve">ted </w:t>
      </w:r>
      <w:del w:id="11121" w:author="GoldenCorpusHarness" w:date="2026-03-28T21:57:55Z">
        <w:r>
          <w:delText xml:space="preserve">by the </w:delText>
        </w:r>
      </w:del>
      <w:r>
        <w:t>in</w:t>
      </w:r>
      <w:del w:id="11122" w:author="GoldenCorpusHarness" w:date="2026-03-28T21:57:55Z">
        <w:r>
          <w:delText>vestigator</w:delText>
        </w:r>
      </w:del>
      <w:r>
        <w:t xml:space="preserve"> [Table 3</w:t>
      </w:r>
      <w:del w:id="11123" w:author="GoldenCorpusHarness" w:date="2026-03-28T21:57:55Z">
        <w:r>
          <w:delText>5</w:delText>
        </w:r>
      </w:del>
      <w:ins w:id="11124" w:author="GoldenCorpusHarness" w:date="2026-03-28T21:57:55Z">
        <w:r>
          <w:t>6</w:t>
        </w:r>
      </w:ins>
      <w:r>
        <w:t>].</w:t>
      </w:r>
      <w:del w:id="11125" w:author="GoldenCorpusHarness" w:date="2026-03-28T21:57:55Z">
        <w:r>
          <w:delText xml:space="preserve"> The most common (incidence &gt;1%) drug-related SAEs in this group were neutrophil count decreased (5.9%), drug eruption (5.0%), stomatitis (4.0%), anemia (3.0%), hypoesthesia and rash (2.5% each), and WBC decreased (2.0%) [Table 63].</w:delText>
        </w:r>
      </w:del>
    </w:p>
    <w:p ns2:paraId="2D1C9812" ns2:textId="77777777" w:rsidR="006405A6" w:rsidRPr="0056266F" w:rsidRDefault="006405A6" w:rsidP="006405A6">
      <w:pPr>
        <w:pStyle w:val="Heading4"/>
        <w:tabs>
          <w:tab w:val="clear" w:pos="1195"/>
          <w:tab w:val="left" w:pos="1200"/>
        </w:tabs>
        <w:ind w:left="1200" w:hanging="1200"/>
      </w:pPr>
      <w:ins w:id="11126" w:author="GoldenCorpusHarness" w:date="2026-03-28T21:57:55Z">
        <w:r>
          <w:t xml:space="preserve">In Phase 1, a total of 29 participants (96.7%) had at least 1 </w:t>
        </w:r>
      </w:ins>
      <w:r>
        <w:t>A</w:t>
      </w:r>
      <w:del w:id="11127" w:author="GoldenCorpusHarness" w:date="2026-03-28T21:57:55Z">
        <w:r>
          <w:delText>d</w:delText>
        </w:r>
      </w:del>
      <w:ins w:id="11128" w:author="GoldenCorpusHarness" w:date="2026-03-28T21:57:55Z">
        <w:r>
          <w:t>E across the 2 mg/kg, 4 mg/kg, 5 mg/kg, 5.5 mg/kg or 6 mg/kg dose groups. Twenty-eight participants (93.3%) had at least 1 AE that was considered drug-related by the in</w:t>
        </w:r>
      </w:ins>
      <w:r>
        <w:t>ve</w:t>
      </w:r>
      <w:del w:id="11129" w:author="GoldenCorpusHarness" w:date="2026-03-28T21:57:55Z">
        <w:r>
          <w:delText xml:space="preserve">rse </w:delText>
        </w:r>
      </w:del>
      <w:ins w:id="11130" w:author="GoldenCorpusHarness" w:date="2026-03-28T21:57:55Z">
        <w:r>
          <w:t>stigator. Grade ≥3 A</w:t>
        </w:r>
      </w:ins>
      <w:r>
        <w:t>E</w:t>
      </w:r>
      <w:ins w:id="11131" w:author="GoldenCorpusHarness" w:date="2026-03-28T21:57:55Z">
        <w:r>
          <w:t>s were reported for 17 participants (56.7%), all of which were considered drug-related by the in</w:t>
        </w:r>
      </w:ins>
      <w:r>
        <w:t>ve</w:t>
      </w:r>
      <w:del w:id="11132" w:author="GoldenCorpusHarness" w:date="2026-03-28T21:57:55Z">
        <w:r>
          <w:delText>nts Leading to S</w:delText>
        </w:r>
      </w:del>
      <w:ins w:id="11133" w:author="GoldenCorpusHarness" w:date="2026-03-28T21:57:55Z">
        <w:r>
          <w:t>stigator. Does modifications due to AEs were required for 15 participants (50%), and 1 participant (3.3%) discontinued treatment due to an AE, which was considered drug-related. No deaths were reported in Phase 1 of the s</w:t>
        </w:r>
      </w:ins>
      <w:r>
        <w:t xml:space="preserve">tudy </w:t>
      </w:r>
      <w:ins w:id="11134" w:author="GoldenCorpusHarness" w:date="2026-03-28T21:57:55Z">
        <w:r>
          <w:t>[</w:t>
        </w:r>
      </w:ins>
      <w:r>
        <w:t>T</w:t>
      </w:r>
      <w:del w:id="11135" w:author="GoldenCorpusHarness" w:date="2026-03-28T21:57:55Z">
        <w:r>
          <w:delText>reatment Discontinuation</w:delText>
        </w:r>
      </w:del>
      <w:ins w:id="11136" w:author="GoldenCorpusHarness" w:date="2026-03-28T21:57:55Z">
        <w:r>
          <w:t>able 36].</w:t>
        </w:r>
      </w:ins>
    </w:p>
    <w:p ns2:paraId="29A5836B" ns2:textId="4B7F1DAA" w:rsidR="006405A6" w:rsidRPr="0056266F" w:rsidRDefault="00CC5C41" w:rsidP="006405A6">
      <w:pPr>
        <w:pStyle w:val="Paragraph"/>
      </w:pPr>
      <w:r>
        <w:t xml:space="preserve">In </w:t>
      </w:r>
      <w:del w:id="11137" w:author="GoldenCorpusHarness" w:date="2026-03-28T21:57:55Z">
        <w:r>
          <w:delText>Cohort</w:delText>
        </w:r>
      </w:del>
      <w:ins w:id="11138" w:author="GoldenCorpusHarness" w:date="2026-03-28T21:57:55Z">
        <w:r>
          <w:t>Phase 2, a total of</w:t>
        </w:r>
      </w:ins>
      <w:r>
        <w:t xml:space="preserve"> 1</w:t>
      </w:r>
      <w:ins w:id="11139" w:author="GoldenCorpusHarness" w:date="2026-03-28T21:57:55Z">
        <w:r>
          <w:t xml:space="preserve">368 participants (99.1%) had at least 1 </w:t>
        </w:r>
      </w:ins>
      <w:r>
        <w:t>A</w:t>
      </w:r>
      <w:ins w:id="11140" w:author="GoldenCorpusHarness" w:date="2026-03-28T21:57:55Z">
        <w:r>
          <w:t>E across the 4 mg/kg and 5 mg/kg dose groups. Of these</w:t>
        </w:r>
      </w:ins>
      <w:r>
        <w:t xml:space="preserve">, </w:t>
      </w:r>
      <w:del w:id="11141" w:author="GoldenCorpusHarness" w:date="2026-03-28T21:57:55Z">
        <w:r>
          <w:delText>3</w:delText>
        </w:r>
      </w:del>
      <w:ins w:id="11142" w:author="GoldenCorpusHarness" w:date="2026-03-28T21:57:55Z">
        <w:r>
          <w:t>1,339 participants</w:t>
        </w:r>
      </w:ins>
      <w:r>
        <w:t xml:space="preserve"> (</w:t>
      </w:r>
      <w:ins w:id="11143" w:author="GoldenCorpusHarness" w:date="2026-03-28T21:57:55Z">
        <w:r>
          <w:t>9</w:t>
        </w:r>
      </w:ins>
      <w:r>
        <w:t>7</w:t>
      </w:r>
      <w:ins w:id="11144" w:author="GoldenCorpusHarness" w:date="2026-03-28T21:57:55Z">
        <w:r>
          <w:t>%) had at least 1 AE considered drug-related by the investigator. Grade ≥3 AEs were reported for 842 participants (61%), and Grade ≥3 AEs that were considered drug-related by the investigator were reported for 726 participants (52.6%). Dose modifications due to AEs were required for 817 participants (59.2%). Seventy-eight participants (5.7%) discontinued treatment due to an AE, with 39 participants (2.8%) discontinued due to drug-related AEs. There were 35 participants (2</w:t>
        </w:r>
      </w:ins>
      <w:r>
        <w:t xml:space="preserve">.5%) </w:t>
      </w:r>
      <w:del w:id="11145" w:author="GoldenCorpusHarness" w:date="2026-03-28T21:57:55Z">
        <w:r>
          <w:delText>participants discontinued treatment</w:delText>
        </w:r>
      </w:del>
      <w:ins w:id="11146" w:author="GoldenCorpusHarness" w:date="2026-03-28T21:57:55Z">
        <w:r>
          <w:t>who had AEs resulting in death; 3 of which were considered drug-related by the investigator</w:t>
        </w:r>
      </w:ins>
      <w:r>
        <w:t xml:space="preserve"> [Table 3</w:t>
      </w:r>
      <w:del w:id="11147" w:author="GoldenCorpusHarness" w:date="2026-03-28T21:57:55Z">
        <w:r>
          <w:delText>5</w:delText>
        </w:r>
      </w:del>
      <w:ins w:id="11148" w:author="GoldenCorpusHarness" w:date="2026-03-28T21:57:55Z">
        <w:r>
          <w:t>6</w:t>
        </w:r>
      </w:ins>
      <w:r>
        <w:t>].</w:t>
      </w:r>
      <w:del w:id="11149" w:author="GoldenCorpusHarness" w:date="2026-03-28T21:57:55Z">
        <w:r>
          <w:delText xml:space="preserve"> AEs leading to discontinuation of sac-TMT in this group were acute myocardial infarction and pulmonary tuberculosis (2.5% each) [Table 64].</w:delText>
        </w:r>
      </w:del>
    </w:p>
    <w:p ns2:paraId="4DAF6A6D" ns2:textId="0254B747" w:rsidR="00B45295" w:rsidRDefault="003C21BA" w:rsidP="006405A6">
      <w:pPr>
        <w:pStyle w:val="Paragraph"/>
      </w:pPr>
      <w:del w:id="11150" w:author="GoldenCorpusHarness" w:date="2026-03-28T21:57:55Z">
        <w:r>
          <w:delText xml:space="preserve">In </w:delText>
        </w:r>
      </w:del>
      <w:ins w:id="11151" w:author="GoldenCorpusHarness" w:date="2026-03-28T21:57:55Z">
        <w:r>
          <w:t>During Phase 1 of the study, the most frequently reported AEs regardless of causality (incidence ≥25%) within all dose groups (2 mg/kg, 4 mg/kg, 5 mg/kg, 5.5 mg/kg, or 6 mg/kg) combined (n=30) by PT were nausea (66.7%), alopecia (56.7%), anemia (53.3%), vomiting (50%), fatigue, neutrophil count decreased, and stomatitis (43.3%, each), rash (40%), WB</w:t>
        </w:r>
      </w:ins>
      <w:r>
        <w:t>C</w:t>
      </w:r>
      <w:del w:id="11152" w:author="GoldenCorpusHarness" w:date="2026-03-28T21:57:55Z">
        <w:r>
          <w:delText>ohort 1B, 5 (5.</w:delText>
        </w:r>
      </w:del>
      <w:ins w:id="11153" w:author="GoldenCorpusHarness" w:date="2026-03-28T21:57:55Z">
        <w:r>
          <w:t xml:space="preserve"> count decreased (36.7%), decreased appetite, and platelet count decreased, weight decreased (3</w:t>
        </w:r>
      </w:ins>
      <w:r>
        <w:t>0%)</w:t>
      </w:r>
      <w:del w:id="11154" w:author="GoldenCorpusHarness" w:date="2026-03-28T21:57:55Z">
        <w:r>
          <w:delText xml:space="preserve"> participants discontinued treatment</w:delText>
        </w:r>
      </w:del>
      <w:ins w:id="11155" w:author="GoldenCorpusHarness" w:date="2026-03-28T21:57:55Z">
        <w:r>
          <w:t>, and AST increased (26.7%) [Sec. 7.3]</w:t>
        </w:r>
      </w:ins>
      <w:r>
        <w:t xml:space="preserve"> [Table </w:t>
      </w:r>
      <w:del w:id="11156" w:author="GoldenCorpusHarness" w:date="2026-03-28T21:57:55Z">
        <w:r>
          <w:delText>3</w:delText>
        </w:r>
      </w:del>
      <w:ins w:id="11157" w:author="GoldenCorpusHarness" w:date="2026-03-28T21:57:55Z">
        <w:r>
          <w:t>5</w:t>
        </w:r>
      </w:ins>
      <w:r>
        <w:t>5].</w:t>
      </w:r>
      <w:del w:id="11158" w:author="GoldenCorpusHarness" w:date="2026-03-28T21:57:55Z">
        <w:r>
          <w:delText xml:space="preserve"> AEs leading to discontinuation of sac-TMT in this group were drug hypersensitivity, infusion-related reaction, and myocardial infarction (1.0% each) [Table 64].</w:delText>
        </w:r>
      </w:del>
    </w:p>
    <w:p ns2:paraId="29E2E2CB" ns2:textId="109E99CE" w:rsidR="006405A6" w:rsidRPr="00D46179" w:rsidRDefault="006405A6" w:rsidP="00D85E9B">
      <w:pPr>
        <w:pStyle w:val="Heading4"/>
        <w:tabs>
          <w:tab w:val="clear" w:pos="1195"/>
          <w:tab w:val="left" w:pos="1200"/>
        </w:tabs>
        <w:spacing w:after="220"/>
        <w:ind w:left="1200" w:hanging="1200"/>
      </w:pPr>
      <w:ins w:id="11159" w:author="GoldenCorpusHarness" w:date="2026-03-28T21:57:55Z">
        <w:r>
          <w:t xml:space="preserve">In Phase 2 of the study, the most frequently reported </w:t>
        </w:r>
      </w:ins>
      <w:r>
        <w:t>A</w:t>
      </w:r>
      <w:del w:id="11160" w:author="GoldenCorpusHarness" w:date="2026-03-28T21:57:55Z">
        <w:r>
          <w:delText xml:space="preserve">dverse </w:delText>
        </w:r>
      </w:del>
      <w:r>
        <w:t>E</w:t>
      </w:r>
      <w:del w:id="11161" w:author="GoldenCorpusHarness" w:date="2026-03-28T21:57:55Z">
        <w:r>
          <w:delText>vents Leading to Death</w:delText>
        </w:r>
      </w:del>
      <w:ins w:id="11162" w:author="GoldenCorpusHarness" w:date="2026-03-28T21:57:55Z">
        <w:r>
          <w:t>s regardless of causality (incidence ≥25%) with 4 mg/kg and the 5 mg/kg dose groups combined (n=1380) by PT were anemia (80.4%), neutrophil count decreased (52.7%), WBC count decreased (52.2%), stomatitis (39.8%), nausea (29.6%), and platelet count decreased (27.2%) [Sec. 7.3] [Table 56].</w:t>
        </w:r>
      </w:ins>
    </w:p>
    <w:p ns2:paraId="00234703" ns2:textId="2EC74DE0" w:rsidR="00467347" w:rsidRPr="0056266F" w:rsidRDefault="00467347" w:rsidP="00D85E9B">
      <w:pPr>
        <w:pStyle w:val="Paragraph"/>
        <w:spacing w:after="220"/>
      </w:pPr>
      <w:del w:id="11163" w:author="GoldenCorpusHarness" w:date="2026-03-28T21:57:55Z">
        <w:r>
          <w:delText>In t</w:delText>
        </w:r>
      </w:del>
      <w:ins w:id="11164" w:author="GoldenCorpusHarness" w:date="2026-03-28T21:57:55Z">
        <w:r>
          <w:t>P</w:t>
        </w:r>
      </w:ins>
      <w:r>
        <w:t>h</w:t>
      </w:r>
      <w:ins w:id="11165" w:author="GoldenCorpusHarness" w:date="2026-03-28T21:57:55Z">
        <w:r>
          <w:t>as</w:t>
        </w:r>
      </w:ins>
      <w:r>
        <w:t xml:space="preserve">e </w:t>
      </w:r>
      <w:del w:id="11166" w:author="GoldenCorpusHarness" w:date="2026-03-28T21:57:55Z">
        <w:r>
          <w:delText>Study MK-</w:delText>
        </w:r>
      </w:del>
      <w:r>
        <w:t>2</w:t>
      </w:r>
      <w:del w:id="11167" w:author="GoldenCorpusHarness" w:date="2026-03-28T21:57:55Z">
        <w:r>
          <w:delText>870-013</w:delText>
        </w:r>
      </w:del>
      <w:r>
        <w:t xml:space="preserve">, </w:t>
      </w:r>
      <w:del w:id="11168" w:author="GoldenCorpusHarness" w:date="2026-03-28T21:57:55Z">
        <w:r>
          <w:delText>no participant experienced any AE that led to death in the s</w:delText>
        </w:r>
      </w:del>
      <w:ins w:id="11169" w:author="GoldenCorpusHarness" w:date="2026-03-28T21:57:55Z">
        <w:r>
          <w:t>S</w:t>
        </w:r>
      </w:ins>
      <w:r>
        <w:t xml:space="preserve">ac-TMT </w:t>
      </w:r>
      <w:del w:id="11170" w:author="GoldenCorpusHarness" w:date="2026-03-28T21:57:55Z">
        <w:r>
          <w:delText>5</w:delText>
        </w:r>
      </w:del>
      <w:ins w:id="11171" w:author="GoldenCorpusHarness" w:date="2026-03-28T21:57:55Z">
        <w:r>
          <w:t>4</w:t>
        </w:r>
      </w:ins>
      <w:r>
        <w:t xml:space="preserve"> mg/kg</w:t>
      </w:r>
      <w:del w:id="11172" w:author="GoldenCorpusHarness" w:date="2026-03-28T21:57:55Z">
        <w:r>
          <w:delText xml:space="preserve"> cohort, Cohort 1A. One participant in Cohort 1B experienced an AE of pulmonary embolism leading to death which was considered not drug-related by the investigator [Table 35]. </w:delText>
        </w:r>
      </w:del>
    </w:p>
    <w:p ns2:paraId="7AEFE6BC" ns2:textId="4FE48454" w:rsidR="00C60C40" w:rsidRPr="0056266F" w:rsidRDefault="00C60C40" w:rsidP="00D85E9B">
      <w:pPr>
        <w:pStyle w:val="Paragraph"/>
        <w:spacing w:after="220"/>
      </w:pPr>
      <w:del w:id="11173" w:author="GoldenCorpusHarness" w:date="2026-03-28T21:57:55Z">
        <w:r>
          <w:delText xml:space="preserve">After the DCO for this </w:delText>
        </w:r>
      </w:del>
      <w:r>
        <w:t>I</w:t>
      </w:r>
      <w:del w:id="11174" w:author="GoldenCorpusHarness" w:date="2026-03-28T21:57:55Z">
        <w:r>
          <w:delText>B, 1 fatal case of ILD was reported in Cohort 1C of the MK2870013 study. This case was confounded by chronic interstitial lung changes from underlying disease and previous treatment and was determined by the Sponsor to not be related to</w:delText>
        </w:r>
      </w:del>
      <w:ins w:id="11175" w:author="GoldenCorpusHarness" w:date="2026-03-28T21:57:55Z">
        <w:r>
          <w:t>n the</w:t>
        </w:r>
      </w:ins>
      <w:r>
        <w:t xml:space="preserve"> sac-TMT</w:t>
      </w:r>
      <w:del w:id="11176" w:author="GoldenCorpusHarness" w:date="2026-03-28T21:57:55Z">
        <w:r>
          <w:delText>.</w:delText>
        </w:r>
      </w:del>
      <w:ins w:id="11177" w:author="GoldenCorpusHarness" w:date="2026-03-28T21:57:55Z">
        <w:r>
          <w:t xml:space="preserve"> 4 mg/kg group (n=935), 923 participants (98.7%) had at least 1 AE, and 96.6% of participants had at least 1 AE considered drug-related by the investigator. Grade ≥3 AEs were reported for 538 participants (57.5%), and 450 participants (48.1%) had drug-related Grade ≥3 AEs. Dose modification due to an AE was required for 532 participants (56.9%), while 46 participants (4.9%) discontinued treatment due to an AE with sac-TMT monotherapy. SAEs were reported for 291 participants (31.1%), and 16.9% participants had at least 1 SAE considered drug-related by the investigator. There were 23 participants (2.5%) who had AEs that resulted in death, 2 of which were considered drug-related by the investigator [Table 36].</w:t>
        </w:r>
      </w:ins>
    </w:p>
    <w:p ns2:paraId="03DEAB84" ns2:textId="77777777" w:rsidR="00C53131" w:rsidRPr="0056266F" w:rsidRDefault="00C53131" w:rsidP="00D85E9B">
      <w:pPr>
        <w:pStyle w:val="Heading3"/>
        <w:spacing w:after="220"/>
      </w:pPr>
      <w:del w:id="11178" w:author="GoldenCorpusHarness" w:date="2026-03-28T21:57:55Z">
        <w:r>
          <w:delText>MK-</w:delText>
        </w:r>
      </w:del>
      <w:ins w:id="11179" w:author="GoldenCorpusHarness" w:date="2026-03-28T21:57:55Z">
        <w:r>
          <w:t>The most frequently reported AEs regardless of causality (incidence ≥</w:t>
        </w:r>
      </w:ins>
      <w:r>
        <w:t>2</w:t>
      </w:r>
      <w:ins w:id="11180" w:author="GoldenCorpusHarness" w:date="2026-03-28T21:57:55Z">
        <w:r>
          <w:t>5%) by PT were anemia (79.6%), neutrophil count decreased (49.</w:t>
        </w:r>
      </w:ins>
      <w:r>
        <w:t>8</w:t>
      </w:r>
      <w:ins w:id="11181" w:author="GoldenCorpusHarness" w:date="2026-03-28T21:57:55Z">
        <w:r>
          <w:t>%) , WBC count decreased (4</w:t>
        </w:r>
      </w:ins>
      <w:r>
        <w:t>7</w:t>
      </w:r>
      <w:del w:id="11182" w:author="GoldenCorpusHarness" w:date="2026-03-28T21:57:55Z">
        <w:r>
          <w:delText>0-014 (</w:delText>
        </w:r>
      </w:del>
      <w:ins w:id="11183" w:author="GoldenCorpusHarness" w:date="2026-03-28T21:57:55Z">
        <w:r>
          <w:t>.9%), stomatitis (36.8%), and nausea (29.2%) [</w:t>
        </w:r>
      </w:ins>
      <w:r>
        <w:t>S</w:t>
      </w:r>
      <w:del w:id="11184" w:author="GoldenCorpusHarness" w:date="2026-03-28T21:57:55Z">
        <w:r>
          <w:delText>KB2</w:delText>
        </w:r>
      </w:del>
      <w:ins w:id="11185" w:author="GoldenCorpusHarness" w:date="2026-03-28T21:57:55Z">
        <w:r>
          <w:t>ec. 7.3] [Table 5</w:t>
        </w:r>
      </w:ins>
      <w:r>
        <w:t>6</w:t>
      </w:r>
      <w:del w:id="11186" w:author="GoldenCorpusHarness" w:date="2026-03-28T21:57:55Z">
        <w:r>
          <w:delText>4-III-03)</w:delText>
        </w:r>
      </w:del>
      <w:ins w:id="11187" w:author="GoldenCorpusHarness" w:date="2026-03-28T21:57:55Z">
        <w:r>
          <w:t>].</w:t>
        </w:r>
      </w:ins>
    </w:p>
    <w:p ns2:paraId="10669569" ns2:textId="5B3D5918" w:rsidR="00C53131" w:rsidRPr="0056266F" w:rsidRDefault="00C53131" w:rsidP="00D85E9B">
      <w:pPr>
        <w:pStyle w:val="Paragraph"/>
        <w:spacing w:after="220"/>
      </w:pPr>
      <w:del w:id="11188" w:author="GoldenCorpusHarness" w:date="2026-03-28T21:57:55Z">
        <w:r>
          <w:delText>A</w:delText>
        </w:r>
      </w:del>
      <w:ins w:id="11189" w:author="GoldenCorpusHarness" w:date="2026-03-28T21:57:55Z">
        <w:r>
          <w:t>Pha</w:t>
        </w:r>
      </w:ins>
      <w:r>
        <w:t>s</w:t>
      </w:r>
      <w:del w:id="11190" w:author="GoldenCorpusHarness" w:date="2026-03-28T21:57:55Z">
        <w:r>
          <w:delText xml:space="preserve"> of th</w:delText>
        </w:r>
      </w:del>
      <w:r>
        <w:t xml:space="preserve">e </w:t>
      </w:r>
      <w:del w:id="11191" w:author="GoldenCorpusHarness" w:date="2026-03-28T21:57:55Z">
        <w:r>
          <w:delText>30-NOV-</w:delText>
        </w:r>
      </w:del>
      <w:r>
        <w:t>2</w:t>
      </w:r>
      <w:del w:id="11192" w:author="GoldenCorpusHarness" w:date="2026-03-28T21:57:55Z">
        <w:r>
          <w:delText>023 DCO</w:delText>
        </w:r>
      </w:del>
      <w:r>
        <w:t xml:space="preserve">, </w:t>
      </w:r>
      <w:del w:id="11193" w:author="GoldenCorpusHarness" w:date="2026-03-28T21:57:55Z">
        <w:r>
          <w:delText>s</w:delText>
        </w:r>
      </w:del>
      <w:ins w:id="11194" w:author="GoldenCorpusHarness" w:date="2026-03-28T21:57:55Z">
        <w:r>
          <w:t>S</w:t>
        </w:r>
      </w:ins>
      <w:r>
        <w:t>a</w:t>
      </w:r>
      <w:del w:id="11195" w:author="GoldenCorpusHarness" w:date="2026-03-28T21:57:55Z">
        <w:r>
          <w:delText>fety data were available for a total of 130 parti</w:delText>
        </w:r>
      </w:del>
      <w:r>
        <w:t>c</w:t>
      </w:r>
      <w:del w:id="11196" w:author="GoldenCorpusHarness" w:date="2026-03-28T21:57:55Z">
        <w:r>
          <w:delText>ipants treated with</w:delText>
        </w:r>
      </w:del>
      <w:ins w:id="11197" w:author="GoldenCorpusHarness" w:date="2026-03-28T21:57:55Z">
        <w:r>
          <w:t>-TMT</w:t>
        </w:r>
      </w:ins>
      <w:r>
        <w:t xml:space="preserve"> 5 mg/kg</w:t>
      </w:r>
      <w:del w:id="11198" w:author="GoldenCorpusHarness" w:date="2026-03-28T21:57:55Z">
        <w:r>
          <w:delText xml:space="preserve"> sac-TMT in Study MK-2870-014.</w:delText>
        </w:r>
      </w:del>
    </w:p>
    <w:p ns2:paraId="7FF49A7D" ns2:textId="0EEFA8D8" w:rsidR="00193AA9" w:rsidRPr="004E777F" w:rsidRDefault="00193AA9" w:rsidP="00D85E9B">
      <w:pPr>
        <w:pStyle w:val="Paragraph"/>
        <w:spacing w:after="220"/>
        <w:rPr>
          <w:b/>
          <w:bCs/>
        </w:rPr>
      </w:pPr>
      <w:del w:id="11199" w:author="GoldenCorpusHarness" w:date="2026-03-28T21:57:55Z">
        <w:r>
          <w:delText>Participant disposition is su</w:delText>
        </w:r>
      </w:del>
      <w:ins w:id="11200" w:author="GoldenCorpusHarness" w:date="2026-03-28T21:57:55Z">
        <w:r>
          <w:t xml:space="preserve">In the sac-TMT 5 </w:t>
        </w:r>
      </w:ins>
      <w:r>
        <w:t>m</w:t>
      </w:r>
      <w:ins w:id="11201" w:author="GoldenCorpusHarness" w:date="2026-03-28T21:57:55Z">
        <w:r>
          <w:t xml:space="preserve">g/kg group (n=445), all participants experienced at least 1 AE, and 98% of participants had at least 1 AE considered drug-related by the investigators. Grade ≥3 AEs were reported for 304 participants (68.3%), and 276 participants (62%) had drug-related Grade ≥3 AEs. Dose </w:t>
        </w:r>
      </w:ins>
      <w:r>
        <w:t>m</w:t>
      </w:r>
      <w:del w:id="11202" w:author="GoldenCorpusHarness" w:date="2026-03-28T21:57:55Z">
        <w:r>
          <w:delText>arized in</w:delText>
        </w:r>
      </w:del>
      <w:ins w:id="11203" w:author="GoldenCorpusHarness" w:date="2026-03-28T21:57:55Z">
        <w:r>
          <w:t>odification due to an AE was required for 285 participants (64%), while 32 participants (7.2%) discontinued treatment due to an AE with sac-TMT monotherapy. SAEs were reported for 165 participants (37.1%), and 23.6% participants had at least 1 SAE considered drug-related by the investigator. There were 12 participants (2.7%) who had AEs that resulted in death, 1 of which was considered drug-related by the investigator</w:t>
        </w:r>
      </w:ins>
      <w:r>
        <w:t xml:space="preserve"> [Table 36].</w:t>
      </w:r>
    </w:p>
    <w:p ns2:paraId="65D7ADE9" ns2:textId="3E493EDE" w:rsidR="00193AA9" w:rsidRDefault="00193AA9" w:rsidP="00193AA9">
      <w:pPr>
        <w:pStyle w:val="TableTitle"/>
      </w:pPr>
      <w:r>
        <w:t>T</w:t>
      </w:r>
      <w:del w:id="11204" w:author="GoldenCorpusHarness" w:date="2026-03-28T21:57:55Z">
        <w:r>
          <w:delText>a</w:delText>
        </w:r>
      </w:del>
      <w:ins w:id="11205" w:author="GoldenCorpusHarness" w:date="2026-03-28T21:57:55Z">
        <w:r>
          <w:t xml:space="preserve">he most frequently reported AEs regardless of causality (incidence ≥25%) </w:t>
        </w:r>
      </w:ins>
      <w:r>
        <w:t>b</w:t>
      </w:r>
      <w:del w:id="11206" w:author="GoldenCorpusHarness" w:date="2026-03-28T21:57:55Z">
        <w:r>
          <w:delText>le 36</w:delText>
        </w:r>
      </w:del>
      <w:ins w:id="11207" w:author="GoldenCorpusHarness" w:date="2026-03-28T21:57:55Z">
        <w:r>
          <w:t>y PT were anemia (82.2%), neutrophil count decreased (58.7%) , WBC count decreased (61.3%), stomatitis (46.1%), nausea (30.6%), platelet count decreased (32.4%), alopecia (27.6%) and vomiting (27.2%) [</w:t>
        </w:r>
      </w:ins>
      <w:r>
        <w:t>S</w:t>
      </w:r>
      <w:del w:id="11208" w:author="GoldenCorpusHarness" w:date="2026-03-28T21:57:55Z">
        <w:r>
          <w:delText>tudy MK-2870-014 (SKB264-III-03): Disposition of Participants (APa</w:delText>
        </w:r>
      </w:del>
      <w:ins w:id="11209" w:author="GoldenCorpusHarness" w:date="2026-03-28T21:57:55Z">
        <w:r>
          <w:t>ec. 7.3] [</w:t>
        </w:r>
      </w:ins>
      <w:r>
        <w:t>T</w:t>
      </w:r>
      <w:del w:id="11210" w:author="GoldenCorpusHarness" w:date="2026-03-28T21:57:55Z">
        <w:r>
          <w:delText xml:space="preserve"> Population)</w:delText>
        </w:r>
      </w:del>
      <w:ins w:id="11211" w:author="GoldenCorpusHarness" w:date="2026-03-28T21:57:55Z">
        <w:r>
          <w:t>able 56].</w:t>
        </w:r>
      </w:ins>
    </w:p>
    <w:tbl>
      <w:tblPr>
        <w:tblW w:w="5000" w:type="pct"/>
        <w:jc w:val="center"/>
        <w:tblBorders>
          <w:top w:val="double" w:sz="6" w:space="0" w:color="auto"/>
          <w:left w:val="single" w:sz="6" w:space="0" w:color="auto"/>
          <w:bottom w:val="double" w:sz="6" w:space="0" w:color="auto"/>
          <w:right w:val="single" w:sz="6" w:space="0" w:color="auto"/>
        </w:tblBorders>
        <w:tblCellMar>
          <w:left w:w="72" w:type="dxa"/>
          <w:right w:w="72" w:type="dxa"/>
        </w:tblCellMar>
        <w:tblLook w:val="0000" w:firstRow="0" w:lastRow="0" w:firstColumn="0" w:lastColumn="0" w:noHBand="0" w:noVBand="0"/>
      </w:tblPr>
      <w:tblGrid>
        <w:gridCol w:w="4654"/>
        <w:gridCol w:w="1082"/>
        <w:gridCol w:w="1083"/>
        <w:gridCol w:w="1082"/>
        <w:gridCol w:w="1083"/>
      </w:tblGrid>
      <w:tr w:rsidR="00193AA9" w:rsidRPr="00D85E9B" ns2:paraId="6432E48D" ns2:textId="77777777" w:rsidTr="00D85E9B">
        <w:trPr>
          <w:jc w:val="center"/>
        </w:trPr>
        <w:tc>
          <w:tcPr>
            <w:tcW w:w="2590" w:type="pct"/>
            <w:tcBorders>
              <w:top w:val="double" w:sz="6" w:space="0" w:color="auto"/>
              <w:bottom w:val="nil"/>
              <w:right w:val="single" w:sz="2" w:space="0" w:color="auto"/>
            </w:tcBorders>
          </w:tcPr>
          <w:p ns2:paraId="1E37B144" ns2:textId="77777777" w:rsidR="00193AA9" w:rsidRPr="00D85E9B" w:rsidRDefault="00193AA9" w:rsidP="00FC5C60">
            <w:pPr>
              <w:spacing w:before="15" w:after="15"/>
              <w:rPr>
                <w:sz w:val="17"/>
                <w:szCs w:val="17"/>
              </w:rPr>
            </w:pPr>
          </w:p>
        </w:tc>
        <w:tc>
          <w:tcPr>
            <w:tcW w:w="1205" w:type="pct"/>
            <w:gridSpan w:val="2"/>
            <w:tcBorders>
              <w:top w:val="double" w:sz="6" w:space="0" w:color="auto"/>
              <w:left w:val="nil"/>
              <w:bottom w:val="single" w:sz="2" w:space="0" w:color="auto"/>
              <w:right w:val="single" w:sz="2" w:space="0" w:color="auto"/>
            </w:tcBorders>
          </w:tcPr>
          <w:p ns2:paraId="59984D93" ns2:textId="3DAB22A4" w:rsidR="00193AA9" w:rsidRPr="00D85E9B" w:rsidRDefault="0050331B" w:rsidP="00FC5C60">
            <w:pPr>
              <w:spacing w:before="15" w:after="15"/>
              <w:jc w:val="center"/>
              <w:rPr>
                <w:sz w:val="17"/>
                <w:szCs w:val="17"/>
              </w:rPr>
            </w:pPr>
            <w:r w:rsidRPr="00D85E9B">
              <w:rPr>
                <w:sz w:val="17"/>
                <w:szCs w:val="17"/>
              </w:rPr>
              <w:t>sac-TMT</w:t>
            </w:r>
            <w:r w:rsidR="00193AA9" w:rsidRPr="00D85E9B">
              <w:rPr>
                <w:sz w:val="17"/>
                <w:szCs w:val="17"/>
              </w:rPr>
              <w:t xml:space="preserve"> 5 mg/kg </w:t>
            </w:r>
          </w:p>
        </w:tc>
        <w:tc>
          <w:tcPr>
            <w:tcW w:w="1205" w:type="pct"/>
            <w:gridSpan w:val="2"/>
            <w:tcBorders>
              <w:top w:val="double" w:sz="6" w:space="0" w:color="auto"/>
              <w:left w:val="nil"/>
              <w:bottom w:val="single" w:sz="2" w:space="0" w:color="auto"/>
            </w:tcBorders>
          </w:tcPr>
          <w:p ns2:paraId="42E4F25E" ns2:textId="77777777" w:rsidR="00193AA9" w:rsidRPr="00D85E9B" w:rsidRDefault="00193AA9" w:rsidP="00FC5C60">
            <w:pPr>
              <w:spacing w:before="15" w:after="15"/>
              <w:jc w:val="center"/>
              <w:rPr>
                <w:sz w:val="17"/>
                <w:szCs w:val="17"/>
              </w:rPr>
            </w:pPr>
            <w:r w:rsidRPr="00D85E9B">
              <w:rPr>
                <w:sz w:val="17"/>
                <w:szCs w:val="17"/>
              </w:rPr>
              <w:t xml:space="preserve">Control </w:t>
            </w:r>
          </w:p>
        </w:tc>
      </w:tr>
      <w:tr w:rsidR="00193AA9" w:rsidRPr="00D85E9B" ns2:paraId="6CC6B7BB" ns2:textId="77777777" w:rsidTr="00D85E9B">
        <w:tblPrEx>
          <w:tblBorders>
            <w:top w:val="single" w:sz="6" w:space="0" w:color="auto"/>
            <w:bottom w:val="single" w:sz="6" w:space="0" w:color="auto"/>
          </w:tblBorders>
        </w:tblPrEx>
        <w:trPr>
          <w:jc w:val="center"/>
        </w:trPr>
        <w:tc>
          <w:tcPr>
            <w:tcW w:w="2590" w:type="pct"/>
            <w:tcBorders>
              <w:top w:val="nil"/>
              <w:bottom w:val="single" w:sz="2" w:space="0" w:color="auto"/>
              <w:right w:val="single" w:sz="2" w:space="0" w:color="auto"/>
            </w:tcBorders>
          </w:tcPr>
          <w:p ns2:paraId="0F76DE5A" ns2:textId="77777777" w:rsidR="00193AA9" w:rsidRPr="00D85E9B" w:rsidRDefault="00193AA9" w:rsidP="00FC5C60">
            <w:pPr>
              <w:spacing w:before="15" w:after="15"/>
              <w:rPr>
                <w:sz w:val="17"/>
                <w:szCs w:val="17"/>
              </w:rPr>
            </w:pPr>
          </w:p>
        </w:tc>
        <w:tc>
          <w:tcPr>
            <w:tcW w:w="602" w:type="pct"/>
            <w:tcBorders>
              <w:top w:val="nil"/>
              <w:left w:val="nil"/>
              <w:bottom w:val="single" w:sz="2" w:space="0" w:color="auto"/>
              <w:right w:val="nil"/>
            </w:tcBorders>
          </w:tcPr>
          <w:p ns2:paraId="5E3CD01A" ns2:textId="77777777" w:rsidR="00193AA9" w:rsidRPr="00D85E9B" w:rsidRDefault="00193AA9" w:rsidP="00FC5C60">
            <w:pPr>
              <w:spacing w:before="15" w:after="15"/>
              <w:jc w:val="center"/>
              <w:rPr>
                <w:sz w:val="17"/>
                <w:szCs w:val="17"/>
              </w:rPr>
            </w:pPr>
            <w:r w:rsidRPr="00D85E9B">
              <w:rPr>
                <w:sz w:val="17"/>
                <w:szCs w:val="17"/>
              </w:rPr>
              <w:t xml:space="preserve">n </w:t>
            </w:r>
          </w:p>
        </w:tc>
        <w:tc>
          <w:tcPr>
            <w:tcW w:w="603" w:type="pct"/>
            <w:tcBorders>
              <w:top w:val="nil"/>
              <w:left w:val="nil"/>
              <w:bottom w:val="single" w:sz="2" w:space="0" w:color="auto"/>
              <w:right w:val="single" w:sz="2" w:space="0" w:color="auto"/>
            </w:tcBorders>
          </w:tcPr>
          <w:p ns2:paraId="5E085221" ns2:textId="77777777" w:rsidR="00193AA9" w:rsidRPr="00D85E9B" w:rsidRDefault="00193AA9" w:rsidP="00FC5C60">
            <w:pPr>
              <w:spacing w:before="15" w:after="15"/>
              <w:jc w:val="center"/>
              <w:rPr>
                <w:sz w:val="17"/>
                <w:szCs w:val="17"/>
              </w:rPr>
            </w:pPr>
            <w:r w:rsidRPr="00D85E9B">
              <w:rPr>
                <w:sz w:val="17"/>
                <w:szCs w:val="17"/>
              </w:rPr>
              <w:t xml:space="preserve">(%) </w:t>
            </w:r>
          </w:p>
        </w:tc>
        <w:tc>
          <w:tcPr>
            <w:tcW w:w="602" w:type="pct"/>
            <w:tcBorders>
              <w:top w:val="nil"/>
              <w:left w:val="nil"/>
              <w:bottom w:val="single" w:sz="2" w:space="0" w:color="auto"/>
              <w:right w:val="nil"/>
            </w:tcBorders>
          </w:tcPr>
          <w:p ns2:paraId="0043B048" ns2:textId="77777777" w:rsidR="00193AA9" w:rsidRPr="00D85E9B" w:rsidRDefault="00193AA9" w:rsidP="00FC5C60">
            <w:pPr>
              <w:spacing w:before="15" w:after="15"/>
              <w:jc w:val="center"/>
              <w:rPr>
                <w:sz w:val="17"/>
                <w:szCs w:val="17"/>
              </w:rPr>
            </w:pPr>
            <w:r w:rsidRPr="00D85E9B">
              <w:rPr>
                <w:sz w:val="17"/>
                <w:szCs w:val="17"/>
              </w:rPr>
              <w:t xml:space="preserve">n </w:t>
            </w:r>
          </w:p>
        </w:tc>
        <w:tc>
          <w:tcPr>
            <w:tcW w:w="603" w:type="pct"/>
            <w:tcBorders>
              <w:top w:val="nil"/>
              <w:left w:val="nil"/>
              <w:bottom w:val="single" w:sz="2" w:space="0" w:color="auto"/>
            </w:tcBorders>
          </w:tcPr>
          <w:p ns2:paraId="3FCE6A09" ns2:textId="77777777" w:rsidR="00193AA9" w:rsidRPr="00D85E9B" w:rsidRDefault="00193AA9" w:rsidP="00FC5C60">
            <w:pPr>
              <w:spacing w:before="15" w:after="15"/>
              <w:jc w:val="center"/>
              <w:rPr>
                <w:sz w:val="17"/>
                <w:szCs w:val="17"/>
              </w:rPr>
            </w:pPr>
            <w:r w:rsidRPr="00D85E9B">
              <w:rPr>
                <w:sz w:val="17"/>
                <w:szCs w:val="17"/>
              </w:rPr>
              <w:t xml:space="preserve">(%) </w:t>
            </w:r>
          </w:p>
        </w:tc>
      </w:tr>
      <w:tr w:rsidR="00193AA9" w:rsidRPr="00D85E9B" ns2:paraId="4D19A2AA" ns2:textId="77777777" w:rsidTr="00D85E9B">
        <w:tblPrEx>
          <w:tblBorders>
            <w:top w:val="single" w:sz="6" w:space="0" w:color="auto"/>
            <w:bottom w:val="single" w:sz="6" w:space="0" w:color="auto"/>
          </w:tblBorders>
        </w:tblPrEx>
        <w:trPr>
          <w:jc w:val="center"/>
        </w:trPr>
        <w:tc>
          <w:tcPr>
            <w:tcW w:w="2590" w:type="pct"/>
            <w:tcBorders>
              <w:top w:val="nil"/>
              <w:bottom w:val="single" w:sz="2" w:space="0" w:color="auto"/>
              <w:right w:val="single" w:sz="2" w:space="0" w:color="auto"/>
            </w:tcBorders>
          </w:tcPr>
          <w:p ns2:paraId="1E836EB5" ns2:textId="77777777" w:rsidR="00193AA9" w:rsidRPr="00D85E9B" w:rsidRDefault="00193AA9" w:rsidP="00FC5C60">
            <w:pPr>
              <w:spacing w:after="60"/>
              <w:ind w:left="160" w:right="1" w:hanging="160"/>
              <w:rPr>
                <w:sz w:val="17"/>
                <w:szCs w:val="17"/>
              </w:rPr>
            </w:pPr>
            <w:r w:rsidRPr="00D85E9B">
              <w:rPr>
                <w:sz w:val="17"/>
                <w:szCs w:val="17"/>
              </w:rPr>
              <w:t xml:space="preserve"> Participants in population </w:t>
            </w:r>
          </w:p>
        </w:tc>
        <w:tc>
          <w:tcPr>
            <w:tcW w:w="602" w:type="pct"/>
            <w:tcBorders>
              <w:top w:val="nil"/>
              <w:left w:val="nil"/>
              <w:bottom w:val="single" w:sz="2" w:space="0" w:color="auto"/>
              <w:right w:val="nil"/>
            </w:tcBorders>
          </w:tcPr>
          <w:p ns2:paraId="333ACD47" ns2:textId="77777777" w:rsidR="00193AA9" w:rsidRPr="00D85E9B" w:rsidRDefault="00193AA9" w:rsidP="00FC5C60">
            <w:pPr>
              <w:tabs>
                <w:tab w:val="decimal" w:pos="510"/>
                <w:tab w:val="left" w:pos="590"/>
              </w:tabs>
              <w:spacing w:after="60"/>
              <w:rPr>
                <w:sz w:val="17"/>
                <w:szCs w:val="17"/>
              </w:rPr>
            </w:pPr>
            <w:r w:rsidRPr="00D85E9B">
              <w:rPr>
                <w:sz w:val="17"/>
                <w:szCs w:val="17"/>
              </w:rPr>
              <w:tab/>
              <w:t xml:space="preserve">130 </w:t>
            </w:r>
          </w:p>
        </w:tc>
        <w:tc>
          <w:tcPr>
            <w:tcW w:w="603" w:type="pct"/>
            <w:tcBorders>
              <w:top w:val="nil"/>
              <w:left w:val="nil"/>
              <w:bottom w:val="single" w:sz="2" w:space="0" w:color="auto"/>
              <w:right w:val="single" w:sz="2" w:space="0" w:color="auto"/>
            </w:tcBorders>
          </w:tcPr>
          <w:p ns2:paraId="71E1E71E" ns2:textId="77777777" w:rsidR="00193AA9" w:rsidRPr="00D85E9B" w:rsidRDefault="00193AA9" w:rsidP="00FC5C60">
            <w:pPr>
              <w:tabs>
                <w:tab w:val="decimal" w:pos="347"/>
                <w:tab w:val="left" w:pos="427"/>
              </w:tabs>
              <w:spacing w:after="60"/>
              <w:rPr>
                <w:sz w:val="17"/>
                <w:szCs w:val="17"/>
              </w:rPr>
            </w:pPr>
            <w:r w:rsidRPr="00D85E9B">
              <w:rPr>
                <w:sz w:val="17"/>
                <w:szCs w:val="17"/>
              </w:rPr>
              <w:tab/>
            </w:r>
          </w:p>
        </w:tc>
        <w:tc>
          <w:tcPr>
            <w:tcW w:w="602" w:type="pct"/>
            <w:tcBorders>
              <w:top w:val="nil"/>
              <w:left w:val="nil"/>
              <w:bottom w:val="single" w:sz="2" w:space="0" w:color="auto"/>
              <w:right w:val="nil"/>
            </w:tcBorders>
          </w:tcPr>
          <w:p ns2:paraId="026C714C" ns2:textId="77777777" w:rsidR="00193AA9" w:rsidRPr="00D85E9B" w:rsidRDefault="00193AA9" w:rsidP="00FC5C60">
            <w:pPr>
              <w:tabs>
                <w:tab w:val="decimal" w:pos="510"/>
                <w:tab w:val="left" w:pos="590"/>
              </w:tabs>
              <w:spacing w:after="60"/>
              <w:rPr>
                <w:sz w:val="17"/>
                <w:szCs w:val="17"/>
              </w:rPr>
            </w:pPr>
            <w:r w:rsidRPr="00D85E9B">
              <w:rPr>
                <w:sz w:val="17"/>
                <w:szCs w:val="17"/>
              </w:rPr>
              <w:tab/>
              <w:t xml:space="preserve">132 </w:t>
            </w:r>
          </w:p>
        </w:tc>
        <w:tc>
          <w:tcPr>
            <w:tcW w:w="603" w:type="pct"/>
            <w:tcBorders>
              <w:top w:val="nil"/>
              <w:left w:val="nil"/>
              <w:bottom w:val="single" w:sz="2" w:space="0" w:color="auto"/>
            </w:tcBorders>
          </w:tcPr>
          <w:p ns2:paraId="15432CC8" ns2:textId="77777777" w:rsidR="00193AA9" w:rsidRPr="00D85E9B" w:rsidRDefault="00193AA9" w:rsidP="00FC5C60">
            <w:pPr>
              <w:tabs>
                <w:tab w:val="decimal" w:pos="347"/>
                <w:tab w:val="left" w:pos="427"/>
              </w:tabs>
              <w:spacing w:after="60"/>
              <w:rPr>
                <w:sz w:val="17"/>
                <w:szCs w:val="17"/>
              </w:rPr>
            </w:pPr>
            <w:r w:rsidRPr="00D85E9B">
              <w:rPr>
                <w:sz w:val="17"/>
                <w:szCs w:val="17"/>
              </w:rPr>
              <w:tab/>
            </w:r>
          </w:p>
        </w:tc>
      </w:tr>
      <w:tr w:rsidR="00193AA9" w:rsidRPr="00D85E9B" ns2:paraId="7CD6EFD8" ns2:textId="77777777" w:rsidTr="00D85E9B">
        <w:tblPrEx>
          <w:tblBorders>
            <w:top w:val="single" w:sz="6" w:space="0" w:color="auto"/>
            <w:bottom w:val="single" w:sz="6" w:space="0" w:color="auto"/>
          </w:tblBorders>
        </w:tblPrEx>
        <w:trPr>
          <w:jc w:val="center"/>
        </w:trPr>
        <w:tc>
          <w:tcPr>
            <w:tcW w:w="5000" w:type="pct"/>
            <w:gridSpan w:val="5"/>
            <w:tcBorders>
              <w:top w:val="nil"/>
              <w:bottom w:val="single" w:sz="2" w:space="0" w:color="auto"/>
            </w:tcBorders>
          </w:tcPr>
          <w:p ns2:paraId="6B823277" ns2:textId="77777777" w:rsidR="00193AA9" w:rsidRPr="00D85E9B" w:rsidRDefault="00193AA9" w:rsidP="00FC5C60">
            <w:pPr>
              <w:spacing w:after="60"/>
              <w:ind w:left="160" w:right="1" w:hanging="160"/>
              <w:rPr>
                <w:sz w:val="17"/>
                <w:szCs w:val="17"/>
              </w:rPr>
            </w:pPr>
            <w:r w:rsidRPr="00D85E9B">
              <w:rPr>
                <w:sz w:val="17"/>
                <w:szCs w:val="17"/>
              </w:rPr>
              <w:t xml:space="preserve"> </w:t>
            </w:r>
            <w:r w:rsidRPr="00D85E9B">
              <w:rPr>
                <w:b/>
                <w:bCs/>
                <w:sz w:val="17"/>
                <w:szCs w:val="17"/>
              </w:rPr>
              <w:t>Status for Study Treatment in Trial</w:t>
            </w:r>
            <w:r w:rsidRPr="00D85E9B">
              <w:rPr>
                <w:sz w:val="17"/>
                <w:szCs w:val="17"/>
              </w:rPr>
              <w:t xml:space="preserve"> </w:t>
            </w:r>
          </w:p>
        </w:tc>
      </w:tr>
      <w:tr w:rsidR="00193AA9" w:rsidRPr="00D85E9B" ns2:paraId="0332243D" ns2:textId="77777777" w:rsidTr="00D85E9B">
        <w:tblPrEx>
          <w:tblBorders>
            <w:top w:val="single" w:sz="6" w:space="0" w:color="auto"/>
            <w:bottom w:val="single" w:sz="6" w:space="0" w:color="auto"/>
          </w:tblBorders>
        </w:tblPrEx>
        <w:trPr>
          <w:jc w:val="center"/>
        </w:trPr>
        <w:tc>
          <w:tcPr>
            <w:tcW w:w="2590" w:type="pct"/>
            <w:tcBorders>
              <w:top w:val="nil"/>
              <w:bottom w:val="nil"/>
              <w:right w:val="single" w:sz="2" w:space="0" w:color="auto"/>
            </w:tcBorders>
          </w:tcPr>
          <w:p ns2:paraId="5CBC31F8" ns2:textId="77777777" w:rsidR="00193AA9" w:rsidRPr="00D85E9B" w:rsidRDefault="00193AA9" w:rsidP="00FC5C60">
            <w:pPr>
              <w:spacing w:before="15" w:after="15"/>
              <w:ind w:left="160" w:right="1" w:hanging="160"/>
              <w:rPr>
                <w:sz w:val="17"/>
                <w:szCs w:val="17"/>
              </w:rPr>
            </w:pPr>
            <w:r w:rsidRPr="00D85E9B">
              <w:rPr>
                <w:sz w:val="17"/>
                <w:szCs w:val="17"/>
              </w:rPr>
              <w:t xml:space="preserve"> Started </w:t>
            </w:r>
          </w:p>
        </w:tc>
        <w:tc>
          <w:tcPr>
            <w:tcW w:w="602" w:type="pct"/>
            <w:tcBorders>
              <w:top w:val="nil"/>
              <w:left w:val="nil"/>
              <w:bottom w:val="nil"/>
              <w:right w:val="nil"/>
            </w:tcBorders>
          </w:tcPr>
          <w:p ns2:paraId="3AD5E4B7" ns2:textId="77777777" w:rsidR="00193AA9" w:rsidRPr="00D85E9B" w:rsidRDefault="00193AA9" w:rsidP="00FC5C60">
            <w:pPr>
              <w:tabs>
                <w:tab w:val="decimal" w:pos="510"/>
                <w:tab w:val="left" w:pos="590"/>
              </w:tabs>
              <w:spacing w:before="15" w:after="15"/>
              <w:rPr>
                <w:sz w:val="17"/>
                <w:szCs w:val="17"/>
              </w:rPr>
            </w:pPr>
            <w:r w:rsidRPr="00D85E9B">
              <w:rPr>
                <w:sz w:val="17"/>
                <w:szCs w:val="17"/>
              </w:rPr>
              <w:tab/>
              <w:t xml:space="preserve">130 </w:t>
            </w:r>
          </w:p>
        </w:tc>
        <w:tc>
          <w:tcPr>
            <w:tcW w:w="603" w:type="pct"/>
            <w:tcBorders>
              <w:top w:val="nil"/>
              <w:left w:val="nil"/>
              <w:bottom w:val="nil"/>
              <w:right w:val="single" w:sz="2" w:space="0" w:color="auto"/>
            </w:tcBorders>
          </w:tcPr>
          <w:p ns2:paraId="3AB4105B" ns2:textId="77777777" w:rsidR="00193AA9" w:rsidRPr="00D85E9B" w:rsidRDefault="00193AA9" w:rsidP="00FC5C60">
            <w:pPr>
              <w:tabs>
                <w:tab w:val="decimal" w:pos="347"/>
                <w:tab w:val="left" w:pos="427"/>
              </w:tabs>
              <w:spacing w:before="15" w:after="15"/>
              <w:rPr>
                <w:sz w:val="17"/>
                <w:szCs w:val="17"/>
              </w:rPr>
            </w:pPr>
            <w:r w:rsidRPr="00D85E9B">
              <w:rPr>
                <w:sz w:val="17"/>
                <w:szCs w:val="17"/>
              </w:rPr>
              <w:tab/>
            </w:r>
          </w:p>
        </w:tc>
        <w:tc>
          <w:tcPr>
            <w:tcW w:w="602" w:type="pct"/>
            <w:tcBorders>
              <w:top w:val="nil"/>
              <w:left w:val="nil"/>
              <w:bottom w:val="nil"/>
              <w:right w:val="nil"/>
            </w:tcBorders>
          </w:tcPr>
          <w:p ns2:paraId="28E43EAA" ns2:textId="77777777" w:rsidR="00193AA9" w:rsidRPr="00D85E9B" w:rsidRDefault="00193AA9" w:rsidP="00FC5C60">
            <w:pPr>
              <w:tabs>
                <w:tab w:val="decimal" w:pos="510"/>
                <w:tab w:val="left" w:pos="590"/>
              </w:tabs>
              <w:spacing w:before="15" w:after="15"/>
              <w:rPr>
                <w:sz w:val="17"/>
                <w:szCs w:val="17"/>
              </w:rPr>
            </w:pPr>
            <w:r w:rsidRPr="00D85E9B">
              <w:rPr>
                <w:sz w:val="17"/>
                <w:szCs w:val="17"/>
              </w:rPr>
              <w:tab/>
              <w:t xml:space="preserve">132 </w:t>
            </w:r>
          </w:p>
        </w:tc>
        <w:tc>
          <w:tcPr>
            <w:tcW w:w="603" w:type="pct"/>
            <w:tcBorders>
              <w:top w:val="nil"/>
              <w:left w:val="nil"/>
              <w:bottom w:val="nil"/>
            </w:tcBorders>
          </w:tcPr>
          <w:p ns2:paraId="5744BDCC" ns2:textId="77777777" w:rsidR="00193AA9" w:rsidRPr="00D85E9B" w:rsidRDefault="00193AA9" w:rsidP="00FC5C60">
            <w:pPr>
              <w:tabs>
                <w:tab w:val="decimal" w:pos="347"/>
                <w:tab w:val="left" w:pos="427"/>
              </w:tabs>
              <w:spacing w:before="15" w:after="15"/>
              <w:rPr>
                <w:sz w:val="17"/>
                <w:szCs w:val="17"/>
              </w:rPr>
            </w:pPr>
            <w:r w:rsidRPr="00D85E9B">
              <w:rPr>
                <w:sz w:val="17"/>
                <w:szCs w:val="17"/>
              </w:rPr>
              <w:tab/>
            </w:r>
          </w:p>
        </w:tc>
      </w:tr>
      <w:tr w:rsidR="00193AA9" w:rsidRPr="00D85E9B" ns2:paraId="3C08D1BC" ns2:textId="77777777" w:rsidTr="00D85E9B">
        <w:tblPrEx>
          <w:tblBorders>
            <w:top w:val="single" w:sz="6" w:space="0" w:color="auto"/>
            <w:bottom w:val="single" w:sz="6" w:space="0" w:color="auto"/>
          </w:tblBorders>
        </w:tblPrEx>
        <w:trPr>
          <w:jc w:val="center"/>
        </w:trPr>
        <w:tc>
          <w:tcPr>
            <w:tcW w:w="2590" w:type="pct"/>
            <w:tcBorders>
              <w:top w:val="nil"/>
              <w:bottom w:val="nil"/>
              <w:right w:val="single" w:sz="2" w:space="0" w:color="auto"/>
            </w:tcBorders>
          </w:tcPr>
          <w:p ns2:paraId="35A4E591" ns2:textId="77777777" w:rsidR="00193AA9" w:rsidRPr="00D85E9B" w:rsidRDefault="00193AA9" w:rsidP="00FC5C60">
            <w:pPr>
              <w:spacing w:before="15" w:after="15"/>
              <w:ind w:left="160" w:right="1" w:hanging="160"/>
              <w:rPr>
                <w:sz w:val="17"/>
                <w:szCs w:val="17"/>
              </w:rPr>
            </w:pPr>
            <w:r w:rsidRPr="00D85E9B">
              <w:rPr>
                <w:sz w:val="17"/>
                <w:szCs w:val="17"/>
              </w:rPr>
              <w:t xml:space="preserve"> Discontinued </w:t>
            </w:r>
          </w:p>
        </w:tc>
        <w:tc>
          <w:tcPr>
            <w:tcW w:w="602" w:type="pct"/>
            <w:tcBorders>
              <w:top w:val="nil"/>
              <w:left w:val="nil"/>
              <w:bottom w:val="nil"/>
              <w:right w:val="nil"/>
            </w:tcBorders>
          </w:tcPr>
          <w:p ns2:paraId="1207C85E" ns2:textId="77777777" w:rsidR="00193AA9" w:rsidRPr="00D85E9B" w:rsidRDefault="00193AA9" w:rsidP="00FC5C60">
            <w:pPr>
              <w:tabs>
                <w:tab w:val="decimal" w:pos="510"/>
                <w:tab w:val="left" w:pos="590"/>
              </w:tabs>
              <w:spacing w:before="15" w:after="15"/>
              <w:rPr>
                <w:sz w:val="17"/>
                <w:szCs w:val="17"/>
              </w:rPr>
            </w:pPr>
            <w:r w:rsidRPr="00D85E9B">
              <w:rPr>
                <w:sz w:val="17"/>
                <w:szCs w:val="17"/>
              </w:rPr>
              <w:tab/>
              <w:t xml:space="preserve">102 </w:t>
            </w:r>
          </w:p>
        </w:tc>
        <w:tc>
          <w:tcPr>
            <w:tcW w:w="603" w:type="pct"/>
            <w:tcBorders>
              <w:top w:val="nil"/>
              <w:left w:val="nil"/>
              <w:bottom w:val="nil"/>
              <w:right w:val="single" w:sz="2" w:space="0" w:color="auto"/>
            </w:tcBorders>
          </w:tcPr>
          <w:p ns2:paraId="4F9E7CB7" ns2:textId="77777777" w:rsidR="00193AA9" w:rsidRPr="00D85E9B" w:rsidRDefault="00193AA9" w:rsidP="00FC5C60">
            <w:pPr>
              <w:tabs>
                <w:tab w:val="decimal" w:pos="347"/>
                <w:tab w:val="left" w:pos="427"/>
              </w:tabs>
              <w:spacing w:before="15" w:after="15"/>
              <w:rPr>
                <w:sz w:val="17"/>
                <w:szCs w:val="17"/>
              </w:rPr>
            </w:pPr>
            <w:r w:rsidRPr="00D85E9B">
              <w:rPr>
                <w:sz w:val="17"/>
                <w:szCs w:val="17"/>
              </w:rPr>
              <w:tab/>
              <w:t xml:space="preserve">(78.5) </w:t>
            </w:r>
          </w:p>
        </w:tc>
        <w:tc>
          <w:tcPr>
            <w:tcW w:w="602" w:type="pct"/>
            <w:tcBorders>
              <w:top w:val="nil"/>
              <w:left w:val="nil"/>
              <w:bottom w:val="nil"/>
              <w:right w:val="nil"/>
            </w:tcBorders>
          </w:tcPr>
          <w:p ns2:paraId="0E2345A9" ns2:textId="77777777" w:rsidR="00193AA9" w:rsidRPr="00D85E9B" w:rsidRDefault="00193AA9" w:rsidP="00FC5C60">
            <w:pPr>
              <w:tabs>
                <w:tab w:val="decimal" w:pos="510"/>
                <w:tab w:val="left" w:pos="590"/>
              </w:tabs>
              <w:spacing w:before="15" w:after="15"/>
              <w:rPr>
                <w:sz w:val="17"/>
                <w:szCs w:val="17"/>
              </w:rPr>
            </w:pPr>
            <w:r w:rsidRPr="00D85E9B">
              <w:rPr>
                <w:sz w:val="17"/>
                <w:szCs w:val="17"/>
              </w:rPr>
              <w:tab/>
              <w:t xml:space="preserve">130 </w:t>
            </w:r>
          </w:p>
        </w:tc>
        <w:tc>
          <w:tcPr>
            <w:tcW w:w="603" w:type="pct"/>
            <w:tcBorders>
              <w:top w:val="nil"/>
              <w:left w:val="nil"/>
              <w:bottom w:val="nil"/>
            </w:tcBorders>
          </w:tcPr>
          <w:p ns2:paraId="7A341B50" ns2:textId="77777777" w:rsidR="00193AA9" w:rsidRPr="00D85E9B" w:rsidRDefault="00193AA9" w:rsidP="00FC5C60">
            <w:pPr>
              <w:tabs>
                <w:tab w:val="decimal" w:pos="347"/>
                <w:tab w:val="left" w:pos="427"/>
              </w:tabs>
              <w:spacing w:before="15" w:after="15"/>
              <w:rPr>
                <w:sz w:val="17"/>
                <w:szCs w:val="17"/>
              </w:rPr>
            </w:pPr>
            <w:r w:rsidRPr="00D85E9B">
              <w:rPr>
                <w:sz w:val="17"/>
                <w:szCs w:val="17"/>
              </w:rPr>
              <w:tab/>
              <w:t xml:space="preserve">(98.5) </w:t>
            </w:r>
          </w:p>
        </w:tc>
      </w:tr>
      <w:tr w:rsidR="00193AA9" w:rsidRPr="00D85E9B" ns2:paraId="16E5062A" ns2:textId="77777777" w:rsidTr="00D85E9B">
        <w:tblPrEx>
          <w:tblBorders>
            <w:top w:val="single" w:sz="6" w:space="0" w:color="auto"/>
            <w:bottom w:val="single" w:sz="6" w:space="0" w:color="auto"/>
          </w:tblBorders>
        </w:tblPrEx>
        <w:trPr>
          <w:jc w:val="center"/>
        </w:trPr>
        <w:tc>
          <w:tcPr>
            <w:tcW w:w="2590" w:type="pct"/>
            <w:tcBorders>
              <w:top w:val="nil"/>
              <w:bottom w:val="nil"/>
              <w:right w:val="single" w:sz="2" w:space="0" w:color="auto"/>
            </w:tcBorders>
          </w:tcPr>
          <w:p ns2:paraId="3962F4EF" ns2:textId="77777777" w:rsidR="00193AA9" w:rsidRPr="00D85E9B" w:rsidRDefault="00193AA9" w:rsidP="00FC5C60">
            <w:pPr>
              <w:spacing w:before="15" w:after="15"/>
              <w:ind w:left="160" w:right="1" w:hanging="160"/>
              <w:rPr>
                <w:sz w:val="17"/>
                <w:szCs w:val="17"/>
              </w:rPr>
            </w:pPr>
            <w:r w:rsidRPr="00D85E9B">
              <w:rPr>
                <w:sz w:val="17"/>
                <w:szCs w:val="17"/>
              </w:rPr>
              <w:t xml:space="preserve">    Adverse Event </w:t>
            </w:r>
          </w:p>
        </w:tc>
        <w:tc>
          <w:tcPr>
            <w:tcW w:w="602" w:type="pct"/>
            <w:tcBorders>
              <w:top w:val="nil"/>
              <w:left w:val="nil"/>
              <w:bottom w:val="nil"/>
              <w:right w:val="nil"/>
            </w:tcBorders>
          </w:tcPr>
          <w:p ns2:paraId="245B5449" ns2:textId="77777777" w:rsidR="00193AA9" w:rsidRPr="00D85E9B" w:rsidRDefault="00193AA9" w:rsidP="00FC5C60">
            <w:pPr>
              <w:tabs>
                <w:tab w:val="decimal" w:pos="510"/>
                <w:tab w:val="left" w:pos="590"/>
              </w:tabs>
              <w:spacing w:before="15" w:after="15"/>
              <w:rPr>
                <w:sz w:val="17"/>
                <w:szCs w:val="17"/>
              </w:rPr>
            </w:pPr>
            <w:r w:rsidRPr="00D85E9B">
              <w:rPr>
                <w:sz w:val="17"/>
                <w:szCs w:val="17"/>
              </w:rPr>
              <w:tab/>
              <w:t xml:space="preserve">2 </w:t>
            </w:r>
          </w:p>
        </w:tc>
        <w:tc>
          <w:tcPr>
            <w:tcW w:w="603" w:type="pct"/>
            <w:tcBorders>
              <w:top w:val="nil"/>
              <w:left w:val="nil"/>
              <w:bottom w:val="nil"/>
              <w:right w:val="single" w:sz="2" w:space="0" w:color="auto"/>
            </w:tcBorders>
          </w:tcPr>
          <w:p ns2:paraId="5EBD37BB" ns2:textId="77777777" w:rsidR="00193AA9" w:rsidRPr="00D85E9B" w:rsidRDefault="00193AA9" w:rsidP="00FC5C60">
            <w:pPr>
              <w:tabs>
                <w:tab w:val="decimal" w:pos="347"/>
                <w:tab w:val="left" w:pos="427"/>
              </w:tabs>
              <w:spacing w:before="15" w:after="15"/>
              <w:rPr>
                <w:sz w:val="17"/>
                <w:szCs w:val="17"/>
              </w:rPr>
            </w:pPr>
            <w:r w:rsidRPr="00D85E9B">
              <w:rPr>
                <w:sz w:val="17"/>
                <w:szCs w:val="17"/>
              </w:rPr>
              <w:tab/>
              <w:t xml:space="preserve">(1.5) </w:t>
            </w:r>
          </w:p>
        </w:tc>
        <w:tc>
          <w:tcPr>
            <w:tcW w:w="602" w:type="pct"/>
            <w:tcBorders>
              <w:top w:val="nil"/>
              <w:left w:val="nil"/>
              <w:bottom w:val="nil"/>
              <w:right w:val="nil"/>
            </w:tcBorders>
          </w:tcPr>
          <w:p ns2:paraId="1C0FD827" ns2:textId="77777777" w:rsidR="00193AA9" w:rsidRPr="00D85E9B" w:rsidRDefault="00193AA9" w:rsidP="00FC5C60">
            <w:pPr>
              <w:tabs>
                <w:tab w:val="decimal" w:pos="510"/>
                <w:tab w:val="left" w:pos="590"/>
              </w:tabs>
              <w:spacing w:before="15" w:after="15"/>
              <w:rPr>
                <w:sz w:val="17"/>
                <w:szCs w:val="17"/>
              </w:rPr>
            </w:pPr>
            <w:r w:rsidRPr="00D85E9B">
              <w:rPr>
                <w:sz w:val="17"/>
                <w:szCs w:val="17"/>
              </w:rPr>
              <w:tab/>
              <w:t xml:space="preserve">2 </w:t>
            </w:r>
          </w:p>
        </w:tc>
        <w:tc>
          <w:tcPr>
            <w:tcW w:w="603" w:type="pct"/>
            <w:tcBorders>
              <w:top w:val="nil"/>
              <w:left w:val="nil"/>
              <w:bottom w:val="nil"/>
            </w:tcBorders>
          </w:tcPr>
          <w:p ns2:paraId="26E41421" ns2:textId="77777777" w:rsidR="00193AA9" w:rsidRPr="00D85E9B" w:rsidRDefault="00193AA9" w:rsidP="00FC5C60">
            <w:pPr>
              <w:tabs>
                <w:tab w:val="decimal" w:pos="347"/>
                <w:tab w:val="left" w:pos="427"/>
              </w:tabs>
              <w:spacing w:before="15" w:after="15"/>
              <w:rPr>
                <w:sz w:val="17"/>
                <w:szCs w:val="17"/>
              </w:rPr>
            </w:pPr>
            <w:r w:rsidRPr="00D85E9B">
              <w:rPr>
                <w:sz w:val="17"/>
                <w:szCs w:val="17"/>
              </w:rPr>
              <w:tab/>
              <w:t xml:space="preserve">(1.5) </w:t>
            </w:r>
          </w:p>
        </w:tc>
      </w:tr>
      <w:tr w:rsidR="00193AA9" w:rsidRPr="00D85E9B" ns2:paraId="28BD0007" ns2:textId="77777777" w:rsidTr="00D85E9B">
        <w:tblPrEx>
          <w:tblBorders>
            <w:top w:val="single" w:sz="6" w:space="0" w:color="auto"/>
            <w:bottom w:val="single" w:sz="6" w:space="0" w:color="auto"/>
          </w:tblBorders>
        </w:tblPrEx>
        <w:trPr>
          <w:jc w:val="center"/>
        </w:trPr>
        <w:tc>
          <w:tcPr>
            <w:tcW w:w="2590" w:type="pct"/>
            <w:tcBorders>
              <w:top w:val="nil"/>
              <w:bottom w:val="nil"/>
              <w:right w:val="single" w:sz="2" w:space="0" w:color="auto"/>
            </w:tcBorders>
          </w:tcPr>
          <w:p ns2:paraId="6B2A3A5E" ns2:textId="77777777" w:rsidR="00193AA9" w:rsidRPr="00D85E9B" w:rsidRDefault="00193AA9" w:rsidP="00FC5C60">
            <w:pPr>
              <w:spacing w:before="15" w:after="15"/>
              <w:ind w:left="160" w:right="1" w:hanging="160"/>
              <w:rPr>
                <w:sz w:val="17"/>
                <w:szCs w:val="17"/>
              </w:rPr>
            </w:pPr>
            <w:r w:rsidRPr="00D85E9B">
              <w:rPr>
                <w:sz w:val="17"/>
                <w:szCs w:val="17"/>
              </w:rPr>
              <w:t xml:space="preserve">    Death </w:t>
            </w:r>
          </w:p>
        </w:tc>
        <w:tc>
          <w:tcPr>
            <w:tcW w:w="602" w:type="pct"/>
            <w:tcBorders>
              <w:top w:val="nil"/>
              <w:left w:val="nil"/>
              <w:bottom w:val="nil"/>
              <w:right w:val="nil"/>
            </w:tcBorders>
          </w:tcPr>
          <w:p ns2:paraId="4E0E226E" ns2:textId="77777777" w:rsidR="00193AA9" w:rsidRPr="00D85E9B" w:rsidRDefault="00193AA9" w:rsidP="00FC5C60">
            <w:pPr>
              <w:tabs>
                <w:tab w:val="decimal" w:pos="510"/>
                <w:tab w:val="left" w:pos="590"/>
              </w:tabs>
              <w:spacing w:before="15" w:after="15"/>
              <w:rPr>
                <w:sz w:val="17"/>
                <w:szCs w:val="17"/>
              </w:rPr>
            </w:pPr>
            <w:r w:rsidRPr="00D85E9B">
              <w:rPr>
                <w:sz w:val="17"/>
                <w:szCs w:val="17"/>
              </w:rPr>
              <w:tab/>
              <w:t xml:space="preserve">5 </w:t>
            </w:r>
          </w:p>
        </w:tc>
        <w:tc>
          <w:tcPr>
            <w:tcW w:w="603" w:type="pct"/>
            <w:tcBorders>
              <w:top w:val="nil"/>
              <w:left w:val="nil"/>
              <w:bottom w:val="nil"/>
              <w:right w:val="single" w:sz="2" w:space="0" w:color="auto"/>
            </w:tcBorders>
          </w:tcPr>
          <w:p ns2:paraId="0F4BC096" ns2:textId="77777777" w:rsidR="00193AA9" w:rsidRPr="00D85E9B" w:rsidRDefault="00193AA9" w:rsidP="00FC5C60">
            <w:pPr>
              <w:tabs>
                <w:tab w:val="decimal" w:pos="347"/>
                <w:tab w:val="left" w:pos="427"/>
              </w:tabs>
              <w:spacing w:before="15" w:after="15"/>
              <w:rPr>
                <w:sz w:val="17"/>
                <w:szCs w:val="17"/>
              </w:rPr>
            </w:pPr>
            <w:r w:rsidRPr="00D85E9B">
              <w:rPr>
                <w:sz w:val="17"/>
                <w:szCs w:val="17"/>
              </w:rPr>
              <w:tab/>
              <w:t xml:space="preserve">(3.8) </w:t>
            </w:r>
          </w:p>
        </w:tc>
        <w:tc>
          <w:tcPr>
            <w:tcW w:w="602" w:type="pct"/>
            <w:tcBorders>
              <w:top w:val="nil"/>
              <w:left w:val="nil"/>
              <w:bottom w:val="nil"/>
              <w:right w:val="nil"/>
            </w:tcBorders>
          </w:tcPr>
          <w:p ns2:paraId="6828002C" ns2:textId="77777777" w:rsidR="00193AA9" w:rsidRPr="00D85E9B" w:rsidRDefault="00193AA9" w:rsidP="00FC5C60">
            <w:pPr>
              <w:tabs>
                <w:tab w:val="decimal" w:pos="510"/>
                <w:tab w:val="left" w:pos="590"/>
              </w:tabs>
              <w:spacing w:before="15" w:after="15"/>
              <w:rPr>
                <w:sz w:val="17"/>
                <w:szCs w:val="17"/>
              </w:rPr>
            </w:pPr>
            <w:r w:rsidRPr="00D85E9B">
              <w:rPr>
                <w:sz w:val="17"/>
                <w:szCs w:val="17"/>
              </w:rPr>
              <w:tab/>
              <w:t xml:space="preserve">1 </w:t>
            </w:r>
          </w:p>
        </w:tc>
        <w:tc>
          <w:tcPr>
            <w:tcW w:w="603" w:type="pct"/>
            <w:tcBorders>
              <w:top w:val="nil"/>
              <w:left w:val="nil"/>
              <w:bottom w:val="nil"/>
            </w:tcBorders>
          </w:tcPr>
          <w:p ns2:paraId="619B9556" ns2:textId="77777777" w:rsidR="00193AA9" w:rsidRPr="00D85E9B" w:rsidRDefault="00193AA9" w:rsidP="00FC5C60">
            <w:pPr>
              <w:tabs>
                <w:tab w:val="decimal" w:pos="347"/>
                <w:tab w:val="left" w:pos="427"/>
              </w:tabs>
              <w:spacing w:before="15" w:after="15"/>
              <w:rPr>
                <w:sz w:val="17"/>
                <w:szCs w:val="17"/>
              </w:rPr>
            </w:pPr>
            <w:r w:rsidRPr="00D85E9B">
              <w:rPr>
                <w:sz w:val="17"/>
                <w:szCs w:val="17"/>
              </w:rPr>
              <w:tab/>
              <w:t xml:space="preserve">(0.8) </w:t>
            </w:r>
          </w:p>
        </w:tc>
      </w:tr>
      <w:tr w:rsidR="00193AA9" w:rsidRPr="00D85E9B" ns2:paraId="7835D88F" ns2:textId="77777777" w:rsidTr="00D85E9B">
        <w:tblPrEx>
          <w:tblBorders>
            <w:top w:val="single" w:sz="6" w:space="0" w:color="auto"/>
            <w:bottom w:val="single" w:sz="6" w:space="0" w:color="auto"/>
          </w:tblBorders>
        </w:tblPrEx>
        <w:trPr>
          <w:jc w:val="center"/>
        </w:trPr>
        <w:tc>
          <w:tcPr>
            <w:tcW w:w="2590" w:type="pct"/>
            <w:tcBorders>
              <w:top w:val="nil"/>
              <w:bottom w:val="nil"/>
              <w:right w:val="single" w:sz="2" w:space="0" w:color="auto"/>
            </w:tcBorders>
          </w:tcPr>
          <w:p ns2:paraId="75B6C2B7" ns2:textId="77777777" w:rsidR="00193AA9" w:rsidRPr="00D85E9B" w:rsidRDefault="00193AA9" w:rsidP="00FC5C60">
            <w:pPr>
              <w:spacing w:before="15" w:after="15"/>
              <w:ind w:left="160" w:right="1" w:hanging="160"/>
              <w:rPr>
                <w:sz w:val="17"/>
                <w:szCs w:val="17"/>
              </w:rPr>
            </w:pPr>
            <w:r w:rsidRPr="00D85E9B">
              <w:rPr>
                <w:sz w:val="17"/>
                <w:szCs w:val="17"/>
              </w:rPr>
              <w:t xml:space="preserve">    Lack Of Efficacy </w:t>
            </w:r>
          </w:p>
        </w:tc>
        <w:tc>
          <w:tcPr>
            <w:tcW w:w="602" w:type="pct"/>
            <w:tcBorders>
              <w:top w:val="nil"/>
              <w:left w:val="nil"/>
              <w:bottom w:val="nil"/>
              <w:right w:val="nil"/>
            </w:tcBorders>
          </w:tcPr>
          <w:p ns2:paraId="7F58CCD4" ns2:textId="77777777" w:rsidR="00193AA9" w:rsidRPr="00D85E9B" w:rsidRDefault="00193AA9" w:rsidP="00FC5C60">
            <w:pPr>
              <w:tabs>
                <w:tab w:val="decimal" w:pos="510"/>
                <w:tab w:val="left" w:pos="590"/>
              </w:tabs>
              <w:spacing w:before="15" w:after="15"/>
              <w:rPr>
                <w:sz w:val="17"/>
                <w:szCs w:val="17"/>
              </w:rPr>
            </w:pPr>
            <w:r w:rsidRPr="00D85E9B">
              <w:rPr>
                <w:sz w:val="17"/>
                <w:szCs w:val="17"/>
              </w:rPr>
              <w:tab/>
              <w:t xml:space="preserve">1 </w:t>
            </w:r>
          </w:p>
        </w:tc>
        <w:tc>
          <w:tcPr>
            <w:tcW w:w="603" w:type="pct"/>
            <w:tcBorders>
              <w:top w:val="nil"/>
              <w:left w:val="nil"/>
              <w:bottom w:val="nil"/>
              <w:right w:val="single" w:sz="2" w:space="0" w:color="auto"/>
            </w:tcBorders>
          </w:tcPr>
          <w:p ns2:paraId="0CB6E604" ns2:textId="77777777" w:rsidR="00193AA9" w:rsidRPr="00D85E9B" w:rsidRDefault="00193AA9" w:rsidP="00FC5C60">
            <w:pPr>
              <w:tabs>
                <w:tab w:val="decimal" w:pos="347"/>
                <w:tab w:val="left" w:pos="427"/>
              </w:tabs>
              <w:spacing w:before="15" w:after="15"/>
              <w:rPr>
                <w:sz w:val="17"/>
                <w:szCs w:val="17"/>
              </w:rPr>
            </w:pPr>
            <w:r w:rsidRPr="00D85E9B">
              <w:rPr>
                <w:sz w:val="17"/>
                <w:szCs w:val="17"/>
              </w:rPr>
              <w:tab/>
              <w:t xml:space="preserve">(0.8) </w:t>
            </w:r>
          </w:p>
        </w:tc>
        <w:tc>
          <w:tcPr>
            <w:tcW w:w="602" w:type="pct"/>
            <w:tcBorders>
              <w:top w:val="nil"/>
              <w:left w:val="nil"/>
              <w:bottom w:val="nil"/>
              <w:right w:val="nil"/>
            </w:tcBorders>
          </w:tcPr>
          <w:p ns2:paraId="5FA2EAD0" ns2:textId="77777777" w:rsidR="00193AA9" w:rsidRPr="00D85E9B" w:rsidRDefault="00193AA9" w:rsidP="00FC5C60">
            <w:pPr>
              <w:tabs>
                <w:tab w:val="decimal" w:pos="510"/>
                <w:tab w:val="left" w:pos="590"/>
              </w:tabs>
              <w:spacing w:before="15" w:after="15"/>
              <w:rPr>
                <w:sz w:val="17"/>
                <w:szCs w:val="17"/>
              </w:rPr>
            </w:pPr>
            <w:r w:rsidRPr="00D85E9B">
              <w:rPr>
                <w:sz w:val="17"/>
                <w:szCs w:val="17"/>
              </w:rPr>
              <w:tab/>
              <w:t xml:space="preserve">1 </w:t>
            </w:r>
          </w:p>
        </w:tc>
        <w:tc>
          <w:tcPr>
            <w:tcW w:w="603" w:type="pct"/>
            <w:tcBorders>
              <w:top w:val="nil"/>
              <w:left w:val="nil"/>
              <w:bottom w:val="nil"/>
            </w:tcBorders>
          </w:tcPr>
          <w:p ns2:paraId="081712B8" ns2:textId="77777777" w:rsidR="00193AA9" w:rsidRPr="00D85E9B" w:rsidRDefault="00193AA9" w:rsidP="00FC5C60">
            <w:pPr>
              <w:tabs>
                <w:tab w:val="decimal" w:pos="347"/>
                <w:tab w:val="left" w:pos="427"/>
              </w:tabs>
              <w:spacing w:before="15" w:after="15"/>
              <w:rPr>
                <w:sz w:val="17"/>
                <w:szCs w:val="17"/>
              </w:rPr>
            </w:pPr>
            <w:r w:rsidRPr="00D85E9B">
              <w:rPr>
                <w:sz w:val="17"/>
                <w:szCs w:val="17"/>
              </w:rPr>
              <w:tab/>
              <w:t xml:space="preserve">(0.8) </w:t>
            </w:r>
          </w:p>
        </w:tc>
      </w:tr>
      <w:tr w:rsidR="00193AA9" w:rsidRPr="00D85E9B" ns2:paraId="17DB913F" ns2:textId="77777777" w:rsidTr="00D85E9B">
        <w:tblPrEx>
          <w:tblBorders>
            <w:top w:val="single" w:sz="6" w:space="0" w:color="auto"/>
            <w:bottom w:val="single" w:sz="6" w:space="0" w:color="auto"/>
          </w:tblBorders>
        </w:tblPrEx>
        <w:trPr>
          <w:jc w:val="center"/>
        </w:trPr>
        <w:tc>
          <w:tcPr>
            <w:tcW w:w="2590" w:type="pct"/>
            <w:tcBorders>
              <w:top w:val="nil"/>
              <w:bottom w:val="nil"/>
              <w:right w:val="single" w:sz="2" w:space="0" w:color="auto"/>
            </w:tcBorders>
          </w:tcPr>
          <w:p ns2:paraId="44C1DD3C" ns2:textId="77777777" w:rsidR="00193AA9" w:rsidRPr="00D85E9B" w:rsidRDefault="00193AA9" w:rsidP="00FC5C60">
            <w:pPr>
              <w:spacing w:before="15" w:after="15"/>
              <w:ind w:left="160" w:right="1" w:hanging="160"/>
              <w:rPr>
                <w:sz w:val="17"/>
                <w:szCs w:val="17"/>
              </w:rPr>
            </w:pPr>
            <w:r w:rsidRPr="00D85E9B">
              <w:rPr>
                <w:sz w:val="17"/>
                <w:szCs w:val="17"/>
              </w:rPr>
              <w:t xml:space="preserve">    Progressive Disease </w:t>
            </w:r>
          </w:p>
        </w:tc>
        <w:tc>
          <w:tcPr>
            <w:tcW w:w="602" w:type="pct"/>
            <w:tcBorders>
              <w:top w:val="nil"/>
              <w:left w:val="nil"/>
              <w:bottom w:val="nil"/>
              <w:right w:val="nil"/>
            </w:tcBorders>
          </w:tcPr>
          <w:p ns2:paraId="5C51273A" ns2:textId="77777777" w:rsidR="00193AA9" w:rsidRPr="00D85E9B" w:rsidRDefault="00193AA9" w:rsidP="00FC5C60">
            <w:pPr>
              <w:tabs>
                <w:tab w:val="decimal" w:pos="510"/>
                <w:tab w:val="left" w:pos="590"/>
              </w:tabs>
              <w:spacing w:before="15" w:after="15"/>
              <w:rPr>
                <w:sz w:val="17"/>
                <w:szCs w:val="17"/>
              </w:rPr>
            </w:pPr>
            <w:r w:rsidRPr="00D85E9B">
              <w:rPr>
                <w:sz w:val="17"/>
                <w:szCs w:val="17"/>
              </w:rPr>
              <w:tab/>
              <w:t xml:space="preserve">73 </w:t>
            </w:r>
          </w:p>
        </w:tc>
        <w:tc>
          <w:tcPr>
            <w:tcW w:w="603" w:type="pct"/>
            <w:tcBorders>
              <w:top w:val="nil"/>
              <w:left w:val="nil"/>
              <w:bottom w:val="nil"/>
              <w:right w:val="single" w:sz="2" w:space="0" w:color="auto"/>
            </w:tcBorders>
          </w:tcPr>
          <w:p ns2:paraId="305AD382" ns2:textId="77777777" w:rsidR="00193AA9" w:rsidRPr="00D85E9B" w:rsidRDefault="00193AA9" w:rsidP="00FC5C60">
            <w:pPr>
              <w:tabs>
                <w:tab w:val="decimal" w:pos="347"/>
                <w:tab w:val="left" w:pos="427"/>
              </w:tabs>
              <w:spacing w:before="15" w:after="15"/>
              <w:rPr>
                <w:sz w:val="17"/>
                <w:szCs w:val="17"/>
              </w:rPr>
            </w:pPr>
            <w:r w:rsidRPr="00D85E9B">
              <w:rPr>
                <w:sz w:val="17"/>
                <w:szCs w:val="17"/>
              </w:rPr>
              <w:tab/>
              <w:t xml:space="preserve">(56.2) </w:t>
            </w:r>
          </w:p>
        </w:tc>
        <w:tc>
          <w:tcPr>
            <w:tcW w:w="602" w:type="pct"/>
            <w:tcBorders>
              <w:top w:val="nil"/>
              <w:left w:val="nil"/>
              <w:bottom w:val="nil"/>
              <w:right w:val="nil"/>
            </w:tcBorders>
          </w:tcPr>
          <w:p ns2:paraId="2770EA3C" ns2:textId="77777777" w:rsidR="00193AA9" w:rsidRPr="00D85E9B" w:rsidRDefault="00193AA9" w:rsidP="00FC5C60">
            <w:pPr>
              <w:tabs>
                <w:tab w:val="decimal" w:pos="510"/>
                <w:tab w:val="left" w:pos="590"/>
              </w:tabs>
              <w:spacing w:before="15" w:after="15"/>
              <w:rPr>
                <w:sz w:val="17"/>
                <w:szCs w:val="17"/>
              </w:rPr>
            </w:pPr>
            <w:r w:rsidRPr="00D85E9B">
              <w:rPr>
                <w:sz w:val="17"/>
                <w:szCs w:val="17"/>
              </w:rPr>
              <w:tab/>
              <w:t xml:space="preserve">106 </w:t>
            </w:r>
          </w:p>
        </w:tc>
        <w:tc>
          <w:tcPr>
            <w:tcW w:w="603" w:type="pct"/>
            <w:tcBorders>
              <w:top w:val="nil"/>
              <w:left w:val="nil"/>
              <w:bottom w:val="nil"/>
            </w:tcBorders>
          </w:tcPr>
          <w:p ns2:paraId="31D6C8A1" ns2:textId="77777777" w:rsidR="00193AA9" w:rsidRPr="00D85E9B" w:rsidRDefault="00193AA9" w:rsidP="00FC5C60">
            <w:pPr>
              <w:tabs>
                <w:tab w:val="decimal" w:pos="347"/>
                <w:tab w:val="left" w:pos="427"/>
              </w:tabs>
              <w:spacing w:before="15" w:after="15"/>
              <w:rPr>
                <w:sz w:val="17"/>
                <w:szCs w:val="17"/>
              </w:rPr>
            </w:pPr>
            <w:r w:rsidRPr="00D85E9B">
              <w:rPr>
                <w:sz w:val="17"/>
                <w:szCs w:val="17"/>
              </w:rPr>
              <w:tab/>
              <w:t xml:space="preserve">(80.3) </w:t>
            </w:r>
          </w:p>
        </w:tc>
      </w:tr>
      <w:tr w:rsidR="00193AA9" w:rsidRPr="00D85E9B" ns2:paraId="1B52FF3C" ns2:textId="77777777" w:rsidTr="00D85E9B">
        <w:tblPrEx>
          <w:tblBorders>
            <w:top w:val="single" w:sz="6" w:space="0" w:color="auto"/>
            <w:bottom w:val="single" w:sz="6" w:space="0" w:color="auto"/>
          </w:tblBorders>
        </w:tblPrEx>
        <w:trPr>
          <w:jc w:val="center"/>
        </w:trPr>
        <w:tc>
          <w:tcPr>
            <w:tcW w:w="2590" w:type="pct"/>
            <w:tcBorders>
              <w:top w:val="nil"/>
              <w:bottom w:val="nil"/>
              <w:right w:val="single" w:sz="2" w:space="0" w:color="auto"/>
            </w:tcBorders>
          </w:tcPr>
          <w:p ns2:paraId="5D5FDFAC" ns2:textId="77777777" w:rsidR="00193AA9" w:rsidRPr="00D85E9B" w:rsidRDefault="00193AA9" w:rsidP="00FC5C60">
            <w:pPr>
              <w:spacing w:before="15" w:after="15"/>
              <w:ind w:left="160" w:right="1" w:hanging="160"/>
              <w:rPr>
                <w:sz w:val="17"/>
                <w:szCs w:val="17"/>
              </w:rPr>
            </w:pPr>
            <w:r w:rsidRPr="00D85E9B">
              <w:rPr>
                <w:sz w:val="17"/>
                <w:szCs w:val="17"/>
              </w:rPr>
              <w:t xml:space="preserve">    Withdrawal By Subject/Guardian </w:t>
            </w:r>
          </w:p>
        </w:tc>
        <w:tc>
          <w:tcPr>
            <w:tcW w:w="602" w:type="pct"/>
            <w:tcBorders>
              <w:top w:val="nil"/>
              <w:left w:val="nil"/>
              <w:bottom w:val="nil"/>
              <w:right w:val="nil"/>
            </w:tcBorders>
          </w:tcPr>
          <w:p ns2:paraId="4214B5C2" ns2:textId="77777777" w:rsidR="00193AA9" w:rsidRPr="00D85E9B" w:rsidRDefault="00193AA9" w:rsidP="00FC5C60">
            <w:pPr>
              <w:tabs>
                <w:tab w:val="decimal" w:pos="510"/>
                <w:tab w:val="left" w:pos="590"/>
              </w:tabs>
              <w:spacing w:before="15" w:after="15"/>
              <w:rPr>
                <w:sz w:val="17"/>
                <w:szCs w:val="17"/>
              </w:rPr>
            </w:pPr>
            <w:r w:rsidRPr="00D85E9B">
              <w:rPr>
                <w:sz w:val="17"/>
                <w:szCs w:val="17"/>
              </w:rPr>
              <w:tab/>
              <w:t xml:space="preserve">19 </w:t>
            </w:r>
          </w:p>
        </w:tc>
        <w:tc>
          <w:tcPr>
            <w:tcW w:w="603" w:type="pct"/>
            <w:tcBorders>
              <w:top w:val="nil"/>
              <w:left w:val="nil"/>
              <w:bottom w:val="nil"/>
              <w:right w:val="single" w:sz="2" w:space="0" w:color="auto"/>
            </w:tcBorders>
          </w:tcPr>
          <w:p ns2:paraId="2F8D9903" ns2:textId="77777777" w:rsidR="00193AA9" w:rsidRPr="00D85E9B" w:rsidRDefault="00193AA9" w:rsidP="00FC5C60">
            <w:pPr>
              <w:tabs>
                <w:tab w:val="decimal" w:pos="347"/>
                <w:tab w:val="left" w:pos="427"/>
              </w:tabs>
              <w:spacing w:before="15" w:after="15"/>
              <w:rPr>
                <w:sz w:val="17"/>
                <w:szCs w:val="17"/>
              </w:rPr>
            </w:pPr>
            <w:r w:rsidRPr="00D85E9B">
              <w:rPr>
                <w:sz w:val="17"/>
                <w:szCs w:val="17"/>
              </w:rPr>
              <w:tab/>
              <w:t xml:space="preserve">(14.6) </w:t>
            </w:r>
          </w:p>
        </w:tc>
        <w:tc>
          <w:tcPr>
            <w:tcW w:w="602" w:type="pct"/>
            <w:tcBorders>
              <w:top w:val="nil"/>
              <w:left w:val="nil"/>
              <w:bottom w:val="nil"/>
              <w:right w:val="nil"/>
            </w:tcBorders>
          </w:tcPr>
          <w:p ns2:paraId="6633D125" ns2:textId="77777777" w:rsidR="00193AA9" w:rsidRPr="00D85E9B" w:rsidRDefault="00193AA9" w:rsidP="00FC5C60">
            <w:pPr>
              <w:tabs>
                <w:tab w:val="decimal" w:pos="510"/>
                <w:tab w:val="left" w:pos="590"/>
              </w:tabs>
              <w:spacing w:before="15" w:after="15"/>
              <w:rPr>
                <w:sz w:val="17"/>
                <w:szCs w:val="17"/>
              </w:rPr>
            </w:pPr>
            <w:r w:rsidRPr="00D85E9B">
              <w:rPr>
                <w:sz w:val="17"/>
                <w:szCs w:val="17"/>
              </w:rPr>
              <w:tab/>
              <w:t xml:space="preserve">19 </w:t>
            </w:r>
          </w:p>
        </w:tc>
        <w:tc>
          <w:tcPr>
            <w:tcW w:w="603" w:type="pct"/>
            <w:tcBorders>
              <w:top w:val="nil"/>
              <w:left w:val="nil"/>
              <w:bottom w:val="nil"/>
            </w:tcBorders>
          </w:tcPr>
          <w:p ns2:paraId="6CEB5619" ns2:textId="77777777" w:rsidR="00193AA9" w:rsidRPr="00D85E9B" w:rsidRDefault="00193AA9" w:rsidP="00FC5C60">
            <w:pPr>
              <w:tabs>
                <w:tab w:val="decimal" w:pos="347"/>
                <w:tab w:val="left" w:pos="427"/>
              </w:tabs>
              <w:spacing w:before="15" w:after="15"/>
              <w:rPr>
                <w:sz w:val="17"/>
                <w:szCs w:val="17"/>
              </w:rPr>
            </w:pPr>
            <w:r w:rsidRPr="00D85E9B">
              <w:rPr>
                <w:sz w:val="17"/>
                <w:szCs w:val="17"/>
              </w:rPr>
              <w:tab/>
              <w:t xml:space="preserve">(14.4) </w:t>
            </w:r>
          </w:p>
        </w:tc>
      </w:tr>
      <w:tr w:rsidR="00193AA9" w:rsidRPr="00D85E9B" ns2:paraId="5027DB4C" ns2:textId="77777777" w:rsidTr="00D85E9B">
        <w:tblPrEx>
          <w:tblBorders>
            <w:top w:val="single" w:sz="6" w:space="0" w:color="auto"/>
            <w:bottom w:val="single" w:sz="6" w:space="0" w:color="auto"/>
          </w:tblBorders>
        </w:tblPrEx>
        <w:trPr>
          <w:jc w:val="center"/>
        </w:trPr>
        <w:tc>
          <w:tcPr>
            <w:tcW w:w="2590" w:type="pct"/>
            <w:tcBorders>
              <w:top w:val="nil"/>
              <w:bottom w:val="nil"/>
              <w:right w:val="single" w:sz="2" w:space="0" w:color="auto"/>
            </w:tcBorders>
          </w:tcPr>
          <w:p ns2:paraId="5A1667E7" ns2:textId="77777777" w:rsidR="00193AA9" w:rsidRPr="00D85E9B" w:rsidRDefault="00193AA9" w:rsidP="00FC5C60">
            <w:pPr>
              <w:spacing w:before="15" w:after="15"/>
              <w:ind w:left="160" w:right="1" w:hanging="160"/>
              <w:rPr>
                <w:sz w:val="17"/>
                <w:szCs w:val="17"/>
              </w:rPr>
            </w:pPr>
            <w:r w:rsidRPr="00D85E9B">
              <w:rPr>
                <w:sz w:val="17"/>
                <w:szCs w:val="17"/>
              </w:rPr>
              <w:t xml:space="preserve">    Other </w:t>
            </w:r>
          </w:p>
        </w:tc>
        <w:tc>
          <w:tcPr>
            <w:tcW w:w="602" w:type="pct"/>
            <w:tcBorders>
              <w:top w:val="nil"/>
              <w:left w:val="nil"/>
              <w:bottom w:val="nil"/>
              <w:right w:val="nil"/>
            </w:tcBorders>
          </w:tcPr>
          <w:p ns2:paraId="289CF138" ns2:textId="77777777" w:rsidR="00193AA9" w:rsidRPr="00D85E9B" w:rsidRDefault="00193AA9" w:rsidP="00FC5C60">
            <w:pPr>
              <w:tabs>
                <w:tab w:val="decimal" w:pos="510"/>
                <w:tab w:val="left" w:pos="590"/>
              </w:tabs>
              <w:spacing w:before="15" w:after="15"/>
              <w:rPr>
                <w:sz w:val="17"/>
                <w:szCs w:val="17"/>
              </w:rPr>
            </w:pPr>
            <w:r w:rsidRPr="00D85E9B">
              <w:rPr>
                <w:sz w:val="17"/>
                <w:szCs w:val="17"/>
              </w:rPr>
              <w:tab/>
              <w:t xml:space="preserve">2 </w:t>
            </w:r>
          </w:p>
        </w:tc>
        <w:tc>
          <w:tcPr>
            <w:tcW w:w="603" w:type="pct"/>
            <w:tcBorders>
              <w:top w:val="nil"/>
              <w:left w:val="nil"/>
              <w:bottom w:val="nil"/>
              <w:right w:val="single" w:sz="2" w:space="0" w:color="auto"/>
            </w:tcBorders>
          </w:tcPr>
          <w:p ns2:paraId="27DEC531" ns2:textId="77777777" w:rsidR="00193AA9" w:rsidRPr="00D85E9B" w:rsidRDefault="00193AA9" w:rsidP="00FC5C60">
            <w:pPr>
              <w:tabs>
                <w:tab w:val="decimal" w:pos="347"/>
                <w:tab w:val="left" w:pos="427"/>
              </w:tabs>
              <w:spacing w:before="15" w:after="15"/>
              <w:rPr>
                <w:sz w:val="17"/>
                <w:szCs w:val="17"/>
              </w:rPr>
            </w:pPr>
            <w:r w:rsidRPr="00D85E9B">
              <w:rPr>
                <w:sz w:val="17"/>
                <w:szCs w:val="17"/>
              </w:rPr>
              <w:tab/>
              <w:t xml:space="preserve">(1.5) </w:t>
            </w:r>
          </w:p>
        </w:tc>
        <w:tc>
          <w:tcPr>
            <w:tcW w:w="602" w:type="pct"/>
            <w:tcBorders>
              <w:top w:val="nil"/>
              <w:left w:val="nil"/>
              <w:bottom w:val="nil"/>
              <w:right w:val="nil"/>
            </w:tcBorders>
          </w:tcPr>
          <w:p ns2:paraId="283FA618" ns2:textId="77777777" w:rsidR="00193AA9" w:rsidRPr="00D85E9B" w:rsidRDefault="00193AA9" w:rsidP="00FC5C60">
            <w:pPr>
              <w:tabs>
                <w:tab w:val="decimal" w:pos="510"/>
                <w:tab w:val="left" w:pos="590"/>
              </w:tabs>
              <w:spacing w:before="15" w:after="15"/>
              <w:rPr>
                <w:sz w:val="17"/>
                <w:szCs w:val="17"/>
              </w:rPr>
            </w:pPr>
            <w:r w:rsidRPr="00D85E9B">
              <w:rPr>
                <w:sz w:val="17"/>
                <w:szCs w:val="17"/>
              </w:rPr>
              <w:tab/>
              <w:t xml:space="preserve">1 </w:t>
            </w:r>
          </w:p>
        </w:tc>
        <w:tc>
          <w:tcPr>
            <w:tcW w:w="603" w:type="pct"/>
            <w:tcBorders>
              <w:top w:val="nil"/>
              <w:left w:val="nil"/>
              <w:bottom w:val="nil"/>
            </w:tcBorders>
          </w:tcPr>
          <w:p ns2:paraId="2CD3B086" ns2:textId="77777777" w:rsidR="00193AA9" w:rsidRPr="00D85E9B" w:rsidRDefault="00193AA9" w:rsidP="00FC5C60">
            <w:pPr>
              <w:tabs>
                <w:tab w:val="decimal" w:pos="347"/>
                <w:tab w:val="left" w:pos="427"/>
              </w:tabs>
              <w:spacing w:before="15" w:after="15"/>
              <w:rPr>
                <w:sz w:val="17"/>
                <w:szCs w:val="17"/>
              </w:rPr>
            </w:pPr>
            <w:r w:rsidRPr="00D85E9B">
              <w:rPr>
                <w:sz w:val="17"/>
                <w:szCs w:val="17"/>
              </w:rPr>
              <w:tab/>
              <w:t xml:space="preserve">(0.8) </w:t>
            </w:r>
          </w:p>
        </w:tc>
      </w:tr>
      <w:tr w:rsidR="00193AA9" w:rsidRPr="00D85E9B" ns2:paraId="4F208C97" ns2:textId="77777777" w:rsidTr="00D85E9B">
        <w:tblPrEx>
          <w:tblBorders>
            <w:top w:val="single" w:sz="6" w:space="0" w:color="auto"/>
            <w:bottom w:val="single" w:sz="6" w:space="0" w:color="auto"/>
          </w:tblBorders>
        </w:tblPrEx>
        <w:trPr>
          <w:jc w:val="center"/>
        </w:trPr>
        <w:tc>
          <w:tcPr>
            <w:tcW w:w="2590" w:type="pct"/>
            <w:tcBorders>
              <w:top w:val="nil"/>
              <w:bottom w:val="single" w:sz="2" w:space="0" w:color="auto"/>
              <w:right w:val="single" w:sz="2" w:space="0" w:color="auto"/>
            </w:tcBorders>
          </w:tcPr>
          <w:p ns2:paraId="2414CB8D" ns2:textId="77777777" w:rsidR="00193AA9" w:rsidRPr="00D85E9B" w:rsidRDefault="00193AA9" w:rsidP="00FC5C60">
            <w:pPr>
              <w:spacing w:after="60"/>
              <w:ind w:left="160" w:right="1" w:hanging="160"/>
              <w:rPr>
                <w:sz w:val="17"/>
                <w:szCs w:val="17"/>
              </w:rPr>
            </w:pPr>
            <w:r w:rsidRPr="00D85E9B">
              <w:rPr>
                <w:sz w:val="17"/>
                <w:szCs w:val="17"/>
              </w:rPr>
              <w:t xml:space="preserve"> Status Not Recorded </w:t>
            </w:r>
          </w:p>
        </w:tc>
        <w:tc>
          <w:tcPr>
            <w:tcW w:w="602" w:type="pct"/>
            <w:tcBorders>
              <w:top w:val="nil"/>
              <w:left w:val="nil"/>
              <w:bottom w:val="single" w:sz="2" w:space="0" w:color="auto"/>
              <w:right w:val="nil"/>
            </w:tcBorders>
          </w:tcPr>
          <w:p ns2:paraId="4CD1AB00" ns2:textId="77777777" w:rsidR="00193AA9" w:rsidRPr="00D85E9B" w:rsidRDefault="00193AA9" w:rsidP="00FC5C60">
            <w:pPr>
              <w:tabs>
                <w:tab w:val="decimal" w:pos="510"/>
                <w:tab w:val="left" w:pos="590"/>
              </w:tabs>
              <w:spacing w:after="60"/>
              <w:rPr>
                <w:sz w:val="17"/>
                <w:szCs w:val="17"/>
              </w:rPr>
            </w:pPr>
            <w:r w:rsidRPr="00D85E9B">
              <w:rPr>
                <w:sz w:val="17"/>
                <w:szCs w:val="17"/>
              </w:rPr>
              <w:tab/>
              <w:t xml:space="preserve">28 </w:t>
            </w:r>
          </w:p>
        </w:tc>
        <w:tc>
          <w:tcPr>
            <w:tcW w:w="603" w:type="pct"/>
            <w:tcBorders>
              <w:top w:val="nil"/>
              <w:left w:val="nil"/>
              <w:bottom w:val="single" w:sz="2" w:space="0" w:color="auto"/>
              <w:right w:val="single" w:sz="2" w:space="0" w:color="auto"/>
            </w:tcBorders>
          </w:tcPr>
          <w:p ns2:paraId="229A037B" ns2:textId="77777777" w:rsidR="00193AA9" w:rsidRPr="00D85E9B" w:rsidRDefault="00193AA9" w:rsidP="00FC5C60">
            <w:pPr>
              <w:tabs>
                <w:tab w:val="decimal" w:pos="347"/>
                <w:tab w:val="left" w:pos="427"/>
              </w:tabs>
              <w:spacing w:after="60"/>
              <w:rPr>
                <w:sz w:val="17"/>
                <w:szCs w:val="17"/>
              </w:rPr>
            </w:pPr>
            <w:r w:rsidRPr="00D85E9B">
              <w:rPr>
                <w:sz w:val="17"/>
                <w:szCs w:val="17"/>
              </w:rPr>
              <w:tab/>
              <w:t xml:space="preserve">(21.5) </w:t>
            </w:r>
          </w:p>
        </w:tc>
        <w:tc>
          <w:tcPr>
            <w:tcW w:w="602" w:type="pct"/>
            <w:tcBorders>
              <w:top w:val="nil"/>
              <w:left w:val="nil"/>
              <w:bottom w:val="single" w:sz="2" w:space="0" w:color="auto"/>
              <w:right w:val="nil"/>
            </w:tcBorders>
          </w:tcPr>
          <w:p ns2:paraId="09844F6B" ns2:textId="77777777" w:rsidR="00193AA9" w:rsidRPr="00D85E9B" w:rsidRDefault="00193AA9" w:rsidP="00FC5C60">
            <w:pPr>
              <w:tabs>
                <w:tab w:val="decimal" w:pos="510"/>
                <w:tab w:val="left" w:pos="590"/>
              </w:tabs>
              <w:spacing w:after="60"/>
              <w:rPr>
                <w:sz w:val="17"/>
                <w:szCs w:val="17"/>
              </w:rPr>
            </w:pPr>
            <w:r w:rsidRPr="00D85E9B">
              <w:rPr>
                <w:sz w:val="17"/>
                <w:szCs w:val="17"/>
              </w:rPr>
              <w:tab/>
              <w:t xml:space="preserve">2 </w:t>
            </w:r>
          </w:p>
        </w:tc>
        <w:tc>
          <w:tcPr>
            <w:tcW w:w="603" w:type="pct"/>
            <w:tcBorders>
              <w:top w:val="nil"/>
              <w:left w:val="nil"/>
              <w:bottom w:val="single" w:sz="2" w:space="0" w:color="auto"/>
            </w:tcBorders>
          </w:tcPr>
          <w:p ns2:paraId="33E76528" ns2:textId="77777777" w:rsidR="00193AA9" w:rsidRPr="00D85E9B" w:rsidRDefault="00193AA9" w:rsidP="00FC5C60">
            <w:pPr>
              <w:tabs>
                <w:tab w:val="decimal" w:pos="347"/>
                <w:tab w:val="left" w:pos="427"/>
              </w:tabs>
              <w:spacing w:after="60"/>
              <w:rPr>
                <w:sz w:val="17"/>
                <w:szCs w:val="17"/>
              </w:rPr>
            </w:pPr>
            <w:r w:rsidRPr="00D85E9B">
              <w:rPr>
                <w:sz w:val="17"/>
                <w:szCs w:val="17"/>
              </w:rPr>
              <w:tab/>
              <w:t xml:space="preserve">(1.5) </w:t>
            </w:r>
          </w:p>
        </w:tc>
      </w:tr>
      <w:tr w:rsidR="00193AA9" w:rsidRPr="00D85E9B" ns2:paraId="5A8054C3" ns2:textId="77777777" w:rsidTr="00D85E9B">
        <w:tblPrEx>
          <w:tblBorders>
            <w:top w:val="single" w:sz="6" w:space="0" w:color="auto"/>
            <w:bottom w:val="single" w:sz="6" w:space="0" w:color="auto"/>
          </w:tblBorders>
        </w:tblPrEx>
        <w:trPr>
          <w:jc w:val="center"/>
        </w:trPr>
        <w:tc>
          <w:tcPr>
            <w:tcW w:w="5000" w:type="pct"/>
            <w:gridSpan w:val="5"/>
            <w:tcBorders>
              <w:top w:val="nil"/>
              <w:bottom w:val="single" w:sz="2" w:space="0" w:color="auto"/>
            </w:tcBorders>
          </w:tcPr>
          <w:p ns2:paraId="2EBE6DA0" ns2:textId="77777777" w:rsidR="00193AA9" w:rsidRPr="00D85E9B" w:rsidRDefault="00193AA9" w:rsidP="00FC5C60">
            <w:pPr>
              <w:spacing w:after="60"/>
              <w:ind w:left="160" w:right="1" w:hanging="160"/>
              <w:rPr>
                <w:sz w:val="17"/>
                <w:szCs w:val="17"/>
              </w:rPr>
            </w:pPr>
            <w:r w:rsidRPr="00D85E9B">
              <w:rPr>
                <w:sz w:val="17"/>
                <w:szCs w:val="17"/>
              </w:rPr>
              <w:t xml:space="preserve"> </w:t>
            </w:r>
            <w:r w:rsidRPr="00D85E9B">
              <w:rPr>
                <w:b/>
                <w:bCs/>
                <w:sz w:val="17"/>
                <w:szCs w:val="17"/>
              </w:rPr>
              <w:t>Status for Trial</w:t>
            </w:r>
            <w:r w:rsidRPr="00D85E9B">
              <w:rPr>
                <w:sz w:val="17"/>
                <w:szCs w:val="17"/>
              </w:rPr>
              <w:t xml:space="preserve"> </w:t>
            </w:r>
          </w:p>
        </w:tc>
      </w:tr>
      <w:tr w:rsidR="00193AA9" w:rsidRPr="00D85E9B" ns2:paraId="000AEA7B" ns2:textId="77777777" w:rsidTr="00D85E9B">
        <w:tblPrEx>
          <w:tblBorders>
            <w:top w:val="single" w:sz="6" w:space="0" w:color="auto"/>
            <w:bottom w:val="single" w:sz="6" w:space="0" w:color="auto"/>
          </w:tblBorders>
        </w:tblPrEx>
        <w:trPr>
          <w:jc w:val="center"/>
        </w:trPr>
        <w:tc>
          <w:tcPr>
            <w:tcW w:w="2590" w:type="pct"/>
            <w:tcBorders>
              <w:top w:val="nil"/>
              <w:bottom w:val="nil"/>
              <w:right w:val="single" w:sz="2" w:space="0" w:color="auto"/>
            </w:tcBorders>
          </w:tcPr>
          <w:p ns2:paraId="08409B2E" ns2:textId="77777777" w:rsidR="00193AA9" w:rsidRPr="00D85E9B" w:rsidRDefault="00193AA9" w:rsidP="00FC5C60">
            <w:pPr>
              <w:spacing w:before="15" w:after="15"/>
              <w:ind w:left="160" w:right="1" w:hanging="160"/>
              <w:rPr>
                <w:sz w:val="17"/>
                <w:szCs w:val="17"/>
              </w:rPr>
            </w:pPr>
            <w:r w:rsidRPr="00D85E9B">
              <w:rPr>
                <w:sz w:val="17"/>
                <w:szCs w:val="17"/>
              </w:rPr>
              <w:t xml:space="preserve"> Discontinued </w:t>
            </w:r>
          </w:p>
        </w:tc>
        <w:tc>
          <w:tcPr>
            <w:tcW w:w="602" w:type="pct"/>
            <w:tcBorders>
              <w:top w:val="nil"/>
              <w:left w:val="nil"/>
              <w:bottom w:val="nil"/>
              <w:right w:val="nil"/>
            </w:tcBorders>
          </w:tcPr>
          <w:p ns2:paraId="318DDB20" ns2:textId="77777777" w:rsidR="00193AA9" w:rsidRPr="00D85E9B" w:rsidRDefault="00193AA9" w:rsidP="00FC5C60">
            <w:pPr>
              <w:tabs>
                <w:tab w:val="decimal" w:pos="510"/>
                <w:tab w:val="left" w:pos="590"/>
              </w:tabs>
              <w:spacing w:before="15" w:after="15"/>
              <w:rPr>
                <w:sz w:val="17"/>
                <w:szCs w:val="17"/>
              </w:rPr>
            </w:pPr>
            <w:r w:rsidRPr="00D85E9B">
              <w:rPr>
                <w:sz w:val="17"/>
                <w:szCs w:val="17"/>
              </w:rPr>
              <w:tab/>
              <w:t xml:space="preserve">49 </w:t>
            </w:r>
          </w:p>
        </w:tc>
        <w:tc>
          <w:tcPr>
            <w:tcW w:w="603" w:type="pct"/>
            <w:tcBorders>
              <w:top w:val="nil"/>
              <w:left w:val="nil"/>
              <w:bottom w:val="nil"/>
              <w:right w:val="single" w:sz="2" w:space="0" w:color="auto"/>
            </w:tcBorders>
          </w:tcPr>
          <w:p ns2:paraId="2A1C22EF" ns2:textId="77777777" w:rsidR="00193AA9" w:rsidRPr="00D85E9B" w:rsidRDefault="00193AA9" w:rsidP="00FC5C60">
            <w:pPr>
              <w:tabs>
                <w:tab w:val="decimal" w:pos="347"/>
                <w:tab w:val="left" w:pos="427"/>
              </w:tabs>
              <w:spacing w:before="15" w:after="15"/>
              <w:rPr>
                <w:sz w:val="17"/>
                <w:szCs w:val="17"/>
              </w:rPr>
            </w:pPr>
            <w:r w:rsidRPr="00D85E9B">
              <w:rPr>
                <w:sz w:val="17"/>
                <w:szCs w:val="17"/>
              </w:rPr>
              <w:tab/>
              <w:t xml:space="preserve">(37.7) </w:t>
            </w:r>
          </w:p>
        </w:tc>
        <w:tc>
          <w:tcPr>
            <w:tcW w:w="602" w:type="pct"/>
            <w:tcBorders>
              <w:top w:val="nil"/>
              <w:left w:val="nil"/>
              <w:bottom w:val="nil"/>
              <w:right w:val="nil"/>
            </w:tcBorders>
          </w:tcPr>
          <w:p ns2:paraId="1474E92B" ns2:textId="77777777" w:rsidR="00193AA9" w:rsidRPr="00D85E9B" w:rsidRDefault="00193AA9" w:rsidP="00FC5C60">
            <w:pPr>
              <w:tabs>
                <w:tab w:val="decimal" w:pos="510"/>
                <w:tab w:val="left" w:pos="590"/>
              </w:tabs>
              <w:spacing w:before="15" w:after="15"/>
              <w:rPr>
                <w:sz w:val="17"/>
                <w:szCs w:val="17"/>
              </w:rPr>
            </w:pPr>
            <w:r w:rsidRPr="00D85E9B">
              <w:rPr>
                <w:sz w:val="17"/>
                <w:szCs w:val="17"/>
              </w:rPr>
              <w:tab/>
              <w:t xml:space="preserve">73 </w:t>
            </w:r>
          </w:p>
        </w:tc>
        <w:tc>
          <w:tcPr>
            <w:tcW w:w="603" w:type="pct"/>
            <w:tcBorders>
              <w:top w:val="nil"/>
              <w:left w:val="nil"/>
              <w:bottom w:val="nil"/>
            </w:tcBorders>
          </w:tcPr>
          <w:p ns2:paraId="6421CEE4" ns2:textId="77777777" w:rsidR="00193AA9" w:rsidRPr="00D85E9B" w:rsidRDefault="00193AA9" w:rsidP="00FC5C60">
            <w:pPr>
              <w:tabs>
                <w:tab w:val="decimal" w:pos="347"/>
                <w:tab w:val="left" w:pos="427"/>
              </w:tabs>
              <w:spacing w:before="15" w:after="15"/>
              <w:rPr>
                <w:sz w:val="17"/>
                <w:szCs w:val="17"/>
              </w:rPr>
            </w:pPr>
            <w:r w:rsidRPr="00D85E9B">
              <w:rPr>
                <w:sz w:val="17"/>
                <w:szCs w:val="17"/>
              </w:rPr>
              <w:tab/>
              <w:t xml:space="preserve">(55.3) </w:t>
            </w:r>
          </w:p>
        </w:tc>
      </w:tr>
      <w:tr w:rsidR="00193AA9" w:rsidRPr="00D85E9B" ns2:paraId="27BFB871" ns2:textId="77777777" w:rsidTr="00D85E9B">
        <w:tblPrEx>
          <w:tblBorders>
            <w:top w:val="single" w:sz="6" w:space="0" w:color="auto"/>
            <w:bottom w:val="single" w:sz="6" w:space="0" w:color="auto"/>
          </w:tblBorders>
        </w:tblPrEx>
        <w:trPr>
          <w:jc w:val="center"/>
        </w:trPr>
        <w:tc>
          <w:tcPr>
            <w:tcW w:w="2590" w:type="pct"/>
            <w:tcBorders>
              <w:top w:val="nil"/>
              <w:bottom w:val="nil"/>
              <w:right w:val="single" w:sz="2" w:space="0" w:color="auto"/>
            </w:tcBorders>
          </w:tcPr>
          <w:p ns2:paraId="3DD22881" ns2:textId="77777777" w:rsidR="00193AA9" w:rsidRPr="00D85E9B" w:rsidRDefault="00193AA9" w:rsidP="00FC5C60">
            <w:pPr>
              <w:spacing w:before="15" w:after="15"/>
              <w:ind w:left="160" w:right="1" w:hanging="160"/>
              <w:rPr>
                <w:sz w:val="17"/>
                <w:szCs w:val="17"/>
              </w:rPr>
            </w:pPr>
            <w:r w:rsidRPr="00D85E9B">
              <w:rPr>
                <w:sz w:val="17"/>
                <w:szCs w:val="17"/>
              </w:rPr>
              <w:t xml:space="preserve">    Death </w:t>
            </w:r>
          </w:p>
        </w:tc>
        <w:tc>
          <w:tcPr>
            <w:tcW w:w="602" w:type="pct"/>
            <w:tcBorders>
              <w:top w:val="nil"/>
              <w:left w:val="nil"/>
              <w:bottom w:val="nil"/>
              <w:right w:val="nil"/>
            </w:tcBorders>
          </w:tcPr>
          <w:p ns2:paraId="4268C311" ns2:textId="77777777" w:rsidR="00193AA9" w:rsidRPr="00D85E9B" w:rsidRDefault="00193AA9" w:rsidP="00FC5C60">
            <w:pPr>
              <w:tabs>
                <w:tab w:val="decimal" w:pos="510"/>
                <w:tab w:val="left" w:pos="590"/>
              </w:tabs>
              <w:spacing w:before="15" w:after="15"/>
              <w:rPr>
                <w:sz w:val="17"/>
                <w:szCs w:val="17"/>
              </w:rPr>
            </w:pPr>
            <w:r w:rsidRPr="00D85E9B">
              <w:rPr>
                <w:sz w:val="17"/>
                <w:szCs w:val="17"/>
              </w:rPr>
              <w:tab/>
              <w:t xml:space="preserve">43 </w:t>
            </w:r>
          </w:p>
        </w:tc>
        <w:tc>
          <w:tcPr>
            <w:tcW w:w="603" w:type="pct"/>
            <w:tcBorders>
              <w:top w:val="nil"/>
              <w:left w:val="nil"/>
              <w:bottom w:val="nil"/>
              <w:right w:val="single" w:sz="2" w:space="0" w:color="auto"/>
            </w:tcBorders>
          </w:tcPr>
          <w:p ns2:paraId="4810415C" ns2:textId="77777777" w:rsidR="00193AA9" w:rsidRPr="00D85E9B" w:rsidRDefault="00193AA9" w:rsidP="00FC5C60">
            <w:pPr>
              <w:tabs>
                <w:tab w:val="decimal" w:pos="347"/>
                <w:tab w:val="left" w:pos="427"/>
              </w:tabs>
              <w:spacing w:before="15" w:after="15"/>
              <w:rPr>
                <w:sz w:val="17"/>
                <w:szCs w:val="17"/>
              </w:rPr>
            </w:pPr>
            <w:r w:rsidRPr="00D85E9B">
              <w:rPr>
                <w:sz w:val="17"/>
                <w:szCs w:val="17"/>
              </w:rPr>
              <w:tab/>
              <w:t xml:space="preserve">(33.1) </w:t>
            </w:r>
          </w:p>
        </w:tc>
        <w:tc>
          <w:tcPr>
            <w:tcW w:w="602" w:type="pct"/>
            <w:tcBorders>
              <w:top w:val="nil"/>
              <w:left w:val="nil"/>
              <w:bottom w:val="nil"/>
              <w:right w:val="nil"/>
            </w:tcBorders>
          </w:tcPr>
          <w:p ns2:paraId="32A84CA0" ns2:textId="77777777" w:rsidR="00193AA9" w:rsidRPr="00D85E9B" w:rsidRDefault="00193AA9" w:rsidP="00FC5C60">
            <w:pPr>
              <w:tabs>
                <w:tab w:val="decimal" w:pos="510"/>
                <w:tab w:val="left" w:pos="590"/>
              </w:tabs>
              <w:spacing w:before="15" w:after="15"/>
              <w:rPr>
                <w:sz w:val="17"/>
                <w:szCs w:val="17"/>
              </w:rPr>
            </w:pPr>
            <w:r w:rsidRPr="00D85E9B">
              <w:rPr>
                <w:sz w:val="17"/>
                <w:szCs w:val="17"/>
              </w:rPr>
              <w:tab/>
              <w:t xml:space="preserve">70 </w:t>
            </w:r>
          </w:p>
        </w:tc>
        <w:tc>
          <w:tcPr>
            <w:tcW w:w="603" w:type="pct"/>
            <w:tcBorders>
              <w:top w:val="nil"/>
              <w:left w:val="nil"/>
              <w:bottom w:val="nil"/>
            </w:tcBorders>
          </w:tcPr>
          <w:p ns2:paraId="7D9066AB" ns2:textId="77777777" w:rsidR="00193AA9" w:rsidRPr="00D85E9B" w:rsidRDefault="00193AA9" w:rsidP="00FC5C60">
            <w:pPr>
              <w:tabs>
                <w:tab w:val="decimal" w:pos="347"/>
                <w:tab w:val="left" w:pos="427"/>
              </w:tabs>
              <w:spacing w:before="15" w:after="15"/>
              <w:rPr>
                <w:sz w:val="17"/>
                <w:szCs w:val="17"/>
              </w:rPr>
            </w:pPr>
            <w:r w:rsidRPr="00D85E9B">
              <w:rPr>
                <w:sz w:val="17"/>
                <w:szCs w:val="17"/>
              </w:rPr>
              <w:tab/>
              <w:t xml:space="preserve">(53.0) </w:t>
            </w:r>
          </w:p>
        </w:tc>
      </w:tr>
      <w:tr w:rsidR="00193AA9" w:rsidRPr="00D85E9B" ns2:paraId="6120A249" ns2:textId="77777777" w:rsidTr="00D85E9B">
        <w:tblPrEx>
          <w:tblBorders>
            <w:top w:val="single" w:sz="6" w:space="0" w:color="auto"/>
            <w:bottom w:val="single" w:sz="6" w:space="0" w:color="auto"/>
          </w:tblBorders>
        </w:tblPrEx>
        <w:trPr>
          <w:jc w:val="center"/>
        </w:trPr>
        <w:tc>
          <w:tcPr>
            <w:tcW w:w="2590" w:type="pct"/>
            <w:tcBorders>
              <w:top w:val="nil"/>
              <w:bottom w:val="nil"/>
              <w:right w:val="single" w:sz="2" w:space="0" w:color="auto"/>
            </w:tcBorders>
          </w:tcPr>
          <w:p ns2:paraId="01138685" ns2:textId="77777777" w:rsidR="00193AA9" w:rsidRPr="00D85E9B" w:rsidRDefault="00193AA9" w:rsidP="00FC5C60">
            <w:pPr>
              <w:spacing w:before="15" w:after="15"/>
              <w:ind w:left="160" w:right="1" w:hanging="160"/>
              <w:rPr>
                <w:sz w:val="17"/>
                <w:szCs w:val="17"/>
              </w:rPr>
            </w:pPr>
            <w:r w:rsidRPr="00D85E9B">
              <w:rPr>
                <w:sz w:val="17"/>
                <w:szCs w:val="17"/>
              </w:rPr>
              <w:t xml:space="preserve">    Lost To Follow-Up </w:t>
            </w:r>
          </w:p>
        </w:tc>
        <w:tc>
          <w:tcPr>
            <w:tcW w:w="602" w:type="pct"/>
            <w:tcBorders>
              <w:top w:val="nil"/>
              <w:left w:val="nil"/>
              <w:bottom w:val="nil"/>
              <w:right w:val="nil"/>
            </w:tcBorders>
          </w:tcPr>
          <w:p ns2:paraId="651C4A05" ns2:textId="77777777" w:rsidR="00193AA9" w:rsidRPr="00D85E9B" w:rsidRDefault="00193AA9" w:rsidP="00FC5C60">
            <w:pPr>
              <w:tabs>
                <w:tab w:val="decimal" w:pos="510"/>
                <w:tab w:val="left" w:pos="590"/>
              </w:tabs>
              <w:spacing w:before="15" w:after="15"/>
              <w:rPr>
                <w:sz w:val="17"/>
                <w:szCs w:val="17"/>
              </w:rPr>
            </w:pPr>
            <w:r w:rsidRPr="00D85E9B">
              <w:rPr>
                <w:sz w:val="17"/>
                <w:szCs w:val="17"/>
              </w:rPr>
              <w:tab/>
              <w:t xml:space="preserve">3 </w:t>
            </w:r>
          </w:p>
        </w:tc>
        <w:tc>
          <w:tcPr>
            <w:tcW w:w="603" w:type="pct"/>
            <w:tcBorders>
              <w:top w:val="nil"/>
              <w:left w:val="nil"/>
              <w:bottom w:val="nil"/>
              <w:right w:val="single" w:sz="2" w:space="0" w:color="auto"/>
            </w:tcBorders>
          </w:tcPr>
          <w:p ns2:paraId="09509A61" ns2:textId="77777777" w:rsidR="00193AA9" w:rsidRPr="00D85E9B" w:rsidRDefault="00193AA9" w:rsidP="00FC5C60">
            <w:pPr>
              <w:tabs>
                <w:tab w:val="decimal" w:pos="347"/>
                <w:tab w:val="left" w:pos="427"/>
              </w:tabs>
              <w:spacing w:before="15" w:after="15"/>
              <w:rPr>
                <w:sz w:val="17"/>
                <w:szCs w:val="17"/>
              </w:rPr>
            </w:pPr>
            <w:r w:rsidRPr="00D85E9B">
              <w:rPr>
                <w:sz w:val="17"/>
                <w:szCs w:val="17"/>
              </w:rPr>
              <w:tab/>
              <w:t xml:space="preserve">(2.3) </w:t>
            </w:r>
          </w:p>
        </w:tc>
        <w:tc>
          <w:tcPr>
            <w:tcW w:w="602" w:type="pct"/>
            <w:tcBorders>
              <w:top w:val="nil"/>
              <w:left w:val="nil"/>
              <w:bottom w:val="nil"/>
              <w:right w:val="nil"/>
            </w:tcBorders>
          </w:tcPr>
          <w:p ns2:paraId="743F4424" ns2:textId="77777777" w:rsidR="00193AA9" w:rsidRPr="00D85E9B" w:rsidRDefault="00193AA9" w:rsidP="00FC5C60">
            <w:pPr>
              <w:tabs>
                <w:tab w:val="decimal" w:pos="510"/>
                <w:tab w:val="left" w:pos="590"/>
              </w:tabs>
              <w:spacing w:before="15" w:after="15"/>
              <w:rPr>
                <w:sz w:val="17"/>
                <w:szCs w:val="17"/>
              </w:rPr>
            </w:pPr>
            <w:r w:rsidRPr="00D85E9B">
              <w:rPr>
                <w:sz w:val="17"/>
                <w:szCs w:val="17"/>
              </w:rPr>
              <w:tab/>
              <w:t xml:space="preserve">1 </w:t>
            </w:r>
          </w:p>
        </w:tc>
        <w:tc>
          <w:tcPr>
            <w:tcW w:w="603" w:type="pct"/>
            <w:tcBorders>
              <w:top w:val="nil"/>
              <w:left w:val="nil"/>
              <w:bottom w:val="nil"/>
            </w:tcBorders>
          </w:tcPr>
          <w:p ns2:paraId="3A260F2A" ns2:textId="77777777" w:rsidR="00193AA9" w:rsidRPr="00D85E9B" w:rsidRDefault="00193AA9" w:rsidP="00FC5C60">
            <w:pPr>
              <w:tabs>
                <w:tab w:val="decimal" w:pos="347"/>
                <w:tab w:val="left" w:pos="427"/>
              </w:tabs>
              <w:spacing w:before="15" w:after="15"/>
              <w:rPr>
                <w:sz w:val="17"/>
                <w:szCs w:val="17"/>
              </w:rPr>
            </w:pPr>
            <w:r w:rsidRPr="00D85E9B">
              <w:rPr>
                <w:sz w:val="17"/>
                <w:szCs w:val="17"/>
              </w:rPr>
              <w:tab/>
              <w:t xml:space="preserve">(0.8) </w:t>
            </w:r>
          </w:p>
        </w:tc>
      </w:tr>
      <w:tr w:rsidR="00193AA9" w:rsidRPr="00D85E9B" ns2:paraId="779C27A3" ns2:textId="77777777" w:rsidTr="00D85E9B">
        <w:tblPrEx>
          <w:tblBorders>
            <w:top w:val="single" w:sz="6" w:space="0" w:color="auto"/>
            <w:bottom w:val="single" w:sz="6" w:space="0" w:color="auto"/>
          </w:tblBorders>
        </w:tblPrEx>
        <w:trPr>
          <w:jc w:val="center"/>
        </w:trPr>
        <w:tc>
          <w:tcPr>
            <w:tcW w:w="2590" w:type="pct"/>
            <w:tcBorders>
              <w:top w:val="nil"/>
              <w:bottom w:val="nil"/>
              <w:right w:val="single" w:sz="2" w:space="0" w:color="auto"/>
            </w:tcBorders>
          </w:tcPr>
          <w:p ns2:paraId="3BFEB72B" ns2:textId="77777777" w:rsidR="00193AA9" w:rsidRPr="00D85E9B" w:rsidRDefault="00193AA9" w:rsidP="00FC5C60">
            <w:pPr>
              <w:spacing w:before="15" w:after="15"/>
              <w:ind w:left="160" w:right="1" w:hanging="160"/>
              <w:rPr>
                <w:sz w:val="17"/>
                <w:szCs w:val="17"/>
              </w:rPr>
            </w:pPr>
            <w:r w:rsidRPr="00D85E9B">
              <w:rPr>
                <w:sz w:val="17"/>
                <w:szCs w:val="17"/>
              </w:rPr>
              <w:t xml:space="preserve">    Withdrawal By Subject/Guardian </w:t>
            </w:r>
          </w:p>
        </w:tc>
        <w:tc>
          <w:tcPr>
            <w:tcW w:w="602" w:type="pct"/>
            <w:tcBorders>
              <w:top w:val="nil"/>
              <w:left w:val="nil"/>
              <w:bottom w:val="nil"/>
              <w:right w:val="nil"/>
            </w:tcBorders>
          </w:tcPr>
          <w:p ns2:paraId="35C5AEA2" ns2:textId="77777777" w:rsidR="00193AA9" w:rsidRPr="00D85E9B" w:rsidRDefault="00193AA9" w:rsidP="00FC5C60">
            <w:pPr>
              <w:tabs>
                <w:tab w:val="decimal" w:pos="510"/>
                <w:tab w:val="left" w:pos="590"/>
              </w:tabs>
              <w:spacing w:before="15" w:after="15"/>
              <w:rPr>
                <w:sz w:val="17"/>
                <w:szCs w:val="17"/>
              </w:rPr>
            </w:pPr>
            <w:r w:rsidRPr="00D85E9B">
              <w:rPr>
                <w:sz w:val="17"/>
                <w:szCs w:val="17"/>
              </w:rPr>
              <w:tab/>
              <w:t xml:space="preserve">3 </w:t>
            </w:r>
          </w:p>
        </w:tc>
        <w:tc>
          <w:tcPr>
            <w:tcW w:w="603" w:type="pct"/>
            <w:tcBorders>
              <w:top w:val="nil"/>
              <w:left w:val="nil"/>
              <w:bottom w:val="nil"/>
              <w:right w:val="single" w:sz="2" w:space="0" w:color="auto"/>
            </w:tcBorders>
          </w:tcPr>
          <w:p ns2:paraId="7BC957A9" ns2:textId="77777777" w:rsidR="00193AA9" w:rsidRPr="00D85E9B" w:rsidRDefault="00193AA9" w:rsidP="00FC5C60">
            <w:pPr>
              <w:tabs>
                <w:tab w:val="decimal" w:pos="347"/>
                <w:tab w:val="left" w:pos="427"/>
              </w:tabs>
              <w:spacing w:before="15" w:after="15"/>
              <w:rPr>
                <w:sz w:val="17"/>
                <w:szCs w:val="17"/>
              </w:rPr>
            </w:pPr>
            <w:r w:rsidRPr="00D85E9B">
              <w:rPr>
                <w:sz w:val="17"/>
                <w:szCs w:val="17"/>
              </w:rPr>
              <w:tab/>
              <w:t xml:space="preserve">(2.3) </w:t>
            </w:r>
          </w:p>
        </w:tc>
        <w:tc>
          <w:tcPr>
            <w:tcW w:w="602" w:type="pct"/>
            <w:tcBorders>
              <w:top w:val="nil"/>
              <w:left w:val="nil"/>
              <w:bottom w:val="nil"/>
              <w:right w:val="nil"/>
            </w:tcBorders>
          </w:tcPr>
          <w:p ns2:paraId="7634F44A" ns2:textId="77777777" w:rsidR="00193AA9" w:rsidRPr="00D85E9B" w:rsidRDefault="00193AA9" w:rsidP="00FC5C60">
            <w:pPr>
              <w:tabs>
                <w:tab w:val="decimal" w:pos="510"/>
                <w:tab w:val="left" w:pos="590"/>
              </w:tabs>
              <w:spacing w:before="15" w:after="15"/>
              <w:rPr>
                <w:sz w:val="17"/>
                <w:szCs w:val="17"/>
              </w:rPr>
            </w:pPr>
            <w:r w:rsidRPr="00D85E9B">
              <w:rPr>
                <w:sz w:val="17"/>
                <w:szCs w:val="17"/>
              </w:rPr>
              <w:tab/>
              <w:t xml:space="preserve">2 </w:t>
            </w:r>
          </w:p>
        </w:tc>
        <w:tc>
          <w:tcPr>
            <w:tcW w:w="603" w:type="pct"/>
            <w:tcBorders>
              <w:top w:val="nil"/>
              <w:left w:val="nil"/>
              <w:bottom w:val="nil"/>
            </w:tcBorders>
          </w:tcPr>
          <w:p ns2:paraId="688CAB7F" ns2:textId="77777777" w:rsidR="00193AA9" w:rsidRPr="00D85E9B" w:rsidRDefault="00193AA9" w:rsidP="00FC5C60">
            <w:pPr>
              <w:tabs>
                <w:tab w:val="decimal" w:pos="347"/>
                <w:tab w:val="left" w:pos="427"/>
              </w:tabs>
              <w:spacing w:before="15" w:after="15"/>
              <w:rPr>
                <w:sz w:val="17"/>
                <w:szCs w:val="17"/>
              </w:rPr>
            </w:pPr>
            <w:r w:rsidRPr="00D85E9B">
              <w:rPr>
                <w:sz w:val="17"/>
                <w:szCs w:val="17"/>
              </w:rPr>
              <w:tab/>
              <w:t xml:space="preserve">(1.5) </w:t>
            </w:r>
          </w:p>
        </w:tc>
      </w:tr>
      <w:tr w:rsidR="00193AA9" w:rsidRPr="00D85E9B" ns2:paraId="77D13F18" ns2:textId="77777777" w:rsidTr="00D85E9B">
        <w:tblPrEx>
          <w:tblBorders>
            <w:top w:val="single" w:sz="6" w:space="0" w:color="auto"/>
            <w:bottom w:val="single" w:sz="6" w:space="0" w:color="auto"/>
          </w:tblBorders>
        </w:tblPrEx>
        <w:trPr>
          <w:jc w:val="center"/>
        </w:trPr>
        <w:tc>
          <w:tcPr>
            <w:tcW w:w="2590" w:type="pct"/>
            <w:tcBorders>
              <w:top w:val="nil"/>
              <w:bottom w:val="single" w:sz="2" w:space="0" w:color="auto"/>
              <w:right w:val="single" w:sz="2" w:space="0" w:color="auto"/>
            </w:tcBorders>
          </w:tcPr>
          <w:p ns2:paraId="3CA985C3" ns2:textId="77777777" w:rsidR="00193AA9" w:rsidRPr="00D85E9B" w:rsidRDefault="00193AA9" w:rsidP="00FC5C60">
            <w:pPr>
              <w:spacing w:before="15" w:after="15"/>
              <w:ind w:left="160" w:right="1" w:hanging="160"/>
              <w:rPr>
                <w:sz w:val="17"/>
                <w:szCs w:val="17"/>
              </w:rPr>
            </w:pPr>
            <w:r w:rsidRPr="00D85E9B">
              <w:rPr>
                <w:sz w:val="17"/>
                <w:szCs w:val="17"/>
              </w:rPr>
              <w:t xml:space="preserve"> Status Not Recorded </w:t>
            </w:r>
          </w:p>
        </w:tc>
        <w:tc>
          <w:tcPr>
            <w:tcW w:w="602" w:type="pct"/>
            <w:tcBorders>
              <w:top w:val="nil"/>
              <w:left w:val="nil"/>
              <w:bottom w:val="single" w:sz="2" w:space="0" w:color="auto"/>
              <w:right w:val="nil"/>
            </w:tcBorders>
          </w:tcPr>
          <w:p ns2:paraId="4E7D52E5" ns2:textId="77777777" w:rsidR="00193AA9" w:rsidRPr="00D85E9B" w:rsidRDefault="00193AA9" w:rsidP="00FC5C60">
            <w:pPr>
              <w:tabs>
                <w:tab w:val="decimal" w:pos="510"/>
                <w:tab w:val="left" w:pos="590"/>
              </w:tabs>
              <w:spacing w:before="15" w:after="15"/>
              <w:rPr>
                <w:sz w:val="17"/>
                <w:szCs w:val="17"/>
              </w:rPr>
            </w:pPr>
            <w:r w:rsidRPr="00D85E9B">
              <w:rPr>
                <w:sz w:val="17"/>
                <w:szCs w:val="17"/>
              </w:rPr>
              <w:tab/>
              <w:t xml:space="preserve">81 </w:t>
            </w:r>
          </w:p>
        </w:tc>
        <w:tc>
          <w:tcPr>
            <w:tcW w:w="603" w:type="pct"/>
            <w:tcBorders>
              <w:top w:val="nil"/>
              <w:left w:val="nil"/>
              <w:bottom w:val="single" w:sz="2" w:space="0" w:color="auto"/>
              <w:right w:val="single" w:sz="2" w:space="0" w:color="auto"/>
            </w:tcBorders>
          </w:tcPr>
          <w:p ns2:paraId="38E1F8DA" ns2:textId="77777777" w:rsidR="00193AA9" w:rsidRPr="00D85E9B" w:rsidRDefault="00193AA9" w:rsidP="00FC5C60">
            <w:pPr>
              <w:tabs>
                <w:tab w:val="decimal" w:pos="347"/>
                <w:tab w:val="left" w:pos="427"/>
              </w:tabs>
              <w:spacing w:before="15" w:after="15"/>
              <w:rPr>
                <w:sz w:val="17"/>
                <w:szCs w:val="17"/>
              </w:rPr>
            </w:pPr>
            <w:r w:rsidRPr="00D85E9B">
              <w:rPr>
                <w:sz w:val="17"/>
                <w:szCs w:val="17"/>
              </w:rPr>
              <w:tab/>
              <w:t xml:space="preserve">(62.3) </w:t>
            </w:r>
          </w:p>
        </w:tc>
        <w:tc>
          <w:tcPr>
            <w:tcW w:w="602" w:type="pct"/>
            <w:tcBorders>
              <w:top w:val="nil"/>
              <w:left w:val="nil"/>
              <w:bottom w:val="single" w:sz="2" w:space="0" w:color="auto"/>
              <w:right w:val="nil"/>
            </w:tcBorders>
          </w:tcPr>
          <w:p ns2:paraId="50149EFB" ns2:textId="77777777" w:rsidR="00193AA9" w:rsidRPr="00D85E9B" w:rsidRDefault="00193AA9" w:rsidP="00FC5C60">
            <w:pPr>
              <w:tabs>
                <w:tab w:val="decimal" w:pos="510"/>
                <w:tab w:val="left" w:pos="590"/>
              </w:tabs>
              <w:spacing w:before="15" w:after="15"/>
              <w:rPr>
                <w:sz w:val="17"/>
                <w:szCs w:val="17"/>
              </w:rPr>
            </w:pPr>
            <w:r w:rsidRPr="00D85E9B">
              <w:rPr>
                <w:sz w:val="17"/>
                <w:szCs w:val="17"/>
              </w:rPr>
              <w:tab/>
              <w:t xml:space="preserve">59 </w:t>
            </w:r>
          </w:p>
        </w:tc>
        <w:tc>
          <w:tcPr>
            <w:tcW w:w="603" w:type="pct"/>
            <w:tcBorders>
              <w:top w:val="nil"/>
              <w:left w:val="nil"/>
              <w:bottom w:val="single" w:sz="2" w:space="0" w:color="auto"/>
            </w:tcBorders>
          </w:tcPr>
          <w:p ns2:paraId="4223F094" ns2:textId="77777777" w:rsidR="00193AA9" w:rsidRPr="00D85E9B" w:rsidRDefault="00193AA9" w:rsidP="00FC5C60">
            <w:pPr>
              <w:tabs>
                <w:tab w:val="decimal" w:pos="347"/>
                <w:tab w:val="left" w:pos="427"/>
              </w:tabs>
              <w:spacing w:before="15" w:after="15"/>
              <w:rPr>
                <w:sz w:val="17"/>
                <w:szCs w:val="17"/>
              </w:rPr>
            </w:pPr>
            <w:r w:rsidRPr="00D85E9B">
              <w:rPr>
                <w:sz w:val="17"/>
                <w:szCs w:val="17"/>
              </w:rPr>
              <w:tab/>
              <w:t xml:space="preserve">(44.7) </w:t>
            </w:r>
          </w:p>
        </w:tc>
      </w:tr>
      <w:tr w:rsidR="00193AA9" w:rsidRPr="00D85E9B" ns2:paraId="764D01C9" ns2:textId="77777777" w:rsidTr="00D85E9B">
        <w:tblPrEx>
          <w:tblBorders>
            <w:top w:val="single" w:sz="6" w:space="0" w:color="auto"/>
            <w:bottom w:val="single" w:sz="6" w:space="0" w:color="auto"/>
          </w:tblBorders>
        </w:tblPrEx>
        <w:trPr>
          <w:jc w:val="center"/>
        </w:trPr>
        <w:tc>
          <w:tcPr>
            <w:tcW w:w="5000" w:type="pct"/>
            <w:gridSpan w:val="5"/>
            <w:tcBorders>
              <w:top w:val="nil"/>
              <w:bottom w:val="double" w:sz="6" w:space="0" w:color="auto"/>
            </w:tcBorders>
          </w:tcPr>
          <w:p ns2:paraId="316E7A0D" ns2:textId="77777777" w:rsidR="00193AA9" w:rsidRPr="00D85E9B" w:rsidRDefault="00193AA9" w:rsidP="00FC5C60">
            <w:pPr>
              <w:spacing w:before="30" w:after="30"/>
              <w:ind w:left="160" w:right="1" w:hanging="160"/>
              <w:rPr>
                <w:sz w:val="17"/>
                <w:szCs w:val="17"/>
              </w:rPr>
            </w:pPr>
            <w:r w:rsidRPr="00D85E9B">
              <w:rPr>
                <w:sz w:val="17"/>
                <w:szCs w:val="17"/>
              </w:rPr>
              <w:t xml:space="preserve"> Database Cutoff Date: 30NOV2023</w:t>
            </w:r>
          </w:p>
        </w:tc>
      </w:tr>
      <w:tr w:rsidR="00193AA9" w:rsidRPr="00D85E9B" ns2:paraId="5BC30612" ns2:textId="77777777" w:rsidTr="00D85E9B">
        <w:tblPrEx>
          <w:tblBorders>
            <w:top w:val="none" w:sz="0" w:space="0" w:color="auto"/>
            <w:left w:val="none" w:sz="0" w:space="0" w:color="auto"/>
            <w:bottom w:val="none" w:sz="0" w:space="0" w:color="auto"/>
            <w:right w:val="none" w:sz="0" w:space="0" w:color="auto"/>
          </w:tblBorders>
        </w:tblPrEx>
        <w:trPr>
          <w:jc w:val="center"/>
        </w:trPr>
        <w:tc>
          <w:tcPr>
            <w:tcW w:w="5000" w:type="pct"/>
            <w:gridSpan w:val="5"/>
            <w:tcBorders>
              <w:top w:val="nil"/>
              <w:left w:val="nil"/>
              <w:bottom w:val="nil"/>
              <w:right w:val="nil"/>
            </w:tcBorders>
          </w:tcPr>
          <w:p ns2:paraId="034A7DA6" ns2:textId="77777777" w:rsidR="00193AA9" w:rsidRPr="00D85E9B" w:rsidRDefault="00193AA9" w:rsidP="00FC5C60">
            <w:pPr>
              <w:spacing w:before="15" w:after="15"/>
              <w:rPr>
                <w:sz w:val="17"/>
                <w:szCs w:val="17"/>
              </w:rPr>
            </w:pPr>
            <w:r w:rsidRPr="00D85E9B">
              <w:rPr>
                <w:sz w:val="17"/>
                <w:szCs w:val="17"/>
              </w:rPr>
              <w:t>Source:  [P014MK2870: adam-adsl]</w:t>
            </w:r>
          </w:p>
        </w:tc>
      </w:tr>
    </w:tbl>
    <w:p ns2:paraId="63CCC64B" ns2:textId="77777777" w:rsidR="00193AA9" w:rsidRPr="004E777F" w:rsidRDefault="00193AA9" w:rsidP="00431BFB">
      <w:pPr>
        <w:pStyle w:val="ListEnd"/>
      </w:pPr>
      <w:ins w:id="11212" w:author="GoldenCorpusHarness" w:date="2026-03-28T21:57:55Z">
        <w:r>
          <w:t>Table 34Study MK-2870-001 (KL264-01): Summary of Drug Exposure and Follow-up Duration by Phase 1 and Phase 2 (APaT Population)</w:t>
        </w:r>
      </w:ins>
    </w:p>
    <w:p ns2:paraId="4A7EA84C" ns2:textId="6162580E" w:rsidR="00C53131" w:rsidRDefault="00F208F9" w:rsidP="00D85E9B">
      <w:pPr>
        <w:pStyle w:val="Heading4"/>
        <w:spacing w:after="200"/>
      </w:pPr>
      <w:bookmarkStart w:id="387" w:name="_Toc180399950"/>
      <w:r>
        <w:t xml:space="preserve">Overall </w:t>
      </w:r>
      <w:r w:rsidRPr="00F76AC6">
        <w:t xml:space="preserve">Summary of Adverse </w:t>
      </w:r>
      <w:r w:rsidRPr="00252523">
        <w:t>Events</w:t>
      </w:r>
      <w:bookmarkEnd w:id="387"/>
      <w:r w:rsidR="002872B9" w:rsidRPr="00252523">
        <w:t xml:space="preserve"> </w:t>
      </w:r>
    </w:p>
    <w:p ns2:paraId="31D60B9A" ns2:textId="05FBC7EF" w:rsidR="0084166A" w:rsidRPr="0056266F" w:rsidRDefault="00C071DD" w:rsidP="00D85E9B">
      <w:pPr>
        <w:pStyle w:val="Paragraph"/>
        <w:spacing w:after="200"/>
      </w:pPr>
      <w:del w:id="11213" w:author="GoldenCorpusHarness" w:date="2026-03-28T21:57:55Z">
        <w:r>
          <w:delText>In Study MK-2870-014, as of the DCO (30-NOV-2023), the percentages of participants who had any and drug-related AEs, and AEs leading to discontinuation of study treatment were similar in the sac-TMT group and the control group. The percentages of participants who had any and drug-related Grade ≥3 AEs and SAEs, in the sac-TMT group were comparable with the control group (with the greatest percentage difference being &lt;10%); see description in [Sec. 5.4.5.3]. In the sac-TMT group, 4 participants (3.1%) experienced an AE resulting in death, of which 1 participant (0.8%) experienced multiple organ dysfunction syndrome, that was considered to be drugrelated by the investigator [Table 70]. In the control group, 2 participants (1.5%) experienced AEs resulting in death, and none were considered drug-related by the investigator [Table 37].</w:delText>
        </w:r>
      </w:del>
    </w:p>
    <w:p ns2:paraId="64853229" ns2:textId="1F073D15" w:rsidR="00890EA1" w:rsidRPr="0056266F" w:rsidRDefault="00C97037" w:rsidP="00D85E9B">
      <w:pPr>
        <w:pStyle w:val="Paragraph"/>
        <w:spacing w:after="200"/>
      </w:pPr>
      <w:del w:id="11214" w:author="GoldenCorpusHarness" w:date="2026-03-28T21:57:55Z">
        <w:r>
          <w:delText>The most common AEs (incidence ≥25%) by PT in participants treated with sac-TMT were anemia (83.8%), neutrophil count decreased (78.5%), WBC count decreased (76.2%), stomatitis (49.2%), platelet count decreased (40.8%), nausea (40.0%), vomiting (36.2%), rash (33.1%), alopecia and urinary tract infection (28.5% each), weight decreased (27.7%), ALT increased (26.9%) and hypoalbuminemia (25.4%) [Sec. 7.3] [Table 65].</w:delText>
        </w:r>
      </w:del>
    </w:p>
    <w:p ns2:paraId="5E55C8C4" ns2:textId="30003808" w:rsidR="007247CA" w:rsidRPr="00890EA1" w:rsidRDefault="007247CA" w:rsidP="00D85E9B">
      <w:pPr>
        <w:pStyle w:val="Paragraph"/>
        <w:spacing w:after="200"/>
      </w:pPr>
      <w:del w:id="11215" w:author="GoldenCorpusHarness" w:date="2026-03-28T21:57:55Z">
        <w:r>
          <w:delText>The most common AEs (incidence ≥25%) by PT in the placebo group were WBC count decreased (76.5%), neutrophil count decreased (74.2%), anemia (57.6%), AST increased (50.0%), ALT increased (36.4%), gamma-glutamyltransferase increased (28.8%), and platelet count decreased (25.8%) [</w:delText>
        </w:r>
      </w:del>
      <w:r>
        <w:t>Table 3</w:t>
      </w:r>
      <w:ins w:id="11216" w:author="GoldenCorpusHarness" w:date="2026-03-28T21:57:55Z">
        <w:r>
          <w:t>5Study MK-28</w:t>
        </w:r>
      </w:ins>
      <w:r>
        <w:t>7</w:t>
      </w:r>
      <w:del w:id="11217" w:author="GoldenCorpusHarness" w:date="2026-03-28T21:57:55Z">
        <w:r>
          <w:delText>].</w:delText>
        </w:r>
      </w:del>
      <w:ins w:id="11218" w:author="GoldenCorpusHarness" w:date="2026-03-28T21:57:55Z">
        <w:r>
          <w:t>0-001</w:t>
        </w:r>
      </w:ins>
      <w:r>
        <w:t xml:space="preserve"> </w:t>
      </w:r>
      <w:ins w:id="11219" w:author="GoldenCorpusHarness" w:date="2026-03-28T21:57:55Z">
        <w:r>
          <w:t>(KL264-01): Disposition of Participants by Sac-TMT Dose Levels for Phase 1 and Phase 2 (APaT Population)</w:t>
        </w:r>
      </w:ins>
    </w:p>
    <w:p ns2:paraId="64E246DA" ns2:textId="5F60C7B3" w:rsidR="00627842" w:rsidRDefault="0049194F" w:rsidP="00344616">
      <w:pPr>
        <w:pStyle w:val="TableTitle"/>
      </w:pPr>
      <w:bookmarkStart w:id="388" w:name="_Ref177342135"/>
      <w:bookmarkStart w:id="389" w:name="_Toc180400036"/>
      <w:r>
        <w:t xml:space="preserve">Table </w:t>
      </w:r>
      <w:r w:rsidR="00E45E19">
        <w:rPr>
          <w:noProof/>
        </w:rPr>
        <w:t>37</w:t>
      </w:r>
      <w:bookmarkEnd w:id="388"/>
      <w:r>
        <w:tab/>
      </w:r>
      <w:r w:rsidRPr="0049194F">
        <w:t>Study MK-2870-014 (SKB264-III-03): Adverse Event Summary (APaT Population)</w:t>
      </w:r>
      <w:bookmarkEnd w:id="389"/>
    </w:p>
    <w:tbl>
      <w:tblPr>
        <w:tblW w:w="5000" w:type="pct"/>
        <w:jc w:val="center"/>
        <w:tblBorders>
          <w:top w:val="double" w:sz="6" w:space="0" w:color="auto"/>
          <w:left w:val="single" w:sz="6" w:space="0" w:color="auto"/>
          <w:bottom w:val="double" w:sz="6" w:space="0" w:color="auto"/>
          <w:right w:val="single" w:sz="6" w:space="0" w:color="auto"/>
        </w:tblBorders>
        <w:tblCellMar>
          <w:left w:w="72" w:type="dxa"/>
          <w:right w:w="72" w:type="dxa"/>
        </w:tblCellMar>
        <w:tblLook w:val="0000" w:firstRow="0" w:lastRow="0" w:firstColumn="0" w:lastColumn="0" w:noHBand="0" w:noVBand="0"/>
      </w:tblPr>
      <w:tblGrid>
        <w:gridCol w:w="4492"/>
        <w:gridCol w:w="1123"/>
        <w:gridCol w:w="1123"/>
        <w:gridCol w:w="1123"/>
        <w:gridCol w:w="1123"/>
      </w:tblGrid>
      <w:tr w:rsidR="00890EA1" w:rsidRPr="00D85E9B" ns2:paraId="796D6684" ns2:textId="77777777" w:rsidTr="00D85E9B">
        <w:trPr>
          <w:jc w:val="center"/>
        </w:trPr>
        <w:tc>
          <w:tcPr>
            <w:tcW w:w="2500" w:type="pct"/>
            <w:tcBorders>
              <w:top w:val="double" w:sz="6" w:space="0" w:color="auto"/>
              <w:bottom w:val="nil"/>
              <w:right w:val="single" w:sz="2" w:space="0" w:color="auto"/>
            </w:tcBorders>
          </w:tcPr>
          <w:p ns2:paraId="57C511FB" ns2:textId="77777777" w:rsidR="00890EA1" w:rsidRPr="00D85E9B" w:rsidRDefault="00890EA1" w:rsidP="00D85E9B">
            <w:pPr>
              <w:spacing w:before="15" w:after="15"/>
              <w:rPr>
                <w:sz w:val="17"/>
                <w:szCs w:val="17"/>
              </w:rPr>
            </w:pPr>
            <w:bookmarkStart w:id="390" w:name="_Hlk173823121"/>
          </w:p>
        </w:tc>
        <w:tc>
          <w:tcPr>
            <w:tcW w:w="1250" w:type="pct"/>
            <w:gridSpan w:val="2"/>
            <w:tcBorders>
              <w:top w:val="double" w:sz="6" w:space="0" w:color="auto"/>
              <w:left w:val="nil"/>
              <w:bottom w:val="single" w:sz="2" w:space="0" w:color="auto"/>
              <w:right w:val="single" w:sz="2" w:space="0" w:color="auto"/>
            </w:tcBorders>
          </w:tcPr>
          <w:p ns2:paraId="3E4F9C88" ns2:textId="7C8BF366" w:rsidR="00890EA1" w:rsidRPr="00D85E9B" w:rsidRDefault="0050331B" w:rsidP="00D85E9B">
            <w:pPr>
              <w:spacing w:before="15" w:after="15"/>
              <w:jc w:val="center"/>
              <w:rPr>
                <w:sz w:val="17"/>
                <w:szCs w:val="17"/>
              </w:rPr>
            </w:pPr>
            <w:r w:rsidRPr="00D85E9B">
              <w:rPr>
                <w:sz w:val="17"/>
                <w:szCs w:val="17"/>
              </w:rPr>
              <w:t>sac-TMT</w:t>
            </w:r>
            <w:r w:rsidR="00890EA1" w:rsidRPr="00D85E9B">
              <w:rPr>
                <w:sz w:val="17"/>
                <w:szCs w:val="17"/>
              </w:rPr>
              <w:t xml:space="preserve"> 5 mg/kg </w:t>
            </w:r>
          </w:p>
        </w:tc>
        <w:tc>
          <w:tcPr>
            <w:tcW w:w="1250" w:type="pct"/>
            <w:gridSpan w:val="2"/>
            <w:tcBorders>
              <w:top w:val="double" w:sz="6" w:space="0" w:color="auto"/>
              <w:left w:val="nil"/>
              <w:bottom w:val="single" w:sz="2" w:space="0" w:color="auto"/>
            </w:tcBorders>
          </w:tcPr>
          <w:p ns2:paraId="0F34D8CA" ns2:textId="77777777" w:rsidR="00890EA1" w:rsidRPr="00D85E9B" w:rsidRDefault="00890EA1" w:rsidP="00D85E9B">
            <w:pPr>
              <w:spacing w:before="15" w:after="15"/>
              <w:jc w:val="center"/>
              <w:rPr>
                <w:sz w:val="17"/>
                <w:szCs w:val="17"/>
              </w:rPr>
            </w:pPr>
            <w:r w:rsidRPr="00D85E9B">
              <w:rPr>
                <w:sz w:val="17"/>
                <w:szCs w:val="17"/>
              </w:rPr>
              <w:t xml:space="preserve">Control </w:t>
            </w:r>
          </w:p>
        </w:tc>
      </w:tr>
      <w:tr w:rsidR="00890EA1" w:rsidRPr="00D85E9B" ns2:paraId="0F9E889F" ns2:textId="77777777" w:rsidTr="00D85E9B">
        <w:tblPrEx>
          <w:tblBorders>
            <w:top w:val="single" w:sz="6" w:space="0" w:color="auto"/>
            <w:bottom w:val="single" w:sz="6" w:space="0" w:color="auto"/>
          </w:tblBorders>
        </w:tblPrEx>
        <w:trPr>
          <w:jc w:val="center"/>
        </w:trPr>
        <w:tc>
          <w:tcPr>
            <w:tcW w:w="2500" w:type="pct"/>
            <w:tcBorders>
              <w:top w:val="nil"/>
              <w:bottom w:val="single" w:sz="2" w:space="0" w:color="auto"/>
              <w:right w:val="single" w:sz="2" w:space="0" w:color="auto"/>
            </w:tcBorders>
          </w:tcPr>
          <w:p ns2:paraId="7502CB70" ns2:textId="77777777" w:rsidR="00890EA1" w:rsidRPr="00D85E9B" w:rsidRDefault="00890EA1" w:rsidP="00D85E9B">
            <w:pPr>
              <w:spacing w:before="15" w:after="15"/>
              <w:rPr>
                <w:sz w:val="17"/>
                <w:szCs w:val="17"/>
              </w:rPr>
            </w:pPr>
          </w:p>
        </w:tc>
        <w:tc>
          <w:tcPr>
            <w:tcW w:w="625" w:type="pct"/>
            <w:tcBorders>
              <w:top w:val="nil"/>
              <w:left w:val="nil"/>
              <w:bottom w:val="single" w:sz="2" w:space="0" w:color="auto"/>
              <w:right w:val="nil"/>
            </w:tcBorders>
          </w:tcPr>
          <w:p ns2:paraId="074380B3" ns2:textId="77777777" w:rsidR="00890EA1" w:rsidRPr="00D85E9B" w:rsidRDefault="00890EA1" w:rsidP="00D85E9B">
            <w:pPr>
              <w:spacing w:before="15" w:after="15"/>
              <w:jc w:val="center"/>
              <w:rPr>
                <w:sz w:val="17"/>
                <w:szCs w:val="17"/>
              </w:rPr>
            </w:pPr>
            <w:r w:rsidRPr="00D85E9B">
              <w:rPr>
                <w:sz w:val="17"/>
                <w:szCs w:val="17"/>
              </w:rPr>
              <w:t xml:space="preserve">n </w:t>
            </w:r>
          </w:p>
        </w:tc>
        <w:tc>
          <w:tcPr>
            <w:tcW w:w="625" w:type="pct"/>
            <w:tcBorders>
              <w:top w:val="nil"/>
              <w:left w:val="nil"/>
              <w:bottom w:val="single" w:sz="2" w:space="0" w:color="auto"/>
              <w:right w:val="single" w:sz="2" w:space="0" w:color="auto"/>
            </w:tcBorders>
          </w:tcPr>
          <w:p ns2:paraId="43AD13FE" ns2:textId="77777777" w:rsidR="00890EA1" w:rsidRPr="00D85E9B" w:rsidRDefault="00890EA1" w:rsidP="00D85E9B">
            <w:pPr>
              <w:spacing w:before="15" w:after="15"/>
              <w:jc w:val="center"/>
              <w:rPr>
                <w:sz w:val="17"/>
                <w:szCs w:val="17"/>
              </w:rPr>
            </w:pPr>
            <w:r w:rsidRPr="00D85E9B">
              <w:rPr>
                <w:sz w:val="17"/>
                <w:szCs w:val="17"/>
              </w:rPr>
              <w:t xml:space="preserve">(%) </w:t>
            </w:r>
          </w:p>
        </w:tc>
        <w:tc>
          <w:tcPr>
            <w:tcW w:w="625" w:type="pct"/>
            <w:tcBorders>
              <w:top w:val="nil"/>
              <w:left w:val="nil"/>
              <w:bottom w:val="single" w:sz="2" w:space="0" w:color="auto"/>
              <w:right w:val="nil"/>
            </w:tcBorders>
          </w:tcPr>
          <w:p ns2:paraId="61E4BD41" ns2:textId="77777777" w:rsidR="00890EA1" w:rsidRPr="00D85E9B" w:rsidRDefault="00890EA1" w:rsidP="00D85E9B">
            <w:pPr>
              <w:spacing w:before="15" w:after="15"/>
              <w:jc w:val="center"/>
              <w:rPr>
                <w:sz w:val="17"/>
                <w:szCs w:val="17"/>
              </w:rPr>
            </w:pPr>
            <w:r w:rsidRPr="00D85E9B">
              <w:rPr>
                <w:sz w:val="17"/>
                <w:szCs w:val="17"/>
              </w:rPr>
              <w:t xml:space="preserve">n </w:t>
            </w:r>
          </w:p>
        </w:tc>
        <w:tc>
          <w:tcPr>
            <w:tcW w:w="625" w:type="pct"/>
            <w:tcBorders>
              <w:top w:val="nil"/>
              <w:left w:val="nil"/>
              <w:bottom w:val="single" w:sz="2" w:space="0" w:color="auto"/>
            </w:tcBorders>
          </w:tcPr>
          <w:p ns2:paraId="1F3D597B" ns2:textId="77777777" w:rsidR="00890EA1" w:rsidRPr="00D85E9B" w:rsidRDefault="00890EA1" w:rsidP="00D85E9B">
            <w:pPr>
              <w:spacing w:before="15" w:after="15"/>
              <w:jc w:val="center"/>
              <w:rPr>
                <w:sz w:val="17"/>
                <w:szCs w:val="17"/>
              </w:rPr>
            </w:pPr>
            <w:r w:rsidRPr="00D85E9B">
              <w:rPr>
                <w:sz w:val="17"/>
                <w:szCs w:val="17"/>
              </w:rPr>
              <w:t xml:space="preserve">(%) </w:t>
            </w:r>
          </w:p>
        </w:tc>
      </w:tr>
      <w:tr w:rsidR="00890EA1" w:rsidRPr="00D85E9B" ns2:paraId="0D4DDF51" ns2:textId="77777777" w:rsidTr="00D85E9B">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4FEBF36F" ns2:textId="77777777" w:rsidR="00890EA1" w:rsidRPr="00D85E9B" w:rsidRDefault="00890EA1" w:rsidP="00D85E9B">
            <w:pPr>
              <w:spacing w:before="15" w:after="15"/>
              <w:ind w:left="160" w:right="1" w:hanging="160"/>
              <w:rPr>
                <w:sz w:val="17"/>
                <w:szCs w:val="17"/>
              </w:rPr>
            </w:pPr>
            <w:r w:rsidRPr="00D85E9B">
              <w:rPr>
                <w:sz w:val="17"/>
                <w:szCs w:val="17"/>
              </w:rPr>
              <w:t xml:space="preserve"> Participants in population </w:t>
            </w:r>
          </w:p>
        </w:tc>
        <w:tc>
          <w:tcPr>
            <w:tcW w:w="625" w:type="pct"/>
            <w:tcBorders>
              <w:top w:val="nil"/>
              <w:left w:val="nil"/>
              <w:bottom w:val="nil"/>
              <w:right w:val="nil"/>
            </w:tcBorders>
          </w:tcPr>
          <w:p ns2:paraId="29E6C197" ns2: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130 </w:t>
            </w:r>
          </w:p>
        </w:tc>
        <w:tc>
          <w:tcPr>
            <w:tcW w:w="625" w:type="pct"/>
            <w:tcBorders>
              <w:top w:val="nil"/>
              <w:left w:val="nil"/>
              <w:bottom w:val="nil"/>
              <w:right w:val="single" w:sz="2" w:space="0" w:color="auto"/>
            </w:tcBorders>
          </w:tcPr>
          <w:p ns2:paraId="149D96A6" ns2:textId="77777777" w:rsidR="00890EA1" w:rsidRPr="00D85E9B" w:rsidRDefault="00890EA1" w:rsidP="00D85E9B">
            <w:pPr>
              <w:tabs>
                <w:tab w:val="decimal" w:pos="364"/>
                <w:tab w:val="left" w:pos="444"/>
              </w:tabs>
              <w:spacing w:before="15" w:after="15"/>
              <w:rPr>
                <w:sz w:val="17"/>
                <w:szCs w:val="17"/>
              </w:rPr>
            </w:pPr>
            <w:r w:rsidRPr="00D85E9B">
              <w:rPr>
                <w:sz w:val="17"/>
                <w:szCs w:val="17"/>
              </w:rPr>
              <w:tab/>
            </w:r>
          </w:p>
        </w:tc>
        <w:tc>
          <w:tcPr>
            <w:tcW w:w="625" w:type="pct"/>
            <w:tcBorders>
              <w:top w:val="nil"/>
              <w:left w:val="nil"/>
              <w:bottom w:val="nil"/>
              <w:right w:val="nil"/>
            </w:tcBorders>
          </w:tcPr>
          <w:p ns2:paraId="7CA91B25" ns2: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132 </w:t>
            </w:r>
          </w:p>
        </w:tc>
        <w:tc>
          <w:tcPr>
            <w:tcW w:w="625" w:type="pct"/>
            <w:tcBorders>
              <w:top w:val="nil"/>
              <w:left w:val="nil"/>
              <w:bottom w:val="nil"/>
            </w:tcBorders>
          </w:tcPr>
          <w:p ns2:paraId="7E834729" ns2:textId="77777777" w:rsidR="00890EA1" w:rsidRPr="00D85E9B" w:rsidRDefault="00890EA1" w:rsidP="00D85E9B">
            <w:pPr>
              <w:tabs>
                <w:tab w:val="decimal" w:pos="364"/>
                <w:tab w:val="left" w:pos="444"/>
              </w:tabs>
              <w:spacing w:before="15" w:after="15"/>
              <w:rPr>
                <w:sz w:val="17"/>
                <w:szCs w:val="17"/>
              </w:rPr>
            </w:pPr>
            <w:r w:rsidRPr="00D85E9B">
              <w:rPr>
                <w:sz w:val="17"/>
                <w:szCs w:val="17"/>
              </w:rPr>
              <w:tab/>
            </w:r>
          </w:p>
        </w:tc>
      </w:tr>
      <w:tr w:rsidR="00890EA1" w:rsidRPr="00D85E9B" ns2:paraId="7F9DF570" ns2:textId="77777777" w:rsidTr="00D85E9B">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7F7CDDCB" ns2:textId="77777777" w:rsidR="00890EA1" w:rsidRPr="00D85E9B" w:rsidRDefault="00890EA1" w:rsidP="00D85E9B">
            <w:pPr>
              <w:spacing w:before="15" w:after="15"/>
              <w:ind w:left="160" w:right="1" w:hanging="160"/>
              <w:rPr>
                <w:sz w:val="17"/>
                <w:szCs w:val="17"/>
              </w:rPr>
            </w:pPr>
            <w:r w:rsidRPr="00D85E9B">
              <w:rPr>
                <w:sz w:val="17"/>
                <w:szCs w:val="17"/>
              </w:rPr>
              <w:t xml:space="preserve">   with one or more adverse events </w:t>
            </w:r>
          </w:p>
        </w:tc>
        <w:tc>
          <w:tcPr>
            <w:tcW w:w="625" w:type="pct"/>
            <w:tcBorders>
              <w:top w:val="nil"/>
              <w:left w:val="nil"/>
              <w:bottom w:val="nil"/>
              <w:right w:val="nil"/>
            </w:tcBorders>
          </w:tcPr>
          <w:p ns2:paraId="7455BDDD" ns2: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130 </w:t>
            </w:r>
          </w:p>
        </w:tc>
        <w:tc>
          <w:tcPr>
            <w:tcW w:w="625" w:type="pct"/>
            <w:tcBorders>
              <w:top w:val="nil"/>
              <w:left w:val="nil"/>
              <w:bottom w:val="nil"/>
              <w:right w:val="single" w:sz="2" w:space="0" w:color="auto"/>
            </w:tcBorders>
          </w:tcPr>
          <w:p ns2:paraId="1861B0B6" ns2: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(100.0) </w:t>
            </w:r>
          </w:p>
        </w:tc>
        <w:tc>
          <w:tcPr>
            <w:tcW w:w="625" w:type="pct"/>
            <w:tcBorders>
              <w:top w:val="nil"/>
              <w:left w:val="nil"/>
              <w:bottom w:val="nil"/>
              <w:right w:val="nil"/>
            </w:tcBorders>
          </w:tcPr>
          <w:p ns2:paraId="76C4FF78" ns2: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130 </w:t>
            </w:r>
          </w:p>
        </w:tc>
        <w:tc>
          <w:tcPr>
            <w:tcW w:w="625" w:type="pct"/>
            <w:tcBorders>
              <w:top w:val="nil"/>
              <w:left w:val="nil"/>
              <w:bottom w:val="nil"/>
            </w:tcBorders>
          </w:tcPr>
          <w:p ns2:paraId="7E899820" ns2: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(98.5) </w:t>
            </w:r>
          </w:p>
        </w:tc>
      </w:tr>
      <w:tr w:rsidR="00890EA1" w:rsidRPr="00D85E9B" ns2:paraId="4E857859" ns2:textId="77777777" w:rsidTr="00D85E9B">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69DDC697" ns2:textId="77777777" w:rsidR="00890EA1" w:rsidRPr="00D85E9B" w:rsidRDefault="00890EA1" w:rsidP="00D85E9B">
            <w:pPr>
              <w:spacing w:before="15" w:after="15"/>
              <w:ind w:left="160" w:right="1" w:hanging="160"/>
              <w:rPr>
                <w:sz w:val="17"/>
                <w:szCs w:val="17"/>
              </w:rPr>
            </w:pPr>
            <w:r w:rsidRPr="00D85E9B">
              <w:rPr>
                <w:sz w:val="17"/>
                <w:szCs w:val="17"/>
              </w:rPr>
              <w:t xml:space="preserve">   with no adverse event </w:t>
            </w:r>
          </w:p>
        </w:tc>
        <w:tc>
          <w:tcPr>
            <w:tcW w:w="625" w:type="pct"/>
            <w:tcBorders>
              <w:top w:val="nil"/>
              <w:left w:val="nil"/>
              <w:bottom w:val="nil"/>
              <w:right w:val="nil"/>
            </w:tcBorders>
          </w:tcPr>
          <w:p ns2:paraId="7C188743" ns2: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0 </w:t>
            </w:r>
          </w:p>
        </w:tc>
        <w:tc>
          <w:tcPr>
            <w:tcW w:w="625" w:type="pct"/>
            <w:tcBorders>
              <w:top w:val="nil"/>
              <w:left w:val="nil"/>
              <w:bottom w:val="nil"/>
              <w:right w:val="single" w:sz="2" w:space="0" w:color="auto"/>
            </w:tcBorders>
          </w:tcPr>
          <w:p ns2:paraId="540A1192" ns2: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(0.0) </w:t>
            </w:r>
          </w:p>
        </w:tc>
        <w:tc>
          <w:tcPr>
            <w:tcW w:w="625" w:type="pct"/>
            <w:tcBorders>
              <w:top w:val="nil"/>
              <w:left w:val="nil"/>
              <w:bottom w:val="nil"/>
              <w:right w:val="nil"/>
            </w:tcBorders>
          </w:tcPr>
          <w:p ns2:paraId="2150EE2D" ns2: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2 </w:t>
            </w:r>
          </w:p>
        </w:tc>
        <w:tc>
          <w:tcPr>
            <w:tcW w:w="625" w:type="pct"/>
            <w:tcBorders>
              <w:top w:val="nil"/>
              <w:left w:val="nil"/>
              <w:bottom w:val="nil"/>
            </w:tcBorders>
          </w:tcPr>
          <w:p ns2:paraId="38CDE98C" ns2: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(1.5) </w:t>
            </w:r>
          </w:p>
        </w:tc>
      </w:tr>
      <w:tr w:rsidR="00890EA1" w:rsidRPr="00D85E9B" ns2:paraId="03932827" ns2:textId="77777777" w:rsidTr="00D85E9B">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7166DC06" ns2:textId="77777777" w:rsidR="00890EA1" w:rsidRPr="00D85E9B" w:rsidRDefault="00890EA1" w:rsidP="00D85E9B">
            <w:pPr>
              <w:spacing w:before="15" w:after="15"/>
              <w:ind w:left="160" w:right="1" w:hanging="160"/>
              <w:rPr>
                <w:sz w:val="17"/>
                <w:szCs w:val="17"/>
              </w:rPr>
            </w:pPr>
            <w:r w:rsidRPr="00D85E9B">
              <w:rPr>
                <w:sz w:val="17"/>
                <w:szCs w:val="17"/>
              </w:rPr>
              <w:t xml:space="preserve">   with drug-related</w:t>
            </w:r>
            <w:r w:rsidRPr="00D85E9B">
              <w:rPr>
                <w:sz w:val="17"/>
                <w:szCs w:val="17"/>
                <w:vertAlign w:val="superscript"/>
              </w:rPr>
              <w:t>a</w:t>
            </w:r>
            <w:r w:rsidRPr="00D85E9B">
              <w:rPr>
                <w:sz w:val="17"/>
                <w:szCs w:val="17"/>
              </w:rPr>
              <w:t xml:space="preserve"> adverse events </w:t>
            </w:r>
          </w:p>
        </w:tc>
        <w:tc>
          <w:tcPr>
            <w:tcW w:w="625" w:type="pct"/>
            <w:tcBorders>
              <w:top w:val="nil"/>
              <w:left w:val="nil"/>
              <w:bottom w:val="nil"/>
              <w:right w:val="nil"/>
            </w:tcBorders>
          </w:tcPr>
          <w:p ns2:paraId="1213CF63" ns2: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130 </w:t>
            </w:r>
          </w:p>
        </w:tc>
        <w:tc>
          <w:tcPr>
            <w:tcW w:w="625" w:type="pct"/>
            <w:tcBorders>
              <w:top w:val="nil"/>
              <w:left w:val="nil"/>
              <w:bottom w:val="nil"/>
              <w:right w:val="single" w:sz="2" w:space="0" w:color="auto"/>
            </w:tcBorders>
          </w:tcPr>
          <w:p ns2:paraId="1D07D086" ns2: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(100.0) </w:t>
            </w:r>
          </w:p>
        </w:tc>
        <w:tc>
          <w:tcPr>
            <w:tcW w:w="625" w:type="pct"/>
            <w:tcBorders>
              <w:top w:val="nil"/>
              <w:left w:val="nil"/>
              <w:bottom w:val="nil"/>
              <w:right w:val="nil"/>
            </w:tcBorders>
          </w:tcPr>
          <w:p ns2:paraId="4FD76A10" ns2: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127 </w:t>
            </w:r>
          </w:p>
        </w:tc>
        <w:tc>
          <w:tcPr>
            <w:tcW w:w="625" w:type="pct"/>
            <w:tcBorders>
              <w:top w:val="nil"/>
              <w:left w:val="nil"/>
              <w:bottom w:val="nil"/>
            </w:tcBorders>
          </w:tcPr>
          <w:p ns2:paraId="160CC94C" ns2: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(96.2) </w:t>
            </w:r>
          </w:p>
        </w:tc>
      </w:tr>
      <w:tr w:rsidR="00890EA1" w:rsidRPr="00D85E9B" ns2:paraId="01C3E928" ns2:textId="77777777" w:rsidTr="00D85E9B">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3F7814D8" ns2:textId="77777777" w:rsidR="00890EA1" w:rsidRPr="00D85E9B" w:rsidRDefault="00890EA1" w:rsidP="00D85E9B">
            <w:pPr>
              <w:spacing w:before="15" w:after="15"/>
              <w:ind w:left="160" w:right="1" w:hanging="160"/>
              <w:rPr>
                <w:sz w:val="17"/>
                <w:szCs w:val="17"/>
              </w:rPr>
            </w:pPr>
            <w:r w:rsidRPr="00D85E9B">
              <w:rPr>
                <w:sz w:val="17"/>
                <w:szCs w:val="17"/>
              </w:rPr>
              <w:t xml:space="preserve">   with toxicity grade 3-5 adverse events </w:t>
            </w:r>
          </w:p>
        </w:tc>
        <w:tc>
          <w:tcPr>
            <w:tcW w:w="625" w:type="pct"/>
            <w:tcBorders>
              <w:top w:val="nil"/>
              <w:left w:val="nil"/>
              <w:bottom w:val="nil"/>
              <w:right w:val="nil"/>
            </w:tcBorders>
          </w:tcPr>
          <w:p ns2:paraId="7CC4708A" ns2: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85 </w:t>
            </w:r>
          </w:p>
        </w:tc>
        <w:tc>
          <w:tcPr>
            <w:tcW w:w="625" w:type="pct"/>
            <w:tcBorders>
              <w:top w:val="nil"/>
              <w:left w:val="nil"/>
              <w:bottom w:val="nil"/>
              <w:right w:val="single" w:sz="2" w:space="0" w:color="auto"/>
            </w:tcBorders>
          </w:tcPr>
          <w:p ns2:paraId="171E68AE" ns2: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(65.4) </w:t>
            </w:r>
          </w:p>
        </w:tc>
        <w:tc>
          <w:tcPr>
            <w:tcW w:w="625" w:type="pct"/>
            <w:tcBorders>
              <w:top w:val="nil"/>
              <w:left w:val="nil"/>
              <w:bottom w:val="nil"/>
              <w:right w:val="nil"/>
            </w:tcBorders>
          </w:tcPr>
          <w:p ns2:paraId="04A28925" ns2: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79 </w:t>
            </w:r>
          </w:p>
        </w:tc>
        <w:tc>
          <w:tcPr>
            <w:tcW w:w="625" w:type="pct"/>
            <w:tcBorders>
              <w:top w:val="nil"/>
              <w:left w:val="nil"/>
              <w:bottom w:val="nil"/>
            </w:tcBorders>
          </w:tcPr>
          <w:p ns2:paraId="6A74112D" ns2: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(59.8) </w:t>
            </w:r>
          </w:p>
        </w:tc>
      </w:tr>
      <w:tr w:rsidR="00890EA1" w:rsidRPr="00D85E9B" ns2:paraId="5584C252" ns2:textId="77777777" w:rsidTr="00D85E9B">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53D45608" ns2:textId="77777777" w:rsidR="00890EA1" w:rsidRPr="00D85E9B" w:rsidRDefault="00890EA1" w:rsidP="00D85E9B">
            <w:pPr>
              <w:spacing w:before="15" w:after="15"/>
              <w:ind w:left="160" w:right="1" w:hanging="160"/>
              <w:rPr>
                <w:sz w:val="17"/>
                <w:szCs w:val="17"/>
              </w:rPr>
            </w:pPr>
            <w:r w:rsidRPr="00D85E9B">
              <w:rPr>
                <w:sz w:val="17"/>
                <w:szCs w:val="17"/>
              </w:rPr>
              <w:t xml:space="preserve">   with toxicity grade 3-5 drug-related adverse events </w:t>
            </w:r>
          </w:p>
        </w:tc>
        <w:tc>
          <w:tcPr>
            <w:tcW w:w="625" w:type="pct"/>
            <w:tcBorders>
              <w:top w:val="nil"/>
              <w:left w:val="nil"/>
              <w:bottom w:val="nil"/>
              <w:right w:val="nil"/>
            </w:tcBorders>
          </w:tcPr>
          <w:p ns2:paraId="13F55B16" ns2: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82 </w:t>
            </w:r>
          </w:p>
        </w:tc>
        <w:tc>
          <w:tcPr>
            <w:tcW w:w="625" w:type="pct"/>
            <w:tcBorders>
              <w:top w:val="nil"/>
              <w:left w:val="nil"/>
              <w:bottom w:val="nil"/>
              <w:right w:val="single" w:sz="2" w:space="0" w:color="auto"/>
            </w:tcBorders>
          </w:tcPr>
          <w:p ns2:paraId="46B40DDE" ns2: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(63.1) </w:t>
            </w:r>
          </w:p>
        </w:tc>
        <w:tc>
          <w:tcPr>
            <w:tcW w:w="625" w:type="pct"/>
            <w:tcBorders>
              <w:top w:val="nil"/>
              <w:left w:val="nil"/>
              <w:bottom w:val="nil"/>
              <w:right w:val="nil"/>
            </w:tcBorders>
          </w:tcPr>
          <w:p ns2:paraId="0484E44E" ns2: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75 </w:t>
            </w:r>
          </w:p>
        </w:tc>
        <w:tc>
          <w:tcPr>
            <w:tcW w:w="625" w:type="pct"/>
            <w:tcBorders>
              <w:top w:val="nil"/>
              <w:left w:val="nil"/>
              <w:bottom w:val="nil"/>
            </w:tcBorders>
          </w:tcPr>
          <w:p ns2:paraId="793731F7" ns2: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(56.8) </w:t>
            </w:r>
          </w:p>
        </w:tc>
      </w:tr>
      <w:tr w:rsidR="00890EA1" w:rsidRPr="00D85E9B" ns2:paraId="2EEA4178" ns2:textId="77777777" w:rsidTr="00D85E9B">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611FABB7" ns2:textId="77777777" w:rsidR="00890EA1" w:rsidRPr="00D85E9B" w:rsidRDefault="00890EA1" w:rsidP="00D85E9B">
            <w:pPr>
              <w:spacing w:before="15" w:after="15"/>
              <w:ind w:left="160" w:right="1" w:hanging="160"/>
              <w:rPr>
                <w:sz w:val="17"/>
                <w:szCs w:val="17"/>
              </w:rPr>
            </w:pPr>
            <w:r w:rsidRPr="00D85E9B">
              <w:rPr>
                <w:sz w:val="17"/>
                <w:szCs w:val="17"/>
              </w:rPr>
              <w:t xml:space="preserve">   with non-serious adverse events </w:t>
            </w:r>
          </w:p>
        </w:tc>
        <w:tc>
          <w:tcPr>
            <w:tcW w:w="625" w:type="pct"/>
            <w:tcBorders>
              <w:top w:val="nil"/>
              <w:left w:val="nil"/>
              <w:bottom w:val="nil"/>
              <w:right w:val="nil"/>
            </w:tcBorders>
          </w:tcPr>
          <w:p ns2:paraId="170B62DA" ns2: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130 </w:t>
            </w:r>
          </w:p>
        </w:tc>
        <w:tc>
          <w:tcPr>
            <w:tcW w:w="625" w:type="pct"/>
            <w:tcBorders>
              <w:top w:val="nil"/>
              <w:left w:val="nil"/>
              <w:bottom w:val="nil"/>
              <w:right w:val="single" w:sz="2" w:space="0" w:color="auto"/>
            </w:tcBorders>
          </w:tcPr>
          <w:p ns2:paraId="2ADBF0BB" ns2: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(100.0) </w:t>
            </w:r>
          </w:p>
        </w:tc>
        <w:tc>
          <w:tcPr>
            <w:tcW w:w="625" w:type="pct"/>
            <w:tcBorders>
              <w:top w:val="nil"/>
              <w:left w:val="nil"/>
              <w:bottom w:val="nil"/>
              <w:right w:val="nil"/>
            </w:tcBorders>
          </w:tcPr>
          <w:p ns2:paraId="52AEFDDD" ns2: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129 </w:t>
            </w:r>
          </w:p>
        </w:tc>
        <w:tc>
          <w:tcPr>
            <w:tcW w:w="625" w:type="pct"/>
            <w:tcBorders>
              <w:top w:val="nil"/>
              <w:left w:val="nil"/>
              <w:bottom w:val="nil"/>
            </w:tcBorders>
          </w:tcPr>
          <w:p ns2:paraId="1E4DEF83" ns2: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(97.7) </w:t>
            </w:r>
          </w:p>
        </w:tc>
      </w:tr>
      <w:tr w:rsidR="00890EA1" w:rsidRPr="00D85E9B" ns2:paraId="5A8E3644" ns2:textId="77777777" w:rsidTr="00D85E9B">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6BDE5A01" ns2:textId="77777777" w:rsidR="00890EA1" w:rsidRPr="00D85E9B" w:rsidRDefault="00890EA1" w:rsidP="00D85E9B">
            <w:pPr>
              <w:spacing w:before="15" w:after="15"/>
              <w:ind w:left="160" w:right="1" w:hanging="160"/>
              <w:rPr>
                <w:sz w:val="17"/>
                <w:szCs w:val="17"/>
              </w:rPr>
            </w:pPr>
            <w:r w:rsidRPr="00D85E9B">
              <w:rPr>
                <w:sz w:val="17"/>
                <w:szCs w:val="17"/>
              </w:rPr>
              <w:t xml:space="preserve">   with serious adverse events </w:t>
            </w:r>
          </w:p>
        </w:tc>
        <w:tc>
          <w:tcPr>
            <w:tcW w:w="625" w:type="pct"/>
            <w:tcBorders>
              <w:top w:val="nil"/>
              <w:left w:val="nil"/>
              <w:bottom w:val="nil"/>
              <w:right w:val="nil"/>
            </w:tcBorders>
          </w:tcPr>
          <w:p ns2:paraId="4C2FC828" ns2: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40 </w:t>
            </w:r>
          </w:p>
        </w:tc>
        <w:tc>
          <w:tcPr>
            <w:tcW w:w="625" w:type="pct"/>
            <w:tcBorders>
              <w:top w:val="nil"/>
              <w:left w:val="nil"/>
              <w:bottom w:val="nil"/>
              <w:right w:val="single" w:sz="2" w:space="0" w:color="auto"/>
            </w:tcBorders>
          </w:tcPr>
          <w:p ns2:paraId="601E80AB" ns2: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(30.8) </w:t>
            </w:r>
          </w:p>
        </w:tc>
        <w:tc>
          <w:tcPr>
            <w:tcW w:w="625" w:type="pct"/>
            <w:tcBorders>
              <w:top w:val="nil"/>
              <w:left w:val="nil"/>
              <w:bottom w:val="nil"/>
              <w:right w:val="nil"/>
            </w:tcBorders>
          </w:tcPr>
          <w:p ns2:paraId="0D3B0DAB" ns2: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28 </w:t>
            </w:r>
          </w:p>
        </w:tc>
        <w:tc>
          <w:tcPr>
            <w:tcW w:w="625" w:type="pct"/>
            <w:tcBorders>
              <w:top w:val="nil"/>
              <w:left w:val="nil"/>
              <w:bottom w:val="nil"/>
            </w:tcBorders>
          </w:tcPr>
          <w:p ns2:paraId="2D882207" ns2: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(21.2) </w:t>
            </w:r>
          </w:p>
        </w:tc>
      </w:tr>
      <w:tr w:rsidR="00890EA1" w:rsidRPr="00D85E9B" ns2:paraId="3AFF9CF7" ns2:textId="77777777" w:rsidTr="00D85E9B">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1CC4B2BC" ns2:textId="77777777" w:rsidR="00890EA1" w:rsidRPr="00D85E9B" w:rsidRDefault="00890EA1" w:rsidP="00D85E9B">
            <w:pPr>
              <w:spacing w:before="15" w:after="15"/>
              <w:ind w:left="160" w:right="1" w:hanging="160"/>
              <w:rPr>
                <w:sz w:val="17"/>
                <w:szCs w:val="17"/>
              </w:rPr>
            </w:pPr>
            <w:r w:rsidRPr="00D85E9B">
              <w:rPr>
                <w:sz w:val="17"/>
                <w:szCs w:val="17"/>
              </w:rPr>
              <w:t xml:space="preserve">   with serious drug-related adverse events </w:t>
            </w:r>
          </w:p>
        </w:tc>
        <w:tc>
          <w:tcPr>
            <w:tcW w:w="625" w:type="pct"/>
            <w:tcBorders>
              <w:top w:val="nil"/>
              <w:left w:val="nil"/>
              <w:bottom w:val="nil"/>
              <w:right w:val="nil"/>
            </w:tcBorders>
          </w:tcPr>
          <w:p ns2:paraId="41099C94" ns2: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27 </w:t>
            </w:r>
          </w:p>
        </w:tc>
        <w:tc>
          <w:tcPr>
            <w:tcW w:w="625" w:type="pct"/>
            <w:tcBorders>
              <w:top w:val="nil"/>
              <w:left w:val="nil"/>
              <w:bottom w:val="nil"/>
              <w:right w:val="single" w:sz="2" w:space="0" w:color="auto"/>
            </w:tcBorders>
          </w:tcPr>
          <w:p ns2:paraId="28C8C224" ns2: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(20.8) </w:t>
            </w:r>
          </w:p>
        </w:tc>
        <w:tc>
          <w:tcPr>
            <w:tcW w:w="625" w:type="pct"/>
            <w:tcBorders>
              <w:top w:val="nil"/>
              <w:left w:val="nil"/>
              <w:bottom w:val="nil"/>
              <w:right w:val="nil"/>
            </w:tcBorders>
          </w:tcPr>
          <w:p ns2:paraId="38CCB9E4" ns2: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18 </w:t>
            </w:r>
          </w:p>
        </w:tc>
        <w:tc>
          <w:tcPr>
            <w:tcW w:w="625" w:type="pct"/>
            <w:tcBorders>
              <w:top w:val="nil"/>
              <w:left w:val="nil"/>
              <w:bottom w:val="nil"/>
            </w:tcBorders>
          </w:tcPr>
          <w:p ns2:paraId="21043F5D" ns2: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(13.6) </w:t>
            </w:r>
          </w:p>
        </w:tc>
      </w:tr>
      <w:tr w:rsidR="00890EA1" w:rsidRPr="00D85E9B" ns2:paraId="5E3C0396" ns2:textId="77777777" w:rsidTr="00D85E9B">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7B3582D3" ns2:textId="77777777" w:rsidR="00890EA1" w:rsidRPr="00D85E9B" w:rsidRDefault="00890EA1" w:rsidP="00D85E9B">
            <w:pPr>
              <w:spacing w:before="15" w:after="15"/>
              <w:ind w:left="160" w:right="1" w:hanging="160"/>
              <w:rPr>
                <w:sz w:val="17"/>
                <w:szCs w:val="17"/>
              </w:rPr>
            </w:pPr>
            <w:r w:rsidRPr="00D85E9B">
              <w:rPr>
                <w:sz w:val="17"/>
                <w:szCs w:val="17"/>
              </w:rPr>
              <w:t xml:space="preserve">   with any dose modification</w:t>
            </w:r>
            <w:r w:rsidRPr="00D85E9B">
              <w:rPr>
                <w:sz w:val="17"/>
                <w:szCs w:val="17"/>
                <w:vertAlign w:val="superscript"/>
              </w:rPr>
              <w:t>b</w:t>
            </w:r>
            <w:r w:rsidRPr="00D85E9B">
              <w:rPr>
                <w:sz w:val="17"/>
                <w:szCs w:val="17"/>
              </w:rPr>
              <w:t xml:space="preserve"> due to an adverse event </w:t>
            </w:r>
          </w:p>
        </w:tc>
        <w:tc>
          <w:tcPr>
            <w:tcW w:w="625" w:type="pct"/>
            <w:tcBorders>
              <w:top w:val="nil"/>
              <w:left w:val="nil"/>
              <w:bottom w:val="nil"/>
              <w:right w:val="nil"/>
            </w:tcBorders>
          </w:tcPr>
          <w:p ns2:paraId="4EE8C35A" ns2: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93 </w:t>
            </w:r>
          </w:p>
        </w:tc>
        <w:tc>
          <w:tcPr>
            <w:tcW w:w="625" w:type="pct"/>
            <w:tcBorders>
              <w:top w:val="nil"/>
              <w:left w:val="nil"/>
              <w:bottom w:val="nil"/>
              <w:right w:val="single" w:sz="2" w:space="0" w:color="auto"/>
            </w:tcBorders>
          </w:tcPr>
          <w:p ns2:paraId="529B2059" ns2: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(71.5) </w:t>
            </w:r>
          </w:p>
        </w:tc>
        <w:tc>
          <w:tcPr>
            <w:tcW w:w="625" w:type="pct"/>
            <w:tcBorders>
              <w:top w:val="nil"/>
              <w:left w:val="nil"/>
              <w:bottom w:val="nil"/>
              <w:right w:val="nil"/>
            </w:tcBorders>
          </w:tcPr>
          <w:p ns2:paraId="2434C934" ns2: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73 </w:t>
            </w:r>
          </w:p>
        </w:tc>
        <w:tc>
          <w:tcPr>
            <w:tcW w:w="625" w:type="pct"/>
            <w:tcBorders>
              <w:top w:val="nil"/>
              <w:left w:val="nil"/>
              <w:bottom w:val="nil"/>
            </w:tcBorders>
          </w:tcPr>
          <w:p ns2:paraId="1817A5B0" ns2: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(55.3) </w:t>
            </w:r>
          </w:p>
        </w:tc>
      </w:tr>
      <w:tr w:rsidR="00890EA1" w:rsidRPr="00D85E9B" ns2:paraId="1C7354E7" ns2:textId="77777777" w:rsidTr="00D85E9B">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3F62899A" ns2:textId="3AEA27C6" w:rsidR="00890EA1" w:rsidRPr="00D85E9B" w:rsidRDefault="00890EA1" w:rsidP="00D85E9B">
            <w:pPr>
              <w:spacing w:before="15" w:after="15"/>
              <w:ind w:left="160" w:right="1" w:hanging="160"/>
              <w:rPr>
                <w:sz w:val="17"/>
                <w:szCs w:val="17"/>
              </w:rPr>
            </w:pPr>
            <w:r w:rsidRPr="00D85E9B">
              <w:rPr>
                <w:sz w:val="17"/>
                <w:szCs w:val="17"/>
              </w:rPr>
              <w:t xml:space="preserve">     </w:t>
            </w:r>
            <w:r w:rsidR="005F4918" w:rsidRPr="00D85E9B">
              <w:rPr>
                <w:sz w:val="17"/>
                <w:szCs w:val="17"/>
              </w:rPr>
              <w:t>sac-TMT</w:t>
            </w:r>
            <w:r w:rsidRPr="00D85E9B">
              <w:rPr>
                <w:sz w:val="17"/>
                <w:szCs w:val="17"/>
              </w:rPr>
              <w:t xml:space="preserve"> dose modification </w:t>
            </w:r>
          </w:p>
        </w:tc>
        <w:tc>
          <w:tcPr>
            <w:tcW w:w="625" w:type="pct"/>
            <w:tcBorders>
              <w:top w:val="nil"/>
              <w:left w:val="nil"/>
              <w:bottom w:val="nil"/>
              <w:right w:val="nil"/>
            </w:tcBorders>
          </w:tcPr>
          <w:p ns2:paraId="4245B94E" ns2: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93 </w:t>
            </w:r>
          </w:p>
        </w:tc>
        <w:tc>
          <w:tcPr>
            <w:tcW w:w="625" w:type="pct"/>
            <w:tcBorders>
              <w:top w:val="nil"/>
              <w:left w:val="nil"/>
              <w:bottom w:val="nil"/>
              <w:right w:val="single" w:sz="2" w:space="0" w:color="auto"/>
            </w:tcBorders>
          </w:tcPr>
          <w:p ns2:paraId="07E2AF72" ns2: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(71.5) </w:t>
            </w:r>
          </w:p>
        </w:tc>
        <w:tc>
          <w:tcPr>
            <w:tcW w:w="625" w:type="pct"/>
            <w:tcBorders>
              <w:top w:val="nil"/>
              <w:left w:val="nil"/>
              <w:bottom w:val="nil"/>
              <w:right w:val="nil"/>
            </w:tcBorders>
          </w:tcPr>
          <w:p ns2:paraId="1E714E2E" ns2: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0 </w:t>
            </w:r>
          </w:p>
        </w:tc>
        <w:tc>
          <w:tcPr>
            <w:tcW w:w="625" w:type="pct"/>
            <w:tcBorders>
              <w:top w:val="nil"/>
              <w:left w:val="nil"/>
              <w:bottom w:val="nil"/>
            </w:tcBorders>
          </w:tcPr>
          <w:p ns2:paraId="7BD1032A" ns2: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(0.0) </w:t>
            </w:r>
          </w:p>
        </w:tc>
      </w:tr>
      <w:tr w:rsidR="00890EA1" w:rsidRPr="00D85E9B" ns2:paraId="6D862F9F" ns2:textId="77777777" w:rsidTr="00D85E9B">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0F8CD21A" ns2:textId="77777777" w:rsidR="00890EA1" w:rsidRPr="00D85E9B" w:rsidRDefault="00890EA1" w:rsidP="00D85E9B">
            <w:pPr>
              <w:spacing w:before="15" w:after="15"/>
              <w:ind w:left="160" w:right="1" w:hanging="160"/>
              <w:rPr>
                <w:sz w:val="17"/>
                <w:szCs w:val="17"/>
              </w:rPr>
            </w:pPr>
            <w:r w:rsidRPr="00D85E9B">
              <w:rPr>
                <w:sz w:val="17"/>
                <w:szCs w:val="17"/>
              </w:rPr>
              <w:t xml:space="preserve">   who died </w:t>
            </w:r>
          </w:p>
        </w:tc>
        <w:tc>
          <w:tcPr>
            <w:tcW w:w="625" w:type="pct"/>
            <w:tcBorders>
              <w:top w:val="nil"/>
              <w:left w:val="nil"/>
              <w:bottom w:val="nil"/>
              <w:right w:val="nil"/>
            </w:tcBorders>
          </w:tcPr>
          <w:p ns2:paraId="2864DB0E" ns2: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4 </w:t>
            </w:r>
          </w:p>
        </w:tc>
        <w:tc>
          <w:tcPr>
            <w:tcW w:w="625" w:type="pct"/>
            <w:tcBorders>
              <w:top w:val="nil"/>
              <w:left w:val="nil"/>
              <w:bottom w:val="nil"/>
              <w:right w:val="single" w:sz="2" w:space="0" w:color="auto"/>
            </w:tcBorders>
          </w:tcPr>
          <w:p ns2:paraId="403476FC" ns2: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(3.1) </w:t>
            </w:r>
          </w:p>
        </w:tc>
        <w:tc>
          <w:tcPr>
            <w:tcW w:w="625" w:type="pct"/>
            <w:tcBorders>
              <w:top w:val="nil"/>
              <w:left w:val="nil"/>
              <w:bottom w:val="nil"/>
              <w:right w:val="nil"/>
            </w:tcBorders>
          </w:tcPr>
          <w:p ns2:paraId="37C585A7" ns2: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2 </w:t>
            </w:r>
          </w:p>
        </w:tc>
        <w:tc>
          <w:tcPr>
            <w:tcW w:w="625" w:type="pct"/>
            <w:tcBorders>
              <w:top w:val="nil"/>
              <w:left w:val="nil"/>
              <w:bottom w:val="nil"/>
            </w:tcBorders>
          </w:tcPr>
          <w:p ns2:paraId="2FA524EC" ns2: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(1.5) </w:t>
            </w:r>
          </w:p>
        </w:tc>
      </w:tr>
      <w:tr w:rsidR="00890EA1" w:rsidRPr="00D85E9B" ns2:paraId="141BB75C" ns2:textId="77777777" w:rsidTr="00D85E9B">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4FDDE850" ns2:textId="77777777" w:rsidR="00890EA1" w:rsidRPr="00D85E9B" w:rsidRDefault="00890EA1" w:rsidP="00D85E9B">
            <w:pPr>
              <w:spacing w:before="15" w:after="15"/>
              <w:ind w:left="160" w:right="1" w:hanging="160"/>
              <w:rPr>
                <w:sz w:val="17"/>
                <w:szCs w:val="17"/>
              </w:rPr>
            </w:pPr>
            <w:r w:rsidRPr="00D85E9B">
              <w:rPr>
                <w:sz w:val="17"/>
                <w:szCs w:val="17"/>
              </w:rPr>
              <w:t xml:space="preserve">   who died due to a drug-related adverse event </w:t>
            </w:r>
          </w:p>
        </w:tc>
        <w:tc>
          <w:tcPr>
            <w:tcW w:w="625" w:type="pct"/>
            <w:tcBorders>
              <w:top w:val="nil"/>
              <w:left w:val="nil"/>
              <w:bottom w:val="nil"/>
              <w:right w:val="nil"/>
            </w:tcBorders>
          </w:tcPr>
          <w:p ns2:paraId="0F262127" ns2: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1 </w:t>
            </w:r>
          </w:p>
        </w:tc>
        <w:tc>
          <w:tcPr>
            <w:tcW w:w="625" w:type="pct"/>
            <w:tcBorders>
              <w:top w:val="nil"/>
              <w:left w:val="nil"/>
              <w:bottom w:val="nil"/>
              <w:right w:val="single" w:sz="2" w:space="0" w:color="auto"/>
            </w:tcBorders>
          </w:tcPr>
          <w:p ns2:paraId="44D291B6" ns2: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(0.8) </w:t>
            </w:r>
          </w:p>
        </w:tc>
        <w:tc>
          <w:tcPr>
            <w:tcW w:w="625" w:type="pct"/>
            <w:tcBorders>
              <w:top w:val="nil"/>
              <w:left w:val="nil"/>
              <w:bottom w:val="nil"/>
              <w:right w:val="nil"/>
            </w:tcBorders>
          </w:tcPr>
          <w:p ns2:paraId="5D2CC3F7" ns2: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0 </w:t>
            </w:r>
          </w:p>
        </w:tc>
        <w:tc>
          <w:tcPr>
            <w:tcW w:w="625" w:type="pct"/>
            <w:tcBorders>
              <w:top w:val="nil"/>
              <w:left w:val="nil"/>
              <w:bottom w:val="nil"/>
            </w:tcBorders>
          </w:tcPr>
          <w:p ns2:paraId="1966B433" ns2: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(0.0) </w:t>
            </w:r>
          </w:p>
        </w:tc>
      </w:tr>
      <w:tr w:rsidR="00890EA1" w:rsidRPr="00D85E9B" ns2:paraId="54C7AAC4" ns2:textId="77777777" w:rsidTr="00D85E9B">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06560C0F" ns2:textId="77777777" w:rsidR="00890EA1" w:rsidRPr="00D85E9B" w:rsidRDefault="00890EA1" w:rsidP="00D85E9B">
            <w:pPr>
              <w:spacing w:before="15" w:after="15"/>
              <w:ind w:left="160" w:right="1" w:hanging="160"/>
              <w:rPr>
                <w:sz w:val="17"/>
                <w:szCs w:val="17"/>
              </w:rPr>
            </w:pPr>
            <w:r w:rsidRPr="00D85E9B">
              <w:rPr>
                <w:sz w:val="17"/>
                <w:szCs w:val="17"/>
              </w:rPr>
              <w:t xml:space="preserve">   discontinued any drug due to an adverse event </w:t>
            </w:r>
          </w:p>
        </w:tc>
        <w:tc>
          <w:tcPr>
            <w:tcW w:w="625" w:type="pct"/>
            <w:tcBorders>
              <w:top w:val="nil"/>
              <w:left w:val="nil"/>
              <w:bottom w:val="nil"/>
              <w:right w:val="nil"/>
            </w:tcBorders>
          </w:tcPr>
          <w:p ns2:paraId="2E194170" ns2: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2 </w:t>
            </w:r>
          </w:p>
        </w:tc>
        <w:tc>
          <w:tcPr>
            <w:tcW w:w="625" w:type="pct"/>
            <w:tcBorders>
              <w:top w:val="nil"/>
              <w:left w:val="nil"/>
              <w:bottom w:val="nil"/>
              <w:right w:val="single" w:sz="2" w:space="0" w:color="auto"/>
            </w:tcBorders>
          </w:tcPr>
          <w:p ns2:paraId="19F0430D" ns2: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(1.5) </w:t>
            </w:r>
          </w:p>
        </w:tc>
        <w:tc>
          <w:tcPr>
            <w:tcW w:w="625" w:type="pct"/>
            <w:tcBorders>
              <w:top w:val="nil"/>
              <w:left w:val="nil"/>
              <w:bottom w:val="nil"/>
              <w:right w:val="nil"/>
            </w:tcBorders>
          </w:tcPr>
          <w:p ns2:paraId="314909A3" ns2: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2 </w:t>
            </w:r>
          </w:p>
        </w:tc>
        <w:tc>
          <w:tcPr>
            <w:tcW w:w="625" w:type="pct"/>
            <w:tcBorders>
              <w:top w:val="nil"/>
              <w:left w:val="nil"/>
              <w:bottom w:val="nil"/>
            </w:tcBorders>
          </w:tcPr>
          <w:p ns2:paraId="5A0389BB" ns2: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(1.5) </w:t>
            </w:r>
          </w:p>
        </w:tc>
      </w:tr>
      <w:tr w:rsidR="00890EA1" w:rsidRPr="00D85E9B" ns2:paraId="028D0BF1" ns2:textId="77777777" w:rsidTr="00D85E9B">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0AEF0742" ns2:textId="02C986A0" w:rsidR="00890EA1" w:rsidRPr="00D85E9B" w:rsidRDefault="00890EA1" w:rsidP="00D85E9B">
            <w:pPr>
              <w:spacing w:before="15" w:after="15"/>
              <w:ind w:left="160" w:right="1" w:hanging="160"/>
              <w:rPr>
                <w:sz w:val="17"/>
                <w:szCs w:val="17"/>
              </w:rPr>
            </w:pPr>
            <w:r w:rsidRPr="00D85E9B">
              <w:rPr>
                <w:sz w:val="17"/>
                <w:szCs w:val="17"/>
              </w:rPr>
              <w:t xml:space="preserve">     discontinued </w:t>
            </w:r>
            <w:r w:rsidR="005F4918" w:rsidRPr="00D85E9B">
              <w:rPr>
                <w:sz w:val="17"/>
                <w:szCs w:val="17"/>
              </w:rPr>
              <w:t>sac-TMT</w:t>
            </w:r>
            <w:r w:rsidRPr="00D85E9B">
              <w:rPr>
                <w:sz w:val="17"/>
                <w:szCs w:val="17"/>
              </w:rPr>
              <w:t xml:space="preserve"> </w:t>
            </w:r>
          </w:p>
        </w:tc>
        <w:tc>
          <w:tcPr>
            <w:tcW w:w="625" w:type="pct"/>
            <w:tcBorders>
              <w:top w:val="nil"/>
              <w:left w:val="nil"/>
              <w:bottom w:val="nil"/>
              <w:right w:val="nil"/>
            </w:tcBorders>
          </w:tcPr>
          <w:p ns2:paraId="0EF63197" ns2: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2 </w:t>
            </w:r>
          </w:p>
        </w:tc>
        <w:tc>
          <w:tcPr>
            <w:tcW w:w="625" w:type="pct"/>
            <w:tcBorders>
              <w:top w:val="nil"/>
              <w:left w:val="nil"/>
              <w:bottom w:val="nil"/>
              <w:right w:val="single" w:sz="2" w:space="0" w:color="auto"/>
            </w:tcBorders>
          </w:tcPr>
          <w:p ns2:paraId="15D933B1" ns2: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(1.5) </w:t>
            </w:r>
          </w:p>
        </w:tc>
        <w:tc>
          <w:tcPr>
            <w:tcW w:w="625" w:type="pct"/>
            <w:tcBorders>
              <w:top w:val="nil"/>
              <w:left w:val="nil"/>
              <w:bottom w:val="nil"/>
              <w:right w:val="nil"/>
            </w:tcBorders>
          </w:tcPr>
          <w:p ns2:paraId="48A0CBDE" ns2: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0 </w:t>
            </w:r>
          </w:p>
        </w:tc>
        <w:tc>
          <w:tcPr>
            <w:tcW w:w="625" w:type="pct"/>
            <w:tcBorders>
              <w:top w:val="nil"/>
              <w:left w:val="nil"/>
              <w:bottom w:val="nil"/>
            </w:tcBorders>
          </w:tcPr>
          <w:p ns2:paraId="5BB9D0D3" ns2: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(0.0) </w:t>
            </w:r>
          </w:p>
        </w:tc>
      </w:tr>
      <w:tr w:rsidR="00890EA1" w:rsidRPr="00D85E9B" ns2:paraId="6633F1E7" ns2:textId="77777777" w:rsidTr="00D85E9B">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780FD57E" ns2:textId="77777777" w:rsidR="00890EA1" w:rsidRPr="00D85E9B" w:rsidRDefault="00890EA1" w:rsidP="00D85E9B">
            <w:pPr>
              <w:spacing w:before="15" w:after="15"/>
              <w:ind w:left="250" w:right="1" w:hanging="250"/>
              <w:rPr>
                <w:sz w:val="17"/>
                <w:szCs w:val="17"/>
              </w:rPr>
            </w:pPr>
            <w:r w:rsidRPr="00D85E9B">
              <w:rPr>
                <w:sz w:val="17"/>
                <w:szCs w:val="17"/>
              </w:rPr>
              <w:t xml:space="preserve">   discontinued any drug due to a drug-related adverse event </w:t>
            </w:r>
          </w:p>
        </w:tc>
        <w:tc>
          <w:tcPr>
            <w:tcW w:w="625" w:type="pct"/>
            <w:tcBorders>
              <w:top w:val="nil"/>
              <w:left w:val="nil"/>
              <w:bottom w:val="nil"/>
              <w:right w:val="nil"/>
            </w:tcBorders>
          </w:tcPr>
          <w:p ns2:paraId="127E44C8" ns2: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2 </w:t>
            </w:r>
          </w:p>
        </w:tc>
        <w:tc>
          <w:tcPr>
            <w:tcW w:w="625" w:type="pct"/>
            <w:tcBorders>
              <w:top w:val="nil"/>
              <w:left w:val="nil"/>
              <w:bottom w:val="nil"/>
              <w:right w:val="single" w:sz="2" w:space="0" w:color="auto"/>
            </w:tcBorders>
          </w:tcPr>
          <w:p ns2:paraId="11215665" ns2: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(1.5) </w:t>
            </w:r>
          </w:p>
        </w:tc>
        <w:tc>
          <w:tcPr>
            <w:tcW w:w="625" w:type="pct"/>
            <w:tcBorders>
              <w:top w:val="nil"/>
              <w:left w:val="nil"/>
              <w:bottom w:val="nil"/>
              <w:right w:val="nil"/>
            </w:tcBorders>
          </w:tcPr>
          <w:p ns2:paraId="46FC1AD6" ns2: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2 </w:t>
            </w:r>
          </w:p>
        </w:tc>
        <w:tc>
          <w:tcPr>
            <w:tcW w:w="625" w:type="pct"/>
            <w:tcBorders>
              <w:top w:val="nil"/>
              <w:left w:val="nil"/>
              <w:bottom w:val="nil"/>
            </w:tcBorders>
          </w:tcPr>
          <w:p ns2:paraId="509E5BC8" ns2: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(1.5) </w:t>
            </w:r>
          </w:p>
        </w:tc>
      </w:tr>
      <w:tr w:rsidR="00890EA1" w:rsidRPr="00D85E9B" ns2:paraId="621FE94F" ns2:textId="77777777" w:rsidTr="00D85E9B">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71D41A7C" ns2:textId="50F6608B" w:rsidR="00890EA1" w:rsidRPr="00D85E9B" w:rsidRDefault="00890EA1" w:rsidP="00D85E9B">
            <w:pPr>
              <w:spacing w:before="15" w:after="15"/>
              <w:ind w:left="160" w:right="1" w:hanging="160"/>
              <w:rPr>
                <w:sz w:val="17"/>
                <w:szCs w:val="17"/>
              </w:rPr>
            </w:pPr>
            <w:r w:rsidRPr="00D85E9B">
              <w:rPr>
                <w:sz w:val="17"/>
                <w:szCs w:val="17"/>
              </w:rPr>
              <w:t xml:space="preserve">     discontinued </w:t>
            </w:r>
            <w:r w:rsidR="005F4918" w:rsidRPr="00D85E9B">
              <w:rPr>
                <w:sz w:val="17"/>
                <w:szCs w:val="17"/>
              </w:rPr>
              <w:t>sac-TMT</w:t>
            </w:r>
            <w:r w:rsidRPr="00D85E9B">
              <w:rPr>
                <w:sz w:val="17"/>
                <w:szCs w:val="17"/>
              </w:rPr>
              <w:t xml:space="preserve"> </w:t>
            </w:r>
          </w:p>
        </w:tc>
        <w:tc>
          <w:tcPr>
            <w:tcW w:w="625" w:type="pct"/>
            <w:tcBorders>
              <w:top w:val="nil"/>
              <w:left w:val="nil"/>
              <w:bottom w:val="nil"/>
              <w:right w:val="nil"/>
            </w:tcBorders>
          </w:tcPr>
          <w:p ns2:paraId="7108F2A4" ns2: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2 </w:t>
            </w:r>
          </w:p>
        </w:tc>
        <w:tc>
          <w:tcPr>
            <w:tcW w:w="625" w:type="pct"/>
            <w:tcBorders>
              <w:top w:val="nil"/>
              <w:left w:val="nil"/>
              <w:bottom w:val="nil"/>
              <w:right w:val="single" w:sz="2" w:space="0" w:color="auto"/>
            </w:tcBorders>
          </w:tcPr>
          <w:p ns2:paraId="7F51777C" ns2: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(1.5) </w:t>
            </w:r>
          </w:p>
        </w:tc>
        <w:tc>
          <w:tcPr>
            <w:tcW w:w="625" w:type="pct"/>
            <w:tcBorders>
              <w:top w:val="nil"/>
              <w:left w:val="nil"/>
              <w:bottom w:val="nil"/>
              <w:right w:val="nil"/>
            </w:tcBorders>
          </w:tcPr>
          <w:p ns2:paraId="7361BE43" ns2: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0 </w:t>
            </w:r>
          </w:p>
        </w:tc>
        <w:tc>
          <w:tcPr>
            <w:tcW w:w="625" w:type="pct"/>
            <w:tcBorders>
              <w:top w:val="nil"/>
              <w:left w:val="nil"/>
              <w:bottom w:val="nil"/>
            </w:tcBorders>
          </w:tcPr>
          <w:p ns2:paraId="07CD180A" ns2: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(0.0) </w:t>
            </w:r>
          </w:p>
        </w:tc>
      </w:tr>
      <w:tr w:rsidR="00890EA1" w:rsidRPr="00D85E9B" ns2:paraId="1EDE0A7A" ns2:textId="77777777" w:rsidTr="00D85E9B">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7D4665F2" ns2:textId="77777777" w:rsidR="00890EA1" w:rsidRPr="00D85E9B" w:rsidRDefault="00890EA1" w:rsidP="00D85E9B">
            <w:pPr>
              <w:spacing w:before="15" w:after="15"/>
              <w:ind w:left="160" w:right="1" w:hanging="160"/>
              <w:rPr>
                <w:sz w:val="17"/>
                <w:szCs w:val="17"/>
              </w:rPr>
            </w:pPr>
            <w:r w:rsidRPr="00D85E9B">
              <w:rPr>
                <w:sz w:val="17"/>
                <w:szCs w:val="17"/>
              </w:rPr>
              <w:t xml:space="preserve">   discontinued any drug due to a serious adverse event </w:t>
            </w:r>
          </w:p>
        </w:tc>
        <w:tc>
          <w:tcPr>
            <w:tcW w:w="625" w:type="pct"/>
            <w:tcBorders>
              <w:top w:val="nil"/>
              <w:left w:val="nil"/>
              <w:bottom w:val="nil"/>
              <w:right w:val="nil"/>
            </w:tcBorders>
          </w:tcPr>
          <w:p ns2:paraId="10C1E47C" ns2: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1 </w:t>
            </w:r>
          </w:p>
        </w:tc>
        <w:tc>
          <w:tcPr>
            <w:tcW w:w="625" w:type="pct"/>
            <w:tcBorders>
              <w:top w:val="nil"/>
              <w:left w:val="nil"/>
              <w:bottom w:val="nil"/>
              <w:right w:val="single" w:sz="2" w:space="0" w:color="auto"/>
            </w:tcBorders>
          </w:tcPr>
          <w:p ns2:paraId="79672E5A" ns2: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(0.8) </w:t>
            </w:r>
          </w:p>
        </w:tc>
        <w:tc>
          <w:tcPr>
            <w:tcW w:w="625" w:type="pct"/>
            <w:tcBorders>
              <w:top w:val="nil"/>
              <w:left w:val="nil"/>
              <w:bottom w:val="nil"/>
              <w:right w:val="nil"/>
            </w:tcBorders>
          </w:tcPr>
          <w:p ns2:paraId="066A3393" ns2: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1 </w:t>
            </w:r>
          </w:p>
        </w:tc>
        <w:tc>
          <w:tcPr>
            <w:tcW w:w="625" w:type="pct"/>
            <w:tcBorders>
              <w:top w:val="nil"/>
              <w:left w:val="nil"/>
              <w:bottom w:val="nil"/>
            </w:tcBorders>
          </w:tcPr>
          <w:p ns2:paraId="33495210" ns2: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(0.8) </w:t>
            </w:r>
          </w:p>
        </w:tc>
      </w:tr>
      <w:tr w:rsidR="00890EA1" w:rsidRPr="00D85E9B" ns2:paraId="7900EB40" ns2:textId="77777777" w:rsidTr="00D85E9B">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4744BBEB" ns2:textId="1BCDE015" w:rsidR="00890EA1" w:rsidRPr="00D85E9B" w:rsidRDefault="00890EA1" w:rsidP="00D85E9B">
            <w:pPr>
              <w:spacing w:before="15" w:after="15"/>
              <w:ind w:left="160" w:right="1" w:hanging="160"/>
              <w:rPr>
                <w:sz w:val="17"/>
                <w:szCs w:val="17"/>
              </w:rPr>
            </w:pPr>
            <w:r w:rsidRPr="00D85E9B">
              <w:rPr>
                <w:sz w:val="17"/>
                <w:szCs w:val="17"/>
              </w:rPr>
              <w:t xml:space="preserve">     discontinued </w:t>
            </w:r>
            <w:r w:rsidR="005F4918" w:rsidRPr="00D85E9B">
              <w:rPr>
                <w:sz w:val="17"/>
                <w:szCs w:val="17"/>
              </w:rPr>
              <w:t>sac-TMT</w:t>
            </w:r>
            <w:r w:rsidRPr="00D85E9B">
              <w:rPr>
                <w:sz w:val="17"/>
                <w:szCs w:val="17"/>
              </w:rPr>
              <w:t xml:space="preserve"> </w:t>
            </w:r>
          </w:p>
        </w:tc>
        <w:tc>
          <w:tcPr>
            <w:tcW w:w="625" w:type="pct"/>
            <w:tcBorders>
              <w:top w:val="nil"/>
              <w:left w:val="nil"/>
              <w:bottom w:val="nil"/>
              <w:right w:val="nil"/>
            </w:tcBorders>
          </w:tcPr>
          <w:p ns2:paraId="32E9F8CB" ns2: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1 </w:t>
            </w:r>
          </w:p>
        </w:tc>
        <w:tc>
          <w:tcPr>
            <w:tcW w:w="625" w:type="pct"/>
            <w:tcBorders>
              <w:top w:val="nil"/>
              <w:left w:val="nil"/>
              <w:bottom w:val="nil"/>
              <w:right w:val="single" w:sz="2" w:space="0" w:color="auto"/>
            </w:tcBorders>
          </w:tcPr>
          <w:p ns2:paraId="54FA5617" ns2: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(0.8) </w:t>
            </w:r>
          </w:p>
        </w:tc>
        <w:tc>
          <w:tcPr>
            <w:tcW w:w="625" w:type="pct"/>
            <w:tcBorders>
              <w:top w:val="nil"/>
              <w:left w:val="nil"/>
              <w:bottom w:val="nil"/>
              <w:right w:val="nil"/>
            </w:tcBorders>
          </w:tcPr>
          <w:p ns2:paraId="22C5A219" ns2: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0 </w:t>
            </w:r>
          </w:p>
        </w:tc>
        <w:tc>
          <w:tcPr>
            <w:tcW w:w="625" w:type="pct"/>
            <w:tcBorders>
              <w:top w:val="nil"/>
              <w:left w:val="nil"/>
              <w:bottom w:val="nil"/>
            </w:tcBorders>
          </w:tcPr>
          <w:p ns2:paraId="12E86896" ns2: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(0.0) </w:t>
            </w:r>
          </w:p>
        </w:tc>
      </w:tr>
      <w:tr w:rsidR="00890EA1" w:rsidRPr="00D85E9B" ns2:paraId="74A8EE9E" ns2:textId="77777777" w:rsidTr="00D85E9B">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334DEF43" ns2:textId="77777777" w:rsidR="00890EA1" w:rsidRPr="00D85E9B" w:rsidRDefault="00890EA1" w:rsidP="00D85E9B">
            <w:pPr>
              <w:spacing w:before="15" w:after="15"/>
              <w:ind w:left="250" w:right="1" w:hanging="250"/>
              <w:rPr>
                <w:sz w:val="17"/>
                <w:szCs w:val="17"/>
              </w:rPr>
            </w:pPr>
            <w:r w:rsidRPr="00D85E9B">
              <w:rPr>
                <w:sz w:val="17"/>
                <w:szCs w:val="17"/>
              </w:rPr>
              <w:t xml:space="preserve">   discontinued any drug due to a serious drug-related adverse event </w:t>
            </w:r>
          </w:p>
        </w:tc>
        <w:tc>
          <w:tcPr>
            <w:tcW w:w="625" w:type="pct"/>
            <w:tcBorders>
              <w:top w:val="nil"/>
              <w:left w:val="nil"/>
              <w:bottom w:val="nil"/>
              <w:right w:val="nil"/>
            </w:tcBorders>
          </w:tcPr>
          <w:p ns2:paraId="4FE09E4D" ns2: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1 </w:t>
            </w:r>
          </w:p>
        </w:tc>
        <w:tc>
          <w:tcPr>
            <w:tcW w:w="625" w:type="pct"/>
            <w:tcBorders>
              <w:top w:val="nil"/>
              <w:left w:val="nil"/>
              <w:bottom w:val="nil"/>
              <w:right w:val="single" w:sz="2" w:space="0" w:color="auto"/>
            </w:tcBorders>
          </w:tcPr>
          <w:p ns2:paraId="7725DC51" ns2: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(0.8) </w:t>
            </w:r>
          </w:p>
        </w:tc>
        <w:tc>
          <w:tcPr>
            <w:tcW w:w="625" w:type="pct"/>
            <w:tcBorders>
              <w:top w:val="nil"/>
              <w:left w:val="nil"/>
              <w:bottom w:val="nil"/>
              <w:right w:val="nil"/>
            </w:tcBorders>
          </w:tcPr>
          <w:p ns2:paraId="0282024C" ns2: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1 </w:t>
            </w:r>
          </w:p>
        </w:tc>
        <w:tc>
          <w:tcPr>
            <w:tcW w:w="625" w:type="pct"/>
            <w:tcBorders>
              <w:top w:val="nil"/>
              <w:left w:val="nil"/>
              <w:bottom w:val="nil"/>
            </w:tcBorders>
          </w:tcPr>
          <w:p ns2:paraId="509EBC41" ns2: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(0.8) </w:t>
            </w:r>
          </w:p>
        </w:tc>
      </w:tr>
      <w:tr w:rsidR="00890EA1" w:rsidRPr="00D85E9B" ns2:paraId="675B409A" ns2:textId="77777777" w:rsidTr="00D85E9B">
        <w:tblPrEx>
          <w:tblBorders>
            <w:top w:val="single" w:sz="6" w:space="0" w:color="auto"/>
            <w:bottom w:val="single" w:sz="6" w:space="0" w:color="auto"/>
          </w:tblBorders>
        </w:tblPrEx>
        <w:trPr>
          <w:jc w:val="center"/>
        </w:trPr>
        <w:tc>
          <w:tcPr>
            <w:tcW w:w="2500" w:type="pct"/>
            <w:tcBorders>
              <w:top w:val="nil"/>
              <w:bottom w:val="single" w:sz="2" w:space="0" w:color="auto"/>
              <w:right w:val="single" w:sz="2" w:space="0" w:color="auto"/>
            </w:tcBorders>
          </w:tcPr>
          <w:p ns2:paraId="0FD70E8D" ns2:textId="3C7796AD" w:rsidR="00890EA1" w:rsidRPr="00D85E9B" w:rsidRDefault="00890EA1" w:rsidP="00D85E9B">
            <w:pPr>
              <w:spacing w:before="15" w:after="15"/>
              <w:ind w:left="160" w:right="1" w:hanging="160"/>
              <w:rPr>
                <w:sz w:val="17"/>
                <w:szCs w:val="17"/>
              </w:rPr>
            </w:pPr>
            <w:r w:rsidRPr="00D85E9B">
              <w:rPr>
                <w:sz w:val="17"/>
                <w:szCs w:val="17"/>
              </w:rPr>
              <w:t xml:space="preserve">     discontinued </w:t>
            </w:r>
            <w:r w:rsidR="005F4918" w:rsidRPr="00D85E9B">
              <w:rPr>
                <w:sz w:val="17"/>
                <w:szCs w:val="17"/>
              </w:rPr>
              <w:t>sac-TMT</w:t>
            </w:r>
          </w:p>
        </w:tc>
        <w:tc>
          <w:tcPr>
            <w:tcW w:w="625" w:type="pct"/>
            <w:tcBorders>
              <w:top w:val="nil"/>
              <w:left w:val="nil"/>
              <w:bottom w:val="single" w:sz="2" w:space="0" w:color="auto"/>
              <w:right w:val="nil"/>
            </w:tcBorders>
          </w:tcPr>
          <w:p ns2:paraId="4855E11B" ns2: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1 </w:t>
            </w:r>
          </w:p>
        </w:tc>
        <w:tc>
          <w:tcPr>
            <w:tcW w:w="625" w:type="pct"/>
            <w:tcBorders>
              <w:top w:val="nil"/>
              <w:left w:val="nil"/>
              <w:bottom w:val="single" w:sz="2" w:space="0" w:color="auto"/>
              <w:right w:val="single" w:sz="2" w:space="0" w:color="auto"/>
            </w:tcBorders>
          </w:tcPr>
          <w:p ns2:paraId="21A9B741" ns2: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(0.8) </w:t>
            </w:r>
          </w:p>
        </w:tc>
        <w:tc>
          <w:tcPr>
            <w:tcW w:w="625" w:type="pct"/>
            <w:tcBorders>
              <w:top w:val="nil"/>
              <w:left w:val="nil"/>
              <w:bottom w:val="single" w:sz="2" w:space="0" w:color="auto"/>
              <w:right w:val="nil"/>
            </w:tcBorders>
          </w:tcPr>
          <w:p ns2:paraId="06E8086A" ns2: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0 </w:t>
            </w:r>
          </w:p>
        </w:tc>
        <w:tc>
          <w:tcPr>
            <w:tcW w:w="625" w:type="pct"/>
            <w:tcBorders>
              <w:top w:val="nil"/>
              <w:left w:val="nil"/>
              <w:bottom w:val="single" w:sz="2" w:space="0" w:color="auto"/>
            </w:tcBorders>
          </w:tcPr>
          <w:p ns2:paraId="0E978F25" ns2: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(0.0) </w:t>
            </w:r>
          </w:p>
        </w:tc>
      </w:tr>
      <w:tr w:rsidR="00890EA1" w:rsidRPr="00D85E9B" ns2:paraId="09533B1E" ns2:textId="77777777" w:rsidTr="00D85E9B">
        <w:tblPrEx>
          <w:tblBorders>
            <w:top w:val="single" w:sz="6" w:space="0" w:color="auto"/>
            <w:bottom w:val="single" w:sz="6" w:space="0" w:color="auto"/>
          </w:tblBorders>
        </w:tblPrEx>
        <w:trPr>
          <w:jc w:val="center"/>
        </w:trPr>
        <w:tc>
          <w:tcPr>
            <w:tcW w:w="5000" w:type="pct"/>
            <w:gridSpan w:val="5"/>
            <w:tcBorders>
              <w:top w:val="nil"/>
              <w:bottom w:val="double" w:sz="6" w:space="0" w:color="auto"/>
            </w:tcBorders>
          </w:tcPr>
          <w:p ns2:paraId="32CA3CB2" ns2:textId="77777777" w:rsidR="00890EA1" w:rsidRPr="00D85E9B" w:rsidRDefault="00890EA1" w:rsidP="00D85E9B">
            <w:pPr>
              <w:spacing w:before="30" w:after="30"/>
              <w:ind w:left="160" w:right="1" w:hanging="160"/>
              <w:rPr>
                <w:sz w:val="17"/>
                <w:szCs w:val="17"/>
              </w:rPr>
            </w:pPr>
            <w:r w:rsidRPr="00D85E9B">
              <w:rPr>
                <w:sz w:val="17"/>
                <w:szCs w:val="17"/>
              </w:rPr>
              <w:t xml:space="preserve"> </w:t>
            </w:r>
            <w:r w:rsidRPr="00D85E9B">
              <w:rPr>
                <w:sz w:val="17"/>
                <w:szCs w:val="17"/>
                <w:vertAlign w:val="superscript"/>
              </w:rPr>
              <w:t>a</w:t>
            </w:r>
            <w:r w:rsidRPr="00D85E9B">
              <w:rPr>
                <w:sz w:val="17"/>
                <w:szCs w:val="17"/>
              </w:rPr>
              <w:t xml:space="preserve"> Determined by the investigator to be related to the drug.</w:t>
            </w:r>
          </w:p>
          <w:p ns2:paraId="13874FF5" ns2:textId="77777777" w:rsidR="00890EA1" w:rsidRPr="00D85E9B" w:rsidRDefault="00890EA1" w:rsidP="00D85E9B">
            <w:pPr>
              <w:spacing w:before="30" w:after="30"/>
              <w:ind w:left="160" w:right="1" w:hanging="160"/>
              <w:rPr>
                <w:sz w:val="17"/>
                <w:szCs w:val="17"/>
              </w:rPr>
            </w:pPr>
            <w:r w:rsidRPr="00D85E9B">
              <w:rPr>
                <w:sz w:val="17"/>
                <w:szCs w:val="17"/>
              </w:rPr>
              <w:t xml:space="preserve"> </w:t>
            </w:r>
            <w:r w:rsidRPr="00D85E9B">
              <w:rPr>
                <w:sz w:val="17"/>
                <w:szCs w:val="17"/>
                <w:vertAlign w:val="superscript"/>
              </w:rPr>
              <w:t>b</w:t>
            </w:r>
            <w:r w:rsidRPr="00D85E9B">
              <w:rPr>
                <w:sz w:val="17"/>
                <w:szCs w:val="17"/>
              </w:rPr>
              <w:t xml:space="preserve"> Defined as an action taken of dose reduced, drug interrupted or drug withdrawn.</w:t>
            </w:r>
          </w:p>
          <w:p ns2:paraId="491334EF" ns2:textId="77777777" w:rsidR="00890EA1" w:rsidRPr="00D85E9B" w:rsidRDefault="00890EA1" w:rsidP="00D85E9B">
            <w:pPr>
              <w:spacing w:before="30" w:after="30"/>
              <w:ind w:left="160" w:right="1" w:hanging="160"/>
              <w:rPr>
                <w:sz w:val="17"/>
                <w:szCs w:val="17"/>
              </w:rPr>
            </w:pPr>
            <w:r w:rsidRPr="00D85E9B">
              <w:rPr>
                <w:sz w:val="17"/>
                <w:szCs w:val="17"/>
              </w:rPr>
              <w:t xml:space="preserve"> Adverse events occurring within 30 days after last infusion of study drug are included.</w:t>
            </w:r>
          </w:p>
          <w:p ns2:paraId="00E280E1" ns2:textId="77777777" w:rsidR="00890EA1" w:rsidRPr="00D85E9B" w:rsidRDefault="00890EA1" w:rsidP="00D85E9B">
            <w:pPr>
              <w:spacing w:before="30" w:after="30"/>
              <w:ind w:left="160" w:right="1" w:hanging="160"/>
              <w:rPr>
                <w:sz w:val="17"/>
                <w:szCs w:val="17"/>
              </w:rPr>
            </w:pPr>
            <w:r w:rsidRPr="00D85E9B">
              <w:rPr>
                <w:sz w:val="17"/>
                <w:szCs w:val="17"/>
              </w:rPr>
              <w:t xml:space="preserve"> MedDRA preferred terms "Neoplasm progression", "Malignant neoplasm progression" and "Disease progression" not related to the drug are excluded.</w:t>
            </w:r>
          </w:p>
          <w:p ns2:paraId="0C76F93B" ns2:textId="77777777" w:rsidR="00890EA1" w:rsidRPr="00D85E9B" w:rsidRDefault="00890EA1" w:rsidP="00D85E9B">
            <w:pPr>
              <w:spacing w:before="30" w:after="30"/>
              <w:ind w:left="160" w:right="1" w:hanging="160"/>
              <w:rPr>
                <w:sz w:val="17"/>
                <w:szCs w:val="17"/>
              </w:rPr>
            </w:pPr>
            <w:r w:rsidRPr="00D85E9B">
              <w:rPr>
                <w:sz w:val="17"/>
                <w:szCs w:val="17"/>
              </w:rPr>
              <w:t xml:space="preserve"> Grades are based on NCI CTCAE version 5.0.</w:t>
            </w:r>
          </w:p>
          <w:p ns2:paraId="4B43F678" ns2:textId="77777777" w:rsidR="00890EA1" w:rsidRPr="00D85E9B" w:rsidRDefault="00890EA1" w:rsidP="00D85E9B">
            <w:pPr>
              <w:spacing w:before="30" w:after="30"/>
              <w:ind w:left="160" w:right="1" w:hanging="160"/>
              <w:rPr>
                <w:sz w:val="17"/>
                <w:szCs w:val="17"/>
              </w:rPr>
            </w:pPr>
            <w:r w:rsidRPr="00D85E9B">
              <w:rPr>
                <w:sz w:val="17"/>
                <w:szCs w:val="17"/>
              </w:rPr>
              <w:t xml:space="preserve"> Database Cutoff Date: 30NOV2023</w:t>
            </w:r>
          </w:p>
        </w:tc>
      </w:tr>
      <w:tr w:rsidR="00890EA1" w:rsidRPr="00D85E9B" ns2:paraId="4721D7E2" ns2:textId="77777777" w:rsidTr="00D85E9B">
        <w:tblPrEx>
          <w:tblBorders>
            <w:top w:val="none" w:sz="0" w:space="0" w:color="auto"/>
            <w:left w:val="none" w:sz="0" w:space="0" w:color="auto"/>
            <w:bottom w:val="none" w:sz="0" w:space="0" w:color="auto"/>
            <w:right w:val="none" w:sz="0" w:space="0" w:color="auto"/>
          </w:tblBorders>
        </w:tblPrEx>
        <w:trPr>
          <w:jc w:val="center"/>
        </w:trPr>
        <w:tc>
          <w:tcPr>
            <w:tcW w:w="5000" w:type="pct"/>
            <w:gridSpan w:val="5"/>
            <w:tcBorders>
              <w:top w:val="nil"/>
              <w:left w:val="nil"/>
              <w:bottom w:val="nil"/>
              <w:right w:val="nil"/>
            </w:tcBorders>
          </w:tcPr>
          <w:p ns2:paraId="590F9DB4" ns2:textId="77777777" w:rsidR="00890EA1" w:rsidRPr="00D85E9B" w:rsidRDefault="00890EA1" w:rsidP="00D85E9B">
            <w:pPr>
              <w:spacing w:before="15" w:after="15"/>
              <w:rPr>
                <w:sz w:val="17"/>
                <w:szCs w:val="17"/>
              </w:rPr>
            </w:pPr>
            <w:r w:rsidRPr="00D85E9B">
              <w:rPr>
                <w:sz w:val="17"/>
                <w:szCs w:val="17"/>
              </w:rPr>
              <w:t>Source:  [P014MK2870: adam-adsl; adae]</w:t>
            </w:r>
          </w:p>
        </w:tc>
      </w:tr>
    </w:tbl>
    <w:p ns2:paraId="373B7511" ns2:textId="77777777" w:rsidR="00627842" w:rsidRDefault="00814136" w:rsidP="00814136">
      <w:pPr>
        <w:pStyle w:val="Heading4"/>
      </w:pPr>
      <w:del w:id="11220" w:author="GoldenCorpusHarness" w:date="2026-03-28T21:57:55Z">
        <w:r>
          <w:delText>Summary of Adverse Events Considered Drug-related by the Investigator</w:delText>
        </w:r>
      </w:del>
    </w:p>
    <w:p ns2:paraId="1A462558" ns2:textId="32CD9601" w:rsidR="008A352D" w:rsidRPr="009E35D9" w:rsidRDefault="008A352D" w:rsidP="00200BE2">
      <w:pPr>
        <w:pStyle w:val="Paragraph"/>
        <w:rPr>
          <w:u w:val="single"/>
        </w:rPr>
      </w:pPr>
      <w:ins w:id="11221" w:author="GoldenCorpusHarness" w:date="2026-03-28T21:57:55Z">
        <w:r>
          <w:t>Table 36Study MK-2870-001 (KL264-01): Adver</w:t>
        </w:r>
      </w:ins>
      <w:r>
        <w:t>s</w:t>
      </w:r>
      <w:ins w:id="11222" w:author="GoldenCorpusHarness" w:date="2026-03-28T21:57:55Z">
        <w:r>
          <w:t>e Event Summary by S</w:t>
        </w:r>
      </w:ins>
      <w:r>
        <w:t xml:space="preserve">ac-TMT </w:t>
      </w:r>
      <w:del w:id="11223" w:author="GoldenCorpusHarness" w:date="2026-03-28T21:57:55Z">
        <w:r>
          <w:delText>5</w:delText>
        </w:r>
      </w:del>
      <w:ins w:id="11224" w:author="GoldenCorpusHarness" w:date="2026-03-28T21:57:55Z">
        <w:r>
          <w:t>Dose</w:t>
        </w:r>
      </w:ins>
      <w:r>
        <w:t xml:space="preserve"> </w:t>
      </w:r>
      <w:del w:id="11225" w:author="GoldenCorpusHarness" w:date="2026-03-28T21:57:55Z">
        <w:r>
          <w:delText>mg/kg</w:delText>
        </w:r>
      </w:del>
      <w:ins w:id="11226" w:author="GoldenCorpusHarness" w:date="2026-03-28T21:57:55Z">
        <w:r>
          <w:t>Levels</w:t>
        </w:r>
      </w:ins>
      <w:r>
        <w:t xml:space="preserve"> </w:t>
      </w:r>
      <w:del w:id="11227" w:author="GoldenCorpusHarness" w:date="2026-03-28T21:57:55Z">
        <w:r>
          <w:delText>gr</w:delText>
        </w:r>
      </w:del>
      <w:ins w:id="11228" w:author="GoldenCorpusHarness" w:date="2026-03-28T21:57:55Z">
        <w:r>
          <w:t>Phase 1 and Phase 2 (APaT P</w:t>
        </w:r>
      </w:ins>
      <w:r>
        <w:t>o</w:t>
      </w:r>
      <w:ins w:id="11229" w:author="GoldenCorpusHarness" w:date="2026-03-28T21:57:55Z">
        <w:r>
          <w:t>p</w:t>
        </w:r>
      </w:ins>
      <w:r>
        <w:t>u</w:t>
      </w:r>
      <w:del w:id="11230" w:author="GoldenCorpusHarness" w:date="2026-03-28T21:57:55Z">
        <w:r>
          <w:delText>p</w:delText>
        </w:r>
      </w:del>
      <w:ins w:id="11231" w:author="GoldenCorpusHarness" w:date="2026-03-28T21:57:55Z">
        <w:r>
          <w:t>lation)</w:t>
        </w:r>
      </w:ins>
    </w:p>
    <w:p ns2:paraId="6BC939EB" ns2:textId="0AFD46DD" w:rsidR="00C82C6E" w:rsidRPr="00431BFB" w:rsidRDefault="00463AC6" w:rsidP="00431BFB">
      <w:pPr>
        <w:pStyle w:val="Paragraph"/>
      </w:pPr>
      <w:r>
        <w:t>In Study MK-2870-</w:t>
      </w:r>
      <w:r w:rsidRPr="00431BFB">
        <w:t>014, i</w:t>
      </w:r>
      <w:r w:rsidR="00E632DA" w:rsidRPr="00431BFB">
        <w:t>n the sac-TMT 5</w:t>
      </w:r>
      <w:r w:rsidR="00732C95" w:rsidRPr="00431BFB">
        <w:t xml:space="preserve"> </w:t>
      </w:r>
      <w:r w:rsidR="00E632DA" w:rsidRPr="00431BFB">
        <w:t xml:space="preserve">mg/kg </w:t>
      </w:r>
      <w:r w:rsidRPr="00431BFB">
        <w:t xml:space="preserve">treatment </w:t>
      </w:r>
      <w:r w:rsidR="00E632DA" w:rsidRPr="00431BFB">
        <w:t>group (n=130)</w:t>
      </w:r>
      <w:r w:rsidR="00200BE2" w:rsidRPr="00431BFB">
        <w:t xml:space="preserve">, </w:t>
      </w:r>
      <w:r w:rsidRPr="00431BFB">
        <w:t>all participants experienced at least 1 AE, and all were</w:t>
      </w:r>
      <w:r w:rsidR="00200BE2" w:rsidRPr="00431BFB">
        <w:t xml:space="preserve"> considered </w:t>
      </w:r>
      <w:r w:rsidR="006C5022" w:rsidRPr="00431BFB">
        <w:t>drug-</w:t>
      </w:r>
      <w:r w:rsidR="00200BE2" w:rsidRPr="00431BFB">
        <w:t>related</w:t>
      </w:r>
      <w:r w:rsidR="006C5022" w:rsidRPr="00431BFB">
        <w:t xml:space="preserve"> by the investigator</w:t>
      </w:r>
      <w:r w:rsidR="00200BE2" w:rsidRPr="00431BFB">
        <w:t>.</w:t>
      </w:r>
    </w:p>
    <w:p ns2:paraId="170DD0A1" ns2:textId="407CC3EC" w:rsidR="004F57BD" w:rsidRPr="00431BFB" w:rsidRDefault="00200BE2" w:rsidP="00431BFB">
      <w:pPr>
        <w:pStyle w:val="Paragraph"/>
      </w:pPr>
      <w:del w:id="11232" w:author="GoldenCorpusHarness" w:date="2026-03-28T21:57:55Z">
        <w:r>
          <w:delText>Th</w:delText>
        </w:r>
      </w:del>
      <w:ins w:id="11233" w:author="GoldenCorpusHarness" w:date="2026-03-28T21:57:55Z">
        <w:r>
          <w:t>Study MK-2870-001 (KL264-01): Advers</w:t>
        </w:r>
      </w:ins>
      <w:r>
        <w:t xml:space="preserve">e </w:t>
      </w:r>
      <w:del w:id="11234" w:author="GoldenCorpusHarness" w:date="2026-03-28T21:57:55Z">
        <w:r>
          <w:delText>mos</w:delText>
        </w:r>
      </w:del>
      <w:ins w:id="11235" w:author="GoldenCorpusHarness" w:date="2026-03-28T21:57:55Z">
        <w:r>
          <w:t>Even</w:t>
        </w:r>
      </w:ins>
      <w:r>
        <w:t xml:space="preserve">t </w:t>
      </w:r>
      <w:del w:id="11236" w:author="GoldenCorpusHarness" w:date="2026-03-28T21:57:55Z">
        <w:r>
          <w:delText>co</w:delText>
        </w:r>
      </w:del>
      <w:ins w:id="11237" w:author="GoldenCorpusHarness" w:date="2026-03-28T21:57:55Z">
        <w:r>
          <w:t>Su</w:t>
        </w:r>
      </w:ins>
      <w:r>
        <w:t>mm</w:t>
      </w:r>
      <w:del w:id="11238" w:author="GoldenCorpusHarness" w:date="2026-03-28T21:57:55Z">
        <w:r>
          <w:delText>on d</w:delText>
        </w:r>
      </w:del>
      <w:ins w:id="11239" w:author="GoldenCorpusHarness" w:date="2026-03-28T21:57:55Z">
        <w:r>
          <w:t>a</w:t>
        </w:r>
      </w:ins>
      <w:r>
        <w:t>r</w:t>
      </w:r>
      <w:del w:id="11240" w:author="GoldenCorpusHarness" w:date="2026-03-28T21:57:55Z">
        <w:r>
          <w:delText>ug-related AEs (incidence ≥25%)</w:delText>
        </w:r>
      </w:del>
      <w:ins w:id="11241" w:author="GoldenCorpusHarness" w:date="2026-03-28T21:57:55Z">
        <w:r>
          <w:t>y</w:t>
        </w:r>
      </w:ins>
      <w:r>
        <w:t xml:space="preserve"> by </w:t>
      </w:r>
      <w:del w:id="11242" w:author="GoldenCorpusHarness" w:date="2026-03-28T21:57:55Z">
        <w:r>
          <w:delText>PT in the s</w:delText>
        </w:r>
      </w:del>
      <w:ins w:id="11243" w:author="GoldenCorpusHarness" w:date="2026-03-28T21:57:55Z">
        <w:r>
          <w:t>S</w:t>
        </w:r>
      </w:ins>
      <w:r>
        <w:t xml:space="preserve">ac-TMT </w:t>
      </w:r>
      <w:del w:id="11244" w:author="GoldenCorpusHarness" w:date="2026-03-28T21:57:55Z">
        <w:r>
          <w:delText>gr</w:delText>
        </w:r>
      </w:del>
      <w:ins w:id="11245" w:author="GoldenCorpusHarness" w:date="2026-03-28T21:57:55Z">
        <w:r>
          <w:t>D</w:t>
        </w:r>
      </w:ins>
      <w:r>
        <w:t>o</w:t>
      </w:r>
      <w:del w:id="11246" w:author="GoldenCorpusHarness" w:date="2026-03-28T21:57:55Z">
        <w:r>
          <w:delText>up wer</w:delText>
        </w:r>
      </w:del>
      <w:ins w:id="11247" w:author="GoldenCorpusHarness" w:date="2026-03-28T21:57:55Z">
        <w:r>
          <w:t>s</w:t>
        </w:r>
      </w:ins>
      <w:r>
        <w:t xml:space="preserve">e </w:t>
      </w:r>
      <w:del w:id="11248" w:author="GoldenCorpusHarness" w:date="2026-03-28T21:57:55Z">
        <w:r>
          <w:delText>an</w:delText>
        </w:r>
      </w:del>
      <w:ins w:id="11249" w:author="GoldenCorpusHarness" w:date="2026-03-28T21:57:55Z">
        <w:r>
          <w:t>L</w:t>
        </w:r>
      </w:ins>
      <w:r>
        <w:t>e</w:t>
      </w:r>
      <w:del w:id="11250" w:author="GoldenCorpusHarness" w:date="2026-03-28T21:57:55Z">
        <w:r>
          <w:delText>mia</w:delText>
        </w:r>
      </w:del>
      <w:ins w:id="11251" w:author="GoldenCorpusHarness" w:date="2026-03-28T21:57:55Z">
        <w:r>
          <w:t>vels</w:t>
        </w:r>
      </w:ins>
      <w:r>
        <w:t xml:space="preserve"> </w:t>
      </w:r>
      <w:del w:id="11252" w:author="GoldenCorpusHarness" w:date="2026-03-28T21:57:55Z">
        <w:r>
          <w:delText>(82.3%), neutrop</w:delText>
        </w:r>
      </w:del>
      <w:ins w:id="11253" w:author="GoldenCorpusHarness" w:date="2026-03-28T21:57:55Z">
        <w:r>
          <w:t>P</w:t>
        </w:r>
      </w:ins>
      <w:r>
        <w:t>h</w:t>
      </w:r>
      <w:del w:id="11254" w:author="GoldenCorpusHarness" w:date="2026-03-28T21:57:55Z">
        <w:r>
          <w:delText>il count decre</w:delText>
        </w:r>
      </w:del>
      <w:r>
        <w:t>ase</w:t>
      </w:r>
      <w:del w:id="11255" w:author="GoldenCorpusHarness" w:date="2026-03-28T21:57:55Z">
        <w:r>
          <w:delText>d</w:delText>
        </w:r>
      </w:del>
      <w:r>
        <w:t xml:space="preserve"> </w:t>
      </w:r>
      <w:del w:id="11256" w:author="GoldenCorpusHarness" w:date="2026-03-28T21:57:55Z">
        <w:r>
          <w:delText>(78.5%), WBC count decreased (76.2%), stomatitis (49.2%), platelet count decreased (40.8%), nausea (40.0%), vomiting (34.6%), rash (32.3%), alopecia (28.5%),</w:delText>
        </w:r>
      </w:del>
      <w:ins w:id="11257" w:author="GoldenCorpusHarness" w:date="2026-03-28T21:57:55Z">
        <w:r>
          <w:t>1</w:t>
        </w:r>
      </w:ins>
      <w:r>
        <w:t xml:space="preserve"> and </w:t>
      </w:r>
      <w:del w:id="11258" w:author="GoldenCorpusHarness" w:date="2026-03-28T21:57:55Z">
        <w:r>
          <w:delText>ALT incre</w:delText>
        </w:r>
      </w:del>
      <w:ins w:id="11259" w:author="GoldenCorpusHarness" w:date="2026-03-28T21:57:55Z">
        <w:r>
          <w:t>Ph</w:t>
        </w:r>
      </w:ins>
      <w:r>
        <w:t>ase</w:t>
      </w:r>
      <w:del w:id="11260" w:author="GoldenCorpusHarness" w:date="2026-03-28T21:57:55Z">
        <w:r>
          <w:delText>d</w:delText>
        </w:r>
      </w:del>
      <w:ins w:id="11261" w:author="GoldenCorpusHarness" w:date="2026-03-28T21:57:55Z">
        <w:r>
          <w:t xml:space="preserve"> 2</w:t>
        </w:r>
      </w:ins>
      <w:r>
        <w:t xml:space="preserve"> (</w:t>
      </w:r>
      <w:del w:id="11262" w:author="GoldenCorpusHarness" w:date="2026-03-28T21:57:55Z">
        <w:r>
          <w:delText>26.2%</w:delText>
        </w:r>
      </w:del>
      <w:ins w:id="11263" w:author="GoldenCorpusHarness" w:date="2026-03-28T21:57:55Z">
        <w:r>
          <w:t>APaT Population</w:t>
        </w:r>
      </w:ins>
      <w:r>
        <w:t>)</w:t>
      </w:r>
      <w:del w:id="11264" w:author="GoldenCorpusHarness" w:date="2026-03-28T21:57:55Z">
        <w:r>
          <w:delText xml:space="preserve"> [Sec. 7.3] [Table 66].</w:delText>
        </w:r>
      </w:del>
    </w:p>
    <w:p ns2:paraId="7F06EC55" ns2:textId="1EFB0A4A" w:rsidR="00200BE2" w:rsidRPr="00431BFB" w:rsidRDefault="00200BE2" w:rsidP="00431BFB">
      <w:pPr>
        <w:pStyle w:val="Paragraph"/>
      </w:pPr>
      <w:r w:rsidRPr="00431BFB">
        <w:t>The most common Grade</w:t>
      </w:r>
      <w:r w:rsidR="00514485" w:rsidRPr="00431BFB">
        <w:t> </w:t>
      </w:r>
      <w:r w:rsidRPr="00431BFB">
        <w:t xml:space="preserve">≥3 drug-related AEs </w:t>
      </w:r>
      <w:r w:rsidR="004F57BD" w:rsidRPr="00431BFB">
        <w:t>(</w:t>
      </w:r>
      <w:r w:rsidR="00514485" w:rsidRPr="00431BFB">
        <w:t>incidence ≥5%</w:t>
      </w:r>
      <w:r w:rsidR="004F57BD" w:rsidRPr="00431BFB">
        <w:t xml:space="preserve">) </w:t>
      </w:r>
      <w:r w:rsidR="00DC394E" w:rsidRPr="00431BFB">
        <w:t xml:space="preserve">by PT </w:t>
      </w:r>
      <w:r w:rsidR="004F57BD" w:rsidRPr="00431BFB">
        <w:t xml:space="preserve">in the sac-TMT group </w:t>
      </w:r>
      <w:r w:rsidRPr="00431BFB">
        <w:t>were neutrophil count decreased (</w:t>
      </w:r>
      <w:r w:rsidR="00D1439D" w:rsidRPr="00431BFB">
        <w:t>34.6</w:t>
      </w:r>
      <w:r w:rsidRPr="00431BFB">
        <w:t>%), anemia (</w:t>
      </w:r>
      <w:r w:rsidR="00D1439D" w:rsidRPr="00431BFB">
        <w:t>29.2</w:t>
      </w:r>
      <w:r w:rsidRPr="00431BFB">
        <w:t>%), WBC count decreased (</w:t>
      </w:r>
      <w:r w:rsidR="00D1439D" w:rsidRPr="00431BFB">
        <w:t>27.7</w:t>
      </w:r>
      <w:r w:rsidRPr="00431BFB">
        <w:t xml:space="preserve">%), </w:t>
      </w:r>
      <w:r w:rsidR="00D1439D" w:rsidRPr="00431BFB">
        <w:t xml:space="preserve">platelet count decreased (13.1%), </w:t>
      </w:r>
      <w:r w:rsidRPr="00431BFB">
        <w:t>stomatitis (</w:t>
      </w:r>
      <w:r w:rsidR="00D1439D" w:rsidRPr="00431BFB">
        <w:t>10.0</w:t>
      </w:r>
      <w:r w:rsidRPr="00431BFB">
        <w:t>%), lymphocyte count decreased (</w:t>
      </w:r>
      <w:r w:rsidR="00D1439D" w:rsidRPr="00431BFB">
        <w:t>7.7</w:t>
      </w:r>
      <w:r w:rsidRPr="00431BFB">
        <w:t>%) [</w:t>
      </w:r>
      <w:r w:rsidR="00E45E19">
        <w:t>Table 67</w:t>
      </w:r>
      <w:r w:rsidR="00A110C6" w:rsidRPr="00431BFB">
        <w:t>].</w:t>
      </w:r>
    </w:p>
    <w:p ns2:paraId="7FB07FE8" ns2:textId="1DA6E2E5" w:rsidR="008A352D" w:rsidRPr="009E35D9" w:rsidRDefault="00271DF8" w:rsidP="00200BE2">
      <w:pPr>
        <w:pStyle w:val="Paragraph"/>
        <w:rPr>
          <w:bCs/>
          <w:u w:val="single"/>
        </w:rPr>
      </w:pPr>
      <w:del w:id="11265" w:author="GoldenCorpusHarness" w:date="2026-03-28T21:57:55Z">
        <w:r>
          <w:delText>Control Group</w:delText>
        </w:r>
      </w:del>
    </w:p>
    <w:p ns2:paraId="5F3971DA" ns2:textId="698EB346" w:rsidR="002C6CAD" w:rsidRDefault="00463AC6" w:rsidP="00200BE2">
      <w:pPr>
        <w:pStyle w:val="Paragraph"/>
      </w:pPr>
      <w:del w:id="11266" w:author="GoldenCorpusHarness" w:date="2026-03-28T21:57:55Z">
        <w:r>
          <w:delText>In the control group, 130 participants (98.5%) experienced at least 1 AE, and 127 participants (96.2%) experienced AEs considered drug-related by the investigator.</w:delText>
        </w:r>
      </w:del>
    </w:p>
    <w:p ns2:paraId="330B6B8C" ns2:textId="7914DCCF" w:rsidR="002C477E" w:rsidRDefault="00C82C6E" w:rsidP="002C477E">
      <w:pPr>
        <w:pStyle w:val="Paragraph"/>
      </w:pPr>
      <w:del w:id="11267" w:author="GoldenCorpusHarness" w:date="2026-03-28T21:57:55Z">
        <w:r>
          <w:delText>Th</w:delText>
        </w:r>
      </w:del>
      <w:ins w:id="11268" w:author="GoldenCorpusHarness" w:date="2026-03-28T21:57:55Z">
        <w:r>
          <w:t>Summary of Advers</w:t>
        </w:r>
      </w:ins>
      <w:r>
        <w:t xml:space="preserve">e </w:t>
      </w:r>
      <w:del w:id="11269" w:author="GoldenCorpusHarness" w:date="2026-03-28T21:57:55Z">
        <w:r>
          <w:delText>mo</w:delText>
        </w:r>
      </w:del>
      <w:ins w:id="11270" w:author="GoldenCorpusHarness" w:date="2026-03-28T21:57:55Z">
        <w:r>
          <w:t>Event</w:t>
        </w:r>
      </w:ins>
      <w:r>
        <w:t>s</w:t>
      </w:r>
      <w:del w:id="11271" w:author="GoldenCorpusHarness" w:date="2026-03-28T21:57:55Z">
        <w:r>
          <w:delText>t</w:delText>
        </w:r>
      </w:del>
      <w:r>
        <w:t xml:space="preserve"> </w:t>
      </w:r>
      <w:del w:id="11272" w:author="GoldenCorpusHarness" w:date="2026-03-28T21:57:55Z">
        <w:r>
          <w:delText>comm</w:delText>
        </w:r>
      </w:del>
      <w:ins w:id="11273" w:author="GoldenCorpusHarness" w:date="2026-03-28T21:57:55Z">
        <w:r>
          <w:t>C</w:t>
        </w:r>
      </w:ins>
      <w:r>
        <w:t>on</w:t>
      </w:r>
      <w:ins w:id="11274" w:author="GoldenCorpusHarness" w:date="2026-03-28T21:57:55Z">
        <w:r>
          <w:t>sidered</w:t>
        </w:r>
      </w:ins>
      <w:r>
        <w:t xml:space="preserve"> </w:t>
      </w:r>
      <w:del w:id="11275" w:author="GoldenCorpusHarness" w:date="2026-03-28T21:57:55Z">
        <w:r>
          <w:delText>d</w:delText>
        </w:r>
      </w:del>
      <w:ins w:id="11276" w:author="GoldenCorpusHarness" w:date="2026-03-28T21:57:55Z">
        <w:r>
          <w:t>D</w:t>
        </w:r>
      </w:ins>
      <w:r>
        <w:t xml:space="preserve">rug-related </w:t>
      </w:r>
      <w:del w:id="11277" w:author="GoldenCorpusHarness" w:date="2026-03-28T21:57:55Z">
        <w:r>
          <w:delText xml:space="preserve">AEs (incidence ≥25%) </w:delText>
        </w:r>
      </w:del>
      <w:r>
        <w:t>by</w:t>
      </w:r>
      <w:del w:id="11278" w:author="GoldenCorpusHarness" w:date="2026-03-28T21:57:55Z">
        <w:r>
          <w:delText xml:space="preserve"> PT in</w:delText>
        </w:r>
      </w:del>
      <w:r>
        <w:t xml:space="preserve"> the </w:t>
      </w:r>
      <w:del w:id="11279" w:author="GoldenCorpusHarness" w:date="2026-03-28T21:57:55Z">
        <w:r>
          <w:delText>c</w:delText>
        </w:r>
      </w:del>
      <w:ins w:id="11280" w:author="GoldenCorpusHarness" w:date="2026-03-28T21:57:55Z">
        <w:r>
          <w:t>Investigat</w:t>
        </w:r>
      </w:ins>
      <w:r>
        <w:t>o</w:t>
      </w:r>
      <w:del w:id="11281" w:author="GoldenCorpusHarness" w:date="2026-03-28T21:57:55Z">
        <w:r>
          <w:delText>nt</w:delText>
        </w:r>
      </w:del>
      <w:r>
        <w:t>r</w:t>
      </w:r>
      <w:del w:id="11282" w:author="GoldenCorpusHarness" w:date="2026-03-28T21:57:55Z">
        <w:r>
          <w:delText>ol group were WBC count decreased (76.5%), neutrophil count decreased (74.2%), anemia (54.5%), AST</w:delText>
        </w:r>
      </w:del>
      <w:r>
        <w:t xml:space="preserve"> in</w:t>
      </w:r>
      <w:del w:id="11283" w:author="GoldenCorpusHarness" w:date="2026-03-28T21:57:55Z">
        <w:r>
          <w:delText>creased</w:delText>
        </w:r>
      </w:del>
      <w:r>
        <w:t xml:space="preserve"> </w:t>
      </w:r>
      <w:del w:id="11284" w:author="GoldenCorpusHarness" w:date="2026-03-28T21:57:55Z">
        <w:r>
          <w:delText>(47.7%), ALT increased (35.6%), gamma-glutamyltransfer</w:delText>
        </w:r>
      </w:del>
      <w:ins w:id="11285" w:author="GoldenCorpusHarness" w:date="2026-03-28T21:57:55Z">
        <w:r>
          <w:t>Ph</w:t>
        </w:r>
      </w:ins>
      <w:r>
        <w:t xml:space="preserve">ase </w:t>
      </w:r>
      <w:del w:id="11286" w:author="GoldenCorpusHarness" w:date="2026-03-28T21:57:55Z">
        <w:r>
          <w:delText>increased (</w:delText>
        </w:r>
      </w:del>
      <w:r>
        <w:t>2</w:t>
      </w:r>
      <w:del w:id="11287" w:author="GoldenCorpusHarness" w:date="2026-03-28T21:57:55Z">
        <w:r>
          <w:delText>8</w:delText>
        </w:r>
      </w:del>
      <w:r>
        <w:t>.</w:t>
      </w:r>
      <w:del w:id="11288" w:author="GoldenCorpusHarness" w:date="2026-03-28T21:57:55Z">
        <w:r>
          <w:delText>0%) and platelet count decreased (25.8%) [Sec. 7.3] [Table 66].</w:delText>
        </w:r>
      </w:del>
    </w:p>
    <w:p ns2:paraId="471ED2D4" ns2:textId="51164525" w:rsidR="00C82C6E" w:rsidRDefault="002C477E" w:rsidP="00200BE2">
      <w:pPr>
        <w:pStyle w:val="Paragraph"/>
      </w:pPr>
      <w:del w:id="11289" w:author="GoldenCorpusHarness" w:date="2026-03-28T21:57:55Z">
        <w:r>
          <w:delText>T</w:delText>
        </w:r>
      </w:del>
      <w:ins w:id="11290" w:author="GoldenCorpusHarness" w:date="2026-03-28T21:57:55Z">
        <w:r>
          <w:t>P</w:t>
        </w:r>
      </w:ins>
      <w:r>
        <w:t>h</w:t>
      </w:r>
      <w:del w:id="11291" w:author="GoldenCorpusHarness" w:date="2026-03-28T21:57:55Z">
        <w:r>
          <w:delText>e most common Grade ≥3 drug-related AEs (incidence ≥5%) by PT in the control group were neutrophil count decre</w:delText>
        </w:r>
      </w:del>
      <w:r>
        <w:t>ase</w:t>
      </w:r>
      <w:del w:id="11292" w:author="GoldenCorpusHarness" w:date="2026-03-28T21:57:55Z">
        <w:r>
          <w:delText>d</w:delText>
        </w:r>
      </w:del>
      <w:r>
        <w:t xml:space="preserve"> </w:t>
      </w:r>
      <w:del w:id="11293" w:author="GoldenCorpusHarness" w:date="2026-03-28T21:57:55Z">
        <w:r>
          <w:delText>(47.0%)</w:delText>
        </w:r>
      </w:del>
      <w:ins w:id="11294" w:author="GoldenCorpusHarness" w:date="2026-03-28T21:57:55Z">
        <w:r>
          <w:t>2</w:t>
        </w:r>
      </w:ins>
      <w:r>
        <w:t xml:space="preserve">, </w:t>
      </w:r>
      <w:del w:id="11295" w:author="GoldenCorpusHarness" w:date="2026-03-28T21:57:55Z">
        <w:r>
          <w:delText>WBC count decrea</w:delText>
        </w:r>
      </w:del>
      <w:r>
        <w:t>s</w:t>
      </w:r>
      <w:del w:id="11296" w:author="GoldenCorpusHarness" w:date="2026-03-28T21:57:55Z">
        <w:r>
          <w:delText>ed (36.4%), anemia and lymphocyte count decreased (6.1% e</w:delText>
        </w:r>
      </w:del>
      <w:r>
        <w:t>ac</w:t>
      </w:r>
      <w:del w:id="11297" w:author="GoldenCorpusHarness" w:date="2026-03-28T21:57:55Z">
        <w:r>
          <w:delText>h)</w:delText>
        </w:r>
      </w:del>
      <w:ins w:id="11298" w:author="GoldenCorpusHarness" w:date="2026-03-28T21:57:55Z">
        <w:r>
          <w:t>-TMT</w:t>
        </w:r>
      </w:ins>
      <w:r>
        <w:t xml:space="preserve"> </w:t>
      </w:r>
      <w:del w:id="11299" w:author="GoldenCorpusHarness" w:date="2026-03-28T21:57:55Z">
        <w:r>
          <w:delText>[Table 67].</w:delText>
        </w:r>
      </w:del>
      <w:ins w:id="11300" w:author="GoldenCorpusHarness" w:date="2026-03-28T21:57:55Z">
        <w:r>
          <w:t>4 mg/kg</w:t>
        </w:r>
      </w:ins>
    </w:p>
    <w:p ns2:paraId="47A56CF1" ns2:textId="77777777" w:rsidR="00D048BB" w:rsidRDefault="00D048BB" w:rsidP="005E2E3E">
      <w:pPr>
        <w:pStyle w:val="Heading4"/>
      </w:pPr>
      <w:ins w:id="11301" w:author="GoldenCorpusHarness" w:date="2026-03-28T21:57:55Z">
        <w:r>
          <w:t>The most frequently reported drug-related AEs (incidence ≥25%) by PT were anemia (75.3%), neutrophil count decreased (49.6%), WBC count decreased (47.6%), stomatitis (36.7%), and nausea (27.9%) [</w:t>
        </w:r>
      </w:ins>
      <w:r>
        <w:t>S</w:t>
      </w:r>
      <w:del w:id="11302" w:author="GoldenCorpusHarness" w:date="2026-03-28T21:57:55Z">
        <w:r>
          <w:delText>ummary of Serious Adverse Events</w:delText>
        </w:r>
      </w:del>
      <w:ins w:id="11303" w:author="GoldenCorpusHarness" w:date="2026-03-28T21:57:55Z">
        <w:r>
          <w:t>ec. 7.3] [Table 57].</w:t>
        </w:r>
      </w:ins>
    </w:p>
    <w:p ns2:paraId="06EB54E5" ns2:textId="77777777" w:rsidR="006C5022" w:rsidRPr="001A3C3D" w:rsidRDefault="006C5022" w:rsidP="006C5022">
      <w:pPr>
        <w:pStyle w:val="Paragraph"/>
        <w:rPr>
          <w:u w:val="single"/>
        </w:rPr>
      </w:pPr>
      <w:ins w:id="11304" w:author="GoldenCorpusHarness" w:date="2026-03-28T21:57:55Z">
        <w:r>
          <w:t>The mo</w:t>
        </w:r>
      </w:ins>
      <w:r>
        <w:t>s</w:t>
      </w:r>
      <w:ins w:id="11305" w:author="GoldenCorpusHarness" w:date="2026-03-28T21:57:55Z">
        <w:r>
          <w:t>t frequently reported (incidence ≥5%) Gr</w:t>
        </w:r>
      </w:ins>
      <w:r>
        <w:t>a</w:t>
      </w:r>
      <w:ins w:id="11306" w:author="GoldenCorpusHarness" w:date="2026-03-28T21:57:55Z">
        <w:r>
          <w:t xml:space="preserve">de ≥3 drug-related AEs were: neutrophil </w:t>
        </w:r>
      </w:ins>
      <w:r>
        <w:t>c</w:t>
      </w:r>
      <w:del w:id="11307" w:author="GoldenCorpusHarness" w:date="2026-03-28T21:57:55Z">
        <w:r>
          <w:delText>-</w:delText>
        </w:r>
      </w:del>
      <w:ins w:id="11308" w:author="GoldenCorpusHarness" w:date="2026-03-28T21:57:55Z">
        <w:r>
          <w:t>ount decreased (21%), anemia (17.3%), and WBC count decreased (11.2%) [Sec. 7.3] [</w:t>
        </w:r>
      </w:ins>
      <w:r>
        <w:t>T</w:t>
      </w:r>
      <w:del w:id="11309" w:author="GoldenCorpusHarness" w:date="2026-03-28T21:57:55Z">
        <w:r>
          <w:delText>MT</w:delText>
        </w:r>
      </w:del>
      <w:ins w:id="11310" w:author="GoldenCorpusHarness" w:date="2026-03-28T21:57:55Z">
        <w:r>
          <w:t>able</w:t>
        </w:r>
      </w:ins>
      <w:r>
        <w:t xml:space="preserve"> 5</w:t>
      </w:r>
      <w:del w:id="11311" w:author="GoldenCorpusHarness" w:date="2026-03-28T21:57:55Z">
        <w:r>
          <w:delText xml:space="preserve"> mg/kg group</w:delText>
        </w:r>
      </w:del>
      <w:ins w:id="11312" w:author="GoldenCorpusHarness" w:date="2026-03-28T21:57:55Z">
        <w:r>
          <w:t>9].</w:t>
        </w:r>
      </w:ins>
    </w:p>
    <w:p ns2:paraId="08D92B94" ns2:textId="4AFFACDF" w:rsidR="006128D6" w:rsidRDefault="00514485" w:rsidP="001574B2">
      <w:pPr>
        <w:pStyle w:val="Paragraph"/>
      </w:pPr>
      <w:del w:id="11313" w:author="GoldenCorpusHarness" w:date="2026-03-28T21:57:55Z">
        <w:r>
          <w:delText>In</w:delText>
        </w:r>
      </w:del>
      <w:ins w:id="11314" w:author="GoldenCorpusHarness" w:date="2026-03-28T21:57:55Z">
        <w:r>
          <w:t>Phase</w:t>
        </w:r>
      </w:ins>
      <w:r>
        <w:t xml:space="preserve"> </w:t>
      </w:r>
      <w:del w:id="11315" w:author="GoldenCorpusHarness" w:date="2026-03-28T21:57:55Z">
        <w:r>
          <w:delText>the</w:delText>
        </w:r>
      </w:del>
      <w:ins w:id="11316" w:author="GoldenCorpusHarness" w:date="2026-03-28T21:57:55Z">
        <w:r>
          <w:t>2,</w:t>
        </w:r>
      </w:ins>
      <w:r>
        <w:t xml:space="preserve"> sac-TMT </w:t>
      </w:r>
      <w:ins w:id="11317" w:author="GoldenCorpusHarness" w:date="2026-03-28T21:57:55Z">
        <w:r>
          <w:t>5 m</w:t>
        </w:r>
      </w:ins>
      <w:r>
        <w:t>g</w:t>
      </w:r>
      <w:del w:id="11318" w:author="GoldenCorpusHarness" w:date="2026-03-28T21:57:55Z">
        <w:r>
          <w:delText>roup, 40 participants (30.8%) experienced SAEs, and 27 participants (20.8%) experienced SAEs that were considered dru</w:delText>
        </w:r>
      </w:del>
      <w:ins w:id="11319" w:author="GoldenCorpusHarness" w:date="2026-03-28T21:57:55Z">
        <w:r>
          <w:t>/k</w:t>
        </w:r>
      </w:ins>
      <w:r>
        <w:t>g</w:t>
      </w:r>
      <w:del w:id="11320" w:author="GoldenCorpusHarness" w:date="2026-03-28T21:57:55Z">
        <w:r>
          <w:delText xml:space="preserve">-related by the investigator [Table 37]. </w:delText>
        </w:r>
      </w:del>
    </w:p>
    <w:p ns2:paraId="2680DE83" ns2:textId="166361A3" w:rsidR="007F0B68" w:rsidRPr="0056266F" w:rsidRDefault="007F0B68" w:rsidP="001574B2">
      <w:pPr>
        <w:pStyle w:val="Paragraph"/>
      </w:pPr>
      <w:r>
        <w:t xml:space="preserve">The most </w:t>
      </w:r>
      <w:del w:id="11321" w:author="GoldenCorpusHarness" w:date="2026-03-28T21:57:55Z">
        <w:r>
          <w:delText>common (incidence &gt;1%)</w:delText>
        </w:r>
      </w:del>
      <w:ins w:id="11322" w:author="GoldenCorpusHarness" w:date="2026-03-28T21:57:55Z">
        <w:r>
          <w:t>frequently reported</w:t>
        </w:r>
      </w:ins>
      <w:r>
        <w:t xml:space="preserve"> drug-related </w:t>
      </w:r>
      <w:del w:id="11323" w:author="GoldenCorpusHarness" w:date="2026-03-28T21:57:55Z">
        <w:r>
          <w:delText>S</w:delText>
        </w:r>
      </w:del>
      <w:r>
        <w:t xml:space="preserve">AEs </w:t>
      </w:r>
      <w:del w:id="11324" w:author="GoldenCorpusHarness" w:date="2026-03-28T21:57:55Z">
        <w:r>
          <w:delText>in this group</w:delText>
        </w:r>
      </w:del>
      <w:ins w:id="11325" w:author="GoldenCorpusHarness" w:date="2026-03-28T21:57:55Z">
        <w:r>
          <w:t>(incidence ≥25%) by PT</w:t>
        </w:r>
      </w:ins>
      <w:r>
        <w:t xml:space="preserve"> were </w:t>
      </w:r>
      <w:del w:id="11326" w:author="GoldenCorpusHarness" w:date="2026-03-28T21:57:55Z">
        <w:r>
          <w:delText>neutrophil count decreased (</w:delText>
        </w:r>
      </w:del>
      <w:ins w:id="11327" w:author="GoldenCorpusHarness" w:date="2026-03-28T21:57:55Z">
        <w:r>
          <w:t>anemia (7</w:t>
        </w:r>
      </w:ins>
      <w:r>
        <w:t>8.</w:t>
      </w:r>
      <w:del w:id="11328" w:author="GoldenCorpusHarness" w:date="2026-03-28T21:57:55Z">
        <w:r>
          <w:delText>5</w:delText>
        </w:r>
      </w:del>
      <w:ins w:id="11329" w:author="GoldenCorpusHarness" w:date="2026-03-28T21:57:55Z">
        <w:r>
          <w:t>4</w:t>
        </w:r>
      </w:ins>
      <w:r>
        <w:t xml:space="preserve">%), WBC </w:t>
      </w:r>
      <w:del w:id="11330" w:author="GoldenCorpusHarness" w:date="2026-03-28T21:57:55Z">
        <w:r>
          <w:delText>decreased (7.7%), anemia</w:delText>
        </w:r>
      </w:del>
      <w:ins w:id="11331" w:author="GoldenCorpusHarness" w:date="2026-03-28T21:57:55Z">
        <w:r>
          <w:t>count decreased</w:t>
        </w:r>
      </w:ins>
      <w:r>
        <w:t xml:space="preserve"> (6</w:t>
      </w:r>
      <w:del w:id="11332" w:author="GoldenCorpusHarness" w:date="2026-03-28T21:57:55Z">
        <w:r>
          <w:delText>.2%), platelet count decreased (5.4%), and stomatitis</w:delText>
        </w:r>
      </w:del>
      <w:ins w:id="11333" w:author="GoldenCorpusHarness" w:date="2026-03-28T21:57:55Z">
        <w:r>
          <w:t>0.4%), neutrophil count decreased (58.4%), stomatitis (45.8%), platelet count decreased</w:t>
        </w:r>
      </w:ins>
      <w:r>
        <w:t xml:space="preserve"> (3</w:t>
      </w:r>
      <w:del w:id="11334" w:author="GoldenCorpusHarness" w:date="2026-03-28T21:57:55Z">
        <w:r>
          <w:delText>.8%) and hepatic function abnormal (</w:delText>
        </w:r>
      </w:del>
      <w:r>
        <w:t>1.</w:t>
      </w:r>
      <w:del w:id="11335" w:author="GoldenCorpusHarness" w:date="2026-03-28T21:57:55Z">
        <w:r>
          <w:delText>5%)</w:delText>
        </w:r>
      </w:del>
      <w:ins w:id="11336" w:author="GoldenCorpusHarness" w:date="2026-03-28T21:57:55Z">
        <w:r>
          <w:t>9%), nausea (29.7%), alopecia (27.6%) and vomiting (25.2%) [Sec. 7.3]</w:t>
        </w:r>
      </w:ins>
      <w:r>
        <w:t xml:space="preserve"> [Table </w:t>
      </w:r>
      <w:del w:id="11337" w:author="GoldenCorpusHarness" w:date="2026-03-28T21:57:55Z">
        <w:r>
          <w:delText>68</w:delText>
        </w:r>
      </w:del>
      <w:ins w:id="11338" w:author="GoldenCorpusHarness" w:date="2026-03-28T21:57:55Z">
        <w:r>
          <w:t>57</w:t>
        </w:r>
      </w:ins>
      <w:r>
        <w:t>].</w:t>
      </w:r>
    </w:p>
    <w:p ns2:paraId="30514154" ns2:textId="19D937CB" w:rsidR="001574B2" w:rsidRPr="0056266F" w:rsidRDefault="007F0B68" w:rsidP="001574B2">
      <w:pPr>
        <w:pStyle w:val="Paragraph"/>
      </w:pPr>
      <w:del w:id="11339" w:author="GoldenCorpusHarness" w:date="2026-03-28T21:57:55Z">
        <w:r>
          <w:delText>On</w:delText>
        </w:r>
      </w:del>
      <w:ins w:id="11340" w:author="GoldenCorpusHarness" w:date="2026-03-28T21:57:55Z">
        <w:r>
          <w:t>Th</w:t>
        </w:r>
      </w:ins>
      <w:r>
        <w:t xml:space="preserve">e </w:t>
      </w:r>
      <w:ins w:id="11341" w:author="GoldenCorpusHarness" w:date="2026-03-28T21:57:55Z">
        <w:r>
          <w:t>most frequently re</w:t>
        </w:r>
      </w:ins>
      <w:r>
        <w:t>p</w:t>
      </w:r>
      <w:del w:id="11342" w:author="GoldenCorpusHarness" w:date="2026-03-28T21:57:55Z">
        <w:r>
          <w:delText>a</w:delText>
        </w:r>
      </w:del>
      <w:ins w:id="11343" w:author="GoldenCorpusHarness" w:date="2026-03-28T21:57:55Z">
        <w:r>
          <w:t>o</w:t>
        </w:r>
      </w:ins>
      <w:r>
        <w:t>rt</w:t>
      </w:r>
      <w:del w:id="11344" w:author="GoldenCorpusHarness" w:date="2026-03-28T21:57:55Z">
        <w:r>
          <w:delText>icipant (0.8%) had experienc</w:delText>
        </w:r>
      </w:del>
      <w:r>
        <w:t xml:space="preserve">ed </w:t>
      </w:r>
      <w:ins w:id="11345" w:author="GoldenCorpusHarness" w:date="2026-03-28T21:57:55Z">
        <w:r>
          <w:t>Gr</w:t>
        </w:r>
      </w:ins>
      <w:r>
        <w:t>a</w:t>
      </w:r>
      <w:del w:id="11346" w:author="GoldenCorpusHarness" w:date="2026-03-28T21:57:55Z">
        <w:r>
          <w:delText>n</w:delText>
        </w:r>
      </w:del>
      <w:ins w:id="11347" w:author="GoldenCorpusHarness" w:date="2026-03-28T21:57:55Z">
        <w:r>
          <w:t>de</w:t>
        </w:r>
      </w:ins>
      <w:r>
        <w:t xml:space="preserve"> </w:t>
      </w:r>
      <w:del w:id="11348" w:author="GoldenCorpusHarness" w:date="2026-03-28T21:57:55Z">
        <w:r>
          <w:delText>SAE</w:delText>
        </w:r>
      </w:del>
      <w:ins w:id="11349" w:author="GoldenCorpusHarness" w:date="2026-03-28T21:57:55Z">
        <w:r>
          <w:t>≥3</w:t>
        </w:r>
      </w:ins>
      <w:r>
        <w:t xml:space="preserve"> </w:t>
      </w:r>
      <w:del w:id="11350" w:author="GoldenCorpusHarness" w:date="2026-03-28T21:57:55Z">
        <w:r>
          <w:delText>of anaphy</w:delText>
        </w:r>
      </w:del>
      <w:ins w:id="11351" w:author="GoldenCorpusHarness" w:date="2026-03-28T21:57:55Z">
        <w:r>
          <w:t>drug-re</w:t>
        </w:r>
      </w:ins>
      <w:r>
        <w:t>la</w:t>
      </w:r>
      <w:del w:id="11352" w:author="GoldenCorpusHarness" w:date="2026-03-28T21:57:55Z">
        <w:r>
          <w:delText>c</w:delText>
        </w:r>
      </w:del>
      <w:r>
        <w:t>t</w:t>
      </w:r>
      <w:del w:id="11353" w:author="GoldenCorpusHarness" w:date="2026-03-28T21:57:55Z">
        <w:r>
          <w:delText>ic shock that l</w:delText>
        </w:r>
      </w:del>
      <w:r>
        <w:t xml:space="preserve">ed </w:t>
      </w:r>
      <w:del w:id="11354" w:author="GoldenCorpusHarness" w:date="2026-03-28T21:57:55Z">
        <w:r>
          <w:delText>to</w:delText>
        </w:r>
      </w:del>
      <w:ins w:id="11355" w:author="GoldenCorpusHarness" w:date="2026-03-28T21:57:55Z">
        <w:r>
          <w:t>AEs</w:t>
        </w:r>
      </w:ins>
      <w:r>
        <w:t xml:space="preserve"> </w:t>
      </w:r>
      <w:del w:id="11356" w:author="GoldenCorpusHarness" w:date="2026-03-28T21:57:55Z">
        <w:r>
          <w:delText>sac-TMT</w:delText>
        </w:r>
      </w:del>
      <w:ins w:id="11357" w:author="GoldenCorpusHarness" w:date="2026-03-28T21:57:55Z">
        <w:r>
          <w:t>were:</w:t>
        </w:r>
      </w:ins>
      <w:r>
        <w:t xml:space="preserve"> </w:t>
      </w:r>
      <w:ins w:id="11358" w:author="GoldenCorpusHarness" w:date="2026-03-28T21:57:55Z">
        <w:r>
          <w:t>neu</w:t>
        </w:r>
      </w:ins>
      <w:r>
        <w:t>tr</w:t>
      </w:r>
      <w:del w:id="11359" w:author="GoldenCorpusHarness" w:date="2026-03-28T21:57:55Z">
        <w:r>
          <w:delText>eatme</w:delText>
        </w:r>
      </w:del>
      <w:ins w:id="11360" w:author="GoldenCorpusHarness" w:date="2026-03-28T21:57:55Z">
        <w:r>
          <w:t>ophil cou</w:t>
        </w:r>
      </w:ins>
      <w:r>
        <w:t>nt d</w:t>
      </w:r>
      <w:ins w:id="11361" w:author="GoldenCorpusHarness" w:date="2026-03-28T21:57:55Z">
        <w:r>
          <w:t>ecreased (32.1%), anem</w:t>
        </w:r>
      </w:ins>
      <w:r>
        <w:t>i</w:t>
      </w:r>
      <w:del w:id="11362" w:author="GoldenCorpusHarness" w:date="2026-03-28T21:57:55Z">
        <w:r>
          <w:delText>s</w:delText>
        </w:r>
      </w:del>
      <w:ins w:id="11363" w:author="GoldenCorpusHarness" w:date="2026-03-28T21:57:55Z">
        <w:r>
          <w:t xml:space="preserve">a (26.1%), WBC </w:t>
        </w:r>
      </w:ins>
      <w:r>
        <w:t>co</w:t>
      </w:r>
      <w:ins w:id="11364" w:author="GoldenCorpusHarness" w:date="2026-03-28T21:57:55Z">
        <w:r>
          <w:t>u</w:t>
        </w:r>
      </w:ins>
      <w:r>
        <w:t>nt</w:t>
      </w:r>
      <w:del w:id="11365" w:author="GoldenCorpusHarness" w:date="2026-03-28T21:57:55Z">
        <w:r>
          <w:delText>i</w:delText>
        </w:r>
      </w:del>
      <w:ins w:id="11366" w:author="GoldenCorpusHarness" w:date="2026-03-28T21:57:55Z">
        <w:r>
          <w:t xml:space="preserve"> decreased (21.1%), a</w:t>
        </w:r>
      </w:ins>
      <w:r>
        <w:t>n</w:t>
      </w:r>
      <w:del w:id="11367" w:author="GoldenCorpusHarness" w:date="2026-03-28T21:57:55Z">
        <w:r>
          <w:delText>u</w:delText>
        </w:r>
      </w:del>
      <w:ins w:id="11368" w:author="GoldenCorpusHarness" w:date="2026-03-28T21:57:55Z">
        <w:r>
          <w:t>d stom</w:t>
        </w:r>
      </w:ins>
      <w:r>
        <w:t>ati</w:t>
      </w:r>
      <w:del w:id="11369" w:author="GoldenCorpusHarness" w:date="2026-03-28T21:57:55Z">
        <w:r>
          <w:delText>on</w:delText>
        </w:r>
      </w:del>
      <w:ins w:id="11370" w:author="GoldenCorpusHarness" w:date="2026-03-28T21:57:55Z">
        <w:r>
          <w:t>tis (9.4%) [Sec. 7.3]</w:t>
        </w:r>
      </w:ins>
      <w:r>
        <w:t xml:space="preserve"> [Table </w:t>
      </w:r>
      <w:del w:id="11371" w:author="GoldenCorpusHarness" w:date="2026-03-28T21:57:55Z">
        <w:r>
          <w:delText>6</w:delText>
        </w:r>
      </w:del>
      <w:ins w:id="11372" w:author="GoldenCorpusHarness" w:date="2026-03-28T21:57:55Z">
        <w:r>
          <w:t>5</w:t>
        </w:r>
      </w:ins>
      <w:r>
        <w:t>9].</w:t>
      </w:r>
    </w:p>
    <w:p ns2:paraId="29AF91F5" ns2:textId="32A124D2" w:rsidR="006C5022" w:rsidRPr="0056266F" w:rsidRDefault="00271DF8" w:rsidP="00D85E9B">
      <w:pPr>
        <w:pStyle w:val="Paragraph"/>
        <w:pageBreakBefore/>
        <w:rPr>
          <w:u w:val="single"/>
        </w:rPr>
      </w:pPr>
      <w:del w:id="11373" w:author="GoldenCorpusHarness" w:date="2026-03-28T21:57:55Z">
        <w:r>
          <w:delText>C</w:delText>
        </w:r>
      </w:del>
      <w:ins w:id="11374" w:author="GoldenCorpusHarness" w:date="2026-03-28T21:57:55Z">
        <w:r>
          <w:t xml:space="preserve">Summary </w:t>
        </w:r>
      </w:ins>
      <w:r>
        <w:t>o</w:t>
      </w:r>
      <w:ins w:id="11375" w:author="GoldenCorpusHarness" w:date="2026-03-28T21:57:55Z">
        <w:r>
          <w:t>f Serious Adverse Eve</w:t>
        </w:r>
      </w:ins>
      <w:r>
        <w:t>nt</w:t>
      </w:r>
      <w:del w:id="11376" w:author="GoldenCorpusHarness" w:date="2026-03-28T21:57:55Z">
        <w:r>
          <w:delText>rol</w:delText>
        </w:r>
      </w:del>
      <w:ins w:id="11377" w:author="GoldenCorpusHarness" w:date="2026-03-28T21:57:55Z">
        <w:r>
          <w:t>s</w:t>
        </w:r>
      </w:ins>
      <w:r>
        <w:t xml:space="preserve"> </w:t>
      </w:r>
      <w:del w:id="11378" w:author="GoldenCorpusHarness" w:date="2026-03-28T21:57:55Z">
        <w:r>
          <w:delText>Group</w:delText>
        </w:r>
      </w:del>
      <w:ins w:id="11379" w:author="GoldenCorpusHarness" w:date="2026-03-28T21:57:55Z">
        <w:r>
          <w:t>in Phase 2</w:t>
        </w:r>
      </w:ins>
    </w:p>
    <w:p ns2:paraId="7034FFDE" ns2:textId="57F8CB88" w:rsidR="006C5022" w:rsidRDefault="002D6B7B" w:rsidP="006C5022">
      <w:pPr>
        <w:pStyle w:val="Paragraph"/>
      </w:pPr>
      <w:del w:id="11380" w:author="GoldenCorpusHarness" w:date="2026-03-28T21:57:55Z">
        <w:r>
          <w:delText>In t</w:delText>
        </w:r>
      </w:del>
      <w:ins w:id="11381" w:author="GoldenCorpusHarness" w:date="2026-03-28T21:57:55Z">
        <w:r>
          <w:t>P</w:t>
        </w:r>
      </w:ins>
      <w:r>
        <w:t>h</w:t>
      </w:r>
      <w:ins w:id="11382" w:author="GoldenCorpusHarness" w:date="2026-03-28T21:57:55Z">
        <w:r>
          <w:t>as</w:t>
        </w:r>
      </w:ins>
      <w:r>
        <w:t xml:space="preserve">e </w:t>
      </w:r>
      <w:del w:id="11383" w:author="GoldenCorpusHarness" w:date="2026-03-28T21:57:55Z">
        <w:r>
          <w:delText>control group</w:delText>
        </w:r>
      </w:del>
      <w:ins w:id="11384" w:author="GoldenCorpusHarness" w:date="2026-03-28T21:57:55Z">
        <w:r>
          <w:t>2</w:t>
        </w:r>
      </w:ins>
      <w:r>
        <w:t xml:space="preserve">, </w:t>
      </w:r>
      <w:del w:id="11385" w:author="GoldenCorpusHarness" w:date="2026-03-28T21:57:55Z">
        <w:r>
          <w:delText>28</w:delText>
        </w:r>
      </w:del>
      <w:ins w:id="11386" w:author="GoldenCorpusHarness" w:date="2026-03-28T21:57:55Z">
        <w:r>
          <w:t>sac-TMT</w:t>
        </w:r>
      </w:ins>
      <w:r>
        <w:t xml:space="preserve"> </w:t>
      </w:r>
      <w:del w:id="11387" w:author="GoldenCorpusHarness" w:date="2026-03-28T21:57:55Z">
        <w:r>
          <w:delText>participants (21.2%) experienced SAEs, and 18 participants (13.6%) experienced SAEs that were considered dru</w:delText>
        </w:r>
      </w:del>
      <w:ins w:id="11388" w:author="GoldenCorpusHarness" w:date="2026-03-28T21:57:55Z">
        <w:r>
          <w:t>4 m</w:t>
        </w:r>
      </w:ins>
      <w:r>
        <w:t>g</w:t>
      </w:r>
      <w:del w:id="11389" w:author="GoldenCorpusHarness" w:date="2026-03-28T21:57:55Z">
        <w:r>
          <w:delText>-related by the investi</w:delText>
        </w:r>
      </w:del>
      <w:ins w:id="11390" w:author="GoldenCorpusHarness" w:date="2026-03-28T21:57:55Z">
        <w:r>
          <w:t>/k</w:t>
        </w:r>
      </w:ins>
      <w:r>
        <w:t>g</w:t>
      </w:r>
      <w:del w:id="11391" w:author="GoldenCorpusHarness" w:date="2026-03-28T21:57:55Z">
        <w:r>
          <w:delText xml:space="preserve">ator [Table 37]. </w:delText>
        </w:r>
      </w:del>
    </w:p>
    <w:p ns2:paraId="747B989A" ns2:textId="7E2E7194" w:rsidR="007F0B68" w:rsidRDefault="007F0B68" w:rsidP="007F0B68">
      <w:pPr>
        <w:pStyle w:val="Paragraph"/>
      </w:pPr>
      <w:r>
        <w:t>The</w:t>
      </w:r>
      <w:del w:id="11392" w:author="GoldenCorpusHarness" w:date="2026-03-28T21:57:55Z">
        <w:r>
          <w:delText xml:space="preserve"> most common (incidence &gt;1%)</w:delText>
        </w:r>
      </w:del>
      <w:r>
        <w:t xml:space="preserve"> drug-related SAEs </w:t>
      </w:r>
      <w:ins w:id="11393" w:author="GoldenCorpusHarness" w:date="2026-03-28T21:57:55Z">
        <w:r>
          <w:t>(</w:t>
        </w:r>
      </w:ins>
      <w:r>
        <w:t>in</w:t>
      </w:r>
      <w:ins w:id="11394" w:author="GoldenCorpusHarness" w:date="2026-03-28T21:57:55Z">
        <w:r>
          <w:t>cidence ≥2%)</w:t>
        </w:r>
      </w:ins>
      <w:r>
        <w:t xml:space="preserve"> </w:t>
      </w:r>
      <w:del w:id="11395" w:author="GoldenCorpusHarness" w:date="2026-03-28T21:57:55Z">
        <w:r>
          <w:delText>this</w:delText>
        </w:r>
      </w:del>
      <w:ins w:id="11396" w:author="GoldenCorpusHarness" w:date="2026-03-28T21:57:55Z">
        <w:r>
          <w:t>by</w:t>
        </w:r>
      </w:ins>
      <w:r>
        <w:t xml:space="preserve"> </w:t>
      </w:r>
      <w:del w:id="11397" w:author="GoldenCorpusHarness" w:date="2026-03-28T21:57:55Z">
        <w:r>
          <w:delText>group</w:delText>
        </w:r>
      </w:del>
      <w:ins w:id="11398" w:author="GoldenCorpusHarness" w:date="2026-03-28T21:57:55Z">
        <w:r>
          <w:t>PT</w:t>
        </w:r>
      </w:ins>
      <w:r>
        <w:t xml:space="preserve"> were </w:t>
      </w:r>
      <w:del w:id="11399" w:author="GoldenCorpusHarness" w:date="2026-03-28T21:57:55Z">
        <w:r>
          <w:delText>WBC d</w:delText>
        </w:r>
      </w:del>
      <w:ins w:id="11400" w:author="GoldenCorpusHarness" w:date="2026-03-28T21:57:55Z">
        <w:r>
          <w:t>an</w:t>
        </w:r>
      </w:ins>
      <w:r>
        <w:t>e</w:t>
      </w:r>
      <w:del w:id="11401" w:author="GoldenCorpusHarness" w:date="2026-03-28T21:57:55Z">
        <w:r>
          <w:delText>cre</w:delText>
        </w:r>
      </w:del>
      <w:ins w:id="11402" w:author="GoldenCorpusHarness" w:date="2026-03-28T21:57:55Z">
        <w:r>
          <w:t>mi</w:t>
        </w:r>
      </w:ins>
      <w:r>
        <w:t>a</w:t>
      </w:r>
      <w:del w:id="11403" w:author="GoldenCorpusHarness" w:date="2026-03-28T21:57:55Z">
        <w:r>
          <w:delText>sed</w:delText>
        </w:r>
      </w:del>
      <w:r>
        <w:t xml:space="preserve"> (5.3%)</w:t>
      </w:r>
      <w:del w:id="11404" w:author="GoldenCorpusHarness" w:date="2026-03-28T21:57:55Z">
        <w:r>
          <w:delText>,</w:delText>
        </w:r>
      </w:del>
      <w:ins w:id="11405" w:author="GoldenCorpusHarness" w:date="2026-03-28T21:57:55Z">
        <w:r>
          <w:t xml:space="preserve"> and</w:t>
        </w:r>
      </w:ins>
      <w:r>
        <w:t xml:space="preserve"> neutrophil count decreased (</w:t>
      </w:r>
      <w:del w:id="11406" w:author="GoldenCorpusHarness" w:date="2026-03-28T21:57:55Z">
        <w:r>
          <w:delText>4</w:delText>
        </w:r>
      </w:del>
      <w:ins w:id="11407" w:author="GoldenCorpusHarness" w:date="2026-03-28T21:57:55Z">
        <w:r>
          <w:t>2</w:t>
        </w:r>
      </w:ins>
      <w:r>
        <w:t>.5%)</w:t>
      </w:r>
      <w:del w:id="11408" w:author="GoldenCorpusHarness" w:date="2026-03-28T21:57:55Z">
        <w:r>
          <w:delText>,</w:delText>
        </w:r>
      </w:del>
      <w:r>
        <w:t xml:space="preserve"> </w:t>
      </w:r>
      <w:del w:id="11409" w:author="GoldenCorpusHarness" w:date="2026-03-28T21:57:55Z">
        <w:r>
          <w:delText>platelet count d</w:delText>
        </w:r>
      </w:del>
      <w:ins w:id="11410" w:author="GoldenCorpusHarness" w:date="2026-03-28T21:57:55Z">
        <w:r>
          <w:t>[S</w:t>
        </w:r>
      </w:ins>
      <w:r>
        <w:t>ec</w:t>
      </w:r>
      <w:del w:id="11411" w:author="GoldenCorpusHarness" w:date="2026-03-28T21:57:55Z">
        <w:r>
          <w:delText>reased (3</w:delText>
        </w:r>
      </w:del>
      <w:r>
        <w:t>.</w:t>
      </w:r>
      <w:del w:id="11412" w:author="GoldenCorpusHarness" w:date="2026-03-28T21:57:55Z">
        <w:r>
          <w:delText>0%), febrile neutropenia and hepatic function abnormality (2</w:delText>
        </w:r>
      </w:del>
      <w:ins w:id="11413" w:author="GoldenCorpusHarness" w:date="2026-03-28T21:57:55Z">
        <w:r>
          <w:t xml:space="preserve"> 7</w:t>
        </w:r>
      </w:ins>
      <w:r>
        <w:t>.3</w:t>
      </w:r>
      <w:del w:id="11414" w:author="GoldenCorpusHarness" w:date="2026-03-28T21:57:55Z">
        <w:r>
          <w:delText>% each)</w:delText>
        </w:r>
      </w:del>
      <w:ins w:id="11415" w:author="GoldenCorpusHarness" w:date="2026-03-28T21:57:55Z">
        <w:r>
          <w:t>]</w:t>
        </w:r>
      </w:ins>
      <w:r>
        <w:t xml:space="preserve"> [Table 6</w:t>
      </w:r>
      <w:del w:id="11416" w:author="GoldenCorpusHarness" w:date="2026-03-28T21:57:55Z">
        <w:r>
          <w:delText>8</w:delText>
        </w:r>
      </w:del>
      <w:ins w:id="11417" w:author="GoldenCorpusHarness" w:date="2026-03-28T21:57:55Z">
        <w:r>
          <w:t>0</w:t>
        </w:r>
      </w:ins>
      <w:r>
        <w:t>].</w:t>
      </w:r>
    </w:p>
    <w:p ns2:paraId="3843FCF2" ns2:textId="77777777" w:rsidR="00C409CD" w:rsidRDefault="00C409CD" w:rsidP="00C409CD">
      <w:pPr>
        <w:pStyle w:val="Heading4"/>
      </w:pPr>
      <w:del w:id="11418" w:author="GoldenCorpusHarness" w:date="2026-03-28T21:57:55Z">
        <w:r>
          <w:delText>Adver</w:delText>
        </w:r>
      </w:del>
      <w:ins w:id="11419" w:author="GoldenCorpusHarness" w:date="2026-03-28T21:57:55Z">
        <w:r>
          <w:t>Pha</w:t>
        </w:r>
      </w:ins>
      <w:r>
        <w:t xml:space="preserve">se </w:t>
      </w:r>
      <w:del w:id="11420" w:author="GoldenCorpusHarness" w:date="2026-03-28T21:57:55Z">
        <w:r>
          <w:delText>Event</w:delText>
        </w:r>
      </w:del>
      <w:ins w:id="11421" w:author="GoldenCorpusHarness" w:date="2026-03-28T21:57:55Z">
        <w:r>
          <w:t xml:space="preserve">2, </w:t>
        </w:r>
      </w:ins>
      <w:r>
        <w:t>s</w:t>
      </w:r>
      <w:ins w:id="11422" w:author="GoldenCorpusHarness" w:date="2026-03-28T21:57:55Z">
        <w:r>
          <w:t>ac-TMT</w:t>
        </w:r>
      </w:ins>
      <w:r>
        <w:t xml:space="preserve"> </w:t>
      </w:r>
      <w:del w:id="11423" w:author="GoldenCorpusHarness" w:date="2026-03-28T21:57:55Z">
        <w:r>
          <w:delText>Leadin</w:delText>
        </w:r>
      </w:del>
      <w:ins w:id="11424" w:author="GoldenCorpusHarness" w:date="2026-03-28T21:57:55Z">
        <w:r>
          <w:t>5 m</w:t>
        </w:r>
      </w:ins>
      <w:r>
        <w:t>g</w:t>
      </w:r>
      <w:del w:id="11425" w:author="GoldenCorpusHarness" w:date="2026-03-28T21:57:55Z">
        <w:r>
          <w:delText xml:space="preserve"> to Study Treatment Discontinuation</w:delText>
        </w:r>
      </w:del>
      <w:ins w:id="11426" w:author="GoldenCorpusHarness" w:date="2026-03-28T21:57:55Z">
        <w:r>
          <w:t>/kg</w:t>
        </w:r>
      </w:ins>
    </w:p>
    <w:p ns2:paraId="5218E131" ns2:textId="77777777" w:rsidR="006629C5" w:rsidRPr="0056266F" w:rsidRDefault="006629C5" w:rsidP="006629C5">
      <w:pPr>
        <w:pStyle w:val="Paragraph"/>
        <w:rPr>
          <w:u w:val="single"/>
        </w:rPr>
      </w:pPr>
      <w:del w:id="11427" w:author="GoldenCorpusHarness" w:date="2026-03-28T21:57:55Z">
        <w:r>
          <w:delText>sac</w:delText>
        </w:r>
      </w:del>
      <w:ins w:id="11428" w:author="GoldenCorpusHarness" w:date="2026-03-28T21:57:55Z">
        <w:r>
          <w:t>The drug</w:t>
        </w:r>
      </w:ins>
      <w:r>
        <w:t>-</w:t>
      </w:r>
      <w:ins w:id="11429" w:author="GoldenCorpusHarness" w:date="2026-03-28T21:57:55Z">
        <w:r>
          <w:t>related SAEs (incidence ≥2%) by P</w:t>
        </w:r>
      </w:ins>
      <w:r>
        <w:t>T</w:t>
      </w:r>
      <w:del w:id="11430" w:author="GoldenCorpusHarness" w:date="2026-03-28T21:57:55Z">
        <w:r>
          <w:delText>M</w:delText>
        </w:r>
      </w:del>
      <w:ins w:id="11431" w:author="GoldenCorpusHarness" w:date="2026-03-28T21:57:55Z">
        <w:r>
          <w:t xml:space="preserve"> were anemia (8.1%), neutrophil count decreased (6.5%), WBC count decreased (5.2%), platelet count decreased (4.5%), and stomatitis (2.2%) [Sec. 7.3] [</w:t>
        </w:r>
      </w:ins>
      <w:r>
        <w:t>T</w:t>
      </w:r>
      <w:del w:id="11432" w:author="GoldenCorpusHarness" w:date="2026-03-28T21:57:55Z">
        <w:r>
          <w:delText xml:space="preserve"> 5 mg/kg group</w:delText>
        </w:r>
      </w:del>
      <w:ins w:id="11433" w:author="GoldenCorpusHarness" w:date="2026-03-28T21:57:55Z">
        <w:r>
          <w:t>able 60].</w:t>
        </w:r>
      </w:ins>
    </w:p>
    <w:p ns2:paraId="234BAA0E" ns2:textId="51EF115F" w:rsidR="00D048BB" w:rsidRDefault="002D6B7B" w:rsidP="00FE3063">
      <w:pPr>
        <w:pStyle w:val="Paragraph"/>
      </w:pPr>
      <w:del w:id="11434" w:author="GoldenCorpusHarness" w:date="2026-03-28T21:57:55Z">
        <w:r>
          <w:delText>In th</w:delText>
        </w:r>
      </w:del>
      <w:ins w:id="11435" w:author="GoldenCorpusHarness" w:date="2026-03-28T21:57:55Z">
        <w:r>
          <w:t>Advers</w:t>
        </w:r>
      </w:ins>
      <w:r>
        <w:t xml:space="preserve">e </w:t>
      </w:r>
      <w:del w:id="11436" w:author="GoldenCorpusHarness" w:date="2026-03-28T21:57:55Z">
        <w:r>
          <w:delText>sac-TMT group, 2 participa</w:delText>
        </w:r>
      </w:del>
      <w:ins w:id="11437" w:author="GoldenCorpusHarness" w:date="2026-03-28T21:57:55Z">
        <w:r>
          <w:t>Eve</w:t>
        </w:r>
      </w:ins>
      <w:r>
        <w:t xml:space="preserve">nts </w:t>
      </w:r>
      <w:del w:id="11438" w:author="GoldenCorpusHarness" w:date="2026-03-28T21:57:55Z">
        <w:r>
          <w:delText>(1.5%) experienced AEs l</w:delText>
        </w:r>
      </w:del>
      <w:ins w:id="11439" w:author="GoldenCorpusHarness" w:date="2026-03-28T21:57:55Z">
        <w:r>
          <w:t>L</w:t>
        </w:r>
      </w:ins>
      <w:r>
        <w:t xml:space="preserve">eading to </w:t>
      </w:r>
      <w:ins w:id="11440" w:author="GoldenCorpusHarness" w:date="2026-03-28T21:57:55Z">
        <w:r>
          <w:t>Stu</w:t>
        </w:r>
      </w:ins>
      <w:r>
        <w:t>d</w:t>
      </w:r>
      <w:ins w:id="11441" w:author="GoldenCorpusHarness" w:date="2026-03-28T21:57:55Z">
        <w:r>
          <w:t>y Treatment D</w:t>
        </w:r>
      </w:ins>
      <w:r>
        <w:t xml:space="preserve">iscontinuation </w:t>
      </w:r>
      <w:del w:id="11442" w:author="GoldenCorpusHarness" w:date="2026-03-28T21:57:55Z">
        <w:r>
          <w:delText>of</w:delText>
        </w:r>
      </w:del>
      <w:ins w:id="11443" w:author="GoldenCorpusHarness" w:date="2026-03-28T21:57:55Z">
        <w:r>
          <w:t>in</w:t>
        </w:r>
      </w:ins>
      <w:r>
        <w:t xml:space="preserve"> </w:t>
      </w:r>
      <w:ins w:id="11444" w:author="GoldenCorpusHarness" w:date="2026-03-28T21:57:55Z">
        <w:r>
          <w:t>Pha</w:t>
        </w:r>
      </w:ins>
      <w:r>
        <w:t>s</w:t>
      </w:r>
      <w:del w:id="11445" w:author="GoldenCorpusHarness" w:date="2026-03-28T21:57:55Z">
        <w:r>
          <w:delText>tudy treatment. Th</w:delText>
        </w:r>
      </w:del>
      <w:r>
        <w:t xml:space="preserve">e </w:t>
      </w:r>
      <w:del w:id="11446" w:author="GoldenCorpusHarness" w:date="2026-03-28T21:57:55Z">
        <w:r>
          <w:delText>events were anaphylactic shock and hypersensitivity (0.8% each) [Table 37] [Table 69].</w:delText>
        </w:r>
      </w:del>
      <w:ins w:id="11447" w:author="GoldenCorpusHarness" w:date="2026-03-28T21:57:55Z">
        <w:r>
          <w:t>2</w:t>
        </w:r>
      </w:ins>
    </w:p>
    <w:p ns2:paraId="54C0C5B5" ns2:textId="54B923CD" w:rsidR="001A3C3D" w:rsidRPr="00C071DD" w:rsidRDefault="001A3C3D" w:rsidP="00431BFB">
      <w:pPr>
        <w:pStyle w:val="Paragraph"/>
        <w:rPr>
          <w:u w:val="single"/>
        </w:rPr>
      </w:pPr>
      <w:del w:id="11448" w:author="GoldenCorpusHarness" w:date="2026-03-28T21:57:55Z">
        <w:r>
          <w:delText>Control</w:delText>
        </w:r>
      </w:del>
      <w:ins w:id="11449" w:author="GoldenCorpusHarness" w:date="2026-03-28T21:57:55Z">
        <w:r>
          <w:t>Phase</w:t>
        </w:r>
      </w:ins>
      <w:r>
        <w:t xml:space="preserve"> </w:t>
      </w:r>
      <w:ins w:id="11450" w:author="GoldenCorpusHarness" w:date="2026-03-28T21:57:55Z">
        <w:r>
          <w:t>2, sac-TMT 4 m</w:t>
        </w:r>
      </w:ins>
      <w:r>
        <w:t>g</w:t>
      </w:r>
      <w:del w:id="11451" w:author="GoldenCorpusHarness" w:date="2026-03-28T21:57:55Z">
        <w:r>
          <w:delText>roup</w:delText>
        </w:r>
      </w:del>
      <w:ins w:id="11452" w:author="GoldenCorpusHarness" w:date="2026-03-28T21:57:55Z">
        <w:r>
          <w:t>/kg</w:t>
        </w:r>
      </w:ins>
    </w:p>
    <w:p ns2:paraId="745339C6" ns2:textId="2BE6DF86" w:rsidR="00126D84" w:rsidRPr="001A3C3D" w:rsidRDefault="00126D84" w:rsidP="00126D84">
      <w:pPr>
        <w:pStyle w:val="Paragraph"/>
      </w:pPr>
      <w:del w:id="11453" w:author="GoldenCorpusHarness" w:date="2026-03-28T21:57:55Z">
        <w:r>
          <w:delText>In t</w:delText>
        </w:r>
      </w:del>
      <w:ins w:id="11454" w:author="GoldenCorpusHarness" w:date="2026-03-28T21:57:55Z">
        <w:r>
          <w:t>T</w:t>
        </w:r>
      </w:ins>
      <w:r>
        <w:t>he</w:t>
      </w:r>
      <w:del w:id="11455" w:author="GoldenCorpusHarness" w:date="2026-03-28T21:57:55Z">
        <w:r>
          <w:delText xml:space="preserve"> control group, 2 participants (1.5%) experienced</w:delText>
        </w:r>
      </w:del>
      <w:r>
        <w:t xml:space="preserve"> AEs </w:t>
      </w:r>
      <w:ins w:id="11456" w:author="GoldenCorpusHarness" w:date="2026-03-28T21:57:55Z">
        <w:r>
          <w:t>resu</w:t>
        </w:r>
      </w:ins>
      <w:r>
        <w:t>l</w:t>
      </w:r>
      <w:del w:id="11457" w:author="GoldenCorpusHarness" w:date="2026-03-28T21:57:55Z">
        <w:r>
          <w:delText>ead</w:delText>
        </w:r>
      </w:del>
      <w:ins w:id="11458" w:author="GoldenCorpusHarness" w:date="2026-03-28T21:57:55Z">
        <w:r>
          <w:t>t</w:t>
        </w:r>
      </w:ins>
      <w:r>
        <w:t xml:space="preserve">ing </w:t>
      </w:r>
      <w:ins w:id="11459" w:author="GoldenCorpusHarness" w:date="2026-03-28T21:57:55Z">
        <w:r>
          <w:t xml:space="preserve">in </w:t>
        </w:r>
      </w:ins>
      <w:r>
        <w:t>t</w:t>
      </w:r>
      <w:del w:id="11460" w:author="GoldenCorpusHarness" w:date="2026-03-28T21:57:55Z">
        <w:r>
          <w:delText>o</w:delText>
        </w:r>
      </w:del>
      <w:ins w:id="11461" w:author="GoldenCorpusHarness" w:date="2026-03-28T21:57:55Z">
        <w:r>
          <w:t>reatment</w:t>
        </w:r>
      </w:ins>
      <w:r>
        <w:t xml:space="preserve"> discontinuation </w:t>
      </w:r>
      <w:del w:id="11462" w:author="GoldenCorpusHarness" w:date="2026-03-28T21:57:55Z">
        <w:r>
          <w:delText>of</w:delText>
        </w:r>
      </w:del>
      <w:ins w:id="11463" w:author="GoldenCorpusHarness" w:date="2026-03-28T21:57:55Z">
        <w:r>
          <w:t>(incidence</w:t>
        </w:r>
      </w:ins>
      <w:r>
        <w:t xml:space="preserve"> </w:t>
      </w:r>
      <w:del w:id="11464" w:author="GoldenCorpusHarness" w:date="2026-03-28T21:57:55Z">
        <w:r>
          <w:delText>stud</w:delText>
        </w:r>
      </w:del>
      <w:ins w:id="11465" w:author="GoldenCorpusHarness" w:date="2026-03-28T21:57:55Z">
        <w:r>
          <w:t>≥0.3%) b</w:t>
        </w:r>
      </w:ins>
      <w:r>
        <w:t xml:space="preserve">y </w:t>
      </w:r>
      <w:del w:id="11466" w:author="GoldenCorpusHarness" w:date="2026-03-28T21:57:55Z">
        <w:r>
          <w:delText xml:space="preserve">treatment. </w:delText>
        </w:r>
      </w:del>
      <w:ins w:id="11467" w:author="GoldenCorpusHarness" w:date="2026-03-28T21:57:55Z">
        <w:r>
          <w:t>P</w:t>
        </w:r>
      </w:ins>
      <w:r>
        <w:t>T</w:t>
      </w:r>
      <w:del w:id="11468" w:author="GoldenCorpusHarness" w:date="2026-03-28T21:57:55Z">
        <w:r>
          <w:delText>he events</w:delText>
        </w:r>
      </w:del>
      <w:r>
        <w:t xml:space="preserve"> were </w:t>
      </w:r>
      <w:ins w:id="11469" w:author="GoldenCorpusHarness" w:date="2026-03-28T21:57:55Z">
        <w:r>
          <w:t xml:space="preserve">neutrophil </w:t>
        </w:r>
      </w:ins>
      <w:r>
        <w:t>co</w:t>
      </w:r>
      <w:ins w:id="11470" w:author="GoldenCorpusHarness" w:date="2026-03-28T21:57:55Z">
        <w:r>
          <w:t>u</w:t>
        </w:r>
      </w:ins>
      <w:r>
        <w:t>n</w:t>
      </w:r>
      <w:ins w:id="11471" w:author="GoldenCorpusHarness" w:date="2026-03-28T21:57:55Z">
        <w:r>
          <w:t>t decrea</w:t>
        </w:r>
      </w:ins>
      <w:r>
        <w:t>s</w:t>
      </w:r>
      <w:del w:id="11472" w:author="GoldenCorpusHarness" w:date="2026-03-28T21:57:55Z">
        <w:r>
          <w:delText>tip</w:delText>
        </w:r>
      </w:del>
      <w:ins w:id="11473" w:author="GoldenCorpusHarness" w:date="2026-03-28T21:57:55Z">
        <w:r>
          <w:t xml:space="preserve">ed </w:t>
        </w:r>
      </w:ins>
      <w:r>
        <w:t>a</w:t>
      </w:r>
      <w:del w:id="11474" w:author="GoldenCorpusHarness" w:date="2026-03-28T21:57:55Z">
        <w:r>
          <w:delText>tio</w:delText>
        </w:r>
      </w:del>
      <w:r>
        <w:t>n</w:t>
      </w:r>
      <w:del w:id="11475" w:author="GoldenCorpusHarness" w:date="2026-03-28T21:57:55Z">
        <w:r>
          <w:delText>,</w:delText>
        </w:r>
      </w:del>
      <w:ins w:id="11476" w:author="GoldenCorpusHarness" w:date="2026-03-28T21:57:55Z">
        <w:r>
          <w:t>d</w:t>
        </w:r>
      </w:ins>
      <w:r>
        <w:t xml:space="preserve"> intestinal obstruction</w:t>
      </w:r>
      <w:del w:id="11477" w:author="GoldenCorpusHarness" w:date="2026-03-28T21:57:55Z">
        <w:r>
          <w:delText>, chest pain and face edema</w:delText>
        </w:r>
      </w:del>
      <w:r>
        <w:t xml:space="preserve"> (0.</w:t>
      </w:r>
      <w:del w:id="11478" w:author="GoldenCorpusHarness" w:date="2026-03-28T21:57:55Z">
        <w:r>
          <w:delText>8</w:delText>
        </w:r>
      </w:del>
      <w:ins w:id="11479" w:author="GoldenCorpusHarness" w:date="2026-03-28T21:57:55Z">
        <w:r>
          <w:t>3</w:t>
        </w:r>
      </w:ins>
      <w:r>
        <w:t>% each) [</w:t>
      </w:r>
      <w:ins w:id="11480" w:author="GoldenCorpusHarness" w:date="2026-03-28T21:57:55Z">
        <w:r>
          <w:t>Sec. 7.3] [</w:t>
        </w:r>
      </w:ins>
      <w:r>
        <w:t>Table 6</w:t>
      </w:r>
      <w:del w:id="11481" w:author="GoldenCorpusHarness" w:date="2026-03-28T21:57:55Z">
        <w:r>
          <w:delText>9</w:delText>
        </w:r>
      </w:del>
      <w:ins w:id="11482" w:author="GoldenCorpusHarness" w:date="2026-03-28T21:57:55Z">
        <w:r>
          <w:t>1</w:t>
        </w:r>
      </w:ins>
      <w:r>
        <w:t>].</w:t>
      </w:r>
    </w:p>
    <w:p ns2:paraId="0DA8F9FA" ns2:textId="77777777" w:rsidR="00D048BB" w:rsidRDefault="00D048BB" w:rsidP="00D048BB">
      <w:pPr>
        <w:pStyle w:val="Heading4"/>
      </w:pPr>
      <w:del w:id="11483" w:author="GoldenCorpusHarness" w:date="2026-03-28T21:57:55Z">
        <w:r>
          <w:delText>Adver</w:delText>
        </w:r>
      </w:del>
      <w:ins w:id="11484" w:author="GoldenCorpusHarness" w:date="2026-03-28T21:57:55Z">
        <w:r>
          <w:t>Pha</w:t>
        </w:r>
      </w:ins>
      <w:r>
        <w:t xml:space="preserve">se </w:t>
      </w:r>
      <w:del w:id="11485" w:author="GoldenCorpusHarness" w:date="2026-03-28T21:57:55Z">
        <w:r>
          <w:delText>Event</w:delText>
        </w:r>
      </w:del>
      <w:ins w:id="11486" w:author="GoldenCorpusHarness" w:date="2026-03-28T21:57:55Z">
        <w:r>
          <w:t xml:space="preserve">2, </w:t>
        </w:r>
      </w:ins>
      <w:r>
        <w:t>s</w:t>
      </w:r>
      <w:ins w:id="11487" w:author="GoldenCorpusHarness" w:date="2026-03-28T21:57:55Z">
        <w:r>
          <w:t>ac-TMT</w:t>
        </w:r>
      </w:ins>
      <w:r>
        <w:t xml:space="preserve"> </w:t>
      </w:r>
      <w:del w:id="11488" w:author="GoldenCorpusHarness" w:date="2026-03-28T21:57:55Z">
        <w:r>
          <w:delText>Leadin</w:delText>
        </w:r>
      </w:del>
      <w:ins w:id="11489" w:author="GoldenCorpusHarness" w:date="2026-03-28T21:57:55Z">
        <w:r>
          <w:t>5 m</w:t>
        </w:r>
      </w:ins>
      <w:r>
        <w:t>g</w:t>
      </w:r>
      <w:del w:id="11490" w:author="GoldenCorpusHarness" w:date="2026-03-28T21:57:55Z">
        <w:r>
          <w:delText xml:space="preserve"> to Death</w:delText>
        </w:r>
      </w:del>
      <w:ins w:id="11491" w:author="GoldenCorpusHarness" w:date="2026-03-28T21:57:55Z">
        <w:r>
          <w:t>/kg</w:t>
        </w:r>
      </w:ins>
    </w:p>
    <w:p ns2:paraId="04EBC102" ns2:textId="77777777" w:rsidR="001A3C3D" w:rsidRPr="00C071DD" w:rsidRDefault="001A3C3D" w:rsidP="00431BFB">
      <w:pPr>
        <w:pStyle w:val="Paragraph"/>
        <w:rPr>
          <w:u w:val="single"/>
        </w:rPr>
      </w:pPr>
      <w:del w:id="11492" w:author="GoldenCorpusHarness" w:date="2026-03-28T21:57:55Z">
        <w:r>
          <w:delText>sac-</w:delText>
        </w:r>
      </w:del>
      <w:r>
        <w:t>T</w:t>
      </w:r>
      <w:del w:id="11493" w:author="GoldenCorpusHarness" w:date="2026-03-28T21:57:55Z">
        <w:r>
          <w:delText>M</w:delText>
        </w:r>
      </w:del>
      <w:ins w:id="11494" w:author="GoldenCorpusHarness" w:date="2026-03-28T21:57:55Z">
        <w:r>
          <w:t>he AEs resulting in treatment discontinuation (incidence ≥0.3%) by P</w:t>
        </w:r>
      </w:ins>
      <w:r>
        <w:t xml:space="preserve">T </w:t>
      </w:r>
      <w:del w:id="11495" w:author="GoldenCorpusHarness" w:date="2026-03-28T21:57:55Z">
        <w:r>
          <w:delText xml:space="preserve">5 </w:delText>
        </w:r>
      </w:del>
      <w:ins w:id="11496" w:author="GoldenCorpusHarness" w:date="2026-03-28T21:57:55Z">
        <w:r>
          <w:t>were ane</w:t>
        </w:r>
      </w:ins>
      <w:r>
        <w:t>m</w:t>
      </w:r>
      <w:del w:id="11497" w:author="GoldenCorpusHarness" w:date="2026-03-28T21:57:55Z">
        <w:r>
          <w:delText>g/</w:delText>
        </w:r>
      </w:del>
      <w:ins w:id="11498" w:author="GoldenCorpusHarness" w:date="2026-03-28T21:57:55Z">
        <w:r>
          <w:t>ia (0.9%), platelet count decreased (0.7%), neutrophil count decreased, cerebral infarction, anaphylactic shoc</w:t>
        </w:r>
      </w:ins>
      <w:r>
        <w:t>k</w:t>
      </w:r>
      <w:del w:id="11499" w:author="GoldenCorpusHarness" w:date="2026-03-28T21:57:55Z">
        <w:r>
          <w:delText>g group</w:delText>
        </w:r>
      </w:del>
      <w:ins w:id="11500" w:author="GoldenCorpusHarness" w:date="2026-03-28T21:57:55Z">
        <w:r>
          <w:t xml:space="preserve"> and WBC count decreased (0.4% each) [Sec. 7.3] [Table 61].</w:t>
        </w:r>
      </w:ins>
    </w:p>
    <w:p ns2:paraId="268A952F" ns2:textId="11B6F373" w:rsidR="008C29E3" w:rsidRPr="0056266F" w:rsidRDefault="00ED5601" w:rsidP="008C29E3">
      <w:pPr>
        <w:pStyle w:val="Paragraph"/>
      </w:pPr>
      <w:del w:id="11501" w:author="GoldenCorpusHarness" w:date="2026-03-28T21:57:55Z">
        <w:r>
          <w:delText>In th</w:delText>
        </w:r>
      </w:del>
      <w:ins w:id="11502" w:author="GoldenCorpusHarness" w:date="2026-03-28T21:57:55Z">
        <w:r>
          <w:t>Advers</w:t>
        </w:r>
      </w:ins>
      <w:r>
        <w:t xml:space="preserve">e </w:t>
      </w:r>
      <w:del w:id="11503" w:author="GoldenCorpusHarness" w:date="2026-03-28T21:57:55Z">
        <w:r>
          <w:delText>sac-TMT 5 mg/kg tr</w:delText>
        </w:r>
      </w:del>
      <w:ins w:id="11504" w:author="GoldenCorpusHarness" w:date="2026-03-28T21:57:55Z">
        <w:r>
          <w:t>Ev</w:t>
        </w:r>
      </w:ins>
      <w:r>
        <w:t>e</w:t>
      </w:r>
      <w:del w:id="11505" w:author="GoldenCorpusHarness" w:date="2026-03-28T21:57:55Z">
        <w:r>
          <w:delText>atment group, 4 participa</w:delText>
        </w:r>
      </w:del>
      <w:r>
        <w:t xml:space="preserve">nts </w:t>
      </w:r>
      <w:del w:id="11506" w:author="GoldenCorpusHarness" w:date="2026-03-28T21:57:55Z">
        <w:r>
          <w:delText xml:space="preserve">(3.1%) </w:delText>
        </w:r>
      </w:del>
      <w:ins w:id="11507" w:author="GoldenCorpusHarness" w:date="2026-03-28T21:57:55Z">
        <w:r>
          <w:t>L</w:t>
        </w:r>
      </w:ins>
      <w:r>
        <w:t>e</w:t>
      </w:r>
      <w:del w:id="11508" w:author="GoldenCorpusHarness" w:date="2026-03-28T21:57:55Z">
        <w:r>
          <w:delText>xperience</w:delText>
        </w:r>
      </w:del>
      <w:ins w:id="11509" w:author="GoldenCorpusHarness" w:date="2026-03-28T21:57:55Z">
        <w:r>
          <w:t>a</w:t>
        </w:r>
      </w:ins>
      <w:r>
        <w:t>d</w:t>
      </w:r>
      <w:del w:id="11510" w:author="GoldenCorpusHarness" w:date="2026-03-28T21:57:55Z">
        <w:r>
          <w:delText xml:space="preserve"> an AE result</w:delText>
        </w:r>
      </w:del>
      <w:r>
        <w:t xml:space="preserve">ing </w:t>
      </w:r>
      <w:del w:id="11511" w:author="GoldenCorpusHarness" w:date="2026-03-28T21:57:55Z">
        <w:r>
          <w:delText>in</w:delText>
        </w:r>
      </w:del>
      <w:ins w:id="11512" w:author="GoldenCorpusHarness" w:date="2026-03-28T21:57:55Z">
        <w:r>
          <w:t>to</w:t>
        </w:r>
      </w:ins>
      <w:r>
        <w:t xml:space="preserve"> </w:t>
      </w:r>
      <w:del w:id="11513" w:author="GoldenCorpusHarness" w:date="2026-03-28T21:57:55Z">
        <w:r>
          <w:delText>d</w:delText>
        </w:r>
      </w:del>
      <w:ins w:id="11514" w:author="GoldenCorpusHarness" w:date="2026-03-28T21:57:55Z">
        <w:r>
          <w:t>D</w:t>
        </w:r>
      </w:ins>
      <w:r>
        <w:t>eath</w:t>
      </w:r>
      <w:del w:id="11515" w:author="GoldenCorpusHarness" w:date="2026-03-28T21:57:55Z">
        <w:r>
          <w:delText>. One AE of multiple organ dysfunction syndrome was considered drugrelated by the investigator. Other causes of death which were not considered drug-related, included breast cancer, respiratory failure and circulatory collapse (n=1 each) [Table 70].</w:delText>
        </w:r>
      </w:del>
    </w:p>
    <w:p ns2:paraId="33F98B7A" ns2:textId="2C4C9E51" w:rsidR="001A3C3D" w:rsidRPr="0056266F" w:rsidRDefault="001A3C3D" w:rsidP="00431BFB">
      <w:pPr>
        <w:pStyle w:val="Paragraph"/>
        <w:rPr>
          <w:u w:val="single"/>
        </w:rPr>
      </w:pPr>
      <w:del w:id="11516" w:author="GoldenCorpusHarness" w:date="2026-03-28T21:57:55Z">
        <w:r>
          <w:delText>Contro</w:delText>
        </w:r>
      </w:del>
      <w:ins w:id="11517" w:author="GoldenCorpusHarness" w:date="2026-03-28T21:57:55Z">
        <w:r>
          <w:t>Of the 1380 participants who received sac-TMT (4 mg/kg or 5 mg/kg) in Phase 2 of the study, 35 participants (2.5 %) experienced an AE that resu</w:t>
        </w:r>
      </w:ins>
      <w:r>
        <w:t>l</w:t>
      </w:r>
      <w:del w:id="11518" w:author="GoldenCorpusHarness" w:date="2026-03-28T21:57:55Z">
        <w:r>
          <w:delText xml:space="preserve"> Group</w:delText>
        </w:r>
      </w:del>
      <w:ins w:id="11519" w:author="GoldenCorpusHarness" w:date="2026-03-28T21:57:55Z">
        <w:r>
          <w:t>ted in death: 23 (2.5%) in the 4 mg/kg treatment group and 12 (2.7%) in the 5 mg/kg treatment group [Table 36].</w:t>
        </w:r>
      </w:ins>
    </w:p>
    <w:p ns2:paraId="3AC610DE" ns2:textId="7C82ED9A" w:rsidR="0025138E" w:rsidRDefault="0025138E" w:rsidP="0025138E">
      <w:pPr>
        <w:pStyle w:val="Paragraph"/>
      </w:pPr>
      <w:r>
        <w:t xml:space="preserve">In the </w:t>
      </w:r>
      <w:del w:id="11520" w:author="GoldenCorpusHarness" w:date="2026-03-28T21:57:55Z">
        <w:r>
          <w:delText xml:space="preserve">control group, </w:delText>
        </w:r>
      </w:del>
      <w:ins w:id="11521" w:author="GoldenCorpusHarness" w:date="2026-03-28T21:57:55Z">
        <w:r>
          <w:t>4 mg/kg group, reported causes of death included septic shock and intestinal obstruction (n=</w:t>
        </w:r>
      </w:ins>
      <w:r>
        <w:t xml:space="preserve">2 </w:t>
      </w:r>
      <w:del w:id="11522" w:author="GoldenCorpusHarness" w:date="2026-03-28T21:57:55Z">
        <w:r>
          <w:delText>participants</w:delText>
        </w:r>
      </w:del>
      <w:ins w:id="11523" w:author="GoldenCorpusHarness" w:date="2026-03-28T21:57:55Z">
        <w:r>
          <w:t>each); respiratory failure, hemoptysis, cardiac arrest, cardiac failure, cardio-respiratory arrest, cardiogenic shock, dyspnea, electrolyte imbalance, gastrointestinal hemorrhage, intestinal perforation, lower gastrointestinal hemorrhage, myocardial infarction and sudden death</w:t>
        </w:r>
      </w:ins>
      <w:r>
        <w:t xml:space="preserve"> (</w:t>
      </w:r>
      <w:ins w:id="11524" w:author="GoldenCorpusHarness" w:date="2026-03-28T21:57:55Z">
        <w:r>
          <w:t>n=</w:t>
        </w:r>
      </w:ins>
      <w:r>
        <w:t>1</w:t>
      </w:r>
      <w:del w:id="11525" w:author="GoldenCorpusHarness" w:date="2026-03-28T21:57:55Z">
        <w:r>
          <w:delText>.5%</w:delText>
        </w:r>
      </w:del>
      <w:ins w:id="11526" w:author="GoldenCorpusHarness" w:date="2026-03-28T21:57:55Z">
        <w:r>
          <w:t xml:space="preserve"> each</w:t>
        </w:r>
      </w:ins>
      <w:r>
        <w:t>)</w:t>
      </w:r>
      <w:del w:id="11527" w:author="GoldenCorpusHarness" w:date="2026-03-28T21:57:55Z">
        <w:r>
          <w:delText xml:space="preserve"> experienced an AE resulting in death, including breast cancer and dyspnea (1.5% each), neither were considered to be drugrelated by the investigator</w:delText>
        </w:r>
      </w:del>
      <w:r>
        <w:t xml:space="preserve"> [Table </w:t>
      </w:r>
      <w:del w:id="11528" w:author="GoldenCorpusHarness" w:date="2026-03-28T21:57:55Z">
        <w:r>
          <w:delText>70</w:delText>
        </w:r>
      </w:del>
      <w:ins w:id="11529" w:author="GoldenCorpusHarness" w:date="2026-03-28T21:57:55Z">
        <w:r>
          <w:t>62</w:t>
        </w:r>
      </w:ins>
      <w:r>
        <w:t>].</w:t>
      </w:r>
      <w:ins w:id="11530" w:author="GoldenCorpusHarness" w:date="2026-03-28T21:57:55Z">
        <w:r>
          <w:t xml:space="preserve"> Deaths due to cardiac failure, intestinal obstruction and intestinal perforation were considered related to sac-TMT by the investigator.</w:t>
        </w:r>
      </w:ins>
    </w:p>
    <w:p ns2:paraId="2D89E9BE" ns2:textId="77777777" w:rsidR="006405A6" w:rsidRDefault="00135B7C" w:rsidP="006405A6">
      <w:pPr>
        <w:pStyle w:val="Heading3"/>
        <w:tabs>
          <w:tab w:val="clear" w:pos="965"/>
          <w:tab w:val="left" w:pos="960"/>
        </w:tabs>
        <w:ind w:left="960" w:hanging="960"/>
      </w:pPr>
      <w:ins w:id="11531" w:author="GoldenCorpusHarness" w:date="2026-03-28T21:57:55Z">
        <w:r>
          <w:t>In the 5 mg/kg group, causes of death included respiratory failure and cerebral infarction (n=2 each) and septic shock, hemoptysis, anaphylactic shock, cardiopulmonary failure, craniocerebral injury, and pneumonia (n=1 each) [Table 62]. Only the anaphylactic shock in the 5 mg/kg treatment group was considered related to sac-T</w:t>
        </w:r>
      </w:ins>
      <w:r>
        <w:t>M</w:t>
      </w:r>
      <w:del w:id="11532" w:author="GoldenCorpusHarness" w:date="2026-03-28T21:57:55Z">
        <w:r>
          <w:delText>K-</w:delText>
        </w:r>
      </w:del>
      <w:ins w:id="11533" w:author="GoldenCorpusHarness" w:date="2026-03-28T21:57:55Z">
        <w:r>
          <w:t>T by the investigator. Death from pneumonitis in the 5 mg/kg group is not presented in [Table 6</w:t>
        </w:r>
      </w:ins>
      <w:r>
        <w:t>2</w:t>
      </w:r>
      <w:del w:id="11534" w:author="GoldenCorpusHarness" w:date="2026-03-28T21:57:55Z">
        <w:r>
          <w:delText>87</w:delText>
        </w:r>
      </w:del>
      <w:ins w:id="11535" w:author="GoldenCorpusHarness" w:date="2026-03-28T21:57:55Z">
        <w:r>
          <w:t>] as it was reported beyond 3</w:t>
        </w:r>
      </w:ins>
      <w:r>
        <w:t>0</w:t>
      </w:r>
      <w:del w:id="11536" w:author="GoldenCorpusHarness" w:date="2026-03-28T21:57:55Z">
        <w:r>
          <w:delText>-016 (SKB264-II-07)</w:delText>
        </w:r>
      </w:del>
      <w:ins w:id="11537" w:author="GoldenCorpusHarness" w:date="2026-03-28T21:57:55Z">
        <w:r>
          <w:t xml:space="preserve"> days following study discontinuation. The event was assessed as related by the investigator.</w:t>
        </w:r>
      </w:ins>
    </w:p>
    <w:p ns2:paraId="1ED8E44F" ns2:textId="04EE408C" w:rsidR="006405A6" w:rsidRPr="0056266F" w:rsidRDefault="006405A6" w:rsidP="006405A6">
      <w:pPr>
        <w:pStyle w:val="Paragraph"/>
      </w:pPr>
      <w:del w:id="11538" w:author="GoldenCorpusHarness" w:date="2026-03-28T21:57:55Z">
        <w:r>
          <w:delText>A</w:delText>
        </w:r>
      </w:del>
      <w:ins w:id="11539" w:author="GoldenCorpusHarness" w:date="2026-03-28T21:57:55Z">
        <w:r>
          <w:t>The cau</w:t>
        </w:r>
      </w:ins>
      <w:r>
        <w:t>s</w:t>
      </w:r>
      <w:ins w:id="11540" w:author="GoldenCorpusHarness" w:date="2026-03-28T21:57:55Z">
        <w:r>
          <w:t>e</w:t>
        </w:r>
      </w:ins>
      <w:r>
        <w:t xml:space="preserve"> of </w:t>
      </w:r>
      <w:ins w:id="11541" w:author="GoldenCorpusHarness" w:date="2026-03-28T21:57:55Z">
        <w:r>
          <w:t>dea</w:t>
        </w:r>
      </w:ins>
      <w:r>
        <w:t>th</w:t>
      </w:r>
      <w:ins w:id="11542" w:author="GoldenCorpusHarness" w:date="2026-03-28T21:57:55Z">
        <w:r>
          <w:t xml:space="preserve"> r</w:t>
        </w:r>
      </w:ins>
      <w:r>
        <w:t>e</w:t>
      </w:r>
      <w:ins w:id="11543" w:author="GoldenCorpusHarness" w:date="2026-03-28T21:57:55Z">
        <w:r>
          <w:t>corded</w:t>
        </w:r>
      </w:ins>
      <w:r>
        <w:t xml:space="preserve"> </w:t>
      </w:r>
      <w:del w:id="11544" w:author="GoldenCorpusHarness" w:date="2026-03-28T21:57:55Z">
        <w:r>
          <w:delText>21-MAY-2024</w:delText>
        </w:r>
      </w:del>
      <w:ins w:id="11545" w:author="GoldenCorpusHarness" w:date="2026-03-28T21:57:55Z">
        <w:r>
          <w:t>as</w:t>
        </w:r>
      </w:ins>
      <w:r>
        <w:t xml:space="preserve"> </w:t>
      </w:r>
      <w:del w:id="11546" w:author="GoldenCorpusHarness" w:date="2026-03-28T21:57:55Z">
        <w:r>
          <w:delText>DCO, saf</w:delText>
        </w:r>
      </w:del>
      <w:ins w:id="11547" w:author="GoldenCorpusHarness" w:date="2026-03-28T21:57:55Z">
        <w:r>
          <w:t>“d</w:t>
        </w:r>
      </w:ins>
      <w:r>
        <w:t>e</w:t>
      </w:r>
      <w:del w:id="11548" w:author="GoldenCorpusHarness" w:date="2026-03-28T21:57:55Z">
        <w:r>
          <w:delText>ty d</w:delText>
        </w:r>
      </w:del>
      <w:r>
        <w:t>at</w:t>
      </w:r>
      <w:del w:id="11549" w:author="GoldenCorpusHarness" w:date="2026-03-28T21:57:55Z">
        <w:r>
          <w:delText>a were available</w:delText>
        </w:r>
      </w:del>
      <w:ins w:id="11550" w:author="GoldenCorpusHarness" w:date="2026-03-28T21:57:55Z">
        <w:r>
          <w:t>h”</w:t>
        </w:r>
      </w:ins>
      <w:r>
        <w:t xml:space="preserve"> for </w:t>
      </w:r>
      <w:del w:id="11551" w:author="GoldenCorpusHarness" w:date="2026-03-28T21:57:55Z">
        <w:r>
          <w:delText>a</w:delText>
        </w:r>
      </w:del>
      <w:ins w:id="11552" w:author="GoldenCorpusHarness" w:date="2026-03-28T21:57:55Z">
        <w:r>
          <w:t>8</w:t>
        </w:r>
      </w:ins>
      <w:r>
        <w:t xml:space="preserve"> </w:t>
      </w:r>
      <w:del w:id="11553" w:author="GoldenCorpusHarness" w:date="2026-03-28T21:57:55Z">
        <w:r>
          <w:delText xml:space="preserve">total of 171 </w:delText>
        </w:r>
      </w:del>
      <w:r>
        <w:t xml:space="preserve">participants </w:t>
      </w:r>
      <w:ins w:id="11554" w:author="GoldenCorpusHarness" w:date="2026-03-28T21:57:55Z">
        <w:r>
          <w:t xml:space="preserve">in the 4 mg/kg </w:t>
        </w:r>
      </w:ins>
      <w:r>
        <w:t>treat</w:t>
      </w:r>
      <w:ins w:id="11555" w:author="GoldenCorpusHarness" w:date="2026-03-28T21:57:55Z">
        <w:r>
          <w:t>m</w:t>
        </w:r>
      </w:ins>
      <w:r>
        <w:t>e</w:t>
      </w:r>
      <w:ins w:id="11556" w:author="GoldenCorpusHarness" w:date="2026-03-28T21:57:55Z">
        <w:r>
          <w:t>nt group an</w:t>
        </w:r>
      </w:ins>
      <w:r>
        <w:t>d</w:t>
      </w:r>
      <w:ins w:id="11557" w:author="GoldenCorpusHarness" w:date="2026-03-28T21:57:55Z">
        <w:r>
          <w:t xml:space="preserve"> 2 participants</w:t>
        </w:r>
      </w:ins>
      <w:r>
        <w:t xml:space="preserve"> in </w:t>
      </w:r>
      <w:del w:id="11558" w:author="GoldenCorpusHarness" w:date="2026-03-28T21:57:55Z">
        <w:r>
          <w:delText>S</w:delText>
        </w:r>
      </w:del>
      <w:r>
        <w:t>t</w:t>
      </w:r>
      <w:ins w:id="11559" w:author="GoldenCorpusHarness" w:date="2026-03-28T21:57:55Z">
        <w:r>
          <w:t>he 5 mg/kg treatment gro</w:t>
        </w:r>
      </w:ins>
      <w:r>
        <w:t>u</w:t>
      </w:r>
      <w:ins w:id="11560" w:author="GoldenCorpusHarness" w:date="2026-03-28T21:57:55Z">
        <w:r>
          <w:t>p were not provi</w:t>
        </w:r>
      </w:ins>
      <w:r>
        <w:t>d</w:t>
      </w:r>
      <w:del w:id="11561" w:author="GoldenCorpusHarness" w:date="2026-03-28T21:57:55Z">
        <w:r>
          <w:delText>y MK-2870-016</w:delText>
        </w:r>
      </w:del>
      <w:ins w:id="11562" w:author="GoldenCorpusHarness" w:date="2026-03-28T21:57:55Z">
        <w:r>
          <w:t>ed</w:t>
        </w:r>
      </w:ins>
      <w:r>
        <w:t>.</w:t>
      </w:r>
    </w:p>
    <w:p ns2:paraId="39E79601" ns2:textId="7B251CE5" w:rsidR="00193AA9" w:rsidRDefault="00193AA9" w:rsidP="00193AA9">
      <w:pPr>
        <w:pStyle w:val="Paragraph"/>
      </w:pPr>
      <w:del w:id="11563" w:author="GoldenCorpusHarness" w:date="2026-03-28T21:57:55Z">
        <w:r>
          <w:delText>Participant</w:delText>
        </w:r>
      </w:del>
      <w:ins w:id="11564" w:author="GoldenCorpusHarness" w:date="2026-03-28T21:57:55Z">
        <w:r>
          <w:t>MK-2870-002</w:t>
        </w:r>
      </w:ins>
      <w:r>
        <w:t xml:space="preserve"> </w:t>
      </w:r>
      <w:del w:id="11565" w:author="GoldenCorpusHarness" w:date="2026-03-28T21:57:55Z">
        <w:r>
          <w:delText>disposition is summarized in [Table 38].</w:delText>
        </w:r>
      </w:del>
      <w:ins w:id="11566" w:author="GoldenCorpusHarness" w:date="2026-03-28T21:57:55Z">
        <w:r>
          <w:t>(SKB264-II-06)</w:t>
        </w:r>
      </w:ins>
    </w:p>
    <w:p ns2:paraId="59DD0A9D" ns2:textId="2E91393C" w:rsidR="00193AA9" w:rsidRDefault="00193AA9" w:rsidP="00193AA9">
      <w:pPr>
        <w:pStyle w:val="TableTitle"/>
      </w:pPr>
      <w:ins w:id="11567" w:author="GoldenCorpusHarness" w:date="2026-03-28T21:57:55Z">
        <w:r>
          <w:t>As of the DCO of 21-MAY-2025, safety data were available for a total of 213 participants treated with sac-</w:t>
        </w:r>
      </w:ins>
      <w:r>
        <w:t>T</w:t>
      </w:r>
      <w:del w:id="11568" w:author="GoldenCorpusHarness" w:date="2026-03-28T21:57:55Z">
        <w:r>
          <w:delText>able</w:delText>
        </w:r>
      </w:del>
      <w:ins w:id="11569" w:author="GoldenCorpusHarness" w:date="2026-03-28T21:57:55Z">
        <w:r>
          <w:t>MT q2w in combination with pembrolizumab 400 mg q6w. Participants received sac-TMT at</w:t>
        </w:r>
      </w:ins>
      <w:r>
        <w:t xml:space="preserve"> 3</w:t>
      </w:r>
      <w:del w:id="11570" w:author="GoldenCorpusHarness" w:date="2026-03-28T21:57:55Z">
        <w:r>
          <w:delText>8</w:delText>
        </w:r>
      </w:del>
      <w:ins w:id="11571" w:author="GoldenCorpusHarness" w:date="2026-03-28T21:57:55Z">
        <w:r>
          <w:t xml:space="preserve"> mg/kg, 4 mg/kg or 5 mg/kg q2w. </w:t>
        </w:r>
      </w:ins>
      <w:r>
        <w:t xml:space="preserve">Study </w:t>
      </w:r>
      <w:del w:id="11572" w:author="GoldenCorpusHarness" w:date="2026-03-28T21:57:55Z">
        <w:r>
          <w:delText>MK 2870-016</w:delText>
        </w:r>
      </w:del>
      <w:ins w:id="11573" w:author="GoldenCorpusHarness" w:date="2026-03-28T21:57:55Z">
        <w:r>
          <w:t>treatments were continued until disease progression, unacceptable toxicity, or withdrawal of consent. Pembrolizumab could be received for a maximum of 35 doses</w:t>
        </w:r>
      </w:ins>
      <w:r>
        <w:t xml:space="preserve"> (</w:t>
      </w:r>
      <w:del w:id="11574" w:author="GoldenCorpusHarness" w:date="2026-03-28T21:57:55Z">
        <w:r>
          <w:delText>SKB26</w:delText>
        </w:r>
      </w:del>
      <w:ins w:id="11575" w:author="GoldenCorpusHarness" w:date="2026-03-28T21:57:55Z">
        <w:r>
          <w:t>~2</w:t>
        </w:r>
      </w:ins>
      <w:r>
        <w:t>4</w:t>
      </w:r>
      <w:del w:id="11576" w:author="GoldenCorpusHarness" w:date="2026-03-28T21:57:55Z">
        <w:r>
          <w:delText>-II-07</w:delText>
        </w:r>
      </w:del>
      <w:ins w:id="11577" w:author="GoldenCorpusHarness" w:date="2026-03-28T21:57:55Z">
        <w:r>
          <w:t xml:space="preserve"> months</w:t>
        </w:r>
      </w:ins>
      <w:r>
        <w:t>)</w:t>
      </w:r>
      <w:del w:id="11578" w:author="GoldenCorpusHarness" w:date="2026-03-28T21:57:55Z">
        <w:r>
          <w:delText>: Disposition of Participants (APaT Population)</w:delText>
        </w:r>
      </w:del>
      <w:ins w:id="11579" w:author="GoldenCorpusHarness" w:date="2026-03-28T21:57:55Z">
        <w:r>
          <w:t>.</w:t>
        </w:r>
      </w:ins>
    </w:p>
    <w:tbl>
      <w:tblPr>
        <w:tblW w:w="5000" w:type="pct"/>
        <w:jc w:val="center"/>
        <w:tblBorders>
          <w:top w:val="double" w:sz="6" w:space="0" w:color="auto"/>
          <w:left w:val="single" w:sz="6" w:space="0" w:color="auto"/>
          <w:bottom w:val="double" w:sz="6" w:space="0" w:color="auto"/>
          <w:right w:val="single" w:sz="6" w:space="0" w:color="auto"/>
        </w:tblBorders>
        <w:tblCellMar>
          <w:left w:w="72" w:type="dxa"/>
          <w:right w:w="72" w:type="dxa"/>
        </w:tblCellMar>
        <w:tblLook w:val="0000" w:firstRow="0" w:lastRow="0" w:firstColumn="0" w:lastColumn="0" w:noHBand="0" w:noVBand="0"/>
      </w:tblPr>
      <w:tblGrid>
        <w:gridCol w:w="4484"/>
        <w:gridCol w:w="1252"/>
        <w:gridCol w:w="1083"/>
        <w:gridCol w:w="1082"/>
        <w:gridCol w:w="1083"/>
      </w:tblGrid>
      <w:tr w:rsidR="00193AA9" ns2:paraId="344F4126" ns2:textId="77777777" w:rsidTr="00D85E9B">
        <w:trPr>
          <w:jc w:val="center"/>
        </w:trPr>
        <w:tc>
          <w:tcPr>
            <w:tcW w:w="2495" w:type="pct"/>
            <w:tcBorders>
              <w:top w:val="double" w:sz="6" w:space="0" w:color="auto"/>
              <w:bottom w:val="nil"/>
              <w:right w:val="single" w:sz="2" w:space="0" w:color="auto"/>
            </w:tcBorders>
          </w:tcPr>
          <w:p ns2:paraId="0FED1D2D" ns2:textId="77777777" w:rsidR="00193AA9" w:rsidRDefault="00193AA9" w:rsidP="00FC5C60">
            <w:pPr>
              <w:spacing w:before="15" w:after="15"/>
              <w:rPr>
                <w:sz w:val="18"/>
                <w:szCs w:val="18"/>
              </w:rPr>
            </w:pPr>
          </w:p>
        </w:tc>
        <w:tc>
          <w:tcPr>
            <w:tcW w:w="1300" w:type="pct"/>
            <w:gridSpan w:val="2"/>
            <w:tcBorders>
              <w:top w:val="double" w:sz="6" w:space="0" w:color="auto"/>
              <w:left w:val="nil"/>
              <w:bottom w:val="single" w:sz="2" w:space="0" w:color="auto"/>
              <w:right w:val="single" w:sz="2" w:space="0" w:color="auto"/>
            </w:tcBorders>
          </w:tcPr>
          <w:p ns2:paraId="16850FA8" ns2:textId="4EED4B91" w:rsidR="00193AA9" w:rsidRDefault="005F4918" w:rsidP="00FC5C60">
            <w:pPr>
              <w:spacing w:before="15" w:after="15"/>
              <w:jc w:val="center"/>
              <w:rPr>
                <w:sz w:val="18"/>
                <w:szCs w:val="18"/>
              </w:rPr>
            </w:pPr>
            <w:r w:rsidRPr="005F4918">
              <w:rPr>
                <w:sz w:val="18"/>
                <w:szCs w:val="18"/>
              </w:rPr>
              <w:t>sac-TMT</w:t>
            </w:r>
            <w:r w:rsidR="00193AA9">
              <w:rPr>
                <w:sz w:val="18"/>
                <w:szCs w:val="18"/>
              </w:rPr>
              <w:t xml:space="preserve"> 5 mg/kg </w:t>
            </w:r>
            <w:r w:rsidR="009940A1">
              <w:rPr>
                <w:sz w:val="18"/>
                <w:szCs w:val="18"/>
              </w:rPr>
              <w:t>q2w</w:t>
            </w:r>
            <w:r w:rsidR="009940A1">
              <w:rPr>
                <w:sz w:val="18"/>
                <w:szCs w:val="18"/>
              </w:rPr>
              <w:br/>
              <w:t xml:space="preserve"> </w:t>
            </w:r>
            <w:r w:rsidR="00193AA9">
              <w:rPr>
                <w:sz w:val="18"/>
                <w:szCs w:val="18"/>
              </w:rPr>
              <w:t>+</w:t>
            </w:r>
            <w:r w:rsidR="009940A1">
              <w:rPr>
                <w:sz w:val="18"/>
                <w:szCs w:val="18"/>
              </w:rPr>
              <w:br/>
            </w:r>
            <w:r w:rsidR="00193AA9">
              <w:rPr>
                <w:sz w:val="18"/>
                <w:szCs w:val="18"/>
              </w:rPr>
              <w:t>KL</w:t>
            </w:r>
            <w:r w:rsidR="009940A1">
              <w:rPr>
                <w:sz w:val="18"/>
                <w:szCs w:val="18"/>
              </w:rPr>
              <w:t>-</w:t>
            </w:r>
            <w:r w:rsidR="00193AA9">
              <w:rPr>
                <w:sz w:val="18"/>
                <w:szCs w:val="18"/>
              </w:rPr>
              <w:t xml:space="preserve">A167 </w:t>
            </w:r>
          </w:p>
        </w:tc>
        <w:tc>
          <w:tcPr>
            <w:tcW w:w="1205" w:type="pct"/>
            <w:gridSpan w:val="2"/>
            <w:tcBorders>
              <w:top w:val="double" w:sz="6" w:space="0" w:color="auto"/>
              <w:left w:val="nil"/>
              <w:bottom w:val="single" w:sz="2" w:space="0" w:color="auto"/>
            </w:tcBorders>
          </w:tcPr>
          <w:p ns2:paraId="09B65E60" ns2:textId="2924537B" w:rsidR="00193AA9" w:rsidRDefault="005F4918" w:rsidP="00FC5C60">
            <w:pPr>
              <w:spacing w:before="15" w:after="15"/>
              <w:jc w:val="center"/>
              <w:rPr>
                <w:sz w:val="18"/>
                <w:szCs w:val="18"/>
              </w:rPr>
            </w:pPr>
            <w:r w:rsidRPr="005F4918">
              <w:rPr>
                <w:sz w:val="18"/>
                <w:szCs w:val="18"/>
              </w:rPr>
              <w:t>sac-TMT</w:t>
            </w:r>
            <w:r w:rsidR="00193AA9">
              <w:rPr>
                <w:sz w:val="18"/>
                <w:szCs w:val="18"/>
              </w:rPr>
              <w:t xml:space="preserve"> 5 mg/kg </w:t>
            </w:r>
            <w:r w:rsidR="009940A1">
              <w:rPr>
                <w:sz w:val="18"/>
                <w:szCs w:val="18"/>
              </w:rPr>
              <w:t xml:space="preserve">q2w </w:t>
            </w:r>
          </w:p>
        </w:tc>
      </w:tr>
      <w:tr w:rsidR="00193AA9" ns2:paraId="008B16ED" ns2:textId="77777777" w:rsidTr="00D85E9B">
        <w:tblPrEx>
          <w:tblBorders>
            <w:top w:val="single" w:sz="6" w:space="0" w:color="auto"/>
            <w:bottom w:val="single" w:sz="6" w:space="0" w:color="auto"/>
          </w:tblBorders>
        </w:tblPrEx>
        <w:trPr>
          <w:jc w:val="center"/>
        </w:trPr>
        <w:tc>
          <w:tcPr>
            <w:tcW w:w="2495" w:type="pct"/>
            <w:tcBorders>
              <w:top w:val="nil"/>
              <w:bottom w:val="single" w:sz="2" w:space="0" w:color="auto"/>
              <w:right w:val="single" w:sz="2" w:space="0" w:color="auto"/>
            </w:tcBorders>
          </w:tcPr>
          <w:p ns2:paraId="5F831217" ns2:textId="77777777" w:rsidR="00193AA9" w:rsidRDefault="00193AA9" w:rsidP="00FC5C60">
            <w:pPr>
              <w:spacing w:before="15" w:after="15"/>
              <w:rPr>
                <w:sz w:val="18"/>
                <w:szCs w:val="18"/>
              </w:rPr>
            </w:pPr>
          </w:p>
        </w:tc>
        <w:tc>
          <w:tcPr>
            <w:tcW w:w="697" w:type="pct"/>
            <w:tcBorders>
              <w:top w:val="nil"/>
              <w:left w:val="nil"/>
              <w:bottom w:val="single" w:sz="2" w:space="0" w:color="auto"/>
              <w:right w:val="nil"/>
            </w:tcBorders>
          </w:tcPr>
          <w:p ns2:paraId="4259DA8A" ns2:textId="77777777" w:rsidR="00193AA9" w:rsidRDefault="00193AA9" w:rsidP="00FC5C60">
            <w:pPr>
              <w:spacing w:before="15" w:after="15"/>
              <w:jc w:val="center"/>
              <w:rPr>
                <w:sz w:val="18"/>
                <w:szCs w:val="18"/>
              </w:rPr>
            </w:pPr>
            <w:r>
              <w:rPr>
                <w:sz w:val="18"/>
                <w:szCs w:val="18"/>
              </w:rPr>
              <w:t xml:space="preserve">n </w:t>
            </w:r>
          </w:p>
        </w:tc>
        <w:tc>
          <w:tcPr>
            <w:tcW w:w="602" w:type="pct"/>
            <w:tcBorders>
              <w:top w:val="nil"/>
              <w:left w:val="nil"/>
              <w:bottom w:val="single" w:sz="2" w:space="0" w:color="auto"/>
              <w:right w:val="single" w:sz="2" w:space="0" w:color="auto"/>
            </w:tcBorders>
          </w:tcPr>
          <w:p ns2:paraId="0C21C657" ns2:textId="77777777" w:rsidR="00193AA9" w:rsidRDefault="00193AA9" w:rsidP="00FC5C60">
            <w:pPr>
              <w:spacing w:before="15" w:after="15"/>
              <w:jc w:val="center"/>
              <w:rPr>
                <w:sz w:val="18"/>
                <w:szCs w:val="18"/>
              </w:rPr>
            </w:pPr>
            <w:r>
              <w:rPr>
                <w:sz w:val="18"/>
                <w:szCs w:val="18"/>
              </w:rPr>
              <w:t xml:space="preserve">(%) </w:t>
            </w:r>
          </w:p>
        </w:tc>
        <w:tc>
          <w:tcPr>
            <w:tcW w:w="602" w:type="pct"/>
            <w:tcBorders>
              <w:top w:val="nil"/>
              <w:left w:val="nil"/>
              <w:bottom w:val="single" w:sz="2" w:space="0" w:color="auto"/>
              <w:right w:val="nil"/>
            </w:tcBorders>
          </w:tcPr>
          <w:p ns2:paraId="06C2A1CB" ns2:textId="77777777" w:rsidR="00193AA9" w:rsidRDefault="00193AA9" w:rsidP="00FC5C60">
            <w:pPr>
              <w:spacing w:before="15" w:after="15"/>
              <w:jc w:val="center"/>
              <w:rPr>
                <w:sz w:val="18"/>
                <w:szCs w:val="18"/>
              </w:rPr>
            </w:pPr>
            <w:r>
              <w:rPr>
                <w:sz w:val="18"/>
                <w:szCs w:val="18"/>
              </w:rPr>
              <w:t xml:space="preserve">n </w:t>
            </w:r>
          </w:p>
        </w:tc>
        <w:tc>
          <w:tcPr>
            <w:tcW w:w="602" w:type="pct"/>
            <w:tcBorders>
              <w:top w:val="nil"/>
              <w:left w:val="nil"/>
              <w:bottom w:val="single" w:sz="2" w:space="0" w:color="auto"/>
            </w:tcBorders>
          </w:tcPr>
          <w:p ns2:paraId="73C5A656" ns2:textId="77777777" w:rsidR="00193AA9" w:rsidRDefault="00193AA9" w:rsidP="00FC5C60">
            <w:pPr>
              <w:spacing w:before="15" w:after="15"/>
              <w:jc w:val="center"/>
              <w:rPr>
                <w:sz w:val="18"/>
                <w:szCs w:val="18"/>
              </w:rPr>
            </w:pPr>
            <w:r>
              <w:rPr>
                <w:sz w:val="18"/>
                <w:szCs w:val="18"/>
              </w:rPr>
              <w:t xml:space="preserve">(%) </w:t>
            </w:r>
          </w:p>
        </w:tc>
      </w:tr>
      <w:tr w:rsidR="00193AA9" ns2:paraId="6B6E47D5" ns2:textId="77777777" w:rsidTr="00D85E9B">
        <w:tblPrEx>
          <w:tblBorders>
            <w:top w:val="single" w:sz="6" w:space="0" w:color="auto"/>
            <w:bottom w:val="single" w:sz="6" w:space="0" w:color="auto"/>
          </w:tblBorders>
        </w:tblPrEx>
        <w:trPr>
          <w:jc w:val="center"/>
        </w:trPr>
        <w:tc>
          <w:tcPr>
            <w:tcW w:w="2495" w:type="pct"/>
            <w:tcBorders>
              <w:top w:val="nil"/>
              <w:bottom w:val="single" w:sz="2" w:space="0" w:color="auto"/>
              <w:right w:val="single" w:sz="2" w:space="0" w:color="auto"/>
            </w:tcBorders>
          </w:tcPr>
          <w:p ns2:paraId="72FB21F0" ns2:textId="77777777" w:rsidR="00193AA9" w:rsidRDefault="00193AA9" w:rsidP="00FC5C60">
            <w:pPr>
              <w:spacing w:after="60"/>
              <w:ind w:left="160" w:right="1" w:hanging="160"/>
              <w:rPr>
                <w:sz w:val="18"/>
                <w:szCs w:val="18"/>
              </w:rPr>
            </w:pPr>
            <w:r>
              <w:rPr>
                <w:sz w:val="18"/>
                <w:szCs w:val="18"/>
              </w:rPr>
              <w:t xml:space="preserve"> Participants in population </w:t>
            </w:r>
          </w:p>
        </w:tc>
        <w:tc>
          <w:tcPr>
            <w:tcW w:w="697" w:type="pct"/>
            <w:tcBorders>
              <w:top w:val="nil"/>
              <w:left w:val="nil"/>
              <w:bottom w:val="single" w:sz="2" w:space="0" w:color="auto"/>
              <w:right w:val="nil"/>
            </w:tcBorders>
          </w:tcPr>
          <w:p ns2:paraId="2751FBF6" ns2:textId="77777777" w:rsidR="00193AA9" w:rsidRDefault="00193AA9" w:rsidP="00FC5C60">
            <w:pPr>
              <w:tabs>
                <w:tab w:val="decimal" w:pos="510"/>
                <w:tab w:val="left" w:pos="590"/>
              </w:tabs>
              <w:spacing w:after="60"/>
              <w:rPr>
                <w:sz w:val="18"/>
                <w:szCs w:val="18"/>
              </w:rPr>
            </w:pPr>
            <w:r>
              <w:rPr>
                <w:sz w:val="18"/>
                <w:szCs w:val="18"/>
              </w:rPr>
              <w:tab/>
              <w:t xml:space="preserve">91 </w:t>
            </w:r>
          </w:p>
        </w:tc>
        <w:tc>
          <w:tcPr>
            <w:tcW w:w="602" w:type="pct"/>
            <w:tcBorders>
              <w:top w:val="nil"/>
              <w:left w:val="nil"/>
              <w:bottom w:val="single" w:sz="2" w:space="0" w:color="auto"/>
              <w:right w:val="single" w:sz="2" w:space="0" w:color="auto"/>
            </w:tcBorders>
          </w:tcPr>
          <w:p ns2:paraId="0F3BD07B" ns2:textId="77777777" w:rsidR="00193AA9" w:rsidRDefault="00193AA9" w:rsidP="00FC5C60">
            <w:pPr>
              <w:tabs>
                <w:tab w:val="decimal" w:pos="347"/>
                <w:tab w:val="left" w:pos="427"/>
              </w:tabs>
              <w:spacing w:after="60"/>
              <w:rPr>
                <w:sz w:val="18"/>
                <w:szCs w:val="18"/>
              </w:rPr>
            </w:pPr>
            <w:r>
              <w:rPr>
                <w:sz w:val="18"/>
                <w:szCs w:val="18"/>
              </w:rPr>
              <w:tab/>
            </w:r>
          </w:p>
        </w:tc>
        <w:tc>
          <w:tcPr>
            <w:tcW w:w="602" w:type="pct"/>
            <w:tcBorders>
              <w:top w:val="nil"/>
              <w:left w:val="nil"/>
              <w:bottom w:val="single" w:sz="2" w:space="0" w:color="auto"/>
              <w:right w:val="nil"/>
            </w:tcBorders>
          </w:tcPr>
          <w:p ns2:paraId="04B9B66F" ns2:textId="77777777" w:rsidR="00193AA9" w:rsidRDefault="00193AA9" w:rsidP="00FC5C60">
            <w:pPr>
              <w:tabs>
                <w:tab w:val="decimal" w:pos="510"/>
                <w:tab w:val="left" w:pos="590"/>
              </w:tabs>
              <w:spacing w:after="60"/>
              <w:rPr>
                <w:sz w:val="18"/>
                <w:szCs w:val="18"/>
              </w:rPr>
            </w:pPr>
            <w:r>
              <w:rPr>
                <w:sz w:val="18"/>
                <w:szCs w:val="18"/>
              </w:rPr>
              <w:tab/>
              <w:t xml:space="preserve">80 </w:t>
            </w:r>
          </w:p>
        </w:tc>
        <w:tc>
          <w:tcPr>
            <w:tcW w:w="602" w:type="pct"/>
            <w:tcBorders>
              <w:top w:val="nil"/>
              <w:left w:val="nil"/>
              <w:bottom w:val="single" w:sz="2" w:space="0" w:color="auto"/>
            </w:tcBorders>
          </w:tcPr>
          <w:p ns2:paraId="63987931" ns2:textId="77777777" w:rsidR="00193AA9" w:rsidRDefault="00193AA9" w:rsidP="00FC5C60">
            <w:pPr>
              <w:tabs>
                <w:tab w:val="decimal" w:pos="347"/>
                <w:tab w:val="left" w:pos="427"/>
              </w:tabs>
              <w:spacing w:after="60"/>
              <w:rPr>
                <w:sz w:val="18"/>
                <w:szCs w:val="18"/>
              </w:rPr>
            </w:pPr>
            <w:r>
              <w:rPr>
                <w:sz w:val="18"/>
                <w:szCs w:val="18"/>
              </w:rPr>
              <w:tab/>
            </w:r>
          </w:p>
        </w:tc>
      </w:tr>
      <w:tr w:rsidR="00193AA9" ns2:paraId="5E0D3547" ns2:textId="77777777" w:rsidTr="00D85E9B">
        <w:tblPrEx>
          <w:tblBorders>
            <w:top w:val="single" w:sz="6" w:space="0" w:color="auto"/>
            <w:bottom w:val="single" w:sz="6" w:space="0" w:color="auto"/>
          </w:tblBorders>
        </w:tblPrEx>
        <w:trPr>
          <w:jc w:val="center"/>
        </w:trPr>
        <w:tc>
          <w:tcPr>
            <w:tcW w:w="5000" w:type="pct"/>
            <w:gridSpan w:val="5"/>
            <w:tcBorders>
              <w:top w:val="nil"/>
              <w:bottom w:val="single" w:sz="2" w:space="0" w:color="auto"/>
            </w:tcBorders>
          </w:tcPr>
          <w:p ns2:paraId="00C699F6" ns2:textId="77777777" w:rsidR="00193AA9" w:rsidRDefault="00193AA9" w:rsidP="00FC5C60">
            <w:pPr>
              <w:spacing w:after="60"/>
              <w:ind w:left="160" w:right="1" w:hanging="160"/>
              <w:rPr>
                <w:sz w:val="18"/>
                <w:szCs w:val="18"/>
              </w:rPr>
            </w:pPr>
            <w:r>
              <w:rPr>
                <w:sz w:val="18"/>
                <w:szCs w:val="18"/>
              </w:rPr>
              <w:t xml:space="preserve"> </w:t>
            </w:r>
            <w:r>
              <w:rPr>
                <w:b/>
                <w:bCs/>
                <w:sz w:val="18"/>
                <w:szCs w:val="18"/>
              </w:rPr>
              <w:t>Status for Study Treatment in Trial</w:t>
            </w:r>
            <w:r>
              <w:rPr>
                <w:sz w:val="18"/>
                <w:szCs w:val="18"/>
              </w:rPr>
              <w:t xml:space="preserve"> </w:t>
            </w:r>
          </w:p>
        </w:tc>
      </w:tr>
      <w:tr w:rsidR="00193AA9" ns2:paraId="53EC515B" ns2:textId="77777777" w:rsidTr="00D85E9B">
        <w:tblPrEx>
          <w:tblBorders>
            <w:top w:val="single" w:sz="6" w:space="0" w:color="auto"/>
            <w:bottom w:val="single" w:sz="6" w:space="0" w:color="auto"/>
          </w:tblBorders>
        </w:tblPrEx>
        <w:trPr>
          <w:jc w:val="center"/>
        </w:trPr>
        <w:tc>
          <w:tcPr>
            <w:tcW w:w="2495" w:type="pct"/>
            <w:tcBorders>
              <w:top w:val="nil"/>
              <w:bottom w:val="nil"/>
              <w:right w:val="single" w:sz="2" w:space="0" w:color="auto"/>
            </w:tcBorders>
          </w:tcPr>
          <w:p ns2:paraId="3BC1C680" ns2:textId="77777777" w:rsidR="00193AA9" w:rsidRDefault="00193AA9" w:rsidP="00FC5C60">
            <w:pPr>
              <w:spacing w:before="15" w:after="15"/>
              <w:ind w:left="160" w:right="1" w:hanging="160"/>
              <w:rPr>
                <w:sz w:val="18"/>
                <w:szCs w:val="18"/>
              </w:rPr>
            </w:pPr>
            <w:r>
              <w:rPr>
                <w:sz w:val="18"/>
                <w:szCs w:val="18"/>
              </w:rPr>
              <w:t xml:space="preserve"> Started </w:t>
            </w:r>
          </w:p>
        </w:tc>
        <w:tc>
          <w:tcPr>
            <w:tcW w:w="697" w:type="pct"/>
            <w:tcBorders>
              <w:top w:val="nil"/>
              <w:left w:val="nil"/>
              <w:bottom w:val="nil"/>
              <w:right w:val="nil"/>
            </w:tcBorders>
          </w:tcPr>
          <w:p ns2:paraId="13E8FC69" ns2:textId="77777777" w:rsidR="00193AA9" w:rsidRDefault="00193AA9" w:rsidP="00FC5C60">
            <w:pPr>
              <w:tabs>
                <w:tab w:val="decimal" w:pos="510"/>
                <w:tab w:val="left" w:pos="590"/>
              </w:tabs>
              <w:spacing w:before="15" w:after="15"/>
              <w:rPr>
                <w:sz w:val="18"/>
                <w:szCs w:val="18"/>
              </w:rPr>
            </w:pPr>
            <w:r>
              <w:rPr>
                <w:sz w:val="18"/>
                <w:szCs w:val="18"/>
              </w:rPr>
              <w:tab/>
              <w:t xml:space="preserve">91 </w:t>
            </w:r>
          </w:p>
        </w:tc>
        <w:tc>
          <w:tcPr>
            <w:tcW w:w="602" w:type="pct"/>
            <w:tcBorders>
              <w:top w:val="nil"/>
              <w:left w:val="nil"/>
              <w:bottom w:val="nil"/>
              <w:right w:val="single" w:sz="2" w:space="0" w:color="auto"/>
            </w:tcBorders>
          </w:tcPr>
          <w:p ns2:paraId="6C280ECD" ns2:textId="77777777" w:rsidR="00193AA9" w:rsidRDefault="00193AA9" w:rsidP="00FC5C60">
            <w:pPr>
              <w:tabs>
                <w:tab w:val="decimal" w:pos="347"/>
                <w:tab w:val="left" w:pos="427"/>
              </w:tabs>
              <w:spacing w:before="15" w:after="15"/>
              <w:rPr>
                <w:sz w:val="18"/>
                <w:szCs w:val="18"/>
              </w:rPr>
            </w:pPr>
            <w:r>
              <w:rPr>
                <w:sz w:val="18"/>
                <w:szCs w:val="18"/>
              </w:rPr>
              <w:tab/>
            </w:r>
          </w:p>
        </w:tc>
        <w:tc>
          <w:tcPr>
            <w:tcW w:w="602" w:type="pct"/>
            <w:tcBorders>
              <w:top w:val="nil"/>
              <w:left w:val="nil"/>
              <w:bottom w:val="nil"/>
              <w:right w:val="nil"/>
            </w:tcBorders>
          </w:tcPr>
          <w:p ns2:paraId="57CCB353" ns2:textId="77777777" w:rsidR="00193AA9" w:rsidRDefault="00193AA9" w:rsidP="00FC5C60">
            <w:pPr>
              <w:tabs>
                <w:tab w:val="decimal" w:pos="510"/>
                <w:tab w:val="left" w:pos="590"/>
              </w:tabs>
              <w:spacing w:before="15" w:after="15"/>
              <w:rPr>
                <w:sz w:val="18"/>
                <w:szCs w:val="18"/>
              </w:rPr>
            </w:pPr>
            <w:r>
              <w:rPr>
                <w:sz w:val="18"/>
                <w:szCs w:val="18"/>
              </w:rPr>
              <w:tab/>
              <w:t xml:space="preserve">80 </w:t>
            </w:r>
          </w:p>
        </w:tc>
        <w:tc>
          <w:tcPr>
            <w:tcW w:w="602" w:type="pct"/>
            <w:tcBorders>
              <w:top w:val="nil"/>
              <w:left w:val="nil"/>
              <w:bottom w:val="nil"/>
            </w:tcBorders>
          </w:tcPr>
          <w:p ns2:paraId="630863DF" ns2:textId="77777777" w:rsidR="00193AA9" w:rsidRDefault="00193AA9" w:rsidP="00FC5C60">
            <w:pPr>
              <w:tabs>
                <w:tab w:val="decimal" w:pos="347"/>
                <w:tab w:val="left" w:pos="427"/>
              </w:tabs>
              <w:spacing w:before="15" w:after="15"/>
              <w:rPr>
                <w:sz w:val="18"/>
                <w:szCs w:val="18"/>
              </w:rPr>
            </w:pPr>
            <w:r>
              <w:rPr>
                <w:sz w:val="18"/>
                <w:szCs w:val="18"/>
              </w:rPr>
              <w:tab/>
            </w:r>
          </w:p>
        </w:tc>
      </w:tr>
      <w:tr w:rsidR="00193AA9" ns2:paraId="1B0B6CF1" ns2:textId="77777777" w:rsidTr="00D85E9B">
        <w:tblPrEx>
          <w:tblBorders>
            <w:top w:val="single" w:sz="6" w:space="0" w:color="auto"/>
            <w:bottom w:val="single" w:sz="6" w:space="0" w:color="auto"/>
          </w:tblBorders>
        </w:tblPrEx>
        <w:trPr>
          <w:jc w:val="center"/>
        </w:trPr>
        <w:tc>
          <w:tcPr>
            <w:tcW w:w="2495" w:type="pct"/>
            <w:tcBorders>
              <w:top w:val="nil"/>
              <w:bottom w:val="nil"/>
              <w:right w:val="single" w:sz="2" w:space="0" w:color="auto"/>
            </w:tcBorders>
          </w:tcPr>
          <w:p ns2:paraId="2BF9E6C1" ns2:textId="77777777" w:rsidR="00193AA9" w:rsidRDefault="00193AA9" w:rsidP="00FC5C60">
            <w:pPr>
              <w:spacing w:before="15" w:after="15"/>
              <w:ind w:left="160" w:right="1" w:hanging="160"/>
              <w:rPr>
                <w:sz w:val="18"/>
                <w:szCs w:val="18"/>
              </w:rPr>
            </w:pPr>
            <w:r>
              <w:rPr>
                <w:sz w:val="18"/>
                <w:szCs w:val="18"/>
              </w:rPr>
              <w:t xml:space="preserve"> Discontinued </w:t>
            </w:r>
          </w:p>
        </w:tc>
        <w:tc>
          <w:tcPr>
            <w:tcW w:w="697" w:type="pct"/>
            <w:tcBorders>
              <w:top w:val="nil"/>
              <w:left w:val="nil"/>
              <w:bottom w:val="nil"/>
              <w:right w:val="nil"/>
            </w:tcBorders>
          </w:tcPr>
          <w:p ns2:paraId="2D1633A9" ns2:textId="77777777" w:rsidR="00193AA9" w:rsidRDefault="00193AA9" w:rsidP="00FC5C60">
            <w:pPr>
              <w:tabs>
                <w:tab w:val="decimal" w:pos="510"/>
                <w:tab w:val="left" w:pos="590"/>
              </w:tabs>
              <w:spacing w:before="15" w:after="15"/>
              <w:rPr>
                <w:sz w:val="18"/>
                <w:szCs w:val="18"/>
              </w:rPr>
            </w:pPr>
            <w:r>
              <w:rPr>
                <w:sz w:val="18"/>
                <w:szCs w:val="18"/>
              </w:rPr>
              <w:tab/>
              <w:t xml:space="preserve">45 </w:t>
            </w:r>
          </w:p>
        </w:tc>
        <w:tc>
          <w:tcPr>
            <w:tcW w:w="602" w:type="pct"/>
            <w:tcBorders>
              <w:top w:val="nil"/>
              <w:left w:val="nil"/>
              <w:bottom w:val="nil"/>
              <w:right w:val="single" w:sz="2" w:space="0" w:color="auto"/>
            </w:tcBorders>
          </w:tcPr>
          <w:p ns2:paraId="47C8A10D" ns2:textId="77777777" w:rsidR="00193AA9" w:rsidRDefault="00193AA9" w:rsidP="00FC5C60">
            <w:pPr>
              <w:tabs>
                <w:tab w:val="decimal" w:pos="347"/>
                <w:tab w:val="left" w:pos="427"/>
              </w:tabs>
              <w:spacing w:before="15" w:after="15"/>
              <w:rPr>
                <w:sz w:val="18"/>
                <w:szCs w:val="18"/>
              </w:rPr>
            </w:pPr>
            <w:r>
              <w:rPr>
                <w:sz w:val="18"/>
                <w:szCs w:val="18"/>
              </w:rPr>
              <w:tab/>
              <w:t xml:space="preserve">(49.5) </w:t>
            </w:r>
          </w:p>
        </w:tc>
        <w:tc>
          <w:tcPr>
            <w:tcW w:w="602" w:type="pct"/>
            <w:tcBorders>
              <w:top w:val="nil"/>
              <w:left w:val="nil"/>
              <w:bottom w:val="nil"/>
              <w:right w:val="nil"/>
            </w:tcBorders>
          </w:tcPr>
          <w:p ns2:paraId="76D75493" ns2:textId="77777777" w:rsidR="00193AA9" w:rsidRDefault="00193AA9" w:rsidP="00FC5C60">
            <w:pPr>
              <w:tabs>
                <w:tab w:val="decimal" w:pos="510"/>
                <w:tab w:val="left" w:pos="590"/>
              </w:tabs>
              <w:spacing w:before="15" w:after="15"/>
              <w:rPr>
                <w:sz w:val="18"/>
                <w:szCs w:val="18"/>
              </w:rPr>
            </w:pPr>
            <w:r>
              <w:rPr>
                <w:sz w:val="18"/>
                <w:szCs w:val="18"/>
              </w:rPr>
              <w:tab/>
              <w:t xml:space="preserve">39 </w:t>
            </w:r>
          </w:p>
        </w:tc>
        <w:tc>
          <w:tcPr>
            <w:tcW w:w="602" w:type="pct"/>
            <w:tcBorders>
              <w:top w:val="nil"/>
              <w:left w:val="nil"/>
              <w:bottom w:val="nil"/>
            </w:tcBorders>
          </w:tcPr>
          <w:p ns2:paraId="3DD477F9" ns2:textId="77777777" w:rsidR="00193AA9" w:rsidRDefault="00193AA9" w:rsidP="00FC5C60">
            <w:pPr>
              <w:tabs>
                <w:tab w:val="decimal" w:pos="347"/>
                <w:tab w:val="left" w:pos="427"/>
              </w:tabs>
              <w:spacing w:before="15" w:after="15"/>
              <w:rPr>
                <w:sz w:val="18"/>
                <w:szCs w:val="18"/>
              </w:rPr>
            </w:pPr>
            <w:r>
              <w:rPr>
                <w:sz w:val="18"/>
                <w:szCs w:val="18"/>
              </w:rPr>
              <w:tab/>
              <w:t xml:space="preserve">(48.8) </w:t>
            </w:r>
          </w:p>
        </w:tc>
      </w:tr>
      <w:tr w:rsidR="00193AA9" ns2:paraId="298B1035" ns2:textId="77777777" w:rsidTr="00D85E9B">
        <w:tblPrEx>
          <w:tblBorders>
            <w:top w:val="single" w:sz="6" w:space="0" w:color="auto"/>
            <w:bottom w:val="single" w:sz="6" w:space="0" w:color="auto"/>
          </w:tblBorders>
        </w:tblPrEx>
        <w:trPr>
          <w:jc w:val="center"/>
        </w:trPr>
        <w:tc>
          <w:tcPr>
            <w:tcW w:w="2495" w:type="pct"/>
            <w:tcBorders>
              <w:top w:val="nil"/>
              <w:bottom w:val="nil"/>
              <w:right w:val="single" w:sz="2" w:space="0" w:color="auto"/>
            </w:tcBorders>
          </w:tcPr>
          <w:p ns2:paraId="205F1918" ns2:textId="77777777" w:rsidR="00193AA9" w:rsidRDefault="00193AA9" w:rsidP="00FC5C60">
            <w:pPr>
              <w:spacing w:before="15" w:after="15"/>
              <w:ind w:left="160" w:right="1" w:hanging="160"/>
              <w:rPr>
                <w:sz w:val="18"/>
                <w:szCs w:val="18"/>
              </w:rPr>
            </w:pPr>
            <w:r>
              <w:rPr>
                <w:sz w:val="18"/>
                <w:szCs w:val="18"/>
              </w:rPr>
              <w:t xml:space="preserve">    Lost To Follow-Up </w:t>
            </w:r>
          </w:p>
        </w:tc>
        <w:tc>
          <w:tcPr>
            <w:tcW w:w="697" w:type="pct"/>
            <w:tcBorders>
              <w:top w:val="nil"/>
              <w:left w:val="nil"/>
              <w:bottom w:val="nil"/>
              <w:right w:val="nil"/>
            </w:tcBorders>
          </w:tcPr>
          <w:p ns2:paraId="7B526264" ns2:textId="77777777" w:rsidR="00193AA9" w:rsidRDefault="00193AA9" w:rsidP="00FC5C60">
            <w:pPr>
              <w:tabs>
                <w:tab w:val="decimal" w:pos="510"/>
                <w:tab w:val="left" w:pos="590"/>
              </w:tabs>
              <w:spacing w:before="15" w:after="15"/>
              <w:rPr>
                <w:sz w:val="18"/>
                <w:szCs w:val="18"/>
              </w:rPr>
            </w:pPr>
            <w:r>
              <w:rPr>
                <w:sz w:val="18"/>
                <w:szCs w:val="18"/>
              </w:rPr>
              <w:tab/>
              <w:t xml:space="preserve">1 </w:t>
            </w:r>
          </w:p>
        </w:tc>
        <w:tc>
          <w:tcPr>
            <w:tcW w:w="602" w:type="pct"/>
            <w:tcBorders>
              <w:top w:val="nil"/>
              <w:left w:val="nil"/>
              <w:bottom w:val="nil"/>
              <w:right w:val="single" w:sz="2" w:space="0" w:color="auto"/>
            </w:tcBorders>
          </w:tcPr>
          <w:p ns2:paraId="22958AC5" ns2:textId="77777777" w:rsidR="00193AA9" w:rsidRDefault="00193AA9" w:rsidP="00FC5C60">
            <w:pPr>
              <w:tabs>
                <w:tab w:val="decimal" w:pos="347"/>
                <w:tab w:val="left" w:pos="427"/>
              </w:tabs>
              <w:spacing w:before="15" w:after="15"/>
              <w:rPr>
                <w:sz w:val="18"/>
                <w:szCs w:val="18"/>
              </w:rPr>
            </w:pPr>
            <w:r>
              <w:rPr>
                <w:sz w:val="18"/>
                <w:szCs w:val="18"/>
              </w:rPr>
              <w:tab/>
              <w:t xml:space="preserve">(1.1) </w:t>
            </w:r>
          </w:p>
        </w:tc>
        <w:tc>
          <w:tcPr>
            <w:tcW w:w="602" w:type="pct"/>
            <w:tcBorders>
              <w:top w:val="nil"/>
              <w:left w:val="nil"/>
              <w:bottom w:val="nil"/>
              <w:right w:val="nil"/>
            </w:tcBorders>
          </w:tcPr>
          <w:p ns2:paraId="5DF96588" ns2:textId="77777777" w:rsidR="00193AA9" w:rsidRDefault="00193AA9" w:rsidP="00FC5C60">
            <w:pPr>
              <w:tabs>
                <w:tab w:val="decimal" w:pos="510"/>
                <w:tab w:val="left" w:pos="590"/>
              </w:tabs>
              <w:spacing w:before="15" w:after="15"/>
              <w:rPr>
                <w:sz w:val="18"/>
                <w:szCs w:val="18"/>
              </w:rPr>
            </w:pPr>
            <w:r>
              <w:rPr>
                <w:sz w:val="18"/>
                <w:szCs w:val="18"/>
              </w:rPr>
              <w:tab/>
              <w:t xml:space="preserve">0 </w:t>
            </w:r>
          </w:p>
        </w:tc>
        <w:tc>
          <w:tcPr>
            <w:tcW w:w="602" w:type="pct"/>
            <w:tcBorders>
              <w:top w:val="nil"/>
              <w:left w:val="nil"/>
              <w:bottom w:val="nil"/>
            </w:tcBorders>
          </w:tcPr>
          <w:p ns2:paraId="43B8F490" ns2:textId="77777777" w:rsidR="00193AA9" w:rsidRDefault="00193AA9" w:rsidP="00FC5C60">
            <w:pPr>
              <w:tabs>
                <w:tab w:val="decimal" w:pos="347"/>
                <w:tab w:val="left" w:pos="427"/>
              </w:tabs>
              <w:spacing w:before="15" w:after="15"/>
              <w:rPr>
                <w:sz w:val="18"/>
                <w:szCs w:val="18"/>
              </w:rPr>
            </w:pPr>
            <w:r>
              <w:rPr>
                <w:sz w:val="18"/>
                <w:szCs w:val="18"/>
              </w:rPr>
              <w:tab/>
              <w:t xml:space="preserve">(0.0) </w:t>
            </w:r>
          </w:p>
        </w:tc>
      </w:tr>
      <w:tr w:rsidR="00193AA9" ns2:paraId="3B4EFA0A" ns2:textId="77777777" w:rsidTr="00D85E9B">
        <w:tblPrEx>
          <w:tblBorders>
            <w:top w:val="single" w:sz="6" w:space="0" w:color="auto"/>
            <w:bottom w:val="single" w:sz="6" w:space="0" w:color="auto"/>
          </w:tblBorders>
        </w:tblPrEx>
        <w:trPr>
          <w:jc w:val="center"/>
        </w:trPr>
        <w:tc>
          <w:tcPr>
            <w:tcW w:w="2495" w:type="pct"/>
            <w:tcBorders>
              <w:top w:val="nil"/>
              <w:bottom w:val="nil"/>
              <w:right w:val="single" w:sz="2" w:space="0" w:color="auto"/>
            </w:tcBorders>
          </w:tcPr>
          <w:p ns2:paraId="56F97734" ns2:textId="77777777" w:rsidR="00193AA9" w:rsidRDefault="00193AA9" w:rsidP="00FC5C60">
            <w:pPr>
              <w:spacing w:before="15" w:after="15"/>
              <w:ind w:left="160" w:right="1" w:hanging="160"/>
              <w:rPr>
                <w:sz w:val="18"/>
                <w:szCs w:val="18"/>
              </w:rPr>
            </w:pPr>
            <w:r>
              <w:rPr>
                <w:sz w:val="18"/>
                <w:szCs w:val="18"/>
              </w:rPr>
              <w:t xml:space="preserve">    Non-Compliance With Study Schedule </w:t>
            </w:r>
          </w:p>
        </w:tc>
        <w:tc>
          <w:tcPr>
            <w:tcW w:w="697" w:type="pct"/>
            <w:tcBorders>
              <w:top w:val="nil"/>
              <w:left w:val="nil"/>
              <w:bottom w:val="nil"/>
              <w:right w:val="nil"/>
            </w:tcBorders>
          </w:tcPr>
          <w:p ns2:paraId="3B5ED757" ns2:textId="77777777" w:rsidR="00193AA9" w:rsidRDefault="00193AA9" w:rsidP="00FC5C60">
            <w:pPr>
              <w:tabs>
                <w:tab w:val="decimal" w:pos="510"/>
                <w:tab w:val="left" w:pos="590"/>
              </w:tabs>
              <w:spacing w:before="15" w:after="15"/>
              <w:rPr>
                <w:sz w:val="18"/>
                <w:szCs w:val="18"/>
              </w:rPr>
            </w:pPr>
            <w:r>
              <w:rPr>
                <w:sz w:val="18"/>
                <w:szCs w:val="18"/>
              </w:rPr>
              <w:tab/>
              <w:t xml:space="preserve">1 </w:t>
            </w:r>
          </w:p>
        </w:tc>
        <w:tc>
          <w:tcPr>
            <w:tcW w:w="602" w:type="pct"/>
            <w:tcBorders>
              <w:top w:val="nil"/>
              <w:left w:val="nil"/>
              <w:bottom w:val="nil"/>
              <w:right w:val="single" w:sz="2" w:space="0" w:color="auto"/>
            </w:tcBorders>
          </w:tcPr>
          <w:p ns2:paraId="4077E917" ns2:textId="77777777" w:rsidR="00193AA9" w:rsidRDefault="00193AA9" w:rsidP="00FC5C60">
            <w:pPr>
              <w:tabs>
                <w:tab w:val="decimal" w:pos="347"/>
                <w:tab w:val="left" w:pos="427"/>
              </w:tabs>
              <w:spacing w:before="15" w:after="15"/>
              <w:rPr>
                <w:sz w:val="18"/>
                <w:szCs w:val="18"/>
              </w:rPr>
            </w:pPr>
            <w:r>
              <w:rPr>
                <w:sz w:val="18"/>
                <w:szCs w:val="18"/>
              </w:rPr>
              <w:tab/>
              <w:t xml:space="preserve">(1.1) </w:t>
            </w:r>
          </w:p>
        </w:tc>
        <w:tc>
          <w:tcPr>
            <w:tcW w:w="602" w:type="pct"/>
            <w:tcBorders>
              <w:top w:val="nil"/>
              <w:left w:val="nil"/>
              <w:bottom w:val="nil"/>
              <w:right w:val="nil"/>
            </w:tcBorders>
          </w:tcPr>
          <w:p ns2:paraId="5335F1F1" ns2:textId="77777777" w:rsidR="00193AA9" w:rsidRDefault="00193AA9" w:rsidP="00FC5C60">
            <w:pPr>
              <w:tabs>
                <w:tab w:val="decimal" w:pos="510"/>
                <w:tab w:val="left" w:pos="590"/>
              </w:tabs>
              <w:spacing w:before="15" w:after="15"/>
              <w:rPr>
                <w:sz w:val="18"/>
                <w:szCs w:val="18"/>
              </w:rPr>
            </w:pPr>
            <w:r>
              <w:rPr>
                <w:sz w:val="18"/>
                <w:szCs w:val="18"/>
              </w:rPr>
              <w:tab/>
              <w:t xml:space="preserve">0 </w:t>
            </w:r>
          </w:p>
        </w:tc>
        <w:tc>
          <w:tcPr>
            <w:tcW w:w="602" w:type="pct"/>
            <w:tcBorders>
              <w:top w:val="nil"/>
              <w:left w:val="nil"/>
              <w:bottom w:val="nil"/>
            </w:tcBorders>
          </w:tcPr>
          <w:p ns2:paraId="578F9B8B" ns2:textId="77777777" w:rsidR="00193AA9" w:rsidRDefault="00193AA9" w:rsidP="00FC5C60">
            <w:pPr>
              <w:tabs>
                <w:tab w:val="decimal" w:pos="347"/>
                <w:tab w:val="left" w:pos="427"/>
              </w:tabs>
              <w:spacing w:before="15" w:after="15"/>
              <w:rPr>
                <w:sz w:val="18"/>
                <w:szCs w:val="18"/>
              </w:rPr>
            </w:pPr>
            <w:r>
              <w:rPr>
                <w:sz w:val="18"/>
                <w:szCs w:val="18"/>
              </w:rPr>
              <w:tab/>
              <w:t xml:space="preserve">(0.0) </w:t>
            </w:r>
          </w:p>
        </w:tc>
      </w:tr>
      <w:tr w:rsidR="00193AA9" ns2:paraId="227F7EB8" ns2:textId="77777777" w:rsidTr="00D85E9B">
        <w:tblPrEx>
          <w:tblBorders>
            <w:top w:val="single" w:sz="6" w:space="0" w:color="auto"/>
            <w:bottom w:val="single" w:sz="6" w:space="0" w:color="auto"/>
          </w:tblBorders>
        </w:tblPrEx>
        <w:trPr>
          <w:jc w:val="center"/>
        </w:trPr>
        <w:tc>
          <w:tcPr>
            <w:tcW w:w="2495" w:type="pct"/>
            <w:tcBorders>
              <w:top w:val="nil"/>
              <w:bottom w:val="nil"/>
              <w:right w:val="single" w:sz="2" w:space="0" w:color="auto"/>
            </w:tcBorders>
          </w:tcPr>
          <w:p ns2:paraId="5FDB239A" ns2:textId="77777777" w:rsidR="00193AA9" w:rsidRDefault="00193AA9" w:rsidP="00FC5C60">
            <w:pPr>
              <w:spacing w:before="15" w:after="15"/>
              <w:ind w:left="160" w:right="1" w:hanging="160"/>
              <w:rPr>
                <w:sz w:val="18"/>
                <w:szCs w:val="18"/>
              </w:rPr>
            </w:pPr>
            <w:r>
              <w:rPr>
                <w:sz w:val="18"/>
                <w:szCs w:val="18"/>
              </w:rPr>
              <w:t xml:space="preserve">    Progressive Disease </w:t>
            </w:r>
          </w:p>
        </w:tc>
        <w:tc>
          <w:tcPr>
            <w:tcW w:w="697" w:type="pct"/>
            <w:tcBorders>
              <w:top w:val="nil"/>
              <w:left w:val="nil"/>
              <w:bottom w:val="nil"/>
              <w:right w:val="nil"/>
            </w:tcBorders>
          </w:tcPr>
          <w:p ns2:paraId="74F1C035" ns2:textId="77777777" w:rsidR="00193AA9" w:rsidRDefault="00193AA9" w:rsidP="00FC5C60">
            <w:pPr>
              <w:tabs>
                <w:tab w:val="decimal" w:pos="510"/>
                <w:tab w:val="left" w:pos="590"/>
              </w:tabs>
              <w:spacing w:before="15" w:after="15"/>
              <w:rPr>
                <w:sz w:val="18"/>
                <w:szCs w:val="18"/>
              </w:rPr>
            </w:pPr>
            <w:r>
              <w:rPr>
                <w:sz w:val="18"/>
                <w:szCs w:val="18"/>
              </w:rPr>
              <w:tab/>
              <w:t xml:space="preserve">28 </w:t>
            </w:r>
          </w:p>
        </w:tc>
        <w:tc>
          <w:tcPr>
            <w:tcW w:w="602" w:type="pct"/>
            <w:tcBorders>
              <w:top w:val="nil"/>
              <w:left w:val="nil"/>
              <w:bottom w:val="nil"/>
              <w:right w:val="single" w:sz="2" w:space="0" w:color="auto"/>
            </w:tcBorders>
          </w:tcPr>
          <w:p ns2:paraId="7967955B" ns2:textId="77777777" w:rsidR="00193AA9" w:rsidRDefault="00193AA9" w:rsidP="00FC5C60">
            <w:pPr>
              <w:tabs>
                <w:tab w:val="decimal" w:pos="347"/>
                <w:tab w:val="left" w:pos="427"/>
              </w:tabs>
              <w:spacing w:before="15" w:after="15"/>
              <w:rPr>
                <w:sz w:val="18"/>
                <w:szCs w:val="18"/>
              </w:rPr>
            </w:pPr>
            <w:r>
              <w:rPr>
                <w:sz w:val="18"/>
                <w:szCs w:val="18"/>
              </w:rPr>
              <w:tab/>
              <w:t xml:space="preserve">(30.8) </w:t>
            </w:r>
          </w:p>
        </w:tc>
        <w:tc>
          <w:tcPr>
            <w:tcW w:w="602" w:type="pct"/>
            <w:tcBorders>
              <w:top w:val="nil"/>
              <w:left w:val="nil"/>
              <w:bottom w:val="nil"/>
              <w:right w:val="nil"/>
            </w:tcBorders>
          </w:tcPr>
          <w:p ns2:paraId="15D9B7AD" ns2:textId="77777777" w:rsidR="00193AA9" w:rsidRDefault="00193AA9" w:rsidP="00FC5C60">
            <w:pPr>
              <w:tabs>
                <w:tab w:val="decimal" w:pos="510"/>
                <w:tab w:val="left" w:pos="590"/>
              </w:tabs>
              <w:spacing w:before="15" w:after="15"/>
              <w:rPr>
                <w:sz w:val="18"/>
                <w:szCs w:val="18"/>
              </w:rPr>
            </w:pPr>
            <w:r>
              <w:rPr>
                <w:sz w:val="18"/>
                <w:szCs w:val="18"/>
              </w:rPr>
              <w:tab/>
              <w:t xml:space="preserve">24 </w:t>
            </w:r>
          </w:p>
        </w:tc>
        <w:tc>
          <w:tcPr>
            <w:tcW w:w="602" w:type="pct"/>
            <w:tcBorders>
              <w:top w:val="nil"/>
              <w:left w:val="nil"/>
              <w:bottom w:val="nil"/>
            </w:tcBorders>
          </w:tcPr>
          <w:p ns2:paraId="5C6825D0" ns2:textId="77777777" w:rsidR="00193AA9" w:rsidRDefault="00193AA9" w:rsidP="00FC5C60">
            <w:pPr>
              <w:tabs>
                <w:tab w:val="decimal" w:pos="347"/>
                <w:tab w:val="left" w:pos="427"/>
              </w:tabs>
              <w:spacing w:before="15" w:after="15"/>
              <w:rPr>
                <w:sz w:val="18"/>
                <w:szCs w:val="18"/>
              </w:rPr>
            </w:pPr>
            <w:r>
              <w:rPr>
                <w:sz w:val="18"/>
                <w:szCs w:val="18"/>
              </w:rPr>
              <w:tab/>
              <w:t xml:space="preserve">(30.0) </w:t>
            </w:r>
          </w:p>
        </w:tc>
      </w:tr>
      <w:tr w:rsidR="00193AA9" ns2:paraId="10015932" ns2:textId="77777777" w:rsidTr="00D85E9B">
        <w:tblPrEx>
          <w:tblBorders>
            <w:top w:val="single" w:sz="6" w:space="0" w:color="auto"/>
            <w:bottom w:val="single" w:sz="6" w:space="0" w:color="auto"/>
          </w:tblBorders>
        </w:tblPrEx>
        <w:trPr>
          <w:jc w:val="center"/>
        </w:trPr>
        <w:tc>
          <w:tcPr>
            <w:tcW w:w="2495" w:type="pct"/>
            <w:tcBorders>
              <w:top w:val="nil"/>
              <w:bottom w:val="nil"/>
              <w:right w:val="single" w:sz="2" w:space="0" w:color="auto"/>
            </w:tcBorders>
          </w:tcPr>
          <w:p ns2:paraId="102D30BD" ns2:textId="77777777" w:rsidR="00193AA9" w:rsidRDefault="00193AA9" w:rsidP="00FC5C60">
            <w:pPr>
              <w:spacing w:before="15" w:after="15"/>
              <w:ind w:left="160" w:right="1" w:hanging="160"/>
              <w:rPr>
                <w:sz w:val="18"/>
                <w:szCs w:val="18"/>
              </w:rPr>
            </w:pPr>
            <w:r>
              <w:rPr>
                <w:sz w:val="18"/>
                <w:szCs w:val="18"/>
              </w:rPr>
              <w:t xml:space="preserve">    Progressive Disease Indicated By Clinical Symptoms </w:t>
            </w:r>
          </w:p>
        </w:tc>
        <w:tc>
          <w:tcPr>
            <w:tcW w:w="697" w:type="pct"/>
            <w:tcBorders>
              <w:top w:val="nil"/>
              <w:left w:val="nil"/>
              <w:bottom w:val="nil"/>
              <w:right w:val="nil"/>
            </w:tcBorders>
          </w:tcPr>
          <w:p ns2:paraId="30B3789C" ns2:textId="77777777" w:rsidR="00193AA9" w:rsidRDefault="00193AA9" w:rsidP="00FC5C60">
            <w:pPr>
              <w:tabs>
                <w:tab w:val="decimal" w:pos="510"/>
                <w:tab w:val="left" w:pos="590"/>
              </w:tabs>
              <w:spacing w:before="15" w:after="15"/>
              <w:rPr>
                <w:sz w:val="18"/>
                <w:szCs w:val="18"/>
              </w:rPr>
            </w:pPr>
            <w:r>
              <w:rPr>
                <w:sz w:val="18"/>
                <w:szCs w:val="18"/>
              </w:rPr>
              <w:tab/>
              <w:t xml:space="preserve">1 </w:t>
            </w:r>
          </w:p>
        </w:tc>
        <w:tc>
          <w:tcPr>
            <w:tcW w:w="602" w:type="pct"/>
            <w:tcBorders>
              <w:top w:val="nil"/>
              <w:left w:val="nil"/>
              <w:bottom w:val="nil"/>
              <w:right w:val="single" w:sz="2" w:space="0" w:color="auto"/>
            </w:tcBorders>
          </w:tcPr>
          <w:p ns2:paraId="7026CA1E" ns2:textId="77777777" w:rsidR="00193AA9" w:rsidRDefault="00193AA9" w:rsidP="00FC5C60">
            <w:pPr>
              <w:tabs>
                <w:tab w:val="decimal" w:pos="347"/>
                <w:tab w:val="left" w:pos="427"/>
              </w:tabs>
              <w:spacing w:before="15" w:after="15"/>
              <w:rPr>
                <w:sz w:val="18"/>
                <w:szCs w:val="18"/>
              </w:rPr>
            </w:pPr>
            <w:r>
              <w:rPr>
                <w:sz w:val="18"/>
                <w:szCs w:val="18"/>
              </w:rPr>
              <w:tab/>
              <w:t xml:space="preserve">(1.1) </w:t>
            </w:r>
          </w:p>
        </w:tc>
        <w:tc>
          <w:tcPr>
            <w:tcW w:w="602" w:type="pct"/>
            <w:tcBorders>
              <w:top w:val="nil"/>
              <w:left w:val="nil"/>
              <w:bottom w:val="nil"/>
              <w:right w:val="nil"/>
            </w:tcBorders>
          </w:tcPr>
          <w:p ns2:paraId="1B24CBC0" ns2:textId="77777777" w:rsidR="00193AA9" w:rsidRDefault="00193AA9" w:rsidP="00FC5C60">
            <w:pPr>
              <w:tabs>
                <w:tab w:val="decimal" w:pos="510"/>
                <w:tab w:val="left" w:pos="590"/>
              </w:tabs>
              <w:spacing w:before="15" w:after="15"/>
              <w:rPr>
                <w:sz w:val="18"/>
                <w:szCs w:val="18"/>
              </w:rPr>
            </w:pPr>
            <w:r>
              <w:rPr>
                <w:sz w:val="18"/>
                <w:szCs w:val="18"/>
              </w:rPr>
              <w:tab/>
              <w:t xml:space="preserve">0 </w:t>
            </w:r>
          </w:p>
        </w:tc>
        <w:tc>
          <w:tcPr>
            <w:tcW w:w="602" w:type="pct"/>
            <w:tcBorders>
              <w:top w:val="nil"/>
              <w:left w:val="nil"/>
              <w:bottom w:val="nil"/>
            </w:tcBorders>
          </w:tcPr>
          <w:p ns2:paraId="6DA9391F" ns2:textId="77777777" w:rsidR="00193AA9" w:rsidRDefault="00193AA9" w:rsidP="00FC5C60">
            <w:pPr>
              <w:tabs>
                <w:tab w:val="decimal" w:pos="347"/>
                <w:tab w:val="left" w:pos="427"/>
              </w:tabs>
              <w:spacing w:before="15" w:after="15"/>
              <w:rPr>
                <w:sz w:val="18"/>
                <w:szCs w:val="18"/>
              </w:rPr>
            </w:pPr>
            <w:r>
              <w:rPr>
                <w:sz w:val="18"/>
                <w:szCs w:val="18"/>
              </w:rPr>
              <w:tab/>
              <w:t xml:space="preserve">(0.0) </w:t>
            </w:r>
          </w:p>
        </w:tc>
      </w:tr>
      <w:tr w:rsidR="00193AA9" ns2:paraId="0DB4510F" ns2:textId="77777777" w:rsidTr="00D85E9B">
        <w:tblPrEx>
          <w:tblBorders>
            <w:top w:val="single" w:sz="6" w:space="0" w:color="auto"/>
            <w:bottom w:val="single" w:sz="6" w:space="0" w:color="auto"/>
          </w:tblBorders>
        </w:tblPrEx>
        <w:trPr>
          <w:jc w:val="center"/>
        </w:trPr>
        <w:tc>
          <w:tcPr>
            <w:tcW w:w="2495" w:type="pct"/>
            <w:tcBorders>
              <w:top w:val="nil"/>
              <w:bottom w:val="nil"/>
              <w:right w:val="single" w:sz="2" w:space="0" w:color="auto"/>
            </w:tcBorders>
          </w:tcPr>
          <w:p ns2:paraId="1EC77B41" ns2:textId="77777777" w:rsidR="00193AA9" w:rsidRDefault="00193AA9" w:rsidP="00FC5C60">
            <w:pPr>
              <w:spacing w:before="15" w:after="15"/>
              <w:ind w:left="160" w:right="1" w:hanging="160"/>
              <w:rPr>
                <w:sz w:val="18"/>
                <w:szCs w:val="18"/>
              </w:rPr>
            </w:pPr>
            <w:r>
              <w:rPr>
                <w:sz w:val="18"/>
                <w:szCs w:val="18"/>
              </w:rPr>
              <w:t xml:space="preserve">    Withdrawal By Sponsor Due To Adverse Events </w:t>
            </w:r>
          </w:p>
        </w:tc>
        <w:tc>
          <w:tcPr>
            <w:tcW w:w="697" w:type="pct"/>
            <w:tcBorders>
              <w:top w:val="nil"/>
              <w:left w:val="nil"/>
              <w:bottom w:val="nil"/>
              <w:right w:val="nil"/>
            </w:tcBorders>
          </w:tcPr>
          <w:p ns2:paraId="65D026E8" ns2:textId="77777777" w:rsidR="00193AA9" w:rsidRDefault="00193AA9" w:rsidP="00FC5C60">
            <w:pPr>
              <w:tabs>
                <w:tab w:val="decimal" w:pos="510"/>
                <w:tab w:val="left" w:pos="590"/>
              </w:tabs>
              <w:spacing w:before="15" w:after="15"/>
              <w:rPr>
                <w:sz w:val="18"/>
                <w:szCs w:val="18"/>
              </w:rPr>
            </w:pPr>
            <w:r>
              <w:rPr>
                <w:sz w:val="18"/>
                <w:szCs w:val="18"/>
              </w:rPr>
              <w:tab/>
              <w:t xml:space="preserve">1 </w:t>
            </w:r>
          </w:p>
        </w:tc>
        <w:tc>
          <w:tcPr>
            <w:tcW w:w="602" w:type="pct"/>
            <w:tcBorders>
              <w:top w:val="nil"/>
              <w:left w:val="nil"/>
              <w:bottom w:val="nil"/>
              <w:right w:val="single" w:sz="2" w:space="0" w:color="auto"/>
            </w:tcBorders>
          </w:tcPr>
          <w:p ns2:paraId="7D717841" ns2:textId="77777777" w:rsidR="00193AA9" w:rsidRDefault="00193AA9" w:rsidP="00FC5C60">
            <w:pPr>
              <w:tabs>
                <w:tab w:val="decimal" w:pos="347"/>
                <w:tab w:val="left" w:pos="427"/>
              </w:tabs>
              <w:spacing w:before="15" w:after="15"/>
              <w:rPr>
                <w:sz w:val="18"/>
                <w:szCs w:val="18"/>
              </w:rPr>
            </w:pPr>
            <w:r>
              <w:rPr>
                <w:sz w:val="18"/>
                <w:szCs w:val="18"/>
              </w:rPr>
              <w:tab/>
              <w:t xml:space="preserve">(1.1) </w:t>
            </w:r>
          </w:p>
        </w:tc>
        <w:tc>
          <w:tcPr>
            <w:tcW w:w="602" w:type="pct"/>
            <w:tcBorders>
              <w:top w:val="nil"/>
              <w:left w:val="nil"/>
              <w:bottom w:val="nil"/>
              <w:right w:val="nil"/>
            </w:tcBorders>
          </w:tcPr>
          <w:p ns2:paraId="051F5DFD" ns2:textId="77777777" w:rsidR="00193AA9" w:rsidRDefault="00193AA9" w:rsidP="00FC5C60">
            <w:pPr>
              <w:tabs>
                <w:tab w:val="decimal" w:pos="510"/>
                <w:tab w:val="left" w:pos="590"/>
              </w:tabs>
              <w:spacing w:before="15" w:after="15"/>
              <w:rPr>
                <w:sz w:val="18"/>
                <w:szCs w:val="18"/>
              </w:rPr>
            </w:pPr>
            <w:r>
              <w:rPr>
                <w:sz w:val="18"/>
                <w:szCs w:val="18"/>
              </w:rPr>
              <w:tab/>
              <w:t xml:space="preserve">3 </w:t>
            </w:r>
          </w:p>
        </w:tc>
        <w:tc>
          <w:tcPr>
            <w:tcW w:w="602" w:type="pct"/>
            <w:tcBorders>
              <w:top w:val="nil"/>
              <w:left w:val="nil"/>
              <w:bottom w:val="nil"/>
            </w:tcBorders>
          </w:tcPr>
          <w:p ns2:paraId="1F655681" ns2:textId="77777777" w:rsidR="00193AA9" w:rsidRDefault="00193AA9" w:rsidP="00FC5C60">
            <w:pPr>
              <w:tabs>
                <w:tab w:val="decimal" w:pos="347"/>
                <w:tab w:val="left" w:pos="427"/>
              </w:tabs>
              <w:spacing w:before="15" w:after="15"/>
              <w:rPr>
                <w:sz w:val="18"/>
                <w:szCs w:val="18"/>
              </w:rPr>
            </w:pPr>
            <w:r>
              <w:rPr>
                <w:sz w:val="18"/>
                <w:szCs w:val="18"/>
              </w:rPr>
              <w:tab/>
              <w:t xml:space="preserve">(3.8) </w:t>
            </w:r>
          </w:p>
        </w:tc>
      </w:tr>
      <w:tr w:rsidR="00193AA9" ns2:paraId="09A556B9" ns2:textId="77777777" w:rsidTr="00D85E9B">
        <w:tblPrEx>
          <w:tblBorders>
            <w:top w:val="single" w:sz="6" w:space="0" w:color="auto"/>
            <w:bottom w:val="single" w:sz="6" w:space="0" w:color="auto"/>
          </w:tblBorders>
        </w:tblPrEx>
        <w:trPr>
          <w:jc w:val="center"/>
        </w:trPr>
        <w:tc>
          <w:tcPr>
            <w:tcW w:w="2495" w:type="pct"/>
            <w:tcBorders>
              <w:top w:val="nil"/>
              <w:bottom w:val="nil"/>
              <w:right w:val="single" w:sz="2" w:space="0" w:color="auto"/>
            </w:tcBorders>
          </w:tcPr>
          <w:p ns2:paraId="599656C8" ns2:textId="77777777" w:rsidR="00193AA9" w:rsidRDefault="00193AA9" w:rsidP="00FC5C60">
            <w:pPr>
              <w:spacing w:before="15" w:after="15"/>
              <w:ind w:left="160" w:right="1" w:hanging="160"/>
              <w:rPr>
                <w:sz w:val="18"/>
                <w:szCs w:val="18"/>
              </w:rPr>
            </w:pPr>
            <w:r>
              <w:rPr>
                <w:sz w:val="18"/>
                <w:szCs w:val="18"/>
              </w:rPr>
              <w:t xml:space="preserve">    Withdrawal By Subject </w:t>
            </w:r>
          </w:p>
        </w:tc>
        <w:tc>
          <w:tcPr>
            <w:tcW w:w="697" w:type="pct"/>
            <w:tcBorders>
              <w:top w:val="nil"/>
              <w:left w:val="nil"/>
              <w:bottom w:val="nil"/>
              <w:right w:val="nil"/>
            </w:tcBorders>
          </w:tcPr>
          <w:p ns2:paraId="778C288B" ns2:textId="77777777" w:rsidR="00193AA9" w:rsidRDefault="00193AA9" w:rsidP="00FC5C60">
            <w:pPr>
              <w:tabs>
                <w:tab w:val="decimal" w:pos="510"/>
                <w:tab w:val="left" w:pos="590"/>
              </w:tabs>
              <w:spacing w:before="15" w:after="15"/>
              <w:rPr>
                <w:sz w:val="18"/>
                <w:szCs w:val="18"/>
              </w:rPr>
            </w:pPr>
            <w:r>
              <w:rPr>
                <w:sz w:val="18"/>
                <w:szCs w:val="18"/>
              </w:rPr>
              <w:tab/>
              <w:t xml:space="preserve">13 </w:t>
            </w:r>
          </w:p>
        </w:tc>
        <w:tc>
          <w:tcPr>
            <w:tcW w:w="602" w:type="pct"/>
            <w:tcBorders>
              <w:top w:val="nil"/>
              <w:left w:val="nil"/>
              <w:bottom w:val="nil"/>
              <w:right w:val="single" w:sz="2" w:space="0" w:color="auto"/>
            </w:tcBorders>
          </w:tcPr>
          <w:p ns2:paraId="56FC604B" ns2:textId="77777777" w:rsidR="00193AA9" w:rsidRDefault="00193AA9" w:rsidP="00FC5C60">
            <w:pPr>
              <w:tabs>
                <w:tab w:val="decimal" w:pos="347"/>
                <w:tab w:val="left" w:pos="427"/>
              </w:tabs>
              <w:spacing w:before="15" w:after="15"/>
              <w:rPr>
                <w:sz w:val="18"/>
                <w:szCs w:val="18"/>
              </w:rPr>
            </w:pPr>
            <w:r>
              <w:rPr>
                <w:sz w:val="18"/>
                <w:szCs w:val="18"/>
              </w:rPr>
              <w:tab/>
              <w:t xml:space="preserve">(14.3) </w:t>
            </w:r>
          </w:p>
        </w:tc>
        <w:tc>
          <w:tcPr>
            <w:tcW w:w="602" w:type="pct"/>
            <w:tcBorders>
              <w:top w:val="nil"/>
              <w:left w:val="nil"/>
              <w:bottom w:val="nil"/>
              <w:right w:val="nil"/>
            </w:tcBorders>
          </w:tcPr>
          <w:p ns2:paraId="2B070A91" ns2:textId="77777777" w:rsidR="00193AA9" w:rsidRDefault="00193AA9" w:rsidP="00FC5C60">
            <w:pPr>
              <w:tabs>
                <w:tab w:val="decimal" w:pos="510"/>
                <w:tab w:val="left" w:pos="590"/>
              </w:tabs>
              <w:spacing w:before="15" w:after="15"/>
              <w:rPr>
                <w:sz w:val="18"/>
                <w:szCs w:val="18"/>
              </w:rPr>
            </w:pPr>
            <w:r>
              <w:rPr>
                <w:sz w:val="18"/>
                <w:szCs w:val="18"/>
              </w:rPr>
              <w:tab/>
              <w:t xml:space="preserve">12 </w:t>
            </w:r>
          </w:p>
        </w:tc>
        <w:tc>
          <w:tcPr>
            <w:tcW w:w="602" w:type="pct"/>
            <w:tcBorders>
              <w:top w:val="nil"/>
              <w:left w:val="nil"/>
              <w:bottom w:val="nil"/>
            </w:tcBorders>
          </w:tcPr>
          <w:p ns2:paraId="482D370A" ns2:textId="77777777" w:rsidR="00193AA9" w:rsidRDefault="00193AA9" w:rsidP="00FC5C60">
            <w:pPr>
              <w:tabs>
                <w:tab w:val="decimal" w:pos="347"/>
                <w:tab w:val="left" w:pos="427"/>
              </w:tabs>
              <w:spacing w:before="15" w:after="15"/>
              <w:rPr>
                <w:sz w:val="18"/>
                <w:szCs w:val="18"/>
              </w:rPr>
            </w:pPr>
            <w:r>
              <w:rPr>
                <w:sz w:val="18"/>
                <w:szCs w:val="18"/>
              </w:rPr>
              <w:tab/>
              <w:t xml:space="preserve">(15.0) </w:t>
            </w:r>
          </w:p>
        </w:tc>
      </w:tr>
      <w:tr w:rsidR="00193AA9" ns2:paraId="2CE61CB2" ns2:textId="77777777" w:rsidTr="00D85E9B">
        <w:tblPrEx>
          <w:tblBorders>
            <w:top w:val="single" w:sz="6" w:space="0" w:color="auto"/>
            <w:bottom w:val="single" w:sz="6" w:space="0" w:color="auto"/>
          </w:tblBorders>
        </w:tblPrEx>
        <w:trPr>
          <w:jc w:val="center"/>
        </w:trPr>
        <w:tc>
          <w:tcPr>
            <w:tcW w:w="2495" w:type="pct"/>
            <w:tcBorders>
              <w:top w:val="nil"/>
              <w:bottom w:val="single" w:sz="2" w:space="0" w:color="auto"/>
              <w:right w:val="single" w:sz="2" w:space="0" w:color="auto"/>
            </w:tcBorders>
          </w:tcPr>
          <w:p ns2:paraId="26FCB3C0" ns2:textId="77777777" w:rsidR="00193AA9" w:rsidRDefault="00193AA9" w:rsidP="00FC5C60">
            <w:pPr>
              <w:spacing w:after="60"/>
              <w:ind w:left="160" w:right="1" w:hanging="160"/>
              <w:rPr>
                <w:sz w:val="18"/>
                <w:szCs w:val="18"/>
              </w:rPr>
            </w:pPr>
            <w:r>
              <w:rPr>
                <w:sz w:val="18"/>
                <w:szCs w:val="18"/>
              </w:rPr>
              <w:t xml:space="preserve"> Status Not Recorded </w:t>
            </w:r>
          </w:p>
        </w:tc>
        <w:tc>
          <w:tcPr>
            <w:tcW w:w="697" w:type="pct"/>
            <w:tcBorders>
              <w:top w:val="nil"/>
              <w:left w:val="nil"/>
              <w:bottom w:val="single" w:sz="2" w:space="0" w:color="auto"/>
              <w:right w:val="nil"/>
            </w:tcBorders>
          </w:tcPr>
          <w:p ns2:paraId="47889D99" ns2:textId="77777777" w:rsidR="00193AA9" w:rsidRDefault="00193AA9" w:rsidP="00FC5C60">
            <w:pPr>
              <w:tabs>
                <w:tab w:val="decimal" w:pos="510"/>
                <w:tab w:val="left" w:pos="590"/>
              </w:tabs>
              <w:spacing w:after="60"/>
              <w:rPr>
                <w:sz w:val="18"/>
                <w:szCs w:val="18"/>
              </w:rPr>
            </w:pPr>
            <w:r>
              <w:rPr>
                <w:sz w:val="18"/>
                <w:szCs w:val="18"/>
              </w:rPr>
              <w:tab/>
              <w:t xml:space="preserve">46 </w:t>
            </w:r>
          </w:p>
        </w:tc>
        <w:tc>
          <w:tcPr>
            <w:tcW w:w="602" w:type="pct"/>
            <w:tcBorders>
              <w:top w:val="nil"/>
              <w:left w:val="nil"/>
              <w:bottom w:val="single" w:sz="2" w:space="0" w:color="auto"/>
              <w:right w:val="single" w:sz="2" w:space="0" w:color="auto"/>
            </w:tcBorders>
          </w:tcPr>
          <w:p ns2:paraId="5F12D00B" ns2:textId="77777777" w:rsidR="00193AA9" w:rsidRDefault="00193AA9" w:rsidP="00FC5C60">
            <w:pPr>
              <w:tabs>
                <w:tab w:val="decimal" w:pos="347"/>
                <w:tab w:val="left" w:pos="427"/>
              </w:tabs>
              <w:spacing w:after="60"/>
              <w:rPr>
                <w:sz w:val="18"/>
                <w:szCs w:val="18"/>
              </w:rPr>
            </w:pPr>
            <w:r>
              <w:rPr>
                <w:sz w:val="18"/>
                <w:szCs w:val="18"/>
              </w:rPr>
              <w:tab/>
              <w:t xml:space="preserve">(50.5) </w:t>
            </w:r>
          </w:p>
        </w:tc>
        <w:tc>
          <w:tcPr>
            <w:tcW w:w="602" w:type="pct"/>
            <w:tcBorders>
              <w:top w:val="nil"/>
              <w:left w:val="nil"/>
              <w:bottom w:val="single" w:sz="2" w:space="0" w:color="auto"/>
              <w:right w:val="nil"/>
            </w:tcBorders>
          </w:tcPr>
          <w:p ns2:paraId="6FC4318D" ns2:textId="77777777" w:rsidR="00193AA9" w:rsidRDefault="00193AA9" w:rsidP="00FC5C60">
            <w:pPr>
              <w:tabs>
                <w:tab w:val="decimal" w:pos="510"/>
                <w:tab w:val="left" w:pos="590"/>
              </w:tabs>
              <w:spacing w:after="60"/>
              <w:rPr>
                <w:sz w:val="18"/>
                <w:szCs w:val="18"/>
              </w:rPr>
            </w:pPr>
            <w:r>
              <w:rPr>
                <w:sz w:val="18"/>
                <w:szCs w:val="18"/>
              </w:rPr>
              <w:tab/>
              <w:t xml:space="preserve">41 </w:t>
            </w:r>
          </w:p>
        </w:tc>
        <w:tc>
          <w:tcPr>
            <w:tcW w:w="602" w:type="pct"/>
            <w:tcBorders>
              <w:top w:val="nil"/>
              <w:left w:val="nil"/>
              <w:bottom w:val="single" w:sz="2" w:space="0" w:color="auto"/>
            </w:tcBorders>
          </w:tcPr>
          <w:p ns2:paraId="54ADDC37" ns2:textId="77777777" w:rsidR="00193AA9" w:rsidRDefault="00193AA9" w:rsidP="00FC5C60">
            <w:pPr>
              <w:tabs>
                <w:tab w:val="decimal" w:pos="347"/>
                <w:tab w:val="left" w:pos="427"/>
              </w:tabs>
              <w:spacing w:after="60"/>
              <w:rPr>
                <w:sz w:val="18"/>
                <w:szCs w:val="18"/>
              </w:rPr>
            </w:pPr>
            <w:r>
              <w:rPr>
                <w:sz w:val="18"/>
                <w:szCs w:val="18"/>
              </w:rPr>
              <w:tab/>
              <w:t xml:space="preserve">(51.3) </w:t>
            </w:r>
          </w:p>
        </w:tc>
      </w:tr>
      <w:tr w:rsidR="00193AA9" ns2:paraId="5E3EEA75" ns2:textId="77777777" w:rsidTr="00D85E9B">
        <w:tblPrEx>
          <w:tblBorders>
            <w:top w:val="single" w:sz="6" w:space="0" w:color="auto"/>
            <w:bottom w:val="single" w:sz="6" w:space="0" w:color="auto"/>
          </w:tblBorders>
        </w:tblPrEx>
        <w:trPr>
          <w:jc w:val="center"/>
        </w:trPr>
        <w:tc>
          <w:tcPr>
            <w:tcW w:w="5000" w:type="pct"/>
            <w:gridSpan w:val="5"/>
            <w:tcBorders>
              <w:top w:val="nil"/>
              <w:bottom w:val="single" w:sz="2" w:space="0" w:color="auto"/>
            </w:tcBorders>
          </w:tcPr>
          <w:p ns2:paraId="12E7B607" ns2:textId="77777777" w:rsidR="00193AA9" w:rsidRDefault="00193AA9" w:rsidP="00FC5C60">
            <w:pPr>
              <w:spacing w:after="60"/>
              <w:ind w:left="160" w:right="1" w:hanging="160"/>
              <w:rPr>
                <w:sz w:val="18"/>
                <w:szCs w:val="18"/>
              </w:rPr>
            </w:pPr>
            <w:r>
              <w:rPr>
                <w:sz w:val="18"/>
                <w:szCs w:val="18"/>
              </w:rPr>
              <w:t xml:space="preserve"> </w:t>
            </w:r>
            <w:r>
              <w:rPr>
                <w:b/>
                <w:bCs/>
                <w:sz w:val="18"/>
                <w:szCs w:val="18"/>
              </w:rPr>
              <w:t>Status for Trial</w:t>
            </w:r>
            <w:r>
              <w:rPr>
                <w:sz w:val="18"/>
                <w:szCs w:val="18"/>
              </w:rPr>
              <w:t xml:space="preserve"> </w:t>
            </w:r>
          </w:p>
        </w:tc>
      </w:tr>
      <w:tr w:rsidR="00193AA9" ns2:paraId="74F53427" ns2:textId="77777777" w:rsidTr="00D85E9B">
        <w:tblPrEx>
          <w:tblBorders>
            <w:top w:val="single" w:sz="6" w:space="0" w:color="auto"/>
            <w:bottom w:val="single" w:sz="6" w:space="0" w:color="auto"/>
          </w:tblBorders>
        </w:tblPrEx>
        <w:trPr>
          <w:jc w:val="center"/>
        </w:trPr>
        <w:tc>
          <w:tcPr>
            <w:tcW w:w="2495" w:type="pct"/>
            <w:tcBorders>
              <w:top w:val="nil"/>
              <w:bottom w:val="nil"/>
              <w:right w:val="single" w:sz="2" w:space="0" w:color="auto"/>
            </w:tcBorders>
          </w:tcPr>
          <w:p ns2:paraId="2EB56206" ns2:textId="77777777" w:rsidR="00193AA9" w:rsidRDefault="00193AA9" w:rsidP="00FC5C60">
            <w:pPr>
              <w:spacing w:before="15" w:after="15"/>
              <w:ind w:left="160" w:right="1" w:hanging="160"/>
              <w:rPr>
                <w:sz w:val="18"/>
                <w:szCs w:val="18"/>
              </w:rPr>
            </w:pPr>
            <w:r>
              <w:rPr>
                <w:sz w:val="18"/>
                <w:szCs w:val="18"/>
              </w:rPr>
              <w:t xml:space="preserve"> Discontinued </w:t>
            </w:r>
          </w:p>
        </w:tc>
        <w:tc>
          <w:tcPr>
            <w:tcW w:w="697" w:type="pct"/>
            <w:tcBorders>
              <w:top w:val="nil"/>
              <w:left w:val="nil"/>
              <w:bottom w:val="nil"/>
              <w:right w:val="nil"/>
            </w:tcBorders>
          </w:tcPr>
          <w:p ns2:paraId="7F7E39A5" ns2:textId="77777777" w:rsidR="00193AA9" w:rsidRDefault="00193AA9" w:rsidP="00FC5C60">
            <w:pPr>
              <w:tabs>
                <w:tab w:val="decimal" w:pos="510"/>
                <w:tab w:val="left" w:pos="590"/>
              </w:tabs>
              <w:spacing w:before="15" w:after="15"/>
              <w:rPr>
                <w:sz w:val="18"/>
                <w:szCs w:val="18"/>
              </w:rPr>
            </w:pPr>
            <w:r>
              <w:rPr>
                <w:sz w:val="18"/>
                <w:szCs w:val="18"/>
              </w:rPr>
              <w:tab/>
              <w:t xml:space="preserve">11 </w:t>
            </w:r>
          </w:p>
        </w:tc>
        <w:tc>
          <w:tcPr>
            <w:tcW w:w="602" w:type="pct"/>
            <w:tcBorders>
              <w:top w:val="nil"/>
              <w:left w:val="nil"/>
              <w:bottom w:val="nil"/>
              <w:right w:val="single" w:sz="2" w:space="0" w:color="auto"/>
            </w:tcBorders>
          </w:tcPr>
          <w:p ns2:paraId="28767B5C" ns2:textId="77777777" w:rsidR="00193AA9" w:rsidRDefault="00193AA9" w:rsidP="00FC5C60">
            <w:pPr>
              <w:tabs>
                <w:tab w:val="decimal" w:pos="347"/>
                <w:tab w:val="left" w:pos="427"/>
              </w:tabs>
              <w:spacing w:before="15" w:after="15"/>
              <w:rPr>
                <w:sz w:val="18"/>
                <w:szCs w:val="18"/>
              </w:rPr>
            </w:pPr>
            <w:r>
              <w:rPr>
                <w:sz w:val="18"/>
                <w:szCs w:val="18"/>
              </w:rPr>
              <w:tab/>
              <w:t xml:space="preserve">(12.1) </w:t>
            </w:r>
          </w:p>
        </w:tc>
        <w:tc>
          <w:tcPr>
            <w:tcW w:w="602" w:type="pct"/>
            <w:tcBorders>
              <w:top w:val="nil"/>
              <w:left w:val="nil"/>
              <w:bottom w:val="nil"/>
              <w:right w:val="nil"/>
            </w:tcBorders>
          </w:tcPr>
          <w:p ns2:paraId="64673B2E" ns2:textId="77777777" w:rsidR="00193AA9" w:rsidRDefault="00193AA9" w:rsidP="00FC5C60">
            <w:pPr>
              <w:tabs>
                <w:tab w:val="decimal" w:pos="510"/>
                <w:tab w:val="left" w:pos="590"/>
              </w:tabs>
              <w:spacing w:before="15" w:after="15"/>
              <w:rPr>
                <w:sz w:val="18"/>
                <w:szCs w:val="18"/>
              </w:rPr>
            </w:pPr>
            <w:r>
              <w:rPr>
                <w:sz w:val="18"/>
                <w:szCs w:val="18"/>
              </w:rPr>
              <w:tab/>
              <w:t xml:space="preserve">6 </w:t>
            </w:r>
          </w:p>
        </w:tc>
        <w:tc>
          <w:tcPr>
            <w:tcW w:w="602" w:type="pct"/>
            <w:tcBorders>
              <w:top w:val="nil"/>
              <w:left w:val="nil"/>
              <w:bottom w:val="nil"/>
            </w:tcBorders>
          </w:tcPr>
          <w:p ns2:paraId="67564DD8" ns2:textId="77777777" w:rsidR="00193AA9" w:rsidRDefault="00193AA9" w:rsidP="00FC5C60">
            <w:pPr>
              <w:tabs>
                <w:tab w:val="decimal" w:pos="347"/>
                <w:tab w:val="left" w:pos="427"/>
              </w:tabs>
              <w:spacing w:before="15" w:after="15"/>
              <w:rPr>
                <w:sz w:val="18"/>
                <w:szCs w:val="18"/>
              </w:rPr>
            </w:pPr>
            <w:r>
              <w:rPr>
                <w:sz w:val="18"/>
                <w:szCs w:val="18"/>
              </w:rPr>
              <w:tab/>
              <w:t xml:space="preserve">(7.5) </w:t>
            </w:r>
          </w:p>
        </w:tc>
      </w:tr>
      <w:tr w:rsidR="00193AA9" ns2:paraId="2A40F60A" ns2:textId="77777777" w:rsidTr="00D85E9B">
        <w:tblPrEx>
          <w:tblBorders>
            <w:top w:val="single" w:sz="6" w:space="0" w:color="auto"/>
            <w:bottom w:val="single" w:sz="6" w:space="0" w:color="auto"/>
          </w:tblBorders>
        </w:tblPrEx>
        <w:trPr>
          <w:jc w:val="center"/>
        </w:trPr>
        <w:tc>
          <w:tcPr>
            <w:tcW w:w="2495" w:type="pct"/>
            <w:tcBorders>
              <w:top w:val="nil"/>
              <w:bottom w:val="nil"/>
              <w:right w:val="single" w:sz="2" w:space="0" w:color="auto"/>
            </w:tcBorders>
          </w:tcPr>
          <w:p ns2:paraId="7DDEB074" ns2:textId="77777777" w:rsidR="00193AA9" w:rsidRDefault="00193AA9" w:rsidP="00FC5C60">
            <w:pPr>
              <w:spacing w:before="15" w:after="15"/>
              <w:ind w:left="160" w:right="1" w:hanging="160"/>
              <w:rPr>
                <w:sz w:val="18"/>
                <w:szCs w:val="18"/>
              </w:rPr>
            </w:pPr>
            <w:r>
              <w:rPr>
                <w:sz w:val="18"/>
                <w:szCs w:val="18"/>
              </w:rPr>
              <w:t xml:space="preserve">    Death </w:t>
            </w:r>
          </w:p>
        </w:tc>
        <w:tc>
          <w:tcPr>
            <w:tcW w:w="697" w:type="pct"/>
            <w:tcBorders>
              <w:top w:val="nil"/>
              <w:left w:val="nil"/>
              <w:bottom w:val="nil"/>
              <w:right w:val="nil"/>
            </w:tcBorders>
          </w:tcPr>
          <w:p ns2:paraId="63244EBF" ns2:textId="77777777" w:rsidR="00193AA9" w:rsidRDefault="00193AA9" w:rsidP="00FC5C60">
            <w:pPr>
              <w:tabs>
                <w:tab w:val="decimal" w:pos="510"/>
                <w:tab w:val="left" w:pos="590"/>
              </w:tabs>
              <w:spacing w:before="15" w:after="15"/>
              <w:rPr>
                <w:sz w:val="18"/>
                <w:szCs w:val="18"/>
              </w:rPr>
            </w:pPr>
            <w:r>
              <w:rPr>
                <w:sz w:val="18"/>
                <w:szCs w:val="18"/>
              </w:rPr>
              <w:tab/>
              <w:t xml:space="preserve">8 </w:t>
            </w:r>
          </w:p>
        </w:tc>
        <w:tc>
          <w:tcPr>
            <w:tcW w:w="602" w:type="pct"/>
            <w:tcBorders>
              <w:top w:val="nil"/>
              <w:left w:val="nil"/>
              <w:bottom w:val="nil"/>
              <w:right w:val="single" w:sz="2" w:space="0" w:color="auto"/>
            </w:tcBorders>
          </w:tcPr>
          <w:p ns2:paraId="02EDD1ED" ns2:textId="77777777" w:rsidR="00193AA9" w:rsidRDefault="00193AA9" w:rsidP="00FC5C60">
            <w:pPr>
              <w:tabs>
                <w:tab w:val="decimal" w:pos="347"/>
                <w:tab w:val="left" w:pos="427"/>
              </w:tabs>
              <w:spacing w:before="15" w:after="15"/>
              <w:rPr>
                <w:sz w:val="18"/>
                <w:szCs w:val="18"/>
              </w:rPr>
            </w:pPr>
            <w:r>
              <w:rPr>
                <w:sz w:val="18"/>
                <w:szCs w:val="18"/>
              </w:rPr>
              <w:tab/>
              <w:t xml:space="preserve">(8.8) </w:t>
            </w:r>
          </w:p>
        </w:tc>
        <w:tc>
          <w:tcPr>
            <w:tcW w:w="602" w:type="pct"/>
            <w:tcBorders>
              <w:top w:val="nil"/>
              <w:left w:val="nil"/>
              <w:bottom w:val="nil"/>
              <w:right w:val="nil"/>
            </w:tcBorders>
          </w:tcPr>
          <w:p ns2:paraId="789B3115" ns2:textId="77777777" w:rsidR="00193AA9" w:rsidRDefault="00193AA9" w:rsidP="00FC5C60">
            <w:pPr>
              <w:tabs>
                <w:tab w:val="decimal" w:pos="510"/>
                <w:tab w:val="left" w:pos="590"/>
              </w:tabs>
              <w:spacing w:before="15" w:after="15"/>
              <w:rPr>
                <w:sz w:val="18"/>
                <w:szCs w:val="18"/>
              </w:rPr>
            </w:pPr>
            <w:r>
              <w:rPr>
                <w:sz w:val="18"/>
                <w:szCs w:val="18"/>
              </w:rPr>
              <w:tab/>
              <w:t xml:space="preserve">6 </w:t>
            </w:r>
          </w:p>
        </w:tc>
        <w:tc>
          <w:tcPr>
            <w:tcW w:w="602" w:type="pct"/>
            <w:tcBorders>
              <w:top w:val="nil"/>
              <w:left w:val="nil"/>
              <w:bottom w:val="nil"/>
            </w:tcBorders>
          </w:tcPr>
          <w:p ns2:paraId="74B6F77A" ns2:textId="77777777" w:rsidR="00193AA9" w:rsidRDefault="00193AA9" w:rsidP="00FC5C60">
            <w:pPr>
              <w:tabs>
                <w:tab w:val="decimal" w:pos="347"/>
                <w:tab w:val="left" w:pos="427"/>
              </w:tabs>
              <w:spacing w:before="15" w:after="15"/>
              <w:rPr>
                <w:sz w:val="18"/>
                <w:szCs w:val="18"/>
              </w:rPr>
            </w:pPr>
            <w:r>
              <w:rPr>
                <w:sz w:val="18"/>
                <w:szCs w:val="18"/>
              </w:rPr>
              <w:tab/>
              <w:t xml:space="preserve">(7.5) </w:t>
            </w:r>
          </w:p>
        </w:tc>
      </w:tr>
      <w:tr w:rsidR="00193AA9" ns2:paraId="7976676F" ns2:textId="77777777" w:rsidTr="00D85E9B">
        <w:tblPrEx>
          <w:tblBorders>
            <w:top w:val="single" w:sz="6" w:space="0" w:color="auto"/>
            <w:bottom w:val="single" w:sz="6" w:space="0" w:color="auto"/>
          </w:tblBorders>
        </w:tblPrEx>
        <w:trPr>
          <w:jc w:val="center"/>
        </w:trPr>
        <w:tc>
          <w:tcPr>
            <w:tcW w:w="2495" w:type="pct"/>
            <w:tcBorders>
              <w:top w:val="nil"/>
              <w:bottom w:val="nil"/>
              <w:right w:val="single" w:sz="2" w:space="0" w:color="auto"/>
            </w:tcBorders>
          </w:tcPr>
          <w:p ns2:paraId="192B94B5" ns2:textId="77777777" w:rsidR="00193AA9" w:rsidRDefault="00193AA9" w:rsidP="00FC5C60">
            <w:pPr>
              <w:spacing w:before="15" w:after="15"/>
              <w:ind w:left="160" w:right="1" w:hanging="160"/>
              <w:rPr>
                <w:sz w:val="18"/>
                <w:szCs w:val="18"/>
              </w:rPr>
            </w:pPr>
            <w:r>
              <w:rPr>
                <w:sz w:val="18"/>
                <w:szCs w:val="18"/>
              </w:rPr>
              <w:t xml:space="preserve">    Lost To Follow-Up </w:t>
            </w:r>
          </w:p>
        </w:tc>
        <w:tc>
          <w:tcPr>
            <w:tcW w:w="697" w:type="pct"/>
            <w:tcBorders>
              <w:top w:val="nil"/>
              <w:left w:val="nil"/>
              <w:bottom w:val="nil"/>
              <w:right w:val="nil"/>
            </w:tcBorders>
          </w:tcPr>
          <w:p ns2:paraId="37F4AAA3" ns2:textId="77777777" w:rsidR="00193AA9" w:rsidRDefault="00193AA9" w:rsidP="00FC5C60">
            <w:pPr>
              <w:tabs>
                <w:tab w:val="decimal" w:pos="510"/>
                <w:tab w:val="left" w:pos="590"/>
              </w:tabs>
              <w:spacing w:before="15" w:after="15"/>
              <w:rPr>
                <w:sz w:val="18"/>
                <w:szCs w:val="18"/>
              </w:rPr>
            </w:pPr>
            <w:r>
              <w:rPr>
                <w:sz w:val="18"/>
                <w:szCs w:val="18"/>
              </w:rPr>
              <w:tab/>
              <w:t xml:space="preserve">1 </w:t>
            </w:r>
          </w:p>
        </w:tc>
        <w:tc>
          <w:tcPr>
            <w:tcW w:w="602" w:type="pct"/>
            <w:tcBorders>
              <w:top w:val="nil"/>
              <w:left w:val="nil"/>
              <w:bottom w:val="nil"/>
              <w:right w:val="single" w:sz="2" w:space="0" w:color="auto"/>
            </w:tcBorders>
          </w:tcPr>
          <w:p ns2:paraId="4043029C" ns2:textId="77777777" w:rsidR="00193AA9" w:rsidRDefault="00193AA9" w:rsidP="00FC5C60">
            <w:pPr>
              <w:tabs>
                <w:tab w:val="decimal" w:pos="347"/>
                <w:tab w:val="left" w:pos="427"/>
              </w:tabs>
              <w:spacing w:before="15" w:after="15"/>
              <w:rPr>
                <w:sz w:val="18"/>
                <w:szCs w:val="18"/>
              </w:rPr>
            </w:pPr>
            <w:r>
              <w:rPr>
                <w:sz w:val="18"/>
                <w:szCs w:val="18"/>
              </w:rPr>
              <w:tab/>
              <w:t xml:space="preserve">(1.1) </w:t>
            </w:r>
          </w:p>
        </w:tc>
        <w:tc>
          <w:tcPr>
            <w:tcW w:w="602" w:type="pct"/>
            <w:tcBorders>
              <w:top w:val="nil"/>
              <w:left w:val="nil"/>
              <w:bottom w:val="nil"/>
              <w:right w:val="nil"/>
            </w:tcBorders>
          </w:tcPr>
          <w:p ns2:paraId="65C7FAE1" ns2:textId="77777777" w:rsidR="00193AA9" w:rsidRDefault="00193AA9" w:rsidP="00FC5C60">
            <w:pPr>
              <w:tabs>
                <w:tab w:val="decimal" w:pos="510"/>
                <w:tab w:val="left" w:pos="590"/>
              </w:tabs>
              <w:spacing w:before="15" w:after="15"/>
              <w:rPr>
                <w:sz w:val="18"/>
                <w:szCs w:val="18"/>
              </w:rPr>
            </w:pPr>
            <w:r>
              <w:rPr>
                <w:sz w:val="18"/>
                <w:szCs w:val="18"/>
              </w:rPr>
              <w:tab/>
              <w:t xml:space="preserve">0 </w:t>
            </w:r>
          </w:p>
        </w:tc>
        <w:tc>
          <w:tcPr>
            <w:tcW w:w="602" w:type="pct"/>
            <w:tcBorders>
              <w:top w:val="nil"/>
              <w:left w:val="nil"/>
              <w:bottom w:val="nil"/>
            </w:tcBorders>
          </w:tcPr>
          <w:p ns2:paraId="43F06C45" ns2:textId="77777777" w:rsidR="00193AA9" w:rsidRDefault="00193AA9" w:rsidP="00FC5C60">
            <w:pPr>
              <w:tabs>
                <w:tab w:val="decimal" w:pos="347"/>
                <w:tab w:val="left" w:pos="427"/>
              </w:tabs>
              <w:spacing w:before="15" w:after="15"/>
              <w:rPr>
                <w:sz w:val="18"/>
                <w:szCs w:val="18"/>
              </w:rPr>
            </w:pPr>
            <w:r>
              <w:rPr>
                <w:sz w:val="18"/>
                <w:szCs w:val="18"/>
              </w:rPr>
              <w:tab/>
              <w:t xml:space="preserve">(0.0) </w:t>
            </w:r>
          </w:p>
        </w:tc>
      </w:tr>
      <w:tr w:rsidR="00193AA9" ns2:paraId="232116DE" ns2:textId="77777777" w:rsidTr="00D85E9B">
        <w:tblPrEx>
          <w:tblBorders>
            <w:top w:val="single" w:sz="6" w:space="0" w:color="auto"/>
            <w:bottom w:val="single" w:sz="6" w:space="0" w:color="auto"/>
          </w:tblBorders>
        </w:tblPrEx>
        <w:trPr>
          <w:jc w:val="center"/>
        </w:trPr>
        <w:tc>
          <w:tcPr>
            <w:tcW w:w="2495" w:type="pct"/>
            <w:tcBorders>
              <w:top w:val="nil"/>
              <w:bottom w:val="nil"/>
              <w:right w:val="single" w:sz="2" w:space="0" w:color="auto"/>
            </w:tcBorders>
          </w:tcPr>
          <w:p ns2:paraId="4E6AFB65" ns2:textId="77777777" w:rsidR="00193AA9" w:rsidRDefault="00193AA9" w:rsidP="00FC5C60">
            <w:pPr>
              <w:spacing w:before="15" w:after="15"/>
              <w:ind w:left="160" w:right="1" w:hanging="160"/>
              <w:rPr>
                <w:sz w:val="18"/>
                <w:szCs w:val="18"/>
              </w:rPr>
            </w:pPr>
            <w:r>
              <w:rPr>
                <w:sz w:val="18"/>
                <w:szCs w:val="18"/>
              </w:rPr>
              <w:t xml:space="preserve">    Withdrawal By Subject </w:t>
            </w:r>
          </w:p>
        </w:tc>
        <w:tc>
          <w:tcPr>
            <w:tcW w:w="697" w:type="pct"/>
            <w:tcBorders>
              <w:top w:val="nil"/>
              <w:left w:val="nil"/>
              <w:bottom w:val="nil"/>
              <w:right w:val="nil"/>
            </w:tcBorders>
          </w:tcPr>
          <w:p ns2:paraId="793B2515" ns2:textId="77777777" w:rsidR="00193AA9" w:rsidRDefault="00193AA9" w:rsidP="00FC5C60">
            <w:pPr>
              <w:tabs>
                <w:tab w:val="decimal" w:pos="510"/>
                <w:tab w:val="left" w:pos="590"/>
              </w:tabs>
              <w:spacing w:before="15" w:after="15"/>
              <w:rPr>
                <w:sz w:val="18"/>
                <w:szCs w:val="18"/>
              </w:rPr>
            </w:pPr>
            <w:r>
              <w:rPr>
                <w:sz w:val="18"/>
                <w:szCs w:val="18"/>
              </w:rPr>
              <w:tab/>
              <w:t xml:space="preserve">2 </w:t>
            </w:r>
          </w:p>
        </w:tc>
        <w:tc>
          <w:tcPr>
            <w:tcW w:w="602" w:type="pct"/>
            <w:tcBorders>
              <w:top w:val="nil"/>
              <w:left w:val="nil"/>
              <w:bottom w:val="nil"/>
              <w:right w:val="single" w:sz="2" w:space="0" w:color="auto"/>
            </w:tcBorders>
          </w:tcPr>
          <w:p ns2:paraId="6D0A9D33" ns2:textId="77777777" w:rsidR="00193AA9" w:rsidRDefault="00193AA9" w:rsidP="00FC5C60">
            <w:pPr>
              <w:tabs>
                <w:tab w:val="decimal" w:pos="347"/>
                <w:tab w:val="left" w:pos="427"/>
              </w:tabs>
              <w:spacing w:before="15" w:after="15"/>
              <w:rPr>
                <w:sz w:val="18"/>
                <w:szCs w:val="18"/>
              </w:rPr>
            </w:pPr>
            <w:r>
              <w:rPr>
                <w:sz w:val="18"/>
                <w:szCs w:val="18"/>
              </w:rPr>
              <w:tab/>
              <w:t xml:space="preserve">(2.2) </w:t>
            </w:r>
          </w:p>
        </w:tc>
        <w:tc>
          <w:tcPr>
            <w:tcW w:w="602" w:type="pct"/>
            <w:tcBorders>
              <w:top w:val="nil"/>
              <w:left w:val="nil"/>
              <w:bottom w:val="nil"/>
              <w:right w:val="nil"/>
            </w:tcBorders>
          </w:tcPr>
          <w:p ns2:paraId="4B3D900F" ns2:textId="77777777" w:rsidR="00193AA9" w:rsidRDefault="00193AA9" w:rsidP="00FC5C60">
            <w:pPr>
              <w:tabs>
                <w:tab w:val="decimal" w:pos="510"/>
                <w:tab w:val="left" w:pos="590"/>
              </w:tabs>
              <w:spacing w:before="15" w:after="15"/>
              <w:rPr>
                <w:sz w:val="18"/>
                <w:szCs w:val="18"/>
              </w:rPr>
            </w:pPr>
            <w:r>
              <w:rPr>
                <w:sz w:val="18"/>
                <w:szCs w:val="18"/>
              </w:rPr>
              <w:tab/>
              <w:t xml:space="preserve">0 </w:t>
            </w:r>
          </w:p>
        </w:tc>
        <w:tc>
          <w:tcPr>
            <w:tcW w:w="602" w:type="pct"/>
            <w:tcBorders>
              <w:top w:val="nil"/>
              <w:left w:val="nil"/>
              <w:bottom w:val="nil"/>
            </w:tcBorders>
          </w:tcPr>
          <w:p ns2:paraId="13CC63E5" ns2:textId="77777777" w:rsidR="00193AA9" w:rsidRDefault="00193AA9" w:rsidP="00FC5C60">
            <w:pPr>
              <w:tabs>
                <w:tab w:val="decimal" w:pos="347"/>
                <w:tab w:val="left" w:pos="427"/>
              </w:tabs>
              <w:spacing w:before="15" w:after="15"/>
              <w:rPr>
                <w:sz w:val="18"/>
                <w:szCs w:val="18"/>
              </w:rPr>
            </w:pPr>
            <w:r>
              <w:rPr>
                <w:sz w:val="18"/>
                <w:szCs w:val="18"/>
              </w:rPr>
              <w:tab/>
              <w:t xml:space="preserve">(0.0) </w:t>
            </w:r>
          </w:p>
        </w:tc>
      </w:tr>
      <w:tr w:rsidR="00193AA9" ns2:paraId="70CA0403" ns2:textId="77777777" w:rsidTr="00D85E9B">
        <w:tblPrEx>
          <w:tblBorders>
            <w:top w:val="single" w:sz="6" w:space="0" w:color="auto"/>
            <w:bottom w:val="single" w:sz="6" w:space="0" w:color="auto"/>
          </w:tblBorders>
        </w:tblPrEx>
        <w:trPr>
          <w:jc w:val="center"/>
        </w:trPr>
        <w:tc>
          <w:tcPr>
            <w:tcW w:w="2495" w:type="pct"/>
            <w:tcBorders>
              <w:top w:val="nil"/>
              <w:bottom w:val="double" w:sz="6" w:space="0" w:color="auto"/>
              <w:right w:val="single" w:sz="2" w:space="0" w:color="auto"/>
            </w:tcBorders>
          </w:tcPr>
          <w:p ns2:paraId="477711D9" ns2:textId="77777777" w:rsidR="00193AA9" w:rsidRDefault="00193AA9" w:rsidP="00FC5C60">
            <w:pPr>
              <w:spacing w:before="15" w:after="15"/>
              <w:ind w:left="160" w:right="1" w:hanging="160"/>
              <w:rPr>
                <w:sz w:val="18"/>
                <w:szCs w:val="18"/>
              </w:rPr>
            </w:pPr>
            <w:r>
              <w:rPr>
                <w:sz w:val="18"/>
                <w:szCs w:val="18"/>
              </w:rPr>
              <w:t xml:space="preserve"> Status Not Recorded </w:t>
            </w:r>
          </w:p>
        </w:tc>
        <w:tc>
          <w:tcPr>
            <w:tcW w:w="697" w:type="pct"/>
            <w:tcBorders>
              <w:top w:val="nil"/>
              <w:left w:val="nil"/>
              <w:bottom w:val="double" w:sz="6" w:space="0" w:color="auto"/>
              <w:right w:val="nil"/>
            </w:tcBorders>
          </w:tcPr>
          <w:p ns2:paraId="3DF48B72" ns2:textId="77777777" w:rsidR="00193AA9" w:rsidRDefault="00193AA9" w:rsidP="00FC5C60">
            <w:pPr>
              <w:tabs>
                <w:tab w:val="decimal" w:pos="510"/>
                <w:tab w:val="left" w:pos="590"/>
              </w:tabs>
              <w:spacing w:before="15" w:after="15"/>
              <w:rPr>
                <w:sz w:val="18"/>
                <w:szCs w:val="18"/>
              </w:rPr>
            </w:pPr>
            <w:r>
              <w:rPr>
                <w:sz w:val="18"/>
                <w:szCs w:val="18"/>
              </w:rPr>
              <w:tab/>
              <w:t xml:space="preserve">80 </w:t>
            </w:r>
          </w:p>
        </w:tc>
        <w:tc>
          <w:tcPr>
            <w:tcW w:w="602" w:type="pct"/>
            <w:tcBorders>
              <w:top w:val="nil"/>
              <w:left w:val="nil"/>
              <w:bottom w:val="double" w:sz="6" w:space="0" w:color="auto"/>
              <w:right w:val="single" w:sz="2" w:space="0" w:color="auto"/>
            </w:tcBorders>
          </w:tcPr>
          <w:p ns2:paraId="6996778B" ns2:textId="77777777" w:rsidR="00193AA9" w:rsidRDefault="00193AA9" w:rsidP="00FC5C60">
            <w:pPr>
              <w:tabs>
                <w:tab w:val="decimal" w:pos="347"/>
                <w:tab w:val="left" w:pos="427"/>
              </w:tabs>
              <w:spacing w:before="15" w:after="15"/>
              <w:rPr>
                <w:sz w:val="18"/>
                <w:szCs w:val="18"/>
              </w:rPr>
            </w:pPr>
            <w:r>
              <w:rPr>
                <w:sz w:val="18"/>
                <w:szCs w:val="18"/>
              </w:rPr>
              <w:tab/>
              <w:t xml:space="preserve">(87.9) </w:t>
            </w:r>
          </w:p>
        </w:tc>
        <w:tc>
          <w:tcPr>
            <w:tcW w:w="602" w:type="pct"/>
            <w:tcBorders>
              <w:top w:val="nil"/>
              <w:left w:val="nil"/>
              <w:bottom w:val="double" w:sz="6" w:space="0" w:color="auto"/>
              <w:right w:val="nil"/>
            </w:tcBorders>
          </w:tcPr>
          <w:p ns2:paraId="4C74F540" ns2:textId="77777777" w:rsidR="00193AA9" w:rsidRDefault="00193AA9" w:rsidP="00FC5C60">
            <w:pPr>
              <w:tabs>
                <w:tab w:val="decimal" w:pos="510"/>
                <w:tab w:val="left" w:pos="590"/>
              </w:tabs>
              <w:spacing w:before="15" w:after="15"/>
              <w:rPr>
                <w:sz w:val="18"/>
                <w:szCs w:val="18"/>
              </w:rPr>
            </w:pPr>
            <w:r>
              <w:rPr>
                <w:sz w:val="18"/>
                <w:szCs w:val="18"/>
              </w:rPr>
              <w:tab/>
              <w:t xml:space="preserve">74 </w:t>
            </w:r>
          </w:p>
        </w:tc>
        <w:tc>
          <w:tcPr>
            <w:tcW w:w="602" w:type="pct"/>
            <w:tcBorders>
              <w:top w:val="nil"/>
              <w:left w:val="nil"/>
              <w:bottom w:val="double" w:sz="6" w:space="0" w:color="auto"/>
            </w:tcBorders>
          </w:tcPr>
          <w:p ns2:paraId="3DF1655A" ns2:textId="77777777" w:rsidR="00193AA9" w:rsidRDefault="00193AA9" w:rsidP="00FC5C60">
            <w:pPr>
              <w:tabs>
                <w:tab w:val="decimal" w:pos="347"/>
                <w:tab w:val="left" w:pos="427"/>
              </w:tabs>
              <w:spacing w:before="15" w:after="15"/>
              <w:rPr>
                <w:sz w:val="18"/>
                <w:szCs w:val="18"/>
              </w:rPr>
            </w:pPr>
            <w:r>
              <w:rPr>
                <w:sz w:val="18"/>
                <w:szCs w:val="18"/>
              </w:rPr>
              <w:tab/>
              <w:t xml:space="preserve">(92.5) </w:t>
            </w:r>
          </w:p>
        </w:tc>
      </w:tr>
      <w:tr w:rsidR="00193AA9" ns2:paraId="194E2BA8" ns2:textId="77777777" w:rsidTr="00D85E9B">
        <w:tblPrEx>
          <w:tblBorders>
            <w:top w:val="none" w:sz="0" w:space="0" w:color="auto"/>
            <w:left w:val="none" w:sz="0" w:space="0" w:color="auto"/>
            <w:bottom w:val="none" w:sz="0" w:space="0" w:color="auto"/>
            <w:right w:val="none" w:sz="0" w:space="0" w:color="auto"/>
          </w:tblBorders>
        </w:tblPrEx>
        <w:trPr>
          <w:jc w:val="center"/>
        </w:trPr>
        <w:tc>
          <w:tcPr>
            <w:tcW w:w="5000" w:type="pct"/>
            <w:gridSpan w:val="5"/>
            <w:tcBorders>
              <w:top w:val="nil"/>
              <w:left w:val="nil"/>
              <w:bottom w:val="nil"/>
              <w:right w:val="nil"/>
            </w:tcBorders>
          </w:tcPr>
          <w:p ns2:paraId="1108CA86" ns2:textId="77777777" w:rsidR="00193AA9" w:rsidRDefault="00193AA9" w:rsidP="00FC5C60">
            <w:pPr>
              <w:spacing w:before="15" w:after="15"/>
              <w:rPr>
                <w:sz w:val="18"/>
                <w:szCs w:val="18"/>
              </w:rPr>
            </w:pPr>
            <w:r>
              <w:rPr>
                <w:sz w:val="18"/>
                <w:szCs w:val="18"/>
              </w:rPr>
              <w:t>Source:  [P016MK2870: adam-adsl]</w:t>
            </w:r>
          </w:p>
        </w:tc>
      </w:tr>
    </w:tbl>
    <w:p ns2:paraId="4CF4AB12" ns2:textId="77777777" w:rsidR="00344616" w:rsidRPr="00344616" w:rsidRDefault="00344616" w:rsidP="00431BFB">
      <w:pPr>
        <w:pStyle w:val="ListEnd"/>
      </w:pPr>
      <w:ins w:id="11580" w:author="GoldenCorpusHarness" w:date="2026-03-28T21:57:55Z">
        <w:r>
          <w:t>Table 37Study MK-2870-002 (SKB264-II-06): Disposition of Participants (APaT Population)</w:t>
        </w:r>
      </w:ins>
    </w:p>
    <w:p ns2:paraId="01BB6CB7" ns2:textId="5A24B305" w:rsidR="006405A6" w:rsidRDefault="006405A6" w:rsidP="006405A6">
      <w:pPr>
        <w:pStyle w:val="Heading4"/>
        <w:tabs>
          <w:tab w:val="clear" w:pos="1195"/>
          <w:tab w:val="left" w:pos="1200"/>
        </w:tabs>
        <w:ind w:left="1200" w:hanging="1200"/>
      </w:pPr>
      <w:bookmarkStart w:id="401" w:name="_Toc180399956"/>
      <w:r>
        <w:t>Overall Summary of Adverse Events</w:t>
      </w:r>
      <w:bookmarkEnd w:id="400"/>
      <w:bookmarkEnd w:id="401"/>
    </w:p>
    <w:p ns2:paraId="07A29359" ns2:textId="1B6A999B" w:rsidR="00C9411B" w:rsidRDefault="00C9411B" w:rsidP="006405A6">
      <w:pPr>
        <w:pStyle w:val="Paragraph"/>
      </w:pPr>
      <w:del w:id="11581" w:author="GoldenCorpusHarness" w:date="2026-03-28T21:57:55Z">
        <w:r>
          <w:delText>A summary of AEs observed in Study MK-2870-003 is presented in [Table 39].</w:delText>
        </w:r>
      </w:del>
    </w:p>
    <w:p ns2:paraId="559C744A" ns2:textId="23BBECF8" w:rsidR="00C9411B" w:rsidRPr="002829C2" w:rsidRDefault="001E137E" w:rsidP="006405A6">
      <w:pPr>
        <w:pStyle w:val="Paragraph"/>
        <w:rPr>
          <w:u w:val="single"/>
        </w:rPr>
      </w:pPr>
      <w:ins w:id="11582" w:author="GoldenCorpusHarness" w:date="2026-03-28T21:57:55Z">
        <w:r>
          <w:t xml:space="preserve">Overall </w:t>
        </w:r>
      </w:ins>
      <w:r>
        <w:t>S</w:t>
      </w:r>
      <w:ins w:id="11583" w:author="GoldenCorpusHarness" w:date="2026-03-28T21:57:55Z">
        <w:r>
          <w:t>umm</w:t>
        </w:r>
      </w:ins>
      <w:r>
        <w:t>a</w:t>
      </w:r>
      <w:del w:id="11584" w:author="GoldenCorpusHarness" w:date="2026-03-28T21:57:55Z">
        <w:r>
          <w:delText>c-TMT</w:delText>
        </w:r>
      </w:del>
      <w:ins w:id="11585" w:author="GoldenCorpusHarness" w:date="2026-03-28T21:57:55Z">
        <w:r>
          <w:t>ry</w:t>
        </w:r>
      </w:ins>
      <w:r>
        <w:t xml:space="preserve"> </w:t>
      </w:r>
      <w:del w:id="11586" w:author="GoldenCorpusHarness" w:date="2026-03-28T21:57:55Z">
        <w:r>
          <w:delText>5</w:delText>
        </w:r>
      </w:del>
      <w:ins w:id="11587" w:author="GoldenCorpusHarness" w:date="2026-03-28T21:57:55Z">
        <w:r>
          <w:t>of</w:t>
        </w:r>
      </w:ins>
      <w:r>
        <w:t xml:space="preserve"> </w:t>
      </w:r>
      <w:del w:id="11588" w:author="GoldenCorpusHarness" w:date="2026-03-28T21:57:55Z">
        <w:r>
          <w:delText>mg/kg</w:delText>
        </w:r>
      </w:del>
      <w:ins w:id="11589" w:author="GoldenCorpusHarness" w:date="2026-03-28T21:57:55Z">
        <w:r>
          <w:t>Adverse</w:t>
        </w:r>
      </w:ins>
      <w:r>
        <w:t xml:space="preserve"> </w:t>
      </w:r>
      <w:del w:id="11590" w:author="GoldenCorpusHarness" w:date="2026-03-28T21:57:55Z">
        <w:r>
          <w:delText>q2w + KL-A167</w:delText>
        </w:r>
      </w:del>
      <w:ins w:id="11591" w:author="GoldenCorpusHarness" w:date="2026-03-28T21:57:55Z">
        <w:r>
          <w:t>Events</w:t>
        </w:r>
      </w:ins>
    </w:p>
    <w:p ns2:paraId="0885AB5B" ns2:textId="2F8FC3A7" w:rsidR="00C9411B" w:rsidRPr="0056266F" w:rsidRDefault="00C9411B" w:rsidP="006405A6">
      <w:pPr>
        <w:pStyle w:val="Paragraph"/>
      </w:pPr>
      <w:del w:id="11592" w:author="GoldenCorpusHarness" w:date="2026-03-28T21:57:55Z">
        <w:r>
          <w:delText xml:space="preserve">In the </w:delText>
        </w:r>
      </w:del>
      <w:ins w:id="11593" w:author="GoldenCorpusHarness" w:date="2026-03-28T21:57:55Z">
        <w:r>
          <w:t>A summary of AEs observed in Study MK-2870-002 is presented in [Table 38]. A total of 212 participants (99.5%) across all treatment groups, experienced at least 1 AE, and 210 participants (98.6%) experienced AEs considered drug-related by the investigator. Grade ≥3 AEs were reported for 138 participants (64.8%) and Grade ≥3 AEs that were considered drug-related by the investigator were reported for 114 participants (53.5%). There were 156 participants (73.2%) with AEs requiring dose modification of any drug (</w:t>
        </w:r>
      </w:ins>
      <w:r>
        <w:t xml:space="preserve">sac-TMT </w:t>
      </w:r>
      <w:del w:id="11594" w:author="GoldenCorpusHarness" w:date="2026-03-28T21:57:55Z">
        <w:r>
          <w:delText xml:space="preserve">plus KL-A167 treatment group, 88 participants (96.7%) experienced at least 1 AE, and all were considered drug-related by the investigator. Grade ≥3 AEs were reported for 50 participants (54.9%), and Grade ≥3 AEs that were considered drug-related by the investigator were reported for 47 participants (51.6%). There were 62 participants (68.1%) in </w:delText>
        </w:r>
      </w:del>
      <w:ins w:id="11595" w:author="GoldenCorpusHarness" w:date="2026-03-28T21:57:55Z">
        <w:r>
          <w:t>and/or pembrolizumab). In the (</w:t>
        </w:r>
      </w:ins>
      <w:r>
        <w:t xml:space="preserve">sac-TMT </w:t>
      </w:r>
      <w:del w:id="11596" w:author="GoldenCorpusHarness" w:date="2026-03-28T21:57:55Z">
        <w:r>
          <w:delText>plus KL</w:delText>
        </w:r>
      </w:del>
      <w:ins w:id="11597" w:author="GoldenCorpusHarness" w:date="2026-03-28T21:57:55Z">
        <w:r>
          <w:t>5 mg/kg + pembrolizumab 400 mg) group, 1 participant (0.5%) died due to sepsis which was considered drug</w:t>
        </w:r>
      </w:ins>
      <w:r>
        <w:t>-</w:t>
      </w:r>
      <w:del w:id="11598" w:author="GoldenCorpusHarness" w:date="2026-03-28T21:57:55Z">
        <w:r>
          <w:delText>A167 group with AEs resulting in dose modification, and 2 participants (2.2%) discontinuing an</w:delText>
        </w:r>
      </w:del>
      <w:ins w:id="11599" w:author="GoldenCorpusHarness" w:date="2026-03-28T21:57:55Z">
        <w:r>
          <w:t>related b</w:t>
        </w:r>
      </w:ins>
      <w:r>
        <w:t xml:space="preserve">y </w:t>
      </w:r>
      <w:del w:id="11600" w:author="GoldenCorpusHarness" w:date="2026-03-28T21:57:55Z">
        <w:r>
          <w:delText xml:space="preserve">drug, of which, 1 participant (1.1%) discontinued sac-TMT. One participant (1.1%) experienced an AE resulting in death which was not considered drugrelated by </w:delText>
        </w:r>
      </w:del>
      <w:r>
        <w:t>the investigator</w:t>
      </w:r>
      <w:del w:id="11601" w:author="GoldenCorpusHarness" w:date="2026-03-28T21:57:55Z">
        <w:r>
          <w:delText xml:space="preserve"> [Table 39].</w:delText>
        </w:r>
      </w:del>
      <w:ins w:id="11602" w:author="GoldenCorpusHarness" w:date="2026-03-28T21:57:55Z">
        <w:r>
          <w:t>.</w:t>
        </w:r>
      </w:ins>
    </w:p>
    <w:p ns2:paraId="7B5518D1" ns2:textId="0C070B70" w:rsidR="006405A6" w:rsidRDefault="006405A6" w:rsidP="006405A6">
      <w:pPr>
        <w:pStyle w:val="Paragraph"/>
      </w:pPr>
      <w:r>
        <w:t xml:space="preserve">The most </w:t>
      </w:r>
      <w:del w:id="11603" w:author="GoldenCorpusHarness" w:date="2026-03-28T21:57:55Z">
        <w:r>
          <w:delText>common</w:delText>
        </w:r>
      </w:del>
      <w:ins w:id="11604" w:author="GoldenCorpusHarness" w:date="2026-03-28T21:57:55Z">
        <w:r>
          <w:t>frequently reported</w:t>
        </w:r>
      </w:ins>
      <w:r>
        <w:t xml:space="preserve"> AEs </w:t>
      </w:r>
      <w:ins w:id="11605" w:author="GoldenCorpusHarness" w:date="2026-03-28T21:57:55Z">
        <w:r>
          <w:t xml:space="preserve">regardless of causality </w:t>
        </w:r>
      </w:ins>
      <w:r>
        <w:t>(incidence ≥20%</w:t>
      </w:r>
      <w:ins w:id="11606" w:author="GoldenCorpusHarness" w:date="2026-03-28T21:57:55Z">
        <w:r>
          <w:t>) in participants in all treatment groups combined (n=212</w:t>
        </w:r>
      </w:ins>
      <w:r>
        <w:t>) by PT were anemia (81.</w:t>
      </w:r>
      <w:ins w:id="11607" w:author="GoldenCorpusHarness" w:date="2026-03-28T21:57:55Z">
        <w:r>
          <w:t>7%), stomatitis (5</w:t>
        </w:r>
      </w:ins>
      <w:r>
        <w:t>3</w:t>
      </w:r>
      <w:ins w:id="11608" w:author="GoldenCorpusHarness" w:date="2026-03-28T21:57:55Z">
        <w:r>
          <w:t>.1</w:t>
        </w:r>
      </w:ins>
      <w:r>
        <w:t>%), WBC count decreased (</w:t>
      </w:r>
      <w:del w:id="11609" w:author="GoldenCorpusHarness" w:date="2026-03-28T21:57:55Z">
        <w:r>
          <w:delText>78.0</w:delText>
        </w:r>
      </w:del>
      <w:ins w:id="11610" w:author="GoldenCorpusHarness" w:date="2026-03-28T21:57:55Z">
        <w:r>
          <w:t>46</w:t>
        </w:r>
      </w:ins>
      <w:r>
        <w:t>%), neutrophil count decreased (</w:t>
      </w:r>
      <w:del w:id="11611" w:author="GoldenCorpusHarness" w:date="2026-03-28T21:57:55Z">
        <w:r>
          <w:delText>73</w:delText>
        </w:r>
      </w:del>
      <w:ins w:id="11612" w:author="GoldenCorpusHarness" w:date="2026-03-28T21:57:55Z">
        <w:r>
          <w:t>44.1%), urinary tract infection (29</w:t>
        </w:r>
      </w:ins>
      <w:r>
        <w:t xml:space="preserve">.6%), </w:t>
      </w:r>
      <w:del w:id="11613" w:author="GoldenCorpusHarness" w:date="2026-03-28T21:57:55Z">
        <w:r>
          <w:delText>stomatitis (</w:delText>
        </w:r>
      </w:del>
      <w:ins w:id="11614" w:author="GoldenCorpusHarness" w:date="2026-03-28T21:57:55Z">
        <w:r>
          <w:t>decreased appetite (2</w:t>
        </w:r>
      </w:ins>
      <w:r>
        <w:t>5</w:t>
      </w:r>
      <w:del w:id="11615" w:author="GoldenCorpusHarness" w:date="2026-03-28T21:57:55Z">
        <w:r>
          <w:delText>8.2%), alopecia (</w:delText>
        </w:r>
      </w:del>
      <w:ins w:id="11616" w:author="GoldenCorpusHarness" w:date="2026-03-28T21:57:55Z">
        <w:r>
          <w:t>.</w:t>
        </w:r>
      </w:ins>
      <w:r>
        <w:t>4</w:t>
      </w:r>
      <w:del w:id="11617" w:author="GoldenCorpusHarness" w:date="2026-03-28T21:57:55Z">
        <w:r>
          <w:delText>8.4%), ast</w:delText>
        </w:r>
      </w:del>
      <w:ins w:id="11618" w:author="GoldenCorpusHarness" w:date="2026-03-28T21:57:55Z">
        <w:r>
          <w:t>%), nausea (22.5%), alopecia (22.1%), and ras</w:t>
        </w:r>
      </w:ins>
      <w:r>
        <w:t>h</w:t>
      </w:r>
      <w:del w:id="11619" w:author="GoldenCorpusHarness" w:date="2026-03-28T21:57:55Z">
        <w:r>
          <w:delText>enia (38.5%), rash (37.4%), nausea (36.3%), vomiting (33.0%), ALT increased (31.9%), hyperglycemia (30.8%), ALT increased (31.9%), weight decreased (27.1%), AST increased and blood LDH increased (29.7% each), platelet count decreased (27.5%), blood ALP increased, upper respiratory tract infection, and weight decreased (23.1% each) and hyperuricemia (20.9</w:delText>
        </w:r>
      </w:del>
      <w:ins w:id="11620" w:author="GoldenCorpusHarness" w:date="2026-03-28T21:57:55Z">
        <w:r>
          <w:t xml:space="preserve"> (21.1</w:t>
        </w:r>
      </w:ins>
      <w:r>
        <w:t xml:space="preserve">%) [Sec. 7.3] [Table </w:t>
      </w:r>
      <w:del w:id="11621" w:author="GoldenCorpusHarness" w:date="2026-03-28T21:57:55Z">
        <w:r>
          <w:delText>71</w:delText>
        </w:r>
      </w:del>
      <w:ins w:id="11622" w:author="GoldenCorpusHarness" w:date="2026-03-28T21:57:55Z">
        <w:r>
          <w:t>65</w:t>
        </w:r>
      </w:ins>
      <w:r>
        <w:t>].</w:t>
      </w:r>
    </w:p>
    <w:p ns2:paraId="4D71C563" ns2:textId="50916D2C" w:rsidR="002829C2" w:rsidRPr="002829C2" w:rsidRDefault="001E137E" w:rsidP="006405A6">
      <w:pPr>
        <w:pStyle w:val="Paragraph"/>
        <w:rPr>
          <w:u w:val="single"/>
        </w:rPr>
      </w:pPr>
      <w:ins w:id="11623" w:author="GoldenCorpusHarness" w:date="2026-03-28T21:57:55Z">
        <w:r>
          <w:t>Table 38</w:t>
        </w:r>
      </w:ins>
      <w:r>
        <w:t>S</w:t>
      </w:r>
      <w:ins w:id="11624" w:author="GoldenCorpusHarness" w:date="2026-03-28T21:57:55Z">
        <w:r>
          <w:t>tudy MK-2870-002 (SKB264-II-06): Adverse Event Summ</w:t>
        </w:r>
      </w:ins>
      <w:r>
        <w:t>a</w:t>
      </w:r>
      <w:del w:id="11625" w:author="GoldenCorpusHarness" w:date="2026-03-28T21:57:55Z">
        <w:r>
          <w:delText>c-TM</w:delText>
        </w:r>
      </w:del>
      <w:ins w:id="11626" w:author="GoldenCorpusHarness" w:date="2026-03-28T21:57:55Z">
        <w:r>
          <w:t>ry (APa</w:t>
        </w:r>
      </w:ins>
      <w:r>
        <w:t xml:space="preserve">T </w:t>
      </w:r>
      <w:del w:id="11627" w:author="GoldenCorpusHarness" w:date="2026-03-28T21:57:55Z">
        <w:r>
          <w:delText>5 mg/kg q2w</w:delText>
        </w:r>
      </w:del>
      <w:ins w:id="11628" w:author="GoldenCorpusHarness" w:date="2026-03-28T21:57:55Z">
        <w:r>
          <w:t>Population)</w:t>
        </w:r>
      </w:ins>
    </w:p>
    <w:p ns2:paraId="53294E82" ns2:textId="261FB8F9" w:rsidR="002829C2" w:rsidRDefault="002829C2" w:rsidP="002829C2">
      <w:pPr>
        <w:pStyle w:val="Paragraph"/>
      </w:pPr>
      <w:r w:rsidRPr="0056266F">
        <w:t>In the sac-TMT treatment group, 79 participants (98.8%) experienced at least 1 AE, and all were considered drug-related by the investigator. Grade ≥3 AEs were reported for 46</w:t>
      </w:r>
      <w:r w:rsidR="00D618E4" w:rsidRPr="0056266F">
        <w:t> </w:t>
      </w:r>
      <w:r w:rsidRPr="0056266F">
        <w:t>participants (57.5%) and Grade ≥3 AEs considered drug-related by the investigator were reported for 44 participants (55.0%). There were 49 participants (61.3%) in sac-TMT plus KL-A167 group with AEs resulting in dose modification, and 3 participants (3.8%) discontinuing any drug, all were considered related to sac-TMT by the investigator. No participant experienced any AE resulting in death [</w:t>
      </w:r>
      <w:r w:rsidR="00E45E19">
        <w:t xml:space="preserve">Table </w:t>
      </w:r>
      <w:r w:rsidR="00E45E19">
        <w:rPr>
          <w:noProof/>
        </w:rPr>
        <w:t>39</w:t>
      </w:r>
      <w:r w:rsidRPr="0056266F">
        <w:t>].</w:t>
      </w:r>
    </w:p>
    <w:p ns2:paraId="0AA5FA52" ns2:textId="5E39C5A4" w:rsidR="006405A6" w:rsidRDefault="006405A6" w:rsidP="006405A6">
      <w:pPr>
        <w:pStyle w:val="Paragraph"/>
      </w:pPr>
      <w:del w:id="11629" w:author="GoldenCorpusHarness" w:date="2026-03-28T21:57:55Z">
        <w:r>
          <w:delText>The most common AEs (incidence ≥20%) by PT were WBC count decreased (80.0%), anemia (77.5%), neutrophil count decreased (76.3%), stomatitis (60.0%), alopecia (56.3%), asthenia (36.3%), nausea and ALT increased (28.8% each), hyperglycemia (26.3%), AST increased and vomiting (25.0% each), blood LDH increased, decreased appetite, and rash (22.5% each), and urinary tract infection and platelet count decreased (21.3% each) [Sec. 7.3] [Table 71].</w:delText>
        </w:r>
      </w:del>
    </w:p>
    <w:p ns2:paraId="70A21B75" ns2:textId="33129891" w:rsidR="006405A6" w:rsidRDefault="006405A6" w:rsidP="009940A1">
      <w:pPr>
        <w:pStyle w:val="TableTitle"/>
      </w:pPr>
      <w:del w:id="11630" w:author="GoldenCorpusHarness" w:date="2026-03-28T21:57:55Z">
        <w:r>
          <w:delText>T</w:delText>
        </w:r>
      </w:del>
      <w:ins w:id="11631" w:author="GoldenCorpusHarness" w:date="2026-03-28T21:57:55Z">
        <w:r>
          <w:t>Summ</w:t>
        </w:r>
      </w:ins>
      <w:r>
        <w:t>a</w:t>
      </w:r>
      <w:del w:id="11632" w:author="GoldenCorpusHarness" w:date="2026-03-28T21:57:55Z">
        <w:r>
          <w:delText>ble 39Stud</w:delText>
        </w:r>
      </w:del>
      <w:ins w:id="11633" w:author="GoldenCorpusHarness" w:date="2026-03-28T21:57:55Z">
        <w:r>
          <w:t>r</w:t>
        </w:r>
      </w:ins>
      <w:r>
        <w:t xml:space="preserve">y </w:t>
      </w:r>
      <w:del w:id="11634" w:author="GoldenCorpusHarness" w:date="2026-03-28T21:57:55Z">
        <w:r>
          <w:delText>MK-2870-016 (SKB264-TMT-II-07):</w:delText>
        </w:r>
      </w:del>
      <w:ins w:id="11635" w:author="GoldenCorpusHarness" w:date="2026-03-28T21:57:55Z">
        <w:r>
          <w:t>of</w:t>
        </w:r>
      </w:ins>
      <w:r>
        <w:t xml:space="preserve"> Adverse Event</w:t>
      </w:r>
      <w:ins w:id="11636" w:author="GoldenCorpusHarness" w:date="2026-03-28T21:57:55Z">
        <w:r>
          <w:t>s</w:t>
        </w:r>
      </w:ins>
      <w:r>
        <w:t xml:space="preserve"> </w:t>
      </w:r>
      <w:del w:id="11637" w:author="GoldenCorpusHarness" w:date="2026-03-28T21:57:55Z">
        <w:r>
          <w:delText>S</w:delText>
        </w:r>
      </w:del>
      <w:ins w:id="11638" w:author="GoldenCorpusHarness" w:date="2026-03-28T21:57:55Z">
        <w:r>
          <w:t>Considered Dr</w:t>
        </w:r>
      </w:ins>
      <w:r>
        <w:t>u</w:t>
      </w:r>
      <w:del w:id="11639" w:author="GoldenCorpusHarness" w:date="2026-03-28T21:57:55Z">
        <w:r>
          <w:delText>mm</w:delText>
        </w:r>
      </w:del>
      <w:ins w:id="11640" w:author="GoldenCorpusHarness" w:date="2026-03-28T21:57:55Z">
        <w:r>
          <w:t>g-rel</w:t>
        </w:r>
      </w:ins>
      <w:r>
        <w:t>a</w:t>
      </w:r>
      <w:ins w:id="11641" w:author="GoldenCorpusHarness" w:date="2026-03-28T21:57:55Z">
        <w:r>
          <w:t>ted by the Investigato</w:t>
        </w:r>
      </w:ins>
      <w:r>
        <w:t>r</w:t>
      </w:r>
      <w:del w:id="11642" w:author="GoldenCorpusHarness" w:date="2026-03-28T21:57:55Z">
        <w:r>
          <w:delText>y</w:delText>
        </w:r>
      </w:del>
    </w:p>
    <w:tbl>
      <w:tblPr>
        <w:tblW w:w="9067" w:type="dxa"/>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4535"/>
        <w:gridCol w:w="1133"/>
        <w:gridCol w:w="1133"/>
        <w:gridCol w:w="1133"/>
        <w:gridCol w:w="1133"/>
      </w:tblGrid>
      <w:tr w:rsidR="00995DB6" ns2:paraId="7243AA56" ns2:textId="77777777" w:rsidTr="00D85E9B">
        <w:trPr>
          <w:tblHeader/>
          <w:jc w:val="center"/>
        </w:trPr>
        <w:tc>
          <w:tcPr>
            <w:tcW w:w="4535" w:type="dxa"/>
            <w:tcBorders>
              <w:top w:val="double" w:sz="6" w:space="0" w:color="auto"/>
              <w:bottom w:val="nil"/>
              <w:right w:val="single" w:sz="2" w:space="0" w:color="auto"/>
            </w:tcBorders>
          </w:tcPr>
          <w:p ns2:paraId="160457C9" ns2:textId="77777777" w:rsidR="00995DB6" w:rsidRDefault="00995DB6" w:rsidP="00C90784">
            <w:pPr>
              <w:spacing w:before="15" w:after="15"/>
              <w:rPr>
                <w:sz w:val="18"/>
                <w:szCs w:val="18"/>
              </w:rPr>
            </w:pPr>
          </w:p>
        </w:tc>
        <w:tc>
          <w:tcPr>
            <w:tcW w:w="2266" w:type="dxa"/>
            <w:gridSpan w:val="2"/>
            <w:tcBorders>
              <w:top w:val="double" w:sz="6" w:space="0" w:color="auto"/>
              <w:left w:val="nil"/>
              <w:bottom w:val="single" w:sz="2" w:space="0" w:color="auto"/>
              <w:right w:val="single" w:sz="2" w:space="0" w:color="auto"/>
            </w:tcBorders>
          </w:tcPr>
          <w:p ns2:paraId="3FA86C4C" ns2:textId="7C9F8856" w:rsidR="00995DB6" w:rsidRDefault="005F4918" w:rsidP="00C90784">
            <w:pPr>
              <w:spacing w:before="15" w:after="15"/>
              <w:jc w:val="center"/>
              <w:rPr>
                <w:sz w:val="18"/>
                <w:szCs w:val="18"/>
              </w:rPr>
            </w:pPr>
            <w:r w:rsidRPr="005F4918">
              <w:rPr>
                <w:sz w:val="18"/>
                <w:szCs w:val="18"/>
              </w:rPr>
              <w:t>sac-TMT</w:t>
            </w:r>
            <w:r w:rsidR="00995DB6">
              <w:rPr>
                <w:sz w:val="18"/>
                <w:szCs w:val="18"/>
              </w:rPr>
              <w:t xml:space="preserve"> 5 mg/kg </w:t>
            </w:r>
            <w:r w:rsidR="009940A1">
              <w:rPr>
                <w:sz w:val="18"/>
                <w:szCs w:val="18"/>
              </w:rPr>
              <w:t xml:space="preserve">q2w </w:t>
            </w:r>
            <w:r w:rsidR="00995DB6">
              <w:rPr>
                <w:sz w:val="18"/>
                <w:szCs w:val="18"/>
              </w:rPr>
              <w:t xml:space="preserve">+ KL-A167 </w:t>
            </w:r>
          </w:p>
        </w:tc>
        <w:tc>
          <w:tcPr>
            <w:tcW w:w="2266" w:type="dxa"/>
            <w:gridSpan w:val="2"/>
            <w:tcBorders>
              <w:top w:val="double" w:sz="6" w:space="0" w:color="auto"/>
              <w:left w:val="nil"/>
              <w:bottom w:val="single" w:sz="2" w:space="0" w:color="auto"/>
            </w:tcBorders>
          </w:tcPr>
          <w:p ns2:paraId="3B4F74E1" ns2:textId="0F5DCFAA" w:rsidR="00995DB6" w:rsidRDefault="005F4918" w:rsidP="00C90784">
            <w:pPr>
              <w:spacing w:before="15" w:after="15"/>
              <w:jc w:val="center"/>
              <w:rPr>
                <w:sz w:val="18"/>
                <w:szCs w:val="18"/>
              </w:rPr>
            </w:pPr>
            <w:r w:rsidRPr="005F4918">
              <w:rPr>
                <w:sz w:val="18"/>
                <w:szCs w:val="18"/>
              </w:rPr>
              <w:t>sac-TMT</w:t>
            </w:r>
            <w:r w:rsidR="00995DB6">
              <w:rPr>
                <w:sz w:val="18"/>
                <w:szCs w:val="18"/>
              </w:rPr>
              <w:t xml:space="preserve"> 5 mg/kg </w:t>
            </w:r>
            <w:r w:rsidR="009940A1">
              <w:rPr>
                <w:sz w:val="18"/>
                <w:szCs w:val="18"/>
              </w:rPr>
              <w:t xml:space="preserve">q2w </w:t>
            </w:r>
          </w:p>
        </w:tc>
      </w:tr>
      <w:tr w:rsidR="00995DB6" ns2:paraId="7FB36C87" ns2:textId="77777777" w:rsidTr="00D85E9B">
        <w:tblPrEx>
          <w:tblBorders>
            <w:top w:val="single" w:sz="6" w:space="0" w:color="auto"/>
            <w:bottom w:val="single" w:sz="6" w:space="0" w:color="auto"/>
          </w:tblBorders>
        </w:tblPrEx>
        <w:trPr>
          <w:tblHeader/>
          <w:jc w:val="center"/>
        </w:trPr>
        <w:tc>
          <w:tcPr>
            <w:tcW w:w="4535" w:type="dxa"/>
            <w:tcBorders>
              <w:top w:val="nil"/>
              <w:bottom w:val="single" w:sz="2" w:space="0" w:color="auto"/>
              <w:right w:val="single" w:sz="2" w:space="0" w:color="auto"/>
            </w:tcBorders>
          </w:tcPr>
          <w:p ns2:paraId="28EA93D7" ns2:textId="77777777" w:rsidR="00995DB6" w:rsidRDefault="00995DB6" w:rsidP="00C90784">
            <w:pPr>
              <w:spacing w:before="15" w:after="15"/>
              <w:rPr>
                <w:sz w:val="18"/>
                <w:szCs w:val="18"/>
              </w:rPr>
            </w:pPr>
          </w:p>
        </w:tc>
        <w:tc>
          <w:tcPr>
            <w:tcW w:w="1133" w:type="dxa"/>
            <w:tcBorders>
              <w:top w:val="nil"/>
              <w:left w:val="nil"/>
              <w:bottom w:val="single" w:sz="2" w:space="0" w:color="auto"/>
              <w:right w:val="nil"/>
            </w:tcBorders>
          </w:tcPr>
          <w:p ns2:paraId="4A36567A" ns2:textId="77777777" w:rsidR="00995DB6" w:rsidRDefault="00995DB6" w:rsidP="00C90784">
            <w:pPr>
              <w:spacing w:before="15" w:after="15"/>
              <w:jc w:val="center"/>
              <w:rPr>
                <w:sz w:val="18"/>
                <w:szCs w:val="18"/>
              </w:rPr>
            </w:pPr>
            <w:r>
              <w:rPr>
                <w:sz w:val="18"/>
                <w:szCs w:val="18"/>
              </w:rPr>
              <w:t xml:space="preserve">n </w:t>
            </w:r>
          </w:p>
        </w:tc>
        <w:tc>
          <w:tcPr>
            <w:tcW w:w="1133" w:type="dxa"/>
            <w:tcBorders>
              <w:top w:val="nil"/>
              <w:left w:val="nil"/>
              <w:bottom w:val="single" w:sz="2" w:space="0" w:color="auto"/>
              <w:right w:val="single" w:sz="2" w:space="0" w:color="auto"/>
            </w:tcBorders>
          </w:tcPr>
          <w:p ns2:paraId="21A06914" ns2:textId="77777777" w:rsidR="00995DB6" w:rsidRDefault="00995DB6" w:rsidP="00C90784">
            <w:pPr>
              <w:spacing w:before="15" w:after="15"/>
              <w:jc w:val="center"/>
              <w:rPr>
                <w:sz w:val="18"/>
                <w:szCs w:val="18"/>
              </w:rPr>
            </w:pPr>
            <w:r>
              <w:rPr>
                <w:sz w:val="18"/>
                <w:szCs w:val="18"/>
              </w:rPr>
              <w:t xml:space="preserve">(%) </w:t>
            </w:r>
          </w:p>
        </w:tc>
        <w:tc>
          <w:tcPr>
            <w:tcW w:w="1133" w:type="dxa"/>
            <w:tcBorders>
              <w:top w:val="nil"/>
              <w:left w:val="nil"/>
              <w:bottom w:val="single" w:sz="2" w:space="0" w:color="auto"/>
              <w:right w:val="nil"/>
            </w:tcBorders>
          </w:tcPr>
          <w:p ns2:paraId="21EBE72E" ns2:textId="77777777" w:rsidR="00995DB6" w:rsidRDefault="00995DB6" w:rsidP="00C90784">
            <w:pPr>
              <w:spacing w:before="15" w:after="15"/>
              <w:jc w:val="center"/>
              <w:rPr>
                <w:sz w:val="18"/>
                <w:szCs w:val="18"/>
              </w:rPr>
            </w:pPr>
            <w:r>
              <w:rPr>
                <w:sz w:val="18"/>
                <w:szCs w:val="18"/>
              </w:rPr>
              <w:t xml:space="preserve">n </w:t>
            </w:r>
          </w:p>
        </w:tc>
        <w:tc>
          <w:tcPr>
            <w:tcW w:w="1133" w:type="dxa"/>
            <w:tcBorders>
              <w:top w:val="nil"/>
              <w:left w:val="nil"/>
              <w:bottom w:val="single" w:sz="2" w:space="0" w:color="auto"/>
            </w:tcBorders>
          </w:tcPr>
          <w:p ns2:paraId="72108B0D" ns2:textId="77777777" w:rsidR="00995DB6" w:rsidRDefault="00995DB6" w:rsidP="00C90784">
            <w:pPr>
              <w:spacing w:before="15" w:after="15"/>
              <w:jc w:val="center"/>
              <w:rPr>
                <w:sz w:val="18"/>
                <w:szCs w:val="18"/>
              </w:rPr>
            </w:pPr>
            <w:r>
              <w:rPr>
                <w:sz w:val="18"/>
                <w:szCs w:val="18"/>
              </w:rPr>
              <w:t xml:space="preserve">(%) </w:t>
            </w:r>
          </w:p>
        </w:tc>
      </w:tr>
      <w:tr w:rsidR="00995DB6" ns2:paraId="2E3BC78C" ns2:textId="77777777" w:rsidTr="00995DB6">
        <w:tblPrEx>
          <w:tblBorders>
            <w:top w:val="single" w:sz="6" w:space="0" w:color="auto"/>
            <w:bottom w:val="single" w:sz="6" w:space="0" w:color="auto"/>
          </w:tblBorders>
        </w:tblPrEx>
        <w:trPr>
          <w:jc w:val="center"/>
        </w:trPr>
        <w:tc>
          <w:tcPr>
            <w:tcW w:w="4535" w:type="dxa"/>
            <w:tcBorders>
              <w:top w:val="nil"/>
              <w:bottom w:val="nil"/>
              <w:right w:val="single" w:sz="2" w:space="0" w:color="auto"/>
            </w:tcBorders>
          </w:tcPr>
          <w:p ns2:paraId="21576C28" ns2:textId="77777777" w:rsidR="00995DB6" w:rsidRDefault="00995DB6" w:rsidP="00C90784">
            <w:pPr>
              <w:spacing w:before="15" w:after="15"/>
              <w:ind w:left="160" w:right="1" w:hanging="160"/>
              <w:rPr>
                <w:sz w:val="18"/>
                <w:szCs w:val="18"/>
              </w:rPr>
            </w:pPr>
            <w:r>
              <w:rPr>
                <w:sz w:val="18"/>
                <w:szCs w:val="18"/>
              </w:rPr>
              <w:t xml:space="preserve"> Participants in population </w:t>
            </w:r>
          </w:p>
        </w:tc>
        <w:tc>
          <w:tcPr>
            <w:tcW w:w="1133" w:type="dxa"/>
            <w:tcBorders>
              <w:top w:val="nil"/>
              <w:left w:val="nil"/>
              <w:bottom w:val="nil"/>
              <w:right w:val="nil"/>
            </w:tcBorders>
          </w:tcPr>
          <w:p ns2:paraId="31DD10C6" ns2:textId="77777777" w:rsidR="00995DB6" w:rsidRDefault="00995DB6" w:rsidP="00C90784">
            <w:pPr>
              <w:tabs>
                <w:tab w:val="decimal" w:pos="533"/>
                <w:tab w:val="left" w:pos="613"/>
              </w:tabs>
              <w:spacing w:before="15" w:after="15"/>
              <w:rPr>
                <w:sz w:val="18"/>
                <w:szCs w:val="18"/>
              </w:rPr>
            </w:pPr>
            <w:r>
              <w:rPr>
                <w:sz w:val="18"/>
                <w:szCs w:val="18"/>
              </w:rPr>
              <w:tab/>
              <w:t xml:space="preserve">91 </w:t>
            </w:r>
          </w:p>
        </w:tc>
        <w:tc>
          <w:tcPr>
            <w:tcW w:w="1133" w:type="dxa"/>
            <w:tcBorders>
              <w:top w:val="nil"/>
              <w:left w:val="nil"/>
              <w:bottom w:val="nil"/>
              <w:right w:val="single" w:sz="2" w:space="0" w:color="auto"/>
            </w:tcBorders>
          </w:tcPr>
          <w:p ns2:paraId="08D95865" ns2:textId="77777777" w:rsidR="00995DB6" w:rsidRDefault="00995DB6" w:rsidP="00C90784">
            <w:pPr>
              <w:tabs>
                <w:tab w:val="decimal" w:pos="364"/>
                <w:tab w:val="left" w:pos="444"/>
              </w:tabs>
              <w:spacing w:before="15" w:after="15"/>
              <w:rPr>
                <w:sz w:val="18"/>
                <w:szCs w:val="18"/>
              </w:rPr>
            </w:pPr>
            <w:r>
              <w:rPr>
                <w:sz w:val="18"/>
                <w:szCs w:val="18"/>
              </w:rPr>
              <w:tab/>
            </w:r>
          </w:p>
        </w:tc>
        <w:tc>
          <w:tcPr>
            <w:tcW w:w="1133" w:type="dxa"/>
            <w:tcBorders>
              <w:top w:val="nil"/>
              <w:left w:val="nil"/>
              <w:bottom w:val="nil"/>
              <w:right w:val="nil"/>
            </w:tcBorders>
          </w:tcPr>
          <w:p ns2:paraId="1520D3B7" ns2:textId="77777777" w:rsidR="00995DB6" w:rsidRDefault="00995DB6" w:rsidP="00C90784">
            <w:pPr>
              <w:tabs>
                <w:tab w:val="decimal" w:pos="533"/>
                <w:tab w:val="left" w:pos="613"/>
              </w:tabs>
              <w:spacing w:before="15" w:after="15"/>
              <w:rPr>
                <w:sz w:val="18"/>
                <w:szCs w:val="18"/>
              </w:rPr>
            </w:pPr>
            <w:r>
              <w:rPr>
                <w:sz w:val="18"/>
                <w:szCs w:val="18"/>
              </w:rPr>
              <w:tab/>
              <w:t xml:space="preserve">80 </w:t>
            </w:r>
          </w:p>
        </w:tc>
        <w:tc>
          <w:tcPr>
            <w:tcW w:w="1133" w:type="dxa"/>
            <w:tcBorders>
              <w:top w:val="nil"/>
              <w:left w:val="nil"/>
              <w:bottom w:val="nil"/>
            </w:tcBorders>
          </w:tcPr>
          <w:p ns2:paraId="2766CFBA" ns2:textId="77777777" w:rsidR="00995DB6" w:rsidRDefault="00995DB6" w:rsidP="00C90784">
            <w:pPr>
              <w:tabs>
                <w:tab w:val="decimal" w:pos="364"/>
                <w:tab w:val="left" w:pos="444"/>
              </w:tabs>
              <w:spacing w:before="15" w:after="15"/>
              <w:rPr>
                <w:sz w:val="18"/>
                <w:szCs w:val="18"/>
              </w:rPr>
            </w:pPr>
            <w:r>
              <w:rPr>
                <w:sz w:val="18"/>
                <w:szCs w:val="18"/>
              </w:rPr>
              <w:tab/>
            </w:r>
          </w:p>
        </w:tc>
      </w:tr>
      <w:tr w:rsidR="00995DB6" ns2:paraId="52710260" ns2:textId="77777777" w:rsidTr="00995DB6">
        <w:tblPrEx>
          <w:tblBorders>
            <w:top w:val="single" w:sz="6" w:space="0" w:color="auto"/>
            <w:bottom w:val="single" w:sz="6" w:space="0" w:color="auto"/>
          </w:tblBorders>
        </w:tblPrEx>
        <w:trPr>
          <w:jc w:val="center"/>
        </w:trPr>
        <w:tc>
          <w:tcPr>
            <w:tcW w:w="4535" w:type="dxa"/>
            <w:tcBorders>
              <w:top w:val="nil"/>
              <w:bottom w:val="nil"/>
              <w:right w:val="single" w:sz="2" w:space="0" w:color="auto"/>
            </w:tcBorders>
          </w:tcPr>
          <w:p ns2:paraId="46630972" ns2:textId="77777777" w:rsidR="00995DB6" w:rsidRDefault="00995DB6" w:rsidP="00C90784">
            <w:pPr>
              <w:spacing w:before="15" w:after="15"/>
              <w:ind w:left="160" w:right="1" w:hanging="160"/>
              <w:rPr>
                <w:sz w:val="18"/>
                <w:szCs w:val="18"/>
              </w:rPr>
            </w:pPr>
            <w:r>
              <w:rPr>
                <w:sz w:val="18"/>
                <w:szCs w:val="18"/>
              </w:rPr>
              <w:t xml:space="preserve">   with one or more adverse events </w:t>
            </w:r>
          </w:p>
        </w:tc>
        <w:tc>
          <w:tcPr>
            <w:tcW w:w="1133" w:type="dxa"/>
            <w:tcBorders>
              <w:top w:val="nil"/>
              <w:left w:val="nil"/>
              <w:bottom w:val="nil"/>
              <w:right w:val="nil"/>
            </w:tcBorders>
          </w:tcPr>
          <w:p ns2:paraId="606E2E1B" ns2:textId="77777777" w:rsidR="00995DB6" w:rsidRDefault="00995DB6" w:rsidP="00C90784">
            <w:pPr>
              <w:tabs>
                <w:tab w:val="decimal" w:pos="533"/>
                <w:tab w:val="left" w:pos="613"/>
              </w:tabs>
              <w:spacing w:before="15" w:after="15"/>
              <w:rPr>
                <w:sz w:val="18"/>
                <w:szCs w:val="18"/>
              </w:rPr>
            </w:pPr>
            <w:r>
              <w:rPr>
                <w:sz w:val="18"/>
                <w:szCs w:val="18"/>
              </w:rPr>
              <w:tab/>
              <w:t xml:space="preserve">88 </w:t>
            </w:r>
          </w:p>
        </w:tc>
        <w:tc>
          <w:tcPr>
            <w:tcW w:w="1133" w:type="dxa"/>
            <w:tcBorders>
              <w:top w:val="nil"/>
              <w:left w:val="nil"/>
              <w:bottom w:val="nil"/>
              <w:right w:val="single" w:sz="2" w:space="0" w:color="auto"/>
            </w:tcBorders>
          </w:tcPr>
          <w:p ns2:paraId="7DEBBDE3" ns2:textId="77777777" w:rsidR="00995DB6" w:rsidRDefault="00995DB6" w:rsidP="00C90784">
            <w:pPr>
              <w:tabs>
                <w:tab w:val="decimal" w:pos="364"/>
                <w:tab w:val="left" w:pos="444"/>
              </w:tabs>
              <w:spacing w:before="15" w:after="15"/>
              <w:rPr>
                <w:sz w:val="18"/>
                <w:szCs w:val="18"/>
              </w:rPr>
            </w:pPr>
            <w:r>
              <w:rPr>
                <w:sz w:val="18"/>
                <w:szCs w:val="18"/>
              </w:rPr>
              <w:tab/>
              <w:t xml:space="preserve">(96.7) </w:t>
            </w:r>
          </w:p>
        </w:tc>
        <w:tc>
          <w:tcPr>
            <w:tcW w:w="1133" w:type="dxa"/>
            <w:tcBorders>
              <w:top w:val="nil"/>
              <w:left w:val="nil"/>
              <w:bottom w:val="nil"/>
              <w:right w:val="nil"/>
            </w:tcBorders>
          </w:tcPr>
          <w:p ns2:paraId="57E0A5E0" ns2:textId="77777777" w:rsidR="00995DB6" w:rsidRDefault="00995DB6" w:rsidP="00C90784">
            <w:pPr>
              <w:tabs>
                <w:tab w:val="decimal" w:pos="533"/>
                <w:tab w:val="left" w:pos="613"/>
              </w:tabs>
              <w:spacing w:before="15" w:after="15"/>
              <w:rPr>
                <w:sz w:val="18"/>
                <w:szCs w:val="18"/>
              </w:rPr>
            </w:pPr>
            <w:r>
              <w:rPr>
                <w:sz w:val="18"/>
                <w:szCs w:val="18"/>
              </w:rPr>
              <w:tab/>
              <w:t xml:space="preserve">79 </w:t>
            </w:r>
          </w:p>
        </w:tc>
        <w:tc>
          <w:tcPr>
            <w:tcW w:w="1133" w:type="dxa"/>
            <w:tcBorders>
              <w:top w:val="nil"/>
              <w:left w:val="nil"/>
              <w:bottom w:val="nil"/>
            </w:tcBorders>
          </w:tcPr>
          <w:p ns2:paraId="60485851" ns2:textId="77777777" w:rsidR="00995DB6" w:rsidRDefault="00995DB6" w:rsidP="00C90784">
            <w:pPr>
              <w:tabs>
                <w:tab w:val="decimal" w:pos="364"/>
                <w:tab w:val="left" w:pos="444"/>
              </w:tabs>
              <w:spacing w:before="15" w:after="15"/>
              <w:rPr>
                <w:sz w:val="18"/>
                <w:szCs w:val="18"/>
              </w:rPr>
            </w:pPr>
            <w:r>
              <w:rPr>
                <w:sz w:val="18"/>
                <w:szCs w:val="18"/>
              </w:rPr>
              <w:tab/>
              <w:t xml:space="preserve">(98.8) </w:t>
            </w:r>
          </w:p>
        </w:tc>
      </w:tr>
      <w:tr w:rsidR="00995DB6" ns2:paraId="2EF98427" ns2:textId="77777777" w:rsidTr="00995DB6">
        <w:tblPrEx>
          <w:tblBorders>
            <w:top w:val="single" w:sz="6" w:space="0" w:color="auto"/>
            <w:bottom w:val="single" w:sz="6" w:space="0" w:color="auto"/>
          </w:tblBorders>
        </w:tblPrEx>
        <w:trPr>
          <w:jc w:val="center"/>
        </w:trPr>
        <w:tc>
          <w:tcPr>
            <w:tcW w:w="4535" w:type="dxa"/>
            <w:tcBorders>
              <w:top w:val="nil"/>
              <w:bottom w:val="nil"/>
              <w:right w:val="single" w:sz="2" w:space="0" w:color="auto"/>
            </w:tcBorders>
          </w:tcPr>
          <w:p ns2:paraId="4E9B7D87" ns2:textId="77777777" w:rsidR="00995DB6" w:rsidRDefault="00995DB6" w:rsidP="00C90784">
            <w:pPr>
              <w:spacing w:before="15" w:after="15"/>
              <w:ind w:left="160" w:right="1" w:hanging="160"/>
              <w:rPr>
                <w:sz w:val="18"/>
                <w:szCs w:val="18"/>
              </w:rPr>
            </w:pPr>
            <w:r>
              <w:rPr>
                <w:sz w:val="18"/>
                <w:szCs w:val="18"/>
              </w:rPr>
              <w:t xml:space="preserve">   with drug-related</w:t>
            </w:r>
            <w:r>
              <w:rPr>
                <w:sz w:val="18"/>
                <w:szCs w:val="18"/>
                <w:vertAlign w:val="superscript"/>
              </w:rPr>
              <w:t>a</w:t>
            </w:r>
            <w:r>
              <w:rPr>
                <w:sz w:val="18"/>
                <w:szCs w:val="18"/>
              </w:rPr>
              <w:t xml:space="preserve"> adverse events </w:t>
            </w:r>
          </w:p>
        </w:tc>
        <w:tc>
          <w:tcPr>
            <w:tcW w:w="1133" w:type="dxa"/>
            <w:tcBorders>
              <w:top w:val="nil"/>
              <w:left w:val="nil"/>
              <w:bottom w:val="nil"/>
              <w:right w:val="nil"/>
            </w:tcBorders>
          </w:tcPr>
          <w:p ns2:paraId="3E2B7ACF" ns2:textId="77777777" w:rsidR="00995DB6" w:rsidRDefault="00995DB6" w:rsidP="00C90784">
            <w:pPr>
              <w:tabs>
                <w:tab w:val="decimal" w:pos="533"/>
                <w:tab w:val="left" w:pos="613"/>
              </w:tabs>
              <w:spacing w:before="15" w:after="15"/>
              <w:rPr>
                <w:sz w:val="18"/>
                <w:szCs w:val="18"/>
              </w:rPr>
            </w:pPr>
            <w:r>
              <w:rPr>
                <w:sz w:val="18"/>
                <w:szCs w:val="18"/>
              </w:rPr>
              <w:tab/>
              <w:t xml:space="preserve">88 </w:t>
            </w:r>
          </w:p>
        </w:tc>
        <w:tc>
          <w:tcPr>
            <w:tcW w:w="1133" w:type="dxa"/>
            <w:tcBorders>
              <w:top w:val="nil"/>
              <w:left w:val="nil"/>
              <w:bottom w:val="nil"/>
              <w:right w:val="single" w:sz="2" w:space="0" w:color="auto"/>
            </w:tcBorders>
          </w:tcPr>
          <w:p ns2:paraId="25133E14" ns2:textId="77777777" w:rsidR="00995DB6" w:rsidRDefault="00995DB6" w:rsidP="00C90784">
            <w:pPr>
              <w:tabs>
                <w:tab w:val="decimal" w:pos="364"/>
                <w:tab w:val="left" w:pos="444"/>
              </w:tabs>
              <w:spacing w:before="15" w:after="15"/>
              <w:rPr>
                <w:sz w:val="18"/>
                <w:szCs w:val="18"/>
              </w:rPr>
            </w:pPr>
            <w:r>
              <w:rPr>
                <w:sz w:val="18"/>
                <w:szCs w:val="18"/>
              </w:rPr>
              <w:tab/>
              <w:t xml:space="preserve">(96.7) </w:t>
            </w:r>
          </w:p>
        </w:tc>
        <w:tc>
          <w:tcPr>
            <w:tcW w:w="1133" w:type="dxa"/>
            <w:tcBorders>
              <w:top w:val="nil"/>
              <w:left w:val="nil"/>
              <w:bottom w:val="nil"/>
              <w:right w:val="nil"/>
            </w:tcBorders>
          </w:tcPr>
          <w:p ns2:paraId="6E4147CD" ns2:textId="77777777" w:rsidR="00995DB6" w:rsidRDefault="00995DB6" w:rsidP="00C90784">
            <w:pPr>
              <w:tabs>
                <w:tab w:val="decimal" w:pos="533"/>
                <w:tab w:val="left" w:pos="613"/>
              </w:tabs>
              <w:spacing w:before="15" w:after="15"/>
              <w:rPr>
                <w:sz w:val="18"/>
                <w:szCs w:val="18"/>
              </w:rPr>
            </w:pPr>
            <w:r>
              <w:rPr>
                <w:sz w:val="18"/>
                <w:szCs w:val="18"/>
              </w:rPr>
              <w:tab/>
              <w:t xml:space="preserve">79 </w:t>
            </w:r>
          </w:p>
        </w:tc>
        <w:tc>
          <w:tcPr>
            <w:tcW w:w="1133" w:type="dxa"/>
            <w:tcBorders>
              <w:top w:val="nil"/>
              <w:left w:val="nil"/>
              <w:bottom w:val="nil"/>
            </w:tcBorders>
          </w:tcPr>
          <w:p ns2:paraId="596C68B3" ns2:textId="77777777" w:rsidR="00995DB6" w:rsidRDefault="00995DB6" w:rsidP="00C90784">
            <w:pPr>
              <w:tabs>
                <w:tab w:val="decimal" w:pos="364"/>
                <w:tab w:val="left" w:pos="444"/>
              </w:tabs>
              <w:spacing w:before="15" w:after="15"/>
              <w:rPr>
                <w:sz w:val="18"/>
                <w:szCs w:val="18"/>
              </w:rPr>
            </w:pPr>
            <w:r>
              <w:rPr>
                <w:sz w:val="18"/>
                <w:szCs w:val="18"/>
              </w:rPr>
              <w:tab/>
              <w:t xml:space="preserve">(98.8) </w:t>
            </w:r>
          </w:p>
        </w:tc>
      </w:tr>
      <w:tr w:rsidR="00995DB6" ns2:paraId="2502FFD3" ns2:textId="77777777" w:rsidTr="00995DB6">
        <w:tblPrEx>
          <w:tblBorders>
            <w:top w:val="single" w:sz="6" w:space="0" w:color="auto"/>
            <w:bottom w:val="single" w:sz="6" w:space="0" w:color="auto"/>
          </w:tblBorders>
        </w:tblPrEx>
        <w:trPr>
          <w:jc w:val="center"/>
        </w:trPr>
        <w:tc>
          <w:tcPr>
            <w:tcW w:w="4535" w:type="dxa"/>
            <w:tcBorders>
              <w:top w:val="nil"/>
              <w:bottom w:val="nil"/>
              <w:right w:val="single" w:sz="2" w:space="0" w:color="auto"/>
            </w:tcBorders>
          </w:tcPr>
          <w:p ns2:paraId="354F9FF0" ns2:textId="77777777" w:rsidR="00995DB6" w:rsidRDefault="00995DB6" w:rsidP="00C90784">
            <w:pPr>
              <w:spacing w:before="15" w:after="15"/>
              <w:ind w:left="160" w:right="1" w:hanging="160"/>
              <w:rPr>
                <w:sz w:val="18"/>
                <w:szCs w:val="18"/>
              </w:rPr>
            </w:pPr>
            <w:r>
              <w:rPr>
                <w:sz w:val="18"/>
                <w:szCs w:val="18"/>
              </w:rPr>
              <w:t xml:space="preserve">   with toxicity grade 3-5 adverse events </w:t>
            </w:r>
          </w:p>
        </w:tc>
        <w:tc>
          <w:tcPr>
            <w:tcW w:w="1133" w:type="dxa"/>
            <w:tcBorders>
              <w:top w:val="nil"/>
              <w:left w:val="nil"/>
              <w:bottom w:val="nil"/>
              <w:right w:val="nil"/>
            </w:tcBorders>
          </w:tcPr>
          <w:p ns2:paraId="4AB796E0" ns2:textId="77777777" w:rsidR="00995DB6" w:rsidRDefault="00995DB6" w:rsidP="00C90784">
            <w:pPr>
              <w:tabs>
                <w:tab w:val="decimal" w:pos="533"/>
                <w:tab w:val="left" w:pos="613"/>
              </w:tabs>
              <w:spacing w:before="15" w:after="15"/>
              <w:rPr>
                <w:sz w:val="18"/>
                <w:szCs w:val="18"/>
              </w:rPr>
            </w:pPr>
            <w:r>
              <w:rPr>
                <w:sz w:val="18"/>
                <w:szCs w:val="18"/>
              </w:rPr>
              <w:tab/>
              <w:t xml:space="preserve">50 </w:t>
            </w:r>
          </w:p>
        </w:tc>
        <w:tc>
          <w:tcPr>
            <w:tcW w:w="1133" w:type="dxa"/>
            <w:tcBorders>
              <w:top w:val="nil"/>
              <w:left w:val="nil"/>
              <w:bottom w:val="nil"/>
              <w:right w:val="single" w:sz="2" w:space="0" w:color="auto"/>
            </w:tcBorders>
          </w:tcPr>
          <w:p ns2:paraId="0023DD4E" ns2:textId="77777777" w:rsidR="00995DB6" w:rsidRDefault="00995DB6" w:rsidP="00C90784">
            <w:pPr>
              <w:tabs>
                <w:tab w:val="decimal" w:pos="364"/>
                <w:tab w:val="left" w:pos="444"/>
              </w:tabs>
              <w:spacing w:before="15" w:after="15"/>
              <w:rPr>
                <w:sz w:val="18"/>
                <w:szCs w:val="18"/>
              </w:rPr>
            </w:pPr>
            <w:r>
              <w:rPr>
                <w:sz w:val="18"/>
                <w:szCs w:val="18"/>
              </w:rPr>
              <w:tab/>
              <w:t xml:space="preserve">(54.9) </w:t>
            </w:r>
          </w:p>
        </w:tc>
        <w:tc>
          <w:tcPr>
            <w:tcW w:w="1133" w:type="dxa"/>
            <w:tcBorders>
              <w:top w:val="nil"/>
              <w:left w:val="nil"/>
              <w:bottom w:val="nil"/>
              <w:right w:val="nil"/>
            </w:tcBorders>
          </w:tcPr>
          <w:p ns2:paraId="7AEDA936" ns2:textId="77777777" w:rsidR="00995DB6" w:rsidRDefault="00995DB6" w:rsidP="00C90784">
            <w:pPr>
              <w:tabs>
                <w:tab w:val="decimal" w:pos="533"/>
                <w:tab w:val="left" w:pos="613"/>
              </w:tabs>
              <w:spacing w:before="15" w:after="15"/>
              <w:rPr>
                <w:sz w:val="18"/>
                <w:szCs w:val="18"/>
              </w:rPr>
            </w:pPr>
            <w:r>
              <w:rPr>
                <w:sz w:val="18"/>
                <w:szCs w:val="18"/>
              </w:rPr>
              <w:tab/>
              <w:t xml:space="preserve">46 </w:t>
            </w:r>
          </w:p>
        </w:tc>
        <w:tc>
          <w:tcPr>
            <w:tcW w:w="1133" w:type="dxa"/>
            <w:tcBorders>
              <w:top w:val="nil"/>
              <w:left w:val="nil"/>
              <w:bottom w:val="nil"/>
            </w:tcBorders>
          </w:tcPr>
          <w:p ns2:paraId="0A817F72" ns2:textId="77777777" w:rsidR="00995DB6" w:rsidRDefault="00995DB6" w:rsidP="00C90784">
            <w:pPr>
              <w:tabs>
                <w:tab w:val="decimal" w:pos="364"/>
                <w:tab w:val="left" w:pos="444"/>
              </w:tabs>
              <w:spacing w:before="15" w:after="15"/>
              <w:rPr>
                <w:sz w:val="18"/>
                <w:szCs w:val="18"/>
              </w:rPr>
            </w:pPr>
            <w:r>
              <w:rPr>
                <w:sz w:val="18"/>
                <w:szCs w:val="18"/>
              </w:rPr>
              <w:tab/>
              <w:t xml:space="preserve">(57.5) </w:t>
            </w:r>
          </w:p>
        </w:tc>
      </w:tr>
      <w:tr w:rsidR="00995DB6" ns2:paraId="4D154ACD" ns2:textId="77777777" w:rsidTr="00995DB6">
        <w:tblPrEx>
          <w:tblBorders>
            <w:top w:val="single" w:sz="6" w:space="0" w:color="auto"/>
            <w:bottom w:val="single" w:sz="6" w:space="0" w:color="auto"/>
          </w:tblBorders>
        </w:tblPrEx>
        <w:trPr>
          <w:jc w:val="center"/>
        </w:trPr>
        <w:tc>
          <w:tcPr>
            <w:tcW w:w="4535" w:type="dxa"/>
            <w:tcBorders>
              <w:top w:val="nil"/>
              <w:bottom w:val="nil"/>
              <w:right w:val="single" w:sz="2" w:space="0" w:color="auto"/>
            </w:tcBorders>
          </w:tcPr>
          <w:p ns2:paraId="7F1CF919" ns2:textId="77777777" w:rsidR="00995DB6" w:rsidRDefault="00995DB6" w:rsidP="00C90784">
            <w:pPr>
              <w:spacing w:before="15" w:after="15"/>
              <w:ind w:left="160" w:right="1" w:hanging="160"/>
              <w:rPr>
                <w:sz w:val="18"/>
                <w:szCs w:val="18"/>
              </w:rPr>
            </w:pPr>
            <w:r>
              <w:rPr>
                <w:sz w:val="18"/>
                <w:szCs w:val="18"/>
              </w:rPr>
              <w:t xml:space="preserve">   with toxicity grade 3-5 drug-related adverse events </w:t>
            </w:r>
          </w:p>
        </w:tc>
        <w:tc>
          <w:tcPr>
            <w:tcW w:w="1133" w:type="dxa"/>
            <w:tcBorders>
              <w:top w:val="nil"/>
              <w:left w:val="nil"/>
              <w:bottom w:val="nil"/>
              <w:right w:val="nil"/>
            </w:tcBorders>
          </w:tcPr>
          <w:p ns2:paraId="158D1DCF" ns2:textId="77777777" w:rsidR="00995DB6" w:rsidRDefault="00995DB6" w:rsidP="00C90784">
            <w:pPr>
              <w:tabs>
                <w:tab w:val="decimal" w:pos="533"/>
                <w:tab w:val="left" w:pos="613"/>
              </w:tabs>
              <w:spacing w:before="15" w:after="15"/>
              <w:rPr>
                <w:sz w:val="18"/>
                <w:szCs w:val="18"/>
              </w:rPr>
            </w:pPr>
            <w:r>
              <w:rPr>
                <w:sz w:val="18"/>
                <w:szCs w:val="18"/>
              </w:rPr>
              <w:tab/>
              <w:t xml:space="preserve">47 </w:t>
            </w:r>
          </w:p>
        </w:tc>
        <w:tc>
          <w:tcPr>
            <w:tcW w:w="1133" w:type="dxa"/>
            <w:tcBorders>
              <w:top w:val="nil"/>
              <w:left w:val="nil"/>
              <w:bottom w:val="nil"/>
              <w:right w:val="single" w:sz="2" w:space="0" w:color="auto"/>
            </w:tcBorders>
          </w:tcPr>
          <w:p ns2:paraId="61BD4D10" ns2:textId="77777777" w:rsidR="00995DB6" w:rsidRDefault="00995DB6" w:rsidP="00C90784">
            <w:pPr>
              <w:tabs>
                <w:tab w:val="decimal" w:pos="364"/>
                <w:tab w:val="left" w:pos="444"/>
              </w:tabs>
              <w:spacing w:before="15" w:after="15"/>
              <w:rPr>
                <w:sz w:val="18"/>
                <w:szCs w:val="18"/>
              </w:rPr>
            </w:pPr>
            <w:r>
              <w:rPr>
                <w:sz w:val="18"/>
                <w:szCs w:val="18"/>
              </w:rPr>
              <w:tab/>
              <w:t xml:space="preserve">(51.6) </w:t>
            </w:r>
          </w:p>
        </w:tc>
        <w:tc>
          <w:tcPr>
            <w:tcW w:w="1133" w:type="dxa"/>
            <w:tcBorders>
              <w:top w:val="nil"/>
              <w:left w:val="nil"/>
              <w:bottom w:val="nil"/>
              <w:right w:val="nil"/>
            </w:tcBorders>
          </w:tcPr>
          <w:p ns2:paraId="364247DD" ns2:textId="77777777" w:rsidR="00995DB6" w:rsidRDefault="00995DB6" w:rsidP="00C90784">
            <w:pPr>
              <w:tabs>
                <w:tab w:val="decimal" w:pos="533"/>
                <w:tab w:val="left" w:pos="613"/>
              </w:tabs>
              <w:spacing w:before="15" w:after="15"/>
              <w:rPr>
                <w:sz w:val="18"/>
                <w:szCs w:val="18"/>
              </w:rPr>
            </w:pPr>
            <w:r>
              <w:rPr>
                <w:sz w:val="18"/>
                <w:szCs w:val="18"/>
              </w:rPr>
              <w:tab/>
              <w:t xml:space="preserve">44 </w:t>
            </w:r>
          </w:p>
        </w:tc>
        <w:tc>
          <w:tcPr>
            <w:tcW w:w="1133" w:type="dxa"/>
            <w:tcBorders>
              <w:top w:val="nil"/>
              <w:left w:val="nil"/>
              <w:bottom w:val="nil"/>
            </w:tcBorders>
          </w:tcPr>
          <w:p ns2:paraId="27CBB617" ns2:textId="77777777" w:rsidR="00995DB6" w:rsidRDefault="00995DB6" w:rsidP="00C90784">
            <w:pPr>
              <w:tabs>
                <w:tab w:val="decimal" w:pos="364"/>
                <w:tab w:val="left" w:pos="444"/>
              </w:tabs>
              <w:spacing w:before="15" w:after="15"/>
              <w:rPr>
                <w:sz w:val="18"/>
                <w:szCs w:val="18"/>
              </w:rPr>
            </w:pPr>
            <w:r>
              <w:rPr>
                <w:sz w:val="18"/>
                <w:szCs w:val="18"/>
              </w:rPr>
              <w:tab/>
              <w:t xml:space="preserve">(55.0) </w:t>
            </w:r>
          </w:p>
        </w:tc>
      </w:tr>
      <w:tr w:rsidR="00995DB6" ns2:paraId="2A36866A" ns2:textId="77777777" w:rsidTr="00995DB6">
        <w:tblPrEx>
          <w:tblBorders>
            <w:top w:val="single" w:sz="6" w:space="0" w:color="auto"/>
            <w:bottom w:val="single" w:sz="6" w:space="0" w:color="auto"/>
          </w:tblBorders>
        </w:tblPrEx>
        <w:trPr>
          <w:jc w:val="center"/>
        </w:trPr>
        <w:tc>
          <w:tcPr>
            <w:tcW w:w="4535" w:type="dxa"/>
            <w:tcBorders>
              <w:top w:val="nil"/>
              <w:bottom w:val="nil"/>
              <w:right w:val="single" w:sz="2" w:space="0" w:color="auto"/>
            </w:tcBorders>
          </w:tcPr>
          <w:p ns2:paraId="44E36806" ns2:textId="77777777" w:rsidR="00995DB6" w:rsidRDefault="00995DB6" w:rsidP="00C90784">
            <w:pPr>
              <w:spacing w:before="15" w:after="15"/>
              <w:ind w:left="160" w:right="1" w:hanging="160"/>
              <w:rPr>
                <w:sz w:val="18"/>
                <w:szCs w:val="18"/>
              </w:rPr>
            </w:pPr>
            <w:r>
              <w:rPr>
                <w:sz w:val="18"/>
                <w:szCs w:val="18"/>
              </w:rPr>
              <w:t xml:space="preserve">   with non-serious adverse events </w:t>
            </w:r>
          </w:p>
        </w:tc>
        <w:tc>
          <w:tcPr>
            <w:tcW w:w="1133" w:type="dxa"/>
            <w:tcBorders>
              <w:top w:val="nil"/>
              <w:left w:val="nil"/>
              <w:bottom w:val="nil"/>
              <w:right w:val="nil"/>
            </w:tcBorders>
          </w:tcPr>
          <w:p ns2:paraId="631A87F1" ns2:textId="77777777" w:rsidR="00995DB6" w:rsidRDefault="00995DB6" w:rsidP="00C90784">
            <w:pPr>
              <w:tabs>
                <w:tab w:val="decimal" w:pos="533"/>
                <w:tab w:val="left" w:pos="613"/>
              </w:tabs>
              <w:spacing w:before="15" w:after="15"/>
              <w:rPr>
                <w:sz w:val="18"/>
                <w:szCs w:val="18"/>
              </w:rPr>
            </w:pPr>
            <w:r>
              <w:rPr>
                <w:sz w:val="18"/>
                <w:szCs w:val="18"/>
              </w:rPr>
              <w:tab/>
              <w:t xml:space="preserve">88 </w:t>
            </w:r>
          </w:p>
        </w:tc>
        <w:tc>
          <w:tcPr>
            <w:tcW w:w="1133" w:type="dxa"/>
            <w:tcBorders>
              <w:top w:val="nil"/>
              <w:left w:val="nil"/>
              <w:bottom w:val="nil"/>
              <w:right w:val="single" w:sz="2" w:space="0" w:color="auto"/>
            </w:tcBorders>
          </w:tcPr>
          <w:p ns2:paraId="0BDE199F" ns2:textId="77777777" w:rsidR="00995DB6" w:rsidRDefault="00995DB6" w:rsidP="00C90784">
            <w:pPr>
              <w:tabs>
                <w:tab w:val="decimal" w:pos="364"/>
                <w:tab w:val="left" w:pos="444"/>
              </w:tabs>
              <w:spacing w:before="15" w:after="15"/>
              <w:rPr>
                <w:sz w:val="18"/>
                <w:szCs w:val="18"/>
              </w:rPr>
            </w:pPr>
            <w:r>
              <w:rPr>
                <w:sz w:val="18"/>
                <w:szCs w:val="18"/>
              </w:rPr>
              <w:tab/>
              <w:t xml:space="preserve">(96.7) </w:t>
            </w:r>
          </w:p>
        </w:tc>
        <w:tc>
          <w:tcPr>
            <w:tcW w:w="1133" w:type="dxa"/>
            <w:tcBorders>
              <w:top w:val="nil"/>
              <w:left w:val="nil"/>
              <w:bottom w:val="nil"/>
              <w:right w:val="nil"/>
            </w:tcBorders>
          </w:tcPr>
          <w:p ns2:paraId="62899FE8" ns2:textId="77777777" w:rsidR="00995DB6" w:rsidRDefault="00995DB6" w:rsidP="00C90784">
            <w:pPr>
              <w:tabs>
                <w:tab w:val="decimal" w:pos="533"/>
                <w:tab w:val="left" w:pos="613"/>
              </w:tabs>
              <w:spacing w:before="15" w:after="15"/>
              <w:rPr>
                <w:sz w:val="18"/>
                <w:szCs w:val="18"/>
              </w:rPr>
            </w:pPr>
            <w:r>
              <w:rPr>
                <w:sz w:val="18"/>
                <w:szCs w:val="18"/>
              </w:rPr>
              <w:tab/>
              <w:t xml:space="preserve">79 </w:t>
            </w:r>
          </w:p>
        </w:tc>
        <w:tc>
          <w:tcPr>
            <w:tcW w:w="1133" w:type="dxa"/>
            <w:tcBorders>
              <w:top w:val="nil"/>
              <w:left w:val="nil"/>
              <w:bottom w:val="nil"/>
            </w:tcBorders>
          </w:tcPr>
          <w:p ns2:paraId="54C87B7E" ns2:textId="77777777" w:rsidR="00995DB6" w:rsidRDefault="00995DB6" w:rsidP="00C90784">
            <w:pPr>
              <w:tabs>
                <w:tab w:val="decimal" w:pos="364"/>
                <w:tab w:val="left" w:pos="444"/>
              </w:tabs>
              <w:spacing w:before="15" w:after="15"/>
              <w:rPr>
                <w:sz w:val="18"/>
                <w:szCs w:val="18"/>
              </w:rPr>
            </w:pPr>
            <w:r>
              <w:rPr>
                <w:sz w:val="18"/>
                <w:szCs w:val="18"/>
              </w:rPr>
              <w:tab/>
              <w:t xml:space="preserve">(98.8) </w:t>
            </w:r>
          </w:p>
        </w:tc>
      </w:tr>
      <w:tr w:rsidR="00995DB6" ns2:paraId="60667AF4" ns2:textId="77777777" w:rsidTr="00995DB6">
        <w:tblPrEx>
          <w:tblBorders>
            <w:top w:val="single" w:sz="6" w:space="0" w:color="auto"/>
            <w:bottom w:val="single" w:sz="6" w:space="0" w:color="auto"/>
          </w:tblBorders>
        </w:tblPrEx>
        <w:trPr>
          <w:jc w:val="center"/>
        </w:trPr>
        <w:tc>
          <w:tcPr>
            <w:tcW w:w="4535" w:type="dxa"/>
            <w:tcBorders>
              <w:top w:val="nil"/>
              <w:bottom w:val="nil"/>
              <w:right w:val="single" w:sz="2" w:space="0" w:color="auto"/>
            </w:tcBorders>
          </w:tcPr>
          <w:p ns2:paraId="08CF4ABB" ns2:textId="77777777" w:rsidR="00995DB6" w:rsidRDefault="00995DB6" w:rsidP="00C90784">
            <w:pPr>
              <w:spacing w:before="15" w:after="15"/>
              <w:ind w:left="160" w:right="1" w:hanging="160"/>
              <w:rPr>
                <w:sz w:val="18"/>
                <w:szCs w:val="18"/>
              </w:rPr>
            </w:pPr>
            <w:r>
              <w:rPr>
                <w:sz w:val="18"/>
                <w:szCs w:val="18"/>
              </w:rPr>
              <w:t xml:space="preserve">   with serious adverse events </w:t>
            </w:r>
          </w:p>
        </w:tc>
        <w:tc>
          <w:tcPr>
            <w:tcW w:w="1133" w:type="dxa"/>
            <w:tcBorders>
              <w:top w:val="nil"/>
              <w:left w:val="nil"/>
              <w:bottom w:val="nil"/>
              <w:right w:val="nil"/>
            </w:tcBorders>
          </w:tcPr>
          <w:p ns2:paraId="1372A095" ns2:textId="77777777" w:rsidR="00995DB6" w:rsidRDefault="00995DB6" w:rsidP="00C90784">
            <w:pPr>
              <w:tabs>
                <w:tab w:val="decimal" w:pos="533"/>
                <w:tab w:val="left" w:pos="613"/>
              </w:tabs>
              <w:spacing w:before="15" w:after="15"/>
              <w:rPr>
                <w:sz w:val="18"/>
                <w:szCs w:val="18"/>
              </w:rPr>
            </w:pPr>
            <w:r>
              <w:rPr>
                <w:sz w:val="18"/>
                <w:szCs w:val="18"/>
              </w:rPr>
              <w:tab/>
              <w:t xml:space="preserve">12 </w:t>
            </w:r>
          </w:p>
        </w:tc>
        <w:tc>
          <w:tcPr>
            <w:tcW w:w="1133" w:type="dxa"/>
            <w:tcBorders>
              <w:top w:val="nil"/>
              <w:left w:val="nil"/>
              <w:bottom w:val="nil"/>
              <w:right w:val="single" w:sz="2" w:space="0" w:color="auto"/>
            </w:tcBorders>
          </w:tcPr>
          <w:p ns2:paraId="2F8733E5" ns2:textId="77777777" w:rsidR="00995DB6" w:rsidRDefault="00995DB6" w:rsidP="00C90784">
            <w:pPr>
              <w:tabs>
                <w:tab w:val="decimal" w:pos="364"/>
                <w:tab w:val="left" w:pos="444"/>
              </w:tabs>
              <w:spacing w:before="15" w:after="15"/>
              <w:rPr>
                <w:sz w:val="18"/>
                <w:szCs w:val="18"/>
              </w:rPr>
            </w:pPr>
            <w:r>
              <w:rPr>
                <w:sz w:val="18"/>
                <w:szCs w:val="18"/>
              </w:rPr>
              <w:tab/>
              <w:t xml:space="preserve">(13.2) </w:t>
            </w:r>
          </w:p>
        </w:tc>
        <w:tc>
          <w:tcPr>
            <w:tcW w:w="1133" w:type="dxa"/>
            <w:tcBorders>
              <w:top w:val="nil"/>
              <w:left w:val="nil"/>
              <w:bottom w:val="nil"/>
              <w:right w:val="nil"/>
            </w:tcBorders>
          </w:tcPr>
          <w:p ns2:paraId="70DEA1C5" ns2:textId="77777777" w:rsidR="00995DB6" w:rsidRDefault="00995DB6" w:rsidP="00C90784">
            <w:pPr>
              <w:tabs>
                <w:tab w:val="decimal" w:pos="533"/>
                <w:tab w:val="left" w:pos="613"/>
              </w:tabs>
              <w:spacing w:before="15" w:after="15"/>
              <w:rPr>
                <w:sz w:val="18"/>
                <w:szCs w:val="18"/>
              </w:rPr>
            </w:pPr>
            <w:r>
              <w:rPr>
                <w:sz w:val="18"/>
                <w:szCs w:val="18"/>
              </w:rPr>
              <w:tab/>
              <w:t xml:space="preserve">14 </w:t>
            </w:r>
          </w:p>
        </w:tc>
        <w:tc>
          <w:tcPr>
            <w:tcW w:w="1133" w:type="dxa"/>
            <w:tcBorders>
              <w:top w:val="nil"/>
              <w:left w:val="nil"/>
              <w:bottom w:val="nil"/>
            </w:tcBorders>
          </w:tcPr>
          <w:p ns2:paraId="27F0EAA5" ns2:textId="77777777" w:rsidR="00995DB6" w:rsidRDefault="00995DB6" w:rsidP="00C90784">
            <w:pPr>
              <w:tabs>
                <w:tab w:val="decimal" w:pos="364"/>
                <w:tab w:val="left" w:pos="444"/>
              </w:tabs>
              <w:spacing w:before="15" w:after="15"/>
              <w:rPr>
                <w:sz w:val="18"/>
                <w:szCs w:val="18"/>
              </w:rPr>
            </w:pPr>
            <w:r>
              <w:rPr>
                <w:sz w:val="18"/>
                <w:szCs w:val="18"/>
              </w:rPr>
              <w:tab/>
              <w:t xml:space="preserve">(17.5) </w:t>
            </w:r>
          </w:p>
        </w:tc>
      </w:tr>
      <w:tr w:rsidR="00995DB6" ns2:paraId="016D717C" ns2:textId="77777777" w:rsidTr="00995DB6">
        <w:tblPrEx>
          <w:tblBorders>
            <w:top w:val="single" w:sz="6" w:space="0" w:color="auto"/>
            <w:bottom w:val="single" w:sz="6" w:space="0" w:color="auto"/>
          </w:tblBorders>
        </w:tblPrEx>
        <w:trPr>
          <w:jc w:val="center"/>
        </w:trPr>
        <w:tc>
          <w:tcPr>
            <w:tcW w:w="4535" w:type="dxa"/>
            <w:tcBorders>
              <w:top w:val="nil"/>
              <w:bottom w:val="nil"/>
              <w:right w:val="single" w:sz="2" w:space="0" w:color="auto"/>
            </w:tcBorders>
          </w:tcPr>
          <w:p ns2:paraId="5687D9A0" ns2:textId="77777777" w:rsidR="00995DB6" w:rsidRDefault="00995DB6" w:rsidP="00C90784">
            <w:pPr>
              <w:spacing w:before="15" w:after="15"/>
              <w:ind w:left="160" w:right="1" w:hanging="160"/>
              <w:rPr>
                <w:sz w:val="18"/>
                <w:szCs w:val="18"/>
              </w:rPr>
            </w:pPr>
            <w:r>
              <w:rPr>
                <w:sz w:val="18"/>
                <w:szCs w:val="18"/>
              </w:rPr>
              <w:t xml:space="preserve">   with serious drug-related adverse events </w:t>
            </w:r>
          </w:p>
        </w:tc>
        <w:tc>
          <w:tcPr>
            <w:tcW w:w="1133" w:type="dxa"/>
            <w:tcBorders>
              <w:top w:val="nil"/>
              <w:left w:val="nil"/>
              <w:bottom w:val="nil"/>
              <w:right w:val="nil"/>
            </w:tcBorders>
          </w:tcPr>
          <w:p ns2:paraId="34B4BA0C" ns2:textId="77777777" w:rsidR="00995DB6" w:rsidRDefault="00995DB6" w:rsidP="00C90784">
            <w:pPr>
              <w:tabs>
                <w:tab w:val="decimal" w:pos="533"/>
                <w:tab w:val="left" w:pos="613"/>
              </w:tabs>
              <w:spacing w:before="15" w:after="15"/>
              <w:rPr>
                <w:sz w:val="18"/>
                <w:szCs w:val="18"/>
              </w:rPr>
            </w:pPr>
            <w:r>
              <w:rPr>
                <w:sz w:val="18"/>
                <w:szCs w:val="18"/>
              </w:rPr>
              <w:tab/>
              <w:t xml:space="preserve">10 </w:t>
            </w:r>
          </w:p>
        </w:tc>
        <w:tc>
          <w:tcPr>
            <w:tcW w:w="1133" w:type="dxa"/>
            <w:tcBorders>
              <w:top w:val="nil"/>
              <w:left w:val="nil"/>
              <w:bottom w:val="nil"/>
              <w:right w:val="single" w:sz="2" w:space="0" w:color="auto"/>
            </w:tcBorders>
          </w:tcPr>
          <w:p ns2:paraId="14523FEB" ns2:textId="77777777" w:rsidR="00995DB6" w:rsidRDefault="00995DB6" w:rsidP="00C90784">
            <w:pPr>
              <w:tabs>
                <w:tab w:val="decimal" w:pos="364"/>
                <w:tab w:val="left" w:pos="444"/>
              </w:tabs>
              <w:spacing w:before="15" w:after="15"/>
              <w:rPr>
                <w:sz w:val="18"/>
                <w:szCs w:val="18"/>
              </w:rPr>
            </w:pPr>
            <w:r>
              <w:rPr>
                <w:sz w:val="18"/>
                <w:szCs w:val="18"/>
              </w:rPr>
              <w:tab/>
              <w:t xml:space="preserve">(11.0) </w:t>
            </w:r>
          </w:p>
        </w:tc>
        <w:tc>
          <w:tcPr>
            <w:tcW w:w="1133" w:type="dxa"/>
            <w:tcBorders>
              <w:top w:val="nil"/>
              <w:left w:val="nil"/>
              <w:bottom w:val="nil"/>
              <w:right w:val="nil"/>
            </w:tcBorders>
          </w:tcPr>
          <w:p ns2:paraId="326AE0E1" ns2:textId="77777777" w:rsidR="00995DB6" w:rsidRDefault="00995DB6" w:rsidP="00C90784">
            <w:pPr>
              <w:tabs>
                <w:tab w:val="decimal" w:pos="533"/>
                <w:tab w:val="left" w:pos="613"/>
              </w:tabs>
              <w:spacing w:before="15" w:after="15"/>
              <w:rPr>
                <w:sz w:val="18"/>
                <w:szCs w:val="18"/>
              </w:rPr>
            </w:pPr>
            <w:r>
              <w:rPr>
                <w:sz w:val="18"/>
                <w:szCs w:val="18"/>
              </w:rPr>
              <w:tab/>
              <w:t xml:space="preserve">11 </w:t>
            </w:r>
          </w:p>
        </w:tc>
        <w:tc>
          <w:tcPr>
            <w:tcW w:w="1133" w:type="dxa"/>
            <w:tcBorders>
              <w:top w:val="nil"/>
              <w:left w:val="nil"/>
              <w:bottom w:val="nil"/>
            </w:tcBorders>
          </w:tcPr>
          <w:p ns2:paraId="4941EEA8" ns2:textId="77777777" w:rsidR="00995DB6" w:rsidRDefault="00995DB6" w:rsidP="00C90784">
            <w:pPr>
              <w:tabs>
                <w:tab w:val="decimal" w:pos="364"/>
                <w:tab w:val="left" w:pos="444"/>
              </w:tabs>
              <w:spacing w:before="15" w:after="15"/>
              <w:rPr>
                <w:sz w:val="18"/>
                <w:szCs w:val="18"/>
              </w:rPr>
            </w:pPr>
            <w:r>
              <w:rPr>
                <w:sz w:val="18"/>
                <w:szCs w:val="18"/>
              </w:rPr>
              <w:tab/>
              <w:t xml:space="preserve">(13.8) </w:t>
            </w:r>
          </w:p>
        </w:tc>
      </w:tr>
      <w:tr w:rsidR="00995DB6" ns2:paraId="3D1E4192" ns2:textId="77777777" w:rsidTr="00995DB6">
        <w:tblPrEx>
          <w:tblBorders>
            <w:top w:val="single" w:sz="6" w:space="0" w:color="auto"/>
            <w:bottom w:val="single" w:sz="6" w:space="0" w:color="auto"/>
          </w:tblBorders>
        </w:tblPrEx>
        <w:trPr>
          <w:jc w:val="center"/>
        </w:trPr>
        <w:tc>
          <w:tcPr>
            <w:tcW w:w="4535" w:type="dxa"/>
            <w:tcBorders>
              <w:top w:val="nil"/>
              <w:bottom w:val="nil"/>
              <w:right w:val="single" w:sz="2" w:space="0" w:color="auto"/>
            </w:tcBorders>
          </w:tcPr>
          <w:p ns2:paraId="5EA75C57" ns2:textId="77777777" w:rsidR="00995DB6" w:rsidRDefault="00995DB6" w:rsidP="00C90784">
            <w:pPr>
              <w:spacing w:before="15" w:after="15"/>
              <w:ind w:left="160" w:right="1" w:hanging="160"/>
              <w:rPr>
                <w:sz w:val="18"/>
                <w:szCs w:val="18"/>
              </w:rPr>
            </w:pPr>
            <w:r>
              <w:rPr>
                <w:sz w:val="18"/>
                <w:szCs w:val="18"/>
              </w:rPr>
              <w:t xml:space="preserve">   with any dose modification</w:t>
            </w:r>
            <w:r>
              <w:rPr>
                <w:sz w:val="18"/>
                <w:szCs w:val="18"/>
                <w:vertAlign w:val="superscript"/>
              </w:rPr>
              <w:t>b</w:t>
            </w:r>
            <w:r>
              <w:rPr>
                <w:sz w:val="18"/>
                <w:szCs w:val="18"/>
              </w:rPr>
              <w:t xml:space="preserve"> due to an adverse event </w:t>
            </w:r>
          </w:p>
        </w:tc>
        <w:tc>
          <w:tcPr>
            <w:tcW w:w="1133" w:type="dxa"/>
            <w:tcBorders>
              <w:top w:val="nil"/>
              <w:left w:val="nil"/>
              <w:bottom w:val="nil"/>
              <w:right w:val="nil"/>
            </w:tcBorders>
          </w:tcPr>
          <w:p ns2:paraId="558E5B95" ns2:textId="77777777" w:rsidR="00995DB6" w:rsidRDefault="00995DB6" w:rsidP="00C90784">
            <w:pPr>
              <w:tabs>
                <w:tab w:val="decimal" w:pos="533"/>
                <w:tab w:val="left" w:pos="613"/>
              </w:tabs>
              <w:spacing w:before="15" w:after="15"/>
              <w:rPr>
                <w:sz w:val="18"/>
                <w:szCs w:val="18"/>
              </w:rPr>
            </w:pPr>
            <w:r>
              <w:rPr>
                <w:sz w:val="18"/>
                <w:szCs w:val="18"/>
              </w:rPr>
              <w:tab/>
              <w:t xml:space="preserve">62 </w:t>
            </w:r>
          </w:p>
        </w:tc>
        <w:tc>
          <w:tcPr>
            <w:tcW w:w="1133" w:type="dxa"/>
            <w:tcBorders>
              <w:top w:val="nil"/>
              <w:left w:val="nil"/>
              <w:bottom w:val="nil"/>
              <w:right w:val="single" w:sz="2" w:space="0" w:color="auto"/>
            </w:tcBorders>
          </w:tcPr>
          <w:p ns2:paraId="515C5099" ns2:textId="77777777" w:rsidR="00995DB6" w:rsidRDefault="00995DB6" w:rsidP="00C90784">
            <w:pPr>
              <w:tabs>
                <w:tab w:val="decimal" w:pos="364"/>
                <w:tab w:val="left" w:pos="444"/>
              </w:tabs>
              <w:spacing w:before="15" w:after="15"/>
              <w:rPr>
                <w:sz w:val="18"/>
                <w:szCs w:val="18"/>
              </w:rPr>
            </w:pPr>
            <w:r>
              <w:rPr>
                <w:sz w:val="18"/>
                <w:szCs w:val="18"/>
              </w:rPr>
              <w:tab/>
              <w:t xml:space="preserve">(68.1) </w:t>
            </w:r>
          </w:p>
        </w:tc>
        <w:tc>
          <w:tcPr>
            <w:tcW w:w="1133" w:type="dxa"/>
            <w:tcBorders>
              <w:top w:val="nil"/>
              <w:left w:val="nil"/>
              <w:bottom w:val="nil"/>
              <w:right w:val="nil"/>
            </w:tcBorders>
          </w:tcPr>
          <w:p ns2:paraId="5D8CE5E1" ns2:textId="77777777" w:rsidR="00995DB6" w:rsidRDefault="00995DB6" w:rsidP="00C90784">
            <w:pPr>
              <w:tabs>
                <w:tab w:val="decimal" w:pos="533"/>
                <w:tab w:val="left" w:pos="613"/>
              </w:tabs>
              <w:spacing w:before="15" w:after="15"/>
              <w:rPr>
                <w:sz w:val="18"/>
                <w:szCs w:val="18"/>
              </w:rPr>
            </w:pPr>
            <w:r>
              <w:rPr>
                <w:sz w:val="18"/>
                <w:szCs w:val="18"/>
              </w:rPr>
              <w:tab/>
              <w:t xml:space="preserve">49 </w:t>
            </w:r>
          </w:p>
        </w:tc>
        <w:tc>
          <w:tcPr>
            <w:tcW w:w="1133" w:type="dxa"/>
            <w:tcBorders>
              <w:top w:val="nil"/>
              <w:left w:val="nil"/>
              <w:bottom w:val="nil"/>
            </w:tcBorders>
          </w:tcPr>
          <w:p ns2:paraId="015BE2F3" ns2:textId="77777777" w:rsidR="00995DB6" w:rsidRDefault="00995DB6" w:rsidP="00C90784">
            <w:pPr>
              <w:tabs>
                <w:tab w:val="decimal" w:pos="364"/>
                <w:tab w:val="left" w:pos="444"/>
              </w:tabs>
              <w:spacing w:before="15" w:after="15"/>
              <w:rPr>
                <w:sz w:val="18"/>
                <w:szCs w:val="18"/>
              </w:rPr>
            </w:pPr>
            <w:r>
              <w:rPr>
                <w:sz w:val="18"/>
                <w:szCs w:val="18"/>
              </w:rPr>
              <w:tab/>
              <w:t xml:space="preserve">(61.3) </w:t>
            </w:r>
          </w:p>
        </w:tc>
      </w:tr>
      <w:tr w:rsidR="00995DB6" ns2:paraId="661755EE" ns2:textId="77777777" w:rsidTr="00995DB6">
        <w:tblPrEx>
          <w:tblBorders>
            <w:top w:val="single" w:sz="6" w:space="0" w:color="auto"/>
            <w:bottom w:val="single" w:sz="6" w:space="0" w:color="auto"/>
          </w:tblBorders>
        </w:tblPrEx>
        <w:trPr>
          <w:jc w:val="center"/>
        </w:trPr>
        <w:tc>
          <w:tcPr>
            <w:tcW w:w="4535" w:type="dxa"/>
            <w:tcBorders>
              <w:top w:val="nil"/>
              <w:bottom w:val="nil"/>
              <w:right w:val="single" w:sz="2" w:space="0" w:color="auto"/>
            </w:tcBorders>
          </w:tcPr>
          <w:p ns2:paraId="4CC647D8" ns2:textId="778BA2A2" w:rsidR="00995DB6" w:rsidRDefault="00995DB6" w:rsidP="00C90784">
            <w:pPr>
              <w:spacing w:before="15" w:after="15"/>
              <w:ind w:left="160" w:right="1" w:hanging="160"/>
              <w:rPr>
                <w:sz w:val="18"/>
                <w:szCs w:val="18"/>
              </w:rPr>
            </w:pPr>
            <w:r>
              <w:rPr>
                <w:sz w:val="18"/>
                <w:szCs w:val="18"/>
              </w:rPr>
              <w:t xml:space="preserve">     </w:t>
            </w:r>
            <w:r w:rsidR="005F4918" w:rsidRPr="005F4918">
              <w:rPr>
                <w:sz w:val="18"/>
                <w:szCs w:val="18"/>
              </w:rPr>
              <w:t>sac-TMT</w:t>
            </w:r>
            <w:r>
              <w:rPr>
                <w:sz w:val="18"/>
                <w:szCs w:val="18"/>
              </w:rPr>
              <w:t xml:space="preserve"> dose modification </w:t>
            </w:r>
          </w:p>
        </w:tc>
        <w:tc>
          <w:tcPr>
            <w:tcW w:w="1133" w:type="dxa"/>
            <w:tcBorders>
              <w:top w:val="nil"/>
              <w:left w:val="nil"/>
              <w:bottom w:val="nil"/>
              <w:right w:val="nil"/>
            </w:tcBorders>
          </w:tcPr>
          <w:p ns2:paraId="6DBF0B8C" ns2:textId="77777777" w:rsidR="00995DB6" w:rsidRDefault="00995DB6" w:rsidP="00C90784">
            <w:pPr>
              <w:tabs>
                <w:tab w:val="decimal" w:pos="533"/>
                <w:tab w:val="left" w:pos="613"/>
              </w:tabs>
              <w:spacing w:before="15" w:after="15"/>
              <w:rPr>
                <w:sz w:val="18"/>
                <w:szCs w:val="18"/>
              </w:rPr>
            </w:pPr>
            <w:r>
              <w:rPr>
                <w:sz w:val="18"/>
                <w:szCs w:val="18"/>
              </w:rPr>
              <w:tab/>
              <w:t xml:space="preserve">62 </w:t>
            </w:r>
          </w:p>
        </w:tc>
        <w:tc>
          <w:tcPr>
            <w:tcW w:w="1133" w:type="dxa"/>
            <w:tcBorders>
              <w:top w:val="nil"/>
              <w:left w:val="nil"/>
              <w:bottom w:val="nil"/>
              <w:right w:val="single" w:sz="2" w:space="0" w:color="auto"/>
            </w:tcBorders>
          </w:tcPr>
          <w:p ns2:paraId="552AF125" ns2:textId="77777777" w:rsidR="00995DB6" w:rsidRDefault="00995DB6" w:rsidP="00C90784">
            <w:pPr>
              <w:tabs>
                <w:tab w:val="decimal" w:pos="364"/>
                <w:tab w:val="left" w:pos="444"/>
              </w:tabs>
              <w:spacing w:before="15" w:after="15"/>
              <w:rPr>
                <w:sz w:val="18"/>
                <w:szCs w:val="18"/>
              </w:rPr>
            </w:pPr>
            <w:r>
              <w:rPr>
                <w:sz w:val="18"/>
                <w:szCs w:val="18"/>
              </w:rPr>
              <w:tab/>
              <w:t xml:space="preserve">(68.1) </w:t>
            </w:r>
          </w:p>
        </w:tc>
        <w:tc>
          <w:tcPr>
            <w:tcW w:w="1133" w:type="dxa"/>
            <w:tcBorders>
              <w:top w:val="nil"/>
              <w:left w:val="nil"/>
              <w:bottom w:val="nil"/>
              <w:right w:val="nil"/>
            </w:tcBorders>
          </w:tcPr>
          <w:p ns2:paraId="6B71F8DF" ns2:textId="77777777" w:rsidR="00995DB6" w:rsidRDefault="00995DB6" w:rsidP="00C90784">
            <w:pPr>
              <w:tabs>
                <w:tab w:val="decimal" w:pos="533"/>
                <w:tab w:val="left" w:pos="613"/>
              </w:tabs>
              <w:spacing w:before="15" w:after="15"/>
              <w:rPr>
                <w:sz w:val="18"/>
                <w:szCs w:val="18"/>
              </w:rPr>
            </w:pPr>
            <w:r>
              <w:rPr>
                <w:sz w:val="18"/>
                <w:szCs w:val="18"/>
              </w:rPr>
              <w:tab/>
              <w:t xml:space="preserve">49 </w:t>
            </w:r>
          </w:p>
        </w:tc>
        <w:tc>
          <w:tcPr>
            <w:tcW w:w="1133" w:type="dxa"/>
            <w:tcBorders>
              <w:top w:val="nil"/>
              <w:left w:val="nil"/>
              <w:bottom w:val="nil"/>
            </w:tcBorders>
          </w:tcPr>
          <w:p ns2:paraId="0E657A73" ns2:textId="77777777" w:rsidR="00995DB6" w:rsidRDefault="00995DB6" w:rsidP="00C90784">
            <w:pPr>
              <w:tabs>
                <w:tab w:val="decimal" w:pos="364"/>
                <w:tab w:val="left" w:pos="444"/>
              </w:tabs>
              <w:spacing w:before="15" w:after="15"/>
              <w:rPr>
                <w:sz w:val="18"/>
                <w:szCs w:val="18"/>
              </w:rPr>
            </w:pPr>
            <w:r>
              <w:rPr>
                <w:sz w:val="18"/>
                <w:szCs w:val="18"/>
              </w:rPr>
              <w:tab/>
              <w:t xml:space="preserve">(61.3) </w:t>
            </w:r>
          </w:p>
        </w:tc>
      </w:tr>
      <w:tr w:rsidR="00995DB6" ns2:paraId="71B3DA85" ns2:textId="77777777" w:rsidTr="00995DB6">
        <w:tblPrEx>
          <w:tblBorders>
            <w:top w:val="single" w:sz="6" w:space="0" w:color="auto"/>
            <w:bottom w:val="single" w:sz="6" w:space="0" w:color="auto"/>
          </w:tblBorders>
        </w:tblPrEx>
        <w:trPr>
          <w:jc w:val="center"/>
        </w:trPr>
        <w:tc>
          <w:tcPr>
            <w:tcW w:w="4535" w:type="dxa"/>
            <w:tcBorders>
              <w:top w:val="nil"/>
              <w:bottom w:val="nil"/>
              <w:right w:val="single" w:sz="2" w:space="0" w:color="auto"/>
            </w:tcBorders>
          </w:tcPr>
          <w:p ns2:paraId="28488898" ns2:textId="77777777" w:rsidR="00995DB6" w:rsidRDefault="00995DB6" w:rsidP="00C90784">
            <w:pPr>
              <w:spacing w:before="15" w:after="15"/>
              <w:ind w:left="160" w:right="1" w:hanging="160"/>
              <w:rPr>
                <w:sz w:val="18"/>
                <w:szCs w:val="18"/>
              </w:rPr>
            </w:pPr>
            <w:r>
              <w:rPr>
                <w:sz w:val="18"/>
                <w:szCs w:val="18"/>
              </w:rPr>
              <w:t xml:space="preserve">     KL-A167 dose modification </w:t>
            </w:r>
          </w:p>
        </w:tc>
        <w:tc>
          <w:tcPr>
            <w:tcW w:w="1133" w:type="dxa"/>
            <w:tcBorders>
              <w:top w:val="nil"/>
              <w:left w:val="nil"/>
              <w:bottom w:val="nil"/>
              <w:right w:val="nil"/>
            </w:tcBorders>
          </w:tcPr>
          <w:p ns2:paraId="01ACEFBC" ns2:textId="77777777" w:rsidR="00995DB6" w:rsidRDefault="00995DB6" w:rsidP="00C90784">
            <w:pPr>
              <w:tabs>
                <w:tab w:val="decimal" w:pos="533"/>
                <w:tab w:val="left" w:pos="613"/>
              </w:tabs>
              <w:spacing w:before="15" w:after="15"/>
              <w:rPr>
                <w:sz w:val="18"/>
                <w:szCs w:val="18"/>
              </w:rPr>
            </w:pPr>
            <w:r>
              <w:rPr>
                <w:sz w:val="18"/>
                <w:szCs w:val="18"/>
              </w:rPr>
              <w:tab/>
              <w:t xml:space="preserve">61 </w:t>
            </w:r>
          </w:p>
        </w:tc>
        <w:tc>
          <w:tcPr>
            <w:tcW w:w="1133" w:type="dxa"/>
            <w:tcBorders>
              <w:top w:val="nil"/>
              <w:left w:val="nil"/>
              <w:bottom w:val="nil"/>
              <w:right w:val="single" w:sz="2" w:space="0" w:color="auto"/>
            </w:tcBorders>
          </w:tcPr>
          <w:p ns2:paraId="6275C1D5" ns2:textId="77777777" w:rsidR="00995DB6" w:rsidRDefault="00995DB6" w:rsidP="00C90784">
            <w:pPr>
              <w:tabs>
                <w:tab w:val="decimal" w:pos="364"/>
                <w:tab w:val="left" w:pos="444"/>
              </w:tabs>
              <w:spacing w:before="15" w:after="15"/>
              <w:rPr>
                <w:sz w:val="18"/>
                <w:szCs w:val="18"/>
              </w:rPr>
            </w:pPr>
            <w:r>
              <w:rPr>
                <w:sz w:val="18"/>
                <w:szCs w:val="18"/>
              </w:rPr>
              <w:tab/>
              <w:t xml:space="preserve">(67.0) </w:t>
            </w:r>
          </w:p>
        </w:tc>
        <w:tc>
          <w:tcPr>
            <w:tcW w:w="1133" w:type="dxa"/>
            <w:tcBorders>
              <w:top w:val="nil"/>
              <w:left w:val="nil"/>
              <w:bottom w:val="nil"/>
              <w:right w:val="nil"/>
            </w:tcBorders>
          </w:tcPr>
          <w:p ns2:paraId="5A99ED9C" ns2:textId="77777777" w:rsidR="00995DB6" w:rsidRDefault="00995DB6" w:rsidP="00C90784">
            <w:pPr>
              <w:tabs>
                <w:tab w:val="decimal" w:pos="533"/>
                <w:tab w:val="left" w:pos="613"/>
              </w:tabs>
              <w:spacing w:before="15" w:after="15"/>
              <w:rPr>
                <w:sz w:val="18"/>
                <w:szCs w:val="18"/>
              </w:rPr>
            </w:pPr>
            <w:r>
              <w:rPr>
                <w:sz w:val="18"/>
                <w:szCs w:val="18"/>
              </w:rPr>
              <w:tab/>
              <w:t xml:space="preserve">0 </w:t>
            </w:r>
          </w:p>
        </w:tc>
        <w:tc>
          <w:tcPr>
            <w:tcW w:w="1133" w:type="dxa"/>
            <w:tcBorders>
              <w:top w:val="nil"/>
              <w:left w:val="nil"/>
              <w:bottom w:val="nil"/>
            </w:tcBorders>
          </w:tcPr>
          <w:p ns2:paraId="5E3D535C" ns2:textId="77777777" w:rsidR="00995DB6" w:rsidRDefault="00995DB6" w:rsidP="00C90784">
            <w:pPr>
              <w:tabs>
                <w:tab w:val="decimal" w:pos="364"/>
                <w:tab w:val="left" w:pos="444"/>
              </w:tabs>
              <w:spacing w:before="15" w:after="15"/>
              <w:rPr>
                <w:sz w:val="18"/>
                <w:szCs w:val="18"/>
              </w:rPr>
            </w:pPr>
            <w:r>
              <w:rPr>
                <w:sz w:val="18"/>
                <w:szCs w:val="18"/>
              </w:rPr>
              <w:tab/>
              <w:t xml:space="preserve">(0.0) </w:t>
            </w:r>
          </w:p>
        </w:tc>
      </w:tr>
      <w:tr w:rsidR="00995DB6" ns2:paraId="2EBEF1AD" ns2:textId="77777777" w:rsidTr="00995DB6">
        <w:tblPrEx>
          <w:tblBorders>
            <w:top w:val="single" w:sz="6" w:space="0" w:color="auto"/>
            <w:bottom w:val="single" w:sz="6" w:space="0" w:color="auto"/>
          </w:tblBorders>
        </w:tblPrEx>
        <w:trPr>
          <w:jc w:val="center"/>
        </w:trPr>
        <w:tc>
          <w:tcPr>
            <w:tcW w:w="4535" w:type="dxa"/>
            <w:tcBorders>
              <w:top w:val="nil"/>
              <w:bottom w:val="nil"/>
              <w:right w:val="single" w:sz="2" w:space="0" w:color="auto"/>
            </w:tcBorders>
          </w:tcPr>
          <w:p ns2:paraId="1BD301F3" ns2:textId="77777777" w:rsidR="00995DB6" w:rsidRDefault="00995DB6" w:rsidP="00C90784">
            <w:pPr>
              <w:spacing w:before="15" w:after="15"/>
              <w:ind w:left="160" w:right="1" w:hanging="160"/>
              <w:rPr>
                <w:sz w:val="18"/>
                <w:szCs w:val="18"/>
              </w:rPr>
            </w:pPr>
            <w:r>
              <w:rPr>
                <w:sz w:val="18"/>
                <w:szCs w:val="18"/>
              </w:rPr>
              <w:t xml:space="preserve">   who died </w:t>
            </w:r>
          </w:p>
        </w:tc>
        <w:tc>
          <w:tcPr>
            <w:tcW w:w="1133" w:type="dxa"/>
            <w:tcBorders>
              <w:top w:val="nil"/>
              <w:left w:val="nil"/>
              <w:bottom w:val="nil"/>
              <w:right w:val="nil"/>
            </w:tcBorders>
          </w:tcPr>
          <w:p ns2:paraId="08FE94D5" ns2:textId="77777777" w:rsidR="00995DB6" w:rsidRDefault="00995DB6" w:rsidP="00C90784">
            <w:pPr>
              <w:tabs>
                <w:tab w:val="decimal" w:pos="533"/>
                <w:tab w:val="left" w:pos="613"/>
              </w:tabs>
              <w:spacing w:before="15" w:after="15"/>
              <w:rPr>
                <w:sz w:val="18"/>
                <w:szCs w:val="18"/>
              </w:rPr>
            </w:pPr>
            <w:r>
              <w:rPr>
                <w:sz w:val="18"/>
                <w:szCs w:val="18"/>
              </w:rPr>
              <w:tab/>
              <w:t xml:space="preserve">1 </w:t>
            </w:r>
          </w:p>
        </w:tc>
        <w:tc>
          <w:tcPr>
            <w:tcW w:w="1133" w:type="dxa"/>
            <w:tcBorders>
              <w:top w:val="nil"/>
              <w:left w:val="nil"/>
              <w:bottom w:val="nil"/>
              <w:right w:val="single" w:sz="2" w:space="0" w:color="auto"/>
            </w:tcBorders>
          </w:tcPr>
          <w:p ns2:paraId="29A062C8" ns2:textId="77777777" w:rsidR="00995DB6" w:rsidRDefault="00995DB6" w:rsidP="00C90784">
            <w:pPr>
              <w:tabs>
                <w:tab w:val="decimal" w:pos="364"/>
                <w:tab w:val="left" w:pos="444"/>
              </w:tabs>
              <w:spacing w:before="15" w:after="15"/>
              <w:rPr>
                <w:sz w:val="18"/>
                <w:szCs w:val="18"/>
              </w:rPr>
            </w:pPr>
            <w:r>
              <w:rPr>
                <w:sz w:val="18"/>
                <w:szCs w:val="18"/>
              </w:rPr>
              <w:tab/>
              <w:t xml:space="preserve">(1.1) </w:t>
            </w:r>
          </w:p>
        </w:tc>
        <w:tc>
          <w:tcPr>
            <w:tcW w:w="1133" w:type="dxa"/>
            <w:tcBorders>
              <w:top w:val="nil"/>
              <w:left w:val="nil"/>
              <w:bottom w:val="nil"/>
              <w:right w:val="nil"/>
            </w:tcBorders>
          </w:tcPr>
          <w:p ns2:paraId="08FA5D5D" ns2:textId="77777777" w:rsidR="00995DB6" w:rsidRDefault="00995DB6" w:rsidP="00C90784">
            <w:pPr>
              <w:tabs>
                <w:tab w:val="decimal" w:pos="533"/>
                <w:tab w:val="left" w:pos="613"/>
              </w:tabs>
              <w:spacing w:before="15" w:after="15"/>
              <w:rPr>
                <w:sz w:val="18"/>
                <w:szCs w:val="18"/>
              </w:rPr>
            </w:pPr>
            <w:r>
              <w:rPr>
                <w:sz w:val="18"/>
                <w:szCs w:val="18"/>
              </w:rPr>
              <w:tab/>
              <w:t xml:space="preserve">0 </w:t>
            </w:r>
          </w:p>
        </w:tc>
        <w:tc>
          <w:tcPr>
            <w:tcW w:w="1133" w:type="dxa"/>
            <w:tcBorders>
              <w:top w:val="nil"/>
              <w:left w:val="nil"/>
              <w:bottom w:val="nil"/>
            </w:tcBorders>
          </w:tcPr>
          <w:p ns2:paraId="07DC6FF0" ns2:textId="77777777" w:rsidR="00995DB6" w:rsidRDefault="00995DB6" w:rsidP="00C90784">
            <w:pPr>
              <w:tabs>
                <w:tab w:val="decimal" w:pos="364"/>
                <w:tab w:val="left" w:pos="444"/>
              </w:tabs>
              <w:spacing w:before="15" w:after="15"/>
              <w:rPr>
                <w:sz w:val="18"/>
                <w:szCs w:val="18"/>
              </w:rPr>
            </w:pPr>
            <w:r>
              <w:rPr>
                <w:sz w:val="18"/>
                <w:szCs w:val="18"/>
              </w:rPr>
              <w:tab/>
              <w:t xml:space="preserve">(0.0) </w:t>
            </w:r>
          </w:p>
        </w:tc>
      </w:tr>
      <w:tr w:rsidR="00995DB6" ns2:paraId="423A2569" ns2:textId="77777777" w:rsidTr="00995DB6">
        <w:tblPrEx>
          <w:tblBorders>
            <w:top w:val="single" w:sz="6" w:space="0" w:color="auto"/>
            <w:bottom w:val="single" w:sz="6" w:space="0" w:color="auto"/>
          </w:tblBorders>
        </w:tblPrEx>
        <w:trPr>
          <w:jc w:val="center"/>
        </w:trPr>
        <w:tc>
          <w:tcPr>
            <w:tcW w:w="4535" w:type="dxa"/>
            <w:tcBorders>
              <w:top w:val="nil"/>
              <w:bottom w:val="nil"/>
              <w:right w:val="single" w:sz="2" w:space="0" w:color="auto"/>
            </w:tcBorders>
          </w:tcPr>
          <w:p ns2:paraId="6E4A491F" ns2:textId="77777777" w:rsidR="00995DB6" w:rsidRDefault="00995DB6" w:rsidP="00C90784">
            <w:pPr>
              <w:spacing w:before="15" w:after="15"/>
              <w:ind w:left="160" w:right="1" w:hanging="160"/>
              <w:rPr>
                <w:sz w:val="18"/>
                <w:szCs w:val="18"/>
              </w:rPr>
            </w:pPr>
            <w:r>
              <w:rPr>
                <w:sz w:val="18"/>
                <w:szCs w:val="18"/>
              </w:rPr>
              <w:t xml:space="preserve">   who died due to a drug-related adverse event </w:t>
            </w:r>
          </w:p>
        </w:tc>
        <w:tc>
          <w:tcPr>
            <w:tcW w:w="1133" w:type="dxa"/>
            <w:tcBorders>
              <w:top w:val="nil"/>
              <w:left w:val="nil"/>
              <w:bottom w:val="nil"/>
              <w:right w:val="nil"/>
            </w:tcBorders>
          </w:tcPr>
          <w:p ns2:paraId="32E40AD8" ns2:textId="77777777" w:rsidR="00995DB6" w:rsidRDefault="00995DB6" w:rsidP="00C90784">
            <w:pPr>
              <w:tabs>
                <w:tab w:val="decimal" w:pos="533"/>
                <w:tab w:val="left" w:pos="613"/>
              </w:tabs>
              <w:spacing w:before="15" w:after="15"/>
              <w:rPr>
                <w:sz w:val="18"/>
                <w:szCs w:val="18"/>
              </w:rPr>
            </w:pPr>
            <w:r>
              <w:rPr>
                <w:sz w:val="18"/>
                <w:szCs w:val="18"/>
              </w:rPr>
              <w:tab/>
              <w:t xml:space="preserve">0 </w:t>
            </w:r>
          </w:p>
        </w:tc>
        <w:tc>
          <w:tcPr>
            <w:tcW w:w="1133" w:type="dxa"/>
            <w:tcBorders>
              <w:top w:val="nil"/>
              <w:left w:val="nil"/>
              <w:bottom w:val="nil"/>
              <w:right w:val="single" w:sz="2" w:space="0" w:color="auto"/>
            </w:tcBorders>
          </w:tcPr>
          <w:p ns2:paraId="7180DF8D" ns2:textId="77777777" w:rsidR="00995DB6" w:rsidRDefault="00995DB6" w:rsidP="00C90784">
            <w:pPr>
              <w:tabs>
                <w:tab w:val="decimal" w:pos="364"/>
                <w:tab w:val="left" w:pos="444"/>
              </w:tabs>
              <w:spacing w:before="15" w:after="15"/>
              <w:rPr>
                <w:sz w:val="18"/>
                <w:szCs w:val="18"/>
              </w:rPr>
            </w:pPr>
            <w:r>
              <w:rPr>
                <w:sz w:val="18"/>
                <w:szCs w:val="18"/>
              </w:rPr>
              <w:tab/>
              <w:t xml:space="preserve">(0.0) </w:t>
            </w:r>
          </w:p>
        </w:tc>
        <w:tc>
          <w:tcPr>
            <w:tcW w:w="1133" w:type="dxa"/>
            <w:tcBorders>
              <w:top w:val="nil"/>
              <w:left w:val="nil"/>
              <w:bottom w:val="nil"/>
              <w:right w:val="nil"/>
            </w:tcBorders>
          </w:tcPr>
          <w:p ns2:paraId="780D1151" ns2:textId="77777777" w:rsidR="00995DB6" w:rsidRDefault="00995DB6" w:rsidP="00C90784">
            <w:pPr>
              <w:tabs>
                <w:tab w:val="decimal" w:pos="533"/>
                <w:tab w:val="left" w:pos="613"/>
              </w:tabs>
              <w:spacing w:before="15" w:after="15"/>
              <w:rPr>
                <w:sz w:val="18"/>
                <w:szCs w:val="18"/>
              </w:rPr>
            </w:pPr>
            <w:r>
              <w:rPr>
                <w:sz w:val="18"/>
                <w:szCs w:val="18"/>
              </w:rPr>
              <w:tab/>
              <w:t xml:space="preserve">0 </w:t>
            </w:r>
          </w:p>
        </w:tc>
        <w:tc>
          <w:tcPr>
            <w:tcW w:w="1133" w:type="dxa"/>
            <w:tcBorders>
              <w:top w:val="nil"/>
              <w:left w:val="nil"/>
              <w:bottom w:val="nil"/>
            </w:tcBorders>
          </w:tcPr>
          <w:p ns2:paraId="285E3C40" ns2:textId="77777777" w:rsidR="00995DB6" w:rsidRDefault="00995DB6" w:rsidP="00C90784">
            <w:pPr>
              <w:tabs>
                <w:tab w:val="decimal" w:pos="364"/>
                <w:tab w:val="left" w:pos="444"/>
              </w:tabs>
              <w:spacing w:before="15" w:after="15"/>
              <w:rPr>
                <w:sz w:val="18"/>
                <w:szCs w:val="18"/>
              </w:rPr>
            </w:pPr>
            <w:r>
              <w:rPr>
                <w:sz w:val="18"/>
                <w:szCs w:val="18"/>
              </w:rPr>
              <w:tab/>
              <w:t xml:space="preserve">(0.0) </w:t>
            </w:r>
          </w:p>
        </w:tc>
      </w:tr>
      <w:tr w:rsidR="00995DB6" ns2:paraId="187E5E8F" ns2:textId="77777777" w:rsidTr="00995DB6">
        <w:tblPrEx>
          <w:tblBorders>
            <w:top w:val="single" w:sz="6" w:space="0" w:color="auto"/>
            <w:bottom w:val="single" w:sz="6" w:space="0" w:color="auto"/>
          </w:tblBorders>
        </w:tblPrEx>
        <w:trPr>
          <w:jc w:val="center"/>
        </w:trPr>
        <w:tc>
          <w:tcPr>
            <w:tcW w:w="4535" w:type="dxa"/>
            <w:tcBorders>
              <w:top w:val="nil"/>
              <w:bottom w:val="nil"/>
              <w:right w:val="single" w:sz="2" w:space="0" w:color="auto"/>
            </w:tcBorders>
          </w:tcPr>
          <w:p ns2:paraId="4BBA15E5" ns2:textId="77777777" w:rsidR="00995DB6" w:rsidRDefault="00995DB6" w:rsidP="00C90784">
            <w:pPr>
              <w:spacing w:before="15" w:after="15"/>
              <w:ind w:left="160" w:right="1" w:hanging="160"/>
              <w:rPr>
                <w:sz w:val="18"/>
                <w:szCs w:val="18"/>
              </w:rPr>
            </w:pPr>
            <w:r>
              <w:rPr>
                <w:sz w:val="18"/>
                <w:szCs w:val="18"/>
              </w:rPr>
              <w:t xml:space="preserve">   discontinued any drug due to an adverse event </w:t>
            </w:r>
          </w:p>
        </w:tc>
        <w:tc>
          <w:tcPr>
            <w:tcW w:w="1133" w:type="dxa"/>
            <w:tcBorders>
              <w:top w:val="nil"/>
              <w:left w:val="nil"/>
              <w:bottom w:val="nil"/>
              <w:right w:val="nil"/>
            </w:tcBorders>
          </w:tcPr>
          <w:p ns2:paraId="3CE6C97C" ns2:textId="77777777" w:rsidR="00995DB6" w:rsidRDefault="00995DB6" w:rsidP="00C90784">
            <w:pPr>
              <w:tabs>
                <w:tab w:val="decimal" w:pos="533"/>
                <w:tab w:val="left" w:pos="613"/>
              </w:tabs>
              <w:spacing w:before="15" w:after="15"/>
              <w:rPr>
                <w:sz w:val="18"/>
                <w:szCs w:val="18"/>
              </w:rPr>
            </w:pPr>
            <w:r>
              <w:rPr>
                <w:sz w:val="18"/>
                <w:szCs w:val="18"/>
              </w:rPr>
              <w:tab/>
              <w:t xml:space="preserve">2 </w:t>
            </w:r>
          </w:p>
        </w:tc>
        <w:tc>
          <w:tcPr>
            <w:tcW w:w="1133" w:type="dxa"/>
            <w:tcBorders>
              <w:top w:val="nil"/>
              <w:left w:val="nil"/>
              <w:bottom w:val="nil"/>
              <w:right w:val="single" w:sz="2" w:space="0" w:color="auto"/>
            </w:tcBorders>
          </w:tcPr>
          <w:p ns2:paraId="7CCC64F9" ns2:textId="77777777" w:rsidR="00995DB6" w:rsidRDefault="00995DB6" w:rsidP="00C90784">
            <w:pPr>
              <w:tabs>
                <w:tab w:val="decimal" w:pos="364"/>
                <w:tab w:val="left" w:pos="444"/>
              </w:tabs>
              <w:spacing w:before="15" w:after="15"/>
              <w:rPr>
                <w:sz w:val="18"/>
                <w:szCs w:val="18"/>
              </w:rPr>
            </w:pPr>
            <w:r>
              <w:rPr>
                <w:sz w:val="18"/>
                <w:szCs w:val="18"/>
              </w:rPr>
              <w:tab/>
              <w:t xml:space="preserve">(2.2) </w:t>
            </w:r>
          </w:p>
        </w:tc>
        <w:tc>
          <w:tcPr>
            <w:tcW w:w="1133" w:type="dxa"/>
            <w:tcBorders>
              <w:top w:val="nil"/>
              <w:left w:val="nil"/>
              <w:bottom w:val="nil"/>
              <w:right w:val="nil"/>
            </w:tcBorders>
          </w:tcPr>
          <w:p ns2:paraId="484A96DF" ns2:textId="77777777" w:rsidR="00995DB6" w:rsidRDefault="00995DB6" w:rsidP="00C90784">
            <w:pPr>
              <w:tabs>
                <w:tab w:val="decimal" w:pos="533"/>
                <w:tab w:val="left" w:pos="613"/>
              </w:tabs>
              <w:spacing w:before="15" w:after="15"/>
              <w:rPr>
                <w:sz w:val="18"/>
                <w:szCs w:val="18"/>
              </w:rPr>
            </w:pPr>
            <w:r>
              <w:rPr>
                <w:sz w:val="18"/>
                <w:szCs w:val="18"/>
              </w:rPr>
              <w:tab/>
              <w:t xml:space="preserve">3 </w:t>
            </w:r>
          </w:p>
        </w:tc>
        <w:tc>
          <w:tcPr>
            <w:tcW w:w="1133" w:type="dxa"/>
            <w:tcBorders>
              <w:top w:val="nil"/>
              <w:left w:val="nil"/>
              <w:bottom w:val="nil"/>
            </w:tcBorders>
          </w:tcPr>
          <w:p ns2:paraId="708AD0EF" ns2:textId="77777777" w:rsidR="00995DB6" w:rsidRDefault="00995DB6" w:rsidP="00C90784">
            <w:pPr>
              <w:tabs>
                <w:tab w:val="decimal" w:pos="364"/>
                <w:tab w:val="left" w:pos="444"/>
              </w:tabs>
              <w:spacing w:before="15" w:after="15"/>
              <w:rPr>
                <w:sz w:val="18"/>
                <w:szCs w:val="18"/>
              </w:rPr>
            </w:pPr>
            <w:r>
              <w:rPr>
                <w:sz w:val="18"/>
                <w:szCs w:val="18"/>
              </w:rPr>
              <w:tab/>
              <w:t xml:space="preserve">(3.8) </w:t>
            </w:r>
          </w:p>
        </w:tc>
      </w:tr>
      <w:tr w:rsidR="00995DB6" ns2:paraId="6EC2F2B8" ns2:textId="77777777" w:rsidTr="00995DB6">
        <w:tblPrEx>
          <w:tblBorders>
            <w:top w:val="single" w:sz="6" w:space="0" w:color="auto"/>
            <w:bottom w:val="single" w:sz="6" w:space="0" w:color="auto"/>
          </w:tblBorders>
        </w:tblPrEx>
        <w:trPr>
          <w:jc w:val="center"/>
        </w:trPr>
        <w:tc>
          <w:tcPr>
            <w:tcW w:w="4535" w:type="dxa"/>
            <w:tcBorders>
              <w:top w:val="nil"/>
              <w:bottom w:val="nil"/>
              <w:right w:val="single" w:sz="2" w:space="0" w:color="auto"/>
            </w:tcBorders>
          </w:tcPr>
          <w:p ns2:paraId="42FE3FA2" ns2:textId="42EB1810" w:rsidR="00995DB6" w:rsidRDefault="00995DB6" w:rsidP="00C90784">
            <w:pPr>
              <w:spacing w:before="15" w:after="15"/>
              <w:ind w:left="160" w:right="1" w:hanging="160"/>
              <w:rPr>
                <w:sz w:val="18"/>
                <w:szCs w:val="18"/>
              </w:rPr>
            </w:pPr>
            <w:r>
              <w:rPr>
                <w:sz w:val="18"/>
                <w:szCs w:val="18"/>
              </w:rPr>
              <w:t xml:space="preserve">     discontinued </w:t>
            </w:r>
            <w:r w:rsidR="005F4918" w:rsidRPr="005F4918">
              <w:rPr>
                <w:sz w:val="18"/>
                <w:szCs w:val="18"/>
              </w:rPr>
              <w:t>sac-TMT</w:t>
            </w:r>
            <w:r>
              <w:rPr>
                <w:sz w:val="18"/>
                <w:szCs w:val="18"/>
              </w:rPr>
              <w:t xml:space="preserve"> </w:t>
            </w:r>
          </w:p>
        </w:tc>
        <w:tc>
          <w:tcPr>
            <w:tcW w:w="1133" w:type="dxa"/>
            <w:tcBorders>
              <w:top w:val="nil"/>
              <w:left w:val="nil"/>
              <w:bottom w:val="nil"/>
              <w:right w:val="nil"/>
            </w:tcBorders>
          </w:tcPr>
          <w:p ns2:paraId="2EDBFFB9" ns2:textId="77777777" w:rsidR="00995DB6" w:rsidRDefault="00995DB6" w:rsidP="00C90784">
            <w:pPr>
              <w:tabs>
                <w:tab w:val="decimal" w:pos="533"/>
                <w:tab w:val="left" w:pos="613"/>
              </w:tabs>
              <w:spacing w:before="15" w:after="15"/>
              <w:rPr>
                <w:sz w:val="18"/>
                <w:szCs w:val="18"/>
              </w:rPr>
            </w:pPr>
            <w:r>
              <w:rPr>
                <w:sz w:val="18"/>
                <w:szCs w:val="18"/>
              </w:rPr>
              <w:tab/>
              <w:t xml:space="preserve">1 </w:t>
            </w:r>
          </w:p>
        </w:tc>
        <w:tc>
          <w:tcPr>
            <w:tcW w:w="1133" w:type="dxa"/>
            <w:tcBorders>
              <w:top w:val="nil"/>
              <w:left w:val="nil"/>
              <w:bottom w:val="nil"/>
              <w:right w:val="single" w:sz="2" w:space="0" w:color="auto"/>
            </w:tcBorders>
          </w:tcPr>
          <w:p ns2:paraId="48EE15D4" ns2:textId="77777777" w:rsidR="00995DB6" w:rsidRDefault="00995DB6" w:rsidP="00C90784">
            <w:pPr>
              <w:tabs>
                <w:tab w:val="decimal" w:pos="364"/>
                <w:tab w:val="left" w:pos="444"/>
              </w:tabs>
              <w:spacing w:before="15" w:after="15"/>
              <w:rPr>
                <w:sz w:val="18"/>
                <w:szCs w:val="18"/>
              </w:rPr>
            </w:pPr>
            <w:r>
              <w:rPr>
                <w:sz w:val="18"/>
                <w:szCs w:val="18"/>
              </w:rPr>
              <w:tab/>
              <w:t xml:space="preserve">(1.1) </w:t>
            </w:r>
          </w:p>
        </w:tc>
        <w:tc>
          <w:tcPr>
            <w:tcW w:w="1133" w:type="dxa"/>
            <w:tcBorders>
              <w:top w:val="nil"/>
              <w:left w:val="nil"/>
              <w:bottom w:val="nil"/>
              <w:right w:val="nil"/>
            </w:tcBorders>
          </w:tcPr>
          <w:p ns2:paraId="70C833A4" ns2:textId="77777777" w:rsidR="00995DB6" w:rsidRDefault="00995DB6" w:rsidP="00C90784">
            <w:pPr>
              <w:tabs>
                <w:tab w:val="decimal" w:pos="533"/>
                <w:tab w:val="left" w:pos="613"/>
              </w:tabs>
              <w:spacing w:before="15" w:after="15"/>
              <w:rPr>
                <w:sz w:val="18"/>
                <w:szCs w:val="18"/>
              </w:rPr>
            </w:pPr>
            <w:r>
              <w:rPr>
                <w:sz w:val="18"/>
                <w:szCs w:val="18"/>
              </w:rPr>
              <w:tab/>
              <w:t xml:space="preserve">3 </w:t>
            </w:r>
          </w:p>
        </w:tc>
        <w:tc>
          <w:tcPr>
            <w:tcW w:w="1133" w:type="dxa"/>
            <w:tcBorders>
              <w:top w:val="nil"/>
              <w:left w:val="nil"/>
              <w:bottom w:val="nil"/>
            </w:tcBorders>
          </w:tcPr>
          <w:p ns2:paraId="4B71FB4F" ns2:textId="77777777" w:rsidR="00995DB6" w:rsidRDefault="00995DB6" w:rsidP="00C90784">
            <w:pPr>
              <w:tabs>
                <w:tab w:val="decimal" w:pos="364"/>
                <w:tab w:val="left" w:pos="444"/>
              </w:tabs>
              <w:spacing w:before="15" w:after="15"/>
              <w:rPr>
                <w:sz w:val="18"/>
                <w:szCs w:val="18"/>
              </w:rPr>
            </w:pPr>
            <w:r>
              <w:rPr>
                <w:sz w:val="18"/>
                <w:szCs w:val="18"/>
              </w:rPr>
              <w:tab/>
              <w:t xml:space="preserve">(3.8) </w:t>
            </w:r>
          </w:p>
        </w:tc>
      </w:tr>
      <w:tr w:rsidR="00995DB6" ns2:paraId="6BBBA6C8" ns2:textId="77777777" w:rsidTr="00995DB6">
        <w:tblPrEx>
          <w:tblBorders>
            <w:top w:val="single" w:sz="6" w:space="0" w:color="auto"/>
            <w:bottom w:val="single" w:sz="6" w:space="0" w:color="auto"/>
          </w:tblBorders>
        </w:tblPrEx>
        <w:trPr>
          <w:jc w:val="center"/>
        </w:trPr>
        <w:tc>
          <w:tcPr>
            <w:tcW w:w="4535" w:type="dxa"/>
            <w:tcBorders>
              <w:top w:val="nil"/>
              <w:bottom w:val="nil"/>
              <w:right w:val="single" w:sz="2" w:space="0" w:color="auto"/>
            </w:tcBorders>
          </w:tcPr>
          <w:p ns2:paraId="47E661B2" ns2:textId="77777777" w:rsidR="00995DB6" w:rsidRDefault="00995DB6" w:rsidP="00C90784">
            <w:pPr>
              <w:spacing w:before="15" w:after="15"/>
              <w:ind w:left="160" w:right="1" w:hanging="160"/>
              <w:rPr>
                <w:sz w:val="18"/>
                <w:szCs w:val="18"/>
              </w:rPr>
            </w:pPr>
            <w:r>
              <w:rPr>
                <w:sz w:val="18"/>
                <w:szCs w:val="18"/>
              </w:rPr>
              <w:t xml:space="preserve">     discontinued KL-A167 </w:t>
            </w:r>
          </w:p>
        </w:tc>
        <w:tc>
          <w:tcPr>
            <w:tcW w:w="1133" w:type="dxa"/>
            <w:tcBorders>
              <w:top w:val="nil"/>
              <w:left w:val="nil"/>
              <w:bottom w:val="nil"/>
              <w:right w:val="nil"/>
            </w:tcBorders>
          </w:tcPr>
          <w:p ns2:paraId="6C3ED662" ns2:textId="77777777" w:rsidR="00995DB6" w:rsidRDefault="00995DB6" w:rsidP="00C90784">
            <w:pPr>
              <w:tabs>
                <w:tab w:val="decimal" w:pos="533"/>
                <w:tab w:val="left" w:pos="613"/>
              </w:tabs>
              <w:spacing w:before="15" w:after="15"/>
              <w:rPr>
                <w:sz w:val="18"/>
                <w:szCs w:val="18"/>
              </w:rPr>
            </w:pPr>
            <w:r>
              <w:rPr>
                <w:sz w:val="18"/>
                <w:szCs w:val="18"/>
              </w:rPr>
              <w:tab/>
              <w:t xml:space="preserve">2 </w:t>
            </w:r>
          </w:p>
        </w:tc>
        <w:tc>
          <w:tcPr>
            <w:tcW w:w="1133" w:type="dxa"/>
            <w:tcBorders>
              <w:top w:val="nil"/>
              <w:left w:val="nil"/>
              <w:bottom w:val="nil"/>
              <w:right w:val="single" w:sz="2" w:space="0" w:color="auto"/>
            </w:tcBorders>
          </w:tcPr>
          <w:p ns2:paraId="41B35CF2" ns2:textId="77777777" w:rsidR="00995DB6" w:rsidRDefault="00995DB6" w:rsidP="00C90784">
            <w:pPr>
              <w:tabs>
                <w:tab w:val="decimal" w:pos="364"/>
                <w:tab w:val="left" w:pos="444"/>
              </w:tabs>
              <w:spacing w:before="15" w:after="15"/>
              <w:rPr>
                <w:sz w:val="18"/>
                <w:szCs w:val="18"/>
              </w:rPr>
            </w:pPr>
            <w:r>
              <w:rPr>
                <w:sz w:val="18"/>
                <w:szCs w:val="18"/>
              </w:rPr>
              <w:tab/>
              <w:t xml:space="preserve">(2.2) </w:t>
            </w:r>
          </w:p>
        </w:tc>
        <w:tc>
          <w:tcPr>
            <w:tcW w:w="1133" w:type="dxa"/>
            <w:tcBorders>
              <w:top w:val="nil"/>
              <w:left w:val="nil"/>
              <w:bottom w:val="nil"/>
              <w:right w:val="nil"/>
            </w:tcBorders>
          </w:tcPr>
          <w:p ns2:paraId="190186C2" ns2:textId="77777777" w:rsidR="00995DB6" w:rsidRDefault="00995DB6" w:rsidP="00C90784">
            <w:pPr>
              <w:tabs>
                <w:tab w:val="decimal" w:pos="533"/>
                <w:tab w:val="left" w:pos="613"/>
              </w:tabs>
              <w:spacing w:before="15" w:after="15"/>
              <w:rPr>
                <w:sz w:val="18"/>
                <w:szCs w:val="18"/>
              </w:rPr>
            </w:pPr>
            <w:r>
              <w:rPr>
                <w:sz w:val="18"/>
                <w:szCs w:val="18"/>
              </w:rPr>
              <w:tab/>
              <w:t xml:space="preserve">0 </w:t>
            </w:r>
          </w:p>
        </w:tc>
        <w:tc>
          <w:tcPr>
            <w:tcW w:w="1133" w:type="dxa"/>
            <w:tcBorders>
              <w:top w:val="nil"/>
              <w:left w:val="nil"/>
              <w:bottom w:val="nil"/>
            </w:tcBorders>
          </w:tcPr>
          <w:p ns2:paraId="6A9B87F5" ns2:textId="77777777" w:rsidR="00995DB6" w:rsidRDefault="00995DB6" w:rsidP="00C90784">
            <w:pPr>
              <w:tabs>
                <w:tab w:val="decimal" w:pos="364"/>
                <w:tab w:val="left" w:pos="444"/>
              </w:tabs>
              <w:spacing w:before="15" w:after="15"/>
              <w:rPr>
                <w:sz w:val="18"/>
                <w:szCs w:val="18"/>
              </w:rPr>
            </w:pPr>
            <w:r>
              <w:rPr>
                <w:sz w:val="18"/>
                <w:szCs w:val="18"/>
              </w:rPr>
              <w:tab/>
              <w:t xml:space="preserve">(0.0) </w:t>
            </w:r>
          </w:p>
        </w:tc>
      </w:tr>
      <w:tr w:rsidR="00995DB6" ns2:paraId="68D536D5" ns2:textId="77777777" w:rsidTr="00995DB6">
        <w:tblPrEx>
          <w:tblBorders>
            <w:top w:val="single" w:sz="6" w:space="0" w:color="auto"/>
            <w:bottom w:val="single" w:sz="6" w:space="0" w:color="auto"/>
          </w:tblBorders>
        </w:tblPrEx>
        <w:trPr>
          <w:jc w:val="center"/>
        </w:trPr>
        <w:tc>
          <w:tcPr>
            <w:tcW w:w="4535" w:type="dxa"/>
            <w:tcBorders>
              <w:top w:val="nil"/>
              <w:bottom w:val="nil"/>
              <w:right w:val="single" w:sz="2" w:space="0" w:color="auto"/>
            </w:tcBorders>
          </w:tcPr>
          <w:p ns2:paraId="18FA2C43" ns2:textId="77777777" w:rsidR="00995DB6" w:rsidRDefault="00995DB6" w:rsidP="00C90784">
            <w:pPr>
              <w:spacing w:before="15" w:after="15"/>
              <w:ind w:left="250" w:right="1" w:hanging="250"/>
              <w:rPr>
                <w:sz w:val="18"/>
                <w:szCs w:val="18"/>
              </w:rPr>
            </w:pPr>
            <w:r>
              <w:rPr>
                <w:sz w:val="18"/>
                <w:szCs w:val="18"/>
              </w:rPr>
              <w:t xml:space="preserve">   discontinued any drug due to a drug-related adverse event </w:t>
            </w:r>
          </w:p>
        </w:tc>
        <w:tc>
          <w:tcPr>
            <w:tcW w:w="1133" w:type="dxa"/>
            <w:tcBorders>
              <w:top w:val="nil"/>
              <w:left w:val="nil"/>
              <w:bottom w:val="nil"/>
              <w:right w:val="nil"/>
            </w:tcBorders>
          </w:tcPr>
          <w:p ns2:paraId="5080C581" ns2:textId="77777777" w:rsidR="00995DB6" w:rsidRDefault="00995DB6" w:rsidP="00C90784">
            <w:pPr>
              <w:tabs>
                <w:tab w:val="decimal" w:pos="533"/>
                <w:tab w:val="left" w:pos="613"/>
              </w:tabs>
              <w:spacing w:before="15" w:after="15"/>
              <w:rPr>
                <w:sz w:val="18"/>
                <w:szCs w:val="18"/>
              </w:rPr>
            </w:pPr>
            <w:r>
              <w:rPr>
                <w:sz w:val="18"/>
                <w:szCs w:val="18"/>
              </w:rPr>
              <w:tab/>
              <w:t xml:space="preserve">2 </w:t>
            </w:r>
          </w:p>
        </w:tc>
        <w:tc>
          <w:tcPr>
            <w:tcW w:w="1133" w:type="dxa"/>
            <w:tcBorders>
              <w:top w:val="nil"/>
              <w:left w:val="nil"/>
              <w:bottom w:val="nil"/>
              <w:right w:val="single" w:sz="2" w:space="0" w:color="auto"/>
            </w:tcBorders>
          </w:tcPr>
          <w:p ns2:paraId="7725C46B" ns2:textId="77777777" w:rsidR="00995DB6" w:rsidRDefault="00995DB6" w:rsidP="00C90784">
            <w:pPr>
              <w:tabs>
                <w:tab w:val="decimal" w:pos="364"/>
                <w:tab w:val="left" w:pos="444"/>
              </w:tabs>
              <w:spacing w:before="15" w:after="15"/>
              <w:rPr>
                <w:sz w:val="18"/>
                <w:szCs w:val="18"/>
              </w:rPr>
            </w:pPr>
            <w:r>
              <w:rPr>
                <w:sz w:val="18"/>
                <w:szCs w:val="18"/>
              </w:rPr>
              <w:tab/>
              <w:t xml:space="preserve">(2.2) </w:t>
            </w:r>
          </w:p>
        </w:tc>
        <w:tc>
          <w:tcPr>
            <w:tcW w:w="1133" w:type="dxa"/>
            <w:tcBorders>
              <w:top w:val="nil"/>
              <w:left w:val="nil"/>
              <w:bottom w:val="nil"/>
              <w:right w:val="nil"/>
            </w:tcBorders>
          </w:tcPr>
          <w:p ns2:paraId="7EED45E9" ns2:textId="77777777" w:rsidR="00995DB6" w:rsidRDefault="00995DB6" w:rsidP="00C90784">
            <w:pPr>
              <w:tabs>
                <w:tab w:val="decimal" w:pos="533"/>
                <w:tab w:val="left" w:pos="613"/>
              </w:tabs>
              <w:spacing w:before="15" w:after="15"/>
              <w:rPr>
                <w:sz w:val="18"/>
                <w:szCs w:val="18"/>
              </w:rPr>
            </w:pPr>
            <w:r>
              <w:rPr>
                <w:sz w:val="18"/>
                <w:szCs w:val="18"/>
              </w:rPr>
              <w:tab/>
              <w:t xml:space="preserve">3 </w:t>
            </w:r>
          </w:p>
        </w:tc>
        <w:tc>
          <w:tcPr>
            <w:tcW w:w="1133" w:type="dxa"/>
            <w:tcBorders>
              <w:top w:val="nil"/>
              <w:left w:val="nil"/>
              <w:bottom w:val="nil"/>
            </w:tcBorders>
          </w:tcPr>
          <w:p ns2:paraId="6FA00463" ns2:textId="77777777" w:rsidR="00995DB6" w:rsidRDefault="00995DB6" w:rsidP="00C90784">
            <w:pPr>
              <w:tabs>
                <w:tab w:val="decimal" w:pos="364"/>
                <w:tab w:val="left" w:pos="444"/>
              </w:tabs>
              <w:spacing w:before="15" w:after="15"/>
              <w:rPr>
                <w:sz w:val="18"/>
                <w:szCs w:val="18"/>
              </w:rPr>
            </w:pPr>
            <w:r>
              <w:rPr>
                <w:sz w:val="18"/>
                <w:szCs w:val="18"/>
              </w:rPr>
              <w:tab/>
              <w:t xml:space="preserve">(3.8) </w:t>
            </w:r>
          </w:p>
        </w:tc>
      </w:tr>
      <w:tr w:rsidR="00995DB6" ns2:paraId="3EBDD180" ns2:textId="77777777" w:rsidTr="00995DB6">
        <w:tblPrEx>
          <w:tblBorders>
            <w:top w:val="single" w:sz="6" w:space="0" w:color="auto"/>
            <w:bottom w:val="single" w:sz="6" w:space="0" w:color="auto"/>
          </w:tblBorders>
        </w:tblPrEx>
        <w:trPr>
          <w:jc w:val="center"/>
        </w:trPr>
        <w:tc>
          <w:tcPr>
            <w:tcW w:w="4535" w:type="dxa"/>
            <w:tcBorders>
              <w:top w:val="nil"/>
              <w:bottom w:val="nil"/>
              <w:right w:val="single" w:sz="2" w:space="0" w:color="auto"/>
            </w:tcBorders>
          </w:tcPr>
          <w:p ns2:paraId="56A586BC" ns2:textId="5006F75A" w:rsidR="00995DB6" w:rsidRDefault="00995DB6" w:rsidP="00C90784">
            <w:pPr>
              <w:spacing w:before="15" w:after="15"/>
              <w:ind w:left="160" w:right="1" w:hanging="160"/>
              <w:rPr>
                <w:sz w:val="18"/>
                <w:szCs w:val="18"/>
              </w:rPr>
            </w:pPr>
            <w:r>
              <w:rPr>
                <w:sz w:val="18"/>
                <w:szCs w:val="18"/>
              </w:rPr>
              <w:t xml:space="preserve">     discontinued </w:t>
            </w:r>
            <w:r w:rsidR="005F4918" w:rsidRPr="005F4918">
              <w:rPr>
                <w:sz w:val="18"/>
                <w:szCs w:val="18"/>
              </w:rPr>
              <w:t>sac-TMT</w:t>
            </w:r>
            <w:r>
              <w:rPr>
                <w:sz w:val="18"/>
                <w:szCs w:val="18"/>
              </w:rPr>
              <w:t xml:space="preserve"> </w:t>
            </w:r>
          </w:p>
        </w:tc>
        <w:tc>
          <w:tcPr>
            <w:tcW w:w="1133" w:type="dxa"/>
            <w:tcBorders>
              <w:top w:val="nil"/>
              <w:left w:val="nil"/>
              <w:bottom w:val="nil"/>
              <w:right w:val="nil"/>
            </w:tcBorders>
          </w:tcPr>
          <w:p ns2:paraId="272EAFB8" ns2:textId="77777777" w:rsidR="00995DB6" w:rsidRDefault="00995DB6" w:rsidP="00C90784">
            <w:pPr>
              <w:tabs>
                <w:tab w:val="decimal" w:pos="533"/>
                <w:tab w:val="left" w:pos="613"/>
              </w:tabs>
              <w:spacing w:before="15" w:after="15"/>
              <w:rPr>
                <w:sz w:val="18"/>
                <w:szCs w:val="18"/>
              </w:rPr>
            </w:pPr>
            <w:r>
              <w:rPr>
                <w:sz w:val="18"/>
                <w:szCs w:val="18"/>
              </w:rPr>
              <w:tab/>
              <w:t xml:space="preserve">1 </w:t>
            </w:r>
          </w:p>
        </w:tc>
        <w:tc>
          <w:tcPr>
            <w:tcW w:w="1133" w:type="dxa"/>
            <w:tcBorders>
              <w:top w:val="nil"/>
              <w:left w:val="nil"/>
              <w:bottom w:val="nil"/>
              <w:right w:val="single" w:sz="2" w:space="0" w:color="auto"/>
            </w:tcBorders>
          </w:tcPr>
          <w:p ns2:paraId="4517DC04" ns2:textId="77777777" w:rsidR="00995DB6" w:rsidRDefault="00995DB6" w:rsidP="00C90784">
            <w:pPr>
              <w:tabs>
                <w:tab w:val="decimal" w:pos="364"/>
                <w:tab w:val="left" w:pos="444"/>
              </w:tabs>
              <w:spacing w:before="15" w:after="15"/>
              <w:rPr>
                <w:sz w:val="18"/>
                <w:szCs w:val="18"/>
              </w:rPr>
            </w:pPr>
            <w:r>
              <w:rPr>
                <w:sz w:val="18"/>
                <w:szCs w:val="18"/>
              </w:rPr>
              <w:tab/>
              <w:t xml:space="preserve">(1.1) </w:t>
            </w:r>
          </w:p>
        </w:tc>
        <w:tc>
          <w:tcPr>
            <w:tcW w:w="1133" w:type="dxa"/>
            <w:tcBorders>
              <w:top w:val="nil"/>
              <w:left w:val="nil"/>
              <w:bottom w:val="nil"/>
              <w:right w:val="nil"/>
            </w:tcBorders>
          </w:tcPr>
          <w:p ns2:paraId="3F606BCE" ns2:textId="77777777" w:rsidR="00995DB6" w:rsidRDefault="00995DB6" w:rsidP="00C90784">
            <w:pPr>
              <w:tabs>
                <w:tab w:val="decimal" w:pos="533"/>
                <w:tab w:val="left" w:pos="613"/>
              </w:tabs>
              <w:spacing w:before="15" w:after="15"/>
              <w:rPr>
                <w:sz w:val="18"/>
                <w:szCs w:val="18"/>
              </w:rPr>
            </w:pPr>
            <w:r>
              <w:rPr>
                <w:sz w:val="18"/>
                <w:szCs w:val="18"/>
              </w:rPr>
              <w:tab/>
              <w:t xml:space="preserve">3 </w:t>
            </w:r>
          </w:p>
        </w:tc>
        <w:tc>
          <w:tcPr>
            <w:tcW w:w="1133" w:type="dxa"/>
            <w:tcBorders>
              <w:top w:val="nil"/>
              <w:left w:val="nil"/>
              <w:bottom w:val="nil"/>
            </w:tcBorders>
          </w:tcPr>
          <w:p ns2:paraId="71149C51" ns2:textId="77777777" w:rsidR="00995DB6" w:rsidRDefault="00995DB6" w:rsidP="00C90784">
            <w:pPr>
              <w:tabs>
                <w:tab w:val="decimal" w:pos="364"/>
                <w:tab w:val="left" w:pos="444"/>
              </w:tabs>
              <w:spacing w:before="15" w:after="15"/>
              <w:rPr>
                <w:sz w:val="18"/>
                <w:szCs w:val="18"/>
              </w:rPr>
            </w:pPr>
            <w:r>
              <w:rPr>
                <w:sz w:val="18"/>
                <w:szCs w:val="18"/>
              </w:rPr>
              <w:tab/>
              <w:t xml:space="preserve">(3.8) </w:t>
            </w:r>
          </w:p>
        </w:tc>
      </w:tr>
      <w:tr w:rsidR="00995DB6" ns2:paraId="34BAE2D5" ns2:textId="77777777" w:rsidTr="00995DB6">
        <w:tblPrEx>
          <w:tblBorders>
            <w:top w:val="single" w:sz="6" w:space="0" w:color="auto"/>
            <w:bottom w:val="single" w:sz="6" w:space="0" w:color="auto"/>
          </w:tblBorders>
        </w:tblPrEx>
        <w:trPr>
          <w:jc w:val="center"/>
        </w:trPr>
        <w:tc>
          <w:tcPr>
            <w:tcW w:w="4535" w:type="dxa"/>
            <w:tcBorders>
              <w:top w:val="nil"/>
              <w:bottom w:val="nil"/>
              <w:right w:val="single" w:sz="2" w:space="0" w:color="auto"/>
            </w:tcBorders>
          </w:tcPr>
          <w:p ns2:paraId="131B01EE" ns2:textId="77777777" w:rsidR="00995DB6" w:rsidRDefault="00995DB6" w:rsidP="00C90784">
            <w:pPr>
              <w:spacing w:before="15" w:after="15"/>
              <w:ind w:left="160" w:right="1" w:hanging="160"/>
              <w:rPr>
                <w:sz w:val="18"/>
                <w:szCs w:val="18"/>
              </w:rPr>
            </w:pPr>
            <w:r>
              <w:rPr>
                <w:sz w:val="18"/>
                <w:szCs w:val="18"/>
              </w:rPr>
              <w:t xml:space="preserve">     discontinued KL-A167 </w:t>
            </w:r>
          </w:p>
        </w:tc>
        <w:tc>
          <w:tcPr>
            <w:tcW w:w="1133" w:type="dxa"/>
            <w:tcBorders>
              <w:top w:val="nil"/>
              <w:left w:val="nil"/>
              <w:bottom w:val="nil"/>
              <w:right w:val="nil"/>
            </w:tcBorders>
          </w:tcPr>
          <w:p ns2:paraId="0E25C68E" ns2:textId="77777777" w:rsidR="00995DB6" w:rsidRDefault="00995DB6" w:rsidP="00C90784">
            <w:pPr>
              <w:tabs>
                <w:tab w:val="decimal" w:pos="533"/>
                <w:tab w:val="left" w:pos="613"/>
              </w:tabs>
              <w:spacing w:before="15" w:after="15"/>
              <w:rPr>
                <w:sz w:val="18"/>
                <w:szCs w:val="18"/>
              </w:rPr>
            </w:pPr>
            <w:r>
              <w:rPr>
                <w:sz w:val="18"/>
                <w:szCs w:val="18"/>
              </w:rPr>
              <w:tab/>
              <w:t xml:space="preserve">2 </w:t>
            </w:r>
          </w:p>
        </w:tc>
        <w:tc>
          <w:tcPr>
            <w:tcW w:w="1133" w:type="dxa"/>
            <w:tcBorders>
              <w:top w:val="nil"/>
              <w:left w:val="nil"/>
              <w:bottom w:val="nil"/>
              <w:right w:val="single" w:sz="2" w:space="0" w:color="auto"/>
            </w:tcBorders>
          </w:tcPr>
          <w:p ns2:paraId="5A3EE6D0" ns2:textId="77777777" w:rsidR="00995DB6" w:rsidRDefault="00995DB6" w:rsidP="00C90784">
            <w:pPr>
              <w:tabs>
                <w:tab w:val="decimal" w:pos="364"/>
                <w:tab w:val="left" w:pos="444"/>
              </w:tabs>
              <w:spacing w:before="15" w:after="15"/>
              <w:rPr>
                <w:sz w:val="18"/>
                <w:szCs w:val="18"/>
              </w:rPr>
            </w:pPr>
            <w:r>
              <w:rPr>
                <w:sz w:val="18"/>
                <w:szCs w:val="18"/>
              </w:rPr>
              <w:tab/>
              <w:t xml:space="preserve">(2.2) </w:t>
            </w:r>
          </w:p>
        </w:tc>
        <w:tc>
          <w:tcPr>
            <w:tcW w:w="1133" w:type="dxa"/>
            <w:tcBorders>
              <w:top w:val="nil"/>
              <w:left w:val="nil"/>
              <w:bottom w:val="nil"/>
              <w:right w:val="nil"/>
            </w:tcBorders>
          </w:tcPr>
          <w:p ns2:paraId="3A29A05D" ns2:textId="77777777" w:rsidR="00995DB6" w:rsidRDefault="00995DB6" w:rsidP="00C90784">
            <w:pPr>
              <w:tabs>
                <w:tab w:val="decimal" w:pos="533"/>
                <w:tab w:val="left" w:pos="613"/>
              </w:tabs>
              <w:spacing w:before="15" w:after="15"/>
              <w:rPr>
                <w:sz w:val="18"/>
                <w:szCs w:val="18"/>
              </w:rPr>
            </w:pPr>
            <w:r>
              <w:rPr>
                <w:sz w:val="18"/>
                <w:szCs w:val="18"/>
              </w:rPr>
              <w:tab/>
              <w:t xml:space="preserve">0 </w:t>
            </w:r>
          </w:p>
        </w:tc>
        <w:tc>
          <w:tcPr>
            <w:tcW w:w="1133" w:type="dxa"/>
            <w:tcBorders>
              <w:top w:val="nil"/>
              <w:left w:val="nil"/>
              <w:bottom w:val="nil"/>
            </w:tcBorders>
          </w:tcPr>
          <w:p ns2:paraId="69F9F1B7" ns2:textId="77777777" w:rsidR="00995DB6" w:rsidRDefault="00995DB6" w:rsidP="00C90784">
            <w:pPr>
              <w:tabs>
                <w:tab w:val="decimal" w:pos="364"/>
                <w:tab w:val="left" w:pos="444"/>
              </w:tabs>
              <w:spacing w:before="15" w:after="15"/>
              <w:rPr>
                <w:sz w:val="18"/>
                <w:szCs w:val="18"/>
              </w:rPr>
            </w:pPr>
            <w:r>
              <w:rPr>
                <w:sz w:val="18"/>
                <w:szCs w:val="18"/>
              </w:rPr>
              <w:tab/>
              <w:t xml:space="preserve">(0.0) </w:t>
            </w:r>
          </w:p>
        </w:tc>
      </w:tr>
      <w:tr w:rsidR="00995DB6" ns2:paraId="645E407B" ns2:textId="77777777" w:rsidTr="00995DB6">
        <w:tblPrEx>
          <w:tblBorders>
            <w:top w:val="single" w:sz="6" w:space="0" w:color="auto"/>
            <w:bottom w:val="single" w:sz="6" w:space="0" w:color="auto"/>
          </w:tblBorders>
        </w:tblPrEx>
        <w:trPr>
          <w:jc w:val="center"/>
        </w:trPr>
        <w:tc>
          <w:tcPr>
            <w:tcW w:w="4535" w:type="dxa"/>
            <w:tcBorders>
              <w:top w:val="nil"/>
              <w:bottom w:val="nil"/>
              <w:right w:val="single" w:sz="2" w:space="0" w:color="auto"/>
            </w:tcBorders>
          </w:tcPr>
          <w:p ns2:paraId="009CC7B2" ns2:textId="77777777" w:rsidR="00995DB6" w:rsidRDefault="00995DB6" w:rsidP="00C90784">
            <w:pPr>
              <w:spacing w:before="15" w:after="15"/>
              <w:ind w:left="160" w:right="1" w:hanging="160"/>
              <w:rPr>
                <w:sz w:val="18"/>
                <w:szCs w:val="18"/>
              </w:rPr>
            </w:pPr>
            <w:r>
              <w:rPr>
                <w:sz w:val="18"/>
                <w:szCs w:val="18"/>
              </w:rPr>
              <w:t xml:space="preserve">   discontinued any drug due to a serious adverse event </w:t>
            </w:r>
          </w:p>
        </w:tc>
        <w:tc>
          <w:tcPr>
            <w:tcW w:w="1133" w:type="dxa"/>
            <w:tcBorders>
              <w:top w:val="nil"/>
              <w:left w:val="nil"/>
              <w:bottom w:val="nil"/>
              <w:right w:val="nil"/>
            </w:tcBorders>
          </w:tcPr>
          <w:p ns2:paraId="19A5A1A0" ns2:textId="77777777" w:rsidR="00995DB6" w:rsidRDefault="00995DB6" w:rsidP="00C90784">
            <w:pPr>
              <w:tabs>
                <w:tab w:val="decimal" w:pos="533"/>
                <w:tab w:val="left" w:pos="613"/>
              </w:tabs>
              <w:spacing w:before="15" w:after="15"/>
              <w:rPr>
                <w:sz w:val="18"/>
                <w:szCs w:val="18"/>
              </w:rPr>
            </w:pPr>
            <w:r>
              <w:rPr>
                <w:sz w:val="18"/>
                <w:szCs w:val="18"/>
              </w:rPr>
              <w:tab/>
              <w:t xml:space="preserve">2 </w:t>
            </w:r>
          </w:p>
        </w:tc>
        <w:tc>
          <w:tcPr>
            <w:tcW w:w="1133" w:type="dxa"/>
            <w:tcBorders>
              <w:top w:val="nil"/>
              <w:left w:val="nil"/>
              <w:bottom w:val="nil"/>
              <w:right w:val="single" w:sz="2" w:space="0" w:color="auto"/>
            </w:tcBorders>
          </w:tcPr>
          <w:p ns2:paraId="0236462E" ns2:textId="77777777" w:rsidR="00995DB6" w:rsidRDefault="00995DB6" w:rsidP="00C90784">
            <w:pPr>
              <w:tabs>
                <w:tab w:val="decimal" w:pos="364"/>
                <w:tab w:val="left" w:pos="444"/>
              </w:tabs>
              <w:spacing w:before="15" w:after="15"/>
              <w:rPr>
                <w:sz w:val="18"/>
                <w:szCs w:val="18"/>
              </w:rPr>
            </w:pPr>
            <w:r>
              <w:rPr>
                <w:sz w:val="18"/>
                <w:szCs w:val="18"/>
              </w:rPr>
              <w:tab/>
              <w:t xml:space="preserve">(2.2) </w:t>
            </w:r>
          </w:p>
        </w:tc>
        <w:tc>
          <w:tcPr>
            <w:tcW w:w="1133" w:type="dxa"/>
            <w:tcBorders>
              <w:top w:val="nil"/>
              <w:left w:val="nil"/>
              <w:bottom w:val="nil"/>
              <w:right w:val="nil"/>
            </w:tcBorders>
          </w:tcPr>
          <w:p ns2:paraId="772F0386" ns2:textId="77777777" w:rsidR="00995DB6" w:rsidRDefault="00995DB6" w:rsidP="00C90784">
            <w:pPr>
              <w:tabs>
                <w:tab w:val="decimal" w:pos="533"/>
                <w:tab w:val="left" w:pos="613"/>
              </w:tabs>
              <w:spacing w:before="15" w:after="15"/>
              <w:rPr>
                <w:sz w:val="18"/>
                <w:szCs w:val="18"/>
              </w:rPr>
            </w:pPr>
            <w:r>
              <w:rPr>
                <w:sz w:val="18"/>
                <w:szCs w:val="18"/>
              </w:rPr>
              <w:tab/>
              <w:t xml:space="preserve">1 </w:t>
            </w:r>
          </w:p>
        </w:tc>
        <w:tc>
          <w:tcPr>
            <w:tcW w:w="1133" w:type="dxa"/>
            <w:tcBorders>
              <w:top w:val="nil"/>
              <w:left w:val="nil"/>
              <w:bottom w:val="nil"/>
            </w:tcBorders>
          </w:tcPr>
          <w:p ns2:paraId="61A725B3" ns2:textId="77777777" w:rsidR="00995DB6" w:rsidRDefault="00995DB6" w:rsidP="00C90784">
            <w:pPr>
              <w:tabs>
                <w:tab w:val="decimal" w:pos="364"/>
                <w:tab w:val="left" w:pos="444"/>
              </w:tabs>
              <w:spacing w:before="15" w:after="15"/>
              <w:rPr>
                <w:sz w:val="18"/>
                <w:szCs w:val="18"/>
              </w:rPr>
            </w:pPr>
            <w:r>
              <w:rPr>
                <w:sz w:val="18"/>
                <w:szCs w:val="18"/>
              </w:rPr>
              <w:tab/>
              <w:t xml:space="preserve">(1.3) </w:t>
            </w:r>
          </w:p>
        </w:tc>
      </w:tr>
      <w:tr w:rsidR="00995DB6" ns2:paraId="7D111A48" ns2:textId="77777777" w:rsidTr="00995DB6">
        <w:tblPrEx>
          <w:tblBorders>
            <w:top w:val="single" w:sz="6" w:space="0" w:color="auto"/>
            <w:bottom w:val="single" w:sz="6" w:space="0" w:color="auto"/>
          </w:tblBorders>
        </w:tblPrEx>
        <w:trPr>
          <w:jc w:val="center"/>
        </w:trPr>
        <w:tc>
          <w:tcPr>
            <w:tcW w:w="4535" w:type="dxa"/>
            <w:tcBorders>
              <w:top w:val="nil"/>
              <w:bottom w:val="nil"/>
              <w:right w:val="single" w:sz="2" w:space="0" w:color="auto"/>
            </w:tcBorders>
          </w:tcPr>
          <w:p ns2:paraId="0EDCA393" ns2:textId="364C13DC" w:rsidR="00995DB6" w:rsidRDefault="00995DB6" w:rsidP="00C90784">
            <w:pPr>
              <w:spacing w:before="15" w:after="15"/>
              <w:ind w:left="160" w:right="1" w:hanging="160"/>
              <w:rPr>
                <w:sz w:val="18"/>
                <w:szCs w:val="18"/>
              </w:rPr>
            </w:pPr>
            <w:r>
              <w:rPr>
                <w:sz w:val="18"/>
                <w:szCs w:val="18"/>
              </w:rPr>
              <w:t xml:space="preserve">     discontinued </w:t>
            </w:r>
            <w:r w:rsidR="005F4918" w:rsidRPr="005F4918">
              <w:rPr>
                <w:sz w:val="18"/>
                <w:szCs w:val="18"/>
              </w:rPr>
              <w:t>sac-TMT</w:t>
            </w:r>
            <w:r>
              <w:rPr>
                <w:sz w:val="18"/>
                <w:szCs w:val="18"/>
              </w:rPr>
              <w:t xml:space="preserve"> </w:t>
            </w:r>
          </w:p>
        </w:tc>
        <w:tc>
          <w:tcPr>
            <w:tcW w:w="1133" w:type="dxa"/>
            <w:tcBorders>
              <w:top w:val="nil"/>
              <w:left w:val="nil"/>
              <w:bottom w:val="nil"/>
              <w:right w:val="nil"/>
            </w:tcBorders>
          </w:tcPr>
          <w:p ns2:paraId="417BFFAA" ns2:textId="77777777" w:rsidR="00995DB6" w:rsidRDefault="00995DB6" w:rsidP="00C90784">
            <w:pPr>
              <w:tabs>
                <w:tab w:val="decimal" w:pos="533"/>
                <w:tab w:val="left" w:pos="613"/>
              </w:tabs>
              <w:spacing w:before="15" w:after="15"/>
              <w:rPr>
                <w:sz w:val="18"/>
                <w:szCs w:val="18"/>
              </w:rPr>
            </w:pPr>
            <w:r>
              <w:rPr>
                <w:sz w:val="18"/>
                <w:szCs w:val="18"/>
              </w:rPr>
              <w:tab/>
              <w:t xml:space="preserve">1 </w:t>
            </w:r>
          </w:p>
        </w:tc>
        <w:tc>
          <w:tcPr>
            <w:tcW w:w="1133" w:type="dxa"/>
            <w:tcBorders>
              <w:top w:val="nil"/>
              <w:left w:val="nil"/>
              <w:bottom w:val="nil"/>
              <w:right w:val="single" w:sz="2" w:space="0" w:color="auto"/>
            </w:tcBorders>
          </w:tcPr>
          <w:p ns2:paraId="4D0BFE9D" ns2:textId="77777777" w:rsidR="00995DB6" w:rsidRDefault="00995DB6" w:rsidP="00C90784">
            <w:pPr>
              <w:tabs>
                <w:tab w:val="decimal" w:pos="364"/>
                <w:tab w:val="left" w:pos="444"/>
              </w:tabs>
              <w:spacing w:before="15" w:after="15"/>
              <w:rPr>
                <w:sz w:val="18"/>
                <w:szCs w:val="18"/>
              </w:rPr>
            </w:pPr>
            <w:r>
              <w:rPr>
                <w:sz w:val="18"/>
                <w:szCs w:val="18"/>
              </w:rPr>
              <w:tab/>
              <w:t xml:space="preserve">(1.1) </w:t>
            </w:r>
          </w:p>
        </w:tc>
        <w:tc>
          <w:tcPr>
            <w:tcW w:w="1133" w:type="dxa"/>
            <w:tcBorders>
              <w:top w:val="nil"/>
              <w:left w:val="nil"/>
              <w:bottom w:val="nil"/>
              <w:right w:val="nil"/>
            </w:tcBorders>
          </w:tcPr>
          <w:p ns2:paraId="6033AF6A" ns2:textId="77777777" w:rsidR="00995DB6" w:rsidRDefault="00995DB6" w:rsidP="00C90784">
            <w:pPr>
              <w:tabs>
                <w:tab w:val="decimal" w:pos="533"/>
                <w:tab w:val="left" w:pos="613"/>
              </w:tabs>
              <w:spacing w:before="15" w:after="15"/>
              <w:rPr>
                <w:sz w:val="18"/>
                <w:szCs w:val="18"/>
              </w:rPr>
            </w:pPr>
            <w:r>
              <w:rPr>
                <w:sz w:val="18"/>
                <w:szCs w:val="18"/>
              </w:rPr>
              <w:tab/>
              <w:t xml:space="preserve">1 </w:t>
            </w:r>
          </w:p>
        </w:tc>
        <w:tc>
          <w:tcPr>
            <w:tcW w:w="1133" w:type="dxa"/>
            <w:tcBorders>
              <w:top w:val="nil"/>
              <w:left w:val="nil"/>
              <w:bottom w:val="nil"/>
            </w:tcBorders>
          </w:tcPr>
          <w:p ns2:paraId="39DD624E" ns2:textId="77777777" w:rsidR="00995DB6" w:rsidRDefault="00995DB6" w:rsidP="00C90784">
            <w:pPr>
              <w:tabs>
                <w:tab w:val="decimal" w:pos="364"/>
                <w:tab w:val="left" w:pos="444"/>
              </w:tabs>
              <w:spacing w:before="15" w:after="15"/>
              <w:rPr>
                <w:sz w:val="18"/>
                <w:szCs w:val="18"/>
              </w:rPr>
            </w:pPr>
            <w:r>
              <w:rPr>
                <w:sz w:val="18"/>
                <w:szCs w:val="18"/>
              </w:rPr>
              <w:tab/>
              <w:t xml:space="preserve">(1.3) </w:t>
            </w:r>
          </w:p>
        </w:tc>
      </w:tr>
      <w:tr w:rsidR="00995DB6" ns2:paraId="0DD3BAFE" ns2:textId="77777777" w:rsidTr="00995DB6">
        <w:tblPrEx>
          <w:tblBorders>
            <w:top w:val="single" w:sz="6" w:space="0" w:color="auto"/>
            <w:bottom w:val="single" w:sz="6" w:space="0" w:color="auto"/>
          </w:tblBorders>
        </w:tblPrEx>
        <w:trPr>
          <w:jc w:val="center"/>
        </w:trPr>
        <w:tc>
          <w:tcPr>
            <w:tcW w:w="4535" w:type="dxa"/>
            <w:tcBorders>
              <w:top w:val="nil"/>
              <w:bottom w:val="nil"/>
              <w:right w:val="single" w:sz="2" w:space="0" w:color="auto"/>
            </w:tcBorders>
          </w:tcPr>
          <w:p ns2:paraId="142A3518" ns2:textId="77777777" w:rsidR="00995DB6" w:rsidRDefault="00995DB6" w:rsidP="00C90784">
            <w:pPr>
              <w:spacing w:before="15" w:after="15"/>
              <w:ind w:left="160" w:right="1" w:hanging="160"/>
              <w:rPr>
                <w:sz w:val="18"/>
                <w:szCs w:val="18"/>
              </w:rPr>
            </w:pPr>
            <w:r>
              <w:rPr>
                <w:sz w:val="18"/>
                <w:szCs w:val="18"/>
              </w:rPr>
              <w:t xml:space="preserve">     discontinued KL-A167 </w:t>
            </w:r>
          </w:p>
        </w:tc>
        <w:tc>
          <w:tcPr>
            <w:tcW w:w="1133" w:type="dxa"/>
            <w:tcBorders>
              <w:top w:val="nil"/>
              <w:left w:val="nil"/>
              <w:bottom w:val="nil"/>
              <w:right w:val="nil"/>
            </w:tcBorders>
          </w:tcPr>
          <w:p ns2:paraId="324393CA" ns2:textId="77777777" w:rsidR="00995DB6" w:rsidRDefault="00995DB6" w:rsidP="00C90784">
            <w:pPr>
              <w:tabs>
                <w:tab w:val="decimal" w:pos="533"/>
                <w:tab w:val="left" w:pos="613"/>
              </w:tabs>
              <w:spacing w:before="15" w:after="15"/>
              <w:rPr>
                <w:sz w:val="18"/>
                <w:szCs w:val="18"/>
              </w:rPr>
            </w:pPr>
            <w:r>
              <w:rPr>
                <w:sz w:val="18"/>
                <w:szCs w:val="18"/>
              </w:rPr>
              <w:tab/>
              <w:t xml:space="preserve">2 </w:t>
            </w:r>
          </w:p>
        </w:tc>
        <w:tc>
          <w:tcPr>
            <w:tcW w:w="1133" w:type="dxa"/>
            <w:tcBorders>
              <w:top w:val="nil"/>
              <w:left w:val="nil"/>
              <w:bottom w:val="nil"/>
              <w:right w:val="single" w:sz="2" w:space="0" w:color="auto"/>
            </w:tcBorders>
          </w:tcPr>
          <w:p ns2:paraId="65897D74" ns2:textId="77777777" w:rsidR="00995DB6" w:rsidRDefault="00995DB6" w:rsidP="00C90784">
            <w:pPr>
              <w:tabs>
                <w:tab w:val="decimal" w:pos="364"/>
                <w:tab w:val="left" w:pos="444"/>
              </w:tabs>
              <w:spacing w:before="15" w:after="15"/>
              <w:rPr>
                <w:sz w:val="18"/>
                <w:szCs w:val="18"/>
              </w:rPr>
            </w:pPr>
            <w:r>
              <w:rPr>
                <w:sz w:val="18"/>
                <w:szCs w:val="18"/>
              </w:rPr>
              <w:tab/>
              <w:t xml:space="preserve">(2.2) </w:t>
            </w:r>
          </w:p>
        </w:tc>
        <w:tc>
          <w:tcPr>
            <w:tcW w:w="1133" w:type="dxa"/>
            <w:tcBorders>
              <w:top w:val="nil"/>
              <w:left w:val="nil"/>
              <w:bottom w:val="nil"/>
              <w:right w:val="nil"/>
            </w:tcBorders>
          </w:tcPr>
          <w:p ns2:paraId="669EB982" ns2:textId="77777777" w:rsidR="00995DB6" w:rsidRDefault="00995DB6" w:rsidP="00C90784">
            <w:pPr>
              <w:tabs>
                <w:tab w:val="decimal" w:pos="533"/>
                <w:tab w:val="left" w:pos="613"/>
              </w:tabs>
              <w:spacing w:before="15" w:after="15"/>
              <w:rPr>
                <w:sz w:val="18"/>
                <w:szCs w:val="18"/>
              </w:rPr>
            </w:pPr>
            <w:r>
              <w:rPr>
                <w:sz w:val="18"/>
                <w:szCs w:val="18"/>
              </w:rPr>
              <w:tab/>
              <w:t xml:space="preserve">0 </w:t>
            </w:r>
          </w:p>
        </w:tc>
        <w:tc>
          <w:tcPr>
            <w:tcW w:w="1133" w:type="dxa"/>
            <w:tcBorders>
              <w:top w:val="nil"/>
              <w:left w:val="nil"/>
              <w:bottom w:val="nil"/>
            </w:tcBorders>
          </w:tcPr>
          <w:p ns2:paraId="723F9F6B" ns2:textId="77777777" w:rsidR="00995DB6" w:rsidRDefault="00995DB6" w:rsidP="00C90784">
            <w:pPr>
              <w:tabs>
                <w:tab w:val="decimal" w:pos="364"/>
                <w:tab w:val="left" w:pos="444"/>
              </w:tabs>
              <w:spacing w:before="15" w:after="15"/>
              <w:rPr>
                <w:sz w:val="18"/>
                <w:szCs w:val="18"/>
              </w:rPr>
            </w:pPr>
            <w:r>
              <w:rPr>
                <w:sz w:val="18"/>
                <w:szCs w:val="18"/>
              </w:rPr>
              <w:tab/>
              <w:t xml:space="preserve">(0.0) </w:t>
            </w:r>
          </w:p>
        </w:tc>
      </w:tr>
      <w:tr w:rsidR="00995DB6" ns2:paraId="5D61EFAE" ns2:textId="77777777" w:rsidTr="00995DB6">
        <w:tblPrEx>
          <w:tblBorders>
            <w:top w:val="single" w:sz="6" w:space="0" w:color="auto"/>
            <w:bottom w:val="single" w:sz="6" w:space="0" w:color="auto"/>
          </w:tblBorders>
        </w:tblPrEx>
        <w:trPr>
          <w:jc w:val="center"/>
        </w:trPr>
        <w:tc>
          <w:tcPr>
            <w:tcW w:w="4535" w:type="dxa"/>
            <w:tcBorders>
              <w:top w:val="nil"/>
              <w:bottom w:val="nil"/>
              <w:right w:val="single" w:sz="2" w:space="0" w:color="auto"/>
            </w:tcBorders>
          </w:tcPr>
          <w:p ns2:paraId="0EB96424" ns2:textId="77777777" w:rsidR="00995DB6" w:rsidRDefault="00995DB6" w:rsidP="00C90784">
            <w:pPr>
              <w:spacing w:before="15" w:after="15"/>
              <w:ind w:left="250" w:right="1" w:hanging="250"/>
              <w:rPr>
                <w:sz w:val="18"/>
                <w:szCs w:val="18"/>
              </w:rPr>
            </w:pPr>
            <w:r>
              <w:rPr>
                <w:sz w:val="18"/>
                <w:szCs w:val="18"/>
              </w:rPr>
              <w:t xml:space="preserve">   discontinued any drug due to a serious drug-related adverse event </w:t>
            </w:r>
          </w:p>
        </w:tc>
        <w:tc>
          <w:tcPr>
            <w:tcW w:w="1133" w:type="dxa"/>
            <w:tcBorders>
              <w:top w:val="nil"/>
              <w:left w:val="nil"/>
              <w:bottom w:val="nil"/>
              <w:right w:val="nil"/>
            </w:tcBorders>
          </w:tcPr>
          <w:p ns2:paraId="79435F97" ns2:textId="77777777" w:rsidR="00995DB6" w:rsidRDefault="00995DB6" w:rsidP="00C90784">
            <w:pPr>
              <w:tabs>
                <w:tab w:val="decimal" w:pos="533"/>
                <w:tab w:val="left" w:pos="613"/>
              </w:tabs>
              <w:spacing w:before="15" w:after="15"/>
              <w:rPr>
                <w:sz w:val="18"/>
                <w:szCs w:val="18"/>
              </w:rPr>
            </w:pPr>
            <w:r>
              <w:rPr>
                <w:sz w:val="18"/>
                <w:szCs w:val="18"/>
              </w:rPr>
              <w:tab/>
              <w:t xml:space="preserve">2 </w:t>
            </w:r>
          </w:p>
        </w:tc>
        <w:tc>
          <w:tcPr>
            <w:tcW w:w="1133" w:type="dxa"/>
            <w:tcBorders>
              <w:top w:val="nil"/>
              <w:left w:val="nil"/>
              <w:bottom w:val="nil"/>
              <w:right w:val="single" w:sz="2" w:space="0" w:color="auto"/>
            </w:tcBorders>
          </w:tcPr>
          <w:p ns2:paraId="28B70BA2" ns2:textId="77777777" w:rsidR="00995DB6" w:rsidRDefault="00995DB6" w:rsidP="00C90784">
            <w:pPr>
              <w:tabs>
                <w:tab w:val="decimal" w:pos="364"/>
                <w:tab w:val="left" w:pos="444"/>
              </w:tabs>
              <w:spacing w:before="15" w:after="15"/>
              <w:rPr>
                <w:sz w:val="18"/>
                <w:szCs w:val="18"/>
              </w:rPr>
            </w:pPr>
            <w:r>
              <w:rPr>
                <w:sz w:val="18"/>
                <w:szCs w:val="18"/>
              </w:rPr>
              <w:tab/>
              <w:t xml:space="preserve">(2.2) </w:t>
            </w:r>
          </w:p>
        </w:tc>
        <w:tc>
          <w:tcPr>
            <w:tcW w:w="1133" w:type="dxa"/>
            <w:tcBorders>
              <w:top w:val="nil"/>
              <w:left w:val="nil"/>
              <w:bottom w:val="nil"/>
              <w:right w:val="nil"/>
            </w:tcBorders>
          </w:tcPr>
          <w:p ns2:paraId="11460F5C" ns2:textId="77777777" w:rsidR="00995DB6" w:rsidRDefault="00995DB6" w:rsidP="00C90784">
            <w:pPr>
              <w:tabs>
                <w:tab w:val="decimal" w:pos="533"/>
                <w:tab w:val="left" w:pos="613"/>
              </w:tabs>
              <w:spacing w:before="15" w:after="15"/>
              <w:rPr>
                <w:sz w:val="18"/>
                <w:szCs w:val="18"/>
              </w:rPr>
            </w:pPr>
            <w:r>
              <w:rPr>
                <w:sz w:val="18"/>
                <w:szCs w:val="18"/>
              </w:rPr>
              <w:tab/>
              <w:t xml:space="preserve">1 </w:t>
            </w:r>
          </w:p>
        </w:tc>
        <w:tc>
          <w:tcPr>
            <w:tcW w:w="1133" w:type="dxa"/>
            <w:tcBorders>
              <w:top w:val="nil"/>
              <w:left w:val="nil"/>
              <w:bottom w:val="nil"/>
            </w:tcBorders>
          </w:tcPr>
          <w:p ns2:paraId="47C7F72A" ns2:textId="77777777" w:rsidR="00995DB6" w:rsidRDefault="00995DB6" w:rsidP="00C90784">
            <w:pPr>
              <w:tabs>
                <w:tab w:val="decimal" w:pos="364"/>
                <w:tab w:val="left" w:pos="444"/>
              </w:tabs>
              <w:spacing w:before="15" w:after="15"/>
              <w:rPr>
                <w:sz w:val="18"/>
                <w:szCs w:val="18"/>
              </w:rPr>
            </w:pPr>
            <w:r>
              <w:rPr>
                <w:sz w:val="18"/>
                <w:szCs w:val="18"/>
              </w:rPr>
              <w:tab/>
              <w:t xml:space="preserve">(1.3) </w:t>
            </w:r>
          </w:p>
        </w:tc>
      </w:tr>
      <w:tr w:rsidR="00DA4073" ns2:paraId="2A4F5AD1" ns2:textId="77777777" w:rsidTr="008A1B19">
        <w:tblPrEx>
          <w:tblBorders>
            <w:top w:val="single" w:sz="6" w:space="0" w:color="auto"/>
            <w:bottom w:val="single" w:sz="6" w:space="0" w:color="auto"/>
          </w:tblBorders>
        </w:tblPrEx>
        <w:trPr>
          <w:jc w:val="center"/>
        </w:trPr>
        <w:tc>
          <w:tcPr>
            <w:tcW w:w="4535" w:type="dxa"/>
            <w:tcBorders>
              <w:top w:val="nil"/>
              <w:bottom w:val="nil"/>
              <w:right w:val="single" w:sz="2" w:space="0" w:color="auto"/>
            </w:tcBorders>
          </w:tcPr>
          <w:p ns2:paraId="1134D5DB" ns2:textId="1FA2A26F" w:rsidR="00995DB6" w:rsidRDefault="00995DB6" w:rsidP="00C90784">
            <w:pPr>
              <w:spacing w:before="15" w:after="15"/>
              <w:ind w:left="160" w:right="1" w:hanging="160"/>
              <w:rPr>
                <w:sz w:val="18"/>
                <w:szCs w:val="18"/>
              </w:rPr>
            </w:pPr>
            <w:r>
              <w:rPr>
                <w:sz w:val="18"/>
                <w:szCs w:val="18"/>
              </w:rPr>
              <w:t xml:space="preserve">     discontinued </w:t>
            </w:r>
            <w:r w:rsidR="005F4918" w:rsidRPr="005F4918">
              <w:rPr>
                <w:sz w:val="18"/>
                <w:szCs w:val="18"/>
              </w:rPr>
              <w:t>sac-TMT</w:t>
            </w:r>
            <w:r>
              <w:rPr>
                <w:sz w:val="18"/>
                <w:szCs w:val="18"/>
              </w:rPr>
              <w:t xml:space="preserve"> </w:t>
            </w:r>
          </w:p>
        </w:tc>
        <w:tc>
          <w:tcPr>
            <w:tcW w:w="1133" w:type="dxa"/>
            <w:tcBorders>
              <w:top w:val="nil"/>
              <w:left w:val="nil"/>
              <w:bottom w:val="nil"/>
              <w:right w:val="nil"/>
            </w:tcBorders>
          </w:tcPr>
          <w:p ns2:paraId="32FCFEC3" ns2:textId="77777777" w:rsidR="00995DB6" w:rsidRDefault="00995DB6" w:rsidP="00C90784">
            <w:pPr>
              <w:tabs>
                <w:tab w:val="decimal" w:pos="533"/>
                <w:tab w:val="left" w:pos="613"/>
              </w:tabs>
              <w:spacing w:before="15" w:after="15"/>
              <w:rPr>
                <w:sz w:val="18"/>
                <w:szCs w:val="18"/>
              </w:rPr>
            </w:pPr>
            <w:r>
              <w:rPr>
                <w:sz w:val="18"/>
                <w:szCs w:val="18"/>
              </w:rPr>
              <w:tab/>
              <w:t xml:space="preserve">1 </w:t>
            </w:r>
          </w:p>
        </w:tc>
        <w:tc>
          <w:tcPr>
            <w:tcW w:w="1133" w:type="dxa"/>
            <w:tcBorders>
              <w:top w:val="nil"/>
              <w:left w:val="nil"/>
              <w:bottom w:val="nil"/>
              <w:right w:val="single" w:sz="2" w:space="0" w:color="auto"/>
            </w:tcBorders>
          </w:tcPr>
          <w:p ns2:paraId="2EC64E44" ns2:textId="77777777" w:rsidR="00995DB6" w:rsidRDefault="00995DB6" w:rsidP="00C90784">
            <w:pPr>
              <w:tabs>
                <w:tab w:val="decimal" w:pos="364"/>
                <w:tab w:val="left" w:pos="444"/>
              </w:tabs>
              <w:spacing w:before="15" w:after="15"/>
              <w:rPr>
                <w:sz w:val="18"/>
                <w:szCs w:val="18"/>
              </w:rPr>
            </w:pPr>
            <w:r>
              <w:rPr>
                <w:sz w:val="18"/>
                <w:szCs w:val="18"/>
              </w:rPr>
              <w:tab/>
              <w:t xml:space="preserve">(1.1) </w:t>
            </w:r>
          </w:p>
        </w:tc>
        <w:tc>
          <w:tcPr>
            <w:tcW w:w="1133" w:type="dxa"/>
            <w:tcBorders>
              <w:top w:val="nil"/>
              <w:left w:val="nil"/>
              <w:bottom w:val="nil"/>
              <w:right w:val="nil"/>
            </w:tcBorders>
          </w:tcPr>
          <w:p ns2:paraId="08B54EDD" ns2:textId="77777777" w:rsidR="00995DB6" w:rsidRDefault="00995DB6" w:rsidP="00C90784">
            <w:pPr>
              <w:tabs>
                <w:tab w:val="decimal" w:pos="533"/>
                <w:tab w:val="left" w:pos="613"/>
              </w:tabs>
              <w:spacing w:before="15" w:after="15"/>
              <w:rPr>
                <w:sz w:val="18"/>
                <w:szCs w:val="18"/>
              </w:rPr>
            </w:pPr>
            <w:r>
              <w:rPr>
                <w:sz w:val="18"/>
                <w:szCs w:val="18"/>
              </w:rPr>
              <w:tab/>
              <w:t xml:space="preserve">1 </w:t>
            </w:r>
          </w:p>
        </w:tc>
        <w:tc>
          <w:tcPr>
            <w:tcW w:w="1133" w:type="dxa"/>
            <w:tcBorders>
              <w:top w:val="nil"/>
              <w:left w:val="nil"/>
              <w:bottom w:val="nil"/>
            </w:tcBorders>
          </w:tcPr>
          <w:p ns2:paraId="2E9F24B1" ns2:textId="77777777" w:rsidR="00995DB6" w:rsidRDefault="00995DB6" w:rsidP="00C90784">
            <w:pPr>
              <w:tabs>
                <w:tab w:val="decimal" w:pos="364"/>
                <w:tab w:val="left" w:pos="444"/>
              </w:tabs>
              <w:spacing w:before="15" w:after="15"/>
              <w:rPr>
                <w:sz w:val="18"/>
                <w:szCs w:val="18"/>
              </w:rPr>
            </w:pPr>
            <w:r>
              <w:rPr>
                <w:sz w:val="18"/>
                <w:szCs w:val="18"/>
              </w:rPr>
              <w:tab/>
              <w:t xml:space="preserve">(1.3) </w:t>
            </w:r>
          </w:p>
        </w:tc>
      </w:tr>
      <w:tr w:rsidR="00995DB6" ns2:paraId="3DCDBF56" ns2:textId="77777777" w:rsidTr="008A1B19">
        <w:tblPrEx>
          <w:tblBorders>
            <w:top w:val="single" w:sz="6" w:space="0" w:color="auto"/>
            <w:bottom w:val="single" w:sz="6" w:space="0" w:color="auto"/>
          </w:tblBorders>
        </w:tblPrEx>
        <w:trPr>
          <w:jc w:val="center"/>
        </w:trPr>
        <w:tc>
          <w:tcPr>
            <w:tcW w:w="4535" w:type="dxa"/>
            <w:tcBorders>
              <w:top w:val="nil"/>
              <w:bottom w:val="single" w:sz="4" w:space="0" w:color="auto"/>
              <w:right w:val="single" w:sz="2" w:space="0" w:color="auto"/>
            </w:tcBorders>
          </w:tcPr>
          <w:p ns2:paraId="415BC676" ns2:textId="77777777" w:rsidR="00995DB6" w:rsidRDefault="00995DB6" w:rsidP="00995DB6">
            <w:pPr>
              <w:spacing w:before="15" w:after="15"/>
              <w:ind w:left="160" w:right="1" w:hanging="160"/>
              <w:rPr>
                <w:sz w:val="18"/>
                <w:szCs w:val="18"/>
              </w:rPr>
            </w:pPr>
            <w:r>
              <w:rPr>
                <w:sz w:val="18"/>
                <w:szCs w:val="18"/>
              </w:rPr>
              <w:t xml:space="preserve">     discontinued KL-A167 </w:t>
            </w:r>
          </w:p>
        </w:tc>
        <w:tc>
          <w:tcPr>
            <w:tcW w:w="1133" w:type="dxa"/>
            <w:tcBorders>
              <w:top w:val="nil"/>
              <w:left w:val="nil"/>
              <w:bottom w:val="single" w:sz="4" w:space="0" w:color="auto"/>
              <w:right w:val="nil"/>
            </w:tcBorders>
          </w:tcPr>
          <w:p ns2:paraId="78D98218" ns2:textId="77777777" w:rsidR="00995DB6" w:rsidRDefault="00995DB6" w:rsidP="00995DB6">
            <w:pPr>
              <w:tabs>
                <w:tab w:val="decimal" w:pos="533"/>
                <w:tab w:val="left" w:pos="613"/>
              </w:tabs>
              <w:spacing w:before="15" w:after="15"/>
              <w:rPr>
                <w:sz w:val="18"/>
                <w:szCs w:val="18"/>
              </w:rPr>
            </w:pPr>
            <w:r>
              <w:rPr>
                <w:sz w:val="18"/>
                <w:szCs w:val="18"/>
              </w:rPr>
              <w:tab/>
              <w:t xml:space="preserve">2 </w:t>
            </w:r>
          </w:p>
        </w:tc>
        <w:tc>
          <w:tcPr>
            <w:tcW w:w="1133" w:type="dxa"/>
            <w:tcBorders>
              <w:top w:val="nil"/>
              <w:left w:val="nil"/>
              <w:bottom w:val="single" w:sz="4" w:space="0" w:color="auto"/>
              <w:right w:val="single" w:sz="2" w:space="0" w:color="auto"/>
            </w:tcBorders>
          </w:tcPr>
          <w:p ns2:paraId="4B60BBC5" ns2:textId="77777777" w:rsidR="00995DB6" w:rsidRDefault="00995DB6" w:rsidP="00995DB6">
            <w:pPr>
              <w:tabs>
                <w:tab w:val="decimal" w:pos="364"/>
                <w:tab w:val="left" w:pos="444"/>
              </w:tabs>
              <w:spacing w:before="15" w:after="15"/>
              <w:rPr>
                <w:sz w:val="18"/>
                <w:szCs w:val="18"/>
              </w:rPr>
            </w:pPr>
            <w:r>
              <w:rPr>
                <w:sz w:val="18"/>
                <w:szCs w:val="18"/>
              </w:rPr>
              <w:tab/>
              <w:t xml:space="preserve">(2.2) </w:t>
            </w:r>
          </w:p>
        </w:tc>
        <w:tc>
          <w:tcPr>
            <w:tcW w:w="1133" w:type="dxa"/>
            <w:tcBorders>
              <w:top w:val="nil"/>
              <w:left w:val="nil"/>
              <w:bottom w:val="single" w:sz="4" w:space="0" w:color="auto"/>
              <w:right w:val="nil"/>
            </w:tcBorders>
          </w:tcPr>
          <w:p ns2:paraId="59104184" ns2:textId="77777777" w:rsidR="00995DB6" w:rsidRDefault="00995DB6" w:rsidP="00995DB6">
            <w:pPr>
              <w:tabs>
                <w:tab w:val="decimal" w:pos="533"/>
                <w:tab w:val="left" w:pos="613"/>
              </w:tabs>
              <w:spacing w:before="15" w:after="15"/>
              <w:rPr>
                <w:sz w:val="18"/>
                <w:szCs w:val="18"/>
              </w:rPr>
            </w:pPr>
            <w:r>
              <w:rPr>
                <w:sz w:val="18"/>
                <w:szCs w:val="18"/>
              </w:rPr>
              <w:tab/>
              <w:t xml:space="preserve">0 </w:t>
            </w:r>
          </w:p>
        </w:tc>
        <w:tc>
          <w:tcPr>
            <w:tcW w:w="1133" w:type="dxa"/>
            <w:tcBorders>
              <w:top w:val="nil"/>
              <w:left w:val="nil"/>
              <w:bottom w:val="single" w:sz="4" w:space="0" w:color="auto"/>
            </w:tcBorders>
          </w:tcPr>
          <w:p ns2:paraId="5FAE53B2" ns2:textId="77777777" w:rsidR="00995DB6" w:rsidRDefault="00995DB6" w:rsidP="00995DB6">
            <w:pPr>
              <w:tabs>
                <w:tab w:val="decimal" w:pos="364"/>
                <w:tab w:val="left" w:pos="444"/>
              </w:tabs>
              <w:spacing w:before="15" w:after="15"/>
              <w:rPr>
                <w:sz w:val="18"/>
                <w:szCs w:val="18"/>
              </w:rPr>
            </w:pPr>
            <w:r>
              <w:rPr>
                <w:sz w:val="18"/>
                <w:szCs w:val="18"/>
              </w:rPr>
              <w:tab/>
              <w:t xml:space="preserve">(0.0) </w:t>
            </w:r>
          </w:p>
        </w:tc>
      </w:tr>
      <w:tr w:rsidR="00995DB6" ns2:paraId="166CFBB0" ns2:textId="77777777" w:rsidTr="008A1B19">
        <w:tblPrEx>
          <w:tblBorders>
            <w:top w:val="single" w:sz="6" w:space="0" w:color="auto"/>
            <w:bottom w:val="single" w:sz="6" w:space="0" w:color="auto"/>
          </w:tblBorders>
        </w:tblPrEx>
        <w:trPr>
          <w:jc w:val="center"/>
        </w:trPr>
        <w:tc>
          <w:tcPr>
            <w:tcW w:w="9067" w:type="dxa"/>
            <w:gridSpan w:val="5"/>
            <w:tcBorders>
              <w:top w:val="single" w:sz="4" w:space="0" w:color="auto"/>
              <w:bottom w:val="double" w:sz="4" w:space="0" w:color="auto"/>
            </w:tcBorders>
          </w:tcPr>
          <w:p ns2:paraId="193220C2" ns2:textId="77777777" w:rsidR="00995DB6" w:rsidRDefault="00995DB6" w:rsidP="00D85E9B">
            <w:pPr>
              <w:keepNext/>
              <w:keepLines/>
              <w:spacing w:before="30" w:after="30"/>
              <w:ind w:left="160" w:right="1" w:hanging="160"/>
              <w:rPr>
                <w:sz w:val="18"/>
                <w:szCs w:val="18"/>
              </w:rPr>
            </w:pPr>
            <w:r>
              <w:rPr>
                <w:sz w:val="18"/>
                <w:szCs w:val="18"/>
                <w:vertAlign w:val="superscript"/>
              </w:rPr>
              <w:lastRenderedPageBreak/>
              <w:t>a</w:t>
            </w:r>
            <w:r>
              <w:rPr>
                <w:sz w:val="18"/>
                <w:szCs w:val="18"/>
              </w:rPr>
              <w:t xml:space="preserve"> Determined by the investigator to be related to the drug.</w:t>
            </w:r>
          </w:p>
          <w:p ns2:paraId="331F7623" ns2:textId="77777777" w:rsidR="00995DB6" w:rsidRDefault="00995DB6" w:rsidP="00D85E9B">
            <w:pPr>
              <w:keepNext/>
              <w:keepLines/>
              <w:spacing w:before="30" w:after="30"/>
              <w:ind w:left="160" w:right="1" w:hanging="160"/>
              <w:rPr>
                <w:sz w:val="18"/>
                <w:szCs w:val="18"/>
              </w:rPr>
            </w:pPr>
            <w:r>
              <w:rPr>
                <w:sz w:val="18"/>
                <w:szCs w:val="18"/>
              </w:rPr>
              <w:t xml:space="preserve"> </w:t>
            </w:r>
            <w:r>
              <w:rPr>
                <w:sz w:val="18"/>
                <w:szCs w:val="18"/>
                <w:vertAlign w:val="superscript"/>
              </w:rPr>
              <w:t>b</w:t>
            </w:r>
            <w:r>
              <w:rPr>
                <w:sz w:val="18"/>
                <w:szCs w:val="18"/>
              </w:rPr>
              <w:t xml:space="preserve"> Defined as an action taken of dose reduced, drug interrupted or drug withdrawn.</w:t>
            </w:r>
          </w:p>
          <w:p ns2:paraId="5903F760" ns2:textId="77777777" w:rsidR="00995DB6" w:rsidRDefault="00995DB6" w:rsidP="00D85E9B">
            <w:pPr>
              <w:keepNext/>
              <w:keepLines/>
              <w:spacing w:before="30" w:after="30"/>
              <w:ind w:left="160" w:right="1" w:hanging="160"/>
              <w:rPr>
                <w:sz w:val="18"/>
                <w:szCs w:val="18"/>
              </w:rPr>
            </w:pPr>
            <w:r>
              <w:rPr>
                <w:sz w:val="18"/>
                <w:szCs w:val="18"/>
              </w:rPr>
              <w:t xml:space="preserve"> Non-serious adverse events up to 30 days and serious adverse events up to 90 days of last infusion of study drug are included if starting after the treatment, or if staring before the treatment and having toxicity grade increased after the treatment.</w:t>
            </w:r>
          </w:p>
          <w:p ns2:paraId="083615D7" ns2:textId="77777777" w:rsidR="00995DB6" w:rsidRDefault="00995DB6" w:rsidP="00D85E9B">
            <w:pPr>
              <w:keepNext/>
              <w:keepLines/>
              <w:spacing w:before="30" w:after="30"/>
              <w:ind w:left="160" w:right="1" w:hanging="160"/>
              <w:rPr>
                <w:sz w:val="18"/>
                <w:szCs w:val="18"/>
              </w:rPr>
            </w:pPr>
            <w:r>
              <w:rPr>
                <w:sz w:val="18"/>
                <w:szCs w:val="18"/>
              </w:rPr>
              <w:t xml:space="preserve"> MedDRA preferred terms "Neoplasm progression", "Malignant neoplasm progression" and "Disease progression" not related to the drug are excluded.</w:t>
            </w:r>
          </w:p>
          <w:p ns2:paraId="1DF0852A" ns2:textId="77777777" w:rsidR="00995DB6" w:rsidRDefault="00995DB6" w:rsidP="00D85E9B">
            <w:pPr>
              <w:keepNext/>
              <w:keepLines/>
              <w:spacing w:before="30" w:after="30"/>
              <w:ind w:left="160" w:right="1" w:hanging="160"/>
              <w:rPr>
                <w:sz w:val="18"/>
                <w:szCs w:val="18"/>
              </w:rPr>
            </w:pPr>
            <w:r>
              <w:rPr>
                <w:sz w:val="18"/>
                <w:szCs w:val="18"/>
              </w:rPr>
              <w:t xml:space="preserve"> Grades are based on NCI CTCAE version 5.0.</w:t>
            </w:r>
          </w:p>
          <w:p ns2:paraId="2F316E9B" ns2:textId="77777777" w:rsidR="00995DB6" w:rsidRDefault="00995DB6" w:rsidP="00D85E9B">
            <w:pPr>
              <w:keepNext/>
              <w:keepLines/>
              <w:tabs>
                <w:tab w:val="decimal" w:pos="364"/>
                <w:tab w:val="left" w:pos="444"/>
              </w:tabs>
              <w:spacing w:before="15" w:after="15"/>
              <w:rPr>
                <w:sz w:val="18"/>
                <w:szCs w:val="18"/>
              </w:rPr>
            </w:pPr>
            <w:r>
              <w:rPr>
                <w:sz w:val="18"/>
                <w:szCs w:val="18"/>
              </w:rPr>
              <w:t xml:space="preserve"> Database Cutoff Date: 21MAY2024</w:t>
            </w:r>
          </w:p>
        </w:tc>
      </w:tr>
      <w:tr w:rsidR="00995DB6" ns2:paraId="1F33BDD0" ns2:textId="77777777" w:rsidTr="008A1B19">
        <w:tblPrEx>
          <w:tblBorders>
            <w:top w:val="single" w:sz="6" w:space="0" w:color="auto"/>
            <w:bottom w:val="single" w:sz="6" w:space="0" w:color="auto"/>
          </w:tblBorders>
        </w:tblPrEx>
        <w:trPr>
          <w:jc w:val="center"/>
        </w:trPr>
        <w:tc>
          <w:tcPr>
            <w:tcW w:w="9067" w:type="dxa"/>
            <w:gridSpan w:val="5"/>
            <w:tcBorders>
              <w:top w:val="double" w:sz="4" w:space="0" w:color="auto"/>
              <w:left w:val="nil"/>
              <w:bottom w:val="nil"/>
              <w:right w:val="nil"/>
            </w:tcBorders>
          </w:tcPr>
          <w:p ns2:paraId="6E005E6F" ns2:textId="77777777" w:rsidR="00995DB6" w:rsidRDefault="00995DB6" w:rsidP="00995DB6">
            <w:pPr>
              <w:spacing w:before="30" w:after="30"/>
              <w:ind w:left="160" w:right="1" w:hanging="160"/>
              <w:rPr>
                <w:sz w:val="18"/>
                <w:szCs w:val="18"/>
                <w:vertAlign w:val="superscript"/>
              </w:rPr>
            </w:pPr>
            <w:r>
              <w:rPr>
                <w:sz w:val="18"/>
                <w:szCs w:val="18"/>
              </w:rPr>
              <w:t>Source:  [P016MK2870: adam-adsl; adae]</w:t>
            </w:r>
          </w:p>
        </w:tc>
      </w:tr>
    </w:tbl>
    <w:p ns2:paraId="1F05A736" ns2:textId="77777777" w:rsidR="006405A6" w:rsidRPr="00E74937" w:rsidRDefault="006405A6" w:rsidP="006405A6">
      <w:pPr>
        <w:pStyle w:val="ListEnd"/>
      </w:pPr>
      <w:ins w:id="11643" w:author="GoldenCorpusHarness" w:date="2026-03-28T21:57:55Z">
        <w:r>
          <w:t>The most frequently reported (incidence ≥5%) Grade ≥3 drug-related AEs across all treatment groups were neutrophil count decreased (19.2%), anemia (16%), stomatitis (9.9%), WBC count decreased (9.4%), and lymphocyte count decreased (5.2%) [Table 67].</w:t>
        </w:r>
      </w:ins>
    </w:p>
    <w:p ns2:paraId="36EC8382" ns2:textId="77777777" w:rsidR="006405A6" w:rsidRDefault="006405A6" w:rsidP="006405A6">
      <w:pPr>
        <w:pStyle w:val="Heading4"/>
        <w:tabs>
          <w:tab w:val="clear" w:pos="1195"/>
          <w:tab w:val="left" w:pos="1200"/>
        </w:tabs>
        <w:ind w:left="1200" w:hanging="1200"/>
      </w:pPr>
      <w:r>
        <w:t>Summary of</w:t>
      </w:r>
      <w:ins w:id="11644" w:author="GoldenCorpusHarness" w:date="2026-03-28T21:57:55Z">
        <w:r>
          <w:t xml:space="preserve"> Serious</w:t>
        </w:r>
      </w:ins>
      <w:r>
        <w:t xml:space="preserve"> Adverse Events</w:t>
      </w:r>
      <w:del w:id="11645" w:author="GoldenCorpusHarness" w:date="2026-03-28T21:57:55Z">
        <w:r>
          <w:delText xml:space="preserve"> Considered Drug-related by the Investigator</w:delText>
        </w:r>
      </w:del>
    </w:p>
    <w:p ns2:paraId="0D6ED104" ns2:textId="5E3B39BE" w:rsidR="001E137E" w:rsidRPr="002829C2" w:rsidRDefault="001E137E" w:rsidP="001E137E">
      <w:pPr>
        <w:pStyle w:val="Paragraph"/>
        <w:rPr>
          <w:u w:val="single"/>
        </w:rPr>
      </w:pPr>
      <w:ins w:id="11646" w:author="GoldenCorpusHarness" w:date="2026-03-28T21:57:55Z">
        <w:r>
          <w:t xml:space="preserve">Overall, 84 participants (39.4%) experienced </w:t>
        </w:r>
      </w:ins>
      <w:r>
        <w:t>S</w:t>
      </w:r>
      <w:del w:id="11647" w:author="GoldenCorpusHarness" w:date="2026-03-28T21:57:55Z">
        <w:r>
          <w:delText>ac</w:delText>
        </w:r>
      </w:del>
      <w:ins w:id="11648" w:author="GoldenCorpusHarness" w:date="2026-03-28T21:57:55Z">
        <w:r>
          <w:t>AEs, and 21.1% SAEs were considered drug</w:t>
        </w:r>
      </w:ins>
      <w:r>
        <w:t>-</w:t>
      </w:r>
      <w:ins w:id="11649" w:author="GoldenCorpusHarness" w:date="2026-03-28T21:57:55Z">
        <w:r>
          <w:t>related by the investigator [</w:t>
        </w:r>
      </w:ins>
      <w:r>
        <w:t>T</w:t>
      </w:r>
      <w:del w:id="11650" w:author="GoldenCorpusHarness" w:date="2026-03-28T21:57:55Z">
        <w:r>
          <w:delText>M</w:delText>
        </w:r>
      </w:del>
      <w:ins w:id="11651" w:author="GoldenCorpusHarness" w:date="2026-03-28T21:57:55Z">
        <w:r>
          <w:t xml:space="preserve">able 38]. </w:t>
        </w:r>
      </w:ins>
      <w:r>
        <w:t>T</w:t>
      </w:r>
      <w:del w:id="11652" w:author="GoldenCorpusHarness" w:date="2026-03-28T21:57:55Z">
        <w:r>
          <w:delText xml:space="preserve"> 5</w:delText>
        </w:r>
      </w:del>
      <w:ins w:id="11653" w:author="GoldenCorpusHarness" w:date="2026-03-28T21:57:55Z">
        <w:r>
          <w:t>he</w:t>
        </w:r>
      </w:ins>
      <w:r>
        <w:t xml:space="preserve"> m</w:t>
      </w:r>
      <w:del w:id="11654" w:author="GoldenCorpusHarness" w:date="2026-03-28T21:57:55Z">
        <w:r>
          <w:delText xml:space="preserve">g/kg </w:delText>
        </w:r>
      </w:del>
      <w:ins w:id="11655" w:author="GoldenCorpusHarness" w:date="2026-03-28T21:57:55Z">
        <w:r>
          <w:t>ost fre</w:t>
        </w:r>
      </w:ins>
      <w:r>
        <w:t>q</w:t>
      </w:r>
      <w:ins w:id="11656" w:author="GoldenCorpusHarness" w:date="2026-03-28T21:57:55Z">
        <w:r>
          <w:t>uently reported (incidence &gt;</w:t>
        </w:r>
      </w:ins>
      <w:r>
        <w:t>2</w:t>
      </w:r>
      <w:ins w:id="11657" w:author="GoldenCorpusHarness" w:date="2026-03-28T21:57:55Z">
        <w:r>
          <w:t xml:space="preserve">%) drug-related SAEs across all treatment groups </w:t>
        </w:r>
      </w:ins>
      <w:r>
        <w:t>w</w:t>
      </w:r>
      <w:del w:id="11658" w:author="GoldenCorpusHarness" w:date="2026-03-28T21:57:55Z">
        <w:r>
          <w:delText xml:space="preserve"> + KL-A1</w:delText>
        </w:r>
      </w:del>
      <w:ins w:id="11659" w:author="GoldenCorpusHarness" w:date="2026-03-28T21:57:55Z">
        <w:r>
          <w:t xml:space="preserve">ere anemia (4.2%) [Table </w:t>
        </w:r>
      </w:ins>
      <w:r>
        <w:t>6</w:t>
      </w:r>
      <w:del w:id="11660" w:author="GoldenCorpusHarness" w:date="2026-03-28T21:57:55Z">
        <w:r>
          <w:delText>7 group</w:delText>
        </w:r>
      </w:del>
      <w:ins w:id="11661" w:author="GoldenCorpusHarness" w:date="2026-03-28T21:57:55Z">
        <w:r>
          <w:t>8].</w:t>
        </w:r>
      </w:ins>
    </w:p>
    <w:p ns2:paraId="6A23820C" ns2:textId="49781710" w:rsidR="00D24E5A" w:rsidRDefault="00B222FC" w:rsidP="006405A6">
      <w:pPr>
        <w:pStyle w:val="Paragraph"/>
      </w:pPr>
      <w:del w:id="11662" w:author="GoldenCorpusHarness" w:date="2026-03-28T21:57:55Z">
        <w:r>
          <w:delText>In th</w:delText>
        </w:r>
      </w:del>
      <w:ins w:id="11663" w:author="GoldenCorpusHarness" w:date="2026-03-28T21:57:55Z">
        <w:r>
          <w:t>Advers</w:t>
        </w:r>
      </w:ins>
      <w:r>
        <w:t xml:space="preserve">e </w:t>
      </w:r>
      <w:del w:id="11664" w:author="GoldenCorpusHarness" w:date="2026-03-28T21:57:55Z">
        <w:r>
          <w:delText>sac-TMT plu</w:delText>
        </w:r>
      </w:del>
      <w:ins w:id="11665" w:author="GoldenCorpusHarness" w:date="2026-03-28T21:57:55Z">
        <w:r>
          <w:t>Event</w:t>
        </w:r>
      </w:ins>
      <w:r>
        <w:t xml:space="preserve">s </w:t>
      </w:r>
      <w:del w:id="11666" w:author="GoldenCorpusHarness" w:date="2026-03-28T21:57:55Z">
        <w:r>
          <w:delText>K</w:delText>
        </w:r>
      </w:del>
      <w:r>
        <w:t>L</w:t>
      </w:r>
      <w:del w:id="11667" w:author="GoldenCorpusHarness" w:date="2026-03-28T21:57:55Z">
        <w:r>
          <w:delText>-A167 group, the most common drug-related AEs (incidence ≥25%) by PT were anemia (81.3%), WBC count decr</w:delText>
        </w:r>
      </w:del>
      <w:r>
        <w:t>ea</w:t>
      </w:r>
      <w:del w:id="11668" w:author="GoldenCorpusHarness" w:date="2026-03-28T21:57:55Z">
        <w:r>
          <w:delText>se</w:delText>
        </w:r>
      </w:del>
      <w:r>
        <w:t>d</w:t>
      </w:r>
      <w:del w:id="11669" w:author="GoldenCorpusHarness" w:date="2026-03-28T21:57:55Z">
        <w:r>
          <w:delText xml:space="preserve"> (76.9%), neutrophil count decreased (72.5%), stomatitis (58.2%), alopecia (48.4%), asthenia (38.5%), nausea and rash (36.3% each), ALT increased (31.9%), vomit</w:delText>
        </w:r>
      </w:del>
      <w:r>
        <w:t xml:space="preserve">ing </w:t>
      </w:r>
      <w:del w:id="11670" w:author="GoldenCorpusHarness" w:date="2026-03-28T21:57:55Z">
        <w:r>
          <w:delText>(30.8%),</w:delText>
        </w:r>
      </w:del>
      <w:ins w:id="11671" w:author="GoldenCorpusHarness" w:date="2026-03-28T21:57:55Z">
        <w:r>
          <w:t>to</w:t>
        </w:r>
      </w:ins>
      <w:r>
        <w:t xml:space="preserve"> </w:t>
      </w:r>
      <w:del w:id="11672" w:author="GoldenCorpusHarness" w:date="2026-03-28T21:57:55Z">
        <w:r>
          <w:delText>A</w:delText>
        </w:r>
      </w:del>
      <w:r>
        <w:t>S</w:t>
      </w:r>
      <w:ins w:id="11673" w:author="GoldenCorpusHarness" w:date="2026-03-28T21:57:55Z">
        <w:r>
          <w:t xml:space="preserve">tudy </w:t>
        </w:r>
      </w:ins>
      <w:r>
        <w:t>T</w:t>
      </w:r>
      <w:del w:id="11674" w:author="GoldenCorpusHarness" w:date="2026-03-28T21:57:55Z">
        <w:r>
          <w:delText xml:space="preserve"> inc</w:delText>
        </w:r>
      </w:del>
      <w:r>
        <w:t>rea</w:t>
      </w:r>
      <w:del w:id="11675" w:author="GoldenCorpusHarness" w:date="2026-03-28T21:57:55Z">
        <w:r>
          <w:delText>s</w:delText>
        </w:r>
      </w:del>
      <w:ins w:id="11676" w:author="GoldenCorpusHarness" w:date="2026-03-28T21:57:55Z">
        <w:r>
          <w:t>tm</w:t>
        </w:r>
      </w:ins>
      <w:r>
        <w:t>e</w:t>
      </w:r>
      <w:del w:id="11677" w:author="GoldenCorpusHarness" w:date="2026-03-28T21:57:55Z">
        <w:r>
          <w:delText>d, blood LDH increased and hyperglycemia (29.7% each), and platelet cou</w:delText>
        </w:r>
      </w:del>
      <w:r>
        <w:t xml:space="preserve">nt </w:t>
      </w:r>
      <w:del w:id="11678" w:author="GoldenCorpusHarness" w:date="2026-03-28T21:57:55Z">
        <w:r>
          <w:delText>de</w:delText>
        </w:r>
      </w:del>
      <w:ins w:id="11679" w:author="GoldenCorpusHarness" w:date="2026-03-28T21:57:55Z">
        <w:r>
          <w:t>Dis</w:t>
        </w:r>
      </w:ins>
      <w:r>
        <w:t>c</w:t>
      </w:r>
      <w:del w:id="11680" w:author="GoldenCorpusHarness" w:date="2026-03-28T21:57:55Z">
        <w:r>
          <w:delText>re</w:delText>
        </w:r>
      </w:del>
      <w:ins w:id="11681" w:author="GoldenCorpusHarness" w:date="2026-03-28T21:57:55Z">
        <w:r>
          <w:t>ontinu</w:t>
        </w:r>
      </w:ins>
      <w:r>
        <w:t>a</w:t>
      </w:r>
      <w:del w:id="11682" w:author="GoldenCorpusHarness" w:date="2026-03-28T21:57:55Z">
        <w:r>
          <w:delText>sed (27.5%) [Sec. 7.3] [Table 72].</w:delText>
        </w:r>
      </w:del>
      <w:ins w:id="11683" w:author="GoldenCorpusHarness" w:date="2026-03-28T21:57:55Z">
        <w:r>
          <w:t>tion</w:t>
        </w:r>
      </w:ins>
    </w:p>
    <w:p ns2:paraId="2A7DD13E" ns2:textId="7EE1A820" w:rsidR="002655E2" w:rsidRPr="0056266F" w:rsidRDefault="00B6224B" w:rsidP="006405A6">
      <w:pPr>
        <w:pStyle w:val="Paragraph"/>
      </w:pPr>
      <w:del w:id="11684" w:author="GoldenCorpusHarness" w:date="2026-03-28T21:57:55Z">
        <w:r>
          <w:delText>T</w:delText>
        </w:r>
      </w:del>
      <w:ins w:id="11685" w:author="GoldenCorpusHarness" w:date="2026-03-28T21:57:55Z">
        <w:r>
          <w:t>Of t</w:t>
        </w:r>
      </w:ins>
      <w:r>
        <w:t xml:space="preserve">he </w:t>
      </w:r>
      <w:del w:id="11686" w:author="GoldenCorpusHarness" w:date="2026-03-28T21:57:55Z">
        <w:r>
          <w:delText>most common</w:delText>
        </w:r>
      </w:del>
      <w:ins w:id="11687" w:author="GoldenCorpusHarness" w:date="2026-03-28T21:57:55Z">
        <w:r>
          <w:t>213 participants treated in Study MK-2870-002, 20 participants</w:t>
        </w:r>
      </w:ins>
      <w:r>
        <w:t xml:space="preserve"> (</w:t>
      </w:r>
      <w:del w:id="11688" w:author="GoldenCorpusHarness" w:date="2026-03-28T21:57:55Z">
        <w:r>
          <w:delText>incidence ≥5</w:delText>
        </w:r>
      </w:del>
      <w:ins w:id="11689" w:author="GoldenCorpusHarness" w:date="2026-03-28T21:57:55Z">
        <w:r>
          <w:t>9.4</w:t>
        </w:r>
      </w:ins>
      <w:r>
        <w:t xml:space="preserve">%) </w:t>
      </w:r>
      <w:del w:id="11690" w:author="GoldenCorpusHarness" w:date="2026-03-28T21:57:55Z">
        <w:r>
          <w:delText>≥Grade 3 drug-relat</w:delText>
        </w:r>
      </w:del>
      <w:ins w:id="11691" w:author="GoldenCorpusHarness" w:date="2026-03-28T21:57:55Z">
        <w:r>
          <w:t>experienc</w:t>
        </w:r>
      </w:ins>
      <w:r>
        <w:t xml:space="preserve">ed AEs </w:t>
      </w:r>
      <w:del w:id="11692" w:author="GoldenCorpusHarness" w:date="2026-03-28T21:57:55Z">
        <w:r>
          <w:delText>were: neutrop</w:delText>
        </w:r>
      </w:del>
      <w:ins w:id="11693" w:author="GoldenCorpusHarness" w:date="2026-03-28T21:57:55Z">
        <w:r>
          <w:t>t</w:t>
        </w:r>
      </w:ins>
      <w:r>
        <w:t>h</w:t>
      </w:r>
      <w:del w:id="11694" w:author="GoldenCorpusHarness" w:date="2026-03-28T21:57:55Z">
        <w:r>
          <w:delText>il count decreased</w:delText>
        </w:r>
      </w:del>
      <w:ins w:id="11695" w:author="GoldenCorpusHarness" w:date="2026-03-28T21:57:55Z">
        <w:r>
          <w:t>at led to discontinuation of any drug, and 17 participants</w:t>
        </w:r>
      </w:ins>
      <w:r>
        <w:t xml:space="preserve"> (</w:t>
      </w:r>
      <w:del w:id="11696" w:author="GoldenCorpusHarness" w:date="2026-03-28T21:57:55Z">
        <w:r>
          <w:delText>41.</w:delText>
        </w:r>
      </w:del>
      <w:r>
        <w:t>8%)</w:t>
      </w:r>
      <w:ins w:id="11697" w:author="GoldenCorpusHarness" w:date="2026-03-28T21:57:55Z">
        <w:r>
          <w:t xml:space="preserve"> had AEs leading to discontinuation that were considered drug-related by the investigator. Across all treatment groups</w:t>
        </w:r>
      </w:ins>
      <w:r>
        <w:t xml:space="preserve">, </w:t>
      </w:r>
      <w:del w:id="11698" w:author="GoldenCorpusHarness" w:date="2026-03-28T21:57:55Z">
        <w:r>
          <w:delText>WBC count decreased</w:delText>
        </w:r>
      </w:del>
      <w:ins w:id="11699" w:author="GoldenCorpusHarness" w:date="2026-03-28T21:57:55Z">
        <w:r>
          <w:t>11 participants</w:t>
        </w:r>
      </w:ins>
      <w:r>
        <w:t xml:space="preserve"> (</w:t>
      </w:r>
      <w:ins w:id="11700" w:author="GoldenCorpusHarness" w:date="2026-03-28T21:57:55Z">
        <w:r>
          <w:t>5.</w:t>
        </w:r>
      </w:ins>
      <w:r>
        <w:t>2</w:t>
      </w:r>
      <w:ins w:id="11701" w:author="GoldenCorpusHarness" w:date="2026-03-28T21:57:55Z">
        <w:r>
          <w:t>%) discontinued sac-TMT, and 8 (</w:t>
        </w:r>
      </w:ins>
      <w:r>
        <w:t>3.</w:t>
      </w:r>
      <w:ins w:id="11702" w:author="GoldenCorpusHarness" w:date="2026-03-28T21:57:55Z">
        <w:r>
          <w:t>8%) participants discontinued sac-TMT due to a drug-related AE [Table 38]. AE (incidence &gt;</w:t>
        </w:r>
      </w:ins>
      <w:r>
        <w:t>1%)</w:t>
      </w:r>
      <w:del w:id="11703" w:author="GoldenCorpusHarness" w:date="2026-03-28T21:57:55Z">
        <w:r>
          <w:delText>, stomatitis</w:delText>
        </w:r>
      </w:del>
      <w:ins w:id="11704" w:author="GoldenCorpusHarness" w:date="2026-03-28T21:57:55Z">
        <w:r>
          <w:t xml:space="preserve"> that led to discontinuation of sac-TMT was infusion-related reaction</w:t>
        </w:r>
      </w:ins>
      <w:r>
        <w:t xml:space="preserve"> (1</w:t>
      </w:r>
      <w:del w:id="11705" w:author="GoldenCorpusHarness" w:date="2026-03-28T21:57:55Z">
        <w:r>
          <w:delText>3.2</w:delText>
        </w:r>
      </w:del>
      <w:ins w:id="11706" w:author="GoldenCorpusHarness" w:date="2026-03-28T21:57:55Z">
        <w:r>
          <w:t>.4</w:t>
        </w:r>
      </w:ins>
      <w:r>
        <w:t>%)</w:t>
      </w:r>
      <w:del w:id="11707" w:author="GoldenCorpusHarness" w:date="2026-03-28T21:57:55Z">
        <w:r>
          <w:delText>, and anemia (12.1%)</w:delText>
        </w:r>
      </w:del>
      <w:r>
        <w:t xml:space="preserve"> [</w:t>
      </w:r>
      <w:del w:id="11708" w:author="GoldenCorpusHarness" w:date="2026-03-28T21:57:55Z">
        <w:r>
          <w:delText>Sec. 7.3</w:delText>
        </w:r>
      </w:del>
      <w:ins w:id="11709" w:author="GoldenCorpusHarness" w:date="2026-03-28T21:57:55Z">
        <w:r>
          <w:t>Table 69</w:t>
        </w:r>
      </w:ins>
      <w:r>
        <w:t>]</w:t>
      </w:r>
      <w:del w:id="11710" w:author="GoldenCorpusHarness" w:date="2026-03-28T21:57:55Z">
        <w:r>
          <w:delText xml:space="preserve"> [Table 73]. </w:delText>
        </w:r>
      </w:del>
      <w:ins w:id="11711" w:author="GoldenCorpusHarness" w:date="2026-03-28T21:57:55Z">
        <w:r>
          <w:t>.</w:t>
        </w:r>
      </w:ins>
    </w:p>
    <w:p ns2:paraId="60C92E22" ns2:textId="6890B26A" w:rsidR="001E137E" w:rsidRPr="0056266F" w:rsidRDefault="001E137E" w:rsidP="006405A6">
      <w:pPr>
        <w:pStyle w:val="Paragraph"/>
        <w:rPr>
          <w:u w:val="single"/>
        </w:rPr>
      </w:pPr>
      <w:del w:id="11712" w:author="GoldenCorpusHarness" w:date="2026-03-28T21:57:55Z">
        <w:r>
          <w:delText>S</w:delText>
        </w:r>
      </w:del>
      <w:ins w:id="11713" w:author="GoldenCorpusHarness" w:date="2026-03-28T21:57:55Z">
        <w:r>
          <w:t>Adverse Events Le</w:t>
        </w:r>
      </w:ins>
      <w:r>
        <w:t>a</w:t>
      </w:r>
      <w:del w:id="11714" w:author="GoldenCorpusHarness" w:date="2026-03-28T21:57:55Z">
        <w:r>
          <w:delText>c-TMT 5 mg/k</w:delText>
        </w:r>
      </w:del>
      <w:ins w:id="11715" w:author="GoldenCorpusHarness" w:date="2026-03-28T21:57:55Z">
        <w:r>
          <w:t>din</w:t>
        </w:r>
      </w:ins>
      <w:r>
        <w:t xml:space="preserve">g </w:t>
      </w:r>
      <w:del w:id="11716" w:author="GoldenCorpusHarness" w:date="2026-03-28T21:57:55Z">
        <w:r>
          <w:delText>q2w</w:delText>
        </w:r>
      </w:del>
      <w:ins w:id="11717" w:author="GoldenCorpusHarness" w:date="2026-03-28T21:57:55Z">
        <w:r>
          <w:t>to</w:t>
        </w:r>
      </w:ins>
      <w:r>
        <w:t xml:space="preserve"> </w:t>
      </w:r>
      <w:del w:id="11718" w:author="GoldenCorpusHarness" w:date="2026-03-28T21:57:55Z">
        <w:r>
          <w:delText>group</w:delText>
        </w:r>
      </w:del>
      <w:ins w:id="11719" w:author="GoldenCorpusHarness" w:date="2026-03-28T21:57:55Z">
        <w:r>
          <w:t>Death</w:t>
        </w:r>
      </w:ins>
    </w:p>
    <w:p ns2:paraId="3D3D7AFF" ns2:textId="2DBEA430" w:rsidR="006F64EE" w:rsidRDefault="006F64EE" w:rsidP="006405A6">
      <w:pPr>
        <w:pStyle w:val="Paragraph"/>
      </w:pPr>
      <w:ins w:id="11720" w:author="GoldenCorpusHarness" w:date="2026-03-28T21:57:55Z">
        <w:r>
          <w:t xml:space="preserve">In Study MK-2870-002, 7 participants (3.3%) had an AE that resulted in death [Table 38]. Causes of death included sepsis, lower gastrointestinal hemorrhage, pneumonia, transitional cell carcinoma, and medical device site hemorrhage (0.5% each). The cause of death for 2 participants remained unknown. </w:t>
        </w:r>
      </w:ins>
      <w:r>
        <w:t xml:space="preserve">In the sac-TMT </w:t>
      </w:r>
      <w:del w:id="11721" w:author="GoldenCorpusHarness" w:date="2026-03-28T21:57:55Z">
        <w:r>
          <w:delText>group, the most common</w:delText>
        </w:r>
      </w:del>
      <w:ins w:id="11722" w:author="GoldenCorpusHarness" w:date="2026-03-28T21:57:55Z">
        <w:r>
          <w:t>5 mg/kg + pembrolizumab 400 mg group, 1 participant had sepsis that resulted in death which was considered</w:t>
        </w:r>
      </w:ins>
      <w:r>
        <w:t xml:space="preserve"> drug-related</w:t>
      </w:r>
      <w:del w:id="11723" w:author="GoldenCorpusHarness" w:date="2026-03-28T21:57:55Z">
        <w:r>
          <w:delText xml:space="preserve"> AEs (incidence ≥25%)</w:delText>
        </w:r>
      </w:del>
      <w:r>
        <w:t xml:space="preserve"> by </w:t>
      </w:r>
      <w:del w:id="11724" w:author="GoldenCorpusHarness" w:date="2026-03-28T21:57:55Z">
        <w:r>
          <w:delText xml:space="preserve">PT were WBC count decreased (80.0%), anemia (77.5%), neutrophil count decreased (76.3%), stomatitis (60.0%), alopecia (56.3%), asthenia (36.3%), ALT increased (28.8%), nausea (27.5%), hyperglycemia (26.3%), </w:delText>
        </w:r>
      </w:del>
      <w:ins w:id="11725" w:author="GoldenCorpusHarness" w:date="2026-03-28T21:57:55Z">
        <w:r>
          <w:t>the in</w:t>
        </w:r>
      </w:ins>
      <w:r>
        <w:t>v</w:t>
      </w:r>
      <w:del w:id="11726" w:author="GoldenCorpusHarness" w:date="2026-03-28T21:57:55Z">
        <w:r>
          <w:delText>omiting and AST increased (25.0% each) [Sec. 7.3]</w:delText>
        </w:r>
      </w:del>
      <w:ins w:id="11727" w:author="GoldenCorpusHarness" w:date="2026-03-28T21:57:55Z">
        <w:r>
          <w:t>estigator</w:t>
        </w:r>
      </w:ins>
      <w:r>
        <w:t xml:space="preserve"> [Table </w:t>
      </w:r>
      <w:del w:id="11728" w:author="GoldenCorpusHarness" w:date="2026-03-28T21:57:55Z">
        <w:r>
          <w:delText>72</w:delText>
        </w:r>
      </w:del>
      <w:ins w:id="11729" w:author="GoldenCorpusHarness" w:date="2026-03-28T21:57:55Z">
        <w:r>
          <w:t>38</w:t>
        </w:r>
      </w:ins>
      <w:r>
        <w:t>].</w:t>
      </w:r>
    </w:p>
    <w:p ns2:paraId="52A53483" ns2:textId="21A4406C" w:rsidR="002873CF" w:rsidRDefault="002873CF" w:rsidP="006405A6">
      <w:pPr>
        <w:pStyle w:val="Paragraph"/>
      </w:pPr>
      <w:del w:id="11730" w:author="GoldenCorpusHarness" w:date="2026-03-28T21:57:55Z">
        <w:r>
          <w:delText>The most common (incidence ≥5%) ≥Grade 3 drug</w:delText>
        </w:r>
      </w:del>
      <w:ins w:id="11731" w:author="GoldenCorpusHarness" w:date="2026-03-28T21:57:55Z">
        <w:r>
          <w:t>Note that the death originally reported as “transitional cell carcinoma” was due to disease progression and is categorized under MedDRA preferred terms “Neoplasm progression”, “Malignant neoplasm progression”, and “Disease progression,” which are excluded as events not related to the study drug. A data</w:t>
        </w:r>
      </w:ins>
      <w:r>
        <w:t>-</w:t>
      </w:r>
      <w:del w:id="11732" w:author="GoldenCorpusHarness" w:date="2026-03-28T21:57:55Z">
        <w:r>
          <w:delText>related AEs were: neutrophil count decreased (40</w:delText>
        </w:r>
      </w:del>
      <w:ins w:id="11733" w:author="GoldenCorpusHarness" w:date="2026-03-28T21:57:55Z">
        <w:r>
          <w:t>coding issue resulted in the term “transitional cell carcinoma” being recorded</w:t>
        </w:r>
      </w:ins>
      <w:r>
        <w:t>.</w:t>
      </w:r>
      <w:del w:id="11734" w:author="GoldenCorpusHarness" w:date="2026-03-28T21:57:55Z">
        <w:r>
          <w:delText>0%), WBC count decreased (30.0%), stomatitis (6.3%), anemia (8.8%), and asthenia (5.0%) [Sec. 7.3] [Table 73].</w:delText>
        </w:r>
      </w:del>
    </w:p>
    <w:p ns2:paraId="37D10826" ns2:textId="77777777" w:rsidR="006405A6" w:rsidRDefault="006405A6" w:rsidP="006405A6">
      <w:pPr>
        <w:pStyle w:val="Heading4"/>
        <w:tabs>
          <w:tab w:val="clear" w:pos="1195"/>
          <w:tab w:val="left" w:pos="1200"/>
        </w:tabs>
        <w:ind w:left="1200" w:hanging="1200"/>
      </w:pPr>
      <w:ins w:id="11735" w:author="GoldenCorpusHarness" w:date="2026-03-28T21:57:55Z">
        <w:r>
          <w:t>MK-2870-003/</w:t>
        </w:r>
      </w:ins>
      <w:r>
        <w:t>S</w:t>
      </w:r>
      <w:ins w:id="11736" w:author="GoldenCorpusHarness" w:date="2026-03-28T21:57:55Z">
        <w:r>
          <w:t>KB264-II-04/OptiTROP-L</w:t>
        </w:r>
      </w:ins>
      <w:r>
        <w:t>u</w:t>
      </w:r>
      <w:del w:id="11737" w:author="GoldenCorpusHarness" w:date="2026-03-28T21:57:55Z">
        <w:r>
          <w:delText>mmary of Serious Adverse Eve</w:delText>
        </w:r>
      </w:del>
      <w:r>
        <w:t>n</w:t>
      </w:r>
      <w:del w:id="11738" w:author="GoldenCorpusHarness" w:date="2026-03-28T21:57:55Z">
        <w:r>
          <w:delText>ts</w:delText>
        </w:r>
      </w:del>
      <w:ins w:id="11739" w:author="GoldenCorpusHarness" w:date="2026-03-28T21:57:55Z">
        <w:r>
          <w:t>g02</w:t>
        </w:r>
      </w:ins>
    </w:p>
    <w:p ns2:paraId="4AB46E88" ns2:textId="447960BC" w:rsidR="00DB04DB" w:rsidRPr="002829C2" w:rsidRDefault="00DB04DB" w:rsidP="00DB04DB">
      <w:pPr>
        <w:pStyle w:val="Paragraph"/>
        <w:rPr>
          <w:u w:val="single"/>
        </w:rPr>
      </w:pPr>
      <w:del w:id="11740" w:author="GoldenCorpusHarness" w:date="2026-03-28T21:57:55Z">
        <w:r>
          <w:delText>S</w:delText>
        </w:r>
      </w:del>
      <w:ins w:id="11741" w:author="GoldenCorpusHarness" w:date="2026-03-28T21:57:55Z">
        <w:r>
          <w:t>As of the DCO of 21-MAY-2025, safety data were analyzed for a total of 329 participants treated with s</w:t>
        </w:r>
      </w:ins>
      <w:r>
        <w:t xml:space="preserve">ac-TMT </w:t>
      </w:r>
      <w:del w:id="11742" w:author="GoldenCorpusHarness" w:date="2026-03-28T21:57:55Z">
        <w:r>
          <w:delText>5</w:delText>
        </w:r>
      </w:del>
      <w:ins w:id="11743" w:author="GoldenCorpusHarness" w:date="2026-03-28T21:57:55Z">
        <w:r>
          <w:t>at 4</w:t>
        </w:r>
      </w:ins>
      <w:r>
        <w:t xml:space="preserve"> mg/kg q2w </w:t>
      </w:r>
      <w:del w:id="11744" w:author="GoldenCorpusHarness" w:date="2026-03-28T21:57:55Z">
        <w:r>
          <w:delText>+</w:delText>
        </w:r>
      </w:del>
      <w:ins w:id="11745" w:author="GoldenCorpusHarness" w:date="2026-03-28T21:57:55Z">
        <w:r>
          <w:t>or</w:t>
        </w:r>
      </w:ins>
      <w:r>
        <w:t xml:space="preserve"> </w:t>
      </w:r>
      <w:del w:id="11746" w:author="GoldenCorpusHarness" w:date="2026-03-28T21:57:55Z">
        <w:r>
          <w:delText>KL-A16</w:delText>
        </w:r>
      </w:del>
      <w:ins w:id="11747" w:author="GoldenCorpusHarness" w:date="2026-03-28T21:57:55Z">
        <w:r>
          <w:t xml:space="preserve">at 3 mg/kg q2w [Table 39], [Table 40], and [Sec. </w:t>
        </w:r>
      </w:ins>
      <w:r>
        <w:t>7</w:t>
      </w:r>
      <w:del w:id="11748" w:author="GoldenCorpusHarness" w:date="2026-03-28T21:57:55Z">
        <w:r>
          <w:delText xml:space="preserve"> group</w:delText>
        </w:r>
      </w:del>
      <w:ins w:id="11749" w:author="GoldenCorpusHarness" w:date="2026-03-28T21:57:55Z">
        <w:r>
          <w:t>.3.3].</w:t>
        </w:r>
      </w:ins>
    </w:p>
    <w:p ns2:paraId="1E15D430" ns2:textId="53F48C7C" w:rsidR="006872B3" w:rsidRDefault="00B6224B" w:rsidP="006405A6">
      <w:pPr>
        <w:pStyle w:val="Paragraph"/>
      </w:pPr>
      <w:del w:id="11750" w:author="GoldenCorpusHarness" w:date="2026-03-28T21:57:55Z">
        <w:r>
          <w:delText>In the</w:delText>
        </w:r>
      </w:del>
      <w:ins w:id="11751" w:author="GoldenCorpusHarness" w:date="2026-03-28T21:57:55Z">
        <w:r>
          <w:t>A descriptive summary of participants safety data is provided in [Sec. 5.4.3.1]. The tables summarize only data from participants who received</w:t>
        </w:r>
      </w:ins>
      <w:r>
        <w:t xml:space="preserve"> sac-TMT </w:t>
      </w:r>
      <w:del w:id="11752" w:author="GoldenCorpusHarness" w:date="2026-03-28T21:57:55Z">
        <w:r>
          <w:delText>plus KL</w:delText>
        </w:r>
      </w:del>
      <w:ins w:id="11753" w:author="GoldenCorpusHarness" w:date="2026-03-28T21:57:55Z">
        <w:r>
          <w:t>monotherapy (n=211), sac</w:t>
        </w:r>
      </w:ins>
      <w:r>
        <w:t>-</w:t>
      </w:r>
      <w:del w:id="11754" w:author="GoldenCorpusHarness" w:date="2026-03-28T21:57:55Z">
        <w:r>
          <w:delText>A167 group</w:delText>
        </w:r>
      </w:del>
      <w:ins w:id="11755" w:author="GoldenCorpusHarness" w:date="2026-03-28T21:57:55Z">
        <w:r>
          <w:t>TMT plus pembrolizumab (n=54)</w:t>
        </w:r>
      </w:ins>
      <w:r>
        <w:t xml:space="preserve">, </w:t>
      </w:r>
      <w:del w:id="11756" w:author="GoldenCorpusHarness" w:date="2026-03-28T21:57:55Z">
        <w:r>
          <w:delText>12 participants (1</w:delText>
        </w:r>
      </w:del>
      <w:ins w:id="11757" w:author="GoldenCorpusHarness" w:date="2026-03-28T21:57:55Z">
        <w:r>
          <w:t xml:space="preserve">and sac-TMT combined with osimertinib at </w:t>
        </w:r>
      </w:ins>
      <w:r>
        <w:t>3</w:t>
      </w:r>
      <w:del w:id="11758" w:author="GoldenCorpusHarness" w:date="2026-03-28T21:57:55Z">
        <w:r>
          <w:delText xml:space="preserve">.2%) experienced SAEs, of which 10 participants (11.0%) experienced SAEs that were considered drug-related by the investigator [Table </w:delText>
        </w:r>
      </w:del>
      <w:ins w:id="11759" w:author="GoldenCorpusHarness" w:date="2026-03-28T21:57:55Z">
        <w:r>
          <w:t xml:space="preserve"> mg/kg (n=5</w:t>
        </w:r>
      </w:ins>
      <w:r>
        <w:t>3</w:t>
      </w:r>
      <w:del w:id="11760" w:author="GoldenCorpusHarness" w:date="2026-03-28T21:57:55Z">
        <w:r>
          <w:delText>9]. Most common (incidence &gt;2%) drug-related SAEs were WBC count decreased (5.5%), neutrophil count decreased (</w:delText>
        </w:r>
      </w:del>
      <w:ins w:id="11761" w:author="GoldenCorpusHarness" w:date="2026-03-28T21:57:55Z">
        <w:r>
          <w:t xml:space="preserve">) or </w:t>
        </w:r>
      </w:ins>
      <w:r>
        <w:t>4</w:t>
      </w:r>
      <w:del w:id="11762" w:author="GoldenCorpusHarness" w:date="2026-03-28T21:57:55Z">
        <w:r>
          <w:delText>.4%), platelet count decreased (3.3%), ALT increased and anemia (2.2% each) [Table 74].</w:delText>
        </w:r>
      </w:del>
      <w:ins w:id="11763" w:author="GoldenCorpusHarness" w:date="2026-03-28T21:57:55Z">
        <w:r>
          <w:t xml:space="preserve"> mg/kg (n=11).</w:t>
        </w:r>
      </w:ins>
    </w:p>
    <w:p ns2:paraId="2D816380" ns2:textId="5A19E2B4" w:rsidR="006872B3" w:rsidRDefault="006872B3" w:rsidP="006405A6">
      <w:pPr>
        <w:pStyle w:val="Paragraph"/>
      </w:pPr>
      <w:del w:id="11764" w:author="GoldenCorpusHarness" w:date="2026-03-28T21:57:55Z">
        <w:r>
          <w:delText>S</w:delText>
        </w:r>
      </w:del>
      <w:ins w:id="11765" w:author="GoldenCorpusHarness" w:date="2026-03-28T21:57:55Z">
        <w:r>
          <w:t>P</w:t>
        </w:r>
      </w:ins>
      <w:r>
        <w:t>a</w:t>
      </w:r>
      <w:ins w:id="11766" w:author="GoldenCorpusHarness" w:date="2026-03-28T21:57:55Z">
        <w:r>
          <w:t>rti</w:t>
        </w:r>
      </w:ins>
      <w:r>
        <w:t>c</w:t>
      </w:r>
      <w:del w:id="11767" w:author="GoldenCorpusHarness" w:date="2026-03-28T21:57:55Z">
        <w:r>
          <w:delText>-</w:delText>
        </w:r>
      </w:del>
      <w:ins w:id="11768" w:author="GoldenCorpusHarness" w:date="2026-03-28T21:57:55Z">
        <w:r>
          <w:t>ipant disposition is summarized in [</w:t>
        </w:r>
      </w:ins>
      <w:r>
        <w:t>T</w:t>
      </w:r>
      <w:del w:id="11769" w:author="GoldenCorpusHarness" w:date="2026-03-28T21:57:55Z">
        <w:r>
          <w:delText>MT</w:delText>
        </w:r>
      </w:del>
      <w:ins w:id="11770" w:author="GoldenCorpusHarness" w:date="2026-03-28T21:57:55Z">
        <w:r>
          <w:t>able</w:t>
        </w:r>
      </w:ins>
      <w:r>
        <w:t xml:space="preserve"> </w:t>
      </w:r>
      <w:del w:id="11771" w:author="GoldenCorpusHarness" w:date="2026-03-28T21:57:55Z">
        <w:r>
          <w:delText xml:space="preserve">5 mg/kg q2w group </w:delText>
        </w:r>
      </w:del>
      <w:ins w:id="11772" w:author="GoldenCorpusHarness" w:date="2026-03-28T21:57:55Z">
        <w:r>
          <w:t>39].</w:t>
        </w:r>
      </w:ins>
    </w:p>
    <w:p ns2:paraId="69325E5D" ns2:textId="53AFC95A" w:rsidR="006405A6" w:rsidRDefault="00B6224B" w:rsidP="006405A6">
      <w:pPr>
        <w:pStyle w:val="Paragraph"/>
      </w:pPr>
      <w:ins w:id="11773" w:author="GoldenCorpusHarness" w:date="2026-03-28T21:57:55Z">
        <w:r>
          <w:t>Table 39Study MK-2870-003 (SKB264-</w:t>
        </w:r>
      </w:ins>
      <w:r>
        <w:t>I</w:t>
      </w:r>
      <w:ins w:id="11774" w:author="GoldenCorpusHarness" w:date="2026-03-28T21:57:55Z">
        <w:r>
          <w:t>I-04): Dispositio</w:t>
        </w:r>
      </w:ins>
      <w:r>
        <w:t xml:space="preserve">n </w:t>
      </w:r>
      <w:del w:id="11775" w:author="GoldenCorpusHarness" w:date="2026-03-28T21:57:55Z">
        <w:r>
          <w:delText>the</w:delText>
        </w:r>
      </w:del>
      <w:ins w:id="11776" w:author="GoldenCorpusHarness" w:date="2026-03-28T21:57:55Z">
        <w:r>
          <w:t>of</w:t>
        </w:r>
      </w:ins>
      <w:r>
        <w:t xml:space="preserve"> </w:t>
      </w:r>
      <w:del w:id="11777" w:author="GoldenCorpusHarness" w:date="2026-03-28T21:57:55Z">
        <w:r>
          <w:delText>sac-TMT group, 14 p</w:delText>
        </w:r>
      </w:del>
      <w:ins w:id="11778" w:author="GoldenCorpusHarness" w:date="2026-03-28T21:57:55Z">
        <w:r>
          <w:t>P</w:t>
        </w:r>
      </w:ins>
      <w:r>
        <w:t>articipants (</w:t>
      </w:r>
      <w:del w:id="11779" w:author="GoldenCorpusHarness" w:date="2026-03-28T21:57:55Z">
        <w:r>
          <w:delText>17.5%)</w:delText>
        </w:r>
      </w:del>
      <w:ins w:id="11780" w:author="GoldenCorpusHarness" w:date="2026-03-28T21:57:55Z">
        <w:r>
          <w:t>APaT</w:t>
        </w:r>
      </w:ins>
      <w:r>
        <w:t xml:space="preserve"> </w:t>
      </w:r>
      <w:del w:id="11781" w:author="GoldenCorpusHarness" w:date="2026-03-28T21:57:55Z">
        <w:r>
          <w:delText>ex</w:delText>
        </w:r>
      </w:del>
      <w:ins w:id="11782" w:author="GoldenCorpusHarness" w:date="2026-03-28T21:57:55Z">
        <w:r>
          <w:t>Po</w:t>
        </w:r>
      </w:ins>
      <w:r>
        <w:t>p</w:t>
      </w:r>
      <w:del w:id="11783" w:author="GoldenCorpusHarness" w:date="2026-03-28T21:57:55Z">
        <w:r>
          <w:delText>erienced SAEs, of which 11 participants (13.8%) experienced SAEs that were considered re</w:delText>
        </w:r>
      </w:del>
      <w:ins w:id="11784" w:author="GoldenCorpusHarness" w:date="2026-03-28T21:57:55Z">
        <w:r>
          <w:t>u</w:t>
        </w:r>
      </w:ins>
      <w:r>
        <w:t>lat</w:t>
      </w:r>
      <w:del w:id="11785" w:author="GoldenCorpusHarness" w:date="2026-03-28T21:57:55Z">
        <w:r>
          <w:delText xml:space="preserve">ed to study treatment by the </w:delText>
        </w:r>
      </w:del>
      <w:r>
        <w:t>i</w:t>
      </w:r>
      <w:del w:id="11786" w:author="GoldenCorpusHarness" w:date="2026-03-28T21:57:55Z">
        <w:r>
          <w:delText>nvestigator [Table 39]. Most comm</w:delText>
        </w:r>
      </w:del>
      <w:r>
        <w:t>on</w:t>
      </w:r>
      <w:del w:id="11787" w:author="GoldenCorpusHarness" w:date="2026-03-28T21:57:55Z">
        <w:r>
          <w:delText xml:space="preserve"> (incidence &gt;2%</w:delText>
        </w:r>
      </w:del>
      <w:r>
        <w:t>)</w:t>
      </w:r>
      <w:del w:id="11788" w:author="GoldenCorpusHarness" w:date="2026-03-28T21:57:55Z">
        <w:r>
          <w:delText xml:space="preserve"> drug-related SAEs were neutrophil count decreased (3.8%), febrile neutropenia, and WBC count decreased (2.5% each) [Table 74].</w:delText>
        </w:r>
      </w:del>
    </w:p>
    <w:p ns2:paraId="4C5AF757" ns2:textId="77777777" w:rsidR="006405A6" w:rsidRDefault="006405A6" w:rsidP="006405A6">
      <w:pPr>
        <w:pStyle w:val="Heading4"/>
        <w:tabs>
          <w:tab w:val="clear" w:pos="1195"/>
          <w:tab w:val="left" w:pos="1200"/>
        </w:tabs>
        <w:ind w:left="1200" w:hanging="1200"/>
      </w:pPr>
      <w:bookmarkStart w:id="406" w:name="_Toc180399959"/>
      <w:r>
        <w:t xml:space="preserve">Adverse Events </w:t>
      </w:r>
      <w:r w:rsidRPr="00D42E7E">
        <w:t>Leading to Study Treatment Discontinuation</w:t>
      </w:r>
      <w:bookmarkEnd w:id="406"/>
    </w:p>
    <w:p ns2:paraId="28688A7D" ns2:textId="7C3A58E9" w:rsidR="000B162E" w:rsidRDefault="000B162E" w:rsidP="006405A6">
      <w:pPr>
        <w:pStyle w:val="Paragraph"/>
        <w:rPr>
          <w:u w:val="single"/>
        </w:rPr>
      </w:pPr>
      <w:del w:id="11789" w:author="GoldenCorpusHarness" w:date="2026-03-28T21:57:55Z">
        <w:r>
          <w:delText>Sac-TMT 5 mg/kg q2w + KL-A167 group</w:delText>
        </w:r>
      </w:del>
    </w:p>
    <w:p ns2:paraId="58CFB17A" ns2:textId="6CA00F42" w:rsidR="006405A6" w:rsidRDefault="004415DE" w:rsidP="006405A6">
      <w:pPr>
        <w:pStyle w:val="Paragraph"/>
      </w:pPr>
      <w:del w:id="11790" w:author="GoldenCorpusHarness" w:date="2026-03-28T21:57:55Z">
        <w:r>
          <w:delText>In the sac-TMT and KL-A167 group, 62 (68.1%) participants experienced an AE leading to dose modification and 2 (2.2%) participants experienced an AE that led to study treatment discontinuation [Table 39]. The events were ALT increased, AST increased, gamma-glutamyltransferase increased, and pneumonitis (1.1% each) [Table 75].</w:delText>
        </w:r>
      </w:del>
    </w:p>
    <w:p ns2:paraId="5B62BB61" ns2:textId="7CC8A214" w:rsidR="000B162E" w:rsidRDefault="000B162E" w:rsidP="006405A6">
      <w:pPr>
        <w:pStyle w:val="Paragraph"/>
      </w:pPr>
      <w:ins w:id="11791" w:author="GoldenCorpusHarness" w:date="2026-03-28T21:57:55Z">
        <w:r>
          <w:t xml:space="preserve">Overall </w:t>
        </w:r>
      </w:ins>
      <w:r>
        <w:t>S</w:t>
      </w:r>
      <w:ins w:id="11792" w:author="GoldenCorpusHarness" w:date="2026-03-28T21:57:55Z">
        <w:r>
          <w:t>umm</w:t>
        </w:r>
      </w:ins>
      <w:r>
        <w:t>a</w:t>
      </w:r>
      <w:del w:id="11793" w:author="GoldenCorpusHarness" w:date="2026-03-28T21:57:55Z">
        <w:r>
          <w:delText>c-TMT</w:delText>
        </w:r>
      </w:del>
      <w:ins w:id="11794" w:author="GoldenCorpusHarness" w:date="2026-03-28T21:57:55Z">
        <w:r>
          <w:t>ry</w:t>
        </w:r>
      </w:ins>
      <w:r>
        <w:t xml:space="preserve"> </w:t>
      </w:r>
      <w:del w:id="11795" w:author="GoldenCorpusHarness" w:date="2026-03-28T21:57:55Z">
        <w:r>
          <w:delText>5</w:delText>
        </w:r>
      </w:del>
      <w:ins w:id="11796" w:author="GoldenCorpusHarness" w:date="2026-03-28T21:57:55Z">
        <w:r>
          <w:t>of</w:t>
        </w:r>
      </w:ins>
      <w:r>
        <w:t xml:space="preserve"> </w:t>
      </w:r>
      <w:del w:id="11797" w:author="GoldenCorpusHarness" w:date="2026-03-28T21:57:55Z">
        <w:r>
          <w:delText>mg/kg</w:delText>
        </w:r>
      </w:del>
      <w:ins w:id="11798" w:author="GoldenCorpusHarness" w:date="2026-03-28T21:57:55Z">
        <w:r>
          <w:t>Adverse</w:t>
        </w:r>
      </w:ins>
      <w:r>
        <w:t xml:space="preserve"> </w:t>
      </w:r>
      <w:del w:id="11799" w:author="GoldenCorpusHarness" w:date="2026-03-28T21:57:55Z">
        <w:r>
          <w:delText xml:space="preserve">q2w group </w:delText>
        </w:r>
      </w:del>
      <w:ins w:id="11800" w:author="GoldenCorpusHarness" w:date="2026-03-28T21:57:55Z">
        <w:r>
          <w:t>Events</w:t>
        </w:r>
      </w:ins>
    </w:p>
    <w:p ns2:paraId="32D86C3D" ns2:textId="55AB1858" w:rsidR="006405A6" w:rsidRDefault="00633AA2" w:rsidP="006405A6">
      <w:pPr>
        <w:pStyle w:val="Paragraph"/>
      </w:pPr>
      <w:del w:id="11801" w:author="GoldenCorpusHarness" w:date="2026-03-28T21:57:55Z">
        <w:r>
          <w:delText>In the</w:delText>
        </w:r>
      </w:del>
      <w:ins w:id="11802" w:author="GoldenCorpusHarness" w:date="2026-03-28T21:57:55Z">
        <w:r>
          <w:t>A</w:t>
        </w:r>
      </w:ins>
      <w:r>
        <w:t xml:space="preserve"> s</w:t>
      </w:r>
      <w:del w:id="11803" w:author="GoldenCorpusHarness" w:date="2026-03-28T21:57:55Z">
        <w:r>
          <w:delText>ac-TMT gro</w:delText>
        </w:r>
      </w:del>
      <w:r>
        <w:t>u</w:t>
      </w:r>
      <w:del w:id="11804" w:author="GoldenCorpusHarness" w:date="2026-03-28T21:57:55Z">
        <w:r>
          <w:delText>p, 49 (61.3%) p</w:delText>
        </w:r>
      </w:del>
      <w:ins w:id="11805" w:author="GoldenCorpusHarness" w:date="2026-03-28T21:57:55Z">
        <w:r>
          <w:t>mm</w:t>
        </w:r>
      </w:ins>
      <w:r>
        <w:t>ar</w:t>
      </w:r>
      <w:del w:id="11806" w:author="GoldenCorpusHarness" w:date="2026-03-28T21:57:55Z">
        <w:r>
          <w:delText>ticipant</w:delText>
        </w:r>
      </w:del>
      <w:ins w:id="11807" w:author="GoldenCorpusHarness" w:date="2026-03-28T21:57:55Z">
        <w:r>
          <w:t>y of AE</w:t>
        </w:r>
      </w:ins>
      <w:r>
        <w:t xml:space="preserve">s </w:t>
      </w:r>
      <w:del w:id="11808" w:author="GoldenCorpusHarness" w:date="2026-03-28T21:57:55Z">
        <w:r>
          <w:delText>exp</w:delText>
        </w:r>
      </w:del>
      <w:ins w:id="11809" w:author="GoldenCorpusHarness" w:date="2026-03-28T21:57:55Z">
        <w:r>
          <w:t>obs</w:t>
        </w:r>
      </w:ins>
      <w:r>
        <w:t>er</w:t>
      </w:r>
      <w:del w:id="11810" w:author="GoldenCorpusHarness" w:date="2026-03-28T21:57:55Z">
        <w:r>
          <w:delText>ienc</w:delText>
        </w:r>
      </w:del>
      <w:ins w:id="11811" w:author="GoldenCorpusHarness" w:date="2026-03-28T21:57:55Z">
        <w:r>
          <w:t>v</w:t>
        </w:r>
      </w:ins>
      <w:r>
        <w:t xml:space="preserve">ed </w:t>
      </w:r>
      <w:del w:id="11812" w:author="GoldenCorpusHarness" w:date="2026-03-28T21:57:55Z">
        <w:r>
          <w:delText>a</w:delText>
        </w:r>
      </w:del>
      <w:ins w:id="11813" w:author="GoldenCorpusHarness" w:date="2026-03-28T21:57:55Z">
        <w:r>
          <w:t>i</w:t>
        </w:r>
      </w:ins>
      <w:r>
        <w:t xml:space="preserve">n </w:t>
      </w:r>
      <w:del w:id="11814" w:author="GoldenCorpusHarness" w:date="2026-03-28T21:57:55Z">
        <w:r>
          <w:delText>AE that led to s</w:delText>
        </w:r>
      </w:del>
      <w:ins w:id="11815" w:author="GoldenCorpusHarness" w:date="2026-03-28T21:57:55Z">
        <w:r>
          <w:t>S</w:t>
        </w:r>
      </w:ins>
      <w:r>
        <w:t xml:space="preserve">tudy </w:t>
      </w:r>
      <w:del w:id="11816" w:author="GoldenCorpusHarness" w:date="2026-03-28T21:57:55Z">
        <w:r>
          <w:delText>t</w:delText>
        </w:r>
      </w:del>
      <w:ins w:id="11817" w:author="GoldenCorpusHarness" w:date="2026-03-28T21:57:55Z">
        <w:r>
          <w:t>MK-2870-003 is p</w:t>
        </w:r>
      </w:ins>
      <w:r>
        <w:t>re</w:t>
      </w:r>
      <w:del w:id="11818" w:author="GoldenCorpusHarness" w:date="2026-03-28T21:57:55Z">
        <w:r>
          <w:delText>atm</w:delText>
        </w:r>
      </w:del>
      <w:ins w:id="11819" w:author="GoldenCorpusHarness" w:date="2026-03-28T21:57:55Z">
        <w:r>
          <w:t>s</w:t>
        </w:r>
      </w:ins>
      <w:r>
        <w:t>en</w:t>
      </w:r>
      <w:del w:id="11820" w:author="GoldenCorpusHarness" w:date="2026-03-28T21:57:55Z">
        <w:r>
          <w:delText>t dose modification and 3 (3.8%) participants experienced an AE of infusion-rela</w:delText>
        </w:r>
      </w:del>
      <w:r>
        <w:t xml:space="preserve">ted </w:t>
      </w:r>
      <w:del w:id="11821" w:author="GoldenCorpusHarness" w:date="2026-03-28T21:57:55Z">
        <w:r>
          <w:delText>react</w:delText>
        </w:r>
      </w:del>
      <w:r>
        <w:t>i</w:t>
      </w:r>
      <w:del w:id="11822" w:author="GoldenCorpusHarness" w:date="2026-03-28T21:57:55Z">
        <w:r>
          <w:delText>on that led to study treatment discontinuatio</w:delText>
        </w:r>
      </w:del>
      <w:r>
        <w:t xml:space="preserve">n [Table </w:t>
      </w:r>
      <w:del w:id="11823" w:author="GoldenCorpusHarness" w:date="2026-03-28T21:57:55Z">
        <w:r>
          <w:delText>39] [Table 75</w:delText>
        </w:r>
      </w:del>
      <w:ins w:id="11824" w:author="GoldenCorpusHarness" w:date="2026-03-28T21:57:55Z">
        <w:r>
          <w:t>40</w:t>
        </w:r>
      </w:ins>
      <w:r>
        <w:t>].</w:t>
      </w:r>
      <w:del w:id="11825" w:author="GoldenCorpusHarness" w:date="2026-03-28T21:57:55Z">
        <w:r>
          <w:delText xml:space="preserve"> </w:delText>
        </w:r>
      </w:del>
    </w:p>
    <w:p ns2:paraId="33BD2E9C" ns2:textId="77777777" w:rsidR="0097321E" w:rsidRDefault="0097321E" w:rsidP="00DB25FE">
      <w:pPr>
        <w:pStyle w:val="Heading4"/>
      </w:pPr>
      <w:del w:id="11826" w:author="GoldenCorpusHarness" w:date="2026-03-28T21:57:55Z">
        <w:r>
          <w:delText>Ad</w:delText>
        </w:r>
      </w:del>
      <w:ins w:id="11827" w:author="GoldenCorpusHarness" w:date="2026-03-28T21:57:55Z">
        <w:r>
          <w:t>Sac-TMT 4 mg/kg q2w (n=211): In the sac-TMT 4 mg/kg q2w monotherapy group, 196 participants (92.9%) experienced at least 1 AE, and 87.2% participants had AEs considered drug-related by the in</w:t>
        </w:r>
      </w:ins>
      <w:r>
        <w:t>ve</w:t>
      </w:r>
      <w:del w:id="11828" w:author="GoldenCorpusHarness" w:date="2026-03-28T21:57:55Z">
        <w:r>
          <w:delText>rse E</w:delText>
        </w:r>
      </w:del>
      <w:ins w:id="11829" w:author="GoldenCorpusHarness" w:date="2026-03-28T21:57:55Z">
        <w:r>
          <w:t>stigator. Grade ≥3 AEs were reported for 83 participants (39.3%), and Grade ≥3 AEs that were considered drug-related by the in</w:t>
        </w:r>
      </w:ins>
      <w:r>
        <w:t>ve</w:t>
      </w:r>
      <w:del w:id="11830" w:author="GoldenCorpusHarness" w:date="2026-03-28T21:57:55Z">
        <w:r>
          <w:delText>nts Leading to</w:delText>
        </w:r>
      </w:del>
      <w:ins w:id="11831" w:author="GoldenCorpusHarness" w:date="2026-03-28T21:57:55Z">
        <w:r>
          <w:t>stigator were reported for 70 participants (33.2%).</w:t>
        </w:r>
      </w:ins>
      <w:r>
        <w:t xml:space="preserve"> D</w:t>
      </w:r>
      <w:del w:id="11832" w:author="GoldenCorpusHarness" w:date="2026-03-28T21:57:55Z">
        <w:r>
          <w:delText>eath</w:delText>
        </w:r>
      </w:del>
      <w:ins w:id="11833" w:author="GoldenCorpusHarness" w:date="2026-03-28T21:57:55Z">
        <w:r>
          <w:t>ose modification due to an AEs was required for 86 participants (40.8%). Three participants (1.4%) discontinued treatment due to drug-related AEs. SAEs were reported for 47 participants (22.3%), and 12.8% participants had SAEs considered drug-related by the investigator. There were 7 participants (3.3%) who had AEs that resulted in death, 2 of which were considered drug-related by the investigator [Table 40].</w:t>
        </w:r>
      </w:ins>
    </w:p>
    <w:p ns2:paraId="72E30EF2" ns2:textId="77777777" w:rsidR="009E77A7" w:rsidRPr="0056266F" w:rsidRDefault="009E77A7" w:rsidP="00431BFB">
      <w:pPr>
        <w:pStyle w:val="Paragraph"/>
        <w:rPr>
          <w:u w:val="single"/>
        </w:rPr>
      </w:pPr>
      <w:del w:id="11834" w:author="GoldenCorpusHarness" w:date="2026-03-28T21:57:55Z">
        <w:r>
          <w:delText>S</w:delText>
        </w:r>
      </w:del>
      <w:ins w:id="11835" w:author="GoldenCorpusHarness" w:date="2026-03-28T21:57:55Z">
        <w:r>
          <w:t>The most frequently reported AEs reg</w:t>
        </w:r>
      </w:ins>
      <w:r>
        <w:t>a</w:t>
      </w:r>
      <w:ins w:id="11836" w:author="GoldenCorpusHarness" w:date="2026-03-28T21:57:55Z">
        <w:r>
          <w:t xml:space="preserve">rdless of </w:t>
        </w:r>
      </w:ins>
      <w:r>
        <w:t>c</w:t>
      </w:r>
      <w:del w:id="11837" w:author="GoldenCorpusHarness" w:date="2026-03-28T21:57:55Z">
        <w:r>
          <w:delText>-TM</w:delText>
        </w:r>
      </w:del>
      <w:ins w:id="11838" w:author="GoldenCorpusHarness" w:date="2026-03-28T21:57:55Z">
        <w:r>
          <w:t>ausality (incidence ≥25%) by P</w:t>
        </w:r>
      </w:ins>
      <w:r>
        <w:t xml:space="preserve">T </w:t>
      </w:r>
      <w:del w:id="11839" w:author="GoldenCorpusHarness" w:date="2026-03-28T21:57:55Z">
        <w:r>
          <w:delText>5</w:delText>
        </w:r>
      </w:del>
      <w:ins w:id="11840" w:author="GoldenCorpusHarness" w:date="2026-03-28T21:57:55Z">
        <w:r>
          <w:t>were</w:t>
        </w:r>
      </w:ins>
      <w:r>
        <w:t xml:space="preserve"> </w:t>
      </w:r>
      <w:ins w:id="11841" w:author="GoldenCorpusHarness" w:date="2026-03-28T21:57:55Z">
        <w:r>
          <w:t>ane</w:t>
        </w:r>
      </w:ins>
      <w:r>
        <w:t>m</w:t>
      </w:r>
      <w:del w:id="11842" w:author="GoldenCorpusHarness" w:date="2026-03-28T21:57:55Z">
        <w:r>
          <w:delText>g/kg</w:delText>
        </w:r>
      </w:del>
      <w:ins w:id="11843" w:author="GoldenCorpusHarness" w:date="2026-03-28T21:57:55Z">
        <w:r>
          <w:t>ia</w:t>
        </w:r>
      </w:ins>
      <w:r>
        <w:t xml:space="preserve"> </w:t>
      </w:r>
      <w:del w:id="11844" w:author="GoldenCorpusHarness" w:date="2026-03-28T21:57:55Z">
        <w:r>
          <w:delText>q</w:delText>
        </w:r>
      </w:del>
      <w:ins w:id="11845" w:author="GoldenCorpusHarness" w:date="2026-03-28T21:57:55Z">
        <w:r>
          <w:t>(69.</w:t>
        </w:r>
      </w:ins>
      <w:r>
        <w:t>2</w:t>
      </w:r>
      <w:del w:id="11846" w:author="GoldenCorpusHarness" w:date="2026-03-28T21:57:55Z">
        <w:r>
          <w:delText>w</w:delText>
        </w:r>
      </w:del>
      <w:ins w:id="11847" w:author="GoldenCorpusHarness" w:date="2026-03-28T21:57:55Z">
        <w:r>
          <w:t>%),</w:t>
        </w:r>
      </w:ins>
      <w:r>
        <w:t xml:space="preserve"> </w:t>
      </w:r>
      <w:del w:id="11848" w:author="GoldenCorpusHarness" w:date="2026-03-28T21:57:55Z">
        <w:r>
          <w:delText>+</w:delText>
        </w:r>
      </w:del>
      <w:ins w:id="11849" w:author="GoldenCorpusHarness" w:date="2026-03-28T21:57:55Z">
        <w:r>
          <w:t>WBC</w:t>
        </w:r>
      </w:ins>
      <w:r>
        <w:t xml:space="preserve"> </w:t>
      </w:r>
      <w:del w:id="11850" w:author="GoldenCorpusHarness" w:date="2026-03-28T21:57:55Z">
        <w:r>
          <w:delText>KL-A167</w:delText>
        </w:r>
      </w:del>
      <w:ins w:id="11851" w:author="GoldenCorpusHarness" w:date="2026-03-28T21:57:55Z">
        <w:r>
          <w:t>count</w:t>
        </w:r>
      </w:ins>
      <w:r>
        <w:t xml:space="preserve"> </w:t>
      </w:r>
      <w:del w:id="11852" w:author="GoldenCorpusHarness" w:date="2026-03-28T21:57:55Z">
        <w:r>
          <w:delText>g</w:delText>
        </w:r>
      </w:del>
      <w:ins w:id="11853" w:author="GoldenCorpusHarness" w:date="2026-03-28T21:57:55Z">
        <w:r>
          <w:t>decreased (33.2%), and neut</w:t>
        </w:r>
      </w:ins>
      <w:r>
        <w:t>ro</w:t>
      </w:r>
      <w:ins w:id="11854" w:author="GoldenCorpusHarness" w:date="2026-03-28T21:57:55Z">
        <w:r>
          <w:t>phil co</w:t>
        </w:r>
      </w:ins>
      <w:r>
        <w:t>u</w:t>
      </w:r>
      <w:del w:id="11855" w:author="GoldenCorpusHarness" w:date="2026-03-28T21:57:55Z">
        <w:r>
          <w:delText>p</w:delText>
        </w:r>
      </w:del>
      <w:ins w:id="11856" w:author="GoldenCorpusHarness" w:date="2026-03-28T21:57:55Z">
        <w:r>
          <w:t>nt</w:t>
        </w:r>
      </w:ins>
      <w:r>
        <w:t xml:space="preserve"> </w:t>
      </w:r>
      <w:ins w:id="11857" w:author="GoldenCorpusHarness" w:date="2026-03-28T21:57:55Z">
        <w:r>
          <w:t>decreased (32.2%).</w:t>
        </w:r>
      </w:ins>
    </w:p>
    <w:p ns2:paraId="7BB1F753" ns2:textId="1D1512F4" w:rsidR="0097321E" w:rsidRPr="0056266F" w:rsidRDefault="009A577B" w:rsidP="0097321E">
      <w:pPr>
        <w:pStyle w:val="Paragraph"/>
      </w:pPr>
      <w:del w:id="11858" w:author="GoldenCorpusHarness" w:date="2026-03-28T21:57:55Z">
        <w:r>
          <w:delText>In the s</w:delText>
        </w:r>
      </w:del>
      <w:ins w:id="11859" w:author="GoldenCorpusHarness" w:date="2026-03-28T21:57:55Z">
        <w:r>
          <w:t>S</w:t>
        </w:r>
      </w:ins>
      <w:r>
        <w:t xml:space="preserve">ac-TMT </w:t>
      </w:r>
      <w:del w:id="11860" w:author="GoldenCorpusHarness" w:date="2026-03-28T21:57:55Z">
        <w:r>
          <w:delText>and KL-A1</w:delText>
        </w:r>
      </w:del>
      <w:ins w:id="11861" w:author="GoldenCorpusHarness" w:date="2026-03-28T21:57:55Z">
        <w:r>
          <w:t>4 mg/kg q2w + pembrolizumab 400 mg q</w:t>
        </w:r>
      </w:ins>
      <w:r>
        <w:t>6</w:t>
      </w:r>
      <w:del w:id="11862" w:author="GoldenCorpusHarness" w:date="2026-03-28T21:57:55Z">
        <w:r>
          <w:delText>7 group, 1 participant</w:delText>
        </w:r>
      </w:del>
      <w:ins w:id="11863" w:author="GoldenCorpusHarness" w:date="2026-03-28T21:57:55Z">
        <w:r>
          <w:t>w group</w:t>
        </w:r>
      </w:ins>
      <w:r>
        <w:t xml:space="preserve"> (</w:t>
      </w:r>
      <w:del w:id="11864" w:author="GoldenCorpusHarness" w:date="2026-03-28T21:57:55Z">
        <w:r>
          <w:delText>1.1%</w:delText>
        </w:r>
      </w:del>
      <w:ins w:id="11865" w:author="GoldenCorpusHarness" w:date="2026-03-28T21:57:55Z">
        <w:r>
          <w:t>n=54</w:t>
        </w:r>
      </w:ins>
      <w:r>
        <w:t>)</w:t>
      </w:r>
      <w:del w:id="11866" w:author="GoldenCorpusHarness" w:date="2026-03-28T21:57:55Z">
        <w:r>
          <w:delText xml:space="preserve"> experienced an AE of bacteremia that resulted in death. The cause of this death was considered not related to</w:delText>
        </w:r>
      </w:del>
      <w:ins w:id="11867" w:author="GoldenCorpusHarness" w:date="2026-03-28T21:57:55Z">
        <w:r>
          <w:t>: In the</w:t>
        </w:r>
      </w:ins>
      <w:r>
        <w:t xml:space="preserve"> sac-TMT </w:t>
      </w:r>
      <w:ins w:id="11868" w:author="GoldenCorpusHarness" w:date="2026-03-28T21:57:55Z">
        <w:r>
          <w:t xml:space="preserve">4 mg/kg plus pembrolizumab 400 mg treatment group, all participants experienced at least 1 AE, all of which were considered drug-related </w:t>
        </w:r>
      </w:ins>
      <w:r>
        <w:t>by the investigator</w:t>
      </w:r>
      <w:ins w:id="11869" w:author="GoldenCorpusHarness" w:date="2026-03-28T21:57:55Z">
        <w:r>
          <w:t>. Grade ≥3 AEs were reported for 42 participants (77.8%), and Grade ≥3 AEs that were considered drug-related by the investigator were reported for 35 participants (64.8%). Dose modifications due to AEs were required for 45 participants (83.3%). Thirteen participants (24.1%) discontinued treatment due to an AE, of which 8 participants (14.8%) discontinued due to sac-TMT. SAEs were reported for 27 participants (50%), and 27.8% participants had SAEs considered drug-related by the investigator. There was 1 participant (1.9%) who had an AE that resulted in death, which was not considered drug-related by the investigator</w:t>
        </w:r>
      </w:ins>
      <w:r>
        <w:t xml:space="preserve"> [Table </w:t>
      </w:r>
      <w:del w:id="11870" w:author="GoldenCorpusHarness" w:date="2026-03-28T21:57:55Z">
        <w:r>
          <w:delText>39</w:delText>
        </w:r>
      </w:del>
      <w:ins w:id="11871" w:author="GoldenCorpusHarness" w:date="2026-03-28T21:57:55Z">
        <w:r>
          <w:t>40</w:t>
        </w:r>
      </w:ins>
      <w:r>
        <w:t>].</w:t>
      </w:r>
    </w:p>
    <w:p ns2:paraId="6ECF5C66" ns2:textId="77777777" w:rsidR="00180B74" w:rsidRPr="0056266F" w:rsidRDefault="00180B74" w:rsidP="00431BFB">
      <w:pPr>
        <w:pStyle w:val="Paragraph"/>
        <w:rPr>
          <w:u w:val="single"/>
        </w:rPr>
      </w:pPr>
      <w:ins w:id="11872" w:author="GoldenCorpusHarness" w:date="2026-03-28T21:57:55Z">
        <w:r>
          <w:t>The most frequently reported AEs regardless of causality (incidence ≥25%) by PT were anemia (90.7%), WBC count decreased (70.4%), neutrophil count decreased (64.8%), ALT increased (44.4%), decreased appetite (42.6%), stomatitis (40.7%), hypoalbuminemia (38.9%), nausea (37%), constipation (33.3%), rash (31.5%), A</w:t>
        </w:r>
      </w:ins>
      <w:r>
        <w:t>S</w:t>
      </w:r>
      <w:del w:id="11873" w:author="GoldenCorpusHarness" w:date="2026-03-28T21:57:55Z">
        <w:r>
          <w:delText xml:space="preserve">ac-TMT </w:delText>
        </w:r>
      </w:del>
      <w:ins w:id="11874" w:author="GoldenCorpusHarness" w:date="2026-03-28T21:57:55Z">
        <w:r>
          <w:t>T increased, GGT increased, hyperuricemia, lymphocyte count decreased, pneumonia (27.8% each), and hypokalemia and weight decreased (2</w:t>
        </w:r>
      </w:ins>
      <w:r>
        <w:t>5</w:t>
      </w:r>
      <w:del w:id="11875" w:author="GoldenCorpusHarness" w:date="2026-03-28T21:57:55Z">
        <w:r>
          <w:delText xml:space="preserve"> mg/kg q2w group </w:delText>
        </w:r>
      </w:del>
      <w:ins w:id="11876" w:author="GoldenCorpusHarness" w:date="2026-03-28T21:57:55Z">
        <w:r>
          <w:t>.9% each) [Sec. 7.3] [Table 70].</w:t>
        </w:r>
      </w:ins>
    </w:p>
    <w:p ns2:paraId="756A377D" ns2:textId="46DABB5F" w:rsidR="0097321E" w:rsidRPr="0056266F" w:rsidRDefault="00DB25FE" w:rsidP="0097321E">
      <w:pPr>
        <w:pStyle w:val="Paragraph"/>
      </w:pPr>
      <w:del w:id="11877" w:author="GoldenCorpusHarness" w:date="2026-03-28T21:57:55Z">
        <w:r>
          <w:delText>At the time of the DCO, no death was reported in the s</w:delText>
        </w:r>
      </w:del>
      <w:ins w:id="11878" w:author="GoldenCorpusHarness" w:date="2026-03-28T21:57:55Z">
        <w:r>
          <w:t>S</w:t>
        </w:r>
      </w:ins>
      <w:r>
        <w:t xml:space="preserve">ac-TMT </w:t>
      </w:r>
      <w:del w:id="11879" w:author="GoldenCorpusHarness" w:date="2026-03-28T21:57:55Z">
        <w:r>
          <w:delText>group [</w:delText>
        </w:r>
      </w:del>
      <w:ins w:id="11880" w:author="GoldenCorpusHarness" w:date="2026-03-28T21:57:55Z">
        <w:r>
          <w:t>3 mg/kg q2w + osimertinib 80 mg group (n=53): In the sac-</w:t>
        </w:r>
      </w:ins>
      <w:r>
        <w:t>T</w:t>
      </w:r>
      <w:del w:id="11881" w:author="GoldenCorpusHarness" w:date="2026-03-28T21:57:55Z">
        <w:r>
          <w:delText>a</w:delText>
        </w:r>
      </w:del>
      <w:ins w:id="11882" w:author="GoldenCorpusHarness" w:date="2026-03-28T21:57:55Z">
        <w:r>
          <w:t>MT 3 mg/kg plus osimertini</w:t>
        </w:r>
      </w:ins>
      <w:r>
        <w:t>b</w:t>
      </w:r>
      <w:del w:id="11883" w:author="GoldenCorpusHarness" w:date="2026-03-28T21:57:55Z">
        <w:r>
          <w:delText>le 3</w:delText>
        </w:r>
      </w:del>
      <w:ins w:id="11884" w:author="GoldenCorpusHarness" w:date="2026-03-28T21:57:55Z">
        <w:r>
          <w:t xml:space="preserve"> 80 mg treatment group, 52 participants (</w:t>
        </w:r>
      </w:ins>
      <w:r>
        <w:t>9</w:t>
      </w:r>
      <w:del w:id="11885" w:author="GoldenCorpusHarness" w:date="2026-03-28T21:57:55Z">
        <w:r>
          <w:delText>].</w:delText>
        </w:r>
      </w:del>
      <w:ins w:id="11886" w:author="GoldenCorpusHarness" w:date="2026-03-28T21:57:55Z">
        <w:r>
          <w:t>8.1%) experienced at least 1 AE, all of which were considered drug-related by the investigator. Grade ≥3 AEs were reported for 30 participants (56.6%) and Grade ≥3 AE that were considered drug-related by the investigator were reported for 25 participants (47.2%). Dose modifications due to AEs were required for 37 participants (69.8%). Two participants (3.8%) discontinued treatment, and both were considered related to sac-TMT by the investigator. SAEs were reported for 19 participants (35.8%), and 15.1% participants had SAEs considered drug-related by the investigator. There were 3 participants (5.7%) who had an AE that resulted in death; however, none were considered drug-related by the investigator.</w:t>
        </w:r>
      </w:ins>
    </w:p>
    <w:p ns2:paraId="06DFBEDC" ns2:textId="77777777" w:rsidR="007243AD" w:rsidRPr="0056266F" w:rsidRDefault="007243AD" w:rsidP="007243AD">
      <w:pPr>
        <w:pStyle w:val="Heading3"/>
        <w:tabs>
          <w:tab w:val="clear" w:pos="965"/>
          <w:tab w:val="left" w:pos="960"/>
        </w:tabs>
        <w:ind w:left="960" w:hanging="960"/>
      </w:pPr>
      <w:del w:id="11887" w:author="GoldenCorpusHarness" w:date="2026-03-28T21:57:55Z">
        <w:r>
          <w:delText>MK-</w:delText>
        </w:r>
      </w:del>
      <w:ins w:id="11888" w:author="GoldenCorpusHarness" w:date="2026-03-28T21:57:55Z">
        <w:r>
          <w:t>The most frequently reported AEs regardless of causality (incidence ≥25%) by PT were anemia (92.5%), WBC count decreased (77.4%), neutrophil count decreased (60.4%), stomatitis (52.8%), blood creatinine increased (45.3%), decreased appetite (43.4%), ALT increased (39.6%), platelet count decreased and rash (37.7% each), hypoalbuminemia (35.8%), nausea, AST increased, hypertriglyceridemia, hyperuricemia, lymphocyte count decreased, and weight decreased (34% each), constipation and vomiting (</w:t>
        </w:r>
      </w:ins>
      <w:r>
        <w:t>28</w:t>
      </w:r>
      <w:ins w:id="11889" w:author="GoldenCorpusHarness" w:date="2026-03-28T21:57:55Z">
        <w:r>
          <w:t xml:space="preserve">.3% each), and diarrhea (26.4%) [Sec. 7.3] [Table </w:t>
        </w:r>
      </w:ins>
      <w:r>
        <w:t>70</w:t>
      </w:r>
      <w:del w:id="11890" w:author="GoldenCorpusHarness" w:date="2026-03-28T21:57:55Z">
        <w:r>
          <w:delText>-017 (SKB264-II-08)</w:delText>
        </w:r>
      </w:del>
      <w:ins w:id="11891" w:author="GoldenCorpusHarness" w:date="2026-03-28T21:57:55Z">
        <w:r>
          <w:t>].</w:t>
        </w:r>
      </w:ins>
    </w:p>
    <w:p ns2:paraId="50A9A88E" ns2:textId="44F889EF" w:rsidR="007243AD" w:rsidRPr="0056266F" w:rsidRDefault="007243AD" w:rsidP="007243AD">
      <w:pPr>
        <w:pStyle w:val="Paragraph"/>
      </w:pPr>
      <w:del w:id="11892" w:author="GoldenCorpusHarness" w:date="2026-03-28T21:57:55Z">
        <w:r>
          <w:delText>As of the 19-APR-2024 DCO, safety data were available for a total of 158 participants in Part I treated with s</w:delText>
        </w:r>
      </w:del>
      <w:ins w:id="11893" w:author="GoldenCorpusHarness" w:date="2026-03-28T21:57:55Z">
        <w:r>
          <w:t>S</w:t>
        </w:r>
      </w:ins>
      <w:r>
        <w:t xml:space="preserve">ac-TMT </w:t>
      </w:r>
      <w:del w:id="11894" w:author="GoldenCorpusHarness" w:date="2026-03-28T21:57:55Z">
        <w:r>
          <w:delText xml:space="preserve">at 5 </w:delText>
        </w:r>
      </w:del>
      <w:ins w:id="11895" w:author="GoldenCorpusHarness" w:date="2026-03-28T21:57:55Z">
        <w:r>
          <w:t xml:space="preserve">4 </w:t>
        </w:r>
      </w:ins>
      <w:r>
        <w:t xml:space="preserve">mg/kg q2w </w:t>
      </w:r>
      <w:del w:id="11896" w:author="GoldenCorpusHarness" w:date="2026-03-28T21:57:55Z">
        <w:r>
          <w:delText>in</w:delText>
        </w:r>
      </w:del>
      <w:ins w:id="11897" w:author="GoldenCorpusHarness" w:date="2026-03-28T21:57:55Z">
        <w:r>
          <w:t>+ osimertinib 80 mg group (n=11): In the sac-TMT 4 mg/kg plus osimertinib 80 mg treatment group, all 11 participants experienced at least 1 AE, and all were considered drug-related by the investigator. Grade ≥3 AEs were reported for 8 participants (72.7%), and all were considered drug-related by the investigator. Dose modifications due to AEs were required for 8 participants (72.7%). Four participants (36.4%) discontinued treatment, and all were considered sac-TMT related by the investigator.</w:t>
        </w:r>
      </w:ins>
      <w:r>
        <w:t xml:space="preserve"> S</w:t>
      </w:r>
      <w:del w:id="11898" w:author="GoldenCorpusHarness" w:date="2026-03-28T21:57:55Z">
        <w:r>
          <w:delText>tud</w:delText>
        </w:r>
      </w:del>
      <w:ins w:id="11899" w:author="GoldenCorpusHarness" w:date="2026-03-28T21:57:55Z">
        <w:r>
          <w:t>AEs occurred in 5 participants (45.5%), with 36.4% participants had SAEs considered drug-related b</w:t>
        </w:r>
      </w:ins>
      <w:r>
        <w:t xml:space="preserve">y </w:t>
      </w:r>
      <w:del w:id="11900" w:author="GoldenCorpusHarness" w:date="2026-03-28T21:57:55Z">
        <w:r>
          <w:delText xml:space="preserve">MK-2870-017. </w:delText>
        </w:r>
      </w:del>
      <w:ins w:id="11901" w:author="GoldenCorpusHarness" w:date="2026-03-28T21:57:55Z">
        <w:r>
          <w:t>the investigator. No deaths were reported.</w:t>
        </w:r>
      </w:ins>
    </w:p>
    <w:p ns2:paraId="3F0A19C7" ns2:textId="61E7337D" w:rsidR="00193AA9" w:rsidRDefault="00193AA9" w:rsidP="00193AA9">
      <w:pPr>
        <w:pStyle w:val="Paragraph"/>
        <w:rPr>
          <w:b/>
          <w:bCs/>
        </w:rPr>
      </w:pPr>
      <w:ins w:id="11902" w:author="GoldenCorpusHarness" w:date="2026-03-28T21:57:55Z">
        <w:r>
          <w:t xml:space="preserve">The most frequently reported AEs regardless of causality (incidence ≥25%) by </w:t>
        </w:r>
      </w:ins>
      <w:r>
        <w:t>P</w:t>
      </w:r>
      <w:del w:id="11903" w:author="GoldenCorpusHarness" w:date="2026-03-28T21:57:55Z">
        <w:r>
          <w:delText>articipant disposition is summarized in</w:delText>
        </w:r>
      </w:del>
      <w:ins w:id="11904" w:author="GoldenCorpusHarness" w:date="2026-03-28T21:57:55Z">
        <w:r>
          <w:t>T were anemia (100%); WBC count decreased and neutrophil count decreased (90.9% each); stomatitis and rash (72.7% each); platelet count decreased and alopecia (54.5% each); diarrhea, hyperuricemia, decreased appetite, nausea, and upper respiratory tract infection (45.5% each); vomiting and malaise (36.4% each); and weight decreased, hypokalemia, constipation, GGT increased, hyperglycemia, hypertriglyceridemia, blood creatinine increased, cough, hyponatremia, epistaxis, fatigue, hiccups, peripheral edema, UTI, and hyperlipidemia (27.3%, each) [Sec. 7.3]</w:t>
        </w:r>
      </w:ins>
      <w:r>
        <w:t xml:space="preserve"> [Table </w:t>
      </w:r>
      <w:del w:id="11905" w:author="GoldenCorpusHarness" w:date="2026-03-28T21:57:55Z">
        <w:r>
          <w:delText>4</w:delText>
        </w:r>
      </w:del>
      <w:ins w:id="11906" w:author="GoldenCorpusHarness" w:date="2026-03-28T21:57:55Z">
        <w:r>
          <w:t>7</w:t>
        </w:r>
      </w:ins>
      <w:r>
        <w:t>0].</w:t>
      </w:r>
    </w:p>
    <w:p ns2:paraId="018BAEA1" ns2:textId="06AF0954" w:rsidR="00193AA9" w:rsidRDefault="00193AA9" w:rsidP="00953A75">
      <w:pPr>
        <w:pStyle w:val="TableTitle"/>
        <w:pageBreakBefore/>
      </w:pPr>
      <w:ins w:id="11907" w:author="GoldenCorpusHarness" w:date="2026-03-28T21:57:55Z">
        <w:r>
          <w:t>Sac-</w:t>
        </w:r>
      </w:ins>
      <w:r>
        <w:t>T</w:t>
      </w:r>
      <w:del w:id="11908" w:author="GoldenCorpusHarness" w:date="2026-03-28T21:57:55Z">
        <w:r>
          <w:delText>abl</w:delText>
        </w:r>
      </w:del>
      <w:ins w:id="11909" w:author="GoldenCorpusHarness" w:date="2026-03-28T21:57:55Z">
        <w:r>
          <w:t>MT in combination with carboplatin, with or without pembrolizumab, was evaluated in small cohorts to assess safety and tolerability. Below are the cohorts and their key Grade 3 or Grad</w:t>
        </w:r>
      </w:ins>
      <w:r>
        <w:t>e 4</w:t>
      </w:r>
      <w:del w:id="11910" w:author="GoldenCorpusHarness" w:date="2026-03-28T21:57:55Z">
        <w:r>
          <w:delText>0Study MK-2870-017 (SKB264-II-08): Dis</w:delText>
        </w:r>
      </w:del>
      <w:ins w:id="11911" w:author="GoldenCorpusHarness" w:date="2026-03-28T21:57:55Z">
        <w:r>
          <w:t xml:space="preserve"> hematologic events that led to dose interru</w:t>
        </w:r>
      </w:ins>
      <w:r>
        <w:t>p</w:t>
      </w:r>
      <w:del w:id="11912" w:author="GoldenCorpusHarness" w:date="2026-03-28T21:57:55Z">
        <w:r>
          <w:delText>osition of Participants in Part I (APaT Population)</w:delText>
        </w:r>
      </w:del>
      <w:ins w:id="11913" w:author="GoldenCorpusHarness" w:date="2026-03-28T21:57:55Z">
        <w:r>
          <w:t>tions, dose reductions, or discontinuation.</w:t>
        </w:r>
      </w:ins>
    </w:p>
    <w:tbl>
      <w:tblPr>
        <w:tblW w:w="5000" w:type="pct"/>
        <w:jc w:val="center"/>
        <w:tblBorders>
          <w:top w:val="double" w:sz="6" w:space="0" w:color="auto"/>
          <w:left w:val="single" w:sz="6" w:space="0" w:color="auto"/>
          <w:bottom w:val="double" w:sz="6" w:space="0" w:color="auto"/>
          <w:right w:val="single" w:sz="6" w:space="0" w:color="auto"/>
        </w:tblBorders>
        <w:tblCellMar>
          <w:left w:w="72" w:type="dxa"/>
          <w:right w:w="72" w:type="dxa"/>
        </w:tblCellMar>
        <w:tblLook w:val="0000" w:firstRow="0" w:lastRow="0" w:firstColumn="0" w:lastColumn="0" w:noHBand="0" w:noVBand="0"/>
      </w:tblPr>
      <w:tblGrid>
        <w:gridCol w:w="6132"/>
        <w:gridCol w:w="1425"/>
        <w:gridCol w:w="1427"/>
      </w:tblGrid>
      <w:tr w:rsidR="00193AA9" ns2:paraId="252F3AA6" ns2:textId="77777777" w:rsidTr="00953A75">
        <w:trPr>
          <w:jc w:val="center"/>
        </w:trPr>
        <w:tc>
          <w:tcPr>
            <w:tcW w:w="3413" w:type="pct"/>
            <w:tcBorders>
              <w:top w:val="double" w:sz="6" w:space="0" w:color="auto"/>
              <w:bottom w:val="nil"/>
              <w:right w:val="single" w:sz="2" w:space="0" w:color="auto"/>
            </w:tcBorders>
          </w:tcPr>
          <w:p ns2:paraId="66B706F7" ns2:textId="77777777" w:rsidR="00193AA9" w:rsidRDefault="00193AA9" w:rsidP="00FC5C60">
            <w:pPr>
              <w:spacing w:before="15" w:after="15"/>
              <w:rPr>
                <w:sz w:val="18"/>
                <w:szCs w:val="18"/>
              </w:rPr>
            </w:pPr>
          </w:p>
        </w:tc>
        <w:tc>
          <w:tcPr>
            <w:tcW w:w="1587" w:type="pct"/>
            <w:gridSpan w:val="2"/>
            <w:tcBorders>
              <w:top w:val="double" w:sz="6" w:space="0" w:color="auto"/>
              <w:left w:val="nil"/>
              <w:bottom w:val="single" w:sz="2" w:space="0" w:color="auto"/>
            </w:tcBorders>
          </w:tcPr>
          <w:p ns2:paraId="16931F94" ns2:textId="1FCE11B1" w:rsidR="00193AA9" w:rsidRDefault="0050331B" w:rsidP="00FC5C60">
            <w:pPr>
              <w:spacing w:before="15" w:after="15"/>
              <w:jc w:val="center"/>
              <w:rPr>
                <w:sz w:val="18"/>
                <w:szCs w:val="18"/>
              </w:rPr>
            </w:pPr>
            <w:r w:rsidRPr="0050331B">
              <w:rPr>
                <w:sz w:val="18"/>
                <w:szCs w:val="18"/>
              </w:rPr>
              <w:t>sac-TMT</w:t>
            </w:r>
            <w:r w:rsidR="00193AA9">
              <w:rPr>
                <w:sz w:val="18"/>
                <w:szCs w:val="18"/>
              </w:rPr>
              <w:t xml:space="preserve"> 5 mg/kg </w:t>
            </w:r>
          </w:p>
        </w:tc>
      </w:tr>
      <w:tr w:rsidR="00193AA9" ns2:paraId="280162A6" ns2:textId="77777777" w:rsidTr="00953A75">
        <w:tblPrEx>
          <w:tblBorders>
            <w:top w:val="single" w:sz="6" w:space="0" w:color="auto"/>
            <w:bottom w:val="single" w:sz="6" w:space="0" w:color="auto"/>
          </w:tblBorders>
        </w:tblPrEx>
        <w:trPr>
          <w:jc w:val="center"/>
        </w:trPr>
        <w:tc>
          <w:tcPr>
            <w:tcW w:w="3413" w:type="pct"/>
            <w:tcBorders>
              <w:top w:val="nil"/>
              <w:bottom w:val="single" w:sz="2" w:space="0" w:color="auto"/>
              <w:right w:val="single" w:sz="2" w:space="0" w:color="auto"/>
            </w:tcBorders>
          </w:tcPr>
          <w:p ns2:paraId="1FE9A987" ns2:textId="77777777" w:rsidR="00193AA9" w:rsidRDefault="00193AA9" w:rsidP="00FC5C60">
            <w:pPr>
              <w:spacing w:before="15" w:after="15"/>
              <w:rPr>
                <w:sz w:val="18"/>
                <w:szCs w:val="18"/>
              </w:rPr>
            </w:pPr>
          </w:p>
        </w:tc>
        <w:tc>
          <w:tcPr>
            <w:tcW w:w="793" w:type="pct"/>
            <w:tcBorders>
              <w:top w:val="nil"/>
              <w:left w:val="nil"/>
              <w:bottom w:val="single" w:sz="2" w:space="0" w:color="auto"/>
              <w:right w:val="nil"/>
            </w:tcBorders>
          </w:tcPr>
          <w:p ns2:paraId="621974DC" ns2:textId="77777777" w:rsidR="00193AA9" w:rsidRDefault="00193AA9" w:rsidP="00FC5C60">
            <w:pPr>
              <w:spacing w:before="15" w:after="15"/>
              <w:jc w:val="center"/>
              <w:rPr>
                <w:sz w:val="18"/>
                <w:szCs w:val="18"/>
              </w:rPr>
            </w:pPr>
            <w:r>
              <w:rPr>
                <w:sz w:val="18"/>
                <w:szCs w:val="18"/>
              </w:rPr>
              <w:t xml:space="preserve">n </w:t>
            </w:r>
          </w:p>
        </w:tc>
        <w:tc>
          <w:tcPr>
            <w:tcW w:w="794" w:type="pct"/>
            <w:tcBorders>
              <w:top w:val="nil"/>
              <w:left w:val="nil"/>
              <w:bottom w:val="single" w:sz="2" w:space="0" w:color="auto"/>
            </w:tcBorders>
          </w:tcPr>
          <w:p ns2:paraId="05A50D71" ns2:textId="77777777" w:rsidR="00193AA9" w:rsidRDefault="00193AA9" w:rsidP="00FC5C60">
            <w:pPr>
              <w:spacing w:before="15" w:after="15"/>
              <w:jc w:val="center"/>
              <w:rPr>
                <w:sz w:val="18"/>
                <w:szCs w:val="18"/>
              </w:rPr>
            </w:pPr>
            <w:r>
              <w:rPr>
                <w:sz w:val="18"/>
                <w:szCs w:val="18"/>
              </w:rPr>
              <w:t xml:space="preserve">(%) </w:t>
            </w:r>
          </w:p>
        </w:tc>
      </w:tr>
      <w:tr w:rsidR="00193AA9" ns2:paraId="275344F8" ns2:textId="77777777" w:rsidTr="00953A75">
        <w:tblPrEx>
          <w:tblBorders>
            <w:top w:val="single" w:sz="6" w:space="0" w:color="auto"/>
            <w:bottom w:val="single" w:sz="6" w:space="0" w:color="auto"/>
          </w:tblBorders>
        </w:tblPrEx>
        <w:trPr>
          <w:jc w:val="center"/>
        </w:trPr>
        <w:tc>
          <w:tcPr>
            <w:tcW w:w="3413" w:type="pct"/>
            <w:tcBorders>
              <w:top w:val="nil"/>
              <w:bottom w:val="single" w:sz="2" w:space="0" w:color="auto"/>
              <w:right w:val="single" w:sz="2" w:space="0" w:color="auto"/>
            </w:tcBorders>
          </w:tcPr>
          <w:p ns2:paraId="58322F6D" ns2:textId="77777777" w:rsidR="00193AA9" w:rsidRDefault="00193AA9" w:rsidP="00FC5C60">
            <w:pPr>
              <w:spacing w:after="60"/>
              <w:ind w:left="160" w:right="1" w:hanging="160"/>
              <w:rPr>
                <w:sz w:val="18"/>
                <w:szCs w:val="18"/>
              </w:rPr>
            </w:pPr>
            <w:r>
              <w:rPr>
                <w:sz w:val="18"/>
                <w:szCs w:val="18"/>
              </w:rPr>
              <w:t xml:space="preserve"> Participants in population </w:t>
            </w:r>
          </w:p>
        </w:tc>
        <w:tc>
          <w:tcPr>
            <w:tcW w:w="793" w:type="pct"/>
            <w:tcBorders>
              <w:top w:val="nil"/>
              <w:left w:val="nil"/>
              <w:bottom w:val="single" w:sz="2" w:space="0" w:color="auto"/>
              <w:right w:val="nil"/>
            </w:tcBorders>
          </w:tcPr>
          <w:p ns2:paraId="1852607C" ns2:textId="77777777" w:rsidR="00193AA9" w:rsidRDefault="00193AA9" w:rsidP="00FC5C60">
            <w:pPr>
              <w:tabs>
                <w:tab w:val="decimal" w:pos="706"/>
                <w:tab w:val="left" w:pos="786"/>
              </w:tabs>
              <w:spacing w:after="60"/>
              <w:rPr>
                <w:sz w:val="18"/>
                <w:szCs w:val="18"/>
              </w:rPr>
            </w:pPr>
            <w:r>
              <w:rPr>
                <w:sz w:val="18"/>
                <w:szCs w:val="18"/>
              </w:rPr>
              <w:tab/>
              <w:t xml:space="preserve">158 </w:t>
            </w:r>
          </w:p>
        </w:tc>
        <w:tc>
          <w:tcPr>
            <w:tcW w:w="794" w:type="pct"/>
            <w:tcBorders>
              <w:top w:val="nil"/>
              <w:left w:val="nil"/>
              <w:bottom w:val="single" w:sz="2" w:space="0" w:color="auto"/>
            </w:tcBorders>
          </w:tcPr>
          <w:p ns2:paraId="2B4C4080" ns2:textId="77777777" w:rsidR="00193AA9" w:rsidRDefault="00193AA9" w:rsidP="00FC5C60">
            <w:pPr>
              <w:tabs>
                <w:tab w:val="decimal" w:pos="492"/>
                <w:tab w:val="left" w:pos="572"/>
              </w:tabs>
              <w:spacing w:after="60"/>
              <w:rPr>
                <w:sz w:val="18"/>
                <w:szCs w:val="18"/>
              </w:rPr>
            </w:pPr>
            <w:r>
              <w:rPr>
                <w:sz w:val="18"/>
                <w:szCs w:val="18"/>
              </w:rPr>
              <w:tab/>
            </w:r>
          </w:p>
        </w:tc>
      </w:tr>
      <w:tr w:rsidR="00193AA9" ns2:paraId="7C28F719" ns2:textId="77777777" w:rsidTr="00953A75">
        <w:tblPrEx>
          <w:tblBorders>
            <w:top w:val="single" w:sz="6" w:space="0" w:color="auto"/>
            <w:bottom w:val="single" w:sz="6" w:space="0" w:color="auto"/>
          </w:tblBorders>
        </w:tblPrEx>
        <w:trPr>
          <w:jc w:val="center"/>
        </w:trPr>
        <w:tc>
          <w:tcPr>
            <w:tcW w:w="5000" w:type="pct"/>
            <w:gridSpan w:val="3"/>
            <w:tcBorders>
              <w:top w:val="nil"/>
              <w:bottom w:val="single" w:sz="2" w:space="0" w:color="auto"/>
            </w:tcBorders>
          </w:tcPr>
          <w:p ns2:paraId="4089A919" ns2:textId="77777777" w:rsidR="00193AA9" w:rsidRDefault="00193AA9" w:rsidP="00FC5C60">
            <w:pPr>
              <w:spacing w:after="60"/>
              <w:ind w:left="160" w:right="1" w:hanging="160"/>
              <w:rPr>
                <w:sz w:val="18"/>
                <w:szCs w:val="18"/>
              </w:rPr>
            </w:pPr>
            <w:r>
              <w:rPr>
                <w:sz w:val="18"/>
                <w:szCs w:val="18"/>
              </w:rPr>
              <w:t xml:space="preserve"> </w:t>
            </w:r>
            <w:r>
              <w:rPr>
                <w:b/>
                <w:bCs/>
                <w:sz w:val="18"/>
                <w:szCs w:val="18"/>
              </w:rPr>
              <w:t>Status for Study Treatment in Trial</w:t>
            </w:r>
            <w:r>
              <w:rPr>
                <w:sz w:val="18"/>
                <w:szCs w:val="18"/>
              </w:rPr>
              <w:t xml:space="preserve"> </w:t>
            </w:r>
          </w:p>
        </w:tc>
      </w:tr>
      <w:tr w:rsidR="00193AA9" ns2:paraId="628F6BD4" ns2:textId="77777777" w:rsidTr="00953A75">
        <w:tblPrEx>
          <w:tblBorders>
            <w:top w:val="single" w:sz="6" w:space="0" w:color="auto"/>
            <w:bottom w:val="single" w:sz="6" w:space="0" w:color="auto"/>
          </w:tblBorders>
        </w:tblPrEx>
        <w:trPr>
          <w:jc w:val="center"/>
        </w:trPr>
        <w:tc>
          <w:tcPr>
            <w:tcW w:w="3413" w:type="pct"/>
            <w:tcBorders>
              <w:top w:val="nil"/>
              <w:bottom w:val="nil"/>
              <w:right w:val="single" w:sz="2" w:space="0" w:color="auto"/>
            </w:tcBorders>
          </w:tcPr>
          <w:p ns2:paraId="4A9C842D" ns2:textId="77777777" w:rsidR="00193AA9" w:rsidRDefault="00193AA9" w:rsidP="00FC5C60">
            <w:pPr>
              <w:spacing w:before="15" w:after="15"/>
              <w:ind w:left="160" w:right="1" w:hanging="160"/>
              <w:rPr>
                <w:sz w:val="18"/>
                <w:szCs w:val="18"/>
              </w:rPr>
            </w:pPr>
            <w:r>
              <w:rPr>
                <w:sz w:val="18"/>
                <w:szCs w:val="18"/>
              </w:rPr>
              <w:t xml:space="preserve"> Started </w:t>
            </w:r>
          </w:p>
        </w:tc>
        <w:tc>
          <w:tcPr>
            <w:tcW w:w="793" w:type="pct"/>
            <w:tcBorders>
              <w:top w:val="nil"/>
              <w:left w:val="nil"/>
              <w:bottom w:val="nil"/>
              <w:right w:val="nil"/>
            </w:tcBorders>
          </w:tcPr>
          <w:p ns2:paraId="71878331" ns2:textId="77777777" w:rsidR="00193AA9" w:rsidRDefault="00193AA9" w:rsidP="00FC5C60">
            <w:pPr>
              <w:tabs>
                <w:tab w:val="decimal" w:pos="706"/>
                <w:tab w:val="left" w:pos="786"/>
              </w:tabs>
              <w:spacing w:before="15" w:after="15"/>
              <w:rPr>
                <w:sz w:val="18"/>
                <w:szCs w:val="18"/>
              </w:rPr>
            </w:pPr>
            <w:r>
              <w:rPr>
                <w:sz w:val="18"/>
                <w:szCs w:val="18"/>
              </w:rPr>
              <w:tab/>
              <w:t xml:space="preserve">158 </w:t>
            </w:r>
          </w:p>
        </w:tc>
        <w:tc>
          <w:tcPr>
            <w:tcW w:w="794" w:type="pct"/>
            <w:tcBorders>
              <w:top w:val="nil"/>
              <w:left w:val="nil"/>
              <w:bottom w:val="nil"/>
            </w:tcBorders>
          </w:tcPr>
          <w:p ns2:paraId="76C0EEA0" ns2:textId="77777777" w:rsidR="00193AA9" w:rsidRDefault="00193AA9" w:rsidP="00FC5C60">
            <w:pPr>
              <w:tabs>
                <w:tab w:val="decimal" w:pos="492"/>
                <w:tab w:val="left" w:pos="572"/>
              </w:tabs>
              <w:spacing w:before="15" w:after="15"/>
              <w:rPr>
                <w:sz w:val="18"/>
                <w:szCs w:val="18"/>
              </w:rPr>
            </w:pPr>
            <w:r>
              <w:rPr>
                <w:sz w:val="18"/>
                <w:szCs w:val="18"/>
              </w:rPr>
              <w:tab/>
            </w:r>
          </w:p>
        </w:tc>
      </w:tr>
      <w:tr w:rsidR="00193AA9" ns2:paraId="57BAA556" ns2:textId="77777777" w:rsidTr="00953A75">
        <w:tblPrEx>
          <w:tblBorders>
            <w:top w:val="single" w:sz="6" w:space="0" w:color="auto"/>
            <w:bottom w:val="single" w:sz="6" w:space="0" w:color="auto"/>
          </w:tblBorders>
        </w:tblPrEx>
        <w:trPr>
          <w:jc w:val="center"/>
        </w:trPr>
        <w:tc>
          <w:tcPr>
            <w:tcW w:w="3413" w:type="pct"/>
            <w:tcBorders>
              <w:top w:val="nil"/>
              <w:bottom w:val="nil"/>
              <w:right w:val="single" w:sz="2" w:space="0" w:color="auto"/>
            </w:tcBorders>
          </w:tcPr>
          <w:p ns2:paraId="3328A006" ns2:textId="77777777" w:rsidR="00193AA9" w:rsidRDefault="00193AA9" w:rsidP="00FC5C60">
            <w:pPr>
              <w:spacing w:before="15" w:after="15"/>
              <w:ind w:left="160" w:right="1" w:hanging="160"/>
              <w:rPr>
                <w:sz w:val="18"/>
                <w:szCs w:val="18"/>
              </w:rPr>
            </w:pPr>
            <w:r>
              <w:rPr>
                <w:sz w:val="18"/>
                <w:szCs w:val="18"/>
              </w:rPr>
              <w:t xml:space="preserve"> Discontinued </w:t>
            </w:r>
          </w:p>
        </w:tc>
        <w:tc>
          <w:tcPr>
            <w:tcW w:w="793" w:type="pct"/>
            <w:tcBorders>
              <w:top w:val="nil"/>
              <w:left w:val="nil"/>
              <w:bottom w:val="nil"/>
              <w:right w:val="nil"/>
            </w:tcBorders>
          </w:tcPr>
          <w:p ns2:paraId="388FD142" ns2:textId="77777777" w:rsidR="00193AA9" w:rsidRDefault="00193AA9" w:rsidP="00FC5C60">
            <w:pPr>
              <w:tabs>
                <w:tab w:val="decimal" w:pos="706"/>
                <w:tab w:val="left" w:pos="786"/>
              </w:tabs>
              <w:spacing w:before="15" w:after="15"/>
              <w:rPr>
                <w:sz w:val="18"/>
                <w:szCs w:val="18"/>
              </w:rPr>
            </w:pPr>
            <w:r>
              <w:rPr>
                <w:sz w:val="18"/>
                <w:szCs w:val="18"/>
              </w:rPr>
              <w:tab/>
              <w:t xml:space="preserve">75 </w:t>
            </w:r>
          </w:p>
        </w:tc>
        <w:tc>
          <w:tcPr>
            <w:tcW w:w="794" w:type="pct"/>
            <w:tcBorders>
              <w:top w:val="nil"/>
              <w:left w:val="nil"/>
              <w:bottom w:val="nil"/>
            </w:tcBorders>
          </w:tcPr>
          <w:p ns2:paraId="005BAAF8" ns2:textId="77777777" w:rsidR="00193AA9" w:rsidRDefault="00193AA9" w:rsidP="00FC5C60">
            <w:pPr>
              <w:tabs>
                <w:tab w:val="decimal" w:pos="492"/>
                <w:tab w:val="left" w:pos="572"/>
              </w:tabs>
              <w:spacing w:before="15" w:after="15"/>
              <w:rPr>
                <w:sz w:val="18"/>
                <w:szCs w:val="18"/>
              </w:rPr>
            </w:pPr>
            <w:r>
              <w:rPr>
                <w:sz w:val="18"/>
                <w:szCs w:val="18"/>
              </w:rPr>
              <w:tab/>
              <w:t xml:space="preserve">(47.5) </w:t>
            </w:r>
          </w:p>
        </w:tc>
      </w:tr>
      <w:tr w:rsidR="00193AA9" ns2:paraId="7454854F" ns2:textId="77777777" w:rsidTr="00953A75">
        <w:tblPrEx>
          <w:tblBorders>
            <w:top w:val="single" w:sz="6" w:space="0" w:color="auto"/>
            <w:bottom w:val="single" w:sz="6" w:space="0" w:color="auto"/>
          </w:tblBorders>
        </w:tblPrEx>
        <w:trPr>
          <w:jc w:val="center"/>
        </w:trPr>
        <w:tc>
          <w:tcPr>
            <w:tcW w:w="3413" w:type="pct"/>
            <w:tcBorders>
              <w:top w:val="nil"/>
              <w:bottom w:val="nil"/>
              <w:right w:val="single" w:sz="2" w:space="0" w:color="auto"/>
            </w:tcBorders>
          </w:tcPr>
          <w:p ns2:paraId="2E65CBC1" ns2:textId="77777777" w:rsidR="00193AA9" w:rsidRDefault="00193AA9" w:rsidP="00FC5C60">
            <w:pPr>
              <w:spacing w:before="15" w:after="15"/>
              <w:ind w:left="160" w:right="1" w:hanging="160"/>
              <w:rPr>
                <w:sz w:val="18"/>
                <w:szCs w:val="18"/>
              </w:rPr>
            </w:pPr>
            <w:r>
              <w:rPr>
                <w:sz w:val="18"/>
                <w:szCs w:val="18"/>
              </w:rPr>
              <w:t xml:space="preserve">    Clinical Symptoms Progressive Disease </w:t>
            </w:r>
          </w:p>
        </w:tc>
        <w:tc>
          <w:tcPr>
            <w:tcW w:w="793" w:type="pct"/>
            <w:tcBorders>
              <w:top w:val="nil"/>
              <w:left w:val="nil"/>
              <w:bottom w:val="nil"/>
              <w:right w:val="nil"/>
            </w:tcBorders>
          </w:tcPr>
          <w:p ns2:paraId="1246887A" ns2:textId="77777777" w:rsidR="00193AA9" w:rsidRDefault="00193AA9" w:rsidP="00FC5C60">
            <w:pPr>
              <w:tabs>
                <w:tab w:val="decimal" w:pos="706"/>
                <w:tab w:val="left" w:pos="786"/>
              </w:tabs>
              <w:spacing w:before="15" w:after="15"/>
              <w:rPr>
                <w:sz w:val="18"/>
                <w:szCs w:val="18"/>
              </w:rPr>
            </w:pPr>
            <w:r>
              <w:rPr>
                <w:sz w:val="18"/>
                <w:szCs w:val="18"/>
              </w:rPr>
              <w:tab/>
              <w:t xml:space="preserve">6 </w:t>
            </w:r>
          </w:p>
        </w:tc>
        <w:tc>
          <w:tcPr>
            <w:tcW w:w="794" w:type="pct"/>
            <w:tcBorders>
              <w:top w:val="nil"/>
              <w:left w:val="nil"/>
              <w:bottom w:val="nil"/>
            </w:tcBorders>
          </w:tcPr>
          <w:p ns2:paraId="36EE703C" ns2:textId="77777777" w:rsidR="00193AA9" w:rsidRDefault="00193AA9" w:rsidP="00FC5C60">
            <w:pPr>
              <w:tabs>
                <w:tab w:val="decimal" w:pos="492"/>
                <w:tab w:val="left" w:pos="572"/>
              </w:tabs>
              <w:spacing w:before="15" w:after="15"/>
              <w:rPr>
                <w:sz w:val="18"/>
                <w:szCs w:val="18"/>
              </w:rPr>
            </w:pPr>
            <w:r>
              <w:rPr>
                <w:sz w:val="18"/>
                <w:szCs w:val="18"/>
              </w:rPr>
              <w:tab/>
              <w:t xml:space="preserve">(3.8) </w:t>
            </w:r>
          </w:p>
        </w:tc>
      </w:tr>
      <w:tr w:rsidR="00193AA9" ns2:paraId="4A95F539" ns2:textId="77777777" w:rsidTr="00953A75">
        <w:tblPrEx>
          <w:tblBorders>
            <w:top w:val="single" w:sz="6" w:space="0" w:color="auto"/>
            <w:bottom w:val="single" w:sz="6" w:space="0" w:color="auto"/>
          </w:tblBorders>
        </w:tblPrEx>
        <w:trPr>
          <w:jc w:val="center"/>
        </w:trPr>
        <w:tc>
          <w:tcPr>
            <w:tcW w:w="3413" w:type="pct"/>
            <w:tcBorders>
              <w:top w:val="nil"/>
              <w:bottom w:val="nil"/>
              <w:right w:val="single" w:sz="2" w:space="0" w:color="auto"/>
            </w:tcBorders>
          </w:tcPr>
          <w:p ns2:paraId="698B2DE5" ns2:textId="77777777" w:rsidR="00193AA9" w:rsidRDefault="00193AA9" w:rsidP="00FC5C60">
            <w:pPr>
              <w:spacing w:before="15" w:after="15"/>
              <w:ind w:left="160" w:right="1" w:hanging="160"/>
              <w:rPr>
                <w:sz w:val="18"/>
                <w:szCs w:val="18"/>
              </w:rPr>
            </w:pPr>
            <w:r>
              <w:rPr>
                <w:sz w:val="18"/>
                <w:szCs w:val="18"/>
              </w:rPr>
              <w:t xml:space="preserve">    Death </w:t>
            </w:r>
          </w:p>
        </w:tc>
        <w:tc>
          <w:tcPr>
            <w:tcW w:w="793" w:type="pct"/>
            <w:tcBorders>
              <w:top w:val="nil"/>
              <w:left w:val="nil"/>
              <w:bottom w:val="nil"/>
              <w:right w:val="nil"/>
            </w:tcBorders>
          </w:tcPr>
          <w:p ns2:paraId="1B6C9052" ns2:textId="77777777" w:rsidR="00193AA9" w:rsidRDefault="00193AA9" w:rsidP="00FC5C60">
            <w:pPr>
              <w:tabs>
                <w:tab w:val="decimal" w:pos="706"/>
                <w:tab w:val="left" w:pos="786"/>
              </w:tabs>
              <w:spacing w:before="15" w:after="15"/>
              <w:rPr>
                <w:sz w:val="18"/>
                <w:szCs w:val="18"/>
              </w:rPr>
            </w:pPr>
            <w:r>
              <w:rPr>
                <w:sz w:val="18"/>
                <w:szCs w:val="18"/>
              </w:rPr>
              <w:tab/>
              <w:t xml:space="preserve">2 </w:t>
            </w:r>
          </w:p>
        </w:tc>
        <w:tc>
          <w:tcPr>
            <w:tcW w:w="794" w:type="pct"/>
            <w:tcBorders>
              <w:top w:val="nil"/>
              <w:left w:val="nil"/>
              <w:bottom w:val="nil"/>
            </w:tcBorders>
          </w:tcPr>
          <w:p ns2:paraId="2EE9635F" ns2:textId="77777777" w:rsidR="00193AA9" w:rsidRDefault="00193AA9" w:rsidP="00FC5C60">
            <w:pPr>
              <w:tabs>
                <w:tab w:val="decimal" w:pos="492"/>
                <w:tab w:val="left" w:pos="572"/>
              </w:tabs>
              <w:spacing w:before="15" w:after="15"/>
              <w:rPr>
                <w:sz w:val="18"/>
                <w:szCs w:val="18"/>
              </w:rPr>
            </w:pPr>
            <w:r>
              <w:rPr>
                <w:sz w:val="18"/>
                <w:szCs w:val="18"/>
              </w:rPr>
              <w:tab/>
              <w:t xml:space="preserve">(1.3) </w:t>
            </w:r>
          </w:p>
        </w:tc>
      </w:tr>
      <w:tr w:rsidR="00193AA9" ns2:paraId="5628663A" ns2:textId="77777777" w:rsidTr="00953A75">
        <w:tblPrEx>
          <w:tblBorders>
            <w:top w:val="single" w:sz="6" w:space="0" w:color="auto"/>
            <w:bottom w:val="single" w:sz="6" w:space="0" w:color="auto"/>
          </w:tblBorders>
        </w:tblPrEx>
        <w:trPr>
          <w:jc w:val="center"/>
        </w:trPr>
        <w:tc>
          <w:tcPr>
            <w:tcW w:w="3413" w:type="pct"/>
            <w:tcBorders>
              <w:top w:val="nil"/>
              <w:bottom w:val="nil"/>
              <w:right w:val="single" w:sz="2" w:space="0" w:color="auto"/>
            </w:tcBorders>
          </w:tcPr>
          <w:p ns2:paraId="75ED7102" ns2:textId="77777777" w:rsidR="00193AA9" w:rsidRDefault="00193AA9" w:rsidP="00FC5C60">
            <w:pPr>
              <w:spacing w:before="15" w:after="15"/>
              <w:ind w:left="160" w:right="1" w:hanging="160"/>
              <w:rPr>
                <w:sz w:val="18"/>
                <w:szCs w:val="18"/>
              </w:rPr>
            </w:pPr>
            <w:r>
              <w:rPr>
                <w:sz w:val="18"/>
                <w:szCs w:val="18"/>
              </w:rPr>
              <w:t xml:space="preserve">    Progressive Disease </w:t>
            </w:r>
          </w:p>
        </w:tc>
        <w:tc>
          <w:tcPr>
            <w:tcW w:w="793" w:type="pct"/>
            <w:tcBorders>
              <w:top w:val="nil"/>
              <w:left w:val="nil"/>
              <w:bottom w:val="nil"/>
              <w:right w:val="nil"/>
            </w:tcBorders>
          </w:tcPr>
          <w:p ns2:paraId="311549BF" ns2:textId="77777777" w:rsidR="00193AA9" w:rsidRDefault="00193AA9" w:rsidP="00FC5C60">
            <w:pPr>
              <w:tabs>
                <w:tab w:val="decimal" w:pos="706"/>
                <w:tab w:val="left" w:pos="786"/>
              </w:tabs>
              <w:spacing w:before="15" w:after="15"/>
              <w:rPr>
                <w:sz w:val="18"/>
                <w:szCs w:val="18"/>
              </w:rPr>
            </w:pPr>
            <w:r>
              <w:rPr>
                <w:sz w:val="18"/>
                <w:szCs w:val="18"/>
              </w:rPr>
              <w:tab/>
              <w:t xml:space="preserve">52 </w:t>
            </w:r>
          </w:p>
        </w:tc>
        <w:tc>
          <w:tcPr>
            <w:tcW w:w="794" w:type="pct"/>
            <w:tcBorders>
              <w:top w:val="nil"/>
              <w:left w:val="nil"/>
              <w:bottom w:val="nil"/>
            </w:tcBorders>
          </w:tcPr>
          <w:p ns2:paraId="18BAED25" ns2:textId="77777777" w:rsidR="00193AA9" w:rsidRDefault="00193AA9" w:rsidP="00FC5C60">
            <w:pPr>
              <w:tabs>
                <w:tab w:val="decimal" w:pos="492"/>
                <w:tab w:val="left" w:pos="572"/>
              </w:tabs>
              <w:spacing w:before="15" w:after="15"/>
              <w:rPr>
                <w:sz w:val="18"/>
                <w:szCs w:val="18"/>
              </w:rPr>
            </w:pPr>
            <w:r>
              <w:rPr>
                <w:sz w:val="18"/>
                <w:szCs w:val="18"/>
              </w:rPr>
              <w:tab/>
              <w:t xml:space="preserve">(32.9) </w:t>
            </w:r>
          </w:p>
        </w:tc>
      </w:tr>
      <w:tr w:rsidR="00193AA9" ns2:paraId="1F845209" ns2:textId="77777777" w:rsidTr="00953A75">
        <w:tblPrEx>
          <w:tblBorders>
            <w:top w:val="single" w:sz="6" w:space="0" w:color="auto"/>
            <w:bottom w:val="single" w:sz="6" w:space="0" w:color="auto"/>
          </w:tblBorders>
        </w:tblPrEx>
        <w:trPr>
          <w:jc w:val="center"/>
        </w:trPr>
        <w:tc>
          <w:tcPr>
            <w:tcW w:w="3413" w:type="pct"/>
            <w:tcBorders>
              <w:top w:val="nil"/>
              <w:bottom w:val="nil"/>
              <w:right w:val="single" w:sz="2" w:space="0" w:color="auto"/>
            </w:tcBorders>
          </w:tcPr>
          <w:p ns2:paraId="66E6AB57" ns2:textId="77777777" w:rsidR="00193AA9" w:rsidRDefault="00193AA9" w:rsidP="00FC5C60">
            <w:pPr>
              <w:spacing w:before="15" w:after="15"/>
              <w:ind w:left="160" w:right="1" w:hanging="160"/>
              <w:rPr>
                <w:sz w:val="18"/>
                <w:szCs w:val="18"/>
              </w:rPr>
            </w:pPr>
            <w:r>
              <w:rPr>
                <w:sz w:val="18"/>
                <w:szCs w:val="18"/>
              </w:rPr>
              <w:t xml:space="preserve">    Withdrawal By Subject/Guardian </w:t>
            </w:r>
          </w:p>
        </w:tc>
        <w:tc>
          <w:tcPr>
            <w:tcW w:w="793" w:type="pct"/>
            <w:tcBorders>
              <w:top w:val="nil"/>
              <w:left w:val="nil"/>
              <w:bottom w:val="nil"/>
              <w:right w:val="nil"/>
            </w:tcBorders>
          </w:tcPr>
          <w:p ns2:paraId="3A481481" ns2:textId="77777777" w:rsidR="00193AA9" w:rsidRDefault="00193AA9" w:rsidP="00FC5C60">
            <w:pPr>
              <w:tabs>
                <w:tab w:val="decimal" w:pos="706"/>
                <w:tab w:val="left" w:pos="786"/>
              </w:tabs>
              <w:spacing w:before="15" w:after="15"/>
              <w:rPr>
                <w:sz w:val="18"/>
                <w:szCs w:val="18"/>
              </w:rPr>
            </w:pPr>
            <w:r>
              <w:rPr>
                <w:sz w:val="18"/>
                <w:szCs w:val="18"/>
              </w:rPr>
              <w:tab/>
              <w:t xml:space="preserve">14 </w:t>
            </w:r>
          </w:p>
        </w:tc>
        <w:tc>
          <w:tcPr>
            <w:tcW w:w="794" w:type="pct"/>
            <w:tcBorders>
              <w:top w:val="nil"/>
              <w:left w:val="nil"/>
              <w:bottom w:val="nil"/>
            </w:tcBorders>
          </w:tcPr>
          <w:p ns2:paraId="7A4761EA" ns2:textId="77777777" w:rsidR="00193AA9" w:rsidRDefault="00193AA9" w:rsidP="00FC5C60">
            <w:pPr>
              <w:tabs>
                <w:tab w:val="decimal" w:pos="492"/>
                <w:tab w:val="left" w:pos="572"/>
              </w:tabs>
              <w:spacing w:before="15" w:after="15"/>
              <w:rPr>
                <w:sz w:val="18"/>
                <w:szCs w:val="18"/>
              </w:rPr>
            </w:pPr>
            <w:r>
              <w:rPr>
                <w:sz w:val="18"/>
                <w:szCs w:val="18"/>
              </w:rPr>
              <w:tab/>
              <w:t xml:space="preserve">(8.9) </w:t>
            </w:r>
          </w:p>
        </w:tc>
      </w:tr>
      <w:tr w:rsidR="00193AA9" ns2:paraId="61336B02" ns2:textId="77777777" w:rsidTr="00953A75">
        <w:tblPrEx>
          <w:tblBorders>
            <w:top w:val="single" w:sz="6" w:space="0" w:color="auto"/>
            <w:bottom w:val="single" w:sz="6" w:space="0" w:color="auto"/>
          </w:tblBorders>
        </w:tblPrEx>
        <w:trPr>
          <w:jc w:val="center"/>
        </w:trPr>
        <w:tc>
          <w:tcPr>
            <w:tcW w:w="3413" w:type="pct"/>
            <w:tcBorders>
              <w:top w:val="nil"/>
              <w:bottom w:val="nil"/>
              <w:right w:val="single" w:sz="2" w:space="0" w:color="auto"/>
            </w:tcBorders>
          </w:tcPr>
          <w:p ns2:paraId="324BD8D8" ns2:textId="77777777" w:rsidR="00193AA9" w:rsidRDefault="00193AA9" w:rsidP="00FC5C60">
            <w:pPr>
              <w:spacing w:before="15" w:after="15"/>
              <w:ind w:left="160" w:right="1" w:hanging="160"/>
              <w:rPr>
                <w:sz w:val="18"/>
                <w:szCs w:val="18"/>
              </w:rPr>
            </w:pPr>
            <w:r>
              <w:rPr>
                <w:sz w:val="18"/>
                <w:szCs w:val="18"/>
              </w:rPr>
              <w:t xml:space="preserve">    Other </w:t>
            </w:r>
          </w:p>
        </w:tc>
        <w:tc>
          <w:tcPr>
            <w:tcW w:w="793" w:type="pct"/>
            <w:tcBorders>
              <w:top w:val="nil"/>
              <w:left w:val="nil"/>
              <w:bottom w:val="nil"/>
              <w:right w:val="nil"/>
            </w:tcBorders>
          </w:tcPr>
          <w:p ns2:paraId="22CAAB71" ns2:textId="77777777" w:rsidR="00193AA9" w:rsidRDefault="00193AA9" w:rsidP="00FC5C60">
            <w:pPr>
              <w:tabs>
                <w:tab w:val="decimal" w:pos="706"/>
                <w:tab w:val="left" w:pos="786"/>
              </w:tabs>
              <w:spacing w:before="15" w:after="15"/>
              <w:rPr>
                <w:sz w:val="18"/>
                <w:szCs w:val="18"/>
              </w:rPr>
            </w:pPr>
            <w:r>
              <w:rPr>
                <w:sz w:val="18"/>
                <w:szCs w:val="18"/>
              </w:rPr>
              <w:tab/>
              <w:t xml:space="preserve">1 </w:t>
            </w:r>
          </w:p>
        </w:tc>
        <w:tc>
          <w:tcPr>
            <w:tcW w:w="794" w:type="pct"/>
            <w:tcBorders>
              <w:top w:val="nil"/>
              <w:left w:val="nil"/>
              <w:bottom w:val="nil"/>
            </w:tcBorders>
          </w:tcPr>
          <w:p ns2:paraId="541FC0C7" ns2:textId="77777777" w:rsidR="00193AA9" w:rsidRDefault="00193AA9" w:rsidP="00FC5C60">
            <w:pPr>
              <w:tabs>
                <w:tab w:val="decimal" w:pos="492"/>
                <w:tab w:val="left" w:pos="572"/>
              </w:tabs>
              <w:spacing w:before="15" w:after="15"/>
              <w:rPr>
                <w:sz w:val="18"/>
                <w:szCs w:val="18"/>
              </w:rPr>
            </w:pPr>
            <w:r>
              <w:rPr>
                <w:sz w:val="18"/>
                <w:szCs w:val="18"/>
              </w:rPr>
              <w:tab/>
              <w:t xml:space="preserve">(0.6) </w:t>
            </w:r>
          </w:p>
        </w:tc>
      </w:tr>
      <w:tr w:rsidR="00193AA9" ns2:paraId="0DA4A600" ns2:textId="77777777" w:rsidTr="00953A75">
        <w:tblPrEx>
          <w:tblBorders>
            <w:top w:val="single" w:sz="6" w:space="0" w:color="auto"/>
            <w:bottom w:val="single" w:sz="6" w:space="0" w:color="auto"/>
          </w:tblBorders>
        </w:tblPrEx>
        <w:trPr>
          <w:jc w:val="center"/>
        </w:trPr>
        <w:tc>
          <w:tcPr>
            <w:tcW w:w="3413" w:type="pct"/>
            <w:tcBorders>
              <w:top w:val="nil"/>
              <w:bottom w:val="single" w:sz="2" w:space="0" w:color="auto"/>
              <w:right w:val="single" w:sz="2" w:space="0" w:color="auto"/>
            </w:tcBorders>
          </w:tcPr>
          <w:p ns2:paraId="0C9D07F7" ns2:textId="77777777" w:rsidR="00193AA9" w:rsidRDefault="00193AA9" w:rsidP="00FC5C60">
            <w:pPr>
              <w:spacing w:after="60"/>
              <w:ind w:left="160" w:right="1" w:hanging="160"/>
              <w:rPr>
                <w:sz w:val="18"/>
                <w:szCs w:val="18"/>
              </w:rPr>
            </w:pPr>
            <w:r>
              <w:rPr>
                <w:sz w:val="18"/>
                <w:szCs w:val="18"/>
              </w:rPr>
              <w:t xml:space="preserve"> Status Not Recorded </w:t>
            </w:r>
          </w:p>
        </w:tc>
        <w:tc>
          <w:tcPr>
            <w:tcW w:w="793" w:type="pct"/>
            <w:tcBorders>
              <w:top w:val="nil"/>
              <w:left w:val="nil"/>
              <w:bottom w:val="single" w:sz="2" w:space="0" w:color="auto"/>
              <w:right w:val="nil"/>
            </w:tcBorders>
          </w:tcPr>
          <w:p ns2:paraId="7F475935" ns2:textId="77777777" w:rsidR="00193AA9" w:rsidRDefault="00193AA9" w:rsidP="00FC5C60">
            <w:pPr>
              <w:tabs>
                <w:tab w:val="decimal" w:pos="706"/>
                <w:tab w:val="left" w:pos="786"/>
              </w:tabs>
              <w:spacing w:after="60"/>
              <w:rPr>
                <w:sz w:val="18"/>
                <w:szCs w:val="18"/>
              </w:rPr>
            </w:pPr>
            <w:r>
              <w:rPr>
                <w:sz w:val="18"/>
                <w:szCs w:val="18"/>
              </w:rPr>
              <w:tab/>
              <w:t xml:space="preserve">83 </w:t>
            </w:r>
          </w:p>
        </w:tc>
        <w:tc>
          <w:tcPr>
            <w:tcW w:w="794" w:type="pct"/>
            <w:tcBorders>
              <w:top w:val="nil"/>
              <w:left w:val="nil"/>
              <w:bottom w:val="single" w:sz="2" w:space="0" w:color="auto"/>
            </w:tcBorders>
          </w:tcPr>
          <w:p ns2:paraId="6F363538" ns2:textId="77777777" w:rsidR="00193AA9" w:rsidRDefault="00193AA9" w:rsidP="00FC5C60">
            <w:pPr>
              <w:tabs>
                <w:tab w:val="decimal" w:pos="492"/>
                <w:tab w:val="left" w:pos="572"/>
              </w:tabs>
              <w:spacing w:after="60"/>
              <w:rPr>
                <w:sz w:val="18"/>
                <w:szCs w:val="18"/>
              </w:rPr>
            </w:pPr>
            <w:r>
              <w:rPr>
                <w:sz w:val="18"/>
                <w:szCs w:val="18"/>
              </w:rPr>
              <w:tab/>
              <w:t xml:space="preserve">(52.5) </w:t>
            </w:r>
          </w:p>
        </w:tc>
      </w:tr>
      <w:tr w:rsidR="00193AA9" ns2:paraId="6F703F02" ns2:textId="77777777" w:rsidTr="00953A75">
        <w:tblPrEx>
          <w:tblBorders>
            <w:top w:val="single" w:sz="6" w:space="0" w:color="auto"/>
            <w:bottom w:val="single" w:sz="6" w:space="0" w:color="auto"/>
          </w:tblBorders>
        </w:tblPrEx>
        <w:trPr>
          <w:jc w:val="center"/>
        </w:trPr>
        <w:tc>
          <w:tcPr>
            <w:tcW w:w="5000" w:type="pct"/>
            <w:gridSpan w:val="3"/>
            <w:tcBorders>
              <w:top w:val="nil"/>
              <w:bottom w:val="single" w:sz="2" w:space="0" w:color="auto"/>
            </w:tcBorders>
          </w:tcPr>
          <w:p ns2:paraId="0080FCD6" ns2:textId="77777777" w:rsidR="00193AA9" w:rsidRDefault="00193AA9" w:rsidP="00FC5C60">
            <w:pPr>
              <w:spacing w:after="60"/>
              <w:ind w:left="160" w:right="1" w:hanging="160"/>
              <w:rPr>
                <w:sz w:val="18"/>
                <w:szCs w:val="18"/>
              </w:rPr>
            </w:pPr>
            <w:r>
              <w:rPr>
                <w:sz w:val="18"/>
                <w:szCs w:val="18"/>
              </w:rPr>
              <w:t xml:space="preserve"> </w:t>
            </w:r>
            <w:r>
              <w:rPr>
                <w:b/>
                <w:bCs/>
                <w:sz w:val="18"/>
                <w:szCs w:val="18"/>
              </w:rPr>
              <w:t>Status for Trial</w:t>
            </w:r>
            <w:r>
              <w:rPr>
                <w:sz w:val="18"/>
                <w:szCs w:val="18"/>
              </w:rPr>
              <w:t xml:space="preserve"> </w:t>
            </w:r>
          </w:p>
        </w:tc>
      </w:tr>
      <w:tr w:rsidR="00193AA9" ns2:paraId="48A9D3CE" ns2:textId="77777777" w:rsidTr="00953A75">
        <w:tblPrEx>
          <w:tblBorders>
            <w:top w:val="single" w:sz="6" w:space="0" w:color="auto"/>
            <w:bottom w:val="single" w:sz="6" w:space="0" w:color="auto"/>
          </w:tblBorders>
        </w:tblPrEx>
        <w:trPr>
          <w:jc w:val="center"/>
        </w:trPr>
        <w:tc>
          <w:tcPr>
            <w:tcW w:w="3413" w:type="pct"/>
            <w:tcBorders>
              <w:top w:val="nil"/>
              <w:bottom w:val="nil"/>
              <w:right w:val="single" w:sz="2" w:space="0" w:color="auto"/>
            </w:tcBorders>
          </w:tcPr>
          <w:p ns2:paraId="402E2271" ns2:textId="77777777" w:rsidR="00193AA9" w:rsidRDefault="00193AA9" w:rsidP="00FC5C60">
            <w:pPr>
              <w:spacing w:before="15" w:after="15"/>
              <w:ind w:left="160" w:right="1" w:hanging="160"/>
              <w:rPr>
                <w:sz w:val="18"/>
                <w:szCs w:val="18"/>
              </w:rPr>
            </w:pPr>
            <w:r>
              <w:rPr>
                <w:sz w:val="18"/>
                <w:szCs w:val="18"/>
              </w:rPr>
              <w:t xml:space="preserve"> Discontinued </w:t>
            </w:r>
          </w:p>
        </w:tc>
        <w:tc>
          <w:tcPr>
            <w:tcW w:w="793" w:type="pct"/>
            <w:tcBorders>
              <w:top w:val="nil"/>
              <w:left w:val="nil"/>
              <w:bottom w:val="nil"/>
              <w:right w:val="nil"/>
            </w:tcBorders>
          </w:tcPr>
          <w:p ns2:paraId="44EC3206" ns2:textId="77777777" w:rsidR="00193AA9" w:rsidRDefault="00193AA9" w:rsidP="00FC5C60">
            <w:pPr>
              <w:tabs>
                <w:tab w:val="decimal" w:pos="706"/>
                <w:tab w:val="left" w:pos="786"/>
              </w:tabs>
              <w:spacing w:before="15" w:after="15"/>
              <w:rPr>
                <w:sz w:val="18"/>
                <w:szCs w:val="18"/>
              </w:rPr>
            </w:pPr>
            <w:r>
              <w:rPr>
                <w:sz w:val="18"/>
                <w:szCs w:val="18"/>
              </w:rPr>
              <w:tab/>
              <w:t xml:space="preserve">33 </w:t>
            </w:r>
          </w:p>
        </w:tc>
        <w:tc>
          <w:tcPr>
            <w:tcW w:w="794" w:type="pct"/>
            <w:tcBorders>
              <w:top w:val="nil"/>
              <w:left w:val="nil"/>
              <w:bottom w:val="nil"/>
            </w:tcBorders>
          </w:tcPr>
          <w:p ns2:paraId="3447FC61" ns2:textId="77777777" w:rsidR="00193AA9" w:rsidRDefault="00193AA9" w:rsidP="00FC5C60">
            <w:pPr>
              <w:tabs>
                <w:tab w:val="decimal" w:pos="492"/>
                <w:tab w:val="left" w:pos="572"/>
              </w:tabs>
              <w:spacing w:before="15" w:after="15"/>
              <w:rPr>
                <w:sz w:val="18"/>
                <w:szCs w:val="18"/>
              </w:rPr>
            </w:pPr>
            <w:r>
              <w:rPr>
                <w:sz w:val="18"/>
                <w:szCs w:val="18"/>
              </w:rPr>
              <w:tab/>
              <w:t xml:space="preserve">(20.9) </w:t>
            </w:r>
          </w:p>
        </w:tc>
      </w:tr>
      <w:tr w:rsidR="00193AA9" ns2:paraId="320F4FB6" ns2:textId="77777777" w:rsidTr="00953A75">
        <w:tblPrEx>
          <w:tblBorders>
            <w:top w:val="single" w:sz="6" w:space="0" w:color="auto"/>
            <w:bottom w:val="single" w:sz="6" w:space="0" w:color="auto"/>
          </w:tblBorders>
        </w:tblPrEx>
        <w:trPr>
          <w:jc w:val="center"/>
        </w:trPr>
        <w:tc>
          <w:tcPr>
            <w:tcW w:w="3413" w:type="pct"/>
            <w:tcBorders>
              <w:top w:val="nil"/>
              <w:bottom w:val="nil"/>
              <w:right w:val="single" w:sz="2" w:space="0" w:color="auto"/>
            </w:tcBorders>
          </w:tcPr>
          <w:p ns2:paraId="362F5303" ns2:textId="77777777" w:rsidR="00193AA9" w:rsidRDefault="00193AA9" w:rsidP="00FC5C60">
            <w:pPr>
              <w:spacing w:before="15" w:after="15"/>
              <w:ind w:left="160" w:right="1" w:hanging="160"/>
              <w:rPr>
                <w:sz w:val="18"/>
                <w:szCs w:val="18"/>
              </w:rPr>
            </w:pPr>
            <w:r>
              <w:rPr>
                <w:sz w:val="18"/>
                <w:szCs w:val="18"/>
              </w:rPr>
              <w:t xml:space="preserve">    Death </w:t>
            </w:r>
          </w:p>
        </w:tc>
        <w:tc>
          <w:tcPr>
            <w:tcW w:w="793" w:type="pct"/>
            <w:tcBorders>
              <w:top w:val="nil"/>
              <w:left w:val="nil"/>
              <w:bottom w:val="nil"/>
              <w:right w:val="nil"/>
            </w:tcBorders>
          </w:tcPr>
          <w:p ns2:paraId="50907760" ns2:textId="77777777" w:rsidR="00193AA9" w:rsidRDefault="00193AA9" w:rsidP="00FC5C60">
            <w:pPr>
              <w:tabs>
                <w:tab w:val="decimal" w:pos="706"/>
                <w:tab w:val="left" w:pos="786"/>
              </w:tabs>
              <w:spacing w:before="15" w:after="15"/>
              <w:rPr>
                <w:sz w:val="18"/>
                <w:szCs w:val="18"/>
              </w:rPr>
            </w:pPr>
            <w:r>
              <w:rPr>
                <w:sz w:val="18"/>
                <w:szCs w:val="18"/>
              </w:rPr>
              <w:tab/>
              <w:t xml:space="preserve">31 </w:t>
            </w:r>
          </w:p>
        </w:tc>
        <w:tc>
          <w:tcPr>
            <w:tcW w:w="794" w:type="pct"/>
            <w:tcBorders>
              <w:top w:val="nil"/>
              <w:left w:val="nil"/>
              <w:bottom w:val="nil"/>
            </w:tcBorders>
          </w:tcPr>
          <w:p ns2:paraId="51407D2F" ns2:textId="77777777" w:rsidR="00193AA9" w:rsidRDefault="00193AA9" w:rsidP="00FC5C60">
            <w:pPr>
              <w:tabs>
                <w:tab w:val="decimal" w:pos="492"/>
                <w:tab w:val="left" w:pos="572"/>
              </w:tabs>
              <w:spacing w:before="15" w:after="15"/>
              <w:rPr>
                <w:sz w:val="18"/>
                <w:szCs w:val="18"/>
              </w:rPr>
            </w:pPr>
            <w:r>
              <w:rPr>
                <w:sz w:val="18"/>
                <w:szCs w:val="18"/>
              </w:rPr>
              <w:tab/>
              <w:t xml:space="preserve">(19.6) </w:t>
            </w:r>
          </w:p>
        </w:tc>
      </w:tr>
      <w:tr w:rsidR="00193AA9" ns2:paraId="68804197" ns2:textId="77777777" w:rsidTr="00953A75">
        <w:tblPrEx>
          <w:tblBorders>
            <w:top w:val="single" w:sz="6" w:space="0" w:color="auto"/>
            <w:bottom w:val="single" w:sz="6" w:space="0" w:color="auto"/>
          </w:tblBorders>
        </w:tblPrEx>
        <w:trPr>
          <w:jc w:val="center"/>
        </w:trPr>
        <w:tc>
          <w:tcPr>
            <w:tcW w:w="3413" w:type="pct"/>
            <w:tcBorders>
              <w:top w:val="nil"/>
              <w:bottom w:val="nil"/>
              <w:right w:val="single" w:sz="2" w:space="0" w:color="auto"/>
            </w:tcBorders>
          </w:tcPr>
          <w:p ns2:paraId="1071D894" ns2:textId="77777777" w:rsidR="00193AA9" w:rsidRDefault="00193AA9" w:rsidP="00FC5C60">
            <w:pPr>
              <w:spacing w:before="15" w:after="15"/>
              <w:ind w:left="160" w:right="1" w:hanging="160"/>
              <w:rPr>
                <w:sz w:val="18"/>
                <w:szCs w:val="18"/>
              </w:rPr>
            </w:pPr>
            <w:r>
              <w:rPr>
                <w:sz w:val="18"/>
                <w:szCs w:val="18"/>
              </w:rPr>
              <w:t xml:space="preserve">    Lost To Follow-Up </w:t>
            </w:r>
          </w:p>
        </w:tc>
        <w:tc>
          <w:tcPr>
            <w:tcW w:w="793" w:type="pct"/>
            <w:tcBorders>
              <w:top w:val="nil"/>
              <w:left w:val="nil"/>
              <w:bottom w:val="nil"/>
              <w:right w:val="nil"/>
            </w:tcBorders>
          </w:tcPr>
          <w:p ns2:paraId="7A8E68F9" ns2:textId="77777777" w:rsidR="00193AA9" w:rsidRDefault="00193AA9" w:rsidP="00FC5C60">
            <w:pPr>
              <w:tabs>
                <w:tab w:val="decimal" w:pos="706"/>
                <w:tab w:val="left" w:pos="786"/>
              </w:tabs>
              <w:spacing w:before="15" w:after="15"/>
              <w:rPr>
                <w:sz w:val="18"/>
                <w:szCs w:val="18"/>
              </w:rPr>
            </w:pPr>
            <w:r>
              <w:rPr>
                <w:sz w:val="18"/>
                <w:szCs w:val="18"/>
              </w:rPr>
              <w:tab/>
              <w:t xml:space="preserve">2 </w:t>
            </w:r>
          </w:p>
        </w:tc>
        <w:tc>
          <w:tcPr>
            <w:tcW w:w="794" w:type="pct"/>
            <w:tcBorders>
              <w:top w:val="nil"/>
              <w:left w:val="nil"/>
              <w:bottom w:val="nil"/>
            </w:tcBorders>
          </w:tcPr>
          <w:p ns2:paraId="445E1609" ns2:textId="77777777" w:rsidR="00193AA9" w:rsidRDefault="00193AA9" w:rsidP="00FC5C60">
            <w:pPr>
              <w:tabs>
                <w:tab w:val="decimal" w:pos="492"/>
                <w:tab w:val="left" w:pos="572"/>
              </w:tabs>
              <w:spacing w:before="15" w:after="15"/>
              <w:rPr>
                <w:sz w:val="18"/>
                <w:szCs w:val="18"/>
              </w:rPr>
            </w:pPr>
            <w:r>
              <w:rPr>
                <w:sz w:val="18"/>
                <w:szCs w:val="18"/>
              </w:rPr>
              <w:tab/>
              <w:t xml:space="preserve">(1.3) </w:t>
            </w:r>
          </w:p>
        </w:tc>
      </w:tr>
      <w:tr w:rsidR="00193AA9" ns2:paraId="0877BFBD" ns2:textId="77777777" w:rsidTr="00953A75">
        <w:tblPrEx>
          <w:tblBorders>
            <w:top w:val="single" w:sz="6" w:space="0" w:color="auto"/>
            <w:bottom w:val="single" w:sz="6" w:space="0" w:color="auto"/>
          </w:tblBorders>
        </w:tblPrEx>
        <w:trPr>
          <w:jc w:val="center"/>
        </w:trPr>
        <w:tc>
          <w:tcPr>
            <w:tcW w:w="3413" w:type="pct"/>
            <w:tcBorders>
              <w:top w:val="nil"/>
              <w:bottom w:val="single" w:sz="2" w:space="0" w:color="auto"/>
              <w:right w:val="single" w:sz="2" w:space="0" w:color="auto"/>
            </w:tcBorders>
          </w:tcPr>
          <w:p ns2:paraId="1B613465" ns2:textId="77777777" w:rsidR="00193AA9" w:rsidRDefault="00193AA9" w:rsidP="00FC5C60">
            <w:pPr>
              <w:spacing w:before="15" w:after="15"/>
              <w:ind w:left="160" w:right="1" w:hanging="160"/>
              <w:rPr>
                <w:sz w:val="18"/>
                <w:szCs w:val="18"/>
              </w:rPr>
            </w:pPr>
            <w:r>
              <w:rPr>
                <w:sz w:val="18"/>
                <w:szCs w:val="18"/>
              </w:rPr>
              <w:t xml:space="preserve"> Status Not Recorded </w:t>
            </w:r>
          </w:p>
        </w:tc>
        <w:tc>
          <w:tcPr>
            <w:tcW w:w="793" w:type="pct"/>
            <w:tcBorders>
              <w:top w:val="nil"/>
              <w:left w:val="nil"/>
              <w:bottom w:val="single" w:sz="2" w:space="0" w:color="auto"/>
              <w:right w:val="nil"/>
            </w:tcBorders>
          </w:tcPr>
          <w:p ns2:paraId="7B23C7CD" ns2:textId="77777777" w:rsidR="00193AA9" w:rsidRDefault="00193AA9" w:rsidP="00FC5C60">
            <w:pPr>
              <w:tabs>
                <w:tab w:val="decimal" w:pos="706"/>
                <w:tab w:val="left" w:pos="786"/>
              </w:tabs>
              <w:spacing w:before="15" w:after="15"/>
              <w:rPr>
                <w:sz w:val="18"/>
                <w:szCs w:val="18"/>
              </w:rPr>
            </w:pPr>
            <w:r>
              <w:rPr>
                <w:sz w:val="18"/>
                <w:szCs w:val="18"/>
              </w:rPr>
              <w:tab/>
              <w:t xml:space="preserve">125 </w:t>
            </w:r>
          </w:p>
        </w:tc>
        <w:tc>
          <w:tcPr>
            <w:tcW w:w="794" w:type="pct"/>
            <w:tcBorders>
              <w:top w:val="nil"/>
              <w:left w:val="nil"/>
              <w:bottom w:val="single" w:sz="2" w:space="0" w:color="auto"/>
            </w:tcBorders>
          </w:tcPr>
          <w:p ns2:paraId="26B4FDC2" ns2:textId="77777777" w:rsidR="00193AA9" w:rsidRDefault="00193AA9" w:rsidP="00FC5C60">
            <w:pPr>
              <w:tabs>
                <w:tab w:val="decimal" w:pos="492"/>
                <w:tab w:val="left" w:pos="572"/>
              </w:tabs>
              <w:spacing w:before="15" w:after="15"/>
              <w:rPr>
                <w:sz w:val="18"/>
                <w:szCs w:val="18"/>
              </w:rPr>
            </w:pPr>
            <w:r>
              <w:rPr>
                <w:sz w:val="18"/>
                <w:szCs w:val="18"/>
              </w:rPr>
              <w:tab/>
              <w:t xml:space="preserve">(79.1) </w:t>
            </w:r>
          </w:p>
        </w:tc>
      </w:tr>
      <w:tr w:rsidR="00193AA9" ns2:paraId="219FB5F6" ns2:textId="77777777" w:rsidTr="00953A75">
        <w:tblPrEx>
          <w:tblBorders>
            <w:top w:val="single" w:sz="6" w:space="0" w:color="auto"/>
            <w:bottom w:val="single" w:sz="6" w:space="0" w:color="auto"/>
          </w:tblBorders>
        </w:tblPrEx>
        <w:trPr>
          <w:jc w:val="center"/>
        </w:trPr>
        <w:tc>
          <w:tcPr>
            <w:tcW w:w="5000" w:type="pct"/>
            <w:gridSpan w:val="3"/>
            <w:tcBorders>
              <w:top w:val="nil"/>
              <w:bottom w:val="double" w:sz="6" w:space="0" w:color="auto"/>
            </w:tcBorders>
          </w:tcPr>
          <w:p ns2:paraId="75037B57" ns2:textId="77777777" w:rsidR="00193AA9" w:rsidRDefault="00193AA9" w:rsidP="00FC5C60">
            <w:pPr>
              <w:spacing w:before="30" w:after="30"/>
              <w:ind w:left="160" w:right="1" w:hanging="160"/>
              <w:rPr>
                <w:sz w:val="18"/>
                <w:szCs w:val="18"/>
              </w:rPr>
            </w:pPr>
            <w:r>
              <w:rPr>
                <w:sz w:val="18"/>
                <w:szCs w:val="18"/>
              </w:rPr>
              <w:t xml:space="preserve"> Database Cutoff Date: 19APR2024</w:t>
            </w:r>
          </w:p>
        </w:tc>
      </w:tr>
      <w:tr w:rsidR="00193AA9" ns2:paraId="36ADA26D" ns2:textId="77777777" w:rsidTr="00953A75">
        <w:tblPrEx>
          <w:tblBorders>
            <w:top w:val="none" w:sz="0" w:space="0" w:color="auto"/>
            <w:left w:val="none" w:sz="0" w:space="0" w:color="auto"/>
            <w:bottom w:val="none" w:sz="0" w:space="0" w:color="auto"/>
            <w:right w:val="none" w:sz="0" w:space="0" w:color="auto"/>
          </w:tblBorders>
        </w:tblPrEx>
        <w:trPr>
          <w:jc w:val="center"/>
        </w:trPr>
        <w:tc>
          <w:tcPr>
            <w:tcW w:w="5000" w:type="pct"/>
            <w:gridSpan w:val="3"/>
            <w:tcBorders>
              <w:top w:val="nil"/>
              <w:left w:val="nil"/>
              <w:bottom w:val="nil"/>
              <w:right w:val="nil"/>
            </w:tcBorders>
          </w:tcPr>
          <w:p ns2:paraId="071473DD" ns2:textId="77777777" w:rsidR="00193AA9" w:rsidRDefault="00193AA9" w:rsidP="00FC5C60">
            <w:pPr>
              <w:spacing w:before="15" w:after="15"/>
              <w:rPr>
                <w:sz w:val="18"/>
                <w:szCs w:val="18"/>
              </w:rPr>
            </w:pPr>
            <w:r>
              <w:rPr>
                <w:sz w:val="18"/>
                <w:szCs w:val="18"/>
              </w:rPr>
              <w:t>Source:  [P017MK2870: adam-adsl]</w:t>
            </w:r>
          </w:p>
        </w:tc>
      </w:tr>
    </w:tbl>
    <w:p ns2:paraId="57503653" ns2:textId="013BF0E4" w:rsidR="00193AA9" w:rsidRPr="0046016D" w:rsidRDefault="00193AA9" w:rsidP="00953A75">
      <w:pPr>
        <w:pStyle w:val="ListEnd"/>
      </w:pPr>
      <w:ins w:id="11914" w:author="GoldenCorpusHarness" w:date="2026-03-28T21:57:55Z">
        <w:r>
          <w:t>Sac-TMT 2.25 mg/kg d1, d8 q3w + pembrolizumab 400 mg q6w + carboplatin AUC 5 (n=7): Grade 3 AE that led to dose interruption or dose reduction in this group was anemia. Other hematologic Grade 3 events that also led to interruption or dose reduction were platelet count decreased, and neutrophil count decreased.</w:t>
        </w:r>
      </w:ins>
    </w:p>
    <w:p ns2:paraId="17B436FD" ns2:textId="77777777" w:rsidR="007243AD" w:rsidRDefault="007243AD" w:rsidP="007243AD">
      <w:pPr>
        <w:pStyle w:val="Heading4"/>
        <w:tabs>
          <w:tab w:val="clear" w:pos="1195"/>
          <w:tab w:val="left" w:pos="1200"/>
        </w:tabs>
        <w:ind w:left="1200" w:hanging="1200"/>
      </w:pPr>
      <w:del w:id="11915" w:author="GoldenCorpusHarness" w:date="2026-03-28T21:57:55Z">
        <w:r>
          <w:delText>Ove</w:delText>
        </w:r>
      </w:del>
      <w:ins w:id="11916" w:author="GoldenCorpusHarness" w:date="2026-03-28T21:57:55Z">
        <w:r>
          <w:t>Sac-TMT 2.25 mg/kg d1, d8 q3w + carboplatin (n=4): G</w:t>
        </w:r>
      </w:ins>
      <w:r>
        <w:t>ra</w:t>
      </w:r>
      <w:del w:id="11917" w:author="GoldenCorpusHarness" w:date="2026-03-28T21:57:55Z">
        <w:r>
          <w:delText>ll</w:delText>
        </w:r>
      </w:del>
      <w:ins w:id="11918" w:author="GoldenCorpusHarness" w:date="2026-03-28T21:57:55Z">
        <w:r>
          <w:t>de</w:t>
        </w:r>
      </w:ins>
      <w:r>
        <w:t xml:space="preserve"> </w:t>
      </w:r>
      <w:del w:id="11919" w:author="GoldenCorpusHarness" w:date="2026-03-28T21:57:55Z">
        <w:r>
          <w:delText>Summary of</w:delText>
        </w:r>
      </w:del>
      <w:ins w:id="11920" w:author="GoldenCorpusHarness" w:date="2026-03-28T21:57:55Z">
        <w:r>
          <w:t>3</w:t>
        </w:r>
      </w:ins>
      <w:r>
        <w:t xml:space="preserve"> A</w:t>
      </w:r>
      <w:ins w:id="11921" w:author="GoldenCorpusHarness" w:date="2026-03-28T21:57:55Z">
        <w:r>
          <w:t>E that le</w:t>
        </w:r>
      </w:ins>
      <w:r>
        <w:t>d</w:t>
      </w:r>
      <w:del w:id="11922" w:author="GoldenCorpusHarness" w:date="2026-03-28T21:57:55Z">
        <w:r>
          <w:delText>ver</w:delText>
        </w:r>
      </w:del>
      <w:ins w:id="11923" w:author="GoldenCorpusHarness" w:date="2026-03-28T21:57:55Z">
        <w:r>
          <w:t xml:space="preserve"> to do</w:t>
        </w:r>
      </w:ins>
      <w:r>
        <w:t xml:space="preserve">se </w:t>
      </w:r>
      <w:del w:id="11924" w:author="GoldenCorpusHarness" w:date="2026-03-28T21:57:55Z">
        <w:r>
          <w:delText>Eve</w:delText>
        </w:r>
      </w:del>
      <w:ins w:id="11925" w:author="GoldenCorpusHarness" w:date="2026-03-28T21:57:55Z">
        <w:r>
          <w:t>i</w:t>
        </w:r>
      </w:ins>
      <w:r>
        <w:t>nt</w:t>
      </w:r>
      <w:ins w:id="11926" w:author="GoldenCorpusHarness" w:date="2026-03-28T21:57:55Z">
        <w:r>
          <w:t>erruption or do</w:t>
        </w:r>
      </w:ins>
      <w:r>
        <w:t>s</w:t>
      </w:r>
      <w:ins w:id="11927" w:author="GoldenCorpusHarness" w:date="2026-03-28T21:57:55Z">
        <w:r>
          <w:t>e reduction in this group was neutrophil count decreased.</w:t>
        </w:r>
      </w:ins>
    </w:p>
    <w:p ns2:paraId="6EF2C7C4" ns2:textId="041EC992" w:rsidR="009F3DEB" w:rsidRPr="0056266F" w:rsidRDefault="007243AD" w:rsidP="007243AD">
      <w:pPr>
        <w:pStyle w:val="Paragraph"/>
      </w:pPr>
      <w:del w:id="11928" w:author="GoldenCorpusHarness" w:date="2026-03-28T21:57:55Z">
        <w:r>
          <w:delText>A</w:delText>
        </w:r>
      </w:del>
      <w:ins w:id="11929" w:author="GoldenCorpusHarness" w:date="2026-03-28T21:57:55Z">
        <w:r>
          <w:t>Sac-TMT</w:t>
        </w:r>
      </w:ins>
      <w:r>
        <w:t xml:space="preserve"> </w:t>
      </w:r>
      <w:del w:id="11930" w:author="GoldenCorpusHarness" w:date="2026-03-28T21:57:55Z">
        <w:r>
          <w:delText>s</w:delText>
        </w:r>
      </w:del>
      <w:ins w:id="11931" w:author="GoldenCorpusHarness" w:date="2026-03-28T21:57:55Z">
        <w:r>
          <w:t>3 mg/kg q2w + pembroliz</w:t>
        </w:r>
      </w:ins>
      <w:r>
        <w:t>um</w:t>
      </w:r>
      <w:del w:id="11932" w:author="GoldenCorpusHarness" w:date="2026-03-28T21:57:55Z">
        <w:r>
          <w:delText>m</w:delText>
        </w:r>
      </w:del>
      <w:ins w:id="11933" w:author="GoldenCorpusHarness" w:date="2026-03-28T21:57:55Z">
        <w:r>
          <w:t>ab + c</w:t>
        </w:r>
      </w:ins>
      <w:r>
        <w:t>ar</w:t>
      </w:r>
      <w:del w:id="11934" w:author="GoldenCorpusHarness" w:date="2026-03-28T21:57:55Z">
        <w:r>
          <w:delText>y</w:delText>
        </w:r>
      </w:del>
      <w:ins w:id="11935" w:author="GoldenCorpusHarness" w:date="2026-03-28T21:57:55Z">
        <w:r>
          <w:t>boplatin</w:t>
        </w:r>
      </w:ins>
      <w:r>
        <w:t xml:space="preserve"> </w:t>
      </w:r>
      <w:del w:id="11936" w:author="GoldenCorpusHarness" w:date="2026-03-28T21:57:55Z">
        <w:r>
          <w:delText>of</w:delText>
        </w:r>
      </w:del>
      <w:ins w:id="11937" w:author="GoldenCorpusHarness" w:date="2026-03-28T21:57:55Z">
        <w:r>
          <w:t>(n=2): Grade 3</w:t>
        </w:r>
      </w:ins>
      <w:r>
        <w:t xml:space="preserve"> AE</w:t>
      </w:r>
      <w:ins w:id="11938" w:author="GoldenCorpusHarness" w:date="2026-03-28T21:57:55Z">
        <w:r>
          <w:t xml:space="preserve"> that led to do</w:t>
        </w:r>
      </w:ins>
      <w:r>
        <w:t>s</w:t>
      </w:r>
      <w:ins w:id="11939" w:author="GoldenCorpusHarness" w:date="2026-03-28T21:57:55Z">
        <w:r>
          <w:t>e interruption</w:t>
        </w:r>
      </w:ins>
      <w:r>
        <w:t xml:space="preserve"> o</w:t>
      </w:r>
      <w:del w:id="11940" w:author="GoldenCorpusHarness" w:date="2026-03-28T21:57:55Z">
        <w:r>
          <w:delText>b</w:delText>
        </w:r>
      </w:del>
      <w:ins w:id="11941" w:author="GoldenCorpusHarness" w:date="2026-03-28T21:57:55Z">
        <w:r>
          <w:t>r do</w:t>
        </w:r>
      </w:ins>
      <w:r>
        <w:t>se</w:t>
      </w:r>
      <w:ins w:id="11942" w:author="GoldenCorpusHarness" w:date="2026-03-28T21:57:55Z">
        <w:r>
          <w:t xml:space="preserve"> </w:t>
        </w:r>
      </w:ins>
      <w:r>
        <w:t>r</w:t>
      </w:r>
      <w:del w:id="11943" w:author="GoldenCorpusHarness" w:date="2026-03-28T21:57:55Z">
        <w:r>
          <w:delText>v</w:delText>
        </w:r>
      </w:del>
      <w:r>
        <w:t>ed</w:t>
      </w:r>
      <w:ins w:id="11944" w:author="GoldenCorpusHarness" w:date="2026-03-28T21:57:55Z">
        <w:r>
          <w:t>uction</w:t>
        </w:r>
      </w:ins>
      <w:r>
        <w:t xml:space="preserve"> in this </w:t>
      </w:r>
      <w:ins w:id="11945" w:author="GoldenCorpusHarness" w:date="2026-03-28T21:57:55Z">
        <w:r>
          <w:t>group wa</w:t>
        </w:r>
      </w:ins>
      <w:r>
        <w:t>s</w:t>
      </w:r>
      <w:ins w:id="11946" w:author="GoldenCorpusHarness" w:date="2026-03-28T21:57:55Z">
        <w:r>
          <w:t xml:space="preserve"> anemia. 1 par</w:t>
        </w:r>
      </w:ins>
      <w:r>
        <w:t>t</w:t>
      </w:r>
      <w:del w:id="11947" w:author="GoldenCorpusHarness" w:date="2026-03-28T21:57:55Z">
        <w:r>
          <w:delText>u</w:delText>
        </w:r>
      </w:del>
      <w:ins w:id="11948" w:author="GoldenCorpusHarness" w:date="2026-03-28T21:57:55Z">
        <w:r>
          <w:t xml:space="preserve">icipant </w:t>
        </w:r>
      </w:ins>
      <w:r>
        <w:t>d</w:t>
      </w:r>
      <w:del w:id="11949" w:author="GoldenCorpusHarness" w:date="2026-03-28T21:57:55Z">
        <w:r>
          <w:delText xml:space="preserve">y </w:delText>
        </w:r>
      </w:del>
      <w:r>
        <w:t>is</w:t>
      </w:r>
      <w:del w:id="11950" w:author="GoldenCorpusHarness" w:date="2026-03-28T21:57:55Z">
        <w:r>
          <w:delText xml:space="preserve"> prese</w:delText>
        </w:r>
      </w:del>
      <w:ins w:id="11951" w:author="GoldenCorpusHarness" w:date="2026-03-28T21:57:55Z">
        <w:r>
          <w:t>co</w:t>
        </w:r>
      </w:ins>
      <w:r>
        <w:t>nt</w:t>
      </w:r>
      <w:ins w:id="11952" w:author="GoldenCorpusHarness" w:date="2026-03-28T21:57:55Z">
        <w:r>
          <w:t>inu</w:t>
        </w:r>
      </w:ins>
      <w:r>
        <w:t xml:space="preserve">ed </w:t>
      </w:r>
      <w:ins w:id="11953" w:author="GoldenCorpusHarness" w:date="2026-03-28T21:57:55Z">
        <w:r>
          <w:t>due to febr</w:t>
        </w:r>
      </w:ins>
      <w:r>
        <w:t>i</w:t>
      </w:r>
      <w:del w:id="11954" w:author="GoldenCorpusHarness" w:date="2026-03-28T21:57:55Z">
        <w:r>
          <w:delText>n [Tab</w:delText>
        </w:r>
      </w:del>
      <w:r>
        <w:t xml:space="preserve">le </w:t>
      </w:r>
      <w:del w:id="11955" w:author="GoldenCorpusHarness" w:date="2026-03-28T21:57:55Z">
        <w:r>
          <w:delText>41]</w:delText>
        </w:r>
      </w:del>
      <w:ins w:id="11956" w:author="GoldenCorpusHarness" w:date="2026-03-28T21:57:55Z">
        <w:r>
          <w:t>neutropenia</w:t>
        </w:r>
      </w:ins>
      <w:r>
        <w:t>.</w:t>
      </w:r>
    </w:p>
    <w:p ns2:paraId="565CEDA4" ns2:textId="3EEA6A8B" w:rsidR="0085242E" w:rsidRPr="0056266F" w:rsidRDefault="009F09A3" w:rsidP="007243AD">
      <w:pPr>
        <w:pStyle w:val="Paragraph"/>
      </w:pPr>
      <w:del w:id="11957" w:author="GoldenCorpusHarness" w:date="2026-03-28T21:57:55Z">
        <w:r>
          <w:delText xml:space="preserve">In </w:delText>
        </w:r>
      </w:del>
      <w:r>
        <w:t>S</w:t>
      </w:r>
      <w:del w:id="11958" w:author="GoldenCorpusHarness" w:date="2026-03-28T21:57:55Z">
        <w:r>
          <w:delText>tud</w:delText>
        </w:r>
      </w:del>
      <w:ins w:id="11959" w:author="GoldenCorpusHarness" w:date="2026-03-28T21:57:55Z">
        <w:r>
          <w:t>ac-TMT 3 mg/kg q2w + carboplatin (n=1): Participant reported Grade 4 platelet count decreased that led to treatment discontinuation and was subsequentl</w:t>
        </w:r>
      </w:ins>
      <w:r>
        <w:t xml:space="preserve">y </w:t>
      </w:r>
      <w:del w:id="11960" w:author="GoldenCorpusHarness" w:date="2026-03-28T21:57:55Z">
        <w:r>
          <w:delText>MK-2870-017, 155 participants (98</w:delText>
        </w:r>
      </w:del>
      <w:ins w:id="11961" w:author="GoldenCorpusHarness" w:date="2026-03-28T21:57:55Z">
        <w:r>
          <w:t>resolved</w:t>
        </w:r>
      </w:ins>
      <w:r>
        <w:t>.</w:t>
      </w:r>
      <w:del w:id="11962" w:author="GoldenCorpusHarness" w:date="2026-03-28T21:57:55Z">
        <w:r>
          <w:delText>1%) experienced at least 1 AE, and 15</w:delText>
        </w:r>
      </w:del>
      <w:ins w:id="11963" w:author="GoldenCorpusHarness" w:date="2026-03-28T21:57:55Z">
        <w:r>
          <w:t xml:space="preserve"> There was a also a Grade </w:t>
        </w:r>
      </w:ins>
      <w:r>
        <w:t>4</w:t>
      </w:r>
      <w:del w:id="11964" w:author="GoldenCorpusHarness" w:date="2026-03-28T21:57:55Z">
        <w:r>
          <w:delText xml:space="preserve"> participants (97</w:delText>
        </w:r>
      </w:del>
      <w:ins w:id="11965" w:author="GoldenCorpusHarness" w:date="2026-03-28T21:57:55Z">
        <w:r>
          <w:t xml:space="preserve"> neutrophil count decreased event that resulted in temporary treatment interruption</w:t>
        </w:r>
      </w:ins>
      <w:r>
        <w:t>.</w:t>
      </w:r>
      <w:del w:id="11966" w:author="GoldenCorpusHarness" w:date="2026-03-28T21:57:55Z">
        <w:r>
          <w:delText>5%) experienced AEs considered drug-related by the investigator. Grade ≥3 AEs were reported for 100 participants (63.3%), and Grade ≥3 AEs that were considered drug-related by the investigator were reported for 94 participants (59.5%). There were 95 participants (60.1%) with AEs requiring dose modification. One participant (0.6%) experienced a drug-related AE (disease progression) resulting in death.</w:delText>
        </w:r>
      </w:del>
    </w:p>
    <w:p ns2:paraId="77AE54DC" ns2:textId="3E3C2A2F" w:rsidR="007243AD" w:rsidRDefault="007243AD" w:rsidP="007243AD">
      <w:pPr>
        <w:pStyle w:val="Paragraph"/>
      </w:pPr>
      <w:del w:id="11967" w:author="GoldenCorpusHarness" w:date="2026-03-28T21:57:55Z">
        <w:r>
          <w:delText>The most common AEs (incidence ≥20%) in participants of Study MK-2870-017 by PT were anemia (82.9%), WBC decreased (74.1%), neutrophil count decreased (70.9%), stomatitis (51.3%), alopecia (41.1%), weight decreased (36.1% ), platelet count decreased (27.8%), nausea (25.3%), asthenia (24.7%), cough (21.5%), and decreased appetite and hypoalbuminemia (20.9% each) [Table 76].</w:delText>
        </w:r>
      </w:del>
    </w:p>
    <w:p ns2:paraId="22DAE795" ns2:textId="7C5A5776" w:rsidR="007243AD" w:rsidRDefault="005D23D0" w:rsidP="00953A75">
      <w:pPr>
        <w:pStyle w:val="TableTitle"/>
        <w:pageBreakBefore/>
      </w:pPr>
      <w:r>
        <w:t>Table 4</w:t>
      </w:r>
      <w:del w:id="11968" w:author="GoldenCorpusHarness" w:date="2026-03-28T21:57:55Z">
        <w:r>
          <w:delText>1</w:delText>
        </w:r>
      </w:del>
      <w:ins w:id="11969" w:author="GoldenCorpusHarness" w:date="2026-03-28T21:57:55Z">
        <w:r>
          <w:t>0</w:t>
        </w:r>
      </w:ins>
      <w:r>
        <w:t>Study</w:t>
      </w:r>
      <w:del w:id="11970" w:author="GoldenCorpusHarness" w:date="2026-03-28T21:57:55Z">
        <w:r>
          <w:delText xml:space="preserve"> </w:delText>
        </w:r>
      </w:del>
      <w:ins w:id="11971" w:author="GoldenCorpusHarness" w:date="2026-03-28T21:57:55Z">
        <w:r>
          <w:t xml:space="preserve"> </w:t>
        </w:r>
      </w:ins>
      <w:r>
        <w:t>MK-2870-0</w:t>
      </w:r>
      <w:del w:id="11972" w:author="GoldenCorpusHarness" w:date="2026-03-28T21:57:55Z">
        <w:r>
          <w:delText>17</w:delText>
        </w:r>
      </w:del>
      <w:ins w:id="11973" w:author="GoldenCorpusHarness" w:date="2026-03-28T21:57:55Z">
        <w:r>
          <w:t>03</w:t>
        </w:r>
      </w:ins>
      <w:r>
        <w:t xml:space="preserve"> (SKB264-II-0</w:t>
      </w:r>
      <w:del w:id="11974" w:author="GoldenCorpusHarness" w:date="2026-03-28T21:57:55Z">
        <w:r>
          <w:delText>8</w:delText>
        </w:r>
      </w:del>
      <w:ins w:id="11975" w:author="GoldenCorpusHarness" w:date="2026-03-28T21:57:55Z">
        <w:r>
          <w:t>4</w:t>
        </w:r>
      </w:ins>
      <w:r>
        <w:t>): Adverse Event Summary</w:t>
      </w:r>
    </w:p>
    <w:tbl>
      <w:tblPr>
        <w:tblW w:w="5000" w:type="pct"/>
        <w:tblBorders>
          <w:top w:val="double" w:sz="6" w:space="0" w:color="auto"/>
          <w:left w:val="single" w:sz="6" w:space="0" w:color="auto"/>
          <w:bottom w:val="double" w:sz="6" w:space="0" w:color="auto"/>
          <w:right w:val="single" w:sz="6" w:space="0" w:color="auto"/>
        </w:tblBorders>
        <w:tblCellMar>
          <w:left w:w="72" w:type="dxa"/>
          <w:right w:w="72" w:type="dxa"/>
        </w:tblCellMar>
        <w:tblLook w:val="0000" w:firstRow="0" w:lastRow="0" w:firstColumn="0" w:lastColumn="0" w:noHBand="0" w:noVBand="0"/>
      </w:tblPr>
      <w:tblGrid>
        <w:gridCol w:w="5988"/>
        <w:gridCol w:w="1497"/>
        <w:gridCol w:w="1499"/>
      </w:tblGrid>
      <w:tr w:rsidR="00B90492" ns2:paraId="3A3F8A25" ns2:textId="77777777" w:rsidTr="00953A75">
        <w:tc>
          <w:tcPr>
            <w:tcW w:w="3333" w:type="pct"/>
            <w:tcBorders>
              <w:top w:val="double" w:sz="6" w:space="0" w:color="auto"/>
              <w:bottom w:val="nil"/>
              <w:right w:val="single" w:sz="2" w:space="0" w:color="auto"/>
            </w:tcBorders>
          </w:tcPr>
          <w:p ns2:paraId="42F3014A" ns2:textId="77777777" w:rsidR="00B90492" w:rsidRDefault="00B90492">
            <w:pPr>
              <w:spacing w:before="15" w:after="15"/>
              <w:rPr>
                <w:sz w:val="18"/>
                <w:szCs w:val="18"/>
              </w:rPr>
            </w:pPr>
          </w:p>
        </w:tc>
        <w:tc>
          <w:tcPr>
            <w:tcW w:w="1667" w:type="pct"/>
            <w:gridSpan w:val="2"/>
            <w:tcBorders>
              <w:top w:val="double" w:sz="6" w:space="0" w:color="auto"/>
              <w:left w:val="nil"/>
              <w:bottom w:val="single" w:sz="2" w:space="0" w:color="auto"/>
            </w:tcBorders>
          </w:tcPr>
          <w:p ns2:paraId="7F855CA1" ns2:textId="75B02449" w:rsidR="00B90492" w:rsidRDefault="0050331B">
            <w:pPr>
              <w:spacing w:before="15" w:after="15"/>
              <w:jc w:val="center"/>
              <w:rPr>
                <w:sz w:val="18"/>
                <w:szCs w:val="18"/>
              </w:rPr>
            </w:pPr>
            <w:r w:rsidRPr="0050331B">
              <w:rPr>
                <w:sz w:val="18"/>
                <w:szCs w:val="18"/>
              </w:rPr>
              <w:t>sac-TMT</w:t>
            </w:r>
            <w:r w:rsidR="00B90492">
              <w:rPr>
                <w:sz w:val="18"/>
                <w:szCs w:val="18"/>
              </w:rPr>
              <w:t xml:space="preserve"> 5 mg/kg </w:t>
            </w:r>
          </w:p>
        </w:tc>
      </w:tr>
      <w:tr w:rsidR="00B90492" ns2:paraId="686117DB" ns2:textId="77777777" w:rsidTr="00953A75">
        <w:tblPrEx>
          <w:tblBorders>
            <w:top w:val="single" w:sz="6" w:space="0" w:color="auto"/>
            <w:bottom w:val="single" w:sz="6" w:space="0" w:color="auto"/>
          </w:tblBorders>
        </w:tblPrEx>
        <w:tc>
          <w:tcPr>
            <w:tcW w:w="3333" w:type="pct"/>
            <w:tcBorders>
              <w:top w:val="nil"/>
              <w:bottom w:val="single" w:sz="2" w:space="0" w:color="auto"/>
              <w:right w:val="single" w:sz="2" w:space="0" w:color="auto"/>
            </w:tcBorders>
          </w:tcPr>
          <w:p ns2:paraId="32A37872" ns2:textId="77777777" w:rsidR="00B90492" w:rsidRDefault="00B90492">
            <w:pPr>
              <w:spacing w:before="15" w:after="15"/>
              <w:rPr>
                <w:sz w:val="18"/>
                <w:szCs w:val="18"/>
              </w:rPr>
            </w:pPr>
          </w:p>
        </w:tc>
        <w:tc>
          <w:tcPr>
            <w:tcW w:w="833" w:type="pct"/>
            <w:tcBorders>
              <w:top w:val="nil"/>
              <w:left w:val="nil"/>
              <w:bottom w:val="single" w:sz="2" w:space="0" w:color="auto"/>
              <w:right w:val="nil"/>
            </w:tcBorders>
          </w:tcPr>
          <w:p ns2:paraId="4450806F" ns2:textId="77777777" w:rsidR="00B90492" w:rsidRDefault="00B90492">
            <w:pPr>
              <w:spacing w:before="15" w:after="15"/>
              <w:jc w:val="center"/>
              <w:rPr>
                <w:sz w:val="18"/>
                <w:szCs w:val="18"/>
              </w:rPr>
            </w:pPr>
            <w:r>
              <w:rPr>
                <w:sz w:val="18"/>
                <w:szCs w:val="18"/>
              </w:rPr>
              <w:t xml:space="preserve">n </w:t>
            </w:r>
          </w:p>
        </w:tc>
        <w:tc>
          <w:tcPr>
            <w:tcW w:w="834" w:type="pct"/>
            <w:tcBorders>
              <w:top w:val="nil"/>
              <w:left w:val="nil"/>
              <w:bottom w:val="single" w:sz="2" w:space="0" w:color="auto"/>
            </w:tcBorders>
          </w:tcPr>
          <w:p ns2:paraId="5F5C060D" ns2:textId="77777777" w:rsidR="00B90492" w:rsidRDefault="00B90492">
            <w:pPr>
              <w:spacing w:before="15" w:after="15"/>
              <w:jc w:val="center"/>
              <w:rPr>
                <w:sz w:val="18"/>
                <w:szCs w:val="18"/>
              </w:rPr>
            </w:pPr>
            <w:r>
              <w:rPr>
                <w:sz w:val="18"/>
                <w:szCs w:val="18"/>
              </w:rPr>
              <w:t xml:space="preserve">(%) </w:t>
            </w:r>
          </w:p>
        </w:tc>
      </w:tr>
      <w:tr w:rsidR="00B90492" ns2:paraId="15F9BF8A" ns2:textId="77777777" w:rsidTr="00953A75">
        <w:tblPrEx>
          <w:tblBorders>
            <w:top w:val="single" w:sz="6" w:space="0" w:color="auto"/>
            <w:bottom w:val="single" w:sz="6" w:space="0" w:color="auto"/>
          </w:tblBorders>
        </w:tblPrEx>
        <w:tc>
          <w:tcPr>
            <w:tcW w:w="3333" w:type="pct"/>
            <w:tcBorders>
              <w:top w:val="nil"/>
              <w:bottom w:val="nil"/>
              <w:right w:val="single" w:sz="2" w:space="0" w:color="auto"/>
            </w:tcBorders>
          </w:tcPr>
          <w:p ns2:paraId="6FDD256A" ns2:textId="77777777" w:rsidR="00B90492" w:rsidRDefault="00B90492">
            <w:pPr>
              <w:spacing w:before="15" w:after="15"/>
              <w:ind w:left="160" w:right="1" w:hanging="160"/>
              <w:rPr>
                <w:sz w:val="18"/>
                <w:szCs w:val="18"/>
              </w:rPr>
            </w:pPr>
            <w:r>
              <w:rPr>
                <w:sz w:val="18"/>
                <w:szCs w:val="18"/>
              </w:rPr>
              <w:t xml:space="preserve"> Participants in population </w:t>
            </w:r>
          </w:p>
        </w:tc>
        <w:tc>
          <w:tcPr>
            <w:tcW w:w="833" w:type="pct"/>
            <w:tcBorders>
              <w:top w:val="nil"/>
              <w:left w:val="nil"/>
              <w:bottom w:val="nil"/>
              <w:right w:val="nil"/>
            </w:tcBorders>
          </w:tcPr>
          <w:p ns2:paraId="11F15330" ns2:textId="77777777" w:rsidR="00B90492" w:rsidRDefault="00B90492">
            <w:pPr>
              <w:tabs>
                <w:tab w:val="decimal" w:pos="747"/>
                <w:tab w:val="left" w:pos="827"/>
              </w:tabs>
              <w:spacing w:before="15" w:after="15"/>
              <w:rPr>
                <w:sz w:val="18"/>
                <w:szCs w:val="18"/>
              </w:rPr>
            </w:pPr>
            <w:r>
              <w:rPr>
                <w:sz w:val="18"/>
                <w:szCs w:val="18"/>
              </w:rPr>
              <w:tab/>
              <w:t xml:space="preserve">158 </w:t>
            </w:r>
          </w:p>
        </w:tc>
        <w:tc>
          <w:tcPr>
            <w:tcW w:w="834" w:type="pct"/>
            <w:tcBorders>
              <w:top w:val="nil"/>
              <w:left w:val="nil"/>
              <w:bottom w:val="nil"/>
            </w:tcBorders>
          </w:tcPr>
          <w:p ns2:paraId="72111FB1" ns2:textId="77777777" w:rsidR="00B90492" w:rsidRDefault="00B90492">
            <w:pPr>
              <w:tabs>
                <w:tab w:val="decimal" w:pos="522"/>
                <w:tab w:val="left" w:pos="602"/>
              </w:tabs>
              <w:spacing w:before="15" w:after="15"/>
              <w:rPr>
                <w:sz w:val="18"/>
                <w:szCs w:val="18"/>
              </w:rPr>
            </w:pPr>
            <w:r>
              <w:rPr>
                <w:sz w:val="18"/>
                <w:szCs w:val="18"/>
              </w:rPr>
              <w:tab/>
            </w:r>
          </w:p>
        </w:tc>
      </w:tr>
      <w:tr w:rsidR="00B90492" ns2:paraId="2EFD7458" ns2:textId="77777777" w:rsidTr="00953A75">
        <w:tblPrEx>
          <w:tblBorders>
            <w:top w:val="single" w:sz="6" w:space="0" w:color="auto"/>
            <w:bottom w:val="single" w:sz="6" w:space="0" w:color="auto"/>
          </w:tblBorders>
        </w:tblPrEx>
        <w:tc>
          <w:tcPr>
            <w:tcW w:w="3333" w:type="pct"/>
            <w:tcBorders>
              <w:top w:val="nil"/>
              <w:bottom w:val="nil"/>
              <w:right w:val="single" w:sz="2" w:space="0" w:color="auto"/>
            </w:tcBorders>
          </w:tcPr>
          <w:p ns2:paraId="2935DCE3" ns2:textId="77777777" w:rsidR="00B90492" w:rsidRDefault="00B90492">
            <w:pPr>
              <w:spacing w:before="15" w:after="15"/>
              <w:ind w:left="160" w:right="1" w:hanging="160"/>
              <w:rPr>
                <w:sz w:val="18"/>
                <w:szCs w:val="18"/>
              </w:rPr>
            </w:pPr>
            <w:r>
              <w:rPr>
                <w:sz w:val="18"/>
                <w:szCs w:val="18"/>
              </w:rPr>
              <w:t xml:space="preserve">   with one or more adverse events </w:t>
            </w:r>
          </w:p>
        </w:tc>
        <w:tc>
          <w:tcPr>
            <w:tcW w:w="833" w:type="pct"/>
            <w:tcBorders>
              <w:top w:val="nil"/>
              <w:left w:val="nil"/>
              <w:bottom w:val="nil"/>
              <w:right w:val="nil"/>
            </w:tcBorders>
          </w:tcPr>
          <w:p ns2:paraId="1267BC72" ns2:textId="77777777" w:rsidR="00B90492" w:rsidRDefault="00B90492">
            <w:pPr>
              <w:tabs>
                <w:tab w:val="decimal" w:pos="747"/>
                <w:tab w:val="left" w:pos="827"/>
              </w:tabs>
              <w:spacing w:before="15" w:after="15"/>
              <w:rPr>
                <w:sz w:val="18"/>
                <w:szCs w:val="18"/>
              </w:rPr>
            </w:pPr>
            <w:r>
              <w:rPr>
                <w:sz w:val="18"/>
                <w:szCs w:val="18"/>
              </w:rPr>
              <w:tab/>
              <w:t xml:space="preserve">155 </w:t>
            </w:r>
          </w:p>
        </w:tc>
        <w:tc>
          <w:tcPr>
            <w:tcW w:w="834" w:type="pct"/>
            <w:tcBorders>
              <w:top w:val="nil"/>
              <w:left w:val="nil"/>
              <w:bottom w:val="nil"/>
            </w:tcBorders>
          </w:tcPr>
          <w:p ns2:paraId="30B51BEF" ns2:textId="77777777" w:rsidR="00B90492" w:rsidRDefault="00B90492">
            <w:pPr>
              <w:tabs>
                <w:tab w:val="decimal" w:pos="522"/>
                <w:tab w:val="left" w:pos="602"/>
              </w:tabs>
              <w:spacing w:before="15" w:after="15"/>
              <w:rPr>
                <w:sz w:val="18"/>
                <w:szCs w:val="18"/>
              </w:rPr>
            </w:pPr>
            <w:r>
              <w:rPr>
                <w:sz w:val="18"/>
                <w:szCs w:val="18"/>
              </w:rPr>
              <w:tab/>
              <w:t xml:space="preserve">(98.1) </w:t>
            </w:r>
          </w:p>
        </w:tc>
      </w:tr>
      <w:tr w:rsidR="00B90492" ns2:paraId="7A71FCB0" ns2:textId="77777777" w:rsidTr="00953A75">
        <w:tblPrEx>
          <w:tblBorders>
            <w:top w:val="single" w:sz="6" w:space="0" w:color="auto"/>
            <w:bottom w:val="single" w:sz="6" w:space="0" w:color="auto"/>
          </w:tblBorders>
        </w:tblPrEx>
        <w:tc>
          <w:tcPr>
            <w:tcW w:w="3333" w:type="pct"/>
            <w:tcBorders>
              <w:top w:val="nil"/>
              <w:bottom w:val="nil"/>
              <w:right w:val="single" w:sz="2" w:space="0" w:color="auto"/>
            </w:tcBorders>
          </w:tcPr>
          <w:p ns2:paraId="4A8DE108" ns2:textId="77777777" w:rsidR="00B90492" w:rsidRDefault="00B90492">
            <w:pPr>
              <w:spacing w:before="15" w:after="15"/>
              <w:ind w:left="160" w:right="1" w:hanging="160"/>
              <w:rPr>
                <w:sz w:val="18"/>
                <w:szCs w:val="18"/>
              </w:rPr>
            </w:pPr>
            <w:r>
              <w:rPr>
                <w:sz w:val="18"/>
                <w:szCs w:val="18"/>
              </w:rPr>
              <w:t xml:space="preserve">   with drug-related</w:t>
            </w:r>
            <w:r>
              <w:rPr>
                <w:sz w:val="18"/>
                <w:szCs w:val="18"/>
                <w:vertAlign w:val="superscript"/>
              </w:rPr>
              <w:t>a</w:t>
            </w:r>
            <w:r>
              <w:rPr>
                <w:sz w:val="18"/>
                <w:szCs w:val="18"/>
              </w:rPr>
              <w:t xml:space="preserve"> adverse events </w:t>
            </w:r>
          </w:p>
        </w:tc>
        <w:tc>
          <w:tcPr>
            <w:tcW w:w="833" w:type="pct"/>
            <w:tcBorders>
              <w:top w:val="nil"/>
              <w:left w:val="nil"/>
              <w:bottom w:val="nil"/>
              <w:right w:val="nil"/>
            </w:tcBorders>
          </w:tcPr>
          <w:p ns2:paraId="3FFEBEE2" ns2:textId="77777777" w:rsidR="00B90492" w:rsidRDefault="00B90492">
            <w:pPr>
              <w:tabs>
                <w:tab w:val="decimal" w:pos="747"/>
                <w:tab w:val="left" w:pos="827"/>
              </w:tabs>
              <w:spacing w:before="15" w:after="15"/>
              <w:rPr>
                <w:sz w:val="18"/>
                <w:szCs w:val="18"/>
              </w:rPr>
            </w:pPr>
            <w:r>
              <w:rPr>
                <w:sz w:val="18"/>
                <w:szCs w:val="18"/>
              </w:rPr>
              <w:tab/>
              <w:t xml:space="preserve">154 </w:t>
            </w:r>
          </w:p>
        </w:tc>
        <w:tc>
          <w:tcPr>
            <w:tcW w:w="834" w:type="pct"/>
            <w:tcBorders>
              <w:top w:val="nil"/>
              <w:left w:val="nil"/>
              <w:bottom w:val="nil"/>
            </w:tcBorders>
          </w:tcPr>
          <w:p ns2:paraId="2AEDA8D0" ns2:textId="77777777" w:rsidR="00B90492" w:rsidRDefault="00B90492">
            <w:pPr>
              <w:tabs>
                <w:tab w:val="decimal" w:pos="522"/>
                <w:tab w:val="left" w:pos="602"/>
              </w:tabs>
              <w:spacing w:before="15" w:after="15"/>
              <w:rPr>
                <w:sz w:val="18"/>
                <w:szCs w:val="18"/>
              </w:rPr>
            </w:pPr>
            <w:r>
              <w:rPr>
                <w:sz w:val="18"/>
                <w:szCs w:val="18"/>
              </w:rPr>
              <w:tab/>
              <w:t xml:space="preserve">(97.5) </w:t>
            </w:r>
          </w:p>
        </w:tc>
      </w:tr>
      <w:tr w:rsidR="00B90492" ns2:paraId="2B609666" ns2:textId="77777777" w:rsidTr="00953A75">
        <w:tblPrEx>
          <w:tblBorders>
            <w:top w:val="single" w:sz="6" w:space="0" w:color="auto"/>
            <w:bottom w:val="single" w:sz="6" w:space="0" w:color="auto"/>
          </w:tblBorders>
        </w:tblPrEx>
        <w:tc>
          <w:tcPr>
            <w:tcW w:w="3333" w:type="pct"/>
            <w:tcBorders>
              <w:top w:val="nil"/>
              <w:bottom w:val="nil"/>
              <w:right w:val="single" w:sz="2" w:space="0" w:color="auto"/>
            </w:tcBorders>
          </w:tcPr>
          <w:p ns2:paraId="01F7F6EF" ns2:textId="77777777" w:rsidR="00B90492" w:rsidRDefault="00B90492">
            <w:pPr>
              <w:spacing w:before="15" w:after="15"/>
              <w:ind w:left="160" w:right="1" w:hanging="160"/>
              <w:rPr>
                <w:sz w:val="18"/>
                <w:szCs w:val="18"/>
              </w:rPr>
            </w:pPr>
            <w:r>
              <w:rPr>
                <w:sz w:val="18"/>
                <w:szCs w:val="18"/>
              </w:rPr>
              <w:t xml:space="preserve">   with toxicity grade 3-5 adverse events </w:t>
            </w:r>
          </w:p>
        </w:tc>
        <w:tc>
          <w:tcPr>
            <w:tcW w:w="833" w:type="pct"/>
            <w:tcBorders>
              <w:top w:val="nil"/>
              <w:left w:val="nil"/>
              <w:bottom w:val="nil"/>
              <w:right w:val="nil"/>
            </w:tcBorders>
          </w:tcPr>
          <w:p ns2:paraId="20C8E034" ns2:textId="77777777" w:rsidR="00B90492" w:rsidRDefault="00B90492">
            <w:pPr>
              <w:tabs>
                <w:tab w:val="decimal" w:pos="747"/>
                <w:tab w:val="left" w:pos="827"/>
              </w:tabs>
              <w:spacing w:before="15" w:after="15"/>
              <w:rPr>
                <w:sz w:val="18"/>
                <w:szCs w:val="18"/>
              </w:rPr>
            </w:pPr>
            <w:r>
              <w:rPr>
                <w:sz w:val="18"/>
                <w:szCs w:val="18"/>
              </w:rPr>
              <w:tab/>
              <w:t xml:space="preserve">100 </w:t>
            </w:r>
          </w:p>
        </w:tc>
        <w:tc>
          <w:tcPr>
            <w:tcW w:w="834" w:type="pct"/>
            <w:tcBorders>
              <w:top w:val="nil"/>
              <w:left w:val="nil"/>
              <w:bottom w:val="nil"/>
            </w:tcBorders>
          </w:tcPr>
          <w:p ns2:paraId="554DF944" ns2:textId="77777777" w:rsidR="00B90492" w:rsidRDefault="00B90492">
            <w:pPr>
              <w:tabs>
                <w:tab w:val="decimal" w:pos="522"/>
                <w:tab w:val="left" w:pos="602"/>
              </w:tabs>
              <w:spacing w:before="15" w:after="15"/>
              <w:rPr>
                <w:sz w:val="18"/>
                <w:szCs w:val="18"/>
              </w:rPr>
            </w:pPr>
            <w:r>
              <w:rPr>
                <w:sz w:val="18"/>
                <w:szCs w:val="18"/>
              </w:rPr>
              <w:tab/>
              <w:t xml:space="preserve">(63.3) </w:t>
            </w:r>
          </w:p>
        </w:tc>
      </w:tr>
      <w:tr w:rsidR="00B90492" ns2:paraId="01EDF3BA" ns2:textId="77777777" w:rsidTr="00953A75">
        <w:tblPrEx>
          <w:tblBorders>
            <w:top w:val="single" w:sz="6" w:space="0" w:color="auto"/>
            <w:bottom w:val="single" w:sz="6" w:space="0" w:color="auto"/>
          </w:tblBorders>
        </w:tblPrEx>
        <w:tc>
          <w:tcPr>
            <w:tcW w:w="3333" w:type="pct"/>
            <w:tcBorders>
              <w:top w:val="nil"/>
              <w:bottom w:val="nil"/>
              <w:right w:val="single" w:sz="2" w:space="0" w:color="auto"/>
            </w:tcBorders>
          </w:tcPr>
          <w:p ns2:paraId="337681BA" ns2:textId="77777777" w:rsidR="00B90492" w:rsidRDefault="00B90492">
            <w:pPr>
              <w:spacing w:before="15" w:after="15"/>
              <w:ind w:left="160" w:right="1" w:hanging="160"/>
              <w:rPr>
                <w:sz w:val="18"/>
                <w:szCs w:val="18"/>
              </w:rPr>
            </w:pPr>
            <w:r>
              <w:rPr>
                <w:sz w:val="18"/>
                <w:szCs w:val="18"/>
              </w:rPr>
              <w:t xml:space="preserve">   with toxicity grade 3-5 drug-related adverse events </w:t>
            </w:r>
          </w:p>
        </w:tc>
        <w:tc>
          <w:tcPr>
            <w:tcW w:w="833" w:type="pct"/>
            <w:tcBorders>
              <w:top w:val="nil"/>
              <w:left w:val="nil"/>
              <w:bottom w:val="nil"/>
              <w:right w:val="nil"/>
            </w:tcBorders>
          </w:tcPr>
          <w:p ns2:paraId="645B78A9" ns2:textId="77777777" w:rsidR="00B90492" w:rsidRDefault="00B90492">
            <w:pPr>
              <w:tabs>
                <w:tab w:val="decimal" w:pos="747"/>
                <w:tab w:val="left" w:pos="827"/>
              </w:tabs>
              <w:spacing w:before="15" w:after="15"/>
              <w:rPr>
                <w:sz w:val="18"/>
                <w:szCs w:val="18"/>
              </w:rPr>
            </w:pPr>
            <w:r>
              <w:rPr>
                <w:sz w:val="18"/>
                <w:szCs w:val="18"/>
              </w:rPr>
              <w:tab/>
              <w:t xml:space="preserve">94 </w:t>
            </w:r>
          </w:p>
        </w:tc>
        <w:tc>
          <w:tcPr>
            <w:tcW w:w="834" w:type="pct"/>
            <w:tcBorders>
              <w:top w:val="nil"/>
              <w:left w:val="nil"/>
              <w:bottom w:val="nil"/>
            </w:tcBorders>
          </w:tcPr>
          <w:p ns2:paraId="2430DF29" ns2:textId="77777777" w:rsidR="00B90492" w:rsidRDefault="00B90492">
            <w:pPr>
              <w:tabs>
                <w:tab w:val="decimal" w:pos="522"/>
                <w:tab w:val="left" w:pos="602"/>
              </w:tabs>
              <w:spacing w:before="15" w:after="15"/>
              <w:rPr>
                <w:sz w:val="18"/>
                <w:szCs w:val="18"/>
              </w:rPr>
            </w:pPr>
            <w:r>
              <w:rPr>
                <w:sz w:val="18"/>
                <w:szCs w:val="18"/>
              </w:rPr>
              <w:tab/>
              <w:t xml:space="preserve">(59.5) </w:t>
            </w:r>
          </w:p>
        </w:tc>
      </w:tr>
      <w:tr w:rsidR="00B90492" ns2:paraId="57CB837A" ns2:textId="77777777" w:rsidTr="00953A75">
        <w:tblPrEx>
          <w:tblBorders>
            <w:top w:val="single" w:sz="6" w:space="0" w:color="auto"/>
            <w:bottom w:val="single" w:sz="6" w:space="0" w:color="auto"/>
          </w:tblBorders>
        </w:tblPrEx>
        <w:tc>
          <w:tcPr>
            <w:tcW w:w="3333" w:type="pct"/>
            <w:tcBorders>
              <w:top w:val="nil"/>
              <w:bottom w:val="nil"/>
              <w:right w:val="single" w:sz="2" w:space="0" w:color="auto"/>
            </w:tcBorders>
          </w:tcPr>
          <w:p ns2:paraId="20ABD328" ns2:textId="77777777" w:rsidR="00B90492" w:rsidRDefault="00B90492">
            <w:pPr>
              <w:spacing w:before="15" w:after="15"/>
              <w:ind w:left="160" w:right="1" w:hanging="160"/>
              <w:rPr>
                <w:sz w:val="18"/>
                <w:szCs w:val="18"/>
              </w:rPr>
            </w:pPr>
            <w:r>
              <w:rPr>
                <w:sz w:val="18"/>
                <w:szCs w:val="18"/>
              </w:rPr>
              <w:t xml:space="preserve">   with non-serious adverse events </w:t>
            </w:r>
          </w:p>
        </w:tc>
        <w:tc>
          <w:tcPr>
            <w:tcW w:w="833" w:type="pct"/>
            <w:tcBorders>
              <w:top w:val="nil"/>
              <w:left w:val="nil"/>
              <w:bottom w:val="nil"/>
              <w:right w:val="nil"/>
            </w:tcBorders>
          </w:tcPr>
          <w:p ns2:paraId="7AD05BEE" ns2:textId="77777777" w:rsidR="00B90492" w:rsidRDefault="00B90492">
            <w:pPr>
              <w:tabs>
                <w:tab w:val="decimal" w:pos="747"/>
                <w:tab w:val="left" w:pos="827"/>
              </w:tabs>
              <w:spacing w:before="15" w:after="15"/>
              <w:rPr>
                <w:sz w:val="18"/>
                <w:szCs w:val="18"/>
              </w:rPr>
            </w:pPr>
            <w:r>
              <w:rPr>
                <w:sz w:val="18"/>
                <w:szCs w:val="18"/>
              </w:rPr>
              <w:tab/>
              <w:t xml:space="preserve">155 </w:t>
            </w:r>
          </w:p>
        </w:tc>
        <w:tc>
          <w:tcPr>
            <w:tcW w:w="834" w:type="pct"/>
            <w:tcBorders>
              <w:top w:val="nil"/>
              <w:left w:val="nil"/>
              <w:bottom w:val="nil"/>
            </w:tcBorders>
          </w:tcPr>
          <w:p ns2:paraId="2663A55C" ns2:textId="77777777" w:rsidR="00B90492" w:rsidRDefault="00B90492">
            <w:pPr>
              <w:tabs>
                <w:tab w:val="decimal" w:pos="522"/>
                <w:tab w:val="left" w:pos="602"/>
              </w:tabs>
              <w:spacing w:before="15" w:after="15"/>
              <w:rPr>
                <w:sz w:val="18"/>
                <w:szCs w:val="18"/>
              </w:rPr>
            </w:pPr>
            <w:r>
              <w:rPr>
                <w:sz w:val="18"/>
                <w:szCs w:val="18"/>
              </w:rPr>
              <w:tab/>
              <w:t xml:space="preserve">(98.1) </w:t>
            </w:r>
          </w:p>
        </w:tc>
      </w:tr>
      <w:tr w:rsidR="00B90492" ns2:paraId="5B52DBBE" ns2:textId="77777777" w:rsidTr="00953A75">
        <w:tblPrEx>
          <w:tblBorders>
            <w:top w:val="single" w:sz="6" w:space="0" w:color="auto"/>
            <w:bottom w:val="single" w:sz="6" w:space="0" w:color="auto"/>
          </w:tblBorders>
        </w:tblPrEx>
        <w:tc>
          <w:tcPr>
            <w:tcW w:w="3333" w:type="pct"/>
            <w:tcBorders>
              <w:top w:val="nil"/>
              <w:bottom w:val="nil"/>
              <w:right w:val="single" w:sz="2" w:space="0" w:color="auto"/>
            </w:tcBorders>
          </w:tcPr>
          <w:p ns2:paraId="357FBCFB" ns2:textId="77777777" w:rsidR="00B90492" w:rsidRDefault="00B90492">
            <w:pPr>
              <w:spacing w:before="15" w:after="15"/>
              <w:ind w:left="160" w:right="1" w:hanging="160"/>
              <w:rPr>
                <w:sz w:val="18"/>
                <w:szCs w:val="18"/>
              </w:rPr>
            </w:pPr>
            <w:r>
              <w:rPr>
                <w:sz w:val="18"/>
                <w:szCs w:val="18"/>
              </w:rPr>
              <w:t xml:space="preserve">   with serious adverse events </w:t>
            </w:r>
          </w:p>
        </w:tc>
        <w:tc>
          <w:tcPr>
            <w:tcW w:w="833" w:type="pct"/>
            <w:tcBorders>
              <w:top w:val="nil"/>
              <w:left w:val="nil"/>
              <w:bottom w:val="nil"/>
              <w:right w:val="nil"/>
            </w:tcBorders>
          </w:tcPr>
          <w:p ns2:paraId="0081C4FA" ns2:textId="77777777" w:rsidR="00B90492" w:rsidRDefault="00B90492">
            <w:pPr>
              <w:tabs>
                <w:tab w:val="decimal" w:pos="747"/>
                <w:tab w:val="left" w:pos="827"/>
              </w:tabs>
              <w:spacing w:before="15" w:after="15"/>
              <w:rPr>
                <w:sz w:val="18"/>
                <w:szCs w:val="18"/>
              </w:rPr>
            </w:pPr>
            <w:r>
              <w:rPr>
                <w:sz w:val="18"/>
                <w:szCs w:val="18"/>
              </w:rPr>
              <w:tab/>
              <w:t xml:space="preserve">44 </w:t>
            </w:r>
          </w:p>
        </w:tc>
        <w:tc>
          <w:tcPr>
            <w:tcW w:w="834" w:type="pct"/>
            <w:tcBorders>
              <w:top w:val="nil"/>
              <w:left w:val="nil"/>
              <w:bottom w:val="nil"/>
            </w:tcBorders>
          </w:tcPr>
          <w:p ns2:paraId="0D6E4B7E" ns2:textId="77777777" w:rsidR="00B90492" w:rsidRDefault="00B90492">
            <w:pPr>
              <w:tabs>
                <w:tab w:val="decimal" w:pos="522"/>
                <w:tab w:val="left" w:pos="602"/>
              </w:tabs>
              <w:spacing w:before="15" w:after="15"/>
              <w:rPr>
                <w:sz w:val="18"/>
                <w:szCs w:val="18"/>
              </w:rPr>
            </w:pPr>
            <w:r>
              <w:rPr>
                <w:sz w:val="18"/>
                <w:szCs w:val="18"/>
              </w:rPr>
              <w:tab/>
              <w:t xml:space="preserve">(27.8) </w:t>
            </w:r>
          </w:p>
        </w:tc>
      </w:tr>
      <w:tr w:rsidR="00B90492" ns2:paraId="444C5A07" ns2:textId="77777777" w:rsidTr="00953A75">
        <w:tblPrEx>
          <w:tblBorders>
            <w:top w:val="single" w:sz="6" w:space="0" w:color="auto"/>
            <w:bottom w:val="single" w:sz="6" w:space="0" w:color="auto"/>
          </w:tblBorders>
        </w:tblPrEx>
        <w:tc>
          <w:tcPr>
            <w:tcW w:w="3333" w:type="pct"/>
            <w:tcBorders>
              <w:top w:val="nil"/>
              <w:bottom w:val="nil"/>
              <w:right w:val="single" w:sz="2" w:space="0" w:color="auto"/>
            </w:tcBorders>
          </w:tcPr>
          <w:p ns2:paraId="14C4EB7E" ns2:textId="77777777" w:rsidR="00B90492" w:rsidRDefault="00B90492">
            <w:pPr>
              <w:spacing w:before="15" w:after="15"/>
              <w:ind w:left="160" w:right="1" w:hanging="160"/>
              <w:rPr>
                <w:sz w:val="18"/>
                <w:szCs w:val="18"/>
              </w:rPr>
            </w:pPr>
            <w:r>
              <w:rPr>
                <w:sz w:val="18"/>
                <w:szCs w:val="18"/>
              </w:rPr>
              <w:t xml:space="preserve">   with serious drug-related adverse events </w:t>
            </w:r>
          </w:p>
        </w:tc>
        <w:tc>
          <w:tcPr>
            <w:tcW w:w="833" w:type="pct"/>
            <w:tcBorders>
              <w:top w:val="nil"/>
              <w:left w:val="nil"/>
              <w:bottom w:val="nil"/>
              <w:right w:val="nil"/>
            </w:tcBorders>
          </w:tcPr>
          <w:p ns2:paraId="618B0C4D" ns2:textId="77777777" w:rsidR="00B90492" w:rsidRDefault="00B90492">
            <w:pPr>
              <w:tabs>
                <w:tab w:val="decimal" w:pos="747"/>
                <w:tab w:val="left" w:pos="827"/>
              </w:tabs>
              <w:spacing w:before="15" w:after="15"/>
              <w:rPr>
                <w:sz w:val="18"/>
                <w:szCs w:val="18"/>
              </w:rPr>
            </w:pPr>
            <w:r>
              <w:rPr>
                <w:sz w:val="18"/>
                <w:szCs w:val="18"/>
              </w:rPr>
              <w:tab/>
              <w:t xml:space="preserve">32 </w:t>
            </w:r>
          </w:p>
        </w:tc>
        <w:tc>
          <w:tcPr>
            <w:tcW w:w="834" w:type="pct"/>
            <w:tcBorders>
              <w:top w:val="nil"/>
              <w:left w:val="nil"/>
              <w:bottom w:val="nil"/>
            </w:tcBorders>
          </w:tcPr>
          <w:p ns2:paraId="2E63C369" ns2:textId="77777777" w:rsidR="00B90492" w:rsidRDefault="00B90492">
            <w:pPr>
              <w:tabs>
                <w:tab w:val="decimal" w:pos="522"/>
                <w:tab w:val="left" w:pos="602"/>
              </w:tabs>
              <w:spacing w:before="15" w:after="15"/>
              <w:rPr>
                <w:sz w:val="18"/>
                <w:szCs w:val="18"/>
              </w:rPr>
            </w:pPr>
            <w:r>
              <w:rPr>
                <w:sz w:val="18"/>
                <w:szCs w:val="18"/>
              </w:rPr>
              <w:tab/>
              <w:t xml:space="preserve">(20.3) </w:t>
            </w:r>
          </w:p>
        </w:tc>
      </w:tr>
      <w:tr w:rsidR="00B90492" ns2:paraId="531DD413" ns2:textId="77777777" w:rsidTr="00953A75">
        <w:tblPrEx>
          <w:tblBorders>
            <w:top w:val="single" w:sz="6" w:space="0" w:color="auto"/>
            <w:bottom w:val="single" w:sz="6" w:space="0" w:color="auto"/>
          </w:tblBorders>
        </w:tblPrEx>
        <w:tc>
          <w:tcPr>
            <w:tcW w:w="3333" w:type="pct"/>
            <w:tcBorders>
              <w:top w:val="nil"/>
              <w:bottom w:val="nil"/>
              <w:right w:val="single" w:sz="2" w:space="0" w:color="auto"/>
            </w:tcBorders>
          </w:tcPr>
          <w:p ns2:paraId="402691F0" ns2:textId="5FB8A53A" w:rsidR="00B90492" w:rsidRDefault="00B90492">
            <w:pPr>
              <w:spacing w:before="15" w:after="15"/>
              <w:ind w:left="160" w:right="1" w:hanging="160"/>
              <w:rPr>
                <w:sz w:val="18"/>
                <w:szCs w:val="18"/>
              </w:rPr>
            </w:pPr>
            <w:r>
              <w:rPr>
                <w:sz w:val="18"/>
                <w:szCs w:val="18"/>
              </w:rPr>
              <w:t xml:space="preserve">   with dose modification</w:t>
            </w:r>
            <w:r>
              <w:rPr>
                <w:sz w:val="18"/>
                <w:szCs w:val="18"/>
                <w:vertAlign w:val="superscript"/>
              </w:rPr>
              <w:t>b</w:t>
            </w:r>
            <w:r>
              <w:rPr>
                <w:sz w:val="18"/>
                <w:szCs w:val="18"/>
              </w:rPr>
              <w:t xml:space="preserve"> due to an adverse event </w:t>
            </w:r>
          </w:p>
        </w:tc>
        <w:tc>
          <w:tcPr>
            <w:tcW w:w="833" w:type="pct"/>
            <w:tcBorders>
              <w:top w:val="nil"/>
              <w:left w:val="nil"/>
              <w:bottom w:val="nil"/>
              <w:right w:val="nil"/>
            </w:tcBorders>
          </w:tcPr>
          <w:p ns2:paraId="22B98466" ns2:textId="77777777" w:rsidR="00B90492" w:rsidRDefault="00B90492">
            <w:pPr>
              <w:tabs>
                <w:tab w:val="decimal" w:pos="747"/>
                <w:tab w:val="left" w:pos="827"/>
              </w:tabs>
              <w:spacing w:before="15" w:after="15"/>
              <w:rPr>
                <w:sz w:val="18"/>
                <w:szCs w:val="18"/>
              </w:rPr>
            </w:pPr>
            <w:r>
              <w:rPr>
                <w:sz w:val="18"/>
                <w:szCs w:val="18"/>
              </w:rPr>
              <w:tab/>
              <w:t xml:space="preserve">95 </w:t>
            </w:r>
          </w:p>
        </w:tc>
        <w:tc>
          <w:tcPr>
            <w:tcW w:w="834" w:type="pct"/>
            <w:tcBorders>
              <w:top w:val="nil"/>
              <w:left w:val="nil"/>
              <w:bottom w:val="nil"/>
            </w:tcBorders>
          </w:tcPr>
          <w:p ns2:paraId="4218F939" ns2:textId="77777777" w:rsidR="00B90492" w:rsidRDefault="00B90492">
            <w:pPr>
              <w:tabs>
                <w:tab w:val="decimal" w:pos="522"/>
                <w:tab w:val="left" w:pos="602"/>
              </w:tabs>
              <w:spacing w:before="15" w:after="15"/>
              <w:rPr>
                <w:sz w:val="18"/>
                <w:szCs w:val="18"/>
              </w:rPr>
            </w:pPr>
            <w:r>
              <w:rPr>
                <w:sz w:val="18"/>
                <w:szCs w:val="18"/>
              </w:rPr>
              <w:tab/>
              <w:t xml:space="preserve">(60.1) </w:t>
            </w:r>
          </w:p>
        </w:tc>
      </w:tr>
      <w:tr w:rsidR="00B90492" ns2:paraId="068D2E3C" ns2:textId="77777777" w:rsidTr="00953A75">
        <w:tblPrEx>
          <w:tblBorders>
            <w:top w:val="single" w:sz="6" w:space="0" w:color="auto"/>
            <w:bottom w:val="single" w:sz="6" w:space="0" w:color="auto"/>
          </w:tblBorders>
        </w:tblPrEx>
        <w:tc>
          <w:tcPr>
            <w:tcW w:w="3333" w:type="pct"/>
            <w:tcBorders>
              <w:top w:val="nil"/>
              <w:bottom w:val="nil"/>
              <w:right w:val="single" w:sz="2" w:space="0" w:color="auto"/>
            </w:tcBorders>
          </w:tcPr>
          <w:p ns2:paraId="7FC01771" ns2:textId="77777777" w:rsidR="00B90492" w:rsidRDefault="00B90492">
            <w:pPr>
              <w:spacing w:before="15" w:after="15"/>
              <w:ind w:left="160" w:right="1" w:hanging="160"/>
              <w:rPr>
                <w:sz w:val="18"/>
                <w:szCs w:val="18"/>
              </w:rPr>
            </w:pPr>
            <w:r>
              <w:rPr>
                <w:sz w:val="18"/>
                <w:szCs w:val="18"/>
              </w:rPr>
              <w:t xml:space="preserve">   who died </w:t>
            </w:r>
          </w:p>
        </w:tc>
        <w:tc>
          <w:tcPr>
            <w:tcW w:w="833" w:type="pct"/>
            <w:tcBorders>
              <w:top w:val="nil"/>
              <w:left w:val="nil"/>
              <w:bottom w:val="nil"/>
              <w:right w:val="nil"/>
            </w:tcBorders>
          </w:tcPr>
          <w:p ns2:paraId="07503BA5" ns2:textId="77777777" w:rsidR="00B90492" w:rsidRDefault="00B90492">
            <w:pPr>
              <w:tabs>
                <w:tab w:val="decimal" w:pos="747"/>
                <w:tab w:val="left" w:pos="827"/>
              </w:tabs>
              <w:spacing w:before="15" w:after="15"/>
              <w:rPr>
                <w:sz w:val="18"/>
                <w:szCs w:val="18"/>
              </w:rPr>
            </w:pPr>
            <w:r>
              <w:rPr>
                <w:sz w:val="18"/>
                <w:szCs w:val="18"/>
              </w:rPr>
              <w:tab/>
              <w:t xml:space="preserve">1 </w:t>
            </w:r>
          </w:p>
        </w:tc>
        <w:tc>
          <w:tcPr>
            <w:tcW w:w="834" w:type="pct"/>
            <w:tcBorders>
              <w:top w:val="nil"/>
              <w:left w:val="nil"/>
              <w:bottom w:val="nil"/>
            </w:tcBorders>
          </w:tcPr>
          <w:p ns2:paraId="2C0CEA81" ns2:textId="77777777" w:rsidR="00B90492" w:rsidRDefault="00B90492">
            <w:pPr>
              <w:tabs>
                <w:tab w:val="decimal" w:pos="522"/>
                <w:tab w:val="left" w:pos="602"/>
              </w:tabs>
              <w:spacing w:before="15" w:after="15"/>
              <w:rPr>
                <w:sz w:val="18"/>
                <w:szCs w:val="18"/>
              </w:rPr>
            </w:pPr>
            <w:r>
              <w:rPr>
                <w:sz w:val="18"/>
                <w:szCs w:val="18"/>
              </w:rPr>
              <w:tab/>
              <w:t xml:space="preserve">(0.6) </w:t>
            </w:r>
          </w:p>
        </w:tc>
      </w:tr>
      <w:tr w:rsidR="00B90492" ns2:paraId="3DF5BA79" ns2:textId="77777777" w:rsidTr="00953A75">
        <w:tblPrEx>
          <w:tblBorders>
            <w:top w:val="single" w:sz="6" w:space="0" w:color="auto"/>
            <w:bottom w:val="single" w:sz="6" w:space="0" w:color="auto"/>
          </w:tblBorders>
        </w:tblPrEx>
        <w:tc>
          <w:tcPr>
            <w:tcW w:w="3333" w:type="pct"/>
            <w:tcBorders>
              <w:top w:val="nil"/>
              <w:bottom w:val="nil"/>
              <w:right w:val="single" w:sz="2" w:space="0" w:color="auto"/>
            </w:tcBorders>
          </w:tcPr>
          <w:p ns2:paraId="71335F54" ns2:textId="77777777" w:rsidR="00B90492" w:rsidRDefault="00B90492">
            <w:pPr>
              <w:spacing w:before="15" w:after="15"/>
              <w:ind w:left="160" w:right="1" w:hanging="160"/>
              <w:rPr>
                <w:sz w:val="18"/>
                <w:szCs w:val="18"/>
              </w:rPr>
            </w:pPr>
            <w:r>
              <w:rPr>
                <w:sz w:val="18"/>
                <w:szCs w:val="18"/>
              </w:rPr>
              <w:t xml:space="preserve">   who died due to a drug-related adverse event </w:t>
            </w:r>
          </w:p>
        </w:tc>
        <w:tc>
          <w:tcPr>
            <w:tcW w:w="833" w:type="pct"/>
            <w:tcBorders>
              <w:top w:val="nil"/>
              <w:left w:val="nil"/>
              <w:bottom w:val="nil"/>
              <w:right w:val="nil"/>
            </w:tcBorders>
          </w:tcPr>
          <w:p ns2:paraId="5ADD07CF" ns2:textId="77777777" w:rsidR="00B90492" w:rsidRDefault="00B90492">
            <w:pPr>
              <w:tabs>
                <w:tab w:val="decimal" w:pos="747"/>
                <w:tab w:val="left" w:pos="827"/>
              </w:tabs>
              <w:spacing w:before="15" w:after="15"/>
              <w:rPr>
                <w:sz w:val="18"/>
                <w:szCs w:val="18"/>
              </w:rPr>
            </w:pPr>
            <w:r>
              <w:rPr>
                <w:sz w:val="18"/>
                <w:szCs w:val="18"/>
              </w:rPr>
              <w:tab/>
              <w:t xml:space="preserve">1 </w:t>
            </w:r>
          </w:p>
        </w:tc>
        <w:tc>
          <w:tcPr>
            <w:tcW w:w="834" w:type="pct"/>
            <w:tcBorders>
              <w:top w:val="nil"/>
              <w:left w:val="nil"/>
              <w:bottom w:val="nil"/>
            </w:tcBorders>
          </w:tcPr>
          <w:p ns2:paraId="6C81786C" ns2:textId="77777777" w:rsidR="00B90492" w:rsidRDefault="00B90492">
            <w:pPr>
              <w:tabs>
                <w:tab w:val="decimal" w:pos="522"/>
                <w:tab w:val="left" w:pos="602"/>
              </w:tabs>
              <w:spacing w:before="15" w:after="15"/>
              <w:rPr>
                <w:sz w:val="18"/>
                <w:szCs w:val="18"/>
              </w:rPr>
            </w:pPr>
            <w:r>
              <w:rPr>
                <w:sz w:val="18"/>
                <w:szCs w:val="18"/>
              </w:rPr>
              <w:tab/>
              <w:t xml:space="preserve">(0.6) </w:t>
            </w:r>
          </w:p>
        </w:tc>
      </w:tr>
      <w:tr w:rsidR="00B90492" ns2:paraId="4B2146B4" ns2:textId="77777777" w:rsidTr="00953A75">
        <w:tblPrEx>
          <w:tblBorders>
            <w:top w:val="single" w:sz="6" w:space="0" w:color="auto"/>
            <w:bottom w:val="single" w:sz="6" w:space="0" w:color="auto"/>
          </w:tblBorders>
        </w:tblPrEx>
        <w:tc>
          <w:tcPr>
            <w:tcW w:w="3333" w:type="pct"/>
            <w:tcBorders>
              <w:top w:val="nil"/>
              <w:bottom w:val="nil"/>
              <w:right w:val="single" w:sz="2" w:space="0" w:color="auto"/>
            </w:tcBorders>
          </w:tcPr>
          <w:p ns2:paraId="16FF9BE3" ns2:textId="2230445E" w:rsidR="00B90492" w:rsidRDefault="00B90492">
            <w:pPr>
              <w:spacing w:before="15" w:after="15"/>
              <w:ind w:left="160" w:right="1" w:hanging="160"/>
              <w:rPr>
                <w:sz w:val="18"/>
                <w:szCs w:val="18"/>
              </w:rPr>
            </w:pPr>
            <w:r>
              <w:rPr>
                <w:sz w:val="18"/>
                <w:szCs w:val="18"/>
              </w:rPr>
              <w:t xml:space="preserve">   discontinued drug due to an adverse event </w:t>
            </w:r>
          </w:p>
        </w:tc>
        <w:tc>
          <w:tcPr>
            <w:tcW w:w="833" w:type="pct"/>
            <w:tcBorders>
              <w:top w:val="nil"/>
              <w:left w:val="nil"/>
              <w:bottom w:val="nil"/>
              <w:right w:val="nil"/>
            </w:tcBorders>
          </w:tcPr>
          <w:p ns2:paraId="670C0477" ns2:textId="77777777" w:rsidR="00B90492" w:rsidRDefault="00B90492">
            <w:pPr>
              <w:tabs>
                <w:tab w:val="decimal" w:pos="747"/>
                <w:tab w:val="left" w:pos="827"/>
              </w:tabs>
              <w:spacing w:before="15" w:after="15"/>
              <w:rPr>
                <w:sz w:val="18"/>
                <w:szCs w:val="18"/>
              </w:rPr>
            </w:pPr>
            <w:r>
              <w:rPr>
                <w:sz w:val="18"/>
                <w:szCs w:val="18"/>
              </w:rPr>
              <w:tab/>
              <w:t xml:space="preserve">0 </w:t>
            </w:r>
          </w:p>
        </w:tc>
        <w:tc>
          <w:tcPr>
            <w:tcW w:w="834" w:type="pct"/>
            <w:tcBorders>
              <w:top w:val="nil"/>
              <w:left w:val="nil"/>
              <w:bottom w:val="nil"/>
            </w:tcBorders>
          </w:tcPr>
          <w:p ns2:paraId="5314417D" ns2:textId="77777777" w:rsidR="00B90492" w:rsidRDefault="00B90492">
            <w:pPr>
              <w:tabs>
                <w:tab w:val="decimal" w:pos="522"/>
                <w:tab w:val="left" w:pos="602"/>
              </w:tabs>
              <w:spacing w:before="15" w:after="15"/>
              <w:rPr>
                <w:sz w:val="18"/>
                <w:szCs w:val="18"/>
              </w:rPr>
            </w:pPr>
            <w:r>
              <w:rPr>
                <w:sz w:val="18"/>
                <w:szCs w:val="18"/>
              </w:rPr>
              <w:tab/>
              <w:t xml:space="preserve">(0.0) </w:t>
            </w:r>
          </w:p>
        </w:tc>
      </w:tr>
      <w:tr w:rsidR="00B90492" ns2:paraId="63A26D7B" ns2:textId="77777777" w:rsidTr="00953A75">
        <w:tblPrEx>
          <w:tblBorders>
            <w:top w:val="single" w:sz="6" w:space="0" w:color="auto"/>
            <w:bottom w:val="single" w:sz="6" w:space="0" w:color="auto"/>
          </w:tblBorders>
        </w:tblPrEx>
        <w:tc>
          <w:tcPr>
            <w:tcW w:w="3333" w:type="pct"/>
            <w:tcBorders>
              <w:top w:val="nil"/>
              <w:bottom w:val="nil"/>
              <w:right w:val="single" w:sz="2" w:space="0" w:color="auto"/>
            </w:tcBorders>
          </w:tcPr>
          <w:p ns2:paraId="688BD3B6" ns2:textId="563B9991" w:rsidR="00B90492" w:rsidRDefault="00B90492">
            <w:pPr>
              <w:spacing w:before="15" w:after="15"/>
              <w:ind w:left="160" w:right="1" w:hanging="160"/>
              <w:rPr>
                <w:sz w:val="18"/>
                <w:szCs w:val="18"/>
              </w:rPr>
            </w:pPr>
            <w:r>
              <w:rPr>
                <w:sz w:val="18"/>
                <w:szCs w:val="18"/>
              </w:rPr>
              <w:t xml:space="preserve">   discontinued drug due to a drug-related adverse event </w:t>
            </w:r>
          </w:p>
        </w:tc>
        <w:tc>
          <w:tcPr>
            <w:tcW w:w="833" w:type="pct"/>
            <w:tcBorders>
              <w:top w:val="nil"/>
              <w:left w:val="nil"/>
              <w:bottom w:val="nil"/>
              <w:right w:val="nil"/>
            </w:tcBorders>
          </w:tcPr>
          <w:p ns2:paraId="5745DAA9" ns2:textId="77777777" w:rsidR="00B90492" w:rsidRDefault="00B90492">
            <w:pPr>
              <w:tabs>
                <w:tab w:val="decimal" w:pos="747"/>
                <w:tab w:val="left" w:pos="827"/>
              </w:tabs>
              <w:spacing w:before="15" w:after="15"/>
              <w:rPr>
                <w:sz w:val="18"/>
                <w:szCs w:val="18"/>
              </w:rPr>
            </w:pPr>
            <w:r>
              <w:rPr>
                <w:sz w:val="18"/>
                <w:szCs w:val="18"/>
              </w:rPr>
              <w:tab/>
              <w:t xml:space="preserve">0 </w:t>
            </w:r>
          </w:p>
        </w:tc>
        <w:tc>
          <w:tcPr>
            <w:tcW w:w="834" w:type="pct"/>
            <w:tcBorders>
              <w:top w:val="nil"/>
              <w:left w:val="nil"/>
              <w:bottom w:val="nil"/>
            </w:tcBorders>
          </w:tcPr>
          <w:p ns2:paraId="2DE274AA" ns2:textId="77777777" w:rsidR="00B90492" w:rsidRDefault="00B90492">
            <w:pPr>
              <w:tabs>
                <w:tab w:val="decimal" w:pos="522"/>
                <w:tab w:val="left" w:pos="602"/>
              </w:tabs>
              <w:spacing w:before="15" w:after="15"/>
              <w:rPr>
                <w:sz w:val="18"/>
                <w:szCs w:val="18"/>
              </w:rPr>
            </w:pPr>
            <w:r>
              <w:rPr>
                <w:sz w:val="18"/>
                <w:szCs w:val="18"/>
              </w:rPr>
              <w:tab/>
              <w:t xml:space="preserve">(0.0) </w:t>
            </w:r>
          </w:p>
        </w:tc>
      </w:tr>
      <w:tr w:rsidR="00B90492" ns2:paraId="5C9B4ED4" ns2:textId="77777777" w:rsidTr="00953A75">
        <w:tblPrEx>
          <w:tblBorders>
            <w:top w:val="single" w:sz="6" w:space="0" w:color="auto"/>
            <w:bottom w:val="single" w:sz="6" w:space="0" w:color="auto"/>
          </w:tblBorders>
        </w:tblPrEx>
        <w:tc>
          <w:tcPr>
            <w:tcW w:w="3333" w:type="pct"/>
            <w:tcBorders>
              <w:top w:val="nil"/>
              <w:bottom w:val="nil"/>
              <w:right w:val="single" w:sz="2" w:space="0" w:color="auto"/>
            </w:tcBorders>
          </w:tcPr>
          <w:p ns2:paraId="5FA9C147" ns2:textId="65C5547E" w:rsidR="00B90492" w:rsidRDefault="00B90492">
            <w:pPr>
              <w:spacing w:before="15" w:after="15"/>
              <w:ind w:left="160" w:right="1" w:hanging="160"/>
              <w:rPr>
                <w:sz w:val="18"/>
                <w:szCs w:val="18"/>
              </w:rPr>
            </w:pPr>
            <w:r>
              <w:rPr>
                <w:sz w:val="18"/>
                <w:szCs w:val="18"/>
              </w:rPr>
              <w:t xml:space="preserve">   discontinued drug due to a serious adverse event </w:t>
            </w:r>
          </w:p>
        </w:tc>
        <w:tc>
          <w:tcPr>
            <w:tcW w:w="833" w:type="pct"/>
            <w:tcBorders>
              <w:top w:val="nil"/>
              <w:left w:val="nil"/>
              <w:bottom w:val="nil"/>
              <w:right w:val="nil"/>
            </w:tcBorders>
          </w:tcPr>
          <w:p ns2:paraId="0E68B16A" ns2:textId="77777777" w:rsidR="00B90492" w:rsidRDefault="00B90492">
            <w:pPr>
              <w:tabs>
                <w:tab w:val="decimal" w:pos="747"/>
                <w:tab w:val="left" w:pos="827"/>
              </w:tabs>
              <w:spacing w:before="15" w:after="15"/>
              <w:rPr>
                <w:sz w:val="18"/>
                <w:szCs w:val="18"/>
              </w:rPr>
            </w:pPr>
            <w:r>
              <w:rPr>
                <w:sz w:val="18"/>
                <w:szCs w:val="18"/>
              </w:rPr>
              <w:tab/>
              <w:t xml:space="preserve">0 </w:t>
            </w:r>
          </w:p>
        </w:tc>
        <w:tc>
          <w:tcPr>
            <w:tcW w:w="834" w:type="pct"/>
            <w:tcBorders>
              <w:top w:val="nil"/>
              <w:left w:val="nil"/>
              <w:bottom w:val="nil"/>
            </w:tcBorders>
          </w:tcPr>
          <w:p ns2:paraId="616AE335" ns2:textId="77777777" w:rsidR="00B90492" w:rsidRDefault="00B90492">
            <w:pPr>
              <w:tabs>
                <w:tab w:val="decimal" w:pos="522"/>
                <w:tab w:val="left" w:pos="602"/>
              </w:tabs>
              <w:spacing w:before="15" w:after="15"/>
              <w:rPr>
                <w:sz w:val="18"/>
                <w:szCs w:val="18"/>
              </w:rPr>
            </w:pPr>
            <w:r>
              <w:rPr>
                <w:sz w:val="18"/>
                <w:szCs w:val="18"/>
              </w:rPr>
              <w:tab/>
              <w:t xml:space="preserve">(0.0) </w:t>
            </w:r>
          </w:p>
        </w:tc>
      </w:tr>
      <w:tr w:rsidR="00B90492" ns2:paraId="3B7C2F26" ns2:textId="77777777" w:rsidTr="002C5A84">
        <w:tblPrEx>
          <w:tblBorders>
            <w:top w:val="single" w:sz="6" w:space="0" w:color="auto"/>
            <w:bottom w:val="single" w:sz="6" w:space="0" w:color="auto"/>
          </w:tblBorders>
        </w:tblPrEx>
        <w:tc>
          <w:tcPr>
            <w:tcW w:w="3333" w:type="pct"/>
            <w:tcBorders>
              <w:top w:val="nil"/>
              <w:bottom w:val="single" w:sz="6" w:space="0" w:color="auto"/>
              <w:right w:val="single" w:sz="2" w:space="0" w:color="auto"/>
            </w:tcBorders>
          </w:tcPr>
          <w:p ns2:paraId="35DA3352" ns2:textId="2D424048" w:rsidR="00B90492" w:rsidRDefault="00B90492">
            <w:pPr>
              <w:spacing w:before="15" w:after="15"/>
              <w:ind w:left="160" w:right="1" w:hanging="160"/>
              <w:rPr>
                <w:sz w:val="18"/>
                <w:szCs w:val="18"/>
              </w:rPr>
            </w:pPr>
            <w:r>
              <w:rPr>
                <w:sz w:val="18"/>
                <w:szCs w:val="18"/>
              </w:rPr>
              <w:t xml:space="preserve">   discontinued drug due to a serious drug-related adverse event </w:t>
            </w:r>
          </w:p>
        </w:tc>
        <w:tc>
          <w:tcPr>
            <w:tcW w:w="833" w:type="pct"/>
            <w:tcBorders>
              <w:top w:val="nil"/>
              <w:left w:val="nil"/>
              <w:bottom w:val="single" w:sz="6" w:space="0" w:color="auto"/>
              <w:right w:val="nil"/>
            </w:tcBorders>
          </w:tcPr>
          <w:p ns2:paraId="0EEF96DA" ns2:textId="77777777" w:rsidR="00B90492" w:rsidRDefault="00B90492">
            <w:pPr>
              <w:tabs>
                <w:tab w:val="decimal" w:pos="747"/>
                <w:tab w:val="left" w:pos="827"/>
              </w:tabs>
              <w:spacing w:before="15" w:after="15"/>
              <w:rPr>
                <w:sz w:val="18"/>
                <w:szCs w:val="18"/>
              </w:rPr>
            </w:pPr>
            <w:r>
              <w:rPr>
                <w:sz w:val="18"/>
                <w:szCs w:val="18"/>
              </w:rPr>
              <w:tab/>
              <w:t xml:space="preserve">0 </w:t>
            </w:r>
          </w:p>
        </w:tc>
        <w:tc>
          <w:tcPr>
            <w:tcW w:w="834" w:type="pct"/>
            <w:tcBorders>
              <w:top w:val="nil"/>
              <w:left w:val="nil"/>
              <w:bottom w:val="single" w:sz="6" w:space="0" w:color="auto"/>
            </w:tcBorders>
          </w:tcPr>
          <w:p ns2:paraId="187AD64E" ns2:textId="77777777" w:rsidR="00B90492" w:rsidRDefault="00B90492">
            <w:pPr>
              <w:tabs>
                <w:tab w:val="decimal" w:pos="522"/>
                <w:tab w:val="left" w:pos="602"/>
              </w:tabs>
              <w:spacing w:before="15" w:after="15"/>
              <w:rPr>
                <w:sz w:val="18"/>
                <w:szCs w:val="18"/>
              </w:rPr>
            </w:pPr>
            <w:r>
              <w:rPr>
                <w:sz w:val="18"/>
                <w:szCs w:val="18"/>
              </w:rPr>
              <w:tab/>
              <w:t xml:space="preserve">(0.0) </w:t>
            </w:r>
          </w:p>
        </w:tc>
      </w:tr>
      <w:tr w:rsidR="00B90492" ns2:paraId="6FC97AB8" ns2:textId="77777777" w:rsidTr="002C5A84">
        <w:tblPrEx>
          <w:tblBorders>
            <w:top w:val="single" w:sz="6" w:space="0" w:color="auto"/>
            <w:bottom w:val="single" w:sz="6" w:space="0" w:color="auto"/>
          </w:tblBorders>
        </w:tblPrEx>
        <w:tc>
          <w:tcPr>
            <w:tcW w:w="5000" w:type="pct"/>
            <w:gridSpan w:val="3"/>
            <w:tcBorders>
              <w:top w:val="single" w:sz="6" w:space="0" w:color="auto"/>
              <w:bottom w:val="double" w:sz="6" w:space="0" w:color="auto"/>
            </w:tcBorders>
          </w:tcPr>
          <w:p ns2:paraId="3A9687EA" ns2:textId="77777777" w:rsidR="00B90492" w:rsidRDefault="00B90492">
            <w:pPr>
              <w:spacing w:before="30" w:after="30"/>
              <w:ind w:left="160" w:right="1" w:hanging="160"/>
              <w:rPr>
                <w:sz w:val="18"/>
                <w:szCs w:val="18"/>
              </w:rPr>
            </w:pPr>
            <w:r>
              <w:rPr>
                <w:sz w:val="18"/>
                <w:szCs w:val="18"/>
              </w:rPr>
              <w:t xml:space="preserve"> </w:t>
            </w:r>
            <w:r>
              <w:rPr>
                <w:sz w:val="18"/>
                <w:szCs w:val="18"/>
                <w:vertAlign w:val="superscript"/>
              </w:rPr>
              <w:t>a</w:t>
            </w:r>
            <w:r>
              <w:rPr>
                <w:sz w:val="18"/>
                <w:szCs w:val="18"/>
              </w:rPr>
              <w:t xml:space="preserve"> Determined by the investigator to be related to the drug.</w:t>
            </w:r>
          </w:p>
          <w:p ns2:paraId="3BE8F10D" ns2:textId="77777777" w:rsidR="00B90492" w:rsidRDefault="00B90492">
            <w:pPr>
              <w:spacing w:before="30" w:after="30"/>
              <w:ind w:left="160" w:right="1" w:hanging="160"/>
              <w:rPr>
                <w:sz w:val="18"/>
                <w:szCs w:val="18"/>
              </w:rPr>
            </w:pPr>
            <w:r>
              <w:rPr>
                <w:sz w:val="18"/>
                <w:szCs w:val="18"/>
              </w:rPr>
              <w:t xml:space="preserve"> </w:t>
            </w:r>
            <w:r>
              <w:rPr>
                <w:sz w:val="18"/>
                <w:szCs w:val="18"/>
                <w:vertAlign w:val="superscript"/>
              </w:rPr>
              <w:t>b</w:t>
            </w:r>
            <w:r>
              <w:rPr>
                <w:sz w:val="18"/>
                <w:szCs w:val="18"/>
              </w:rPr>
              <w:t xml:space="preserve"> Defined as an action taken of dose reduced, drug interrupted or drug withdrawn.</w:t>
            </w:r>
          </w:p>
          <w:p ns2:paraId="72745FC7" ns2:textId="77777777" w:rsidR="00B90492" w:rsidRDefault="00B90492">
            <w:pPr>
              <w:spacing w:before="30" w:after="30"/>
              <w:ind w:left="160" w:right="1" w:hanging="160"/>
              <w:rPr>
                <w:sz w:val="18"/>
                <w:szCs w:val="18"/>
              </w:rPr>
            </w:pPr>
            <w:r>
              <w:rPr>
                <w:sz w:val="18"/>
                <w:szCs w:val="18"/>
              </w:rPr>
              <w:t xml:space="preserve"> Adverse events occurring within 30 days after last infusion of study drug are included.</w:t>
            </w:r>
          </w:p>
          <w:p ns2:paraId="758B503F" ns2:textId="77777777" w:rsidR="00B90492" w:rsidRDefault="00B90492">
            <w:pPr>
              <w:spacing w:before="30" w:after="30"/>
              <w:ind w:left="160" w:right="1" w:hanging="160"/>
              <w:rPr>
                <w:sz w:val="18"/>
                <w:szCs w:val="18"/>
              </w:rPr>
            </w:pPr>
            <w:r>
              <w:rPr>
                <w:sz w:val="18"/>
                <w:szCs w:val="18"/>
              </w:rPr>
              <w:t xml:space="preserve"> MedDRA preferred terms "Neoplasm progression", "Malignant neoplasm progression" and "Disease progression" not related to the drug are excluded.</w:t>
            </w:r>
          </w:p>
          <w:p ns2:paraId="7C9283EF" ns2:textId="77777777" w:rsidR="00B90492" w:rsidRDefault="00B90492">
            <w:pPr>
              <w:spacing w:before="30" w:after="30"/>
              <w:ind w:left="160" w:right="1" w:hanging="160"/>
              <w:rPr>
                <w:sz w:val="18"/>
                <w:szCs w:val="18"/>
              </w:rPr>
            </w:pPr>
            <w:r>
              <w:rPr>
                <w:sz w:val="18"/>
                <w:szCs w:val="18"/>
              </w:rPr>
              <w:t xml:space="preserve"> Grades are based on NCI CTCAE version 5.0.</w:t>
            </w:r>
          </w:p>
          <w:p ns2:paraId="1BDC5C31" ns2:textId="77777777" w:rsidR="00B90492" w:rsidRDefault="00B90492">
            <w:pPr>
              <w:spacing w:before="30" w:after="30"/>
              <w:ind w:left="160" w:right="1" w:hanging="160"/>
              <w:rPr>
                <w:sz w:val="18"/>
                <w:szCs w:val="18"/>
              </w:rPr>
            </w:pPr>
            <w:r>
              <w:rPr>
                <w:sz w:val="18"/>
                <w:szCs w:val="18"/>
              </w:rPr>
              <w:t xml:space="preserve"> Database Cutoff Date: 19APR2024</w:t>
            </w:r>
          </w:p>
        </w:tc>
      </w:tr>
      <w:tr w:rsidR="00B90492" ns2:paraId="09B2A598" ns2:textId="77777777" w:rsidTr="00953A75">
        <w:tblPrEx>
          <w:tblBorders>
            <w:top w:val="none" w:sz="0" w:space="0" w:color="auto"/>
            <w:left w:val="none" w:sz="0" w:space="0" w:color="auto"/>
            <w:bottom w:val="none" w:sz="0" w:space="0" w:color="auto"/>
            <w:right w:val="none" w:sz="0" w:space="0" w:color="auto"/>
          </w:tblBorders>
        </w:tblPrEx>
        <w:tc>
          <w:tcPr>
            <w:tcW w:w="5000" w:type="pct"/>
            <w:gridSpan w:val="3"/>
            <w:tcBorders>
              <w:top w:val="nil"/>
              <w:left w:val="nil"/>
              <w:bottom w:val="nil"/>
              <w:right w:val="nil"/>
            </w:tcBorders>
          </w:tcPr>
          <w:p ns2:paraId="1F75EA85" ns2:textId="77777777" w:rsidR="00B90492" w:rsidRDefault="00B90492">
            <w:pPr>
              <w:spacing w:before="15" w:after="15"/>
              <w:rPr>
                <w:sz w:val="18"/>
                <w:szCs w:val="18"/>
              </w:rPr>
            </w:pPr>
            <w:r>
              <w:rPr>
                <w:sz w:val="18"/>
                <w:szCs w:val="18"/>
              </w:rPr>
              <w:t>Source:  [P017MK2870: adam-adsl; adae]</w:t>
            </w:r>
          </w:p>
        </w:tc>
      </w:tr>
    </w:tbl>
    <w:p ns2:paraId="426EBFA8" ns2:textId="77777777" w:rsidR="007243AD" w:rsidRDefault="007243AD" w:rsidP="00953A75"/>
    <w:p ns2:paraId="7002CF6D" ns2:textId="77777777" w:rsidR="00491590" w:rsidRDefault="00491590" w:rsidP="00491590">
      <w:pPr>
        <w:pStyle w:val="Heading4"/>
        <w:tabs>
          <w:tab w:val="clear" w:pos="1195"/>
          <w:tab w:val="left" w:pos="1200"/>
        </w:tabs>
        <w:ind w:left="1200" w:hanging="1200"/>
      </w:pPr>
      <w:bookmarkStart w:id="417" w:name="_Toc180399963"/>
      <w:r w:rsidRPr="00F95CC5">
        <w:t>Summary of Adverse Events Considered Drug-related by the Investigator</w:t>
      </w:r>
      <w:bookmarkEnd w:id="417"/>
    </w:p>
    <w:p ns2:paraId="36DC7BC3" ns2:textId="60E48B06" w:rsidR="00491590" w:rsidRDefault="00491590" w:rsidP="00491590">
      <w:pPr>
        <w:pStyle w:val="Paragraph"/>
        <w:rPr>
          <w:color w:val="000000"/>
        </w:rPr>
      </w:pPr>
      <w:del w:id="11976" w:author="GoldenCorpusHarness" w:date="2026-03-28T21:57:55Z">
        <w:r>
          <w:delText>In MK-2870-017, 154 (97.5%) experienced at least 1 AE that was considered to be related to sac-TMT treatment by the investigator. The most common (incidence ≥20%) drug-related AEs in participants treated with sac-TMT 5 mg/kg by PT were anemia (80.4%), WBC decreased (74.1%), neutrophil count decreased (70.9%), stomatitis (51.3%), alopecia (41.1%), platelet count decreased (27.2%), weight decreased (24.7%), nausea (24.1%), and asthenia (23.4%) [Sec. 7.3] [Table 77]. The most common (incidence ≥5%) ≥Grade 3 drug-related AEs were: neutrophil count decreased (43.7%), WBC decreased (24.7%), anemia (19.0%), and stomatitis (8.2%) [Table 78].</w:delText>
        </w:r>
      </w:del>
    </w:p>
    <w:p ns2:paraId="4384C8B9" ns2:textId="77777777" w:rsidR="00491590" w:rsidRDefault="00491590" w:rsidP="00491590">
      <w:pPr>
        <w:pStyle w:val="Heading4"/>
        <w:tabs>
          <w:tab w:val="clear" w:pos="1195"/>
          <w:tab w:val="left" w:pos="1200"/>
        </w:tabs>
        <w:ind w:left="1200" w:hanging="1200"/>
      </w:pPr>
      <w:del w:id="11977" w:author="GoldenCorpusHarness" w:date="2026-03-28T21:57:55Z">
        <w:r>
          <w:delText>Summary of Serious Adverse Events</w:delText>
        </w:r>
      </w:del>
    </w:p>
    <w:p ns2:paraId="581535BA" ns2:textId="5F003302" w:rsidR="00491590" w:rsidRDefault="00491590" w:rsidP="00491590">
      <w:pPr>
        <w:pStyle w:val="Paragraph"/>
      </w:pPr>
      <w:del w:id="11978" w:author="GoldenCorpusHarness" w:date="2026-03-28T21:57:55Z">
        <w:r>
          <w:delText>Forty-fo</w:delText>
        </w:r>
      </w:del>
      <w:ins w:id="11979" w:author="GoldenCorpusHarness" w:date="2026-03-28T21:57:55Z">
        <w:r>
          <w:t>S</w:t>
        </w:r>
      </w:ins>
      <w:r>
        <w:t>u</w:t>
      </w:r>
      <w:del w:id="11980" w:author="GoldenCorpusHarness" w:date="2026-03-28T21:57:55Z">
        <w:r>
          <w:delText>r p</w:delText>
        </w:r>
      </w:del>
      <w:ins w:id="11981" w:author="GoldenCorpusHarness" w:date="2026-03-28T21:57:55Z">
        <w:r>
          <w:t>mm</w:t>
        </w:r>
      </w:ins>
      <w:r>
        <w:t>ar</w:t>
      </w:r>
      <w:del w:id="11982" w:author="GoldenCorpusHarness" w:date="2026-03-28T21:57:55Z">
        <w:r>
          <w:delText>ticipa</w:delText>
        </w:r>
      </w:del>
      <w:ins w:id="11983" w:author="GoldenCorpusHarness" w:date="2026-03-28T21:57:55Z">
        <w:r>
          <w:t>y of Adverse Eve</w:t>
        </w:r>
      </w:ins>
      <w:r>
        <w:t xml:space="preserve">nts </w:t>
      </w:r>
      <w:del w:id="11984" w:author="GoldenCorpusHarness" w:date="2026-03-28T21:57:55Z">
        <w:r>
          <w:delText>(27.8%) experienced SAEs, of which 32 participants (20.3%) experienced SAEs that were c</w:delText>
        </w:r>
      </w:del>
      <w:ins w:id="11985" w:author="GoldenCorpusHarness" w:date="2026-03-28T21:57:55Z">
        <w:r>
          <w:t>C</w:t>
        </w:r>
      </w:ins>
      <w:r>
        <w:t xml:space="preserve">onsidered </w:t>
      </w:r>
      <w:ins w:id="11986" w:author="GoldenCorpusHarness" w:date="2026-03-28T21:57:55Z">
        <w:r>
          <w:t>Drug-</w:t>
        </w:r>
      </w:ins>
      <w:r>
        <w:t xml:space="preserve">related </w:t>
      </w:r>
      <w:del w:id="11987" w:author="GoldenCorpusHarness" w:date="2026-03-28T21:57:55Z">
        <w:r>
          <w:delText xml:space="preserve">to sac-TMT treatment </w:delText>
        </w:r>
      </w:del>
      <w:r>
        <w:t xml:space="preserve">by the </w:t>
      </w:r>
      <w:del w:id="11988" w:author="GoldenCorpusHarness" w:date="2026-03-28T21:57:55Z">
        <w:r>
          <w:delText>i</w:delText>
        </w:r>
      </w:del>
      <w:ins w:id="11989" w:author="GoldenCorpusHarness" w:date="2026-03-28T21:57:55Z">
        <w:r>
          <w:t>I</w:t>
        </w:r>
      </w:ins>
      <w:r>
        <w:t>nvestigator</w:t>
      </w:r>
      <w:del w:id="11990" w:author="GoldenCorpusHarness" w:date="2026-03-28T21:57:55Z">
        <w:r>
          <w:delText xml:space="preserve"> [Table 79]. The most common SAE (incidence ≥5%) considered by the investigator to be related to sac-TMT treatment was neutrophil count decreased (5.7%) [Table 79].</w:delText>
        </w:r>
      </w:del>
    </w:p>
    <w:p ns2:paraId="40BAF637" ns2:textId="77777777" w:rsidR="00491590" w:rsidRDefault="00491590" w:rsidP="00491590">
      <w:pPr>
        <w:pStyle w:val="Paragraph"/>
      </w:pPr>
      <w:ins w:id="11991" w:author="GoldenCorpusHarness" w:date="2026-03-28T21:57:55Z">
        <w:r>
          <w:t xml:space="preserve">The most frequently reported (incidence ≥25%) drug-related </w:t>
        </w:r>
      </w:ins>
      <w:r>
        <w:t>A</w:t>
      </w:r>
      <w:del w:id="11992" w:author="GoldenCorpusHarness" w:date="2026-03-28T21:57:55Z">
        <w:r>
          <w:delText>fter</w:delText>
        </w:r>
      </w:del>
      <w:ins w:id="11993" w:author="GoldenCorpusHarness" w:date="2026-03-28T21:57:55Z">
        <w:r>
          <w:t>Es by PT in</w:t>
        </w:r>
      </w:ins>
      <w:r>
        <w:t xml:space="preserve"> the </w:t>
      </w:r>
      <w:del w:id="11994" w:author="GoldenCorpusHarness" w:date="2026-03-28T21:57:55Z">
        <w:r>
          <w:delText>DCO date (21</w:delText>
        </w:r>
      </w:del>
      <w:ins w:id="11995" w:author="GoldenCorpusHarness" w:date="2026-03-28T21:57:55Z">
        <w:r>
          <w:t>sac</w:t>
        </w:r>
      </w:ins>
      <w:r>
        <w:t>-</w:t>
      </w:r>
      <w:ins w:id="11996" w:author="GoldenCorpusHarness" w:date="2026-03-28T21:57:55Z">
        <w:r>
          <w:t>T</w:t>
        </w:r>
      </w:ins>
      <w:r>
        <w:t>M</w:t>
      </w:r>
      <w:del w:id="11997" w:author="GoldenCorpusHarness" w:date="2026-03-28T21:57:55Z">
        <w:r>
          <w:delText>AY-202</w:delText>
        </w:r>
      </w:del>
      <w:ins w:id="11998" w:author="GoldenCorpusHarness" w:date="2026-03-28T21:57:55Z">
        <w:r>
          <w:t xml:space="preserve">T </w:t>
        </w:r>
      </w:ins>
      <w:r>
        <w:t>4</w:t>
      </w:r>
      <w:del w:id="11999" w:author="GoldenCorpusHarness" w:date="2026-03-28T21:57:55Z">
        <w:r>
          <w:delText>) for this IB, the Sponsor has received information on a case of Grade 4 keratitis with associated corneal perforation. This is a 67- year- old male with Stage IV left lung adenocarcinoma who developed Grade 1 keratitis 6 days after receiving the first dose of sac-TMT at 5</w:delText>
        </w:r>
      </w:del>
      <w:r>
        <w:t xml:space="preserve"> mg/kg q2w treatment</w:t>
      </w:r>
      <w:del w:id="12000" w:author="GoldenCorpusHarness" w:date="2026-03-28T21:57:55Z">
        <w:r>
          <w:delText>; stud</w:delText>
        </w:r>
      </w:del>
      <w:ins w:id="12001" w:author="GoldenCorpusHarness" w:date="2026-03-28T21:57:55Z">
        <w:r>
          <w:t xml:space="preserve"> group were anemia (62.1%), WBC count decreased (33.2%), and neutrophil count decreased (32.2%), [Sec. 7.3] [Table 71]. The most frequentl</w:t>
        </w:r>
      </w:ins>
      <w:r>
        <w:t xml:space="preserve">y </w:t>
      </w:r>
      <w:del w:id="12002" w:author="GoldenCorpusHarness" w:date="2026-03-28T21:57:55Z">
        <w:r>
          <w:delText>treatment</w:delText>
        </w:r>
      </w:del>
      <w:ins w:id="12003" w:author="GoldenCorpusHarness" w:date="2026-03-28T21:57:55Z">
        <w:r>
          <w:t>reported (incidence ≥5%) Grade ≥3 drug-related AEs</w:t>
        </w:r>
      </w:ins>
      <w:r>
        <w:t xml:space="preserve"> w</w:t>
      </w:r>
      <w:del w:id="12004" w:author="GoldenCorpusHarness" w:date="2026-03-28T21:57:55Z">
        <w:r>
          <w:delText>as continued wit</w:delText>
        </w:r>
      </w:del>
      <w:ins w:id="12005" w:author="GoldenCorpusHarness" w:date="2026-03-28T21:57:55Z">
        <w:r>
          <w:t>ere neutrop</w:t>
        </w:r>
      </w:ins>
      <w:r>
        <w:t>h</w:t>
      </w:r>
      <w:del w:id="12006" w:author="GoldenCorpusHarness" w:date="2026-03-28T21:57:55Z">
        <w:r>
          <w:delText xml:space="preserve"> dose reduced to 4mg/kg q2w on Study Day </w:delText>
        </w:r>
      </w:del>
      <w:ins w:id="12007" w:author="GoldenCorpusHarness" w:date="2026-03-28T21:57:55Z">
        <w:r>
          <w:t>il count decreased (13.3%), anemia (</w:t>
        </w:r>
      </w:ins>
      <w:r>
        <w:t>11</w:t>
      </w:r>
      <w:ins w:id="12008" w:author="GoldenCorpusHarness" w:date="2026-03-28T21:57:55Z">
        <w:r>
          <w:t>.4%) and WBC count decreased (</w:t>
        </w:r>
      </w:ins>
      <w:r>
        <w:t>6</w:t>
      </w:r>
      <w:del w:id="12009" w:author="GoldenCorpusHarness" w:date="2026-03-28T21:57:55Z">
        <w:r>
          <w:delText xml:space="preserve"> due to another AE. Between </w:delText>
        </w:r>
      </w:del>
      <w:ins w:id="12010" w:author="GoldenCorpusHarness" w:date="2026-03-28T21:57:55Z">
        <w:r>
          <w:t>.2%) [</w:t>
        </w:r>
      </w:ins>
      <w:r>
        <w:t>S</w:t>
      </w:r>
      <w:del w:id="12011" w:author="GoldenCorpusHarness" w:date="2026-03-28T21:57:55Z">
        <w:r>
          <w:delText>tudy Days 1</w:delText>
        </w:r>
      </w:del>
      <w:ins w:id="12012" w:author="GoldenCorpusHarness" w:date="2026-03-28T21:57:55Z">
        <w:r>
          <w:t xml:space="preserve">ec. </w:t>
        </w:r>
      </w:ins>
      <w:r>
        <w:t>7</w:t>
      </w:r>
      <w:del w:id="12013" w:author="GoldenCorpusHarness" w:date="2026-03-28T21:57:55Z">
        <w:r>
          <w:delText>0 and 225, the keratitis progressed to Grade 2 and then Grade 3 and the study treatment was interrupted. The AE improved to Grade 1 and the participant was restarted on study treatment on Study Day 2</w:delText>
        </w:r>
      </w:del>
      <w:ins w:id="12014" w:author="GoldenCorpusHarness" w:date="2026-03-28T21:57:55Z">
        <w:r>
          <w:t xml:space="preserve">.3] [Table </w:t>
        </w:r>
      </w:ins>
      <w:r>
        <w:t>7</w:t>
      </w:r>
      <w:del w:id="12015" w:author="GoldenCorpusHarness" w:date="2026-03-28T21:57:55Z">
        <w:r>
          <w:delText>7 with dose reduced to 3mg/kg q2w. Approximately 7 months later, he then presented with a Grade 4 keratitis with corneal perforation which required surgical intervention. The participant was then permanently discontinued from sac-TMT due to Grade 4 keratitis with the keratitis still ongoing. The investigator considered this case related to sac-TMT.</w:delText>
        </w:r>
      </w:del>
      <w:ins w:id="12016" w:author="GoldenCorpusHarness" w:date="2026-03-28T21:57:55Z">
        <w:r>
          <w:t>2].</w:t>
        </w:r>
      </w:ins>
    </w:p>
    <w:p ns2:paraId="5F84670F" ns2:textId="77777777" w:rsidR="00491590" w:rsidRDefault="00491590" w:rsidP="00491590">
      <w:pPr>
        <w:pStyle w:val="Heading4"/>
      </w:pPr>
      <w:ins w:id="12017" w:author="GoldenCorpusHarness" w:date="2026-03-28T21:57:55Z">
        <w:r>
          <w:t xml:space="preserve">The most frequently reported (incidence ≥25%) drug-related </w:t>
        </w:r>
      </w:ins>
      <w:r>
        <w:t>A</w:t>
      </w:r>
      <w:del w:id="12018" w:author="GoldenCorpusHarness" w:date="2026-03-28T21:57:55Z">
        <w:r>
          <w:delText xml:space="preserve">dverse </w:delText>
        </w:r>
      </w:del>
      <w:r>
        <w:t>E</w:t>
      </w:r>
      <w:del w:id="12019" w:author="GoldenCorpusHarness" w:date="2026-03-28T21:57:55Z">
        <w:r>
          <w:delText xml:space="preserve">vents </w:delText>
        </w:r>
      </w:del>
      <w:ins w:id="12020" w:author="GoldenCorpusHarness" w:date="2026-03-28T21:57:55Z">
        <w:r>
          <w:t>s by PT in the sac-TMT 4 mg/kg q2w plus pembrolizumab 400 mg q6w treatment group were anemia (85.2%), WBC count decreased (68.5%), neutrophil count decreased (64.8%), A</w:t>
        </w:r>
      </w:ins>
      <w:r>
        <w:t>L</w:t>
      </w:r>
      <w:del w:id="12021" w:author="GoldenCorpusHarness" w:date="2026-03-28T21:57:55Z">
        <w:r>
          <w:delText>eadin</w:delText>
        </w:r>
      </w:del>
      <w:ins w:id="12022" w:author="GoldenCorpusHarness" w:date="2026-03-28T21:57:55Z">
        <w:r>
          <w:t>T increased (44.4%), stomatitis (40.7%), decreased appetite (35.2%), nausea (33.3%), rash (31.5%), hypoalbuminemia (29.6%), AST increased (27.8%) and lymphocyte count decreased (25.9%) [Sec. 7.3] [Table 71]. The most frequently reported (incidence ≥5%) Grade ≥3 dru</w:t>
        </w:r>
      </w:ins>
      <w:r>
        <w:t>g</w:t>
      </w:r>
      <w:del w:id="12023" w:author="GoldenCorpusHarness" w:date="2026-03-28T21:57:55Z">
        <w:r>
          <w:delText xml:space="preserve"> to </w:delText>
        </w:r>
      </w:del>
      <w:ins w:id="12024" w:author="GoldenCorpusHarness" w:date="2026-03-28T21:57:55Z">
        <w:r>
          <w:t>-related AEs were neutrophil count decreased (33.3%), anemia (16.7%), WBC count decreased (13%), A</w:t>
        </w:r>
      </w:ins>
      <w:r>
        <w:t>S</w:t>
      </w:r>
      <w:del w:id="12025" w:author="GoldenCorpusHarness" w:date="2026-03-28T21:57:55Z">
        <w:r>
          <w:delText>tudy Treatment Discontinuation</w:delText>
        </w:r>
      </w:del>
      <w:ins w:id="12026" w:author="GoldenCorpusHarness" w:date="2026-03-28T21:57:55Z">
        <w:r>
          <w:t>T increased (9.3%), ALT increased (7.4%), and stomatitis (5.6%) [Sec. 7.3] [Table 72].</w:t>
        </w:r>
      </w:ins>
    </w:p>
    <w:p ns2:paraId="7572846F" ns2:textId="2D11FCAE" w:rsidR="00491590" w:rsidRDefault="00491590" w:rsidP="00491590">
      <w:pPr>
        <w:pStyle w:val="Paragraph"/>
      </w:pPr>
      <w:del w:id="12027" w:author="GoldenCorpusHarness" w:date="2026-03-28T21:57:55Z">
        <w:r>
          <w:delText>Ninet</w:delText>
        </w:r>
      </w:del>
      <w:ins w:id="12028" w:author="GoldenCorpusHarness" w:date="2026-03-28T21:57:55Z">
        <w:r>
          <w:t>The most frequentl</w:t>
        </w:r>
      </w:ins>
      <w:r>
        <w:t>y</w:t>
      </w:r>
      <w:ins w:id="12029" w:author="GoldenCorpusHarness" w:date="2026-03-28T21:57:55Z">
        <w:r>
          <w:t xml:space="preserve"> reported (incidence ≥25%) drug</w:t>
        </w:r>
      </w:ins>
      <w:r>
        <w:t>-</w:t>
      </w:r>
      <w:del w:id="12030" w:author="GoldenCorpusHarness" w:date="2026-03-28T21:57:55Z">
        <w:r>
          <w:delText>five</w:delText>
        </w:r>
      </w:del>
      <w:ins w:id="12031" w:author="GoldenCorpusHarness" w:date="2026-03-28T21:57:55Z">
        <w:r>
          <w:t>related AEs by PT in the sac-TMT 3 mg/kg q2w plus osimertinib 80 mg treatment group were anemia (92.5%), WBC count decreased (77.4%), neutrophil count decreased</w:t>
        </w:r>
      </w:ins>
      <w:r>
        <w:t xml:space="preserve"> (60.</w:t>
      </w:r>
      <w:ins w:id="12032" w:author="GoldenCorpusHarness" w:date="2026-03-28T21:57:55Z">
        <w:r>
          <w:t>4%), stomatitis (52.8%), blood creatinine increased and decreased appetite (43.4% each), platelet count decreased and rash (37.7% each), ALT increased and lymphocyte count decreased (34% each), AST increased (32.</w:t>
        </w:r>
      </w:ins>
      <w:r>
        <w:t>1%)</w:t>
      </w:r>
      <w:del w:id="12033" w:author="GoldenCorpusHarness" w:date="2026-03-28T21:57:55Z">
        <w:r>
          <w:delText xml:space="preserve"> participants experienc</w:delText>
        </w:r>
      </w:del>
      <w:ins w:id="12034" w:author="GoldenCorpusHarness" w:date="2026-03-28T21:57:55Z">
        <w:r>
          <w:t>, hypoalbuminemia and nausea (30.2% each), vomiting (28.3%), and weight decreased (26.4%) [Sec. 7.3] [Table 71]. The most frequently reported (incidence ≥5%) Grade ≥3 drug-relat</w:t>
        </w:r>
      </w:ins>
      <w:r>
        <w:t xml:space="preserve">ed AEs </w:t>
      </w:r>
      <w:del w:id="12035" w:author="GoldenCorpusHarness" w:date="2026-03-28T21:57:55Z">
        <w:r>
          <w:delText>leading to sac-TMT treatment dose modification. No participants experienced an AE that led to sac-TMT treatment discontinuation</w:delText>
        </w:r>
      </w:del>
      <w:ins w:id="12036" w:author="GoldenCorpusHarness" w:date="2026-03-28T21:57:55Z">
        <w:r>
          <w:t>were neutrophil count decreased (22.6%), stomatitis (11.3%), and WBC count decreased (7.5%)</w:t>
        </w:r>
      </w:ins>
      <w:r>
        <w:t xml:space="preserve"> [</w:t>
      </w:r>
      <w:ins w:id="12037" w:author="GoldenCorpusHarness" w:date="2026-03-28T21:57:55Z">
        <w:r>
          <w:t>Sec. 7.3] [</w:t>
        </w:r>
      </w:ins>
      <w:r>
        <w:t xml:space="preserve">Table </w:t>
      </w:r>
      <w:del w:id="12038" w:author="GoldenCorpusHarness" w:date="2026-03-28T21:57:55Z">
        <w:r>
          <w:delText>41</w:delText>
        </w:r>
      </w:del>
      <w:ins w:id="12039" w:author="GoldenCorpusHarness" w:date="2026-03-28T21:57:55Z">
        <w:r>
          <w:t>72</w:t>
        </w:r>
      </w:ins>
      <w:r>
        <w:t>].</w:t>
      </w:r>
    </w:p>
    <w:p ns2:paraId="454F9C4C" ns2:textId="77777777" w:rsidR="00491590" w:rsidRDefault="00491590" w:rsidP="00491590">
      <w:pPr>
        <w:pStyle w:val="Heading4"/>
      </w:pPr>
      <w:ins w:id="12040" w:author="GoldenCorpusHarness" w:date="2026-03-28T21:57:55Z">
        <w:r>
          <w:t xml:space="preserve">The most frequently reported (incidence ≥25%) drug-related </w:t>
        </w:r>
      </w:ins>
      <w:r>
        <w:t>A</w:t>
      </w:r>
      <w:del w:id="12041" w:author="GoldenCorpusHarness" w:date="2026-03-28T21:57:55Z">
        <w:r>
          <w:delText>d</w:delText>
        </w:r>
      </w:del>
      <w:ins w:id="12042" w:author="GoldenCorpusHarness" w:date="2026-03-28T21:57:55Z">
        <w:r>
          <w:t xml:space="preserve">Es by PT in the sac-TMT 4 mg/kg q2w plus osimertinib 80 mg treatment group were anemia (100%), WBC count decreased and neutrophil count decreased (90.9% each), stomatitis and rash (72.7% each), platelet count decreased and alopecia (54.5% each), decreased appetite and diarrhea (45.5% each), nausea, malaise, and </w:t>
        </w:r>
      </w:ins>
      <w:r>
        <w:t>v</w:t>
      </w:r>
      <w:del w:id="12043" w:author="GoldenCorpusHarness" w:date="2026-03-28T21:57:55Z">
        <w:r>
          <w:delText xml:space="preserve">erse </w:delText>
        </w:r>
      </w:del>
      <w:ins w:id="12044" w:author="GoldenCorpusHarness" w:date="2026-03-28T21:57:55Z">
        <w:r>
          <w:t>omiting (36.4% each), and constipation, fatigue, GGT increased, blood creatinine increased and weight decreased (27.3% each) [Sec. 7.3] [Table 71]. The most frequently reported (incidence ≥5%) Grade ≥3 drug-related A</w:t>
        </w:r>
      </w:ins>
      <w:r>
        <w:t>E</w:t>
      </w:r>
      <w:del w:id="12045" w:author="GoldenCorpusHarness" w:date="2026-03-28T21:57:55Z">
        <w:r>
          <w:delText xml:space="preserve">vents </w:delText>
        </w:r>
      </w:del>
      <w:ins w:id="12046" w:author="GoldenCorpusHarness" w:date="2026-03-28T21:57:55Z">
        <w:r>
          <w:t>s were neutrophil count decreased (63.6%), WBC count decreased (36.4%), anemia (18.2%), and A</w:t>
        </w:r>
      </w:ins>
      <w:r>
        <w:t>L</w:t>
      </w:r>
      <w:del w:id="12047" w:author="GoldenCorpusHarness" w:date="2026-03-28T21:57:55Z">
        <w:r>
          <w:delText>eading to Death</w:delText>
        </w:r>
      </w:del>
      <w:ins w:id="12048" w:author="GoldenCorpusHarness" w:date="2026-03-28T21:57:55Z">
        <w:r>
          <w:t>T increased, febrile neutropenia, dermatitis allergic, decreased appetite, platelet count decreased, and stomatitis (9.1% each) [Sec. 7.3] [Table 72].</w:t>
        </w:r>
      </w:ins>
    </w:p>
    <w:p ns2:paraId="1A2BE0C2" ns2:textId="11B2DD17" w:rsidR="00491590" w:rsidRPr="0056266F" w:rsidRDefault="00491590" w:rsidP="00491590">
      <w:pPr>
        <w:pStyle w:val="Paragraph"/>
      </w:pPr>
      <w:del w:id="12049" w:author="GoldenCorpusHarness" w:date="2026-03-28T21:57:55Z">
        <w:r>
          <w:delText>One p</w:delText>
        </w:r>
      </w:del>
      <w:ins w:id="12050" w:author="GoldenCorpusHarness" w:date="2026-03-28T21:57:55Z">
        <w:r>
          <w:t>Summ</w:t>
        </w:r>
      </w:ins>
      <w:r>
        <w:t>ar</w:t>
      </w:r>
      <w:del w:id="12051" w:author="GoldenCorpusHarness" w:date="2026-03-28T21:57:55Z">
        <w:r>
          <w:delText>ticipant (0.6 %) experienced an AE that resulted in death [Table 41]. The probable cause of death was disease progression however the investigator could not exclude the causalit</w:delText>
        </w:r>
      </w:del>
      <w:r>
        <w:t xml:space="preserve">y of </w:t>
      </w:r>
      <w:del w:id="12052" w:author="GoldenCorpusHarness" w:date="2026-03-28T21:57:55Z">
        <w:r>
          <w:delText>th</w:delText>
        </w:r>
      </w:del>
      <w:ins w:id="12053" w:author="GoldenCorpusHarness" w:date="2026-03-28T21:57:55Z">
        <w:r>
          <w:t>Serious Advers</w:t>
        </w:r>
      </w:ins>
      <w:r>
        <w:t xml:space="preserve">e </w:t>
      </w:r>
      <w:del w:id="12054" w:author="GoldenCorpusHarness" w:date="2026-03-28T21:57:55Z">
        <w:r>
          <w:delText>study treatm</w:delText>
        </w:r>
      </w:del>
      <w:ins w:id="12055" w:author="GoldenCorpusHarness" w:date="2026-03-28T21:57:55Z">
        <w:r>
          <w:t>Ev</w:t>
        </w:r>
      </w:ins>
      <w:r>
        <w:t>ent</w:t>
      </w:r>
      <w:del w:id="12056" w:author="GoldenCorpusHarness" w:date="2026-03-28T21:57:55Z">
        <w:r>
          <w:delText xml:space="preserve">. </w:delText>
        </w:r>
      </w:del>
      <w:ins w:id="12057" w:author="GoldenCorpusHarness" w:date="2026-03-28T21:57:55Z">
        <w:r>
          <w:t>s</w:t>
        </w:r>
      </w:ins>
    </w:p>
    <w:p ns2:paraId="205A4174" ns2:textId="77777777" w:rsidR="00491590" w:rsidRPr="0056266F" w:rsidRDefault="00491590" w:rsidP="00491590">
      <w:pPr>
        <w:pStyle w:val="Heading2"/>
        <w:tabs>
          <w:tab w:val="left" w:pos="720"/>
        </w:tabs>
      </w:pPr>
      <w:ins w:id="12058" w:author="GoldenCorpusHarness" w:date="2026-03-28T21:57:55Z">
        <w:r>
          <w:t>The drug-related SAEs (incidence &gt;2%) by PT in the sac-T</w:t>
        </w:r>
      </w:ins>
      <w:r>
        <w:t>M</w:t>
      </w:r>
      <w:ins w:id="12059" w:author="GoldenCorpusHarness" w:date="2026-03-28T21:57:55Z">
        <w:r>
          <w:t>T 4 mg/kg q2w tre</w:t>
        </w:r>
      </w:ins>
      <w:r>
        <w:t>a</w:t>
      </w:r>
      <w:ins w:id="12060" w:author="GoldenCorpusHarness" w:date="2026-03-28T21:57:55Z">
        <w:r>
          <w:t>tment g</w:t>
        </w:r>
      </w:ins>
      <w:r>
        <w:t>r</w:t>
      </w:r>
      <w:del w:id="12061" w:author="GoldenCorpusHarness" w:date="2026-03-28T21:57:55Z">
        <w:r>
          <w:delText>k</w:delText>
        </w:r>
      </w:del>
      <w:ins w:id="12062" w:author="GoldenCorpusHarness" w:date="2026-03-28T21:57:55Z">
        <w:r>
          <w:t>oup w</w:t>
        </w:r>
      </w:ins>
      <w:r>
        <w:t>e</w:t>
      </w:r>
      <w:ins w:id="12063" w:author="GoldenCorpusHarness" w:date="2026-03-28T21:57:55Z">
        <w:r>
          <w:t>re neutrophil count decreased, nausea, pneumonia and vomi</w:t>
        </w:r>
      </w:ins>
      <w:r>
        <w:t xml:space="preserve">ting </w:t>
      </w:r>
      <w:del w:id="12064" w:author="GoldenCorpusHarness" w:date="2026-03-28T21:57:55Z">
        <w:r>
          <w:delText>Exp</w:delText>
        </w:r>
      </w:del>
      <w:ins w:id="12065" w:author="GoldenCorpusHarness" w:date="2026-03-28T21:57:55Z">
        <w:r>
          <w:t xml:space="preserve">(2.4% </w:t>
        </w:r>
      </w:ins>
      <w:r>
        <w:t>e</w:t>
      </w:r>
      <w:del w:id="12066" w:author="GoldenCorpusHarness" w:date="2026-03-28T21:57:55Z">
        <w:r>
          <w:delText>ri</w:delText>
        </w:r>
      </w:del>
      <w:ins w:id="12067" w:author="GoldenCorpusHarness" w:date="2026-03-28T21:57:55Z">
        <w:r>
          <w:t>ach) [S</w:t>
        </w:r>
      </w:ins>
      <w:r>
        <w:t>e</w:t>
      </w:r>
      <w:del w:id="12068" w:author="GoldenCorpusHarness" w:date="2026-03-28T21:57:55Z">
        <w:r>
          <w:delText>n</w:delText>
        </w:r>
      </w:del>
      <w:r>
        <w:t>c</w:t>
      </w:r>
      <w:ins w:id="12069" w:author="GoldenCorpusHarness" w:date="2026-03-28T21:57:55Z">
        <w:r>
          <w:t>. 7.3] [Tabl</w:t>
        </w:r>
      </w:ins>
      <w:r>
        <w:t>e</w:t>
      </w:r>
      <w:ins w:id="12070" w:author="GoldenCorpusHarness" w:date="2026-03-28T21:57:55Z">
        <w:r>
          <w:t xml:space="preserve"> 73].</w:t>
        </w:r>
      </w:ins>
    </w:p>
    <w:p ns2:paraId="418DC3DA" ns2:textId="77777777" w:rsidR="00491590" w:rsidRPr="0056266F" w:rsidRDefault="00491590" w:rsidP="00491590">
      <w:pPr>
        <w:pStyle w:val="Paragraph"/>
      </w:pPr>
      <w:del w:id="12071" w:author="GoldenCorpusHarness" w:date="2026-03-28T21:57:55Z">
        <w:r>
          <w:delText>T</w:delText>
        </w:r>
      </w:del>
      <w:ins w:id="12072" w:author="GoldenCorpusHarness" w:date="2026-03-28T21:57:55Z">
        <w:r>
          <w:t>In t</w:t>
        </w:r>
      </w:ins>
      <w:r>
        <w:t>h</w:t>
      </w:r>
      <w:del w:id="12073" w:author="GoldenCorpusHarness" w:date="2026-03-28T21:57:55Z">
        <w:r>
          <w:delText>is</w:delText>
        </w:r>
      </w:del>
      <w:ins w:id="12074" w:author="GoldenCorpusHarness" w:date="2026-03-28T21:57:55Z">
        <w:r>
          <w:t>e sac-TMT 4 mg/kg</w:t>
        </w:r>
      </w:ins>
      <w:r>
        <w:t xml:space="preserve"> p</w:t>
      </w:r>
      <w:ins w:id="12075" w:author="GoldenCorpusHarness" w:date="2026-03-28T21:57:55Z">
        <w:r>
          <w:t>lus pemb</w:t>
        </w:r>
      </w:ins>
      <w:r>
        <w:t>ro</w:t>
      </w:r>
      <w:del w:id="12076" w:author="GoldenCorpusHarness" w:date="2026-03-28T21:57:55Z">
        <w:r>
          <w:delText>duct is currently in t</w:delText>
        </w:r>
      </w:del>
      <w:ins w:id="12077" w:author="GoldenCorpusHarness" w:date="2026-03-28T21:57:55Z">
        <w:r>
          <w:t>lizumab 400 mg treatment group, drug-related SAEs (incidence &gt;2%) were immune-mediated lung disease (9.3%) and atrial fibrillation, ALT increased, and AST increased (3.7% eac</w:t>
        </w:r>
      </w:ins>
      <w:r>
        <w:t>h</w:t>
      </w:r>
      <w:del w:id="12078" w:author="GoldenCorpusHarness" w:date="2026-03-28T21:57:55Z">
        <w:r>
          <w:delText>e research and development stage and has not been marketed yet</w:delText>
        </w:r>
      </w:del>
      <w:ins w:id="12079" w:author="GoldenCorpusHarness" w:date="2026-03-28T21:57:55Z">
        <w:r>
          <w:t>) [Table 73]</w:t>
        </w:r>
      </w:ins>
      <w:r>
        <w:t>.</w:t>
      </w:r>
    </w:p>
    <w:p ns2:paraId="769F4B53" ns2:textId="77777777" w:rsidR="00491590" w:rsidRPr="0056266F" w:rsidRDefault="00491590" w:rsidP="00491590">
      <w:pPr>
        <w:pStyle w:val="Heading2"/>
        <w:tabs>
          <w:tab w:val="left" w:pos="720"/>
        </w:tabs>
      </w:pPr>
      <w:del w:id="12080" w:author="GoldenCorpusHarness" w:date="2026-03-28T21:57:55Z">
        <w:r>
          <w:delText>Ov</w:delText>
        </w:r>
      </w:del>
      <w:ins w:id="12081" w:author="GoldenCorpusHarness" w:date="2026-03-28T21:57:55Z">
        <w:r>
          <w:t>In sac-TMT 3 mg/kg plus osim</w:t>
        </w:r>
      </w:ins>
      <w:r>
        <w:t>er</w:t>
      </w:r>
      <w:ins w:id="12082" w:author="GoldenCorpusHarness" w:date="2026-03-28T21:57:55Z">
        <w:r>
          <w:t xml:space="preserve">tinib 80 mg treatment group, </w:t>
        </w:r>
      </w:ins>
      <w:r>
        <w:t xml:space="preserve">all </w:t>
      </w:r>
      <w:ins w:id="12083" w:author="GoldenCorpusHarness" w:date="2026-03-28T21:57:55Z">
        <w:r>
          <w:t xml:space="preserve">the drug-related </w:t>
        </w:r>
      </w:ins>
      <w:r>
        <w:t>S</w:t>
      </w:r>
      <w:del w:id="12084" w:author="GoldenCorpusHarness" w:date="2026-03-28T21:57:55Z">
        <w:r>
          <w:delText>ummary</w:delText>
        </w:r>
      </w:del>
      <w:ins w:id="12085" w:author="GoldenCorpusHarness" w:date="2026-03-28T21:57:55Z">
        <w:r>
          <w:t>AEs</w:t>
        </w:r>
      </w:ins>
      <w:r>
        <w:t xml:space="preserve"> </w:t>
      </w:r>
      <w:del w:id="12086" w:author="GoldenCorpusHarness" w:date="2026-03-28T21:57:55Z">
        <w:r>
          <w:delText>of Cl</w:delText>
        </w:r>
      </w:del>
      <w:r>
        <w:t>in</w:t>
      </w:r>
      <w:ins w:id="12087" w:author="GoldenCorpusHarness" w:date="2026-03-28T21:57:55Z">
        <w:r>
          <w:t xml:space="preserve"> th</w:t>
        </w:r>
      </w:ins>
      <w:r>
        <w:t>i</w:t>
      </w:r>
      <w:del w:id="12088" w:author="GoldenCorpusHarness" w:date="2026-03-28T21:57:55Z">
        <w:r>
          <w:delText>c</w:delText>
        </w:r>
      </w:del>
      <w:ins w:id="12089" w:author="GoldenCorpusHarness" w:date="2026-03-28T21:57:55Z">
        <w:r>
          <w:t>s group were &lt; 2% [T</w:t>
        </w:r>
      </w:ins>
      <w:r>
        <w:t>a</w:t>
      </w:r>
      <w:ins w:id="12090" w:author="GoldenCorpusHarness" w:date="2026-03-28T21:57:55Z">
        <w:r>
          <w:t>b</w:t>
        </w:r>
      </w:ins>
      <w:r>
        <w:t>l</w:t>
      </w:r>
      <w:ins w:id="12091" w:author="GoldenCorpusHarness" w:date="2026-03-28T21:57:55Z">
        <w:r>
          <w:t>e</w:t>
        </w:r>
      </w:ins>
      <w:r>
        <w:t xml:space="preserve"> </w:t>
      </w:r>
      <w:del w:id="12092" w:author="GoldenCorpusHarness" w:date="2026-03-28T21:57:55Z">
        <w:r>
          <w:delText>Data</w:delText>
        </w:r>
      </w:del>
      <w:ins w:id="12093" w:author="GoldenCorpusHarness" w:date="2026-03-28T21:57:55Z">
        <w:r>
          <w:t>73].</w:t>
        </w:r>
      </w:ins>
    </w:p>
    <w:p ns2:paraId="581993C8" ns2:textId="77777777" w:rsidR="00491590" w:rsidRPr="0056266F" w:rsidRDefault="00491590" w:rsidP="00491590">
      <w:pPr>
        <w:pStyle w:val="Heading3"/>
        <w:tabs>
          <w:tab w:val="clear" w:pos="965"/>
          <w:tab w:val="left" w:pos="960"/>
        </w:tabs>
        <w:ind w:left="960" w:hanging="960"/>
      </w:pPr>
      <w:del w:id="12094" w:author="GoldenCorpusHarness" w:date="2026-03-28T21:57:55Z">
        <w:r>
          <w:delText>C</w:delText>
        </w:r>
      </w:del>
      <w:ins w:id="12095" w:author="GoldenCorpusHarness" w:date="2026-03-28T21:57:55Z">
        <w:r>
          <w:t>In sac-TMT 4 mg/kg p</w:t>
        </w:r>
      </w:ins>
      <w:r>
        <w:t>l</w:t>
      </w:r>
      <w:ins w:id="12096" w:author="GoldenCorpusHarness" w:date="2026-03-28T21:57:55Z">
        <w:r>
          <w:t>us osimert</w:t>
        </w:r>
      </w:ins>
      <w:r>
        <w:t>ini</w:t>
      </w:r>
      <w:ins w:id="12097" w:author="GoldenCorpusHarness" w:date="2026-03-28T21:57:55Z">
        <w:r>
          <w:t>b 80 mg treatment group, drug-related SAEs that was reported in &gt;1 parti</w:t>
        </w:r>
      </w:ins>
      <w:r>
        <w:t>c</w:t>
      </w:r>
      <w:ins w:id="12098" w:author="GoldenCorpusHarness" w:date="2026-03-28T21:57:55Z">
        <w:r>
          <w:t>ip</w:t>
        </w:r>
      </w:ins>
      <w:r>
        <w:t>a</w:t>
      </w:r>
      <w:ins w:id="12099" w:author="GoldenCorpusHarness" w:date="2026-03-28T21:57:55Z">
        <w:r>
          <w:t>nt was neutrophi</w:t>
        </w:r>
      </w:ins>
      <w:r>
        <w:t xml:space="preserve">l </w:t>
      </w:r>
      <w:del w:id="12100" w:author="GoldenCorpusHarness" w:date="2026-03-28T21:57:55Z">
        <w:r>
          <w:delText>Pharma</w:delText>
        </w:r>
      </w:del>
      <w:r>
        <w:t>co</w:t>
      </w:r>
      <w:ins w:id="12101" w:author="GoldenCorpusHarness" w:date="2026-03-28T21:57:55Z">
        <w:r>
          <w:t>unt decreased [Tab</w:t>
        </w:r>
      </w:ins>
      <w:r>
        <w:t>l</w:t>
      </w:r>
      <w:del w:id="12102" w:author="GoldenCorpusHarness" w:date="2026-03-28T21:57:55Z">
        <w:r>
          <w:delText>ogy</w:delText>
        </w:r>
      </w:del>
      <w:ins w:id="12103" w:author="GoldenCorpusHarness" w:date="2026-03-28T21:57:55Z">
        <w:r>
          <w:t>e</w:t>
        </w:r>
      </w:ins>
      <w:r>
        <w:t xml:space="preserve"> </w:t>
      </w:r>
      <w:del w:id="12104" w:author="GoldenCorpusHarness" w:date="2026-03-28T21:57:55Z">
        <w:r>
          <w:delText>Summary</w:delText>
        </w:r>
      </w:del>
      <w:ins w:id="12105" w:author="GoldenCorpusHarness" w:date="2026-03-28T21:57:55Z">
        <w:r>
          <w:t>73].</w:t>
        </w:r>
      </w:ins>
    </w:p>
    <w:p ns2:paraId="68473765" ns2:textId="77777777" w:rsidR="00491590" w:rsidRDefault="00491590" w:rsidP="00491590">
      <w:pPr>
        <w:pStyle w:val="Paragraph"/>
      </w:pPr>
      <w:r>
        <w:t>A</w:t>
      </w:r>
      <w:del w:id="12106" w:author="GoldenCorpusHarness" w:date="2026-03-28T21:57:55Z">
        <w:r>
          <w:delText>cco</w:delText>
        </w:r>
      </w:del>
      <w:ins w:id="12107" w:author="GoldenCorpusHarness" w:date="2026-03-28T21:57:55Z">
        <w:r>
          <w:t>dve</w:t>
        </w:r>
      </w:ins>
      <w:r>
        <w:t>r</w:t>
      </w:r>
      <w:ins w:id="12108" w:author="GoldenCorpusHarness" w:date="2026-03-28T21:57:55Z">
        <w:r>
          <w:t>se Events Lea</w:t>
        </w:r>
      </w:ins>
      <w:r>
        <w:t xml:space="preserve">ding to </w:t>
      </w:r>
      <w:ins w:id="12109" w:author="GoldenCorpusHarness" w:date="2026-03-28T21:57:55Z">
        <w:r>
          <w:t>S</w:t>
        </w:r>
      </w:ins>
      <w:r>
        <w:t>t</w:t>
      </w:r>
      <w:del w:id="12110" w:author="GoldenCorpusHarness" w:date="2026-03-28T21:57:55Z">
        <w:r>
          <w:delText>h</w:delText>
        </w:r>
      </w:del>
      <w:ins w:id="12111" w:author="GoldenCorpusHarness" w:date="2026-03-28T21:57:55Z">
        <w:r>
          <w:t>udy Tr</w:t>
        </w:r>
      </w:ins>
      <w:r>
        <w:t>e</w:t>
      </w:r>
      <w:del w:id="12112" w:author="GoldenCorpusHarness" w:date="2026-03-28T21:57:55Z">
        <w:r>
          <w:delText xml:space="preserve"> PK d</w:delText>
        </w:r>
      </w:del>
      <w:r>
        <w:t>at</w:t>
      </w:r>
      <w:del w:id="12113" w:author="GoldenCorpusHarness" w:date="2026-03-28T21:57:55Z">
        <w:r>
          <w:delText>a from MK2870-001, the PK profiles and exposures of sac-TMT ADC and free payload were linear within the dose range from 2 to 6 mg/kg in the q2w dosing regi</w:delText>
        </w:r>
      </w:del>
      <w:r>
        <w:t>men</w:t>
      </w:r>
      <w:del w:id="12114" w:author="GoldenCorpusHarness" w:date="2026-03-28T21:57:55Z">
        <w:r>
          <w:delText>.</w:delText>
        </w:r>
      </w:del>
      <w:ins w:id="12115" w:author="GoldenCorpusHarness" w:date="2026-03-28T21:57:55Z">
        <w:r>
          <w:t>t</w:t>
        </w:r>
      </w:ins>
      <w:r>
        <w:t xml:space="preserve"> </w:t>
      </w:r>
      <w:del w:id="12116" w:author="GoldenCorpusHarness" w:date="2026-03-28T21:57:55Z">
        <w:r>
          <w:delText>N</w:delText>
        </w:r>
      </w:del>
      <w:ins w:id="12117" w:author="GoldenCorpusHarness" w:date="2026-03-28T21:57:55Z">
        <w:r>
          <w:t>Disc</w:t>
        </w:r>
      </w:ins>
      <w:r>
        <w:t>o</w:t>
      </w:r>
      <w:del w:id="12118" w:author="GoldenCorpusHarness" w:date="2026-03-28T21:57:55Z">
        <w:r>
          <w:delText xml:space="preserve"> cl</w:delText>
        </w:r>
      </w:del>
      <w:ins w:id="12119" w:author="GoldenCorpusHarness" w:date="2026-03-28T21:57:55Z">
        <w:r>
          <w:t>nt</w:t>
        </w:r>
      </w:ins>
      <w:r>
        <w:t>in</w:t>
      </w:r>
      <w:del w:id="12120" w:author="GoldenCorpusHarness" w:date="2026-03-28T21:57:55Z">
        <w:r>
          <w:delText>ical meaningf</w:delText>
        </w:r>
      </w:del>
      <w:r>
        <w:t>u</w:t>
      </w:r>
      <w:del w:id="12121" w:author="GoldenCorpusHarness" w:date="2026-03-28T21:57:55Z">
        <w:r>
          <w:delText>l impact of race, sex, age, and ADA positivity was observed on sac-TMT ADC and free payload PK. PK data indicate there is little accumul</w:delText>
        </w:r>
      </w:del>
      <w:r>
        <w:t>ation</w:t>
      </w:r>
      <w:del w:id="12122" w:author="GoldenCorpusHarness" w:date="2026-03-28T21:57:55Z">
        <w:r>
          <w:delText xml:space="preserve"> of sac-TMT ADC, TAb, and free payload across multiple doses. Data suggest that the use KL-A167 in combination of sac-TMT did not impact the PK of sacTMT ADC, TAb, and free payload. Exposure-response analysis based TNBC and NSCLC data suggests that there is a positive trend towards PK exposures and response: increasing sac-TMT ADC Ctrough values were associated with an increased probability of achieving an antitumor response (ORR and DCR) while increasing sac-TMT ADC Cmax values were associated with increased incidence of Grade 3 or higher AEs, and increased dose modifications and dose interruptions. Overall, the higher sac-TMT ADC Ctrough and Cmax at 5 mg/kg q2w of sac-TMT monotherapy may suggest a higher probability of response along with possibly increased toxicity when compared to 4 mg/kg q2w of sac-TMT monotherapy. Sac-TMT at 4 mg/kg q2w may allow achievement of clinically meaningful tumor response rates while maintaining relative improved tolerability. </w:delText>
        </w:r>
      </w:del>
    </w:p>
    <w:p ns2:paraId="0F25126F" ns2:textId="77777777" w:rsidR="00491590" w:rsidRPr="0054660C" w:rsidRDefault="00491590" w:rsidP="00491590">
      <w:pPr>
        <w:pStyle w:val="Heading3"/>
        <w:tabs>
          <w:tab w:val="clear" w:pos="965"/>
          <w:tab w:val="left" w:pos="960"/>
        </w:tabs>
        <w:ind w:left="960" w:hanging="960"/>
      </w:pPr>
      <w:ins w:id="12123" w:author="GoldenCorpusHarness" w:date="2026-03-28T21:57:55Z">
        <w:r>
          <w:t>In the sac-TMT 4 mg/kg q2w treatment group, the A</w:t>
        </w:r>
      </w:ins>
      <w:r>
        <w:t>E</w:t>
      </w:r>
      <w:ins w:id="12124" w:author="GoldenCorpusHarness" w:date="2026-03-28T21:57:55Z">
        <w:r>
          <w:t xml:space="preserve">s leading to treatment discontinuation were interstitial lung disease, neutrophil count decreased, and pneumonitis (each reported </w:t>
        </w:r>
      </w:ins>
      <w:r>
        <w:t>f</w:t>
      </w:r>
      <w:del w:id="12125" w:author="GoldenCorpusHarness" w:date="2026-03-28T21:57:55Z">
        <w:r>
          <w:delText xml:space="preserve">ficacy </w:delText>
        </w:r>
      </w:del>
      <w:ins w:id="12126" w:author="GoldenCorpusHarness" w:date="2026-03-28T21:57:55Z">
        <w:r>
          <w:t>or 1 participant, 0.5%) [</w:t>
        </w:r>
      </w:ins>
      <w:r>
        <w:t>S</w:t>
      </w:r>
      <w:del w:id="12127" w:author="GoldenCorpusHarness" w:date="2026-03-28T21:57:55Z">
        <w:r>
          <w:delText>ummary</w:delText>
        </w:r>
      </w:del>
      <w:ins w:id="12128" w:author="GoldenCorpusHarness" w:date="2026-03-28T21:57:55Z">
        <w:r>
          <w:t>ec. 7.3] [Table 74].</w:t>
        </w:r>
      </w:ins>
    </w:p>
    <w:p ns2:paraId="1C40DFA7" ns2:textId="77777777" w:rsidR="00491590" w:rsidRPr="0056266F" w:rsidRDefault="00491590" w:rsidP="00491590">
      <w:pPr>
        <w:pStyle w:val="Paragraph"/>
      </w:pPr>
      <w:r>
        <w:t>In the</w:t>
      </w:r>
      <w:del w:id="12129" w:author="GoldenCorpusHarness" w:date="2026-03-28T21:57:55Z">
        <w:r>
          <w:delText xml:space="preserve"> FIH study MK2870-001 expansion cohorts, encouraging clinical activities were observed with</w:delText>
        </w:r>
      </w:del>
      <w:r>
        <w:t xml:space="preserve"> sac-TMT </w:t>
      </w:r>
      <w:del w:id="12130" w:author="GoldenCorpusHarness" w:date="2026-03-28T21:57:55Z">
        <w:r>
          <w:delText>monot</w:delText>
        </w:r>
      </w:del>
      <w:ins w:id="12131" w:author="GoldenCorpusHarness" w:date="2026-03-28T21:57:55Z">
        <w:r>
          <w:t>4 mg/kg plus pembrolizumab 400 mg treatment group, AEs leading to treatment discontinuation were infusion-related reaction (5.6%), bile duct cancer, diabetic ketoacidosis, neutrop</w:t>
        </w:r>
      </w:ins>
      <w:r>
        <w:t>h</w:t>
      </w:r>
      <w:del w:id="12132" w:author="GoldenCorpusHarness" w:date="2026-03-28T21:57:55Z">
        <w:r>
          <w:delText>erapy across multiple co</w:delText>
        </w:r>
      </w:del>
      <w:ins w:id="12133" w:author="GoldenCorpusHarness" w:date="2026-03-28T21:57:55Z">
        <w:r>
          <w:t>il count decreased, optic neuritis and stomatitis (1.9% eac</w:t>
        </w:r>
      </w:ins>
      <w:r>
        <w:t>h</w:t>
      </w:r>
      <w:del w:id="12134" w:author="GoldenCorpusHarness" w:date="2026-03-28T21:57:55Z">
        <w:r>
          <w:delText xml:space="preserve">orts in participants with advanced solid tumors who have progressed on or after 1 or more prior line of therapies in the advanced or metastatic disease settings including </w:delText>
        </w:r>
      </w:del>
      <w:ins w:id="12135" w:author="GoldenCorpusHarness" w:date="2026-03-28T21:57:55Z">
        <w:r>
          <w:t>) [</w:t>
        </w:r>
      </w:ins>
      <w:r>
        <w:t>T</w:t>
      </w:r>
      <w:del w:id="12136" w:author="GoldenCorpusHarness" w:date="2026-03-28T21:57:55Z">
        <w:r>
          <w:delText>NBC, NSCLC, ovarian cancer, endometrial cancer, HR+/her2 breast cancer, gastric cancer, urothelial cancer, etc</w:delText>
        </w:r>
      </w:del>
      <w:ins w:id="12137" w:author="GoldenCorpusHarness" w:date="2026-03-28T21:57:55Z">
        <w:r>
          <w:t>able 74]</w:t>
        </w:r>
      </w:ins>
      <w:r>
        <w:t>.</w:t>
      </w:r>
      <w:del w:id="12138" w:author="GoldenCorpusHarness" w:date="2026-03-28T21:57:55Z">
        <w:r>
          <w:delText xml:space="preserve"> </w:delText>
        </w:r>
      </w:del>
    </w:p>
    <w:p ns2:paraId="7FD0CD66" ns2:textId="77777777" w:rsidR="00491590" w:rsidRPr="00875686" w:rsidRDefault="00491590" w:rsidP="00491590">
      <w:pPr>
        <w:pStyle w:val="Paragraph"/>
        <w:rPr>
          <w:iCs/>
        </w:rPr>
      </w:pPr>
      <w:r>
        <w:t>In the</w:t>
      </w:r>
      <w:del w:id="12139" w:author="GoldenCorpusHarness" w:date="2026-03-28T21:57:55Z">
        <w:r>
          <w:delText xml:space="preserve"> OptiTROP-Breast01 study,</w:delText>
        </w:r>
      </w:del>
      <w:r>
        <w:t xml:space="preserve"> sac-TMT </w:t>
      </w:r>
      <w:del w:id="12140" w:author="GoldenCorpusHarness" w:date="2026-03-28T21:57:55Z">
        <w:r>
          <w:delText>demonstrated statistically signi</w:delText>
        </w:r>
      </w:del>
      <w:ins w:id="12141" w:author="GoldenCorpusHarness" w:date="2026-03-28T21:57:55Z">
        <w:r>
          <w:t>3 mg/kg plus osimertinib 80 mg treatment group, AEs leading to treatment discontinuation were in</w:t>
        </w:r>
      </w:ins>
      <w:r>
        <w:t>f</w:t>
      </w:r>
      <w:del w:id="12142" w:author="GoldenCorpusHarness" w:date="2026-03-28T21:57:55Z">
        <w:r>
          <w:delText>icant and clinically meaningful improvements in both PFS and OS compared to p</w:delText>
        </w:r>
      </w:del>
      <w:ins w:id="12143" w:author="GoldenCorpusHarness" w:date="2026-03-28T21:57:55Z">
        <w:r>
          <w:t xml:space="preserve">usion-related reaction and drug </w:t>
        </w:r>
      </w:ins>
      <w:r>
        <w:t>hy</w:t>
      </w:r>
      <w:del w:id="12144" w:author="GoldenCorpusHarness" w:date="2026-03-28T21:57:55Z">
        <w:r>
          <w:delText xml:space="preserve">sician’s </w:delText>
        </w:r>
      </w:del>
      <w:ins w:id="12145" w:author="GoldenCorpusHarness" w:date="2026-03-28T21:57:55Z">
        <w:r>
          <w:t>persensitivity (ea</w:t>
        </w:r>
      </w:ins>
      <w:r>
        <w:t>ch</w:t>
      </w:r>
      <w:del w:id="12146" w:author="GoldenCorpusHarness" w:date="2026-03-28T21:57:55Z">
        <w:r>
          <w:delText>oice o</w:delText>
        </w:r>
      </w:del>
      <w:ins w:id="12147" w:author="GoldenCorpusHarness" w:date="2026-03-28T21:57:55Z">
        <w:r>
          <w:t xml:space="preserve"> reported </w:t>
        </w:r>
      </w:ins>
      <w:r>
        <w:t>f</w:t>
      </w:r>
      <w:del w:id="12148" w:author="GoldenCorpusHarness" w:date="2026-03-28T21:57:55Z">
        <w:r>
          <w:delText xml:space="preserve"> chemotherapy in patients with advanced </w:delText>
        </w:r>
      </w:del>
      <w:ins w:id="12149" w:author="GoldenCorpusHarness" w:date="2026-03-28T21:57:55Z">
        <w:r>
          <w:t>or 1 participant, 1.9%) [</w:t>
        </w:r>
      </w:ins>
      <w:r>
        <w:t>T</w:t>
      </w:r>
      <w:del w:id="12150" w:author="GoldenCorpusHarness" w:date="2026-03-28T21:57:55Z">
        <w:r>
          <w:delText>NBC who had progressed on or after 2 or more prior lines of therapies in the advanced disease setting</w:delText>
        </w:r>
      </w:del>
      <w:ins w:id="12151" w:author="GoldenCorpusHarness" w:date="2026-03-28T21:57:55Z">
        <w:r>
          <w:t>able 74]</w:t>
        </w:r>
      </w:ins>
      <w:r>
        <w:t>.</w:t>
      </w:r>
      <w:del w:id="12152" w:author="GoldenCorpusHarness" w:date="2026-03-28T21:57:55Z">
        <w:r>
          <w:delText xml:space="preserve"> </w:delText>
        </w:r>
      </w:del>
    </w:p>
    <w:p ns2:paraId="0864CA0E" ns2:textId="77777777" w:rsidR="00491590" w:rsidRPr="009959DA" w:rsidRDefault="00491590" w:rsidP="00491590">
      <w:pPr>
        <w:pStyle w:val="Paragraph"/>
        <w:rPr>
          <w:iCs/>
        </w:rPr>
      </w:pPr>
      <w:del w:id="12153" w:author="GoldenCorpusHarness" w:date="2026-03-28T21:57:55Z">
        <w:r>
          <w:delText>Additionally,</w:delText>
        </w:r>
      </w:del>
      <w:ins w:id="12154" w:author="GoldenCorpusHarness" w:date="2026-03-28T21:57:55Z">
        <w:r>
          <w:t>In the</w:t>
        </w:r>
      </w:ins>
      <w:r>
        <w:t xml:space="preserve"> sac-TMT </w:t>
      </w:r>
      <w:ins w:id="12155" w:author="GoldenCorpusHarness" w:date="2026-03-28T21:57:55Z">
        <w:r>
          <w:t>4 mg/kg plus osimertinib 80 mg treatment group, AEs resulting in treatment discontinuation were anemia, infusion-related reaction, neutrop</w:t>
        </w:r>
      </w:ins>
      <w:r>
        <w:t>h</w:t>
      </w:r>
      <w:del w:id="12156" w:author="GoldenCorpusHarness" w:date="2026-03-28T21:57:55Z">
        <w:r>
          <w:delText>as s</w:delText>
        </w:r>
      </w:del>
      <w:ins w:id="12157" w:author="GoldenCorpusHarness" w:date="2026-03-28T21:57:55Z">
        <w:r>
          <w:t>il count decreased and palpitation (eac</w:t>
        </w:r>
      </w:ins>
      <w:r>
        <w:t>h</w:t>
      </w:r>
      <w:del w:id="12158" w:author="GoldenCorpusHarness" w:date="2026-03-28T21:57:55Z">
        <w:r>
          <w:delText>own promising clinical activity in com</w:delText>
        </w:r>
      </w:del>
      <w:ins w:id="12159" w:author="GoldenCorpusHarness" w:date="2026-03-28T21:57:55Z">
        <w:r>
          <w:t xml:space="preserve"> reported for 1 participant, 9.1%) [Ta</w:t>
        </w:r>
      </w:ins>
      <w:r>
        <w:t>b</w:t>
      </w:r>
      <w:del w:id="12160" w:author="GoldenCorpusHarness" w:date="2026-03-28T21:57:55Z">
        <w:r>
          <w:delText>ination with pembrolizumab in advanced cervical cancer patients who had progressed on or after 1 or 2 prior lines of therapies and in combination with KL-A16</w:delText>
        </w:r>
      </w:del>
      <w:ins w:id="12161" w:author="GoldenCorpusHarness" w:date="2026-03-28T21:57:55Z">
        <w:r>
          <w:t xml:space="preserve">le </w:t>
        </w:r>
      </w:ins>
      <w:r>
        <w:t>7</w:t>
      </w:r>
      <w:del w:id="12162" w:author="GoldenCorpusHarness" w:date="2026-03-28T21:57:55Z">
        <w:r>
          <w:delText xml:space="preserve"> in treatment-naïve advanced NSCLC EGFR wide-type patients</w:delText>
        </w:r>
      </w:del>
      <w:ins w:id="12163" w:author="GoldenCorpusHarness" w:date="2026-03-28T21:57:55Z">
        <w:r>
          <w:t>4]</w:t>
        </w:r>
      </w:ins>
      <w:r>
        <w:t>.</w:t>
      </w:r>
      <w:del w:id="12164" w:author="GoldenCorpusHarness" w:date="2026-03-28T21:57:55Z">
        <w:r>
          <w:delText xml:space="preserve"> </w:delText>
        </w:r>
      </w:del>
    </w:p>
    <w:p ns2:paraId="5637B131" ns2:textId="77777777" w:rsidR="00491590" w:rsidRPr="0054660C" w:rsidRDefault="00491590" w:rsidP="00491590">
      <w:pPr>
        <w:pStyle w:val="Heading3"/>
        <w:tabs>
          <w:tab w:val="clear" w:pos="965"/>
          <w:tab w:val="left" w:pos="960"/>
        </w:tabs>
        <w:ind w:left="960" w:hanging="960"/>
      </w:pPr>
      <w:del w:id="12165" w:author="GoldenCorpusHarness" w:date="2026-03-28T21:57:55Z">
        <w:r>
          <w:delText>S</w:delText>
        </w:r>
      </w:del>
      <w:ins w:id="12166" w:author="GoldenCorpusHarness" w:date="2026-03-28T21:57:55Z">
        <w:r>
          <w:t>Adverse Events Le</w:t>
        </w:r>
      </w:ins>
      <w:r>
        <w:t>a</w:t>
      </w:r>
      <w:del w:id="12167" w:author="GoldenCorpusHarness" w:date="2026-03-28T21:57:55Z">
        <w:r>
          <w:delText>f</w:delText>
        </w:r>
      </w:del>
      <w:ins w:id="12168" w:author="GoldenCorpusHarness" w:date="2026-03-28T21:57:55Z">
        <w:r>
          <w:t>ding to D</w:t>
        </w:r>
      </w:ins>
      <w:r>
        <w:t>e</w:t>
      </w:r>
      <w:ins w:id="12169" w:author="GoldenCorpusHarness" w:date="2026-03-28T21:57:55Z">
        <w:r>
          <w:t>a</w:t>
        </w:r>
      </w:ins>
      <w:r>
        <w:t>t</w:t>
      </w:r>
      <w:del w:id="12170" w:author="GoldenCorpusHarness" w:date="2026-03-28T21:57:55Z">
        <w:r>
          <w:delText>y Summary</w:delText>
        </w:r>
      </w:del>
      <w:ins w:id="12171" w:author="GoldenCorpusHarness" w:date="2026-03-28T21:57:55Z">
        <w:r>
          <w:t>h</w:t>
        </w:r>
      </w:ins>
    </w:p>
    <w:p ns2:paraId="319595DE" ns2:textId="1D0EF104" w:rsidR="00491590" w:rsidRPr="00431BFB" w:rsidRDefault="00491590" w:rsidP="00491590">
      <w:pPr>
        <w:pStyle w:val="Paragraph"/>
        <w:rPr>
          <w:iCs/>
        </w:rPr>
      </w:pPr>
      <w:del w:id="12172" w:author="GoldenCorpusHarness" w:date="2026-03-28T21:57:55Z">
        <w:r>
          <w:delText>As of 21-MAY-2024, available safety data showed that sac-</w:delText>
        </w:r>
      </w:del>
      <w:ins w:id="12173" w:author="GoldenCorpusHarness" w:date="2026-03-28T21:57:55Z">
        <w:r>
          <w:t>In the sac‑</w:t>
        </w:r>
      </w:ins>
      <w:r>
        <w:t xml:space="preserve">TMT </w:t>
      </w:r>
      <w:del w:id="12174" w:author="GoldenCorpusHarness" w:date="2026-03-28T21:57:55Z">
        <w:r>
          <w:delText xml:space="preserve">monotherapy at </w:delText>
        </w:r>
      </w:del>
      <w:r>
        <w:t>4</w:t>
      </w:r>
      <w:del w:id="12175" w:author="GoldenCorpusHarness" w:date="2026-03-28T21:57:55Z">
        <w:r>
          <w:delText xml:space="preserve"> </w:delText>
        </w:r>
      </w:del>
      <w:ins w:id="12176" w:author="GoldenCorpusHarness" w:date="2026-03-28T21:57:55Z">
        <w:r>
          <w:t xml:space="preserve"> </w:t>
        </w:r>
      </w:ins>
      <w:r>
        <w:t xml:space="preserve">mg/kg q2w </w:t>
      </w:r>
      <w:del w:id="12177" w:author="GoldenCorpusHarness" w:date="2026-03-28T21:57:55Z">
        <w:r>
          <w:delText>or 5 mg/kg q2w is generally manageable. Summary of</w:delText>
        </w:r>
      </w:del>
      <w:ins w:id="12178" w:author="GoldenCorpusHarness" w:date="2026-03-28T21:57:55Z">
        <w:r>
          <w:t>group, 7 participants reported</w:t>
        </w:r>
      </w:ins>
      <w:r>
        <w:t xml:space="preserve"> AEs </w:t>
      </w:r>
      <w:del w:id="12179" w:author="GoldenCorpusHarness" w:date="2026-03-28T21:57:55Z">
        <w:r>
          <w:delText>o</w:delText>
        </w:r>
      </w:del>
      <w:ins w:id="12180" w:author="GoldenCorpusHarness" w:date="2026-03-28T21:57:55Z">
        <w:r>
          <w:t>that caused death. Death was reported due to cardiac and respiratory arrest, dyspnea, NSCLC, and respiratory tract in</w:t>
        </w:r>
      </w:ins>
      <w:r>
        <w:t>f</w:t>
      </w:r>
      <w:del w:id="12181" w:author="GoldenCorpusHarness" w:date="2026-03-28T21:57:55Z">
        <w:r>
          <w:delText xml:space="preserve"> sac</w:delText>
        </w:r>
      </w:del>
      <w:ins w:id="12182" w:author="GoldenCorpusHarness" w:date="2026-03-28T21:57:55Z">
        <w:r>
          <w:t>ection (1 each); all 4 events were considered not drug</w:t>
        </w:r>
      </w:ins>
      <w:r>
        <w:t>-</w:t>
      </w:r>
      <w:ins w:id="12183" w:author="GoldenCorpusHarness" w:date="2026-03-28T21:57:55Z">
        <w:r>
          <w:t xml:space="preserve">related by the investigator. </w:t>
        </w:r>
      </w:ins>
      <w:r>
        <w:t>T</w:t>
      </w:r>
      <w:del w:id="12184" w:author="GoldenCorpusHarness" w:date="2026-03-28T21:57:55Z">
        <w:r>
          <w:delText xml:space="preserve">MT 4 </w:delText>
        </w:r>
      </w:del>
      <w:ins w:id="12185" w:author="GoldenCorpusHarness" w:date="2026-03-28T21:57:55Z">
        <w:r>
          <w:t>wo additional deaths were due to pneu</w:t>
        </w:r>
      </w:ins>
      <w:r>
        <w:t>m</w:t>
      </w:r>
      <w:del w:id="12186" w:author="GoldenCorpusHarness" w:date="2026-03-28T21:57:55Z">
        <w:r>
          <w:delText xml:space="preserve">g/kg q2w and 5 </w:delText>
        </w:r>
      </w:del>
      <w:ins w:id="12187" w:author="GoldenCorpusHarness" w:date="2026-03-28T21:57:55Z">
        <w:r>
          <w:t>onia (one assessed as drug‑related and another as not drug‑related), and 1 death was due to pneu</w:t>
        </w:r>
      </w:ins>
      <w:r>
        <w:t>m</w:t>
      </w:r>
      <w:del w:id="12188" w:author="GoldenCorpusHarness" w:date="2026-03-28T21:57:55Z">
        <w:r>
          <w:delText>g/kg q2w dosing is pro</w:delText>
        </w:r>
      </w:del>
      <w:ins w:id="12189" w:author="GoldenCorpusHarness" w:date="2026-03-28T21:57:55Z">
        <w:r>
          <w:t>onitis considered drug‑related by the in</w:t>
        </w:r>
      </w:ins>
      <w:r>
        <w:t>v</w:t>
      </w:r>
      <w:del w:id="12190" w:author="GoldenCorpusHarness" w:date="2026-03-28T21:57:55Z">
        <w:r>
          <w:delText>ided in [Table 80] based on aggregated sac-TMT monotherapy data</w:delText>
        </w:r>
      </w:del>
      <w:ins w:id="12191" w:author="GoldenCorpusHarness" w:date="2026-03-28T21:57:55Z">
        <w:r>
          <w:t>estigator</w:t>
        </w:r>
      </w:ins>
      <w:r>
        <w:t>.</w:t>
      </w:r>
      <w:del w:id="12192" w:author="GoldenCorpusHarness" w:date="2026-03-28T21:57:55Z">
        <w:r>
          <w:delText xml:space="preserve"> The use of 5 mg/kg q2w showed higher Grade 3 or 4 drug-related toxicities, especially the hematologic toxicities. The most common sac-TMT-related toxicities (incidence ≥20%, All Grade) include anemia, WBC count decreased, neutrophil count decreased, and stomatitis. Management guidelines for these toxicities are provided in the study protocols. Severe hypersensitivity reactions were observed with the use of sac-TMT (Sec. 6.3.1).</w:delText>
        </w:r>
      </w:del>
    </w:p>
    <w:p ns2:paraId="52A34328" ns2:textId="3EB0953A" w:rsidR="00491590" w:rsidRPr="00431BFB" w:rsidRDefault="00491590" w:rsidP="00491590">
      <w:pPr>
        <w:pStyle w:val="Paragraph"/>
        <w:rPr>
          <w:iCs/>
        </w:rPr>
      </w:pPr>
      <w:del w:id="12193" w:author="GoldenCorpusHarness" w:date="2026-03-28T21:57:55Z">
        <w:r>
          <w:delText>The observed safety profile of sac-TMT (at doses of 4 mg/kg q2w or 5 mg/kg q2w) i</w:delText>
        </w:r>
      </w:del>
      <w:ins w:id="12194" w:author="GoldenCorpusHarness" w:date="2026-03-28T21:57:55Z">
        <w:r>
          <w:t>I</w:t>
        </w:r>
      </w:ins>
      <w:r>
        <w:t>n</w:t>
      </w:r>
      <w:del w:id="12195" w:author="GoldenCorpusHarness" w:date="2026-03-28T21:57:55Z">
        <w:r>
          <w:delText xml:space="preserve"> combination with an ICI, pembrolizumab or KL-A167 is consistent with</w:delText>
        </w:r>
      </w:del>
      <w:r>
        <w:t xml:space="preserve"> the</w:t>
      </w:r>
      <w:del w:id="12196" w:author="GoldenCorpusHarness" w:date="2026-03-28T21:57:55Z">
        <w:r>
          <w:delText xml:space="preserve"> expected safety profile of the individual components. No new safety signals were identified. The frequency of AEs resulting in discontinuation of sac-TMT or ICI were low. Summary of AEs of</w:delText>
        </w:r>
      </w:del>
      <w:r>
        <w:t xml:space="preserve"> sac-TMT 4 mg/kg </w:t>
      </w:r>
      <w:del w:id="12197" w:author="GoldenCorpusHarness" w:date="2026-03-28T21:57:55Z">
        <w:r>
          <w:delText>q2w and 5 mg/kg q2w in combination with</w:delText>
        </w:r>
      </w:del>
      <w:ins w:id="12198" w:author="GoldenCorpusHarness" w:date="2026-03-28T21:57:55Z">
        <w:r>
          <w:t>plus</w:t>
        </w:r>
      </w:ins>
      <w:r>
        <w:t xml:space="preserve"> pembrolizumab 400</w:t>
      </w:r>
      <w:del w:id="12199" w:author="GoldenCorpusHarness" w:date="2026-03-28T21:57:55Z">
        <w:r>
          <w:delText xml:space="preserve"> </w:delText>
        </w:r>
      </w:del>
      <w:ins w:id="12200" w:author="GoldenCorpusHarness" w:date="2026-03-28T21:57:55Z">
        <w:r>
          <w:t xml:space="preserve"> </w:t>
        </w:r>
      </w:ins>
      <w:r>
        <w:t xml:space="preserve">mg </w:t>
      </w:r>
      <w:del w:id="12201" w:author="GoldenCorpusHarness" w:date="2026-03-28T21:57:55Z">
        <w:r>
          <w:delText>q6w</w:delText>
        </w:r>
      </w:del>
      <w:ins w:id="12202" w:author="GoldenCorpusHarness" w:date="2026-03-28T21:57:55Z">
        <w:r>
          <w:t>treatment</w:t>
        </w:r>
      </w:ins>
      <w:r>
        <w:t xml:space="preserve"> </w:t>
      </w:r>
      <w:del w:id="12203" w:author="GoldenCorpusHarness" w:date="2026-03-28T21:57:55Z">
        <w:r>
          <w:delText>d</w:delText>
        </w:r>
      </w:del>
      <w:ins w:id="12204" w:author="GoldenCorpusHarness" w:date="2026-03-28T21:57:55Z">
        <w:r>
          <w:t>gr</w:t>
        </w:r>
      </w:ins>
      <w:r>
        <w:t>o</w:t>
      </w:r>
      <w:del w:id="12205" w:author="GoldenCorpusHarness" w:date="2026-03-28T21:57:55Z">
        <w:r>
          <w:delText>sing</w:delText>
        </w:r>
      </w:del>
      <w:ins w:id="12206" w:author="GoldenCorpusHarness" w:date="2026-03-28T21:57:55Z">
        <w:r>
          <w:t>up,</w:t>
        </w:r>
      </w:ins>
      <w:r>
        <w:t xml:space="preserve"> </w:t>
      </w:r>
      <w:del w:id="12207" w:author="GoldenCorpusHarness" w:date="2026-03-28T21:57:55Z">
        <w:r>
          <w:delText>is</w:delText>
        </w:r>
      </w:del>
      <w:ins w:id="12208" w:author="GoldenCorpusHarness" w:date="2026-03-28T21:57:55Z">
        <w:r>
          <w:t>1</w:t>
        </w:r>
      </w:ins>
      <w:r>
        <w:t xml:space="preserve"> p</w:t>
      </w:r>
      <w:ins w:id="12209" w:author="GoldenCorpusHarness" w:date="2026-03-28T21:57:55Z">
        <w:r>
          <w:t>a</w:t>
        </w:r>
      </w:ins>
      <w:r>
        <w:t>r</w:t>
      </w:r>
      <w:ins w:id="12210" w:author="GoldenCorpusHarness" w:date="2026-03-28T21:57:55Z">
        <w:r>
          <w:t xml:space="preserve">ticipant had an AE </w:t>
        </w:r>
      </w:ins>
      <w:r>
        <w:t>o</w:t>
      </w:r>
      <w:del w:id="12211" w:author="GoldenCorpusHarness" w:date="2026-03-28T21:57:55Z">
        <w:r>
          <w:delText>v</w:delText>
        </w:r>
      </w:del>
      <w:ins w:id="12212" w:author="GoldenCorpusHarness" w:date="2026-03-28T21:57:55Z">
        <w:r>
          <w:t>f resp</w:t>
        </w:r>
      </w:ins>
      <w:r>
        <w:t>i</w:t>
      </w:r>
      <w:del w:id="12213" w:author="GoldenCorpusHarness" w:date="2026-03-28T21:57:55Z">
        <w:r>
          <w:delText>d</w:delText>
        </w:r>
      </w:del>
      <w:ins w:id="12214" w:author="GoldenCorpusHarness" w:date="2026-03-28T21:57:55Z">
        <w:r>
          <w:t>ratory failure that result</w:t>
        </w:r>
      </w:ins>
      <w:r>
        <w:t xml:space="preserve">ed in </w:t>
      </w:r>
      <w:del w:id="12215" w:author="GoldenCorpusHarness" w:date="2026-03-28T21:57:55Z">
        <w:r>
          <w:delText>[T</w:delText>
        </w:r>
      </w:del>
      <w:ins w:id="12216" w:author="GoldenCorpusHarness" w:date="2026-03-28T21:57:55Z">
        <w:r>
          <w:t>de</w:t>
        </w:r>
      </w:ins>
      <w:r>
        <w:t>a</w:t>
      </w:r>
      <w:del w:id="12217" w:author="GoldenCorpusHarness" w:date="2026-03-28T21:57:55Z">
        <w:r>
          <w:delText>ble</w:delText>
        </w:r>
      </w:del>
      <w:ins w:id="12218" w:author="GoldenCorpusHarness" w:date="2026-03-28T21:57:55Z">
        <w:r>
          <w:t>th,</w:t>
        </w:r>
      </w:ins>
      <w:r>
        <w:t xml:space="preserve"> </w:t>
      </w:r>
      <w:del w:id="12219" w:author="GoldenCorpusHarness" w:date="2026-03-28T21:57:55Z">
        <w:r>
          <w:delText>80]</w:delText>
        </w:r>
      </w:del>
      <w:ins w:id="12220" w:author="GoldenCorpusHarness" w:date="2026-03-28T21:57:55Z">
        <w:r>
          <w:t>which</w:t>
        </w:r>
      </w:ins>
      <w:r>
        <w:t xml:space="preserve"> </w:t>
      </w:r>
      <w:del w:id="12221" w:author="GoldenCorpusHarness" w:date="2026-03-28T21:57:55Z">
        <w:r>
          <w:delText>b</w:delText>
        </w:r>
      </w:del>
      <w:ins w:id="12222" w:author="GoldenCorpusHarness" w:date="2026-03-28T21:57:55Z">
        <w:r>
          <w:t>w</w:t>
        </w:r>
      </w:ins>
      <w:r>
        <w:t>as</w:t>
      </w:r>
      <w:ins w:id="12223" w:author="GoldenCorpusHarness" w:date="2026-03-28T21:57:55Z">
        <w:r>
          <w:t xml:space="preserve"> consider</w:t>
        </w:r>
      </w:ins>
      <w:r>
        <w:t xml:space="preserve">ed </w:t>
      </w:r>
      <w:ins w:id="12224" w:author="GoldenCorpusHarness" w:date="2026-03-28T21:57:55Z">
        <w:r>
          <w:t>n</w:t>
        </w:r>
      </w:ins>
      <w:r>
        <w:t>o</w:t>
      </w:r>
      <w:del w:id="12225" w:author="GoldenCorpusHarness" w:date="2026-03-28T21:57:55Z">
        <w:r>
          <w:delText>n</w:delText>
        </w:r>
      </w:del>
      <w:ins w:id="12226" w:author="GoldenCorpusHarness" w:date="2026-03-28T21:57:55Z">
        <w:r>
          <w:t>t</w:t>
        </w:r>
      </w:ins>
      <w:r>
        <w:t xml:space="preserve"> </w:t>
      </w:r>
      <w:del w:id="12227" w:author="GoldenCorpusHarness" w:date="2026-03-28T21:57:55Z">
        <w:r>
          <w:delText>a</w:delText>
        </w:r>
      </w:del>
      <w:ins w:id="12228" w:author="GoldenCorpusHarness" w:date="2026-03-28T21:57:55Z">
        <w:r>
          <w:t>dru</w:t>
        </w:r>
      </w:ins>
      <w:r>
        <w:t>g</w:t>
      </w:r>
      <w:del w:id="12229" w:author="GoldenCorpusHarness" w:date="2026-03-28T21:57:55Z">
        <w:r>
          <w:delText>g</w:delText>
        </w:r>
      </w:del>
      <w:ins w:id="12230" w:author="GoldenCorpusHarness" w:date="2026-03-28T21:57:55Z">
        <w:r>
          <w:t>-</w:t>
        </w:r>
      </w:ins>
      <w:r>
        <w:t>re</w:t>
      </w:r>
      <w:del w:id="12231" w:author="GoldenCorpusHarness" w:date="2026-03-28T21:57:55Z">
        <w:r>
          <w:delText>g</w:delText>
        </w:r>
      </w:del>
      <w:ins w:id="12232" w:author="GoldenCorpusHarness" w:date="2026-03-28T21:57:55Z">
        <w:r>
          <w:t>l</w:t>
        </w:r>
      </w:ins>
      <w:r>
        <w:t xml:space="preserve">ated </w:t>
      </w:r>
      <w:del w:id="12233" w:author="GoldenCorpusHarness" w:date="2026-03-28T21:57:55Z">
        <w:r>
          <w:delText>sac-TMT</w:delText>
        </w:r>
      </w:del>
      <w:ins w:id="12234" w:author="GoldenCorpusHarness" w:date="2026-03-28T21:57:55Z">
        <w:r>
          <w:t>by</w:t>
        </w:r>
      </w:ins>
      <w:r>
        <w:t xml:space="preserve"> </w:t>
      </w:r>
      <w:del w:id="12235" w:author="GoldenCorpusHarness" w:date="2026-03-28T21:57:55Z">
        <w:r>
          <w:delText>and</w:delText>
        </w:r>
      </w:del>
      <w:ins w:id="12236" w:author="GoldenCorpusHarness" w:date="2026-03-28T21:57:55Z">
        <w:r>
          <w:t>the</w:t>
        </w:r>
      </w:ins>
      <w:r>
        <w:t xml:space="preserve"> </w:t>
      </w:r>
      <w:del w:id="12237" w:author="GoldenCorpusHarness" w:date="2026-03-28T21:57:55Z">
        <w:r>
          <w:delText>pembrolizumab comb</w:delText>
        </w:r>
      </w:del>
      <w:r>
        <w:t>in</w:t>
      </w:r>
      <w:ins w:id="12238" w:author="GoldenCorpusHarness" w:date="2026-03-28T21:57:55Z">
        <w:r>
          <w:t>vestig</w:t>
        </w:r>
      </w:ins>
      <w:r>
        <w:t>at</w:t>
      </w:r>
      <w:del w:id="12239" w:author="GoldenCorpusHarness" w:date="2026-03-28T21:57:55Z">
        <w:r>
          <w:delText>i</w:delText>
        </w:r>
      </w:del>
      <w:r>
        <w:t>o</w:t>
      </w:r>
      <w:del w:id="12240" w:author="GoldenCorpusHarness" w:date="2026-03-28T21:57:55Z">
        <w:r>
          <w:delText>n data</w:delText>
        </w:r>
      </w:del>
      <w:ins w:id="12241" w:author="GoldenCorpusHarness" w:date="2026-03-28T21:57:55Z">
        <w:r>
          <w:t>r</w:t>
        </w:r>
      </w:ins>
      <w:r>
        <w:t>.</w:t>
      </w:r>
    </w:p>
    <w:p ns2:paraId="5C5449BE" ns2:textId="77777777" w:rsidR="00491590" w:rsidRPr="00431BFB" w:rsidRDefault="00491590" w:rsidP="00491590">
      <w:pPr>
        <w:pStyle w:val="Paragraph"/>
        <w:rPr>
          <w:iCs/>
        </w:rPr>
      </w:pPr>
      <w:del w:id="12242" w:author="GoldenCorpusHarness" w:date="2026-03-28T21:57:55Z">
        <w:r>
          <w:delText>Safety data of</w:delText>
        </w:r>
      </w:del>
      <w:ins w:id="12243" w:author="GoldenCorpusHarness" w:date="2026-03-28T21:57:55Z">
        <w:r>
          <w:t>In the</w:t>
        </w:r>
      </w:ins>
      <w:r>
        <w:t xml:space="preserve"> sac-TMT </w:t>
      </w:r>
      <w:del w:id="12244" w:author="GoldenCorpusHarness" w:date="2026-03-28T21:57:55Z">
        <w:r>
          <w:delText>in com</w:delText>
        </w:r>
      </w:del>
      <w:ins w:id="12245" w:author="GoldenCorpusHarness" w:date="2026-03-28T21:57:55Z">
        <w:r>
          <w:t>3 mg/kg plus osimertini</w:t>
        </w:r>
      </w:ins>
      <w:r>
        <w:t>b</w:t>
      </w:r>
      <w:del w:id="12246" w:author="GoldenCorpusHarness" w:date="2026-03-28T21:57:55Z">
        <w:r>
          <w:delText>ination with chemotherap</w:delText>
        </w:r>
      </w:del>
      <w:ins w:id="12247" w:author="GoldenCorpusHarness" w:date="2026-03-28T21:57:55Z">
        <w:r>
          <w:t xml:space="preserve"> 80 mg treatment group, 3 participants had AEs resulting in death, none of which were considered drug-related b</w:t>
        </w:r>
      </w:ins>
      <w:r>
        <w:t xml:space="preserve">y </w:t>
      </w:r>
      <w:del w:id="12248" w:author="GoldenCorpusHarness" w:date="2026-03-28T21:57:55Z">
        <w:r>
          <w:delText>or other anti-cancer agents including osimertinib is still limited</w:delText>
        </w:r>
      </w:del>
      <w:ins w:id="12249" w:author="GoldenCorpusHarness" w:date="2026-03-28T21:57:55Z">
        <w:r>
          <w:t>the investigator: 1 from septic shock, 1 from cachexia, and 1 with an unknown cause of death</w:t>
        </w:r>
      </w:ins>
      <w:r>
        <w:t>.</w:t>
      </w:r>
      <w:del w:id="12250" w:author="GoldenCorpusHarness" w:date="2026-03-28T21:57:55Z">
        <w:r>
          <w:delText xml:space="preserve"> The Sponsor is continuing to explore further dose modification in these in combinations.</w:delText>
        </w:r>
      </w:del>
    </w:p>
    <w:p ns2:paraId="289DF3AA" ns2:textId="77777777" w:rsidR="00491590" w:rsidRPr="0054660C" w:rsidRDefault="00491590" w:rsidP="00491590">
      <w:pPr>
        <w:pStyle w:val="Heading3"/>
        <w:tabs>
          <w:tab w:val="clear" w:pos="965"/>
          <w:tab w:val="left" w:pos="960"/>
        </w:tabs>
        <w:ind w:left="960" w:hanging="960"/>
      </w:pPr>
      <w:del w:id="12251" w:author="GoldenCorpusHarness" w:date="2026-03-28T21:57:55Z">
        <w:r>
          <w:delText>Co</w:delText>
        </w:r>
      </w:del>
      <w:ins w:id="12252" w:author="GoldenCorpusHarness" w:date="2026-03-28T21:57:55Z">
        <w:r>
          <w:t>I</w:t>
        </w:r>
      </w:ins>
      <w:r>
        <w:t>n</w:t>
      </w:r>
      <w:ins w:id="12253" w:author="GoldenCorpusHarness" w:date="2026-03-28T21:57:55Z">
        <w:r>
          <w:t xml:space="preserve"> the sa</w:t>
        </w:r>
      </w:ins>
      <w:r>
        <w:t>c</w:t>
      </w:r>
      <w:ins w:id="12254" w:author="GoldenCorpusHarness" w:date="2026-03-28T21:57:55Z">
        <w:r>
          <w:t>-TMT 4 mg/kg p</w:t>
        </w:r>
      </w:ins>
      <w:r>
        <w:t>lus</w:t>
      </w:r>
      <w:ins w:id="12255" w:author="GoldenCorpusHarness" w:date="2026-03-28T21:57:55Z">
        <w:r>
          <w:t xml:space="preserve"> os</w:t>
        </w:r>
      </w:ins>
      <w:r>
        <w:t>i</w:t>
      </w:r>
      <w:ins w:id="12256" w:author="GoldenCorpusHarness" w:date="2026-03-28T21:57:55Z">
        <w:r>
          <w:t>mertinib 80 mg treatment gr</w:t>
        </w:r>
      </w:ins>
      <w:r>
        <w:t>o</w:t>
      </w:r>
      <w:ins w:id="12257" w:author="GoldenCorpusHarness" w:date="2026-03-28T21:57:55Z">
        <w:r>
          <w:t xml:space="preserve">up, </w:t>
        </w:r>
      </w:ins>
      <w:r>
        <w:t>n</w:t>
      </w:r>
      <w:ins w:id="12258" w:author="GoldenCorpusHarness" w:date="2026-03-28T21:57:55Z">
        <w:r>
          <w:t>o death was reported [Table 40].</w:t>
        </w:r>
      </w:ins>
    </w:p>
    <w:p ns2:paraId="4E997AFA" ns2:textId="77777777" w:rsidR="00491590" w:rsidRPr="0056266F" w:rsidRDefault="00491590" w:rsidP="00491590">
      <w:pPr>
        <w:pStyle w:val="Paragraph"/>
      </w:pPr>
      <w:ins w:id="12259" w:author="GoldenCorpusHarness" w:date="2026-03-28T21:57:55Z">
        <w:r>
          <w:t>MK-2870-013/</w:t>
        </w:r>
      </w:ins>
      <w:r>
        <w:t>S</w:t>
      </w:r>
      <w:del w:id="12260" w:author="GoldenCorpusHarness" w:date="2026-03-28T21:57:55Z">
        <w:r>
          <w:delText>ac</w:delText>
        </w:r>
      </w:del>
      <w:ins w:id="12261" w:author="GoldenCorpusHarness" w:date="2026-03-28T21:57:55Z">
        <w:r>
          <w:t>KB264</w:t>
        </w:r>
      </w:ins>
      <w:r>
        <w:t>-</w:t>
      </w:r>
      <w:ins w:id="12262" w:author="GoldenCorpusHarness" w:date="2026-03-28T21:57:55Z">
        <w:r>
          <w:t>II-05/Opti</w:t>
        </w:r>
      </w:ins>
      <w:r>
        <w:t>T</w:t>
      </w:r>
      <w:del w:id="12263" w:author="GoldenCorpusHarness" w:date="2026-03-28T21:57:55Z">
        <w:r>
          <w:delText>MT monotherapy at 4 mg/kg q2w or 5 mg/kg q2w dosi</w:delText>
        </w:r>
      </w:del>
      <w:ins w:id="12264" w:author="GoldenCorpusHarness" w:date="2026-03-28T21:57:55Z">
        <w:r>
          <w:t>ROP-Lu</w:t>
        </w:r>
      </w:ins>
      <w:r>
        <w:t>ng</w:t>
      </w:r>
      <w:del w:id="12265" w:author="GoldenCorpusHarness" w:date="2026-03-28T21:57:55Z">
        <w:r>
          <w:delText xml:space="preserve"> showed manageable safety profile in advanced cancer participants. Sac-TMT monotherapy has demonstrated promising and durable clinical efficacy in multiple advanced cancer populations including demonstrating survival benefit compared to standard chemotherapy in advanced TNBC patients. </w:delText>
        </w:r>
      </w:del>
      <w:ins w:id="12266" w:author="GoldenCorpusHarness" w:date="2026-03-28T21:57:55Z">
        <w:r>
          <w:t>01</w:t>
        </w:r>
      </w:ins>
    </w:p>
    <w:p ns2:paraId="710FA7D4" ns2:textId="77777777" w:rsidR="00491590" w:rsidRPr="0056266F" w:rsidRDefault="00491590" w:rsidP="00491590">
      <w:pPr>
        <w:pStyle w:val="Paragraph"/>
      </w:pPr>
      <w:del w:id="12267" w:author="GoldenCorpusHarness" w:date="2026-03-28T21:57:55Z">
        <w:r>
          <w:delText>Sac-T</w:delText>
        </w:r>
      </w:del>
      <w:ins w:id="12268" w:author="GoldenCorpusHarness" w:date="2026-03-28T21:57:55Z">
        <w:r>
          <w:t>As of the DCO of 21‑</w:t>
        </w:r>
      </w:ins>
      <w:r>
        <w:t>M</w:t>
      </w:r>
      <w:del w:id="12269" w:author="GoldenCorpusHarness" w:date="2026-03-28T21:57:55Z">
        <w:r>
          <w:delText>T (4 m</w:delText>
        </w:r>
      </w:del>
      <w:ins w:id="12270" w:author="GoldenCorpusHarness" w:date="2026-03-28T21:57:55Z">
        <w:r>
          <w:t>AY‑2025, safety data were available for a total of 311 participants who received sac‑TMT either as monotherapy or in combination with other anticancer a</w:t>
        </w:r>
      </w:ins>
      <w:r>
        <w:t>g</w:t>
      </w:r>
      <w:del w:id="12271" w:author="GoldenCorpusHarness" w:date="2026-03-28T21:57:55Z">
        <w:r>
          <w:delText>/kg q2w or 5 mg/kg q2w) plus pembrolizumab (400 mg q6w) or</w:delText>
        </w:r>
      </w:del>
      <w:ins w:id="12272" w:author="GoldenCorpusHarness" w:date="2026-03-28T21:57:55Z">
        <w:r>
          <w:t>ents; included cohorts were sac‑TMT monotherapy and sac‑TMT plus</w:t>
        </w:r>
      </w:ins>
      <w:r>
        <w:t xml:space="preserve"> KL</w:t>
      </w:r>
      <w:ins w:id="12273" w:author="GoldenCorpusHarness" w:date="2026-03-28T21:57:55Z">
        <w:r>
          <w:t>‑</w:t>
        </w:r>
      </w:ins>
      <w:r>
        <w:t>A167</w:t>
      </w:r>
      <w:ins w:id="12274" w:author="GoldenCorpusHarness" w:date="2026-03-28T21:57:55Z">
        <w:r>
          <w:t>, with or without bevacizumab. Cohorts 2 and 3</w:t>
        </w:r>
      </w:ins>
      <w:r>
        <w:t xml:space="preserve"> (</w:t>
      </w:r>
      <w:del w:id="12275" w:author="GoldenCorpusHarness" w:date="2026-03-28T21:57:55Z">
        <w:r>
          <w:delText>900 m</w:delText>
        </w:r>
      </w:del>
      <w:ins w:id="12276" w:author="GoldenCorpusHarness" w:date="2026-03-28T21:57:55Z">
        <w:r>
          <w:t>cisplatin and carboplatin combinations with sac‑TMT plus KL‑A167) were excluded from the analysis tables. Treatment cohorts and re</w:t>
        </w:r>
      </w:ins>
      <w:r>
        <w:t>g</w:t>
      </w:r>
      <w:del w:id="12277" w:author="GoldenCorpusHarness" w:date="2026-03-28T21:57:55Z">
        <w:r>
          <w:delText xml:space="preserve"> q2w) demonstrated promising and durable antitumor activit</w:delText>
        </w:r>
      </w:del>
      <w:ins w:id="12278" w:author="GoldenCorpusHarness" w:date="2026-03-28T21:57:55Z">
        <w:r>
          <w:t>imens included in the anal</w:t>
        </w:r>
      </w:ins>
      <w:r>
        <w:t>y</w:t>
      </w:r>
      <w:del w:id="12279" w:author="GoldenCorpusHarness" w:date="2026-03-28T21:57:55Z">
        <w:r>
          <w:delText xml:space="preserve"> in several advanced cancer populations. The safety profile of sac-TMT plus ICI was consistent with the combined monotherapy safety profiles of sac-TMT and each ICI. </w:delText>
        </w:r>
      </w:del>
      <w:ins w:id="12280" w:author="GoldenCorpusHarness" w:date="2026-03-28T21:57:55Z">
        <w:r>
          <w:t>sis tables in this section are as follows:</w:t>
        </w:r>
      </w:ins>
    </w:p>
    <w:p ns2:paraId="00A65626" ns2:textId="6C8FFE8A" w:rsidR="000D628E" w:rsidRDefault="00491590" w:rsidP="00491590">
      <w:pPr>
        <w:pStyle w:val="Paragraph"/>
      </w:pPr>
      <w:del w:id="12281" w:author="GoldenCorpusHarness" w:date="2026-03-28T21:57:55Z">
        <w:r>
          <w:delText>T</w:delText>
        </w:r>
      </w:del>
      <w:ins w:id="12282" w:author="GoldenCorpusHarness" w:date="2026-03-28T21:57:55Z">
        <w:r>
          <w:t>Co</w:t>
        </w:r>
      </w:ins>
      <w:r>
        <w:t>h</w:t>
      </w:r>
      <w:del w:id="12283" w:author="GoldenCorpusHarness" w:date="2026-03-28T21:57:55Z">
        <w:r>
          <w:delText>e p</w:delText>
        </w:r>
      </w:del>
      <w:r>
        <w:t>o</w:t>
      </w:r>
      <w:del w:id="12284" w:author="GoldenCorpusHarness" w:date="2026-03-28T21:57:55Z">
        <w:r>
          <w:delText>sitive benefi</w:delText>
        </w:r>
      </w:del>
      <w:ins w:id="12285" w:author="GoldenCorpusHarness" w:date="2026-03-28T21:57:55Z">
        <w:r>
          <w:t>r</w:t>
        </w:r>
      </w:ins>
      <w:r>
        <w:t xml:space="preserve">t </w:t>
      </w:r>
      <w:del w:id="12286" w:author="GoldenCorpusHarness" w:date="2026-03-28T21:57:55Z">
        <w:r>
          <w:delText>risk profile of sac-TMT, either as monotherapy or in combination with ICI warrant continued clinical evaluation of</w:delText>
        </w:r>
      </w:del>
      <w:ins w:id="12287" w:author="GoldenCorpusHarness" w:date="2026-03-28T21:57:55Z">
        <w:r>
          <w:t>1A:</w:t>
        </w:r>
      </w:ins>
      <w:r>
        <w:t xml:space="preserve"> sac-TMT </w:t>
      </w:r>
      <w:ins w:id="12288" w:author="GoldenCorpusHarness" w:date="2026-03-28T21:57:55Z">
        <w:r>
          <w:t xml:space="preserve">(5 mg/kg, q3w) plus KL-A167 </w:t>
        </w:r>
      </w:ins>
      <w:r>
        <w:t>in</w:t>
      </w:r>
      <w:ins w:id="12289" w:author="GoldenCorpusHarness" w:date="2026-03-28T21:57:55Z">
        <w:r>
          <w:t>je</w:t>
        </w:r>
      </w:ins>
      <w:r>
        <w:t>c</w:t>
      </w:r>
      <w:del w:id="12290" w:author="GoldenCorpusHarness" w:date="2026-03-28T21:57:55Z">
        <w:r>
          <w:delText>luding explora</w:delText>
        </w:r>
      </w:del>
      <w:r>
        <w:t xml:space="preserve">tion </w:t>
      </w:r>
      <w:del w:id="12291" w:author="GoldenCorpusHarness" w:date="2026-03-28T21:57:55Z">
        <w:r>
          <w:delText>of</w:delText>
        </w:r>
      </w:del>
      <w:ins w:id="12292" w:author="GoldenCorpusHarness" w:date="2026-03-28T21:57:55Z">
        <w:r>
          <w:t>(1200</w:t>
        </w:r>
      </w:ins>
      <w:r>
        <w:t xml:space="preserve"> </w:t>
      </w:r>
      <w:del w:id="12293" w:author="GoldenCorpusHarness" w:date="2026-03-28T21:57:55Z">
        <w:r>
          <w:delText>ne</w:delText>
        </w:r>
      </w:del>
      <w:ins w:id="12294" w:author="GoldenCorpusHarness" w:date="2026-03-28T21:57:55Z">
        <w:r>
          <w:t>mg, q3</w:t>
        </w:r>
      </w:ins>
      <w:r>
        <w:t>w</w:t>
      </w:r>
      <w:del w:id="12295" w:author="GoldenCorpusHarness" w:date="2026-03-28T21:57:55Z">
        <w:r>
          <w:delText xml:space="preserve"> combinations.</w:delText>
        </w:r>
      </w:del>
      <w:ins w:id="12296" w:author="GoldenCorpusHarness" w:date="2026-03-28T21:57:55Z">
        <w:r>
          <w:t>)</w:t>
        </w:r>
      </w:ins>
    </w:p>
    <w:p ns2:paraId="6B24E0A0" ns2:textId="77777777" w:rsidR="000D628E" w:rsidRDefault="000D628E">
      <w:pPr>
        <w:spacing w:before="0" w:after="200" w:line="276" w:lineRule="auto"/>
      </w:pPr>
      <w:ins w:id="12297" w:author="GoldenCorpusHarness" w:date="2026-03-28T21:57:55Z">
        <w:r>
          <w:t>Cohort 1B: sac-TMT (5 mg/kg, q2w) plus KL-A167 injection (900 mg, q2w)</w:t>
        </w:r>
      </w:ins>
    </w:p>
    <w:p ns2:paraId="0843931A" ns2:textId="77777777" w:rsidR="00491590" w:rsidRPr="006B5441" w:rsidRDefault="00491590" w:rsidP="000D628E">
      <w:pPr>
        <w:pStyle w:val="Heading1"/>
        <w:keepNext w:val="0"/>
        <w:keepLines w:val="0"/>
        <w:pageBreakBefore/>
        <w:ind w:left="475" w:hanging="475"/>
      </w:pPr>
      <w:del w:id="12298" w:author="GoldenCorpusHarness" w:date="2026-03-28T21:57:55Z">
        <w:r>
          <w:delText>DIS</w:delText>
        </w:r>
      </w:del>
      <w:r>
        <w:t>C</w:t>
      </w:r>
      <w:del w:id="12299" w:author="GoldenCorpusHarness" w:date="2026-03-28T21:57:55Z">
        <w:r>
          <w:delText>USSION</w:delText>
        </w:r>
      </w:del>
      <w:ins w:id="12300" w:author="GoldenCorpusHarness" w:date="2026-03-28T21:57:55Z">
        <w:r>
          <w:t>ohort</w:t>
        </w:r>
      </w:ins>
      <w:r>
        <w:t xml:space="preserve"> </w:t>
      </w:r>
      <w:del w:id="12301" w:author="GoldenCorpusHarness" w:date="2026-03-28T21:57:55Z">
        <w:r>
          <w:delText>AND</w:delText>
        </w:r>
      </w:del>
      <w:ins w:id="12302" w:author="GoldenCorpusHarness" w:date="2026-03-28T21:57:55Z">
        <w:r>
          <w:t>1C:</w:t>
        </w:r>
      </w:ins>
      <w:r>
        <w:t xml:space="preserve"> </w:t>
      </w:r>
      <w:del w:id="12303" w:author="GoldenCorpusHarness" w:date="2026-03-28T21:57:55Z">
        <w:r>
          <w:delText>GUIDANCE</w:delText>
        </w:r>
      </w:del>
      <w:ins w:id="12304" w:author="GoldenCorpusHarness" w:date="2026-03-28T21:57:55Z">
        <w:r>
          <w:t>randomized</w:t>
        </w:r>
      </w:ins>
      <w:r>
        <w:t xml:space="preserve"> </w:t>
      </w:r>
      <w:del w:id="12305" w:author="GoldenCorpusHarness" w:date="2026-03-28T21:57:55Z">
        <w:r>
          <w:delText>FOR</w:delText>
        </w:r>
      </w:del>
      <w:ins w:id="12306" w:author="GoldenCorpusHarness" w:date="2026-03-28T21:57:55Z">
        <w:r>
          <w:t>comparison</w:t>
        </w:r>
      </w:ins>
      <w:r>
        <w:t xml:space="preserve"> </w:t>
      </w:r>
      <w:del w:id="12307" w:author="GoldenCorpusHarness" w:date="2026-03-28T21:57:55Z">
        <w:r>
          <w:delText>THE</w:delText>
        </w:r>
      </w:del>
      <w:ins w:id="12308" w:author="GoldenCorpusHarness" w:date="2026-03-28T21:57:55Z">
        <w:r>
          <w:t>arms;</w:t>
        </w:r>
      </w:ins>
      <w:r>
        <w:t xml:space="preserve"> </w:t>
      </w:r>
      <w:del w:id="12309" w:author="GoldenCorpusHarness" w:date="2026-03-28T21:57:55Z">
        <w:r>
          <w:delText>INVESTIGATOR</w:delText>
        </w:r>
      </w:del>
      <w:ins w:id="12310" w:author="GoldenCorpusHarness" w:date="2026-03-28T21:57:55Z">
        <w:r>
          <w:t>each arm is combined with the other cohort that tests the same regimen:</w:t>
        </w:r>
      </w:ins>
    </w:p>
    <w:p ns2:paraId="236EEEC4" ns2:textId="77777777" w:rsidR="00491590" w:rsidRDefault="00491590" w:rsidP="00491590">
      <w:pPr>
        <w:pStyle w:val="Heading2"/>
        <w:tabs>
          <w:tab w:val="left" w:pos="720"/>
        </w:tabs>
      </w:pPr>
      <w:del w:id="12311" w:author="GoldenCorpusHarness" w:date="2026-03-28T21:57:55Z">
        <w:r>
          <w:delText>J</w:delText>
        </w:r>
      </w:del>
      <w:ins w:id="12312" w:author="GoldenCorpusHarness" w:date="2026-03-28T21:57:55Z">
        <w:r>
          <w:t>Arm1: sac-TMT (5 mg/kg q2w) pl</w:t>
        </w:r>
      </w:ins>
      <w:r>
        <w:t>us</w:t>
      </w:r>
      <w:del w:id="12313" w:author="GoldenCorpusHarness" w:date="2026-03-28T21:57:55Z">
        <w:r>
          <w:delText>tifi</w:delText>
        </w:r>
      </w:del>
      <w:ins w:id="12314" w:author="GoldenCorpusHarness" w:date="2026-03-28T21:57:55Z">
        <w:r>
          <w:t xml:space="preserve"> KL-A167 (900 mg, q2w) vs sa</w:t>
        </w:r>
      </w:ins>
      <w:r>
        <w:t>c</w:t>
      </w:r>
      <w:del w:id="12315" w:author="GoldenCorpusHarness" w:date="2026-03-28T21:57:55Z">
        <w:r>
          <w:delText>ation</w:delText>
        </w:r>
      </w:del>
      <w:ins w:id="12316" w:author="GoldenCorpusHarness" w:date="2026-03-28T21:57:55Z">
        <w:r>
          <w:t>-TMT</w:t>
        </w:r>
      </w:ins>
      <w:r>
        <w:t xml:space="preserve"> </w:t>
      </w:r>
      <w:del w:id="12317" w:author="GoldenCorpusHarness" w:date="2026-03-28T21:57:55Z">
        <w:r>
          <w:delText>of</w:delText>
        </w:r>
      </w:del>
      <w:ins w:id="12318" w:author="GoldenCorpusHarness" w:date="2026-03-28T21:57:55Z">
        <w:r>
          <w:t>(5</w:t>
        </w:r>
      </w:ins>
      <w:r>
        <w:t xml:space="preserve"> </w:t>
      </w:r>
      <w:del w:id="12319" w:author="GoldenCorpusHarness" w:date="2026-03-28T21:57:55Z">
        <w:r>
          <w:delText>Clinical</w:delText>
        </w:r>
      </w:del>
      <w:ins w:id="12320" w:author="GoldenCorpusHarness" w:date="2026-03-28T21:57:55Z">
        <w:r>
          <w:t>mg/kg</w:t>
        </w:r>
      </w:ins>
      <w:r>
        <w:t xml:space="preserve"> </w:t>
      </w:r>
      <w:del w:id="12321" w:author="GoldenCorpusHarness" w:date="2026-03-28T21:57:55Z">
        <w:r>
          <w:delText>Dose</w:delText>
        </w:r>
      </w:del>
      <w:ins w:id="12322" w:author="GoldenCorpusHarness" w:date="2026-03-28T21:57:55Z">
        <w:r>
          <w:t>q2w) (1:1)</w:t>
        </w:r>
      </w:ins>
    </w:p>
    <w:p ns2:paraId="71CA9B85" ns2:textId="77777777" w:rsidR="00491590" w:rsidRPr="0056266F" w:rsidRDefault="00491590" w:rsidP="00491590">
      <w:pPr>
        <w:pStyle w:val="Paragraph"/>
      </w:pPr>
      <w:r>
        <w:t>A</w:t>
      </w:r>
      <w:del w:id="12323" w:author="GoldenCorpusHarness" w:date="2026-03-28T21:57:55Z">
        <w:r>
          <w:delText xml:space="preserve">s of </w:delText>
        </w:r>
      </w:del>
      <w:ins w:id="12324" w:author="GoldenCorpusHarness" w:date="2026-03-28T21:57:55Z">
        <w:r>
          <w:t>rm</w:t>
        </w:r>
      </w:ins>
      <w:r>
        <w:t>2</w:t>
      </w:r>
      <w:del w:id="12325" w:author="GoldenCorpusHarness" w:date="2026-03-28T21:57:55Z">
        <w:r>
          <w:delText>1-MAY-2024,</w:delText>
        </w:r>
      </w:del>
      <w:ins w:id="12326" w:author="GoldenCorpusHarness" w:date="2026-03-28T21:57:55Z">
        <w:r>
          <w:t>:</w:t>
        </w:r>
      </w:ins>
      <w:r>
        <w:t xml:space="preserve"> sac-TMT </w:t>
      </w:r>
      <w:del w:id="12327" w:author="GoldenCorpusHarness" w:date="2026-03-28T21:57:55Z">
        <w:r>
          <w:delText xml:space="preserve">monotherapy has been evaluated in approximately 1770 advanced cancer participants. Safety data summarized in this IB included data from 281 participants who received </w:delText>
        </w:r>
      </w:del>
      <w:ins w:id="12328" w:author="GoldenCorpusHarness" w:date="2026-03-28T21:57:55Z">
        <w:r>
          <w:t>(</w:t>
        </w:r>
      </w:ins>
      <w:r>
        <w:t>4 mg/kg q2w</w:t>
      </w:r>
      <w:ins w:id="12329" w:author="GoldenCorpusHarness" w:date="2026-03-28T21:57:55Z">
        <w:r>
          <w:t>)</w:t>
        </w:r>
      </w:ins>
      <w:r>
        <w:t xml:space="preserve"> </w:t>
      </w:r>
      <w:del w:id="12330" w:author="GoldenCorpusHarness" w:date="2026-03-28T21:57:55Z">
        <w:r>
          <w:delText>do</w:delText>
        </w:r>
      </w:del>
      <w:ins w:id="12331" w:author="GoldenCorpusHarness" w:date="2026-03-28T21:57:55Z">
        <w:r>
          <w:t>plu</w:t>
        </w:r>
      </w:ins>
      <w:r>
        <w:t>s</w:t>
      </w:r>
      <w:del w:id="12332" w:author="GoldenCorpusHarness" w:date="2026-03-28T21:57:55Z">
        <w:r>
          <w:delText>ing</w:delText>
        </w:r>
      </w:del>
      <w:r>
        <w:t xml:space="preserve"> </w:t>
      </w:r>
      <w:del w:id="12333" w:author="GoldenCorpusHarness" w:date="2026-03-28T21:57:55Z">
        <w:r>
          <w:delText>and 8</w:delText>
        </w:r>
      </w:del>
      <w:ins w:id="12334" w:author="GoldenCorpusHarness" w:date="2026-03-28T21:57:55Z">
        <w:r>
          <w:t>KL-A</w:t>
        </w:r>
      </w:ins>
      <w:r>
        <w:t>1</w:t>
      </w:r>
      <w:ins w:id="12335" w:author="GoldenCorpusHarness" w:date="2026-03-28T21:57:55Z">
        <w:r>
          <w:t>6</w:t>
        </w:r>
      </w:ins>
      <w:r>
        <w:t xml:space="preserve">7 </w:t>
      </w:r>
      <w:del w:id="12336" w:author="GoldenCorpusHarness" w:date="2026-03-28T21:57:55Z">
        <w:r>
          <w:delText>participants</w:delText>
        </w:r>
      </w:del>
      <w:ins w:id="12337" w:author="GoldenCorpusHarness" w:date="2026-03-28T21:57:55Z">
        <w:r>
          <w:t>(900</w:t>
        </w:r>
      </w:ins>
      <w:r>
        <w:t xml:space="preserve"> </w:t>
      </w:r>
      <w:del w:id="12338" w:author="GoldenCorpusHarness" w:date="2026-03-28T21:57:55Z">
        <w:r>
          <w:delText xml:space="preserve">who received 5 </w:delText>
        </w:r>
      </w:del>
      <w:r>
        <w:t>mg</w:t>
      </w:r>
      <w:del w:id="12339" w:author="GoldenCorpusHarness" w:date="2026-03-28T21:57:55Z">
        <w:r>
          <w:delText>/kg</w:delText>
        </w:r>
      </w:del>
      <w:ins w:id="12340" w:author="GoldenCorpusHarness" w:date="2026-03-28T21:57:55Z">
        <w:r>
          <w:t>,</w:t>
        </w:r>
      </w:ins>
      <w:r>
        <w:t xml:space="preserve"> q2w</w:t>
      </w:r>
      <w:del w:id="12341" w:author="GoldenCorpusHarness" w:date="2026-03-28T21:57:55Z">
        <w:r>
          <w:delText xml:space="preserve"> dosing. Overall, these monotherapy dose regimens demonstrated manageable safety profile with a positive benefit/risk ratio. </w:delText>
        </w:r>
      </w:del>
      <w:ins w:id="12342" w:author="GoldenCorpusHarness" w:date="2026-03-28T21:57:55Z">
        <w:r>
          <w:t>)</w:t>
        </w:r>
      </w:ins>
    </w:p>
    <w:p ns2:paraId="04BD3C5C" ns2:textId="77777777" w:rsidR="00491590" w:rsidRPr="0056266F" w:rsidRDefault="00491590" w:rsidP="00491590">
      <w:pPr>
        <w:pStyle w:val="Paragraph"/>
      </w:pPr>
      <w:del w:id="12343" w:author="GoldenCorpusHarness" w:date="2026-03-28T21:57:55Z">
        <w:r>
          <w:delText>Exp</w:delText>
        </w:r>
      </w:del>
      <w:ins w:id="12344" w:author="GoldenCorpusHarness" w:date="2026-03-28T21:57:55Z">
        <w:r>
          <w:t>C</w:t>
        </w:r>
      </w:ins>
      <w:r>
        <w:t>o</w:t>
      </w:r>
      <w:del w:id="12345" w:author="GoldenCorpusHarness" w:date="2026-03-28T21:57:55Z">
        <w:r>
          <w:delText>su</w:delText>
        </w:r>
      </w:del>
      <w:ins w:id="12346" w:author="GoldenCorpusHarness" w:date="2026-03-28T21:57:55Z">
        <w:r>
          <w:t>ho</w:t>
        </w:r>
      </w:ins>
      <w:r>
        <w:t>r</w:t>
      </w:r>
      <w:del w:id="12347" w:author="GoldenCorpusHarness" w:date="2026-03-28T21:57:55Z">
        <w:r>
          <w:delText>e-response analysi</w:delText>
        </w:r>
      </w:del>
      <w:ins w:id="12348" w:author="GoldenCorpusHarness" w:date="2026-03-28T21:57:55Z">
        <w:r>
          <w:t>t</w:t>
        </w:r>
      </w:ins>
      <w:r>
        <w:t xml:space="preserve">s </w:t>
      </w:r>
      <w:del w:id="12349" w:author="GoldenCorpusHarness" w:date="2026-03-28T21:57:55Z">
        <w:r>
          <w:delText>suggest</w:delText>
        </w:r>
      </w:del>
      <w:ins w:id="12350" w:author="GoldenCorpusHarness" w:date="2026-03-28T21:57:55Z">
        <w:r>
          <w:t>4,</w:t>
        </w:r>
      </w:ins>
      <w:r>
        <w:t xml:space="preserve"> </w:t>
      </w:r>
      <w:del w:id="12351" w:author="GoldenCorpusHarness" w:date="2026-03-28T21:57:55Z">
        <w:r>
          <w:delText>the higher PK exposures of</w:delText>
        </w:r>
      </w:del>
      <w:ins w:id="12352" w:author="GoldenCorpusHarness" w:date="2026-03-28T21:57:55Z">
        <w:r>
          <w:t>5A:</w:t>
        </w:r>
      </w:ins>
      <w:r>
        <w:t xml:space="preserve"> sac-TMT </w:t>
      </w:r>
      <w:del w:id="12353" w:author="GoldenCorpusHarness" w:date="2026-03-28T21:57:55Z">
        <w:r>
          <w:delText>ADC</w:delText>
        </w:r>
      </w:del>
      <w:ins w:id="12354" w:author="GoldenCorpusHarness" w:date="2026-03-28T21:57:55Z">
        <w:r>
          <w:t>(4</w:t>
        </w:r>
      </w:ins>
      <w:r>
        <w:t xml:space="preserve"> </w:t>
      </w:r>
      <w:del w:id="12355" w:author="GoldenCorpusHarness" w:date="2026-03-28T21:57:55Z">
        <w:r>
          <w:delText>(Ctro</w:delText>
        </w:r>
      </w:del>
      <w:ins w:id="12356" w:author="GoldenCorpusHarness" w:date="2026-03-28T21:57:55Z">
        <w:r>
          <w:t>mg/kg, q2w) + bevaciz</w:t>
        </w:r>
      </w:ins>
      <w:r>
        <w:t>u</w:t>
      </w:r>
      <w:del w:id="12357" w:author="GoldenCorpusHarness" w:date="2026-03-28T21:57:55Z">
        <w:r>
          <w:delText>gh and C</w:delText>
        </w:r>
      </w:del>
      <w:r>
        <w:t>ma</w:t>
      </w:r>
      <w:del w:id="12358" w:author="GoldenCorpusHarness" w:date="2026-03-28T21:57:55Z">
        <w:r>
          <w:delText>x)</w:delText>
        </w:r>
      </w:del>
      <w:ins w:id="12359" w:author="GoldenCorpusHarness" w:date="2026-03-28T21:57:55Z">
        <w:r>
          <w:t>b</w:t>
        </w:r>
      </w:ins>
      <w:r>
        <w:t xml:space="preserve"> </w:t>
      </w:r>
      <w:del w:id="12360" w:author="GoldenCorpusHarness" w:date="2026-03-28T21:57:55Z">
        <w:r>
          <w:delText>at 5</w:delText>
        </w:r>
      </w:del>
      <w:ins w:id="12361" w:author="GoldenCorpusHarness" w:date="2026-03-28T21:57:55Z">
        <w:r>
          <w:t>10</w:t>
        </w:r>
      </w:ins>
      <w:r>
        <w:t xml:space="preserve"> mg/kg </w:t>
      </w:r>
      <w:del w:id="12362" w:author="GoldenCorpusHarness" w:date="2026-03-28T21:57:55Z">
        <w:r>
          <w:delText>q2w</w:delText>
        </w:r>
      </w:del>
      <w:ins w:id="12363" w:author="GoldenCorpusHarness" w:date="2026-03-28T21:57:55Z">
        <w:r>
          <w:t>+ KL-A167 900</w:t>
        </w:r>
      </w:ins>
      <w:r>
        <w:t xml:space="preserve"> m</w:t>
      </w:r>
      <w:del w:id="12364" w:author="GoldenCorpusHarness" w:date="2026-03-28T21:57:55Z">
        <w:r>
          <w:delText>ay lead to a higher probability of tumor response along with possibly increased toxicity when compared to 4 mg/k</w:delText>
        </w:r>
      </w:del>
      <w:r>
        <w:t>g q2w</w:t>
      </w:r>
      <w:del w:id="12365" w:author="GoldenCorpusHarness" w:date="2026-03-28T21:57:55Z">
        <w:r>
          <w:delText xml:space="preserve"> of sac-TMT monotherapy. Sac-TMT PK exposures at 4 mg/kg q2w may allow achievement of clinically meaningful tumor response rates with improved tolerability. In summary, the clinical pharmacology data support the use of sac-TMT as monotherapy at 4 mg/kg q2w and 5 mg/kg q2w.</w:delText>
        </w:r>
      </w:del>
    </w:p>
    <w:p ns2:paraId="6AC15B07" ns2:textId="77777777" w:rsidR="00491590" w:rsidRPr="0056266F" w:rsidRDefault="00491590" w:rsidP="00491590">
      <w:pPr>
        <w:pStyle w:val="Paragraph"/>
      </w:pPr>
      <w:del w:id="12366" w:author="GoldenCorpusHarness" w:date="2026-03-28T21:57:55Z">
        <w:r>
          <w:delText>Sac-TMT 4 mg/kg in c</w:delText>
        </w:r>
      </w:del>
      <w:ins w:id="12367" w:author="GoldenCorpusHarness" w:date="2026-03-28T21:57:55Z">
        <w:r>
          <w:t>C</w:t>
        </w:r>
      </w:ins>
      <w:r>
        <w:t>o</w:t>
      </w:r>
      <w:del w:id="12368" w:author="GoldenCorpusHarness" w:date="2026-03-28T21:57:55Z">
        <w:r>
          <w:delText>mbinati</w:delText>
        </w:r>
      </w:del>
      <w:ins w:id="12369" w:author="GoldenCorpusHarness" w:date="2026-03-28T21:57:55Z">
        <w:r>
          <w:t>h</w:t>
        </w:r>
      </w:ins>
      <w:r>
        <w:t>o</w:t>
      </w:r>
      <w:del w:id="12370" w:author="GoldenCorpusHarness" w:date="2026-03-28T21:57:55Z">
        <w:r>
          <w:delText>n with pembrolizumab 400 mg q6w has been evaluated in 124 pa</w:delText>
        </w:r>
      </w:del>
      <w:r>
        <w:t>rt</w:t>
      </w:r>
      <w:del w:id="12371" w:author="GoldenCorpusHarness" w:date="2026-03-28T21:57:55Z">
        <w:r>
          <w:delText>icipants and</w:delText>
        </w:r>
      </w:del>
      <w:r>
        <w:t xml:space="preserve"> 5</w:t>
      </w:r>
      <w:del w:id="12372" w:author="GoldenCorpusHarness" w:date="2026-03-28T21:57:55Z">
        <w:r>
          <w:delText xml:space="preserve"> mg/kg q2w with pembrolizumab 400 mg q6w in 98 participants with advanced cancer. The 4 mg/kg q2w combination had a lower incidence of Grade 3-5 AEs, but similar discontinuation rate as the 5 mg/kg q2w combination. Overall, the safety profiles of both 4 mg/kg q2w and 5 mg/kg q2w in combination with pembrolizumab were considered manageable and consistent with the monotherapy profiles of both components. </w:delText>
        </w:r>
      </w:del>
      <w:r>
        <w:t>B</w:t>
      </w:r>
      <w:del w:id="12373" w:author="GoldenCorpusHarness" w:date="2026-03-28T21:57:55Z">
        <w:r>
          <w:delText>ased on the data from</w:delText>
        </w:r>
      </w:del>
      <w:ins w:id="12374" w:author="GoldenCorpusHarness" w:date="2026-03-28T21:57:55Z">
        <w:r>
          <w:t>:</w:t>
        </w:r>
      </w:ins>
      <w:r>
        <w:t xml:space="preserve"> sac-TMT </w:t>
      </w:r>
      <w:del w:id="12375" w:author="GoldenCorpusHarness" w:date="2026-03-28T21:57:55Z">
        <w:r>
          <w:delText xml:space="preserve">monotherapy, which indicated that a dosage of </w:delText>
        </w:r>
      </w:del>
      <w:ins w:id="12376" w:author="GoldenCorpusHarness" w:date="2026-03-28T21:57:55Z">
        <w:r>
          <w:t>(</w:t>
        </w:r>
      </w:ins>
      <w:r>
        <w:t>4 mg/kg</w:t>
      </w:r>
      <w:ins w:id="12377" w:author="GoldenCorpusHarness" w:date="2026-03-28T21:57:55Z">
        <w:r>
          <w:t>,</w:t>
        </w:r>
      </w:ins>
      <w:r>
        <w:t xml:space="preserve"> q2w</w:t>
      </w:r>
      <w:ins w:id="12378" w:author="GoldenCorpusHarness" w:date="2026-03-28T21:57:55Z">
        <w:r>
          <w:t>)</w:t>
        </w:r>
      </w:ins>
      <w:r>
        <w:t xml:space="preserve"> </w:t>
      </w:r>
      <w:del w:id="12379" w:author="GoldenCorpusHarness" w:date="2026-03-28T21:57:55Z">
        <w:r>
          <w:delText>may</w:delText>
        </w:r>
      </w:del>
      <w:ins w:id="12380" w:author="GoldenCorpusHarness" w:date="2026-03-28T21:57:55Z">
        <w:r>
          <w:t>+</w:t>
        </w:r>
      </w:ins>
      <w:r>
        <w:t xml:space="preserve"> </w:t>
      </w:r>
      <w:del w:id="12381" w:author="GoldenCorpusHarness" w:date="2026-03-28T21:57:55Z">
        <w:r>
          <w:delText xml:space="preserve">allow </w:delText>
        </w:r>
      </w:del>
      <w:ins w:id="12382" w:author="GoldenCorpusHarness" w:date="2026-03-28T21:57:55Z">
        <w:r>
          <w:t>bev</w:t>
        </w:r>
      </w:ins>
      <w:r>
        <w:t>ac</w:t>
      </w:r>
      <w:del w:id="12383" w:author="GoldenCorpusHarness" w:date="2026-03-28T21:57:55Z">
        <w:r>
          <w:delText>hievement of clinically meaningful tumor response rates with potential improvement in tolerability. Therefore, sac-TMT at 4mg/kg q2w was selected for continued development in combination with pembrol</w:delText>
        </w:r>
      </w:del>
      <w:r>
        <w:t xml:space="preserve">izumab </w:t>
      </w:r>
      <w:del w:id="12384" w:author="GoldenCorpusHarness" w:date="2026-03-28T21:57:55Z">
        <w:r>
          <w:delText>in</w:delText>
        </w:r>
      </w:del>
      <w:ins w:id="12385" w:author="GoldenCorpusHarness" w:date="2026-03-28T21:57:55Z">
        <w:r>
          <w:t>10</w:t>
        </w:r>
      </w:ins>
      <w:r>
        <w:t xml:space="preserve"> </w:t>
      </w:r>
      <w:del w:id="12386" w:author="GoldenCorpusHarness" w:date="2026-03-28T21:57:55Z">
        <w:r>
          <w:delText>Phase 3 studies.</w:delText>
        </w:r>
      </w:del>
      <w:ins w:id="12387" w:author="GoldenCorpusHarness" w:date="2026-03-28T21:57:55Z">
        <w:r>
          <w:t>mg/kg</w:t>
        </w:r>
      </w:ins>
    </w:p>
    <w:p ns2:paraId="16CE11EF" ns2:textId="77777777" w:rsidR="00491590" w:rsidRPr="0056266F" w:rsidRDefault="00491590" w:rsidP="00491590">
      <w:pPr>
        <w:pStyle w:val="Paragraph"/>
      </w:pPr>
      <w:del w:id="12388" w:author="GoldenCorpusHarness" w:date="2026-03-28T21:57:55Z">
        <w:r>
          <w:delText xml:space="preserve">No clinical data is available yet for sac-TMT administered via I-VESIC route. Local IVESIC tolerability studies in TROP2 KI mice administered sac-TMT up to 20 mg/mL twice weekly for 6 doses did not show any toxicologically significant changes in urinary bladder. This supports clinical evaluation of sac-TMT administered I-VESIC for non-muscle invasive bladder cancer participants. </w:delText>
        </w:r>
      </w:del>
    </w:p>
    <w:bookmarkEnd w:id="433"/>
    <w:p ns2:paraId="7A92B0FF" ns2:textId="77777777" w:rsidR="00491590" w:rsidRDefault="00491590" w:rsidP="00491590">
      <w:pPr>
        <w:pStyle w:val="Paragraph"/>
      </w:pPr>
      <w:ins w:id="12389" w:author="GoldenCorpusHarness" w:date="2026-03-28T21:57:55Z">
        <w:r>
          <w:t xml:space="preserve">Based on data from listings not included in this </w:t>
        </w:r>
      </w:ins>
      <w:r>
        <w:t>I</w:t>
      </w:r>
      <w:del w:id="12390" w:author="GoldenCorpusHarness" w:date="2026-03-28T21:57:55Z">
        <w:r>
          <w:delText>n</w:delText>
        </w:r>
      </w:del>
      <w:ins w:id="12391" w:author="GoldenCorpusHarness" w:date="2026-03-28T21:57:55Z">
        <w:r>
          <w:t>B, Cohorts 2 and 3 comprised 31 participants who received sac‑TMT plus KL‑A167 (1200 mg q3w) with platinum‑based chemotherapy. O</w:t>
        </w:r>
      </w:ins>
      <w:r>
        <w:t>f</w:t>
      </w:r>
      <w:del w:id="12392" w:author="GoldenCorpusHarness" w:date="2026-03-28T21:57:55Z">
        <w:r>
          <w:delText xml:space="preserve">ormation on dosage and administration </w:delText>
        </w:r>
      </w:del>
      <w:ins w:id="12393" w:author="GoldenCorpusHarness" w:date="2026-03-28T21:57:55Z">
        <w:r>
          <w:t xml:space="preserve"> these, 25 participants received sac‑TMT with cisplatin: 19 participants received sac‑TMT 4 mg/kg q3w and 6 participants received sac‑TMT 3 mg/kg q3w, each combined with KL‑A167. Six participants received sac‑TMT 5 mg/kg q3w plus KL‑A167 with carboplatin. A descriptive summary o</w:t>
        </w:r>
      </w:ins>
      <w:r>
        <w:t>f</w:t>
      </w:r>
      <w:del w:id="12394" w:author="GoldenCorpusHarness" w:date="2026-03-28T21:57:55Z">
        <w:r>
          <w:delText>or an</w:delText>
        </w:r>
      </w:del>
      <w:ins w:id="12395" w:author="GoldenCorpusHarness" w:date="2026-03-28T21:57:55Z">
        <w:r>
          <w:t xml:space="preserve"> safet</w:t>
        </w:r>
      </w:ins>
      <w:r>
        <w:t xml:space="preserve">y </w:t>
      </w:r>
      <w:del w:id="12396" w:author="GoldenCorpusHarness" w:date="2026-03-28T21:57:55Z">
        <w:r>
          <w:delText>particular study appear in the protocol</w:delText>
        </w:r>
      </w:del>
      <w:ins w:id="12397" w:author="GoldenCorpusHarness" w:date="2026-03-28T21:57:55Z">
        <w:r>
          <w:t>data</w:t>
        </w:r>
      </w:ins>
      <w:r>
        <w:t xml:space="preserve"> f</w:t>
      </w:r>
      <w:del w:id="12398" w:author="GoldenCorpusHarness" w:date="2026-03-28T21:57:55Z">
        <w:r>
          <w:delText>or that study, and the investigator should refer to the protocol for exact details.</w:delText>
        </w:r>
      </w:del>
      <w:ins w:id="12399" w:author="GoldenCorpusHarness" w:date="2026-03-28T21:57:55Z">
        <w:r>
          <w:t>rom participants who received these platinum‑based combinations (Cohorts 2 and 3) is included in [Sec. 5.4.4.1].</w:t>
        </w:r>
      </w:ins>
    </w:p>
    <w:p ns2:paraId="689D2929" ns2:textId="77777777" w:rsidR="00491590" w:rsidRPr="00ED526C" w:rsidRDefault="00491590" w:rsidP="00491590">
      <w:pPr>
        <w:pStyle w:val="Heading2"/>
        <w:tabs>
          <w:tab w:val="left" w:pos="720"/>
        </w:tabs>
        <w:rPr>
          <w:sz w:val="26"/>
        </w:rPr>
      </w:pPr>
      <w:del w:id="12400" w:author="GoldenCorpusHarness" w:date="2026-03-28T21:57:55Z">
        <w:r>
          <w:delText>U</w:delText>
        </w:r>
      </w:del>
      <w:ins w:id="12401" w:author="GoldenCorpusHarness" w:date="2026-03-28T21:57:55Z">
        <w:r>
          <w:t>Participa</w:t>
        </w:r>
      </w:ins>
      <w:r>
        <w:t>n</w:t>
      </w:r>
      <w:ins w:id="12402" w:author="GoldenCorpusHarness" w:date="2026-03-28T21:57:55Z">
        <w:r>
          <w:t xml:space="preserve">t </w:t>
        </w:r>
      </w:ins>
      <w:r>
        <w:t>d</w:t>
      </w:r>
      <w:del w:id="12403" w:author="GoldenCorpusHarness" w:date="2026-03-28T21:57:55Z">
        <w:r>
          <w:delText>e</w:delText>
        </w:r>
      </w:del>
      <w:ins w:id="12404" w:author="GoldenCorpusHarness" w:date="2026-03-28T21:57:55Z">
        <w:r>
          <w:t>ispo</w:t>
        </w:r>
      </w:ins>
      <w:r>
        <w:t>si</w:t>
      </w:r>
      <w:ins w:id="12405" w:author="GoldenCorpusHarness" w:date="2026-03-28T21:57:55Z">
        <w:r>
          <w:t>tion is summa</w:t>
        </w:r>
      </w:ins>
      <w:r>
        <w:t>r</w:t>
      </w:r>
      <w:ins w:id="12406" w:author="GoldenCorpusHarness" w:date="2026-03-28T21:57:55Z">
        <w:r>
          <w:t>ized in [T</w:t>
        </w:r>
      </w:ins>
      <w:r>
        <w:t xml:space="preserve">able </w:t>
      </w:r>
      <w:del w:id="12407" w:author="GoldenCorpusHarness" w:date="2026-03-28T21:57:55Z">
        <w:r>
          <w:delText>Effects</w:delText>
        </w:r>
      </w:del>
      <w:ins w:id="12408" w:author="GoldenCorpusHarness" w:date="2026-03-28T21:57:55Z">
        <w:r>
          <w:t>41].</w:t>
        </w:r>
      </w:ins>
    </w:p>
    <w:p ns2:paraId="7040F3EA" ns2:textId="77777777" w:rsidR="00491590" w:rsidRDefault="00491590" w:rsidP="00491590">
      <w:pPr>
        <w:pStyle w:val="Heading3"/>
        <w:tabs>
          <w:tab w:val="clear" w:pos="965"/>
          <w:tab w:val="left" w:pos="960"/>
        </w:tabs>
        <w:ind w:left="960" w:hanging="960"/>
      </w:pPr>
      <w:del w:id="12409" w:author="GoldenCorpusHarness" w:date="2026-03-28T21:57:55Z">
        <w:r>
          <w:delText>Adverse Drug Reactions</w:delText>
        </w:r>
      </w:del>
    </w:p>
    <w:p ns2:paraId="06DA590A" ns2:textId="640ED941" w:rsidR="00491590" w:rsidRPr="0056266F" w:rsidRDefault="00491590" w:rsidP="00491590">
      <w:pPr>
        <w:pStyle w:val="Paragraph"/>
      </w:pPr>
      <w:del w:id="12410" w:author="GoldenCorpusHarness" w:date="2026-03-28T21:57:55Z">
        <w:r>
          <w:delText>Expected SARs are listed in [Sec. 7.2].</w:delText>
        </w:r>
      </w:del>
    </w:p>
    <w:p ns2:paraId="01968005" ns2:textId="0D417EA9" w:rsidR="00491590" w:rsidRDefault="00491590" w:rsidP="00491590">
      <w:pPr>
        <w:pStyle w:val="Paragraph"/>
      </w:pPr>
      <w:del w:id="12411" w:author="GoldenCorpusHarness" w:date="2026-03-28T21:57:55Z">
        <w:r>
          <w:delText>The Sponsor conducted safety analyses of studies evaluating sac-TMT in monotherapy and identified all ADRs, including both serious and nonserious events, associated with the use of 4 or 5 mg/kg sac-TMT [</w:delText>
        </w:r>
      </w:del>
      <w:r>
        <w:t>Table 4</w:t>
      </w:r>
      <w:del w:id="12412" w:author="GoldenCorpusHarness" w:date="2026-03-28T21:57:55Z">
        <w:r>
          <w:delText>2]. The studies included in the analyses were MK2870-00</w:delText>
        </w:r>
      </w:del>
      <w:r>
        <w:t>1</w:t>
      </w:r>
      <w:del w:id="12413" w:author="GoldenCorpusHarness" w:date="2026-03-28T21:57:55Z">
        <w:r>
          <w:delText xml:space="preserve"> (DCO of 21-MAY-2024), MK-2870-014 (DC: 30-NOV2023), MK2870016 (DCO: 21-MAY-2024), and MK-2870-017 (DCO: 19-APR-2024). The </w:delText>
        </w:r>
      </w:del>
      <w:r>
        <w:t>Study MK-2870-0</w:t>
      </w:r>
      <w:ins w:id="12414" w:author="GoldenCorpusHarness" w:date="2026-03-28T21:57:55Z">
        <w:r>
          <w:t>13 (SKB264-II-</w:t>
        </w:r>
      </w:ins>
      <w:r>
        <w:t>0</w:t>
      </w:r>
      <w:del w:id="12415" w:author="GoldenCorpusHarness" w:date="2026-03-28T21:57:55Z">
        <w:r>
          <w:delText>1</w:delText>
        </w:r>
      </w:del>
      <w:ins w:id="12416" w:author="GoldenCorpusHarness" w:date="2026-03-28T21:57:55Z">
        <w:r>
          <w:t>5):</w:t>
        </w:r>
      </w:ins>
      <w:r>
        <w:t xml:space="preserve"> </w:t>
      </w:r>
      <w:del w:id="12417" w:author="GoldenCorpusHarness" w:date="2026-03-28T21:57:55Z">
        <w:r>
          <w:delText>a</w:delText>
        </w:r>
      </w:del>
      <w:ins w:id="12418" w:author="GoldenCorpusHarness" w:date="2026-03-28T21:57:55Z">
        <w:r>
          <w:t>Di</w:t>
        </w:r>
      </w:ins>
      <w:r>
        <w:t>s</w:t>
      </w:r>
      <w:ins w:id="12419" w:author="GoldenCorpusHarness" w:date="2026-03-28T21:57:55Z">
        <w:r>
          <w:t>po</w:t>
        </w:r>
      </w:ins>
      <w:r>
        <w:t>s</w:t>
      </w:r>
      <w:del w:id="12420" w:author="GoldenCorpusHarness" w:date="2026-03-28T21:57:55Z">
        <w:r>
          <w:delText>essed</w:delText>
        </w:r>
      </w:del>
      <w:ins w:id="12421" w:author="GoldenCorpusHarness" w:date="2026-03-28T21:57:55Z">
        <w:r>
          <w:t>ition</w:t>
        </w:r>
      </w:ins>
      <w:r>
        <w:t xml:space="preserve"> </w:t>
      </w:r>
      <w:del w:id="12422" w:author="GoldenCorpusHarness" w:date="2026-03-28T21:57:55Z">
        <w:r>
          <w:delText>p</w:delText>
        </w:r>
      </w:del>
      <w:ins w:id="12423" w:author="GoldenCorpusHarness" w:date="2026-03-28T21:57:55Z">
        <w:r>
          <w:t>of P</w:t>
        </w:r>
      </w:ins>
      <w:r>
        <w:t xml:space="preserve">articipants </w:t>
      </w:r>
      <w:del w:id="12424" w:author="GoldenCorpusHarness" w:date="2026-03-28T21:57:55Z">
        <w:r>
          <w:delText>with</w:delText>
        </w:r>
      </w:del>
      <w:ins w:id="12425" w:author="GoldenCorpusHarness" w:date="2026-03-28T21:57:55Z">
        <w:r>
          <w:t>(APaT</w:t>
        </w:r>
      </w:ins>
      <w:r>
        <w:t xml:space="preserve"> </w:t>
      </w:r>
      <w:del w:id="12426" w:author="GoldenCorpusHarness" w:date="2026-03-28T21:57:55Z">
        <w:r>
          <w:delText>first d</w:delText>
        </w:r>
      </w:del>
      <w:ins w:id="12427" w:author="GoldenCorpusHarness" w:date="2026-03-28T21:57:55Z">
        <w:r>
          <w:t>P</w:t>
        </w:r>
      </w:ins>
      <w:r>
        <w:t>o</w:t>
      </w:r>
      <w:del w:id="12428" w:author="GoldenCorpusHarness" w:date="2026-03-28T21:57:55Z">
        <w:r>
          <w:delText>se d</w:delText>
        </w:r>
      </w:del>
      <w:ins w:id="12429" w:author="GoldenCorpusHarness" w:date="2026-03-28T21:57:55Z">
        <w:r>
          <w:t>pul</w:t>
        </w:r>
      </w:ins>
      <w:r>
        <w:t>at</w:t>
      </w:r>
      <w:del w:id="12430" w:author="GoldenCorpusHarness" w:date="2026-03-28T21:57:55Z">
        <w:r>
          <w:delText>e pr</w:delText>
        </w:r>
      </w:del>
      <w:r>
        <w:t>io</w:t>
      </w:r>
      <w:del w:id="12431" w:author="GoldenCorpusHarness" w:date="2026-03-28T21:57:55Z">
        <w:r>
          <w:delText>r to 21-MAR-2024.</w:delText>
        </w:r>
      </w:del>
      <w:ins w:id="12432" w:author="GoldenCorpusHarness" w:date="2026-03-28T21:57:55Z">
        <w:r>
          <w:t>n)</w:t>
        </w:r>
      </w:ins>
    </w:p>
    <w:p ns2:paraId="0C2BC6AD" ns2:textId="77777777" w:rsidR="00491590" w:rsidRDefault="00491590" w:rsidP="00953A75"/>
    <w:p ns2:paraId="7106E548" ns2:textId="77777777" w:rsidR="00491590" w:rsidRPr="00953A75" w:rsidRDefault="00491590" w:rsidP="00953A75">
      <w:pPr>
        <w:sectPr w:rsidR="00491590" w:rsidRPr="00953A75" w:rsidSect="003A57EB">
          <w:headerReference w:type="default" ns3:id="rId73"/>
          <w:pgSz w:w="12240" w:h="15840"/>
          <w:pgMar w:top="1440" w:right="1440" w:bottom="1440" w:left="1800" w:header="720" w:footer="720" w:gutter="0"/>
          <w:cols w:space="720"/>
          <w:docGrid w:linePitch="326"/>
        </w:sectPr>
      </w:pPr>
    </w:p>
    <w:p ns2:paraId="58DB31E1" ns2:textId="1278955B" w:rsidR="00596F93" w:rsidRDefault="00596F93" w:rsidP="00596F93">
      <w:pPr>
        <w:pStyle w:val="TableTitle"/>
      </w:pPr>
      <w:del w:id="12433" w:author="GoldenCorpusHarness" w:date="2026-03-28T21:57:55Z">
        <w:r>
          <w:delText>Table 42All Adverse Drug Reactions for Participants Treated With Sac-TMT 4 mg/kg or 5 mg/kg by Toxicity Grade, SOC and Preferred Terms (APaT Population)</w:delText>
        </w:r>
      </w:del>
    </w:p>
    <w:tbl>
      <w:tblPr>
        <w:tblW w:w="12960" w:type="dxa"/>
        <w:jc w:val="center"/>
        <w:tblBorders>
          <w:top w:val="double" w:sz="6" w:space="0" w:color="auto"/>
          <w:left w:val="single" w:sz="6" w:space="0" w:color="auto"/>
          <w:bottom w:val="double" w:sz="6" w:space="0" w:color="auto"/>
          <w:right w:val="single" w:sz="6" w:space="0" w:color="auto"/>
        </w:tblBorders>
        <w:tblLayout w:type="fixed"/>
        <w:tblLook w:val="0000" w:firstRow="0" w:lastRow="0" w:firstColumn="0" w:lastColumn="0" w:noHBand="0" w:noVBand="0"/>
      </w:tblPr>
      <w:tblGrid>
        <w:gridCol w:w="3232"/>
        <w:gridCol w:w="2790"/>
        <w:gridCol w:w="1303"/>
        <w:gridCol w:w="1127"/>
        <w:gridCol w:w="1127"/>
        <w:gridCol w:w="1127"/>
        <w:gridCol w:w="1127"/>
        <w:gridCol w:w="1127"/>
      </w:tblGrid>
      <w:tr w:rsidR="0080793D" ns2:paraId="5A54A9D8" ns2:textId="77777777" w:rsidTr="00B230A1">
        <w:trPr>
          <w:jc w:val="center"/>
        </w:trPr>
        <w:tc>
          <w:tcPr>
            <w:tcW w:w="3232" w:type="dxa"/>
            <w:tcBorders>
              <w:top w:val="double" w:sz="6" w:space="0" w:color="auto"/>
              <w:bottom w:val="nil"/>
              <w:right w:val="single" w:sz="2" w:space="0" w:color="auto"/>
            </w:tcBorders>
          </w:tcPr>
          <w:p ns2:paraId="1455C7EB" ns2:textId="77777777" w:rsidR="0080793D" w:rsidRDefault="0080793D" w:rsidP="00CD0FBA">
            <w:pPr>
              <w:widowControl w:val="0"/>
              <w:autoSpaceDE w:val="0"/>
              <w:autoSpaceDN w:val="0"/>
              <w:adjustRightInd w:val="0"/>
              <w:spacing w:before="15" w:after="15"/>
              <w:rPr>
                <w:sz w:val="18"/>
                <w:szCs w:val="18"/>
              </w:rPr>
            </w:pPr>
          </w:p>
        </w:tc>
        <w:tc>
          <w:tcPr>
            <w:tcW w:w="2790" w:type="dxa"/>
            <w:tcBorders>
              <w:top w:val="double" w:sz="6" w:space="0" w:color="auto"/>
              <w:left w:val="nil"/>
              <w:bottom w:val="nil"/>
              <w:right w:val="single" w:sz="2" w:space="0" w:color="auto"/>
            </w:tcBorders>
          </w:tcPr>
          <w:p ns2:paraId="39E332B3" ns2:textId="77777777" w:rsidR="0080793D" w:rsidRDefault="0080793D" w:rsidP="00CD0FBA">
            <w:pPr>
              <w:widowControl w:val="0"/>
              <w:autoSpaceDE w:val="0"/>
              <w:autoSpaceDN w:val="0"/>
              <w:adjustRightInd w:val="0"/>
              <w:spacing w:before="15" w:after="15"/>
              <w:rPr>
                <w:sz w:val="18"/>
                <w:szCs w:val="18"/>
              </w:rPr>
            </w:pPr>
          </w:p>
        </w:tc>
        <w:tc>
          <w:tcPr>
            <w:tcW w:w="6938" w:type="dxa"/>
            <w:gridSpan w:val="6"/>
            <w:tcBorders>
              <w:top w:val="double" w:sz="6" w:space="0" w:color="auto"/>
              <w:left w:val="nil"/>
              <w:bottom w:val="single" w:sz="2" w:space="0" w:color="auto"/>
            </w:tcBorders>
          </w:tcPr>
          <w:p ns2:paraId="5C1CDCEF"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Total Number of Participants Exposed N = 1098 </w:t>
            </w:r>
          </w:p>
        </w:tc>
      </w:tr>
      <w:tr w:rsidR="0080793D" ns2:paraId="02659A55" ns2:textId="77777777" w:rsidTr="00B230A1">
        <w:tblPrEx>
          <w:tblBorders>
            <w:top w:val="single" w:sz="6" w:space="0" w:color="auto"/>
            <w:bottom w:val="single" w:sz="6" w:space="0" w:color="auto"/>
          </w:tblBorders>
        </w:tblPrEx>
        <w:trPr>
          <w:jc w:val="center"/>
        </w:trPr>
        <w:tc>
          <w:tcPr>
            <w:tcW w:w="3232" w:type="dxa"/>
            <w:tcBorders>
              <w:top w:val="nil"/>
              <w:bottom w:val="nil"/>
              <w:right w:val="single" w:sz="2" w:space="0" w:color="auto"/>
            </w:tcBorders>
          </w:tcPr>
          <w:p ns2:paraId="7D04A852" ns2:textId="77777777" w:rsidR="0080793D" w:rsidRDefault="0080793D" w:rsidP="00CD0FBA">
            <w:pPr>
              <w:widowControl w:val="0"/>
              <w:autoSpaceDE w:val="0"/>
              <w:autoSpaceDN w:val="0"/>
              <w:adjustRightInd w:val="0"/>
              <w:spacing w:before="15" w:after="15"/>
              <w:rPr>
                <w:sz w:val="18"/>
                <w:szCs w:val="18"/>
              </w:rPr>
            </w:pPr>
          </w:p>
        </w:tc>
        <w:tc>
          <w:tcPr>
            <w:tcW w:w="2790" w:type="dxa"/>
            <w:tcBorders>
              <w:top w:val="nil"/>
              <w:left w:val="nil"/>
              <w:bottom w:val="nil"/>
              <w:right w:val="single" w:sz="2" w:space="0" w:color="auto"/>
            </w:tcBorders>
          </w:tcPr>
          <w:p ns2:paraId="36BA3E5C" ns2:textId="77777777" w:rsidR="0080793D" w:rsidRDefault="0080793D" w:rsidP="00CD0FBA">
            <w:pPr>
              <w:widowControl w:val="0"/>
              <w:autoSpaceDE w:val="0"/>
              <w:autoSpaceDN w:val="0"/>
              <w:adjustRightInd w:val="0"/>
              <w:spacing w:before="15" w:after="15"/>
              <w:rPr>
                <w:sz w:val="18"/>
                <w:szCs w:val="18"/>
              </w:rPr>
            </w:pPr>
          </w:p>
        </w:tc>
        <w:tc>
          <w:tcPr>
            <w:tcW w:w="1303" w:type="dxa"/>
            <w:tcBorders>
              <w:top w:val="nil"/>
              <w:left w:val="nil"/>
              <w:bottom w:val="nil"/>
              <w:right w:val="single" w:sz="2" w:space="0" w:color="auto"/>
            </w:tcBorders>
          </w:tcPr>
          <w:p ns2:paraId="21F730E8" ns2:textId="77777777" w:rsidR="0080793D" w:rsidRDefault="0080793D" w:rsidP="00CD0FBA">
            <w:pPr>
              <w:widowControl w:val="0"/>
              <w:autoSpaceDE w:val="0"/>
              <w:autoSpaceDN w:val="0"/>
              <w:adjustRightInd w:val="0"/>
              <w:spacing w:before="15" w:after="15"/>
              <w:jc w:val="center"/>
              <w:rPr>
                <w:sz w:val="18"/>
                <w:szCs w:val="18"/>
              </w:rPr>
            </w:pPr>
          </w:p>
        </w:tc>
        <w:tc>
          <w:tcPr>
            <w:tcW w:w="5635" w:type="dxa"/>
            <w:gridSpan w:val="5"/>
            <w:tcBorders>
              <w:top w:val="nil"/>
              <w:left w:val="nil"/>
              <w:bottom w:val="single" w:sz="2" w:space="0" w:color="auto"/>
            </w:tcBorders>
          </w:tcPr>
          <w:p ns2:paraId="231BF3D3"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CTCAE Severity </w:t>
            </w:r>
          </w:p>
        </w:tc>
      </w:tr>
      <w:tr w:rsidR="0080793D" ns2:paraId="2B9B78DC" ns2:textId="77777777" w:rsidTr="00B230A1">
        <w:tblPrEx>
          <w:tblBorders>
            <w:top w:val="single" w:sz="6" w:space="0" w:color="auto"/>
            <w:bottom w:val="single" w:sz="6" w:space="0" w:color="auto"/>
          </w:tblBorders>
        </w:tblPrEx>
        <w:trPr>
          <w:jc w:val="center"/>
        </w:trPr>
        <w:tc>
          <w:tcPr>
            <w:tcW w:w="3232" w:type="dxa"/>
            <w:tcBorders>
              <w:top w:val="nil"/>
              <w:bottom w:val="nil"/>
              <w:right w:val="single" w:sz="2" w:space="0" w:color="auto"/>
            </w:tcBorders>
          </w:tcPr>
          <w:p ns2:paraId="0EDE5698" ns2:textId="77777777" w:rsidR="0080793D" w:rsidRDefault="0080793D" w:rsidP="00CD0FBA">
            <w:pPr>
              <w:widowControl w:val="0"/>
              <w:autoSpaceDE w:val="0"/>
              <w:autoSpaceDN w:val="0"/>
              <w:adjustRightInd w:val="0"/>
              <w:spacing w:before="15" w:after="15"/>
              <w:rPr>
                <w:sz w:val="18"/>
                <w:szCs w:val="18"/>
              </w:rPr>
            </w:pPr>
          </w:p>
        </w:tc>
        <w:tc>
          <w:tcPr>
            <w:tcW w:w="2790" w:type="dxa"/>
            <w:tcBorders>
              <w:top w:val="nil"/>
              <w:left w:val="nil"/>
              <w:bottom w:val="nil"/>
              <w:right w:val="single" w:sz="2" w:space="0" w:color="auto"/>
            </w:tcBorders>
          </w:tcPr>
          <w:p ns2:paraId="02ACC30A" ns2:textId="77777777" w:rsidR="0080793D" w:rsidRDefault="0080793D" w:rsidP="00CD0FBA">
            <w:pPr>
              <w:widowControl w:val="0"/>
              <w:autoSpaceDE w:val="0"/>
              <w:autoSpaceDN w:val="0"/>
              <w:adjustRightInd w:val="0"/>
              <w:spacing w:before="15" w:after="15"/>
              <w:rPr>
                <w:sz w:val="18"/>
                <w:szCs w:val="18"/>
              </w:rPr>
            </w:pPr>
          </w:p>
        </w:tc>
        <w:tc>
          <w:tcPr>
            <w:tcW w:w="1303" w:type="dxa"/>
            <w:tcBorders>
              <w:top w:val="nil"/>
              <w:left w:val="nil"/>
              <w:bottom w:val="nil"/>
              <w:right w:val="single" w:sz="2" w:space="0" w:color="auto"/>
            </w:tcBorders>
          </w:tcPr>
          <w:p ns2:paraId="38C31B7E"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Overall </w:t>
            </w:r>
          </w:p>
        </w:tc>
        <w:tc>
          <w:tcPr>
            <w:tcW w:w="1127" w:type="dxa"/>
            <w:tcBorders>
              <w:top w:val="nil"/>
              <w:left w:val="nil"/>
              <w:bottom w:val="nil"/>
              <w:right w:val="single" w:sz="2" w:space="0" w:color="auto"/>
            </w:tcBorders>
          </w:tcPr>
          <w:p ns2:paraId="300287D8" ns2:textId="77777777" w:rsidR="0080793D" w:rsidRDefault="0080793D" w:rsidP="00CD0FBA">
            <w:pPr>
              <w:widowControl w:val="0"/>
              <w:autoSpaceDE w:val="0"/>
              <w:autoSpaceDN w:val="0"/>
              <w:adjustRightInd w:val="0"/>
              <w:spacing w:before="15" w:after="15"/>
              <w:jc w:val="center"/>
              <w:rPr>
                <w:sz w:val="18"/>
                <w:szCs w:val="18"/>
              </w:rPr>
            </w:pPr>
          </w:p>
        </w:tc>
        <w:tc>
          <w:tcPr>
            <w:tcW w:w="1127" w:type="dxa"/>
            <w:tcBorders>
              <w:top w:val="nil"/>
              <w:left w:val="nil"/>
              <w:bottom w:val="nil"/>
              <w:right w:val="single" w:sz="2" w:space="0" w:color="auto"/>
            </w:tcBorders>
          </w:tcPr>
          <w:p ns2:paraId="6C22367E" ns2:textId="77777777" w:rsidR="0080793D" w:rsidRDefault="0080793D" w:rsidP="00CD0FBA">
            <w:pPr>
              <w:widowControl w:val="0"/>
              <w:autoSpaceDE w:val="0"/>
              <w:autoSpaceDN w:val="0"/>
              <w:adjustRightInd w:val="0"/>
              <w:spacing w:before="15" w:after="15"/>
              <w:jc w:val="center"/>
              <w:rPr>
                <w:sz w:val="18"/>
                <w:szCs w:val="18"/>
              </w:rPr>
            </w:pPr>
          </w:p>
        </w:tc>
        <w:tc>
          <w:tcPr>
            <w:tcW w:w="1127" w:type="dxa"/>
            <w:tcBorders>
              <w:top w:val="nil"/>
              <w:left w:val="nil"/>
              <w:bottom w:val="nil"/>
              <w:right w:val="single" w:sz="2" w:space="0" w:color="auto"/>
            </w:tcBorders>
          </w:tcPr>
          <w:p ns2:paraId="7791757C" ns2:textId="77777777" w:rsidR="0080793D" w:rsidRDefault="0080793D" w:rsidP="00CD0FBA">
            <w:pPr>
              <w:widowControl w:val="0"/>
              <w:autoSpaceDE w:val="0"/>
              <w:autoSpaceDN w:val="0"/>
              <w:adjustRightInd w:val="0"/>
              <w:spacing w:before="15" w:after="15"/>
              <w:jc w:val="center"/>
              <w:rPr>
                <w:sz w:val="18"/>
                <w:szCs w:val="18"/>
              </w:rPr>
            </w:pPr>
          </w:p>
        </w:tc>
        <w:tc>
          <w:tcPr>
            <w:tcW w:w="1127" w:type="dxa"/>
            <w:tcBorders>
              <w:top w:val="nil"/>
              <w:left w:val="nil"/>
              <w:bottom w:val="nil"/>
              <w:right w:val="single" w:sz="2" w:space="0" w:color="auto"/>
            </w:tcBorders>
          </w:tcPr>
          <w:p ns2:paraId="2254FDAD" ns2:textId="77777777" w:rsidR="0080793D" w:rsidRDefault="0080793D" w:rsidP="00CD0FBA">
            <w:pPr>
              <w:widowControl w:val="0"/>
              <w:autoSpaceDE w:val="0"/>
              <w:autoSpaceDN w:val="0"/>
              <w:adjustRightInd w:val="0"/>
              <w:spacing w:before="15" w:after="15"/>
              <w:jc w:val="center"/>
              <w:rPr>
                <w:sz w:val="18"/>
                <w:szCs w:val="18"/>
              </w:rPr>
            </w:pPr>
          </w:p>
        </w:tc>
        <w:tc>
          <w:tcPr>
            <w:tcW w:w="1127" w:type="dxa"/>
            <w:tcBorders>
              <w:top w:val="nil"/>
              <w:left w:val="nil"/>
              <w:bottom w:val="nil"/>
            </w:tcBorders>
          </w:tcPr>
          <w:p ns2:paraId="3194916B" ns2:textId="77777777" w:rsidR="0080793D" w:rsidRDefault="0080793D" w:rsidP="00CD0FBA">
            <w:pPr>
              <w:widowControl w:val="0"/>
              <w:autoSpaceDE w:val="0"/>
              <w:autoSpaceDN w:val="0"/>
              <w:adjustRightInd w:val="0"/>
              <w:spacing w:before="15" w:after="15"/>
              <w:jc w:val="center"/>
              <w:rPr>
                <w:sz w:val="18"/>
                <w:szCs w:val="18"/>
              </w:rPr>
            </w:pPr>
          </w:p>
        </w:tc>
      </w:tr>
      <w:tr w:rsidR="0080793D" ns2:paraId="18DAF38C" ns2:textId="77777777" w:rsidTr="00B230A1">
        <w:tblPrEx>
          <w:tblBorders>
            <w:top w:val="single" w:sz="6" w:space="0" w:color="auto"/>
            <w:bottom w:val="single" w:sz="6" w:space="0" w:color="auto"/>
          </w:tblBorders>
        </w:tblPrEx>
        <w:trPr>
          <w:jc w:val="center"/>
        </w:trPr>
        <w:tc>
          <w:tcPr>
            <w:tcW w:w="3232" w:type="dxa"/>
            <w:tcBorders>
              <w:top w:val="nil"/>
              <w:bottom w:val="nil"/>
              <w:right w:val="single" w:sz="2" w:space="0" w:color="auto"/>
            </w:tcBorders>
          </w:tcPr>
          <w:p ns2:paraId="0678523D" ns2:textId="77777777" w:rsidR="0080793D" w:rsidRDefault="0080793D" w:rsidP="00CD0FBA">
            <w:pPr>
              <w:widowControl w:val="0"/>
              <w:autoSpaceDE w:val="0"/>
              <w:autoSpaceDN w:val="0"/>
              <w:adjustRightInd w:val="0"/>
              <w:spacing w:before="15" w:after="15"/>
              <w:rPr>
                <w:sz w:val="18"/>
                <w:szCs w:val="18"/>
              </w:rPr>
            </w:pPr>
          </w:p>
        </w:tc>
        <w:tc>
          <w:tcPr>
            <w:tcW w:w="2790" w:type="dxa"/>
            <w:tcBorders>
              <w:top w:val="nil"/>
              <w:left w:val="nil"/>
              <w:bottom w:val="nil"/>
              <w:right w:val="single" w:sz="2" w:space="0" w:color="auto"/>
            </w:tcBorders>
          </w:tcPr>
          <w:p ns2:paraId="50F7981F" ns2:textId="77777777" w:rsidR="0080793D" w:rsidRDefault="0080793D" w:rsidP="00CD0FBA">
            <w:pPr>
              <w:widowControl w:val="0"/>
              <w:autoSpaceDE w:val="0"/>
              <w:autoSpaceDN w:val="0"/>
              <w:adjustRightInd w:val="0"/>
              <w:spacing w:before="15" w:after="15"/>
              <w:rPr>
                <w:sz w:val="18"/>
                <w:szCs w:val="18"/>
              </w:rPr>
            </w:pPr>
            <w:r>
              <w:rPr>
                <w:sz w:val="18"/>
                <w:szCs w:val="18"/>
              </w:rPr>
              <w:t xml:space="preserve">ADR </w:t>
            </w:r>
          </w:p>
        </w:tc>
        <w:tc>
          <w:tcPr>
            <w:tcW w:w="1303" w:type="dxa"/>
            <w:tcBorders>
              <w:top w:val="nil"/>
              <w:left w:val="nil"/>
              <w:bottom w:val="nil"/>
              <w:right w:val="single" w:sz="2" w:space="0" w:color="auto"/>
            </w:tcBorders>
          </w:tcPr>
          <w:p ns2:paraId="4593AC50"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Frequencies </w:t>
            </w:r>
          </w:p>
        </w:tc>
        <w:tc>
          <w:tcPr>
            <w:tcW w:w="1127" w:type="dxa"/>
            <w:tcBorders>
              <w:top w:val="nil"/>
              <w:left w:val="nil"/>
              <w:bottom w:val="nil"/>
              <w:right w:val="single" w:sz="2" w:space="0" w:color="auto"/>
            </w:tcBorders>
          </w:tcPr>
          <w:p ns2:paraId="4D4644BD"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Grade 1 </w:t>
            </w:r>
          </w:p>
        </w:tc>
        <w:tc>
          <w:tcPr>
            <w:tcW w:w="1127" w:type="dxa"/>
            <w:tcBorders>
              <w:top w:val="nil"/>
              <w:left w:val="nil"/>
              <w:bottom w:val="nil"/>
              <w:right w:val="single" w:sz="2" w:space="0" w:color="auto"/>
            </w:tcBorders>
          </w:tcPr>
          <w:p ns2:paraId="1BC7F209"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Grade 2 </w:t>
            </w:r>
          </w:p>
        </w:tc>
        <w:tc>
          <w:tcPr>
            <w:tcW w:w="1127" w:type="dxa"/>
            <w:tcBorders>
              <w:top w:val="nil"/>
              <w:left w:val="nil"/>
              <w:bottom w:val="nil"/>
              <w:right w:val="single" w:sz="2" w:space="0" w:color="auto"/>
            </w:tcBorders>
          </w:tcPr>
          <w:p ns2:paraId="609D01E8"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Grade 3 </w:t>
            </w:r>
          </w:p>
        </w:tc>
        <w:tc>
          <w:tcPr>
            <w:tcW w:w="1127" w:type="dxa"/>
            <w:tcBorders>
              <w:top w:val="nil"/>
              <w:left w:val="nil"/>
              <w:bottom w:val="nil"/>
              <w:right w:val="single" w:sz="2" w:space="0" w:color="auto"/>
            </w:tcBorders>
          </w:tcPr>
          <w:p ns2:paraId="025F1BCB"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Grade 4 </w:t>
            </w:r>
          </w:p>
        </w:tc>
        <w:tc>
          <w:tcPr>
            <w:tcW w:w="1127" w:type="dxa"/>
            <w:tcBorders>
              <w:top w:val="nil"/>
              <w:left w:val="nil"/>
              <w:bottom w:val="nil"/>
            </w:tcBorders>
          </w:tcPr>
          <w:p ns2:paraId="15B9ED8D"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Grade 5 </w:t>
            </w:r>
          </w:p>
        </w:tc>
      </w:tr>
      <w:tr w:rsidR="0080793D" ns2:paraId="12DDD114" ns2:textId="77777777" w:rsidTr="00B230A1">
        <w:tblPrEx>
          <w:tblBorders>
            <w:top w:val="single" w:sz="6" w:space="0" w:color="auto"/>
            <w:bottom w:val="single" w:sz="6" w:space="0" w:color="auto"/>
          </w:tblBorders>
        </w:tblPrEx>
        <w:trPr>
          <w:jc w:val="center"/>
        </w:trPr>
        <w:tc>
          <w:tcPr>
            <w:tcW w:w="3232" w:type="dxa"/>
            <w:tcBorders>
              <w:top w:val="nil"/>
              <w:bottom w:val="single" w:sz="2" w:space="0" w:color="auto"/>
              <w:right w:val="single" w:sz="2" w:space="0" w:color="auto"/>
            </w:tcBorders>
          </w:tcPr>
          <w:p ns2:paraId="22BE0A9E" ns2:textId="77777777" w:rsidR="0080793D" w:rsidRDefault="0080793D" w:rsidP="00CD0FBA">
            <w:pPr>
              <w:widowControl w:val="0"/>
              <w:autoSpaceDE w:val="0"/>
              <w:autoSpaceDN w:val="0"/>
              <w:adjustRightInd w:val="0"/>
              <w:spacing w:before="15" w:after="15"/>
              <w:rPr>
                <w:sz w:val="18"/>
                <w:szCs w:val="18"/>
              </w:rPr>
            </w:pPr>
            <w:r>
              <w:rPr>
                <w:sz w:val="18"/>
                <w:szCs w:val="18"/>
              </w:rPr>
              <w:t>SOC</w:t>
            </w:r>
          </w:p>
        </w:tc>
        <w:tc>
          <w:tcPr>
            <w:tcW w:w="2790" w:type="dxa"/>
            <w:tcBorders>
              <w:top w:val="nil"/>
              <w:left w:val="nil"/>
              <w:bottom w:val="single" w:sz="2" w:space="0" w:color="auto"/>
              <w:right w:val="single" w:sz="2" w:space="0" w:color="auto"/>
            </w:tcBorders>
          </w:tcPr>
          <w:p ns2:paraId="6FAA112F" ns2:textId="77777777" w:rsidR="0080793D" w:rsidRDefault="0080793D" w:rsidP="00CD0FBA">
            <w:pPr>
              <w:widowControl w:val="0"/>
              <w:autoSpaceDE w:val="0"/>
              <w:autoSpaceDN w:val="0"/>
              <w:adjustRightInd w:val="0"/>
              <w:spacing w:before="15" w:after="15"/>
              <w:rPr>
                <w:sz w:val="18"/>
                <w:szCs w:val="18"/>
              </w:rPr>
            </w:pPr>
            <w:r>
              <w:rPr>
                <w:sz w:val="18"/>
                <w:szCs w:val="18"/>
              </w:rPr>
              <w:t xml:space="preserve">(MedDRA Preferred Terms) </w:t>
            </w:r>
          </w:p>
        </w:tc>
        <w:tc>
          <w:tcPr>
            <w:tcW w:w="1303" w:type="dxa"/>
            <w:tcBorders>
              <w:top w:val="nil"/>
              <w:left w:val="nil"/>
              <w:bottom w:val="single" w:sz="2" w:space="0" w:color="auto"/>
              <w:right w:val="single" w:sz="2" w:space="0" w:color="auto"/>
            </w:tcBorders>
          </w:tcPr>
          <w:p ns2:paraId="6A622458"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n (%) </w:t>
            </w:r>
          </w:p>
        </w:tc>
        <w:tc>
          <w:tcPr>
            <w:tcW w:w="1127" w:type="dxa"/>
            <w:tcBorders>
              <w:top w:val="nil"/>
              <w:left w:val="nil"/>
              <w:bottom w:val="single" w:sz="2" w:space="0" w:color="auto"/>
              <w:right w:val="single" w:sz="2" w:space="0" w:color="auto"/>
            </w:tcBorders>
          </w:tcPr>
          <w:p ns2:paraId="52192FF1"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n (%) </w:t>
            </w:r>
          </w:p>
        </w:tc>
        <w:tc>
          <w:tcPr>
            <w:tcW w:w="1127" w:type="dxa"/>
            <w:tcBorders>
              <w:top w:val="nil"/>
              <w:left w:val="nil"/>
              <w:bottom w:val="single" w:sz="2" w:space="0" w:color="auto"/>
              <w:right w:val="single" w:sz="2" w:space="0" w:color="auto"/>
            </w:tcBorders>
          </w:tcPr>
          <w:p ns2:paraId="2B510093"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n (%) </w:t>
            </w:r>
          </w:p>
        </w:tc>
        <w:tc>
          <w:tcPr>
            <w:tcW w:w="1127" w:type="dxa"/>
            <w:tcBorders>
              <w:top w:val="nil"/>
              <w:left w:val="nil"/>
              <w:bottom w:val="single" w:sz="2" w:space="0" w:color="auto"/>
              <w:right w:val="single" w:sz="2" w:space="0" w:color="auto"/>
            </w:tcBorders>
          </w:tcPr>
          <w:p ns2:paraId="5D8FE0F1"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n (%) </w:t>
            </w:r>
          </w:p>
        </w:tc>
        <w:tc>
          <w:tcPr>
            <w:tcW w:w="1127" w:type="dxa"/>
            <w:tcBorders>
              <w:top w:val="nil"/>
              <w:left w:val="nil"/>
              <w:bottom w:val="single" w:sz="2" w:space="0" w:color="auto"/>
              <w:right w:val="single" w:sz="2" w:space="0" w:color="auto"/>
            </w:tcBorders>
          </w:tcPr>
          <w:p ns2:paraId="73B559B6"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n (%) </w:t>
            </w:r>
          </w:p>
        </w:tc>
        <w:tc>
          <w:tcPr>
            <w:tcW w:w="1127" w:type="dxa"/>
            <w:tcBorders>
              <w:top w:val="nil"/>
              <w:left w:val="nil"/>
              <w:bottom w:val="single" w:sz="2" w:space="0" w:color="auto"/>
            </w:tcBorders>
          </w:tcPr>
          <w:p ns2:paraId="0F3F84FF"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n (%) </w:t>
            </w:r>
          </w:p>
        </w:tc>
      </w:tr>
      <w:tr w:rsidR="0080793D" ns2:paraId="56EF061D" ns2:textId="77777777" w:rsidTr="00B230A1">
        <w:tblPrEx>
          <w:tblBorders>
            <w:top w:val="single" w:sz="6" w:space="0" w:color="auto"/>
            <w:bottom w:val="single" w:sz="6" w:space="0" w:color="auto"/>
          </w:tblBorders>
        </w:tblPrEx>
        <w:trPr>
          <w:jc w:val="center"/>
        </w:trPr>
        <w:tc>
          <w:tcPr>
            <w:tcW w:w="3232" w:type="dxa"/>
            <w:tcBorders>
              <w:top w:val="nil"/>
              <w:bottom w:val="nil"/>
              <w:right w:val="single" w:sz="2" w:space="0" w:color="auto"/>
            </w:tcBorders>
          </w:tcPr>
          <w:p ns2:paraId="62AAA6B5" ns2:textId="77777777" w:rsidR="0080793D" w:rsidRDefault="0080793D" w:rsidP="00CD0FBA">
            <w:pPr>
              <w:widowControl w:val="0"/>
              <w:autoSpaceDE w:val="0"/>
              <w:autoSpaceDN w:val="0"/>
              <w:adjustRightInd w:val="0"/>
              <w:spacing w:before="15" w:after="15"/>
              <w:ind w:left="160" w:right="1" w:hanging="160"/>
              <w:rPr>
                <w:sz w:val="18"/>
                <w:szCs w:val="18"/>
              </w:rPr>
            </w:pPr>
            <w:r>
              <w:rPr>
                <w:sz w:val="18"/>
                <w:szCs w:val="18"/>
              </w:rPr>
              <w:t xml:space="preserve"> Blood and lymphatic system disorders </w:t>
            </w:r>
          </w:p>
        </w:tc>
        <w:tc>
          <w:tcPr>
            <w:tcW w:w="2790" w:type="dxa"/>
            <w:tcBorders>
              <w:top w:val="nil"/>
              <w:left w:val="nil"/>
              <w:bottom w:val="nil"/>
              <w:right w:val="single" w:sz="2" w:space="0" w:color="auto"/>
            </w:tcBorders>
          </w:tcPr>
          <w:p ns2:paraId="47CA61AB" ns2:textId="77777777" w:rsidR="0080793D" w:rsidRDefault="0080793D" w:rsidP="00CD0FBA">
            <w:pPr>
              <w:widowControl w:val="0"/>
              <w:autoSpaceDE w:val="0"/>
              <w:autoSpaceDN w:val="0"/>
              <w:adjustRightInd w:val="0"/>
              <w:spacing w:before="15" w:after="15"/>
              <w:ind w:left="160" w:right="1" w:hanging="160"/>
              <w:rPr>
                <w:sz w:val="18"/>
                <w:szCs w:val="18"/>
              </w:rPr>
            </w:pPr>
            <w:r>
              <w:rPr>
                <w:sz w:val="18"/>
                <w:szCs w:val="18"/>
              </w:rPr>
              <w:t xml:space="preserve">Anaemia </w:t>
            </w:r>
          </w:p>
        </w:tc>
        <w:tc>
          <w:tcPr>
            <w:tcW w:w="1303" w:type="dxa"/>
            <w:tcBorders>
              <w:top w:val="nil"/>
              <w:left w:val="nil"/>
              <w:bottom w:val="nil"/>
              <w:right w:val="single" w:sz="2" w:space="0" w:color="auto"/>
            </w:tcBorders>
          </w:tcPr>
          <w:p ns2:paraId="3A11B6E3"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860 (78.3) </w:t>
            </w:r>
          </w:p>
        </w:tc>
        <w:tc>
          <w:tcPr>
            <w:tcW w:w="1127" w:type="dxa"/>
            <w:tcBorders>
              <w:top w:val="nil"/>
              <w:left w:val="nil"/>
              <w:bottom w:val="nil"/>
              <w:right w:val="single" w:sz="2" w:space="0" w:color="auto"/>
            </w:tcBorders>
          </w:tcPr>
          <w:p ns2:paraId="54A1ED2B"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250 (22.8) </w:t>
            </w:r>
          </w:p>
        </w:tc>
        <w:tc>
          <w:tcPr>
            <w:tcW w:w="1127" w:type="dxa"/>
            <w:tcBorders>
              <w:top w:val="nil"/>
              <w:left w:val="nil"/>
              <w:bottom w:val="nil"/>
              <w:right w:val="single" w:sz="2" w:space="0" w:color="auto"/>
            </w:tcBorders>
          </w:tcPr>
          <w:p ns2:paraId="63146821"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381 (34.7) </w:t>
            </w:r>
          </w:p>
        </w:tc>
        <w:tc>
          <w:tcPr>
            <w:tcW w:w="1127" w:type="dxa"/>
            <w:tcBorders>
              <w:top w:val="nil"/>
              <w:left w:val="nil"/>
              <w:bottom w:val="nil"/>
              <w:right w:val="single" w:sz="2" w:space="0" w:color="auto"/>
            </w:tcBorders>
          </w:tcPr>
          <w:p ns2:paraId="20EBAE34"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228 (20.8) </w:t>
            </w:r>
          </w:p>
        </w:tc>
        <w:tc>
          <w:tcPr>
            <w:tcW w:w="1127" w:type="dxa"/>
            <w:tcBorders>
              <w:top w:val="nil"/>
              <w:left w:val="nil"/>
              <w:bottom w:val="nil"/>
              <w:right w:val="single" w:sz="2" w:space="0" w:color="auto"/>
            </w:tcBorders>
          </w:tcPr>
          <w:p ns2:paraId="0C86D02B"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1 (0.1) </w:t>
            </w:r>
          </w:p>
        </w:tc>
        <w:tc>
          <w:tcPr>
            <w:tcW w:w="1127" w:type="dxa"/>
            <w:tcBorders>
              <w:top w:val="nil"/>
              <w:left w:val="nil"/>
              <w:bottom w:val="nil"/>
            </w:tcBorders>
          </w:tcPr>
          <w:p ns2:paraId="2AECBBD8"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r>
      <w:tr w:rsidR="0080793D" ns2:paraId="32126B6D" ns2:textId="77777777" w:rsidTr="00B230A1">
        <w:tblPrEx>
          <w:tblBorders>
            <w:top w:val="single" w:sz="6" w:space="0" w:color="auto"/>
            <w:bottom w:val="single" w:sz="6" w:space="0" w:color="auto"/>
          </w:tblBorders>
        </w:tblPrEx>
        <w:trPr>
          <w:jc w:val="center"/>
        </w:trPr>
        <w:tc>
          <w:tcPr>
            <w:tcW w:w="3232" w:type="dxa"/>
            <w:tcBorders>
              <w:top w:val="nil"/>
              <w:bottom w:val="nil"/>
              <w:right w:val="single" w:sz="2" w:space="0" w:color="auto"/>
            </w:tcBorders>
          </w:tcPr>
          <w:p ns2:paraId="2ACA6CAA" ns2:textId="77777777" w:rsidR="0080793D" w:rsidRDefault="0080793D" w:rsidP="00CD0FBA">
            <w:pPr>
              <w:widowControl w:val="0"/>
              <w:autoSpaceDE w:val="0"/>
              <w:autoSpaceDN w:val="0"/>
              <w:adjustRightInd w:val="0"/>
              <w:spacing w:before="15" w:after="15"/>
              <w:rPr>
                <w:sz w:val="18"/>
                <w:szCs w:val="18"/>
              </w:rPr>
            </w:pPr>
          </w:p>
        </w:tc>
        <w:tc>
          <w:tcPr>
            <w:tcW w:w="2790" w:type="dxa"/>
            <w:tcBorders>
              <w:top w:val="nil"/>
              <w:left w:val="nil"/>
              <w:bottom w:val="nil"/>
              <w:right w:val="single" w:sz="2" w:space="0" w:color="auto"/>
            </w:tcBorders>
          </w:tcPr>
          <w:p ns2:paraId="32B77F57" ns2:textId="77777777" w:rsidR="0080793D" w:rsidRDefault="0080793D" w:rsidP="00CD0FBA">
            <w:pPr>
              <w:widowControl w:val="0"/>
              <w:autoSpaceDE w:val="0"/>
              <w:autoSpaceDN w:val="0"/>
              <w:adjustRightInd w:val="0"/>
              <w:spacing w:before="15" w:after="15"/>
              <w:ind w:left="160" w:right="1" w:hanging="160"/>
              <w:rPr>
                <w:sz w:val="18"/>
                <w:szCs w:val="18"/>
              </w:rPr>
            </w:pPr>
            <w:r>
              <w:rPr>
                <w:sz w:val="18"/>
                <w:szCs w:val="18"/>
              </w:rPr>
              <w:t xml:space="preserve">Febrile neutropenia </w:t>
            </w:r>
          </w:p>
        </w:tc>
        <w:tc>
          <w:tcPr>
            <w:tcW w:w="1303" w:type="dxa"/>
            <w:tcBorders>
              <w:top w:val="nil"/>
              <w:left w:val="nil"/>
              <w:bottom w:val="nil"/>
              <w:right w:val="single" w:sz="2" w:space="0" w:color="auto"/>
            </w:tcBorders>
          </w:tcPr>
          <w:p ns2:paraId="449CEE51"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10 (0.9) </w:t>
            </w:r>
          </w:p>
        </w:tc>
        <w:tc>
          <w:tcPr>
            <w:tcW w:w="1127" w:type="dxa"/>
            <w:tcBorders>
              <w:top w:val="nil"/>
              <w:left w:val="nil"/>
              <w:bottom w:val="nil"/>
              <w:right w:val="single" w:sz="2" w:space="0" w:color="auto"/>
            </w:tcBorders>
          </w:tcPr>
          <w:p ns2:paraId="536F7EBA"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c>
          <w:tcPr>
            <w:tcW w:w="1127" w:type="dxa"/>
            <w:tcBorders>
              <w:top w:val="nil"/>
              <w:left w:val="nil"/>
              <w:bottom w:val="nil"/>
              <w:right w:val="single" w:sz="2" w:space="0" w:color="auto"/>
            </w:tcBorders>
          </w:tcPr>
          <w:p ns2:paraId="775D9596"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c>
          <w:tcPr>
            <w:tcW w:w="1127" w:type="dxa"/>
            <w:tcBorders>
              <w:top w:val="nil"/>
              <w:left w:val="nil"/>
              <w:bottom w:val="nil"/>
              <w:right w:val="single" w:sz="2" w:space="0" w:color="auto"/>
            </w:tcBorders>
          </w:tcPr>
          <w:p ns2:paraId="5C408A89"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8 (0.7) </w:t>
            </w:r>
          </w:p>
        </w:tc>
        <w:tc>
          <w:tcPr>
            <w:tcW w:w="1127" w:type="dxa"/>
            <w:tcBorders>
              <w:top w:val="nil"/>
              <w:left w:val="nil"/>
              <w:bottom w:val="nil"/>
              <w:right w:val="single" w:sz="2" w:space="0" w:color="auto"/>
            </w:tcBorders>
          </w:tcPr>
          <w:p ns2:paraId="330F8B1A"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2 (0.2) </w:t>
            </w:r>
          </w:p>
        </w:tc>
        <w:tc>
          <w:tcPr>
            <w:tcW w:w="1127" w:type="dxa"/>
            <w:tcBorders>
              <w:top w:val="nil"/>
              <w:left w:val="nil"/>
              <w:bottom w:val="nil"/>
            </w:tcBorders>
          </w:tcPr>
          <w:p ns2:paraId="76583C68" ns2:textId="5A787F18"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r>
      <w:tr w:rsidR="0080793D" ns2:paraId="18A5566D" ns2:textId="77777777" w:rsidTr="00B230A1">
        <w:tblPrEx>
          <w:tblBorders>
            <w:top w:val="single" w:sz="6" w:space="0" w:color="auto"/>
            <w:bottom w:val="single" w:sz="6" w:space="0" w:color="auto"/>
          </w:tblBorders>
        </w:tblPrEx>
        <w:trPr>
          <w:jc w:val="center"/>
        </w:trPr>
        <w:tc>
          <w:tcPr>
            <w:tcW w:w="3232" w:type="dxa"/>
            <w:tcBorders>
              <w:top w:val="nil"/>
              <w:bottom w:val="nil"/>
              <w:right w:val="single" w:sz="2" w:space="0" w:color="auto"/>
            </w:tcBorders>
          </w:tcPr>
          <w:p ns2:paraId="07B00201" ns2:textId="77777777" w:rsidR="0080793D" w:rsidRDefault="0080793D" w:rsidP="00CD0FBA">
            <w:pPr>
              <w:widowControl w:val="0"/>
              <w:autoSpaceDE w:val="0"/>
              <w:autoSpaceDN w:val="0"/>
              <w:adjustRightInd w:val="0"/>
              <w:spacing w:before="15" w:after="15"/>
              <w:rPr>
                <w:sz w:val="18"/>
                <w:szCs w:val="18"/>
              </w:rPr>
            </w:pPr>
          </w:p>
        </w:tc>
        <w:tc>
          <w:tcPr>
            <w:tcW w:w="2790" w:type="dxa"/>
            <w:tcBorders>
              <w:top w:val="nil"/>
              <w:left w:val="nil"/>
              <w:bottom w:val="nil"/>
              <w:right w:val="single" w:sz="2" w:space="0" w:color="auto"/>
            </w:tcBorders>
          </w:tcPr>
          <w:p ns2:paraId="064985D5" ns2:textId="77777777" w:rsidR="0080793D" w:rsidRDefault="0080793D" w:rsidP="00CD0FBA">
            <w:pPr>
              <w:widowControl w:val="0"/>
              <w:autoSpaceDE w:val="0"/>
              <w:autoSpaceDN w:val="0"/>
              <w:adjustRightInd w:val="0"/>
              <w:spacing w:before="15" w:after="15"/>
              <w:ind w:left="160" w:right="1" w:hanging="160"/>
              <w:rPr>
                <w:sz w:val="18"/>
                <w:szCs w:val="18"/>
              </w:rPr>
            </w:pPr>
            <w:r>
              <w:rPr>
                <w:sz w:val="18"/>
                <w:szCs w:val="18"/>
              </w:rPr>
              <w:t xml:space="preserve">Leukopenia </w:t>
            </w:r>
          </w:p>
        </w:tc>
        <w:tc>
          <w:tcPr>
            <w:tcW w:w="1303" w:type="dxa"/>
            <w:tcBorders>
              <w:top w:val="nil"/>
              <w:left w:val="nil"/>
              <w:bottom w:val="nil"/>
              <w:right w:val="single" w:sz="2" w:space="0" w:color="auto"/>
            </w:tcBorders>
          </w:tcPr>
          <w:p ns2:paraId="4D9FE8F6"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51 (4.6) </w:t>
            </w:r>
          </w:p>
        </w:tc>
        <w:tc>
          <w:tcPr>
            <w:tcW w:w="1127" w:type="dxa"/>
            <w:tcBorders>
              <w:top w:val="nil"/>
              <w:left w:val="nil"/>
              <w:bottom w:val="nil"/>
              <w:right w:val="single" w:sz="2" w:space="0" w:color="auto"/>
            </w:tcBorders>
          </w:tcPr>
          <w:p ns2:paraId="0AB90222"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16 (1.5) </w:t>
            </w:r>
          </w:p>
        </w:tc>
        <w:tc>
          <w:tcPr>
            <w:tcW w:w="1127" w:type="dxa"/>
            <w:tcBorders>
              <w:top w:val="nil"/>
              <w:left w:val="nil"/>
              <w:bottom w:val="nil"/>
              <w:right w:val="single" w:sz="2" w:space="0" w:color="auto"/>
            </w:tcBorders>
          </w:tcPr>
          <w:p ns2:paraId="769380E1"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20 (1.8) </w:t>
            </w:r>
          </w:p>
        </w:tc>
        <w:tc>
          <w:tcPr>
            <w:tcW w:w="1127" w:type="dxa"/>
            <w:tcBorders>
              <w:top w:val="nil"/>
              <w:left w:val="nil"/>
              <w:bottom w:val="nil"/>
              <w:right w:val="single" w:sz="2" w:space="0" w:color="auto"/>
            </w:tcBorders>
          </w:tcPr>
          <w:p ns2:paraId="13C4303A"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11 (1.0) </w:t>
            </w:r>
          </w:p>
        </w:tc>
        <w:tc>
          <w:tcPr>
            <w:tcW w:w="1127" w:type="dxa"/>
            <w:tcBorders>
              <w:top w:val="nil"/>
              <w:left w:val="nil"/>
              <w:bottom w:val="nil"/>
              <w:right w:val="single" w:sz="2" w:space="0" w:color="auto"/>
            </w:tcBorders>
          </w:tcPr>
          <w:p ns2:paraId="687AD78B"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4 (0.4) </w:t>
            </w:r>
          </w:p>
        </w:tc>
        <w:tc>
          <w:tcPr>
            <w:tcW w:w="1127" w:type="dxa"/>
            <w:tcBorders>
              <w:top w:val="nil"/>
              <w:left w:val="nil"/>
              <w:bottom w:val="nil"/>
            </w:tcBorders>
          </w:tcPr>
          <w:p ns2:paraId="4BABCB5C"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r>
      <w:tr w:rsidR="0080793D" ns2:paraId="1DB5A418" ns2:textId="77777777" w:rsidTr="00B230A1">
        <w:tblPrEx>
          <w:tblBorders>
            <w:top w:val="single" w:sz="6" w:space="0" w:color="auto"/>
            <w:bottom w:val="single" w:sz="6" w:space="0" w:color="auto"/>
          </w:tblBorders>
        </w:tblPrEx>
        <w:trPr>
          <w:jc w:val="center"/>
        </w:trPr>
        <w:tc>
          <w:tcPr>
            <w:tcW w:w="3232" w:type="dxa"/>
            <w:tcBorders>
              <w:top w:val="nil"/>
              <w:bottom w:val="nil"/>
              <w:right w:val="single" w:sz="2" w:space="0" w:color="auto"/>
            </w:tcBorders>
          </w:tcPr>
          <w:p ns2:paraId="19F14A73" ns2:textId="77777777" w:rsidR="0080793D" w:rsidRDefault="0080793D" w:rsidP="00CD0FBA">
            <w:pPr>
              <w:widowControl w:val="0"/>
              <w:autoSpaceDE w:val="0"/>
              <w:autoSpaceDN w:val="0"/>
              <w:adjustRightInd w:val="0"/>
              <w:spacing w:before="15" w:after="15"/>
              <w:rPr>
                <w:sz w:val="18"/>
                <w:szCs w:val="18"/>
              </w:rPr>
            </w:pPr>
          </w:p>
        </w:tc>
        <w:tc>
          <w:tcPr>
            <w:tcW w:w="2790" w:type="dxa"/>
            <w:tcBorders>
              <w:top w:val="nil"/>
              <w:left w:val="nil"/>
              <w:bottom w:val="nil"/>
              <w:right w:val="single" w:sz="2" w:space="0" w:color="auto"/>
            </w:tcBorders>
          </w:tcPr>
          <w:p ns2:paraId="58C1CFC1" ns2:textId="77777777" w:rsidR="0080793D" w:rsidRDefault="0080793D" w:rsidP="00CD0FBA">
            <w:pPr>
              <w:widowControl w:val="0"/>
              <w:autoSpaceDE w:val="0"/>
              <w:autoSpaceDN w:val="0"/>
              <w:adjustRightInd w:val="0"/>
              <w:spacing w:before="15" w:after="15"/>
              <w:ind w:left="160" w:right="1" w:hanging="160"/>
              <w:rPr>
                <w:sz w:val="18"/>
                <w:szCs w:val="18"/>
              </w:rPr>
            </w:pPr>
            <w:r>
              <w:rPr>
                <w:sz w:val="18"/>
                <w:szCs w:val="18"/>
              </w:rPr>
              <w:t xml:space="preserve">Myelosuppression </w:t>
            </w:r>
          </w:p>
        </w:tc>
        <w:tc>
          <w:tcPr>
            <w:tcW w:w="1303" w:type="dxa"/>
            <w:tcBorders>
              <w:top w:val="nil"/>
              <w:left w:val="nil"/>
              <w:bottom w:val="nil"/>
              <w:right w:val="single" w:sz="2" w:space="0" w:color="auto"/>
            </w:tcBorders>
          </w:tcPr>
          <w:p ns2:paraId="1E4BFEE0"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9 (0.8) </w:t>
            </w:r>
          </w:p>
        </w:tc>
        <w:tc>
          <w:tcPr>
            <w:tcW w:w="1127" w:type="dxa"/>
            <w:tcBorders>
              <w:top w:val="nil"/>
              <w:left w:val="nil"/>
              <w:bottom w:val="nil"/>
              <w:right w:val="single" w:sz="2" w:space="0" w:color="auto"/>
            </w:tcBorders>
          </w:tcPr>
          <w:p ns2:paraId="647D9018"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c>
          <w:tcPr>
            <w:tcW w:w="1127" w:type="dxa"/>
            <w:tcBorders>
              <w:top w:val="nil"/>
              <w:left w:val="nil"/>
              <w:bottom w:val="nil"/>
              <w:right w:val="single" w:sz="2" w:space="0" w:color="auto"/>
            </w:tcBorders>
          </w:tcPr>
          <w:p ns2:paraId="400DD5D1"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2 (0.2) </w:t>
            </w:r>
          </w:p>
        </w:tc>
        <w:tc>
          <w:tcPr>
            <w:tcW w:w="1127" w:type="dxa"/>
            <w:tcBorders>
              <w:top w:val="nil"/>
              <w:left w:val="nil"/>
              <w:bottom w:val="nil"/>
              <w:right w:val="single" w:sz="2" w:space="0" w:color="auto"/>
            </w:tcBorders>
          </w:tcPr>
          <w:p ns2:paraId="6DD07862"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3 (0.3) </w:t>
            </w:r>
          </w:p>
        </w:tc>
        <w:tc>
          <w:tcPr>
            <w:tcW w:w="1127" w:type="dxa"/>
            <w:tcBorders>
              <w:top w:val="nil"/>
              <w:left w:val="nil"/>
              <w:bottom w:val="nil"/>
              <w:right w:val="single" w:sz="2" w:space="0" w:color="auto"/>
            </w:tcBorders>
          </w:tcPr>
          <w:p ns2:paraId="71A7300D"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4 (0.4) </w:t>
            </w:r>
          </w:p>
        </w:tc>
        <w:tc>
          <w:tcPr>
            <w:tcW w:w="1127" w:type="dxa"/>
            <w:tcBorders>
              <w:top w:val="nil"/>
              <w:left w:val="nil"/>
              <w:bottom w:val="nil"/>
            </w:tcBorders>
          </w:tcPr>
          <w:p ns2:paraId="35EB44A8"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r>
      <w:tr w:rsidR="0080793D" ns2:paraId="3ACED630" ns2:textId="77777777" w:rsidTr="00B230A1">
        <w:tblPrEx>
          <w:tblBorders>
            <w:top w:val="single" w:sz="6" w:space="0" w:color="auto"/>
            <w:bottom w:val="single" w:sz="6" w:space="0" w:color="auto"/>
          </w:tblBorders>
        </w:tblPrEx>
        <w:trPr>
          <w:jc w:val="center"/>
        </w:trPr>
        <w:tc>
          <w:tcPr>
            <w:tcW w:w="3232" w:type="dxa"/>
            <w:tcBorders>
              <w:top w:val="nil"/>
              <w:bottom w:val="nil"/>
              <w:right w:val="single" w:sz="2" w:space="0" w:color="auto"/>
            </w:tcBorders>
          </w:tcPr>
          <w:p ns2:paraId="5C64F5FF" ns2:textId="77777777" w:rsidR="0080793D" w:rsidRDefault="0080793D" w:rsidP="00CD0FBA">
            <w:pPr>
              <w:widowControl w:val="0"/>
              <w:autoSpaceDE w:val="0"/>
              <w:autoSpaceDN w:val="0"/>
              <w:adjustRightInd w:val="0"/>
              <w:spacing w:before="15" w:after="15"/>
              <w:rPr>
                <w:sz w:val="18"/>
                <w:szCs w:val="18"/>
              </w:rPr>
            </w:pPr>
          </w:p>
        </w:tc>
        <w:tc>
          <w:tcPr>
            <w:tcW w:w="2790" w:type="dxa"/>
            <w:tcBorders>
              <w:top w:val="nil"/>
              <w:left w:val="nil"/>
              <w:bottom w:val="nil"/>
              <w:right w:val="single" w:sz="2" w:space="0" w:color="auto"/>
            </w:tcBorders>
          </w:tcPr>
          <w:p ns2:paraId="283E2A34" ns2:textId="77777777" w:rsidR="0080793D" w:rsidRDefault="0080793D" w:rsidP="00CD0FBA">
            <w:pPr>
              <w:widowControl w:val="0"/>
              <w:autoSpaceDE w:val="0"/>
              <w:autoSpaceDN w:val="0"/>
              <w:adjustRightInd w:val="0"/>
              <w:spacing w:before="15" w:after="15"/>
              <w:ind w:left="160" w:right="1" w:hanging="160"/>
              <w:rPr>
                <w:sz w:val="18"/>
                <w:szCs w:val="18"/>
              </w:rPr>
            </w:pPr>
            <w:r>
              <w:rPr>
                <w:sz w:val="18"/>
                <w:szCs w:val="18"/>
              </w:rPr>
              <w:t xml:space="preserve">Neutropenia </w:t>
            </w:r>
          </w:p>
        </w:tc>
        <w:tc>
          <w:tcPr>
            <w:tcW w:w="1303" w:type="dxa"/>
            <w:tcBorders>
              <w:top w:val="nil"/>
              <w:left w:val="nil"/>
              <w:bottom w:val="nil"/>
              <w:right w:val="single" w:sz="2" w:space="0" w:color="auto"/>
            </w:tcBorders>
          </w:tcPr>
          <w:p ns2:paraId="73E5DC50"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21 (1.9) </w:t>
            </w:r>
          </w:p>
        </w:tc>
        <w:tc>
          <w:tcPr>
            <w:tcW w:w="1127" w:type="dxa"/>
            <w:tcBorders>
              <w:top w:val="nil"/>
              <w:left w:val="nil"/>
              <w:bottom w:val="nil"/>
              <w:right w:val="single" w:sz="2" w:space="0" w:color="auto"/>
            </w:tcBorders>
          </w:tcPr>
          <w:p ns2:paraId="5441D795"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5 (0.5) </w:t>
            </w:r>
          </w:p>
        </w:tc>
        <w:tc>
          <w:tcPr>
            <w:tcW w:w="1127" w:type="dxa"/>
            <w:tcBorders>
              <w:top w:val="nil"/>
              <w:left w:val="nil"/>
              <w:bottom w:val="nil"/>
              <w:right w:val="single" w:sz="2" w:space="0" w:color="auto"/>
            </w:tcBorders>
          </w:tcPr>
          <w:p ns2:paraId="7CF845F8"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7 (0.6) </w:t>
            </w:r>
          </w:p>
        </w:tc>
        <w:tc>
          <w:tcPr>
            <w:tcW w:w="1127" w:type="dxa"/>
            <w:tcBorders>
              <w:top w:val="nil"/>
              <w:left w:val="nil"/>
              <w:bottom w:val="nil"/>
              <w:right w:val="single" w:sz="2" w:space="0" w:color="auto"/>
            </w:tcBorders>
          </w:tcPr>
          <w:p ns2:paraId="5BA128F0"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7 (0.6) </w:t>
            </w:r>
          </w:p>
        </w:tc>
        <w:tc>
          <w:tcPr>
            <w:tcW w:w="1127" w:type="dxa"/>
            <w:tcBorders>
              <w:top w:val="nil"/>
              <w:left w:val="nil"/>
              <w:bottom w:val="nil"/>
              <w:right w:val="single" w:sz="2" w:space="0" w:color="auto"/>
            </w:tcBorders>
          </w:tcPr>
          <w:p ns2:paraId="50AC641D"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2 (0.2) </w:t>
            </w:r>
          </w:p>
        </w:tc>
        <w:tc>
          <w:tcPr>
            <w:tcW w:w="1127" w:type="dxa"/>
            <w:tcBorders>
              <w:top w:val="nil"/>
              <w:left w:val="nil"/>
              <w:bottom w:val="nil"/>
            </w:tcBorders>
          </w:tcPr>
          <w:p ns2:paraId="0089A014"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r>
      <w:tr w:rsidR="0080793D" ns2:paraId="39C205DE" ns2:textId="77777777" w:rsidTr="00B230A1">
        <w:tblPrEx>
          <w:tblBorders>
            <w:top w:val="single" w:sz="6" w:space="0" w:color="auto"/>
            <w:bottom w:val="single" w:sz="6" w:space="0" w:color="auto"/>
          </w:tblBorders>
        </w:tblPrEx>
        <w:trPr>
          <w:jc w:val="center"/>
        </w:trPr>
        <w:tc>
          <w:tcPr>
            <w:tcW w:w="3232" w:type="dxa"/>
            <w:tcBorders>
              <w:top w:val="nil"/>
              <w:bottom w:val="nil"/>
              <w:right w:val="single" w:sz="2" w:space="0" w:color="auto"/>
            </w:tcBorders>
          </w:tcPr>
          <w:p ns2:paraId="2BFBCEC0" ns2:textId="77777777" w:rsidR="0080793D" w:rsidRDefault="0080793D" w:rsidP="00CD0FBA">
            <w:pPr>
              <w:widowControl w:val="0"/>
              <w:autoSpaceDE w:val="0"/>
              <w:autoSpaceDN w:val="0"/>
              <w:adjustRightInd w:val="0"/>
              <w:spacing w:before="15" w:after="15"/>
              <w:rPr>
                <w:sz w:val="18"/>
                <w:szCs w:val="18"/>
              </w:rPr>
            </w:pPr>
          </w:p>
        </w:tc>
        <w:tc>
          <w:tcPr>
            <w:tcW w:w="2790" w:type="dxa"/>
            <w:tcBorders>
              <w:top w:val="nil"/>
              <w:left w:val="nil"/>
              <w:bottom w:val="nil"/>
              <w:right w:val="single" w:sz="2" w:space="0" w:color="auto"/>
            </w:tcBorders>
          </w:tcPr>
          <w:p ns2:paraId="76375C7C" ns2:textId="77777777" w:rsidR="0080793D" w:rsidRDefault="0080793D" w:rsidP="00CD0FBA">
            <w:pPr>
              <w:widowControl w:val="0"/>
              <w:autoSpaceDE w:val="0"/>
              <w:autoSpaceDN w:val="0"/>
              <w:adjustRightInd w:val="0"/>
              <w:spacing w:before="15" w:after="15"/>
              <w:ind w:left="160" w:right="1" w:hanging="160"/>
              <w:rPr>
                <w:sz w:val="18"/>
                <w:szCs w:val="18"/>
              </w:rPr>
            </w:pPr>
            <w:r>
              <w:rPr>
                <w:sz w:val="18"/>
                <w:szCs w:val="18"/>
              </w:rPr>
              <w:t xml:space="preserve">Thrombocytopenia </w:t>
            </w:r>
          </w:p>
        </w:tc>
        <w:tc>
          <w:tcPr>
            <w:tcW w:w="1303" w:type="dxa"/>
            <w:tcBorders>
              <w:top w:val="nil"/>
              <w:left w:val="nil"/>
              <w:bottom w:val="nil"/>
              <w:right w:val="single" w:sz="2" w:space="0" w:color="auto"/>
            </w:tcBorders>
          </w:tcPr>
          <w:p ns2:paraId="44E3FEDA"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19 (1.7) </w:t>
            </w:r>
          </w:p>
        </w:tc>
        <w:tc>
          <w:tcPr>
            <w:tcW w:w="1127" w:type="dxa"/>
            <w:tcBorders>
              <w:top w:val="nil"/>
              <w:left w:val="nil"/>
              <w:bottom w:val="nil"/>
              <w:right w:val="single" w:sz="2" w:space="0" w:color="auto"/>
            </w:tcBorders>
          </w:tcPr>
          <w:p ns2:paraId="79B4CA22"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13 (1.2) </w:t>
            </w:r>
          </w:p>
        </w:tc>
        <w:tc>
          <w:tcPr>
            <w:tcW w:w="1127" w:type="dxa"/>
            <w:tcBorders>
              <w:top w:val="nil"/>
              <w:left w:val="nil"/>
              <w:bottom w:val="nil"/>
              <w:right w:val="single" w:sz="2" w:space="0" w:color="auto"/>
            </w:tcBorders>
          </w:tcPr>
          <w:p ns2:paraId="27BB6B7F"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4 (0.4) </w:t>
            </w:r>
          </w:p>
        </w:tc>
        <w:tc>
          <w:tcPr>
            <w:tcW w:w="1127" w:type="dxa"/>
            <w:tcBorders>
              <w:top w:val="nil"/>
              <w:left w:val="nil"/>
              <w:bottom w:val="nil"/>
              <w:right w:val="single" w:sz="2" w:space="0" w:color="auto"/>
            </w:tcBorders>
          </w:tcPr>
          <w:p ns2:paraId="5C17A567"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2 (0.2) </w:t>
            </w:r>
          </w:p>
        </w:tc>
        <w:tc>
          <w:tcPr>
            <w:tcW w:w="1127" w:type="dxa"/>
            <w:tcBorders>
              <w:top w:val="nil"/>
              <w:left w:val="nil"/>
              <w:bottom w:val="nil"/>
              <w:right w:val="single" w:sz="2" w:space="0" w:color="auto"/>
            </w:tcBorders>
          </w:tcPr>
          <w:p ns2:paraId="12313816"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c>
          <w:tcPr>
            <w:tcW w:w="1127" w:type="dxa"/>
            <w:tcBorders>
              <w:top w:val="nil"/>
              <w:left w:val="nil"/>
              <w:bottom w:val="nil"/>
            </w:tcBorders>
          </w:tcPr>
          <w:p ns2:paraId="05416B67"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r>
      <w:tr w:rsidR="0080793D" ns2:paraId="7195BCF0" ns2:textId="77777777" w:rsidTr="00B230A1">
        <w:tblPrEx>
          <w:tblBorders>
            <w:top w:val="single" w:sz="6" w:space="0" w:color="auto"/>
            <w:bottom w:val="single" w:sz="6" w:space="0" w:color="auto"/>
          </w:tblBorders>
        </w:tblPrEx>
        <w:trPr>
          <w:jc w:val="center"/>
        </w:trPr>
        <w:tc>
          <w:tcPr>
            <w:tcW w:w="3232" w:type="dxa"/>
            <w:tcBorders>
              <w:top w:val="nil"/>
              <w:bottom w:val="nil"/>
              <w:right w:val="single" w:sz="2" w:space="0" w:color="auto"/>
            </w:tcBorders>
          </w:tcPr>
          <w:p ns2:paraId="6367D902" ns2:textId="77777777" w:rsidR="0080793D" w:rsidRDefault="0080793D" w:rsidP="00CD0FBA">
            <w:pPr>
              <w:widowControl w:val="0"/>
              <w:autoSpaceDE w:val="0"/>
              <w:autoSpaceDN w:val="0"/>
              <w:adjustRightInd w:val="0"/>
              <w:spacing w:before="15" w:after="15"/>
              <w:ind w:left="160" w:right="1" w:hanging="160"/>
              <w:rPr>
                <w:sz w:val="18"/>
                <w:szCs w:val="18"/>
              </w:rPr>
            </w:pPr>
            <w:r>
              <w:rPr>
                <w:sz w:val="18"/>
                <w:szCs w:val="18"/>
              </w:rPr>
              <w:t xml:space="preserve"> Eye disorders </w:t>
            </w:r>
          </w:p>
        </w:tc>
        <w:tc>
          <w:tcPr>
            <w:tcW w:w="2790" w:type="dxa"/>
            <w:tcBorders>
              <w:top w:val="nil"/>
              <w:left w:val="nil"/>
              <w:bottom w:val="nil"/>
              <w:right w:val="single" w:sz="2" w:space="0" w:color="auto"/>
            </w:tcBorders>
          </w:tcPr>
          <w:p ns2:paraId="21FD06E2" ns2:textId="77777777" w:rsidR="0080793D" w:rsidRDefault="0080793D" w:rsidP="00CD0FBA">
            <w:pPr>
              <w:widowControl w:val="0"/>
              <w:autoSpaceDE w:val="0"/>
              <w:autoSpaceDN w:val="0"/>
              <w:adjustRightInd w:val="0"/>
              <w:spacing w:before="15" w:after="15"/>
              <w:ind w:left="160" w:right="1" w:hanging="160"/>
              <w:rPr>
                <w:sz w:val="18"/>
                <w:szCs w:val="18"/>
              </w:rPr>
            </w:pPr>
            <w:r>
              <w:rPr>
                <w:sz w:val="18"/>
                <w:szCs w:val="18"/>
              </w:rPr>
              <w:t xml:space="preserve">Corneal perforation </w:t>
            </w:r>
          </w:p>
        </w:tc>
        <w:tc>
          <w:tcPr>
            <w:tcW w:w="1303" w:type="dxa"/>
            <w:tcBorders>
              <w:top w:val="nil"/>
              <w:left w:val="nil"/>
              <w:bottom w:val="nil"/>
              <w:right w:val="single" w:sz="2" w:space="0" w:color="auto"/>
            </w:tcBorders>
          </w:tcPr>
          <w:p ns2:paraId="02FDC7D3"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1 (0.1) </w:t>
            </w:r>
          </w:p>
        </w:tc>
        <w:tc>
          <w:tcPr>
            <w:tcW w:w="1127" w:type="dxa"/>
            <w:tcBorders>
              <w:top w:val="nil"/>
              <w:left w:val="nil"/>
              <w:bottom w:val="nil"/>
              <w:right w:val="single" w:sz="2" w:space="0" w:color="auto"/>
            </w:tcBorders>
          </w:tcPr>
          <w:p ns2:paraId="5CE79436"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c>
          <w:tcPr>
            <w:tcW w:w="1127" w:type="dxa"/>
            <w:tcBorders>
              <w:top w:val="nil"/>
              <w:left w:val="nil"/>
              <w:bottom w:val="nil"/>
              <w:right w:val="single" w:sz="2" w:space="0" w:color="auto"/>
            </w:tcBorders>
          </w:tcPr>
          <w:p ns2:paraId="3B2DBC0E"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c>
          <w:tcPr>
            <w:tcW w:w="1127" w:type="dxa"/>
            <w:tcBorders>
              <w:top w:val="nil"/>
              <w:left w:val="nil"/>
              <w:bottom w:val="nil"/>
              <w:right w:val="single" w:sz="2" w:space="0" w:color="auto"/>
            </w:tcBorders>
          </w:tcPr>
          <w:p ns2:paraId="649426CC"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c>
          <w:tcPr>
            <w:tcW w:w="1127" w:type="dxa"/>
            <w:tcBorders>
              <w:top w:val="nil"/>
              <w:left w:val="nil"/>
              <w:bottom w:val="nil"/>
              <w:right w:val="single" w:sz="2" w:space="0" w:color="auto"/>
            </w:tcBorders>
          </w:tcPr>
          <w:p ns2:paraId="22A1456A"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1 (0.1) </w:t>
            </w:r>
          </w:p>
        </w:tc>
        <w:tc>
          <w:tcPr>
            <w:tcW w:w="1127" w:type="dxa"/>
            <w:tcBorders>
              <w:top w:val="nil"/>
              <w:left w:val="nil"/>
              <w:bottom w:val="nil"/>
            </w:tcBorders>
          </w:tcPr>
          <w:p ns2:paraId="1FF0BD2A"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r>
      <w:tr w:rsidR="0080793D" ns2:paraId="4CE792F0" ns2:textId="77777777" w:rsidTr="00B230A1">
        <w:tblPrEx>
          <w:tblBorders>
            <w:top w:val="single" w:sz="6" w:space="0" w:color="auto"/>
            <w:bottom w:val="single" w:sz="6" w:space="0" w:color="auto"/>
          </w:tblBorders>
        </w:tblPrEx>
        <w:trPr>
          <w:jc w:val="center"/>
        </w:trPr>
        <w:tc>
          <w:tcPr>
            <w:tcW w:w="3232" w:type="dxa"/>
            <w:tcBorders>
              <w:top w:val="nil"/>
              <w:bottom w:val="nil"/>
              <w:right w:val="single" w:sz="2" w:space="0" w:color="auto"/>
            </w:tcBorders>
          </w:tcPr>
          <w:p ns2:paraId="187E245F" ns2:textId="77777777" w:rsidR="0080793D" w:rsidRDefault="0080793D" w:rsidP="00CD0FBA">
            <w:pPr>
              <w:widowControl w:val="0"/>
              <w:autoSpaceDE w:val="0"/>
              <w:autoSpaceDN w:val="0"/>
              <w:adjustRightInd w:val="0"/>
              <w:spacing w:before="15" w:after="15"/>
              <w:rPr>
                <w:sz w:val="18"/>
                <w:szCs w:val="18"/>
              </w:rPr>
            </w:pPr>
          </w:p>
        </w:tc>
        <w:tc>
          <w:tcPr>
            <w:tcW w:w="2790" w:type="dxa"/>
            <w:tcBorders>
              <w:top w:val="nil"/>
              <w:left w:val="nil"/>
              <w:bottom w:val="nil"/>
              <w:right w:val="single" w:sz="2" w:space="0" w:color="auto"/>
            </w:tcBorders>
          </w:tcPr>
          <w:p ns2:paraId="3A461A9E" ns2:textId="77777777" w:rsidR="0080793D" w:rsidRDefault="0080793D" w:rsidP="00CD0FBA">
            <w:pPr>
              <w:widowControl w:val="0"/>
              <w:autoSpaceDE w:val="0"/>
              <w:autoSpaceDN w:val="0"/>
              <w:adjustRightInd w:val="0"/>
              <w:spacing w:before="15" w:after="15"/>
              <w:ind w:left="160" w:right="1" w:hanging="160"/>
              <w:rPr>
                <w:sz w:val="18"/>
                <w:szCs w:val="18"/>
              </w:rPr>
            </w:pPr>
            <w:r>
              <w:rPr>
                <w:sz w:val="18"/>
                <w:szCs w:val="18"/>
              </w:rPr>
              <w:t xml:space="preserve">Dry eye </w:t>
            </w:r>
          </w:p>
        </w:tc>
        <w:tc>
          <w:tcPr>
            <w:tcW w:w="1303" w:type="dxa"/>
            <w:tcBorders>
              <w:top w:val="nil"/>
              <w:left w:val="nil"/>
              <w:bottom w:val="nil"/>
              <w:right w:val="single" w:sz="2" w:space="0" w:color="auto"/>
            </w:tcBorders>
          </w:tcPr>
          <w:p ns2:paraId="2E77EB87"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27 (2.5) </w:t>
            </w:r>
          </w:p>
        </w:tc>
        <w:tc>
          <w:tcPr>
            <w:tcW w:w="1127" w:type="dxa"/>
            <w:tcBorders>
              <w:top w:val="nil"/>
              <w:left w:val="nil"/>
              <w:bottom w:val="nil"/>
              <w:right w:val="single" w:sz="2" w:space="0" w:color="auto"/>
            </w:tcBorders>
          </w:tcPr>
          <w:p ns2:paraId="49936280"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18 (1.6) </w:t>
            </w:r>
          </w:p>
        </w:tc>
        <w:tc>
          <w:tcPr>
            <w:tcW w:w="1127" w:type="dxa"/>
            <w:tcBorders>
              <w:top w:val="nil"/>
              <w:left w:val="nil"/>
              <w:bottom w:val="nil"/>
              <w:right w:val="single" w:sz="2" w:space="0" w:color="auto"/>
            </w:tcBorders>
          </w:tcPr>
          <w:p ns2:paraId="363694C7"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8 (0.7) </w:t>
            </w:r>
          </w:p>
        </w:tc>
        <w:tc>
          <w:tcPr>
            <w:tcW w:w="1127" w:type="dxa"/>
            <w:tcBorders>
              <w:top w:val="nil"/>
              <w:left w:val="nil"/>
              <w:bottom w:val="nil"/>
              <w:right w:val="single" w:sz="2" w:space="0" w:color="auto"/>
            </w:tcBorders>
          </w:tcPr>
          <w:p ns2:paraId="66F66CAF"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1 (0.1) </w:t>
            </w:r>
          </w:p>
        </w:tc>
        <w:tc>
          <w:tcPr>
            <w:tcW w:w="1127" w:type="dxa"/>
            <w:tcBorders>
              <w:top w:val="nil"/>
              <w:left w:val="nil"/>
              <w:bottom w:val="nil"/>
              <w:right w:val="single" w:sz="2" w:space="0" w:color="auto"/>
            </w:tcBorders>
          </w:tcPr>
          <w:p ns2:paraId="16B45FFA"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c>
          <w:tcPr>
            <w:tcW w:w="1127" w:type="dxa"/>
            <w:tcBorders>
              <w:top w:val="nil"/>
              <w:left w:val="nil"/>
              <w:bottom w:val="nil"/>
            </w:tcBorders>
          </w:tcPr>
          <w:p ns2:paraId="20D2AA9A"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r>
      <w:tr w:rsidR="0080793D" ns2:paraId="3E8A4A2E" ns2:textId="77777777" w:rsidTr="00B230A1">
        <w:tblPrEx>
          <w:tblBorders>
            <w:top w:val="single" w:sz="6" w:space="0" w:color="auto"/>
            <w:bottom w:val="single" w:sz="6" w:space="0" w:color="auto"/>
          </w:tblBorders>
        </w:tblPrEx>
        <w:trPr>
          <w:jc w:val="center"/>
        </w:trPr>
        <w:tc>
          <w:tcPr>
            <w:tcW w:w="3232" w:type="dxa"/>
            <w:tcBorders>
              <w:top w:val="nil"/>
              <w:bottom w:val="nil"/>
              <w:right w:val="single" w:sz="2" w:space="0" w:color="auto"/>
            </w:tcBorders>
          </w:tcPr>
          <w:p ns2:paraId="6AFCD57B" ns2:textId="77777777" w:rsidR="0080793D" w:rsidRDefault="0080793D" w:rsidP="00CD0FBA">
            <w:pPr>
              <w:widowControl w:val="0"/>
              <w:autoSpaceDE w:val="0"/>
              <w:autoSpaceDN w:val="0"/>
              <w:adjustRightInd w:val="0"/>
              <w:spacing w:before="15" w:after="15"/>
              <w:rPr>
                <w:sz w:val="18"/>
                <w:szCs w:val="18"/>
              </w:rPr>
            </w:pPr>
          </w:p>
        </w:tc>
        <w:tc>
          <w:tcPr>
            <w:tcW w:w="2790" w:type="dxa"/>
            <w:tcBorders>
              <w:top w:val="nil"/>
              <w:left w:val="nil"/>
              <w:bottom w:val="nil"/>
              <w:right w:val="single" w:sz="2" w:space="0" w:color="auto"/>
            </w:tcBorders>
          </w:tcPr>
          <w:p ns2:paraId="0096B6CA" ns2:textId="77777777" w:rsidR="0080793D" w:rsidRDefault="0080793D" w:rsidP="00CD0FBA">
            <w:pPr>
              <w:widowControl w:val="0"/>
              <w:autoSpaceDE w:val="0"/>
              <w:autoSpaceDN w:val="0"/>
              <w:adjustRightInd w:val="0"/>
              <w:spacing w:before="15" w:after="15"/>
              <w:ind w:left="160" w:right="1" w:hanging="160"/>
              <w:rPr>
                <w:sz w:val="18"/>
                <w:szCs w:val="18"/>
              </w:rPr>
            </w:pPr>
            <w:r>
              <w:rPr>
                <w:sz w:val="18"/>
                <w:szCs w:val="18"/>
              </w:rPr>
              <w:t xml:space="preserve">Keratitis </w:t>
            </w:r>
          </w:p>
        </w:tc>
        <w:tc>
          <w:tcPr>
            <w:tcW w:w="1303" w:type="dxa"/>
            <w:tcBorders>
              <w:top w:val="nil"/>
              <w:left w:val="nil"/>
              <w:bottom w:val="nil"/>
              <w:right w:val="single" w:sz="2" w:space="0" w:color="auto"/>
            </w:tcBorders>
          </w:tcPr>
          <w:p ns2:paraId="30EF1476"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6 (0.5) </w:t>
            </w:r>
          </w:p>
        </w:tc>
        <w:tc>
          <w:tcPr>
            <w:tcW w:w="1127" w:type="dxa"/>
            <w:tcBorders>
              <w:top w:val="nil"/>
              <w:left w:val="nil"/>
              <w:bottom w:val="nil"/>
              <w:right w:val="single" w:sz="2" w:space="0" w:color="auto"/>
            </w:tcBorders>
          </w:tcPr>
          <w:p ns2:paraId="5EF0CBBB"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4 (0.4) </w:t>
            </w:r>
          </w:p>
        </w:tc>
        <w:tc>
          <w:tcPr>
            <w:tcW w:w="1127" w:type="dxa"/>
            <w:tcBorders>
              <w:top w:val="nil"/>
              <w:left w:val="nil"/>
              <w:bottom w:val="nil"/>
              <w:right w:val="single" w:sz="2" w:space="0" w:color="auto"/>
            </w:tcBorders>
          </w:tcPr>
          <w:p ns2:paraId="56C4BA9B"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2 (0.2) </w:t>
            </w:r>
          </w:p>
        </w:tc>
        <w:tc>
          <w:tcPr>
            <w:tcW w:w="1127" w:type="dxa"/>
            <w:tcBorders>
              <w:top w:val="nil"/>
              <w:left w:val="nil"/>
              <w:bottom w:val="nil"/>
              <w:right w:val="single" w:sz="2" w:space="0" w:color="auto"/>
            </w:tcBorders>
          </w:tcPr>
          <w:p ns2:paraId="5437C398"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c>
          <w:tcPr>
            <w:tcW w:w="1127" w:type="dxa"/>
            <w:tcBorders>
              <w:top w:val="nil"/>
              <w:left w:val="nil"/>
              <w:bottom w:val="nil"/>
              <w:right w:val="single" w:sz="2" w:space="0" w:color="auto"/>
            </w:tcBorders>
          </w:tcPr>
          <w:p ns2:paraId="7A577EA6"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c>
          <w:tcPr>
            <w:tcW w:w="1127" w:type="dxa"/>
            <w:tcBorders>
              <w:top w:val="nil"/>
              <w:left w:val="nil"/>
              <w:bottom w:val="nil"/>
            </w:tcBorders>
          </w:tcPr>
          <w:p ns2:paraId="09A29DBE"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r>
      <w:tr w:rsidR="0080793D" ns2:paraId="5CD6E763" ns2:textId="77777777" w:rsidTr="00B230A1">
        <w:tblPrEx>
          <w:tblBorders>
            <w:top w:val="single" w:sz="6" w:space="0" w:color="auto"/>
            <w:bottom w:val="single" w:sz="6" w:space="0" w:color="auto"/>
          </w:tblBorders>
        </w:tblPrEx>
        <w:trPr>
          <w:jc w:val="center"/>
        </w:trPr>
        <w:tc>
          <w:tcPr>
            <w:tcW w:w="3232" w:type="dxa"/>
            <w:tcBorders>
              <w:top w:val="nil"/>
              <w:bottom w:val="nil"/>
              <w:right w:val="single" w:sz="2" w:space="0" w:color="auto"/>
            </w:tcBorders>
          </w:tcPr>
          <w:p ns2:paraId="5A4C9D7A" ns2:textId="77777777" w:rsidR="0080793D" w:rsidRDefault="0080793D" w:rsidP="00CD0FBA">
            <w:pPr>
              <w:widowControl w:val="0"/>
              <w:autoSpaceDE w:val="0"/>
              <w:autoSpaceDN w:val="0"/>
              <w:adjustRightInd w:val="0"/>
              <w:spacing w:before="15" w:after="15"/>
              <w:rPr>
                <w:sz w:val="18"/>
                <w:szCs w:val="18"/>
              </w:rPr>
            </w:pPr>
          </w:p>
        </w:tc>
        <w:tc>
          <w:tcPr>
            <w:tcW w:w="2790" w:type="dxa"/>
            <w:tcBorders>
              <w:top w:val="nil"/>
              <w:left w:val="nil"/>
              <w:bottom w:val="nil"/>
              <w:right w:val="single" w:sz="2" w:space="0" w:color="auto"/>
            </w:tcBorders>
          </w:tcPr>
          <w:p ns2:paraId="48423832" ns2:textId="77777777" w:rsidR="0080793D" w:rsidRDefault="0080793D" w:rsidP="00CD0FBA">
            <w:pPr>
              <w:widowControl w:val="0"/>
              <w:autoSpaceDE w:val="0"/>
              <w:autoSpaceDN w:val="0"/>
              <w:adjustRightInd w:val="0"/>
              <w:spacing w:before="15" w:after="15"/>
              <w:ind w:left="160" w:right="1" w:hanging="160"/>
              <w:rPr>
                <w:sz w:val="18"/>
                <w:szCs w:val="18"/>
              </w:rPr>
            </w:pPr>
            <w:r>
              <w:rPr>
                <w:sz w:val="18"/>
                <w:szCs w:val="18"/>
              </w:rPr>
              <w:t xml:space="preserve">Xerophthalmia </w:t>
            </w:r>
          </w:p>
        </w:tc>
        <w:tc>
          <w:tcPr>
            <w:tcW w:w="1303" w:type="dxa"/>
            <w:tcBorders>
              <w:top w:val="nil"/>
              <w:left w:val="nil"/>
              <w:bottom w:val="nil"/>
              <w:right w:val="single" w:sz="2" w:space="0" w:color="auto"/>
            </w:tcBorders>
          </w:tcPr>
          <w:p ns2:paraId="2F72BF11"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17 (1.5) </w:t>
            </w:r>
          </w:p>
        </w:tc>
        <w:tc>
          <w:tcPr>
            <w:tcW w:w="1127" w:type="dxa"/>
            <w:tcBorders>
              <w:top w:val="nil"/>
              <w:left w:val="nil"/>
              <w:bottom w:val="nil"/>
              <w:right w:val="single" w:sz="2" w:space="0" w:color="auto"/>
            </w:tcBorders>
          </w:tcPr>
          <w:p ns2:paraId="6018AE0A"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7 (0.6) </w:t>
            </w:r>
          </w:p>
        </w:tc>
        <w:tc>
          <w:tcPr>
            <w:tcW w:w="1127" w:type="dxa"/>
            <w:tcBorders>
              <w:top w:val="nil"/>
              <w:left w:val="nil"/>
              <w:bottom w:val="nil"/>
              <w:right w:val="single" w:sz="2" w:space="0" w:color="auto"/>
            </w:tcBorders>
          </w:tcPr>
          <w:p ns2:paraId="2DD99EAF"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10 (0.9) </w:t>
            </w:r>
          </w:p>
        </w:tc>
        <w:tc>
          <w:tcPr>
            <w:tcW w:w="1127" w:type="dxa"/>
            <w:tcBorders>
              <w:top w:val="nil"/>
              <w:left w:val="nil"/>
              <w:bottom w:val="nil"/>
              <w:right w:val="single" w:sz="2" w:space="0" w:color="auto"/>
            </w:tcBorders>
          </w:tcPr>
          <w:p ns2:paraId="10A96C61"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c>
          <w:tcPr>
            <w:tcW w:w="1127" w:type="dxa"/>
            <w:tcBorders>
              <w:top w:val="nil"/>
              <w:left w:val="nil"/>
              <w:bottom w:val="nil"/>
              <w:right w:val="single" w:sz="2" w:space="0" w:color="auto"/>
            </w:tcBorders>
          </w:tcPr>
          <w:p ns2:paraId="4EAF7FAF"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c>
          <w:tcPr>
            <w:tcW w:w="1127" w:type="dxa"/>
            <w:tcBorders>
              <w:top w:val="nil"/>
              <w:left w:val="nil"/>
              <w:bottom w:val="nil"/>
            </w:tcBorders>
          </w:tcPr>
          <w:p ns2:paraId="3DC22A20"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r>
      <w:tr w:rsidR="0080793D" ns2:paraId="4B637836" ns2:textId="77777777" w:rsidTr="00B230A1">
        <w:tblPrEx>
          <w:tblBorders>
            <w:top w:val="single" w:sz="6" w:space="0" w:color="auto"/>
            <w:bottom w:val="single" w:sz="6" w:space="0" w:color="auto"/>
          </w:tblBorders>
        </w:tblPrEx>
        <w:trPr>
          <w:jc w:val="center"/>
        </w:trPr>
        <w:tc>
          <w:tcPr>
            <w:tcW w:w="3232" w:type="dxa"/>
            <w:tcBorders>
              <w:top w:val="nil"/>
              <w:bottom w:val="nil"/>
              <w:right w:val="single" w:sz="2" w:space="0" w:color="auto"/>
            </w:tcBorders>
          </w:tcPr>
          <w:p ns2:paraId="3B77B208" ns2:textId="77777777" w:rsidR="0080793D" w:rsidRDefault="0080793D" w:rsidP="00CD0FBA">
            <w:pPr>
              <w:widowControl w:val="0"/>
              <w:autoSpaceDE w:val="0"/>
              <w:autoSpaceDN w:val="0"/>
              <w:adjustRightInd w:val="0"/>
              <w:spacing w:before="15" w:after="15"/>
              <w:ind w:left="160" w:right="1" w:hanging="160"/>
              <w:rPr>
                <w:sz w:val="18"/>
                <w:szCs w:val="18"/>
              </w:rPr>
            </w:pPr>
            <w:r>
              <w:rPr>
                <w:sz w:val="18"/>
                <w:szCs w:val="18"/>
              </w:rPr>
              <w:t xml:space="preserve"> Gastrointestinal disorders </w:t>
            </w:r>
          </w:p>
        </w:tc>
        <w:tc>
          <w:tcPr>
            <w:tcW w:w="2790" w:type="dxa"/>
            <w:tcBorders>
              <w:top w:val="nil"/>
              <w:left w:val="nil"/>
              <w:bottom w:val="nil"/>
              <w:right w:val="single" w:sz="2" w:space="0" w:color="auto"/>
            </w:tcBorders>
          </w:tcPr>
          <w:p ns2:paraId="79F5BA6A" ns2:textId="77777777" w:rsidR="0080793D" w:rsidRDefault="0080793D" w:rsidP="00CD0FBA">
            <w:pPr>
              <w:widowControl w:val="0"/>
              <w:autoSpaceDE w:val="0"/>
              <w:autoSpaceDN w:val="0"/>
              <w:adjustRightInd w:val="0"/>
              <w:spacing w:before="15" w:after="15"/>
              <w:ind w:left="160" w:right="1" w:hanging="160"/>
              <w:rPr>
                <w:sz w:val="18"/>
                <w:szCs w:val="18"/>
              </w:rPr>
            </w:pPr>
            <w:r>
              <w:rPr>
                <w:sz w:val="18"/>
                <w:szCs w:val="18"/>
              </w:rPr>
              <w:t xml:space="preserve">Nausea </w:t>
            </w:r>
          </w:p>
        </w:tc>
        <w:tc>
          <w:tcPr>
            <w:tcW w:w="1303" w:type="dxa"/>
            <w:tcBorders>
              <w:top w:val="nil"/>
              <w:left w:val="nil"/>
              <w:bottom w:val="nil"/>
              <w:right w:val="single" w:sz="2" w:space="0" w:color="auto"/>
            </w:tcBorders>
          </w:tcPr>
          <w:p ns2:paraId="62FD68B8"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322 (29.3) </w:t>
            </w:r>
          </w:p>
        </w:tc>
        <w:tc>
          <w:tcPr>
            <w:tcW w:w="1127" w:type="dxa"/>
            <w:tcBorders>
              <w:top w:val="nil"/>
              <w:left w:val="nil"/>
              <w:bottom w:val="nil"/>
              <w:right w:val="single" w:sz="2" w:space="0" w:color="auto"/>
            </w:tcBorders>
          </w:tcPr>
          <w:p ns2:paraId="2EA7508F"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243 (22.1) </w:t>
            </w:r>
          </w:p>
        </w:tc>
        <w:tc>
          <w:tcPr>
            <w:tcW w:w="1127" w:type="dxa"/>
            <w:tcBorders>
              <w:top w:val="nil"/>
              <w:left w:val="nil"/>
              <w:bottom w:val="nil"/>
              <w:right w:val="single" w:sz="2" w:space="0" w:color="auto"/>
            </w:tcBorders>
          </w:tcPr>
          <w:p ns2:paraId="63CA3F23"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74 (6.7) </w:t>
            </w:r>
          </w:p>
        </w:tc>
        <w:tc>
          <w:tcPr>
            <w:tcW w:w="1127" w:type="dxa"/>
            <w:tcBorders>
              <w:top w:val="nil"/>
              <w:left w:val="nil"/>
              <w:bottom w:val="nil"/>
              <w:right w:val="single" w:sz="2" w:space="0" w:color="auto"/>
            </w:tcBorders>
          </w:tcPr>
          <w:p ns2:paraId="60E4FC9A"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5 (0.5) </w:t>
            </w:r>
          </w:p>
        </w:tc>
        <w:tc>
          <w:tcPr>
            <w:tcW w:w="1127" w:type="dxa"/>
            <w:tcBorders>
              <w:top w:val="nil"/>
              <w:left w:val="nil"/>
              <w:bottom w:val="nil"/>
              <w:right w:val="single" w:sz="2" w:space="0" w:color="auto"/>
            </w:tcBorders>
          </w:tcPr>
          <w:p ns2:paraId="4BBB8672"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c>
          <w:tcPr>
            <w:tcW w:w="1127" w:type="dxa"/>
            <w:tcBorders>
              <w:top w:val="nil"/>
              <w:left w:val="nil"/>
              <w:bottom w:val="nil"/>
            </w:tcBorders>
          </w:tcPr>
          <w:p ns2:paraId="7421AFD5"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r>
      <w:tr w:rsidR="0080793D" ns2:paraId="66C1829D" ns2:textId="77777777" w:rsidTr="00B230A1">
        <w:tblPrEx>
          <w:tblBorders>
            <w:top w:val="single" w:sz="6" w:space="0" w:color="auto"/>
            <w:bottom w:val="single" w:sz="6" w:space="0" w:color="auto"/>
          </w:tblBorders>
        </w:tblPrEx>
        <w:trPr>
          <w:jc w:val="center"/>
        </w:trPr>
        <w:tc>
          <w:tcPr>
            <w:tcW w:w="3232" w:type="dxa"/>
            <w:tcBorders>
              <w:top w:val="nil"/>
              <w:bottom w:val="nil"/>
              <w:right w:val="single" w:sz="2" w:space="0" w:color="auto"/>
            </w:tcBorders>
          </w:tcPr>
          <w:p ns2:paraId="420796F2" ns2:textId="77777777" w:rsidR="0080793D" w:rsidRDefault="0080793D" w:rsidP="00CD0FBA">
            <w:pPr>
              <w:widowControl w:val="0"/>
              <w:autoSpaceDE w:val="0"/>
              <w:autoSpaceDN w:val="0"/>
              <w:adjustRightInd w:val="0"/>
              <w:spacing w:before="15" w:after="15"/>
              <w:rPr>
                <w:sz w:val="18"/>
                <w:szCs w:val="18"/>
              </w:rPr>
            </w:pPr>
          </w:p>
        </w:tc>
        <w:tc>
          <w:tcPr>
            <w:tcW w:w="2790" w:type="dxa"/>
            <w:tcBorders>
              <w:top w:val="nil"/>
              <w:left w:val="nil"/>
              <w:bottom w:val="nil"/>
              <w:right w:val="single" w:sz="2" w:space="0" w:color="auto"/>
            </w:tcBorders>
          </w:tcPr>
          <w:p ns2:paraId="383687E6" ns2:textId="77777777" w:rsidR="0080793D" w:rsidRDefault="0080793D" w:rsidP="00CD0FBA">
            <w:pPr>
              <w:widowControl w:val="0"/>
              <w:autoSpaceDE w:val="0"/>
              <w:autoSpaceDN w:val="0"/>
              <w:adjustRightInd w:val="0"/>
              <w:spacing w:before="15" w:after="15"/>
              <w:ind w:left="160" w:right="1" w:hanging="160"/>
              <w:rPr>
                <w:sz w:val="18"/>
                <w:szCs w:val="18"/>
              </w:rPr>
            </w:pPr>
            <w:r>
              <w:rPr>
                <w:sz w:val="18"/>
                <w:szCs w:val="18"/>
              </w:rPr>
              <w:t xml:space="preserve">Stomatitis </w:t>
            </w:r>
          </w:p>
        </w:tc>
        <w:tc>
          <w:tcPr>
            <w:tcW w:w="1303" w:type="dxa"/>
            <w:tcBorders>
              <w:top w:val="nil"/>
              <w:left w:val="nil"/>
              <w:bottom w:val="nil"/>
              <w:right w:val="single" w:sz="2" w:space="0" w:color="auto"/>
            </w:tcBorders>
          </w:tcPr>
          <w:p ns2:paraId="1F084F0F"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457 (41.6) </w:t>
            </w:r>
          </w:p>
        </w:tc>
        <w:tc>
          <w:tcPr>
            <w:tcW w:w="1127" w:type="dxa"/>
            <w:tcBorders>
              <w:top w:val="nil"/>
              <w:left w:val="nil"/>
              <w:bottom w:val="nil"/>
              <w:right w:val="single" w:sz="2" w:space="0" w:color="auto"/>
            </w:tcBorders>
          </w:tcPr>
          <w:p ns2:paraId="1CCDB763"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155 (14.1) </w:t>
            </w:r>
          </w:p>
        </w:tc>
        <w:tc>
          <w:tcPr>
            <w:tcW w:w="1127" w:type="dxa"/>
            <w:tcBorders>
              <w:top w:val="nil"/>
              <w:left w:val="nil"/>
              <w:bottom w:val="nil"/>
              <w:right w:val="single" w:sz="2" w:space="0" w:color="auto"/>
            </w:tcBorders>
          </w:tcPr>
          <w:p ns2:paraId="1B0108A4"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220 (20.0) </w:t>
            </w:r>
          </w:p>
        </w:tc>
        <w:tc>
          <w:tcPr>
            <w:tcW w:w="1127" w:type="dxa"/>
            <w:tcBorders>
              <w:top w:val="nil"/>
              <w:left w:val="nil"/>
              <w:bottom w:val="nil"/>
              <w:right w:val="single" w:sz="2" w:space="0" w:color="auto"/>
            </w:tcBorders>
          </w:tcPr>
          <w:p ns2:paraId="11B52D7C"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82 (7.5) </w:t>
            </w:r>
          </w:p>
        </w:tc>
        <w:tc>
          <w:tcPr>
            <w:tcW w:w="1127" w:type="dxa"/>
            <w:tcBorders>
              <w:top w:val="nil"/>
              <w:left w:val="nil"/>
              <w:bottom w:val="nil"/>
              <w:right w:val="single" w:sz="2" w:space="0" w:color="auto"/>
            </w:tcBorders>
          </w:tcPr>
          <w:p ns2:paraId="6E9EA079"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c>
          <w:tcPr>
            <w:tcW w:w="1127" w:type="dxa"/>
            <w:tcBorders>
              <w:top w:val="nil"/>
              <w:left w:val="nil"/>
              <w:bottom w:val="nil"/>
            </w:tcBorders>
          </w:tcPr>
          <w:p ns2:paraId="567F2529"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r>
      <w:tr w:rsidR="0080793D" ns2:paraId="65A1352A" ns2:textId="77777777" w:rsidTr="00B230A1">
        <w:tblPrEx>
          <w:tblBorders>
            <w:top w:val="single" w:sz="6" w:space="0" w:color="auto"/>
            <w:bottom w:val="single" w:sz="6" w:space="0" w:color="auto"/>
          </w:tblBorders>
        </w:tblPrEx>
        <w:trPr>
          <w:jc w:val="center"/>
        </w:trPr>
        <w:tc>
          <w:tcPr>
            <w:tcW w:w="3232" w:type="dxa"/>
            <w:tcBorders>
              <w:top w:val="nil"/>
              <w:bottom w:val="nil"/>
              <w:right w:val="single" w:sz="2" w:space="0" w:color="auto"/>
            </w:tcBorders>
          </w:tcPr>
          <w:p ns2:paraId="28BCB061" ns2:textId="77777777" w:rsidR="0080793D" w:rsidRDefault="0080793D" w:rsidP="00CD0FBA">
            <w:pPr>
              <w:widowControl w:val="0"/>
              <w:autoSpaceDE w:val="0"/>
              <w:autoSpaceDN w:val="0"/>
              <w:adjustRightInd w:val="0"/>
              <w:spacing w:before="15" w:after="15"/>
              <w:rPr>
                <w:sz w:val="18"/>
                <w:szCs w:val="18"/>
              </w:rPr>
            </w:pPr>
          </w:p>
        </w:tc>
        <w:tc>
          <w:tcPr>
            <w:tcW w:w="2790" w:type="dxa"/>
            <w:tcBorders>
              <w:top w:val="nil"/>
              <w:left w:val="nil"/>
              <w:bottom w:val="nil"/>
              <w:right w:val="single" w:sz="2" w:space="0" w:color="auto"/>
            </w:tcBorders>
          </w:tcPr>
          <w:p ns2:paraId="69C74FEE" ns2:textId="77777777" w:rsidR="0080793D" w:rsidRDefault="0080793D" w:rsidP="00CD0FBA">
            <w:pPr>
              <w:widowControl w:val="0"/>
              <w:autoSpaceDE w:val="0"/>
              <w:autoSpaceDN w:val="0"/>
              <w:adjustRightInd w:val="0"/>
              <w:spacing w:before="15" w:after="15"/>
              <w:ind w:left="160" w:right="1" w:hanging="160"/>
              <w:rPr>
                <w:sz w:val="18"/>
                <w:szCs w:val="18"/>
              </w:rPr>
            </w:pPr>
            <w:r>
              <w:rPr>
                <w:sz w:val="18"/>
                <w:szCs w:val="18"/>
              </w:rPr>
              <w:t xml:space="preserve">Vomiting </w:t>
            </w:r>
          </w:p>
        </w:tc>
        <w:tc>
          <w:tcPr>
            <w:tcW w:w="1303" w:type="dxa"/>
            <w:tcBorders>
              <w:top w:val="nil"/>
              <w:left w:val="nil"/>
              <w:bottom w:val="nil"/>
              <w:right w:val="single" w:sz="2" w:space="0" w:color="auto"/>
            </w:tcBorders>
          </w:tcPr>
          <w:p ns2:paraId="1E523D5F"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263 (24.0) </w:t>
            </w:r>
          </w:p>
        </w:tc>
        <w:tc>
          <w:tcPr>
            <w:tcW w:w="1127" w:type="dxa"/>
            <w:tcBorders>
              <w:top w:val="nil"/>
              <w:left w:val="nil"/>
              <w:bottom w:val="nil"/>
              <w:right w:val="single" w:sz="2" w:space="0" w:color="auto"/>
            </w:tcBorders>
          </w:tcPr>
          <w:p ns2:paraId="54092C2B"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160 (14.6) </w:t>
            </w:r>
          </w:p>
        </w:tc>
        <w:tc>
          <w:tcPr>
            <w:tcW w:w="1127" w:type="dxa"/>
            <w:tcBorders>
              <w:top w:val="nil"/>
              <w:left w:val="nil"/>
              <w:bottom w:val="nil"/>
              <w:right w:val="single" w:sz="2" w:space="0" w:color="auto"/>
            </w:tcBorders>
          </w:tcPr>
          <w:p ns2:paraId="7EF05279"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90 (8.2) </w:t>
            </w:r>
          </w:p>
        </w:tc>
        <w:tc>
          <w:tcPr>
            <w:tcW w:w="1127" w:type="dxa"/>
            <w:tcBorders>
              <w:top w:val="nil"/>
              <w:left w:val="nil"/>
              <w:bottom w:val="nil"/>
              <w:right w:val="single" w:sz="2" w:space="0" w:color="auto"/>
            </w:tcBorders>
          </w:tcPr>
          <w:p ns2:paraId="6498D887"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13 (1.2) </w:t>
            </w:r>
          </w:p>
        </w:tc>
        <w:tc>
          <w:tcPr>
            <w:tcW w:w="1127" w:type="dxa"/>
            <w:tcBorders>
              <w:top w:val="nil"/>
              <w:left w:val="nil"/>
              <w:bottom w:val="nil"/>
              <w:right w:val="single" w:sz="2" w:space="0" w:color="auto"/>
            </w:tcBorders>
          </w:tcPr>
          <w:p ns2:paraId="56B79486"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c>
          <w:tcPr>
            <w:tcW w:w="1127" w:type="dxa"/>
            <w:tcBorders>
              <w:top w:val="nil"/>
              <w:left w:val="nil"/>
              <w:bottom w:val="nil"/>
            </w:tcBorders>
          </w:tcPr>
          <w:p ns2:paraId="5BC9BE95"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r>
      <w:tr w:rsidR="0080793D" ns2:paraId="2B297C88" ns2:textId="77777777" w:rsidTr="00B230A1">
        <w:tblPrEx>
          <w:tblBorders>
            <w:top w:val="single" w:sz="6" w:space="0" w:color="auto"/>
            <w:bottom w:val="single" w:sz="6" w:space="0" w:color="auto"/>
          </w:tblBorders>
        </w:tblPrEx>
        <w:trPr>
          <w:jc w:val="center"/>
        </w:trPr>
        <w:tc>
          <w:tcPr>
            <w:tcW w:w="3232" w:type="dxa"/>
            <w:tcBorders>
              <w:top w:val="nil"/>
              <w:bottom w:val="nil"/>
              <w:right w:val="single" w:sz="2" w:space="0" w:color="auto"/>
            </w:tcBorders>
          </w:tcPr>
          <w:p ns2:paraId="748180B2" ns2:textId="77777777" w:rsidR="0080793D" w:rsidRDefault="0080793D" w:rsidP="00CD0FBA">
            <w:pPr>
              <w:widowControl w:val="0"/>
              <w:autoSpaceDE w:val="0"/>
              <w:autoSpaceDN w:val="0"/>
              <w:adjustRightInd w:val="0"/>
              <w:spacing w:before="15" w:after="15"/>
              <w:ind w:left="160" w:right="1" w:hanging="160"/>
              <w:rPr>
                <w:sz w:val="18"/>
                <w:szCs w:val="18"/>
              </w:rPr>
            </w:pPr>
            <w:r>
              <w:rPr>
                <w:sz w:val="18"/>
                <w:szCs w:val="18"/>
              </w:rPr>
              <w:t xml:space="preserve"> Immune system disorders </w:t>
            </w:r>
          </w:p>
        </w:tc>
        <w:tc>
          <w:tcPr>
            <w:tcW w:w="2790" w:type="dxa"/>
            <w:tcBorders>
              <w:top w:val="nil"/>
              <w:left w:val="nil"/>
              <w:bottom w:val="nil"/>
              <w:right w:val="single" w:sz="2" w:space="0" w:color="auto"/>
            </w:tcBorders>
          </w:tcPr>
          <w:p ns2:paraId="273310D8" ns2:textId="77777777" w:rsidR="0080793D" w:rsidRDefault="0080793D" w:rsidP="00CD0FBA">
            <w:pPr>
              <w:widowControl w:val="0"/>
              <w:autoSpaceDE w:val="0"/>
              <w:autoSpaceDN w:val="0"/>
              <w:adjustRightInd w:val="0"/>
              <w:spacing w:before="15" w:after="15"/>
              <w:ind w:left="160" w:right="1" w:hanging="160"/>
              <w:rPr>
                <w:sz w:val="18"/>
                <w:szCs w:val="18"/>
              </w:rPr>
            </w:pPr>
            <w:r>
              <w:rPr>
                <w:sz w:val="18"/>
                <w:szCs w:val="18"/>
              </w:rPr>
              <w:t xml:space="preserve">Anaphylactic reaction </w:t>
            </w:r>
          </w:p>
        </w:tc>
        <w:tc>
          <w:tcPr>
            <w:tcW w:w="1303" w:type="dxa"/>
            <w:tcBorders>
              <w:top w:val="nil"/>
              <w:left w:val="nil"/>
              <w:bottom w:val="nil"/>
              <w:right w:val="single" w:sz="2" w:space="0" w:color="auto"/>
            </w:tcBorders>
          </w:tcPr>
          <w:p ns2:paraId="6D1A02C3"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2 (0.2) </w:t>
            </w:r>
          </w:p>
        </w:tc>
        <w:tc>
          <w:tcPr>
            <w:tcW w:w="1127" w:type="dxa"/>
            <w:tcBorders>
              <w:top w:val="nil"/>
              <w:left w:val="nil"/>
              <w:bottom w:val="nil"/>
              <w:right w:val="single" w:sz="2" w:space="0" w:color="auto"/>
            </w:tcBorders>
          </w:tcPr>
          <w:p ns2:paraId="19E8D9F2"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1 (0.1) </w:t>
            </w:r>
          </w:p>
        </w:tc>
        <w:tc>
          <w:tcPr>
            <w:tcW w:w="1127" w:type="dxa"/>
            <w:tcBorders>
              <w:top w:val="nil"/>
              <w:left w:val="nil"/>
              <w:bottom w:val="nil"/>
              <w:right w:val="single" w:sz="2" w:space="0" w:color="auto"/>
            </w:tcBorders>
          </w:tcPr>
          <w:p ns2:paraId="14FDC9FF"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c>
          <w:tcPr>
            <w:tcW w:w="1127" w:type="dxa"/>
            <w:tcBorders>
              <w:top w:val="nil"/>
              <w:left w:val="nil"/>
              <w:bottom w:val="nil"/>
              <w:right w:val="single" w:sz="2" w:space="0" w:color="auto"/>
            </w:tcBorders>
          </w:tcPr>
          <w:p ns2:paraId="673AEE23"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c>
          <w:tcPr>
            <w:tcW w:w="1127" w:type="dxa"/>
            <w:tcBorders>
              <w:top w:val="nil"/>
              <w:left w:val="nil"/>
              <w:bottom w:val="nil"/>
              <w:right w:val="single" w:sz="2" w:space="0" w:color="auto"/>
            </w:tcBorders>
          </w:tcPr>
          <w:p ns2:paraId="5ACE9EE3"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1 (0.1) </w:t>
            </w:r>
          </w:p>
        </w:tc>
        <w:tc>
          <w:tcPr>
            <w:tcW w:w="1127" w:type="dxa"/>
            <w:tcBorders>
              <w:top w:val="nil"/>
              <w:left w:val="nil"/>
              <w:bottom w:val="nil"/>
            </w:tcBorders>
          </w:tcPr>
          <w:p ns2:paraId="43B25311"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r>
      <w:tr w:rsidR="0080793D" ns2:paraId="15E5DA1A" ns2:textId="77777777" w:rsidTr="00B230A1">
        <w:tblPrEx>
          <w:tblBorders>
            <w:top w:val="single" w:sz="6" w:space="0" w:color="auto"/>
            <w:bottom w:val="single" w:sz="6" w:space="0" w:color="auto"/>
          </w:tblBorders>
        </w:tblPrEx>
        <w:trPr>
          <w:jc w:val="center"/>
        </w:trPr>
        <w:tc>
          <w:tcPr>
            <w:tcW w:w="3232" w:type="dxa"/>
            <w:tcBorders>
              <w:top w:val="nil"/>
              <w:bottom w:val="nil"/>
              <w:right w:val="single" w:sz="2" w:space="0" w:color="auto"/>
            </w:tcBorders>
          </w:tcPr>
          <w:p ns2:paraId="719B4093" ns2:textId="77777777" w:rsidR="0080793D" w:rsidRDefault="0080793D" w:rsidP="00CD0FBA">
            <w:pPr>
              <w:widowControl w:val="0"/>
              <w:autoSpaceDE w:val="0"/>
              <w:autoSpaceDN w:val="0"/>
              <w:adjustRightInd w:val="0"/>
              <w:spacing w:before="15" w:after="15"/>
              <w:rPr>
                <w:sz w:val="18"/>
                <w:szCs w:val="18"/>
              </w:rPr>
            </w:pPr>
          </w:p>
        </w:tc>
        <w:tc>
          <w:tcPr>
            <w:tcW w:w="2790" w:type="dxa"/>
            <w:tcBorders>
              <w:top w:val="nil"/>
              <w:left w:val="nil"/>
              <w:bottom w:val="nil"/>
              <w:right w:val="single" w:sz="2" w:space="0" w:color="auto"/>
            </w:tcBorders>
          </w:tcPr>
          <w:p ns2:paraId="6C093911" ns2:textId="77777777" w:rsidR="0080793D" w:rsidRDefault="0080793D" w:rsidP="00CD0FBA">
            <w:pPr>
              <w:widowControl w:val="0"/>
              <w:autoSpaceDE w:val="0"/>
              <w:autoSpaceDN w:val="0"/>
              <w:adjustRightInd w:val="0"/>
              <w:spacing w:before="15" w:after="15"/>
              <w:ind w:left="160" w:right="1" w:hanging="160"/>
              <w:rPr>
                <w:sz w:val="18"/>
                <w:szCs w:val="18"/>
              </w:rPr>
            </w:pPr>
            <w:r>
              <w:rPr>
                <w:sz w:val="18"/>
                <w:szCs w:val="18"/>
              </w:rPr>
              <w:t xml:space="preserve">Anaphylactic shock </w:t>
            </w:r>
          </w:p>
        </w:tc>
        <w:tc>
          <w:tcPr>
            <w:tcW w:w="1303" w:type="dxa"/>
            <w:tcBorders>
              <w:top w:val="nil"/>
              <w:left w:val="nil"/>
              <w:bottom w:val="nil"/>
              <w:right w:val="single" w:sz="2" w:space="0" w:color="auto"/>
            </w:tcBorders>
          </w:tcPr>
          <w:p ns2:paraId="38DF3025"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3 (0.3) </w:t>
            </w:r>
          </w:p>
        </w:tc>
        <w:tc>
          <w:tcPr>
            <w:tcW w:w="1127" w:type="dxa"/>
            <w:tcBorders>
              <w:top w:val="nil"/>
              <w:left w:val="nil"/>
              <w:bottom w:val="nil"/>
              <w:right w:val="single" w:sz="2" w:space="0" w:color="auto"/>
            </w:tcBorders>
          </w:tcPr>
          <w:p ns2:paraId="6546D5BA"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c>
          <w:tcPr>
            <w:tcW w:w="1127" w:type="dxa"/>
            <w:tcBorders>
              <w:top w:val="nil"/>
              <w:left w:val="nil"/>
              <w:bottom w:val="nil"/>
              <w:right w:val="single" w:sz="2" w:space="0" w:color="auto"/>
            </w:tcBorders>
          </w:tcPr>
          <w:p ns2:paraId="69823C0D"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c>
          <w:tcPr>
            <w:tcW w:w="1127" w:type="dxa"/>
            <w:tcBorders>
              <w:top w:val="nil"/>
              <w:left w:val="nil"/>
              <w:bottom w:val="nil"/>
              <w:right w:val="single" w:sz="2" w:space="0" w:color="auto"/>
            </w:tcBorders>
          </w:tcPr>
          <w:p ns2:paraId="4446A5C0"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c>
          <w:tcPr>
            <w:tcW w:w="1127" w:type="dxa"/>
            <w:tcBorders>
              <w:top w:val="nil"/>
              <w:left w:val="nil"/>
              <w:bottom w:val="nil"/>
              <w:right w:val="single" w:sz="2" w:space="0" w:color="auto"/>
            </w:tcBorders>
          </w:tcPr>
          <w:p ns2:paraId="65518739"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2 (0.2) </w:t>
            </w:r>
          </w:p>
        </w:tc>
        <w:tc>
          <w:tcPr>
            <w:tcW w:w="1127" w:type="dxa"/>
            <w:tcBorders>
              <w:top w:val="nil"/>
              <w:left w:val="nil"/>
              <w:bottom w:val="nil"/>
            </w:tcBorders>
          </w:tcPr>
          <w:p ns2:paraId="03BD72B2"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1 (0.1) </w:t>
            </w:r>
          </w:p>
        </w:tc>
      </w:tr>
      <w:tr w:rsidR="0080793D" ns2:paraId="3C2ACC6C" ns2:textId="77777777" w:rsidTr="00B230A1">
        <w:tblPrEx>
          <w:tblBorders>
            <w:top w:val="single" w:sz="6" w:space="0" w:color="auto"/>
            <w:bottom w:val="single" w:sz="6" w:space="0" w:color="auto"/>
          </w:tblBorders>
        </w:tblPrEx>
        <w:trPr>
          <w:jc w:val="center"/>
        </w:trPr>
        <w:tc>
          <w:tcPr>
            <w:tcW w:w="3232" w:type="dxa"/>
            <w:tcBorders>
              <w:top w:val="nil"/>
              <w:bottom w:val="single" w:sz="2" w:space="0" w:color="auto"/>
              <w:right w:val="single" w:sz="2" w:space="0" w:color="auto"/>
            </w:tcBorders>
          </w:tcPr>
          <w:p ns2:paraId="2DECDD34" ns2:textId="77777777" w:rsidR="0080793D" w:rsidRDefault="0080793D" w:rsidP="00CD0FBA">
            <w:pPr>
              <w:widowControl w:val="0"/>
              <w:autoSpaceDE w:val="0"/>
              <w:autoSpaceDN w:val="0"/>
              <w:adjustRightInd w:val="0"/>
              <w:spacing w:before="15" w:after="15"/>
              <w:rPr>
                <w:sz w:val="18"/>
                <w:szCs w:val="18"/>
              </w:rPr>
            </w:pPr>
          </w:p>
        </w:tc>
        <w:tc>
          <w:tcPr>
            <w:tcW w:w="2790" w:type="dxa"/>
            <w:tcBorders>
              <w:top w:val="nil"/>
              <w:left w:val="nil"/>
              <w:bottom w:val="single" w:sz="2" w:space="0" w:color="auto"/>
              <w:right w:val="single" w:sz="2" w:space="0" w:color="auto"/>
            </w:tcBorders>
          </w:tcPr>
          <w:p ns2:paraId="72EEF1D9" ns2:textId="77777777" w:rsidR="0080793D" w:rsidRDefault="0080793D" w:rsidP="00CD0FBA">
            <w:pPr>
              <w:widowControl w:val="0"/>
              <w:autoSpaceDE w:val="0"/>
              <w:autoSpaceDN w:val="0"/>
              <w:adjustRightInd w:val="0"/>
              <w:spacing w:before="15" w:after="15"/>
              <w:ind w:left="160" w:right="1" w:hanging="160"/>
              <w:rPr>
                <w:sz w:val="18"/>
                <w:szCs w:val="18"/>
              </w:rPr>
            </w:pPr>
            <w:r>
              <w:rPr>
                <w:sz w:val="18"/>
                <w:szCs w:val="18"/>
              </w:rPr>
              <w:t xml:space="preserve">Hypersensitivity </w:t>
            </w:r>
          </w:p>
        </w:tc>
        <w:tc>
          <w:tcPr>
            <w:tcW w:w="1303" w:type="dxa"/>
            <w:tcBorders>
              <w:top w:val="nil"/>
              <w:left w:val="nil"/>
              <w:bottom w:val="single" w:sz="2" w:space="0" w:color="auto"/>
              <w:right w:val="single" w:sz="2" w:space="0" w:color="auto"/>
            </w:tcBorders>
          </w:tcPr>
          <w:p ns2:paraId="53C1097E"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16 (1.5) </w:t>
            </w:r>
          </w:p>
        </w:tc>
        <w:tc>
          <w:tcPr>
            <w:tcW w:w="1127" w:type="dxa"/>
            <w:tcBorders>
              <w:top w:val="nil"/>
              <w:left w:val="nil"/>
              <w:bottom w:val="single" w:sz="2" w:space="0" w:color="auto"/>
              <w:right w:val="single" w:sz="2" w:space="0" w:color="auto"/>
            </w:tcBorders>
          </w:tcPr>
          <w:p ns2:paraId="2F9603C3"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9 (0.8) </w:t>
            </w:r>
          </w:p>
        </w:tc>
        <w:tc>
          <w:tcPr>
            <w:tcW w:w="1127" w:type="dxa"/>
            <w:tcBorders>
              <w:top w:val="nil"/>
              <w:left w:val="nil"/>
              <w:bottom w:val="single" w:sz="2" w:space="0" w:color="auto"/>
              <w:right w:val="single" w:sz="2" w:space="0" w:color="auto"/>
            </w:tcBorders>
          </w:tcPr>
          <w:p ns2:paraId="291B1347"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4 (0.4) </w:t>
            </w:r>
          </w:p>
        </w:tc>
        <w:tc>
          <w:tcPr>
            <w:tcW w:w="1127" w:type="dxa"/>
            <w:tcBorders>
              <w:top w:val="nil"/>
              <w:left w:val="nil"/>
              <w:bottom w:val="single" w:sz="2" w:space="0" w:color="auto"/>
              <w:right w:val="single" w:sz="2" w:space="0" w:color="auto"/>
            </w:tcBorders>
          </w:tcPr>
          <w:p ns2:paraId="0EBF508E"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3 (0.3) </w:t>
            </w:r>
          </w:p>
        </w:tc>
        <w:tc>
          <w:tcPr>
            <w:tcW w:w="1127" w:type="dxa"/>
            <w:tcBorders>
              <w:top w:val="nil"/>
              <w:left w:val="nil"/>
              <w:bottom w:val="single" w:sz="2" w:space="0" w:color="auto"/>
              <w:right w:val="single" w:sz="2" w:space="0" w:color="auto"/>
            </w:tcBorders>
          </w:tcPr>
          <w:p ns2:paraId="5C820F2E"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c>
          <w:tcPr>
            <w:tcW w:w="1127" w:type="dxa"/>
            <w:tcBorders>
              <w:top w:val="nil"/>
              <w:left w:val="nil"/>
              <w:bottom w:val="single" w:sz="2" w:space="0" w:color="auto"/>
            </w:tcBorders>
          </w:tcPr>
          <w:p ns2:paraId="048D4F60"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r>
    </w:tbl>
    <w:p ns2:paraId="604A24AB" ns2:textId="77777777" w:rsidR="007243AD" w:rsidRPr="007675C4" w:rsidRDefault="007243AD" w:rsidP="007243AD">
      <w:pPr>
        <w:pStyle w:val="Paragraph"/>
      </w:pPr>
      <w:ins w:id="12434" w:author="GoldenCorpusHarness" w:date="2026-03-28T21:57:55Z">
        <w:r>
          <w:t>A summary of AEs observed in this study is presented in [Table 42].</w:t>
        </w:r>
      </w:ins>
    </w:p>
    <w:tbl>
      <w:tblPr>
        <w:tblW w:w="12960" w:type="dxa"/>
        <w:jc w:val="center"/>
        <w:tblBorders>
          <w:top w:val="double" w:sz="6" w:space="0" w:color="auto"/>
          <w:left w:val="single" w:sz="6" w:space="0" w:color="auto"/>
          <w:bottom w:val="double" w:sz="6" w:space="0" w:color="auto"/>
          <w:right w:val="single" w:sz="6" w:space="0" w:color="auto"/>
        </w:tblBorders>
        <w:tblLayout w:type="fixed"/>
        <w:tblLook w:val="0000" w:firstRow="0" w:lastRow="0" w:firstColumn="0" w:lastColumn="0" w:noHBand="0" w:noVBand="0"/>
      </w:tblPr>
      <w:tblGrid>
        <w:gridCol w:w="3232"/>
        <w:gridCol w:w="2790"/>
        <w:gridCol w:w="1303"/>
        <w:gridCol w:w="1127"/>
        <w:gridCol w:w="1127"/>
        <w:gridCol w:w="1127"/>
        <w:gridCol w:w="1127"/>
        <w:gridCol w:w="1127"/>
      </w:tblGrid>
      <w:tr w:rsidR="00A12B3D" ns2:paraId="5B4601F9" ns2:textId="77777777" w:rsidTr="00B230A1">
        <w:trPr>
          <w:jc w:val="center"/>
        </w:trPr>
        <w:tc>
          <w:tcPr>
            <w:tcW w:w="3232" w:type="dxa"/>
            <w:tcBorders>
              <w:top w:val="double" w:sz="6" w:space="0" w:color="auto"/>
              <w:bottom w:val="nil"/>
              <w:right w:val="single" w:sz="2" w:space="0" w:color="auto"/>
            </w:tcBorders>
          </w:tcPr>
          <w:p ns2:paraId="5EB256D5" ns2:textId="77777777" w:rsidR="00AB0AD8" w:rsidRDefault="00AB0AD8" w:rsidP="00CD0FBA">
            <w:pPr>
              <w:widowControl w:val="0"/>
              <w:autoSpaceDE w:val="0"/>
              <w:autoSpaceDN w:val="0"/>
              <w:adjustRightInd w:val="0"/>
              <w:spacing w:before="15" w:after="15"/>
              <w:rPr>
                <w:sz w:val="18"/>
                <w:szCs w:val="18"/>
              </w:rPr>
            </w:pPr>
          </w:p>
        </w:tc>
        <w:tc>
          <w:tcPr>
            <w:tcW w:w="2790" w:type="dxa"/>
            <w:tcBorders>
              <w:top w:val="double" w:sz="6" w:space="0" w:color="auto"/>
              <w:left w:val="nil"/>
              <w:bottom w:val="nil"/>
              <w:right w:val="single" w:sz="2" w:space="0" w:color="auto"/>
            </w:tcBorders>
          </w:tcPr>
          <w:p ns2:paraId="7ABA13A0" ns2:textId="77777777" w:rsidR="00AB0AD8" w:rsidRDefault="00AB0AD8" w:rsidP="00CD0FBA">
            <w:pPr>
              <w:widowControl w:val="0"/>
              <w:autoSpaceDE w:val="0"/>
              <w:autoSpaceDN w:val="0"/>
              <w:adjustRightInd w:val="0"/>
              <w:spacing w:before="15" w:after="15"/>
              <w:rPr>
                <w:sz w:val="18"/>
                <w:szCs w:val="18"/>
              </w:rPr>
            </w:pPr>
          </w:p>
        </w:tc>
        <w:tc>
          <w:tcPr>
            <w:tcW w:w="6938" w:type="dxa"/>
            <w:gridSpan w:val="6"/>
            <w:tcBorders>
              <w:top w:val="double" w:sz="6" w:space="0" w:color="auto"/>
              <w:left w:val="nil"/>
              <w:bottom w:val="single" w:sz="2" w:space="0" w:color="auto"/>
            </w:tcBorders>
          </w:tcPr>
          <w:p ns2:paraId="4F8FD0B1"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Total Number of Participants Exposed N = 1098 </w:t>
            </w:r>
          </w:p>
        </w:tc>
      </w:tr>
      <w:tr w:rsidR="00A12B3D" ns2:paraId="64FFEA23" ns2:textId="77777777" w:rsidTr="00B230A1">
        <w:tblPrEx>
          <w:tblBorders>
            <w:top w:val="single" w:sz="6" w:space="0" w:color="auto"/>
            <w:bottom w:val="single" w:sz="6" w:space="0" w:color="auto"/>
          </w:tblBorders>
        </w:tblPrEx>
        <w:trPr>
          <w:jc w:val="center"/>
        </w:trPr>
        <w:tc>
          <w:tcPr>
            <w:tcW w:w="3232" w:type="dxa"/>
            <w:tcBorders>
              <w:top w:val="nil"/>
              <w:bottom w:val="nil"/>
              <w:right w:val="single" w:sz="2" w:space="0" w:color="auto"/>
            </w:tcBorders>
          </w:tcPr>
          <w:p ns2:paraId="27C687F9" ns2:textId="77777777" w:rsidR="00AB0AD8" w:rsidRDefault="00AB0AD8" w:rsidP="00CD0FBA">
            <w:pPr>
              <w:widowControl w:val="0"/>
              <w:autoSpaceDE w:val="0"/>
              <w:autoSpaceDN w:val="0"/>
              <w:adjustRightInd w:val="0"/>
              <w:spacing w:before="15" w:after="15"/>
              <w:rPr>
                <w:sz w:val="18"/>
                <w:szCs w:val="18"/>
              </w:rPr>
            </w:pPr>
          </w:p>
        </w:tc>
        <w:tc>
          <w:tcPr>
            <w:tcW w:w="2790" w:type="dxa"/>
            <w:tcBorders>
              <w:top w:val="nil"/>
              <w:left w:val="nil"/>
              <w:bottom w:val="nil"/>
              <w:right w:val="single" w:sz="2" w:space="0" w:color="auto"/>
            </w:tcBorders>
          </w:tcPr>
          <w:p ns2:paraId="065B1F1F" ns2:textId="77777777" w:rsidR="00AB0AD8" w:rsidRDefault="00AB0AD8" w:rsidP="00CD0FBA">
            <w:pPr>
              <w:widowControl w:val="0"/>
              <w:autoSpaceDE w:val="0"/>
              <w:autoSpaceDN w:val="0"/>
              <w:adjustRightInd w:val="0"/>
              <w:spacing w:before="15" w:after="15"/>
              <w:rPr>
                <w:sz w:val="18"/>
                <w:szCs w:val="18"/>
              </w:rPr>
            </w:pPr>
          </w:p>
        </w:tc>
        <w:tc>
          <w:tcPr>
            <w:tcW w:w="1303" w:type="dxa"/>
            <w:tcBorders>
              <w:top w:val="nil"/>
              <w:left w:val="nil"/>
              <w:bottom w:val="nil"/>
              <w:right w:val="single" w:sz="2" w:space="0" w:color="auto"/>
            </w:tcBorders>
          </w:tcPr>
          <w:p ns2:paraId="70C59C8F" ns2:textId="77777777" w:rsidR="00AB0AD8" w:rsidRDefault="00AB0AD8" w:rsidP="00CD0FBA">
            <w:pPr>
              <w:widowControl w:val="0"/>
              <w:autoSpaceDE w:val="0"/>
              <w:autoSpaceDN w:val="0"/>
              <w:adjustRightInd w:val="0"/>
              <w:spacing w:before="15" w:after="15"/>
              <w:jc w:val="center"/>
              <w:rPr>
                <w:sz w:val="18"/>
                <w:szCs w:val="18"/>
              </w:rPr>
            </w:pPr>
          </w:p>
        </w:tc>
        <w:tc>
          <w:tcPr>
            <w:tcW w:w="5635" w:type="dxa"/>
            <w:gridSpan w:val="5"/>
            <w:tcBorders>
              <w:top w:val="nil"/>
              <w:left w:val="nil"/>
              <w:bottom w:val="single" w:sz="2" w:space="0" w:color="auto"/>
            </w:tcBorders>
          </w:tcPr>
          <w:p ns2:paraId="681411E8"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CTCAE Severity </w:t>
            </w:r>
          </w:p>
        </w:tc>
      </w:tr>
      <w:tr w:rsidR="00A12B3D" ns2:paraId="667528F1" ns2:textId="77777777" w:rsidTr="00B230A1">
        <w:tblPrEx>
          <w:tblBorders>
            <w:top w:val="single" w:sz="6" w:space="0" w:color="auto"/>
            <w:bottom w:val="single" w:sz="6" w:space="0" w:color="auto"/>
          </w:tblBorders>
        </w:tblPrEx>
        <w:trPr>
          <w:jc w:val="center"/>
        </w:trPr>
        <w:tc>
          <w:tcPr>
            <w:tcW w:w="3232" w:type="dxa"/>
            <w:tcBorders>
              <w:top w:val="nil"/>
              <w:bottom w:val="nil"/>
              <w:right w:val="single" w:sz="2" w:space="0" w:color="auto"/>
            </w:tcBorders>
          </w:tcPr>
          <w:p ns2:paraId="48C64064" ns2:textId="77777777" w:rsidR="00AB0AD8" w:rsidRDefault="00AB0AD8" w:rsidP="00CD0FBA">
            <w:pPr>
              <w:widowControl w:val="0"/>
              <w:autoSpaceDE w:val="0"/>
              <w:autoSpaceDN w:val="0"/>
              <w:adjustRightInd w:val="0"/>
              <w:spacing w:before="15" w:after="15"/>
              <w:rPr>
                <w:sz w:val="18"/>
                <w:szCs w:val="18"/>
              </w:rPr>
            </w:pPr>
          </w:p>
        </w:tc>
        <w:tc>
          <w:tcPr>
            <w:tcW w:w="2790" w:type="dxa"/>
            <w:tcBorders>
              <w:top w:val="nil"/>
              <w:left w:val="nil"/>
              <w:bottom w:val="nil"/>
              <w:right w:val="single" w:sz="2" w:space="0" w:color="auto"/>
            </w:tcBorders>
          </w:tcPr>
          <w:p ns2:paraId="78A129F2" ns2:textId="77777777" w:rsidR="00AB0AD8" w:rsidRDefault="00AB0AD8" w:rsidP="00CD0FBA">
            <w:pPr>
              <w:widowControl w:val="0"/>
              <w:autoSpaceDE w:val="0"/>
              <w:autoSpaceDN w:val="0"/>
              <w:adjustRightInd w:val="0"/>
              <w:spacing w:before="15" w:after="15"/>
              <w:rPr>
                <w:sz w:val="18"/>
                <w:szCs w:val="18"/>
              </w:rPr>
            </w:pPr>
          </w:p>
        </w:tc>
        <w:tc>
          <w:tcPr>
            <w:tcW w:w="1303" w:type="dxa"/>
            <w:tcBorders>
              <w:top w:val="nil"/>
              <w:left w:val="nil"/>
              <w:bottom w:val="nil"/>
              <w:right w:val="single" w:sz="2" w:space="0" w:color="auto"/>
            </w:tcBorders>
          </w:tcPr>
          <w:p ns2:paraId="59D31F26"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Overall </w:t>
            </w:r>
          </w:p>
        </w:tc>
        <w:tc>
          <w:tcPr>
            <w:tcW w:w="1127" w:type="dxa"/>
            <w:tcBorders>
              <w:top w:val="nil"/>
              <w:left w:val="nil"/>
              <w:bottom w:val="nil"/>
              <w:right w:val="single" w:sz="2" w:space="0" w:color="auto"/>
            </w:tcBorders>
          </w:tcPr>
          <w:p ns2:paraId="135EE6EC" ns2:textId="77777777" w:rsidR="00AB0AD8" w:rsidRDefault="00AB0AD8" w:rsidP="00CD0FBA">
            <w:pPr>
              <w:widowControl w:val="0"/>
              <w:autoSpaceDE w:val="0"/>
              <w:autoSpaceDN w:val="0"/>
              <w:adjustRightInd w:val="0"/>
              <w:spacing w:before="15" w:after="15"/>
              <w:jc w:val="center"/>
              <w:rPr>
                <w:sz w:val="18"/>
                <w:szCs w:val="18"/>
              </w:rPr>
            </w:pPr>
          </w:p>
        </w:tc>
        <w:tc>
          <w:tcPr>
            <w:tcW w:w="1127" w:type="dxa"/>
            <w:tcBorders>
              <w:top w:val="nil"/>
              <w:left w:val="nil"/>
              <w:bottom w:val="nil"/>
              <w:right w:val="single" w:sz="2" w:space="0" w:color="auto"/>
            </w:tcBorders>
          </w:tcPr>
          <w:p ns2:paraId="3ACDB7B6" ns2:textId="77777777" w:rsidR="00AB0AD8" w:rsidRDefault="00AB0AD8" w:rsidP="00CD0FBA">
            <w:pPr>
              <w:widowControl w:val="0"/>
              <w:autoSpaceDE w:val="0"/>
              <w:autoSpaceDN w:val="0"/>
              <w:adjustRightInd w:val="0"/>
              <w:spacing w:before="15" w:after="15"/>
              <w:jc w:val="center"/>
              <w:rPr>
                <w:sz w:val="18"/>
                <w:szCs w:val="18"/>
              </w:rPr>
            </w:pPr>
          </w:p>
        </w:tc>
        <w:tc>
          <w:tcPr>
            <w:tcW w:w="1127" w:type="dxa"/>
            <w:tcBorders>
              <w:top w:val="nil"/>
              <w:left w:val="nil"/>
              <w:bottom w:val="nil"/>
              <w:right w:val="single" w:sz="2" w:space="0" w:color="auto"/>
            </w:tcBorders>
          </w:tcPr>
          <w:p ns2:paraId="010DA201" ns2:textId="77777777" w:rsidR="00AB0AD8" w:rsidRDefault="00AB0AD8" w:rsidP="00CD0FBA">
            <w:pPr>
              <w:widowControl w:val="0"/>
              <w:autoSpaceDE w:val="0"/>
              <w:autoSpaceDN w:val="0"/>
              <w:adjustRightInd w:val="0"/>
              <w:spacing w:before="15" w:after="15"/>
              <w:jc w:val="center"/>
              <w:rPr>
                <w:sz w:val="18"/>
                <w:szCs w:val="18"/>
              </w:rPr>
            </w:pPr>
          </w:p>
        </w:tc>
        <w:tc>
          <w:tcPr>
            <w:tcW w:w="1127" w:type="dxa"/>
            <w:tcBorders>
              <w:top w:val="nil"/>
              <w:left w:val="nil"/>
              <w:bottom w:val="nil"/>
              <w:right w:val="single" w:sz="2" w:space="0" w:color="auto"/>
            </w:tcBorders>
          </w:tcPr>
          <w:p ns2:paraId="030CAE86" ns2:textId="77777777" w:rsidR="00AB0AD8" w:rsidRDefault="00AB0AD8" w:rsidP="00CD0FBA">
            <w:pPr>
              <w:widowControl w:val="0"/>
              <w:autoSpaceDE w:val="0"/>
              <w:autoSpaceDN w:val="0"/>
              <w:adjustRightInd w:val="0"/>
              <w:spacing w:before="15" w:after="15"/>
              <w:jc w:val="center"/>
              <w:rPr>
                <w:sz w:val="18"/>
                <w:szCs w:val="18"/>
              </w:rPr>
            </w:pPr>
          </w:p>
        </w:tc>
        <w:tc>
          <w:tcPr>
            <w:tcW w:w="1127" w:type="dxa"/>
            <w:tcBorders>
              <w:top w:val="nil"/>
              <w:left w:val="nil"/>
              <w:bottom w:val="nil"/>
            </w:tcBorders>
          </w:tcPr>
          <w:p ns2:paraId="188FF9F7" ns2:textId="77777777" w:rsidR="00AB0AD8" w:rsidRDefault="00AB0AD8" w:rsidP="00CD0FBA">
            <w:pPr>
              <w:widowControl w:val="0"/>
              <w:autoSpaceDE w:val="0"/>
              <w:autoSpaceDN w:val="0"/>
              <w:adjustRightInd w:val="0"/>
              <w:spacing w:before="15" w:after="15"/>
              <w:jc w:val="center"/>
              <w:rPr>
                <w:sz w:val="18"/>
                <w:szCs w:val="18"/>
              </w:rPr>
            </w:pPr>
          </w:p>
        </w:tc>
      </w:tr>
      <w:tr w:rsidR="00A12B3D" ns2:paraId="2DD2B97B" ns2:textId="77777777" w:rsidTr="00B230A1">
        <w:tblPrEx>
          <w:tblBorders>
            <w:top w:val="single" w:sz="6" w:space="0" w:color="auto"/>
            <w:bottom w:val="single" w:sz="6" w:space="0" w:color="auto"/>
          </w:tblBorders>
        </w:tblPrEx>
        <w:trPr>
          <w:jc w:val="center"/>
        </w:trPr>
        <w:tc>
          <w:tcPr>
            <w:tcW w:w="3232" w:type="dxa"/>
            <w:tcBorders>
              <w:top w:val="nil"/>
              <w:bottom w:val="nil"/>
              <w:right w:val="single" w:sz="2" w:space="0" w:color="auto"/>
            </w:tcBorders>
          </w:tcPr>
          <w:p ns2:paraId="37B09D8D" ns2:textId="77777777" w:rsidR="00AB0AD8" w:rsidRDefault="00AB0AD8" w:rsidP="00CD0FBA">
            <w:pPr>
              <w:widowControl w:val="0"/>
              <w:autoSpaceDE w:val="0"/>
              <w:autoSpaceDN w:val="0"/>
              <w:adjustRightInd w:val="0"/>
              <w:spacing w:before="15" w:after="15"/>
              <w:rPr>
                <w:sz w:val="18"/>
                <w:szCs w:val="18"/>
              </w:rPr>
            </w:pPr>
          </w:p>
        </w:tc>
        <w:tc>
          <w:tcPr>
            <w:tcW w:w="2790" w:type="dxa"/>
            <w:tcBorders>
              <w:top w:val="nil"/>
              <w:left w:val="nil"/>
              <w:bottom w:val="nil"/>
              <w:right w:val="single" w:sz="2" w:space="0" w:color="auto"/>
            </w:tcBorders>
          </w:tcPr>
          <w:p ns2:paraId="0D98ECEA" ns2:textId="77777777" w:rsidR="00AB0AD8" w:rsidRDefault="00AB0AD8" w:rsidP="00CD0FBA">
            <w:pPr>
              <w:widowControl w:val="0"/>
              <w:autoSpaceDE w:val="0"/>
              <w:autoSpaceDN w:val="0"/>
              <w:adjustRightInd w:val="0"/>
              <w:spacing w:before="15" w:after="15"/>
              <w:rPr>
                <w:sz w:val="18"/>
                <w:szCs w:val="18"/>
              </w:rPr>
            </w:pPr>
            <w:r>
              <w:rPr>
                <w:sz w:val="18"/>
                <w:szCs w:val="18"/>
              </w:rPr>
              <w:t xml:space="preserve">ADR </w:t>
            </w:r>
          </w:p>
        </w:tc>
        <w:tc>
          <w:tcPr>
            <w:tcW w:w="1303" w:type="dxa"/>
            <w:tcBorders>
              <w:top w:val="nil"/>
              <w:left w:val="nil"/>
              <w:bottom w:val="nil"/>
              <w:right w:val="single" w:sz="2" w:space="0" w:color="auto"/>
            </w:tcBorders>
          </w:tcPr>
          <w:p ns2:paraId="3EC57372"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Frequencies </w:t>
            </w:r>
          </w:p>
        </w:tc>
        <w:tc>
          <w:tcPr>
            <w:tcW w:w="1127" w:type="dxa"/>
            <w:tcBorders>
              <w:top w:val="nil"/>
              <w:left w:val="nil"/>
              <w:bottom w:val="nil"/>
              <w:right w:val="single" w:sz="2" w:space="0" w:color="auto"/>
            </w:tcBorders>
          </w:tcPr>
          <w:p ns2:paraId="37EABD39"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Grade 1 </w:t>
            </w:r>
          </w:p>
        </w:tc>
        <w:tc>
          <w:tcPr>
            <w:tcW w:w="1127" w:type="dxa"/>
            <w:tcBorders>
              <w:top w:val="nil"/>
              <w:left w:val="nil"/>
              <w:bottom w:val="nil"/>
              <w:right w:val="single" w:sz="2" w:space="0" w:color="auto"/>
            </w:tcBorders>
          </w:tcPr>
          <w:p ns2:paraId="436A0142"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Grade 2 </w:t>
            </w:r>
          </w:p>
        </w:tc>
        <w:tc>
          <w:tcPr>
            <w:tcW w:w="1127" w:type="dxa"/>
            <w:tcBorders>
              <w:top w:val="nil"/>
              <w:left w:val="nil"/>
              <w:bottom w:val="nil"/>
              <w:right w:val="single" w:sz="2" w:space="0" w:color="auto"/>
            </w:tcBorders>
          </w:tcPr>
          <w:p ns2:paraId="54BF1ABD"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Grade 3 </w:t>
            </w:r>
          </w:p>
        </w:tc>
        <w:tc>
          <w:tcPr>
            <w:tcW w:w="1127" w:type="dxa"/>
            <w:tcBorders>
              <w:top w:val="nil"/>
              <w:left w:val="nil"/>
              <w:bottom w:val="nil"/>
              <w:right w:val="single" w:sz="2" w:space="0" w:color="auto"/>
            </w:tcBorders>
          </w:tcPr>
          <w:p ns2:paraId="4271B5BA"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Grade 4 </w:t>
            </w:r>
          </w:p>
        </w:tc>
        <w:tc>
          <w:tcPr>
            <w:tcW w:w="1127" w:type="dxa"/>
            <w:tcBorders>
              <w:top w:val="nil"/>
              <w:left w:val="nil"/>
              <w:bottom w:val="nil"/>
            </w:tcBorders>
          </w:tcPr>
          <w:p ns2:paraId="1F557E15"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Grade 5 </w:t>
            </w:r>
          </w:p>
        </w:tc>
      </w:tr>
      <w:tr w:rsidR="00A12B3D" ns2:paraId="1B82AC81" ns2:textId="77777777" w:rsidTr="00B230A1">
        <w:tblPrEx>
          <w:tblBorders>
            <w:top w:val="single" w:sz="6" w:space="0" w:color="auto"/>
            <w:bottom w:val="single" w:sz="6" w:space="0" w:color="auto"/>
          </w:tblBorders>
        </w:tblPrEx>
        <w:trPr>
          <w:jc w:val="center"/>
        </w:trPr>
        <w:tc>
          <w:tcPr>
            <w:tcW w:w="3232" w:type="dxa"/>
            <w:tcBorders>
              <w:top w:val="nil"/>
              <w:bottom w:val="single" w:sz="2" w:space="0" w:color="auto"/>
              <w:right w:val="single" w:sz="2" w:space="0" w:color="auto"/>
            </w:tcBorders>
          </w:tcPr>
          <w:p ns2:paraId="082272F6" ns2:textId="77777777" w:rsidR="00AB0AD8" w:rsidRDefault="00AB0AD8" w:rsidP="00CD0FBA">
            <w:pPr>
              <w:widowControl w:val="0"/>
              <w:autoSpaceDE w:val="0"/>
              <w:autoSpaceDN w:val="0"/>
              <w:adjustRightInd w:val="0"/>
              <w:spacing w:before="15" w:after="15"/>
              <w:rPr>
                <w:sz w:val="18"/>
                <w:szCs w:val="18"/>
              </w:rPr>
            </w:pPr>
            <w:r>
              <w:rPr>
                <w:sz w:val="18"/>
                <w:szCs w:val="18"/>
              </w:rPr>
              <w:t>SOC</w:t>
            </w:r>
          </w:p>
        </w:tc>
        <w:tc>
          <w:tcPr>
            <w:tcW w:w="2790" w:type="dxa"/>
            <w:tcBorders>
              <w:top w:val="nil"/>
              <w:left w:val="nil"/>
              <w:bottom w:val="single" w:sz="2" w:space="0" w:color="auto"/>
              <w:right w:val="single" w:sz="2" w:space="0" w:color="auto"/>
            </w:tcBorders>
          </w:tcPr>
          <w:p ns2:paraId="2CA10197" ns2:textId="77777777" w:rsidR="00AB0AD8" w:rsidRDefault="00AB0AD8" w:rsidP="00CD0FBA">
            <w:pPr>
              <w:widowControl w:val="0"/>
              <w:autoSpaceDE w:val="0"/>
              <w:autoSpaceDN w:val="0"/>
              <w:adjustRightInd w:val="0"/>
              <w:spacing w:before="15" w:after="15"/>
              <w:rPr>
                <w:sz w:val="18"/>
                <w:szCs w:val="18"/>
              </w:rPr>
            </w:pPr>
            <w:r>
              <w:rPr>
                <w:sz w:val="18"/>
                <w:szCs w:val="18"/>
              </w:rPr>
              <w:t xml:space="preserve">(MedDRA Preferred Terms) </w:t>
            </w:r>
          </w:p>
        </w:tc>
        <w:tc>
          <w:tcPr>
            <w:tcW w:w="1303" w:type="dxa"/>
            <w:tcBorders>
              <w:top w:val="nil"/>
              <w:left w:val="nil"/>
              <w:bottom w:val="single" w:sz="2" w:space="0" w:color="auto"/>
              <w:right w:val="single" w:sz="2" w:space="0" w:color="auto"/>
            </w:tcBorders>
          </w:tcPr>
          <w:p ns2:paraId="37C6B681"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n (%) </w:t>
            </w:r>
          </w:p>
        </w:tc>
        <w:tc>
          <w:tcPr>
            <w:tcW w:w="1127" w:type="dxa"/>
            <w:tcBorders>
              <w:top w:val="nil"/>
              <w:left w:val="nil"/>
              <w:bottom w:val="single" w:sz="2" w:space="0" w:color="auto"/>
              <w:right w:val="single" w:sz="2" w:space="0" w:color="auto"/>
            </w:tcBorders>
          </w:tcPr>
          <w:p ns2:paraId="5D5432A0"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n (%) </w:t>
            </w:r>
          </w:p>
        </w:tc>
        <w:tc>
          <w:tcPr>
            <w:tcW w:w="1127" w:type="dxa"/>
            <w:tcBorders>
              <w:top w:val="nil"/>
              <w:left w:val="nil"/>
              <w:bottom w:val="single" w:sz="2" w:space="0" w:color="auto"/>
              <w:right w:val="single" w:sz="2" w:space="0" w:color="auto"/>
            </w:tcBorders>
          </w:tcPr>
          <w:p ns2:paraId="02271412"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n (%) </w:t>
            </w:r>
          </w:p>
        </w:tc>
        <w:tc>
          <w:tcPr>
            <w:tcW w:w="1127" w:type="dxa"/>
            <w:tcBorders>
              <w:top w:val="nil"/>
              <w:left w:val="nil"/>
              <w:bottom w:val="single" w:sz="2" w:space="0" w:color="auto"/>
              <w:right w:val="single" w:sz="2" w:space="0" w:color="auto"/>
            </w:tcBorders>
          </w:tcPr>
          <w:p ns2:paraId="3039B841"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n (%) </w:t>
            </w:r>
          </w:p>
        </w:tc>
        <w:tc>
          <w:tcPr>
            <w:tcW w:w="1127" w:type="dxa"/>
            <w:tcBorders>
              <w:top w:val="nil"/>
              <w:left w:val="nil"/>
              <w:bottom w:val="single" w:sz="2" w:space="0" w:color="auto"/>
              <w:right w:val="single" w:sz="2" w:space="0" w:color="auto"/>
            </w:tcBorders>
          </w:tcPr>
          <w:p ns2:paraId="315E548E"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n (%) </w:t>
            </w:r>
          </w:p>
        </w:tc>
        <w:tc>
          <w:tcPr>
            <w:tcW w:w="1127" w:type="dxa"/>
            <w:tcBorders>
              <w:top w:val="nil"/>
              <w:left w:val="nil"/>
              <w:bottom w:val="single" w:sz="2" w:space="0" w:color="auto"/>
            </w:tcBorders>
          </w:tcPr>
          <w:p ns2:paraId="0ADEAC3F"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n (%) </w:t>
            </w:r>
          </w:p>
        </w:tc>
      </w:tr>
      <w:tr w:rsidR="00A12B3D" ns2:paraId="3708FF42" ns2:textId="77777777" w:rsidTr="00B230A1">
        <w:tblPrEx>
          <w:tblBorders>
            <w:top w:val="single" w:sz="6" w:space="0" w:color="auto"/>
            <w:bottom w:val="single" w:sz="6" w:space="0" w:color="auto"/>
          </w:tblBorders>
        </w:tblPrEx>
        <w:trPr>
          <w:jc w:val="center"/>
        </w:trPr>
        <w:tc>
          <w:tcPr>
            <w:tcW w:w="3232" w:type="dxa"/>
            <w:tcBorders>
              <w:top w:val="nil"/>
              <w:bottom w:val="nil"/>
              <w:right w:val="single" w:sz="2" w:space="0" w:color="auto"/>
            </w:tcBorders>
          </w:tcPr>
          <w:p ns2:paraId="7F208C81" ns2:textId="77777777" w:rsidR="00AB0AD8" w:rsidRDefault="00AB0AD8" w:rsidP="00CD0FBA">
            <w:pPr>
              <w:widowControl w:val="0"/>
              <w:autoSpaceDE w:val="0"/>
              <w:autoSpaceDN w:val="0"/>
              <w:adjustRightInd w:val="0"/>
              <w:spacing w:before="15" w:after="15"/>
              <w:ind w:left="160" w:right="1" w:hanging="160"/>
              <w:rPr>
                <w:sz w:val="18"/>
                <w:szCs w:val="18"/>
              </w:rPr>
            </w:pPr>
            <w:r>
              <w:rPr>
                <w:sz w:val="18"/>
                <w:szCs w:val="18"/>
              </w:rPr>
              <w:t xml:space="preserve"> Injury, poisoning and procedural complications </w:t>
            </w:r>
          </w:p>
        </w:tc>
        <w:tc>
          <w:tcPr>
            <w:tcW w:w="2790" w:type="dxa"/>
            <w:tcBorders>
              <w:top w:val="nil"/>
              <w:left w:val="nil"/>
              <w:bottom w:val="nil"/>
              <w:right w:val="single" w:sz="2" w:space="0" w:color="auto"/>
            </w:tcBorders>
          </w:tcPr>
          <w:p ns2:paraId="1EBB212F" ns2:textId="77777777" w:rsidR="00AB0AD8" w:rsidRDefault="00AB0AD8" w:rsidP="00CD0FBA">
            <w:pPr>
              <w:widowControl w:val="0"/>
              <w:autoSpaceDE w:val="0"/>
              <w:autoSpaceDN w:val="0"/>
              <w:adjustRightInd w:val="0"/>
              <w:spacing w:before="15" w:after="15"/>
              <w:ind w:left="160" w:right="1" w:hanging="160"/>
              <w:rPr>
                <w:sz w:val="18"/>
                <w:szCs w:val="18"/>
              </w:rPr>
            </w:pPr>
            <w:r>
              <w:rPr>
                <w:sz w:val="18"/>
                <w:szCs w:val="18"/>
              </w:rPr>
              <w:t xml:space="preserve">Infusion related reaction </w:t>
            </w:r>
          </w:p>
        </w:tc>
        <w:tc>
          <w:tcPr>
            <w:tcW w:w="1303" w:type="dxa"/>
            <w:tcBorders>
              <w:top w:val="nil"/>
              <w:left w:val="nil"/>
              <w:bottom w:val="nil"/>
              <w:right w:val="single" w:sz="2" w:space="0" w:color="auto"/>
            </w:tcBorders>
          </w:tcPr>
          <w:p ns2:paraId="0BF4C658"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11 (1.0) </w:t>
            </w:r>
          </w:p>
        </w:tc>
        <w:tc>
          <w:tcPr>
            <w:tcW w:w="1127" w:type="dxa"/>
            <w:tcBorders>
              <w:top w:val="nil"/>
              <w:left w:val="nil"/>
              <w:bottom w:val="nil"/>
              <w:right w:val="single" w:sz="2" w:space="0" w:color="auto"/>
            </w:tcBorders>
          </w:tcPr>
          <w:p ns2:paraId="4869CF45"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3 (0.3) </w:t>
            </w:r>
          </w:p>
        </w:tc>
        <w:tc>
          <w:tcPr>
            <w:tcW w:w="1127" w:type="dxa"/>
            <w:tcBorders>
              <w:top w:val="nil"/>
              <w:left w:val="nil"/>
              <w:bottom w:val="nil"/>
              <w:right w:val="single" w:sz="2" w:space="0" w:color="auto"/>
            </w:tcBorders>
          </w:tcPr>
          <w:p ns2:paraId="1E4177D7"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6 (0.5) </w:t>
            </w:r>
          </w:p>
        </w:tc>
        <w:tc>
          <w:tcPr>
            <w:tcW w:w="1127" w:type="dxa"/>
            <w:tcBorders>
              <w:top w:val="nil"/>
              <w:left w:val="nil"/>
              <w:bottom w:val="nil"/>
              <w:right w:val="single" w:sz="2" w:space="0" w:color="auto"/>
            </w:tcBorders>
          </w:tcPr>
          <w:p ns2:paraId="509F2A8D"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1 (0.1) </w:t>
            </w:r>
          </w:p>
        </w:tc>
        <w:tc>
          <w:tcPr>
            <w:tcW w:w="1127" w:type="dxa"/>
            <w:tcBorders>
              <w:top w:val="nil"/>
              <w:left w:val="nil"/>
              <w:bottom w:val="nil"/>
              <w:right w:val="single" w:sz="2" w:space="0" w:color="auto"/>
            </w:tcBorders>
          </w:tcPr>
          <w:p ns2:paraId="05304CF3"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1 (0.1) </w:t>
            </w:r>
          </w:p>
        </w:tc>
        <w:tc>
          <w:tcPr>
            <w:tcW w:w="1127" w:type="dxa"/>
            <w:tcBorders>
              <w:top w:val="nil"/>
              <w:left w:val="nil"/>
              <w:bottom w:val="nil"/>
            </w:tcBorders>
          </w:tcPr>
          <w:p ns2:paraId="2904C512"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0 (0.0) </w:t>
            </w:r>
          </w:p>
        </w:tc>
      </w:tr>
      <w:tr w:rsidR="00A12B3D" ns2:paraId="504230FC" ns2:textId="77777777" w:rsidTr="00B230A1">
        <w:tblPrEx>
          <w:tblBorders>
            <w:top w:val="single" w:sz="6" w:space="0" w:color="auto"/>
            <w:bottom w:val="single" w:sz="6" w:space="0" w:color="auto"/>
          </w:tblBorders>
        </w:tblPrEx>
        <w:trPr>
          <w:jc w:val="center"/>
        </w:trPr>
        <w:tc>
          <w:tcPr>
            <w:tcW w:w="3232" w:type="dxa"/>
            <w:tcBorders>
              <w:top w:val="nil"/>
              <w:bottom w:val="nil"/>
              <w:right w:val="single" w:sz="2" w:space="0" w:color="auto"/>
            </w:tcBorders>
          </w:tcPr>
          <w:p ns2:paraId="6F3557E6" ns2:textId="77777777" w:rsidR="00AB0AD8" w:rsidRDefault="00AB0AD8" w:rsidP="00CD0FBA">
            <w:pPr>
              <w:widowControl w:val="0"/>
              <w:autoSpaceDE w:val="0"/>
              <w:autoSpaceDN w:val="0"/>
              <w:adjustRightInd w:val="0"/>
              <w:spacing w:before="15" w:after="15"/>
              <w:ind w:left="160" w:right="1" w:hanging="160"/>
              <w:rPr>
                <w:sz w:val="18"/>
                <w:szCs w:val="18"/>
              </w:rPr>
            </w:pPr>
            <w:r>
              <w:rPr>
                <w:sz w:val="18"/>
                <w:szCs w:val="18"/>
              </w:rPr>
              <w:t xml:space="preserve"> Investigations </w:t>
            </w:r>
          </w:p>
        </w:tc>
        <w:tc>
          <w:tcPr>
            <w:tcW w:w="2790" w:type="dxa"/>
            <w:tcBorders>
              <w:top w:val="nil"/>
              <w:left w:val="nil"/>
              <w:bottom w:val="nil"/>
              <w:right w:val="single" w:sz="2" w:space="0" w:color="auto"/>
            </w:tcBorders>
          </w:tcPr>
          <w:p ns2:paraId="6C79F2FC" ns2:textId="77777777" w:rsidR="00AB0AD8" w:rsidRDefault="00AB0AD8" w:rsidP="00CD0FBA">
            <w:pPr>
              <w:widowControl w:val="0"/>
              <w:autoSpaceDE w:val="0"/>
              <w:autoSpaceDN w:val="0"/>
              <w:adjustRightInd w:val="0"/>
              <w:spacing w:before="15" w:after="15"/>
              <w:ind w:left="160" w:right="1" w:hanging="160"/>
              <w:rPr>
                <w:sz w:val="18"/>
                <w:szCs w:val="18"/>
              </w:rPr>
            </w:pPr>
            <w:r>
              <w:rPr>
                <w:sz w:val="18"/>
                <w:szCs w:val="18"/>
              </w:rPr>
              <w:t xml:space="preserve">Lymphocyte count decreased </w:t>
            </w:r>
          </w:p>
        </w:tc>
        <w:tc>
          <w:tcPr>
            <w:tcW w:w="1303" w:type="dxa"/>
            <w:tcBorders>
              <w:top w:val="nil"/>
              <w:left w:val="nil"/>
              <w:bottom w:val="nil"/>
              <w:right w:val="single" w:sz="2" w:space="0" w:color="auto"/>
            </w:tcBorders>
          </w:tcPr>
          <w:p ns2:paraId="1D6BA50F"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189 (17.2) </w:t>
            </w:r>
          </w:p>
        </w:tc>
        <w:tc>
          <w:tcPr>
            <w:tcW w:w="1127" w:type="dxa"/>
            <w:tcBorders>
              <w:top w:val="nil"/>
              <w:left w:val="nil"/>
              <w:bottom w:val="nil"/>
              <w:right w:val="single" w:sz="2" w:space="0" w:color="auto"/>
            </w:tcBorders>
          </w:tcPr>
          <w:p ns2:paraId="45A7FF80"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55 (5.0) </w:t>
            </w:r>
          </w:p>
        </w:tc>
        <w:tc>
          <w:tcPr>
            <w:tcW w:w="1127" w:type="dxa"/>
            <w:tcBorders>
              <w:top w:val="nil"/>
              <w:left w:val="nil"/>
              <w:bottom w:val="nil"/>
              <w:right w:val="single" w:sz="2" w:space="0" w:color="auto"/>
            </w:tcBorders>
          </w:tcPr>
          <w:p ns2:paraId="59019D2D"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77 (7.0) </w:t>
            </w:r>
          </w:p>
        </w:tc>
        <w:tc>
          <w:tcPr>
            <w:tcW w:w="1127" w:type="dxa"/>
            <w:tcBorders>
              <w:top w:val="nil"/>
              <w:left w:val="nil"/>
              <w:bottom w:val="nil"/>
              <w:right w:val="single" w:sz="2" w:space="0" w:color="auto"/>
            </w:tcBorders>
          </w:tcPr>
          <w:p ns2:paraId="2DF7B2B9"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52 (4.7) </w:t>
            </w:r>
          </w:p>
        </w:tc>
        <w:tc>
          <w:tcPr>
            <w:tcW w:w="1127" w:type="dxa"/>
            <w:tcBorders>
              <w:top w:val="nil"/>
              <w:left w:val="nil"/>
              <w:bottom w:val="nil"/>
              <w:right w:val="single" w:sz="2" w:space="0" w:color="auto"/>
            </w:tcBorders>
          </w:tcPr>
          <w:p ns2:paraId="129021DA"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5 (0.5) </w:t>
            </w:r>
          </w:p>
        </w:tc>
        <w:tc>
          <w:tcPr>
            <w:tcW w:w="1127" w:type="dxa"/>
            <w:tcBorders>
              <w:top w:val="nil"/>
              <w:left w:val="nil"/>
              <w:bottom w:val="nil"/>
            </w:tcBorders>
          </w:tcPr>
          <w:p ns2:paraId="3E6F55FA"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0 (0.0) </w:t>
            </w:r>
          </w:p>
        </w:tc>
      </w:tr>
      <w:tr w:rsidR="00A12B3D" ns2:paraId="6E820C1E" ns2:textId="77777777" w:rsidTr="00B230A1">
        <w:tblPrEx>
          <w:tblBorders>
            <w:top w:val="single" w:sz="6" w:space="0" w:color="auto"/>
            <w:bottom w:val="single" w:sz="6" w:space="0" w:color="auto"/>
          </w:tblBorders>
        </w:tblPrEx>
        <w:trPr>
          <w:jc w:val="center"/>
        </w:trPr>
        <w:tc>
          <w:tcPr>
            <w:tcW w:w="3232" w:type="dxa"/>
            <w:tcBorders>
              <w:top w:val="nil"/>
              <w:bottom w:val="nil"/>
              <w:right w:val="single" w:sz="2" w:space="0" w:color="auto"/>
            </w:tcBorders>
          </w:tcPr>
          <w:p ns2:paraId="165E133C" ns2:textId="77777777" w:rsidR="00AB0AD8" w:rsidRDefault="00AB0AD8" w:rsidP="00CD0FBA">
            <w:pPr>
              <w:widowControl w:val="0"/>
              <w:autoSpaceDE w:val="0"/>
              <w:autoSpaceDN w:val="0"/>
              <w:adjustRightInd w:val="0"/>
              <w:spacing w:before="15" w:after="15"/>
              <w:rPr>
                <w:sz w:val="18"/>
                <w:szCs w:val="18"/>
              </w:rPr>
            </w:pPr>
          </w:p>
        </w:tc>
        <w:tc>
          <w:tcPr>
            <w:tcW w:w="2790" w:type="dxa"/>
            <w:tcBorders>
              <w:top w:val="nil"/>
              <w:left w:val="nil"/>
              <w:bottom w:val="nil"/>
              <w:right w:val="single" w:sz="2" w:space="0" w:color="auto"/>
            </w:tcBorders>
          </w:tcPr>
          <w:p ns2:paraId="3214968D" ns2:textId="77777777" w:rsidR="00AB0AD8" w:rsidRDefault="00AB0AD8" w:rsidP="00CD0FBA">
            <w:pPr>
              <w:widowControl w:val="0"/>
              <w:autoSpaceDE w:val="0"/>
              <w:autoSpaceDN w:val="0"/>
              <w:adjustRightInd w:val="0"/>
              <w:spacing w:before="15" w:after="15"/>
              <w:ind w:left="160" w:right="1" w:hanging="160"/>
              <w:rPr>
                <w:sz w:val="18"/>
                <w:szCs w:val="18"/>
              </w:rPr>
            </w:pPr>
            <w:r>
              <w:rPr>
                <w:sz w:val="18"/>
                <w:szCs w:val="18"/>
              </w:rPr>
              <w:t xml:space="preserve">Neutrophil count decreased </w:t>
            </w:r>
          </w:p>
        </w:tc>
        <w:tc>
          <w:tcPr>
            <w:tcW w:w="1303" w:type="dxa"/>
            <w:tcBorders>
              <w:top w:val="nil"/>
              <w:left w:val="nil"/>
              <w:bottom w:val="nil"/>
              <w:right w:val="single" w:sz="2" w:space="0" w:color="auto"/>
            </w:tcBorders>
          </w:tcPr>
          <w:p ns2:paraId="5AE06A13"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650 (59.2) </w:t>
            </w:r>
          </w:p>
        </w:tc>
        <w:tc>
          <w:tcPr>
            <w:tcW w:w="1127" w:type="dxa"/>
            <w:tcBorders>
              <w:top w:val="nil"/>
              <w:left w:val="nil"/>
              <w:bottom w:val="nil"/>
              <w:right w:val="single" w:sz="2" w:space="0" w:color="auto"/>
            </w:tcBorders>
          </w:tcPr>
          <w:p ns2:paraId="6E524659"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135 (12.3) </w:t>
            </w:r>
          </w:p>
        </w:tc>
        <w:tc>
          <w:tcPr>
            <w:tcW w:w="1127" w:type="dxa"/>
            <w:tcBorders>
              <w:top w:val="nil"/>
              <w:left w:val="nil"/>
              <w:bottom w:val="nil"/>
              <w:right w:val="single" w:sz="2" w:space="0" w:color="auto"/>
            </w:tcBorders>
          </w:tcPr>
          <w:p ns2:paraId="6561B04D"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191 (17.4) </w:t>
            </w:r>
          </w:p>
        </w:tc>
        <w:tc>
          <w:tcPr>
            <w:tcW w:w="1127" w:type="dxa"/>
            <w:tcBorders>
              <w:top w:val="nil"/>
              <w:left w:val="nil"/>
              <w:bottom w:val="nil"/>
              <w:right w:val="single" w:sz="2" w:space="0" w:color="auto"/>
            </w:tcBorders>
          </w:tcPr>
          <w:p ns2:paraId="6FB5706F"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186 (16.9) </w:t>
            </w:r>
          </w:p>
        </w:tc>
        <w:tc>
          <w:tcPr>
            <w:tcW w:w="1127" w:type="dxa"/>
            <w:tcBorders>
              <w:top w:val="nil"/>
              <w:left w:val="nil"/>
              <w:bottom w:val="nil"/>
              <w:right w:val="single" w:sz="2" w:space="0" w:color="auto"/>
            </w:tcBorders>
          </w:tcPr>
          <w:p ns2:paraId="1EA732D6"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138 (12.6) </w:t>
            </w:r>
          </w:p>
        </w:tc>
        <w:tc>
          <w:tcPr>
            <w:tcW w:w="1127" w:type="dxa"/>
            <w:tcBorders>
              <w:top w:val="nil"/>
              <w:left w:val="nil"/>
              <w:bottom w:val="nil"/>
            </w:tcBorders>
          </w:tcPr>
          <w:p ns2:paraId="0F55ED6C"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0 (0.0) </w:t>
            </w:r>
          </w:p>
        </w:tc>
      </w:tr>
      <w:tr w:rsidR="00A12B3D" ns2:paraId="6873E594" ns2:textId="77777777" w:rsidTr="00B230A1">
        <w:tblPrEx>
          <w:tblBorders>
            <w:top w:val="single" w:sz="6" w:space="0" w:color="auto"/>
            <w:bottom w:val="single" w:sz="6" w:space="0" w:color="auto"/>
          </w:tblBorders>
        </w:tblPrEx>
        <w:trPr>
          <w:jc w:val="center"/>
        </w:trPr>
        <w:tc>
          <w:tcPr>
            <w:tcW w:w="3232" w:type="dxa"/>
            <w:tcBorders>
              <w:top w:val="nil"/>
              <w:bottom w:val="nil"/>
              <w:right w:val="single" w:sz="2" w:space="0" w:color="auto"/>
            </w:tcBorders>
          </w:tcPr>
          <w:p ns2:paraId="0E17CA78" ns2:textId="77777777" w:rsidR="00AB0AD8" w:rsidRDefault="00AB0AD8" w:rsidP="00CD0FBA">
            <w:pPr>
              <w:widowControl w:val="0"/>
              <w:autoSpaceDE w:val="0"/>
              <w:autoSpaceDN w:val="0"/>
              <w:adjustRightInd w:val="0"/>
              <w:spacing w:before="15" w:after="15"/>
              <w:rPr>
                <w:sz w:val="18"/>
                <w:szCs w:val="18"/>
              </w:rPr>
            </w:pPr>
          </w:p>
        </w:tc>
        <w:tc>
          <w:tcPr>
            <w:tcW w:w="2790" w:type="dxa"/>
            <w:tcBorders>
              <w:top w:val="nil"/>
              <w:left w:val="nil"/>
              <w:bottom w:val="nil"/>
              <w:right w:val="single" w:sz="2" w:space="0" w:color="auto"/>
            </w:tcBorders>
          </w:tcPr>
          <w:p ns2:paraId="41BF22E7" ns2:textId="77777777" w:rsidR="00AB0AD8" w:rsidRDefault="00AB0AD8" w:rsidP="00CD0FBA">
            <w:pPr>
              <w:widowControl w:val="0"/>
              <w:autoSpaceDE w:val="0"/>
              <w:autoSpaceDN w:val="0"/>
              <w:adjustRightInd w:val="0"/>
              <w:spacing w:before="15" w:after="15"/>
              <w:ind w:left="160" w:right="1" w:hanging="160"/>
              <w:rPr>
                <w:sz w:val="18"/>
                <w:szCs w:val="18"/>
              </w:rPr>
            </w:pPr>
            <w:r>
              <w:rPr>
                <w:sz w:val="18"/>
                <w:szCs w:val="18"/>
              </w:rPr>
              <w:t xml:space="preserve">Platelet count decreased </w:t>
            </w:r>
          </w:p>
        </w:tc>
        <w:tc>
          <w:tcPr>
            <w:tcW w:w="1303" w:type="dxa"/>
            <w:tcBorders>
              <w:top w:val="nil"/>
              <w:left w:val="nil"/>
              <w:bottom w:val="nil"/>
              <w:right w:val="single" w:sz="2" w:space="0" w:color="auto"/>
            </w:tcBorders>
          </w:tcPr>
          <w:p ns2:paraId="5CAAD26E"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316 (28.8) </w:t>
            </w:r>
          </w:p>
        </w:tc>
        <w:tc>
          <w:tcPr>
            <w:tcW w:w="1127" w:type="dxa"/>
            <w:tcBorders>
              <w:top w:val="nil"/>
              <w:left w:val="nil"/>
              <w:bottom w:val="nil"/>
              <w:right w:val="single" w:sz="2" w:space="0" w:color="auto"/>
            </w:tcBorders>
          </w:tcPr>
          <w:p ns2:paraId="2057AFFD"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164 (14.9) </w:t>
            </w:r>
          </w:p>
        </w:tc>
        <w:tc>
          <w:tcPr>
            <w:tcW w:w="1127" w:type="dxa"/>
            <w:tcBorders>
              <w:top w:val="nil"/>
              <w:left w:val="nil"/>
              <w:bottom w:val="nil"/>
              <w:right w:val="single" w:sz="2" w:space="0" w:color="auto"/>
            </w:tcBorders>
          </w:tcPr>
          <w:p ns2:paraId="5F073135"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86 (7.8) </w:t>
            </w:r>
          </w:p>
        </w:tc>
        <w:tc>
          <w:tcPr>
            <w:tcW w:w="1127" w:type="dxa"/>
            <w:tcBorders>
              <w:top w:val="nil"/>
              <w:left w:val="nil"/>
              <w:bottom w:val="nil"/>
              <w:right w:val="single" w:sz="2" w:space="0" w:color="auto"/>
            </w:tcBorders>
          </w:tcPr>
          <w:p ns2:paraId="31F7B637"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38 (3.5) </w:t>
            </w:r>
          </w:p>
        </w:tc>
        <w:tc>
          <w:tcPr>
            <w:tcW w:w="1127" w:type="dxa"/>
            <w:tcBorders>
              <w:top w:val="nil"/>
              <w:left w:val="nil"/>
              <w:bottom w:val="nil"/>
              <w:right w:val="single" w:sz="2" w:space="0" w:color="auto"/>
            </w:tcBorders>
          </w:tcPr>
          <w:p ns2:paraId="07162E68"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28 (2.6) </w:t>
            </w:r>
          </w:p>
        </w:tc>
        <w:tc>
          <w:tcPr>
            <w:tcW w:w="1127" w:type="dxa"/>
            <w:tcBorders>
              <w:top w:val="nil"/>
              <w:left w:val="nil"/>
              <w:bottom w:val="nil"/>
            </w:tcBorders>
          </w:tcPr>
          <w:p ns2:paraId="78FEF7C3"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0 (0.0) </w:t>
            </w:r>
          </w:p>
        </w:tc>
      </w:tr>
      <w:tr w:rsidR="00A12B3D" ns2:paraId="209CD0D2" ns2:textId="77777777" w:rsidTr="00B230A1">
        <w:tblPrEx>
          <w:tblBorders>
            <w:top w:val="single" w:sz="6" w:space="0" w:color="auto"/>
            <w:bottom w:val="single" w:sz="6" w:space="0" w:color="auto"/>
          </w:tblBorders>
        </w:tblPrEx>
        <w:trPr>
          <w:jc w:val="center"/>
        </w:trPr>
        <w:tc>
          <w:tcPr>
            <w:tcW w:w="3232" w:type="dxa"/>
            <w:tcBorders>
              <w:top w:val="nil"/>
              <w:bottom w:val="nil"/>
              <w:right w:val="single" w:sz="2" w:space="0" w:color="auto"/>
            </w:tcBorders>
          </w:tcPr>
          <w:p ns2:paraId="413B54C7" ns2:textId="77777777" w:rsidR="00AB0AD8" w:rsidRDefault="00AB0AD8" w:rsidP="00CD0FBA">
            <w:pPr>
              <w:widowControl w:val="0"/>
              <w:autoSpaceDE w:val="0"/>
              <w:autoSpaceDN w:val="0"/>
              <w:adjustRightInd w:val="0"/>
              <w:spacing w:before="15" w:after="15"/>
              <w:rPr>
                <w:sz w:val="18"/>
                <w:szCs w:val="18"/>
              </w:rPr>
            </w:pPr>
          </w:p>
        </w:tc>
        <w:tc>
          <w:tcPr>
            <w:tcW w:w="2790" w:type="dxa"/>
            <w:tcBorders>
              <w:top w:val="nil"/>
              <w:left w:val="nil"/>
              <w:bottom w:val="nil"/>
              <w:right w:val="single" w:sz="2" w:space="0" w:color="auto"/>
            </w:tcBorders>
          </w:tcPr>
          <w:p ns2:paraId="1C30335B" ns2:textId="77777777" w:rsidR="00AB0AD8" w:rsidRDefault="00AB0AD8" w:rsidP="00CD0FBA">
            <w:pPr>
              <w:widowControl w:val="0"/>
              <w:autoSpaceDE w:val="0"/>
              <w:autoSpaceDN w:val="0"/>
              <w:adjustRightInd w:val="0"/>
              <w:spacing w:before="15" w:after="15"/>
              <w:ind w:left="160" w:right="1" w:hanging="160"/>
              <w:rPr>
                <w:sz w:val="18"/>
                <w:szCs w:val="18"/>
              </w:rPr>
            </w:pPr>
            <w:r>
              <w:rPr>
                <w:sz w:val="18"/>
                <w:szCs w:val="18"/>
              </w:rPr>
              <w:t xml:space="preserve">White blood cell count decreased </w:t>
            </w:r>
          </w:p>
        </w:tc>
        <w:tc>
          <w:tcPr>
            <w:tcW w:w="1303" w:type="dxa"/>
            <w:tcBorders>
              <w:top w:val="nil"/>
              <w:left w:val="nil"/>
              <w:bottom w:val="nil"/>
              <w:right w:val="single" w:sz="2" w:space="0" w:color="auto"/>
            </w:tcBorders>
          </w:tcPr>
          <w:p ns2:paraId="002EF477"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680 (61.9) </w:t>
            </w:r>
          </w:p>
        </w:tc>
        <w:tc>
          <w:tcPr>
            <w:tcW w:w="1127" w:type="dxa"/>
            <w:tcBorders>
              <w:top w:val="nil"/>
              <w:left w:val="nil"/>
              <w:bottom w:val="nil"/>
              <w:right w:val="single" w:sz="2" w:space="0" w:color="auto"/>
            </w:tcBorders>
          </w:tcPr>
          <w:p ns2:paraId="24653ADF"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151 (13.8) </w:t>
            </w:r>
          </w:p>
        </w:tc>
        <w:tc>
          <w:tcPr>
            <w:tcW w:w="1127" w:type="dxa"/>
            <w:tcBorders>
              <w:top w:val="nil"/>
              <w:left w:val="nil"/>
              <w:bottom w:val="nil"/>
              <w:right w:val="single" w:sz="2" w:space="0" w:color="auto"/>
            </w:tcBorders>
          </w:tcPr>
          <w:p ns2:paraId="5A9034FC"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315 (28.7) </w:t>
            </w:r>
          </w:p>
        </w:tc>
        <w:tc>
          <w:tcPr>
            <w:tcW w:w="1127" w:type="dxa"/>
            <w:tcBorders>
              <w:top w:val="nil"/>
              <w:left w:val="nil"/>
              <w:bottom w:val="nil"/>
              <w:right w:val="single" w:sz="2" w:space="0" w:color="auto"/>
            </w:tcBorders>
          </w:tcPr>
          <w:p ns2:paraId="694D83B5"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182 (16.6) </w:t>
            </w:r>
          </w:p>
        </w:tc>
        <w:tc>
          <w:tcPr>
            <w:tcW w:w="1127" w:type="dxa"/>
            <w:tcBorders>
              <w:top w:val="nil"/>
              <w:left w:val="nil"/>
              <w:bottom w:val="nil"/>
              <w:right w:val="single" w:sz="2" w:space="0" w:color="auto"/>
            </w:tcBorders>
          </w:tcPr>
          <w:p ns2:paraId="5DC2A0A0"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32 (2.9) </w:t>
            </w:r>
          </w:p>
        </w:tc>
        <w:tc>
          <w:tcPr>
            <w:tcW w:w="1127" w:type="dxa"/>
            <w:tcBorders>
              <w:top w:val="nil"/>
              <w:left w:val="nil"/>
              <w:bottom w:val="nil"/>
            </w:tcBorders>
          </w:tcPr>
          <w:p ns2:paraId="0E990D38"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0 (0.0) </w:t>
            </w:r>
          </w:p>
        </w:tc>
      </w:tr>
      <w:tr w:rsidR="00A12B3D" ns2:paraId="7260A65D" ns2:textId="77777777" w:rsidTr="00B230A1">
        <w:tblPrEx>
          <w:tblBorders>
            <w:top w:val="single" w:sz="6" w:space="0" w:color="auto"/>
            <w:bottom w:val="single" w:sz="6" w:space="0" w:color="auto"/>
          </w:tblBorders>
        </w:tblPrEx>
        <w:trPr>
          <w:jc w:val="center"/>
        </w:trPr>
        <w:tc>
          <w:tcPr>
            <w:tcW w:w="3232" w:type="dxa"/>
            <w:tcBorders>
              <w:top w:val="nil"/>
              <w:bottom w:val="nil"/>
              <w:right w:val="single" w:sz="2" w:space="0" w:color="auto"/>
            </w:tcBorders>
          </w:tcPr>
          <w:p ns2:paraId="3B03D9F6" ns2:textId="77777777" w:rsidR="00AB0AD8" w:rsidRDefault="00AB0AD8" w:rsidP="00CD0FBA">
            <w:pPr>
              <w:widowControl w:val="0"/>
              <w:autoSpaceDE w:val="0"/>
              <w:autoSpaceDN w:val="0"/>
              <w:adjustRightInd w:val="0"/>
              <w:spacing w:before="15" w:after="15"/>
              <w:ind w:left="160" w:right="1" w:hanging="160"/>
              <w:rPr>
                <w:sz w:val="18"/>
                <w:szCs w:val="18"/>
              </w:rPr>
            </w:pPr>
            <w:r>
              <w:rPr>
                <w:sz w:val="18"/>
                <w:szCs w:val="18"/>
              </w:rPr>
              <w:t xml:space="preserve"> Skin and subcutaneous tissue disorders </w:t>
            </w:r>
          </w:p>
        </w:tc>
        <w:tc>
          <w:tcPr>
            <w:tcW w:w="2790" w:type="dxa"/>
            <w:tcBorders>
              <w:top w:val="nil"/>
              <w:left w:val="nil"/>
              <w:bottom w:val="nil"/>
              <w:right w:val="single" w:sz="2" w:space="0" w:color="auto"/>
            </w:tcBorders>
          </w:tcPr>
          <w:p ns2:paraId="1DCD8BC2" ns2:textId="77777777" w:rsidR="00AB0AD8" w:rsidRDefault="00AB0AD8" w:rsidP="00CD0FBA">
            <w:pPr>
              <w:widowControl w:val="0"/>
              <w:autoSpaceDE w:val="0"/>
              <w:autoSpaceDN w:val="0"/>
              <w:adjustRightInd w:val="0"/>
              <w:spacing w:before="15" w:after="15"/>
              <w:ind w:left="160" w:right="1" w:hanging="160"/>
              <w:rPr>
                <w:sz w:val="18"/>
                <w:szCs w:val="18"/>
              </w:rPr>
            </w:pPr>
            <w:r>
              <w:rPr>
                <w:sz w:val="18"/>
                <w:szCs w:val="18"/>
              </w:rPr>
              <w:t xml:space="preserve">Alopecia </w:t>
            </w:r>
          </w:p>
        </w:tc>
        <w:tc>
          <w:tcPr>
            <w:tcW w:w="1303" w:type="dxa"/>
            <w:tcBorders>
              <w:top w:val="nil"/>
              <w:left w:val="nil"/>
              <w:bottom w:val="nil"/>
              <w:right w:val="single" w:sz="2" w:space="0" w:color="auto"/>
            </w:tcBorders>
          </w:tcPr>
          <w:p ns2:paraId="71775FB3"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318 (29.0) </w:t>
            </w:r>
          </w:p>
        </w:tc>
        <w:tc>
          <w:tcPr>
            <w:tcW w:w="1127" w:type="dxa"/>
            <w:tcBorders>
              <w:top w:val="nil"/>
              <w:left w:val="nil"/>
              <w:bottom w:val="nil"/>
              <w:right w:val="single" w:sz="2" w:space="0" w:color="auto"/>
            </w:tcBorders>
          </w:tcPr>
          <w:p ns2:paraId="0B9F4826"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200 (18.2) </w:t>
            </w:r>
          </w:p>
        </w:tc>
        <w:tc>
          <w:tcPr>
            <w:tcW w:w="1127" w:type="dxa"/>
            <w:tcBorders>
              <w:top w:val="nil"/>
              <w:left w:val="nil"/>
              <w:bottom w:val="nil"/>
              <w:right w:val="single" w:sz="2" w:space="0" w:color="auto"/>
            </w:tcBorders>
          </w:tcPr>
          <w:p ns2:paraId="789F7F7E"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118 (10.7) </w:t>
            </w:r>
          </w:p>
        </w:tc>
        <w:tc>
          <w:tcPr>
            <w:tcW w:w="1127" w:type="dxa"/>
            <w:tcBorders>
              <w:top w:val="nil"/>
              <w:left w:val="nil"/>
              <w:bottom w:val="nil"/>
              <w:right w:val="single" w:sz="2" w:space="0" w:color="auto"/>
            </w:tcBorders>
          </w:tcPr>
          <w:p ns2:paraId="19EAECA0"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0 (0.0) </w:t>
            </w:r>
          </w:p>
        </w:tc>
        <w:tc>
          <w:tcPr>
            <w:tcW w:w="1127" w:type="dxa"/>
            <w:tcBorders>
              <w:top w:val="nil"/>
              <w:left w:val="nil"/>
              <w:bottom w:val="nil"/>
              <w:right w:val="single" w:sz="2" w:space="0" w:color="auto"/>
            </w:tcBorders>
          </w:tcPr>
          <w:p ns2:paraId="648486AC"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0 (0.0) </w:t>
            </w:r>
          </w:p>
        </w:tc>
        <w:tc>
          <w:tcPr>
            <w:tcW w:w="1127" w:type="dxa"/>
            <w:tcBorders>
              <w:top w:val="nil"/>
              <w:left w:val="nil"/>
              <w:bottom w:val="nil"/>
            </w:tcBorders>
          </w:tcPr>
          <w:p ns2:paraId="4B2F5870"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0 (0.0) </w:t>
            </w:r>
          </w:p>
        </w:tc>
      </w:tr>
      <w:tr w:rsidR="00A12B3D" ns2:paraId="21A73756" ns2:textId="77777777" w:rsidTr="002C5A84">
        <w:tblPrEx>
          <w:tblBorders>
            <w:top w:val="single" w:sz="6" w:space="0" w:color="auto"/>
            <w:bottom w:val="single" w:sz="6" w:space="0" w:color="auto"/>
          </w:tblBorders>
        </w:tblPrEx>
        <w:trPr>
          <w:jc w:val="center"/>
        </w:trPr>
        <w:tc>
          <w:tcPr>
            <w:tcW w:w="3232" w:type="dxa"/>
            <w:tcBorders>
              <w:top w:val="nil"/>
              <w:bottom w:val="single" w:sz="6" w:space="0" w:color="auto"/>
              <w:right w:val="single" w:sz="2" w:space="0" w:color="auto"/>
            </w:tcBorders>
          </w:tcPr>
          <w:p ns2:paraId="0FC3D217" ns2:textId="77777777" w:rsidR="00AB0AD8" w:rsidRDefault="00AB0AD8" w:rsidP="00AB0AD8">
            <w:pPr>
              <w:widowControl w:val="0"/>
              <w:autoSpaceDE w:val="0"/>
              <w:autoSpaceDN w:val="0"/>
              <w:adjustRightInd w:val="0"/>
              <w:spacing w:before="15" w:after="15"/>
              <w:ind w:left="160" w:right="1" w:hanging="160"/>
              <w:rPr>
                <w:sz w:val="18"/>
                <w:szCs w:val="18"/>
              </w:rPr>
            </w:pPr>
          </w:p>
        </w:tc>
        <w:tc>
          <w:tcPr>
            <w:tcW w:w="2790" w:type="dxa"/>
            <w:tcBorders>
              <w:top w:val="nil"/>
              <w:left w:val="nil"/>
              <w:bottom w:val="single" w:sz="6" w:space="0" w:color="auto"/>
              <w:right w:val="single" w:sz="2" w:space="0" w:color="auto"/>
            </w:tcBorders>
          </w:tcPr>
          <w:p ns2:paraId="665F8628" ns2:textId="4A5B0EE8" w:rsidR="00AB0AD8" w:rsidRDefault="00AB0AD8" w:rsidP="00AB0AD8">
            <w:pPr>
              <w:widowControl w:val="0"/>
              <w:autoSpaceDE w:val="0"/>
              <w:autoSpaceDN w:val="0"/>
              <w:adjustRightInd w:val="0"/>
              <w:spacing w:before="15" w:after="15"/>
              <w:ind w:left="160" w:right="1" w:hanging="160"/>
              <w:rPr>
                <w:sz w:val="18"/>
                <w:szCs w:val="18"/>
              </w:rPr>
            </w:pPr>
            <w:r>
              <w:rPr>
                <w:sz w:val="18"/>
                <w:szCs w:val="18"/>
              </w:rPr>
              <w:t xml:space="preserve">Rash </w:t>
            </w:r>
          </w:p>
        </w:tc>
        <w:tc>
          <w:tcPr>
            <w:tcW w:w="1303" w:type="dxa"/>
            <w:tcBorders>
              <w:top w:val="nil"/>
              <w:left w:val="nil"/>
              <w:bottom w:val="single" w:sz="6" w:space="0" w:color="auto"/>
              <w:right w:val="single" w:sz="2" w:space="0" w:color="auto"/>
            </w:tcBorders>
          </w:tcPr>
          <w:p ns2:paraId="79AAA982" ns2:textId="2257C3C8" w:rsidR="00AB0AD8" w:rsidRDefault="00AB0AD8" w:rsidP="00AB0AD8">
            <w:pPr>
              <w:widowControl w:val="0"/>
              <w:autoSpaceDE w:val="0"/>
              <w:autoSpaceDN w:val="0"/>
              <w:adjustRightInd w:val="0"/>
              <w:spacing w:before="15" w:after="15"/>
              <w:jc w:val="center"/>
              <w:rPr>
                <w:sz w:val="18"/>
                <w:szCs w:val="18"/>
              </w:rPr>
            </w:pPr>
            <w:r>
              <w:rPr>
                <w:sz w:val="18"/>
                <w:szCs w:val="18"/>
              </w:rPr>
              <w:t xml:space="preserve">234 (21.3) </w:t>
            </w:r>
          </w:p>
        </w:tc>
        <w:tc>
          <w:tcPr>
            <w:tcW w:w="1127" w:type="dxa"/>
            <w:tcBorders>
              <w:top w:val="nil"/>
              <w:left w:val="nil"/>
              <w:bottom w:val="single" w:sz="6" w:space="0" w:color="auto"/>
              <w:right w:val="single" w:sz="2" w:space="0" w:color="auto"/>
            </w:tcBorders>
          </w:tcPr>
          <w:p ns2:paraId="2335DF88" ns2:textId="1BFE9FE8" w:rsidR="00AB0AD8" w:rsidRDefault="00AB0AD8" w:rsidP="00AB0AD8">
            <w:pPr>
              <w:widowControl w:val="0"/>
              <w:autoSpaceDE w:val="0"/>
              <w:autoSpaceDN w:val="0"/>
              <w:adjustRightInd w:val="0"/>
              <w:spacing w:before="15" w:after="15"/>
              <w:jc w:val="center"/>
              <w:rPr>
                <w:sz w:val="18"/>
                <w:szCs w:val="18"/>
              </w:rPr>
            </w:pPr>
            <w:r>
              <w:rPr>
                <w:sz w:val="18"/>
                <w:szCs w:val="18"/>
              </w:rPr>
              <w:t xml:space="preserve">137 (12.5) </w:t>
            </w:r>
          </w:p>
        </w:tc>
        <w:tc>
          <w:tcPr>
            <w:tcW w:w="1127" w:type="dxa"/>
            <w:tcBorders>
              <w:top w:val="nil"/>
              <w:left w:val="nil"/>
              <w:bottom w:val="single" w:sz="6" w:space="0" w:color="auto"/>
              <w:right w:val="single" w:sz="2" w:space="0" w:color="auto"/>
            </w:tcBorders>
          </w:tcPr>
          <w:p ns2:paraId="64CD2F42" ns2:textId="12494F5E" w:rsidR="00AB0AD8" w:rsidRDefault="00AB0AD8" w:rsidP="00AB0AD8">
            <w:pPr>
              <w:widowControl w:val="0"/>
              <w:autoSpaceDE w:val="0"/>
              <w:autoSpaceDN w:val="0"/>
              <w:adjustRightInd w:val="0"/>
              <w:spacing w:before="15" w:after="15"/>
              <w:jc w:val="center"/>
              <w:rPr>
                <w:sz w:val="18"/>
                <w:szCs w:val="18"/>
              </w:rPr>
            </w:pPr>
            <w:r>
              <w:rPr>
                <w:sz w:val="18"/>
                <w:szCs w:val="18"/>
              </w:rPr>
              <w:t xml:space="preserve">80 (7.3) </w:t>
            </w:r>
          </w:p>
        </w:tc>
        <w:tc>
          <w:tcPr>
            <w:tcW w:w="1127" w:type="dxa"/>
            <w:tcBorders>
              <w:top w:val="nil"/>
              <w:left w:val="nil"/>
              <w:bottom w:val="single" w:sz="6" w:space="0" w:color="auto"/>
              <w:right w:val="single" w:sz="2" w:space="0" w:color="auto"/>
            </w:tcBorders>
          </w:tcPr>
          <w:p ns2:paraId="2E9AE26D" ns2:textId="21767296" w:rsidR="00AB0AD8" w:rsidRDefault="00AB0AD8" w:rsidP="00AB0AD8">
            <w:pPr>
              <w:widowControl w:val="0"/>
              <w:autoSpaceDE w:val="0"/>
              <w:autoSpaceDN w:val="0"/>
              <w:adjustRightInd w:val="0"/>
              <w:spacing w:before="15" w:after="15"/>
              <w:jc w:val="center"/>
              <w:rPr>
                <w:sz w:val="18"/>
                <w:szCs w:val="18"/>
              </w:rPr>
            </w:pPr>
            <w:r>
              <w:rPr>
                <w:sz w:val="18"/>
                <w:szCs w:val="18"/>
              </w:rPr>
              <w:t xml:space="preserve">17 (1.5) </w:t>
            </w:r>
          </w:p>
        </w:tc>
        <w:tc>
          <w:tcPr>
            <w:tcW w:w="1127" w:type="dxa"/>
            <w:tcBorders>
              <w:top w:val="nil"/>
              <w:left w:val="nil"/>
              <w:bottom w:val="single" w:sz="6" w:space="0" w:color="auto"/>
              <w:right w:val="single" w:sz="2" w:space="0" w:color="auto"/>
            </w:tcBorders>
          </w:tcPr>
          <w:p ns2:paraId="06ED3536" ns2:textId="5816A920" w:rsidR="00AB0AD8" w:rsidRDefault="00AB0AD8" w:rsidP="00AB0AD8">
            <w:pPr>
              <w:widowControl w:val="0"/>
              <w:autoSpaceDE w:val="0"/>
              <w:autoSpaceDN w:val="0"/>
              <w:adjustRightInd w:val="0"/>
              <w:spacing w:before="15" w:after="15"/>
              <w:jc w:val="center"/>
              <w:rPr>
                <w:sz w:val="18"/>
                <w:szCs w:val="18"/>
              </w:rPr>
            </w:pPr>
            <w:r>
              <w:rPr>
                <w:sz w:val="18"/>
                <w:szCs w:val="18"/>
              </w:rPr>
              <w:t xml:space="preserve">0 (0.0) </w:t>
            </w:r>
          </w:p>
        </w:tc>
        <w:tc>
          <w:tcPr>
            <w:tcW w:w="1127" w:type="dxa"/>
            <w:tcBorders>
              <w:top w:val="nil"/>
              <w:left w:val="nil"/>
              <w:bottom w:val="single" w:sz="6" w:space="0" w:color="auto"/>
            </w:tcBorders>
          </w:tcPr>
          <w:p ns2:paraId="551F0247" ns2:textId="78631926" w:rsidR="00AB0AD8" w:rsidRDefault="00AB0AD8" w:rsidP="00AB0AD8">
            <w:pPr>
              <w:widowControl w:val="0"/>
              <w:autoSpaceDE w:val="0"/>
              <w:autoSpaceDN w:val="0"/>
              <w:adjustRightInd w:val="0"/>
              <w:spacing w:before="15" w:after="15"/>
              <w:jc w:val="center"/>
              <w:rPr>
                <w:sz w:val="18"/>
                <w:szCs w:val="18"/>
              </w:rPr>
            </w:pPr>
            <w:r>
              <w:rPr>
                <w:sz w:val="18"/>
                <w:szCs w:val="18"/>
              </w:rPr>
              <w:t xml:space="preserve">0 (0.0) </w:t>
            </w:r>
          </w:p>
        </w:tc>
      </w:tr>
      <w:tr w:rsidR="00AB0AD8" ns2:paraId="0648DEF2" ns2:textId="77777777" w:rsidTr="002C5A84">
        <w:tblPrEx>
          <w:tblBorders>
            <w:top w:val="single" w:sz="6" w:space="0" w:color="auto"/>
            <w:bottom w:val="single" w:sz="6" w:space="0" w:color="auto"/>
          </w:tblBorders>
        </w:tblPrEx>
        <w:trPr>
          <w:jc w:val="center"/>
        </w:trPr>
        <w:tc>
          <w:tcPr>
            <w:tcW w:w="12960" w:type="dxa"/>
            <w:gridSpan w:val="8"/>
            <w:tcBorders>
              <w:top w:val="single" w:sz="6" w:space="0" w:color="auto"/>
              <w:bottom w:val="double" w:sz="4" w:space="0" w:color="auto"/>
            </w:tcBorders>
          </w:tcPr>
          <w:p ns2:paraId="18A4CE49" ns2:textId="77777777" w:rsidR="00AB0AD8" w:rsidRDefault="00AB0AD8" w:rsidP="00AB0AD8">
            <w:pPr>
              <w:widowControl w:val="0"/>
              <w:autoSpaceDE w:val="0"/>
              <w:autoSpaceDN w:val="0"/>
              <w:adjustRightInd w:val="0"/>
              <w:spacing w:before="30" w:after="30"/>
              <w:ind w:left="160" w:right="1" w:hanging="160"/>
              <w:rPr>
                <w:sz w:val="18"/>
                <w:szCs w:val="18"/>
              </w:rPr>
            </w:pPr>
            <w:r>
              <w:rPr>
                <w:sz w:val="18"/>
                <w:szCs w:val="18"/>
              </w:rPr>
              <w:t>CTCAE=Common Terminology Criteria for Adverse Events; SOC=system organ class.</w:t>
            </w:r>
          </w:p>
          <w:p ns2:paraId="058A97AC" ns2:textId="77777777" w:rsidR="00AB0AD8" w:rsidRDefault="00AB0AD8" w:rsidP="00AB0AD8">
            <w:pPr>
              <w:widowControl w:val="0"/>
              <w:autoSpaceDE w:val="0"/>
              <w:autoSpaceDN w:val="0"/>
              <w:adjustRightInd w:val="0"/>
              <w:spacing w:before="30" w:after="30"/>
              <w:ind w:left="160" w:right="1" w:hanging="160"/>
              <w:rPr>
                <w:sz w:val="18"/>
                <w:szCs w:val="18"/>
              </w:rPr>
            </w:pPr>
            <w:r>
              <w:rPr>
                <w:sz w:val="18"/>
                <w:szCs w:val="18"/>
              </w:rPr>
              <w:t xml:space="preserve"> Every participant is counted a single time for each applicable row. Only the highest reported CTCAE severity of a given adverse drug reaction is counted for the individual participant.</w:t>
            </w:r>
          </w:p>
          <w:p ns2:paraId="30E94A19" ns2:textId="77777777" w:rsidR="00AB0AD8" w:rsidRDefault="00AB0AD8" w:rsidP="00AB0AD8">
            <w:pPr>
              <w:widowControl w:val="0"/>
              <w:autoSpaceDE w:val="0"/>
              <w:autoSpaceDN w:val="0"/>
              <w:adjustRightInd w:val="0"/>
              <w:spacing w:before="30" w:after="30"/>
              <w:ind w:left="160" w:right="1" w:hanging="160"/>
              <w:rPr>
                <w:sz w:val="18"/>
                <w:szCs w:val="18"/>
              </w:rPr>
            </w:pPr>
            <w:r>
              <w:rPr>
                <w:sz w:val="18"/>
                <w:szCs w:val="18"/>
              </w:rPr>
              <w:t xml:space="preserve"> Grades are based on NCI CTCAE version 5.0 for all studies</w:t>
            </w:r>
          </w:p>
          <w:p ns2:paraId="00CC65CC" ns2:textId="77777777" w:rsidR="00AB0AD8" w:rsidRDefault="00AB0AD8" w:rsidP="00AB0AD8">
            <w:pPr>
              <w:widowControl w:val="0"/>
              <w:autoSpaceDE w:val="0"/>
              <w:autoSpaceDN w:val="0"/>
              <w:adjustRightInd w:val="0"/>
              <w:spacing w:before="30" w:after="30"/>
              <w:ind w:left="160" w:right="1" w:hanging="160"/>
              <w:rPr>
                <w:sz w:val="18"/>
                <w:szCs w:val="18"/>
              </w:rPr>
            </w:pPr>
            <w:r>
              <w:rPr>
                <w:sz w:val="18"/>
                <w:szCs w:val="18"/>
              </w:rPr>
              <w:t xml:space="preserve"> MedDRA version 27.0 was used.</w:t>
            </w:r>
          </w:p>
          <w:p ns2:paraId="3C69E5E0" ns2:textId="77777777" w:rsidR="00AB0AD8" w:rsidRDefault="00AB0AD8" w:rsidP="00AB0AD8">
            <w:pPr>
              <w:widowControl w:val="0"/>
              <w:autoSpaceDE w:val="0"/>
              <w:autoSpaceDN w:val="0"/>
              <w:adjustRightInd w:val="0"/>
              <w:spacing w:before="30" w:after="30"/>
              <w:ind w:left="160" w:right="1" w:hanging="160"/>
              <w:rPr>
                <w:sz w:val="18"/>
                <w:szCs w:val="18"/>
              </w:rPr>
            </w:pPr>
            <w:r>
              <w:rPr>
                <w:sz w:val="18"/>
                <w:szCs w:val="18"/>
              </w:rPr>
              <w:t xml:space="preserve"> n = Number of participants with one or more events.</w:t>
            </w:r>
          </w:p>
          <w:p ns2:paraId="45A4A701" ns2:textId="7BB1EC25" w:rsidR="00AB0AD8" w:rsidRDefault="00AB0AD8" w:rsidP="00AB0AD8">
            <w:pPr>
              <w:widowControl w:val="0"/>
              <w:autoSpaceDE w:val="0"/>
              <w:autoSpaceDN w:val="0"/>
              <w:adjustRightInd w:val="0"/>
              <w:spacing w:before="30" w:after="30"/>
              <w:ind w:left="160" w:right="1" w:hanging="160"/>
              <w:rPr>
                <w:sz w:val="18"/>
                <w:szCs w:val="18"/>
              </w:rPr>
            </w:pPr>
            <w:r>
              <w:rPr>
                <w:sz w:val="18"/>
                <w:szCs w:val="18"/>
              </w:rPr>
              <w:t xml:space="preserve"> N = Number of participants treated with MK-2870 4 mg/kg </w:t>
            </w:r>
            <w:r w:rsidR="00254576">
              <w:rPr>
                <w:sz w:val="18"/>
                <w:szCs w:val="18"/>
              </w:rPr>
              <w:t xml:space="preserve">q2w </w:t>
            </w:r>
            <w:r>
              <w:rPr>
                <w:sz w:val="18"/>
                <w:szCs w:val="18"/>
              </w:rPr>
              <w:t xml:space="preserve">monotherapy in MK-2870-001, with first dose prior to 21MAR2024, Phase I, Cohort 1: TNBC, Cohort 2: OC, Cohort 3A: NSCLC, Cohort 3B: NSCLC, Cohort 4: GC/GEJC, Cohort 6: HR+/HER2-BC , Cohort 7: HNSCC, Cohort 8: EC, Cohort 9: UC and Cohort 10: CC from Phase II;  and number of participants treated with MK-2870 5 mg/kg </w:t>
            </w:r>
            <w:r w:rsidR="00254576">
              <w:rPr>
                <w:sz w:val="18"/>
                <w:szCs w:val="18"/>
              </w:rPr>
              <w:t xml:space="preserve">q2w </w:t>
            </w:r>
            <w:r>
              <w:rPr>
                <w:sz w:val="18"/>
                <w:szCs w:val="18"/>
              </w:rPr>
              <w:t>monotherapy in MK-2870-001, with first dose prior to 21MAR2024, Phase I, Cohort 1: TNBC, Cohort 2: OC, Cohort 3A: NSCLC , Cohort 3B: NSCLC, Cohort 4: GC/GEJC, Cohort 5: SCLC, Cohort 6: HR+/HER2-BC, Cohort 7: HNSCC, Cohort 8: EC and Cohort 9: UC from Phase II; MK-2870-014 treatment arm, MK-2870-016 monotherapy groups from Part 2 and 3; and MK-2870-017 Cohort 1: NSCLC, Cohort  2: NSCLC, Cohort 3: NSCLC, Cohort 4: NPC and Cohort 5: NSCLC from Part 1.</w:t>
            </w:r>
          </w:p>
          <w:p ns2:paraId="58A7B47E" ns2:textId="77777777" w:rsidR="00AB0AD8" w:rsidRDefault="00AB0AD8" w:rsidP="00AB0AD8">
            <w:pPr>
              <w:widowControl w:val="0"/>
              <w:autoSpaceDE w:val="0"/>
              <w:autoSpaceDN w:val="0"/>
              <w:adjustRightInd w:val="0"/>
              <w:spacing w:before="30" w:after="30"/>
              <w:ind w:left="160" w:right="1" w:hanging="160"/>
              <w:rPr>
                <w:sz w:val="18"/>
                <w:szCs w:val="18"/>
              </w:rPr>
            </w:pPr>
            <w:r>
              <w:rPr>
                <w:sz w:val="18"/>
                <w:szCs w:val="18"/>
              </w:rPr>
              <w:t xml:space="preserve"> MK-2870-001 Database Cutoff Date: 21May2024.</w:t>
            </w:r>
          </w:p>
          <w:p ns2:paraId="34C42B87" ns2:textId="77777777" w:rsidR="00AB0AD8" w:rsidRDefault="00AB0AD8" w:rsidP="00AB0AD8">
            <w:pPr>
              <w:widowControl w:val="0"/>
              <w:autoSpaceDE w:val="0"/>
              <w:autoSpaceDN w:val="0"/>
              <w:adjustRightInd w:val="0"/>
              <w:spacing w:before="30" w:after="30"/>
              <w:ind w:left="160" w:right="1" w:hanging="160"/>
              <w:rPr>
                <w:sz w:val="18"/>
                <w:szCs w:val="18"/>
              </w:rPr>
            </w:pPr>
            <w:r>
              <w:rPr>
                <w:sz w:val="18"/>
                <w:szCs w:val="18"/>
              </w:rPr>
              <w:t xml:space="preserve"> MK-2870-014 Database Cutoff Date: 30Nov2023.</w:t>
            </w:r>
          </w:p>
          <w:p ns2:paraId="64C6A724" ns2:textId="77777777" w:rsidR="00AB0AD8" w:rsidRDefault="00AB0AD8" w:rsidP="00AB0AD8">
            <w:pPr>
              <w:widowControl w:val="0"/>
              <w:autoSpaceDE w:val="0"/>
              <w:autoSpaceDN w:val="0"/>
              <w:adjustRightInd w:val="0"/>
              <w:spacing w:before="30" w:after="30"/>
              <w:ind w:left="160" w:right="1" w:hanging="160"/>
              <w:rPr>
                <w:sz w:val="18"/>
                <w:szCs w:val="18"/>
              </w:rPr>
            </w:pPr>
            <w:r>
              <w:rPr>
                <w:sz w:val="18"/>
                <w:szCs w:val="18"/>
              </w:rPr>
              <w:t xml:space="preserve"> MK-2870-016 Database Cutoff Date: 21May2024.</w:t>
            </w:r>
          </w:p>
          <w:p ns2:paraId="38E3628F" ns2:textId="34070CC3" w:rsidR="00AB0AD8" w:rsidRDefault="00AB0AD8" w:rsidP="00AB0AD8">
            <w:pPr>
              <w:widowControl w:val="0"/>
              <w:autoSpaceDE w:val="0"/>
              <w:autoSpaceDN w:val="0"/>
              <w:adjustRightInd w:val="0"/>
              <w:spacing w:before="15" w:after="15"/>
              <w:rPr>
                <w:sz w:val="18"/>
                <w:szCs w:val="18"/>
              </w:rPr>
            </w:pPr>
            <w:r>
              <w:rPr>
                <w:sz w:val="18"/>
                <w:szCs w:val="18"/>
              </w:rPr>
              <w:t xml:space="preserve"> MK-2870-017 Database Cutoff Date: 19Apr2024.</w:t>
            </w:r>
          </w:p>
        </w:tc>
      </w:tr>
      <w:tr w:rsidR="00AB0AD8" ns2:paraId="763BC9D2" ns2:textId="77777777" w:rsidTr="00AB0AD8">
        <w:tblPrEx>
          <w:tblBorders>
            <w:top w:val="single" w:sz="6" w:space="0" w:color="auto"/>
            <w:bottom w:val="single" w:sz="6" w:space="0" w:color="auto"/>
          </w:tblBorders>
        </w:tblPrEx>
        <w:trPr>
          <w:jc w:val="center"/>
        </w:trPr>
        <w:tc>
          <w:tcPr>
            <w:tcW w:w="12960" w:type="dxa"/>
            <w:gridSpan w:val="8"/>
            <w:tcBorders>
              <w:top w:val="double" w:sz="4" w:space="0" w:color="auto"/>
              <w:left w:val="nil"/>
              <w:bottom w:val="nil"/>
              <w:right w:val="nil"/>
            </w:tcBorders>
          </w:tcPr>
          <w:p ns2:paraId="02E3BFA5" ns2:textId="28C16314" w:rsidR="00AB0AD8" w:rsidRDefault="00AB0AD8" w:rsidP="00AB0AD8">
            <w:pPr>
              <w:widowControl w:val="0"/>
              <w:autoSpaceDE w:val="0"/>
              <w:autoSpaceDN w:val="0"/>
              <w:adjustRightInd w:val="0"/>
              <w:spacing w:before="15" w:after="15"/>
              <w:rPr>
                <w:sz w:val="18"/>
                <w:szCs w:val="18"/>
              </w:rPr>
            </w:pPr>
            <w:r>
              <w:rPr>
                <w:sz w:val="18"/>
                <w:szCs w:val="18"/>
              </w:rPr>
              <w:t>Source:  [MK2870IB2024: iadsl; iadae]</w:t>
            </w:r>
          </w:p>
        </w:tc>
      </w:tr>
    </w:tbl>
    <w:p ns2:paraId="7065F829" ns2:textId="77777777" w:rsidR="00696B96" w:rsidRDefault="00696B96" w:rsidP="007243AD">
      <w:pPr>
        <w:pStyle w:val="Paragraph"/>
      </w:pPr>
      <w:ins w:id="12435" w:author="GoldenCorpusHarness" w:date="2026-03-28T21:57:55Z">
        <w:r>
          <w:t>All participants (100%) experienced at least 1 AE, with all AEs considered drug-related by the investigator. Grade ≥3 AEs occurred in 7 participants (50%), and all were considered drug-related by the investigator. SAEs were reported for 4 participants (28.6%), and 21.4% participants had SAEs considered drug-related by the investigator. Dose modifications due to AEs were required for 6 participants (42.9%). No participant had an AE that resulted in discontinuation of study treatment or death [Table 42].</w:t>
        </w:r>
      </w:ins>
    </w:p>
    <w:p ns2:paraId="4A51DB94" ns2:textId="77777777" w:rsidR="007243AD" w:rsidRDefault="007243AD" w:rsidP="007243AD">
      <w:pPr>
        <w:pStyle w:val="Paragraph"/>
        <w:sectPr w:rsidR="007243AD" w:rsidSect="007243AD">
          <w:headerReference w:type="default" ns3:id="rId74"/>
          <w:footerReference w:type="default" ns3:id="rId75"/>
          <w:pgSz w:w="15840" w:h="12240" w:orient="landscape"/>
          <w:pgMar w:top="1800" w:right="1440" w:bottom="1440" w:left="1440" w:header="720" w:footer="720" w:gutter="0"/>
          <w:cols w:space="425"/>
          <w:docGrid w:type="lines" w:linePitch="326"/>
        </w:sectPr>
      </w:pPr>
      <w:ins w:id="12436" w:author="GoldenCorpusHarness" w:date="2026-03-28T21:57:55Z">
        <w:r>
          <w:t>The most frequently reported AEs regardless of causality (incidence ≥25%) by PT were: anemia (92.9%), neutrophil count decreased (50%), weight decreased (42.9%), WBC count decreased and stomatitis (35.7% each),  and alopecia, ALT increased, and GGT increased and hyponatremia (28.6% each) [Table 75].</w:t>
        </w:r>
      </w:ins>
    </w:p>
    <w:p ns2:paraId="41618B71" ns2:textId="77777777" w:rsidR="007243AD" w:rsidRDefault="007243AD" w:rsidP="007243AD">
      <w:pPr>
        <w:pStyle w:val="Heading3"/>
        <w:tabs>
          <w:tab w:val="clear" w:pos="965"/>
          <w:tab w:val="left" w:pos="960"/>
        </w:tabs>
        <w:ind w:left="960" w:hanging="960"/>
      </w:pPr>
      <w:del w:id="12437" w:author="GoldenCorpusHarness" w:date="2026-03-28T21:57:55Z">
        <w:r>
          <w:delText>Ove</w:delText>
        </w:r>
      </w:del>
      <w:ins w:id="12438" w:author="GoldenCorpusHarness" w:date="2026-03-28T21:57:55Z">
        <w:r>
          <w:t>Sac-TMT 4 mg/kg plus KL-A167 900 mg q2w g</w:t>
        </w:r>
      </w:ins>
      <w:r>
        <w:t>r</w:t>
      </w:r>
      <w:del w:id="12439" w:author="GoldenCorpusHarness" w:date="2026-03-28T21:57:55Z">
        <w:r>
          <w:delText>d</w:delText>
        </w:r>
      </w:del>
      <w:r>
        <w:t>o</w:t>
      </w:r>
      <w:del w:id="12440" w:author="GoldenCorpusHarness" w:date="2026-03-28T21:57:55Z">
        <w:r>
          <w:delText>se</w:delText>
        </w:r>
      </w:del>
      <w:ins w:id="12441" w:author="GoldenCorpusHarness" w:date="2026-03-28T21:57:55Z">
        <w:r>
          <w:t>up (n=47)</w:t>
        </w:r>
      </w:ins>
    </w:p>
    <w:p ns2:paraId="562F3D40" ns2:textId="7C7800E9" w:rsidR="007243AD" w:rsidRDefault="007243AD" w:rsidP="007243AD">
      <w:pPr>
        <w:pStyle w:val="Paragraph"/>
      </w:pPr>
      <w:ins w:id="12442" w:author="GoldenCorpusHarness" w:date="2026-03-28T21:57:55Z">
        <w:r>
          <w:t xml:space="preserve">All participants (100%) experienced at least 1AE, with 46 (97.9%) considered drug-related. Grade ≥3 AEs were reported for 26 participants (55.3%), and Grade ≥3 AEs that were considered drug-related by the investigator were reported for 22 (46.8%) participants. SAEs were reported for 12 participants (25.5%), and 21.3% participants had SAEs considered drug-related by the investigator. Dose modifications due to AEs were required in 28 participants (59.6%). </w:t>
        </w:r>
      </w:ins>
      <w:r>
        <w:t>T</w:t>
      </w:r>
      <w:del w:id="12443" w:author="GoldenCorpusHarness" w:date="2026-03-28T21:57:55Z">
        <w:r>
          <w:delText>here is no infor</w:delText>
        </w:r>
      </w:del>
      <w:ins w:id="12444" w:author="GoldenCorpusHarness" w:date="2026-03-28T21:57:55Z">
        <w:r>
          <w:t>wo participants (4.3%) had AEs that resulted in treat</w:t>
        </w:r>
      </w:ins>
      <w:r>
        <w:t>m</w:t>
      </w:r>
      <w:del w:id="12445" w:author="GoldenCorpusHarness" w:date="2026-03-28T21:57:55Z">
        <w:r>
          <w:delText>ation on o</w:delText>
        </w:r>
      </w:del>
      <w:ins w:id="12446" w:author="GoldenCorpusHarness" w:date="2026-03-28T21:57:55Z">
        <w:r>
          <w:t>ent discontinuation, and 1 participant (2.1%) had pneumonitis that resulted in death and was considered drug-related by the in</w:t>
        </w:r>
      </w:ins>
      <w:r>
        <w:t>ve</w:t>
      </w:r>
      <w:del w:id="12447" w:author="GoldenCorpusHarness" w:date="2026-03-28T21:57:55Z">
        <w:r>
          <w:delText>rdosa</w:delText>
        </w:r>
      </w:del>
      <w:ins w:id="12448" w:author="GoldenCorpusHarness" w:date="2026-03-28T21:57:55Z">
        <w:r>
          <w:t>sti</w:t>
        </w:r>
      </w:ins>
      <w:r>
        <w:t>g</w:t>
      </w:r>
      <w:del w:id="12449" w:author="GoldenCorpusHarness" w:date="2026-03-28T21:57:55Z">
        <w:r>
          <w:delText>e with sac-</w:delText>
        </w:r>
      </w:del>
      <w:ins w:id="12450" w:author="GoldenCorpusHarness" w:date="2026-03-28T21:57:55Z">
        <w:r>
          <w:t>ator [</w:t>
        </w:r>
      </w:ins>
      <w:r>
        <w:t>T</w:t>
      </w:r>
      <w:del w:id="12451" w:author="GoldenCorpusHarness" w:date="2026-03-28T21:57:55Z">
        <w:r>
          <w:delText>MT</w:delText>
        </w:r>
      </w:del>
      <w:ins w:id="12452" w:author="GoldenCorpusHarness" w:date="2026-03-28T21:57:55Z">
        <w:r>
          <w:t>able 42].</w:t>
        </w:r>
      </w:ins>
    </w:p>
    <w:p ns2:paraId="6D4D99DD" ns2:textId="77777777" w:rsidR="007243AD" w:rsidRDefault="007243AD" w:rsidP="007243AD">
      <w:pPr>
        <w:pStyle w:val="Heading3"/>
        <w:tabs>
          <w:tab w:val="clear" w:pos="965"/>
          <w:tab w:val="left" w:pos="960"/>
        </w:tabs>
        <w:ind w:left="960" w:hanging="960"/>
      </w:pPr>
      <w:ins w:id="12453" w:author="GoldenCorpusHarness" w:date="2026-03-28T21:57:55Z">
        <w:r>
          <w:t xml:space="preserve">The most frequently reported AEs regardless of causality (incidence ≥25%) in this group by </w:t>
        </w:r>
      </w:ins>
      <w:r>
        <w:t>P</w:t>
      </w:r>
      <w:del w:id="12454" w:author="GoldenCorpusHarness" w:date="2026-03-28T21:57:55Z">
        <w:r>
          <w:delText>otential for A</w:delText>
        </w:r>
      </w:del>
      <w:ins w:id="12455" w:author="GoldenCorpusHarness" w:date="2026-03-28T21:57:55Z">
        <w:r>
          <w:t>T were: anemia (80.9%), neutrophil count decreased, and WBC count decreased (42.6% each), stomatitis (31.9%), alopecia (27.7%), and nausea (25.5%) [Ta</w:t>
        </w:r>
      </w:ins>
      <w:r>
        <w:t>b</w:t>
      </w:r>
      <w:del w:id="12456" w:author="GoldenCorpusHarness" w:date="2026-03-28T21:57:55Z">
        <w:r>
          <w:delText>use</w:delText>
        </w:r>
      </w:del>
      <w:ins w:id="12457" w:author="GoldenCorpusHarness" w:date="2026-03-28T21:57:55Z">
        <w:r>
          <w:t>le 75].</w:t>
        </w:r>
      </w:ins>
    </w:p>
    <w:p ns2:paraId="5514966A" ns2:textId="38E05403" w:rsidR="00B6224B" w:rsidRDefault="00B6224B" w:rsidP="00B6224B">
      <w:pPr>
        <w:pStyle w:val="Paragraph"/>
      </w:pPr>
      <w:del w:id="12458" w:author="GoldenCorpusHarness" w:date="2026-03-28T21:57:55Z">
        <w:r>
          <w:delText>There is no potential for abuse with s</w:delText>
        </w:r>
      </w:del>
      <w:ins w:id="12459" w:author="GoldenCorpusHarness" w:date="2026-03-28T21:57:55Z">
        <w:r>
          <w:t>S</w:t>
        </w:r>
      </w:ins>
      <w:r>
        <w:t>ac-TMT</w:t>
      </w:r>
      <w:ins w:id="12460" w:author="GoldenCorpusHarness" w:date="2026-03-28T21:57:55Z">
        <w:r>
          <w:t xml:space="preserve"> 5 mg/kg plus KL-A167 900 mg q2w group (n=117)</w:t>
        </w:r>
      </w:ins>
    </w:p>
    <w:p ns2:paraId="11DB4657" ns2:textId="743D8302" w:rsidR="00B6224B" w:rsidRDefault="00B6224B" w:rsidP="00B6224B">
      <w:pPr>
        <w:pStyle w:val="Heading2"/>
        <w:tabs>
          <w:tab w:val="left" w:pos="720"/>
        </w:tabs>
      </w:pPr>
      <w:del w:id="12461" w:author="GoldenCorpusHarness" w:date="2026-03-28T21:57:55Z">
        <w:r>
          <w:delText>I</w:delText>
        </w:r>
      </w:del>
      <w:ins w:id="12462" w:author="GoldenCorpusHarness" w:date="2026-03-28T21:57:55Z">
        <w:r>
          <w:t xml:space="preserve">All participants (100%) experienced at least 1 AE, with 115 participants (98.3%) had AEs considered drug-related by the investigator. Grade ≥3 AEs were reported for 85 participants (72.6%), and Grade ≥3 AEs considered drug-related by the investigator were reported for 75 participants (64.1%). SAEs were reported for 50 participants (42.7%), and 27.4% participants had SAEs considered drug-related by the investigator. Dose </w:t>
        </w:r>
      </w:ins>
      <w:r>
        <w:t>m</w:t>
      </w:r>
      <w:del w:id="12463" w:author="GoldenCorpusHarness" w:date="2026-03-28T21:57:55Z">
        <w:r>
          <w:delText>portant Sa</w:delText>
        </w:r>
      </w:del>
      <w:ins w:id="12464" w:author="GoldenCorpusHarness" w:date="2026-03-28T21:57:55Z">
        <w:r>
          <w:t>odi</w:t>
        </w:r>
      </w:ins>
      <w:r>
        <w:t>f</w:t>
      </w:r>
      <w:del w:id="12465" w:author="GoldenCorpusHarness" w:date="2026-03-28T21:57:55Z">
        <w:r>
          <w:delText>et</w:delText>
        </w:r>
      </w:del>
      <w:ins w:id="12466" w:author="GoldenCorpusHarness" w:date="2026-03-28T21:57:55Z">
        <w:r>
          <w:t>ications due to AEs were required for 92 participants (78.6%). There were 7 participants (6%) who had AEs that resulted in treatment discontinuation, and 1 participant had an AE that resulted in death, which was considered not drug-related b</w:t>
        </w:r>
      </w:ins>
      <w:r>
        <w:t xml:space="preserve">y </w:t>
      </w:r>
      <w:del w:id="12467" w:author="GoldenCorpusHarness" w:date="2026-03-28T21:57:55Z">
        <w:r>
          <w:delText>Considerations</w:delText>
        </w:r>
      </w:del>
      <w:ins w:id="12468" w:author="GoldenCorpusHarness" w:date="2026-03-28T21:57:55Z">
        <w:r>
          <w:t>the investigator [Table 42].</w:t>
        </w:r>
      </w:ins>
    </w:p>
    <w:p ns2:paraId="24262550" ns2:textId="65744AC2" w:rsidR="00B6224B" w:rsidRDefault="00B6224B" w:rsidP="00B6224B">
      <w:pPr>
        <w:pStyle w:val="Heading3"/>
        <w:tabs>
          <w:tab w:val="clear" w:pos="965"/>
          <w:tab w:val="left" w:pos="960"/>
        </w:tabs>
        <w:ind w:left="960" w:hanging="960"/>
      </w:pPr>
      <w:del w:id="12469" w:author="GoldenCorpusHarness" w:date="2026-03-28T21:57:55Z">
        <w:r>
          <w:delText>In</w:delText>
        </w:r>
      </w:del>
      <w:ins w:id="12470" w:author="GoldenCorpusHarness" w:date="2026-03-28T21:57:55Z">
        <w:r>
          <w:t xml:space="preserve">The most </w:t>
        </w:r>
      </w:ins>
      <w:r>
        <w:t>f</w:t>
      </w:r>
      <w:del w:id="12471" w:author="GoldenCorpusHarness" w:date="2026-03-28T21:57:55Z">
        <w:r>
          <w:delText>usion-related Reaction/H</w:delText>
        </w:r>
      </w:del>
      <w:ins w:id="12472" w:author="GoldenCorpusHarness" w:date="2026-03-28T21:57:55Z">
        <w:r>
          <w:t>requentl</w:t>
        </w:r>
      </w:ins>
      <w:r>
        <w:t>y</w:t>
      </w:r>
      <w:del w:id="12473" w:author="GoldenCorpusHarness" w:date="2026-03-28T21:57:55Z">
        <w:r>
          <w:delText>persensiti</w:delText>
        </w:r>
      </w:del>
      <w:ins w:id="12474" w:author="GoldenCorpusHarness" w:date="2026-03-28T21:57:55Z">
        <w:r>
          <w:t xml:space="preserve"> reported AEs regardless of causality (incidence ≥25%) in this group were: anemia (90.6%), neutrophil count decreased (67.5%), stomatitis (57.3%), WBC count decreased (55.6%), alopecia (42.7%), rash (37.6%), decreased appetite (36.8%), nausea (34.2%), ALT increased (32.5%), asthenia (29.1%), and hypoalbuminemia and </w:t>
        </w:r>
      </w:ins>
      <w:r>
        <w:t>v</w:t>
      </w:r>
      <w:del w:id="12475" w:author="GoldenCorpusHarness" w:date="2026-03-28T21:57:55Z">
        <w:r>
          <w:delText>ity Reaction</w:delText>
        </w:r>
      </w:del>
      <w:ins w:id="12476" w:author="GoldenCorpusHarness" w:date="2026-03-28T21:57:55Z">
        <w:r>
          <w:t>omiting (27.4% each) [Table 75].</w:t>
        </w:r>
      </w:ins>
    </w:p>
    <w:p ns2:paraId="451DD1C7" ns2:textId="6BC9AAED" w:rsidR="00021ADB" w:rsidRDefault="00B6224B" w:rsidP="00021ADB">
      <w:pPr>
        <w:pStyle w:val="Paragraph"/>
      </w:pPr>
      <w:r>
        <w:t xml:space="preserve">Sac-TMT </w:t>
      </w:r>
      <w:del w:id="12477" w:author="GoldenCorpusHarness" w:date="2026-03-28T21:57:55Z">
        <w:r>
          <w:delText>ha</w:delText>
        </w:r>
      </w:del>
      <w:ins w:id="12478" w:author="GoldenCorpusHarness" w:date="2026-03-28T21:57:55Z">
        <w:r>
          <w:t>5 mg/kg plu</w:t>
        </w:r>
      </w:ins>
      <w:r>
        <w:t xml:space="preserve">s </w:t>
      </w:r>
      <w:del w:id="12479" w:author="GoldenCorpusHarness" w:date="2026-03-28T21:57:55Z">
        <w:r>
          <w:delText>been</w:delText>
        </w:r>
      </w:del>
      <w:ins w:id="12480" w:author="GoldenCorpusHarness" w:date="2026-03-28T21:57:55Z">
        <w:r>
          <w:t>KL-A167</w:t>
        </w:r>
      </w:ins>
      <w:r>
        <w:t xml:space="preserve"> </w:t>
      </w:r>
      <w:del w:id="12481" w:author="GoldenCorpusHarness" w:date="2026-03-28T21:57:55Z">
        <w:r>
          <w:delText>associated</w:delText>
        </w:r>
      </w:del>
      <w:ins w:id="12482" w:author="GoldenCorpusHarness" w:date="2026-03-28T21:57:55Z">
        <w:r>
          <w:t>1200</w:t>
        </w:r>
      </w:ins>
      <w:r>
        <w:t xml:space="preserve"> </w:t>
      </w:r>
      <w:del w:id="12483" w:author="GoldenCorpusHarness" w:date="2026-03-28T21:57:55Z">
        <w:r>
          <w:delText>with severe, life-threatenin</w:delText>
        </w:r>
      </w:del>
      <w:ins w:id="12484" w:author="GoldenCorpusHarness" w:date="2026-03-28T21:57:55Z">
        <w:r>
          <w:t>m</w:t>
        </w:r>
      </w:ins>
      <w:r>
        <w:t xml:space="preserve">g </w:t>
      </w:r>
      <w:del w:id="12485" w:author="GoldenCorpusHarness" w:date="2026-03-28T21:57:55Z">
        <w:r>
          <w:delText>and</w:delText>
        </w:r>
      </w:del>
      <w:ins w:id="12486" w:author="GoldenCorpusHarness" w:date="2026-03-28T21:57:55Z">
        <w:r>
          <w:t>q3w</w:t>
        </w:r>
      </w:ins>
      <w:r>
        <w:t xml:space="preserve"> </w:t>
      </w:r>
      <w:del w:id="12487" w:author="GoldenCorpusHarness" w:date="2026-03-28T21:57:55Z">
        <w:r>
          <w:delText>fatal ac</w:delText>
        </w:r>
      </w:del>
      <w:ins w:id="12488" w:author="GoldenCorpusHarness" w:date="2026-03-28T21:57:55Z">
        <w:r>
          <w:t>gro</w:t>
        </w:r>
      </w:ins>
      <w:r>
        <w:t>u</w:t>
      </w:r>
      <w:del w:id="12489" w:author="GoldenCorpusHarness" w:date="2026-03-28T21:57:55Z">
        <w:r>
          <w:delText>te hy</w:delText>
        </w:r>
      </w:del>
      <w:r>
        <w:t>p</w:t>
      </w:r>
      <w:del w:id="12490" w:author="GoldenCorpusHarness" w:date="2026-03-28T21:57:55Z">
        <w:r>
          <w:delText>ersensitivity and infusion-related reactions. As of 21-MAY-2024, in monotherapy clinical studies of sacTMT</w:delText>
        </w:r>
      </w:del>
      <w:r>
        <w:t xml:space="preserve"> (n=</w:t>
      </w:r>
      <w:del w:id="12491" w:author="GoldenCorpusHarness" w:date="2026-03-28T21:57:55Z">
        <w:r>
          <w:delText>1</w:delText>
        </w:r>
      </w:del>
      <w:ins w:id="12492" w:author="GoldenCorpusHarness" w:date="2026-03-28T21:57:55Z">
        <w:r>
          <w:t>4</w:t>
        </w:r>
      </w:ins>
      <w:r>
        <w:t>0</w:t>
      </w:r>
      <w:del w:id="12493" w:author="GoldenCorpusHarness" w:date="2026-03-28T21:57:55Z">
        <w:r>
          <w:delText>98, including MK-2870-001 [KL264-01], MK-2870-014 [SKB264-III-03], MK2870-016 [SKB264-II-07], and MK2870-017 [SKB264-II-08]</w:delText>
        </w:r>
      </w:del>
      <w:r>
        <w:t>)</w:t>
      </w:r>
      <w:del w:id="12494" w:author="GoldenCorpusHarness" w:date="2026-03-28T21:57:55Z">
        <w:r>
          <w:delText xml:space="preserve">, 107 patients (9.7%) had infusion related reaction/hypersensitivity reactions (including all grades and causality AEs without temporal restrictions to sac-TMT infusion). Grade ≥3 events occurred in 15 patients (1.1.4%) including 9 Grade 3 (0.8%), 4 Grade 4 (0.4%), and 2 Grade 5 (0.2%). One Grade 5 event of anaphylactic shock was considered drug-related. One Grade 5 event of circulatory collapse was considered not drug-related (subject had a pulmonary embolism 9 days after last dose of sac-TMT). </w:delText>
        </w:r>
      </w:del>
    </w:p>
    <w:p ns2:paraId="6DA698DA" ns2:textId="514A78C4" w:rsidR="00804F81" w:rsidRPr="0056266F" w:rsidRDefault="00021ADB" w:rsidP="000326EC">
      <w:pPr>
        <w:pStyle w:val="Paragraph"/>
      </w:pPr>
      <w:del w:id="12495" w:author="GoldenCorpusHarness" w:date="2026-03-28T21:57:55Z">
        <w:r>
          <w:delText xml:space="preserve">Required premedication guidelines </w:delText>
        </w:r>
      </w:del>
      <w:ins w:id="12496" w:author="GoldenCorpusHarness" w:date="2026-03-28T21:57:55Z">
        <w:r>
          <w:t>Thirty-nine participants (97.5%) experienced at least 1 AE, and 95% o</w:t>
        </w:r>
      </w:ins>
      <w:r>
        <w:t>f</w:t>
      </w:r>
      <w:del w:id="12497" w:author="GoldenCorpusHarness" w:date="2026-03-28T21:57:55Z">
        <w:r>
          <w:delText>or h</w:delText>
        </w:r>
      </w:del>
      <w:ins w:id="12498" w:author="GoldenCorpusHarness" w:date="2026-03-28T21:57:55Z">
        <w:r>
          <w:t xml:space="preserve"> participants had AEs considered drug-related b</w:t>
        </w:r>
      </w:ins>
      <w:r>
        <w:t>y</w:t>
      </w:r>
      <w:del w:id="12499" w:author="GoldenCorpusHarness" w:date="2026-03-28T21:57:55Z">
        <w:r>
          <w:delText>persensiti</w:delText>
        </w:r>
      </w:del>
      <w:ins w:id="12500" w:author="GoldenCorpusHarness" w:date="2026-03-28T21:57:55Z">
        <w:r>
          <w:t xml:space="preserve"> the in</w:t>
        </w:r>
      </w:ins>
      <w:r>
        <w:t>v</w:t>
      </w:r>
      <w:del w:id="12501" w:author="GoldenCorpusHarness" w:date="2026-03-28T21:57:55Z">
        <w:r>
          <w:delText>ity prophylaxis was added to all ongoing and new sac-TMT protocols as of 01-AU</w:delText>
        </w:r>
      </w:del>
      <w:ins w:id="12502" w:author="GoldenCorpusHarness" w:date="2026-03-28T21:57:55Z">
        <w:r>
          <w:t xml:space="preserve">estigator. </w:t>
        </w:r>
      </w:ins>
      <w:r>
        <w:t>G</w:t>
      </w:r>
      <w:del w:id="12503" w:author="GoldenCorpusHarness" w:date="2026-03-28T21:57:55Z">
        <w:r>
          <w:delText>-</w:delText>
        </w:r>
      </w:del>
      <w:ins w:id="12504" w:author="GoldenCorpusHarness" w:date="2026-03-28T21:57:55Z">
        <w:r>
          <w:t xml:space="preserve">rade ≥3 AEs occurred in </w:t>
        </w:r>
      </w:ins>
      <w:r>
        <w:t>20</w:t>
      </w:r>
      <w:del w:id="12505" w:author="GoldenCorpusHarness" w:date="2026-03-28T21:57:55Z">
        <w:r>
          <w:delText xml:space="preserve">23. Prior to data cutoff of </w:delText>
        </w:r>
      </w:del>
      <w:ins w:id="12506" w:author="GoldenCorpusHarness" w:date="2026-03-28T21:57:55Z">
        <w:r>
          <w:t xml:space="preserve"> participants (5</w:t>
        </w:r>
      </w:ins>
      <w:r>
        <w:t>0</w:t>
      </w:r>
      <w:del w:id="12507" w:author="GoldenCorpusHarness" w:date="2026-03-28T21:57:55Z">
        <w:r>
          <w:delText>1-AUG-2023 (n=680</w:delText>
        </w:r>
      </w:del>
      <w:ins w:id="12508" w:author="GoldenCorpusHarness" w:date="2026-03-28T21:57:55Z">
        <w:r>
          <w:t>%</w:t>
        </w:r>
      </w:ins>
      <w:r>
        <w:t xml:space="preserve">), </w:t>
      </w:r>
      <w:ins w:id="12509" w:author="GoldenCorpusHarness" w:date="2026-03-28T21:57:55Z">
        <w:r>
          <w:t>and Grade ≥3 AEs that were considered drug-related by the investigator were reported for 1</w:t>
        </w:r>
      </w:ins>
      <w:r>
        <w:t>8</w:t>
      </w:r>
      <w:ins w:id="12510" w:author="GoldenCorpusHarness" w:date="2026-03-28T21:57:55Z">
        <w:r>
          <w:t xml:space="preserve"> participants (45%). SAEs were reported for </w:t>
        </w:r>
      </w:ins>
      <w:r>
        <w:t>1</w:t>
      </w:r>
      <w:del w:id="12511" w:author="GoldenCorpusHarness" w:date="2026-03-28T21:57:55Z">
        <w:r>
          <w:delText xml:space="preserve"> patie</w:delText>
        </w:r>
      </w:del>
      <w:ins w:id="12512" w:author="GoldenCorpusHarness" w:date="2026-03-28T21:57:55Z">
        <w:r>
          <w:t>2 participa</w:t>
        </w:r>
      </w:ins>
      <w:r>
        <w:t>nts (</w:t>
      </w:r>
      <w:ins w:id="12513" w:author="GoldenCorpusHarness" w:date="2026-03-28T21:57:55Z">
        <w:r>
          <w:t xml:space="preserve">30%), and </w:t>
        </w:r>
      </w:ins>
      <w:r>
        <w:t>1</w:t>
      </w:r>
      <w:ins w:id="12514" w:author="GoldenCorpusHarness" w:date="2026-03-28T21:57:55Z">
        <w:r>
          <w:t xml:space="preserve">2.5% of participants had SAEs considered drug-related. Dose modifications due to AEs were required for 29 participants (72.5%). Three participants (7.5%) had AEs that resulted in treatment discontinuation. There was </w:t>
        </w:r>
      </w:ins>
      <w:r>
        <w:t>1</w:t>
      </w:r>
      <w:del w:id="12515" w:author="GoldenCorpusHarness" w:date="2026-03-28T21:57:55Z">
        <w:r>
          <w:delText>.9%) experienced an infusion related reaction/hypersensitivity reaction with 15 patients</w:delText>
        </w:r>
      </w:del>
      <w:ins w:id="12516" w:author="GoldenCorpusHarness" w:date="2026-03-28T21:57:55Z">
        <w:r>
          <w:t xml:space="preserve"> participant</w:t>
        </w:r>
      </w:ins>
      <w:r>
        <w:t xml:space="preserve"> (2.</w:t>
      </w:r>
      <w:del w:id="12517" w:author="GoldenCorpusHarness" w:date="2026-03-28T21:57:55Z">
        <w:r>
          <w:delText>2</w:delText>
        </w:r>
      </w:del>
      <w:ins w:id="12518" w:author="GoldenCorpusHarness" w:date="2026-03-28T21:57:55Z">
        <w:r>
          <w:t>5</w:t>
        </w:r>
      </w:ins>
      <w:r>
        <w:t xml:space="preserve">%) </w:t>
      </w:r>
      <w:del w:id="12519" w:author="GoldenCorpusHarness" w:date="2026-03-28T21:57:55Z">
        <w:r>
          <w:delText>ha</w:delText>
        </w:r>
      </w:del>
      <w:ins w:id="12520" w:author="GoldenCorpusHarness" w:date="2026-03-28T21:57:55Z">
        <w:r>
          <w:t>who had an AE that resulting in death, that was considered drug-related by the in</w:t>
        </w:r>
      </w:ins>
      <w:r>
        <w:t>v</w:t>
      </w:r>
      <w:del w:id="12521" w:author="GoldenCorpusHarness" w:date="2026-03-28T21:57:55Z">
        <w:r>
          <w:delText>ing Grade ≥ 3 events, including the 1 fatal anaphylactic shock</w:delText>
        </w:r>
      </w:del>
      <w:ins w:id="12522" w:author="GoldenCorpusHarness" w:date="2026-03-28T21:57:55Z">
        <w:r>
          <w:t>estigator</w:t>
        </w:r>
      </w:ins>
      <w:r>
        <w:t xml:space="preserve"> [Table </w:t>
      </w:r>
      <w:del w:id="12523" w:author="GoldenCorpusHarness" w:date="2026-03-28T21:57:55Z">
        <w:r>
          <w:delText>81]. After 01-AUG-2023 (n=1098), 27 patients (2.5%) experienced an infusion related reaction/hypersensitivity reaction with no Grade ≥3 events reported [Table 8</w:delText>
        </w:r>
      </w:del>
      <w:ins w:id="12524" w:author="GoldenCorpusHarness" w:date="2026-03-28T21:57:55Z">
        <w:r>
          <w:t>4</w:t>
        </w:r>
      </w:ins>
      <w:r>
        <w:t>2].</w:t>
      </w:r>
    </w:p>
    <w:p ns2:paraId="6592266D" ns2:textId="6346AB82" w:rsidR="007243AD" w:rsidRDefault="007243AD" w:rsidP="007243AD">
      <w:pPr>
        <w:pStyle w:val="Paragraph"/>
      </w:pPr>
      <w:del w:id="12525" w:author="GoldenCorpusHarness" w:date="2026-03-28T21:57:55Z">
        <w:r>
          <w:delText>Most se</w:delText>
        </w:r>
      </w:del>
      <w:ins w:id="12526" w:author="GoldenCorpusHarness" w:date="2026-03-28T21:57:55Z">
        <w:r>
          <w:t>The most frequently reported AEs regardless of causality (incidence ≥25%) in this group by PT were: anemia (85%), neutrophil count decreased (65%), WBC count decreased (50%), alopecia and Co</w:t>
        </w:r>
      </w:ins>
      <w:r>
        <w:t>v</w:t>
      </w:r>
      <w:del w:id="12527" w:author="GoldenCorpusHarness" w:date="2026-03-28T21:57:55Z">
        <w:r>
          <w:delText>ere</w:delText>
        </w:r>
      </w:del>
      <w:ins w:id="12528" w:author="GoldenCorpusHarness" w:date="2026-03-28T21:57:55Z">
        <w:r>
          <w:t>id-19 (45% each), rash and decreased appetite (42.5% each), asthenia (32.5%), nausea (30%), stomatitis (27.5%), and</w:t>
        </w:r>
      </w:ins>
      <w:r>
        <w:t xml:space="preserve"> hyp</w:t>
      </w:r>
      <w:del w:id="12529" w:author="GoldenCorpusHarness" w:date="2026-03-28T21:57:55Z">
        <w:r>
          <w:delText>ersensitivity reactions (ie, anaphylactic shock) events occurred during the second or third infusion of sac-</w:delText>
        </w:r>
      </w:del>
      <w:ins w:id="12530" w:author="GoldenCorpusHarness" w:date="2026-03-28T21:57:55Z">
        <w:r>
          <w:t>onatremia and constipation (25% each) [</w:t>
        </w:r>
      </w:ins>
      <w:r>
        <w:t>T</w:t>
      </w:r>
      <w:del w:id="12531" w:author="GoldenCorpusHarness" w:date="2026-03-28T21:57:55Z">
        <w:r>
          <w:delText>MT</w:delText>
        </w:r>
      </w:del>
      <w:ins w:id="12532" w:author="GoldenCorpusHarness" w:date="2026-03-28T21:57:55Z">
        <w:r>
          <w:t>able 75]</w:t>
        </w:r>
      </w:ins>
      <w:r>
        <w:t>.</w:t>
      </w:r>
      <w:del w:id="12533" w:author="GoldenCorpusHarness" w:date="2026-03-28T21:57:55Z">
        <w:r>
          <w:delText xml:space="preserve"> Investigators should be familiar with the required premedication guidelines, including antihistamine, steroid, and antipyretic, and management guidelines for infusion-related reactions/hypersensitivity reactions, including immediate epinephrine administration for anaphylactic reactions, that are included in the study protocols. Close medical monitoring during and after the infusion is essential for early identification of signs and symptoms of infusion-related reactions and hypersensitivity reactions including but not limited to fever and/or chills, flushing and/or itching, changes in heart rate and blood pressure, dyspnea or chest discomfort, rash, generalized urticaria, angioedema, hypotension, and tachycardia. Emergency use epinephrine and resuscitation response equipment should be available at the bedside for every infusion of sac-TMT. </w:delText>
        </w:r>
      </w:del>
    </w:p>
    <w:p ns2:paraId="4C45C8FB" ns2:textId="2E25E0DC" w:rsidR="00554FBA" w:rsidRDefault="00F85536" w:rsidP="00B24627">
      <w:pPr>
        <w:pStyle w:val="Heading3"/>
      </w:pPr>
      <w:del w:id="12534" w:author="GoldenCorpusHarness" w:date="2026-03-28T21:57:55Z">
        <w:r>
          <w:delText>Interstiti</w:delText>
        </w:r>
      </w:del>
      <w:ins w:id="12535" w:author="GoldenCorpusHarness" w:date="2026-03-28T21:57:55Z">
        <w:r>
          <w:t>S</w:t>
        </w:r>
      </w:ins>
      <w:r>
        <w:t>a</w:t>
      </w:r>
      <w:del w:id="12536" w:author="GoldenCorpusHarness" w:date="2026-03-28T21:57:55Z">
        <w:r>
          <w:delText>l</w:delText>
        </w:r>
      </w:del>
      <w:ins w:id="12537" w:author="GoldenCorpusHarness" w:date="2026-03-28T21:57:55Z">
        <w:r>
          <w:t>c-TMT</w:t>
        </w:r>
      </w:ins>
      <w:r>
        <w:t xml:space="preserve"> </w:t>
      </w:r>
      <w:del w:id="12538" w:author="GoldenCorpusHarness" w:date="2026-03-28T21:57:55Z">
        <w:r>
          <w:delText>Lun</w:delText>
        </w:r>
      </w:del>
      <w:ins w:id="12539" w:author="GoldenCorpusHarness" w:date="2026-03-28T21:57:55Z">
        <w:r>
          <w:t>4 mg/k</w:t>
        </w:r>
      </w:ins>
      <w:r>
        <w:t xml:space="preserve">g </w:t>
      </w:r>
      <w:del w:id="12540" w:author="GoldenCorpusHarness" w:date="2026-03-28T21:57:55Z">
        <w:r>
          <w:delText>D</w:delText>
        </w:r>
      </w:del>
      <w:ins w:id="12541" w:author="GoldenCorpusHarness" w:date="2026-03-28T21:57:55Z">
        <w:r>
          <w:t>plus bevac</w:t>
        </w:r>
      </w:ins>
      <w:r>
        <w:t>i</w:t>
      </w:r>
      <w:del w:id="12542" w:author="GoldenCorpusHarness" w:date="2026-03-28T21:57:55Z">
        <w:r>
          <w:delText>sease/Pne</w:delText>
        </w:r>
      </w:del>
      <w:ins w:id="12543" w:author="GoldenCorpusHarness" w:date="2026-03-28T21:57:55Z">
        <w:r>
          <w:t>z</w:t>
        </w:r>
      </w:ins>
      <w:r>
        <w:t>um</w:t>
      </w:r>
      <w:ins w:id="12544" w:author="GoldenCorpusHarness" w:date="2026-03-28T21:57:55Z">
        <w:r>
          <w:t>ab 10 mg/kg q2w gr</w:t>
        </w:r>
      </w:ins>
      <w:r>
        <w:t>o</w:t>
      </w:r>
      <w:ins w:id="12545" w:author="GoldenCorpusHarness" w:date="2026-03-28T21:57:55Z">
        <w:r>
          <w:t>up (</w:t>
        </w:r>
      </w:ins>
      <w:r>
        <w:t>n</w:t>
      </w:r>
      <w:del w:id="12546" w:author="GoldenCorpusHarness" w:date="2026-03-28T21:57:55Z">
        <w:r>
          <w:delText>itis</w:delText>
        </w:r>
      </w:del>
      <w:ins w:id="12547" w:author="GoldenCorpusHarness" w:date="2026-03-28T21:57:55Z">
        <w:r>
          <w:t>=29)</w:t>
        </w:r>
      </w:ins>
    </w:p>
    <w:p ns2:paraId="2C3C30A2" ns2:textId="0DBCCB23" w:rsidR="00554FBA" w:rsidRPr="0056266F" w:rsidRDefault="00554FBA" w:rsidP="000326EC">
      <w:pPr>
        <w:pStyle w:val="Paragraph"/>
      </w:pPr>
      <w:r>
        <w:t>A</w:t>
      </w:r>
      <w:del w:id="12548" w:author="GoldenCorpusHarness" w:date="2026-03-28T21:57:55Z">
        <w:r>
          <w:delText>DCs with topoisomerase I inhibitor payloads have been associated with ILD and pneumonitis [</w:delText>
        </w:r>
      </w:del>
      <w:ins w:id="12549" w:author="GoldenCorpusHarness" w:date="2026-03-28T21:57:55Z">
        <w:r>
          <w:t>ll participants (</w:t>
        </w:r>
      </w:ins>
      <w:r>
        <w:t>1</w:t>
      </w:r>
      <w:del w:id="12550" w:author="GoldenCorpusHarness" w:date="2026-03-28T21:57:55Z">
        <w:r>
          <w:delText xml:space="preserve">3]. The mechanism </w:delText>
        </w:r>
      </w:del>
      <w:ins w:id="12551" w:author="GoldenCorpusHarness" w:date="2026-03-28T21:57:55Z">
        <w:r>
          <w:t>00%) experienced AEs, all o</w:t>
        </w:r>
      </w:ins>
      <w:r>
        <w:t>f</w:t>
      </w:r>
      <w:del w:id="12552" w:author="GoldenCorpusHarness" w:date="2026-03-28T21:57:55Z">
        <w:r>
          <w:delText>or inflammatory lung changes is not clear and the incidence varies</w:delText>
        </w:r>
      </w:del>
      <w:ins w:id="12553" w:author="GoldenCorpusHarness" w:date="2026-03-28T21:57:55Z">
        <w:r>
          <w:t xml:space="preserve"> which were considered drug-related</w:t>
        </w:r>
      </w:ins>
      <w:r>
        <w:t xml:space="preserve"> by </w:t>
      </w:r>
      <w:del w:id="12554" w:author="GoldenCorpusHarness" w:date="2026-03-28T21:57:55Z">
        <w:r>
          <w:delText>molecule within the same class. In the pooled monotherapy dataset</w:delText>
        </w:r>
      </w:del>
      <w:ins w:id="12555" w:author="GoldenCorpusHarness" w:date="2026-03-28T21:57:55Z">
        <w:r>
          <w:t>the investigator. Grade ≥3 AEs were reported for 8 participants</w:t>
        </w:r>
      </w:ins>
      <w:r>
        <w:t xml:space="preserve"> (</w:t>
      </w:r>
      <w:del w:id="12556" w:author="GoldenCorpusHarness" w:date="2026-03-28T21:57:55Z">
        <w:r>
          <w:delText xml:space="preserve">n=1098, DCO 21-May-2024), </w:delText>
        </w:r>
      </w:del>
      <w:r>
        <w:t>27</w:t>
      </w:r>
      <w:del w:id="12557" w:author="GoldenCorpusHarness" w:date="2026-03-28T21:57:55Z">
        <w:r>
          <w:delText xml:space="preserve"> participants (2.5%) had reported ILD/pneumonitis with sac-TMT with 7 participants (0</w:delText>
        </w:r>
      </w:del>
      <w:r>
        <w:t>.6%)</w:t>
      </w:r>
      <w:del w:id="12558" w:author="GoldenCorpusHarness" w:date="2026-03-28T21:57:55Z">
        <w:r>
          <w:delText xml:space="preserve"> having</w:delText>
        </w:r>
      </w:del>
      <w:ins w:id="12559" w:author="GoldenCorpusHarness" w:date="2026-03-28T21:57:55Z">
        <w:r>
          <w:t>, and the</w:t>
        </w:r>
      </w:ins>
      <w:r>
        <w:t xml:space="preserve"> Grade ≥3 </w:t>
      </w:r>
      <w:del w:id="12560" w:author="GoldenCorpusHarness" w:date="2026-03-28T21:57:55Z">
        <w:r>
          <w:delText>e</w:delText>
        </w:r>
      </w:del>
      <w:ins w:id="12561" w:author="GoldenCorpusHarness" w:date="2026-03-28T21:57:55Z">
        <w:r>
          <w:t>AEs that were considered drug-related by the in</w:t>
        </w:r>
      </w:ins>
      <w:r>
        <w:t>ve</w:t>
      </w:r>
      <w:del w:id="12562" w:author="GoldenCorpusHarness" w:date="2026-03-28T21:57:55Z">
        <w:r>
          <w:delText>nts [Table 83]. One event</w:delText>
        </w:r>
      </w:del>
      <w:ins w:id="12563" w:author="GoldenCorpusHarness" w:date="2026-03-28T21:57:55Z">
        <w:r>
          <w:t>stigator were reported for 7 participants</w:t>
        </w:r>
      </w:ins>
      <w:r>
        <w:t xml:space="preserve"> (</w:t>
      </w:r>
      <w:del w:id="12564" w:author="GoldenCorpusHarness" w:date="2026-03-28T21:57:55Z">
        <w:r>
          <w:delText>0</w:delText>
        </w:r>
      </w:del>
      <w:ins w:id="12565" w:author="GoldenCorpusHarness" w:date="2026-03-28T21:57:55Z">
        <w:r>
          <w:t>24</w:t>
        </w:r>
      </w:ins>
      <w:r>
        <w:t>.1%)</w:t>
      </w:r>
      <w:del w:id="12566" w:author="GoldenCorpusHarness" w:date="2026-03-28T21:57:55Z">
        <w:r>
          <w:delText xml:space="preserve"> lead to discontinuation</w:delText>
        </w:r>
      </w:del>
      <w:r>
        <w:t>. S</w:t>
      </w:r>
      <w:del w:id="12567" w:author="GoldenCorpusHarness" w:date="2026-03-28T21:57:55Z">
        <w:r>
          <w:delText>ince the DCO o</w:delText>
        </w:r>
      </w:del>
      <w:ins w:id="12568" w:author="GoldenCorpusHarness" w:date="2026-03-28T21:57:55Z">
        <w:r>
          <w:t xml:space="preserve">AEs were reported </w:t>
        </w:r>
      </w:ins>
      <w:r>
        <w:t>f</w:t>
      </w:r>
      <w:del w:id="12569" w:author="GoldenCorpusHarness" w:date="2026-03-28T21:57:55Z">
        <w:r>
          <w:delText xml:space="preserve"> this analysis, 2 Grade 5 cases of ILD were reported, 1 in sac-TMT monotherapy</w:delText>
        </w:r>
      </w:del>
      <w:ins w:id="12570" w:author="GoldenCorpusHarness" w:date="2026-03-28T21:57:55Z">
        <w:r>
          <w:t>or 4 participants</w:t>
        </w:r>
      </w:ins>
      <w:r>
        <w:t xml:space="preserve"> (</w:t>
      </w:r>
      <w:del w:id="12571" w:author="GoldenCorpusHarness" w:date="2026-03-28T21:57:55Z">
        <w:r>
          <w:delText>MK-2870-001) and 1 in sac-TMT combination with KL-A167 (MK-2870-0</w:delText>
        </w:r>
      </w:del>
      <w:r>
        <w:t>13</w:t>
      </w:r>
      <w:ins w:id="12572" w:author="GoldenCorpusHarness" w:date="2026-03-28T21:57:55Z">
        <w:r>
          <w:t>.8%</w:t>
        </w:r>
      </w:ins>
      <w:r>
        <w:t>)</w:t>
      </w:r>
      <w:del w:id="12573" w:author="GoldenCorpusHarness" w:date="2026-03-28T21:57:55Z">
        <w:r>
          <w:delText>. These cases were both extensively review</w:delText>
        </w:r>
      </w:del>
      <w:ins w:id="12574" w:author="GoldenCorpusHarness" w:date="2026-03-28T21:57:55Z">
        <w:r>
          <w:t>, and all were considered drug-relat</w:t>
        </w:r>
      </w:ins>
      <w:r>
        <w:t xml:space="preserve">ed by the </w:t>
      </w:r>
      <w:del w:id="12575" w:author="GoldenCorpusHarness" w:date="2026-03-28T21:57:55Z">
        <w:r>
          <w:delText xml:space="preserve">Sponsor and were </w:delText>
        </w:r>
      </w:del>
      <w:ins w:id="12576" w:author="GoldenCorpusHarness" w:date="2026-03-28T21:57:55Z">
        <w:r>
          <w:t>investigator. Dose modi</w:t>
        </w:r>
      </w:ins>
      <w:r>
        <w:t>f</w:t>
      </w:r>
      <w:del w:id="12577" w:author="GoldenCorpusHarness" w:date="2026-03-28T21:57:55Z">
        <w:r>
          <w:delText xml:space="preserve">ound to </w:delText>
        </w:r>
      </w:del>
      <w:ins w:id="12578" w:author="GoldenCorpusHarness" w:date="2026-03-28T21:57:55Z">
        <w:r>
          <w:t>ications due to an AE were required for 12 participants (41.4%). Two participants (6.9%) discontinued treatment due to an AE., No death was reported in this group [Ta</w:t>
        </w:r>
      </w:ins>
      <w:r>
        <w:t>b</w:t>
      </w:r>
      <w:del w:id="12579" w:author="GoldenCorpusHarness" w:date="2026-03-28T21:57:55Z">
        <w:r>
          <w:delText xml:space="preserve">e confounded by underlying disease and concomitant infection and deemed not related to sac-TMT. </w:delText>
        </w:r>
      </w:del>
      <w:ins w:id="12580" w:author="GoldenCorpusHarness" w:date="2026-03-28T21:57:55Z">
        <w:r>
          <w:t>le 42].</w:t>
        </w:r>
      </w:ins>
    </w:p>
    <w:p ns2:paraId="684B41D2" ns2:textId="172F9F7A" w:rsidR="009D4263" w:rsidRDefault="00BD3ACF" w:rsidP="000326EC">
      <w:pPr>
        <w:pStyle w:val="Paragraph"/>
      </w:pPr>
      <w:ins w:id="12581" w:author="GoldenCorpusHarness" w:date="2026-03-28T21:57:55Z">
        <w:r>
          <w:t>The most frequently reported AEs regardless of causality (incidence ≥25%) in this group were: anemia (58.6%), neutrophil count decreased and W</w:t>
        </w:r>
      </w:ins>
      <w:r>
        <w:t>B</w:t>
      </w:r>
      <w:del w:id="12582" w:author="GoldenCorpusHarness" w:date="2026-03-28T21:57:55Z">
        <w:r>
          <w:delText>ased on the available data</w:delText>
        </w:r>
      </w:del>
      <w:ins w:id="12583" w:author="GoldenCorpusHarness" w:date="2026-03-28T21:57:55Z">
        <w:r>
          <w:t>C decreased (51.7% each)</w:t>
        </w:r>
      </w:ins>
      <w:r>
        <w:t xml:space="preserve">, </w:t>
      </w:r>
      <w:del w:id="12584" w:author="GoldenCorpusHarness" w:date="2026-03-28T21:57:55Z">
        <w:r>
          <w:delText>a causal association between sac-TMT and ILD/pneu</w:delText>
        </w:r>
      </w:del>
      <w:ins w:id="12585" w:author="GoldenCorpusHarness" w:date="2026-03-28T21:57:55Z">
        <w:r>
          <w:t>sto</w:t>
        </w:r>
      </w:ins>
      <w:r>
        <w:t>m</w:t>
      </w:r>
      <w:del w:id="12586" w:author="GoldenCorpusHarness" w:date="2026-03-28T21:57:55Z">
        <w:r>
          <w:delText>onitis has not been established. However</w:delText>
        </w:r>
      </w:del>
      <w:ins w:id="12587" w:author="GoldenCorpusHarness" w:date="2026-03-28T21:57:55Z">
        <w:r>
          <w:t>atitis and alopecia (41.4% each)</w:t>
        </w:r>
      </w:ins>
      <w:r>
        <w:t xml:space="preserve">, </w:t>
      </w:r>
      <w:del w:id="12588" w:author="GoldenCorpusHarness" w:date="2026-03-28T21:57:55Z">
        <w:r>
          <w:delText>the Sponsor continues to monitor closely and has designated these events as ECI in all protocols. Investigators should be familiar with the recommended dose modification and treatment guidelines are provided in the protocols</w:delText>
        </w:r>
      </w:del>
      <w:ins w:id="12589" w:author="GoldenCorpusHarness" w:date="2026-03-28T21:57:55Z">
        <w:r>
          <w:t>and nausea (31%)</w:t>
        </w:r>
      </w:ins>
      <w:r>
        <w:t xml:space="preserve"> [Table </w:t>
      </w:r>
      <w:del w:id="12590" w:author="GoldenCorpusHarness" w:date="2026-03-28T21:57:55Z">
        <w:r>
          <w:delText>83</w:delText>
        </w:r>
      </w:del>
      <w:ins w:id="12591" w:author="GoldenCorpusHarness" w:date="2026-03-28T21:57:55Z">
        <w:r>
          <w:t>75</w:t>
        </w:r>
      </w:ins>
      <w:r>
        <w:t>].</w:t>
      </w:r>
    </w:p>
    <w:p ns2:paraId="53F3C28D" ns2:textId="673C1CAC" w:rsidR="003A3AFF" w:rsidRDefault="003A3AFF" w:rsidP="003A3AFF">
      <w:pPr>
        <w:pStyle w:val="Heading3"/>
      </w:pPr>
      <w:del w:id="12592" w:author="GoldenCorpusHarness" w:date="2026-03-28T21:57:55Z">
        <w:r>
          <w:delText xml:space="preserve">Ocular </w:delText>
        </w:r>
      </w:del>
      <w:r>
        <w:t>S</w:t>
      </w:r>
      <w:del w:id="12593" w:author="GoldenCorpusHarness" w:date="2026-03-28T21:57:55Z">
        <w:r>
          <w:delText>urf</w:delText>
        </w:r>
      </w:del>
      <w:r>
        <w:t>ac</w:t>
      </w:r>
      <w:ins w:id="12594" w:author="GoldenCorpusHarness" w:date="2026-03-28T21:57:55Z">
        <w:r>
          <w:t>-TMT 4 mg/kg plus b</w:t>
        </w:r>
      </w:ins>
      <w:r>
        <w:t>e</w:t>
      </w:r>
      <w:del w:id="12595" w:author="GoldenCorpusHarness" w:date="2026-03-28T21:57:55Z">
        <w:r>
          <w:delText xml:space="preserve"> Toxi</w:delText>
        </w:r>
      </w:del>
      <w:ins w:id="12596" w:author="GoldenCorpusHarness" w:date="2026-03-28T21:57:55Z">
        <w:r>
          <w:t>va</w:t>
        </w:r>
      </w:ins>
      <w:r>
        <w:t>ci</w:t>
      </w:r>
      <w:del w:id="12597" w:author="GoldenCorpusHarness" w:date="2026-03-28T21:57:55Z">
        <w:r>
          <w:delText>ty</w:delText>
        </w:r>
      </w:del>
      <w:ins w:id="12598" w:author="GoldenCorpusHarness" w:date="2026-03-28T21:57:55Z">
        <w:r>
          <w:t>zumab 10 mg/kg plus KL-A167 900 mg q2w group (n=64)</w:t>
        </w:r>
      </w:ins>
    </w:p>
    <w:p ns2:paraId="57C21697" ns2:textId="7A3A1563" w:rsidR="009E20B0" w:rsidRPr="00372D26" w:rsidRDefault="003A3AFF" w:rsidP="000326EC">
      <w:pPr>
        <w:pStyle w:val="Paragraph"/>
      </w:pPr>
      <w:ins w:id="12599" w:author="GoldenCorpusHarness" w:date="2026-03-28T21:57:55Z">
        <w:r>
          <w:t>Sixty-three participants (98.4%) experienced AEs, and all were considered drug-related by the investigator. Grade ≥3 AEs were reported for 27 participants (42.2%), and Grade ≥3 AEs  that were considered drug-related by the investigator were reported for 24 participants (37.5%). SAEs were reported for 11 participants (17.2%), and 10.9% participants had SAEs considered drug-related by the investigator. Dose modifications due to an AE were required for 31 participants (48.4%). One participant (1.6%) discontinued treatment due to an AE. One participant (1.6%) had an AE that resulted in death, which was considered not drug-related by the investigator [</w:t>
        </w:r>
      </w:ins>
      <w:r>
        <w:t>T</w:t>
      </w:r>
      <w:del w:id="12600" w:author="GoldenCorpusHarness" w:date="2026-03-28T21:57:55Z">
        <w:r>
          <w:delText>ROP-2 targeting ADCs with topoisomerase I inhi</w:delText>
        </w:r>
      </w:del>
      <w:ins w:id="12601" w:author="GoldenCorpusHarness" w:date="2026-03-28T21:57:55Z">
        <w:r>
          <w:t>a</w:t>
        </w:r>
      </w:ins>
      <w:r>
        <w:t>b</w:t>
      </w:r>
      <w:del w:id="12602" w:author="GoldenCorpusHarness" w:date="2026-03-28T21:57:55Z">
        <w:r>
          <w:delText>itor payloads have been associated with ocular surface toxicity including dry eyes, blurred vision and keratitis [1</w:delText>
        </w:r>
      </w:del>
      <w:ins w:id="12603" w:author="GoldenCorpusHarness" w:date="2026-03-28T21:57:55Z">
        <w:r>
          <w:t xml:space="preserve">le </w:t>
        </w:r>
      </w:ins>
      <w:r>
        <w:t>4</w:t>
      </w:r>
      <w:del w:id="12604" w:author="GoldenCorpusHarness" w:date="2026-03-28T21:57:55Z">
        <w:r>
          <w:delText>]. There is known TROP-2 expression in corneal and conjunctival epithelial cells; however, it is unknown if the potential mechanism of toxicity is related to the mAb target and/or the payload [</w:delText>
        </w:r>
      </w:del>
      <w:r>
        <w:t>2].</w:t>
      </w:r>
      <w:del w:id="12605" w:author="GoldenCorpusHarness" w:date="2026-03-28T21:57:55Z">
        <w:r>
          <w:delText xml:space="preserve"> No ocular surface toxicity was seen in nonclinical studies for sac-TMT, see [Sec. 4.3] for details. </w:delText>
        </w:r>
      </w:del>
    </w:p>
    <w:p ns2:paraId="412D16D5" ns2:textId="4C5C12C7" w:rsidR="008E063D" w:rsidRPr="00372D26" w:rsidRDefault="008E063D" w:rsidP="000326EC">
      <w:pPr>
        <w:pStyle w:val="Paragraph"/>
      </w:pPr>
      <w:del w:id="12606" w:author="GoldenCorpusHarness" w:date="2026-03-28T21:57:55Z">
        <w:r>
          <w:delText>As o</w:delText>
        </w:r>
      </w:del>
      <w:ins w:id="12607" w:author="GoldenCorpusHarness" w:date="2026-03-28T21:57:55Z">
        <w:r>
          <w:t xml:space="preserve">The most </w:t>
        </w:r>
      </w:ins>
      <w:r>
        <w:t>f</w:t>
      </w:r>
      <w:del w:id="12608" w:author="GoldenCorpusHarness" w:date="2026-03-28T21:57:55Z">
        <w:r>
          <w:delText xml:space="preserve"> the database cutoff of 21-MAY-2024, 1098 subjects have been treated with sac-TMT at doses of 4 mg/kg </w:delText>
        </w:r>
      </w:del>
      <w:ins w:id="12609" w:author="GoldenCorpusHarness" w:date="2026-03-28T21:57:55Z">
        <w:r>
          <w:t>re</w:t>
        </w:r>
      </w:ins>
      <w:r>
        <w:t>q</w:t>
      </w:r>
      <w:del w:id="12610" w:author="GoldenCorpusHarness" w:date="2026-03-28T21:57:55Z">
        <w:r>
          <w:delText>2w or 5 mg/kg q2w. The overall incidence of All Grade ocular surface toxicit</w:delText>
        </w:r>
      </w:del>
      <w:ins w:id="12611" w:author="GoldenCorpusHarness" w:date="2026-03-28T21:57:55Z">
        <w:r>
          <w:t>uentl</w:t>
        </w:r>
      </w:ins>
      <w:r>
        <w:t xml:space="preserve">y </w:t>
      </w:r>
      <w:del w:id="12612" w:author="GoldenCorpusHarness" w:date="2026-03-28T21:57:55Z">
        <w:r>
          <w:delText>is 7.1%, with the reported frequency of dry eye, xerophthalmia, keratitis, and corneal perforation being 2.5%, 1.5%, 0.5%, and 0.1%, respectively. Most of the ocular surface toxicity</w:delText>
        </w:r>
      </w:del>
      <w:ins w:id="12613" w:author="GoldenCorpusHarness" w:date="2026-03-28T21:57:55Z">
        <w:r>
          <w:t>reported</w:t>
        </w:r>
      </w:ins>
      <w:r>
        <w:t xml:space="preserve"> AEs </w:t>
      </w:r>
      <w:del w:id="12614" w:author="GoldenCorpusHarness" w:date="2026-03-28T21:57:55Z">
        <w:r>
          <w:delText>are lo</w:delText>
        </w:r>
      </w:del>
      <w:ins w:id="12615" w:author="GoldenCorpusHarness" w:date="2026-03-28T21:57:55Z">
        <w:r>
          <w:t xml:space="preserve">regardless of causality (incidence ≥25%), in this group </w:t>
        </w:r>
      </w:ins>
      <w:r>
        <w:t>w</w:t>
      </w:r>
      <w:del w:id="12616" w:author="GoldenCorpusHarness" w:date="2026-03-28T21:57:55Z">
        <w:r>
          <w:delText xml:space="preserve"> </w:delText>
        </w:r>
      </w:del>
      <w:ins w:id="12617" w:author="GoldenCorpusHarness" w:date="2026-03-28T21:57:55Z">
        <w:r>
          <w:t>ere: stomatitis (65.6%), anemia (64.1%), neutrophil count decreased and WBC count decreased (46.9% each), alopecia (34.4%), ALT increased (32.8%), wei</w:t>
        </w:r>
      </w:ins>
      <w:r>
        <w:t>g</w:t>
      </w:r>
      <w:del w:id="12618" w:author="GoldenCorpusHarness" w:date="2026-03-28T21:57:55Z">
        <w:r>
          <w:delText xml:space="preserve">rades, with 4 participants experiencing non-serious Grade 3-4 AEs. Grade 3 corneal disorder, dry eye, and ulcerative keratitis was reported in one participant each. One participant experienced a Grade 4 corneal leukoplakia and corneal perforation. One participant discontinued study treatment due to Grade 3 dry eye. Dose interruption was reported in 4 participants (one event each of corneal disorder, dry eye, keratitis, and ulcerative keratitis) and dose reduction was reported in </w:delText>
        </w:r>
      </w:del>
      <w:ins w:id="12619" w:author="GoldenCorpusHarness" w:date="2026-03-28T21:57:55Z">
        <w:r>
          <w:t>ht decreased and nausea (</w:t>
        </w:r>
      </w:ins>
      <w:r>
        <w:t>2</w:t>
      </w:r>
      <w:del w:id="12620" w:author="GoldenCorpusHarness" w:date="2026-03-28T21:57:55Z">
        <w:r>
          <w:delText xml:space="preserve"> participants (corneal perforation and xerophthalmia), due to ocular surface toxicity. After the DCO date, an additional SAE of Grade 4 keratitis with associated corneal perforation and vision impairment was reported in a participant who received 5mg/kg q2w dose. </w:delText>
        </w:r>
      </w:del>
      <w:ins w:id="12621" w:author="GoldenCorpusHarness" w:date="2026-03-28T21:57:55Z">
        <w:r>
          <w:t>5% each) [</w:t>
        </w:r>
      </w:ins>
      <w:r>
        <w:t>T</w:t>
      </w:r>
      <w:del w:id="12622" w:author="GoldenCorpusHarness" w:date="2026-03-28T21:57:55Z">
        <w:r>
          <w:delText>he investigator reported this case as possi</w:delText>
        </w:r>
      </w:del>
      <w:ins w:id="12623" w:author="GoldenCorpusHarness" w:date="2026-03-28T21:57:55Z">
        <w:r>
          <w:t>a</w:t>
        </w:r>
      </w:ins>
      <w:r>
        <w:t>bl</w:t>
      </w:r>
      <w:del w:id="12624" w:author="GoldenCorpusHarness" w:date="2026-03-28T21:57:55Z">
        <w:r>
          <w:delText>y related to the study drug, for details regarding this case see [Sec. 5.4.</w:delText>
        </w:r>
      </w:del>
      <w:ins w:id="12625" w:author="GoldenCorpusHarness" w:date="2026-03-28T21:57:55Z">
        <w:r>
          <w:t xml:space="preserve">e </w:t>
        </w:r>
      </w:ins>
      <w:r>
        <w:t>7</w:t>
      </w:r>
      <w:del w:id="12626" w:author="GoldenCorpusHarness" w:date="2026-03-28T21:57:55Z">
        <w:r>
          <w:delText>.3</w:delText>
        </w:r>
      </w:del>
      <w:ins w:id="12627" w:author="GoldenCorpusHarness" w:date="2026-03-28T21:57:55Z">
        <w:r>
          <w:t>5</w:t>
        </w:r>
      </w:ins>
      <w:r>
        <w:t>].</w:t>
      </w:r>
    </w:p>
    <w:p ns2:paraId="06EB05CD" ns2:textId="6785141E" w:rsidR="00E83218" w:rsidRDefault="003A3AFF" w:rsidP="000326EC">
      <w:pPr>
        <w:pStyle w:val="Paragraph"/>
      </w:pPr>
      <w:del w:id="12628" w:author="GoldenCorpusHarness" w:date="2026-03-28T21:57:55Z">
        <w:r>
          <w:delText>Inve</w:delText>
        </w:r>
      </w:del>
      <w:r>
        <w:t>s</w:t>
      </w:r>
      <w:del w:id="12629" w:author="GoldenCorpusHarness" w:date="2026-03-28T21:57:55Z">
        <w:r>
          <w:delText>tig</w:delText>
        </w:r>
      </w:del>
      <w:r>
        <w:t>a</w:t>
      </w:r>
      <w:del w:id="12630" w:author="GoldenCorpusHarness" w:date="2026-03-28T21:57:55Z">
        <w:r>
          <w:delText>tor</w:delText>
        </w:r>
      </w:del>
      <w:ins w:id="12631" w:author="GoldenCorpusHarness" w:date="2026-03-28T21:57:55Z">
        <w:r>
          <w:t>c-TMT plu</w:t>
        </w:r>
      </w:ins>
      <w:r>
        <w:t xml:space="preserve">s </w:t>
      </w:r>
      <w:del w:id="12632" w:author="GoldenCorpusHarness" w:date="2026-03-28T21:57:55Z">
        <w:r>
          <w:delText>should monitor</w:delText>
        </w:r>
      </w:del>
      <w:ins w:id="12633" w:author="GoldenCorpusHarness" w:date="2026-03-28T21:57:55Z">
        <w:r>
          <w:t>KL-A167</w:t>
        </w:r>
      </w:ins>
      <w:r>
        <w:t xml:space="preserve"> p</w:t>
      </w:r>
      <w:del w:id="12634" w:author="GoldenCorpusHarness" w:date="2026-03-28T21:57:55Z">
        <w:r>
          <w:delText>articipant</w:delText>
        </w:r>
      </w:del>
      <w:ins w:id="12635" w:author="GoldenCorpusHarness" w:date="2026-03-28T21:57:55Z">
        <w:r>
          <w:t>lu</w:t>
        </w:r>
      </w:ins>
      <w:r>
        <w:t xml:space="preserve">s </w:t>
      </w:r>
      <w:del w:id="12636" w:author="GoldenCorpusHarness" w:date="2026-03-28T21:57:55Z">
        <w:r>
          <w:delText>for ocu</w:delText>
        </w:r>
      </w:del>
      <w:ins w:id="12637" w:author="GoldenCorpusHarness" w:date="2026-03-28T21:57:55Z">
        <w:r>
          <w:t>p</w:t>
        </w:r>
      </w:ins>
      <w:r>
        <w:t>l</w:t>
      </w:r>
      <w:del w:id="12638" w:author="GoldenCorpusHarness" w:date="2026-03-28T21:57:55Z">
        <w:r>
          <w:delText>ar surface disorders including dry eyes, xerophthalmia, ker</w:delText>
        </w:r>
      </w:del>
      <w:r>
        <w:t>ati</w:t>
      </w:r>
      <w:del w:id="12639" w:author="GoldenCorpusHarness" w:date="2026-03-28T21:57:55Z">
        <w:r>
          <w:delText>ti</w:delText>
        </w:r>
      </w:del>
      <w:ins w:id="12640" w:author="GoldenCorpusHarness" w:date="2026-03-28T21:57:55Z">
        <w:r>
          <w:t>num-ba</w:t>
        </w:r>
      </w:ins>
      <w:r>
        <w:t>s</w:t>
      </w:r>
      <w:del w:id="12641" w:author="GoldenCorpusHarness" w:date="2026-03-28T21:57:55Z">
        <w:r>
          <w:delText>, corneal ulceration and/or non-infectious conjunctivitis. Consider artificial tears for prophylaxis or symptomatic treatment of mild dry eyes and ophthalmologic evaluation if ocular symptoms worsen or do not resolve. Participants who wear contact lenses should be monitor</w:delText>
        </w:r>
      </w:del>
      <w:r>
        <w:t>ed c</w:t>
      </w:r>
      <w:del w:id="12642" w:author="GoldenCorpusHarness" w:date="2026-03-28T21:57:55Z">
        <w:r>
          <w:delText>l</w:delText>
        </w:r>
      </w:del>
      <w:ins w:id="12643" w:author="GoldenCorpusHarness" w:date="2026-03-28T21:57:55Z">
        <w:r>
          <w:t>hem</w:t>
        </w:r>
      </w:ins>
      <w:r>
        <w:t>o</w:t>
      </w:r>
      <w:del w:id="12644" w:author="GoldenCorpusHarness" w:date="2026-03-28T21:57:55Z">
        <w:r>
          <w:delText xml:space="preserve">sely and instructed to discontinue wearing </w:delText>
        </w:r>
      </w:del>
      <w:r>
        <w:t>the</w:t>
      </w:r>
      <w:del w:id="12645" w:author="GoldenCorpusHarness" w:date="2026-03-28T21:57:55Z">
        <w:r>
          <w:delText>i</w:delText>
        </w:r>
      </w:del>
      <w:r>
        <w:t>r</w:t>
      </w:r>
      <w:del w:id="12646" w:author="GoldenCorpusHarness" w:date="2026-03-28T21:57:55Z">
        <w:r>
          <w:delText xml:space="preserve"> lenses if the</w:delText>
        </w:r>
      </w:del>
      <w:ins w:id="12647" w:author="GoldenCorpusHarness" w:date="2026-03-28T21:57:55Z">
        <w:r>
          <w:t>ap</w:t>
        </w:r>
      </w:ins>
      <w:r>
        <w:t xml:space="preserve">y </w:t>
      </w:r>
      <w:del w:id="12648" w:author="GoldenCorpusHarness" w:date="2026-03-28T21:57:55Z">
        <w:r>
          <w:delText>have a</w:delText>
        </w:r>
      </w:del>
      <w:ins w:id="12649" w:author="GoldenCorpusHarness" w:date="2026-03-28T21:57:55Z">
        <w:r>
          <w:t>(</w:t>
        </w:r>
      </w:ins>
      <w:r>
        <w:t>n</w:t>
      </w:r>
      <w:del w:id="12650" w:author="GoldenCorpusHarness" w:date="2026-03-28T21:57:55Z">
        <w:r>
          <w:delText xml:space="preserve">y dry eye symptoms while receiving treatment until at least </w:delText>
        </w:r>
      </w:del>
      <w:ins w:id="12651" w:author="GoldenCorpusHarness" w:date="2026-03-28T21:57:55Z">
        <w:r>
          <w:t>=3</w:t>
        </w:r>
      </w:ins>
      <w:r>
        <w:t>1</w:t>
      </w:r>
      <w:del w:id="12652" w:author="GoldenCorpusHarness" w:date="2026-03-28T21:57:55Z">
        <w:r>
          <w:delText xml:space="preserve"> week after symptoms have resolved. </w:delText>
        </w:r>
      </w:del>
      <w:ins w:id="12653" w:author="GoldenCorpusHarness" w:date="2026-03-28T21:57:55Z">
        <w:r>
          <w:t>)</w:t>
        </w:r>
      </w:ins>
    </w:p>
    <w:p ns2:paraId="36DCE755" ns2:textId="4D0334C3" w:rsidR="003A3AFF" w:rsidRDefault="00E83218" w:rsidP="000326EC">
      <w:pPr>
        <w:pStyle w:val="Paragraph"/>
      </w:pPr>
      <w:del w:id="12654" w:author="GoldenCorpusHarness" w:date="2026-03-28T21:57:55Z">
        <w:r>
          <w:delText>If ocular</w:delText>
        </w:r>
      </w:del>
      <w:ins w:id="12655" w:author="GoldenCorpusHarness" w:date="2026-03-28T21:57:55Z">
        <w:r>
          <w:t>Cohorts 2 and 3 that include combination of sac-TMT plus KL-A167 and platinum-based chemotherapy, did not show favorable safety profile, with high incidence of Grade 3 or 4</w:t>
        </w:r>
      </w:ins>
      <w:r>
        <w:t xml:space="preserve"> toxicit</w:t>
      </w:r>
      <w:ins w:id="12656" w:author="GoldenCorpusHarness" w:date="2026-03-28T21:57:55Z">
        <w:r>
          <w:t>ies (especiall</w:t>
        </w:r>
      </w:ins>
      <w:r>
        <w:t xml:space="preserve">y </w:t>
      </w:r>
      <w:del w:id="12657" w:author="GoldenCorpusHarness" w:date="2026-03-28T21:57:55Z">
        <w:r>
          <w:delText xml:space="preserve">occurs, refer to dose modification </w:delText>
        </w:r>
      </w:del>
      <w:ins w:id="12658" w:author="GoldenCorpusHarness" w:date="2026-03-28T21:57:55Z">
        <w:r>
          <w:t>hematolo</w:t>
        </w:r>
      </w:ins>
      <w:r>
        <w:t>g</w:t>
      </w:r>
      <w:del w:id="12659" w:author="GoldenCorpusHarness" w:date="2026-03-28T21:57:55Z">
        <w:r>
          <w:delText>uidance in the protocols</w:delText>
        </w:r>
      </w:del>
      <w:ins w:id="12660" w:author="GoldenCorpusHarness" w:date="2026-03-28T21:57:55Z">
        <w:r>
          <w:t>ic toxicities) compared with sac-TMT plus KL-A167</w:t>
        </w:r>
      </w:ins>
      <w:r>
        <w:t>.</w:t>
      </w:r>
      <w:del w:id="12661" w:author="GoldenCorpusHarness" w:date="2026-03-28T21:57:55Z">
        <w:r>
          <w:delText xml:space="preserve"> Any participant with acute subjective changes in vision should be referred for immediate ophthalmologic evaluation.</w:delText>
        </w:r>
      </w:del>
    </w:p>
    <w:p ns2:paraId="1C227C76" ns2:textId="78E70193" w:rsidR="00BD3ACF" w:rsidRDefault="009D4263" w:rsidP="009D4263">
      <w:pPr>
        <w:pStyle w:val="Heading2"/>
      </w:pPr>
      <w:del w:id="12662" w:author="GoldenCorpusHarness" w:date="2026-03-28T21:57:55Z">
        <w:r>
          <w:delText>Other Considerations</w:delText>
        </w:r>
      </w:del>
    </w:p>
    <w:p ns2:paraId="684A2F54" ns2:textId="1A19FB92" w:rsidR="009D4263" w:rsidRDefault="009D4263" w:rsidP="009D4263">
      <w:pPr>
        <w:pStyle w:val="Heading3"/>
      </w:pPr>
      <w:del w:id="12663" w:author="GoldenCorpusHarness" w:date="2026-03-28T21:57:55Z">
        <w:r>
          <w:delText xml:space="preserve">Drug-drug Interaction </w:delText>
        </w:r>
      </w:del>
    </w:p>
    <w:p ns2:paraId="330C324E" ns2:textId="76BBD03D" w:rsidR="009D4263" w:rsidRPr="009D4263" w:rsidRDefault="00D715D8" w:rsidP="009D4263">
      <w:pPr>
        <w:pStyle w:val="Paragraph"/>
      </w:pPr>
      <w:del w:id="12664" w:author="GoldenCorpusHarness" w:date="2026-03-28T21:57:55Z">
        <w:r>
          <w:delText>No</w:delText>
        </w:r>
      </w:del>
      <w:ins w:id="12665" w:author="GoldenCorpusHarness" w:date="2026-03-28T21:57:55Z">
        <w:r>
          <w:t>Table</w:t>
        </w:r>
      </w:ins>
      <w:r>
        <w:t xml:space="preserve"> </w:t>
      </w:r>
      <w:del w:id="12666" w:author="GoldenCorpusHarness" w:date="2026-03-28T21:57:55Z">
        <w:r>
          <w:delText>clinical DDI s</w:delText>
        </w:r>
      </w:del>
      <w:ins w:id="12667" w:author="GoldenCorpusHarness" w:date="2026-03-28T21:57:55Z">
        <w:r>
          <w:t>42S</w:t>
        </w:r>
      </w:ins>
      <w:r>
        <w:t>tud</w:t>
      </w:r>
      <w:del w:id="12668" w:author="GoldenCorpusHarness" w:date="2026-03-28T21:57:55Z">
        <w:r>
          <w:delText>ies</w:delText>
        </w:r>
      </w:del>
      <w:ins w:id="12669" w:author="GoldenCorpusHarness" w:date="2026-03-28T21:57:55Z">
        <w:r>
          <w:t>y</w:t>
        </w:r>
      </w:ins>
      <w:r>
        <w:t xml:space="preserve"> </w:t>
      </w:r>
      <w:del w:id="12670" w:author="GoldenCorpusHarness" w:date="2026-03-28T21:57:55Z">
        <w:r>
          <w:delText>have</w:delText>
        </w:r>
      </w:del>
      <w:ins w:id="12671" w:author="GoldenCorpusHarness" w:date="2026-03-28T21:57:55Z">
        <w:r>
          <w:t>MK-2870-013</w:t>
        </w:r>
      </w:ins>
      <w:r>
        <w:t xml:space="preserve"> </w:t>
      </w:r>
      <w:del w:id="12672" w:author="GoldenCorpusHarness" w:date="2026-03-28T21:57:55Z">
        <w:r>
          <w:delText>been</w:delText>
        </w:r>
      </w:del>
      <w:ins w:id="12673" w:author="GoldenCorpusHarness" w:date="2026-03-28T21:57:55Z">
        <w:r>
          <w:t>(SKB264-II-05):</w:t>
        </w:r>
      </w:ins>
      <w:r>
        <w:t xml:space="preserve"> </w:t>
      </w:r>
      <w:del w:id="12674" w:author="GoldenCorpusHarness" w:date="2026-03-28T21:57:55Z">
        <w:r>
          <w:delText>con</w:delText>
        </w:r>
      </w:del>
      <w:ins w:id="12675" w:author="GoldenCorpusHarness" w:date="2026-03-28T21:57:55Z">
        <w:r>
          <w:t>A</w:t>
        </w:r>
      </w:ins>
      <w:r>
        <w:t>d</w:t>
      </w:r>
      <w:del w:id="12676" w:author="GoldenCorpusHarness" w:date="2026-03-28T21:57:55Z">
        <w:r>
          <w:delText>ucted with sac-TMT. Howe</w:delText>
        </w:r>
      </w:del>
      <w:r>
        <w:t>ver</w:t>
      </w:r>
      <w:del w:id="12677" w:author="GoldenCorpusHarness" w:date="2026-03-28T21:57:55Z">
        <w:r>
          <w:delText>, ba</w:delText>
        </w:r>
      </w:del>
      <w:r>
        <w:t>se</w:t>
      </w:r>
      <w:del w:id="12678" w:author="GoldenCorpusHarness" w:date="2026-03-28T21:57:55Z">
        <w:r>
          <w:delText>d</w:delText>
        </w:r>
      </w:del>
      <w:r>
        <w:t xml:space="preserve"> </w:t>
      </w:r>
      <w:ins w:id="12679" w:author="GoldenCorpusHarness" w:date="2026-03-28T21:57:55Z">
        <w:r>
          <w:t>Event Summary (APaT P</w:t>
        </w:r>
      </w:ins>
      <w:r>
        <w:t>o</w:t>
      </w:r>
      <w:del w:id="12680" w:author="GoldenCorpusHarness" w:date="2026-03-28T21:57:55Z">
        <w:r>
          <w:delText>n the res</w:delText>
        </w:r>
      </w:del>
      <w:ins w:id="12681" w:author="GoldenCorpusHarness" w:date="2026-03-28T21:57:55Z">
        <w:r>
          <w:t>p</w:t>
        </w:r>
      </w:ins>
      <w:r>
        <w:t>ul</w:t>
      </w:r>
      <w:del w:id="12682" w:author="GoldenCorpusHarness" w:date="2026-03-28T21:57:55Z">
        <w:r>
          <w:delText>ts described in [Sec. 4.2.3.1.1], both chemic</w:delText>
        </w:r>
      </w:del>
      <w:r>
        <w:t>a</w:t>
      </w:r>
      <w:del w:id="12683" w:author="GoldenCorpusHarness" w:date="2026-03-28T21:57:55Z">
        <w:r>
          <w:delText>l inhibi</w:delText>
        </w:r>
      </w:del>
      <w:r>
        <w:t>tion</w:t>
      </w:r>
      <w:del w:id="12684" w:author="GoldenCorpusHarness" w:date="2026-03-28T21:57:55Z">
        <w:r>
          <w:delText xml:space="preserve"> approach and recombinant CYP metabolism approach indicated that CYP3A played a major role for the metabolism of payload (KL610023</w:delText>
        </w:r>
      </w:del>
      <w:r>
        <w:t>)</w:t>
      </w:r>
      <w:del w:id="12685" w:author="GoldenCorpusHarness" w:date="2026-03-28T21:57:55Z">
        <w:r>
          <w:delText xml:space="preserve"> in human liver microsome, and other CYP isoforms (CYP1A2, 2B6, 2C8, 2C9, 2C19 and 2D6) played minor or no roles. Consequently, there is a potential risk for DDI when coadministered with a strong CYP3A inducer and/or inhibitor. Therefore, the Sponsor does not recommend concomitant use of strong inducers/inhibitors of CYP3A4 in clinical studies.</w:delText>
        </w:r>
      </w:del>
    </w:p>
    <w:p ns2:paraId="0C96265F" ns2:textId="77777777" w:rsidR="007243AD" w:rsidRDefault="007243AD" w:rsidP="007243AD">
      <w:pPr>
        <w:pStyle w:val="Paragraph"/>
      </w:pPr>
      <w:r>
        <w:br w:type="page"/>
      </w:r>
    </w:p>
    <w:p ns2:paraId="774AC062" ns2:textId="77777777" w:rsidR="007243AD" w:rsidRDefault="007243AD" w:rsidP="007243AD">
      <w:pPr>
        <w:pStyle w:val="Heading1"/>
      </w:pPr>
      <w:del w:id="12686" w:author="GoldenCorpusHarness" w:date="2026-03-28T21:57:55Z">
        <w:r>
          <w:delText>APPENDICES</w:delText>
        </w:r>
      </w:del>
    </w:p>
    <w:p ns2:paraId="09C36072" ns2:textId="7439E4D4" w:rsidR="00B6224B" w:rsidRDefault="00B6224B" w:rsidP="00B6224B">
      <w:pPr>
        <w:pStyle w:val="Heading2"/>
        <w:tabs>
          <w:tab w:val="left" w:pos="720"/>
        </w:tabs>
      </w:pPr>
      <w:del w:id="12687" w:author="GoldenCorpusHarness" w:date="2026-03-28T21:57:55Z">
        <w:r>
          <w:delText>Overview of Sac-TMT Nonclinical Program</w:delText>
        </w:r>
      </w:del>
    </w:p>
    <w:p ns2:paraId="6C275FC5" ns2:textId="1D2E3B73" w:rsidR="00B6224B" w:rsidRDefault="00B6224B" w:rsidP="00B6224B">
      <w:pPr>
        <w:pStyle w:val="Paragraph"/>
      </w:pPr>
      <w:del w:id="12688" w:author="GoldenCorpusHarness" w:date="2026-03-28T21:57:55Z">
        <w:r>
          <w:delText>The nonclinical program is s</w:delText>
        </w:r>
      </w:del>
      <w:ins w:id="12689" w:author="GoldenCorpusHarness" w:date="2026-03-28T21:57:55Z">
        <w:r>
          <w:t>S</w:t>
        </w:r>
      </w:ins>
      <w:r>
        <w:t>ummar</w:t>
      </w:r>
      <w:ins w:id="12690" w:author="GoldenCorpusHarness" w:date="2026-03-28T21:57:55Z">
        <w:r>
          <w:t>y of Adverse Events Cons</w:t>
        </w:r>
      </w:ins>
      <w:r>
        <w:t>i</w:t>
      </w:r>
      <w:del w:id="12691" w:author="GoldenCorpusHarness" w:date="2026-03-28T21:57:55Z">
        <w:r>
          <w:delText>z</w:delText>
        </w:r>
      </w:del>
      <w:ins w:id="12692" w:author="GoldenCorpusHarness" w:date="2026-03-28T21:57:55Z">
        <w:r>
          <w:t>der</w:t>
        </w:r>
      </w:ins>
      <w:r>
        <w:t xml:space="preserve">ed </w:t>
      </w:r>
      <w:ins w:id="12693" w:author="GoldenCorpusHarness" w:date="2026-03-28T21:57:55Z">
        <w:r>
          <w:t>Drug-related by the Invest</w:t>
        </w:r>
      </w:ins>
      <w:r>
        <w:t>i</w:t>
      </w:r>
      <w:del w:id="12694" w:author="GoldenCorpusHarness" w:date="2026-03-28T21:57:55Z">
        <w:r>
          <w:delText>n [Sec. 4].</w:delText>
        </w:r>
      </w:del>
      <w:ins w:id="12695" w:author="GoldenCorpusHarness" w:date="2026-03-28T21:57:55Z">
        <w:r>
          <w:t>gator</w:t>
        </w:r>
      </w:ins>
    </w:p>
    <w:p ns2:paraId="37070B8F" ns2:textId="77777777" w:rsidR="007243AD" w:rsidRPr="00652E43" w:rsidRDefault="007243AD" w:rsidP="007243AD">
      <w:pPr>
        <w:pStyle w:val="Heading2"/>
        <w:tabs>
          <w:tab w:val="left" w:pos="720"/>
        </w:tabs>
        <w:rPr>
          <w:color w:val="212121"/>
        </w:rPr>
      </w:pPr>
      <w:del w:id="12696" w:author="GoldenCorpusHarness" w:date="2026-03-28T21:57:55Z">
        <w:r>
          <w:delText>Re</w:delText>
        </w:r>
      </w:del>
      <w:ins w:id="12697" w:author="GoldenCorpusHarness" w:date="2026-03-28T21:57:55Z">
        <w:r>
          <w:t xml:space="preserve">Sac‑TMT 5 mg/kg q2w (n=14): The most </w:t>
        </w:r>
      </w:ins>
      <w:r>
        <w:t>f</w:t>
      </w:r>
      <w:del w:id="12698" w:author="GoldenCorpusHarness" w:date="2026-03-28T21:57:55Z">
        <w:r>
          <w:delText>erence Safet</w:delText>
        </w:r>
      </w:del>
      <w:ins w:id="12699" w:author="GoldenCorpusHarness" w:date="2026-03-28T21:57:55Z">
        <w:r>
          <w:t>requentl</w:t>
        </w:r>
      </w:ins>
      <w:r>
        <w:t xml:space="preserve">y </w:t>
      </w:r>
      <w:del w:id="12700" w:author="GoldenCorpusHarness" w:date="2026-03-28T21:57:55Z">
        <w:r>
          <w:delText>Information for</w:delText>
        </w:r>
      </w:del>
      <w:ins w:id="12701" w:author="GoldenCorpusHarness" w:date="2026-03-28T21:57:55Z">
        <w:r>
          <w:t>reported drug‑related</w:t>
        </w:r>
      </w:ins>
      <w:r>
        <w:t xml:space="preserve"> A</w:t>
      </w:r>
      <w:del w:id="12702" w:author="GoldenCorpusHarness" w:date="2026-03-28T21:57:55Z">
        <w:r>
          <w:delText xml:space="preserve">ssessment of </w:delText>
        </w:r>
      </w:del>
      <w:r>
        <w:t>E</w:t>
      </w:r>
      <w:del w:id="12703" w:author="GoldenCorpusHarness" w:date="2026-03-28T21:57:55Z">
        <w:r>
          <w:delText>xpectedness of Serious</w:delText>
        </w:r>
      </w:del>
      <w:ins w:id="12704" w:author="GoldenCorpusHarness" w:date="2026-03-28T21:57:55Z">
        <w:r>
          <w:t>s (incidence ≥25%) were anemia (92.9%), neutrophil count decreased (50%), weight decreased , stomatitis and WBC count decreased (35.7% each), and alopecia,</w:t>
        </w:r>
      </w:ins>
      <w:r>
        <w:t xml:space="preserve"> A</w:t>
      </w:r>
      <w:del w:id="12705" w:author="GoldenCorpusHarness" w:date="2026-03-28T21:57:55Z">
        <w:r>
          <w:delText>dverse Reactions</w:delText>
        </w:r>
      </w:del>
      <w:ins w:id="12706" w:author="GoldenCorpusHarness" w:date="2026-03-28T21:57:55Z">
        <w:r>
          <w:t>LT increased, GGT increased, and hyponatremia (28.6% each) [Table 76].</w:t>
        </w:r>
      </w:ins>
    </w:p>
    <w:p ns2:paraId="24534DD6" ns2:textId="77777777" w:rsidR="007243AD" w:rsidRPr="0056266F" w:rsidRDefault="007243AD" w:rsidP="007243AD">
      <w:pPr>
        <w:pStyle w:val="Paragraph"/>
        <w:rPr>
          <w:lang w:val="en-GB"/>
        </w:rPr>
      </w:pPr>
      <w:ins w:id="12707" w:author="GoldenCorpusHarness" w:date="2026-03-28T21:57:55Z">
        <w:r>
          <w:t xml:space="preserve">Sac-TMT 4 mg/kg plus KL-A167 900 mg, q2w (n=47): </w:t>
        </w:r>
      </w:ins>
      <w:r>
        <w:t>Th</w:t>
      </w:r>
      <w:del w:id="12708" w:author="GoldenCorpusHarness" w:date="2026-03-28T21:57:55Z">
        <w:r>
          <w:delText>is section provides expected S</w:delText>
        </w:r>
      </w:del>
      <w:ins w:id="12709" w:author="GoldenCorpusHarness" w:date="2026-03-28T21:57:55Z">
        <w:r>
          <w:t xml:space="preserve">e most frequently reported drug‑related </w:t>
        </w:r>
      </w:ins>
      <w:r>
        <w:t>A</w:t>
      </w:r>
      <w:del w:id="12710" w:author="GoldenCorpusHarness" w:date="2026-03-28T21:57:55Z">
        <w:r>
          <w:delText>Rs for regulatory reporting purposes. T</w:delText>
        </w:r>
      </w:del>
      <w:ins w:id="12711" w:author="GoldenCorpusHarness" w:date="2026-03-28T21:57:55Z">
        <w:r>
          <w:t>Es (≥25%) were anemia (78.7%), neutrop</w:t>
        </w:r>
      </w:ins>
      <w:r>
        <w:t>h</w:t>
      </w:r>
      <w:del w:id="12712" w:author="GoldenCorpusHarness" w:date="2026-03-28T21:57:55Z">
        <w:r>
          <w:delText>e information within this section does not present a comprehensive overview of the safety profile of the investigational medicinal product.</w:delText>
        </w:r>
      </w:del>
      <w:ins w:id="12713" w:author="GoldenCorpusHarness" w:date="2026-03-28T21:57:55Z">
        <w:r>
          <w:t>il count decreased (42.6%), WBC count decreased (40.4%), stomatitis (31.9%), alopecia (27.7%), and nausea (25.5%) [Table 76].</w:t>
        </w:r>
      </w:ins>
    </w:p>
    <w:p ns2:paraId="2ADDC749" ns2:textId="776D5DAC" w:rsidR="007243AD" w:rsidRDefault="007243AD" w:rsidP="007243AD">
      <w:pPr>
        <w:pStyle w:val="Paragraph"/>
        <w:rPr>
          <w:lang w:val="en-GB"/>
        </w:rPr>
      </w:pPr>
      <w:ins w:id="12714" w:author="GoldenCorpusHarness" w:date="2026-03-28T21:57:55Z">
        <w:r>
          <w:t>Sac-TMT 5 mg/kg plus KL-</w:t>
        </w:r>
      </w:ins>
      <w:r>
        <w:t>A</w:t>
      </w:r>
      <w:del w:id="12715" w:author="GoldenCorpusHarness" w:date="2026-03-28T21:57:55Z">
        <w:r>
          <w:delText xml:space="preserve"> DCO date o</w:delText>
        </w:r>
      </w:del>
      <w:ins w:id="12716" w:author="GoldenCorpusHarness" w:date="2026-03-28T21:57:55Z">
        <w:r>
          <w:t xml:space="preserve">167 900 mg, q2w (n=117): The most </w:t>
        </w:r>
      </w:ins>
      <w:r>
        <w:t>f</w:t>
      </w:r>
      <w:del w:id="12717" w:author="GoldenCorpusHarness" w:date="2026-03-28T21:57:55Z">
        <w:r>
          <w:delText xml:space="preserve"> 21-MAY-2024 was used for the RSI. The Sponsor considers these</w:delText>
        </w:r>
      </w:del>
      <w:ins w:id="12718" w:author="GoldenCorpusHarness" w:date="2026-03-28T21:57:55Z">
        <w:r>
          <w:t>requently reported drug‑related</w:t>
        </w:r>
      </w:ins>
      <w:r>
        <w:t xml:space="preserve"> AEs </w:t>
      </w:r>
      <w:del w:id="12719" w:author="GoldenCorpusHarness" w:date="2026-03-28T21:57:55Z">
        <w:r>
          <w:delText xml:space="preserve">to </w:delText>
        </w:r>
      </w:del>
      <w:ins w:id="12720" w:author="GoldenCorpusHarness" w:date="2026-03-28T21:57:55Z">
        <w:r>
          <w:t>(≥25%) were anemia (86.3%), neutrophil count decreased (67.5%), stomatitis (57.3%), WBC count decreased (55.6%), alopecia (42.7%), rash (37.6%), decreased appetite (34.2%), nausea (33.3%), ALT increased (28.2%), and asthenia (27.4%) [Ta</w:t>
        </w:r>
      </w:ins>
      <w:r>
        <w:t>b</w:t>
      </w:r>
      <w:del w:id="12721" w:author="GoldenCorpusHarness" w:date="2026-03-28T21:57:55Z">
        <w:r>
          <w:delText>e expected for the purpose of expedited reporting of SUSARS for sac-TMT. All SARs are ADRs that occurred more than once as serious events [Table 43</w:delText>
        </w:r>
      </w:del>
      <w:ins w:id="12722" w:author="GoldenCorpusHarness" w:date="2026-03-28T21:57:55Z">
        <w:r>
          <w:t>le 76</w:t>
        </w:r>
      </w:ins>
      <w:r>
        <w:t>].</w:t>
      </w:r>
    </w:p>
    <w:p ns2:paraId="7DB58E5C" ns2:textId="515F1232" w:rsidR="00EE688C" w:rsidRDefault="00E84CA7" w:rsidP="00E84CA7">
      <w:pPr>
        <w:pStyle w:val="TableTitle"/>
      </w:pPr>
      <w:del w:id="12723" w:author="GoldenCorpusHarness" w:date="2026-03-28T21:57:55Z">
        <w:r>
          <w:delText>Table 43</w:delText>
        </w:r>
      </w:del>
      <w:r>
        <w:t>S</w:t>
      </w:r>
      <w:del w:id="12724" w:author="GoldenCorpusHarness" w:date="2026-03-28T21:57:55Z">
        <w:r>
          <w:delText>erious Adverse Reactions for Sac-</w:delText>
        </w:r>
      </w:del>
      <w:ins w:id="12725" w:author="GoldenCorpusHarness" w:date="2026-03-28T21:57:55Z">
        <w:r>
          <w:t>ac‑</w:t>
        </w:r>
      </w:ins>
      <w:r>
        <w:t xml:space="preserve">TMT </w:t>
      </w:r>
      <w:del w:id="12726" w:author="GoldenCorpusHarness" w:date="2026-03-28T21:57:55Z">
        <w:r>
          <w:delText>4</w:delText>
        </w:r>
      </w:del>
      <w:ins w:id="12727" w:author="GoldenCorpusHarness" w:date="2026-03-28T21:57:55Z">
        <w:r>
          <w:t>5</w:t>
        </w:r>
      </w:ins>
      <w:r>
        <w:t xml:space="preserve"> mg/kg </w:t>
      </w:r>
      <w:del w:id="12728" w:author="GoldenCorpusHarness" w:date="2026-03-28T21:57:55Z">
        <w:r>
          <w:delText xml:space="preserve">or 5 mg/kg </w:delText>
        </w:r>
      </w:del>
      <w:ins w:id="12729" w:author="GoldenCorpusHarness" w:date="2026-03-28T21:57:55Z">
        <w:r>
          <w:t>plus KL‑A167 1200 mg q3w (n=40): The most frequently reported drug‑related AEs (≥25%) were anemia (80%), neutrophil count decreased (65%), WB</w:t>
        </w:r>
      </w:ins>
      <w:r>
        <w:t>C</w:t>
      </w:r>
      <w:del w:id="12730" w:author="GoldenCorpusHarness" w:date="2026-03-28T21:57:55Z">
        <w:r>
          <w:delText>onsidered Expected for Safety Reporting Purposes (APaT Population)</w:delText>
        </w:r>
      </w:del>
      <w:ins w:id="12731" w:author="GoldenCorpusHarness" w:date="2026-03-28T21:57:55Z">
        <w:r>
          <w:t xml:space="preserve"> count decreased (50%), alopecia (45% ), rash (40%), nausea and decreased appetite (30% each), and stomatitis (27.5%) [Table 76].</w:t>
        </w:r>
      </w:ins>
    </w:p>
    <w:tbl>
      <w:tblPr>
        <w:tblW w:w="5000" w:type="pct"/>
        <w:jc w:val="center"/>
        <w:tblBorders>
          <w:top w:val="double" w:sz="6" w:space="0" w:color="auto"/>
          <w:left w:val="single" w:sz="6" w:space="0" w:color="auto"/>
          <w:bottom w:val="double" w:sz="6" w:space="0" w:color="auto"/>
          <w:right w:val="single" w:sz="6" w:space="0" w:color="auto"/>
        </w:tblBorders>
        <w:tblLook w:val="0000" w:firstRow="0" w:lastRow="0" w:firstColumn="0" w:lastColumn="0" w:noHBand="0" w:noVBand="0"/>
      </w:tblPr>
      <w:tblGrid>
        <w:gridCol w:w="2996"/>
        <w:gridCol w:w="1996"/>
        <w:gridCol w:w="1331"/>
        <w:gridCol w:w="1331"/>
        <w:gridCol w:w="1330"/>
      </w:tblGrid>
      <w:tr w:rsidR="00EE688C" ns2:paraId="17B43265" ns2:textId="77777777" w:rsidTr="00EE688C">
        <w:trPr>
          <w:jc w:val="center"/>
        </w:trPr>
        <w:tc>
          <w:tcPr>
            <w:tcW w:w="1667" w:type="pct"/>
            <w:tcBorders>
              <w:top w:val="double" w:sz="6" w:space="0" w:color="auto"/>
              <w:bottom w:val="nil"/>
              <w:right w:val="single" w:sz="2" w:space="0" w:color="auto"/>
            </w:tcBorders>
          </w:tcPr>
          <w:p ns2:paraId="39236758" ns2:textId="77777777" w:rsidR="00EE688C" w:rsidRDefault="00EE688C">
            <w:pPr>
              <w:widowControl w:val="0"/>
              <w:autoSpaceDE w:val="0"/>
              <w:autoSpaceDN w:val="0"/>
              <w:adjustRightInd w:val="0"/>
              <w:spacing w:before="15" w:after="15"/>
              <w:rPr>
                <w:sz w:val="18"/>
                <w:szCs w:val="18"/>
              </w:rPr>
            </w:pPr>
          </w:p>
        </w:tc>
        <w:tc>
          <w:tcPr>
            <w:tcW w:w="1111" w:type="pct"/>
            <w:tcBorders>
              <w:top w:val="double" w:sz="6" w:space="0" w:color="auto"/>
              <w:left w:val="nil"/>
              <w:bottom w:val="nil"/>
              <w:right w:val="single" w:sz="2" w:space="0" w:color="auto"/>
            </w:tcBorders>
          </w:tcPr>
          <w:p ns2:paraId="1E4061A1" ns2:textId="77777777" w:rsidR="00EE688C" w:rsidRDefault="00EE688C">
            <w:pPr>
              <w:widowControl w:val="0"/>
              <w:autoSpaceDE w:val="0"/>
              <w:autoSpaceDN w:val="0"/>
              <w:adjustRightInd w:val="0"/>
              <w:spacing w:before="15" w:after="15"/>
              <w:rPr>
                <w:sz w:val="18"/>
                <w:szCs w:val="18"/>
              </w:rPr>
            </w:pPr>
          </w:p>
        </w:tc>
        <w:tc>
          <w:tcPr>
            <w:tcW w:w="2222" w:type="pct"/>
            <w:gridSpan w:val="3"/>
            <w:tcBorders>
              <w:top w:val="double" w:sz="6" w:space="0" w:color="auto"/>
              <w:left w:val="nil"/>
              <w:bottom w:val="single" w:sz="2" w:space="0" w:color="auto"/>
            </w:tcBorders>
          </w:tcPr>
          <w:p ns2:paraId="26EE1BFB" ns2:textId="77777777" w:rsidR="00EE688C" w:rsidRDefault="00EE688C">
            <w:pPr>
              <w:widowControl w:val="0"/>
              <w:autoSpaceDE w:val="0"/>
              <w:autoSpaceDN w:val="0"/>
              <w:adjustRightInd w:val="0"/>
              <w:spacing w:before="15" w:after="15"/>
              <w:jc w:val="center"/>
              <w:rPr>
                <w:sz w:val="18"/>
                <w:szCs w:val="18"/>
              </w:rPr>
            </w:pPr>
            <w:r>
              <w:rPr>
                <w:sz w:val="18"/>
                <w:szCs w:val="18"/>
              </w:rPr>
              <w:t xml:space="preserve">Total Number of Participants Exposed N = 1098 </w:t>
            </w:r>
          </w:p>
        </w:tc>
      </w:tr>
      <w:tr w:rsidR="00EE688C" ns2:paraId="2A806691" ns2:textId="77777777" w:rsidTr="00EE688C">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76FE07BB" ns2:textId="77777777" w:rsidR="00EE688C" w:rsidRDefault="00EE688C">
            <w:pPr>
              <w:widowControl w:val="0"/>
              <w:autoSpaceDE w:val="0"/>
              <w:autoSpaceDN w:val="0"/>
              <w:adjustRightInd w:val="0"/>
              <w:spacing w:before="15" w:after="15"/>
              <w:rPr>
                <w:sz w:val="18"/>
                <w:szCs w:val="18"/>
              </w:rPr>
            </w:pPr>
          </w:p>
        </w:tc>
        <w:tc>
          <w:tcPr>
            <w:tcW w:w="1111" w:type="pct"/>
            <w:tcBorders>
              <w:top w:val="nil"/>
              <w:left w:val="nil"/>
              <w:bottom w:val="nil"/>
              <w:right w:val="single" w:sz="2" w:space="0" w:color="auto"/>
            </w:tcBorders>
          </w:tcPr>
          <w:p ns2:paraId="0A7B963C" ns2:textId="77777777" w:rsidR="00EE688C" w:rsidRDefault="00EE688C">
            <w:pPr>
              <w:widowControl w:val="0"/>
              <w:autoSpaceDE w:val="0"/>
              <w:autoSpaceDN w:val="0"/>
              <w:adjustRightInd w:val="0"/>
              <w:spacing w:before="15" w:after="15"/>
              <w:rPr>
                <w:sz w:val="18"/>
                <w:szCs w:val="18"/>
              </w:rPr>
            </w:pPr>
          </w:p>
        </w:tc>
        <w:tc>
          <w:tcPr>
            <w:tcW w:w="741" w:type="pct"/>
            <w:tcBorders>
              <w:top w:val="nil"/>
              <w:left w:val="nil"/>
              <w:bottom w:val="nil"/>
              <w:right w:val="single" w:sz="2" w:space="0" w:color="auto"/>
            </w:tcBorders>
          </w:tcPr>
          <w:p ns2:paraId="423F34AB" ns2:textId="77777777" w:rsidR="00EE688C" w:rsidRDefault="00EE688C">
            <w:pPr>
              <w:widowControl w:val="0"/>
              <w:autoSpaceDE w:val="0"/>
              <w:autoSpaceDN w:val="0"/>
              <w:adjustRightInd w:val="0"/>
              <w:spacing w:before="15" w:after="15"/>
              <w:jc w:val="center"/>
              <w:rPr>
                <w:sz w:val="18"/>
                <w:szCs w:val="18"/>
              </w:rPr>
            </w:pPr>
          </w:p>
        </w:tc>
        <w:tc>
          <w:tcPr>
            <w:tcW w:w="741" w:type="pct"/>
            <w:tcBorders>
              <w:top w:val="nil"/>
              <w:left w:val="nil"/>
              <w:bottom w:val="nil"/>
              <w:right w:val="single" w:sz="2" w:space="0" w:color="auto"/>
            </w:tcBorders>
          </w:tcPr>
          <w:p ns2:paraId="0DD458CB" ns2:textId="77777777" w:rsidR="00EE688C" w:rsidRDefault="00EE688C">
            <w:pPr>
              <w:widowControl w:val="0"/>
              <w:autoSpaceDE w:val="0"/>
              <w:autoSpaceDN w:val="0"/>
              <w:adjustRightInd w:val="0"/>
              <w:spacing w:before="15" w:after="15"/>
              <w:jc w:val="center"/>
              <w:rPr>
                <w:sz w:val="18"/>
                <w:szCs w:val="18"/>
              </w:rPr>
            </w:pPr>
            <w:r>
              <w:rPr>
                <w:sz w:val="18"/>
                <w:szCs w:val="18"/>
              </w:rPr>
              <w:t xml:space="preserve">Occurrence of </w:t>
            </w:r>
          </w:p>
        </w:tc>
        <w:tc>
          <w:tcPr>
            <w:tcW w:w="741" w:type="pct"/>
            <w:tcBorders>
              <w:top w:val="nil"/>
              <w:left w:val="nil"/>
              <w:bottom w:val="nil"/>
            </w:tcBorders>
          </w:tcPr>
          <w:p ns2:paraId="265F20F7" ns2:textId="77777777" w:rsidR="00EE688C" w:rsidRDefault="00EE688C">
            <w:pPr>
              <w:widowControl w:val="0"/>
              <w:autoSpaceDE w:val="0"/>
              <w:autoSpaceDN w:val="0"/>
              <w:adjustRightInd w:val="0"/>
              <w:spacing w:before="15" w:after="15"/>
              <w:jc w:val="center"/>
              <w:rPr>
                <w:sz w:val="18"/>
                <w:szCs w:val="18"/>
              </w:rPr>
            </w:pPr>
            <w:r>
              <w:rPr>
                <w:sz w:val="18"/>
                <w:szCs w:val="18"/>
              </w:rPr>
              <w:t xml:space="preserve">Occurrence of Life </w:t>
            </w:r>
          </w:p>
        </w:tc>
      </w:tr>
      <w:tr w:rsidR="00EE688C" ns2:paraId="335D7C16" ns2:textId="77777777" w:rsidTr="00EE688C">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1AEBA36B" ns2:textId="77777777" w:rsidR="00EE688C" w:rsidRDefault="00EE688C">
            <w:pPr>
              <w:widowControl w:val="0"/>
              <w:autoSpaceDE w:val="0"/>
              <w:autoSpaceDN w:val="0"/>
              <w:adjustRightInd w:val="0"/>
              <w:spacing w:before="15" w:after="15"/>
              <w:rPr>
                <w:sz w:val="18"/>
                <w:szCs w:val="18"/>
              </w:rPr>
            </w:pPr>
          </w:p>
        </w:tc>
        <w:tc>
          <w:tcPr>
            <w:tcW w:w="1111" w:type="pct"/>
            <w:tcBorders>
              <w:top w:val="nil"/>
              <w:left w:val="nil"/>
              <w:bottom w:val="nil"/>
              <w:right w:val="single" w:sz="2" w:space="0" w:color="auto"/>
            </w:tcBorders>
          </w:tcPr>
          <w:p ns2:paraId="5CE8F212" ns2:textId="77777777" w:rsidR="00EE688C" w:rsidRDefault="00EE688C">
            <w:pPr>
              <w:widowControl w:val="0"/>
              <w:autoSpaceDE w:val="0"/>
              <w:autoSpaceDN w:val="0"/>
              <w:adjustRightInd w:val="0"/>
              <w:spacing w:before="15" w:after="15"/>
              <w:rPr>
                <w:sz w:val="18"/>
                <w:szCs w:val="18"/>
              </w:rPr>
            </w:pPr>
            <w:r>
              <w:rPr>
                <w:sz w:val="18"/>
                <w:szCs w:val="18"/>
              </w:rPr>
              <w:t xml:space="preserve">SARs </w:t>
            </w:r>
          </w:p>
        </w:tc>
        <w:tc>
          <w:tcPr>
            <w:tcW w:w="741" w:type="pct"/>
            <w:tcBorders>
              <w:top w:val="nil"/>
              <w:left w:val="nil"/>
              <w:bottom w:val="nil"/>
              <w:right w:val="single" w:sz="2" w:space="0" w:color="auto"/>
            </w:tcBorders>
          </w:tcPr>
          <w:p ns2:paraId="6F9B9133" ns2:textId="77777777" w:rsidR="00EE688C" w:rsidRDefault="00EE688C">
            <w:pPr>
              <w:widowControl w:val="0"/>
              <w:autoSpaceDE w:val="0"/>
              <w:autoSpaceDN w:val="0"/>
              <w:adjustRightInd w:val="0"/>
              <w:spacing w:before="15" w:after="15"/>
              <w:jc w:val="center"/>
              <w:rPr>
                <w:sz w:val="18"/>
                <w:szCs w:val="18"/>
              </w:rPr>
            </w:pPr>
            <w:r>
              <w:rPr>
                <w:sz w:val="18"/>
                <w:szCs w:val="18"/>
              </w:rPr>
              <w:t xml:space="preserve">All SARs </w:t>
            </w:r>
          </w:p>
        </w:tc>
        <w:tc>
          <w:tcPr>
            <w:tcW w:w="741" w:type="pct"/>
            <w:tcBorders>
              <w:top w:val="nil"/>
              <w:left w:val="nil"/>
              <w:bottom w:val="nil"/>
              <w:right w:val="single" w:sz="2" w:space="0" w:color="auto"/>
            </w:tcBorders>
          </w:tcPr>
          <w:p ns2:paraId="3E1E4A9D" ns2:textId="77777777" w:rsidR="00EE688C" w:rsidRDefault="00EE688C">
            <w:pPr>
              <w:widowControl w:val="0"/>
              <w:autoSpaceDE w:val="0"/>
              <w:autoSpaceDN w:val="0"/>
              <w:adjustRightInd w:val="0"/>
              <w:spacing w:before="15" w:after="15"/>
              <w:jc w:val="center"/>
              <w:rPr>
                <w:sz w:val="18"/>
                <w:szCs w:val="18"/>
              </w:rPr>
            </w:pPr>
            <w:r>
              <w:rPr>
                <w:sz w:val="18"/>
                <w:szCs w:val="18"/>
              </w:rPr>
              <w:t xml:space="preserve">Fatal SARs </w:t>
            </w:r>
          </w:p>
        </w:tc>
        <w:tc>
          <w:tcPr>
            <w:tcW w:w="741" w:type="pct"/>
            <w:tcBorders>
              <w:top w:val="nil"/>
              <w:left w:val="nil"/>
              <w:bottom w:val="nil"/>
            </w:tcBorders>
          </w:tcPr>
          <w:p ns2:paraId="2B2130E5" ns2:textId="77777777" w:rsidR="00EE688C" w:rsidRDefault="00EE688C">
            <w:pPr>
              <w:widowControl w:val="0"/>
              <w:autoSpaceDE w:val="0"/>
              <w:autoSpaceDN w:val="0"/>
              <w:adjustRightInd w:val="0"/>
              <w:spacing w:before="15" w:after="15"/>
              <w:jc w:val="center"/>
              <w:rPr>
                <w:sz w:val="18"/>
                <w:szCs w:val="18"/>
              </w:rPr>
            </w:pPr>
            <w:r>
              <w:rPr>
                <w:sz w:val="18"/>
                <w:szCs w:val="18"/>
              </w:rPr>
              <w:t xml:space="preserve">Threatening SARs </w:t>
            </w:r>
          </w:p>
        </w:tc>
      </w:tr>
      <w:tr w:rsidR="00EE688C" ns2:paraId="189BAC3D" ns2:textId="77777777" w:rsidTr="00EE688C">
        <w:tblPrEx>
          <w:tblBorders>
            <w:top w:val="single" w:sz="6" w:space="0" w:color="auto"/>
            <w:bottom w:val="single" w:sz="6" w:space="0" w:color="auto"/>
          </w:tblBorders>
        </w:tblPrEx>
        <w:trPr>
          <w:jc w:val="center"/>
        </w:trPr>
        <w:tc>
          <w:tcPr>
            <w:tcW w:w="1667" w:type="pct"/>
            <w:tcBorders>
              <w:top w:val="nil"/>
              <w:bottom w:val="single" w:sz="2" w:space="0" w:color="auto"/>
              <w:right w:val="single" w:sz="2" w:space="0" w:color="auto"/>
            </w:tcBorders>
          </w:tcPr>
          <w:p ns2:paraId="246E28FE" ns2:textId="77777777" w:rsidR="00EE688C" w:rsidRDefault="00EE688C">
            <w:pPr>
              <w:widowControl w:val="0"/>
              <w:autoSpaceDE w:val="0"/>
              <w:autoSpaceDN w:val="0"/>
              <w:adjustRightInd w:val="0"/>
              <w:spacing w:before="15" w:after="15"/>
              <w:rPr>
                <w:sz w:val="18"/>
                <w:szCs w:val="18"/>
              </w:rPr>
            </w:pPr>
            <w:r>
              <w:rPr>
                <w:sz w:val="18"/>
                <w:szCs w:val="18"/>
              </w:rPr>
              <w:t>SOC</w:t>
            </w:r>
          </w:p>
        </w:tc>
        <w:tc>
          <w:tcPr>
            <w:tcW w:w="1111" w:type="pct"/>
            <w:tcBorders>
              <w:top w:val="nil"/>
              <w:left w:val="nil"/>
              <w:bottom w:val="single" w:sz="2" w:space="0" w:color="auto"/>
              <w:right w:val="single" w:sz="2" w:space="0" w:color="auto"/>
            </w:tcBorders>
          </w:tcPr>
          <w:p ns2:paraId="31275950" ns2:textId="77777777" w:rsidR="00EE688C" w:rsidRDefault="00EE688C">
            <w:pPr>
              <w:widowControl w:val="0"/>
              <w:autoSpaceDE w:val="0"/>
              <w:autoSpaceDN w:val="0"/>
              <w:adjustRightInd w:val="0"/>
              <w:spacing w:before="15" w:after="15"/>
              <w:rPr>
                <w:sz w:val="18"/>
                <w:szCs w:val="18"/>
              </w:rPr>
            </w:pPr>
            <w:r>
              <w:rPr>
                <w:sz w:val="18"/>
                <w:szCs w:val="18"/>
              </w:rPr>
              <w:t xml:space="preserve">(MedDRA Preferred Terms) </w:t>
            </w:r>
          </w:p>
        </w:tc>
        <w:tc>
          <w:tcPr>
            <w:tcW w:w="741" w:type="pct"/>
            <w:tcBorders>
              <w:top w:val="nil"/>
              <w:left w:val="nil"/>
              <w:bottom w:val="single" w:sz="2" w:space="0" w:color="auto"/>
              <w:right w:val="single" w:sz="2" w:space="0" w:color="auto"/>
            </w:tcBorders>
          </w:tcPr>
          <w:p ns2:paraId="4D9A1F03" ns2:textId="77777777" w:rsidR="00EE688C" w:rsidRDefault="00EE688C">
            <w:pPr>
              <w:widowControl w:val="0"/>
              <w:autoSpaceDE w:val="0"/>
              <w:autoSpaceDN w:val="0"/>
              <w:adjustRightInd w:val="0"/>
              <w:spacing w:before="15" w:after="15"/>
              <w:jc w:val="center"/>
              <w:rPr>
                <w:sz w:val="18"/>
                <w:szCs w:val="18"/>
              </w:rPr>
            </w:pPr>
            <w:r>
              <w:rPr>
                <w:sz w:val="18"/>
                <w:szCs w:val="18"/>
              </w:rPr>
              <w:t>n</w:t>
            </w:r>
            <w:r w:rsidRPr="00B53D5A">
              <w:rPr>
                <w:vertAlign w:val="superscript"/>
              </w:rPr>
              <w:t>a</w:t>
            </w:r>
            <w:r w:rsidRPr="00B53D5A">
              <w:t xml:space="preserve"> </w:t>
            </w:r>
            <w:r>
              <w:rPr>
                <w:sz w:val="18"/>
                <w:szCs w:val="18"/>
              </w:rPr>
              <w:t xml:space="preserve">(%) </w:t>
            </w:r>
          </w:p>
        </w:tc>
        <w:tc>
          <w:tcPr>
            <w:tcW w:w="741" w:type="pct"/>
            <w:tcBorders>
              <w:top w:val="nil"/>
              <w:left w:val="nil"/>
              <w:bottom w:val="single" w:sz="2" w:space="0" w:color="auto"/>
              <w:right w:val="single" w:sz="2" w:space="0" w:color="auto"/>
            </w:tcBorders>
          </w:tcPr>
          <w:p ns2:paraId="2CA4A4D6" ns2:textId="77777777" w:rsidR="00EE688C" w:rsidRDefault="00EE688C">
            <w:pPr>
              <w:widowControl w:val="0"/>
              <w:autoSpaceDE w:val="0"/>
              <w:autoSpaceDN w:val="0"/>
              <w:adjustRightInd w:val="0"/>
              <w:spacing w:before="15" w:after="15"/>
              <w:jc w:val="center"/>
              <w:rPr>
                <w:sz w:val="18"/>
                <w:szCs w:val="18"/>
              </w:rPr>
            </w:pPr>
            <w:r>
              <w:rPr>
                <w:sz w:val="18"/>
                <w:szCs w:val="18"/>
              </w:rPr>
              <w:t>n</w:t>
            </w:r>
            <w:r w:rsidRPr="00B53D5A">
              <w:rPr>
                <w:vertAlign w:val="superscript"/>
              </w:rPr>
              <w:t>a</w:t>
            </w:r>
            <w:r>
              <w:rPr>
                <w:sz w:val="18"/>
                <w:szCs w:val="18"/>
              </w:rPr>
              <w:t xml:space="preserve"> (%) </w:t>
            </w:r>
          </w:p>
        </w:tc>
        <w:tc>
          <w:tcPr>
            <w:tcW w:w="741" w:type="pct"/>
            <w:tcBorders>
              <w:top w:val="nil"/>
              <w:left w:val="nil"/>
              <w:bottom w:val="single" w:sz="2" w:space="0" w:color="auto"/>
            </w:tcBorders>
          </w:tcPr>
          <w:p ns2:paraId="43546B0D" ns2:textId="77777777" w:rsidR="00EE688C" w:rsidRDefault="00EE688C">
            <w:pPr>
              <w:widowControl w:val="0"/>
              <w:autoSpaceDE w:val="0"/>
              <w:autoSpaceDN w:val="0"/>
              <w:adjustRightInd w:val="0"/>
              <w:spacing w:before="15" w:after="15"/>
              <w:jc w:val="center"/>
              <w:rPr>
                <w:sz w:val="18"/>
                <w:szCs w:val="18"/>
              </w:rPr>
            </w:pPr>
            <w:r>
              <w:rPr>
                <w:sz w:val="18"/>
                <w:szCs w:val="18"/>
              </w:rPr>
              <w:t>n</w:t>
            </w:r>
            <w:r w:rsidRPr="00B53D5A">
              <w:rPr>
                <w:vertAlign w:val="superscript"/>
              </w:rPr>
              <w:t>a</w:t>
            </w:r>
            <w:r>
              <w:rPr>
                <w:sz w:val="18"/>
                <w:szCs w:val="18"/>
              </w:rPr>
              <w:t xml:space="preserve"> (%) </w:t>
            </w:r>
          </w:p>
        </w:tc>
      </w:tr>
      <w:tr w:rsidR="00EE688C" ns2:paraId="43F68AB3" ns2:textId="77777777" w:rsidTr="00EE688C">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272B63D2" ns2:textId="77777777" w:rsidR="00EE688C" w:rsidRDefault="00EE688C">
            <w:pPr>
              <w:widowControl w:val="0"/>
              <w:autoSpaceDE w:val="0"/>
              <w:autoSpaceDN w:val="0"/>
              <w:adjustRightInd w:val="0"/>
              <w:spacing w:before="15" w:after="15"/>
              <w:ind w:left="160" w:right="1" w:hanging="160"/>
              <w:rPr>
                <w:sz w:val="18"/>
                <w:szCs w:val="18"/>
              </w:rPr>
            </w:pPr>
            <w:r>
              <w:rPr>
                <w:sz w:val="18"/>
                <w:szCs w:val="18"/>
              </w:rPr>
              <w:t xml:space="preserve"> Blood and lymphatic system disorders </w:t>
            </w:r>
          </w:p>
        </w:tc>
        <w:tc>
          <w:tcPr>
            <w:tcW w:w="1111" w:type="pct"/>
            <w:tcBorders>
              <w:top w:val="nil"/>
              <w:left w:val="nil"/>
              <w:bottom w:val="nil"/>
              <w:right w:val="single" w:sz="2" w:space="0" w:color="auto"/>
            </w:tcBorders>
          </w:tcPr>
          <w:p ns2:paraId="46A149F4" ns2:textId="77777777" w:rsidR="00EE688C" w:rsidRDefault="00EE688C">
            <w:pPr>
              <w:widowControl w:val="0"/>
              <w:autoSpaceDE w:val="0"/>
              <w:autoSpaceDN w:val="0"/>
              <w:adjustRightInd w:val="0"/>
              <w:spacing w:before="15" w:after="15"/>
              <w:ind w:left="160" w:right="1" w:hanging="160"/>
              <w:rPr>
                <w:sz w:val="18"/>
                <w:szCs w:val="18"/>
              </w:rPr>
            </w:pPr>
            <w:r>
              <w:rPr>
                <w:sz w:val="18"/>
                <w:szCs w:val="18"/>
              </w:rPr>
              <w:t xml:space="preserve">Anaemia </w:t>
            </w:r>
          </w:p>
        </w:tc>
        <w:tc>
          <w:tcPr>
            <w:tcW w:w="741" w:type="pct"/>
            <w:tcBorders>
              <w:top w:val="nil"/>
              <w:left w:val="nil"/>
              <w:bottom w:val="nil"/>
              <w:right w:val="single" w:sz="2" w:space="0" w:color="auto"/>
            </w:tcBorders>
          </w:tcPr>
          <w:p ns2:paraId="349EE73D" ns2:textId="77777777" w:rsidR="00EE688C" w:rsidRDefault="00EE688C">
            <w:pPr>
              <w:widowControl w:val="0"/>
              <w:autoSpaceDE w:val="0"/>
              <w:autoSpaceDN w:val="0"/>
              <w:adjustRightInd w:val="0"/>
              <w:spacing w:before="15" w:after="15"/>
              <w:jc w:val="center"/>
              <w:rPr>
                <w:sz w:val="18"/>
                <w:szCs w:val="18"/>
              </w:rPr>
            </w:pPr>
            <w:r>
              <w:rPr>
                <w:sz w:val="18"/>
                <w:szCs w:val="18"/>
              </w:rPr>
              <w:t xml:space="preserve">66 (6.0) </w:t>
            </w:r>
          </w:p>
        </w:tc>
        <w:tc>
          <w:tcPr>
            <w:tcW w:w="741" w:type="pct"/>
            <w:tcBorders>
              <w:top w:val="nil"/>
              <w:left w:val="nil"/>
              <w:bottom w:val="nil"/>
              <w:right w:val="single" w:sz="2" w:space="0" w:color="auto"/>
            </w:tcBorders>
          </w:tcPr>
          <w:p ns2:paraId="4F19E195" ns2:textId="77777777" w:rsidR="00EE688C" w:rsidRDefault="00EE688C">
            <w:pPr>
              <w:widowControl w:val="0"/>
              <w:autoSpaceDE w:val="0"/>
              <w:autoSpaceDN w:val="0"/>
              <w:adjustRightInd w:val="0"/>
              <w:spacing w:before="15" w:after="15"/>
              <w:jc w:val="center"/>
              <w:rPr>
                <w:sz w:val="18"/>
                <w:szCs w:val="18"/>
              </w:rPr>
            </w:pPr>
            <w:r>
              <w:rPr>
                <w:sz w:val="18"/>
                <w:szCs w:val="18"/>
              </w:rPr>
              <w:t xml:space="preserve">n/a </w:t>
            </w:r>
          </w:p>
        </w:tc>
        <w:tc>
          <w:tcPr>
            <w:tcW w:w="741" w:type="pct"/>
            <w:tcBorders>
              <w:top w:val="nil"/>
              <w:left w:val="nil"/>
              <w:bottom w:val="nil"/>
            </w:tcBorders>
          </w:tcPr>
          <w:p ns2:paraId="2EEFE37A" ns2:textId="77777777" w:rsidR="00EE688C" w:rsidRDefault="00EE688C">
            <w:pPr>
              <w:widowControl w:val="0"/>
              <w:autoSpaceDE w:val="0"/>
              <w:autoSpaceDN w:val="0"/>
              <w:adjustRightInd w:val="0"/>
              <w:spacing w:before="15" w:after="15"/>
              <w:jc w:val="center"/>
              <w:rPr>
                <w:sz w:val="18"/>
                <w:szCs w:val="18"/>
              </w:rPr>
            </w:pPr>
            <w:r>
              <w:rPr>
                <w:sz w:val="18"/>
                <w:szCs w:val="18"/>
              </w:rPr>
              <w:t xml:space="preserve">n/a </w:t>
            </w:r>
          </w:p>
        </w:tc>
      </w:tr>
      <w:tr w:rsidR="00EE688C" ns2:paraId="1F072F2F" ns2:textId="77777777" w:rsidTr="00EE688C">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6433C486" ns2:textId="77777777" w:rsidR="00EE688C" w:rsidRDefault="00EE688C">
            <w:pPr>
              <w:widowControl w:val="0"/>
              <w:autoSpaceDE w:val="0"/>
              <w:autoSpaceDN w:val="0"/>
              <w:adjustRightInd w:val="0"/>
              <w:spacing w:before="15" w:after="15"/>
              <w:rPr>
                <w:sz w:val="18"/>
                <w:szCs w:val="18"/>
              </w:rPr>
            </w:pPr>
          </w:p>
        </w:tc>
        <w:tc>
          <w:tcPr>
            <w:tcW w:w="1111" w:type="pct"/>
            <w:tcBorders>
              <w:top w:val="nil"/>
              <w:left w:val="nil"/>
              <w:bottom w:val="nil"/>
              <w:right w:val="single" w:sz="2" w:space="0" w:color="auto"/>
            </w:tcBorders>
          </w:tcPr>
          <w:p ns2:paraId="31073E2B" ns2:textId="77777777" w:rsidR="00EE688C" w:rsidRDefault="00EE688C">
            <w:pPr>
              <w:widowControl w:val="0"/>
              <w:autoSpaceDE w:val="0"/>
              <w:autoSpaceDN w:val="0"/>
              <w:adjustRightInd w:val="0"/>
              <w:spacing w:before="15" w:after="15"/>
              <w:ind w:left="160" w:right="1" w:hanging="160"/>
              <w:rPr>
                <w:sz w:val="18"/>
                <w:szCs w:val="18"/>
              </w:rPr>
            </w:pPr>
            <w:r>
              <w:rPr>
                <w:sz w:val="18"/>
                <w:szCs w:val="18"/>
              </w:rPr>
              <w:t xml:space="preserve">Febrile neutropenia </w:t>
            </w:r>
          </w:p>
        </w:tc>
        <w:tc>
          <w:tcPr>
            <w:tcW w:w="741" w:type="pct"/>
            <w:tcBorders>
              <w:top w:val="nil"/>
              <w:left w:val="nil"/>
              <w:bottom w:val="nil"/>
              <w:right w:val="single" w:sz="2" w:space="0" w:color="auto"/>
            </w:tcBorders>
          </w:tcPr>
          <w:p ns2:paraId="7DE8CA43" ns2:textId="77777777" w:rsidR="00EE688C" w:rsidRDefault="00EE688C">
            <w:pPr>
              <w:widowControl w:val="0"/>
              <w:autoSpaceDE w:val="0"/>
              <w:autoSpaceDN w:val="0"/>
              <w:adjustRightInd w:val="0"/>
              <w:spacing w:before="15" w:after="15"/>
              <w:jc w:val="center"/>
              <w:rPr>
                <w:sz w:val="18"/>
                <w:szCs w:val="18"/>
              </w:rPr>
            </w:pPr>
            <w:r>
              <w:rPr>
                <w:sz w:val="18"/>
                <w:szCs w:val="18"/>
              </w:rPr>
              <w:t xml:space="preserve">8 (0.7) </w:t>
            </w:r>
          </w:p>
        </w:tc>
        <w:tc>
          <w:tcPr>
            <w:tcW w:w="741" w:type="pct"/>
            <w:tcBorders>
              <w:top w:val="nil"/>
              <w:left w:val="nil"/>
              <w:bottom w:val="nil"/>
              <w:right w:val="single" w:sz="2" w:space="0" w:color="auto"/>
            </w:tcBorders>
          </w:tcPr>
          <w:p ns2:paraId="66A479F4" ns2:textId="77777777" w:rsidR="00EE688C" w:rsidRDefault="00EE688C">
            <w:pPr>
              <w:widowControl w:val="0"/>
              <w:autoSpaceDE w:val="0"/>
              <w:autoSpaceDN w:val="0"/>
              <w:adjustRightInd w:val="0"/>
              <w:spacing w:before="15" w:after="15"/>
              <w:jc w:val="center"/>
              <w:rPr>
                <w:sz w:val="18"/>
                <w:szCs w:val="18"/>
              </w:rPr>
            </w:pPr>
            <w:r>
              <w:rPr>
                <w:sz w:val="18"/>
                <w:szCs w:val="18"/>
              </w:rPr>
              <w:t xml:space="preserve">n/a </w:t>
            </w:r>
          </w:p>
        </w:tc>
        <w:tc>
          <w:tcPr>
            <w:tcW w:w="741" w:type="pct"/>
            <w:tcBorders>
              <w:top w:val="nil"/>
              <w:left w:val="nil"/>
              <w:bottom w:val="nil"/>
            </w:tcBorders>
          </w:tcPr>
          <w:p ns2:paraId="4EE76B2B" ns2:textId="77777777" w:rsidR="00EE688C" w:rsidRDefault="00EE688C">
            <w:pPr>
              <w:widowControl w:val="0"/>
              <w:autoSpaceDE w:val="0"/>
              <w:autoSpaceDN w:val="0"/>
              <w:adjustRightInd w:val="0"/>
              <w:spacing w:before="15" w:after="15"/>
              <w:jc w:val="center"/>
              <w:rPr>
                <w:sz w:val="18"/>
                <w:szCs w:val="18"/>
              </w:rPr>
            </w:pPr>
            <w:r>
              <w:rPr>
                <w:sz w:val="18"/>
                <w:szCs w:val="18"/>
              </w:rPr>
              <w:t xml:space="preserve">n/a </w:t>
            </w:r>
          </w:p>
        </w:tc>
      </w:tr>
      <w:tr w:rsidR="00EE688C" ns2:paraId="676F577F" ns2:textId="77777777" w:rsidTr="00EE688C">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71A9DA64" ns2:textId="77777777" w:rsidR="00EE688C" w:rsidRDefault="00EE688C">
            <w:pPr>
              <w:widowControl w:val="0"/>
              <w:autoSpaceDE w:val="0"/>
              <w:autoSpaceDN w:val="0"/>
              <w:adjustRightInd w:val="0"/>
              <w:spacing w:before="15" w:after="15"/>
              <w:rPr>
                <w:sz w:val="18"/>
                <w:szCs w:val="18"/>
              </w:rPr>
            </w:pPr>
          </w:p>
        </w:tc>
        <w:tc>
          <w:tcPr>
            <w:tcW w:w="1111" w:type="pct"/>
            <w:tcBorders>
              <w:top w:val="nil"/>
              <w:left w:val="nil"/>
              <w:bottom w:val="nil"/>
              <w:right w:val="single" w:sz="2" w:space="0" w:color="auto"/>
            </w:tcBorders>
          </w:tcPr>
          <w:p ns2:paraId="1C2C10A3" ns2:textId="77777777" w:rsidR="00EE688C" w:rsidRDefault="00EE688C">
            <w:pPr>
              <w:widowControl w:val="0"/>
              <w:autoSpaceDE w:val="0"/>
              <w:autoSpaceDN w:val="0"/>
              <w:adjustRightInd w:val="0"/>
              <w:spacing w:before="15" w:after="15"/>
              <w:ind w:left="160" w:right="1" w:hanging="160"/>
              <w:rPr>
                <w:sz w:val="18"/>
                <w:szCs w:val="18"/>
              </w:rPr>
            </w:pPr>
            <w:r>
              <w:rPr>
                <w:sz w:val="18"/>
                <w:szCs w:val="18"/>
              </w:rPr>
              <w:t xml:space="preserve">Leukopenia </w:t>
            </w:r>
          </w:p>
        </w:tc>
        <w:tc>
          <w:tcPr>
            <w:tcW w:w="741" w:type="pct"/>
            <w:tcBorders>
              <w:top w:val="nil"/>
              <w:left w:val="nil"/>
              <w:bottom w:val="nil"/>
              <w:right w:val="single" w:sz="2" w:space="0" w:color="auto"/>
            </w:tcBorders>
          </w:tcPr>
          <w:p ns2:paraId="6186FCAD" ns2:textId="77777777" w:rsidR="00EE688C" w:rsidRDefault="00EE688C">
            <w:pPr>
              <w:widowControl w:val="0"/>
              <w:autoSpaceDE w:val="0"/>
              <w:autoSpaceDN w:val="0"/>
              <w:adjustRightInd w:val="0"/>
              <w:spacing w:before="15" w:after="15"/>
              <w:jc w:val="center"/>
              <w:rPr>
                <w:sz w:val="18"/>
                <w:szCs w:val="18"/>
              </w:rPr>
            </w:pPr>
            <w:r>
              <w:rPr>
                <w:sz w:val="18"/>
                <w:szCs w:val="18"/>
              </w:rPr>
              <w:t xml:space="preserve">3 (0.3) </w:t>
            </w:r>
          </w:p>
        </w:tc>
        <w:tc>
          <w:tcPr>
            <w:tcW w:w="741" w:type="pct"/>
            <w:tcBorders>
              <w:top w:val="nil"/>
              <w:left w:val="nil"/>
              <w:bottom w:val="nil"/>
              <w:right w:val="single" w:sz="2" w:space="0" w:color="auto"/>
            </w:tcBorders>
          </w:tcPr>
          <w:p ns2:paraId="12987349" ns2:textId="77777777" w:rsidR="00EE688C" w:rsidRDefault="00EE688C">
            <w:pPr>
              <w:widowControl w:val="0"/>
              <w:autoSpaceDE w:val="0"/>
              <w:autoSpaceDN w:val="0"/>
              <w:adjustRightInd w:val="0"/>
              <w:spacing w:before="15" w:after="15"/>
              <w:jc w:val="center"/>
              <w:rPr>
                <w:sz w:val="18"/>
                <w:szCs w:val="18"/>
              </w:rPr>
            </w:pPr>
            <w:r>
              <w:rPr>
                <w:sz w:val="18"/>
                <w:szCs w:val="18"/>
              </w:rPr>
              <w:t xml:space="preserve">n/a </w:t>
            </w:r>
          </w:p>
        </w:tc>
        <w:tc>
          <w:tcPr>
            <w:tcW w:w="741" w:type="pct"/>
            <w:tcBorders>
              <w:top w:val="nil"/>
              <w:left w:val="nil"/>
              <w:bottom w:val="nil"/>
            </w:tcBorders>
          </w:tcPr>
          <w:p ns2:paraId="7D8B6359" ns2:textId="77777777" w:rsidR="00EE688C" w:rsidRDefault="00EE688C">
            <w:pPr>
              <w:widowControl w:val="0"/>
              <w:autoSpaceDE w:val="0"/>
              <w:autoSpaceDN w:val="0"/>
              <w:adjustRightInd w:val="0"/>
              <w:spacing w:before="15" w:after="15"/>
              <w:jc w:val="center"/>
              <w:rPr>
                <w:sz w:val="18"/>
                <w:szCs w:val="18"/>
              </w:rPr>
            </w:pPr>
            <w:r>
              <w:rPr>
                <w:sz w:val="18"/>
                <w:szCs w:val="18"/>
              </w:rPr>
              <w:t xml:space="preserve">n/a </w:t>
            </w:r>
          </w:p>
        </w:tc>
      </w:tr>
      <w:tr w:rsidR="00EE688C" ns2:paraId="1AA5BF2B" ns2:textId="77777777" w:rsidTr="00EE688C">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357CA13E" ns2:textId="77777777" w:rsidR="00EE688C" w:rsidRDefault="00EE688C">
            <w:pPr>
              <w:widowControl w:val="0"/>
              <w:autoSpaceDE w:val="0"/>
              <w:autoSpaceDN w:val="0"/>
              <w:adjustRightInd w:val="0"/>
              <w:spacing w:before="15" w:after="15"/>
              <w:rPr>
                <w:sz w:val="18"/>
                <w:szCs w:val="18"/>
              </w:rPr>
            </w:pPr>
          </w:p>
        </w:tc>
        <w:tc>
          <w:tcPr>
            <w:tcW w:w="1111" w:type="pct"/>
            <w:tcBorders>
              <w:top w:val="nil"/>
              <w:left w:val="nil"/>
              <w:bottom w:val="nil"/>
              <w:right w:val="single" w:sz="2" w:space="0" w:color="auto"/>
            </w:tcBorders>
          </w:tcPr>
          <w:p ns2:paraId="094295E7" ns2:textId="77777777" w:rsidR="00EE688C" w:rsidRDefault="00EE688C">
            <w:pPr>
              <w:widowControl w:val="0"/>
              <w:autoSpaceDE w:val="0"/>
              <w:autoSpaceDN w:val="0"/>
              <w:adjustRightInd w:val="0"/>
              <w:spacing w:before="15" w:after="15"/>
              <w:ind w:left="160" w:right="1" w:hanging="160"/>
              <w:rPr>
                <w:sz w:val="18"/>
                <w:szCs w:val="18"/>
              </w:rPr>
            </w:pPr>
            <w:r>
              <w:rPr>
                <w:sz w:val="18"/>
                <w:szCs w:val="18"/>
              </w:rPr>
              <w:t xml:space="preserve">Myelosuppression </w:t>
            </w:r>
          </w:p>
        </w:tc>
        <w:tc>
          <w:tcPr>
            <w:tcW w:w="741" w:type="pct"/>
            <w:tcBorders>
              <w:top w:val="nil"/>
              <w:left w:val="nil"/>
              <w:bottom w:val="nil"/>
              <w:right w:val="single" w:sz="2" w:space="0" w:color="auto"/>
            </w:tcBorders>
          </w:tcPr>
          <w:p ns2:paraId="5A7D723E" ns2:textId="77777777" w:rsidR="00EE688C" w:rsidRDefault="00EE688C">
            <w:pPr>
              <w:widowControl w:val="0"/>
              <w:autoSpaceDE w:val="0"/>
              <w:autoSpaceDN w:val="0"/>
              <w:adjustRightInd w:val="0"/>
              <w:spacing w:before="15" w:after="15"/>
              <w:jc w:val="center"/>
              <w:rPr>
                <w:sz w:val="18"/>
                <w:szCs w:val="18"/>
              </w:rPr>
            </w:pPr>
            <w:r>
              <w:rPr>
                <w:sz w:val="18"/>
                <w:szCs w:val="18"/>
              </w:rPr>
              <w:t xml:space="preserve">6 (0.5) </w:t>
            </w:r>
          </w:p>
        </w:tc>
        <w:tc>
          <w:tcPr>
            <w:tcW w:w="741" w:type="pct"/>
            <w:tcBorders>
              <w:top w:val="nil"/>
              <w:left w:val="nil"/>
              <w:bottom w:val="nil"/>
              <w:right w:val="single" w:sz="2" w:space="0" w:color="auto"/>
            </w:tcBorders>
          </w:tcPr>
          <w:p ns2:paraId="19949EA0" ns2:textId="77777777" w:rsidR="00EE688C" w:rsidRDefault="00EE688C">
            <w:pPr>
              <w:widowControl w:val="0"/>
              <w:autoSpaceDE w:val="0"/>
              <w:autoSpaceDN w:val="0"/>
              <w:adjustRightInd w:val="0"/>
              <w:spacing w:before="15" w:after="15"/>
              <w:jc w:val="center"/>
              <w:rPr>
                <w:sz w:val="18"/>
                <w:szCs w:val="18"/>
              </w:rPr>
            </w:pPr>
            <w:r>
              <w:rPr>
                <w:sz w:val="18"/>
                <w:szCs w:val="18"/>
              </w:rPr>
              <w:t xml:space="preserve">n/a </w:t>
            </w:r>
          </w:p>
        </w:tc>
        <w:tc>
          <w:tcPr>
            <w:tcW w:w="741" w:type="pct"/>
            <w:tcBorders>
              <w:top w:val="nil"/>
              <w:left w:val="nil"/>
              <w:bottom w:val="nil"/>
            </w:tcBorders>
          </w:tcPr>
          <w:p ns2:paraId="75961B64" ns2:textId="77777777" w:rsidR="00EE688C" w:rsidRDefault="00EE688C">
            <w:pPr>
              <w:widowControl w:val="0"/>
              <w:autoSpaceDE w:val="0"/>
              <w:autoSpaceDN w:val="0"/>
              <w:adjustRightInd w:val="0"/>
              <w:spacing w:before="15" w:after="15"/>
              <w:jc w:val="center"/>
              <w:rPr>
                <w:sz w:val="18"/>
                <w:szCs w:val="18"/>
              </w:rPr>
            </w:pPr>
            <w:r>
              <w:rPr>
                <w:sz w:val="18"/>
                <w:szCs w:val="18"/>
              </w:rPr>
              <w:t xml:space="preserve">n/a </w:t>
            </w:r>
          </w:p>
        </w:tc>
      </w:tr>
      <w:tr w:rsidR="00EE688C" ns2:paraId="557714DA" ns2:textId="77777777" w:rsidTr="00EE688C">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63A3A791" ns2:textId="77777777" w:rsidR="00EE688C" w:rsidRDefault="00EE688C">
            <w:pPr>
              <w:widowControl w:val="0"/>
              <w:autoSpaceDE w:val="0"/>
              <w:autoSpaceDN w:val="0"/>
              <w:adjustRightInd w:val="0"/>
              <w:spacing w:before="15" w:after="15"/>
              <w:rPr>
                <w:sz w:val="18"/>
                <w:szCs w:val="18"/>
              </w:rPr>
            </w:pPr>
          </w:p>
        </w:tc>
        <w:tc>
          <w:tcPr>
            <w:tcW w:w="1111" w:type="pct"/>
            <w:tcBorders>
              <w:top w:val="nil"/>
              <w:left w:val="nil"/>
              <w:bottom w:val="nil"/>
              <w:right w:val="single" w:sz="2" w:space="0" w:color="auto"/>
            </w:tcBorders>
          </w:tcPr>
          <w:p ns2:paraId="18604271" ns2:textId="77777777" w:rsidR="00EE688C" w:rsidRDefault="00EE688C">
            <w:pPr>
              <w:widowControl w:val="0"/>
              <w:autoSpaceDE w:val="0"/>
              <w:autoSpaceDN w:val="0"/>
              <w:adjustRightInd w:val="0"/>
              <w:spacing w:before="15" w:after="15"/>
              <w:ind w:left="160" w:right="1" w:hanging="160"/>
              <w:rPr>
                <w:sz w:val="18"/>
                <w:szCs w:val="18"/>
              </w:rPr>
            </w:pPr>
            <w:r>
              <w:rPr>
                <w:sz w:val="18"/>
                <w:szCs w:val="18"/>
              </w:rPr>
              <w:t xml:space="preserve">Neutropenia </w:t>
            </w:r>
          </w:p>
        </w:tc>
        <w:tc>
          <w:tcPr>
            <w:tcW w:w="741" w:type="pct"/>
            <w:tcBorders>
              <w:top w:val="nil"/>
              <w:left w:val="nil"/>
              <w:bottom w:val="nil"/>
              <w:right w:val="single" w:sz="2" w:space="0" w:color="auto"/>
            </w:tcBorders>
          </w:tcPr>
          <w:p ns2:paraId="3FE19795" ns2:textId="77777777" w:rsidR="00EE688C" w:rsidRDefault="00EE688C">
            <w:pPr>
              <w:widowControl w:val="0"/>
              <w:autoSpaceDE w:val="0"/>
              <w:autoSpaceDN w:val="0"/>
              <w:adjustRightInd w:val="0"/>
              <w:spacing w:before="15" w:after="15"/>
              <w:jc w:val="center"/>
              <w:rPr>
                <w:sz w:val="18"/>
                <w:szCs w:val="18"/>
              </w:rPr>
            </w:pPr>
            <w:r>
              <w:rPr>
                <w:sz w:val="18"/>
                <w:szCs w:val="18"/>
              </w:rPr>
              <w:t xml:space="preserve">2 (0.2) </w:t>
            </w:r>
          </w:p>
        </w:tc>
        <w:tc>
          <w:tcPr>
            <w:tcW w:w="741" w:type="pct"/>
            <w:tcBorders>
              <w:top w:val="nil"/>
              <w:left w:val="nil"/>
              <w:bottom w:val="nil"/>
              <w:right w:val="single" w:sz="2" w:space="0" w:color="auto"/>
            </w:tcBorders>
          </w:tcPr>
          <w:p ns2:paraId="4C810140" ns2:textId="77777777" w:rsidR="00EE688C" w:rsidRDefault="00EE688C">
            <w:pPr>
              <w:widowControl w:val="0"/>
              <w:autoSpaceDE w:val="0"/>
              <w:autoSpaceDN w:val="0"/>
              <w:adjustRightInd w:val="0"/>
              <w:spacing w:before="15" w:after="15"/>
              <w:jc w:val="center"/>
              <w:rPr>
                <w:sz w:val="18"/>
                <w:szCs w:val="18"/>
              </w:rPr>
            </w:pPr>
            <w:r>
              <w:rPr>
                <w:sz w:val="18"/>
                <w:szCs w:val="18"/>
              </w:rPr>
              <w:t xml:space="preserve">n/a </w:t>
            </w:r>
          </w:p>
        </w:tc>
        <w:tc>
          <w:tcPr>
            <w:tcW w:w="741" w:type="pct"/>
            <w:tcBorders>
              <w:top w:val="nil"/>
              <w:left w:val="nil"/>
              <w:bottom w:val="nil"/>
            </w:tcBorders>
          </w:tcPr>
          <w:p ns2:paraId="0C19D117" ns2:textId="77777777" w:rsidR="00EE688C" w:rsidRDefault="00EE688C">
            <w:pPr>
              <w:widowControl w:val="0"/>
              <w:autoSpaceDE w:val="0"/>
              <w:autoSpaceDN w:val="0"/>
              <w:adjustRightInd w:val="0"/>
              <w:spacing w:before="15" w:after="15"/>
              <w:jc w:val="center"/>
              <w:rPr>
                <w:sz w:val="18"/>
                <w:szCs w:val="18"/>
              </w:rPr>
            </w:pPr>
            <w:r>
              <w:rPr>
                <w:sz w:val="18"/>
                <w:szCs w:val="18"/>
              </w:rPr>
              <w:t xml:space="preserve">n/a </w:t>
            </w:r>
          </w:p>
        </w:tc>
      </w:tr>
      <w:tr w:rsidR="00EE688C" ns2:paraId="439A3337" ns2:textId="77777777" w:rsidTr="00EE688C">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5467E38F" ns2:textId="77777777" w:rsidR="00EE688C" w:rsidRDefault="00EE688C">
            <w:pPr>
              <w:widowControl w:val="0"/>
              <w:autoSpaceDE w:val="0"/>
              <w:autoSpaceDN w:val="0"/>
              <w:adjustRightInd w:val="0"/>
              <w:spacing w:before="15" w:after="15"/>
              <w:ind w:left="160" w:right="1" w:hanging="160"/>
              <w:rPr>
                <w:sz w:val="18"/>
                <w:szCs w:val="18"/>
              </w:rPr>
            </w:pPr>
            <w:r>
              <w:rPr>
                <w:sz w:val="18"/>
                <w:szCs w:val="18"/>
              </w:rPr>
              <w:t xml:space="preserve"> Gastrointestinal disorders </w:t>
            </w:r>
          </w:p>
        </w:tc>
        <w:tc>
          <w:tcPr>
            <w:tcW w:w="1111" w:type="pct"/>
            <w:tcBorders>
              <w:top w:val="nil"/>
              <w:left w:val="nil"/>
              <w:bottom w:val="nil"/>
              <w:right w:val="single" w:sz="2" w:space="0" w:color="auto"/>
            </w:tcBorders>
          </w:tcPr>
          <w:p ns2:paraId="3091C229" ns2:textId="77777777" w:rsidR="00EE688C" w:rsidRDefault="00EE688C">
            <w:pPr>
              <w:widowControl w:val="0"/>
              <w:autoSpaceDE w:val="0"/>
              <w:autoSpaceDN w:val="0"/>
              <w:adjustRightInd w:val="0"/>
              <w:spacing w:before="15" w:after="15"/>
              <w:ind w:left="160" w:right="1" w:hanging="160"/>
              <w:rPr>
                <w:sz w:val="18"/>
                <w:szCs w:val="18"/>
              </w:rPr>
            </w:pPr>
            <w:r>
              <w:rPr>
                <w:sz w:val="18"/>
                <w:szCs w:val="18"/>
              </w:rPr>
              <w:t xml:space="preserve">Nausea </w:t>
            </w:r>
          </w:p>
        </w:tc>
        <w:tc>
          <w:tcPr>
            <w:tcW w:w="741" w:type="pct"/>
            <w:tcBorders>
              <w:top w:val="nil"/>
              <w:left w:val="nil"/>
              <w:bottom w:val="nil"/>
              <w:right w:val="single" w:sz="2" w:space="0" w:color="auto"/>
            </w:tcBorders>
          </w:tcPr>
          <w:p ns2:paraId="62D2773C" ns2:textId="77777777" w:rsidR="00EE688C" w:rsidRDefault="00EE688C">
            <w:pPr>
              <w:widowControl w:val="0"/>
              <w:autoSpaceDE w:val="0"/>
              <w:autoSpaceDN w:val="0"/>
              <w:adjustRightInd w:val="0"/>
              <w:spacing w:before="15" w:after="15"/>
              <w:jc w:val="center"/>
              <w:rPr>
                <w:sz w:val="18"/>
                <w:szCs w:val="18"/>
              </w:rPr>
            </w:pPr>
            <w:r>
              <w:rPr>
                <w:sz w:val="18"/>
                <w:szCs w:val="18"/>
              </w:rPr>
              <w:t xml:space="preserve">4 (0.4) </w:t>
            </w:r>
          </w:p>
        </w:tc>
        <w:tc>
          <w:tcPr>
            <w:tcW w:w="741" w:type="pct"/>
            <w:tcBorders>
              <w:top w:val="nil"/>
              <w:left w:val="nil"/>
              <w:bottom w:val="nil"/>
              <w:right w:val="single" w:sz="2" w:space="0" w:color="auto"/>
            </w:tcBorders>
          </w:tcPr>
          <w:p ns2:paraId="3F35188E" ns2:textId="77777777" w:rsidR="00EE688C" w:rsidRDefault="00EE688C">
            <w:pPr>
              <w:widowControl w:val="0"/>
              <w:autoSpaceDE w:val="0"/>
              <w:autoSpaceDN w:val="0"/>
              <w:adjustRightInd w:val="0"/>
              <w:spacing w:before="15" w:after="15"/>
              <w:jc w:val="center"/>
              <w:rPr>
                <w:sz w:val="18"/>
                <w:szCs w:val="18"/>
              </w:rPr>
            </w:pPr>
            <w:r>
              <w:rPr>
                <w:sz w:val="18"/>
                <w:szCs w:val="18"/>
              </w:rPr>
              <w:t xml:space="preserve">n/a </w:t>
            </w:r>
          </w:p>
        </w:tc>
        <w:tc>
          <w:tcPr>
            <w:tcW w:w="741" w:type="pct"/>
            <w:tcBorders>
              <w:top w:val="nil"/>
              <w:left w:val="nil"/>
              <w:bottom w:val="nil"/>
            </w:tcBorders>
          </w:tcPr>
          <w:p ns2:paraId="72FBDEAB" ns2:textId="77777777" w:rsidR="00EE688C" w:rsidRDefault="00EE688C">
            <w:pPr>
              <w:widowControl w:val="0"/>
              <w:autoSpaceDE w:val="0"/>
              <w:autoSpaceDN w:val="0"/>
              <w:adjustRightInd w:val="0"/>
              <w:spacing w:before="15" w:after="15"/>
              <w:jc w:val="center"/>
              <w:rPr>
                <w:sz w:val="18"/>
                <w:szCs w:val="18"/>
              </w:rPr>
            </w:pPr>
            <w:r>
              <w:rPr>
                <w:sz w:val="18"/>
                <w:szCs w:val="18"/>
              </w:rPr>
              <w:t xml:space="preserve">n/a </w:t>
            </w:r>
          </w:p>
        </w:tc>
      </w:tr>
      <w:tr w:rsidR="00EE688C" ns2:paraId="327AEEF7" ns2:textId="77777777" w:rsidTr="00EE688C">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0DABB0CE" ns2:textId="77777777" w:rsidR="00EE688C" w:rsidRDefault="00EE688C">
            <w:pPr>
              <w:widowControl w:val="0"/>
              <w:autoSpaceDE w:val="0"/>
              <w:autoSpaceDN w:val="0"/>
              <w:adjustRightInd w:val="0"/>
              <w:spacing w:before="15" w:after="15"/>
              <w:rPr>
                <w:sz w:val="18"/>
                <w:szCs w:val="18"/>
              </w:rPr>
            </w:pPr>
          </w:p>
        </w:tc>
        <w:tc>
          <w:tcPr>
            <w:tcW w:w="1111" w:type="pct"/>
            <w:tcBorders>
              <w:top w:val="nil"/>
              <w:left w:val="nil"/>
              <w:bottom w:val="nil"/>
              <w:right w:val="single" w:sz="2" w:space="0" w:color="auto"/>
            </w:tcBorders>
          </w:tcPr>
          <w:p ns2:paraId="0EAA90ED" ns2:textId="77777777" w:rsidR="00EE688C" w:rsidRDefault="00EE688C">
            <w:pPr>
              <w:widowControl w:val="0"/>
              <w:autoSpaceDE w:val="0"/>
              <w:autoSpaceDN w:val="0"/>
              <w:adjustRightInd w:val="0"/>
              <w:spacing w:before="15" w:after="15"/>
              <w:ind w:left="160" w:right="1" w:hanging="160"/>
              <w:rPr>
                <w:sz w:val="18"/>
                <w:szCs w:val="18"/>
              </w:rPr>
            </w:pPr>
            <w:r>
              <w:rPr>
                <w:sz w:val="18"/>
                <w:szCs w:val="18"/>
              </w:rPr>
              <w:t xml:space="preserve">Stomatitis </w:t>
            </w:r>
          </w:p>
        </w:tc>
        <w:tc>
          <w:tcPr>
            <w:tcW w:w="741" w:type="pct"/>
            <w:tcBorders>
              <w:top w:val="nil"/>
              <w:left w:val="nil"/>
              <w:bottom w:val="nil"/>
              <w:right w:val="single" w:sz="2" w:space="0" w:color="auto"/>
            </w:tcBorders>
          </w:tcPr>
          <w:p ns2:paraId="40868F84" ns2:textId="77777777" w:rsidR="00EE688C" w:rsidRDefault="00EE688C">
            <w:pPr>
              <w:widowControl w:val="0"/>
              <w:autoSpaceDE w:val="0"/>
              <w:autoSpaceDN w:val="0"/>
              <w:adjustRightInd w:val="0"/>
              <w:spacing w:before="15" w:after="15"/>
              <w:jc w:val="center"/>
              <w:rPr>
                <w:sz w:val="18"/>
                <w:szCs w:val="18"/>
              </w:rPr>
            </w:pPr>
            <w:r>
              <w:rPr>
                <w:sz w:val="18"/>
                <w:szCs w:val="18"/>
              </w:rPr>
              <w:t xml:space="preserve">21 (1.9) </w:t>
            </w:r>
          </w:p>
        </w:tc>
        <w:tc>
          <w:tcPr>
            <w:tcW w:w="741" w:type="pct"/>
            <w:tcBorders>
              <w:top w:val="nil"/>
              <w:left w:val="nil"/>
              <w:bottom w:val="nil"/>
              <w:right w:val="single" w:sz="2" w:space="0" w:color="auto"/>
            </w:tcBorders>
          </w:tcPr>
          <w:p ns2:paraId="053C965F" ns2:textId="77777777" w:rsidR="00EE688C" w:rsidRDefault="00EE688C">
            <w:pPr>
              <w:widowControl w:val="0"/>
              <w:autoSpaceDE w:val="0"/>
              <w:autoSpaceDN w:val="0"/>
              <w:adjustRightInd w:val="0"/>
              <w:spacing w:before="15" w:after="15"/>
              <w:jc w:val="center"/>
              <w:rPr>
                <w:sz w:val="18"/>
                <w:szCs w:val="18"/>
              </w:rPr>
            </w:pPr>
            <w:r>
              <w:rPr>
                <w:sz w:val="18"/>
                <w:szCs w:val="18"/>
              </w:rPr>
              <w:t xml:space="preserve">n/a </w:t>
            </w:r>
          </w:p>
        </w:tc>
        <w:tc>
          <w:tcPr>
            <w:tcW w:w="741" w:type="pct"/>
            <w:tcBorders>
              <w:top w:val="nil"/>
              <w:left w:val="nil"/>
              <w:bottom w:val="nil"/>
            </w:tcBorders>
          </w:tcPr>
          <w:p ns2:paraId="00615EB5" ns2:textId="77777777" w:rsidR="00EE688C" w:rsidRDefault="00EE688C">
            <w:pPr>
              <w:widowControl w:val="0"/>
              <w:autoSpaceDE w:val="0"/>
              <w:autoSpaceDN w:val="0"/>
              <w:adjustRightInd w:val="0"/>
              <w:spacing w:before="15" w:after="15"/>
              <w:jc w:val="center"/>
              <w:rPr>
                <w:sz w:val="18"/>
                <w:szCs w:val="18"/>
              </w:rPr>
            </w:pPr>
            <w:r>
              <w:rPr>
                <w:sz w:val="18"/>
                <w:szCs w:val="18"/>
              </w:rPr>
              <w:t xml:space="preserve">n/a </w:t>
            </w:r>
          </w:p>
        </w:tc>
      </w:tr>
      <w:tr w:rsidR="00EE688C" ns2:paraId="1E8300B2" ns2:textId="77777777" w:rsidTr="00EE688C">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312E4FD3" ns2:textId="77777777" w:rsidR="00EE688C" w:rsidRDefault="00EE688C">
            <w:pPr>
              <w:widowControl w:val="0"/>
              <w:autoSpaceDE w:val="0"/>
              <w:autoSpaceDN w:val="0"/>
              <w:adjustRightInd w:val="0"/>
              <w:spacing w:before="15" w:after="15"/>
              <w:rPr>
                <w:sz w:val="18"/>
                <w:szCs w:val="18"/>
              </w:rPr>
            </w:pPr>
          </w:p>
        </w:tc>
        <w:tc>
          <w:tcPr>
            <w:tcW w:w="1111" w:type="pct"/>
            <w:tcBorders>
              <w:top w:val="nil"/>
              <w:left w:val="nil"/>
              <w:bottom w:val="nil"/>
              <w:right w:val="single" w:sz="2" w:space="0" w:color="auto"/>
            </w:tcBorders>
          </w:tcPr>
          <w:p ns2:paraId="58B92E90" ns2:textId="77777777" w:rsidR="00EE688C" w:rsidRDefault="00EE688C">
            <w:pPr>
              <w:widowControl w:val="0"/>
              <w:autoSpaceDE w:val="0"/>
              <w:autoSpaceDN w:val="0"/>
              <w:adjustRightInd w:val="0"/>
              <w:spacing w:before="15" w:after="15"/>
              <w:ind w:left="160" w:right="1" w:hanging="160"/>
              <w:rPr>
                <w:sz w:val="18"/>
                <w:szCs w:val="18"/>
              </w:rPr>
            </w:pPr>
            <w:r>
              <w:rPr>
                <w:sz w:val="18"/>
                <w:szCs w:val="18"/>
              </w:rPr>
              <w:t xml:space="preserve">Vomiting </w:t>
            </w:r>
          </w:p>
        </w:tc>
        <w:tc>
          <w:tcPr>
            <w:tcW w:w="741" w:type="pct"/>
            <w:tcBorders>
              <w:top w:val="nil"/>
              <w:left w:val="nil"/>
              <w:bottom w:val="nil"/>
              <w:right w:val="single" w:sz="2" w:space="0" w:color="auto"/>
            </w:tcBorders>
          </w:tcPr>
          <w:p ns2:paraId="533C2D24" ns2:textId="77777777" w:rsidR="00EE688C" w:rsidRDefault="00EE688C">
            <w:pPr>
              <w:widowControl w:val="0"/>
              <w:autoSpaceDE w:val="0"/>
              <w:autoSpaceDN w:val="0"/>
              <w:adjustRightInd w:val="0"/>
              <w:spacing w:before="15" w:after="15"/>
              <w:jc w:val="center"/>
              <w:rPr>
                <w:sz w:val="18"/>
                <w:szCs w:val="18"/>
              </w:rPr>
            </w:pPr>
            <w:r>
              <w:rPr>
                <w:sz w:val="18"/>
                <w:szCs w:val="18"/>
              </w:rPr>
              <w:t xml:space="preserve">11 (1.0) </w:t>
            </w:r>
          </w:p>
        </w:tc>
        <w:tc>
          <w:tcPr>
            <w:tcW w:w="741" w:type="pct"/>
            <w:tcBorders>
              <w:top w:val="nil"/>
              <w:left w:val="nil"/>
              <w:bottom w:val="nil"/>
              <w:right w:val="single" w:sz="2" w:space="0" w:color="auto"/>
            </w:tcBorders>
          </w:tcPr>
          <w:p ns2:paraId="469CAE52" ns2:textId="77777777" w:rsidR="00EE688C" w:rsidRDefault="00EE688C">
            <w:pPr>
              <w:widowControl w:val="0"/>
              <w:autoSpaceDE w:val="0"/>
              <w:autoSpaceDN w:val="0"/>
              <w:adjustRightInd w:val="0"/>
              <w:spacing w:before="15" w:after="15"/>
              <w:jc w:val="center"/>
              <w:rPr>
                <w:sz w:val="18"/>
                <w:szCs w:val="18"/>
              </w:rPr>
            </w:pPr>
            <w:r>
              <w:rPr>
                <w:sz w:val="18"/>
                <w:szCs w:val="18"/>
              </w:rPr>
              <w:t xml:space="preserve">n/a </w:t>
            </w:r>
          </w:p>
        </w:tc>
        <w:tc>
          <w:tcPr>
            <w:tcW w:w="741" w:type="pct"/>
            <w:tcBorders>
              <w:top w:val="nil"/>
              <w:left w:val="nil"/>
              <w:bottom w:val="nil"/>
            </w:tcBorders>
          </w:tcPr>
          <w:p ns2:paraId="03D85D61" ns2:textId="77777777" w:rsidR="00EE688C" w:rsidRDefault="00EE688C">
            <w:pPr>
              <w:widowControl w:val="0"/>
              <w:autoSpaceDE w:val="0"/>
              <w:autoSpaceDN w:val="0"/>
              <w:adjustRightInd w:val="0"/>
              <w:spacing w:before="15" w:after="15"/>
              <w:jc w:val="center"/>
              <w:rPr>
                <w:sz w:val="18"/>
                <w:szCs w:val="18"/>
              </w:rPr>
            </w:pPr>
            <w:r>
              <w:rPr>
                <w:sz w:val="18"/>
                <w:szCs w:val="18"/>
              </w:rPr>
              <w:t xml:space="preserve">n/a </w:t>
            </w:r>
          </w:p>
        </w:tc>
      </w:tr>
      <w:tr w:rsidR="00EE688C" ns2:paraId="32F3253B" ns2:textId="77777777" w:rsidTr="00EE688C">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22BE77D2" ns2:textId="77777777" w:rsidR="00EE688C" w:rsidRDefault="00EE688C">
            <w:pPr>
              <w:widowControl w:val="0"/>
              <w:autoSpaceDE w:val="0"/>
              <w:autoSpaceDN w:val="0"/>
              <w:adjustRightInd w:val="0"/>
              <w:spacing w:before="15" w:after="15"/>
              <w:ind w:left="160" w:right="1" w:hanging="160"/>
              <w:rPr>
                <w:sz w:val="18"/>
                <w:szCs w:val="18"/>
              </w:rPr>
            </w:pPr>
            <w:r>
              <w:rPr>
                <w:sz w:val="18"/>
                <w:szCs w:val="18"/>
              </w:rPr>
              <w:t xml:space="preserve"> Immune system disorders </w:t>
            </w:r>
          </w:p>
        </w:tc>
        <w:tc>
          <w:tcPr>
            <w:tcW w:w="1111" w:type="pct"/>
            <w:tcBorders>
              <w:top w:val="nil"/>
              <w:left w:val="nil"/>
              <w:bottom w:val="nil"/>
              <w:right w:val="single" w:sz="2" w:space="0" w:color="auto"/>
            </w:tcBorders>
          </w:tcPr>
          <w:p ns2:paraId="00076DE3" ns2:textId="77777777" w:rsidR="00EE688C" w:rsidRDefault="00EE688C">
            <w:pPr>
              <w:widowControl w:val="0"/>
              <w:autoSpaceDE w:val="0"/>
              <w:autoSpaceDN w:val="0"/>
              <w:adjustRightInd w:val="0"/>
              <w:spacing w:before="15" w:after="15"/>
              <w:ind w:left="160" w:right="1" w:hanging="160"/>
              <w:rPr>
                <w:sz w:val="18"/>
                <w:szCs w:val="18"/>
              </w:rPr>
            </w:pPr>
            <w:r>
              <w:rPr>
                <w:sz w:val="18"/>
                <w:szCs w:val="18"/>
              </w:rPr>
              <w:t xml:space="preserve">Anaphylactic shock </w:t>
            </w:r>
          </w:p>
        </w:tc>
        <w:tc>
          <w:tcPr>
            <w:tcW w:w="741" w:type="pct"/>
            <w:tcBorders>
              <w:top w:val="nil"/>
              <w:left w:val="nil"/>
              <w:bottom w:val="nil"/>
              <w:right w:val="single" w:sz="2" w:space="0" w:color="auto"/>
            </w:tcBorders>
          </w:tcPr>
          <w:p ns2:paraId="380F5297" ns2:textId="77777777" w:rsidR="00EE688C" w:rsidRDefault="00EE688C">
            <w:pPr>
              <w:widowControl w:val="0"/>
              <w:autoSpaceDE w:val="0"/>
              <w:autoSpaceDN w:val="0"/>
              <w:adjustRightInd w:val="0"/>
              <w:spacing w:before="15" w:after="15"/>
              <w:jc w:val="center"/>
              <w:rPr>
                <w:sz w:val="18"/>
                <w:szCs w:val="18"/>
              </w:rPr>
            </w:pPr>
            <w:r>
              <w:rPr>
                <w:sz w:val="18"/>
                <w:szCs w:val="18"/>
              </w:rPr>
              <w:t xml:space="preserve">3 (0.3) </w:t>
            </w:r>
          </w:p>
        </w:tc>
        <w:tc>
          <w:tcPr>
            <w:tcW w:w="741" w:type="pct"/>
            <w:tcBorders>
              <w:top w:val="nil"/>
              <w:left w:val="nil"/>
              <w:bottom w:val="nil"/>
              <w:right w:val="single" w:sz="2" w:space="0" w:color="auto"/>
            </w:tcBorders>
          </w:tcPr>
          <w:p ns2:paraId="3EE03C61" ns2:textId="77777777" w:rsidR="00EE688C" w:rsidRDefault="00EE688C">
            <w:pPr>
              <w:widowControl w:val="0"/>
              <w:autoSpaceDE w:val="0"/>
              <w:autoSpaceDN w:val="0"/>
              <w:adjustRightInd w:val="0"/>
              <w:spacing w:before="15" w:after="15"/>
              <w:jc w:val="center"/>
              <w:rPr>
                <w:sz w:val="18"/>
                <w:szCs w:val="18"/>
              </w:rPr>
            </w:pPr>
            <w:r>
              <w:rPr>
                <w:sz w:val="18"/>
                <w:szCs w:val="18"/>
              </w:rPr>
              <w:t xml:space="preserve">n/a </w:t>
            </w:r>
          </w:p>
        </w:tc>
        <w:tc>
          <w:tcPr>
            <w:tcW w:w="741" w:type="pct"/>
            <w:tcBorders>
              <w:top w:val="nil"/>
              <w:left w:val="nil"/>
              <w:bottom w:val="nil"/>
            </w:tcBorders>
          </w:tcPr>
          <w:p ns2:paraId="3B792E54" ns2:textId="77777777" w:rsidR="00EE688C" w:rsidRDefault="00EE688C">
            <w:pPr>
              <w:widowControl w:val="0"/>
              <w:autoSpaceDE w:val="0"/>
              <w:autoSpaceDN w:val="0"/>
              <w:adjustRightInd w:val="0"/>
              <w:spacing w:before="15" w:after="15"/>
              <w:jc w:val="center"/>
              <w:rPr>
                <w:sz w:val="18"/>
                <w:szCs w:val="18"/>
              </w:rPr>
            </w:pPr>
            <w:r>
              <w:rPr>
                <w:sz w:val="18"/>
                <w:szCs w:val="18"/>
              </w:rPr>
              <w:t xml:space="preserve">n/a </w:t>
            </w:r>
          </w:p>
        </w:tc>
      </w:tr>
      <w:tr w:rsidR="00EE688C" ns2:paraId="6FCB74D0" ns2:textId="77777777" w:rsidTr="00EE688C">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34E824AC" ns2:textId="77777777" w:rsidR="00EE688C" w:rsidRDefault="00EE688C">
            <w:pPr>
              <w:widowControl w:val="0"/>
              <w:autoSpaceDE w:val="0"/>
              <w:autoSpaceDN w:val="0"/>
              <w:adjustRightInd w:val="0"/>
              <w:spacing w:before="15" w:after="15"/>
              <w:ind w:left="160" w:right="1" w:hanging="160"/>
              <w:rPr>
                <w:sz w:val="18"/>
                <w:szCs w:val="18"/>
              </w:rPr>
            </w:pPr>
            <w:r>
              <w:rPr>
                <w:sz w:val="18"/>
                <w:szCs w:val="18"/>
              </w:rPr>
              <w:t xml:space="preserve"> Investigations </w:t>
            </w:r>
          </w:p>
        </w:tc>
        <w:tc>
          <w:tcPr>
            <w:tcW w:w="1111" w:type="pct"/>
            <w:tcBorders>
              <w:top w:val="nil"/>
              <w:left w:val="nil"/>
              <w:bottom w:val="nil"/>
              <w:right w:val="single" w:sz="2" w:space="0" w:color="auto"/>
            </w:tcBorders>
          </w:tcPr>
          <w:p ns2:paraId="48D3A4F6" ns2:textId="77777777" w:rsidR="00EE688C" w:rsidRDefault="00EE688C">
            <w:pPr>
              <w:widowControl w:val="0"/>
              <w:autoSpaceDE w:val="0"/>
              <w:autoSpaceDN w:val="0"/>
              <w:adjustRightInd w:val="0"/>
              <w:spacing w:before="15" w:after="15"/>
              <w:ind w:left="160" w:right="1" w:hanging="160"/>
              <w:rPr>
                <w:sz w:val="18"/>
                <w:szCs w:val="18"/>
              </w:rPr>
            </w:pPr>
            <w:r>
              <w:rPr>
                <w:sz w:val="18"/>
                <w:szCs w:val="18"/>
              </w:rPr>
              <w:t xml:space="preserve">Neutrophil count decreased </w:t>
            </w:r>
          </w:p>
        </w:tc>
        <w:tc>
          <w:tcPr>
            <w:tcW w:w="741" w:type="pct"/>
            <w:tcBorders>
              <w:top w:val="nil"/>
              <w:left w:val="nil"/>
              <w:bottom w:val="nil"/>
              <w:right w:val="single" w:sz="2" w:space="0" w:color="auto"/>
            </w:tcBorders>
          </w:tcPr>
          <w:p ns2:paraId="7A6C6055" ns2:textId="77777777" w:rsidR="00EE688C" w:rsidRDefault="00EE688C">
            <w:pPr>
              <w:widowControl w:val="0"/>
              <w:autoSpaceDE w:val="0"/>
              <w:autoSpaceDN w:val="0"/>
              <w:adjustRightInd w:val="0"/>
              <w:spacing w:before="15" w:after="15"/>
              <w:jc w:val="center"/>
              <w:rPr>
                <w:sz w:val="18"/>
                <w:szCs w:val="18"/>
              </w:rPr>
            </w:pPr>
            <w:r>
              <w:rPr>
                <w:sz w:val="18"/>
                <w:szCs w:val="18"/>
              </w:rPr>
              <w:t xml:space="preserve">57 (5.2) </w:t>
            </w:r>
          </w:p>
        </w:tc>
        <w:tc>
          <w:tcPr>
            <w:tcW w:w="741" w:type="pct"/>
            <w:tcBorders>
              <w:top w:val="nil"/>
              <w:left w:val="nil"/>
              <w:bottom w:val="nil"/>
              <w:right w:val="single" w:sz="2" w:space="0" w:color="auto"/>
            </w:tcBorders>
          </w:tcPr>
          <w:p ns2:paraId="2AB89D75" ns2:textId="77777777" w:rsidR="00EE688C" w:rsidRDefault="00EE688C">
            <w:pPr>
              <w:widowControl w:val="0"/>
              <w:autoSpaceDE w:val="0"/>
              <w:autoSpaceDN w:val="0"/>
              <w:adjustRightInd w:val="0"/>
              <w:spacing w:before="15" w:after="15"/>
              <w:jc w:val="center"/>
              <w:rPr>
                <w:sz w:val="18"/>
                <w:szCs w:val="18"/>
              </w:rPr>
            </w:pPr>
            <w:r>
              <w:rPr>
                <w:sz w:val="18"/>
                <w:szCs w:val="18"/>
              </w:rPr>
              <w:t xml:space="preserve">n/a </w:t>
            </w:r>
          </w:p>
        </w:tc>
        <w:tc>
          <w:tcPr>
            <w:tcW w:w="741" w:type="pct"/>
            <w:tcBorders>
              <w:top w:val="nil"/>
              <w:left w:val="nil"/>
              <w:bottom w:val="nil"/>
            </w:tcBorders>
          </w:tcPr>
          <w:p ns2:paraId="077D5FA8" ns2:textId="77777777" w:rsidR="00EE688C" w:rsidRDefault="00EE688C">
            <w:pPr>
              <w:widowControl w:val="0"/>
              <w:autoSpaceDE w:val="0"/>
              <w:autoSpaceDN w:val="0"/>
              <w:adjustRightInd w:val="0"/>
              <w:spacing w:before="15" w:after="15"/>
              <w:jc w:val="center"/>
              <w:rPr>
                <w:sz w:val="18"/>
                <w:szCs w:val="18"/>
              </w:rPr>
            </w:pPr>
            <w:r>
              <w:rPr>
                <w:sz w:val="18"/>
                <w:szCs w:val="18"/>
              </w:rPr>
              <w:t xml:space="preserve">n/a </w:t>
            </w:r>
          </w:p>
        </w:tc>
      </w:tr>
      <w:tr w:rsidR="00EE688C" ns2:paraId="3BB9F6B1" ns2:textId="77777777" w:rsidTr="00EE688C">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6B4D4606" ns2:textId="77777777" w:rsidR="00EE688C" w:rsidRDefault="00EE688C">
            <w:pPr>
              <w:widowControl w:val="0"/>
              <w:autoSpaceDE w:val="0"/>
              <w:autoSpaceDN w:val="0"/>
              <w:adjustRightInd w:val="0"/>
              <w:spacing w:before="15" w:after="15"/>
              <w:rPr>
                <w:sz w:val="18"/>
                <w:szCs w:val="18"/>
              </w:rPr>
            </w:pPr>
          </w:p>
        </w:tc>
        <w:tc>
          <w:tcPr>
            <w:tcW w:w="1111" w:type="pct"/>
            <w:tcBorders>
              <w:top w:val="nil"/>
              <w:left w:val="nil"/>
              <w:bottom w:val="nil"/>
              <w:right w:val="single" w:sz="2" w:space="0" w:color="auto"/>
            </w:tcBorders>
          </w:tcPr>
          <w:p ns2:paraId="0E8434C4" ns2:textId="77777777" w:rsidR="00EE688C" w:rsidRDefault="00EE688C">
            <w:pPr>
              <w:widowControl w:val="0"/>
              <w:autoSpaceDE w:val="0"/>
              <w:autoSpaceDN w:val="0"/>
              <w:adjustRightInd w:val="0"/>
              <w:spacing w:before="15" w:after="15"/>
              <w:ind w:left="160" w:right="1" w:hanging="160"/>
              <w:rPr>
                <w:sz w:val="18"/>
                <w:szCs w:val="18"/>
              </w:rPr>
            </w:pPr>
            <w:r>
              <w:rPr>
                <w:sz w:val="18"/>
                <w:szCs w:val="18"/>
              </w:rPr>
              <w:t xml:space="preserve">Platelet count decreased </w:t>
            </w:r>
          </w:p>
        </w:tc>
        <w:tc>
          <w:tcPr>
            <w:tcW w:w="741" w:type="pct"/>
            <w:tcBorders>
              <w:top w:val="nil"/>
              <w:left w:val="nil"/>
              <w:bottom w:val="nil"/>
              <w:right w:val="single" w:sz="2" w:space="0" w:color="auto"/>
            </w:tcBorders>
          </w:tcPr>
          <w:p ns2:paraId="00E8FBEE" ns2:textId="77777777" w:rsidR="00EE688C" w:rsidRDefault="00EE688C">
            <w:pPr>
              <w:widowControl w:val="0"/>
              <w:autoSpaceDE w:val="0"/>
              <w:autoSpaceDN w:val="0"/>
              <w:adjustRightInd w:val="0"/>
              <w:spacing w:before="15" w:after="15"/>
              <w:jc w:val="center"/>
              <w:rPr>
                <w:sz w:val="18"/>
                <w:szCs w:val="18"/>
              </w:rPr>
            </w:pPr>
            <w:r>
              <w:rPr>
                <w:sz w:val="18"/>
                <w:szCs w:val="18"/>
              </w:rPr>
              <w:t xml:space="preserve">33 (3.0) </w:t>
            </w:r>
          </w:p>
        </w:tc>
        <w:tc>
          <w:tcPr>
            <w:tcW w:w="741" w:type="pct"/>
            <w:tcBorders>
              <w:top w:val="nil"/>
              <w:left w:val="nil"/>
              <w:bottom w:val="nil"/>
              <w:right w:val="single" w:sz="2" w:space="0" w:color="auto"/>
            </w:tcBorders>
          </w:tcPr>
          <w:p ns2:paraId="051579D5" ns2:textId="77777777" w:rsidR="00EE688C" w:rsidRDefault="00EE688C">
            <w:pPr>
              <w:widowControl w:val="0"/>
              <w:autoSpaceDE w:val="0"/>
              <w:autoSpaceDN w:val="0"/>
              <w:adjustRightInd w:val="0"/>
              <w:spacing w:before="15" w:after="15"/>
              <w:jc w:val="center"/>
              <w:rPr>
                <w:sz w:val="18"/>
                <w:szCs w:val="18"/>
              </w:rPr>
            </w:pPr>
            <w:r>
              <w:rPr>
                <w:sz w:val="18"/>
                <w:szCs w:val="18"/>
              </w:rPr>
              <w:t xml:space="preserve">n/a </w:t>
            </w:r>
          </w:p>
        </w:tc>
        <w:tc>
          <w:tcPr>
            <w:tcW w:w="741" w:type="pct"/>
            <w:tcBorders>
              <w:top w:val="nil"/>
              <w:left w:val="nil"/>
              <w:bottom w:val="nil"/>
            </w:tcBorders>
          </w:tcPr>
          <w:p ns2:paraId="23EFA5D7" ns2:textId="77777777" w:rsidR="00EE688C" w:rsidRDefault="00EE688C">
            <w:pPr>
              <w:widowControl w:val="0"/>
              <w:autoSpaceDE w:val="0"/>
              <w:autoSpaceDN w:val="0"/>
              <w:adjustRightInd w:val="0"/>
              <w:spacing w:before="15" w:after="15"/>
              <w:jc w:val="center"/>
              <w:rPr>
                <w:sz w:val="18"/>
                <w:szCs w:val="18"/>
              </w:rPr>
            </w:pPr>
            <w:r>
              <w:rPr>
                <w:sz w:val="18"/>
                <w:szCs w:val="18"/>
              </w:rPr>
              <w:t xml:space="preserve">n/a </w:t>
            </w:r>
          </w:p>
        </w:tc>
      </w:tr>
      <w:tr w:rsidR="00EE688C" ns2:paraId="45672BC1" ns2:textId="77777777" w:rsidTr="00EE688C">
        <w:tblPrEx>
          <w:tblBorders>
            <w:top w:val="single" w:sz="6" w:space="0" w:color="auto"/>
            <w:bottom w:val="single" w:sz="6" w:space="0" w:color="auto"/>
          </w:tblBorders>
        </w:tblPrEx>
        <w:trPr>
          <w:jc w:val="center"/>
        </w:trPr>
        <w:tc>
          <w:tcPr>
            <w:tcW w:w="1667" w:type="pct"/>
            <w:tcBorders>
              <w:top w:val="nil"/>
              <w:bottom w:val="single" w:sz="2" w:space="0" w:color="auto"/>
              <w:right w:val="single" w:sz="2" w:space="0" w:color="auto"/>
            </w:tcBorders>
          </w:tcPr>
          <w:p ns2:paraId="6839A6B9" ns2:textId="77777777" w:rsidR="00EE688C" w:rsidRDefault="00EE688C">
            <w:pPr>
              <w:widowControl w:val="0"/>
              <w:autoSpaceDE w:val="0"/>
              <w:autoSpaceDN w:val="0"/>
              <w:adjustRightInd w:val="0"/>
              <w:spacing w:before="15" w:after="15"/>
              <w:rPr>
                <w:sz w:val="18"/>
                <w:szCs w:val="18"/>
              </w:rPr>
            </w:pPr>
          </w:p>
        </w:tc>
        <w:tc>
          <w:tcPr>
            <w:tcW w:w="1111" w:type="pct"/>
            <w:tcBorders>
              <w:top w:val="nil"/>
              <w:left w:val="nil"/>
              <w:bottom w:val="single" w:sz="2" w:space="0" w:color="auto"/>
              <w:right w:val="single" w:sz="2" w:space="0" w:color="auto"/>
            </w:tcBorders>
          </w:tcPr>
          <w:p ns2:paraId="06BDF535" ns2:textId="77777777" w:rsidR="00EE688C" w:rsidRDefault="00EE688C">
            <w:pPr>
              <w:widowControl w:val="0"/>
              <w:autoSpaceDE w:val="0"/>
              <w:autoSpaceDN w:val="0"/>
              <w:adjustRightInd w:val="0"/>
              <w:spacing w:before="15" w:after="15"/>
              <w:ind w:left="160" w:right="1" w:hanging="160"/>
              <w:rPr>
                <w:sz w:val="18"/>
                <w:szCs w:val="18"/>
              </w:rPr>
            </w:pPr>
            <w:r>
              <w:rPr>
                <w:sz w:val="18"/>
                <w:szCs w:val="18"/>
              </w:rPr>
              <w:t xml:space="preserve">White blood cell count decreased </w:t>
            </w:r>
          </w:p>
        </w:tc>
        <w:tc>
          <w:tcPr>
            <w:tcW w:w="741" w:type="pct"/>
            <w:tcBorders>
              <w:top w:val="nil"/>
              <w:left w:val="nil"/>
              <w:bottom w:val="single" w:sz="2" w:space="0" w:color="auto"/>
              <w:right w:val="single" w:sz="2" w:space="0" w:color="auto"/>
            </w:tcBorders>
          </w:tcPr>
          <w:p ns2:paraId="4074983E" ns2:textId="77777777" w:rsidR="00EE688C" w:rsidRDefault="00EE688C">
            <w:pPr>
              <w:widowControl w:val="0"/>
              <w:autoSpaceDE w:val="0"/>
              <w:autoSpaceDN w:val="0"/>
              <w:adjustRightInd w:val="0"/>
              <w:spacing w:before="15" w:after="15"/>
              <w:jc w:val="center"/>
              <w:rPr>
                <w:sz w:val="18"/>
                <w:szCs w:val="18"/>
              </w:rPr>
            </w:pPr>
            <w:r>
              <w:rPr>
                <w:sz w:val="18"/>
                <w:szCs w:val="18"/>
              </w:rPr>
              <w:t xml:space="preserve">43 (3.9) </w:t>
            </w:r>
          </w:p>
        </w:tc>
        <w:tc>
          <w:tcPr>
            <w:tcW w:w="741" w:type="pct"/>
            <w:tcBorders>
              <w:top w:val="nil"/>
              <w:left w:val="nil"/>
              <w:bottom w:val="single" w:sz="2" w:space="0" w:color="auto"/>
              <w:right w:val="single" w:sz="2" w:space="0" w:color="auto"/>
            </w:tcBorders>
          </w:tcPr>
          <w:p ns2:paraId="54015FE2" ns2:textId="77777777" w:rsidR="00EE688C" w:rsidRDefault="00EE688C">
            <w:pPr>
              <w:widowControl w:val="0"/>
              <w:autoSpaceDE w:val="0"/>
              <w:autoSpaceDN w:val="0"/>
              <w:adjustRightInd w:val="0"/>
              <w:spacing w:before="15" w:after="15"/>
              <w:jc w:val="center"/>
              <w:rPr>
                <w:sz w:val="18"/>
                <w:szCs w:val="18"/>
              </w:rPr>
            </w:pPr>
            <w:r>
              <w:rPr>
                <w:sz w:val="18"/>
                <w:szCs w:val="18"/>
              </w:rPr>
              <w:t xml:space="preserve">n/a </w:t>
            </w:r>
          </w:p>
        </w:tc>
        <w:tc>
          <w:tcPr>
            <w:tcW w:w="741" w:type="pct"/>
            <w:tcBorders>
              <w:top w:val="nil"/>
              <w:left w:val="nil"/>
              <w:bottom w:val="single" w:sz="2" w:space="0" w:color="auto"/>
            </w:tcBorders>
          </w:tcPr>
          <w:p ns2:paraId="53C84761" ns2:textId="77777777" w:rsidR="00EE688C" w:rsidRDefault="00EE688C">
            <w:pPr>
              <w:widowControl w:val="0"/>
              <w:autoSpaceDE w:val="0"/>
              <w:autoSpaceDN w:val="0"/>
              <w:adjustRightInd w:val="0"/>
              <w:spacing w:before="15" w:after="15"/>
              <w:jc w:val="center"/>
              <w:rPr>
                <w:sz w:val="18"/>
                <w:szCs w:val="18"/>
              </w:rPr>
            </w:pPr>
            <w:r>
              <w:rPr>
                <w:sz w:val="18"/>
                <w:szCs w:val="18"/>
              </w:rPr>
              <w:t xml:space="preserve">n/a </w:t>
            </w:r>
          </w:p>
        </w:tc>
      </w:tr>
    </w:tbl>
    <w:p ns2:paraId="22066AF3" ns2:textId="77777777" w:rsidR="00EE688C" w:rsidRDefault="00EE688C">
      <w:pPr>
        <w:widowControl w:val="0"/>
        <w:autoSpaceDE w:val="0"/>
        <w:autoSpaceDN w:val="0"/>
        <w:adjustRightInd w:val="0"/>
        <w:rPr>
          <w:sz w:val="18"/>
          <w:szCs w:val="18"/>
        </w:rPr>
      </w:pPr>
      <w:ins w:id="12732" w:author="GoldenCorpusHarness" w:date="2026-03-28T21:57:55Z">
        <w:r>
          <w:t>Sac-TMT 4 mg/kg plus Bevacizumab 10 mg/kg + KL-A167 900 mg, q2w (n=64): The most frequently reported drug‑related AEs (≥25%) were stomatitis (65.6%), anemia (57.8%), WBC count decreased and neutrophil count decreased (46.9% each), alopecia (34.4%), ALT increased (31.3%), and nausea (25%) [Table 76].</w:t>
        </w:r>
      </w:ins>
    </w:p>
    <w:tbl>
      <w:tblPr>
        <w:tblW w:w="5000" w:type="pct"/>
        <w:jc w:val="center"/>
        <w:tblBorders>
          <w:top w:val="double" w:sz="6" w:space="0" w:color="auto"/>
          <w:left w:val="single" w:sz="6" w:space="0" w:color="auto"/>
          <w:bottom w:val="double" w:sz="6" w:space="0" w:color="auto"/>
          <w:right w:val="single" w:sz="6" w:space="0" w:color="auto"/>
        </w:tblBorders>
        <w:tblLook w:val="0000" w:firstRow="0" w:lastRow="0" w:firstColumn="0" w:lastColumn="0" w:noHBand="0" w:noVBand="0"/>
      </w:tblPr>
      <w:tblGrid>
        <w:gridCol w:w="2996"/>
        <w:gridCol w:w="1996"/>
        <w:gridCol w:w="1331"/>
        <w:gridCol w:w="1331"/>
        <w:gridCol w:w="1330"/>
      </w:tblGrid>
      <w:tr w:rsidR="00EE688C" ns2:paraId="2F7DED4D" ns2:textId="77777777" w:rsidTr="00EE688C">
        <w:trPr>
          <w:jc w:val="center"/>
        </w:trPr>
        <w:tc>
          <w:tcPr>
            <w:tcW w:w="1667" w:type="pct"/>
            <w:tcBorders>
              <w:top w:val="double" w:sz="6" w:space="0" w:color="auto"/>
              <w:bottom w:val="nil"/>
              <w:right w:val="single" w:sz="2" w:space="0" w:color="auto"/>
            </w:tcBorders>
          </w:tcPr>
          <w:p ns2:paraId="516F0BB4" ns2:textId="77777777" w:rsidR="00EE688C" w:rsidRDefault="00EE688C">
            <w:pPr>
              <w:widowControl w:val="0"/>
              <w:autoSpaceDE w:val="0"/>
              <w:autoSpaceDN w:val="0"/>
              <w:adjustRightInd w:val="0"/>
              <w:spacing w:before="15" w:after="15"/>
              <w:rPr>
                <w:sz w:val="18"/>
                <w:szCs w:val="18"/>
              </w:rPr>
            </w:pPr>
          </w:p>
        </w:tc>
        <w:tc>
          <w:tcPr>
            <w:tcW w:w="1111" w:type="pct"/>
            <w:tcBorders>
              <w:top w:val="double" w:sz="6" w:space="0" w:color="auto"/>
              <w:left w:val="nil"/>
              <w:bottom w:val="nil"/>
              <w:right w:val="single" w:sz="2" w:space="0" w:color="auto"/>
            </w:tcBorders>
          </w:tcPr>
          <w:p ns2:paraId="2C20E4AA" ns2:textId="77777777" w:rsidR="00EE688C" w:rsidRDefault="00EE688C">
            <w:pPr>
              <w:widowControl w:val="0"/>
              <w:autoSpaceDE w:val="0"/>
              <w:autoSpaceDN w:val="0"/>
              <w:adjustRightInd w:val="0"/>
              <w:spacing w:before="15" w:after="15"/>
              <w:rPr>
                <w:sz w:val="18"/>
                <w:szCs w:val="18"/>
              </w:rPr>
            </w:pPr>
          </w:p>
        </w:tc>
        <w:tc>
          <w:tcPr>
            <w:tcW w:w="2222" w:type="pct"/>
            <w:gridSpan w:val="3"/>
            <w:tcBorders>
              <w:top w:val="double" w:sz="6" w:space="0" w:color="auto"/>
              <w:left w:val="nil"/>
              <w:bottom w:val="single" w:sz="2" w:space="0" w:color="auto"/>
            </w:tcBorders>
          </w:tcPr>
          <w:p ns2:paraId="04F1134C" ns2:textId="77777777" w:rsidR="00EE688C" w:rsidRDefault="00EE688C">
            <w:pPr>
              <w:widowControl w:val="0"/>
              <w:autoSpaceDE w:val="0"/>
              <w:autoSpaceDN w:val="0"/>
              <w:adjustRightInd w:val="0"/>
              <w:spacing w:before="15" w:after="15"/>
              <w:jc w:val="center"/>
              <w:rPr>
                <w:sz w:val="18"/>
                <w:szCs w:val="18"/>
              </w:rPr>
            </w:pPr>
            <w:r>
              <w:rPr>
                <w:sz w:val="18"/>
                <w:szCs w:val="18"/>
              </w:rPr>
              <w:t xml:space="preserve">Total Number of Participants Exposed N = 1098 </w:t>
            </w:r>
          </w:p>
        </w:tc>
      </w:tr>
      <w:tr w:rsidR="00EE688C" ns2:paraId="04D895CD" ns2:textId="77777777" w:rsidTr="00EE688C">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0D0580A3" ns2:textId="77777777" w:rsidR="00EE688C" w:rsidRDefault="00EE688C">
            <w:pPr>
              <w:widowControl w:val="0"/>
              <w:autoSpaceDE w:val="0"/>
              <w:autoSpaceDN w:val="0"/>
              <w:adjustRightInd w:val="0"/>
              <w:spacing w:before="15" w:after="15"/>
              <w:rPr>
                <w:sz w:val="18"/>
                <w:szCs w:val="18"/>
              </w:rPr>
            </w:pPr>
          </w:p>
        </w:tc>
        <w:tc>
          <w:tcPr>
            <w:tcW w:w="1111" w:type="pct"/>
            <w:tcBorders>
              <w:top w:val="nil"/>
              <w:left w:val="nil"/>
              <w:bottom w:val="nil"/>
              <w:right w:val="single" w:sz="2" w:space="0" w:color="auto"/>
            </w:tcBorders>
          </w:tcPr>
          <w:p ns2:paraId="2724A2A4" ns2:textId="77777777" w:rsidR="00EE688C" w:rsidRDefault="00EE688C">
            <w:pPr>
              <w:widowControl w:val="0"/>
              <w:autoSpaceDE w:val="0"/>
              <w:autoSpaceDN w:val="0"/>
              <w:adjustRightInd w:val="0"/>
              <w:spacing w:before="15" w:after="15"/>
              <w:rPr>
                <w:sz w:val="18"/>
                <w:szCs w:val="18"/>
              </w:rPr>
            </w:pPr>
          </w:p>
        </w:tc>
        <w:tc>
          <w:tcPr>
            <w:tcW w:w="741" w:type="pct"/>
            <w:tcBorders>
              <w:top w:val="nil"/>
              <w:left w:val="nil"/>
              <w:bottom w:val="nil"/>
              <w:right w:val="single" w:sz="2" w:space="0" w:color="auto"/>
            </w:tcBorders>
          </w:tcPr>
          <w:p ns2:paraId="4380349C" ns2:textId="77777777" w:rsidR="00EE688C" w:rsidRDefault="00EE688C">
            <w:pPr>
              <w:widowControl w:val="0"/>
              <w:autoSpaceDE w:val="0"/>
              <w:autoSpaceDN w:val="0"/>
              <w:adjustRightInd w:val="0"/>
              <w:spacing w:before="15" w:after="15"/>
              <w:jc w:val="center"/>
              <w:rPr>
                <w:sz w:val="18"/>
                <w:szCs w:val="18"/>
              </w:rPr>
            </w:pPr>
          </w:p>
        </w:tc>
        <w:tc>
          <w:tcPr>
            <w:tcW w:w="741" w:type="pct"/>
            <w:tcBorders>
              <w:top w:val="nil"/>
              <w:left w:val="nil"/>
              <w:bottom w:val="nil"/>
              <w:right w:val="single" w:sz="2" w:space="0" w:color="auto"/>
            </w:tcBorders>
          </w:tcPr>
          <w:p ns2:paraId="286F2601" ns2:textId="77777777" w:rsidR="00EE688C" w:rsidRDefault="00EE688C">
            <w:pPr>
              <w:widowControl w:val="0"/>
              <w:autoSpaceDE w:val="0"/>
              <w:autoSpaceDN w:val="0"/>
              <w:adjustRightInd w:val="0"/>
              <w:spacing w:before="15" w:after="15"/>
              <w:jc w:val="center"/>
              <w:rPr>
                <w:sz w:val="18"/>
                <w:szCs w:val="18"/>
              </w:rPr>
            </w:pPr>
            <w:r>
              <w:rPr>
                <w:sz w:val="18"/>
                <w:szCs w:val="18"/>
              </w:rPr>
              <w:t xml:space="preserve">Occurrence of </w:t>
            </w:r>
          </w:p>
        </w:tc>
        <w:tc>
          <w:tcPr>
            <w:tcW w:w="741" w:type="pct"/>
            <w:tcBorders>
              <w:top w:val="nil"/>
              <w:left w:val="nil"/>
              <w:bottom w:val="nil"/>
            </w:tcBorders>
          </w:tcPr>
          <w:p ns2:paraId="4B11CC54" ns2:textId="77777777" w:rsidR="00EE688C" w:rsidRDefault="00EE688C">
            <w:pPr>
              <w:widowControl w:val="0"/>
              <w:autoSpaceDE w:val="0"/>
              <w:autoSpaceDN w:val="0"/>
              <w:adjustRightInd w:val="0"/>
              <w:spacing w:before="15" w:after="15"/>
              <w:jc w:val="center"/>
              <w:rPr>
                <w:sz w:val="18"/>
                <w:szCs w:val="18"/>
              </w:rPr>
            </w:pPr>
            <w:r>
              <w:rPr>
                <w:sz w:val="18"/>
                <w:szCs w:val="18"/>
              </w:rPr>
              <w:t xml:space="preserve">Occurrence of Life </w:t>
            </w:r>
          </w:p>
        </w:tc>
      </w:tr>
      <w:tr w:rsidR="00EE688C" ns2:paraId="1A804099" ns2:textId="77777777" w:rsidTr="00EE688C">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03F78070" ns2:textId="77777777" w:rsidR="00EE688C" w:rsidRDefault="00EE688C">
            <w:pPr>
              <w:widowControl w:val="0"/>
              <w:autoSpaceDE w:val="0"/>
              <w:autoSpaceDN w:val="0"/>
              <w:adjustRightInd w:val="0"/>
              <w:spacing w:before="15" w:after="15"/>
              <w:rPr>
                <w:sz w:val="18"/>
                <w:szCs w:val="18"/>
              </w:rPr>
            </w:pPr>
          </w:p>
        </w:tc>
        <w:tc>
          <w:tcPr>
            <w:tcW w:w="1111" w:type="pct"/>
            <w:tcBorders>
              <w:top w:val="nil"/>
              <w:left w:val="nil"/>
              <w:bottom w:val="nil"/>
              <w:right w:val="single" w:sz="2" w:space="0" w:color="auto"/>
            </w:tcBorders>
          </w:tcPr>
          <w:p ns2:paraId="49070D8C" ns2:textId="77777777" w:rsidR="00EE688C" w:rsidRDefault="00EE688C">
            <w:pPr>
              <w:widowControl w:val="0"/>
              <w:autoSpaceDE w:val="0"/>
              <w:autoSpaceDN w:val="0"/>
              <w:adjustRightInd w:val="0"/>
              <w:spacing w:before="15" w:after="15"/>
              <w:rPr>
                <w:sz w:val="18"/>
                <w:szCs w:val="18"/>
              </w:rPr>
            </w:pPr>
            <w:r>
              <w:rPr>
                <w:sz w:val="18"/>
                <w:szCs w:val="18"/>
              </w:rPr>
              <w:t xml:space="preserve">SARs </w:t>
            </w:r>
          </w:p>
        </w:tc>
        <w:tc>
          <w:tcPr>
            <w:tcW w:w="741" w:type="pct"/>
            <w:tcBorders>
              <w:top w:val="nil"/>
              <w:left w:val="nil"/>
              <w:bottom w:val="nil"/>
              <w:right w:val="single" w:sz="2" w:space="0" w:color="auto"/>
            </w:tcBorders>
          </w:tcPr>
          <w:p ns2:paraId="2E9F8AED" ns2:textId="77777777" w:rsidR="00EE688C" w:rsidRDefault="00EE688C">
            <w:pPr>
              <w:widowControl w:val="0"/>
              <w:autoSpaceDE w:val="0"/>
              <w:autoSpaceDN w:val="0"/>
              <w:adjustRightInd w:val="0"/>
              <w:spacing w:before="15" w:after="15"/>
              <w:jc w:val="center"/>
              <w:rPr>
                <w:sz w:val="18"/>
                <w:szCs w:val="18"/>
              </w:rPr>
            </w:pPr>
            <w:r>
              <w:rPr>
                <w:sz w:val="18"/>
                <w:szCs w:val="18"/>
              </w:rPr>
              <w:t xml:space="preserve">All SARs </w:t>
            </w:r>
          </w:p>
        </w:tc>
        <w:tc>
          <w:tcPr>
            <w:tcW w:w="741" w:type="pct"/>
            <w:tcBorders>
              <w:top w:val="nil"/>
              <w:left w:val="nil"/>
              <w:bottom w:val="nil"/>
              <w:right w:val="single" w:sz="2" w:space="0" w:color="auto"/>
            </w:tcBorders>
          </w:tcPr>
          <w:p ns2:paraId="39A1827C" ns2:textId="77777777" w:rsidR="00EE688C" w:rsidRDefault="00EE688C">
            <w:pPr>
              <w:widowControl w:val="0"/>
              <w:autoSpaceDE w:val="0"/>
              <w:autoSpaceDN w:val="0"/>
              <w:adjustRightInd w:val="0"/>
              <w:spacing w:before="15" w:after="15"/>
              <w:jc w:val="center"/>
              <w:rPr>
                <w:sz w:val="18"/>
                <w:szCs w:val="18"/>
              </w:rPr>
            </w:pPr>
            <w:r>
              <w:rPr>
                <w:sz w:val="18"/>
                <w:szCs w:val="18"/>
              </w:rPr>
              <w:t xml:space="preserve">Fatal SARs </w:t>
            </w:r>
          </w:p>
        </w:tc>
        <w:tc>
          <w:tcPr>
            <w:tcW w:w="741" w:type="pct"/>
            <w:tcBorders>
              <w:top w:val="nil"/>
              <w:left w:val="nil"/>
              <w:bottom w:val="nil"/>
            </w:tcBorders>
          </w:tcPr>
          <w:p ns2:paraId="0417A777" ns2:textId="77777777" w:rsidR="00EE688C" w:rsidRDefault="00EE688C">
            <w:pPr>
              <w:widowControl w:val="0"/>
              <w:autoSpaceDE w:val="0"/>
              <w:autoSpaceDN w:val="0"/>
              <w:adjustRightInd w:val="0"/>
              <w:spacing w:before="15" w:after="15"/>
              <w:jc w:val="center"/>
              <w:rPr>
                <w:sz w:val="18"/>
                <w:szCs w:val="18"/>
              </w:rPr>
            </w:pPr>
            <w:r>
              <w:rPr>
                <w:sz w:val="18"/>
                <w:szCs w:val="18"/>
              </w:rPr>
              <w:t xml:space="preserve">Threatening SARs </w:t>
            </w:r>
          </w:p>
        </w:tc>
      </w:tr>
      <w:tr w:rsidR="00EE688C" ns2:paraId="37553F7D" ns2:textId="77777777" w:rsidTr="00EE688C">
        <w:tblPrEx>
          <w:tblBorders>
            <w:top w:val="single" w:sz="6" w:space="0" w:color="auto"/>
            <w:bottom w:val="single" w:sz="6" w:space="0" w:color="auto"/>
          </w:tblBorders>
        </w:tblPrEx>
        <w:trPr>
          <w:jc w:val="center"/>
        </w:trPr>
        <w:tc>
          <w:tcPr>
            <w:tcW w:w="1667" w:type="pct"/>
            <w:tcBorders>
              <w:top w:val="nil"/>
              <w:bottom w:val="single" w:sz="2" w:space="0" w:color="auto"/>
              <w:right w:val="single" w:sz="2" w:space="0" w:color="auto"/>
            </w:tcBorders>
          </w:tcPr>
          <w:p ns2:paraId="453AE22F" ns2:textId="77777777" w:rsidR="00EE688C" w:rsidRDefault="00EE688C">
            <w:pPr>
              <w:widowControl w:val="0"/>
              <w:autoSpaceDE w:val="0"/>
              <w:autoSpaceDN w:val="0"/>
              <w:adjustRightInd w:val="0"/>
              <w:spacing w:before="15" w:after="15"/>
              <w:rPr>
                <w:sz w:val="18"/>
                <w:szCs w:val="18"/>
              </w:rPr>
            </w:pPr>
            <w:r>
              <w:rPr>
                <w:sz w:val="18"/>
                <w:szCs w:val="18"/>
              </w:rPr>
              <w:t>SOC</w:t>
            </w:r>
          </w:p>
        </w:tc>
        <w:tc>
          <w:tcPr>
            <w:tcW w:w="1111" w:type="pct"/>
            <w:tcBorders>
              <w:top w:val="nil"/>
              <w:left w:val="nil"/>
              <w:bottom w:val="single" w:sz="2" w:space="0" w:color="auto"/>
              <w:right w:val="single" w:sz="2" w:space="0" w:color="auto"/>
            </w:tcBorders>
          </w:tcPr>
          <w:p ns2:paraId="7F03EC2D" ns2:textId="77777777" w:rsidR="00EE688C" w:rsidRDefault="00EE688C">
            <w:pPr>
              <w:widowControl w:val="0"/>
              <w:autoSpaceDE w:val="0"/>
              <w:autoSpaceDN w:val="0"/>
              <w:adjustRightInd w:val="0"/>
              <w:spacing w:before="15" w:after="15"/>
              <w:rPr>
                <w:sz w:val="18"/>
                <w:szCs w:val="18"/>
              </w:rPr>
            </w:pPr>
            <w:r>
              <w:rPr>
                <w:sz w:val="18"/>
                <w:szCs w:val="18"/>
              </w:rPr>
              <w:t xml:space="preserve">(MedDRA Preferred Terms) </w:t>
            </w:r>
          </w:p>
        </w:tc>
        <w:tc>
          <w:tcPr>
            <w:tcW w:w="741" w:type="pct"/>
            <w:tcBorders>
              <w:top w:val="nil"/>
              <w:left w:val="nil"/>
              <w:bottom w:val="single" w:sz="2" w:space="0" w:color="auto"/>
              <w:right w:val="single" w:sz="2" w:space="0" w:color="auto"/>
            </w:tcBorders>
          </w:tcPr>
          <w:p ns2:paraId="54888903" ns2:textId="77777777" w:rsidR="00EE688C" w:rsidRDefault="00EE688C">
            <w:pPr>
              <w:widowControl w:val="0"/>
              <w:autoSpaceDE w:val="0"/>
              <w:autoSpaceDN w:val="0"/>
              <w:adjustRightInd w:val="0"/>
              <w:spacing w:before="15" w:after="15"/>
              <w:jc w:val="center"/>
              <w:rPr>
                <w:sz w:val="18"/>
                <w:szCs w:val="18"/>
              </w:rPr>
            </w:pPr>
            <w:r>
              <w:rPr>
                <w:sz w:val="18"/>
                <w:szCs w:val="18"/>
              </w:rPr>
              <w:t>n</w:t>
            </w:r>
            <w:r>
              <w:rPr>
                <w:sz w:val="18"/>
                <w:szCs w:val="18"/>
                <w:vertAlign w:val="superscript"/>
              </w:rPr>
              <w:t>a</w:t>
            </w:r>
            <w:r>
              <w:rPr>
                <w:sz w:val="18"/>
                <w:szCs w:val="18"/>
              </w:rPr>
              <w:t xml:space="preserve"> (%) </w:t>
            </w:r>
          </w:p>
        </w:tc>
        <w:tc>
          <w:tcPr>
            <w:tcW w:w="741" w:type="pct"/>
            <w:tcBorders>
              <w:top w:val="nil"/>
              <w:left w:val="nil"/>
              <w:bottom w:val="single" w:sz="2" w:space="0" w:color="auto"/>
              <w:right w:val="single" w:sz="2" w:space="0" w:color="auto"/>
            </w:tcBorders>
          </w:tcPr>
          <w:p ns2:paraId="14FD0BF0" ns2:textId="77777777" w:rsidR="00EE688C" w:rsidRDefault="00EE688C">
            <w:pPr>
              <w:widowControl w:val="0"/>
              <w:autoSpaceDE w:val="0"/>
              <w:autoSpaceDN w:val="0"/>
              <w:adjustRightInd w:val="0"/>
              <w:spacing w:before="15" w:after="15"/>
              <w:jc w:val="center"/>
              <w:rPr>
                <w:sz w:val="18"/>
                <w:szCs w:val="18"/>
              </w:rPr>
            </w:pPr>
            <w:r>
              <w:rPr>
                <w:sz w:val="18"/>
                <w:szCs w:val="18"/>
              </w:rPr>
              <w:t>n</w:t>
            </w:r>
            <w:r>
              <w:rPr>
                <w:sz w:val="18"/>
                <w:szCs w:val="18"/>
                <w:vertAlign w:val="superscript"/>
              </w:rPr>
              <w:t>a</w:t>
            </w:r>
            <w:r>
              <w:rPr>
                <w:sz w:val="18"/>
                <w:szCs w:val="18"/>
              </w:rPr>
              <w:t xml:space="preserve"> (%) </w:t>
            </w:r>
          </w:p>
        </w:tc>
        <w:tc>
          <w:tcPr>
            <w:tcW w:w="741" w:type="pct"/>
            <w:tcBorders>
              <w:top w:val="nil"/>
              <w:left w:val="nil"/>
              <w:bottom w:val="single" w:sz="2" w:space="0" w:color="auto"/>
            </w:tcBorders>
          </w:tcPr>
          <w:p ns2:paraId="4ABFB37B" ns2:textId="77777777" w:rsidR="00EE688C" w:rsidRDefault="00EE688C">
            <w:pPr>
              <w:widowControl w:val="0"/>
              <w:autoSpaceDE w:val="0"/>
              <w:autoSpaceDN w:val="0"/>
              <w:adjustRightInd w:val="0"/>
              <w:spacing w:before="15" w:after="15"/>
              <w:jc w:val="center"/>
              <w:rPr>
                <w:sz w:val="18"/>
                <w:szCs w:val="18"/>
              </w:rPr>
            </w:pPr>
            <w:r>
              <w:rPr>
                <w:sz w:val="18"/>
                <w:szCs w:val="18"/>
              </w:rPr>
              <w:t>n</w:t>
            </w:r>
            <w:r>
              <w:rPr>
                <w:sz w:val="18"/>
                <w:szCs w:val="18"/>
                <w:vertAlign w:val="superscript"/>
              </w:rPr>
              <w:t>a</w:t>
            </w:r>
            <w:r>
              <w:rPr>
                <w:sz w:val="18"/>
                <w:szCs w:val="18"/>
              </w:rPr>
              <w:t xml:space="preserve"> (%) </w:t>
            </w:r>
          </w:p>
        </w:tc>
      </w:tr>
      <w:tr w:rsidR="00EE688C" ns2:paraId="190A0B48" ns2:textId="77777777" w:rsidTr="002C5A84">
        <w:tblPrEx>
          <w:tblBorders>
            <w:top w:val="single" w:sz="6" w:space="0" w:color="auto"/>
            <w:bottom w:val="single" w:sz="6" w:space="0" w:color="auto"/>
          </w:tblBorders>
        </w:tblPrEx>
        <w:trPr>
          <w:jc w:val="center"/>
        </w:trPr>
        <w:tc>
          <w:tcPr>
            <w:tcW w:w="1667" w:type="pct"/>
            <w:tcBorders>
              <w:top w:val="nil"/>
              <w:bottom w:val="single" w:sz="6" w:space="0" w:color="auto"/>
              <w:right w:val="single" w:sz="2" w:space="0" w:color="auto"/>
            </w:tcBorders>
          </w:tcPr>
          <w:p ns2:paraId="5C717507" ns2:textId="77777777" w:rsidR="00EE688C" w:rsidRDefault="00EE688C">
            <w:pPr>
              <w:widowControl w:val="0"/>
              <w:autoSpaceDE w:val="0"/>
              <w:autoSpaceDN w:val="0"/>
              <w:adjustRightInd w:val="0"/>
              <w:spacing w:before="15" w:after="15"/>
              <w:ind w:left="160" w:right="1" w:hanging="160"/>
              <w:rPr>
                <w:sz w:val="18"/>
                <w:szCs w:val="18"/>
              </w:rPr>
            </w:pPr>
            <w:r>
              <w:rPr>
                <w:sz w:val="18"/>
                <w:szCs w:val="18"/>
              </w:rPr>
              <w:t xml:space="preserve"> Skin and subcutaneous tissue disorders </w:t>
            </w:r>
          </w:p>
        </w:tc>
        <w:tc>
          <w:tcPr>
            <w:tcW w:w="1111" w:type="pct"/>
            <w:tcBorders>
              <w:top w:val="nil"/>
              <w:left w:val="nil"/>
              <w:bottom w:val="single" w:sz="6" w:space="0" w:color="auto"/>
              <w:right w:val="single" w:sz="2" w:space="0" w:color="auto"/>
            </w:tcBorders>
          </w:tcPr>
          <w:p ns2:paraId="07A3667D" ns2:textId="77777777" w:rsidR="00EE688C" w:rsidRDefault="00EE688C">
            <w:pPr>
              <w:widowControl w:val="0"/>
              <w:autoSpaceDE w:val="0"/>
              <w:autoSpaceDN w:val="0"/>
              <w:adjustRightInd w:val="0"/>
              <w:spacing w:before="15" w:after="15"/>
              <w:ind w:left="160" w:right="1" w:hanging="160"/>
              <w:rPr>
                <w:sz w:val="18"/>
                <w:szCs w:val="18"/>
              </w:rPr>
            </w:pPr>
            <w:r>
              <w:rPr>
                <w:sz w:val="18"/>
                <w:szCs w:val="18"/>
              </w:rPr>
              <w:t xml:space="preserve">Rash </w:t>
            </w:r>
          </w:p>
        </w:tc>
        <w:tc>
          <w:tcPr>
            <w:tcW w:w="741" w:type="pct"/>
            <w:tcBorders>
              <w:top w:val="nil"/>
              <w:left w:val="nil"/>
              <w:bottom w:val="single" w:sz="6" w:space="0" w:color="auto"/>
              <w:right w:val="single" w:sz="2" w:space="0" w:color="auto"/>
            </w:tcBorders>
          </w:tcPr>
          <w:p ns2:paraId="229F6DD4" ns2:textId="77777777" w:rsidR="00EE688C" w:rsidRDefault="00EE688C">
            <w:pPr>
              <w:widowControl w:val="0"/>
              <w:autoSpaceDE w:val="0"/>
              <w:autoSpaceDN w:val="0"/>
              <w:adjustRightInd w:val="0"/>
              <w:spacing w:before="15" w:after="15"/>
              <w:jc w:val="center"/>
              <w:rPr>
                <w:sz w:val="18"/>
                <w:szCs w:val="18"/>
              </w:rPr>
            </w:pPr>
            <w:r>
              <w:rPr>
                <w:sz w:val="18"/>
                <w:szCs w:val="18"/>
              </w:rPr>
              <w:t xml:space="preserve">5 (0.5) </w:t>
            </w:r>
          </w:p>
        </w:tc>
        <w:tc>
          <w:tcPr>
            <w:tcW w:w="741" w:type="pct"/>
            <w:tcBorders>
              <w:top w:val="nil"/>
              <w:left w:val="nil"/>
              <w:bottom w:val="single" w:sz="6" w:space="0" w:color="auto"/>
              <w:right w:val="single" w:sz="2" w:space="0" w:color="auto"/>
            </w:tcBorders>
          </w:tcPr>
          <w:p ns2:paraId="59451C21" ns2:textId="77777777" w:rsidR="00EE688C" w:rsidRDefault="00EE688C">
            <w:pPr>
              <w:widowControl w:val="0"/>
              <w:autoSpaceDE w:val="0"/>
              <w:autoSpaceDN w:val="0"/>
              <w:adjustRightInd w:val="0"/>
              <w:spacing w:before="15" w:after="15"/>
              <w:jc w:val="center"/>
              <w:rPr>
                <w:sz w:val="18"/>
                <w:szCs w:val="18"/>
              </w:rPr>
            </w:pPr>
            <w:r>
              <w:rPr>
                <w:sz w:val="18"/>
                <w:szCs w:val="18"/>
              </w:rPr>
              <w:t xml:space="preserve">n/a </w:t>
            </w:r>
          </w:p>
        </w:tc>
        <w:tc>
          <w:tcPr>
            <w:tcW w:w="741" w:type="pct"/>
            <w:tcBorders>
              <w:top w:val="nil"/>
              <w:left w:val="nil"/>
              <w:bottom w:val="single" w:sz="6" w:space="0" w:color="auto"/>
            </w:tcBorders>
          </w:tcPr>
          <w:p ns2:paraId="4B550E15" ns2:textId="77777777" w:rsidR="00EE688C" w:rsidRDefault="00EE688C">
            <w:pPr>
              <w:widowControl w:val="0"/>
              <w:autoSpaceDE w:val="0"/>
              <w:autoSpaceDN w:val="0"/>
              <w:adjustRightInd w:val="0"/>
              <w:spacing w:before="15" w:after="15"/>
              <w:jc w:val="center"/>
              <w:rPr>
                <w:sz w:val="18"/>
                <w:szCs w:val="18"/>
              </w:rPr>
            </w:pPr>
            <w:r>
              <w:rPr>
                <w:sz w:val="18"/>
                <w:szCs w:val="18"/>
              </w:rPr>
              <w:t xml:space="preserve">n/a </w:t>
            </w:r>
          </w:p>
        </w:tc>
      </w:tr>
      <w:tr w:rsidR="00EE688C" ns2:paraId="500613F9" ns2:textId="77777777" w:rsidTr="002C5A84">
        <w:tblPrEx>
          <w:tblBorders>
            <w:top w:val="single" w:sz="6" w:space="0" w:color="auto"/>
            <w:bottom w:val="single" w:sz="6" w:space="0" w:color="auto"/>
          </w:tblBorders>
        </w:tblPrEx>
        <w:trPr>
          <w:jc w:val="center"/>
        </w:trPr>
        <w:tc>
          <w:tcPr>
            <w:tcW w:w="5000" w:type="pct"/>
            <w:gridSpan w:val="5"/>
            <w:tcBorders>
              <w:top w:val="single" w:sz="6" w:space="0" w:color="auto"/>
              <w:bottom w:val="double" w:sz="6" w:space="0" w:color="auto"/>
            </w:tcBorders>
            <w:vAlign w:val="center"/>
          </w:tcPr>
          <w:p ns2:paraId="315F7FDB" ns2:textId="05E5D4F3" w:rsidR="00EE688C" w:rsidRDefault="00EE688C">
            <w:pPr>
              <w:widowControl w:val="0"/>
              <w:autoSpaceDE w:val="0"/>
              <w:autoSpaceDN w:val="0"/>
              <w:adjustRightInd w:val="0"/>
              <w:spacing w:before="30" w:after="30"/>
              <w:ind w:left="160" w:right="1" w:hanging="160"/>
              <w:rPr>
                <w:sz w:val="18"/>
                <w:szCs w:val="18"/>
              </w:rPr>
            </w:pPr>
            <w:r>
              <w:rPr>
                <w:sz w:val="18"/>
                <w:szCs w:val="18"/>
              </w:rPr>
              <w:t>SARs=serious adverse reactions; MedDRA=Medical Dictionary for Regulatory Activities; SOC=system organ class.</w:t>
            </w:r>
          </w:p>
          <w:p ns2:paraId="37B8BEF7" ns2:textId="0BE47EDA" w:rsidR="00EE688C" w:rsidRDefault="00EE688C">
            <w:pPr>
              <w:widowControl w:val="0"/>
              <w:autoSpaceDE w:val="0"/>
              <w:autoSpaceDN w:val="0"/>
              <w:adjustRightInd w:val="0"/>
              <w:spacing w:before="30" w:after="30"/>
              <w:ind w:left="160" w:right="1" w:hanging="160"/>
              <w:rPr>
                <w:sz w:val="18"/>
                <w:szCs w:val="18"/>
              </w:rPr>
            </w:pPr>
            <w:r>
              <w:rPr>
                <w:sz w:val="18"/>
                <w:szCs w:val="18"/>
              </w:rPr>
              <w:t xml:space="preserve">For the purpose of safety reporting in clinical studies only SARs </w:t>
            </w:r>
            <w:r w:rsidR="00333679">
              <w:rPr>
                <w:rFonts w:eastAsiaTheme="minorEastAsia" w:hint="eastAsia"/>
                <w:sz w:val="18"/>
                <w:szCs w:val="18"/>
                <w:lang w:eastAsia="ja-JP"/>
              </w:rPr>
              <w:t xml:space="preserve">listed above </w:t>
            </w:r>
            <w:r>
              <w:rPr>
                <w:sz w:val="18"/>
                <w:szCs w:val="18"/>
              </w:rPr>
              <w:t>are considered expected.</w:t>
            </w:r>
          </w:p>
          <w:p ns2:paraId="4582CB5E" ns2:textId="3FB44CE4" w:rsidR="00EE688C" w:rsidRDefault="00EE688C">
            <w:pPr>
              <w:widowControl w:val="0"/>
              <w:autoSpaceDE w:val="0"/>
              <w:autoSpaceDN w:val="0"/>
              <w:adjustRightInd w:val="0"/>
              <w:spacing w:before="30" w:after="30"/>
              <w:ind w:left="160" w:right="1" w:hanging="160"/>
              <w:rPr>
                <w:sz w:val="18"/>
                <w:szCs w:val="18"/>
              </w:rPr>
            </w:pPr>
            <w:r>
              <w:rPr>
                <w:sz w:val="18"/>
                <w:szCs w:val="18"/>
              </w:rPr>
              <w:t>Every participant is counted a single time for each applicable row and column.</w:t>
            </w:r>
          </w:p>
          <w:p ns2:paraId="45C0B37C" ns2:textId="02F6A1B8" w:rsidR="00EE688C" w:rsidRDefault="00EE688C">
            <w:pPr>
              <w:widowControl w:val="0"/>
              <w:autoSpaceDE w:val="0"/>
              <w:autoSpaceDN w:val="0"/>
              <w:adjustRightInd w:val="0"/>
              <w:spacing w:before="30" w:after="30"/>
              <w:ind w:left="160" w:right="1" w:hanging="160"/>
              <w:rPr>
                <w:sz w:val="18"/>
                <w:szCs w:val="18"/>
              </w:rPr>
            </w:pPr>
            <w:r w:rsidRPr="00046E0D">
              <w:rPr>
                <w:vertAlign w:val="superscript"/>
              </w:rPr>
              <w:t>a</w:t>
            </w:r>
            <w:r>
              <w:rPr>
                <w:sz w:val="18"/>
                <w:szCs w:val="18"/>
              </w:rPr>
              <w:t>: number of participants who have experienced the SAR.</w:t>
            </w:r>
          </w:p>
          <w:p ns2:paraId="33928BF6" ns2:textId="7C85BC9B" w:rsidR="00EE688C" w:rsidRDefault="00EE688C">
            <w:pPr>
              <w:widowControl w:val="0"/>
              <w:autoSpaceDE w:val="0"/>
              <w:autoSpaceDN w:val="0"/>
              <w:adjustRightInd w:val="0"/>
              <w:spacing w:before="30" w:after="30"/>
              <w:ind w:left="160" w:right="1" w:hanging="160"/>
              <w:rPr>
                <w:sz w:val="18"/>
                <w:szCs w:val="18"/>
              </w:rPr>
            </w:pPr>
            <w:r>
              <w:rPr>
                <w:sz w:val="18"/>
                <w:szCs w:val="18"/>
              </w:rPr>
              <w:t>Life-threatening and fatal reactions are always unexpected due to the concept of increased severity, unless specifically noted in the product labeling and annotated as such in the above table.</w:t>
            </w:r>
          </w:p>
          <w:p ns2:paraId="18101AB6" ns2:textId="31A170C8" w:rsidR="00EE688C" w:rsidRDefault="00EE688C">
            <w:pPr>
              <w:widowControl w:val="0"/>
              <w:autoSpaceDE w:val="0"/>
              <w:autoSpaceDN w:val="0"/>
              <w:adjustRightInd w:val="0"/>
              <w:spacing w:before="30" w:after="30"/>
              <w:ind w:left="160" w:right="1" w:hanging="160"/>
              <w:rPr>
                <w:sz w:val="18"/>
                <w:szCs w:val="18"/>
              </w:rPr>
            </w:pPr>
            <w:r>
              <w:rPr>
                <w:sz w:val="18"/>
                <w:szCs w:val="18"/>
              </w:rPr>
              <w:t>MedDRA version 27.0 was used.</w:t>
            </w:r>
          </w:p>
          <w:p ns2:paraId="3CDD7064" ns2:textId="197086D8" w:rsidR="00EE688C" w:rsidRDefault="00EE688C">
            <w:pPr>
              <w:widowControl w:val="0"/>
              <w:autoSpaceDE w:val="0"/>
              <w:autoSpaceDN w:val="0"/>
              <w:adjustRightInd w:val="0"/>
              <w:spacing w:before="30" w:after="30"/>
              <w:ind w:left="160" w:right="1" w:hanging="160"/>
              <w:rPr>
                <w:sz w:val="18"/>
                <w:szCs w:val="18"/>
              </w:rPr>
            </w:pPr>
            <w:r>
              <w:rPr>
                <w:sz w:val="18"/>
                <w:szCs w:val="18"/>
              </w:rPr>
              <w:t>n = number of participants who have experienced the SAR.</w:t>
            </w:r>
          </w:p>
          <w:p ns2:paraId="162D6F9E" ns2:textId="28295414" w:rsidR="00EE688C" w:rsidRDefault="00EE688C">
            <w:pPr>
              <w:widowControl w:val="0"/>
              <w:autoSpaceDE w:val="0"/>
              <w:autoSpaceDN w:val="0"/>
              <w:adjustRightInd w:val="0"/>
              <w:spacing w:before="30" w:after="30"/>
              <w:ind w:left="160" w:right="1" w:hanging="160"/>
              <w:rPr>
                <w:sz w:val="18"/>
                <w:szCs w:val="18"/>
              </w:rPr>
            </w:pPr>
            <w:r>
              <w:rPr>
                <w:sz w:val="18"/>
                <w:szCs w:val="18"/>
              </w:rPr>
              <w:t xml:space="preserve">N= Number of participants treated with </w:t>
            </w:r>
            <w:r w:rsidR="0050331B" w:rsidRPr="0050331B">
              <w:rPr>
                <w:sz w:val="18"/>
                <w:szCs w:val="18"/>
              </w:rPr>
              <w:t>sac-TMT</w:t>
            </w:r>
            <w:r>
              <w:rPr>
                <w:sz w:val="18"/>
                <w:szCs w:val="18"/>
              </w:rPr>
              <w:t xml:space="preserve"> 4 mg/kg </w:t>
            </w:r>
            <w:r w:rsidR="00254576">
              <w:rPr>
                <w:sz w:val="18"/>
                <w:szCs w:val="18"/>
              </w:rPr>
              <w:t xml:space="preserve">q2w </w:t>
            </w:r>
            <w:r>
              <w:rPr>
                <w:sz w:val="18"/>
                <w:szCs w:val="18"/>
              </w:rPr>
              <w:t xml:space="preserve">monotherapy in MK-2870-001, with first dose prior to 21MAR2024, Phase I, Cohort 1: TNBC, Cohort 2: OC, Cohort 3A: NSCLC, Cohort 3B: NSCLC, Cohort 4: GC/GEJC, Cohort 6: HR+/HER2-BC, Cohort 7: HNSCC, Cohort 8: EC, Cohort 9: UC and Cohort 10: CC from Phase II;  and number of participants treated with </w:t>
            </w:r>
            <w:r w:rsidR="0050331B" w:rsidRPr="0050331B">
              <w:rPr>
                <w:sz w:val="18"/>
                <w:szCs w:val="18"/>
              </w:rPr>
              <w:t>sac-TMT</w:t>
            </w:r>
            <w:r>
              <w:rPr>
                <w:sz w:val="18"/>
                <w:szCs w:val="18"/>
              </w:rPr>
              <w:t xml:space="preserve"> 5 mg/kg </w:t>
            </w:r>
            <w:r w:rsidR="00254576">
              <w:rPr>
                <w:sz w:val="18"/>
                <w:szCs w:val="18"/>
              </w:rPr>
              <w:t xml:space="preserve">q2w </w:t>
            </w:r>
            <w:r>
              <w:rPr>
                <w:sz w:val="18"/>
                <w:szCs w:val="18"/>
              </w:rPr>
              <w:t>monotherapy in MK-2870-001, with first dose prior to 21MAR2024, Phase I, Cohort 1: TNBC, Cohort 2: OC, Cohort 3A: NSCLC, Cohort 3B: NSCLC, Cohort 4: GC/GEJC, Cohort 5: SCLC, Cohort 6: HR+/HER2-BC, Cohort 7: HNSCC, Cohort 8: EC and Cohort 9: UC from Phase II; MK-2870-014 treatment arm, MK-2870-016 monotherapy groups from Part 2 and 3; and MK-2870-017 Cohort 1: NSCLC, Cohort 2: NSCLC, Cohort 3: NSCLC, Cohort 4: NPC and Cohort 5: NSCLC from Part 1.</w:t>
            </w:r>
          </w:p>
          <w:p ns2:paraId="681FB838" ns2:textId="3337C340" w:rsidR="00EE688C" w:rsidRDefault="00EE688C">
            <w:pPr>
              <w:widowControl w:val="0"/>
              <w:autoSpaceDE w:val="0"/>
              <w:autoSpaceDN w:val="0"/>
              <w:adjustRightInd w:val="0"/>
              <w:spacing w:before="30" w:after="30"/>
              <w:ind w:left="160" w:right="1" w:hanging="160"/>
              <w:rPr>
                <w:sz w:val="18"/>
                <w:szCs w:val="18"/>
              </w:rPr>
            </w:pPr>
            <w:r>
              <w:rPr>
                <w:sz w:val="18"/>
                <w:szCs w:val="18"/>
              </w:rPr>
              <w:t>MK-2870-001 Database Cutoff Date: 21May2024.</w:t>
            </w:r>
          </w:p>
          <w:p ns2:paraId="23EB228C" ns2:textId="7D4A2BD6" w:rsidR="00EE688C" w:rsidRDefault="00EE688C">
            <w:pPr>
              <w:widowControl w:val="0"/>
              <w:autoSpaceDE w:val="0"/>
              <w:autoSpaceDN w:val="0"/>
              <w:adjustRightInd w:val="0"/>
              <w:spacing w:before="30" w:after="30"/>
              <w:ind w:left="160" w:right="1" w:hanging="160"/>
              <w:rPr>
                <w:sz w:val="18"/>
                <w:szCs w:val="18"/>
              </w:rPr>
            </w:pPr>
            <w:r>
              <w:rPr>
                <w:sz w:val="18"/>
                <w:szCs w:val="18"/>
              </w:rPr>
              <w:t>MK-2870-014 Database Cutoff Date: 30Nov2023.</w:t>
            </w:r>
          </w:p>
          <w:p ns2:paraId="0E992569" ns2:textId="2180BCC9" w:rsidR="00EE688C" w:rsidRDefault="00EE688C">
            <w:pPr>
              <w:widowControl w:val="0"/>
              <w:autoSpaceDE w:val="0"/>
              <w:autoSpaceDN w:val="0"/>
              <w:adjustRightInd w:val="0"/>
              <w:spacing w:before="30" w:after="30"/>
              <w:ind w:left="160" w:right="1" w:hanging="160"/>
              <w:rPr>
                <w:sz w:val="18"/>
                <w:szCs w:val="18"/>
              </w:rPr>
            </w:pPr>
            <w:r>
              <w:rPr>
                <w:sz w:val="18"/>
                <w:szCs w:val="18"/>
              </w:rPr>
              <w:t>MK-2870-016 Database Cutoff Date: 21May2024.</w:t>
            </w:r>
          </w:p>
          <w:p ns2:paraId="243CEABD" ns2:textId="62D7313A" w:rsidR="00EE688C" w:rsidRDefault="00EE688C">
            <w:pPr>
              <w:widowControl w:val="0"/>
              <w:autoSpaceDE w:val="0"/>
              <w:autoSpaceDN w:val="0"/>
              <w:adjustRightInd w:val="0"/>
              <w:spacing w:before="30" w:after="30"/>
              <w:ind w:left="160" w:right="1" w:hanging="160"/>
              <w:rPr>
                <w:sz w:val="18"/>
                <w:szCs w:val="18"/>
              </w:rPr>
            </w:pPr>
            <w:r>
              <w:rPr>
                <w:sz w:val="18"/>
                <w:szCs w:val="18"/>
              </w:rPr>
              <w:t>MK-2870-017 Database Cutoff Date: 19Apr2024.</w:t>
            </w:r>
          </w:p>
        </w:tc>
      </w:tr>
      <w:tr w:rsidR="00EE688C" ns2:paraId="6F252214" ns2:textId="77777777" w:rsidTr="00EE688C">
        <w:tblPrEx>
          <w:tblBorders>
            <w:top w:val="none" w:sz="0" w:space="0" w:color="auto"/>
            <w:left w:val="none" w:sz="0" w:space="0" w:color="auto"/>
            <w:bottom w:val="none" w:sz="0" w:space="0" w:color="auto"/>
            <w:right w:val="none" w:sz="0" w:space="0" w:color="auto"/>
          </w:tblBorders>
        </w:tblPrEx>
        <w:trPr>
          <w:jc w:val="center"/>
        </w:trPr>
        <w:tc>
          <w:tcPr>
            <w:tcW w:w="5000" w:type="pct"/>
            <w:gridSpan w:val="5"/>
            <w:tcBorders>
              <w:top w:val="nil"/>
              <w:left w:val="nil"/>
              <w:bottom w:val="nil"/>
              <w:right w:val="nil"/>
            </w:tcBorders>
          </w:tcPr>
          <w:p ns2:paraId="143923F5" ns2:textId="77777777" w:rsidR="00EE688C" w:rsidRDefault="00EE688C">
            <w:pPr>
              <w:widowControl w:val="0"/>
              <w:autoSpaceDE w:val="0"/>
              <w:autoSpaceDN w:val="0"/>
              <w:adjustRightInd w:val="0"/>
              <w:spacing w:before="15" w:after="15"/>
              <w:rPr>
                <w:sz w:val="18"/>
                <w:szCs w:val="18"/>
              </w:rPr>
            </w:pPr>
            <w:r>
              <w:rPr>
                <w:sz w:val="18"/>
                <w:szCs w:val="18"/>
              </w:rPr>
              <w:t>Source:  [MK2870IB2024: iadsl; iadae]</w:t>
            </w:r>
          </w:p>
        </w:tc>
      </w:tr>
    </w:tbl>
    <w:p ns2:paraId="7E993C51" ns2:textId="77777777" w:rsidR="00EE688C" w:rsidRDefault="00EE688C">
      <w:pPr>
        <w:widowControl w:val="0"/>
        <w:autoSpaceDE w:val="0"/>
        <w:autoSpaceDN w:val="0"/>
        <w:adjustRightInd w:val="0"/>
        <w:rPr>
          <w:sz w:val="18"/>
          <w:szCs w:val="18"/>
        </w:rPr>
      </w:pPr>
      <w:ins w:id="12733" w:author="GoldenCorpusHarness" w:date="2026-03-28T21:57:55Z">
        <w:r>
          <w:t>Sac‑TMT 5 mg/kg q2w (n=14): The SAEs (incidence ≥3%) were neutrophil count decreased, pneumonia, pleural effusion, and hypofibrinogenemia (1 participant each).</w:t>
        </w:r>
      </w:ins>
    </w:p>
    <w:p ns2:paraId="745890FC" ns2:textId="77777777" w:rsidR="007243AD" w:rsidRDefault="007243AD" w:rsidP="007243AD">
      <w:pPr>
        <w:pStyle w:val="Paragraph"/>
        <w:rPr>
          <w:lang w:val="en-GB"/>
        </w:rPr>
        <w:sectPr w:rsidR="007243AD" w:rsidSect="007243AD">
          <w:headerReference w:type="default" ns3:id="rId76"/>
          <w:footerReference w:type="default" ns3:id="rId77"/>
          <w:pgSz w:w="12240" w:h="15840"/>
          <w:pgMar w:top="1440" w:right="1440" w:bottom="1440" w:left="1800" w:header="720" w:footer="720" w:gutter="0"/>
          <w:cols w:space="720"/>
          <w:docGrid w:linePitch="326"/>
        </w:sectPr>
      </w:pPr>
      <w:ins w:id="12734" w:author="GoldenCorpusHarness" w:date="2026-03-28T21:57:55Z">
        <w:r>
          <w:t>Sac‑TMT 4 mg/kg plus KL‑A167 900 mg q2w (n=47): The most frequently reported SAE (incidence ≥3%) was pneumonitis (4.3%).</w:t>
        </w:r>
      </w:ins>
    </w:p>
    <w:p ns2:paraId="04BF1B65" ns2:textId="77777777" w:rsidR="007243AD" w:rsidRDefault="007243AD" w:rsidP="007243AD">
      <w:pPr>
        <w:pStyle w:val="Heading2"/>
        <w:tabs>
          <w:tab w:val="left" w:pos="720"/>
        </w:tabs>
      </w:pPr>
      <w:ins w:id="12735" w:author="GoldenCorpusHarness" w:date="2026-03-28T21:57:55Z">
        <w:r>
          <w:t>Sac‑TMT 5 mg/kg plus KL‑</w:t>
        </w:r>
      </w:ins>
      <w:r>
        <w:t>A</w:t>
      </w:r>
      <w:ins w:id="12736" w:author="GoldenCorpusHarness" w:date="2026-03-28T21:57:55Z">
        <w:r>
          <w:t>167 900 mg q2w (n=117): The most frequently reporte</w:t>
        </w:r>
      </w:ins>
      <w:r>
        <w:t>d</w:t>
      </w:r>
      <w:ins w:id="12737" w:author="GoldenCorpusHarness" w:date="2026-03-28T21:57:55Z">
        <w:r>
          <w:t xml:space="preserve"> SAEs (inci</w:t>
        </w:r>
      </w:ins>
      <w:r>
        <w:t>d</w:t>
      </w:r>
      <w:ins w:id="12738" w:author="GoldenCorpusHarness" w:date="2026-03-28T21:57:55Z">
        <w:r>
          <w:t>ence ≥3%) were neutrophil count decreased (6%), stomat</w:t>
        </w:r>
      </w:ins>
      <w:r>
        <w:t>iti</w:t>
      </w:r>
      <w:ins w:id="12739" w:author="GoldenCorpusHarness" w:date="2026-03-28T21:57:55Z">
        <w:r>
          <w:t>s (5.1%), anemia (4.3%), and pneum</w:t>
        </w:r>
      </w:ins>
      <w:r>
        <w:t>on</w:t>
      </w:r>
      <w:del w:id="12740" w:author="GoldenCorpusHarness" w:date="2026-03-28T21:57:55Z">
        <w:r>
          <w:delText>al</w:delText>
        </w:r>
      </w:del>
      <w:ins w:id="12741" w:author="GoldenCorpusHarness" w:date="2026-03-28T21:57:55Z">
        <w:r>
          <w:t>itis</w:t>
        </w:r>
      </w:ins>
      <w:r>
        <w:t xml:space="preserve"> </w:t>
      </w:r>
      <w:del w:id="12742" w:author="GoldenCorpusHarness" w:date="2026-03-28T21:57:55Z">
        <w:r>
          <w:delText>Clinical Tables</w:delText>
        </w:r>
      </w:del>
      <w:ins w:id="12743" w:author="GoldenCorpusHarness" w:date="2026-03-28T21:57:55Z">
        <w:r>
          <w:t>(3.4%).</w:t>
        </w:r>
      </w:ins>
    </w:p>
    <w:p ns2:paraId="328AB14F" ns2:textId="77777777" w:rsidR="007243AD" w:rsidRDefault="007243AD" w:rsidP="007243AD">
      <w:pPr>
        <w:pStyle w:val="Heading3"/>
        <w:tabs>
          <w:tab w:val="clear" w:pos="965"/>
          <w:tab w:val="left" w:pos="960"/>
        </w:tabs>
        <w:ind w:left="960" w:hanging="960"/>
      </w:pPr>
      <w:r>
        <w:t>S</w:t>
      </w:r>
      <w:ins w:id="12744" w:author="GoldenCorpusHarness" w:date="2026-03-28T21:57:55Z">
        <w:r>
          <w:t>ac‑TMT 5 mg/kg plus KL‑A167 1200 mg q3w (n=40): The mos</w:t>
        </w:r>
      </w:ins>
      <w:r>
        <w:t>t</w:t>
      </w:r>
      <w:ins w:id="12745" w:author="GoldenCorpusHarness" w:date="2026-03-28T21:57:55Z">
        <w:r>
          <w:t xml:space="preserve"> freq</w:t>
        </w:r>
      </w:ins>
      <w:r>
        <w:t>u</w:t>
      </w:r>
      <w:del w:id="12746" w:author="GoldenCorpusHarness" w:date="2026-03-28T21:57:55Z">
        <w:r>
          <w:delText>d</w:delText>
        </w:r>
      </w:del>
      <w:ins w:id="12747" w:author="GoldenCorpusHarness" w:date="2026-03-28T21:57:55Z">
        <w:r>
          <w:t>entl</w:t>
        </w:r>
      </w:ins>
      <w:r>
        <w:t xml:space="preserve">y </w:t>
      </w:r>
      <w:del w:id="12748" w:author="GoldenCorpusHarness" w:date="2026-03-28T21:57:55Z">
        <w:r>
          <w:delText>MK-2870-001</w:delText>
        </w:r>
      </w:del>
      <w:ins w:id="12749" w:author="GoldenCorpusHarness" w:date="2026-03-28T21:57:55Z">
        <w:r>
          <w:t>reported SAEs</w:t>
        </w:r>
      </w:ins>
      <w:r>
        <w:t xml:space="preserve"> (</w:t>
      </w:r>
      <w:del w:id="12750" w:author="GoldenCorpusHarness" w:date="2026-03-28T21:57:55Z">
        <w:r>
          <w:delText>KL264-0</w:delText>
        </w:r>
      </w:del>
      <w:ins w:id="12751" w:author="GoldenCorpusHarness" w:date="2026-03-28T21:57:55Z">
        <w:r>
          <w:t>incidence ≥3%) were pneumonia, COVID‑</w:t>
        </w:r>
      </w:ins>
      <w:r>
        <w:t>1</w:t>
      </w:r>
      <w:ins w:id="12752" w:author="GoldenCorpusHarness" w:date="2026-03-28T21:57:55Z">
        <w:r>
          <w:t>9, and drug eruption (5% each</w:t>
        </w:r>
      </w:ins>
      <w:r>
        <w:t>)</w:t>
      </w:r>
      <w:ins w:id="12753" w:author="GoldenCorpusHarness" w:date="2026-03-28T21:57:55Z">
        <w:r>
          <w:t>.</w:t>
        </w:r>
      </w:ins>
    </w:p>
    <w:p ns2:paraId="0DC0DF58" ns2:textId="10FB86C8" w:rsidR="007243AD" w:rsidRDefault="007243AD" w:rsidP="00914665">
      <w:pPr>
        <w:pStyle w:val="TableTitle"/>
      </w:pPr>
      <w:ins w:id="12754" w:author="GoldenCorpusHarness" w:date="2026-03-28T21:57:55Z">
        <w:r>
          <w:t>Sac‑</w:t>
        </w:r>
      </w:ins>
      <w:r>
        <w:t>T</w:t>
      </w:r>
      <w:ins w:id="12755" w:author="GoldenCorpusHarness" w:date="2026-03-28T21:57:55Z">
        <w:r>
          <w:t>MT 4 mg/kg plus Bevacizum</w:t>
        </w:r>
      </w:ins>
      <w:r>
        <w:t>ab</w:t>
      </w:r>
      <w:del w:id="12756" w:author="GoldenCorpusHarness" w:date="2026-03-28T21:57:55Z">
        <w:r>
          <w:delText>le 44Study MK-</w:delText>
        </w:r>
      </w:del>
      <w:ins w:id="12757" w:author="GoldenCorpusHarness" w:date="2026-03-28T21:57:55Z">
        <w:r>
          <w:t xml:space="preserve"> 10 mg/kg q</w:t>
        </w:r>
      </w:ins>
      <w:r>
        <w:t>2</w:t>
      </w:r>
      <w:del w:id="12758" w:author="GoldenCorpusHarness" w:date="2026-03-28T21:57:55Z">
        <w:r>
          <w:delText>870-001</w:delText>
        </w:r>
      </w:del>
      <w:ins w:id="12759" w:author="GoldenCorpusHarness" w:date="2026-03-28T21:57:55Z">
        <w:r>
          <w:t>w</w:t>
        </w:r>
      </w:ins>
      <w:r>
        <w:t xml:space="preserve"> (</w:t>
      </w:r>
      <w:del w:id="12760" w:author="GoldenCorpusHarness" w:date="2026-03-28T21:57:55Z">
        <w:r>
          <w:delText>KL</w:delText>
        </w:r>
      </w:del>
      <w:ins w:id="12761" w:author="GoldenCorpusHarness" w:date="2026-03-28T21:57:55Z">
        <w:r>
          <w:t>n=</w:t>
        </w:r>
      </w:ins>
      <w:r>
        <w:t>2</w:t>
      </w:r>
      <w:del w:id="12762" w:author="GoldenCorpusHarness" w:date="2026-03-28T21:57:55Z">
        <w:r>
          <w:delText>64-01</w:delText>
        </w:r>
      </w:del>
      <w:ins w:id="12763" w:author="GoldenCorpusHarness" w:date="2026-03-28T21:57:55Z">
        <w:r>
          <w:t>9</w:t>
        </w:r>
      </w:ins>
      <w:r>
        <w:t xml:space="preserve">): </w:t>
      </w:r>
      <w:del w:id="12764" w:author="GoldenCorpusHarness" w:date="2026-03-28T21:57:55Z">
        <w:r>
          <w:delText xml:space="preserve">Participants With </w:delText>
        </w:r>
      </w:del>
      <w:ins w:id="12765" w:author="GoldenCorpusHarness" w:date="2026-03-28T21:57:55Z">
        <w:r>
          <w:t>The most frequently reported S</w:t>
        </w:r>
      </w:ins>
      <w:r>
        <w:t>A</w:t>
      </w:r>
      <w:del w:id="12766" w:author="GoldenCorpusHarness" w:date="2026-03-28T21:57:55Z">
        <w:r>
          <w:delText xml:space="preserve">dverse </w:delText>
        </w:r>
      </w:del>
      <w:r>
        <w:t>E</w:t>
      </w:r>
      <w:del w:id="12767" w:author="GoldenCorpusHarness" w:date="2026-03-28T21:57:55Z">
        <w:r>
          <w:delText xml:space="preserve">vents </w:delText>
        </w:r>
      </w:del>
      <w:ins w:id="12768" w:author="GoldenCorpusHarness" w:date="2026-03-28T21:57:55Z">
        <w:r>
          <w:t>s (incidence ≥3%) were pulmonary em</w:t>
        </w:r>
      </w:ins>
      <w:r>
        <w:t>b</w:t>
      </w:r>
      <w:ins w:id="12769" w:author="GoldenCorpusHarness" w:date="2026-03-28T21:57:55Z">
        <w:r>
          <w:t>olism, influenza, bronchitis, platelet count decreased, palpitations, and h</w:t>
        </w:r>
      </w:ins>
      <w:r>
        <w:t>y</w:t>
      </w:r>
      <w:del w:id="12770" w:author="GoldenCorpusHarness" w:date="2026-03-28T21:57:55Z">
        <w:r>
          <w:delText xml:space="preserve"> Decreasing Incidence</w:delText>
        </w:r>
      </w:del>
      <w:ins w:id="12771" w:author="GoldenCorpusHarness" w:date="2026-03-28T21:57:55Z">
        <w:r>
          <w:t>pertension</w:t>
        </w:r>
      </w:ins>
      <w:r>
        <w:t xml:space="preserve"> (</w:t>
      </w:r>
      <w:del w:id="12772" w:author="GoldenCorpusHarness" w:date="2026-03-28T21:57:55Z">
        <w:r>
          <w:delText>Incidence ≥10</w:delText>
        </w:r>
      </w:del>
      <w:ins w:id="12773" w:author="GoldenCorpusHarness" w:date="2026-03-28T21:57:55Z">
        <w:r>
          <w:t>3.4</w:t>
        </w:r>
      </w:ins>
      <w:r>
        <w:t xml:space="preserve">% </w:t>
      </w:r>
      <w:del w:id="12774" w:author="GoldenCorpusHarness" w:date="2026-03-28T21:57:55Z">
        <w:r>
          <w:delText>in the Total Participant Population</w:delText>
        </w:r>
      </w:del>
      <w:ins w:id="12775" w:author="GoldenCorpusHarness" w:date="2026-03-28T21:57:55Z">
        <w:r>
          <w:t>each</w:t>
        </w:r>
      </w:ins>
      <w:r>
        <w:t>)</w:t>
      </w:r>
      <w:del w:id="12776" w:author="GoldenCorpusHarness" w:date="2026-03-28T21:57:55Z">
        <w:r>
          <w:delText xml:space="preserve"> (APaT Population)</w:delText>
        </w:r>
      </w:del>
      <w:ins w:id="12777" w:author="GoldenCorpusHarness" w:date="2026-03-28T21:57:55Z">
        <w:r>
          <w:t>.</w:t>
        </w:r>
      </w:ins>
    </w:p>
    <w:tbl>
      <w:tblPr>
        <w:tblW w:w="13040" w:type="dxa"/>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3260"/>
        <w:gridCol w:w="815"/>
        <w:gridCol w:w="815"/>
        <w:gridCol w:w="815"/>
        <w:gridCol w:w="815"/>
        <w:gridCol w:w="815"/>
        <w:gridCol w:w="815"/>
        <w:gridCol w:w="815"/>
        <w:gridCol w:w="815"/>
        <w:gridCol w:w="815"/>
        <w:gridCol w:w="815"/>
        <w:gridCol w:w="815"/>
        <w:gridCol w:w="815"/>
      </w:tblGrid>
      <w:tr w:rsidR="00B6224B" ns2:paraId="59595194" ns2:textId="77777777" w:rsidTr="00914665">
        <w:trPr>
          <w:jc w:val="center"/>
        </w:trPr>
        <w:tc>
          <w:tcPr>
            <w:tcW w:w="3260" w:type="dxa"/>
            <w:tcBorders>
              <w:top w:val="double" w:sz="6" w:space="0" w:color="auto"/>
              <w:bottom w:val="nil"/>
              <w:right w:val="single" w:sz="2" w:space="0" w:color="auto"/>
            </w:tcBorders>
          </w:tcPr>
          <w:p ns2:paraId="3B44FCEC" ns2:textId="77777777" w:rsidR="00B6224B" w:rsidRDefault="00B6224B" w:rsidP="00E427B1">
            <w:pPr>
              <w:spacing w:before="15" w:after="15"/>
              <w:rPr>
                <w:sz w:val="18"/>
                <w:szCs w:val="18"/>
              </w:rPr>
            </w:pPr>
          </w:p>
        </w:tc>
        <w:tc>
          <w:tcPr>
            <w:tcW w:w="1630" w:type="dxa"/>
            <w:gridSpan w:val="2"/>
            <w:tcBorders>
              <w:top w:val="double" w:sz="6" w:space="0" w:color="auto"/>
              <w:left w:val="nil"/>
              <w:bottom w:val="single" w:sz="2" w:space="0" w:color="auto"/>
              <w:right w:val="single" w:sz="2" w:space="0" w:color="auto"/>
            </w:tcBorders>
          </w:tcPr>
          <w:p ns2:paraId="60A7CE49" ns2:textId="77777777" w:rsidR="00B6224B" w:rsidRDefault="00B6224B" w:rsidP="00E427B1">
            <w:pPr>
              <w:spacing w:before="15" w:after="15"/>
              <w:jc w:val="center"/>
              <w:rPr>
                <w:sz w:val="18"/>
                <w:szCs w:val="18"/>
              </w:rPr>
            </w:pPr>
            <w:r>
              <w:rPr>
                <w:sz w:val="18"/>
                <w:szCs w:val="18"/>
              </w:rPr>
              <w:t xml:space="preserve">2 mg/kg </w:t>
            </w:r>
          </w:p>
        </w:tc>
        <w:tc>
          <w:tcPr>
            <w:tcW w:w="1630" w:type="dxa"/>
            <w:gridSpan w:val="2"/>
            <w:tcBorders>
              <w:top w:val="double" w:sz="6" w:space="0" w:color="auto"/>
              <w:left w:val="nil"/>
              <w:bottom w:val="single" w:sz="2" w:space="0" w:color="auto"/>
              <w:right w:val="single" w:sz="2" w:space="0" w:color="auto"/>
            </w:tcBorders>
          </w:tcPr>
          <w:p ns2:paraId="20A1BD95" ns2:textId="77777777" w:rsidR="00B6224B" w:rsidRDefault="00B6224B" w:rsidP="00E427B1">
            <w:pPr>
              <w:spacing w:before="15" w:after="15"/>
              <w:jc w:val="center"/>
              <w:rPr>
                <w:sz w:val="18"/>
                <w:szCs w:val="18"/>
              </w:rPr>
            </w:pPr>
            <w:r>
              <w:rPr>
                <w:sz w:val="18"/>
                <w:szCs w:val="18"/>
              </w:rPr>
              <w:t xml:space="preserve">4 mg/kg </w:t>
            </w:r>
          </w:p>
        </w:tc>
        <w:tc>
          <w:tcPr>
            <w:tcW w:w="1630" w:type="dxa"/>
            <w:gridSpan w:val="2"/>
            <w:tcBorders>
              <w:top w:val="double" w:sz="6" w:space="0" w:color="auto"/>
              <w:left w:val="nil"/>
              <w:bottom w:val="single" w:sz="2" w:space="0" w:color="auto"/>
              <w:right w:val="single" w:sz="2" w:space="0" w:color="auto"/>
            </w:tcBorders>
          </w:tcPr>
          <w:p ns2:paraId="77F2C8A7" ns2:textId="77777777" w:rsidR="00B6224B" w:rsidRDefault="00B6224B" w:rsidP="00E427B1">
            <w:pPr>
              <w:spacing w:before="15" w:after="15"/>
              <w:jc w:val="center"/>
              <w:rPr>
                <w:sz w:val="18"/>
                <w:szCs w:val="18"/>
              </w:rPr>
            </w:pPr>
            <w:r>
              <w:rPr>
                <w:sz w:val="18"/>
                <w:szCs w:val="18"/>
              </w:rPr>
              <w:t xml:space="preserve">5 mg/kg </w:t>
            </w:r>
          </w:p>
        </w:tc>
        <w:tc>
          <w:tcPr>
            <w:tcW w:w="1630" w:type="dxa"/>
            <w:gridSpan w:val="2"/>
            <w:tcBorders>
              <w:top w:val="double" w:sz="6" w:space="0" w:color="auto"/>
              <w:left w:val="nil"/>
              <w:bottom w:val="single" w:sz="2" w:space="0" w:color="auto"/>
              <w:right w:val="single" w:sz="2" w:space="0" w:color="auto"/>
            </w:tcBorders>
          </w:tcPr>
          <w:p ns2:paraId="3808B278" ns2:textId="77777777" w:rsidR="00B6224B" w:rsidRDefault="00B6224B" w:rsidP="00E427B1">
            <w:pPr>
              <w:spacing w:before="15" w:after="15"/>
              <w:jc w:val="center"/>
              <w:rPr>
                <w:sz w:val="18"/>
                <w:szCs w:val="18"/>
              </w:rPr>
            </w:pPr>
            <w:r>
              <w:rPr>
                <w:sz w:val="18"/>
                <w:szCs w:val="18"/>
              </w:rPr>
              <w:t xml:space="preserve">5.5 mg/kg </w:t>
            </w:r>
          </w:p>
        </w:tc>
        <w:tc>
          <w:tcPr>
            <w:tcW w:w="1630" w:type="dxa"/>
            <w:gridSpan w:val="2"/>
            <w:tcBorders>
              <w:top w:val="double" w:sz="6" w:space="0" w:color="auto"/>
              <w:left w:val="nil"/>
              <w:bottom w:val="single" w:sz="2" w:space="0" w:color="auto"/>
              <w:right w:val="single" w:sz="2" w:space="0" w:color="auto"/>
            </w:tcBorders>
          </w:tcPr>
          <w:p ns2:paraId="40B36C8D" ns2:textId="77777777" w:rsidR="00B6224B" w:rsidRDefault="00B6224B" w:rsidP="00E427B1">
            <w:pPr>
              <w:spacing w:before="15" w:after="15"/>
              <w:jc w:val="center"/>
              <w:rPr>
                <w:sz w:val="18"/>
                <w:szCs w:val="18"/>
              </w:rPr>
            </w:pPr>
            <w:r>
              <w:rPr>
                <w:sz w:val="18"/>
                <w:szCs w:val="18"/>
              </w:rPr>
              <w:t xml:space="preserve">6 mg/kg </w:t>
            </w:r>
          </w:p>
        </w:tc>
        <w:tc>
          <w:tcPr>
            <w:tcW w:w="1630" w:type="dxa"/>
            <w:gridSpan w:val="2"/>
            <w:tcBorders>
              <w:top w:val="double" w:sz="6" w:space="0" w:color="auto"/>
              <w:left w:val="nil"/>
              <w:bottom w:val="single" w:sz="2" w:space="0" w:color="auto"/>
            </w:tcBorders>
          </w:tcPr>
          <w:p ns2:paraId="3E583796" ns2:textId="77777777" w:rsidR="00B6224B" w:rsidRDefault="00B6224B" w:rsidP="00E427B1">
            <w:pPr>
              <w:spacing w:before="15" w:after="15"/>
              <w:jc w:val="center"/>
              <w:rPr>
                <w:sz w:val="18"/>
                <w:szCs w:val="18"/>
              </w:rPr>
            </w:pPr>
            <w:r>
              <w:rPr>
                <w:sz w:val="18"/>
                <w:szCs w:val="18"/>
              </w:rPr>
              <w:t xml:space="preserve">Total </w:t>
            </w:r>
          </w:p>
        </w:tc>
      </w:tr>
      <w:tr w:rsidR="00B6224B" ns2:paraId="2C2EED5C" ns2:textId="77777777" w:rsidTr="00914665">
        <w:tblPrEx>
          <w:tblBorders>
            <w:top w:val="single" w:sz="6" w:space="0" w:color="auto"/>
            <w:bottom w:val="single" w:sz="6" w:space="0" w:color="auto"/>
          </w:tblBorders>
        </w:tblPrEx>
        <w:trPr>
          <w:jc w:val="center"/>
        </w:trPr>
        <w:tc>
          <w:tcPr>
            <w:tcW w:w="3260" w:type="dxa"/>
            <w:tcBorders>
              <w:top w:val="nil"/>
              <w:bottom w:val="single" w:sz="2" w:space="0" w:color="auto"/>
              <w:right w:val="single" w:sz="2" w:space="0" w:color="auto"/>
            </w:tcBorders>
          </w:tcPr>
          <w:p ns2:paraId="529B7DAC" ns2:textId="77777777" w:rsidR="00B6224B" w:rsidRDefault="00B6224B" w:rsidP="00E427B1">
            <w:pPr>
              <w:spacing w:before="15" w:after="15"/>
              <w:rPr>
                <w:sz w:val="18"/>
                <w:szCs w:val="18"/>
              </w:rPr>
            </w:pPr>
          </w:p>
        </w:tc>
        <w:tc>
          <w:tcPr>
            <w:tcW w:w="815" w:type="dxa"/>
            <w:tcBorders>
              <w:top w:val="nil"/>
              <w:left w:val="nil"/>
              <w:bottom w:val="single" w:sz="2" w:space="0" w:color="auto"/>
              <w:right w:val="nil"/>
            </w:tcBorders>
          </w:tcPr>
          <w:p ns2:paraId="32310055" ns2:textId="77777777" w:rsidR="00B6224B" w:rsidRDefault="00B6224B" w:rsidP="00E427B1">
            <w:pPr>
              <w:spacing w:before="15" w:after="15"/>
              <w:jc w:val="center"/>
              <w:rPr>
                <w:sz w:val="18"/>
                <w:szCs w:val="18"/>
              </w:rPr>
            </w:pPr>
            <w:r>
              <w:rPr>
                <w:sz w:val="18"/>
                <w:szCs w:val="18"/>
              </w:rPr>
              <w:t xml:space="preserve">n </w:t>
            </w:r>
          </w:p>
        </w:tc>
        <w:tc>
          <w:tcPr>
            <w:tcW w:w="815" w:type="dxa"/>
            <w:tcBorders>
              <w:top w:val="nil"/>
              <w:left w:val="nil"/>
              <w:bottom w:val="single" w:sz="2" w:space="0" w:color="auto"/>
              <w:right w:val="single" w:sz="2" w:space="0" w:color="auto"/>
            </w:tcBorders>
          </w:tcPr>
          <w:p ns2:paraId="1CE69659" ns2:textId="77777777" w:rsidR="00B6224B" w:rsidRDefault="00B6224B" w:rsidP="00E427B1">
            <w:pPr>
              <w:spacing w:before="15" w:after="15"/>
              <w:jc w:val="center"/>
              <w:rPr>
                <w:sz w:val="18"/>
                <w:szCs w:val="18"/>
              </w:rPr>
            </w:pPr>
            <w:r>
              <w:rPr>
                <w:sz w:val="18"/>
                <w:szCs w:val="18"/>
              </w:rPr>
              <w:t xml:space="preserve">(%) </w:t>
            </w:r>
          </w:p>
        </w:tc>
        <w:tc>
          <w:tcPr>
            <w:tcW w:w="815" w:type="dxa"/>
            <w:tcBorders>
              <w:top w:val="nil"/>
              <w:left w:val="nil"/>
              <w:bottom w:val="single" w:sz="2" w:space="0" w:color="auto"/>
              <w:right w:val="nil"/>
            </w:tcBorders>
          </w:tcPr>
          <w:p ns2:paraId="55228329" ns2:textId="77777777" w:rsidR="00B6224B" w:rsidRDefault="00B6224B" w:rsidP="00E427B1">
            <w:pPr>
              <w:spacing w:before="15" w:after="15"/>
              <w:jc w:val="center"/>
              <w:rPr>
                <w:sz w:val="18"/>
                <w:szCs w:val="18"/>
              </w:rPr>
            </w:pPr>
            <w:r>
              <w:rPr>
                <w:sz w:val="18"/>
                <w:szCs w:val="18"/>
              </w:rPr>
              <w:t xml:space="preserve">n </w:t>
            </w:r>
          </w:p>
        </w:tc>
        <w:tc>
          <w:tcPr>
            <w:tcW w:w="815" w:type="dxa"/>
            <w:tcBorders>
              <w:top w:val="nil"/>
              <w:left w:val="nil"/>
              <w:bottom w:val="single" w:sz="2" w:space="0" w:color="auto"/>
              <w:right w:val="single" w:sz="2" w:space="0" w:color="auto"/>
            </w:tcBorders>
          </w:tcPr>
          <w:p ns2:paraId="280EA9E4" ns2:textId="77777777" w:rsidR="00B6224B" w:rsidRDefault="00B6224B" w:rsidP="00E427B1">
            <w:pPr>
              <w:spacing w:before="15" w:after="15"/>
              <w:jc w:val="center"/>
              <w:rPr>
                <w:sz w:val="18"/>
                <w:szCs w:val="18"/>
              </w:rPr>
            </w:pPr>
            <w:r>
              <w:rPr>
                <w:sz w:val="18"/>
                <w:szCs w:val="18"/>
              </w:rPr>
              <w:t xml:space="preserve">(%) </w:t>
            </w:r>
          </w:p>
        </w:tc>
        <w:tc>
          <w:tcPr>
            <w:tcW w:w="815" w:type="dxa"/>
            <w:tcBorders>
              <w:top w:val="nil"/>
              <w:left w:val="nil"/>
              <w:bottom w:val="single" w:sz="2" w:space="0" w:color="auto"/>
              <w:right w:val="nil"/>
            </w:tcBorders>
          </w:tcPr>
          <w:p ns2:paraId="55985C2E" ns2:textId="77777777" w:rsidR="00B6224B" w:rsidRDefault="00B6224B" w:rsidP="00E427B1">
            <w:pPr>
              <w:spacing w:before="15" w:after="15"/>
              <w:jc w:val="center"/>
              <w:rPr>
                <w:sz w:val="18"/>
                <w:szCs w:val="18"/>
              </w:rPr>
            </w:pPr>
            <w:r>
              <w:rPr>
                <w:sz w:val="18"/>
                <w:szCs w:val="18"/>
              </w:rPr>
              <w:t xml:space="preserve">n </w:t>
            </w:r>
          </w:p>
        </w:tc>
        <w:tc>
          <w:tcPr>
            <w:tcW w:w="815" w:type="dxa"/>
            <w:tcBorders>
              <w:top w:val="nil"/>
              <w:left w:val="nil"/>
              <w:bottom w:val="single" w:sz="2" w:space="0" w:color="auto"/>
              <w:right w:val="single" w:sz="2" w:space="0" w:color="auto"/>
            </w:tcBorders>
          </w:tcPr>
          <w:p ns2:paraId="51152E12" ns2:textId="77777777" w:rsidR="00B6224B" w:rsidRDefault="00B6224B" w:rsidP="00E427B1">
            <w:pPr>
              <w:spacing w:before="15" w:after="15"/>
              <w:jc w:val="center"/>
              <w:rPr>
                <w:sz w:val="18"/>
                <w:szCs w:val="18"/>
              </w:rPr>
            </w:pPr>
            <w:r>
              <w:rPr>
                <w:sz w:val="18"/>
                <w:szCs w:val="18"/>
              </w:rPr>
              <w:t xml:space="preserve">(%) </w:t>
            </w:r>
          </w:p>
        </w:tc>
        <w:tc>
          <w:tcPr>
            <w:tcW w:w="815" w:type="dxa"/>
            <w:tcBorders>
              <w:top w:val="nil"/>
              <w:left w:val="nil"/>
              <w:bottom w:val="single" w:sz="2" w:space="0" w:color="auto"/>
              <w:right w:val="nil"/>
            </w:tcBorders>
          </w:tcPr>
          <w:p ns2:paraId="34954ED1" ns2:textId="77777777" w:rsidR="00B6224B" w:rsidRDefault="00B6224B" w:rsidP="00E427B1">
            <w:pPr>
              <w:spacing w:before="15" w:after="15"/>
              <w:jc w:val="center"/>
              <w:rPr>
                <w:sz w:val="18"/>
                <w:szCs w:val="18"/>
              </w:rPr>
            </w:pPr>
            <w:r>
              <w:rPr>
                <w:sz w:val="18"/>
                <w:szCs w:val="18"/>
              </w:rPr>
              <w:t xml:space="preserve">n </w:t>
            </w:r>
          </w:p>
        </w:tc>
        <w:tc>
          <w:tcPr>
            <w:tcW w:w="815" w:type="dxa"/>
            <w:tcBorders>
              <w:top w:val="nil"/>
              <w:left w:val="nil"/>
              <w:bottom w:val="single" w:sz="2" w:space="0" w:color="auto"/>
              <w:right w:val="single" w:sz="2" w:space="0" w:color="auto"/>
            </w:tcBorders>
          </w:tcPr>
          <w:p ns2:paraId="5EFD7F71" ns2:textId="77777777" w:rsidR="00B6224B" w:rsidRDefault="00B6224B" w:rsidP="00E427B1">
            <w:pPr>
              <w:spacing w:before="15" w:after="15"/>
              <w:jc w:val="center"/>
              <w:rPr>
                <w:sz w:val="18"/>
                <w:szCs w:val="18"/>
              </w:rPr>
            </w:pPr>
            <w:r>
              <w:rPr>
                <w:sz w:val="18"/>
                <w:szCs w:val="18"/>
              </w:rPr>
              <w:t xml:space="preserve">(%) </w:t>
            </w:r>
          </w:p>
        </w:tc>
        <w:tc>
          <w:tcPr>
            <w:tcW w:w="815" w:type="dxa"/>
            <w:tcBorders>
              <w:top w:val="nil"/>
              <w:left w:val="nil"/>
              <w:bottom w:val="single" w:sz="2" w:space="0" w:color="auto"/>
              <w:right w:val="nil"/>
            </w:tcBorders>
          </w:tcPr>
          <w:p ns2:paraId="3E0EF1E2" ns2:textId="77777777" w:rsidR="00B6224B" w:rsidRDefault="00B6224B" w:rsidP="00E427B1">
            <w:pPr>
              <w:spacing w:before="15" w:after="15"/>
              <w:jc w:val="center"/>
              <w:rPr>
                <w:sz w:val="18"/>
                <w:szCs w:val="18"/>
              </w:rPr>
            </w:pPr>
            <w:r>
              <w:rPr>
                <w:sz w:val="18"/>
                <w:szCs w:val="18"/>
              </w:rPr>
              <w:t xml:space="preserve">n </w:t>
            </w:r>
          </w:p>
        </w:tc>
        <w:tc>
          <w:tcPr>
            <w:tcW w:w="815" w:type="dxa"/>
            <w:tcBorders>
              <w:top w:val="nil"/>
              <w:left w:val="nil"/>
              <w:bottom w:val="single" w:sz="2" w:space="0" w:color="auto"/>
              <w:right w:val="single" w:sz="2" w:space="0" w:color="auto"/>
            </w:tcBorders>
          </w:tcPr>
          <w:p ns2:paraId="5E625127" ns2:textId="77777777" w:rsidR="00B6224B" w:rsidRDefault="00B6224B" w:rsidP="00E427B1">
            <w:pPr>
              <w:spacing w:before="15" w:after="15"/>
              <w:jc w:val="center"/>
              <w:rPr>
                <w:sz w:val="18"/>
                <w:szCs w:val="18"/>
              </w:rPr>
            </w:pPr>
            <w:r>
              <w:rPr>
                <w:sz w:val="18"/>
                <w:szCs w:val="18"/>
              </w:rPr>
              <w:t xml:space="preserve">(%) </w:t>
            </w:r>
          </w:p>
        </w:tc>
        <w:tc>
          <w:tcPr>
            <w:tcW w:w="815" w:type="dxa"/>
            <w:tcBorders>
              <w:top w:val="nil"/>
              <w:left w:val="nil"/>
              <w:bottom w:val="single" w:sz="2" w:space="0" w:color="auto"/>
              <w:right w:val="nil"/>
            </w:tcBorders>
          </w:tcPr>
          <w:p ns2:paraId="7CD02E24" ns2:textId="77777777" w:rsidR="00B6224B" w:rsidRDefault="00B6224B" w:rsidP="00E427B1">
            <w:pPr>
              <w:spacing w:before="15" w:after="15"/>
              <w:jc w:val="center"/>
              <w:rPr>
                <w:sz w:val="18"/>
                <w:szCs w:val="18"/>
              </w:rPr>
            </w:pPr>
            <w:r>
              <w:rPr>
                <w:sz w:val="18"/>
                <w:szCs w:val="18"/>
              </w:rPr>
              <w:t xml:space="preserve">n </w:t>
            </w:r>
          </w:p>
        </w:tc>
        <w:tc>
          <w:tcPr>
            <w:tcW w:w="815" w:type="dxa"/>
            <w:tcBorders>
              <w:top w:val="nil"/>
              <w:left w:val="nil"/>
              <w:bottom w:val="single" w:sz="2" w:space="0" w:color="auto"/>
            </w:tcBorders>
          </w:tcPr>
          <w:p ns2:paraId="59870746" ns2:textId="77777777" w:rsidR="00B6224B" w:rsidRDefault="00B6224B" w:rsidP="00E427B1">
            <w:pPr>
              <w:spacing w:before="15" w:after="15"/>
              <w:jc w:val="center"/>
              <w:rPr>
                <w:sz w:val="18"/>
                <w:szCs w:val="18"/>
              </w:rPr>
            </w:pPr>
            <w:r>
              <w:rPr>
                <w:sz w:val="18"/>
                <w:szCs w:val="18"/>
              </w:rPr>
              <w:t xml:space="preserve">(%) </w:t>
            </w:r>
          </w:p>
        </w:tc>
      </w:tr>
      <w:tr w:rsidR="00B6224B" ns2:paraId="1FC8FC0E" ns2: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1F54AF9A" ns2:textId="77777777" w:rsidR="00B6224B" w:rsidRDefault="00B6224B" w:rsidP="00E427B1">
            <w:pPr>
              <w:spacing w:before="15" w:after="15"/>
              <w:ind w:left="160" w:right="1" w:hanging="160"/>
              <w:rPr>
                <w:sz w:val="18"/>
                <w:szCs w:val="18"/>
              </w:rPr>
            </w:pPr>
            <w:r>
              <w:rPr>
                <w:sz w:val="18"/>
                <w:szCs w:val="18"/>
              </w:rPr>
              <w:t xml:space="preserve"> Participants in population </w:t>
            </w:r>
          </w:p>
        </w:tc>
        <w:tc>
          <w:tcPr>
            <w:tcW w:w="815" w:type="dxa"/>
            <w:tcBorders>
              <w:top w:val="nil"/>
              <w:left w:val="nil"/>
              <w:bottom w:val="nil"/>
              <w:right w:val="nil"/>
            </w:tcBorders>
          </w:tcPr>
          <w:p ns2:paraId="0EE15DDF" ns2:textId="77777777" w:rsidR="00B6224B" w:rsidRDefault="00B6224B" w:rsidP="00E427B1">
            <w:pPr>
              <w:tabs>
                <w:tab w:val="decimal" w:pos="372"/>
                <w:tab w:val="left" w:pos="452"/>
              </w:tabs>
              <w:spacing w:before="15" w:after="15"/>
              <w:rPr>
                <w:sz w:val="18"/>
                <w:szCs w:val="18"/>
              </w:rPr>
            </w:pPr>
            <w:r>
              <w:rPr>
                <w:sz w:val="18"/>
                <w:szCs w:val="18"/>
              </w:rPr>
              <w:tab/>
              <w:t xml:space="preserve">4 </w:t>
            </w:r>
          </w:p>
        </w:tc>
        <w:tc>
          <w:tcPr>
            <w:tcW w:w="815" w:type="dxa"/>
            <w:tcBorders>
              <w:top w:val="nil"/>
              <w:left w:val="nil"/>
              <w:bottom w:val="nil"/>
              <w:right w:val="single" w:sz="2" w:space="0" w:color="auto"/>
            </w:tcBorders>
          </w:tcPr>
          <w:p ns2:paraId="76DAECF4" ns2:textId="77777777" w:rsidR="00B6224B" w:rsidRDefault="00B6224B" w:rsidP="00E427B1">
            <w:pPr>
              <w:tabs>
                <w:tab w:val="decimal" w:pos="246"/>
                <w:tab w:val="left" w:pos="326"/>
              </w:tabs>
              <w:spacing w:before="15" w:after="15"/>
              <w:rPr>
                <w:sz w:val="18"/>
                <w:szCs w:val="18"/>
              </w:rPr>
            </w:pPr>
            <w:r>
              <w:rPr>
                <w:sz w:val="18"/>
                <w:szCs w:val="18"/>
              </w:rPr>
              <w:tab/>
            </w:r>
          </w:p>
        </w:tc>
        <w:tc>
          <w:tcPr>
            <w:tcW w:w="815" w:type="dxa"/>
            <w:tcBorders>
              <w:top w:val="nil"/>
              <w:left w:val="nil"/>
              <w:bottom w:val="nil"/>
              <w:right w:val="nil"/>
            </w:tcBorders>
          </w:tcPr>
          <w:p ns2:paraId="47C14EA4" ns2:textId="4DC0EAAA" w:rsidR="00B6224B" w:rsidRDefault="00B6224B" w:rsidP="00E427B1">
            <w:pPr>
              <w:tabs>
                <w:tab w:val="decimal" w:pos="372"/>
                <w:tab w:val="left" w:pos="452"/>
              </w:tabs>
              <w:spacing w:before="15" w:after="15"/>
              <w:rPr>
                <w:sz w:val="18"/>
                <w:szCs w:val="18"/>
              </w:rPr>
            </w:pPr>
            <w:r>
              <w:rPr>
                <w:sz w:val="18"/>
                <w:szCs w:val="18"/>
              </w:rPr>
              <w:tab/>
              <w:t xml:space="preserve">281 </w:t>
            </w:r>
          </w:p>
        </w:tc>
        <w:tc>
          <w:tcPr>
            <w:tcW w:w="815" w:type="dxa"/>
            <w:tcBorders>
              <w:top w:val="nil"/>
              <w:left w:val="nil"/>
              <w:bottom w:val="nil"/>
              <w:right w:val="single" w:sz="2" w:space="0" w:color="auto"/>
            </w:tcBorders>
          </w:tcPr>
          <w:p ns2:paraId="5DF2C91C" ns2:textId="77777777" w:rsidR="00B6224B" w:rsidRDefault="00B6224B" w:rsidP="00E427B1">
            <w:pPr>
              <w:tabs>
                <w:tab w:val="decimal" w:pos="246"/>
                <w:tab w:val="left" w:pos="326"/>
              </w:tabs>
              <w:spacing w:before="15" w:after="15"/>
              <w:rPr>
                <w:sz w:val="18"/>
                <w:szCs w:val="18"/>
              </w:rPr>
            </w:pPr>
            <w:r>
              <w:rPr>
                <w:sz w:val="18"/>
                <w:szCs w:val="18"/>
              </w:rPr>
              <w:tab/>
            </w:r>
          </w:p>
        </w:tc>
        <w:tc>
          <w:tcPr>
            <w:tcW w:w="815" w:type="dxa"/>
            <w:tcBorders>
              <w:top w:val="nil"/>
              <w:left w:val="nil"/>
              <w:bottom w:val="nil"/>
              <w:right w:val="nil"/>
            </w:tcBorders>
          </w:tcPr>
          <w:p ns2:paraId="461A27B7" ns2:textId="7CF74B54" w:rsidR="00B6224B" w:rsidRDefault="00B6224B" w:rsidP="00E427B1">
            <w:pPr>
              <w:tabs>
                <w:tab w:val="decimal" w:pos="372"/>
                <w:tab w:val="left" w:pos="452"/>
              </w:tabs>
              <w:spacing w:before="15" w:after="15"/>
              <w:rPr>
                <w:sz w:val="18"/>
                <w:szCs w:val="18"/>
              </w:rPr>
            </w:pPr>
            <w:r>
              <w:rPr>
                <w:sz w:val="18"/>
                <w:szCs w:val="18"/>
              </w:rPr>
              <w:tab/>
              <w:t xml:space="preserve">449 </w:t>
            </w:r>
          </w:p>
        </w:tc>
        <w:tc>
          <w:tcPr>
            <w:tcW w:w="815" w:type="dxa"/>
            <w:tcBorders>
              <w:top w:val="nil"/>
              <w:left w:val="nil"/>
              <w:bottom w:val="nil"/>
              <w:right w:val="single" w:sz="2" w:space="0" w:color="auto"/>
            </w:tcBorders>
          </w:tcPr>
          <w:p ns2:paraId="74726A93" ns2:textId="77777777" w:rsidR="00B6224B" w:rsidRDefault="00B6224B" w:rsidP="00E427B1">
            <w:pPr>
              <w:tabs>
                <w:tab w:val="decimal" w:pos="246"/>
                <w:tab w:val="left" w:pos="326"/>
              </w:tabs>
              <w:spacing w:before="15" w:after="15"/>
              <w:rPr>
                <w:sz w:val="18"/>
                <w:szCs w:val="18"/>
              </w:rPr>
            </w:pPr>
            <w:r>
              <w:rPr>
                <w:sz w:val="18"/>
                <w:szCs w:val="18"/>
              </w:rPr>
              <w:tab/>
            </w:r>
          </w:p>
        </w:tc>
        <w:tc>
          <w:tcPr>
            <w:tcW w:w="815" w:type="dxa"/>
            <w:tcBorders>
              <w:top w:val="nil"/>
              <w:left w:val="nil"/>
              <w:bottom w:val="nil"/>
              <w:right w:val="nil"/>
            </w:tcBorders>
          </w:tcPr>
          <w:p ns2:paraId="646F7419" ns2:textId="77777777" w:rsidR="00B6224B" w:rsidRDefault="00B6224B" w:rsidP="00E427B1">
            <w:pPr>
              <w:tabs>
                <w:tab w:val="decimal" w:pos="372"/>
                <w:tab w:val="left" w:pos="452"/>
              </w:tabs>
              <w:spacing w:before="15" w:after="15"/>
              <w:rPr>
                <w:sz w:val="18"/>
                <w:szCs w:val="18"/>
              </w:rPr>
            </w:pPr>
            <w:r>
              <w:rPr>
                <w:sz w:val="18"/>
                <w:szCs w:val="18"/>
              </w:rPr>
              <w:tab/>
              <w:t xml:space="preserve">5 </w:t>
            </w:r>
          </w:p>
        </w:tc>
        <w:tc>
          <w:tcPr>
            <w:tcW w:w="815" w:type="dxa"/>
            <w:tcBorders>
              <w:top w:val="nil"/>
              <w:left w:val="nil"/>
              <w:bottom w:val="nil"/>
              <w:right w:val="single" w:sz="2" w:space="0" w:color="auto"/>
            </w:tcBorders>
          </w:tcPr>
          <w:p ns2:paraId="22C5D619" ns2:textId="77777777" w:rsidR="00B6224B" w:rsidRDefault="00B6224B" w:rsidP="00E427B1">
            <w:pPr>
              <w:tabs>
                <w:tab w:val="decimal" w:pos="246"/>
                <w:tab w:val="left" w:pos="326"/>
              </w:tabs>
              <w:spacing w:before="15" w:after="15"/>
              <w:rPr>
                <w:sz w:val="18"/>
                <w:szCs w:val="18"/>
              </w:rPr>
            </w:pPr>
            <w:r>
              <w:rPr>
                <w:sz w:val="18"/>
                <w:szCs w:val="18"/>
              </w:rPr>
              <w:tab/>
            </w:r>
          </w:p>
        </w:tc>
        <w:tc>
          <w:tcPr>
            <w:tcW w:w="815" w:type="dxa"/>
            <w:tcBorders>
              <w:top w:val="nil"/>
              <w:left w:val="nil"/>
              <w:bottom w:val="nil"/>
              <w:right w:val="nil"/>
            </w:tcBorders>
          </w:tcPr>
          <w:p ns2:paraId="1AB34FF5" ns2:textId="77777777" w:rsidR="00B6224B" w:rsidRDefault="00B6224B" w:rsidP="00E427B1">
            <w:pPr>
              <w:tabs>
                <w:tab w:val="decimal" w:pos="372"/>
                <w:tab w:val="left" w:pos="452"/>
              </w:tabs>
              <w:spacing w:before="15" w:after="15"/>
              <w:rPr>
                <w:sz w:val="18"/>
                <w:szCs w:val="18"/>
              </w:rPr>
            </w:pPr>
            <w:r>
              <w:rPr>
                <w:sz w:val="18"/>
                <w:szCs w:val="18"/>
              </w:rPr>
              <w:tab/>
              <w:t xml:space="preserve">7 </w:t>
            </w:r>
          </w:p>
        </w:tc>
        <w:tc>
          <w:tcPr>
            <w:tcW w:w="815" w:type="dxa"/>
            <w:tcBorders>
              <w:top w:val="nil"/>
              <w:left w:val="nil"/>
              <w:bottom w:val="nil"/>
              <w:right w:val="single" w:sz="2" w:space="0" w:color="auto"/>
            </w:tcBorders>
          </w:tcPr>
          <w:p ns2:paraId="6C0F196E" ns2:textId="77777777" w:rsidR="00B6224B" w:rsidRDefault="00B6224B" w:rsidP="00E427B1">
            <w:pPr>
              <w:tabs>
                <w:tab w:val="decimal" w:pos="246"/>
                <w:tab w:val="left" w:pos="326"/>
              </w:tabs>
              <w:spacing w:before="15" w:after="15"/>
              <w:rPr>
                <w:sz w:val="18"/>
                <w:szCs w:val="18"/>
              </w:rPr>
            </w:pPr>
            <w:r>
              <w:rPr>
                <w:sz w:val="18"/>
                <w:szCs w:val="18"/>
              </w:rPr>
              <w:tab/>
            </w:r>
          </w:p>
        </w:tc>
        <w:tc>
          <w:tcPr>
            <w:tcW w:w="815" w:type="dxa"/>
            <w:tcBorders>
              <w:top w:val="nil"/>
              <w:left w:val="nil"/>
              <w:bottom w:val="nil"/>
              <w:right w:val="nil"/>
            </w:tcBorders>
          </w:tcPr>
          <w:p ns2:paraId="1A4F9057" ns2:textId="3611D1F9" w:rsidR="00B6224B" w:rsidRDefault="00B6224B" w:rsidP="00E427B1">
            <w:pPr>
              <w:tabs>
                <w:tab w:val="decimal" w:pos="372"/>
                <w:tab w:val="left" w:pos="452"/>
              </w:tabs>
              <w:spacing w:before="15" w:after="15"/>
              <w:rPr>
                <w:sz w:val="18"/>
                <w:szCs w:val="18"/>
              </w:rPr>
            </w:pPr>
            <w:r>
              <w:rPr>
                <w:sz w:val="18"/>
                <w:szCs w:val="18"/>
              </w:rPr>
              <w:tab/>
              <w:t xml:space="preserve">746 </w:t>
            </w:r>
          </w:p>
        </w:tc>
        <w:tc>
          <w:tcPr>
            <w:tcW w:w="815" w:type="dxa"/>
            <w:tcBorders>
              <w:top w:val="nil"/>
              <w:left w:val="nil"/>
              <w:bottom w:val="nil"/>
            </w:tcBorders>
          </w:tcPr>
          <w:p ns2:paraId="79612B59" ns2:textId="77777777" w:rsidR="00B6224B" w:rsidRDefault="00B6224B" w:rsidP="00E427B1">
            <w:pPr>
              <w:tabs>
                <w:tab w:val="decimal" w:pos="246"/>
                <w:tab w:val="left" w:pos="326"/>
              </w:tabs>
              <w:spacing w:before="15" w:after="15"/>
              <w:rPr>
                <w:sz w:val="18"/>
                <w:szCs w:val="18"/>
              </w:rPr>
            </w:pPr>
            <w:r>
              <w:rPr>
                <w:sz w:val="18"/>
                <w:szCs w:val="18"/>
              </w:rPr>
              <w:tab/>
            </w:r>
          </w:p>
        </w:tc>
      </w:tr>
      <w:tr w:rsidR="00B6224B" ns2:paraId="47E38C65" ns2: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7C7A6F56" ns2:textId="77777777" w:rsidR="00B6224B" w:rsidRDefault="00B6224B" w:rsidP="00E427B1">
            <w:pPr>
              <w:spacing w:before="15" w:after="15"/>
              <w:ind w:left="160" w:right="1" w:hanging="160"/>
              <w:rPr>
                <w:sz w:val="18"/>
                <w:szCs w:val="18"/>
              </w:rPr>
            </w:pPr>
            <w:r>
              <w:rPr>
                <w:sz w:val="18"/>
                <w:szCs w:val="18"/>
              </w:rPr>
              <w:t xml:space="preserve">   with one or more adverse events </w:t>
            </w:r>
          </w:p>
        </w:tc>
        <w:tc>
          <w:tcPr>
            <w:tcW w:w="815" w:type="dxa"/>
            <w:tcBorders>
              <w:top w:val="nil"/>
              <w:left w:val="nil"/>
              <w:bottom w:val="nil"/>
              <w:right w:val="nil"/>
            </w:tcBorders>
          </w:tcPr>
          <w:p ns2:paraId="000E36AC" ns2:textId="77777777" w:rsidR="00B6224B" w:rsidRDefault="00B6224B" w:rsidP="00E427B1">
            <w:pPr>
              <w:tabs>
                <w:tab w:val="decimal" w:pos="372"/>
                <w:tab w:val="left" w:pos="452"/>
              </w:tabs>
              <w:spacing w:before="15" w:after="15"/>
              <w:rPr>
                <w:sz w:val="18"/>
                <w:szCs w:val="18"/>
              </w:rPr>
            </w:pPr>
            <w:r>
              <w:rPr>
                <w:sz w:val="18"/>
                <w:szCs w:val="18"/>
              </w:rPr>
              <w:tab/>
              <w:t xml:space="preserve">4 </w:t>
            </w:r>
          </w:p>
        </w:tc>
        <w:tc>
          <w:tcPr>
            <w:tcW w:w="815" w:type="dxa"/>
            <w:tcBorders>
              <w:top w:val="nil"/>
              <w:left w:val="nil"/>
              <w:bottom w:val="nil"/>
              <w:right w:val="single" w:sz="2" w:space="0" w:color="auto"/>
            </w:tcBorders>
          </w:tcPr>
          <w:p ns2:paraId="3C5424D9" ns2:textId="77777777" w:rsidR="00B6224B" w:rsidRDefault="00B6224B" w:rsidP="00E427B1">
            <w:pPr>
              <w:tabs>
                <w:tab w:val="decimal" w:pos="246"/>
                <w:tab w:val="left" w:pos="326"/>
              </w:tabs>
              <w:spacing w:before="15" w:after="15"/>
              <w:rPr>
                <w:sz w:val="18"/>
                <w:szCs w:val="18"/>
              </w:rPr>
            </w:pPr>
            <w:r>
              <w:rPr>
                <w:sz w:val="18"/>
                <w:szCs w:val="18"/>
              </w:rPr>
              <w:tab/>
              <w:t xml:space="preserve">(100.0) </w:t>
            </w:r>
          </w:p>
        </w:tc>
        <w:tc>
          <w:tcPr>
            <w:tcW w:w="815" w:type="dxa"/>
            <w:tcBorders>
              <w:top w:val="nil"/>
              <w:left w:val="nil"/>
              <w:bottom w:val="nil"/>
              <w:right w:val="nil"/>
            </w:tcBorders>
          </w:tcPr>
          <w:p ns2:paraId="031673CD" ns2:textId="64B10C0E" w:rsidR="00B6224B" w:rsidRDefault="00B6224B" w:rsidP="00E427B1">
            <w:pPr>
              <w:tabs>
                <w:tab w:val="decimal" w:pos="372"/>
                <w:tab w:val="left" w:pos="452"/>
              </w:tabs>
              <w:spacing w:before="15" w:after="15"/>
              <w:rPr>
                <w:sz w:val="18"/>
                <w:szCs w:val="18"/>
              </w:rPr>
            </w:pPr>
            <w:r>
              <w:rPr>
                <w:sz w:val="18"/>
                <w:szCs w:val="18"/>
              </w:rPr>
              <w:tab/>
              <w:t xml:space="preserve">272 </w:t>
            </w:r>
          </w:p>
        </w:tc>
        <w:tc>
          <w:tcPr>
            <w:tcW w:w="815" w:type="dxa"/>
            <w:tcBorders>
              <w:top w:val="nil"/>
              <w:left w:val="nil"/>
              <w:bottom w:val="nil"/>
              <w:right w:val="single" w:sz="2" w:space="0" w:color="auto"/>
            </w:tcBorders>
          </w:tcPr>
          <w:p ns2:paraId="0F652DDB" ns2:textId="772863AD" w:rsidR="00B6224B" w:rsidRDefault="00B6224B" w:rsidP="00E427B1">
            <w:pPr>
              <w:tabs>
                <w:tab w:val="decimal" w:pos="246"/>
                <w:tab w:val="left" w:pos="326"/>
              </w:tabs>
              <w:spacing w:before="15" w:after="15"/>
              <w:rPr>
                <w:sz w:val="18"/>
                <w:szCs w:val="18"/>
              </w:rPr>
            </w:pPr>
            <w:r>
              <w:rPr>
                <w:sz w:val="18"/>
                <w:szCs w:val="18"/>
              </w:rPr>
              <w:tab/>
              <w:t xml:space="preserve">(96.8) </w:t>
            </w:r>
          </w:p>
        </w:tc>
        <w:tc>
          <w:tcPr>
            <w:tcW w:w="815" w:type="dxa"/>
            <w:tcBorders>
              <w:top w:val="nil"/>
              <w:left w:val="nil"/>
              <w:bottom w:val="nil"/>
              <w:right w:val="nil"/>
            </w:tcBorders>
          </w:tcPr>
          <w:p ns2:paraId="379CEEBF" ns2:textId="6384E7F2" w:rsidR="00B6224B" w:rsidRDefault="00B6224B" w:rsidP="00E427B1">
            <w:pPr>
              <w:tabs>
                <w:tab w:val="decimal" w:pos="372"/>
                <w:tab w:val="left" w:pos="452"/>
              </w:tabs>
              <w:spacing w:before="15" w:after="15"/>
              <w:rPr>
                <w:sz w:val="18"/>
                <w:szCs w:val="18"/>
              </w:rPr>
            </w:pPr>
            <w:r>
              <w:rPr>
                <w:sz w:val="18"/>
                <w:szCs w:val="18"/>
              </w:rPr>
              <w:tab/>
              <w:t xml:space="preserve">448 </w:t>
            </w:r>
          </w:p>
        </w:tc>
        <w:tc>
          <w:tcPr>
            <w:tcW w:w="815" w:type="dxa"/>
            <w:tcBorders>
              <w:top w:val="nil"/>
              <w:left w:val="nil"/>
              <w:bottom w:val="nil"/>
              <w:right w:val="single" w:sz="2" w:space="0" w:color="auto"/>
            </w:tcBorders>
          </w:tcPr>
          <w:p ns2:paraId="1A7FEB1B" ns2:textId="77777777" w:rsidR="00B6224B" w:rsidRDefault="00B6224B" w:rsidP="00E427B1">
            <w:pPr>
              <w:tabs>
                <w:tab w:val="decimal" w:pos="246"/>
                <w:tab w:val="left" w:pos="326"/>
              </w:tabs>
              <w:spacing w:before="15" w:after="15"/>
              <w:rPr>
                <w:sz w:val="18"/>
                <w:szCs w:val="18"/>
              </w:rPr>
            </w:pPr>
            <w:r>
              <w:rPr>
                <w:sz w:val="18"/>
                <w:szCs w:val="18"/>
              </w:rPr>
              <w:tab/>
              <w:t xml:space="preserve">(99.8) </w:t>
            </w:r>
          </w:p>
        </w:tc>
        <w:tc>
          <w:tcPr>
            <w:tcW w:w="815" w:type="dxa"/>
            <w:tcBorders>
              <w:top w:val="nil"/>
              <w:left w:val="nil"/>
              <w:bottom w:val="nil"/>
              <w:right w:val="nil"/>
            </w:tcBorders>
          </w:tcPr>
          <w:p ns2:paraId="386B3CDB" ns2:textId="77777777" w:rsidR="00B6224B" w:rsidRDefault="00B6224B" w:rsidP="00E427B1">
            <w:pPr>
              <w:tabs>
                <w:tab w:val="decimal" w:pos="372"/>
                <w:tab w:val="left" w:pos="452"/>
              </w:tabs>
              <w:spacing w:before="15" w:after="15"/>
              <w:rPr>
                <w:sz w:val="18"/>
                <w:szCs w:val="18"/>
              </w:rPr>
            </w:pPr>
            <w:r>
              <w:rPr>
                <w:sz w:val="18"/>
                <w:szCs w:val="18"/>
              </w:rPr>
              <w:tab/>
              <w:t xml:space="preserve">5 </w:t>
            </w:r>
          </w:p>
        </w:tc>
        <w:tc>
          <w:tcPr>
            <w:tcW w:w="815" w:type="dxa"/>
            <w:tcBorders>
              <w:top w:val="nil"/>
              <w:left w:val="nil"/>
              <w:bottom w:val="nil"/>
              <w:right w:val="single" w:sz="2" w:space="0" w:color="auto"/>
            </w:tcBorders>
          </w:tcPr>
          <w:p ns2:paraId="050A736E" ns2:textId="77777777" w:rsidR="00B6224B" w:rsidRDefault="00B6224B" w:rsidP="00E427B1">
            <w:pPr>
              <w:tabs>
                <w:tab w:val="decimal" w:pos="246"/>
                <w:tab w:val="left" w:pos="326"/>
              </w:tabs>
              <w:spacing w:before="15" w:after="15"/>
              <w:rPr>
                <w:sz w:val="18"/>
                <w:szCs w:val="18"/>
              </w:rPr>
            </w:pPr>
            <w:r>
              <w:rPr>
                <w:sz w:val="18"/>
                <w:szCs w:val="18"/>
              </w:rPr>
              <w:tab/>
              <w:t xml:space="preserve">(100.0) </w:t>
            </w:r>
          </w:p>
        </w:tc>
        <w:tc>
          <w:tcPr>
            <w:tcW w:w="815" w:type="dxa"/>
            <w:tcBorders>
              <w:top w:val="nil"/>
              <w:left w:val="nil"/>
              <w:bottom w:val="nil"/>
              <w:right w:val="nil"/>
            </w:tcBorders>
          </w:tcPr>
          <w:p ns2:paraId="7CFAFC94" ns2:textId="77777777" w:rsidR="00B6224B" w:rsidRDefault="00B6224B" w:rsidP="00E427B1">
            <w:pPr>
              <w:tabs>
                <w:tab w:val="decimal" w:pos="372"/>
                <w:tab w:val="left" w:pos="452"/>
              </w:tabs>
              <w:spacing w:before="15" w:after="15"/>
              <w:rPr>
                <w:sz w:val="18"/>
                <w:szCs w:val="18"/>
              </w:rPr>
            </w:pPr>
            <w:r>
              <w:rPr>
                <w:sz w:val="18"/>
                <w:szCs w:val="18"/>
              </w:rPr>
              <w:tab/>
              <w:t xml:space="preserve">7 </w:t>
            </w:r>
          </w:p>
        </w:tc>
        <w:tc>
          <w:tcPr>
            <w:tcW w:w="815" w:type="dxa"/>
            <w:tcBorders>
              <w:top w:val="nil"/>
              <w:left w:val="nil"/>
              <w:bottom w:val="nil"/>
              <w:right w:val="single" w:sz="2" w:space="0" w:color="auto"/>
            </w:tcBorders>
          </w:tcPr>
          <w:p ns2:paraId="43B8ADC1" ns2:textId="77777777" w:rsidR="00B6224B" w:rsidRDefault="00B6224B" w:rsidP="00E427B1">
            <w:pPr>
              <w:tabs>
                <w:tab w:val="decimal" w:pos="246"/>
                <w:tab w:val="left" w:pos="326"/>
              </w:tabs>
              <w:spacing w:before="15" w:after="15"/>
              <w:rPr>
                <w:sz w:val="18"/>
                <w:szCs w:val="18"/>
              </w:rPr>
            </w:pPr>
            <w:r>
              <w:rPr>
                <w:sz w:val="18"/>
                <w:szCs w:val="18"/>
              </w:rPr>
              <w:tab/>
              <w:t xml:space="preserve">(100.0) </w:t>
            </w:r>
          </w:p>
        </w:tc>
        <w:tc>
          <w:tcPr>
            <w:tcW w:w="815" w:type="dxa"/>
            <w:tcBorders>
              <w:top w:val="nil"/>
              <w:left w:val="nil"/>
              <w:bottom w:val="nil"/>
              <w:right w:val="nil"/>
            </w:tcBorders>
          </w:tcPr>
          <w:p ns2:paraId="1EEEA5D9" ns2:textId="7CC311BE" w:rsidR="00B6224B" w:rsidRDefault="00B6224B" w:rsidP="00E427B1">
            <w:pPr>
              <w:tabs>
                <w:tab w:val="decimal" w:pos="372"/>
                <w:tab w:val="left" w:pos="452"/>
              </w:tabs>
              <w:spacing w:before="15" w:after="15"/>
              <w:rPr>
                <w:sz w:val="18"/>
                <w:szCs w:val="18"/>
              </w:rPr>
            </w:pPr>
            <w:r>
              <w:rPr>
                <w:sz w:val="18"/>
                <w:szCs w:val="18"/>
              </w:rPr>
              <w:tab/>
              <w:t xml:space="preserve">736 </w:t>
            </w:r>
          </w:p>
        </w:tc>
        <w:tc>
          <w:tcPr>
            <w:tcW w:w="815" w:type="dxa"/>
            <w:tcBorders>
              <w:top w:val="nil"/>
              <w:left w:val="nil"/>
              <w:bottom w:val="nil"/>
            </w:tcBorders>
          </w:tcPr>
          <w:p ns2:paraId="445D3C6A" ns2:textId="628C9644" w:rsidR="00B6224B" w:rsidRDefault="00B6224B" w:rsidP="00E427B1">
            <w:pPr>
              <w:tabs>
                <w:tab w:val="decimal" w:pos="246"/>
                <w:tab w:val="left" w:pos="326"/>
              </w:tabs>
              <w:spacing w:before="15" w:after="15"/>
              <w:rPr>
                <w:sz w:val="18"/>
                <w:szCs w:val="18"/>
              </w:rPr>
            </w:pPr>
            <w:r>
              <w:rPr>
                <w:sz w:val="18"/>
                <w:szCs w:val="18"/>
              </w:rPr>
              <w:tab/>
              <w:t xml:space="preserve">(98.7) </w:t>
            </w:r>
          </w:p>
        </w:tc>
      </w:tr>
      <w:tr w:rsidR="00B6224B" ns2:paraId="1F7D8BA1" ns2: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2EDA0689" ns2:textId="77777777" w:rsidR="00B6224B" w:rsidRDefault="00B6224B" w:rsidP="00E427B1">
            <w:pPr>
              <w:spacing w:before="15" w:after="15"/>
              <w:ind w:left="160" w:right="1" w:hanging="160"/>
              <w:rPr>
                <w:sz w:val="18"/>
                <w:szCs w:val="18"/>
              </w:rPr>
            </w:pPr>
            <w:r>
              <w:rPr>
                <w:sz w:val="18"/>
                <w:szCs w:val="18"/>
              </w:rPr>
              <w:t xml:space="preserve">   Anaemia </w:t>
            </w:r>
          </w:p>
        </w:tc>
        <w:tc>
          <w:tcPr>
            <w:tcW w:w="815" w:type="dxa"/>
            <w:tcBorders>
              <w:top w:val="nil"/>
              <w:left w:val="nil"/>
              <w:bottom w:val="nil"/>
              <w:right w:val="nil"/>
            </w:tcBorders>
          </w:tcPr>
          <w:p ns2:paraId="7D397C0D" ns2:textId="77777777" w:rsidR="00B6224B" w:rsidRDefault="00B6224B" w:rsidP="00E427B1">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nil"/>
              <w:right w:val="single" w:sz="2" w:space="0" w:color="auto"/>
            </w:tcBorders>
          </w:tcPr>
          <w:p ns2:paraId="2158E71A" ns2:textId="77777777" w:rsidR="00B6224B" w:rsidRDefault="00B6224B" w:rsidP="00E427B1">
            <w:pPr>
              <w:tabs>
                <w:tab w:val="decimal" w:pos="246"/>
                <w:tab w:val="left" w:pos="326"/>
              </w:tabs>
              <w:spacing w:before="15" w:after="15"/>
              <w:rPr>
                <w:sz w:val="18"/>
                <w:szCs w:val="18"/>
              </w:rPr>
            </w:pPr>
            <w:r>
              <w:rPr>
                <w:sz w:val="18"/>
                <w:szCs w:val="18"/>
              </w:rPr>
              <w:tab/>
              <w:t xml:space="preserve">(25.0) </w:t>
            </w:r>
          </w:p>
        </w:tc>
        <w:tc>
          <w:tcPr>
            <w:tcW w:w="815" w:type="dxa"/>
            <w:tcBorders>
              <w:top w:val="nil"/>
              <w:left w:val="nil"/>
              <w:bottom w:val="nil"/>
              <w:right w:val="nil"/>
            </w:tcBorders>
          </w:tcPr>
          <w:p ns2:paraId="6AA684F8" ns2:textId="693F544F" w:rsidR="00B6224B" w:rsidRDefault="00B6224B" w:rsidP="00E427B1">
            <w:pPr>
              <w:tabs>
                <w:tab w:val="decimal" w:pos="372"/>
                <w:tab w:val="left" w:pos="452"/>
              </w:tabs>
              <w:spacing w:before="15" w:after="15"/>
              <w:rPr>
                <w:sz w:val="18"/>
                <w:szCs w:val="18"/>
              </w:rPr>
            </w:pPr>
            <w:r>
              <w:rPr>
                <w:sz w:val="18"/>
                <w:szCs w:val="18"/>
              </w:rPr>
              <w:tab/>
              <w:t xml:space="preserve">193 </w:t>
            </w:r>
          </w:p>
        </w:tc>
        <w:tc>
          <w:tcPr>
            <w:tcW w:w="815" w:type="dxa"/>
            <w:tcBorders>
              <w:top w:val="nil"/>
              <w:left w:val="nil"/>
              <w:bottom w:val="nil"/>
              <w:right w:val="single" w:sz="2" w:space="0" w:color="auto"/>
            </w:tcBorders>
          </w:tcPr>
          <w:p ns2:paraId="11480499" ns2:textId="3D925296" w:rsidR="00B6224B" w:rsidRDefault="00B6224B" w:rsidP="00E427B1">
            <w:pPr>
              <w:tabs>
                <w:tab w:val="decimal" w:pos="246"/>
                <w:tab w:val="left" w:pos="326"/>
              </w:tabs>
              <w:spacing w:before="15" w:after="15"/>
              <w:rPr>
                <w:sz w:val="18"/>
                <w:szCs w:val="18"/>
              </w:rPr>
            </w:pPr>
            <w:r>
              <w:rPr>
                <w:sz w:val="18"/>
                <w:szCs w:val="18"/>
              </w:rPr>
              <w:tab/>
              <w:t xml:space="preserve">(68.7) </w:t>
            </w:r>
          </w:p>
        </w:tc>
        <w:tc>
          <w:tcPr>
            <w:tcW w:w="815" w:type="dxa"/>
            <w:tcBorders>
              <w:top w:val="nil"/>
              <w:left w:val="nil"/>
              <w:bottom w:val="nil"/>
              <w:right w:val="nil"/>
            </w:tcBorders>
          </w:tcPr>
          <w:p ns2:paraId="12E527A5" ns2:textId="317726F3" w:rsidR="00B6224B" w:rsidRDefault="00B6224B" w:rsidP="00E427B1">
            <w:pPr>
              <w:tabs>
                <w:tab w:val="decimal" w:pos="372"/>
                <w:tab w:val="left" w:pos="452"/>
              </w:tabs>
              <w:spacing w:before="15" w:after="15"/>
              <w:rPr>
                <w:sz w:val="18"/>
                <w:szCs w:val="18"/>
              </w:rPr>
            </w:pPr>
            <w:r>
              <w:rPr>
                <w:sz w:val="18"/>
                <w:szCs w:val="18"/>
              </w:rPr>
              <w:tab/>
              <w:t xml:space="preserve">367 </w:t>
            </w:r>
          </w:p>
        </w:tc>
        <w:tc>
          <w:tcPr>
            <w:tcW w:w="815" w:type="dxa"/>
            <w:tcBorders>
              <w:top w:val="nil"/>
              <w:left w:val="nil"/>
              <w:bottom w:val="nil"/>
              <w:right w:val="single" w:sz="2" w:space="0" w:color="auto"/>
            </w:tcBorders>
          </w:tcPr>
          <w:p ns2:paraId="7C2E920B" ns2:textId="431E05AE" w:rsidR="00B6224B" w:rsidRDefault="00B6224B" w:rsidP="00E427B1">
            <w:pPr>
              <w:tabs>
                <w:tab w:val="decimal" w:pos="246"/>
                <w:tab w:val="left" w:pos="326"/>
              </w:tabs>
              <w:spacing w:before="15" w:after="15"/>
              <w:rPr>
                <w:sz w:val="18"/>
                <w:szCs w:val="18"/>
              </w:rPr>
            </w:pPr>
            <w:r>
              <w:rPr>
                <w:sz w:val="18"/>
                <w:szCs w:val="18"/>
              </w:rPr>
              <w:tab/>
              <w:t xml:space="preserve">(81.7) </w:t>
            </w:r>
          </w:p>
        </w:tc>
        <w:tc>
          <w:tcPr>
            <w:tcW w:w="815" w:type="dxa"/>
            <w:tcBorders>
              <w:top w:val="nil"/>
              <w:left w:val="nil"/>
              <w:bottom w:val="nil"/>
              <w:right w:val="nil"/>
            </w:tcBorders>
          </w:tcPr>
          <w:p ns2:paraId="21A5BD8A" ns2:textId="77777777" w:rsidR="00B6224B" w:rsidRDefault="00B6224B" w:rsidP="00E427B1">
            <w:pPr>
              <w:tabs>
                <w:tab w:val="decimal" w:pos="372"/>
                <w:tab w:val="left" w:pos="452"/>
              </w:tabs>
              <w:spacing w:before="15" w:after="15"/>
              <w:rPr>
                <w:sz w:val="18"/>
                <w:szCs w:val="18"/>
              </w:rPr>
            </w:pPr>
            <w:r>
              <w:rPr>
                <w:sz w:val="18"/>
                <w:szCs w:val="18"/>
              </w:rPr>
              <w:tab/>
              <w:t xml:space="preserve">4 </w:t>
            </w:r>
          </w:p>
        </w:tc>
        <w:tc>
          <w:tcPr>
            <w:tcW w:w="815" w:type="dxa"/>
            <w:tcBorders>
              <w:top w:val="nil"/>
              <w:left w:val="nil"/>
              <w:bottom w:val="nil"/>
              <w:right w:val="single" w:sz="2" w:space="0" w:color="auto"/>
            </w:tcBorders>
          </w:tcPr>
          <w:p ns2:paraId="6E650F40" ns2:textId="77777777" w:rsidR="00B6224B" w:rsidRDefault="00B6224B" w:rsidP="00E427B1">
            <w:pPr>
              <w:tabs>
                <w:tab w:val="decimal" w:pos="246"/>
                <w:tab w:val="left" w:pos="326"/>
              </w:tabs>
              <w:spacing w:before="15" w:after="15"/>
              <w:rPr>
                <w:sz w:val="18"/>
                <w:szCs w:val="18"/>
              </w:rPr>
            </w:pPr>
            <w:r>
              <w:rPr>
                <w:sz w:val="18"/>
                <w:szCs w:val="18"/>
              </w:rPr>
              <w:tab/>
              <w:t xml:space="preserve">(80.0) </w:t>
            </w:r>
          </w:p>
        </w:tc>
        <w:tc>
          <w:tcPr>
            <w:tcW w:w="815" w:type="dxa"/>
            <w:tcBorders>
              <w:top w:val="nil"/>
              <w:left w:val="nil"/>
              <w:bottom w:val="nil"/>
              <w:right w:val="nil"/>
            </w:tcBorders>
          </w:tcPr>
          <w:p ns2:paraId="36070C54" ns2:textId="77777777" w:rsidR="00B6224B" w:rsidRDefault="00B6224B" w:rsidP="00E427B1">
            <w:pPr>
              <w:tabs>
                <w:tab w:val="decimal" w:pos="372"/>
                <w:tab w:val="left" w:pos="452"/>
              </w:tabs>
              <w:spacing w:before="15" w:after="15"/>
              <w:rPr>
                <w:sz w:val="18"/>
                <w:szCs w:val="18"/>
              </w:rPr>
            </w:pPr>
            <w:r>
              <w:rPr>
                <w:sz w:val="18"/>
                <w:szCs w:val="18"/>
              </w:rPr>
              <w:tab/>
              <w:t xml:space="preserve">4 </w:t>
            </w:r>
          </w:p>
        </w:tc>
        <w:tc>
          <w:tcPr>
            <w:tcW w:w="815" w:type="dxa"/>
            <w:tcBorders>
              <w:top w:val="nil"/>
              <w:left w:val="nil"/>
              <w:bottom w:val="nil"/>
              <w:right w:val="single" w:sz="2" w:space="0" w:color="auto"/>
            </w:tcBorders>
          </w:tcPr>
          <w:p ns2:paraId="4770B294" ns2:textId="77777777" w:rsidR="00B6224B" w:rsidRDefault="00B6224B" w:rsidP="00E427B1">
            <w:pPr>
              <w:tabs>
                <w:tab w:val="decimal" w:pos="246"/>
                <w:tab w:val="left" w:pos="326"/>
              </w:tabs>
              <w:spacing w:before="15" w:after="15"/>
              <w:rPr>
                <w:sz w:val="18"/>
                <w:szCs w:val="18"/>
              </w:rPr>
            </w:pPr>
            <w:r>
              <w:rPr>
                <w:sz w:val="18"/>
                <w:szCs w:val="18"/>
              </w:rPr>
              <w:tab/>
              <w:t xml:space="preserve">(57.1) </w:t>
            </w:r>
          </w:p>
        </w:tc>
        <w:tc>
          <w:tcPr>
            <w:tcW w:w="815" w:type="dxa"/>
            <w:tcBorders>
              <w:top w:val="nil"/>
              <w:left w:val="nil"/>
              <w:bottom w:val="nil"/>
              <w:right w:val="nil"/>
            </w:tcBorders>
          </w:tcPr>
          <w:p ns2:paraId="497FBD38" ns2:textId="71CCB009" w:rsidR="00B6224B" w:rsidRDefault="00B6224B" w:rsidP="00E427B1">
            <w:pPr>
              <w:tabs>
                <w:tab w:val="decimal" w:pos="372"/>
                <w:tab w:val="left" w:pos="452"/>
              </w:tabs>
              <w:spacing w:before="15" w:after="15"/>
              <w:rPr>
                <w:sz w:val="18"/>
                <w:szCs w:val="18"/>
              </w:rPr>
            </w:pPr>
            <w:r>
              <w:rPr>
                <w:sz w:val="18"/>
                <w:szCs w:val="18"/>
              </w:rPr>
              <w:tab/>
              <w:t xml:space="preserve">569 </w:t>
            </w:r>
          </w:p>
        </w:tc>
        <w:tc>
          <w:tcPr>
            <w:tcW w:w="815" w:type="dxa"/>
            <w:tcBorders>
              <w:top w:val="nil"/>
              <w:left w:val="nil"/>
              <w:bottom w:val="nil"/>
            </w:tcBorders>
          </w:tcPr>
          <w:p ns2:paraId="448AE4EF" ns2:textId="548A4294" w:rsidR="00B6224B" w:rsidRDefault="00B6224B" w:rsidP="00E427B1">
            <w:pPr>
              <w:tabs>
                <w:tab w:val="decimal" w:pos="246"/>
                <w:tab w:val="left" w:pos="326"/>
              </w:tabs>
              <w:spacing w:before="15" w:after="15"/>
              <w:rPr>
                <w:sz w:val="18"/>
                <w:szCs w:val="18"/>
              </w:rPr>
            </w:pPr>
            <w:r>
              <w:rPr>
                <w:sz w:val="18"/>
                <w:szCs w:val="18"/>
              </w:rPr>
              <w:tab/>
              <w:t xml:space="preserve">(76.3) </w:t>
            </w:r>
          </w:p>
        </w:tc>
      </w:tr>
      <w:tr w:rsidR="00B6224B" ns2:paraId="5C1A293D" ns2: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2E625B0F" ns2:textId="77777777" w:rsidR="00B6224B" w:rsidRDefault="00B6224B" w:rsidP="00E427B1">
            <w:pPr>
              <w:spacing w:before="15" w:after="15"/>
              <w:ind w:left="160" w:right="1" w:hanging="160"/>
              <w:rPr>
                <w:sz w:val="18"/>
                <w:szCs w:val="18"/>
              </w:rPr>
            </w:pPr>
            <w:r>
              <w:rPr>
                <w:sz w:val="18"/>
                <w:szCs w:val="18"/>
              </w:rPr>
              <w:t xml:space="preserve">   White blood cell count decreased </w:t>
            </w:r>
          </w:p>
        </w:tc>
        <w:tc>
          <w:tcPr>
            <w:tcW w:w="815" w:type="dxa"/>
            <w:tcBorders>
              <w:top w:val="nil"/>
              <w:left w:val="nil"/>
              <w:bottom w:val="nil"/>
              <w:right w:val="nil"/>
            </w:tcBorders>
          </w:tcPr>
          <w:p ns2:paraId="0E4C1170"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ns2:paraId="1745B800"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ns2:paraId="68B0A852" ns2:textId="5729049A" w:rsidR="00B6224B" w:rsidRDefault="00B6224B" w:rsidP="00E427B1">
            <w:pPr>
              <w:tabs>
                <w:tab w:val="decimal" w:pos="372"/>
                <w:tab w:val="left" w:pos="452"/>
              </w:tabs>
              <w:spacing w:before="15" w:after="15"/>
              <w:rPr>
                <w:sz w:val="18"/>
                <w:szCs w:val="18"/>
              </w:rPr>
            </w:pPr>
            <w:r>
              <w:rPr>
                <w:sz w:val="18"/>
                <w:szCs w:val="18"/>
              </w:rPr>
              <w:tab/>
              <w:t xml:space="preserve">117 </w:t>
            </w:r>
          </w:p>
        </w:tc>
        <w:tc>
          <w:tcPr>
            <w:tcW w:w="815" w:type="dxa"/>
            <w:tcBorders>
              <w:top w:val="nil"/>
              <w:left w:val="nil"/>
              <w:bottom w:val="nil"/>
              <w:right w:val="single" w:sz="2" w:space="0" w:color="auto"/>
            </w:tcBorders>
          </w:tcPr>
          <w:p ns2:paraId="5C364733" ns2:textId="5BA263CE" w:rsidR="00B6224B" w:rsidRDefault="00B6224B" w:rsidP="00E427B1">
            <w:pPr>
              <w:tabs>
                <w:tab w:val="decimal" w:pos="246"/>
                <w:tab w:val="left" w:pos="326"/>
              </w:tabs>
              <w:spacing w:before="15" w:after="15"/>
              <w:rPr>
                <w:sz w:val="18"/>
                <w:szCs w:val="18"/>
              </w:rPr>
            </w:pPr>
            <w:r>
              <w:rPr>
                <w:sz w:val="18"/>
                <w:szCs w:val="18"/>
              </w:rPr>
              <w:tab/>
              <w:t xml:space="preserve">(41.6) </w:t>
            </w:r>
          </w:p>
        </w:tc>
        <w:tc>
          <w:tcPr>
            <w:tcW w:w="815" w:type="dxa"/>
            <w:tcBorders>
              <w:top w:val="nil"/>
              <w:left w:val="nil"/>
              <w:bottom w:val="nil"/>
              <w:right w:val="nil"/>
            </w:tcBorders>
          </w:tcPr>
          <w:p ns2:paraId="29566192" ns2:textId="7FDBCA32" w:rsidR="00B6224B" w:rsidRDefault="00B6224B" w:rsidP="00E427B1">
            <w:pPr>
              <w:tabs>
                <w:tab w:val="decimal" w:pos="372"/>
                <w:tab w:val="left" w:pos="452"/>
              </w:tabs>
              <w:spacing w:before="15" w:after="15"/>
              <w:rPr>
                <w:sz w:val="18"/>
                <w:szCs w:val="18"/>
              </w:rPr>
            </w:pPr>
            <w:r>
              <w:rPr>
                <w:sz w:val="18"/>
                <w:szCs w:val="18"/>
              </w:rPr>
              <w:tab/>
              <w:t xml:space="preserve">283 </w:t>
            </w:r>
          </w:p>
        </w:tc>
        <w:tc>
          <w:tcPr>
            <w:tcW w:w="815" w:type="dxa"/>
            <w:tcBorders>
              <w:top w:val="nil"/>
              <w:left w:val="nil"/>
              <w:bottom w:val="nil"/>
              <w:right w:val="single" w:sz="2" w:space="0" w:color="auto"/>
            </w:tcBorders>
          </w:tcPr>
          <w:p ns2:paraId="71E9E30C" ns2:textId="2DE8E3BD" w:rsidR="00B6224B" w:rsidRDefault="00B6224B" w:rsidP="00E427B1">
            <w:pPr>
              <w:tabs>
                <w:tab w:val="decimal" w:pos="246"/>
                <w:tab w:val="left" w:pos="326"/>
              </w:tabs>
              <w:spacing w:before="15" w:after="15"/>
              <w:rPr>
                <w:sz w:val="18"/>
                <w:szCs w:val="18"/>
              </w:rPr>
            </w:pPr>
            <w:r>
              <w:rPr>
                <w:sz w:val="18"/>
                <w:szCs w:val="18"/>
              </w:rPr>
              <w:tab/>
              <w:t xml:space="preserve">(63.0) </w:t>
            </w:r>
          </w:p>
        </w:tc>
        <w:tc>
          <w:tcPr>
            <w:tcW w:w="815" w:type="dxa"/>
            <w:tcBorders>
              <w:top w:val="nil"/>
              <w:left w:val="nil"/>
              <w:bottom w:val="nil"/>
              <w:right w:val="nil"/>
            </w:tcBorders>
          </w:tcPr>
          <w:p ns2:paraId="34B8285D" ns2:textId="77777777" w:rsidR="00B6224B" w:rsidRDefault="00B6224B" w:rsidP="00E427B1">
            <w:pPr>
              <w:tabs>
                <w:tab w:val="decimal" w:pos="372"/>
                <w:tab w:val="left" w:pos="452"/>
              </w:tabs>
              <w:spacing w:before="15" w:after="15"/>
              <w:rPr>
                <w:sz w:val="18"/>
                <w:szCs w:val="18"/>
              </w:rPr>
            </w:pPr>
            <w:r>
              <w:rPr>
                <w:sz w:val="18"/>
                <w:szCs w:val="18"/>
              </w:rPr>
              <w:tab/>
              <w:t xml:space="preserve">3 </w:t>
            </w:r>
          </w:p>
        </w:tc>
        <w:tc>
          <w:tcPr>
            <w:tcW w:w="815" w:type="dxa"/>
            <w:tcBorders>
              <w:top w:val="nil"/>
              <w:left w:val="nil"/>
              <w:bottom w:val="nil"/>
              <w:right w:val="single" w:sz="2" w:space="0" w:color="auto"/>
            </w:tcBorders>
          </w:tcPr>
          <w:p ns2:paraId="17F14BEF" ns2:textId="77777777" w:rsidR="00B6224B" w:rsidRDefault="00B6224B" w:rsidP="00E427B1">
            <w:pPr>
              <w:tabs>
                <w:tab w:val="decimal" w:pos="246"/>
                <w:tab w:val="left" w:pos="326"/>
              </w:tabs>
              <w:spacing w:before="15" w:after="15"/>
              <w:rPr>
                <w:sz w:val="18"/>
                <w:szCs w:val="18"/>
              </w:rPr>
            </w:pPr>
            <w:r>
              <w:rPr>
                <w:sz w:val="18"/>
                <w:szCs w:val="18"/>
              </w:rPr>
              <w:tab/>
              <w:t xml:space="preserve">(60.0) </w:t>
            </w:r>
          </w:p>
        </w:tc>
        <w:tc>
          <w:tcPr>
            <w:tcW w:w="815" w:type="dxa"/>
            <w:tcBorders>
              <w:top w:val="nil"/>
              <w:left w:val="nil"/>
              <w:bottom w:val="nil"/>
              <w:right w:val="nil"/>
            </w:tcBorders>
          </w:tcPr>
          <w:p ns2:paraId="1EFAC2A1" ns2:textId="77777777" w:rsidR="00B6224B" w:rsidRDefault="00B6224B" w:rsidP="00E427B1">
            <w:pPr>
              <w:tabs>
                <w:tab w:val="decimal" w:pos="372"/>
                <w:tab w:val="left" w:pos="452"/>
              </w:tabs>
              <w:spacing w:before="15" w:after="15"/>
              <w:rPr>
                <w:sz w:val="18"/>
                <w:szCs w:val="18"/>
              </w:rPr>
            </w:pPr>
            <w:r>
              <w:rPr>
                <w:sz w:val="18"/>
                <w:szCs w:val="18"/>
              </w:rPr>
              <w:tab/>
              <w:t xml:space="preserve">5 </w:t>
            </w:r>
          </w:p>
        </w:tc>
        <w:tc>
          <w:tcPr>
            <w:tcW w:w="815" w:type="dxa"/>
            <w:tcBorders>
              <w:top w:val="nil"/>
              <w:left w:val="nil"/>
              <w:bottom w:val="nil"/>
              <w:right w:val="single" w:sz="2" w:space="0" w:color="auto"/>
            </w:tcBorders>
          </w:tcPr>
          <w:p ns2:paraId="150953D0" ns2:textId="77777777" w:rsidR="00B6224B" w:rsidRDefault="00B6224B" w:rsidP="00E427B1">
            <w:pPr>
              <w:tabs>
                <w:tab w:val="decimal" w:pos="246"/>
                <w:tab w:val="left" w:pos="326"/>
              </w:tabs>
              <w:spacing w:before="15" w:after="15"/>
              <w:rPr>
                <w:sz w:val="18"/>
                <w:szCs w:val="18"/>
              </w:rPr>
            </w:pPr>
            <w:r>
              <w:rPr>
                <w:sz w:val="18"/>
                <w:szCs w:val="18"/>
              </w:rPr>
              <w:tab/>
              <w:t xml:space="preserve">(71.4) </w:t>
            </w:r>
          </w:p>
        </w:tc>
        <w:tc>
          <w:tcPr>
            <w:tcW w:w="815" w:type="dxa"/>
            <w:tcBorders>
              <w:top w:val="nil"/>
              <w:left w:val="nil"/>
              <w:bottom w:val="nil"/>
              <w:right w:val="nil"/>
            </w:tcBorders>
          </w:tcPr>
          <w:p ns2:paraId="21E10451" ns2:textId="5A75A200" w:rsidR="00B6224B" w:rsidRDefault="00B6224B" w:rsidP="00E427B1">
            <w:pPr>
              <w:tabs>
                <w:tab w:val="decimal" w:pos="372"/>
                <w:tab w:val="left" w:pos="452"/>
              </w:tabs>
              <w:spacing w:before="15" w:after="15"/>
              <w:rPr>
                <w:sz w:val="18"/>
                <w:szCs w:val="18"/>
              </w:rPr>
            </w:pPr>
            <w:r>
              <w:rPr>
                <w:sz w:val="18"/>
                <w:szCs w:val="18"/>
              </w:rPr>
              <w:tab/>
              <w:t xml:space="preserve">408 </w:t>
            </w:r>
          </w:p>
        </w:tc>
        <w:tc>
          <w:tcPr>
            <w:tcW w:w="815" w:type="dxa"/>
            <w:tcBorders>
              <w:top w:val="nil"/>
              <w:left w:val="nil"/>
              <w:bottom w:val="nil"/>
            </w:tcBorders>
          </w:tcPr>
          <w:p ns2:paraId="506F6247" ns2:textId="6DD4B9C2" w:rsidR="00B6224B" w:rsidRDefault="00B6224B" w:rsidP="00E427B1">
            <w:pPr>
              <w:tabs>
                <w:tab w:val="decimal" w:pos="246"/>
                <w:tab w:val="left" w:pos="326"/>
              </w:tabs>
              <w:spacing w:before="15" w:after="15"/>
              <w:rPr>
                <w:sz w:val="18"/>
                <w:szCs w:val="18"/>
              </w:rPr>
            </w:pPr>
            <w:r>
              <w:rPr>
                <w:sz w:val="18"/>
                <w:szCs w:val="18"/>
              </w:rPr>
              <w:tab/>
              <w:t xml:space="preserve">(54.7) </w:t>
            </w:r>
          </w:p>
        </w:tc>
      </w:tr>
      <w:tr w:rsidR="00B6224B" ns2:paraId="78085875" ns2: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72ACF521" ns2:textId="77777777" w:rsidR="00B6224B" w:rsidRDefault="00B6224B" w:rsidP="00E427B1">
            <w:pPr>
              <w:spacing w:before="15" w:after="15"/>
              <w:ind w:left="160" w:right="1" w:hanging="160"/>
              <w:rPr>
                <w:sz w:val="18"/>
                <w:szCs w:val="18"/>
              </w:rPr>
            </w:pPr>
            <w:r>
              <w:rPr>
                <w:sz w:val="18"/>
                <w:szCs w:val="18"/>
              </w:rPr>
              <w:t xml:space="preserve">   Neutrophil count decreased </w:t>
            </w:r>
          </w:p>
        </w:tc>
        <w:tc>
          <w:tcPr>
            <w:tcW w:w="815" w:type="dxa"/>
            <w:tcBorders>
              <w:top w:val="nil"/>
              <w:left w:val="nil"/>
              <w:bottom w:val="nil"/>
              <w:right w:val="nil"/>
            </w:tcBorders>
          </w:tcPr>
          <w:p ns2:paraId="7044E95F" ns2:textId="77777777" w:rsidR="00B6224B" w:rsidRDefault="00B6224B" w:rsidP="00E427B1">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nil"/>
              <w:right w:val="single" w:sz="2" w:space="0" w:color="auto"/>
            </w:tcBorders>
          </w:tcPr>
          <w:p ns2:paraId="1EB9E16B" ns2:textId="77777777" w:rsidR="00B6224B" w:rsidRDefault="00B6224B" w:rsidP="00E427B1">
            <w:pPr>
              <w:tabs>
                <w:tab w:val="decimal" w:pos="246"/>
                <w:tab w:val="left" w:pos="326"/>
              </w:tabs>
              <w:spacing w:before="15" w:after="15"/>
              <w:rPr>
                <w:sz w:val="18"/>
                <w:szCs w:val="18"/>
              </w:rPr>
            </w:pPr>
            <w:r>
              <w:rPr>
                <w:sz w:val="18"/>
                <w:szCs w:val="18"/>
              </w:rPr>
              <w:tab/>
              <w:t xml:space="preserve">(25.0) </w:t>
            </w:r>
          </w:p>
        </w:tc>
        <w:tc>
          <w:tcPr>
            <w:tcW w:w="815" w:type="dxa"/>
            <w:tcBorders>
              <w:top w:val="nil"/>
              <w:left w:val="nil"/>
              <w:bottom w:val="nil"/>
              <w:right w:val="nil"/>
            </w:tcBorders>
          </w:tcPr>
          <w:p ns2:paraId="5C097BBE" ns2:textId="14E72690" w:rsidR="00B6224B" w:rsidRDefault="00B6224B" w:rsidP="00E427B1">
            <w:pPr>
              <w:tabs>
                <w:tab w:val="decimal" w:pos="372"/>
                <w:tab w:val="left" w:pos="452"/>
              </w:tabs>
              <w:spacing w:before="15" w:after="15"/>
              <w:rPr>
                <w:sz w:val="18"/>
                <w:szCs w:val="18"/>
              </w:rPr>
            </w:pPr>
            <w:r>
              <w:rPr>
                <w:sz w:val="18"/>
                <w:szCs w:val="18"/>
              </w:rPr>
              <w:tab/>
              <w:t xml:space="preserve">115 </w:t>
            </w:r>
          </w:p>
        </w:tc>
        <w:tc>
          <w:tcPr>
            <w:tcW w:w="815" w:type="dxa"/>
            <w:tcBorders>
              <w:top w:val="nil"/>
              <w:left w:val="nil"/>
              <w:bottom w:val="nil"/>
              <w:right w:val="single" w:sz="2" w:space="0" w:color="auto"/>
            </w:tcBorders>
          </w:tcPr>
          <w:p ns2:paraId="72DD18DD" ns2:textId="02BF2920" w:rsidR="00B6224B" w:rsidRDefault="00B6224B" w:rsidP="00E427B1">
            <w:pPr>
              <w:tabs>
                <w:tab w:val="decimal" w:pos="246"/>
                <w:tab w:val="left" w:pos="326"/>
              </w:tabs>
              <w:spacing w:before="15" w:after="15"/>
              <w:rPr>
                <w:sz w:val="18"/>
                <w:szCs w:val="18"/>
              </w:rPr>
            </w:pPr>
            <w:r>
              <w:rPr>
                <w:sz w:val="18"/>
                <w:szCs w:val="18"/>
              </w:rPr>
              <w:tab/>
              <w:t xml:space="preserve">(40.9) </w:t>
            </w:r>
          </w:p>
        </w:tc>
        <w:tc>
          <w:tcPr>
            <w:tcW w:w="815" w:type="dxa"/>
            <w:tcBorders>
              <w:top w:val="nil"/>
              <w:left w:val="nil"/>
              <w:bottom w:val="nil"/>
              <w:right w:val="nil"/>
            </w:tcBorders>
          </w:tcPr>
          <w:p ns2:paraId="270FC541" ns2:textId="77777777" w:rsidR="00B6224B" w:rsidRDefault="00B6224B" w:rsidP="00E427B1">
            <w:pPr>
              <w:tabs>
                <w:tab w:val="decimal" w:pos="372"/>
                <w:tab w:val="left" w:pos="452"/>
              </w:tabs>
              <w:spacing w:before="15" w:after="15"/>
              <w:rPr>
                <w:sz w:val="18"/>
                <w:szCs w:val="18"/>
              </w:rPr>
            </w:pPr>
            <w:r>
              <w:rPr>
                <w:sz w:val="18"/>
                <w:szCs w:val="18"/>
              </w:rPr>
              <w:tab/>
              <w:t xml:space="preserve">260 </w:t>
            </w:r>
          </w:p>
        </w:tc>
        <w:tc>
          <w:tcPr>
            <w:tcW w:w="815" w:type="dxa"/>
            <w:tcBorders>
              <w:top w:val="nil"/>
              <w:left w:val="nil"/>
              <w:bottom w:val="nil"/>
              <w:right w:val="single" w:sz="2" w:space="0" w:color="auto"/>
            </w:tcBorders>
          </w:tcPr>
          <w:p ns2:paraId="230F28E7" ns2:textId="7A9956AF" w:rsidR="00B6224B" w:rsidRDefault="00B6224B" w:rsidP="00E427B1">
            <w:pPr>
              <w:tabs>
                <w:tab w:val="decimal" w:pos="246"/>
                <w:tab w:val="left" w:pos="326"/>
              </w:tabs>
              <w:spacing w:before="15" w:after="15"/>
              <w:rPr>
                <w:sz w:val="18"/>
                <w:szCs w:val="18"/>
              </w:rPr>
            </w:pPr>
            <w:r>
              <w:rPr>
                <w:sz w:val="18"/>
                <w:szCs w:val="18"/>
              </w:rPr>
              <w:tab/>
              <w:t xml:space="preserve">(57.9) </w:t>
            </w:r>
          </w:p>
        </w:tc>
        <w:tc>
          <w:tcPr>
            <w:tcW w:w="815" w:type="dxa"/>
            <w:tcBorders>
              <w:top w:val="nil"/>
              <w:left w:val="nil"/>
              <w:bottom w:val="nil"/>
              <w:right w:val="nil"/>
            </w:tcBorders>
          </w:tcPr>
          <w:p ns2:paraId="17A0FB0A" ns2:textId="77777777" w:rsidR="00B6224B" w:rsidRDefault="00B6224B" w:rsidP="00E427B1">
            <w:pPr>
              <w:tabs>
                <w:tab w:val="decimal" w:pos="372"/>
                <w:tab w:val="left" w:pos="452"/>
              </w:tabs>
              <w:spacing w:before="15" w:after="15"/>
              <w:rPr>
                <w:sz w:val="18"/>
                <w:szCs w:val="18"/>
              </w:rPr>
            </w:pPr>
            <w:r>
              <w:rPr>
                <w:sz w:val="18"/>
                <w:szCs w:val="18"/>
              </w:rPr>
              <w:tab/>
              <w:t xml:space="preserve">4 </w:t>
            </w:r>
          </w:p>
        </w:tc>
        <w:tc>
          <w:tcPr>
            <w:tcW w:w="815" w:type="dxa"/>
            <w:tcBorders>
              <w:top w:val="nil"/>
              <w:left w:val="nil"/>
              <w:bottom w:val="nil"/>
              <w:right w:val="single" w:sz="2" w:space="0" w:color="auto"/>
            </w:tcBorders>
          </w:tcPr>
          <w:p ns2:paraId="15CB6F4D" ns2:textId="77777777" w:rsidR="00B6224B" w:rsidRDefault="00B6224B" w:rsidP="00E427B1">
            <w:pPr>
              <w:tabs>
                <w:tab w:val="decimal" w:pos="246"/>
                <w:tab w:val="left" w:pos="326"/>
              </w:tabs>
              <w:spacing w:before="15" w:after="15"/>
              <w:rPr>
                <w:sz w:val="18"/>
                <w:szCs w:val="18"/>
              </w:rPr>
            </w:pPr>
            <w:r>
              <w:rPr>
                <w:sz w:val="18"/>
                <w:szCs w:val="18"/>
              </w:rPr>
              <w:tab/>
              <w:t xml:space="preserve">(80.0) </w:t>
            </w:r>
          </w:p>
        </w:tc>
        <w:tc>
          <w:tcPr>
            <w:tcW w:w="815" w:type="dxa"/>
            <w:tcBorders>
              <w:top w:val="nil"/>
              <w:left w:val="nil"/>
              <w:bottom w:val="nil"/>
              <w:right w:val="nil"/>
            </w:tcBorders>
          </w:tcPr>
          <w:p ns2:paraId="38798715" ns2:textId="77777777" w:rsidR="00B6224B" w:rsidRDefault="00B6224B" w:rsidP="00E427B1">
            <w:pPr>
              <w:tabs>
                <w:tab w:val="decimal" w:pos="372"/>
                <w:tab w:val="left" w:pos="452"/>
              </w:tabs>
              <w:spacing w:before="15" w:after="15"/>
              <w:rPr>
                <w:sz w:val="18"/>
                <w:szCs w:val="18"/>
              </w:rPr>
            </w:pPr>
            <w:r>
              <w:rPr>
                <w:sz w:val="18"/>
                <w:szCs w:val="18"/>
              </w:rPr>
              <w:tab/>
              <w:t xml:space="preserve">5 </w:t>
            </w:r>
          </w:p>
        </w:tc>
        <w:tc>
          <w:tcPr>
            <w:tcW w:w="815" w:type="dxa"/>
            <w:tcBorders>
              <w:top w:val="nil"/>
              <w:left w:val="nil"/>
              <w:bottom w:val="nil"/>
              <w:right w:val="single" w:sz="2" w:space="0" w:color="auto"/>
            </w:tcBorders>
          </w:tcPr>
          <w:p ns2:paraId="29400D9E" ns2:textId="77777777" w:rsidR="00B6224B" w:rsidRDefault="00B6224B" w:rsidP="00E427B1">
            <w:pPr>
              <w:tabs>
                <w:tab w:val="decimal" w:pos="246"/>
                <w:tab w:val="left" w:pos="326"/>
              </w:tabs>
              <w:spacing w:before="15" w:after="15"/>
              <w:rPr>
                <w:sz w:val="18"/>
                <w:szCs w:val="18"/>
              </w:rPr>
            </w:pPr>
            <w:r>
              <w:rPr>
                <w:sz w:val="18"/>
                <w:szCs w:val="18"/>
              </w:rPr>
              <w:tab/>
              <w:t xml:space="preserve">(71.4) </w:t>
            </w:r>
          </w:p>
        </w:tc>
        <w:tc>
          <w:tcPr>
            <w:tcW w:w="815" w:type="dxa"/>
            <w:tcBorders>
              <w:top w:val="nil"/>
              <w:left w:val="nil"/>
              <w:bottom w:val="nil"/>
              <w:right w:val="nil"/>
            </w:tcBorders>
          </w:tcPr>
          <w:p ns2:paraId="195729D6" ns2:textId="679F8244" w:rsidR="00B6224B" w:rsidRDefault="00B6224B" w:rsidP="00E427B1">
            <w:pPr>
              <w:tabs>
                <w:tab w:val="decimal" w:pos="372"/>
                <w:tab w:val="left" w:pos="452"/>
              </w:tabs>
              <w:spacing w:before="15" w:after="15"/>
              <w:rPr>
                <w:sz w:val="18"/>
                <w:szCs w:val="18"/>
              </w:rPr>
            </w:pPr>
            <w:r>
              <w:rPr>
                <w:sz w:val="18"/>
                <w:szCs w:val="18"/>
              </w:rPr>
              <w:tab/>
              <w:t xml:space="preserve">385 </w:t>
            </w:r>
          </w:p>
        </w:tc>
        <w:tc>
          <w:tcPr>
            <w:tcW w:w="815" w:type="dxa"/>
            <w:tcBorders>
              <w:top w:val="nil"/>
              <w:left w:val="nil"/>
              <w:bottom w:val="nil"/>
            </w:tcBorders>
          </w:tcPr>
          <w:p ns2:paraId="3FECBC80" ns2:textId="6D5563DC" w:rsidR="00B6224B" w:rsidRDefault="00B6224B" w:rsidP="00E427B1">
            <w:pPr>
              <w:tabs>
                <w:tab w:val="decimal" w:pos="246"/>
                <w:tab w:val="left" w:pos="326"/>
              </w:tabs>
              <w:spacing w:before="15" w:after="15"/>
              <w:rPr>
                <w:sz w:val="18"/>
                <w:szCs w:val="18"/>
              </w:rPr>
            </w:pPr>
            <w:r>
              <w:rPr>
                <w:sz w:val="18"/>
                <w:szCs w:val="18"/>
              </w:rPr>
              <w:tab/>
              <w:t xml:space="preserve">(51.6) </w:t>
            </w:r>
          </w:p>
        </w:tc>
      </w:tr>
      <w:tr w:rsidR="00B6224B" ns2:paraId="235BC5D6" ns2: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73367829" ns2:textId="77777777" w:rsidR="00B6224B" w:rsidRDefault="00B6224B" w:rsidP="00E427B1">
            <w:pPr>
              <w:spacing w:before="15" w:after="15"/>
              <w:ind w:left="160" w:right="1" w:hanging="160"/>
              <w:rPr>
                <w:sz w:val="18"/>
                <w:szCs w:val="18"/>
              </w:rPr>
            </w:pPr>
            <w:r>
              <w:rPr>
                <w:sz w:val="18"/>
                <w:szCs w:val="18"/>
              </w:rPr>
              <w:t xml:space="preserve">   Stomatitis </w:t>
            </w:r>
          </w:p>
        </w:tc>
        <w:tc>
          <w:tcPr>
            <w:tcW w:w="815" w:type="dxa"/>
            <w:tcBorders>
              <w:top w:val="nil"/>
              <w:left w:val="nil"/>
              <w:bottom w:val="nil"/>
              <w:right w:val="nil"/>
            </w:tcBorders>
          </w:tcPr>
          <w:p ns2:paraId="0BACC03F"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ns2:paraId="7D57F465"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ns2:paraId="3247B9C8" ns2:textId="7FE4E41B" w:rsidR="00B6224B" w:rsidRDefault="00B6224B" w:rsidP="00E427B1">
            <w:pPr>
              <w:tabs>
                <w:tab w:val="decimal" w:pos="372"/>
                <w:tab w:val="left" w:pos="452"/>
              </w:tabs>
              <w:spacing w:before="15" w:after="15"/>
              <w:rPr>
                <w:sz w:val="18"/>
                <w:szCs w:val="18"/>
              </w:rPr>
            </w:pPr>
            <w:r>
              <w:rPr>
                <w:sz w:val="18"/>
                <w:szCs w:val="18"/>
              </w:rPr>
              <w:tab/>
              <w:t xml:space="preserve">61 </w:t>
            </w:r>
          </w:p>
        </w:tc>
        <w:tc>
          <w:tcPr>
            <w:tcW w:w="815" w:type="dxa"/>
            <w:tcBorders>
              <w:top w:val="nil"/>
              <w:left w:val="nil"/>
              <w:bottom w:val="nil"/>
              <w:right w:val="single" w:sz="2" w:space="0" w:color="auto"/>
            </w:tcBorders>
          </w:tcPr>
          <w:p ns2:paraId="04AF0780" ns2:textId="0B0FE350" w:rsidR="00B6224B" w:rsidRDefault="00B6224B" w:rsidP="00E427B1">
            <w:pPr>
              <w:tabs>
                <w:tab w:val="decimal" w:pos="246"/>
                <w:tab w:val="left" w:pos="326"/>
              </w:tabs>
              <w:spacing w:before="15" w:after="15"/>
              <w:rPr>
                <w:sz w:val="18"/>
                <w:szCs w:val="18"/>
              </w:rPr>
            </w:pPr>
            <w:r>
              <w:rPr>
                <w:sz w:val="18"/>
                <w:szCs w:val="18"/>
              </w:rPr>
              <w:tab/>
              <w:t xml:space="preserve">(21.7) </w:t>
            </w:r>
          </w:p>
        </w:tc>
        <w:tc>
          <w:tcPr>
            <w:tcW w:w="815" w:type="dxa"/>
            <w:tcBorders>
              <w:top w:val="nil"/>
              <w:left w:val="nil"/>
              <w:bottom w:val="nil"/>
              <w:right w:val="nil"/>
            </w:tcBorders>
          </w:tcPr>
          <w:p ns2:paraId="49BF64CF" ns2:textId="77777777" w:rsidR="00B6224B" w:rsidRDefault="00B6224B" w:rsidP="00E427B1">
            <w:pPr>
              <w:tabs>
                <w:tab w:val="decimal" w:pos="372"/>
                <w:tab w:val="left" w:pos="452"/>
              </w:tabs>
              <w:spacing w:before="15" w:after="15"/>
              <w:rPr>
                <w:sz w:val="18"/>
                <w:szCs w:val="18"/>
              </w:rPr>
            </w:pPr>
            <w:r>
              <w:rPr>
                <w:sz w:val="18"/>
                <w:szCs w:val="18"/>
              </w:rPr>
              <w:tab/>
              <w:t xml:space="preserve">203 </w:t>
            </w:r>
          </w:p>
        </w:tc>
        <w:tc>
          <w:tcPr>
            <w:tcW w:w="815" w:type="dxa"/>
            <w:tcBorders>
              <w:top w:val="nil"/>
              <w:left w:val="nil"/>
              <w:bottom w:val="nil"/>
              <w:right w:val="single" w:sz="2" w:space="0" w:color="auto"/>
            </w:tcBorders>
          </w:tcPr>
          <w:p ns2:paraId="4E8B3297" ns2:textId="7B901F25" w:rsidR="00B6224B" w:rsidRDefault="00B6224B" w:rsidP="00E427B1">
            <w:pPr>
              <w:tabs>
                <w:tab w:val="decimal" w:pos="246"/>
                <w:tab w:val="left" w:pos="326"/>
              </w:tabs>
              <w:spacing w:before="15" w:after="15"/>
              <w:rPr>
                <w:sz w:val="18"/>
                <w:szCs w:val="18"/>
              </w:rPr>
            </w:pPr>
            <w:r>
              <w:rPr>
                <w:sz w:val="18"/>
                <w:szCs w:val="18"/>
              </w:rPr>
              <w:tab/>
              <w:t xml:space="preserve">(45.2) </w:t>
            </w:r>
          </w:p>
        </w:tc>
        <w:tc>
          <w:tcPr>
            <w:tcW w:w="815" w:type="dxa"/>
            <w:tcBorders>
              <w:top w:val="nil"/>
              <w:left w:val="nil"/>
              <w:bottom w:val="nil"/>
              <w:right w:val="nil"/>
            </w:tcBorders>
          </w:tcPr>
          <w:p ns2:paraId="4D209915" ns2:textId="77777777" w:rsidR="00B6224B" w:rsidRDefault="00B6224B" w:rsidP="00E427B1">
            <w:pPr>
              <w:tabs>
                <w:tab w:val="decimal" w:pos="372"/>
                <w:tab w:val="left" w:pos="452"/>
              </w:tabs>
              <w:spacing w:before="15" w:after="15"/>
              <w:rPr>
                <w:sz w:val="18"/>
                <w:szCs w:val="18"/>
              </w:rPr>
            </w:pPr>
            <w:r>
              <w:rPr>
                <w:sz w:val="18"/>
                <w:szCs w:val="18"/>
              </w:rPr>
              <w:tab/>
              <w:t xml:space="preserve">4 </w:t>
            </w:r>
          </w:p>
        </w:tc>
        <w:tc>
          <w:tcPr>
            <w:tcW w:w="815" w:type="dxa"/>
            <w:tcBorders>
              <w:top w:val="nil"/>
              <w:left w:val="nil"/>
              <w:bottom w:val="nil"/>
              <w:right w:val="single" w:sz="2" w:space="0" w:color="auto"/>
            </w:tcBorders>
          </w:tcPr>
          <w:p ns2:paraId="769D8661" ns2:textId="77777777" w:rsidR="00B6224B" w:rsidRDefault="00B6224B" w:rsidP="00E427B1">
            <w:pPr>
              <w:tabs>
                <w:tab w:val="decimal" w:pos="246"/>
                <w:tab w:val="left" w:pos="326"/>
              </w:tabs>
              <w:spacing w:before="15" w:after="15"/>
              <w:rPr>
                <w:sz w:val="18"/>
                <w:szCs w:val="18"/>
              </w:rPr>
            </w:pPr>
            <w:r>
              <w:rPr>
                <w:sz w:val="18"/>
                <w:szCs w:val="18"/>
              </w:rPr>
              <w:tab/>
              <w:t xml:space="preserve">(80.0) </w:t>
            </w:r>
          </w:p>
        </w:tc>
        <w:tc>
          <w:tcPr>
            <w:tcW w:w="815" w:type="dxa"/>
            <w:tcBorders>
              <w:top w:val="nil"/>
              <w:left w:val="nil"/>
              <w:bottom w:val="nil"/>
              <w:right w:val="nil"/>
            </w:tcBorders>
          </w:tcPr>
          <w:p ns2:paraId="14392995" ns2:textId="77777777" w:rsidR="00B6224B" w:rsidRDefault="00B6224B" w:rsidP="00E427B1">
            <w:pPr>
              <w:tabs>
                <w:tab w:val="decimal" w:pos="372"/>
                <w:tab w:val="left" w:pos="452"/>
              </w:tabs>
              <w:spacing w:before="15" w:after="15"/>
              <w:rPr>
                <w:sz w:val="18"/>
                <w:szCs w:val="18"/>
              </w:rPr>
            </w:pPr>
            <w:r>
              <w:rPr>
                <w:sz w:val="18"/>
                <w:szCs w:val="18"/>
              </w:rPr>
              <w:tab/>
              <w:t xml:space="preserve">3 </w:t>
            </w:r>
          </w:p>
        </w:tc>
        <w:tc>
          <w:tcPr>
            <w:tcW w:w="815" w:type="dxa"/>
            <w:tcBorders>
              <w:top w:val="nil"/>
              <w:left w:val="nil"/>
              <w:bottom w:val="nil"/>
              <w:right w:val="single" w:sz="2" w:space="0" w:color="auto"/>
            </w:tcBorders>
          </w:tcPr>
          <w:p ns2:paraId="6FFCF3CC" ns2:textId="77777777" w:rsidR="00B6224B" w:rsidRDefault="00B6224B" w:rsidP="00E427B1">
            <w:pPr>
              <w:tabs>
                <w:tab w:val="decimal" w:pos="246"/>
                <w:tab w:val="left" w:pos="326"/>
              </w:tabs>
              <w:spacing w:before="15" w:after="15"/>
              <w:rPr>
                <w:sz w:val="18"/>
                <w:szCs w:val="18"/>
              </w:rPr>
            </w:pPr>
            <w:r>
              <w:rPr>
                <w:sz w:val="18"/>
                <w:szCs w:val="18"/>
              </w:rPr>
              <w:tab/>
              <w:t xml:space="preserve">(42.9) </w:t>
            </w:r>
          </w:p>
        </w:tc>
        <w:tc>
          <w:tcPr>
            <w:tcW w:w="815" w:type="dxa"/>
            <w:tcBorders>
              <w:top w:val="nil"/>
              <w:left w:val="nil"/>
              <w:bottom w:val="nil"/>
              <w:right w:val="nil"/>
            </w:tcBorders>
          </w:tcPr>
          <w:p ns2:paraId="5621BB90" ns2:textId="6307B94A" w:rsidR="00B6224B" w:rsidRDefault="00B6224B" w:rsidP="00E427B1">
            <w:pPr>
              <w:tabs>
                <w:tab w:val="decimal" w:pos="372"/>
                <w:tab w:val="left" w:pos="452"/>
              </w:tabs>
              <w:spacing w:before="15" w:after="15"/>
              <w:rPr>
                <w:sz w:val="18"/>
                <w:szCs w:val="18"/>
              </w:rPr>
            </w:pPr>
            <w:r>
              <w:rPr>
                <w:sz w:val="18"/>
                <w:szCs w:val="18"/>
              </w:rPr>
              <w:tab/>
              <w:t xml:space="preserve">271 </w:t>
            </w:r>
          </w:p>
        </w:tc>
        <w:tc>
          <w:tcPr>
            <w:tcW w:w="815" w:type="dxa"/>
            <w:tcBorders>
              <w:top w:val="nil"/>
              <w:left w:val="nil"/>
              <w:bottom w:val="nil"/>
            </w:tcBorders>
          </w:tcPr>
          <w:p ns2:paraId="67257739" ns2:textId="3A5C269F" w:rsidR="00B6224B" w:rsidRDefault="00B6224B" w:rsidP="00E427B1">
            <w:pPr>
              <w:tabs>
                <w:tab w:val="decimal" w:pos="246"/>
                <w:tab w:val="left" w:pos="326"/>
              </w:tabs>
              <w:spacing w:before="15" w:after="15"/>
              <w:rPr>
                <w:sz w:val="18"/>
                <w:szCs w:val="18"/>
              </w:rPr>
            </w:pPr>
            <w:r>
              <w:rPr>
                <w:sz w:val="18"/>
                <w:szCs w:val="18"/>
              </w:rPr>
              <w:tab/>
              <w:t xml:space="preserve">(36.3) </w:t>
            </w:r>
          </w:p>
        </w:tc>
      </w:tr>
      <w:tr w:rsidR="00B6224B" ns2:paraId="25E62798" ns2: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12C16D73" ns2:textId="77777777" w:rsidR="00B6224B" w:rsidRDefault="00B6224B" w:rsidP="00E427B1">
            <w:pPr>
              <w:spacing w:before="15" w:after="15"/>
              <w:ind w:left="160" w:right="1" w:hanging="160"/>
              <w:rPr>
                <w:sz w:val="18"/>
                <w:szCs w:val="18"/>
              </w:rPr>
            </w:pPr>
            <w:r>
              <w:rPr>
                <w:sz w:val="18"/>
                <w:szCs w:val="18"/>
              </w:rPr>
              <w:t xml:space="preserve">   Nausea </w:t>
            </w:r>
          </w:p>
        </w:tc>
        <w:tc>
          <w:tcPr>
            <w:tcW w:w="815" w:type="dxa"/>
            <w:tcBorders>
              <w:top w:val="nil"/>
              <w:left w:val="nil"/>
              <w:bottom w:val="nil"/>
              <w:right w:val="nil"/>
            </w:tcBorders>
          </w:tcPr>
          <w:p ns2:paraId="21908BED" ns2:textId="77777777" w:rsidR="00B6224B" w:rsidRDefault="00B6224B" w:rsidP="00E427B1">
            <w:pPr>
              <w:tabs>
                <w:tab w:val="decimal" w:pos="372"/>
                <w:tab w:val="left" w:pos="452"/>
              </w:tabs>
              <w:spacing w:before="15" w:after="15"/>
              <w:rPr>
                <w:sz w:val="18"/>
                <w:szCs w:val="18"/>
              </w:rPr>
            </w:pPr>
            <w:r>
              <w:rPr>
                <w:sz w:val="18"/>
                <w:szCs w:val="18"/>
              </w:rPr>
              <w:tab/>
              <w:t xml:space="preserve">3 </w:t>
            </w:r>
          </w:p>
        </w:tc>
        <w:tc>
          <w:tcPr>
            <w:tcW w:w="815" w:type="dxa"/>
            <w:tcBorders>
              <w:top w:val="nil"/>
              <w:left w:val="nil"/>
              <w:bottom w:val="nil"/>
              <w:right w:val="single" w:sz="2" w:space="0" w:color="auto"/>
            </w:tcBorders>
          </w:tcPr>
          <w:p ns2:paraId="4154D0F3" ns2:textId="77777777" w:rsidR="00B6224B" w:rsidRDefault="00B6224B" w:rsidP="00E427B1">
            <w:pPr>
              <w:tabs>
                <w:tab w:val="decimal" w:pos="246"/>
                <w:tab w:val="left" w:pos="326"/>
              </w:tabs>
              <w:spacing w:before="15" w:after="15"/>
              <w:rPr>
                <w:sz w:val="18"/>
                <w:szCs w:val="18"/>
              </w:rPr>
            </w:pPr>
            <w:r>
              <w:rPr>
                <w:sz w:val="18"/>
                <w:szCs w:val="18"/>
              </w:rPr>
              <w:tab/>
              <w:t xml:space="preserve">(75.0) </w:t>
            </w:r>
          </w:p>
        </w:tc>
        <w:tc>
          <w:tcPr>
            <w:tcW w:w="815" w:type="dxa"/>
            <w:tcBorders>
              <w:top w:val="nil"/>
              <w:left w:val="nil"/>
              <w:bottom w:val="nil"/>
              <w:right w:val="nil"/>
            </w:tcBorders>
          </w:tcPr>
          <w:p ns2:paraId="6DE0C98D" ns2:textId="7C427A53" w:rsidR="00B6224B" w:rsidRDefault="00B6224B" w:rsidP="00E427B1">
            <w:pPr>
              <w:tabs>
                <w:tab w:val="decimal" w:pos="372"/>
                <w:tab w:val="left" w:pos="452"/>
              </w:tabs>
              <w:spacing w:before="15" w:after="15"/>
              <w:rPr>
                <w:sz w:val="18"/>
                <w:szCs w:val="18"/>
              </w:rPr>
            </w:pPr>
            <w:r>
              <w:rPr>
                <w:sz w:val="18"/>
                <w:szCs w:val="18"/>
              </w:rPr>
              <w:tab/>
              <w:t xml:space="preserve">74 </w:t>
            </w:r>
          </w:p>
        </w:tc>
        <w:tc>
          <w:tcPr>
            <w:tcW w:w="815" w:type="dxa"/>
            <w:tcBorders>
              <w:top w:val="nil"/>
              <w:left w:val="nil"/>
              <w:bottom w:val="nil"/>
              <w:right w:val="single" w:sz="2" w:space="0" w:color="auto"/>
            </w:tcBorders>
          </w:tcPr>
          <w:p ns2:paraId="63A106CE" ns2:textId="1D5BB6D1" w:rsidR="00B6224B" w:rsidRDefault="00B6224B" w:rsidP="00E427B1">
            <w:pPr>
              <w:tabs>
                <w:tab w:val="decimal" w:pos="246"/>
                <w:tab w:val="left" w:pos="326"/>
              </w:tabs>
              <w:spacing w:before="15" w:after="15"/>
              <w:rPr>
                <w:sz w:val="18"/>
                <w:szCs w:val="18"/>
              </w:rPr>
            </w:pPr>
            <w:r>
              <w:rPr>
                <w:sz w:val="18"/>
                <w:szCs w:val="18"/>
              </w:rPr>
              <w:tab/>
              <w:t xml:space="preserve">(26.3) </w:t>
            </w:r>
          </w:p>
        </w:tc>
        <w:tc>
          <w:tcPr>
            <w:tcW w:w="815" w:type="dxa"/>
            <w:tcBorders>
              <w:top w:val="nil"/>
              <w:left w:val="nil"/>
              <w:bottom w:val="nil"/>
              <w:right w:val="nil"/>
            </w:tcBorders>
          </w:tcPr>
          <w:p ns2:paraId="338EEBEC" ns2:textId="628142B8" w:rsidR="00B6224B" w:rsidRDefault="00B6224B" w:rsidP="00E427B1">
            <w:pPr>
              <w:tabs>
                <w:tab w:val="decimal" w:pos="372"/>
                <w:tab w:val="left" w:pos="452"/>
              </w:tabs>
              <w:spacing w:before="15" w:after="15"/>
              <w:rPr>
                <w:sz w:val="18"/>
                <w:szCs w:val="18"/>
              </w:rPr>
            </w:pPr>
            <w:r>
              <w:rPr>
                <w:sz w:val="18"/>
                <w:szCs w:val="18"/>
              </w:rPr>
              <w:tab/>
              <w:t xml:space="preserve">133 </w:t>
            </w:r>
          </w:p>
        </w:tc>
        <w:tc>
          <w:tcPr>
            <w:tcW w:w="815" w:type="dxa"/>
            <w:tcBorders>
              <w:top w:val="nil"/>
              <w:left w:val="nil"/>
              <w:bottom w:val="nil"/>
              <w:right w:val="single" w:sz="2" w:space="0" w:color="auto"/>
            </w:tcBorders>
          </w:tcPr>
          <w:p ns2:paraId="0CFD8378" ns2:textId="13E98209" w:rsidR="00B6224B" w:rsidRDefault="00B6224B" w:rsidP="00E427B1">
            <w:pPr>
              <w:tabs>
                <w:tab w:val="decimal" w:pos="246"/>
                <w:tab w:val="left" w:pos="326"/>
              </w:tabs>
              <w:spacing w:before="15" w:after="15"/>
              <w:rPr>
                <w:sz w:val="18"/>
                <w:szCs w:val="18"/>
              </w:rPr>
            </w:pPr>
            <w:r>
              <w:rPr>
                <w:sz w:val="18"/>
                <w:szCs w:val="18"/>
              </w:rPr>
              <w:tab/>
              <w:t xml:space="preserve">(29.6) </w:t>
            </w:r>
          </w:p>
        </w:tc>
        <w:tc>
          <w:tcPr>
            <w:tcW w:w="815" w:type="dxa"/>
            <w:tcBorders>
              <w:top w:val="nil"/>
              <w:left w:val="nil"/>
              <w:bottom w:val="nil"/>
              <w:right w:val="nil"/>
            </w:tcBorders>
          </w:tcPr>
          <w:p ns2:paraId="74A9580D" ns2:textId="77777777" w:rsidR="00B6224B" w:rsidRDefault="00B6224B" w:rsidP="00E427B1">
            <w:pPr>
              <w:tabs>
                <w:tab w:val="decimal" w:pos="372"/>
                <w:tab w:val="left" w:pos="452"/>
              </w:tabs>
              <w:spacing w:before="15" w:after="15"/>
              <w:rPr>
                <w:sz w:val="18"/>
                <w:szCs w:val="18"/>
              </w:rPr>
            </w:pPr>
            <w:r>
              <w:rPr>
                <w:sz w:val="18"/>
                <w:szCs w:val="18"/>
              </w:rPr>
              <w:tab/>
              <w:t xml:space="preserve">2 </w:t>
            </w:r>
          </w:p>
        </w:tc>
        <w:tc>
          <w:tcPr>
            <w:tcW w:w="815" w:type="dxa"/>
            <w:tcBorders>
              <w:top w:val="nil"/>
              <w:left w:val="nil"/>
              <w:bottom w:val="nil"/>
              <w:right w:val="single" w:sz="2" w:space="0" w:color="auto"/>
            </w:tcBorders>
          </w:tcPr>
          <w:p ns2:paraId="1FA3D32D" ns2:textId="77777777" w:rsidR="00B6224B" w:rsidRDefault="00B6224B" w:rsidP="00E427B1">
            <w:pPr>
              <w:tabs>
                <w:tab w:val="decimal" w:pos="246"/>
                <w:tab w:val="left" w:pos="326"/>
              </w:tabs>
              <w:spacing w:before="15" w:after="15"/>
              <w:rPr>
                <w:sz w:val="18"/>
                <w:szCs w:val="18"/>
              </w:rPr>
            </w:pPr>
            <w:r>
              <w:rPr>
                <w:sz w:val="18"/>
                <w:szCs w:val="18"/>
              </w:rPr>
              <w:tab/>
              <w:t xml:space="preserve">(40.0) </w:t>
            </w:r>
          </w:p>
        </w:tc>
        <w:tc>
          <w:tcPr>
            <w:tcW w:w="815" w:type="dxa"/>
            <w:tcBorders>
              <w:top w:val="nil"/>
              <w:left w:val="nil"/>
              <w:bottom w:val="nil"/>
              <w:right w:val="nil"/>
            </w:tcBorders>
          </w:tcPr>
          <w:p ns2:paraId="6AE920EA" ns2:textId="77777777" w:rsidR="00B6224B" w:rsidRDefault="00B6224B" w:rsidP="00E427B1">
            <w:pPr>
              <w:tabs>
                <w:tab w:val="decimal" w:pos="372"/>
                <w:tab w:val="left" w:pos="452"/>
              </w:tabs>
              <w:spacing w:before="15" w:after="15"/>
              <w:rPr>
                <w:sz w:val="18"/>
                <w:szCs w:val="18"/>
              </w:rPr>
            </w:pPr>
            <w:r>
              <w:rPr>
                <w:sz w:val="18"/>
                <w:szCs w:val="18"/>
              </w:rPr>
              <w:tab/>
              <w:t xml:space="preserve">4 </w:t>
            </w:r>
          </w:p>
        </w:tc>
        <w:tc>
          <w:tcPr>
            <w:tcW w:w="815" w:type="dxa"/>
            <w:tcBorders>
              <w:top w:val="nil"/>
              <w:left w:val="nil"/>
              <w:bottom w:val="nil"/>
              <w:right w:val="single" w:sz="2" w:space="0" w:color="auto"/>
            </w:tcBorders>
          </w:tcPr>
          <w:p ns2:paraId="0CA09A5C" ns2:textId="77777777" w:rsidR="00B6224B" w:rsidRDefault="00B6224B" w:rsidP="00E427B1">
            <w:pPr>
              <w:tabs>
                <w:tab w:val="decimal" w:pos="246"/>
                <w:tab w:val="left" w:pos="326"/>
              </w:tabs>
              <w:spacing w:before="15" w:after="15"/>
              <w:rPr>
                <w:sz w:val="18"/>
                <w:szCs w:val="18"/>
              </w:rPr>
            </w:pPr>
            <w:r>
              <w:rPr>
                <w:sz w:val="18"/>
                <w:szCs w:val="18"/>
              </w:rPr>
              <w:tab/>
              <w:t xml:space="preserve">(57.1) </w:t>
            </w:r>
          </w:p>
        </w:tc>
        <w:tc>
          <w:tcPr>
            <w:tcW w:w="815" w:type="dxa"/>
            <w:tcBorders>
              <w:top w:val="nil"/>
              <w:left w:val="nil"/>
              <w:bottom w:val="nil"/>
              <w:right w:val="nil"/>
            </w:tcBorders>
          </w:tcPr>
          <w:p ns2:paraId="084E7DE3" ns2:textId="002E4A0C" w:rsidR="00B6224B" w:rsidRDefault="00B6224B" w:rsidP="00E427B1">
            <w:pPr>
              <w:tabs>
                <w:tab w:val="decimal" w:pos="372"/>
                <w:tab w:val="left" w:pos="452"/>
              </w:tabs>
              <w:spacing w:before="15" w:after="15"/>
              <w:rPr>
                <w:sz w:val="18"/>
                <w:szCs w:val="18"/>
              </w:rPr>
            </w:pPr>
            <w:r>
              <w:rPr>
                <w:sz w:val="18"/>
                <w:szCs w:val="18"/>
              </w:rPr>
              <w:tab/>
              <w:t xml:space="preserve">216 </w:t>
            </w:r>
          </w:p>
        </w:tc>
        <w:tc>
          <w:tcPr>
            <w:tcW w:w="815" w:type="dxa"/>
            <w:tcBorders>
              <w:top w:val="nil"/>
              <w:left w:val="nil"/>
              <w:bottom w:val="nil"/>
            </w:tcBorders>
          </w:tcPr>
          <w:p ns2:paraId="4640255C" ns2:textId="0ADB595F" w:rsidR="00B6224B" w:rsidRDefault="00B6224B" w:rsidP="00E427B1">
            <w:pPr>
              <w:tabs>
                <w:tab w:val="decimal" w:pos="246"/>
                <w:tab w:val="left" w:pos="326"/>
              </w:tabs>
              <w:spacing w:before="15" w:after="15"/>
              <w:rPr>
                <w:sz w:val="18"/>
                <w:szCs w:val="18"/>
              </w:rPr>
            </w:pPr>
            <w:r>
              <w:rPr>
                <w:sz w:val="18"/>
                <w:szCs w:val="18"/>
              </w:rPr>
              <w:tab/>
              <w:t xml:space="preserve">(29.0) </w:t>
            </w:r>
          </w:p>
        </w:tc>
      </w:tr>
      <w:tr w:rsidR="00B6224B" ns2:paraId="4E68CF93" ns2: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0989BEA6" ns2:textId="77777777" w:rsidR="00B6224B" w:rsidRDefault="00B6224B" w:rsidP="00E427B1">
            <w:pPr>
              <w:spacing w:before="15" w:after="15"/>
              <w:ind w:left="160" w:right="1" w:hanging="160"/>
              <w:rPr>
                <w:sz w:val="18"/>
                <w:szCs w:val="18"/>
              </w:rPr>
            </w:pPr>
            <w:r>
              <w:rPr>
                <w:sz w:val="18"/>
                <w:szCs w:val="18"/>
              </w:rPr>
              <w:t xml:space="preserve">   Platelet count decreased </w:t>
            </w:r>
          </w:p>
        </w:tc>
        <w:tc>
          <w:tcPr>
            <w:tcW w:w="815" w:type="dxa"/>
            <w:tcBorders>
              <w:top w:val="nil"/>
              <w:left w:val="nil"/>
              <w:bottom w:val="nil"/>
              <w:right w:val="nil"/>
            </w:tcBorders>
          </w:tcPr>
          <w:p ns2:paraId="0463A446"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ns2:paraId="7DA1CD38"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ns2:paraId="434ADB99" ns2:textId="1C004F08" w:rsidR="00B6224B" w:rsidRDefault="00B6224B" w:rsidP="00E427B1">
            <w:pPr>
              <w:tabs>
                <w:tab w:val="decimal" w:pos="372"/>
                <w:tab w:val="left" w:pos="452"/>
              </w:tabs>
              <w:spacing w:before="15" w:after="15"/>
              <w:rPr>
                <w:sz w:val="18"/>
                <w:szCs w:val="18"/>
              </w:rPr>
            </w:pPr>
            <w:r>
              <w:rPr>
                <w:sz w:val="18"/>
                <w:szCs w:val="18"/>
              </w:rPr>
              <w:tab/>
              <w:t xml:space="preserve">60 </w:t>
            </w:r>
          </w:p>
        </w:tc>
        <w:tc>
          <w:tcPr>
            <w:tcW w:w="815" w:type="dxa"/>
            <w:tcBorders>
              <w:top w:val="nil"/>
              <w:left w:val="nil"/>
              <w:bottom w:val="nil"/>
              <w:right w:val="single" w:sz="2" w:space="0" w:color="auto"/>
            </w:tcBorders>
          </w:tcPr>
          <w:p ns2:paraId="29D758F8" ns2:textId="52E4ACA1" w:rsidR="00B6224B" w:rsidRDefault="00B6224B" w:rsidP="00E427B1">
            <w:pPr>
              <w:tabs>
                <w:tab w:val="decimal" w:pos="246"/>
                <w:tab w:val="left" w:pos="326"/>
              </w:tabs>
              <w:spacing w:before="15" w:after="15"/>
              <w:rPr>
                <w:sz w:val="18"/>
                <w:szCs w:val="18"/>
              </w:rPr>
            </w:pPr>
            <w:r>
              <w:rPr>
                <w:sz w:val="18"/>
                <w:szCs w:val="18"/>
              </w:rPr>
              <w:tab/>
              <w:t xml:space="preserve">(21.4) </w:t>
            </w:r>
          </w:p>
        </w:tc>
        <w:tc>
          <w:tcPr>
            <w:tcW w:w="815" w:type="dxa"/>
            <w:tcBorders>
              <w:top w:val="nil"/>
              <w:left w:val="nil"/>
              <w:bottom w:val="nil"/>
              <w:right w:val="nil"/>
            </w:tcBorders>
          </w:tcPr>
          <w:p ns2:paraId="457CFA82" ns2:textId="77777777" w:rsidR="00B6224B" w:rsidRDefault="00B6224B" w:rsidP="00E427B1">
            <w:pPr>
              <w:tabs>
                <w:tab w:val="decimal" w:pos="372"/>
                <w:tab w:val="left" w:pos="452"/>
              </w:tabs>
              <w:spacing w:before="15" w:after="15"/>
              <w:rPr>
                <w:sz w:val="18"/>
                <w:szCs w:val="18"/>
              </w:rPr>
            </w:pPr>
            <w:r>
              <w:rPr>
                <w:sz w:val="18"/>
                <w:szCs w:val="18"/>
              </w:rPr>
              <w:tab/>
              <w:t xml:space="preserve">142 </w:t>
            </w:r>
          </w:p>
        </w:tc>
        <w:tc>
          <w:tcPr>
            <w:tcW w:w="815" w:type="dxa"/>
            <w:tcBorders>
              <w:top w:val="nil"/>
              <w:left w:val="nil"/>
              <w:bottom w:val="nil"/>
              <w:right w:val="single" w:sz="2" w:space="0" w:color="auto"/>
            </w:tcBorders>
          </w:tcPr>
          <w:p ns2:paraId="66A333F4" ns2:textId="29BF7910" w:rsidR="00B6224B" w:rsidRDefault="00B6224B" w:rsidP="00E427B1">
            <w:pPr>
              <w:tabs>
                <w:tab w:val="decimal" w:pos="246"/>
                <w:tab w:val="left" w:pos="326"/>
              </w:tabs>
              <w:spacing w:before="15" w:after="15"/>
              <w:rPr>
                <w:sz w:val="18"/>
                <w:szCs w:val="18"/>
              </w:rPr>
            </w:pPr>
            <w:r>
              <w:rPr>
                <w:sz w:val="18"/>
                <w:szCs w:val="18"/>
              </w:rPr>
              <w:tab/>
              <w:t xml:space="preserve">(31.6) </w:t>
            </w:r>
          </w:p>
        </w:tc>
        <w:tc>
          <w:tcPr>
            <w:tcW w:w="815" w:type="dxa"/>
            <w:tcBorders>
              <w:top w:val="nil"/>
              <w:left w:val="nil"/>
              <w:bottom w:val="nil"/>
              <w:right w:val="nil"/>
            </w:tcBorders>
          </w:tcPr>
          <w:p ns2:paraId="1E0CF29B" ns2:textId="77777777" w:rsidR="00B6224B" w:rsidRDefault="00B6224B" w:rsidP="00E427B1">
            <w:pPr>
              <w:tabs>
                <w:tab w:val="decimal" w:pos="372"/>
                <w:tab w:val="left" w:pos="452"/>
              </w:tabs>
              <w:spacing w:before="15" w:after="15"/>
              <w:rPr>
                <w:sz w:val="18"/>
                <w:szCs w:val="18"/>
              </w:rPr>
            </w:pPr>
            <w:r>
              <w:rPr>
                <w:sz w:val="18"/>
                <w:szCs w:val="18"/>
              </w:rPr>
              <w:tab/>
              <w:t xml:space="preserve">3 </w:t>
            </w:r>
          </w:p>
        </w:tc>
        <w:tc>
          <w:tcPr>
            <w:tcW w:w="815" w:type="dxa"/>
            <w:tcBorders>
              <w:top w:val="nil"/>
              <w:left w:val="nil"/>
              <w:bottom w:val="nil"/>
              <w:right w:val="single" w:sz="2" w:space="0" w:color="auto"/>
            </w:tcBorders>
          </w:tcPr>
          <w:p ns2:paraId="71C3EB6A" ns2:textId="77777777" w:rsidR="00B6224B" w:rsidRDefault="00B6224B" w:rsidP="00E427B1">
            <w:pPr>
              <w:tabs>
                <w:tab w:val="decimal" w:pos="246"/>
                <w:tab w:val="left" w:pos="326"/>
              </w:tabs>
              <w:spacing w:before="15" w:after="15"/>
              <w:rPr>
                <w:sz w:val="18"/>
                <w:szCs w:val="18"/>
              </w:rPr>
            </w:pPr>
            <w:r>
              <w:rPr>
                <w:sz w:val="18"/>
                <w:szCs w:val="18"/>
              </w:rPr>
              <w:tab/>
              <w:t xml:space="preserve">(60.0) </w:t>
            </w:r>
          </w:p>
        </w:tc>
        <w:tc>
          <w:tcPr>
            <w:tcW w:w="815" w:type="dxa"/>
            <w:tcBorders>
              <w:top w:val="nil"/>
              <w:left w:val="nil"/>
              <w:bottom w:val="nil"/>
              <w:right w:val="nil"/>
            </w:tcBorders>
          </w:tcPr>
          <w:p ns2:paraId="042B29D0" ns2:textId="77777777" w:rsidR="00B6224B" w:rsidRDefault="00B6224B" w:rsidP="00E427B1">
            <w:pPr>
              <w:tabs>
                <w:tab w:val="decimal" w:pos="372"/>
                <w:tab w:val="left" w:pos="452"/>
              </w:tabs>
              <w:spacing w:before="15" w:after="15"/>
              <w:rPr>
                <w:sz w:val="18"/>
                <w:szCs w:val="18"/>
              </w:rPr>
            </w:pPr>
            <w:r>
              <w:rPr>
                <w:sz w:val="18"/>
                <w:szCs w:val="18"/>
              </w:rPr>
              <w:tab/>
              <w:t xml:space="preserve">5 </w:t>
            </w:r>
          </w:p>
        </w:tc>
        <w:tc>
          <w:tcPr>
            <w:tcW w:w="815" w:type="dxa"/>
            <w:tcBorders>
              <w:top w:val="nil"/>
              <w:left w:val="nil"/>
              <w:bottom w:val="nil"/>
              <w:right w:val="single" w:sz="2" w:space="0" w:color="auto"/>
            </w:tcBorders>
          </w:tcPr>
          <w:p ns2:paraId="06EFBE0C" ns2:textId="77777777" w:rsidR="00B6224B" w:rsidRDefault="00B6224B" w:rsidP="00E427B1">
            <w:pPr>
              <w:tabs>
                <w:tab w:val="decimal" w:pos="246"/>
                <w:tab w:val="left" w:pos="326"/>
              </w:tabs>
              <w:spacing w:before="15" w:after="15"/>
              <w:rPr>
                <w:sz w:val="18"/>
                <w:szCs w:val="18"/>
              </w:rPr>
            </w:pPr>
            <w:r>
              <w:rPr>
                <w:sz w:val="18"/>
                <w:szCs w:val="18"/>
              </w:rPr>
              <w:tab/>
              <w:t xml:space="preserve">(71.4) </w:t>
            </w:r>
          </w:p>
        </w:tc>
        <w:tc>
          <w:tcPr>
            <w:tcW w:w="815" w:type="dxa"/>
            <w:tcBorders>
              <w:top w:val="nil"/>
              <w:left w:val="nil"/>
              <w:bottom w:val="nil"/>
              <w:right w:val="nil"/>
            </w:tcBorders>
          </w:tcPr>
          <w:p ns2:paraId="365A8FA7" ns2:textId="3194316E" w:rsidR="00B6224B" w:rsidRDefault="00B6224B" w:rsidP="00E427B1">
            <w:pPr>
              <w:tabs>
                <w:tab w:val="decimal" w:pos="372"/>
                <w:tab w:val="left" w:pos="452"/>
              </w:tabs>
              <w:spacing w:before="15" w:after="15"/>
              <w:rPr>
                <w:sz w:val="18"/>
                <w:szCs w:val="18"/>
              </w:rPr>
            </w:pPr>
            <w:r>
              <w:rPr>
                <w:sz w:val="18"/>
                <w:szCs w:val="18"/>
              </w:rPr>
              <w:tab/>
              <w:t xml:space="preserve">210 </w:t>
            </w:r>
          </w:p>
        </w:tc>
        <w:tc>
          <w:tcPr>
            <w:tcW w:w="815" w:type="dxa"/>
            <w:tcBorders>
              <w:top w:val="nil"/>
              <w:left w:val="nil"/>
              <w:bottom w:val="nil"/>
            </w:tcBorders>
          </w:tcPr>
          <w:p ns2:paraId="4B45C379" ns2:textId="1D3921E7" w:rsidR="00B6224B" w:rsidRDefault="00B6224B" w:rsidP="00E427B1">
            <w:pPr>
              <w:tabs>
                <w:tab w:val="decimal" w:pos="246"/>
                <w:tab w:val="left" w:pos="326"/>
              </w:tabs>
              <w:spacing w:before="15" w:after="15"/>
              <w:rPr>
                <w:sz w:val="18"/>
                <w:szCs w:val="18"/>
              </w:rPr>
            </w:pPr>
            <w:r>
              <w:rPr>
                <w:sz w:val="18"/>
                <w:szCs w:val="18"/>
              </w:rPr>
              <w:tab/>
              <w:t xml:space="preserve">(28.2) </w:t>
            </w:r>
          </w:p>
        </w:tc>
      </w:tr>
      <w:tr w:rsidR="00B6224B" ns2:paraId="334E86B8" ns2: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25F01358" ns2:textId="77777777" w:rsidR="00B6224B" w:rsidRDefault="00B6224B" w:rsidP="00E427B1">
            <w:pPr>
              <w:spacing w:before="15" w:after="15"/>
              <w:ind w:left="160" w:right="1" w:hanging="160"/>
              <w:rPr>
                <w:sz w:val="18"/>
                <w:szCs w:val="18"/>
              </w:rPr>
            </w:pPr>
            <w:r>
              <w:rPr>
                <w:sz w:val="18"/>
                <w:szCs w:val="18"/>
              </w:rPr>
              <w:t xml:space="preserve">   Alopecia </w:t>
            </w:r>
          </w:p>
        </w:tc>
        <w:tc>
          <w:tcPr>
            <w:tcW w:w="815" w:type="dxa"/>
            <w:tcBorders>
              <w:top w:val="nil"/>
              <w:left w:val="nil"/>
              <w:bottom w:val="nil"/>
              <w:right w:val="nil"/>
            </w:tcBorders>
          </w:tcPr>
          <w:p ns2:paraId="0622E1C0" ns2:textId="77777777" w:rsidR="00B6224B" w:rsidRDefault="00B6224B" w:rsidP="00E427B1">
            <w:pPr>
              <w:tabs>
                <w:tab w:val="decimal" w:pos="372"/>
                <w:tab w:val="left" w:pos="452"/>
              </w:tabs>
              <w:spacing w:before="15" w:after="15"/>
              <w:rPr>
                <w:sz w:val="18"/>
                <w:szCs w:val="18"/>
              </w:rPr>
            </w:pPr>
            <w:r>
              <w:rPr>
                <w:sz w:val="18"/>
                <w:szCs w:val="18"/>
              </w:rPr>
              <w:tab/>
              <w:t xml:space="preserve">2 </w:t>
            </w:r>
          </w:p>
        </w:tc>
        <w:tc>
          <w:tcPr>
            <w:tcW w:w="815" w:type="dxa"/>
            <w:tcBorders>
              <w:top w:val="nil"/>
              <w:left w:val="nil"/>
              <w:bottom w:val="nil"/>
              <w:right w:val="single" w:sz="2" w:space="0" w:color="auto"/>
            </w:tcBorders>
          </w:tcPr>
          <w:p ns2:paraId="033B40DF" ns2:textId="77777777" w:rsidR="00B6224B" w:rsidRDefault="00B6224B" w:rsidP="00E427B1">
            <w:pPr>
              <w:tabs>
                <w:tab w:val="decimal" w:pos="246"/>
                <w:tab w:val="left" w:pos="326"/>
              </w:tabs>
              <w:spacing w:before="15" w:after="15"/>
              <w:rPr>
                <w:sz w:val="18"/>
                <w:szCs w:val="18"/>
              </w:rPr>
            </w:pPr>
            <w:r>
              <w:rPr>
                <w:sz w:val="18"/>
                <w:szCs w:val="18"/>
              </w:rPr>
              <w:tab/>
              <w:t xml:space="preserve">(50.0) </w:t>
            </w:r>
          </w:p>
        </w:tc>
        <w:tc>
          <w:tcPr>
            <w:tcW w:w="815" w:type="dxa"/>
            <w:tcBorders>
              <w:top w:val="nil"/>
              <w:left w:val="nil"/>
              <w:bottom w:val="nil"/>
              <w:right w:val="nil"/>
            </w:tcBorders>
          </w:tcPr>
          <w:p ns2:paraId="13344E62" ns2:textId="33D665B3" w:rsidR="00B6224B" w:rsidRDefault="00B6224B" w:rsidP="00E427B1">
            <w:pPr>
              <w:tabs>
                <w:tab w:val="decimal" w:pos="372"/>
                <w:tab w:val="left" w:pos="452"/>
              </w:tabs>
              <w:spacing w:before="15" w:after="15"/>
              <w:rPr>
                <w:sz w:val="18"/>
                <w:szCs w:val="18"/>
              </w:rPr>
            </w:pPr>
            <w:r>
              <w:rPr>
                <w:sz w:val="18"/>
                <w:szCs w:val="18"/>
              </w:rPr>
              <w:tab/>
              <w:t xml:space="preserve">49 </w:t>
            </w:r>
          </w:p>
        </w:tc>
        <w:tc>
          <w:tcPr>
            <w:tcW w:w="815" w:type="dxa"/>
            <w:tcBorders>
              <w:top w:val="nil"/>
              <w:left w:val="nil"/>
              <w:bottom w:val="nil"/>
              <w:right w:val="single" w:sz="2" w:space="0" w:color="auto"/>
            </w:tcBorders>
          </w:tcPr>
          <w:p ns2:paraId="58AFAEE3" ns2:textId="43084225" w:rsidR="00B6224B" w:rsidRDefault="00B6224B" w:rsidP="00E427B1">
            <w:pPr>
              <w:tabs>
                <w:tab w:val="decimal" w:pos="246"/>
                <w:tab w:val="left" w:pos="326"/>
              </w:tabs>
              <w:spacing w:before="15" w:after="15"/>
              <w:rPr>
                <w:sz w:val="18"/>
                <w:szCs w:val="18"/>
              </w:rPr>
            </w:pPr>
            <w:r>
              <w:rPr>
                <w:sz w:val="18"/>
                <w:szCs w:val="18"/>
              </w:rPr>
              <w:tab/>
              <w:t xml:space="preserve">(17.4) </w:t>
            </w:r>
          </w:p>
        </w:tc>
        <w:tc>
          <w:tcPr>
            <w:tcW w:w="815" w:type="dxa"/>
            <w:tcBorders>
              <w:top w:val="nil"/>
              <w:left w:val="nil"/>
              <w:bottom w:val="nil"/>
              <w:right w:val="nil"/>
            </w:tcBorders>
          </w:tcPr>
          <w:p ns2:paraId="66D52E87" ns2:textId="2EDE4F2C" w:rsidR="00B6224B" w:rsidRDefault="00B6224B" w:rsidP="00E427B1">
            <w:pPr>
              <w:tabs>
                <w:tab w:val="decimal" w:pos="372"/>
                <w:tab w:val="left" w:pos="452"/>
              </w:tabs>
              <w:spacing w:before="15" w:after="15"/>
              <w:rPr>
                <w:sz w:val="18"/>
                <w:szCs w:val="18"/>
              </w:rPr>
            </w:pPr>
            <w:r>
              <w:rPr>
                <w:sz w:val="18"/>
                <w:szCs w:val="18"/>
              </w:rPr>
              <w:tab/>
              <w:t xml:space="preserve">123 </w:t>
            </w:r>
          </w:p>
        </w:tc>
        <w:tc>
          <w:tcPr>
            <w:tcW w:w="815" w:type="dxa"/>
            <w:tcBorders>
              <w:top w:val="nil"/>
              <w:left w:val="nil"/>
              <w:bottom w:val="nil"/>
              <w:right w:val="single" w:sz="2" w:space="0" w:color="auto"/>
            </w:tcBorders>
          </w:tcPr>
          <w:p ns2:paraId="1B66D8BF" ns2:textId="77777777" w:rsidR="00B6224B" w:rsidRDefault="00B6224B" w:rsidP="00E427B1">
            <w:pPr>
              <w:tabs>
                <w:tab w:val="decimal" w:pos="246"/>
                <w:tab w:val="left" w:pos="326"/>
              </w:tabs>
              <w:spacing w:before="15" w:after="15"/>
              <w:rPr>
                <w:sz w:val="18"/>
                <w:szCs w:val="18"/>
              </w:rPr>
            </w:pPr>
            <w:r>
              <w:rPr>
                <w:sz w:val="18"/>
                <w:szCs w:val="18"/>
              </w:rPr>
              <w:tab/>
              <w:t xml:space="preserve">(27.4) </w:t>
            </w:r>
          </w:p>
        </w:tc>
        <w:tc>
          <w:tcPr>
            <w:tcW w:w="815" w:type="dxa"/>
            <w:tcBorders>
              <w:top w:val="nil"/>
              <w:left w:val="nil"/>
              <w:bottom w:val="nil"/>
              <w:right w:val="nil"/>
            </w:tcBorders>
          </w:tcPr>
          <w:p ns2:paraId="5395D9D9" ns2:textId="77777777" w:rsidR="00B6224B" w:rsidRDefault="00B6224B" w:rsidP="00E427B1">
            <w:pPr>
              <w:tabs>
                <w:tab w:val="decimal" w:pos="372"/>
                <w:tab w:val="left" w:pos="452"/>
              </w:tabs>
              <w:spacing w:before="15" w:after="15"/>
              <w:rPr>
                <w:sz w:val="18"/>
                <w:szCs w:val="18"/>
              </w:rPr>
            </w:pPr>
            <w:r>
              <w:rPr>
                <w:sz w:val="18"/>
                <w:szCs w:val="18"/>
              </w:rPr>
              <w:tab/>
              <w:t xml:space="preserve">3 </w:t>
            </w:r>
          </w:p>
        </w:tc>
        <w:tc>
          <w:tcPr>
            <w:tcW w:w="815" w:type="dxa"/>
            <w:tcBorders>
              <w:top w:val="nil"/>
              <w:left w:val="nil"/>
              <w:bottom w:val="nil"/>
              <w:right w:val="single" w:sz="2" w:space="0" w:color="auto"/>
            </w:tcBorders>
          </w:tcPr>
          <w:p ns2:paraId="36D33818" ns2:textId="77777777" w:rsidR="00B6224B" w:rsidRDefault="00B6224B" w:rsidP="00E427B1">
            <w:pPr>
              <w:tabs>
                <w:tab w:val="decimal" w:pos="246"/>
                <w:tab w:val="left" w:pos="326"/>
              </w:tabs>
              <w:spacing w:before="15" w:after="15"/>
              <w:rPr>
                <w:sz w:val="18"/>
                <w:szCs w:val="18"/>
              </w:rPr>
            </w:pPr>
            <w:r>
              <w:rPr>
                <w:sz w:val="18"/>
                <w:szCs w:val="18"/>
              </w:rPr>
              <w:tab/>
              <w:t xml:space="preserve">(60.0) </w:t>
            </w:r>
          </w:p>
        </w:tc>
        <w:tc>
          <w:tcPr>
            <w:tcW w:w="815" w:type="dxa"/>
            <w:tcBorders>
              <w:top w:val="nil"/>
              <w:left w:val="nil"/>
              <w:bottom w:val="nil"/>
              <w:right w:val="nil"/>
            </w:tcBorders>
          </w:tcPr>
          <w:p ns2:paraId="601BB786" ns2:textId="77777777" w:rsidR="00B6224B" w:rsidRDefault="00B6224B" w:rsidP="00E427B1">
            <w:pPr>
              <w:tabs>
                <w:tab w:val="decimal" w:pos="372"/>
                <w:tab w:val="left" w:pos="452"/>
              </w:tabs>
              <w:spacing w:before="15" w:after="15"/>
              <w:rPr>
                <w:sz w:val="18"/>
                <w:szCs w:val="18"/>
              </w:rPr>
            </w:pPr>
            <w:r>
              <w:rPr>
                <w:sz w:val="18"/>
                <w:szCs w:val="18"/>
              </w:rPr>
              <w:tab/>
              <w:t xml:space="preserve">5 </w:t>
            </w:r>
          </w:p>
        </w:tc>
        <w:tc>
          <w:tcPr>
            <w:tcW w:w="815" w:type="dxa"/>
            <w:tcBorders>
              <w:top w:val="nil"/>
              <w:left w:val="nil"/>
              <w:bottom w:val="nil"/>
              <w:right w:val="single" w:sz="2" w:space="0" w:color="auto"/>
            </w:tcBorders>
          </w:tcPr>
          <w:p ns2:paraId="225C8279" ns2:textId="77777777" w:rsidR="00B6224B" w:rsidRDefault="00B6224B" w:rsidP="00E427B1">
            <w:pPr>
              <w:tabs>
                <w:tab w:val="decimal" w:pos="246"/>
                <w:tab w:val="left" w:pos="326"/>
              </w:tabs>
              <w:spacing w:before="15" w:after="15"/>
              <w:rPr>
                <w:sz w:val="18"/>
                <w:szCs w:val="18"/>
              </w:rPr>
            </w:pPr>
            <w:r>
              <w:rPr>
                <w:sz w:val="18"/>
                <w:szCs w:val="18"/>
              </w:rPr>
              <w:tab/>
              <w:t xml:space="preserve">(71.4) </w:t>
            </w:r>
          </w:p>
        </w:tc>
        <w:tc>
          <w:tcPr>
            <w:tcW w:w="815" w:type="dxa"/>
            <w:tcBorders>
              <w:top w:val="nil"/>
              <w:left w:val="nil"/>
              <w:bottom w:val="nil"/>
              <w:right w:val="nil"/>
            </w:tcBorders>
          </w:tcPr>
          <w:p ns2:paraId="520619EC" ns2:textId="21901AA3" w:rsidR="00B6224B" w:rsidRDefault="00B6224B" w:rsidP="00E427B1">
            <w:pPr>
              <w:tabs>
                <w:tab w:val="decimal" w:pos="372"/>
                <w:tab w:val="left" w:pos="452"/>
              </w:tabs>
              <w:spacing w:before="15" w:after="15"/>
              <w:rPr>
                <w:sz w:val="18"/>
                <w:szCs w:val="18"/>
              </w:rPr>
            </w:pPr>
            <w:r>
              <w:rPr>
                <w:sz w:val="18"/>
                <w:szCs w:val="18"/>
              </w:rPr>
              <w:tab/>
              <w:t xml:space="preserve">182 </w:t>
            </w:r>
          </w:p>
        </w:tc>
        <w:tc>
          <w:tcPr>
            <w:tcW w:w="815" w:type="dxa"/>
            <w:tcBorders>
              <w:top w:val="nil"/>
              <w:left w:val="nil"/>
              <w:bottom w:val="nil"/>
            </w:tcBorders>
          </w:tcPr>
          <w:p ns2:paraId="4F1D54E4" ns2:textId="305A95EA" w:rsidR="00B6224B" w:rsidRDefault="00B6224B" w:rsidP="00E427B1">
            <w:pPr>
              <w:tabs>
                <w:tab w:val="decimal" w:pos="246"/>
                <w:tab w:val="left" w:pos="326"/>
              </w:tabs>
              <w:spacing w:before="15" w:after="15"/>
              <w:rPr>
                <w:sz w:val="18"/>
                <w:szCs w:val="18"/>
              </w:rPr>
            </w:pPr>
            <w:r>
              <w:rPr>
                <w:sz w:val="18"/>
                <w:szCs w:val="18"/>
              </w:rPr>
              <w:tab/>
              <w:t xml:space="preserve">(24.4) </w:t>
            </w:r>
          </w:p>
        </w:tc>
      </w:tr>
      <w:tr w:rsidR="00B6224B" ns2:paraId="3044D6B9" ns2: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66931D27" ns2:textId="77777777" w:rsidR="00B6224B" w:rsidRDefault="00B6224B" w:rsidP="00E427B1">
            <w:pPr>
              <w:spacing w:before="15" w:after="15"/>
              <w:ind w:left="160" w:right="1" w:hanging="160"/>
              <w:rPr>
                <w:sz w:val="18"/>
                <w:szCs w:val="18"/>
              </w:rPr>
            </w:pPr>
            <w:r>
              <w:rPr>
                <w:sz w:val="18"/>
                <w:szCs w:val="18"/>
              </w:rPr>
              <w:t xml:space="preserve">   Vomiting </w:t>
            </w:r>
          </w:p>
        </w:tc>
        <w:tc>
          <w:tcPr>
            <w:tcW w:w="815" w:type="dxa"/>
            <w:tcBorders>
              <w:top w:val="nil"/>
              <w:left w:val="nil"/>
              <w:bottom w:val="nil"/>
              <w:right w:val="nil"/>
            </w:tcBorders>
          </w:tcPr>
          <w:p ns2:paraId="34D258FB" ns2:textId="77777777" w:rsidR="00B6224B" w:rsidRDefault="00B6224B" w:rsidP="00E427B1">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nil"/>
              <w:right w:val="single" w:sz="2" w:space="0" w:color="auto"/>
            </w:tcBorders>
          </w:tcPr>
          <w:p ns2:paraId="04AC59AC" ns2:textId="77777777" w:rsidR="00B6224B" w:rsidRDefault="00B6224B" w:rsidP="00E427B1">
            <w:pPr>
              <w:tabs>
                <w:tab w:val="decimal" w:pos="246"/>
                <w:tab w:val="left" w:pos="326"/>
              </w:tabs>
              <w:spacing w:before="15" w:after="15"/>
              <w:rPr>
                <w:sz w:val="18"/>
                <w:szCs w:val="18"/>
              </w:rPr>
            </w:pPr>
            <w:r>
              <w:rPr>
                <w:sz w:val="18"/>
                <w:szCs w:val="18"/>
              </w:rPr>
              <w:tab/>
              <w:t xml:space="preserve">(25.0) </w:t>
            </w:r>
          </w:p>
        </w:tc>
        <w:tc>
          <w:tcPr>
            <w:tcW w:w="815" w:type="dxa"/>
            <w:tcBorders>
              <w:top w:val="nil"/>
              <w:left w:val="nil"/>
              <w:bottom w:val="nil"/>
              <w:right w:val="nil"/>
            </w:tcBorders>
          </w:tcPr>
          <w:p ns2:paraId="62F8CFB5" ns2:textId="1E35FC6A" w:rsidR="00B6224B" w:rsidRDefault="00B6224B" w:rsidP="00E427B1">
            <w:pPr>
              <w:tabs>
                <w:tab w:val="decimal" w:pos="372"/>
                <w:tab w:val="left" w:pos="452"/>
              </w:tabs>
              <w:spacing w:before="15" w:after="15"/>
              <w:rPr>
                <w:sz w:val="18"/>
                <w:szCs w:val="18"/>
              </w:rPr>
            </w:pPr>
            <w:r>
              <w:rPr>
                <w:sz w:val="18"/>
                <w:szCs w:val="18"/>
              </w:rPr>
              <w:tab/>
              <w:t xml:space="preserve">46 </w:t>
            </w:r>
          </w:p>
        </w:tc>
        <w:tc>
          <w:tcPr>
            <w:tcW w:w="815" w:type="dxa"/>
            <w:tcBorders>
              <w:top w:val="nil"/>
              <w:left w:val="nil"/>
              <w:bottom w:val="nil"/>
              <w:right w:val="single" w:sz="2" w:space="0" w:color="auto"/>
            </w:tcBorders>
          </w:tcPr>
          <w:p ns2:paraId="7E4543BE" ns2:textId="18213026" w:rsidR="00B6224B" w:rsidRDefault="00B6224B" w:rsidP="00E427B1">
            <w:pPr>
              <w:tabs>
                <w:tab w:val="decimal" w:pos="246"/>
                <w:tab w:val="left" w:pos="326"/>
              </w:tabs>
              <w:spacing w:before="15" w:after="15"/>
              <w:rPr>
                <w:sz w:val="18"/>
                <w:szCs w:val="18"/>
              </w:rPr>
            </w:pPr>
            <w:r>
              <w:rPr>
                <w:sz w:val="18"/>
                <w:szCs w:val="18"/>
              </w:rPr>
              <w:tab/>
              <w:t xml:space="preserve">(16.4) </w:t>
            </w:r>
          </w:p>
        </w:tc>
        <w:tc>
          <w:tcPr>
            <w:tcW w:w="815" w:type="dxa"/>
            <w:tcBorders>
              <w:top w:val="nil"/>
              <w:left w:val="nil"/>
              <w:bottom w:val="nil"/>
              <w:right w:val="nil"/>
            </w:tcBorders>
          </w:tcPr>
          <w:p ns2:paraId="4244CCEE" ns2:textId="4C40D9C7" w:rsidR="00B6224B" w:rsidRDefault="00B6224B" w:rsidP="00E427B1">
            <w:pPr>
              <w:tabs>
                <w:tab w:val="decimal" w:pos="372"/>
                <w:tab w:val="left" w:pos="452"/>
              </w:tabs>
              <w:spacing w:before="15" w:after="15"/>
              <w:rPr>
                <w:sz w:val="18"/>
                <w:szCs w:val="18"/>
              </w:rPr>
            </w:pPr>
            <w:r>
              <w:rPr>
                <w:sz w:val="18"/>
                <w:szCs w:val="18"/>
              </w:rPr>
              <w:tab/>
              <w:t xml:space="preserve">120 </w:t>
            </w:r>
          </w:p>
        </w:tc>
        <w:tc>
          <w:tcPr>
            <w:tcW w:w="815" w:type="dxa"/>
            <w:tcBorders>
              <w:top w:val="nil"/>
              <w:left w:val="nil"/>
              <w:bottom w:val="nil"/>
              <w:right w:val="single" w:sz="2" w:space="0" w:color="auto"/>
            </w:tcBorders>
          </w:tcPr>
          <w:p ns2:paraId="64769881" ns2:textId="6EEF7511" w:rsidR="00B6224B" w:rsidRDefault="00B6224B" w:rsidP="00E427B1">
            <w:pPr>
              <w:tabs>
                <w:tab w:val="decimal" w:pos="246"/>
                <w:tab w:val="left" w:pos="326"/>
              </w:tabs>
              <w:spacing w:before="15" w:after="15"/>
              <w:rPr>
                <w:sz w:val="18"/>
                <w:szCs w:val="18"/>
              </w:rPr>
            </w:pPr>
            <w:r>
              <w:rPr>
                <w:sz w:val="18"/>
                <w:szCs w:val="18"/>
              </w:rPr>
              <w:tab/>
              <w:t xml:space="preserve">(26.7) </w:t>
            </w:r>
          </w:p>
        </w:tc>
        <w:tc>
          <w:tcPr>
            <w:tcW w:w="815" w:type="dxa"/>
            <w:tcBorders>
              <w:top w:val="nil"/>
              <w:left w:val="nil"/>
              <w:bottom w:val="nil"/>
              <w:right w:val="nil"/>
            </w:tcBorders>
          </w:tcPr>
          <w:p ns2:paraId="34C58918" ns2:textId="77777777" w:rsidR="00B6224B" w:rsidRDefault="00B6224B" w:rsidP="00E427B1">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nil"/>
              <w:right w:val="single" w:sz="2" w:space="0" w:color="auto"/>
            </w:tcBorders>
          </w:tcPr>
          <w:p ns2:paraId="19293DB4" ns2:textId="77777777" w:rsidR="00B6224B" w:rsidRDefault="00B6224B" w:rsidP="00E427B1">
            <w:pPr>
              <w:tabs>
                <w:tab w:val="decimal" w:pos="246"/>
                <w:tab w:val="left" w:pos="326"/>
              </w:tabs>
              <w:spacing w:before="15" w:after="15"/>
              <w:rPr>
                <w:sz w:val="18"/>
                <w:szCs w:val="18"/>
              </w:rPr>
            </w:pPr>
            <w:r>
              <w:rPr>
                <w:sz w:val="18"/>
                <w:szCs w:val="18"/>
              </w:rPr>
              <w:tab/>
              <w:t xml:space="preserve">(20.0) </w:t>
            </w:r>
          </w:p>
        </w:tc>
        <w:tc>
          <w:tcPr>
            <w:tcW w:w="815" w:type="dxa"/>
            <w:tcBorders>
              <w:top w:val="nil"/>
              <w:left w:val="nil"/>
              <w:bottom w:val="nil"/>
              <w:right w:val="nil"/>
            </w:tcBorders>
          </w:tcPr>
          <w:p ns2:paraId="5E30F004" ns2:textId="77777777" w:rsidR="00B6224B" w:rsidRDefault="00B6224B" w:rsidP="00E427B1">
            <w:pPr>
              <w:tabs>
                <w:tab w:val="decimal" w:pos="372"/>
                <w:tab w:val="left" w:pos="452"/>
              </w:tabs>
              <w:spacing w:before="15" w:after="15"/>
              <w:rPr>
                <w:sz w:val="18"/>
                <w:szCs w:val="18"/>
              </w:rPr>
            </w:pPr>
            <w:r>
              <w:rPr>
                <w:sz w:val="18"/>
                <w:szCs w:val="18"/>
              </w:rPr>
              <w:tab/>
              <w:t xml:space="preserve">6 </w:t>
            </w:r>
          </w:p>
        </w:tc>
        <w:tc>
          <w:tcPr>
            <w:tcW w:w="815" w:type="dxa"/>
            <w:tcBorders>
              <w:top w:val="nil"/>
              <w:left w:val="nil"/>
              <w:bottom w:val="nil"/>
              <w:right w:val="single" w:sz="2" w:space="0" w:color="auto"/>
            </w:tcBorders>
          </w:tcPr>
          <w:p ns2:paraId="1674AA30" ns2:textId="77777777" w:rsidR="00B6224B" w:rsidRDefault="00B6224B" w:rsidP="00E427B1">
            <w:pPr>
              <w:tabs>
                <w:tab w:val="decimal" w:pos="246"/>
                <w:tab w:val="left" w:pos="326"/>
              </w:tabs>
              <w:spacing w:before="15" w:after="15"/>
              <w:rPr>
                <w:sz w:val="18"/>
                <w:szCs w:val="18"/>
              </w:rPr>
            </w:pPr>
            <w:r>
              <w:rPr>
                <w:sz w:val="18"/>
                <w:szCs w:val="18"/>
              </w:rPr>
              <w:tab/>
              <w:t xml:space="preserve">(85.7) </w:t>
            </w:r>
          </w:p>
        </w:tc>
        <w:tc>
          <w:tcPr>
            <w:tcW w:w="815" w:type="dxa"/>
            <w:tcBorders>
              <w:top w:val="nil"/>
              <w:left w:val="nil"/>
              <w:bottom w:val="nil"/>
              <w:right w:val="nil"/>
            </w:tcBorders>
          </w:tcPr>
          <w:p ns2:paraId="14B1BA06" ns2:textId="736AFBD8" w:rsidR="00B6224B" w:rsidRDefault="00B6224B" w:rsidP="00E427B1">
            <w:pPr>
              <w:tabs>
                <w:tab w:val="decimal" w:pos="372"/>
                <w:tab w:val="left" w:pos="452"/>
              </w:tabs>
              <w:spacing w:before="15" w:after="15"/>
              <w:rPr>
                <w:sz w:val="18"/>
                <w:szCs w:val="18"/>
              </w:rPr>
            </w:pPr>
            <w:r>
              <w:rPr>
                <w:sz w:val="18"/>
                <w:szCs w:val="18"/>
              </w:rPr>
              <w:tab/>
              <w:t xml:space="preserve">174 </w:t>
            </w:r>
          </w:p>
        </w:tc>
        <w:tc>
          <w:tcPr>
            <w:tcW w:w="815" w:type="dxa"/>
            <w:tcBorders>
              <w:top w:val="nil"/>
              <w:left w:val="nil"/>
              <w:bottom w:val="nil"/>
            </w:tcBorders>
          </w:tcPr>
          <w:p ns2:paraId="013A2FB5" ns2:textId="6A4C723F" w:rsidR="00B6224B" w:rsidRDefault="00B6224B" w:rsidP="00E427B1">
            <w:pPr>
              <w:tabs>
                <w:tab w:val="decimal" w:pos="246"/>
                <w:tab w:val="left" w:pos="326"/>
              </w:tabs>
              <w:spacing w:before="15" w:after="15"/>
              <w:rPr>
                <w:sz w:val="18"/>
                <w:szCs w:val="18"/>
              </w:rPr>
            </w:pPr>
            <w:r>
              <w:rPr>
                <w:sz w:val="18"/>
                <w:szCs w:val="18"/>
              </w:rPr>
              <w:tab/>
              <w:t xml:space="preserve">(23.3) </w:t>
            </w:r>
          </w:p>
        </w:tc>
      </w:tr>
      <w:tr w:rsidR="00B6224B" ns2:paraId="632DA6AA" ns2: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5BEE31E0" ns2:textId="11C7C091" w:rsidR="00B6224B" w:rsidRDefault="00B6224B" w:rsidP="00E427B1">
            <w:pPr>
              <w:spacing w:before="15" w:after="15"/>
              <w:ind w:left="160" w:right="1" w:hanging="160"/>
              <w:rPr>
                <w:sz w:val="18"/>
                <w:szCs w:val="18"/>
              </w:rPr>
            </w:pPr>
            <w:r>
              <w:rPr>
                <w:sz w:val="18"/>
                <w:szCs w:val="18"/>
              </w:rPr>
              <w:t xml:space="preserve">   Rash </w:t>
            </w:r>
          </w:p>
        </w:tc>
        <w:tc>
          <w:tcPr>
            <w:tcW w:w="815" w:type="dxa"/>
            <w:tcBorders>
              <w:top w:val="nil"/>
              <w:left w:val="nil"/>
              <w:bottom w:val="nil"/>
              <w:right w:val="nil"/>
            </w:tcBorders>
          </w:tcPr>
          <w:p ns2:paraId="5BFC4C55" ns2:textId="373340CF" w:rsidR="00B6224B" w:rsidRDefault="00B6224B" w:rsidP="00E427B1">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ns2:paraId="790934E3" ns2:textId="444A1FA3"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ns2:paraId="713EEAC3" ns2:textId="6AAC9345" w:rsidR="00B6224B" w:rsidRDefault="00B6224B" w:rsidP="00E427B1">
            <w:pPr>
              <w:tabs>
                <w:tab w:val="decimal" w:pos="372"/>
                <w:tab w:val="left" w:pos="452"/>
              </w:tabs>
              <w:spacing w:before="15" w:after="15"/>
              <w:rPr>
                <w:sz w:val="18"/>
                <w:szCs w:val="18"/>
              </w:rPr>
            </w:pPr>
            <w:r>
              <w:rPr>
                <w:sz w:val="18"/>
                <w:szCs w:val="18"/>
              </w:rPr>
              <w:tab/>
              <w:t xml:space="preserve">32 </w:t>
            </w:r>
          </w:p>
        </w:tc>
        <w:tc>
          <w:tcPr>
            <w:tcW w:w="815" w:type="dxa"/>
            <w:tcBorders>
              <w:top w:val="nil"/>
              <w:left w:val="nil"/>
              <w:bottom w:val="nil"/>
              <w:right w:val="single" w:sz="2" w:space="0" w:color="auto"/>
            </w:tcBorders>
          </w:tcPr>
          <w:p ns2:paraId="15C13640" ns2:textId="799A9CD9" w:rsidR="00B6224B" w:rsidRDefault="00B6224B" w:rsidP="00E427B1">
            <w:pPr>
              <w:tabs>
                <w:tab w:val="decimal" w:pos="246"/>
                <w:tab w:val="left" w:pos="326"/>
              </w:tabs>
              <w:spacing w:before="15" w:after="15"/>
              <w:rPr>
                <w:sz w:val="18"/>
                <w:szCs w:val="18"/>
              </w:rPr>
            </w:pPr>
            <w:r>
              <w:rPr>
                <w:sz w:val="18"/>
                <w:szCs w:val="18"/>
              </w:rPr>
              <w:tab/>
              <w:t xml:space="preserve">(11.4) </w:t>
            </w:r>
          </w:p>
        </w:tc>
        <w:tc>
          <w:tcPr>
            <w:tcW w:w="815" w:type="dxa"/>
            <w:tcBorders>
              <w:top w:val="nil"/>
              <w:left w:val="nil"/>
              <w:bottom w:val="nil"/>
              <w:right w:val="nil"/>
            </w:tcBorders>
          </w:tcPr>
          <w:p ns2:paraId="304AEF05" ns2:textId="3B80286B" w:rsidR="00B6224B" w:rsidRDefault="00B6224B" w:rsidP="00E427B1">
            <w:pPr>
              <w:tabs>
                <w:tab w:val="decimal" w:pos="372"/>
                <w:tab w:val="left" w:pos="452"/>
              </w:tabs>
              <w:spacing w:before="15" w:after="15"/>
              <w:rPr>
                <w:sz w:val="18"/>
                <w:szCs w:val="18"/>
              </w:rPr>
            </w:pPr>
            <w:r>
              <w:rPr>
                <w:sz w:val="18"/>
                <w:szCs w:val="18"/>
              </w:rPr>
              <w:tab/>
              <w:t xml:space="preserve">111 </w:t>
            </w:r>
          </w:p>
        </w:tc>
        <w:tc>
          <w:tcPr>
            <w:tcW w:w="815" w:type="dxa"/>
            <w:tcBorders>
              <w:top w:val="nil"/>
              <w:left w:val="nil"/>
              <w:bottom w:val="nil"/>
              <w:right w:val="single" w:sz="2" w:space="0" w:color="auto"/>
            </w:tcBorders>
          </w:tcPr>
          <w:p ns2:paraId="45C06E61" ns2:textId="3E9B66D0" w:rsidR="00B6224B" w:rsidRDefault="00B6224B" w:rsidP="00E427B1">
            <w:pPr>
              <w:tabs>
                <w:tab w:val="decimal" w:pos="246"/>
                <w:tab w:val="left" w:pos="326"/>
              </w:tabs>
              <w:spacing w:before="15" w:after="15"/>
              <w:rPr>
                <w:sz w:val="18"/>
                <w:szCs w:val="18"/>
              </w:rPr>
            </w:pPr>
            <w:r>
              <w:rPr>
                <w:sz w:val="18"/>
                <w:szCs w:val="18"/>
              </w:rPr>
              <w:tab/>
              <w:t xml:space="preserve">(24.7) </w:t>
            </w:r>
          </w:p>
        </w:tc>
        <w:tc>
          <w:tcPr>
            <w:tcW w:w="815" w:type="dxa"/>
            <w:tcBorders>
              <w:top w:val="nil"/>
              <w:left w:val="nil"/>
              <w:bottom w:val="nil"/>
              <w:right w:val="nil"/>
            </w:tcBorders>
          </w:tcPr>
          <w:p ns2:paraId="025757BC" ns2:textId="6AC42083" w:rsidR="00B6224B" w:rsidRDefault="00B6224B" w:rsidP="00E427B1">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nil"/>
              <w:right w:val="single" w:sz="2" w:space="0" w:color="auto"/>
            </w:tcBorders>
          </w:tcPr>
          <w:p ns2:paraId="6BCD6843" ns2:textId="01203176" w:rsidR="00B6224B" w:rsidRDefault="00B6224B" w:rsidP="00E427B1">
            <w:pPr>
              <w:tabs>
                <w:tab w:val="decimal" w:pos="246"/>
                <w:tab w:val="left" w:pos="326"/>
              </w:tabs>
              <w:spacing w:before="15" w:after="15"/>
              <w:rPr>
                <w:sz w:val="18"/>
                <w:szCs w:val="18"/>
              </w:rPr>
            </w:pPr>
            <w:r>
              <w:rPr>
                <w:sz w:val="18"/>
                <w:szCs w:val="18"/>
              </w:rPr>
              <w:tab/>
              <w:t xml:space="preserve">(20.0) </w:t>
            </w:r>
          </w:p>
        </w:tc>
        <w:tc>
          <w:tcPr>
            <w:tcW w:w="815" w:type="dxa"/>
            <w:tcBorders>
              <w:top w:val="nil"/>
              <w:left w:val="nil"/>
              <w:bottom w:val="nil"/>
              <w:right w:val="nil"/>
            </w:tcBorders>
          </w:tcPr>
          <w:p ns2:paraId="4225CF8C" ns2:textId="4B1636B0" w:rsidR="00B6224B" w:rsidRDefault="00B6224B" w:rsidP="00E427B1">
            <w:pPr>
              <w:tabs>
                <w:tab w:val="decimal" w:pos="372"/>
                <w:tab w:val="left" w:pos="452"/>
              </w:tabs>
              <w:spacing w:before="15" w:after="15"/>
              <w:rPr>
                <w:sz w:val="18"/>
                <w:szCs w:val="18"/>
              </w:rPr>
            </w:pPr>
            <w:r>
              <w:rPr>
                <w:sz w:val="18"/>
                <w:szCs w:val="18"/>
              </w:rPr>
              <w:tab/>
              <w:t xml:space="preserve">4 </w:t>
            </w:r>
          </w:p>
        </w:tc>
        <w:tc>
          <w:tcPr>
            <w:tcW w:w="815" w:type="dxa"/>
            <w:tcBorders>
              <w:top w:val="nil"/>
              <w:left w:val="nil"/>
              <w:bottom w:val="nil"/>
              <w:right w:val="single" w:sz="2" w:space="0" w:color="auto"/>
            </w:tcBorders>
          </w:tcPr>
          <w:p ns2:paraId="3F980C58" ns2:textId="2E3CC7F8" w:rsidR="00B6224B" w:rsidRDefault="00B6224B" w:rsidP="00E427B1">
            <w:pPr>
              <w:tabs>
                <w:tab w:val="decimal" w:pos="246"/>
                <w:tab w:val="left" w:pos="326"/>
              </w:tabs>
              <w:spacing w:before="15" w:after="15"/>
              <w:rPr>
                <w:sz w:val="18"/>
                <w:szCs w:val="18"/>
              </w:rPr>
            </w:pPr>
            <w:r>
              <w:rPr>
                <w:sz w:val="18"/>
                <w:szCs w:val="18"/>
              </w:rPr>
              <w:tab/>
              <w:t xml:space="preserve">(57.1) </w:t>
            </w:r>
          </w:p>
        </w:tc>
        <w:tc>
          <w:tcPr>
            <w:tcW w:w="815" w:type="dxa"/>
            <w:tcBorders>
              <w:top w:val="nil"/>
              <w:left w:val="nil"/>
              <w:bottom w:val="nil"/>
              <w:right w:val="nil"/>
            </w:tcBorders>
          </w:tcPr>
          <w:p ns2:paraId="471E67AE" ns2:textId="6CD045B7" w:rsidR="00B6224B" w:rsidRDefault="00B6224B" w:rsidP="00E427B1">
            <w:pPr>
              <w:tabs>
                <w:tab w:val="decimal" w:pos="372"/>
                <w:tab w:val="left" w:pos="452"/>
              </w:tabs>
              <w:spacing w:before="15" w:after="15"/>
              <w:rPr>
                <w:sz w:val="18"/>
                <w:szCs w:val="18"/>
              </w:rPr>
            </w:pPr>
            <w:r>
              <w:rPr>
                <w:sz w:val="18"/>
                <w:szCs w:val="18"/>
              </w:rPr>
              <w:tab/>
              <w:t xml:space="preserve">148 </w:t>
            </w:r>
          </w:p>
        </w:tc>
        <w:tc>
          <w:tcPr>
            <w:tcW w:w="815" w:type="dxa"/>
            <w:tcBorders>
              <w:top w:val="nil"/>
              <w:left w:val="nil"/>
              <w:bottom w:val="nil"/>
            </w:tcBorders>
          </w:tcPr>
          <w:p ns2:paraId="747C64A3" ns2:textId="0D0F6868" w:rsidR="00B6224B" w:rsidRDefault="00B6224B" w:rsidP="00E427B1">
            <w:pPr>
              <w:tabs>
                <w:tab w:val="decimal" w:pos="246"/>
                <w:tab w:val="left" w:pos="326"/>
              </w:tabs>
              <w:spacing w:before="15" w:after="15"/>
              <w:rPr>
                <w:sz w:val="18"/>
                <w:szCs w:val="18"/>
              </w:rPr>
            </w:pPr>
            <w:r>
              <w:rPr>
                <w:sz w:val="18"/>
                <w:szCs w:val="18"/>
              </w:rPr>
              <w:tab/>
              <w:t xml:space="preserve">(19.8) </w:t>
            </w:r>
          </w:p>
        </w:tc>
      </w:tr>
      <w:tr w:rsidR="00B6224B" ns2:paraId="3711F305" ns2: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695FC5DC" ns2:textId="2325190D" w:rsidR="00B6224B" w:rsidRDefault="00B6224B" w:rsidP="00E427B1">
            <w:pPr>
              <w:spacing w:before="15" w:after="15"/>
              <w:ind w:left="160" w:right="1" w:hanging="160"/>
              <w:rPr>
                <w:sz w:val="18"/>
                <w:szCs w:val="18"/>
              </w:rPr>
            </w:pPr>
            <w:r>
              <w:rPr>
                <w:sz w:val="18"/>
                <w:szCs w:val="18"/>
              </w:rPr>
              <w:t xml:space="preserve">   Alanine aminotransferase increased </w:t>
            </w:r>
          </w:p>
        </w:tc>
        <w:tc>
          <w:tcPr>
            <w:tcW w:w="815" w:type="dxa"/>
            <w:tcBorders>
              <w:top w:val="nil"/>
              <w:left w:val="nil"/>
              <w:bottom w:val="nil"/>
              <w:right w:val="nil"/>
            </w:tcBorders>
          </w:tcPr>
          <w:p ns2:paraId="1A367DAA" ns2:textId="613ED532" w:rsidR="00B6224B" w:rsidRDefault="00B6224B" w:rsidP="00E427B1">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nil"/>
              <w:right w:val="single" w:sz="2" w:space="0" w:color="auto"/>
            </w:tcBorders>
          </w:tcPr>
          <w:p ns2:paraId="377F9616" ns2:textId="4285D853" w:rsidR="00B6224B" w:rsidRDefault="00B6224B" w:rsidP="00E427B1">
            <w:pPr>
              <w:tabs>
                <w:tab w:val="decimal" w:pos="246"/>
                <w:tab w:val="left" w:pos="326"/>
              </w:tabs>
              <w:spacing w:before="15" w:after="15"/>
              <w:rPr>
                <w:sz w:val="18"/>
                <w:szCs w:val="18"/>
              </w:rPr>
            </w:pPr>
            <w:r>
              <w:rPr>
                <w:sz w:val="18"/>
                <w:szCs w:val="18"/>
              </w:rPr>
              <w:tab/>
              <w:t xml:space="preserve">(25.0) </w:t>
            </w:r>
          </w:p>
        </w:tc>
        <w:tc>
          <w:tcPr>
            <w:tcW w:w="815" w:type="dxa"/>
            <w:tcBorders>
              <w:top w:val="nil"/>
              <w:left w:val="nil"/>
              <w:bottom w:val="nil"/>
              <w:right w:val="nil"/>
            </w:tcBorders>
          </w:tcPr>
          <w:p ns2:paraId="34AD8DBA" ns2:textId="23C8B6FB" w:rsidR="00B6224B" w:rsidRDefault="00B6224B" w:rsidP="00E427B1">
            <w:pPr>
              <w:tabs>
                <w:tab w:val="decimal" w:pos="372"/>
                <w:tab w:val="left" w:pos="452"/>
              </w:tabs>
              <w:spacing w:before="15" w:after="15"/>
              <w:rPr>
                <w:sz w:val="18"/>
                <w:szCs w:val="18"/>
              </w:rPr>
            </w:pPr>
            <w:r>
              <w:rPr>
                <w:sz w:val="18"/>
                <w:szCs w:val="18"/>
              </w:rPr>
              <w:tab/>
              <w:t xml:space="preserve">48 </w:t>
            </w:r>
          </w:p>
        </w:tc>
        <w:tc>
          <w:tcPr>
            <w:tcW w:w="815" w:type="dxa"/>
            <w:tcBorders>
              <w:top w:val="nil"/>
              <w:left w:val="nil"/>
              <w:bottom w:val="nil"/>
              <w:right w:val="single" w:sz="2" w:space="0" w:color="auto"/>
            </w:tcBorders>
          </w:tcPr>
          <w:p ns2:paraId="0122FA35" ns2:textId="662071F4" w:rsidR="00B6224B" w:rsidRDefault="00B6224B" w:rsidP="00E427B1">
            <w:pPr>
              <w:tabs>
                <w:tab w:val="decimal" w:pos="246"/>
                <w:tab w:val="left" w:pos="326"/>
              </w:tabs>
              <w:spacing w:before="15" w:after="15"/>
              <w:rPr>
                <w:sz w:val="18"/>
                <w:szCs w:val="18"/>
              </w:rPr>
            </w:pPr>
            <w:r>
              <w:rPr>
                <w:sz w:val="18"/>
                <w:szCs w:val="18"/>
              </w:rPr>
              <w:tab/>
              <w:t xml:space="preserve">(17.1) </w:t>
            </w:r>
          </w:p>
        </w:tc>
        <w:tc>
          <w:tcPr>
            <w:tcW w:w="815" w:type="dxa"/>
            <w:tcBorders>
              <w:top w:val="nil"/>
              <w:left w:val="nil"/>
              <w:bottom w:val="nil"/>
              <w:right w:val="nil"/>
            </w:tcBorders>
          </w:tcPr>
          <w:p ns2:paraId="35E56A5E" ns2:textId="05C09561" w:rsidR="00B6224B" w:rsidRDefault="00B6224B" w:rsidP="00E427B1">
            <w:pPr>
              <w:tabs>
                <w:tab w:val="decimal" w:pos="372"/>
                <w:tab w:val="left" w:pos="452"/>
              </w:tabs>
              <w:spacing w:before="15" w:after="15"/>
              <w:rPr>
                <w:sz w:val="18"/>
                <w:szCs w:val="18"/>
              </w:rPr>
            </w:pPr>
            <w:r>
              <w:rPr>
                <w:sz w:val="18"/>
                <w:szCs w:val="18"/>
              </w:rPr>
              <w:tab/>
              <w:t xml:space="preserve">95 </w:t>
            </w:r>
          </w:p>
        </w:tc>
        <w:tc>
          <w:tcPr>
            <w:tcW w:w="815" w:type="dxa"/>
            <w:tcBorders>
              <w:top w:val="nil"/>
              <w:left w:val="nil"/>
              <w:bottom w:val="nil"/>
              <w:right w:val="single" w:sz="2" w:space="0" w:color="auto"/>
            </w:tcBorders>
          </w:tcPr>
          <w:p ns2:paraId="3D2E6AF2" ns2:textId="482F67C1" w:rsidR="00B6224B" w:rsidRDefault="00B6224B" w:rsidP="00E427B1">
            <w:pPr>
              <w:tabs>
                <w:tab w:val="decimal" w:pos="246"/>
                <w:tab w:val="left" w:pos="326"/>
              </w:tabs>
              <w:spacing w:before="15" w:after="15"/>
              <w:rPr>
                <w:sz w:val="18"/>
                <w:szCs w:val="18"/>
              </w:rPr>
            </w:pPr>
            <w:r>
              <w:rPr>
                <w:sz w:val="18"/>
                <w:szCs w:val="18"/>
              </w:rPr>
              <w:tab/>
              <w:t xml:space="preserve">(21.2) </w:t>
            </w:r>
          </w:p>
        </w:tc>
        <w:tc>
          <w:tcPr>
            <w:tcW w:w="815" w:type="dxa"/>
            <w:tcBorders>
              <w:top w:val="nil"/>
              <w:left w:val="nil"/>
              <w:bottom w:val="nil"/>
              <w:right w:val="nil"/>
            </w:tcBorders>
          </w:tcPr>
          <w:p ns2:paraId="38C9A034" ns2:textId="5DAC35D2" w:rsidR="00B6224B" w:rsidRDefault="00B6224B" w:rsidP="00E427B1">
            <w:pPr>
              <w:tabs>
                <w:tab w:val="decimal" w:pos="372"/>
                <w:tab w:val="left" w:pos="452"/>
              </w:tabs>
              <w:spacing w:before="15" w:after="15"/>
              <w:rPr>
                <w:sz w:val="18"/>
                <w:szCs w:val="18"/>
              </w:rPr>
            </w:pPr>
            <w:r>
              <w:rPr>
                <w:sz w:val="18"/>
                <w:szCs w:val="18"/>
              </w:rPr>
              <w:tab/>
              <w:t xml:space="preserve">3 </w:t>
            </w:r>
          </w:p>
        </w:tc>
        <w:tc>
          <w:tcPr>
            <w:tcW w:w="815" w:type="dxa"/>
            <w:tcBorders>
              <w:top w:val="nil"/>
              <w:left w:val="nil"/>
              <w:bottom w:val="nil"/>
              <w:right w:val="single" w:sz="2" w:space="0" w:color="auto"/>
            </w:tcBorders>
          </w:tcPr>
          <w:p ns2:paraId="2A13C003" ns2:textId="3299A9E8" w:rsidR="00B6224B" w:rsidRDefault="00B6224B" w:rsidP="00E427B1">
            <w:pPr>
              <w:tabs>
                <w:tab w:val="decimal" w:pos="246"/>
                <w:tab w:val="left" w:pos="326"/>
              </w:tabs>
              <w:spacing w:before="15" w:after="15"/>
              <w:rPr>
                <w:sz w:val="18"/>
                <w:szCs w:val="18"/>
              </w:rPr>
            </w:pPr>
            <w:r>
              <w:rPr>
                <w:sz w:val="18"/>
                <w:szCs w:val="18"/>
              </w:rPr>
              <w:tab/>
              <w:t xml:space="preserve">(60.0) </w:t>
            </w:r>
          </w:p>
        </w:tc>
        <w:tc>
          <w:tcPr>
            <w:tcW w:w="815" w:type="dxa"/>
            <w:tcBorders>
              <w:top w:val="nil"/>
              <w:left w:val="nil"/>
              <w:bottom w:val="nil"/>
              <w:right w:val="nil"/>
            </w:tcBorders>
          </w:tcPr>
          <w:p ns2:paraId="52B9F3C1"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ns2:paraId="42C90396"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ns2:paraId="349B6E7B" ns2:textId="4C180358" w:rsidR="00B6224B" w:rsidRDefault="00B6224B" w:rsidP="00E427B1">
            <w:pPr>
              <w:tabs>
                <w:tab w:val="decimal" w:pos="372"/>
                <w:tab w:val="left" w:pos="452"/>
              </w:tabs>
              <w:spacing w:before="15" w:after="15"/>
              <w:rPr>
                <w:sz w:val="18"/>
                <w:szCs w:val="18"/>
              </w:rPr>
            </w:pPr>
            <w:r>
              <w:rPr>
                <w:sz w:val="18"/>
                <w:szCs w:val="18"/>
              </w:rPr>
              <w:tab/>
              <w:t xml:space="preserve">147 </w:t>
            </w:r>
          </w:p>
        </w:tc>
        <w:tc>
          <w:tcPr>
            <w:tcW w:w="815" w:type="dxa"/>
            <w:tcBorders>
              <w:top w:val="nil"/>
              <w:left w:val="nil"/>
              <w:bottom w:val="nil"/>
            </w:tcBorders>
          </w:tcPr>
          <w:p ns2:paraId="49EA281E" ns2:textId="50452D8B" w:rsidR="00B6224B" w:rsidRDefault="00B6224B" w:rsidP="00E427B1">
            <w:pPr>
              <w:tabs>
                <w:tab w:val="decimal" w:pos="246"/>
                <w:tab w:val="left" w:pos="326"/>
              </w:tabs>
              <w:spacing w:before="15" w:after="15"/>
              <w:rPr>
                <w:sz w:val="18"/>
                <w:szCs w:val="18"/>
              </w:rPr>
            </w:pPr>
            <w:r>
              <w:rPr>
                <w:sz w:val="18"/>
                <w:szCs w:val="18"/>
              </w:rPr>
              <w:tab/>
              <w:t xml:space="preserve">(19.7) </w:t>
            </w:r>
          </w:p>
        </w:tc>
      </w:tr>
      <w:tr w:rsidR="00B6224B" ns2:paraId="41A77216" ns2: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46A4E4C7" ns2:textId="08F120E4" w:rsidR="00B6224B" w:rsidRDefault="00B6224B" w:rsidP="00E427B1">
            <w:pPr>
              <w:spacing w:before="15" w:after="15"/>
              <w:ind w:left="160" w:right="1" w:hanging="160"/>
              <w:rPr>
                <w:sz w:val="18"/>
                <w:szCs w:val="18"/>
              </w:rPr>
            </w:pPr>
            <w:r>
              <w:rPr>
                <w:sz w:val="18"/>
                <w:szCs w:val="18"/>
              </w:rPr>
              <w:t xml:space="preserve">   Weight decreased </w:t>
            </w:r>
          </w:p>
        </w:tc>
        <w:tc>
          <w:tcPr>
            <w:tcW w:w="815" w:type="dxa"/>
            <w:tcBorders>
              <w:top w:val="nil"/>
              <w:left w:val="nil"/>
              <w:bottom w:val="nil"/>
              <w:right w:val="nil"/>
            </w:tcBorders>
          </w:tcPr>
          <w:p ns2:paraId="3EE97797" ns2:textId="258773D1" w:rsidR="00B6224B" w:rsidRDefault="00B6224B" w:rsidP="00E427B1">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ns2:paraId="1D9DB8C5" ns2:textId="5872DA1D"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ns2:paraId="46C61A09" ns2:textId="4926656C" w:rsidR="00B6224B" w:rsidRDefault="00B6224B" w:rsidP="00E427B1">
            <w:pPr>
              <w:tabs>
                <w:tab w:val="decimal" w:pos="372"/>
                <w:tab w:val="left" w:pos="452"/>
              </w:tabs>
              <w:spacing w:before="15" w:after="15"/>
              <w:rPr>
                <w:sz w:val="18"/>
                <w:szCs w:val="18"/>
              </w:rPr>
            </w:pPr>
            <w:r>
              <w:rPr>
                <w:sz w:val="18"/>
                <w:szCs w:val="18"/>
              </w:rPr>
              <w:tab/>
              <w:t xml:space="preserve">43 </w:t>
            </w:r>
          </w:p>
        </w:tc>
        <w:tc>
          <w:tcPr>
            <w:tcW w:w="815" w:type="dxa"/>
            <w:tcBorders>
              <w:top w:val="nil"/>
              <w:left w:val="nil"/>
              <w:bottom w:val="nil"/>
              <w:right w:val="single" w:sz="2" w:space="0" w:color="auto"/>
            </w:tcBorders>
          </w:tcPr>
          <w:p ns2:paraId="38E19526" ns2:textId="610DC6BC" w:rsidR="00B6224B" w:rsidRDefault="00B6224B" w:rsidP="00E427B1">
            <w:pPr>
              <w:tabs>
                <w:tab w:val="decimal" w:pos="246"/>
                <w:tab w:val="left" w:pos="326"/>
              </w:tabs>
              <w:spacing w:before="15" w:after="15"/>
              <w:rPr>
                <w:sz w:val="18"/>
                <w:szCs w:val="18"/>
              </w:rPr>
            </w:pPr>
            <w:r>
              <w:rPr>
                <w:sz w:val="18"/>
                <w:szCs w:val="18"/>
              </w:rPr>
              <w:tab/>
              <w:t xml:space="preserve">(15.3) </w:t>
            </w:r>
          </w:p>
        </w:tc>
        <w:tc>
          <w:tcPr>
            <w:tcW w:w="815" w:type="dxa"/>
            <w:tcBorders>
              <w:top w:val="nil"/>
              <w:left w:val="nil"/>
              <w:bottom w:val="nil"/>
              <w:right w:val="nil"/>
            </w:tcBorders>
          </w:tcPr>
          <w:p ns2:paraId="4123B064" ns2:textId="688E06B7" w:rsidR="00B6224B" w:rsidRDefault="00B6224B" w:rsidP="00E427B1">
            <w:pPr>
              <w:tabs>
                <w:tab w:val="decimal" w:pos="372"/>
                <w:tab w:val="left" w:pos="452"/>
              </w:tabs>
              <w:spacing w:before="15" w:after="15"/>
              <w:rPr>
                <w:sz w:val="18"/>
                <w:szCs w:val="18"/>
              </w:rPr>
            </w:pPr>
            <w:r>
              <w:rPr>
                <w:sz w:val="18"/>
                <w:szCs w:val="18"/>
              </w:rPr>
              <w:tab/>
              <w:t xml:space="preserve">96 </w:t>
            </w:r>
          </w:p>
        </w:tc>
        <w:tc>
          <w:tcPr>
            <w:tcW w:w="815" w:type="dxa"/>
            <w:tcBorders>
              <w:top w:val="nil"/>
              <w:left w:val="nil"/>
              <w:bottom w:val="nil"/>
              <w:right w:val="single" w:sz="2" w:space="0" w:color="auto"/>
            </w:tcBorders>
          </w:tcPr>
          <w:p ns2:paraId="1132C126" ns2:textId="2BA49451" w:rsidR="00B6224B" w:rsidRDefault="00B6224B" w:rsidP="00E427B1">
            <w:pPr>
              <w:tabs>
                <w:tab w:val="decimal" w:pos="246"/>
                <w:tab w:val="left" w:pos="326"/>
              </w:tabs>
              <w:spacing w:before="15" w:after="15"/>
              <w:rPr>
                <w:sz w:val="18"/>
                <w:szCs w:val="18"/>
              </w:rPr>
            </w:pPr>
            <w:r>
              <w:rPr>
                <w:sz w:val="18"/>
                <w:szCs w:val="18"/>
              </w:rPr>
              <w:tab/>
              <w:t xml:space="preserve">(21.4) </w:t>
            </w:r>
          </w:p>
        </w:tc>
        <w:tc>
          <w:tcPr>
            <w:tcW w:w="815" w:type="dxa"/>
            <w:tcBorders>
              <w:top w:val="nil"/>
              <w:left w:val="nil"/>
              <w:bottom w:val="nil"/>
              <w:right w:val="nil"/>
            </w:tcBorders>
          </w:tcPr>
          <w:p ns2:paraId="632899F5" ns2:textId="77777777" w:rsidR="00B6224B" w:rsidRDefault="00B6224B" w:rsidP="00E427B1">
            <w:pPr>
              <w:tabs>
                <w:tab w:val="decimal" w:pos="372"/>
                <w:tab w:val="left" w:pos="452"/>
              </w:tabs>
              <w:spacing w:before="15" w:after="15"/>
              <w:rPr>
                <w:sz w:val="18"/>
                <w:szCs w:val="18"/>
              </w:rPr>
            </w:pPr>
            <w:r>
              <w:rPr>
                <w:sz w:val="18"/>
                <w:szCs w:val="18"/>
              </w:rPr>
              <w:tab/>
              <w:t xml:space="preserve">3 </w:t>
            </w:r>
          </w:p>
        </w:tc>
        <w:tc>
          <w:tcPr>
            <w:tcW w:w="815" w:type="dxa"/>
            <w:tcBorders>
              <w:top w:val="nil"/>
              <w:left w:val="nil"/>
              <w:bottom w:val="nil"/>
              <w:right w:val="single" w:sz="2" w:space="0" w:color="auto"/>
            </w:tcBorders>
          </w:tcPr>
          <w:p ns2:paraId="27A72CF7" ns2:textId="77777777" w:rsidR="00B6224B" w:rsidRDefault="00B6224B" w:rsidP="00E427B1">
            <w:pPr>
              <w:tabs>
                <w:tab w:val="decimal" w:pos="246"/>
                <w:tab w:val="left" w:pos="326"/>
              </w:tabs>
              <w:spacing w:before="15" w:after="15"/>
              <w:rPr>
                <w:sz w:val="18"/>
                <w:szCs w:val="18"/>
              </w:rPr>
            </w:pPr>
            <w:r>
              <w:rPr>
                <w:sz w:val="18"/>
                <w:szCs w:val="18"/>
              </w:rPr>
              <w:tab/>
              <w:t xml:space="preserve">(60.0) </w:t>
            </w:r>
          </w:p>
        </w:tc>
        <w:tc>
          <w:tcPr>
            <w:tcW w:w="815" w:type="dxa"/>
            <w:tcBorders>
              <w:top w:val="nil"/>
              <w:left w:val="nil"/>
              <w:bottom w:val="nil"/>
              <w:right w:val="nil"/>
            </w:tcBorders>
          </w:tcPr>
          <w:p ns2:paraId="5374B4DB" ns2:textId="63DAA83D" w:rsidR="00B6224B" w:rsidRDefault="00B6224B" w:rsidP="00E427B1">
            <w:pPr>
              <w:tabs>
                <w:tab w:val="decimal" w:pos="372"/>
                <w:tab w:val="left" w:pos="452"/>
              </w:tabs>
              <w:spacing w:before="15" w:after="15"/>
              <w:rPr>
                <w:sz w:val="18"/>
                <w:szCs w:val="18"/>
              </w:rPr>
            </w:pPr>
            <w:r>
              <w:rPr>
                <w:sz w:val="18"/>
                <w:szCs w:val="18"/>
              </w:rPr>
              <w:tab/>
              <w:t xml:space="preserve">4 </w:t>
            </w:r>
          </w:p>
        </w:tc>
        <w:tc>
          <w:tcPr>
            <w:tcW w:w="815" w:type="dxa"/>
            <w:tcBorders>
              <w:top w:val="nil"/>
              <w:left w:val="nil"/>
              <w:bottom w:val="nil"/>
              <w:right w:val="single" w:sz="2" w:space="0" w:color="auto"/>
            </w:tcBorders>
          </w:tcPr>
          <w:p ns2:paraId="3F4B0715" ns2:textId="56750A92" w:rsidR="00B6224B" w:rsidRDefault="00B6224B" w:rsidP="00E427B1">
            <w:pPr>
              <w:tabs>
                <w:tab w:val="decimal" w:pos="246"/>
                <w:tab w:val="left" w:pos="326"/>
              </w:tabs>
              <w:spacing w:before="15" w:after="15"/>
              <w:rPr>
                <w:sz w:val="18"/>
                <w:szCs w:val="18"/>
              </w:rPr>
            </w:pPr>
            <w:r>
              <w:rPr>
                <w:sz w:val="18"/>
                <w:szCs w:val="18"/>
              </w:rPr>
              <w:tab/>
              <w:t xml:space="preserve">(57.1) </w:t>
            </w:r>
          </w:p>
        </w:tc>
        <w:tc>
          <w:tcPr>
            <w:tcW w:w="815" w:type="dxa"/>
            <w:tcBorders>
              <w:top w:val="nil"/>
              <w:left w:val="nil"/>
              <w:bottom w:val="nil"/>
              <w:right w:val="nil"/>
            </w:tcBorders>
          </w:tcPr>
          <w:p ns2:paraId="3C5B7C15" ns2:textId="632357C8" w:rsidR="00B6224B" w:rsidRDefault="00B6224B" w:rsidP="00E427B1">
            <w:pPr>
              <w:tabs>
                <w:tab w:val="decimal" w:pos="372"/>
                <w:tab w:val="left" w:pos="452"/>
              </w:tabs>
              <w:spacing w:before="15" w:after="15"/>
              <w:rPr>
                <w:sz w:val="18"/>
                <w:szCs w:val="18"/>
              </w:rPr>
            </w:pPr>
            <w:r>
              <w:rPr>
                <w:sz w:val="18"/>
                <w:szCs w:val="18"/>
              </w:rPr>
              <w:tab/>
              <w:t xml:space="preserve">146 </w:t>
            </w:r>
          </w:p>
        </w:tc>
        <w:tc>
          <w:tcPr>
            <w:tcW w:w="815" w:type="dxa"/>
            <w:tcBorders>
              <w:top w:val="nil"/>
              <w:left w:val="nil"/>
              <w:bottom w:val="nil"/>
            </w:tcBorders>
          </w:tcPr>
          <w:p ns2:paraId="1CB40819" ns2:textId="5DEB7E34" w:rsidR="00B6224B" w:rsidRDefault="00B6224B" w:rsidP="00E427B1">
            <w:pPr>
              <w:tabs>
                <w:tab w:val="decimal" w:pos="246"/>
                <w:tab w:val="left" w:pos="326"/>
              </w:tabs>
              <w:spacing w:before="15" w:after="15"/>
              <w:rPr>
                <w:sz w:val="18"/>
                <w:szCs w:val="18"/>
              </w:rPr>
            </w:pPr>
            <w:r>
              <w:rPr>
                <w:sz w:val="18"/>
                <w:szCs w:val="18"/>
              </w:rPr>
              <w:tab/>
              <w:t xml:space="preserve">(19.6) </w:t>
            </w:r>
          </w:p>
        </w:tc>
      </w:tr>
      <w:tr w:rsidR="00B6224B" ns2:paraId="1D8850BC" ns2: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4FD08903" ns2:textId="77777777" w:rsidR="00B6224B" w:rsidRDefault="00B6224B" w:rsidP="00E427B1">
            <w:pPr>
              <w:spacing w:before="15" w:after="15"/>
              <w:ind w:left="160" w:right="1" w:hanging="160"/>
              <w:rPr>
                <w:sz w:val="18"/>
                <w:szCs w:val="18"/>
              </w:rPr>
            </w:pPr>
            <w:r>
              <w:rPr>
                <w:sz w:val="18"/>
                <w:szCs w:val="18"/>
              </w:rPr>
              <w:t xml:space="preserve">   Decreased appetite </w:t>
            </w:r>
          </w:p>
        </w:tc>
        <w:tc>
          <w:tcPr>
            <w:tcW w:w="815" w:type="dxa"/>
            <w:tcBorders>
              <w:top w:val="nil"/>
              <w:left w:val="nil"/>
              <w:bottom w:val="nil"/>
              <w:right w:val="nil"/>
            </w:tcBorders>
          </w:tcPr>
          <w:p ns2:paraId="0E251BD3" ns2:textId="77777777" w:rsidR="00B6224B" w:rsidRDefault="00B6224B" w:rsidP="00E427B1">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nil"/>
              <w:right w:val="single" w:sz="2" w:space="0" w:color="auto"/>
            </w:tcBorders>
          </w:tcPr>
          <w:p ns2:paraId="40A91810" ns2:textId="77777777" w:rsidR="00B6224B" w:rsidRDefault="00B6224B" w:rsidP="00E427B1">
            <w:pPr>
              <w:tabs>
                <w:tab w:val="decimal" w:pos="246"/>
                <w:tab w:val="left" w:pos="326"/>
              </w:tabs>
              <w:spacing w:before="15" w:after="15"/>
              <w:rPr>
                <w:sz w:val="18"/>
                <w:szCs w:val="18"/>
              </w:rPr>
            </w:pPr>
            <w:r>
              <w:rPr>
                <w:sz w:val="18"/>
                <w:szCs w:val="18"/>
              </w:rPr>
              <w:tab/>
              <w:t xml:space="preserve">(25.0) </w:t>
            </w:r>
          </w:p>
        </w:tc>
        <w:tc>
          <w:tcPr>
            <w:tcW w:w="815" w:type="dxa"/>
            <w:tcBorders>
              <w:top w:val="nil"/>
              <w:left w:val="nil"/>
              <w:bottom w:val="nil"/>
              <w:right w:val="nil"/>
            </w:tcBorders>
          </w:tcPr>
          <w:p ns2:paraId="320CF04F" ns2:textId="2E5575F8" w:rsidR="00B6224B" w:rsidRDefault="00B6224B" w:rsidP="00E427B1">
            <w:pPr>
              <w:tabs>
                <w:tab w:val="decimal" w:pos="372"/>
                <w:tab w:val="left" w:pos="452"/>
              </w:tabs>
              <w:spacing w:before="15" w:after="15"/>
              <w:rPr>
                <w:sz w:val="18"/>
                <w:szCs w:val="18"/>
              </w:rPr>
            </w:pPr>
            <w:r>
              <w:rPr>
                <w:sz w:val="18"/>
                <w:szCs w:val="18"/>
              </w:rPr>
              <w:tab/>
              <w:t xml:space="preserve">49 </w:t>
            </w:r>
          </w:p>
        </w:tc>
        <w:tc>
          <w:tcPr>
            <w:tcW w:w="815" w:type="dxa"/>
            <w:tcBorders>
              <w:top w:val="nil"/>
              <w:left w:val="nil"/>
              <w:bottom w:val="nil"/>
              <w:right w:val="single" w:sz="2" w:space="0" w:color="auto"/>
            </w:tcBorders>
          </w:tcPr>
          <w:p ns2:paraId="356BE004" ns2:textId="1F9B8635" w:rsidR="00B6224B" w:rsidRDefault="00B6224B" w:rsidP="00E427B1">
            <w:pPr>
              <w:tabs>
                <w:tab w:val="decimal" w:pos="246"/>
                <w:tab w:val="left" w:pos="326"/>
              </w:tabs>
              <w:spacing w:before="15" w:after="15"/>
              <w:rPr>
                <w:sz w:val="18"/>
                <w:szCs w:val="18"/>
              </w:rPr>
            </w:pPr>
            <w:r>
              <w:rPr>
                <w:sz w:val="18"/>
                <w:szCs w:val="18"/>
              </w:rPr>
              <w:tab/>
              <w:t xml:space="preserve">(17.4) </w:t>
            </w:r>
          </w:p>
        </w:tc>
        <w:tc>
          <w:tcPr>
            <w:tcW w:w="815" w:type="dxa"/>
            <w:tcBorders>
              <w:top w:val="nil"/>
              <w:left w:val="nil"/>
              <w:bottom w:val="nil"/>
              <w:right w:val="nil"/>
            </w:tcBorders>
          </w:tcPr>
          <w:p ns2:paraId="067DC0B7" ns2:textId="2C78744D" w:rsidR="00B6224B" w:rsidRDefault="00B6224B" w:rsidP="00E427B1">
            <w:pPr>
              <w:tabs>
                <w:tab w:val="decimal" w:pos="372"/>
                <w:tab w:val="left" w:pos="452"/>
              </w:tabs>
              <w:spacing w:before="15" w:after="15"/>
              <w:rPr>
                <w:sz w:val="18"/>
                <w:szCs w:val="18"/>
              </w:rPr>
            </w:pPr>
            <w:r>
              <w:rPr>
                <w:sz w:val="18"/>
                <w:szCs w:val="18"/>
              </w:rPr>
              <w:tab/>
              <w:t xml:space="preserve">89 </w:t>
            </w:r>
          </w:p>
        </w:tc>
        <w:tc>
          <w:tcPr>
            <w:tcW w:w="815" w:type="dxa"/>
            <w:tcBorders>
              <w:top w:val="nil"/>
              <w:left w:val="nil"/>
              <w:bottom w:val="nil"/>
              <w:right w:val="single" w:sz="2" w:space="0" w:color="auto"/>
            </w:tcBorders>
          </w:tcPr>
          <w:p ns2:paraId="2156D5FE" ns2:textId="241267AB" w:rsidR="00B6224B" w:rsidRDefault="00B6224B" w:rsidP="00E427B1">
            <w:pPr>
              <w:tabs>
                <w:tab w:val="decimal" w:pos="246"/>
                <w:tab w:val="left" w:pos="326"/>
              </w:tabs>
              <w:spacing w:before="15" w:after="15"/>
              <w:rPr>
                <w:sz w:val="18"/>
                <w:szCs w:val="18"/>
              </w:rPr>
            </w:pPr>
            <w:r>
              <w:rPr>
                <w:sz w:val="18"/>
                <w:szCs w:val="18"/>
              </w:rPr>
              <w:tab/>
              <w:t xml:space="preserve">(19.8) </w:t>
            </w:r>
          </w:p>
        </w:tc>
        <w:tc>
          <w:tcPr>
            <w:tcW w:w="815" w:type="dxa"/>
            <w:tcBorders>
              <w:top w:val="nil"/>
              <w:left w:val="nil"/>
              <w:bottom w:val="nil"/>
              <w:right w:val="nil"/>
            </w:tcBorders>
          </w:tcPr>
          <w:p ns2:paraId="1B5C3CE1" ns2:textId="77777777" w:rsidR="00B6224B" w:rsidRDefault="00B6224B" w:rsidP="00E427B1">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nil"/>
              <w:right w:val="single" w:sz="2" w:space="0" w:color="auto"/>
            </w:tcBorders>
          </w:tcPr>
          <w:p ns2:paraId="3C9841C8" ns2:textId="77777777" w:rsidR="00B6224B" w:rsidRDefault="00B6224B" w:rsidP="00E427B1">
            <w:pPr>
              <w:tabs>
                <w:tab w:val="decimal" w:pos="246"/>
                <w:tab w:val="left" w:pos="326"/>
              </w:tabs>
              <w:spacing w:before="15" w:after="15"/>
              <w:rPr>
                <w:sz w:val="18"/>
                <w:szCs w:val="18"/>
              </w:rPr>
            </w:pPr>
            <w:r>
              <w:rPr>
                <w:sz w:val="18"/>
                <w:szCs w:val="18"/>
              </w:rPr>
              <w:tab/>
              <w:t xml:space="preserve">(20.0) </w:t>
            </w:r>
          </w:p>
        </w:tc>
        <w:tc>
          <w:tcPr>
            <w:tcW w:w="815" w:type="dxa"/>
            <w:tcBorders>
              <w:top w:val="nil"/>
              <w:left w:val="nil"/>
              <w:bottom w:val="nil"/>
              <w:right w:val="nil"/>
            </w:tcBorders>
          </w:tcPr>
          <w:p ns2:paraId="3820586B" ns2:textId="77777777" w:rsidR="00B6224B" w:rsidRDefault="00B6224B" w:rsidP="00E427B1">
            <w:pPr>
              <w:tabs>
                <w:tab w:val="decimal" w:pos="372"/>
                <w:tab w:val="left" w:pos="452"/>
              </w:tabs>
              <w:spacing w:before="15" w:after="15"/>
              <w:rPr>
                <w:sz w:val="18"/>
                <w:szCs w:val="18"/>
              </w:rPr>
            </w:pPr>
            <w:r>
              <w:rPr>
                <w:sz w:val="18"/>
                <w:szCs w:val="18"/>
              </w:rPr>
              <w:tab/>
              <w:t xml:space="preserve">2 </w:t>
            </w:r>
          </w:p>
        </w:tc>
        <w:tc>
          <w:tcPr>
            <w:tcW w:w="815" w:type="dxa"/>
            <w:tcBorders>
              <w:top w:val="nil"/>
              <w:left w:val="nil"/>
              <w:bottom w:val="nil"/>
              <w:right w:val="single" w:sz="2" w:space="0" w:color="auto"/>
            </w:tcBorders>
          </w:tcPr>
          <w:p ns2:paraId="4BECD4A4" ns2:textId="77777777" w:rsidR="00B6224B" w:rsidRDefault="00B6224B" w:rsidP="00E427B1">
            <w:pPr>
              <w:tabs>
                <w:tab w:val="decimal" w:pos="246"/>
                <w:tab w:val="left" w:pos="326"/>
              </w:tabs>
              <w:spacing w:before="15" w:after="15"/>
              <w:rPr>
                <w:sz w:val="18"/>
                <w:szCs w:val="18"/>
              </w:rPr>
            </w:pPr>
            <w:r>
              <w:rPr>
                <w:sz w:val="18"/>
                <w:szCs w:val="18"/>
              </w:rPr>
              <w:tab/>
              <w:t xml:space="preserve">(28.6) </w:t>
            </w:r>
          </w:p>
        </w:tc>
        <w:tc>
          <w:tcPr>
            <w:tcW w:w="815" w:type="dxa"/>
            <w:tcBorders>
              <w:top w:val="nil"/>
              <w:left w:val="nil"/>
              <w:bottom w:val="nil"/>
              <w:right w:val="nil"/>
            </w:tcBorders>
          </w:tcPr>
          <w:p ns2:paraId="57A67443" ns2:textId="711FDFB6" w:rsidR="00B6224B" w:rsidRDefault="00B6224B" w:rsidP="00E427B1">
            <w:pPr>
              <w:tabs>
                <w:tab w:val="decimal" w:pos="372"/>
                <w:tab w:val="left" w:pos="452"/>
              </w:tabs>
              <w:spacing w:before="15" w:after="15"/>
              <w:rPr>
                <w:sz w:val="18"/>
                <w:szCs w:val="18"/>
              </w:rPr>
            </w:pPr>
            <w:r>
              <w:rPr>
                <w:sz w:val="18"/>
                <w:szCs w:val="18"/>
              </w:rPr>
              <w:tab/>
              <w:t xml:space="preserve">142 </w:t>
            </w:r>
          </w:p>
        </w:tc>
        <w:tc>
          <w:tcPr>
            <w:tcW w:w="815" w:type="dxa"/>
            <w:tcBorders>
              <w:top w:val="nil"/>
              <w:left w:val="nil"/>
              <w:bottom w:val="nil"/>
            </w:tcBorders>
          </w:tcPr>
          <w:p ns2:paraId="27C722A1" ns2:textId="6ED64C17" w:rsidR="00B6224B" w:rsidRDefault="00B6224B" w:rsidP="00E427B1">
            <w:pPr>
              <w:tabs>
                <w:tab w:val="decimal" w:pos="246"/>
                <w:tab w:val="left" w:pos="326"/>
              </w:tabs>
              <w:spacing w:before="15" w:after="15"/>
              <w:rPr>
                <w:sz w:val="18"/>
                <w:szCs w:val="18"/>
              </w:rPr>
            </w:pPr>
            <w:r>
              <w:rPr>
                <w:sz w:val="18"/>
                <w:szCs w:val="18"/>
              </w:rPr>
              <w:tab/>
              <w:t xml:space="preserve">(19.0) </w:t>
            </w:r>
          </w:p>
        </w:tc>
      </w:tr>
      <w:tr w:rsidR="00B6224B" ns2:paraId="4D3F150A" ns2: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118DF266" ns2:textId="2E31FBAD" w:rsidR="00B6224B" w:rsidRDefault="00B6224B" w:rsidP="00E427B1">
            <w:pPr>
              <w:spacing w:before="15" w:after="15"/>
              <w:ind w:left="160" w:right="1" w:hanging="160"/>
              <w:rPr>
                <w:sz w:val="18"/>
                <w:szCs w:val="18"/>
              </w:rPr>
            </w:pPr>
            <w:r>
              <w:rPr>
                <w:sz w:val="18"/>
                <w:szCs w:val="18"/>
              </w:rPr>
              <w:t xml:space="preserve">   Aspartate aminotransferase increased </w:t>
            </w:r>
          </w:p>
        </w:tc>
        <w:tc>
          <w:tcPr>
            <w:tcW w:w="815" w:type="dxa"/>
            <w:tcBorders>
              <w:top w:val="nil"/>
              <w:left w:val="nil"/>
              <w:bottom w:val="nil"/>
              <w:right w:val="nil"/>
            </w:tcBorders>
          </w:tcPr>
          <w:p ns2:paraId="0D98EC14" ns2:textId="4E90F649" w:rsidR="00B6224B" w:rsidRDefault="00B6224B" w:rsidP="00E427B1">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nil"/>
              <w:right w:val="single" w:sz="2" w:space="0" w:color="auto"/>
            </w:tcBorders>
          </w:tcPr>
          <w:p ns2:paraId="3EA57782" ns2:textId="2A453194" w:rsidR="00B6224B" w:rsidRDefault="00B6224B" w:rsidP="00E427B1">
            <w:pPr>
              <w:tabs>
                <w:tab w:val="decimal" w:pos="246"/>
                <w:tab w:val="left" w:pos="326"/>
              </w:tabs>
              <w:spacing w:before="15" w:after="15"/>
              <w:rPr>
                <w:sz w:val="18"/>
                <w:szCs w:val="18"/>
              </w:rPr>
            </w:pPr>
            <w:r>
              <w:rPr>
                <w:sz w:val="18"/>
                <w:szCs w:val="18"/>
              </w:rPr>
              <w:tab/>
              <w:t xml:space="preserve">(25.0) </w:t>
            </w:r>
          </w:p>
        </w:tc>
        <w:tc>
          <w:tcPr>
            <w:tcW w:w="815" w:type="dxa"/>
            <w:tcBorders>
              <w:top w:val="nil"/>
              <w:left w:val="nil"/>
              <w:bottom w:val="nil"/>
              <w:right w:val="nil"/>
            </w:tcBorders>
          </w:tcPr>
          <w:p ns2:paraId="6CE69190" ns2:textId="3B8BB330" w:rsidR="00B6224B" w:rsidRDefault="00B6224B" w:rsidP="00E427B1">
            <w:pPr>
              <w:tabs>
                <w:tab w:val="decimal" w:pos="372"/>
                <w:tab w:val="left" w:pos="452"/>
              </w:tabs>
              <w:spacing w:before="15" w:after="15"/>
              <w:rPr>
                <w:sz w:val="18"/>
                <w:szCs w:val="18"/>
              </w:rPr>
            </w:pPr>
            <w:r>
              <w:rPr>
                <w:sz w:val="18"/>
                <w:szCs w:val="18"/>
              </w:rPr>
              <w:tab/>
              <w:t xml:space="preserve">42 </w:t>
            </w:r>
          </w:p>
        </w:tc>
        <w:tc>
          <w:tcPr>
            <w:tcW w:w="815" w:type="dxa"/>
            <w:tcBorders>
              <w:top w:val="nil"/>
              <w:left w:val="nil"/>
              <w:bottom w:val="nil"/>
              <w:right w:val="single" w:sz="2" w:space="0" w:color="auto"/>
            </w:tcBorders>
          </w:tcPr>
          <w:p ns2:paraId="646B2B42" ns2:textId="796609A8" w:rsidR="00B6224B" w:rsidRDefault="00B6224B" w:rsidP="00E427B1">
            <w:pPr>
              <w:tabs>
                <w:tab w:val="decimal" w:pos="246"/>
                <w:tab w:val="left" w:pos="326"/>
              </w:tabs>
              <w:spacing w:before="15" w:after="15"/>
              <w:rPr>
                <w:sz w:val="18"/>
                <w:szCs w:val="18"/>
              </w:rPr>
            </w:pPr>
            <w:r>
              <w:rPr>
                <w:sz w:val="18"/>
                <w:szCs w:val="18"/>
              </w:rPr>
              <w:tab/>
              <w:t xml:space="preserve">(14.9) </w:t>
            </w:r>
          </w:p>
        </w:tc>
        <w:tc>
          <w:tcPr>
            <w:tcW w:w="815" w:type="dxa"/>
            <w:tcBorders>
              <w:top w:val="nil"/>
              <w:left w:val="nil"/>
              <w:bottom w:val="nil"/>
              <w:right w:val="nil"/>
            </w:tcBorders>
          </w:tcPr>
          <w:p ns2:paraId="7E677D2E" ns2:textId="5A8D6E56" w:rsidR="00B6224B" w:rsidRDefault="00B6224B" w:rsidP="00E427B1">
            <w:pPr>
              <w:tabs>
                <w:tab w:val="decimal" w:pos="372"/>
                <w:tab w:val="left" w:pos="452"/>
              </w:tabs>
              <w:spacing w:before="15" w:after="15"/>
              <w:rPr>
                <w:sz w:val="18"/>
                <w:szCs w:val="18"/>
              </w:rPr>
            </w:pPr>
            <w:r>
              <w:rPr>
                <w:sz w:val="18"/>
                <w:szCs w:val="18"/>
              </w:rPr>
              <w:tab/>
              <w:t xml:space="preserve">93 </w:t>
            </w:r>
          </w:p>
        </w:tc>
        <w:tc>
          <w:tcPr>
            <w:tcW w:w="815" w:type="dxa"/>
            <w:tcBorders>
              <w:top w:val="nil"/>
              <w:left w:val="nil"/>
              <w:bottom w:val="nil"/>
              <w:right w:val="single" w:sz="2" w:space="0" w:color="auto"/>
            </w:tcBorders>
          </w:tcPr>
          <w:p ns2:paraId="633A57BA" ns2:textId="7ECEC044" w:rsidR="00B6224B" w:rsidRDefault="00B6224B" w:rsidP="00E427B1">
            <w:pPr>
              <w:tabs>
                <w:tab w:val="decimal" w:pos="246"/>
                <w:tab w:val="left" w:pos="326"/>
              </w:tabs>
              <w:spacing w:before="15" w:after="15"/>
              <w:rPr>
                <w:sz w:val="18"/>
                <w:szCs w:val="18"/>
              </w:rPr>
            </w:pPr>
            <w:r>
              <w:rPr>
                <w:sz w:val="18"/>
                <w:szCs w:val="18"/>
              </w:rPr>
              <w:tab/>
              <w:t xml:space="preserve">(20.7) </w:t>
            </w:r>
          </w:p>
        </w:tc>
        <w:tc>
          <w:tcPr>
            <w:tcW w:w="815" w:type="dxa"/>
            <w:tcBorders>
              <w:top w:val="nil"/>
              <w:left w:val="nil"/>
              <w:bottom w:val="nil"/>
              <w:right w:val="nil"/>
            </w:tcBorders>
          </w:tcPr>
          <w:p ns2:paraId="50446AE3" ns2:textId="5CB2E78A" w:rsidR="00B6224B" w:rsidRDefault="00B6224B" w:rsidP="00E427B1">
            <w:pPr>
              <w:tabs>
                <w:tab w:val="decimal" w:pos="372"/>
                <w:tab w:val="left" w:pos="452"/>
              </w:tabs>
              <w:spacing w:before="15" w:after="15"/>
              <w:rPr>
                <w:sz w:val="18"/>
                <w:szCs w:val="18"/>
              </w:rPr>
            </w:pPr>
            <w:r>
              <w:rPr>
                <w:sz w:val="18"/>
                <w:szCs w:val="18"/>
              </w:rPr>
              <w:tab/>
              <w:t xml:space="preserve">3 </w:t>
            </w:r>
          </w:p>
        </w:tc>
        <w:tc>
          <w:tcPr>
            <w:tcW w:w="815" w:type="dxa"/>
            <w:tcBorders>
              <w:top w:val="nil"/>
              <w:left w:val="nil"/>
              <w:bottom w:val="nil"/>
              <w:right w:val="single" w:sz="2" w:space="0" w:color="auto"/>
            </w:tcBorders>
          </w:tcPr>
          <w:p ns2:paraId="6BC56B04" ns2:textId="56697645" w:rsidR="00B6224B" w:rsidRDefault="00B6224B" w:rsidP="00E427B1">
            <w:pPr>
              <w:tabs>
                <w:tab w:val="decimal" w:pos="246"/>
                <w:tab w:val="left" w:pos="326"/>
              </w:tabs>
              <w:spacing w:before="15" w:after="15"/>
              <w:rPr>
                <w:sz w:val="18"/>
                <w:szCs w:val="18"/>
              </w:rPr>
            </w:pPr>
            <w:r>
              <w:rPr>
                <w:sz w:val="18"/>
                <w:szCs w:val="18"/>
              </w:rPr>
              <w:tab/>
              <w:t xml:space="preserve">(60.0) </w:t>
            </w:r>
          </w:p>
        </w:tc>
        <w:tc>
          <w:tcPr>
            <w:tcW w:w="815" w:type="dxa"/>
            <w:tcBorders>
              <w:top w:val="nil"/>
              <w:left w:val="nil"/>
              <w:bottom w:val="nil"/>
              <w:right w:val="nil"/>
            </w:tcBorders>
          </w:tcPr>
          <w:p ns2:paraId="0FA76F84" ns2:textId="26EB0671" w:rsidR="00B6224B" w:rsidRDefault="00B6224B" w:rsidP="00E427B1">
            <w:pPr>
              <w:tabs>
                <w:tab w:val="decimal" w:pos="372"/>
                <w:tab w:val="left" w:pos="452"/>
              </w:tabs>
              <w:spacing w:before="15" w:after="15"/>
              <w:rPr>
                <w:sz w:val="18"/>
                <w:szCs w:val="18"/>
              </w:rPr>
            </w:pPr>
            <w:r>
              <w:rPr>
                <w:sz w:val="18"/>
                <w:szCs w:val="18"/>
              </w:rPr>
              <w:tab/>
              <w:t xml:space="preserve">2 </w:t>
            </w:r>
          </w:p>
        </w:tc>
        <w:tc>
          <w:tcPr>
            <w:tcW w:w="815" w:type="dxa"/>
            <w:tcBorders>
              <w:top w:val="nil"/>
              <w:left w:val="nil"/>
              <w:bottom w:val="nil"/>
              <w:right w:val="single" w:sz="2" w:space="0" w:color="auto"/>
            </w:tcBorders>
          </w:tcPr>
          <w:p ns2:paraId="256DE68F" ns2:textId="2162DA92" w:rsidR="00B6224B" w:rsidRDefault="00B6224B" w:rsidP="00E427B1">
            <w:pPr>
              <w:tabs>
                <w:tab w:val="decimal" w:pos="246"/>
                <w:tab w:val="left" w:pos="326"/>
              </w:tabs>
              <w:spacing w:before="15" w:after="15"/>
              <w:rPr>
                <w:sz w:val="18"/>
                <w:szCs w:val="18"/>
              </w:rPr>
            </w:pPr>
            <w:r>
              <w:rPr>
                <w:sz w:val="18"/>
                <w:szCs w:val="18"/>
              </w:rPr>
              <w:tab/>
              <w:t xml:space="preserve">(28.6) </w:t>
            </w:r>
          </w:p>
        </w:tc>
        <w:tc>
          <w:tcPr>
            <w:tcW w:w="815" w:type="dxa"/>
            <w:tcBorders>
              <w:top w:val="nil"/>
              <w:left w:val="nil"/>
              <w:bottom w:val="nil"/>
              <w:right w:val="nil"/>
            </w:tcBorders>
          </w:tcPr>
          <w:p ns2:paraId="0432B9FE" ns2:textId="6867CB62" w:rsidR="00B6224B" w:rsidRDefault="00B6224B" w:rsidP="00E427B1">
            <w:pPr>
              <w:tabs>
                <w:tab w:val="decimal" w:pos="372"/>
                <w:tab w:val="left" w:pos="452"/>
              </w:tabs>
              <w:spacing w:before="15" w:after="15"/>
              <w:rPr>
                <w:sz w:val="18"/>
                <w:szCs w:val="18"/>
              </w:rPr>
            </w:pPr>
            <w:r>
              <w:rPr>
                <w:sz w:val="18"/>
                <w:szCs w:val="18"/>
              </w:rPr>
              <w:tab/>
              <w:t xml:space="preserve">141 </w:t>
            </w:r>
          </w:p>
        </w:tc>
        <w:tc>
          <w:tcPr>
            <w:tcW w:w="815" w:type="dxa"/>
            <w:tcBorders>
              <w:top w:val="nil"/>
              <w:left w:val="nil"/>
              <w:bottom w:val="nil"/>
            </w:tcBorders>
          </w:tcPr>
          <w:p ns2:paraId="29160809" ns2:textId="70F25F37" w:rsidR="00B6224B" w:rsidRDefault="00B6224B" w:rsidP="00E427B1">
            <w:pPr>
              <w:tabs>
                <w:tab w:val="decimal" w:pos="246"/>
                <w:tab w:val="left" w:pos="326"/>
              </w:tabs>
              <w:spacing w:before="15" w:after="15"/>
              <w:rPr>
                <w:sz w:val="18"/>
                <w:szCs w:val="18"/>
              </w:rPr>
            </w:pPr>
            <w:r>
              <w:rPr>
                <w:sz w:val="18"/>
                <w:szCs w:val="18"/>
              </w:rPr>
              <w:tab/>
              <w:t xml:space="preserve">(18.9) </w:t>
            </w:r>
          </w:p>
        </w:tc>
      </w:tr>
      <w:tr w:rsidR="00B6224B" ns2:paraId="43A34FE3" ns2: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0816FD53" ns2:textId="1D3BC169" w:rsidR="00B6224B" w:rsidRDefault="00B6224B" w:rsidP="00E427B1">
            <w:pPr>
              <w:spacing w:before="15" w:after="15"/>
              <w:ind w:left="160" w:right="1" w:hanging="160"/>
              <w:rPr>
                <w:sz w:val="18"/>
                <w:szCs w:val="18"/>
              </w:rPr>
            </w:pPr>
            <w:r>
              <w:rPr>
                <w:sz w:val="18"/>
                <w:szCs w:val="18"/>
              </w:rPr>
              <w:t xml:space="preserve">   Lymphocyte count decreased </w:t>
            </w:r>
          </w:p>
        </w:tc>
        <w:tc>
          <w:tcPr>
            <w:tcW w:w="815" w:type="dxa"/>
            <w:tcBorders>
              <w:top w:val="nil"/>
              <w:left w:val="nil"/>
              <w:bottom w:val="nil"/>
              <w:right w:val="nil"/>
            </w:tcBorders>
          </w:tcPr>
          <w:p ns2:paraId="750100B6"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ns2:paraId="428542B9"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ns2:paraId="0D5D8FBF" ns2:textId="18779983" w:rsidR="00B6224B" w:rsidRDefault="00B6224B" w:rsidP="00E427B1">
            <w:pPr>
              <w:tabs>
                <w:tab w:val="decimal" w:pos="372"/>
                <w:tab w:val="left" w:pos="452"/>
              </w:tabs>
              <w:spacing w:before="15" w:after="15"/>
              <w:rPr>
                <w:sz w:val="18"/>
                <w:szCs w:val="18"/>
              </w:rPr>
            </w:pPr>
            <w:r>
              <w:rPr>
                <w:sz w:val="18"/>
                <w:szCs w:val="18"/>
              </w:rPr>
              <w:tab/>
              <w:t xml:space="preserve">42 </w:t>
            </w:r>
          </w:p>
        </w:tc>
        <w:tc>
          <w:tcPr>
            <w:tcW w:w="815" w:type="dxa"/>
            <w:tcBorders>
              <w:top w:val="nil"/>
              <w:left w:val="nil"/>
              <w:bottom w:val="nil"/>
              <w:right w:val="single" w:sz="2" w:space="0" w:color="auto"/>
            </w:tcBorders>
          </w:tcPr>
          <w:p ns2:paraId="59605260" ns2:textId="3F48EB31" w:rsidR="00B6224B" w:rsidRDefault="00B6224B" w:rsidP="00E427B1">
            <w:pPr>
              <w:tabs>
                <w:tab w:val="decimal" w:pos="246"/>
                <w:tab w:val="left" w:pos="326"/>
              </w:tabs>
              <w:spacing w:before="15" w:after="15"/>
              <w:rPr>
                <w:sz w:val="18"/>
                <w:szCs w:val="18"/>
              </w:rPr>
            </w:pPr>
            <w:r>
              <w:rPr>
                <w:sz w:val="18"/>
                <w:szCs w:val="18"/>
              </w:rPr>
              <w:tab/>
              <w:t xml:space="preserve">(14.9) </w:t>
            </w:r>
          </w:p>
        </w:tc>
        <w:tc>
          <w:tcPr>
            <w:tcW w:w="815" w:type="dxa"/>
            <w:tcBorders>
              <w:top w:val="nil"/>
              <w:left w:val="nil"/>
              <w:bottom w:val="nil"/>
              <w:right w:val="nil"/>
            </w:tcBorders>
          </w:tcPr>
          <w:p ns2:paraId="5F450B5C" ns2:textId="6B737DE8" w:rsidR="00B6224B" w:rsidRDefault="00B6224B" w:rsidP="00E427B1">
            <w:pPr>
              <w:tabs>
                <w:tab w:val="decimal" w:pos="372"/>
                <w:tab w:val="left" w:pos="452"/>
              </w:tabs>
              <w:spacing w:before="15" w:after="15"/>
              <w:rPr>
                <w:sz w:val="18"/>
                <w:szCs w:val="18"/>
              </w:rPr>
            </w:pPr>
            <w:r>
              <w:rPr>
                <w:sz w:val="18"/>
                <w:szCs w:val="18"/>
              </w:rPr>
              <w:tab/>
              <w:t xml:space="preserve">89 </w:t>
            </w:r>
          </w:p>
        </w:tc>
        <w:tc>
          <w:tcPr>
            <w:tcW w:w="815" w:type="dxa"/>
            <w:tcBorders>
              <w:top w:val="nil"/>
              <w:left w:val="nil"/>
              <w:bottom w:val="nil"/>
              <w:right w:val="single" w:sz="2" w:space="0" w:color="auto"/>
            </w:tcBorders>
          </w:tcPr>
          <w:p ns2:paraId="76D1A422" ns2:textId="48B21595" w:rsidR="00B6224B" w:rsidRDefault="00B6224B" w:rsidP="00E427B1">
            <w:pPr>
              <w:tabs>
                <w:tab w:val="decimal" w:pos="246"/>
                <w:tab w:val="left" w:pos="326"/>
              </w:tabs>
              <w:spacing w:before="15" w:after="15"/>
              <w:rPr>
                <w:sz w:val="18"/>
                <w:szCs w:val="18"/>
              </w:rPr>
            </w:pPr>
            <w:r>
              <w:rPr>
                <w:sz w:val="18"/>
                <w:szCs w:val="18"/>
              </w:rPr>
              <w:tab/>
              <w:t xml:space="preserve">(19.8) </w:t>
            </w:r>
          </w:p>
        </w:tc>
        <w:tc>
          <w:tcPr>
            <w:tcW w:w="815" w:type="dxa"/>
            <w:tcBorders>
              <w:top w:val="nil"/>
              <w:left w:val="nil"/>
              <w:bottom w:val="nil"/>
              <w:right w:val="nil"/>
            </w:tcBorders>
          </w:tcPr>
          <w:p ns2:paraId="639292C7" ns2:textId="72F2C8F9" w:rsidR="00B6224B" w:rsidRDefault="00B6224B" w:rsidP="00E427B1">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nil"/>
              <w:right w:val="single" w:sz="2" w:space="0" w:color="auto"/>
            </w:tcBorders>
          </w:tcPr>
          <w:p ns2:paraId="0915C1D3" ns2:textId="6714DC1C" w:rsidR="00B6224B" w:rsidRDefault="00B6224B" w:rsidP="00E427B1">
            <w:pPr>
              <w:tabs>
                <w:tab w:val="decimal" w:pos="246"/>
                <w:tab w:val="left" w:pos="326"/>
              </w:tabs>
              <w:spacing w:before="15" w:after="15"/>
              <w:rPr>
                <w:sz w:val="18"/>
                <w:szCs w:val="18"/>
              </w:rPr>
            </w:pPr>
            <w:r>
              <w:rPr>
                <w:sz w:val="18"/>
                <w:szCs w:val="18"/>
              </w:rPr>
              <w:tab/>
              <w:t xml:space="preserve">(20.0) </w:t>
            </w:r>
          </w:p>
        </w:tc>
        <w:tc>
          <w:tcPr>
            <w:tcW w:w="815" w:type="dxa"/>
            <w:tcBorders>
              <w:top w:val="nil"/>
              <w:left w:val="nil"/>
              <w:bottom w:val="nil"/>
              <w:right w:val="nil"/>
            </w:tcBorders>
          </w:tcPr>
          <w:p ns2:paraId="22B973DA" ns2:textId="264D0E7E" w:rsidR="00B6224B" w:rsidRDefault="00B6224B" w:rsidP="00E427B1">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ns2:paraId="3F9E2E83" ns2:textId="7531B5F6"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ns2:paraId="326B39E6" ns2:textId="0F1E956E" w:rsidR="00B6224B" w:rsidRDefault="00B6224B" w:rsidP="00E427B1">
            <w:pPr>
              <w:tabs>
                <w:tab w:val="decimal" w:pos="372"/>
                <w:tab w:val="left" w:pos="452"/>
              </w:tabs>
              <w:spacing w:before="15" w:after="15"/>
              <w:rPr>
                <w:sz w:val="18"/>
                <w:szCs w:val="18"/>
              </w:rPr>
            </w:pPr>
            <w:r>
              <w:rPr>
                <w:sz w:val="18"/>
                <w:szCs w:val="18"/>
              </w:rPr>
              <w:tab/>
              <w:t xml:space="preserve">132 </w:t>
            </w:r>
          </w:p>
        </w:tc>
        <w:tc>
          <w:tcPr>
            <w:tcW w:w="815" w:type="dxa"/>
            <w:tcBorders>
              <w:top w:val="nil"/>
              <w:left w:val="nil"/>
              <w:bottom w:val="nil"/>
            </w:tcBorders>
          </w:tcPr>
          <w:p ns2:paraId="5698EC05" ns2:textId="23576891" w:rsidR="00B6224B" w:rsidRDefault="00B6224B" w:rsidP="00E427B1">
            <w:pPr>
              <w:tabs>
                <w:tab w:val="decimal" w:pos="246"/>
                <w:tab w:val="left" w:pos="326"/>
              </w:tabs>
              <w:spacing w:before="15" w:after="15"/>
              <w:rPr>
                <w:sz w:val="18"/>
                <w:szCs w:val="18"/>
              </w:rPr>
            </w:pPr>
            <w:r>
              <w:rPr>
                <w:sz w:val="18"/>
                <w:szCs w:val="18"/>
              </w:rPr>
              <w:tab/>
              <w:t xml:space="preserve">(17.7) </w:t>
            </w:r>
          </w:p>
        </w:tc>
      </w:tr>
      <w:tr w:rsidR="00B6224B" ns2:paraId="0C290DDF" ns2: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6B3C89A9" ns2:textId="77777777" w:rsidR="00B6224B" w:rsidRDefault="00B6224B" w:rsidP="00E427B1">
            <w:pPr>
              <w:spacing w:before="15" w:after="15"/>
              <w:ind w:left="160" w:right="1" w:hanging="160"/>
              <w:rPr>
                <w:sz w:val="18"/>
                <w:szCs w:val="18"/>
              </w:rPr>
            </w:pPr>
            <w:r>
              <w:rPr>
                <w:sz w:val="18"/>
                <w:szCs w:val="18"/>
              </w:rPr>
              <w:t xml:space="preserve">   Hypoalbuminaemia </w:t>
            </w:r>
          </w:p>
        </w:tc>
        <w:tc>
          <w:tcPr>
            <w:tcW w:w="815" w:type="dxa"/>
            <w:tcBorders>
              <w:top w:val="nil"/>
              <w:left w:val="nil"/>
              <w:bottom w:val="nil"/>
              <w:right w:val="nil"/>
            </w:tcBorders>
          </w:tcPr>
          <w:p ns2:paraId="0C79FC34"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ns2:paraId="3ECD0845"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ns2:paraId="5AC30D71" ns2:textId="6B5340B7" w:rsidR="00B6224B" w:rsidRDefault="00B6224B" w:rsidP="00E427B1">
            <w:pPr>
              <w:tabs>
                <w:tab w:val="decimal" w:pos="372"/>
                <w:tab w:val="left" w:pos="452"/>
              </w:tabs>
              <w:spacing w:before="15" w:after="15"/>
              <w:rPr>
                <w:sz w:val="18"/>
                <w:szCs w:val="18"/>
              </w:rPr>
            </w:pPr>
            <w:r>
              <w:rPr>
                <w:sz w:val="18"/>
                <w:szCs w:val="18"/>
              </w:rPr>
              <w:tab/>
              <w:t xml:space="preserve">29 </w:t>
            </w:r>
          </w:p>
        </w:tc>
        <w:tc>
          <w:tcPr>
            <w:tcW w:w="815" w:type="dxa"/>
            <w:tcBorders>
              <w:top w:val="nil"/>
              <w:left w:val="nil"/>
              <w:bottom w:val="nil"/>
              <w:right w:val="single" w:sz="2" w:space="0" w:color="auto"/>
            </w:tcBorders>
          </w:tcPr>
          <w:p ns2:paraId="07E781BE" ns2:textId="73E6959A" w:rsidR="00B6224B" w:rsidRDefault="00B6224B" w:rsidP="00E427B1">
            <w:pPr>
              <w:tabs>
                <w:tab w:val="decimal" w:pos="246"/>
                <w:tab w:val="left" w:pos="326"/>
              </w:tabs>
              <w:spacing w:before="15" w:after="15"/>
              <w:rPr>
                <w:sz w:val="18"/>
                <w:szCs w:val="18"/>
              </w:rPr>
            </w:pPr>
            <w:r>
              <w:rPr>
                <w:sz w:val="18"/>
                <w:szCs w:val="18"/>
              </w:rPr>
              <w:tab/>
              <w:t xml:space="preserve">(10.3) </w:t>
            </w:r>
          </w:p>
        </w:tc>
        <w:tc>
          <w:tcPr>
            <w:tcW w:w="815" w:type="dxa"/>
            <w:tcBorders>
              <w:top w:val="nil"/>
              <w:left w:val="nil"/>
              <w:bottom w:val="nil"/>
              <w:right w:val="nil"/>
            </w:tcBorders>
          </w:tcPr>
          <w:p ns2:paraId="576919C2" ns2:textId="77777777" w:rsidR="00B6224B" w:rsidRDefault="00B6224B" w:rsidP="00E427B1">
            <w:pPr>
              <w:tabs>
                <w:tab w:val="decimal" w:pos="372"/>
                <w:tab w:val="left" w:pos="452"/>
              </w:tabs>
              <w:spacing w:before="15" w:after="15"/>
              <w:rPr>
                <w:sz w:val="18"/>
                <w:szCs w:val="18"/>
              </w:rPr>
            </w:pPr>
            <w:r>
              <w:rPr>
                <w:sz w:val="18"/>
                <w:szCs w:val="18"/>
              </w:rPr>
              <w:tab/>
              <w:t xml:space="preserve">87 </w:t>
            </w:r>
          </w:p>
        </w:tc>
        <w:tc>
          <w:tcPr>
            <w:tcW w:w="815" w:type="dxa"/>
            <w:tcBorders>
              <w:top w:val="nil"/>
              <w:left w:val="nil"/>
              <w:bottom w:val="nil"/>
              <w:right w:val="single" w:sz="2" w:space="0" w:color="auto"/>
            </w:tcBorders>
          </w:tcPr>
          <w:p ns2:paraId="760E091B" ns2:textId="70062F27" w:rsidR="00B6224B" w:rsidRDefault="00B6224B" w:rsidP="00E427B1">
            <w:pPr>
              <w:tabs>
                <w:tab w:val="decimal" w:pos="246"/>
                <w:tab w:val="left" w:pos="326"/>
              </w:tabs>
              <w:spacing w:before="15" w:after="15"/>
              <w:rPr>
                <w:sz w:val="18"/>
                <w:szCs w:val="18"/>
              </w:rPr>
            </w:pPr>
            <w:r>
              <w:rPr>
                <w:sz w:val="18"/>
                <w:szCs w:val="18"/>
              </w:rPr>
              <w:tab/>
              <w:t xml:space="preserve">(19.4) </w:t>
            </w:r>
          </w:p>
        </w:tc>
        <w:tc>
          <w:tcPr>
            <w:tcW w:w="815" w:type="dxa"/>
            <w:tcBorders>
              <w:top w:val="nil"/>
              <w:left w:val="nil"/>
              <w:bottom w:val="nil"/>
              <w:right w:val="nil"/>
            </w:tcBorders>
          </w:tcPr>
          <w:p ns2:paraId="138044A7"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ns2:paraId="3AD66740"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ns2:paraId="4E43DF03" ns2:textId="77777777" w:rsidR="00B6224B" w:rsidRDefault="00B6224B" w:rsidP="00E427B1">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nil"/>
              <w:right w:val="single" w:sz="2" w:space="0" w:color="auto"/>
            </w:tcBorders>
          </w:tcPr>
          <w:p ns2:paraId="1CCF4AFC" ns2:textId="77777777" w:rsidR="00B6224B" w:rsidRDefault="00B6224B" w:rsidP="00E427B1">
            <w:pPr>
              <w:tabs>
                <w:tab w:val="decimal" w:pos="246"/>
                <w:tab w:val="left" w:pos="326"/>
              </w:tabs>
              <w:spacing w:before="15" w:after="15"/>
              <w:rPr>
                <w:sz w:val="18"/>
                <w:szCs w:val="18"/>
              </w:rPr>
            </w:pPr>
            <w:r>
              <w:rPr>
                <w:sz w:val="18"/>
                <w:szCs w:val="18"/>
              </w:rPr>
              <w:tab/>
              <w:t xml:space="preserve">(14.3) </w:t>
            </w:r>
          </w:p>
        </w:tc>
        <w:tc>
          <w:tcPr>
            <w:tcW w:w="815" w:type="dxa"/>
            <w:tcBorders>
              <w:top w:val="nil"/>
              <w:left w:val="nil"/>
              <w:bottom w:val="nil"/>
              <w:right w:val="nil"/>
            </w:tcBorders>
          </w:tcPr>
          <w:p ns2:paraId="577C77AB" ns2:textId="384BCEE6" w:rsidR="00B6224B" w:rsidRDefault="00B6224B" w:rsidP="00E427B1">
            <w:pPr>
              <w:tabs>
                <w:tab w:val="decimal" w:pos="372"/>
                <w:tab w:val="left" w:pos="452"/>
              </w:tabs>
              <w:spacing w:before="15" w:after="15"/>
              <w:rPr>
                <w:sz w:val="18"/>
                <w:szCs w:val="18"/>
              </w:rPr>
            </w:pPr>
            <w:r>
              <w:rPr>
                <w:sz w:val="18"/>
                <w:szCs w:val="18"/>
              </w:rPr>
              <w:tab/>
              <w:t xml:space="preserve">117 </w:t>
            </w:r>
          </w:p>
        </w:tc>
        <w:tc>
          <w:tcPr>
            <w:tcW w:w="815" w:type="dxa"/>
            <w:tcBorders>
              <w:top w:val="nil"/>
              <w:left w:val="nil"/>
              <w:bottom w:val="nil"/>
            </w:tcBorders>
          </w:tcPr>
          <w:p ns2:paraId="5D07B7F5" ns2:textId="4F4D1E67" w:rsidR="00B6224B" w:rsidRDefault="00B6224B" w:rsidP="00E427B1">
            <w:pPr>
              <w:tabs>
                <w:tab w:val="decimal" w:pos="246"/>
                <w:tab w:val="left" w:pos="326"/>
              </w:tabs>
              <w:spacing w:before="15" w:after="15"/>
              <w:rPr>
                <w:sz w:val="18"/>
                <w:szCs w:val="18"/>
              </w:rPr>
            </w:pPr>
            <w:r>
              <w:rPr>
                <w:sz w:val="18"/>
                <w:szCs w:val="18"/>
              </w:rPr>
              <w:tab/>
              <w:t xml:space="preserve">(15.7) </w:t>
            </w:r>
          </w:p>
        </w:tc>
      </w:tr>
      <w:tr w:rsidR="00B6224B" ns2:paraId="3942F86B" ns2:textId="77777777" w:rsidTr="00914665">
        <w:tblPrEx>
          <w:tblBorders>
            <w:top w:val="single" w:sz="6" w:space="0" w:color="auto"/>
            <w:bottom w:val="single" w:sz="6" w:space="0" w:color="auto"/>
          </w:tblBorders>
        </w:tblPrEx>
        <w:trPr>
          <w:jc w:val="center"/>
        </w:trPr>
        <w:tc>
          <w:tcPr>
            <w:tcW w:w="3260" w:type="dxa"/>
            <w:tcBorders>
              <w:top w:val="nil"/>
              <w:bottom w:val="single" w:sz="2" w:space="0" w:color="auto"/>
              <w:right w:val="single" w:sz="2" w:space="0" w:color="auto"/>
            </w:tcBorders>
          </w:tcPr>
          <w:p ns2:paraId="1E05CBA7" ns2:textId="77777777" w:rsidR="00B6224B" w:rsidRDefault="00B6224B" w:rsidP="00E427B1">
            <w:pPr>
              <w:spacing w:before="15" w:after="15"/>
              <w:ind w:left="160" w:right="1" w:hanging="160"/>
              <w:rPr>
                <w:sz w:val="18"/>
                <w:szCs w:val="18"/>
              </w:rPr>
            </w:pPr>
            <w:r>
              <w:rPr>
                <w:sz w:val="18"/>
                <w:szCs w:val="18"/>
              </w:rPr>
              <w:t xml:space="preserve">   Urinary tract infection </w:t>
            </w:r>
          </w:p>
        </w:tc>
        <w:tc>
          <w:tcPr>
            <w:tcW w:w="815" w:type="dxa"/>
            <w:tcBorders>
              <w:top w:val="nil"/>
              <w:left w:val="nil"/>
              <w:bottom w:val="single" w:sz="2" w:space="0" w:color="auto"/>
              <w:right w:val="nil"/>
            </w:tcBorders>
          </w:tcPr>
          <w:p ns2:paraId="5F627C84"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single" w:sz="2" w:space="0" w:color="auto"/>
              <w:right w:val="single" w:sz="2" w:space="0" w:color="auto"/>
            </w:tcBorders>
          </w:tcPr>
          <w:p ns2:paraId="604FAC4B"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single" w:sz="2" w:space="0" w:color="auto"/>
              <w:right w:val="nil"/>
            </w:tcBorders>
          </w:tcPr>
          <w:p ns2:paraId="6B919901" ns2:textId="5C942EE2" w:rsidR="00B6224B" w:rsidRDefault="00B6224B" w:rsidP="00E427B1">
            <w:pPr>
              <w:tabs>
                <w:tab w:val="decimal" w:pos="372"/>
                <w:tab w:val="left" w:pos="452"/>
              </w:tabs>
              <w:spacing w:before="15" w:after="15"/>
              <w:rPr>
                <w:sz w:val="18"/>
                <w:szCs w:val="18"/>
              </w:rPr>
            </w:pPr>
            <w:r>
              <w:rPr>
                <w:sz w:val="18"/>
                <w:szCs w:val="18"/>
              </w:rPr>
              <w:tab/>
              <w:t xml:space="preserve">30 </w:t>
            </w:r>
          </w:p>
        </w:tc>
        <w:tc>
          <w:tcPr>
            <w:tcW w:w="815" w:type="dxa"/>
            <w:tcBorders>
              <w:top w:val="nil"/>
              <w:left w:val="nil"/>
              <w:bottom w:val="single" w:sz="2" w:space="0" w:color="auto"/>
              <w:right w:val="single" w:sz="2" w:space="0" w:color="auto"/>
            </w:tcBorders>
          </w:tcPr>
          <w:p ns2:paraId="4BA79A72" ns2:textId="3BD7694C" w:rsidR="00B6224B" w:rsidRDefault="00B6224B" w:rsidP="00E427B1">
            <w:pPr>
              <w:tabs>
                <w:tab w:val="decimal" w:pos="246"/>
                <w:tab w:val="left" w:pos="326"/>
              </w:tabs>
              <w:spacing w:before="15" w:after="15"/>
              <w:rPr>
                <w:sz w:val="18"/>
                <w:szCs w:val="18"/>
              </w:rPr>
            </w:pPr>
            <w:r>
              <w:rPr>
                <w:sz w:val="18"/>
                <w:szCs w:val="18"/>
              </w:rPr>
              <w:tab/>
              <w:t xml:space="preserve">(10.7) </w:t>
            </w:r>
          </w:p>
        </w:tc>
        <w:tc>
          <w:tcPr>
            <w:tcW w:w="815" w:type="dxa"/>
            <w:tcBorders>
              <w:top w:val="nil"/>
              <w:left w:val="nil"/>
              <w:bottom w:val="single" w:sz="2" w:space="0" w:color="auto"/>
              <w:right w:val="nil"/>
            </w:tcBorders>
          </w:tcPr>
          <w:p ns2:paraId="77DCF495" ns2:textId="51EF503D" w:rsidR="00B6224B" w:rsidRDefault="00B6224B" w:rsidP="00E427B1">
            <w:pPr>
              <w:tabs>
                <w:tab w:val="decimal" w:pos="372"/>
                <w:tab w:val="left" w:pos="452"/>
              </w:tabs>
              <w:spacing w:before="15" w:after="15"/>
              <w:rPr>
                <w:sz w:val="18"/>
                <w:szCs w:val="18"/>
              </w:rPr>
            </w:pPr>
            <w:r>
              <w:rPr>
                <w:sz w:val="18"/>
                <w:szCs w:val="18"/>
              </w:rPr>
              <w:tab/>
              <w:t xml:space="preserve">82 </w:t>
            </w:r>
          </w:p>
        </w:tc>
        <w:tc>
          <w:tcPr>
            <w:tcW w:w="815" w:type="dxa"/>
            <w:tcBorders>
              <w:top w:val="nil"/>
              <w:left w:val="nil"/>
              <w:bottom w:val="single" w:sz="2" w:space="0" w:color="auto"/>
              <w:right w:val="single" w:sz="2" w:space="0" w:color="auto"/>
            </w:tcBorders>
          </w:tcPr>
          <w:p ns2:paraId="729FEAEB" ns2:textId="64E626E0" w:rsidR="00B6224B" w:rsidRDefault="00B6224B" w:rsidP="00E427B1">
            <w:pPr>
              <w:tabs>
                <w:tab w:val="decimal" w:pos="246"/>
                <w:tab w:val="left" w:pos="326"/>
              </w:tabs>
              <w:spacing w:before="15" w:after="15"/>
              <w:rPr>
                <w:sz w:val="18"/>
                <w:szCs w:val="18"/>
              </w:rPr>
            </w:pPr>
            <w:r>
              <w:rPr>
                <w:sz w:val="18"/>
                <w:szCs w:val="18"/>
              </w:rPr>
              <w:tab/>
              <w:t xml:space="preserve">(18.3) </w:t>
            </w:r>
          </w:p>
        </w:tc>
        <w:tc>
          <w:tcPr>
            <w:tcW w:w="815" w:type="dxa"/>
            <w:tcBorders>
              <w:top w:val="nil"/>
              <w:left w:val="nil"/>
              <w:bottom w:val="single" w:sz="2" w:space="0" w:color="auto"/>
              <w:right w:val="nil"/>
            </w:tcBorders>
          </w:tcPr>
          <w:p ns2:paraId="7C041DB2" ns2:textId="77777777" w:rsidR="00B6224B" w:rsidRDefault="00B6224B" w:rsidP="00E427B1">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single" w:sz="2" w:space="0" w:color="auto"/>
              <w:right w:val="single" w:sz="2" w:space="0" w:color="auto"/>
            </w:tcBorders>
          </w:tcPr>
          <w:p ns2:paraId="44F43E42" ns2:textId="77777777" w:rsidR="00B6224B" w:rsidRDefault="00B6224B" w:rsidP="00E427B1">
            <w:pPr>
              <w:tabs>
                <w:tab w:val="decimal" w:pos="246"/>
                <w:tab w:val="left" w:pos="326"/>
              </w:tabs>
              <w:spacing w:before="15" w:after="15"/>
              <w:rPr>
                <w:sz w:val="18"/>
                <w:szCs w:val="18"/>
              </w:rPr>
            </w:pPr>
            <w:r>
              <w:rPr>
                <w:sz w:val="18"/>
                <w:szCs w:val="18"/>
              </w:rPr>
              <w:tab/>
              <w:t xml:space="preserve">(20.0) </w:t>
            </w:r>
          </w:p>
        </w:tc>
        <w:tc>
          <w:tcPr>
            <w:tcW w:w="815" w:type="dxa"/>
            <w:tcBorders>
              <w:top w:val="nil"/>
              <w:left w:val="nil"/>
              <w:bottom w:val="single" w:sz="2" w:space="0" w:color="auto"/>
              <w:right w:val="nil"/>
            </w:tcBorders>
          </w:tcPr>
          <w:p ns2:paraId="690548E9" ns2:textId="77777777" w:rsidR="00B6224B" w:rsidRDefault="00B6224B" w:rsidP="00E427B1">
            <w:pPr>
              <w:tabs>
                <w:tab w:val="decimal" w:pos="372"/>
                <w:tab w:val="left" w:pos="452"/>
              </w:tabs>
              <w:spacing w:before="15" w:after="15"/>
              <w:rPr>
                <w:sz w:val="18"/>
                <w:szCs w:val="18"/>
              </w:rPr>
            </w:pPr>
            <w:r>
              <w:rPr>
                <w:sz w:val="18"/>
                <w:szCs w:val="18"/>
              </w:rPr>
              <w:tab/>
              <w:t xml:space="preserve">2 </w:t>
            </w:r>
          </w:p>
        </w:tc>
        <w:tc>
          <w:tcPr>
            <w:tcW w:w="815" w:type="dxa"/>
            <w:tcBorders>
              <w:top w:val="nil"/>
              <w:left w:val="nil"/>
              <w:bottom w:val="single" w:sz="2" w:space="0" w:color="auto"/>
              <w:right w:val="single" w:sz="2" w:space="0" w:color="auto"/>
            </w:tcBorders>
          </w:tcPr>
          <w:p ns2:paraId="0ACAF1CF" ns2:textId="77777777" w:rsidR="00B6224B" w:rsidRDefault="00B6224B" w:rsidP="00E427B1">
            <w:pPr>
              <w:tabs>
                <w:tab w:val="decimal" w:pos="246"/>
                <w:tab w:val="left" w:pos="326"/>
              </w:tabs>
              <w:spacing w:before="15" w:after="15"/>
              <w:rPr>
                <w:sz w:val="18"/>
                <w:szCs w:val="18"/>
              </w:rPr>
            </w:pPr>
            <w:r>
              <w:rPr>
                <w:sz w:val="18"/>
                <w:szCs w:val="18"/>
              </w:rPr>
              <w:tab/>
              <w:t xml:space="preserve">(28.6) </w:t>
            </w:r>
          </w:p>
        </w:tc>
        <w:tc>
          <w:tcPr>
            <w:tcW w:w="815" w:type="dxa"/>
            <w:tcBorders>
              <w:top w:val="nil"/>
              <w:left w:val="nil"/>
              <w:bottom w:val="single" w:sz="2" w:space="0" w:color="auto"/>
              <w:right w:val="nil"/>
            </w:tcBorders>
          </w:tcPr>
          <w:p ns2:paraId="26AB398A" ns2:textId="6C6E3CBC" w:rsidR="00B6224B" w:rsidRDefault="00B6224B" w:rsidP="00E427B1">
            <w:pPr>
              <w:tabs>
                <w:tab w:val="decimal" w:pos="372"/>
                <w:tab w:val="left" w:pos="452"/>
              </w:tabs>
              <w:spacing w:before="15" w:after="15"/>
              <w:rPr>
                <w:sz w:val="18"/>
                <w:szCs w:val="18"/>
              </w:rPr>
            </w:pPr>
            <w:r>
              <w:rPr>
                <w:sz w:val="18"/>
                <w:szCs w:val="18"/>
              </w:rPr>
              <w:tab/>
              <w:t xml:space="preserve">115 </w:t>
            </w:r>
          </w:p>
        </w:tc>
        <w:tc>
          <w:tcPr>
            <w:tcW w:w="815" w:type="dxa"/>
            <w:tcBorders>
              <w:top w:val="nil"/>
              <w:left w:val="nil"/>
              <w:bottom w:val="single" w:sz="2" w:space="0" w:color="auto"/>
            </w:tcBorders>
          </w:tcPr>
          <w:p ns2:paraId="11CB2479" ns2:textId="5C1CDE93" w:rsidR="00B6224B" w:rsidRDefault="00B6224B" w:rsidP="00E427B1">
            <w:pPr>
              <w:tabs>
                <w:tab w:val="decimal" w:pos="246"/>
                <w:tab w:val="left" w:pos="326"/>
              </w:tabs>
              <w:spacing w:before="15" w:after="15"/>
              <w:rPr>
                <w:sz w:val="18"/>
                <w:szCs w:val="18"/>
              </w:rPr>
            </w:pPr>
            <w:r>
              <w:rPr>
                <w:sz w:val="18"/>
                <w:szCs w:val="18"/>
              </w:rPr>
              <w:tab/>
              <w:t xml:space="preserve">(15.4) </w:t>
            </w:r>
          </w:p>
        </w:tc>
      </w:tr>
    </w:tbl>
    <w:p ns2:paraId="5940FF21" ns2:textId="1F1175DF" w:rsidR="002230A3" w:rsidRPr="00680FAC" w:rsidRDefault="002230A3" w:rsidP="00680FAC">
      <w:ins w:id="12778" w:author="GoldenCorpusHarness" w:date="2026-03-28T21:57:55Z">
        <w:r>
          <w:t>Adverse Events Leading to Study Treatment Discontinuation</w:t>
        </w:r>
      </w:ins>
    </w:p>
    <w:tbl>
      <w:tblPr>
        <w:tblW w:w="12960" w:type="dxa"/>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3240"/>
        <w:gridCol w:w="810"/>
        <w:gridCol w:w="810"/>
        <w:gridCol w:w="810"/>
        <w:gridCol w:w="810"/>
        <w:gridCol w:w="810"/>
        <w:gridCol w:w="810"/>
        <w:gridCol w:w="810"/>
        <w:gridCol w:w="810"/>
        <w:gridCol w:w="810"/>
        <w:gridCol w:w="810"/>
        <w:gridCol w:w="810"/>
        <w:gridCol w:w="810"/>
      </w:tblGrid>
      <w:tr w:rsidR="00EB5F48" ns2:paraId="74D024A4" ns2:textId="77777777" w:rsidTr="00EB5F48">
        <w:trPr>
          <w:jc w:val="center"/>
        </w:trPr>
        <w:tc>
          <w:tcPr>
            <w:tcW w:w="3240" w:type="dxa"/>
            <w:tcBorders>
              <w:top w:val="double" w:sz="6" w:space="0" w:color="auto"/>
              <w:bottom w:val="nil"/>
              <w:right w:val="single" w:sz="2" w:space="0" w:color="auto"/>
            </w:tcBorders>
          </w:tcPr>
          <w:p ns2:paraId="33BE302C" ns2:textId="77777777" w:rsidR="00EB5F48" w:rsidRDefault="00EB5F48" w:rsidP="0032692D">
            <w:pPr>
              <w:spacing w:before="15" w:after="15"/>
              <w:rPr>
                <w:sz w:val="18"/>
                <w:szCs w:val="18"/>
              </w:rPr>
            </w:pPr>
          </w:p>
        </w:tc>
        <w:tc>
          <w:tcPr>
            <w:tcW w:w="1620" w:type="dxa"/>
            <w:gridSpan w:val="2"/>
            <w:tcBorders>
              <w:top w:val="double" w:sz="6" w:space="0" w:color="auto"/>
              <w:left w:val="nil"/>
              <w:bottom w:val="single" w:sz="2" w:space="0" w:color="auto"/>
              <w:right w:val="single" w:sz="2" w:space="0" w:color="auto"/>
            </w:tcBorders>
          </w:tcPr>
          <w:p ns2:paraId="224AD1B7" ns2:textId="77777777" w:rsidR="00EB5F48" w:rsidRDefault="00EB5F48" w:rsidP="0032692D">
            <w:pPr>
              <w:spacing w:before="15" w:after="15"/>
              <w:jc w:val="center"/>
              <w:rPr>
                <w:sz w:val="18"/>
                <w:szCs w:val="18"/>
              </w:rPr>
            </w:pPr>
            <w:r>
              <w:rPr>
                <w:sz w:val="18"/>
                <w:szCs w:val="18"/>
              </w:rPr>
              <w:t xml:space="preserve">2 mg/kg </w:t>
            </w:r>
          </w:p>
        </w:tc>
        <w:tc>
          <w:tcPr>
            <w:tcW w:w="1620" w:type="dxa"/>
            <w:gridSpan w:val="2"/>
            <w:tcBorders>
              <w:top w:val="double" w:sz="6" w:space="0" w:color="auto"/>
              <w:left w:val="nil"/>
              <w:bottom w:val="single" w:sz="2" w:space="0" w:color="auto"/>
              <w:right w:val="single" w:sz="2" w:space="0" w:color="auto"/>
            </w:tcBorders>
          </w:tcPr>
          <w:p ns2:paraId="2B5C2921" ns2:textId="77777777" w:rsidR="00EB5F48" w:rsidRDefault="00EB5F48" w:rsidP="0032692D">
            <w:pPr>
              <w:spacing w:before="15" w:after="15"/>
              <w:jc w:val="center"/>
              <w:rPr>
                <w:sz w:val="18"/>
                <w:szCs w:val="18"/>
              </w:rPr>
            </w:pPr>
            <w:r>
              <w:rPr>
                <w:sz w:val="18"/>
                <w:szCs w:val="18"/>
              </w:rPr>
              <w:t xml:space="preserve">4 mg/kg </w:t>
            </w:r>
          </w:p>
        </w:tc>
        <w:tc>
          <w:tcPr>
            <w:tcW w:w="1620" w:type="dxa"/>
            <w:gridSpan w:val="2"/>
            <w:tcBorders>
              <w:top w:val="double" w:sz="6" w:space="0" w:color="auto"/>
              <w:left w:val="nil"/>
              <w:bottom w:val="single" w:sz="2" w:space="0" w:color="auto"/>
              <w:right w:val="single" w:sz="2" w:space="0" w:color="auto"/>
            </w:tcBorders>
          </w:tcPr>
          <w:p ns2:paraId="09A2B40E" ns2:textId="77777777" w:rsidR="00EB5F48" w:rsidRDefault="00EB5F48" w:rsidP="0032692D">
            <w:pPr>
              <w:spacing w:before="15" w:after="15"/>
              <w:jc w:val="center"/>
              <w:rPr>
                <w:sz w:val="18"/>
                <w:szCs w:val="18"/>
              </w:rPr>
            </w:pPr>
            <w:r>
              <w:rPr>
                <w:sz w:val="18"/>
                <w:szCs w:val="18"/>
              </w:rPr>
              <w:t xml:space="preserve">5 mg/kg </w:t>
            </w:r>
          </w:p>
        </w:tc>
        <w:tc>
          <w:tcPr>
            <w:tcW w:w="1620" w:type="dxa"/>
            <w:gridSpan w:val="2"/>
            <w:tcBorders>
              <w:top w:val="double" w:sz="6" w:space="0" w:color="auto"/>
              <w:left w:val="nil"/>
              <w:bottom w:val="single" w:sz="2" w:space="0" w:color="auto"/>
              <w:right w:val="single" w:sz="2" w:space="0" w:color="auto"/>
            </w:tcBorders>
          </w:tcPr>
          <w:p ns2:paraId="41E22120" ns2:textId="77777777" w:rsidR="00EB5F48" w:rsidRDefault="00EB5F48" w:rsidP="0032692D">
            <w:pPr>
              <w:spacing w:before="15" w:after="15"/>
              <w:jc w:val="center"/>
              <w:rPr>
                <w:sz w:val="18"/>
                <w:szCs w:val="18"/>
              </w:rPr>
            </w:pPr>
            <w:r>
              <w:rPr>
                <w:sz w:val="18"/>
                <w:szCs w:val="18"/>
              </w:rPr>
              <w:t xml:space="preserve">5.5 mg/kg </w:t>
            </w:r>
          </w:p>
        </w:tc>
        <w:tc>
          <w:tcPr>
            <w:tcW w:w="1620" w:type="dxa"/>
            <w:gridSpan w:val="2"/>
            <w:tcBorders>
              <w:top w:val="double" w:sz="6" w:space="0" w:color="auto"/>
              <w:left w:val="nil"/>
              <w:bottom w:val="single" w:sz="2" w:space="0" w:color="auto"/>
              <w:right w:val="single" w:sz="2" w:space="0" w:color="auto"/>
            </w:tcBorders>
          </w:tcPr>
          <w:p ns2:paraId="1B1DB0A1" ns2:textId="77777777" w:rsidR="00EB5F48" w:rsidRDefault="00EB5F48" w:rsidP="0032692D">
            <w:pPr>
              <w:spacing w:before="15" w:after="15"/>
              <w:jc w:val="center"/>
              <w:rPr>
                <w:sz w:val="18"/>
                <w:szCs w:val="18"/>
              </w:rPr>
            </w:pPr>
            <w:r>
              <w:rPr>
                <w:sz w:val="18"/>
                <w:szCs w:val="18"/>
              </w:rPr>
              <w:t xml:space="preserve">6 mg/kg </w:t>
            </w:r>
          </w:p>
        </w:tc>
        <w:tc>
          <w:tcPr>
            <w:tcW w:w="1620" w:type="dxa"/>
            <w:gridSpan w:val="2"/>
            <w:tcBorders>
              <w:top w:val="double" w:sz="6" w:space="0" w:color="auto"/>
              <w:left w:val="nil"/>
              <w:bottom w:val="single" w:sz="2" w:space="0" w:color="auto"/>
            </w:tcBorders>
          </w:tcPr>
          <w:p ns2:paraId="5D0DC875" ns2:textId="77777777" w:rsidR="00EB5F48" w:rsidRDefault="00EB5F48" w:rsidP="0032692D">
            <w:pPr>
              <w:spacing w:before="15" w:after="15"/>
              <w:jc w:val="center"/>
              <w:rPr>
                <w:sz w:val="18"/>
                <w:szCs w:val="18"/>
              </w:rPr>
            </w:pPr>
            <w:r>
              <w:rPr>
                <w:sz w:val="18"/>
                <w:szCs w:val="18"/>
              </w:rPr>
              <w:t xml:space="preserve">Total </w:t>
            </w:r>
          </w:p>
        </w:tc>
      </w:tr>
      <w:tr w:rsidR="00EB5F48" ns2:paraId="77D9065A" ns2:textId="77777777" w:rsidTr="00EB5F48">
        <w:tblPrEx>
          <w:tblBorders>
            <w:top w:val="single" w:sz="6" w:space="0" w:color="auto"/>
            <w:bottom w:val="single" w:sz="6" w:space="0" w:color="auto"/>
          </w:tblBorders>
        </w:tblPrEx>
        <w:trPr>
          <w:jc w:val="center"/>
        </w:trPr>
        <w:tc>
          <w:tcPr>
            <w:tcW w:w="3240" w:type="dxa"/>
            <w:tcBorders>
              <w:top w:val="nil"/>
              <w:bottom w:val="single" w:sz="2" w:space="0" w:color="auto"/>
              <w:right w:val="single" w:sz="2" w:space="0" w:color="auto"/>
            </w:tcBorders>
          </w:tcPr>
          <w:p ns2:paraId="701A963F" ns2:textId="77777777" w:rsidR="00EB5F48" w:rsidRDefault="00EB5F48" w:rsidP="0032692D">
            <w:pPr>
              <w:spacing w:before="15" w:after="15"/>
              <w:rPr>
                <w:sz w:val="18"/>
                <w:szCs w:val="18"/>
              </w:rPr>
            </w:pPr>
          </w:p>
        </w:tc>
        <w:tc>
          <w:tcPr>
            <w:tcW w:w="810" w:type="dxa"/>
            <w:tcBorders>
              <w:top w:val="nil"/>
              <w:left w:val="nil"/>
              <w:bottom w:val="single" w:sz="2" w:space="0" w:color="auto"/>
              <w:right w:val="nil"/>
            </w:tcBorders>
          </w:tcPr>
          <w:p ns2:paraId="4702D3AA" ns2:textId="77777777" w:rsidR="00EB5F48" w:rsidRDefault="00EB5F48" w:rsidP="0032692D">
            <w:pPr>
              <w:spacing w:before="15" w:after="15"/>
              <w:jc w:val="center"/>
              <w:rPr>
                <w:sz w:val="18"/>
                <w:szCs w:val="18"/>
              </w:rPr>
            </w:pPr>
            <w:r>
              <w:rPr>
                <w:sz w:val="18"/>
                <w:szCs w:val="18"/>
              </w:rPr>
              <w:t xml:space="preserve">n </w:t>
            </w:r>
          </w:p>
        </w:tc>
        <w:tc>
          <w:tcPr>
            <w:tcW w:w="810" w:type="dxa"/>
            <w:tcBorders>
              <w:top w:val="nil"/>
              <w:left w:val="nil"/>
              <w:bottom w:val="single" w:sz="2" w:space="0" w:color="auto"/>
              <w:right w:val="single" w:sz="2" w:space="0" w:color="auto"/>
            </w:tcBorders>
          </w:tcPr>
          <w:p ns2:paraId="527F066F" ns2:textId="77777777" w:rsidR="00EB5F48" w:rsidRDefault="00EB5F48" w:rsidP="0032692D">
            <w:pPr>
              <w:spacing w:before="15" w:after="15"/>
              <w:jc w:val="center"/>
              <w:rPr>
                <w:sz w:val="18"/>
                <w:szCs w:val="18"/>
              </w:rPr>
            </w:pPr>
            <w:r>
              <w:rPr>
                <w:sz w:val="18"/>
                <w:szCs w:val="18"/>
              </w:rPr>
              <w:t xml:space="preserve">(%) </w:t>
            </w:r>
          </w:p>
        </w:tc>
        <w:tc>
          <w:tcPr>
            <w:tcW w:w="810" w:type="dxa"/>
            <w:tcBorders>
              <w:top w:val="nil"/>
              <w:left w:val="nil"/>
              <w:bottom w:val="single" w:sz="2" w:space="0" w:color="auto"/>
              <w:right w:val="nil"/>
            </w:tcBorders>
          </w:tcPr>
          <w:p ns2:paraId="6E26BCD1" ns2:textId="77777777" w:rsidR="00EB5F48" w:rsidRDefault="00EB5F48" w:rsidP="0032692D">
            <w:pPr>
              <w:spacing w:before="15" w:after="15"/>
              <w:jc w:val="center"/>
              <w:rPr>
                <w:sz w:val="18"/>
                <w:szCs w:val="18"/>
              </w:rPr>
            </w:pPr>
            <w:r>
              <w:rPr>
                <w:sz w:val="18"/>
                <w:szCs w:val="18"/>
              </w:rPr>
              <w:t xml:space="preserve">n </w:t>
            </w:r>
          </w:p>
        </w:tc>
        <w:tc>
          <w:tcPr>
            <w:tcW w:w="810" w:type="dxa"/>
            <w:tcBorders>
              <w:top w:val="nil"/>
              <w:left w:val="nil"/>
              <w:bottom w:val="single" w:sz="2" w:space="0" w:color="auto"/>
              <w:right w:val="single" w:sz="2" w:space="0" w:color="auto"/>
            </w:tcBorders>
          </w:tcPr>
          <w:p ns2:paraId="5F269EBA" ns2:textId="77777777" w:rsidR="00EB5F48" w:rsidRDefault="00EB5F48" w:rsidP="0032692D">
            <w:pPr>
              <w:spacing w:before="15" w:after="15"/>
              <w:jc w:val="center"/>
              <w:rPr>
                <w:sz w:val="18"/>
                <w:szCs w:val="18"/>
              </w:rPr>
            </w:pPr>
            <w:r>
              <w:rPr>
                <w:sz w:val="18"/>
                <w:szCs w:val="18"/>
              </w:rPr>
              <w:t xml:space="preserve">(%) </w:t>
            </w:r>
          </w:p>
        </w:tc>
        <w:tc>
          <w:tcPr>
            <w:tcW w:w="810" w:type="dxa"/>
            <w:tcBorders>
              <w:top w:val="nil"/>
              <w:left w:val="nil"/>
              <w:bottom w:val="single" w:sz="2" w:space="0" w:color="auto"/>
              <w:right w:val="nil"/>
            </w:tcBorders>
          </w:tcPr>
          <w:p ns2:paraId="67A428B3" ns2:textId="77777777" w:rsidR="00EB5F48" w:rsidRDefault="00EB5F48" w:rsidP="0032692D">
            <w:pPr>
              <w:spacing w:before="15" w:after="15"/>
              <w:jc w:val="center"/>
              <w:rPr>
                <w:sz w:val="18"/>
                <w:szCs w:val="18"/>
              </w:rPr>
            </w:pPr>
            <w:r>
              <w:rPr>
                <w:sz w:val="18"/>
                <w:szCs w:val="18"/>
              </w:rPr>
              <w:t xml:space="preserve">n </w:t>
            </w:r>
          </w:p>
        </w:tc>
        <w:tc>
          <w:tcPr>
            <w:tcW w:w="810" w:type="dxa"/>
            <w:tcBorders>
              <w:top w:val="nil"/>
              <w:left w:val="nil"/>
              <w:bottom w:val="single" w:sz="2" w:space="0" w:color="auto"/>
              <w:right w:val="single" w:sz="2" w:space="0" w:color="auto"/>
            </w:tcBorders>
          </w:tcPr>
          <w:p ns2:paraId="1FBA40C8" ns2:textId="77777777" w:rsidR="00EB5F48" w:rsidRDefault="00EB5F48" w:rsidP="0032692D">
            <w:pPr>
              <w:spacing w:before="15" w:after="15"/>
              <w:jc w:val="center"/>
              <w:rPr>
                <w:sz w:val="18"/>
                <w:szCs w:val="18"/>
              </w:rPr>
            </w:pPr>
            <w:r>
              <w:rPr>
                <w:sz w:val="18"/>
                <w:szCs w:val="18"/>
              </w:rPr>
              <w:t xml:space="preserve">(%) </w:t>
            </w:r>
          </w:p>
        </w:tc>
        <w:tc>
          <w:tcPr>
            <w:tcW w:w="810" w:type="dxa"/>
            <w:tcBorders>
              <w:top w:val="nil"/>
              <w:left w:val="nil"/>
              <w:bottom w:val="single" w:sz="2" w:space="0" w:color="auto"/>
              <w:right w:val="nil"/>
            </w:tcBorders>
          </w:tcPr>
          <w:p ns2:paraId="475405C2" ns2:textId="77777777" w:rsidR="00EB5F48" w:rsidRDefault="00EB5F48" w:rsidP="0032692D">
            <w:pPr>
              <w:spacing w:before="15" w:after="15"/>
              <w:jc w:val="center"/>
              <w:rPr>
                <w:sz w:val="18"/>
                <w:szCs w:val="18"/>
              </w:rPr>
            </w:pPr>
            <w:r>
              <w:rPr>
                <w:sz w:val="18"/>
                <w:szCs w:val="18"/>
              </w:rPr>
              <w:t xml:space="preserve">n </w:t>
            </w:r>
          </w:p>
        </w:tc>
        <w:tc>
          <w:tcPr>
            <w:tcW w:w="810" w:type="dxa"/>
            <w:tcBorders>
              <w:top w:val="nil"/>
              <w:left w:val="nil"/>
              <w:bottom w:val="single" w:sz="2" w:space="0" w:color="auto"/>
              <w:right w:val="single" w:sz="2" w:space="0" w:color="auto"/>
            </w:tcBorders>
          </w:tcPr>
          <w:p ns2:paraId="7D6DB9CA" ns2:textId="77777777" w:rsidR="00EB5F48" w:rsidRDefault="00EB5F48" w:rsidP="0032692D">
            <w:pPr>
              <w:spacing w:before="15" w:after="15"/>
              <w:jc w:val="center"/>
              <w:rPr>
                <w:sz w:val="18"/>
                <w:szCs w:val="18"/>
              </w:rPr>
            </w:pPr>
            <w:r>
              <w:rPr>
                <w:sz w:val="18"/>
                <w:szCs w:val="18"/>
              </w:rPr>
              <w:t xml:space="preserve">(%) </w:t>
            </w:r>
          </w:p>
        </w:tc>
        <w:tc>
          <w:tcPr>
            <w:tcW w:w="810" w:type="dxa"/>
            <w:tcBorders>
              <w:top w:val="nil"/>
              <w:left w:val="nil"/>
              <w:bottom w:val="single" w:sz="2" w:space="0" w:color="auto"/>
              <w:right w:val="nil"/>
            </w:tcBorders>
          </w:tcPr>
          <w:p ns2:paraId="757D842C" ns2:textId="77777777" w:rsidR="00EB5F48" w:rsidRDefault="00EB5F48" w:rsidP="0032692D">
            <w:pPr>
              <w:spacing w:before="15" w:after="15"/>
              <w:jc w:val="center"/>
              <w:rPr>
                <w:sz w:val="18"/>
                <w:szCs w:val="18"/>
              </w:rPr>
            </w:pPr>
            <w:r>
              <w:rPr>
                <w:sz w:val="18"/>
                <w:szCs w:val="18"/>
              </w:rPr>
              <w:t xml:space="preserve">n </w:t>
            </w:r>
          </w:p>
        </w:tc>
        <w:tc>
          <w:tcPr>
            <w:tcW w:w="810" w:type="dxa"/>
            <w:tcBorders>
              <w:top w:val="nil"/>
              <w:left w:val="nil"/>
              <w:bottom w:val="single" w:sz="2" w:space="0" w:color="auto"/>
              <w:right w:val="single" w:sz="2" w:space="0" w:color="auto"/>
            </w:tcBorders>
          </w:tcPr>
          <w:p ns2:paraId="6B448DAF" ns2:textId="77777777" w:rsidR="00EB5F48" w:rsidRDefault="00EB5F48" w:rsidP="0032692D">
            <w:pPr>
              <w:spacing w:before="15" w:after="15"/>
              <w:jc w:val="center"/>
              <w:rPr>
                <w:sz w:val="18"/>
                <w:szCs w:val="18"/>
              </w:rPr>
            </w:pPr>
            <w:r>
              <w:rPr>
                <w:sz w:val="18"/>
                <w:szCs w:val="18"/>
              </w:rPr>
              <w:t xml:space="preserve">(%) </w:t>
            </w:r>
          </w:p>
        </w:tc>
        <w:tc>
          <w:tcPr>
            <w:tcW w:w="810" w:type="dxa"/>
            <w:tcBorders>
              <w:top w:val="nil"/>
              <w:left w:val="nil"/>
              <w:bottom w:val="single" w:sz="2" w:space="0" w:color="auto"/>
              <w:right w:val="nil"/>
            </w:tcBorders>
          </w:tcPr>
          <w:p ns2:paraId="3FFC5C99" ns2:textId="77777777" w:rsidR="00EB5F48" w:rsidRDefault="00EB5F48" w:rsidP="0032692D">
            <w:pPr>
              <w:spacing w:before="15" w:after="15"/>
              <w:jc w:val="center"/>
              <w:rPr>
                <w:sz w:val="18"/>
                <w:szCs w:val="18"/>
              </w:rPr>
            </w:pPr>
            <w:r>
              <w:rPr>
                <w:sz w:val="18"/>
                <w:szCs w:val="18"/>
              </w:rPr>
              <w:t xml:space="preserve">n </w:t>
            </w:r>
          </w:p>
        </w:tc>
        <w:tc>
          <w:tcPr>
            <w:tcW w:w="810" w:type="dxa"/>
            <w:tcBorders>
              <w:top w:val="nil"/>
              <w:left w:val="nil"/>
              <w:bottom w:val="single" w:sz="2" w:space="0" w:color="auto"/>
            </w:tcBorders>
          </w:tcPr>
          <w:p ns2:paraId="4F793452" ns2:textId="77777777" w:rsidR="00EB5F48" w:rsidRDefault="00EB5F48" w:rsidP="0032692D">
            <w:pPr>
              <w:spacing w:before="15" w:after="15"/>
              <w:jc w:val="center"/>
              <w:rPr>
                <w:sz w:val="18"/>
                <w:szCs w:val="18"/>
              </w:rPr>
            </w:pPr>
            <w:r>
              <w:rPr>
                <w:sz w:val="18"/>
                <w:szCs w:val="18"/>
              </w:rPr>
              <w:t xml:space="preserve">(%) </w:t>
            </w:r>
          </w:p>
        </w:tc>
      </w:tr>
      <w:tr w:rsidR="00EB5F48" ns2:paraId="76925ECB" ns2:textId="77777777" w:rsidTr="00EB5F48">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5BD59F5B" ns2:textId="77777777" w:rsidR="00EB5F48" w:rsidRDefault="00EB5F48" w:rsidP="0032692D">
            <w:pPr>
              <w:spacing w:before="15" w:after="15"/>
              <w:ind w:left="160" w:right="1" w:hanging="160"/>
              <w:rPr>
                <w:sz w:val="18"/>
                <w:szCs w:val="18"/>
              </w:rPr>
            </w:pPr>
            <w:r>
              <w:rPr>
                <w:sz w:val="18"/>
                <w:szCs w:val="18"/>
              </w:rPr>
              <w:t xml:space="preserve">   Hyperglycaemia </w:t>
            </w:r>
          </w:p>
        </w:tc>
        <w:tc>
          <w:tcPr>
            <w:tcW w:w="810" w:type="dxa"/>
            <w:tcBorders>
              <w:top w:val="nil"/>
              <w:left w:val="nil"/>
              <w:bottom w:val="nil"/>
              <w:right w:val="nil"/>
            </w:tcBorders>
          </w:tcPr>
          <w:p ns2:paraId="2D4F5F38" ns2:textId="77777777" w:rsidR="00EB5F48" w:rsidRDefault="00EB5F48" w:rsidP="0032692D">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5904B62B" ns2:textId="77777777" w:rsidR="00EB5F48" w:rsidRDefault="00EB5F48" w:rsidP="0032692D">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24CD6CC2" ns2:textId="77777777" w:rsidR="00EB5F48" w:rsidRDefault="00EB5F48" w:rsidP="0032692D">
            <w:pPr>
              <w:tabs>
                <w:tab w:val="decimal" w:pos="372"/>
                <w:tab w:val="left" w:pos="452"/>
              </w:tabs>
              <w:spacing w:before="15" w:after="15"/>
              <w:rPr>
                <w:sz w:val="18"/>
                <w:szCs w:val="18"/>
              </w:rPr>
            </w:pPr>
            <w:r>
              <w:rPr>
                <w:sz w:val="18"/>
                <w:szCs w:val="18"/>
              </w:rPr>
              <w:tab/>
              <w:t xml:space="preserve">32 </w:t>
            </w:r>
          </w:p>
        </w:tc>
        <w:tc>
          <w:tcPr>
            <w:tcW w:w="810" w:type="dxa"/>
            <w:tcBorders>
              <w:top w:val="nil"/>
              <w:left w:val="nil"/>
              <w:bottom w:val="nil"/>
              <w:right w:val="single" w:sz="2" w:space="0" w:color="auto"/>
            </w:tcBorders>
          </w:tcPr>
          <w:p ns2:paraId="77D21FD8" ns2:textId="77777777" w:rsidR="00EB5F48" w:rsidRDefault="00EB5F48" w:rsidP="0032692D">
            <w:pPr>
              <w:tabs>
                <w:tab w:val="decimal" w:pos="246"/>
                <w:tab w:val="left" w:pos="326"/>
              </w:tabs>
              <w:spacing w:before="15" w:after="15"/>
              <w:rPr>
                <w:sz w:val="18"/>
                <w:szCs w:val="18"/>
              </w:rPr>
            </w:pPr>
            <w:r>
              <w:rPr>
                <w:sz w:val="18"/>
                <w:szCs w:val="18"/>
              </w:rPr>
              <w:tab/>
              <w:t xml:space="preserve">(11.4) </w:t>
            </w:r>
          </w:p>
        </w:tc>
        <w:tc>
          <w:tcPr>
            <w:tcW w:w="810" w:type="dxa"/>
            <w:tcBorders>
              <w:top w:val="nil"/>
              <w:left w:val="nil"/>
              <w:bottom w:val="nil"/>
              <w:right w:val="nil"/>
            </w:tcBorders>
          </w:tcPr>
          <w:p ns2:paraId="531CABB6" ns2:textId="77777777" w:rsidR="00EB5F48" w:rsidRDefault="00EB5F48" w:rsidP="0032692D">
            <w:pPr>
              <w:tabs>
                <w:tab w:val="decimal" w:pos="372"/>
                <w:tab w:val="left" w:pos="452"/>
              </w:tabs>
              <w:spacing w:before="15" w:after="15"/>
              <w:rPr>
                <w:sz w:val="18"/>
                <w:szCs w:val="18"/>
              </w:rPr>
            </w:pPr>
            <w:r>
              <w:rPr>
                <w:sz w:val="18"/>
                <w:szCs w:val="18"/>
              </w:rPr>
              <w:tab/>
              <w:t xml:space="preserve">79 </w:t>
            </w:r>
          </w:p>
        </w:tc>
        <w:tc>
          <w:tcPr>
            <w:tcW w:w="810" w:type="dxa"/>
            <w:tcBorders>
              <w:top w:val="nil"/>
              <w:left w:val="nil"/>
              <w:bottom w:val="nil"/>
              <w:right w:val="single" w:sz="2" w:space="0" w:color="auto"/>
            </w:tcBorders>
          </w:tcPr>
          <w:p ns2:paraId="0DF443E8" ns2:textId="77777777" w:rsidR="00EB5F48" w:rsidRDefault="00EB5F48" w:rsidP="0032692D">
            <w:pPr>
              <w:tabs>
                <w:tab w:val="decimal" w:pos="246"/>
                <w:tab w:val="left" w:pos="326"/>
              </w:tabs>
              <w:spacing w:before="15" w:after="15"/>
              <w:rPr>
                <w:sz w:val="18"/>
                <w:szCs w:val="18"/>
              </w:rPr>
            </w:pPr>
            <w:r>
              <w:rPr>
                <w:sz w:val="18"/>
                <w:szCs w:val="18"/>
              </w:rPr>
              <w:tab/>
              <w:t xml:space="preserve">(17.6) </w:t>
            </w:r>
          </w:p>
        </w:tc>
        <w:tc>
          <w:tcPr>
            <w:tcW w:w="810" w:type="dxa"/>
            <w:tcBorders>
              <w:top w:val="nil"/>
              <w:left w:val="nil"/>
              <w:bottom w:val="nil"/>
              <w:right w:val="nil"/>
            </w:tcBorders>
          </w:tcPr>
          <w:p ns2:paraId="6EDDC623" ns2:textId="77777777" w:rsidR="00EB5F48" w:rsidRDefault="00EB5F48" w:rsidP="0032692D">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4D072905" ns2:textId="77777777" w:rsidR="00EB5F48" w:rsidRDefault="00EB5F48" w:rsidP="0032692D">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26BD8BD8" ns2:textId="77777777" w:rsidR="00EB5F48" w:rsidRDefault="00EB5F48" w:rsidP="0032692D">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50AAADF1" ns2:textId="77777777" w:rsidR="00EB5F48" w:rsidRDefault="00EB5F48" w:rsidP="0032692D">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3EDFD38A" ns2:textId="77777777" w:rsidR="00EB5F48" w:rsidRDefault="00EB5F48" w:rsidP="0032692D">
            <w:pPr>
              <w:tabs>
                <w:tab w:val="decimal" w:pos="372"/>
                <w:tab w:val="left" w:pos="452"/>
              </w:tabs>
              <w:spacing w:before="15" w:after="15"/>
              <w:rPr>
                <w:sz w:val="18"/>
                <w:szCs w:val="18"/>
              </w:rPr>
            </w:pPr>
            <w:r>
              <w:rPr>
                <w:sz w:val="18"/>
                <w:szCs w:val="18"/>
              </w:rPr>
              <w:tab/>
              <w:t xml:space="preserve">111 </w:t>
            </w:r>
          </w:p>
        </w:tc>
        <w:tc>
          <w:tcPr>
            <w:tcW w:w="810" w:type="dxa"/>
            <w:tcBorders>
              <w:top w:val="nil"/>
              <w:left w:val="nil"/>
              <w:bottom w:val="nil"/>
            </w:tcBorders>
          </w:tcPr>
          <w:p ns2:paraId="2BC31892" ns2:textId="77777777" w:rsidR="00EB5F48" w:rsidRDefault="00EB5F48" w:rsidP="0032692D">
            <w:pPr>
              <w:tabs>
                <w:tab w:val="decimal" w:pos="246"/>
                <w:tab w:val="left" w:pos="326"/>
              </w:tabs>
              <w:spacing w:before="15" w:after="15"/>
              <w:rPr>
                <w:sz w:val="18"/>
                <w:szCs w:val="18"/>
              </w:rPr>
            </w:pPr>
            <w:r>
              <w:rPr>
                <w:sz w:val="18"/>
                <w:szCs w:val="18"/>
              </w:rPr>
              <w:tab/>
              <w:t xml:space="preserve">(14.9) </w:t>
            </w:r>
          </w:p>
        </w:tc>
      </w:tr>
      <w:tr w:rsidR="00EB5F48" ns2:paraId="387967DC" ns2:textId="77777777" w:rsidTr="00EB5F48">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684B9611" ns2:textId="77777777" w:rsidR="00EB5F48" w:rsidRDefault="00EB5F48" w:rsidP="0032692D">
            <w:pPr>
              <w:spacing w:before="15" w:after="15"/>
              <w:ind w:left="160" w:right="1" w:hanging="160"/>
              <w:rPr>
                <w:sz w:val="18"/>
                <w:szCs w:val="18"/>
              </w:rPr>
            </w:pPr>
            <w:r>
              <w:rPr>
                <w:sz w:val="18"/>
                <w:szCs w:val="18"/>
              </w:rPr>
              <w:t xml:space="preserve">   Hypokalaemia </w:t>
            </w:r>
          </w:p>
        </w:tc>
        <w:tc>
          <w:tcPr>
            <w:tcW w:w="810" w:type="dxa"/>
            <w:tcBorders>
              <w:top w:val="nil"/>
              <w:left w:val="nil"/>
              <w:bottom w:val="nil"/>
              <w:right w:val="nil"/>
            </w:tcBorders>
          </w:tcPr>
          <w:p ns2:paraId="36C901FD" ns2:textId="77777777" w:rsidR="00EB5F48" w:rsidRDefault="00EB5F48" w:rsidP="0032692D">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585E0B65" ns2:textId="77777777" w:rsidR="00EB5F48" w:rsidRDefault="00EB5F48" w:rsidP="0032692D">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2AE7FC48" ns2:textId="77777777" w:rsidR="00EB5F48" w:rsidRDefault="00EB5F48" w:rsidP="0032692D">
            <w:pPr>
              <w:tabs>
                <w:tab w:val="decimal" w:pos="372"/>
                <w:tab w:val="left" w:pos="452"/>
              </w:tabs>
              <w:spacing w:before="15" w:after="15"/>
              <w:rPr>
                <w:sz w:val="18"/>
                <w:szCs w:val="18"/>
              </w:rPr>
            </w:pPr>
            <w:r>
              <w:rPr>
                <w:sz w:val="18"/>
                <w:szCs w:val="18"/>
              </w:rPr>
              <w:tab/>
              <w:t xml:space="preserve">31 </w:t>
            </w:r>
          </w:p>
        </w:tc>
        <w:tc>
          <w:tcPr>
            <w:tcW w:w="810" w:type="dxa"/>
            <w:tcBorders>
              <w:top w:val="nil"/>
              <w:left w:val="nil"/>
              <w:bottom w:val="nil"/>
              <w:right w:val="single" w:sz="2" w:space="0" w:color="auto"/>
            </w:tcBorders>
          </w:tcPr>
          <w:p ns2:paraId="20C620C9" ns2:textId="77777777" w:rsidR="00EB5F48" w:rsidRDefault="00EB5F48" w:rsidP="0032692D">
            <w:pPr>
              <w:tabs>
                <w:tab w:val="decimal" w:pos="246"/>
                <w:tab w:val="left" w:pos="326"/>
              </w:tabs>
              <w:spacing w:before="15" w:after="15"/>
              <w:rPr>
                <w:sz w:val="18"/>
                <w:szCs w:val="18"/>
              </w:rPr>
            </w:pPr>
            <w:r>
              <w:rPr>
                <w:sz w:val="18"/>
                <w:szCs w:val="18"/>
              </w:rPr>
              <w:tab/>
              <w:t xml:space="preserve">(11.0) </w:t>
            </w:r>
          </w:p>
        </w:tc>
        <w:tc>
          <w:tcPr>
            <w:tcW w:w="810" w:type="dxa"/>
            <w:tcBorders>
              <w:top w:val="nil"/>
              <w:left w:val="nil"/>
              <w:bottom w:val="nil"/>
              <w:right w:val="nil"/>
            </w:tcBorders>
          </w:tcPr>
          <w:p ns2:paraId="6BE4958F" ns2:textId="77777777" w:rsidR="00EB5F48" w:rsidRDefault="00EB5F48" w:rsidP="0032692D">
            <w:pPr>
              <w:tabs>
                <w:tab w:val="decimal" w:pos="372"/>
                <w:tab w:val="left" w:pos="452"/>
              </w:tabs>
              <w:spacing w:before="15" w:after="15"/>
              <w:rPr>
                <w:sz w:val="18"/>
                <w:szCs w:val="18"/>
              </w:rPr>
            </w:pPr>
            <w:r>
              <w:rPr>
                <w:sz w:val="18"/>
                <w:szCs w:val="18"/>
              </w:rPr>
              <w:tab/>
              <w:t xml:space="preserve">71 </w:t>
            </w:r>
          </w:p>
        </w:tc>
        <w:tc>
          <w:tcPr>
            <w:tcW w:w="810" w:type="dxa"/>
            <w:tcBorders>
              <w:top w:val="nil"/>
              <w:left w:val="nil"/>
              <w:bottom w:val="nil"/>
              <w:right w:val="single" w:sz="2" w:space="0" w:color="auto"/>
            </w:tcBorders>
          </w:tcPr>
          <w:p ns2:paraId="3B4A8749" ns2:textId="77777777" w:rsidR="00EB5F48" w:rsidRDefault="00EB5F48" w:rsidP="0032692D">
            <w:pPr>
              <w:tabs>
                <w:tab w:val="decimal" w:pos="246"/>
                <w:tab w:val="left" w:pos="326"/>
              </w:tabs>
              <w:spacing w:before="15" w:after="15"/>
              <w:rPr>
                <w:sz w:val="18"/>
                <w:szCs w:val="18"/>
              </w:rPr>
            </w:pPr>
            <w:r>
              <w:rPr>
                <w:sz w:val="18"/>
                <w:szCs w:val="18"/>
              </w:rPr>
              <w:tab/>
              <w:t xml:space="preserve">(15.8) </w:t>
            </w:r>
          </w:p>
        </w:tc>
        <w:tc>
          <w:tcPr>
            <w:tcW w:w="810" w:type="dxa"/>
            <w:tcBorders>
              <w:top w:val="nil"/>
              <w:left w:val="nil"/>
              <w:bottom w:val="nil"/>
              <w:right w:val="nil"/>
            </w:tcBorders>
          </w:tcPr>
          <w:p ns2:paraId="3534CA92" ns2:textId="77777777" w:rsidR="00EB5F48" w:rsidRDefault="00EB5F48" w:rsidP="0032692D">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454C0EB7" ns2:textId="77777777" w:rsidR="00EB5F48" w:rsidRDefault="00EB5F48" w:rsidP="0032692D">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11DD6DDB" ns2:textId="77777777" w:rsidR="00EB5F48" w:rsidRDefault="00EB5F48" w:rsidP="0032692D">
            <w:pPr>
              <w:tabs>
                <w:tab w:val="decimal" w:pos="372"/>
                <w:tab w:val="left" w:pos="452"/>
              </w:tabs>
              <w:spacing w:before="15" w:after="15"/>
              <w:rPr>
                <w:sz w:val="18"/>
                <w:szCs w:val="18"/>
              </w:rPr>
            </w:pPr>
            <w:r>
              <w:rPr>
                <w:sz w:val="18"/>
                <w:szCs w:val="18"/>
              </w:rPr>
              <w:tab/>
              <w:t xml:space="preserve">4 </w:t>
            </w:r>
          </w:p>
        </w:tc>
        <w:tc>
          <w:tcPr>
            <w:tcW w:w="810" w:type="dxa"/>
            <w:tcBorders>
              <w:top w:val="nil"/>
              <w:left w:val="nil"/>
              <w:bottom w:val="nil"/>
              <w:right w:val="single" w:sz="2" w:space="0" w:color="auto"/>
            </w:tcBorders>
          </w:tcPr>
          <w:p ns2:paraId="76CC2932" ns2:textId="77777777" w:rsidR="00EB5F48" w:rsidRDefault="00EB5F48" w:rsidP="0032692D">
            <w:pPr>
              <w:tabs>
                <w:tab w:val="decimal" w:pos="246"/>
                <w:tab w:val="left" w:pos="326"/>
              </w:tabs>
              <w:spacing w:before="15" w:after="15"/>
              <w:rPr>
                <w:sz w:val="18"/>
                <w:szCs w:val="18"/>
              </w:rPr>
            </w:pPr>
            <w:r>
              <w:rPr>
                <w:sz w:val="18"/>
                <w:szCs w:val="18"/>
              </w:rPr>
              <w:tab/>
              <w:t xml:space="preserve">(57.1) </w:t>
            </w:r>
          </w:p>
        </w:tc>
        <w:tc>
          <w:tcPr>
            <w:tcW w:w="810" w:type="dxa"/>
            <w:tcBorders>
              <w:top w:val="nil"/>
              <w:left w:val="nil"/>
              <w:bottom w:val="nil"/>
              <w:right w:val="nil"/>
            </w:tcBorders>
          </w:tcPr>
          <w:p ns2:paraId="11555DAD" ns2:textId="77777777" w:rsidR="00EB5F48" w:rsidRDefault="00EB5F48" w:rsidP="0032692D">
            <w:pPr>
              <w:tabs>
                <w:tab w:val="decimal" w:pos="372"/>
                <w:tab w:val="left" w:pos="452"/>
              </w:tabs>
              <w:spacing w:before="15" w:after="15"/>
              <w:rPr>
                <w:sz w:val="18"/>
                <w:szCs w:val="18"/>
              </w:rPr>
            </w:pPr>
            <w:r>
              <w:rPr>
                <w:sz w:val="18"/>
                <w:szCs w:val="18"/>
              </w:rPr>
              <w:tab/>
              <w:t xml:space="preserve">106 </w:t>
            </w:r>
          </w:p>
        </w:tc>
        <w:tc>
          <w:tcPr>
            <w:tcW w:w="810" w:type="dxa"/>
            <w:tcBorders>
              <w:top w:val="nil"/>
              <w:left w:val="nil"/>
              <w:bottom w:val="nil"/>
            </w:tcBorders>
          </w:tcPr>
          <w:p ns2:paraId="12F768BA" ns2:textId="77777777" w:rsidR="00EB5F48" w:rsidRDefault="00EB5F48" w:rsidP="0032692D">
            <w:pPr>
              <w:tabs>
                <w:tab w:val="decimal" w:pos="246"/>
                <w:tab w:val="left" w:pos="326"/>
              </w:tabs>
              <w:spacing w:before="15" w:after="15"/>
              <w:rPr>
                <w:sz w:val="18"/>
                <w:szCs w:val="18"/>
              </w:rPr>
            </w:pPr>
            <w:r>
              <w:rPr>
                <w:sz w:val="18"/>
                <w:szCs w:val="18"/>
              </w:rPr>
              <w:tab/>
              <w:t xml:space="preserve">(14.2) </w:t>
            </w:r>
          </w:p>
        </w:tc>
      </w:tr>
      <w:tr w:rsidR="00EB5F48" ns2:paraId="5E13419B" ns2:textId="77777777" w:rsidTr="00EB5F48">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249236EB" ns2:textId="77777777" w:rsidR="00EB5F48" w:rsidRDefault="00EB5F48" w:rsidP="0032692D">
            <w:pPr>
              <w:spacing w:before="15" w:after="15"/>
              <w:ind w:left="160" w:right="1" w:hanging="160"/>
              <w:rPr>
                <w:sz w:val="18"/>
                <w:szCs w:val="18"/>
              </w:rPr>
            </w:pPr>
            <w:r>
              <w:rPr>
                <w:sz w:val="18"/>
                <w:szCs w:val="18"/>
              </w:rPr>
              <w:t xml:space="preserve">   Cough </w:t>
            </w:r>
          </w:p>
        </w:tc>
        <w:tc>
          <w:tcPr>
            <w:tcW w:w="810" w:type="dxa"/>
            <w:tcBorders>
              <w:top w:val="nil"/>
              <w:left w:val="nil"/>
              <w:bottom w:val="nil"/>
              <w:right w:val="nil"/>
            </w:tcBorders>
          </w:tcPr>
          <w:p ns2:paraId="1851A09A" ns2:textId="77777777" w:rsidR="00EB5F48" w:rsidRDefault="00EB5F48" w:rsidP="0032692D">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0E8AF583" ns2:textId="77777777" w:rsidR="00EB5F48" w:rsidRDefault="00EB5F48" w:rsidP="0032692D">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03F95399" ns2:textId="77777777" w:rsidR="00EB5F48" w:rsidRDefault="00EB5F48" w:rsidP="0032692D">
            <w:pPr>
              <w:tabs>
                <w:tab w:val="decimal" w:pos="372"/>
                <w:tab w:val="left" w:pos="452"/>
              </w:tabs>
              <w:spacing w:before="15" w:after="15"/>
              <w:rPr>
                <w:sz w:val="18"/>
                <w:szCs w:val="18"/>
              </w:rPr>
            </w:pPr>
            <w:r>
              <w:rPr>
                <w:sz w:val="18"/>
                <w:szCs w:val="18"/>
              </w:rPr>
              <w:tab/>
              <w:t xml:space="preserve">27 </w:t>
            </w:r>
          </w:p>
        </w:tc>
        <w:tc>
          <w:tcPr>
            <w:tcW w:w="810" w:type="dxa"/>
            <w:tcBorders>
              <w:top w:val="nil"/>
              <w:left w:val="nil"/>
              <w:bottom w:val="nil"/>
              <w:right w:val="single" w:sz="2" w:space="0" w:color="auto"/>
            </w:tcBorders>
          </w:tcPr>
          <w:p ns2:paraId="0F08C01E" ns2:textId="77777777" w:rsidR="00EB5F48" w:rsidRDefault="00EB5F48" w:rsidP="0032692D">
            <w:pPr>
              <w:tabs>
                <w:tab w:val="decimal" w:pos="246"/>
                <w:tab w:val="left" w:pos="326"/>
              </w:tabs>
              <w:spacing w:before="15" w:after="15"/>
              <w:rPr>
                <w:sz w:val="18"/>
                <w:szCs w:val="18"/>
              </w:rPr>
            </w:pPr>
            <w:r>
              <w:rPr>
                <w:sz w:val="18"/>
                <w:szCs w:val="18"/>
              </w:rPr>
              <w:tab/>
              <w:t xml:space="preserve">(9.6) </w:t>
            </w:r>
          </w:p>
        </w:tc>
        <w:tc>
          <w:tcPr>
            <w:tcW w:w="810" w:type="dxa"/>
            <w:tcBorders>
              <w:top w:val="nil"/>
              <w:left w:val="nil"/>
              <w:bottom w:val="nil"/>
              <w:right w:val="nil"/>
            </w:tcBorders>
          </w:tcPr>
          <w:p ns2:paraId="5DBF06D4" ns2:textId="77777777" w:rsidR="00EB5F48" w:rsidRDefault="00EB5F48" w:rsidP="0032692D">
            <w:pPr>
              <w:tabs>
                <w:tab w:val="decimal" w:pos="372"/>
                <w:tab w:val="left" w:pos="452"/>
              </w:tabs>
              <w:spacing w:before="15" w:after="15"/>
              <w:rPr>
                <w:sz w:val="18"/>
                <w:szCs w:val="18"/>
              </w:rPr>
            </w:pPr>
            <w:r>
              <w:rPr>
                <w:sz w:val="18"/>
                <w:szCs w:val="18"/>
              </w:rPr>
              <w:tab/>
              <w:t xml:space="preserve">69 </w:t>
            </w:r>
          </w:p>
        </w:tc>
        <w:tc>
          <w:tcPr>
            <w:tcW w:w="810" w:type="dxa"/>
            <w:tcBorders>
              <w:top w:val="nil"/>
              <w:left w:val="nil"/>
              <w:bottom w:val="nil"/>
              <w:right w:val="single" w:sz="2" w:space="0" w:color="auto"/>
            </w:tcBorders>
          </w:tcPr>
          <w:p ns2:paraId="0475DB3F" ns2:textId="77777777" w:rsidR="00EB5F48" w:rsidRDefault="00EB5F48" w:rsidP="0032692D">
            <w:pPr>
              <w:tabs>
                <w:tab w:val="decimal" w:pos="246"/>
                <w:tab w:val="left" w:pos="326"/>
              </w:tabs>
              <w:spacing w:before="15" w:after="15"/>
              <w:rPr>
                <w:sz w:val="18"/>
                <w:szCs w:val="18"/>
              </w:rPr>
            </w:pPr>
            <w:r>
              <w:rPr>
                <w:sz w:val="18"/>
                <w:szCs w:val="18"/>
              </w:rPr>
              <w:tab/>
              <w:t xml:space="preserve">(15.4) </w:t>
            </w:r>
          </w:p>
        </w:tc>
        <w:tc>
          <w:tcPr>
            <w:tcW w:w="810" w:type="dxa"/>
            <w:tcBorders>
              <w:top w:val="nil"/>
              <w:left w:val="nil"/>
              <w:bottom w:val="nil"/>
              <w:right w:val="nil"/>
            </w:tcBorders>
          </w:tcPr>
          <w:p ns2:paraId="3868A667" ns2:textId="77777777" w:rsidR="00EB5F48" w:rsidRDefault="00EB5F48" w:rsidP="0032692D">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21C47ED5" ns2:textId="77777777" w:rsidR="00EB5F48" w:rsidRDefault="00EB5F48" w:rsidP="0032692D">
            <w:pPr>
              <w:tabs>
                <w:tab w:val="decimal" w:pos="246"/>
                <w:tab w:val="left" w:pos="326"/>
              </w:tabs>
              <w:spacing w:before="15" w:after="15"/>
              <w:rPr>
                <w:sz w:val="18"/>
                <w:szCs w:val="18"/>
              </w:rPr>
            </w:pPr>
            <w:r>
              <w:rPr>
                <w:sz w:val="18"/>
                <w:szCs w:val="18"/>
              </w:rPr>
              <w:tab/>
              <w:t xml:space="preserve">(20.0) </w:t>
            </w:r>
          </w:p>
        </w:tc>
        <w:tc>
          <w:tcPr>
            <w:tcW w:w="810" w:type="dxa"/>
            <w:tcBorders>
              <w:top w:val="nil"/>
              <w:left w:val="nil"/>
              <w:bottom w:val="nil"/>
              <w:right w:val="nil"/>
            </w:tcBorders>
          </w:tcPr>
          <w:p ns2:paraId="0A427AD0" ns2:textId="77777777" w:rsidR="00EB5F48" w:rsidRDefault="00EB5F48" w:rsidP="0032692D">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336E3157" ns2:textId="77777777" w:rsidR="00EB5F48" w:rsidRDefault="00EB5F48" w:rsidP="0032692D">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25679DCA" ns2:textId="77777777" w:rsidR="00EB5F48" w:rsidRDefault="00EB5F48" w:rsidP="0032692D">
            <w:pPr>
              <w:tabs>
                <w:tab w:val="decimal" w:pos="372"/>
                <w:tab w:val="left" w:pos="452"/>
              </w:tabs>
              <w:spacing w:before="15" w:after="15"/>
              <w:rPr>
                <w:sz w:val="18"/>
                <w:szCs w:val="18"/>
              </w:rPr>
            </w:pPr>
            <w:r>
              <w:rPr>
                <w:sz w:val="18"/>
                <w:szCs w:val="18"/>
              </w:rPr>
              <w:tab/>
              <w:t xml:space="preserve">97 </w:t>
            </w:r>
          </w:p>
        </w:tc>
        <w:tc>
          <w:tcPr>
            <w:tcW w:w="810" w:type="dxa"/>
            <w:tcBorders>
              <w:top w:val="nil"/>
              <w:left w:val="nil"/>
              <w:bottom w:val="nil"/>
            </w:tcBorders>
          </w:tcPr>
          <w:p ns2:paraId="131D174B" ns2:textId="77777777" w:rsidR="00EB5F48" w:rsidRDefault="00EB5F48" w:rsidP="0032692D">
            <w:pPr>
              <w:tabs>
                <w:tab w:val="decimal" w:pos="246"/>
                <w:tab w:val="left" w:pos="326"/>
              </w:tabs>
              <w:spacing w:before="15" w:after="15"/>
              <w:rPr>
                <w:sz w:val="18"/>
                <w:szCs w:val="18"/>
              </w:rPr>
            </w:pPr>
            <w:r>
              <w:rPr>
                <w:sz w:val="18"/>
                <w:szCs w:val="18"/>
              </w:rPr>
              <w:tab/>
              <w:t xml:space="preserve">(13.0) </w:t>
            </w:r>
          </w:p>
        </w:tc>
      </w:tr>
      <w:tr w:rsidR="00EB5F48" ns2:paraId="0066DC2E" ns2:textId="77777777" w:rsidTr="00EB5F48">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23C8BB57" ns2:textId="77777777" w:rsidR="00EB5F48" w:rsidRDefault="00EB5F48" w:rsidP="0032692D">
            <w:pPr>
              <w:spacing w:before="15" w:after="15"/>
              <w:ind w:left="160" w:right="1" w:hanging="160"/>
              <w:rPr>
                <w:sz w:val="18"/>
                <w:szCs w:val="18"/>
              </w:rPr>
            </w:pPr>
            <w:r>
              <w:rPr>
                <w:sz w:val="18"/>
                <w:szCs w:val="18"/>
              </w:rPr>
              <w:t xml:space="preserve">   Hyperuricaemia </w:t>
            </w:r>
          </w:p>
        </w:tc>
        <w:tc>
          <w:tcPr>
            <w:tcW w:w="810" w:type="dxa"/>
            <w:tcBorders>
              <w:top w:val="nil"/>
              <w:left w:val="nil"/>
              <w:bottom w:val="nil"/>
              <w:right w:val="nil"/>
            </w:tcBorders>
          </w:tcPr>
          <w:p ns2:paraId="66C7BEE3" ns2:textId="77777777" w:rsidR="00EB5F48" w:rsidRDefault="00EB5F48" w:rsidP="0032692D">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17F2F2D8" ns2:textId="77777777" w:rsidR="00EB5F48" w:rsidRDefault="00EB5F48" w:rsidP="0032692D">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5E5AFCEB" ns2:textId="77777777" w:rsidR="00EB5F48" w:rsidRDefault="00EB5F48" w:rsidP="0032692D">
            <w:pPr>
              <w:tabs>
                <w:tab w:val="decimal" w:pos="372"/>
                <w:tab w:val="left" w:pos="452"/>
              </w:tabs>
              <w:spacing w:before="15" w:after="15"/>
              <w:rPr>
                <w:sz w:val="18"/>
                <w:szCs w:val="18"/>
              </w:rPr>
            </w:pPr>
            <w:r>
              <w:rPr>
                <w:sz w:val="18"/>
                <w:szCs w:val="18"/>
              </w:rPr>
              <w:tab/>
              <w:t xml:space="preserve">27 </w:t>
            </w:r>
          </w:p>
        </w:tc>
        <w:tc>
          <w:tcPr>
            <w:tcW w:w="810" w:type="dxa"/>
            <w:tcBorders>
              <w:top w:val="nil"/>
              <w:left w:val="nil"/>
              <w:bottom w:val="nil"/>
              <w:right w:val="single" w:sz="2" w:space="0" w:color="auto"/>
            </w:tcBorders>
          </w:tcPr>
          <w:p ns2:paraId="63A5A2E7" ns2:textId="77777777" w:rsidR="00EB5F48" w:rsidRDefault="00EB5F48" w:rsidP="0032692D">
            <w:pPr>
              <w:tabs>
                <w:tab w:val="decimal" w:pos="246"/>
                <w:tab w:val="left" w:pos="326"/>
              </w:tabs>
              <w:spacing w:before="15" w:after="15"/>
              <w:rPr>
                <w:sz w:val="18"/>
                <w:szCs w:val="18"/>
              </w:rPr>
            </w:pPr>
            <w:r>
              <w:rPr>
                <w:sz w:val="18"/>
                <w:szCs w:val="18"/>
              </w:rPr>
              <w:tab/>
              <w:t xml:space="preserve">(9.6) </w:t>
            </w:r>
          </w:p>
        </w:tc>
        <w:tc>
          <w:tcPr>
            <w:tcW w:w="810" w:type="dxa"/>
            <w:tcBorders>
              <w:top w:val="nil"/>
              <w:left w:val="nil"/>
              <w:bottom w:val="nil"/>
              <w:right w:val="nil"/>
            </w:tcBorders>
          </w:tcPr>
          <w:p ns2:paraId="64676875" ns2:textId="77777777" w:rsidR="00EB5F48" w:rsidRDefault="00EB5F48" w:rsidP="0032692D">
            <w:pPr>
              <w:tabs>
                <w:tab w:val="decimal" w:pos="372"/>
                <w:tab w:val="left" w:pos="452"/>
              </w:tabs>
              <w:spacing w:before="15" w:after="15"/>
              <w:rPr>
                <w:sz w:val="18"/>
                <w:szCs w:val="18"/>
              </w:rPr>
            </w:pPr>
            <w:r>
              <w:rPr>
                <w:sz w:val="18"/>
                <w:szCs w:val="18"/>
              </w:rPr>
              <w:tab/>
              <w:t xml:space="preserve">67 </w:t>
            </w:r>
          </w:p>
        </w:tc>
        <w:tc>
          <w:tcPr>
            <w:tcW w:w="810" w:type="dxa"/>
            <w:tcBorders>
              <w:top w:val="nil"/>
              <w:left w:val="nil"/>
              <w:bottom w:val="nil"/>
              <w:right w:val="single" w:sz="2" w:space="0" w:color="auto"/>
            </w:tcBorders>
          </w:tcPr>
          <w:p ns2:paraId="6E1F49F6" ns2:textId="77777777" w:rsidR="00EB5F48" w:rsidRDefault="00EB5F48" w:rsidP="0032692D">
            <w:pPr>
              <w:tabs>
                <w:tab w:val="decimal" w:pos="246"/>
                <w:tab w:val="left" w:pos="326"/>
              </w:tabs>
              <w:spacing w:before="15" w:after="15"/>
              <w:rPr>
                <w:sz w:val="18"/>
                <w:szCs w:val="18"/>
              </w:rPr>
            </w:pPr>
            <w:r>
              <w:rPr>
                <w:sz w:val="18"/>
                <w:szCs w:val="18"/>
              </w:rPr>
              <w:tab/>
              <w:t xml:space="preserve">(14.9) </w:t>
            </w:r>
          </w:p>
        </w:tc>
        <w:tc>
          <w:tcPr>
            <w:tcW w:w="810" w:type="dxa"/>
            <w:tcBorders>
              <w:top w:val="nil"/>
              <w:left w:val="nil"/>
              <w:bottom w:val="nil"/>
              <w:right w:val="nil"/>
            </w:tcBorders>
          </w:tcPr>
          <w:p ns2:paraId="41654D11" ns2:textId="77777777" w:rsidR="00EB5F48" w:rsidRDefault="00EB5F48" w:rsidP="0032692D">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664A51D3" ns2:textId="77777777" w:rsidR="00EB5F48" w:rsidRDefault="00EB5F48" w:rsidP="0032692D">
            <w:pPr>
              <w:tabs>
                <w:tab w:val="decimal" w:pos="246"/>
                <w:tab w:val="left" w:pos="326"/>
              </w:tabs>
              <w:spacing w:before="15" w:after="15"/>
              <w:rPr>
                <w:sz w:val="18"/>
                <w:szCs w:val="18"/>
              </w:rPr>
            </w:pPr>
            <w:r>
              <w:rPr>
                <w:sz w:val="18"/>
                <w:szCs w:val="18"/>
              </w:rPr>
              <w:tab/>
              <w:t xml:space="preserve">(20.0) </w:t>
            </w:r>
          </w:p>
        </w:tc>
        <w:tc>
          <w:tcPr>
            <w:tcW w:w="810" w:type="dxa"/>
            <w:tcBorders>
              <w:top w:val="nil"/>
              <w:left w:val="nil"/>
              <w:bottom w:val="nil"/>
              <w:right w:val="nil"/>
            </w:tcBorders>
          </w:tcPr>
          <w:p ns2:paraId="4C3204E3" ns2:textId="77777777" w:rsidR="00EB5F48" w:rsidRDefault="00EB5F48" w:rsidP="0032692D">
            <w:pPr>
              <w:tabs>
                <w:tab w:val="decimal" w:pos="372"/>
                <w:tab w:val="left" w:pos="452"/>
              </w:tabs>
              <w:spacing w:before="15" w:after="15"/>
              <w:rPr>
                <w:sz w:val="18"/>
                <w:szCs w:val="18"/>
              </w:rPr>
            </w:pPr>
            <w:r>
              <w:rPr>
                <w:sz w:val="18"/>
                <w:szCs w:val="18"/>
              </w:rPr>
              <w:tab/>
              <w:t xml:space="preserve">2 </w:t>
            </w:r>
          </w:p>
        </w:tc>
        <w:tc>
          <w:tcPr>
            <w:tcW w:w="810" w:type="dxa"/>
            <w:tcBorders>
              <w:top w:val="nil"/>
              <w:left w:val="nil"/>
              <w:bottom w:val="nil"/>
              <w:right w:val="single" w:sz="2" w:space="0" w:color="auto"/>
            </w:tcBorders>
          </w:tcPr>
          <w:p ns2:paraId="35F24E42" ns2:textId="77777777" w:rsidR="00EB5F48" w:rsidRDefault="00EB5F48" w:rsidP="0032692D">
            <w:pPr>
              <w:tabs>
                <w:tab w:val="decimal" w:pos="246"/>
                <w:tab w:val="left" w:pos="326"/>
              </w:tabs>
              <w:spacing w:before="15" w:after="15"/>
              <w:rPr>
                <w:sz w:val="18"/>
                <w:szCs w:val="18"/>
              </w:rPr>
            </w:pPr>
            <w:r>
              <w:rPr>
                <w:sz w:val="18"/>
                <w:szCs w:val="18"/>
              </w:rPr>
              <w:tab/>
              <w:t xml:space="preserve">(28.6) </w:t>
            </w:r>
          </w:p>
        </w:tc>
        <w:tc>
          <w:tcPr>
            <w:tcW w:w="810" w:type="dxa"/>
            <w:tcBorders>
              <w:top w:val="nil"/>
              <w:left w:val="nil"/>
              <w:bottom w:val="nil"/>
              <w:right w:val="nil"/>
            </w:tcBorders>
          </w:tcPr>
          <w:p ns2:paraId="2BB112FE" ns2:textId="77777777" w:rsidR="00EB5F48" w:rsidRDefault="00EB5F48" w:rsidP="0032692D">
            <w:pPr>
              <w:tabs>
                <w:tab w:val="decimal" w:pos="372"/>
                <w:tab w:val="left" w:pos="452"/>
              </w:tabs>
              <w:spacing w:before="15" w:after="15"/>
              <w:rPr>
                <w:sz w:val="18"/>
                <w:szCs w:val="18"/>
              </w:rPr>
            </w:pPr>
            <w:r>
              <w:rPr>
                <w:sz w:val="18"/>
                <w:szCs w:val="18"/>
              </w:rPr>
              <w:tab/>
              <w:t xml:space="preserve">97 </w:t>
            </w:r>
          </w:p>
        </w:tc>
        <w:tc>
          <w:tcPr>
            <w:tcW w:w="810" w:type="dxa"/>
            <w:tcBorders>
              <w:top w:val="nil"/>
              <w:left w:val="nil"/>
              <w:bottom w:val="nil"/>
            </w:tcBorders>
          </w:tcPr>
          <w:p ns2:paraId="43326C05" ns2:textId="77777777" w:rsidR="00EB5F48" w:rsidRDefault="00EB5F48" w:rsidP="0032692D">
            <w:pPr>
              <w:tabs>
                <w:tab w:val="decimal" w:pos="246"/>
                <w:tab w:val="left" w:pos="326"/>
              </w:tabs>
              <w:spacing w:before="15" w:after="15"/>
              <w:rPr>
                <w:sz w:val="18"/>
                <w:szCs w:val="18"/>
              </w:rPr>
            </w:pPr>
            <w:r>
              <w:rPr>
                <w:sz w:val="18"/>
                <w:szCs w:val="18"/>
              </w:rPr>
              <w:tab/>
              <w:t xml:space="preserve">(13.0) </w:t>
            </w:r>
          </w:p>
        </w:tc>
      </w:tr>
      <w:tr w:rsidR="00EB5F48" ns2:paraId="55A305E2" ns2:textId="77777777" w:rsidTr="00EB5F48">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05197475" ns2:textId="77777777" w:rsidR="00EB5F48" w:rsidRDefault="00EB5F48" w:rsidP="0032692D">
            <w:pPr>
              <w:spacing w:before="15" w:after="15"/>
              <w:ind w:left="160" w:right="1" w:hanging="160"/>
              <w:rPr>
                <w:sz w:val="18"/>
                <w:szCs w:val="18"/>
              </w:rPr>
            </w:pPr>
            <w:r>
              <w:rPr>
                <w:sz w:val="18"/>
                <w:szCs w:val="18"/>
              </w:rPr>
              <w:t xml:space="preserve">   Hyponatraemia </w:t>
            </w:r>
          </w:p>
        </w:tc>
        <w:tc>
          <w:tcPr>
            <w:tcW w:w="810" w:type="dxa"/>
            <w:tcBorders>
              <w:top w:val="nil"/>
              <w:left w:val="nil"/>
              <w:bottom w:val="nil"/>
              <w:right w:val="nil"/>
            </w:tcBorders>
          </w:tcPr>
          <w:p ns2:paraId="3C955245" ns2:textId="77777777" w:rsidR="00EB5F48" w:rsidRDefault="00EB5F48" w:rsidP="0032692D">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4781F7E5" ns2:textId="77777777" w:rsidR="00EB5F48" w:rsidRDefault="00EB5F48" w:rsidP="0032692D">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600FE32E" ns2:textId="77777777" w:rsidR="00EB5F48" w:rsidRDefault="00EB5F48" w:rsidP="0032692D">
            <w:pPr>
              <w:tabs>
                <w:tab w:val="decimal" w:pos="372"/>
                <w:tab w:val="left" w:pos="452"/>
              </w:tabs>
              <w:spacing w:before="15" w:after="15"/>
              <w:rPr>
                <w:sz w:val="18"/>
                <w:szCs w:val="18"/>
              </w:rPr>
            </w:pPr>
            <w:r>
              <w:rPr>
                <w:sz w:val="18"/>
                <w:szCs w:val="18"/>
              </w:rPr>
              <w:tab/>
              <w:t xml:space="preserve">29 </w:t>
            </w:r>
          </w:p>
        </w:tc>
        <w:tc>
          <w:tcPr>
            <w:tcW w:w="810" w:type="dxa"/>
            <w:tcBorders>
              <w:top w:val="nil"/>
              <w:left w:val="nil"/>
              <w:bottom w:val="nil"/>
              <w:right w:val="single" w:sz="2" w:space="0" w:color="auto"/>
            </w:tcBorders>
          </w:tcPr>
          <w:p ns2:paraId="5C8B577E" ns2:textId="77777777" w:rsidR="00EB5F48" w:rsidRDefault="00EB5F48" w:rsidP="0032692D">
            <w:pPr>
              <w:tabs>
                <w:tab w:val="decimal" w:pos="246"/>
                <w:tab w:val="left" w:pos="326"/>
              </w:tabs>
              <w:spacing w:before="15" w:after="15"/>
              <w:rPr>
                <w:sz w:val="18"/>
                <w:szCs w:val="18"/>
              </w:rPr>
            </w:pPr>
            <w:r>
              <w:rPr>
                <w:sz w:val="18"/>
                <w:szCs w:val="18"/>
              </w:rPr>
              <w:tab/>
              <w:t xml:space="preserve">(10.3) </w:t>
            </w:r>
          </w:p>
        </w:tc>
        <w:tc>
          <w:tcPr>
            <w:tcW w:w="810" w:type="dxa"/>
            <w:tcBorders>
              <w:top w:val="nil"/>
              <w:left w:val="nil"/>
              <w:bottom w:val="nil"/>
              <w:right w:val="nil"/>
            </w:tcBorders>
          </w:tcPr>
          <w:p ns2:paraId="68A8594F" ns2:textId="77777777" w:rsidR="00EB5F48" w:rsidRDefault="00EB5F48" w:rsidP="0032692D">
            <w:pPr>
              <w:tabs>
                <w:tab w:val="decimal" w:pos="372"/>
                <w:tab w:val="left" w:pos="452"/>
              </w:tabs>
              <w:spacing w:before="15" w:after="15"/>
              <w:rPr>
                <w:sz w:val="18"/>
                <w:szCs w:val="18"/>
              </w:rPr>
            </w:pPr>
            <w:r>
              <w:rPr>
                <w:sz w:val="18"/>
                <w:szCs w:val="18"/>
              </w:rPr>
              <w:tab/>
              <w:t xml:space="preserve">67 </w:t>
            </w:r>
          </w:p>
        </w:tc>
        <w:tc>
          <w:tcPr>
            <w:tcW w:w="810" w:type="dxa"/>
            <w:tcBorders>
              <w:top w:val="nil"/>
              <w:left w:val="nil"/>
              <w:bottom w:val="nil"/>
              <w:right w:val="single" w:sz="2" w:space="0" w:color="auto"/>
            </w:tcBorders>
          </w:tcPr>
          <w:p ns2:paraId="1D77120E" ns2:textId="77777777" w:rsidR="00EB5F48" w:rsidRDefault="00EB5F48" w:rsidP="0032692D">
            <w:pPr>
              <w:tabs>
                <w:tab w:val="decimal" w:pos="246"/>
                <w:tab w:val="left" w:pos="326"/>
              </w:tabs>
              <w:spacing w:before="15" w:after="15"/>
              <w:rPr>
                <w:sz w:val="18"/>
                <w:szCs w:val="18"/>
              </w:rPr>
            </w:pPr>
            <w:r>
              <w:rPr>
                <w:sz w:val="18"/>
                <w:szCs w:val="18"/>
              </w:rPr>
              <w:tab/>
              <w:t xml:space="preserve">(14.9) </w:t>
            </w:r>
          </w:p>
        </w:tc>
        <w:tc>
          <w:tcPr>
            <w:tcW w:w="810" w:type="dxa"/>
            <w:tcBorders>
              <w:top w:val="nil"/>
              <w:left w:val="nil"/>
              <w:bottom w:val="nil"/>
              <w:right w:val="nil"/>
            </w:tcBorders>
          </w:tcPr>
          <w:p ns2:paraId="7BFC5B34" ns2:textId="77777777" w:rsidR="00EB5F48" w:rsidRDefault="00EB5F48" w:rsidP="0032692D">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1B43DBF8" ns2:textId="77777777" w:rsidR="00EB5F48" w:rsidRDefault="00EB5F48" w:rsidP="0032692D">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155A7929" ns2:textId="77777777" w:rsidR="00EB5F48" w:rsidRDefault="00EB5F48" w:rsidP="0032692D">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4AE6D8FC" ns2:textId="77777777" w:rsidR="00EB5F48" w:rsidRDefault="00EB5F48" w:rsidP="0032692D">
            <w:pPr>
              <w:tabs>
                <w:tab w:val="decimal" w:pos="246"/>
                <w:tab w:val="left" w:pos="326"/>
              </w:tabs>
              <w:spacing w:before="15" w:after="15"/>
              <w:rPr>
                <w:sz w:val="18"/>
                <w:szCs w:val="18"/>
              </w:rPr>
            </w:pPr>
            <w:r>
              <w:rPr>
                <w:sz w:val="18"/>
                <w:szCs w:val="18"/>
              </w:rPr>
              <w:tab/>
              <w:t xml:space="preserve">(14.3) </w:t>
            </w:r>
          </w:p>
        </w:tc>
        <w:tc>
          <w:tcPr>
            <w:tcW w:w="810" w:type="dxa"/>
            <w:tcBorders>
              <w:top w:val="nil"/>
              <w:left w:val="nil"/>
              <w:bottom w:val="nil"/>
              <w:right w:val="nil"/>
            </w:tcBorders>
          </w:tcPr>
          <w:p ns2:paraId="151F1324" ns2:textId="77777777" w:rsidR="00EB5F48" w:rsidRDefault="00EB5F48" w:rsidP="0032692D">
            <w:pPr>
              <w:tabs>
                <w:tab w:val="decimal" w:pos="372"/>
                <w:tab w:val="left" w:pos="452"/>
              </w:tabs>
              <w:spacing w:before="15" w:after="15"/>
              <w:rPr>
                <w:sz w:val="18"/>
                <w:szCs w:val="18"/>
              </w:rPr>
            </w:pPr>
            <w:r>
              <w:rPr>
                <w:sz w:val="18"/>
                <w:szCs w:val="18"/>
              </w:rPr>
              <w:tab/>
              <w:t xml:space="preserve">97 </w:t>
            </w:r>
          </w:p>
        </w:tc>
        <w:tc>
          <w:tcPr>
            <w:tcW w:w="810" w:type="dxa"/>
            <w:tcBorders>
              <w:top w:val="nil"/>
              <w:left w:val="nil"/>
              <w:bottom w:val="nil"/>
            </w:tcBorders>
          </w:tcPr>
          <w:p ns2:paraId="642E0C84" ns2:textId="77777777" w:rsidR="00EB5F48" w:rsidRDefault="00EB5F48" w:rsidP="0032692D">
            <w:pPr>
              <w:tabs>
                <w:tab w:val="decimal" w:pos="246"/>
                <w:tab w:val="left" w:pos="326"/>
              </w:tabs>
              <w:spacing w:before="15" w:after="15"/>
              <w:rPr>
                <w:sz w:val="18"/>
                <w:szCs w:val="18"/>
              </w:rPr>
            </w:pPr>
            <w:r>
              <w:rPr>
                <w:sz w:val="18"/>
                <w:szCs w:val="18"/>
              </w:rPr>
              <w:tab/>
              <w:t xml:space="preserve">(13.0) </w:t>
            </w:r>
          </w:p>
        </w:tc>
      </w:tr>
      <w:tr w:rsidR="00EB5F48" ns2:paraId="4A1C56EF" ns2:textId="77777777" w:rsidTr="00EB5F48">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6A259873" ns2:textId="77777777" w:rsidR="00EB5F48" w:rsidRDefault="00EB5F48" w:rsidP="0032692D">
            <w:pPr>
              <w:spacing w:before="15" w:after="15"/>
              <w:ind w:left="160" w:right="1" w:hanging="160"/>
              <w:rPr>
                <w:sz w:val="18"/>
                <w:szCs w:val="18"/>
              </w:rPr>
            </w:pPr>
            <w:r>
              <w:rPr>
                <w:sz w:val="18"/>
                <w:szCs w:val="18"/>
              </w:rPr>
              <w:t xml:space="preserve">   Constipation </w:t>
            </w:r>
          </w:p>
        </w:tc>
        <w:tc>
          <w:tcPr>
            <w:tcW w:w="810" w:type="dxa"/>
            <w:tcBorders>
              <w:top w:val="nil"/>
              <w:left w:val="nil"/>
              <w:bottom w:val="nil"/>
              <w:right w:val="nil"/>
            </w:tcBorders>
          </w:tcPr>
          <w:p ns2:paraId="3F565C74" ns2:textId="77777777" w:rsidR="00EB5F48" w:rsidRDefault="00EB5F48" w:rsidP="0032692D">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6F259E76" ns2:textId="77777777" w:rsidR="00EB5F48" w:rsidRDefault="00EB5F48" w:rsidP="0032692D">
            <w:pPr>
              <w:tabs>
                <w:tab w:val="decimal" w:pos="246"/>
                <w:tab w:val="left" w:pos="326"/>
              </w:tabs>
              <w:spacing w:before="15" w:after="15"/>
              <w:rPr>
                <w:sz w:val="18"/>
                <w:szCs w:val="18"/>
              </w:rPr>
            </w:pPr>
            <w:r>
              <w:rPr>
                <w:sz w:val="18"/>
                <w:szCs w:val="18"/>
              </w:rPr>
              <w:tab/>
              <w:t xml:space="preserve">(25.0) </w:t>
            </w:r>
          </w:p>
        </w:tc>
        <w:tc>
          <w:tcPr>
            <w:tcW w:w="810" w:type="dxa"/>
            <w:tcBorders>
              <w:top w:val="nil"/>
              <w:left w:val="nil"/>
              <w:bottom w:val="nil"/>
              <w:right w:val="nil"/>
            </w:tcBorders>
          </w:tcPr>
          <w:p ns2:paraId="113D0A48" ns2:textId="77777777" w:rsidR="00EB5F48" w:rsidRDefault="00EB5F48" w:rsidP="0032692D">
            <w:pPr>
              <w:tabs>
                <w:tab w:val="decimal" w:pos="372"/>
                <w:tab w:val="left" w:pos="452"/>
              </w:tabs>
              <w:spacing w:before="15" w:after="15"/>
              <w:rPr>
                <w:sz w:val="18"/>
                <w:szCs w:val="18"/>
              </w:rPr>
            </w:pPr>
            <w:r>
              <w:rPr>
                <w:sz w:val="18"/>
                <w:szCs w:val="18"/>
              </w:rPr>
              <w:tab/>
              <w:t xml:space="preserve">29 </w:t>
            </w:r>
          </w:p>
        </w:tc>
        <w:tc>
          <w:tcPr>
            <w:tcW w:w="810" w:type="dxa"/>
            <w:tcBorders>
              <w:top w:val="nil"/>
              <w:left w:val="nil"/>
              <w:bottom w:val="nil"/>
              <w:right w:val="single" w:sz="2" w:space="0" w:color="auto"/>
            </w:tcBorders>
          </w:tcPr>
          <w:p ns2:paraId="6DC037E8" ns2:textId="77777777" w:rsidR="00EB5F48" w:rsidRDefault="00EB5F48" w:rsidP="0032692D">
            <w:pPr>
              <w:tabs>
                <w:tab w:val="decimal" w:pos="246"/>
                <w:tab w:val="left" w:pos="326"/>
              </w:tabs>
              <w:spacing w:before="15" w:after="15"/>
              <w:rPr>
                <w:sz w:val="18"/>
                <w:szCs w:val="18"/>
              </w:rPr>
            </w:pPr>
            <w:r>
              <w:rPr>
                <w:sz w:val="18"/>
                <w:szCs w:val="18"/>
              </w:rPr>
              <w:tab/>
              <w:t xml:space="preserve">(10.3) </w:t>
            </w:r>
          </w:p>
        </w:tc>
        <w:tc>
          <w:tcPr>
            <w:tcW w:w="810" w:type="dxa"/>
            <w:tcBorders>
              <w:top w:val="nil"/>
              <w:left w:val="nil"/>
              <w:bottom w:val="nil"/>
              <w:right w:val="nil"/>
            </w:tcBorders>
          </w:tcPr>
          <w:p ns2:paraId="022DB1A0" ns2:textId="77777777" w:rsidR="00EB5F48" w:rsidRDefault="00EB5F48" w:rsidP="0032692D">
            <w:pPr>
              <w:tabs>
                <w:tab w:val="decimal" w:pos="372"/>
                <w:tab w:val="left" w:pos="452"/>
              </w:tabs>
              <w:spacing w:before="15" w:after="15"/>
              <w:rPr>
                <w:sz w:val="18"/>
                <w:szCs w:val="18"/>
              </w:rPr>
            </w:pPr>
            <w:r>
              <w:rPr>
                <w:sz w:val="18"/>
                <w:szCs w:val="18"/>
              </w:rPr>
              <w:tab/>
              <w:t xml:space="preserve">58 </w:t>
            </w:r>
          </w:p>
        </w:tc>
        <w:tc>
          <w:tcPr>
            <w:tcW w:w="810" w:type="dxa"/>
            <w:tcBorders>
              <w:top w:val="nil"/>
              <w:left w:val="nil"/>
              <w:bottom w:val="nil"/>
              <w:right w:val="single" w:sz="2" w:space="0" w:color="auto"/>
            </w:tcBorders>
          </w:tcPr>
          <w:p ns2:paraId="2E0401CC" ns2:textId="77777777" w:rsidR="00EB5F48" w:rsidRDefault="00EB5F48" w:rsidP="0032692D">
            <w:pPr>
              <w:tabs>
                <w:tab w:val="decimal" w:pos="246"/>
                <w:tab w:val="left" w:pos="326"/>
              </w:tabs>
              <w:spacing w:before="15" w:after="15"/>
              <w:rPr>
                <w:sz w:val="18"/>
                <w:szCs w:val="18"/>
              </w:rPr>
            </w:pPr>
            <w:r>
              <w:rPr>
                <w:sz w:val="18"/>
                <w:szCs w:val="18"/>
              </w:rPr>
              <w:tab/>
              <w:t xml:space="preserve">(12.9) </w:t>
            </w:r>
          </w:p>
        </w:tc>
        <w:tc>
          <w:tcPr>
            <w:tcW w:w="810" w:type="dxa"/>
            <w:tcBorders>
              <w:top w:val="nil"/>
              <w:left w:val="nil"/>
              <w:bottom w:val="nil"/>
              <w:right w:val="nil"/>
            </w:tcBorders>
          </w:tcPr>
          <w:p ns2:paraId="6AC5AB34" ns2:textId="77777777" w:rsidR="00EB5F48" w:rsidRDefault="00EB5F48" w:rsidP="0032692D">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3C45CE4C" ns2:textId="77777777" w:rsidR="00EB5F48" w:rsidRDefault="00EB5F48" w:rsidP="0032692D">
            <w:pPr>
              <w:tabs>
                <w:tab w:val="decimal" w:pos="246"/>
                <w:tab w:val="left" w:pos="326"/>
              </w:tabs>
              <w:spacing w:before="15" w:after="15"/>
              <w:rPr>
                <w:sz w:val="18"/>
                <w:szCs w:val="18"/>
              </w:rPr>
            </w:pPr>
            <w:r>
              <w:rPr>
                <w:sz w:val="18"/>
                <w:szCs w:val="18"/>
              </w:rPr>
              <w:tab/>
              <w:t xml:space="preserve">(20.0) </w:t>
            </w:r>
          </w:p>
        </w:tc>
        <w:tc>
          <w:tcPr>
            <w:tcW w:w="810" w:type="dxa"/>
            <w:tcBorders>
              <w:top w:val="nil"/>
              <w:left w:val="nil"/>
              <w:bottom w:val="nil"/>
              <w:right w:val="nil"/>
            </w:tcBorders>
          </w:tcPr>
          <w:p ns2:paraId="5D07FC5E" ns2:textId="77777777" w:rsidR="00EB5F48" w:rsidRDefault="00EB5F48" w:rsidP="0032692D">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16699C49" ns2:textId="77777777" w:rsidR="00EB5F48" w:rsidRDefault="00EB5F48" w:rsidP="0032692D">
            <w:pPr>
              <w:tabs>
                <w:tab w:val="decimal" w:pos="246"/>
                <w:tab w:val="left" w:pos="326"/>
              </w:tabs>
              <w:spacing w:before="15" w:after="15"/>
              <w:rPr>
                <w:sz w:val="18"/>
                <w:szCs w:val="18"/>
              </w:rPr>
            </w:pPr>
            <w:r>
              <w:rPr>
                <w:sz w:val="18"/>
                <w:szCs w:val="18"/>
              </w:rPr>
              <w:tab/>
              <w:t xml:space="preserve">(14.3) </w:t>
            </w:r>
          </w:p>
        </w:tc>
        <w:tc>
          <w:tcPr>
            <w:tcW w:w="810" w:type="dxa"/>
            <w:tcBorders>
              <w:top w:val="nil"/>
              <w:left w:val="nil"/>
              <w:bottom w:val="nil"/>
              <w:right w:val="nil"/>
            </w:tcBorders>
          </w:tcPr>
          <w:p ns2:paraId="6C9D52D7" ns2:textId="77777777" w:rsidR="00EB5F48" w:rsidRDefault="00EB5F48" w:rsidP="0032692D">
            <w:pPr>
              <w:tabs>
                <w:tab w:val="decimal" w:pos="372"/>
                <w:tab w:val="left" w:pos="452"/>
              </w:tabs>
              <w:spacing w:before="15" w:after="15"/>
              <w:rPr>
                <w:sz w:val="18"/>
                <w:szCs w:val="18"/>
              </w:rPr>
            </w:pPr>
            <w:r>
              <w:rPr>
                <w:sz w:val="18"/>
                <w:szCs w:val="18"/>
              </w:rPr>
              <w:tab/>
              <w:t xml:space="preserve">90 </w:t>
            </w:r>
          </w:p>
        </w:tc>
        <w:tc>
          <w:tcPr>
            <w:tcW w:w="810" w:type="dxa"/>
            <w:tcBorders>
              <w:top w:val="nil"/>
              <w:left w:val="nil"/>
              <w:bottom w:val="nil"/>
            </w:tcBorders>
          </w:tcPr>
          <w:p ns2:paraId="6A7FF664" ns2:textId="77777777" w:rsidR="00EB5F48" w:rsidRDefault="00EB5F48" w:rsidP="0032692D">
            <w:pPr>
              <w:tabs>
                <w:tab w:val="decimal" w:pos="246"/>
                <w:tab w:val="left" w:pos="326"/>
              </w:tabs>
              <w:spacing w:before="15" w:after="15"/>
              <w:rPr>
                <w:sz w:val="18"/>
                <w:szCs w:val="18"/>
              </w:rPr>
            </w:pPr>
            <w:r>
              <w:rPr>
                <w:sz w:val="18"/>
                <w:szCs w:val="18"/>
              </w:rPr>
              <w:tab/>
              <w:t xml:space="preserve">(12.1) </w:t>
            </w:r>
          </w:p>
        </w:tc>
      </w:tr>
      <w:tr w:rsidR="00EB5F48" ns2:paraId="3C282083" ns2:textId="77777777" w:rsidTr="00EB5F48">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3C3FEB49" ns2:textId="77777777" w:rsidR="00EB5F48" w:rsidRDefault="00EB5F48" w:rsidP="0032692D">
            <w:pPr>
              <w:spacing w:before="15" w:after="15"/>
              <w:ind w:left="160" w:right="1" w:hanging="160"/>
              <w:rPr>
                <w:sz w:val="18"/>
                <w:szCs w:val="18"/>
              </w:rPr>
            </w:pPr>
            <w:r>
              <w:rPr>
                <w:sz w:val="18"/>
                <w:szCs w:val="18"/>
              </w:rPr>
              <w:t xml:space="preserve">   Blood lactate dehydrogenase increased </w:t>
            </w:r>
          </w:p>
        </w:tc>
        <w:tc>
          <w:tcPr>
            <w:tcW w:w="810" w:type="dxa"/>
            <w:tcBorders>
              <w:top w:val="nil"/>
              <w:left w:val="nil"/>
              <w:bottom w:val="nil"/>
              <w:right w:val="nil"/>
            </w:tcBorders>
          </w:tcPr>
          <w:p ns2:paraId="7B322EE6" ns2:textId="77777777" w:rsidR="00EB5F48" w:rsidRDefault="00EB5F48" w:rsidP="0032692D">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4F3E3686" ns2:textId="77777777" w:rsidR="00EB5F48" w:rsidRDefault="00EB5F48" w:rsidP="0032692D">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20BE8E05" ns2:textId="77777777" w:rsidR="00EB5F48" w:rsidRDefault="00EB5F48" w:rsidP="0032692D">
            <w:pPr>
              <w:tabs>
                <w:tab w:val="decimal" w:pos="372"/>
                <w:tab w:val="left" w:pos="452"/>
              </w:tabs>
              <w:spacing w:before="15" w:after="15"/>
              <w:rPr>
                <w:sz w:val="18"/>
                <w:szCs w:val="18"/>
              </w:rPr>
            </w:pPr>
            <w:r>
              <w:rPr>
                <w:sz w:val="18"/>
                <w:szCs w:val="18"/>
              </w:rPr>
              <w:tab/>
              <w:t xml:space="preserve">28 </w:t>
            </w:r>
          </w:p>
        </w:tc>
        <w:tc>
          <w:tcPr>
            <w:tcW w:w="810" w:type="dxa"/>
            <w:tcBorders>
              <w:top w:val="nil"/>
              <w:left w:val="nil"/>
              <w:bottom w:val="nil"/>
              <w:right w:val="single" w:sz="2" w:space="0" w:color="auto"/>
            </w:tcBorders>
          </w:tcPr>
          <w:p ns2:paraId="495B1967" ns2:textId="77777777" w:rsidR="00EB5F48" w:rsidRDefault="00EB5F48" w:rsidP="0032692D">
            <w:pPr>
              <w:tabs>
                <w:tab w:val="decimal" w:pos="246"/>
                <w:tab w:val="left" w:pos="326"/>
              </w:tabs>
              <w:spacing w:before="15" w:after="15"/>
              <w:rPr>
                <w:sz w:val="18"/>
                <w:szCs w:val="18"/>
              </w:rPr>
            </w:pPr>
            <w:r>
              <w:rPr>
                <w:sz w:val="18"/>
                <w:szCs w:val="18"/>
              </w:rPr>
              <w:tab/>
              <w:t xml:space="preserve">(10.0) </w:t>
            </w:r>
          </w:p>
        </w:tc>
        <w:tc>
          <w:tcPr>
            <w:tcW w:w="810" w:type="dxa"/>
            <w:tcBorders>
              <w:top w:val="nil"/>
              <w:left w:val="nil"/>
              <w:bottom w:val="nil"/>
              <w:right w:val="nil"/>
            </w:tcBorders>
          </w:tcPr>
          <w:p ns2:paraId="46EA581D" ns2:textId="77777777" w:rsidR="00EB5F48" w:rsidRDefault="00EB5F48" w:rsidP="0032692D">
            <w:pPr>
              <w:tabs>
                <w:tab w:val="decimal" w:pos="372"/>
                <w:tab w:val="left" w:pos="452"/>
              </w:tabs>
              <w:spacing w:before="15" w:after="15"/>
              <w:rPr>
                <w:sz w:val="18"/>
                <w:szCs w:val="18"/>
              </w:rPr>
            </w:pPr>
            <w:r>
              <w:rPr>
                <w:sz w:val="18"/>
                <w:szCs w:val="18"/>
              </w:rPr>
              <w:tab/>
              <w:t xml:space="preserve">52 </w:t>
            </w:r>
          </w:p>
        </w:tc>
        <w:tc>
          <w:tcPr>
            <w:tcW w:w="810" w:type="dxa"/>
            <w:tcBorders>
              <w:top w:val="nil"/>
              <w:left w:val="nil"/>
              <w:bottom w:val="nil"/>
              <w:right w:val="single" w:sz="2" w:space="0" w:color="auto"/>
            </w:tcBorders>
          </w:tcPr>
          <w:p ns2:paraId="27432641" ns2:textId="77777777" w:rsidR="00EB5F48" w:rsidRDefault="00EB5F48" w:rsidP="0032692D">
            <w:pPr>
              <w:tabs>
                <w:tab w:val="decimal" w:pos="246"/>
                <w:tab w:val="left" w:pos="326"/>
              </w:tabs>
              <w:spacing w:before="15" w:after="15"/>
              <w:rPr>
                <w:sz w:val="18"/>
                <w:szCs w:val="18"/>
              </w:rPr>
            </w:pPr>
            <w:r>
              <w:rPr>
                <w:sz w:val="18"/>
                <w:szCs w:val="18"/>
              </w:rPr>
              <w:tab/>
              <w:t xml:space="preserve">(11.6) </w:t>
            </w:r>
          </w:p>
        </w:tc>
        <w:tc>
          <w:tcPr>
            <w:tcW w:w="810" w:type="dxa"/>
            <w:tcBorders>
              <w:top w:val="nil"/>
              <w:left w:val="nil"/>
              <w:bottom w:val="nil"/>
              <w:right w:val="nil"/>
            </w:tcBorders>
          </w:tcPr>
          <w:p ns2:paraId="561F5DA9" ns2:textId="77777777" w:rsidR="00EB5F48" w:rsidRDefault="00EB5F48" w:rsidP="0032692D">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0C58F244" ns2:textId="77777777" w:rsidR="00EB5F48" w:rsidRDefault="00EB5F48" w:rsidP="0032692D">
            <w:pPr>
              <w:tabs>
                <w:tab w:val="decimal" w:pos="246"/>
                <w:tab w:val="left" w:pos="326"/>
              </w:tabs>
              <w:spacing w:before="15" w:after="15"/>
              <w:rPr>
                <w:sz w:val="18"/>
                <w:szCs w:val="18"/>
              </w:rPr>
            </w:pPr>
            <w:r>
              <w:rPr>
                <w:sz w:val="18"/>
                <w:szCs w:val="18"/>
              </w:rPr>
              <w:tab/>
              <w:t xml:space="preserve">(20.0) </w:t>
            </w:r>
          </w:p>
        </w:tc>
        <w:tc>
          <w:tcPr>
            <w:tcW w:w="810" w:type="dxa"/>
            <w:tcBorders>
              <w:top w:val="nil"/>
              <w:left w:val="nil"/>
              <w:bottom w:val="nil"/>
              <w:right w:val="nil"/>
            </w:tcBorders>
          </w:tcPr>
          <w:p ns2:paraId="4B52D453" ns2:textId="77777777" w:rsidR="00EB5F48" w:rsidRDefault="00EB5F48" w:rsidP="0032692D">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43A841C7" ns2:textId="77777777" w:rsidR="00EB5F48" w:rsidRDefault="00EB5F48" w:rsidP="0032692D">
            <w:pPr>
              <w:tabs>
                <w:tab w:val="decimal" w:pos="246"/>
                <w:tab w:val="left" w:pos="326"/>
              </w:tabs>
              <w:spacing w:before="15" w:after="15"/>
              <w:rPr>
                <w:sz w:val="18"/>
                <w:szCs w:val="18"/>
              </w:rPr>
            </w:pPr>
            <w:r>
              <w:rPr>
                <w:sz w:val="18"/>
                <w:szCs w:val="18"/>
              </w:rPr>
              <w:tab/>
              <w:t xml:space="preserve">(14.3) </w:t>
            </w:r>
          </w:p>
        </w:tc>
        <w:tc>
          <w:tcPr>
            <w:tcW w:w="810" w:type="dxa"/>
            <w:tcBorders>
              <w:top w:val="nil"/>
              <w:left w:val="nil"/>
              <w:bottom w:val="nil"/>
              <w:right w:val="nil"/>
            </w:tcBorders>
          </w:tcPr>
          <w:p ns2:paraId="28F05007" ns2:textId="77777777" w:rsidR="00EB5F48" w:rsidRDefault="00EB5F48" w:rsidP="0032692D">
            <w:pPr>
              <w:tabs>
                <w:tab w:val="decimal" w:pos="372"/>
                <w:tab w:val="left" w:pos="452"/>
              </w:tabs>
              <w:spacing w:before="15" w:after="15"/>
              <w:rPr>
                <w:sz w:val="18"/>
                <w:szCs w:val="18"/>
              </w:rPr>
            </w:pPr>
            <w:r>
              <w:rPr>
                <w:sz w:val="18"/>
                <w:szCs w:val="18"/>
              </w:rPr>
              <w:tab/>
              <w:t xml:space="preserve">82 </w:t>
            </w:r>
          </w:p>
        </w:tc>
        <w:tc>
          <w:tcPr>
            <w:tcW w:w="810" w:type="dxa"/>
            <w:tcBorders>
              <w:top w:val="nil"/>
              <w:left w:val="nil"/>
              <w:bottom w:val="nil"/>
            </w:tcBorders>
          </w:tcPr>
          <w:p ns2:paraId="263AE321" ns2:textId="77777777" w:rsidR="00EB5F48" w:rsidRDefault="00EB5F48" w:rsidP="0032692D">
            <w:pPr>
              <w:tabs>
                <w:tab w:val="decimal" w:pos="246"/>
                <w:tab w:val="left" w:pos="326"/>
              </w:tabs>
              <w:spacing w:before="15" w:after="15"/>
              <w:rPr>
                <w:sz w:val="18"/>
                <w:szCs w:val="18"/>
              </w:rPr>
            </w:pPr>
            <w:r>
              <w:rPr>
                <w:sz w:val="18"/>
                <w:szCs w:val="18"/>
              </w:rPr>
              <w:tab/>
              <w:t xml:space="preserve">(11.0) </w:t>
            </w:r>
          </w:p>
        </w:tc>
      </w:tr>
      <w:tr w:rsidR="00EB5F48" ns2:paraId="25E84674" ns2:textId="77777777" w:rsidTr="00441CAF">
        <w:tblPrEx>
          <w:tblBorders>
            <w:top w:val="single" w:sz="6" w:space="0" w:color="auto"/>
            <w:bottom w:val="single" w:sz="6" w:space="0" w:color="auto"/>
          </w:tblBorders>
        </w:tblPrEx>
        <w:trPr>
          <w:jc w:val="center"/>
        </w:trPr>
        <w:tc>
          <w:tcPr>
            <w:tcW w:w="3240" w:type="dxa"/>
            <w:tcBorders>
              <w:top w:val="nil"/>
              <w:bottom w:val="single" w:sz="4" w:space="0" w:color="auto"/>
              <w:right w:val="single" w:sz="2" w:space="0" w:color="auto"/>
            </w:tcBorders>
          </w:tcPr>
          <w:p ns2:paraId="6A740BEB" ns2:textId="77777777" w:rsidR="00EB5F48" w:rsidRDefault="00EB5F48" w:rsidP="0032692D">
            <w:pPr>
              <w:spacing w:before="15" w:after="15"/>
              <w:ind w:left="160" w:right="1" w:hanging="160"/>
              <w:rPr>
                <w:sz w:val="18"/>
                <w:szCs w:val="18"/>
              </w:rPr>
            </w:pPr>
            <w:r>
              <w:rPr>
                <w:sz w:val="18"/>
                <w:szCs w:val="18"/>
              </w:rPr>
              <w:t xml:space="preserve">   Pyrexia </w:t>
            </w:r>
          </w:p>
        </w:tc>
        <w:tc>
          <w:tcPr>
            <w:tcW w:w="810" w:type="dxa"/>
            <w:tcBorders>
              <w:top w:val="nil"/>
              <w:left w:val="nil"/>
              <w:bottom w:val="single" w:sz="4" w:space="0" w:color="auto"/>
              <w:right w:val="nil"/>
            </w:tcBorders>
          </w:tcPr>
          <w:p ns2:paraId="00FA1768" ns2:textId="77777777" w:rsidR="00EB5F48" w:rsidRDefault="00EB5F48" w:rsidP="0032692D">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single" w:sz="4" w:space="0" w:color="auto"/>
              <w:right w:val="single" w:sz="2" w:space="0" w:color="auto"/>
            </w:tcBorders>
          </w:tcPr>
          <w:p ns2:paraId="1560ACE0" ns2:textId="77777777" w:rsidR="00EB5F48" w:rsidRDefault="00EB5F48" w:rsidP="0032692D">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single" w:sz="4" w:space="0" w:color="auto"/>
              <w:right w:val="nil"/>
            </w:tcBorders>
          </w:tcPr>
          <w:p ns2:paraId="38D4DAC7" ns2:textId="77777777" w:rsidR="00EB5F48" w:rsidRDefault="00EB5F48" w:rsidP="0032692D">
            <w:pPr>
              <w:tabs>
                <w:tab w:val="decimal" w:pos="372"/>
                <w:tab w:val="left" w:pos="452"/>
              </w:tabs>
              <w:spacing w:before="15" w:after="15"/>
              <w:rPr>
                <w:sz w:val="18"/>
                <w:szCs w:val="18"/>
              </w:rPr>
            </w:pPr>
            <w:r>
              <w:rPr>
                <w:sz w:val="18"/>
                <w:szCs w:val="18"/>
              </w:rPr>
              <w:tab/>
              <w:t xml:space="preserve">20 </w:t>
            </w:r>
          </w:p>
        </w:tc>
        <w:tc>
          <w:tcPr>
            <w:tcW w:w="810" w:type="dxa"/>
            <w:tcBorders>
              <w:top w:val="nil"/>
              <w:left w:val="nil"/>
              <w:bottom w:val="single" w:sz="4" w:space="0" w:color="auto"/>
              <w:right w:val="single" w:sz="2" w:space="0" w:color="auto"/>
            </w:tcBorders>
          </w:tcPr>
          <w:p ns2:paraId="58D9DB9F" ns2:textId="77777777" w:rsidR="00EB5F48" w:rsidRDefault="00EB5F48" w:rsidP="0032692D">
            <w:pPr>
              <w:tabs>
                <w:tab w:val="decimal" w:pos="246"/>
                <w:tab w:val="left" w:pos="326"/>
              </w:tabs>
              <w:spacing w:before="15" w:after="15"/>
              <w:rPr>
                <w:sz w:val="18"/>
                <w:szCs w:val="18"/>
              </w:rPr>
            </w:pPr>
            <w:r>
              <w:rPr>
                <w:sz w:val="18"/>
                <w:szCs w:val="18"/>
              </w:rPr>
              <w:tab/>
              <w:t xml:space="preserve">(7.1) </w:t>
            </w:r>
          </w:p>
        </w:tc>
        <w:tc>
          <w:tcPr>
            <w:tcW w:w="810" w:type="dxa"/>
            <w:tcBorders>
              <w:top w:val="nil"/>
              <w:left w:val="nil"/>
              <w:bottom w:val="single" w:sz="4" w:space="0" w:color="auto"/>
              <w:right w:val="nil"/>
            </w:tcBorders>
          </w:tcPr>
          <w:p ns2:paraId="38CB4452" ns2:textId="77777777" w:rsidR="00EB5F48" w:rsidRDefault="00EB5F48" w:rsidP="0032692D">
            <w:pPr>
              <w:tabs>
                <w:tab w:val="decimal" w:pos="372"/>
                <w:tab w:val="left" w:pos="452"/>
              </w:tabs>
              <w:spacing w:before="15" w:after="15"/>
              <w:rPr>
                <w:sz w:val="18"/>
                <w:szCs w:val="18"/>
              </w:rPr>
            </w:pPr>
            <w:r>
              <w:rPr>
                <w:sz w:val="18"/>
                <w:szCs w:val="18"/>
              </w:rPr>
              <w:tab/>
              <w:t xml:space="preserve">58 </w:t>
            </w:r>
          </w:p>
        </w:tc>
        <w:tc>
          <w:tcPr>
            <w:tcW w:w="810" w:type="dxa"/>
            <w:tcBorders>
              <w:top w:val="nil"/>
              <w:left w:val="nil"/>
              <w:bottom w:val="single" w:sz="4" w:space="0" w:color="auto"/>
              <w:right w:val="single" w:sz="2" w:space="0" w:color="auto"/>
            </w:tcBorders>
          </w:tcPr>
          <w:p ns2:paraId="6908C44B" ns2:textId="77777777" w:rsidR="00EB5F48" w:rsidRDefault="00EB5F48" w:rsidP="0032692D">
            <w:pPr>
              <w:tabs>
                <w:tab w:val="decimal" w:pos="246"/>
                <w:tab w:val="left" w:pos="326"/>
              </w:tabs>
              <w:spacing w:before="15" w:after="15"/>
              <w:rPr>
                <w:sz w:val="18"/>
                <w:szCs w:val="18"/>
              </w:rPr>
            </w:pPr>
            <w:r>
              <w:rPr>
                <w:sz w:val="18"/>
                <w:szCs w:val="18"/>
              </w:rPr>
              <w:tab/>
              <w:t xml:space="preserve">(12.9) </w:t>
            </w:r>
          </w:p>
        </w:tc>
        <w:tc>
          <w:tcPr>
            <w:tcW w:w="810" w:type="dxa"/>
            <w:tcBorders>
              <w:top w:val="nil"/>
              <w:left w:val="nil"/>
              <w:bottom w:val="single" w:sz="4" w:space="0" w:color="auto"/>
              <w:right w:val="nil"/>
            </w:tcBorders>
          </w:tcPr>
          <w:p ns2:paraId="105F6E88" ns2:textId="77777777" w:rsidR="00EB5F48" w:rsidRDefault="00EB5F48" w:rsidP="0032692D">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single" w:sz="4" w:space="0" w:color="auto"/>
              <w:right w:val="single" w:sz="2" w:space="0" w:color="auto"/>
            </w:tcBorders>
          </w:tcPr>
          <w:p ns2:paraId="381FFF7E" ns2:textId="77777777" w:rsidR="00EB5F48" w:rsidRDefault="00EB5F48" w:rsidP="0032692D">
            <w:pPr>
              <w:tabs>
                <w:tab w:val="decimal" w:pos="246"/>
                <w:tab w:val="left" w:pos="326"/>
              </w:tabs>
              <w:spacing w:before="15" w:after="15"/>
              <w:rPr>
                <w:sz w:val="18"/>
                <w:szCs w:val="18"/>
              </w:rPr>
            </w:pPr>
            <w:r>
              <w:rPr>
                <w:sz w:val="18"/>
                <w:szCs w:val="18"/>
              </w:rPr>
              <w:tab/>
              <w:t xml:space="preserve">(20.0) </w:t>
            </w:r>
          </w:p>
        </w:tc>
        <w:tc>
          <w:tcPr>
            <w:tcW w:w="810" w:type="dxa"/>
            <w:tcBorders>
              <w:top w:val="nil"/>
              <w:left w:val="nil"/>
              <w:bottom w:val="single" w:sz="4" w:space="0" w:color="auto"/>
              <w:right w:val="nil"/>
            </w:tcBorders>
          </w:tcPr>
          <w:p ns2:paraId="3E99656E" ns2:textId="77777777" w:rsidR="00EB5F48" w:rsidRDefault="00EB5F48" w:rsidP="0032692D">
            <w:pPr>
              <w:tabs>
                <w:tab w:val="decimal" w:pos="372"/>
                <w:tab w:val="left" w:pos="452"/>
              </w:tabs>
              <w:spacing w:before="15" w:after="15"/>
              <w:rPr>
                <w:sz w:val="18"/>
                <w:szCs w:val="18"/>
              </w:rPr>
            </w:pPr>
            <w:r>
              <w:rPr>
                <w:sz w:val="18"/>
                <w:szCs w:val="18"/>
              </w:rPr>
              <w:tab/>
              <w:t xml:space="preserve">3 </w:t>
            </w:r>
          </w:p>
        </w:tc>
        <w:tc>
          <w:tcPr>
            <w:tcW w:w="810" w:type="dxa"/>
            <w:tcBorders>
              <w:top w:val="nil"/>
              <w:left w:val="nil"/>
              <w:bottom w:val="single" w:sz="4" w:space="0" w:color="auto"/>
              <w:right w:val="single" w:sz="2" w:space="0" w:color="auto"/>
            </w:tcBorders>
          </w:tcPr>
          <w:p ns2:paraId="1DD512F1" ns2:textId="77777777" w:rsidR="00EB5F48" w:rsidRDefault="00EB5F48" w:rsidP="0032692D">
            <w:pPr>
              <w:tabs>
                <w:tab w:val="decimal" w:pos="246"/>
                <w:tab w:val="left" w:pos="326"/>
              </w:tabs>
              <w:spacing w:before="15" w:after="15"/>
              <w:rPr>
                <w:sz w:val="18"/>
                <w:szCs w:val="18"/>
              </w:rPr>
            </w:pPr>
            <w:r>
              <w:rPr>
                <w:sz w:val="18"/>
                <w:szCs w:val="18"/>
              </w:rPr>
              <w:tab/>
              <w:t xml:space="preserve">(42.9) </w:t>
            </w:r>
          </w:p>
        </w:tc>
        <w:tc>
          <w:tcPr>
            <w:tcW w:w="810" w:type="dxa"/>
            <w:tcBorders>
              <w:top w:val="nil"/>
              <w:left w:val="nil"/>
              <w:bottom w:val="single" w:sz="4" w:space="0" w:color="auto"/>
              <w:right w:val="nil"/>
            </w:tcBorders>
          </w:tcPr>
          <w:p ns2:paraId="12446332" ns2:textId="77777777" w:rsidR="00EB5F48" w:rsidRDefault="00EB5F48" w:rsidP="0032692D">
            <w:pPr>
              <w:tabs>
                <w:tab w:val="decimal" w:pos="372"/>
                <w:tab w:val="left" w:pos="452"/>
              </w:tabs>
              <w:spacing w:before="15" w:after="15"/>
              <w:rPr>
                <w:sz w:val="18"/>
                <w:szCs w:val="18"/>
              </w:rPr>
            </w:pPr>
            <w:r>
              <w:rPr>
                <w:sz w:val="18"/>
                <w:szCs w:val="18"/>
              </w:rPr>
              <w:tab/>
              <w:t xml:space="preserve">82 </w:t>
            </w:r>
          </w:p>
        </w:tc>
        <w:tc>
          <w:tcPr>
            <w:tcW w:w="810" w:type="dxa"/>
            <w:tcBorders>
              <w:top w:val="nil"/>
              <w:left w:val="nil"/>
              <w:bottom w:val="single" w:sz="4" w:space="0" w:color="auto"/>
            </w:tcBorders>
          </w:tcPr>
          <w:p ns2:paraId="649E3F1E" ns2:textId="77777777" w:rsidR="00EB5F48" w:rsidRDefault="00EB5F48" w:rsidP="0032692D">
            <w:pPr>
              <w:tabs>
                <w:tab w:val="decimal" w:pos="246"/>
                <w:tab w:val="left" w:pos="326"/>
              </w:tabs>
              <w:spacing w:before="15" w:after="15"/>
              <w:rPr>
                <w:sz w:val="18"/>
                <w:szCs w:val="18"/>
              </w:rPr>
            </w:pPr>
            <w:r>
              <w:rPr>
                <w:sz w:val="18"/>
                <w:szCs w:val="18"/>
              </w:rPr>
              <w:tab/>
              <w:t xml:space="preserve">(11.0) </w:t>
            </w:r>
          </w:p>
        </w:tc>
      </w:tr>
      <w:tr w:rsidR="00EB5F48" ns2:paraId="0EC02F47" ns2:textId="77777777" w:rsidTr="00441CAF">
        <w:tblPrEx>
          <w:tblBorders>
            <w:top w:val="single" w:sz="6" w:space="0" w:color="auto"/>
            <w:bottom w:val="single" w:sz="6" w:space="0" w:color="auto"/>
          </w:tblBorders>
        </w:tblPrEx>
        <w:trPr>
          <w:jc w:val="center"/>
        </w:trPr>
        <w:tc>
          <w:tcPr>
            <w:tcW w:w="12960" w:type="dxa"/>
            <w:gridSpan w:val="13"/>
            <w:tcBorders>
              <w:top w:val="single" w:sz="4" w:space="0" w:color="auto"/>
              <w:bottom w:val="double" w:sz="4" w:space="0" w:color="auto"/>
            </w:tcBorders>
          </w:tcPr>
          <w:p ns2:paraId="0F8D83E3" ns2:textId="77777777" w:rsidR="00EB5F48" w:rsidRDefault="00EB5F48" w:rsidP="00EB5F48">
            <w:pPr>
              <w:spacing w:before="30" w:after="30"/>
              <w:ind w:left="160" w:right="1" w:hanging="160"/>
              <w:rPr>
                <w:sz w:val="18"/>
                <w:szCs w:val="18"/>
              </w:rPr>
            </w:pPr>
            <w:r>
              <w:rPr>
                <w:sz w:val="18"/>
                <w:szCs w:val="18"/>
              </w:rPr>
              <w:t>Every participant is counted a single time for each applicable row and column.</w:t>
            </w:r>
          </w:p>
          <w:p ns2:paraId="43094713" ns2:textId="0FC7FE0E" w:rsidR="00EB5F48" w:rsidRDefault="00EB5F48" w:rsidP="00EB5F48">
            <w:pPr>
              <w:spacing w:before="30" w:after="30"/>
              <w:ind w:left="160" w:right="1" w:hanging="160"/>
              <w:rPr>
                <w:sz w:val="18"/>
                <w:szCs w:val="18"/>
              </w:rPr>
            </w:pPr>
            <w:r>
              <w:rPr>
                <w:sz w:val="18"/>
                <w:szCs w:val="18"/>
              </w:rPr>
              <w:t xml:space="preserve"> A specific adverse event appears on this report only if its incidence in one or more of the columns meets the incidence criterion in the report title, after rounding. </w:t>
            </w:r>
            <w:bookmarkStart w:id="460" w:name="_Hlk179707492"/>
            <w:r w:rsidRPr="00EA5C1A">
              <w:rPr>
                <w:sz w:val="18"/>
                <w:szCs w:val="18"/>
                <ns2:ligatures ns2:val="standardContextual"/>
              </w:rPr>
              <w:t>Table is truncated at the row where total column incidence ≥10%</w:t>
            </w:r>
            <w:bookmarkEnd w:id="460"/>
          </w:p>
          <w:p ns2:paraId="55F872CD" ns2:textId="77777777" w:rsidR="00EB5F48" w:rsidRDefault="00EB5F48" w:rsidP="00EB5F48">
            <w:pPr>
              <w:spacing w:before="30" w:after="30"/>
              <w:ind w:left="160" w:right="1" w:hanging="160"/>
              <w:rPr>
                <w:sz w:val="18"/>
                <w:szCs w:val="18"/>
              </w:rPr>
            </w:pPr>
            <w:r>
              <w:rPr>
                <w:sz w:val="18"/>
                <w:szCs w:val="18"/>
              </w:rPr>
              <w:t xml:space="preserve"> Adverse events occurring within 30 days after last infusion of study drug are included.</w:t>
            </w:r>
          </w:p>
          <w:p ns2:paraId="37590694" ns2:textId="77777777" w:rsidR="00EB5F48" w:rsidRDefault="00EB5F48" w:rsidP="00EB5F48">
            <w:pPr>
              <w:spacing w:before="30" w:after="30"/>
              <w:ind w:left="160" w:right="1" w:hanging="160"/>
              <w:rPr>
                <w:sz w:val="18"/>
                <w:szCs w:val="18"/>
              </w:rPr>
            </w:pPr>
            <w:r>
              <w:rPr>
                <w:sz w:val="18"/>
                <w:szCs w:val="18"/>
              </w:rPr>
              <w:t xml:space="preserve"> MedDRA preferred terms "Neoplasm progression", "Malignant neoplasm progression" and "Disease progression" not related to the drug are excluded.</w:t>
            </w:r>
          </w:p>
          <w:p ns2:paraId="6D5E2904" ns2:textId="77777777" w:rsidR="00EB5F48" w:rsidRDefault="00EB5F48" w:rsidP="00EB5F48">
            <w:pPr>
              <w:spacing w:before="30" w:after="30"/>
              <w:ind w:left="160" w:right="1" w:hanging="160"/>
              <w:rPr>
                <w:sz w:val="18"/>
                <w:szCs w:val="18"/>
              </w:rPr>
            </w:pPr>
            <w:r>
              <w:rPr>
                <w:sz w:val="18"/>
                <w:szCs w:val="18"/>
              </w:rPr>
              <w:t xml:space="preserve"> Participants whose first dose date is later than 21Mar2024 are not included.</w:t>
            </w:r>
          </w:p>
          <w:p ns2:paraId="6D952BDA" ns2:textId="505862B5" w:rsidR="00EB5F48" w:rsidRDefault="00EB5F48" w:rsidP="00EB5F48">
            <w:pPr>
              <w:tabs>
                <w:tab w:val="decimal" w:pos="246"/>
                <w:tab w:val="left" w:pos="326"/>
              </w:tabs>
              <w:spacing w:before="15" w:after="15"/>
              <w:rPr>
                <w:sz w:val="18"/>
                <w:szCs w:val="18"/>
              </w:rPr>
            </w:pPr>
            <w:r>
              <w:rPr>
                <w:sz w:val="18"/>
                <w:szCs w:val="18"/>
              </w:rPr>
              <w:t xml:space="preserve"> Database cutoff date: 21MAY2024</w:t>
            </w:r>
          </w:p>
        </w:tc>
      </w:tr>
      <w:tr w:rsidR="00EB5F48" ns2:paraId="02A37638" ns2:textId="77777777" w:rsidTr="004E2A12">
        <w:tblPrEx>
          <w:tblBorders>
            <w:top w:val="single" w:sz="6" w:space="0" w:color="auto"/>
            <w:bottom w:val="single" w:sz="6" w:space="0" w:color="auto"/>
          </w:tblBorders>
        </w:tblPrEx>
        <w:trPr>
          <w:jc w:val="center"/>
        </w:trPr>
        <w:tc>
          <w:tcPr>
            <w:tcW w:w="12960" w:type="dxa"/>
            <w:gridSpan w:val="13"/>
            <w:tcBorders>
              <w:top w:val="double" w:sz="4" w:space="0" w:color="auto"/>
              <w:left w:val="nil"/>
              <w:bottom w:val="nil"/>
              <w:right w:val="nil"/>
            </w:tcBorders>
          </w:tcPr>
          <w:p ns2:paraId="04887955" ns2:textId="53FAE8A2" w:rsidR="00EB5F48" w:rsidRDefault="00EB5F48" w:rsidP="00EB5F48">
            <w:pPr>
              <w:spacing w:before="30" w:after="30"/>
              <w:ind w:left="160" w:right="1" w:hanging="160"/>
              <w:rPr>
                <w:sz w:val="18"/>
                <w:szCs w:val="18"/>
              </w:rPr>
            </w:pPr>
            <w:r>
              <w:rPr>
                <w:sz w:val="18"/>
                <w:szCs w:val="18"/>
              </w:rPr>
              <w:t>Source:  [P001MK2870: adam-adsl; adae]</w:t>
            </w:r>
          </w:p>
        </w:tc>
      </w:tr>
    </w:tbl>
    <w:p ns2:paraId="054B769E" ns2:textId="77777777" w:rsidR="002230A3" w:rsidRDefault="002230A3" w:rsidP="002230A3">
      <w:pPr>
        <w:rPr>
          <w:sz w:val="18"/>
          <w:szCs w:val="18"/>
        </w:rPr>
      </w:pPr>
      <w:ins w:id="12779" w:author="GoldenCorpusHarness" w:date="2026-03-28T21:57:55Z">
        <w:r>
          <w:t>Adverse Events Leading to Death</w:t>
        </w:r>
      </w:ins>
    </w:p>
    <w:p ns2:paraId="3B122CD1" ns2:textId="3FB42A69" w:rsidR="007243AD" w:rsidRDefault="0049194F" w:rsidP="00914665">
      <w:pPr>
        <w:pStyle w:val="TableTitle"/>
      </w:pPr>
      <w:del w:id="12780" w:author="GoldenCorpusHarness" w:date="2026-03-28T21:57:55Z">
        <w:r>
          <w:delText>Table 45</w:delText>
        </w:r>
      </w:del>
      <w:ins w:id="12781" w:author="GoldenCorpusHarness" w:date="2026-03-28T21:57:55Z">
        <w:r>
          <w:t xml:space="preserve">In the </w:t>
        </w:r>
      </w:ins>
      <w:r>
        <w:t xml:space="preserve">Study </w:t>
      </w:r>
      <w:del w:id="12782" w:author="GoldenCorpusHarness" w:date="2026-03-28T21:57:55Z">
        <w:r>
          <w:delText>KL264-01 (</w:delText>
        </w:r>
      </w:del>
      <w:r>
        <w:t>MK-2870-0</w:t>
      </w:r>
      <w:del w:id="12783" w:author="GoldenCorpusHarness" w:date="2026-03-28T21:57:55Z">
        <w:r>
          <w:delText>01</w:delText>
        </w:r>
      </w:del>
      <w:ins w:id="12784" w:author="GoldenCorpusHarness" w:date="2026-03-28T21:57:55Z">
        <w:r>
          <w:t>13, death due to pneumonitis was reported for 1 participant from the sac-TMT 4 mg/kg plus KL-A167 (900 mg, q2w</w:t>
        </w:r>
      </w:ins>
      <w:r>
        <w:t>)</w:t>
      </w:r>
      <w:del w:id="12785" w:author="GoldenCorpusHarness" w:date="2026-03-28T21:57:55Z">
        <w:r>
          <w:delText>: Participants With</w:delText>
        </w:r>
      </w:del>
      <w:ins w:id="12786" w:author="GoldenCorpusHarness" w:date="2026-03-28T21:57:55Z">
        <w:r>
          <w:t xml:space="preserve"> group which was considered drug-related by the investigator.</w:t>
        </w:r>
      </w:ins>
      <w:r>
        <w:t xml:space="preserve"> D</w:t>
      </w:r>
      <w:del w:id="12787" w:author="GoldenCorpusHarness" w:date="2026-03-28T21:57:55Z">
        <w:r>
          <w:delText xml:space="preserve">rug-related </w:delText>
        </w:r>
      </w:del>
      <w:ins w:id="12788" w:author="GoldenCorpusHarness" w:date="2026-03-28T21:57:55Z">
        <w:r>
          <w:t>eaths due to pulmonary embolism reported for the sac-TMT 5 mg/kg plus KL-</w:t>
        </w:r>
      </w:ins>
      <w:r>
        <w:t>A</w:t>
      </w:r>
      <w:del w:id="12789" w:author="GoldenCorpusHarness" w:date="2026-03-28T21:57:55Z">
        <w:r>
          <w:delText>d</w:delText>
        </w:r>
      </w:del>
      <w:ins w:id="12790" w:author="GoldenCorpusHarness" w:date="2026-03-28T21:57:55Z">
        <w:r>
          <w:t>167 (900 mg, q2w) and cerebral infarction in the sac-TMT 4 mg/kg plus be</w:t>
        </w:r>
      </w:ins>
      <w:r>
        <w:t>v</w:t>
      </w:r>
      <w:del w:id="12791" w:author="GoldenCorpusHarness" w:date="2026-03-28T21:57:55Z">
        <w:r>
          <w:delText>erse E</w:delText>
        </w:r>
      </w:del>
      <w:ins w:id="12792" w:author="GoldenCorpusHarness" w:date="2026-03-28T21:57:55Z">
        <w:r>
          <w:t>acizumab 10 mg/kg plus KL-A167 (900 mg, q2w) groups were considered not drug-related by the in</w:t>
        </w:r>
      </w:ins>
      <w:r>
        <w:t>ve</w:t>
      </w:r>
      <w:del w:id="12793" w:author="GoldenCorpusHarness" w:date="2026-03-28T21:57:55Z">
        <w:r>
          <w:delText>nts by Decreasing Incidence</w:delText>
        </w:r>
      </w:del>
      <w:ins w:id="12794" w:author="GoldenCorpusHarness" w:date="2026-03-28T21:57:55Z">
        <w:r>
          <w:t>stigator. The cause of death was unknown for a participant in the sac-TMT 5 mg/kg plus KL-A167</w:t>
        </w:r>
      </w:ins>
      <w:r>
        <w:t xml:space="preserve"> (</w:t>
      </w:r>
      <w:del w:id="12795" w:author="GoldenCorpusHarness" w:date="2026-03-28T21:57:55Z">
        <w:r>
          <w:delText>Incidence ≥10% in the Total Participant Population</w:delText>
        </w:r>
      </w:del>
      <w:ins w:id="12796" w:author="GoldenCorpusHarness" w:date="2026-03-28T21:57:55Z">
        <w:r>
          <w:t>1200 mg, q3w</w:t>
        </w:r>
      </w:ins>
      <w:r>
        <w:t xml:space="preserve">) </w:t>
      </w:r>
      <w:del w:id="12797" w:author="GoldenCorpusHarness" w:date="2026-03-28T21:57:55Z">
        <w:r>
          <w:delText>(APaT Population)</w:delText>
        </w:r>
      </w:del>
      <w:ins w:id="12798" w:author="GoldenCorpusHarness" w:date="2026-03-28T21:57:55Z">
        <w:r>
          <w:t>group [Table 42].</w:t>
        </w:r>
      </w:ins>
    </w:p>
    <w:tbl>
      <w:tblPr>
        <w:tblW w:w="13040" w:type="dxa"/>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3260"/>
        <w:gridCol w:w="815"/>
        <w:gridCol w:w="815"/>
        <w:gridCol w:w="815"/>
        <w:gridCol w:w="815"/>
        <w:gridCol w:w="815"/>
        <w:gridCol w:w="815"/>
        <w:gridCol w:w="815"/>
        <w:gridCol w:w="815"/>
        <w:gridCol w:w="815"/>
        <w:gridCol w:w="815"/>
        <w:gridCol w:w="815"/>
        <w:gridCol w:w="815"/>
      </w:tblGrid>
      <w:tr w:rsidR="00B6224B" ns2:paraId="0C959A6E" ns2:textId="77777777" w:rsidTr="00914665">
        <w:trPr>
          <w:jc w:val="center"/>
        </w:trPr>
        <w:tc>
          <w:tcPr>
            <w:tcW w:w="3260" w:type="dxa"/>
            <w:tcBorders>
              <w:top w:val="double" w:sz="6" w:space="0" w:color="auto"/>
              <w:bottom w:val="nil"/>
              <w:right w:val="single" w:sz="2" w:space="0" w:color="auto"/>
            </w:tcBorders>
          </w:tcPr>
          <w:p ns2:paraId="434E2837" ns2:textId="77777777" w:rsidR="00B6224B" w:rsidRDefault="00B6224B" w:rsidP="00E427B1">
            <w:pPr>
              <w:spacing w:before="15" w:after="15"/>
              <w:rPr>
                <w:sz w:val="18"/>
                <w:szCs w:val="18"/>
              </w:rPr>
            </w:pPr>
          </w:p>
        </w:tc>
        <w:tc>
          <w:tcPr>
            <w:tcW w:w="1630" w:type="dxa"/>
            <w:gridSpan w:val="2"/>
            <w:tcBorders>
              <w:top w:val="double" w:sz="6" w:space="0" w:color="auto"/>
              <w:left w:val="nil"/>
              <w:bottom w:val="single" w:sz="2" w:space="0" w:color="auto"/>
              <w:right w:val="single" w:sz="2" w:space="0" w:color="auto"/>
            </w:tcBorders>
          </w:tcPr>
          <w:p ns2:paraId="28699B1A" ns2:textId="77777777" w:rsidR="00B6224B" w:rsidRDefault="00B6224B" w:rsidP="00E427B1">
            <w:pPr>
              <w:spacing w:before="15" w:after="15"/>
              <w:jc w:val="center"/>
              <w:rPr>
                <w:sz w:val="18"/>
                <w:szCs w:val="18"/>
              </w:rPr>
            </w:pPr>
            <w:r>
              <w:rPr>
                <w:sz w:val="18"/>
                <w:szCs w:val="18"/>
              </w:rPr>
              <w:t xml:space="preserve">2 mg/kg </w:t>
            </w:r>
          </w:p>
        </w:tc>
        <w:tc>
          <w:tcPr>
            <w:tcW w:w="1630" w:type="dxa"/>
            <w:gridSpan w:val="2"/>
            <w:tcBorders>
              <w:top w:val="double" w:sz="6" w:space="0" w:color="auto"/>
              <w:left w:val="nil"/>
              <w:bottom w:val="single" w:sz="2" w:space="0" w:color="auto"/>
              <w:right w:val="single" w:sz="2" w:space="0" w:color="auto"/>
            </w:tcBorders>
          </w:tcPr>
          <w:p ns2:paraId="766FF51B" ns2:textId="77777777" w:rsidR="00B6224B" w:rsidRDefault="00B6224B" w:rsidP="00E427B1">
            <w:pPr>
              <w:spacing w:before="15" w:after="15"/>
              <w:jc w:val="center"/>
              <w:rPr>
                <w:sz w:val="18"/>
                <w:szCs w:val="18"/>
              </w:rPr>
            </w:pPr>
            <w:r>
              <w:rPr>
                <w:sz w:val="18"/>
                <w:szCs w:val="18"/>
              </w:rPr>
              <w:t xml:space="preserve">4 mg/kg </w:t>
            </w:r>
          </w:p>
        </w:tc>
        <w:tc>
          <w:tcPr>
            <w:tcW w:w="1630" w:type="dxa"/>
            <w:gridSpan w:val="2"/>
            <w:tcBorders>
              <w:top w:val="double" w:sz="6" w:space="0" w:color="auto"/>
              <w:left w:val="nil"/>
              <w:bottom w:val="single" w:sz="2" w:space="0" w:color="auto"/>
              <w:right w:val="single" w:sz="2" w:space="0" w:color="auto"/>
            </w:tcBorders>
          </w:tcPr>
          <w:p ns2:paraId="401B03A5" ns2:textId="77777777" w:rsidR="00B6224B" w:rsidRDefault="00B6224B" w:rsidP="00E427B1">
            <w:pPr>
              <w:spacing w:before="15" w:after="15"/>
              <w:jc w:val="center"/>
              <w:rPr>
                <w:sz w:val="18"/>
                <w:szCs w:val="18"/>
              </w:rPr>
            </w:pPr>
            <w:r>
              <w:rPr>
                <w:sz w:val="18"/>
                <w:szCs w:val="18"/>
              </w:rPr>
              <w:t xml:space="preserve">5 mg/kg </w:t>
            </w:r>
          </w:p>
        </w:tc>
        <w:tc>
          <w:tcPr>
            <w:tcW w:w="1630" w:type="dxa"/>
            <w:gridSpan w:val="2"/>
            <w:tcBorders>
              <w:top w:val="double" w:sz="6" w:space="0" w:color="auto"/>
              <w:left w:val="nil"/>
              <w:bottom w:val="single" w:sz="2" w:space="0" w:color="auto"/>
              <w:right w:val="single" w:sz="2" w:space="0" w:color="auto"/>
            </w:tcBorders>
          </w:tcPr>
          <w:p ns2:paraId="6767AE13" ns2:textId="77777777" w:rsidR="00B6224B" w:rsidRDefault="00B6224B" w:rsidP="00E427B1">
            <w:pPr>
              <w:spacing w:before="15" w:after="15"/>
              <w:jc w:val="center"/>
              <w:rPr>
                <w:sz w:val="18"/>
                <w:szCs w:val="18"/>
              </w:rPr>
            </w:pPr>
            <w:r>
              <w:rPr>
                <w:sz w:val="18"/>
                <w:szCs w:val="18"/>
              </w:rPr>
              <w:t xml:space="preserve">5.5 mg/kg </w:t>
            </w:r>
          </w:p>
        </w:tc>
        <w:tc>
          <w:tcPr>
            <w:tcW w:w="1630" w:type="dxa"/>
            <w:gridSpan w:val="2"/>
            <w:tcBorders>
              <w:top w:val="double" w:sz="6" w:space="0" w:color="auto"/>
              <w:left w:val="nil"/>
              <w:bottom w:val="single" w:sz="2" w:space="0" w:color="auto"/>
              <w:right w:val="single" w:sz="2" w:space="0" w:color="auto"/>
            </w:tcBorders>
          </w:tcPr>
          <w:p ns2:paraId="0F8E06A4" ns2:textId="77777777" w:rsidR="00B6224B" w:rsidRDefault="00B6224B" w:rsidP="00E427B1">
            <w:pPr>
              <w:spacing w:before="15" w:after="15"/>
              <w:jc w:val="center"/>
              <w:rPr>
                <w:sz w:val="18"/>
                <w:szCs w:val="18"/>
              </w:rPr>
            </w:pPr>
            <w:r>
              <w:rPr>
                <w:sz w:val="18"/>
                <w:szCs w:val="18"/>
              </w:rPr>
              <w:t xml:space="preserve">6 mg/kg </w:t>
            </w:r>
          </w:p>
        </w:tc>
        <w:tc>
          <w:tcPr>
            <w:tcW w:w="1630" w:type="dxa"/>
            <w:gridSpan w:val="2"/>
            <w:tcBorders>
              <w:top w:val="double" w:sz="6" w:space="0" w:color="auto"/>
              <w:left w:val="nil"/>
              <w:bottom w:val="single" w:sz="2" w:space="0" w:color="auto"/>
            </w:tcBorders>
          </w:tcPr>
          <w:p ns2:paraId="56A17F18" ns2:textId="77777777" w:rsidR="00B6224B" w:rsidRDefault="00B6224B" w:rsidP="00E427B1">
            <w:pPr>
              <w:spacing w:before="15" w:after="15"/>
              <w:jc w:val="center"/>
              <w:rPr>
                <w:sz w:val="18"/>
                <w:szCs w:val="18"/>
              </w:rPr>
            </w:pPr>
            <w:r>
              <w:rPr>
                <w:sz w:val="18"/>
                <w:szCs w:val="18"/>
              </w:rPr>
              <w:t xml:space="preserve">Total </w:t>
            </w:r>
          </w:p>
        </w:tc>
      </w:tr>
      <w:tr w:rsidR="00B6224B" ns2:paraId="15EC291C" ns2:textId="77777777" w:rsidTr="00914665">
        <w:tblPrEx>
          <w:tblBorders>
            <w:top w:val="single" w:sz="6" w:space="0" w:color="auto"/>
            <w:bottom w:val="single" w:sz="6" w:space="0" w:color="auto"/>
          </w:tblBorders>
        </w:tblPrEx>
        <w:trPr>
          <w:jc w:val="center"/>
        </w:trPr>
        <w:tc>
          <w:tcPr>
            <w:tcW w:w="3260" w:type="dxa"/>
            <w:tcBorders>
              <w:top w:val="nil"/>
              <w:bottom w:val="single" w:sz="2" w:space="0" w:color="auto"/>
              <w:right w:val="single" w:sz="2" w:space="0" w:color="auto"/>
            </w:tcBorders>
          </w:tcPr>
          <w:p ns2:paraId="62523837" ns2:textId="77777777" w:rsidR="00B6224B" w:rsidRDefault="00B6224B" w:rsidP="00E427B1">
            <w:pPr>
              <w:spacing w:before="15" w:after="15"/>
              <w:rPr>
                <w:sz w:val="18"/>
                <w:szCs w:val="18"/>
              </w:rPr>
            </w:pPr>
          </w:p>
        </w:tc>
        <w:tc>
          <w:tcPr>
            <w:tcW w:w="815" w:type="dxa"/>
            <w:tcBorders>
              <w:top w:val="nil"/>
              <w:left w:val="nil"/>
              <w:bottom w:val="single" w:sz="2" w:space="0" w:color="auto"/>
              <w:right w:val="nil"/>
            </w:tcBorders>
          </w:tcPr>
          <w:p ns2:paraId="0743700C" ns2:textId="77777777" w:rsidR="00B6224B" w:rsidRDefault="00B6224B" w:rsidP="00E427B1">
            <w:pPr>
              <w:spacing w:before="15" w:after="15"/>
              <w:jc w:val="center"/>
              <w:rPr>
                <w:sz w:val="18"/>
                <w:szCs w:val="18"/>
              </w:rPr>
            </w:pPr>
            <w:r>
              <w:rPr>
                <w:sz w:val="18"/>
                <w:szCs w:val="18"/>
              </w:rPr>
              <w:t xml:space="preserve">n </w:t>
            </w:r>
          </w:p>
        </w:tc>
        <w:tc>
          <w:tcPr>
            <w:tcW w:w="815" w:type="dxa"/>
            <w:tcBorders>
              <w:top w:val="nil"/>
              <w:left w:val="nil"/>
              <w:bottom w:val="single" w:sz="2" w:space="0" w:color="auto"/>
              <w:right w:val="single" w:sz="2" w:space="0" w:color="auto"/>
            </w:tcBorders>
          </w:tcPr>
          <w:p ns2:paraId="412E3C93" ns2:textId="77777777" w:rsidR="00B6224B" w:rsidRDefault="00B6224B" w:rsidP="00E427B1">
            <w:pPr>
              <w:spacing w:before="15" w:after="15"/>
              <w:jc w:val="center"/>
              <w:rPr>
                <w:sz w:val="18"/>
                <w:szCs w:val="18"/>
              </w:rPr>
            </w:pPr>
            <w:r>
              <w:rPr>
                <w:sz w:val="18"/>
                <w:szCs w:val="18"/>
              </w:rPr>
              <w:t xml:space="preserve">(%) </w:t>
            </w:r>
          </w:p>
        </w:tc>
        <w:tc>
          <w:tcPr>
            <w:tcW w:w="815" w:type="dxa"/>
            <w:tcBorders>
              <w:top w:val="nil"/>
              <w:left w:val="nil"/>
              <w:bottom w:val="single" w:sz="2" w:space="0" w:color="auto"/>
              <w:right w:val="nil"/>
            </w:tcBorders>
          </w:tcPr>
          <w:p ns2:paraId="25D6A06E" ns2:textId="77777777" w:rsidR="00B6224B" w:rsidRDefault="00B6224B" w:rsidP="00E427B1">
            <w:pPr>
              <w:spacing w:before="15" w:after="15"/>
              <w:jc w:val="center"/>
              <w:rPr>
                <w:sz w:val="18"/>
                <w:szCs w:val="18"/>
              </w:rPr>
            </w:pPr>
            <w:r>
              <w:rPr>
                <w:sz w:val="18"/>
                <w:szCs w:val="18"/>
              </w:rPr>
              <w:t xml:space="preserve">n </w:t>
            </w:r>
          </w:p>
        </w:tc>
        <w:tc>
          <w:tcPr>
            <w:tcW w:w="815" w:type="dxa"/>
            <w:tcBorders>
              <w:top w:val="nil"/>
              <w:left w:val="nil"/>
              <w:bottom w:val="single" w:sz="2" w:space="0" w:color="auto"/>
              <w:right w:val="single" w:sz="2" w:space="0" w:color="auto"/>
            </w:tcBorders>
          </w:tcPr>
          <w:p ns2:paraId="35D56B50" ns2:textId="77777777" w:rsidR="00B6224B" w:rsidRDefault="00B6224B" w:rsidP="00E427B1">
            <w:pPr>
              <w:spacing w:before="15" w:after="15"/>
              <w:jc w:val="center"/>
              <w:rPr>
                <w:sz w:val="18"/>
                <w:szCs w:val="18"/>
              </w:rPr>
            </w:pPr>
            <w:r>
              <w:rPr>
                <w:sz w:val="18"/>
                <w:szCs w:val="18"/>
              </w:rPr>
              <w:t xml:space="preserve">(%) </w:t>
            </w:r>
          </w:p>
        </w:tc>
        <w:tc>
          <w:tcPr>
            <w:tcW w:w="815" w:type="dxa"/>
            <w:tcBorders>
              <w:top w:val="nil"/>
              <w:left w:val="nil"/>
              <w:bottom w:val="single" w:sz="2" w:space="0" w:color="auto"/>
              <w:right w:val="nil"/>
            </w:tcBorders>
          </w:tcPr>
          <w:p ns2:paraId="57829D40" ns2:textId="77777777" w:rsidR="00B6224B" w:rsidRDefault="00B6224B" w:rsidP="00E427B1">
            <w:pPr>
              <w:spacing w:before="15" w:after="15"/>
              <w:jc w:val="center"/>
              <w:rPr>
                <w:sz w:val="18"/>
                <w:szCs w:val="18"/>
              </w:rPr>
            </w:pPr>
            <w:r>
              <w:rPr>
                <w:sz w:val="18"/>
                <w:szCs w:val="18"/>
              </w:rPr>
              <w:t xml:space="preserve">n </w:t>
            </w:r>
          </w:p>
        </w:tc>
        <w:tc>
          <w:tcPr>
            <w:tcW w:w="815" w:type="dxa"/>
            <w:tcBorders>
              <w:top w:val="nil"/>
              <w:left w:val="nil"/>
              <w:bottom w:val="single" w:sz="2" w:space="0" w:color="auto"/>
              <w:right w:val="single" w:sz="2" w:space="0" w:color="auto"/>
            </w:tcBorders>
          </w:tcPr>
          <w:p ns2:paraId="48D77B23" ns2:textId="77777777" w:rsidR="00B6224B" w:rsidRDefault="00B6224B" w:rsidP="00E427B1">
            <w:pPr>
              <w:spacing w:before="15" w:after="15"/>
              <w:jc w:val="center"/>
              <w:rPr>
                <w:sz w:val="18"/>
                <w:szCs w:val="18"/>
              </w:rPr>
            </w:pPr>
            <w:r>
              <w:rPr>
                <w:sz w:val="18"/>
                <w:szCs w:val="18"/>
              </w:rPr>
              <w:t xml:space="preserve">(%) </w:t>
            </w:r>
          </w:p>
        </w:tc>
        <w:tc>
          <w:tcPr>
            <w:tcW w:w="815" w:type="dxa"/>
            <w:tcBorders>
              <w:top w:val="nil"/>
              <w:left w:val="nil"/>
              <w:bottom w:val="single" w:sz="2" w:space="0" w:color="auto"/>
              <w:right w:val="nil"/>
            </w:tcBorders>
          </w:tcPr>
          <w:p ns2:paraId="0D9BD438" ns2:textId="77777777" w:rsidR="00B6224B" w:rsidRDefault="00B6224B" w:rsidP="00E427B1">
            <w:pPr>
              <w:spacing w:before="15" w:after="15"/>
              <w:jc w:val="center"/>
              <w:rPr>
                <w:sz w:val="18"/>
                <w:szCs w:val="18"/>
              </w:rPr>
            </w:pPr>
            <w:r>
              <w:rPr>
                <w:sz w:val="18"/>
                <w:szCs w:val="18"/>
              </w:rPr>
              <w:t xml:space="preserve">n </w:t>
            </w:r>
          </w:p>
        </w:tc>
        <w:tc>
          <w:tcPr>
            <w:tcW w:w="815" w:type="dxa"/>
            <w:tcBorders>
              <w:top w:val="nil"/>
              <w:left w:val="nil"/>
              <w:bottom w:val="single" w:sz="2" w:space="0" w:color="auto"/>
              <w:right w:val="single" w:sz="2" w:space="0" w:color="auto"/>
            </w:tcBorders>
          </w:tcPr>
          <w:p ns2:paraId="2E292E67" ns2:textId="77777777" w:rsidR="00B6224B" w:rsidRDefault="00B6224B" w:rsidP="00E427B1">
            <w:pPr>
              <w:spacing w:before="15" w:after="15"/>
              <w:jc w:val="center"/>
              <w:rPr>
                <w:sz w:val="18"/>
                <w:szCs w:val="18"/>
              </w:rPr>
            </w:pPr>
            <w:r>
              <w:rPr>
                <w:sz w:val="18"/>
                <w:szCs w:val="18"/>
              </w:rPr>
              <w:t xml:space="preserve">(%) </w:t>
            </w:r>
          </w:p>
        </w:tc>
        <w:tc>
          <w:tcPr>
            <w:tcW w:w="815" w:type="dxa"/>
            <w:tcBorders>
              <w:top w:val="nil"/>
              <w:left w:val="nil"/>
              <w:bottom w:val="single" w:sz="2" w:space="0" w:color="auto"/>
              <w:right w:val="nil"/>
            </w:tcBorders>
          </w:tcPr>
          <w:p ns2:paraId="7CE5F8E2" ns2:textId="77777777" w:rsidR="00B6224B" w:rsidRDefault="00B6224B" w:rsidP="00E427B1">
            <w:pPr>
              <w:spacing w:before="15" w:after="15"/>
              <w:jc w:val="center"/>
              <w:rPr>
                <w:sz w:val="18"/>
                <w:szCs w:val="18"/>
              </w:rPr>
            </w:pPr>
            <w:r>
              <w:rPr>
                <w:sz w:val="18"/>
                <w:szCs w:val="18"/>
              </w:rPr>
              <w:t xml:space="preserve">n </w:t>
            </w:r>
          </w:p>
        </w:tc>
        <w:tc>
          <w:tcPr>
            <w:tcW w:w="815" w:type="dxa"/>
            <w:tcBorders>
              <w:top w:val="nil"/>
              <w:left w:val="nil"/>
              <w:bottom w:val="single" w:sz="2" w:space="0" w:color="auto"/>
              <w:right w:val="single" w:sz="2" w:space="0" w:color="auto"/>
            </w:tcBorders>
          </w:tcPr>
          <w:p ns2:paraId="1D8A03A5" ns2:textId="77777777" w:rsidR="00B6224B" w:rsidRDefault="00B6224B" w:rsidP="00E427B1">
            <w:pPr>
              <w:spacing w:before="15" w:after="15"/>
              <w:jc w:val="center"/>
              <w:rPr>
                <w:sz w:val="18"/>
                <w:szCs w:val="18"/>
              </w:rPr>
            </w:pPr>
            <w:r>
              <w:rPr>
                <w:sz w:val="18"/>
                <w:szCs w:val="18"/>
              </w:rPr>
              <w:t xml:space="preserve">(%) </w:t>
            </w:r>
          </w:p>
        </w:tc>
        <w:tc>
          <w:tcPr>
            <w:tcW w:w="815" w:type="dxa"/>
            <w:tcBorders>
              <w:top w:val="nil"/>
              <w:left w:val="nil"/>
              <w:bottom w:val="single" w:sz="2" w:space="0" w:color="auto"/>
              <w:right w:val="nil"/>
            </w:tcBorders>
          </w:tcPr>
          <w:p ns2:paraId="52BA8910" ns2:textId="77777777" w:rsidR="00B6224B" w:rsidRDefault="00B6224B" w:rsidP="00E427B1">
            <w:pPr>
              <w:spacing w:before="15" w:after="15"/>
              <w:jc w:val="center"/>
              <w:rPr>
                <w:sz w:val="18"/>
                <w:szCs w:val="18"/>
              </w:rPr>
            </w:pPr>
            <w:r>
              <w:rPr>
                <w:sz w:val="18"/>
                <w:szCs w:val="18"/>
              </w:rPr>
              <w:t xml:space="preserve">n </w:t>
            </w:r>
          </w:p>
        </w:tc>
        <w:tc>
          <w:tcPr>
            <w:tcW w:w="815" w:type="dxa"/>
            <w:tcBorders>
              <w:top w:val="nil"/>
              <w:left w:val="nil"/>
              <w:bottom w:val="single" w:sz="2" w:space="0" w:color="auto"/>
            </w:tcBorders>
          </w:tcPr>
          <w:p ns2:paraId="59290686" ns2:textId="77777777" w:rsidR="00B6224B" w:rsidRDefault="00B6224B" w:rsidP="00E427B1">
            <w:pPr>
              <w:spacing w:before="15" w:after="15"/>
              <w:jc w:val="center"/>
              <w:rPr>
                <w:sz w:val="18"/>
                <w:szCs w:val="18"/>
              </w:rPr>
            </w:pPr>
            <w:r>
              <w:rPr>
                <w:sz w:val="18"/>
                <w:szCs w:val="18"/>
              </w:rPr>
              <w:t xml:space="preserve">(%) </w:t>
            </w:r>
          </w:p>
        </w:tc>
      </w:tr>
      <w:tr w:rsidR="00B6224B" ns2:paraId="415AEB1B" ns2: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1FF1D644" ns2:textId="77777777" w:rsidR="00B6224B" w:rsidRDefault="00B6224B" w:rsidP="00E427B1">
            <w:pPr>
              <w:spacing w:before="15" w:after="15"/>
              <w:ind w:left="160" w:right="1" w:hanging="160"/>
              <w:rPr>
                <w:sz w:val="18"/>
                <w:szCs w:val="18"/>
              </w:rPr>
            </w:pPr>
            <w:r>
              <w:rPr>
                <w:sz w:val="18"/>
                <w:szCs w:val="18"/>
              </w:rPr>
              <w:t xml:space="preserve"> Participants in population </w:t>
            </w:r>
          </w:p>
        </w:tc>
        <w:tc>
          <w:tcPr>
            <w:tcW w:w="815" w:type="dxa"/>
            <w:tcBorders>
              <w:top w:val="nil"/>
              <w:left w:val="nil"/>
              <w:bottom w:val="nil"/>
              <w:right w:val="nil"/>
            </w:tcBorders>
          </w:tcPr>
          <w:p ns2:paraId="1BB59FEF" ns2:textId="77777777" w:rsidR="00B6224B" w:rsidRDefault="00B6224B" w:rsidP="00E427B1">
            <w:pPr>
              <w:tabs>
                <w:tab w:val="decimal" w:pos="372"/>
                <w:tab w:val="left" w:pos="452"/>
              </w:tabs>
              <w:spacing w:before="15" w:after="15"/>
              <w:rPr>
                <w:sz w:val="18"/>
                <w:szCs w:val="18"/>
              </w:rPr>
            </w:pPr>
            <w:r>
              <w:rPr>
                <w:sz w:val="18"/>
                <w:szCs w:val="18"/>
              </w:rPr>
              <w:tab/>
              <w:t xml:space="preserve">4 </w:t>
            </w:r>
          </w:p>
        </w:tc>
        <w:tc>
          <w:tcPr>
            <w:tcW w:w="815" w:type="dxa"/>
            <w:tcBorders>
              <w:top w:val="nil"/>
              <w:left w:val="nil"/>
              <w:bottom w:val="nil"/>
              <w:right w:val="single" w:sz="2" w:space="0" w:color="auto"/>
            </w:tcBorders>
          </w:tcPr>
          <w:p ns2:paraId="21C55444" ns2:textId="77777777" w:rsidR="00B6224B" w:rsidRDefault="00B6224B" w:rsidP="00E427B1">
            <w:pPr>
              <w:tabs>
                <w:tab w:val="decimal" w:pos="246"/>
                <w:tab w:val="left" w:pos="326"/>
              </w:tabs>
              <w:spacing w:before="15" w:after="15"/>
              <w:rPr>
                <w:sz w:val="18"/>
                <w:szCs w:val="18"/>
              </w:rPr>
            </w:pPr>
            <w:r>
              <w:rPr>
                <w:sz w:val="18"/>
                <w:szCs w:val="18"/>
              </w:rPr>
              <w:tab/>
            </w:r>
          </w:p>
        </w:tc>
        <w:tc>
          <w:tcPr>
            <w:tcW w:w="815" w:type="dxa"/>
            <w:tcBorders>
              <w:top w:val="nil"/>
              <w:left w:val="nil"/>
              <w:bottom w:val="nil"/>
              <w:right w:val="nil"/>
            </w:tcBorders>
          </w:tcPr>
          <w:p ns2:paraId="2A3E7046" ns2:textId="72957928" w:rsidR="00B6224B" w:rsidRDefault="00B6224B" w:rsidP="00E427B1">
            <w:pPr>
              <w:tabs>
                <w:tab w:val="decimal" w:pos="372"/>
                <w:tab w:val="left" w:pos="452"/>
              </w:tabs>
              <w:spacing w:before="15" w:after="15"/>
              <w:rPr>
                <w:sz w:val="18"/>
                <w:szCs w:val="18"/>
              </w:rPr>
            </w:pPr>
            <w:r>
              <w:rPr>
                <w:sz w:val="18"/>
                <w:szCs w:val="18"/>
              </w:rPr>
              <w:tab/>
              <w:t xml:space="preserve">281 </w:t>
            </w:r>
          </w:p>
        </w:tc>
        <w:tc>
          <w:tcPr>
            <w:tcW w:w="815" w:type="dxa"/>
            <w:tcBorders>
              <w:top w:val="nil"/>
              <w:left w:val="nil"/>
              <w:bottom w:val="nil"/>
              <w:right w:val="single" w:sz="2" w:space="0" w:color="auto"/>
            </w:tcBorders>
          </w:tcPr>
          <w:p ns2:paraId="3865F06B" ns2:textId="77777777" w:rsidR="00B6224B" w:rsidRDefault="00B6224B" w:rsidP="00E427B1">
            <w:pPr>
              <w:tabs>
                <w:tab w:val="decimal" w:pos="246"/>
                <w:tab w:val="left" w:pos="326"/>
              </w:tabs>
              <w:spacing w:before="15" w:after="15"/>
              <w:rPr>
                <w:sz w:val="18"/>
                <w:szCs w:val="18"/>
              </w:rPr>
            </w:pPr>
            <w:r>
              <w:rPr>
                <w:sz w:val="18"/>
                <w:szCs w:val="18"/>
              </w:rPr>
              <w:tab/>
            </w:r>
          </w:p>
        </w:tc>
        <w:tc>
          <w:tcPr>
            <w:tcW w:w="815" w:type="dxa"/>
            <w:tcBorders>
              <w:top w:val="nil"/>
              <w:left w:val="nil"/>
              <w:bottom w:val="nil"/>
              <w:right w:val="nil"/>
            </w:tcBorders>
          </w:tcPr>
          <w:p ns2:paraId="39C4FB2F" ns2:textId="6B55DC6E" w:rsidR="00B6224B" w:rsidRDefault="00B6224B" w:rsidP="00E427B1">
            <w:pPr>
              <w:tabs>
                <w:tab w:val="decimal" w:pos="372"/>
                <w:tab w:val="left" w:pos="452"/>
              </w:tabs>
              <w:spacing w:before="15" w:after="15"/>
              <w:rPr>
                <w:sz w:val="18"/>
                <w:szCs w:val="18"/>
              </w:rPr>
            </w:pPr>
            <w:r>
              <w:rPr>
                <w:sz w:val="18"/>
                <w:szCs w:val="18"/>
              </w:rPr>
              <w:tab/>
              <w:t xml:space="preserve">449 </w:t>
            </w:r>
          </w:p>
        </w:tc>
        <w:tc>
          <w:tcPr>
            <w:tcW w:w="815" w:type="dxa"/>
            <w:tcBorders>
              <w:top w:val="nil"/>
              <w:left w:val="nil"/>
              <w:bottom w:val="nil"/>
              <w:right w:val="single" w:sz="2" w:space="0" w:color="auto"/>
            </w:tcBorders>
          </w:tcPr>
          <w:p ns2:paraId="54E50A65" ns2:textId="77777777" w:rsidR="00B6224B" w:rsidRDefault="00B6224B" w:rsidP="00E427B1">
            <w:pPr>
              <w:tabs>
                <w:tab w:val="decimal" w:pos="246"/>
                <w:tab w:val="left" w:pos="326"/>
              </w:tabs>
              <w:spacing w:before="15" w:after="15"/>
              <w:rPr>
                <w:sz w:val="18"/>
                <w:szCs w:val="18"/>
              </w:rPr>
            </w:pPr>
            <w:r>
              <w:rPr>
                <w:sz w:val="18"/>
                <w:szCs w:val="18"/>
              </w:rPr>
              <w:tab/>
            </w:r>
          </w:p>
        </w:tc>
        <w:tc>
          <w:tcPr>
            <w:tcW w:w="815" w:type="dxa"/>
            <w:tcBorders>
              <w:top w:val="nil"/>
              <w:left w:val="nil"/>
              <w:bottom w:val="nil"/>
              <w:right w:val="nil"/>
            </w:tcBorders>
          </w:tcPr>
          <w:p ns2:paraId="71CCBA1A" ns2:textId="77777777" w:rsidR="00B6224B" w:rsidRDefault="00B6224B" w:rsidP="00E427B1">
            <w:pPr>
              <w:tabs>
                <w:tab w:val="decimal" w:pos="372"/>
                <w:tab w:val="left" w:pos="452"/>
              </w:tabs>
              <w:spacing w:before="15" w:after="15"/>
              <w:rPr>
                <w:sz w:val="18"/>
                <w:szCs w:val="18"/>
              </w:rPr>
            </w:pPr>
            <w:r>
              <w:rPr>
                <w:sz w:val="18"/>
                <w:szCs w:val="18"/>
              </w:rPr>
              <w:tab/>
              <w:t xml:space="preserve">5 </w:t>
            </w:r>
          </w:p>
        </w:tc>
        <w:tc>
          <w:tcPr>
            <w:tcW w:w="815" w:type="dxa"/>
            <w:tcBorders>
              <w:top w:val="nil"/>
              <w:left w:val="nil"/>
              <w:bottom w:val="nil"/>
              <w:right w:val="single" w:sz="2" w:space="0" w:color="auto"/>
            </w:tcBorders>
          </w:tcPr>
          <w:p ns2:paraId="560C697C" ns2:textId="77777777" w:rsidR="00B6224B" w:rsidRDefault="00B6224B" w:rsidP="00E427B1">
            <w:pPr>
              <w:tabs>
                <w:tab w:val="decimal" w:pos="246"/>
                <w:tab w:val="left" w:pos="326"/>
              </w:tabs>
              <w:spacing w:before="15" w:after="15"/>
              <w:rPr>
                <w:sz w:val="18"/>
                <w:szCs w:val="18"/>
              </w:rPr>
            </w:pPr>
            <w:r>
              <w:rPr>
                <w:sz w:val="18"/>
                <w:szCs w:val="18"/>
              </w:rPr>
              <w:tab/>
            </w:r>
          </w:p>
        </w:tc>
        <w:tc>
          <w:tcPr>
            <w:tcW w:w="815" w:type="dxa"/>
            <w:tcBorders>
              <w:top w:val="nil"/>
              <w:left w:val="nil"/>
              <w:bottom w:val="nil"/>
              <w:right w:val="nil"/>
            </w:tcBorders>
          </w:tcPr>
          <w:p ns2:paraId="3537A592" ns2:textId="77777777" w:rsidR="00B6224B" w:rsidRDefault="00B6224B" w:rsidP="00E427B1">
            <w:pPr>
              <w:tabs>
                <w:tab w:val="decimal" w:pos="372"/>
                <w:tab w:val="left" w:pos="452"/>
              </w:tabs>
              <w:spacing w:before="15" w:after="15"/>
              <w:rPr>
                <w:sz w:val="18"/>
                <w:szCs w:val="18"/>
              </w:rPr>
            </w:pPr>
            <w:r>
              <w:rPr>
                <w:sz w:val="18"/>
                <w:szCs w:val="18"/>
              </w:rPr>
              <w:tab/>
              <w:t xml:space="preserve">7 </w:t>
            </w:r>
          </w:p>
        </w:tc>
        <w:tc>
          <w:tcPr>
            <w:tcW w:w="815" w:type="dxa"/>
            <w:tcBorders>
              <w:top w:val="nil"/>
              <w:left w:val="nil"/>
              <w:bottom w:val="nil"/>
              <w:right w:val="single" w:sz="2" w:space="0" w:color="auto"/>
            </w:tcBorders>
          </w:tcPr>
          <w:p ns2:paraId="32D79E9E" ns2:textId="77777777" w:rsidR="00B6224B" w:rsidRDefault="00B6224B" w:rsidP="00E427B1">
            <w:pPr>
              <w:tabs>
                <w:tab w:val="decimal" w:pos="246"/>
                <w:tab w:val="left" w:pos="326"/>
              </w:tabs>
              <w:spacing w:before="15" w:after="15"/>
              <w:rPr>
                <w:sz w:val="18"/>
                <w:szCs w:val="18"/>
              </w:rPr>
            </w:pPr>
            <w:r>
              <w:rPr>
                <w:sz w:val="18"/>
                <w:szCs w:val="18"/>
              </w:rPr>
              <w:tab/>
            </w:r>
          </w:p>
        </w:tc>
        <w:tc>
          <w:tcPr>
            <w:tcW w:w="815" w:type="dxa"/>
            <w:tcBorders>
              <w:top w:val="nil"/>
              <w:left w:val="nil"/>
              <w:bottom w:val="nil"/>
              <w:right w:val="nil"/>
            </w:tcBorders>
          </w:tcPr>
          <w:p ns2:paraId="14ECDF4E" ns2:textId="57F64D30" w:rsidR="00B6224B" w:rsidRDefault="00B6224B" w:rsidP="00E427B1">
            <w:pPr>
              <w:tabs>
                <w:tab w:val="decimal" w:pos="372"/>
                <w:tab w:val="left" w:pos="452"/>
              </w:tabs>
              <w:spacing w:before="15" w:after="15"/>
              <w:rPr>
                <w:sz w:val="18"/>
                <w:szCs w:val="18"/>
              </w:rPr>
            </w:pPr>
            <w:r>
              <w:rPr>
                <w:sz w:val="18"/>
                <w:szCs w:val="18"/>
              </w:rPr>
              <w:tab/>
              <w:t xml:space="preserve">746 </w:t>
            </w:r>
          </w:p>
        </w:tc>
        <w:tc>
          <w:tcPr>
            <w:tcW w:w="815" w:type="dxa"/>
            <w:tcBorders>
              <w:top w:val="nil"/>
              <w:left w:val="nil"/>
              <w:bottom w:val="nil"/>
            </w:tcBorders>
          </w:tcPr>
          <w:p ns2:paraId="5E3F66E3" ns2:textId="77777777" w:rsidR="00B6224B" w:rsidRDefault="00B6224B" w:rsidP="00E427B1">
            <w:pPr>
              <w:tabs>
                <w:tab w:val="decimal" w:pos="246"/>
                <w:tab w:val="left" w:pos="326"/>
              </w:tabs>
              <w:spacing w:before="15" w:after="15"/>
              <w:rPr>
                <w:sz w:val="18"/>
                <w:szCs w:val="18"/>
              </w:rPr>
            </w:pPr>
            <w:r>
              <w:rPr>
                <w:sz w:val="18"/>
                <w:szCs w:val="18"/>
              </w:rPr>
              <w:tab/>
            </w:r>
          </w:p>
        </w:tc>
      </w:tr>
      <w:tr w:rsidR="00B6224B" ns2:paraId="18AF09DD" ns2: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57FA4013" ns2:textId="77777777" w:rsidR="00B6224B" w:rsidRDefault="00B6224B" w:rsidP="00E427B1">
            <w:pPr>
              <w:spacing w:before="15" w:after="15"/>
              <w:ind w:left="160" w:right="1" w:hanging="160"/>
              <w:rPr>
                <w:sz w:val="18"/>
                <w:szCs w:val="18"/>
              </w:rPr>
            </w:pPr>
            <w:r>
              <w:rPr>
                <w:sz w:val="18"/>
                <w:szCs w:val="18"/>
              </w:rPr>
              <w:t xml:space="preserve">   with one or more adverse events </w:t>
            </w:r>
          </w:p>
        </w:tc>
        <w:tc>
          <w:tcPr>
            <w:tcW w:w="815" w:type="dxa"/>
            <w:tcBorders>
              <w:top w:val="nil"/>
              <w:left w:val="nil"/>
              <w:bottom w:val="nil"/>
              <w:right w:val="nil"/>
            </w:tcBorders>
          </w:tcPr>
          <w:p ns2:paraId="36790DDE" ns2:textId="77777777" w:rsidR="00B6224B" w:rsidRDefault="00B6224B" w:rsidP="00E427B1">
            <w:pPr>
              <w:tabs>
                <w:tab w:val="decimal" w:pos="372"/>
                <w:tab w:val="left" w:pos="452"/>
              </w:tabs>
              <w:spacing w:before="15" w:after="15"/>
              <w:rPr>
                <w:sz w:val="18"/>
                <w:szCs w:val="18"/>
              </w:rPr>
            </w:pPr>
            <w:r>
              <w:rPr>
                <w:sz w:val="18"/>
                <w:szCs w:val="18"/>
              </w:rPr>
              <w:tab/>
              <w:t xml:space="preserve">4 </w:t>
            </w:r>
          </w:p>
        </w:tc>
        <w:tc>
          <w:tcPr>
            <w:tcW w:w="815" w:type="dxa"/>
            <w:tcBorders>
              <w:top w:val="nil"/>
              <w:left w:val="nil"/>
              <w:bottom w:val="nil"/>
              <w:right w:val="single" w:sz="2" w:space="0" w:color="auto"/>
            </w:tcBorders>
          </w:tcPr>
          <w:p ns2:paraId="5D15C5E1" ns2:textId="77777777" w:rsidR="00B6224B" w:rsidRDefault="00B6224B" w:rsidP="00E427B1">
            <w:pPr>
              <w:tabs>
                <w:tab w:val="decimal" w:pos="246"/>
                <w:tab w:val="left" w:pos="326"/>
              </w:tabs>
              <w:spacing w:before="15" w:after="15"/>
              <w:rPr>
                <w:sz w:val="18"/>
                <w:szCs w:val="18"/>
              </w:rPr>
            </w:pPr>
            <w:r>
              <w:rPr>
                <w:sz w:val="18"/>
                <w:szCs w:val="18"/>
              </w:rPr>
              <w:tab/>
              <w:t xml:space="preserve">(100.0) </w:t>
            </w:r>
          </w:p>
        </w:tc>
        <w:tc>
          <w:tcPr>
            <w:tcW w:w="815" w:type="dxa"/>
            <w:tcBorders>
              <w:top w:val="nil"/>
              <w:left w:val="nil"/>
              <w:bottom w:val="nil"/>
              <w:right w:val="nil"/>
            </w:tcBorders>
          </w:tcPr>
          <w:p ns2:paraId="2755267A" ns2:textId="1EFC1390" w:rsidR="00B6224B" w:rsidRDefault="00B6224B" w:rsidP="00E427B1">
            <w:pPr>
              <w:tabs>
                <w:tab w:val="decimal" w:pos="372"/>
                <w:tab w:val="left" w:pos="452"/>
              </w:tabs>
              <w:spacing w:before="15" w:after="15"/>
              <w:rPr>
                <w:sz w:val="18"/>
                <w:szCs w:val="18"/>
              </w:rPr>
            </w:pPr>
            <w:r>
              <w:rPr>
                <w:sz w:val="18"/>
                <w:szCs w:val="18"/>
              </w:rPr>
              <w:tab/>
              <w:t xml:space="preserve">264 </w:t>
            </w:r>
          </w:p>
        </w:tc>
        <w:tc>
          <w:tcPr>
            <w:tcW w:w="815" w:type="dxa"/>
            <w:tcBorders>
              <w:top w:val="nil"/>
              <w:left w:val="nil"/>
              <w:bottom w:val="nil"/>
              <w:right w:val="single" w:sz="2" w:space="0" w:color="auto"/>
            </w:tcBorders>
          </w:tcPr>
          <w:p ns2:paraId="08B1D2B7" ns2:textId="47874F15" w:rsidR="00B6224B" w:rsidRDefault="00B6224B" w:rsidP="00E427B1">
            <w:pPr>
              <w:tabs>
                <w:tab w:val="decimal" w:pos="246"/>
                <w:tab w:val="left" w:pos="326"/>
              </w:tabs>
              <w:spacing w:before="15" w:after="15"/>
              <w:rPr>
                <w:sz w:val="18"/>
                <w:szCs w:val="18"/>
              </w:rPr>
            </w:pPr>
            <w:r>
              <w:rPr>
                <w:sz w:val="18"/>
                <w:szCs w:val="18"/>
              </w:rPr>
              <w:tab/>
              <w:t xml:space="preserve">(94.0) </w:t>
            </w:r>
          </w:p>
        </w:tc>
        <w:tc>
          <w:tcPr>
            <w:tcW w:w="815" w:type="dxa"/>
            <w:tcBorders>
              <w:top w:val="nil"/>
              <w:left w:val="nil"/>
              <w:bottom w:val="nil"/>
              <w:right w:val="nil"/>
            </w:tcBorders>
          </w:tcPr>
          <w:p ns2:paraId="28ED7965" ns2:textId="2CF1B551" w:rsidR="00B6224B" w:rsidRDefault="00B6224B" w:rsidP="00E427B1">
            <w:pPr>
              <w:tabs>
                <w:tab w:val="decimal" w:pos="372"/>
                <w:tab w:val="left" w:pos="452"/>
              </w:tabs>
              <w:spacing w:before="15" w:after="15"/>
              <w:rPr>
                <w:sz w:val="18"/>
                <w:szCs w:val="18"/>
              </w:rPr>
            </w:pPr>
            <w:r>
              <w:rPr>
                <w:sz w:val="18"/>
                <w:szCs w:val="18"/>
              </w:rPr>
              <w:tab/>
              <w:t xml:space="preserve">436 </w:t>
            </w:r>
          </w:p>
        </w:tc>
        <w:tc>
          <w:tcPr>
            <w:tcW w:w="815" w:type="dxa"/>
            <w:tcBorders>
              <w:top w:val="nil"/>
              <w:left w:val="nil"/>
              <w:bottom w:val="nil"/>
              <w:right w:val="single" w:sz="2" w:space="0" w:color="auto"/>
            </w:tcBorders>
          </w:tcPr>
          <w:p ns2:paraId="3956D309" ns2:textId="77777777" w:rsidR="00B6224B" w:rsidRDefault="00B6224B" w:rsidP="00E427B1">
            <w:pPr>
              <w:tabs>
                <w:tab w:val="decimal" w:pos="246"/>
                <w:tab w:val="left" w:pos="326"/>
              </w:tabs>
              <w:spacing w:before="15" w:after="15"/>
              <w:rPr>
                <w:sz w:val="18"/>
                <w:szCs w:val="18"/>
              </w:rPr>
            </w:pPr>
            <w:r>
              <w:rPr>
                <w:sz w:val="18"/>
                <w:szCs w:val="18"/>
              </w:rPr>
              <w:tab/>
              <w:t xml:space="preserve">(97.1) </w:t>
            </w:r>
          </w:p>
        </w:tc>
        <w:tc>
          <w:tcPr>
            <w:tcW w:w="815" w:type="dxa"/>
            <w:tcBorders>
              <w:top w:val="nil"/>
              <w:left w:val="nil"/>
              <w:bottom w:val="nil"/>
              <w:right w:val="nil"/>
            </w:tcBorders>
          </w:tcPr>
          <w:p ns2:paraId="52EAD4B6" ns2:textId="77777777" w:rsidR="00B6224B" w:rsidRDefault="00B6224B" w:rsidP="00E427B1">
            <w:pPr>
              <w:tabs>
                <w:tab w:val="decimal" w:pos="372"/>
                <w:tab w:val="left" w:pos="452"/>
              </w:tabs>
              <w:spacing w:before="15" w:after="15"/>
              <w:rPr>
                <w:sz w:val="18"/>
                <w:szCs w:val="18"/>
              </w:rPr>
            </w:pPr>
            <w:r>
              <w:rPr>
                <w:sz w:val="18"/>
                <w:szCs w:val="18"/>
              </w:rPr>
              <w:tab/>
              <w:t xml:space="preserve">5 </w:t>
            </w:r>
          </w:p>
        </w:tc>
        <w:tc>
          <w:tcPr>
            <w:tcW w:w="815" w:type="dxa"/>
            <w:tcBorders>
              <w:top w:val="nil"/>
              <w:left w:val="nil"/>
              <w:bottom w:val="nil"/>
              <w:right w:val="single" w:sz="2" w:space="0" w:color="auto"/>
            </w:tcBorders>
          </w:tcPr>
          <w:p ns2:paraId="15EF3F28" ns2:textId="77777777" w:rsidR="00B6224B" w:rsidRDefault="00B6224B" w:rsidP="00E427B1">
            <w:pPr>
              <w:tabs>
                <w:tab w:val="decimal" w:pos="246"/>
                <w:tab w:val="left" w:pos="326"/>
              </w:tabs>
              <w:spacing w:before="15" w:after="15"/>
              <w:rPr>
                <w:sz w:val="18"/>
                <w:szCs w:val="18"/>
              </w:rPr>
            </w:pPr>
            <w:r>
              <w:rPr>
                <w:sz w:val="18"/>
                <w:szCs w:val="18"/>
              </w:rPr>
              <w:tab/>
              <w:t xml:space="preserve">(100.0) </w:t>
            </w:r>
          </w:p>
        </w:tc>
        <w:tc>
          <w:tcPr>
            <w:tcW w:w="815" w:type="dxa"/>
            <w:tcBorders>
              <w:top w:val="nil"/>
              <w:left w:val="nil"/>
              <w:bottom w:val="nil"/>
              <w:right w:val="nil"/>
            </w:tcBorders>
          </w:tcPr>
          <w:p ns2:paraId="1656B0BC" ns2:textId="77777777" w:rsidR="00B6224B" w:rsidRDefault="00B6224B" w:rsidP="00E427B1">
            <w:pPr>
              <w:tabs>
                <w:tab w:val="decimal" w:pos="372"/>
                <w:tab w:val="left" w:pos="452"/>
              </w:tabs>
              <w:spacing w:before="15" w:after="15"/>
              <w:rPr>
                <w:sz w:val="18"/>
                <w:szCs w:val="18"/>
              </w:rPr>
            </w:pPr>
            <w:r>
              <w:rPr>
                <w:sz w:val="18"/>
                <w:szCs w:val="18"/>
              </w:rPr>
              <w:tab/>
              <w:t xml:space="preserve">7 </w:t>
            </w:r>
          </w:p>
        </w:tc>
        <w:tc>
          <w:tcPr>
            <w:tcW w:w="815" w:type="dxa"/>
            <w:tcBorders>
              <w:top w:val="nil"/>
              <w:left w:val="nil"/>
              <w:bottom w:val="nil"/>
              <w:right w:val="single" w:sz="2" w:space="0" w:color="auto"/>
            </w:tcBorders>
          </w:tcPr>
          <w:p ns2:paraId="16C6CF8D" ns2:textId="77777777" w:rsidR="00B6224B" w:rsidRDefault="00B6224B" w:rsidP="00E427B1">
            <w:pPr>
              <w:tabs>
                <w:tab w:val="decimal" w:pos="246"/>
                <w:tab w:val="left" w:pos="326"/>
              </w:tabs>
              <w:spacing w:before="15" w:after="15"/>
              <w:rPr>
                <w:sz w:val="18"/>
                <w:szCs w:val="18"/>
              </w:rPr>
            </w:pPr>
            <w:r>
              <w:rPr>
                <w:sz w:val="18"/>
                <w:szCs w:val="18"/>
              </w:rPr>
              <w:tab/>
              <w:t xml:space="preserve">(100.0) </w:t>
            </w:r>
          </w:p>
        </w:tc>
        <w:tc>
          <w:tcPr>
            <w:tcW w:w="815" w:type="dxa"/>
            <w:tcBorders>
              <w:top w:val="nil"/>
              <w:left w:val="nil"/>
              <w:bottom w:val="nil"/>
              <w:right w:val="nil"/>
            </w:tcBorders>
          </w:tcPr>
          <w:p ns2:paraId="641510FD" ns2:textId="4FC5B25A" w:rsidR="00B6224B" w:rsidRDefault="00B6224B" w:rsidP="00E427B1">
            <w:pPr>
              <w:tabs>
                <w:tab w:val="decimal" w:pos="372"/>
                <w:tab w:val="left" w:pos="452"/>
              </w:tabs>
              <w:spacing w:before="15" w:after="15"/>
              <w:rPr>
                <w:sz w:val="18"/>
                <w:szCs w:val="18"/>
              </w:rPr>
            </w:pPr>
            <w:r>
              <w:rPr>
                <w:sz w:val="18"/>
                <w:szCs w:val="18"/>
              </w:rPr>
              <w:tab/>
              <w:t xml:space="preserve">716 </w:t>
            </w:r>
          </w:p>
        </w:tc>
        <w:tc>
          <w:tcPr>
            <w:tcW w:w="815" w:type="dxa"/>
            <w:tcBorders>
              <w:top w:val="nil"/>
              <w:left w:val="nil"/>
              <w:bottom w:val="nil"/>
            </w:tcBorders>
          </w:tcPr>
          <w:p ns2:paraId="17399FAA" ns2:textId="6E57FCEF" w:rsidR="00B6224B" w:rsidRDefault="00B6224B" w:rsidP="00E427B1">
            <w:pPr>
              <w:tabs>
                <w:tab w:val="decimal" w:pos="246"/>
                <w:tab w:val="left" w:pos="326"/>
              </w:tabs>
              <w:spacing w:before="15" w:after="15"/>
              <w:rPr>
                <w:sz w:val="18"/>
                <w:szCs w:val="18"/>
              </w:rPr>
            </w:pPr>
            <w:r>
              <w:rPr>
                <w:sz w:val="18"/>
                <w:szCs w:val="18"/>
              </w:rPr>
              <w:tab/>
              <w:t xml:space="preserve">(96.0) </w:t>
            </w:r>
          </w:p>
        </w:tc>
      </w:tr>
      <w:tr w:rsidR="00B6224B" ns2:paraId="0415A872" ns2: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42B11580" ns2:textId="77777777" w:rsidR="00B6224B" w:rsidRDefault="00B6224B" w:rsidP="00E427B1">
            <w:pPr>
              <w:spacing w:before="15" w:after="15"/>
              <w:ind w:left="160" w:right="1" w:hanging="160"/>
              <w:rPr>
                <w:sz w:val="18"/>
                <w:szCs w:val="18"/>
              </w:rPr>
            </w:pPr>
            <w:r>
              <w:rPr>
                <w:sz w:val="18"/>
                <w:szCs w:val="18"/>
              </w:rPr>
              <w:t xml:space="preserve">   Anaemia </w:t>
            </w:r>
          </w:p>
        </w:tc>
        <w:tc>
          <w:tcPr>
            <w:tcW w:w="815" w:type="dxa"/>
            <w:tcBorders>
              <w:top w:val="nil"/>
              <w:left w:val="nil"/>
              <w:bottom w:val="nil"/>
              <w:right w:val="nil"/>
            </w:tcBorders>
          </w:tcPr>
          <w:p ns2:paraId="1E92B003"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ns2:paraId="7C7714C4"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ns2:paraId="7F648D73" ns2:textId="3EC324CF" w:rsidR="00B6224B" w:rsidRDefault="00B6224B" w:rsidP="00E427B1">
            <w:pPr>
              <w:tabs>
                <w:tab w:val="decimal" w:pos="372"/>
                <w:tab w:val="left" w:pos="452"/>
              </w:tabs>
              <w:spacing w:before="15" w:after="15"/>
              <w:rPr>
                <w:sz w:val="18"/>
                <w:szCs w:val="18"/>
              </w:rPr>
            </w:pPr>
            <w:r>
              <w:rPr>
                <w:sz w:val="18"/>
                <w:szCs w:val="18"/>
              </w:rPr>
              <w:tab/>
              <w:t xml:space="preserve">179 </w:t>
            </w:r>
          </w:p>
        </w:tc>
        <w:tc>
          <w:tcPr>
            <w:tcW w:w="815" w:type="dxa"/>
            <w:tcBorders>
              <w:top w:val="nil"/>
              <w:left w:val="nil"/>
              <w:bottom w:val="nil"/>
              <w:right w:val="single" w:sz="2" w:space="0" w:color="auto"/>
            </w:tcBorders>
          </w:tcPr>
          <w:p ns2:paraId="4F93647F" ns2:textId="5F67ECD1" w:rsidR="00B6224B" w:rsidRDefault="00B6224B" w:rsidP="00E427B1">
            <w:pPr>
              <w:tabs>
                <w:tab w:val="decimal" w:pos="246"/>
                <w:tab w:val="left" w:pos="326"/>
              </w:tabs>
              <w:spacing w:before="15" w:after="15"/>
              <w:rPr>
                <w:sz w:val="18"/>
                <w:szCs w:val="18"/>
              </w:rPr>
            </w:pPr>
            <w:r>
              <w:rPr>
                <w:sz w:val="18"/>
                <w:szCs w:val="18"/>
              </w:rPr>
              <w:tab/>
              <w:t xml:space="preserve">(63.7) </w:t>
            </w:r>
          </w:p>
        </w:tc>
        <w:tc>
          <w:tcPr>
            <w:tcW w:w="815" w:type="dxa"/>
            <w:tcBorders>
              <w:top w:val="nil"/>
              <w:left w:val="nil"/>
              <w:bottom w:val="nil"/>
              <w:right w:val="nil"/>
            </w:tcBorders>
          </w:tcPr>
          <w:p ns2:paraId="64832F61" ns2:textId="30F5030A" w:rsidR="00B6224B" w:rsidRDefault="00B6224B" w:rsidP="00E427B1">
            <w:pPr>
              <w:tabs>
                <w:tab w:val="decimal" w:pos="372"/>
                <w:tab w:val="left" w:pos="452"/>
              </w:tabs>
              <w:spacing w:before="15" w:after="15"/>
              <w:rPr>
                <w:sz w:val="18"/>
                <w:szCs w:val="18"/>
              </w:rPr>
            </w:pPr>
            <w:r>
              <w:rPr>
                <w:sz w:val="18"/>
                <w:szCs w:val="18"/>
              </w:rPr>
              <w:tab/>
              <w:t xml:space="preserve">350 </w:t>
            </w:r>
          </w:p>
        </w:tc>
        <w:tc>
          <w:tcPr>
            <w:tcW w:w="815" w:type="dxa"/>
            <w:tcBorders>
              <w:top w:val="nil"/>
              <w:left w:val="nil"/>
              <w:bottom w:val="nil"/>
              <w:right w:val="single" w:sz="2" w:space="0" w:color="auto"/>
            </w:tcBorders>
          </w:tcPr>
          <w:p ns2:paraId="17BD94E0" ns2:textId="42826CCD" w:rsidR="00B6224B" w:rsidRDefault="00B6224B" w:rsidP="00E427B1">
            <w:pPr>
              <w:tabs>
                <w:tab w:val="decimal" w:pos="246"/>
                <w:tab w:val="left" w:pos="326"/>
              </w:tabs>
              <w:spacing w:before="15" w:after="15"/>
              <w:rPr>
                <w:sz w:val="18"/>
                <w:szCs w:val="18"/>
              </w:rPr>
            </w:pPr>
            <w:r>
              <w:rPr>
                <w:sz w:val="18"/>
                <w:szCs w:val="18"/>
              </w:rPr>
              <w:tab/>
              <w:t xml:space="preserve">(78.0) </w:t>
            </w:r>
          </w:p>
        </w:tc>
        <w:tc>
          <w:tcPr>
            <w:tcW w:w="815" w:type="dxa"/>
            <w:tcBorders>
              <w:top w:val="nil"/>
              <w:left w:val="nil"/>
              <w:bottom w:val="nil"/>
              <w:right w:val="nil"/>
            </w:tcBorders>
          </w:tcPr>
          <w:p ns2:paraId="5F0519C8" ns2:textId="77777777" w:rsidR="00B6224B" w:rsidRDefault="00B6224B" w:rsidP="00E427B1">
            <w:pPr>
              <w:tabs>
                <w:tab w:val="decimal" w:pos="372"/>
                <w:tab w:val="left" w:pos="452"/>
              </w:tabs>
              <w:spacing w:before="15" w:after="15"/>
              <w:rPr>
                <w:sz w:val="18"/>
                <w:szCs w:val="18"/>
              </w:rPr>
            </w:pPr>
            <w:r>
              <w:rPr>
                <w:sz w:val="18"/>
                <w:szCs w:val="18"/>
              </w:rPr>
              <w:tab/>
              <w:t xml:space="preserve">4 </w:t>
            </w:r>
          </w:p>
        </w:tc>
        <w:tc>
          <w:tcPr>
            <w:tcW w:w="815" w:type="dxa"/>
            <w:tcBorders>
              <w:top w:val="nil"/>
              <w:left w:val="nil"/>
              <w:bottom w:val="nil"/>
              <w:right w:val="single" w:sz="2" w:space="0" w:color="auto"/>
            </w:tcBorders>
          </w:tcPr>
          <w:p ns2:paraId="61BB07A3" ns2:textId="77777777" w:rsidR="00B6224B" w:rsidRDefault="00B6224B" w:rsidP="00E427B1">
            <w:pPr>
              <w:tabs>
                <w:tab w:val="decimal" w:pos="246"/>
                <w:tab w:val="left" w:pos="326"/>
              </w:tabs>
              <w:spacing w:before="15" w:after="15"/>
              <w:rPr>
                <w:sz w:val="18"/>
                <w:szCs w:val="18"/>
              </w:rPr>
            </w:pPr>
            <w:r>
              <w:rPr>
                <w:sz w:val="18"/>
                <w:szCs w:val="18"/>
              </w:rPr>
              <w:tab/>
              <w:t xml:space="preserve">(80.0) </w:t>
            </w:r>
          </w:p>
        </w:tc>
        <w:tc>
          <w:tcPr>
            <w:tcW w:w="815" w:type="dxa"/>
            <w:tcBorders>
              <w:top w:val="nil"/>
              <w:left w:val="nil"/>
              <w:bottom w:val="nil"/>
              <w:right w:val="nil"/>
            </w:tcBorders>
          </w:tcPr>
          <w:p ns2:paraId="5F20ED54" ns2:textId="77777777" w:rsidR="00B6224B" w:rsidRDefault="00B6224B" w:rsidP="00E427B1">
            <w:pPr>
              <w:tabs>
                <w:tab w:val="decimal" w:pos="372"/>
                <w:tab w:val="left" w:pos="452"/>
              </w:tabs>
              <w:spacing w:before="15" w:after="15"/>
              <w:rPr>
                <w:sz w:val="18"/>
                <w:szCs w:val="18"/>
              </w:rPr>
            </w:pPr>
            <w:r>
              <w:rPr>
                <w:sz w:val="18"/>
                <w:szCs w:val="18"/>
              </w:rPr>
              <w:tab/>
              <w:t xml:space="preserve">4 </w:t>
            </w:r>
          </w:p>
        </w:tc>
        <w:tc>
          <w:tcPr>
            <w:tcW w:w="815" w:type="dxa"/>
            <w:tcBorders>
              <w:top w:val="nil"/>
              <w:left w:val="nil"/>
              <w:bottom w:val="nil"/>
              <w:right w:val="single" w:sz="2" w:space="0" w:color="auto"/>
            </w:tcBorders>
          </w:tcPr>
          <w:p ns2:paraId="0D3D85B0" ns2:textId="77777777" w:rsidR="00B6224B" w:rsidRDefault="00B6224B" w:rsidP="00E427B1">
            <w:pPr>
              <w:tabs>
                <w:tab w:val="decimal" w:pos="246"/>
                <w:tab w:val="left" w:pos="326"/>
              </w:tabs>
              <w:spacing w:before="15" w:after="15"/>
              <w:rPr>
                <w:sz w:val="18"/>
                <w:szCs w:val="18"/>
              </w:rPr>
            </w:pPr>
            <w:r>
              <w:rPr>
                <w:sz w:val="18"/>
                <w:szCs w:val="18"/>
              </w:rPr>
              <w:tab/>
              <w:t xml:space="preserve">(57.1) </w:t>
            </w:r>
          </w:p>
        </w:tc>
        <w:tc>
          <w:tcPr>
            <w:tcW w:w="815" w:type="dxa"/>
            <w:tcBorders>
              <w:top w:val="nil"/>
              <w:left w:val="nil"/>
              <w:bottom w:val="nil"/>
              <w:right w:val="nil"/>
            </w:tcBorders>
          </w:tcPr>
          <w:p ns2:paraId="0C3E6012" ns2:textId="2094C9F8" w:rsidR="00B6224B" w:rsidRDefault="00B6224B" w:rsidP="00E427B1">
            <w:pPr>
              <w:tabs>
                <w:tab w:val="decimal" w:pos="372"/>
                <w:tab w:val="left" w:pos="452"/>
              </w:tabs>
              <w:spacing w:before="15" w:after="15"/>
              <w:rPr>
                <w:sz w:val="18"/>
                <w:szCs w:val="18"/>
              </w:rPr>
            </w:pPr>
            <w:r>
              <w:rPr>
                <w:sz w:val="18"/>
                <w:szCs w:val="18"/>
              </w:rPr>
              <w:tab/>
              <w:t xml:space="preserve">537 </w:t>
            </w:r>
          </w:p>
        </w:tc>
        <w:tc>
          <w:tcPr>
            <w:tcW w:w="815" w:type="dxa"/>
            <w:tcBorders>
              <w:top w:val="nil"/>
              <w:left w:val="nil"/>
              <w:bottom w:val="nil"/>
            </w:tcBorders>
          </w:tcPr>
          <w:p ns2:paraId="4FF84FAE" ns2:textId="0714EC3D" w:rsidR="00B6224B" w:rsidRDefault="00B6224B" w:rsidP="00E427B1">
            <w:pPr>
              <w:tabs>
                <w:tab w:val="decimal" w:pos="246"/>
                <w:tab w:val="left" w:pos="326"/>
              </w:tabs>
              <w:spacing w:before="15" w:after="15"/>
              <w:rPr>
                <w:sz w:val="18"/>
                <w:szCs w:val="18"/>
              </w:rPr>
            </w:pPr>
            <w:r>
              <w:rPr>
                <w:sz w:val="18"/>
                <w:szCs w:val="18"/>
              </w:rPr>
              <w:tab/>
              <w:t xml:space="preserve">(72.0) </w:t>
            </w:r>
          </w:p>
        </w:tc>
      </w:tr>
      <w:tr w:rsidR="00B6224B" ns2:paraId="60762FEC" ns2: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4DEBD5E9" ns2:textId="77777777" w:rsidR="00B6224B" w:rsidRDefault="00B6224B" w:rsidP="00E427B1">
            <w:pPr>
              <w:spacing w:before="15" w:after="15"/>
              <w:ind w:left="160" w:right="1" w:hanging="160"/>
              <w:rPr>
                <w:sz w:val="18"/>
                <w:szCs w:val="18"/>
              </w:rPr>
            </w:pPr>
            <w:r>
              <w:rPr>
                <w:sz w:val="18"/>
                <w:szCs w:val="18"/>
              </w:rPr>
              <w:t xml:space="preserve">   White blood cell count decreased </w:t>
            </w:r>
          </w:p>
        </w:tc>
        <w:tc>
          <w:tcPr>
            <w:tcW w:w="815" w:type="dxa"/>
            <w:tcBorders>
              <w:top w:val="nil"/>
              <w:left w:val="nil"/>
              <w:bottom w:val="nil"/>
              <w:right w:val="nil"/>
            </w:tcBorders>
          </w:tcPr>
          <w:p ns2:paraId="6B7A23D5"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ns2:paraId="47BD9A90"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ns2:paraId="4FDF6DA3" ns2:textId="48B79C07" w:rsidR="00B6224B" w:rsidRDefault="00B6224B" w:rsidP="00E427B1">
            <w:pPr>
              <w:tabs>
                <w:tab w:val="decimal" w:pos="372"/>
                <w:tab w:val="left" w:pos="452"/>
              </w:tabs>
              <w:spacing w:before="15" w:after="15"/>
              <w:rPr>
                <w:sz w:val="18"/>
                <w:szCs w:val="18"/>
              </w:rPr>
            </w:pPr>
            <w:r>
              <w:rPr>
                <w:sz w:val="18"/>
                <w:szCs w:val="18"/>
              </w:rPr>
              <w:tab/>
              <w:t xml:space="preserve">117 </w:t>
            </w:r>
          </w:p>
        </w:tc>
        <w:tc>
          <w:tcPr>
            <w:tcW w:w="815" w:type="dxa"/>
            <w:tcBorders>
              <w:top w:val="nil"/>
              <w:left w:val="nil"/>
              <w:bottom w:val="nil"/>
              <w:right w:val="single" w:sz="2" w:space="0" w:color="auto"/>
            </w:tcBorders>
          </w:tcPr>
          <w:p ns2:paraId="497DF290" ns2:textId="46E99767" w:rsidR="00B6224B" w:rsidRDefault="00B6224B" w:rsidP="00E427B1">
            <w:pPr>
              <w:tabs>
                <w:tab w:val="decimal" w:pos="246"/>
                <w:tab w:val="left" w:pos="326"/>
              </w:tabs>
              <w:spacing w:before="15" w:after="15"/>
              <w:rPr>
                <w:sz w:val="18"/>
                <w:szCs w:val="18"/>
              </w:rPr>
            </w:pPr>
            <w:r>
              <w:rPr>
                <w:sz w:val="18"/>
                <w:szCs w:val="18"/>
              </w:rPr>
              <w:tab/>
              <w:t xml:space="preserve">(41.6) </w:t>
            </w:r>
          </w:p>
        </w:tc>
        <w:tc>
          <w:tcPr>
            <w:tcW w:w="815" w:type="dxa"/>
            <w:tcBorders>
              <w:top w:val="nil"/>
              <w:left w:val="nil"/>
              <w:bottom w:val="nil"/>
              <w:right w:val="nil"/>
            </w:tcBorders>
          </w:tcPr>
          <w:p ns2:paraId="7FCF4AD0" ns2:textId="77777777" w:rsidR="00B6224B" w:rsidRDefault="00B6224B" w:rsidP="00E427B1">
            <w:pPr>
              <w:tabs>
                <w:tab w:val="decimal" w:pos="372"/>
                <w:tab w:val="left" w:pos="452"/>
              </w:tabs>
              <w:spacing w:before="15" w:after="15"/>
              <w:rPr>
                <w:sz w:val="18"/>
                <w:szCs w:val="18"/>
              </w:rPr>
            </w:pPr>
            <w:r>
              <w:rPr>
                <w:sz w:val="18"/>
                <w:szCs w:val="18"/>
              </w:rPr>
              <w:tab/>
              <w:t xml:space="preserve">281 </w:t>
            </w:r>
          </w:p>
        </w:tc>
        <w:tc>
          <w:tcPr>
            <w:tcW w:w="815" w:type="dxa"/>
            <w:tcBorders>
              <w:top w:val="nil"/>
              <w:left w:val="nil"/>
              <w:bottom w:val="nil"/>
              <w:right w:val="single" w:sz="2" w:space="0" w:color="auto"/>
            </w:tcBorders>
          </w:tcPr>
          <w:p ns2:paraId="4E75F8DC" ns2:textId="0A62229D" w:rsidR="00B6224B" w:rsidRDefault="00B6224B" w:rsidP="00E427B1">
            <w:pPr>
              <w:tabs>
                <w:tab w:val="decimal" w:pos="246"/>
                <w:tab w:val="left" w:pos="326"/>
              </w:tabs>
              <w:spacing w:before="15" w:after="15"/>
              <w:rPr>
                <w:sz w:val="18"/>
                <w:szCs w:val="18"/>
              </w:rPr>
            </w:pPr>
            <w:r>
              <w:rPr>
                <w:sz w:val="18"/>
                <w:szCs w:val="18"/>
              </w:rPr>
              <w:tab/>
              <w:t xml:space="preserve">(62.6) </w:t>
            </w:r>
          </w:p>
        </w:tc>
        <w:tc>
          <w:tcPr>
            <w:tcW w:w="815" w:type="dxa"/>
            <w:tcBorders>
              <w:top w:val="nil"/>
              <w:left w:val="nil"/>
              <w:bottom w:val="nil"/>
              <w:right w:val="nil"/>
            </w:tcBorders>
          </w:tcPr>
          <w:p ns2:paraId="1ED8EDF6" ns2:textId="77777777" w:rsidR="00B6224B" w:rsidRDefault="00B6224B" w:rsidP="00E427B1">
            <w:pPr>
              <w:tabs>
                <w:tab w:val="decimal" w:pos="372"/>
                <w:tab w:val="left" w:pos="452"/>
              </w:tabs>
              <w:spacing w:before="15" w:after="15"/>
              <w:rPr>
                <w:sz w:val="18"/>
                <w:szCs w:val="18"/>
              </w:rPr>
            </w:pPr>
            <w:r>
              <w:rPr>
                <w:sz w:val="18"/>
                <w:szCs w:val="18"/>
              </w:rPr>
              <w:tab/>
              <w:t xml:space="preserve">3 </w:t>
            </w:r>
          </w:p>
        </w:tc>
        <w:tc>
          <w:tcPr>
            <w:tcW w:w="815" w:type="dxa"/>
            <w:tcBorders>
              <w:top w:val="nil"/>
              <w:left w:val="nil"/>
              <w:bottom w:val="nil"/>
              <w:right w:val="single" w:sz="2" w:space="0" w:color="auto"/>
            </w:tcBorders>
          </w:tcPr>
          <w:p ns2:paraId="032DA846" ns2:textId="77777777" w:rsidR="00B6224B" w:rsidRDefault="00B6224B" w:rsidP="00E427B1">
            <w:pPr>
              <w:tabs>
                <w:tab w:val="decimal" w:pos="246"/>
                <w:tab w:val="left" w:pos="326"/>
              </w:tabs>
              <w:spacing w:before="15" w:after="15"/>
              <w:rPr>
                <w:sz w:val="18"/>
                <w:szCs w:val="18"/>
              </w:rPr>
            </w:pPr>
            <w:r>
              <w:rPr>
                <w:sz w:val="18"/>
                <w:szCs w:val="18"/>
              </w:rPr>
              <w:tab/>
              <w:t xml:space="preserve">(60.0) </w:t>
            </w:r>
          </w:p>
        </w:tc>
        <w:tc>
          <w:tcPr>
            <w:tcW w:w="815" w:type="dxa"/>
            <w:tcBorders>
              <w:top w:val="nil"/>
              <w:left w:val="nil"/>
              <w:bottom w:val="nil"/>
              <w:right w:val="nil"/>
            </w:tcBorders>
          </w:tcPr>
          <w:p ns2:paraId="099D37DC" ns2:textId="77777777" w:rsidR="00B6224B" w:rsidRDefault="00B6224B" w:rsidP="00E427B1">
            <w:pPr>
              <w:tabs>
                <w:tab w:val="decimal" w:pos="372"/>
                <w:tab w:val="left" w:pos="452"/>
              </w:tabs>
              <w:spacing w:before="15" w:after="15"/>
              <w:rPr>
                <w:sz w:val="18"/>
                <w:szCs w:val="18"/>
              </w:rPr>
            </w:pPr>
            <w:r>
              <w:rPr>
                <w:sz w:val="18"/>
                <w:szCs w:val="18"/>
              </w:rPr>
              <w:tab/>
              <w:t xml:space="preserve">5 </w:t>
            </w:r>
          </w:p>
        </w:tc>
        <w:tc>
          <w:tcPr>
            <w:tcW w:w="815" w:type="dxa"/>
            <w:tcBorders>
              <w:top w:val="nil"/>
              <w:left w:val="nil"/>
              <w:bottom w:val="nil"/>
              <w:right w:val="single" w:sz="2" w:space="0" w:color="auto"/>
            </w:tcBorders>
          </w:tcPr>
          <w:p ns2:paraId="6F74AFC3" ns2:textId="77777777" w:rsidR="00B6224B" w:rsidRDefault="00B6224B" w:rsidP="00E427B1">
            <w:pPr>
              <w:tabs>
                <w:tab w:val="decimal" w:pos="246"/>
                <w:tab w:val="left" w:pos="326"/>
              </w:tabs>
              <w:spacing w:before="15" w:after="15"/>
              <w:rPr>
                <w:sz w:val="18"/>
                <w:szCs w:val="18"/>
              </w:rPr>
            </w:pPr>
            <w:r>
              <w:rPr>
                <w:sz w:val="18"/>
                <w:szCs w:val="18"/>
              </w:rPr>
              <w:tab/>
              <w:t xml:space="preserve">(71.4) </w:t>
            </w:r>
          </w:p>
        </w:tc>
        <w:tc>
          <w:tcPr>
            <w:tcW w:w="815" w:type="dxa"/>
            <w:tcBorders>
              <w:top w:val="nil"/>
              <w:left w:val="nil"/>
              <w:bottom w:val="nil"/>
              <w:right w:val="nil"/>
            </w:tcBorders>
          </w:tcPr>
          <w:p ns2:paraId="6A87CF8D" ns2:textId="71D68C7E" w:rsidR="00B6224B" w:rsidRDefault="00B6224B" w:rsidP="00E427B1">
            <w:pPr>
              <w:tabs>
                <w:tab w:val="decimal" w:pos="372"/>
                <w:tab w:val="left" w:pos="452"/>
              </w:tabs>
              <w:spacing w:before="15" w:after="15"/>
              <w:rPr>
                <w:sz w:val="18"/>
                <w:szCs w:val="18"/>
              </w:rPr>
            </w:pPr>
            <w:r>
              <w:rPr>
                <w:sz w:val="18"/>
                <w:szCs w:val="18"/>
              </w:rPr>
              <w:tab/>
              <w:t xml:space="preserve">406 </w:t>
            </w:r>
          </w:p>
        </w:tc>
        <w:tc>
          <w:tcPr>
            <w:tcW w:w="815" w:type="dxa"/>
            <w:tcBorders>
              <w:top w:val="nil"/>
              <w:left w:val="nil"/>
              <w:bottom w:val="nil"/>
            </w:tcBorders>
          </w:tcPr>
          <w:p ns2:paraId="773251B9" ns2:textId="4ED8A519" w:rsidR="00B6224B" w:rsidRDefault="00B6224B" w:rsidP="00E427B1">
            <w:pPr>
              <w:tabs>
                <w:tab w:val="decimal" w:pos="246"/>
                <w:tab w:val="left" w:pos="326"/>
              </w:tabs>
              <w:spacing w:before="15" w:after="15"/>
              <w:rPr>
                <w:sz w:val="18"/>
                <w:szCs w:val="18"/>
              </w:rPr>
            </w:pPr>
            <w:r>
              <w:rPr>
                <w:sz w:val="18"/>
                <w:szCs w:val="18"/>
              </w:rPr>
              <w:tab/>
              <w:t xml:space="preserve">(54.4) </w:t>
            </w:r>
          </w:p>
        </w:tc>
      </w:tr>
      <w:tr w:rsidR="00B6224B" ns2:paraId="2EBB86DF" ns2: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31196B8B" ns2:textId="77777777" w:rsidR="00B6224B" w:rsidRDefault="00B6224B" w:rsidP="00E427B1">
            <w:pPr>
              <w:spacing w:before="15" w:after="15"/>
              <w:ind w:left="160" w:right="1" w:hanging="160"/>
              <w:rPr>
                <w:sz w:val="18"/>
                <w:szCs w:val="18"/>
              </w:rPr>
            </w:pPr>
            <w:r>
              <w:rPr>
                <w:sz w:val="18"/>
                <w:szCs w:val="18"/>
              </w:rPr>
              <w:t xml:space="preserve">   Neutrophil count decreased </w:t>
            </w:r>
          </w:p>
        </w:tc>
        <w:tc>
          <w:tcPr>
            <w:tcW w:w="815" w:type="dxa"/>
            <w:tcBorders>
              <w:top w:val="nil"/>
              <w:left w:val="nil"/>
              <w:bottom w:val="nil"/>
              <w:right w:val="nil"/>
            </w:tcBorders>
          </w:tcPr>
          <w:p ns2:paraId="373F822C" ns2:textId="77777777" w:rsidR="00B6224B" w:rsidRDefault="00B6224B" w:rsidP="00E427B1">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nil"/>
              <w:right w:val="single" w:sz="2" w:space="0" w:color="auto"/>
            </w:tcBorders>
          </w:tcPr>
          <w:p ns2:paraId="1A71A130" ns2:textId="77777777" w:rsidR="00B6224B" w:rsidRDefault="00B6224B" w:rsidP="00E427B1">
            <w:pPr>
              <w:tabs>
                <w:tab w:val="decimal" w:pos="246"/>
                <w:tab w:val="left" w:pos="326"/>
              </w:tabs>
              <w:spacing w:before="15" w:after="15"/>
              <w:rPr>
                <w:sz w:val="18"/>
                <w:szCs w:val="18"/>
              </w:rPr>
            </w:pPr>
            <w:r>
              <w:rPr>
                <w:sz w:val="18"/>
                <w:szCs w:val="18"/>
              </w:rPr>
              <w:tab/>
              <w:t xml:space="preserve">(25.0) </w:t>
            </w:r>
          </w:p>
        </w:tc>
        <w:tc>
          <w:tcPr>
            <w:tcW w:w="815" w:type="dxa"/>
            <w:tcBorders>
              <w:top w:val="nil"/>
              <w:left w:val="nil"/>
              <w:bottom w:val="nil"/>
              <w:right w:val="nil"/>
            </w:tcBorders>
          </w:tcPr>
          <w:p ns2:paraId="144161B1" ns2:textId="68429C80" w:rsidR="00B6224B" w:rsidRDefault="00B6224B" w:rsidP="00E427B1">
            <w:pPr>
              <w:tabs>
                <w:tab w:val="decimal" w:pos="372"/>
                <w:tab w:val="left" w:pos="452"/>
              </w:tabs>
              <w:spacing w:before="15" w:after="15"/>
              <w:rPr>
                <w:sz w:val="18"/>
                <w:szCs w:val="18"/>
              </w:rPr>
            </w:pPr>
            <w:r>
              <w:rPr>
                <w:sz w:val="18"/>
                <w:szCs w:val="18"/>
              </w:rPr>
              <w:tab/>
              <w:t xml:space="preserve">115 </w:t>
            </w:r>
          </w:p>
        </w:tc>
        <w:tc>
          <w:tcPr>
            <w:tcW w:w="815" w:type="dxa"/>
            <w:tcBorders>
              <w:top w:val="nil"/>
              <w:left w:val="nil"/>
              <w:bottom w:val="nil"/>
              <w:right w:val="single" w:sz="2" w:space="0" w:color="auto"/>
            </w:tcBorders>
          </w:tcPr>
          <w:p ns2:paraId="2B4D8012" ns2:textId="5E7AD455" w:rsidR="00B6224B" w:rsidRDefault="00B6224B" w:rsidP="00E427B1">
            <w:pPr>
              <w:tabs>
                <w:tab w:val="decimal" w:pos="246"/>
                <w:tab w:val="left" w:pos="326"/>
              </w:tabs>
              <w:spacing w:before="15" w:after="15"/>
              <w:rPr>
                <w:sz w:val="18"/>
                <w:szCs w:val="18"/>
              </w:rPr>
            </w:pPr>
            <w:r>
              <w:rPr>
                <w:sz w:val="18"/>
                <w:szCs w:val="18"/>
              </w:rPr>
              <w:tab/>
              <w:t xml:space="preserve">(40.9) </w:t>
            </w:r>
          </w:p>
        </w:tc>
        <w:tc>
          <w:tcPr>
            <w:tcW w:w="815" w:type="dxa"/>
            <w:tcBorders>
              <w:top w:val="nil"/>
              <w:left w:val="nil"/>
              <w:bottom w:val="nil"/>
              <w:right w:val="nil"/>
            </w:tcBorders>
          </w:tcPr>
          <w:p ns2:paraId="5736F1ED" ns2:textId="77777777" w:rsidR="00B6224B" w:rsidRDefault="00B6224B" w:rsidP="00E427B1">
            <w:pPr>
              <w:tabs>
                <w:tab w:val="decimal" w:pos="372"/>
                <w:tab w:val="left" w:pos="452"/>
              </w:tabs>
              <w:spacing w:before="15" w:after="15"/>
              <w:rPr>
                <w:sz w:val="18"/>
                <w:szCs w:val="18"/>
              </w:rPr>
            </w:pPr>
            <w:r>
              <w:rPr>
                <w:sz w:val="18"/>
                <w:szCs w:val="18"/>
              </w:rPr>
              <w:tab/>
              <w:t xml:space="preserve">259 </w:t>
            </w:r>
          </w:p>
        </w:tc>
        <w:tc>
          <w:tcPr>
            <w:tcW w:w="815" w:type="dxa"/>
            <w:tcBorders>
              <w:top w:val="nil"/>
              <w:left w:val="nil"/>
              <w:bottom w:val="nil"/>
              <w:right w:val="single" w:sz="2" w:space="0" w:color="auto"/>
            </w:tcBorders>
          </w:tcPr>
          <w:p ns2:paraId="71EC048F" ns2:textId="2930A80F" w:rsidR="00B6224B" w:rsidRDefault="00B6224B" w:rsidP="00E427B1">
            <w:pPr>
              <w:tabs>
                <w:tab w:val="decimal" w:pos="246"/>
                <w:tab w:val="left" w:pos="326"/>
              </w:tabs>
              <w:spacing w:before="15" w:after="15"/>
              <w:rPr>
                <w:sz w:val="18"/>
                <w:szCs w:val="18"/>
              </w:rPr>
            </w:pPr>
            <w:r>
              <w:rPr>
                <w:sz w:val="18"/>
                <w:szCs w:val="18"/>
              </w:rPr>
              <w:tab/>
              <w:t xml:space="preserve">(57.7) </w:t>
            </w:r>
          </w:p>
        </w:tc>
        <w:tc>
          <w:tcPr>
            <w:tcW w:w="815" w:type="dxa"/>
            <w:tcBorders>
              <w:top w:val="nil"/>
              <w:left w:val="nil"/>
              <w:bottom w:val="nil"/>
              <w:right w:val="nil"/>
            </w:tcBorders>
          </w:tcPr>
          <w:p ns2:paraId="0677DEA2" ns2:textId="77777777" w:rsidR="00B6224B" w:rsidRDefault="00B6224B" w:rsidP="00E427B1">
            <w:pPr>
              <w:tabs>
                <w:tab w:val="decimal" w:pos="372"/>
                <w:tab w:val="left" w:pos="452"/>
              </w:tabs>
              <w:spacing w:before="15" w:after="15"/>
              <w:rPr>
                <w:sz w:val="18"/>
                <w:szCs w:val="18"/>
              </w:rPr>
            </w:pPr>
            <w:r>
              <w:rPr>
                <w:sz w:val="18"/>
                <w:szCs w:val="18"/>
              </w:rPr>
              <w:tab/>
              <w:t xml:space="preserve">4 </w:t>
            </w:r>
          </w:p>
        </w:tc>
        <w:tc>
          <w:tcPr>
            <w:tcW w:w="815" w:type="dxa"/>
            <w:tcBorders>
              <w:top w:val="nil"/>
              <w:left w:val="nil"/>
              <w:bottom w:val="nil"/>
              <w:right w:val="single" w:sz="2" w:space="0" w:color="auto"/>
            </w:tcBorders>
          </w:tcPr>
          <w:p ns2:paraId="3FA4A9EB" ns2:textId="77777777" w:rsidR="00B6224B" w:rsidRDefault="00B6224B" w:rsidP="00E427B1">
            <w:pPr>
              <w:tabs>
                <w:tab w:val="decimal" w:pos="246"/>
                <w:tab w:val="left" w:pos="326"/>
              </w:tabs>
              <w:spacing w:before="15" w:after="15"/>
              <w:rPr>
                <w:sz w:val="18"/>
                <w:szCs w:val="18"/>
              </w:rPr>
            </w:pPr>
            <w:r>
              <w:rPr>
                <w:sz w:val="18"/>
                <w:szCs w:val="18"/>
              </w:rPr>
              <w:tab/>
              <w:t xml:space="preserve">(80.0) </w:t>
            </w:r>
          </w:p>
        </w:tc>
        <w:tc>
          <w:tcPr>
            <w:tcW w:w="815" w:type="dxa"/>
            <w:tcBorders>
              <w:top w:val="nil"/>
              <w:left w:val="nil"/>
              <w:bottom w:val="nil"/>
              <w:right w:val="nil"/>
            </w:tcBorders>
          </w:tcPr>
          <w:p ns2:paraId="2B1777A3" ns2:textId="77777777" w:rsidR="00B6224B" w:rsidRDefault="00B6224B" w:rsidP="00E427B1">
            <w:pPr>
              <w:tabs>
                <w:tab w:val="decimal" w:pos="372"/>
                <w:tab w:val="left" w:pos="452"/>
              </w:tabs>
              <w:spacing w:before="15" w:after="15"/>
              <w:rPr>
                <w:sz w:val="18"/>
                <w:szCs w:val="18"/>
              </w:rPr>
            </w:pPr>
            <w:r>
              <w:rPr>
                <w:sz w:val="18"/>
                <w:szCs w:val="18"/>
              </w:rPr>
              <w:tab/>
              <w:t xml:space="preserve">5 </w:t>
            </w:r>
          </w:p>
        </w:tc>
        <w:tc>
          <w:tcPr>
            <w:tcW w:w="815" w:type="dxa"/>
            <w:tcBorders>
              <w:top w:val="nil"/>
              <w:left w:val="nil"/>
              <w:bottom w:val="nil"/>
              <w:right w:val="single" w:sz="2" w:space="0" w:color="auto"/>
            </w:tcBorders>
          </w:tcPr>
          <w:p ns2:paraId="3E5564D5" ns2:textId="77777777" w:rsidR="00B6224B" w:rsidRDefault="00B6224B" w:rsidP="00E427B1">
            <w:pPr>
              <w:tabs>
                <w:tab w:val="decimal" w:pos="246"/>
                <w:tab w:val="left" w:pos="326"/>
              </w:tabs>
              <w:spacing w:before="15" w:after="15"/>
              <w:rPr>
                <w:sz w:val="18"/>
                <w:szCs w:val="18"/>
              </w:rPr>
            </w:pPr>
            <w:r>
              <w:rPr>
                <w:sz w:val="18"/>
                <w:szCs w:val="18"/>
              </w:rPr>
              <w:tab/>
              <w:t xml:space="preserve">(71.4) </w:t>
            </w:r>
          </w:p>
        </w:tc>
        <w:tc>
          <w:tcPr>
            <w:tcW w:w="815" w:type="dxa"/>
            <w:tcBorders>
              <w:top w:val="nil"/>
              <w:left w:val="nil"/>
              <w:bottom w:val="nil"/>
              <w:right w:val="nil"/>
            </w:tcBorders>
          </w:tcPr>
          <w:p ns2:paraId="6D0A1731" ns2:textId="4AABFF7F" w:rsidR="00B6224B" w:rsidRDefault="00B6224B" w:rsidP="00E427B1">
            <w:pPr>
              <w:tabs>
                <w:tab w:val="decimal" w:pos="372"/>
                <w:tab w:val="left" w:pos="452"/>
              </w:tabs>
              <w:spacing w:before="15" w:after="15"/>
              <w:rPr>
                <w:sz w:val="18"/>
                <w:szCs w:val="18"/>
              </w:rPr>
            </w:pPr>
            <w:r>
              <w:rPr>
                <w:sz w:val="18"/>
                <w:szCs w:val="18"/>
              </w:rPr>
              <w:tab/>
              <w:t xml:space="preserve">384 </w:t>
            </w:r>
          </w:p>
        </w:tc>
        <w:tc>
          <w:tcPr>
            <w:tcW w:w="815" w:type="dxa"/>
            <w:tcBorders>
              <w:top w:val="nil"/>
              <w:left w:val="nil"/>
              <w:bottom w:val="nil"/>
            </w:tcBorders>
          </w:tcPr>
          <w:p ns2:paraId="3728AE82" ns2:textId="43757FE1" w:rsidR="00B6224B" w:rsidRDefault="00B6224B" w:rsidP="00E427B1">
            <w:pPr>
              <w:tabs>
                <w:tab w:val="decimal" w:pos="246"/>
                <w:tab w:val="left" w:pos="326"/>
              </w:tabs>
              <w:spacing w:before="15" w:after="15"/>
              <w:rPr>
                <w:sz w:val="18"/>
                <w:szCs w:val="18"/>
              </w:rPr>
            </w:pPr>
            <w:r>
              <w:rPr>
                <w:sz w:val="18"/>
                <w:szCs w:val="18"/>
              </w:rPr>
              <w:tab/>
              <w:t xml:space="preserve">(51.5) </w:t>
            </w:r>
          </w:p>
        </w:tc>
      </w:tr>
      <w:tr w:rsidR="00B6224B" ns2:paraId="3F0A8643" ns2: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6B31E416" ns2:textId="77777777" w:rsidR="00B6224B" w:rsidRDefault="00B6224B" w:rsidP="00E427B1">
            <w:pPr>
              <w:spacing w:before="15" w:after="15"/>
              <w:ind w:left="160" w:right="1" w:hanging="160"/>
              <w:rPr>
                <w:sz w:val="18"/>
                <w:szCs w:val="18"/>
              </w:rPr>
            </w:pPr>
            <w:r>
              <w:rPr>
                <w:sz w:val="18"/>
                <w:szCs w:val="18"/>
              </w:rPr>
              <w:t xml:space="preserve">   Stomatitis </w:t>
            </w:r>
          </w:p>
        </w:tc>
        <w:tc>
          <w:tcPr>
            <w:tcW w:w="815" w:type="dxa"/>
            <w:tcBorders>
              <w:top w:val="nil"/>
              <w:left w:val="nil"/>
              <w:bottom w:val="nil"/>
              <w:right w:val="nil"/>
            </w:tcBorders>
          </w:tcPr>
          <w:p ns2:paraId="74082057"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ns2:paraId="76CDAFA6"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ns2:paraId="4BD871DC" ns2:textId="0DB7C54A" w:rsidR="00B6224B" w:rsidRDefault="00B6224B" w:rsidP="00E427B1">
            <w:pPr>
              <w:tabs>
                <w:tab w:val="decimal" w:pos="372"/>
                <w:tab w:val="left" w:pos="452"/>
              </w:tabs>
              <w:spacing w:before="15" w:after="15"/>
              <w:rPr>
                <w:sz w:val="18"/>
                <w:szCs w:val="18"/>
              </w:rPr>
            </w:pPr>
            <w:r>
              <w:rPr>
                <w:sz w:val="18"/>
                <w:szCs w:val="18"/>
              </w:rPr>
              <w:tab/>
              <w:t xml:space="preserve">61 </w:t>
            </w:r>
          </w:p>
        </w:tc>
        <w:tc>
          <w:tcPr>
            <w:tcW w:w="815" w:type="dxa"/>
            <w:tcBorders>
              <w:top w:val="nil"/>
              <w:left w:val="nil"/>
              <w:bottom w:val="nil"/>
              <w:right w:val="single" w:sz="2" w:space="0" w:color="auto"/>
            </w:tcBorders>
          </w:tcPr>
          <w:p ns2:paraId="4994D6D1" ns2:textId="5E186699" w:rsidR="00B6224B" w:rsidRDefault="00B6224B" w:rsidP="00E427B1">
            <w:pPr>
              <w:tabs>
                <w:tab w:val="decimal" w:pos="246"/>
                <w:tab w:val="left" w:pos="326"/>
              </w:tabs>
              <w:spacing w:before="15" w:after="15"/>
              <w:rPr>
                <w:sz w:val="18"/>
                <w:szCs w:val="18"/>
              </w:rPr>
            </w:pPr>
            <w:r>
              <w:rPr>
                <w:sz w:val="18"/>
                <w:szCs w:val="18"/>
              </w:rPr>
              <w:tab/>
              <w:t xml:space="preserve">(21.7) </w:t>
            </w:r>
          </w:p>
        </w:tc>
        <w:tc>
          <w:tcPr>
            <w:tcW w:w="815" w:type="dxa"/>
            <w:tcBorders>
              <w:top w:val="nil"/>
              <w:left w:val="nil"/>
              <w:bottom w:val="nil"/>
              <w:right w:val="nil"/>
            </w:tcBorders>
          </w:tcPr>
          <w:p ns2:paraId="6E01FE38" ns2:textId="77777777" w:rsidR="00B6224B" w:rsidRDefault="00B6224B" w:rsidP="00E427B1">
            <w:pPr>
              <w:tabs>
                <w:tab w:val="decimal" w:pos="372"/>
                <w:tab w:val="left" w:pos="452"/>
              </w:tabs>
              <w:spacing w:before="15" w:after="15"/>
              <w:rPr>
                <w:sz w:val="18"/>
                <w:szCs w:val="18"/>
              </w:rPr>
            </w:pPr>
            <w:r>
              <w:rPr>
                <w:sz w:val="18"/>
                <w:szCs w:val="18"/>
              </w:rPr>
              <w:tab/>
              <w:t xml:space="preserve">202 </w:t>
            </w:r>
          </w:p>
        </w:tc>
        <w:tc>
          <w:tcPr>
            <w:tcW w:w="815" w:type="dxa"/>
            <w:tcBorders>
              <w:top w:val="nil"/>
              <w:left w:val="nil"/>
              <w:bottom w:val="nil"/>
              <w:right w:val="single" w:sz="2" w:space="0" w:color="auto"/>
            </w:tcBorders>
          </w:tcPr>
          <w:p ns2:paraId="5D829291" ns2:textId="6924D6B1" w:rsidR="00B6224B" w:rsidRDefault="00B6224B" w:rsidP="00E427B1">
            <w:pPr>
              <w:tabs>
                <w:tab w:val="decimal" w:pos="246"/>
                <w:tab w:val="left" w:pos="326"/>
              </w:tabs>
              <w:spacing w:before="15" w:after="15"/>
              <w:rPr>
                <w:sz w:val="18"/>
                <w:szCs w:val="18"/>
              </w:rPr>
            </w:pPr>
            <w:r>
              <w:rPr>
                <w:sz w:val="18"/>
                <w:szCs w:val="18"/>
              </w:rPr>
              <w:tab/>
              <w:t xml:space="preserve">(45.0) </w:t>
            </w:r>
          </w:p>
        </w:tc>
        <w:tc>
          <w:tcPr>
            <w:tcW w:w="815" w:type="dxa"/>
            <w:tcBorders>
              <w:top w:val="nil"/>
              <w:left w:val="nil"/>
              <w:bottom w:val="nil"/>
              <w:right w:val="nil"/>
            </w:tcBorders>
          </w:tcPr>
          <w:p ns2:paraId="753DB7FD" ns2:textId="77777777" w:rsidR="00B6224B" w:rsidRDefault="00B6224B" w:rsidP="00E427B1">
            <w:pPr>
              <w:tabs>
                <w:tab w:val="decimal" w:pos="372"/>
                <w:tab w:val="left" w:pos="452"/>
              </w:tabs>
              <w:spacing w:before="15" w:after="15"/>
              <w:rPr>
                <w:sz w:val="18"/>
                <w:szCs w:val="18"/>
              </w:rPr>
            </w:pPr>
            <w:r>
              <w:rPr>
                <w:sz w:val="18"/>
                <w:szCs w:val="18"/>
              </w:rPr>
              <w:tab/>
              <w:t xml:space="preserve">4 </w:t>
            </w:r>
          </w:p>
        </w:tc>
        <w:tc>
          <w:tcPr>
            <w:tcW w:w="815" w:type="dxa"/>
            <w:tcBorders>
              <w:top w:val="nil"/>
              <w:left w:val="nil"/>
              <w:bottom w:val="nil"/>
              <w:right w:val="single" w:sz="2" w:space="0" w:color="auto"/>
            </w:tcBorders>
          </w:tcPr>
          <w:p ns2:paraId="5BC853A7" ns2:textId="77777777" w:rsidR="00B6224B" w:rsidRDefault="00B6224B" w:rsidP="00E427B1">
            <w:pPr>
              <w:tabs>
                <w:tab w:val="decimal" w:pos="246"/>
                <w:tab w:val="left" w:pos="326"/>
              </w:tabs>
              <w:spacing w:before="15" w:after="15"/>
              <w:rPr>
                <w:sz w:val="18"/>
                <w:szCs w:val="18"/>
              </w:rPr>
            </w:pPr>
            <w:r>
              <w:rPr>
                <w:sz w:val="18"/>
                <w:szCs w:val="18"/>
              </w:rPr>
              <w:tab/>
              <w:t xml:space="preserve">(80.0) </w:t>
            </w:r>
          </w:p>
        </w:tc>
        <w:tc>
          <w:tcPr>
            <w:tcW w:w="815" w:type="dxa"/>
            <w:tcBorders>
              <w:top w:val="nil"/>
              <w:left w:val="nil"/>
              <w:bottom w:val="nil"/>
              <w:right w:val="nil"/>
            </w:tcBorders>
          </w:tcPr>
          <w:p ns2:paraId="2F3E197E" ns2:textId="77777777" w:rsidR="00B6224B" w:rsidRDefault="00B6224B" w:rsidP="00E427B1">
            <w:pPr>
              <w:tabs>
                <w:tab w:val="decimal" w:pos="372"/>
                <w:tab w:val="left" w:pos="452"/>
              </w:tabs>
              <w:spacing w:before="15" w:after="15"/>
              <w:rPr>
                <w:sz w:val="18"/>
                <w:szCs w:val="18"/>
              </w:rPr>
            </w:pPr>
            <w:r>
              <w:rPr>
                <w:sz w:val="18"/>
                <w:szCs w:val="18"/>
              </w:rPr>
              <w:tab/>
              <w:t xml:space="preserve">3 </w:t>
            </w:r>
          </w:p>
        </w:tc>
        <w:tc>
          <w:tcPr>
            <w:tcW w:w="815" w:type="dxa"/>
            <w:tcBorders>
              <w:top w:val="nil"/>
              <w:left w:val="nil"/>
              <w:bottom w:val="nil"/>
              <w:right w:val="single" w:sz="2" w:space="0" w:color="auto"/>
            </w:tcBorders>
          </w:tcPr>
          <w:p ns2:paraId="7C64B8DB" ns2:textId="77777777" w:rsidR="00B6224B" w:rsidRDefault="00B6224B" w:rsidP="00E427B1">
            <w:pPr>
              <w:tabs>
                <w:tab w:val="decimal" w:pos="246"/>
                <w:tab w:val="left" w:pos="326"/>
              </w:tabs>
              <w:spacing w:before="15" w:after="15"/>
              <w:rPr>
                <w:sz w:val="18"/>
                <w:szCs w:val="18"/>
              </w:rPr>
            </w:pPr>
            <w:r>
              <w:rPr>
                <w:sz w:val="18"/>
                <w:szCs w:val="18"/>
              </w:rPr>
              <w:tab/>
              <w:t xml:space="preserve">(42.9) </w:t>
            </w:r>
          </w:p>
        </w:tc>
        <w:tc>
          <w:tcPr>
            <w:tcW w:w="815" w:type="dxa"/>
            <w:tcBorders>
              <w:top w:val="nil"/>
              <w:left w:val="nil"/>
              <w:bottom w:val="nil"/>
              <w:right w:val="nil"/>
            </w:tcBorders>
          </w:tcPr>
          <w:p ns2:paraId="3F14B1B4" ns2:textId="454D3FB5" w:rsidR="00B6224B" w:rsidRDefault="00B6224B" w:rsidP="00E427B1">
            <w:pPr>
              <w:tabs>
                <w:tab w:val="decimal" w:pos="372"/>
                <w:tab w:val="left" w:pos="452"/>
              </w:tabs>
              <w:spacing w:before="15" w:after="15"/>
              <w:rPr>
                <w:sz w:val="18"/>
                <w:szCs w:val="18"/>
              </w:rPr>
            </w:pPr>
            <w:r>
              <w:rPr>
                <w:sz w:val="18"/>
                <w:szCs w:val="18"/>
              </w:rPr>
              <w:tab/>
              <w:t xml:space="preserve">270 </w:t>
            </w:r>
          </w:p>
        </w:tc>
        <w:tc>
          <w:tcPr>
            <w:tcW w:w="815" w:type="dxa"/>
            <w:tcBorders>
              <w:top w:val="nil"/>
              <w:left w:val="nil"/>
              <w:bottom w:val="nil"/>
            </w:tcBorders>
          </w:tcPr>
          <w:p ns2:paraId="17F221E1" ns2:textId="3F91E2D0" w:rsidR="00B6224B" w:rsidRDefault="00B6224B" w:rsidP="00E427B1">
            <w:pPr>
              <w:tabs>
                <w:tab w:val="decimal" w:pos="246"/>
                <w:tab w:val="left" w:pos="326"/>
              </w:tabs>
              <w:spacing w:before="15" w:after="15"/>
              <w:rPr>
                <w:sz w:val="18"/>
                <w:szCs w:val="18"/>
              </w:rPr>
            </w:pPr>
            <w:r>
              <w:rPr>
                <w:sz w:val="18"/>
                <w:szCs w:val="18"/>
              </w:rPr>
              <w:tab/>
              <w:t xml:space="preserve">(36.2) </w:t>
            </w:r>
          </w:p>
        </w:tc>
      </w:tr>
      <w:tr w:rsidR="00B6224B" ns2:paraId="21F804AF" ns2: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11CD83CC" ns2:textId="77777777" w:rsidR="00B6224B" w:rsidRDefault="00B6224B" w:rsidP="00E427B1">
            <w:pPr>
              <w:spacing w:before="15" w:after="15"/>
              <w:ind w:left="160" w:right="1" w:hanging="160"/>
              <w:rPr>
                <w:sz w:val="18"/>
                <w:szCs w:val="18"/>
              </w:rPr>
            </w:pPr>
            <w:r>
              <w:rPr>
                <w:sz w:val="18"/>
                <w:szCs w:val="18"/>
              </w:rPr>
              <w:t xml:space="preserve">   Nausea </w:t>
            </w:r>
          </w:p>
        </w:tc>
        <w:tc>
          <w:tcPr>
            <w:tcW w:w="815" w:type="dxa"/>
            <w:tcBorders>
              <w:top w:val="nil"/>
              <w:left w:val="nil"/>
              <w:bottom w:val="nil"/>
              <w:right w:val="nil"/>
            </w:tcBorders>
          </w:tcPr>
          <w:p ns2:paraId="1445D937" ns2:textId="77777777" w:rsidR="00B6224B" w:rsidRDefault="00B6224B" w:rsidP="00E427B1">
            <w:pPr>
              <w:tabs>
                <w:tab w:val="decimal" w:pos="372"/>
                <w:tab w:val="left" w:pos="452"/>
              </w:tabs>
              <w:spacing w:before="15" w:after="15"/>
              <w:rPr>
                <w:sz w:val="18"/>
                <w:szCs w:val="18"/>
              </w:rPr>
            </w:pPr>
            <w:r>
              <w:rPr>
                <w:sz w:val="18"/>
                <w:szCs w:val="18"/>
              </w:rPr>
              <w:tab/>
              <w:t xml:space="preserve">3 </w:t>
            </w:r>
          </w:p>
        </w:tc>
        <w:tc>
          <w:tcPr>
            <w:tcW w:w="815" w:type="dxa"/>
            <w:tcBorders>
              <w:top w:val="nil"/>
              <w:left w:val="nil"/>
              <w:bottom w:val="nil"/>
              <w:right w:val="single" w:sz="2" w:space="0" w:color="auto"/>
            </w:tcBorders>
          </w:tcPr>
          <w:p ns2:paraId="56AADDFC" ns2:textId="77777777" w:rsidR="00B6224B" w:rsidRDefault="00B6224B" w:rsidP="00E427B1">
            <w:pPr>
              <w:tabs>
                <w:tab w:val="decimal" w:pos="246"/>
                <w:tab w:val="left" w:pos="326"/>
              </w:tabs>
              <w:spacing w:before="15" w:after="15"/>
              <w:rPr>
                <w:sz w:val="18"/>
                <w:szCs w:val="18"/>
              </w:rPr>
            </w:pPr>
            <w:r>
              <w:rPr>
                <w:sz w:val="18"/>
                <w:szCs w:val="18"/>
              </w:rPr>
              <w:tab/>
              <w:t xml:space="preserve">(75.0) </w:t>
            </w:r>
          </w:p>
        </w:tc>
        <w:tc>
          <w:tcPr>
            <w:tcW w:w="815" w:type="dxa"/>
            <w:tcBorders>
              <w:top w:val="nil"/>
              <w:left w:val="nil"/>
              <w:bottom w:val="nil"/>
              <w:right w:val="nil"/>
            </w:tcBorders>
          </w:tcPr>
          <w:p ns2:paraId="7412DF91" ns2:textId="5AB71A28" w:rsidR="00B6224B" w:rsidRDefault="00B6224B" w:rsidP="00E427B1">
            <w:pPr>
              <w:tabs>
                <w:tab w:val="decimal" w:pos="372"/>
                <w:tab w:val="left" w:pos="452"/>
              </w:tabs>
              <w:spacing w:before="15" w:after="15"/>
              <w:rPr>
                <w:sz w:val="18"/>
                <w:szCs w:val="18"/>
              </w:rPr>
            </w:pPr>
            <w:r>
              <w:rPr>
                <w:sz w:val="18"/>
                <w:szCs w:val="18"/>
              </w:rPr>
              <w:tab/>
              <w:t xml:space="preserve">71 </w:t>
            </w:r>
          </w:p>
        </w:tc>
        <w:tc>
          <w:tcPr>
            <w:tcW w:w="815" w:type="dxa"/>
            <w:tcBorders>
              <w:top w:val="nil"/>
              <w:left w:val="nil"/>
              <w:bottom w:val="nil"/>
              <w:right w:val="single" w:sz="2" w:space="0" w:color="auto"/>
            </w:tcBorders>
          </w:tcPr>
          <w:p ns2:paraId="1317A169" ns2:textId="3D734D25" w:rsidR="00B6224B" w:rsidRDefault="00B6224B" w:rsidP="00E427B1">
            <w:pPr>
              <w:tabs>
                <w:tab w:val="decimal" w:pos="246"/>
                <w:tab w:val="left" w:pos="326"/>
              </w:tabs>
              <w:spacing w:before="15" w:after="15"/>
              <w:rPr>
                <w:sz w:val="18"/>
                <w:szCs w:val="18"/>
              </w:rPr>
            </w:pPr>
            <w:r>
              <w:rPr>
                <w:sz w:val="18"/>
                <w:szCs w:val="18"/>
              </w:rPr>
              <w:tab/>
              <w:t xml:space="preserve">(25.3) </w:t>
            </w:r>
          </w:p>
        </w:tc>
        <w:tc>
          <w:tcPr>
            <w:tcW w:w="815" w:type="dxa"/>
            <w:tcBorders>
              <w:top w:val="nil"/>
              <w:left w:val="nil"/>
              <w:bottom w:val="nil"/>
              <w:right w:val="nil"/>
            </w:tcBorders>
          </w:tcPr>
          <w:p ns2:paraId="0C97E3A2" ns2:textId="0B634B67" w:rsidR="00B6224B" w:rsidRDefault="00B6224B" w:rsidP="00E427B1">
            <w:pPr>
              <w:tabs>
                <w:tab w:val="decimal" w:pos="372"/>
                <w:tab w:val="left" w:pos="452"/>
              </w:tabs>
              <w:spacing w:before="15" w:after="15"/>
              <w:rPr>
                <w:sz w:val="18"/>
                <w:szCs w:val="18"/>
              </w:rPr>
            </w:pPr>
            <w:r>
              <w:rPr>
                <w:sz w:val="18"/>
                <w:szCs w:val="18"/>
              </w:rPr>
              <w:tab/>
              <w:t xml:space="preserve">129 </w:t>
            </w:r>
          </w:p>
        </w:tc>
        <w:tc>
          <w:tcPr>
            <w:tcW w:w="815" w:type="dxa"/>
            <w:tcBorders>
              <w:top w:val="nil"/>
              <w:left w:val="nil"/>
              <w:bottom w:val="nil"/>
              <w:right w:val="single" w:sz="2" w:space="0" w:color="auto"/>
            </w:tcBorders>
          </w:tcPr>
          <w:p ns2:paraId="3A0470F4" ns2:textId="7B50626A" w:rsidR="00B6224B" w:rsidRDefault="00B6224B" w:rsidP="00E427B1">
            <w:pPr>
              <w:tabs>
                <w:tab w:val="decimal" w:pos="246"/>
                <w:tab w:val="left" w:pos="326"/>
              </w:tabs>
              <w:spacing w:before="15" w:after="15"/>
              <w:rPr>
                <w:sz w:val="18"/>
                <w:szCs w:val="18"/>
              </w:rPr>
            </w:pPr>
            <w:r>
              <w:rPr>
                <w:sz w:val="18"/>
                <w:szCs w:val="18"/>
              </w:rPr>
              <w:tab/>
              <w:t xml:space="preserve">(28.7) </w:t>
            </w:r>
          </w:p>
        </w:tc>
        <w:tc>
          <w:tcPr>
            <w:tcW w:w="815" w:type="dxa"/>
            <w:tcBorders>
              <w:top w:val="nil"/>
              <w:left w:val="nil"/>
              <w:bottom w:val="nil"/>
              <w:right w:val="nil"/>
            </w:tcBorders>
          </w:tcPr>
          <w:p ns2:paraId="576E15D5" ns2:textId="77777777" w:rsidR="00B6224B" w:rsidRDefault="00B6224B" w:rsidP="00E427B1">
            <w:pPr>
              <w:tabs>
                <w:tab w:val="decimal" w:pos="372"/>
                <w:tab w:val="left" w:pos="452"/>
              </w:tabs>
              <w:spacing w:before="15" w:after="15"/>
              <w:rPr>
                <w:sz w:val="18"/>
                <w:szCs w:val="18"/>
              </w:rPr>
            </w:pPr>
            <w:r>
              <w:rPr>
                <w:sz w:val="18"/>
                <w:szCs w:val="18"/>
              </w:rPr>
              <w:tab/>
              <w:t xml:space="preserve">2 </w:t>
            </w:r>
          </w:p>
        </w:tc>
        <w:tc>
          <w:tcPr>
            <w:tcW w:w="815" w:type="dxa"/>
            <w:tcBorders>
              <w:top w:val="nil"/>
              <w:left w:val="nil"/>
              <w:bottom w:val="nil"/>
              <w:right w:val="single" w:sz="2" w:space="0" w:color="auto"/>
            </w:tcBorders>
          </w:tcPr>
          <w:p ns2:paraId="35487A60" ns2:textId="77777777" w:rsidR="00B6224B" w:rsidRDefault="00B6224B" w:rsidP="00E427B1">
            <w:pPr>
              <w:tabs>
                <w:tab w:val="decimal" w:pos="246"/>
                <w:tab w:val="left" w:pos="326"/>
              </w:tabs>
              <w:spacing w:before="15" w:after="15"/>
              <w:rPr>
                <w:sz w:val="18"/>
                <w:szCs w:val="18"/>
              </w:rPr>
            </w:pPr>
            <w:r>
              <w:rPr>
                <w:sz w:val="18"/>
                <w:szCs w:val="18"/>
              </w:rPr>
              <w:tab/>
              <w:t xml:space="preserve">(40.0) </w:t>
            </w:r>
          </w:p>
        </w:tc>
        <w:tc>
          <w:tcPr>
            <w:tcW w:w="815" w:type="dxa"/>
            <w:tcBorders>
              <w:top w:val="nil"/>
              <w:left w:val="nil"/>
              <w:bottom w:val="nil"/>
              <w:right w:val="nil"/>
            </w:tcBorders>
          </w:tcPr>
          <w:p ns2:paraId="388B813A" ns2:textId="77777777" w:rsidR="00B6224B" w:rsidRDefault="00B6224B" w:rsidP="00E427B1">
            <w:pPr>
              <w:tabs>
                <w:tab w:val="decimal" w:pos="372"/>
                <w:tab w:val="left" w:pos="452"/>
              </w:tabs>
              <w:spacing w:before="15" w:after="15"/>
              <w:rPr>
                <w:sz w:val="18"/>
                <w:szCs w:val="18"/>
              </w:rPr>
            </w:pPr>
            <w:r>
              <w:rPr>
                <w:sz w:val="18"/>
                <w:szCs w:val="18"/>
              </w:rPr>
              <w:tab/>
              <w:t xml:space="preserve">4 </w:t>
            </w:r>
          </w:p>
        </w:tc>
        <w:tc>
          <w:tcPr>
            <w:tcW w:w="815" w:type="dxa"/>
            <w:tcBorders>
              <w:top w:val="nil"/>
              <w:left w:val="nil"/>
              <w:bottom w:val="nil"/>
              <w:right w:val="single" w:sz="2" w:space="0" w:color="auto"/>
            </w:tcBorders>
          </w:tcPr>
          <w:p ns2:paraId="5AE96B6E" ns2:textId="77777777" w:rsidR="00B6224B" w:rsidRDefault="00B6224B" w:rsidP="00E427B1">
            <w:pPr>
              <w:tabs>
                <w:tab w:val="decimal" w:pos="246"/>
                <w:tab w:val="left" w:pos="326"/>
              </w:tabs>
              <w:spacing w:before="15" w:after="15"/>
              <w:rPr>
                <w:sz w:val="18"/>
                <w:szCs w:val="18"/>
              </w:rPr>
            </w:pPr>
            <w:r>
              <w:rPr>
                <w:sz w:val="18"/>
                <w:szCs w:val="18"/>
              </w:rPr>
              <w:tab/>
              <w:t xml:space="preserve">(57.1) </w:t>
            </w:r>
          </w:p>
        </w:tc>
        <w:tc>
          <w:tcPr>
            <w:tcW w:w="815" w:type="dxa"/>
            <w:tcBorders>
              <w:top w:val="nil"/>
              <w:left w:val="nil"/>
              <w:bottom w:val="nil"/>
              <w:right w:val="nil"/>
            </w:tcBorders>
          </w:tcPr>
          <w:p ns2:paraId="47CB413D" ns2:textId="55DC7EF5" w:rsidR="00B6224B" w:rsidRDefault="00B6224B" w:rsidP="00E427B1">
            <w:pPr>
              <w:tabs>
                <w:tab w:val="decimal" w:pos="372"/>
                <w:tab w:val="left" w:pos="452"/>
              </w:tabs>
              <w:spacing w:before="15" w:after="15"/>
              <w:rPr>
                <w:sz w:val="18"/>
                <w:szCs w:val="18"/>
              </w:rPr>
            </w:pPr>
            <w:r>
              <w:rPr>
                <w:sz w:val="18"/>
                <w:szCs w:val="18"/>
              </w:rPr>
              <w:tab/>
              <w:t xml:space="preserve">209 </w:t>
            </w:r>
          </w:p>
        </w:tc>
        <w:tc>
          <w:tcPr>
            <w:tcW w:w="815" w:type="dxa"/>
            <w:tcBorders>
              <w:top w:val="nil"/>
              <w:left w:val="nil"/>
              <w:bottom w:val="nil"/>
            </w:tcBorders>
          </w:tcPr>
          <w:p ns2:paraId="5B9298AD" ns2:textId="06FF5FFD" w:rsidR="00B6224B" w:rsidRDefault="00B6224B" w:rsidP="00E427B1">
            <w:pPr>
              <w:tabs>
                <w:tab w:val="decimal" w:pos="246"/>
                <w:tab w:val="left" w:pos="326"/>
              </w:tabs>
              <w:spacing w:before="15" w:after="15"/>
              <w:rPr>
                <w:sz w:val="18"/>
                <w:szCs w:val="18"/>
              </w:rPr>
            </w:pPr>
            <w:r>
              <w:rPr>
                <w:sz w:val="18"/>
                <w:szCs w:val="18"/>
              </w:rPr>
              <w:tab/>
              <w:t xml:space="preserve">(28.0) </w:t>
            </w:r>
          </w:p>
        </w:tc>
      </w:tr>
      <w:tr w:rsidR="00B6224B" ns2:paraId="1F9642F2" ns2: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42D86D43" ns2:textId="77777777" w:rsidR="00B6224B" w:rsidRDefault="00B6224B" w:rsidP="00E427B1">
            <w:pPr>
              <w:spacing w:before="15" w:after="15"/>
              <w:ind w:left="160" w:right="1" w:hanging="160"/>
              <w:rPr>
                <w:sz w:val="18"/>
                <w:szCs w:val="18"/>
              </w:rPr>
            </w:pPr>
            <w:r>
              <w:rPr>
                <w:sz w:val="18"/>
                <w:szCs w:val="18"/>
              </w:rPr>
              <w:t xml:space="preserve">   Platelet count decreased </w:t>
            </w:r>
          </w:p>
        </w:tc>
        <w:tc>
          <w:tcPr>
            <w:tcW w:w="815" w:type="dxa"/>
            <w:tcBorders>
              <w:top w:val="nil"/>
              <w:left w:val="nil"/>
              <w:bottom w:val="nil"/>
              <w:right w:val="nil"/>
            </w:tcBorders>
          </w:tcPr>
          <w:p ns2:paraId="03E48C52"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ns2:paraId="71E7C542"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ns2:paraId="638759E7" ns2:textId="0E121E5E" w:rsidR="00B6224B" w:rsidRDefault="00B6224B" w:rsidP="00E427B1">
            <w:pPr>
              <w:tabs>
                <w:tab w:val="decimal" w:pos="372"/>
                <w:tab w:val="left" w:pos="452"/>
              </w:tabs>
              <w:spacing w:before="15" w:after="15"/>
              <w:rPr>
                <w:sz w:val="18"/>
                <w:szCs w:val="18"/>
              </w:rPr>
            </w:pPr>
            <w:r>
              <w:rPr>
                <w:sz w:val="18"/>
                <w:szCs w:val="18"/>
              </w:rPr>
              <w:tab/>
              <w:t xml:space="preserve">58 </w:t>
            </w:r>
          </w:p>
        </w:tc>
        <w:tc>
          <w:tcPr>
            <w:tcW w:w="815" w:type="dxa"/>
            <w:tcBorders>
              <w:top w:val="nil"/>
              <w:left w:val="nil"/>
              <w:bottom w:val="nil"/>
              <w:right w:val="single" w:sz="2" w:space="0" w:color="auto"/>
            </w:tcBorders>
          </w:tcPr>
          <w:p ns2:paraId="5A90E688" ns2:textId="6823AB20" w:rsidR="00B6224B" w:rsidRDefault="00B6224B" w:rsidP="00E427B1">
            <w:pPr>
              <w:tabs>
                <w:tab w:val="decimal" w:pos="246"/>
                <w:tab w:val="left" w:pos="326"/>
              </w:tabs>
              <w:spacing w:before="15" w:after="15"/>
              <w:rPr>
                <w:sz w:val="18"/>
                <w:szCs w:val="18"/>
              </w:rPr>
            </w:pPr>
            <w:r>
              <w:rPr>
                <w:sz w:val="18"/>
                <w:szCs w:val="18"/>
              </w:rPr>
              <w:tab/>
              <w:t xml:space="preserve">(20.6) </w:t>
            </w:r>
          </w:p>
        </w:tc>
        <w:tc>
          <w:tcPr>
            <w:tcW w:w="815" w:type="dxa"/>
            <w:tcBorders>
              <w:top w:val="nil"/>
              <w:left w:val="nil"/>
              <w:bottom w:val="nil"/>
              <w:right w:val="nil"/>
            </w:tcBorders>
          </w:tcPr>
          <w:p ns2:paraId="03E8D3AA" ns2:textId="77777777" w:rsidR="00B6224B" w:rsidRDefault="00B6224B" w:rsidP="00E427B1">
            <w:pPr>
              <w:tabs>
                <w:tab w:val="decimal" w:pos="372"/>
                <w:tab w:val="left" w:pos="452"/>
              </w:tabs>
              <w:spacing w:before="15" w:after="15"/>
              <w:rPr>
                <w:sz w:val="18"/>
                <w:szCs w:val="18"/>
              </w:rPr>
            </w:pPr>
            <w:r>
              <w:rPr>
                <w:sz w:val="18"/>
                <w:szCs w:val="18"/>
              </w:rPr>
              <w:tab/>
              <w:t xml:space="preserve">140 </w:t>
            </w:r>
          </w:p>
        </w:tc>
        <w:tc>
          <w:tcPr>
            <w:tcW w:w="815" w:type="dxa"/>
            <w:tcBorders>
              <w:top w:val="nil"/>
              <w:left w:val="nil"/>
              <w:bottom w:val="nil"/>
              <w:right w:val="single" w:sz="2" w:space="0" w:color="auto"/>
            </w:tcBorders>
          </w:tcPr>
          <w:p ns2:paraId="160CD596" ns2:textId="3B68E68F" w:rsidR="00B6224B" w:rsidRDefault="00B6224B" w:rsidP="00E427B1">
            <w:pPr>
              <w:tabs>
                <w:tab w:val="decimal" w:pos="246"/>
                <w:tab w:val="left" w:pos="326"/>
              </w:tabs>
              <w:spacing w:before="15" w:after="15"/>
              <w:rPr>
                <w:sz w:val="18"/>
                <w:szCs w:val="18"/>
              </w:rPr>
            </w:pPr>
            <w:r>
              <w:rPr>
                <w:sz w:val="18"/>
                <w:szCs w:val="18"/>
              </w:rPr>
              <w:tab/>
              <w:t xml:space="preserve">(31.2) </w:t>
            </w:r>
          </w:p>
        </w:tc>
        <w:tc>
          <w:tcPr>
            <w:tcW w:w="815" w:type="dxa"/>
            <w:tcBorders>
              <w:top w:val="nil"/>
              <w:left w:val="nil"/>
              <w:bottom w:val="nil"/>
              <w:right w:val="nil"/>
            </w:tcBorders>
          </w:tcPr>
          <w:p ns2:paraId="056A9125" ns2:textId="77777777" w:rsidR="00B6224B" w:rsidRDefault="00B6224B" w:rsidP="00E427B1">
            <w:pPr>
              <w:tabs>
                <w:tab w:val="decimal" w:pos="372"/>
                <w:tab w:val="left" w:pos="452"/>
              </w:tabs>
              <w:spacing w:before="15" w:after="15"/>
              <w:rPr>
                <w:sz w:val="18"/>
                <w:szCs w:val="18"/>
              </w:rPr>
            </w:pPr>
            <w:r>
              <w:rPr>
                <w:sz w:val="18"/>
                <w:szCs w:val="18"/>
              </w:rPr>
              <w:tab/>
              <w:t xml:space="preserve">3 </w:t>
            </w:r>
          </w:p>
        </w:tc>
        <w:tc>
          <w:tcPr>
            <w:tcW w:w="815" w:type="dxa"/>
            <w:tcBorders>
              <w:top w:val="nil"/>
              <w:left w:val="nil"/>
              <w:bottom w:val="nil"/>
              <w:right w:val="single" w:sz="2" w:space="0" w:color="auto"/>
            </w:tcBorders>
          </w:tcPr>
          <w:p ns2:paraId="644EEE03" ns2:textId="77777777" w:rsidR="00B6224B" w:rsidRDefault="00B6224B" w:rsidP="00E427B1">
            <w:pPr>
              <w:tabs>
                <w:tab w:val="decimal" w:pos="246"/>
                <w:tab w:val="left" w:pos="326"/>
              </w:tabs>
              <w:spacing w:before="15" w:after="15"/>
              <w:rPr>
                <w:sz w:val="18"/>
                <w:szCs w:val="18"/>
              </w:rPr>
            </w:pPr>
            <w:r>
              <w:rPr>
                <w:sz w:val="18"/>
                <w:szCs w:val="18"/>
              </w:rPr>
              <w:tab/>
              <w:t xml:space="preserve">(60.0) </w:t>
            </w:r>
          </w:p>
        </w:tc>
        <w:tc>
          <w:tcPr>
            <w:tcW w:w="815" w:type="dxa"/>
            <w:tcBorders>
              <w:top w:val="nil"/>
              <w:left w:val="nil"/>
              <w:bottom w:val="nil"/>
              <w:right w:val="nil"/>
            </w:tcBorders>
          </w:tcPr>
          <w:p ns2:paraId="430DE46C" ns2:textId="77777777" w:rsidR="00B6224B" w:rsidRDefault="00B6224B" w:rsidP="00E427B1">
            <w:pPr>
              <w:tabs>
                <w:tab w:val="decimal" w:pos="372"/>
                <w:tab w:val="left" w:pos="452"/>
              </w:tabs>
              <w:spacing w:before="15" w:after="15"/>
              <w:rPr>
                <w:sz w:val="18"/>
                <w:szCs w:val="18"/>
              </w:rPr>
            </w:pPr>
            <w:r>
              <w:rPr>
                <w:sz w:val="18"/>
                <w:szCs w:val="18"/>
              </w:rPr>
              <w:tab/>
              <w:t xml:space="preserve">5 </w:t>
            </w:r>
          </w:p>
        </w:tc>
        <w:tc>
          <w:tcPr>
            <w:tcW w:w="815" w:type="dxa"/>
            <w:tcBorders>
              <w:top w:val="nil"/>
              <w:left w:val="nil"/>
              <w:bottom w:val="nil"/>
              <w:right w:val="single" w:sz="2" w:space="0" w:color="auto"/>
            </w:tcBorders>
          </w:tcPr>
          <w:p ns2:paraId="0700DC54" ns2:textId="77777777" w:rsidR="00B6224B" w:rsidRDefault="00B6224B" w:rsidP="00E427B1">
            <w:pPr>
              <w:tabs>
                <w:tab w:val="decimal" w:pos="246"/>
                <w:tab w:val="left" w:pos="326"/>
              </w:tabs>
              <w:spacing w:before="15" w:after="15"/>
              <w:rPr>
                <w:sz w:val="18"/>
                <w:szCs w:val="18"/>
              </w:rPr>
            </w:pPr>
            <w:r>
              <w:rPr>
                <w:sz w:val="18"/>
                <w:szCs w:val="18"/>
              </w:rPr>
              <w:tab/>
              <w:t xml:space="preserve">(71.4) </w:t>
            </w:r>
          </w:p>
        </w:tc>
        <w:tc>
          <w:tcPr>
            <w:tcW w:w="815" w:type="dxa"/>
            <w:tcBorders>
              <w:top w:val="nil"/>
              <w:left w:val="nil"/>
              <w:bottom w:val="nil"/>
              <w:right w:val="nil"/>
            </w:tcBorders>
          </w:tcPr>
          <w:p ns2:paraId="471134DE" ns2:textId="4261C00F" w:rsidR="00B6224B" w:rsidRDefault="00B6224B" w:rsidP="00E427B1">
            <w:pPr>
              <w:tabs>
                <w:tab w:val="decimal" w:pos="372"/>
                <w:tab w:val="left" w:pos="452"/>
              </w:tabs>
              <w:spacing w:before="15" w:after="15"/>
              <w:rPr>
                <w:sz w:val="18"/>
                <w:szCs w:val="18"/>
              </w:rPr>
            </w:pPr>
            <w:r>
              <w:rPr>
                <w:sz w:val="18"/>
                <w:szCs w:val="18"/>
              </w:rPr>
              <w:tab/>
              <w:t xml:space="preserve">206 </w:t>
            </w:r>
          </w:p>
        </w:tc>
        <w:tc>
          <w:tcPr>
            <w:tcW w:w="815" w:type="dxa"/>
            <w:tcBorders>
              <w:top w:val="nil"/>
              <w:left w:val="nil"/>
              <w:bottom w:val="nil"/>
            </w:tcBorders>
          </w:tcPr>
          <w:p ns2:paraId="7A2604E2" ns2:textId="3B11DD8F" w:rsidR="00B6224B" w:rsidRDefault="00B6224B" w:rsidP="00E427B1">
            <w:pPr>
              <w:tabs>
                <w:tab w:val="decimal" w:pos="246"/>
                <w:tab w:val="left" w:pos="326"/>
              </w:tabs>
              <w:spacing w:before="15" w:after="15"/>
              <w:rPr>
                <w:sz w:val="18"/>
                <w:szCs w:val="18"/>
              </w:rPr>
            </w:pPr>
            <w:r>
              <w:rPr>
                <w:sz w:val="18"/>
                <w:szCs w:val="18"/>
              </w:rPr>
              <w:tab/>
              <w:t xml:space="preserve">(27.6) </w:t>
            </w:r>
          </w:p>
        </w:tc>
      </w:tr>
      <w:tr w:rsidR="00B6224B" ns2:paraId="69793755" ns2: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629306AB" ns2:textId="77777777" w:rsidR="00B6224B" w:rsidRDefault="00B6224B" w:rsidP="00E427B1">
            <w:pPr>
              <w:spacing w:before="15" w:after="15"/>
              <w:ind w:left="160" w:right="1" w:hanging="160"/>
              <w:rPr>
                <w:sz w:val="18"/>
                <w:szCs w:val="18"/>
              </w:rPr>
            </w:pPr>
            <w:r>
              <w:rPr>
                <w:sz w:val="18"/>
                <w:szCs w:val="18"/>
              </w:rPr>
              <w:t xml:space="preserve">   Alopecia </w:t>
            </w:r>
          </w:p>
        </w:tc>
        <w:tc>
          <w:tcPr>
            <w:tcW w:w="815" w:type="dxa"/>
            <w:tcBorders>
              <w:top w:val="nil"/>
              <w:left w:val="nil"/>
              <w:bottom w:val="nil"/>
              <w:right w:val="nil"/>
            </w:tcBorders>
          </w:tcPr>
          <w:p ns2:paraId="3D73B646" ns2:textId="77777777" w:rsidR="00B6224B" w:rsidRDefault="00B6224B" w:rsidP="00E427B1">
            <w:pPr>
              <w:tabs>
                <w:tab w:val="decimal" w:pos="372"/>
                <w:tab w:val="left" w:pos="452"/>
              </w:tabs>
              <w:spacing w:before="15" w:after="15"/>
              <w:rPr>
                <w:sz w:val="18"/>
                <w:szCs w:val="18"/>
              </w:rPr>
            </w:pPr>
            <w:r>
              <w:rPr>
                <w:sz w:val="18"/>
                <w:szCs w:val="18"/>
              </w:rPr>
              <w:tab/>
              <w:t xml:space="preserve">2 </w:t>
            </w:r>
          </w:p>
        </w:tc>
        <w:tc>
          <w:tcPr>
            <w:tcW w:w="815" w:type="dxa"/>
            <w:tcBorders>
              <w:top w:val="nil"/>
              <w:left w:val="nil"/>
              <w:bottom w:val="nil"/>
              <w:right w:val="single" w:sz="2" w:space="0" w:color="auto"/>
            </w:tcBorders>
          </w:tcPr>
          <w:p ns2:paraId="1B246157" ns2:textId="77777777" w:rsidR="00B6224B" w:rsidRDefault="00B6224B" w:rsidP="00E427B1">
            <w:pPr>
              <w:tabs>
                <w:tab w:val="decimal" w:pos="246"/>
                <w:tab w:val="left" w:pos="326"/>
              </w:tabs>
              <w:spacing w:before="15" w:after="15"/>
              <w:rPr>
                <w:sz w:val="18"/>
                <w:szCs w:val="18"/>
              </w:rPr>
            </w:pPr>
            <w:r>
              <w:rPr>
                <w:sz w:val="18"/>
                <w:szCs w:val="18"/>
              </w:rPr>
              <w:tab/>
              <w:t xml:space="preserve">(50.0) </w:t>
            </w:r>
          </w:p>
        </w:tc>
        <w:tc>
          <w:tcPr>
            <w:tcW w:w="815" w:type="dxa"/>
            <w:tcBorders>
              <w:top w:val="nil"/>
              <w:left w:val="nil"/>
              <w:bottom w:val="nil"/>
              <w:right w:val="nil"/>
            </w:tcBorders>
          </w:tcPr>
          <w:p ns2:paraId="5DB70C23" ns2:textId="376D962F" w:rsidR="00B6224B" w:rsidRDefault="00B6224B" w:rsidP="00E427B1">
            <w:pPr>
              <w:tabs>
                <w:tab w:val="decimal" w:pos="372"/>
                <w:tab w:val="left" w:pos="452"/>
              </w:tabs>
              <w:spacing w:before="15" w:after="15"/>
              <w:rPr>
                <w:sz w:val="18"/>
                <w:szCs w:val="18"/>
              </w:rPr>
            </w:pPr>
            <w:r>
              <w:rPr>
                <w:sz w:val="18"/>
                <w:szCs w:val="18"/>
              </w:rPr>
              <w:tab/>
              <w:t xml:space="preserve">49 </w:t>
            </w:r>
          </w:p>
        </w:tc>
        <w:tc>
          <w:tcPr>
            <w:tcW w:w="815" w:type="dxa"/>
            <w:tcBorders>
              <w:top w:val="nil"/>
              <w:left w:val="nil"/>
              <w:bottom w:val="nil"/>
              <w:right w:val="single" w:sz="2" w:space="0" w:color="auto"/>
            </w:tcBorders>
          </w:tcPr>
          <w:p ns2:paraId="52598A22" ns2:textId="02275DBF" w:rsidR="00B6224B" w:rsidRDefault="00B6224B" w:rsidP="00E427B1">
            <w:pPr>
              <w:tabs>
                <w:tab w:val="decimal" w:pos="246"/>
                <w:tab w:val="left" w:pos="326"/>
              </w:tabs>
              <w:spacing w:before="15" w:after="15"/>
              <w:rPr>
                <w:sz w:val="18"/>
                <w:szCs w:val="18"/>
              </w:rPr>
            </w:pPr>
            <w:r>
              <w:rPr>
                <w:sz w:val="18"/>
                <w:szCs w:val="18"/>
              </w:rPr>
              <w:tab/>
              <w:t xml:space="preserve">(17.4) </w:t>
            </w:r>
          </w:p>
        </w:tc>
        <w:tc>
          <w:tcPr>
            <w:tcW w:w="815" w:type="dxa"/>
            <w:tcBorders>
              <w:top w:val="nil"/>
              <w:left w:val="nil"/>
              <w:bottom w:val="nil"/>
              <w:right w:val="nil"/>
            </w:tcBorders>
          </w:tcPr>
          <w:p ns2:paraId="50151803" ns2:textId="3B44259B" w:rsidR="00B6224B" w:rsidRDefault="00B6224B" w:rsidP="00E427B1">
            <w:pPr>
              <w:tabs>
                <w:tab w:val="decimal" w:pos="372"/>
                <w:tab w:val="left" w:pos="452"/>
              </w:tabs>
              <w:spacing w:before="15" w:after="15"/>
              <w:rPr>
                <w:sz w:val="18"/>
                <w:szCs w:val="18"/>
              </w:rPr>
            </w:pPr>
            <w:r>
              <w:rPr>
                <w:sz w:val="18"/>
                <w:szCs w:val="18"/>
              </w:rPr>
              <w:tab/>
              <w:t xml:space="preserve">122 </w:t>
            </w:r>
          </w:p>
        </w:tc>
        <w:tc>
          <w:tcPr>
            <w:tcW w:w="815" w:type="dxa"/>
            <w:tcBorders>
              <w:top w:val="nil"/>
              <w:left w:val="nil"/>
              <w:bottom w:val="nil"/>
              <w:right w:val="single" w:sz="2" w:space="0" w:color="auto"/>
            </w:tcBorders>
          </w:tcPr>
          <w:p ns2:paraId="544706E0" ns2:textId="77777777" w:rsidR="00B6224B" w:rsidRDefault="00B6224B" w:rsidP="00E427B1">
            <w:pPr>
              <w:tabs>
                <w:tab w:val="decimal" w:pos="246"/>
                <w:tab w:val="left" w:pos="326"/>
              </w:tabs>
              <w:spacing w:before="15" w:after="15"/>
              <w:rPr>
                <w:sz w:val="18"/>
                <w:szCs w:val="18"/>
              </w:rPr>
            </w:pPr>
            <w:r>
              <w:rPr>
                <w:sz w:val="18"/>
                <w:szCs w:val="18"/>
              </w:rPr>
              <w:tab/>
              <w:t xml:space="preserve">(27.2) </w:t>
            </w:r>
          </w:p>
        </w:tc>
        <w:tc>
          <w:tcPr>
            <w:tcW w:w="815" w:type="dxa"/>
            <w:tcBorders>
              <w:top w:val="nil"/>
              <w:left w:val="nil"/>
              <w:bottom w:val="nil"/>
              <w:right w:val="nil"/>
            </w:tcBorders>
          </w:tcPr>
          <w:p ns2:paraId="43DFACC5" ns2:textId="77777777" w:rsidR="00B6224B" w:rsidRDefault="00B6224B" w:rsidP="00E427B1">
            <w:pPr>
              <w:tabs>
                <w:tab w:val="decimal" w:pos="372"/>
                <w:tab w:val="left" w:pos="452"/>
              </w:tabs>
              <w:spacing w:before="15" w:after="15"/>
              <w:rPr>
                <w:sz w:val="18"/>
                <w:szCs w:val="18"/>
              </w:rPr>
            </w:pPr>
            <w:r>
              <w:rPr>
                <w:sz w:val="18"/>
                <w:szCs w:val="18"/>
              </w:rPr>
              <w:tab/>
              <w:t xml:space="preserve">3 </w:t>
            </w:r>
          </w:p>
        </w:tc>
        <w:tc>
          <w:tcPr>
            <w:tcW w:w="815" w:type="dxa"/>
            <w:tcBorders>
              <w:top w:val="nil"/>
              <w:left w:val="nil"/>
              <w:bottom w:val="nil"/>
              <w:right w:val="single" w:sz="2" w:space="0" w:color="auto"/>
            </w:tcBorders>
          </w:tcPr>
          <w:p ns2:paraId="76F3E2E5" ns2:textId="77777777" w:rsidR="00B6224B" w:rsidRDefault="00B6224B" w:rsidP="00E427B1">
            <w:pPr>
              <w:tabs>
                <w:tab w:val="decimal" w:pos="246"/>
                <w:tab w:val="left" w:pos="326"/>
              </w:tabs>
              <w:spacing w:before="15" w:after="15"/>
              <w:rPr>
                <w:sz w:val="18"/>
                <w:szCs w:val="18"/>
              </w:rPr>
            </w:pPr>
            <w:r>
              <w:rPr>
                <w:sz w:val="18"/>
                <w:szCs w:val="18"/>
              </w:rPr>
              <w:tab/>
              <w:t xml:space="preserve">(60.0) </w:t>
            </w:r>
          </w:p>
        </w:tc>
        <w:tc>
          <w:tcPr>
            <w:tcW w:w="815" w:type="dxa"/>
            <w:tcBorders>
              <w:top w:val="nil"/>
              <w:left w:val="nil"/>
              <w:bottom w:val="nil"/>
              <w:right w:val="nil"/>
            </w:tcBorders>
          </w:tcPr>
          <w:p ns2:paraId="05546986" ns2:textId="77777777" w:rsidR="00B6224B" w:rsidRDefault="00B6224B" w:rsidP="00E427B1">
            <w:pPr>
              <w:tabs>
                <w:tab w:val="decimal" w:pos="372"/>
                <w:tab w:val="left" w:pos="452"/>
              </w:tabs>
              <w:spacing w:before="15" w:after="15"/>
              <w:rPr>
                <w:sz w:val="18"/>
                <w:szCs w:val="18"/>
              </w:rPr>
            </w:pPr>
            <w:r>
              <w:rPr>
                <w:sz w:val="18"/>
                <w:szCs w:val="18"/>
              </w:rPr>
              <w:tab/>
              <w:t xml:space="preserve">5 </w:t>
            </w:r>
          </w:p>
        </w:tc>
        <w:tc>
          <w:tcPr>
            <w:tcW w:w="815" w:type="dxa"/>
            <w:tcBorders>
              <w:top w:val="nil"/>
              <w:left w:val="nil"/>
              <w:bottom w:val="nil"/>
              <w:right w:val="single" w:sz="2" w:space="0" w:color="auto"/>
            </w:tcBorders>
          </w:tcPr>
          <w:p ns2:paraId="1260F6C0" ns2:textId="77777777" w:rsidR="00B6224B" w:rsidRDefault="00B6224B" w:rsidP="00E427B1">
            <w:pPr>
              <w:tabs>
                <w:tab w:val="decimal" w:pos="246"/>
                <w:tab w:val="left" w:pos="326"/>
              </w:tabs>
              <w:spacing w:before="15" w:after="15"/>
              <w:rPr>
                <w:sz w:val="18"/>
                <w:szCs w:val="18"/>
              </w:rPr>
            </w:pPr>
            <w:r>
              <w:rPr>
                <w:sz w:val="18"/>
                <w:szCs w:val="18"/>
              </w:rPr>
              <w:tab/>
              <w:t xml:space="preserve">(71.4) </w:t>
            </w:r>
          </w:p>
        </w:tc>
        <w:tc>
          <w:tcPr>
            <w:tcW w:w="815" w:type="dxa"/>
            <w:tcBorders>
              <w:top w:val="nil"/>
              <w:left w:val="nil"/>
              <w:bottom w:val="nil"/>
              <w:right w:val="nil"/>
            </w:tcBorders>
          </w:tcPr>
          <w:p ns2:paraId="2CE6D8A7" ns2:textId="40636E26" w:rsidR="00B6224B" w:rsidRDefault="00B6224B" w:rsidP="00E427B1">
            <w:pPr>
              <w:tabs>
                <w:tab w:val="decimal" w:pos="372"/>
                <w:tab w:val="left" w:pos="452"/>
              </w:tabs>
              <w:spacing w:before="15" w:after="15"/>
              <w:rPr>
                <w:sz w:val="18"/>
                <w:szCs w:val="18"/>
              </w:rPr>
            </w:pPr>
            <w:r>
              <w:rPr>
                <w:sz w:val="18"/>
                <w:szCs w:val="18"/>
              </w:rPr>
              <w:tab/>
              <w:t xml:space="preserve">181 </w:t>
            </w:r>
          </w:p>
        </w:tc>
        <w:tc>
          <w:tcPr>
            <w:tcW w:w="815" w:type="dxa"/>
            <w:tcBorders>
              <w:top w:val="nil"/>
              <w:left w:val="nil"/>
              <w:bottom w:val="nil"/>
            </w:tcBorders>
          </w:tcPr>
          <w:p ns2:paraId="2F123B49" ns2:textId="4185732F" w:rsidR="00B6224B" w:rsidRDefault="00B6224B" w:rsidP="00E427B1">
            <w:pPr>
              <w:tabs>
                <w:tab w:val="decimal" w:pos="246"/>
                <w:tab w:val="left" w:pos="326"/>
              </w:tabs>
              <w:spacing w:before="15" w:after="15"/>
              <w:rPr>
                <w:sz w:val="18"/>
                <w:szCs w:val="18"/>
              </w:rPr>
            </w:pPr>
            <w:r>
              <w:rPr>
                <w:sz w:val="18"/>
                <w:szCs w:val="18"/>
              </w:rPr>
              <w:tab/>
              <w:t xml:space="preserve">(24.3) </w:t>
            </w:r>
          </w:p>
        </w:tc>
      </w:tr>
      <w:tr w:rsidR="00B6224B" ns2:paraId="0433C47C" ns2: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6A4CB395" ns2:textId="77777777" w:rsidR="00B6224B" w:rsidRDefault="00B6224B" w:rsidP="00E427B1">
            <w:pPr>
              <w:spacing w:before="15" w:after="15"/>
              <w:ind w:left="160" w:right="1" w:hanging="160"/>
              <w:rPr>
                <w:sz w:val="18"/>
                <w:szCs w:val="18"/>
              </w:rPr>
            </w:pPr>
            <w:r>
              <w:rPr>
                <w:sz w:val="18"/>
                <w:szCs w:val="18"/>
              </w:rPr>
              <w:t xml:space="preserve">   Vomiting </w:t>
            </w:r>
          </w:p>
        </w:tc>
        <w:tc>
          <w:tcPr>
            <w:tcW w:w="815" w:type="dxa"/>
            <w:tcBorders>
              <w:top w:val="nil"/>
              <w:left w:val="nil"/>
              <w:bottom w:val="nil"/>
              <w:right w:val="nil"/>
            </w:tcBorders>
          </w:tcPr>
          <w:p ns2:paraId="1B925710" ns2:textId="77777777" w:rsidR="00B6224B" w:rsidRDefault="00B6224B" w:rsidP="00E427B1">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nil"/>
              <w:right w:val="single" w:sz="2" w:space="0" w:color="auto"/>
            </w:tcBorders>
          </w:tcPr>
          <w:p ns2:paraId="5822C4EC" ns2:textId="77777777" w:rsidR="00B6224B" w:rsidRDefault="00B6224B" w:rsidP="00E427B1">
            <w:pPr>
              <w:tabs>
                <w:tab w:val="decimal" w:pos="246"/>
                <w:tab w:val="left" w:pos="326"/>
              </w:tabs>
              <w:spacing w:before="15" w:after="15"/>
              <w:rPr>
                <w:sz w:val="18"/>
                <w:szCs w:val="18"/>
              </w:rPr>
            </w:pPr>
            <w:r>
              <w:rPr>
                <w:sz w:val="18"/>
                <w:szCs w:val="18"/>
              </w:rPr>
              <w:tab/>
              <w:t xml:space="preserve">(25.0) </w:t>
            </w:r>
          </w:p>
        </w:tc>
        <w:tc>
          <w:tcPr>
            <w:tcW w:w="815" w:type="dxa"/>
            <w:tcBorders>
              <w:top w:val="nil"/>
              <w:left w:val="nil"/>
              <w:bottom w:val="nil"/>
              <w:right w:val="nil"/>
            </w:tcBorders>
          </w:tcPr>
          <w:p ns2:paraId="48E96FD8" ns2:textId="37A0A193" w:rsidR="00B6224B" w:rsidRDefault="00B6224B" w:rsidP="00E427B1">
            <w:pPr>
              <w:tabs>
                <w:tab w:val="decimal" w:pos="372"/>
                <w:tab w:val="left" w:pos="452"/>
              </w:tabs>
              <w:spacing w:before="15" w:after="15"/>
              <w:rPr>
                <w:sz w:val="18"/>
                <w:szCs w:val="18"/>
              </w:rPr>
            </w:pPr>
            <w:r>
              <w:rPr>
                <w:sz w:val="18"/>
                <w:szCs w:val="18"/>
              </w:rPr>
              <w:tab/>
              <w:t xml:space="preserve">41 </w:t>
            </w:r>
          </w:p>
        </w:tc>
        <w:tc>
          <w:tcPr>
            <w:tcW w:w="815" w:type="dxa"/>
            <w:tcBorders>
              <w:top w:val="nil"/>
              <w:left w:val="nil"/>
              <w:bottom w:val="nil"/>
              <w:right w:val="single" w:sz="2" w:space="0" w:color="auto"/>
            </w:tcBorders>
          </w:tcPr>
          <w:p ns2:paraId="3E7490B4" ns2:textId="28635387" w:rsidR="00B6224B" w:rsidRDefault="00B6224B" w:rsidP="00E427B1">
            <w:pPr>
              <w:tabs>
                <w:tab w:val="decimal" w:pos="246"/>
                <w:tab w:val="left" w:pos="326"/>
              </w:tabs>
              <w:spacing w:before="15" w:after="15"/>
              <w:rPr>
                <w:sz w:val="18"/>
                <w:szCs w:val="18"/>
              </w:rPr>
            </w:pPr>
            <w:r>
              <w:rPr>
                <w:sz w:val="18"/>
                <w:szCs w:val="18"/>
              </w:rPr>
              <w:tab/>
              <w:t xml:space="preserve">(14.6) </w:t>
            </w:r>
          </w:p>
        </w:tc>
        <w:tc>
          <w:tcPr>
            <w:tcW w:w="815" w:type="dxa"/>
            <w:tcBorders>
              <w:top w:val="nil"/>
              <w:left w:val="nil"/>
              <w:bottom w:val="nil"/>
              <w:right w:val="nil"/>
            </w:tcBorders>
          </w:tcPr>
          <w:p ns2:paraId="18E01E10" ns2:textId="058834B1" w:rsidR="00B6224B" w:rsidRDefault="00B6224B" w:rsidP="00E427B1">
            <w:pPr>
              <w:tabs>
                <w:tab w:val="decimal" w:pos="372"/>
                <w:tab w:val="left" w:pos="452"/>
              </w:tabs>
              <w:spacing w:before="15" w:after="15"/>
              <w:rPr>
                <w:sz w:val="18"/>
                <w:szCs w:val="18"/>
              </w:rPr>
            </w:pPr>
            <w:r>
              <w:rPr>
                <w:sz w:val="18"/>
                <w:szCs w:val="18"/>
              </w:rPr>
              <w:tab/>
              <w:t xml:space="preserve">112 </w:t>
            </w:r>
          </w:p>
        </w:tc>
        <w:tc>
          <w:tcPr>
            <w:tcW w:w="815" w:type="dxa"/>
            <w:tcBorders>
              <w:top w:val="nil"/>
              <w:left w:val="nil"/>
              <w:bottom w:val="nil"/>
              <w:right w:val="single" w:sz="2" w:space="0" w:color="auto"/>
            </w:tcBorders>
          </w:tcPr>
          <w:p ns2:paraId="68EE0907" ns2:textId="555A2B30" w:rsidR="00B6224B" w:rsidRDefault="00B6224B" w:rsidP="00E427B1">
            <w:pPr>
              <w:tabs>
                <w:tab w:val="decimal" w:pos="246"/>
                <w:tab w:val="left" w:pos="326"/>
              </w:tabs>
              <w:spacing w:before="15" w:after="15"/>
              <w:rPr>
                <w:sz w:val="18"/>
                <w:szCs w:val="18"/>
              </w:rPr>
            </w:pPr>
            <w:r>
              <w:rPr>
                <w:sz w:val="18"/>
                <w:szCs w:val="18"/>
              </w:rPr>
              <w:tab/>
              <w:t xml:space="preserve">(24.9) </w:t>
            </w:r>
          </w:p>
        </w:tc>
        <w:tc>
          <w:tcPr>
            <w:tcW w:w="815" w:type="dxa"/>
            <w:tcBorders>
              <w:top w:val="nil"/>
              <w:left w:val="nil"/>
              <w:bottom w:val="nil"/>
              <w:right w:val="nil"/>
            </w:tcBorders>
          </w:tcPr>
          <w:p ns2:paraId="0EDD3ABF" ns2:textId="77777777" w:rsidR="00B6224B" w:rsidRDefault="00B6224B" w:rsidP="00E427B1">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nil"/>
              <w:right w:val="single" w:sz="2" w:space="0" w:color="auto"/>
            </w:tcBorders>
          </w:tcPr>
          <w:p ns2:paraId="582365C3" ns2:textId="77777777" w:rsidR="00B6224B" w:rsidRDefault="00B6224B" w:rsidP="00E427B1">
            <w:pPr>
              <w:tabs>
                <w:tab w:val="decimal" w:pos="246"/>
                <w:tab w:val="left" w:pos="326"/>
              </w:tabs>
              <w:spacing w:before="15" w:after="15"/>
              <w:rPr>
                <w:sz w:val="18"/>
                <w:szCs w:val="18"/>
              </w:rPr>
            </w:pPr>
            <w:r>
              <w:rPr>
                <w:sz w:val="18"/>
                <w:szCs w:val="18"/>
              </w:rPr>
              <w:tab/>
              <w:t xml:space="preserve">(20.0) </w:t>
            </w:r>
          </w:p>
        </w:tc>
        <w:tc>
          <w:tcPr>
            <w:tcW w:w="815" w:type="dxa"/>
            <w:tcBorders>
              <w:top w:val="nil"/>
              <w:left w:val="nil"/>
              <w:bottom w:val="nil"/>
              <w:right w:val="nil"/>
            </w:tcBorders>
          </w:tcPr>
          <w:p ns2:paraId="6103C267" ns2:textId="77777777" w:rsidR="00B6224B" w:rsidRDefault="00B6224B" w:rsidP="00E427B1">
            <w:pPr>
              <w:tabs>
                <w:tab w:val="decimal" w:pos="372"/>
                <w:tab w:val="left" w:pos="452"/>
              </w:tabs>
              <w:spacing w:before="15" w:after="15"/>
              <w:rPr>
                <w:sz w:val="18"/>
                <w:szCs w:val="18"/>
              </w:rPr>
            </w:pPr>
            <w:r>
              <w:rPr>
                <w:sz w:val="18"/>
                <w:szCs w:val="18"/>
              </w:rPr>
              <w:tab/>
              <w:t xml:space="preserve">5 </w:t>
            </w:r>
          </w:p>
        </w:tc>
        <w:tc>
          <w:tcPr>
            <w:tcW w:w="815" w:type="dxa"/>
            <w:tcBorders>
              <w:top w:val="nil"/>
              <w:left w:val="nil"/>
              <w:bottom w:val="nil"/>
              <w:right w:val="single" w:sz="2" w:space="0" w:color="auto"/>
            </w:tcBorders>
          </w:tcPr>
          <w:p ns2:paraId="6845DE14" ns2:textId="77777777" w:rsidR="00B6224B" w:rsidRDefault="00B6224B" w:rsidP="00E427B1">
            <w:pPr>
              <w:tabs>
                <w:tab w:val="decimal" w:pos="246"/>
                <w:tab w:val="left" w:pos="326"/>
              </w:tabs>
              <w:spacing w:before="15" w:after="15"/>
              <w:rPr>
                <w:sz w:val="18"/>
                <w:szCs w:val="18"/>
              </w:rPr>
            </w:pPr>
            <w:r>
              <w:rPr>
                <w:sz w:val="18"/>
                <w:szCs w:val="18"/>
              </w:rPr>
              <w:tab/>
              <w:t xml:space="preserve">(71.4) </w:t>
            </w:r>
          </w:p>
        </w:tc>
        <w:tc>
          <w:tcPr>
            <w:tcW w:w="815" w:type="dxa"/>
            <w:tcBorders>
              <w:top w:val="nil"/>
              <w:left w:val="nil"/>
              <w:bottom w:val="nil"/>
              <w:right w:val="nil"/>
            </w:tcBorders>
          </w:tcPr>
          <w:p ns2:paraId="5B659E59" ns2:textId="7F37B5D0" w:rsidR="00B6224B" w:rsidRDefault="00B6224B" w:rsidP="00E427B1">
            <w:pPr>
              <w:tabs>
                <w:tab w:val="decimal" w:pos="372"/>
                <w:tab w:val="left" w:pos="452"/>
              </w:tabs>
              <w:spacing w:before="15" w:after="15"/>
              <w:rPr>
                <w:sz w:val="18"/>
                <w:szCs w:val="18"/>
              </w:rPr>
            </w:pPr>
            <w:r>
              <w:rPr>
                <w:sz w:val="18"/>
                <w:szCs w:val="18"/>
              </w:rPr>
              <w:tab/>
              <w:t xml:space="preserve">160 </w:t>
            </w:r>
          </w:p>
        </w:tc>
        <w:tc>
          <w:tcPr>
            <w:tcW w:w="815" w:type="dxa"/>
            <w:tcBorders>
              <w:top w:val="nil"/>
              <w:left w:val="nil"/>
              <w:bottom w:val="nil"/>
            </w:tcBorders>
          </w:tcPr>
          <w:p ns2:paraId="6478AA8D" ns2:textId="1746E38D" w:rsidR="00B6224B" w:rsidRDefault="00B6224B" w:rsidP="00E427B1">
            <w:pPr>
              <w:tabs>
                <w:tab w:val="decimal" w:pos="246"/>
                <w:tab w:val="left" w:pos="326"/>
              </w:tabs>
              <w:spacing w:before="15" w:after="15"/>
              <w:rPr>
                <w:sz w:val="18"/>
                <w:szCs w:val="18"/>
              </w:rPr>
            </w:pPr>
            <w:r>
              <w:rPr>
                <w:sz w:val="18"/>
                <w:szCs w:val="18"/>
              </w:rPr>
              <w:tab/>
              <w:t xml:space="preserve">(21.4) </w:t>
            </w:r>
          </w:p>
        </w:tc>
      </w:tr>
      <w:tr w:rsidR="00B6224B" ns2:paraId="51C1C1F9" ns2: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510573AE" ns2:textId="15945CC9" w:rsidR="00B6224B" w:rsidRDefault="00B6224B" w:rsidP="00E427B1">
            <w:pPr>
              <w:spacing w:before="15" w:after="15"/>
              <w:ind w:left="160" w:right="1" w:hanging="160"/>
              <w:rPr>
                <w:sz w:val="18"/>
                <w:szCs w:val="18"/>
              </w:rPr>
            </w:pPr>
            <w:r>
              <w:rPr>
                <w:sz w:val="18"/>
                <w:szCs w:val="18"/>
              </w:rPr>
              <w:t xml:space="preserve">   Rash </w:t>
            </w:r>
          </w:p>
        </w:tc>
        <w:tc>
          <w:tcPr>
            <w:tcW w:w="815" w:type="dxa"/>
            <w:tcBorders>
              <w:top w:val="nil"/>
              <w:left w:val="nil"/>
              <w:bottom w:val="nil"/>
              <w:right w:val="nil"/>
            </w:tcBorders>
          </w:tcPr>
          <w:p ns2:paraId="5933C19C" ns2:textId="77B84636" w:rsidR="00B6224B" w:rsidRDefault="00B6224B" w:rsidP="00E427B1">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ns2:paraId="319770FD" ns2:textId="736A727C"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ns2:paraId="19D6624B" ns2:textId="55B6FC67" w:rsidR="00B6224B" w:rsidRDefault="00B6224B" w:rsidP="00E427B1">
            <w:pPr>
              <w:tabs>
                <w:tab w:val="decimal" w:pos="372"/>
                <w:tab w:val="left" w:pos="452"/>
              </w:tabs>
              <w:spacing w:before="15" w:after="15"/>
              <w:rPr>
                <w:sz w:val="18"/>
                <w:szCs w:val="18"/>
              </w:rPr>
            </w:pPr>
            <w:r>
              <w:rPr>
                <w:sz w:val="18"/>
                <w:szCs w:val="18"/>
              </w:rPr>
              <w:tab/>
              <w:t xml:space="preserve">30 </w:t>
            </w:r>
          </w:p>
        </w:tc>
        <w:tc>
          <w:tcPr>
            <w:tcW w:w="815" w:type="dxa"/>
            <w:tcBorders>
              <w:top w:val="nil"/>
              <w:left w:val="nil"/>
              <w:bottom w:val="nil"/>
              <w:right w:val="single" w:sz="2" w:space="0" w:color="auto"/>
            </w:tcBorders>
          </w:tcPr>
          <w:p ns2:paraId="50859C8E" ns2:textId="67FDD0E9" w:rsidR="00B6224B" w:rsidRDefault="00B6224B" w:rsidP="00E427B1">
            <w:pPr>
              <w:tabs>
                <w:tab w:val="decimal" w:pos="246"/>
                <w:tab w:val="left" w:pos="326"/>
              </w:tabs>
              <w:spacing w:before="15" w:after="15"/>
              <w:rPr>
                <w:sz w:val="18"/>
                <w:szCs w:val="18"/>
              </w:rPr>
            </w:pPr>
            <w:r>
              <w:rPr>
                <w:sz w:val="18"/>
                <w:szCs w:val="18"/>
              </w:rPr>
              <w:tab/>
              <w:t xml:space="preserve">(10.7) </w:t>
            </w:r>
          </w:p>
        </w:tc>
        <w:tc>
          <w:tcPr>
            <w:tcW w:w="815" w:type="dxa"/>
            <w:tcBorders>
              <w:top w:val="nil"/>
              <w:left w:val="nil"/>
              <w:bottom w:val="nil"/>
              <w:right w:val="nil"/>
            </w:tcBorders>
          </w:tcPr>
          <w:p ns2:paraId="30D3CE1A" ns2:textId="0F445E27" w:rsidR="00B6224B" w:rsidRDefault="00B6224B" w:rsidP="00E427B1">
            <w:pPr>
              <w:tabs>
                <w:tab w:val="decimal" w:pos="372"/>
                <w:tab w:val="left" w:pos="452"/>
              </w:tabs>
              <w:spacing w:before="15" w:after="15"/>
              <w:rPr>
                <w:sz w:val="18"/>
                <w:szCs w:val="18"/>
              </w:rPr>
            </w:pPr>
            <w:r>
              <w:rPr>
                <w:sz w:val="18"/>
                <w:szCs w:val="18"/>
              </w:rPr>
              <w:tab/>
              <w:t xml:space="preserve">110 </w:t>
            </w:r>
          </w:p>
        </w:tc>
        <w:tc>
          <w:tcPr>
            <w:tcW w:w="815" w:type="dxa"/>
            <w:tcBorders>
              <w:top w:val="nil"/>
              <w:left w:val="nil"/>
              <w:bottom w:val="nil"/>
              <w:right w:val="single" w:sz="2" w:space="0" w:color="auto"/>
            </w:tcBorders>
          </w:tcPr>
          <w:p ns2:paraId="48967F1B" ns2:textId="4CDCBA09" w:rsidR="00B6224B" w:rsidRDefault="00B6224B" w:rsidP="00E427B1">
            <w:pPr>
              <w:tabs>
                <w:tab w:val="decimal" w:pos="246"/>
                <w:tab w:val="left" w:pos="326"/>
              </w:tabs>
              <w:spacing w:before="15" w:after="15"/>
              <w:rPr>
                <w:sz w:val="18"/>
                <w:szCs w:val="18"/>
              </w:rPr>
            </w:pPr>
            <w:r>
              <w:rPr>
                <w:sz w:val="18"/>
                <w:szCs w:val="18"/>
              </w:rPr>
              <w:tab/>
              <w:t xml:space="preserve">(24.5) </w:t>
            </w:r>
          </w:p>
        </w:tc>
        <w:tc>
          <w:tcPr>
            <w:tcW w:w="815" w:type="dxa"/>
            <w:tcBorders>
              <w:top w:val="nil"/>
              <w:left w:val="nil"/>
              <w:bottom w:val="nil"/>
              <w:right w:val="nil"/>
            </w:tcBorders>
          </w:tcPr>
          <w:p ns2:paraId="50970979" ns2:textId="4AD9CA21" w:rsidR="00B6224B" w:rsidRDefault="00B6224B" w:rsidP="00E427B1">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nil"/>
              <w:right w:val="single" w:sz="2" w:space="0" w:color="auto"/>
            </w:tcBorders>
          </w:tcPr>
          <w:p ns2:paraId="4D53388E" ns2:textId="202C2C2E" w:rsidR="00B6224B" w:rsidRDefault="00B6224B" w:rsidP="00E427B1">
            <w:pPr>
              <w:tabs>
                <w:tab w:val="decimal" w:pos="246"/>
                <w:tab w:val="left" w:pos="326"/>
              </w:tabs>
              <w:spacing w:before="15" w:after="15"/>
              <w:rPr>
                <w:sz w:val="18"/>
                <w:szCs w:val="18"/>
              </w:rPr>
            </w:pPr>
            <w:r>
              <w:rPr>
                <w:sz w:val="18"/>
                <w:szCs w:val="18"/>
              </w:rPr>
              <w:tab/>
              <w:t xml:space="preserve">(20.0) </w:t>
            </w:r>
          </w:p>
        </w:tc>
        <w:tc>
          <w:tcPr>
            <w:tcW w:w="815" w:type="dxa"/>
            <w:tcBorders>
              <w:top w:val="nil"/>
              <w:left w:val="nil"/>
              <w:bottom w:val="nil"/>
              <w:right w:val="nil"/>
            </w:tcBorders>
          </w:tcPr>
          <w:p ns2:paraId="0CAD7203" ns2:textId="59A7B288" w:rsidR="00B6224B" w:rsidRDefault="00B6224B" w:rsidP="00E427B1">
            <w:pPr>
              <w:tabs>
                <w:tab w:val="decimal" w:pos="372"/>
                <w:tab w:val="left" w:pos="452"/>
              </w:tabs>
              <w:spacing w:before="15" w:after="15"/>
              <w:rPr>
                <w:sz w:val="18"/>
                <w:szCs w:val="18"/>
              </w:rPr>
            </w:pPr>
            <w:r>
              <w:rPr>
                <w:sz w:val="18"/>
                <w:szCs w:val="18"/>
              </w:rPr>
              <w:tab/>
              <w:t xml:space="preserve">4 </w:t>
            </w:r>
          </w:p>
        </w:tc>
        <w:tc>
          <w:tcPr>
            <w:tcW w:w="815" w:type="dxa"/>
            <w:tcBorders>
              <w:top w:val="nil"/>
              <w:left w:val="nil"/>
              <w:bottom w:val="nil"/>
              <w:right w:val="single" w:sz="2" w:space="0" w:color="auto"/>
            </w:tcBorders>
          </w:tcPr>
          <w:p ns2:paraId="74FB8912" ns2:textId="1178F2BC" w:rsidR="00B6224B" w:rsidRDefault="00B6224B" w:rsidP="00E427B1">
            <w:pPr>
              <w:tabs>
                <w:tab w:val="decimal" w:pos="246"/>
                <w:tab w:val="left" w:pos="326"/>
              </w:tabs>
              <w:spacing w:before="15" w:after="15"/>
              <w:rPr>
                <w:sz w:val="18"/>
                <w:szCs w:val="18"/>
              </w:rPr>
            </w:pPr>
            <w:r>
              <w:rPr>
                <w:sz w:val="18"/>
                <w:szCs w:val="18"/>
              </w:rPr>
              <w:tab/>
              <w:t xml:space="preserve">(57.1) </w:t>
            </w:r>
          </w:p>
        </w:tc>
        <w:tc>
          <w:tcPr>
            <w:tcW w:w="815" w:type="dxa"/>
            <w:tcBorders>
              <w:top w:val="nil"/>
              <w:left w:val="nil"/>
              <w:bottom w:val="nil"/>
              <w:right w:val="nil"/>
            </w:tcBorders>
          </w:tcPr>
          <w:p ns2:paraId="70C66947" ns2:textId="6804DC47" w:rsidR="00B6224B" w:rsidRDefault="00B6224B" w:rsidP="00E427B1">
            <w:pPr>
              <w:tabs>
                <w:tab w:val="decimal" w:pos="372"/>
                <w:tab w:val="left" w:pos="452"/>
              </w:tabs>
              <w:spacing w:before="15" w:after="15"/>
              <w:rPr>
                <w:sz w:val="18"/>
                <w:szCs w:val="18"/>
              </w:rPr>
            </w:pPr>
            <w:r>
              <w:rPr>
                <w:sz w:val="18"/>
                <w:szCs w:val="18"/>
              </w:rPr>
              <w:tab/>
              <w:t xml:space="preserve">145 </w:t>
            </w:r>
          </w:p>
        </w:tc>
        <w:tc>
          <w:tcPr>
            <w:tcW w:w="815" w:type="dxa"/>
            <w:tcBorders>
              <w:top w:val="nil"/>
              <w:left w:val="nil"/>
              <w:bottom w:val="nil"/>
            </w:tcBorders>
          </w:tcPr>
          <w:p ns2:paraId="06C1BECF" ns2:textId="1D8382A9" w:rsidR="00B6224B" w:rsidRDefault="00B6224B" w:rsidP="00E427B1">
            <w:pPr>
              <w:tabs>
                <w:tab w:val="decimal" w:pos="246"/>
                <w:tab w:val="left" w:pos="326"/>
              </w:tabs>
              <w:spacing w:before="15" w:after="15"/>
              <w:rPr>
                <w:sz w:val="18"/>
                <w:szCs w:val="18"/>
              </w:rPr>
            </w:pPr>
            <w:r>
              <w:rPr>
                <w:sz w:val="18"/>
                <w:szCs w:val="18"/>
              </w:rPr>
              <w:tab/>
              <w:t xml:space="preserve">(19.4) </w:t>
            </w:r>
          </w:p>
        </w:tc>
      </w:tr>
      <w:tr w:rsidR="00B6224B" ns2:paraId="7D555720" ns2: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113B3ED5" ns2:textId="59385254" w:rsidR="00B6224B" w:rsidRDefault="00B6224B" w:rsidP="00E427B1">
            <w:pPr>
              <w:spacing w:before="15" w:after="15"/>
              <w:ind w:left="160" w:right="1" w:hanging="160"/>
              <w:rPr>
                <w:sz w:val="18"/>
                <w:szCs w:val="18"/>
              </w:rPr>
            </w:pPr>
            <w:r>
              <w:rPr>
                <w:sz w:val="18"/>
                <w:szCs w:val="18"/>
              </w:rPr>
              <w:t xml:space="preserve">   Alanine aminotransferase increased </w:t>
            </w:r>
          </w:p>
        </w:tc>
        <w:tc>
          <w:tcPr>
            <w:tcW w:w="815" w:type="dxa"/>
            <w:tcBorders>
              <w:top w:val="nil"/>
              <w:left w:val="nil"/>
              <w:bottom w:val="nil"/>
              <w:right w:val="nil"/>
            </w:tcBorders>
          </w:tcPr>
          <w:p ns2:paraId="28E62EE6" ns2:textId="60BB3E8D" w:rsidR="00B6224B" w:rsidRDefault="00B6224B" w:rsidP="00E427B1">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nil"/>
              <w:right w:val="single" w:sz="2" w:space="0" w:color="auto"/>
            </w:tcBorders>
          </w:tcPr>
          <w:p ns2:paraId="21A1E5E7" ns2:textId="0A5B7F7E" w:rsidR="00B6224B" w:rsidRDefault="00B6224B" w:rsidP="00E427B1">
            <w:pPr>
              <w:tabs>
                <w:tab w:val="decimal" w:pos="246"/>
                <w:tab w:val="left" w:pos="326"/>
              </w:tabs>
              <w:spacing w:before="15" w:after="15"/>
              <w:rPr>
                <w:sz w:val="18"/>
                <w:szCs w:val="18"/>
              </w:rPr>
            </w:pPr>
            <w:r>
              <w:rPr>
                <w:sz w:val="18"/>
                <w:szCs w:val="18"/>
              </w:rPr>
              <w:tab/>
              <w:t xml:space="preserve">(25.0) </w:t>
            </w:r>
          </w:p>
        </w:tc>
        <w:tc>
          <w:tcPr>
            <w:tcW w:w="815" w:type="dxa"/>
            <w:tcBorders>
              <w:top w:val="nil"/>
              <w:left w:val="nil"/>
              <w:bottom w:val="nil"/>
              <w:right w:val="nil"/>
            </w:tcBorders>
          </w:tcPr>
          <w:p ns2:paraId="5AFD992C" ns2:textId="7336B733" w:rsidR="00B6224B" w:rsidRDefault="00B6224B" w:rsidP="00E427B1">
            <w:pPr>
              <w:tabs>
                <w:tab w:val="decimal" w:pos="372"/>
                <w:tab w:val="left" w:pos="452"/>
              </w:tabs>
              <w:spacing w:before="15" w:after="15"/>
              <w:rPr>
                <w:sz w:val="18"/>
                <w:szCs w:val="18"/>
              </w:rPr>
            </w:pPr>
            <w:r>
              <w:rPr>
                <w:sz w:val="18"/>
                <w:szCs w:val="18"/>
              </w:rPr>
              <w:tab/>
              <w:t xml:space="preserve">46 </w:t>
            </w:r>
          </w:p>
        </w:tc>
        <w:tc>
          <w:tcPr>
            <w:tcW w:w="815" w:type="dxa"/>
            <w:tcBorders>
              <w:top w:val="nil"/>
              <w:left w:val="nil"/>
              <w:bottom w:val="nil"/>
              <w:right w:val="single" w:sz="2" w:space="0" w:color="auto"/>
            </w:tcBorders>
          </w:tcPr>
          <w:p ns2:paraId="4DEA070C" ns2:textId="151F02BC" w:rsidR="00B6224B" w:rsidRDefault="00B6224B" w:rsidP="00E427B1">
            <w:pPr>
              <w:tabs>
                <w:tab w:val="decimal" w:pos="246"/>
                <w:tab w:val="left" w:pos="326"/>
              </w:tabs>
              <w:spacing w:before="15" w:after="15"/>
              <w:rPr>
                <w:sz w:val="18"/>
                <w:szCs w:val="18"/>
              </w:rPr>
            </w:pPr>
            <w:r>
              <w:rPr>
                <w:sz w:val="18"/>
                <w:szCs w:val="18"/>
              </w:rPr>
              <w:tab/>
              <w:t xml:space="preserve">(16.4) </w:t>
            </w:r>
          </w:p>
        </w:tc>
        <w:tc>
          <w:tcPr>
            <w:tcW w:w="815" w:type="dxa"/>
            <w:tcBorders>
              <w:top w:val="nil"/>
              <w:left w:val="nil"/>
              <w:bottom w:val="nil"/>
              <w:right w:val="nil"/>
            </w:tcBorders>
          </w:tcPr>
          <w:p ns2:paraId="261D3DF0" ns2:textId="61B8ACA7" w:rsidR="00B6224B" w:rsidRDefault="00B6224B" w:rsidP="00E427B1">
            <w:pPr>
              <w:tabs>
                <w:tab w:val="decimal" w:pos="372"/>
                <w:tab w:val="left" w:pos="452"/>
              </w:tabs>
              <w:spacing w:before="15" w:after="15"/>
              <w:rPr>
                <w:sz w:val="18"/>
                <w:szCs w:val="18"/>
              </w:rPr>
            </w:pPr>
            <w:r>
              <w:rPr>
                <w:sz w:val="18"/>
                <w:szCs w:val="18"/>
              </w:rPr>
              <w:tab/>
              <w:t xml:space="preserve">84 </w:t>
            </w:r>
          </w:p>
        </w:tc>
        <w:tc>
          <w:tcPr>
            <w:tcW w:w="815" w:type="dxa"/>
            <w:tcBorders>
              <w:top w:val="nil"/>
              <w:left w:val="nil"/>
              <w:bottom w:val="nil"/>
              <w:right w:val="single" w:sz="2" w:space="0" w:color="auto"/>
            </w:tcBorders>
          </w:tcPr>
          <w:p ns2:paraId="4ADDED37" ns2:textId="04C47204" w:rsidR="00B6224B" w:rsidRDefault="00B6224B" w:rsidP="00E427B1">
            <w:pPr>
              <w:tabs>
                <w:tab w:val="decimal" w:pos="246"/>
                <w:tab w:val="left" w:pos="326"/>
              </w:tabs>
              <w:spacing w:before="15" w:after="15"/>
              <w:rPr>
                <w:sz w:val="18"/>
                <w:szCs w:val="18"/>
              </w:rPr>
            </w:pPr>
            <w:r>
              <w:rPr>
                <w:sz w:val="18"/>
                <w:szCs w:val="18"/>
              </w:rPr>
              <w:tab/>
              <w:t xml:space="preserve">(18.7) </w:t>
            </w:r>
          </w:p>
        </w:tc>
        <w:tc>
          <w:tcPr>
            <w:tcW w:w="815" w:type="dxa"/>
            <w:tcBorders>
              <w:top w:val="nil"/>
              <w:left w:val="nil"/>
              <w:bottom w:val="nil"/>
              <w:right w:val="nil"/>
            </w:tcBorders>
          </w:tcPr>
          <w:p ns2:paraId="3EE22654" ns2:textId="7F56B3C7" w:rsidR="00B6224B" w:rsidRDefault="00B6224B" w:rsidP="00E427B1">
            <w:pPr>
              <w:tabs>
                <w:tab w:val="decimal" w:pos="372"/>
                <w:tab w:val="left" w:pos="452"/>
              </w:tabs>
              <w:spacing w:before="15" w:after="15"/>
              <w:rPr>
                <w:sz w:val="18"/>
                <w:szCs w:val="18"/>
              </w:rPr>
            </w:pPr>
            <w:r>
              <w:rPr>
                <w:sz w:val="18"/>
                <w:szCs w:val="18"/>
              </w:rPr>
              <w:tab/>
              <w:t xml:space="preserve">3 </w:t>
            </w:r>
          </w:p>
        </w:tc>
        <w:tc>
          <w:tcPr>
            <w:tcW w:w="815" w:type="dxa"/>
            <w:tcBorders>
              <w:top w:val="nil"/>
              <w:left w:val="nil"/>
              <w:bottom w:val="nil"/>
              <w:right w:val="single" w:sz="2" w:space="0" w:color="auto"/>
            </w:tcBorders>
          </w:tcPr>
          <w:p ns2:paraId="04E54C12" ns2:textId="3C3BDF91" w:rsidR="00B6224B" w:rsidRDefault="00B6224B" w:rsidP="00E427B1">
            <w:pPr>
              <w:tabs>
                <w:tab w:val="decimal" w:pos="246"/>
                <w:tab w:val="left" w:pos="326"/>
              </w:tabs>
              <w:spacing w:before="15" w:after="15"/>
              <w:rPr>
                <w:sz w:val="18"/>
                <w:szCs w:val="18"/>
              </w:rPr>
            </w:pPr>
            <w:r>
              <w:rPr>
                <w:sz w:val="18"/>
                <w:szCs w:val="18"/>
              </w:rPr>
              <w:tab/>
              <w:t xml:space="preserve">(60.0) </w:t>
            </w:r>
          </w:p>
        </w:tc>
        <w:tc>
          <w:tcPr>
            <w:tcW w:w="815" w:type="dxa"/>
            <w:tcBorders>
              <w:top w:val="nil"/>
              <w:left w:val="nil"/>
              <w:bottom w:val="nil"/>
              <w:right w:val="nil"/>
            </w:tcBorders>
          </w:tcPr>
          <w:p ns2:paraId="6BA40310" ns2:textId="5FFC8455" w:rsidR="00B6224B" w:rsidRDefault="00B6224B" w:rsidP="00E427B1">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ns2:paraId="0E166351" ns2:textId="756D95BB"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ns2:paraId="0BECE07D" ns2:textId="08161382" w:rsidR="00B6224B" w:rsidRDefault="00B6224B" w:rsidP="00E427B1">
            <w:pPr>
              <w:tabs>
                <w:tab w:val="decimal" w:pos="372"/>
                <w:tab w:val="left" w:pos="452"/>
              </w:tabs>
              <w:spacing w:before="15" w:after="15"/>
              <w:rPr>
                <w:sz w:val="18"/>
                <w:szCs w:val="18"/>
              </w:rPr>
            </w:pPr>
            <w:r>
              <w:rPr>
                <w:sz w:val="18"/>
                <w:szCs w:val="18"/>
              </w:rPr>
              <w:tab/>
              <w:t xml:space="preserve">134 </w:t>
            </w:r>
          </w:p>
        </w:tc>
        <w:tc>
          <w:tcPr>
            <w:tcW w:w="815" w:type="dxa"/>
            <w:tcBorders>
              <w:top w:val="nil"/>
              <w:left w:val="nil"/>
              <w:bottom w:val="nil"/>
            </w:tcBorders>
          </w:tcPr>
          <w:p ns2:paraId="196CC885" ns2:textId="51F71D58" w:rsidR="00B6224B" w:rsidRDefault="00B6224B" w:rsidP="00E427B1">
            <w:pPr>
              <w:tabs>
                <w:tab w:val="decimal" w:pos="246"/>
                <w:tab w:val="left" w:pos="326"/>
              </w:tabs>
              <w:spacing w:before="15" w:after="15"/>
              <w:rPr>
                <w:sz w:val="18"/>
                <w:szCs w:val="18"/>
              </w:rPr>
            </w:pPr>
            <w:r>
              <w:rPr>
                <w:sz w:val="18"/>
                <w:szCs w:val="18"/>
              </w:rPr>
              <w:tab/>
              <w:t xml:space="preserve">(18.0) </w:t>
            </w:r>
          </w:p>
        </w:tc>
      </w:tr>
      <w:tr w:rsidR="00B6224B" ns2:paraId="71941838" ns2: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4DFC6B66" ns2:textId="77777777" w:rsidR="00B6224B" w:rsidRDefault="00B6224B" w:rsidP="00E427B1">
            <w:pPr>
              <w:spacing w:before="15" w:after="15"/>
              <w:ind w:left="160" w:right="1" w:hanging="160"/>
              <w:rPr>
                <w:sz w:val="18"/>
                <w:szCs w:val="18"/>
              </w:rPr>
            </w:pPr>
            <w:r>
              <w:rPr>
                <w:sz w:val="18"/>
                <w:szCs w:val="18"/>
              </w:rPr>
              <w:t xml:space="preserve">   Decreased appetite </w:t>
            </w:r>
          </w:p>
        </w:tc>
        <w:tc>
          <w:tcPr>
            <w:tcW w:w="815" w:type="dxa"/>
            <w:tcBorders>
              <w:top w:val="nil"/>
              <w:left w:val="nil"/>
              <w:bottom w:val="nil"/>
              <w:right w:val="nil"/>
            </w:tcBorders>
          </w:tcPr>
          <w:p ns2:paraId="67B0FCCC" ns2:textId="77777777" w:rsidR="00B6224B" w:rsidRDefault="00B6224B" w:rsidP="00E427B1">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nil"/>
              <w:right w:val="single" w:sz="2" w:space="0" w:color="auto"/>
            </w:tcBorders>
          </w:tcPr>
          <w:p ns2:paraId="0BDF08A9" ns2:textId="77777777" w:rsidR="00B6224B" w:rsidRDefault="00B6224B" w:rsidP="00E427B1">
            <w:pPr>
              <w:tabs>
                <w:tab w:val="decimal" w:pos="246"/>
                <w:tab w:val="left" w:pos="326"/>
              </w:tabs>
              <w:spacing w:before="15" w:after="15"/>
              <w:rPr>
                <w:sz w:val="18"/>
                <w:szCs w:val="18"/>
              </w:rPr>
            </w:pPr>
            <w:r>
              <w:rPr>
                <w:sz w:val="18"/>
                <w:szCs w:val="18"/>
              </w:rPr>
              <w:tab/>
              <w:t xml:space="preserve">(25.0) </w:t>
            </w:r>
          </w:p>
        </w:tc>
        <w:tc>
          <w:tcPr>
            <w:tcW w:w="815" w:type="dxa"/>
            <w:tcBorders>
              <w:top w:val="nil"/>
              <w:left w:val="nil"/>
              <w:bottom w:val="nil"/>
              <w:right w:val="nil"/>
            </w:tcBorders>
          </w:tcPr>
          <w:p ns2:paraId="065BFA1D" ns2:textId="102D9EE0" w:rsidR="00B6224B" w:rsidRDefault="00B6224B" w:rsidP="00E427B1">
            <w:pPr>
              <w:tabs>
                <w:tab w:val="decimal" w:pos="372"/>
                <w:tab w:val="left" w:pos="452"/>
              </w:tabs>
              <w:spacing w:before="15" w:after="15"/>
              <w:rPr>
                <w:sz w:val="18"/>
                <w:szCs w:val="18"/>
              </w:rPr>
            </w:pPr>
            <w:r>
              <w:rPr>
                <w:sz w:val="18"/>
                <w:szCs w:val="18"/>
              </w:rPr>
              <w:tab/>
              <w:t xml:space="preserve">46 </w:t>
            </w:r>
          </w:p>
        </w:tc>
        <w:tc>
          <w:tcPr>
            <w:tcW w:w="815" w:type="dxa"/>
            <w:tcBorders>
              <w:top w:val="nil"/>
              <w:left w:val="nil"/>
              <w:bottom w:val="nil"/>
              <w:right w:val="single" w:sz="2" w:space="0" w:color="auto"/>
            </w:tcBorders>
          </w:tcPr>
          <w:p ns2:paraId="1196DF4A" ns2:textId="4134AC0D" w:rsidR="00B6224B" w:rsidRDefault="00B6224B" w:rsidP="00E427B1">
            <w:pPr>
              <w:tabs>
                <w:tab w:val="decimal" w:pos="246"/>
                <w:tab w:val="left" w:pos="326"/>
              </w:tabs>
              <w:spacing w:before="15" w:after="15"/>
              <w:rPr>
                <w:sz w:val="18"/>
                <w:szCs w:val="18"/>
              </w:rPr>
            </w:pPr>
            <w:r>
              <w:rPr>
                <w:sz w:val="18"/>
                <w:szCs w:val="18"/>
              </w:rPr>
              <w:tab/>
              <w:t xml:space="preserve">(16.4) </w:t>
            </w:r>
          </w:p>
        </w:tc>
        <w:tc>
          <w:tcPr>
            <w:tcW w:w="815" w:type="dxa"/>
            <w:tcBorders>
              <w:top w:val="nil"/>
              <w:left w:val="nil"/>
              <w:bottom w:val="nil"/>
              <w:right w:val="nil"/>
            </w:tcBorders>
          </w:tcPr>
          <w:p ns2:paraId="6400C890" ns2:textId="1CB93CCD" w:rsidR="00B6224B" w:rsidRDefault="00B6224B" w:rsidP="00E427B1">
            <w:pPr>
              <w:tabs>
                <w:tab w:val="decimal" w:pos="372"/>
                <w:tab w:val="left" w:pos="452"/>
              </w:tabs>
              <w:spacing w:before="15" w:after="15"/>
              <w:rPr>
                <w:sz w:val="18"/>
                <w:szCs w:val="18"/>
              </w:rPr>
            </w:pPr>
            <w:r>
              <w:rPr>
                <w:sz w:val="18"/>
                <w:szCs w:val="18"/>
              </w:rPr>
              <w:tab/>
              <w:t xml:space="preserve">81 </w:t>
            </w:r>
          </w:p>
        </w:tc>
        <w:tc>
          <w:tcPr>
            <w:tcW w:w="815" w:type="dxa"/>
            <w:tcBorders>
              <w:top w:val="nil"/>
              <w:left w:val="nil"/>
              <w:bottom w:val="nil"/>
              <w:right w:val="single" w:sz="2" w:space="0" w:color="auto"/>
            </w:tcBorders>
          </w:tcPr>
          <w:p ns2:paraId="0D1B1C60" ns2:textId="095E424B" w:rsidR="00B6224B" w:rsidRDefault="00B6224B" w:rsidP="00E427B1">
            <w:pPr>
              <w:tabs>
                <w:tab w:val="decimal" w:pos="246"/>
                <w:tab w:val="left" w:pos="326"/>
              </w:tabs>
              <w:spacing w:before="15" w:after="15"/>
              <w:rPr>
                <w:sz w:val="18"/>
                <w:szCs w:val="18"/>
              </w:rPr>
            </w:pPr>
            <w:r>
              <w:rPr>
                <w:sz w:val="18"/>
                <w:szCs w:val="18"/>
              </w:rPr>
              <w:tab/>
              <w:t xml:space="preserve">(18.0) </w:t>
            </w:r>
          </w:p>
        </w:tc>
        <w:tc>
          <w:tcPr>
            <w:tcW w:w="815" w:type="dxa"/>
            <w:tcBorders>
              <w:top w:val="nil"/>
              <w:left w:val="nil"/>
              <w:bottom w:val="nil"/>
              <w:right w:val="nil"/>
            </w:tcBorders>
          </w:tcPr>
          <w:p ns2:paraId="641C3D1B" ns2:textId="77777777" w:rsidR="00B6224B" w:rsidRDefault="00B6224B" w:rsidP="00E427B1">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nil"/>
              <w:right w:val="single" w:sz="2" w:space="0" w:color="auto"/>
            </w:tcBorders>
          </w:tcPr>
          <w:p ns2:paraId="2A61116C" ns2:textId="77777777" w:rsidR="00B6224B" w:rsidRDefault="00B6224B" w:rsidP="00E427B1">
            <w:pPr>
              <w:tabs>
                <w:tab w:val="decimal" w:pos="246"/>
                <w:tab w:val="left" w:pos="326"/>
              </w:tabs>
              <w:spacing w:before="15" w:after="15"/>
              <w:rPr>
                <w:sz w:val="18"/>
                <w:szCs w:val="18"/>
              </w:rPr>
            </w:pPr>
            <w:r>
              <w:rPr>
                <w:sz w:val="18"/>
                <w:szCs w:val="18"/>
              </w:rPr>
              <w:tab/>
              <w:t xml:space="preserve">(20.0) </w:t>
            </w:r>
          </w:p>
        </w:tc>
        <w:tc>
          <w:tcPr>
            <w:tcW w:w="815" w:type="dxa"/>
            <w:tcBorders>
              <w:top w:val="nil"/>
              <w:left w:val="nil"/>
              <w:bottom w:val="nil"/>
              <w:right w:val="nil"/>
            </w:tcBorders>
          </w:tcPr>
          <w:p ns2:paraId="68E62330" ns2:textId="77777777" w:rsidR="00B6224B" w:rsidRDefault="00B6224B" w:rsidP="00E427B1">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nil"/>
              <w:right w:val="single" w:sz="2" w:space="0" w:color="auto"/>
            </w:tcBorders>
          </w:tcPr>
          <w:p ns2:paraId="5FE0E92A" ns2:textId="77777777" w:rsidR="00B6224B" w:rsidRDefault="00B6224B" w:rsidP="00E427B1">
            <w:pPr>
              <w:tabs>
                <w:tab w:val="decimal" w:pos="246"/>
                <w:tab w:val="left" w:pos="326"/>
              </w:tabs>
              <w:spacing w:before="15" w:after="15"/>
              <w:rPr>
                <w:sz w:val="18"/>
                <w:szCs w:val="18"/>
              </w:rPr>
            </w:pPr>
            <w:r>
              <w:rPr>
                <w:sz w:val="18"/>
                <w:szCs w:val="18"/>
              </w:rPr>
              <w:tab/>
              <w:t xml:space="preserve">(14.3) </w:t>
            </w:r>
          </w:p>
        </w:tc>
        <w:tc>
          <w:tcPr>
            <w:tcW w:w="815" w:type="dxa"/>
            <w:tcBorders>
              <w:top w:val="nil"/>
              <w:left w:val="nil"/>
              <w:bottom w:val="nil"/>
              <w:right w:val="nil"/>
            </w:tcBorders>
          </w:tcPr>
          <w:p ns2:paraId="525DCC58" ns2:textId="0021E51B" w:rsidR="00B6224B" w:rsidRDefault="00B6224B" w:rsidP="00E427B1">
            <w:pPr>
              <w:tabs>
                <w:tab w:val="decimal" w:pos="372"/>
                <w:tab w:val="left" w:pos="452"/>
              </w:tabs>
              <w:spacing w:before="15" w:after="15"/>
              <w:rPr>
                <w:sz w:val="18"/>
                <w:szCs w:val="18"/>
              </w:rPr>
            </w:pPr>
            <w:r>
              <w:rPr>
                <w:sz w:val="18"/>
                <w:szCs w:val="18"/>
              </w:rPr>
              <w:tab/>
              <w:t xml:space="preserve">130 </w:t>
            </w:r>
          </w:p>
        </w:tc>
        <w:tc>
          <w:tcPr>
            <w:tcW w:w="815" w:type="dxa"/>
            <w:tcBorders>
              <w:top w:val="nil"/>
              <w:left w:val="nil"/>
              <w:bottom w:val="nil"/>
            </w:tcBorders>
          </w:tcPr>
          <w:p ns2:paraId="73752EDF" ns2:textId="2F5EF694" w:rsidR="00B6224B" w:rsidRDefault="00B6224B" w:rsidP="00E427B1">
            <w:pPr>
              <w:tabs>
                <w:tab w:val="decimal" w:pos="246"/>
                <w:tab w:val="left" w:pos="326"/>
              </w:tabs>
              <w:spacing w:before="15" w:after="15"/>
              <w:rPr>
                <w:sz w:val="18"/>
                <w:szCs w:val="18"/>
              </w:rPr>
            </w:pPr>
            <w:r>
              <w:rPr>
                <w:sz w:val="18"/>
                <w:szCs w:val="18"/>
              </w:rPr>
              <w:tab/>
              <w:t xml:space="preserve">(17.4) </w:t>
            </w:r>
          </w:p>
        </w:tc>
      </w:tr>
      <w:tr w:rsidR="00B6224B" ns2:paraId="3AFB2432" ns2: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59721C3F" ns2:textId="69266754" w:rsidR="00B6224B" w:rsidRDefault="00B6224B" w:rsidP="00E427B1">
            <w:pPr>
              <w:spacing w:before="15" w:after="15"/>
              <w:ind w:left="160" w:right="1" w:hanging="160"/>
              <w:rPr>
                <w:sz w:val="18"/>
                <w:szCs w:val="18"/>
              </w:rPr>
            </w:pPr>
            <w:r>
              <w:rPr>
                <w:sz w:val="18"/>
                <w:szCs w:val="18"/>
              </w:rPr>
              <w:t xml:space="preserve">   Aspartate aminotransferase increased </w:t>
            </w:r>
          </w:p>
        </w:tc>
        <w:tc>
          <w:tcPr>
            <w:tcW w:w="815" w:type="dxa"/>
            <w:tcBorders>
              <w:top w:val="nil"/>
              <w:left w:val="nil"/>
              <w:bottom w:val="nil"/>
              <w:right w:val="nil"/>
            </w:tcBorders>
          </w:tcPr>
          <w:p ns2:paraId="09B27921" ns2:textId="0156E865" w:rsidR="00B6224B" w:rsidRDefault="00B6224B" w:rsidP="00E427B1">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nil"/>
              <w:right w:val="single" w:sz="2" w:space="0" w:color="auto"/>
            </w:tcBorders>
          </w:tcPr>
          <w:p ns2:paraId="1EDD8B1B" ns2:textId="7E1E2D39" w:rsidR="00B6224B" w:rsidRDefault="00B6224B" w:rsidP="00E427B1">
            <w:pPr>
              <w:tabs>
                <w:tab w:val="decimal" w:pos="246"/>
                <w:tab w:val="left" w:pos="326"/>
              </w:tabs>
              <w:spacing w:before="15" w:after="15"/>
              <w:rPr>
                <w:sz w:val="18"/>
                <w:szCs w:val="18"/>
              </w:rPr>
            </w:pPr>
            <w:r>
              <w:rPr>
                <w:sz w:val="18"/>
                <w:szCs w:val="18"/>
              </w:rPr>
              <w:tab/>
              <w:t xml:space="preserve">(25.0) </w:t>
            </w:r>
          </w:p>
        </w:tc>
        <w:tc>
          <w:tcPr>
            <w:tcW w:w="815" w:type="dxa"/>
            <w:tcBorders>
              <w:top w:val="nil"/>
              <w:left w:val="nil"/>
              <w:bottom w:val="nil"/>
              <w:right w:val="nil"/>
            </w:tcBorders>
          </w:tcPr>
          <w:p ns2:paraId="342E536A" ns2:textId="66B9EF4C" w:rsidR="00B6224B" w:rsidRDefault="00B6224B" w:rsidP="00E427B1">
            <w:pPr>
              <w:tabs>
                <w:tab w:val="decimal" w:pos="372"/>
                <w:tab w:val="left" w:pos="452"/>
              </w:tabs>
              <w:spacing w:before="15" w:after="15"/>
              <w:rPr>
                <w:sz w:val="18"/>
                <w:szCs w:val="18"/>
              </w:rPr>
            </w:pPr>
            <w:r>
              <w:rPr>
                <w:sz w:val="18"/>
                <w:szCs w:val="18"/>
              </w:rPr>
              <w:tab/>
              <w:t xml:space="preserve">38 </w:t>
            </w:r>
          </w:p>
        </w:tc>
        <w:tc>
          <w:tcPr>
            <w:tcW w:w="815" w:type="dxa"/>
            <w:tcBorders>
              <w:top w:val="nil"/>
              <w:left w:val="nil"/>
              <w:bottom w:val="nil"/>
              <w:right w:val="single" w:sz="2" w:space="0" w:color="auto"/>
            </w:tcBorders>
          </w:tcPr>
          <w:p ns2:paraId="7042E3B8" ns2:textId="061E2B47" w:rsidR="00B6224B" w:rsidRDefault="00B6224B" w:rsidP="00E427B1">
            <w:pPr>
              <w:tabs>
                <w:tab w:val="decimal" w:pos="246"/>
                <w:tab w:val="left" w:pos="326"/>
              </w:tabs>
              <w:spacing w:before="15" w:after="15"/>
              <w:rPr>
                <w:sz w:val="18"/>
                <w:szCs w:val="18"/>
              </w:rPr>
            </w:pPr>
            <w:r>
              <w:rPr>
                <w:sz w:val="18"/>
                <w:szCs w:val="18"/>
              </w:rPr>
              <w:tab/>
              <w:t xml:space="preserve">(13.5) </w:t>
            </w:r>
          </w:p>
        </w:tc>
        <w:tc>
          <w:tcPr>
            <w:tcW w:w="815" w:type="dxa"/>
            <w:tcBorders>
              <w:top w:val="nil"/>
              <w:left w:val="nil"/>
              <w:bottom w:val="nil"/>
              <w:right w:val="nil"/>
            </w:tcBorders>
          </w:tcPr>
          <w:p ns2:paraId="5126FE5B" ns2:textId="77777777" w:rsidR="00B6224B" w:rsidRDefault="00B6224B" w:rsidP="00E427B1">
            <w:pPr>
              <w:tabs>
                <w:tab w:val="decimal" w:pos="372"/>
                <w:tab w:val="left" w:pos="452"/>
              </w:tabs>
              <w:spacing w:before="15" w:after="15"/>
              <w:rPr>
                <w:sz w:val="18"/>
                <w:szCs w:val="18"/>
              </w:rPr>
            </w:pPr>
            <w:r>
              <w:rPr>
                <w:sz w:val="18"/>
                <w:szCs w:val="18"/>
              </w:rPr>
              <w:tab/>
              <w:t xml:space="preserve">81 </w:t>
            </w:r>
          </w:p>
        </w:tc>
        <w:tc>
          <w:tcPr>
            <w:tcW w:w="815" w:type="dxa"/>
            <w:tcBorders>
              <w:top w:val="nil"/>
              <w:left w:val="nil"/>
              <w:bottom w:val="nil"/>
              <w:right w:val="single" w:sz="2" w:space="0" w:color="auto"/>
            </w:tcBorders>
          </w:tcPr>
          <w:p ns2:paraId="5FF8D448" ns2:textId="4E6EEF26" w:rsidR="00B6224B" w:rsidRDefault="00B6224B" w:rsidP="00E427B1">
            <w:pPr>
              <w:tabs>
                <w:tab w:val="decimal" w:pos="246"/>
                <w:tab w:val="left" w:pos="326"/>
              </w:tabs>
              <w:spacing w:before="15" w:after="15"/>
              <w:rPr>
                <w:sz w:val="18"/>
                <w:szCs w:val="18"/>
              </w:rPr>
            </w:pPr>
            <w:r>
              <w:rPr>
                <w:sz w:val="18"/>
                <w:szCs w:val="18"/>
              </w:rPr>
              <w:tab/>
              <w:t xml:space="preserve">(18.0) </w:t>
            </w:r>
          </w:p>
        </w:tc>
        <w:tc>
          <w:tcPr>
            <w:tcW w:w="815" w:type="dxa"/>
            <w:tcBorders>
              <w:top w:val="nil"/>
              <w:left w:val="nil"/>
              <w:bottom w:val="nil"/>
              <w:right w:val="nil"/>
            </w:tcBorders>
          </w:tcPr>
          <w:p ns2:paraId="67F4A539" ns2:textId="10D97307" w:rsidR="00B6224B" w:rsidRDefault="00B6224B" w:rsidP="00E427B1">
            <w:pPr>
              <w:tabs>
                <w:tab w:val="decimal" w:pos="372"/>
                <w:tab w:val="left" w:pos="452"/>
              </w:tabs>
              <w:spacing w:before="15" w:after="15"/>
              <w:rPr>
                <w:sz w:val="18"/>
                <w:szCs w:val="18"/>
              </w:rPr>
            </w:pPr>
            <w:r>
              <w:rPr>
                <w:sz w:val="18"/>
                <w:szCs w:val="18"/>
              </w:rPr>
              <w:tab/>
              <w:t xml:space="preserve">2 </w:t>
            </w:r>
          </w:p>
        </w:tc>
        <w:tc>
          <w:tcPr>
            <w:tcW w:w="815" w:type="dxa"/>
            <w:tcBorders>
              <w:top w:val="nil"/>
              <w:left w:val="nil"/>
              <w:bottom w:val="nil"/>
              <w:right w:val="single" w:sz="2" w:space="0" w:color="auto"/>
            </w:tcBorders>
          </w:tcPr>
          <w:p ns2:paraId="2F735818" ns2:textId="011E8E71" w:rsidR="00B6224B" w:rsidRDefault="00B6224B" w:rsidP="00E427B1">
            <w:pPr>
              <w:tabs>
                <w:tab w:val="decimal" w:pos="246"/>
                <w:tab w:val="left" w:pos="326"/>
              </w:tabs>
              <w:spacing w:before="15" w:after="15"/>
              <w:rPr>
                <w:sz w:val="18"/>
                <w:szCs w:val="18"/>
              </w:rPr>
            </w:pPr>
            <w:r>
              <w:rPr>
                <w:sz w:val="18"/>
                <w:szCs w:val="18"/>
              </w:rPr>
              <w:tab/>
              <w:t xml:space="preserve">(40.0) </w:t>
            </w:r>
          </w:p>
        </w:tc>
        <w:tc>
          <w:tcPr>
            <w:tcW w:w="815" w:type="dxa"/>
            <w:tcBorders>
              <w:top w:val="nil"/>
              <w:left w:val="nil"/>
              <w:bottom w:val="nil"/>
              <w:right w:val="nil"/>
            </w:tcBorders>
          </w:tcPr>
          <w:p ns2:paraId="77076922"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ns2:paraId="72592413"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ns2:paraId="60C9EE4D" ns2:textId="0C4B2FB0" w:rsidR="00B6224B" w:rsidRDefault="00B6224B" w:rsidP="00E427B1">
            <w:pPr>
              <w:tabs>
                <w:tab w:val="decimal" w:pos="372"/>
                <w:tab w:val="left" w:pos="452"/>
              </w:tabs>
              <w:spacing w:before="15" w:after="15"/>
              <w:rPr>
                <w:sz w:val="18"/>
                <w:szCs w:val="18"/>
              </w:rPr>
            </w:pPr>
            <w:r>
              <w:rPr>
                <w:sz w:val="18"/>
                <w:szCs w:val="18"/>
              </w:rPr>
              <w:tab/>
              <w:t xml:space="preserve">122 </w:t>
            </w:r>
          </w:p>
        </w:tc>
        <w:tc>
          <w:tcPr>
            <w:tcW w:w="815" w:type="dxa"/>
            <w:tcBorders>
              <w:top w:val="nil"/>
              <w:left w:val="nil"/>
              <w:bottom w:val="nil"/>
            </w:tcBorders>
          </w:tcPr>
          <w:p ns2:paraId="3DC7F47D" ns2:textId="3B7133FA" w:rsidR="00B6224B" w:rsidRDefault="00B6224B" w:rsidP="00E427B1">
            <w:pPr>
              <w:tabs>
                <w:tab w:val="decimal" w:pos="246"/>
                <w:tab w:val="left" w:pos="326"/>
              </w:tabs>
              <w:spacing w:before="15" w:after="15"/>
              <w:rPr>
                <w:sz w:val="18"/>
                <w:szCs w:val="18"/>
              </w:rPr>
            </w:pPr>
            <w:r>
              <w:rPr>
                <w:sz w:val="18"/>
                <w:szCs w:val="18"/>
              </w:rPr>
              <w:tab/>
              <w:t xml:space="preserve">(16.4) </w:t>
            </w:r>
          </w:p>
        </w:tc>
      </w:tr>
      <w:tr w:rsidR="00B6224B" ns2:paraId="27A82A99" ns2: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4FA86243" ns2:textId="00E3D647" w:rsidR="00B6224B" w:rsidRDefault="00B6224B" w:rsidP="00E427B1">
            <w:pPr>
              <w:spacing w:before="15" w:after="15"/>
              <w:ind w:left="160" w:right="1" w:hanging="160"/>
              <w:rPr>
                <w:sz w:val="18"/>
                <w:szCs w:val="18"/>
              </w:rPr>
            </w:pPr>
            <w:r>
              <w:rPr>
                <w:sz w:val="18"/>
                <w:szCs w:val="18"/>
              </w:rPr>
              <w:t xml:space="preserve">   Lymphocyte count decreased </w:t>
            </w:r>
          </w:p>
        </w:tc>
        <w:tc>
          <w:tcPr>
            <w:tcW w:w="815" w:type="dxa"/>
            <w:tcBorders>
              <w:top w:val="nil"/>
              <w:left w:val="nil"/>
              <w:bottom w:val="nil"/>
              <w:right w:val="nil"/>
            </w:tcBorders>
          </w:tcPr>
          <w:p ns2:paraId="09CE84DA" ns2:textId="3FA0127F" w:rsidR="00B6224B" w:rsidRDefault="00B6224B" w:rsidP="00E427B1">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ns2:paraId="52CB50DF" ns2:textId="7AF26E85"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ns2:paraId="5CEA6542" ns2:textId="4186EE8F" w:rsidR="00B6224B" w:rsidRDefault="00B6224B" w:rsidP="00E427B1">
            <w:pPr>
              <w:tabs>
                <w:tab w:val="decimal" w:pos="372"/>
                <w:tab w:val="left" w:pos="452"/>
              </w:tabs>
              <w:spacing w:before="15" w:after="15"/>
              <w:rPr>
                <w:sz w:val="18"/>
                <w:szCs w:val="18"/>
              </w:rPr>
            </w:pPr>
            <w:r>
              <w:rPr>
                <w:sz w:val="18"/>
                <w:szCs w:val="18"/>
              </w:rPr>
              <w:tab/>
              <w:t xml:space="preserve">37 </w:t>
            </w:r>
          </w:p>
        </w:tc>
        <w:tc>
          <w:tcPr>
            <w:tcW w:w="815" w:type="dxa"/>
            <w:tcBorders>
              <w:top w:val="nil"/>
              <w:left w:val="nil"/>
              <w:bottom w:val="nil"/>
              <w:right w:val="single" w:sz="2" w:space="0" w:color="auto"/>
            </w:tcBorders>
          </w:tcPr>
          <w:p ns2:paraId="273B848C" ns2:textId="707AC2BB" w:rsidR="00B6224B" w:rsidRDefault="00B6224B" w:rsidP="00E427B1">
            <w:pPr>
              <w:tabs>
                <w:tab w:val="decimal" w:pos="246"/>
                <w:tab w:val="left" w:pos="326"/>
              </w:tabs>
              <w:spacing w:before="15" w:after="15"/>
              <w:rPr>
                <w:sz w:val="18"/>
                <w:szCs w:val="18"/>
              </w:rPr>
            </w:pPr>
            <w:r>
              <w:rPr>
                <w:sz w:val="18"/>
                <w:szCs w:val="18"/>
              </w:rPr>
              <w:tab/>
              <w:t xml:space="preserve">(13.2) </w:t>
            </w:r>
          </w:p>
        </w:tc>
        <w:tc>
          <w:tcPr>
            <w:tcW w:w="815" w:type="dxa"/>
            <w:tcBorders>
              <w:top w:val="nil"/>
              <w:left w:val="nil"/>
              <w:bottom w:val="nil"/>
              <w:right w:val="nil"/>
            </w:tcBorders>
          </w:tcPr>
          <w:p ns2:paraId="3158B418" ns2:textId="77777777" w:rsidR="00B6224B" w:rsidRDefault="00B6224B" w:rsidP="00E427B1">
            <w:pPr>
              <w:tabs>
                <w:tab w:val="decimal" w:pos="372"/>
                <w:tab w:val="left" w:pos="452"/>
              </w:tabs>
              <w:spacing w:before="15" w:after="15"/>
              <w:rPr>
                <w:sz w:val="18"/>
                <w:szCs w:val="18"/>
              </w:rPr>
            </w:pPr>
            <w:r>
              <w:rPr>
                <w:sz w:val="18"/>
                <w:szCs w:val="18"/>
              </w:rPr>
              <w:tab/>
              <w:t xml:space="preserve">81 </w:t>
            </w:r>
          </w:p>
        </w:tc>
        <w:tc>
          <w:tcPr>
            <w:tcW w:w="815" w:type="dxa"/>
            <w:tcBorders>
              <w:top w:val="nil"/>
              <w:left w:val="nil"/>
              <w:bottom w:val="nil"/>
              <w:right w:val="single" w:sz="2" w:space="0" w:color="auto"/>
            </w:tcBorders>
          </w:tcPr>
          <w:p ns2:paraId="3301D044" ns2:textId="308D7785" w:rsidR="00B6224B" w:rsidRDefault="00B6224B" w:rsidP="00E427B1">
            <w:pPr>
              <w:tabs>
                <w:tab w:val="decimal" w:pos="246"/>
                <w:tab w:val="left" w:pos="326"/>
              </w:tabs>
              <w:spacing w:before="15" w:after="15"/>
              <w:rPr>
                <w:sz w:val="18"/>
                <w:szCs w:val="18"/>
              </w:rPr>
            </w:pPr>
            <w:r>
              <w:rPr>
                <w:sz w:val="18"/>
                <w:szCs w:val="18"/>
              </w:rPr>
              <w:tab/>
              <w:t xml:space="preserve">(18.0) </w:t>
            </w:r>
          </w:p>
        </w:tc>
        <w:tc>
          <w:tcPr>
            <w:tcW w:w="815" w:type="dxa"/>
            <w:tcBorders>
              <w:top w:val="nil"/>
              <w:left w:val="nil"/>
              <w:bottom w:val="nil"/>
              <w:right w:val="nil"/>
            </w:tcBorders>
          </w:tcPr>
          <w:p ns2:paraId="679F887B" ns2:textId="3E2EFF42" w:rsidR="00B6224B" w:rsidRDefault="00B6224B" w:rsidP="00E427B1">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nil"/>
              <w:right w:val="single" w:sz="2" w:space="0" w:color="auto"/>
            </w:tcBorders>
          </w:tcPr>
          <w:p ns2:paraId="6E43D755" ns2:textId="2C036DEE" w:rsidR="00B6224B" w:rsidRDefault="00B6224B" w:rsidP="00E427B1">
            <w:pPr>
              <w:tabs>
                <w:tab w:val="decimal" w:pos="246"/>
                <w:tab w:val="left" w:pos="326"/>
              </w:tabs>
              <w:spacing w:before="15" w:after="15"/>
              <w:rPr>
                <w:sz w:val="18"/>
                <w:szCs w:val="18"/>
              </w:rPr>
            </w:pPr>
            <w:r>
              <w:rPr>
                <w:sz w:val="18"/>
                <w:szCs w:val="18"/>
              </w:rPr>
              <w:tab/>
              <w:t xml:space="preserve">(20.0) </w:t>
            </w:r>
          </w:p>
        </w:tc>
        <w:tc>
          <w:tcPr>
            <w:tcW w:w="815" w:type="dxa"/>
            <w:tcBorders>
              <w:top w:val="nil"/>
              <w:left w:val="nil"/>
              <w:bottom w:val="nil"/>
              <w:right w:val="nil"/>
            </w:tcBorders>
          </w:tcPr>
          <w:p ns2:paraId="3BA8D35C"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ns2:paraId="56C15772"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ns2:paraId="5244A740" ns2:textId="1A9D0CF8" w:rsidR="00B6224B" w:rsidRDefault="00B6224B" w:rsidP="00E427B1">
            <w:pPr>
              <w:tabs>
                <w:tab w:val="decimal" w:pos="372"/>
                <w:tab w:val="left" w:pos="452"/>
              </w:tabs>
              <w:spacing w:before="15" w:after="15"/>
              <w:rPr>
                <w:sz w:val="18"/>
                <w:szCs w:val="18"/>
              </w:rPr>
            </w:pPr>
            <w:r>
              <w:rPr>
                <w:sz w:val="18"/>
                <w:szCs w:val="18"/>
              </w:rPr>
              <w:tab/>
              <w:t xml:space="preserve">119 </w:t>
            </w:r>
          </w:p>
        </w:tc>
        <w:tc>
          <w:tcPr>
            <w:tcW w:w="815" w:type="dxa"/>
            <w:tcBorders>
              <w:top w:val="nil"/>
              <w:left w:val="nil"/>
              <w:bottom w:val="nil"/>
            </w:tcBorders>
          </w:tcPr>
          <w:p ns2:paraId="2ED11F3D" ns2:textId="160740D7" w:rsidR="00B6224B" w:rsidRDefault="00B6224B" w:rsidP="00E427B1">
            <w:pPr>
              <w:tabs>
                <w:tab w:val="decimal" w:pos="246"/>
                <w:tab w:val="left" w:pos="326"/>
              </w:tabs>
              <w:spacing w:before="15" w:after="15"/>
              <w:rPr>
                <w:sz w:val="18"/>
                <w:szCs w:val="18"/>
              </w:rPr>
            </w:pPr>
            <w:r>
              <w:rPr>
                <w:sz w:val="18"/>
                <w:szCs w:val="18"/>
              </w:rPr>
              <w:tab/>
              <w:t xml:space="preserve">(16.0) </w:t>
            </w:r>
          </w:p>
        </w:tc>
      </w:tr>
      <w:tr w:rsidR="00B6224B" ns2:paraId="0D14AAE6" ns2: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7976F556" ns2:textId="77777777" w:rsidR="00B6224B" w:rsidRDefault="00B6224B" w:rsidP="00E427B1">
            <w:pPr>
              <w:spacing w:before="15" w:after="15"/>
              <w:ind w:left="160" w:right="1" w:hanging="160"/>
              <w:rPr>
                <w:sz w:val="18"/>
                <w:szCs w:val="18"/>
              </w:rPr>
            </w:pPr>
            <w:r>
              <w:rPr>
                <w:sz w:val="18"/>
                <w:szCs w:val="18"/>
              </w:rPr>
              <w:t xml:space="preserve">   Weight decreased </w:t>
            </w:r>
          </w:p>
        </w:tc>
        <w:tc>
          <w:tcPr>
            <w:tcW w:w="815" w:type="dxa"/>
            <w:tcBorders>
              <w:top w:val="nil"/>
              <w:left w:val="nil"/>
              <w:bottom w:val="nil"/>
              <w:right w:val="nil"/>
            </w:tcBorders>
          </w:tcPr>
          <w:p ns2:paraId="63AEE890"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ns2:paraId="481CD41F"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ns2:paraId="1502941D" ns2:textId="2F4F3B2B" w:rsidR="00B6224B" w:rsidRDefault="00B6224B" w:rsidP="00E427B1">
            <w:pPr>
              <w:tabs>
                <w:tab w:val="decimal" w:pos="372"/>
                <w:tab w:val="left" w:pos="452"/>
              </w:tabs>
              <w:spacing w:before="15" w:after="15"/>
              <w:rPr>
                <w:sz w:val="18"/>
                <w:szCs w:val="18"/>
              </w:rPr>
            </w:pPr>
            <w:r>
              <w:rPr>
                <w:sz w:val="18"/>
                <w:szCs w:val="18"/>
              </w:rPr>
              <w:tab/>
              <w:t xml:space="preserve">36 </w:t>
            </w:r>
          </w:p>
        </w:tc>
        <w:tc>
          <w:tcPr>
            <w:tcW w:w="815" w:type="dxa"/>
            <w:tcBorders>
              <w:top w:val="nil"/>
              <w:left w:val="nil"/>
              <w:bottom w:val="nil"/>
              <w:right w:val="single" w:sz="2" w:space="0" w:color="auto"/>
            </w:tcBorders>
          </w:tcPr>
          <w:p ns2:paraId="1EF8D0C3" ns2:textId="0D9DA9E8" w:rsidR="00B6224B" w:rsidRDefault="00B6224B" w:rsidP="00E427B1">
            <w:pPr>
              <w:tabs>
                <w:tab w:val="decimal" w:pos="246"/>
                <w:tab w:val="left" w:pos="326"/>
              </w:tabs>
              <w:spacing w:before="15" w:after="15"/>
              <w:rPr>
                <w:sz w:val="18"/>
                <w:szCs w:val="18"/>
              </w:rPr>
            </w:pPr>
            <w:r>
              <w:rPr>
                <w:sz w:val="18"/>
                <w:szCs w:val="18"/>
              </w:rPr>
              <w:tab/>
              <w:t xml:space="preserve">(12.8) </w:t>
            </w:r>
          </w:p>
        </w:tc>
        <w:tc>
          <w:tcPr>
            <w:tcW w:w="815" w:type="dxa"/>
            <w:tcBorders>
              <w:top w:val="nil"/>
              <w:left w:val="nil"/>
              <w:bottom w:val="nil"/>
              <w:right w:val="nil"/>
            </w:tcBorders>
          </w:tcPr>
          <w:p ns2:paraId="4A6D9378" ns2:textId="77777777" w:rsidR="00B6224B" w:rsidRDefault="00B6224B" w:rsidP="00E427B1">
            <w:pPr>
              <w:tabs>
                <w:tab w:val="decimal" w:pos="372"/>
                <w:tab w:val="left" w:pos="452"/>
              </w:tabs>
              <w:spacing w:before="15" w:after="15"/>
              <w:rPr>
                <w:sz w:val="18"/>
                <w:szCs w:val="18"/>
              </w:rPr>
            </w:pPr>
            <w:r>
              <w:rPr>
                <w:sz w:val="18"/>
                <w:szCs w:val="18"/>
              </w:rPr>
              <w:tab/>
              <w:t xml:space="preserve">59 </w:t>
            </w:r>
          </w:p>
        </w:tc>
        <w:tc>
          <w:tcPr>
            <w:tcW w:w="815" w:type="dxa"/>
            <w:tcBorders>
              <w:top w:val="nil"/>
              <w:left w:val="nil"/>
              <w:bottom w:val="nil"/>
              <w:right w:val="single" w:sz="2" w:space="0" w:color="auto"/>
            </w:tcBorders>
          </w:tcPr>
          <w:p ns2:paraId="68BF3922" ns2:textId="77777777" w:rsidR="00B6224B" w:rsidRDefault="00B6224B" w:rsidP="00E427B1">
            <w:pPr>
              <w:tabs>
                <w:tab w:val="decimal" w:pos="246"/>
                <w:tab w:val="left" w:pos="326"/>
              </w:tabs>
              <w:spacing w:before="15" w:after="15"/>
              <w:rPr>
                <w:sz w:val="18"/>
                <w:szCs w:val="18"/>
              </w:rPr>
            </w:pPr>
            <w:r>
              <w:rPr>
                <w:sz w:val="18"/>
                <w:szCs w:val="18"/>
              </w:rPr>
              <w:tab/>
              <w:t xml:space="preserve">(13.1) </w:t>
            </w:r>
          </w:p>
        </w:tc>
        <w:tc>
          <w:tcPr>
            <w:tcW w:w="815" w:type="dxa"/>
            <w:tcBorders>
              <w:top w:val="nil"/>
              <w:left w:val="nil"/>
              <w:bottom w:val="nil"/>
              <w:right w:val="nil"/>
            </w:tcBorders>
          </w:tcPr>
          <w:p ns2:paraId="0AFFC5B1" ns2:textId="77777777" w:rsidR="00B6224B" w:rsidRDefault="00B6224B" w:rsidP="00E427B1">
            <w:pPr>
              <w:tabs>
                <w:tab w:val="decimal" w:pos="372"/>
                <w:tab w:val="left" w:pos="452"/>
              </w:tabs>
              <w:spacing w:before="15" w:after="15"/>
              <w:rPr>
                <w:sz w:val="18"/>
                <w:szCs w:val="18"/>
              </w:rPr>
            </w:pPr>
            <w:r>
              <w:rPr>
                <w:sz w:val="18"/>
                <w:szCs w:val="18"/>
              </w:rPr>
              <w:tab/>
              <w:t xml:space="preserve">2 </w:t>
            </w:r>
          </w:p>
        </w:tc>
        <w:tc>
          <w:tcPr>
            <w:tcW w:w="815" w:type="dxa"/>
            <w:tcBorders>
              <w:top w:val="nil"/>
              <w:left w:val="nil"/>
              <w:bottom w:val="nil"/>
              <w:right w:val="single" w:sz="2" w:space="0" w:color="auto"/>
            </w:tcBorders>
          </w:tcPr>
          <w:p ns2:paraId="114FBFD7" ns2:textId="77777777" w:rsidR="00B6224B" w:rsidRDefault="00B6224B" w:rsidP="00E427B1">
            <w:pPr>
              <w:tabs>
                <w:tab w:val="decimal" w:pos="246"/>
                <w:tab w:val="left" w:pos="326"/>
              </w:tabs>
              <w:spacing w:before="15" w:after="15"/>
              <w:rPr>
                <w:sz w:val="18"/>
                <w:szCs w:val="18"/>
              </w:rPr>
            </w:pPr>
            <w:r>
              <w:rPr>
                <w:sz w:val="18"/>
                <w:szCs w:val="18"/>
              </w:rPr>
              <w:tab/>
              <w:t xml:space="preserve">(40.0) </w:t>
            </w:r>
          </w:p>
        </w:tc>
        <w:tc>
          <w:tcPr>
            <w:tcW w:w="815" w:type="dxa"/>
            <w:tcBorders>
              <w:top w:val="nil"/>
              <w:left w:val="nil"/>
              <w:bottom w:val="nil"/>
              <w:right w:val="nil"/>
            </w:tcBorders>
          </w:tcPr>
          <w:p ns2:paraId="3B7F58D9"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ns2:paraId="1F804A16"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ns2:paraId="17A6EBE3" ns2:textId="748BCF1E" w:rsidR="00B6224B" w:rsidRDefault="00B6224B" w:rsidP="00E427B1">
            <w:pPr>
              <w:tabs>
                <w:tab w:val="decimal" w:pos="372"/>
                <w:tab w:val="left" w:pos="452"/>
              </w:tabs>
              <w:spacing w:before="15" w:after="15"/>
              <w:rPr>
                <w:sz w:val="18"/>
                <w:szCs w:val="18"/>
              </w:rPr>
            </w:pPr>
            <w:r>
              <w:rPr>
                <w:sz w:val="18"/>
                <w:szCs w:val="18"/>
              </w:rPr>
              <w:tab/>
              <w:t xml:space="preserve">97 </w:t>
            </w:r>
          </w:p>
        </w:tc>
        <w:tc>
          <w:tcPr>
            <w:tcW w:w="815" w:type="dxa"/>
            <w:tcBorders>
              <w:top w:val="nil"/>
              <w:left w:val="nil"/>
              <w:bottom w:val="nil"/>
            </w:tcBorders>
          </w:tcPr>
          <w:p ns2:paraId="79B41849" ns2:textId="3295A7B0" w:rsidR="00B6224B" w:rsidRDefault="00B6224B" w:rsidP="00E427B1">
            <w:pPr>
              <w:tabs>
                <w:tab w:val="decimal" w:pos="246"/>
                <w:tab w:val="left" w:pos="326"/>
              </w:tabs>
              <w:spacing w:before="15" w:after="15"/>
              <w:rPr>
                <w:sz w:val="18"/>
                <w:szCs w:val="18"/>
              </w:rPr>
            </w:pPr>
            <w:r>
              <w:rPr>
                <w:sz w:val="18"/>
                <w:szCs w:val="18"/>
              </w:rPr>
              <w:tab/>
              <w:t xml:space="preserve">(13.0) </w:t>
            </w:r>
          </w:p>
        </w:tc>
      </w:tr>
      <w:tr w:rsidR="00B6224B" ns2:paraId="350F2067" ns2: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6CECEF20" ns2:textId="77777777" w:rsidR="00B6224B" w:rsidRDefault="00B6224B" w:rsidP="00E427B1">
            <w:pPr>
              <w:spacing w:before="15" w:after="15"/>
              <w:ind w:left="160" w:right="1" w:hanging="160"/>
              <w:rPr>
                <w:sz w:val="18"/>
                <w:szCs w:val="18"/>
              </w:rPr>
            </w:pPr>
            <w:r>
              <w:rPr>
                <w:sz w:val="18"/>
                <w:szCs w:val="18"/>
              </w:rPr>
              <w:t xml:space="preserve">   Hypoalbuminaemia </w:t>
            </w:r>
          </w:p>
        </w:tc>
        <w:tc>
          <w:tcPr>
            <w:tcW w:w="815" w:type="dxa"/>
            <w:tcBorders>
              <w:top w:val="nil"/>
              <w:left w:val="nil"/>
              <w:bottom w:val="nil"/>
              <w:right w:val="nil"/>
            </w:tcBorders>
          </w:tcPr>
          <w:p ns2:paraId="589E99F5"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ns2:paraId="5785253E"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ns2:paraId="29F2A22D" ns2:textId="324ED318" w:rsidR="00B6224B" w:rsidRDefault="00B6224B" w:rsidP="00E427B1">
            <w:pPr>
              <w:tabs>
                <w:tab w:val="decimal" w:pos="372"/>
                <w:tab w:val="left" w:pos="452"/>
              </w:tabs>
              <w:spacing w:before="15" w:after="15"/>
              <w:rPr>
                <w:sz w:val="18"/>
                <w:szCs w:val="18"/>
              </w:rPr>
            </w:pPr>
            <w:r>
              <w:rPr>
                <w:sz w:val="18"/>
                <w:szCs w:val="18"/>
              </w:rPr>
              <w:tab/>
              <w:t xml:space="preserve">22 </w:t>
            </w:r>
          </w:p>
        </w:tc>
        <w:tc>
          <w:tcPr>
            <w:tcW w:w="815" w:type="dxa"/>
            <w:tcBorders>
              <w:top w:val="nil"/>
              <w:left w:val="nil"/>
              <w:bottom w:val="nil"/>
              <w:right w:val="single" w:sz="2" w:space="0" w:color="auto"/>
            </w:tcBorders>
          </w:tcPr>
          <w:p ns2:paraId="5C446C57" ns2:textId="1505167D" w:rsidR="00B6224B" w:rsidRDefault="00B6224B" w:rsidP="00E427B1">
            <w:pPr>
              <w:tabs>
                <w:tab w:val="decimal" w:pos="246"/>
                <w:tab w:val="left" w:pos="326"/>
              </w:tabs>
              <w:spacing w:before="15" w:after="15"/>
              <w:rPr>
                <w:sz w:val="18"/>
                <w:szCs w:val="18"/>
              </w:rPr>
            </w:pPr>
            <w:r>
              <w:rPr>
                <w:sz w:val="18"/>
                <w:szCs w:val="18"/>
              </w:rPr>
              <w:tab/>
              <w:t xml:space="preserve">(7.8) </w:t>
            </w:r>
          </w:p>
        </w:tc>
        <w:tc>
          <w:tcPr>
            <w:tcW w:w="815" w:type="dxa"/>
            <w:tcBorders>
              <w:top w:val="nil"/>
              <w:left w:val="nil"/>
              <w:bottom w:val="nil"/>
              <w:right w:val="nil"/>
            </w:tcBorders>
          </w:tcPr>
          <w:p ns2:paraId="47FD3732" ns2:textId="77777777" w:rsidR="00B6224B" w:rsidRDefault="00B6224B" w:rsidP="00E427B1">
            <w:pPr>
              <w:tabs>
                <w:tab w:val="decimal" w:pos="372"/>
                <w:tab w:val="left" w:pos="452"/>
              </w:tabs>
              <w:spacing w:before="15" w:after="15"/>
              <w:rPr>
                <w:sz w:val="18"/>
                <w:szCs w:val="18"/>
              </w:rPr>
            </w:pPr>
            <w:r>
              <w:rPr>
                <w:sz w:val="18"/>
                <w:szCs w:val="18"/>
              </w:rPr>
              <w:tab/>
              <w:t xml:space="preserve">66 </w:t>
            </w:r>
          </w:p>
        </w:tc>
        <w:tc>
          <w:tcPr>
            <w:tcW w:w="815" w:type="dxa"/>
            <w:tcBorders>
              <w:top w:val="nil"/>
              <w:left w:val="nil"/>
              <w:bottom w:val="nil"/>
              <w:right w:val="single" w:sz="2" w:space="0" w:color="auto"/>
            </w:tcBorders>
          </w:tcPr>
          <w:p ns2:paraId="583B6117" ns2:textId="7F3C79EB" w:rsidR="00B6224B" w:rsidRDefault="00B6224B" w:rsidP="00E427B1">
            <w:pPr>
              <w:tabs>
                <w:tab w:val="decimal" w:pos="246"/>
                <w:tab w:val="left" w:pos="326"/>
              </w:tabs>
              <w:spacing w:before="15" w:after="15"/>
              <w:rPr>
                <w:sz w:val="18"/>
                <w:szCs w:val="18"/>
              </w:rPr>
            </w:pPr>
            <w:r>
              <w:rPr>
                <w:sz w:val="18"/>
                <w:szCs w:val="18"/>
              </w:rPr>
              <w:tab/>
              <w:t xml:space="preserve">(14.7) </w:t>
            </w:r>
          </w:p>
        </w:tc>
        <w:tc>
          <w:tcPr>
            <w:tcW w:w="815" w:type="dxa"/>
            <w:tcBorders>
              <w:top w:val="nil"/>
              <w:left w:val="nil"/>
              <w:bottom w:val="nil"/>
              <w:right w:val="nil"/>
            </w:tcBorders>
          </w:tcPr>
          <w:p ns2:paraId="790886B8"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ns2:paraId="5725391A"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ns2:paraId="4A0C88D0"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ns2:paraId="5DE982C1"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ns2:paraId="624A153B" ns2:textId="4E1E3BA2" w:rsidR="00B6224B" w:rsidRDefault="00B6224B" w:rsidP="00E427B1">
            <w:pPr>
              <w:tabs>
                <w:tab w:val="decimal" w:pos="372"/>
                <w:tab w:val="left" w:pos="452"/>
              </w:tabs>
              <w:spacing w:before="15" w:after="15"/>
              <w:rPr>
                <w:sz w:val="18"/>
                <w:szCs w:val="18"/>
              </w:rPr>
            </w:pPr>
            <w:r>
              <w:rPr>
                <w:sz w:val="18"/>
                <w:szCs w:val="18"/>
              </w:rPr>
              <w:tab/>
              <w:t xml:space="preserve">88 </w:t>
            </w:r>
          </w:p>
        </w:tc>
        <w:tc>
          <w:tcPr>
            <w:tcW w:w="815" w:type="dxa"/>
            <w:tcBorders>
              <w:top w:val="nil"/>
              <w:left w:val="nil"/>
              <w:bottom w:val="nil"/>
            </w:tcBorders>
          </w:tcPr>
          <w:p ns2:paraId="4F1D6095" ns2:textId="78E29B14" w:rsidR="00B6224B" w:rsidRDefault="00B6224B" w:rsidP="00E427B1">
            <w:pPr>
              <w:tabs>
                <w:tab w:val="decimal" w:pos="246"/>
                <w:tab w:val="left" w:pos="326"/>
              </w:tabs>
              <w:spacing w:before="15" w:after="15"/>
              <w:rPr>
                <w:sz w:val="18"/>
                <w:szCs w:val="18"/>
              </w:rPr>
            </w:pPr>
            <w:r>
              <w:rPr>
                <w:sz w:val="18"/>
                <w:szCs w:val="18"/>
              </w:rPr>
              <w:tab/>
              <w:t xml:space="preserve">(11.8) </w:t>
            </w:r>
          </w:p>
        </w:tc>
      </w:tr>
      <w:tr w:rsidR="00B6224B" ns2:paraId="76E7FD8A" ns2:textId="77777777" w:rsidTr="00914665">
        <w:tblPrEx>
          <w:tblBorders>
            <w:top w:val="single" w:sz="6" w:space="0" w:color="auto"/>
            <w:bottom w:val="single" w:sz="6" w:space="0" w:color="auto"/>
          </w:tblBorders>
        </w:tblPrEx>
        <w:trPr>
          <w:jc w:val="center"/>
        </w:trPr>
        <w:tc>
          <w:tcPr>
            <w:tcW w:w="3260" w:type="dxa"/>
            <w:tcBorders>
              <w:top w:val="nil"/>
              <w:bottom w:val="single" w:sz="2" w:space="0" w:color="auto"/>
              <w:right w:val="single" w:sz="2" w:space="0" w:color="auto"/>
            </w:tcBorders>
          </w:tcPr>
          <w:p ns2:paraId="205AD4F4" ns2:textId="77777777" w:rsidR="00B6224B" w:rsidRDefault="00B6224B" w:rsidP="00E427B1">
            <w:pPr>
              <w:spacing w:before="15" w:after="15"/>
              <w:ind w:left="160" w:right="1" w:hanging="160"/>
              <w:rPr>
                <w:sz w:val="18"/>
                <w:szCs w:val="18"/>
              </w:rPr>
            </w:pPr>
            <w:r>
              <w:rPr>
                <w:sz w:val="18"/>
                <w:szCs w:val="18"/>
              </w:rPr>
              <w:t xml:space="preserve">   Hyperglycaemia </w:t>
            </w:r>
          </w:p>
        </w:tc>
        <w:tc>
          <w:tcPr>
            <w:tcW w:w="815" w:type="dxa"/>
            <w:tcBorders>
              <w:top w:val="nil"/>
              <w:left w:val="nil"/>
              <w:bottom w:val="single" w:sz="2" w:space="0" w:color="auto"/>
              <w:right w:val="nil"/>
            </w:tcBorders>
          </w:tcPr>
          <w:p ns2:paraId="57A85DB2"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single" w:sz="2" w:space="0" w:color="auto"/>
              <w:right w:val="single" w:sz="2" w:space="0" w:color="auto"/>
            </w:tcBorders>
          </w:tcPr>
          <w:p ns2:paraId="711F5352"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single" w:sz="2" w:space="0" w:color="auto"/>
              <w:right w:val="nil"/>
            </w:tcBorders>
          </w:tcPr>
          <w:p ns2:paraId="59CC72F0" ns2:textId="28643751" w:rsidR="00B6224B" w:rsidRDefault="00B6224B" w:rsidP="00E427B1">
            <w:pPr>
              <w:tabs>
                <w:tab w:val="decimal" w:pos="372"/>
                <w:tab w:val="left" w:pos="452"/>
              </w:tabs>
              <w:spacing w:before="15" w:after="15"/>
              <w:rPr>
                <w:sz w:val="18"/>
                <w:szCs w:val="18"/>
              </w:rPr>
            </w:pPr>
            <w:r>
              <w:rPr>
                <w:sz w:val="18"/>
                <w:szCs w:val="18"/>
              </w:rPr>
              <w:tab/>
              <w:t xml:space="preserve">25 </w:t>
            </w:r>
          </w:p>
        </w:tc>
        <w:tc>
          <w:tcPr>
            <w:tcW w:w="815" w:type="dxa"/>
            <w:tcBorders>
              <w:top w:val="nil"/>
              <w:left w:val="nil"/>
              <w:bottom w:val="single" w:sz="2" w:space="0" w:color="auto"/>
              <w:right w:val="single" w:sz="2" w:space="0" w:color="auto"/>
            </w:tcBorders>
          </w:tcPr>
          <w:p ns2:paraId="13624EA9" ns2:textId="27AAEB61" w:rsidR="00B6224B" w:rsidRDefault="00B6224B" w:rsidP="00E427B1">
            <w:pPr>
              <w:tabs>
                <w:tab w:val="decimal" w:pos="246"/>
                <w:tab w:val="left" w:pos="326"/>
              </w:tabs>
              <w:spacing w:before="15" w:after="15"/>
              <w:rPr>
                <w:sz w:val="18"/>
                <w:szCs w:val="18"/>
              </w:rPr>
            </w:pPr>
            <w:r>
              <w:rPr>
                <w:sz w:val="18"/>
                <w:szCs w:val="18"/>
              </w:rPr>
              <w:tab/>
              <w:t xml:space="preserve">(8.9) </w:t>
            </w:r>
          </w:p>
        </w:tc>
        <w:tc>
          <w:tcPr>
            <w:tcW w:w="815" w:type="dxa"/>
            <w:tcBorders>
              <w:top w:val="nil"/>
              <w:left w:val="nil"/>
              <w:bottom w:val="single" w:sz="2" w:space="0" w:color="auto"/>
              <w:right w:val="nil"/>
            </w:tcBorders>
          </w:tcPr>
          <w:p ns2:paraId="3D706B55" ns2:textId="77777777" w:rsidR="00B6224B" w:rsidRDefault="00B6224B" w:rsidP="00E427B1">
            <w:pPr>
              <w:tabs>
                <w:tab w:val="decimal" w:pos="372"/>
                <w:tab w:val="left" w:pos="452"/>
              </w:tabs>
              <w:spacing w:before="15" w:after="15"/>
              <w:rPr>
                <w:sz w:val="18"/>
                <w:szCs w:val="18"/>
              </w:rPr>
            </w:pPr>
            <w:r>
              <w:rPr>
                <w:sz w:val="18"/>
                <w:szCs w:val="18"/>
              </w:rPr>
              <w:tab/>
              <w:t xml:space="preserve">58 </w:t>
            </w:r>
          </w:p>
        </w:tc>
        <w:tc>
          <w:tcPr>
            <w:tcW w:w="815" w:type="dxa"/>
            <w:tcBorders>
              <w:top w:val="nil"/>
              <w:left w:val="nil"/>
              <w:bottom w:val="single" w:sz="2" w:space="0" w:color="auto"/>
              <w:right w:val="single" w:sz="2" w:space="0" w:color="auto"/>
            </w:tcBorders>
          </w:tcPr>
          <w:p ns2:paraId="1CD26FBA" ns2:textId="6314B09E" w:rsidR="00B6224B" w:rsidRDefault="00B6224B" w:rsidP="00E427B1">
            <w:pPr>
              <w:tabs>
                <w:tab w:val="decimal" w:pos="246"/>
                <w:tab w:val="left" w:pos="326"/>
              </w:tabs>
              <w:spacing w:before="15" w:after="15"/>
              <w:rPr>
                <w:sz w:val="18"/>
                <w:szCs w:val="18"/>
              </w:rPr>
            </w:pPr>
            <w:r>
              <w:rPr>
                <w:sz w:val="18"/>
                <w:szCs w:val="18"/>
              </w:rPr>
              <w:tab/>
              <w:t xml:space="preserve">(12.9) </w:t>
            </w:r>
          </w:p>
        </w:tc>
        <w:tc>
          <w:tcPr>
            <w:tcW w:w="815" w:type="dxa"/>
            <w:tcBorders>
              <w:top w:val="nil"/>
              <w:left w:val="nil"/>
              <w:bottom w:val="single" w:sz="2" w:space="0" w:color="auto"/>
              <w:right w:val="nil"/>
            </w:tcBorders>
          </w:tcPr>
          <w:p ns2:paraId="5014EFDC"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single" w:sz="2" w:space="0" w:color="auto"/>
              <w:right w:val="single" w:sz="2" w:space="0" w:color="auto"/>
            </w:tcBorders>
          </w:tcPr>
          <w:p ns2:paraId="4E42BB17"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single" w:sz="2" w:space="0" w:color="auto"/>
              <w:right w:val="nil"/>
            </w:tcBorders>
          </w:tcPr>
          <w:p ns2:paraId="711037F8"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single" w:sz="2" w:space="0" w:color="auto"/>
              <w:right w:val="single" w:sz="2" w:space="0" w:color="auto"/>
            </w:tcBorders>
          </w:tcPr>
          <w:p ns2:paraId="16402466"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single" w:sz="2" w:space="0" w:color="auto"/>
              <w:right w:val="nil"/>
            </w:tcBorders>
          </w:tcPr>
          <w:p ns2:paraId="35C127E9" ns2:textId="2BC88912" w:rsidR="00B6224B" w:rsidRDefault="00B6224B" w:rsidP="00E427B1">
            <w:pPr>
              <w:tabs>
                <w:tab w:val="decimal" w:pos="372"/>
                <w:tab w:val="left" w:pos="452"/>
              </w:tabs>
              <w:spacing w:before="15" w:after="15"/>
              <w:rPr>
                <w:sz w:val="18"/>
                <w:szCs w:val="18"/>
              </w:rPr>
            </w:pPr>
            <w:r>
              <w:rPr>
                <w:sz w:val="18"/>
                <w:szCs w:val="18"/>
              </w:rPr>
              <w:tab/>
              <w:t xml:space="preserve">83 </w:t>
            </w:r>
          </w:p>
        </w:tc>
        <w:tc>
          <w:tcPr>
            <w:tcW w:w="815" w:type="dxa"/>
            <w:tcBorders>
              <w:top w:val="nil"/>
              <w:left w:val="nil"/>
              <w:bottom w:val="single" w:sz="2" w:space="0" w:color="auto"/>
            </w:tcBorders>
          </w:tcPr>
          <w:p ns2:paraId="4E24DABA" ns2:textId="473F520D" w:rsidR="00B6224B" w:rsidRDefault="00B6224B" w:rsidP="00E427B1">
            <w:pPr>
              <w:tabs>
                <w:tab w:val="decimal" w:pos="246"/>
                <w:tab w:val="left" w:pos="326"/>
              </w:tabs>
              <w:spacing w:before="15" w:after="15"/>
              <w:rPr>
                <w:sz w:val="18"/>
                <w:szCs w:val="18"/>
              </w:rPr>
            </w:pPr>
            <w:r>
              <w:rPr>
                <w:sz w:val="18"/>
                <w:szCs w:val="18"/>
              </w:rPr>
              <w:tab/>
              <w:t xml:space="preserve">(11.1) </w:t>
            </w:r>
          </w:p>
        </w:tc>
      </w:tr>
      <w:tr w:rsidR="00B6224B" ns2:paraId="0AE8FAE2" ns2:textId="77777777" w:rsidTr="00423C3B">
        <w:tblPrEx>
          <w:tblBorders>
            <w:top w:val="single" w:sz="6" w:space="0" w:color="auto"/>
            <w:bottom w:val="single" w:sz="6" w:space="0" w:color="auto"/>
          </w:tblBorders>
        </w:tblPrEx>
        <w:trPr>
          <w:jc w:val="center"/>
        </w:trPr>
        <w:tc>
          <w:tcPr>
            <w:tcW w:w="13040" w:type="dxa"/>
            <w:gridSpan w:val="13"/>
            <w:tcBorders>
              <w:top w:val="nil"/>
              <w:bottom w:val="double" w:sz="4" w:space="0" w:color="auto"/>
            </w:tcBorders>
          </w:tcPr>
          <w:p ns2:paraId="3CF68D85" ns2:textId="77777777" w:rsidR="00B6224B" w:rsidRDefault="00B6224B" w:rsidP="00E427B1">
            <w:pPr>
              <w:spacing w:before="30" w:after="30"/>
              <w:ind w:left="160" w:right="1" w:hanging="160"/>
              <w:rPr>
                <w:sz w:val="18"/>
                <w:szCs w:val="18"/>
              </w:rPr>
            </w:pPr>
            <w:r>
              <w:rPr>
                <w:sz w:val="18"/>
                <w:szCs w:val="18"/>
              </w:rPr>
              <w:t xml:space="preserve"> Every participant is counted a single time for each applicable row and column.</w:t>
            </w:r>
          </w:p>
          <w:p ns2:paraId="59A000DB" ns2:textId="6E9F6C51" w:rsidR="00B6224B" w:rsidRDefault="00B6224B" w:rsidP="00E427B1">
            <w:pPr>
              <w:spacing w:before="30" w:after="30"/>
              <w:ind w:left="160" w:right="1" w:hanging="160"/>
              <w:rPr>
                <w:sz w:val="18"/>
                <w:szCs w:val="18"/>
              </w:rPr>
            </w:pPr>
            <w:r>
              <w:rPr>
                <w:sz w:val="18"/>
                <w:szCs w:val="18"/>
              </w:rPr>
              <w:t xml:space="preserve"> A specific adverse event appears on this report only if its incidence in one or more of the columns meets the incidence criterion in the report title, after rounding. </w:t>
            </w:r>
            <w:r w:rsidRPr="00EA5C1A">
              <w:rPr>
                <w:sz w:val="18"/>
                <w:szCs w:val="18"/>
                <ns2:ligatures ns2:val="standardContextual"/>
              </w:rPr>
              <w:t>Table is truncated at the row where total column incidence ≥10%.</w:t>
            </w:r>
          </w:p>
          <w:p ns2:paraId="6A4DADB8" ns2:textId="77777777" w:rsidR="00B6224B" w:rsidRDefault="00B6224B" w:rsidP="00E427B1">
            <w:pPr>
              <w:spacing w:before="30" w:after="30"/>
              <w:ind w:left="160" w:right="1" w:hanging="160"/>
              <w:rPr>
                <w:sz w:val="18"/>
                <w:szCs w:val="18"/>
              </w:rPr>
            </w:pPr>
            <w:r>
              <w:rPr>
                <w:sz w:val="18"/>
                <w:szCs w:val="18"/>
              </w:rPr>
              <w:t xml:space="preserve"> Adverse events occurring within 30 days after last infusion of study drug are included.</w:t>
            </w:r>
          </w:p>
          <w:p ns2:paraId="410E55B8" ns2:textId="77777777" w:rsidR="00B6224B" w:rsidRDefault="00B6224B" w:rsidP="00E427B1">
            <w:pPr>
              <w:spacing w:before="30" w:after="30"/>
              <w:ind w:left="160" w:right="1" w:hanging="160"/>
              <w:rPr>
                <w:sz w:val="18"/>
                <w:szCs w:val="18"/>
              </w:rPr>
            </w:pPr>
            <w:r>
              <w:rPr>
                <w:sz w:val="18"/>
                <w:szCs w:val="18"/>
              </w:rPr>
              <w:t xml:space="preserve"> Participants whose first dose date is later than 21Mar2024 are not included.</w:t>
            </w:r>
          </w:p>
          <w:p ns2:paraId="5DFB4092" ns2:textId="77777777" w:rsidR="00B6224B" w:rsidRDefault="00B6224B" w:rsidP="00E427B1">
            <w:pPr>
              <w:tabs>
                <w:tab w:val="decimal" w:pos="246"/>
                <w:tab w:val="left" w:pos="326"/>
              </w:tabs>
              <w:spacing w:before="15" w:after="15"/>
              <w:rPr>
                <w:sz w:val="18"/>
                <w:szCs w:val="18"/>
              </w:rPr>
            </w:pPr>
            <w:r>
              <w:rPr>
                <w:sz w:val="18"/>
                <w:szCs w:val="18"/>
              </w:rPr>
              <w:t xml:space="preserve"> Database cutoff date: 21MAY2024</w:t>
            </w:r>
          </w:p>
        </w:tc>
      </w:tr>
      <w:tr w:rsidR="00423C3B" ns2:paraId="035CBF8C" ns2:textId="77777777" w:rsidTr="00423C3B">
        <w:tblPrEx>
          <w:tblBorders>
            <w:top w:val="single" w:sz="6" w:space="0" w:color="auto"/>
            <w:bottom w:val="single" w:sz="6" w:space="0" w:color="auto"/>
          </w:tblBorders>
        </w:tblPrEx>
        <w:trPr>
          <w:jc w:val="center"/>
        </w:trPr>
        <w:tc>
          <w:tcPr>
            <w:tcW w:w="13040" w:type="dxa"/>
            <w:gridSpan w:val="13"/>
            <w:tcBorders>
              <w:top w:val="double" w:sz="4" w:space="0" w:color="auto"/>
              <w:left w:val="nil"/>
              <w:bottom w:val="nil"/>
              <w:right w:val="nil"/>
            </w:tcBorders>
          </w:tcPr>
          <w:p ns2:paraId="0CDFDE38" ns2:textId="16C31487" w:rsidR="00423C3B" w:rsidRDefault="00423C3B" w:rsidP="00E427B1">
            <w:pPr>
              <w:spacing w:before="30" w:after="30"/>
              <w:ind w:left="160" w:right="1" w:hanging="160"/>
              <w:rPr>
                <w:sz w:val="18"/>
                <w:szCs w:val="18"/>
              </w:rPr>
            </w:pPr>
            <w:r>
              <w:rPr>
                <w:sz w:val="18"/>
                <w:szCs w:val="18"/>
              </w:rPr>
              <w:t>Source:  [P001MK2870: adam-adsl; adae]</w:t>
            </w:r>
          </w:p>
        </w:tc>
      </w:tr>
    </w:tbl>
    <w:p ns2:paraId="7AD8A488" ns2:textId="77777777" w:rsidR="00403714" w:rsidRDefault="00403714" w:rsidP="00403714">
      <w:pPr>
        <w:rPr>
          <w:sz w:val="18"/>
          <w:szCs w:val="18"/>
        </w:rPr>
      </w:pPr>
      <w:ins w:id="12799" w:author="GoldenCorpusHarness" w:date="2026-03-28T21:57:55Z">
        <w:r>
          <w:t>As of the DCO of 30-NOV-2023, safety data were available for a total of 130 participants treated with sac-TMT 5 mg/kg in Study MK-2870-014.</w:t>
        </w:r>
      </w:ins>
    </w:p>
    <w:p ns2:paraId="5C210162" ns2:textId="677FBF0E" w:rsidR="007243AD" w:rsidRPr="0012386D" w:rsidRDefault="00B6224B" w:rsidP="00914665">
      <w:pPr>
        <w:pStyle w:val="TableTitle"/>
      </w:pPr>
      <w:del w:id="12800" w:author="GoldenCorpusHarness" w:date="2026-03-28T21:57:55Z">
        <w:r>
          <w:delText xml:space="preserve">Table 46MK-2870-001 (Study KL264-01): </w:delText>
        </w:r>
      </w:del>
      <w:r>
        <w:t>Participant</w:t>
      </w:r>
      <w:ins w:id="12801" w:author="GoldenCorpusHarness" w:date="2026-03-28T21:57:55Z">
        <w:r>
          <w:t xml:space="preserve"> disposition i</w:t>
        </w:r>
      </w:ins>
      <w:r>
        <w:t xml:space="preserve">s </w:t>
      </w:r>
      <w:del w:id="12802" w:author="GoldenCorpusHarness" w:date="2026-03-28T21:57:55Z">
        <w:r>
          <w:delText>W</w:delText>
        </w:r>
      </w:del>
      <w:ins w:id="12803" w:author="GoldenCorpusHarness" w:date="2026-03-28T21:57:55Z">
        <w:r>
          <w:t>summar</w:t>
        </w:r>
      </w:ins>
      <w:r>
        <w:t>i</w:t>
      </w:r>
      <w:del w:id="12804" w:author="GoldenCorpusHarness" w:date="2026-03-28T21:57:55Z">
        <w:r>
          <w:delText>th Drug-Relat</w:delText>
        </w:r>
      </w:del>
      <w:ins w:id="12805" w:author="GoldenCorpusHarness" w:date="2026-03-28T21:57:55Z">
        <w:r>
          <w:t>z</w:t>
        </w:r>
      </w:ins>
      <w:r>
        <w:t>ed</w:t>
      </w:r>
      <w:del w:id="12806" w:author="GoldenCorpusHarness" w:date="2026-03-28T21:57:55Z">
        <w:r>
          <w:delText xml:space="preserve"> Grade ≥3 Adverse Events by Decreasing Incidence (Incidence ≥5%</w:delText>
        </w:r>
      </w:del>
      <w:r>
        <w:t xml:space="preserve"> in </w:t>
      </w:r>
      <w:del w:id="12807" w:author="GoldenCorpusHarness" w:date="2026-03-28T21:57:55Z">
        <w:r>
          <w:delText>On</w:delText>
        </w:r>
      </w:del>
      <w:ins w:id="12808" w:author="GoldenCorpusHarness" w:date="2026-03-28T21:57:55Z">
        <w:r>
          <w:t>[Tabl</w:t>
        </w:r>
      </w:ins>
      <w:r>
        <w:t xml:space="preserve">e </w:t>
      </w:r>
      <w:del w:id="12809" w:author="GoldenCorpusHarness" w:date="2026-03-28T21:57:55Z">
        <w:r>
          <w:delText>or More Treatment Groups) Phase I and Phase II (APaT Population)</w:delText>
        </w:r>
      </w:del>
      <w:ins w:id="12810" w:author="GoldenCorpusHarness" w:date="2026-03-28T21:57:55Z">
        <w:r>
          <w:t>43].</w:t>
        </w:r>
      </w:ins>
    </w:p>
    <w:tbl>
      <w:tblPr>
        <w:tblW w:w="12960" w:type="dxa"/>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3240"/>
        <w:gridCol w:w="810"/>
        <w:gridCol w:w="810"/>
        <w:gridCol w:w="810"/>
        <w:gridCol w:w="810"/>
        <w:gridCol w:w="810"/>
        <w:gridCol w:w="810"/>
        <w:gridCol w:w="810"/>
        <w:gridCol w:w="810"/>
        <w:gridCol w:w="810"/>
        <w:gridCol w:w="810"/>
        <w:gridCol w:w="810"/>
        <w:gridCol w:w="810"/>
      </w:tblGrid>
      <w:tr w:rsidR="00B6224B" ns2:paraId="05720668" ns2:textId="77777777" w:rsidTr="00914665">
        <w:trPr>
          <w:jc w:val="center"/>
        </w:trPr>
        <w:tc>
          <w:tcPr>
            <w:tcW w:w="3240" w:type="dxa"/>
            <w:tcBorders>
              <w:top w:val="double" w:sz="6" w:space="0" w:color="auto"/>
              <w:bottom w:val="nil"/>
              <w:right w:val="single" w:sz="2" w:space="0" w:color="auto"/>
            </w:tcBorders>
          </w:tcPr>
          <w:p ns2:paraId="793F03F6" ns2:textId="77777777" w:rsidR="00B6224B" w:rsidRDefault="00B6224B" w:rsidP="00E427B1">
            <w:pPr>
              <w:spacing w:before="15" w:after="15"/>
              <w:rPr>
                <w:sz w:val="18"/>
                <w:szCs w:val="18"/>
              </w:rPr>
            </w:pPr>
          </w:p>
        </w:tc>
        <w:tc>
          <w:tcPr>
            <w:tcW w:w="1620" w:type="dxa"/>
            <w:gridSpan w:val="2"/>
            <w:tcBorders>
              <w:top w:val="double" w:sz="6" w:space="0" w:color="auto"/>
              <w:left w:val="nil"/>
              <w:bottom w:val="single" w:sz="2" w:space="0" w:color="auto"/>
              <w:right w:val="single" w:sz="2" w:space="0" w:color="auto"/>
            </w:tcBorders>
          </w:tcPr>
          <w:p ns2:paraId="0187DBC6" ns2:textId="77777777" w:rsidR="00B6224B" w:rsidRDefault="00B6224B" w:rsidP="00E427B1">
            <w:pPr>
              <w:spacing w:before="15" w:after="15"/>
              <w:jc w:val="center"/>
              <w:rPr>
                <w:sz w:val="18"/>
                <w:szCs w:val="18"/>
              </w:rPr>
            </w:pPr>
            <w:r>
              <w:rPr>
                <w:sz w:val="18"/>
                <w:szCs w:val="18"/>
              </w:rPr>
              <w:t xml:space="preserve">2 mg/kg </w:t>
            </w:r>
          </w:p>
        </w:tc>
        <w:tc>
          <w:tcPr>
            <w:tcW w:w="1620" w:type="dxa"/>
            <w:gridSpan w:val="2"/>
            <w:tcBorders>
              <w:top w:val="double" w:sz="6" w:space="0" w:color="auto"/>
              <w:left w:val="nil"/>
              <w:bottom w:val="single" w:sz="2" w:space="0" w:color="auto"/>
              <w:right w:val="single" w:sz="2" w:space="0" w:color="auto"/>
            </w:tcBorders>
          </w:tcPr>
          <w:p ns2:paraId="5406E184" ns2:textId="77777777" w:rsidR="00B6224B" w:rsidRDefault="00B6224B" w:rsidP="00E427B1">
            <w:pPr>
              <w:spacing w:before="15" w:after="15"/>
              <w:jc w:val="center"/>
              <w:rPr>
                <w:sz w:val="18"/>
                <w:szCs w:val="18"/>
              </w:rPr>
            </w:pPr>
            <w:r>
              <w:rPr>
                <w:sz w:val="18"/>
                <w:szCs w:val="18"/>
              </w:rPr>
              <w:t xml:space="preserve">4 mg/kg </w:t>
            </w:r>
          </w:p>
        </w:tc>
        <w:tc>
          <w:tcPr>
            <w:tcW w:w="1620" w:type="dxa"/>
            <w:gridSpan w:val="2"/>
            <w:tcBorders>
              <w:top w:val="double" w:sz="6" w:space="0" w:color="auto"/>
              <w:left w:val="nil"/>
              <w:bottom w:val="single" w:sz="2" w:space="0" w:color="auto"/>
              <w:right w:val="single" w:sz="2" w:space="0" w:color="auto"/>
            </w:tcBorders>
          </w:tcPr>
          <w:p ns2:paraId="270673B3" ns2:textId="77777777" w:rsidR="00B6224B" w:rsidRDefault="00B6224B" w:rsidP="00E427B1">
            <w:pPr>
              <w:spacing w:before="15" w:after="15"/>
              <w:jc w:val="center"/>
              <w:rPr>
                <w:sz w:val="18"/>
                <w:szCs w:val="18"/>
              </w:rPr>
            </w:pPr>
            <w:r>
              <w:rPr>
                <w:sz w:val="18"/>
                <w:szCs w:val="18"/>
              </w:rPr>
              <w:t xml:space="preserve">5 mg/kg </w:t>
            </w:r>
          </w:p>
        </w:tc>
        <w:tc>
          <w:tcPr>
            <w:tcW w:w="1620" w:type="dxa"/>
            <w:gridSpan w:val="2"/>
            <w:tcBorders>
              <w:top w:val="double" w:sz="6" w:space="0" w:color="auto"/>
              <w:left w:val="nil"/>
              <w:bottom w:val="single" w:sz="2" w:space="0" w:color="auto"/>
              <w:right w:val="single" w:sz="2" w:space="0" w:color="auto"/>
            </w:tcBorders>
          </w:tcPr>
          <w:p ns2:paraId="3D916ACD" ns2:textId="77777777" w:rsidR="00B6224B" w:rsidRDefault="00B6224B" w:rsidP="00E427B1">
            <w:pPr>
              <w:spacing w:before="15" w:after="15"/>
              <w:jc w:val="center"/>
              <w:rPr>
                <w:sz w:val="18"/>
                <w:szCs w:val="18"/>
              </w:rPr>
            </w:pPr>
            <w:r>
              <w:rPr>
                <w:sz w:val="18"/>
                <w:szCs w:val="18"/>
              </w:rPr>
              <w:t xml:space="preserve">5.5 mg/kg </w:t>
            </w:r>
          </w:p>
        </w:tc>
        <w:tc>
          <w:tcPr>
            <w:tcW w:w="1620" w:type="dxa"/>
            <w:gridSpan w:val="2"/>
            <w:tcBorders>
              <w:top w:val="double" w:sz="6" w:space="0" w:color="auto"/>
              <w:left w:val="nil"/>
              <w:bottom w:val="single" w:sz="2" w:space="0" w:color="auto"/>
              <w:right w:val="single" w:sz="2" w:space="0" w:color="auto"/>
            </w:tcBorders>
          </w:tcPr>
          <w:p ns2:paraId="0EBB0CF9" ns2:textId="77777777" w:rsidR="00B6224B" w:rsidRDefault="00B6224B" w:rsidP="00E427B1">
            <w:pPr>
              <w:spacing w:before="15" w:after="15"/>
              <w:jc w:val="center"/>
              <w:rPr>
                <w:sz w:val="18"/>
                <w:szCs w:val="18"/>
              </w:rPr>
            </w:pPr>
            <w:r>
              <w:rPr>
                <w:sz w:val="18"/>
                <w:szCs w:val="18"/>
              </w:rPr>
              <w:t xml:space="preserve">6 mg/kg </w:t>
            </w:r>
          </w:p>
        </w:tc>
        <w:tc>
          <w:tcPr>
            <w:tcW w:w="1620" w:type="dxa"/>
            <w:gridSpan w:val="2"/>
            <w:tcBorders>
              <w:top w:val="double" w:sz="6" w:space="0" w:color="auto"/>
              <w:left w:val="nil"/>
              <w:bottom w:val="single" w:sz="2" w:space="0" w:color="auto"/>
            </w:tcBorders>
          </w:tcPr>
          <w:p ns2:paraId="38ED5F69" ns2:textId="77777777" w:rsidR="00B6224B" w:rsidRDefault="00B6224B" w:rsidP="00E427B1">
            <w:pPr>
              <w:spacing w:before="15" w:after="15"/>
              <w:jc w:val="center"/>
              <w:rPr>
                <w:sz w:val="18"/>
                <w:szCs w:val="18"/>
              </w:rPr>
            </w:pPr>
            <w:r>
              <w:rPr>
                <w:sz w:val="18"/>
                <w:szCs w:val="18"/>
              </w:rPr>
              <w:t xml:space="preserve">Total </w:t>
            </w:r>
          </w:p>
        </w:tc>
      </w:tr>
      <w:tr w:rsidR="00B6224B" ns2:paraId="4065A798" ns2:textId="77777777" w:rsidTr="00914665">
        <w:tblPrEx>
          <w:tblBorders>
            <w:top w:val="single" w:sz="6" w:space="0" w:color="auto"/>
            <w:bottom w:val="single" w:sz="6" w:space="0" w:color="auto"/>
          </w:tblBorders>
        </w:tblPrEx>
        <w:trPr>
          <w:jc w:val="center"/>
        </w:trPr>
        <w:tc>
          <w:tcPr>
            <w:tcW w:w="3240" w:type="dxa"/>
            <w:tcBorders>
              <w:top w:val="nil"/>
              <w:bottom w:val="single" w:sz="2" w:space="0" w:color="auto"/>
              <w:right w:val="single" w:sz="2" w:space="0" w:color="auto"/>
            </w:tcBorders>
          </w:tcPr>
          <w:p ns2:paraId="026C6D4C" ns2:textId="77777777" w:rsidR="00B6224B" w:rsidRDefault="00B6224B" w:rsidP="00E427B1">
            <w:pPr>
              <w:spacing w:before="15" w:after="15"/>
              <w:rPr>
                <w:sz w:val="18"/>
                <w:szCs w:val="18"/>
              </w:rPr>
            </w:pPr>
          </w:p>
        </w:tc>
        <w:tc>
          <w:tcPr>
            <w:tcW w:w="810" w:type="dxa"/>
            <w:tcBorders>
              <w:top w:val="nil"/>
              <w:left w:val="nil"/>
              <w:bottom w:val="single" w:sz="2" w:space="0" w:color="auto"/>
              <w:right w:val="nil"/>
            </w:tcBorders>
          </w:tcPr>
          <w:p ns2:paraId="14A9A1DA" ns2:textId="77777777" w:rsidR="00B6224B" w:rsidRDefault="00B6224B" w:rsidP="00E427B1">
            <w:pPr>
              <w:spacing w:before="15" w:after="15"/>
              <w:jc w:val="center"/>
              <w:rPr>
                <w:sz w:val="18"/>
                <w:szCs w:val="18"/>
              </w:rPr>
            </w:pPr>
            <w:r>
              <w:rPr>
                <w:sz w:val="18"/>
                <w:szCs w:val="18"/>
              </w:rPr>
              <w:t xml:space="preserve">n </w:t>
            </w:r>
          </w:p>
        </w:tc>
        <w:tc>
          <w:tcPr>
            <w:tcW w:w="810" w:type="dxa"/>
            <w:tcBorders>
              <w:top w:val="nil"/>
              <w:left w:val="nil"/>
              <w:bottom w:val="single" w:sz="2" w:space="0" w:color="auto"/>
              <w:right w:val="single" w:sz="2" w:space="0" w:color="auto"/>
            </w:tcBorders>
          </w:tcPr>
          <w:p ns2:paraId="4AB2E63D" ns2:textId="77777777" w:rsidR="00B6224B" w:rsidRDefault="00B6224B" w:rsidP="00E427B1">
            <w:pPr>
              <w:spacing w:before="15" w:after="15"/>
              <w:jc w:val="center"/>
              <w:rPr>
                <w:sz w:val="18"/>
                <w:szCs w:val="18"/>
              </w:rPr>
            </w:pPr>
            <w:r>
              <w:rPr>
                <w:sz w:val="18"/>
                <w:szCs w:val="18"/>
              </w:rPr>
              <w:t xml:space="preserve">(%) </w:t>
            </w:r>
          </w:p>
        </w:tc>
        <w:tc>
          <w:tcPr>
            <w:tcW w:w="810" w:type="dxa"/>
            <w:tcBorders>
              <w:top w:val="nil"/>
              <w:left w:val="nil"/>
              <w:bottom w:val="single" w:sz="2" w:space="0" w:color="auto"/>
              <w:right w:val="nil"/>
            </w:tcBorders>
          </w:tcPr>
          <w:p ns2:paraId="4C378BED" ns2:textId="77777777" w:rsidR="00B6224B" w:rsidRDefault="00B6224B" w:rsidP="00E427B1">
            <w:pPr>
              <w:spacing w:before="15" w:after="15"/>
              <w:jc w:val="center"/>
              <w:rPr>
                <w:sz w:val="18"/>
                <w:szCs w:val="18"/>
              </w:rPr>
            </w:pPr>
            <w:r>
              <w:rPr>
                <w:sz w:val="18"/>
                <w:szCs w:val="18"/>
              </w:rPr>
              <w:t xml:space="preserve">n </w:t>
            </w:r>
          </w:p>
        </w:tc>
        <w:tc>
          <w:tcPr>
            <w:tcW w:w="810" w:type="dxa"/>
            <w:tcBorders>
              <w:top w:val="nil"/>
              <w:left w:val="nil"/>
              <w:bottom w:val="single" w:sz="2" w:space="0" w:color="auto"/>
              <w:right w:val="single" w:sz="2" w:space="0" w:color="auto"/>
            </w:tcBorders>
          </w:tcPr>
          <w:p ns2:paraId="09FFCDCE" ns2:textId="77777777" w:rsidR="00B6224B" w:rsidRDefault="00B6224B" w:rsidP="00E427B1">
            <w:pPr>
              <w:spacing w:before="15" w:after="15"/>
              <w:jc w:val="center"/>
              <w:rPr>
                <w:sz w:val="18"/>
                <w:szCs w:val="18"/>
              </w:rPr>
            </w:pPr>
            <w:r>
              <w:rPr>
                <w:sz w:val="18"/>
                <w:szCs w:val="18"/>
              </w:rPr>
              <w:t xml:space="preserve">(%) </w:t>
            </w:r>
          </w:p>
        </w:tc>
        <w:tc>
          <w:tcPr>
            <w:tcW w:w="810" w:type="dxa"/>
            <w:tcBorders>
              <w:top w:val="nil"/>
              <w:left w:val="nil"/>
              <w:bottom w:val="single" w:sz="2" w:space="0" w:color="auto"/>
              <w:right w:val="nil"/>
            </w:tcBorders>
          </w:tcPr>
          <w:p ns2:paraId="35870EFC" ns2:textId="77777777" w:rsidR="00B6224B" w:rsidRDefault="00B6224B" w:rsidP="00E427B1">
            <w:pPr>
              <w:spacing w:before="15" w:after="15"/>
              <w:jc w:val="center"/>
              <w:rPr>
                <w:sz w:val="18"/>
                <w:szCs w:val="18"/>
              </w:rPr>
            </w:pPr>
            <w:r>
              <w:rPr>
                <w:sz w:val="18"/>
                <w:szCs w:val="18"/>
              </w:rPr>
              <w:t xml:space="preserve">n </w:t>
            </w:r>
          </w:p>
        </w:tc>
        <w:tc>
          <w:tcPr>
            <w:tcW w:w="810" w:type="dxa"/>
            <w:tcBorders>
              <w:top w:val="nil"/>
              <w:left w:val="nil"/>
              <w:bottom w:val="single" w:sz="2" w:space="0" w:color="auto"/>
              <w:right w:val="single" w:sz="2" w:space="0" w:color="auto"/>
            </w:tcBorders>
          </w:tcPr>
          <w:p ns2:paraId="1956A766" ns2:textId="77777777" w:rsidR="00B6224B" w:rsidRDefault="00B6224B" w:rsidP="00E427B1">
            <w:pPr>
              <w:spacing w:before="15" w:after="15"/>
              <w:jc w:val="center"/>
              <w:rPr>
                <w:sz w:val="18"/>
                <w:szCs w:val="18"/>
              </w:rPr>
            </w:pPr>
            <w:r>
              <w:rPr>
                <w:sz w:val="18"/>
                <w:szCs w:val="18"/>
              </w:rPr>
              <w:t xml:space="preserve">(%) </w:t>
            </w:r>
          </w:p>
        </w:tc>
        <w:tc>
          <w:tcPr>
            <w:tcW w:w="810" w:type="dxa"/>
            <w:tcBorders>
              <w:top w:val="nil"/>
              <w:left w:val="nil"/>
              <w:bottom w:val="single" w:sz="2" w:space="0" w:color="auto"/>
              <w:right w:val="nil"/>
            </w:tcBorders>
          </w:tcPr>
          <w:p ns2:paraId="2C60C355" ns2:textId="77777777" w:rsidR="00B6224B" w:rsidRDefault="00B6224B" w:rsidP="00E427B1">
            <w:pPr>
              <w:spacing w:before="15" w:after="15"/>
              <w:jc w:val="center"/>
              <w:rPr>
                <w:sz w:val="18"/>
                <w:szCs w:val="18"/>
              </w:rPr>
            </w:pPr>
            <w:r>
              <w:rPr>
                <w:sz w:val="18"/>
                <w:szCs w:val="18"/>
              </w:rPr>
              <w:t xml:space="preserve">n </w:t>
            </w:r>
          </w:p>
        </w:tc>
        <w:tc>
          <w:tcPr>
            <w:tcW w:w="810" w:type="dxa"/>
            <w:tcBorders>
              <w:top w:val="nil"/>
              <w:left w:val="nil"/>
              <w:bottom w:val="single" w:sz="2" w:space="0" w:color="auto"/>
              <w:right w:val="single" w:sz="2" w:space="0" w:color="auto"/>
            </w:tcBorders>
          </w:tcPr>
          <w:p ns2:paraId="17324E1A" ns2:textId="77777777" w:rsidR="00B6224B" w:rsidRDefault="00B6224B" w:rsidP="00E427B1">
            <w:pPr>
              <w:spacing w:before="15" w:after="15"/>
              <w:jc w:val="center"/>
              <w:rPr>
                <w:sz w:val="18"/>
                <w:szCs w:val="18"/>
              </w:rPr>
            </w:pPr>
            <w:r>
              <w:rPr>
                <w:sz w:val="18"/>
                <w:szCs w:val="18"/>
              </w:rPr>
              <w:t xml:space="preserve">(%) </w:t>
            </w:r>
          </w:p>
        </w:tc>
        <w:tc>
          <w:tcPr>
            <w:tcW w:w="810" w:type="dxa"/>
            <w:tcBorders>
              <w:top w:val="nil"/>
              <w:left w:val="nil"/>
              <w:bottom w:val="single" w:sz="2" w:space="0" w:color="auto"/>
              <w:right w:val="nil"/>
            </w:tcBorders>
          </w:tcPr>
          <w:p ns2:paraId="7FEAF416" ns2:textId="77777777" w:rsidR="00B6224B" w:rsidRDefault="00B6224B" w:rsidP="00E427B1">
            <w:pPr>
              <w:spacing w:before="15" w:after="15"/>
              <w:jc w:val="center"/>
              <w:rPr>
                <w:sz w:val="18"/>
                <w:szCs w:val="18"/>
              </w:rPr>
            </w:pPr>
            <w:r>
              <w:rPr>
                <w:sz w:val="18"/>
                <w:szCs w:val="18"/>
              </w:rPr>
              <w:t xml:space="preserve">n </w:t>
            </w:r>
          </w:p>
        </w:tc>
        <w:tc>
          <w:tcPr>
            <w:tcW w:w="810" w:type="dxa"/>
            <w:tcBorders>
              <w:top w:val="nil"/>
              <w:left w:val="nil"/>
              <w:bottom w:val="single" w:sz="2" w:space="0" w:color="auto"/>
              <w:right w:val="single" w:sz="2" w:space="0" w:color="auto"/>
            </w:tcBorders>
          </w:tcPr>
          <w:p ns2:paraId="73A2FC7B" ns2:textId="77777777" w:rsidR="00B6224B" w:rsidRDefault="00B6224B" w:rsidP="00E427B1">
            <w:pPr>
              <w:spacing w:before="15" w:after="15"/>
              <w:jc w:val="center"/>
              <w:rPr>
                <w:sz w:val="18"/>
                <w:szCs w:val="18"/>
              </w:rPr>
            </w:pPr>
            <w:r>
              <w:rPr>
                <w:sz w:val="18"/>
                <w:szCs w:val="18"/>
              </w:rPr>
              <w:t xml:space="preserve">(%) </w:t>
            </w:r>
          </w:p>
        </w:tc>
        <w:tc>
          <w:tcPr>
            <w:tcW w:w="810" w:type="dxa"/>
            <w:tcBorders>
              <w:top w:val="nil"/>
              <w:left w:val="nil"/>
              <w:bottom w:val="single" w:sz="2" w:space="0" w:color="auto"/>
              <w:right w:val="nil"/>
            </w:tcBorders>
          </w:tcPr>
          <w:p ns2:paraId="4EBCEAB3" ns2:textId="77777777" w:rsidR="00B6224B" w:rsidRDefault="00B6224B" w:rsidP="00E427B1">
            <w:pPr>
              <w:spacing w:before="15" w:after="15"/>
              <w:jc w:val="center"/>
              <w:rPr>
                <w:sz w:val="18"/>
                <w:szCs w:val="18"/>
              </w:rPr>
            </w:pPr>
            <w:r>
              <w:rPr>
                <w:sz w:val="18"/>
                <w:szCs w:val="18"/>
              </w:rPr>
              <w:t xml:space="preserve">n </w:t>
            </w:r>
          </w:p>
        </w:tc>
        <w:tc>
          <w:tcPr>
            <w:tcW w:w="810" w:type="dxa"/>
            <w:tcBorders>
              <w:top w:val="nil"/>
              <w:left w:val="nil"/>
              <w:bottom w:val="single" w:sz="2" w:space="0" w:color="auto"/>
            </w:tcBorders>
          </w:tcPr>
          <w:p ns2:paraId="4084C425" ns2:textId="77777777" w:rsidR="00B6224B" w:rsidRDefault="00B6224B" w:rsidP="00E427B1">
            <w:pPr>
              <w:spacing w:before="15" w:after="15"/>
              <w:jc w:val="center"/>
              <w:rPr>
                <w:sz w:val="18"/>
                <w:szCs w:val="18"/>
              </w:rPr>
            </w:pPr>
            <w:r>
              <w:rPr>
                <w:sz w:val="18"/>
                <w:szCs w:val="18"/>
              </w:rPr>
              <w:t xml:space="preserve">(%) </w:t>
            </w:r>
          </w:p>
        </w:tc>
      </w:tr>
      <w:tr w:rsidR="00B6224B" ns2:paraId="0090AC84" ns2:textId="77777777" w:rsidTr="00914665">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16DB3821" ns2:textId="77777777" w:rsidR="00B6224B" w:rsidRDefault="00B6224B" w:rsidP="00E427B1">
            <w:pPr>
              <w:spacing w:before="15" w:after="15"/>
              <w:ind w:left="160" w:right="1" w:hanging="160"/>
              <w:rPr>
                <w:sz w:val="18"/>
                <w:szCs w:val="18"/>
              </w:rPr>
            </w:pPr>
            <w:r>
              <w:rPr>
                <w:sz w:val="18"/>
                <w:szCs w:val="18"/>
              </w:rPr>
              <w:t xml:space="preserve"> Participants in population </w:t>
            </w:r>
          </w:p>
        </w:tc>
        <w:tc>
          <w:tcPr>
            <w:tcW w:w="810" w:type="dxa"/>
            <w:tcBorders>
              <w:top w:val="nil"/>
              <w:left w:val="nil"/>
              <w:bottom w:val="nil"/>
              <w:right w:val="nil"/>
            </w:tcBorders>
          </w:tcPr>
          <w:p ns2:paraId="73050F85" ns2:textId="77777777" w:rsidR="00B6224B" w:rsidRDefault="00B6224B" w:rsidP="00E427B1">
            <w:pPr>
              <w:tabs>
                <w:tab w:val="decimal" w:pos="372"/>
                <w:tab w:val="left" w:pos="452"/>
              </w:tabs>
              <w:spacing w:before="15" w:after="15"/>
              <w:rPr>
                <w:sz w:val="18"/>
                <w:szCs w:val="18"/>
              </w:rPr>
            </w:pPr>
            <w:r>
              <w:rPr>
                <w:sz w:val="18"/>
                <w:szCs w:val="18"/>
              </w:rPr>
              <w:tab/>
              <w:t xml:space="preserve">4 </w:t>
            </w:r>
          </w:p>
        </w:tc>
        <w:tc>
          <w:tcPr>
            <w:tcW w:w="810" w:type="dxa"/>
            <w:tcBorders>
              <w:top w:val="nil"/>
              <w:left w:val="nil"/>
              <w:bottom w:val="nil"/>
              <w:right w:val="single" w:sz="2" w:space="0" w:color="auto"/>
            </w:tcBorders>
          </w:tcPr>
          <w:p ns2:paraId="243150BD" ns2:textId="77777777" w:rsidR="00B6224B" w:rsidRDefault="00B6224B" w:rsidP="00E427B1">
            <w:pPr>
              <w:tabs>
                <w:tab w:val="decimal" w:pos="246"/>
                <w:tab w:val="left" w:pos="326"/>
              </w:tabs>
              <w:spacing w:before="15" w:after="15"/>
              <w:rPr>
                <w:sz w:val="18"/>
                <w:szCs w:val="18"/>
              </w:rPr>
            </w:pPr>
            <w:r>
              <w:rPr>
                <w:sz w:val="18"/>
                <w:szCs w:val="18"/>
              </w:rPr>
              <w:tab/>
            </w:r>
          </w:p>
        </w:tc>
        <w:tc>
          <w:tcPr>
            <w:tcW w:w="810" w:type="dxa"/>
            <w:tcBorders>
              <w:top w:val="nil"/>
              <w:left w:val="nil"/>
              <w:bottom w:val="nil"/>
              <w:right w:val="nil"/>
            </w:tcBorders>
          </w:tcPr>
          <w:p ns2:paraId="12F31A09" ns2:textId="08585024" w:rsidR="00B6224B" w:rsidRDefault="00B6224B" w:rsidP="00E427B1">
            <w:pPr>
              <w:tabs>
                <w:tab w:val="decimal" w:pos="372"/>
                <w:tab w:val="left" w:pos="452"/>
              </w:tabs>
              <w:spacing w:before="15" w:after="15"/>
              <w:rPr>
                <w:sz w:val="18"/>
                <w:szCs w:val="18"/>
              </w:rPr>
            </w:pPr>
            <w:r>
              <w:rPr>
                <w:sz w:val="18"/>
                <w:szCs w:val="18"/>
              </w:rPr>
              <w:tab/>
              <w:t xml:space="preserve">281 </w:t>
            </w:r>
          </w:p>
        </w:tc>
        <w:tc>
          <w:tcPr>
            <w:tcW w:w="810" w:type="dxa"/>
            <w:tcBorders>
              <w:top w:val="nil"/>
              <w:left w:val="nil"/>
              <w:bottom w:val="nil"/>
              <w:right w:val="single" w:sz="2" w:space="0" w:color="auto"/>
            </w:tcBorders>
          </w:tcPr>
          <w:p ns2:paraId="133A87AA" ns2:textId="77777777" w:rsidR="00B6224B" w:rsidRDefault="00B6224B" w:rsidP="00E427B1">
            <w:pPr>
              <w:tabs>
                <w:tab w:val="decimal" w:pos="246"/>
                <w:tab w:val="left" w:pos="326"/>
              </w:tabs>
              <w:spacing w:before="15" w:after="15"/>
              <w:rPr>
                <w:sz w:val="18"/>
                <w:szCs w:val="18"/>
              </w:rPr>
            </w:pPr>
            <w:r>
              <w:rPr>
                <w:sz w:val="18"/>
                <w:szCs w:val="18"/>
              </w:rPr>
              <w:tab/>
            </w:r>
          </w:p>
        </w:tc>
        <w:tc>
          <w:tcPr>
            <w:tcW w:w="810" w:type="dxa"/>
            <w:tcBorders>
              <w:top w:val="nil"/>
              <w:left w:val="nil"/>
              <w:bottom w:val="nil"/>
              <w:right w:val="nil"/>
            </w:tcBorders>
          </w:tcPr>
          <w:p ns2:paraId="477347AB" ns2:textId="3F073032" w:rsidR="00B6224B" w:rsidRDefault="00B6224B" w:rsidP="00E427B1">
            <w:pPr>
              <w:tabs>
                <w:tab w:val="decimal" w:pos="372"/>
                <w:tab w:val="left" w:pos="452"/>
              </w:tabs>
              <w:spacing w:before="15" w:after="15"/>
              <w:rPr>
                <w:sz w:val="18"/>
                <w:szCs w:val="18"/>
              </w:rPr>
            </w:pPr>
            <w:r>
              <w:rPr>
                <w:sz w:val="18"/>
                <w:szCs w:val="18"/>
              </w:rPr>
              <w:tab/>
              <w:t xml:space="preserve">449 </w:t>
            </w:r>
          </w:p>
        </w:tc>
        <w:tc>
          <w:tcPr>
            <w:tcW w:w="810" w:type="dxa"/>
            <w:tcBorders>
              <w:top w:val="nil"/>
              <w:left w:val="nil"/>
              <w:bottom w:val="nil"/>
              <w:right w:val="single" w:sz="2" w:space="0" w:color="auto"/>
            </w:tcBorders>
          </w:tcPr>
          <w:p ns2:paraId="2C914CD4" ns2:textId="77777777" w:rsidR="00B6224B" w:rsidRDefault="00B6224B" w:rsidP="00E427B1">
            <w:pPr>
              <w:tabs>
                <w:tab w:val="decimal" w:pos="246"/>
                <w:tab w:val="left" w:pos="326"/>
              </w:tabs>
              <w:spacing w:before="15" w:after="15"/>
              <w:rPr>
                <w:sz w:val="18"/>
                <w:szCs w:val="18"/>
              </w:rPr>
            </w:pPr>
            <w:r>
              <w:rPr>
                <w:sz w:val="18"/>
                <w:szCs w:val="18"/>
              </w:rPr>
              <w:tab/>
            </w:r>
          </w:p>
        </w:tc>
        <w:tc>
          <w:tcPr>
            <w:tcW w:w="810" w:type="dxa"/>
            <w:tcBorders>
              <w:top w:val="nil"/>
              <w:left w:val="nil"/>
              <w:bottom w:val="nil"/>
              <w:right w:val="nil"/>
            </w:tcBorders>
          </w:tcPr>
          <w:p ns2:paraId="5D3D3575" ns2:textId="77777777" w:rsidR="00B6224B" w:rsidRDefault="00B6224B" w:rsidP="00E427B1">
            <w:pPr>
              <w:tabs>
                <w:tab w:val="decimal" w:pos="372"/>
                <w:tab w:val="left" w:pos="452"/>
              </w:tabs>
              <w:spacing w:before="15" w:after="15"/>
              <w:rPr>
                <w:sz w:val="18"/>
                <w:szCs w:val="18"/>
              </w:rPr>
            </w:pPr>
            <w:r>
              <w:rPr>
                <w:sz w:val="18"/>
                <w:szCs w:val="18"/>
              </w:rPr>
              <w:tab/>
              <w:t xml:space="preserve">5 </w:t>
            </w:r>
          </w:p>
        </w:tc>
        <w:tc>
          <w:tcPr>
            <w:tcW w:w="810" w:type="dxa"/>
            <w:tcBorders>
              <w:top w:val="nil"/>
              <w:left w:val="nil"/>
              <w:bottom w:val="nil"/>
              <w:right w:val="single" w:sz="2" w:space="0" w:color="auto"/>
            </w:tcBorders>
          </w:tcPr>
          <w:p ns2:paraId="1038BE8C" ns2:textId="77777777" w:rsidR="00B6224B" w:rsidRDefault="00B6224B" w:rsidP="00E427B1">
            <w:pPr>
              <w:tabs>
                <w:tab w:val="decimal" w:pos="246"/>
                <w:tab w:val="left" w:pos="326"/>
              </w:tabs>
              <w:spacing w:before="15" w:after="15"/>
              <w:rPr>
                <w:sz w:val="18"/>
                <w:szCs w:val="18"/>
              </w:rPr>
            </w:pPr>
            <w:r>
              <w:rPr>
                <w:sz w:val="18"/>
                <w:szCs w:val="18"/>
              </w:rPr>
              <w:tab/>
            </w:r>
          </w:p>
        </w:tc>
        <w:tc>
          <w:tcPr>
            <w:tcW w:w="810" w:type="dxa"/>
            <w:tcBorders>
              <w:top w:val="nil"/>
              <w:left w:val="nil"/>
              <w:bottom w:val="nil"/>
              <w:right w:val="nil"/>
            </w:tcBorders>
          </w:tcPr>
          <w:p ns2:paraId="6BF2A9B1" ns2:textId="77777777" w:rsidR="00B6224B" w:rsidRDefault="00B6224B" w:rsidP="00E427B1">
            <w:pPr>
              <w:tabs>
                <w:tab w:val="decimal" w:pos="372"/>
                <w:tab w:val="left" w:pos="452"/>
              </w:tabs>
              <w:spacing w:before="15" w:after="15"/>
              <w:rPr>
                <w:sz w:val="18"/>
                <w:szCs w:val="18"/>
              </w:rPr>
            </w:pPr>
            <w:r>
              <w:rPr>
                <w:sz w:val="18"/>
                <w:szCs w:val="18"/>
              </w:rPr>
              <w:tab/>
              <w:t xml:space="preserve">7 </w:t>
            </w:r>
          </w:p>
        </w:tc>
        <w:tc>
          <w:tcPr>
            <w:tcW w:w="810" w:type="dxa"/>
            <w:tcBorders>
              <w:top w:val="nil"/>
              <w:left w:val="nil"/>
              <w:bottom w:val="nil"/>
              <w:right w:val="single" w:sz="2" w:space="0" w:color="auto"/>
            </w:tcBorders>
          </w:tcPr>
          <w:p ns2:paraId="5764EB47" ns2:textId="77777777" w:rsidR="00B6224B" w:rsidRDefault="00B6224B" w:rsidP="00E427B1">
            <w:pPr>
              <w:tabs>
                <w:tab w:val="decimal" w:pos="246"/>
                <w:tab w:val="left" w:pos="326"/>
              </w:tabs>
              <w:spacing w:before="15" w:after="15"/>
              <w:rPr>
                <w:sz w:val="18"/>
                <w:szCs w:val="18"/>
              </w:rPr>
            </w:pPr>
            <w:r>
              <w:rPr>
                <w:sz w:val="18"/>
                <w:szCs w:val="18"/>
              </w:rPr>
              <w:tab/>
            </w:r>
          </w:p>
        </w:tc>
        <w:tc>
          <w:tcPr>
            <w:tcW w:w="810" w:type="dxa"/>
            <w:tcBorders>
              <w:top w:val="nil"/>
              <w:left w:val="nil"/>
              <w:bottom w:val="nil"/>
              <w:right w:val="nil"/>
            </w:tcBorders>
          </w:tcPr>
          <w:p ns2:paraId="55A2E5EC" ns2:textId="11D0D412" w:rsidR="00B6224B" w:rsidRDefault="00B6224B" w:rsidP="00E427B1">
            <w:pPr>
              <w:tabs>
                <w:tab w:val="decimal" w:pos="372"/>
                <w:tab w:val="left" w:pos="452"/>
              </w:tabs>
              <w:spacing w:before="15" w:after="15"/>
              <w:rPr>
                <w:sz w:val="18"/>
                <w:szCs w:val="18"/>
              </w:rPr>
            </w:pPr>
            <w:r>
              <w:rPr>
                <w:sz w:val="18"/>
                <w:szCs w:val="18"/>
              </w:rPr>
              <w:tab/>
              <w:t xml:space="preserve">746 </w:t>
            </w:r>
          </w:p>
        </w:tc>
        <w:tc>
          <w:tcPr>
            <w:tcW w:w="810" w:type="dxa"/>
            <w:tcBorders>
              <w:top w:val="nil"/>
              <w:left w:val="nil"/>
              <w:bottom w:val="nil"/>
            </w:tcBorders>
          </w:tcPr>
          <w:p ns2:paraId="655B747C" ns2:textId="77777777" w:rsidR="00B6224B" w:rsidRDefault="00B6224B" w:rsidP="00E427B1">
            <w:pPr>
              <w:tabs>
                <w:tab w:val="decimal" w:pos="246"/>
                <w:tab w:val="left" w:pos="326"/>
              </w:tabs>
              <w:spacing w:before="15" w:after="15"/>
              <w:rPr>
                <w:sz w:val="18"/>
                <w:szCs w:val="18"/>
              </w:rPr>
            </w:pPr>
            <w:r>
              <w:rPr>
                <w:sz w:val="18"/>
                <w:szCs w:val="18"/>
              </w:rPr>
              <w:tab/>
            </w:r>
          </w:p>
        </w:tc>
      </w:tr>
      <w:tr w:rsidR="00B6224B" ns2:paraId="5530C125" ns2:textId="77777777" w:rsidTr="00914665">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4936F3E8" ns2:textId="77777777" w:rsidR="00B6224B" w:rsidRDefault="00B6224B" w:rsidP="00E427B1">
            <w:pPr>
              <w:spacing w:before="15" w:after="15"/>
              <w:ind w:left="160" w:right="1" w:hanging="160"/>
              <w:rPr>
                <w:sz w:val="18"/>
                <w:szCs w:val="18"/>
              </w:rPr>
            </w:pPr>
            <w:r>
              <w:rPr>
                <w:sz w:val="18"/>
                <w:szCs w:val="18"/>
              </w:rPr>
              <w:t xml:space="preserve">   with one or more adverse events </w:t>
            </w:r>
          </w:p>
        </w:tc>
        <w:tc>
          <w:tcPr>
            <w:tcW w:w="810" w:type="dxa"/>
            <w:tcBorders>
              <w:top w:val="nil"/>
              <w:left w:val="nil"/>
              <w:bottom w:val="nil"/>
              <w:right w:val="nil"/>
            </w:tcBorders>
          </w:tcPr>
          <w:p ns2:paraId="5C37EEB6"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68CDA2D7"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33ED136F" ns2:textId="13646B37" w:rsidR="00B6224B" w:rsidRDefault="00B6224B" w:rsidP="00E427B1">
            <w:pPr>
              <w:tabs>
                <w:tab w:val="decimal" w:pos="372"/>
                <w:tab w:val="left" w:pos="452"/>
              </w:tabs>
              <w:spacing w:before="15" w:after="15"/>
              <w:rPr>
                <w:sz w:val="18"/>
                <w:szCs w:val="18"/>
              </w:rPr>
            </w:pPr>
            <w:r>
              <w:rPr>
                <w:sz w:val="18"/>
                <w:szCs w:val="18"/>
              </w:rPr>
              <w:tab/>
              <w:t xml:space="preserve">108 </w:t>
            </w:r>
          </w:p>
        </w:tc>
        <w:tc>
          <w:tcPr>
            <w:tcW w:w="810" w:type="dxa"/>
            <w:tcBorders>
              <w:top w:val="nil"/>
              <w:left w:val="nil"/>
              <w:bottom w:val="nil"/>
              <w:right w:val="single" w:sz="2" w:space="0" w:color="auto"/>
            </w:tcBorders>
          </w:tcPr>
          <w:p ns2:paraId="290F506F" ns2:textId="0E71EB0F" w:rsidR="00B6224B" w:rsidRDefault="00B6224B" w:rsidP="00E427B1">
            <w:pPr>
              <w:tabs>
                <w:tab w:val="decimal" w:pos="246"/>
                <w:tab w:val="left" w:pos="326"/>
              </w:tabs>
              <w:spacing w:before="15" w:after="15"/>
              <w:rPr>
                <w:sz w:val="18"/>
                <w:szCs w:val="18"/>
              </w:rPr>
            </w:pPr>
            <w:r>
              <w:rPr>
                <w:sz w:val="18"/>
                <w:szCs w:val="18"/>
              </w:rPr>
              <w:tab/>
              <w:t xml:space="preserve">(38.4) </w:t>
            </w:r>
          </w:p>
        </w:tc>
        <w:tc>
          <w:tcPr>
            <w:tcW w:w="810" w:type="dxa"/>
            <w:tcBorders>
              <w:top w:val="nil"/>
              <w:left w:val="nil"/>
              <w:bottom w:val="nil"/>
              <w:right w:val="nil"/>
            </w:tcBorders>
          </w:tcPr>
          <w:p ns2:paraId="4B8D7443" ns2:textId="43535C44" w:rsidR="00B6224B" w:rsidRDefault="00B6224B" w:rsidP="00E427B1">
            <w:pPr>
              <w:tabs>
                <w:tab w:val="decimal" w:pos="372"/>
                <w:tab w:val="left" w:pos="452"/>
              </w:tabs>
              <w:spacing w:before="15" w:after="15"/>
              <w:rPr>
                <w:sz w:val="18"/>
                <w:szCs w:val="18"/>
              </w:rPr>
            </w:pPr>
            <w:r>
              <w:rPr>
                <w:sz w:val="18"/>
                <w:szCs w:val="18"/>
              </w:rPr>
              <w:tab/>
              <w:t xml:space="preserve">272 </w:t>
            </w:r>
          </w:p>
        </w:tc>
        <w:tc>
          <w:tcPr>
            <w:tcW w:w="810" w:type="dxa"/>
            <w:tcBorders>
              <w:top w:val="nil"/>
              <w:left w:val="nil"/>
              <w:bottom w:val="nil"/>
              <w:right w:val="single" w:sz="2" w:space="0" w:color="auto"/>
            </w:tcBorders>
          </w:tcPr>
          <w:p ns2:paraId="0CB20230" ns2:textId="77777777" w:rsidR="00B6224B" w:rsidRDefault="00B6224B" w:rsidP="00E427B1">
            <w:pPr>
              <w:tabs>
                <w:tab w:val="decimal" w:pos="246"/>
                <w:tab w:val="left" w:pos="326"/>
              </w:tabs>
              <w:spacing w:before="15" w:after="15"/>
              <w:rPr>
                <w:sz w:val="18"/>
                <w:szCs w:val="18"/>
              </w:rPr>
            </w:pPr>
            <w:r>
              <w:rPr>
                <w:sz w:val="18"/>
                <w:szCs w:val="18"/>
              </w:rPr>
              <w:tab/>
              <w:t xml:space="preserve">(60.6) </w:t>
            </w:r>
          </w:p>
        </w:tc>
        <w:tc>
          <w:tcPr>
            <w:tcW w:w="810" w:type="dxa"/>
            <w:tcBorders>
              <w:top w:val="nil"/>
              <w:left w:val="nil"/>
              <w:bottom w:val="nil"/>
              <w:right w:val="nil"/>
            </w:tcBorders>
          </w:tcPr>
          <w:p ns2:paraId="240AA8BB" ns2:textId="77777777" w:rsidR="00B6224B" w:rsidRDefault="00B6224B" w:rsidP="00E427B1">
            <w:pPr>
              <w:tabs>
                <w:tab w:val="decimal" w:pos="372"/>
                <w:tab w:val="left" w:pos="452"/>
              </w:tabs>
              <w:spacing w:before="15" w:after="15"/>
              <w:rPr>
                <w:sz w:val="18"/>
                <w:szCs w:val="18"/>
              </w:rPr>
            </w:pPr>
            <w:r>
              <w:rPr>
                <w:sz w:val="18"/>
                <w:szCs w:val="18"/>
              </w:rPr>
              <w:tab/>
              <w:t xml:space="preserve">4 </w:t>
            </w:r>
          </w:p>
        </w:tc>
        <w:tc>
          <w:tcPr>
            <w:tcW w:w="810" w:type="dxa"/>
            <w:tcBorders>
              <w:top w:val="nil"/>
              <w:left w:val="nil"/>
              <w:bottom w:val="nil"/>
              <w:right w:val="single" w:sz="2" w:space="0" w:color="auto"/>
            </w:tcBorders>
          </w:tcPr>
          <w:p ns2:paraId="47F7D7BD" ns2:textId="77777777" w:rsidR="00B6224B" w:rsidRDefault="00B6224B" w:rsidP="00E427B1">
            <w:pPr>
              <w:tabs>
                <w:tab w:val="decimal" w:pos="246"/>
                <w:tab w:val="left" w:pos="326"/>
              </w:tabs>
              <w:spacing w:before="15" w:after="15"/>
              <w:rPr>
                <w:sz w:val="18"/>
                <w:szCs w:val="18"/>
              </w:rPr>
            </w:pPr>
            <w:r>
              <w:rPr>
                <w:sz w:val="18"/>
                <w:szCs w:val="18"/>
              </w:rPr>
              <w:tab/>
              <w:t xml:space="preserve">(80.0) </w:t>
            </w:r>
          </w:p>
        </w:tc>
        <w:tc>
          <w:tcPr>
            <w:tcW w:w="810" w:type="dxa"/>
            <w:tcBorders>
              <w:top w:val="nil"/>
              <w:left w:val="nil"/>
              <w:bottom w:val="nil"/>
              <w:right w:val="nil"/>
            </w:tcBorders>
          </w:tcPr>
          <w:p ns2:paraId="0A1C4448" ns2:textId="77777777" w:rsidR="00B6224B" w:rsidRDefault="00B6224B" w:rsidP="00E427B1">
            <w:pPr>
              <w:tabs>
                <w:tab w:val="decimal" w:pos="372"/>
                <w:tab w:val="left" w:pos="452"/>
              </w:tabs>
              <w:spacing w:before="15" w:after="15"/>
              <w:rPr>
                <w:sz w:val="18"/>
                <w:szCs w:val="18"/>
              </w:rPr>
            </w:pPr>
            <w:r>
              <w:rPr>
                <w:sz w:val="18"/>
                <w:szCs w:val="18"/>
              </w:rPr>
              <w:tab/>
              <w:t xml:space="preserve">6 </w:t>
            </w:r>
          </w:p>
        </w:tc>
        <w:tc>
          <w:tcPr>
            <w:tcW w:w="810" w:type="dxa"/>
            <w:tcBorders>
              <w:top w:val="nil"/>
              <w:left w:val="nil"/>
              <w:bottom w:val="nil"/>
              <w:right w:val="single" w:sz="2" w:space="0" w:color="auto"/>
            </w:tcBorders>
          </w:tcPr>
          <w:p ns2:paraId="797430BB" ns2:textId="77777777" w:rsidR="00B6224B" w:rsidRDefault="00B6224B" w:rsidP="00E427B1">
            <w:pPr>
              <w:tabs>
                <w:tab w:val="decimal" w:pos="246"/>
                <w:tab w:val="left" w:pos="326"/>
              </w:tabs>
              <w:spacing w:before="15" w:after="15"/>
              <w:rPr>
                <w:sz w:val="18"/>
                <w:szCs w:val="18"/>
              </w:rPr>
            </w:pPr>
            <w:r>
              <w:rPr>
                <w:sz w:val="18"/>
                <w:szCs w:val="18"/>
              </w:rPr>
              <w:tab/>
              <w:t xml:space="preserve">(85.7) </w:t>
            </w:r>
          </w:p>
        </w:tc>
        <w:tc>
          <w:tcPr>
            <w:tcW w:w="810" w:type="dxa"/>
            <w:tcBorders>
              <w:top w:val="nil"/>
              <w:left w:val="nil"/>
              <w:bottom w:val="nil"/>
              <w:right w:val="nil"/>
            </w:tcBorders>
          </w:tcPr>
          <w:p ns2:paraId="797E6712" ns2:textId="700770EB" w:rsidR="00B6224B" w:rsidRDefault="00B6224B" w:rsidP="00E427B1">
            <w:pPr>
              <w:tabs>
                <w:tab w:val="decimal" w:pos="372"/>
                <w:tab w:val="left" w:pos="452"/>
              </w:tabs>
              <w:spacing w:before="15" w:after="15"/>
              <w:rPr>
                <w:sz w:val="18"/>
                <w:szCs w:val="18"/>
              </w:rPr>
            </w:pPr>
            <w:r>
              <w:rPr>
                <w:sz w:val="18"/>
                <w:szCs w:val="18"/>
              </w:rPr>
              <w:tab/>
              <w:t xml:space="preserve">390 </w:t>
            </w:r>
          </w:p>
        </w:tc>
        <w:tc>
          <w:tcPr>
            <w:tcW w:w="810" w:type="dxa"/>
            <w:tcBorders>
              <w:top w:val="nil"/>
              <w:left w:val="nil"/>
              <w:bottom w:val="nil"/>
            </w:tcBorders>
          </w:tcPr>
          <w:p ns2:paraId="01452889" ns2:textId="6883EDDD" w:rsidR="00B6224B" w:rsidRDefault="00B6224B" w:rsidP="00E427B1">
            <w:pPr>
              <w:tabs>
                <w:tab w:val="decimal" w:pos="246"/>
                <w:tab w:val="left" w:pos="326"/>
              </w:tabs>
              <w:spacing w:before="15" w:after="15"/>
              <w:rPr>
                <w:sz w:val="18"/>
                <w:szCs w:val="18"/>
              </w:rPr>
            </w:pPr>
            <w:r>
              <w:rPr>
                <w:sz w:val="18"/>
                <w:szCs w:val="18"/>
              </w:rPr>
              <w:tab/>
              <w:t xml:space="preserve">(52.3) </w:t>
            </w:r>
          </w:p>
        </w:tc>
      </w:tr>
      <w:tr w:rsidR="00B6224B" ns2:paraId="3D389012" ns2:textId="77777777" w:rsidTr="00914665">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72763C69" ns2:textId="77777777" w:rsidR="00B6224B" w:rsidRDefault="00B6224B" w:rsidP="00E427B1">
            <w:pPr>
              <w:spacing w:before="15" w:after="15"/>
              <w:ind w:left="160" w:right="1" w:hanging="160"/>
              <w:rPr>
                <w:sz w:val="18"/>
                <w:szCs w:val="18"/>
              </w:rPr>
            </w:pPr>
            <w:r>
              <w:rPr>
                <w:sz w:val="18"/>
                <w:szCs w:val="18"/>
              </w:rPr>
              <w:t xml:space="preserve">   Neutrophil count decreased </w:t>
            </w:r>
          </w:p>
        </w:tc>
        <w:tc>
          <w:tcPr>
            <w:tcW w:w="810" w:type="dxa"/>
            <w:tcBorders>
              <w:top w:val="nil"/>
              <w:left w:val="nil"/>
              <w:bottom w:val="nil"/>
              <w:right w:val="nil"/>
            </w:tcBorders>
          </w:tcPr>
          <w:p ns2:paraId="3CF88A25"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25D88CFA"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7FA51CFF" ns2:textId="2B70657C" w:rsidR="00B6224B" w:rsidRDefault="00B6224B" w:rsidP="00E427B1">
            <w:pPr>
              <w:tabs>
                <w:tab w:val="decimal" w:pos="372"/>
                <w:tab w:val="left" w:pos="452"/>
              </w:tabs>
              <w:spacing w:before="15" w:after="15"/>
              <w:rPr>
                <w:sz w:val="18"/>
                <w:szCs w:val="18"/>
              </w:rPr>
            </w:pPr>
            <w:r>
              <w:rPr>
                <w:sz w:val="18"/>
                <w:szCs w:val="18"/>
              </w:rPr>
              <w:tab/>
              <w:t xml:space="preserve">36 </w:t>
            </w:r>
          </w:p>
        </w:tc>
        <w:tc>
          <w:tcPr>
            <w:tcW w:w="810" w:type="dxa"/>
            <w:tcBorders>
              <w:top w:val="nil"/>
              <w:left w:val="nil"/>
              <w:bottom w:val="nil"/>
              <w:right w:val="single" w:sz="2" w:space="0" w:color="auto"/>
            </w:tcBorders>
          </w:tcPr>
          <w:p ns2:paraId="7C565C18" ns2:textId="11F20750" w:rsidR="00B6224B" w:rsidRDefault="00B6224B" w:rsidP="00E427B1">
            <w:pPr>
              <w:tabs>
                <w:tab w:val="decimal" w:pos="246"/>
                <w:tab w:val="left" w:pos="326"/>
              </w:tabs>
              <w:spacing w:before="15" w:after="15"/>
              <w:rPr>
                <w:sz w:val="18"/>
                <w:szCs w:val="18"/>
              </w:rPr>
            </w:pPr>
            <w:r>
              <w:rPr>
                <w:sz w:val="18"/>
                <w:szCs w:val="18"/>
              </w:rPr>
              <w:tab/>
              <w:t xml:space="preserve">(12.8) </w:t>
            </w:r>
          </w:p>
        </w:tc>
        <w:tc>
          <w:tcPr>
            <w:tcW w:w="810" w:type="dxa"/>
            <w:tcBorders>
              <w:top w:val="nil"/>
              <w:left w:val="nil"/>
              <w:bottom w:val="nil"/>
              <w:right w:val="nil"/>
            </w:tcBorders>
          </w:tcPr>
          <w:p ns2:paraId="1817EF7F" ns2:textId="77777777" w:rsidR="00B6224B" w:rsidRDefault="00B6224B" w:rsidP="00E427B1">
            <w:pPr>
              <w:tabs>
                <w:tab w:val="decimal" w:pos="372"/>
                <w:tab w:val="left" w:pos="452"/>
              </w:tabs>
              <w:spacing w:before="15" w:after="15"/>
              <w:rPr>
                <w:sz w:val="18"/>
                <w:szCs w:val="18"/>
              </w:rPr>
            </w:pPr>
            <w:r>
              <w:rPr>
                <w:sz w:val="18"/>
                <w:szCs w:val="18"/>
              </w:rPr>
              <w:tab/>
              <w:t xml:space="preserve">140 </w:t>
            </w:r>
          </w:p>
        </w:tc>
        <w:tc>
          <w:tcPr>
            <w:tcW w:w="810" w:type="dxa"/>
            <w:tcBorders>
              <w:top w:val="nil"/>
              <w:left w:val="nil"/>
              <w:bottom w:val="nil"/>
              <w:right w:val="single" w:sz="2" w:space="0" w:color="auto"/>
            </w:tcBorders>
          </w:tcPr>
          <w:p ns2:paraId="694B8877" ns2:textId="0D0F438F" w:rsidR="00B6224B" w:rsidRDefault="00B6224B" w:rsidP="00E427B1">
            <w:pPr>
              <w:tabs>
                <w:tab w:val="decimal" w:pos="246"/>
                <w:tab w:val="left" w:pos="326"/>
              </w:tabs>
              <w:spacing w:before="15" w:after="15"/>
              <w:rPr>
                <w:sz w:val="18"/>
                <w:szCs w:val="18"/>
              </w:rPr>
            </w:pPr>
            <w:r>
              <w:rPr>
                <w:sz w:val="18"/>
                <w:szCs w:val="18"/>
              </w:rPr>
              <w:tab/>
              <w:t xml:space="preserve">(31.2) </w:t>
            </w:r>
          </w:p>
        </w:tc>
        <w:tc>
          <w:tcPr>
            <w:tcW w:w="810" w:type="dxa"/>
            <w:tcBorders>
              <w:top w:val="nil"/>
              <w:left w:val="nil"/>
              <w:bottom w:val="nil"/>
              <w:right w:val="nil"/>
            </w:tcBorders>
          </w:tcPr>
          <w:p ns2:paraId="11BF3951" ns2:textId="77777777" w:rsidR="00B6224B" w:rsidRDefault="00B6224B" w:rsidP="00E427B1">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7006841B" ns2:textId="77777777" w:rsidR="00B6224B" w:rsidRDefault="00B6224B" w:rsidP="00E427B1">
            <w:pPr>
              <w:tabs>
                <w:tab w:val="decimal" w:pos="246"/>
                <w:tab w:val="left" w:pos="326"/>
              </w:tabs>
              <w:spacing w:before="15" w:after="15"/>
              <w:rPr>
                <w:sz w:val="18"/>
                <w:szCs w:val="18"/>
              </w:rPr>
            </w:pPr>
            <w:r>
              <w:rPr>
                <w:sz w:val="18"/>
                <w:szCs w:val="18"/>
              </w:rPr>
              <w:tab/>
              <w:t xml:space="preserve">(20.0) </w:t>
            </w:r>
          </w:p>
        </w:tc>
        <w:tc>
          <w:tcPr>
            <w:tcW w:w="810" w:type="dxa"/>
            <w:tcBorders>
              <w:top w:val="nil"/>
              <w:left w:val="nil"/>
              <w:bottom w:val="nil"/>
              <w:right w:val="nil"/>
            </w:tcBorders>
          </w:tcPr>
          <w:p ns2:paraId="4506FC0A" ns2:textId="77777777" w:rsidR="00B6224B" w:rsidRDefault="00B6224B" w:rsidP="00E427B1">
            <w:pPr>
              <w:tabs>
                <w:tab w:val="decimal" w:pos="372"/>
                <w:tab w:val="left" w:pos="452"/>
              </w:tabs>
              <w:spacing w:before="15" w:after="15"/>
              <w:rPr>
                <w:sz w:val="18"/>
                <w:szCs w:val="18"/>
              </w:rPr>
            </w:pPr>
            <w:r>
              <w:rPr>
                <w:sz w:val="18"/>
                <w:szCs w:val="18"/>
              </w:rPr>
              <w:tab/>
              <w:t xml:space="preserve">5 </w:t>
            </w:r>
          </w:p>
        </w:tc>
        <w:tc>
          <w:tcPr>
            <w:tcW w:w="810" w:type="dxa"/>
            <w:tcBorders>
              <w:top w:val="nil"/>
              <w:left w:val="nil"/>
              <w:bottom w:val="nil"/>
              <w:right w:val="single" w:sz="2" w:space="0" w:color="auto"/>
            </w:tcBorders>
          </w:tcPr>
          <w:p ns2:paraId="37FFEBC4" ns2:textId="77777777" w:rsidR="00B6224B" w:rsidRDefault="00B6224B" w:rsidP="00E427B1">
            <w:pPr>
              <w:tabs>
                <w:tab w:val="decimal" w:pos="246"/>
                <w:tab w:val="left" w:pos="326"/>
              </w:tabs>
              <w:spacing w:before="15" w:after="15"/>
              <w:rPr>
                <w:sz w:val="18"/>
                <w:szCs w:val="18"/>
              </w:rPr>
            </w:pPr>
            <w:r>
              <w:rPr>
                <w:sz w:val="18"/>
                <w:szCs w:val="18"/>
              </w:rPr>
              <w:tab/>
              <w:t xml:space="preserve">(71.4) </w:t>
            </w:r>
          </w:p>
        </w:tc>
        <w:tc>
          <w:tcPr>
            <w:tcW w:w="810" w:type="dxa"/>
            <w:tcBorders>
              <w:top w:val="nil"/>
              <w:left w:val="nil"/>
              <w:bottom w:val="nil"/>
              <w:right w:val="nil"/>
            </w:tcBorders>
          </w:tcPr>
          <w:p ns2:paraId="700499C3" ns2:textId="1D9F80F8" w:rsidR="00B6224B" w:rsidRDefault="00B6224B" w:rsidP="00E427B1">
            <w:pPr>
              <w:tabs>
                <w:tab w:val="decimal" w:pos="372"/>
                <w:tab w:val="left" w:pos="452"/>
              </w:tabs>
              <w:spacing w:before="15" w:after="15"/>
              <w:rPr>
                <w:sz w:val="18"/>
                <w:szCs w:val="18"/>
              </w:rPr>
            </w:pPr>
            <w:r>
              <w:rPr>
                <w:sz w:val="18"/>
                <w:szCs w:val="18"/>
              </w:rPr>
              <w:tab/>
              <w:t xml:space="preserve">182 </w:t>
            </w:r>
          </w:p>
        </w:tc>
        <w:tc>
          <w:tcPr>
            <w:tcW w:w="810" w:type="dxa"/>
            <w:tcBorders>
              <w:top w:val="nil"/>
              <w:left w:val="nil"/>
              <w:bottom w:val="nil"/>
            </w:tcBorders>
          </w:tcPr>
          <w:p ns2:paraId="7B8BCCB1" ns2:textId="0B237088" w:rsidR="00B6224B" w:rsidRDefault="00B6224B" w:rsidP="00E427B1">
            <w:pPr>
              <w:tabs>
                <w:tab w:val="decimal" w:pos="246"/>
                <w:tab w:val="left" w:pos="326"/>
              </w:tabs>
              <w:spacing w:before="15" w:after="15"/>
              <w:rPr>
                <w:sz w:val="18"/>
                <w:szCs w:val="18"/>
              </w:rPr>
            </w:pPr>
            <w:r>
              <w:rPr>
                <w:sz w:val="18"/>
                <w:szCs w:val="18"/>
              </w:rPr>
              <w:tab/>
              <w:t xml:space="preserve">(24.4) </w:t>
            </w:r>
          </w:p>
        </w:tc>
      </w:tr>
      <w:tr w:rsidR="00B6224B" ns2:paraId="584A4726" ns2:textId="77777777" w:rsidTr="00914665">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3DFBE06D" ns2:textId="77777777" w:rsidR="00B6224B" w:rsidRDefault="00B6224B" w:rsidP="00E427B1">
            <w:pPr>
              <w:spacing w:before="15" w:after="15"/>
              <w:ind w:left="160" w:right="1" w:hanging="160"/>
              <w:rPr>
                <w:sz w:val="18"/>
                <w:szCs w:val="18"/>
              </w:rPr>
            </w:pPr>
            <w:r>
              <w:rPr>
                <w:sz w:val="18"/>
                <w:szCs w:val="18"/>
              </w:rPr>
              <w:t xml:space="preserve">   Anaemia </w:t>
            </w:r>
          </w:p>
        </w:tc>
        <w:tc>
          <w:tcPr>
            <w:tcW w:w="810" w:type="dxa"/>
            <w:tcBorders>
              <w:top w:val="nil"/>
              <w:left w:val="nil"/>
              <w:bottom w:val="nil"/>
              <w:right w:val="nil"/>
            </w:tcBorders>
          </w:tcPr>
          <w:p ns2:paraId="02DD7FEE"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06818822"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32503C73" ns2:textId="69A0BAFD" w:rsidR="00B6224B" w:rsidRDefault="00B6224B" w:rsidP="00E427B1">
            <w:pPr>
              <w:tabs>
                <w:tab w:val="decimal" w:pos="372"/>
                <w:tab w:val="left" w:pos="452"/>
              </w:tabs>
              <w:spacing w:before="15" w:after="15"/>
              <w:rPr>
                <w:sz w:val="18"/>
                <w:szCs w:val="18"/>
              </w:rPr>
            </w:pPr>
            <w:r>
              <w:rPr>
                <w:sz w:val="18"/>
                <w:szCs w:val="18"/>
              </w:rPr>
              <w:tab/>
              <w:t xml:space="preserve">32 </w:t>
            </w:r>
          </w:p>
        </w:tc>
        <w:tc>
          <w:tcPr>
            <w:tcW w:w="810" w:type="dxa"/>
            <w:tcBorders>
              <w:top w:val="nil"/>
              <w:left w:val="nil"/>
              <w:bottom w:val="nil"/>
              <w:right w:val="single" w:sz="2" w:space="0" w:color="auto"/>
            </w:tcBorders>
          </w:tcPr>
          <w:p ns2:paraId="4B2BC5CF" ns2:textId="563274D8" w:rsidR="00B6224B" w:rsidRDefault="00B6224B" w:rsidP="00E427B1">
            <w:pPr>
              <w:tabs>
                <w:tab w:val="decimal" w:pos="246"/>
                <w:tab w:val="left" w:pos="326"/>
              </w:tabs>
              <w:spacing w:before="15" w:after="15"/>
              <w:rPr>
                <w:sz w:val="18"/>
                <w:szCs w:val="18"/>
              </w:rPr>
            </w:pPr>
            <w:r>
              <w:rPr>
                <w:sz w:val="18"/>
                <w:szCs w:val="18"/>
              </w:rPr>
              <w:tab/>
              <w:t xml:space="preserve">(11.4) </w:t>
            </w:r>
          </w:p>
        </w:tc>
        <w:tc>
          <w:tcPr>
            <w:tcW w:w="810" w:type="dxa"/>
            <w:tcBorders>
              <w:top w:val="nil"/>
              <w:left w:val="nil"/>
              <w:bottom w:val="nil"/>
              <w:right w:val="nil"/>
            </w:tcBorders>
          </w:tcPr>
          <w:p ns2:paraId="69507013" ns2:textId="68B962C0" w:rsidR="00B6224B" w:rsidRDefault="00B6224B" w:rsidP="00E427B1">
            <w:pPr>
              <w:tabs>
                <w:tab w:val="decimal" w:pos="372"/>
                <w:tab w:val="left" w:pos="452"/>
              </w:tabs>
              <w:spacing w:before="15" w:after="15"/>
              <w:rPr>
                <w:sz w:val="18"/>
                <w:szCs w:val="18"/>
              </w:rPr>
            </w:pPr>
            <w:r>
              <w:rPr>
                <w:sz w:val="18"/>
                <w:szCs w:val="18"/>
              </w:rPr>
              <w:tab/>
              <w:t xml:space="preserve">115 </w:t>
            </w:r>
          </w:p>
        </w:tc>
        <w:tc>
          <w:tcPr>
            <w:tcW w:w="810" w:type="dxa"/>
            <w:tcBorders>
              <w:top w:val="nil"/>
              <w:left w:val="nil"/>
              <w:bottom w:val="nil"/>
              <w:right w:val="single" w:sz="2" w:space="0" w:color="auto"/>
            </w:tcBorders>
          </w:tcPr>
          <w:p ns2:paraId="4DE87134" ns2:textId="2B0E4940" w:rsidR="00B6224B" w:rsidRDefault="00B6224B" w:rsidP="00E427B1">
            <w:pPr>
              <w:tabs>
                <w:tab w:val="decimal" w:pos="246"/>
                <w:tab w:val="left" w:pos="326"/>
              </w:tabs>
              <w:spacing w:before="15" w:after="15"/>
              <w:rPr>
                <w:sz w:val="18"/>
                <w:szCs w:val="18"/>
              </w:rPr>
            </w:pPr>
            <w:r>
              <w:rPr>
                <w:sz w:val="18"/>
                <w:szCs w:val="18"/>
              </w:rPr>
              <w:tab/>
              <w:t xml:space="preserve">(25.6) </w:t>
            </w:r>
          </w:p>
        </w:tc>
        <w:tc>
          <w:tcPr>
            <w:tcW w:w="810" w:type="dxa"/>
            <w:tcBorders>
              <w:top w:val="nil"/>
              <w:left w:val="nil"/>
              <w:bottom w:val="nil"/>
              <w:right w:val="nil"/>
            </w:tcBorders>
          </w:tcPr>
          <w:p ns2:paraId="694BABBC" ns2:textId="77777777" w:rsidR="00B6224B" w:rsidRDefault="00B6224B" w:rsidP="00E427B1">
            <w:pPr>
              <w:tabs>
                <w:tab w:val="decimal" w:pos="372"/>
                <w:tab w:val="left" w:pos="452"/>
              </w:tabs>
              <w:spacing w:before="15" w:after="15"/>
              <w:rPr>
                <w:sz w:val="18"/>
                <w:szCs w:val="18"/>
              </w:rPr>
            </w:pPr>
            <w:r>
              <w:rPr>
                <w:sz w:val="18"/>
                <w:szCs w:val="18"/>
              </w:rPr>
              <w:tab/>
              <w:t xml:space="preserve">3 </w:t>
            </w:r>
          </w:p>
        </w:tc>
        <w:tc>
          <w:tcPr>
            <w:tcW w:w="810" w:type="dxa"/>
            <w:tcBorders>
              <w:top w:val="nil"/>
              <w:left w:val="nil"/>
              <w:bottom w:val="nil"/>
              <w:right w:val="single" w:sz="2" w:space="0" w:color="auto"/>
            </w:tcBorders>
          </w:tcPr>
          <w:p ns2:paraId="17082EF4" ns2:textId="77777777" w:rsidR="00B6224B" w:rsidRDefault="00B6224B" w:rsidP="00E427B1">
            <w:pPr>
              <w:tabs>
                <w:tab w:val="decimal" w:pos="246"/>
                <w:tab w:val="left" w:pos="326"/>
              </w:tabs>
              <w:spacing w:before="15" w:after="15"/>
              <w:rPr>
                <w:sz w:val="18"/>
                <w:szCs w:val="18"/>
              </w:rPr>
            </w:pPr>
            <w:r>
              <w:rPr>
                <w:sz w:val="18"/>
                <w:szCs w:val="18"/>
              </w:rPr>
              <w:tab/>
              <w:t xml:space="preserve">(60.0) </w:t>
            </w:r>
          </w:p>
        </w:tc>
        <w:tc>
          <w:tcPr>
            <w:tcW w:w="810" w:type="dxa"/>
            <w:tcBorders>
              <w:top w:val="nil"/>
              <w:left w:val="nil"/>
              <w:bottom w:val="nil"/>
              <w:right w:val="nil"/>
            </w:tcBorders>
          </w:tcPr>
          <w:p ns2:paraId="2FFE1072" ns2:textId="77777777" w:rsidR="00B6224B" w:rsidRDefault="00B6224B" w:rsidP="00E427B1">
            <w:pPr>
              <w:tabs>
                <w:tab w:val="decimal" w:pos="372"/>
                <w:tab w:val="left" w:pos="452"/>
              </w:tabs>
              <w:spacing w:before="15" w:after="15"/>
              <w:rPr>
                <w:sz w:val="18"/>
                <w:szCs w:val="18"/>
              </w:rPr>
            </w:pPr>
            <w:r>
              <w:rPr>
                <w:sz w:val="18"/>
                <w:szCs w:val="18"/>
              </w:rPr>
              <w:tab/>
              <w:t xml:space="preserve">2 </w:t>
            </w:r>
          </w:p>
        </w:tc>
        <w:tc>
          <w:tcPr>
            <w:tcW w:w="810" w:type="dxa"/>
            <w:tcBorders>
              <w:top w:val="nil"/>
              <w:left w:val="nil"/>
              <w:bottom w:val="nil"/>
              <w:right w:val="single" w:sz="2" w:space="0" w:color="auto"/>
            </w:tcBorders>
          </w:tcPr>
          <w:p ns2:paraId="40C9BC08" ns2:textId="77777777" w:rsidR="00B6224B" w:rsidRDefault="00B6224B" w:rsidP="00E427B1">
            <w:pPr>
              <w:tabs>
                <w:tab w:val="decimal" w:pos="246"/>
                <w:tab w:val="left" w:pos="326"/>
              </w:tabs>
              <w:spacing w:before="15" w:after="15"/>
              <w:rPr>
                <w:sz w:val="18"/>
                <w:szCs w:val="18"/>
              </w:rPr>
            </w:pPr>
            <w:r>
              <w:rPr>
                <w:sz w:val="18"/>
                <w:szCs w:val="18"/>
              </w:rPr>
              <w:tab/>
              <w:t xml:space="preserve">(28.6) </w:t>
            </w:r>
          </w:p>
        </w:tc>
        <w:tc>
          <w:tcPr>
            <w:tcW w:w="810" w:type="dxa"/>
            <w:tcBorders>
              <w:top w:val="nil"/>
              <w:left w:val="nil"/>
              <w:bottom w:val="nil"/>
              <w:right w:val="nil"/>
            </w:tcBorders>
          </w:tcPr>
          <w:p ns2:paraId="163F57D9" ns2:textId="5E1CEC7F" w:rsidR="00B6224B" w:rsidRDefault="00B6224B" w:rsidP="00E427B1">
            <w:pPr>
              <w:tabs>
                <w:tab w:val="decimal" w:pos="372"/>
                <w:tab w:val="left" w:pos="452"/>
              </w:tabs>
              <w:spacing w:before="15" w:after="15"/>
              <w:rPr>
                <w:sz w:val="18"/>
                <w:szCs w:val="18"/>
              </w:rPr>
            </w:pPr>
            <w:r>
              <w:rPr>
                <w:sz w:val="18"/>
                <w:szCs w:val="18"/>
              </w:rPr>
              <w:tab/>
              <w:t xml:space="preserve">152 </w:t>
            </w:r>
          </w:p>
        </w:tc>
        <w:tc>
          <w:tcPr>
            <w:tcW w:w="810" w:type="dxa"/>
            <w:tcBorders>
              <w:top w:val="nil"/>
              <w:left w:val="nil"/>
              <w:bottom w:val="nil"/>
            </w:tcBorders>
          </w:tcPr>
          <w:p ns2:paraId="1719EA9D" ns2:textId="16A9B295" w:rsidR="00B6224B" w:rsidRDefault="00B6224B" w:rsidP="00E427B1">
            <w:pPr>
              <w:tabs>
                <w:tab w:val="decimal" w:pos="246"/>
                <w:tab w:val="left" w:pos="326"/>
              </w:tabs>
              <w:spacing w:before="15" w:after="15"/>
              <w:rPr>
                <w:sz w:val="18"/>
                <w:szCs w:val="18"/>
              </w:rPr>
            </w:pPr>
            <w:r>
              <w:rPr>
                <w:sz w:val="18"/>
                <w:szCs w:val="18"/>
              </w:rPr>
              <w:tab/>
              <w:t xml:space="preserve">(20.4) </w:t>
            </w:r>
          </w:p>
        </w:tc>
      </w:tr>
      <w:tr w:rsidR="00B6224B" ns2:paraId="1E7C3D46" ns2:textId="77777777" w:rsidTr="00914665">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34986CE6" ns2:textId="77777777" w:rsidR="00B6224B" w:rsidRDefault="00B6224B" w:rsidP="00E427B1">
            <w:pPr>
              <w:spacing w:before="15" w:after="15"/>
              <w:ind w:left="160" w:right="1" w:hanging="160"/>
              <w:rPr>
                <w:sz w:val="18"/>
                <w:szCs w:val="18"/>
              </w:rPr>
            </w:pPr>
            <w:r>
              <w:rPr>
                <w:sz w:val="18"/>
                <w:szCs w:val="18"/>
              </w:rPr>
              <w:t xml:space="preserve">   White blood cell count decreased </w:t>
            </w:r>
          </w:p>
        </w:tc>
        <w:tc>
          <w:tcPr>
            <w:tcW w:w="810" w:type="dxa"/>
            <w:tcBorders>
              <w:top w:val="nil"/>
              <w:left w:val="nil"/>
              <w:bottom w:val="nil"/>
              <w:right w:val="nil"/>
            </w:tcBorders>
          </w:tcPr>
          <w:p ns2:paraId="56968334"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67343EF3"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5A5FE10B" ns2:textId="0734CDEE" w:rsidR="00B6224B" w:rsidRDefault="00B6224B" w:rsidP="00E427B1">
            <w:pPr>
              <w:tabs>
                <w:tab w:val="decimal" w:pos="372"/>
                <w:tab w:val="left" w:pos="452"/>
              </w:tabs>
              <w:spacing w:before="15" w:after="15"/>
              <w:rPr>
                <w:sz w:val="18"/>
                <w:szCs w:val="18"/>
              </w:rPr>
            </w:pPr>
            <w:r>
              <w:rPr>
                <w:sz w:val="18"/>
                <w:szCs w:val="18"/>
              </w:rPr>
              <w:tab/>
              <w:t xml:space="preserve">21 </w:t>
            </w:r>
          </w:p>
        </w:tc>
        <w:tc>
          <w:tcPr>
            <w:tcW w:w="810" w:type="dxa"/>
            <w:tcBorders>
              <w:top w:val="nil"/>
              <w:left w:val="nil"/>
              <w:bottom w:val="nil"/>
              <w:right w:val="single" w:sz="2" w:space="0" w:color="auto"/>
            </w:tcBorders>
          </w:tcPr>
          <w:p ns2:paraId="2B494B00" ns2:textId="0FCCE819" w:rsidR="00B6224B" w:rsidRDefault="00B6224B" w:rsidP="00E427B1">
            <w:pPr>
              <w:tabs>
                <w:tab w:val="decimal" w:pos="246"/>
                <w:tab w:val="left" w:pos="326"/>
              </w:tabs>
              <w:spacing w:before="15" w:after="15"/>
              <w:rPr>
                <w:sz w:val="18"/>
                <w:szCs w:val="18"/>
              </w:rPr>
            </w:pPr>
            <w:r>
              <w:rPr>
                <w:sz w:val="18"/>
                <w:szCs w:val="18"/>
              </w:rPr>
              <w:tab/>
              <w:t xml:space="preserve">(7.5) </w:t>
            </w:r>
          </w:p>
        </w:tc>
        <w:tc>
          <w:tcPr>
            <w:tcW w:w="810" w:type="dxa"/>
            <w:tcBorders>
              <w:top w:val="nil"/>
              <w:left w:val="nil"/>
              <w:bottom w:val="nil"/>
              <w:right w:val="nil"/>
            </w:tcBorders>
          </w:tcPr>
          <w:p ns2:paraId="35CEF6F9" ns2:textId="77777777" w:rsidR="00B6224B" w:rsidRDefault="00B6224B" w:rsidP="00E427B1">
            <w:pPr>
              <w:tabs>
                <w:tab w:val="decimal" w:pos="372"/>
                <w:tab w:val="left" w:pos="452"/>
              </w:tabs>
              <w:spacing w:before="15" w:after="15"/>
              <w:rPr>
                <w:sz w:val="18"/>
                <w:szCs w:val="18"/>
              </w:rPr>
            </w:pPr>
            <w:r>
              <w:rPr>
                <w:sz w:val="18"/>
                <w:szCs w:val="18"/>
              </w:rPr>
              <w:tab/>
              <w:t xml:space="preserve">93 </w:t>
            </w:r>
          </w:p>
        </w:tc>
        <w:tc>
          <w:tcPr>
            <w:tcW w:w="810" w:type="dxa"/>
            <w:tcBorders>
              <w:top w:val="nil"/>
              <w:left w:val="nil"/>
              <w:bottom w:val="nil"/>
              <w:right w:val="single" w:sz="2" w:space="0" w:color="auto"/>
            </w:tcBorders>
          </w:tcPr>
          <w:p ns2:paraId="5FE57C3B" ns2:textId="42F0C93E" w:rsidR="00B6224B" w:rsidRDefault="00B6224B" w:rsidP="00E427B1">
            <w:pPr>
              <w:tabs>
                <w:tab w:val="decimal" w:pos="246"/>
                <w:tab w:val="left" w:pos="326"/>
              </w:tabs>
              <w:spacing w:before="15" w:after="15"/>
              <w:rPr>
                <w:sz w:val="18"/>
                <w:szCs w:val="18"/>
              </w:rPr>
            </w:pPr>
            <w:r>
              <w:rPr>
                <w:sz w:val="18"/>
                <w:szCs w:val="18"/>
              </w:rPr>
              <w:tab/>
              <w:t xml:space="preserve">(20.7) </w:t>
            </w:r>
          </w:p>
        </w:tc>
        <w:tc>
          <w:tcPr>
            <w:tcW w:w="810" w:type="dxa"/>
            <w:tcBorders>
              <w:top w:val="nil"/>
              <w:left w:val="nil"/>
              <w:bottom w:val="nil"/>
              <w:right w:val="nil"/>
            </w:tcBorders>
          </w:tcPr>
          <w:p ns2:paraId="01DBD21B"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69181426"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5BC9D471" ns2:textId="77777777" w:rsidR="00B6224B" w:rsidRDefault="00B6224B" w:rsidP="00E427B1">
            <w:pPr>
              <w:tabs>
                <w:tab w:val="decimal" w:pos="372"/>
                <w:tab w:val="left" w:pos="452"/>
              </w:tabs>
              <w:spacing w:before="15" w:after="15"/>
              <w:rPr>
                <w:sz w:val="18"/>
                <w:szCs w:val="18"/>
              </w:rPr>
            </w:pPr>
            <w:r>
              <w:rPr>
                <w:sz w:val="18"/>
                <w:szCs w:val="18"/>
              </w:rPr>
              <w:tab/>
              <w:t xml:space="preserve">5 </w:t>
            </w:r>
          </w:p>
        </w:tc>
        <w:tc>
          <w:tcPr>
            <w:tcW w:w="810" w:type="dxa"/>
            <w:tcBorders>
              <w:top w:val="nil"/>
              <w:left w:val="nil"/>
              <w:bottom w:val="nil"/>
              <w:right w:val="single" w:sz="2" w:space="0" w:color="auto"/>
            </w:tcBorders>
          </w:tcPr>
          <w:p ns2:paraId="68E7CD56" ns2:textId="77777777" w:rsidR="00B6224B" w:rsidRDefault="00B6224B" w:rsidP="00E427B1">
            <w:pPr>
              <w:tabs>
                <w:tab w:val="decimal" w:pos="246"/>
                <w:tab w:val="left" w:pos="326"/>
              </w:tabs>
              <w:spacing w:before="15" w:after="15"/>
              <w:rPr>
                <w:sz w:val="18"/>
                <w:szCs w:val="18"/>
              </w:rPr>
            </w:pPr>
            <w:r>
              <w:rPr>
                <w:sz w:val="18"/>
                <w:szCs w:val="18"/>
              </w:rPr>
              <w:tab/>
              <w:t xml:space="preserve">(71.4) </w:t>
            </w:r>
          </w:p>
        </w:tc>
        <w:tc>
          <w:tcPr>
            <w:tcW w:w="810" w:type="dxa"/>
            <w:tcBorders>
              <w:top w:val="nil"/>
              <w:left w:val="nil"/>
              <w:bottom w:val="nil"/>
              <w:right w:val="nil"/>
            </w:tcBorders>
          </w:tcPr>
          <w:p ns2:paraId="1FBD57BA" ns2:textId="2A653846" w:rsidR="00B6224B" w:rsidRDefault="00B6224B" w:rsidP="00E427B1">
            <w:pPr>
              <w:tabs>
                <w:tab w:val="decimal" w:pos="372"/>
                <w:tab w:val="left" w:pos="452"/>
              </w:tabs>
              <w:spacing w:before="15" w:after="15"/>
              <w:rPr>
                <w:sz w:val="18"/>
                <w:szCs w:val="18"/>
              </w:rPr>
            </w:pPr>
            <w:r>
              <w:rPr>
                <w:sz w:val="18"/>
                <w:szCs w:val="18"/>
              </w:rPr>
              <w:tab/>
              <w:t xml:space="preserve">119 </w:t>
            </w:r>
          </w:p>
        </w:tc>
        <w:tc>
          <w:tcPr>
            <w:tcW w:w="810" w:type="dxa"/>
            <w:tcBorders>
              <w:top w:val="nil"/>
              <w:left w:val="nil"/>
              <w:bottom w:val="nil"/>
            </w:tcBorders>
          </w:tcPr>
          <w:p ns2:paraId="3DDB3B3C" ns2:textId="082CACBA" w:rsidR="00B6224B" w:rsidRDefault="00B6224B" w:rsidP="00E427B1">
            <w:pPr>
              <w:tabs>
                <w:tab w:val="decimal" w:pos="246"/>
                <w:tab w:val="left" w:pos="326"/>
              </w:tabs>
              <w:spacing w:before="15" w:after="15"/>
              <w:rPr>
                <w:sz w:val="18"/>
                <w:szCs w:val="18"/>
              </w:rPr>
            </w:pPr>
            <w:r>
              <w:rPr>
                <w:sz w:val="18"/>
                <w:szCs w:val="18"/>
              </w:rPr>
              <w:tab/>
              <w:t xml:space="preserve">(16.0) </w:t>
            </w:r>
          </w:p>
        </w:tc>
      </w:tr>
      <w:tr w:rsidR="00B6224B" ns2:paraId="79C7155B" ns2:textId="77777777" w:rsidTr="00914665">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1F475D0E" ns2:textId="77777777" w:rsidR="00B6224B" w:rsidRDefault="00B6224B" w:rsidP="00E427B1">
            <w:pPr>
              <w:spacing w:before="15" w:after="15"/>
              <w:ind w:left="160" w:right="1" w:hanging="160"/>
              <w:rPr>
                <w:sz w:val="18"/>
                <w:szCs w:val="18"/>
              </w:rPr>
            </w:pPr>
            <w:r>
              <w:rPr>
                <w:sz w:val="18"/>
                <w:szCs w:val="18"/>
              </w:rPr>
              <w:t xml:space="preserve">   Stomatitis </w:t>
            </w:r>
          </w:p>
        </w:tc>
        <w:tc>
          <w:tcPr>
            <w:tcW w:w="810" w:type="dxa"/>
            <w:tcBorders>
              <w:top w:val="nil"/>
              <w:left w:val="nil"/>
              <w:bottom w:val="nil"/>
              <w:right w:val="nil"/>
            </w:tcBorders>
          </w:tcPr>
          <w:p ns2:paraId="0FC9A586"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45DFCB70"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358C65A6" ns2:textId="34EB0023" w:rsidR="00B6224B" w:rsidRDefault="00B6224B" w:rsidP="00E427B1">
            <w:pPr>
              <w:tabs>
                <w:tab w:val="decimal" w:pos="372"/>
                <w:tab w:val="left" w:pos="452"/>
              </w:tabs>
              <w:spacing w:before="15" w:after="15"/>
              <w:rPr>
                <w:sz w:val="18"/>
                <w:szCs w:val="18"/>
              </w:rPr>
            </w:pPr>
            <w:r>
              <w:rPr>
                <w:sz w:val="18"/>
                <w:szCs w:val="18"/>
              </w:rPr>
              <w:tab/>
              <w:t xml:space="preserve">9 </w:t>
            </w:r>
          </w:p>
        </w:tc>
        <w:tc>
          <w:tcPr>
            <w:tcW w:w="810" w:type="dxa"/>
            <w:tcBorders>
              <w:top w:val="nil"/>
              <w:left w:val="nil"/>
              <w:bottom w:val="nil"/>
              <w:right w:val="single" w:sz="2" w:space="0" w:color="auto"/>
            </w:tcBorders>
          </w:tcPr>
          <w:p ns2:paraId="6624629A" ns2:textId="36710AC5" w:rsidR="00B6224B" w:rsidRDefault="00B6224B" w:rsidP="00E427B1">
            <w:pPr>
              <w:tabs>
                <w:tab w:val="decimal" w:pos="246"/>
                <w:tab w:val="left" w:pos="326"/>
              </w:tabs>
              <w:spacing w:before="15" w:after="15"/>
              <w:rPr>
                <w:sz w:val="18"/>
                <w:szCs w:val="18"/>
              </w:rPr>
            </w:pPr>
            <w:r>
              <w:rPr>
                <w:sz w:val="18"/>
                <w:szCs w:val="18"/>
              </w:rPr>
              <w:tab/>
              <w:t xml:space="preserve">(3.2) </w:t>
            </w:r>
          </w:p>
        </w:tc>
        <w:tc>
          <w:tcPr>
            <w:tcW w:w="810" w:type="dxa"/>
            <w:tcBorders>
              <w:top w:val="nil"/>
              <w:left w:val="nil"/>
              <w:bottom w:val="nil"/>
              <w:right w:val="nil"/>
            </w:tcBorders>
          </w:tcPr>
          <w:p ns2:paraId="1CE78ADC" ns2:textId="77777777" w:rsidR="00B6224B" w:rsidRDefault="00B6224B" w:rsidP="00E427B1">
            <w:pPr>
              <w:tabs>
                <w:tab w:val="decimal" w:pos="372"/>
                <w:tab w:val="left" w:pos="452"/>
              </w:tabs>
              <w:spacing w:before="15" w:after="15"/>
              <w:rPr>
                <w:sz w:val="18"/>
                <w:szCs w:val="18"/>
              </w:rPr>
            </w:pPr>
            <w:r>
              <w:rPr>
                <w:sz w:val="18"/>
                <w:szCs w:val="18"/>
              </w:rPr>
              <w:tab/>
              <w:t xml:space="preserve">42 </w:t>
            </w:r>
          </w:p>
        </w:tc>
        <w:tc>
          <w:tcPr>
            <w:tcW w:w="810" w:type="dxa"/>
            <w:tcBorders>
              <w:top w:val="nil"/>
              <w:left w:val="nil"/>
              <w:bottom w:val="nil"/>
              <w:right w:val="single" w:sz="2" w:space="0" w:color="auto"/>
            </w:tcBorders>
          </w:tcPr>
          <w:p ns2:paraId="79C6D663" ns2:textId="29B6E90E" w:rsidR="00B6224B" w:rsidRDefault="00B6224B" w:rsidP="00E427B1">
            <w:pPr>
              <w:tabs>
                <w:tab w:val="decimal" w:pos="246"/>
                <w:tab w:val="left" w:pos="326"/>
              </w:tabs>
              <w:spacing w:before="15" w:after="15"/>
              <w:rPr>
                <w:sz w:val="18"/>
                <w:szCs w:val="18"/>
              </w:rPr>
            </w:pPr>
            <w:r>
              <w:rPr>
                <w:sz w:val="18"/>
                <w:szCs w:val="18"/>
              </w:rPr>
              <w:tab/>
              <w:t xml:space="preserve">(9.4) </w:t>
            </w:r>
          </w:p>
        </w:tc>
        <w:tc>
          <w:tcPr>
            <w:tcW w:w="810" w:type="dxa"/>
            <w:tcBorders>
              <w:top w:val="nil"/>
              <w:left w:val="nil"/>
              <w:bottom w:val="nil"/>
              <w:right w:val="nil"/>
            </w:tcBorders>
          </w:tcPr>
          <w:p ns2:paraId="5C1B8435" ns2:textId="77777777" w:rsidR="00B6224B" w:rsidRDefault="00B6224B" w:rsidP="00E427B1">
            <w:pPr>
              <w:tabs>
                <w:tab w:val="decimal" w:pos="372"/>
                <w:tab w:val="left" w:pos="452"/>
              </w:tabs>
              <w:spacing w:before="15" w:after="15"/>
              <w:rPr>
                <w:sz w:val="18"/>
                <w:szCs w:val="18"/>
              </w:rPr>
            </w:pPr>
            <w:r>
              <w:rPr>
                <w:sz w:val="18"/>
                <w:szCs w:val="18"/>
              </w:rPr>
              <w:tab/>
              <w:t xml:space="preserve">2 </w:t>
            </w:r>
          </w:p>
        </w:tc>
        <w:tc>
          <w:tcPr>
            <w:tcW w:w="810" w:type="dxa"/>
            <w:tcBorders>
              <w:top w:val="nil"/>
              <w:left w:val="nil"/>
              <w:bottom w:val="nil"/>
              <w:right w:val="single" w:sz="2" w:space="0" w:color="auto"/>
            </w:tcBorders>
          </w:tcPr>
          <w:p ns2:paraId="26ABC2FE" ns2:textId="77777777" w:rsidR="00B6224B" w:rsidRDefault="00B6224B" w:rsidP="00E427B1">
            <w:pPr>
              <w:tabs>
                <w:tab w:val="decimal" w:pos="246"/>
                <w:tab w:val="left" w:pos="326"/>
              </w:tabs>
              <w:spacing w:before="15" w:after="15"/>
              <w:rPr>
                <w:sz w:val="18"/>
                <w:szCs w:val="18"/>
              </w:rPr>
            </w:pPr>
            <w:r>
              <w:rPr>
                <w:sz w:val="18"/>
                <w:szCs w:val="18"/>
              </w:rPr>
              <w:tab/>
              <w:t xml:space="preserve">(40.0) </w:t>
            </w:r>
          </w:p>
        </w:tc>
        <w:tc>
          <w:tcPr>
            <w:tcW w:w="810" w:type="dxa"/>
            <w:tcBorders>
              <w:top w:val="nil"/>
              <w:left w:val="nil"/>
              <w:bottom w:val="nil"/>
              <w:right w:val="nil"/>
            </w:tcBorders>
          </w:tcPr>
          <w:p ns2:paraId="266446AB" ns2:textId="77777777" w:rsidR="00B6224B" w:rsidRDefault="00B6224B" w:rsidP="00E427B1">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6FF7D108" ns2:textId="77777777" w:rsidR="00B6224B" w:rsidRDefault="00B6224B" w:rsidP="00E427B1">
            <w:pPr>
              <w:tabs>
                <w:tab w:val="decimal" w:pos="246"/>
                <w:tab w:val="left" w:pos="326"/>
              </w:tabs>
              <w:spacing w:before="15" w:after="15"/>
              <w:rPr>
                <w:sz w:val="18"/>
                <w:szCs w:val="18"/>
              </w:rPr>
            </w:pPr>
            <w:r>
              <w:rPr>
                <w:sz w:val="18"/>
                <w:szCs w:val="18"/>
              </w:rPr>
              <w:tab/>
              <w:t xml:space="preserve">(14.3) </w:t>
            </w:r>
          </w:p>
        </w:tc>
        <w:tc>
          <w:tcPr>
            <w:tcW w:w="810" w:type="dxa"/>
            <w:tcBorders>
              <w:top w:val="nil"/>
              <w:left w:val="nil"/>
              <w:bottom w:val="nil"/>
              <w:right w:val="nil"/>
            </w:tcBorders>
          </w:tcPr>
          <w:p ns2:paraId="111B019E" ns2:textId="69178E7B" w:rsidR="00B6224B" w:rsidRDefault="00B6224B" w:rsidP="00E427B1">
            <w:pPr>
              <w:tabs>
                <w:tab w:val="decimal" w:pos="372"/>
                <w:tab w:val="left" w:pos="452"/>
              </w:tabs>
              <w:spacing w:before="15" w:after="15"/>
              <w:rPr>
                <w:sz w:val="18"/>
                <w:szCs w:val="18"/>
              </w:rPr>
            </w:pPr>
            <w:r>
              <w:rPr>
                <w:sz w:val="18"/>
                <w:szCs w:val="18"/>
              </w:rPr>
              <w:tab/>
              <w:t xml:space="preserve">54 </w:t>
            </w:r>
          </w:p>
        </w:tc>
        <w:tc>
          <w:tcPr>
            <w:tcW w:w="810" w:type="dxa"/>
            <w:tcBorders>
              <w:top w:val="nil"/>
              <w:left w:val="nil"/>
              <w:bottom w:val="nil"/>
            </w:tcBorders>
          </w:tcPr>
          <w:p ns2:paraId="5419B87A" ns2:textId="47C20110" w:rsidR="00B6224B" w:rsidRDefault="00B6224B" w:rsidP="00E427B1">
            <w:pPr>
              <w:tabs>
                <w:tab w:val="decimal" w:pos="246"/>
                <w:tab w:val="left" w:pos="326"/>
              </w:tabs>
              <w:spacing w:before="15" w:after="15"/>
              <w:rPr>
                <w:sz w:val="18"/>
                <w:szCs w:val="18"/>
              </w:rPr>
            </w:pPr>
            <w:r>
              <w:rPr>
                <w:sz w:val="18"/>
                <w:szCs w:val="18"/>
              </w:rPr>
              <w:tab/>
              <w:t xml:space="preserve">(7.2) </w:t>
            </w:r>
          </w:p>
        </w:tc>
      </w:tr>
      <w:tr w:rsidR="00B6224B" ns2:paraId="14C183E9" ns2:textId="77777777" w:rsidTr="00914665">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658B399E" ns2:textId="77777777" w:rsidR="00B6224B" w:rsidRDefault="00B6224B" w:rsidP="00E427B1">
            <w:pPr>
              <w:spacing w:before="15" w:after="15"/>
              <w:ind w:left="160" w:right="1" w:hanging="160"/>
              <w:rPr>
                <w:sz w:val="18"/>
                <w:szCs w:val="18"/>
              </w:rPr>
            </w:pPr>
            <w:r>
              <w:rPr>
                <w:sz w:val="18"/>
                <w:szCs w:val="18"/>
              </w:rPr>
              <w:t xml:space="preserve">   Platelet count decreased </w:t>
            </w:r>
          </w:p>
        </w:tc>
        <w:tc>
          <w:tcPr>
            <w:tcW w:w="810" w:type="dxa"/>
            <w:tcBorders>
              <w:top w:val="nil"/>
              <w:left w:val="nil"/>
              <w:bottom w:val="nil"/>
              <w:right w:val="nil"/>
            </w:tcBorders>
          </w:tcPr>
          <w:p ns2:paraId="292E6274"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7383BFDF"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2064D602" ns2:textId="78AFB0BB" w:rsidR="00B6224B" w:rsidRDefault="00B6224B" w:rsidP="00E427B1">
            <w:pPr>
              <w:tabs>
                <w:tab w:val="decimal" w:pos="372"/>
                <w:tab w:val="left" w:pos="452"/>
              </w:tabs>
              <w:spacing w:before="15" w:after="15"/>
              <w:rPr>
                <w:sz w:val="18"/>
                <w:szCs w:val="18"/>
              </w:rPr>
            </w:pPr>
            <w:r>
              <w:rPr>
                <w:sz w:val="18"/>
                <w:szCs w:val="18"/>
              </w:rPr>
              <w:tab/>
              <w:t xml:space="preserve">7 </w:t>
            </w:r>
          </w:p>
        </w:tc>
        <w:tc>
          <w:tcPr>
            <w:tcW w:w="810" w:type="dxa"/>
            <w:tcBorders>
              <w:top w:val="nil"/>
              <w:left w:val="nil"/>
              <w:bottom w:val="nil"/>
              <w:right w:val="single" w:sz="2" w:space="0" w:color="auto"/>
            </w:tcBorders>
          </w:tcPr>
          <w:p ns2:paraId="5772D847" ns2:textId="071BE1AF" w:rsidR="00B6224B" w:rsidRDefault="00B6224B" w:rsidP="00E427B1">
            <w:pPr>
              <w:tabs>
                <w:tab w:val="decimal" w:pos="246"/>
                <w:tab w:val="left" w:pos="326"/>
              </w:tabs>
              <w:spacing w:before="15" w:after="15"/>
              <w:rPr>
                <w:sz w:val="18"/>
                <w:szCs w:val="18"/>
              </w:rPr>
            </w:pPr>
            <w:r>
              <w:rPr>
                <w:sz w:val="18"/>
                <w:szCs w:val="18"/>
              </w:rPr>
              <w:tab/>
              <w:t xml:space="preserve">(2.5) </w:t>
            </w:r>
          </w:p>
        </w:tc>
        <w:tc>
          <w:tcPr>
            <w:tcW w:w="810" w:type="dxa"/>
            <w:tcBorders>
              <w:top w:val="nil"/>
              <w:left w:val="nil"/>
              <w:bottom w:val="nil"/>
              <w:right w:val="nil"/>
            </w:tcBorders>
          </w:tcPr>
          <w:p ns2:paraId="6BDFF58E" ns2:textId="77777777" w:rsidR="00B6224B" w:rsidRDefault="00B6224B" w:rsidP="00E427B1">
            <w:pPr>
              <w:tabs>
                <w:tab w:val="decimal" w:pos="372"/>
                <w:tab w:val="left" w:pos="452"/>
              </w:tabs>
              <w:spacing w:before="15" w:after="15"/>
              <w:rPr>
                <w:sz w:val="18"/>
                <w:szCs w:val="18"/>
              </w:rPr>
            </w:pPr>
            <w:r>
              <w:rPr>
                <w:sz w:val="18"/>
                <w:szCs w:val="18"/>
              </w:rPr>
              <w:tab/>
              <w:t xml:space="preserve">32 </w:t>
            </w:r>
          </w:p>
        </w:tc>
        <w:tc>
          <w:tcPr>
            <w:tcW w:w="810" w:type="dxa"/>
            <w:tcBorders>
              <w:top w:val="nil"/>
              <w:left w:val="nil"/>
              <w:bottom w:val="nil"/>
              <w:right w:val="single" w:sz="2" w:space="0" w:color="auto"/>
            </w:tcBorders>
          </w:tcPr>
          <w:p ns2:paraId="09DC39A8" ns2:textId="77777777" w:rsidR="00B6224B" w:rsidRDefault="00B6224B" w:rsidP="00E427B1">
            <w:pPr>
              <w:tabs>
                <w:tab w:val="decimal" w:pos="246"/>
                <w:tab w:val="left" w:pos="326"/>
              </w:tabs>
              <w:spacing w:before="15" w:after="15"/>
              <w:rPr>
                <w:sz w:val="18"/>
                <w:szCs w:val="18"/>
              </w:rPr>
            </w:pPr>
            <w:r>
              <w:rPr>
                <w:sz w:val="18"/>
                <w:szCs w:val="18"/>
              </w:rPr>
              <w:tab/>
              <w:t xml:space="preserve">(7.1) </w:t>
            </w:r>
          </w:p>
        </w:tc>
        <w:tc>
          <w:tcPr>
            <w:tcW w:w="810" w:type="dxa"/>
            <w:tcBorders>
              <w:top w:val="nil"/>
              <w:left w:val="nil"/>
              <w:bottom w:val="nil"/>
              <w:right w:val="nil"/>
            </w:tcBorders>
          </w:tcPr>
          <w:p ns2:paraId="609C9940" ns2:textId="77777777" w:rsidR="00B6224B" w:rsidRDefault="00B6224B" w:rsidP="00E427B1">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72B0276E" ns2:textId="77777777" w:rsidR="00B6224B" w:rsidRDefault="00B6224B" w:rsidP="00E427B1">
            <w:pPr>
              <w:tabs>
                <w:tab w:val="decimal" w:pos="246"/>
                <w:tab w:val="left" w:pos="326"/>
              </w:tabs>
              <w:spacing w:before="15" w:after="15"/>
              <w:rPr>
                <w:sz w:val="18"/>
                <w:szCs w:val="18"/>
              </w:rPr>
            </w:pPr>
            <w:r>
              <w:rPr>
                <w:sz w:val="18"/>
                <w:szCs w:val="18"/>
              </w:rPr>
              <w:tab/>
              <w:t xml:space="preserve">(20.0) </w:t>
            </w:r>
          </w:p>
        </w:tc>
        <w:tc>
          <w:tcPr>
            <w:tcW w:w="810" w:type="dxa"/>
            <w:tcBorders>
              <w:top w:val="nil"/>
              <w:left w:val="nil"/>
              <w:bottom w:val="nil"/>
              <w:right w:val="nil"/>
            </w:tcBorders>
          </w:tcPr>
          <w:p ns2:paraId="6AE5987A" ns2:textId="77777777" w:rsidR="00B6224B" w:rsidRDefault="00B6224B" w:rsidP="00E427B1">
            <w:pPr>
              <w:tabs>
                <w:tab w:val="decimal" w:pos="372"/>
                <w:tab w:val="left" w:pos="452"/>
              </w:tabs>
              <w:spacing w:before="15" w:after="15"/>
              <w:rPr>
                <w:sz w:val="18"/>
                <w:szCs w:val="18"/>
              </w:rPr>
            </w:pPr>
            <w:r>
              <w:rPr>
                <w:sz w:val="18"/>
                <w:szCs w:val="18"/>
              </w:rPr>
              <w:tab/>
              <w:t xml:space="preserve">3 </w:t>
            </w:r>
          </w:p>
        </w:tc>
        <w:tc>
          <w:tcPr>
            <w:tcW w:w="810" w:type="dxa"/>
            <w:tcBorders>
              <w:top w:val="nil"/>
              <w:left w:val="nil"/>
              <w:bottom w:val="nil"/>
              <w:right w:val="single" w:sz="2" w:space="0" w:color="auto"/>
            </w:tcBorders>
          </w:tcPr>
          <w:p ns2:paraId="0517615B" ns2:textId="77777777" w:rsidR="00B6224B" w:rsidRDefault="00B6224B" w:rsidP="00E427B1">
            <w:pPr>
              <w:tabs>
                <w:tab w:val="decimal" w:pos="246"/>
                <w:tab w:val="left" w:pos="326"/>
              </w:tabs>
              <w:spacing w:before="15" w:after="15"/>
              <w:rPr>
                <w:sz w:val="18"/>
                <w:szCs w:val="18"/>
              </w:rPr>
            </w:pPr>
            <w:r>
              <w:rPr>
                <w:sz w:val="18"/>
                <w:szCs w:val="18"/>
              </w:rPr>
              <w:tab/>
              <w:t xml:space="preserve">(42.9) </w:t>
            </w:r>
          </w:p>
        </w:tc>
        <w:tc>
          <w:tcPr>
            <w:tcW w:w="810" w:type="dxa"/>
            <w:tcBorders>
              <w:top w:val="nil"/>
              <w:left w:val="nil"/>
              <w:bottom w:val="nil"/>
              <w:right w:val="nil"/>
            </w:tcBorders>
          </w:tcPr>
          <w:p ns2:paraId="6CFE9C39" ns2:textId="53ADB1D7" w:rsidR="00B6224B" w:rsidRDefault="00B6224B" w:rsidP="00E427B1">
            <w:pPr>
              <w:tabs>
                <w:tab w:val="decimal" w:pos="372"/>
                <w:tab w:val="left" w:pos="452"/>
              </w:tabs>
              <w:spacing w:before="15" w:after="15"/>
              <w:rPr>
                <w:sz w:val="18"/>
                <w:szCs w:val="18"/>
              </w:rPr>
            </w:pPr>
            <w:r>
              <w:rPr>
                <w:sz w:val="18"/>
                <w:szCs w:val="18"/>
              </w:rPr>
              <w:tab/>
              <w:t xml:space="preserve">43 </w:t>
            </w:r>
          </w:p>
        </w:tc>
        <w:tc>
          <w:tcPr>
            <w:tcW w:w="810" w:type="dxa"/>
            <w:tcBorders>
              <w:top w:val="nil"/>
              <w:left w:val="nil"/>
              <w:bottom w:val="nil"/>
            </w:tcBorders>
          </w:tcPr>
          <w:p ns2:paraId="7EBC3170" ns2:textId="498C78F2" w:rsidR="00B6224B" w:rsidRDefault="00B6224B" w:rsidP="00E427B1">
            <w:pPr>
              <w:tabs>
                <w:tab w:val="decimal" w:pos="246"/>
                <w:tab w:val="left" w:pos="326"/>
              </w:tabs>
              <w:spacing w:before="15" w:after="15"/>
              <w:rPr>
                <w:sz w:val="18"/>
                <w:szCs w:val="18"/>
              </w:rPr>
            </w:pPr>
            <w:r>
              <w:rPr>
                <w:sz w:val="18"/>
                <w:szCs w:val="18"/>
              </w:rPr>
              <w:tab/>
              <w:t xml:space="preserve">(5.8) </w:t>
            </w:r>
          </w:p>
        </w:tc>
      </w:tr>
      <w:tr w:rsidR="00B6224B" ns2:paraId="61908230" ns2:textId="77777777" w:rsidTr="00914665">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5EEE3C9D" ns2:textId="77777777" w:rsidR="00B6224B" w:rsidRDefault="00B6224B" w:rsidP="00E427B1">
            <w:pPr>
              <w:spacing w:before="15" w:after="15"/>
              <w:ind w:left="160" w:right="1" w:hanging="160"/>
              <w:rPr>
                <w:sz w:val="18"/>
                <w:szCs w:val="18"/>
              </w:rPr>
            </w:pPr>
            <w:r>
              <w:rPr>
                <w:sz w:val="18"/>
                <w:szCs w:val="18"/>
              </w:rPr>
              <w:t xml:space="preserve">   Lymphocyte count decreased </w:t>
            </w:r>
          </w:p>
        </w:tc>
        <w:tc>
          <w:tcPr>
            <w:tcW w:w="810" w:type="dxa"/>
            <w:tcBorders>
              <w:top w:val="nil"/>
              <w:left w:val="nil"/>
              <w:bottom w:val="nil"/>
              <w:right w:val="nil"/>
            </w:tcBorders>
          </w:tcPr>
          <w:p ns2:paraId="74982B00"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0CB68249"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50B0D18E" ns2:textId="2D08AEB6" w:rsidR="00B6224B" w:rsidRDefault="00B6224B" w:rsidP="00E427B1">
            <w:pPr>
              <w:tabs>
                <w:tab w:val="decimal" w:pos="372"/>
                <w:tab w:val="left" w:pos="452"/>
              </w:tabs>
              <w:spacing w:before="15" w:after="15"/>
              <w:rPr>
                <w:sz w:val="18"/>
                <w:szCs w:val="18"/>
              </w:rPr>
            </w:pPr>
            <w:r>
              <w:rPr>
                <w:sz w:val="18"/>
                <w:szCs w:val="18"/>
              </w:rPr>
              <w:tab/>
              <w:t xml:space="preserve">7 </w:t>
            </w:r>
          </w:p>
        </w:tc>
        <w:tc>
          <w:tcPr>
            <w:tcW w:w="810" w:type="dxa"/>
            <w:tcBorders>
              <w:top w:val="nil"/>
              <w:left w:val="nil"/>
              <w:bottom w:val="nil"/>
              <w:right w:val="single" w:sz="2" w:space="0" w:color="auto"/>
            </w:tcBorders>
          </w:tcPr>
          <w:p ns2:paraId="2A6426C7" ns2:textId="41234AF1" w:rsidR="00B6224B" w:rsidRDefault="00B6224B" w:rsidP="00E427B1">
            <w:pPr>
              <w:tabs>
                <w:tab w:val="decimal" w:pos="246"/>
                <w:tab w:val="left" w:pos="326"/>
              </w:tabs>
              <w:spacing w:before="15" w:after="15"/>
              <w:rPr>
                <w:sz w:val="18"/>
                <w:szCs w:val="18"/>
              </w:rPr>
            </w:pPr>
            <w:r>
              <w:rPr>
                <w:sz w:val="18"/>
                <w:szCs w:val="18"/>
              </w:rPr>
              <w:tab/>
              <w:t xml:space="preserve">(2.5) </w:t>
            </w:r>
          </w:p>
        </w:tc>
        <w:tc>
          <w:tcPr>
            <w:tcW w:w="810" w:type="dxa"/>
            <w:tcBorders>
              <w:top w:val="nil"/>
              <w:left w:val="nil"/>
              <w:bottom w:val="nil"/>
              <w:right w:val="nil"/>
            </w:tcBorders>
          </w:tcPr>
          <w:p ns2:paraId="5F30733D" ns2:textId="77777777" w:rsidR="00B6224B" w:rsidRDefault="00B6224B" w:rsidP="00E427B1">
            <w:pPr>
              <w:tabs>
                <w:tab w:val="decimal" w:pos="372"/>
                <w:tab w:val="left" w:pos="452"/>
              </w:tabs>
              <w:spacing w:before="15" w:after="15"/>
              <w:rPr>
                <w:sz w:val="18"/>
                <w:szCs w:val="18"/>
              </w:rPr>
            </w:pPr>
            <w:r>
              <w:rPr>
                <w:sz w:val="18"/>
                <w:szCs w:val="18"/>
              </w:rPr>
              <w:tab/>
              <w:t xml:space="preserve">23 </w:t>
            </w:r>
          </w:p>
        </w:tc>
        <w:tc>
          <w:tcPr>
            <w:tcW w:w="810" w:type="dxa"/>
            <w:tcBorders>
              <w:top w:val="nil"/>
              <w:left w:val="nil"/>
              <w:bottom w:val="nil"/>
              <w:right w:val="single" w:sz="2" w:space="0" w:color="auto"/>
            </w:tcBorders>
          </w:tcPr>
          <w:p ns2:paraId="60C1C7EB" ns2:textId="77777777" w:rsidR="00B6224B" w:rsidRDefault="00B6224B" w:rsidP="00E427B1">
            <w:pPr>
              <w:tabs>
                <w:tab w:val="decimal" w:pos="246"/>
                <w:tab w:val="left" w:pos="326"/>
              </w:tabs>
              <w:spacing w:before="15" w:after="15"/>
              <w:rPr>
                <w:sz w:val="18"/>
                <w:szCs w:val="18"/>
              </w:rPr>
            </w:pPr>
            <w:r>
              <w:rPr>
                <w:sz w:val="18"/>
                <w:szCs w:val="18"/>
              </w:rPr>
              <w:tab/>
              <w:t xml:space="preserve">(5.1) </w:t>
            </w:r>
          </w:p>
        </w:tc>
        <w:tc>
          <w:tcPr>
            <w:tcW w:w="810" w:type="dxa"/>
            <w:tcBorders>
              <w:top w:val="nil"/>
              <w:left w:val="nil"/>
              <w:bottom w:val="nil"/>
              <w:right w:val="nil"/>
            </w:tcBorders>
          </w:tcPr>
          <w:p ns2:paraId="051F7DA2"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24235B9D"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7B7E4C81"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3749F317"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2AFF8782" ns2:textId="01FEDCB1" w:rsidR="00B6224B" w:rsidRDefault="00B6224B" w:rsidP="00E427B1">
            <w:pPr>
              <w:tabs>
                <w:tab w:val="decimal" w:pos="372"/>
                <w:tab w:val="left" w:pos="452"/>
              </w:tabs>
              <w:spacing w:before="15" w:after="15"/>
              <w:rPr>
                <w:sz w:val="18"/>
                <w:szCs w:val="18"/>
              </w:rPr>
            </w:pPr>
            <w:r>
              <w:rPr>
                <w:sz w:val="18"/>
                <w:szCs w:val="18"/>
              </w:rPr>
              <w:tab/>
              <w:t xml:space="preserve">30 </w:t>
            </w:r>
          </w:p>
        </w:tc>
        <w:tc>
          <w:tcPr>
            <w:tcW w:w="810" w:type="dxa"/>
            <w:tcBorders>
              <w:top w:val="nil"/>
              <w:left w:val="nil"/>
              <w:bottom w:val="nil"/>
            </w:tcBorders>
          </w:tcPr>
          <w:p ns2:paraId="27FE4B03" ns2:textId="29651D50" w:rsidR="00B6224B" w:rsidRDefault="00B6224B" w:rsidP="00E427B1">
            <w:pPr>
              <w:tabs>
                <w:tab w:val="decimal" w:pos="246"/>
                <w:tab w:val="left" w:pos="326"/>
              </w:tabs>
              <w:spacing w:before="15" w:after="15"/>
              <w:rPr>
                <w:sz w:val="18"/>
                <w:szCs w:val="18"/>
              </w:rPr>
            </w:pPr>
            <w:r>
              <w:rPr>
                <w:sz w:val="18"/>
                <w:szCs w:val="18"/>
              </w:rPr>
              <w:tab/>
              <w:t xml:space="preserve">(4.0) </w:t>
            </w:r>
          </w:p>
        </w:tc>
      </w:tr>
      <w:tr w:rsidR="00B6224B" ns2:paraId="4E70695B" ns2:textId="77777777" w:rsidTr="00914665">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7FDF4BF1" ns2:textId="77777777" w:rsidR="00B6224B" w:rsidRDefault="00B6224B" w:rsidP="00E427B1">
            <w:pPr>
              <w:spacing w:before="15" w:after="15"/>
              <w:ind w:left="160" w:right="1" w:hanging="160"/>
              <w:rPr>
                <w:sz w:val="18"/>
                <w:szCs w:val="18"/>
              </w:rPr>
            </w:pPr>
            <w:r>
              <w:rPr>
                <w:sz w:val="18"/>
                <w:szCs w:val="18"/>
              </w:rPr>
              <w:t xml:space="preserve">   Neutropenia </w:t>
            </w:r>
          </w:p>
        </w:tc>
        <w:tc>
          <w:tcPr>
            <w:tcW w:w="810" w:type="dxa"/>
            <w:tcBorders>
              <w:top w:val="nil"/>
              <w:left w:val="nil"/>
              <w:bottom w:val="nil"/>
              <w:right w:val="nil"/>
            </w:tcBorders>
          </w:tcPr>
          <w:p ns2:paraId="34715AF5"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7BBB2CF6"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56B8CFE7" ns2:textId="77777777" w:rsidR="00B6224B" w:rsidRDefault="00B6224B" w:rsidP="00E427B1">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0B0CB88C" ns2:textId="27224395" w:rsidR="00B6224B" w:rsidRDefault="00B6224B" w:rsidP="00E427B1">
            <w:pPr>
              <w:tabs>
                <w:tab w:val="decimal" w:pos="246"/>
                <w:tab w:val="left" w:pos="326"/>
              </w:tabs>
              <w:spacing w:before="15" w:after="15"/>
              <w:rPr>
                <w:sz w:val="18"/>
                <w:szCs w:val="18"/>
              </w:rPr>
            </w:pPr>
            <w:r>
              <w:rPr>
                <w:sz w:val="18"/>
                <w:szCs w:val="18"/>
              </w:rPr>
              <w:tab/>
              <w:t xml:space="preserve">(0.4) </w:t>
            </w:r>
          </w:p>
        </w:tc>
        <w:tc>
          <w:tcPr>
            <w:tcW w:w="810" w:type="dxa"/>
            <w:tcBorders>
              <w:top w:val="nil"/>
              <w:left w:val="nil"/>
              <w:bottom w:val="nil"/>
              <w:right w:val="nil"/>
            </w:tcBorders>
          </w:tcPr>
          <w:p ns2:paraId="02108E5B" ns2:textId="77777777" w:rsidR="00B6224B" w:rsidRDefault="00B6224B" w:rsidP="00E427B1">
            <w:pPr>
              <w:tabs>
                <w:tab w:val="decimal" w:pos="372"/>
                <w:tab w:val="left" w:pos="452"/>
              </w:tabs>
              <w:spacing w:before="15" w:after="15"/>
              <w:rPr>
                <w:sz w:val="18"/>
                <w:szCs w:val="18"/>
              </w:rPr>
            </w:pPr>
            <w:r>
              <w:rPr>
                <w:sz w:val="18"/>
                <w:szCs w:val="18"/>
              </w:rPr>
              <w:tab/>
              <w:t xml:space="preserve">8 </w:t>
            </w:r>
          </w:p>
        </w:tc>
        <w:tc>
          <w:tcPr>
            <w:tcW w:w="810" w:type="dxa"/>
            <w:tcBorders>
              <w:top w:val="nil"/>
              <w:left w:val="nil"/>
              <w:bottom w:val="nil"/>
              <w:right w:val="single" w:sz="2" w:space="0" w:color="auto"/>
            </w:tcBorders>
          </w:tcPr>
          <w:p ns2:paraId="5031F513" ns2:textId="77777777" w:rsidR="00B6224B" w:rsidRDefault="00B6224B" w:rsidP="00E427B1">
            <w:pPr>
              <w:tabs>
                <w:tab w:val="decimal" w:pos="246"/>
                <w:tab w:val="left" w:pos="326"/>
              </w:tabs>
              <w:spacing w:before="15" w:after="15"/>
              <w:rPr>
                <w:sz w:val="18"/>
                <w:szCs w:val="18"/>
              </w:rPr>
            </w:pPr>
            <w:r>
              <w:rPr>
                <w:sz w:val="18"/>
                <w:szCs w:val="18"/>
              </w:rPr>
              <w:tab/>
              <w:t xml:space="preserve">(1.8) </w:t>
            </w:r>
          </w:p>
        </w:tc>
        <w:tc>
          <w:tcPr>
            <w:tcW w:w="810" w:type="dxa"/>
            <w:tcBorders>
              <w:top w:val="nil"/>
              <w:left w:val="nil"/>
              <w:bottom w:val="nil"/>
              <w:right w:val="nil"/>
            </w:tcBorders>
          </w:tcPr>
          <w:p ns2:paraId="2793C6B4"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6B3AA7FA"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444B11B0" ns2:textId="77777777" w:rsidR="00B6224B" w:rsidRDefault="00B6224B" w:rsidP="00E427B1">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0EF26E1F" ns2:textId="77777777" w:rsidR="00B6224B" w:rsidRDefault="00B6224B" w:rsidP="00E427B1">
            <w:pPr>
              <w:tabs>
                <w:tab w:val="decimal" w:pos="246"/>
                <w:tab w:val="left" w:pos="326"/>
              </w:tabs>
              <w:spacing w:before="15" w:after="15"/>
              <w:rPr>
                <w:sz w:val="18"/>
                <w:szCs w:val="18"/>
              </w:rPr>
            </w:pPr>
            <w:r>
              <w:rPr>
                <w:sz w:val="18"/>
                <w:szCs w:val="18"/>
              </w:rPr>
              <w:tab/>
              <w:t xml:space="preserve">(14.3) </w:t>
            </w:r>
          </w:p>
        </w:tc>
        <w:tc>
          <w:tcPr>
            <w:tcW w:w="810" w:type="dxa"/>
            <w:tcBorders>
              <w:top w:val="nil"/>
              <w:left w:val="nil"/>
              <w:bottom w:val="nil"/>
              <w:right w:val="nil"/>
            </w:tcBorders>
          </w:tcPr>
          <w:p ns2:paraId="0577654B" ns2:textId="77777777" w:rsidR="00B6224B" w:rsidRDefault="00B6224B" w:rsidP="00E427B1">
            <w:pPr>
              <w:tabs>
                <w:tab w:val="decimal" w:pos="372"/>
                <w:tab w:val="left" w:pos="452"/>
              </w:tabs>
              <w:spacing w:before="15" w:after="15"/>
              <w:rPr>
                <w:sz w:val="18"/>
                <w:szCs w:val="18"/>
              </w:rPr>
            </w:pPr>
            <w:r>
              <w:rPr>
                <w:sz w:val="18"/>
                <w:szCs w:val="18"/>
              </w:rPr>
              <w:tab/>
              <w:t xml:space="preserve">10 </w:t>
            </w:r>
          </w:p>
        </w:tc>
        <w:tc>
          <w:tcPr>
            <w:tcW w:w="810" w:type="dxa"/>
            <w:tcBorders>
              <w:top w:val="nil"/>
              <w:left w:val="nil"/>
              <w:bottom w:val="nil"/>
            </w:tcBorders>
          </w:tcPr>
          <w:p ns2:paraId="5075B367" ns2:textId="68877A7A" w:rsidR="00B6224B" w:rsidRDefault="00B6224B" w:rsidP="00E427B1">
            <w:pPr>
              <w:tabs>
                <w:tab w:val="decimal" w:pos="246"/>
                <w:tab w:val="left" w:pos="326"/>
              </w:tabs>
              <w:spacing w:before="15" w:after="15"/>
              <w:rPr>
                <w:sz w:val="18"/>
                <w:szCs w:val="18"/>
              </w:rPr>
            </w:pPr>
            <w:r>
              <w:rPr>
                <w:sz w:val="18"/>
                <w:szCs w:val="18"/>
              </w:rPr>
              <w:tab/>
              <w:t xml:space="preserve">(1.3) </w:t>
            </w:r>
          </w:p>
        </w:tc>
      </w:tr>
      <w:tr w:rsidR="00B6224B" ns2:paraId="55E36479" ns2:textId="77777777" w:rsidTr="00914665">
        <w:tblPrEx>
          <w:tblBorders>
            <w:top w:val="single" w:sz="6" w:space="0" w:color="auto"/>
            <w:bottom w:val="single" w:sz="6" w:space="0" w:color="auto"/>
          </w:tblBorders>
        </w:tblPrEx>
        <w:trPr>
          <w:jc w:val="center"/>
        </w:trPr>
        <w:tc>
          <w:tcPr>
            <w:tcW w:w="3240" w:type="dxa"/>
            <w:tcBorders>
              <w:top w:val="nil"/>
              <w:bottom w:val="single" w:sz="2" w:space="0" w:color="auto"/>
              <w:right w:val="single" w:sz="2" w:space="0" w:color="auto"/>
            </w:tcBorders>
          </w:tcPr>
          <w:p ns2:paraId="4986BA53" ns2:textId="77777777" w:rsidR="00B6224B" w:rsidRDefault="00B6224B" w:rsidP="00E427B1">
            <w:pPr>
              <w:spacing w:before="15" w:after="15"/>
              <w:ind w:left="160" w:right="1" w:hanging="160"/>
              <w:rPr>
                <w:sz w:val="18"/>
                <w:szCs w:val="18"/>
              </w:rPr>
            </w:pPr>
            <w:r>
              <w:rPr>
                <w:sz w:val="18"/>
                <w:szCs w:val="18"/>
              </w:rPr>
              <w:t xml:space="preserve">   Urticaria </w:t>
            </w:r>
          </w:p>
        </w:tc>
        <w:tc>
          <w:tcPr>
            <w:tcW w:w="810" w:type="dxa"/>
            <w:tcBorders>
              <w:top w:val="nil"/>
              <w:left w:val="nil"/>
              <w:bottom w:val="single" w:sz="2" w:space="0" w:color="auto"/>
              <w:right w:val="nil"/>
            </w:tcBorders>
          </w:tcPr>
          <w:p ns2:paraId="50A6DC11"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single" w:sz="2" w:space="0" w:color="auto"/>
              <w:right w:val="single" w:sz="2" w:space="0" w:color="auto"/>
            </w:tcBorders>
          </w:tcPr>
          <w:p ns2:paraId="2C5550D1"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single" w:sz="2" w:space="0" w:color="auto"/>
              <w:right w:val="nil"/>
            </w:tcBorders>
          </w:tcPr>
          <w:p ns2:paraId="600A3731"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single" w:sz="2" w:space="0" w:color="auto"/>
              <w:right w:val="single" w:sz="2" w:space="0" w:color="auto"/>
            </w:tcBorders>
          </w:tcPr>
          <w:p ns2:paraId="02F447C5"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single" w:sz="2" w:space="0" w:color="auto"/>
              <w:right w:val="nil"/>
            </w:tcBorders>
          </w:tcPr>
          <w:p ns2:paraId="7071F26E"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single" w:sz="2" w:space="0" w:color="auto"/>
              <w:right w:val="single" w:sz="2" w:space="0" w:color="auto"/>
            </w:tcBorders>
          </w:tcPr>
          <w:p ns2:paraId="5E6E6A0F"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single" w:sz="2" w:space="0" w:color="auto"/>
              <w:right w:val="nil"/>
            </w:tcBorders>
          </w:tcPr>
          <w:p ns2:paraId="4CE7BB35"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single" w:sz="2" w:space="0" w:color="auto"/>
              <w:right w:val="single" w:sz="2" w:space="0" w:color="auto"/>
            </w:tcBorders>
          </w:tcPr>
          <w:p ns2:paraId="7105C076"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single" w:sz="2" w:space="0" w:color="auto"/>
              <w:right w:val="nil"/>
            </w:tcBorders>
          </w:tcPr>
          <w:p ns2:paraId="04B55167" ns2:textId="77777777" w:rsidR="00B6224B" w:rsidRDefault="00B6224B" w:rsidP="00E427B1">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single" w:sz="2" w:space="0" w:color="auto"/>
              <w:right w:val="single" w:sz="2" w:space="0" w:color="auto"/>
            </w:tcBorders>
          </w:tcPr>
          <w:p ns2:paraId="3B008A80" ns2:textId="77777777" w:rsidR="00B6224B" w:rsidRDefault="00B6224B" w:rsidP="00E427B1">
            <w:pPr>
              <w:tabs>
                <w:tab w:val="decimal" w:pos="246"/>
                <w:tab w:val="left" w:pos="326"/>
              </w:tabs>
              <w:spacing w:before="15" w:after="15"/>
              <w:rPr>
                <w:sz w:val="18"/>
                <w:szCs w:val="18"/>
              </w:rPr>
            </w:pPr>
            <w:r>
              <w:rPr>
                <w:sz w:val="18"/>
                <w:szCs w:val="18"/>
              </w:rPr>
              <w:tab/>
              <w:t xml:space="preserve">(14.3) </w:t>
            </w:r>
          </w:p>
        </w:tc>
        <w:tc>
          <w:tcPr>
            <w:tcW w:w="810" w:type="dxa"/>
            <w:tcBorders>
              <w:top w:val="nil"/>
              <w:left w:val="nil"/>
              <w:bottom w:val="single" w:sz="2" w:space="0" w:color="auto"/>
              <w:right w:val="nil"/>
            </w:tcBorders>
          </w:tcPr>
          <w:p ns2:paraId="1ECE1F2D" ns2:textId="77777777" w:rsidR="00B6224B" w:rsidRDefault="00B6224B" w:rsidP="00E427B1">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single" w:sz="2" w:space="0" w:color="auto"/>
            </w:tcBorders>
          </w:tcPr>
          <w:p ns2:paraId="648ED08C" ns2:textId="77777777" w:rsidR="00B6224B" w:rsidRDefault="00B6224B" w:rsidP="00E427B1">
            <w:pPr>
              <w:tabs>
                <w:tab w:val="decimal" w:pos="246"/>
                <w:tab w:val="left" w:pos="326"/>
              </w:tabs>
              <w:spacing w:before="15" w:after="15"/>
              <w:rPr>
                <w:sz w:val="18"/>
                <w:szCs w:val="18"/>
              </w:rPr>
            </w:pPr>
            <w:r>
              <w:rPr>
                <w:sz w:val="18"/>
                <w:szCs w:val="18"/>
              </w:rPr>
              <w:tab/>
              <w:t xml:space="preserve">(0.1) </w:t>
            </w:r>
          </w:p>
        </w:tc>
      </w:tr>
      <w:tr w:rsidR="00B6224B" ns2:paraId="3847F686" ns2:textId="77777777" w:rsidTr="00914665">
        <w:tblPrEx>
          <w:tblBorders>
            <w:top w:val="single" w:sz="6" w:space="0" w:color="auto"/>
            <w:bottom w:val="single" w:sz="6" w:space="0" w:color="auto"/>
          </w:tblBorders>
        </w:tblPrEx>
        <w:trPr>
          <w:jc w:val="center"/>
        </w:trPr>
        <w:tc>
          <w:tcPr>
            <w:tcW w:w="12960" w:type="dxa"/>
            <w:gridSpan w:val="13"/>
            <w:tcBorders>
              <w:top w:val="nil"/>
              <w:bottom w:val="double" w:sz="6" w:space="0" w:color="auto"/>
            </w:tcBorders>
          </w:tcPr>
          <w:p ns2:paraId="0F925917" ns2:textId="77777777" w:rsidR="00B6224B" w:rsidRDefault="00B6224B" w:rsidP="00E427B1">
            <w:pPr>
              <w:spacing w:before="30" w:after="30"/>
              <w:ind w:left="160" w:right="1" w:hanging="160"/>
              <w:rPr>
                <w:sz w:val="18"/>
                <w:szCs w:val="18"/>
              </w:rPr>
            </w:pPr>
            <w:r>
              <w:rPr>
                <w:sz w:val="18"/>
                <w:szCs w:val="18"/>
              </w:rPr>
              <w:t xml:space="preserve"> Every participant is counted a single time for each applicable row and column.</w:t>
            </w:r>
          </w:p>
          <w:p ns2:paraId="7C7086BE" ns2:textId="77777777" w:rsidR="00B6224B" w:rsidRDefault="00B6224B" w:rsidP="00E427B1">
            <w:pPr>
              <w:spacing w:before="30" w:after="30"/>
              <w:ind w:left="160" w:right="1" w:hanging="160"/>
              <w:rPr>
                <w:sz w:val="18"/>
                <w:szCs w:val="18"/>
              </w:rPr>
            </w:pPr>
            <w:r>
              <w:rPr>
                <w:sz w:val="18"/>
                <w:szCs w:val="18"/>
              </w:rPr>
              <w:t xml:space="preserve"> A specific adverse event appears on this report only if its incidence in one or more of the columns meets the incidence criterion in the report title, after rounding.</w:t>
            </w:r>
          </w:p>
          <w:p ns2:paraId="03EE1A7E" ns2:textId="77777777" w:rsidR="00B6224B" w:rsidRDefault="00B6224B" w:rsidP="00E427B1">
            <w:pPr>
              <w:spacing w:before="30" w:after="30"/>
              <w:ind w:left="160" w:right="1" w:hanging="160"/>
              <w:rPr>
                <w:sz w:val="18"/>
                <w:szCs w:val="18"/>
              </w:rPr>
            </w:pPr>
            <w:r>
              <w:rPr>
                <w:sz w:val="18"/>
                <w:szCs w:val="18"/>
              </w:rPr>
              <w:t xml:space="preserve"> Adverse events occurring within 30 days after last infusion of study drug are included.</w:t>
            </w:r>
          </w:p>
          <w:p ns2:paraId="607B03CD" ns2:textId="77777777" w:rsidR="00B6224B" w:rsidRDefault="00B6224B" w:rsidP="00E427B1">
            <w:pPr>
              <w:spacing w:before="30" w:after="30"/>
              <w:ind w:left="160" w:right="1" w:hanging="160"/>
              <w:rPr>
                <w:sz w:val="18"/>
                <w:szCs w:val="18"/>
              </w:rPr>
            </w:pPr>
            <w:r>
              <w:rPr>
                <w:sz w:val="18"/>
                <w:szCs w:val="18"/>
              </w:rPr>
              <w:t xml:space="preserve"> Grades are based on NCI CTCAE version 5.0.</w:t>
            </w:r>
          </w:p>
          <w:p ns2:paraId="6A4DB9DE" ns2:textId="77777777" w:rsidR="00B6224B" w:rsidRDefault="00B6224B" w:rsidP="00E427B1">
            <w:pPr>
              <w:spacing w:before="30" w:after="30"/>
              <w:ind w:left="160" w:right="1" w:hanging="160"/>
              <w:rPr>
                <w:sz w:val="18"/>
                <w:szCs w:val="18"/>
              </w:rPr>
            </w:pPr>
            <w:r>
              <w:rPr>
                <w:sz w:val="18"/>
                <w:szCs w:val="18"/>
              </w:rPr>
              <w:t xml:space="preserve"> Participants whose first dose date is later than 21Mar2024 are not included.</w:t>
            </w:r>
          </w:p>
          <w:p ns2:paraId="42E07727" ns2:textId="77777777" w:rsidR="00B6224B" w:rsidRDefault="00B6224B" w:rsidP="00E427B1">
            <w:pPr>
              <w:spacing w:before="30" w:after="30"/>
              <w:ind w:left="160" w:right="1" w:hanging="160"/>
              <w:rPr>
                <w:sz w:val="18"/>
                <w:szCs w:val="18"/>
              </w:rPr>
            </w:pPr>
            <w:r>
              <w:rPr>
                <w:sz w:val="18"/>
                <w:szCs w:val="18"/>
              </w:rPr>
              <w:t xml:space="preserve"> Database cutoff date: 21MAY2024</w:t>
            </w:r>
          </w:p>
        </w:tc>
      </w:tr>
      <w:tr w:rsidR="00B6224B" ns2:paraId="33B4A58F" ns2:textId="77777777" w:rsidTr="00914665">
        <w:tblPrEx>
          <w:tblBorders>
            <w:top w:val="none" w:sz="0" w:space="0" w:color="auto"/>
            <w:left w:val="none" w:sz="0" w:space="0" w:color="auto"/>
            <w:bottom w:val="none" w:sz="0" w:space="0" w:color="auto"/>
            <w:right w:val="none" w:sz="0" w:space="0" w:color="auto"/>
          </w:tblBorders>
        </w:tblPrEx>
        <w:trPr>
          <w:jc w:val="center"/>
        </w:trPr>
        <w:tc>
          <w:tcPr>
            <w:tcW w:w="12960" w:type="dxa"/>
            <w:gridSpan w:val="13"/>
            <w:tcBorders>
              <w:top w:val="nil"/>
              <w:left w:val="nil"/>
              <w:bottom w:val="nil"/>
              <w:right w:val="nil"/>
            </w:tcBorders>
          </w:tcPr>
          <w:p ns2:paraId="3BC946F9" ns2:textId="77777777" w:rsidR="00B6224B" w:rsidRDefault="00B6224B" w:rsidP="00E427B1">
            <w:pPr>
              <w:spacing w:before="15" w:after="15"/>
              <w:rPr>
                <w:sz w:val="18"/>
                <w:szCs w:val="18"/>
              </w:rPr>
            </w:pPr>
            <w:r>
              <w:rPr>
                <w:sz w:val="18"/>
                <w:szCs w:val="18"/>
              </w:rPr>
              <w:t>Source:  [P001MK2870: adam-adsl; adae]</w:t>
            </w:r>
          </w:p>
        </w:tc>
      </w:tr>
    </w:tbl>
    <w:p ns2:paraId="34403664" ns2:textId="307281DF" w:rsidR="00B6224B" w:rsidRDefault="00B6224B" w:rsidP="00B6224B">
      <w:pPr>
        <w:jc w:val="center"/>
        <w:rPr>
          <w:sz w:val="18"/>
          <w:szCs w:val="18"/>
        </w:rPr>
      </w:pPr>
      <w:ins w:id="12811" w:author="GoldenCorpusHarness" w:date="2026-03-28T21:57:55Z">
        <w:r>
          <w:t>Table 43Study MK-2870-014 (SKB264-III-03): Disposition of Participants (APaT Population)</w:t>
        </w:r>
      </w:ins>
    </w:p>
    <w:p ns2:paraId="1E737332" ns2:textId="77777777" w:rsidR="007372A3" w:rsidRDefault="007372A3" w:rsidP="007243AD">
      <w:pPr>
        <w:pStyle w:val="ListEnd"/>
        <w:sectPr w:rsidR="007372A3" w:rsidSect="00C0130B">
          <w:headerReference w:type="default" ns3:id="rId78"/>
          <w:footerReference w:type="default" ns3:id="rId79"/>
          <w:pgSz w:w="15840" w:h="12240" w:orient="landscape"/>
          <w:pgMar w:top="1800" w:right="1440" w:bottom="1440" w:left="1440" w:header="720" w:footer="720" w:gutter="0"/>
          <w:cols w:space="720"/>
          <w:docGrid w:linePitch="326"/>
        </w:sectPr>
      </w:pPr>
    </w:p>
    <w:p ns2:paraId="4E1708F9" ns2:textId="78824FBF" w:rsidR="007372A3" w:rsidRDefault="00E3558A" w:rsidP="00E3558A">
      <w:pPr>
        <w:pStyle w:val="TableTitle"/>
      </w:pPr>
      <w:del w:id="12812" w:author="GoldenCorpusHarness" w:date="2026-03-28T21:57:55Z">
        <w:r>
          <w:delText>Table 47Participants With Serious Drug-related Adverse Events by Decreasing Incidence (Incidence &gt;1% in the Total Participant Population) (APaT Population)</w:delText>
        </w:r>
      </w:del>
    </w:p>
    <w:tbl>
      <w:tblPr>
        <w:tblW w:w="12960" w:type="dxa"/>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4A0" w:firstRow="1" w:lastRow="0" w:firstColumn="1" w:lastColumn="0" w:noHBand="0" w:noVBand="1"/>
      </w:tblPr>
      <w:tblGrid>
        <w:gridCol w:w="3240"/>
        <w:gridCol w:w="810"/>
        <w:gridCol w:w="810"/>
        <w:gridCol w:w="810"/>
        <w:gridCol w:w="810"/>
        <w:gridCol w:w="810"/>
        <w:gridCol w:w="810"/>
        <w:gridCol w:w="810"/>
        <w:gridCol w:w="810"/>
        <w:gridCol w:w="810"/>
        <w:gridCol w:w="810"/>
        <w:gridCol w:w="810"/>
        <w:gridCol w:w="810"/>
      </w:tblGrid>
      <w:tr w:rsidR="00F53EEB" ns2:paraId="7E3DE88A" ns2:textId="77777777" w:rsidTr="00F53EEB">
        <w:trPr>
          <w:jc w:val="center"/>
        </w:trPr>
        <w:tc>
          <w:tcPr>
            <w:tcW w:w="3240" w:type="dxa"/>
            <w:tcBorders>
              <w:top w:val="double" w:sz="6" w:space="0" w:color="auto"/>
              <w:left w:val="single" w:sz="6" w:space="0" w:color="auto"/>
              <w:bottom w:val="nil"/>
              <w:right w:val="single" w:sz="2" w:space="0" w:color="auto"/>
            </w:tcBorders>
          </w:tcPr>
          <w:p ns2:paraId="67DE0CBC" ns2:textId="77777777" w:rsidR="00F53EEB" w:rsidRDefault="00F53EEB">
            <w:pPr>
              <w:spacing w:before="15" w:after="15" w:line="276" w:lineRule="auto"/>
              <w:rPr>
                <w:kern w:val="2"/>
                <w:sz w:val="18"/>
                <w:szCs w:val="18"/>
              </w:rPr>
            </w:pPr>
          </w:p>
        </w:tc>
        <w:tc>
          <w:tcPr>
            <w:tcW w:w="1620" w:type="dxa"/>
            <w:gridSpan w:val="2"/>
            <w:tcBorders>
              <w:top w:val="double" w:sz="6" w:space="0" w:color="auto"/>
              <w:left w:val="nil"/>
              <w:bottom w:val="single" w:sz="2" w:space="0" w:color="auto"/>
              <w:right w:val="single" w:sz="2" w:space="0" w:color="auto"/>
            </w:tcBorders>
            <w:hideMark/>
          </w:tcPr>
          <w:p ns2:paraId="4C9B6AAD" ns2:textId="77777777" w:rsidR="00F53EEB" w:rsidRDefault="00F53EEB">
            <w:pPr>
              <w:spacing w:before="15" w:after="15" w:line="276" w:lineRule="auto"/>
              <w:jc w:val="center"/>
              <w:rPr>
                <w:kern w:val="2"/>
                <w:sz w:val="18"/>
                <w:szCs w:val="18"/>
              </w:rPr>
            </w:pPr>
            <w:r>
              <w:rPr>
                <w:kern w:val="2"/>
                <w:sz w:val="18"/>
                <w:szCs w:val="18"/>
              </w:rPr>
              <w:t xml:space="preserve">2 mg/kg </w:t>
            </w:r>
          </w:p>
        </w:tc>
        <w:tc>
          <w:tcPr>
            <w:tcW w:w="1620" w:type="dxa"/>
            <w:gridSpan w:val="2"/>
            <w:tcBorders>
              <w:top w:val="double" w:sz="6" w:space="0" w:color="auto"/>
              <w:left w:val="nil"/>
              <w:bottom w:val="single" w:sz="2" w:space="0" w:color="auto"/>
              <w:right w:val="single" w:sz="2" w:space="0" w:color="auto"/>
            </w:tcBorders>
            <w:hideMark/>
          </w:tcPr>
          <w:p ns2:paraId="01585BA6" ns2:textId="77777777" w:rsidR="00F53EEB" w:rsidRDefault="00F53EEB">
            <w:pPr>
              <w:spacing w:before="15" w:after="15" w:line="276" w:lineRule="auto"/>
              <w:jc w:val="center"/>
              <w:rPr>
                <w:kern w:val="2"/>
                <w:sz w:val="18"/>
                <w:szCs w:val="18"/>
              </w:rPr>
            </w:pPr>
            <w:r>
              <w:rPr>
                <w:kern w:val="2"/>
                <w:sz w:val="18"/>
                <w:szCs w:val="18"/>
              </w:rPr>
              <w:t xml:space="preserve">4 mg/kg </w:t>
            </w:r>
          </w:p>
        </w:tc>
        <w:tc>
          <w:tcPr>
            <w:tcW w:w="1620" w:type="dxa"/>
            <w:gridSpan w:val="2"/>
            <w:tcBorders>
              <w:top w:val="double" w:sz="6" w:space="0" w:color="auto"/>
              <w:left w:val="nil"/>
              <w:bottom w:val="single" w:sz="2" w:space="0" w:color="auto"/>
              <w:right w:val="single" w:sz="2" w:space="0" w:color="auto"/>
            </w:tcBorders>
            <w:hideMark/>
          </w:tcPr>
          <w:p ns2:paraId="35C098E4" ns2:textId="77777777" w:rsidR="00F53EEB" w:rsidRDefault="00F53EEB">
            <w:pPr>
              <w:spacing w:before="15" w:after="15" w:line="276" w:lineRule="auto"/>
              <w:jc w:val="center"/>
              <w:rPr>
                <w:kern w:val="2"/>
                <w:sz w:val="18"/>
                <w:szCs w:val="18"/>
              </w:rPr>
            </w:pPr>
            <w:r>
              <w:rPr>
                <w:kern w:val="2"/>
                <w:sz w:val="18"/>
                <w:szCs w:val="18"/>
              </w:rPr>
              <w:t xml:space="preserve">5 mg/kg </w:t>
            </w:r>
          </w:p>
        </w:tc>
        <w:tc>
          <w:tcPr>
            <w:tcW w:w="1620" w:type="dxa"/>
            <w:gridSpan w:val="2"/>
            <w:tcBorders>
              <w:top w:val="double" w:sz="6" w:space="0" w:color="auto"/>
              <w:left w:val="nil"/>
              <w:bottom w:val="single" w:sz="2" w:space="0" w:color="auto"/>
              <w:right w:val="single" w:sz="2" w:space="0" w:color="auto"/>
            </w:tcBorders>
            <w:hideMark/>
          </w:tcPr>
          <w:p ns2:paraId="38B63567" ns2:textId="77777777" w:rsidR="00F53EEB" w:rsidRDefault="00F53EEB">
            <w:pPr>
              <w:spacing w:before="15" w:after="15" w:line="276" w:lineRule="auto"/>
              <w:jc w:val="center"/>
              <w:rPr>
                <w:kern w:val="2"/>
                <w:sz w:val="18"/>
                <w:szCs w:val="18"/>
              </w:rPr>
            </w:pPr>
            <w:r>
              <w:rPr>
                <w:kern w:val="2"/>
                <w:sz w:val="18"/>
                <w:szCs w:val="18"/>
              </w:rPr>
              <w:t xml:space="preserve">5.5 mg/kg </w:t>
            </w:r>
          </w:p>
        </w:tc>
        <w:tc>
          <w:tcPr>
            <w:tcW w:w="1620" w:type="dxa"/>
            <w:gridSpan w:val="2"/>
            <w:tcBorders>
              <w:top w:val="double" w:sz="6" w:space="0" w:color="auto"/>
              <w:left w:val="nil"/>
              <w:bottom w:val="single" w:sz="2" w:space="0" w:color="auto"/>
              <w:right w:val="single" w:sz="2" w:space="0" w:color="auto"/>
            </w:tcBorders>
            <w:hideMark/>
          </w:tcPr>
          <w:p ns2:paraId="412B75CD" ns2:textId="77777777" w:rsidR="00F53EEB" w:rsidRDefault="00F53EEB">
            <w:pPr>
              <w:spacing w:before="15" w:after="15" w:line="276" w:lineRule="auto"/>
              <w:jc w:val="center"/>
              <w:rPr>
                <w:kern w:val="2"/>
                <w:sz w:val="18"/>
                <w:szCs w:val="18"/>
              </w:rPr>
            </w:pPr>
            <w:r>
              <w:rPr>
                <w:kern w:val="2"/>
                <w:sz w:val="18"/>
                <w:szCs w:val="18"/>
              </w:rPr>
              <w:t xml:space="preserve">6 mg/kg </w:t>
            </w:r>
          </w:p>
        </w:tc>
        <w:tc>
          <w:tcPr>
            <w:tcW w:w="1620" w:type="dxa"/>
            <w:gridSpan w:val="2"/>
            <w:tcBorders>
              <w:top w:val="double" w:sz="6" w:space="0" w:color="auto"/>
              <w:left w:val="nil"/>
              <w:bottom w:val="single" w:sz="2" w:space="0" w:color="auto"/>
              <w:right w:val="single" w:sz="6" w:space="0" w:color="auto"/>
            </w:tcBorders>
            <w:hideMark/>
          </w:tcPr>
          <w:p ns2:paraId="3B531AF4" ns2:textId="77777777" w:rsidR="00F53EEB" w:rsidRDefault="00F53EEB">
            <w:pPr>
              <w:spacing w:before="15" w:after="15" w:line="276" w:lineRule="auto"/>
              <w:jc w:val="center"/>
              <w:rPr>
                <w:kern w:val="2"/>
                <w:sz w:val="18"/>
                <w:szCs w:val="18"/>
              </w:rPr>
            </w:pPr>
            <w:r>
              <w:rPr>
                <w:kern w:val="2"/>
                <w:sz w:val="18"/>
                <w:szCs w:val="18"/>
              </w:rPr>
              <w:t xml:space="preserve">Total </w:t>
            </w:r>
          </w:p>
        </w:tc>
      </w:tr>
      <w:tr w:rsidR="00F53EEB" ns2:paraId="341981D7" ns2:textId="77777777" w:rsidTr="00F53EEB">
        <w:trPr>
          <w:jc w:val="center"/>
        </w:trPr>
        <w:tc>
          <w:tcPr>
            <w:tcW w:w="3240" w:type="dxa"/>
            <w:tcBorders>
              <w:top w:val="nil"/>
              <w:left w:val="single" w:sz="6" w:space="0" w:color="auto"/>
              <w:bottom w:val="single" w:sz="2" w:space="0" w:color="auto"/>
              <w:right w:val="single" w:sz="2" w:space="0" w:color="auto"/>
            </w:tcBorders>
          </w:tcPr>
          <w:p ns2:paraId="280EF789" ns2:textId="77777777" w:rsidR="00F53EEB" w:rsidRDefault="00F53EEB">
            <w:pPr>
              <w:spacing w:before="15" w:after="15" w:line="276" w:lineRule="auto"/>
              <w:rPr>
                <w:kern w:val="2"/>
                <w:sz w:val="18"/>
                <w:szCs w:val="18"/>
              </w:rPr>
            </w:pPr>
          </w:p>
        </w:tc>
        <w:tc>
          <w:tcPr>
            <w:tcW w:w="810" w:type="dxa"/>
            <w:tcBorders>
              <w:top w:val="nil"/>
              <w:left w:val="nil"/>
              <w:bottom w:val="single" w:sz="2" w:space="0" w:color="auto"/>
              <w:right w:val="nil"/>
            </w:tcBorders>
            <w:hideMark/>
          </w:tcPr>
          <w:p ns2:paraId="613B10EB" ns2:textId="77777777" w:rsidR="00F53EEB" w:rsidRDefault="00F53EEB">
            <w:pPr>
              <w:spacing w:before="15" w:after="15" w:line="276" w:lineRule="auto"/>
              <w:jc w:val="center"/>
              <w:rPr>
                <w:kern w:val="2"/>
                <w:sz w:val="18"/>
                <w:szCs w:val="18"/>
              </w:rPr>
            </w:pPr>
            <w:r>
              <w:rPr>
                <w:kern w:val="2"/>
                <w:sz w:val="18"/>
                <w:szCs w:val="18"/>
              </w:rPr>
              <w:t xml:space="preserve">n </w:t>
            </w:r>
          </w:p>
        </w:tc>
        <w:tc>
          <w:tcPr>
            <w:tcW w:w="810" w:type="dxa"/>
            <w:tcBorders>
              <w:top w:val="nil"/>
              <w:left w:val="nil"/>
              <w:bottom w:val="single" w:sz="2" w:space="0" w:color="auto"/>
              <w:right w:val="single" w:sz="2" w:space="0" w:color="auto"/>
            </w:tcBorders>
            <w:hideMark/>
          </w:tcPr>
          <w:p ns2:paraId="3204F285" ns2:textId="77777777" w:rsidR="00F53EEB" w:rsidRDefault="00F53EEB">
            <w:pPr>
              <w:spacing w:before="15" w:after="15" w:line="276" w:lineRule="auto"/>
              <w:jc w:val="center"/>
              <w:rPr>
                <w:kern w:val="2"/>
                <w:sz w:val="18"/>
                <w:szCs w:val="18"/>
              </w:rPr>
            </w:pPr>
            <w:r>
              <w:rPr>
                <w:kern w:val="2"/>
                <w:sz w:val="18"/>
                <w:szCs w:val="18"/>
              </w:rPr>
              <w:t xml:space="preserve">(%) </w:t>
            </w:r>
          </w:p>
        </w:tc>
        <w:tc>
          <w:tcPr>
            <w:tcW w:w="810" w:type="dxa"/>
            <w:tcBorders>
              <w:top w:val="nil"/>
              <w:left w:val="nil"/>
              <w:bottom w:val="single" w:sz="2" w:space="0" w:color="auto"/>
              <w:right w:val="nil"/>
            </w:tcBorders>
            <w:hideMark/>
          </w:tcPr>
          <w:p ns2:paraId="02D8A86B" ns2:textId="77777777" w:rsidR="00F53EEB" w:rsidRDefault="00F53EEB">
            <w:pPr>
              <w:spacing w:before="15" w:after="15" w:line="276" w:lineRule="auto"/>
              <w:jc w:val="center"/>
              <w:rPr>
                <w:kern w:val="2"/>
                <w:sz w:val="18"/>
                <w:szCs w:val="18"/>
              </w:rPr>
            </w:pPr>
            <w:r>
              <w:rPr>
                <w:kern w:val="2"/>
                <w:sz w:val="18"/>
                <w:szCs w:val="18"/>
              </w:rPr>
              <w:t xml:space="preserve">n </w:t>
            </w:r>
          </w:p>
        </w:tc>
        <w:tc>
          <w:tcPr>
            <w:tcW w:w="810" w:type="dxa"/>
            <w:tcBorders>
              <w:top w:val="nil"/>
              <w:left w:val="nil"/>
              <w:bottom w:val="single" w:sz="2" w:space="0" w:color="auto"/>
              <w:right w:val="single" w:sz="2" w:space="0" w:color="auto"/>
            </w:tcBorders>
            <w:hideMark/>
          </w:tcPr>
          <w:p ns2:paraId="4CC1CB04" ns2:textId="77777777" w:rsidR="00F53EEB" w:rsidRDefault="00F53EEB">
            <w:pPr>
              <w:spacing w:before="15" w:after="15" w:line="276" w:lineRule="auto"/>
              <w:jc w:val="center"/>
              <w:rPr>
                <w:kern w:val="2"/>
                <w:sz w:val="18"/>
                <w:szCs w:val="18"/>
              </w:rPr>
            </w:pPr>
            <w:r>
              <w:rPr>
                <w:kern w:val="2"/>
                <w:sz w:val="18"/>
                <w:szCs w:val="18"/>
              </w:rPr>
              <w:t xml:space="preserve">(%) </w:t>
            </w:r>
          </w:p>
        </w:tc>
        <w:tc>
          <w:tcPr>
            <w:tcW w:w="810" w:type="dxa"/>
            <w:tcBorders>
              <w:top w:val="nil"/>
              <w:left w:val="nil"/>
              <w:bottom w:val="single" w:sz="2" w:space="0" w:color="auto"/>
              <w:right w:val="nil"/>
            </w:tcBorders>
            <w:hideMark/>
          </w:tcPr>
          <w:p ns2:paraId="4196307F" ns2:textId="77777777" w:rsidR="00F53EEB" w:rsidRDefault="00F53EEB">
            <w:pPr>
              <w:spacing w:before="15" w:after="15" w:line="276" w:lineRule="auto"/>
              <w:jc w:val="center"/>
              <w:rPr>
                <w:kern w:val="2"/>
                <w:sz w:val="18"/>
                <w:szCs w:val="18"/>
              </w:rPr>
            </w:pPr>
            <w:r>
              <w:rPr>
                <w:kern w:val="2"/>
                <w:sz w:val="18"/>
                <w:szCs w:val="18"/>
              </w:rPr>
              <w:t xml:space="preserve">n </w:t>
            </w:r>
          </w:p>
        </w:tc>
        <w:tc>
          <w:tcPr>
            <w:tcW w:w="810" w:type="dxa"/>
            <w:tcBorders>
              <w:top w:val="nil"/>
              <w:left w:val="nil"/>
              <w:bottom w:val="single" w:sz="2" w:space="0" w:color="auto"/>
              <w:right w:val="single" w:sz="2" w:space="0" w:color="auto"/>
            </w:tcBorders>
            <w:hideMark/>
          </w:tcPr>
          <w:p ns2:paraId="39CF5307" ns2:textId="77777777" w:rsidR="00F53EEB" w:rsidRDefault="00F53EEB">
            <w:pPr>
              <w:spacing w:before="15" w:after="15" w:line="276" w:lineRule="auto"/>
              <w:jc w:val="center"/>
              <w:rPr>
                <w:kern w:val="2"/>
                <w:sz w:val="18"/>
                <w:szCs w:val="18"/>
              </w:rPr>
            </w:pPr>
            <w:r>
              <w:rPr>
                <w:kern w:val="2"/>
                <w:sz w:val="18"/>
                <w:szCs w:val="18"/>
              </w:rPr>
              <w:t xml:space="preserve">(%) </w:t>
            </w:r>
          </w:p>
        </w:tc>
        <w:tc>
          <w:tcPr>
            <w:tcW w:w="810" w:type="dxa"/>
            <w:tcBorders>
              <w:top w:val="nil"/>
              <w:left w:val="nil"/>
              <w:bottom w:val="single" w:sz="2" w:space="0" w:color="auto"/>
              <w:right w:val="nil"/>
            </w:tcBorders>
            <w:hideMark/>
          </w:tcPr>
          <w:p ns2:paraId="61B0F3AE" ns2:textId="77777777" w:rsidR="00F53EEB" w:rsidRDefault="00F53EEB">
            <w:pPr>
              <w:spacing w:before="15" w:after="15" w:line="276" w:lineRule="auto"/>
              <w:jc w:val="center"/>
              <w:rPr>
                <w:kern w:val="2"/>
                <w:sz w:val="18"/>
                <w:szCs w:val="18"/>
              </w:rPr>
            </w:pPr>
            <w:r>
              <w:rPr>
                <w:kern w:val="2"/>
                <w:sz w:val="18"/>
                <w:szCs w:val="18"/>
              </w:rPr>
              <w:t xml:space="preserve">n </w:t>
            </w:r>
          </w:p>
        </w:tc>
        <w:tc>
          <w:tcPr>
            <w:tcW w:w="810" w:type="dxa"/>
            <w:tcBorders>
              <w:top w:val="nil"/>
              <w:left w:val="nil"/>
              <w:bottom w:val="single" w:sz="2" w:space="0" w:color="auto"/>
              <w:right w:val="single" w:sz="2" w:space="0" w:color="auto"/>
            </w:tcBorders>
            <w:hideMark/>
          </w:tcPr>
          <w:p ns2:paraId="5C8146A1" ns2:textId="77777777" w:rsidR="00F53EEB" w:rsidRDefault="00F53EEB">
            <w:pPr>
              <w:spacing w:before="15" w:after="15" w:line="276" w:lineRule="auto"/>
              <w:jc w:val="center"/>
              <w:rPr>
                <w:kern w:val="2"/>
                <w:sz w:val="18"/>
                <w:szCs w:val="18"/>
              </w:rPr>
            </w:pPr>
            <w:r>
              <w:rPr>
                <w:kern w:val="2"/>
                <w:sz w:val="18"/>
                <w:szCs w:val="18"/>
              </w:rPr>
              <w:t xml:space="preserve">(%) </w:t>
            </w:r>
          </w:p>
        </w:tc>
        <w:tc>
          <w:tcPr>
            <w:tcW w:w="810" w:type="dxa"/>
            <w:tcBorders>
              <w:top w:val="nil"/>
              <w:left w:val="nil"/>
              <w:bottom w:val="single" w:sz="2" w:space="0" w:color="auto"/>
              <w:right w:val="nil"/>
            </w:tcBorders>
            <w:hideMark/>
          </w:tcPr>
          <w:p ns2:paraId="667F8852" ns2:textId="77777777" w:rsidR="00F53EEB" w:rsidRDefault="00F53EEB">
            <w:pPr>
              <w:spacing w:before="15" w:after="15" w:line="276" w:lineRule="auto"/>
              <w:jc w:val="center"/>
              <w:rPr>
                <w:kern w:val="2"/>
                <w:sz w:val="18"/>
                <w:szCs w:val="18"/>
              </w:rPr>
            </w:pPr>
            <w:r>
              <w:rPr>
                <w:kern w:val="2"/>
                <w:sz w:val="18"/>
                <w:szCs w:val="18"/>
              </w:rPr>
              <w:t xml:space="preserve">n </w:t>
            </w:r>
          </w:p>
        </w:tc>
        <w:tc>
          <w:tcPr>
            <w:tcW w:w="810" w:type="dxa"/>
            <w:tcBorders>
              <w:top w:val="nil"/>
              <w:left w:val="nil"/>
              <w:bottom w:val="single" w:sz="2" w:space="0" w:color="auto"/>
              <w:right w:val="single" w:sz="2" w:space="0" w:color="auto"/>
            </w:tcBorders>
            <w:hideMark/>
          </w:tcPr>
          <w:p ns2:paraId="459D98F7" ns2:textId="77777777" w:rsidR="00F53EEB" w:rsidRDefault="00F53EEB">
            <w:pPr>
              <w:spacing w:before="15" w:after="15" w:line="276" w:lineRule="auto"/>
              <w:jc w:val="center"/>
              <w:rPr>
                <w:kern w:val="2"/>
                <w:sz w:val="18"/>
                <w:szCs w:val="18"/>
              </w:rPr>
            </w:pPr>
            <w:r>
              <w:rPr>
                <w:kern w:val="2"/>
                <w:sz w:val="18"/>
                <w:szCs w:val="18"/>
              </w:rPr>
              <w:t xml:space="preserve">(%) </w:t>
            </w:r>
          </w:p>
        </w:tc>
        <w:tc>
          <w:tcPr>
            <w:tcW w:w="810" w:type="dxa"/>
            <w:tcBorders>
              <w:top w:val="nil"/>
              <w:left w:val="nil"/>
              <w:bottom w:val="single" w:sz="2" w:space="0" w:color="auto"/>
              <w:right w:val="nil"/>
            </w:tcBorders>
            <w:hideMark/>
          </w:tcPr>
          <w:p ns2:paraId="4A021A24" ns2:textId="77777777" w:rsidR="00F53EEB" w:rsidRDefault="00F53EEB">
            <w:pPr>
              <w:spacing w:before="15" w:after="15" w:line="276" w:lineRule="auto"/>
              <w:jc w:val="center"/>
              <w:rPr>
                <w:kern w:val="2"/>
                <w:sz w:val="18"/>
                <w:szCs w:val="18"/>
              </w:rPr>
            </w:pPr>
            <w:r>
              <w:rPr>
                <w:kern w:val="2"/>
                <w:sz w:val="18"/>
                <w:szCs w:val="18"/>
              </w:rPr>
              <w:t xml:space="preserve">n </w:t>
            </w:r>
          </w:p>
        </w:tc>
        <w:tc>
          <w:tcPr>
            <w:tcW w:w="810" w:type="dxa"/>
            <w:tcBorders>
              <w:top w:val="nil"/>
              <w:left w:val="nil"/>
              <w:bottom w:val="single" w:sz="2" w:space="0" w:color="auto"/>
              <w:right w:val="single" w:sz="6" w:space="0" w:color="auto"/>
            </w:tcBorders>
            <w:hideMark/>
          </w:tcPr>
          <w:p ns2:paraId="4DB1ABD2" ns2:textId="77777777" w:rsidR="00F53EEB" w:rsidRDefault="00F53EEB">
            <w:pPr>
              <w:spacing w:before="15" w:after="15" w:line="276" w:lineRule="auto"/>
              <w:jc w:val="center"/>
              <w:rPr>
                <w:kern w:val="2"/>
                <w:sz w:val="18"/>
                <w:szCs w:val="18"/>
              </w:rPr>
            </w:pPr>
            <w:r>
              <w:rPr>
                <w:kern w:val="2"/>
                <w:sz w:val="18"/>
                <w:szCs w:val="18"/>
              </w:rPr>
              <w:t xml:space="preserve">(%) </w:t>
            </w:r>
          </w:p>
        </w:tc>
      </w:tr>
      <w:tr w:rsidR="00F53EEB" ns2:paraId="60B41B61" ns2:textId="77777777" w:rsidTr="00F53EEB">
        <w:trPr>
          <w:jc w:val="center"/>
        </w:trPr>
        <w:tc>
          <w:tcPr>
            <w:tcW w:w="3240" w:type="dxa"/>
            <w:tcBorders>
              <w:top w:val="nil"/>
              <w:left w:val="single" w:sz="6" w:space="0" w:color="auto"/>
              <w:bottom w:val="nil"/>
              <w:right w:val="single" w:sz="2" w:space="0" w:color="auto"/>
            </w:tcBorders>
            <w:hideMark/>
          </w:tcPr>
          <w:p ns2:paraId="5196D3D2" ns2:textId="77777777" w:rsidR="00F53EEB" w:rsidRDefault="00F53EEB">
            <w:pPr>
              <w:spacing w:before="15" w:after="15" w:line="276" w:lineRule="auto"/>
              <w:ind w:left="160" w:right="1" w:hanging="160"/>
              <w:rPr>
                <w:kern w:val="2"/>
                <w:sz w:val="18"/>
                <w:szCs w:val="18"/>
              </w:rPr>
            </w:pPr>
            <w:r>
              <w:rPr>
                <w:kern w:val="2"/>
                <w:sz w:val="18"/>
                <w:szCs w:val="18"/>
              </w:rPr>
              <w:t xml:space="preserve"> Participants in population </w:t>
            </w:r>
          </w:p>
        </w:tc>
        <w:tc>
          <w:tcPr>
            <w:tcW w:w="810" w:type="dxa"/>
            <w:tcBorders>
              <w:top w:val="nil"/>
              <w:left w:val="nil"/>
              <w:bottom w:val="nil"/>
              <w:right w:val="nil"/>
            </w:tcBorders>
            <w:hideMark/>
          </w:tcPr>
          <w:p ns2:paraId="2248FA67" ns2: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4 </w:t>
            </w:r>
          </w:p>
        </w:tc>
        <w:tc>
          <w:tcPr>
            <w:tcW w:w="810" w:type="dxa"/>
            <w:tcBorders>
              <w:top w:val="nil"/>
              <w:left w:val="nil"/>
              <w:bottom w:val="nil"/>
              <w:right w:val="single" w:sz="2" w:space="0" w:color="auto"/>
            </w:tcBorders>
            <w:hideMark/>
          </w:tcPr>
          <w:p ns2:paraId="64BB1676" ns2:textId="77777777" w:rsidR="00F53EEB" w:rsidRDefault="00F53EEB">
            <w:pPr>
              <w:tabs>
                <w:tab w:val="decimal" w:pos="246"/>
                <w:tab w:val="left" w:pos="326"/>
              </w:tabs>
              <w:spacing w:before="15" w:after="15" w:line="276" w:lineRule="auto"/>
              <w:rPr>
                <w:kern w:val="2"/>
                <w:sz w:val="18"/>
                <w:szCs w:val="18"/>
              </w:rPr>
            </w:pPr>
            <w:r>
              <w:rPr>
                <w:kern w:val="2"/>
                <w:sz w:val="18"/>
                <w:szCs w:val="18"/>
              </w:rPr>
              <w:tab/>
            </w:r>
          </w:p>
        </w:tc>
        <w:tc>
          <w:tcPr>
            <w:tcW w:w="810" w:type="dxa"/>
            <w:tcBorders>
              <w:top w:val="nil"/>
              <w:left w:val="nil"/>
              <w:bottom w:val="nil"/>
              <w:right w:val="nil"/>
            </w:tcBorders>
            <w:hideMark/>
          </w:tcPr>
          <w:p ns2:paraId="78598CEC" ns2: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281 </w:t>
            </w:r>
          </w:p>
        </w:tc>
        <w:tc>
          <w:tcPr>
            <w:tcW w:w="810" w:type="dxa"/>
            <w:tcBorders>
              <w:top w:val="nil"/>
              <w:left w:val="nil"/>
              <w:bottom w:val="nil"/>
              <w:right w:val="single" w:sz="2" w:space="0" w:color="auto"/>
            </w:tcBorders>
            <w:hideMark/>
          </w:tcPr>
          <w:p ns2:paraId="1E8034B2" ns2:textId="77777777" w:rsidR="00F53EEB" w:rsidRDefault="00F53EEB">
            <w:pPr>
              <w:tabs>
                <w:tab w:val="decimal" w:pos="246"/>
                <w:tab w:val="left" w:pos="326"/>
              </w:tabs>
              <w:spacing w:before="15" w:after="15" w:line="276" w:lineRule="auto"/>
              <w:rPr>
                <w:kern w:val="2"/>
                <w:sz w:val="18"/>
                <w:szCs w:val="18"/>
              </w:rPr>
            </w:pPr>
            <w:r>
              <w:rPr>
                <w:kern w:val="2"/>
                <w:sz w:val="18"/>
                <w:szCs w:val="18"/>
              </w:rPr>
              <w:tab/>
            </w:r>
          </w:p>
        </w:tc>
        <w:tc>
          <w:tcPr>
            <w:tcW w:w="810" w:type="dxa"/>
            <w:tcBorders>
              <w:top w:val="nil"/>
              <w:left w:val="nil"/>
              <w:bottom w:val="nil"/>
              <w:right w:val="nil"/>
            </w:tcBorders>
            <w:hideMark/>
          </w:tcPr>
          <w:p ns2:paraId="377246FD" ns2: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449 </w:t>
            </w:r>
          </w:p>
        </w:tc>
        <w:tc>
          <w:tcPr>
            <w:tcW w:w="810" w:type="dxa"/>
            <w:tcBorders>
              <w:top w:val="nil"/>
              <w:left w:val="nil"/>
              <w:bottom w:val="nil"/>
              <w:right w:val="single" w:sz="2" w:space="0" w:color="auto"/>
            </w:tcBorders>
            <w:hideMark/>
          </w:tcPr>
          <w:p ns2:paraId="361A25D6" ns2:textId="77777777" w:rsidR="00F53EEB" w:rsidRDefault="00F53EEB">
            <w:pPr>
              <w:tabs>
                <w:tab w:val="decimal" w:pos="246"/>
                <w:tab w:val="left" w:pos="326"/>
              </w:tabs>
              <w:spacing w:before="15" w:after="15" w:line="276" w:lineRule="auto"/>
              <w:rPr>
                <w:kern w:val="2"/>
                <w:sz w:val="18"/>
                <w:szCs w:val="18"/>
              </w:rPr>
            </w:pPr>
            <w:r>
              <w:rPr>
                <w:kern w:val="2"/>
                <w:sz w:val="18"/>
                <w:szCs w:val="18"/>
              </w:rPr>
              <w:tab/>
            </w:r>
          </w:p>
        </w:tc>
        <w:tc>
          <w:tcPr>
            <w:tcW w:w="810" w:type="dxa"/>
            <w:tcBorders>
              <w:top w:val="nil"/>
              <w:left w:val="nil"/>
              <w:bottom w:val="nil"/>
              <w:right w:val="nil"/>
            </w:tcBorders>
            <w:hideMark/>
          </w:tcPr>
          <w:p ns2:paraId="242A58FD" ns2: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5 </w:t>
            </w:r>
          </w:p>
        </w:tc>
        <w:tc>
          <w:tcPr>
            <w:tcW w:w="810" w:type="dxa"/>
            <w:tcBorders>
              <w:top w:val="nil"/>
              <w:left w:val="nil"/>
              <w:bottom w:val="nil"/>
              <w:right w:val="single" w:sz="2" w:space="0" w:color="auto"/>
            </w:tcBorders>
            <w:hideMark/>
          </w:tcPr>
          <w:p ns2:paraId="07A49803" ns2:textId="77777777" w:rsidR="00F53EEB" w:rsidRDefault="00F53EEB">
            <w:pPr>
              <w:tabs>
                <w:tab w:val="decimal" w:pos="246"/>
                <w:tab w:val="left" w:pos="326"/>
              </w:tabs>
              <w:spacing w:before="15" w:after="15" w:line="276" w:lineRule="auto"/>
              <w:rPr>
                <w:kern w:val="2"/>
                <w:sz w:val="18"/>
                <w:szCs w:val="18"/>
              </w:rPr>
            </w:pPr>
            <w:r>
              <w:rPr>
                <w:kern w:val="2"/>
                <w:sz w:val="18"/>
                <w:szCs w:val="18"/>
              </w:rPr>
              <w:tab/>
            </w:r>
          </w:p>
        </w:tc>
        <w:tc>
          <w:tcPr>
            <w:tcW w:w="810" w:type="dxa"/>
            <w:tcBorders>
              <w:top w:val="nil"/>
              <w:left w:val="nil"/>
              <w:bottom w:val="nil"/>
              <w:right w:val="nil"/>
            </w:tcBorders>
            <w:hideMark/>
          </w:tcPr>
          <w:p ns2:paraId="5068641C" ns2: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7 </w:t>
            </w:r>
          </w:p>
        </w:tc>
        <w:tc>
          <w:tcPr>
            <w:tcW w:w="810" w:type="dxa"/>
            <w:tcBorders>
              <w:top w:val="nil"/>
              <w:left w:val="nil"/>
              <w:bottom w:val="nil"/>
              <w:right w:val="single" w:sz="2" w:space="0" w:color="auto"/>
            </w:tcBorders>
            <w:hideMark/>
          </w:tcPr>
          <w:p ns2:paraId="4FD568C7" ns2:textId="77777777" w:rsidR="00F53EEB" w:rsidRDefault="00F53EEB">
            <w:pPr>
              <w:tabs>
                <w:tab w:val="decimal" w:pos="246"/>
                <w:tab w:val="left" w:pos="326"/>
              </w:tabs>
              <w:spacing w:before="15" w:after="15" w:line="276" w:lineRule="auto"/>
              <w:rPr>
                <w:kern w:val="2"/>
                <w:sz w:val="18"/>
                <w:szCs w:val="18"/>
              </w:rPr>
            </w:pPr>
            <w:r>
              <w:rPr>
                <w:kern w:val="2"/>
                <w:sz w:val="18"/>
                <w:szCs w:val="18"/>
              </w:rPr>
              <w:tab/>
            </w:r>
          </w:p>
        </w:tc>
        <w:tc>
          <w:tcPr>
            <w:tcW w:w="810" w:type="dxa"/>
            <w:tcBorders>
              <w:top w:val="nil"/>
              <w:left w:val="nil"/>
              <w:bottom w:val="nil"/>
              <w:right w:val="nil"/>
            </w:tcBorders>
            <w:hideMark/>
          </w:tcPr>
          <w:p ns2:paraId="492175A1" ns2: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746 </w:t>
            </w:r>
          </w:p>
        </w:tc>
        <w:tc>
          <w:tcPr>
            <w:tcW w:w="810" w:type="dxa"/>
            <w:tcBorders>
              <w:top w:val="nil"/>
              <w:left w:val="nil"/>
              <w:bottom w:val="nil"/>
              <w:right w:val="single" w:sz="6" w:space="0" w:color="auto"/>
            </w:tcBorders>
            <w:hideMark/>
          </w:tcPr>
          <w:p ns2:paraId="23AA8B70" ns2:textId="77777777" w:rsidR="00F53EEB" w:rsidRDefault="00F53EEB">
            <w:pPr>
              <w:tabs>
                <w:tab w:val="decimal" w:pos="246"/>
                <w:tab w:val="left" w:pos="326"/>
              </w:tabs>
              <w:spacing w:before="15" w:after="15" w:line="276" w:lineRule="auto"/>
              <w:rPr>
                <w:kern w:val="2"/>
                <w:sz w:val="18"/>
                <w:szCs w:val="18"/>
              </w:rPr>
            </w:pPr>
            <w:r>
              <w:rPr>
                <w:kern w:val="2"/>
                <w:sz w:val="18"/>
                <w:szCs w:val="18"/>
              </w:rPr>
              <w:tab/>
            </w:r>
          </w:p>
        </w:tc>
      </w:tr>
      <w:tr w:rsidR="00F53EEB" ns2:paraId="49864963" ns2:textId="77777777" w:rsidTr="00F53EEB">
        <w:trPr>
          <w:jc w:val="center"/>
        </w:trPr>
        <w:tc>
          <w:tcPr>
            <w:tcW w:w="3240" w:type="dxa"/>
            <w:tcBorders>
              <w:top w:val="nil"/>
              <w:left w:val="single" w:sz="6" w:space="0" w:color="auto"/>
              <w:bottom w:val="nil"/>
              <w:right w:val="single" w:sz="2" w:space="0" w:color="auto"/>
            </w:tcBorders>
            <w:hideMark/>
          </w:tcPr>
          <w:p ns2:paraId="788B5451" ns2:textId="77777777" w:rsidR="00F53EEB" w:rsidRDefault="00F53EEB">
            <w:pPr>
              <w:spacing w:before="15" w:after="15" w:line="276" w:lineRule="auto"/>
              <w:ind w:left="160" w:right="1" w:hanging="160"/>
              <w:rPr>
                <w:kern w:val="2"/>
                <w:sz w:val="18"/>
                <w:szCs w:val="18"/>
              </w:rPr>
            </w:pPr>
            <w:r>
              <w:rPr>
                <w:kern w:val="2"/>
                <w:sz w:val="18"/>
                <w:szCs w:val="18"/>
              </w:rPr>
              <w:t xml:space="preserve">   with one or more adverse events </w:t>
            </w:r>
          </w:p>
        </w:tc>
        <w:tc>
          <w:tcPr>
            <w:tcW w:w="810" w:type="dxa"/>
            <w:tcBorders>
              <w:top w:val="nil"/>
              <w:left w:val="nil"/>
              <w:bottom w:val="nil"/>
              <w:right w:val="nil"/>
            </w:tcBorders>
            <w:hideMark/>
          </w:tcPr>
          <w:p ns2:paraId="142E9FD7" ns2: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1 </w:t>
            </w:r>
          </w:p>
        </w:tc>
        <w:tc>
          <w:tcPr>
            <w:tcW w:w="810" w:type="dxa"/>
            <w:tcBorders>
              <w:top w:val="nil"/>
              <w:left w:val="nil"/>
              <w:bottom w:val="nil"/>
              <w:right w:val="single" w:sz="2" w:space="0" w:color="auto"/>
            </w:tcBorders>
            <w:hideMark/>
          </w:tcPr>
          <w:p ns2:paraId="5BB6AAAF" ns2: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(25.0) </w:t>
            </w:r>
          </w:p>
        </w:tc>
        <w:tc>
          <w:tcPr>
            <w:tcW w:w="810" w:type="dxa"/>
            <w:tcBorders>
              <w:top w:val="nil"/>
              <w:left w:val="nil"/>
              <w:bottom w:val="nil"/>
              <w:right w:val="nil"/>
            </w:tcBorders>
            <w:hideMark/>
          </w:tcPr>
          <w:p ns2:paraId="09BEE288" ns2: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46 </w:t>
            </w:r>
          </w:p>
        </w:tc>
        <w:tc>
          <w:tcPr>
            <w:tcW w:w="810" w:type="dxa"/>
            <w:tcBorders>
              <w:top w:val="nil"/>
              <w:left w:val="nil"/>
              <w:bottom w:val="nil"/>
              <w:right w:val="single" w:sz="2" w:space="0" w:color="auto"/>
            </w:tcBorders>
            <w:hideMark/>
          </w:tcPr>
          <w:p ns2:paraId="7B051E8B" ns2: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(16.4) </w:t>
            </w:r>
          </w:p>
        </w:tc>
        <w:tc>
          <w:tcPr>
            <w:tcW w:w="810" w:type="dxa"/>
            <w:tcBorders>
              <w:top w:val="nil"/>
              <w:left w:val="nil"/>
              <w:bottom w:val="nil"/>
              <w:right w:val="nil"/>
            </w:tcBorders>
            <w:hideMark/>
          </w:tcPr>
          <w:p ns2:paraId="0E71C1F8" ns2: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102 </w:t>
            </w:r>
          </w:p>
        </w:tc>
        <w:tc>
          <w:tcPr>
            <w:tcW w:w="810" w:type="dxa"/>
            <w:tcBorders>
              <w:top w:val="nil"/>
              <w:left w:val="nil"/>
              <w:bottom w:val="nil"/>
              <w:right w:val="single" w:sz="2" w:space="0" w:color="auto"/>
            </w:tcBorders>
            <w:hideMark/>
          </w:tcPr>
          <w:p ns2:paraId="3D2B0A28" ns2: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(22.7) </w:t>
            </w:r>
          </w:p>
        </w:tc>
        <w:tc>
          <w:tcPr>
            <w:tcW w:w="810" w:type="dxa"/>
            <w:tcBorders>
              <w:top w:val="nil"/>
              <w:left w:val="nil"/>
              <w:bottom w:val="nil"/>
              <w:right w:val="nil"/>
            </w:tcBorders>
            <w:hideMark/>
          </w:tcPr>
          <w:p ns2:paraId="373169D0" ns2: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1 </w:t>
            </w:r>
          </w:p>
        </w:tc>
        <w:tc>
          <w:tcPr>
            <w:tcW w:w="810" w:type="dxa"/>
            <w:tcBorders>
              <w:top w:val="nil"/>
              <w:left w:val="nil"/>
              <w:bottom w:val="nil"/>
              <w:right w:val="single" w:sz="2" w:space="0" w:color="auto"/>
            </w:tcBorders>
            <w:hideMark/>
          </w:tcPr>
          <w:p ns2:paraId="7DB51CC3" ns2: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(20.0) </w:t>
            </w:r>
          </w:p>
        </w:tc>
        <w:tc>
          <w:tcPr>
            <w:tcW w:w="810" w:type="dxa"/>
            <w:tcBorders>
              <w:top w:val="nil"/>
              <w:left w:val="nil"/>
              <w:bottom w:val="nil"/>
              <w:right w:val="nil"/>
            </w:tcBorders>
            <w:hideMark/>
          </w:tcPr>
          <w:p ns2:paraId="281D5AA1" ns2: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4 </w:t>
            </w:r>
          </w:p>
        </w:tc>
        <w:tc>
          <w:tcPr>
            <w:tcW w:w="810" w:type="dxa"/>
            <w:tcBorders>
              <w:top w:val="nil"/>
              <w:left w:val="nil"/>
              <w:bottom w:val="nil"/>
              <w:right w:val="single" w:sz="2" w:space="0" w:color="auto"/>
            </w:tcBorders>
            <w:hideMark/>
          </w:tcPr>
          <w:p ns2:paraId="092A9AA6" ns2: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(57.1) </w:t>
            </w:r>
          </w:p>
        </w:tc>
        <w:tc>
          <w:tcPr>
            <w:tcW w:w="810" w:type="dxa"/>
            <w:tcBorders>
              <w:top w:val="nil"/>
              <w:left w:val="nil"/>
              <w:bottom w:val="nil"/>
              <w:right w:val="nil"/>
            </w:tcBorders>
            <w:hideMark/>
          </w:tcPr>
          <w:p ns2:paraId="427B82B5" ns2: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154 </w:t>
            </w:r>
          </w:p>
        </w:tc>
        <w:tc>
          <w:tcPr>
            <w:tcW w:w="810" w:type="dxa"/>
            <w:tcBorders>
              <w:top w:val="nil"/>
              <w:left w:val="nil"/>
              <w:bottom w:val="nil"/>
              <w:right w:val="single" w:sz="6" w:space="0" w:color="auto"/>
            </w:tcBorders>
            <w:hideMark/>
          </w:tcPr>
          <w:p ns2:paraId="175240A2" ns2: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(20.6) </w:t>
            </w:r>
          </w:p>
        </w:tc>
      </w:tr>
      <w:tr w:rsidR="00F53EEB" ns2:paraId="50FD9CAF" ns2:textId="77777777" w:rsidTr="00F53EEB">
        <w:trPr>
          <w:jc w:val="center"/>
        </w:trPr>
        <w:tc>
          <w:tcPr>
            <w:tcW w:w="3240" w:type="dxa"/>
            <w:tcBorders>
              <w:top w:val="nil"/>
              <w:left w:val="single" w:sz="6" w:space="0" w:color="auto"/>
              <w:bottom w:val="nil"/>
              <w:right w:val="single" w:sz="2" w:space="0" w:color="auto"/>
            </w:tcBorders>
            <w:hideMark/>
          </w:tcPr>
          <w:p ns2:paraId="0F15413F" ns2:textId="77777777" w:rsidR="00F53EEB" w:rsidRDefault="00F53EEB">
            <w:pPr>
              <w:spacing w:before="15" w:after="15" w:line="276" w:lineRule="auto"/>
              <w:ind w:left="160" w:right="1" w:hanging="160"/>
              <w:rPr>
                <w:kern w:val="2"/>
                <w:sz w:val="18"/>
                <w:szCs w:val="18"/>
              </w:rPr>
            </w:pPr>
            <w:r>
              <w:rPr>
                <w:kern w:val="2"/>
                <w:sz w:val="18"/>
                <w:szCs w:val="18"/>
              </w:rPr>
              <w:t xml:space="preserve">   Anaemia </w:t>
            </w:r>
          </w:p>
        </w:tc>
        <w:tc>
          <w:tcPr>
            <w:tcW w:w="810" w:type="dxa"/>
            <w:tcBorders>
              <w:top w:val="nil"/>
              <w:left w:val="nil"/>
              <w:bottom w:val="nil"/>
              <w:right w:val="nil"/>
            </w:tcBorders>
            <w:hideMark/>
          </w:tcPr>
          <w:p ns2:paraId="3D74BBAB" ns2: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0 </w:t>
            </w:r>
          </w:p>
        </w:tc>
        <w:tc>
          <w:tcPr>
            <w:tcW w:w="810" w:type="dxa"/>
            <w:tcBorders>
              <w:top w:val="nil"/>
              <w:left w:val="nil"/>
              <w:bottom w:val="nil"/>
              <w:right w:val="single" w:sz="2" w:space="0" w:color="auto"/>
            </w:tcBorders>
            <w:hideMark/>
          </w:tcPr>
          <w:p ns2:paraId="42506849" ns2: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(0.0) </w:t>
            </w:r>
          </w:p>
        </w:tc>
        <w:tc>
          <w:tcPr>
            <w:tcW w:w="810" w:type="dxa"/>
            <w:tcBorders>
              <w:top w:val="nil"/>
              <w:left w:val="nil"/>
              <w:bottom w:val="nil"/>
              <w:right w:val="nil"/>
            </w:tcBorders>
            <w:hideMark/>
          </w:tcPr>
          <w:p ns2:paraId="21BD9835" ns2: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15 </w:t>
            </w:r>
          </w:p>
        </w:tc>
        <w:tc>
          <w:tcPr>
            <w:tcW w:w="810" w:type="dxa"/>
            <w:tcBorders>
              <w:top w:val="nil"/>
              <w:left w:val="nil"/>
              <w:bottom w:val="nil"/>
              <w:right w:val="single" w:sz="2" w:space="0" w:color="auto"/>
            </w:tcBorders>
            <w:hideMark/>
          </w:tcPr>
          <w:p ns2:paraId="0184DB03" ns2: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(5.3) </w:t>
            </w:r>
          </w:p>
        </w:tc>
        <w:tc>
          <w:tcPr>
            <w:tcW w:w="810" w:type="dxa"/>
            <w:tcBorders>
              <w:top w:val="nil"/>
              <w:left w:val="nil"/>
              <w:bottom w:val="nil"/>
              <w:right w:val="nil"/>
            </w:tcBorders>
            <w:hideMark/>
          </w:tcPr>
          <w:p ns2:paraId="60D2A694" ns2: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35 </w:t>
            </w:r>
          </w:p>
        </w:tc>
        <w:tc>
          <w:tcPr>
            <w:tcW w:w="810" w:type="dxa"/>
            <w:tcBorders>
              <w:top w:val="nil"/>
              <w:left w:val="nil"/>
              <w:bottom w:val="nil"/>
              <w:right w:val="single" w:sz="2" w:space="0" w:color="auto"/>
            </w:tcBorders>
            <w:hideMark/>
          </w:tcPr>
          <w:p ns2:paraId="0C4D6738" ns2: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(7.8) </w:t>
            </w:r>
          </w:p>
        </w:tc>
        <w:tc>
          <w:tcPr>
            <w:tcW w:w="810" w:type="dxa"/>
            <w:tcBorders>
              <w:top w:val="nil"/>
              <w:left w:val="nil"/>
              <w:bottom w:val="nil"/>
              <w:right w:val="nil"/>
            </w:tcBorders>
            <w:hideMark/>
          </w:tcPr>
          <w:p ns2:paraId="107D7A0E" ns2: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1 </w:t>
            </w:r>
          </w:p>
        </w:tc>
        <w:tc>
          <w:tcPr>
            <w:tcW w:w="810" w:type="dxa"/>
            <w:tcBorders>
              <w:top w:val="nil"/>
              <w:left w:val="nil"/>
              <w:bottom w:val="nil"/>
              <w:right w:val="single" w:sz="2" w:space="0" w:color="auto"/>
            </w:tcBorders>
            <w:hideMark/>
          </w:tcPr>
          <w:p ns2:paraId="38C03318" ns2: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(20.0) </w:t>
            </w:r>
          </w:p>
        </w:tc>
        <w:tc>
          <w:tcPr>
            <w:tcW w:w="810" w:type="dxa"/>
            <w:tcBorders>
              <w:top w:val="nil"/>
              <w:left w:val="nil"/>
              <w:bottom w:val="nil"/>
              <w:right w:val="nil"/>
            </w:tcBorders>
            <w:hideMark/>
          </w:tcPr>
          <w:p ns2:paraId="4074E88D" ns2: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1 </w:t>
            </w:r>
          </w:p>
        </w:tc>
        <w:tc>
          <w:tcPr>
            <w:tcW w:w="810" w:type="dxa"/>
            <w:tcBorders>
              <w:top w:val="nil"/>
              <w:left w:val="nil"/>
              <w:bottom w:val="nil"/>
              <w:right w:val="single" w:sz="2" w:space="0" w:color="auto"/>
            </w:tcBorders>
            <w:hideMark/>
          </w:tcPr>
          <w:p ns2:paraId="600A31FA" ns2: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(14.3) </w:t>
            </w:r>
          </w:p>
        </w:tc>
        <w:tc>
          <w:tcPr>
            <w:tcW w:w="810" w:type="dxa"/>
            <w:tcBorders>
              <w:top w:val="nil"/>
              <w:left w:val="nil"/>
              <w:bottom w:val="nil"/>
              <w:right w:val="nil"/>
            </w:tcBorders>
            <w:hideMark/>
          </w:tcPr>
          <w:p ns2:paraId="022C2BFA" ns2: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52 </w:t>
            </w:r>
          </w:p>
        </w:tc>
        <w:tc>
          <w:tcPr>
            <w:tcW w:w="810" w:type="dxa"/>
            <w:tcBorders>
              <w:top w:val="nil"/>
              <w:left w:val="nil"/>
              <w:bottom w:val="nil"/>
              <w:right w:val="single" w:sz="6" w:space="0" w:color="auto"/>
            </w:tcBorders>
            <w:hideMark/>
          </w:tcPr>
          <w:p ns2:paraId="739FB55D" ns2: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(7.0) </w:t>
            </w:r>
          </w:p>
        </w:tc>
      </w:tr>
      <w:tr w:rsidR="00F53EEB" ns2:paraId="67C4AD83" ns2:textId="77777777" w:rsidTr="00F53EEB">
        <w:trPr>
          <w:jc w:val="center"/>
        </w:trPr>
        <w:tc>
          <w:tcPr>
            <w:tcW w:w="3240" w:type="dxa"/>
            <w:tcBorders>
              <w:top w:val="nil"/>
              <w:left w:val="single" w:sz="6" w:space="0" w:color="auto"/>
              <w:bottom w:val="nil"/>
              <w:right w:val="single" w:sz="2" w:space="0" w:color="auto"/>
            </w:tcBorders>
            <w:hideMark/>
          </w:tcPr>
          <w:p ns2:paraId="2C70C5B5" ns2:textId="77777777" w:rsidR="00F53EEB" w:rsidRDefault="00F53EEB">
            <w:pPr>
              <w:spacing w:before="15" w:after="15" w:line="276" w:lineRule="auto"/>
              <w:ind w:left="160" w:right="1" w:hanging="160"/>
              <w:rPr>
                <w:kern w:val="2"/>
                <w:sz w:val="18"/>
                <w:szCs w:val="18"/>
              </w:rPr>
            </w:pPr>
            <w:r>
              <w:rPr>
                <w:kern w:val="2"/>
                <w:sz w:val="18"/>
                <w:szCs w:val="18"/>
              </w:rPr>
              <w:t xml:space="preserve">   Neutrophil count decreased </w:t>
            </w:r>
          </w:p>
        </w:tc>
        <w:tc>
          <w:tcPr>
            <w:tcW w:w="810" w:type="dxa"/>
            <w:tcBorders>
              <w:top w:val="nil"/>
              <w:left w:val="nil"/>
              <w:bottom w:val="nil"/>
              <w:right w:val="nil"/>
            </w:tcBorders>
            <w:hideMark/>
          </w:tcPr>
          <w:p ns2:paraId="7D5D8C50" ns2: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0 </w:t>
            </w:r>
          </w:p>
        </w:tc>
        <w:tc>
          <w:tcPr>
            <w:tcW w:w="810" w:type="dxa"/>
            <w:tcBorders>
              <w:top w:val="nil"/>
              <w:left w:val="nil"/>
              <w:bottom w:val="nil"/>
              <w:right w:val="single" w:sz="2" w:space="0" w:color="auto"/>
            </w:tcBorders>
            <w:hideMark/>
          </w:tcPr>
          <w:p ns2:paraId="08DCD7EB" ns2: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(0.0) </w:t>
            </w:r>
          </w:p>
        </w:tc>
        <w:tc>
          <w:tcPr>
            <w:tcW w:w="810" w:type="dxa"/>
            <w:tcBorders>
              <w:top w:val="nil"/>
              <w:left w:val="nil"/>
              <w:bottom w:val="nil"/>
              <w:right w:val="nil"/>
            </w:tcBorders>
            <w:hideMark/>
          </w:tcPr>
          <w:p ns2:paraId="1B5419C8" ns2: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5 </w:t>
            </w:r>
          </w:p>
        </w:tc>
        <w:tc>
          <w:tcPr>
            <w:tcW w:w="810" w:type="dxa"/>
            <w:tcBorders>
              <w:top w:val="nil"/>
              <w:left w:val="nil"/>
              <w:bottom w:val="nil"/>
              <w:right w:val="single" w:sz="2" w:space="0" w:color="auto"/>
            </w:tcBorders>
            <w:hideMark/>
          </w:tcPr>
          <w:p ns2:paraId="046DC51B" ns2: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(1.8) </w:t>
            </w:r>
          </w:p>
        </w:tc>
        <w:tc>
          <w:tcPr>
            <w:tcW w:w="810" w:type="dxa"/>
            <w:tcBorders>
              <w:top w:val="nil"/>
              <w:left w:val="nil"/>
              <w:bottom w:val="nil"/>
              <w:right w:val="nil"/>
            </w:tcBorders>
            <w:hideMark/>
          </w:tcPr>
          <w:p ns2:paraId="022F602C" ns2: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29 </w:t>
            </w:r>
          </w:p>
        </w:tc>
        <w:tc>
          <w:tcPr>
            <w:tcW w:w="810" w:type="dxa"/>
            <w:tcBorders>
              <w:top w:val="nil"/>
              <w:left w:val="nil"/>
              <w:bottom w:val="nil"/>
              <w:right w:val="single" w:sz="2" w:space="0" w:color="auto"/>
            </w:tcBorders>
            <w:hideMark/>
          </w:tcPr>
          <w:p ns2:paraId="6E8936C6" ns2: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(6.5) </w:t>
            </w:r>
          </w:p>
        </w:tc>
        <w:tc>
          <w:tcPr>
            <w:tcW w:w="810" w:type="dxa"/>
            <w:tcBorders>
              <w:top w:val="nil"/>
              <w:left w:val="nil"/>
              <w:bottom w:val="nil"/>
              <w:right w:val="nil"/>
            </w:tcBorders>
            <w:hideMark/>
          </w:tcPr>
          <w:p ns2:paraId="21072C04" ns2: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1 </w:t>
            </w:r>
          </w:p>
        </w:tc>
        <w:tc>
          <w:tcPr>
            <w:tcW w:w="810" w:type="dxa"/>
            <w:tcBorders>
              <w:top w:val="nil"/>
              <w:left w:val="nil"/>
              <w:bottom w:val="nil"/>
              <w:right w:val="single" w:sz="2" w:space="0" w:color="auto"/>
            </w:tcBorders>
            <w:hideMark/>
          </w:tcPr>
          <w:p ns2:paraId="2B305704" ns2: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(20.0) </w:t>
            </w:r>
          </w:p>
        </w:tc>
        <w:tc>
          <w:tcPr>
            <w:tcW w:w="810" w:type="dxa"/>
            <w:tcBorders>
              <w:top w:val="nil"/>
              <w:left w:val="nil"/>
              <w:bottom w:val="nil"/>
              <w:right w:val="nil"/>
            </w:tcBorders>
            <w:hideMark/>
          </w:tcPr>
          <w:p ns2:paraId="78870BD1" ns2: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2 </w:t>
            </w:r>
          </w:p>
        </w:tc>
        <w:tc>
          <w:tcPr>
            <w:tcW w:w="810" w:type="dxa"/>
            <w:tcBorders>
              <w:top w:val="nil"/>
              <w:left w:val="nil"/>
              <w:bottom w:val="nil"/>
              <w:right w:val="single" w:sz="2" w:space="0" w:color="auto"/>
            </w:tcBorders>
            <w:hideMark/>
          </w:tcPr>
          <w:p ns2:paraId="6FDD492F" ns2: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(28.6) </w:t>
            </w:r>
          </w:p>
        </w:tc>
        <w:tc>
          <w:tcPr>
            <w:tcW w:w="810" w:type="dxa"/>
            <w:tcBorders>
              <w:top w:val="nil"/>
              <w:left w:val="nil"/>
              <w:bottom w:val="nil"/>
              <w:right w:val="nil"/>
            </w:tcBorders>
            <w:hideMark/>
          </w:tcPr>
          <w:p ns2:paraId="174D7E72" ns2: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37 </w:t>
            </w:r>
          </w:p>
        </w:tc>
        <w:tc>
          <w:tcPr>
            <w:tcW w:w="810" w:type="dxa"/>
            <w:tcBorders>
              <w:top w:val="nil"/>
              <w:left w:val="nil"/>
              <w:bottom w:val="nil"/>
              <w:right w:val="single" w:sz="6" w:space="0" w:color="auto"/>
            </w:tcBorders>
            <w:hideMark/>
          </w:tcPr>
          <w:p ns2:paraId="12F8A453" ns2: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(5.0) </w:t>
            </w:r>
          </w:p>
        </w:tc>
      </w:tr>
      <w:tr w:rsidR="00F53EEB" ns2:paraId="2F52919F" ns2:textId="77777777" w:rsidTr="00F53EEB">
        <w:trPr>
          <w:jc w:val="center"/>
        </w:trPr>
        <w:tc>
          <w:tcPr>
            <w:tcW w:w="3240" w:type="dxa"/>
            <w:tcBorders>
              <w:top w:val="nil"/>
              <w:left w:val="single" w:sz="6" w:space="0" w:color="auto"/>
              <w:bottom w:val="nil"/>
              <w:right w:val="single" w:sz="2" w:space="0" w:color="auto"/>
            </w:tcBorders>
            <w:hideMark/>
          </w:tcPr>
          <w:p ns2:paraId="7F415E9E" ns2:textId="77777777" w:rsidR="00F53EEB" w:rsidRDefault="00F53EEB">
            <w:pPr>
              <w:spacing w:before="15" w:after="15" w:line="276" w:lineRule="auto"/>
              <w:ind w:left="160" w:right="1" w:hanging="160"/>
              <w:rPr>
                <w:kern w:val="2"/>
                <w:sz w:val="18"/>
                <w:szCs w:val="18"/>
              </w:rPr>
            </w:pPr>
            <w:r>
              <w:rPr>
                <w:kern w:val="2"/>
                <w:sz w:val="18"/>
                <w:szCs w:val="18"/>
              </w:rPr>
              <w:t xml:space="preserve">   White blood cell count decreased </w:t>
            </w:r>
          </w:p>
        </w:tc>
        <w:tc>
          <w:tcPr>
            <w:tcW w:w="810" w:type="dxa"/>
            <w:tcBorders>
              <w:top w:val="nil"/>
              <w:left w:val="nil"/>
              <w:bottom w:val="nil"/>
              <w:right w:val="nil"/>
            </w:tcBorders>
            <w:hideMark/>
          </w:tcPr>
          <w:p ns2:paraId="09D7C00C" ns2: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0 </w:t>
            </w:r>
          </w:p>
        </w:tc>
        <w:tc>
          <w:tcPr>
            <w:tcW w:w="810" w:type="dxa"/>
            <w:tcBorders>
              <w:top w:val="nil"/>
              <w:left w:val="nil"/>
              <w:bottom w:val="nil"/>
              <w:right w:val="single" w:sz="2" w:space="0" w:color="auto"/>
            </w:tcBorders>
            <w:hideMark/>
          </w:tcPr>
          <w:p ns2:paraId="34EF4E86" ns2: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(0.0) </w:t>
            </w:r>
          </w:p>
        </w:tc>
        <w:tc>
          <w:tcPr>
            <w:tcW w:w="810" w:type="dxa"/>
            <w:tcBorders>
              <w:top w:val="nil"/>
              <w:left w:val="nil"/>
              <w:bottom w:val="nil"/>
              <w:right w:val="nil"/>
            </w:tcBorders>
            <w:hideMark/>
          </w:tcPr>
          <w:p ns2:paraId="5BA42D11" ns2: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1 </w:t>
            </w:r>
          </w:p>
        </w:tc>
        <w:tc>
          <w:tcPr>
            <w:tcW w:w="810" w:type="dxa"/>
            <w:tcBorders>
              <w:top w:val="nil"/>
              <w:left w:val="nil"/>
              <w:bottom w:val="nil"/>
              <w:right w:val="single" w:sz="2" w:space="0" w:color="auto"/>
            </w:tcBorders>
            <w:hideMark/>
          </w:tcPr>
          <w:p ns2:paraId="4461BC78" ns2: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(0.4) </w:t>
            </w:r>
          </w:p>
        </w:tc>
        <w:tc>
          <w:tcPr>
            <w:tcW w:w="810" w:type="dxa"/>
            <w:tcBorders>
              <w:top w:val="nil"/>
              <w:left w:val="nil"/>
              <w:bottom w:val="nil"/>
              <w:right w:val="nil"/>
            </w:tcBorders>
            <w:hideMark/>
          </w:tcPr>
          <w:p ns2:paraId="74881285" ns2: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24 </w:t>
            </w:r>
          </w:p>
        </w:tc>
        <w:tc>
          <w:tcPr>
            <w:tcW w:w="810" w:type="dxa"/>
            <w:tcBorders>
              <w:top w:val="nil"/>
              <w:left w:val="nil"/>
              <w:bottom w:val="nil"/>
              <w:right w:val="single" w:sz="2" w:space="0" w:color="auto"/>
            </w:tcBorders>
            <w:hideMark/>
          </w:tcPr>
          <w:p ns2:paraId="233B6ABC" ns2: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(5.3) </w:t>
            </w:r>
          </w:p>
        </w:tc>
        <w:tc>
          <w:tcPr>
            <w:tcW w:w="810" w:type="dxa"/>
            <w:tcBorders>
              <w:top w:val="nil"/>
              <w:left w:val="nil"/>
              <w:bottom w:val="nil"/>
              <w:right w:val="nil"/>
            </w:tcBorders>
            <w:hideMark/>
          </w:tcPr>
          <w:p ns2:paraId="397A6FDC" ns2: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0 </w:t>
            </w:r>
          </w:p>
        </w:tc>
        <w:tc>
          <w:tcPr>
            <w:tcW w:w="810" w:type="dxa"/>
            <w:tcBorders>
              <w:top w:val="nil"/>
              <w:left w:val="nil"/>
              <w:bottom w:val="nil"/>
              <w:right w:val="single" w:sz="2" w:space="0" w:color="auto"/>
            </w:tcBorders>
            <w:hideMark/>
          </w:tcPr>
          <w:p ns2:paraId="2922224A" ns2: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(0.0) </w:t>
            </w:r>
          </w:p>
        </w:tc>
        <w:tc>
          <w:tcPr>
            <w:tcW w:w="810" w:type="dxa"/>
            <w:tcBorders>
              <w:top w:val="nil"/>
              <w:left w:val="nil"/>
              <w:bottom w:val="nil"/>
              <w:right w:val="nil"/>
            </w:tcBorders>
            <w:hideMark/>
          </w:tcPr>
          <w:p ns2:paraId="1D8A42C8" ns2: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0 </w:t>
            </w:r>
          </w:p>
        </w:tc>
        <w:tc>
          <w:tcPr>
            <w:tcW w:w="810" w:type="dxa"/>
            <w:tcBorders>
              <w:top w:val="nil"/>
              <w:left w:val="nil"/>
              <w:bottom w:val="nil"/>
              <w:right w:val="single" w:sz="2" w:space="0" w:color="auto"/>
            </w:tcBorders>
            <w:hideMark/>
          </w:tcPr>
          <w:p ns2:paraId="5C30BA96" ns2: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(0.0) </w:t>
            </w:r>
          </w:p>
        </w:tc>
        <w:tc>
          <w:tcPr>
            <w:tcW w:w="810" w:type="dxa"/>
            <w:tcBorders>
              <w:top w:val="nil"/>
              <w:left w:val="nil"/>
              <w:bottom w:val="nil"/>
              <w:right w:val="nil"/>
            </w:tcBorders>
            <w:hideMark/>
          </w:tcPr>
          <w:p ns2:paraId="5472F4B7" ns2: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25 </w:t>
            </w:r>
          </w:p>
        </w:tc>
        <w:tc>
          <w:tcPr>
            <w:tcW w:w="810" w:type="dxa"/>
            <w:tcBorders>
              <w:top w:val="nil"/>
              <w:left w:val="nil"/>
              <w:bottom w:val="nil"/>
              <w:right w:val="single" w:sz="6" w:space="0" w:color="auto"/>
            </w:tcBorders>
            <w:hideMark/>
          </w:tcPr>
          <w:p ns2:paraId="592303B8" ns2: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(3.4) </w:t>
            </w:r>
          </w:p>
        </w:tc>
      </w:tr>
      <w:tr w:rsidR="00F53EEB" ns2:paraId="0C18CBCF" ns2:textId="77777777" w:rsidTr="00F53EEB">
        <w:trPr>
          <w:jc w:val="center"/>
        </w:trPr>
        <w:tc>
          <w:tcPr>
            <w:tcW w:w="3240" w:type="dxa"/>
            <w:tcBorders>
              <w:top w:val="nil"/>
              <w:left w:val="single" w:sz="6" w:space="0" w:color="auto"/>
              <w:bottom w:val="nil"/>
              <w:right w:val="single" w:sz="2" w:space="0" w:color="auto"/>
            </w:tcBorders>
            <w:hideMark/>
          </w:tcPr>
          <w:p ns2:paraId="0DA94A32" ns2:textId="77777777" w:rsidR="00F53EEB" w:rsidRDefault="00F53EEB">
            <w:pPr>
              <w:spacing w:before="15" w:after="15" w:line="276" w:lineRule="auto"/>
              <w:ind w:left="160" w:right="1" w:hanging="160"/>
              <w:rPr>
                <w:kern w:val="2"/>
                <w:sz w:val="18"/>
                <w:szCs w:val="18"/>
              </w:rPr>
            </w:pPr>
            <w:r>
              <w:rPr>
                <w:kern w:val="2"/>
                <w:sz w:val="18"/>
                <w:szCs w:val="18"/>
              </w:rPr>
              <w:t xml:space="preserve">   Platelet count decreased </w:t>
            </w:r>
          </w:p>
        </w:tc>
        <w:tc>
          <w:tcPr>
            <w:tcW w:w="810" w:type="dxa"/>
            <w:tcBorders>
              <w:top w:val="nil"/>
              <w:left w:val="nil"/>
              <w:bottom w:val="nil"/>
              <w:right w:val="nil"/>
            </w:tcBorders>
            <w:hideMark/>
          </w:tcPr>
          <w:p ns2:paraId="329013F1" ns2: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0 </w:t>
            </w:r>
          </w:p>
        </w:tc>
        <w:tc>
          <w:tcPr>
            <w:tcW w:w="810" w:type="dxa"/>
            <w:tcBorders>
              <w:top w:val="nil"/>
              <w:left w:val="nil"/>
              <w:bottom w:val="nil"/>
              <w:right w:val="single" w:sz="2" w:space="0" w:color="auto"/>
            </w:tcBorders>
            <w:hideMark/>
          </w:tcPr>
          <w:p ns2:paraId="5C59CBBB" ns2: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(0.0) </w:t>
            </w:r>
          </w:p>
        </w:tc>
        <w:tc>
          <w:tcPr>
            <w:tcW w:w="810" w:type="dxa"/>
            <w:tcBorders>
              <w:top w:val="nil"/>
              <w:left w:val="nil"/>
              <w:bottom w:val="nil"/>
              <w:right w:val="nil"/>
            </w:tcBorders>
            <w:hideMark/>
          </w:tcPr>
          <w:p ns2:paraId="7BE9B433" ns2: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3 </w:t>
            </w:r>
          </w:p>
        </w:tc>
        <w:tc>
          <w:tcPr>
            <w:tcW w:w="810" w:type="dxa"/>
            <w:tcBorders>
              <w:top w:val="nil"/>
              <w:left w:val="nil"/>
              <w:bottom w:val="nil"/>
              <w:right w:val="single" w:sz="2" w:space="0" w:color="auto"/>
            </w:tcBorders>
            <w:hideMark/>
          </w:tcPr>
          <w:p ns2:paraId="4FB2FE9D" ns2: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(1.1) </w:t>
            </w:r>
          </w:p>
        </w:tc>
        <w:tc>
          <w:tcPr>
            <w:tcW w:w="810" w:type="dxa"/>
            <w:tcBorders>
              <w:top w:val="nil"/>
              <w:left w:val="nil"/>
              <w:bottom w:val="nil"/>
              <w:right w:val="nil"/>
            </w:tcBorders>
            <w:hideMark/>
          </w:tcPr>
          <w:p ns2:paraId="20DEB111" ns2: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20 </w:t>
            </w:r>
          </w:p>
        </w:tc>
        <w:tc>
          <w:tcPr>
            <w:tcW w:w="810" w:type="dxa"/>
            <w:tcBorders>
              <w:top w:val="nil"/>
              <w:left w:val="nil"/>
              <w:bottom w:val="nil"/>
              <w:right w:val="single" w:sz="2" w:space="0" w:color="auto"/>
            </w:tcBorders>
            <w:hideMark/>
          </w:tcPr>
          <w:p ns2:paraId="1A3B9F76" ns2: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(4.5) </w:t>
            </w:r>
          </w:p>
        </w:tc>
        <w:tc>
          <w:tcPr>
            <w:tcW w:w="810" w:type="dxa"/>
            <w:tcBorders>
              <w:top w:val="nil"/>
              <w:left w:val="nil"/>
              <w:bottom w:val="nil"/>
              <w:right w:val="nil"/>
            </w:tcBorders>
            <w:hideMark/>
          </w:tcPr>
          <w:p ns2:paraId="7C6133E0" ns2: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0 </w:t>
            </w:r>
          </w:p>
        </w:tc>
        <w:tc>
          <w:tcPr>
            <w:tcW w:w="810" w:type="dxa"/>
            <w:tcBorders>
              <w:top w:val="nil"/>
              <w:left w:val="nil"/>
              <w:bottom w:val="nil"/>
              <w:right w:val="single" w:sz="2" w:space="0" w:color="auto"/>
            </w:tcBorders>
            <w:hideMark/>
          </w:tcPr>
          <w:p ns2:paraId="3810198D" ns2: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(0.0) </w:t>
            </w:r>
          </w:p>
        </w:tc>
        <w:tc>
          <w:tcPr>
            <w:tcW w:w="810" w:type="dxa"/>
            <w:tcBorders>
              <w:top w:val="nil"/>
              <w:left w:val="nil"/>
              <w:bottom w:val="nil"/>
              <w:right w:val="nil"/>
            </w:tcBorders>
            <w:hideMark/>
          </w:tcPr>
          <w:p ns2:paraId="5CB115C1" ns2: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1 </w:t>
            </w:r>
          </w:p>
        </w:tc>
        <w:tc>
          <w:tcPr>
            <w:tcW w:w="810" w:type="dxa"/>
            <w:tcBorders>
              <w:top w:val="nil"/>
              <w:left w:val="nil"/>
              <w:bottom w:val="nil"/>
              <w:right w:val="single" w:sz="2" w:space="0" w:color="auto"/>
            </w:tcBorders>
            <w:hideMark/>
          </w:tcPr>
          <w:p ns2:paraId="109C7DA9" ns2: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(14.3) </w:t>
            </w:r>
          </w:p>
        </w:tc>
        <w:tc>
          <w:tcPr>
            <w:tcW w:w="810" w:type="dxa"/>
            <w:tcBorders>
              <w:top w:val="nil"/>
              <w:left w:val="nil"/>
              <w:bottom w:val="nil"/>
              <w:right w:val="nil"/>
            </w:tcBorders>
            <w:hideMark/>
          </w:tcPr>
          <w:p ns2:paraId="5E8D6920" ns2: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24 </w:t>
            </w:r>
          </w:p>
        </w:tc>
        <w:tc>
          <w:tcPr>
            <w:tcW w:w="810" w:type="dxa"/>
            <w:tcBorders>
              <w:top w:val="nil"/>
              <w:left w:val="nil"/>
              <w:bottom w:val="nil"/>
              <w:right w:val="single" w:sz="6" w:space="0" w:color="auto"/>
            </w:tcBorders>
            <w:hideMark/>
          </w:tcPr>
          <w:p ns2:paraId="7206DB52" ns2: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(3.2) </w:t>
            </w:r>
          </w:p>
        </w:tc>
      </w:tr>
      <w:tr w:rsidR="00F53EEB" ns2:paraId="05DC4FE3" ns2:textId="77777777" w:rsidTr="002C5A84">
        <w:trPr>
          <w:jc w:val="center"/>
        </w:trPr>
        <w:tc>
          <w:tcPr>
            <w:tcW w:w="3240" w:type="dxa"/>
            <w:tcBorders>
              <w:top w:val="nil"/>
              <w:left w:val="single" w:sz="6" w:space="0" w:color="auto"/>
              <w:bottom w:val="single" w:sz="6" w:space="0" w:color="auto"/>
              <w:right w:val="single" w:sz="2" w:space="0" w:color="auto"/>
            </w:tcBorders>
            <w:hideMark/>
          </w:tcPr>
          <w:p ns2:paraId="2E4F70C8" ns2:textId="77777777" w:rsidR="00F53EEB" w:rsidRDefault="00F53EEB">
            <w:pPr>
              <w:spacing w:before="15" w:after="15" w:line="276" w:lineRule="auto"/>
              <w:ind w:left="160" w:right="1" w:hanging="160"/>
              <w:rPr>
                <w:kern w:val="2"/>
                <w:sz w:val="18"/>
                <w:szCs w:val="18"/>
              </w:rPr>
            </w:pPr>
            <w:r>
              <w:rPr>
                <w:kern w:val="2"/>
                <w:sz w:val="18"/>
                <w:szCs w:val="18"/>
              </w:rPr>
              <w:t xml:space="preserve">   Stomatitis </w:t>
            </w:r>
          </w:p>
        </w:tc>
        <w:tc>
          <w:tcPr>
            <w:tcW w:w="810" w:type="dxa"/>
            <w:tcBorders>
              <w:top w:val="nil"/>
              <w:left w:val="nil"/>
              <w:bottom w:val="single" w:sz="6" w:space="0" w:color="auto"/>
              <w:right w:val="nil"/>
            </w:tcBorders>
            <w:hideMark/>
          </w:tcPr>
          <w:p ns2:paraId="38A6856B" ns2: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0 </w:t>
            </w:r>
          </w:p>
        </w:tc>
        <w:tc>
          <w:tcPr>
            <w:tcW w:w="810" w:type="dxa"/>
            <w:tcBorders>
              <w:top w:val="nil"/>
              <w:left w:val="nil"/>
              <w:bottom w:val="single" w:sz="6" w:space="0" w:color="auto"/>
              <w:right w:val="single" w:sz="2" w:space="0" w:color="auto"/>
            </w:tcBorders>
            <w:hideMark/>
          </w:tcPr>
          <w:p ns2:paraId="67592EC3" ns2: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(0.0) </w:t>
            </w:r>
          </w:p>
        </w:tc>
        <w:tc>
          <w:tcPr>
            <w:tcW w:w="810" w:type="dxa"/>
            <w:tcBorders>
              <w:top w:val="nil"/>
              <w:left w:val="nil"/>
              <w:bottom w:val="single" w:sz="6" w:space="0" w:color="auto"/>
              <w:right w:val="nil"/>
            </w:tcBorders>
            <w:hideMark/>
          </w:tcPr>
          <w:p ns2:paraId="6363E753" ns2: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1 </w:t>
            </w:r>
          </w:p>
        </w:tc>
        <w:tc>
          <w:tcPr>
            <w:tcW w:w="810" w:type="dxa"/>
            <w:tcBorders>
              <w:top w:val="nil"/>
              <w:left w:val="nil"/>
              <w:bottom w:val="single" w:sz="6" w:space="0" w:color="auto"/>
              <w:right w:val="single" w:sz="2" w:space="0" w:color="auto"/>
            </w:tcBorders>
            <w:hideMark/>
          </w:tcPr>
          <w:p ns2:paraId="0AAE37FE" ns2: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(0.4) </w:t>
            </w:r>
          </w:p>
        </w:tc>
        <w:tc>
          <w:tcPr>
            <w:tcW w:w="810" w:type="dxa"/>
            <w:tcBorders>
              <w:top w:val="nil"/>
              <w:left w:val="nil"/>
              <w:bottom w:val="single" w:sz="6" w:space="0" w:color="auto"/>
              <w:right w:val="nil"/>
            </w:tcBorders>
            <w:hideMark/>
          </w:tcPr>
          <w:p ns2:paraId="58A6C0C5" ns2: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10 </w:t>
            </w:r>
          </w:p>
        </w:tc>
        <w:tc>
          <w:tcPr>
            <w:tcW w:w="810" w:type="dxa"/>
            <w:tcBorders>
              <w:top w:val="nil"/>
              <w:left w:val="nil"/>
              <w:bottom w:val="single" w:sz="6" w:space="0" w:color="auto"/>
              <w:right w:val="single" w:sz="2" w:space="0" w:color="auto"/>
            </w:tcBorders>
            <w:hideMark/>
          </w:tcPr>
          <w:p ns2:paraId="103E39EF" ns2: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(2.2) </w:t>
            </w:r>
          </w:p>
        </w:tc>
        <w:tc>
          <w:tcPr>
            <w:tcW w:w="810" w:type="dxa"/>
            <w:tcBorders>
              <w:top w:val="nil"/>
              <w:left w:val="nil"/>
              <w:bottom w:val="single" w:sz="6" w:space="0" w:color="auto"/>
              <w:right w:val="nil"/>
            </w:tcBorders>
            <w:hideMark/>
          </w:tcPr>
          <w:p ns2:paraId="3E413CAC" ns2: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0 </w:t>
            </w:r>
          </w:p>
        </w:tc>
        <w:tc>
          <w:tcPr>
            <w:tcW w:w="810" w:type="dxa"/>
            <w:tcBorders>
              <w:top w:val="nil"/>
              <w:left w:val="nil"/>
              <w:bottom w:val="single" w:sz="6" w:space="0" w:color="auto"/>
              <w:right w:val="single" w:sz="2" w:space="0" w:color="auto"/>
            </w:tcBorders>
            <w:hideMark/>
          </w:tcPr>
          <w:p ns2:paraId="67C16AD3" ns2: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(0.0) </w:t>
            </w:r>
          </w:p>
        </w:tc>
        <w:tc>
          <w:tcPr>
            <w:tcW w:w="810" w:type="dxa"/>
            <w:tcBorders>
              <w:top w:val="nil"/>
              <w:left w:val="nil"/>
              <w:bottom w:val="single" w:sz="6" w:space="0" w:color="auto"/>
              <w:right w:val="nil"/>
            </w:tcBorders>
            <w:hideMark/>
          </w:tcPr>
          <w:p ns2:paraId="022C006A" ns2: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1 </w:t>
            </w:r>
          </w:p>
        </w:tc>
        <w:tc>
          <w:tcPr>
            <w:tcW w:w="810" w:type="dxa"/>
            <w:tcBorders>
              <w:top w:val="nil"/>
              <w:left w:val="nil"/>
              <w:bottom w:val="single" w:sz="6" w:space="0" w:color="auto"/>
              <w:right w:val="single" w:sz="2" w:space="0" w:color="auto"/>
            </w:tcBorders>
            <w:hideMark/>
          </w:tcPr>
          <w:p ns2:paraId="6D189B3A" ns2: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(14.3) </w:t>
            </w:r>
          </w:p>
        </w:tc>
        <w:tc>
          <w:tcPr>
            <w:tcW w:w="810" w:type="dxa"/>
            <w:tcBorders>
              <w:top w:val="nil"/>
              <w:left w:val="nil"/>
              <w:bottom w:val="single" w:sz="6" w:space="0" w:color="auto"/>
              <w:right w:val="nil"/>
            </w:tcBorders>
            <w:hideMark/>
          </w:tcPr>
          <w:p ns2:paraId="6407ED2B" ns2: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12 </w:t>
            </w:r>
          </w:p>
        </w:tc>
        <w:tc>
          <w:tcPr>
            <w:tcW w:w="810" w:type="dxa"/>
            <w:tcBorders>
              <w:top w:val="nil"/>
              <w:left w:val="nil"/>
              <w:bottom w:val="single" w:sz="6" w:space="0" w:color="auto"/>
              <w:right w:val="single" w:sz="6" w:space="0" w:color="auto"/>
            </w:tcBorders>
            <w:hideMark/>
          </w:tcPr>
          <w:p ns2:paraId="1F226729" ns2: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(1.6) </w:t>
            </w:r>
          </w:p>
        </w:tc>
      </w:tr>
      <w:tr w:rsidR="00E3558A" ns2:paraId="132663A8" ns2:textId="77777777" w:rsidTr="002C5A84">
        <w:trPr>
          <w:jc w:val="center"/>
        </w:trPr>
        <w:tc>
          <w:tcPr>
            <w:tcW w:w="12960" w:type="dxa"/>
            <w:gridSpan w:val="13"/>
            <w:tcBorders>
              <w:top w:val="single" w:sz="6" w:space="0" w:color="auto"/>
              <w:left w:val="single" w:sz="6" w:space="0" w:color="auto"/>
              <w:bottom w:val="double" w:sz="4" w:space="0" w:color="auto"/>
              <w:right w:val="single" w:sz="6" w:space="0" w:color="auto"/>
            </w:tcBorders>
          </w:tcPr>
          <w:p ns2:paraId="76045FDB" ns2:textId="2FF0AFAB" w:rsidR="00E3558A" w:rsidRPr="00E3558A" w:rsidRDefault="00E3558A" w:rsidP="00E3558A">
            <w:pPr>
              <w:tabs>
                <w:tab w:val="decimal" w:pos="246"/>
                <w:tab w:val="left" w:pos="326"/>
              </w:tabs>
              <w:spacing w:before="15" w:after="15" w:line="276" w:lineRule="auto"/>
              <w:rPr>
                <w:kern w:val="2"/>
                <w:sz w:val="18"/>
                <w:szCs w:val="18"/>
              </w:rPr>
            </w:pPr>
            <w:r w:rsidRPr="00E3558A">
              <w:rPr>
                <w:kern w:val="2"/>
                <w:sz w:val="18"/>
                <w:szCs w:val="18"/>
              </w:rPr>
              <w:t>Every participant is counted a single time for each applicable row and column.</w:t>
            </w:r>
            <w:r>
              <w:rPr>
                <w:kern w:val="2"/>
                <w:sz w:val="18"/>
                <w:szCs w:val="18"/>
              </w:rPr>
              <w:t xml:space="preserve"> </w:t>
            </w:r>
            <w:r w:rsidRPr="00FB300E">
              <w:rPr>
                <w:kern w:val="2"/>
                <w:sz w:val="18"/>
                <w:szCs w:val="18"/>
              </w:rPr>
              <w:t>Table presents total column incidence &gt;1%</w:t>
            </w:r>
          </w:p>
          <w:p ns2:paraId="20DE5969" ns2:textId="77777777" w:rsidR="00E3558A" w:rsidRPr="00E3558A" w:rsidRDefault="00E3558A" w:rsidP="00E3558A">
            <w:pPr>
              <w:tabs>
                <w:tab w:val="decimal" w:pos="246"/>
                <w:tab w:val="left" w:pos="326"/>
              </w:tabs>
              <w:spacing w:before="15" w:after="15" w:line="276" w:lineRule="auto"/>
              <w:rPr>
                <w:kern w:val="2"/>
                <w:sz w:val="18"/>
                <w:szCs w:val="18"/>
              </w:rPr>
            </w:pPr>
            <w:r w:rsidRPr="00E3558A">
              <w:rPr>
                <w:kern w:val="2"/>
                <w:sz w:val="18"/>
                <w:szCs w:val="18"/>
              </w:rPr>
              <w:t xml:space="preserve"> Adverse events occurring within 30 days after last infusion of study drug are included.</w:t>
            </w:r>
          </w:p>
          <w:p ns2:paraId="0D18C692" ns2:textId="77777777" w:rsidR="00E3558A" w:rsidRPr="00E3558A" w:rsidRDefault="00E3558A" w:rsidP="00E3558A">
            <w:pPr>
              <w:tabs>
                <w:tab w:val="decimal" w:pos="246"/>
                <w:tab w:val="left" w:pos="326"/>
              </w:tabs>
              <w:spacing w:before="15" w:after="15" w:line="276" w:lineRule="auto"/>
              <w:rPr>
                <w:kern w:val="2"/>
                <w:sz w:val="18"/>
                <w:szCs w:val="18"/>
              </w:rPr>
            </w:pPr>
            <w:r w:rsidRPr="00E3558A">
              <w:rPr>
                <w:kern w:val="2"/>
                <w:sz w:val="18"/>
                <w:szCs w:val="18"/>
              </w:rPr>
              <w:t xml:space="preserve"> Participants whose first dose date is later than 21Mar2024 are not included.</w:t>
            </w:r>
          </w:p>
          <w:p ns2:paraId="757135B5" ns2:textId="0A869613" w:rsidR="00E3558A" w:rsidRDefault="00E3558A" w:rsidP="00E3558A">
            <w:pPr>
              <w:tabs>
                <w:tab w:val="decimal" w:pos="246"/>
                <w:tab w:val="left" w:pos="326"/>
              </w:tabs>
              <w:spacing w:before="15" w:after="15" w:line="276" w:lineRule="auto"/>
              <w:rPr>
                <w:kern w:val="2"/>
                <w:sz w:val="18"/>
                <w:szCs w:val="18"/>
              </w:rPr>
            </w:pPr>
            <w:r w:rsidRPr="00E3558A">
              <w:rPr>
                <w:kern w:val="2"/>
                <w:sz w:val="18"/>
                <w:szCs w:val="18"/>
              </w:rPr>
              <w:t xml:space="preserve"> Database cutoff date: 21MAY2024</w:t>
            </w:r>
          </w:p>
        </w:tc>
      </w:tr>
      <w:tr w:rsidR="00E3558A" ns2:paraId="3938FADE" ns2:textId="77777777" w:rsidTr="00E3558A">
        <w:trPr>
          <w:jc w:val="center"/>
        </w:trPr>
        <w:tc>
          <w:tcPr>
            <w:tcW w:w="12960" w:type="dxa"/>
            <w:gridSpan w:val="13"/>
            <w:tcBorders>
              <w:top w:val="double" w:sz="4" w:space="0" w:color="auto"/>
              <w:left w:val="nil"/>
              <w:bottom w:val="nil"/>
              <w:right w:val="nil"/>
            </w:tcBorders>
          </w:tcPr>
          <w:p ns2:paraId="2A69D5BA" ns2:textId="0F1C6964" w:rsidR="00E3558A" w:rsidRDefault="00E3558A">
            <w:pPr>
              <w:tabs>
                <w:tab w:val="decimal" w:pos="246"/>
                <w:tab w:val="left" w:pos="326"/>
              </w:tabs>
              <w:spacing w:before="15" w:after="15" w:line="276" w:lineRule="auto"/>
              <w:rPr>
                <w:kern w:val="2"/>
                <w:sz w:val="18"/>
                <w:szCs w:val="18"/>
              </w:rPr>
            </w:pPr>
            <w:r w:rsidRPr="00E3558A">
              <w:rPr>
                <w:kern w:val="2"/>
                <w:sz w:val="18"/>
                <w:szCs w:val="18"/>
              </w:rPr>
              <w:t>Source: [P001MK2870: adam-adsl; adae]</w:t>
            </w:r>
          </w:p>
        </w:tc>
      </w:tr>
    </w:tbl>
    <w:p ns2:paraId="045D792C" ns2:textId="77777777" w:rsidR="00F53EEB" w:rsidRPr="002C412A" w:rsidRDefault="00F53EEB" w:rsidP="00F53EEB">
      <w:pPr>
        <w:rPr>
          <w:sz w:val="18"/>
          <w:szCs w:val="18"/>
          <w:highlight w:val="yellow"/>
          <ns2:ligatures ns2:val="standardContextual"/>
        </w:rPr>
      </w:pPr>
      <w:ins w:id="12813" w:author="GoldenCorpusHarness" w:date="2026-03-28T21:57:55Z">
        <w:r>
          <w:t>In Study MK-2870-014, as of the DCO of 30-NOV-2023, the percentages of participants who had any AE, any drug-related AEs, and an AE leading to discontinuation of study treatment were similar in the sac-TMT group and the control group. The percentages of participants who had any and drug-related Grade ≥3 AEs and SAEs, in the sac-TMT group were comparable with the control group (with the greatest percentage difference being &lt;10%); see description in [Sec. 5.4.5.3]. In the sac-TMT group, 4 participants (3.1%) experienced an AE resulting in death, of which 1 participant (0.8%) experienced multiple organ dysfunction syndrome that was considered to be drugrelated by the investigator [Table 85]. In the control group, 2 participants (1.5%) experienced AEs resulting in death, and none were considered drug-related by the investigator [Table 44].</w:t>
        </w:r>
      </w:ins>
    </w:p>
    <w:p ns2:paraId="724C110C" ns2:textId="52F9B825" w:rsidR="007243AD" w:rsidRDefault="00A96EA1" w:rsidP="00C94941">
      <w:pPr>
        <w:pStyle w:val="TableTitle"/>
      </w:pPr>
      <w:r>
        <w:t>T</w:t>
      </w:r>
      <w:del w:id="12814" w:author="GoldenCorpusHarness" w:date="2026-03-28T21:57:55Z">
        <w:r>
          <w:delText>able 48MK-2870-001 (Stud</w:delText>
        </w:r>
      </w:del>
      <w:ins w:id="12815" w:author="GoldenCorpusHarness" w:date="2026-03-28T21:57:55Z">
        <w:r>
          <w:t>he most frequentl</w:t>
        </w:r>
      </w:ins>
      <w:r>
        <w:t xml:space="preserve">y </w:t>
      </w:r>
      <w:del w:id="12816" w:author="GoldenCorpusHarness" w:date="2026-03-28T21:57:55Z">
        <w:r>
          <w:delText>KL264-01): Participants With</w:delText>
        </w:r>
      </w:del>
      <w:ins w:id="12817" w:author="GoldenCorpusHarness" w:date="2026-03-28T21:57:55Z">
        <w:r>
          <w:t>reported</w:t>
        </w:r>
      </w:ins>
      <w:r>
        <w:t xml:space="preserve"> A</w:t>
      </w:r>
      <w:del w:id="12818" w:author="GoldenCorpusHarness" w:date="2026-03-28T21:57:55Z">
        <w:r>
          <w:delText xml:space="preserve">dverse </w:delText>
        </w:r>
      </w:del>
      <w:r>
        <w:t>E</w:t>
      </w:r>
      <w:del w:id="12819" w:author="GoldenCorpusHarness" w:date="2026-03-28T21:57:55Z">
        <w:r>
          <w:delText>vents Resulting in Treatment Discontinuation</w:delText>
        </w:r>
      </w:del>
      <w:ins w:id="12820" w:author="GoldenCorpusHarness" w:date="2026-03-28T21:57:55Z">
        <w:r>
          <w:t>s (incidence ≥25%)</w:t>
        </w:r>
      </w:ins>
      <w:r>
        <w:t xml:space="preserve"> by </w:t>
      </w:r>
      <w:del w:id="12821" w:author="GoldenCorpusHarness" w:date="2026-03-28T21:57:55Z">
        <w:r>
          <w:delText>Decreas</w:delText>
        </w:r>
      </w:del>
      <w:ins w:id="12822" w:author="GoldenCorpusHarness" w:date="2026-03-28T21:57:55Z">
        <w:r>
          <w:t>PT in participants treated with sac-TMT were anemia (83.8%), neutrophil count decreased (78.5%), WBC count decreased (76.2%), stomatitis (49.2%), platelet count decreased (40.8%), nausea (40%), vomit</w:t>
        </w:r>
      </w:ins>
      <w:r>
        <w:t xml:space="preserve">ing </w:t>
      </w:r>
      <w:del w:id="12823" w:author="GoldenCorpusHarness" w:date="2026-03-28T21:57:55Z">
        <w:r>
          <w:delText>Incidence (Incidence &gt;</w:delText>
        </w:r>
      </w:del>
      <w:ins w:id="12824" w:author="GoldenCorpusHarness" w:date="2026-03-28T21:57:55Z">
        <w:r>
          <w:t>(36.2%), rash (33.1%), alopecia and urinary tract infection (28.5% each), weight decreased (27.7%), ALT increased (26.9%) and hypoalbuminemia (25.4%) [Sec. 7.3] [Table 8</w:t>
        </w:r>
      </w:ins>
      <w:r>
        <w:t>0</w:t>
      </w:r>
      <w:del w:id="12825" w:author="GoldenCorpusHarness" w:date="2026-03-28T21:57:55Z">
        <w:r>
          <w:delText>% in One or More Treatment Groups) (APaT Population)</w:delText>
        </w:r>
      </w:del>
      <w:ins w:id="12826" w:author="GoldenCorpusHarness" w:date="2026-03-28T21:57:55Z">
        <w:r>
          <w:t>].</w:t>
        </w:r>
      </w:ins>
    </w:p>
    <w:tbl>
      <w:tblPr>
        <w:tblW w:w="0" w:type="auto"/>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3240"/>
        <w:gridCol w:w="810"/>
        <w:gridCol w:w="810"/>
        <w:gridCol w:w="810"/>
        <w:gridCol w:w="810"/>
        <w:gridCol w:w="810"/>
        <w:gridCol w:w="810"/>
        <w:gridCol w:w="810"/>
        <w:gridCol w:w="810"/>
        <w:gridCol w:w="810"/>
        <w:gridCol w:w="810"/>
        <w:gridCol w:w="810"/>
        <w:gridCol w:w="810"/>
      </w:tblGrid>
      <w:tr w:rsidR="008F0AE7" ns2:paraId="6B6BB376" ns2:textId="77777777" w:rsidTr="00CF70E4">
        <w:trPr>
          <w:jc w:val="center"/>
        </w:trPr>
        <w:tc>
          <w:tcPr>
            <w:tcW w:w="3240" w:type="dxa"/>
            <w:tcBorders>
              <w:top w:val="double" w:sz="6" w:space="0" w:color="auto"/>
              <w:bottom w:val="nil"/>
              <w:right w:val="single" w:sz="2" w:space="0" w:color="auto"/>
            </w:tcBorders>
          </w:tcPr>
          <w:p ns2:paraId="5F1429EB" ns2:textId="77777777" w:rsidR="008F0AE7" w:rsidRDefault="008F0AE7" w:rsidP="00CF70E4">
            <w:pPr>
              <w:widowControl w:val="0"/>
              <w:autoSpaceDE w:val="0"/>
              <w:autoSpaceDN w:val="0"/>
              <w:adjustRightInd w:val="0"/>
              <w:spacing w:before="15" w:after="15"/>
              <w:rPr>
                <w:sz w:val="18"/>
                <w:szCs w:val="18"/>
              </w:rPr>
            </w:pPr>
          </w:p>
        </w:tc>
        <w:tc>
          <w:tcPr>
            <w:tcW w:w="1620" w:type="dxa"/>
            <w:gridSpan w:val="2"/>
            <w:tcBorders>
              <w:top w:val="double" w:sz="6" w:space="0" w:color="auto"/>
              <w:left w:val="nil"/>
              <w:bottom w:val="single" w:sz="2" w:space="0" w:color="auto"/>
              <w:right w:val="single" w:sz="2" w:space="0" w:color="auto"/>
            </w:tcBorders>
          </w:tcPr>
          <w:p ns2:paraId="2399153C" ns2: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2 mg/kg </w:t>
            </w:r>
          </w:p>
        </w:tc>
        <w:tc>
          <w:tcPr>
            <w:tcW w:w="1620" w:type="dxa"/>
            <w:gridSpan w:val="2"/>
            <w:tcBorders>
              <w:top w:val="double" w:sz="6" w:space="0" w:color="auto"/>
              <w:left w:val="nil"/>
              <w:bottom w:val="single" w:sz="2" w:space="0" w:color="auto"/>
              <w:right w:val="single" w:sz="2" w:space="0" w:color="auto"/>
            </w:tcBorders>
          </w:tcPr>
          <w:p ns2:paraId="42D051C0" ns2: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4 mg/kg </w:t>
            </w:r>
          </w:p>
        </w:tc>
        <w:tc>
          <w:tcPr>
            <w:tcW w:w="1620" w:type="dxa"/>
            <w:gridSpan w:val="2"/>
            <w:tcBorders>
              <w:top w:val="double" w:sz="6" w:space="0" w:color="auto"/>
              <w:left w:val="nil"/>
              <w:bottom w:val="single" w:sz="2" w:space="0" w:color="auto"/>
              <w:right w:val="single" w:sz="2" w:space="0" w:color="auto"/>
            </w:tcBorders>
          </w:tcPr>
          <w:p ns2:paraId="4CDCFA02" ns2: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5 mg/kg </w:t>
            </w:r>
          </w:p>
        </w:tc>
        <w:tc>
          <w:tcPr>
            <w:tcW w:w="1620" w:type="dxa"/>
            <w:gridSpan w:val="2"/>
            <w:tcBorders>
              <w:top w:val="double" w:sz="6" w:space="0" w:color="auto"/>
              <w:left w:val="nil"/>
              <w:bottom w:val="single" w:sz="2" w:space="0" w:color="auto"/>
              <w:right w:val="single" w:sz="2" w:space="0" w:color="auto"/>
            </w:tcBorders>
          </w:tcPr>
          <w:p ns2:paraId="546FEE99" ns2: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5.5 mg/kg </w:t>
            </w:r>
          </w:p>
        </w:tc>
        <w:tc>
          <w:tcPr>
            <w:tcW w:w="1620" w:type="dxa"/>
            <w:gridSpan w:val="2"/>
            <w:tcBorders>
              <w:top w:val="double" w:sz="6" w:space="0" w:color="auto"/>
              <w:left w:val="nil"/>
              <w:bottom w:val="single" w:sz="2" w:space="0" w:color="auto"/>
              <w:right w:val="single" w:sz="2" w:space="0" w:color="auto"/>
            </w:tcBorders>
          </w:tcPr>
          <w:p ns2:paraId="6521558C" ns2: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6 mg/kg </w:t>
            </w:r>
          </w:p>
        </w:tc>
        <w:tc>
          <w:tcPr>
            <w:tcW w:w="1620" w:type="dxa"/>
            <w:gridSpan w:val="2"/>
            <w:tcBorders>
              <w:top w:val="double" w:sz="6" w:space="0" w:color="auto"/>
              <w:left w:val="nil"/>
              <w:bottom w:val="single" w:sz="2" w:space="0" w:color="auto"/>
            </w:tcBorders>
          </w:tcPr>
          <w:p ns2:paraId="4ADBC043" ns2: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Total </w:t>
            </w:r>
          </w:p>
        </w:tc>
      </w:tr>
      <w:tr w:rsidR="008F0AE7" ns2:paraId="4461FE74" ns2:textId="77777777" w:rsidTr="00CF70E4">
        <w:tblPrEx>
          <w:tblBorders>
            <w:top w:val="single" w:sz="6" w:space="0" w:color="auto"/>
            <w:bottom w:val="single" w:sz="6" w:space="0" w:color="auto"/>
          </w:tblBorders>
        </w:tblPrEx>
        <w:trPr>
          <w:jc w:val="center"/>
        </w:trPr>
        <w:tc>
          <w:tcPr>
            <w:tcW w:w="3240" w:type="dxa"/>
            <w:tcBorders>
              <w:top w:val="nil"/>
              <w:bottom w:val="single" w:sz="2" w:space="0" w:color="auto"/>
              <w:right w:val="single" w:sz="2" w:space="0" w:color="auto"/>
            </w:tcBorders>
          </w:tcPr>
          <w:p ns2:paraId="1DD0B001" ns2:textId="77777777" w:rsidR="008F0AE7" w:rsidRDefault="008F0AE7" w:rsidP="00CF70E4">
            <w:pPr>
              <w:widowControl w:val="0"/>
              <w:autoSpaceDE w:val="0"/>
              <w:autoSpaceDN w:val="0"/>
              <w:adjustRightInd w:val="0"/>
              <w:spacing w:before="15" w:after="15"/>
              <w:rPr>
                <w:sz w:val="18"/>
                <w:szCs w:val="18"/>
              </w:rPr>
            </w:pPr>
          </w:p>
        </w:tc>
        <w:tc>
          <w:tcPr>
            <w:tcW w:w="810" w:type="dxa"/>
            <w:tcBorders>
              <w:top w:val="nil"/>
              <w:left w:val="nil"/>
              <w:bottom w:val="single" w:sz="2" w:space="0" w:color="auto"/>
              <w:right w:val="nil"/>
            </w:tcBorders>
          </w:tcPr>
          <w:p ns2:paraId="69FCCCD5" ns2: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n </w:t>
            </w:r>
          </w:p>
        </w:tc>
        <w:tc>
          <w:tcPr>
            <w:tcW w:w="810" w:type="dxa"/>
            <w:tcBorders>
              <w:top w:val="nil"/>
              <w:left w:val="nil"/>
              <w:bottom w:val="single" w:sz="2" w:space="0" w:color="auto"/>
              <w:right w:val="single" w:sz="2" w:space="0" w:color="auto"/>
            </w:tcBorders>
          </w:tcPr>
          <w:p ns2:paraId="224B099B" ns2: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 </w:t>
            </w:r>
          </w:p>
        </w:tc>
        <w:tc>
          <w:tcPr>
            <w:tcW w:w="810" w:type="dxa"/>
            <w:tcBorders>
              <w:top w:val="nil"/>
              <w:left w:val="nil"/>
              <w:bottom w:val="single" w:sz="2" w:space="0" w:color="auto"/>
              <w:right w:val="nil"/>
            </w:tcBorders>
          </w:tcPr>
          <w:p ns2:paraId="33BC4D4F" ns2: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n </w:t>
            </w:r>
          </w:p>
        </w:tc>
        <w:tc>
          <w:tcPr>
            <w:tcW w:w="810" w:type="dxa"/>
            <w:tcBorders>
              <w:top w:val="nil"/>
              <w:left w:val="nil"/>
              <w:bottom w:val="single" w:sz="2" w:space="0" w:color="auto"/>
              <w:right w:val="single" w:sz="2" w:space="0" w:color="auto"/>
            </w:tcBorders>
          </w:tcPr>
          <w:p ns2:paraId="59EEACE9" ns2: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 </w:t>
            </w:r>
          </w:p>
        </w:tc>
        <w:tc>
          <w:tcPr>
            <w:tcW w:w="810" w:type="dxa"/>
            <w:tcBorders>
              <w:top w:val="nil"/>
              <w:left w:val="nil"/>
              <w:bottom w:val="single" w:sz="2" w:space="0" w:color="auto"/>
              <w:right w:val="nil"/>
            </w:tcBorders>
          </w:tcPr>
          <w:p ns2:paraId="346C3EFC" ns2: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n </w:t>
            </w:r>
          </w:p>
        </w:tc>
        <w:tc>
          <w:tcPr>
            <w:tcW w:w="810" w:type="dxa"/>
            <w:tcBorders>
              <w:top w:val="nil"/>
              <w:left w:val="nil"/>
              <w:bottom w:val="single" w:sz="2" w:space="0" w:color="auto"/>
              <w:right w:val="single" w:sz="2" w:space="0" w:color="auto"/>
            </w:tcBorders>
          </w:tcPr>
          <w:p ns2:paraId="37B9294E" ns2: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 </w:t>
            </w:r>
          </w:p>
        </w:tc>
        <w:tc>
          <w:tcPr>
            <w:tcW w:w="810" w:type="dxa"/>
            <w:tcBorders>
              <w:top w:val="nil"/>
              <w:left w:val="nil"/>
              <w:bottom w:val="single" w:sz="2" w:space="0" w:color="auto"/>
              <w:right w:val="nil"/>
            </w:tcBorders>
          </w:tcPr>
          <w:p ns2:paraId="5572746B" ns2: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n </w:t>
            </w:r>
          </w:p>
        </w:tc>
        <w:tc>
          <w:tcPr>
            <w:tcW w:w="810" w:type="dxa"/>
            <w:tcBorders>
              <w:top w:val="nil"/>
              <w:left w:val="nil"/>
              <w:bottom w:val="single" w:sz="2" w:space="0" w:color="auto"/>
              <w:right w:val="single" w:sz="2" w:space="0" w:color="auto"/>
            </w:tcBorders>
          </w:tcPr>
          <w:p ns2:paraId="22E919F8" ns2: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 </w:t>
            </w:r>
          </w:p>
        </w:tc>
        <w:tc>
          <w:tcPr>
            <w:tcW w:w="810" w:type="dxa"/>
            <w:tcBorders>
              <w:top w:val="nil"/>
              <w:left w:val="nil"/>
              <w:bottom w:val="single" w:sz="2" w:space="0" w:color="auto"/>
              <w:right w:val="nil"/>
            </w:tcBorders>
          </w:tcPr>
          <w:p ns2:paraId="6396048D" ns2: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n </w:t>
            </w:r>
          </w:p>
        </w:tc>
        <w:tc>
          <w:tcPr>
            <w:tcW w:w="810" w:type="dxa"/>
            <w:tcBorders>
              <w:top w:val="nil"/>
              <w:left w:val="nil"/>
              <w:bottom w:val="single" w:sz="2" w:space="0" w:color="auto"/>
              <w:right w:val="single" w:sz="2" w:space="0" w:color="auto"/>
            </w:tcBorders>
          </w:tcPr>
          <w:p ns2:paraId="0D397DAD" ns2: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 </w:t>
            </w:r>
          </w:p>
        </w:tc>
        <w:tc>
          <w:tcPr>
            <w:tcW w:w="810" w:type="dxa"/>
            <w:tcBorders>
              <w:top w:val="nil"/>
              <w:left w:val="nil"/>
              <w:bottom w:val="single" w:sz="2" w:space="0" w:color="auto"/>
              <w:right w:val="nil"/>
            </w:tcBorders>
          </w:tcPr>
          <w:p ns2:paraId="71971143" ns2: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n </w:t>
            </w:r>
          </w:p>
        </w:tc>
        <w:tc>
          <w:tcPr>
            <w:tcW w:w="810" w:type="dxa"/>
            <w:tcBorders>
              <w:top w:val="nil"/>
              <w:left w:val="nil"/>
              <w:bottom w:val="single" w:sz="2" w:space="0" w:color="auto"/>
            </w:tcBorders>
          </w:tcPr>
          <w:p ns2:paraId="4B7E391E" ns2: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 </w:t>
            </w:r>
          </w:p>
        </w:tc>
      </w:tr>
      <w:tr w:rsidR="008F0AE7" ns2:paraId="335ECC02" ns2:textId="77777777" w:rsidTr="00CF70E4">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7E6B77B6" ns2: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Participants in population </w:t>
            </w:r>
          </w:p>
        </w:tc>
        <w:tc>
          <w:tcPr>
            <w:tcW w:w="810" w:type="dxa"/>
            <w:tcBorders>
              <w:top w:val="nil"/>
              <w:left w:val="nil"/>
              <w:bottom w:val="nil"/>
              <w:right w:val="nil"/>
            </w:tcBorders>
          </w:tcPr>
          <w:p ns2:paraId="7BDC7D92"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4 </w:t>
            </w:r>
          </w:p>
        </w:tc>
        <w:tc>
          <w:tcPr>
            <w:tcW w:w="810" w:type="dxa"/>
            <w:tcBorders>
              <w:top w:val="nil"/>
              <w:left w:val="nil"/>
              <w:bottom w:val="nil"/>
              <w:right w:val="single" w:sz="2" w:space="0" w:color="auto"/>
            </w:tcBorders>
          </w:tcPr>
          <w:p ns2:paraId="54CA3F00"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r>
          </w:p>
        </w:tc>
        <w:tc>
          <w:tcPr>
            <w:tcW w:w="810" w:type="dxa"/>
            <w:tcBorders>
              <w:top w:val="nil"/>
              <w:left w:val="nil"/>
              <w:bottom w:val="nil"/>
              <w:right w:val="nil"/>
            </w:tcBorders>
          </w:tcPr>
          <w:p ns2:paraId="6DDFD1AB"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281 </w:t>
            </w:r>
          </w:p>
        </w:tc>
        <w:tc>
          <w:tcPr>
            <w:tcW w:w="810" w:type="dxa"/>
            <w:tcBorders>
              <w:top w:val="nil"/>
              <w:left w:val="nil"/>
              <w:bottom w:val="nil"/>
              <w:right w:val="single" w:sz="2" w:space="0" w:color="auto"/>
            </w:tcBorders>
          </w:tcPr>
          <w:p ns2:paraId="3E7B71D3"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r>
          </w:p>
        </w:tc>
        <w:tc>
          <w:tcPr>
            <w:tcW w:w="810" w:type="dxa"/>
            <w:tcBorders>
              <w:top w:val="nil"/>
              <w:left w:val="nil"/>
              <w:bottom w:val="nil"/>
              <w:right w:val="nil"/>
            </w:tcBorders>
          </w:tcPr>
          <w:p ns2:paraId="20CA8A4A"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449 </w:t>
            </w:r>
          </w:p>
        </w:tc>
        <w:tc>
          <w:tcPr>
            <w:tcW w:w="810" w:type="dxa"/>
            <w:tcBorders>
              <w:top w:val="nil"/>
              <w:left w:val="nil"/>
              <w:bottom w:val="nil"/>
              <w:right w:val="single" w:sz="2" w:space="0" w:color="auto"/>
            </w:tcBorders>
          </w:tcPr>
          <w:p ns2:paraId="1527FC2C"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r>
          </w:p>
        </w:tc>
        <w:tc>
          <w:tcPr>
            <w:tcW w:w="810" w:type="dxa"/>
            <w:tcBorders>
              <w:top w:val="nil"/>
              <w:left w:val="nil"/>
              <w:bottom w:val="nil"/>
              <w:right w:val="nil"/>
            </w:tcBorders>
          </w:tcPr>
          <w:p ns2:paraId="3A01DBCF"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5 </w:t>
            </w:r>
          </w:p>
        </w:tc>
        <w:tc>
          <w:tcPr>
            <w:tcW w:w="810" w:type="dxa"/>
            <w:tcBorders>
              <w:top w:val="nil"/>
              <w:left w:val="nil"/>
              <w:bottom w:val="nil"/>
              <w:right w:val="single" w:sz="2" w:space="0" w:color="auto"/>
            </w:tcBorders>
          </w:tcPr>
          <w:p ns2:paraId="745A5409"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r>
          </w:p>
        </w:tc>
        <w:tc>
          <w:tcPr>
            <w:tcW w:w="810" w:type="dxa"/>
            <w:tcBorders>
              <w:top w:val="nil"/>
              <w:left w:val="nil"/>
              <w:bottom w:val="nil"/>
              <w:right w:val="nil"/>
            </w:tcBorders>
          </w:tcPr>
          <w:p ns2:paraId="4856D42E"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7 </w:t>
            </w:r>
          </w:p>
        </w:tc>
        <w:tc>
          <w:tcPr>
            <w:tcW w:w="810" w:type="dxa"/>
            <w:tcBorders>
              <w:top w:val="nil"/>
              <w:left w:val="nil"/>
              <w:bottom w:val="nil"/>
              <w:right w:val="single" w:sz="2" w:space="0" w:color="auto"/>
            </w:tcBorders>
          </w:tcPr>
          <w:p ns2:paraId="4616CCBD"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r>
          </w:p>
        </w:tc>
        <w:tc>
          <w:tcPr>
            <w:tcW w:w="810" w:type="dxa"/>
            <w:tcBorders>
              <w:top w:val="nil"/>
              <w:left w:val="nil"/>
              <w:bottom w:val="nil"/>
              <w:right w:val="nil"/>
            </w:tcBorders>
          </w:tcPr>
          <w:p ns2:paraId="73B95B4E"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746 </w:t>
            </w:r>
          </w:p>
        </w:tc>
        <w:tc>
          <w:tcPr>
            <w:tcW w:w="810" w:type="dxa"/>
            <w:tcBorders>
              <w:top w:val="nil"/>
              <w:left w:val="nil"/>
              <w:bottom w:val="nil"/>
            </w:tcBorders>
          </w:tcPr>
          <w:p ns2:paraId="28F0A7B6"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r>
          </w:p>
        </w:tc>
      </w:tr>
      <w:tr w:rsidR="008F0AE7" ns2:paraId="7FAB30A0" ns2:textId="77777777" w:rsidTr="00CF70E4">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56C528DD" ns2: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with one or more adverse events </w:t>
            </w:r>
          </w:p>
        </w:tc>
        <w:tc>
          <w:tcPr>
            <w:tcW w:w="810" w:type="dxa"/>
            <w:tcBorders>
              <w:top w:val="nil"/>
              <w:left w:val="nil"/>
              <w:bottom w:val="nil"/>
              <w:right w:val="nil"/>
            </w:tcBorders>
          </w:tcPr>
          <w:p ns2:paraId="64BD92B4"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57B1FD39"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(25.0) </w:t>
            </w:r>
          </w:p>
        </w:tc>
        <w:tc>
          <w:tcPr>
            <w:tcW w:w="810" w:type="dxa"/>
            <w:tcBorders>
              <w:top w:val="nil"/>
              <w:left w:val="nil"/>
              <w:bottom w:val="nil"/>
              <w:right w:val="nil"/>
            </w:tcBorders>
          </w:tcPr>
          <w:p ns2:paraId="624C5AE2"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16 </w:t>
            </w:r>
          </w:p>
        </w:tc>
        <w:tc>
          <w:tcPr>
            <w:tcW w:w="810" w:type="dxa"/>
            <w:tcBorders>
              <w:top w:val="nil"/>
              <w:left w:val="nil"/>
              <w:bottom w:val="nil"/>
              <w:right w:val="single" w:sz="2" w:space="0" w:color="auto"/>
            </w:tcBorders>
          </w:tcPr>
          <w:p ns2:paraId="26476E83"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(5.7) </w:t>
            </w:r>
          </w:p>
        </w:tc>
        <w:tc>
          <w:tcPr>
            <w:tcW w:w="810" w:type="dxa"/>
            <w:tcBorders>
              <w:top w:val="nil"/>
              <w:left w:val="nil"/>
              <w:bottom w:val="nil"/>
              <w:right w:val="nil"/>
            </w:tcBorders>
          </w:tcPr>
          <w:p ns2:paraId="1D676C56"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28 </w:t>
            </w:r>
          </w:p>
        </w:tc>
        <w:tc>
          <w:tcPr>
            <w:tcW w:w="810" w:type="dxa"/>
            <w:tcBorders>
              <w:top w:val="nil"/>
              <w:left w:val="nil"/>
              <w:bottom w:val="nil"/>
              <w:right w:val="single" w:sz="2" w:space="0" w:color="auto"/>
            </w:tcBorders>
          </w:tcPr>
          <w:p ns2:paraId="23B3E36E"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(6.2) </w:t>
            </w:r>
          </w:p>
        </w:tc>
        <w:tc>
          <w:tcPr>
            <w:tcW w:w="810" w:type="dxa"/>
            <w:tcBorders>
              <w:top w:val="nil"/>
              <w:left w:val="nil"/>
              <w:bottom w:val="nil"/>
              <w:right w:val="nil"/>
            </w:tcBorders>
          </w:tcPr>
          <w:p ns2:paraId="4728B1AD"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7F3514F5"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3271F669"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5906FA47"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7BBC515A"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45 </w:t>
            </w:r>
          </w:p>
        </w:tc>
        <w:tc>
          <w:tcPr>
            <w:tcW w:w="810" w:type="dxa"/>
            <w:tcBorders>
              <w:top w:val="nil"/>
              <w:left w:val="nil"/>
              <w:bottom w:val="nil"/>
            </w:tcBorders>
          </w:tcPr>
          <w:p ns2:paraId="0289E88E"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(6.0) </w:t>
            </w:r>
          </w:p>
        </w:tc>
      </w:tr>
      <w:tr w:rsidR="008F0AE7" ns2:paraId="61A4B311" ns2:textId="77777777" w:rsidTr="00CF70E4">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65756E4D" ns2: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with no adverse events </w:t>
            </w:r>
          </w:p>
        </w:tc>
        <w:tc>
          <w:tcPr>
            <w:tcW w:w="810" w:type="dxa"/>
            <w:tcBorders>
              <w:top w:val="nil"/>
              <w:left w:val="nil"/>
              <w:bottom w:val="nil"/>
              <w:right w:val="nil"/>
            </w:tcBorders>
          </w:tcPr>
          <w:p ns2:paraId="65155A69"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3 </w:t>
            </w:r>
          </w:p>
        </w:tc>
        <w:tc>
          <w:tcPr>
            <w:tcW w:w="810" w:type="dxa"/>
            <w:tcBorders>
              <w:top w:val="nil"/>
              <w:left w:val="nil"/>
              <w:bottom w:val="nil"/>
              <w:right w:val="single" w:sz="2" w:space="0" w:color="auto"/>
            </w:tcBorders>
          </w:tcPr>
          <w:p ns2:paraId="7F3A5132"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(75.0) </w:t>
            </w:r>
          </w:p>
        </w:tc>
        <w:tc>
          <w:tcPr>
            <w:tcW w:w="810" w:type="dxa"/>
            <w:tcBorders>
              <w:top w:val="nil"/>
              <w:left w:val="nil"/>
              <w:bottom w:val="nil"/>
              <w:right w:val="nil"/>
            </w:tcBorders>
          </w:tcPr>
          <w:p ns2:paraId="7B49F04F"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265 </w:t>
            </w:r>
          </w:p>
        </w:tc>
        <w:tc>
          <w:tcPr>
            <w:tcW w:w="810" w:type="dxa"/>
            <w:tcBorders>
              <w:top w:val="nil"/>
              <w:left w:val="nil"/>
              <w:bottom w:val="nil"/>
              <w:right w:val="single" w:sz="2" w:space="0" w:color="auto"/>
            </w:tcBorders>
          </w:tcPr>
          <w:p ns2:paraId="5E94FE5C"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(94.3) </w:t>
            </w:r>
          </w:p>
        </w:tc>
        <w:tc>
          <w:tcPr>
            <w:tcW w:w="810" w:type="dxa"/>
            <w:tcBorders>
              <w:top w:val="nil"/>
              <w:left w:val="nil"/>
              <w:bottom w:val="nil"/>
              <w:right w:val="nil"/>
            </w:tcBorders>
          </w:tcPr>
          <w:p ns2:paraId="14EEEC69"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421 </w:t>
            </w:r>
          </w:p>
        </w:tc>
        <w:tc>
          <w:tcPr>
            <w:tcW w:w="810" w:type="dxa"/>
            <w:tcBorders>
              <w:top w:val="nil"/>
              <w:left w:val="nil"/>
              <w:bottom w:val="nil"/>
              <w:right w:val="single" w:sz="2" w:space="0" w:color="auto"/>
            </w:tcBorders>
          </w:tcPr>
          <w:p ns2:paraId="2CF03B95"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(93.8) </w:t>
            </w:r>
          </w:p>
        </w:tc>
        <w:tc>
          <w:tcPr>
            <w:tcW w:w="810" w:type="dxa"/>
            <w:tcBorders>
              <w:top w:val="nil"/>
              <w:left w:val="nil"/>
              <w:bottom w:val="nil"/>
              <w:right w:val="nil"/>
            </w:tcBorders>
          </w:tcPr>
          <w:p ns2:paraId="172A88E4"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5 </w:t>
            </w:r>
          </w:p>
        </w:tc>
        <w:tc>
          <w:tcPr>
            <w:tcW w:w="810" w:type="dxa"/>
            <w:tcBorders>
              <w:top w:val="nil"/>
              <w:left w:val="nil"/>
              <w:bottom w:val="nil"/>
              <w:right w:val="single" w:sz="2" w:space="0" w:color="auto"/>
            </w:tcBorders>
          </w:tcPr>
          <w:p ns2:paraId="55D24A6D"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(100.0) </w:t>
            </w:r>
          </w:p>
        </w:tc>
        <w:tc>
          <w:tcPr>
            <w:tcW w:w="810" w:type="dxa"/>
            <w:tcBorders>
              <w:top w:val="nil"/>
              <w:left w:val="nil"/>
              <w:bottom w:val="nil"/>
              <w:right w:val="nil"/>
            </w:tcBorders>
          </w:tcPr>
          <w:p ns2:paraId="7F7E08E4"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7 </w:t>
            </w:r>
          </w:p>
        </w:tc>
        <w:tc>
          <w:tcPr>
            <w:tcW w:w="810" w:type="dxa"/>
            <w:tcBorders>
              <w:top w:val="nil"/>
              <w:left w:val="nil"/>
              <w:bottom w:val="nil"/>
              <w:right w:val="single" w:sz="2" w:space="0" w:color="auto"/>
            </w:tcBorders>
          </w:tcPr>
          <w:p ns2:paraId="2128161B"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(100.0) </w:t>
            </w:r>
          </w:p>
        </w:tc>
        <w:tc>
          <w:tcPr>
            <w:tcW w:w="810" w:type="dxa"/>
            <w:tcBorders>
              <w:top w:val="nil"/>
              <w:left w:val="nil"/>
              <w:bottom w:val="nil"/>
              <w:right w:val="nil"/>
            </w:tcBorders>
          </w:tcPr>
          <w:p ns2:paraId="19E4C647"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701 </w:t>
            </w:r>
          </w:p>
        </w:tc>
        <w:tc>
          <w:tcPr>
            <w:tcW w:w="810" w:type="dxa"/>
            <w:tcBorders>
              <w:top w:val="nil"/>
              <w:left w:val="nil"/>
              <w:bottom w:val="nil"/>
            </w:tcBorders>
          </w:tcPr>
          <w:p ns2:paraId="78975BAB"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(94.0) </w:t>
            </w:r>
          </w:p>
        </w:tc>
      </w:tr>
      <w:tr w:rsidR="008F0AE7" ns2:paraId="119EB355" ns2:textId="77777777" w:rsidTr="00CF70E4">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06768E70" ns2:textId="77777777" w:rsidR="008F0AE7" w:rsidRDefault="008F0AE7" w:rsidP="00CF70E4">
            <w:pPr>
              <w:widowControl w:val="0"/>
              <w:autoSpaceDE w:val="0"/>
              <w:autoSpaceDN w:val="0"/>
              <w:adjustRightInd w:val="0"/>
              <w:spacing w:before="15" w:after="15"/>
              <w:rPr>
                <w:sz w:val="18"/>
                <w:szCs w:val="18"/>
              </w:rPr>
            </w:pPr>
          </w:p>
        </w:tc>
        <w:tc>
          <w:tcPr>
            <w:tcW w:w="810" w:type="dxa"/>
            <w:tcBorders>
              <w:top w:val="nil"/>
              <w:left w:val="nil"/>
              <w:bottom w:val="nil"/>
              <w:right w:val="nil"/>
            </w:tcBorders>
          </w:tcPr>
          <w:p ns2:paraId="0D430A73"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r>
          </w:p>
        </w:tc>
        <w:tc>
          <w:tcPr>
            <w:tcW w:w="810" w:type="dxa"/>
            <w:tcBorders>
              <w:top w:val="nil"/>
              <w:left w:val="nil"/>
              <w:bottom w:val="nil"/>
              <w:right w:val="single" w:sz="2" w:space="0" w:color="auto"/>
            </w:tcBorders>
          </w:tcPr>
          <w:p ns2:paraId="5FF49440"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r>
          </w:p>
        </w:tc>
        <w:tc>
          <w:tcPr>
            <w:tcW w:w="810" w:type="dxa"/>
            <w:tcBorders>
              <w:top w:val="nil"/>
              <w:left w:val="nil"/>
              <w:bottom w:val="nil"/>
              <w:right w:val="nil"/>
            </w:tcBorders>
          </w:tcPr>
          <w:p ns2:paraId="44E8371D"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r>
          </w:p>
        </w:tc>
        <w:tc>
          <w:tcPr>
            <w:tcW w:w="810" w:type="dxa"/>
            <w:tcBorders>
              <w:top w:val="nil"/>
              <w:left w:val="nil"/>
              <w:bottom w:val="nil"/>
              <w:right w:val="single" w:sz="2" w:space="0" w:color="auto"/>
            </w:tcBorders>
          </w:tcPr>
          <w:p ns2:paraId="1B97218A"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r>
          </w:p>
        </w:tc>
        <w:tc>
          <w:tcPr>
            <w:tcW w:w="810" w:type="dxa"/>
            <w:tcBorders>
              <w:top w:val="nil"/>
              <w:left w:val="nil"/>
              <w:bottom w:val="nil"/>
              <w:right w:val="nil"/>
            </w:tcBorders>
          </w:tcPr>
          <w:p ns2:paraId="0FEE61FC"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r>
          </w:p>
        </w:tc>
        <w:tc>
          <w:tcPr>
            <w:tcW w:w="810" w:type="dxa"/>
            <w:tcBorders>
              <w:top w:val="nil"/>
              <w:left w:val="nil"/>
              <w:bottom w:val="nil"/>
              <w:right w:val="single" w:sz="2" w:space="0" w:color="auto"/>
            </w:tcBorders>
          </w:tcPr>
          <w:p ns2:paraId="4731B286"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r>
          </w:p>
        </w:tc>
        <w:tc>
          <w:tcPr>
            <w:tcW w:w="810" w:type="dxa"/>
            <w:tcBorders>
              <w:top w:val="nil"/>
              <w:left w:val="nil"/>
              <w:bottom w:val="nil"/>
              <w:right w:val="nil"/>
            </w:tcBorders>
          </w:tcPr>
          <w:p ns2:paraId="589A9E70"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r>
          </w:p>
        </w:tc>
        <w:tc>
          <w:tcPr>
            <w:tcW w:w="810" w:type="dxa"/>
            <w:tcBorders>
              <w:top w:val="nil"/>
              <w:left w:val="nil"/>
              <w:bottom w:val="nil"/>
              <w:right w:val="single" w:sz="2" w:space="0" w:color="auto"/>
            </w:tcBorders>
          </w:tcPr>
          <w:p ns2:paraId="3EBD0DC6"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r>
          </w:p>
        </w:tc>
        <w:tc>
          <w:tcPr>
            <w:tcW w:w="810" w:type="dxa"/>
            <w:tcBorders>
              <w:top w:val="nil"/>
              <w:left w:val="nil"/>
              <w:bottom w:val="nil"/>
              <w:right w:val="nil"/>
            </w:tcBorders>
          </w:tcPr>
          <w:p ns2:paraId="75C62BA9"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r>
          </w:p>
        </w:tc>
        <w:tc>
          <w:tcPr>
            <w:tcW w:w="810" w:type="dxa"/>
            <w:tcBorders>
              <w:top w:val="nil"/>
              <w:left w:val="nil"/>
              <w:bottom w:val="nil"/>
              <w:right w:val="single" w:sz="2" w:space="0" w:color="auto"/>
            </w:tcBorders>
          </w:tcPr>
          <w:p ns2:paraId="4E85DE37"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r>
          </w:p>
        </w:tc>
        <w:tc>
          <w:tcPr>
            <w:tcW w:w="810" w:type="dxa"/>
            <w:tcBorders>
              <w:top w:val="nil"/>
              <w:left w:val="nil"/>
              <w:bottom w:val="nil"/>
              <w:right w:val="nil"/>
            </w:tcBorders>
          </w:tcPr>
          <w:p ns2:paraId="00AACC82"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r>
          </w:p>
        </w:tc>
        <w:tc>
          <w:tcPr>
            <w:tcW w:w="810" w:type="dxa"/>
            <w:tcBorders>
              <w:top w:val="nil"/>
              <w:left w:val="nil"/>
              <w:bottom w:val="nil"/>
            </w:tcBorders>
          </w:tcPr>
          <w:p ns2:paraId="3374599D"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r>
          </w:p>
        </w:tc>
      </w:tr>
      <w:tr w:rsidR="008F0AE7" ns2:paraId="1AC6A1CD" ns2:textId="77777777" w:rsidTr="00CF70E4">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105273F3" ns2: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Anaemia </w:t>
            </w:r>
          </w:p>
        </w:tc>
        <w:tc>
          <w:tcPr>
            <w:tcW w:w="810" w:type="dxa"/>
            <w:tcBorders>
              <w:top w:val="nil"/>
              <w:left w:val="nil"/>
              <w:bottom w:val="nil"/>
              <w:right w:val="nil"/>
            </w:tcBorders>
          </w:tcPr>
          <w:p ns2:paraId="4636E59D"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4313A04C"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62F9671D"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14F5A5C5"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(0.4) </w:t>
            </w:r>
          </w:p>
        </w:tc>
        <w:tc>
          <w:tcPr>
            <w:tcW w:w="810" w:type="dxa"/>
            <w:tcBorders>
              <w:top w:val="nil"/>
              <w:left w:val="nil"/>
              <w:bottom w:val="nil"/>
              <w:right w:val="nil"/>
            </w:tcBorders>
          </w:tcPr>
          <w:p ns2:paraId="2EE52F10"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5 </w:t>
            </w:r>
          </w:p>
        </w:tc>
        <w:tc>
          <w:tcPr>
            <w:tcW w:w="810" w:type="dxa"/>
            <w:tcBorders>
              <w:top w:val="nil"/>
              <w:left w:val="nil"/>
              <w:bottom w:val="nil"/>
              <w:right w:val="single" w:sz="2" w:space="0" w:color="auto"/>
            </w:tcBorders>
          </w:tcPr>
          <w:p ns2:paraId="294B5101"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(1.1) </w:t>
            </w:r>
          </w:p>
        </w:tc>
        <w:tc>
          <w:tcPr>
            <w:tcW w:w="810" w:type="dxa"/>
            <w:tcBorders>
              <w:top w:val="nil"/>
              <w:left w:val="nil"/>
              <w:bottom w:val="nil"/>
              <w:right w:val="nil"/>
            </w:tcBorders>
          </w:tcPr>
          <w:p ns2:paraId="496F652F"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5189A366"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284E6C67"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63A177EB"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44825DAB"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6 </w:t>
            </w:r>
          </w:p>
        </w:tc>
        <w:tc>
          <w:tcPr>
            <w:tcW w:w="810" w:type="dxa"/>
            <w:tcBorders>
              <w:top w:val="nil"/>
              <w:left w:val="nil"/>
              <w:bottom w:val="nil"/>
            </w:tcBorders>
          </w:tcPr>
          <w:p ns2:paraId="58504728"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(0.8) </w:t>
            </w:r>
          </w:p>
        </w:tc>
      </w:tr>
      <w:tr w:rsidR="008F0AE7" ns2:paraId="22E66F03" ns2:textId="77777777" w:rsidTr="00CF70E4">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5139E7E6" ns2: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Neutrophil count decreased </w:t>
            </w:r>
          </w:p>
        </w:tc>
        <w:tc>
          <w:tcPr>
            <w:tcW w:w="810" w:type="dxa"/>
            <w:tcBorders>
              <w:top w:val="nil"/>
              <w:left w:val="nil"/>
              <w:bottom w:val="nil"/>
              <w:right w:val="nil"/>
            </w:tcBorders>
          </w:tcPr>
          <w:p ns2:paraId="358245C3"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61BB1032"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60693D81"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2 </w:t>
            </w:r>
          </w:p>
        </w:tc>
        <w:tc>
          <w:tcPr>
            <w:tcW w:w="810" w:type="dxa"/>
            <w:tcBorders>
              <w:top w:val="nil"/>
              <w:left w:val="nil"/>
              <w:bottom w:val="nil"/>
              <w:right w:val="single" w:sz="2" w:space="0" w:color="auto"/>
            </w:tcBorders>
          </w:tcPr>
          <w:p ns2:paraId="40697AEB"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(0.7) </w:t>
            </w:r>
          </w:p>
        </w:tc>
        <w:tc>
          <w:tcPr>
            <w:tcW w:w="810" w:type="dxa"/>
            <w:tcBorders>
              <w:top w:val="nil"/>
              <w:left w:val="nil"/>
              <w:bottom w:val="nil"/>
              <w:right w:val="nil"/>
            </w:tcBorders>
          </w:tcPr>
          <w:p ns2:paraId="299D6948"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2 </w:t>
            </w:r>
          </w:p>
        </w:tc>
        <w:tc>
          <w:tcPr>
            <w:tcW w:w="810" w:type="dxa"/>
            <w:tcBorders>
              <w:top w:val="nil"/>
              <w:left w:val="nil"/>
              <w:bottom w:val="nil"/>
              <w:right w:val="single" w:sz="2" w:space="0" w:color="auto"/>
            </w:tcBorders>
          </w:tcPr>
          <w:p ns2:paraId="16DCB5D1"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(0.4) </w:t>
            </w:r>
          </w:p>
        </w:tc>
        <w:tc>
          <w:tcPr>
            <w:tcW w:w="810" w:type="dxa"/>
            <w:tcBorders>
              <w:top w:val="nil"/>
              <w:left w:val="nil"/>
              <w:bottom w:val="nil"/>
              <w:right w:val="nil"/>
            </w:tcBorders>
          </w:tcPr>
          <w:p ns2:paraId="2C37D16B"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7469BC13"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17612CAD"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05FBA16C"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216C6508"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4 </w:t>
            </w:r>
          </w:p>
        </w:tc>
        <w:tc>
          <w:tcPr>
            <w:tcW w:w="810" w:type="dxa"/>
            <w:tcBorders>
              <w:top w:val="nil"/>
              <w:left w:val="nil"/>
              <w:bottom w:val="nil"/>
            </w:tcBorders>
          </w:tcPr>
          <w:p ns2:paraId="566CB19B"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(0.5) </w:t>
            </w:r>
          </w:p>
        </w:tc>
      </w:tr>
      <w:tr w:rsidR="008F0AE7" ns2:paraId="7569AE82" ns2:textId="77777777" w:rsidTr="00CF70E4">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7D3D888C" ns2: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Cerebral infarction </w:t>
            </w:r>
          </w:p>
        </w:tc>
        <w:tc>
          <w:tcPr>
            <w:tcW w:w="810" w:type="dxa"/>
            <w:tcBorders>
              <w:top w:val="nil"/>
              <w:left w:val="nil"/>
              <w:bottom w:val="nil"/>
              <w:right w:val="nil"/>
            </w:tcBorders>
          </w:tcPr>
          <w:p ns2:paraId="3CAC677C"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3D0AC701"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61814BBA"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3842FAA8"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(0.4) </w:t>
            </w:r>
          </w:p>
        </w:tc>
        <w:tc>
          <w:tcPr>
            <w:tcW w:w="810" w:type="dxa"/>
            <w:tcBorders>
              <w:top w:val="nil"/>
              <w:left w:val="nil"/>
              <w:bottom w:val="nil"/>
              <w:right w:val="nil"/>
            </w:tcBorders>
          </w:tcPr>
          <w:p ns2:paraId="7C96E1EF"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2 </w:t>
            </w:r>
          </w:p>
        </w:tc>
        <w:tc>
          <w:tcPr>
            <w:tcW w:w="810" w:type="dxa"/>
            <w:tcBorders>
              <w:top w:val="nil"/>
              <w:left w:val="nil"/>
              <w:bottom w:val="nil"/>
              <w:right w:val="single" w:sz="2" w:space="0" w:color="auto"/>
            </w:tcBorders>
          </w:tcPr>
          <w:p ns2:paraId="43668509"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(0.4) </w:t>
            </w:r>
          </w:p>
        </w:tc>
        <w:tc>
          <w:tcPr>
            <w:tcW w:w="810" w:type="dxa"/>
            <w:tcBorders>
              <w:top w:val="nil"/>
              <w:left w:val="nil"/>
              <w:bottom w:val="nil"/>
              <w:right w:val="nil"/>
            </w:tcBorders>
          </w:tcPr>
          <w:p ns2:paraId="4F0A83CF"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616F785C"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0C694B4D"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3E7A6F56"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7A0E1014"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3 </w:t>
            </w:r>
          </w:p>
        </w:tc>
        <w:tc>
          <w:tcPr>
            <w:tcW w:w="810" w:type="dxa"/>
            <w:tcBorders>
              <w:top w:val="nil"/>
              <w:left w:val="nil"/>
              <w:bottom w:val="nil"/>
            </w:tcBorders>
          </w:tcPr>
          <w:p ns2:paraId="088BC74E"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(0.4) </w:t>
            </w:r>
          </w:p>
        </w:tc>
      </w:tr>
      <w:tr w:rsidR="008F0AE7" ns2:paraId="61763694" ns2:textId="77777777" w:rsidTr="00CF70E4">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7258B3C0" ns2: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Platelet count decreased </w:t>
            </w:r>
          </w:p>
        </w:tc>
        <w:tc>
          <w:tcPr>
            <w:tcW w:w="810" w:type="dxa"/>
            <w:tcBorders>
              <w:top w:val="nil"/>
              <w:left w:val="nil"/>
              <w:bottom w:val="nil"/>
              <w:right w:val="nil"/>
            </w:tcBorders>
          </w:tcPr>
          <w:p ns2:paraId="4FF4B6C6"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7A14A4AA"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04FE0CB1"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21398A64"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377ED8A0"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3 </w:t>
            </w:r>
          </w:p>
        </w:tc>
        <w:tc>
          <w:tcPr>
            <w:tcW w:w="810" w:type="dxa"/>
            <w:tcBorders>
              <w:top w:val="nil"/>
              <w:left w:val="nil"/>
              <w:bottom w:val="nil"/>
              <w:right w:val="single" w:sz="2" w:space="0" w:color="auto"/>
            </w:tcBorders>
          </w:tcPr>
          <w:p ns2:paraId="184931BE"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(0.7) </w:t>
            </w:r>
          </w:p>
        </w:tc>
        <w:tc>
          <w:tcPr>
            <w:tcW w:w="810" w:type="dxa"/>
            <w:tcBorders>
              <w:top w:val="nil"/>
              <w:left w:val="nil"/>
              <w:bottom w:val="nil"/>
              <w:right w:val="nil"/>
            </w:tcBorders>
          </w:tcPr>
          <w:p ns2:paraId="4B0601AA"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407AC713"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41340875"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04354135"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0A13336C"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3 </w:t>
            </w:r>
          </w:p>
        </w:tc>
        <w:tc>
          <w:tcPr>
            <w:tcW w:w="810" w:type="dxa"/>
            <w:tcBorders>
              <w:top w:val="nil"/>
              <w:left w:val="nil"/>
              <w:bottom w:val="nil"/>
            </w:tcBorders>
          </w:tcPr>
          <w:p ns2:paraId="1DA86D4F"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(0.4) </w:t>
            </w:r>
          </w:p>
        </w:tc>
      </w:tr>
      <w:tr w:rsidR="008F0AE7" ns2:paraId="3A375F3A" ns2:textId="77777777" w:rsidTr="00CF70E4">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0F18C587" ns2: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Null </w:t>
            </w:r>
          </w:p>
        </w:tc>
        <w:tc>
          <w:tcPr>
            <w:tcW w:w="810" w:type="dxa"/>
            <w:tcBorders>
              <w:top w:val="nil"/>
              <w:left w:val="nil"/>
              <w:bottom w:val="nil"/>
              <w:right w:val="nil"/>
            </w:tcBorders>
          </w:tcPr>
          <w:p ns2:paraId="445E85E3"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794337FE"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22C80602"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2 </w:t>
            </w:r>
          </w:p>
        </w:tc>
        <w:tc>
          <w:tcPr>
            <w:tcW w:w="810" w:type="dxa"/>
            <w:tcBorders>
              <w:top w:val="nil"/>
              <w:left w:val="nil"/>
              <w:bottom w:val="nil"/>
              <w:right w:val="single" w:sz="2" w:space="0" w:color="auto"/>
            </w:tcBorders>
          </w:tcPr>
          <w:p ns2:paraId="6E9B4295"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(0.7) </w:t>
            </w:r>
          </w:p>
        </w:tc>
        <w:tc>
          <w:tcPr>
            <w:tcW w:w="810" w:type="dxa"/>
            <w:tcBorders>
              <w:top w:val="nil"/>
              <w:left w:val="nil"/>
              <w:bottom w:val="nil"/>
              <w:right w:val="nil"/>
            </w:tcBorders>
          </w:tcPr>
          <w:p ns2:paraId="55562F63"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6664BA1C"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(0.2) </w:t>
            </w:r>
          </w:p>
        </w:tc>
        <w:tc>
          <w:tcPr>
            <w:tcW w:w="810" w:type="dxa"/>
            <w:tcBorders>
              <w:top w:val="nil"/>
              <w:left w:val="nil"/>
              <w:bottom w:val="nil"/>
              <w:right w:val="nil"/>
            </w:tcBorders>
          </w:tcPr>
          <w:p ns2:paraId="4144B983"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048D9B4E"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478BA21A"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52D6A413"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0F614492"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3 </w:t>
            </w:r>
          </w:p>
        </w:tc>
        <w:tc>
          <w:tcPr>
            <w:tcW w:w="810" w:type="dxa"/>
            <w:tcBorders>
              <w:top w:val="nil"/>
              <w:left w:val="nil"/>
              <w:bottom w:val="nil"/>
            </w:tcBorders>
          </w:tcPr>
          <w:p ns2:paraId="21905C73"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(0.4) </w:t>
            </w:r>
          </w:p>
        </w:tc>
      </w:tr>
      <w:tr w:rsidR="008F0AE7" ns2:paraId="6BCC108E" ns2:textId="77777777" w:rsidTr="00CF70E4">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794CF76D" ns2: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Anaphylactic shock </w:t>
            </w:r>
          </w:p>
        </w:tc>
        <w:tc>
          <w:tcPr>
            <w:tcW w:w="810" w:type="dxa"/>
            <w:tcBorders>
              <w:top w:val="nil"/>
              <w:left w:val="nil"/>
              <w:bottom w:val="nil"/>
              <w:right w:val="nil"/>
            </w:tcBorders>
          </w:tcPr>
          <w:p ns2:paraId="18BD1C1E"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29EC66C5"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6D2F4C0F"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4A85DA01"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0C092A43"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2 </w:t>
            </w:r>
          </w:p>
        </w:tc>
        <w:tc>
          <w:tcPr>
            <w:tcW w:w="810" w:type="dxa"/>
            <w:tcBorders>
              <w:top w:val="nil"/>
              <w:left w:val="nil"/>
              <w:bottom w:val="nil"/>
              <w:right w:val="single" w:sz="2" w:space="0" w:color="auto"/>
            </w:tcBorders>
          </w:tcPr>
          <w:p ns2:paraId="56A71445"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(0.4) </w:t>
            </w:r>
          </w:p>
        </w:tc>
        <w:tc>
          <w:tcPr>
            <w:tcW w:w="810" w:type="dxa"/>
            <w:tcBorders>
              <w:top w:val="nil"/>
              <w:left w:val="nil"/>
              <w:bottom w:val="nil"/>
              <w:right w:val="nil"/>
            </w:tcBorders>
          </w:tcPr>
          <w:p ns2:paraId="62C1834A"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34D6A120"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28F00A0A"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1BBDEB11"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5FEF9EF3"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2 </w:t>
            </w:r>
          </w:p>
        </w:tc>
        <w:tc>
          <w:tcPr>
            <w:tcW w:w="810" w:type="dxa"/>
            <w:tcBorders>
              <w:top w:val="nil"/>
              <w:left w:val="nil"/>
              <w:bottom w:val="nil"/>
            </w:tcBorders>
          </w:tcPr>
          <w:p ns2:paraId="06B1BDD4"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(0.3) </w:t>
            </w:r>
          </w:p>
        </w:tc>
      </w:tr>
      <w:tr w:rsidR="008F0AE7" ns2:paraId="14D931D5" ns2:textId="77777777" w:rsidTr="00CF70E4">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0EA40DAD" ns2: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Dyspnoea </w:t>
            </w:r>
          </w:p>
        </w:tc>
        <w:tc>
          <w:tcPr>
            <w:tcW w:w="810" w:type="dxa"/>
            <w:tcBorders>
              <w:top w:val="nil"/>
              <w:left w:val="nil"/>
              <w:bottom w:val="nil"/>
              <w:right w:val="nil"/>
            </w:tcBorders>
          </w:tcPr>
          <w:p ns2:paraId="46AD6383"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04CF853D"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2837372C"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694C6DCC"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(0.4) </w:t>
            </w:r>
          </w:p>
        </w:tc>
        <w:tc>
          <w:tcPr>
            <w:tcW w:w="810" w:type="dxa"/>
            <w:tcBorders>
              <w:top w:val="nil"/>
              <w:left w:val="nil"/>
              <w:bottom w:val="nil"/>
              <w:right w:val="nil"/>
            </w:tcBorders>
          </w:tcPr>
          <w:p ns2:paraId="341D0AA5"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592E261F"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(0.2) </w:t>
            </w:r>
          </w:p>
        </w:tc>
        <w:tc>
          <w:tcPr>
            <w:tcW w:w="810" w:type="dxa"/>
            <w:tcBorders>
              <w:top w:val="nil"/>
              <w:left w:val="nil"/>
              <w:bottom w:val="nil"/>
              <w:right w:val="nil"/>
            </w:tcBorders>
          </w:tcPr>
          <w:p ns2:paraId="5A79465B"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798CFBC1"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30A30E21"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7A61DAEE"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1718DF97"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2 </w:t>
            </w:r>
          </w:p>
        </w:tc>
        <w:tc>
          <w:tcPr>
            <w:tcW w:w="810" w:type="dxa"/>
            <w:tcBorders>
              <w:top w:val="nil"/>
              <w:left w:val="nil"/>
              <w:bottom w:val="nil"/>
            </w:tcBorders>
          </w:tcPr>
          <w:p ns2:paraId="30465289"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(0.3) </w:t>
            </w:r>
          </w:p>
        </w:tc>
      </w:tr>
      <w:tr w:rsidR="008F0AE7" ns2:paraId="516035C5" ns2:textId="77777777" w:rsidTr="00CF70E4">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6B59669B" ns2: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White blood cell count decreased </w:t>
            </w:r>
          </w:p>
        </w:tc>
        <w:tc>
          <w:tcPr>
            <w:tcW w:w="810" w:type="dxa"/>
            <w:tcBorders>
              <w:top w:val="nil"/>
              <w:left w:val="nil"/>
              <w:bottom w:val="nil"/>
              <w:right w:val="nil"/>
            </w:tcBorders>
          </w:tcPr>
          <w:p ns2:paraId="5FC24B48"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3BCEF67A"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0DD280B0"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5F9F95A9"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083D574E"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2 </w:t>
            </w:r>
          </w:p>
        </w:tc>
        <w:tc>
          <w:tcPr>
            <w:tcW w:w="810" w:type="dxa"/>
            <w:tcBorders>
              <w:top w:val="nil"/>
              <w:left w:val="nil"/>
              <w:bottom w:val="nil"/>
              <w:right w:val="single" w:sz="2" w:space="0" w:color="auto"/>
            </w:tcBorders>
          </w:tcPr>
          <w:p ns2:paraId="344AF5D2"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(0.4) </w:t>
            </w:r>
          </w:p>
        </w:tc>
        <w:tc>
          <w:tcPr>
            <w:tcW w:w="810" w:type="dxa"/>
            <w:tcBorders>
              <w:top w:val="nil"/>
              <w:left w:val="nil"/>
              <w:bottom w:val="nil"/>
              <w:right w:val="nil"/>
            </w:tcBorders>
          </w:tcPr>
          <w:p ns2:paraId="3AC552C1"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3F048B4F"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2C611D55"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24AF123C"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6B5B3ECB"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2 </w:t>
            </w:r>
          </w:p>
        </w:tc>
        <w:tc>
          <w:tcPr>
            <w:tcW w:w="810" w:type="dxa"/>
            <w:tcBorders>
              <w:top w:val="nil"/>
              <w:left w:val="nil"/>
              <w:bottom w:val="nil"/>
            </w:tcBorders>
          </w:tcPr>
          <w:p ns2:paraId="2684D806"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(0.3) </w:t>
            </w:r>
          </w:p>
        </w:tc>
      </w:tr>
      <w:tr w:rsidR="008F0AE7" ns2:paraId="61EDBE0A" ns2:textId="77777777" w:rsidTr="00CF70E4">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72FBAD5E" ns2: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Abdominal pain </w:t>
            </w:r>
          </w:p>
        </w:tc>
        <w:tc>
          <w:tcPr>
            <w:tcW w:w="810" w:type="dxa"/>
            <w:tcBorders>
              <w:top w:val="nil"/>
              <w:left w:val="nil"/>
              <w:bottom w:val="nil"/>
              <w:right w:val="nil"/>
            </w:tcBorders>
          </w:tcPr>
          <w:p ns2:paraId="3C36D115"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1DFFD5B1"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7AB5B094"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27441055"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79335C60"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426BC45D"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(0.2) </w:t>
            </w:r>
          </w:p>
        </w:tc>
        <w:tc>
          <w:tcPr>
            <w:tcW w:w="810" w:type="dxa"/>
            <w:tcBorders>
              <w:top w:val="nil"/>
              <w:left w:val="nil"/>
              <w:bottom w:val="nil"/>
              <w:right w:val="nil"/>
            </w:tcBorders>
          </w:tcPr>
          <w:p ns2:paraId="3B58F66F"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5EF2C136"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21EB19FF"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53511C42"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69B5FAE6"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tcBorders>
          </w:tcPr>
          <w:p ns2:paraId="05672B1D"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r>
      <w:tr w:rsidR="008F0AE7" ns2:paraId="23F78A43" ns2:textId="77777777" w:rsidTr="00CF70E4">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78A082E9" ns2: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Alopecia </w:t>
            </w:r>
          </w:p>
        </w:tc>
        <w:tc>
          <w:tcPr>
            <w:tcW w:w="810" w:type="dxa"/>
            <w:tcBorders>
              <w:top w:val="nil"/>
              <w:left w:val="nil"/>
              <w:bottom w:val="nil"/>
              <w:right w:val="nil"/>
            </w:tcBorders>
          </w:tcPr>
          <w:p ns2:paraId="40CB1975"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4A9C7E3C"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70A3B0BD"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52C046E8"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356D230D"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36E66B5C"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(0.2) </w:t>
            </w:r>
          </w:p>
        </w:tc>
        <w:tc>
          <w:tcPr>
            <w:tcW w:w="810" w:type="dxa"/>
            <w:tcBorders>
              <w:top w:val="nil"/>
              <w:left w:val="nil"/>
              <w:bottom w:val="nil"/>
              <w:right w:val="nil"/>
            </w:tcBorders>
          </w:tcPr>
          <w:p ns2:paraId="40B186C2"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758B8E40"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05DD1BEC"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0E84EB27"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1C3DF669"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tcBorders>
          </w:tcPr>
          <w:p ns2:paraId="1022D950"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r>
      <w:tr w:rsidR="008F0AE7" ns2:paraId="6085604D" ns2:textId="77777777" w:rsidTr="00CF70E4">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6A7FE8A8" ns2: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Anaphylactic reaction </w:t>
            </w:r>
          </w:p>
        </w:tc>
        <w:tc>
          <w:tcPr>
            <w:tcW w:w="810" w:type="dxa"/>
            <w:tcBorders>
              <w:top w:val="nil"/>
              <w:left w:val="nil"/>
              <w:bottom w:val="nil"/>
              <w:right w:val="nil"/>
            </w:tcBorders>
          </w:tcPr>
          <w:p ns2:paraId="480D5756"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42DC6412"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1BF7DA9C"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0E8A64DF"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(0.4) </w:t>
            </w:r>
          </w:p>
        </w:tc>
        <w:tc>
          <w:tcPr>
            <w:tcW w:w="810" w:type="dxa"/>
            <w:tcBorders>
              <w:top w:val="nil"/>
              <w:left w:val="nil"/>
              <w:bottom w:val="nil"/>
              <w:right w:val="nil"/>
            </w:tcBorders>
          </w:tcPr>
          <w:p ns2:paraId="6E4C7C73"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074F45E3"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0738BD8E"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26CCAAE2"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14C45FB8"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4C98D17C"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1DA9725E"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tcBorders>
          </w:tcPr>
          <w:p ns2:paraId="08953E58"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r>
      <w:tr w:rsidR="008F0AE7" ns2:paraId="0B76EF25" ns2:textId="77777777" w:rsidTr="00CF70E4">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77CC5BDC" ns2: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Ascites </w:t>
            </w:r>
          </w:p>
        </w:tc>
        <w:tc>
          <w:tcPr>
            <w:tcW w:w="810" w:type="dxa"/>
            <w:tcBorders>
              <w:top w:val="nil"/>
              <w:left w:val="nil"/>
              <w:bottom w:val="nil"/>
              <w:right w:val="nil"/>
            </w:tcBorders>
          </w:tcPr>
          <w:p ns2:paraId="75ED0AB8"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21C1222B"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09487FB3"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3D57B2B8"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(0.4) </w:t>
            </w:r>
          </w:p>
        </w:tc>
        <w:tc>
          <w:tcPr>
            <w:tcW w:w="810" w:type="dxa"/>
            <w:tcBorders>
              <w:top w:val="nil"/>
              <w:left w:val="nil"/>
              <w:bottom w:val="nil"/>
              <w:right w:val="nil"/>
            </w:tcBorders>
          </w:tcPr>
          <w:p ns2:paraId="68701BA0"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2FE0C0B6"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5C4DDC0F"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32001267"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47CEC2EC"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6218B8D7"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6977F987"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tcBorders>
          </w:tcPr>
          <w:p ns2:paraId="3AAC9FB0"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r>
      <w:tr w:rsidR="008F0AE7" ns2:paraId="7DB0D11F" ns2:textId="77777777" w:rsidTr="00CF70E4">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6CC10780" ns2: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Blood creatinine increased </w:t>
            </w:r>
          </w:p>
        </w:tc>
        <w:tc>
          <w:tcPr>
            <w:tcW w:w="810" w:type="dxa"/>
            <w:tcBorders>
              <w:top w:val="nil"/>
              <w:left w:val="nil"/>
              <w:bottom w:val="nil"/>
              <w:right w:val="nil"/>
            </w:tcBorders>
          </w:tcPr>
          <w:p ns2:paraId="4449A805"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58BF9EA8"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4A3680E0"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27FAF628"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(0.4) </w:t>
            </w:r>
          </w:p>
        </w:tc>
        <w:tc>
          <w:tcPr>
            <w:tcW w:w="810" w:type="dxa"/>
            <w:tcBorders>
              <w:top w:val="nil"/>
              <w:left w:val="nil"/>
              <w:bottom w:val="nil"/>
              <w:right w:val="nil"/>
            </w:tcBorders>
          </w:tcPr>
          <w:p ns2:paraId="61C21BC5"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6EB03A17"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79B18946"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2AEC4BA0"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461E0314"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0868FAD3"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3E6B1AFD"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tcBorders>
          </w:tcPr>
          <w:p ns2:paraId="2DF72770"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r>
      <w:tr w:rsidR="008F0AE7" ns2:paraId="595D1F9D" ns2:textId="77777777" w:rsidTr="00CF70E4">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03537F83" ns2: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Blood lactate dehydrogenase increased </w:t>
            </w:r>
          </w:p>
        </w:tc>
        <w:tc>
          <w:tcPr>
            <w:tcW w:w="810" w:type="dxa"/>
            <w:tcBorders>
              <w:top w:val="nil"/>
              <w:left w:val="nil"/>
              <w:bottom w:val="nil"/>
              <w:right w:val="nil"/>
            </w:tcBorders>
          </w:tcPr>
          <w:p ns2:paraId="354F71C6"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43CC80B7"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1772B769"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26F30333"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(0.4) </w:t>
            </w:r>
          </w:p>
        </w:tc>
        <w:tc>
          <w:tcPr>
            <w:tcW w:w="810" w:type="dxa"/>
            <w:tcBorders>
              <w:top w:val="nil"/>
              <w:left w:val="nil"/>
              <w:bottom w:val="nil"/>
              <w:right w:val="nil"/>
            </w:tcBorders>
          </w:tcPr>
          <w:p ns2:paraId="53CE7D04"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339ED2DA"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6F0BCB36"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327FC48A"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6AA3A797"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2361344F"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6320761E"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tcBorders>
          </w:tcPr>
          <w:p ns2:paraId="6F60384F"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r>
      <w:tr w:rsidR="008F0AE7" ns2:paraId="4E851EBF" ns2:textId="77777777" w:rsidTr="00CF70E4">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6492C00C" ns2: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Cardiac failure </w:t>
            </w:r>
          </w:p>
        </w:tc>
        <w:tc>
          <w:tcPr>
            <w:tcW w:w="810" w:type="dxa"/>
            <w:tcBorders>
              <w:top w:val="nil"/>
              <w:left w:val="nil"/>
              <w:bottom w:val="nil"/>
              <w:right w:val="nil"/>
            </w:tcBorders>
          </w:tcPr>
          <w:p ns2:paraId="6CDE696B"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2B7F1EA4"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46C73B4A"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643A6B2F"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302EDA18"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10719367"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(0.2) </w:t>
            </w:r>
          </w:p>
        </w:tc>
        <w:tc>
          <w:tcPr>
            <w:tcW w:w="810" w:type="dxa"/>
            <w:tcBorders>
              <w:top w:val="nil"/>
              <w:left w:val="nil"/>
              <w:bottom w:val="nil"/>
              <w:right w:val="nil"/>
            </w:tcBorders>
          </w:tcPr>
          <w:p ns2:paraId="7030913C"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12409B31"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538E6BF5"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19D088F2"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702277D0"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tcBorders>
          </w:tcPr>
          <w:p ns2:paraId="755B66D6"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r>
      <w:tr w:rsidR="008F0AE7" ns2:paraId="3BD8E0A8" ns2:textId="77777777" w:rsidTr="00CF70E4">
        <w:tblPrEx>
          <w:tblBorders>
            <w:top w:val="single" w:sz="6" w:space="0" w:color="auto"/>
            <w:bottom w:val="single" w:sz="6" w:space="0" w:color="auto"/>
          </w:tblBorders>
        </w:tblPrEx>
        <w:trPr>
          <w:jc w:val="center"/>
        </w:trPr>
        <w:tc>
          <w:tcPr>
            <w:tcW w:w="3240" w:type="dxa"/>
            <w:tcBorders>
              <w:top w:val="nil"/>
              <w:bottom w:val="single" w:sz="2" w:space="0" w:color="auto"/>
              <w:right w:val="single" w:sz="2" w:space="0" w:color="auto"/>
            </w:tcBorders>
          </w:tcPr>
          <w:p ns2:paraId="63F95ABA" ns2: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Craniocerebral injury </w:t>
            </w:r>
          </w:p>
        </w:tc>
        <w:tc>
          <w:tcPr>
            <w:tcW w:w="810" w:type="dxa"/>
            <w:tcBorders>
              <w:top w:val="nil"/>
              <w:left w:val="nil"/>
              <w:bottom w:val="single" w:sz="2" w:space="0" w:color="auto"/>
              <w:right w:val="nil"/>
            </w:tcBorders>
          </w:tcPr>
          <w:p ns2:paraId="701A8D80"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single" w:sz="2" w:space="0" w:color="auto"/>
              <w:right w:val="single" w:sz="2" w:space="0" w:color="auto"/>
            </w:tcBorders>
          </w:tcPr>
          <w:p ns2:paraId="45B351F9"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single" w:sz="2" w:space="0" w:color="auto"/>
              <w:right w:val="nil"/>
            </w:tcBorders>
          </w:tcPr>
          <w:p ns2:paraId="0B5C9BA5"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single" w:sz="2" w:space="0" w:color="auto"/>
              <w:right w:val="single" w:sz="2" w:space="0" w:color="auto"/>
            </w:tcBorders>
          </w:tcPr>
          <w:p ns2:paraId="7ACBC8C7"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single" w:sz="2" w:space="0" w:color="auto"/>
              <w:right w:val="nil"/>
            </w:tcBorders>
          </w:tcPr>
          <w:p ns2:paraId="76E27133"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single" w:sz="2" w:space="0" w:color="auto"/>
              <w:right w:val="single" w:sz="2" w:space="0" w:color="auto"/>
            </w:tcBorders>
          </w:tcPr>
          <w:p ns2:paraId="681DBBEB"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(0.2) </w:t>
            </w:r>
          </w:p>
        </w:tc>
        <w:tc>
          <w:tcPr>
            <w:tcW w:w="810" w:type="dxa"/>
            <w:tcBorders>
              <w:top w:val="nil"/>
              <w:left w:val="nil"/>
              <w:bottom w:val="single" w:sz="2" w:space="0" w:color="auto"/>
              <w:right w:val="nil"/>
            </w:tcBorders>
          </w:tcPr>
          <w:p ns2:paraId="57BF1317"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single" w:sz="2" w:space="0" w:color="auto"/>
              <w:right w:val="single" w:sz="2" w:space="0" w:color="auto"/>
            </w:tcBorders>
          </w:tcPr>
          <w:p ns2:paraId="584C48B3"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single" w:sz="2" w:space="0" w:color="auto"/>
              <w:right w:val="nil"/>
            </w:tcBorders>
          </w:tcPr>
          <w:p ns2:paraId="018DD1B9"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single" w:sz="2" w:space="0" w:color="auto"/>
              <w:right w:val="single" w:sz="2" w:space="0" w:color="auto"/>
            </w:tcBorders>
          </w:tcPr>
          <w:p ns2:paraId="38B35FC1"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single" w:sz="2" w:space="0" w:color="auto"/>
              <w:right w:val="nil"/>
            </w:tcBorders>
          </w:tcPr>
          <w:p ns2:paraId="546D35C5"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single" w:sz="2" w:space="0" w:color="auto"/>
            </w:tcBorders>
          </w:tcPr>
          <w:p ns2:paraId="7CB4B6E1"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r>
    </w:tbl>
    <w:p ns2:paraId="32B7315C" ns2:textId="77777777" w:rsidR="00750BC2" w:rsidRDefault="00750BC2" w:rsidP="004D767F">
      <w:pPr>
        <w:rPr>
          <w:sz w:val="18"/>
          <w:szCs w:val="18"/>
        </w:rPr>
      </w:pPr>
      <w:ins w:id="12827" w:author="GoldenCorpusHarness" w:date="2026-03-28T21:57:55Z">
        <w:r>
          <w:t>Table 44Study MK-2870-014 (SKB264-III-03): Adverse Event Summary (APaT Population)</w:t>
        </w:r>
      </w:ins>
    </w:p>
    <w:p ns2:paraId="38ED5D01" ns2:textId="77777777" w:rsidR="004D767F" w:rsidRDefault="004D767F" w:rsidP="004D767F">
      <w:pPr>
        <w:rPr>
          <w:sz w:val="18"/>
          <w:szCs w:val="18"/>
        </w:rPr>
      </w:pPr>
      <w:r>
        <w:rPr>
          <w:sz w:val="18"/>
          <w:szCs w:val="18"/>
        </w:rPr>
        <w:br w:type="page"/>
      </w:r>
    </w:p>
    <w:tbl>
      <w:tblPr>
        <w:tblW w:w="12960" w:type="dxa"/>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3240"/>
        <w:gridCol w:w="810"/>
        <w:gridCol w:w="810"/>
        <w:gridCol w:w="810"/>
        <w:gridCol w:w="810"/>
        <w:gridCol w:w="810"/>
        <w:gridCol w:w="810"/>
        <w:gridCol w:w="810"/>
        <w:gridCol w:w="810"/>
        <w:gridCol w:w="810"/>
        <w:gridCol w:w="810"/>
        <w:gridCol w:w="810"/>
        <w:gridCol w:w="810"/>
      </w:tblGrid>
      <w:tr w:rsidR="008F0AE7" ns2:paraId="4C331470" ns2:textId="77777777" w:rsidTr="00A630B9">
        <w:trPr>
          <w:jc w:val="center"/>
        </w:trPr>
        <w:tc>
          <w:tcPr>
            <w:tcW w:w="3240" w:type="dxa"/>
            <w:tcBorders>
              <w:top w:val="double" w:sz="6" w:space="0" w:color="auto"/>
              <w:bottom w:val="nil"/>
              <w:right w:val="single" w:sz="2" w:space="0" w:color="auto"/>
            </w:tcBorders>
          </w:tcPr>
          <w:p ns2:paraId="1AD8C12C" ns2:textId="77777777" w:rsidR="008F0AE7" w:rsidRDefault="008F0AE7" w:rsidP="00CF70E4">
            <w:pPr>
              <w:widowControl w:val="0"/>
              <w:autoSpaceDE w:val="0"/>
              <w:autoSpaceDN w:val="0"/>
              <w:adjustRightInd w:val="0"/>
              <w:spacing w:before="15" w:after="15"/>
              <w:rPr>
                <w:sz w:val="18"/>
                <w:szCs w:val="18"/>
              </w:rPr>
            </w:pPr>
          </w:p>
        </w:tc>
        <w:tc>
          <w:tcPr>
            <w:tcW w:w="1620" w:type="dxa"/>
            <w:gridSpan w:val="2"/>
            <w:tcBorders>
              <w:top w:val="double" w:sz="6" w:space="0" w:color="auto"/>
              <w:left w:val="nil"/>
              <w:bottom w:val="single" w:sz="2" w:space="0" w:color="auto"/>
              <w:right w:val="single" w:sz="2" w:space="0" w:color="auto"/>
            </w:tcBorders>
          </w:tcPr>
          <w:p ns2:paraId="08777C18" ns2: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2 mg/kg </w:t>
            </w:r>
          </w:p>
        </w:tc>
        <w:tc>
          <w:tcPr>
            <w:tcW w:w="1620" w:type="dxa"/>
            <w:gridSpan w:val="2"/>
            <w:tcBorders>
              <w:top w:val="double" w:sz="6" w:space="0" w:color="auto"/>
              <w:left w:val="nil"/>
              <w:bottom w:val="single" w:sz="2" w:space="0" w:color="auto"/>
              <w:right w:val="single" w:sz="2" w:space="0" w:color="auto"/>
            </w:tcBorders>
          </w:tcPr>
          <w:p ns2:paraId="6AE066A7" ns2: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4 mg/kg </w:t>
            </w:r>
          </w:p>
        </w:tc>
        <w:tc>
          <w:tcPr>
            <w:tcW w:w="1620" w:type="dxa"/>
            <w:gridSpan w:val="2"/>
            <w:tcBorders>
              <w:top w:val="double" w:sz="6" w:space="0" w:color="auto"/>
              <w:left w:val="nil"/>
              <w:bottom w:val="single" w:sz="2" w:space="0" w:color="auto"/>
              <w:right w:val="single" w:sz="2" w:space="0" w:color="auto"/>
            </w:tcBorders>
          </w:tcPr>
          <w:p ns2:paraId="3DCF0EE0" ns2: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5 mg/kg </w:t>
            </w:r>
          </w:p>
        </w:tc>
        <w:tc>
          <w:tcPr>
            <w:tcW w:w="1620" w:type="dxa"/>
            <w:gridSpan w:val="2"/>
            <w:tcBorders>
              <w:top w:val="double" w:sz="6" w:space="0" w:color="auto"/>
              <w:left w:val="nil"/>
              <w:bottom w:val="single" w:sz="2" w:space="0" w:color="auto"/>
              <w:right w:val="single" w:sz="2" w:space="0" w:color="auto"/>
            </w:tcBorders>
          </w:tcPr>
          <w:p ns2:paraId="4B7A8B1B" ns2: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5.5 mg/kg </w:t>
            </w:r>
          </w:p>
        </w:tc>
        <w:tc>
          <w:tcPr>
            <w:tcW w:w="1620" w:type="dxa"/>
            <w:gridSpan w:val="2"/>
            <w:tcBorders>
              <w:top w:val="double" w:sz="6" w:space="0" w:color="auto"/>
              <w:left w:val="nil"/>
              <w:bottom w:val="single" w:sz="2" w:space="0" w:color="auto"/>
              <w:right w:val="single" w:sz="2" w:space="0" w:color="auto"/>
            </w:tcBorders>
          </w:tcPr>
          <w:p ns2:paraId="37375B95" ns2: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6 mg/kg </w:t>
            </w:r>
          </w:p>
        </w:tc>
        <w:tc>
          <w:tcPr>
            <w:tcW w:w="1620" w:type="dxa"/>
            <w:gridSpan w:val="2"/>
            <w:tcBorders>
              <w:top w:val="double" w:sz="6" w:space="0" w:color="auto"/>
              <w:left w:val="nil"/>
              <w:bottom w:val="single" w:sz="2" w:space="0" w:color="auto"/>
            </w:tcBorders>
          </w:tcPr>
          <w:p ns2:paraId="61C135A0" ns2: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Total </w:t>
            </w:r>
          </w:p>
        </w:tc>
      </w:tr>
      <w:tr w:rsidR="00CF70E4" ns2:paraId="25C67E2F" ns2:textId="77777777" w:rsidTr="00A630B9">
        <w:tblPrEx>
          <w:tblBorders>
            <w:top w:val="single" w:sz="6" w:space="0" w:color="auto"/>
            <w:bottom w:val="single" w:sz="6" w:space="0" w:color="auto"/>
          </w:tblBorders>
        </w:tblPrEx>
        <w:trPr>
          <w:jc w:val="center"/>
        </w:trPr>
        <w:tc>
          <w:tcPr>
            <w:tcW w:w="3240" w:type="dxa"/>
            <w:tcBorders>
              <w:top w:val="nil"/>
              <w:bottom w:val="single" w:sz="2" w:space="0" w:color="auto"/>
              <w:right w:val="single" w:sz="2" w:space="0" w:color="auto"/>
            </w:tcBorders>
          </w:tcPr>
          <w:p ns2:paraId="5EA3FA4E" ns2:textId="77777777" w:rsidR="008F0AE7" w:rsidRDefault="008F0AE7" w:rsidP="00CF70E4">
            <w:pPr>
              <w:widowControl w:val="0"/>
              <w:autoSpaceDE w:val="0"/>
              <w:autoSpaceDN w:val="0"/>
              <w:adjustRightInd w:val="0"/>
              <w:spacing w:before="15" w:after="15"/>
              <w:rPr>
                <w:sz w:val="18"/>
                <w:szCs w:val="18"/>
              </w:rPr>
            </w:pPr>
          </w:p>
        </w:tc>
        <w:tc>
          <w:tcPr>
            <w:tcW w:w="810" w:type="dxa"/>
            <w:tcBorders>
              <w:top w:val="nil"/>
              <w:left w:val="nil"/>
              <w:bottom w:val="single" w:sz="2" w:space="0" w:color="auto"/>
              <w:right w:val="nil"/>
            </w:tcBorders>
          </w:tcPr>
          <w:p ns2:paraId="53C67892" ns2: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n </w:t>
            </w:r>
          </w:p>
        </w:tc>
        <w:tc>
          <w:tcPr>
            <w:tcW w:w="810" w:type="dxa"/>
            <w:tcBorders>
              <w:top w:val="nil"/>
              <w:left w:val="nil"/>
              <w:bottom w:val="single" w:sz="2" w:space="0" w:color="auto"/>
              <w:right w:val="single" w:sz="2" w:space="0" w:color="auto"/>
            </w:tcBorders>
          </w:tcPr>
          <w:p ns2:paraId="000C6B02" ns2: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 </w:t>
            </w:r>
          </w:p>
        </w:tc>
        <w:tc>
          <w:tcPr>
            <w:tcW w:w="810" w:type="dxa"/>
            <w:tcBorders>
              <w:top w:val="nil"/>
              <w:left w:val="nil"/>
              <w:bottom w:val="single" w:sz="2" w:space="0" w:color="auto"/>
              <w:right w:val="nil"/>
            </w:tcBorders>
          </w:tcPr>
          <w:p ns2:paraId="7771E9C4" ns2: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n </w:t>
            </w:r>
          </w:p>
        </w:tc>
        <w:tc>
          <w:tcPr>
            <w:tcW w:w="810" w:type="dxa"/>
            <w:tcBorders>
              <w:top w:val="nil"/>
              <w:left w:val="nil"/>
              <w:bottom w:val="single" w:sz="2" w:space="0" w:color="auto"/>
              <w:right w:val="single" w:sz="2" w:space="0" w:color="auto"/>
            </w:tcBorders>
          </w:tcPr>
          <w:p ns2:paraId="6821ED54" ns2: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 </w:t>
            </w:r>
          </w:p>
        </w:tc>
        <w:tc>
          <w:tcPr>
            <w:tcW w:w="810" w:type="dxa"/>
            <w:tcBorders>
              <w:top w:val="nil"/>
              <w:left w:val="nil"/>
              <w:bottom w:val="single" w:sz="2" w:space="0" w:color="auto"/>
              <w:right w:val="nil"/>
            </w:tcBorders>
          </w:tcPr>
          <w:p ns2:paraId="789A90FF" ns2: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n </w:t>
            </w:r>
          </w:p>
        </w:tc>
        <w:tc>
          <w:tcPr>
            <w:tcW w:w="810" w:type="dxa"/>
            <w:tcBorders>
              <w:top w:val="nil"/>
              <w:left w:val="nil"/>
              <w:bottom w:val="single" w:sz="2" w:space="0" w:color="auto"/>
              <w:right w:val="single" w:sz="2" w:space="0" w:color="auto"/>
            </w:tcBorders>
          </w:tcPr>
          <w:p ns2:paraId="5CB96C8A" ns2: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 </w:t>
            </w:r>
          </w:p>
        </w:tc>
        <w:tc>
          <w:tcPr>
            <w:tcW w:w="810" w:type="dxa"/>
            <w:tcBorders>
              <w:top w:val="nil"/>
              <w:left w:val="nil"/>
              <w:bottom w:val="single" w:sz="2" w:space="0" w:color="auto"/>
              <w:right w:val="nil"/>
            </w:tcBorders>
          </w:tcPr>
          <w:p ns2:paraId="5085C52C" ns2: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n </w:t>
            </w:r>
          </w:p>
        </w:tc>
        <w:tc>
          <w:tcPr>
            <w:tcW w:w="810" w:type="dxa"/>
            <w:tcBorders>
              <w:top w:val="nil"/>
              <w:left w:val="nil"/>
              <w:bottom w:val="single" w:sz="2" w:space="0" w:color="auto"/>
              <w:right w:val="single" w:sz="2" w:space="0" w:color="auto"/>
            </w:tcBorders>
          </w:tcPr>
          <w:p ns2:paraId="36E9F70F" ns2: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 </w:t>
            </w:r>
          </w:p>
        </w:tc>
        <w:tc>
          <w:tcPr>
            <w:tcW w:w="810" w:type="dxa"/>
            <w:tcBorders>
              <w:top w:val="nil"/>
              <w:left w:val="nil"/>
              <w:bottom w:val="single" w:sz="2" w:space="0" w:color="auto"/>
              <w:right w:val="nil"/>
            </w:tcBorders>
          </w:tcPr>
          <w:p ns2:paraId="48B7DEA1" ns2: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n </w:t>
            </w:r>
          </w:p>
        </w:tc>
        <w:tc>
          <w:tcPr>
            <w:tcW w:w="810" w:type="dxa"/>
            <w:tcBorders>
              <w:top w:val="nil"/>
              <w:left w:val="nil"/>
              <w:bottom w:val="single" w:sz="2" w:space="0" w:color="auto"/>
              <w:right w:val="single" w:sz="2" w:space="0" w:color="auto"/>
            </w:tcBorders>
          </w:tcPr>
          <w:p ns2:paraId="50E49AB5" ns2: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 </w:t>
            </w:r>
          </w:p>
        </w:tc>
        <w:tc>
          <w:tcPr>
            <w:tcW w:w="810" w:type="dxa"/>
            <w:tcBorders>
              <w:top w:val="nil"/>
              <w:left w:val="nil"/>
              <w:bottom w:val="single" w:sz="2" w:space="0" w:color="auto"/>
              <w:right w:val="nil"/>
            </w:tcBorders>
          </w:tcPr>
          <w:p ns2:paraId="6D0FF1E2" ns2: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n </w:t>
            </w:r>
          </w:p>
        </w:tc>
        <w:tc>
          <w:tcPr>
            <w:tcW w:w="810" w:type="dxa"/>
            <w:tcBorders>
              <w:top w:val="nil"/>
              <w:left w:val="nil"/>
              <w:bottom w:val="single" w:sz="2" w:space="0" w:color="auto"/>
            </w:tcBorders>
          </w:tcPr>
          <w:p ns2:paraId="17BF6D08" ns2: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 </w:t>
            </w:r>
          </w:p>
        </w:tc>
      </w:tr>
      <w:tr w:rsidR="00CF70E4" ns2:paraId="244B17B0" ns2:textId="77777777" w:rsidTr="00A630B9">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4AE3A658" ns2: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Death </w:t>
            </w:r>
          </w:p>
        </w:tc>
        <w:tc>
          <w:tcPr>
            <w:tcW w:w="810" w:type="dxa"/>
            <w:tcBorders>
              <w:top w:val="nil"/>
              <w:left w:val="nil"/>
              <w:bottom w:val="nil"/>
              <w:right w:val="nil"/>
            </w:tcBorders>
          </w:tcPr>
          <w:p ns2:paraId="1A714C92"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07934546"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37D545CD"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0BE3AC3B"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(0.4) </w:t>
            </w:r>
          </w:p>
        </w:tc>
        <w:tc>
          <w:tcPr>
            <w:tcW w:w="810" w:type="dxa"/>
            <w:tcBorders>
              <w:top w:val="nil"/>
              <w:left w:val="nil"/>
              <w:bottom w:val="nil"/>
              <w:right w:val="nil"/>
            </w:tcBorders>
          </w:tcPr>
          <w:p ns2:paraId="38531658"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668D0FAC"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4C9F344B"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12A5EFED"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02F1FFF0"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18F44D71"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6F4BA4D1"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tcBorders>
          </w:tcPr>
          <w:p ns2:paraId="43FEE2AE"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r>
      <w:tr w:rsidR="00CF70E4" ns2:paraId="74464F53" ns2:textId="77777777" w:rsidTr="00A630B9">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6FD872AE" ns2: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Dry eye </w:t>
            </w:r>
          </w:p>
        </w:tc>
        <w:tc>
          <w:tcPr>
            <w:tcW w:w="810" w:type="dxa"/>
            <w:tcBorders>
              <w:top w:val="nil"/>
              <w:left w:val="nil"/>
              <w:bottom w:val="nil"/>
              <w:right w:val="nil"/>
            </w:tcBorders>
          </w:tcPr>
          <w:p ns2:paraId="5DB482CE"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710B13F1"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5108EF19"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5EC9774F"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71F2FABF"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118A648E"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(0.2) </w:t>
            </w:r>
          </w:p>
        </w:tc>
        <w:tc>
          <w:tcPr>
            <w:tcW w:w="810" w:type="dxa"/>
            <w:tcBorders>
              <w:top w:val="nil"/>
              <w:left w:val="nil"/>
              <w:bottom w:val="nil"/>
              <w:right w:val="nil"/>
            </w:tcBorders>
          </w:tcPr>
          <w:p ns2:paraId="0540561C"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10341E55"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3A7C5229"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4E68B9F9"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22B35F73"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tcBorders>
          </w:tcPr>
          <w:p ns2:paraId="56617806"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r>
      <w:tr w:rsidR="00CF70E4" ns2:paraId="3DC64FEE" ns2:textId="77777777" w:rsidTr="00A630B9">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485E187D" ns2: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Dysphagia </w:t>
            </w:r>
          </w:p>
        </w:tc>
        <w:tc>
          <w:tcPr>
            <w:tcW w:w="810" w:type="dxa"/>
            <w:tcBorders>
              <w:top w:val="nil"/>
              <w:left w:val="nil"/>
              <w:bottom w:val="nil"/>
              <w:right w:val="nil"/>
            </w:tcBorders>
          </w:tcPr>
          <w:p ns2:paraId="5CDE5EA2"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59E143EB"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31F76AC2"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7BC76CE3"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2CA94D8E"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76111B9F"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(0.2) </w:t>
            </w:r>
          </w:p>
        </w:tc>
        <w:tc>
          <w:tcPr>
            <w:tcW w:w="810" w:type="dxa"/>
            <w:tcBorders>
              <w:top w:val="nil"/>
              <w:left w:val="nil"/>
              <w:bottom w:val="nil"/>
              <w:right w:val="nil"/>
            </w:tcBorders>
          </w:tcPr>
          <w:p ns2:paraId="095D9734"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667E63DB"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19C9AAB8"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68A7065F"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6AAC46D2"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tcBorders>
          </w:tcPr>
          <w:p ns2:paraId="6E25DE19"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r>
      <w:tr w:rsidR="00CF70E4" ns2:paraId="4108F203" ns2:textId="77777777" w:rsidTr="00A630B9">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7BF53832" ns2: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Fatigue </w:t>
            </w:r>
          </w:p>
        </w:tc>
        <w:tc>
          <w:tcPr>
            <w:tcW w:w="810" w:type="dxa"/>
            <w:tcBorders>
              <w:top w:val="nil"/>
              <w:left w:val="nil"/>
              <w:bottom w:val="nil"/>
              <w:right w:val="nil"/>
            </w:tcBorders>
          </w:tcPr>
          <w:p ns2:paraId="0979D519"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21F0C82C"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2D3BFA48"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70FD5BC5"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42B67693"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6CEFAF5B"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(0.2) </w:t>
            </w:r>
          </w:p>
        </w:tc>
        <w:tc>
          <w:tcPr>
            <w:tcW w:w="810" w:type="dxa"/>
            <w:tcBorders>
              <w:top w:val="nil"/>
              <w:left w:val="nil"/>
              <w:bottom w:val="nil"/>
              <w:right w:val="nil"/>
            </w:tcBorders>
          </w:tcPr>
          <w:p ns2:paraId="42271A9D"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7134C9E1"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1131BC92"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3C1BDC05"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13D48163"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tcBorders>
          </w:tcPr>
          <w:p ns2:paraId="5A747713"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r>
      <w:tr w:rsidR="00CF70E4" ns2:paraId="0F22C7BD" ns2:textId="77777777" w:rsidTr="00A630B9">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0F393C54" ns2: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Gastrointestinal haemorrhage </w:t>
            </w:r>
          </w:p>
        </w:tc>
        <w:tc>
          <w:tcPr>
            <w:tcW w:w="810" w:type="dxa"/>
            <w:tcBorders>
              <w:top w:val="nil"/>
              <w:left w:val="nil"/>
              <w:bottom w:val="nil"/>
              <w:right w:val="nil"/>
            </w:tcBorders>
          </w:tcPr>
          <w:p ns2:paraId="21CC10D3"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2CAE2BDF"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30D5CCD9"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15207B93"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(0.4) </w:t>
            </w:r>
          </w:p>
        </w:tc>
        <w:tc>
          <w:tcPr>
            <w:tcW w:w="810" w:type="dxa"/>
            <w:tcBorders>
              <w:top w:val="nil"/>
              <w:left w:val="nil"/>
              <w:bottom w:val="nil"/>
              <w:right w:val="nil"/>
            </w:tcBorders>
          </w:tcPr>
          <w:p ns2:paraId="1A31689B"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7486D09B"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72FDC364"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0C3DC18D"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3836F931"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3002A4C5"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7077D67B"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tcBorders>
          </w:tcPr>
          <w:p ns2:paraId="406C2060"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r>
      <w:tr w:rsidR="00CF70E4" ns2:paraId="22C93BBA" ns2:textId="77777777" w:rsidTr="00A630B9">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44554E5D" ns2: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Hypercalcaemia </w:t>
            </w:r>
          </w:p>
        </w:tc>
        <w:tc>
          <w:tcPr>
            <w:tcW w:w="810" w:type="dxa"/>
            <w:tcBorders>
              <w:top w:val="nil"/>
              <w:left w:val="nil"/>
              <w:bottom w:val="nil"/>
              <w:right w:val="nil"/>
            </w:tcBorders>
          </w:tcPr>
          <w:p ns2:paraId="17AC222D"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41A7CA66"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5D0C91C8"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4641809E"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59F01ADE"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6B439EF2"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(0.2) </w:t>
            </w:r>
          </w:p>
        </w:tc>
        <w:tc>
          <w:tcPr>
            <w:tcW w:w="810" w:type="dxa"/>
            <w:tcBorders>
              <w:top w:val="nil"/>
              <w:left w:val="nil"/>
              <w:bottom w:val="nil"/>
              <w:right w:val="nil"/>
            </w:tcBorders>
          </w:tcPr>
          <w:p ns2:paraId="1C35A420"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50E61CFE"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26F30D0C"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554857DB"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535F45DF"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tcBorders>
          </w:tcPr>
          <w:p ns2:paraId="090869A3"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r>
      <w:tr w:rsidR="00CF70E4" ns2:paraId="36F6C722" ns2:textId="77777777" w:rsidTr="00A630B9">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1D051A2D" ns2: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Hypersensitivity </w:t>
            </w:r>
          </w:p>
        </w:tc>
        <w:tc>
          <w:tcPr>
            <w:tcW w:w="810" w:type="dxa"/>
            <w:tcBorders>
              <w:top w:val="nil"/>
              <w:left w:val="nil"/>
              <w:bottom w:val="nil"/>
              <w:right w:val="nil"/>
            </w:tcBorders>
          </w:tcPr>
          <w:p ns2:paraId="67C9EE63"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48CB3517"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36C08720"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130CB350"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6947D1FC"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034FAD28"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(0.2) </w:t>
            </w:r>
          </w:p>
        </w:tc>
        <w:tc>
          <w:tcPr>
            <w:tcW w:w="810" w:type="dxa"/>
            <w:tcBorders>
              <w:top w:val="nil"/>
              <w:left w:val="nil"/>
              <w:bottom w:val="nil"/>
              <w:right w:val="nil"/>
            </w:tcBorders>
          </w:tcPr>
          <w:p ns2:paraId="22B28DA2"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36F038E0"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38C2BC9F"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21CAF209"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01B407AF"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tcBorders>
          </w:tcPr>
          <w:p ns2:paraId="729771D4"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r>
      <w:tr w:rsidR="00CF70E4" ns2:paraId="36D7DAE1" ns2:textId="77777777" w:rsidTr="00A630B9">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34422A29" ns2: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Hypokalaemia </w:t>
            </w:r>
          </w:p>
        </w:tc>
        <w:tc>
          <w:tcPr>
            <w:tcW w:w="810" w:type="dxa"/>
            <w:tcBorders>
              <w:top w:val="nil"/>
              <w:left w:val="nil"/>
              <w:bottom w:val="nil"/>
              <w:right w:val="nil"/>
            </w:tcBorders>
          </w:tcPr>
          <w:p ns2:paraId="69583352"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77B5B51D"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10F2220F"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34114B21"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167BF4E0"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2C6DFE95"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(0.2) </w:t>
            </w:r>
          </w:p>
        </w:tc>
        <w:tc>
          <w:tcPr>
            <w:tcW w:w="810" w:type="dxa"/>
            <w:tcBorders>
              <w:top w:val="nil"/>
              <w:left w:val="nil"/>
              <w:bottom w:val="nil"/>
              <w:right w:val="nil"/>
            </w:tcBorders>
          </w:tcPr>
          <w:p ns2:paraId="12CC5F5E"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45734655"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725DF2A8"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193317B0"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582069C4"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tcBorders>
          </w:tcPr>
          <w:p ns2:paraId="6E867232"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r>
      <w:tr w:rsidR="00CF70E4" ns2:paraId="6E46419B" ns2:textId="77777777" w:rsidTr="00A630B9">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11F4C72D" ns2: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Interstitial lung disease </w:t>
            </w:r>
          </w:p>
        </w:tc>
        <w:tc>
          <w:tcPr>
            <w:tcW w:w="810" w:type="dxa"/>
            <w:tcBorders>
              <w:top w:val="nil"/>
              <w:left w:val="nil"/>
              <w:bottom w:val="nil"/>
              <w:right w:val="nil"/>
            </w:tcBorders>
          </w:tcPr>
          <w:p ns2:paraId="7689D03A"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20063AD5"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2A0BB74D"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1E83C81C"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(0.4) </w:t>
            </w:r>
          </w:p>
        </w:tc>
        <w:tc>
          <w:tcPr>
            <w:tcW w:w="810" w:type="dxa"/>
            <w:tcBorders>
              <w:top w:val="nil"/>
              <w:left w:val="nil"/>
              <w:bottom w:val="nil"/>
              <w:right w:val="nil"/>
            </w:tcBorders>
          </w:tcPr>
          <w:p ns2:paraId="40A0AA6C"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6EB6B950"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72F02839"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0243FDC9"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056BAADD"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0E86A586"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5E88C9DB"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tcBorders>
          </w:tcPr>
          <w:p ns2:paraId="40B4AC64"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r>
      <w:tr w:rsidR="00CF70E4" ns2:paraId="01053FCE" ns2:textId="77777777" w:rsidTr="00A630B9">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184FC9E0" ns2: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Malaise </w:t>
            </w:r>
          </w:p>
        </w:tc>
        <w:tc>
          <w:tcPr>
            <w:tcW w:w="810" w:type="dxa"/>
            <w:tcBorders>
              <w:top w:val="nil"/>
              <w:left w:val="nil"/>
              <w:bottom w:val="nil"/>
              <w:right w:val="nil"/>
            </w:tcBorders>
          </w:tcPr>
          <w:p ns2:paraId="480065E0"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52511180"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0B192E26"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600C28B1"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(0.4) </w:t>
            </w:r>
          </w:p>
        </w:tc>
        <w:tc>
          <w:tcPr>
            <w:tcW w:w="810" w:type="dxa"/>
            <w:tcBorders>
              <w:top w:val="nil"/>
              <w:left w:val="nil"/>
              <w:bottom w:val="nil"/>
              <w:right w:val="nil"/>
            </w:tcBorders>
          </w:tcPr>
          <w:p ns2:paraId="4D81F3AE"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0D6E2AD6"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566E184D"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58A72387"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1F0ADEEB"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7F168DEC"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1F4F8B8D"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tcBorders>
          </w:tcPr>
          <w:p ns2:paraId="49A95A97"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r>
      <w:tr w:rsidR="00CF70E4" ns2:paraId="1B2F092D" ns2:textId="77777777" w:rsidTr="00A630B9">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416D795C" ns2: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Mucosal inflammation </w:t>
            </w:r>
          </w:p>
        </w:tc>
        <w:tc>
          <w:tcPr>
            <w:tcW w:w="810" w:type="dxa"/>
            <w:tcBorders>
              <w:top w:val="nil"/>
              <w:left w:val="nil"/>
              <w:bottom w:val="nil"/>
              <w:right w:val="nil"/>
            </w:tcBorders>
          </w:tcPr>
          <w:p ns2:paraId="1FD588C1"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5DEC1A3F"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45B7BD53"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34E6FC35"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1C665C0A"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1DE5BCDC"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(0.2) </w:t>
            </w:r>
          </w:p>
        </w:tc>
        <w:tc>
          <w:tcPr>
            <w:tcW w:w="810" w:type="dxa"/>
            <w:tcBorders>
              <w:top w:val="nil"/>
              <w:left w:val="nil"/>
              <w:bottom w:val="nil"/>
              <w:right w:val="nil"/>
            </w:tcBorders>
          </w:tcPr>
          <w:p ns2:paraId="118AF381"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1AAC5C74"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616397A5"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44BD760C"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336693C9"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tcBorders>
          </w:tcPr>
          <w:p ns2:paraId="01404F4E"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r>
      <w:tr w:rsidR="00CF70E4" ns2:paraId="20F471D6" ns2:textId="77777777" w:rsidTr="00A630B9">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767FD2C5" ns2: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Muscular weakness </w:t>
            </w:r>
          </w:p>
        </w:tc>
        <w:tc>
          <w:tcPr>
            <w:tcW w:w="810" w:type="dxa"/>
            <w:tcBorders>
              <w:top w:val="nil"/>
              <w:left w:val="nil"/>
              <w:bottom w:val="nil"/>
              <w:right w:val="nil"/>
            </w:tcBorders>
          </w:tcPr>
          <w:p ns2:paraId="20C5C997"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5ED36505"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6ED74F60"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550CF88E"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6DA841F7"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6AF78D86"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(0.2) </w:t>
            </w:r>
          </w:p>
        </w:tc>
        <w:tc>
          <w:tcPr>
            <w:tcW w:w="810" w:type="dxa"/>
            <w:tcBorders>
              <w:top w:val="nil"/>
              <w:left w:val="nil"/>
              <w:bottom w:val="nil"/>
              <w:right w:val="nil"/>
            </w:tcBorders>
          </w:tcPr>
          <w:p ns2:paraId="35FD43FE"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502639EB"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6588D39F"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4D2B6024"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141415B4"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tcBorders>
          </w:tcPr>
          <w:p ns2:paraId="61915EF3"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r>
      <w:tr w:rsidR="00CF70E4" ns2:paraId="73B3042E" ns2:textId="77777777" w:rsidTr="00A630B9">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5CBFE540" ns2: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Myocardial infarction </w:t>
            </w:r>
          </w:p>
        </w:tc>
        <w:tc>
          <w:tcPr>
            <w:tcW w:w="810" w:type="dxa"/>
            <w:tcBorders>
              <w:top w:val="nil"/>
              <w:left w:val="nil"/>
              <w:bottom w:val="nil"/>
              <w:right w:val="nil"/>
            </w:tcBorders>
          </w:tcPr>
          <w:p ns2:paraId="48CA9F2B"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20490313"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2C07AA33"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3D192624"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08D91517"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0B0AB6F3"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(0.2) </w:t>
            </w:r>
          </w:p>
        </w:tc>
        <w:tc>
          <w:tcPr>
            <w:tcW w:w="810" w:type="dxa"/>
            <w:tcBorders>
              <w:top w:val="nil"/>
              <w:left w:val="nil"/>
              <w:bottom w:val="nil"/>
              <w:right w:val="nil"/>
            </w:tcBorders>
          </w:tcPr>
          <w:p ns2:paraId="35194678"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25B13A4B"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1B161AC7"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3A0DFB5E"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45710C08"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tcBorders>
          </w:tcPr>
          <w:p ns2:paraId="1CE7624E"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r>
      <w:tr w:rsidR="00CF70E4" ns2:paraId="1B031415" ns2:textId="77777777" w:rsidTr="00A630B9">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35B43B3E" ns2: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Oesophagomediastinal fistula </w:t>
            </w:r>
          </w:p>
        </w:tc>
        <w:tc>
          <w:tcPr>
            <w:tcW w:w="810" w:type="dxa"/>
            <w:tcBorders>
              <w:top w:val="nil"/>
              <w:left w:val="nil"/>
              <w:bottom w:val="nil"/>
              <w:right w:val="nil"/>
            </w:tcBorders>
          </w:tcPr>
          <w:p ns2:paraId="5E518DF7"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79C031C4"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5D4221C4"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4D1635E4"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(0.4) </w:t>
            </w:r>
          </w:p>
        </w:tc>
        <w:tc>
          <w:tcPr>
            <w:tcW w:w="810" w:type="dxa"/>
            <w:tcBorders>
              <w:top w:val="nil"/>
              <w:left w:val="nil"/>
              <w:bottom w:val="nil"/>
              <w:right w:val="nil"/>
            </w:tcBorders>
          </w:tcPr>
          <w:p ns2:paraId="681E55ED"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6ED346BA"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3A4D4169"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40D32C17"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004F4B1F"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7D0192CA"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406947DF"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tcBorders>
          </w:tcPr>
          <w:p ns2:paraId="21F6FADF"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r>
      <w:tr w:rsidR="00CF70E4" ns2:paraId="3215128C" ns2:textId="77777777" w:rsidTr="00A630B9">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60261FA7" ns2: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Osteomyelitis </w:t>
            </w:r>
          </w:p>
        </w:tc>
        <w:tc>
          <w:tcPr>
            <w:tcW w:w="810" w:type="dxa"/>
            <w:tcBorders>
              <w:top w:val="nil"/>
              <w:left w:val="nil"/>
              <w:bottom w:val="nil"/>
              <w:right w:val="nil"/>
            </w:tcBorders>
          </w:tcPr>
          <w:p ns2:paraId="31992216"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5ABD665B"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2F0C8C06"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0F64894A"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1EF39DD2"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02FA5523"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(0.2) </w:t>
            </w:r>
          </w:p>
        </w:tc>
        <w:tc>
          <w:tcPr>
            <w:tcW w:w="810" w:type="dxa"/>
            <w:tcBorders>
              <w:top w:val="nil"/>
              <w:left w:val="nil"/>
              <w:bottom w:val="nil"/>
              <w:right w:val="nil"/>
            </w:tcBorders>
          </w:tcPr>
          <w:p ns2:paraId="58A0DD01"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2E4B5F89"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1C9CD207"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4732266B"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69F8A279"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tcBorders>
          </w:tcPr>
          <w:p ns2:paraId="027DE05D"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r>
      <w:tr w:rsidR="00CF70E4" ns2:paraId="78C4BD13" ns2:textId="77777777" w:rsidTr="00A630B9">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6D7558A1" ns2: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Pneumonia </w:t>
            </w:r>
          </w:p>
        </w:tc>
        <w:tc>
          <w:tcPr>
            <w:tcW w:w="810" w:type="dxa"/>
            <w:tcBorders>
              <w:top w:val="nil"/>
              <w:left w:val="nil"/>
              <w:bottom w:val="nil"/>
              <w:right w:val="nil"/>
            </w:tcBorders>
          </w:tcPr>
          <w:p ns2:paraId="49D60C2D"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339E0592"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5048891B"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09C0AD33"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3FC12F94"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714B277D"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(0.2) </w:t>
            </w:r>
          </w:p>
        </w:tc>
        <w:tc>
          <w:tcPr>
            <w:tcW w:w="810" w:type="dxa"/>
            <w:tcBorders>
              <w:top w:val="nil"/>
              <w:left w:val="nil"/>
              <w:bottom w:val="nil"/>
              <w:right w:val="nil"/>
            </w:tcBorders>
          </w:tcPr>
          <w:p ns2:paraId="6B36E7BC"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346504EB"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227A7B52"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4FD9CB5C"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715B68B4"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tcBorders>
          </w:tcPr>
          <w:p ns2:paraId="5ACCAAE3"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r>
      <w:tr w:rsidR="00CF70E4" ns2:paraId="6E066EB9" ns2:textId="77777777" w:rsidTr="00A630B9">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2E967059" ns2: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Pneumonitis </w:t>
            </w:r>
          </w:p>
        </w:tc>
        <w:tc>
          <w:tcPr>
            <w:tcW w:w="810" w:type="dxa"/>
            <w:tcBorders>
              <w:top w:val="nil"/>
              <w:left w:val="nil"/>
              <w:bottom w:val="nil"/>
              <w:right w:val="nil"/>
            </w:tcBorders>
          </w:tcPr>
          <w:p ns2:paraId="5C60D647"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0A095ABB"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(25.0) </w:t>
            </w:r>
          </w:p>
        </w:tc>
        <w:tc>
          <w:tcPr>
            <w:tcW w:w="810" w:type="dxa"/>
            <w:tcBorders>
              <w:top w:val="nil"/>
              <w:left w:val="nil"/>
              <w:bottom w:val="nil"/>
              <w:right w:val="nil"/>
            </w:tcBorders>
          </w:tcPr>
          <w:p ns2:paraId="23EA71DB"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741EA1B1"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562DF9E9"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3CD94E2A"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77987806"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2F41650F"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7ACEB30F"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66B832A5"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437BC8DF"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tcBorders>
          </w:tcPr>
          <w:p ns2:paraId="7ED5E02F"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r>
      <w:tr w:rsidR="00CF70E4" ns2:paraId="5D899DBF" ns2:textId="77777777" w:rsidTr="00A630B9">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07D28E98" ns2: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Pruritus </w:t>
            </w:r>
          </w:p>
        </w:tc>
        <w:tc>
          <w:tcPr>
            <w:tcW w:w="810" w:type="dxa"/>
            <w:tcBorders>
              <w:top w:val="nil"/>
              <w:left w:val="nil"/>
              <w:bottom w:val="nil"/>
              <w:right w:val="nil"/>
            </w:tcBorders>
          </w:tcPr>
          <w:p ns2:paraId="33B51989"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45A17F13"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5F94E1BA"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6DA49700"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5E41D38F"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1E5DF8D5"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(0.2) </w:t>
            </w:r>
          </w:p>
        </w:tc>
        <w:tc>
          <w:tcPr>
            <w:tcW w:w="810" w:type="dxa"/>
            <w:tcBorders>
              <w:top w:val="nil"/>
              <w:left w:val="nil"/>
              <w:bottom w:val="nil"/>
              <w:right w:val="nil"/>
            </w:tcBorders>
          </w:tcPr>
          <w:p ns2:paraId="161FBBBA"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5A7198D3"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5300B0B7"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5C88430E"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72816379"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tcBorders>
          </w:tcPr>
          <w:p ns2:paraId="68D20EAB"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r>
      <w:tr w:rsidR="00CF70E4" ns2:paraId="08915388" ns2:textId="77777777" w:rsidTr="00A630B9">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03758A3F" ns2: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Rash pruritic </w:t>
            </w:r>
          </w:p>
        </w:tc>
        <w:tc>
          <w:tcPr>
            <w:tcW w:w="810" w:type="dxa"/>
            <w:tcBorders>
              <w:top w:val="nil"/>
              <w:left w:val="nil"/>
              <w:bottom w:val="nil"/>
              <w:right w:val="nil"/>
            </w:tcBorders>
          </w:tcPr>
          <w:p ns2:paraId="4F454EE7"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30F0E0B7"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23E99C6E"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5422FA88"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5CF213B0"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4DEA3070"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(0.2) </w:t>
            </w:r>
          </w:p>
        </w:tc>
        <w:tc>
          <w:tcPr>
            <w:tcW w:w="810" w:type="dxa"/>
            <w:tcBorders>
              <w:top w:val="nil"/>
              <w:left w:val="nil"/>
              <w:bottom w:val="nil"/>
              <w:right w:val="nil"/>
            </w:tcBorders>
          </w:tcPr>
          <w:p ns2:paraId="2C5108F0"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3BD0A745"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4EADD1DD"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7D58F648"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58ED10AE"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tcBorders>
          </w:tcPr>
          <w:p ns2:paraId="19A5CC0A"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r>
      <w:tr w:rsidR="00CF70E4" ns2:paraId="6F0E9A9E" ns2:textId="77777777" w:rsidTr="00A630B9">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4A3E4F37" ns2: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Soft tissue infection </w:t>
            </w:r>
          </w:p>
        </w:tc>
        <w:tc>
          <w:tcPr>
            <w:tcW w:w="810" w:type="dxa"/>
            <w:tcBorders>
              <w:top w:val="nil"/>
              <w:left w:val="nil"/>
              <w:bottom w:val="nil"/>
              <w:right w:val="nil"/>
            </w:tcBorders>
          </w:tcPr>
          <w:p ns2:paraId="5371BD68"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4D7C231C"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2E5BCB54"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12942D69"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599ECB17"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3BE2292B"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(0.2) </w:t>
            </w:r>
          </w:p>
        </w:tc>
        <w:tc>
          <w:tcPr>
            <w:tcW w:w="810" w:type="dxa"/>
            <w:tcBorders>
              <w:top w:val="nil"/>
              <w:left w:val="nil"/>
              <w:bottom w:val="nil"/>
              <w:right w:val="nil"/>
            </w:tcBorders>
          </w:tcPr>
          <w:p ns2:paraId="6E521B1A"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5EE6B565"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53C9D4C2"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00F3F3FE"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29E3FEC3"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tcBorders>
          </w:tcPr>
          <w:p ns2:paraId="2AB14E1E"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r>
      <w:tr w:rsidR="00CF70E4" ns2:paraId="5320BF61" ns2:textId="77777777" w:rsidTr="00A630B9">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43A1ABB3" ns2:textId="1F8E822B" w:rsidR="008F0AE7" w:rsidRDefault="008F0AE7" w:rsidP="008F0AE7">
            <w:pPr>
              <w:widowControl w:val="0"/>
              <w:autoSpaceDE w:val="0"/>
              <w:autoSpaceDN w:val="0"/>
              <w:adjustRightInd w:val="0"/>
              <w:spacing w:before="15" w:after="15"/>
              <w:ind w:left="160" w:right="1" w:hanging="160"/>
              <w:rPr>
                <w:sz w:val="18"/>
                <w:szCs w:val="18"/>
              </w:rPr>
            </w:pPr>
            <w:r>
              <w:rPr>
                <w:sz w:val="18"/>
                <w:szCs w:val="18"/>
              </w:rPr>
              <w:t xml:space="preserve">   Superior vena cava syndrome </w:t>
            </w:r>
          </w:p>
        </w:tc>
        <w:tc>
          <w:tcPr>
            <w:tcW w:w="810" w:type="dxa"/>
            <w:tcBorders>
              <w:top w:val="nil"/>
              <w:left w:val="nil"/>
              <w:bottom w:val="nil"/>
              <w:right w:val="nil"/>
            </w:tcBorders>
          </w:tcPr>
          <w:p ns2:paraId="2C44C74C" ns2:textId="39245D00" w:rsidR="008F0AE7" w:rsidRDefault="008F0AE7" w:rsidP="008F0AE7">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659E7D35" ns2:textId="43109760" w:rsidR="008F0AE7" w:rsidRDefault="008F0AE7" w:rsidP="008F0AE7">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0C3648DA" ns2:textId="6E8C1790" w:rsidR="008F0AE7" w:rsidRDefault="008F0AE7" w:rsidP="008F0AE7">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19958A92" ns2:textId="0F70D96A" w:rsidR="008F0AE7" w:rsidRDefault="008F0AE7" w:rsidP="008F0AE7">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18F1BF6F" ns2:textId="775172C6" w:rsidR="008F0AE7" w:rsidRDefault="008F0AE7" w:rsidP="008F0AE7">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0D49C83D" ns2:textId="0AAD09C6" w:rsidR="008F0AE7" w:rsidRDefault="008F0AE7" w:rsidP="008F0AE7">
            <w:pPr>
              <w:widowControl w:val="0"/>
              <w:tabs>
                <w:tab w:val="decimal" w:pos="246"/>
                <w:tab w:val="left" w:pos="326"/>
              </w:tabs>
              <w:autoSpaceDE w:val="0"/>
              <w:autoSpaceDN w:val="0"/>
              <w:adjustRightInd w:val="0"/>
              <w:spacing w:before="15" w:after="15"/>
              <w:rPr>
                <w:sz w:val="18"/>
                <w:szCs w:val="18"/>
              </w:rPr>
            </w:pPr>
            <w:r>
              <w:rPr>
                <w:sz w:val="18"/>
                <w:szCs w:val="18"/>
              </w:rPr>
              <w:tab/>
              <w:t xml:space="preserve">(0.2) </w:t>
            </w:r>
          </w:p>
        </w:tc>
        <w:tc>
          <w:tcPr>
            <w:tcW w:w="810" w:type="dxa"/>
            <w:tcBorders>
              <w:top w:val="nil"/>
              <w:left w:val="nil"/>
              <w:bottom w:val="nil"/>
              <w:right w:val="nil"/>
            </w:tcBorders>
          </w:tcPr>
          <w:p ns2:paraId="62938780" ns2:textId="2B5C9D83" w:rsidR="008F0AE7" w:rsidRDefault="008F0AE7" w:rsidP="008F0AE7">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50C2344F" ns2:textId="1B13875B" w:rsidR="008F0AE7" w:rsidRDefault="008F0AE7" w:rsidP="008F0AE7">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455D8960" ns2:textId="573C5C97" w:rsidR="008F0AE7" w:rsidRDefault="008F0AE7" w:rsidP="008F0AE7">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306BF713" ns2:textId="41B8DEFA" w:rsidR="008F0AE7" w:rsidRDefault="008F0AE7" w:rsidP="008F0AE7">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38F26D84" ns2:textId="6C4EF9A7" w:rsidR="008F0AE7" w:rsidRDefault="008F0AE7" w:rsidP="008F0AE7">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tcBorders>
          </w:tcPr>
          <w:p ns2:paraId="47604415" ns2:textId="2CCC7DE5" w:rsidR="008F0AE7" w:rsidRDefault="008F0AE7" w:rsidP="008F0AE7">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r>
      <w:tr w:rsidR="00CF70E4" ns2:paraId="4A63427E" ns2:textId="77777777" w:rsidTr="002C5A84">
        <w:tblPrEx>
          <w:tblBorders>
            <w:top w:val="single" w:sz="6" w:space="0" w:color="auto"/>
            <w:bottom w:val="single" w:sz="6" w:space="0" w:color="auto"/>
          </w:tblBorders>
        </w:tblPrEx>
        <w:trPr>
          <w:jc w:val="center"/>
        </w:trPr>
        <w:tc>
          <w:tcPr>
            <w:tcW w:w="3240" w:type="dxa"/>
            <w:tcBorders>
              <w:top w:val="nil"/>
              <w:bottom w:val="double" w:sz="4" w:space="0" w:color="auto"/>
              <w:right w:val="single" w:sz="2" w:space="0" w:color="auto"/>
            </w:tcBorders>
          </w:tcPr>
          <w:p ns2:paraId="20DC4CBF" ns2:textId="3C068858" w:rsidR="008F0AE7" w:rsidRDefault="008F0AE7" w:rsidP="008F0AE7">
            <w:pPr>
              <w:widowControl w:val="0"/>
              <w:autoSpaceDE w:val="0"/>
              <w:autoSpaceDN w:val="0"/>
              <w:adjustRightInd w:val="0"/>
              <w:spacing w:before="15" w:after="15"/>
              <w:ind w:left="160" w:right="1" w:hanging="160"/>
              <w:rPr>
                <w:sz w:val="18"/>
                <w:szCs w:val="18"/>
              </w:rPr>
            </w:pPr>
            <w:r>
              <w:rPr>
                <w:sz w:val="18"/>
                <w:szCs w:val="18"/>
              </w:rPr>
              <w:t xml:space="preserve">   Vomiting </w:t>
            </w:r>
          </w:p>
        </w:tc>
        <w:tc>
          <w:tcPr>
            <w:tcW w:w="810" w:type="dxa"/>
            <w:tcBorders>
              <w:top w:val="nil"/>
              <w:left w:val="nil"/>
              <w:bottom w:val="double" w:sz="4" w:space="0" w:color="auto"/>
              <w:right w:val="nil"/>
            </w:tcBorders>
          </w:tcPr>
          <w:p ns2:paraId="3E78F695" ns2:textId="61A95CC0" w:rsidR="008F0AE7" w:rsidRDefault="008F0AE7" w:rsidP="008F0AE7">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double" w:sz="4" w:space="0" w:color="auto"/>
              <w:right w:val="single" w:sz="2" w:space="0" w:color="auto"/>
            </w:tcBorders>
          </w:tcPr>
          <w:p ns2:paraId="419878A3" ns2:textId="39582836" w:rsidR="008F0AE7" w:rsidRDefault="008F0AE7" w:rsidP="008F0AE7">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double" w:sz="4" w:space="0" w:color="auto"/>
              <w:right w:val="nil"/>
            </w:tcBorders>
          </w:tcPr>
          <w:p ns2:paraId="1158DC23" ns2:textId="060B8021" w:rsidR="008F0AE7" w:rsidRDefault="008F0AE7" w:rsidP="008F0AE7">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double" w:sz="4" w:space="0" w:color="auto"/>
              <w:right w:val="single" w:sz="2" w:space="0" w:color="auto"/>
            </w:tcBorders>
          </w:tcPr>
          <w:p ns2:paraId="1901D2CE" ns2:textId="023F23AB" w:rsidR="008F0AE7" w:rsidRDefault="008F0AE7" w:rsidP="008F0AE7">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double" w:sz="4" w:space="0" w:color="auto"/>
              <w:right w:val="nil"/>
            </w:tcBorders>
          </w:tcPr>
          <w:p ns2:paraId="7600E321" ns2:textId="4B481B01" w:rsidR="008F0AE7" w:rsidRDefault="008F0AE7" w:rsidP="008F0AE7">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double" w:sz="4" w:space="0" w:color="auto"/>
              <w:right w:val="single" w:sz="2" w:space="0" w:color="auto"/>
            </w:tcBorders>
          </w:tcPr>
          <w:p ns2:paraId="1B164EF8" ns2:textId="2840E4F0" w:rsidR="008F0AE7" w:rsidRDefault="008F0AE7" w:rsidP="008F0AE7">
            <w:pPr>
              <w:widowControl w:val="0"/>
              <w:tabs>
                <w:tab w:val="decimal" w:pos="246"/>
                <w:tab w:val="left" w:pos="326"/>
              </w:tabs>
              <w:autoSpaceDE w:val="0"/>
              <w:autoSpaceDN w:val="0"/>
              <w:adjustRightInd w:val="0"/>
              <w:spacing w:before="15" w:after="15"/>
              <w:rPr>
                <w:sz w:val="18"/>
                <w:szCs w:val="18"/>
              </w:rPr>
            </w:pPr>
            <w:r>
              <w:rPr>
                <w:sz w:val="18"/>
                <w:szCs w:val="18"/>
              </w:rPr>
              <w:tab/>
              <w:t xml:space="preserve">(0.2) </w:t>
            </w:r>
          </w:p>
        </w:tc>
        <w:tc>
          <w:tcPr>
            <w:tcW w:w="810" w:type="dxa"/>
            <w:tcBorders>
              <w:top w:val="nil"/>
              <w:left w:val="nil"/>
              <w:bottom w:val="double" w:sz="4" w:space="0" w:color="auto"/>
              <w:right w:val="nil"/>
            </w:tcBorders>
          </w:tcPr>
          <w:p ns2:paraId="41E03BD0" ns2:textId="5C9B810F" w:rsidR="008F0AE7" w:rsidRDefault="008F0AE7" w:rsidP="008F0AE7">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double" w:sz="4" w:space="0" w:color="auto"/>
              <w:right w:val="single" w:sz="2" w:space="0" w:color="auto"/>
            </w:tcBorders>
          </w:tcPr>
          <w:p ns2:paraId="52636B7C" ns2:textId="54B30D4A" w:rsidR="008F0AE7" w:rsidRDefault="008F0AE7" w:rsidP="008F0AE7">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double" w:sz="4" w:space="0" w:color="auto"/>
              <w:right w:val="nil"/>
            </w:tcBorders>
          </w:tcPr>
          <w:p ns2:paraId="4B1F547B" ns2:textId="7411BED9" w:rsidR="008F0AE7" w:rsidRDefault="008F0AE7" w:rsidP="008F0AE7">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double" w:sz="4" w:space="0" w:color="auto"/>
              <w:right w:val="single" w:sz="2" w:space="0" w:color="auto"/>
            </w:tcBorders>
          </w:tcPr>
          <w:p ns2:paraId="0BF8C3C2" ns2:textId="67D38B68" w:rsidR="008F0AE7" w:rsidRDefault="008F0AE7" w:rsidP="008F0AE7">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double" w:sz="4" w:space="0" w:color="auto"/>
              <w:right w:val="nil"/>
            </w:tcBorders>
          </w:tcPr>
          <w:p ns2:paraId="617AB17B" ns2:textId="3998094C" w:rsidR="008F0AE7" w:rsidRDefault="008F0AE7" w:rsidP="008F0AE7">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double" w:sz="4" w:space="0" w:color="auto"/>
            </w:tcBorders>
          </w:tcPr>
          <w:p ns2:paraId="3AF7AAE1" ns2:textId="18A96D65" w:rsidR="008F0AE7" w:rsidRDefault="008F0AE7" w:rsidP="008F0AE7">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r>
      <w:tr w:rsidR="008F0AE7" ns2:paraId="299E56FA" ns2:textId="77777777" w:rsidTr="002C5A84">
        <w:tblPrEx>
          <w:tblBorders>
            <w:top w:val="single" w:sz="6" w:space="0" w:color="auto"/>
            <w:bottom w:val="single" w:sz="6" w:space="0" w:color="auto"/>
          </w:tblBorders>
        </w:tblPrEx>
        <w:trPr>
          <w:jc w:val="center"/>
        </w:trPr>
        <w:tc>
          <w:tcPr>
            <w:tcW w:w="12960" w:type="dxa"/>
            <w:gridSpan w:val="13"/>
            <w:tcBorders>
              <w:top w:val="double" w:sz="4" w:space="0" w:color="auto"/>
              <w:bottom w:val="double" w:sz="4" w:space="0" w:color="auto"/>
            </w:tcBorders>
          </w:tcPr>
          <w:p ns2:paraId="1E4AA90B" ns2:textId="77777777" w:rsidR="008F0AE7" w:rsidRDefault="008F0AE7" w:rsidP="008F0AE7">
            <w:pPr>
              <w:widowControl w:val="0"/>
              <w:autoSpaceDE w:val="0"/>
              <w:autoSpaceDN w:val="0"/>
              <w:adjustRightInd w:val="0"/>
              <w:spacing w:before="30" w:after="30"/>
              <w:ind w:left="160" w:right="1" w:hanging="160"/>
              <w:rPr>
                <w:sz w:val="18"/>
                <w:szCs w:val="18"/>
              </w:rPr>
            </w:pPr>
            <w:r>
              <w:rPr>
                <w:sz w:val="18"/>
                <w:szCs w:val="18"/>
              </w:rPr>
              <w:t>Every participant is counted a single time for each applicable row and column.</w:t>
            </w:r>
          </w:p>
          <w:p ns2:paraId="3143D660" ns2:textId="77777777" w:rsidR="008F0AE7" w:rsidRDefault="008F0AE7" w:rsidP="008F0AE7">
            <w:pPr>
              <w:widowControl w:val="0"/>
              <w:autoSpaceDE w:val="0"/>
              <w:autoSpaceDN w:val="0"/>
              <w:adjustRightInd w:val="0"/>
              <w:spacing w:before="30" w:after="30"/>
              <w:ind w:left="160" w:right="1" w:hanging="160"/>
              <w:rPr>
                <w:sz w:val="18"/>
                <w:szCs w:val="18"/>
              </w:rPr>
            </w:pPr>
            <w:r>
              <w:rPr>
                <w:sz w:val="18"/>
                <w:szCs w:val="18"/>
              </w:rPr>
              <w:t xml:space="preserve"> Adverse events occurring within 30 days after last infusion of study drug are included.</w:t>
            </w:r>
          </w:p>
          <w:p ns2:paraId="1283F061" ns2:textId="77777777" w:rsidR="008F0AE7" w:rsidRDefault="008F0AE7" w:rsidP="008F0AE7">
            <w:pPr>
              <w:widowControl w:val="0"/>
              <w:autoSpaceDE w:val="0"/>
              <w:autoSpaceDN w:val="0"/>
              <w:adjustRightInd w:val="0"/>
              <w:spacing w:before="30" w:after="30"/>
              <w:ind w:left="160" w:right="1" w:hanging="160"/>
              <w:rPr>
                <w:sz w:val="18"/>
                <w:szCs w:val="18"/>
              </w:rPr>
            </w:pPr>
            <w:r>
              <w:rPr>
                <w:sz w:val="18"/>
                <w:szCs w:val="18"/>
              </w:rPr>
              <w:t xml:space="preserve"> MedDRA preferred terms "Neoplasm progression", "Malignant neoplasm progression" and "Disease progression" not related to the drug are excluded.</w:t>
            </w:r>
          </w:p>
          <w:p ns2:paraId="6AA961FF" ns2:textId="77777777" w:rsidR="008F0AE7" w:rsidRDefault="008F0AE7" w:rsidP="008F0AE7">
            <w:pPr>
              <w:widowControl w:val="0"/>
              <w:autoSpaceDE w:val="0"/>
              <w:autoSpaceDN w:val="0"/>
              <w:adjustRightInd w:val="0"/>
              <w:spacing w:before="30" w:after="30"/>
              <w:ind w:left="160" w:right="1" w:hanging="160"/>
              <w:rPr>
                <w:sz w:val="18"/>
                <w:szCs w:val="18"/>
              </w:rPr>
            </w:pPr>
            <w:r>
              <w:rPr>
                <w:sz w:val="18"/>
                <w:szCs w:val="18"/>
              </w:rPr>
              <w:t xml:space="preserve"> Participants whose first dose date is later than 21Mar2024 are not included.</w:t>
            </w:r>
          </w:p>
          <w:p ns2:paraId="49DFCBE8" ns2:textId="7F216CA4" w:rsidR="008F0AE7" w:rsidRDefault="008F0AE7" w:rsidP="008F0AE7">
            <w:pPr>
              <w:widowControl w:val="0"/>
              <w:tabs>
                <w:tab w:val="decimal" w:pos="246"/>
                <w:tab w:val="left" w:pos="326"/>
              </w:tabs>
              <w:autoSpaceDE w:val="0"/>
              <w:autoSpaceDN w:val="0"/>
              <w:adjustRightInd w:val="0"/>
              <w:spacing w:before="15" w:after="15"/>
              <w:rPr>
                <w:sz w:val="18"/>
                <w:szCs w:val="18"/>
              </w:rPr>
            </w:pPr>
            <w:r>
              <w:rPr>
                <w:sz w:val="18"/>
                <w:szCs w:val="18"/>
              </w:rPr>
              <w:t xml:space="preserve"> Database cutoff date: 21MAY2024</w:t>
            </w:r>
          </w:p>
        </w:tc>
      </w:tr>
      <w:tr w:rsidR="008F0AE7" ns2:paraId="58B59145" ns2:textId="77777777" w:rsidTr="002C5A84">
        <w:tblPrEx>
          <w:tblBorders>
            <w:top w:val="single" w:sz="6" w:space="0" w:color="auto"/>
            <w:bottom w:val="single" w:sz="6" w:space="0" w:color="auto"/>
          </w:tblBorders>
        </w:tblPrEx>
        <w:trPr>
          <w:jc w:val="center"/>
        </w:trPr>
        <w:tc>
          <w:tcPr>
            <w:tcW w:w="12960" w:type="dxa"/>
            <w:gridSpan w:val="13"/>
            <w:tcBorders>
              <w:top w:val="double" w:sz="4" w:space="0" w:color="auto"/>
              <w:left w:val="nil"/>
              <w:bottom w:val="nil"/>
              <w:right w:val="nil"/>
            </w:tcBorders>
          </w:tcPr>
          <w:p ns2:paraId="428A8FA5" ns2:textId="62037831" w:rsidR="008F0AE7" w:rsidRDefault="008F0AE7" w:rsidP="008F0AE7">
            <w:pPr>
              <w:widowControl w:val="0"/>
              <w:tabs>
                <w:tab w:val="decimal" w:pos="246"/>
                <w:tab w:val="left" w:pos="326"/>
              </w:tabs>
              <w:autoSpaceDE w:val="0"/>
              <w:autoSpaceDN w:val="0"/>
              <w:adjustRightInd w:val="0"/>
              <w:spacing w:before="15" w:after="15"/>
              <w:rPr>
                <w:sz w:val="18"/>
                <w:szCs w:val="18"/>
              </w:rPr>
            </w:pPr>
            <w:r>
              <w:rPr>
                <w:sz w:val="18"/>
                <w:szCs w:val="18"/>
              </w:rPr>
              <w:t>Source:  [P001MK2870: adam-adsl; adae]</w:t>
            </w:r>
          </w:p>
        </w:tc>
      </w:tr>
    </w:tbl>
    <w:p ns2:paraId="0479B716" ns2:textId="77777777" w:rsidR="00750BC2" w:rsidRDefault="00750BC2" w:rsidP="004D767F">
      <w:pPr>
        <w:rPr>
          <w:sz w:val="18"/>
          <w:szCs w:val="18"/>
        </w:rPr>
      </w:pPr>
      <w:ins w:id="12828" w:author="GoldenCorpusHarness" w:date="2026-03-28T21:57:55Z">
        <w:r>
          <w:t>Summary of Adverse Events Considered Drug-related by the Investigator</w:t>
        </w:r>
      </w:ins>
    </w:p>
    <w:p ns2:paraId="4C716A82" ns2:textId="77777777" w:rsidR="004D767F" w:rsidRDefault="004D767F" w:rsidP="004D767F">
      <w:pPr>
        <w:rPr>
          <w:sz w:val="18"/>
          <w:szCs w:val="18"/>
        </w:rPr>
      </w:pPr>
      <w:ins w:id="12829" w:author="GoldenCorpusHarness" w:date="2026-03-28T21:57:55Z">
        <w:r>
          <w:t>sac-TMT 5 mg/kg group</w:t>
        </w:r>
      </w:ins>
    </w:p>
    <w:p ns2:paraId="08026E86" ns2:textId="77CCE69D" w:rsidR="00DB4EBA" w:rsidRDefault="00DB4EBA" w:rsidP="003A20E4">
      <w:pPr>
        <w:pStyle w:val="TableTitle"/>
      </w:pPr>
      <w:del w:id="12830" w:author="GoldenCorpusHarness" w:date="2026-03-28T21:57:55Z">
        <w:r>
          <w:delText>Table</w:delText>
        </w:r>
      </w:del>
      <w:ins w:id="12831" w:author="GoldenCorpusHarness" w:date="2026-03-28T21:57:55Z">
        <w:r>
          <w:t>In</w:t>
        </w:r>
      </w:ins>
      <w:r>
        <w:t xml:space="preserve"> </w:t>
      </w:r>
      <w:del w:id="12832" w:author="GoldenCorpusHarness" w:date="2026-03-28T21:57:55Z">
        <w:r>
          <w:delText>49</w:delText>
        </w:r>
      </w:del>
      <w:ins w:id="12833" w:author="GoldenCorpusHarness" w:date="2026-03-28T21:57:55Z">
        <w:r>
          <w:t xml:space="preserve">Study </w:t>
        </w:r>
      </w:ins>
      <w:r>
        <w:t>MK-2870-0</w:t>
      </w:r>
      <w:del w:id="12834" w:author="GoldenCorpusHarness" w:date="2026-03-28T21:57:55Z">
        <w:r>
          <w:delText>0</w:delText>
        </w:r>
      </w:del>
      <w:r>
        <w:t>1</w:t>
      </w:r>
      <w:ins w:id="12835" w:author="GoldenCorpusHarness" w:date="2026-03-28T21:57:55Z">
        <w:r>
          <w:t>4, in the sac-TMT 5 mg/kg treatment group</w:t>
        </w:r>
      </w:ins>
      <w:r>
        <w:t xml:space="preserve"> (</w:t>
      </w:r>
      <w:del w:id="12836" w:author="GoldenCorpusHarness" w:date="2026-03-28T21:57:55Z">
        <w:r>
          <w:delText>Study</w:delText>
        </w:r>
      </w:del>
      <w:ins w:id="12837" w:author="GoldenCorpusHarness" w:date="2026-03-28T21:57:55Z">
        <w:r>
          <w:t>n=130),</w:t>
        </w:r>
      </w:ins>
      <w:r>
        <w:t xml:space="preserve"> </w:t>
      </w:r>
      <w:del w:id="12838" w:author="GoldenCorpusHarness" w:date="2026-03-28T21:57:55Z">
        <w:r>
          <w:delText>KL264-01):</w:delText>
        </w:r>
      </w:del>
      <w:ins w:id="12839" w:author="GoldenCorpusHarness" w:date="2026-03-28T21:57:55Z">
        <w:r>
          <w:t>all</w:t>
        </w:r>
      </w:ins>
      <w:r>
        <w:t xml:space="preserve"> </w:t>
      </w:r>
      <w:del w:id="12840" w:author="GoldenCorpusHarness" w:date="2026-03-28T21:57:55Z">
        <w:r>
          <w:delText>P</w:delText>
        </w:r>
      </w:del>
      <w:ins w:id="12841" w:author="GoldenCorpusHarness" w:date="2026-03-28T21:57:55Z">
        <w:r>
          <w:t>p</w:t>
        </w:r>
      </w:ins>
      <w:r>
        <w:t xml:space="preserve">articipants </w:t>
      </w:r>
      <w:del w:id="12842" w:author="GoldenCorpusHarness" w:date="2026-03-28T21:57:55Z">
        <w:r>
          <w:delText>With Adv</w:delText>
        </w:r>
      </w:del>
      <w:ins w:id="12843" w:author="GoldenCorpusHarness" w:date="2026-03-28T21:57:55Z">
        <w:r>
          <w:t>exp</w:t>
        </w:r>
      </w:ins>
      <w:r>
        <w:t>er</w:t>
      </w:r>
      <w:del w:id="12844" w:author="GoldenCorpusHarness" w:date="2026-03-28T21:57:55Z">
        <w:r>
          <w:delText>se Events Result</w:delText>
        </w:r>
      </w:del>
      <w:r>
        <w:t>i</w:t>
      </w:r>
      <w:del w:id="12845" w:author="GoldenCorpusHarness" w:date="2026-03-28T21:57:55Z">
        <w:r>
          <w:delText>ng in Death (Incid</w:delText>
        </w:r>
      </w:del>
      <w:r>
        <w:t>ence</w:t>
      </w:r>
      <w:ins w:id="12846" w:author="GoldenCorpusHarness" w:date="2026-03-28T21:57:55Z">
        <w:r>
          <w:t>d</w:t>
        </w:r>
      </w:ins>
      <w:r>
        <w:t xml:space="preserve"> </w:t>
      </w:r>
      <w:del w:id="12847" w:author="GoldenCorpusHarness" w:date="2026-03-28T21:57:55Z">
        <w:r>
          <w:delText>&gt;0%</w:delText>
        </w:r>
      </w:del>
      <w:ins w:id="12848" w:author="GoldenCorpusHarness" w:date="2026-03-28T21:57:55Z">
        <w:r>
          <w:t>at least 1 AE, and all were considered drug-related by the</w:t>
        </w:r>
      </w:ins>
      <w:r>
        <w:t xml:space="preserve"> in</w:t>
      </w:r>
      <w:del w:id="12849" w:author="GoldenCorpusHarness" w:date="2026-03-28T21:57:55Z">
        <w:r>
          <w:delText xml:space="preserve"> On</w:delText>
        </w:r>
      </w:del>
      <w:ins w:id="12850" w:author="GoldenCorpusHarness" w:date="2026-03-28T21:57:55Z">
        <w:r>
          <w:t>v</w:t>
        </w:r>
      </w:ins>
      <w:r>
        <w:t>e</w:t>
      </w:r>
      <w:del w:id="12851" w:author="GoldenCorpusHarness" w:date="2026-03-28T21:57:55Z">
        <w:r>
          <w:delText xml:space="preserve"> </w:delText>
        </w:r>
      </w:del>
      <w:ins w:id="12852" w:author="GoldenCorpusHarness" w:date="2026-03-28T21:57:55Z">
        <w:r>
          <w:t>stigat</w:t>
        </w:r>
      </w:ins>
      <w:r>
        <w:t>or</w:t>
      </w:r>
      <w:del w:id="12853" w:author="GoldenCorpusHarness" w:date="2026-03-28T21:57:55Z">
        <w:r>
          <w:delText xml:space="preserve"> More Treatment Groups) (APaT Population)</w:delText>
        </w:r>
      </w:del>
      <w:ins w:id="12854" w:author="GoldenCorpusHarness" w:date="2026-03-28T21:57:55Z">
        <w:r>
          <w:t>.</w:t>
        </w:r>
      </w:ins>
    </w:p>
    <w:tbl>
      <w:tblPr>
        <w:tblW w:w="12960" w:type="dxa"/>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3240"/>
        <w:gridCol w:w="810"/>
        <w:gridCol w:w="810"/>
        <w:gridCol w:w="810"/>
        <w:gridCol w:w="810"/>
        <w:gridCol w:w="810"/>
        <w:gridCol w:w="810"/>
        <w:gridCol w:w="810"/>
        <w:gridCol w:w="810"/>
        <w:gridCol w:w="810"/>
        <w:gridCol w:w="810"/>
        <w:gridCol w:w="810"/>
        <w:gridCol w:w="810"/>
      </w:tblGrid>
      <w:tr w:rsidR="00B6224B" ns2:paraId="00895FC6" ns2:textId="77777777" w:rsidTr="008531DB">
        <w:trPr>
          <w:jc w:val="center"/>
        </w:trPr>
        <w:tc>
          <w:tcPr>
            <w:tcW w:w="3240" w:type="dxa"/>
            <w:tcBorders>
              <w:top w:val="double" w:sz="6" w:space="0" w:color="auto"/>
              <w:bottom w:val="nil"/>
              <w:right w:val="single" w:sz="2" w:space="0" w:color="auto"/>
            </w:tcBorders>
          </w:tcPr>
          <w:p ns2:paraId="6056B490" ns2:textId="77777777" w:rsidR="00B6224B" w:rsidRDefault="00B6224B" w:rsidP="00E427B1">
            <w:pPr>
              <w:spacing w:before="15" w:after="15"/>
              <w:rPr>
                <w:sz w:val="18"/>
                <w:szCs w:val="18"/>
              </w:rPr>
            </w:pPr>
            <w:bookmarkStart w:id="471" w:name="_Hlk177320792"/>
          </w:p>
        </w:tc>
        <w:tc>
          <w:tcPr>
            <w:tcW w:w="1620" w:type="dxa"/>
            <w:gridSpan w:val="2"/>
            <w:tcBorders>
              <w:top w:val="double" w:sz="6" w:space="0" w:color="auto"/>
              <w:left w:val="nil"/>
              <w:bottom w:val="single" w:sz="2" w:space="0" w:color="auto"/>
              <w:right w:val="single" w:sz="2" w:space="0" w:color="auto"/>
            </w:tcBorders>
          </w:tcPr>
          <w:p ns2:paraId="7959E6C1" ns2:textId="77777777" w:rsidR="00B6224B" w:rsidRDefault="00B6224B" w:rsidP="00E427B1">
            <w:pPr>
              <w:spacing w:before="15" w:after="15"/>
              <w:jc w:val="center"/>
              <w:rPr>
                <w:sz w:val="18"/>
                <w:szCs w:val="18"/>
              </w:rPr>
            </w:pPr>
            <w:r>
              <w:rPr>
                <w:sz w:val="18"/>
                <w:szCs w:val="18"/>
              </w:rPr>
              <w:t xml:space="preserve">2 mg/kg </w:t>
            </w:r>
          </w:p>
        </w:tc>
        <w:tc>
          <w:tcPr>
            <w:tcW w:w="1620" w:type="dxa"/>
            <w:gridSpan w:val="2"/>
            <w:tcBorders>
              <w:top w:val="double" w:sz="6" w:space="0" w:color="auto"/>
              <w:left w:val="nil"/>
              <w:bottom w:val="single" w:sz="2" w:space="0" w:color="auto"/>
              <w:right w:val="single" w:sz="2" w:space="0" w:color="auto"/>
            </w:tcBorders>
          </w:tcPr>
          <w:p ns2:paraId="08F67047" ns2:textId="77777777" w:rsidR="00B6224B" w:rsidRDefault="00B6224B" w:rsidP="00E427B1">
            <w:pPr>
              <w:spacing w:before="15" w:after="15"/>
              <w:jc w:val="center"/>
              <w:rPr>
                <w:sz w:val="18"/>
                <w:szCs w:val="18"/>
              </w:rPr>
            </w:pPr>
            <w:r>
              <w:rPr>
                <w:sz w:val="18"/>
                <w:szCs w:val="18"/>
              </w:rPr>
              <w:t xml:space="preserve">4 mg/kg </w:t>
            </w:r>
          </w:p>
        </w:tc>
        <w:tc>
          <w:tcPr>
            <w:tcW w:w="1620" w:type="dxa"/>
            <w:gridSpan w:val="2"/>
            <w:tcBorders>
              <w:top w:val="double" w:sz="6" w:space="0" w:color="auto"/>
              <w:left w:val="nil"/>
              <w:bottom w:val="single" w:sz="2" w:space="0" w:color="auto"/>
              <w:right w:val="single" w:sz="2" w:space="0" w:color="auto"/>
            </w:tcBorders>
          </w:tcPr>
          <w:p ns2:paraId="713E1880" ns2:textId="77777777" w:rsidR="00B6224B" w:rsidRDefault="00B6224B" w:rsidP="00E427B1">
            <w:pPr>
              <w:spacing w:before="15" w:after="15"/>
              <w:jc w:val="center"/>
              <w:rPr>
                <w:sz w:val="18"/>
                <w:szCs w:val="18"/>
              </w:rPr>
            </w:pPr>
            <w:r>
              <w:rPr>
                <w:sz w:val="18"/>
                <w:szCs w:val="18"/>
              </w:rPr>
              <w:t xml:space="preserve">5 mg/kg </w:t>
            </w:r>
          </w:p>
        </w:tc>
        <w:tc>
          <w:tcPr>
            <w:tcW w:w="1620" w:type="dxa"/>
            <w:gridSpan w:val="2"/>
            <w:tcBorders>
              <w:top w:val="double" w:sz="6" w:space="0" w:color="auto"/>
              <w:left w:val="nil"/>
              <w:bottom w:val="single" w:sz="2" w:space="0" w:color="auto"/>
              <w:right w:val="single" w:sz="2" w:space="0" w:color="auto"/>
            </w:tcBorders>
          </w:tcPr>
          <w:p ns2:paraId="763ED5FE" ns2:textId="77777777" w:rsidR="00B6224B" w:rsidRDefault="00B6224B" w:rsidP="00E427B1">
            <w:pPr>
              <w:spacing w:before="15" w:after="15"/>
              <w:jc w:val="center"/>
              <w:rPr>
                <w:sz w:val="18"/>
                <w:szCs w:val="18"/>
              </w:rPr>
            </w:pPr>
            <w:r>
              <w:rPr>
                <w:sz w:val="18"/>
                <w:szCs w:val="18"/>
              </w:rPr>
              <w:t xml:space="preserve">5.5 mg/kg </w:t>
            </w:r>
          </w:p>
        </w:tc>
        <w:tc>
          <w:tcPr>
            <w:tcW w:w="1620" w:type="dxa"/>
            <w:gridSpan w:val="2"/>
            <w:tcBorders>
              <w:top w:val="double" w:sz="6" w:space="0" w:color="auto"/>
              <w:left w:val="nil"/>
              <w:bottom w:val="single" w:sz="2" w:space="0" w:color="auto"/>
              <w:right w:val="single" w:sz="2" w:space="0" w:color="auto"/>
            </w:tcBorders>
          </w:tcPr>
          <w:p ns2:paraId="63A455E6" ns2:textId="77777777" w:rsidR="00B6224B" w:rsidRDefault="00B6224B" w:rsidP="00E427B1">
            <w:pPr>
              <w:spacing w:before="15" w:after="15"/>
              <w:jc w:val="center"/>
              <w:rPr>
                <w:sz w:val="18"/>
                <w:szCs w:val="18"/>
              </w:rPr>
            </w:pPr>
            <w:r>
              <w:rPr>
                <w:sz w:val="18"/>
                <w:szCs w:val="18"/>
              </w:rPr>
              <w:t xml:space="preserve">6 mg/kg </w:t>
            </w:r>
          </w:p>
        </w:tc>
        <w:tc>
          <w:tcPr>
            <w:tcW w:w="1620" w:type="dxa"/>
            <w:gridSpan w:val="2"/>
            <w:tcBorders>
              <w:top w:val="double" w:sz="6" w:space="0" w:color="auto"/>
              <w:left w:val="nil"/>
              <w:bottom w:val="single" w:sz="2" w:space="0" w:color="auto"/>
            </w:tcBorders>
          </w:tcPr>
          <w:p ns2:paraId="328056A9" ns2:textId="77777777" w:rsidR="00B6224B" w:rsidRDefault="00B6224B" w:rsidP="00E427B1">
            <w:pPr>
              <w:spacing w:before="15" w:after="15"/>
              <w:jc w:val="center"/>
              <w:rPr>
                <w:sz w:val="18"/>
                <w:szCs w:val="18"/>
              </w:rPr>
            </w:pPr>
            <w:r>
              <w:rPr>
                <w:sz w:val="18"/>
                <w:szCs w:val="18"/>
              </w:rPr>
              <w:t xml:space="preserve">Total </w:t>
            </w:r>
          </w:p>
        </w:tc>
      </w:tr>
      <w:tr w:rsidR="00B6224B" ns2:paraId="70E1FF04" ns2:textId="77777777" w:rsidTr="008531DB">
        <w:tblPrEx>
          <w:tblBorders>
            <w:top w:val="single" w:sz="6" w:space="0" w:color="auto"/>
            <w:bottom w:val="single" w:sz="6" w:space="0" w:color="auto"/>
          </w:tblBorders>
        </w:tblPrEx>
        <w:trPr>
          <w:jc w:val="center"/>
        </w:trPr>
        <w:tc>
          <w:tcPr>
            <w:tcW w:w="3240" w:type="dxa"/>
            <w:tcBorders>
              <w:top w:val="nil"/>
              <w:bottom w:val="single" w:sz="2" w:space="0" w:color="auto"/>
              <w:right w:val="single" w:sz="2" w:space="0" w:color="auto"/>
            </w:tcBorders>
          </w:tcPr>
          <w:p ns2:paraId="312BE242" ns2:textId="77777777" w:rsidR="00B6224B" w:rsidRDefault="00B6224B" w:rsidP="00E427B1">
            <w:pPr>
              <w:spacing w:before="15" w:after="15"/>
              <w:rPr>
                <w:sz w:val="18"/>
                <w:szCs w:val="18"/>
              </w:rPr>
            </w:pPr>
          </w:p>
        </w:tc>
        <w:tc>
          <w:tcPr>
            <w:tcW w:w="810" w:type="dxa"/>
            <w:tcBorders>
              <w:top w:val="nil"/>
              <w:left w:val="nil"/>
              <w:bottom w:val="single" w:sz="2" w:space="0" w:color="auto"/>
              <w:right w:val="nil"/>
            </w:tcBorders>
          </w:tcPr>
          <w:p ns2:paraId="7B93C1B6" ns2:textId="77777777" w:rsidR="00B6224B" w:rsidRDefault="00B6224B" w:rsidP="00E427B1">
            <w:pPr>
              <w:spacing w:before="15" w:after="15"/>
              <w:jc w:val="center"/>
              <w:rPr>
                <w:sz w:val="18"/>
                <w:szCs w:val="18"/>
              </w:rPr>
            </w:pPr>
            <w:r>
              <w:rPr>
                <w:sz w:val="18"/>
                <w:szCs w:val="18"/>
              </w:rPr>
              <w:t xml:space="preserve">n </w:t>
            </w:r>
          </w:p>
        </w:tc>
        <w:tc>
          <w:tcPr>
            <w:tcW w:w="810" w:type="dxa"/>
            <w:tcBorders>
              <w:top w:val="nil"/>
              <w:left w:val="nil"/>
              <w:bottom w:val="single" w:sz="2" w:space="0" w:color="auto"/>
              <w:right w:val="single" w:sz="2" w:space="0" w:color="auto"/>
            </w:tcBorders>
          </w:tcPr>
          <w:p ns2:paraId="6E7B503F" ns2:textId="77777777" w:rsidR="00B6224B" w:rsidRDefault="00B6224B" w:rsidP="00E427B1">
            <w:pPr>
              <w:spacing w:before="15" w:after="15"/>
              <w:jc w:val="center"/>
              <w:rPr>
                <w:sz w:val="18"/>
                <w:szCs w:val="18"/>
              </w:rPr>
            </w:pPr>
            <w:r>
              <w:rPr>
                <w:sz w:val="18"/>
                <w:szCs w:val="18"/>
              </w:rPr>
              <w:t xml:space="preserve">(%) </w:t>
            </w:r>
          </w:p>
        </w:tc>
        <w:tc>
          <w:tcPr>
            <w:tcW w:w="810" w:type="dxa"/>
            <w:tcBorders>
              <w:top w:val="nil"/>
              <w:left w:val="nil"/>
              <w:bottom w:val="single" w:sz="2" w:space="0" w:color="auto"/>
              <w:right w:val="nil"/>
            </w:tcBorders>
          </w:tcPr>
          <w:p ns2:paraId="0BC2837E" ns2:textId="77777777" w:rsidR="00B6224B" w:rsidRDefault="00B6224B" w:rsidP="00E427B1">
            <w:pPr>
              <w:spacing w:before="15" w:after="15"/>
              <w:jc w:val="center"/>
              <w:rPr>
                <w:sz w:val="18"/>
                <w:szCs w:val="18"/>
              </w:rPr>
            </w:pPr>
            <w:r>
              <w:rPr>
                <w:sz w:val="18"/>
                <w:szCs w:val="18"/>
              </w:rPr>
              <w:t xml:space="preserve">n </w:t>
            </w:r>
          </w:p>
        </w:tc>
        <w:tc>
          <w:tcPr>
            <w:tcW w:w="810" w:type="dxa"/>
            <w:tcBorders>
              <w:top w:val="nil"/>
              <w:left w:val="nil"/>
              <w:bottom w:val="single" w:sz="2" w:space="0" w:color="auto"/>
              <w:right w:val="single" w:sz="2" w:space="0" w:color="auto"/>
            </w:tcBorders>
          </w:tcPr>
          <w:p ns2:paraId="403B1CF7" ns2:textId="77777777" w:rsidR="00B6224B" w:rsidRDefault="00B6224B" w:rsidP="00E427B1">
            <w:pPr>
              <w:spacing w:before="15" w:after="15"/>
              <w:jc w:val="center"/>
              <w:rPr>
                <w:sz w:val="18"/>
                <w:szCs w:val="18"/>
              </w:rPr>
            </w:pPr>
            <w:r>
              <w:rPr>
                <w:sz w:val="18"/>
                <w:szCs w:val="18"/>
              </w:rPr>
              <w:t xml:space="preserve">(%) </w:t>
            </w:r>
          </w:p>
        </w:tc>
        <w:tc>
          <w:tcPr>
            <w:tcW w:w="810" w:type="dxa"/>
            <w:tcBorders>
              <w:top w:val="nil"/>
              <w:left w:val="nil"/>
              <w:bottom w:val="single" w:sz="2" w:space="0" w:color="auto"/>
              <w:right w:val="nil"/>
            </w:tcBorders>
          </w:tcPr>
          <w:p ns2:paraId="36D2FF4E" ns2:textId="77777777" w:rsidR="00B6224B" w:rsidRDefault="00B6224B" w:rsidP="00E427B1">
            <w:pPr>
              <w:spacing w:before="15" w:after="15"/>
              <w:jc w:val="center"/>
              <w:rPr>
                <w:sz w:val="18"/>
                <w:szCs w:val="18"/>
              </w:rPr>
            </w:pPr>
            <w:r>
              <w:rPr>
                <w:sz w:val="18"/>
                <w:szCs w:val="18"/>
              </w:rPr>
              <w:t xml:space="preserve">n </w:t>
            </w:r>
          </w:p>
        </w:tc>
        <w:tc>
          <w:tcPr>
            <w:tcW w:w="810" w:type="dxa"/>
            <w:tcBorders>
              <w:top w:val="nil"/>
              <w:left w:val="nil"/>
              <w:bottom w:val="single" w:sz="2" w:space="0" w:color="auto"/>
              <w:right w:val="single" w:sz="2" w:space="0" w:color="auto"/>
            </w:tcBorders>
          </w:tcPr>
          <w:p ns2:paraId="5799296D" ns2:textId="77777777" w:rsidR="00B6224B" w:rsidRDefault="00B6224B" w:rsidP="00E427B1">
            <w:pPr>
              <w:spacing w:before="15" w:after="15"/>
              <w:jc w:val="center"/>
              <w:rPr>
                <w:sz w:val="18"/>
                <w:szCs w:val="18"/>
              </w:rPr>
            </w:pPr>
            <w:r>
              <w:rPr>
                <w:sz w:val="18"/>
                <w:szCs w:val="18"/>
              </w:rPr>
              <w:t xml:space="preserve">(%) </w:t>
            </w:r>
          </w:p>
        </w:tc>
        <w:tc>
          <w:tcPr>
            <w:tcW w:w="810" w:type="dxa"/>
            <w:tcBorders>
              <w:top w:val="nil"/>
              <w:left w:val="nil"/>
              <w:bottom w:val="single" w:sz="2" w:space="0" w:color="auto"/>
              <w:right w:val="nil"/>
            </w:tcBorders>
          </w:tcPr>
          <w:p ns2:paraId="29D72F7D" ns2:textId="77777777" w:rsidR="00B6224B" w:rsidRDefault="00B6224B" w:rsidP="00E427B1">
            <w:pPr>
              <w:spacing w:before="15" w:after="15"/>
              <w:jc w:val="center"/>
              <w:rPr>
                <w:sz w:val="18"/>
                <w:szCs w:val="18"/>
              </w:rPr>
            </w:pPr>
            <w:r>
              <w:rPr>
                <w:sz w:val="18"/>
                <w:szCs w:val="18"/>
              </w:rPr>
              <w:t xml:space="preserve">n </w:t>
            </w:r>
          </w:p>
        </w:tc>
        <w:tc>
          <w:tcPr>
            <w:tcW w:w="810" w:type="dxa"/>
            <w:tcBorders>
              <w:top w:val="nil"/>
              <w:left w:val="nil"/>
              <w:bottom w:val="single" w:sz="2" w:space="0" w:color="auto"/>
              <w:right w:val="single" w:sz="2" w:space="0" w:color="auto"/>
            </w:tcBorders>
          </w:tcPr>
          <w:p ns2:paraId="3F458FAC" ns2:textId="77777777" w:rsidR="00B6224B" w:rsidRDefault="00B6224B" w:rsidP="00E427B1">
            <w:pPr>
              <w:spacing w:before="15" w:after="15"/>
              <w:jc w:val="center"/>
              <w:rPr>
                <w:sz w:val="18"/>
                <w:szCs w:val="18"/>
              </w:rPr>
            </w:pPr>
            <w:r>
              <w:rPr>
                <w:sz w:val="18"/>
                <w:szCs w:val="18"/>
              </w:rPr>
              <w:t xml:space="preserve">(%) </w:t>
            </w:r>
          </w:p>
        </w:tc>
        <w:tc>
          <w:tcPr>
            <w:tcW w:w="810" w:type="dxa"/>
            <w:tcBorders>
              <w:top w:val="nil"/>
              <w:left w:val="nil"/>
              <w:bottom w:val="single" w:sz="2" w:space="0" w:color="auto"/>
              <w:right w:val="nil"/>
            </w:tcBorders>
          </w:tcPr>
          <w:p ns2:paraId="6AA59B57" ns2:textId="77777777" w:rsidR="00B6224B" w:rsidRDefault="00B6224B" w:rsidP="00E427B1">
            <w:pPr>
              <w:spacing w:before="15" w:after="15"/>
              <w:jc w:val="center"/>
              <w:rPr>
                <w:sz w:val="18"/>
                <w:szCs w:val="18"/>
              </w:rPr>
            </w:pPr>
            <w:r>
              <w:rPr>
                <w:sz w:val="18"/>
                <w:szCs w:val="18"/>
              </w:rPr>
              <w:t xml:space="preserve">n </w:t>
            </w:r>
          </w:p>
        </w:tc>
        <w:tc>
          <w:tcPr>
            <w:tcW w:w="810" w:type="dxa"/>
            <w:tcBorders>
              <w:top w:val="nil"/>
              <w:left w:val="nil"/>
              <w:bottom w:val="single" w:sz="2" w:space="0" w:color="auto"/>
              <w:right w:val="single" w:sz="2" w:space="0" w:color="auto"/>
            </w:tcBorders>
          </w:tcPr>
          <w:p ns2:paraId="6E453AFC" ns2:textId="77777777" w:rsidR="00B6224B" w:rsidRDefault="00B6224B" w:rsidP="00E427B1">
            <w:pPr>
              <w:spacing w:before="15" w:after="15"/>
              <w:jc w:val="center"/>
              <w:rPr>
                <w:sz w:val="18"/>
                <w:szCs w:val="18"/>
              </w:rPr>
            </w:pPr>
            <w:r>
              <w:rPr>
                <w:sz w:val="18"/>
                <w:szCs w:val="18"/>
              </w:rPr>
              <w:t xml:space="preserve">(%) </w:t>
            </w:r>
          </w:p>
        </w:tc>
        <w:tc>
          <w:tcPr>
            <w:tcW w:w="810" w:type="dxa"/>
            <w:tcBorders>
              <w:top w:val="nil"/>
              <w:left w:val="nil"/>
              <w:bottom w:val="single" w:sz="2" w:space="0" w:color="auto"/>
              <w:right w:val="nil"/>
            </w:tcBorders>
          </w:tcPr>
          <w:p ns2:paraId="70F4C257" ns2:textId="77777777" w:rsidR="00B6224B" w:rsidRDefault="00B6224B" w:rsidP="00E427B1">
            <w:pPr>
              <w:spacing w:before="15" w:after="15"/>
              <w:jc w:val="center"/>
              <w:rPr>
                <w:sz w:val="18"/>
                <w:szCs w:val="18"/>
              </w:rPr>
            </w:pPr>
            <w:r>
              <w:rPr>
                <w:sz w:val="18"/>
                <w:szCs w:val="18"/>
              </w:rPr>
              <w:t xml:space="preserve">n </w:t>
            </w:r>
          </w:p>
        </w:tc>
        <w:tc>
          <w:tcPr>
            <w:tcW w:w="810" w:type="dxa"/>
            <w:tcBorders>
              <w:top w:val="nil"/>
              <w:left w:val="nil"/>
              <w:bottom w:val="single" w:sz="2" w:space="0" w:color="auto"/>
            </w:tcBorders>
          </w:tcPr>
          <w:p ns2:paraId="78D079EA" ns2:textId="77777777" w:rsidR="00B6224B" w:rsidRDefault="00B6224B" w:rsidP="00E427B1">
            <w:pPr>
              <w:spacing w:before="15" w:after="15"/>
              <w:jc w:val="center"/>
              <w:rPr>
                <w:sz w:val="18"/>
                <w:szCs w:val="18"/>
              </w:rPr>
            </w:pPr>
            <w:r>
              <w:rPr>
                <w:sz w:val="18"/>
                <w:szCs w:val="18"/>
              </w:rPr>
              <w:t xml:space="preserve">(%) </w:t>
            </w:r>
          </w:p>
        </w:tc>
      </w:tr>
      <w:tr w:rsidR="00B6224B" ns2:paraId="3DB2FC3B" ns2:textId="77777777" w:rsidTr="008531DB">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290123C8" ns2:textId="77777777" w:rsidR="00B6224B" w:rsidRDefault="00B6224B" w:rsidP="00E427B1">
            <w:pPr>
              <w:spacing w:before="15" w:after="15"/>
              <w:ind w:left="160" w:right="1" w:hanging="160"/>
              <w:rPr>
                <w:sz w:val="18"/>
                <w:szCs w:val="18"/>
              </w:rPr>
            </w:pPr>
            <w:r>
              <w:rPr>
                <w:sz w:val="18"/>
                <w:szCs w:val="18"/>
              </w:rPr>
              <w:t xml:space="preserve"> Participants in population </w:t>
            </w:r>
          </w:p>
        </w:tc>
        <w:tc>
          <w:tcPr>
            <w:tcW w:w="810" w:type="dxa"/>
            <w:tcBorders>
              <w:top w:val="nil"/>
              <w:left w:val="nil"/>
              <w:bottom w:val="nil"/>
              <w:right w:val="nil"/>
            </w:tcBorders>
          </w:tcPr>
          <w:p ns2:paraId="2BC675B7" ns2:textId="77777777" w:rsidR="00B6224B" w:rsidRDefault="00B6224B" w:rsidP="00E427B1">
            <w:pPr>
              <w:tabs>
                <w:tab w:val="decimal" w:pos="372"/>
                <w:tab w:val="left" w:pos="452"/>
              </w:tabs>
              <w:spacing w:before="15" w:after="15"/>
              <w:rPr>
                <w:sz w:val="18"/>
                <w:szCs w:val="18"/>
              </w:rPr>
            </w:pPr>
            <w:r>
              <w:rPr>
                <w:sz w:val="18"/>
                <w:szCs w:val="18"/>
              </w:rPr>
              <w:tab/>
              <w:t xml:space="preserve">4 </w:t>
            </w:r>
          </w:p>
        </w:tc>
        <w:tc>
          <w:tcPr>
            <w:tcW w:w="810" w:type="dxa"/>
            <w:tcBorders>
              <w:top w:val="nil"/>
              <w:left w:val="nil"/>
              <w:bottom w:val="nil"/>
              <w:right w:val="single" w:sz="2" w:space="0" w:color="auto"/>
            </w:tcBorders>
          </w:tcPr>
          <w:p ns2:paraId="779EC0F3" ns2:textId="77777777" w:rsidR="00B6224B" w:rsidRDefault="00B6224B" w:rsidP="00E427B1">
            <w:pPr>
              <w:tabs>
                <w:tab w:val="decimal" w:pos="246"/>
                <w:tab w:val="left" w:pos="326"/>
              </w:tabs>
              <w:spacing w:before="15" w:after="15"/>
              <w:rPr>
                <w:sz w:val="18"/>
                <w:szCs w:val="18"/>
              </w:rPr>
            </w:pPr>
            <w:r>
              <w:rPr>
                <w:sz w:val="18"/>
                <w:szCs w:val="18"/>
              </w:rPr>
              <w:tab/>
            </w:r>
          </w:p>
        </w:tc>
        <w:tc>
          <w:tcPr>
            <w:tcW w:w="810" w:type="dxa"/>
            <w:tcBorders>
              <w:top w:val="nil"/>
              <w:left w:val="nil"/>
              <w:bottom w:val="nil"/>
              <w:right w:val="nil"/>
            </w:tcBorders>
          </w:tcPr>
          <w:p ns2:paraId="205D1175" ns2:textId="6C41DADF" w:rsidR="00B6224B" w:rsidRDefault="00B6224B" w:rsidP="00E427B1">
            <w:pPr>
              <w:tabs>
                <w:tab w:val="decimal" w:pos="372"/>
                <w:tab w:val="left" w:pos="452"/>
              </w:tabs>
              <w:spacing w:before="15" w:after="15"/>
              <w:rPr>
                <w:sz w:val="18"/>
                <w:szCs w:val="18"/>
              </w:rPr>
            </w:pPr>
            <w:r>
              <w:rPr>
                <w:sz w:val="18"/>
                <w:szCs w:val="18"/>
              </w:rPr>
              <w:tab/>
              <w:t xml:space="preserve">281 </w:t>
            </w:r>
          </w:p>
        </w:tc>
        <w:tc>
          <w:tcPr>
            <w:tcW w:w="810" w:type="dxa"/>
            <w:tcBorders>
              <w:top w:val="nil"/>
              <w:left w:val="nil"/>
              <w:bottom w:val="nil"/>
              <w:right w:val="single" w:sz="2" w:space="0" w:color="auto"/>
            </w:tcBorders>
          </w:tcPr>
          <w:p ns2:paraId="2D736DA0" ns2:textId="77777777" w:rsidR="00B6224B" w:rsidRDefault="00B6224B" w:rsidP="00E427B1">
            <w:pPr>
              <w:tabs>
                <w:tab w:val="decimal" w:pos="246"/>
                <w:tab w:val="left" w:pos="326"/>
              </w:tabs>
              <w:spacing w:before="15" w:after="15"/>
              <w:rPr>
                <w:sz w:val="18"/>
                <w:szCs w:val="18"/>
              </w:rPr>
            </w:pPr>
            <w:r>
              <w:rPr>
                <w:sz w:val="18"/>
                <w:szCs w:val="18"/>
              </w:rPr>
              <w:tab/>
            </w:r>
          </w:p>
        </w:tc>
        <w:tc>
          <w:tcPr>
            <w:tcW w:w="810" w:type="dxa"/>
            <w:tcBorders>
              <w:top w:val="nil"/>
              <w:left w:val="nil"/>
              <w:bottom w:val="nil"/>
              <w:right w:val="nil"/>
            </w:tcBorders>
          </w:tcPr>
          <w:p ns2:paraId="40416ED6" ns2:textId="35768F34" w:rsidR="00B6224B" w:rsidRDefault="00B6224B" w:rsidP="00E427B1">
            <w:pPr>
              <w:tabs>
                <w:tab w:val="decimal" w:pos="372"/>
                <w:tab w:val="left" w:pos="452"/>
              </w:tabs>
              <w:spacing w:before="15" w:after="15"/>
              <w:rPr>
                <w:sz w:val="18"/>
                <w:szCs w:val="18"/>
              </w:rPr>
            </w:pPr>
            <w:r>
              <w:rPr>
                <w:sz w:val="18"/>
                <w:szCs w:val="18"/>
              </w:rPr>
              <w:tab/>
              <w:t xml:space="preserve">449 </w:t>
            </w:r>
          </w:p>
        </w:tc>
        <w:tc>
          <w:tcPr>
            <w:tcW w:w="810" w:type="dxa"/>
            <w:tcBorders>
              <w:top w:val="nil"/>
              <w:left w:val="nil"/>
              <w:bottom w:val="nil"/>
              <w:right w:val="single" w:sz="2" w:space="0" w:color="auto"/>
            </w:tcBorders>
          </w:tcPr>
          <w:p ns2:paraId="2945EE2C" ns2:textId="77777777" w:rsidR="00B6224B" w:rsidRDefault="00B6224B" w:rsidP="00E427B1">
            <w:pPr>
              <w:tabs>
                <w:tab w:val="decimal" w:pos="246"/>
                <w:tab w:val="left" w:pos="326"/>
              </w:tabs>
              <w:spacing w:before="15" w:after="15"/>
              <w:rPr>
                <w:sz w:val="18"/>
                <w:szCs w:val="18"/>
              </w:rPr>
            </w:pPr>
            <w:r>
              <w:rPr>
                <w:sz w:val="18"/>
                <w:szCs w:val="18"/>
              </w:rPr>
              <w:tab/>
            </w:r>
          </w:p>
        </w:tc>
        <w:tc>
          <w:tcPr>
            <w:tcW w:w="810" w:type="dxa"/>
            <w:tcBorders>
              <w:top w:val="nil"/>
              <w:left w:val="nil"/>
              <w:bottom w:val="nil"/>
              <w:right w:val="nil"/>
            </w:tcBorders>
          </w:tcPr>
          <w:p ns2:paraId="7ACECD12" ns2:textId="77777777" w:rsidR="00B6224B" w:rsidRDefault="00B6224B" w:rsidP="00E427B1">
            <w:pPr>
              <w:tabs>
                <w:tab w:val="decimal" w:pos="372"/>
                <w:tab w:val="left" w:pos="452"/>
              </w:tabs>
              <w:spacing w:before="15" w:after="15"/>
              <w:rPr>
                <w:sz w:val="18"/>
                <w:szCs w:val="18"/>
              </w:rPr>
            </w:pPr>
            <w:r>
              <w:rPr>
                <w:sz w:val="18"/>
                <w:szCs w:val="18"/>
              </w:rPr>
              <w:tab/>
              <w:t xml:space="preserve">5 </w:t>
            </w:r>
          </w:p>
        </w:tc>
        <w:tc>
          <w:tcPr>
            <w:tcW w:w="810" w:type="dxa"/>
            <w:tcBorders>
              <w:top w:val="nil"/>
              <w:left w:val="nil"/>
              <w:bottom w:val="nil"/>
              <w:right w:val="single" w:sz="2" w:space="0" w:color="auto"/>
            </w:tcBorders>
          </w:tcPr>
          <w:p ns2:paraId="6A9E297E" ns2:textId="77777777" w:rsidR="00B6224B" w:rsidRDefault="00B6224B" w:rsidP="00E427B1">
            <w:pPr>
              <w:tabs>
                <w:tab w:val="decimal" w:pos="246"/>
                <w:tab w:val="left" w:pos="326"/>
              </w:tabs>
              <w:spacing w:before="15" w:after="15"/>
              <w:rPr>
                <w:sz w:val="18"/>
                <w:szCs w:val="18"/>
              </w:rPr>
            </w:pPr>
            <w:r>
              <w:rPr>
                <w:sz w:val="18"/>
                <w:szCs w:val="18"/>
              </w:rPr>
              <w:tab/>
            </w:r>
          </w:p>
        </w:tc>
        <w:tc>
          <w:tcPr>
            <w:tcW w:w="810" w:type="dxa"/>
            <w:tcBorders>
              <w:top w:val="nil"/>
              <w:left w:val="nil"/>
              <w:bottom w:val="nil"/>
              <w:right w:val="nil"/>
            </w:tcBorders>
          </w:tcPr>
          <w:p ns2:paraId="50AAADA6" ns2:textId="77777777" w:rsidR="00B6224B" w:rsidRDefault="00B6224B" w:rsidP="00E427B1">
            <w:pPr>
              <w:tabs>
                <w:tab w:val="decimal" w:pos="372"/>
                <w:tab w:val="left" w:pos="452"/>
              </w:tabs>
              <w:spacing w:before="15" w:after="15"/>
              <w:rPr>
                <w:sz w:val="18"/>
                <w:szCs w:val="18"/>
              </w:rPr>
            </w:pPr>
            <w:r>
              <w:rPr>
                <w:sz w:val="18"/>
                <w:szCs w:val="18"/>
              </w:rPr>
              <w:tab/>
              <w:t xml:space="preserve">7 </w:t>
            </w:r>
          </w:p>
        </w:tc>
        <w:tc>
          <w:tcPr>
            <w:tcW w:w="810" w:type="dxa"/>
            <w:tcBorders>
              <w:top w:val="nil"/>
              <w:left w:val="nil"/>
              <w:bottom w:val="nil"/>
              <w:right w:val="single" w:sz="2" w:space="0" w:color="auto"/>
            </w:tcBorders>
          </w:tcPr>
          <w:p ns2:paraId="3ED4A234" ns2:textId="77777777" w:rsidR="00B6224B" w:rsidRDefault="00B6224B" w:rsidP="00E427B1">
            <w:pPr>
              <w:tabs>
                <w:tab w:val="decimal" w:pos="246"/>
                <w:tab w:val="left" w:pos="326"/>
              </w:tabs>
              <w:spacing w:before="15" w:after="15"/>
              <w:rPr>
                <w:sz w:val="18"/>
                <w:szCs w:val="18"/>
              </w:rPr>
            </w:pPr>
            <w:r>
              <w:rPr>
                <w:sz w:val="18"/>
                <w:szCs w:val="18"/>
              </w:rPr>
              <w:tab/>
            </w:r>
          </w:p>
        </w:tc>
        <w:tc>
          <w:tcPr>
            <w:tcW w:w="810" w:type="dxa"/>
            <w:tcBorders>
              <w:top w:val="nil"/>
              <w:left w:val="nil"/>
              <w:bottom w:val="nil"/>
              <w:right w:val="nil"/>
            </w:tcBorders>
          </w:tcPr>
          <w:p ns2:paraId="7E5F8A1E" ns2:textId="206090D7" w:rsidR="00B6224B" w:rsidRDefault="00B6224B" w:rsidP="00E427B1">
            <w:pPr>
              <w:tabs>
                <w:tab w:val="decimal" w:pos="372"/>
                <w:tab w:val="left" w:pos="452"/>
              </w:tabs>
              <w:spacing w:before="15" w:after="15"/>
              <w:rPr>
                <w:sz w:val="18"/>
                <w:szCs w:val="18"/>
              </w:rPr>
            </w:pPr>
            <w:r>
              <w:rPr>
                <w:sz w:val="18"/>
                <w:szCs w:val="18"/>
              </w:rPr>
              <w:tab/>
              <w:t xml:space="preserve">746 </w:t>
            </w:r>
          </w:p>
        </w:tc>
        <w:tc>
          <w:tcPr>
            <w:tcW w:w="810" w:type="dxa"/>
            <w:tcBorders>
              <w:top w:val="nil"/>
              <w:left w:val="nil"/>
              <w:bottom w:val="nil"/>
            </w:tcBorders>
          </w:tcPr>
          <w:p ns2:paraId="324289F3" ns2:textId="77777777" w:rsidR="00B6224B" w:rsidRDefault="00B6224B" w:rsidP="00E427B1">
            <w:pPr>
              <w:tabs>
                <w:tab w:val="decimal" w:pos="246"/>
                <w:tab w:val="left" w:pos="326"/>
              </w:tabs>
              <w:spacing w:before="15" w:after="15"/>
              <w:rPr>
                <w:sz w:val="18"/>
                <w:szCs w:val="18"/>
              </w:rPr>
            </w:pPr>
            <w:r>
              <w:rPr>
                <w:sz w:val="18"/>
                <w:szCs w:val="18"/>
              </w:rPr>
              <w:tab/>
            </w:r>
          </w:p>
        </w:tc>
      </w:tr>
      <w:tr w:rsidR="00B6224B" ns2:paraId="2306A8F8" ns2:textId="77777777" w:rsidTr="008531DB">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16832BD1" ns2:textId="77777777" w:rsidR="00B6224B" w:rsidRDefault="00B6224B" w:rsidP="00E427B1">
            <w:pPr>
              <w:spacing w:before="15" w:after="15"/>
              <w:ind w:left="160" w:right="1" w:hanging="160"/>
              <w:rPr>
                <w:sz w:val="18"/>
                <w:szCs w:val="18"/>
              </w:rPr>
            </w:pPr>
            <w:r>
              <w:rPr>
                <w:sz w:val="18"/>
                <w:szCs w:val="18"/>
              </w:rPr>
              <w:t xml:space="preserve">   with one or more adverse events </w:t>
            </w:r>
          </w:p>
        </w:tc>
        <w:tc>
          <w:tcPr>
            <w:tcW w:w="810" w:type="dxa"/>
            <w:tcBorders>
              <w:top w:val="nil"/>
              <w:left w:val="nil"/>
              <w:bottom w:val="nil"/>
              <w:right w:val="nil"/>
            </w:tcBorders>
          </w:tcPr>
          <w:p ns2:paraId="4134B63C"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1E3FF650"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16D91EBA" ns2:textId="33A13E81" w:rsidR="00B6224B" w:rsidRDefault="00B6224B" w:rsidP="00E427B1">
            <w:pPr>
              <w:tabs>
                <w:tab w:val="decimal" w:pos="372"/>
                <w:tab w:val="left" w:pos="452"/>
              </w:tabs>
              <w:spacing w:before="15" w:after="15"/>
              <w:rPr>
                <w:sz w:val="18"/>
                <w:szCs w:val="18"/>
              </w:rPr>
            </w:pPr>
            <w:r>
              <w:rPr>
                <w:sz w:val="18"/>
                <w:szCs w:val="18"/>
              </w:rPr>
              <w:tab/>
              <w:t xml:space="preserve">7 </w:t>
            </w:r>
          </w:p>
        </w:tc>
        <w:tc>
          <w:tcPr>
            <w:tcW w:w="810" w:type="dxa"/>
            <w:tcBorders>
              <w:top w:val="nil"/>
              <w:left w:val="nil"/>
              <w:bottom w:val="nil"/>
              <w:right w:val="single" w:sz="2" w:space="0" w:color="auto"/>
            </w:tcBorders>
          </w:tcPr>
          <w:p ns2:paraId="227C79DF" ns2:textId="4BE7AFC2" w:rsidR="00B6224B" w:rsidRDefault="00B6224B" w:rsidP="00E427B1">
            <w:pPr>
              <w:tabs>
                <w:tab w:val="decimal" w:pos="246"/>
                <w:tab w:val="left" w:pos="326"/>
              </w:tabs>
              <w:spacing w:before="15" w:after="15"/>
              <w:rPr>
                <w:sz w:val="18"/>
                <w:szCs w:val="18"/>
              </w:rPr>
            </w:pPr>
            <w:r>
              <w:rPr>
                <w:sz w:val="18"/>
                <w:szCs w:val="18"/>
              </w:rPr>
              <w:tab/>
              <w:t xml:space="preserve">(2.5) </w:t>
            </w:r>
          </w:p>
        </w:tc>
        <w:tc>
          <w:tcPr>
            <w:tcW w:w="810" w:type="dxa"/>
            <w:tcBorders>
              <w:top w:val="nil"/>
              <w:left w:val="nil"/>
              <w:bottom w:val="nil"/>
              <w:right w:val="nil"/>
            </w:tcBorders>
          </w:tcPr>
          <w:p ns2:paraId="1C5C319C" ns2:textId="77777777" w:rsidR="00B6224B" w:rsidRDefault="00B6224B" w:rsidP="00E427B1">
            <w:pPr>
              <w:tabs>
                <w:tab w:val="decimal" w:pos="372"/>
                <w:tab w:val="left" w:pos="452"/>
              </w:tabs>
              <w:spacing w:before="15" w:after="15"/>
              <w:rPr>
                <w:sz w:val="18"/>
                <w:szCs w:val="18"/>
              </w:rPr>
            </w:pPr>
            <w:r>
              <w:rPr>
                <w:sz w:val="18"/>
                <w:szCs w:val="18"/>
              </w:rPr>
              <w:tab/>
              <w:t xml:space="preserve">11 </w:t>
            </w:r>
          </w:p>
        </w:tc>
        <w:tc>
          <w:tcPr>
            <w:tcW w:w="810" w:type="dxa"/>
            <w:tcBorders>
              <w:top w:val="nil"/>
              <w:left w:val="nil"/>
              <w:bottom w:val="nil"/>
              <w:right w:val="single" w:sz="2" w:space="0" w:color="auto"/>
            </w:tcBorders>
          </w:tcPr>
          <w:p ns2:paraId="17E80019" ns2:textId="77777777" w:rsidR="00B6224B" w:rsidRDefault="00B6224B" w:rsidP="00E427B1">
            <w:pPr>
              <w:tabs>
                <w:tab w:val="decimal" w:pos="246"/>
                <w:tab w:val="left" w:pos="326"/>
              </w:tabs>
              <w:spacing w:before="15" w:after="15"/>
              <w:rPr>
                <w:sz w:val="18"/>
                <w:szCs w:val="18"/>
              </w:rPr>
            </w:pPr>
            <w:r>
              <w:rPr>
                <w:sz w:val="18"/>
                <w:szCs w:val="18"/>
              </w:rPr>
              <w:tab/>
              <w:t xml:space="preserve">(2.4) </w:t>
            </w:r>
          </w:p>
        </w:tc>
        <w:tc>
          <w:tcPr>
            <w:tcW w:w="810" w:type="dxa"/>
            <w:tcBorders>
              <w:top w:val="nil"/>
              <w:left w:val="nil"/>
              <w:bottom w:val="nil"/>
              <w:right w:val="nil"/>
            </w:tcBorders>
          </w:tcPr>
          <w:p ns2:paraId="3A586B11"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6D10368D"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2209B516"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6974DC30"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43301D6A" ns2:textId="124E779A" w:rsidR="00B6224B" w:rsidRDefault="00B6224B" w:rsidP="00E427B1">
            <w:pPr>
              <w:tabs>
                <w:tab w:val="decimal" w:pos="372"/>
                <w:tab w:val="left" w:pos="452"/>
              </w:tabs>
              <w:spacing w:before="15" w:after="15"/>
              <w:rPr>
                <w:sz w:val="18"/>
                <w:szCs w:val="18"/>
              </w:rPr>
            </w:pPr>
            <w:r>
              <w:rPr>
                <w:sz w:val="18"/>
                <w:szCs w:val="18"/>
              </w:rPr>
              <w:tab/>
              <w:t xml:space="preserve">18 </w:t>
            </w:r>
          </w:p>
        </w:tc>
        <w:tc>
          <w:tcPr>
            <w:tcW w:w="810" w:type="dxa"/>
            <w:tcBorders>
              <w:top w:val="nil"/>
              <w:left w:val="nil"/>
              <w:bottom w:val="nil"/>
            </w:tcBorders>
          </w:tcPr>
          <w:p ns2:paraId="27E54EA4" ns2:textId="674F056B" w:rsidR="00B6224B" w:rsidRDefault="00B6224B" w:rsidP="00E427B1">
            <w:pPr>
              <w:tabs>
                <w:tab w:val="decimal" w:pos="246"/>
                <w:tab w:val="left" w:pos="326"/>
              </w:tabs>
              <w:spacing w:before="15" w:after="15"/>
              <w:rPr>
                <w:sz w:val="18"/>
                <w:szCs w:val="18"/>
              </w:rPr>
            </w:pPr>
            <w:r>
              <w:rPr>
                <w:sz w:val="18"/>
                <w:szCs w:val="18"/>
              </w:rPr>
              <w:tab/>
              <w:t xml:space="preserve">(2.4) </w:t>
            </w:r>
          </w:p>
        </w:tc>
      </w:tr>
      <w:tr w:rsidR="00B6224B" ns2:paraId="258BC498" ns2:textId="77777777" w:rsidTr="008531DB">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377A7E17" ns2:textId="77777777" w:rsidR="00B6224B" w:rsidRDefault="00B6224B" w:rsidP="00E427B1">
            <w:pPr>
              <w:spacing w:after="60"/>
              <w:ind w:left="160" w:right="1" w:hanging="160"/>
              <w:rPr>
                <w:sz w:val="18"/>
                <w:szCs w:val="18"/>
              </w:rPr>
            </w:pPr>
            <w:r>
              <w:rPr>
                <w:sz w:val="18"/>
                <w:szCs w:val="18"/>
              </w:rPr>
              <w:t xml:space="preserve"> </w:t>
            </w:r>
            <w:r>
              <w:rPr>
                <w:b/>
                <w:bCs/>
                <w:sz w:val="18"/>
                <w:szCs w:val="18"/>
              </w:rPr>
              <w:t>Cardiac disorders</w:t>
            </w:r>
            <w:r>
              <w:rPr>
                <w:sz w:val="18"/>
                <w:szCs w:val="18"/>
              </w:rPr>
              <w:t xml:space="preserve"> </w:t>
            </w:r>
          </w:p>
        </w:tc>
        <w:tc>
          <w:tcPr>
            <w:tcW w:w="810" w:type="dxa"/>
            <w:tcBorders>
              <w:top w:val="nil"/>
              <w:left w:val="nil"/>
              <w:bottom w:val="nil"/>
              <w:right w:val="nil"/>
            </w:tcBorders>
          </w:tcPr>
          <w:p ns2:paraId="714416B0" ns2:textId="77777777" w:rsidR="00B6224B" w:rsidRDefault="00B6224B" w:rsidP="00E427B1">
            <w:pPr>
              <w:tabs>
                <w:tab w:val="decimal" w:pos="372"/>
                <w:tab w:val="left" w:pos="452"/>
              </w:tabs>
              <w:spacing w:after="60"/>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ns2:paraId="5C275213" ns2:textId="77777777" w:rsidR="00B6224B" w:rsidRDefault="00B6224B" w:rsidP="00E427B1">
            <w:pPr>
              <w:tabs>
                <w:tab w:val="decimal" w:pos="246"/>
                <w:tab w:val="left" w:pos="326"/>
              </w:tabs>
              <w:spacing w:after="60"/>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ns2:paraId="6B8491B8" ns2:textId="77777777" w:rsidR="00B6224B" w:rsidRDefault="00B6224B" w:rsidP="00E427B1">
            <w:pPr>
              <w:tabs>
                <w:tab w:val="decimal" w:pos="372"/>
                <w:tab w:val="left" w:pos="452"/>
              </w:tabs>
              <w:spacing w:after="60"/>
              <w:rPr>
                <w:sz w:val="18"/>
                <w:szCs w:val="18"/>
              </w:rPr>
            </w:pPr>
            <w:r>
              <w:rPr>
                <w:sz w:val="18"/>
                <w:szCs w:val="18"/>
              </w:rPr>
              <w:tab/>
            </w:r>
            <w:r>
              <w:rPr>
                <w:b/>
                <w:bCs/>
                <w:sz w:val="18"/>
                <w:szCs w:val="18"/>
              </w:rPr>
              <w:t>1</w:t>
            </w:r>
            <w:r>
              <w:rPr>
                <w:sz w:val="18"/>
                <w:szCs w:val="18"/>
              </w:rPr>
              <w:t xml:space="preserve"> </w:t>
            </w:r>
          </w:p>
        </w:tc>
        <w:tc>
          <w:tcPr>
            <w:tcW w:w="810" w:type="dxa"/>
            <w:tcBorders>
              <w:top w:val="nil"/>
              <w:left w:val="nil"/>
              <w:bottom w:val="nil"/>
              <w:right w:val="single" w:sz="2" w:space="0" w:color="auto"/>
            </w:tcBorders>
          </w:tcPr>
          <w:p ns2:paraId="57D7327C" ns2:textId="01DC0B20" w:rsidR="00B6224B" w:rsidRDefault="00B6224B" w:rsidP="00E427B1">
            <w:pPr>
              <w:tabs>
                <w:tab w:val="decimal" w:pos="246"/>
                <w:tab w:val="left" w:pos="326"/>
              </w:tabs>
              <w:spacing w:after="60"/>
              <w:rPr>
                <w:sz w:val="18"/>
                <w:szCs w:val="18"/>
              </w:rPr>
            </w:pPr>
            <w:r>
              <w:rPr>
                <w:sz w:val="18"/>
                <w:szCs w:val="18"/>
              </w:rPr>
              <w:tab/>
            </w:r>
            <w:r>
              <w:rPr>
                <w:b/>
                <w:bCs/>
                <w:sz w:val="18"/>
                <w:szCs w:val="18"/>
              </w:rPr>
              <w:t>(0.4)</w:t>
            </w:r>
            <w:r>
              <w:rPr>
                <w:sz w:val="18"/>
                <w:szCs w:val="18"/>
              </w:rPr>
              <w:t xml:space="preserve"> </w:t>
            </w:r>
          </w:p>
        </w:tc>
        <w:tc>
          <w:tcPr>
            <w:tcW w:w="810" w:type="dxa"/>
            <w:tcBorders>
              <w:top w:val="nil"/>
              <w:left w:val="nil"/>
              <w:bottom w:val="nil"/>
              <w:right w:val="nil"/>
            </w:tcBorders>
          </w:tcPr>
          <w:p ns2:paraId="75B89596" ns2:textId="77777777" w:rsidR="00B6224B" w:rsidRDefault="00B6224B" w:rsidP="00E427B1">
            <w:pPr>
              <w:tabs>
                <w:tab w:val="decimal" w:pos="372"/>
                <w:tab w:val="left" w:pos="452"/>
              </w:tabs>
              <w:spacing w:after="60"/>
              <w:rPr>
                <w:sz w:val="18"/>
                <w:szCs w:val="18"/>
              </w:rPr>
            </w:pPr>
            <w:r>
              <w:rPr>
                <w:sz w:val="18"/>
                <w:szCs w:val="18"/>
              </w:rPr>
              <w:tab/>
            </w:r>
            <w:r>
              <w:rPr>
                <w:b/>
                <w:bCs/>
                <w:sz w:val="18"/>
                <w:szCs w:val="18"/>
              </w:rPr>
              <w:t>1</w:t>
            </w:r>
            <w:r>
              <w:rPr>
                <w:sz w:val="18"/>
                <w:szCs w:val="18"/>
              </w:rPr>
              <w:t xml:space="preserve"> </w:t>
            </w:r>
          </w:p>
        </w:tc>
        <w:tc>
          <w:tcPr>
            <w:tcW w:w="810" w:type="dxa"/>
            <w:tcBorders>
              <w:top w:val="nil"/>
              <w:left w:val="nil"/>
              <w:bottom w:val="nil"/>
              <w:right w:val="single" w:sz="2" w:space="0" w:color="auto"/>
            </w:tcBorders>
          </w:tcPr>
          <w:p ns2:paraId="454F93D4" ns2:textId="77777777" w:rsidR="00B6224B" w:rsidRDefault="00B6224B" w:rsidP="00E427B1">
            <w:pPr>
              <w:tabs>
                <w:tab w:val="decimal" w:pos="246"/>
                <w:tab w:val="left" w:pos="326"/>
              </w:tabs>
              <w:spacing w:after="60"/>
              <w:rPr>
                <w:sz w:val="18"/>
                <w:szCs w:val="18"/>
              </w:rPr>
            </w:pPr>
            <w:r>
              <w:rPr>
                <w:sz w:val="18"/>
                <w:szCs w:val="18"/>
              </w:rPr>
              <w:tab/>
            </w:r>
            <w:r>
              <w:rPr>
                <w:b/>
                <w:bCs/>
                <w:sz w:val="18"/>
                <w:szCs w:val="18"/>
              </w:rPr>
              <w:t>(0.2)</w:t>
            </w:r>
            <w:r>
              <w:rPr>
                <w:sz w:val="18"/>
                <w:szCs w:val="18"/>
              </w:rPr>
              <w:t xml:space="preserve"> </w:t>
            </w:r>
          </w:p>
        </w:tc>
        <w:tc>
          <w:tcPr>
            <w:tcW w:w="810" w:type="dxa"/>
            <w:tcBorders>
              <w:top w:val="nil"/>
              <w:left w:val="nil"/>
              <w:bottom w:val="nil"/>
              <w:right w:val="nil"/>
            </w:tcBorders>
          </w:tcPr>
          <w:p ns2:paraId="18E6FB11" ns2:textId="77777777" w:rsidR="00B6224B" w:rsidRDefault="00B6224B" w:rsidP="00E427B1">
            <w:pPr>
              <w:tabs>
                <w:tab w:val="decimal" w:pos="372"/>
                <w:tab w:val="left" w:pos="452"/>
              </w:tabs>
              <w:spacing w:after="60"/>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ns2:paraId="703A86DA" ns2:textId="77777777" w:rsidR="00B6224B" w:rsidRDefault="00B6224B" w:rsidP="00E427B1">
            <w:pPr>
              <w:tabs>
                <w:tab w:val="decimal" w:pos="246"/>
                <w:tab w:val="left" w:pos="326"/>
              </w:tabs>
              <w:spacing w:after="60"/>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ns2:paraId="10544492" ns2:textId="77777777" w:rsidR="00B6224B" w:rsidRDefault="00B6224B" w:rsidP="00E427B1">
            <w:pPr>
              <w:tabs>
                <w:tab w:val="decimal" w:pos="372"/>
                <w:tab w:val="left" w:pos="452"/>
              </w:tabs>
              <w:spacing w:after="60"/>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ns2:paraId="0BD753C2" ns2:textId="77777777" w:rsidR="00B6224B" w:rsidRDefault="00B6224B" w:rsidP="00E427B1">
            <w:pPr>
              <w:tabs>
                <w:tab w:val="decimal" w:pos="246"/>
                <w:tab w:val="left" w:pos="326"/>
              </w:tabs>
              <w:spacing w:after="60"/>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ns2:paraId="5EB4EE39" ns2:textId="77777777" w:rsidR="00B6224B" w:rsidRDefault="00B6224B" w:rsidP="00E427B1">
            <w:pPr>
              <w:tabs>
                <w:tab w:val="decimal" w:pos="372"/>
                <w:tab w:val="left" w:pos="452"/>
              </w:tabs>
              <w:spacing w:after="60"/>
              <w:rPr>
                <w:sz w:val="18"/>
                <w:szCs w:val="18"/>
              </w:rPr>
            </w:pPr>
            <w:r>
              <w:rPr>
                <w:sz w:val="18"/>
                <w:szCs w:val="18"/>
              </w:rPr>
              <w:tab/>
            </w:r>
            <w:r>
              <w:rPr>
                <w:b/>
                <w:bCs/>
                <w:sz w:val="18"/>
                <w:szCs w:val="18"/>
              </w:rPr>
              <w:t>2</w:t>
            </w:r>
            <w:r>
              <w:rPr>
                <w:sz w:val="18"/>
                <w:szCs w:val="18"/>
              </w:rPr>
              <w:t xml:space="preserve"> </w:t>
            </w:r>
          </w:p>
        </w:tc>
        <w:tc>
          <w:tcPr>
            <w:tcW w:w="810" w:type="dxa"/>
            <w:tcBorders>
              <w:top w:val="nil"/>
              <w:left w:val="nil"/>
              <w:bottom w:val="nil"/>
            </w:tcBorders>
          </w:tcPr>
          <w:p ns2:paraId="5E23FC1D" ns2:textId="71A378EE" w:rsidR="00B6224B" w:rsidRDefault="00B6224B" w:rsidP="00E427B1">
            <w:pPr>
              <w:tabs>
                <w:tab w:val="decimal" w:pos="246"/>
                <w:tab w:val="left" w:pos="326"/>
              </w:tabs>
              <w:spacing w:after="60"/>
              <w:rPr>
                <w:sz w:val="18"/>
                <w:szCs w:val="18"/>
              </w:rPr>
            </w:pPr>
            <w:r>
              <w:rPr>
                <w:sz w:val="18"/>
                <w:szCs w:val="18"/>
              </w:rPr>
              <w:tab/>
            </w:r>
            <w:r>
              <w:rPr>
                <w:b/>
                <w:bCs/>
                <w:sz w:val="18"/>
                <w:szCs w:val="18"/>
              </w:rPr>
              <w:t>(0.3)</w:t>
            </w:r>
            <w:r>
              <w:rPr>
                <w:sz w:val="18"/>
                <w:szCs w:val="18"/>
              </w:rPr>
              <w:t xml:space="preserve"> </w:t>
            </w:r>
          </w:p>
        </w:tc>
      </w:tr>
      <w:tr w:rsidR="00B6224B" ns2:paraId="1EE087A2" ns2:textId="77777777" w:rsidTr="008531DB">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7E01CFCF" ns2:textId="77777777" w:rsidR="00B6224B" w:rsidRDefault="00B6224B" w:rsidP="00E427B1">
            <w:pPr>
              <w:spacing w:before="15" w:after="15"/>
              <w:ind w:left="160" w:right="1" w:hanging="160"/>
              <w:rPr>
                <w:sz w:val="18"/>
                <w:szCs w:val="18"/>
              </w:rPr>
            </w:pPr>
            <w:r>
              <w:rPr>
                <w:sz w:val="18"/>
                <w:szCs w:val="18"/>
              </w:rPr>
              <w:t xml:space="preserve">   Cardiac arrest </w:t>
            </w:r>
          </w:p>
        </w:tc>
        <w:tc>
          <w:tcPr>
            <w:tcW w:w="810" w:type="dxa"/>
            <w:tcBorders>
              <w:top w:val="nil"/>
              <w:left w:val="nil"/>
              <w:bottom w:val="nil"/>
              <w:right w:val="nil"/>
            </w:tcBorders>
          </w:tcPr>
          <w:p ns2:paraId="268E3B2D"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3980F44E"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23292EB4" ns2:textId="77777777" w:rsidR="00B6224B" w:rsidRDefault="00B6224B" w:rsidP="00E427B1">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7DF1651C" ns2:textId="2763260B" w:rsidR="00B6224B" w:rsidRDefault="00B6224B" w:rsidP="00E427B1">
            <w:pPr>
              <w:tabs>
                <w:tab w:val="decimal" w:pos="246"/>
                <w:tab w:val="left" w:pos="326"/>
              </w:tabs>
              <w:spacing w:before="15" w:after="15"/>
              <w:rPr>
                <w:sz w:val="18"/>
                <w:szCs w:val="18"/>
              </w:rPr>
            </w:pPr>
            <w:r>
              <w:rPr>
                <w:sz w:val="18"/>
                <w:szCs w:val="18"/>
              </w:rPr>
              <w:tab/>
              <w:t xml:space="preserve">(0.4) </w:t>
            </w:r>
          </w:p>
        </w:tc>
        <w:tc>
          <w:tcPr>
            <w:tcW w:w="810" w:type="dxa"/>
            <w:tcBorders>
              <w:top w:val="nil"/>
              <w:left w:val="nil"/>
              <w:bottom w:val="nil"/>
              <w:right w:val="nil"/>
            </w:tcBorders>
          </w:tcPr>
          <w:p ns2:paraId="30C0EC71"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743B7BE5"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290D0005"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72C69528"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47551B76"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270B687E"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7BB46F74" ns2:textId="77777777" w:rsidR="00B6224B" w:rsidRDefault="00B6224B" w:rsidP="00E427B1">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nil"/>
            </w:tcBorders>
          </w:tcPr>
          <w:p ns2:paraId="5424B27F" ns2:textId="77777777" w:rsidR="00B6224B" w:rsidRDefault="00B6224B" w:rsidP="00E427B1">
            <w:pPr>
              <w:tabs>
                <w:tab w:val="decimal" w:pos="246"/>
                <w:tab w:val="left" w:pos="326"/>
              </w:tabs>
              <w:spacing w:before="15" w:after="15"/>
              <w:rPr>
                <w:sz w:val="18"/>
                <w:szCs w:val="18"/>
              </w:rPr>
            </w:pPr>
            <w:r>
              <w:rPr>
                <w:sz w:val="18"/>
                <w:szCs w:val="18"/>
              </w:rPr>
              <w:tab/>
              <w:t xml:space="preserve">(0.1) </w:t>
            </w:r>
          </w:p>
        </w:tc>
      </w:tr>
      <w:tr w:rsidR="00B6224B" ns2:paraId="1E351F7F" ns2:textId="77777777" w:rsidTr="008531DB">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26C00EFF" ns2:textId="77777777" w:rsidR="00B6224B" w:rsidRDefault="00B6224B" w:rsidP="00E427B1">
            <w:pPr>
              <w:spacing w:before="15" w:after="15"/>
              <w:ind w:left="160" w:right="1" w:hanging="160"/>
              <w:rPr>
                <w:sz w:val="18"/>
                <w:szCs w:val="18"/>
              </w:rPr>
            </w:pPr>
            <w:r>
              <w:rPr>
                <w:sz w:val="18"/>
                <w:szCs w:val="18"/>
              </w:rPr>
              <w:t xml:space="preserve">   Cardiopulmonary failure </w:t>
            </w:r>
          </w:p>
        </w:tc>
        <w:tc>
          <w:tcPr>
            <w:tcW w:w="810" w:type="dxa"/>
            <w:tcBorders>
              <w:top w:val="nil"/>
              <w:left w:val="nil"/>
              <w:bottom w:val="nil"/>
              <w:right w:val="nil"/>
            </w:tcBorders>
          </w:tcPr>
          <w:p ns2:paraId="310C0881"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35AF1BB9"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19C76066"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10C9FAE1"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2FAA4AB4" ns2:textId="77777777" w:rsidR="00B6224B" w:rsidRDefault="00B6224B" w:rsidP="00E427B1">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3300A160" ns2:textId="77777777" w:rsidR="00B6224B" w:rsidRDefault="00B6224B" w:rsidP="00E427B1">
            <w:pPr>
              <w:tabs>
                <w:tab w:val="decimal" w:pos="246"/>
                <w:tab w:val="left" w:pos="326"/>
              </w:tabs>
              <w:spacing w:before="15" w:after="15"/>
              <w:rPr>
                <w:sz w:val="18"/>
                <w:szCs w:val="18"/>
              </w:rPr>
            </w:pPr>
            <w:r>
              <w:rPr>
                <w:sz w:val="18"/>
                <w:szCs w:val="18"/>
              </w:rPr>
              <w:tab/>
              <w:t xml:space="preserve">(0.2) </w:t>
            </w:r>
          </w:p>
        </w:tc>
        <w:tc>
          <w:tcPr>
            <w:tcW w:w="810" w:type="dxa"/>
            <w:tcBorders>
              <w:top w:val="nil"/>
              <w:left w:val="nil"/>
              <w:bottom w:val="nil"/>
              <w:right w:val="nil"/>
            </w:tcBorders>
          </w:tcPr>
          <w:p ns2:paraId="3A3BAC61"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1E50CA2D"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1C68D806"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7D341014"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5159CE6B" ns2:textId="77777777" w:rsidR="00B6224B" w:rsidRDefault="00B6224B" w:rsidP="00E427B1">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nil"/>
            </w:tcBorders>
          </w:tcPr>
          <w:p ns2:paraId="7D50C226" ns2:textId="77777777" w:rsidR="00B6224B" w:rsidRDefault="00B6224B" w:rsidP="00E427B1">
            <w:pPr>
              <w:tabs>
                <w:tab w:val="decimal" w:pos="246"/>
                <w:tab w:val="left" w:pos="326"/>
              </w:tabs>
              <w:spacing w:before="15" w:after="15"/>
              <w:rPr>
                <w:sz w:val="18"/>
                <w:szCs w:val="18"/>
              </w:rPr>
            </w:pPr>
            <w:r>
              <w:rPr>
                <w:sz w:val="18"/>
                <w:szCs w:val="18"/>
              </w:rPr>
              <w:tab/>
              <w:t xml:space="preserve">(0.1) </w:t>
            </w:r>
          </w:p>
        </w:tc>
      </w:tr>
      <w:tr w:rsidR="00B6224B" ns2:paraId="025BCA33" ns2:textId="77777777" w:rsidTr="008531DB">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77060FFE" ns2:textId="77777777" w:rsidR="00B6224B" w:rsidRDefault="00B6224B" w:rsidP="00E427B1">
            <w:pPr>
              <w:spacing w:after="60"/>
              <w:ind w:left="160" w:right="1" w:hanging="160"/>
              <w:rPr>
                <w:sz w:val="18"/>
                <w:szCs w:val="18"/>
              </w:rPr>
            </w:pPr>
            <w:r>
              <w:rPr>
                <w:sz w:val="18"/>
                <w:szCs w:val="18"/>
              </w:rPr>
              <w:t xml:space="preserve"> </w:t>
            </w:r>
            <w:r>
              <w:rPr>
                <w:b/>
                <w:bCs/>
                <w:sz w:val="18"/>
                <w:szCs w:val="18"/>
              </w:rPr>
              <w:t>General disorders and administration site conditions</w:t>
            </w:r>
            <w:r>
              <w:rPr>
                <w:sz w:val="18"/>
                <w:szCs w:val="18"/>
              </w:rPr>
              <w:t xml:space="preserve"> </w:t>
            </w:r>
          </w:p>
        </w:tc>
        <w:tc>
          <w:tcPr>
            <w:tcW w:w="810" w:type="dxa"/>
            <w:tcBorders>
              <w:top w:val="nil"/>
              <w:left w:val="nil"/>
              <w:bottom w:val="nil"/>
              <w:right w:val="nil"/>
            </w:tcBorders>
          </w:tcPr>
          <w:p ns2:paraId="3EA080B4" ns2:textId="77777777" w:rsidR="00B6224B" w:rsidRDefault="00B6224B" w:rsidP="00E427B1">
            <w:pPr>
              <w:tabs>
                <w:tab w:val="decimal" w:pos="372"/>
                <w:tab w:val="left" w:pos="452"/>
              </w:tabs>
              <w:spacing w:after="60"/>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ns2:paraId="2E7655EE" ns2:textId="77777777" w:rsidR="00B6224B" w:rsidRDefault="00B6224B" w:rsidP="00E427B1">
            <w:pPr>
              <w:tabs>
                <w:tab w:val="decimal" w:pos="246"/>
                <w:tab w:val="left" w:pos="326"/>
              </w:tabs>
              <w:spacing w:after="60"/>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ns2:paraId="0CCB4B74" ns2:textId="77777777" w:rsidR="00B6224B" w:rsidRDefault="00B6224B" w:rsidP="00E427B1">
            <w:pPr>
              <w:tabs>
                <w:tab w:val="decimal" w:pos="372"/>
                <w:tab w:val="left" w:pos="452"/>
              </w:tabs>
              <w:spacing w:after="60"/>
              <w:rPr>
                <w:sz w:val="18"/>
                <w:szCs w:val="18"/>
              </w:rPr>
            </w:pPr>
            <w:r>
              <w:rPr>
                <w:sz w:val="18"/>
                <w:szCs w:val="18"/>
              </w:rPr>
              <w:tab/>
            </w:r>
            <w:r>
              <w:rPr>
                <w:b/>
                <w:bCs/>
                <w:sz w:val="18"/>
                <w:szCs w:val="18"/>
              </w:rPr>
              <w:t>1</w:t>
            </w:r>
            <w:r>
              <w:rPr>
                <w:sz w:val="18"/>
                <w:szCs w:val="18"/>
              </w:rPr>
              <w:t xml:space="preserve"> </w:t>
            </w:r>
          </w:p>
        </w:tc>
        <w:tc>
          <w:tcPr>
            <w:tcW w:w="810" w:type="dxa"/>
            <w:tcBorders>
              <w:top w:val="nil"/>
              <w:left w:val="nil"/>
              <w:bottom w:val="nil"/>
              <w:right w:val="single" w:sz="2" w:space="0" w:color="auto"/>
            </w:tcBorders>
          </w:tcPr>
          <w:p ns2:paraId="6E1A5942" ns2:textId="21B74DD6" w:rsidR="00B6224B" w:rsidRDefault="00B6224B" w:rsidP="00E427B1">
            <w:pPr>
              <w:tabs>
                <w:tab w:val="decimal" w:pos="246"/>
                <w:tab w:val="left" w:pos="326"/>
              </w:tabs>
              <w:spacing w:after="60"/>
              <w:rPr>
                <w:sz w:val="18"/>
                <w:szCs w:val="18"/>
              </w:rPr>
            </w:pPr>
            <w:r>
              <w:rPr>
                <w:sz w:val="18"/>
                <w:szCs w:val="18"/>
              </w:rPr>
              <w:tab/>
            </w:r>
            <w:r>
              <w:rPr>
                <w:b/>
                <w:bCs/>
                <w:sz w:val="18"/>
                <w:szCs w:val="18"/>
              </w:rPr>
              <w:t>(0.4)</w:t>
            </w:r>
            <w:r>
              <w:rPr>
                <w:sz w:val="18"/>
                <w:szCs w:val="18"/>
              </w:rPr>
              <w:t xml:space="preserve"> </w:t>
            </w:r>
          </w:p>
        </w:tc>
        <w:tc>
          <w:tcPr>
            <w:tcW w:w="810" w:type="dxa"/>
            <w:tcBorders>
              <w:top w:val="nil"/>
              <w:left w:val="nil"/>
              <w:bottom w:val="nil"/>
              <w:right w:val="nil"/>
            </w:tcBorders>
          </w:tcPr>
          <w:p ns2:paraId="03DF3B0E" ns2:textId="77777777" w:rsidR="00B6224B" w:rsidRDefault="00B6224B" w:rsidP="00E427B1">
            <w:pPr>
              <w:tabs>
                <w:tab w:val="decimal" w:pos="372"/>
                <w:tab w:val="left" w:pos="452"/>
              </w:tabs>
              <w:spacing w:after="60"/>
              <w:rPr>
                <w:sz w:val="18"/>
                <w:szCs w:val="18"/>
              </w:rPr>
            </w:pPr>
            <w:r>
              <w:rPr>
                <w:sz w:val="18"/>
                <w:szCs w:val="18"/>
              </w:rPr>
              <w:tab/>
            </w:r>
            <w:r>
              <w:rPr>
                <w:b/>
                <w:bCs/>
                <w:sz w:val="18"/>
                <w:szCs w:val="18"/>
              </w:rPr>
              <w:t>2</w:t>
            </w:r>
            <w:r>
              <w:rPr>
                <w:sz w:val="18"/>
                <w:szCs w:val="18"/>
              </w:rPr>
              <w:t xml:space="preserve"> </w:t>
            </w:r>
          </w:p>
        </w:tc>
        <w:tc>
          <w:tcPr>
            <w:tcW w:w="810" w:type="dxa"/>
            <w:tcBorders>
              <w:top w:val="nil"/>
              <w:left w:val="nil"/>
              <w:bottom w:val="nil"/>
              <w:right w:val="single" w:sz="2" w:space="0" w:color="auto"/>
            </w:tcBorders>
          </w:tcPr>
          <w:p ns2:paraId="25E94827" ns2:textId="77777777" w:rsidR="00B6224B" w:rsidRDefault="00B6224B" w:rsidP="00E427B1">
            <w:pPr>
              <w:tabs>
                <w:tab w:val="decimal" w:pos="246"/>
                <w:tab w:val="left" w:pos="326"/>
              </w:tabs>
              <w:spacing w:after="60"/>
              <w:rPr>
                <w:sz w:val="18"/>
                <w:szCs w:val="18"/>
              </w:rPr>
            </w:pPr>
            <w:r>
              <w:rPr>
                <w:sz w:val="18"/>
                <w:szCs w:val="18"/>
              </w:rPr>
              <w:tab/>
            </w:r>
            <w:r>
              <w:rPr>
                <w:b/>
                <w:bCs/>
                <w:sz w:val="18"/>
                <w:szCs w:val="18"/>
              </w:rPr>
              <w:t>(0.4)</w:t>
            </w:r>
            <w:r>
              <w:rPr>
                <w:sz w:val="18"/>
                <w:szCs w:val="18"/>
              </w:rPr>
              <w:t xml:space="preserve"> </w:t>
            </w:r>
          </w:p>
        </w:tc>
        <w:tc>
          <w:tcPr>
            <w:tcW w:w="810" w:type="dxa"/>
            <w:tcBorders>
              <w:top w:val="nil"/>
              <w:left w:val="nil"/>
              <w:bottom w:val="nil"/>
              <w:right w:val="nil"/>
            </w:tcBorders>
          </w:tcPr>
          <w:p ns2:paraId="0181BF43" ns2:textId="77777777" w:rsidR="00B6224B" w:rsidRDefault="00B6224B" w:rsidP="00E427B1">
            <w:pPr>
              <w:tabs>
                <w:tab w:val="decimal" w:pos="372"/>
                <w:tab w:val="left" w:pos="452"/>
              </w:tabs>
              <w:spacing w:after="60"/>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ns2:paraId="69931E91" ns2:textId="77777777" w:rsidR="00B6224B" w:rsidRDefault="00B6224B" w:rsidP="00E427B1">
            <w:pPr>
              <w:tabs>
                <w:tab w:val="decimal" w:pos="246"/>
                <w:tab w:val="left" w:pos="326"/>
              </w:tabs>
              <w:spacing w:after="60"/>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ns2:paraId="4C08877A" ns2:textId="77777777" w:rsidR="00B6224B" w:rsidRDefault="00B6224B" w:rsidP="00E427B1">
            <w:pPr>
              <w:tabs>
                <w:tab w:val="decimal" w:pos="372"/>
                <w:tab w:val="left" w:pos="452"/>
              </w:tabs>
              <w:spacing w:after="60"/>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ns2:paraId="7E4240B6" ns2:textId="77777777" w:rsidR="00B6224B" w:rsidRDefault="00B6224B" w:rsidP="00E427B1">
            <w:pPr>
              <w:tabs>
                <w:tab w:val="decimal" w:pos="246"/>
                <w:tab w:val="left" w:pos="326"/>
              </w:tabs>
              <w:spacing w:after="60"/>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ns2:paraId="4EB98DD0" ns2:textId="77777777" w:rsidR="00B6224B" w:rsidRDefault="00B6224B" w:rsidP="00E427B1">
            <w:pPr>
              <w:tabs>
                <w:tab w:val="decimal" w:pos="372"/>
                <w:tab w:val="left" w:pos="452"/>
              </w:tabs>
              <w:spacing w:after="60"/>
              <w:rPr>
                <w:sz w:val="18"/>
                <w:szCs w:val="18"/>
              </w:rPr>
            </w:pPr>
            <w:r>
              <w:rPr>
                <w:sz w:val="18"/>
                <w:szCs w:val="18"/>
              </w:rPr>
              <w:tab/>
            </w:r>
            <w:r>
              <w:rPr>
                <w:b/>
                <w:bCs/>
                <w:sz w:val="18"/>
                <w:szCs w:val="18"/>
              </w:rPr>
              <w:t>3</w:t>
            </w:r>
            <w:r>
              <w:rPr>
                <w:sz w:val="18"/>
                <w:szCs w:val="18"/>
              </w:rPr>
              <w:t xml:space="preserve"> </w:t>
            </w:r>
          </w:p>
        </w:tc>
        <w:tc>
          <w:tcPr>
            <w:tcW w:w="810" w:type="dxa"/>
            <w:tcBorders>
              <w:top w:val="nil"/>
              <w:left w:val="nil"/>
              <w:bottom w:val="nil"/>
            </w:tcBorders>
          </w:tcPr>
          <w:p ns2:paraId="3F823C9B" ns2:textId="1031DC6B" w:rsidR="00B6224B" w:rsidRDefault="00B6224B" w:rsidP="00E427B1">
            <w:pPr>
              <w:tabs>
                <w:tab w:val="decimal" w:pos="246"/>
                <w:tab w:val="left" w:pos="326"/>
              </w:tabs>
              <w:spacing w:after="60"/>
              <w:rPr>
                <w:sz w:val="18"/>
                <w:szCs w:val="18"/>
              </w:rPr>
            </w:pPr>
            <w:r>
              <w:rPr>
                <w:sz w:val="18"/>
                <w:szCs w:val="18"/>
              </w:rPr>
              <w:tab/>
            </w:r>
            <w:r>
              <w:rPr>
                <w:b/>
                <w:bCs/>
                <w:sz w:val="18"/>
                <w:szCs w:val="18"/>
              </w:rPr>
              <w:t>(0.4)</w:t>
            </w:r>
            <w:r>
              <w:rPr>
                <w:sz w:val="18"/>
                <w:szCs w:val="18"/>
              </w:rPr>
              <w:t xml:space="preserve"> </w:t>
            </w:r>
          </w:p>
        </w:tc>
      </w:tr>
      <w:tr w:rsidR="00B6224B" ns2:paraId="69567643" ns2:textId="77777777" w:rsidTr="008531DB">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1668A95F" ns2:textId="77777777" w:rsidR="00B6224B" w:rsidRDefault="00B6224B" w:rsidP="00E427B1">
            <w:pPr>
              <w:spacing w:before="15" w:after="15"/>
              <w:ind w:left="160" w:right="1" w:hanging="160"/>
              <w:rPr>
                <w:sz w:val="18"/>
                <w:szCs w:val="18"/>
              </w:rPr>
            </w:pPr>
            <w:r>
              <w:rPr>
                <w:sz w:val="18"/>
                <w:szCs w:val="18"/>
              </w:rPr>
              <w:t xml:space="preserve">   Death </w:t>
            </w:r>
          </w:p>
        </w:tc>
        <w:tc>
          <w:tcPr>
            <w:tcW w:w="810" w:type="dxa"/>
            <w:tcBorders>
              <w:top w:val="nil"/>
              <w:left w:val="nil"/>
              <w:bottom w:val="nil"/>
              <w:right w:val="nil"/>
            </w:tcBorders>
          </w:tcPr>
          <w:p ns2:paraId="483666BF"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6A1097EF"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19A190E8" ns2:textId="77777777" w:rsidR="00B6224B" w:rsidRDefault="00B6224B" w:rsidP="00E427B1">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6640C907" ns2:textId="63E1A7E5" w:rsidR="00B6224B" w:rsidRDefault="00B6224B" w:rsidP="00E427B1">
            <w:pPr>
              <w:tabs>
                <w:tab w:val="decimal" w:pos="246"/>
                <w:tab w:val="left" w:pos="326"/>
              </w:tabs>
              <w:spacing w:before="15" w:after="15"/>
              <w:rPr>
                <w:sz w:val="18"/>
                <w:szCs w:val="18"/>
              </w:rPr>
            </w:pPr>
            <w:r>
              <w:rPr>
                <w:sz w:val="18"/>
                <w:szCs w:val="18"/>
              </w:rPr>
              <w:tab/>
              <w:t xml:space="preserve">(0.4) </w:t>
            </w:r>
          </w:p>
        </w:tc>
        <w:tc>
          <w:tcPr>
            <w:tcW w:w="810" w:type="dxa"/>
            <w:tcBorders>
              <w:top w:val="nil"/>
              <w:left w:val="nil"/>
              <w:bottom w:val="nil"/>
              <w:right w:val="nil"/>
            </w:tcBorders>
          </w:tcPr>
          <w:p ns2:paraId="5E6D0CF3" ns2:textId="77777777" w:rsidR="00B6224B" w:rsidRDefault="00B6224B" w:rsidP="00E427B1">
            <w:pPr>
              <w:tabs>
                <w:tab w:val="decimal" w:pos="372"/>
                <w:tab w:val="left" w:pos="452"/>
              </w:tabs>
              <w:spacing w:before="15" w:after="15"/>
              <w:rPr>
                <w:sz w:val="18"/>
                <w:szCs w:val="18"/>
              </w:rPr>
            </w:pPr>
            <w:r>
              <w:rPr>
                <w:sz w:val="18"/>
                <w:szCs w:val="18"/>
              </w:rPr>
              <w:tab/>
              <w:t xml:space="preserve">2 </w:t>
            </w:r>
          </w:p>
        </w:tc>
        <w:tc>
          <w:tcPr>
            <w:tcW w:w="810" w:type="dxa"/>
            <w:tcBorders>
              <w:top w:val="nil"/>
              <w:left w:val="nil"/>
              <w:bottom w:val="nil"/>
              <w:right w:val="single" w:sz="2" w:space="0" w:color="auto"/>
            </w:tcBorders>
          </w:tcPr>
          <w:p ns2:paraId="1896A657" ns2:textId="77777777" w:rsidR="00B6224B" w:rsidRDefault="00B6224B" w:rsidP="00E427B1">
            <w:pPr>
              <w:tabs>
                <w:tab w:val="decimal" w:pos="246"/>
                <w:tab w:val="left" w:pos="326"/>
              </w:tabs>
              <w:spacing w:before="15" w:after="15"/>
              <w:rPr>
                <w:sz w:val="18"/>
                <w:szCs w:val="18"/>
              </w:rPr>
            </w:pPr>
            <w:r>
              <w:rPr>
                <w:sz w:val="18"/>
                <w:szCs w:val="18"/>
              </w:rPr>
              <w:tab/>
              <w:t xml:space="preserve">(0.4) </w:t>
            </w:r>
          </w:p>
        </w:tc>
        <w:tc>
          <w:tcPr>
            <w:tcW w:w="810" w:type="dxa"/>
            <w:tcBorders>
              <w:top w:val="nil"/>
              <w:left w:val="nil"/>
              <w:bottom w:val="nil"/>
              <w:right w:val="nil"/>
            </w:tcBorders>
          </w:tcPr>
          <w:p ns2:paraId="667805D6"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2584BF5B"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70ADCD03"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569EECD1"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29EFEA2A" ns2:textId="77777777" w:rsidR="00B6224B" w:rsidRDefault="00B6224B" w:rsidP="00E427B1">
            <w:pPr>
              <w:tabs>
                <w:tab w:val="decimal" w:pos="372"/>
                <w:tab w:val="left" w:pos="452"/>
              </w:tabs>
              <w:spacing w:before="15" w:after="15"/>
              <w:rPr>
                <w:sz w:val="18"/>
                <w:szCs w:val="18"/>
              </w:rPr>
            </w:pPr>
            <w:r>
              <w:rPr>
                <w:sz w:val="18"/>
                <w:szCs w:val="18"/>
              </w:rPr>
              <w:tab/>
              <w:t xml:space="preserve">3 </w:t>
            </w:r>
          </w:p>
        </w:tc>
        <w:tc>
          <w:tcPr>
            <w:tcW w:w="810" w:type="dxa"/>
            <w:tcBorders>
              <w:top w:val="nil"/>
              <w:left w:val="nil"/>
              <w:bottom w:val="nil"/>
            </w:tcBorders>
          </w:tcPr>
          <w:p ns2:paraId="73F717BC" ns2:textId="62F2F0C7" w:rsidR="00B6224B" w:rsidRDefault="00B6224B" w:rsidP="00E427B1">
            <w:pPr>
              <w:tabs>
                <w:tab w:val="decimal" w:pos="246"/>
                <w:tab w:val="left" w:pos="326"/>
              </w:tabs>
              <w:spacing w:before="15" w:after="15"/>
              <w:rPr>
                <w:sz w:val="18"/>
                <w:szCs w:val="18"/>
              </w:rPr>
            </w:pPr>
            <w:r>
              <w:rPr>
                <w:sz w:val="18"/>
                <w:szCs w:val="18"/>
              </w:rPr>
              <w:tab/>
              <w:t xml:space="preserve">(0.4) </w:t>
            </w:r>
          </w:p>
        </w:tc>
      </w:tr>
      <w:tr w:rsidR="00B6224B" ns2:paraId="26B61C6B" ns2:textId="77777777" w:rsidTr="008531DB">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3503E8FE" ns2:textId="77777777" w:rsidR="00B6224B" w:rsidRDefault="00B6224B" w:rsidP="00E427B1">
            <w:pPr>
              <w:spacing w:after="60"/>
              <w:ind w:left="160" w:right="1" w:hanging="160"/>
              <w:rPr>
                <w:sz w:val="18"/>
                <w:szCs w:val="18"/>
              </w:rPr>
            </w:pPr>
            <w:r>
              <w:rPr>
                <w:sz w:val="18"/>
                <w:szCs w:val="18"/>
              </w:rPr>
              <w:t xml:space="preserve"> </w:t>
            </w:r>
            <w:r>
              <w:rPr>
                <w:b/>
                <w:bCs/>
                <w:sz w:val="18"/>
                <w:szCs w:val="18"/>
              </w:rPr>
              <w:t>Immune system disorders</w:t>
            </w:r>
            <w:r>
              <w:rPr>
                <w:sz w:val="18"/>
                <w:szCs w:val="18"/>
              </w:rPr>
              <w:t xml:space="preserve"> </w:t>
            </w:r>
          </w:p>
        </w:tc>
        <w:tc>
          <w:tcPr>
            <w:tcW w:w="810" w:type="dxa"/>
            <w:tcBorders>
              <w:top w:val="nil"/>
              <w:left w:val="nil"/>
              <w:bottom w:val="nil"/>
              <w:right w:val="nil"/>
            </w:tcBorders>
          </w:tcPr>
          <w:p ns2:paraId="720E2D64" ns2:textId="77777777" w:rsidR="00B6224B" w:rsidRDefault="00B6224B" w:rsidP="00E427B1">
            <w:pPr>
              <w:tabs>
                <w:tab w:val="decimal" w:pos="372"/>
                <w:tab w:val="left" w:pos="452"/>
              </w:tabs>
              <w:spacing w:after="60"/>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ns2:paraId="24F03C5B" ns2:textId="77777777" w:rsidR="00B6224B" w:rsidRDefault="00B6224B" w:rsidP="00E427B1">
            <w:pPr>
              <w:tabs>
                <w:tab w:val="decimal" w:pos="246"/>
                <w:tab w:val="left" w:pos="326"/>
              </w:tabs>
              <w:spacing w:after="60"/>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ns2:paraId="2F483F9C" ns2:textId="77777777" w:rsidR="00B6224B" w:rsidRDefault="00B6224B" w:rsidP="00E427B1">
            <w:pPr>
              <w:tabs>
                <w:tab w:val="decimal" w:pos="372"/>
                <w:tab w:val="left" w:pos="452"/>
              </w:tabs>
              <w:spacing w:after="60"/>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ns2:paraId="01BD0144" ns2:textId="77777777" w:rsidR="00B6224B" w:rsidRDefault="00B6224B" w:rsidP="00E427B1">
            <w:pPr>
              <w:tabs>
                <w:tab w:val="decimal" w:pos="246"/>
                <w:tab w:val="left" w:pos="326"/>
              </w:tabs>
              <w:spacing w:after="60"/>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ns2:paraId="4AE64D04" ns2:textId="77777777" w:rsidR="00B6224B" w:rsidRDefault="00B6224B" w:rsidP="00E427B1">
            <w:pPr>
              <w:tabs>
                <w:tab w:val="decimal" w:pos="372"/>
                <w:tab w:val="left" w:pos="452"/>
              </w:tabs>
              <w:spacing w:after="60"/>
              <w:rPr>
                <w:sz w:val="18"/>
                <w:szCs w:val="18"/>
              </w:rPr>
            </w:pPr>
            <w:r>
              <w:rPr>
                <w:sz w:val="18"/>
                <w:szCs w:val="18"/>
              </w:rPr>
              <w:tab/>
            </w:r>
            <w:r>
              <w:rPr>
                <w:b/>
                <w:bCs/>
                <w:sz w:val="18"/>
                <w:szCs w:val="18"/>
              </w:rPr>
              <w:t>1</w:t>
            </w:r>
            <w:r>
              <w:rPr>
                <w:sz w:val="18"/>
                <w:szCs w:val="18"/>
              </w:rPr>
              <w:t xml:space="preserve"> </w:t>
            </w:r>
          </w:p>
        </w:tc>
        <w:tc>
          <w:tcPr>
            <w:tcW w:w="810" w:type="dxa"/>
            <w:tcBorders>
              <w:top w:val="nil"/>
              <w:left w:val="nil"/>
              <w:bottom w:val="nil"/>
              <w:right w:val="single" w:sz="2" w:space="0" w:color="auto"/>
            </w:tcBorders>
          </w:tcPr>
          <w:p ns2:paraId="00257EF5" ns2:textId="77777777" w:rsidR="00B6224B" w:rsidRDefault="00B6224B" w:rsidP="00E427B1">
            <w:pPr>
              <w:tabs>
                <w:tab w:val="decimal" w:pos="246"/>
                <w:tab w:val="left" w:pos="326"/>
              </w:tabs>
              <w:spacing w:after="60"/>
              <w:rPr>
                <w:sz w:val="18"/>
                <w:szCs w:val="18"/>
              </w:rPr>
            </w:pPr>
            <w:r>
              <w:rPr>
                <w:sz w:val="18"/>
                <w:szCs w:val="18"/>
              </w:rPr>
              <w:tab/>
            </w:r>
            <w:r>
              <w:rPr>
                <w:b/>
                <w:bCs/>
                <w:sz w:val="18"/>
                <w:szCs w:val="18"/>
              </w:rPr>
              <w:t>(0.2)</w:t>
            </w:r>
            <w:r>
              <w:rPr>
                <w:sz w:val="18"/>
                <w:szCs w:val="18"/>
              </w:rPr>
              <w:t xml:space="preserve"> </w:t>
            </w:r>
          </w:p>
        </w:tc>
        <w:tc>
          <w:tcPr>
            <w:tcW w:w="810" w:type="dxa"/>
            <w:tcBorders>
              <w:top w:val="nil"/>
              <w:left w:val="nil"/>
              <w:bottom w:val="nil"/>
              <w:right w:val="nil"/>
            </w:tcBorders>
          </w:tcPr>
          <w:p ns2:paraId="398421B8" ns2:textId="77777777" w:rsidR="00B6224B" w:rsidRDefault="00B6224B" w:rsidP="00E427B1">
            <w:pPr>
              <w:tabs>
                <w:tab w:val="decimal" w:pos="372"/>
                <w:tab w:val="left" w:pos="452"/>
              </w:tabs>
              <w:spacing w:after="60"/>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ns2:paraId="1D0E69D6" ns2:textId="77777777" w:rsidR="00B6224B" w:rsidRDefault="00B6224B" w:rsidP="00E427B1">
            <w:pPr>
              <w:tabs>
                <w:tab w:val="decimal" w:pos="246"/>
                <w:tab w:val="left" w:pos="326"/>
              </w:tabs>
              <w:spacing w:after="60"/>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ns2:paraId="4CFEFE60" ns2:textId="77777777" w:rsidR="00B6224B" w:rsidRDefault="00B6224B" w:rsidP="00E427B1">
            <w:pPr>
              <w:tabs>
                <w:tab w:val="decimal" w:pos="372"/>
                <w:tab w:val="left" w:pos="452"/>
              </w:tabs>
              <w:spacing w:after="60"/>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ns2:paraId="6D717539" ns2:textId="77777777" w:rsidR="00B6224B" w:rsidRDefault="00B6224B" w:rsidP="00E427B1">
            <w:pPr>
              <w:tabs>
                <w:tab w:val="decimal" w:pos="246"/>
                <w:tab w:val="left" w:pos="326"/>
              </w:tabs>
              <w:spacing w:after="60"/>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ns2:paraId="34AB0F6F" ns2:textId="77777777" w:rsidR="00B6224B" w:rsidRDefault="00B6224B" w:rsidP="00E427B1">
            <w:pPr>
              <w:tabs>
                <w:tab w:val="decimal" w:pos="372"/>
                <w:tab w:val="left" w:pos="452"/>
              </w:tabs>
              <w:spacing w:after="60"/>
              <w:rPr>
                <w:sz w:val="18"/>
                <w:szCs w:val="18"/>
              </w:rPr>
            </w:pPr>
            <w:r>
              <w:rPr>
                <w:sz w:val="18"/>
                <w:szCs w:val="18"/>
              </w:rPr>
              <w:tab/>
            </w:r>
            <w:r>
              <w:rPr>
                <w:b/>
                <w:bCs/>
                <w:sz w:val="18"/>
                <w:szCs w:val="18"/>
              </w:rPr>
              <w:t>1</w:t>
            </w:r>
            <w:r>
              <w:rPr>
                <w:sz w:val="18"/>
                <w:szCs w:val="18"/>
              </w:rPr>
              <w:t xml:space="preserve"> </w:t>
            </w:r>
          </w:p>
        </w:tc>
        <w:tc>
          <w:tcPr>
            <w:tcW w:w="810" w:type="dxa"/>
            <w:tcBorders>
              <w:top w:val="nil"/>
              <w:left w:val="nil"/>
              <w:bottom w:val="nil"/>
            </w:tcBorders>
          </w:tcPr>
          <w:p ns2:paraId="217BD564" ns2:textId="77777777" w:rsidR="00B6224B" w:rsidRDefault="00B6224B" w:rsidP="00E427B1">
            <w:pPr>
              <w:tabs>
                <w:tab w:val="decimal" w:pos="246"/>
                <w:tab w:val="left" w:pos="326"/>
              </w:tabs>
              <w:spacing w:after="60"/>
              <w:rPr>
                <w:sz w:val="18"/>
                <w:szCs w:val="18"/>
              </w:rPr>
            </w:pPr>
            <w:r>
              <w:rPr>
                <w:sz w:val="18"/>
                <w:szCs w:val="18"/>
              </w:rPr>
              <w:tab/>
            </w:r>
            <w:r>
              <w:rPr>
                <w:b/>
                <w:bCs/>
                <w:sz w:val="18"/>
                <w:szCs w:val="18"/>
              </w:rPr>
              <w:t>(0.1)</w:t>
            </w:r>
            <w:r>
              <w:rPr>
                <w:sz w:val="18"/>
                <w:szCs w:val="18"/>
              </w:rPr>
              <w:t xml:space="preserve"> </w:t>
            </w:r>
          </w:p>
        </w:tc>
      </w:tr>
      <w:tr w:rsidR="00B6224B" ns2:paraId="7AA0E277" ns2:textId="77777777" w:rsidTr="008531DB">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336D0C77" ns2:textId="77777777" w:rsidR="00B6224B" w:rsidRDefault="00B6224B" w:rsidP="00E427B1">
            <w:pPr>
              <w:spacing w:before="15" w:after="15"/>
              <w:ind w:left="160" w:right="1" w:hanging="160"/>
              <w:rPr>
                <w:sz w:val="18"/>
                <w:szCs w:val="18"/>
              </w:rPr>
            </w:pPr>
            <w:r>
              <w:rPr>
                <w:sz w:val="18"/>
                <w:szCs w:val="18"/>
              </w:rPr>
              <w:t xml:space="preserve">   Anaphylactic shock </w:t>
            </w:r>
          </w:p>
        </w:tc>
        <w:tc>
          <w:tcPr>
            <w:tcW w:w="810" w:type="dxa"/>
            <w:tcBorders>
              <w:top w:val="nil"/>
              <w:left w:val="nil"/>
              <w:bottom w:val="nil"/>
              <w:right w:val="nil"/>
            </w:tcBorders>
          </w:tcPr>
          <w:p ns2:paraId="7983F1AA"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55DB0F0D"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4FDD4F25"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78322E15"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381ECE32" ns2:textId="77777777" w:rsidR="00B6224B" w:rsidRDefault="00B6224B" w:rsidP="00E427B1">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10D923AB" ns2:textId="77777777" w:rsidR="00B6224B" w:rsidRDefault="00B6224B" w:rsidP="00E427B1">
            <w:pPr>
              <w:tabs>
                <w:tab w:val="decimal" w:pos="246"/>
                <w:tab w:val="left" w:pos="326"/>
              </w:tabs>
              <w:spacing w:before="15" w:after="15"/>
              <w:rPr>
                <w:sz w:val="18"/>
                <w:szCs w:val="18"/>
              </w:rPr>
            </w:pPr>
            <w:r>
              <w:rPr>
                <w:sz w:val="18"/>
                <w:szCs w:val="18"/>
              </w:rPr>
              <w:tab/>
              <w:t xml:space="preserve">(0.2) </w:t>
            </w:r>
          </w:p>
        </w:tc>
        <w:tc>
          <w:tcPr>
            <w:tcW w:w="810" w:type="dxa"/>
            <w:tcBorders>
              <w:top w:val="nil"/>
              <w:left w:val="nil"/>
              <w:bottom w:val="nil"/>
              <w:right w:val="nil"/>
            </w:tcBorders>
          </w:tcPr>
          <w:p ns2:paraId="7539FFE1"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4D1A53BF"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060BADB7"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09140B78"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6108A0BB" ns2:textId="77777777" w:rsidR="00B6224B" w:rsidRDefault="00B6224B" w:rsidP="00E427B1">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nil"/>
            </w:tcBorders>
          </w:tcPr>
          <w:p ns2:paraId="230B113C" ns2:textId="77777777" w:rsidR="00B6224B" w:rsidRDefault="00B6224B" w:rsidP="00E427B1">
            <w:pPr>
              <w:tabs>
                <w:tab w:val="decimal" w:pos="246"/>
                <w:tab w:val="left" w:pos="326"/>
              </w:tabs>
              <w:spacing w:before="15" w:after="15"/>
              <w:rPr>
                <w:sz w:val="18"/>
                <w:szCs w:val="18"/>
              </w:rPr>
            </w:pPr>
            <w:r>
              <w:rPr>
                <w:sz w:val="18"/>
                <w:szCs w:val="18"/>
              </w:rPr>
              <w:tab/>
              <w:t xml:space="preserve">(0.1) </w:t>
            </w:r>
          </w:p>
        </w:tc>
      </w:tr>
      <w:tr w:rsidR="00B6224B" ns2:paraId="79B6D034" ns2:textId="77777777" w:rsidTr="008531DB">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091CEDDD" ns2:textId="77777777" w:rsidR="00B6224B" w:rsidRDefault="00B6224B" w:rsidP="00E427B1">
            <w:pPr>
              <w:spacing w:after="60"/>
              <w:ind w:left="160" w:right="1" w:hanging="160"/>
              <w:rPr>
                <w:sz w:val="18"/>
                <w:szCs w:val="18"/>
              </w:rPr>
            </w:pPr>
            <w:r>
              <w:rPr>
                <w:sz w:val="18"/>
                <w:szCs w:val="18"/>
              </w:rPr>
              <w:t xml:space="preserve"> </w:t>
            </w:r>
            <w:r>
              <w:rPr>
                <w:b/>
                <w:bCs/>
                <w:sz w:val="18"/>
                <w:szCs w:val="18"/>
              </w:rPr>
              <w:t>Infections and infestations</w:t>
            </w:r>
            <w:r>
              <w:rPr>
                <w:sz w:val="18"/>
                <w:szCs w:val="18"/>
              </w:rPr>
              <w:t xml:space="preserve"> </w:t>
            </w:r>
          </w:p>
        </w:tc>
        <w:tc>
          <w:tcPr>
            <w:tcW w:w="810" w:type="dxa"/>
            <w:tcBorders>
              <w:top w:val="nil"/>
              <w:left w:val="nil"/>
              <w:bottom w:val="nil"/>
              <w:right w:val="nil"/>
            </w:tcBorders>
          </w:tcPr>
          <w:p ns2:paraId="35DDE9DD" ns2:textId="77777777" w:rsidR="00B6224B" w:rsidRDefault="00B6224B" w:rsidP="00E427B1">
            <w:pPr>
              <w:tabs>
                <w:tab w:val="decimal" w:pos="372"/>
                <w:tab w:val="left" w:pos="452"/>
              </w:tabs>
              <w:spacing w:after="60"/>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ns2:paraId="1D618E11" ns2:textId="77777777" w:rsidR="00B6224B" w:rsidRDefault="00B6224B" w:rsidP="00E427B1">
            <w:pPr>
              <w:tabs>
                <w:tab w:val="decimal" w:pos="246"/>
                <w:tab w:val="left" w:pos="326"/>
              </w:tabs>
              <w:spacing w:after="60"/>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ns2:paraId="4293E04B" ns2:textId="1D0BF469" w:rsidR="00B6224B" w:rsidRDefault="00B6224B" w:rsidP="00E427B1">
            <w:pPr>
              <w:tabs>
                <w:tab w:val="decimal" w:pos="372"/>
                <w:tab w:val="left" w:pos="452"/>
              </w:tabs>
              <w:spacing w:after="60"/>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ns2:paraId="3E1066FA" ns2:textId="6EAC2C1F" w:rsidR="00B6224B" w:rsidRDefault="00B6224B" w:rsidP="00E427B1">
            <w:pPr>
              <w:tabs>
                <w:tab w:val="decimal" w:pos="246"/>
                <w:tab w:val="left" w:pos="326"/>
              </w:tabs>
              <w:spacing w:after="60"/>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ns2:paraId="164B5479" ns2:textId="77777777" w:rsidR="00B6224B" w:rsidRDefault="00B6224B" w:rsidP="00E427B1">
            <w:pPr>
              <w:tabs>
                <w:tab w:val="decimal" w:pos="372"/>
                <w:tab w:val="left" w:pos="452"/>
              </w:tabs>
              <w:spacing w:after="60"/>
              <w:rPr>
                <w:sz w:val="18"/>
                <w:szCs w:val="18"/>
              </w:rPr>
            </w:pPr>
            <w:r>
              <w:rPr>
                <w:sz w:val="18"/>
                <w:szCs w:val="18"/>
              </w:rPr>
              <w:tab/>
            </w:r>
            <w:r>
              <w:rPr>
                <w:b/>
                <w:bCs/>
                <w:sz w:val="18"/>
                <w:szCs w:val="18"/>
              </w:rPr>
              <w:t>1</w:t>
            </w:r>
            <w:r>
              <w:rPr>
                <w:sz w:val="18"/>
                <w:szCs w:val="18"/>
              </w:rPr>
              <w:t xml:space="preserve"> </w:t>
            </w:r>
          </w:p>
        </w:tc>
        <w:tc>
          <w:tcPr>
            <w:tcW w:w="810" w:type="dxa"/>
            <w:tcBorders>
              <w:top w:val="nil"/>
              <w:left w:val="nil"/>
              <w:bottom w:val="nil"/>
              <w:right w:val="single" w:sz="2" w:space="0" w:color="auto"/>
            </w:tcBorders>
          </w:tcPr>
          <w:p ns2:paraId="62F45CA7" ns2:textId="77777777" w:rsidR="00B6224B" w:rsidRDefault="00B6224B" w:rsidP="00E427B1">
            <w:pPr>
              <w:tabs>
                <w:tab w:val="decimal" w:pos="246"/>
                <w:tab w:val="left" w:pos="326"/>
              </w:tabs>
              <w:spacing w:after="60"/>
              <w:rPr>
                <w:sz w:val="18"/>
                <w:szCs w:val="18"/>
              </w:rPr>
            </w:pPr>
            <w:r>
              <w:rPr>
                <w:sz w:val="18"/>
                <w:szCs w:val="18"/>
              </w:rPr>
              <w:tab/>
            </w:r>
            <w:r>
              <w:rPr>
                <w:b/>
                <w:bCs/>
                <w:sz w:val="18"/>
                <w:szCs w:val="18"/>
              </w:rPr>
              <w:t>(0.2)</w:t>
            </w:r>
            <w:r>
              <w:rPr>
                <w:sz w:val="18"/>
                <w:szCs w:val="18"/>
              </w:rPr>
              <w:t xml:space="preserve"> </w:t>
            </w:r>
          </w:p>
        </w:tc>
        <w:tc>
          <w:tcPr>
            <w:tcW w:w="810" w:type="dxa"/>
            <w:tcBorders>
              <w:top w:val="nil"/>
              <w:left w:val="nil"/>
              <w:bottom w:val="nil"/>
              <w:right w:val="nil"/>
            </w:tcBorders>
          </w:tcPr>
          <w:p ns2:paraId="5393636F" ns2:textId="77777777" w:rsidR="00B6224B" w:rsidRDefault="00B6224B" w:rsidP="00E427B1">
            <w:pPr>
              <w:tabs>
                <w:tab w:val="decimal" w:pos="372"/>
                <w:tab w:val="left" w:pos="452"/>
              </w:tabs>
              <w:spacing w:after="60"/>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ns2:paraId="585A8153" ns2:textId="77777777" w:rsidR="00B6224B" w:rsidRDefault="00B6224B" w:rsidP="00E427B1">
            <w:pPr>
              <w:tabs>
                <w:tab w:val="decimal" w:pos="246"/>
                <w:tab w:val="left" w:pos="326"/>
              </w:tabs>
              <w:spacing w:after="60"/>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ns2:paraId="23202B7D" ns2:textId="77777777" w:rsidR="00B6224B" w:rsidRDefault="00B6224B" w:rsidP="00E427B1">
            <w:pPr>
              <w:tabs>
                <w:tab w:val="decimal" w:pos="372"/>
                <w:tab w:val="left" w:pos="452"/>
              </w:tabs>
              <w:spacing w:after="60"/>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ns2:paraId="24312830" ns2:textId="77777777" w:rsidR="00B6224B" w:rsidRDefault="00B6224B" w:rsidP="00E427B1">
            <w:pPr>
              <w:tabs>
                <w:tab w:val="decimal" w:pos="246"/>
                <w:tab w:val="left" w:pos="326"/>
              </w:tabs>
              <w:spacing w:after="60"/>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ns2:paraId="0CDF81BF" ns2:textId="5E258224" w:rsidR="00B6224B" w:rsidRDefault="00B6224B" w:rsidP="00E427B1">
            <w:pPr>
              <w:tabs>
                <w:tab w:val="decimal" w:pos="372"/>
                <w:tab w:val="left" w:pos="452"/>
              </w:tabs>
              <w:spacing w:after="60"/>
              <w:rPr>
                <w:sz w:val="18"/>
                <w:szCs w:val="18"/>
              </w:rPr>
            </w:pPr>
            <w:r>
              <w:rPr>
                <w:sz w:val="18"/>
                <w:szCs w:val="18"/>
              </w:rPr>
              <w:tab/>
            </w:r>
            <w:r>
              <w:rPr>
                <w:b/>
                <w:bCs/>
                <w:sz w:val="18"/>
                <w:szCs w:val="18"/>
              </w:rPr>
              <w:t>1</w:t>
            </w:r>
            <w:r>
              <w:rPr>
                <w:sz w:val="18"/>
                <w:szCs w:val="18"/>
              </w:rPr>
              <w:t xml:space="preserve"> </w:t>
            </w:r>
          </w:p>
        </w:tc>
        <w:tc>
          <w:tcPr>
            <w:tcW w:w="810" w:type="dxa"/>
            <w:tcBorders>
              <w:top w:val="nil"/>
              <w:left w:val="nil"/>
              <w:bottom w:val="nil"/>
            </w:tcBorders>
          </w:tcPr>
          <w:p ns2:paraId="75813AB9" ns2:textId="5FFE9A09" w:rsidR="00B6224B" w:rsidRDefault="00B6224B" w:rsidP="00E427B1">
            <w:pPr>
              <w:tabs>
                <w:tab w:val="decimal" w:pos="246"/>
                <w:tab w:val="left" w:pos="326"/>
              </w:tabs>
              <w:spacing w:after="60"/>
              <w:rPr>
                <w:sz w:val="18"/>
                <w:szCs w:val="18"/>
              </w:rPr>
            </w:pPr>
            <w:r>
              <w:rPr>
                <w:sz w:val="18"/>
                <w:szCs w:val="18"/>
              </w:rPr>
              <w:tab/>
            </w:r>
            <w:r>
              <w:rPr>
                <w:b/>
                <w:bCs/>
                <w:sz w:val="18"/>
                <w:szCs w:val="18"/>
              </w:rPr>
              <w:t>(0.1)</w:t>
            </w:r>
            <w:r>
              <w:rPr>
                <w:sz w:val="18"/>
                <w:szCs w:val="18"/>
              </w:rPr>
              <w:t xml:space="preserve"> </w:t>
            </w:r>
          </w:p>
        </w:tc>
      </w:tr>
      <w:tr w:rsidR="006C61E7" ns2:paraId="75E1AEC2" ns2:textId="77777777" w:rsidTr="00513152">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755E449D" ns2:textId="77777777" w:rsidR="00B6224B" w:rsidRDefault="00B6224B" w:rsidP="00E427B1">
            <w:pPr>
              <w:spacing w:before="15" w:after="15"/>
              <w:ind w:left="160" w:right="1" w:hanging="160"/>
              <w:rPr>
                <w:sz w:val="18"/>
                <w:szCs w:val="18"/>
              </w:rPr>
            </w:pPr>
            <w:r>
              <w:rPr>
                <w:sz w:val="18"/>
                <w:szCs w:val="18"/>
              </w:rPr>
              <w:t xml:space="preserve">   Septic shock </w:t>
            </w:r>
          </w:p>
        </w:tc>
        <w:tc>
          <w:tcPr>
            <w:tcW w:w="810" w:type="dxa"/>
            <w:tcBorders>
              <w:top w:val="nil"/>
              <w:left w:val="nil"/>
              <w:bottom w:val="nil"/>
              <w:right w:val="nil"/>
            </w:tcBorders>
          </w:tcPr>
          <w:p ns2:paraId="3C7B2044"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5A919377"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1DD31001" ns2:textId="456827E2"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4519ACB0" ns2:textId="47CED00F"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0502A9DE" ns2:textId="77777777" w:rsidR="00B6224B" w:rsidRDefault="00B6224B" w:rsidP="00E427B1">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523B5987" ns2:textId="77777777" w:rsidR="00B6224B" w:rsidRDefault="00B6224B" w:rsidP="00E427B1">
            <w:pPr>
              <w:tabs>
                <w:tab w:val="decimal" w:pos="246"/>
                <w:tab w:val="left" w:pos="326"/>
              </w:tabs>
              <w:spacing w:before="15" w:after="15"/>
              <w:rPr>
                <w:sz w:val="18"/>
                <w:szCs w:val="18"/>
              </w:rPr>
            </w:pPr>
            <w:r>
              <w:rPr>
                <w:sz w:val="18"/>
                <w:szCs w:val="18"/>
              </w:rPr>
              <w:tab/>
              <w:t xml:space="preserve">(0.2) </w:t>
            </w:r>
          </w:p>
        </w:tc>
        <w:tc>
          <w:tcPr>
            <w:tcW w:w="810" w:type="dxa"/>
            <w:tcBorders>
              <w:top w:val="nil"/>
              <w:left w:val="nil"/>
              <w:bottom w:val="nil"/>
              <w:right w:val="nil"/>
            </w:tcBorders>
          </w:tcPr>
          <w:p ns2:paraId="49E66C81"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27DD7040"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7528037D"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1B1AD41D"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6F482031" ns2:textId="6410A9D0" w:rsidR="00B6224B" w:rsidRDefault="00B6224B" w:rsidP="00E427B1">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nil"/>
            </w:tcBorders>
          </w:tcPr>
          <w:p ns2:paraId="3D07F8D4" ns2:textId="6E4F6CA6" w:rsidR="00B6224B" w:rsidRDefault="00B6224B" w:rsidP="00E427B1">
            <w:pPr>
              <w:tabs>
                <w:tab w:val="decimal" w:pos="246"/>
                <w:tab w:val="left" w:pos="326"/>
              </w:tabs>
              <w:spacing w:before="15" w:after="15"/>
              <w:rPr>
                <w:sz w:val="18"/>
                <w:szCs w:val="18"/>
              </w:rPr>
            </w:pPr>
            <w:r>
              <w:rPr>
                <w:sz w:val="18"/>
                <w:szCs w:val="18"/>
              </w:rPr>
              <w:tab/>
              <w:t xml:space="preserve">(0.1) </w:t>
            </w:r>
          </w:p>
        </w:tc>
      </w:tr>
      <w:tr w:rsidR="006C61E7" ns2:paraId="63FF5433" ns2:textId="77777777" w:rsidTr="00513152">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1126247F" ns2:textId="4C32691F" w:rsidR="008531DB" w:rsidRDefault="008531DB" w:rsidP="008531DB">
            <w:pPr>
              <w:spacing w:before="15" w:after="15"/>
              <w:ind w:left="160" w:right="1" w:hanging="160"/>
              <w:rPr>
                <w:sz w:val="18"/>
                <w:szCs w:val="18"/>
              </w:rPr>
            </w:pPr>
            <w:r>
              <w:rPr>
                <w:sz w:val="18"/>
                <w:szCs w:val="18"/>
              </w:rPr>
              <w:t xml:space="preserve"> </w:t>
            </w:r>
            <w:r>
              <w:rPr>
                <w:b/>
                <w:bCs/>
                <w:sz w:val="18"/>
                <w:szCs w:val="18"/>
              </w:rPr>
              <w:t>Injury, poisoning and procedural complications</w:t>
            </w:r>
            <w:r>
              <w:rPr>
                <w:sz w:val="18"/>
                <w:szCs w:val="18"/>
              </w:rPr>
              <w:t xml:space="preserve"> </w:t>
            </w:r>
          </w:p>
        </w:tc>
        <w:tc>
          <w:tcPr>
            <w:tcW w:w="810" w:type="dxa"/>
            <w:tcBorders>
              <w:top w:val="nil"/>
              <w:left w:val="nil"/>
              <w:bottom w:val="nil"/>
              <w:right w:val="nil"/>
            </w:tcBorders>
          </w:tcPr>
          <w:p ns2:paraId="7F52CFAF" ns2:textId="44F79F88" w:rsidR="008531DB" w:rsidRDefault="008531DB" w:rsidP="008531DB">
            <w:pPr>
              <w:tabs>
                <w:tab w:val="decimal" w:pos="372"/>
                <w:tab w:val="left" w:pos="452"/>
              </w:tabs>
              <w:spacing w:before="15" w:after="15"/>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ns2:paraId="26F66B94" ns2:textId="6AAFF301" w:rsidR="008531DB" w:rsidRDefault="008531DB" w:rsidP="008531DB">
            <w:pPr>
              <w:tabs>
                <w:tab w:val="decimal" w:pos="246"/>
                <w:tab w:val="left" w:pos="326"/>
              </w:tabs>
              <w:spacing w:before="15" w:after="15"/>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ns2:paraId="5689E21C" ns2:textId="7B0A5BF4" w:rsidR="008531DB" w:rsidRDefault="008531DB" w:rsidP="008531DB">
            <w:pPr>
              <w:tabs>
                <w:tab w:val="decimal" w:pos="372"/>
                <w:tab w:val="left" w:pos="452"/>
              </w:tabs>
              <w:spacing w:before="15" w:after="15"/>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ns2:paraId="02B421BE" ns2:textId="5776A3BD" w:rsidR="008531DB" w:rsidRDefault="008531DB" w:rsidP="008531DB">
            <w:pPr>
              <w:tabs>
                <w:tab w:val="decimal" w:pos="246"/>
                <w:tab w:val="left" w:pos="326"/>
              </w:tabs>
              <w:spacing w:before="15" w:after="15"/>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ns2:paraId="537F3A22" ns2:textId="7D746C7D" w:rsidR="008531DB" w:rsidRDefault="008531DB" w:rsidP="008531DB">
            <w:pPr>
              <w:tabs>
                <w:tab w:val="decimal" w:pos="372"/>
                <w:tab w:val="left" w:pos="452"/>
              </w:tabs>
              <w:spacing w:before="15" w:after="15"/>
              <w:rPr>
                <w:sz w:val="18"/>
                <w:szCs w:val="18"/>
              </w:rPr>
            </w:pPr>
            <w:r>
              <w:rPr>
                <w:sz w:val="18"/>
                <w:szCs w:val="18"/>
              </w:rPr>
              <w:tab/>
            </w:r>
            <w:r>
              <w:rPr>
                <w:b/>
                <w:bCs/>
                <w:sz w:val="18"/>
                <w:szCs w:val="18"/>
              </w:rPr>
              <w:t>1</w:t>
            </w:r>
            <w:r>
              <w:rPr>
                <w:sz w:val="18"/>
                <w:szCs w:val="18"/>
              </w:rPr>
              <w:t xml:space="preserve"> </w:t>
            </w:r>
          </w:p>
        </w:tc>
        <w:tc>
          <w:tcPr>
            <w:tcW w:w="810" w:type="dxa"/>
            <w:tcBorders>
              <w:top w:val="nil"/>
              <w:left w:val="nil"/>
              <w:bottom w:val="nil"/>
              <w:right w:val="single" w:sz="2" w:space="0" w:color="auto"/>
            </w:tcBorders>
          </w:tcPr>
          <w:p ns2:paraId="52E60877" ns2:textId="7672E7A6" w:rsidR="008531DB" w:rsidRDefault="008531DB" w:rsidP="008531DB">
            <w:pPr>
              <w:tabs>
                <w:tab w:val="decimal" w:pos="246"/>
                <w:tab w:val="left" w:pos="326"/>
              </w:tabs>
              <w:spacing w:before="15" w:after="15"/>
              <w:rPr>
                <w:sz w:val="18"/>
                <w:szCs w:val="18"/>
              </w:rPr>
            </w:pPr>
            <w:r>
              <w:rPr>
                <w:sz w:val="18"/>
                <w:szCs w:val="18"/>
              </w:rPr>
              <w:tab/>
            </w:r>
            <w:r>
              <w:rPr>
                <w:b/>
                <w:bCs/>
                <w:sz w:val="18"/>
                <w:szCs w:val="18"/>
              </w:rPr>
              <w:t>(0.2)</w:t>
            </w:r>
            <w:r>
              <w:rPr>
                <w:sz w:val="18"/>
                <w:szCs w:val="18"/>
              </w:rPr>
              <w:t xml:space="preserve"> </w:t>
            </w:r>
          </w:p>
        </w:tc>
        <w:tc>
          <w:tcPr>
            <w:tcW w:w="810" w:type="dxa"/>
            <w:tcBorders>
              <w:top w:val="nil"/>
              <w:left w:val="nil"/>
              <w:bottom w:val="nil"/>
              <w:right w:val="nil"/>
            </w:tcBorders>
          </w:tcPr>
          <w:p ns2:paraId="5DDF8D1A" ns2:textId="312DCF68" w:rsidR="008531DB" w:rsidRDefault="008531DB" w:rsidP="008531DB">
            <w:pPr>
              <w:tabs>
                <w:tab w:val="decimal" w:pos="372"/>
                <w:tab w:val="left" w:pos="452"/>
              </w:tabs>
              <w:spacing w:before="15" w:after="15"/>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ns2:paraId="64351069" ns2:textId="457A8540" w:rsidR="008531DB" w:rsidRDefault="008531DB" w:rsidP="008531DB">
            <w:pPr>
              <w:tabs>
                <w:tab w:val="decimal" w:pos="246"/>
                <w:tab w:val="left" w:pos="326"/>
              </w:tabs>
              <w:spacing w:before="15" w:after="15"/>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ns2:paraId="62C3708C" ns2:textId="0856B222" w:rsidR="008531DB" w:rsidRDefault="008531DB" w:rsidP="008531DB">
            <w:pPr>
              <w:tabs>
                <w:tab w:val="decimal" w:pos="372"/>
                <w:tab w:val="left" w:pos="452"/>
              </w:tabs>
              <w:spacing w:before="15" w:after="15"/>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ns2:paraId="7EC193FB" ns2:textId="00FC7994" w:rsidR="008531DB" w:rsidRDefault="008531DB" w:rsidP="008531DB">
            <w:pPr>
              <w:tabs>
                <w:tab w:val="decimal" w:pos="246"/>
                <w:tab w:val="left" w:pos="326"/>
              </w:tabs>
              <w:spacing w:before="15" w:after="15"/>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ns2:paraId="6356FE51" ns2:textId="70D0D138" w:rsidR="008531DB" w:rsidRDefault="008531DB" w:rsidP="008531DB">
            <w:pPr>
              <w:tabs>
                <w:tab w:val="decimal" w:pos="372"/>
                <w:tab w:val="left" w:pos="452"/>
              </w:tabs>
              <w:spacing w:before="15" w:after="15"/>
              <w:rPr>
                <w:sz w:val="18"/>
                <w:szCs w:val="18"/>
              </w:rPr>
            </w:pPr>
            <w:r>
              <w:rPr>
                <w:sz w:val="18"/>
                <w:szCs w:val="18"/>
              </w:rPr>
              <w:tab/>
            </w:r>
            <w:r>
              <w:rPr>
                <w:b/>
                <w:bCs/>
                <w:sz w:val="18"/>
                <w:szCs w:val="18"/>
              </w:rPr>
              <w:t>1</w:t>
            </w:r>
            <w:r>
              <w:rPr>
                <w:sz w:val="18"/>
                <w:szCs w:val="18"/>
              </w:rPr>
              <w:t xml:space="preserve"> </w:t>
            </w:r>
          </w:p>
        </w:tc>
        <w:tc>
          <w:tcPr>
            <w:tcW w:w="810" w:type="dxa"/>
            <w:tcBorders>
              <w:top w:val="nil"/>
              <w:left w:val="nil"/>
              <w:bottom w:val="nil"/>
            </w:tcBorders>
          </w:tcPr>
          <w:p ns2:paraId="1B674644" ns2:textId="15F742DD" w:rsidR="008531DB" w:rsidRDefault="008531DB" w:rsidP="008531DB">
            <w:pPr>
              <w:tabs>
                <w:tab w:val="decimal" w:pos="246"/>
                <w:tab w:val="left" w:pos="326"/>
              </w:tabs>
              <w:spacing w:before="15" w:after="15"/>
              <w:rPr>
                <w:sz w:val="18"/>
                <w:szCs w:val="18"/>
              </w:rPr>
            </w:pPr>
            <w:r>
              <w:rPr>
                <w:sz w:val="18"/>
                <w:szCs w:val="18"/>
              </w:rPr>
              <w:tab/>
            </w:r>
            <w:r>
              <w:rPr>
                <w:b/>
                <w:bCs/>
                <w:sz w:val="18"/>
                <w:szCs w:val="18"/>
              </w:rPr>
              <w:t>(0.1)</w:t>
            </w:r>
            <w:r>
              <w:rPr>
                <w:sz w:val="18"/>
                <w:szCs w:val="18"/>
              </w:rPr>
              <w:t xml:space="preserve"> </w:t>
            </w:r>
          </w:p>
        </w:tc>
      </w:tr>
      <w:tr w:rsidR="006C61E7" ns2:paraId="1F7240DF" ns2:textId="77777777" w:rsidTr="00513152">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65F50FBD" ns2:textId="49CCDE7E" w:rsidR="008531DB" w:rsidRDefault="008531DB" w:rsidP="008531DB">
            <w:pPr>
              <w:spacing w:before="15" w:after="15"/>
              <w:ind w:left="160" w:right="1" w:hanging="160"/>
              <w:rPr>
                <w:sz w:val="18"/>
                <w:szCs w:val="18"/>
              </w:rPr>
            </w:pPr>
            <w:r>
              <w:rPr>
                <w:sz w:val="18"/>
                <w:szCs w:val="18"/>
              </w:rPr>
              <w:t xml:space="preserve">   Craniocerebral injury </w:t>
            </w:r>
          </w:p>
        </w:tc>
        <w:tc>
          <w:tcPr>
            <w:tcW w:w="810" w:type="dxa"/>
            <w:tcBorders>
              <w:top w:val="nil"/>
              <w:left w:val="nil"/>
              <w:bottom w:val="nil"/>
              <w:right w:val="nil"/>
            </w:tcBorders>
          </w:tcPr>
          <w:p ns2:paraId="0569B2AF" ns2:textId="5380692E" w:rsidR="008531DB" w:rsidRDefault="008531DB" w:rsidP="008531DB">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42F8A211" ns2:textId="004FE8A6" w:rsidR="008531DB" w:rsidRDefault="008531DB" w:rsidP="008531DB">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576E2C62" ns2:textId="149CE11A" w:rsidR="008531DB" w:rsidRDefault="008531DB" w:rsidP="008531DB">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38A98D02" ns2:textId="61747025" w:rsidR="008531DB" w:rsidRDefault="008531DB" w:rsidP="008531DB">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5B9364A9" ns2:textId="4AFF3182" w:rsidR="008531DB" w:rsidRDefault="008531DB" w:rsidP="008531DB">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4089868E" ns2:textId="3B1B3420" w:rsidR="008531DB" w:rsidRDefault="008531DB" w:rsidP="008531DB">
            <w:pPr>
              <w:tabs>
                <w:tab w:val="decimal" w:pos="246"/>
                <w:tab w:val="left" w:pos="326"/>
              </w:tabs>
              <w:spacing w:before="15" w:after="15"/>
              <w:rPr>
                <w:sz w:val="18"/>
                <w:szCs w:val="18"/>
              </w:rPr>
            </w:pPr>
            <w:r>
              <w:rPr>
                <w:sz w:val="18"/>
                <w:szCs w:val="18"/>
              </w:rPr>
              <w:tab/>
              <w:t xml:space="preserve">(0.2) </w:t>
            </w:r>
          </w:p>
        </w:tc>
        <w:tc>
          <w:tcPr>
            <w:tcW w:w="810" w:type="dxa"/>
            <w:tcBorders>
              <w:top w:val="nil"/>
              <w:left w:val="nil"/>
              <w:bottom w:val="nil"/>
              <w:right w:val="nil"/>
            </w:tcBorders>
          </w:tcPr>
          <w:p ns2:paraId="76FBC349" ns2:textId="1DAB78AF" w:rsidR="008531DB" w:rsidRDefault="008531DB" w:rsidP="008531DB">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337FAF39" ns2:textId="564188DF" w:rsidR="008531DB" w:rsidRDefault="008531DB" w:rsidP="008531DB">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4471E02B" ns2:textId="2B2CAECD" w:rsidR="008531DB" w:rsidRDefault="008531DB" w:rsidP="008531DB">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5FB1AFE1" ns2:textId="6C3AB581" w:rsidR="008531DB" w:rsidRDefault="008531DB" w:rsidP="008531DB">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3EB537E9" ns2:textId="2351F732" w:rsidR="008531DB" w:rsidRDefault="008531DB" w:rsidP="008531DB">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nil"/>
            </w:tcBorders>
          </w:tcPr>
          <w:p ns2:paraId="492EB212" ns2:textId="1A851135" w:rsidR="008531DB" w:rsidRDefault="008531DB" w:rsidP="008531DB">
            <w:pPr>
              <w:tabs>
                <w:tab w:val="decimal" w:pos="246"/>
                <w:tab w:val="left" w:pos="326"/>
              </w:tabs>
              <w:spacing w:before="15" w:after="15"/>
              <w:rPr>
                <w:sz w:val="18"/>
                <w:szCs w:val="18"/>
              </w:rPr>
            </w:pPr>
            <w:r>
              <w:rPr>
                <w:sz w:val="18"/>
                <w:szCs w:val="18"/>
              </w:rPr>
              <w:tab/>
              <w:t xml:space="preserve">(0.1) </w:t>
            </w:r>
          </w:p>
        </w:tc>
      </w:tr>
      <w:tr w:rsidR="006C61E7" ns2:paraId="21C3AD0C" ns2:textId="77777777" w:rsidTr="00513152">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3698D462" ns2:textId="7DF1E223" w:rsidR="008531DB" w:rsidRDefault="008531DB" w:rsidP="008531DB">
            <w:pPr>
              <w:spacing w:before="15" w:after="15"/>
              <w:ind w:left="160" w:right="1" w:hanging="160"/>
              <w:rPr>
                <w:sz w:val="18"/>
                <w:szCs w:val="18"/>
              </w:rPr>
            </w:pPr>
            <w:r>
              <w:rPr>
                <w:sz w:val="18"/>
                <w:szCs w:val="18"/>
              </w:rPr>
              <w:t xml:space="preserve"> </w:t>
            </w:r>
            <w:r>
              <w:rPr>
                <w:b/>
                <w:bCs/>
                <w:sz w:val="18"/>
                <w:szCs w:val="18"/>
              </w:rPr>
              <w:t>Metabolism and nutrition disorders</w:t>
            </w:r>
            <w:r>
              <w:rPr>
                <w:sz w:val="18"/>
                <w:szCs w:val="18"/>
              </w:rPr>
              <w:t xml:space="preserve"> </w:t>
            </w:r>
          </w:p>
        </w:tc>
        <w:tc>
          <w:tcPr>
            <w:tcW w:w="810" w:type="dxa"/>
            <w:tcBorders>
              <w:top w:val="nil"/>
              <w:left w:val="nil"/>
              <w:bottom w:val="nil"/>
              <w:right w:val="nil"/>
            </w:tcBorders>
          </w:tcPr>
          <w:p ns2:paraId="201880EF" ns2:textId="437D4848" w:rsidR="008531DB" w:rsidRDefault="008531DB" w:rsidP="008531DB">
            <w:pPr>
              <w:tabs>
                <w:tab w:val="decimal" w:pos="372"/>
                <w:tab w:val="left" w:pos="452"/>
              </w:tabs>
              <w:spacing w:before="15" w:after="15"/>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ns2:paraId="67170652" ns2:textId="384ADDD4" w:rsidR="008531DB" w:rsidRDefault="008531DB" w:rsidP="008531DB">
            <w:pPr>
              <w:tabs>
                <w:tab w:val="decimal" w:pos="246"/>
                <w:tab w:val="left" w:pos="326"/>
              </w:tabs>
              <w:spacing w:before="15" w:after="15"/>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ns2:paraId="795A6C26" ns2:textId="2B2CE888" w:rsidR="008531DB" w:rsidRDefault="008531DB" w:rsidP="008531DB">
            <w:pPr>
              <w:tabs>
                <w:tab w:val="decimal" w:pos="372"/>
                <w:tab w:val="left" w:pos="452"/>
              </w:tabs>
              <w:spacing w:before="15" w:after="15"/>
              <w:rPr>
                <w:sz w:val="18"/>
                <w:szCs w:val="18"/>
              </w:rPr>
            </w:pPr>
            <w:r>
              <w:rPr>
                <w:sz w:val="18"/>
                <w:szCs w:val="18"/>
              </w:rPr>
              <w:tab/>
            </w:r>
            <w:r>
              <w:rPr>
                <w:b/>
                <w:bCs/>
                <w:sz w:val="18"/>
                <w:szCs w:val="18"/>
              </w:rPr>
              <w:t>1</w:t>
            </w:r>
            <w:r>
              <w:rPr>
                <w:sz w:val="18"/>
                <w:szCs w:val="18"/>
              </w:rPr>
              <w:t xml:space="preserve"> </w:t>
            </w:r>
          </w:p>
        </w:tc>
        <w:tc>
          <w:tcPr>
            <w:tcW w:w="810" w:type="dxa"/>
            <w:tcBorders>
              <w:top w:val="nil"/>
              <w:left w:val="nil"/>
              <w:bottom w:val="nil"/>
              <w:right w:val="single" w:sz="2" w:space="0" w:color="auto"/>
            </w:tcBorders>
          </w:tcPr>
          <w:p ns2:paraId="1CF3F162" ns2:textId="74E16D10" w:rsidR="008531DB" w:rsidRDefault="008531DB" w:rsidP="008531DB">
            <w:pPr>
              <w:tabs>
                <w:tab w:val="decimal" w:pos="246"/>
                <w:tab w:val="left" w:pos="326"/>
              </w:tabs>
              <w:spacing w:before="15" w:after="15"/>
              <w:rPr>
                <w:sz w:val="18"/>
                <w:szCs w:val="18"/>
              </w:rPr>
            </w:pPr>
            <w:r>
              <w:rPr>
                <w:sz w:val="18"/>
                <w:szCs w:val="18"/>
              </w:rPr>
              <w:tab/>
            </w:r>
            <w:r>
              <w:rPr>
                <w:b/>
                <w:bCs/>
                <w:sz w:val="18"/>
                <w:szCs w:val="18"/>
              </w:rPr>
              <w:t>(0.4)</w:t>
            </w:r>
            <w:r>
              <w:rPr>
                <w:sz w:val="18"/>
                <w:szCs w:val="18"/>
              </w:rPr>
              <w:t xml:space="preserve"> </w:t>
            </w:r>
          </w:p>
        </w:tc>
        <w:tc>
          <w:tcPr>
            <w:tcW w:w="810" w:type="dxa"/>
            <w:tcBorders>
              <w:top w:val="nil"/>
              <w:left w:val="nil"/>
              <w:bottom w:val="nil"/>
              <w:right w:val="nil"/>
            </w:tcBorders>
          </w:tcPr>
          <w:p ns2:paraId="557FEE94" ns2:textId="0721FFD8" w:rsidR="008531DB" w:rsidRDefault="008531DB" w:rsidP="008531DB">
            <w:pPr>
              <w:tabs>
                <w:tab w:val="decimal" w:pos="372"/>
                <w:tab w:val="left" w:pos="452"/>
              </w:tabs>
              <w:spacing w:before="15" w:after="15"/>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ns2:paraId="27F08387" ns2:textId="3E60ACDA" w:rsidR="008531DB" w:rsidRDefault="008531DB" w:rsidP="008531DB">
            <w:pPr>
              <w:tabs>
                <w:tab w:val="decimal" w:pos="246"/>
                <w:tab w:val="left" w:pos="326"/>
              </w:tabs>
              <w:spacing w:before="15" w:after="15"/>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ns2:paraId="50F28AC3" ns2:textId="1DD4078E" w:rsidR="008531DB" w:rsidRDefault="008531DB" w:rsidP="008531DB">
            <w:pPr>
              <w:tabs>
                <w:tab w:val="decimal" w:pos="372"/>
                <w:tab w:val="left" w:pos="452"/>
              </w:tabs>
              <w:spacing w:before="15" w:after="15"/>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ns2:paraId="03C247F0" ns2:textId="6A329CB0" w:rsidR="008531DB" w:rsidRDefault="008531DB" w:rsidP="008531DB">
            <w:pPr>
              <w:tabs>
                <w:tab w:val="decimal" w:pos="246"/>
                <w:tab w:val="left" w:pos="326"/>
              </w:tabs>
              <w:spacing w:before="15" w:after="15"/>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ns2:paraId="4F4E87A5" ns2:textId="32B1FE6E" w:rsidR="008531DB" w:rsidRDefault="008531DB" w:rsidP="008531DB">
            <w:pPr>
              <w:tabs>
                <w:tab w:val="decimal" w:pos="372"/>
                <w:tab w:val="left" w:pos="452"/>
              </w:tabs>
              <w:spacing w:before="15" w:after="15"/>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ns2:paraId="12B6AD65" ns2:textId="717A8A6A" w:rsidR="008531DB" w:rsidRDefault="008531DB" w:rsidP="008531DB">
            <w:pPr>
              <w:tabs>
                <w:tab w:val="decimal" w:pos="246"/>
                <w:tab w:val="left" w:pos="326"/>
              </w:tabs>
              <w:spacing w:before="15" w:after="15"/>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ns2:paraId="0526B71D" ns2:textId="051CF727" w:rsidR="008531DB" w:rsidRDefault="008531DB" w:rsidP="008531DB">
            <w:pPr>
              <w:tabs>
                <w:tab w:val="decimal" w:pos="372"/>
                <w:tab w:val="left" w:pos="452"/>
              </w:tabs>
              <w:spacing w:before="15" w:after="15"/>
              <w:rPr>
                <w:sz w:val="18"/>
                <w:szCs w:val="18"/>
              </w:rPr>
            </w:pPr>
            <w:r>
              <w:rPr>
                <w:sz w:val="18"/>
                <w:szCs w:val="18"/>
              </w:rPr>
              <w:tab/>
            </w:r>
            <w:r>
              <w:rPr>
                <w:b/>
                <w:bCs/>
                <w:sz w:val="18"/>
                <w:szCs w:val="18"/>
              </w:rPr>
              <w:t>1</w:t>
            </w:r>
            <w:r>
              <w:rPr>
                <w:sz w:val="18"/>
                <w:szCs w:val="18"/>
              </w:rPr>
              <w:t xml:space="preserve"> </w:t>
            </w:r>
          </w:p>
        </w:tc>
        <w:tc>
          <w:tcPr>
            <w:tcW w:w="810" w:type="dxa"/>
            <w:tcBorders>
              <w:top w:val="nil"/>
              <w:left w:val="nil"/>
              <w:bottom w:val="nil"/>
            </w:tcBorders>
          </w:tcPr>
          <w:p ns2:paraId="394B8896" ns2:textId="43424359" w:rsidR="008531DB" w:rsidRDefault="008531DB" w:rsidP="008531DB">
            <w:pPr>
              <w:tabs>
                <w:tab w:val="decimal" w:pos="246"/>
                <w:tab w:val="left" w:pos="326"/>
              </w:tabs>
              <w:spacing w:before="15" w:after="15"/>
              <w:rPr>
                <w:sz w:val="18"/>
                <w:szCs w:val="18"/>
              </w:rPr>
            </w:pPr>
            <w:r>
              <w:rPr>
                <w:sz w:val="18"/>
                <w:szCs w:val="18"/>
              </w:rPr>
              <w:tab/>
            </w:r>
            <w:r>
              <w:rPr>
                <w:b/>
                <w:bCs/>
                <w:sz w:val="18"/>
                <w:szCs w:val="18"/>
              </w:rPr>
              <w:t>(0.1)</w:t>
            </w:r>
            <w:r>
              <w:rPr>
                <w:sz w:val="18"/>
                <w:szCs w:val="18"/>
              </w:rPr>
              <w:t xml:space="preserve"> </w:t>
            </w:r>
          </w:p>
        </w:tc>
      </w:tr>
      <w:tr w:rsidR="006C61E7" ns2:paraId="048EB599" ns2:textId="77777777" w:rsidTr="00513152">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1B5087B1" ns2:textId="601E7F4D" w:rsidR="008531DB" w:rsidRDefault="008531DB" w:rsidP="008531DB">
            <w:pPr>
              <w:spacing w:before="15" w:after="15"/>
              <w:ind w:left="160" w:right="1" w:hanging="160"/>
              <w:rPr>
                <w:sz w:val="18"/>
                <w:szCs w:val="18"/>
              </w:rPr>
            </w:pPr>
            <w:r>
              <w:rPr>
                <w:sz w:val="18"/>
                <w:szCs w:val="18"/>
              </w:rPr>
              <w:t xml:space="preserve">   Electrolyte imbalance </w:t>
            </w:r>
          </w:p>
        </w:tc>
        <w:tc>
          <w:tcPr>
            <w:tcW w:w="810" w:type="dxa"/>
            <w:tcBorders>
              <w:top w:val="nil"/>
              <w:left w:val="nil"/>
              <w:bottom w:val="nil"/>
              <w:right w:val="nil"/>
            </w:tcBorders>
          </w:tcPr>
          <w:p ns2:paraId="7B724885" ns2:textId="0D06A23D" w:rsidR="008531DB" w:rsidRDefault="008531DB" w:rsidP="008531DB">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6A55117F" ns2:textId="528ABBE6" w:rsidR="008531DB" w:rsidRDefault="008531DB" w:rsidP="008531DB">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5C8D26A7" ns2:textId="2F575A2C" w:rsidR="008531DB" w:rsidRDefault="008531DB" w:rsidP="008531DB">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2E10B5A0" ns2:textId="452B07E0" w:rsidR="008531DB" w:rsidRDefault="008531DB" w:rsidP="008531DB">
            <w:pPr>
              <w:tabs>
                <w:tab w:val="decimal" w:pos="246"/>
                <w:tab w:val="left" w:pos="326"/>
              </w:tabs>
              <w:spacing w:before="15" w:after="15"/>
              <w:rPr>
                <w:sz w:val="18"/>
                <w:szCs w:val="18"/>
              </w:rPr>
            </w:pPr>
            <w:r>
              <w:rPr>
                <w:sz w:val="18"/>
                <w:szCs w:val="18"/>
              </w:rPr>
              <w:tab/>
              <w:t xml:space="preserve">(0.4) </w:t>
            </w:r>
          </w:p>
        </w:tc>
        <w:tc>
          <w:tcPr>
            <w:tcW w:w="810" w:type="dxa"/>
            <w:tcBorders>
              <w:top w:val="nil"/>
              <w:left w:val="nil"/>
              <w:bottom w:val="nil"/>
              <w:right w:val="nil"/>
            </w:tcBorders>
          </w:tcPr>
          <w:p ns2:paraId="5214969D" ns2:textId="1ED9F791" w:rsidR="008531DB" w:rsidRDefault="008531DB" w:rsidP="008531DB">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7AE2D68E" ns2:textId="2AFB2B53" w:rsidR="008531DB" w:rsidRDefault="008531DB" w:rsidP="008531DB">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6B4DF766" ns2:textId="00B9EB18" w:rsidR="008531DB" w:rsidRDefault="008531DB" w:rsidP="008531DB">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291900F6" ns2:textId="777CA652" w:rsidR="008531DB" w:rsidRDefault="008531DB" w:rsidP="008531DB">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3F46AF6A" ns2:textId="0405973F" w:rsidR="008531DB" w:rsidRDefault="008531DB" w:rsidP="008531DB">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15C44B61" ns2:textId="658809DA" w:rsidR="008531DB" w:rsidRDefault="008531DB" w:rsidP="008531DB">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268C81DC" ns2:textId="2EEED25A" w:rsidR="008531DB" w:rsidRDefault="008531DB" w:rsidP="008531DB">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nil"/>
            </w:tcBorders>
          </w:tcPr>
          <w:p ns2:paraId="775EA28B" ns2:textId="1B089E97" w:rsidR="008531DB" w:rsidRDefault="008531DB" w:rsidP="008531DB">
            <w:pPr>
              <w:tabs>
                <w:tab w:val="decimal" w:pos="246"/>
                <w:tab w:val="left" w:pos="326"/>
              </w:tabs>
              <w:spacing w:before="15" w:after="15"/>
              <w:rPr>
                <w:sz w:val="18"/>
                <w:szCs w:val="18"/>
              </w:rPr>
            </w:pPr>
            <w:r>
              <w:rPr>
                <w:sz w:val="18"/>
                <w:szCs w:val="18"/>
              </w:rPr>
              <w:tab/>
              <w:t xml:space="preserve">(0.1) </w:t>
            </w:r>
          </w:p>
        </w:tc>
      </w:tr>
      <w:tr w:rsidR="006C61E7" ns2:paraId="42E71E20" ns2:textId="77777777" w:rsidTr="00513152">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5D4BE828" ns2:textId="34B8BCCE" w:rsidR="008531DB" w:rsidRDefault="008531DB" w:rsidP="008531DB">
            <w:pPr>
              <w:spacing w:before="15" w:after="15"/>
              <w:ind w:left="160" w:right="1" w:hanging="160"/>
              <w:rPr>
                <w:sz w:val="18"/>
                <w:szCs w:val="18"/>
              </w:rPr>
            </w:pPr>
            <w:r>
              <w:rPr>
                <w:sz w:val="18"/>
                <w:szCs w:val="18"/>
              </w:rPr>
              <w:t xml:space="preserve"> </w:t>
            </w:r>
            <w:r>
              <w:rPr>
                <w:b/>
                <w:bCs/>
                <w:sz w:val="18"/>
                <w:szCs w:val="18"/>
              </w:rPr>
              <w:t>Nervous system disorders</w:t>
            </w:r>
            <w:r>
              <w:rPr>
                <w:sz w:val="18"/>
                <w:szCs w:val="18"/>
              </w:rPr>
              <w:t xml:space="preserve"> </w:t>
            </w:r>
          </w:p>
        </w:tc>
        <w:tc>
          <w:tcPr>
            <w:tcW w:w="810" w:type="dxa"/>
            <w:tcBorders>
              <w:top w:val="nil"/>
              <w:left w:val="nil"/>
              <w:bottom w:val="nil"/>
              <w:right w:val="nil"/>
            </w:tcBorders>
          </w:tcPr>
          <w:p ns2:paraId="44163367" ns2:textId="2E2FFC49" w:rsidR="008531DB" w:rsidRDefault="008531DB" w:rsidP="008531DB">
            <w:pPr>
              <w:tabs>
                <w:tab w:val="decimal" w:pos="372"/>
                <w:tab w:val="left" w:pos="452"/>
              </w:tabs>
              <w:spacing w:before="15" w:after="15"/>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ns2:paraId="22BECD56" ns2:textId="01EE4102" w:rsidR="008531DB" w:rsidRDefault="008531DB" w:rsidP="008531DB">
            <w:pPr>
              <w:tabs>
                <w:tab w:val="decimal" w:pos="246"/>
                <w:tab w:val="left" w:pos="326"/>
              </w:tabs>
              <w:spacing w:before="15" w:after="15"/>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ns2:paraId="0CD82AB2" ns2:textId="2C409DF4" w:rsidR="008531DB" w:rsidRDefault="008531DB" w:rsidP="008531DB">
            <w:pPr>
              <w:tabs>
                <w:tab w:val="decimal" w:pos="372"/>
                <w:tab w:val="left" w:pos="452"/>
              </w:tabs>
              <w:spacing w:before="15" w:after="15"/>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ns2:paraId="5BEAA8F5" ns2:textId="45F86446" w:rsidR="008531DB" w:rsidRDefault="008531DB" w:rsidP="008531DB">
            <w:pPr>
              <w:tabs>
                <w:tab w:val="decimal" w:pos="246"/>
                <w:tab w:val="left" w:pos="326"/>
              </w:tabs>
              <w:spacing w:before="15" w:after="15"/>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ns2:paraId="5460A4FB" ns2:textId="652B989C" w:rsidR="008531DB" w:rsidRDefault="008531DB" w:rsidP="008531DB">
            <w:pPr>
              <w:tabs>
                <w:tab w:val="decimal" w:pos="372"/>
                <w:tab w:val="left" w:pos="452"/>
              </w:tabs>
              <w:spacing w:before="15" w:after="15"/>
              <w:rPr>
                <w:sz w:val="18"/>
                <w:szCs w:val="18"/>
              </w:rPr>
            </w:pPr>
            <w:r>
              <w:rPr>
                <w:sz w:val="18"/>
                <w:szCs w:val="18"/>
              </w:rPr>
              <w:tab/>
            </w:r>
            <w:r>
              <w:rPr>
                <w:b/>
                <w:bCs/>
                <w:sz w:val="18"/>
                <w:szCs w:val="18"/>
              </w:rPr>
              <w:t>2</w:t>
            </w:r>
            <w:r>
              <w:rPr>
                <w:sz w:val="18"/>
                <w:szCs w:val="18"/>
              </w:rPr>
              <w:t xml:space="preserve"> </w:t>
            </w:r>
          </w:p>
        </w:tc>
        <w:tc>
          <w:tcPr>
            <w:tcW w:w="810" w:type="dxa"/>
            <w:tcBorders>
              <w:top w:val="nil"/>
              <w:left w:val="nil"/>
              <w:bottom w:val="nil"/>
              <w:right w:val="single" w:sz="2" w:space="0" w:color="auto"/>
            </w:tcBorders>
          </w:tcPr>
          <w:p ns2:paraId="1AA61331" ns2:textId="548A87F1" w:rsidR="008531DB" w:rsidRDefault="008531DB" w:rsidP="008531DB">
            <w:pPr>
              <w:tabs>
                <w:tab w:val="decimal" w:pos="246"/>
                <w:tab w:val="left" w:pos="326"/>
              </w:tabs>
              <w:spacing w:before="15" w:after="15"/>
              <w:rPr>
                <w:sz w:val="18"/>
                <w:szCs w:val="18"/>
              </w:rPr>
            </w:pPr>
            <w:r>
              <w:rPr>
                <w:sz w:val="18"/>
                <w:szCs w:val="18"/>
              </w:rPr>
              <w:tab/>
            </w:r>
            <w:r>
              <w:rPr>
                <w:b/>
                <w:bCs/>
                <w:sz w:val="18"/>
                <w:szCs w:val="18"/>
              </w:rPr>
              <w:t>(0.4)</w:t>
            </w:r>
            <w:r>
              <w:rPr>
                <w:sz w:val="18"/>
                <w:szCs w:val="18"/>
              </w:rPr>
              <w:t xml:space="preserve"> </w:t>
            </w:r>
          </w:p>
        </w:tc>
        <w:tc>
          <w:tcPr>
            <w:tcW w:w="810" w:type="dxa"/>
            <w:tcBorders>
              <w:top w:val="nil"/>
              <w:left w:val="nil"/>
              <w:bottom w:val="nil"/>
              <w:right w:val="nil"/>
            </w:tcBorders>
          </w:tcPr>
          <w:p ns2:paraId="703B08C1" ns2:textId="618DF846" w:rsidR="008531DB" w:rsidRDefault="008531DB" w:rsidP="008531DB">
            <w:pPr>
              <w:tabs>
                <w:tab w:val="decimal" w:pos="372"/>
                <w:tab w:val="left" w:pos="452"/>
              </w:tabs>
              <w:spacing w:before="15" w:after="15"/>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ns2:paraId="23CBB8AB" ns2:textId="1E7A7976" w:rsidR="008531DB" w:rsidRDefault="008531DB" w:rsidP="008531DB">
            <w:pPr>
              <w:tabs>
                <w:tab w:val="decimal" w:pos="246"/>
                <w:tab w:val="left" w:pos="326"/>
              </w:tabs>
              <w:spacing w:before="15" w:after="15"/>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ns2:paraId="597848F8" ns2:textId="5B926A26" w:rsidR="008531DB" w:rsidRDefault="008531DB" w:rsidP="008531DB">
            <w:pPr>
              <w:tabs>
                <w:tab w:val="decimal" w:pos="372"/>
                <w:tab w:val="left" w:pos="452"/>
              </w:tabs>
              <w:spacing w:before="15" w:after="15"/>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ns2:paraId="76942B8E" ns2:textId="1AFF1C2F" w:rsidR="008531DB" w:rsidRDefault="008531DB" w:rsidP="008531DB">
            <w:pPr>
              <w:tabs>
                <w:tab w:val="decimal" w:pos="246"/>
                <w:tab w:val="left" w:pos="326"/>
              </w:tabs>
              <w:spacing w:before="15" w:after="15"/>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ns2:paraId="2D57E225" ns2:textId="47E8EB86" w:rsidR="008531DB" w:rsidRDefault="008531DB" w:rsidP="008531DB">
            <w:pPr>
              <w:tabs>
                <w:tab w:val="decimal" w:pos="372"/>
                <w:tab w:val="left" w:pos="452"/>
              </w:tabs>
              <w:spacing w:before="15" w:after="15"/>
              <w:rPr>
                <w:sz w:val="18"/>
                <w:szCs w:val="18"/>
              </w:rPr>
            </w:pPr>
            <w:r>
              <w:rPr>
                <w:sz w:val="18"/>
                <w:szCs w:val="18"/>
              </w:rPr>
              <w:tab/>
            </w:r>
            <w:r>
              <w:rPr>
                <w:b/>
                <w:bCs/>
                <w:sz w:val="18"/>
                <w:szCs w:val="18"/>
              </w:rPr>
              <w:t>2</w:t>
            </w:r>
            <w:r>
              <w:rPr>
                <w:sz w:val="18"/>
                <w:szCs w:val="18"/>
              </w:rPr>
              <w:t xml:space="preserve"> </w:t>
            </w:r>
          </w:p>
        </w:tc>
        <w:tc>
          <w:tcPr>
            <w:tcW w:w="810" w:type="dxa"/>
            <w:tcBorders>
              <w:top w:val="nil"/>
              <w:left w:val="nil"/>
              <w:bottom w:val="nil"/>
            </w:tcBorders>
          </w:tcPr>
          <w:p ns2:paraId="1F8B6D26" ns2:textId="4DA05336" w:rsidR="008531DB" w:rsidRDefault="008531DB" w:rsidP="008531DB">
            <w:pPr>
              <w:tabs>
                <w:tab w:val="decimal" w:pos="246"/>
                <w:tab w:val="left" w:pos="326"/>
              </w:tabs>
              <w:spacing w:before="15" w:after="15"/>
              <w:rPr>
                <w:sz w:val="18"/>
                <w:szCs w:val="18"/>
              </w:rPr>
            </w:pPr>
            <w:r>
              <w:rPr>
                <w:sz w:val="18"/>
                <w:szCs w:val="18"/>
              </w:rPr>
              <w:tab/>
            </w:r>
            <w:r>
              <w:rPr>
                <w:b/>
                <w:bCs/>
                <w:sz w:val="18"/>
                <w:szCs w:val="18"/>
              </w:rPr>
              <w:t>(0.3)</w:t>
            </w:r>
            <w:r>
              <w:rPr>
                <w:sz w:val="18"/>
                <w:szCs w:val="18"/>
              </w:rPr>
              <w:t xml:space="preserve"> </w:t>
            </w:r>
          </w:p>
        </w:tc>
      </w:tr>
      <w:tr w:rsidR="006C61E7" ns2:paraId="71E71C7F" ns2:textId="77777777" w:rsidTr="00513152">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396D6F12" ns2:textId="1AA52F29" w:rsidR="008531DB" w:rsidRDefault="008531DB" w:rsidP="008531DB">
            <w:pPr>
              <w:spacing w:before="15" w:after="15"/>
              <w:ind w:left="160" w:right="1" w:hanging="160"/>
              <w:rPr>
                <w:sz w:val="18"/>
                <w:szCs w:val="18"/>
              </w:rPr>
            </w:pPr>
            <w:r>
              <w:rPr>
                <w:sz w:val="18"/>
                <w:szCs w:val="18"/>
              </w:rPr>
              <w:t xml:space="preserve">   Cerebral infarction </w:t>
            </w:r>
          </w:p>
        </w:tc>
        <w:tc>
          <w:tcPr>
            <w:tcW w:w="810" w:type="dxa"/>
            <w:tcBorders>
              <w:top w:val="nil"/>
              <w:left w:val="nil"/>
              <w:bottom w:val="nil"/>
              <w:right w:val="nil"/>
            </w:tcBorders>
          </w:tcPr>
          <w:p ns2:paraId="364AC8FA" ns2:textId="4E0F0AFD" w:rsidR="008531DB" w:rsidRDefault="008531DB" w:rsidP="008531DB">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6E0CE493" ns2:textId="3225769C" w:rsidR="008531DB" w:rsidRDefault="008531DB" w:rsidP="008531DB">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7FA9DFB9" ns2:textId="62440B52" w:rsidR="008531DB" w:rsidRDefault="008531DB" w:rsidP="008531DB">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32F8B405" ns2:textId="67734205" w:rsidR="008531DB" w:rsidRDefault="008531DB" w:rsidP="008531DB">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0A1EE861" ns2:textId="4BB8B5F9" w:rsidR="008531DB" w:rsidRDefault="008531DB" w:rsidP="008531DB">
            <w:pPr>
              <w:tabs>
                <w:tab w:val="decimal" w:pos="372"/>
                <w:tab w:val="left" w:pos="452"/>
              </w:tabs>
              <w:spacing w:before="15" w:after="15"/>
              <w:rPr>
                <w:sz w:val="18"/>
                <w:szCs w:val="18"/>
              </w:rPr>
            </w:pPr>
            <w:r>
              <w:rPr>
                <w:sz w:val="18"/>
                <w:szCs w:val="18"/>
              </w:rPr>
              <w:tab/>
              <w:t xml:space="preserve">2 </w:t>
            </w:r>
          </w:p>
        </w:tc>
        <w:tc>
          <w:tcPr>
            <w:tcW w:w="810" w:type="dxa"/>
            <w:tcBorders>
              <w:top w:val="nil"/>
              <w:left w:val="nil"/>
              <w:bottom w:val="nil"/>
              <w:right w:val="single" w:sz="2" w:space="0" w:color="auto"/>
            </w:tcBorders>
          </w:tcPr>
          <w:p ns2:paraId="5EC58C6E" ns2:textId="0829EA7A" w:rsidR="008531DB" w:rsidRDefault="008531DB" w:rsidP="008531DB">
            <w:pPr>
              <w:tabs>
                <w:tab w:val="decimal" w:pos="246"/>
                <w:tab w:val="left" w:pos="326"/>
              </w:tabs>
              <w:spacing w:before="15" w:after="15"/>
              <w:rPr>
                <w:sz w:val="18"/>
                <w:szCs w:val="18"/>
              </w:rPr>
            </w:pPr>
            <w:r>
              <w:rPr>
                <w:sz w:val="18"/>
                <w:szCs w:val="18"/>
              </w:rPr>
              <w:tab/>
              <w:t xml:space="preserve">(0.4) </w:t>
            </w:r>
          </w:p>
        </w:tc>
        <w:tc>
          <w:tcPr>
            <w:tcW w:w="810" w:type="dxa"/>
            <w:tcBorders>
              <w:top w:val="nil"/>
              <w:left w:val="nil"/>
              <w:bottom w:val="nil"/>
              <w:right w:val="nil"/>
            </w:tcBorders>
          </w:tcPr>
          <w:p ns2:paraId="5BA944D5" ns2:textId="4B14F5B4" w:rsidR="008531DB" w:rsidRDefault="008531DB" w:rsidP="008531DB">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07C2764D" ns2:textId="7E22DABF" w:rsidR="008531DB" w:rsidRDefault="008531DB" w:rsidP="008531DB">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4A41100F" ns2:textId="1A2EC1DB" w:rsidR="008531DB" w:rsidRDefault="008531DB" w:rsidP="008531DB">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3D11F01B" ns2:textId="0ECFBAC4" w:rsidR="008531DB" w:rsidRDefault="008531DB" w:rsidP="008531DB">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743521C8" ns2:textId="523C9A43" w:rsidR="008531DB" w:rsidRDefault="008531DB" w:rsidP="008531DB">
            <w:pPr>
              <w:tabs>
                <w:tab w:val="decimal" w:pos="372"/>
                <w:tab w:val="left" w:pos="452"/>
              </w:tabs>
              <w:spacing w:before="15" w:after="15"/>
              <w:rPr>
                <w:sz w:val="18"/>
                <w:szCs w:val="18"/>
              </w:rPr>
            </w:pPr>
            <w:r>
              <w:rPr>
                <w:sz w:val="18"/>
                <w:szCs w:val="18"/>
              </w:rPr>
              <w:tab/>
              <w:t xml:space="preserve">2 </w:t>
            </w:r>
          </w:p>
        </w:tc>
        <w:tc>
          <w:tcPr>
            <w:tcW w:w="810" w:type="dxa"/>
            <w:tcBorders>
              <w:top w:val="nil"/>
              <w:left w:val="nil"/>
              <w:bottom w:val="nil"/>
            </w:tcBorders>
          </w:tcPr>
          <w:p ns2:paraId="355DFE07" ns2:textId="79F6EADB" w:rsidR="008531DB" w:rsidRDefault="008531DB" w:rsidP="008531DB">
            <w:pPr>
              <w:tabs>
                <w:tab w:val="decimal" w:pos="246"/>
                <w:tab w:val="left" w:pos="326"/>
              </w:tabs>
              <w:spacing w:before="15" w:after="15"/>
              <w:rPr>
                <w:sz w:val="18"/>
                <w:szCs w:val="18"/>
              </w:rPr>
            </w:pPr>
            <w:r>
              <w:rPr>
                <w:sz w:val="18"/>
                <w:szCs w:val="18"/>
              </w:rPr>
              <w:tab/>
              <w:t xml:space="preserve">(0.3) </w:t>
            </w:r>
          </w:p>
        </w:tc>
      </w:tr>
      <w:tr w:rsidR="006C61E7" ns2:paraId="039B94FD" ns2:textId="77777777" w:rsidTr="00513152">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51ECEEC4" ns2:textId="109CD0B1" w:rsidR="008531DB" w:rsidRDefault="008531DB" w:rsidP="008531DB">
            <w:pPr>
              <w:spacing w:before="15" w:after="15"/>
              <w:ind w:left="160" w:right="1" w:hanging="160"/>
              <w:rPr>
                <w:sz w:val="18"/>
                <w:szCs w:val="18"/>
              </w:rPr>
            </w:pPr>
            <w:r>
              <w:rPr>
                <w:sz w:val="18"/>
                <w:szCs w:val="18"/>
              </w:rPr>
              <w:t xml:space="preserve"> </w:t>
            </w:r>
            <w:r>
              <w:rPr>
                <w:b/>
                <w:bCs/>
                <w:sz w:val="18"/>
                <w:szCs w:val="18"/>
              </w:rPr>
              <w:t>Respiratory, thoracic and mediastinal disorders</w:t>
            </w:r>
            <w:r>
              <w:rPr>
                <w:sz w:val="18"/>
                <w:szCs w:val="18"/>
              </w:rPr>
              <w:t xml:space="preserve"> </w:t>
            </w:r>
          </w:p>
        </w:tc>
        <w:tc>
          <w:tcPr>
            <w:tcW w:w="810" w:type="dxa"/>
            <w:tcBorders>
              <w:top w:val="nil"/>
              <w:left w:val="nil"/>
              <w:bottom w:val="nil"/>
              <w:right w:val="nil"/>
            </w:tcBorders>
          </w:tcPr>
          <w:p ns2:paraId="0990AE12" ns2:textId="6AFED6F6" w:rsidR="008531DB" w:rsidRDefault="008531DB" w:rsidP="008531DB">
            <w:pPr>
              <w:tabs>
                <w:tab w:val="decimal" w:pos="372"/>
                <w:tab w:val="left" w:pos="452"/>
              </w:tabs>
              <w:spacing w:before="15" w:after="15"/>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ns2:paraId="0E72AC5A" ns2:textId="4D899234" w:rsidR="008531DB" w:rsidRDefault="008531DB" w:rsidP="008531DB">
            <w:pPr>
              <w:tabs>
                <w:tab w:val="decimal" w:pos="246"/>
                <w:tab w:val="left" w:pos="326"/>
              </w:tabs>
              <w:spacing w:before="15" w:after="15"/>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ns2:paraId="604ABAEE" ns2:textId="31BAB207" w:rsidR="008531DB" w:rsidRDefault="008531DB" w:rsidP="008531DB">
            <w:pPr>
              <w:tabs>
                <w:tab w:val="decimal" w:pos="372"/>
                <w:tab w:val="left" w:pos="452"/>
              </w:tabs>
              <w:spacing w:before="15" w:after="15"/>
              <w:rPr>
                <w:sz w:val="18"/>
                <w:szCs w:val="18"/>
              </w:rPr>
            </w:pPr>
            <w:r>
              <w:rPr>
                <w:sz w:val="18"/>
                <w:szCs w:val="18"/>
              </w:rPr>
              <w:tab/>
            </w:r>
            <w:r>
              <w:rPr>
                <w:b/>
                <w:bCs/>
                <w:sz w:val="18"/>
                <w:szCs w:val="18"/>
              </w:rPr>
              <w:t>2</w:t>
            </w:r>
            <w:r>
              <w:rPr>
                <w:sz w:val="18"/>
                <w:szCs w:val="18"/>
              </w:rPr>
              <w:t xml:space="preserve"> </w:t>
            </w:r>
          </w:p>
        </w:tc>
        <w:tc>
          <w:tcPr>
            <w:tcW w:w="810" w:type="dxa"/>
            <w:tcBorders>
              <w:top w:val="nil"/>
              <w:left w:val="nil"/>
              <w:bottom w:val="nil"/>
              <w:right w:val="single" w:sz="2" w:space="0" w:color="auto"/>
            </w:tcBorders>
          </w:tcPr>
          <w:p ns2:paraId="2DF22C2E" ns2:textId="624C87EA" w:rsidR="008531DB" w:rsidRDefault="008531DB" w:rsidP="008531DB">
            <w:pPr>
              <w:tabs>
                <w:tab w:val="decimal" w:pos="246"/>
                <w:tab w:val="left" w:pos="326"/>
              </w:tabs>
              <w:spacing w:before="15" w:after="15"/>
              <w:rPr>
                <w:sz w:val="18"/>
                <w:szCs w:val="18"/>
              </w:rPr>
            </w:pPr>
            <w:r>
              <w:rPr>
                <w:sz w:val="18"/>
                <w:szCs w:val="18"/>
              </w:rPr>
              <w:tab/>
            </w:r>
            <w:r>
              <w:rPr>
                <w:b/>
                <w:bCs/>
                <w:sz w:val="18"/>
                <w:szCs w:val="18"/>
              </w:rPr>
              <w:t>(0.7)</w:t>
            </w:r>
            <w:r>
              <w:rPr>
                <w:sz w:val="18"/>
                <w:szCs w:val="18"/>
              </w:rPr>
              <w:t xml:space="preserve"> </w:t>
            </w:r>
          </w:p>
        </w:tc>
        <w:tc>
          <w:tcPr>
            <w:tcW w:w="810" w:type="dxa"/>
            <w:tcBorders>
              <w:top w:val="nil"/>
              <w:left w:val="nil"/>
              <w:bottom w:val="nil"/>
              <w:right w:val="nil"/>
            </w:tcBorders>
          </w:tcPr>
          <w:p ns2:paraId="3E95B3E2" ns2:textId="2D06FFE4" w:rsidR="008531DB" w:rsidRDefault="008531DB" w:rsidP="008531DB">
            <w:pPr>
              <w:tabs>
                <w:tab w:val="decimal" w:pos="372"/>
                <w:tab w:val="left" w:pos="452"/>
              </w:tabs>
              <w:spacing w:before="15" w:after="15"/>
              <w:rPr>
                <w:sz w:val="18"/>
                <w:szCs w:val="18"/>
              </w:rPr>
            </w:pPr>
            <w:r>
              <w:rPr>
                <w:sz w:val="18"/>
                <w:szCs w:val="18"/>
              </w:rPr>
              <w:tab/>
            </w:r>
            <w:r>
              <w:rPr>
                <w:b/>
                <w:bCs/>
                <w:sz w:val="18"/>
                <w:szCs w:val="18"/>
              </w:rPr>
              <w:t>3</w:t>
            </w:r>
            <w:r>
              <w:rPr>
                <w:sz w:val="18"/>
                <w:szCs w:val="18"/>
              </w:rPr>
              <w:t xml:space="preserve"> </w:t>
            </w:r>
          </w:p>
        </w:tc>
        <w:tc>
          <w:tcPr>
            <w:tcW w:w="810" w:type="dxa"/>
            <w:tcBorders>
              <w:top w:val="nil"/>
              <w:left w:val="nil"/>
              <w:bottom w:val="nil"/>
              <w:right w:val="single" w:sz="2" w:space="0" w:color="auto"/>
            </w:tcBorders>
          </w:tcPr>
          <w:p ns2:paraId="1022B068" ns2:textId="0093862E" w:rsidR="008531DB" w:rsidRDefault="008531DB" w:rsidP="008531DB">
            <w:pPr>
              <w:tabs>
                <w:tab w:val="decimal" w:pos="246"/>
                <w:tab w:val="left" w:pos="326"/>
              </w:tabs>
              <w:spacing w:before="15" w:after="15"/>
              <w:rPr>
                <w:sz w:val="18"/>
                <w:szCs w:val="18"/>
              </w:rPr>
            </w:pPr>
            <w:r>
              <w:rPr>
                <w:sz w:val="18"/>
                <w:szCs w:val="18"/>
              </w:rPr>
              <w:tab/>
            </w:r>
            <w:r>
              <w:rPr>
                <w:b/>
                <w:bCs/>
                <w:sz w:val="18"/>
                <w:szCs w:val="18"/>
              </w:rPr>
              <w:t>(0.7)</w:t>
            </w:r>
            <w:r>
              <w:rPr>
                <w:sz w:val="18"/>
                <w:szCs w:val="18"/>
              </w:rPr>
              <w:t xml:space="preserve"> </w:t>
            </w:r>
          </w:p>
        </w:tc>
        <w:tc>
          <w:tcPr>
            <w:tcW w:w="810" w:type="dxa"/>
            <w:tcBorders>
              <w:top w:val="nil"/>
              <w:left w:val="nil"/>
              <w:bottom w:val="nil"/>
              <w:right w:val="nil"/>
            </w:tcBorders>
          </w:tcPr>
          <w:p ns2:paraId="1DD64E50" ns2:textId="368F369A" w:rsidR="008531DB" w:rsidRDefault="008531DB" w:rsidP="008531DB">
            <w:pPr>
              <w:tabs>
                <w:tab w:val="decimal" w:pos="372"/>
                <w:tab w:val="left" w:pos="452"/>
              </w:tabs>
              <w:spacing w:before="15" w:after="15"/>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ns2:paraId="4187264F" ns2:textId="2F2E8C03" w:rsidR="008531DB" w:rsidRDefault="008531DB" w:rsidP="008531DB">
            <w:pPr>
              <w:tabs>
                <w:tab w:val="decimal" w:pos="246"/>
                <w:tab w:val="left" w:pos="326"/>
              </w:tabs>
              <w:spacing w:before="15" w:after="15"/>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ns2:paraId="78D576F8" ns2:textId="27BE1AC5" w:rsidR="008531DB" w:rsidRDefault="008531DB" w:rsidP="008531DB">
            <w:pPr>
              <w:tabs>
                <w:tab w:val="decimal" w:pos="372"/>
                <w:tab w:val="left" w:pos="452"/>
              </w:tabs>
              <w:spacing w:before="15" w:after="15"/>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ns2:paraId="3041F2DE" ns2:textId="4315BC93" w:rsidR="008531DB" w:rsidRDefault="008531DB" w:rsidP="008531DB">
            <w:pPr>
              <w:tabs>
                <w:tab w:val="decimal" w:pos="246"/>
                <w:tab w:val="left" w:pos="326"/>
              </w:tabs>
              <w:spacing w:before="15" w:after="15"/>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ns2:paraId="6D0F0257" ns2:textId="33F03868" w:rsidR="008531DB" w:rsidRDefault="008531DB" w:rsidP="008531DB">
            <w:pPr>
              <w:tabs>
                <w:tab w:val="decimal" w:pos="372"/>
                <w:tab w:val="left" w:pos="452"/>
              </w:tabs>
              <w:spacing w:before="15" w:after="15"/>
              <w:rPr>
                <w:sz w:val="18"/>
                <w:szCs w:val="18"/>
              </w:rPr>
            </w:pPr>
            <w:r>
              <w:rPr>
                <w:sz w:val="18"/>
                <w:szCs w:val="18"/>
              </w:rPr>
              <w:tab/>
            </w:r>
            <w:r>
              <w:rPr>
                <w:b/>
                <w:bCs/>
                <w:sz w:val="18"/>
                <w:szCs w:val="18"/>
              </w:rPr>
              <w:t>5</w:t>
            </w:r>
            <w:r>
              <w:rPr>
                <w:sz w:val="18"/>
                <w:szCs w:val="18"/>
              </w:rPr>
              <w:t xml:space="preserve"> </w:t>
            </w:r>
          </w:p>
        </w:tc>
        <w:tc>
          <w:tcPr>
            <w:tcW w:w="810" w:type="dxa"/>
            <w:tcBorders>
              <w:top w:val="nil"/>
              <w:left w:val="nil"/>
              <w:bottom w:val="nil"/>
            </w:tcBorders>
          </w:tcPr>
          <w:p ns2:paraId="73D9BFAF" ns2:textId="21B0C1EE" w:rsidR="008531DB" w:rsidRDefault="008531DB" w:rsidP="008531DB">
            <w:pPr>
              <w:tabs>
                <w:tab w:val="decimal" w:pos="246"/>
                <w:tab w:val="left" w:pos="326"/>
              </w:tabs>
              <w:spacing w:before="15" w:after="15"/>
              <w:rPr>
                <w:sz w:val="18"/>
                <w:szCs w:val="18"/>
              </w:rPr>
            </w:pPr>
            <w:r>
              <w:rPr>
                <w:sz w:val="18"/>
                <w:szCs w:val="18"/>
              </w:rPr>
              <w:tab/>
            </w:r>
            <w:r>
              <w:rPr>
                <w:b/>
                <w:bCs/>
                <w:sz w:val="18"/>
                <w:szCs w:val="18"/>
              </w:rPr>
              <w:t>(0.7)</w:t>
            </w:r>
            <w:r>
              <w:rPr>
                <w:sz w:val="18"/>
                <w:szCs w:val="18"/>
              </w:rPr>
              <w:t xml:space="preserve"> </w:t>
            </w:r>
          </w:p>
        </w:tc>
      </w:tr>
      <w:tr w:rsidR="006C61E7" ns2:paraId="459D84AF" ns2:textId="77777777" w:rsidTr="00513152">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01410E62" ns2:textId="150C7A44" w:rsidR="008531DB" w:rsidRDefault="008531DB" w:rsidP="008531DB">
            <w:pPr>
              <w:spacing w:before="15" w:after="15"/>
              <w:ind w:left="160" w:right="1" w:hanging="160"/>
              <w:rPr>
                <w:sz w:val="18"/>
                <w:szCs w:val="18"/>
              </w:rPr>
            </w:pPr>
            <w:r>
              <w:rPr>
                <w:sz w:val="18"/>
                <w:szCs w:val="18"/>
              </w:rPr>
              <w:t xml:space="preserve">   Haemoptysis </w:t>
            </w:r>
          </w:p>
        </w:tc>
        <w:tc>
          <w:tcPr>
            <w:tcW w:w="810" w:type="dxa"/>
            <w:tcBorders>
              <w:top w:val="nil"/>
              <w:left w:val="nil"/>
              <w:bottom w:val="nil"/>
              <w:right w:val="nil"/>
            </w:tcBorders>
          </w:tcPr>
          <w:p ns2:paraId="37D18212" ns2:textId="1ABB3C07" w:rsidR="008531DB" w:rsidRDefault="008531DB" w:rsidP="008531DB">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7B77B66B" ns2:textId="1BFA8A4C" w:rsidR="008531DB" w:rsidRDefault="008531DB" w:rsidP="008531DB">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3A9E0FEC" ns2:textId="75985076" w:rsidR="008531DB" w:rsidRDefault="008531DB" w:rsidP="008531DB">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5CD59DAF" ns2:textId="6F53AA50" w:rsidR="008531DB" w:rsidRDefault="008531DB" w:rsidP="008531DB">
            <w:pPr>
              <w:tabs>
                <w:tab w:val="decimal" w:pos="246"/>
                <w:tab w:val="left" w:pos="326"/>
              </w:tabs>
              <w:spacing w:before="15" w:after="15"/>
              <w:rPr>
                <w:sz w:val="18"/>
                <w:szCs w:val="18"/>
              </w:rPr>
            </w:pPr>
            <w:r>
              <w:rPr>
                <w:sz w:val="18"/>
                <w:szCs w:val="18"/>
              </w:rPr>
              <w:tab/>
              <w:t xml:space="preserve">(0.4) </w:t>
            </w:r>
          </w:p>
        </w:tc>
        <w:tc>
          <w:tcPr>
            <w:tcW w:w="810" w:type="dxa"/>
            <w:tcBorders>
              <w:top w:val="nil"/>
              <w:left w:val="nil"/>
              <w:bottom w:val="nil"/>
              <w:right w:val="nil"/>
            </w:tcBorders>
          </w:tcPr>
          <w:p ns2:paraId="0A0F3152" ns2:textId="77B9AB2E" w:rsidR="008531DB" w:rsidRDefault="008531DB" w:rsidP="008531DB">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03E3DC1A" ns2:textId="28E9081C" w:rsidR="008531DB" w:rsidRDefault="008531DB" w:rsidP="008531DB">
            <w:pPr>
              <w:tabs>
                <w:tab w:val="decimal" w:pos="246"/>
                <w:tab w:val="left" w:pos="326"/>
              </w:tabs>
              <w:spacing w:before="15" w:after="15"/>
              <w:rPr>
                <w:sz w:val="18"/>
                <w:szCs w:val="18"/>
              </w:rPr>
            </w:pPr>
            <w:r>
              <w:rPr>
                <w:sz w:val="18"/>
                <w:szCs w:val="18"/>
              </w:rPr>
              <w:tab/>
              <w:t xml:space="preserve">(0.2) </w:t>
            </w:r>
          </w:p>
        </w:tc>
        <w:tc>
          <w:tcPr>
            <w:tcW w:w="810" w:type="dxa"/>
            <w:tcBorders>
              <w:top w:val="nil"/>
              <w:left w:val="nil"/>
              <w:bottom w:val="nil"/>
              <w:right w:val="nil"/>
            </w:tcBorders>
          </w:tcPr>
          <w:p ns2:paraId="577F8598" ns2:textId="0EE8F284" w:rsidR="008531DB" w:rsidRDefault="008531DB" w:rsidP="008531DB">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5235023E" ns2:textId="19AC6B5A" w:rsidR="008531DB" w:rsidRDefault="008531DB" w:rsidP="008531DB">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56A3DF30" ns2:textId="069F146B" w:rsidR="008531DB" w:rsidRDefault="008531DB" w:rsidP="008531DB">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67B60608" ns2:textId="1FDF139B" w:rsidR="008531DB" w:rsidRDefault="008531DB" w:rsidP="008531DB">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4D1259B1" ns2:textId="4BFFE6C4" w:rsidR="008531DB" w:rsidRDefault="008531DB" w:rsidP="008531DB">
            <w:pPr>
              <w:tabs>
                <w:tab w:val="decimal" w:pos="372"/>
                <w:tab w:val="left" w:pos="452"/>
              </w:tabs>
              <w:spacing w:before="15" w:after="15"/>
              <w:rPr>
                <w:sz w:val="18"/>
                <w:szCs w:val="18"/>
              </w:rPr>
            </w:pPr>
            <w:r>
              <w:rPr>
                <w:sz w:val="18"/>
                <w:szCs w:val="18"/>
              </w:rPr>
              <w:tab/>
              <w:t xml:space="preserve">2 </w:t>
            </w:r>
          </w:p>
        </w:tc>
        <w:tc>
          <w:tcPr>
            <w:tcW w:w="810" w:type="dxa"/>
            <w:tcBorders>
              <w:top w:val="nil"/>
              <w:left w:val="nil"/>
              <w:bottom w:val="nil"/>
            </w:tcBorders>
          </w:tcPr>
          <w:p ns2:paraId="5407ADA5" ns2:textId="3344D5A7" w:rsidR="008531DB" w:rsidRDefault="008531DB" w:rsidP="008531DB">
            <w:pPr>
              <w:tabs>
                <w:tab w:val="decimal" w:pos="246"/>
                <w:tab w:val="left" w:pos="326"/>
              </w:tabs>
              <w:spacing w:before="15" w:after="15"/>
              <w:rPr>
                <w:sz w:val="18"/>
                <w:szCs w:val="18"/>
              </w:rPr>
            </w:pPr>
            <w:r>
              <w:rPr>
                <w:sz w:val="18"/>
                <w:szCs w:val="18"/>
              </w:rPr>
              <w:tab/>
              <w:t xml:space="preserve">(0.3) </w:t>
            </w:r>
          </w:p>
        </w:tc>
      </w:tr>
      <w:tr w:rsidR="006C61E7" ns2:paraId="2AE89FE5" ns2:textId="77777777" w:rsidTr="00513152">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51D27CF5" ns2:textId="72C54972" w:rsidR="008531DB" w:rsidRDefault="008531DB" w:rsidP="008531DB">
            <w:pPr>
              <w:spacing w:before="15" w:after="15"/>
              <w:ind w:left="160" w:right="1" w:hanging="160"/>
              <w:rPr>
                <w:sz w:val="18"/>
                <w:szCs w:val="18"/>
              </w:rPr>
            </w:pPr>
            <w:r>
              <w:rPr>
                <w:sz w:val="18"/>
                <w:szCs w:val="18"/>
              </w:rPr>
              <w:t xml:space="preserve">   Respiratory failure </w:t>
            </w:r>
          </w:p>
        </w:tc>
        <w:tc>
          <w:tcPr>
            <w:tcW w:w="810" w:type="dxa"/>
            <w:tcBorders>
              <w:top w:val="nil"/>
              <w:left w:val="nil"/>
              <w:bottom w:val="nil"/>
              <w:right w:val="nil"/>
            </w:tcBorders>
          </w:tcPr>
          <w:p ns2:paraId="131099A9" ns2:textId="159F9C31" w:rsidR="008531DB" w:rsidRDefault="008531DB" w:rsidP="008531DB">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7EE3B1AC" ns2:textId="2737CE5B" w:rsidR="008531DB" w:rsidRDefault="008531DB" w:rsidP="008531DB">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0024060E" ns2:textId="22F448A2" w:rsidR="008531DB" w:rsidRDefault="008531DB" w:rsidP="008531DB">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0108F03A" ns2:textId="109344F3" w:rsidR="008531DB" w:rsidRDefault="008531DB" w:rsidP="008531DB">
            <w:pPr>
              <w:tabs>
                <w:tab w:val="decimal" w:pos="246"/>
                <w:tab w:val="left" w:pos="326"/>
              </w:tabs>
              <w:spacing w:before="15" w:after="15"/>
              <w:rPr>
                <w:sz w:val="18"/>
                <w:szCs w:val="18"/>
              </w:rPr>
            </w:pPr>
            <w:r>
              <w:rPr>
                <w:sz w:val="18"/>
                <w:szCs w:val="18"/>
              </w:rPr>
              <w:tab/>
              <w:t xml:space="preserve">(0.4) </w:t>
            </w:r>
          </w:p>
        </w:tc>
        <w:tc>
          <w:tcPr>
            <w:tcW w:w="810" w:type="dxa"/>
            <w:tcBorders>
              <w:top w:val="nil"/>
              <w:left w:val="nil"/>
              <w:bottom w:val="nil"/>
              <w:right w:val="nil"/>
            </w:tcBorders>
          </w:tcPr>
          <w:p ns2:paraId="4EF489D5" ns2:textId="7CC8C66F" w:rsidR="008531DB" w:rsidRDefault="008531DB" w:rsidP="008531DB">
            <w:pPr>
              <w:tabs>
                <w:tab w:val="decimal" w:pos="372"/>
                <w:tab w:val="left" w:pos="452"/>
              </w:tabs>
              <w:spacing w:before="15" w:after="15"/>
              <w:rPr>
                <w:sz w:val="18"/>
                <w:szCs w:val="18"/>
              </w:rPr>
            </w:pPr>
            <w:r>
              <w:rPr>
                <w:sz w:val="18"/>
                <w:szCs w:val="18"/>
              </w:rPr>
              <w:tab/>
              <w:t xml:space="preserve">2 </w:t>
            </w:r>
          </w:p>
        </w:tc>
        <w:tc>
          <w:tcPr>
            <w:tcW w:w="810" w:type="dxa"/>
            <w:tcBorders>
              <w:top w:val="nil"/>
              <w:left w:val="nil"/>
              <w:bottom w:val="nil"/>
              <w:right w:val="single" w:sz="2" w:space="0" w:color="auto"/>
            </w:tcBorders>
          </w:tcPr>
          <w:p ns2:paraId="16589167" ns2:textId="3D719E50" w:rsidR="008531DB" w:rsidRDefault="008531DB" w:rsidP="008531DB">
            <w:pPr>
              <w:tabs>
                <w:tab w:val="decimal" w:pos="246"/>
                <w:tab w:val="left" w:pos="326"/>
              </w:tabs>
              <w:spacing w:before="15" w:after="15"/>
              <w:rPr>
                <w:sz w:val="18"/>
                <w:szCs w:val="18"/>
              </w:rPr>
            </w:pPr>
            <w:r>
              <w:rPr>
                <w:sz w:val="18"/>
                <w:szCs w:val="18"/>
              </w:rPr>
              <w:tab/>
              <w:t xml:space="preserve">(0.4) </w:t>
            </w:r>
          </w:p>
        </w:tc>
        <w:tc>
          <w:tcPr>
            <w:tcW w:w="810" w:type="dxa"/>
            <w:tcBorders>
              <w:top w:val="nil"/>
              <w:left w:val="nil"/>
              <w:bottom w:val="nil"/>
              <w:right w:val="nil"/>
            </w:tcBorders>
          </w:tcPr>
          <w:p ns2:paraId="5ECECD1F" ns2:textId="4AD344FE" w:rsidR="008531DB" w:rsidRDefault="008531DB" w:rsidP="008531DB">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3E9FFAA6" ns2:textId="260AADA0" w:rsidR="008531DB" w:rsidRDefault="008531DB" w:rsidP="008531DB">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1A5F8AB9" ns2:textId="02B39571" w:rsidR="008531DB" w:rsidRDefault="008531DB" w:rsidP="008531DB">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5E599B92" ns2:textId="3E78BA03" w:rsidR="008531DB" w:rsidRDefault="008531DB" w:rsidP="008531DB">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2EB20B01" ns2:textId="3884D424" w:rsidR="008531DB" w:rsidRDefault="008531DB" w:rsidP="008531DB">
            <w:pPr>
              <w:tabs>
                <w:tab w:val="decimal" w:pos="372"/>
                <w:tab w:val="left" w:pos="452"/>
              </w:tabs>
              <w:spacing w:before="15" w:after="15"/>
              <w:rPr>
                <w:sz w:val="18"/>
                <w:szCs w:val="18"/>
              </w:rPr>
            </w:pPr>
            <w:r>
              <w:rPr>
                <w:sz w:val="18"/>
                <w:szCs w:val="18"/>
              </w:rPr>
              <w:tab/>
              <w:t xml:space="preserve">3 </w:t>
            </w:r>
          </w:p>
        </w:tc>
        <w:tc>
          <w:tcPr>
            <w:tcW w:w="810" w:type="dxa"/>
            <w:tcBorders>
              <w:top w:val="nil"/>
              <w:left w:val="nil"/>
              <w:bottom w:val="nil"/>
            </w:tcBorders>
          </w:tcPr>
          <w:p ns2:paraId="7F5CEC77" ns2:textId="5ACB4BC2" w:rsidR="008531DB" w:rsidRDefault="008531DB" w:rsidP="008531DB">
            <w:pPr>
              <w:tabs>
                <w:tab w:val="decimal" w:pos="246"/>
                <w:tab w:val="left" w:pos="326"/>
              </w:tabs>
              <w:spacing w:before="15" w:after="15"/>
              <w:rPr>
                <w:sz w:val="18"/>
                <w:szCs w:val="18"/>
              </w:rPr>
            </w:pPr>
            <w:r>
              <w:rPr>
                <w:sz w:val="18"/>
                <w:szCs w:val="18"/>
              </w:rPr>
              <w:tab/>
              <w:t xml:space="preserve">(0.4) </w:t>
            </w:r>
          </w:p>
        </w:tc>
      </w:tr>
      <w:tr w:rsidR="006C61E7" ns2:paraId="2D97710F" ns2:textId="77777777" w:rsidTr="00513152">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195961BC" ns2:textId="442633C8" w:rsidR="008531DB" w:rsidRDefault="008531DB" w:rsidP="008531DB">
            <w:pPr>
              <w:spacing w:before="15" w:after="15"/>
              <w:ind w:left="160" w:right="1" w:hanging="160"/>
              <w:rPr>
                <w:sz w:val="18"/>
                <w:szCs w:val="18"/>
              </w:rPr>
            </w:pPr>
            <w:r>
              <w:rPr>
                <w:sz w:val="18"/>
                <w:szCs w:val="18"/>
              </w:rPr>
              <w:t xml:space="preserve"> </w:t>
            </w:r>
            <w:r>
              <w:rPr>
                <w:b/>
                <w:bCs/>
                <w:sz w:val="18"/>
                <w:szCs w:val="18"/>
              </w:rPr>
              <w:t>Null</w:t>
            </w:r>
            <w:r>
              <w:rPr>
                <w:sz w:val="18"/>
                <w:szCs w:val="18"/>
              </w:rPr>
              <w:t xml:space="preserve"> </w:t>
            </w:r>
          </w:p>
        </w:tc>
        <w:tc>
          <w:tcPr>
            <w:tcW w:w="810" w:type="dxa"/>
            <w:tcBorders>
              <w:top w:val="nil"/>
              <w:left w:val="nil"/>
              <w:bottom w:val="nil"/>
              <w:right w:val="nil"/>
            </w:tcBorders>
          </w:tcPr>
          <w:p ns2:paraId="150719EE" ns2:textId="089D657D" w:rsidR="008531DB" w:rsidRDefault="008531DB" w:rsidP="008531DB">
            <w:pPr>
              <w:tabs>
                <w:tab w:val="decimal" w:pos="372"/>
                <w:tab w:val="left" w:pos="452"/>
              </w:tabs>
              <w:spacing w:before="15" w:after="15"/>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ns2:paraId="4C7A6E84" ns2:textId="194B1A1E" w:rsidR="008531DB" w:rsidRDefault="008531DB" w:rsidP="008531DB">
            <w:pPr>
              <w:tabs>
                <w:tab w:val="decimal" w:pos="246"/>
                <w:tab w:val="left" w:pos="326"/>
              </w:tabs>
              <w:spacing w:before="15" w:after="15"/>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ns2:paraId="0FEE9A7E" ns2:textId="7135C318" w:rsidR="008531DB" w:rsidRDefault="008531DB" w:rsidP="008531DB">
            <w:pPr>
              <w:tabs>
                <w:tab w:val="decimal" w:pos="372"/>
                <w:tab w:val="left" w:pos="452"/>
              </w:tabs>
              <w:spacing w:before="15" w:after="15"/>
              <w:rPr>
                <w:sz w:val="18"/>
                <w:szCs w:val="18"/>
              </w:rPr>
            </w:pPr>
            <w:r>
              <w:rPr>
                <w:sz w:val="18"/>
                <w:szCs w:val="18"/>
              </w:rPr>
              <w:tab/>
            </w:r>
            <w:r>
              <w:rPr>
                <w:b/>
                <w:bCs/>
                <w:sz w:val="18"/>
                <w:szCs w:val="18"/>
              </w:rPr>
              <w:t>3</w:t>
            </w:r>
            <w:r>
              <w:rPr>
                <w:sz w:val="18"/>
                <w:szCs w:val="18"/>
              </w:rPr>
              <w:t xml:space="preserve"> </w:t>
            </w:r>
          </w:p>
        </w:tc>
        <w:tc>
          <w:tcPr>
            <w:tcW w:w="810" w:type="dxa"/>
            <w:tcBorders>
              <w:top w:val="nil"/>
              <w:left w:val="nil"/>
              <w:bottom w:val="nil"/>
              <w:right w:val="single" w:sz="2" w:space="0" w:color="auto"/>
            </w:tcBorders>
          </w:tcPr>
          <w:p ns2:paraId="4FA993C3" ns2:textId="368A5386" w:rsidR="008531DB" w:rsidRDefault="008531DB" w:rsidP="008531DB">
            <w:pPr>
              <w:tabs>
                <w:tab w:val="decimal" w:pos="246"/>
                <w:tab w:val="left" w:pos="326"/>
              </w:tabs>
              <w:spacing w:before="15" w:after="15"/>
              <w:rPr>
                <w:sz w:val="18"/>
                <w:szCs w:val="18"/>
              </w:rPr>
            </w:pPr>
            <w:r>
              <w:rPr>
                <w:sz w:val="18"/>
                <w:szCs w:val="18"/>
              </w:rPr>
              <w:tab/>
            </w:r>
            <w:r>
              <w:rPr>
                <w:b/>
                <w:bCs/>
                <w:sz w:val="18"/>
                <w:szCs w:val="18"/>
              </w:rPr>
              <w:t>(1.1)</w:t>
            </w:r>
            <w:r>
              <w:rPr>
                <w:sz w:val="18"/>
                <w:szCs w:val="18"/>
              </w:rPr>
              <w:t xml:space="preserve"> </w:t>
            </w:r>
          </w:p>
        </w:tc>
        <w:tc>
          <w:tcPr>
            <w:tcW w:w="810" w:type="dxa"/>
            <w:tcBorders>
              <w:top w:val="nil"/>
              <w:left w:val="nil"/>
              <w:bottom w:val="nil"/>
              <w:right w:val="nil"/>
            </w:tcBorders>
          </w:tcPr>
          <w:p ns2:paraId="37967E53" ns2:textId="73B3136B" w:rsidR="008531DB" w:rsidRDefault="008531DB" w:rsidP="008531DB">
            <w:pPr>
              <w:tabs>
                <w:tab w:val="decimal" w:pos="372"/>
                <w:tab w:val="left" w:pos="452"/>
              </w:tabs>
              <w:spacing w:before="15" w:after="15"/>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ns2:paraId="237911DE" ns2:textId="37FCE49C" w:rsidR="008531DB" w:rsidRDefault="008531DB" w:rsidP="008531DB">
            <w:pPr>
              <w:tabs>
                <w:tab w:val="decimal" w:pos="246"/>
                <w:tab w:val="left" w:pos="326"/>
              </w:tabs>
              <w:spacing w:before="15" w:after="15"/>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ns2:paraId="76AF31B6" ns2:textId="7BDB0E82" w:rsidR="008531DB" w:rsidRDefault="008531DB" w:rsidP="008531DB">
            <w:pPr>
              <w:tabs>
                <w:tab w:val="decimal" w:pos="372"/>
                <w:tab w:val="left" w:pos="452"/>
              </w:tabs>
              <w:spacing w:before="15" w:after="15"/>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ns2:paraId="3A12F892" ns2:textId="1DC88944" w:rsidR="008531DB" w:rsidRDefault="008531DB" w:rsidP="008531DB">
            <w:pPr>
              <w:tabs>
                <w:tab w:val="decimal" w:pos="246"/>
                <w:tab w:val="left" w:pos="326"/>
              </w:tabs>
              <w:spacing w:before="15" w:after="15"/>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ns2:paraId="04D6D0C9" ns2:textId="3146A8E1" w:rsidR="008531DB" w:rsidRDefault="008531DB" w:rsidP="008531DB">
            <w:pPr>
              <w:tabs>
                <w:tab w:val="decimal" w:pos="372"/>
                <w:tab w:val="left" w:pos="452"/>
              </w:tabs>
              <w:spacing w:before="15" w:after="15"/>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ns2:paraId="40145708" ns2:textId="7EC99BE6" w:rsidR="008531DB" w:rsidRDefault="008531DB" w:rsidP="008531DB">
            <w:pPr>
              <w:tabs>
                <w:tab w:val="decimal" w:pos="246"/>
                <w:tab w:val="left" w:pos="326"/>
              </w:tabs>
              <w:spacing w:before="15" w:after="15"/>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ns2:paraId="675BA798" ns2:textId="176EB06E" w:rsidR="008531DB" w:rsidRDefault="008531DB" w:rsidP="008531DB">
            <w:pPr>
              <w:tabs>
                <w:tab w:val="decimal" w:pos="372"/>
                <w:tab w:val="left" w:pos="452"/>
              </w:tabs>
              <w:spacing w:before="15" w:after="15"/>
              <w:rPr>
                <w:sz w:val="18"/>
                <w:szCs w:val="18"/>
              </w:rPr>
            </w:pPr>
            <w:r>
              <w:rPr>
                <w:sz w:val="18"/>
                <w:szCs w:val="18"/>
              </w:rPr>
              <w:tab/>
            </w:r>
            <w:r>
              <w:rPr>
                <w:b/>
                <w:bCs/>
                <w:sz w:val="18"/>
                <w:szCs w:val="18"/>
              </w:rPr>
              <w:t>3</w:t>
            </w:r>
            <w:r>
              <w:rPr>
                <w:sz w:val="18"/>
                <w:szCs w:val="18"/>
              </w:rPr>
              <w:t xml:space="preserve"> </w:t>
            </w:r>
          </w:p>
        </w:tc>
        <w:tc>
          <w:tcPr>
            <w:tcW w:w="810" w:type="dxa"/>
            <w:tcBorders>
              <w:top w:val="nil"/>
              <w:left w:val="nil"/>
              <w:bottom w:val="nil"/>
            </w:tcBorders>
          </w:tcPr>
          <w:p ns2:paraId="42395C51" ns2:textId="0C7338C4" w:rsidR="008531DB" w:rsidRDefault="008531DB" w:rsidP="008531DB">
            <w:pPr>
              <w:tabs>
                <w:tab w:val="decimal" w:pos="246"/>
                <w:tab w:val="left" w:pos="326"/>
              </w:tabs>
              <w:spacing w:before="15" w:after="15"/>
              <w:rPr>
                <w:sz w:val="18"/>
                <w:szCs w:val="18"/>
              </w:rPr>
            </w:pPr>
            <w:r>
              <w:rPr>
                <w:sz w:val="18"/>
                <w:szCs w:val="18"/>
              </w:rPr>
              <w:tab/>
            </w:r>
            <w:r>
              <w:rPr>
                <w:b/>
                <w:bCs/>
                <w:sz w:val="18"/>
                <w:szCs w:val="18"/>
              </w:rPr>
              <w:t>(0.4)</w:t>
            </w:r>
            <w:r>
              <w:rPr>
                <w:sz w:val="18"/>
                <w:szCs w:val="18"/>
              </w:rPr>
              <w:t xml:space="preserve"> </w:t>
            </w:r>
          </w:p>
        </w:tc>
      </w:tr>
      <w:tr w:rsidR="006C61E7" ns2:paraId="1257DB68" ns2:textId="77777777" w:rsidTr="002C5A84">
        <w:tblPrEx>
          <w:tblBorders>
            <w:top w:val="single" w:sz="6" w:space="0" w:color="auto"/>
            <w:bottom w:val="single" w:sz="6" w:space="0" w:color="auto"/>
          </w:tblBorders>
        </w:tblPrEx>
        <w:trPr>
          <w:jc w:val="center"/>
        </w:trPr>
        <w:tc>
          <w:tcPr>
            <w:tcW w:w="3240" w:type="dxa"/>
            <w:tcBorders>
              <w:top w:val="nil"/>
              <w:bottom w:val="single" w:sz="6" w:space="0" w:color="auto"/>
              <w:right w:val="single" w:sz="2" w:space="0" w:color="auto"/>
            </w:tcBorders>
          </w:tcPr>
          <w:p ns2:paraId="37B1814D" ns2:textId="4F630F88" w:rsidR="008531DB" w:rsidRDefault="008531DB" w:rsidP="008531DB">
            <w:pPr>
              <w:spacing w:before="15" w:after="15"/>
              <w:ind w:left="160" w:right="1" w:hanging="160"/>
              <w:rPr>
                <w:sz w:val="18"/>
                <w:szCs w:val="18"/>
              </w:rPr>
            </w:pPr>
            <w:r>
              <w:rPr>
                <w:sz w:val="18"/>
                <w:szCs w:val="18"/>
              </w:rPr>
              <w:t xml:space="preserve">   Null </w:t>
            </w:r>
          </w:p>
        </w:tc>
        <w:tc>
          <w:tcPr>
            <w:tcW w:w="810" w:type="dxa"/>
            <w:tcBorders>
              <w:top w:val="nil"/>
              <w:left w:val="nil"/>
              <w:bottom w:val="single" w:sz="6" w:space="0" w:color="auto"/>
              <w:right w:val="nil"/>
            </w:tcBorders>
          </w:tcPr>
          <w:p ns2:paraId="2FBA3C51" ns2:textId="2657BC7C" w:rsidR="008531DB" w:rsidRDefault="008531DB" w:rsidP="008531DB">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single" w:sz="6" w:space="0" w:color="auto"/>
              <w:right w:val="single" w:sz="2" w:space="0" w:color="auto"/>
            </w:tcBorders>
          </w:tcPr>
          <w:p ns2:paraId="16A8C4FF" ns2:textId="0EE69FFD" w:rsidR="008531DB" w:rsidRDefault="008531DB" w:rsidP="008531DB">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single" w:sz="6" w:space="0" w:color="auto"/>
              <w:right w:val="nil"/>
            </w:tcBorders>
          </w:tcPr>
          <w:p ns2:paraId="639A2EBF" ns2:textId="40947691" w:rsidR="008531DB" w:rsidRDefault="008531DB" w:rsidP="008531DB">
            <w:pPr>
              <w:tabs>
                <w:tab w:val="decimal" w:pos="372"/>
                <w:tab w:val="left" w:pos="452"/>
              </w:tabs>
              <w:spacing w:before="15" w:after="15"/>
              <w:rPr>
                <w:sz w:val="18"/>
                <w:szCs w:val="18"/>
              </w:rPr>
            </w:pPr>
            <w:r>
              <w:rPr>
                <w:sz w:val="18"/>
                <w:szCs w:val="18"/>
              </w:rPr>
              <w:tab/>
              <w:t xml:space="preserve">3 </w:t>
            </w:r>
          </w:p>
        </w:tc>
        <w:tc>
          <w:tcPr>
            <w:tcW w:w="810" w:type="dxa"/>
            <w:tcBorders>
              <w:top w:val="nil"/>
              <w:left w:val="nil"/>
              <w:bottom w:val="single" w:sz="6" w:space="0" w:color="auto"/>
              <w:right w:val="single" w:sz="2" w:space="0" w:color="auto"/>
            </w:tcBorders>
          </w:tcPr>
          <w:p ns2:paraId="2D003380" ns2:textId="1A95615C" w:rsidR="008531DB" w:rsidRDefault="008531DB" w:rsidP="008531DB">
            <w:pPr>
              <w:tabs>
                <w:tab w:val="decimal" w:pos="246"/>
                <w:tab w:val="left" w:pos="326"/>
              </w:tabs>
              <w:spacing w:before="15" w:after="15"/>
              <w:rPr>
                <w:sz w:val="18"/>
                <w:szCs w:val="18"/>
              </w:rPr>
            </w:pPr>
            <w:r>
              <w:rPr>
                <w:sz w:val="18"/>
                <w:szCs w:val="18"/>
              </w:rPr>
              <w:tab/>
              <w:t xml:space="preserve">(1.1) </w:t>
            </w:r>
          </w:p>
        </w:tc>
        <w:tc>
          <w:tcPr>
            <w:tcW w:w="810" w:type="dxa"/>
            <w:tcBorders>
              <w:top w:val="nil"/>
              <w:left w:val="nil"/>
              <w:bottom w:val="single" w:sz="6" w:space="0" w:color="auto"/>
              <w:right w:val="nil"/>
            </w:tcBorders>
          </w:tcPr>
          <w:p ns2:paraId="7BC46E5E" ns2:textId="6FC4C13D" w:rsidR="008531DB" w:rsidRDefault="008531DB" w:rsidP="008531DB">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single" w:sz="6" w:space="0" w:color="auto"/>
              <w:right w:val="single" w:sz="2" w:space="0" w:color="auto"/>
            </w:tcBorders>
          </w:tcPr>
          <w:p ns2:paraId="39CB072E" ns2:textId="6A36318D" w:rsidR="008531DB" w:rsidRDefault="008531DB" w:rsidP="008531DB">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single" w:sz="6" w:space="0" w:color="auto"/>
              <w:right w:val="nil"/>
            </w:tcBorders>
          </w:tcPr>
          <w:p ns2:paraId="3CDF5371" ns2:textId="3C17D9BF" w:rsidR="008531DB" w:rsidRDefault="008531DB" w:rsidP="008531DB">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single" w:sz="6" w:space="0" w:color="auto"/>
              <w:right w:val="single" w:sz="2" w:space="0" w:color="auto"/>
            </w:tcBorders>
          </w:tcPr>
          <w:p ns2:paraId="5E90E6D2" ns2:textId="7A0940F6" w:rsidR="008531DB" w:rsidRDefault="008531DB" w:rsidP="008531DB">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single" w:sz="6" w:space="0" w:color="auto"/>
              <w:right w:val="nil"/>
            </w:tcBorders>
          </w:tcPr>
          <w:p ns2:paraId="77F3FF25" ns2:textId="500E0FA2" w:rsidR="008531DB" w:rsidRDefault="008531DB" w:rsidP="008531DB">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single" w:sz="6" w:space="0" w:color="auto"/>
              <w:right w:val="single" w:sz="2" w:space="0" w:color="auto"/>
            </w:tcBorders>
          </w:tcPr>
          <w:p ns2:paraId="66902E1E" ns2:textId="467A93D7" w:rsidR="008531DB" w:rsidRDefault="008531DB" w:rsidP="008531DB">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single" w:sz="6" w:space="0" w:color="auto"/>
              <w:right w:val="nil"/>
            </w:tcBorders>
          </w:tcPr>
          <w:p ns2:paraId="44462285" ns2:textId="67867EB6" w:rsidR="008531DB" w:rsidRDefault="008531DB" w:rsidP="008531DB">
            <w:pPr>
              <w:tabs>
                <w:tab w:val="decimal" w:pos="372"/>
                <w:tab w:val="left" w:pos="452"/>
              </w:tabs>
              <w:spacing w:before="15" w:after="15"/>
              <w:rPr>
                <w:sz w:val="18"/>
                <w:szCs w:val="18"/>
              </w:rPr>
            </w:pPr>
            <w:r>
              <w:rPr>
                <w:sz w:val="18"/>
                <w:szCs w:val="18"/>
              </w:rPr>
              <w:tab/>
              <w:t xml:space="preserve">3 </w:t>
            </w:r>
          </w:p>
        </w:tc>
        <w:tc>
          <w:tcPr>
            <w:tcW w:w="810" w:type="dxa"/>
            <w:tcBorders>
              <w:top w:val="nil"/>
              <w:left w:val="nil"/>
              <w:bottom w:val="single" w:sz="6" w:space="0" w:color="auto"/>
            </w:tcBorders>
          </w:tcPr>
          <w:p ns2:paraId="51A71830" ns2:textId="2DB803A1" w:rsidR="008531DB" w:rsidRDefault="008531DB" w:rsidP="008531DB">
            <w:pPr>
              <w:tabs>
                <w:tab w:val="decimal" w:pos="246"/>
                <w:tab w:val="left" w:pos="326"/>
              </w:tabs>
              <w:spacing w:before="15" w:after="15"/>
              <w:rPr>
                <w:sz w:val="18"/>
                <w:szCs w:val="18"/>
              </w:rPr>
            </w:pPr>
            <w:r>
              <w:rPr>
                <w:sz w:val="18"/>
                <w:szCs w:val="18"/>
              </w:rPr>
              <w:tab/>
              <w:t xml:space="preserve">(0.4) </w:t>
            </w:r>
          </w:p>
        </w:tc>
      </w:tr>
      <w:tr w:rsidR="008531DB" ns2:paraId="723D39D0" ns2:textId="77777777" w:rsidTr="00441CAF">
        <w:tblPrEx>
          <w:tblBorders>
            <w:top w:val="single" w:sz="6" w:space="0" w:color="auto"/>
            <w:bottom w:val="single" w:sz="6" w:space="0" w:color="auto"/>
          </w:tblBorders>
        </w:tblPrEx>
        <w:trPr>
          <w:jc w:val="center"/>
        </w:trPr>
        <w:tc>
          <w:tcPr>
            <w:tcW w:w="12960" w:type="dxa"/>
            <w:gridSpan w:val="13"/>
            <w:tcBorders>
              <w:top w:val="single" w:sz="6" w:space="0" w:color="auto"/>
              <w:bottom w:val="double" w:sz="4" w:space="0" w:color="auto"/>
            </w:tcBorders>
          </w:tcPr>
          <w:p ns2:paraId="7C32353E" ns2:textId="77777777" w:rsidR="008531DB" w:rsidRDefault="008531DB" w:rsidP="008531DB">
            <w:pPr>
              <w:spacing w:before="30" w:after="30"/>
              <w:ind w:left="160" w:right="1" w:hanging="160"/>
              <w:rPr>
                <w:sz w:val="18"/>
                <w:szCs w:val="18"/>
              </w:rPr>
            </w:pPr>
            <w:r>
              <w:rPr>
                <w:sz w:val="18"/>
                <w:szCs w:val="18"/>
              </w:rPr>
              <w:t>Every participant is counted a single time for each applicable row and column.</w:t>
            </w:r>
          </w:p>
          <w:p ns2:paraId="2D317360" ns2:textId="77777777" w:rsidR="008531DB" w:rsidRDefault="008531DB" w:rsidP="008531DB">
            <w:pPr>
              <w:spacing w:before="30" w:after="30"/>
              <w:ind w:left="160" w:right="1" w:hanging="160"/>
              <w:rPr>
                <w:sz w:val="18"/>
                <w:szCs w:val="18"/>
              </w:rPr>
            </w:pPr>
            <w:r>
              <w:rPr>
                <w:sz w:val="18"/>
                <w:szCs w:val="18"/>
              </w:rPr>
              <w:t xml:space="preserve"> Adverse events occurring within 30 days after last infusion of study drug are included.</w:t>
            </w:r>
          </w:p>
          <w:p ns2:paraId="5D23FA6C" ns2:textId="77777777" w:rsidR="008531DB" w:rsidRDefault="008531DB" w:rsidP="008531DB">
            <w:pPr>
              <w:spacing w:before="30" w:after="30"/>
              <w:ind w:left="160" w:right="1" w:hanging="160"/>
              <w:rPr>
                <w:sz w:val="18"/>
                <w:szCs w:val="18"/>
              </w:rPr>
            </w:pPr>
            <w:r>
              <w:rPr>
                <w:sz w:val="18"/>
                <w:szCs w:val="18"/>
              </w:rPr>
              <w:t xml:space="preserve"> MedDRA preferred terms "Neoplasm progression", "Malignant neoplasm progression" and "Disease progression" not related to the drug are excluded.</w:t>
            </w:r>
          </w:p>
          <w:p ns2:paraId="484AE530" ns2:textId="77777777" w:rsidR="008531DB" w:rsidRDefault="008531DB" w:rsidP="008531DB">
            <w:pPr>
              <w:spacing w:before="30" w:after="30"/>
              <w:ind w:left="160" w:right="1" w:hanging="160"/>
              <w:rPr>
                <w:sz w:val="18"/>
                <w:szCs w:val="18"/>
              </w:rPr>
            </w:pPr>
            <w:r>
              <w:rPr>
                <w:sz w:val="18"/>
                <w:szCs w:val="18"/>
              </w:rPr>
              <w:t xml:space="preserve"> Participants whose first dose date is later than 21Mar2024 are not included.</w:t>
            </w:r>
          </w:p>
          <w:p ns2:paraId="3A41328E" ns2:textId="7C47481D" w:rsidR="008531DB" w:rsidRDefault="008531DB" w:rsidP="008531DB">
            <w:pPr>
              <w:tabs>
                <w:tab w:val="decimal" w:pos="246"/>
                <w:tab w:val="left" w:pos="326"/>
              </w:tabs>
              <w:spacing w:before="15" w:after="15"/>
              <w:rPr>
                <w:sz w:val="18"/>
                <w:szCs w:val="18"/>
              </w:rPr>
            </w:pPr>
            <w:r>
              <w:rPr>
                <w:sz w:val="18"/>
                <w:szCs w:val="18"/>
              </w:rPr>
              <w:t xml:space="preserve"> Database cutoff date: 21MAY2024</w:t>
            </w:r>
          </w:p>
        </w:tc>
      </w:tr>
      <w:tr w:rsidR="008531DB" ns2:paraId="2B0F8F01" ns2:textId="77777777" w:rsidTr="00441CAF">
        <w:tblPrEx>
          <w:tblBorders>
            <w:top w:val="single" w:sz="6" w:space="0" w:color="auto"/>
            <w:bottom w:val="single" w:sz="6" w:space="0" w:color="auto"/>
          </w:tblBorders>
        </w:tblPrEx>
        <w:trPr>
          <w:jc w:val="center"/>
        </w:trPr>
        <w:tc>
          <w:tcPr>
            <w:tcW w:w="12960" w:type="dxa"/>
            <w:gridSpan w:val="13"/>
            <w:tcBorders>
              <w:top w:val="double" w:sz="4" w:space="0" w:color="auto"/>
              <w:left w:val="nil"/>
              <w:bottom w:val="nil"/>
              <w:right w:val="nil"/>
            </w:tcBorders>
          </w:tcPr>
          <w:p ns2:paraId="1E5E848B" ns2:textId="49F42F50" w:rsidR="008531DB" w:rsidRDefault="008531DB" w:rsidP="00E427B1">
            <w:pPr>
              <w:tabs>
                <w:tab w:val="decimal" w:pos="246"/>
                <w:tab w:val="left" w:pos="326"/>
              </w:tabs>
              <w:spacing w:before="15" w:after="15"/>
              <w:rPr>
                <w:sz w:val="18"/>
                <w:szCs w:val="18"/>
              </w:rPr>
            </w:pPr>
            <w:r>
              <w:rPr>
                <w:sz w:val="18"/>
                <w:szCs w:val="18"/>
              </w:rPr>
              <w:t>Source:  [P001MK2870: adam-adsl; adae]</w:t>
            </w:r>
          </w:p>
        </w:tc>
      </w:tr>
      <w:bookmarkEnd w:id="471"/>
    </w:tbl>
    <w:p ns2:paraId="1BDFC836" ns2:textId="77777777" w:rsidR="00145AF2" w:rsidRDefault="00145AF2" w:rsidP="00B6224B">
      <w:pPr>
        <w:pStyle w:val="Paragraph"/>
        <w:sectPr w:rsidR="00145AF2" w:rsidSect="00C0130B">
          <w:pgSz w:w="15840" w:h="12240" w:orient="landscape"/>
          <w:pgMar w:top="1800" w:right="1440" w:bottom="1440" w:left="1440" w:header="720" w:footer="720" w:gutter="0"/>
          <w:cols w:space="720"/>
          <w:docGrid w:linePitch="326"/>
        </w:sectPr>
      </w:pPr>
      <w:ins w:id="12855" w:author="GoldenCorpusHarness" w:date="2026-03-28T21:57:55Z">
        <w:r>
          <w:t>The most frequently reported Grade ≥3 drug-related AEs (incidence ≥5%) by PT in the sac-TMT group were neutrophil count decreased (34.6%), anemia (29.2%), WBC count decreased (27.7%), platelet count decreased (13.1%), stomatitis (10%), and lymphocyte count decreased (7.7%) [Table 82].</w:t>
        </w:r>
      </w:ins>
    </w:p>
    <w:p ns2:paraId="17B843C5" ns2:textId="77777777" w:rsidR="00C0130B" w:rsidRDefault="007243AD" w:rsidP="00EB073E">
      <w:pPr>
        <w:pStyle w:val="Heading3"/>
      </w:pPr>
      <w:del w:id="12856" w:author="GoldenCorpusHarness" w:date="2026-03-28T21:57:55Z">
        <w:r>
          <w:delText>S</w:delText>
        </w:r>
      </w:del>
      <w:ins w:id="12857" w:author="GoldenCorpusHarness" w:date="2026-03-28T21:57:55Z">
        <w:r>
          <w:t>Con</w:t>
        </w:r>
      </w:ins>
      <w:r>
        <w:t>t</w:t>
      </w:r>
      <w:ins w:id="12858" w:author="GoldenCorpusHarness" w:date="2026-03-28T21:57:55Z">
        <w:r>
          <w:t>rol Gro</w:t>
        </w:r>
      </w:ins>
      <w:r>
        <w:t>u</w:t>
      </w:r>
      <w:del w:id="12859" w:author="GoldenCorpusHarness" w:date="2026-03-28T21:57:55Z">
        <w:r>
          <w:delText xml:space="preserve">dy MK-2870-002 (SKB264-Ⅱ-06) </w:delText>
        </w:r>
      </w:del>
      <w:ins w:id="12860" w:author="GoldenCorpusHarness" w:date="2026-03-28T21:57:55Z">
        <w:r>
          <w:t>p</w:t>
        </w:r>
      </w:ins>
    </w:p>
    <w:p ns2:paraId="130C8F4C" ns2:textId="72DC5E5E" w:rsidR="008420B4" w:rsidRDefault="0049194F" w:rsidP="00C94941">
      <w:pPr>
        <w:pStyle w:val="TableTitle"/>
      </w:pPr>
      <w:del w:id="12861" w:author="GoldenCorpusHarness" w:date="2026-03-28T21:57:55Z">
        <w:r>
          <w:delText>Tabl</w:delText>
        </w:r>
      </w:del>
      <w:ins w:id="12862" w:author="GoldenCorpusHarness" w:date="2026-03-28T21:57:55Z">
        <w:r>
          <w:t>In th</w:t>
        </w:r>
      </w:ins>
      <w:r>
        <w:t xml:space="preserve">e </w:t>
      </w:r>
      <w:del w:id="12863" w:author="GoldenCorpusHarness" w:date="2026-03-28T21:57:55Z">
        <w:r>
          <w:delText>5</w:delText>
        </w:r>
      </w:del>
      <w:ins w:id="12864" w:author="GoldenCorpusHarness" w:date="2026-03-28T21:57:55Z">
        <w:r>
          <w:t>control group, 13</w:t>
        </w:r>
      </w:ins>
      <w:r>
        <w:t>0</w:t>
      </w:r>
      <w:del w:id="12865" w:author="GoldenCorpusHarness" w:date="2026-03-28T21:57:55Z">
        <w:r>
          <w:delText>Study</w:delText>
        </w:r>
      </w:del>
      <w:r>
        <w:t xml:space="preserve"> </w:t>
      </w:r>
      <w:del w:id="12866" w:author="GoldenCorpusHarness" w:date="2026-03-28T21:57:55Z">
        <w:r>
          <w:delText>MK-2870-002 (SKB264-Ⅱ-06): P</w:delText>
        </w:r>
      </w:del>
      <w:ins w:id="12867" w:author="GoldenCorpusHarness" w:date="2026-03-28T21:57:55Z">
        <w:r>
          <w:t>p</w:t>
        </w:r>
      </w:ins>
      <w:r>
        <w:t xml:space="preserve">articipants </w:t>
      </w:r>
      <w:del w:id="12868" w:author="GoldenCorpusHarness" w:date="2026-03-28T21:57:55Z">
        <w:r>
          <w:delText>With</w:delText>
        </w:r>
      </w:del>
      <w:ins w:id="12869" w:author="GoldenCorpusHarness" w:date="2026-03-28T21:57:55Z">
        <w:r>
          <w:t>(98.5%)</w:t>
        </w:r>
      </w:ins>
      <w:r>
        <w:t xml:space="preserve"> </w:t>
      </w:r>
      <w:del w:id="12870" w:author="GoldenCorpusHarness" w:date="2026-03-28T21:57:55Z">
        <w:r>
          <w:delText>Adv</w:delText>
        </w:r>
      </w:del>
      <w:ins w:id="12871" w:author="GoldenCorpusHarness" w:date="2026-03-28T21:57:55Z">
        <w:r>
          <w:t>exp</w:t>
        </w:r>
      </w:ins>
      <w:r>
        <w:t>er</w:t>
      </w:r>
      <w:del w:id="12872" w:author="GoldenCorpusHarness" w:date="2026-03-28T21:57:55Z">
        <w:r>
          <w:delText>se Events by Decreas</w:delText>
        </w:r>
      </w:del>
      <w:r>
        <w:t>i</w:t>
      </w:r>
      <w:del w:id="12873" w:author="GoldenCorpusHarness" w:date="2026-03-28T21:57:55Z">
        <w:r>
          <w:delText>ng Incid</w:delText>
        </w:r>
      </w:del>
      <w:r>
        <w:t>ence</w:t>
      </w:r>
      <w:ins w:id="12874" w:author="GoldenCorpusHarness" w:date="2026-03-28T21:57:55Z">
        <w:r>
          <w:t>d</w:t>
        </w:r>
      </w:ins>
      <w:r>
        <w:t xml:space="preserve"> </w:t>
      </w:r>
      <w:del w:id="12875" w:author="GoldenCorpusHarness" w:date="2026-03-28T21:57:55Z">
        <w:r>
          <w:delText>(I</w:delText>
        </w:r>
      </w:del>
      <w:ins w:id="12876" w:author="GoldenCorpusHarness" w:date="2026-03-28T21:57:55Z">
        <w:r>
          <w:t>at least 1 AE, a</w:t>
        </w:r>
      </w:ins>
      <w:r>
        <w:t>n</w:t>
      </w:r>
      <w:del w:id="12877" w:author="GoldenCorpusHarness" w:date="2026-03-28T21:57:55Z">
        <w:r>
          <w:delText>ci</w:delText>
        </w:r>
      </w:del>
      <w:r>
        <w:t>d</w:t>
      </w:r>
      <w:del w:id="12878" w:author="GoldenCorpusHarness" w:date="2026-03-28T21:57:55Z">
        <w:r>
          <w:delText>ence</w:delText>
        </w:r>
      </w:del>
      <w:r>
        <w:t xml:space="preserve"> </w:t>
      </w:r>
      <w:del w:id="12879" w:author="GoldenCorpusHarness" w:date="2026-03-28T21:57:55Z">
        <w:r>
          <w:delText>≥</w:delText>
        </w:r>
      </w:del>
      <w:r>
        <w:t>1</w:t>
      </w:r>
      <w:del w:id="12880" w:author="GoldenCorpusHarness" w:date="2026-03-28T21:57:55Z">
        <w:r>
          <w:delText>0%</w:delText>
        </w:r>
      </w:del>
      <w:ins w:id="12881" w:author="GoldenCorpusHarness" w:date="2026-03-28T21:57:55Z">
        <w:r>
          <w:t>27</w:t>
        </w:r>
      </w:ins>
      <w:r>
        <w:t xml:space="preserve"> </w:t>
      </w:r>
      <w:del w:id="12882" w:author="GoldenCorpusHarness" w:date="2026-03-28T21:57:55Z">
        <w:r>
          <w:delText>in the Total P</w:delText>
        </w:r>
      </w:del>
      <w:ins w:id="12883" w:author="GoldenCorpusHarness" w:date="2026-03-28T21:57:55Z">
        <w:r>
          <w:t>p</w:t>
        </w:r>
      </w:ins>
      <w:r>
        <w:t>articipant</w:t>
      </w:r>
      <w:ins w:id="12884" w:author="GoldenCorpusHarness" w:date="2026-03-28T21:57:55Z">
        <w:r>
          <w:t>s</w:t>
        </w:r>
      </w:ins>
      <w:r>
        <w:t xml:space="preserve"> </w:t>
      </w:r>
      <w:del w:id="12885" w:author="GoldenCorpusHarness" w:date="2026-03-28T21:57:55Z">
        <w:r>
          <w:delText>P</w:delText>
        </w:r>
      </w:del>
      <w:ins w:id="12886" w:author="GoldenCorpusHarness" w:date="2026-03-28T21:57:55Z">
        <w:r>
          <w:t>(96.2%) experienced AEs c</w:t>
        </w:r>
      </w:ins>
      <w:r>
        <w:t>o</w:t>
      </w:r>
      <w:del w:id="12887" w:author="GoldenCorpusHarness" w:date="2026-03-28T21:57:55Z">
        <w:r>
          <w:delText>p</w:delText>
        </w:r>
      </w:del>
      <w:ins w:id="12888" w:author="GoldenCorpusHarness" w:date="2026-03-28T21:57:55Z">
        <w:r>
          <w:t>nsidered dr</w:t>
        </w:r>
      </w:ins>
      <w:r>
        <w:t>u</w:t>
      </w:r>
      <w:ins w:id="12889" w:author="GoldenCorpusHarness" w:date="2026-03-28T21:57:55Z">
        <w:r>
          <w:t>g-re</w:t>
        </w:r>
      </w:ins>
      <w:r>
        <w:t>lat</w:t>
      </w:r>
      <w:ins w:id="12890" w:author="GoldenCorpusHarness" w:date="2026-03-28T21:57:55Z">
        <w:r>
          <w:t xml:space="preserve">ed by the </w:t>
        </w:r>
      </w:ins>
      <w:r>
        <w:t>i</w:t>
      </w:r>
      <w:del w:id="12891" w:author="GoldenCorpusHarness" w:date="2026-03-28T21:57:55Z">
        <w:r>
          <w:delText>o</w:delText>
        </w:r>
      </w:del>
      <w:r>
        <w:t>n</w:t>
      </w:r>
      <w:del w:id="12892" w:author="GoldenCorpusHarness" w:date="2026-03-28T21:57:55Z">
        <w:r>
          <w:delText>) (APaT Popul</w:delText>
        </w:r>
      </w:del>
      <w:ins w:id="12893" w:author="GoldenCorpusHarness" w:date="2026-03-28T21:57:55Z">
        <w:r>
          <w:t>vestig</w:t>
        </w:r>
      </w:ins>
      <w:r>
        <w:t>at</w:t>
      </w:r>
      <w:del w:id="12894" w:author="GoldenCorpusHarness" w:date="2026-03-28T21:57:55Z">
        <w:r>
          <w:delText>i</w:delText>
        </w:r>
      </w:del>
      <w:r>
        <w:t>o</w:t>
      </w:r>
      <w:del w:id="12895" w:author="GoldenCorpusHarness" w:date="2026-03-28T21:57:55Z">
        <w:r>
          <w:delText>n)</w:delText>
        </w:r>
      </w:del>
      <w:ins w:id="12896" w:author="GoldenCorpusHarness" w:date="2026-03-28T21:57:55Z">
        <w:r>
          <w:t>r.</w:t>
        </w:r>
      </w:ins>
    </w:p>
    <w:bookmarkEnd w:id="475"/>
    <w:tbl>
      <w:tblPr>
        <w:tblW w:w="5000" w:type="pct"/>
        <w:jc w:val="center"/>
        <w:tblBorders>
          <w:top w:val="double" w:sz="6" w:space="0" w:color="auto"/>
          <w:left w:val="single" w:sz="6" w:space="0" w:color="auto"/>
          <w:bottom w:val="double" w:sz="6" w:space="0" w:color="auto"/>
          <w:right w:val="single" w:sz="6" w:space="0" w:color="auto"/>
        </w:tblBorders>
        <w:tblCellMar>
          <w:left w:w="72" w:type="dxa"/>
          <w:right w:w="72" w:type="dxa"/>
        </w:tblCellMar>
        <w:tblLook w:val="0000" w:firstRow="0" w:lastRow="0" w:firstColumn="0" w:lastColumn="0" w:noHBand="0" w:noVBand="0"/>
      </w:tblPr>
      <w:tblGrid>
        <w:gridCol w:w="2996"/>
        <w:gridCol w:w="750"/>
        <w:gridCol w:w="749"/>
        <w:gridCol w:w="749"/>
        <w:gridCol w:w="749"/>
        <w:gridCol w:w="749"/>
        <w:gridCol w:w="749"/>
        <w:gridCol w:w="749"/>
        <w:gridCol w:w="744"/>
      </w:tblGrid>
      <w:tr w:rsidR="00C718A3" ns2:paraId="648A5B8E" ns2:textId="77777777" w:rsidTr="006C0C82">
        <w:trPr>
          <w:jc w:val="center"/>
        </w:trPr>
        <w:tc>
          <w:tcPr>
            <w:tcW w:w="1667" w:type="pct"/>
            <w:tcBorders>
              <w:top w:val="double" w:sz="6" w:space="0" w:color="auto"/>
              <w:bottom w:val="nil"/>
              <w:right w:val="single" w:sz="2" w:space="0" w:color="auto"/>
            </w:tcBorders>
          </w:tcPr>
          <w:p ns2:paraId="63E208F6" ns2:textId="77777777" w:rsidR="00C0130B" w:rsidRDefault="00C0130B" w:rsidP="00C90784">
            <w:pPr>
              <w:spacing w:before="15" w:after="15"/>
              <w:rPr>
                <w:sz w:val="18"/>
                <w:szCs w:val="18"/>
              </w:rPr>
            </w:pPr>
          </w:p>
        </w:tc>
        <w:tc>
          <w:tcPr>
            <w:tcW w:w="834" w:type="pct"/>
            <w:gridSpan w:val="2"/>
            <w:tcBorders>
              <w:top w:val="double" w:sz="6" w:space="0" w:color="auto"/>
              <w:left w:val="nil"/>
              <w:bottom w:val="single" w:sz="2" w:space="0" w:color="auto"/>
              <w:right w:val="single" w:sz="2" w:space="0" w:color="auto"/>
            </w:tcBorders>
          </w:tcPr>
          <w:p ns2:paraId="717EA19A" ns2:textId="3F1413C9" w:rsidR="00C0130B" w:rsidRDefault="005F4918" w:rsidP="00C90784">
            <w:pPr>
              <w:spacing w:before="15" w:after="15"/>
              <w:jc w:val="center"/>
              <w:rPr>
                <w:sz w:val="18"/>
                <w:szCs w:val="18"/>
              </w:rPr>
            </w:pPr>
            <w:r w:rsidRPr="005F4918">
              <w:rPr>
                <w:sz w:val="18"/>
                <w:szCs w:val="18"/>
              </w:rPr>
              <w:t>sac-TMT</w:t>
            </w:r>
            <w:r w:rsidR="00C0130B">
              <w:rPr>
                <w:sz w:val="18"/>
                <w:szCs w:val="18"/>
              </w:rPr>
              <w:t xml:space="preserve"> 3 mg/kg + Pembrolizumab 400 mg </w:t>
            </w:r>
          </w:p>
        </w:tc>
        <w:tc>
          <w:tcPr>
            <w:tcW w:w="834" w:type="pct"/>
            <w:gridSpan w:val="2"/>
            <w:tcBorders>
              <w:top w:val="double" w:sz="6" w:space="0" w:color="auto"/>
              <w:left w:val="nil"/>
              <w:bottom w:val="single" w:sz="2" w:space="0" w:color="auto"/>
              <w:right w:val="single" w:sz="2" w:space="0" w:color="auto"/>
            </w:tcBorders>
          </w:tcPr>
          <w:p ns2:paraId="220A81CA" ns2:textId="058850E2" w:rsidR="00C0130B" w:rsidRDefault="005F4918" w:rsidP="00C90784">
            <w:pPr>
              <w:spacing w:before="15" w:after="15"/>
              <w:jc w:val="center"/>
              <w:rPr>
                <w:sz w:val="18"/>
                <w:szCs w:val="18"/>
              </w:rPr>
            </w:pPr>
            <w:r w:rsidRPr="005F4918">
              <w:rPr>
                <w:sz w:val="18"/>
                <w:szCs w:val="18"/>
              </w:rPr>
              <w:t>sac-TMT</w:t>
            </w:r>
            <w:r w:rsidR="00C0130B">
              <w:rPr>
                <w:sz w:val="18"/>
                <w:szCs w:val="18"/>
              </w:rPr>
              <w:t xml:space="preserve"> 4 mg/kg + Pembrolizumab 400 mg </w:t>
            </w:r>
          </w:p>
        </w:tc>
        <w:tc>
          <w:tcPr>
            <w:tcW w:w="834" w:type="pct"/>
            <w:gridSpan w:val="2"/>
            <w:tcBorders>
              <w:top w:val="double" w:sz="6" w:space="0" w:color="auto"/>
              <w:left w:val="nil"/>
              <w:bottom w:val="single" w:sz="2" w:space="0" w:color="auto"/>
              <w:right w:val="single" w:sz="2" w:space="0" w:color="auto"/>
            </w:tcBorders>
          </w:tcPr>
          <w:p ns2:paraId="0821EB24" ns2:textId="38C768CB" w:rsidR="00C0130B" w:rsidRDefault="005F4918" w:rsidP="00C90784">
            <w:pPr>
              <w:spacing w:before="15" w:after="15"/>
              <w:jc w:val="center"/>
              <w:rPr>
                <w:sz w:val="18"/>
                <w:szCs w:val="18"/>
              </w:rPr>
            </w:pPr>
            <w:r w:rsidRPr="005F4918">
              <w:rPr>
                <w:sz w:val="18"/>
                <w:szCs w:val="18"/>
              </w:rPr>
              <w:t>sac-TMT</w:t>
            </w:r>
            <w:r w:rsidR="00C0130B">
              <w:rPr>
                <w:sz w:val="18"/>
                <w:szCs w:val="18"/>
              </w:rPr>
              <w:t xml:space="preserve"> 5 mg/kg + Pembrolizumab 400 mg </w:t>
            </w:r>
          </w:p>
        </w:tc>
        <w:tc>
          <w:tcPr>
            <w:tcW w:w="831" w:type="pct"/>
            <w:gridSpan w:val="2"/>
            <w:tcBorders>
              <w:top w:val="double" w:sz="6" w:space="0" w:color="auto"/>
              <w:left w:val="nil"/>
              <w:bottom w:val="single" w:sz="2" w:space="0" w:color="auto"/>
            </w:tcBorders>
          </w:tcPr>
          <w:p ns2:paraId="184685DE" ns2:textId="77777777" w:rsidR="00C0130B" w:rsidRDefault="00C0130B" w:rsidP="00C90784">
            <w:pPr>
              <w:spacing w:before="15" w:after="15"/>
              <w:jc w:val="center"/>
              <w:rPr>
                <w:sz w:val="18"/>
                <w:szCs w:val="18"/>
              </w:rPr>
            </w:pPr>
            <w:r>
              <w:rPr>
                <w:sz w:val="18"/>
                <w:szCs w:val="18"/>
              </w:rPr>
              <w:t xml:space="preserve">Total </w:t>
            </w:r>
          </w:p>
        </w:tc>
      </w:tr>
      <w:tr w:rsidR="00C718A3" ns2:paraId="531C3079" ns2:textId="77777777" w:rsidTr="006C0C82">
        <w:tblPrEx>
          <w:tblBorders>
            <w:top w:val="single" w:sz="6" w:space="0" w:color="auto"/>
            <w:bottom w:val="single" w:sz="6" w:space="0" w:color="auto"/>
          </w:tblBorders>
        </w:tblPrEx>
        <w:trPr>
          <w:jc w:val="center"/>
        </w:trPr>
        <w:tc>
          <w:tcPr>
            <w:tcW w:w="1667" w:type="pct"/>
            <w:tcBorders>
              <w:top w:val="nil"/>
              <w:bottom w:val="single" w:sz="2" w:space="0" w:color="auto"/>
              <w:right w:val="single" w:sz="2" w:space="0" w:color="auto"/>
            </w:tcBorders>
          </w:tcPr>
          <w:p ns2:paraId="2AE7427C" ns2:textId="77777777" w:rsidR="00C0130B" w:rsidRDefault="00C0130B" w:rsidP="00C90784">
            <w:pPr>
              <w:spacing w:before="15" w:after="15"/>
              <w:rPr>
                <w:sz w:val="18"/>
                <w:szCs w:val="18"/>
              </w:rPr>
            </w:pPr>
          </w:p>
        </w:tc>
        <w:tc>
          <w:tcPr>
            <w:tcW w:w="417" w:type="pct"/>
            <w:tcBorders>
              <w:top w:val="nil"/>
              <w:left w:val="nil"/>
              <w:bottom w:val="single" w:sz="2" w:space="0" w:color="auto"/>
              <w:right w:val="nil"/>
            </w:tcBorders>
          </w:tcPr>
          <w:p ns2:paraId="04EE581B" ns2:textId="77777777" w:rsidR="00C0130B" w:rsidRDefault="00C0130B" w:rsidP="00C90784">
            <w:pPr>
              <w:spacing w:before="15" w:after="15"/>
              <w:jc w:val="center"/>
              <w:rPr>
                <w:sz w:val="18"/>
                <w:szCs w:val="18"/>
              </w:rPr>
            </w:pPr>
            <w:r>
              <w:rPr>
                <w:sz w:val="18"/>
                <w:szCs w:val="18"/>
              </w:rPr>
              <w:t xml:space="preserve">n </w:t>
            </w:r>
          </w:p>
        </w:tc>
        <w:tc>
          <w:tcPr>
            <w:tcW w:w="417" w:type="pct"/>
            <w:tcBorders>
              <w:top w:val="nil"/>
              <w:left w:val="nil"/>
              <w:bottom w:val="single" w:sz="2" w:space="0" w:color="auto"/>
              <w:right w:val="single" w:sz="2" w:space="0" w:color="auto"/>
            </w:tcBorders>
          </w:tcPr>
          <w:p ns2:paraId="46B6BB1B" ns2:textId="77777777" w:rsidR="00C0130B" w:rsidRDefault="00C0130B" w:rsidP="00C90784">
            <w:pPr>
              <w:spacing w:before="15" w:after="15"/>
              <w:jc w:val="center"/>
              <w:rPr>
                <w:sz w:val="18"/>
                <w:szCs w:val="18"/>
              </w:rPr>
            </w:pPr>
            <w:r>
              <w:rPr>
                <w:sz w:val="18"/>
                <w:szCs w:val="18"/>
              </w:rPr>
              <w:t xml:space="preserve">(%) </w:t>
            </w:r>
          </w:p>
        </w:tc>
        <w:tc>
          <w:tcPr>
            <w:tcW w:w="417" w:type="pct"/>
            <w:tcBorders>
              <w:top w:val="nil"/>
              <w:left w:val="nil"/>
              <w:bottom w:val="single" w:sz="2" w:space="0" w:color="auto"/>
              <w:right w:val="nil"/>
            </w:tcBorders>
          </w:tcPr>
          <w:p ns2:paraId="6B34D698" ns2:textId="77777777" w:rsidR="00C0130B" w:rsidRDefault="00C0130B" w:rsidP="00C90784">
            <w:pPr>
              <w:spacing w:before="15" w:after="15"/>
              <w:jc w:val="center"/>
              <w:rPr>
                <w:sz w:val="18"/>
                <w:szCs w:val="18"/>
              </w:rPr>
            </w:pPr>
            <w:r>
              <w:rPr>
                <w:sz w:val="18"/>
                <w:szCs w:val="18"/>
              </w:rPr>
              <w:t xml:space="preserve">n </w:t>
            </w:r>
          </w:p>
        </w:tc>
        <w:tc>
          <w:tcPr>
            <w:tcW w:w="417" w:type="pct"/>
            <w:tcBorders>
              <w:top w:val="nil"/>
              <w:left w:val="nil"/>
              <w:bottom w:val="single" w:sz="2" w:space="0" w:color="auto"/>
              <w:right w:val="single" w:sz="2" w:space="0" w:color="auto"/>
            </w:tcBorders>
          </w:tcPr>
          <w:p ns2:paraId="6519729D" ns2:textId="77777777" w:rsidR="00C0130B" w:rsidRDefault="00C0130B" w:rsidP="00C90784">
            <w:pPr>
              <w:spacing w:before="15" w:after="15"/>
              <w:jc w:val="center"/>
              <w:rPr>
                <w:sz w:val="18"/>
                <w:szCs w:val="18"/>
              </w:rPr>
            </w:pPr>
            <w:r>
              <w:rPr>
                <w:sz w:val="18"/>
                <w:szCs w:val="18"/>
              </w:rPr>
              <w:t xml:space="preserve">(%) </w:t>
            </w:r>
          </w:p>
        </w:tc>
        <w:tc>
          <w:tcPr>
            <w:tcW w:w="417" w:type="pct"/>
            <w:tcBorders>
              <w:top w:val="nil"/>
              <w:left w:val="nil"/>
              <w:bottom w:val="single" w:sz="2" w:space="0" w:color="auto"/>
              <w:right w:val="nil"/>
            </w:tcBorders>
          </w:tcPr>
          <w:p ns2:paraId="1C4ED25F" ns2:textId="77777777" w:rsidR="00C0130B" w:rsidRDefault="00C0130B" w:rsidP="00C90784">
            <w:pPr>
              <w:spacing w:before="15" w:after="15"/>
              <w:jc w:val="center"/>
              <w:rPr>
                <w:sz w:val="18"/>
                <w:szCs w:val="18"/>
              </w:rPr>
            </w:pPr>
            <w:r>
              <w:rPr>
                <w:sz w:val="18"/>
                <w:szCs w:val="18"/>
              </w:rPr>
              <w:t xml:space="preserve">n </w:t>
            </w:r>
          </w:p>
        </w:tc>
        <w:tc>
          <w:tcPr>
            <w:tcW w:w="417" w:type="pct"/>
            <w:tcBorders>
              <w:top w:val="nil"/>
              <w:left w:val="nil"/>
              <w:bottom w:val="single" w:sz="2" w:space="0" w:color="auto"/>
              <w:right w:val="single" w:sz="2" w:space="0" w:color="auto"/>
            </w:tcBorders>
          </w:tcPr>
          <w:p ns2:paraId="16E9381E" ns2:textId="77777777" w:rsidR="00C0130B" w:rsidRDefault="00C0130B" w:rsidP="00C90784">
            <w:pPr>
              <w:spacing w:before="15" w:after="15"/>
              <w:jc w:val="center"/>
              <w:rPr>
                <w:sz w:val="18"/>
                <w:szCs w:val="18"/>
              </w:rPr>
            </w:pPr>
            <w:r>
              <w:rPr>
                <w:sz w:val="18"/>
                <w:szCs w:val="18"/>
              </w:rPr>
              <w:t xml:space="preserve">(%) </w:t>
            </w:r>
          </w:p>
        </w:tc>
        <w:tc>
          <w:tcPr>
            <w:tcW w:w="417" w:type="pct"/>
            <w:tcBorders>
              <w:top w:val="nil"/>
              <w:left w:val="nil"/>
              <w:bottom w:val="single" w:sz="2" w:space="0" w:color="auto"/>
              <w:right w:val="nil"/>
            </w:tcBorders>
          </w:tcPr>
          <w:p ns2:paraId="0C1A93D2" ns2:textId="77777777" w:rsidR="00C0130B" w:rsidRDefault="00C0130B" w:rsidP="00C90784">
            <w:pPr>
              <w:spacing w:before="15" w:after="15"/>
              <w:jc w:val="center"/>
              <w:rPr>
                <w:sz w:val="18"/>
                <w:szCs w:val="18"/>
              </w:rPr>
            </w:pPr>
            <w:r>
              <w:rPr>
                <w:sz w:val="18"/>
                <w:szCs w:val="18"/>
              </w:rPr>
              <w:t xml:space="preserve">n </w:t>
            </w:r>
          </w:p>
        </w:tc>
        <w:tc>
          <w:tcPr>
            <w:tcW w:w="414" w:type="pct"/>
            <w:tcBorders>
              <w:top w:val="nil"/>
              <w:left w:val="nil"/>
              <w:bottom w:val="single" w:sz="2" w:space="0" w:color="auto"/>
            </w:tcBorders>
          </w:tcPr>
          <w:p ns2:paraId="72A58640" ns2:textId="77777777" w:rsidR="00C0130B" w:rsidRDefault="00C0130B" w:rsidP="00C90784">
            <w:pPr>
              <w:spacing w:before="15" w:after="15"/>
              <w:jc w:val="center"/>
              <w:rPr>
                <w:sz w:val="18"/>
                <w:szCs w:val="18"/>
              </w:rPr>
            </w:pPr>
            <w:r>
              <w:rPr>
                <w:sz w:val="18"/>
                <w:szCs w:val="18"/>
              </w:rPr>
              <w:t xml:space="preserve">(%) </w:t>
            </w:r>
          </w:p>
        </w:tc>
      </w:tr>
      <w:tr w:rsidR="00C718A3" ns2:paraId="4A3BC073" ns2:textId="77777777" w:rsidTr="006C0C82">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7B7C6918" ns2:textId="77777777" w:rsidR="00C0130B" w:rsidRDefault="00C0130B" w:rsidP="00C90784">
            <w:pPr>
              <w:spacing w:before="15" w:after="15"/>
              <w:ind w:left="160" w:right="1" w:hanging="160"/>
              <w:rPr>
                <w:sz w:val="18"/>
                <w:szCs w:val="18"/>
              </w:rPr>
            </w:pPr>
            <w:r>
              <w:rPr>
                <w:sz w:val="18"/>
                <w:szCs w:val="18"/>
              </w:rPr>
              <w:t xml:space="preserve"> Participants in population </w:t>
            </w:r>
          </w:p>
        </w:tc>
        <w:tc>
          <w:tcPr>
            <w:tcW w:w="417" w:type="pct"/>
            <w:tcBorders>
              <w:top w:val="nil"/>
              <w:left w:val="nil"/>
              <w:bottom w:val="nil"/>
              <w:right w:val="nil"/>
            </w:tcBorders>
          </w:tcPr>
          <w:p ns2:paraId="6ED8C76F" ns2:textId="77777777" w:rsidR="00C0130B" w:rsidRDefault="00C0130B" w:rsidP="00C90784">
            <w:pPr>
              <w:tabs>
                <w:tab w:val="decimal" w:pos="319"/>
                <w:tab w:val="left" w:pos="399"/>
              </w:tabs>
              <w:spacing w:before="15" w:after="15"/>
              <w:rPr>
                <w:sz w:val="18"/>
                <w:szCs w:val="18"/>
              </w:rPr>
            </w:pPr>
            <w:r>
              <w:rPr>
                <w:sz w:val="18"/>
                <w:szCs w:val="18"/>
              </w:rPr>
              <w:tab/>
              <w:t xml:space="preserve">3 </w:t>
            </w:r>
          </w:p>
        </w:tc>
        <w:tc>
          <w:tcPr>
            <w:tcW w:w="417" w:type="pct"/>
            <w:tcBorders>
              <w:top w:val="nil"/>
              <w:left w:val="nil"/>
              <w:bottom w:val="nil"/>
              <w:right w:val="single" w:sz="2" w:space="0" w:color="auto"/>
            </w:tcBorders>
          </w:tcPr>
          <w:p ns2:paraId="0D67E823" ns2:textId="77777777" w:rsidR="00C0130B" w:rsidRDefault="00C0130B" w:rsidP="00C90784">
            <w:pPr>
              <w:tabs>
                <w:tab w:val="decimal" w:pos="207"/>
                <w:tab w:val="left" w:pos="287"/>
              </w:tabs>
              <w:spacing w:before="15" w:after="15"/>
              <w:rPr>
                <w:sz w:val="18"/>
                <w:szCs w:val="18"/>
              </w:rPr>
            </w:pPr>
            <w:r>
              <w:rPr>
                <w:sz w:val="18"/>
                <w:szCs w:val="18"/>
              </w:rPr>
              <w:tab/>
            </w:r>
          </w:p>
        </w:tc>
        <w:tc>
          <w:tcPr>
            <w:tcW w:w="417" w:type="pct"/>
            <w:tcBorders>
              <w:top w:val="nil"/>
              <w:left w:val="nil"/>
              <w:bottom w:val="nil"/>
              <w:right w:val="nil"/>
            </w:tcBorders>
          </w:tcPr>
          <w:p ns2:paraId="66412F19" ns2:textId="77777777" w:rsidR="00C0130B" w:rsidRDefault="00C0130B" w:rsidP="00C90784">
            <w:pPr>
              <w:tabs>
                <w:tab w:val="decimal" w:pos="319"/>
                <w:tab w:val="left" w:pos="399"/>
              </w:tabs>
              <w:spacing w:before="15" w:after="15"/>
              <w:rPr>
                <w:sz w:val="18"/>
                <w:szCs w:val="18"/>
              </w:rPr>
            </w:pPr>
            <w:r>
              <w:rPr>
                <w:sz w:val="18"/>
                <w:szCs w:val="18"/>
              </w:rPr>
              <w:tab/>
              <w:t xml:space="preserve">70 </w:t>
            </w:r>
          </w:p>
        </w:tc>
        <w:tc>
          <w:tcPr>
            <w:tcW w:w="417" w:type="pct"/>
            <w:tcBorders>
              <w:top w:val="nil"/>
              <w:left w:val="nil"/>
              <w:bottom w:val="nil"/>
              <w:right w:val="single" w:sz="2" w:space="0" w:color="auto"/>
            </w:tcBorders>
          </w:tcPr>
          <w:p ns2:paraId="6DB8CE9C" ns2:textId="77777777" w:rsidR="00C0130B" w:rsidRDefault="00C0130B" w:rsidP="00C90784">
            <w:pPr>
              <w:tabs>
                <w:tab w:val="decimal" w:pos="207"/>
                <w:tab w:val="left" w:pos="287"/>
              </w:tabs>
              <w:spacing w:before="15" w:after="15"/>
              <w:rPr>
                <w:sz w:val="18"/>
                <w:szCs w:val="18"/>
              </w:rPr>
            </w:pPr>
            <w:r>
              <w:rPr>
                <w:sz w:val="18"/>
                <w:szCs w:val="18"/>
              </w:rPr>
              <w:tab/>
            </w:r>
          </w:p>
        </w:tc>
        <w:tc>
          <w:tcPr>
            <w:tcW w:w="417" w:type="pct"/>
            <w:tcBorders>
              <w:top w:val="nil"/>
              <w:left w:val="nil"/>
              <w:bottom w:val="nil"/>
              <w:right w:val="nil"/>
            </w:tcBorders>
          </w:tcPr>
          <w:p ns2:paraId="65DB3287" ns2:textId="77777777" w:rsidR="00C0130B" w:rsidRDefault="00C0130B" w:rsidP="00C90784">
            <w:pPr>
              <w:tabs>
                <w:tab w:val="decimal" w:pos="319"/>
                <w:tab w:val="left" w:pos="399"/>
              </w:tabs>
              <w:spacing w:before="15" w:after="15"/>
              <w:rPr>
                <w:sz w:val="18"/>
                <w:szCs w:val="18"/>
              </w:rPr>
            </w:pPr>
            <w:r>
              <w:rPr>
                <w:sz w:val="18"/>
                <w:szCs w:val="18"/>
              </w:rPr>
              <w:tab/>
              <w:t xml:space="preserve">98 </w:t>
            </w:r>
          </w:p>
        </w:tc>
        <w:tc>
          <w:tcPr>
            <w:tcW w:w="417" w:type="pct"/>
            <w:tcBorders>
              <w:top w:val="nil"/>
              <w:left w:val="nil"/>
              <w:bottom w:val="nil"/>
              <w:right w:val="single" w:sz="2" w:space="0" w:color="auto"/>
            </w:tcBorders>
          </w:tcPr>
          <w:p ns2:paraId="252E48A0" ns2:textId="77777777" w:rsidR="00C0130B" w:rsidRDefault="00C0130B" w:rsidP="00C90784">
            <w:pPr>
              <w:tabs>
                <w:tab w:val="decimal" w:pos="207"/>
                <w:tab w:val="left" w:pos="287"/>
              </w:tabs>
              <w:spacing w:before="15" w:after="15"/>
              <w:rPr>
                <w:sz w:val="18"/>
                <w:szCs w:val="18"/>
              </w:rPr>
            </w:pPr>
            <w:r>
              <w:rPr>
                <w:sz w:val="18"/>
                <w:szCs w:val="18"/>
              </w:rPr>
              <w:tab/>
            </w:r>
          </w:p>
        </w:tc>
        <w:tc>
          <w:tcPr>
            <w:tcW w:w="417" w:type="pct"/>
            <w:tcBorders>
              <w:top w:val="nil"/>
              <w:left w:val="nil"/>
              <w:bottom w:val="nil"/>
              <w:right w:val="nil"/>
            </w:tcBorders>
          </w:tcPr>
          <w:p ns2:paraId="7BA4E4F5" ns2:textId="77777777" w:rsidR="00C0130B" w:rsidRDefault="00C0130B" w:rsidP="00C90784">
            <w:pPr>
              <w:tabs>
                <w:tab w:val="decimal" w:pos="319"/>
                <w:tab w:val="left" w:pos="399"/>
              </w:tabs>
              <w:spacing w:before="15" w:after="15"/>
              <w:rPr>
                <w:sz w:val="18"/>
                <w:szCs w:val="18"/>
              </w:rPr>
            </w:pPr>
            <w:r>
              <w:rPr>
                <w:sz w:val="18"/>
                <w:szCs w:val="18"/>
              </w:rPr>
              <w:tab/>
              <w:t xml:space="preserve">171 </w:t>
            </w:r>
          </w:p>
        </w:tc>
        <w:tc>
          <w:tcPr>
            <w:tcW w:w="414" w:type="pct"/>
            <w:tcBorders>
              <w:top w:val="nil"/>
              <w:left w:val="nil"/>
              <w:bottom w:val="nil"/>
            </w:tcBorders>
          </w:tcPr>
          <w:p ns2:paraId="7FF08C1A" ns2:textId="77777777" w:rsidR="00C0130B" w:rsidRDefault="00C0130B" w:rsidP="00C90784">
            <w:pPr>
              <w:tabs>
                <w:tab w:val="decimal" w:pos="207"/>
                <w:tab w:val="left" w:pos="287"/>
              </w:tabs>
              <w:spacing w:before="15" w:after="15"/>
              <w:rPr>
                <w:sz w:val="18"/>
                <w:szCs w:val="18"/>
              </w:rPr>
            </w:pPr>
            <w:r>
              <w:rPr>
                <w:sz w:val="18"/>
                <w:szCs w:val="18"/>
              </w:rPr>
              <w:tab/>
            </w:r>
          </w:p>
        </w:tc>
      </w:tr>
      <w:tr w:rsidR="00C718A3" ns2:paraId="79ECB783" ns2:textId="77777777" w:rsidTr="006C0C82">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7152D11E" ns2:textId="77777777" w:rsidR="00C0130B" w:rsidRDefault="00C0130B" w:rsidP="00C90784">
            <w:pPr>
              <w:spacing w:before="15" w:after="15"/>
              <w:ind w:left="160" w:right="1" w:hanging="160"/>
              <w:rPr>
                <w:sz w:val="18"/>
                <w:szCs w:val="18"/>
              </w:rPr>
            </w:pPr>
            <w:r>
              <w:rPr>
                <w:sz w:val="18"/>
                <w:szCs w:val="18"/>
              </w:rPr>
              <w:t xml:space="preserve">   with one or more adverse events </w:t>
            </w:r>
          </w:p>
        </w:tc>
        <w:tc>
          <w:tcPr>
            <w:tcW w:w="417" w:type="pct"/>
            <w:tcBorders>
              <w:top w:val="nil"/>
              <w:left w:val="nil"/>
              <w:bottom w:val="nil"/>
              <w:right w:val="nil"/>
            </w:tcBorders>
          </w:tcPr>
          <w:p ns2:paraId="112D67D5" ns2:textId="77777777" w:rsidR="00C0130B" w:rsidRDefault="00C0130B" w:rsidP="00C90784">
            <w:pPr>
              <w:tabs>
                <w:tab w:val="decimal" w:pos="319"/>
                <w:tab w:val="left" w:pos="399"/>
              </w:tabs>
              <w:spacing w:before="15" w:after="15"/>
              <w:rPr>
                <w:sz w:val="18"/>
                <w:szCs w:val="18"/>
              </w:rPr>
            </w:pPr>
            <w:r>
              <w:rPr>
                <w:sz w:val="18"/>
                <w:szCs w:val="18"/>
              </w:rPr>
              <w:tab/>
              <w:t xml:space="preserve">3 </w:t>
            </w:r>
          </w:p>
        </w:tc>
        <w:tc>
          <w:tcPr>
            <w:tcW w:w="417" w:type="pct"/>
            <w:tcBorders>
              <w:top w:val="nil"/>
              <w:left w:val="nil"/>
              <w:bottom w:val="nil"/>
              <w:right w:val="single" w:sz="2" w:space="0" w:color="auto"/>
            </w:tcBorders>
          </w:tcPr>
          <w:p ns2:paraId="15F51AA4" ns2:textId="77777777" w:rsidR="00C0130B" w:rsidRDefault="00C0130B" w:rsidP="00C90784">
            <w:pPr>
              <w:tabs>
                <w:tab w:val="decimal" w:pos="207"/>
                <w:tab w:val="left" w:pos="287"/>
              </w:tabs>
              <w:spacing w:before="15" w:after="15"/>
              <w:rPr>
                <w:sz w:val="18"/>
                <w:szCs w:val="18"/>
              </w:rPr>
            </w:pPr>
            <w:r>
              <w:rPr>
                <w:sz w:val="18"/>
                <w:szCs w:val="18"/>
              </w:rPr>
              <w:tab/>
              <w:t xml:space="preserve">(100.0) </w:t>
            </w:r>
          </w:p>
        </w:tc>
        <w:tc>
          <w:tcPr>
            <w:tcW w:w="417" w:type="pct"/>
            <w:tcBorders>
              <w:top w:val="nil"/>
              <w:left w:val="nil"/>
              <w:bottom w:val="nil"/>
              <w:right w:val="nil"/>
            </w:tcBorders>
          </w:tcPr>
          <w:p ns2:paraId="770BCB42" ns2:textId="77777777" w:rsidR="00C0130B" w:rsidRDefault="00C0130B" w:rsidP="00C90784">
            <w:pPr>
              <w:tabs>
                <w:tab w:val="decimal" w:pos="319"/>
                <w:tab w:val="left" w:pos="399"/>
              </w:tabs>
              <w:spacing w:before="15" w:after="15"/>
              <w:rPr>
                <w:sz w:val="18"/>
                <w:szCs w:val="18"/>
              </w:rPr>
            </w:pPr>
            <w:r>
              <w:rPr>
                <w:sz w:val="18"/>
                <w:szCs w:val="18"/>
              </w:rPr>
              <w:tab/>
              <w:t xml:space="preserve">66 </w:t>
            </w:r>
          </w:p>
        </w:tc>
        <w:tc>
          <w:tcPr>
            <w:tcW w:w="417" w:type="pct"/>
            <w:tcBorders>
              <w:top w:val="nil"/>
              <w:left w:val="nil"/>
              <w:bottom w:val="nil"/>
              <w:right w:val="single" w:sz="2" w:space="0" w:color="auto"/>
            </w:tcBorders>
          </w:tcPr>
          <w:p ns2:paraId="1A81A056" ns2:textId="77777777" w:rsidR="00C0130B" w:rsidRDefault="00C0130B" w:rsidP="00C90784">
            <w:pPr>
              <w:tabs>
                <w:tab w:val="decimal" w:pos="207"/>
                <w:tab w:val="left" w:pos="287"/>
              </w:tabs>
              <w:spacing w:before="15" w:after="15"/>
              <w:rPr>
                <w:sz w:val="18"/>
                <w:szCs w:val="18"/>
              </w:rPr>
            </w:pPr>
            <w:r>
              <w:rPr>
                <w:sz w:val="18"/>
                <w:szCs w:val="18"/>
              </w:rPr>
              <w:tab/>
              <w:t xml:space="preserve">(94.3) </w:t>
            </w:r>
          </w:p>
        </w:tc>
        <w:tc>
          <w:tcPr>
            <w:tcW w:w="417" w:type="pct"/>
            <w:tcBorders>
              <w:top w:val="nil"/>
              <w:left w:val="nil"/>
              <w:bottom w:val="nil"/>
              <w:right w:val="nil"/>
            </w:tcBorders>
          </w:tcPr>
          <w:p ns2:paraId="79F0B25E" ns2:textId="77777777" w:rsidR="00C0130B" w:rsidRDefault="00C0130B" w:rsidP="00C90784">
            <w:pPr>
              <w:tabs>
                <w:tab w:val="decimal" w:pos="319"/>
                <w:tab w:val="left" w:pos="399"/>
              </w:tabs>
              <w:spacing w:before="15" w:after="15"/>
              <w:rPr>
                <w:sz w:val="18"/>
                <w:szCs w:val="18"/>
              </w:rPr>
            </w:pPr>
            <w:r>
              <w:rPr>
                <w:sz w:val="18"/>
                <w:szCs w:val="18"/>
              </w:rPr>
              <w:tab/>
              <w:t xml:space="preserve">98 </w:t>
            </w:r>
          </w:p>
        </w:tc>
        <w:tc>
          <w:tcPr>
            <w:tcW w:w="417" w:type="pct"/>
            <w:tcBorders>
              <w:top w:val="nil"/>
              <w:left w:val="nil"/>
              <w:bottom w:val="nil"/>
              <w:right w:val="single" w:sz="2" w:space="0" w:color="auto"/>
            </w:tcBorders>
          </w:tcPr>
          <w:p ns2:paraId="21F7CA05" ns2:textId="77777777" w:rsidR="00C0130B" w:rsidRDefault="00C0130B" w:rsidP="00C90784">
            <w:pPr>
              <w:tabs>
                <w:tab w:val="decimal" w:pos="207"/>
                <w:tab w:val="left" w:pos="287"/>
              </w:tabs>
              <w:spacing w:before="15" w:after="15"/>
              <w:rPr>
                <w:sz w:val="18"/>
                <w:szCs w:val="18"/>
              </w:rPr>
            </w:pPr>
            <w:r>
              <w:rPr>
                <w:sz w:val="18"/>
                <w:szCs w:val="18"/>
              </w:rPr>
              <w:tab/>
              <w:t xml:space="preserve">(100.0) </w:t>
            </w:r>
          </w:p>
        </w:tc>
        <w:tc>
          <w:tcPr>
            <w:tcW w:w="417" w:type="pct"/>
            <w:tcBorders>
              <w:top w:val="nil"/>
              <w:left w:val="nil"/>
              <w:bottom w:val="nil"/>
              <w:right w:val="nil"/>
            </w:tcBorders>
          </w:tcPr>
          <w:p ns2:paraId="3A0DDDAF" ns2:textId="77777777" w:rsidR="00C0130B" w:rsidRDefault="00C0130B" w:rsidP="00C90784">
            <w:pPr>
              <w:tabs>
                <w:tab w:val="decimal" w:pos="319"/>
                <w:tab w:val="left" w:pos="399"/>
              </w:tabs>
              <w:spacing w:before="15" w:after="15"/>
              <w:rPr>
                <w:sz w:val="18"/>
                <w:szCs w:val="18"/>
              </w:rPr>
            </w:pPr>
            <w:r>
              <w:rPr>
                <w:sz w:val="18"/>
                <w:szCs w:val="18"/>
              </w:rPr>
              <w:tab/>
              <w:t xml:space="preserve">167 </w:t>
            </w:r>
          </w:p>
        </w:tc>
        <w:tc>
          <w:tcPr>
            <w:tcW w:w="414" w:type="pct"/>
            <w:tcBorders>
              <w:top w:val="nil"/>
              <w:left w:val="nil"/>
              <w:bottom w:val="nil"/>
            </w:tcBorders>
          </w:tcPr>
          <w:p ns2:paraId="40FE616F" ns2:textId="77777777" w:rsidR="00C0130B" w:rsidRDefault="00C0130B" w:rsidP="00C90784">
            <w:pPr>
              <w:tabs>
                <w:tab w:val="decimal" w:pos="207"/>
                <w:tab w:val="left" w:pos="287"/>
              </w:tabs>
              <w:spacing w:before="15" w:after="15"/>
              <w:rPr>
                <w:sz w:val="18"/>
                <w:szCs w:val="18"/>
              </w:rPr>
            </w:pPr>
            <w:r>
              <w:rPr>
                <w:sz w:val="18"/>
                <w:szCs w:val="18"/>
              </w:rPr>
              <w:tab/>
              <w:t xml:space="preserve">(97.7) </w:t>
            </w:r>
          </w:p>
        </w:tc>
      </w:tr>
      <w:tr w:rsidR="00C718A3" ns2:paraId="77E4F03F" ns2:textId="77777777" w:rsidTr="006C0C82">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7316A94A" ns2:textId="77777777" w:rsidR="00C0130B" w:rsidRDefault="00C0130B" w:rsidP="00C90784">
            <w:pPr>
              <w:spacing w:before="15" w:after="15"/>
              <w:ind w:left="160" w:right="1" w:hanging="160"/>
              <w:rPr>
                <w:sz w:val="18"/>
                <w:szCs w:val="18"/>
              </w:rPr>
            </w:pPr>
            <w:r>
              <w:rPr>
                <w:sz w:val="18"/>
                <w:szCs w:val="18"/>
              </w:rPr>
              <w:t xml:space="preserve">   Anaemia </w:t>
            </w:r>
          </w:p>
        </w:tc>
        <w:tc>
          <w:tcPr>
            <w:tcW w:w="417" w:type="pct"/>
            <w:tcBorders>
              <w:top w:val="nil"/>
              <w:left w:val="nil"/>
              <w:bottom w:val="nil"/>
              <w:right w:val="nil"/>
            </w:tcBorders>
          </w:tcPr>
          <w:p ns2:paraId="47696635" ns2:textId="77777777" w:rsidR="00C0130B" w:rsidRDefault="00C0130B" w:rsidP="00C90784">
            <w:pPr>
              <w:tabs>
                <w:tab w:val="decimal" w:pos="319"/>
                <w:tab w:val="left" w:pos="399"/>
              </w:tabs>
              <w:spacing w:before="15" w:after="15"/>
              <w:rPr>
                <w:sz w:val="18"/>
                <w:szCs w:val="18"/>
              </w:rPr>
            </w:pPr>
            <w:r>
              <w:rPr>
                <w:sz w:val="18"/>
                <w:szCs w:val="18"/>
              </w:rPr>
              <w:tab/>
              <w:t xml:space="preserve">3 </w:t>
            </w:r>
          </w:p>
        </w:tc>
        <w:tc>
          <w:tcPr>
            <w:tcW w:w="417" w:type="pct"/>
            <w:tcBorders>
              <w:top w:val="nil"/>
              <w:left w:val="nil"/>
              <w:bottom w:val="nil"/>
              <w:right w:val="single" w:sz="2" w:space="0" w:color="auto"/>
            </w:tcBorders>
          </w:tcPr>
          <w:p ns2:paraId="3182CF81" ns2:textId="77777777" w:rsidR="00C0130B" w:rsidRDefault="00C0130B" w:rsidP="00C90784">
            <w:pPr>
              <w:tabs>
                <w:tab w:val="decimal" w:pos="207"/>
                <w:tab w:val="left" w:pos="287"/>
              </w:tabs>
              <w:spacing w:before="15" w:after="15"/>
              <w:rPr>
                <w:sz w:val="18"/>
                <w:szCs w:val="18"/>
              </w:rPr>
            </w:pPr>
            <w:r>
              <w:rPr>
                <w:sz w:val="18"/>
                <w:szCs w:val="18"/>
              </w:rPr>
              <w:tab/>
              <w:t xml:space="preserve">(100.0) </w:t>
            </w:r>
          </w:p>
        </w:tc>
        <w:tc>
          <w:tcPr>
            <w:tcW w:w="417" w:type="pct"/>
            <w:tcBorders>
              <w:top w:val="nil"/>
              <w:left w:val="nil"/>
              <w:bottom w:val="nil"/>
              <w:right w:val="nil"/>
            </w:tcBorders>
          </w:tcPr>
          <w:p ns2:paraId="025F4FF3" ns2:textId="77777777" w:rsidR="00C0130B" w:rsidRDefault="00C0130B" w:rsidP="00C90784">
            <w:pPr>
              <w:tabs>
                <w:tab w:val="decimal" w:pos="319"/>
                <w:tab w:val="left" w:pos="399"/>
              </w:tabs>
              <w:spacing w:before="15" w:after="15"/>
              <w:rPr>
                <w:sz w:val="18"/>
                <w:szCs w:val="18"/>
              </w:rPr>
            </w:pPr>
            <w:r>
              <w:rPr>
                <w:sz w:val="18"/>
                <w:szCs w:val="18"/>
              </w:rPr>
              <w:tab/>
              <w:t xml:space="preserve">43 </w:t>
            </w:r>
          </w:p>
        </w:tc>
        <w:tc>
          <w:tcPr>
            <w:tcW w:w="417" w:type="pct"/>
            <w:tcBorders>
              <w:top w:val="nil"/>
              <w:left w:val="nil"/>
              <w:bottom w:val="nil"/>
              <w:right w:val="single" w:sz="2" w:space="0" w:color="auto"/>
            </w:tcBorders>
          </w:tcPr>
          <w:p ns2:paraId="1D8AC6B7" ns2:textId="77777777" w:rsidR="00C0130B" w:rsidRDefault="00C0130B" w:rsidP="00C90784">
            <w:pPr>
              <w:tabs>
                <w:tab w:val="decimal" w:pos="207"/>
                <w:tab w:val="left" w:pos="287"/>
              </w:tabs>
              <w:spacing w:before="15" w:after="15"/>
              <w:rPr>
                <w:sz w:val="18"/>
                <w:szCs w:val="18"/>
              </w:rPr>
            </w:pPr>
            <w:r>
              <w:rPr>
                <w:sz w:val="18"/>
                <w:szCs w:val="18"/>
              </w:rPr>
              <w:tab/>
              <w:t xml:space="preserve">(61.4) </w:t>
            </w:r>
          </w:p>
        </w:tc>
        <w:tc>
          <w:tcPr>
            <w:tcW w:w="417" w:type="pct"/>
            <w:tcBorders>
              <w:top w:val="nil"/>
              <w:left w:val="nil"/>
              <w:bottom w:val="nil"/>
              <w:right w:val="nil"/>
            </w:tcBorders>
          </w:tcPr>
          <w:p ns2:paraId="6FF61F1D" ns2:textId="77777777" w:rsidR="00C0130B" w:rsidRDefault="00C0130B" w:rsidP="00C90784">
            <w:pPr>
              <w:tabs>
                <w:tab w:val="decimal" w:pos="319"/>
                <w:tab w:val="left" w:pos="399"/>
              </w:tabs>
              <w:spacing w:before="15" w:after="15"/>
              <w:rPr>
                <w:sz w:val="18"/>
                <w:szCs w:val="18"/>
              </w:rPr>
            </w:pPr>
            <w:r>
              <w:rPr>
                <w:sz w:val="18"/>
                <w:szCs w:val="18"/>
              </w:rPr>
              <w:tab/>
              <w:t xml:space="preserve">83 </w:t>
            </w:r>
          </w:p>
        </w:tc>
        <w:tc>
          <w:tcPr>
            <w:tcW w:w="417" w:type="pct"/>
            <w:tcBorders>
              <w:top w:val="nil"/>
              <w:left w:val="nil"/>
              <w:bottom w:val="nil"/>
              <w:right w:val="single" w:sz="2" w:space="0" w:color="auto"/>
            </w:tcBorders>
          </w:tcPr>
          <w:p ns2:paraId="50149B10" ns2:textId="77777777" w:rsidR="00C0130B" w:rsidRDefault="00C0130B" w:rsidP="00C90784">
            <w:pPr>
              <w:tabs>
                <w:tab w:val="decimal" w:pos="207"/>
                <w:tab w:val="left" w:pos="287"/>
              </w:tabs>
              <w:spacing w:before="15" w:after="15"/>
              <w:rPr>
                <w:sz w:val="18"/>
                <w:szCs w:val="18"/>
              </w:rPr>
            </w:pPr>
            <w:r>
              <w:rPr>
                <w:sz w:val="18"/>
                <w:szCs w:val="18"/>
              </w:rPr>
              <w:tab/>
              <w:t xml:space="preserve">(84.7) </w:t>
            </w:r>
          </w:p>
        </w:tc>
        <w:tc>
          <w:tcPr>
            <w:tcW w:w="417" w:type="pct"/>
            <w:tcBorders>
              <w:top w:val="nil"/>
              <w:left w:val="nil"/>
              <w:bottom w:val="nil"/>
              <w:right w:val="nil"/>
            </w:tcBorders>
          </w:tcPr>
          <w:p ns2:paraId="418D94A5" ns2:textId="77777777" w:rsidR="00C0130B" w:rsidRDefault="00C0130B" w:rsidP="00C90784">
            <w:pPr>
              <w:tabs>
                <w:tab w:val="decimal" w:pos="319"/>
                <w:tab w:val="left" w:pos="399"/>
              </w:tabs>
              <w:spacing w:before="15" w:after="15"/>
              <w:rPr>
                <w:sz w:val="18"/>
                <w:szCs w:val="18"/>
              </w:rPr>
            </w:pPr>
            <w:r>
              <w:rPr>
                <w:sz w:val="18"/>
                <w:szCs w:val="18"/>
              </w:rPr>
              <w:tab/>
              <w:t xml:space="preserve">129 </w:t>
            </w:r>
          </w:p>
        </w:tc>
        <w:tc>
          <w:tcPr>
            <w:tcW w:w="414" w:type="pct"/>
            <w:tcBorders>
              <w:top w:val="nil"/>
              <w:left w:val="nil"/>
              <w:bottom w:val="nil"/>
            </w:tcBorders>
          </w:tcPr>
          <w:p ns2:paraId="6F8C63FE" ns2:textId="77777777" w:rsidR="00C0130B" w:rsidRDefault="00C0130B" w:rsidP="00C90784">
            <w:pPr>
              <w:tabs>
                <w:tab w:val="decimal" w:pos="207"/>
                <w:tab w:val="left" w:pos="287"/>
              </w:tabs>
              <w:spacing w:before="15" w:after="15"/>
              <w:rPr>
                <w:sz w:val="18"/>
                <w:szCs w:val="18"/>
              </w:rPr>
            </w:pPr>
            <w:r>
              <w:rPr>
                <w:sz w:val="18"/>
                <w:szCs w:val="18"/>
              </w:rPr>
              <w:tab/>
              <w:t xml:space="preserve">(75.4) </w:t>
            </w:r>
          </w:p>
        </w:tc>
      </w:tr>
      <w:tr w:rsidR="00C718A3" ns2:paraId="292BB74D" ns2:textId="77777777" w:rsidTr="006C0C82">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24E18D29" ns2:textId="77777777" w:rsidR="00C0130B" w:rsidRDefault="00C0130B" w:rsidP="00C90784">
            <w:pPr>
              <w:spacing w:before="15" w:after="15"/>
              <w:ind w:left="160" w:right="1" w:hanging="160"/>
              <w:rPr>
                <w:sz w:val="18"/>
                <w:szCs w:val="18"/>
              </w:rPr>
            </w:pPr>
            <w:r>
              <w:rPr>
                <w:sz w:val="18"/>
                <w:szCs w:val="18"/>
              </w:rPr>
              <w:t xml:space="preserve">   White blood cell count decreased </w:t>
            </w:r>
          </w:p>
        </w:tc>
        <w:tc>
          <w:tcPr>
            <w:tcW w:w="417" w:type="pct"/>
            <w:tcBorders>
              <w:top w:val="nil"/>
              <w:left w:val="nil"/>
              <w:bottom w:val="nil"/>
              <w:right w:val="nil"/>
            </w:tcBorders>
          </w:tcPr>
          <w:p ns2:paraId="7BF12380" ns2:textId="77777777" w:rsidR="00C0130B" w:rsidRDefault="00C0130B" w:rsidP="00C90784">
            <w:pPr>
              <w:tabs>
                <w:tab w:val="decimal" w:pos="319"/>
                <w:tab w:val="left" w:pos="399"/>
              </w:tabs>
              <w:spacing w:before="15" w:after="15"/>
              <w:rPr>
                <w:sz w:val="18"/>
                <w:szCs w:val="18"/>
              </w:rPr>
            </w:pPr>
            <w:r>
              <w:rPr>
                <w:sz w:val="18"/>
                <w:szCs w:val="18"/>
              </w:rPr>
              <w:tab/>
              <w:t xml:space="preserve">3 </w:t>
            </w:r>
          </w:p>
        </w:tc>
        <w:tc>
          <w:tcPr>
            <w:tcW w:w="417" w:type="pct"/>
            <w:tcBorders>
              <w:top w:val="nil"/>
              <w:left w:val="nil"/>
              <w:bottom w:val="nil"/>
              <w:right w:val="single" w:sz="2" w:space="0" w:color="auto"/>
            </w:tcBorders>
          </w:tcPr>
          <w:p ns2:paraId="6CEBDBE2" ns2:textId="77777777" w:rsidR="00C0130B" w:rsidRDefault="00C0130B" w:rsidP="00C90784">
            <w:pPr>
              <w:tabs>
                <w:tab w:val="decimal" w:pos="207"/>
                <w:tab w:val="left" w:pos="287"/>
              </w:tabs>
              <w:spacing w:before="15" w:after="15"/>
              <w:rPr>
                <w:sz w:val="18"/>
                <w:szCs w:val="18"/>
              </w:rPr>
            </w:pPr>
            <w:r>
              <w:rPr>
                <w:sz w:val="18"/>
                <w:szCs w:val="18"/>
              </w:rPr>
              <w:tab/>
              <w:t xml:space="preserve">(100.0) </w:t>
            </w:r>
          </w:p>
        </w:tc>
        <w:tc>
          <w:tcPr>
            <w:tcW w:w="417" w:type="pct"/>
            <w:tcBorders>
              <w:top w:val="nil"/>
              <w:left w:val="nil"/>
              <w:bottom w:val="nil"/>
              <w:right w:val="nil"/>
            </w:tcBorders>
          </w:tcPr>
          <w:p ns2:paraId="2F5F6D01" ns2:textId="77777777" w:rsidR="00C0130B" w:rsidRDefault="00C0130B" w:rsidP="00C90784">
            <w:pPr>
              <w:tabs>
                <w:tab w:val="decimal" w:pos="319"/>
                <w:tab w:val="left" w:pos="399"/>
              </w:tabs>
              <w:spacing w:before="15" w:after="15"/>
              <w:rPr>
                <w:sz w:val="18"/>
                <w:szCs w:val="18"/>
              </w:rPr>
            </w:pPr>
            <w:r>
              <w:rPr>
                <w:sz w:val="18"/>
                <w:szCs w:val="18"/>
              </w:rPr>
              <w:tab/>
              <w:t xml:space="preserve">20 </w:t>
            </w:r>
          </w:p>
        </w:tc>
        <w:tc>
          <w:tcPr>
            <w:tcW w:w="417" w:type="pct"/>
            <w:tcBorders>
              <w:top w:val="nil"/>
              <w:left w:val="nil"/>
              <w:bottom w:val="nil"/>
              <w:right w:val="single" w:sz="2" w:space="0" w:color="auto"/>
            </w:tcBorders>
          </w:tcPr>
          <w:p ns2:paraId="7AE59B99" ns2:textId="77777777" w:rsidR="00C0130B" w:rsidRDefault="00C0130B" w:rsidP="00C90784">
            <w:pPr>
              <w:tabs>
                <w:tab w:val="decimal" w:pos="207"/>
                <w:tab w:val="left" w:pos="287"/>
              </w:tabs>
              <w:spacing w:before="15" w:after="15"/>
              <w:rPr>
                <w:sz w:val="18"/>
                <w:szCs w:val="18"/>
              </w:rPr>
            </w:pPr>
            <w:r>
              <w:rPr>
                <w:sz w:val="18"/>
                <w:szCs w:val="18"/>
              </w:rPr>
              <w:tab/>
              <w:t xml:space="preserve">(28.6) </w:t>
            </w:r>
          </w:p>
        </w:tc>
        <w:tc>
          <w:tcPr>
            <w:tcW w:w="417" w:type="pct"/>
            <w:tcBorders>
              <w:top w:val="nil"/>
              <w:left w:val="nil"/>
              <w:bottom w:val="nil"/>
              <w:right w:val="nil"/>
            </w:tcBorders>
          </w:tcPr>
          <w:p ns2:paraId="558F2D6C" ns2:textId="77777777" w:rsidR="00C0130B" w:rsidRDefault="00C0130B" w:rsidP="00C90784">
            <w:pPr>
              <w:tabs>
                <w:tab w:val="decimal" w:pos="319"/>
                <w:tab w:val="left" w:pos="399"/>
              </w:tabs>
              <w:spacing w:before="15" w:after="15"/>
              <w:rPr>
                <w:sz w:val="18"/>
                <w:szCs w:val="18"/>
              </w:rPr>
            </w:pPr>
            <w:r>
              <w:rPr>
                <w:sz w:val="18"/>
                <w:szCs w:val="18"/>
              </w:rPr>
              <w:tab/>
              <w:t xml:space="preserve">49 </w:t>
            </w:r>
          </w:p>
        </w:tc>
        <w:tc>
          <w:tcPr>
            <w:tcW w:w="417" w:type="pct"/>
            <w:tcBorders>
              <w:top w:val="nil"/>
              <w:left w:val="nil"/>
              <w:bottom w:val="nil"/>
              <w:right w:val="single" w:sz="2" w:space="0" w:color="auto"/>
            </w:tcBorders>
          </w:tcPr>
          <w:p ns2:paraId="70CE775A" ns2:textId="77777777" w:rsidR="00C0130B" w:rsidRDefault="00C0130B" w:rsidP="00C90784">
            <w:pPr>
              <w:tabs>
                <w:tab w:val="decimal" w:pos="207"/>
                <w:tab w:val="left" w:pos="287"/>
              </w:tabs>
              <w:spacing w:before="15" w:after="15"/>
              <w:rPr>
                <w:sz w:val="18"/>
                <w:szCs w:val="18"/>
              </w:rPr>
            </w:pPr>
            <w:r>
              <w:rPr>
                <w:sz w:val="18"/>
                <w:szCs w:val="18"/>
              </w:rPr>
              <w:tab/>
              <w:t xml:space="preserve">(50.0) </w:t>
            </w:r>
          </w:p>
        </w:tc>
        <w:tc>
          <w:tcPr>
            <w:tcW w:w="417" w:type="pct"/>
            <w:tcBorders>
              <w:top w:val="nil"/>
              <w:left w:val="nil"/>
              <w:bottom w:val="nil"/>
              <w:right w:val="nil"/>
            </w:tcBorders>
          </w:tcPr>
          <w:p ns2:paraId="3BC59FD9" ns2:textId="77777777" w:rsidR="00C0130B" w:rsidRDefault="00C0130B" w:rsidP="00C90784">
            <w:pPr>
              <w:tabs>
                <w:tab w:val="decimal" w:pos="319"/>
                <w:tab w:val="left" w:pos="399"/>
              </w:tabs>
              <w:spacing w:before="15" w:after="15"/>
              <w:rPr>
                <w:sz w:val="18"/>
                <w:szCs w:val="18"/>
              </w:rPr>
            </w:pPr>
            <w:r>
              <w:rPr>
                <w:sz w:val="18"/>
                <w:szCs w:val="18"/>
              </w:rPr>
              <w:tab/>
              <w:t xml:space="preserve">72 </w:t>
            </w:r>
          </w:p>
        </w:tc>
        <w:tc>
          <w:tcPr>
            <w:tcW w:w="414" w:type="pct"/>
            <w:tcBorders>
              <w:top w:val="nil"/>
              <w:left w:val="nil"/>
              <w:bottom w:val="nil"/>
            </w:tcBorders>
          </w:tcPr>
          <w:p ns2:paraId="27920DE4" ns2:textId="77777777" w:rsidR="00C0130B" w:rsidRDefault="00C0130B" w:rsidP="00C90784">
            <w:pPr>
              <w:tabs>
                <w:tab w:val="decimal" w:pos="207"/>
                <w:tab w:val="left" w:pos="287"/>
              </w:tabs>
              <w:spacing w:before="15" w:after="15"/>
              <w:rPr>
                <w:sz w:val="18"/>
                <w:szCs w:val="18"/>
              </w:rPr>
            </w:pPr>
            <w:r>
              <w:rPr>
                <w:sz w:val="18"/>
                <w:szCs w:val="18"/>
              </w:rPr>
              <w:tab/>
              <w:t xml:space="preserve">(42.1) </w:t>
            </w:r>
          </w:p>
        </w:tc>
      </w:tr>
      <w:tr w:rsidR="00C718A3" ns2:paraId="1B18D974" ns2:textId="77777777" w:rsidTr="006C0C82">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0D23C5CA" ns2:textId="77777777" w:rsidR="00C0130B" w:rsidRDefault="00C0130B" w:rsidP="00C90784">
            <w:pPr>
              <w:spacing w:before="15" w:after="15"/>
              <w:ind w:left="160" w:right="1" w:hanging="160"/>
              <w:rPr>
                <w:sz w:val="18"/>
                <w:szCs w:val="18"/>
              </w:rPr>
            </w:pPr>
            <w:r>
              <w:rPr>
                <w:sz w:val="18"/>
                <w:szCs w:val="18"/>
              </w:rPr>
              <w:t xml:space="preserve">   Neutrophil count decreased </w:t>
            </w:r>
          </w:p>
        </w:tc>
        <w:tc>
          <w:tcPr>
            <w:tcW w:w="417" w:type="pct"/>
            <w:tcBorders>
              <w:top w:val="nil"/>
              <w:left w:val="nil"/>
              <w:bottom w:val="nil"/>
              <w:right w:val="nil"/>
            </w:tcBorders>
          </w:tcPr>
          <w:p ns2:paraId="30678E6E" ns2:textId="77777777" w:rsidR="00C0130B" w:rsidRDefault="00C0130B" w:rsidP="00C90784">
            <w:pPr>
              <w:tabs>
                <w:tab w:val="decimal" w:pos="319"/>
                <w:tab w:val="left" w:pos="399"/>
              </w:tabs>
              <w:spacing w:before="15" w:after="15"/>
              <w:rPr>
                <w:sz w:val="18"/>
                <w:szCs w:val="18"/>
              </w:rPr>
            </w:pPr>
            <w:r>
              <w:rPr>
                <w:sz w:val="18"/>
                <w:szCs w:val="18"/>
              </w:rPr>
              <w:tab/>
              <w:t xml:space="preserve">2 </w:t>
            </w:r>
          </w:p>
        </w:tc>
        <w:tc>
          <w:tcPr>
            <w:tcW w:w="417" w:type="pct"/>
            <w:tcBorders>
              <w:top w:val="nil"/>
              <w:left w:val="nil"/>
              <w:bottom w:val="nil"/>
              <w:right w:val="single" w:sz="2" w:space="0" w:color="auto"/>
            </w:tcBorders>
          </w:tcPr>
          <w:p ns2:paraId="0FCFE6B5" ns2:textId="77777777" w:rsidR="00C0130B" w:rsidRDefault="00C0130B" w:rsidP="00C90784">
            <w:pPr>
              <w:tabs>
                <w:tab w:val="decimal" w:pos="207"/>
                <w:tab w:val="left" w:pos="287"/>
              </w:tabs>
              <w:spacing w:before="15" w:after="15"/>
              <w:rPr>
                <w:sz w:val="18"/>
                <w:szCs w:val="18"/>
              </w:rPr>
            </w:pPr>
            <w:r>
              <w:rPr>
                <w:sz w:val="18"/>
                <w:szCs w:val="18"/>
              </w:rPr>
              <w:tab/>
              <w:t xml:space="preserve">(66.7) </w:t>
            </w:r>
          </w:p>
        </w:tc>
        <w:tc>
          <w:tcPr>
            <w:tcW w:w="417" w:type="pct"/>
            <w:tcBorders>
              <w:top w:val="nil"/>
              <w:left w:val="nil"/>
              <w:bottom w:val="nil"/>
              <w:right w:val="nil"/>
            </w:tcBorders>
          </w:tcPr>
          <w:p ns2:paraId="35D271F1" ns2:textId="77777777" w:rsidR="00C0130B" w:rsidRDefault="00C0130B" w:rsidP="00C90784">
            <w:pPr>
              <w:tabs>
                <w:tab w:val="decimal" w:pos="319"/>
                <w:tab w:val="left" w:pos="399"/>
              </w:tabs>
              <w:spacing w:before="15" w:after="15"/>
              <w:rPr>
                <w:sz w:val="18"/>
                <w:szCs w:val="18"/>
              </w:rPr>
            </w:pPr>
            <w:r>
              <w:rPr>
                <w:sz w:val="18"/>
                <w:szCs w:val="18"/>
              </w:rPr>
              <w:tab/>
              <w:t xml:space="preserve">22 </w:t>
            </w:r>
          </w:p>
        </w:tc>
        <w:tc>
          <w:tcPr>
            <w:tcW w:w="417" w:type="pct"/>
            <w:tcBorders>
              <w:top w:val="nil"/>
              <w:left w:val="nil"/>
              <w:bottom w:val="nil"/>
              <w:right w:val="single" w:sz="2" w:space="0" w:color="auto"/>
            </w:tcBorders>
          </w:tcPr>
          <w:p ns2:paraId="6569E944" ns2:textId="77777777" w:rsidR="00C0130B" w:rsidRDefault="00C0130B" w:rsidP="00C90784">
            <w:pPr>
              <w:tabs>
                <w:tab w:val="decimal" w:pos="207"/>
                <w:tab w:val="left" w:pos="287"/>
              </w:tabs>
              <w:spacing w:before="15" w:after="15"/>
              <w:rPr>
                <w:sz w:val="18"/>
                <w:szCs w:val="18"/>
              </w:rPr>
            </w:pPr>
            <w:r>
              <w:rPr>
                <w:sz w:val="18"/>
                <w:szCs w:val="18"/>
              </w:rPr>
              <w:tab/>
              <w:t xml:space="preserve">(31.4) </w:t>
            </w:r>
          </w:p>
        </w:tc>
        <w:tc>
          <w:tcPr>
            <w:tcW w:w="417" w:type="pct"/>
            <w:tcBorders>
              <w:top w:val="nil"/>
              <w:left w:val="nil"/>
              <w:bottom w:val="nil"/>
              <w:right w:val="nil"/>
            </w:tcBorders>
          </w:tcPr>
          <w:p ns2:paraId="2B26B0D1" ns2:textId="77777777" w:rsidR="00C0130B" w:rsidRDefault="00C0130B" w:rsidP="00C90784">
            <w:pPr>
              <w:tabs>
                <w:tab w:val="decimal" w:pos="319"/>
                <w:tab w:val="left" w:pos="399"/>
              </w:tabs>
              <w:spacing w:before="15" w:after="15"/>
              <w:rPr>
                <w:sz w:val="18"/>
                <w:szCs w:val="18"/>
              </w:rPr>
            </w:pPr>
            <w:r>
              <w:rPr>
                <w:sz w:val="18"/>
                <w:szCs w:val="18"/>
              </w:rPr>
              <w:tab/>
              <w:t xml:space="preserve">45 </w:t>
            </w:r>
          </w:p>
        </w:tc>
        <w:tc>
          <w:tcPr>
            <w:tcW w:w="417" w:type="pct"/>
            <w:tcBorders>
              <w:top w:val="nil"/>
              <w:left w:val="nil"/>
              <w:bottom w:val="nil"/>
              <w:right w:val="single" w:sz="2" w:space="0" w:color="auto"/>
            </w:tcBorders>
          </w:tcPr>
          <w:p ns2:paraId="065A16F9" ns2:textId="77777777" w:rsidR="00C0130B" w:rsidRDefault="00C0130B" w:rsidP="00C90784">
            <w:pPr>
              <w:tabs>
                <w:tab w:val="decimal" w:pos="207"/>
                <w:tab w:val="left" w:pos="287"/>
              </w:tabs>
              <w:spacing w:before="15" w:after="15"/>
              <w:rPr>
                <w:sz w:val="18"/>
                <w:szCs w:val="18"/>
              </w:rPr>
            </w:pPr>
            <w:r>
              <w:rPr>
                <w:sz w:val="18"/>
                <w:szCs w:val="18"/>
              </w:rPr>
              <w:tab/>
              <w:t xml:space="preserve">(45.9) </w:t>
            </w:r>
          </w:p>
        </w:tc>
        <w:tc>
          <w:tcPr>
            <w:tcW w:w="417" w:type="pct"/>
            <w:tcBorders>
              <w:top w:val="nil"/>
              <w:left w:val="nil"/>
              <w:bottom w:val="nil"/>
              <w:right w:val="nil"/>
            </w:tcBorders>
          </w:tcPr>
          <w:p ns2:paraId="49300827" ns2:textId="77777777" w:rsidR="00C0130B" w:rsidRDefault="00C0130B" w:rsidP="00C90784">
            <w:pPr>
              <w:tabs>
                <w:tab w:val="decimal" w:pos="319"/>
                <w:tab w:val="left" w:pos="399"/>
              </w:tabs>
              <w:spacing w:before="15" w:after="15"/>
              <w:rPr>
                <w:sz w:val="18"/>
                <w:szCs w:val="18"/>
              </w:rPr>
            </w:pPr>
            <w:r>
              <w:rPr>
                <w:sz w:val="18"/>
                <w:szCs w:val="18"/>
              </w:rPr>
              <w:tab/>
              <w:t xml:space="preserve">69 </w:t>
            </w:r>
          </w:p>
        </w:tc>
        <w:tc>
          <w:tcPr>
            <w:tcW w:w="414" w:type="pct"/>
            <w:tcBorders>
              <w:top w:val="nil"/>
              <w:left w:val="nil"/>
              <w:bottom w:val="nil"/>
            </w:tcBorders>
          </w:tcPr>
          <w:p ns2:paraId="52B594C3" ns2:textId="77777777" w:rsidR="00C0130B" w:rsidRDefault="00C0130B" w:rsidP="00C90784">
            <w:pPr>
              <w:tabs>
                <w:tab w:val="decimal" w:pos="207"/>
                <w:tab w:val="left" w:pos="287"/>
              </w:tabs>
              <w:spacing w:before="15" w:after="15"/>
              <w:rPr>
                <w:sz w:val="18"/>
                <w:szCs w:val="18"/>
              </w:rPr>
            </w:pPr>
            <w:r>
              <w:rPr>
                <w:sz w:val="18"/>
                <w:szCs w:val="18"/>
              </w:rPr>
              <w:tab/>
              <w:t xml:space="preserve">(40.4) </w:t>
            </w:r>
          </w:p>
        </w:tc>
      </w:tr>
      <w:tr w:rsidR="00C718A3" ns2:paraId="0C6B1F97" ns2:textId="77777777" w:rsidTr="006C0C82">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235AFE1A" ns2:textId="77777777" w:rsidR="00C0130B" w:rsidRDefault="00C0130B" w:rsidP="00C90784">
            <w:pPr>
              <w:spacing w:before="15" w:after="15"/>
              <w:ind w:left="160" w:right="1" w:hanging="160"/>
              <w:rPr>
                <w:sz w:val="18"/>
                <w:szCs w:val="18"/>
              </w:rPr>
            </w:pPr>
            <w:r>
              <w:rPr>
                <w:sz w:val="18"/>
                <w:szCs w:val="18"/>
              </w:rPr>
              <w:t xml:space="preserve">   Stomatitis </w:t>
            </w:r>
          </w:p>
        </w:tc>
        <w:tc>
          <w:tcPr>
            <w:tcW w:w="417" w:type="pct"/>
            <w:tcBorders>
              <w:top w:val="nil"/>
              <w:left w:val="nil"/>
              <w:bottom w:val="nil"/>
              <w:right w:val="nil"/>
            </w:tcBorders>
          </w:tcPr>
          <w:p ns2:paraId="74D2DF71"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417" w:type="pct"/>
            <w:tcBorders>
              <w:top w:val="nil"/>
              <w:left w:val="nil"/>
              <w:bottom w:val="nil"/>
              <w:right w:val="single" w:sz="2" w:space="0" w:color="auto"/>
            </w:tcBorders>
          </w:tcPr>
          <w:p ns2:paraId="58D2F480"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417" w:type="pct"/>
            <w:tcBorders>
              <w:top w:val="nil"/>
              <w:left w:val="nil"/>
              <w:bottom w:val="nil"/>
              <w:right w:val="nil"/>
            </w:tcBorders>
          </w:tcPr>
          <w:p ns2:paraId="2FFAB57B" ns2:textId="77777777" w:rsidR="00C0130B" w:rsidRDefault="00C0130B" w:rsidP="00C90784">
            <w:pPr>
              <w:tabs>
                <w:tab w:val="decimal" w:pos="319"/>
                <w:tab w:val="left" w:pos="399"/>
              </w:tabs>
              <w:spacing w:before="15" w:after="15"/>
              <w:rPr>
                <w:sz w:val="18"/>
                <w:szCs w:val="18"/>
              </w:rPr>
            </w:pPr>
            <w:r>
              <w:rPr>
                <w:sz w:val="18"/>
                <w:szCs w:val="18"/>
              </w:rPr>
              <w:tab/>
              <w:t xml:space="preserve">19 </w:t>
            </w:r>
          </w:p>
        </w:tc>
        <w:tc>
          <w:tcPr>
            <w:tcW w:w="417" w:type="pct"/>
            <w:tcBorders>
              <w:top w:val="nil"/>
              <w:left w:val="nil"/>
              <w:bottom w:val="nil"/>
              <w:right w:val="single" w:sz="2" w:space="0" w:color="auto"/>
            </w:tcBorders>
          </w:tcPr>
          <w:p ns2:paraId="40110780" ns2:textId="77777777" w:rsidR="00C0130B" w:rsidRDefault="00C0130B" w:rsidP="00C90784">
            <w:pPr>
              <w:tabs>
                <w:tab w:val="decimal" w:pos="207"/>
                <w:tab w:val="left" w:pos="287"/>
              </w:tabs>
              <w:spacing w:before="15" w:after="15"/>
              <w:rPr>
                <w:sz w:val="18"/>
                <w:szCs w:val="18"/>
              </w:rPr>
            </w:pPr>
            <w:r>
              <w:rPr>
                <w:sz w:val="18"/>
                <w:szCs w:val="18"/>
              </w:rPr>
              <w:tab/>
              <w:t xml:space="preserve">(27.1) </w:t>
            </w:r>
          </w:p>
        </w:tc>
        <w:tc>
          <w:tcPr>
            <w:tcW w:w="417" w:type="pct"/>
            <w:tcBorders>
              <w:top w:val="nil"/>
              <w:left w:val="nil"/>
              <w:bottom w:val="nil"/>
              <w:right w:val="nil"/>
            </w:tcBorders>
          </w:tcPr>
          <w:p ns2:paraId="68598ED7" ns2:textId="77777777" w:rsidR="00C0130B" w:rsidRDefault="00C0130B" w:rsidP="00C90784">
            <w:pPr>
              <w:tabs>
                <w:tab w:val="decimal" w:pos="319"/>
                <w:tab w:val="left" w:pos="399"/>
              </w:tabs>
              <w:spacing w:before="15" w:after="15"/>
              <w:rPr>
                <w:sz w:val="18"/>
                <w:szCs w:val="18"/>
              </w:rPr>
            </w:pPr>
            <w:r>
              <w:rPr>
                <w:sz w:val="18"/>
                <w:szCs w:val="18"/>
              </w:rPr>
              <w:tab/>
              <w:t xml:space="preserve">46 </w:t>
            </w:r>
          </w:p>
        </w:tc>
        <w:tc>
          <w:tcPr>
            <w:tcW w:w="417" w:type="pct"/>
            <w:tcBorders>
              <w:top w:val="nil"/>
              <w:left w:val="nil"/>
              <w:bottom w:val="nil"/>
              <w:right w:val="single" w:sz="2" w:space="0" w:color="auto"/>
            </w:tcBorders>
          </w:tcPr>
          <w:p ns2:paraId="4EC9CA09" ns2:textId="77777777" w:rsidR="00C0130B" w:rsidRDefault="00C0130B" w:rsidP="00C90784">
            <w:pPr>
              <w:tabs>
                <w:tab w:val="decimal" w:pos="207"/>
                <w:tab w:val="left" w:pos="287"/>
              </w:tabs>
              <w:spacing w:before="15" w:after="15"/>
              <w:rPr>
                <w:sz w:val="18"/>
                <w:szCs w:val="18"/>
              </w:rPr>
            </w:pPr>
            <w:r>
              <w:rPr>
                <w:sz w:val="18"/>
                <w:szCs w:val="18"/>
              </w:rPr>
              <w:tab/>
              <w:t xml:space="preserve">(46.9) </w:t>
            </w:r>
          </w:p>
        </w:tc>
        <w:tc>
          <w:tcPr>
            <w:tcW w:w="417" w:type="pct"/>
            <w:tcBorders>
              <w:top w:val="nil"/>
              <w:left w:val="nil"/>
              <w:bottom w:val="nil"/>
              <w:right w:val="nil"/>
            </w:tcBorders>
          </w:tcPr>
          <w:p ns2:paraId="2E58A5BE" ns2:textId="77777777" w:rsidR="00C0130B" w:rsidRDefault="00C0130B" w:rsidP="00C90784">
            <w:pPr>
              <w:tabs>
                <w:tab w:val="decimal" w:pos="319"/>
                <w:tab w:val="left" w:pos="399"/>
              </w:tabs>
              <w:spacing w:before="15" w:after="15"/>
              <w:rPr>
                <w:sz w:val="18"/>
                <w:szCs w:val="18"/>
              </w:rPr>
            </w:pPr>
            <w:r>
              <w:rPr>
                <w:sz w:val="18"/>
                <w:szCs w:val="18"/>
              </w:rPr>
              <w:tab/>
              <w:t xml:space="preserve">65 </w:t>
            </w:r>
          </w:p>
        </w:tc>
        <w:tc>
          <w:tcPr>
            <w:tcW w:w="414" w:type="pct"/>
            <w:tcBorders>
              <w:top w:val="nil"/>
              <w:left w:val="nil"/>
              <w:bottom w:val="nil"/>
            </w:tcBorders>
          </w:tcPr>
          <w:p ns2:paraId="19DB4823" ns2:textId="77777777" w:rsidR="00C0130B" w:rsidRDefault="00C0130B" w:rsidP="00C90784">
            <w:pPr>
              <w:tabs>
                <w:tab w:val="decimal" w:pos="207"/>
                <w:tab w:val="left" w:pos="287"/>
              </w:tabs>
              <w:spacing w:before="15" w:after="15"/>
              <w:rPr>
                <w:sz w:val="18"/>
                <w:szCs w:val="18"/>
              </w:rPr>
            </w:pPr>
            <w:r>
              <w:rPr>
                <w:sz w:val="18"/>
                <w:szCs w:val="18"/>
              </w:rPr>
              <w:tab/>
              <w:t xml:space="preserve">(38.0) </w:t>
            </w:r>
          </w:p>
        </w:tc>
      </w:tr>
      <w:tr w:rsidR="00C718A3" ns2:paraId="38F97453" ns2:textId="77777777" w:rsidTr="006C0C82">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04A7922A" ns2:textId="77777777" w:rsidR="00C0130B" w:rsidRDefault="00C0130B" w:rsidP="00C90784">
            <w:pPr>
              <w:spacing w:before="15" w:after="15"/>
              <w:ind w:left="160" w:right="1" w:hanging="160"/>
              <w:rPr>
                <w:sz w:val="18"/>
                <w:szCs w:val="18"/>
              </w:rPr>
            </w:pPr>
            <w:r>
              <w:rPr>
                <w:sz w:val="18"/>
                <w:szCs w:val="18"/>
              </w:rPr>
              <w:t xml:space="preserve">   Alopecia </w:t>
            </w:r>
          </w:p>
        </w:tc>
        <w:tc>
          <w:tcPr>
            <w:tcW w:w="417" w:type="pct"/>
            <w:tcBorders>
              <w:top w:val="nil"/>
              <w:left w:val="nil"/>
              <w:bottom w:val="nil"/>
              <w:right w:val="nil"/>
            </w:tcBorders>
          </w:tcPr>
          <w:p ns2:paraId="2B9F127A"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417" w:type="pct"/>
            <w:tcBorders>
              <w:top w:val="nil"/>
              <w:left w:val="nil"/>
              <w:bottom w:val="nil"/>
              <w:right w:val="single" w:sz="2" w:space="0" w:color="auto"/>
            </w:tcBorders>
          </w:tcPr>
          <w:p ns2:paraId="10949529"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417" w:type="pct"/>
            <w:tcBorders>
              <w:top w:val="nil"/>
              <w:left w:val="nil"/>
              <w:bottom w:val="nil"/>
              <w:right w:val="nil"/>
            </w:tcBorders>
          </w:tcPr>
          <w:p ns2:paraId="2F2AFA45" ns2:textId="77777777" w:rsidR="00C0130B" w:rsidRDefault="00C0130B" w:rsidP="00C90784">
            <w:pPr>
              <w:tabs>
                <w:tab w:val="decimal" w:pos="319"/>
                <w:tab w:val="left" w:pos="399"/>
              </w:tabs>
              <w:spacing w:before="15" w:after="15"/>
              <w:rPr>
                <w:sz w:val="18"/>
                <w:szCs w:val="18"/>
              </w:rPr>
            </w:pPr>
            <w:r>
              <w:rPr>
                <w:sz w:val="18"/>
                <w:szCs w:val="18"/>
              </w:rPr>
              <w:tab/>
              <w:t xml:space="preserve">10 </w:t>
            </w:r>
          </w:p>
        </w:tc>
        <w:tc>
          <w:tcPr>
            <w:tcW w:w="417" w:type="pct"/>
            <w:tcBorders>
              <w:top w:val="nil"/>
              <w:left w:val="nil"/>
              <w:bottom w:val="nil"/>
              <w:right w:val="single" w:sz="2" w:space="0" w:color="auto"/>
            </w:tcBorders>
          </w:tcPr>
          <w:p ns2:paraId="1ED001A2" ns2:textId="77777777" w:rsidR="00C0130B" w:rsidRDefault="00C0130B" w:rsidP="00C90784">
            <w:pPr>
              <w:tabs>
                <w:tab w:val="decimal" w:pos="207"/>
                <w:tab w:val="left" w:pos="287"/>
              </w:tabs>
              <w:spacing w:before="15" w:after="15"/>
              <w:rPr>
                <w:sz w:val="18"/>
                <w:szCs w:val="18"/>
              </w:rPr>
            </w:pPr>
            <w:r>
              <w:rPr>
                <w:sz w:val="18"/>
                <w:szCs w:val="18"/>
              </w:rPr>
              <w:tab/>
              <w:t xml:space="preserve">(14.3) </w:t>
            </w:r>
          </w:p>
        </w:tc>
        <w:tc>
          <w:tcPr>
            <w:tcW w:w="417" w:type="pct"/>
            <w:tcBorders>
              <w:top w:val="nil"/>
              <w:left w:val="nil"/>
              <w:bottom w:val="nil"/>
              <w:right w:val="nil"/>
            </w:tcBorders>
          </w:tcPr>
          <w:p ns2:paraId="2CDB7227" ns2:textId="77777777" w:rsidR="00C0130B" w:rsidRDefault="00C0130B" w:rsidP="00C90784">
            <w:pPr>
              <w:tabs>
                <w:tab w:val="decimal" w:pos="319"/>
                <w:tab w:val="left" w:pos="399"/>
              </w:tabs>
              <w:spacing w:before="15" w:after="15"/>
              <w:rPr>
                <w:sz w:val="18"/>
                <w:szCs w:val="18"/>
              </w:rPr>
            </w:pPr>
            <w:r>
              <w:rPr>
                <w:sz w:val="18"/>
                <w:szCs w:val="18"/>
              </w:rPr>
              <w:tab/>
              <w:t xml:space="preserve">26 </w:t>
            </w:r>
          </w:p>
        </w:tc>
        <w:tc>
          <w:tcPr>
            <w:tcW w:w="417" w:type="pct"/>
            <w:tcBorders>
              <w:top w:val="nil"/>
              <w:left w:val="nil"/>
              <w:bottom w:val="nil"/>
              <w:right w:val="single" w:sz="2" w:space="0" w:color="auto"/>
            </w:tcBorders>
          </w:tcPr>
          <w:p ns2:paraId="79B714E3" ns2:textId="77777777" w:rsidR="00C0130B" w:rsidRDefault="00C0130B" w:rsidP="00C90784">
            <w:pPr>
              <w:tabs>
                <w:tab w:val="decimal" w:pos="207"/>
                <w:tab w:val="left" w:pos="287"/>
              </w:tabs>
              <w:spacing w:before="15" w:after="15"/>
              <w:rPr>
                <w:sz w:val="18"/>
                <w:szCs w:val="18"/>
              </w:rPr>
            </w:pPr>
            <w:r>
              <w:rPr>
                <w:sz w:val="18"/>
                <w:szCs w:val="18"/>
              </w:rPr>
              <w:tab/>
              <w:t xml:space="preserve">(26.5) </w:t>
            </w:r>
          </w:p>
        </w:tc>
        <w:tc>
          <w:tcPr>
            <w:tcW w:w="417" w:type="pct"/>
            <w:tcBorders>
              <w:top w:val="nil"/>
              <w:left w:val="nil"/>
              <w:bottom w:val="nil"/>
              <w:right w:val="nil"/>
            </w:tcBorders>
          </w:tcPr>
          <w:p ns2:paraId="7FA936AE" ns2:textId="77777777" w:rsidR="00C0130B" w:rsidRDefault="00C0130B" w:rsidP="00C90784">
            <w:pPr>
              <w:tabs>
                <w:tab w:val="decimal" w:pos="319"/>
                <w:tab w:val="left" w:pos="399"/>
              </w:tabs>
              <w:spacing w:before="15" w:after="15"/>
              <w:rPr>
                <w:sz w:val="18"/>
                <w:szCs w:val="18"/>
              </w:rPr>
            </w:pPr>
            <w:r>
              <w:rPr>
                <w:sz w:val="18"/>
                <w:szCs w:val="18"/>
              </w:rPr>
              <w:tab/>
              <w:t xml:space="preserve">36 </w:t>
            </w:r>
          </w:p>
        </w:tc>
        <w:tc>
          <w:tcPr>
            <w:tcW w:w="414" w:type="pct"/>
            <w:tcBorders>
              <w:top w:val="nil"/>
              <w:left w:val="nil"/>
              <w:bottom w:val="nil"/>
            </w:tcBorders>
          </w:tcPr>
          <w:p ns2:paraId="19A3B8E9" ns2:textId="77777777" w:rsidR="00C0130B" w:rsidRDefault="00C0130B" w:rsidP="00C90784">
            <w:pPr>
              <w:tabs>
                <w:tab w:val="decimal" w:pos="207"/>
                <w:tab w:val="left" w:pos="287"/>
              </w:tabs>
              <w:spacing w:before="15" w:after="15"/>
              <w:rPr>
                <w:sz w:val="18"/>
                <w:szCs w:val="18"/>
              </w:rPr>
            </w:pPr>
            <w:r>
              <w:rPr>
                <w:sz w:val="18"/>
                <w:szCs w:val="18"/>
              </w:rPr>
              <w:tab/>
              <w:t xml:space="preserve">(21.1) </w:t>
            </w:r>
          </w:p>
        </w:tc>
      </w:tr>
      <w:tr w:rsidR="00C718A3" ns2:paraId="24AEB247" ns2:textId="77777777" w:rsidTr="006C0C82">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54F05809" ns2:textId="77777777" w:rsidR="00C0130B" w:rsidRDefault="00C0130B" w:rsidP="00C90784">
            <w:pPr>
              <w:spacing w:before="15" w:after="15"/>
              <w:ind w:left="160" w:right="1" w:hanging="160"/>
              <w:rPr>
                <w:sz w:val="18"/>
                <w:szCs w:val="18"/>
              </w:rPr>
            </w:pPr>
            <w:r>
              <w:rPr>
                <w:sz w:val="18"/>
                <w:szCs w:val="18"/>
              </w:rPr>
              <w:t xml:space="preserve">   Rash </w:t>
            </w:r>
          </w:p>
        </w:tc>
        <w:tc>
          <w:tcPr>
            <w:tcW w:w="417" w:type="pct"/>
            <w:tcBorders>
              <w:top w:val="nil"/>
              <w:left w:val="nil"/>
              <w:bottom w:val="nil"/>
              <w:right w:val="nil"/>
            </w:tcBorders>
          </w:tcPr>
          <w:p ns2:paraId="236E40D7"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417" w:type="pct"/>
            <w:tcBorders>
              <w:top w:val="nil"/>
              <w:left w:val="nil"/>
              <w:bottom w:val="nil"/>
              <w:right w:val="single" w:sz="2" w:space="0" w:color="auto"/>
            </w:tcBorders>
          </w:tcPr>
          <w:p ns2:paraId="57BA3D57"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417" w:type="pct"/>
            <w:tcBorders>
              <w:top w:val="nil"/>
              <w:left w:val="nil"/>
              <w:bottom w:val="nil"/>
              <w:right w:val="nil"/>
            </w:tcBorders>
          </w:tcPr>
          <w:p ns2:paraId="1ED00627" ns2:textId="77777777" w:rsidR="00C0130B" w:rsidRDefault="00C0130B" w:rsidP="00C90784">
            <w:pPr>
              <w:tabs>
                <w:tab w:val="decimal" w:pos="319"/>
                <w:tab w:val="left" w:pos="399"/>
              </w:tabs>
              <w:spacing w:before="15" w:after="15"/>
              <w:rPr>
                <w:sz w:val="18"/>
                <w:szCs w:val="18"/>
              </w:rPr>
            </w:pPr>
            <w:r>
              <w:rPr>
                <w:sz w:val="18"/>
                <w:szCs w:val="18"/>
              </w:rPr>
              <w:tab/>
              <w:t xml:space="preserve">13 </w:t>
            </w:r>
          </w:p>
        </w:tc>
        <w:tc>
          <w:tcPr>
            <w:tcW w:w="417" w:type="pct"/>
            <w:tcBorders>
              <w:top w:val="nil"/>
              <w:left w:val="nil"/>
              <w:bottom w:val="nil"/>
              <w:right w:val="single" w:sz="2" w:space="0" w:color="auto"/>
            </w:tcBorders>
          </w:tcPr>
          <w:p ns2:paraId="2D88CDF3" ns2:textId="77777777" w:rsidR="00C0130B" w:rsidRDefault="00C0130B" w:rsidP="00C90784">
            <w:pPr>
              <w:tabs>
                <w:tab w:val="decimal" w:pos="207"/>
                <w:tab w:val="left" w:pos="287"/>
              </w:tabs>
              <w:spacing w:before="15" w:after="15"/>
              <w:rPr>
                <w:sz w:val="18"/>
                <w:szCs w:val="18"/>
              </w:rPr>
            </w:pPr>
            <w:r>
              <w:rPr>
                <w:sz w:val="18"/>
                <w:szCs w:val="18"/>
              </w:rPr>
              <w:tab/>
              <w:t xml:space="preserve">(18.6) </w:t>
            </w:r>
          </w:p>
        </w:tc>
        <w:tc>
          <w:tcPr>
            <w:tcW w:w="417" w:type="pct"/>
            <w:tcBorders>
              <w:top w:val="nil"/>
              <w:left w:val="nil"/>
              <w:bottom w:val="nil"/>
              <w:right w:val="nil"/>
            </w:tcBorders>
          </w:tcPr>
          <w:p ns2:paraId="7451BD90" ns2:textId="77777777" w:rsidR="00C0130B" w:rsidRDefault="00C0130B" w:rsidP="00C90784">
            <w:pPr>
              <w:tabs>
                <w:tab w:val="decimal" w:pos="319"/>
                <w:tab w:val="left" w:pos="399"/>
              </w:tabs>
              <w:spacing w:before="15" w:after="15"/>
              <w:rPr>
                <w:sz w:val="18"/>
                <w:szCs w:val="18"/>
              </w:rPr>
            </w:pPr>
            <w:r>
              <w:rPr>
                <w:sz w:val="18"/>
                <w:szCs w:val="18"/>
              </w:rPr>
              <w:tab/>
              <w:t xml:space="preserve">22 </w:t>
            </w:r>
          </w:p>
        </w:tc>
        <w:tc>
          <w:tcPr>
            <w:tcW w:w="417" w:type="pct"/>
            <w:tcBorders>
              <w:top w:val="nil"/>
              <w:left w:val="nil"/>
              <w:bottom w:val="nil"/>
              <w:right w:val="single" w:sz="2" w:space="0" w:color="auto"/>
            </w:tcBorders>
          </w:tcPr>
          <w:p ns2:paraId="7EE238CA" ns2:textId="77777777" w:rsidR="00C0130B" w:rsidRDefault="00C0130B" w:rsidP="00C90784">
            <w:pPr>
              <w:tabs>
                <w:tab w:val="decimal" w:pos="207"/>
                <w:tab w:val="left" w:pos="287"/>
              </w:tabs>
              <w:spacing w:before="15" w:after="15"/>
              <w:rPr>
                <w:sz w:val="18"/>
                <w:szCs w:val="18"/>
              </w:rPr>
            </w:pPr>
            <w:r>
              <w:rPr>
                <w:sz w:val="18"/>
                <w:szCs w:val="18"/>
              </w:rPr>
              <w:tab/>
              <w:t xml:space="preserve">(22.4) </w:t>
            </w:r>
          </w:p>
        </w:tc>
        <w:tc>
          <w:tcPr>
            <w:tcW w:w="417" w:type="pct"/>
            <w:tcBorders>
              <w:top w:val="nil"/>
              <w:left w:val="nil"/>
              <w:bottom w:val="nil"/>
              <w:right w:val="nil"/>
            </w:tcBorders>
          </w:tcPr>
          <w:p ns2:paraId="47A9AAC6" ns2:textId="77777777" w:rsidR="00C0130B" w:rsidRDefault="00C0130B" w:rsidP="00C90784">
            <w:pPr>
              <w:tabs>
                <w:tab w:val="decimal" w:pos="319"/>
                <w:tab w:val="left" w:pos="399"/>
              </w:tabs>
              <w:spacing w:before="15" w:after="15"/>
              <w:rPr>
                <w:sz w:val="18"/>
                <w:szCs w:val="18"/>
              </w:rPr>
            </w:pPr>
            <w:r>
              <w:rPr>
                <w:sz w:val="18"/>
                <w:szCs w:val="18"/>
              </w:rPr>
              <w:tab/>
              <w:t xml:space="preserve">35 </w:t>
            </w:r>
          </w:p>
        </w:tc>
        <w:tc>
          <w:tcPr>
            <w:tcW w:w="414" w:type="pct"/>
            <w:tcBorders>
              <w:top w:val="nil"/>
              <w:left w:val="nil"/>
              <w:bottom w:val="nil"/>
            </w:tcBorders>
          </w:tcPr>
          <w:p ns2:paraId="53093E7A" ns2:textId="77777777" w:rsidR="00C0130B" w:rsidRDefault="00C0130B" w:rsidP="00C90784">
            <w:pPr>
              <w:tabs>
                <w:tab w:val="decimal" w:pos="207"/>
                <w:tab w:val="left" w:pos="287"/>
              </w:tabs>
              <w:spacing w:before="15" w:after="15"/>
              <w:rPr>
                <w:sz w:val="18"/>
                <w:szCs w:val="18"/>
              </w:rPr>
            </w:pPr>
            <w:r>
              <w:rPr>
                <w:sz w:val="18"/>
                <w:szCs w:val="18"/>
              </w:rPr>
              <w:tab/>
              <w:t xml:space="preserve">(20.5) </w:t>
            </w:r>
          </w:p>
        </w:tc>
      </w:tr>
      <w:tr w:rsidR="00C718A3" ns2:paraId="03B23D3B" ns2:textId="77777777" w:rsidTr="006C0C82">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5CFA0D1B" ns2:textId="77777777" w:rsidR="00C0130B" w:rsidRDefault="00C0130B" w:rsidP="00C90784">
            <w:pPr>
              <w:spacing w:before="15" w:after="15"/>
              <w:ind w:left="160" w:right="1" w:hanging="160"/>
              <w:rPr>
                <w:sz w:val="18"/>
                <w:szCs w:val="18"/>
              </w:rPr>
            </w:pPr>
            <w:r>
              <w:rPr>
                <w:sz w:val="18"/>
                <w:szCs w:val="18"/>
              </w:rPr>
              <w:t xml:space="preserve">   Urinary tract infection </w:t>
            </w:r>
          </w:p>
        </w:tc>
        <w:tc>
          <w:tcPr>
            <w:tcW w:w="417" w:type="pct"/>
            <w:tcBorders>
              <w:top w:val="nil"/>
              <w:left w:val="nil"/>
              <w:bottom w:val="nil"/>
              <w:right w:val="nil"/>
            </w:tcBorders>
          </w:tcPr>
          <w:p ns2:paraId="7FD5B14D" ns2:textId="77777777" w:rsidR="00C0130B" w:rsidRDefault="00C0130B" w:rsidP="00C90784">
            <w:pPr>
              <w:tabs>
                <w:tab w:val="decimal" w:pos="319"/>
                <w:tab w:val="left" w:pos="399"/>
              </w:tabs>
              <w:spacing w:before="15" w:after="15"/>
              <w:rPr>
                <w:sz w:val="18"/>
                <w:szCs w:val="18"/>
              </w:rPr>
            </w:pPr>
            <w:r>
              <w:rPr>
                <w:sz w:val="18"/>
                <w:szCs w:val="18"/>
              </w:rPr>
              <w:tab/>
              <w:t xml:space="preserve">1 </w:t>
            </w:r>
          </w:p>
        </w:tc>
        <w:tc>
          <w:tcPr>
            <w:tcW w:w="417" w:type="pct"/>
            <w:tcBorders>
              <w:top w:val="nil"/>
              <w:left w:val="nil"/>
              <w:bottom w:val="nil"/>
              <w:right w:val="single" w:sz="2" w:space="0" w:color="auto"/>
            </w:tcBorders>
          </w:tcPr>
          <w:p ns2:paraId="43FFD7C6" ns2:textId="77777777" w:rsidR="00C0130B" w:rsidRDefault="00C0130B" w:rsidP="00C90784">
            <w:pPr>
              <w:tabs>
                <w:tab w:val="decimal" w:pos="207"/>
                <w:tab w:val="left" w:pos="287"/>
              </w:tabs>
              <w:spacing w:before="15" w:after="15"/>
              <w:rPr>
                <w:sz w:val="18"/>
                <w:szCs w:val="18"/>
              </w:rPr>
            </w:pPr>
            <w:r>
              <w:rPr>
                <w:sz w:val="18"/>
                <w:szCs w:val="18"/>
              </w:rPr>
              <w:tab/>
              <w:t xml:space="preserve">(33.3) </w:t>
            </w:r>
          </w:p>
        </w:tc>
        <w:tc>
          <w:tcPr>
            <w:tcW w:w="417" w:type="pct"/>
            <w:tcBorders>
              <w:top w:val="nil"/>
              <w:left w:val="nil"/>
              <w:bottom w:val="nil"/>
              <w:right w:val="nil"/>
            </w:tcBorders>
          </w:tcPr>
          <w:p ns2:paraId="4905AA0F" ns2:textId="77777777" w:rsidR="00C0130B" w:rsidRDefault="00C0130B" w:rsidP="00C90784">
            <w:pPr>
              <w:tabs>
                <w:tab w:val="decimal" w:pos="319"/>
                <w:tab w:val="left" w:pos="399"/>
              </w:tabs>
              <w:spacing w:before="15" w:after="15"/>
              <w:rPr>
                <w:sz w:val="18"/>
                <w:szCs w:val="18"/>
              </w:rPr>
            </w:pPr>
            <w:r>
              <w:rPr>
                <w:sz w:val="18"/>
                <w:szCs w:val="18"/>
              </w:rPr>
              <w:tab/>
              <w:t xml:space="preserve">15 </w:t>
            </w:r>
          </w:p>
        </w:tc>
        <w:tc>
          <w:tcPr>
            <w:tcW w:w="417" w:type="pct"/>
            <w:tcBorders>
              <w:top w:val="nil"/>
              <w:left w:val="nil"/>
              <w:bottom w:val="nil"/>
              <w:right w:val="single" w:sz="2" w:space="0" w:color="auto"/>
            </w:tcBorders>
          </w:tcPr>
          <w:p ns2:paraId="7959E733" ns2:textId="77777777" w:rsidR="00C0130B" w:rsidRDefault="00C0130B" w:rsidP="00C90784">
            <w:pPr>
              <w:tabs>
                <w:tab w:val="decimal" w:pos="207"/>
                <w:tab w:val="left" w:pos="287"/>
              </w:tabs>
              <w:spacing w:before="15" w:after="15"/>
              <w:rPr>
                <w:sz w:val="18"/>
                <w:szCs w:val="18"/>
              </w:rPr>
            </w:pPr>
            <w:r>
              <w:rPr>
                <w:sz w:val="18"/>
                <w:szCs w:val="18"/>
              </w:rPr>
              <w:tab/>
              <w:t xml:space="preserve">(21.4) </w:t>
            </w:r>
          </w:p>
        </w:tc>
        <w:tc>
          <w:tcPr>
            <w:tcW w:w="417" w:type="pct"/>
            <w:tcBorders>
              <w:top w:val="nil"/>
              <w:left w:val="nil"/>
              <w:bottom w:val="nil"/>
              <w:right w:val="nil"/>
            </w:tcBorders>
          </w:tcPr>
          <w:p ns2:paraId="090782FF" ns2:textId="77777777" w:rsidR="00C0130B" w:rsidRDefault="00C0130B" w:rsidP="00C90784">
            <w:pPr>
              <w:tabs>
                <w:tab w:val="decimal" w:pos="319"/>
                <w:tab w:val="left" w:pos="399"/>
              </w:tabs>
              <w:spacing w:before="15" w:after="15"/>
              <w:rPr>
                <w:sz w:val="18"/>
                <w:szCs w:val="18"/>
              </w:rPr>
            </w:pPr>
            <w:r>
              <w:rPr>
                <w:sz w:val="18"/>
                <w:szCs w:val="18"/>
              </w:rPr>
              <w:tab/>
              <w:t xml:space="preserve">19 </w:t>
            </w:r>
          </w:p>
        </w:tc>
        <w:tc>
          <w:tcPr>
            <w:tcW w:w="417" w:type="pct"/>
            <w:tcBorders>
              <w:top w:val="nil"/>
              <w:left w:val="nil"/>
              <w:bottom w:val="nil"/>
              <w:right w:val="single" w:sz="2" w:space="0" w:color="auto"/>
            </w:tcBorders>
          </w:tcPr>
          <w:p ns2:paraId="003920AC" ns2:textId="77777777" w:rsidR="00C0130B" w:rsidRDefault="00C0130B" w:rsidP="00C90784">
            <w:pPr>
              <w:tabs>
                <w:tab w:val="decimal" w:pos="207"/>
                <w:tab w:val="left" w:pos="287"/>
              </w:tabs>
              <w:spacing w:before="15" w:after="15"/>
              <w:rPr>
                <w:sz w:val="18"/>
                <w:szCs w:val="18"/>
              </w:rPr>
            </w:pPr>
            <w:r>
              <w:rPr>
                <w:sz w:val="18"/>
                <w:szCs w:val="18"/>
              </w:rPr>
              <w:tab/>
              <w:t xml:space="preserve">(19.4) </w:t>
            </w:r>
          </w:p>
        </w:tc>
        <w:tc>
          <w:tcPr>
            <w:tcW w:w="417" w:type="pct"/>
            <w:tcBorders>
              <w:top w:val="nil"/>
              <w:left w:val="nil"/>
              <w:bottom w:val="nil"/>
              <w:right w:val="nil"/>
            </w:tcBorders>
          </w:tcPr>
          <w:p ns2:paraId="2AA70428" ns2:textId="77777777" w:rsidR="00C0130B" w:rsidRDefault="00C0130B" w:rsidP="00C90784">
            <w:pPr>
              <w:tabs>
                <w:tab w:val="decimal" w:pos="319"/>
                <w:tab w:val="left" w:pos="399"/>
              </w:tabs>
              <w:spacing w:before="15" w:after="15"/>
              <w:rPr>
                <w:sz w:val="18"/>
                <w:szCs w:val="18"/>
              </w:rPr>
            </w:pPr>
            <w:r>
              <w:rPr>
                <w:sz w:val="18"/>
                <w:szCs w:val="18"/>
              </w:rPr>
              <w:tab/>
              <w:t xml:space="preserve">35 </w:t>
            </w:r>
          </w:p>
        </w:tc>
        <w:tc>
          <w:tcPr>
            <w:tcW w:w="414" w:type="pct"/>
            <w:tcBorders>
              <w:top w:val="nil"/>
              <w:left w:val="nil"/>
              <w:bottom w:val="nil"/>
            </w:tcBorders>
          </w:tcPr>
          <w:p ns2:paraId="645749AC" ns2:textId="77777777" w:rsidR="00C0130B" w:rsidRDefault="00C0130B" w:rsidP="00C90784">
            <w:pPr>
              <w:tabs>
                <w:tab w:val="decimal" w:pos="207"/>
                <w:tab w:val="left" w:pos="287"/>
              </w:tabs>
              <w:spacing w:before="15" w:after="15"/>
              <w:rPr>
                <w:sz w:val="18"/>
                <w:szCs w:val="18"/>
              </w:rPr>
            </w:pPr>
            <w:r>
              <w:rPr>
                <w:sz w:val="18"/>
                <w:szCs w:val="18"/>
              </w:rPr>
              <w:tab/>
              <w:t xml:space="preserve">(20.5) </w:t>
            </w:r>
          </w:p>
        </w:tc>
      </w:tr>
      <w:tr w:rsidR="00C718A3" ns2:paraId="51664BEA" ns2:textId="77777777" w:rsidTr="006C0C82">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67E3A991" ns2:textId="77777777" w:rsidR="00C0130B" w:rsidRDefault="00C0130B" w:rsidP="00C90784">
            <w:pPr>
              <w:spacing w:before="15" w:after="15"/>
              <w:ind w:left="160" w:right="1" w:hanging="160"/>
              <w:rPr>
                <w:sz w:val="18"/>
                <w:szCs w:val="18"/>
              </w:rPr>
            </w:pPr>
            <w:r>
              <w:rPr>
                <w:sz w:val="18"/>
                <w:szCs w:val="18"/>
              </w:rPr>
              <w:t xml:space="preserve">   Nausea </w:t>
            </w:r>
          </w:p>
        </w:tc>
        <w:tc>
          <w:tcPr>
            <w:tcW w:w="417" w:type="pct"/>
            <w:tcBorders>
              <w:top w:val="nil"/>
              <w:left w:val="nil"/>
              <w:bottom w:val="nil"/>
              <w:right w:val="nil"/>
            </w:tcBorders>
          </w:tcPr>
          <w:p ns2:paraId="23ED152A"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417" w:type="pct"/>
            <w:tcBorders>
              <w:top w:val="nil"/>
              <w:left w:val="nil"/>
              <w:bottom w:val="nil"/>
              <w:right w:val="single" w:sz="2" w:space="0" w:color="auto"/>
            </w:tcBorders>
          </w:tcPr>
          <w:p ns2:paraId="5951BEE7"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417" w:type="pct"/>
            <w:tcBorders>
              <w:top w:val="nil"/>
              <w:left w:val="nil"/>
              <w:bottom w:val="nil"/>
              <w:right w:val="nil"/>
            </w:tcBorders>
          </w:tcPr>
          <w:p ns2:paraId="30158B2C" ns2:textId="77777777" w:rsidR="00C0130B" w:rsidRDefault="00C0130B" w:rsidP="00C90784">
            <w:pPr>
              <w:tabs>
                <w:tab w:val="decimal" w:pos="319"/>
                <w:tab w:val="left" w:pos="399"/>
              </w:tabs>
              <w:spacing w:before="15" w:after="15"/>
              <w:rPr>
                <w:sz w:val="18"/>
                <w:szCs w:val="18"/>
              </w:rPr>
            </w:pPr>
            <w:r>
              <w:rPr>
                <w:sz w:val="18"/>
                <w:szCs w:val="18"/>
              </w:rPr>
              <w:tab/>
              <w:t xml:space="preserve">7 </w:t>
            </w:r>
          </w:p>
        </w:tc>
        <w:tc>
          <w:tcPr>
            <w:tcW w:w="417" w:type="pct"/>
            <w:tcBorders>
              <w:top w:val="nil"/>
              <w:left w:val="nil"/>
              <w:bottom w:val="nil"/>
              <w:right w:val="single" w:sz="2" w:space="0" w:color="auto"/>
            </w:tcBorders>
          </w:tcPr>
          <w:p ns2:paraId="4588D600" ns2:textId="77777777" w:rsidR="00C0130B" w:rsidRDefault="00C0130B" w:rsidP="00C90784">
            <w:pPr>
              <w:tabs>
                <w:tab w:val="decimal" w:pos="207"/>
                <w:tab w:val="left" w:pos="287"/>
              </w:tabs>
              <w:spacing w:before="15" w:after="15"/>
              <w:rPr>
                <w:sz w:val="18"/>
                <w:szCs w:val="18"/>
              </w:rPr>
            </w:pPr>
            <w:r>
              <w:rPr>
                <w:sz w:val="18"/>
                <w:szCs w:val="18"/>
              </w:rPr>
              <w:tab/>
              <w:t xml:space="preserve">(10.0) </w:t>
            </w:r>
          </w:p>
        </w:tc>
        <w:tc>
          <w:tcPr>
            <w:tcW w:w="417" w:type="pct"/>
            <w:tcBorders>
              <w:top w:val="nil"/>
              <w:left w:val="nil"/>
              <w:bottom w:val="nil"/>
              <w:right w:val="nil"/>
            </w:tcBorders>
          </w:tcPr>
          <w:p ns2:paraId="2D868EA0" ns2:textId="77777777" w:rsidR="00C0130B" w:rsidRDefault="00C0130B" w:rsidP="00C90784">
            <w:pPr>
              <w:tabs>
                <w:tab w:val="decimal" w:pos="319"/>
                <w:tab w:val="left" w:pos="399"/>
              </w:tabs>
              <w:spacing w:before="15" w:after="15"/>
              <w:rPr>
                <w:sz w:val="18"/>
                <w:szCs w:val="18"/>
              </w:rPr>
            </w:pPr>
            <w:r>
              <w:rPr>
                <w:sz w:val="18"/>
                <w:szCs w:val="18"/>
              </w:rPr>
              <w:tab/>
              <w:t xml:space="preserve">26 </w:t>
            </w:r>
          </w:p>
        </w:tc>
        <w:tc>
          <w:tcPr>
            <w:tcW w:w="417" w:type="pct"/>
            <w:tcBorders>
              <w:top w:val="nil"/>
              <w:left w:val="nil"/>
              <w:bottom w:val="nil"/>
              <w:right w:val="single" w:sz="2" w:space="0" w:color="auto"/>
            </w:tcBorders>
          </w:tcPr>
          <w:p ns2:paraId="1E1A54B0" ns2:textId="77777777" w:rsidR="00C0130B" w:rsidRDefault="00C0130B" w:rsidP="00C90784">
            <w:pPr>
              <w:tabs>
                <w:tab w:val="decimal" w:pos="207"/>
                <w:tab w:val="left" w:pos="287"/>
              </w:tabs>
              <w:spacing w:before="15" w:after="15"/>
              <w:rPr>
                <w:sz w:val="18"/>
                <w:szCs w:val="18"/>
              </w:rPr>
            </w:pPr>
            <w:r>
              <w:rPr>
                <w:sz w:val="18"/>
                <w:szCs w:val="18"/>
              </w:rPr>
              <w:tab/>
              <w:t xml:space="preserve">(26.5) </w:t>
            </w:r>
          </w:p>
        </w:tc>
        <w:tc>
          <w:tcPr>
            <w:tcW w:w="417" w:type="pct"/>
            <w:tcBorders>
              <w:top w:val="nil"/>
              <w:left w:val="nil"/>
              <w:bottom w:val="nil"/>
              <w:right w:val="nil"/>
            </w:tcBorders>
          </w:tcPr>
          <w:p ns2:paraId="732F9F21" ns2:textId="77777777" w:rsidR="00C0130B" w:rsidRDefault="00C0130B" w:rsidP="00C90784">
            <w:pPr>
              <w:tabs>
                <w:tab w:val="decimal" w:pos="319"/>
                <w:tab w:val="left" w:pos="399"/>
              </w:tabs>
              <w:spacing w:before="15" w:after="15"/>
              <w:rPr>
                <w:sz w:val="18"/>
                <w:szCs w:val="18"/>
              </w:rPr>
            </w:pPr>
            <w:r>
              <w:rPr>
                <w:sz w:val="18"/>
                <w:szCs w:val="18"/>
              </w:rPr>
              <w:tab/>
              <w:t xml:space="preserve">33 </w:t>
            </w:r>
          </w:p>
        </w:tc>
        <w:tc>
          <w:tcPr>
            <w:tcW w:w="414" w:type="pct"/>
            <w:tcBorders>
              <w:top w:val="nil"/>
              <w:left w:val="nil"/>
              <w:bottom w:val="nil"/>
            </w:tcBorders>
          </w:tcPr>
          <w:p ns2:paraId="04F8A1DD" ns2:textId="77777777" w:rsidR="00C0130B" w:rsidRDefault="00C0130B" w:rsidP="00C90784">
            <w:pPr>
              <w:tabs>
                <w:tab w:val="decimal" w:pos="207"/>
                <w:tab w:val="left" w:pos="287"/>
              </w:tabs>
              <w:spacing w:before="15" w:after="15"/>
              <w:rPr>
                <w:sz w:val="18"/>
                <w:szCs w:val="18"/>
              </w:rPr>
            </w:pPr>
            <w:r>
              <w:rPr>
                <w:sz w:val="18"/>
                <w:szCs w:val="18"/>
              </w:rPr>
              <w:tab/>
              <w:t xml:space="preserve">(19.3) </w:t>
            </w:r>
          </w:p>
        </w:tc>
      </w:tr>
      <w:tr w:rsidR="00C718A3" ns2:paraId="72153ECC" ns2:textId="77777777" w:rsidTr="006C0C82">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5C7B256D" ns2:textId="77777777" w:rsidR="00C0130B" w:rsidRDefault="00C0130B" w:rsidP="00C90784">
            <w:pPr>
              <w:spacing w:before="15" w:after="15"/>
              <w:ind w:left="160" w:right="1" w:hanging="160"/>
              <w:rPr>
                <w:sz w:val="18"/>
                <w:szCs w:val="18"/>
              </w:rPr>
            </w:pPr>
            <w:r>
              <w:rPr>
                <w:sz w:val="18"/>
                <w:szCs w:val="18"/>
              </w:rPr>
              <w:t xml:space="preserve">   Platelet count decreased </w:t>
            </w:r>
          </w:p>
        </w:tc>
        <w:tc>
          <w:tcPr>
            <w:tcW w:w="417" w:type="pct"/>
            <w:tcBorders>
              <w:top w:val="nil"/>
              <w:left w:val="nil"/>
              <w:bottom w:val="nil"/>
              <w:right w:val="nil"/>
            </w:tcBorders>
          </w:tcPr>
          <w:p ns2:paraId="7B57A321"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417" w:type="pct"/>
            <w:tcBorders>
              <w:top w:val="nil"/>
              <w:left w:val="nil"/>
              <w:bottom w:val="nil"/>
              <w:right w:val="single" w:sz="2" w:space="0" w:color="auto"/>
            </w:tcBorders>
          </w:tcPr>
          <w:p ns2:paraId="6C1A35B4"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417" w:type="pct"/>
            <w:tcBorders>
              <w:top w:val="nil"/>
              <w:left w:val="nil"/>
              <w:bottom w:val="nil"/>
              <w:right w:val="nil"/>
            </w:tcBorders>
          </w:tcPr>
          <w:p ns2:paraId="448B1906" ns2:textId="77777777" w:rsidR="00C0130B" w:rsidRDefault="00C0130B" w:rsidP="00C90784">
            <w:pPr>
              <w:tabs>
                <w:tab w:val="decimal" w:pos="319"/>
                <w:tab w:val="left" w:pos="399"/>
              </w:tabs>
              <w:spacing w:before="15" w:after="15"/>
              <w:rPr>
                <w:sz w:val="18"/>
                <w:szCs w:val="18"/>
              </w:rPr>
            </w:pPr>
            <w:r>
              <w:rPr>
                <w:sz w:val="18"/>
                <w:szCs w:val="18"/>
              </w:rPr>
              <w:tab/>
              <w:t xml:space="preserve">10 </w:t>
            </w:r>
          </w:p>
        </w:tc>
        <w:tc>
          <w:tcPr>
            <w:tcW w:w="417" w:type="pct"/>
            <w:tcBorders>
              <w:top w:val="nil"/>
              <w:left w:val="nil"/>
              <w:bottom w:val="nil"/>
              <w:right w:val="single" w:sz="2" w:space="0" w:color="auto"/>
            </w:tcBorders>
          </w:tcPr>
          <w:p ns2:paraId="274BE4E8" ns2:textId="77777777" w:rsidR="00C0130B" w:rsidRDefault="00C0130B" w:rsidP="00C90784">
            <w:pPr>
              <w:tabs>
                <w:tab w:val="decimal" w:pos="207"/>
                <w:tab w:val="left" w:pos="287"/>
              </w:tabs>
              <w:spacing w:before="15" w:after="15"/>
              <w:rPr>
                <w:sz w:val="18"/>
                <w:szCs w:val="18"/>
              </w:rPr>
            </w:pPr>
            <w:r>
              <w:rPr>
                <w:sz w:val="18"/>
                <w:szCs w:val="18"/>
              </w:rPr>
              <w:tab/>
              <w:t xml:space="preserve">(14.3) </w:t>
            </w:r>
          </w:p>
        </w:tc>
        <w:tc>
          <w:tcPr>
            <w:tcW w:w="417" w:type="pct"/>
            <w:tcBorders>
              <w:top w:val="nil"/>
              <w:left w:val="nil"/>
              <w:bottom w:val="nil"/>
              <w:right w:val="nil"/>
            </w:tcBorders>
          </w:tcPr>
          <w:p ns2:paraId="25995713" ns2:textId="77777777" w:rsidR="00C0130B" w:rsidRDefault="00C0130B" w:rsidP="00C90784">
            <w:pPr>
              <w:tabs>
                <w:tab w:val="decimal" w:pos="319"/>
                <w:tab w:val="left" w:pos="399"/>
              </w:tabs>
              <w:spacing w:before="15" w:after="15"/>
              <w:rPr>
                <w:sz w:val="18"/>
                <w:szCs w:val="18"/>
              </w:rPr>
            </w:pPr>
            <w:r>
              <w:rPr>
                <w:sz w:val="18"/>
                <w:szCs w:val="18"/>
              </w:rPr>
              <w:tab/>
              <w:t xml:space="preserve">22 </w:t>
            </w:r>
          </w:p>
        </w:tc>
        <w:tc>
          <w:tcPr>
            <w:tcW w:w="417" w:type="pct"/>
            <w:tcBorders>
              <w:top w:val="nil"/>
              <w:left w:val="nil"/>
              <w:bottom w:val="nil"/>
              <w:right w:val="single" w:sz="2" w:space="0" w:color="auto"/>
            </w:tcBorders>
          </w:tcPr>
          <w:p ns2:paraId="06AE2FA0" ns2:textId="77777777" w:rsidR="00C0130B" w:rsidRDefault="00C0130B" w:rsidP="00C90784">
            <w:pPr>
              <w:tabs>
                <w:tab w:val="decimal" w:pos="207"/>
                <w:tab w:val="left" w:pos="287"/>
              </w:tabs>
              <w:spacing w:before="15" w:after="15"/>
              <w:rPr>
                <w:sz w:val="18"/>
                <w:szCs w:val="18"/>
              </w:rPr>
            </w:pPr>
            <w:r>
              <w:rPr>
                <w:sz w:val="18"/>
                <w:szCs w:val="18"/>
              </w:rPr>
              <w:tab/>
              <w:t xml:space="preserve">(22.4) </w:t>
            </w:r>
          </w:p>
        </w:tc>
        <w:tc>
          <w:tcPr>
            <w:tcW w:w="417" w:type="pct"/>
            <w:tcBorders>
              <w:top w:val="nil"/>
              <w:left w:val="nil"/>
              <w:bottom w:val="nil"/>
              <w:right w:val="nil"/>
            </w:tcBorders>
          </w:tcPr>
          <w:p ns2:paraId="6365B7AF" ns2:textId="77777777" w:rsidR="00C0130B" w:rsidRDefault="00C0130B" w:rsidP="00C90784">
            <w:pPr>
              <w:tabs>
                <w:tab w:val="decimal" w:pos="319"/>
                <w:tab w:val="left" w:pos="399"/>
              </w:tabs>
              <w:spacing w:before="15" w:after="15"/>
              <w:rPr>
                <w:sz w:val="18"/>
                <w:szCs w:val="18"/>
              </w:rPr>
            </w:pPr>
            <w:r>
              <w:rPr>
                <w:sz w:val="18"/>
                <w:szCs w:val="18"/>
              </w:rPr>
              <w:tab/>
              <w:t xml:space="preserve">32 </w:t>
            </w:r>
          </w:p>
        </w:tc>
        <w:tc>
          <w:tcPr>
            <w:tcW w:w="414" w:type="pct"/>
            <w:tcBorders>
              <w:top w:val="nil"/>
              <w:left w:val="nil"/>
              <w:bottom w:val="nil"/>
            </w:tcBorders>
          </w:tcPr>
          <w:p ns2:paraId="50449502" ns2:textId="77777777" w:rsidR="00C0130B" w:rsidRDefault="00C0130B" w:rsidP="00C90784">
            <w:pPr>
              <w:tabs>
                <w:tab w:val="decimal" w:pos="207"/>
                <w:tab w:val="left" w:pos="287"/>
              </w:tabs>
              <w:spacing w:before="15" w:after="15"/>
              <w:rPr>
                <w:sz w:val="18"/>
                <w:szCs w:val="18"/>
              </w:rPr>
            </w:pPr>
            <w:r>
              <w:rPr>
                <w:sz w:val="18"/>
                <w:szCs w:val="18"/>
              </w:rPr>
              <w:tab/>
              <w:t xml:space="preserve">(18.7) </w:t>
            </w:r>
          </w:p>
        </w:tc>
      </w:tr>
      <w:tr w:rsidR="00C718A3" ns2:paraId="7C4863C6" ns2:textId="77777777" w:rsidTr="006C0C82">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3417067B" ns2:textId="77777777" w:rsidR="00C0130B" w:rsidRDefault="00C0130B" w:rsidP="00C90784">
            <w:pPr>
              <w:spacing w:before="15" w:after="15"/>
              <w:ind w:left="160" w:right="1" w:hanging="160"/>
              <w:rPr>
                <w:sz w:val="18"/>
                <w:szCs w:val="18"/>
              </w:rPr>
            </w:pPr>
            <w:r>
              <w:rPr>
                <w:sz w:val="18"/>
                <w:szCs w:val="18"/>
              </w:rPr>
              <w:t xml:space="preserve">   Lymphocyte count decreased </w:t>
            </w:r>
          </w:p>
        </w:tc>
        <w:tc>
          <w:tcPr>
            <w:tcW w:w="417" w:type="pct"/>
            <w:tcBorders>
              <w:top w:val="nil"/>
              <w:left w:val="nil"/>
              <w:bottom w:val="nil"/>
              <w:right w:val="nil"/>
            </w:tcBorders>
          </w:tcPr>
          <w:p ns2:paraId="72606596" ns2:textId="77777777" w:rsidR="00C0130B" w:rsidRDefault="00C0130B" w:rsidP="00C90784">
            <w:pPr>
              <w:tabs>
                <w:tab w:val="decimal" w:pos="319"/>
                <w:tab w:val="left" w:pos="399"/>
              </w:tabs>
              <w:spacing w:before="15" w:after="15"/>
              <w:rPr>
                <w:sz w:val="18"/>
                <w:szCs w:val="18"/>
              </w:rPr>
            </w:pPr>
            <w:r>
              <w:rPr>
                <w:sz w:val="18"/>
                <w:szCs w:val="18"/>
              </w:rPr>
              <w:tab/>
              <w:t xml:space="preserve">1 </w:t>
            </w:r>
          </w:p>
        </w:tc>
        <w:tc>
          <w:tcPr>
            <w:tcW w:w="417" w:type="pct"/>
            <w:tcBorders>
              <w:top w:val="nil"/>
              <w:left w:val="nil"/>
              <w:bottom w:val="nil"/>
              <w:right w:val="single" w:sz="2" w:space="0" w:color="auto"/>
            </w:tcBorders>
          </w:tcPr>
          <w:p ns2:paraId="77262193" ns2:textId="77777777" w:rsidR="00C0130B" w:rsidRDefault="00C0130B" w:rsidP="00C90784">
            <w:pPr>
              <w:tabs>
                <w:tab w:val="decimal" w:pos="207"/>
                <w:tab w:val="left" w:pos="287"/>
              </w:tabs>
              <w:spacing w:before="15" w:after="15"/>
              <w:rPr>
                <w:sz w:val="18"/>
                <w:szCs w:val="18"/>
              </w:rPr>
            </w:pPr>
            <w:r>
              <w:rPr>
                <w:sz w:val="18"/>
                <w:szCs w:val="18"/>
              </w:rPr>
              <w:tab/>
              <w:t xml:space="preserve">(33.3) </w:t>
            </w:r>
          </w:p>
        </w:tc>
        <w:tc>
          <w:tcPr>
            <w:tcW w:w="417" w:type="pct"/>
            <w:tcBorders>
              <w:top w:val="nil"/>
              <w:left w:val="nil"/>
              <w:bottom w:val="nil"/>
              <w:right w:val="nil"/>
            </w:tcBorders>
          </w:tcPr>
          <w:p ns2:paraId="0CE30ECC" ns2:textId="77777777" w:rsidR="00C0130B" w:rsidRDefault="00C0130B" w:rsidP="00C90784">
            <w:pPr>
              <w:tabs>
                <w:tab w:val="decimal" w:pos="319"/>
                <w:tab w:val="left" w:pos="399"/>
              </w:tabs>
              <w:spacing w:before="15" w:after="15"/>
              <w:rPr>
                <w:sz w:val="18"/>
                <w:szCs w:val="18"/>
              </w:rPr>
            </w:pPr>
            <w:r>
              <w:rPr>
                <w:sz w:val="18"/>
                <w:szCs w:val="18"/>
              </w:rPr>
              <w:tab/>
              <w:t xml:space="preserve">10 </w:t>
            </w:r>
          </w:p>
        </w:tc>
        <w:tc>
          <w:tcPr>
            <w:tcW w:w="417" w:type="pct"/>
            <w:tcBorders>
              <w:top w:val="nil"/>
              <w:left w:val="nil"/>
              <w:bottom w:val="nil"/>
              <w:right w:val="single" w:sz="2" w:space="0" w:color="auto"/>
            </w:tcBorders>
          </w:tcPr>
          <w:p ns2:paraId="7DBB6E77" ns2:textId="77777777" w:rsidR="00C0130B" w:rsidRDefault="00C0130B" w:rsidP="00C90784">
            <w:pPr>
              <w:tabs>
                <w:tab w:val="decimal" w:pos="207"/>
                <w:tab w:val="left" w:pos="287"/>
              </w:tabs>
              <w:spacing w:before="15" w:after="15"/>
              <w:rPr>
                <w:sz w:val="18"/>
                <w:szCs w:val="18"/>
              </w:rPr>
            </w:pPr>
            <w:r>
              <w:rPr>
                <w:sz w:val="18"/>
                <w:szCs w:val="18"/>
              </w:rPr>
              <w:tab/>
              <w:t xml:space="preserve">(14.3) </w:t>
            </w:r>
          </w:p>
        </w:tc>
        <w:tc>
          <w:tcPr>
            <w:tcW w:w="417" w:type="pct"/>
            <w:tcBorders>
              <w:top w:val="nil"/>
              <w:left w:val="nil"/>
              <w:bottom w:val="nil"/>
              <w:right w:val="nil"/>
            </w:tcBorders>
          </w:tcPr>
          <w:p ns2:paraId="1A89BA94" ns2:textId="77777777" w:rsidR="00C0130B" w:rsidRDefault="00C0130B" w:rsidP="00C90784">
            <w:pPr>
              <w:tabs>
                <w:tab w:val="decimal" w:pos="319"/>
                <w:tab w:val="left" w:pos="399"/>
              </w:tabs>
              <w:spacing w:before="15" w:after="15"/>
              <w:rPr>
                <w:sz w:val="18"/>
                <w:szCs w:val="18"/>
              </w:rPr>
            </w:pPr>
            <w:r>
              <w:rPr>
                <w:sz w:val="18"/>
                <w:szCs w:val="18"/>
              </w:rPr>
              <w:tab/>
              <w:t xml:space="preserve">17 </w:t>
            </w:r>
          </w:p>
        </w:tc>
        <w:tc>
          <w:tcPr>
            <w:tcW w:w="417" w:type="pct"/>
            <w:tcBorders>
              <w:top w:val="nil"/>
              <w:left w:val="nil"/>
              <w:bottom w:val="nil"/>
              <w:right w:val="single" w:sz="2" w:space="0" w:color="auto"/>
            </w:tcBorders>
          </w:tcPr>
          <w:p ns2:paraId="30C7703F" ns2:textId="77777777" w:rsidR="00C0130B" w:rsidRDefault="00C0130B" w:rsidP="00C90784">
            <w:pPr>
              <w:tabs>
                <w:tab w:val="decimal" w:pos="207"/>
                <w:tab w:val="left" w:pos="287"/>
              </w:tabs>
              <w:spacing w:before="15" w:after="15"/>
              <w:rPr>
                <w:sz w:val="18"/>
                <w:szCs w:val="18"/>
              </w:rPr>
            </w:pPr>
            <w:r>
              <w:rPr>
                <w:sz w:val="18"/>
                <w:szCs w:val="18"/>
              </w:rPr>
              <w:tab/>
              <w:t xml:space="preserve">(17.3) </w:t>
            </w:r>
          </w:p>
        </w:tc>
        <w:tc>
          <w:tcPr>
            <w:tcW w:w="417" w:type="pct"/>
            <w:tcBorders>
              <w:top w:val="nil"/>
              <w:left w:val="nil"/>
              <w:bottom w:val="nil"/>
              <w:right w:val="nil"/>
            </w:tcBorders>
          </w:tcPr>
          <w:p ns2:paraId="6E29E85E" ns2:textId="77777777" w:rsidR="00C0130B" w:rsidRDefault="00C0130B" w:rsidP="00C90784">
            <w:pPr>
              <w:tabs>
                <w:tab w:val="decimal" w:pos="319"/>
                <w:tab w:val="left" w:pos="399"/>
              </w:tabs>
              <w:spacing w:before="15" w:after="15"/>
              <w:rPr>
                <w:sz w:val="18"/>
                <w:szCs w:val="18"/>
              </w:rPr>
            </w:pPr>
            <w:r>
              <w:rPr>
                <w:sz w:val="18"/>
                <w:szCs w:val="18"/>
              </w:rPr>
              <w:tab/>
              <w:t xml:space="preserve">28 </w:t>
            </w:r>
          </w:p>
        </w:tc>
        <w:tc>
          <w:tcPr>
            <w:tcW w:w="414" w:type="pct"/>
            <w:tcBorders>
              <w:top w:val="nil"/>
              <w:left w:val="nil"/>
              <w:bottom w:val="nil"/>
            </w:tcBorders>
          </w:tcPr>
          <w:p ns2:paraId="58C442ED" ns2:textId="77777777" w:rsidR="00C0130B" w:rsidRDefault="00C0130B" w:rsidP="00C90784">
            <w:pPr>
              <w:tabs>
                <w:tab w:val="decimal" w:pos="207"/>
                <w:tab w:val="left" w:pos="287"/>
              </w:tabs>
              <w:spacing w:before="15" w:after="15"/>
              <w:rPr>
                <w:sz w:val="18"/>
                <w:szCs w:val="18"/>
              </w:rPr>
            </w:pPr>
            <w:r>
              <w:rPr>
                <w:sz w:val="18"/>
                <w:szCs w:val="18"/>
              </w:rPr>
              <w:tab/>
              <w:t xml:space="preserve">(16.4) </w:t>
            </w:r>
          </w:p>
        </w:tc>
      </w:tr>
      <w:tr w:rsidR="00C718A3" ns2:paraId="4CD5891A" ns2:textId="77777777" w:rsidTr="006C0C82">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00288F6E" ns2:textId="77777777" w:rsidR="00C0130B" w:rsidRDefault="00C0130B" w:rsidP="00C90784">
            <w:pPr>
              <w:spacing w:before="15" w:after="15"/>
              <w:ind w:left="160" w:right="1" w:hanging="160"/>
              <w:rPr>
                <w:sz w:val="18"/>
                <w:szCs w:val="18"/>
              </w:rPr>
            </w:pPr>
            <w:r>
              <w:rPr>
                <w:sz w:val="18"/>
                <w:szCs w:val="18"/>
              </w:rPr>
              <w:t xml:space="preserve">   Vomiting </w:t>
            </w:r>
          </w:p>
        </w:tc>
        <w:tc>
          <w:tcPr>
            <w:tcW w:w="417" w:type="pct"/>
            <w:tcBorders>
              <w:top w:val="nil"/>
              <w:left w:val="nil"/>
              <w:bottom w:val="nil"/>
              <w:right w:val="nil"/>
            </w:tcBorders>
          </w:tcPr>
          <w:p ns2:paraId="2F13230A"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417" w:type="pct"/>
            <w:tcBorders>
              <w:top w:val="nil"/>
              <w:left w:val="nil"/>
              <w:bottom w:val="nil"/>
              <w:right w:val="single" w:sz="2" w:space="0" w:color="auto"/>
            </w:tcBorders>
          </w:tcPr>
          <w:p ns2:paraId="0C33F354"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417" w:type="pct"/>
            <w:tcBorders>
              <w:top w:val="nil"/>
              <w:left w:val="nil"/>
              <w:bottom w:val="nil"/>
              <w:right w:val="nil"/>
            </w:tcBorders>
          </w:tcPr>
          <w:p ns2:paraId="400AA453" ns2:textId="77777777" w:rsidR="00C0130B" w:rsidRDefault="00C0130B" w:rsidP="00C90784">
            <w:pPr>
              <w:tabs>
                <w:tab w:val="decimal" w:pos="319"/>
                <w:tab w:val="left" w:pos="399"/>
              </w:tabs>
              <w:spacing w:before="15" w:after="15"/>
              <w:rPr>
                <w:sz w:val="18"/>
                <w:szCs w:val="18"/>
              </w:rPr>
            </w:pPr>
            <w:r>
              <w:rPr>
                <w:sz w:val="18"/>
                <w:szCs w:val="18"/>
              </w:rPr>
              <w:tab/>
              <w:t xml:space="preserve">11 </w:t>
            </w:r>
          </w:p>
        </w:tc>
        <w:tc>
          <w:tcPr>
            <w:tcW w:w="417" w:type="pct"/>
            <w:tcBorders>
              <w:top w:val="nil"/>
              <w:left w:val="nil"/>
              <w:bottom w:val="nil"/>
              <w:right w:val="single" w:sz="2" w:space="0" w:color="auto"/>
            </w:tcBorders>
          </w:tcPr>
          <w:p ns2:paraId="734ED094" ns2:textId="77777777" w:rsidR="00C0130B" w:rsidRDefault="00C0130B" w:rsidP="00C90784">
            <w:pPr>
              <w:tabs>
                <w:tab w:val="decimal" w:pos="207"/>
                <w:tab w:val="left" w:pos="287"/>
              </w:tabs>
              <w:spacing w:before="15" w:after="15"/>
              <w:rPr>
                <w:sz w:val="18"/>
                <w:szCs w:val="18"/>
              </w:rPr>
            </w:pPr>
            <w:r>
              <w:rPr>
                <w:sz w:val="18"/>
                <w:szCs w:val="18"/>
              </w:rPr>
              <w:tab/>
              <w:t xml:space="preserve">(15.7) </w:t>
            </w:r>
          </w:p>
        </w:tc>
        <w:tc>
          <w:tcPr>
            <w:tcW w:w="417" w:type="pct"/>
            <w:tcBorders>
              <w:top w:val="nil"/>
              <w:left w:val="nil"/>
              <w:bottom w:val="nil"/>
              <w:right w:val="nil"/>
            </w:tcBorders>
          </w:tcPr>
          <w:p ns2:paraId="31A4A219" ns2:textId="77777777" w:rsidR="00C0130B" w:rsidRDefault="00C0130B" w:rsidP="00C90784">
            <w:pPr>
              <w:tabs>
                <w:tab w:val="decimal" w:pos="319"/>
                <w:tab w:val="left" w:pos="399"/>
              </w:tabs>
              <w:spacing w:before="15" w:after="15"/>
              <w:rPr>
                <w:sz w:val="18"/>
                <w:szCs w:val="18"/>
              </w:rPr>
            </w:pPr>
            <w:r>
              <w:rPr>
                <w:sz w:val="18"/>
                <w:szCs w:val="18"/>
              </w:rPr>
              <w:tab/>
              <w:t xml:space="preserve">15 </w:t>
            </w:r>
          </w:p>
        </w:tc>
        <w:tc>
          <w:tcPr>
            <w:tcW w:w="417" w:type="pct"/>
            <w:tcBorders>
              <w:top w:val="nil"/>
              <w:left w:val="nil"/>
              <w:bottom w:val="nil"/>
              <w:right w:val="single" w:sz="2" w:space="0" w:color="auto"/>
            </w:tcBorders>
          </w:tcPr>
          <w:p ns2:paraId="13EB54F4" ns2:textId="77777777" w:rsidR="00C0130B" w:rsidRDefault="00C0130B" w:rsidP="00C90784">
            <w:pPr>
              <w:tabs>
                <w:tab w:val="decimal" w:pos="207"/>
                <w:tab w:val="left" w:pos="287"/>
              </w:tabs>
              <w:spacing w:before="15" w:after="15"/>
              <w:rPr>
                <w:sz w:val="18"/>
                <w:szCs w:val="18"/>
              </w:rPr>
            </w:pPr>
            <w:r>
              <w:rPr>
                <w:sz w:val="18"/>
                <w:szCs w:val="18"/>
              </w:rPr>
              <w:tab/>
              <w:t xml:space="preserve">(15.3) </w:t>
            </w:r>
          </w:p>
        </w:tc>
        <w:tc>
          <w:tcPr>
            <w:tcW w:w="417" w:type="pct"/>
            <w:tcBorders>
              <w:top w:val="nil"/>
              <w:left w:val="nil"/>
              <w:bottom w:val="nil"/>
              <w:right w:val="nil"/>
            </w:tcBorders>
          </w:tcPr>
          <w:p ns2:paraId="4626CD23" ns2:textId="77777777" w:rsidR="00C0130B" w:rsidRDefault="00C0130B" w:rsidP="00C90784">
            <w:pPr>
              <w:tabs>
                <w:tab w:val="decimal" w:pos="319"/>
                <w:tab w:val="left" w:pos="399"/>
              </w:tabs>
              <w:spacing w:before="15" w:after="15"/>
              <w:rPr>
                <w:sz w:val="18"/>
                <w:szCs w:val="18"/>
              </w:rPr>
            </w:pPr>
            <w:r>
              <w:rPr>
                <w:sz w:val="18"/>
                <w:szCs w:val="18"/>
              </w:rPr>
              <w:tab/>
              <w:t xml:space="preserve">26 </w:t>
            </w:r>
          </w:p>
        </w:tc>
        <w:tc>
          <w:tcPr>
            <w:tcW w:w="414" w:type="pct"/>
            <w:tcBorders>
              <w:top w:val="nil"/>
              <w:left w:val="nil"/>
              <w:bottom w:val="nil"/>
            </w:tcBorders>
          </w:tcPr>
          <w:p ns2:paraId="59988FE7" ns2:textId="77777777" w:rsidR="00C0130B" w:rsidRDefault="00C0130B" w:rsidP="00C90784">
            <w:pPr>
              <w:tabs>
                <w:tab w:val="decimal" w:pos="207"/>
                <w:tab w:val="left" w:pos="287"/>
              </w:tabs>
              <w:spacing w:before="15" w:after="15"/>
              <w:rPr>
                <w:sz w:val="18"/>
                <w:szCs w:val="18"/>
              </w:rPr>
            </w:pPr>
            <w:r>
              <w:rPr>
                <w:sz w:val="18"/>
                <w:szCs w:val="18"/>
              </w:rPr>
              <w:tab/>
              <w:t xml:space="preserve">(15.2) </w:t>
            </w:r>
          </w:p>
        </w:tc>
      </w:tr>
      <w:tr w:rsidR="00C718A3" ns2:paraId="09EE09F9" ns2:textId="77777777" w:rsidTr="006C0C82">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36F991C6" ns2:textId="77777777" w:rsidR="00C0130B" w:rsidRDefault="00C0130B" w:rsidP="00C90784">
            <w:pPr>
              <w:spacing w:before="15" w:after="15"/>
              <w:ind w:left="160" w:right="1" w:hanging="160"/>
              <w:rPr>
                <w:sz w:val="18"/>
                <w:szCs w:val="18"/>
              </w:rPr>
            </w:pPr>
            <w:r>
              <w:rPr>
                <w:sz w:val="18"/>
                <w:szCs w:val="18"/>
              </w:rPr>
              <w:t xml:space="preserve">   Decreased appetite </w:t>
            </w:r>
          </w:p>
        </w:tc>
        <w:tc>
          <w:tcPr>
            <w:tcW w:w="417" w:type="pct"/>
            <w:tcBorders>
              <w:top w:val="nil"/>
              <w:left w:val="nil"/>
              <w:bottom w:val="nil"/>
              <w:right w:val="nil"/>
            </w:tcBorders>
          </w:tcPr>
          <w:p ns2:paraId="1F5A1EEA"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417" w:type="pct"/>
            <w:tcBorders>
              <w:top w:val="nil"/>
              <w:left w:val="nil"/>
              <w:bottom w:val="nil"/>
              <w:right w:val="single" w:sz="2" w:space="0" w:color="auto"/>
            </w:tcBorders>
          </w:tcPr>
          <w:p ns2:paraId="5F60C382"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417" w:type="pct"/>
            <w:tcBorders>
              <w:top w:val="nil"/>
              <w:left w:val="nil"/>
              <w:bottom w:val="nil"/>
              <w:right w:val="nil"/>
            </w:tcBorders>
          </w:tcPr>
          <w:p ns2:paraId="1E393D87" ns2:textId="77777777" w:rsidR="00C0130B" w:rsidRDefault="00C0130B" w:rsidP="00C90784">
            <w:pPr>
              <w:tabs>
                <w:tab w:val="decimal" w:pos="319"/>
                <w:tab w:val="left" w:pos="399"/>
              </w:tabs>
              <w:spacing w:before="15" w:after="15"/>
              <w:rPr>
                <w:sz w:val="18"/>
                <w:szCs w:val="18"/>
              </w:rPr>
            </w:pPr>
            <w:r>
              <w:rPr>
                <w:sz w:val="18"/>
                <w:szCs w:val="18"/>
              </w:rPr>
              <w:tab/>
              <w:t xml:space="preserve">11 </w:t>
            </w:r>
          </w:p>
        </w:tc>
        <w:tc>
          <w:tcPr>
            <w:tcW w:w="417" w:type="pct"/>
            <w:tcBorders>
              <w:top w:val="nil"/>
              <w:left w:val="nil"/>
              <w:bottom w:val="nil"/>
              <w:right w:val="single" w:sz="2" w:space="0" w:color="auto"/>
            </w:tcBorders>
          </w:tcPr>
          <w:p ns2:paraId="14FA1BB8" ns2:textId="77777777" w:rsidR="00C0130B" w:rsidRDefault="00C0130B" w:rsidP="00C90784">
            <w:pPr>
              <w:tabs>
                <w:tab w:val="decimal" w:pos="207"/>
                <w:tab w:val="left" w:pos="287"/>
              </w:tabs>
              <w:spacing w:before="15" w:after="15"/>
              <w:rPr>
                <w:sz w:val="18"/>
                <w:szCs w:val="18"/>
              </w:rPr>
            </w:pPr>
            <w:r>
              <w:rPr>
                <w:sz w:val="18"/>
                <w:szCs w:val="18"/>
              </w:rPr>
              <w:tab/>
              <w:t xml:space="preserve">(15.7) </w:t>
            </w:r>
          </w:p>
        </w:tc>
        <w:tc>
          <w:tcPr>
            <w:tcW w:w="417" w:type="pct"/>
            <w:tcBorders>
              <w:top w:val="nil"/>
              <w:left w:val="nil"/>
              <w:bottom w:val="nil"/>
              <w:right w:val="nil"/>
            </w:tcBorders>
          </w:tcPr>
          <w:p ns2:paraId="5A0613BF" ns2:textId="77777777" w:rsidR="00C0130B" w:rsidRDefault="00C0130B" w:rsidP="00C90784">
            <w:pPr>
              <w:tabs>
                <w:tab w:val="decimal" w:pos="319"/>
                <w:tab w:val="left" w:pos="399"/>
              </w:tabs>
              <w:spacing w:before="15" w:after="15"/>
              <w:rPr>
                <w:sz w:val="18"/>
                <w:szCs w:val="18"/>
              </w:rPr>
            </w:pPr>
            <w:r>
              <w:rPr>
                <w:sz w:val="18"/>
                <w:szCs w:val="18"/>
              </w:rPr>
              <w:tab/>
              <w:t xml:space="preserve">14 </w:t>
            </w:r>
          </w:p>
        </w:tc>
        <w:tc>
          <w:tcPr>
            <w:tcW w:w="417" w:type="pct"/>
            <w:tcBorders>
              <w:top w:val="nil"/>
              <w:left w:val="nil"/>
              <w:bottom w:val="nil"/>
              <w:right w:val="single" w:sz="2" w:space="0" w:color="auto"/>
            </w:tcBorders>
          </w:tcPr>
          <w:p ns2:paraId="36305F2D" ns2:textId="77777777" w:rsidR="00C0130B" w:rsidRDefault="00C0130B" w:rsidP="00C90784">
            <w:pPr>
              <w:tabs>
                <w:tab w:val="decimal" w:pos="207"/>
                <w:tab w:val="left" w:pos="287"/>
              </w:tabs>
              <w:spacing w:before="15" w:after="15"/>
              <w:rPr>
                <w:sz w:val="18"/>
                <w:szCs w:val="18"/>
              </w:rPr>
            </w:pPr>
            <w:r>
              <w:rPr>
                <w:sz w:val="18"/>
                <w:szCs w:val="18"/>
              </w:rPr>
              <w:tab/>
              <w:t xml:space="preserve">(14.3) </w:t>
            </w:r>
          </w:p>
        </w:tc>
        <w:tc>
          <w:tcPr>
            <w:tcW w:w="417" w:type="pct"/>
            <w:tcBorders>
              <w:top w:val="nil"/>
              <w:left w:val="nil"/>
              <w:bottom w:val="nil"/>
              <w:right w:val="nil"/>
            </w:tcBorders>
          </w:tcPr>
          <w:p ns2:paraId="78C0248D" ns2:textId="77777777" w:rsidR="00C0130B" w:rsidRDefault="00C0130B" w:rsidP="00C90784">
            <w:pPr>
              <w:tabs>
                <w:tab w:val="decimal" w:pos="319"/>
                <w:tab w:val="left" w:pos="399"/>
              </w:tabs>
              <w:spacing w:before="15" w:after="15"/>
              <w:rPr>
                <w:sz w:val="18"/>
                <w:szCs w:val="18"/>
              </w:rPr>
            </w:pPr>
            <w:r>
              <w:rPr>
                <w:sz w:val="18"/>
                <w:szCs w:val="18"/>
              </w:rPr>
              <w:tab/>
              <w:t xml:space="preserve">25 </w:t>
            </w:r>
          </w:p>
        </w:tc>
        <w:tc>
          <w:tcPr>
            <w:tcW w:w="414" w:type="pct"/>
            <w:tcBorders>
              <w:top w:val="nil"/>
              <w:left w:val="nil"/>
              <w:bottom w:val="nil"/>
            </w:tcBorders>
          </w:tcPr>
          <w:p ns2:paraId="7E4721F1" ns2:textId="77777777" w:rsidR="00C0130B" w:rsidRDefault="00C0130B" w:rsidP="00C90784">
            <w:pPr>
              <w:tabs>
                <w:tab w:val="decimal" w:pos="207"/>
                <w:tab w:val="left" w:pos="287"/>
              </w:tabs>
              <w:spacing w:before="15" w:after="15"/>
              <w:rPr>
                <w:sz w:val="18"/>
                <w:szCs w:val="18"/>
              </w:rPr>
            </w:pPr>
            <w:r>
              <w:rPr>
                <w:sz w:val="18"/>
                <w:szCs w:val="18"/>
              </w:rPr>
              <w:tab/>
              <w:t xml:space="preserve">(14.6) </w:t>
            </w:r>
          </w:p>
        </w:tc>
      </w:tr>
      <w:tr w:rsidR="00C718A3" ns2:paraId="23376219" ns2:textId="77777777" w:rsidTr="006C0C82">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0C014CD5" ns2:textId="77777777" w:rsidR="00C0130B" w:rsidRDefault="00C0130B" w:rsidP="00C90784">
            <w:pPr>
              <w:spacing w:before="15" w:after="15"/>
              <w:ind w:left="250" w:right="1" w:hanging="250"/>
              <w:rPr>
                <w:sz w:val="18"/>
                <w:szCs w:val="18"/>
              </w:rPr>
            </w:pPr>
            <w:r>
              <w:rPr>
                <w:sz w:val="18"/>
                <w:szCs w:val="18"/>
              </w:rPr>
              <w:t xml:space="preserve">   Alanine aminotransferase increased </w:t>
            </w:r>
          </w:p>
        </w:tc>
        <w:tc>
          <w:tcPr>
            <w:tcW w:w="417" w:type="pct"/>
            <w:tcBorders>
              <w:top w:val="nil"/>
              <w:left w:val="nil"/>
              <w:bottom w:val="nil"/>
              <w:right w:val="nil"/>
            </w:tcBorders>
          </w:tcPr>
          <w:p ns2:paraId="28ED43C6"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417" w:type="pct"/>
            <w:tcBorders>
              <w:top w:val="nil"/>
              <w:left w:val="nil"/>
              <w:bottom w:val="nil"/>
              <w:right w:val="single" w:sz="2" w:space="0" w:color="auto"/>
            </w:tcBorders>
          </w:tcPr>
          <w:p ns2:paraId="314DC5D8"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417" w:type="pct"/>
            <w:tcBorders>
              <w:top w:val="nil"/>
              <w:left w:val="nil"/>
              <w:bottom w:val="nil"/>
              <w:right w:val="nil"/>
            </w:tcBorders>
          </w:tcPr>
          <w:p ns2:paraId="0FABAAD1" ns2:textId="77777777" w:rsidR="00C0130B" w:rsidRDefault="00C0130B" w:rsidP="00C90784">
            <w:pPr>
              <w:tabs>
                <w:tab w:val="decimal" w:pos="319"/>
                <w:tab w:val="left" w:pos="399"/>
              </w:tabs>
              <w:spacing w:before="15" w:after="15"/>
              <w:rPr>
                <w:sz w:val="18"/>
                <w:szCs w:val="18"/>
              </w:rPr>
            </w:pPr>
            <w:r>
              <w:rPr>
                <w:sz w:val="18"/>
                <w:szCs w:val="18"/>
              </w:rPr>
              <w:tab/>
              <w:t xml:space="preserve">14 </w:t>
            </w:r>
          </w:p>
        </w:tc>
        <w:tc>
          <w:tcPr>
            <w:tcW w:w="417" w:type="pct"/>
            <w:tcBorders>
              <w:top w:val="nil"/>
              <w:left w:val="nil"/>
              <w:bottom w:val="nil"/>
              <w:right w:val="single" w:sz="2" w:space="0" w:color="auto"/>
            </w:tcBorders>
          </w:tcPr>
          <w:p ns2:paraId="47C4C202" ns2:textId="77777777" w:rsidR="00C0130B" w:rsidRDefault="00C0130B" w:rsidP="00C90784">
            <w:pPr>
              <w:tabs>
                <w:tab w:val="decimal" w:pos="207"/>
                <w:tab w:val="left" w:pos="287"/>
              </w:tabs>
              <w:spacing w:before="15" w:after="15"/>
              <w:rPr>
                <w:sz w:val="18"/>
                <w:szCs w:val="18"/>
              </w:rPr>
            </w:pPr>
            <w:r>
              <w:rPr>
                <w:sz w:val="18"/>
                <w:szCs w:val="18"/>
              </w:rPr>
              <w:tab/>
              <w:t xml:space="preserve">(20.0) </w:t>
            </w:r>
          </w:p>
        </w:tc>
        <w:tc>
          <w:tcPr>
            <w:tcW w:w="417" w:type="pct"/>
            <w:tcBorders>
              <w:top w:val="nil"/>
              <w:left w:val="nil"/>
              <w:bottom w:val="nil"/>
              <w:right w:val="nil"/>
            </w:tcBorders>
          </w:tcPr>
          <w:p ns2:paraId="62539566" ns2:textId="77777777" w:rsidR="00C0130B" w:rsidRDefault="00C0130B" w:rsidP="00C90784">
            <w:pPr>
              <w:tabs>
                <w:tab w:val="decimal" w:pos="319"/>
                <w:tab w:val="left" w:pos="399"/>
              </w:tabs>
              <w:spacing w:before="15" w:after="15"/>
              <w:rPr>
                <w:sz w:val="18"/>
                <w:szCs w:val="18"/>
              </w:rPr>
            </w:pPr>
            <w:r>
              <w:rPr>
                <w:sz w:val="18"/>
                <w:szCs w:val="18"/>
              </w:rPr>
              <w:tab/>
              <w:t xml:space="preserve">8 </w:t>
            </w:r>
          </w:p>
        </w:tc>
        <w:tc>
          <w:tcPr>
            <w:tcW w:w="417" w:type="pct"/>
            <w:tcBorders>
              <w:top w:val="nil"/>
              <w:left w:val="nil"/>
              <w:bottom w:val="nil"/>
              <w:right w:val="single" w:sz="2" w:space="0" w:color="auto"/>
            </w:tcBorders>
          </w:tcPr>
          <w:p ns2:paraId="3B975F9E" ns2:textId="77777777" w:rsidR="00C0130B" w:rsidRDefault="00C0130B" w:rsidP="00C90784">
            <w:pPr>
              <w:tabs>
                <w:tab w:val="decimal" w:pos="207"/>
                <w:tab w:val="left" w:pos="287"/>
              </w:tabs>
              <w:spacing w:before="15" w:after="15"/>
              <w:rPr>
                <w:sz w:val="18"/>
                <w:szCs w:val="18"/>
              </w:rPr>
            </w:pPr>
            <w:r>
              <w:rPr>
                <w:sz w:val="18"/>
                <w:szCs w:val="18"/>
              </w:rPr>
              <w:tab/>
              <w:t xml:space="preserve">(8.2) </w:t>
            </w:r>
          </w:p>
        </w:tc>
        <w:tc>
          <w:tcPr>
            <w:tcW w:w="417" w:type="pct"/>
            <w:tcBorders>
              <w:top w:val="nil"/>
              <w:left w:val="nil"/>
              <w:bottom w:val="nil"/>
              <w:right w:val="nil"/>
            </w:tcBorders>
          </w:tcPr>
          <w:p ns2:paraId="393C0A03" ns2:textId="77777777" w:rsidR="00C0130B" w:rsidRDefault="00C0130B" w:rsidP="00C90784">
            <w:pPr>
              <w:tabs>
                <w:tab w:val="decimal" w:pos="319"/>
                <w:tab w:val="left" w:pos="399"/>
              </w:tabs>
              <w:spacing w:before="15" w:after="15"/>
              <w:rPr>
                <w:sz w:val="18"/>
                <w:szCs w:val="18"/>
              </w:rPr>
            </w:pPr>
            <w:r>
              <w:rPr>
                <w:sz w:val="18"/>
                <w:szCs w:val="18"/>
              </w:rPr>
              <w:tab/>
              <w:t xml:space="preserve">22 </w:t>
            </w:r>
          </w:p>
        </w:tc>
        <w:tc>
          <w:tcPr>
            <w:tcW w:w="414" w:type="pct"/>
            <w:tcBorders>
              <w:top w:val="nil"/>
              <w:left w:val="nil"/>
              <w:bottom w:val="nil"/>
            </w:tcBorders>
          </w:tcPr>
          <w:p ns2:paraId="4F58F838" ns2:textId="77777777" w:rsidR="00C0130B" w:rsidRDefault="00C0130B" w:rsidP="00C90784">
            <w:pPr>
              <w:tabs>
                <w:tab w:val="decimal" w:pos="207"/>
                <w:tab w:val="left" w:pos="287"/>
              </w:tabs>
              <w:spacing w:before="15" w:after="15"/>
              <w:rPr>
                <w:sz w:val="18"/>
                <w:szCs w:val="18"/>
              </w:rPr>
            </w:pPr>
            <w:r>
              <w:rPr>
                <w:sz w:val="18"/>
                <w:szCs w:val="18"/>
              </w:rPr>
              <w:tab/>
              <w:t xml:space="preserve">(12.9) </w:t>
            </w:r>
          </w:p>
        </w:tc>
      </w:tr>
      <w:tr w:rsidR="00C718A3" ns2:paraId="72F08916" ns2:textId="77777777" w:rsidTr="006C0C82">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1EBB2630" ns2:textId="77777777" w:rsidR="00C0130B" w:rsidRDefault="00C0130B" w:rsidP="00C90784">
            <w:pPr>
              <w:spacing w:before="15" w:after="15"/>
              <w:ind w:left="160" w:right="1" w:hanging="160"/>
              <w:rPr>
                <w:sz w:val="18"/>
                <w:szCs w:val="18"/>
              </w:rPr>
            </w:pPr>
            <w:r>
              <w:rPr>
                <w:sz w:val="18"/>
                <w:szCs w:val="18"/>
              </w:rPr>
              <w:t xml:space="preserve">   Blood creatinine increased </w:t>
            </w:r>
          </w:p>
        </w:tc>
        <w:tc>
          <w:tcPr>
            <w:tcW w:w="417" w:type="pct"/>
            <w:tcBorders>
              <w:top w:val="nil"/>
              <w:left w:val="nil"/>
              <w:bottom w:val="nil"/>
              <w:right w:val="nil"/>
            </w:tcBorders>
          </w:tcPr>
          <w:p ns2:paraId="0CB4AF65" ns2:textId="77777777" w:rsidR="00C0130B" w:rsidRDefault="00C0130B" w:rsidP="00C90784">
            <w:pPr>
              <w:tabs>
                <w:tab w:val="decimal" w:pos="319"/>
                <w:tab w:val="left" w:pos="399"/>
              </w:tabs>
              <w:spacing w:before="15" w:after="15"/>
              <w:rPr>
                <w:sz w:val="18"/>
                <w:szCs w:val="18"/>
              </w:rPr>
            </w:pPr>
            <w:r>
              <w:rPr>
                <w:sz w:val="18"/>
                <w:szCs w:val="18"/>
              </w:rPr>
              <w:tab/>
              <w:t xml:space="preserve">1 </w:t>
            </w:r>
          </w:p>
        </w:tc>
        <w:tc>
          <w:tcPr>
            <w:tcW w:w="417" w:type="pct"/>
            <w:tcBorders>
              <w:top w:val="nil"/>
              <w:left w:val="nil"/>
              <w:bottom w:val="nil"/>
              <w:right w:val="single" w:sz="2" w:space="0" w:color="auto"/>
            </w:tcBorders>
          </w:tcPr>
          <w:p ns2:paraId="0AB972C3" ns2:textId="77777777" w:rsidR="00C0130B" w:rsidRDefault="00C0130B" w:rsidP="00C90784">
            <w:pPr>
              <w:tabs>
                <w:tab w:val="decimal" w:pos="207"/>
                <w:tab w:val="left" w:pos="287"/>
              </w:tabs>
              <w:spacing w:before="15" w:after="15"/>
              <w:rPr>
                <w:sz w:val="18"/>
                <w:szCs w:val="18"/>
              </w:rPr>
            </w:pPr>
            <w:r>
              <w:rPr>
                <w:sz w:val="18"/>
                <w:szCs w:val="18"/>
              </w:rPr>
              <w:tab/>
              <w:t xml:space="preserve">(33.3) </w:t>
            </w:r>
          </w:p>
        </w:tc>
        <w:tc>
          <w:tcPr>
            <w:tcW w:w="417" w:type="pct"/>
            <w:tcBorders>
              <w:top w:val="nil"/>
              <w:left w:val="nil"/>
              <w:bottom w:val="nil"/>
              <w:right w:val="nil"/>
            </w:tcBorders>
          </w:tcPr>
          <w:p ns2:paraId="077457BE" ns2:textId="77777777" w:rsidR="00C0130B" w:rsidRDefault="00C0130B" w:rsidP="00C90784">
            <w:pPr>
              <w:tabs>
                <w:tab w:val="decimal" w:pos="319"/>
                <w:tab w:val="left" w:pos="399"/>
              </w:tabs>
              <w:spacing w:before="15" w:after="15"/>
              <w:rPr>
                <w:sz w:val="18"/>
                <w:szCs w:val="18"/>
              </w:rPr>
            </w:pPr>
            <w:r>
              <w:rPr>
                <w:sz w:val="18"/>
                <w:szCs w:val="18"/>
              </w:rPr>
              <w:tab/>
              <w:t xml:space="preserve">9 </w:t>
            </w:r>
          </w:p>
        </w:tc>
        <w:tc>
          <w:tcPr>
            <w:tcW w:w="417" w:type="pct"/>
            <w:tcBorders>
              <w:top w:val="nil"/>
              <w:left w:val="nil"/>
              <w:bottom w:val="nil"/>
              <w:right w:val="single" w:sz="2" w:space="0" w:color="auto"/>
            </w:tcBorders>
          </w:tcPr>
          <w:p ns2:paraId="1556D0A5" ns2:textId="77777777" w:rsidR="00C0130B" w:rsidRDefault="00C0130B" w:rsidP="00C90784">
            <w:pPr>
              <w:tabs>
                <w:tab w:val="decimal" w:pos="207"/>
                <w:tab w:val="left" w:pos="287"/>
              </w:tabs>
              <w:spacing w:before="15" w:after="15"/>
              <w:rPr>
                <w:sz w:val="18"/>
                <w:szCs w:val="18"/>
              </w:rPr>
            </w:pPr>
            <w:r>
              <w:rPr>
                <w:sz w:val="18"/>
                <w:szCs w:val="18"/>
              </w:rPr>
              <w:tab/>
              <w:t xml:space="preserve">(12.9) </w:t>
            </w:r>
          </w:p>
        </w:tc>
        <w:tc>
          <w:tcPr>
            <w:tcW w:w="417" w:type="pct"/>
            <w:tcBorders>
              <w:top w:val="nil"/>
              <w:left w:val="nil"/>
              <w:bottom w:val="nil"/>
              <w:right w:val="nil"/>
            </w:tcBorders>
          </w:tcPr>
          <w:p ns2:paraId="3E8EFB65" ns2:textId="77777777" w:rsidR="00C0130B" w:rsidRDefault="00C0130B" w:rsidP="00C90784">
            <w:pPr>
              <w:tabs>
                <w:tab w:val="decimal" w:pos="319"/>
                <w:tab w:val="left" w:pos="399"/>
              </w:tabs>
              <w:spacing w:before="15" w:after="15"/>
              <w:rPr>
                <w:sz w:val="18"/>
                <w:szCs w:val="18"/>
              </w:rPr>
            </w:pPr>
            <w:r>
              <w:rPr>
                <w:sz w:val="18"/>
                <w:szCs w:val="18"/>
              </w:rPr>
              <w:tab/>
              <w:t xml:space="preserve">12 </w:t>
            </w:r>
          </w:p>
        </w:tc>
        <w:tc>
          <w:tcPr>
            <w:tcW w:w="417" w:type="pct"/>
            <w:tcBorders>
              <w:top w:val="nil"/>
              <w:left w:val="nil"/>
              <w:bottom w:val="nil"/>
              <w:right w:val="single" w:sz="2" w:space="0" w:color="auto"/>
            </w:tcBorders>
          </w:tcPr>
          <w:p ns2:paraId="0E4F270A" ns2:textId="77777777" w:rsidR="00C0130B" w:rsidRDefault="00C0130B" w:rsidP="00C90784">
            <w:pPr>
              <w:tabs>
                <w:tab w:val="decimal" w:pos="207"/>
                <w:tab w:val="left" w:pos="287"/>
              </w:tabs>
              <w:spacing w:before="15" w:after="15"/>
              <w:rPr>
                <w:sz w:val="18"/>
                <w:szCs w:val="18"/>
              </w:rPr>
            </w:pPr>
            <w:r>
              <w:rPr>
                <w:sz w:val="18"/>
                <w:szCs w:val="18"/>
              </w:rPr>
              <w:tab/>
              <w:t xml:space="preserve">(12.2) </w:t>
            </w:r>
          </w:p>
        </w:tc>
        <w:tc>
          <w:tcPr>
            <w:tcW w:w="417" w:type="pct"/>
            <w:tcBorders>
              <w:top w:val="nil"/>
              <w:left w:val="nil"/>
              <w:bottom w:val="nil"/>
              <w:right w:val="nil"/>
            </w:tcBorders>
          </w:tcPr>
          <w:p ns2:paraId="0D9959D7" ns2:textId="77777777" w:rsidR="00C0130B" w:rsidRDefault="00C0130B" w:rsidP="00C90784">
            <w:pPr>
              <w:tabs>
                <w:tab w:val="decimal" w:pos="319"/>
                <w:tab w:val="left" w:pos="399"/>
              </w:tabs>
              <w:spacing w:before="15" w:after="15"/>
              <w:rPr>
                <w:sz w:val="18"/>
                <w:szCs w:val="18"/>
              </w:rPr>
            </w:pPr>
            <w:r>
              <w:rPr>
                <w:sz w:val="18"/>
                <w:szCs w:val="18"/>
              </w:rPr>
              <w:tab/>
              <w:t xml:space="preserve">22 </w:t>
            </w:r>
          </w:p>
        </w:tc>
        <w:tc>
          <w:tcPr>
            <w:tcW w:w="414" w:type="pct"/>
            <w:tcBorders>
              <w:top w:val="nil"/>
              <w:left w:val="nil"/>
              <w:bottom w:val="nil"/>
            </w:tcBorders>
          </w:tcPr>
          <w:p ns2:paraId="4F185137" ns2:textId="77777777" w:rsidR="00C0130B" w:rsidRDefault="00C0130B" w:rsidP="00C90784">
            <w:pPr>
              <w:tabs>
                <w:tab w:val="decimal" w:pos="207"/>
                <w:tab w:val="left" w:pos="287"/>
              </w:tabs>
              <w:spacing w:before="15" w:after="15"/>
              <w:rPr>
                <w:sz w:val="18"/>
                <w:szCs w:val="18"/>
              </w:rPr>
            </w:pPr>
            <w:r>
              <w:rPr>
                <w:sz w:val="18"/>
                <w:szCs w:val="18"/>
              </w:rPr>
              <w:tab/>
              <w:t xml:space="preserve">(12.9) </w:t>
            </w:r>
          </w:p>
        </w:tc>
      </w:tr>
      <w:tr w:rsidR="00C718A3" ns2:paraId="1CD8D21F" ns2:textId="77777777" w:rsidTr="006C0C82">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10C81698" ns2:textId="77777777" w:rsidR="00C0130B" w:rsidRDefault="00C0130B" w:rsidP="00C90784">
            <w:pPr>
              <w:spacing w:before="15" w:after="15"/>
              <w:ind w:left="160" w:right="1" w:hanging="160"/>
              <w:rPr>
                <w:sz w:val="18"/>
                <w:szCs w:val="18"/>
              </w:rPr>
            </w:pPr>
            <w:r>
              <w:rPr>
                <w:sz w:val="18"/>
                <w:szCs w:val="18"/>
              </w:rPr>
              <w:t xml:space="preserve">   Weight decreased </w:t>
            </w:r>
          </w:p>
        </w:tc>
        <w:tc>
          <w:tcPr>
            <w:tcW w:w="417" w:type="pct"/>
            <w:tcBorders>
              <w:top w:val="nil"/>
              <w:left w:val="nil"/>
              <w:bottom w:val="nil"/>
              <w:right w:val="nil"/>
            </w:tcBorders>
          </w:tcPr>
          <w:p ns2:paraId="67177399" ns2:textId="77777777" w:rsidR="00C0130B" w:rsidRDefault="00C0130B" w:rsidP="00C90784">
            <w:pPr>
              <w:tabs>
                <w:tab w:val="decimal" w:pos="319"/>
                <w:tab w:val="left" w:pos="399"/>
              </w:tabs>
              <w:spacing w:before="15" w:after="15"/>
              <w:rPr>
                <w:sz w:val="18"/>
                <w:szCs w:val="18"/>
              </w:rPr>
            </w:pPr>
            <w:r>
              <w:rPr>
                <w:sz w:val="18"/>
                <w:szCs w:val="18"/>
              </w:rPr>
              <w:tab/>
              <w:t xml:space="preserve">1 </w:t>
            </w:r>
          </w:p>
        </w:tc>
        <w:tc>
          <w:tcPr>
            <w:tcW w:w="417" w:type="pct"/>
            <w:tcBorders>
              <w:top w:val="nil"/>
              <w:left w:val="nil"/>
              <w:bottom w:val="nil"/>
              <w:right w:val="single" w:sz="2" w:space="0" w:color="auto"/>
            </w:tcBorders>
          </w:tcPr>
          <w:p ns2:paraId="09BA9F22" ns2:textId="77777777" w:rsidR="00C0130B" w:rsidRDefault="00C0130B" w:rsidP="00C90784">
            <w:pPr>
              <w:tabs>
                <w:tab w:val="decimal" w:pos="207"/>
                <w:tab w:val="left" w:pos="287"/>
              </w:tabs>
              <w:spacing w:before="15" w:after="15"/>
              <w:rPr>
                <w:sz w:val="18"/>
                <w:szCs w:val="18"/>
              </w:rPr>
            </w:pPr>
            <w:r>
              <w:rPr>
                <w:sz w:val="18"/>
                <w:szCs w:val="18"/>
              </w:rPr>
              <w:tab/>
              <w:t xml:space="preserve">(33.3) </w:t>
            </w:r>
          </w:p>
        </w:tc>
        <w:tc>
          <w:tcPr>
            <w:tcW w:w="417" w:type="pct"/>
            <w:tcBorders>
              <w:top w:val="nil"/>
              <w:left w:val="nil"/>
              <w:bottom w:val="nil"/>
              <w:right w:val="nil"/>
            </w:tcBorders>
          </w:tcPr>
          <w:p ns2:paraId="57779A11" ns2:textId="77777777" w:rsidR="00C0130B" w:rsidRDefault="00C0130B" w:rsidP="00C90784">
            <w:pPr>
              <w:tabs>
                <w:tab w:val="decimal" w:pos="319"/>
                <w:tab w:val="left" w:pos="399"/>
              </w:tabs>
              <w:spacing w:before="15" w:after="15"/>
              <w:rPr>
                <w:sz w:val="18"/>
                <w:szCs w:val="18"/>
              </w:rPr>
            </w:pPr>
            <w:r>
              <w:rPr>
                <w:sz w:val="18"/>
                <w:szCs w:val="18"/>
              </w:rPr>
              <w:tab/>
              <w:t xml:space="preserve">5 </w:t>
            </w:r>
          </w:p>
        </w:tc>
        <w:tc>
          <w:tcPr>
            <w:tcW w:w="417" w:type="pct"/>
            <w:tcBorders>
              <w:top w:val="nil"/>
              <w:left w:val="nil"/>
              <w:bottom w:val="nil"/>
              <w:right w:val="single" w:sz="2" w:space="0" w:color="auto"/>
            </w:tcBorders>
          </w:tcPr>
          <w:p ns2:paraId="225E594A" ns2:textId="77777777" w:rsidR="00C0130B" w:rsidRDefault="00C0130B" w:rsidP="00C90784">
            <w:pPr>
              <w:tabs>
                <w:tab w:val="decimal" w:pos="207"/>
                <w:tab w:val="left" w:pos="287"/>
              </w:tabs>
              <w:spacing w:before="15" w:after="15"/>
              <w:rPr>
                <w:sz w:val="18"/>
                <w:szCs w:val="18"/>
              </w:rPr>
            </w:pPr>
            <w:r>
              <w:rPr>
                <w:sz w:val="18"/>
                <w:szCs w:val="18"/>
              </w:rPr>
              <w:tab/>
              <w:t xml:space="preserve">(7.1) </w:t>
            </w:r>
          </w:p>
        </w:tc>
        <w:tc>
          <w:tcPr>
            <w:tcW w:w="417" w:type="pct"/>
            <w:tcBorders>
              <w:top w:val="nil"/>
              <w:left w:val="nil"/>
              <w:bottom w:val="nil"/>
              <w:right w:val="nil"/>
            </w:tcBorders>
          </w:tcPr>
          <w:p ns2:paraId="189440EE" ns2:textId="77777777" w:rsidR="00C0130B" w:rsidRDefault="00C0130B" w:rsidP="00C90784">
            <w:pPr>
              <w:tabs>
                <w:tab w:val="decimal" w:pos="319"/>
                <w:tab w:val="left" w:pos="399"/>
              </w:tabs>
              <w:spacing w:before="15" w:after="15"/>
              <w:rPr>
                <w:sz w:val="18"/>
                <w:szCs w:val="18"/>
              </w:rPr>
            </w:pPr>
            <w:r>
              <w:rPr>
                <w:sz w:val="18"/>
                <w:szCs w:val="18"/>
              </w:rPr>
              <w:tab/>
              <w:t xml:space="preserve">16 </w:t>
            </w:r>
          </w:p>
        </w:tc>
        <w:tc>
          <w:tcPr>
            <w:tcW w:w="417" w:type="pct"/>
            <w:tcBorders>
              <w:top w:val="nil"/>
              <w:left w:val="nil"/>
              <w:bottom w:val="nil"/>
              <w:right w:val="single" w:sz="2" w:space="0" w:color="auto"/>
            </w:tcBorders>
          </w:tcPr>
          <w:p ns2:paraId="0A8BA429" ns2:textId="77777777" w:rsidR="00C0130B" w:rsidRDefault="00C0130B" w:rsidP="00C90784">
            <w:pPr>
              <w:tabs>
                <w:tab w:val="decimal" w:pos="207"/>
                <w:tab w:val="left" w:pos="287"/>
              </w:tabs>
              <w:spacing w:before="15" w:after="15"/>
              <w:rPr>
                <w:sz w:val="18"/>
                <w:szCs w:val="18"/>
              </w:rPr>
            </w:pPr>
            <w:r>
              <w:rPr>
                <w:sz w:val="18"/>
                <w:szCs w:val="18"/>
              </w:rPr>
              <w:tab/>
              <w:t xml:space="preserve">(16.3) </w:t>
            </w:r>
          </w:p>
        </w:tc>
        <w:tc>
          <w:tcPr>
            <w:tcW w:w="417" w:type="pct"/>
            <w:tcBorders>
              <w:top w:val="nil"/>
              <w:left w:val="nil"/>
              <w:bottom w:val="nil"/>
              <w:right w:val="nil"/>
            </w:tcBorders>
          </w:tcPr>
          <w:p ns2:paraId="2A256720" ns2:textId="77777777" w:rsidR="00C0130B" w:rsidRDefault="00C0130B" w:rsidP="00C90784">
            <w:pPr>
              <w:tabs>
                <w:tab w:val="decimal" w:pos="319"/>
                <w:tab w:val="left" w:pos="399"/>
              </w:tabs>
              <w:spacing w:before="15" w:after="15"/>
              <w:rPr>
                <w:sz w:val="18"/>
                <w:szCs w:val="18"/>
              </w:rPr>
            </w:pPr>
            <w:r>
              <w:rPr>
                <w:sz w:val="18"/>
                <w:szCs w:val="18"/>
              </w:rPr>
              <w:tab/>
              <w:t xml:space="preserve">22 </w:t>
            </w:r>
          </w:p>
        </w:tc>
        <w:tc>
          <w:tcPr>
            <w:tcW w:w="414" w:type="pct"/>
            <w:tcBorders>
              <w:top w:val="nil"/>
              <w:left w:val="nil"/>
              <w:bottom w:val="nil"/>
            </w:tcBorders>
          </w:tcPr>
          <w:p ns2:paraId="77F2133C" ns2:textId="77777777" w:rsidR="00C0130B" w:rsidRDefault="00C0130B" w:rsidP="00C90784">
            <w:pPr>
              <w:tabs>
                <w:tab w:val="decimal" w:pos="207"/>
                <w:tab w:val="left" w:pos="287"/>
              </w:tabs>
              <w:spacing w:before="15" w:after="15"/>
              <w:rPr>
                <w:sz w:val="18"/>
                <w:szCs w:val="18"/>
              </w:rPr>
            </w:pPr>
            <w:r>
              <w:rPr>
                <w:sz w:val="18"/>
                <w:szCs w:val="18"/>
              </w:rPr>
              <w:tab/>
              <w:t xml:space="preserve">(12.9) </w:t>
            </w:r>
          </w:p>
        </w:tc>
      </w:tr>
      <w:tr w:rsidR="00C718A3" ns2:paraId="135D26EC" ns2:textId="77777777" w:rsidTr="006C0C82">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4501A356" ns2:textId="77777777" w:rsidR="00C0130B" w:rsidRDefault="00C0130B" w:rsidP="00C90784">
            <w:pPr>
              <w:spacing w:before="15" w:after="15"/>
              <w:ind w:left="160" w:right="1" w:hanging="160"/>
              <w:rPr>
                <w:sz w:val="18"/>
                <w:szCs w:val="18"/>
              </w:rPr>
            </w:pPr>
            <w:r>
              <w:rPr>
                <w:sz w:val="18"/>
                <w:szCs w:val="18"/>
              </w:rPr>
              <w:t xml:space="preserve">   Hyperglycaemia </w:t>
            </w:r>
          </w:p>
        </w:tc>
        <w:tc>
          <w:tcPr>
            <w:tcW w:w="417" w:type="pct"/>
            <w:tcBorders>
              <w:top w:val="nil"/>
              <w:left w:val="nil"/>
              <w:bottom w:val="nil"/>
              <w:right w:val="nil"/>
            </w:tcBorders>
          </w:tcPr>
          <w:p ns2:paraId="6AE3FD4C" ns2:textId="77777777" w:rsidR="00C0130B" w:rsidRDefault="00C0130B" w:rsidP="00C90784">
            <w:pPr>
              <w:tabs>
                <w:tab w:val="decimal" w:pos="319"/>
                <w:tab w:val="left" w:pos="399"/>
              </w:tabs>
              <w:spacing w:before="15" w:after="15"/>
              <w:rPr>
                <w:sz w:val="18"/>
                <w:szCs w:val="18"/>
              </w:rPr>
            </w:pPr>
            <w:r>
              <w:rPr>
                <w:sz w:val="18"/>
                <w:szCs w:val="18"/>
              </w:rPr>
              <w:tab/>
              <w:t xml:space="preserve">1 </w:t>
            </w:r>
          </w:p>
        </w:tc>
        <w:tc>
          <w:tcPr>
            <w:tcW w:w="417" w:type="pct"/>
            <w:tcBorders>
              <w:top w:val="nil"/>
              <w:left w:val="nil"/>
              <w:bottom w:val="nil"/>
              <w:right w:val="single" w:sz="2" w:space="0" w:color="auto"/>
            </w:tcBorders>
          </w:tcPr>
          <w:p ns2:paraId="47792B65" ns2:textId="77777777" w:rsidR="00C0130B" w:rsidRDefault="00C0130B" w:rsidP="00C90784">
            <w:pPr>
              <w:tabs>
                <w:tab w:val="decimal" w:pos="207"/>
                <w:tab w:val="left" w:pos="287"/>
              </w:tabs>
              <w:spacing w:before="15" w:after="15"/>
              <w:rPr>
                <w:sz w:val="18"/>
                <w:szCs w:val="18"/>
              </w:rPr>
            </w:pPr>
            <w:r>
              <w:rPr>
                <w:sz w:val="18"/>
                <w:szCs w:val="18"/>
              </w:rPr>
              <w:tab/>
              <w:t xml:space="preserve">(33.3) </w:t>
            </w:r>
          </w:p>
        </w:tc>
        <w:tc>
          <w:tcPr>
            <w:tcW w:w="417" w:type="pct"/>
            <w:tcBorders>
              <w:top w:val="nil"/>
              <w:left w:val="nil"/>
              <w:bottom w:val="nil"/>
              <w:right w:val="nil"/>
            </w:tcBorders>
          </w:tcPr>
          <w:p ns2:paraId="0E8292FE" ns2:textId="77777777" w:rsidR="00C0130B" w:rsidRDefault="00C0130B" w:rsidP="00C90784">
            <w:pPr>
              <w:tabs>
                <w:tab w:val="decimal" w:pos="319"/>
                <w:tab w:val="left" w:pos="399"/>
              </w:tabs>
              <w:spacing w:before="15" w:after="15"/>
              <w:rPr>
                <w:sz w:val="18"/>
                <w:szCs w:val="18"/>
              </w:rPr>
            </w:pPr>
            <w:r>
              <w:rPr>
                <w:sz w:val="18"/>
                <w:szCs w:val="18"/>
              </w:rPr>
              <w:tab/>
              <w:t xml:space="preserve">3 </w:t>
            </w:r>
          </w:p>
        </w:tc>
        <w:tc>
          <w:tcPr>
            <w:tcW w:w="417" w:type="pct"/>
            <w:tcBorders>
              <w:top w:val="nil"/>
              <w:left w:val="nil"/>
              <w:bottom w:val="nil"/>
              <w:right w:val="single" w:sz="2" w:space="0" w:color="auto"/>
            </w:tcBorders>
          </w:tcPr>
          <w:p ns2:paraId="424DD0D2" ns2:textId="77777777" w:rsidR="00C0130B" w:rsidRDefault="00C0130B" w:rsidP="00C90784">
            <w:pPr>
              <w:tabs>
                <w:tab w:val="decimal" w:pos="207"/>
                <w:tab w:val="left" w:pos="287"/>
              </w:tabs>
              <w:spacing w:before="15" w:after="15"/>
              <w:rPr>
                <w:sz w:val="18"/>
                <w:szCs w:val="18"/>
              </w:rPr>
            </w:pPr>
            <w:r>
              <w:rPr>
                <w:sz w:val="18"/>
                <w:szCs w:val="18"/>
              </w:rPr>
              <w:tab/>
              <w:t xml:space="preserve">(4.3) </w:t>
            </w:r>
          </w:p>
        </w:tc>
        <w:tc>
          <w:tcPr>
            <w:tcW w:w="417" w:type="pct"/>
            <w:tcBorders>
              <w:top w:val="nil"/>
              <w:left w:val="nil"/>
              <w:bottom w:val="nil"/>
              <w:right w:val="nil"/>
            </w:tcBorders>
          </w:tcPr>
          <w:p ns2:paraId="3E50EB1F" ns2:textId="77777777" w:rsidR="00C0130B" w:rsidRDefault="00C0130B" w:rsidP="00C90784">
            <w:pPr>
              <w:tabs>
                <w:tab w:val="decimal" w:pos="319"/>
                <w:tab w:val="left" w:pos="399"/>
              </w:tabs>
              <w:spacing w:before="15" w:after="15"/>
              <w:rPr>
                <w:sz w:val="18"/>
                <w:szCs w:val="18"/>
              </w:rPr>
            </w:pPr>
            <w:r>
              <w:rPr>
                <w:sz w:val="18"/>
                <w:szCs w:val="18"/>
              </w:rPr>
              <w:tab/>
              <w:t xml:space="preserve">17 </w:t>
            </w:r>
          </w:p>
        </w:tc>
        <w:tc>
          <w:tcPr>
            <w:tcW w:w="417" w:type="pct"/>
            <w:tcBorders>
              <w:top w:val="nil"/>
              <w:left w:val="nil"/>
              <w:bottom w:val="nil"/>
              <w:right w:val="single" w:sz="2" w:space="0" w:color="auto"/>
            </w:tcBorders>
          </w:tcPr>
          <w:p ns2:paraId="4158CE24" ns2:textId="77777777" w:rsidR="00C0130B" w:rsidRDefault="00C0130B" w:rsidP="00C90784">
            <w:pPr>
              <w:tabs>
                <w:tab w:val="decimal" w:pos="207"/>
                <w:tab w:val="left" w:pos="287"/>
              </w:tabs>
              <w:spacing w:before="15" w:after="15"/>
              <w:rPr>
                <w:sz w:val="18"/>
                <w:szCs w:val="18"/>
              </w:rPr>
            </w:pPr>
            <w:r>
              <w:rPr>
                <w:sz w:val="18"/>
                <w:szCs w:val="18"/>
              </w:rPr>
              <w:tab/>
              <w:t xml:space="preserve">(17.3) </w:t>
            </w:r>
          </w:p>
        </w:tc>
        <w:tc>
          <w:tcPr>
            <w:tcW w:w="417" w:type="pct"/>
            <w:tcBorders>
              <w:top w:val="nil"/>
              <w:left w:val="nil"/>
              <w:bottom w:val="nil"/>
              <w:right w:val="nil"/>
            </w:tcBorders>
          </w:tcPr>
          <w:p ns2:paraId="06E918AB" ns2:textId="77777777" w:rsidR="00C0130B" w:rsidRDefault="00C0130B" w:rsidP="00C90784">
            <w:pPr>
              <w:tabs>
                <w:tab w:val="decimal" w:pos="319"/>
                <w:tab w:val="left" w:pos="399"/>
              </w:tabs>
              <w:spacing w:before="15" w:after="15"/>
              <w:rPr>
                <w:sz w:val="18"/>
                <w:szCs w:val="18"/>
              </w:rPr>
            </w:pPr>
            <w:r>
              <w:rPr>
                <w:sz w:val="18"/>
                <w:szCs w:val="18"/>
              </w:rPr>
              <w:tab/>
              <w:t xml:space="preserve">21 </w:t>
            </w:r>
          </w:p>
        </w:tc>
        <w:tc>
          <w:tcPr>
            <w:tcW w:w="414" w:type="pct"/>
            <w:tcBorders>
              <w:top w:val="nil"/>
              <w:left w:val="nil"/>
              <w:bottom w:val="nil"/>
            </w:tcBorders>
          </w:tcPr>
          <w:p ns2:paraId="37640694" ns2:textId="77777777" w:rsidR="00C0130B" w:rsidRDefault="00C0130B" w:rsidP="00C90784">
            <w:pPr>
              <w:tabs>
                <w:tab w:val="decimal" w:pos="207"/>
                <w:tab w:val="left" w:pos="287"/>
              </w:tabs>
              <w:spacing w:before="15" w:after="15"/>
              <w:rPr>
                <w:sz w:val="18"/>
                <w:szCs w:val="18"/>
              </w:rPr>
            </w:pPr>
            <w:r>
              <w:rPr>
                <w:sz w:val="18"/>
                <w:szCs w:val="18"/>
              </w:rPr>
              <w:tab/>
              <w:t xml:space="preserve">(12.3) </w:t>
            </w:r>
          </w:p>
        </w:tc>
      </w:tr>
      <w:tr w:rsidR="00C718A3" ns2:paraId="7402F330" ns2:textId="77777777" w:rsidTr="006C0C82">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77AAE653" ns2:textId="77777777" w:rsidR="00C0130B" w:rsidRDefault="00C0130B" w:rsidP="00C90784">
            <w:pPr>
              <w:spacing w:before="15" w:after="15"/>
              <w:ind w:left="160" w:right="1" w:hanging="160"/>
              <w:rPr>
                <w:sz w:val="18"/>
                <w:szCs w:val="18"/>
              </w:rPr>
            </w:pPr>
            <w:r>
              <w:rPr>
                <w:sz w:val="18"/>
                <w:szCs w:val="18"/>
              </w:rPr>
              <w:t xml:space="preserve">   Upper respiratory tract infection </w:t>
            </w:r>
          </w:p>
        </w:tc>
        <w:tc>
          <w:tcPr>
            <w:tcW w:w="417" w:type="pct"/>
            <w:tcBorders>
              <w:top w:val="nil"/>
              <w:left w:val="nil"/>
              <w:bottom w:val="nil"/>
              <w:right w:val="nil"/>
            </w:tcBorders>
          </w:tcPr>
          <w:p ns2:paraId="72530000" ns2:textId="77777777" w:rsidR="00C0130B" w:rsidRDefault="00C0130B" w:rsidP="00C90784">
            <w:pPr>
              <w:tabs>
                <w:tab w:val="decimal" w:pos="319"/>
                <w:tab w:val="left" w:pos="399"/>
              </w:tabs>
              <w:spacing w:before="15" w:after="15"/>
              <w:rPr>
                <w:sz w:val="18"/>
                <w:szCs w:val="18"/>
              </w:rPr>
            </w:pPr>
            <w:r>
              <w:rPr>
                <w:sz w:val="18"/>
                <w:szCs w:val="18"/>
              </w:rPr>
              <w:tab/>
              <w:t xml:space="preserve">1 </w:t>
            </w:r>
          </w:p>
        </w:tc>
        <w:tc>
          <w:tcPr>
            <w:tcW w:w="417" w:type="pct"/>
            <w:tcBorders>
              <w:top w:val="nil"/>
              <w:left w:val="nil"/>
              <w:bottom w:val="nil"/>
              <w:right w:val="single" w:sz="2" w:space="0" w:color="auto"/>
            </w:tcBorders>
          </w:tcPr>
          <w:p ns2:paraId="7533F7F5" ns2:textId="77777777" w:rsidR="00C0130B" w:rsidRDefault="00C0130B" w:rsidP="00C90784">
            <w:pPr>
              <w:tabs>
                <w:tab w:val="decimal" w:pos="207"/>
                <w:tab w:val="left" w:pos="287"/>
              </w:tabs>
              <w:spacing w:before="15" w:after="15"/>
              <w:rPr>
                <w:sz w:val="18"/>
                <w:szCs w:val="18"/>
              </w:rPr>
            </w:pPr>
            <w:r>
              <w:rPr>
                <w:sz w:val="18"/>
                <w:szCs w:val="18"/>
              </w:rPr>
              <w:tab/>
              <w:t xml:space="preserve">(33.3) </w:t>
            </w:r>
          </w:p>
        </w:tc>
        <w:tc>
          <w:tcPr>
            <w:tcW w:w="417" w:type="pct"/>
            <w:tcBorders>
              <w:top w:val="nil"/>
              <w:left w:val="nil"/>
              <w:bottom w:val="nil"/>
              <w:right w:val="nil"/>
            </w:tcBorders>
          </w:tcPr>
          <w:p ns2:paraId="65BC6ADC" ns2:textId="77777777" w:rsidR="00C0130B" w:rsidRDefault="00C0130B" w:rsidP="00C90784">
            <w:pPr>
              <w:tabs>
                <w:tab w:val="decimal" w:pos="319"/>
                <w:tab w:val="left" w:pos="399"/>
              </w:tabs>
              <w:spacing w:before="15" w:after="15"/>
              <w:rPr>
                <w:sz w:val="18"/>
                <w:szCs w:val="18"/>
              </w:rPr>
            </w:pPr>
            <w:r>
              <w:rPr>
                <w:sz w:val="18"/>
                <w:szCs w:val="18"/>
              </w:rPr>
              <w:tab/>
              <w:t xml:space="preserve">9 </w:t>
            </w:r>
          </w:p>
        </w:tc>
        <w:tc>
          <w:tcPr>
            <w:tcW w:w="417" w:type="pct"/>
            <w:tcBorders>
              <w:top w:val="nil"/>
              <w:left w:val="nil"/>
              <w:bottom w:val="nil"/>
              <w:right w:val="single" w:sz="2" w:space="0" w:color="auto"/>
            </w:tcBorders>
          </w:tcPr>
          <w:p ns2:paraId="085C79AE" ns2:textId="77777777" w:rsidR="00C0130B" w:rsidRDefault="00C0130B" w:rsidP="00C90784">
            <w:pPr>
              <w:tabs>
                <w:tab w:val="decimal" w:pos="207"/>
                <w:tab w:val="left" w:pos="287"/>
              </w:tabs>
              <w:spacing w:before="15" w:after="15"/>
              <w:rPr>
                <w:sz w:val="18"/>
                <w:szCs w:val="18"/>
              </w:rPr>
            </w:pPr>
            <w:r>
              <w:rPr>
                <w:sz w:val="18"/>
                <w:szCs w:val="18"/>
              </w:rPr>
              <w:tab/>
              <w:t xml:space="preserve">(12.9) </w:t>
            </w:r>
          </w:p>
        </w:tc>
        <w:tc>
          <w:tcPr>
            <w:tcW w:w="417" w:type="pct"/>
            <w:tcBorders>
              <w:top w:val="nil"/>
              <w:left w:val="nil"/>
              <w:bottom w:val="nil"/>
              <w:right w:val="nil"/>
            </w:tcBorders>
          </w:tcPr>
          <w:p ns2:paraId="5EB4B012" ns2:textId="77777777" w:rsidR="00C0130B" w:rsidRDefault="00C0130B" w:rsidP="00C90784">
            <w:pPr>
              <w:tabs>
                <w:tab w:val="decimal" w:pos="319"/>
                <w:tab w:val="left" w:pos="399"/>
              </w:tabs>
              <w:spacing w:before="15" w:after="15"/>
              <w:rPr>
                <w:sz w:val="18"/>
                <w:szCs w:val="18"/>
              </w:rPr>
            </w:pPr>
            <w:r>
              <w:rPr>
                <w:sz w:val="18"/>
                <w:szCs w:val="18"/>
              </w:rPr>
              <w:tab/>
              <w:t xml:space="preserve">11 </w:t>
            </w:r>
          </w:p>
        </w:tc>
        <w:tc>
          <w:tcPr>
            <w:tcW w:w="417" w:type="pct"/>
            <w:tcBorders>
              <w:top w:val="nil"/>
              <w:left w:val="nil"/>
              <w:bottom w:val="nil"/>
              <w:right w:val="single" w:sz="2" w:space="0" w:color="auto"/>
            </w:tcBorders>
          </w:tcPr>
          <w:p ns2:paraId="54D394A7" ns2:textId="77777777" w:rsidR="00C0130B" w:rsidRDefault="00C0130B" w:rsidP="00C90784">
            <w:pPr>
              <w:tabs>
                <w:tab w:val="decimal" w:pos="207"/>
                <w:tab w:val="left" w:pos="287"/>
              </w:tabs>
              <w:spacing w:before="15" w:after="15"/>
              <w:rPr>
                <w:sz w:val="18"/>
                <w:szCs w:val="18"/>
              </w:rPr>
            </w:pPr>
            <w:r>
              <w:rPr>
                <w:sz w:val="18"/>
                <w:szCs w:val="18"/>
              </w:rPr>
              <w:tab/>
              <w:t xml:space="preserve">(11.2) </w:t>
            </w:r>
          </w:p>
        </w:tc>
        <w:tc>
          <w:tcPr>
            <w:tcW w:w="417" w:type="pct"/>
            <w:tcBorders>
              <w:top w:val="nil"/>
              <w:left w:val="nil"/>
              <w:bottom w:val="nil"/>
              <w:right w:val="nil"/>
            </w:tcBorders>
          </w:tcPr>
          <w:p ns2:paraId="53FABD02" ns2:textId="77777777" w:rsidR="00C0130B" w:rsidRDefault="00C0130B" w:rsidP="00C90784">
            <w:pPr>
              <w:tabs>
                <w:tab w:val="decimal" w:pos="319"/>
                <w:tab w:val="left" w:pos="399"/>
              </w:tabs>
              <w:spacing w:before="15" w:after="15"/>
              <w:rPr>
                <w:sz w:val="18"/>
                <w:szCs w:val="18"/>
              </w:rPr>
            </w:pPr>
            <w:r>
              <w:rPr>
                <w:sz w:val="18"/>
                <w:szCs w:val="18"/>
              </w:rPr>
              <w:tab/>
              <w:t xml:space="preserve">21 </w:t>
            </w:r>
          </w:p>
        </w:tc>
        <w:tc>
          <w:tcPr>
            <w:tcW w:w="414" w:type="pct"/>
            <w:tcBorders>
              <w:top w:val="nil"/>
              <w:left w:val="nil"/>
              <w:bottom w:val="nil"/>
            </w:tcBorders>
          </w:tcPr>
          <w:p ns2:paraId="5531D69C" ns2:textId="77777777" w:rsidR="00C0130B" w:rsidRDefault="00C0130B" w:rsidP="00C90784">
            <w:pPr>
              <w:tabs>
                <w:tab w:val="decimal" w:pos="207"/>
                <w:tab w:val="left" w:pos="287"/>
              </w:tabs>
              <w:spacing w:before="15" w:after="15"/>
              <w:rPr>
                <w:sz w:val="18"/>
                <w:szCs w:val="18"/>
              </w:rPr>
            </w:pPr>
            <w:r>
              <w:rPr>
                <w:sz w:val="18"/>
                <w:szCs w:val="18"/>
              </w:rPr>
              <w:tab/>
              <w:t xml:space="preserve">(12.3) </w:t>
            </w:r>
          </w:p>
        </w:tc>
      </w:tr>
      <w:tr w:rsidR="00C718A3" ns2:paraId="05914A6E" ns2:textId="77777777" w:rsidTr="006C0C82">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30387472" ns2:textId="77777777" w:rsidR="00C0130B" w:rsidRDefault="00C0130B" w:rsidP="00C90784">
            <w:pPr>
              <w:spacing w:before="15" w:after="15"/>
              <w:ind w:left="160" w:right="1" w:hanging="160"/>
              <w:rPr>
                <w:sz w:val="18"/>
                <w:szCs w:val="18"/>
              </w:rPr>
            </w:pPr>
            <w:r>
              <w:rPr>
                <w:sz w:val="18"/>
                <w:szCs w:val="18"/>
              </w:rPr>
              <w:t xml:space="preserve">   Haematuria </w:t>
            </w:r>
          </w:p>
        </w:tc>
        <w:tc>
          <w:tcPr>
            <w:tcW w:w="417" w:type="pct"/>
            <w:tcBorders>
              <w:top w:val="nil"/>
              <w:left w:val="nil"/>
              <w:bottom w:val="nil"/>
              <w:right w:val="nil"/>
            </w:tcBorders>
          </w:tcPr>
          <w:p ns2:paraId="00D80492"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417" w:type="pct"/>
            <w:tcBorders>
              <w:top w:val="nil"/>
              <w:left w:val="nil"/>
              <w:bottom w:val="nil"/>
              <w:right w:val="single" w:sz="2" w:space="0" w:color="auto"/>
            </w:tcBorders>
          </w:tcPr>
          <w:p ns2:paraId="7A340FA1"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417" w:type="pct"/>
            <w:tcBorders>
              <w:top w:val="nil"/>
              <w:left w:val="nil"/>
              <w:bottom w:val="nil"/>
              <w:right w:val="nil"/>
            </w:tcBorders>
          </w:tcPr>
          <w:p ns2:paraId="3A489557" ns2:textId="77777777" w:rsidR="00C0130B" w:rsidRDefault="00C0130B" w:rsidP="00C90784">
            <w:pPr>
              <w:tabs>
                <w:tab w:val="decimal" w:pos="319"/>
                <w:tab w:val="left" w:pos="399"/>
              </w:tabs>
              <w:spacing w:before="15" w:after="15"/>
              <w:rPr>
                <w:sz w:val="18"/>
                <w:szCs w:val="18"/>
              </w:rPr>
            </w:pPr>
            <w:r>
              <w:rPr>
                <w:sz w:val="18"/>
                <w:szCs w:val="18"/>
              </w:rPr>
              <w:tab/>
              <w:t xml:space="preserve">5 </w:t>
            </w:r>
          </w:p>
        </w:tc>
        <w:tc>
          <w:tcPr>
            <w:tcW w:w="417" w:type="pct"/>
            <w:tcBorders>
              <w:top w:val="nil"/>
              <w:left w:val="nil"/>
              <w:bottom w:val="nil"/>
              <w:right w:val="single" w:sz="2" w:space="0" w:color="auto"/>
            </w:tcBorders>
          </w:tcPr>
          <w:p ns2:paraId="0D9607BF" ns2:textId="77777777" w:rsidR="00C0130B" w:rsidRDefault="00C0130B" w:rsidP="00C90784">
            <w:pPr>
              <w:tabs>
                <w:tab w:val="decimal" w:pos="207"/>
                <w:tab w:val="left" w:pos="287"/>
              </w:tabs>
              <w:spacing w:before="15" w:after="15"/>
              <w:rPr>
                <w:sz w:val="18"/>
                <w:szCs w:val="18"/>
              </w:rPr>
            </w:pPr>
            <w:r>
              <w:rPr>
                <w:sz w:val="18"/>
                <w:szCs w:val="18"/>
              </w:rPr>
              <w:tab/>
              <w:t xml:space="preserve">(7.1) </w:t>
            </w:r>
          </w:p>
        </w:tc>
        <w:tc>
          <w:tcPr>
            <w:tcW w:w="417" w:type="pct"/>
            <w:tcBorders>
              <w:top w:val="nil"/>
              <w:left w:val="nil"/>
              <w:bottom w:val="nil"/>
              <w:right w:val="nil"/>
            </w:tcBorders>
          </w:tcPr>
          <w:p ns2:paraId="4FB3D565" ns2:textId="77777777" w:rsidR="00C0130B" w:rsidRDefault="00C0130B" w:rsidP="00C90784">
            <w:pPr>
              <w:tabs>
                <w:tab w:val="decimal" w:pos="319"/>
                <w:tab w:val="left" w:pos="399"/>
              </w:tabs>
              <w:spacing w:before="15" w:after="15"/>
              <w:rPr>
                <w:sz w:val="18"/>
                <w:szCs w:val="18"/>
              </w:rPr>
            </w:pPr>
            <w:r>
              <w:rPr>
                <w:sz w:val="18"/>
                <w:szCs w:val="18"/>
              </w:rPr>
              <w:tab/>
              <w:t xml:space="preserve">13 </w:t>
            </w:r>
          </w:p>
        </w:tc>
        <w:tc>
          <w:tcPr>
            <w:tcW w:w="417" w:type="pct"/>
            <w:tcBorders>
              <w:top w:val="nil"/>
              <w:left w:val="nil"/>
              <w:bottom w:val="nil"/>
              <w:right w:val="single" w:sz="2" w:space="0" w:color="auto"/>
            </w:tcBorders>
          </w:tcPr>
          <w:p ns2:paraId="410E6792" ns2:textId="77777777" w:rsidR="00C0130B" w:rsidRDefault="00C0130B" w:rsidP="00C90784">
            <w:pPr>
              <w:tabs>
                <w:tab w:val="decimal" w:pos="207"/>
                <w:tab w:val="left" w:pos="287"/>
              </w:tabs>
              <w:spacing w:before="15" w:after="15"/>
              <w:rPr>
                <w:sz w:val="18"/>
                <w:szCs w:val="18"/>
              </w:rPr>
            </w:pPr>
            <w:r>
              <w:rPr>
                <w:sz w:val="18"/>
                <w:szCs w:val="18"/>
              </w:rPr>
              <w:tab/>
              <w:t xml:space="preserve">(13.3) </w:t>
            </w:r>
          </w:p>
        </w:tc>
        <w:tc>
          <w:tcPr>
            <w:tcW w:w="417" w:type="pct"/>
            <w:tcBorders>
              <w:top w:val="nil"/>
              <w:left w:val="nil"/>
              <w:bottom w:val="nil"/>
              <w:right w:val="nil"/>
            </w:tcBorders>
          </w:tcPr>
          <w:p ns2:paraId="60A82ABF" ns2:textId="77777777" w:rsidR="00C0130B" w:rsidRDefault="00C0130B" w:rsidP="00C90784">
            <w:pPr>
              <w:tabs>
                <w:tab w:val="decimal" w:pos="319"/>
                <w:tab w:val="left" w:pos="399"/>
              </w:tabs>
              <w:spacing w:before="15" w:after="15"/>
              <w:rPr>
                <w:sz w:val="18"/>
                <w:szCs w:val="18"/>
              </w:rPr>
            </w:pPr>
            <w:r>
              <w:rPr>
                <w:sz w:val="18"/>
                <w:szCs w:val="18"/>
              </w:rPr>
              <w:tab/>
              <w:t xml:space="preserve">18 </w:t>
            </w:r>
          </w:p>
        </w:tc>
        <w:tc>
          <w:tcPr>
            <w:tcW w:w="414" w:type="pct"/>
            <w:tcBorders>
              <w:top w:val="nil"/>
              <w:left w:val="nil"/>
              <w:bottom w:val="nil"/>
            </w:tcBorders>
          </w:tcPr>
          <w:p ns2:paraId="2E7CD201" ns2:textId="77777777" w:rsidR="00C0130B" w:rsidRDefault="00C0130B" w:rsidP="00C90784">
            <w:pPr>
              <w:tabs>
                <w:tab w:val="decimal" w:pos="207"/>
                <w:tab w:val="left" w:pos="287"/>
              </w:tabs>
              <w:spacing w:before="15" w:after="15"/>
              <w:rPr>
                <w:sz w:val="18"/>
                <w:szCs w:val="18"/>
              </w:rPr>
            </w:pPr>
            <w:r>
              <w:rPr>
                <w:sz w:val="18"/>
                <w:szCs w:val="18"/>
              </w:rPr>
              <w:tab/>
              <w:t xml:space="preserve">(10.5) </w:t>
            </w:r>
          </w:p>
        </w:tc>
      </w:tr>
      <w:tr w:rsidR="00C718A3" ns2:paraId="45C7D86C" ns2:textId="77777777" w:rsidTr="002C5A84">
        <w:tblPrEx>
          <w:tblBorders>
            <w:top w:val="single" w:sz="6" w:space="0" w:color="auto"/>
            <w:bottom w:val="single" w:sz="6" w:space="0" w:color="auto"/>
          </w:tblBorders>
        </w:tblPrEx>
        <w:trPr>
          <w:jc w:val="center"/>
        </w:trPr>
        <w:tc>
          <w:tcPr>
            <w:tcW w:w="1667" w:type="pct"/>
            <w:tcBorders>
              <w:top w:val="nil"/>
              <w:bottom w:val="single" w:sz="6" w:space="0" w:color="auto"/>
              <w:right w:val="single" w:sz="2" w:space="0" w:color="auto"/>
            </w:tcBorders>
          </w:tcPr>
          <w:p ns2:paraId="31E11E2D" ns2:textId="77777777" w:rsidR="00C0130B" w:rsidRDefault="00C0130B" w:rsidP="00C90784">
            <w:pPr>
              <w:spacing w:before="15" w:after="15"/>
              <w:ind w:left="160" w:right="1" w:hanging="160"/>
              <w:rPr>
                <w:sz w:val="18"/>
                <w:szCs w:val="18"/>
              </w:rPr>
            </w:pPr>
            <w:r>
              <w:rPr>
                <w:sz w:val="18"/>
                <w:szCs w:val="18"/>
              </w:rPr>
              <w:t xml:space="preserve">   Pyrexia </w:t>
            </w:r>
          </w:p>
        </w:tc>
        <w:tc>
          <w:tcPr>
            <w:tcW w:w="417" w:type="pct"/>
            <w:tcBorders>
              <w:top w:val="nil"/>
              <w:left w:val="nil"/>
              <w:bottom w:val="single" w:sz="6" w:space="0" w:color="auto"/>
              <w:right w:val="nil"/>
            </w:tcBorders>
          </w:tcPr>
          <w:p ns2:paraId="244F7160"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417" w:type="pct"/>
            <w:tcBorders>
              <w:top w:val="nil"/>
              <w:left w:val="nil"/>
              <w:bottom w:val="single" w:sz="6" w:space="0" w:color="auto"/>
              <w:right w:val="single" w:sz="2" w:space="0" w:color="auto"/>
            </w:tcBorders>
          </w:tcPr>
          <w:p ns2:paraId="16BD3F3A"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417" w:type="pct"/>
            <w:tcBorders>
              <w:top w:val="nil"/>
              <w:left w:val="nil"/>
              <w:bottom w:val="single" w:sz="6" w:space="0" w:color="auto"/>
              <w:right w:val="nil"/>
            </w:tcBorders>
          </w:tcPr>
          <w:p ns2:paraId="752F5541" ns2:textId="77777777" w:rsidR="00C0130B" w:rsidRDefault="00C0130B" w:rsidP="00C90784">
            <w:pPr>
              <w:tabs>
                <w:tab w:val="decimal" w:pos="319"/>
                <w:tab w:val="left" w:pos="399"/>
              </w:tabs>
              <w:spacing w:before="15" w:after="15"/>
              <w:rPr>
                <w:sz w:val="18"/>
                <w:szCs w:val="18"/>
              </w:rPr>
            </w:pPr>
            <w:r>
              <w:rPr>
                <w:sz w:val="18"/>
                <w:szCs w:val="18"/>
              </w:rPr>
              <w:tab/>
              <w:t xml:space="preserve">5 </w:t>
            </w:r>
          </w:p>
        </w:tc>
        <w:tc>
          <w:tcPr>
            <w:tcW w:w="417" w:type="pct"/>
            <w:tcBorders>
              <w:top w:val="nil"/>
              <w:left w:val="nil"/>
              <w:bottom w:val="single" w:sz="6" w:space="0" w:color="auto"/>
              <w:right w:val="single" w:sz="2" w:space="0" w:color="auto"/>
            </w:tcBorders>
          </w:tcPr>
          <w:p ns2:paraId="33E69FDE" ns2:textId="77777777" w:rsidR="00C0130B" w:rsidRDefault="00C0130B" w:rsidP="00C90784">
            <w:pPr>
              <w:tabs>
                <w:tab w:val="decimal" w:pos="207"/>
                <w:tab w:val="left" w:pos="287"/>
              </w:tabs>
              <w:spacing w:before="15" w:after="15"/>
              <w:rPr>
                <w:sz w:val="18"/>
                <w:szCs w:val="18"/>
              </w:rPr>
            </w:pPr>
            <w:r>
              <w:rPr>
                <w:sz w:val="18"/>
                <w:szCs w:val="18"/>
              </w:rPr>
              <w:tab/>
              <w:t xml:space="preserve">(7.1) </w:t>
            </w:r>
          </w:p>
        </w:tc>
        <w:tc>
          <w:tcPr>
            <w:tcW w:w="417" w:type="pct"/>
            <w:tcBorders>
              <w:top w:val="nil"/>
              <w:left w:val="nil"/>
              <w:bottom w:val="single" w:sz="6" w:space="0" w:color="auto"/>
              <w:right w:val="nil"/>
            </w:tcBorders>
          </w:tcPr>
          <w:p ns2:paraId="318FC7DD" ns2:textId="77777777" w:rsidR="00C0130B" w:rsidRDefault="00C0130B" w:rsidP="00C90784">
            <w:pPr>
              <w:tabs>
                <w:tab w:val="decimal" w:pos="319"/>
                <w:tab w:val="left" w:pos="399"/>
              </w:tabs>
              <w:spacing w:before="15" w:after="15"/>
              <w:rPr>
                <w:sz w:val="18"/>
                <w:szCs w:val="18"/>
              </w:rPr>
            </w:pPr>
            <w:r>
              <w:rPr>
                <w:sz w:val="18"/>
                <w:szCs w:val="18"/>
              </w:rPr>
              <w:tab/>
              <w:t xml:space="preserve">13 </w:t>
            </w:r>
          </w:p>
        </w:tc>
        <w:tc>
          <w:tcPr>
            <w:tcW w:w="417" w:type="pct"/>
            <w:tcBorders>
              <w:top w:val="nil"/>
              <w:left w:val="nil"/>
              <w:bottom w:val="single" w:sz="6" w:space="0" w:color="auto"/>
              <w:right w:val="single" w:sz="2" w:space="0" w:color="auto"/>
            </w:tcBorders>
          </w:tcPr>
          <w:p ns2:paraId="73F3364F" ns2:textId="77777777" w:rsidR="00C0130B" w:rsidRDefault="00C0130B" w:rsidP="00C90784">
            <w:pPr>
              <w:tabs>
                <w:tab w:val="decimal" w:pos="207"/>
                <w:tab w:val="left" w:pos="287"/>
              </w:tabs>
              <w:spacing w:before="15" w:after="15"/>
              <w:rPr>
                <w:sz w:val="18"/>
                <w:szCs w:val="18"/>
              </w:rPr>
            </w:pPr>
            <w:r>
              <w:rPr>
                <w:sz w:val="18"/>
                <w:szCs w:val="18"/>
              </w:rPr>
              <w:tab/>
              <w:t xml:space="preserve">(13.3) </w:t>
            </w:r>
          </w:p>
        </w:tc>
        <w:tc>
          <w:tcPr>
            <w:tcW w:w="417" w:type="pct"/>
            <w:tcBorders>
              <w:top w:val="nil"/>
              <w:left w:val="nil"/>
              <w:bottom w:val="single" w:sz="6" w:space="0" w:color="auto"/>
              <w:right w:val="nil"/>
            </w:tcBorders>
          </w:tcPr>
          <w:p ns2:paraId="54776A69" ns2:textId="77777777" w:rsidR="00C0130B" w:rsidRDefault="00C0130B" w:rsidP="00C90784">
            <w:pPr>
              <w:tabs>
                <w:tab w:val="decimal" w:pos="319"/>
                <w:tab w:val="left" w:pos="399"/>
              </w:tabs>
              <w:spacing w:before="15" w:after="15"/>
              <w:rPr>
                <w:sz w:val="18"/>
                <w:szCs w:val="18"/>
              </w:rPr>
            </w:pPr>
            <w:r>
              <w:rPr>
                <w:sz w:val="18"/>
                <w:szCs w:val="18"/>
              </w:rPr>
              <w:tab/>
              <w:t xml:space="preserve">18 </w:t>
            </w:r>
          </w:p>
        </w:tc>
        <w:tc>
          <w:tcPr>
            <w:tcW w:w="414" w:type="pct"/>
            <w:tcBorders>
              <w:top w:val="nil"/>
              <w:left w:val="nil"/>
              <w:bottom w:val="single" w:sz="6" w:space="0" w:color="auto"/>
            </w:tcBorders>
          </w:tcPr>
          <w:p ns2:paraId="043A25C6" ns2:textId="77777777" w:rsidR="00C0130B" w:rsidRDefault="00C0130B" w:rsidP="00C90784">
            <w:pPr>
              <w:tabs>
                <w:tab w:val="decimal" w:pos="207"/>
                <w:tab w:val="left" w:pos="287"/>
              </w:tabs>
              <w:spacing w:before="15" w:after="15"/>
              <w:rPr>
                <w:sz w:val="18"/>
                <w:szCs w:val="18"/>
              </w:rPr>
            </w:pPr>
            <w:r>
              <w:rPr>
                <w:sz w:val="18"/>
                <w:szCs w:val="18"/>
              </w:rPr>
              <w:tab/>
              <w:t xml:space="preserve">(10.5) </w:t>
            </w:r>
          </w:p>
        </w:tc>
      </w:tr>
      <w:tr w:rsidR="006C0C82" ns2:paraId="0831E002" ns2:textId="77777777" w:rsidTr="002C5A84">
        <w:tblPrEx>
          <w:tblBorders>
            <w:top w:val="single" w:sz="6" w:space="0" w:color="auto"/>
            <w:bottom w:val="single" w:sz="6" w:space="0" w:color="auto"/>
          </w:tblBorders>
        </w:tblPrEx>
        <w:trPr>
          <w:jc w:val="center"/>
        </w:trPr>
        <w:tc>
          <w:tcPr>
            <w:tcW w:w="5000" w:type="pct"/>
            <w:gridSpan w:val="9"/>
            <w:tcBorders>
              <w:top w:val="single" w:sz="6" w:space="0" w:color="auto"/>
              <w:bottom w:val="double" w:sz="4" w:space="0" w:color="auto"/>
            </w:tcBorders>
          </w:tcPr>
          <w:p ns2:paraId="23F91710" ns2:textId="77777777" w:rsidR="006C0C82" w:rsidRDefault="006C0C82" w:rsidP="006C0C82">
            <w:pPr>
              <w:spacing w:before="30" w:after="30"/>
              <w:ind w:left="160" w:right="1" w:hanging="160"/>
              <w:rPr>
                <w:sz w:val="18"/>
                <w:szCs w:val="18"/>
              </w:rPr>
            </w:pPr>
            <w:r>
              <w:rPr>
                <w:sz w:val="18"/>
                <w:szCs w:val="18"/>
              </w:rPr>
              <w:t>Every participant is counted a single time for each applicable row and column.</w:t>
            </w:r>
          </w:p>
          <w:p ns2:paraId="25F679E9" ns2:textId="7D79F091" w:rsidR="006C0C82" w:rsidRDefault="006C0C82" w:rsidP="006C0C82">
            <w:pPr>
              <w:spacing w:before="30" w:after="30"/>
              <w:ind w:left="160" w:right="1" w:hanging="160"/>
              <w:rPr>
                <w:sz w:val="18"/>
                <w:szCs w:val="18"/>
              </w:rPr>
            </w:pPr>
            <w:r>
              <w:rPr>
                <w:sz w:val="18"/>
                <w:szCs w:val="18"/>
              </w:rPr>
              <w:t xml:space="preserve"> A specific adverse event appears on this report only if its incidence in one or more of the columns meets the incidence criterion in the report title, after rounding</w:t>
            </w:r>
            <w:r w:rsidRPr="00FB300E">
              <w:rPr>
                <w:sz w:val="18"/>
                <w:szCs w:val="18"/>
              </w:rPr>
              <w:t>. Table presents total column incidence ≥ 10%</w:t>
            </w:r>
          </w:p>
          <w:p ns2:paraId="7BAFA2DA" ns2:textId="77777777" w:rsidR="006C0C82" w:rsidRDefault="006C0C82" w:rsidP="006C0C82">
            <w:pPr>
              <w:spacing w:before="30" w:after="30"/>
              <w:ind w:left="160" w:right="1" w:hanging="160"/>
              <w:rPr>
                <w:sz w:val="18"/>
                <w:szCs w:val="18"/>
              </w:rPr>
            </w:pPr>
            <w:r>
              <w:rPr>
                <w:sz w:val="18"/>
                <w:szCs w:val="18"/>
              </w:rPr>
              <w:t xml:space="preserve"> Non-serious AEs up to 30 days and SAEs up to 90 days of last dose of study intervention are included.</w:t>
            </w:r>
          </w:p>
          <w:p ns2:paraId="1C0782C7" ns2:textId="77777777" w:rsidR="006C0C82" w:rsidRDefault="006C0C82" w:rsidP="006C0C82">
            <w:pPr>
              <w:spacing w:before="30" w:after="30"/>
              <w:ind w:left="160" w:right="1" w:hanging="160"/>
              <w:rPr>
                <w:sz w:val="18"/>
                <w:szCs w:val="18"/>
              </w:rPr>
            </w:pPr>
            <w:r>
              <w:rPr>
                <w:sz w:val="18"/>
                <w:szCs w:val="18"/>
              </w:rPr>
              <w:t xml:space="preserve"> MedDRA preferred terms "Neoplasm progression", "Malignant neoplasm progression" and "Disease progression" not related to the drug are excluded.</w:t>
            </w:r>
          </w:p>
          <w:p ns2:paraId="58D1EB04" ns2:textId="6730D040" w:rsidR="006C0C82" w:rsidRDefault="006C0C82" w:rsidP="006C0C82">
            <w:pPr>
              <w:tabs>
                <w:tab w:val="decimal" w:pos="207"/>
                <w:tab w:val="left" w:pos="287"/>
              </w:tabs>
              <w:spacing w:before="15" w:after="15"/>
              <w:rPr>
                <w:sz w:val="18"/>
                <w:szCs w:val="18"/>
              </w:rPr>
            </w:pPr>
            <w:r>
              <w:rPr>
                <w:sz w:val="18"/>
                <w:szCs w:val="18"/>
              </w:rPr>
              <w:t xml:space="preserve"> Database cutoff date: 21MAY2024</w:t>
            </w:r>
          </w:p>
        </w:tc>
      </w:tr>
      <w:tr w:rsidR="006C0C82" ns2:paraId="641AD2B1" ns2:textId="77777777" w:rsidTr="006852FC">
        <w:tblPrEx>
          <w:tblBorders>
            <w:top w:val="single" w:sz="6" w:space="0" w:color="auto"/>
            <w:bottom w:val="single" w:sz="6" w:space="0" w:color="auto"/>
          </w:tblBorders>
        </w:tblPrEx>
        <w:trPr>
          <w:jc w:val="center"/>
        </w:trPr>
        <w:tc>
          <w:tcPr>
            <w:tcW w:w="5000" w:type="pct"/>
            <w:gridSpan w:val="9"/>
            <w:tcBorders>
              <w:top w:val="double" w:sz="4" w:space="0" w:color="auto"/>
              <w:left w:val="nil"/>
              <w:bottom w:val="nil"/>
              <w:right w:val="nil"/>
            </w:tcBorders>
          </w:tcPr>
          <w:p ns2:paraId="573695BA" ns2:textId="0F111ADD" w:rsidR="006C0C82" w:rsidRDefault="006C0C82" w:rsidP="00C90784">
            <w:pPr>
              <w:tabs>
                <w:tab w:val="decimal" w:pos="207"/>
                <w:tab w:val="left" w:pos="287"/>
              </w:tabs>
              <w:spacing w:before="15" w:after="15"/>
              <w:rPr>
                <w:sz w:val="18"/>
                <w:szCs w:val="18"/>
              </w:rPr>
            </w:pPr>
            <w:r>
              <w:rPr>
                <w:sz w:val="18"/>
                <w:szCs w:val="18"/>
              </w:rPr>
              <w:t>Source: [P002MK2870: adam-adsl; adae]</w:t>
            </w:r>
          </w:p>
        </w:tc>
      </w:tr>
    </w:tbl>
    <w:p ns2:paraId="2B366449" ns2:textId="77777777" w:rsidR="00C0130B" w:rsidRDefault="00C0130B" w:rsidP="00C0130B">
      <w:pPr>
        <w:rPr>
          <w:sz w:val="18"/>
          <w:szCs w:val="18"/>
        </w:rPr>
      </w:pPr>
      <w:ins w:id="12897" w:author="GoldenCorpusHarness" w:date="2026-03-28T21:57:55Z">
        <w:r>
          <w:t>The most frequently reported Grade ≥3 drug-related AEs (incidence ≥5%) by PT in the control group were neutrophil count decreased (47%), WBC count decreased (36.4%), and anemia and lymphocyte count decreased (6.1% each) [Table 82].</w:t>
        </w:r>
      </w:ins>
    </w:p>
    <w:p ns2:paraId="359905F0" ns2:textId="6F106F40" w:rsidR="00C0130B" w:rsidRPr="001F6436" w:rsidRDefault="004B35F0" w:rsidP="00C94941">
      <w:pPr>
        <w:pStyle w:val="TableTitle"/>
      </w:pPr>
      <w:del w:id="12898" w:author="GoldenCorpusHarness" w:date="2026-03-28T21:57:55Z">
        <w:r>
          <w:delText>T</w:delText>
        </w:r>
      </w:del>
      <w:ins w:id="12899" w:author="GoldenCorpusHarness" w:date="2026-03-28T21:57:55Z">
        <w:r>
          <w:t>Summ</w:t>
        </w:r>
      </w:ins>
      <w:r>
        <w:t>a</w:t>
      </w:r>
      <w:del w:id="12900" w:author="GoldenCorpusHarness" w:date="2026-03-28T21:57:55Z">
        <w:r>
          <w:delText>ble 51Stud</w:delText>
        </w:r>
      </w:del>
      <w:ins w:id="12901" w:author="GoldenCorpusHarness" w:date="2026-03-28T21:57:55Z">
        <w:r>
          <w:t>r</w:t>
        </w:r>
      </w:ins>
      <w:r>
        <w:t xml:space="preserve">y </w:t>
      </w:r>
      <w:del w:id="12902" w:author="GoldenCorpusHarness" w:date="2026-03-28T21:57:55Z">
        <w:r>
          <w:delText>MK-2870-002</w:delText>
        </w:r>
      </w:del>
      <w:ins w:id="12903" w:author="GoldenCorpusHarness" w:date="2026-03-28T21:57:55Z">
        <w:r>
          <w:t>of</w:t>
        </w:r>
      </w:ins>
      <w:r>
        <w:t xml:space="preserve"> </w:t>
      </w:r>
      <w:del w:id="12904" w:author="GoldenCorpusHarness" w:date="2026-03-28T21:57:55Z">
        <w:r>
          <w:delText>(</w:delText>
        </w:r>
      </w:del>
      <w:r>
        <w:t>S</w:t>
      </w:r>
      <w:del w:id="12905" w:author="GoldenCorpusHarness" w:date="2026-03-28T21:57:55Z">
        <w:r>
          <w:delText>KB264-Ⅱ-06): Pa</w:delText>
        </w:r>
      </w:del>
      <w:ins w:id="12906" w:author="GoldenCorpusHarness" w:date="2026-03-28T21:57:55Z">
        <w:r>
          <w:t>e</w:t>
        </w:r>
      </w:ins>
      <w:r>
        <w:t>r</w:t>
      </w:r>
      <w:del w:id="12907" w:author="GoldenCorpusHarness" w:date="2026-03-28T21:57:55Z">
        <w:r>
          <w:delText>t</w:delText>
        </w:r>
      </w:del>
      <w:r>
        <w:t>i</w:t>
      </w:r>
      <w:del w:id="12908" w:author="GoldenCorpusHarness" w:date="2026-03-28T21:57:55Z">
        <w:r>
          <w:delText>cipant</w:delText>
        </w:r>
      </w:del>
      <w:ins w:id="12909" w:author="GoldenCorpusHarness" w:date="2026-03-28T21:57:55Z">
        <w:r>
          <w:t>ou</w:t>
        </w:r>
      </w:ins>
      <w:r>
        <w:t>s</w:t>
      </w:r>
      <w:del w:id="12910" w:author="GoldenCorpusHarness" w:date="2026-03-28T21:57:55Z">
        <w:r>
          <w:delText xml:space="preserve"> With Drug-related</w:delText>
        </w:r>
      </w:del>
      <w:r>
        <w:t xml:space="preserve"> Adverse Events</w:t>
      </w:r>
      <w:del w:id="12911" w:author="GoldenCorpusHarness" w:date="2026-03-28T21:57:55Z">
        <w:r>
          <w:delText xml:space="preserve"> by Decreasing Incidence (Incidence ≥10% the Total Participant Population) (APaT Population)</w:delText>
        </w:r>
      </w:del>
    </w:p>
    <w:tbl>
      <w:tblPr>
        <w:tblW w:w="5000" w:type="pct"/>
        <w:jc w:val="center"/>
        <w:tblBorders>
          <w:top w:val="double" w:sz="6" w:space="0" w:color="auto"/>
          <w:left w:val="single" w:sz="6" w:space="0" w:color="auto"/>
          <w:bottom w:val="double" w:sz="6" w:space="0" w:color="auto"/>
          <w:right w:val="single" w:sz="6" w:space="0" w:color="auto"/>
        </w:tblBorders>
        <w:tblCellMar>
          <w:left w:w="72" w:type="dxa"/>
          <w:right w:w="72" w:type="dxa"/>
        </w:tblCellMar>
        <w:tblLook w:val="0000" w:firstRow="0" w:lastRow="0" w:firstColumn="0" w:lastColumn="0" w:noHBand="0" w:noVBand="0"/>
      </w:tblPr>
      <w:tblGrid>
        <w:gridCol w:w="2996"/>
        <w:gridCol w:w="750"/>
        <w:gridCol w:w="749"/>
        <w:gridCol w:w="749"/>
        <w:gridCol w:w="749"/>
        <w:gridCol w:w="749"/>
        <w:gridCol w:w="749"/>
        <w:gridCol w:w="749"/>
        <w:gridCol w:w="744"/>
      </w:tblGrid>
      <w:tr w:rsidR="00C718A3" ns2:paraId="04DCC5F0" ns2:textId="77777777" w:rsidTr="00043023">
        <w:trPr>
          <w:jc w:val="center"/>
        </w:trPr>
        <w:tc>
          <w:tcPr>
            <w:tcW w:w="1667" w:type="pct"/>
            <w:tcBorders>
              <w:top w:val="double" w:sz="6" w:space="0" w:color="auto"/>
              <w:bottom w:val="nil"/>
              <w:right w:val="single" w:sz="2" w:space="0" w:color="auto"/>
            </w:tcBorders>
          </w:tcPr>
          <w:p ns2:paraId="4A859404" ns2:textId="77777777" w:rsidR="00C0130B" w:rsidRDefault="00C0130B" w:rsidP="00C90784">
            <w:pPr>
              <w:spacing w:before="15" w:after="15"/>
              <w:rPr>
                <w:sz w:val="18"/>
                <w:szCs w:val="18"/>
              </w:rPr>
            </w:pPr>
          </w:p>
        </w:tc>
        <w:tc>
          <w:tcPr>
            <w:tcW w:w="834" w:type="pct"/>
            <w:gridSpan w:val="2"/>
            <w:tcBorders>
              <w:top w:val="double" w:sz="6" w:space="0" w:color="auto"/>
              <w:left w:val="nil"/>
              <w:bottom w:val="single" w:sz="2" w:space="0" w:color="auto"/>
              <w:right w:val="single" w:sz="2" w:space="0" w:color="auto"/>
            </w:tcBorders>
          </w:tcPr>
          <w:p ns2:paraId="018C3067" ns2:textId="02F383FF" w:rsidR="00C0130B" w:rsidRDefault="005F4918" w:rsidP="00C90784">
            <w:pPr>
              <w:spacing w:before="15" w:after="15"/>
              <w:jc w:val="center"/>
              <w:rPr>
                <w:sz w:val="18"/>
                <w:szCs w:val="18"/>
              </w:rPr>
            </w:pPr>
            <w:r w:rsidRPr="005F4918">
              <w:rPr>
                <w:sz w:val="18"/>
                <w:szCs w:val="18"/>
              </w:rPr>
              <w:t>sac-TMT</w:t>
            </w:r>
            <w:r w:rsidR="00C0130B">
              <w:rPr>
                <w:sz w:val="18"/>
                <w:szCs w:val="18"/>
              </w:rPr>
              <w:t xml:space="preserve"> 3 mg/kg + Pembrolizumab 400 mg </w:t>
            </w:r>
          </w:p>
        </w:tc>
        <w:tc>
          <w:tcPr>
            <w:tcW w:w="834" w:type="pct"/>
            <w:gridSpan w:val="2"/>
            <w:tcBorders>
              <w:top w:val="double" w:sz="6" w:space="0" w:color="auto"/>
              <w:left w:val="nil"/>
              <w:bottom w:val="single" w:sz="2" w:space="0" w:color="auto"/>
              <w:right w:val="single" w:sz="2" w:space="0" w:color="auto"/>
            </w:tcBorders>
          </w:tcPr>
          <w:p ns2:paraId="7A2995D0" ns2:textId="278A127E" w:rsidR="00C0130B" w:rsidRDefault="005F4918" w:rsidP="00C90784">
            <w:pPr>
              <w:spacing w:before="15" w:after="15"/>
              <w:jc w:val="center"/>
              <w:rPr>
                <w:sz w:val="18"/>
                <w:szCs w:val="18"/>
              </w:rPr>
            </w:pPr>
            <w:r w:rsidRPr="005F4918">
              <w:rPr>
                <w:sz w:val="18"/>
                <w:szCs w:val="18"/>
              </w:rPr>
              <w:t>sac-TMT</w:t>
            </w:r>
            <w:r w:rsidR="00C0130B">
              <w:rPr>
                <w:sz w:val="18"/>
                <w:szCs w:val="18"/>
              </w:rPr>
              <w:t xml:space="preserve"> 4 mg/kg + Pembrolizumab 400 mg </w:t>
            </w:r>
          </w:p>
        </w:tc>
        <w:tc>
          <w:tcPr>
            <w:tcW w:w="834" w:type="pct"/>
            <w:gridSpan w:val="2"/>
            <w:tcBorders>
              <w:top w:val="double" w:sz="6" w:space="0" w:color="auto"/>
              <w:left w:val="nil"/>
              <w:bottom w:val="single" w:sz="2" w:space="0" w:color="auto"/>
              <w:right w:val="single" w:sz="2" w:space="0" w:color="auto"/>
            </w:tcBorders>
          </w:tcPr>
          <w:p ns2:paraId="286547D3" ns2:textId="0671BC41" w:rsidR="00C0130B" w:rsidRDefault="005F4918" w:rsidP="00C90784">
            <w:pPr>
              <w:spacing w:before="15" w:after="15"/>
              <w:jc w:val="center"/>
              <w:rPr>
                <w:sz w:val="18"/>
                <w:szCs w:val="18"/>
              </w:rPr>
            </w:pPr>
            <w:r w:rsidRPr="005F4918">
              <w:rPr>
                <w:sz w:val="18"/>
                <w:szCs w:val="18"/>
              </w:rPr>
              <w:t>sac-TMT</w:t>
            </w:r>
            <w:r w:rsidR="00C0130B">
              <w:rPr>
                <w:sz w:val="18"/>
                <w:szCs w:val="18"/>
              </w:rPr>
              <w:t xml:space="preserve"> 5 mg/kg + Pembrolizumab 400 mg </w:t>
            </w:r>
          </w:p>
        </w:tc>
        <w:tc>
          <w:tcPr>
            <w:tcW w:w="831" w:type="pct"/>
            <w:gridSpan w:val="2"/>
            <w:tcBorders>
              <w:top w:val="double" w:sz="6" w:space="0" w:color="auto"/>
              <w:left w:val="nil"/>
              <w:bottom w:val="single" w:sz="2" w:space="0" w:color="auto"/>
            </w:tcBorders>
          </w:tcPr>
          <w:p ns2:paraId="50812106" ns2:textId="77777777" w:rsidR="00C0130B" w:rsidRDefault="00C0130B" w:rsidP="00C90784">
            <w:pPr>
              <w:spacing w:before="15" w:after="15"/>
              <w:jc w:val="center"/>
              <w:rPr>
                <w:sz w:val="18"/>
                <w:szCs w:val="18"/>
              </w:rPr>
            </w:pPr>
            <w:r>
              <w:rPr>
                <w:sz w:val="18"/>
                <w:szCs w:val="18"/>
              </w:rPr>
              <w:t xml:space="preserve">Total </w:t>
            </w:r>
          </w:p>
        </w:tc>
      </w:tr>
      <w:tr w:rsidR="00C718A3" ns2:paraId="76F33035" ns2:textId="77777777" w:rsidTr="00043023">
        <w:tblPrEx>
          <w:tblBorders>
            <w:top w:val="single" w:sz="6" w:space="0" w:color="auto"/>
            <w:bottom w:val="single" w:sz="6" w:space="0" w:color="auto"/>
          </w:tblBorders>
        </w:tblPrEx>
        <w:trPr>
          <w:jc w:val="center"/>
        </w:trPr>
        <w:tc>
          <w:tcPr>
            <w:tcW w:w="1667" w:type="pct"/>
            <w:tcBorders>
              <w:top w:val="nil"/>
              <w:bottom w:val="single" w:sz="2" w:space="0" w:color="auto"/>
              <w:right w:val="single" w:sz="2" w:space="0" w:color="auto"/>
            </w:tcBorders>
          </w:tcPr>
          <w:p ns2:paraId="24A24B1A" ns2:textId="77777777" w:rsidR="00C0130B" w:rsidRDefault="00C0130B" w:rsidP="00C90784">
            <w:pPr>
              <w:spacing w:before="15" w:after="15"/>
              <w:rPr>
                <w:sz w:val="18"/>
                <w:szCs w:val="18"/>
              </w:rPr>
            </w:pPr>
          </w:p>
        </w:tc>
        <w:tc>
          <w:tcPr>
            <w:tcW w:w="417" w:type="pct"/>
            <w:tcBorders>
              <w:top w:val="nil"/>
              <w:left w:val="nil"/>
              <w:bottom w:val="single" w:sz="2" w:space="0" w:color="auto"/>
              <w:right w:val="nil"/>
            </w:tcBorders>
          </w:tcPr>
          <w:p ns2:paraId="0127DFCB" ns2:textId="77777777" w:rsidR="00C0130B" w:rsidRDefault="00C0130B" w:rsidP="00C90784">
            <w:pPr>
              <w:spacing w:before="15" w:after="15"/>
              <w:jc w:val="center"/>
              <w:rPr>
                <w:sz w:val="18"/>
                <w:szCs w:val="18"/>
              </w:rPr>
            </w:pPr>
            <w:r>
              <w:rPr>
                <w:sz w:val="18"/>
                <w:szCs w:val="18"/>
              </w:rPr>
              <w:t xml:space="preserve">n </w:t>
            </w:r>
          </w:p>
        </w:tc>
        <w:tc>
          <w:tcPr>
            <w:tcW w:w="417" w:type="pct"/>
            <w:tcBorders>
              <w:top w:val="nil"/>
              <w:left w:val="nil"/>
              <w:bottom w:val="single" w:sz="2" w:space="0" w:color="auto"/>
              <w:right w:val="single" w:sz="2" w:space="0" w:color="auto"/>
            </w:tcBorders>
          </w:tcPr>
          <w:p ns2:paraId="71C11CD3" ns2:textId="77777777" w:rsidR="00C0130B" w:rsidRDefault="00C0130B" w:rsidP="00C90784">
            <w:pPr>
              <w:spacing w:before="15" w:after="15"/>
              <w:jc w:val="center"/>
              <w:rPr>
                <w:sz w:val="18"/>
                <w:szCs w:val="18"/>
              </w:rPr>
            </w:pPr>
            <w:r>
              <w:rPr>
                <w:sz w:val="18"/>
                <w:szCs w:val="18"/>
              </w:rPr>
              <w:t xml:space="preserve">(%) </w:t>
            </w:r>
          </w:p>
        </w:tc>
        <w:tc>
          <w:tcPr>
            <w:tcW w:w="417" w:type="pct"/>
            <w:tcBorders>
              <w:top w:val="nil"/>
              <w:left w:val="nil"/>
              <w:bottom w:val="single" w:sz="2" w:space="0" w:color="auto"/>
              <w:right w:val="nil"/>
            </w:tcBorders>
          </w:tcPr>
          <w:p ns2:paraId="187BBFB2" ns2:textId="77777777" w:rsidR="00C0130B" w:rsidRDefault="00C0130B" w:rsidP="00C90784">
            <w:pPr>
              <w:spacing w:before="15" w:after="15"/>
              <w:jc w:val="center"/>
              <w:rPr>
                <w:sz w:val="18"/>
                <w:szCs w:val="18"/>
              </w:rPr>
            </w:pPr>
            <w:r>
              <w:rPr>
                <w:sz w:val="18"/>
                <w:szCs w:val="18"/>
              </w:rPr>
              <w:t xml:space="preserve">n </w:t>
            </w:r>
          </w:p>
        </w:tc>
        <w:tc>
          <w:tcPr>
            <w:tcW w:w="417" w:type="pct"/>
            <w:tcBorders>
              <w:top w:val="nil"/>
              <w:left w:val="nil"/>
              <w:bottom w:val="single" w:sz="2" w:space="0" w:color="auto"/>
              <w:right w:val="single" w:sz="2" w:space="0" w:color="auto"/>
            </w:tcBorders>
          </w:tcPr>
          <w:p ns2:paraId="5E75C40A" ns2:textId="77777777" w:rsidR="00C0130B" w:rsidRDefault="00C0130B" w:rsidP="00C90784">
            <w:pPr>
              <w:spacing w:before="15" w:after="15"/>
              <w:jc w:val="center"/>
              <w:rPr>
                <w:sz w:val="18"/>
                <w:szCs w:val="18"/>
              </w:rPr>
            </w:pPr>
            <w:r>
              <w:rPr>
                <w:sz w:val="18"/>
                <w:szCs w:val="18"/>
              </w:rPr>
              <w:t xml:space="preserve">(%) </w:t>
            </w:r>
          </w:p>
        </w:tc>
        <w:tc>
          <w:tcPr>
            <w:tcW w:w="417" w:type="pct"/>
            <w:tcBorders>
              <w:top w:val="nil"/>
              <w:left w:val="nil"/>
              <w:bottom w:val="single" w:sz="2" w:space="0" w:color="auto"/>
              <w:right w:val="nil"/>
            </w:tcBorders>
          </w:tcPr>
          <w:p ns2:paraId="66EE8C32" ns2:textId="77777777" w:rsidR="00C0130B" w:rsidRDefault="00C0130B" w:rsidP="00C90784">
            <w:pPr>
              <w:spacing w:before="15" w:after="15"/>
              <w:jc w:val="center"/>
              <w:rPr>
                <w:sz w:val="18"/>
                <w:szCs w:val="18"/>
              </w:rPr>
            </w:pPr>
            <w:r>
              <w:rPr>
                <w:sz w:val="18"/>
                <w:szCs w:val="18"/>
              </w:rPr>
              <w:t xml:space="preserve">n </w:t>
            </w:r>
          </w:p>
        </w:tc>
        <w:tc>
          <w:tcPr>
            <w:tcW w:w="417" w:type="pct"/>
            <w:tcBorders>
              <w:top w:val="nil"/>
              <w:left w:val="nil"/>
              <w:bottom w:val="single" w:sz="2" w:space="0" w:color="auto"/>
              <w:right w:val="single" w:sz="2" w:space="0" w:color="auto"/>
            </w:tcBorders>
          </w:tcPr>
          <w:p ns2:paraId="68854ED3" ns2:textId="77777777" w:rsidR="00C0130B" w:rsidRDefault="00C0130B" w:rsidP="00C90784">
            <w:pPr>
              <w:spacing w:before="15" w:after="15"/>
              <w:jc w:val="center"/>
              <w:rPr>
                <w:sz w:val="18"/>
                <w:szCs w:val="18"/>
              </w:rPr>
            </w:pPr>
            <w:r>
              <w:rPr>
                <w:sz w:val="18"/>
                <w:szCs w:val="18"/>
              </w:rPr>
              <w:t xml:space="preserve">(%) </w:t>
            </w:r>
          </w:p>
        </w:tc>
        <w:tc>
          <w:tcPr>
            <w:tcW w:w="417" w:type="pct"/>
            <w:tcBorders>
              <w:top w:val="nil"/>
              <w:left w:val="nil"/>
              <w:bottom w:val="single" w:sz="2" w:space="0" w:color="auto"/>
              <w:right w:val="nil"/>
            </w:tcBorders>
          </w:tcPr>
          <w:p ns2:paraId="5D2DEDBC" ns2:textId="77777777" w:rsidR="00C0130B" w:rsidRDefault="00C0130B" w:rsidP="00C90784">
            <w:pPr>
              <w:spacing w:before="15" w:after="15"/>
              <w:jc w:val="center"/>
              <w:rPr>
                <w:sz w:val="18"/>
                <w:szCs w:val="18"/>
              </w:rPr>
            </w:pPr>
            <w:r>
              <w:rPr>
                <w:sz w:val="18"/>
                <w:szCs w:val="18"/>
              </w:rPr>
              <w:t xml:space="preserve">n </w:t>
            </w:r>
          </w:p>
        </w:tc>
        <w:tc>
          <w:tcPr>
            <w:tcW w:w="414" w:type="pct"/>
            <w:tcBorders>
              <w:top w:val="nil"/>
              <w:left w:val="nil"/>
              <w:bottom w:val="single" w:sz="2" w:space="0" w:color="auto"/>
            </w:tcBorders>
          </w:tcPr>
          <w:p ns2:paraId="46063384" ns2:textId="77777777" w:rsidR="00C0130B" w:rsidRDefault="00C0130B" w:rsidP="00C90784">
            <w:pPr>
              <w:spacing w:before="15" w:after="15"/>
              <w:jc w:val="center"/>
              <w:rPr>
                <w:sz w:val="18"/>
                <w:szCs w:val="18"/>
              </w:rPr>
            </w:pPr>
            <w:r>
              <w:rPr>
                <w:sz w:val="18"/>
                <w:szCs w:val="18"/>
              </w:rPr>
              <w:t xml:space="preserve">(%) </w:t>
            </w:r>
          </w:p>
        </w:tc>
      </w:tr>
      <w:tr w:rsidR="00C718A3" ns2:paraId="0CD80882" ns2:textId="77777777" w:rsidTr="00043023">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6A8D589D" ns2:textId="77777777" w:rsidR="00C0130B" w:rsidRDefault="00C0130B" w:rsidP="00C90784">
            <w:pPr>
              <w:spacing w:before="15" w:after="15"/>
              <w:ind w:left="160" w:right="1" w:hanging="160"/>
              <w:rPr>
                <w:sz w:val="18"/>
                <w:szCs w:val="18"/>
              </w:rPr>
            </w:pPr>
            <w:r>
              <w:rPr>
                <w:sz w:val="18"/>
                <w:szCs w:val="18"/>
              </w:rPr>
              <w:t xml:space="preserve"> Participants in population </w:t>
            </w:r>
          </w:p>
        </w:tc>
        <w:tc>
          <w:tcPr>
            <w:tcW w:w="417" w:type="pct"/>
            <w:tcBorders>
              <w:top w:val="nil"/>
              <w:left w:val="nil"/>
              <w:bottom w:val="nil"/>
              <w:right w:val="nil"/>
            </w:tcBorders>
          </w:tcPr>
          <w:p ns2:paraId="4B8D6683" ns2:textId="77777777" w:rsidR="00C0130B" w:rsidRDefault="00C0130B" w:rsidP="00C90784">
            <w:pPr>
              <w:tabs>
                <w:tab w:val="decimal" w:pos="319"/>
                <w:tab w:val="left" w:pos="399"/>
              </w:tabs>
              <w:spacing w:before="15" w:after="15"/>
              <w:rPr>
                <w:sz w:val="18"/>
                <w:szCs w:val="18"/>
              </w:rPr>
            </w:pPr>
            <w:r>
              <w:rPr>
                <w:sz w:val="18"/>
                <w:szCs w:val="18"/>
              </w:rPr>
              <w:tab/>
              <w:t xml:space="preserve">3 </w:t>
            </w:r>
          </w:p>
        </w:tc>
        <w:tc>
          <w:tcPr>
            <w:tcW w:w="417" w:type="pct"/>
            <w:tcBorders>
              <w:top w:val="nil"/>
              <w:left w:val="nil"/>
              <w:bottom w:val="nil"/>
              <w:right w:val="single" w:sz="2" w:space="0" w:color="auto"/>
            </w:tcBorders>
          </w:tcPr>
          <w:p ns2:paraId="0AA28383" ns2:textId="77777777" w:rsidR="00C0130B" w:rsidRDefault="00C0130B" w:rsidP="00C90784">
            <w:pPr>
              <w:tabs>
                <w:tab w:val="decimal" w:pos="207"/>
                <w:tab w:val="left" w:pos="287"/>
              </w:tabs>
              <w:spacing w:before="15" w:after="15"/>
              <w:rPr>
                <w:sz w:val="18"/>
                <w:szCs w:val="18"/>
              </w:rPr>
            </w:pPr>
            <w:r>
              <w:rPr>
                <w:sz w:val="18"/>
                <w:szCs w:val="18"/>
              </w:rPr>
              <w:tab/>
            </w:r>
          </w:p>
        </w:tc>
        <w:tc>
          <w:tcPr>
            <w:tcW w:w="417" w:type="pct"/>
            <w:tcBorders>
              <w:top w:val="nil"/>
              <w:left w:val="nil"/>
              <w:bottom w:val="nil"/>
              <w:right w:val="nil"/>
            </w:tcBorders>
          </w:tcPr>
          <w:p ns2:paraId="179BFCDA" ns2:textId="77777777" w:rsidR="00C0130B" w:rsidRDefault="00C0130B" w:rsidP="00C90784">
            <w:pPr>
              <w:tabs>
                <w:tab w:val="decimal" w:pos="319"/>
                <w:tab w:val="left" w:pos="399"/>
              </w:tabs>
              <w:spacing w:before="15" w:after="15"/>
              <w:rPr>
                <w:sz w:val="18"/>
                <w:szCs w:val="18"/>
              </w:rPr>
            </w:pPr>
            <w:r>
              <w:rPr>
                <w:sz w:val="18"/>
                <w:szCs w:val="18"/>
              </w:rPr>
              <w:tab/>
              <w:t xml:space="preserve">70 </w:t>
            </w:r>
          </w:p>
        </w:tc>
        <w:tc>
          <w:tcPr>
            <w:tcW w:w="417" w:type="pct"/>
            <w:tcBorders>
              <w:top w:val="nil"/>
              <w:left w:val="nil"/>
              <w:bottom w:val="nil"/>
              <w:right w:val="single" w:sz="2" w:space="0" w:color="auto"/>
            </w:tcBorders>
          </w:tcPr>
          <w:p ns2:paraId="563FFCE1" ns2:textId="77777777" w:rsidR="00C0130B" w:rsidRDefault="00C0130B" w:rsidP="00C90784">
            <w:pPr>
              <w:tabs>
                <w:tab w:val="decimal" w:pos="207"/>
                <w:tab w:val="left" w:pos="287"/>
              </w:tabs>
              <w:spacing w:before="15" w:after="15"/>
              <w:rPr>
                <w:sz w:val="18"/>
                <w:szCs w:val="18"/>
              </w:rPr>
            </w:pPr>
            <w:r>
              <w:rPr>
                <w:sz w:val="18"/>
                <w:szCs w:val="18"/>
              </w:rPr>
              <w:tab/>
            </w:r>
          </w:p>
        </w:tc>
        <w:tc>
          <w:tcPr>
            <w:tcW w:w="417" w:type="pct"/>
            <w:tcBorders>
              <w:top w:val="nil"/>
              <w:left w:val="nil"/>
              <w:bottom w:val="nil"/>
              <w:right w:val="nil"/>
            </w:tcBorders>
          </w:tcPr>
          <w:p ns2:paraId="6FD51ABA" ns2:textId="77777777" w:rsidR="00C0130B" w:rsidRDefault="00C0130B" w:rsidP="00C90784">
            <w:pPr>
              <w:tabs>
                <w:tab w:val="decimal" w:pos="319"/>
                <w:tab w:val="left" w:pos="399"/>
              </w:tabs>
              <w:spacing w:before="15" w:after="15"/>
              <w:rPr>
                <w:sz w:val="18"/>
                <w:szCs w:val="18"/>
              </w:rPr>
            </w:pPr>
            <w:r>
              <w:rPr>
                <w:sz w:val="18"/>
                <w:szCs w:val="18"/>
              </w:rPr>
              <w:tab/>
              <w:t xml:space="preserve">98 </w:t>
            </w:r>
          </w:p>
        </w:tc>
        <w:tc>
          <w:tcPr>
            <w:tcW w:w="417" w:type="pct"/>
            <w:tcBorders>
              <w:top w:val="nil"/>
              <w:left w:val="nil"/>
              <w:bottom w:val="nil"/>
              <w:right w:val="single" w:sz="2" w:space="0" w:color="auto"/>
            </w:tcBorders>
          </w:tcPr>
          <w:p ns2:paraId="5D6F4D5A" ns2:textId="77777777" w:rsidR="00C0130B" w:rsidRDefault="00C0130B" w:rsidP="00C90784">
            <w:pPr>
              <w:tabs>
                <w:tab w:val="decimal" w:pos="207"/>
                <w:tab w:val="left" w:pos="287"/>
              </w:tabs>
              <w:spacing w:before="15" w:after="15"/>
              <w:rPr>
                <w:sz w:val="18"/>
                <w:szCs w:val="18"/>
              </w:rPr>
            </w:pPr>
            <w:r>
              <w:rPr>
                <w:sz w:val="18"/>
                <w:szCs w:val="18"/>
              </w:rPr>
              <w:tab/>
            </w:r>
          </w:p>
        </w:tc>
        <w:tc>
          <w:tcPr>
            <w:tcW w:w="417" w:type="pct"/>
            <w:tcBorders>
              <w:top w:val="nil"/>
              <w:left w:val="nil"/>
              <w:bottom w:val="nil"/>
              <w:right w:val="nil"/>
            </w:tcBorders>
          </w:tcPr>
          <w:p ns2:paraId="11F7523C" ns2:textId="77777777" w:rsidR="00C0130B" w:rsidRDefault="00C0130B" w:rsidP="00C90784">
            <w:pPr>
              <w:tabs>
                <w:tab w:val="decimal" w:pos="319"/>
                <w:tab w:val="left" w:pos="399"/>
              </w:tabs>
              <w:spacing w:before="15" w:after="15"/>
              <w:rPr>
                <w:sz w:val="18"/>
                <w:szCs w:val="18"/>
              </w:rPr>
            </w:pPr>
            <w:r>
              <w:rPr>
                <w:sz w:val="18"/>
                <w:szCs w:val="18"/>
              </w:rPr>
              <w:tab/>
              <w:t xml:space="preserve">171 </w:t>
            </w:r>
          </w:p>
        </w:tc>
        <w:tc>
          <w:tcPr>
            <w:tcW w:w="414" w:type="pct"/>
            <w:tcBorders>
              <w:top w:val="nil"/>
              <w:left w:val="nil"/>
              <w:bottom w:val="nil"/>
            </w:tcBorders>
          </w:tcPr>
          <w:p ns2:paraId="581A87C9" ns2:textId="77777777" w:rsidR="00C0130B" w:rsidRDefault="00C0130B" w:rsidP="00C90784">
            <w:pPr>
              <w:tabs>
                <w:tab w:val="decimal" w:pos="207"/>
                <w:tab w:val="left" w:pos="287"/>
              </w:tabs>
              <w:spacing w:before="15" w:after="15"/>
              <w:rPr>
                <w:sz w:val="18"/>
                <w:szCs w:val="18"/>
              </w:rPr>
            </w:pPr>
            <w:r>
              <w:rPr>
                <w:sz w:val="18"/>
                <w:szCs w:val="18"/>
              </w:rPr>
              <w:tab/>
            </w:r>
          </w:p>
        </w:tc>
      </w:tr>
      <w:tr w:rsidR="00C718A3" ns2:paraId="39F64274" ns2:textId="77777777" w:rsidTr="00043023">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56CB1893" ns2:textId="77777777" w:rsidR="00C0130B" w:rsidRDefault="00C0130B" w:rsidP="00C90784">
            <w:pPr>
              <w:spacing w:before="15" w:after="15"/>
              <w:ind w:left="160" w:right="1" w:hanging="160"/>
              <w:rPr>
                <w:sz w:val="18"/>
                <w:szCs w:val="18"/>
              </w:rPr>
            </w:pPr>
            <w:r>
              <w:rPr>
                <w:sz w:val="18"/>
                <w:szCs w:val="18"/>
              </w:rPr>
              <w:t xml:space="preserve">   with one or more adverse events </w:t>
            </w:r>
          </w:p>
        </w:tc>
        <w:tc>
          <w:tcPr>
            <w:tcW w:w="417" w:type="pct"/>
            <w:tcBorders>
              <w:top w:val="nil"/>
              <w:left w:val="nil"/>
              <w:bottom w:val="nil"/>
              <w:right w:val="nil"/>
            </w:tcBorders>
          </w:tcPr>
          <w:p ns2:paraId="487AA5D4" ns2:textId="77777777" w:rsidR="00C0130B" w:rsidRDefault="00C0130B" w:rsidP="00C90784">
            <w:pPr>
              <w:tabs>
                <w:tab w:val="decimal" w:pos="319"/>
                <w:tab w:val="left" w:pos="399"/>
              </w:tabs>
              <w:spacing w:before="15" w:after="15"/>
              <w:rPr>
                <w:sz w:val="18"/>
                <w:szCs w:val="18"/>
              </w:rPr>
            </w:pPr>
            <w:r>
              <w:rPr>
                <w:sz w:val="18"/>
                <w:szCs w:val="18"/>
              </w:rPr>
              <w:tab/>
              <w:t xml:space="preserve">3 </w:t>
            </w:r>
          </w:p>
        </w:tc>
        <w:tc>
          <w:tcPr>
            <w:tcW w:w="417" w:type="pct"/>
            <w:tcBorders>
              <w:top w:val="nil"/>
              <w:left w:val="nil"/>
              <w:bottom w:val="nil"/>
              <w:right w:val="single" w:sz="2" w:space="0" w:color="auto"/>
            </w:tcBorders>
          </w:tcPr>
          <w:p ns2:paraId="24389B78" ns2:textId="77777777" w:rsidR="00C0130B" w:rsidRDefault="00C0130B" w:rsidP="00C90784">
            <w:pPr>
              <w:tabs>
                <w:tab w:val="decimal" w:pos="207"/>
                <w:tab w:val="left" w:pos="287"/>
              </w:tabs>
              <w:spacing w:before="15" w:after="15"/>
              <w:rPr>
                <w:sz w:val="18"/>
                <w:szCs w:val="18"/>
              </w:rPr>
            </w:pPr>
            <w:r>
              <w:rPr>
                <w:sz w:val="18"/>
                <w:szCs w:val="18"/>
              </w:rPr>
              <w:tab/>
              <w:t xml:space="preserve">(100.0) </w:t>
            </w:r>
          </w:p>
        </w:tc>
        <w:tc>
          <w:tcPr>
            <w:tcW w:w="417" w:type="pct"/>
            <w:tcBorders>
              <w:top w:val="nil"/>
              <w:left w:val="nil"/>
              <w:bottom w:val="nil"/>
              <w:right w:val="nil"/>
            </w:tcBorders>
          </w:tcPr>
          <w:p ns2:paraId="2AB12230" ns2:textId="77777777" w:rsidR="00C0130B" w:rsidRDefault="00C0130B" w:rsidP="00C90784">
            <w:pPr>
              <w:tabs>
                <w:tab w:val="decimal" w:pos="319"/>
                <w:tab w:val="left" w:pos="399"/>
              </w:tabs>
              <w:spacing w:before="15" w:after="15"/>
              <w:rPr>
                <w:sz w:val="18"/>
                <w:szCs w:val="18"/>
              </w:rPr>
            </w:pPr>
            <w:r>
              <w:rPr>
                <w:sz w:val="18"/>
                <w:szCs w:val="18"/>
              </w:rPr>
              <w:tab/>
              <w:t xml:space="preserve">65 </w:t>
            </w:r>
          </w:p>
        </w:tc>
        <w:tc>
          <w:tcPr>
            <w:tcW w:w="417" w:type="pct"/>
            <w:tcBorders>
              <w:top w:val="nil"/>
              <w:left w:val="nil"/>
              <w:bottom w:val="nil"/>
              <w:right w:val="single" w:sz="2" w:space="0" w:color="auto"/>
            </w:tcBorders>
          </w:tcPr>
          <w:p ns2:paraId="68794BE0" ns2:textId="77777777" w:rsidR="00C0130B" w:rsidRDefault="00C0130B" w:rsidP="00C90784">
            <w:pPr>
              <w:tabs>
                <w:tab w:val="decimal" w:pos="207"/>
                <w:tab w:val="left" w:pos="287"/>
              </w:tabs>
              <w:spacing w:before="15" w:after="15"/>
              <w:rPr>
                <w:sz w:val="18"/>
                <w:szCs w:val="18"/>
              </w:rPr>
            </w:pPr>
            <w:r>
              <w:rPr>
                <w:sz w:val="18"/>
                <w:szCs w:val="18"/>
              </w:rPr>
              <w:tab/>
              <w:t xml:space="preserve">(92.9) </w:t>
            </w:r>
          </w:p>
        </w:tc>
        <w:tc>
          <w:tcPr>
            <w:tcW w:w="417" w:type="pct"/>
            <w:tcBorders>
              <w:top w:val="nil"/>
              <w:left w:val="nil"/>
              <w:bottom w:val="nil"/>
              <w:right w:val="nil"/>
            </w:tcBorders>
          </w:tcPr>
          <w:p ns2:paraId="1060B24F" ns2:textId="77777777" w:rsidR="00C0130B" w:rsidRDefault="00C0130B" w:rsidP="00C90784">
            <w:pPr>
              <w:tabs>
                <w:tab w:val="decimal" w:pos="319"/>
                <w:tab w:val="left" w:pos="399"/>
              </w:tabs>
              <w:spacing w:before="15" w:after="15"/>
              <w:rPr>
                <w:sz w:val="18"/>
                <w:szCs w:val="18"/>
              </w:rPr>
            </w:pPr>
            <w:r>
              <w:rPr>
                <w:sz w:val="18"/>
                <w:szCs w:val="18"/>
              </w:rPr>
              <w:tab/>
              <w:t xml:space="preserve">97 </w:t>
            </w:r>
          </w:p>
        </w:tc>
        <w:tc>
          <w:tcPr>
            <w:tcW w:w="417" w:type="pct"/>
            <w:tcBorders>
              <w:top w:val="nil"/>
              <w:left w:val="nil"/>
              <w:bottom w:val="nil"/>
              <w:right w:val="single" w:sz="2" w:space="0" w:color="auto"/>
            </w:tcBorders>
          </w:tcPr>
          <w:p ns2:paraId="68A543AF" ns2:textId="77777777" w:rsidR="00C0130B" w:rsidRDefault="00C0130B" w:rsidP="00C90784">
            <w:pPr>
              <w:tabs>
                <w:tab w:val="decimal" w:pos="207"/>
                <w:tab w:val="left" w:pos="287"/>
              </w:tabs>
              <w:spacing w:before="15" w:after="15"/>
              <w:rPr>
                <w:sz w:val="18"/>
                <w:szCs w:val="18"/>
              </w:rPr>
            </w:pPr>
            <w:r>
              <w:rPr>
                <w:sz w:val="18"/>
                <w:szCs w:val="18"/>
              </w:rPr>
              <w:tab/>
              <w:t xml:space="preserve">(99.0) </w:t>
            </w:r>
          </w:p>
        </w:tc>
        <w:tc>
          <w:tcPr>
            <w:tcW w:w="417" w:type="pct"/>
            <w:tcBorders>
              <w:top w:val="nil"/>
              <w:left w:val="nil"/>
              <w:bottom w:val="nil"/>
              <w:right w:val="nil"/>
            </w:tcBorders>
          </w:tcPr>
          <w:p ns2:paraId="27227940" ns2:textId="77777777" w:rsidR="00C0130B" w:rsidRDefault="00C0130B" w:rsidP="00C90784">
            <w:pPr>
              <w:tabs>
                <w:tab w:val="decimal" w:pos="319"/>
                <w:tab w:val="left" w:pos="399"/>
              </w:tabs>
              <w:spacing w:before="15" w:after="15"/>
              <w:rPr>
                <w:sz w:val="18"/>
                <w:szCs w:val="18"/>
              </w:rPr>
            </w:pPr>
            <w:r>
              <w:rPr>
                <w:sz w:val="18"/>
                <w:szCs w:val="18"/>
              </w:rPr>
              <w:tab/>
              <w:t xml:space="preserve">165 </w:t>
            </w:r>
          </w:p>
        </w:tc>
        <w:tc>
          <w:tcPr>
            <w:tcW w:w="414" w:type="pct"/>
            <w:tcBorders>
              <w:top w:val="nil"/>
              <w:left w:val="nil"/>
              <w:bottom w:val="nil"/>
            </w:tcBorders>
          </w:tcPr>
          <w:p ns2:paraId="70925C92" ns2:textId="77777777" w:rsidR="00C0130B" w:rsidRDefault="00C0130B" w:rsidP="00C90784">
            <w:pPr>
              <w:tabs>
                <w:tab w:val="decimal" w:pos="207"/>
                <w:tab w:val="left" w:pos="287"/>
              </w:tabs>
              <w:spacing w:before="15" w:after="15"/>
              <w:rPr>
                <w:sz w:val="18"/>
                <w:szCs w:val="18"/>
              </w:rPr>
            </w:pPr>
            <w:r>
              <w:rPr>
                <w:sz w:val="18"/>
                <w:szCs w:val="18"/>
              </w:rPr>
              <w:tab/>
              <w:t xml:space="preserve">(96.5) </w:t>
            </w:r>
          </w:p>
        </w:tc>
      </w:tr>
      <w:tr w:rsidR="00C718A3" ns2:paraId="206EE8FA" ns2:textId="77777777" w:rsidTr="00043023">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376027E5" ns2:textId="77777777" w:rsidR="00C0130B" w:rsidRDefault="00C0130B" w:rsidP="00C90784">
            <w:pPr>
              <w:spacing w:before="15" w:after="15"/>
              <w:ind w:left="160" w:right="1" w:hanging="160"/>
              <w:rPr>
                <w:sz w:val="18"/>
                <w:szCs w:val="18"/>
              </w:rPr>
            </w:pPr>
            <w:r>
              <w:rPr>
                <w:sz w:val="18"/>
                <w:szCs w:val="18"/>
              </w:rPr>
              <w:t xml:space="preserve">   with no adverse events </w:t>
            </w:r>
          </w:p>
        </w:tc>
        <w:tc>
          <w:tcPr>
            <w:tcW w:w="417" w:type="pct"/>
            <w:tcBorders>
              <w:top w:val="nil"/>
              <w:left w:val="nil"/>
              <w:bottom w:val="nil"/>
              <w:right w:val="nil"/>
            </w:tcBorders>
          </w:tcPr>
          <w:p ns2:paraId="7EE7482A"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417" w:type="pct"/>
            <w:tcBorders>
              <w:top w:val="nil"/>
              <w:left w:val="nil"/>
              <w:bottom w:val="nil"/>
              <w:right w:val="single" w:sz="2" w:space="0" w:color="auto"/>
            </w:tcBorders>
          </w:tcPr>
          <w:p ns2:paraId="09C87A82"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417" w:type="pct"/>
            <w:tcBorders>
              <w:top w:val="nil"/>
              <w:left w:val="nil"/>
              <w:bottom w:val="nil"/>
              <w:right w:val="nil"/>
            </w:tcBorders>
          </w:tcPr>
          <w:p ns2:paraId="6B107B74" ns2:textId="77777777" w:rsidR="00C0130B" w:rsidRDefault="00C0130B" w:rsidP="00C90784">
            <w:pPr>
              <w:tabs>
                <w:tab w:val="decimal" w:pos="319"/>
                <w:tab w:val="left" w:pos="399"/>
              </w:tabs>
              <w:spacing w:before="15" w:after="15"/>
              <w:rPr>
                <w:sz w:val="18"/>
                <w:szCs w:val="18"/>
              </w:rPr>
            </w:pPr>
            <w:r>
              <w:rPr>
                <w:sz w:val="18"/>
                <w:szCs w:val="18"/>
              </w:rPr>
              <w:tab/>
              <w:t xml:space="preserve">5 </w:t>
            </w:r>
          </w:p>
        </w:tc>
        <w:tc>
          <w:tcPr>
            <w:tcW w:w="417" w:type="pct"/>
            <w:tcBorders>
              <w:top w:val="nil"/>
              <w:left w:val="nil"/>
              <w:bottom w:val="nil"/>
              <w:right w:val="single" w:sz="2" w:space="0" w:color="auto"/>
            </w:tcBorders>
          </w:tcPr>
          <w:p ns2:paraId="725D141D" ns2:textId="77777777" w:rsidR="00C0130B" w:rsidRDefault="00C0130B" w:rsidP="00C90784">
            <w:pPr>
              <w:tabs>
                <w:tab w:val="decimal" w:pos="207"/>
                <w:tab w:val="left" w:pos="287"/>
              </w:tabs>
              <w:spacing w:before="15" w:after="15"/>
              <w:rPr>
                <w:sz w:val="18"/>
                <w:szCs w:val="18"/>
              </w:rPr>
            </w:pPr>
            <w:r>
              <w:rPr>
                <w:sz w:val="18"/>
                <w:szCs w:val="18"/>
              </w:rPr>
              <w:tab/>
              <w:t xml:space="preserve">(7.1) </w:t>
            </w:r>
          </w:p>
        </w:tc>
        <w:tc>
          <w:tcPr>
            <w:tcW w:w="417" w:type="pct"/>
            <w:tcBorders>
              <w:top w:val="nil"/>
              <w:left w:val="nil"/>
              <w:bottom w:val="nil"/>
              <w:right w:val="nil"/>
            </w:tcBorders>
          </w:tcPr>
          <w:p ns2:paraId="77D989DA" ns2:textId="77777777" w:rsidR="00C0130B" w:rsidRDefault="00C0130B" w:rsidP="00C90784">
            <w:pPr>
              <w:tabs>
                <w:tab w:val="decimal" w:pos="319"/>
                <w:tab w:val="left" w:pos="399"/>
              </w:tabs>
              <w:spacing w:before="15" w:after="15"/>
              <w:rPr>
                <w:sz w:val="18"/>
                <w:szCs w:val="18"/>
              </w:rPr>
            </w:pPr>
            <w:r>
              <w:rPr>
                <w:sz w:val="18"/>
                <w:szCs w:val="18"/>
              </w:rPr>
              <w:tab/>
              <w:t xml:space="preserve">1 </w:t>
            </w:r>
          </w:p>
        </w:tc>
        <w:tc>
          <w:tcPr>
            <w:tcW w:w="417" w:type="pct"/>
            <w:tcBorders>
              <w:top w:val="nil"/>
              <w:left w:val="nil"/>
              <w:bottom w:val="nil"/>
              <w:right w:val="single" w:sz="2" w:space="0" w:color="auto"/>
            </w:tcBorders>
          </w:tcPr>
          <w:p ns2:paraId="6F8A70FF" ns2:textId="77777777" w:rsidR="00C0130B" w:rsidRDefault="00C0130B" w:rsidP="00C90784">
            <w:pPr>
              <w:tabs>
                <w:tab w:val="decimal" w:pos="207"/>
                <w:tab w:val="left" w:pos="287"/>
              </w:tabs>
              <w:spacing w:before="15" w:after="15"/>
              <w:rPr>
                <w:sz w:val="18"/>
                <w:szCs w:val="18"/>
              </w:rPr>
            </w:pPr>
            <w:r>
              <w:rPr>
                <w:sz w:val="18"/>
                <w:szCs w:val="18"/>
              </w:rPr>
              <w:tab/>
              <w:t xml:space="preserve">(1.0) </w:t>
            </w:r>
          </w:p>
        </w:tc>
        <w:tc>
          <w:tcPr>
            <w:tcW w:w="417" w:type="pct"/>
            <w:tcBorders>
              <w:top w:val="nil"/>
              <w:left w:val="nil"/>
              <w:bottom w:val="nil"/>
              <w:right w:val="nil"/>
            </w:tcBorders>
          </w:tcPr>
          <w:p ns2:paraId="2D1DC9C5" ns2:textId="77777777" w:rsidR="00C0130B" w:rsidRDefault="00C0130B" w:rsidP="00C90784">
            <w:pPr>
              <w:tabs>
                <w:tab w:val="decimal" w:pos="319"/>
                <w:tab w:val="left" w:pos="399"/>
              </w:tabs>
              <w:spacing w:before="15" w:after="15"/>
              <w:rPr>
                <w:sz w:val="18"/>
                <w:szCs w:val="18"/>
              </w:rPr>
            </w:pPr>
            <w:r>
              <w:rPr>
                <w:sz w:val="18"/>
                <w:szCs w:val="18"/>
              </w:rPr>
              <w:tab/>
              <w:t xml:space="preserve">6 </w:t>
            </w:r>
          </w:p>
        </w:tc>
        <w:tc>
          <w:tcPr>
            <w:tcW w:w="414" w:type="pct"/>
            <w:tcBorders>
              <w:top w:val="nil"/>
              <w:left w:val="nil"/>
              <w:bottom w:val="nil"/>
            </w:tcBorders>
          </w:tcPr>
          <w:p ns2:paraId="6AD24A07" ns2:textId="77777777" w:rsidR="00C0130B" w:rsidRDefault="00C0130B" w:rsidP="00C90784">
            <w:pPr>
              <w:tabs>
                <w:tab w:val="decimal" w:pos="207"/>
                <w:tab w:val="left" w:pos="287"/>
              </w:tabs>
              <w:spacing w:before="15" w:after="15"/>
              <w:rPr>
                <w:sz w:val="18"/>
                <w:szCs w:val="18"/>
              </w:rPr>
            </w:pPr>
            <w:r>
              <w:rPr>
                <w:sz w:val="18"/>
                <w:szCs w:val="18"/>
              </w:rPr>
              <w:tab/>
              <w:t xml:space="preserve">(3.5) </w:t>
            </w:r>
          </w:p>
        </w:tc>
      </w:tr>
      <w:tr w:rsidR="00C718A3" ns2:paraId="3E7057A8" ns2:textId="77777777" w:rsidTr="00043023">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59EC912A" ns2:textId="77777777" w:rsidR="00C0130B" w:rsidRDefault="00C0130B" w:rsidP="00C90784">
            <w:pPr>
              <w:spacing w:before="15" w:after="15"/>
              <w:rPr>
                <w:sz w:val="18"/>
                <w:szCs w:val="18"/>
              </w:rPr>
            </w:pPr>
          </w:p>
        </w:tc>
        <w:tc>
          <w:tcPr>
            <w:tcW w:w="417" w:type="pct"/>
            <w:tcBorders>
              <w:top w:val="nil"/>
              <w:left w:val="nil"/>
              <w:bottom w:val="nil"/>
              <w:right w:val="nil"/>
            </w:tcBorders>
          </w:tcPr>
          <w:p ns2:paraId="6389E9FF" ns2:textId="77777777" w:rsidR="00C0130B" w:rsidRDefault="00C0130B" w:rsidP="00C90784">
            <w:pPr>
              <w:tabs>
                <w:tab w:val="decimal" w:pos="319"/>
                <w:tab w:val="left" w:pos="399"/>
              </w:tabs>
              <w:spacing w:before="15" w:after="15"/>
              <w:rPr>
                <w:sz w:val="18"/>
                <w:szCs w:val="18"/>
              </w:rPr>
            </w:pPr>
            <w:r>
              <w:rPr>
                <w:sz w:val="18"/>
                <w:szCs w:val="18"/>
              </w:rPr>
              <w:tab/>
            </w:r>
          </w:p>
        </w:tc>
        <w:tc>
          <w:tcPr>
            <w:tcW w:w="417" w:type="pct"/>
            <w:tcBorders>
              <w:top w:val="nil"/>
              <w:left w:val="nil"/>
              <w:bottom w:val="nil"/>
              <w:right w:val="single" w:sz="2" w:space="0" w:color="auto"/>
            </w:tcBorders>
          </w:tcPr>
          <w:p ns2:paraId="3CE2D180" ns2:textId="77777777" w:rsidR="00C0130B" w:rsidRDefault="00C0130B" w:rsidP="00C90784">
            <w:pPr>
              <w:tabs>
                <w:tab w:val="decimal" w:pos="207"/>
                <w:tab w:val="left" w:pos="287"/>
              </w:tabs>
              <w:spacing w:before="15" w:after="15"/>
              <w:rPr>
                <w:sz w:val="18"/>
                <w:szCs w:val="18"/>
              </w:rPr>
            </w:pPr>
            <w:r>
              <w:rPr>
                <w:sz w:val="18"/>
                <w:szCs w:val="18"/>
              </w:rPr>
              <w:tab/>
            </w:r>
          </w:p>
        </w:tc>
        <w:tc>
          <w:tcPr>
            <w:tcW w:w="417" w:type="pct"/>
            <w:tcBorders>
              <w:top w:val="nil"/>
              <w:left w:val="nil"/>
              <w:bottom w:val="nil"/>
              <w:right w:val="nil"/>
            </w:tcBorders>
          </w:tcPr>
          <w:p ns2:paraId="648BEA9F" ns2:textId="77777777" w:rsidR="00C0130B" w:rsidRDefault="00C0130B" w:rsidP="00C90784">
            <w:pPr>
              <w:tabs>
                <w:tab w:val="decimal" w:pos="319"/>
                <w:tab w:val="left" w:pos="399"/>
              </w:tabs>
              <w:spacing w:before="15" w:after="15"/>
              <w:rPr>
                <w:sz w:val="18"/>
                <w:szCs w:val="18"/>
              </w:rPr>
            </w:pPr>
            <w:r>
              <w:rPr>
                <w:sz w:val="18"/>
                <w:szCs w:val="18"/>
              </w:rPr>
              <w:tab/>
            </w:r>
          </w:p>
        </w:tc>
        <w:tc>
          <w:tcPr>
            <w:tcW w:w="417" w:type="pct"/>
            <w:tcBorders>
              <w:top w:val="nil"/>
              <w:left w:val="nil"/>
              <w:bottom w:val="nil"/>
              <w:right w:val="single" w:sz="2" w:space="0" w:color="auto"/>
            </w:tcBorders>
          </w:tcPr>
          <w:p ns2:paraId="66B4CEC5" ns2:textId="77777777" w:rsidR="00C0130B" w:rsidRDefault="00C0130B" w:rsidP="00C90784">
            <w:pPr>
              <w:tabs>
                <w:tab w:val="decimal" w:pos="207"/>
                <w:tab w:val="left" w:pos="287"/>
              </w:tabs>
              <w:spacing w:before="15" w:after="15"/>
              <w:rPr>
                <w:sz w:val="18"/>
                <w:szCs w:val="18"/>
              </w:rPr>
            </w:pPr>
            <w:r>
              <w:rPr>
                <w:sz w:val="18"/>
                <w:szCs w:val="18"/>
              </w:rPr>
              <w:tab/>
            </w:r>
          </w:p>
        </w:tc>
        <w:tc>
          <w:tcPr>
            <w:tcW w:w="417" w:type="pct"/>
            <w:tcBorders>
              <w:top w:val="nil"/>
              <w:left w:val="nil"/>
              <w:bottom w:val="nil"/>
              <w:right w:val="nil"/>
            </w:tcBorders>
          </w:tcPr>
          <w:p ns2:paraId="416D42D1" ns2:textId="77777777" w:rsidR="00C0130B" w:rsidRDefault="00C0130B" w:rsidP="00C90784">
            <w:pPr>
              <w:tabs>
                <w:tab w:val="decimal" w:pos="319"/>
                <w:tab w:val="left" w:pos="399"/>
              </w:tabs>
              <w:spacing w:before="15" w:after="15"/>
              <w:rPr>
                <w:sz w:val="18"/>
                <w:szCs w:val="18"/>
              </w:rPr>
            </w:pPr>
            <w:r>
              <w:rPr>
                <w:sz w:val="18"/>
                <w:szCs w:val="18"/>
              </w:rPr>
              <w:tab/>
            </w:r>
          </w:p>
        </w:tc>
        <w:tc>
          <w:tcPr>
            <w:tcW w:w="417" w:type="pct"/>
            <w:tcBorders>
              <w:top w:val="nil"/>
              <w:left w:val="nil"/>
              <w:bottom w:val="nil"/>
              <w:right w:val="single" w:sz="2" w:space="0" w:color="auto"/>
            </w:tcBorders>
          </w:tcPr>
          <w:p ns2:paraId="17A9314E" ns2:textId="77777777" w:rsidR="00C0130B" w:rsidRDefault="00C0130B" w:rsidP="00C90784">
            <w:pPr>
              <w:tabs>
                <w:tab w:val="decimal" w:pos="207"/>
                <w:tab w:val="left" w:pos="287"/>
              </w:tabs>
              <w:spacing w:before="15" w:after="15"/>
              <w:rPr>
                <w:sz w:val="18"/>
                <w:szCs w:val="18"/>
              </w:rPr>
            </w:pPr>
            <w:r>
              <w:rPr>
                <w:sz w:val="18"/>
                <w:szCs w:val="18"/>
              </w:rPr>
              <w:tab/>
            </w:r>
          </w:p>
        </w:tc>
        <w:tc>
          <w:tcPr>
            <w:tcW w:w="417" w:type="pct"/>
            <w:tcBorders>
              <w:top w:val="nil"/>
              <w:left w:val="nil"/>
              <w:bottom w:val="nil"/>
              <w:right w:val="nil"/>
            </w:tcBorders>
          </w:tcPr>
          <w:p ns2:paraId="50D54DF5" ns2:textId="77777777" w:rsidR="00C0130B" w:rsidRDefault="00C0130B" w:rsidP="00C90784">
            <w:pPr>
              <w:tabs>
                <w:tab w:val="decimal" w:pos="319"/>
                <w:tab w:val="left" w:pos="399"/>
              </w:tabs>
              <w:spacing w:before="15" w:after="15"/>
              <w:rPr>
                <w:sz w:val="18"/>
                <w:szCs w:val="18"/>
              </w:rPr>
            </w:pPr>
            <w:r>
              <w:rPr>
                <w:sz w:val="18"/>
                <w:szCs w:val="18"/>
              </w:rPr>
              <w:tab/>
            </w:r>
          </w:p>
        </w:tc>
        <w:tc>
          <w:tcPr>
            <w:tcW w:w="414" w:type="pct"/>
            <w:tcBorders>
              <w:top w:val="nil"/>
              <w:left w:val="nil"/>
              <w:bottom w:val="nil"/>
            </w:tcBorders>
          </w:tcPr>
          <w:p ns2:paraId="221C9AEE" ns2:textId="77777777" w:rsidR="00C0130B" w:rsidRDefault="00C0130B" w:rsidP="00C90784">
            <w:pPr>
              <w:tabs>
                <w:tab w:val="decimal" w:pos="207"/>
                <w:tab w:val="left" w:pos="287"/>
              </w:tabs>
              <w:spacing w:before="15" w:after="15"/>
              <w:rPr>
                <w:sz w:val="18"/>
                <w:szCs w:val="18"/>
              </w:rPr>
            </w:pPr>
            <w:r>
              <w:rPr>
                <w:sz w:val="18"/>
                <w:szCs w:val="18"/>
              </w:rPr>
              <w:tab/>
            </w:r>
          </w:p>
        </w:tc>
      </w:tr>
      <w:tr w:rsidR="00C718A3" ns2:paraId="691422CC" ns2:textId="77777777" w:rsidTr="00043023">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76DF8E89" ns2:textId="77777777" w:rsidR="00C0130B" w:rsidRDefault="00C0130B" w:rsidP="00C90784">
            <w:pPr>
              <w:spacing w:before="15" w:after="15"/>
              <w:ind w:left="160" w:right="1" w:hanging="160"/>
              <w:rPr>
                <w:sz w:val="18"/>
                <w:szCs w:val="18"/>
              </w:rPr>
            </w:pPr>
            <w:r>
              <w:rPr>
                <w:sz w:val="18"/>
                <w:szCs w:val="18"/>
              </w:rPr>
              <w:t xml:space="preserve">   Anaemia </w:t>
            </w:r>
          </w:p>
        </w:tc>
        <w:tc>
          <w:tcPr>
            <w:tcW w:w="417" w:type="pct"/>
            <w:tcBorders>
              <w:top w:val="nil"/>
              <w:left w:val="nil"/>
              <w:bottom w:val="nil"/>
              <w:right w:val="nil"/>
            </w:tcBorders>
          </w:tcPr>
          <w:p ns2:paraId="796C1B0C" ns2:textId="77777777" w:rsidR="00C0130B" w:rsidRDefault="00C0130B" w:rsidP="00C90784">
            <w:pPr>
              <w:tabs>
                <w:tab w:val="decimal" w:pos="319"/>
                <w:tab w:val="left" w:pos="399"/>
              </w:tabs>
              <w:spacing w:before="15" w:after="15"/>
              <w:rPr>
                <w:sz w:val="18"/>
                <w:szCs w:val="18"/>
              </w:rPr>
            </w:pPr>
            <w:r>
              <w:rPr>
                <w:sz w:val="18"/>
                <w:szCs w:val="18"/>
              </w:rPr>
              <w:tab/>
              <w:t xml:space="preserve">2 </w:t>
            </w:r>
          </w:p>
        </w:tc>
        <w:tc>
          <w:tcPr>
            <w:tcW w:w="417" w:type="pct"/>
            <w:tcBorders>
              <w:top w:val="nil"/>
              <w:left w:val="nil"/>
              <w:bottom w:val="nil"/>
              <w:right w:val="single" w:sz="2" w:space="0" w:color="auto"/>
            </w:tcBorders>
          </w:tcPr>
          <w:p ns2:paraId="4356902C" ns2:textId="77777777" w:rsidR="00C0130B" w:rsidRDefault="00C0130B" w:rsidP="00C90784">
            <w:pPr>
              <w:tabs>
                <w:tab w:val="decimal" w:pos="207"/>
                <w:tab w:val="left" w:pos="287"/>
              </w:tabs>
              <w:spacing w:before="15" w:after="15"/>
              <w:rPr>
                <w:sz w:val="18"/>
                <w:szCs w:val="18"/>
              </w:rPr>
            </w:pPr>
            <w:r>
              <w:rPr>
                <w:sz w:val="18"/>
                <w:szCs w:val="18"/>
              </w:rPr>
              <w:tab/>
              <w:t xml:space="preserve">(66.7) </w:t>
            </w:r>
          </w:p>
        </w:tc>
        <w:tc>
          <w:tcPr>
            <w:tcW w:w="417" w:type="pct"/>
            <w:tcBorders>
              <w:top w:val="nil"/>
              <w:left w:val="nil"/>
              <w:bottom w:val="nil"/>
              <w:right w:val="nil"/>
            </w:tcBorders>
          </w:tcPr>
          <w:p ns2:paraId="6AE5C8B7" ns2:textId="77777777" w:rsidR="00C0130B" w:rsidRDefault="00C0130B" w:rsidP="00C90784">
            <w:pPr>
              <w:tabs>
                <w:tab w:val="decimal" w:pos="319"/>
                <w:tab w:val="left" w:pos="399"/>
              </w:tabs>
              <w:spacing w:before="15" w:after="15"/>
              <w:rPr>
                <w:sz w:val="18"/>
                <w:szCs w:val="18"/>
              </w:rPr>
            </w:pPr>
            <w:r>
              <w:rPr>
                <w:sz w:val="18"/>
                <w:szCs w:val="18"/>
              </w:rPr>
              <w:tab/>
              <w:t xml:space="preserve">41 </w:t>
            </w:r>
          </w:p>
        </w:tc>
        <w:tc>
          <w:tcPr>
            <w:tcW w:w="417" w:type="pct"/>
            <w:tcBorders>
              <w:top w:val="nil"/>
              <w:left w:val="nil"/>
              <w:bottom w:val="nil"/>
              <w:right w:val="single" w:sz="2" w:space="0" w:color="auto"/>
            </w:tcBorders>
          </w:tcPr>
          <w:p ns2:paraId="0C52016E" ns2:textId="77777777" w:rsidR="00C0130B" w:rsidRDefault="00C0130B" w:rsidP="00C90784">
            <w:pPr>
              <w:tabs>
                <w:tab w:val="decimal" w:pos="207"/>
                <w:tab w:val="left" w:pos="287"/>
              </w:tabs>
              <w:spacing w:before="15" w:after="15"/>
              <w:rPr>
                <w:sz w:val="18"/>
                <w:szCs w:val="18"/>
              </w:rPr>
            </w:pPr>
            <w:r>
              <w:rPr>
                <w:sz w:val="18"/>
                <w:szCs w:val="18"/>
              </w:rPr>
              <w:tab/>
              <w:t xml:space="preserve">(58.6) </w:t>
            </w:r>
          </w:p>
        </w:tc>
        <w:tc>
          <w:tcPr>
            <w:tcW w:w="417" w:type="pct"/>
            <w:tcBorders>
              <w:top w:val="nil"/>
              <w:left w:val="nil"/>
              <w:bottom w:val="nil"/>
              <w:right w:val="nil"/>
            </w:tcBorders>
          </w:tcPr>
          <w:p ns2:paraId="410D90A2" ns2:textId="77777777" w:rsidR="00C0130B" w:rsidRDefault="00C0130B" w:rsidP="00C90784">
            <w:pPr>
              <w:tabs>
                <w:tab w:val="decimal" w:pos="319"/>
                <w:tab w:val="left" w:pos="399"/>
              </w:tabs>
              <w:spacing w:before="15" w:after="15"/>
              <w:rPr>
                <w:sz w:val="18"/>
                <w:szCs w:val="18"/>
              </w:rPr>
            </w:pPr>
            <w:r>
              <w:rPr>
                <w:sz w:val="18"/>
                <w:szCs w:val="18"/>
              </w:rPr>
              <w:tab/>
              <w:t xml:space="preserve">79 </w:t>
            </w:r>
          </w:p>
        </w:tc>
        <w:tc>
          <w:tcPr>
            <w:tcW w:w="417" w:type="pct"/>
            <w:tcBorders>
              <w:top w:val="nil"/>
              <w:left w:val="nil"/>
              <w:bottom w:val="nil"/>
              <w:right w:val="single" w:sz="2" w:space="0" w:color="auto"/>
            </w:tcBorders>
          </w:tcPr>
          <w:p ns2:paraId="40726F1E" ns2:textId="77777777" w:rsidR="00C0130B" w:rsidRDefault="00C0130B" w:rsidP="00C90784">
            <w:pPr>
              <w:tabs>
                <w:tab w:val="decimal" w:pos="207"/>
                <w:tab w:val="left" w:pos="287"/>
              </w:tabs>
              <w:spacing w:before="15" w:after="15"/>
              <w:rPr>
                <w:sz w:val="18"/>
                <w:szCs w:val="18"/>
              </w:rPr>
            </w:pPr>
            <w:r>
              <w:rPr>
                <w:sz w:val="18"/>
                <w:szCs w:val="18"/>
              </w:rPr>
              <w:tab/>
              <w:t xml:space="preserve">(80.6) </w:t>
            </w:r>
          </w:p>
        </w:tc>
        <w:tc>
          <w:tcPr>
            <w:tcW w:w="417" w:type="pct"/>
            <w:tcBorders>
              <w:top w:val="nil"/>
              <w:left w:val="nil"/>
              <w:bottom w:val="nil"/>
              <w:right w:val="nil"/>
            </w:tcBorders>
          </w:tcPr>
          <w:p ns2:paraId="011DAAB1" ns2:textId="77777777" w:rsidR="00C0130B" w:rsidRDefault="00C0130B" w:rsidP="00C90784">
            <w:pPr>
              <w:tabs>
                <w:tab w:val="decimal" w:pos="319"/>
                <w:tab w:val="left" w:pos="399"/>
              </w:tabs>
              <w:spacing w:before="15" w:after="15"/>
              <w:rPr>
                <w:sz w:val="18"/>
                <w:szCs w:val="18"/>
              </w:rPr>
            </w:pPr>
            <w:r>
              <w:rPr>
                <w:sz w:val="18"/>
                <w:szCs w:val="18"/>
              </w:rPr>
              <w:tab/>
              <w:t xml:space="preserve">122 </w:t>
            </w:r>
          </w:p>
        </w:tc>
        <w:tc>
          <w:tcPr>
            <w:tcW w:w="414" w:type="pct"/>
            <w:tcBorders>
              <w:top w:val="nil"/>
              <w:left w:val="nil"/>
              <w:bottom w:val="nil"/>
            </w:tcBorders>
          </w:tcPr>
          <w:p ns2:paraId="6A2A0524" ns2:textId="77777777" w:rsidR="00C0130B" w:rsidRDefault="00C0130B" w:rsidP="00C90784">
            <w:pPr>
              <w:tabs>
                <w:tab w:val="decimal" w:pos="207"/>
                <w:tab w:val="left" w:pos="287"/>
              </w:tabs>
              <w:spacing w:before="15" w:after="15"/>
              <w:rPr>
                <w:sz w:val="18"/>
                <w:szCs w:val="18"/>
              </w:rPr>
            </w:pPr>
            <w:r>
              <w:rPr>
                <w:sz w:val="18"/>
                <w:szCs w:val="18"/>
              </w:rPr>
              <w:tab/>
              <w:t xml:space="preserve">(71.3) </w:t>
            </w:r>
          </w:p>
        </w:tc>
      </w:tr>
      <w:tr w:rsidR="00C718A3" ns2:paraId="7D0B8CE0" ns2:textId="77777777" w:rsidTr="00043023">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4487E6EB" ns2:textId="77777777" w:rsidR="00C0130B" w:rsidRDefault="00C0130B" w:rsidP="00C90784">
            <w:pPr>
              <w:spacing w:before="15" w:after="15"/>
              <w:ind w:left="160" w:right="1" w:hanging="160"/>
              <w:rPr>
                <w:sz w:val="18"/>
                <w:szCs w:val="18"/>
              </w:rPr>
            </w:pPr>
            <w:r>
              <w:rPr>
                <w:sz w:val="18"/>
                <w:szCs w:val="18"/>
              </w:rPr>
              <w:t xml:space="preserve">   White blood cell count decreased </w:t>
            </w:r>
          </w:p>
        </w:tc>
        <w:tc>
          <w:tcPr>
            <w:tcW w:w="417" w:type="pct"/>
            <w:tcBorders>
              <w:top w:val="nil"/>
              <w:left w:val="nil"/>
              <w:bottom w:val="nil"/>
              <w:right w:val="nil"/>
            </w:tcBorders>
          </w:tcPr>
          <w:p ns2:paraId="2CB2940C" ns2:textId="77777777" w:rsidR="00C0130B" w:rsidRDefault="00C0130B" w:rsidP="00C90784">
            <w:pPr>
              <w:tabs>
                <w:tab w:val="decimal" w:pos="319"/>
                <w:tab w:val="left" w:pos="399"/>
              </w:tabs>
              <w:spacing w:before="15" w:after="15"/>
              <w:rPr>
                <w:sz w:val="18"/>
                <w:szCs w:val="18"/>
              </w:rPr>
            </w:pPr>
            <w:r>
              <w:rPr>
                <w:sz w:val="18"/>
                <w:szCs w:val="18"/>
              </w:rPr>
              <w:tab/>
              <w:t xml:space="preserve">3 </w:t>
            </w:r>
          </w:p>
        </w:tc>
        <w:tc>
          <w:tcPr>
            <w:tcW w:w="417" w:type="pct"/>
            <w:tcBorders>
              <w:top w:val="nil"/>
              <w:left w:val="nil"/>
              <w:bottom w:val="nil"/>
              <w:right w:val="single" w:sz="2" w:space="0" w:color="auto"/>
            </w:tcBorders>
          </w:tcPr>
          <w:p ns2:paraId="59E65F8F" ns2:textId="77777777" w:rsidR="00C0130B" w:rsidRDefault="00C0130B" w:rsidP="00C90784">
            <w:pPr>
              <w:tabs>
                <w:tab w:val="decimal" w:pos="207"/>
                <w:tab w:val="left" w:pos="287"/>
              </w:tabs>
              <w:spacing w:before="15" w:after="15"/>
              <w:rPr>
                <w:sz w:val="18"/>
                <w:szCs w:val="18"/>
              </w:rPr>
            </w:pPr>
            <w:r>
              <w:rPr>
                <w:sz w:val="18"/>
                <w:szCs w:val="18"/>
              </w:rPr>
              <w:tab/>
              <w:t xml:space="preserve">(100.0) </w:t>
            </w:r>
          </w:p>
        </w:tc>
        <w:tc>
          <w:tcPr>
            <w:tcW w:w="417" w:type="pct"/>
            <w:tcBorders>
              <w:top w:val="nil"/>
              <w:left w:val="nil"/>
              <w:bottom w:val="nil"/>
              <w:right w:val="nil"/>
            </w:tcBorders>
          </w:tcPr>
          <w:p ns2:paraId="75ECCA8F" ns2:textId="77777777" w:rsidR="00C0130B" w:rsidRDefault="00C0130B" w:rsidP="00C90784">
            <w:pPr>
              <w:tabs>
                <w:tab w:val="decimal" w:pos="319"/>
                <w:tab w:val="left" w:pos="399"/>
              </w:tabs>
              <w:spacing w:before="15" w:after="15"/>
              <w:rPr>
                <w:sz w:val="18"/>
                <w:szCs w:val="18"/>
              </w:rPr>
            </w:pPr>
            <w:r>
              <w:rPr>
                <w:sz w:val="18"/>
                <w:szCs w:val="18"/>
              </w:rPr>
              <w:tab/>
              <w:t xml:space="preserve">20 </w:t>
            </w:r>
          </w:p>
        </w:tc>
        <w:tc>
          <w:tcPr>
            <w:tcW w:w="417" w:type="pct"/>
            <w:tcBorders>
              <w:top w:val="nil"/>
              <w:left w:val="nil"/>
              <w:bottom w:val="nil"/>
              <w:right w:val="single" w:sz="2" w:space="0" w:color="auto"/>
            </w:tcBorders>
          </w:tcPr>
          <w:p ns2:paraId="1823D972" ns2:textId="77777777" w:rsidR="00C0130B" w:rsidRDefault="00C0130B" w:rsidP="00C90784">
            <w:pPr>
              <w:tabs>
                <w:tab w:val="decimal" w:pos="207"/>
                <w:tab w:val="left" w:pos="287"/>
              </w:tabs>
              <w:spacing w:before="15" w:after="15"/>
              <w:rPr>
                <w:sz w:val="18"/>
                <w:szCs w:val="18"/>
              </w:rPr>
            </w:pPr>
            <w:r>
              <w:rPr>
                <w:sz w:val="18"/>
                <w:szCs w:val="18"/>
              </w:rPr>
              <w:tab/>
              <w:t xml:space="preserve">(28.6) </w:t>
            </w:r>
          </w:p>
        </w:tc>
        <w:tc>
          <w:tcPr>
            <w:tcW w:w="417" w:type="pct"/>
            <w:tcBorders>
              <w:top w:val="nil"/>
              <w:left w:val="nil"/>
              <w:bottom w:val="nil"/>
              <w:right w:val="nil"/>
            </w:tcBorders>
          </w:tcPr>
          <w:p ns2:paraId="3259A9E1" ns2:textId="77777777" w:rsidR="00C0130B" w:rsidRDefault="00C0130B" w:rsidP="00C90784">
            <w:pPr>
              <w:tabs>
                <w:tab w:val="decimal" w:pos="319"/>
                <w:tab w:val="left" w:pos="399"/>
              </w:tabs>
              <w:spacing w:before="15" w:after="15"/>
              <w:rPr>
                <w:sz w:val="18"/>
                <w:szCs w:val="18"/>
              </w:rPr>
            </w:pPr>
            <w:r>
              <w:rPr>
                <w:sz w:val="18"/>
                <w:szCs w:val="18"/>
              </w:rPr>
              <w:tab/>
              <w:t xml:space="preserve">49 </w:t>
            </w:r>
          </w:p>
        </w:tc>
        <w:tc>
          <w:tcPr>
            <w:tcW w:w="417" w:type="pct"/>
            <w:tcBorders>
              <w:top w:val="nil"/>
              <w:left w:val="nil"/>
              <w:bottom w:val="nil"/>
              <w:right w:val="single" w:sz="2" w:space="0" w:color="auto"/>
            </w:tcBorders>
          </w:tcPr>
          <w:p ns2:paraId="34D6F0CF" ns2:textId="77777777" w:rsidR="00C0130B" w:rsidRDefault="00C0130B" w:rsidP="00C90784">
            <w:pPr>
              <w:tabs>
                <w:tab w:val="decimal" w:pos="207"/>
                <w:tab w:val="left" w:pos="287"/>
              </w:tabs>
              <w:spacing w:before="15" w:after="15"/>
              <w:rPr>
                <w:sz w:val="18"/>
                <w:szCs w:val="18"/>
              </w:rPr>
            </w:pPr>
            <w:r>
              <w:rPr>
                <w:sz w:val="18"/>
                <w:szCs w:val="18"/>
              </w:rPr>
              <w:tab/>
              <w:t xml:space="preserve">(50.0) </w:t>
            </w:r>
          </w:p>
        </w:tc>
        <w:tc>
          <w:tcPr>
            <w:tcW w:w="417" w:type="pct"/>
            <w:tcBorders>
              <w:top w:val="nil"/>
              <w:left w:val="nil"/>
              <w:bottom w:val="nil"/>
              <w:right w:val="nil"/>
            </w:tcBorders>
          </w:tcPr>
          <w:p ns2:paraId="34E10766" ns2:textId="77777777" w:rsidR="00C0130B" w:rsidRDefault="00C0130B" w:rsidP="00C90784">
            <w:pPr>
              <w:tabs>
                <w:tab w:val="decimal" w:pos="319"/>
                <w:tab w:val="left" w:pos="399"/>
              </w:tabs>
              <w:spacing w:before="15" w:after="15"/>
              <w:rPr>
                <w:sz w:val="18"/>
                <w:szCs w:val="18"/>
              </w:rPr>
            </w:pPr>
            <w:r>
              <w:rPr>
                <w:sz w:val="18"/>
                <w:szCs w:val="18"/>
              </w:rPr>
              <w:tab/>
              <w:t xml:space="preserve">72 </w:t>
            </w:r>
          </w:p>
        </w:tc>
        <w:tc>
          <w:tcPr>
            <w:tcW w:w="414" w:type="pct"/>
            <w:tcBorders>
              <w:top w:val="nil"/>
              <w:left w:val="nil"/>
              <w:bottom w:val="nil"/>
            </w:tcBorders>
          </w:tcPr>
          <w:p ns2:paraId="37E5917F" ns2:textId="77777777" w:rsidR="00C0130B" w:rsidRDefault="00C0130B" w:rsidP="00C90784">
            <w:pPr>
              <w:tabs>
                <w:tab w:val="decimal" w:pos="207"/>
                <w:tab w:val="left" w:pos="287"/>
              </w:tabs>
              <w:spacing w:before="15" w:after="15"/>
              <w:rPr>
                <w:sz w:val="18"/>
                <w:szCs w:val="18"/>
              </w:rPr>
            </w:pPr>
            <w:r>
              <w:rPr>
                <w:sz w:val="18"/>
                <w:szCs w:val="18"/>
              </w:rPr>
              <w:tab/>
              <w:t xml:space="preserve">(42.1) </w:t>
            </w:r>
          </w:p>
        </w:tc>
      </w:tr>
      <w:tr w:rsidR="00C718A3" ns2:paraId="13869316" ns2:textId="77777777" w:rsidTr="00043023">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3F28621D" ns2:textId="77777777" w:rsidR="00C0130B" w:rsidRDefault="00C0130B" w:rsidP="00C90784">
            <w:pPr>
              <w:spacing w:before="15" w:after="15"/>
              <w:ind w:left="160" w:right="1" w:hanging="160"/>
              <w:rPr>
                <w:sz w:val="18"/>
                <w:szCs w:val="18"/>
              </w:rPr>
            </w:pPr>
            <w:r>
              <w:rPr>
                <w:sz w:val="18"/>
                <w:szCs w:val="18"/>
              </w:rPr>
              <w:t xml:space="preserve">   Neutrophil count decreased </w:t>
            </w:r>
          </w:p>
        </w:tc>
        <w:tc>
          <w:tcPr>
            <w:tcW w:w="417" w:type="pct"/>
            <w:tcBorders>
              <w:top w:val="nil"/>
              <w:left w:val="nil"/>
              <w:bottom w:val="nil"/>
              <w:right w:val="nil"/>
            </w:tcBorders>
          </w:tcPr>
          <w:p ns2:paraId="0B48CC61" ns2:textId="77777777" w:rsidR="00C0130B" w:rsidRDefault="00C0130B" w:rsidP="00C90784">
            <w:pPr>
              <w:tabs>
                <w:tab w:val="decimal" w:pos="319"/>
                <w:tab w:val="left" w:pos="399"/>
              </w:tabs>
              <w:spacing w:before="15" w:after="15"/>
              <w:rPr>
                <w:sz w:val="18"/>
                <w:szCs w:val="18"/>
              </w:rPr>
            </w:pPr>
            <w:r>
              <w:rPr>
                <w:sz w:val="18"/>
                <w:szCs w:val="18"/>
              </w:rPr>
              <w:tab/>
              <w:t xml:space="preserve">2 </w:t>
            </w:r>
          </w:p>
        </w:tc>
        <w:tc>
          <w:tcPr>
            <w:tcW w:w="417" w:type="pct"/>
            <w:tcBorders>
              <w:top w:val="nil"/>
              <w:left w:val="nil"/>
              <w:bottom w:val="nil"/>
              <w:right w:val="single" w:sz="2" w:space="0" w:color="auto"/>
            </w:tcBorders>
          </w:tcPr>
          <w:p ns2:paraId="02D5508D" ns2:textId="77777777" w:rsidR="00C0130B" w:rsidRDefault="00C0130B" w:rsidP="00C90784">
            <w:pPr>
              <w:tabs>
                <w:tab w:val="decimal" w:pos="207"/>
                <w:tab w:val="left" w:pos="287"/>
              </w:tabs>
              <w:spacing w:before="15" w:after="15"/>
              <w:rPr>
                <w:sz w:val="18"/>
                <w:szCs w:val="18"/>
              </w:rPr>
            </w:pPr>
            <w:r>
              <w:rPr>
                <w:sz w:val="18"/>
                <w:szCs w:val="18"/>
              </w:rPr>
              <w:tab/>
              <w:t xml:space="preserve">(66.7) </w:t>
            </w:r>
          </w:p>
        </w:tc>
        <w:tc>
          <w:tcPr>
            <w:tcW w:w="417" w:type="pct"/>
            <w:tcBorders>
              <w:top w:val="nil"/>
              <w:left w:val="nil"/>
              <w:bottom w:val="nil"/>
              <w:right w:val="nil"/>
            </w:tcBorders>
          </w:tcPr>
          <w:p ns2:paraId="4C7FE440" ns2:textId="77777777" w:rsidR="00C0130B" w:rsidRDefault="00C0130B" w:rsidP="00C90784">
            <w:pPr>
              <w:tabs>
                <w:tab w:val="decimal" w:pos="319"/>
                <w:tab w:val="left" w:pos="399"/>
              </w:tabs>
              <w:spacing w:before="15" w:after="15"/>
              <w:rPr>
                <w:sz w:val="18"/>
                <w:szCs w:val="18"/>
              </w:rPr>
            </w:pPr>
            <w:r>
              <w:rPr>
                <w:sz w:val="18"/>
                <w:szCs w:val="18"/>
              </w:rPr>
              <w:tab/>
              <w:t xml:space="preserve">22 </w:t>
            </w:r>
          </w:p>
        </w:tc>
        <w:tc>
          <w:tcPr>
            <w:tcW w:w="417" w:type="pct"/>
            <w:tcBorders>
              <w:top w:val="nil"/>
              <w:left w:val="nil"/>
              <w:bottom w:val="nil"/>
              <w:right w:val="single" w:sz="2" w:space="0" w:color="auto"/>
            </w:tcBorders>
          </w:tcPr>
          <w:p ns2:paraId="6164397A" ns2:textId="77777777" w:rsidR="00C0130B" w:rsidRDefault="00C0130B" w:rsidP="00C90784">
            <w:pPr>
              <w:tabs>
                <w:tab w:val="decimal" w:pos="207"/>
                <w:tab w:val="left" w:pos="287"/>
              </w:tabs>
              <w:spacing w:before="15" w:after="15"/>
              <w:rPr>
                <w:sz w:val="18"/>
                <w:szCs w:val="18"/>
              </w:rPr>
            </w:pPr>
            <w:r>
              <w:rPr>
                <w:sz w:val="18"/>
                <w:szCs w:val="18"/>
              </w:rPr>
              <w:tab/>
              <w:t xml:space="preserve">(31.4) </w:t>
            </w:r>
          </w:p>
        </w:tc>
        <w:tc>
          <w:tcPr>
            <w:tcW w:w="417" w:type="pct"/>
            <w:tcBorders>
              <w:top w:val="nil"/>
              <w:left w:val="nil"/>
              <w:bottom w:val="nil"/>
              <w:right w:val="nil"/>
            </w:tcBorders>
          </w:tcPr>
          <w:p ns2:paraId="5CFDE013" ns2:textId="77777777" w:rsidR="00C0130B" w:rsidRDefault="00C0130B" w:rsidP="00C90784">
            <w:pPr>
              <w:tabs>
                <w:tab w:val="decimal" w:pos="319"/>
                <w:tab w:val="left" w:pos="399"/>
              </w:tabs>
              <w:spacing w:before="15" w:after="15"/>
              <w:rPr>
                <w:sz w:val="18"/>
                <w:szCs w:val="18"/>
              </w:rPr>
            </w:pPr>
            <w:r>
              <w:rPr>
                <w:sz w:val="18"/>
                <w:szCs w:val="18"/>
              </w:rPr>
              <w:tab/>
              <w:t xml:space="preserve">45 </w:t>
            </w:r>
          </w:p>
        </w:tc>
        <w:tc>
          <w:tcPr>
            <w:tcW w:w="417" w:type="pct"/>
            <w:tcBorders>
              <w:top w:val="nil"/>
              <w:left w:val="nil"/>
              <w:bottom w:val="nil"/>
              <w:right w:val="single" w:sz="2" w:space="0" w:color="auto"/>
            </w:tcBorders>
          </w:tcPr>
          <w:p ns2:paraId="128A222E" ns2:textId="77777777" w:rsidR="00C0130B" w:rsidRDefault="00C0130B" w:rsidP="00C90784">
            <w:pPr>
              <w:tabs>
                <w:tab w:val="decimal" w:pos="207"/>
                <w:tab w:val="left" w:pos="287"/>
              </w:tabs>
              <w:spacing w:before="15" w:after="15"/>
              <w:rPr>
                <w:sz w:val="18"/>
                <w:szCs w:val="18"/>
              </w:rPr>
            </w:pPr>
            <w:r>
              <w:rPr>
                <w:sz w:val="18"/>
                <w:szCs w:val="18"/>
              </w:rPr>
              <w:tab/>
              <w:t xml:space="preserve">(45.9) </w:t>
            </w:r>
          </w:p>
        </w:tc>
        <w:tc>
          <w:tcPr>
            <w:tcW w:w="417" w:type="pct"/>
            <w:tcBorders>
              <w:top w:val="nil"/>
              <w:left w:val="nil"/>
              <w:bottom w:val="nil"/>
              <w:right w:val="nil"/>
            </w:tcBorders>
          </w:tcPr>
          <w:p ns2:paraId="584DFA0E" ns2:textId="77777777" w:rsidR="00C0130B" w:rsidRDefault="00C0130B" w:rsidP="00C90784">
            <w:pPr>
              <w:tabs>
                <w:tab w:val="decimal" w:pos="319"/>
                <w:tab w:val="left" w:pos="399"/>
              </w:tabs>
              <w:spacing w:before="15" w:after="15"/>
              <w:rPr>
                <w:sz w:val="18"/>
                <w:szCs w:val="18"/>
              </w:rPr>
            </w:pPr>
            <w:r>
              <w:rPr>
                <w:sz w:val="18"/>
                <w:szCs w:val="18"/>
              </w:rPr>
              <w:tab/>
              <w:t xml:space="preserve">69 </w:t>
            </w:r>
          </w:p>
        </w:tc>
        <w:tc>
          <w:tcPr>
            <w:tcW w:w="414" w:type="pct"/>
            <w:tcBorders>
              <w:top w:val="nil"/>
              <w:left w:val="nil"/>
              <w:bottom w:val="nil"/>
            </w:tcBorders>
          </w:tcPr>
          <w:p ns2:paraId="427EBF88" ns2:textId="77777777" w:rsidR="00C0130B" w:rsidRDefault="00C0130B" w:rsidP="00C90784">
            <w:pPr>
              <w:tabs>
                <w:tab w:val="decimal" w:pos="207"/>
                <w:tab w:val="left" w:pos="287"/>
              </w:tabs>
              <w:spacing w:before="15" w:after="15"/>
              <w:rPr>
                <w:sz w:val="18"/>
                <w:szCs w:val="18"/>
              </w:rPr>
            </w:pPr>
            <w:r>
              <w:rPr>
                <w:sz w:val="18"/>
                <w:szCs w:val="18"/>
              </w:rPr>
              <w:tab/>
              <w:t xml:space="preserve">(40.4) </w:t>
            </w:r>
          </w:p>
        </w:tc>
      </w:tr>
      <w:tr w:rsidR="00C718A3" ns2:paraId="549531C3" ns2:textId="77777777" w:rsidTr="00043023">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2CC55BD4" ns2:textId="77777777" w:rsidR="00C0130B" w:rsidRDefault="00C0130B" w:rsidP="00C90784">
            <w:pPr>
              <w:spacing w:before="15" w:after="15"/>
              <w:ind w:left="160" w:right="1" w:hanging="160"/>
              <w:rPr>
                <w:sz w:val="18"/>
                <w:szCs w:val="18"/>
              </w:rPr>
            </w:pPr>
            <w:r>
              <w:rPr>
                <w:sz w:val="18"/>
                <w:szCs w:val="18"/>
              </w:rPr>
              <w:t xml:space="preserve">   Stomatitis </w:t>
            </w:r>
          </w:p>
        </w:tc>
        <w:tc>
          <w:tcPr>
            <w:tcW w:w="417" w:type="pct"/>
            <w:tcBorders>
              <w:top w:val="nil"/>
              <w:left w:val="nil"/>
              <w:bottom w:val="nil"/>
              <w:right w:val="nil"/>
            </w:tcBorders>
          </w:tcPr>
          <w:p ns2:paraId="2A60ADA2"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417" w:type="pct"/>
            <w:tcBorders>
              <w:top w:val="nil"/>
              <w:left w:val="nil"/>
              <w:bottom w:val="nil"/>
              <w:right w:val="single" w:sz="2" w:space="0" w:color="auto"/>
            </w:tcBorders>
          </w:tcPr>
          <w:p ns2:paraId="59F1DC9E"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417" w:type="pct"/>
            <w:tcBorders>
              <w:top w:val="nil"/>
              <w:left w:val="nil"/>
              <w:bottom w:val="nil"/>
              <w:right w:val="nil"/>
            </w:tcBorders>
          </w:tcPr>
          <w:p ns2:paraId="2EA97F27" ns2:textId="77777777" w:rsidR="00C0130B" w:rsidRDefault="00C0130B" w:rsidP="00C90784">
            <w:pPr>
              <w:tabs>
                <w:tab w:val="decimal" w:pos="319"/>
                <w:tab w:val="left" w:pos="399"/>
              </w:tabs>
              <w:spacing w:before="15" w:after="15"/>
              <w:rPr>
                <w:sz w:val="18"/>
                <w:szCs w:val="18"/>
              </w:rPr>
            </w:pPr>
            <w:r>
              <w:rPr>
                <w:sz w:val="18"/>
                <w:szCs w:val="18"/>
              </w:rPr>
              <w:tab/>
              <w:t xml:space="preserve">19 </w:t>
            </w:r>
          </w:p>
        </w:tc>
        <w:tc>
          <w:tcPr>
            <w:tcW w:w="417" w:type="pct"/>
            <w:tcBorders>
              <w:top w:val="nil"/>
              <w:left w:val="nil"/>
              <w:bottom w:val="nil"/>
              <w:right w:val="single" w:sz="2" w:space="0" w:color="auto"/>
            </w:tcBorders>
          </w:tcPr>
          <w:p ns2:paraId="377FC845" ns2:textId="77777777" w:rsidR="00C0130B" w:rsidRDefault="00C0130B" w:rsidP="00C90784">
            <w:pPr>
              <w:tabs>
                <w:tab w:val="decimal" w:pos="207"/>
                <w:tab w:val="left" w:pos="287"/>
              </w:tabs>
              <w:spacing w:before="15" w:after="15"/>
              <w:rPr>
                <w:sz w:val="18"/>
                <w:szCs w:val="18"/>
              </w:rPr>
            </w:pPr>
            <w:r>
              <w:rPr>
                <w:sz w:val="18"/>
                <w:szCs w:val="18"/>
              </w:rPr>
              <w:tab/>
              <w:t xml:space="preserve">(27.1) </w:t>
            </w:r>
          </w:p>
        </w:tc>
        <w:tc>
          <w:tcPr>
            <w:tcW w:w="417" w:type="pct"/>
            <w:tcBorders>
              <w:top w:val="nil"/>
              <w:left w:val="nil"/>
              <w:bottom w:val="nil"/>
              <w:right w:val="nil"/>
            </w:tcBorders>
          </w:tcPr>
          <w:p ns2:paraId="3C32D562" ns2:textId="77777777" w:rsidR="00C0130B" w:rsidRDefault="00C0130B" w:rsidP="00C90784">
            <w:pPr>
              <w:tabs>
                <w:tab w:val="decimal" w:pos="319"/>
                <w:tab w:val="left" w:pos="399"/>
              </w:tabs>
              <w:spacing w:before="15" w:after="15"/>
              <w:rPr>
                <w:sz w:val="18"/>
                <w:szCs w:val="18"/>
              </w:rPr>
            </w:pPr>
            <w:r>
              <w:rPr>
                <w:sz w:val="18"/>
                <w:szCs w:val="18"/>
              </w:rPr>
              <w:tab/>
              <w:t xml:space="preserve">46 </w:t>
            </w:r>
          </w:p>
        </w:tc>
        <w:tc>
          <w:tcPr>
            <w:tcW w:w="417" w:type="pct"/>
            <w:tcBorders>
              <w:top w:val="nil"/>
              <w:left w:val="nil"/>
              <w:bottom w:val="nil"/>
              <w:right w:val="single" w:sz="2" w:space="0" w:color="auto"/>
            </w:tcBorders>
          </w:tcPr>
          <w:p ns2:paraId="0530F409" ns2:textId="77777777" w:rsidR="00C0130B" w:rsidRDefault="00C0130B" w:rsidP="00C90784">
            <w:pPr>
              <w:tabs>
                <w:tab w:val="decimal" w:pos="207"/>
                <w:tab w:val="left" w:pos="287"/>
              </w:tabs>
              <w:spacing w:before="15" w:after="15"/>
              <w:rPr>
                <w:sz w:val="18"/>
                <w:szCs w:val="18"/>
              </w:rPr>
            </w:pPr>
            <w:r>
              <w:rPr>
                <w:sz w:val="18"/>
                <w:szCs w:val="18"/>
              </w:rPr>
              <w:tab/>
              <w:t xml:space="preserve">(46.9) </w:t>
            </w:r>
          </w:p>
        </w:tc>
        <w:tc>
          <w:tcPr>
            <w:tcW w:w="417" w:type="pct"/>
            <w:tcBorders>
              <w:top w:val="nil"/>
              <w:left w:val="nil"/>
              <w:bottom w:val="nil"/>
              <w:right w:val="nil"/>
            </w:tcBorders>
          </w:tcPr>
          <w:p ns2:paraId="420EB22B" ns2:textId="77777777" w:rsidR="00C0130B" w:rsidRDefault="00C0130B" w:rsidP="00C90784">
            <w:pPr>
              <w:tabs>
                <w:tab w:val="decimal" w:pos="319"/>
                <w:tab w:val="left" w:pos="399"/>
              </w:tabs>
              <w:spacing w:before="15" w:after="15"/>
              <w:rPr>
                <w:sz w:val="18"/>
                <w:szCs w:val="18"/>
              </w:rPr>
            </w:pPr>
            <w:r>
              <w:rPr>
                <w:sz w:val="18"/>
                <w:szCs w:val="18"/>
              </w:rPr>
              <w:tab/>
              <w:t xml:space="preserve">65 </w:t>
            </w:r>
          </w:p>
        </w:tc>
        <w:tc>
          <w:tcPr>
            <w:tcW w:w="414" w:type="pct"/>
            <w:tcBorders>
              <w:top w:val="nil"/>
              <w:left w:val="nil"/>
              <w:bottom w:val="nil"/>
            </w:tcBorders>
          </w:tcPr>
          <w:p ns2:paraId="48D5FE9A" ns2:textId="77777777" w:rsidR="00C0130B" w:rsidRDefault="00C0130B" w:rsidP="00C90784">
            <w:pPr>
              <w:tabs>
                <w:tab w:val="decimal" w:pos="207"/>
                <w:tab w:val="left" w:pos="287"/>
              </w:tabs>
              <w:spacing w:before="15" w:after="15"/>
              <w:rPr>
                <w:sz w:val="18"/>
                <w:szCs w:val="18"/>
              </w:rPr>
            </w:pPr>
            <w:r>
              <w:rPr>
                <w:sz w:val="18"/>
                <w:szCs w:val="18"/>
              </w:rPr>
              <w:tab/>
              <w:t xml:space="preserve">(38.0) </w:t>
            </w:r>
          </w:p>
        </w:tc>
      </w:tr>
      <w:tr w:rsidR="00C718A3" ns2:paraId="100A49F6" ns2:textId="77777777" w:rsidTr="00043023">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7AA2DB2E" ns2:textId="77777777" w:rsidR="00C0130B" w:rsidRDefault="00C0130B" w:rsidP="00C90784">
            <w:pPr>
              <w:spacing w:before="15" w:after="15"/>
              <w:ind w:left="160" w:right="1" w:hanging="160"/>
              <w:rPr>
                <w:sz w:val="18"/>
                <w:szCs w:val="18"/>
              </w:rPr>
            </w:pPr>
            <w:r>
              <w:rPr>
                <w:sz w:val="18"/>
                <w:szCs w:val="18"/>
              </w:rPr>
              <w:t xml:space="preserve">   Alopecia </w:t>
            </w:r>
          </w:p>
        </w:tc>
        <w:tc>
          <w:tcPr>
            <w:tcW w:w="417" w:type="pct"/>
            <w:tcBorders>
              <w:top w:val="nil"/>
              <w:left w:val="nil"/>
              <w:bottom w:val="nil"/>
              <w:right w:val="nil"/>
            </w:tcBorders>
          </w:tcPr>
          <w:p ns2:paraId="54BF6FA4"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417" w:type="pct"/>
            <w:tcBorders>
              <w:top w:val="nil"/>
              <w:left w:val="nil"/>
              <w:bottom w:val="nil"/>
              <w:right w:val="single" w:sz="2" w:space="0" w:color="auto"/>
            </w:tcBorders>
          </w:tcPr>
          <w:p ns2:paraId="4F2AD133"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417" w:type="pct"/>
            <w:tcBorders>
              <w:top w:val="nil"/>
              <w:left w:val="nil"/>
              <w:bottom w:val="nil"/>
              <w:right w:val="nil"/>
            </w:tcBorders>
          </w:tcPr>
          <w:p ns2:paraId="38A87D93" ns2:textId="77777777" w:rsidR="00C0130B" w:rsidRDefault="00C0130B" w:rsidP="00C90784">
            <w:pPr>
              <w:tabs>
                <w:tab w:val="decimal" w:pos="319"/>
                <w:tab w:val="left" w:pos="399"/>
              </w:tabs>
              <w:spacing w:before="15" w:after="15"/>
              <w:rPr>
                <w:sz w:val="18"/>
                <w:szCs w:val="18"/>
              </w:rPr>
            </w:pPr>
            <w:r>
              <w:rPr>
                <w:sz w:val="18"/>
                <w:szCs w:val="18"/>
              </w:rPr>
              <w:tab/>
              <w:t xml:space="preserve">10 </w:t>
            </w:r>
          </w:p>
        </w:tc>
        <w:tc>
          <w:tcPr>
            <w:tcW w:w="417" w:type="pct"/>
            <w:tcBorders>
              <w:top w:val="nil"/>
              <w:left w:val="nil"/>
              <w:bottom w:val="nil"/>
              <w:right w:val="single" w:sz="2" w:space="0" w:color="auto"/>
            </w:tcBorders>
          </w:tcPr>
          <w:p ns2:paraId="32E64765" ns2:textId="77777777" w:rsidR="00C0130B" w:rsidRDefault="00C0130B" w:rsidP="00C90784">
            <w:pPr>
              <w:tabs>
                <w:tab w:val="decimal" w:pos="207"/>
                <w:tab w:val="left" w:pos="287"/>
              </w:tabs>
              <w:spacing w:before="15" w:after="15"/>
              <w:rPr>
                <w:sz w:val="18"/>
                <w:szCs w:val="18"/>
              </w:rPr>
            </w:pPr>
            <w:r>
              <w:rPr>
                <w:sz w:val="18"/>
                <w:szCs w:val="18"/>
              </w:rPr>
              <w:tab/>
              <w:t xml:space="preserve">(14.3) </w:t>
            </w:r>
          </w:p>
        </w:tc>
        <w:tc>
          <w:tcPr>
            <w:tcW w:w="417" w:type="pct"/>
            <w:tcBorders>
              <w:top w:val="nil"/>
              <w:left w:val="nil"/>
              <w:bottom w:val="nil"/>
              <w:right w:val="nil"/>
            </w:tcBorders>
          </w:tcPr>
          <w:p ns2:paraId="474DC31C" ns2:textId="77777777" w:rsidR="00C0130B" w:rsidRDefault="00C0130B" w:rsidP="00C90784">
            <w:pPr>
              <w:tabs>
                <w:tab w:val="decimal" w:pos="319"/>
                <w:tab w:val="left" w:pos="399"/>
              </w:tabs>
              <w:spacing w:before="15" w:after="15"/>
              <w:rPr>
                <w:sz w:val="18"/>
                <w:szCs w:val="18"/>
              </w:rPr>
            </w:pPr>
            <w:r>
              <w:rPr>
                <w:sz w:val="18"/>
                <w:szCs w:val="18"/>
              </w:rPr>
              <w:tab/>
              <w:t xml:space="preserve">25 </w:t>
            </w:r>
          </w:p>
        </w:tc>
        <w:tc>
          <w:tcPr>
            <w:tcW w:w="417" w:type="pct"/>
            <w:tcBorders>
              <w:top w:val="nil"/>
              <w:left w:val="nil"/>
              <w:bottom w:val="nil"/>
              <w:right w:val="single" w:sz="2" w:space="0" w:color="auto"/>
            </w:tcBorders>
          </w:tcPr>
          <w:p ns2:paraId="0D42E5B6" ns2:textId="77777777" w:rsidR="00C0130B" w:rsidRDefault="00C0130B" w:rsidP="00C90784">
            <w:pPr>
              <w:tabs>
                <w:tab w:val="decimal" w:pos="207"/>
                <w:tab w:val="left" w:pos="287"/>
              </w:tabs>
              <w:spacing w:before="15" w:after="15"/>
              <w:rPr>
                <w:sz w:val="18"/>
                <w:szCs w:val="18"/>
              </w:rPr>
            </w:pPr>
            <w:r>
              <w:rPr>
                <w:sz w:val="18"/>
                <w:szCs w:val="18"/>
              </w:rPr>
              <w:tab/>
              <w:t xml:space="preserve">(25.5) </w:t>
            </w:r>
          </w:p>
        </w:tc>
        <w:tc>
          <w:tcPr>
            <w:tcW w:w="417" w:type="pct"/>
            <w:tcBorders>
              <w:top w:val="nil"/>
              <w:left w:val="nil"/>
              <w:bottom w:val="nil"/>
              <w:right w:val="nil"/>
            </w:tcBorders>
          </w:tcPr>
          <w:p ns2:paraId="5A73371B" ns2:textId="77777777" w:rsidR="00C0130B" w:rsidRDefault="00C0130B" w:rsidP="00C90784">
            <w:pPr>
              <w:tabs>
                <w:tab w:val="decimal" w:pos="319"/>
                <w:tab w:val="left" w:pos="399"/>
              </w:tabs>
              <w:spacing w:before="15" w:after="15"/>
              <w:rPr>
                <w:sz w:val="18"/>
                <w:szCs w:val="18"/>
              </w:rPr>
            </w:pPr>
            <w:r>
              <w:rPr>
                <w:sz w:val="18"/>
                <w:szCs w:val="18"/>
              </w:rPr>
              <w:tab/>
              <w:t xml:space="preserve">35 </w:t>
            </w:r>
          </w:p>
        </w:tc>
        <w:tc>
          <w:tcPr>
            <w:tcW w:w="414" w:type="pct"/>
            <w:tcBorders>
              <w:top w:val="nil"/>
              <w:left w:val="nil"/>
              <w:bottom w:val="nil"/>
            </w:tcBorders>
          </w:tcPr>
          <w:p ns2:paraId="1115E54C" ns2:textId="77777777" w:rsidR="00C0130B" w:rsidRDefault="00C0130B" w:rsidP="00C90784">
            <w:pPr>
              <w:tabs>
                <w:tab w:val="decimal" w:pos="207"/>
                <w:tab w:val="left" w:pos="287"/>
              </w:tabs>
              <w:spacing w:before="15" w:after="15"/>
              <w:rPr>
                <w:sz w:val="18"/>
                <w:szCs w:val="18"/>
              </w:rPr>
            </w:pPr>
            <w:r>
              <w:rPr>
                <w:sz w:val="18"/>
                <w:szCs w:val="18"/>
              </w:rPr>
              <w:tab/>
              <w:t xml:space="preserve">(20.5) </w:t>
            </w:r>
          </w:p>
        </w:tc>
      </w:tr>
      <w:tr w:rsidR="00C718A3" ns2:paraId="7132B6A3" ns2:textId="77777777" w:rsidTr="00043023">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75C4226E" ns2:textId="77777777" w:rsidR="00C0130B" w:rsidRDefault="00C0130B" w:rsidP="00C90784">
            <w:pPr>
              <w:spacing w:before="15" w:after="15"/>
              <w:ind w:left="160" w:right="1" w:hanging="160"/>
              <w:rPr>
                <w:sz w:val="18"/>
                <w:szCs w:val="18"/>
              </w:rPr>
            </w:pPr>
            <w:r>
              <w:rPr>
                <w:sz w:val="18"/>
                <w:szCs w:val="18"/>
              </w:rPr>
              <w:t xml:space="preserve">   Platelet count decreased </w:t>
            </w:r>
          </w:p>
        </w:tc>
        <w:tc>
          <w:tcPr>
            <w:tcW w:w="417" w:type="pct"/>
            <w:tcBorders>
              <w:top w:val="nil"/>
              <w:left w:val="nil"/>
              <w:bottom w:val="nil"/>
              <w:right w:val="nil"/>
            </w:tcBorders>
          </w:tcPr>
          <w:p ns2:paraId="0069BB6B"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417" w:type="pct"/>
            <w:tcBorders>
              <w:top w:val="nil"/>
              <w:left w:val="nil"/>
              <w:bottom w:val="nil"/>
              <w:right w:val="single" w:sz="2" w:space="0" w:color="auto"/>
            </w:tcBorders>
          </w:tcPr>
          <w:p ns2:paraId="7347A93F"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417" w:type="pct"/>
            <w:tcBorders>
              <w:top w:val="nil"/>
              <w:left w:val="nil"/>
              <w:bottom w:val="nil"/>
              <w:right w:val="nil"/>
            </w:tcBorders>
          </w:tcPr>
          <w:p ns2:paraId="1F34CAA1" ns2:textId="77777777" w:rsidR="00C0130B" w:rsidRDefault="00C0130B" w:rsidP="00C90784">
            <w:pPr>
              <w:tabs>
                <w:tab w:val="decimal" w:pos="319"/>
                <w:tab w:val="left" w:pos="399"/>
              </w:tabs>
              <w:spacing w:before="15" w:after="15"/>
              <w:rPr>
                <w:sz w:val="18"/>
                <w:szCs w:val="18"/>
              </w:rPr>
            </w:pPr>
            <w:r>
              <w:rPr>
                <w:sz w:val="18"/>
                <w:szCs w:val="18"/>
              </w:rPr>
              <w:tab/>
              <w:t xml:space="preserve">10 </w:t>
            </w:r>
          </w:p>
        </w:tc>
        <w:tc>
          <w:tcPr>
            <w:tcW w:w="417" w:type="pct"/>
            <w:tcBorders>
              <w:top w:val="nil"/>
              <w:left w:val="nil"/>
              <w:bottom w:val="nil"/>
              <w:right w:val="single" w:sz="2" w:space="0" w:color="auto"/>
            </w:tcBorders>
          </w:tcPr>
          <w:p ns2:paraId="474E4433" ns2:textId="77777777" w:rsidR="00C0130B" w:rsidRDefault="00C0130B" w:rsidP="00C90784">
            <w:pPr>
              <w:tabs>
                <w:tab w:val="decimal" w:pos="207"/>
                <w:tab w:val="left" w:pos="287"/>
              </w:tabs>
              <w:spacing w:before="15" w:after="15"/>
              <w:rPr>
                <w:sz w:val="18"/>
                <w:szCs w:val="18"/>
              </w:rPr>
            </w:pPr>
            <w:r>
              <w:rPr>
                <w:sz w:val="18"/>
                <w:szCs w:val="18"/>
              </w:rPr>
              <w:tab/>
              <w:t xml:space="preserve">(14.3) </w:t>
            </w:r>
          </w:p>
        </w:tc>
        <w:tc>
          <w:tcPr>
            <w:tcW w:w="417" w:type="pct"/>
            <w:tcBorders>
              <w:top w:val="nil"/>
              <w:left w:val="nil"/>
              <w:bottom w:val="nil"/>
              <w:right w:val="nil"/>
            </w:tcBorders>
          </w:tcPr>
          <w:p ns2:paraId="209B3DD5" ns2:textId="77777777" w:rsidR="00C0130B" w:rsidRDefault="00C0130B" w:rsidP="00C90784">
            <w:pPr>
              <w:tabs>
                <w:tab w:val="decimal" w:pos="319"/>
                <w:tab w:val="left" w:pos="399"/>
              </w:tabs>
              <w:spacing w:before="15" w:after="15"/>
              <w:rPr>
                <w:sz w:val="18"/>
                <w:szCs w:val="18"/>
              </w:rPr>
            </w:pPr>
            <w:r>
              <w:rPr>
                <w:sz w:val="18"/>
                <w:szCs w:val="18"/>
              </w:rPr>
              <w:tab/>
              <w:t xml:space="preserve">22 </w:t>
            </w:r>
          </w:p>
        </w:tc>
        <w:tc>
          <w:tcPr>
            <w:tcW w:w="417" w:type="pct"/>
            <w:tcBorders>
              <w:top w:val="nil"/>
              <w:left w:val="nil"/>
              <w:bottom w:val="nil"/>
              <w:right w:val="single" w:sz="2" w:space="0" w:color="auto"/>
            </w:tcBorders>
          </w:tcPr>
          <w:p ns2:paraId="7E9FDE08" ns2:textId="77777777" w:rsidR="00C0130B" w:rsidRDefault="00C0130B" w:rsidP="00C90784">
            <w:pPr>
              <w:tabs>
                <w:tab w:val="decimal" w:pos="207"/>
                <w:tab w:val="left" w:pos="287"/>
              </w:tabs>
              <w:spacing w:before="15" w:after="15"/>
              <w:rPr>
                <w:sz w:val="18"/>
                <w:szCs w:val="18"/>
              </w:rPr>
            </w:pPr>
            <w:r>
              <w:rPr>
                <w:sz w:val="18"/>
                <w:szCs w:val="18"/>
              </w:rPr>
              <w:tab/>
              <w:t xml:space="preserve">(22.4) </w:t>
            </w:r>
          </w:p>
        </w:tc>
        <w:tc>
          <w:tcPr>
            <w:tcW w:w="417" w:type="pct"/>
            <w:tcBorders>
              <w:top w:val="nil"/>
              <w:left w:val="nil"/>
              <w:bottom w:val="nil"/>
              <w:right w:val="nil"/>
            </w:tcBorders>
          </w:tcPr>
          <w:p ns2:paraId="5615C7F3" ns2:textId="77777777" w:rsidR="00C0130B" w:rsidRDefault="00C0130B" w:rsidP="00C90784">
            <w:pPr>
              <w:tabs>
                <w:tab w:val="decimal" w:pos="319"/>
                <w:tab w:val="left" w:pos="399"/>
              </w:tabs>
              <w:spacing w:before="15" w:after="15"/>
              <w:rPr>
                <w:sz w:val="18"/>
                <w:szCs w:val="18"/>
              </w:rPr>
            </w:pPr>
            <w:r>
              <w:rPr>
                <w:sz w:val="18"/>
                <w:szCs w:val="18"/>
              </w:rPr>
              <w:tab/>
              <w:t xml:space="preserve">32 </w:t>
            </w:r>
          </w:p>
        </w:tc>
        <w:tc>
          <w:tcPr>
            <w:tcW w:w="414" w:type="pct"/>
            <w:tcBorders>
              <w:top w:val="nil"/>
              <w:left w:val="nil"/>
              <w:bottom w:val="nil"/>
            </w:tcBorders>
          </w:tcPr>
          <w:p ns2:paraId="1CA4969D" ns2:textId="77777777" w:rsidR="00C0130B" w:rsidRDefault="00C0130B" w:rsidP="00C90784">
            <w:pPr>
              <w:tabs>
                <w:tab w:val="decimal" w:pos="207"/>
                <w:tab w:val="left" w:pos="287"/>
              </w:tabs>
              <w:spacing w:before="15" w:after="15"/>
              <w:rPr>
                <w:sz w:val="18"/>
                <w:szCs w:val="18"/>
              </w:rPr>
            </w:pPr>
            <w:r>
              <w:rPr>
                <w:sz w:val="18"/>
                <w:szCs w:val="18"/>
              </w:rPr>
              <w:tab/>
              <w:t xml:space="preserve">(18.7) </w:t>
            </w:r>
          </w:p>
        </w:tc>
      </w:tr>
      <w:tr w:rsidR="00C718A3" ns2:paraId="66B96614" ns2:textId="77777777" w:rsidTr="00043023">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41956E7F" ns2:textId="77777777" w:rsidR="00C0130B" w:rsidRDefault="00C0130B" w:rsidP="00C90784">
            <w:pPr>
              <w:spacing w:before="15" w:after="15"/>
              <w:ind w:left="160" w:right="1" w:hanging="160"/>
              <w:rPr>
                <w:sz w:val="18"/>
                <w:szCs w:val="18"/>
              </w:rPr>
            </w:pPr>
            <w:r>
              <w:rPr>
                <w:sz w:val="18"/>
                <w:szCs w:val="18"/>
              </w:rPr>
              <w:t xml:space="preserve">   Rash </w:t>
            </w:r>
          </w:p>
        </w:tc>
        <w:tc>
          <w:tcPr>
            <w:tcW w:w="417" w:type="pct"/>
            <w:tcBorders>
              <w:top w:val="nil"/>
              <w:left w:val="nil"/>
              <w:bottom w:val="nil"/>
              <w:right w:val="nil"/>
            </w:tcBorders>
          </w:tcPr>
          <w:p ns2:paraId="1CBCCB8A"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417" w:type="pct"/>
            <w:tcBorders>
              <w:top w:val="nil"/>
              <w:left w:val="nil"/>
              <w:bottom w:val="nil"/>
              <w:right w:val="single" w:sz="2" w:space="0" w:color="auto"/>
            </w:tcBorders>
          </w:tcPr>
          <w:p ns2:paraId="11D938F7"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417" w:type="pct"/>
            <w:tcBorders>
              <w:top w:val="nil"/>
              <w:left w:val="nil"/>
              <w:bottom w:val="nil"/>
              <w:right w:val="nil"/>
            </w:tcBorders>
          </w:tcPr>
          <w:p ns2:paraId="556B0850" ns2:textId="77777777" w:rsidR="00C0130B" w:rsidRDefault="00C0130B" w:rsidP="00C90784">
            <w:pPr>
              <w:tabs>
                <w:tab w:val="decimal" w:pos="319"/>
                <w:tab w:val="left" w:pos="399"/>
              </w:tabs>
              <w:spacing w:before="15" w:after="15"/>
              <w:rPr>
                <w:sz w:val="18"/>
                <w:szCs w:val="18"/>
              </w:rPr>
            </w:pPr>
            <w:r>
              <w:rPr>
                <w:sz w:val="18"/>
                <w:szCs w:val="18"/>
              </w:rPr>
              <w:tab/>
              <w:t xml:space="preserve">13 </w:t>
            </w:r>
          </w:p>
        </w:tc>
        <w:tc>
          <w:tcPr>
            <w:tcW w:w="417" w:type="pct"/>
            <w:tcBorders>
              <w:top w:val="nil"/>
              <w:left w:val="nil"/>
              <w:bottom w:val="nil"/>
              <w:right w:val="single" w:sz="2" w:space="0" w:color="auto"/>
            </w:tcBorders>
          </w:tcPr>
          <w:p ns2:paraId="062AC1D4" ns2:textId="77777777" w:rsidR="00C0130B" w:rsidRDefault="00C0130B" w:rsidP="00C90784">
            <w:pPr>
              <w:tabs>
                <w:tab w:val="decimal" w:pos="207"/>
                <w:tab w:val="left" w:pos="287"/>
              </w:tabs>
              <w:spacing w:before="15" w:after="15"/>
              <w:rPr>
                <w:sz w:val="18"/>
                <w:szCs w:val="18"/>
              </w:rPr>
            </w:pPr>
            <w:r>
              <w:rPr>
                <w:sz w:val="18"/>
                <w:szCs w:val="18"/>
              </w:rPr>
              <w:tab/>
              <w:t xml:space="preserve">(18.6) </w:t>
            </w:r>
          </w:p>
        </w:tc>
        <w:tc>
          <w:tcPr>
            <w:tcW w:w="417" w:type="pct"/>
            <w:tcBorders>
              <w:top w:val="nil"/>
              <w:left w:val="nil"/>
              <w:bottom w:val="nil"/>
              <w:right w:val="nil"/>
            </w:tcBorders>
          </w:tcPr>
          <w:p ns2:paraId="315A908C" ns2:textId="77777777" w:rsidR="00C0130B" w:rsidRDefault="00C0130B" w:rsidP="00C90784">
            <w:pPr>
              <w:tabs>
                <w:tab w:val="decimal" w:pos="319"/>
                <w:tab w:val="left" w:pos="399"/>
              </w:tabs>
              <w:spacing w:before="15" w:after="15"/>
              <w:rPr>
                <w:sz w:val="18"/>
                <w:szCs w:val="18"/>
              </w:rPr>
            </w:pPr>
            <w:r>
              <w:rPr>
                <w:sz w:val="18"/>
                <w:szCs w:val="18"/>
              </w:rPr>
              <w:tab/>
              <w:t xml:space="preserve">19 </w:t>
            </w:r>
          </w:p>
        </w:tc>
        <w:tc>
          <w:tcPr>
            <w:tcW w:w="417" w:type="pct"/>
            <w:tcBorders>
              <w:top w:val="nil"/>
              <w:left w:val="nil"/>
              <w:bottom w:val="nil"/>
              <w:right w:val="single" w:sz="2" w:space="0" w:color="auto"/>
            </w:tcBorders>
          </w:tcPr>
          <w:p ns2:paraId="7A681CFA" ns2:textId="77777777" w:rsidR="00C0130B" w:rsidRDefault="00C0130B" w:rsidP="00C90784">
            <w:pPr>
              <w:tabs>
                <w:tab w:val="decimal" w:pos="207"/>
                <w:tab w:val="left" w:pos="287"/>
              </w:tabs>
              <w:spacing w:before="15" w:after="15"/>
              <w:rPr>
                <w:sz w:val="18"/>
                <w:szCs w:val="18"/>
              </w:rPr>
            </w:pPr>
            <w:r>
              <w:rPr>
                <w:sz w:val="18"/>
                <w:szCs w:val="18"/>
              </w:rPr>
              <w:tab/>
              <w:t xml:space="preserve">(19.4) </w:t>
            </w:r>
          </w:p>
        </w:tc>
        <w:tc>
          <w:tcPr>
            <w:tcW w:w="417" w:type="pct"/>
            <w:tcBorders>
              <w:top w:val="nil"/>
              <w:left w:val="nil"/>
              <w:bottom w:val="nil"/>
              <w:right w:val="nil"/>
            </w:tcBorders>
          </w:tcPr>
          <w:p ns2:paraId="072CA606" ns2:textId="77777777" w:rsidR="00C0130B" w:rsidRDefault="00C0130B" w:rsidP="00C90784">
            <w:pPr>
              <w:tabs>
                <w:tab w:val="decimal" w:pos="319"/>
                <w:tab w:val="left" w:pos="399"/>
              </w:tabs>
              <w:spacing w:before="15" w:after="15"/>
              <w:rPr>
                <w:sz w:val="18"/>
                <w:szCs w:val="18"/>
              </w:rPr>
            </w:pPr>
            <w:r>
              <w:rPr>
                <w:sz w:val="18"/>
                <w:szCs w:val="18"/>
              </w:rPr>
              <w:tab/>
              <w:t xml:space="preserve">32 </w:t>
            </w:r>
          </w:p>
        </w:tc>
        <w:tc>
          <w:tcPr>
            <w:tcW w:w="414" w:type="pct"/>
            <w:tcBorders>
              <w:top w:val="nil"/>
              <w:left w:val="nil"/>
              <w:bottom w:val="nil"/>
            </w:tcBorders>
          </w:tcPr>
          <w:p ns2:paraId="56E9E9C1" ns2:textId="77777777" w:rsidR="00C0130B" w:rsidRDefault="00C0130B" w:rsidP="00C90784">
            <w:pPr>
              <w:tabs>
                <w:tab w:val="decimal" w:pos="207"/>
                <w:tab w:val="left" w:pos="287"/>
              </w:tabs>
              <w:spacing w:before="15" w:after="15"/>
              <w:rPr>
                <w:sz w:val="18"/>
                <w:szCs w:val="18"/>
              </w:rPr>
            </w:pPr>
            <w:r>
              <w:rPr>
                <w:sz w:val="18"/>
                <w:szCs w:val="18"/>
              </w:rPr>
              <w:tab/>
              <w:t xml:space="preserve">(18.7) </w:t>
            </w:r>
          </w:p>
        </w:tc>
      </w:tr>
      <w:tr w:rsidR="00C718A3" ns2:paraId="3B872E94" ns2:textId="77777777" w:rsidTr="00043023">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718E0CB7" ns2:textId="77777777" w:rsidR="00C0130B" w:rsidRDefault="00C0130B" w:rsidP="00C90784">
            <w:pPr>
              <w:spacing w:before="15" w:after="15"/>
              <w:ind w:left="160" w:right="1" w:hanging="160"/>
              <w:rPr>
                <w:sz w:val="18"/>
                <w:szCs w:val="18"/>
              </w:rPr>
            </w:pPr>
            <w:r>
              <w:rPr>
                <w:sz w:val="18"/>
                <w:szCs w:val="18"/>
              </w:rPr>
              <w:t xml:space="preserve">   Nausea </w:t>
            </w:r>
          </w:p>
        </w:tc>
        <w:tc>
          <w:tcPr>
            <w:tcW w:w="417" w:type="pct"/>
            <w:tcBorders>
              <w:top w:val="nil"/>
              <w:left w:val="nil"/>
              <w:bottom w:val="nil"/>
              <w:right w:val="nil"/>
            </w:tcBorders>
          </w:tcPr>
          <w:p ns2:paraId="718AC78E"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417" w:type="pct"/>
            <w:tcBorders>
              <w:top w:val="nil"/>
              <w:left w:val="nil"/>
              <w:bottom w:val="nil"/>
              <w:right w:val="single" w:sz="2" w:space="0" w:color="auto"/>
            </w:tcBorders>
          </w:tcPr>
          <w:p ns2:paraId="7416952F"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417" w:type="pct"/>
            <w:tcBorders>
              <w:top w:val="nil"/>
              <w:left w:val="nil"/>
              <w:bottom w:val="nil"/>
              <w:right w:val="nil"/>
            </w:tcBorders>
          </w:tcPr>
          <w:p ns2:paraId="21661CFE" ns2:textId="77777777" w:rsidR="00C0130B" w:rsidRDefault="00C0130B" w:rsidP="00C90784">
            <w:pPr>
              <w:tabs>
                <w:tab w:val="decimal" w:pos="319"/>
                <w:tab w:val="left" w:pos="399"/>
              </w:tabs>
              <w:spacing w:before="15" w:after="15"/>
              <w:rPr>
                <w:sz w:val="18"/>
                <w:szCs w:val="18"/>
              </w:rPr>
            </w:pPr>
            <w:r>
              <w:rPr>
                <w:sz w:val="18"/>
                <w:szCs w:val="18"/>
              </w:rPr>
              <w:tab/>
              <w:t xml:space="preserve">6 </w:t>
            </w:r>
          </w:p>
        </w:tc>
        <w:tc>
          <w:tcPr>
            <w:tcW w:w="417" w:type="pct"/>
            <w:tcBorders>
              <w:top w:val="nil"/>
              <w:left w:val="nil"/>
              <w:bottom w:val="nil"/>
              <w:right w:val="single" w:sz="2" w:space="0" w:color="auto"/>
            </w:tcBorders>
          </w:tcPr>
          <w:p ns2:paraId="65730BEC" ns2:textId="77777777" w:rsidR="00C0130B" w:rsidRDefault="00C0130B" w:rsidP="00C90784">
            <w:pPr>
              <w:tabs>
                <w:tab w:val="decimal" w:pos="207"/>
                <w:tab w:val="left" w:pos="287"/>
              </w:tabs>
              <w:spacing w:before="15" w:after="15"/>
              <w:rPr>
                <w:sz w:val="18"/>
                <w:szCs w:val="18"/>
              </w:rPr>
            </w:pPr>
            <w:r>
              <w:rPr>
                <w:sz w:val="18"/>
                <w:szCs w:val="18"/>
              </w:rPr>
              <w:tab/>
              <w:t xml:space="preserve">(8.6) </w:t>
            </w:r>
          </w:p>
        </w:tc>
        <w:tc>
          <w:tcPr>
            <w:tcW w:w="417" w:type="pct"/>
            <w:tcBorders>
              <w:top w:val="nil"/>
              <w:left w:val="nil"/>
              <w:bottom w:val="nil"/>
              <w:right w:val="nil"/>
            </w:tcBorders>
          </w:tcPr>
          <w:p ns2:paraId="099D39CD" ns2:textId="77777777" w:rsidR="00C0130B" w:rsidRDefault="00C0130B" w:rsidP="00C90784">
            <w:pPr>
              <w:tabs>
                <w:tab w:val="decimal" w:pos="319"/>
                <w:tab w:val="left" w:pos="399"/>
              </w:tabs>
              <w:spacing w:before="15" w:after="15"/>
              <w:rPr>
                <w:sz w:val="18"/>
                <w:szCs w:val="18"/>
              </w:rPr>
            </w:pPr>
            <w:r>
              <w:rPr>
                <w:sz w:val="18"/>
                <w:szCs w:val="18"/>
              </w:rPr>
              <w:tab/>
              <w:t xml:space="preserve">24 </w:t>
            </w:r>
          </w:p>
        </w:tc>
        <w:tc>
          <w:tcPr>
            <w:tcW w:w="417" w:type="pct"/>
            <w:tcBorders>
              <w:top w:val="nil"/>
              <w:left w:val="nil"/>
              <w:bottom w:val="nil"/>
              <w:right w:val="single" w:sz="2" w:space="0" w:color="auto"/>
            </w:tcBorders>
          </w:tcPr>
          <w:p ns2:paraId="6FBF1183" ns2:textId="77777777" w:rsidR="00C0130B" w:rsidRDefault="00C0130B" w:rsidP="00C90784">
            <w:pPr>
              <w:tabs>
                <w:tab w:val="decimal" w:pos="207"/>
                <w:tab w:val="left" w:pos="287"/>
              </w:tabs>
              <w:spacing w:before="15" w:after="15"/>
              <w:rPr>
                <w:sz w:val="18"/>
                <w:szCs w:val="18"/>
              </w:rPr>
            </w:pPr>
            <w:r>
              <w:rPr>
                <w:sz w:val="18"/>
                <w:szCs w:val="18"/>
              </w:rPr>
              <w:tab/>
              <w:t xml:space="preserve">(24.5) </w:t>
            </w:r>
          </w:p>
        </w:tc>
        <w:tc>
          <w:tcPr>
            <w:tcW w:w="417" w:type="pct"/>
            <w:tcBorders>
              <w:top w:val="nil"/>
              <w:left w:val="nil"/>
              <w:bottom w:val="nil"/>
              <w:right w:val="nil"/>
            </w:tcBorders>
          </w:tcPr>
          <w:p ns2:paraId="100FB698" ns2:textId="77777777" w:rsidR="00C0130B" w:rsidRDefault="00C0130B" w:rsidP="00C90784">
            <w:pPr>
              <w:tabs>
                <w:tab w:val="decimal" w:pos="319"/>
                <w:tab w:val="left" w:pos="399"/>
              </w:tabs>
              <w:spacing w:before="15" w:after="15"/>
              <w:rPr>
                <w:sz w:val="18"/>
                <w:szCs w:val="18"/>
              </w:rPr>
            </w:pPr>
            <w:r>
              <w:rPr>
                <w:sz w:val="18"/>
                <w:szCs w:val="18"/>
              </w:rPr>
              <w:tab/>
              <w:t xml:space="preserve">30 </w:t>
            </w:r>
          </w:p>
        </w:tc>
        <w:tc>
          <w:tcPr>
            <w:tcW w:w="414" w:type="pct"/>
            <w:tcBorders>
              <w:top w:val="nil"/>
              <w:left w:val="nil"/>
              <w:bottom w:val="nil"/>
            </w:tcBorders>
          </w:tcPr>
          <w:p ns2:paraId="45DC9D31" ns2:textId="77777777" w:rsidR="00C0130B" w:rsidRDefault="00C0130B" w:rsidP="00C90784">
            <w:pPr>
              <w:tabs>
                <w:tab w:val="decimal" w:pos="207"/>
                <w:tab w:val="left" w:pos="287"/>
              </w:tabs>
              <w:spacing w:before="15" w:after="15"/>
              <w:rPr>
                <w:sz w:val="18"/>
                <w:szCs w:val="18"/>
              </w:rPr>
            </w:pPr>
            <w:r>
              <w:rPr>
                <w:sz w:val="18"/>
                <w:szCs w:val="18"/>
              </w:rPr>
              <w:tab/>
              <w:t xml:space="preserve">(17.5) </w:t>
            </w:r>
          </w:p>
        </w:tc>
      </w:tr>
      <w:tr w:rsidR="00C718A3" ns2:paraId="1079E17C" ns2:textId="77777777" w:rsidTr="00043023">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4C12AC12" ns2:textId="77777777" w:rsidR="00C0130B" w:rsidRDefault="00C0130B" w:rsidP="00C90784">
            <w:pPr>
              <w:spacing w:before="15" w:after="15"/>
              <w:ind w:left="160" w:right="1" w:hanging="160"/>
              <w:rPr>
                <w:sz w:val="18"/>
                <w:szCs w:val="18"/>
              </w:rPr>
            </w:pPr>
            <w:r>
              <w:rPr>
                <w:sz w:val="18"/>
                <w:szCs w:val="18"/>
              </w:rPr>
              <w:t xml:space="preserve">   Lymphocyte count decreased </w:t>
            </w:r>
          </w:p>
        </w:tc>
        <w:tc>
          <w:tcPr>
            <w:tcW w:w="417" w:type="pct"/>
            <w:tcBorders>
              <w:top w:val="nil"/>
              <w:left w:val="nil"/>
              <w:bottom w:val="nil"/>
              <w:right w:val="nil"/>
            </w:tcBorders>
          </w:tcPr>
          <w:p ns2:paraId="0360133F"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417" w:type="pct"/>
            <w:tcBorders>
              <w:top w:val="nil"/>
              <w:left w:val="nil"/>
              <w:bottom w:val="nil"/>
              <w:right w:val="single" w:sz="2" w:space="0" w:color="auto"/>
            </w:tcBorders>
          </w:tcPr>
          <w:p ns2:paraId="17CF1029"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417" w:type="pct"/>
            <w:tcBorders>
              <w:top w:val="nil"/>
              <w:left w:val="nil"/>
              <w:bottom w:val="nil"/>
              <w:right w:val="nil"/>
            </w:tcBorders>
          </w:tcPr>
          <w:p ns2:paraId="7DABB82D" ns2:textId="77777777" w:rsidR="00C0130B" w:rsidRDefault="00C0130B" w:rsidP="00C90784">
            <w:pPr>
              <w:tabs>
                <w:tab w:val="decimal" w:pos="319"/>
                <w:tab w:val="left" w:pos="399"/>
              </w:tabs>
              <w:spacing w:before="15" w:after="15"/>
              <w:rPr>
                <w:sz w:val="18"/>
                <w:szCs w:val="18"/>
              </w:rPr>
            </w:pPr>
            <w:r>
              <w:rPr>
                <w:sz w:val="18"/>
                <w:szCs w:val="18"/>
              </w:rPr>
              <w:tab/>
              <w:t xml:space="preserve">9 </w:t>
            </w:r>
          </w:p>
        </w:tc>
        <w:tc>
          <w:tcPr>
            <w:tcW w:w="417" w:type="pct"/>
            <w:tcBorders>
              <w:top w:val="nil"/>
              <w:left w:val="nil"/>
              <w:bottom w:val="nil"/>
              <w:right w:val="single" w:sz="2" w:space="0" w:color="auto"/>
            </w:tcBorders>
          </w:tcPr>
          <w:p ns2:paraId="3FC59AE5" ns2:textId="77777777" w:rsidR="00C0130B" w:rsidRDefault="00C0130B" w:rsidP="00C90784">
            <w:pPr>
              <w:tabs>
                <w:tab w:val="decimal" w:pos="207"/>
                <w:tab w:val="left" w:pos="287"/>
              </w:tabs>
              <w:spacing w:before="15" w:after="15"/>
              <w:rPr>
                <w:sz w:val="18"/>
                <w:szCs w:val="18"/>
              </w:rPr>
            </w:pPr>
            <w:r>
              <w:rPr>
                <w:sz w:val="18"/>
                <w:szCs w:val="18"/>
              </w:rPr>
              <w:tab/>
              <w:t xml:space="preserve">(12.9) </w:t>
            </w:r>
          </w:p>
        </w:tc>
        <w:tc>
          <w:tcPr>
            <w:tcW w:w="417" w:type="pct"/>
            <w:tcBorders>
              <w:top w:val="nil"/>
              <w:left w:val="nil"/>
              <w:bottom w:val="nil"/>
              <w:right w:val="nil"/>
            </w:tcBorders>
          </w:tcPr>
          <w:p ns2:paraId="1AD42979" ns2:textId="77777777" w:rsidR="00C0130B" w:rsidRDefault="00C0130B" w:rsidP="00C90784">
            <w:pPr>
              <w:tabs>
                <w:tab w:val="decimal" w:pos="319"/>
                <w:tab w:val="left" w:pos="399"/>
              </w:tabs>
              <w:spacing w:before="15" w:after="15"/>
              <w:rPr>
                <w:sz w:val="18"/>
                <w:szCs w:val="18"/>
              </w:rPr>
            </w:pPr>
            <w:r>
              <w:rPr>
                <w:sz w:val="18"/>
                <w:szCs w:val="18"/>
              </w:rPr>
              <w:tab/>
              <w:t xml:space="preserve">17 </w:t>
            </w:r>
          </w:p>
        </w:tc>
        <w:tc>
          <w:tcPr>
            <w:tcW w:w="417" w:type="pct"/>
            <w:tcBorders>
              <w:top w:val="nil"/>
              <w:left w:val="nil"/>
              <w:bottom w:val="nil"/>
              <w:right w:val="single" w:sz="2" w:space="0" w:color="auto"/>
            </w:tcBorders>
          </w:tcPr>
          <w:p ns2:paraId="5847B81C" ns2:textId="77777777" w:rsidR="00C0130B" w:rsidRDefault="00C0130B" w:rsidP="00C90784">
            <w:pPr>
              <w:tabs>
                <w:tab w:val="decimal" w:pos="207"/>
                <w:tab w:val="left" w:pos="287"/>
              </w:tabs>
              <w:spacing w:before="15" w:after="15"/>
              <w:rPr>
                <w:sz w:val="18"/>
                <w:szCs w:val="18"/>
              </w:rPr>
            </w:pPr>
            <w:r>
              <w:rPr>
                <w:sz w:val="18"/>
                <w:szCs w:val="18"/>
              </w:rPr>
              <w:tab/>
              <w:t xml:space="preserve">(17.3) </w:t>
            </w:r>
          </w:p>
        </w:tc>
        <w:tc>
          <w:tcPr>
            <w:tcW w:w="417" w:type="pct"/>
            <w:tcBorders>
              <w:top w:val="nil"/>
              <w:left w:val="nil"/>
              <w:bottom w:val="nil"/>
              <w:right w:val="nil"/>
            </w:tcBorders>
          </w:tcPr>
          <w:p ns2:paraId="526EEA01" ns2:textId="77777777" w:rsidR="00C0130B" w:rsidRDefault="00C0130B" w:rsidP="00C90784">
            <w:pPr>
              <w:tabs>
                <w:tab w:val="decimal" w:pos="319"/>
                <w:tab w:val="left" w:pos="399"/>
              </w:tabs>
              <w:spacing w:before="15" w:after="15"/>
              <w:rPr>
                <w:sz w:val="18"/>
                <w:szCs w:val="18"/>
              </w:rPr>
            </w:pPr>
            <w:r>
              <w:rPr>
                <w:sz w:val="18"/>
                <w:szCs w:val="18"/>
              </w:rPr>
              <w:tab/>
              <w:t xml:space="preserve">26 </w:t>
            </w:r>
          </w:p>
        </w:tc>
        <w:tc>
          <w:tcPr>
            <w:tcW w:w="414" w:type="pct"/>
            <w:tcBorders>
              <w:top w:val="nil"/>
              <w:left w:val="nil"/>
              <w:bottom w:val="nil"/>
            </w:tcBorders>
          </w:tcPr>
          <w:p ns2:paraId="04140E6B" ns2:textId="77777777" w:rsidR="00C0130B" w:rsidRDefault="00C0130B" w:rsidP="00C90784">
            <w:pPr>
              <w:tabs>
                <w:tab w:val="decimal" w:pos="207"/>
                <w:tab w:val="left" w:pos="287"/>
              </w:tabs>
              <w:spacing w:before="15" w:after="15"/>
              <w:rPr>
                <w:sz w:val="18"/>
                <w:szCs w:val="18"/>
              </w:rPr>
            </w:pPr>
            <w:r>
              <w:rPr>
                <w:sz w:val="18"/>
                <w:szCs w:val="18"/>
              </w:rPr>
              <w:tab/>
              <w:t xml:space="preserve">(15.2) </w:t>
            </w:r>
          </w:p>
        </w:tc>
      </w:tr>
      <w:tr w:rsidR="00C718A3" ns2:paraId="7C078A7C" ns2:textId="77777777" w:rsidTr="00043023">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2ECC17E2" ns2:textId="77777777" w:rsidR="00C0130B" w:rsidRDefault="00C0130B" w:rsidP="00C90784">
            <w:pPr>
              <w:spacing w:before="15" w:after="15"/>
              <w:ind w:left="160" w:right="1" w:hanging="160"/>
              <w:rPr>
                <w:sz w:val="18"/>
                <w:szCs w:val="18"/>
              </w:rPr>
            </w:pPr>
            <w:r>
              <w:rPr>
                <w:sz w:val="18"/>
                <w:szCs w:val="18"/>
              </w:rPr>
              <w:t xml:space="preserve">   Vomiting </w:t>
            </w:r>
          </w:p>
        </w:tc>
        <w:tc>
          <w:tcPr>
            <w:tcW w:w="417" w:type="pct"/>
            <w:tcBorders>
              <w:top w:val="nil"/>
              <w:left w:val="nil"/>
              <w:bottom w:val="nil"/>
              <w:right w:val="nil"/>
            </w:tcBorders>
          </w:tcPr>
          <w:p ns2:paraId="66BCF7AA"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417" w:type="pct"/>
            <w:tcBorders>
              <w:top w:val="nil"/>
              <w:left w:val="nil"/>
              <w:bottom w:val="nil"/>
              <w:right w:val="single" w:sz="2" w:space="0" w:color="auto"/>
            </w:tcBorders>
          </w:tcPr>
          <w:p ns2:paraId="7A76284B"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417" w:type="pct"/>
            <w:tcBorders>
              <w:top w:val="nil"/>
              <w:left w:val="nil"/>
              <w:bottom w:val="nil"/>
              <w:right w:val="nil"/>
            </w:tcBorders>
          </w:tcPr>
          <w:p ns2:paraId="21F4C8E6" ns2:textId="77777777" w:rsidR="00C0130B" w:rsidRDefault="00C0130B" w:rsidP="00C90784">
            <w:pPr>
              <w:tabs>
                <w:tab w:val="decimal" w:pos="319"/>
                <w:tab w:val="left" w:pos="399"/>
              </w:tabs>
              <w:spacing w:before="15" w:after="15"/>
              <w:rPr>
                <w:sz w:val="18"/>
                <w:szCs w:val="18"/>
              </w:rPr>
            </w:pPr>
            <w:r>
              <w:rPr>
                <w:sz w:val="18"/>
                <w:szCs w:val="18"/>
              </w:rPr>
              <w:tab/>
              <w:t xml:space="preserve">9 </w:t>
            </w:r>
          </w:p>
        </w:tc>
        <w:tc>
          <w:tcPr>
            <w:tcW w:w="417" w:type="pct"/>
            <w:tcBorders>
              <w:top w:val="nil"/>
              <w:left w:val="nil"/>
              <w:bottom w:val="nil"/>
              <w:right w:val="single" w:sz="2" w:space="0" w:color="auto"/>
            </w:tcBorders>
          </w:tcPr>
          <w:p ns2:paraId="46CBD893" ns2:textId="77777777" w:rsidR="00C0130B" w:rsidRDefault="00C0130B" w:rsidP="00C90784">
            <w:pPr>
              <w:tabs>
                <w:tab w:val="decimal" w:pos="207"/>
                <w:tab w:val="left" w:pos="287"/>
              </w:tabs>
              <w:spacing w:before="15" w:after="15"/>
              <w:rPr>
                <w:sz w:val="18"/>
                <w:szCs w:val="18"/>
              </w:rPr>
            </w:pPr>
            <w:r>
              <w:rPr>
                <w:sz w:val="18"/>
                <w:szCs w:val="18"/>
              </w:rPr>
              <w:tab/>
              <w:t xml:space="preserve">(12.9) </w:t>
            </w:r>
          </w:p>
        </w:tc>
        <w:tc>
          <w:tcPr>
            <w:tcW w:w="417" w:type="pct"/>
            <w:tcBorders>
              <w:top w:val="nil"/>
              <w:left w:val="nil"/>
              <w:bottom w:val="nil"/>
              <w:right w:val="nil"/>
            </w:tcBorders>
          </w:tcPr>
          <w:p ns2:paraId="15406203" ns2:textId="77777777" w:rsidR="00C0130B" w:rsidRDefault="00C0130B" w:rsidP="00C90784">
            <w:pPr>
              <w:tabs>
                <w:tab w:val="decimal" w:pos="319"/>
                <w:tab w:val="left" w:pos="399"/>
              </w:tabs>
              <w:spacing w:before="15" w:after="15"/>
              <w:rPr>
                <w:sz w:val="18"/>
                <w:szCs w:val="18"/>
              </w:rPr>
            </w:pPr>
            <w:r>
              <w:rPr>
                <w:sz w:val="18"/>
                <w:szCs w:val="18"/>
              </w:rPr>
              <w:tab/>
              <w:t xml:space="preserve">13 </w:t>
            </w:r>
          </w:p>
        </w:tc>
        <w:tc>
          <w:tcPr>
            <w:tcW w:w="417" w:type="pct"/>
            <w:tcBorders>
              <w:top w:val="nil"/>
              <w:left w:val="nil"/>
              <w:bottom w:val="nil"/>
              <w:right w:val="single" w:sz="2" w:space="0" w:color="auto"/>
            </w:tcBorders>
          </w:tcPr>
          <w:p ns2:paraId="61FCC210" ns2:textId="77777777" w:rsidR="00C0130B" w:rsidRDefault="00C0130B" w:rsidP="00C90784">
            <w:pPr>
              <w:tabs>
                <w:tab w:val="decimal" w:pos="207"/>
                <w:tab w:val="left" w:pos="287"/>
              </w:tabs>
              <w:spacing w:before="15" w:after="15"/>
              <w:rPr>
                <w:sz w:val="18"/>
                <w:szCs w:val="18"/>
              </w:rPr>
            </w:pPr>
            <w:r>
              <w:rPr>
                <w:sz w:val="18"/>
                <w:szCs w:val="18"/>
              </w:rPr>
              <w:tab/>
              <w:t xml:space="preserve">(13.3) </w:t>
            </w:r>
          </w:p>
        </w:tc>
        <w:tc>
          <w:tcPr>
            <w:tcW w:w="417" w:type="pct"/>
            <w:tcBorders>
              <w:top w:val="nil"/>
              <w:left w:val="nil"/>
              <w:bottom w:val="nil"/>
              <w:right w:val="nil"/>
            </w:tcBorders>
          </w:tcPr>
          <w:p ns2:paraId="38ADC9C3" ns2:textId="77777777" w:rsidR="00C0130B" w:rsidRDefault="00C0130B" w:rsidP="00C90784">
            <w:pPr>
              <w:tabs>
                <w:tab w:val="decimal" w:pos="319"/>
                <w:tab w:val="left" w:pos="399"/>
              </w:tabs>
              <w:spacing w:before="15" w:after="15"/>
              <w:rPr>
                <w:sz w:val="18"/>
                <w:szCs w:val="18"/>
              </w:rPr>
            </w:pPr>
            <w:r>
              <w:rPr>
                <w:sz w:val="18"/>
                <w:szCs w:val="18"/>
              </w:rPr>
              <w:tab/>
              <w:t xml:space="preserve">22 </w:t>
            </w:r>
          </w:p>
        </w:tc>
        <w:tc>
          <w:tcPr>
            <w:tcW w:w="414" w:type="pct"/>
            <w:tcBorders>
              <w:top w:val="nil"/>
              <w:left w:val="nil"/>
              <w:bottom w:val="nil"/>
            </w:tcBorders>
          </w:tcPr>
          <w:p ns2:paraId="7E221188" ns2:textId="77777777" w:rsidR="00C0130B" w:rsidRDefault="00C0130B" w:rsidP="00C90784">
            <w:pPr>
              <w:tabs>
                <w:tab w:val="decimal" w:pos="207"/>
                <w:tab w:val="left" w:pos="287"/>
              </w:tabs>
              <w:spacing w:before="15" w:after="15"/>
              <w:rPr>
                <w:sz w:val="18"/>
                <w:szCs w:val="18"/>
              </w:rPr>
            </w:pPr>
            <w:r>
              <w:rPr>
                <w:sz w:val="18"/>
                <w:szCs w:val="18"/>
              </w:rPr>
              <w:tab/>
              <w:t xml:space="preserve">(12.9) </w:t>
            </w:r>
          </w:p>
        </w:tc>
      </w:tr>
      <w:tr w:rsidR="00C718A3" ns2:paraId="450FA348" ns2:textId="77777777" w:rsidTr="00043023">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4858AF75" ns2:textId="77777777" w:rsidR="00C0130B" w:rsidRDefault="00C0130B" w:rsidP="00C90784">
            <w:pPr>
              <w:spacing w:before="15" w:after="15"/>
              <w:ind w:left="250" w:right="1" w:hanging="250"/>
              <w:rPr>
                <w:sz w:val="18"/>
                <w:szCs w:val="18"/>
              </w:rPr>
            </w:pPr>
            <w:r>
              <w:rPr>
                <w:sz w:val="18"/>
                <w:szCs w:val="18"/>
              </w:rPr>
              <w:t xml:space="preserve">   Alanine aminotransferase increased </w:t>
            </w:r>
          </w:p>
        </w:tc>
        <w:tc>
          <w:tcPr>
            <w:tcW w:w="417" w:type="pct"/>
            <w:tcBorders>
              <w:top w:val="nil"/>
              <w:left w:val="nil"/>
              <w:bottom w:val="nil"/>
              <w:right w:val="nil"/>
            </w:tcBorders>
          </w:tcPr>
          <w:p ns2:paraId="0D4FF173"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417" w:type="pct"/>
            <w:tcBorders>
              <w:top w:val="nil"/>
              <w:left w:val="nil"/>
              <w:bottom w:val="nil"/>
              <w:right w:val="single" w:sz="2" w:space="0" w:color="auto"/>
            </w:tcBorders>
          </w:tcPr>
          <w:p ns2:paraId="4EEE895D"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417" w:type="pct"/>
            <w:tcBorders>
              <w:top w:val="nil"/>
              <w:left w:val="nil"/>
              <w:bottom w:val="nil"/>
              <w:right w:val="nil"/>
            </w:tcBorders>
          </w:tcPr>
          <w:p ns2:paraId="3018A4A8" ns2:textId="77777777" w:rsidR="00C0130B" w:rsidRDefault="00C0130B" w:rsidP="00C90784">
            <w:pPr>
              <w:tabs>
                <w:tab w:val="decimal" w:pos="319"/>
                <w:tab w:val="left" w:pos="399"/>
              </w:tabs>
              <w:spacing w:before="15" w:after="15"/>
              <w:rPr>
                <w:sz w:val="18"/>
                <w:szCs w:val="18"/>
              </w:rPr>
            </w:pPr>
            <w:r>
              <w:rPr>
                <w:sz w:val="18"/>
                <w:szCs w:val="18"/>
              </w:rPr>
              <w:tab/>
              <w:t xml:space="preserve">14 </w:t>
            </w:r>
          </w:p>
        </w:tc>
        <w:tc>
          <w:tcPr>
            <w:tcW w:w="417" w:type="pct"/>
            <w:tcBorders>
              <w:top w:val="nil"/>
              <w:left w:val="nil"/>
              <w:bottom w:val="nil"/>
              <w:right w:val="single" w:sz="2" w:space="0" w:color="auto"/>
            </w:tcBorders>
          </w:tcPr>
          <w:p ns2:paraId="3C717BC7" ns2:textId="77777777" w:rsidR="00C0130B" w:rsidRDefault="00C0130B" w:rsidP="00C90784">
            <w:pPr>
              <w:tabs>
                <w:tab w:val="decimal" w:pos="207"/>
                <w:tab w:val="left" w:pos="287"/>
              </w:tabs>
              <w:spacing w:before="15" w:after="15"/>
              <w:rPr>
                <w:sz w:val="18"/>
                <w:szCs w:val="18"/>
              </w:rPr>
            </w:pPr>
            <w:r>
              <w:rPr>
                <w:sz w:val="18"/>
                <w:szCs w:val="18"/>
              </w:rPr>
              <w:tab/>
              <w:t xml:space="preserve">(20.0) </w:t>
            </w:r>
          </w:p>
        </w:tc>
        <w:tc>
          <w:tcPr>
            <w:tcW w:w="417" w:type="pct"/>
            <w:tcBorders>
              <w:top w:val="nil"/>
              <w:left w:val="nil"/>
              <w:bottom w:val="nil"/>
              <w:right w:val="nil"/>
            </w:tcBorders>
          </w:tcPr>
          <w:p ns2:paraId="68A6445A" ns2:textId="77777777" w:rsidR="00C0130B" w:rsidRDefault="00C0130B" w:rsidP="00C90784">
            <w:pPr>
              <w:tabs>
                <w:tab w:val="decimal" w:pos="319"/>
                <w:tab w:val="left" w:pos="399"/>
              </w:tabs>
              <w:spacing w:before="15" w:after="15"/>
              <w:rPr>
                <w:sz w:val="18"/>
                <w:szCs w:val="18"/>
              </w:rPr>
            </w:pPr>
            <w:r>
              <w:rPr>
                <w:sz w:val="18"/>
                <w:szCs w:val="18"/>
              </w:rPr>
              <w:tab/>
              <w:t xml:space="preserve">7 </w:t>
            </w:r>
          </w:p>
        </w:tc>
        <w:tc>
          <w:tcPr>
            <w:tcW w:w="417" w:type="pct"/>
            <w:tcBorders>
              <w:top w:val="nil"/>
              <w:left w:val="nil"/>
              <w:bottom w:val="nil"/>
              <w:right w:val="single" w:sz="2" w:space="0" w:color="auto"/>
            </w:tcBorders>
          </w:tcPr>
          <w:p ns2:paraId="4D992057" ns2:textId="77777777" w:rsidR="00C0130B" w:rsidRDefault="00C0130B" w:rsidP="00C90784">
            <w:pPr>
              <w:tabs>
                <w:tab w:val="decimal" w:pos="207"/>
                <w:tab w:val="left" w:pos="287"/>
              </w:tabs>
              <w:spacing w:before="15" w:after="15"/>
              <w:rPr>
                <w:sz w:val="18"/>
                <w:szCs w:val="18"/>
              </w:rPr>
            </w:pPr>
            <w:r>
              <w:rPr>
                <w:sz w:val="18"/>
                <w:szCs w:val="18"/>
              </w:rPr>
              <w:tab/>
              <w:t xml:space="preserve">(7.1) </w:t>
            </w:r>
          </w:p>
        </w:tc>
        <w:tc>
          <w:tcPr>
            <w:tcW w:w="417" w:type="pct"/>
            <w:tcBorders>
              <w:top w:val="nil"/>
              <w:left w:val="nil"/>
              <w:bottom w:val="nil"/>
              <w:right w:val="nil"/>
            </w:tcBorders>
          </w:tcPr>
          <w:p ns2:paraId="067A75D0" ns2:textId="77777777" w:rsidR="00C0130B" w:rsidRDefault="00C0130B" w:rsidP="00C90784">
            <w:pPr>
              <w:tabs>
                <w:tab w:val="decimal" w:pos="319"/>
                <w:tab w:val="left" w:pos="399"/>
              </w:tabs>
              <w:spacing w:before="15" w:after="15"/>
              <w:rPr>
                <w:sz w:val="18"/>
                <w:szCs w:val="18"/>
              </w:rPr>
            </w:pPr>
            <w:r>
              <w:rPr>
                <w:sz w:val="18"/>
                <w:szCs w:val="18"/>
              </w:rPr>
              <w:tab/>
              <w:t xml:space="preserve">21 </w:t>
            </w:r>
          </w:p>
        </w:tc>
        <w:tc>
          <w:tcPr>
            <w:tcW w:w="414" w:type="pct"/>
            <w:tcBorders>
              <w:top w:val="nil"/>
              <w:left w:val="nil"/>
              <w:bottom w:val="nil"/>
            </w:tcBorders>
          </w:tcPr>
          <w:p ns2:paraId="230655A0" ns2:textId="77777777" w:rsidR="00C0130B" w:rsidRDefault="00C0130B" w:rsidP="00C90784">
            <w:pPr>
              <w:tabs>
                <w:tab w:val="decimal" w:pos="207"/>
                <w:tab w:val="left" w:pos="287"/>
              </w:tabs>
              <w:spacing w:before="15" w:after="15"/>
              <w:rPr>
                <w:sz w:val="18"/>
                <w:szCs w:val="18"/>
              </w:rPr>
            </w:pPr>
            <w:r>
              <w:rPr>
                <w:sz w:val="18"/>
                <w:szCs w:val="18"/>
              </w:rPr>
              <w:tab/>
              <w:t xml:space="preserve">(12.3) </w:t>
            </w:r>
          </w:p>
        </w:tc>
      </w:tr>
      <w:tr w:rsidR="00C718A3" ns2:paraId="066E9A70" ns2:textId="77777777" w:rsidTr="00043023">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03F7D7ED" ns2:textId="77777777" w:rsidR="00C0130B" w:rsidRDefault="00C0130B" w:rsidP="00C90784">
            <w:pPr>
              <w:spacing w:before="15" w:after="15"/>
              <w:ind w:left="160" w:right="1" w:hanging="160"/>
              <w:rPr>
                <w:sz w:val="18"/>
                <w:szCs w:val="18"/>
              </w:rPr>
            </w:pPr>
            <w:r>
              <w:rPr>
                <w:sz w:val="18"/>
                <w:szCs w:val="18"/>
              </w:rPr>
              <w:t xml:space="preserve">   Decreased appetite </w:t>
            </w:r>
          </w:p>
        </w:tc>
        <w:tc>
          <w:tcPr>
            <w:tcW w:w="417" w:type="pct"/>
            <w:tcBorders>
              <w:top w:val="nil"/>
              <w:left w:val="nil"/>
              <w:bottom w:val="nil"/>
              <w:right w:val="nil"/>
            </w:tcBorders>
          </w:tcPr>
          <w:p ns2:paraId="56235F9C"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417" w:type="pct"/>
            <w:tcBorders>
              <w:top w:val="nil"/>
              <w:left w:val="nil"/>
              <w:bottom w:val="nil"/>
              <w:right w:val="single" w:sz="2" w:space="0" w:color="auto"/>
            </w:tcBorders>
          </w:tcPr>
          <w:p ns2:paraId="2617CC93"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417" w:type="pct"/>
            <w:tcBorders>
              <w:top w:val="nil"/>
              <w:left w:val="nil"/>
              <w:bottom w:val="nil"/>
              <w:right w:val="nil"/>
            </w:tcBorders>
          </w:tcPr>
          <w:p ns2:paraId="7A0FE244" ns2:textId="77777777" w:rsidR="00C0130B" w:rsidRDefault="00C0130B" w:rsidP="00C90784">
            <w:pPr>
              <w:tabs>
                <w:tab w:val="decimal" w:pos="319"/>
                <w:tab w:val="left" w:pos="399"/>
              </w:tabs>
              <w:spacing w:before="15" w:after="15"/>
              <w:rPr>
                <w:sz w:val="18"/>
                <w:szCs w:val="18"/>
              </w:rPr>
            </w:pPr>
            <w:r>
              <w:rPr>
                <w:sz w:val="18"/>
                <w:szCs w:val="18"/>
              </w:rPr>
              <w:tab/>
              <w:t xml:space="preserve">10 </w:t>
            </w:r>
          </w:p>
        </w:tc>
        <w:tc>
          <w:tcPr>
            <w:tcW w:w="417" w:type="pct"/>
            <w:tcBorders>
              <w:top w:val="nil"/>
              <w:left w:val="nil"/>
              <w:bottom w:val="nil"/>
              <w:right w:val="single" w:sz="2" w:space="0" w:color="auto"/>
            </w:tcBorders>
          </w:tcPr>
          <w:p ns2:paraId="4E6833C1" ns2:textId="77777777" w:rsidR="00C0130B" w:rsidRDefault="00C0130B" w:rsidP="00C90784">
            <w:pPr>
              <w:tabs>
                <w:tab w:val="decimal" w:pos="207"/>
                <w:tab w:val="left" w:pos="287"/>
              </w:tabs>
              <w:spacing w:before="15" w:after="15"/>
              <w:rPr>
                <w:sz w:val="18"/>
                <w:szCs w:val="18"/>
              </w:rPr>
            </w:pPr>
            <w:r>
              <w:rPr>
                <w:sz w:val="18"/>
                <w:szCs w:val="18"/>
              </w:rPr>
              <w:tab/>
              <w:t xml:space="preserve">(14.3) </w:t>
            </w:r>
          </w:p>
        </w:tc>
        <w:tc>
          <w:tcPr>
            <w:tcW w:w="417" w:type="pct"/>
            <w:tcBorders>
              <w:top w:val="nil"/>
              <w:left w:val="nil"/>
              <w:bottom w:val="nil"/>
              <w:right w:val="nil"/>
            </w:tcBorders>
          </w:tcPr>
          <w:p ns2:paraId="0E964011" ns2:textId="77777777" w:rsidR="00C0130B" w:rsidRDefault="00C0130B" w:rsidP="00C90784">
            <w:pPr>
              <w:tabs>
                <w:tab w:val="decimal" w:pos="319"/>
                <w:tab w:val="left" w:pos="399"/>
              </w:tabs>
              <w:spacing w:before="15" w:after="15"/>
              <w:rPr>
                <w:sz w:val="18"/>
                <w:szCs w:val="18"/>
              </w:rPr>
            </w:pPr>
            <w:r>
              <w:rPr>
                <w:sz w:val="18"/>
                <w:szCs w:val="18"/>
              </w:rPr>
              <w:tab/>
              <w:t xml:space="preserve">11 </w:t>
            </w:r>
          </w:p>
        </w:tc>
        <w:tc>
          <w:tcPr>
            <w:tcW w:w="417" w:type="pct"/>
            <w:tcBorders>
              <w:top w:val="nil"/>
              <w:left w:val="nil"/>
              <w:bottom w:val="nil"/>
              <w:right w:val="single" w:sz="2" w:space="0" w:color="auto"/>
            </w:tcBorders>
          </w:tcPr>
          <w:p ns2:paraId="3524948F" ns2:textId="77777777" w:rsidR="00C0130B" w:rsidRDefault="00C0130B" w:rsidP="00C90784">
            <w:pPr>
              <w:tabs>
                <w:tab w:val="decimal" w:pos="207"/>
                <w:tab w:val="left" w:pos="287"/>
              </w:tabs>
              <w:spacing w:before="15" w:after="15"/>
              <w:rPr>
                <w:sz w:val="18"/>
                <w:szCs w:val="18"/>
              </w:rPr>
            </w:pPr>
            <w:r>
              <w:rPr>
                <w:sz w:val="18"/>
                <w:szCs w:val="18"/>
              </w:rPr>
              <w:tab/>
              <w:t xml:space="preserve">(11.2) </w:t>
            </w:r>
          </w:p>
        </w:tc>
        <w:tc>
          <w:tcPr>
            <w:tcW w:w="417" w:type="pct"/>
            <w:tcBorders>
              <w:top w:val="nil"/>
              <w:left w:val="nil"/>
              <w:bottom w:val="nil"/>
              <w:right w:val="nil"/>
            </w:tcBorders>
          </w:tcPr>
          <w:p ns2:paraId="5763F742" ns2:textId="77777777" w:rsidR="00C0130B" w:rsidRDefault="00C0130B" w:rsidP="00C90784">
            <w:pPr>
              <w:tabs>
                <w:tab w:val="decimal" w:pos="319"/>
                <w:tab w:val="left" w:pos="399"/>
              </w:tabs>
              <w:spacing w:before="15" w:after="15"/>
              <w:rPr>
                <w:sz w:val="18"/>
                <w:szCs w:val="18"/>
              </w:rPr>
            </w:pPr>
            <w:r>
              <w:rPr>
                <w:sz w:val="18"/>
                <w:szCs w:val="18"/>
              </w:rPr>
              <w:tab/>
              <w:t xml:space="preserve">21 </w:t>
            </w:r>
          </w:p>
        </w:tc>
        <w:tc>
          <w:tcPr>
            <w:tcW w:w="414" w:type="pct"/>
            <w:tcBorders>
              <w:top w:val="nil"/>
              <w:left w:val="nil"/>
              <w:bottom w:val="nil"/>
            </w:tcBorders>
          </w:tcPr>
          <w:p ns2:paraId="3111797E" ns2:textId="77777777" w:rsidR="00C0130B" w:rsidRDefault="00C0130B" w:rsidP="00C90784">
            <w:pPr>
              <w:tabs>
                <w:tab w:val="decimal" w:pos="207"/>
                <w:tab w:val="left" w:pos="287"/>
              </w:tabs>
              <w:spacing w:before="15" w:after="15"/>
              <w:rPr>
                <w:sz w:val="18"/>
                <w:szCs w:val="18"/>
              </w:rPr>
            </w:pPr>
            <w:r>
              <w:rPr>
                <w:sz w:val="18"/>
                <w:szCs w:val="18"/>
              </w:rPr>
              <w:tab/>
              <w:t xml:space="preserve">(12.3) </w:t>
            </w:r>
          </w:p>
        </w:tc>
      </w:tr>
      <w:tr w:rsidR="00C718A3" ns2:paraId="5687D869" ns2:textId="77777777" w:rsidTr="00043023">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5C276EFC" ns2:textId="77777777" w:rsidR="00C0130B" w:rsidRDefault="00C0130B" w:rsidP="00C90784">
            <w:pPr>
              <w:spacing w:before="15" w:after="15"/>
              <w:ind w:left="160" w:right="1" w:hanging="160"/>
              <w:rPr>
                <w:sz w:val="18"/>
                <w:szCs w:val="18"/>
              </w:rPr>
            </w:pPr>
            <w:r>
              <w:rPr>
                <w:sz w:val="18"/>
                <w:szCs w:val="18"/>
              </w:rPr>
              <w:t xml:space="preserve">   Hyperglycaemia </w:t>
            </w:r>
          </w:p>
        </w:tc>
        <w:tc>
          <w:tcPr>
            <w:tcW w:w="417" w:type="pct"/>
            <w:tcBorders>
              <w:top w:val="nil"/>
              <w:left w:val="nil"/>
              <w:bottom w:val="nil"/>
              <w:right w:val="nil"/>
            </w:tcBorders>
          </w:tcPr>
          <w:p ns2:paraId="6FD9B181" ns2:textId="77777777" w:rsidR="00C0130B" w:rsidRDefault="00C0130B" w:rsidP="00C90784">
            <w:pPr>
              <w:tabs>
                <w:tab w:val="decimal" w:pos="319"/>
                <w:tab w:val="left" w:pos="399"/>
              </w:tabs>
              <w:spacing w:before="15" w:after="15"/>
              <w:rPr>
                <w:sz w:val="18"/>
                <w:szCs w:val="18"/>
              </w:rPr>
            </w:pPr>
            <w:r>
              <w:rPr>
                <w:sz w:val="18"/>
                <w:szCs w:val="18"/>
              </w:rPr>
              <w:tab/>
              <w:t xml:space="preserve">1 </w:t>
            </w:r>
          </w:p>
        </w:tc>
        <w:tc>
          <w:tcPr>
            <w:tcW w:w="417" w:type="pct"/>
            <w:tcBorders>
              <w:top w:val="nil"/>
              <w:left w:val="nil"/>
              <w:bottom w:val="nil"/>
              <w:right w:val="single" w:sz="2" w:space="0" w:color="auto"/>
            </w:tcBorders>
          </w:tcPr>
          <w:p ns2:paraId="0D7B9AA7" ns2:textId="77777777" w:rsidR="00C0130B" w:rsidRDefault="00C0130B" w:rsidP="00C90784">
            <w:pPr>
              <w:tabs>
                <w:tab w:val="decimal" w:pos="207"/>
                <w:tab w:val="left" w:pos="287"/>
              </w:tabs>
              <w:spacing w:before="15" w:after="15"/>
              <w:rPr>
                <w:sz w:val="18"/>
                <w:szCs w:val="18"/>
              </w:rPr>
            </w:pPr>
            <w:r>
              <w:rPr>
                <w:sz w:val="18"/>
                <w:szCs w:val="18"/>
              </w:rPr>
              <w:tab/>
              <w:t xml:space="preserve">(33.3) </w:t>
            </w:r>
          </w:p>
        </w:tc>
        <w:tc>
          <w:tcPr>
            <w:tcW w:w="417" w:type="pct"/>
            <w:tcBorders>
              <w:top w:val="nil"/>
              <w:left w:val="nil"/>
              <w:bottom w:val="nil"/>
              <w:right w:val="nil"/>
            </w:tcBorders>
          </w:tcPr>
          <w:p ns2:paraId="59E8A4A6" ns2:textId="77777777" w:rsidR="00C0130B" w:rsidRDefault="00C0130B" w:rsidP="00C90784">
            <w:pPr>
              <w:tabs>
                <w:tab w:val="decimal" w:pos="319"/>
                <w:tab w:val="left" w:pos="399"/>
              </w:tabs>
              <w:spacing w:before="15" w:after="15"/>
              <w:rPr>
                <w:sz w:val="18"/>
                <w:szCs w:val="18"/>
              </w:rPr>
            </w:pPr>
            <w:r>
              <w:rPr>
                <w:sz w:val="18"/>
                <w:szCs w:val="18"/>
              </w:rPr>
              <w:tab/>
              <w:t xml:space="preserve">3 </w:t>
            </w:r>
          </w:p>
        </w:tc>
        <w:tc>
          <w:tcPr>
            <w:tcW w:w="417" w:type="pct"/>
            <w:tcBorders>
              <w:top w:val="nil"/>
              <w:left w:val="nil"/>
              <w:bottom w:val="nil"/>
              <w:right w:val="single" w:sz="2" w:space="0" w:color="auto"/>
            </w:tcBorders>
          </w:tcPr>
          <w:p ns2:paraId="4D01660C" ns2:textId="77777777" w:rsidR="00C0130B" w:rsidRDefault="00C0130B" w:rsidP="00C90784">
            <w:pPr>
              <w:tabs>
                <w:tab w:val="decimal" w:pos="207"/>
                <w:tab w:val="left" w:pos="287"/>
              </w:tabs>
              <w:spacing w:before="15" w:after="15"/>
              <w:rPr>
                <w:sz w:val="18"/>
                <w:szCs w:val="18"/>
              </w:rPr>
            </w:pPr>
            <w:r>
              <w:rPr>
                <w:sz w:val="18"/>
                <w:szCs w:val="18"/>
              </w:rPr>
              <w:tab/>
              <w:t xml:space="preserve">(4.3) </w:t>
            </w:r>
          </w:p>
        </w:tc>
        <w:tc>
          <w:tcPr>
            <w:tcW w:w="417" w:type="pct"/>
            <w:tcBorders>
              <w:top w:val="nil"/>
              <w:left w:val="nil"/>
              <w:bottom w:val="nil"/>
              <w:right w:val="nil"/>
            </w:tcBorders>
          </w:tcPr>
          <w:p ns2:paraId="49B4A9DC" ns2:textId="77777777" w:rsidR="00C0130B" w:rsidRDefault="00C0130B" w:rsidP="00C90784">
            <w:pPr>
              <w:tabs>
                <w:tab w:val="decimal" w:pos="319"/>
                <w:tab w:val="left" w:pos="399"/>
              </w:tabs>
              <w:spacing w:before="15" w:after="15"/>
              <w:rPr>
                <w:sz w:val="18"/>
                <w:szCs w:val="18"/>
              </w:rPr>
            </w:pPr>
            <w:r>
              <w:rPr>
                <w:sz w:val="18"/>
                <w:szCs w:val="18"/>
              </w:rPr>
              <w:tab/>
              <w:t xml:space="preserve">16 </w:t>
            </w:r>
          </w:p>
        </w:tc>
        <w:tc>
          <w:tcPr>
            <w:tcW w:w="417" w:type="pct"/>
            <w:tcBorders>
              <w:top w:val="nil"/>
              <w:left w:val="nil"/>
              <w:bottom w:val="nil"/>
              <w:right w:val="single" w:sz="2" w:space="0" w:color="auto"/>
            </w:tcBorders>
          </w:tcPr>
          <w:p ns2:paraId="32E52C0C" ns2:textId="77777777" w:rsidR="00C0130B" w:rsidRDefault="00C0130B" w:rsidP="00C90784">
            <w:pPr>
              <w:tabs>
                <w:tab w:val="decimal" w:pos="207"/>
                <w:tab w:val="left" w:pos="287"/>
              </w:tabs>
              <w:spacing w:before="15" w:after="15"/>
              <w:rPr>
                <w:sz w:val="18"/>
                <w:szCs w:val="18"/>
              </w:rPr>
            </w:pPr>
            <w:r>
              <w:rPr>
                <w:sz w:val="18"/>
                <w:szCs w:val="18"/>
              </w:rPr>
              <w:tab/>
              <w:t xml:space="preserve">(16.3) </w:t>
            </w:r>
          </w:p>
        </w:tc>
        <w:tc>
          <w:tcPr>
            <w:tcW w:w="417" w:type="pct"/>
            <w:tcBorders>
              <w:top w:val="nil"/>
              <w:left w:val="nil"/>
              <w:bottom w:val="nil"/>
              <w:right w:val="nil"/>
            </w:tcBorders>
          </w:tcPr>
          <w:p ns2:paraId="1CD79B02" ns2:textId="77777777" w:rsidR="00C0130B" w:rsidRDefault="00C0130B" w:rsidP="00C90784">
            <w:pPr>
              <w:tabs>
                <w:tab w:val="decimal" w:pos="319"/>
                <w:tab w:val="left" w:pos="399"/>
              </w:tabs>
              <w:spacing w:before="15" w:after="15"/>
              <w:rPr>
                <w:sz w:val="18"/>
                <w:szCs w:val="18"/>
              </w:rPr>
            </w:pPr>
            <w:r>
              <w:rPr>
                <w:sz w:val="18"/>
                <w:szCs w:val="18"/>
              </w:rPr>
              <w:tab/>
              <w:t xml:space="preserve">20 </w:t>
            </w:r>
          </w:p>
        </w:tc>
        <w:tc>
          <w:tcPr>
            <w:tcW w:w="414" w:type="pct"/>
            <w:tcBorders>
              <w:top w:val="nil"/>
              <w:left w:val="nil"/>
              <w:bottom w:val="nil"/>
            </w:tcBorders>
          </w:tcPr>
          <w:p ns2:paraId="16625C9E" ns2:textId="77777777" w:rsidR="00C0130B" w:rsidRDefault="00C0130B" w:rsidP="00C90784">
            <w:pPr>
              <w:tabs>
                <w:tab w:val="decimal" w:pos="207"/>
                <w:tab w:val="left" w:pos="287"/>
              </w:tabs>
              <w:spacing w:before="15" w:after="15"/>
              <w:rPr>
                <w:sz w:val="18"/>
                <w:szCs w:val="18"/>
              </w:rPr>
            </w:pPr>
            <w:r>
              <w:rPr>
                <w:sz w:val="18"/>
                <w:szCs w:val="18"/>
              </w:rPr>
              <w:tab/>
              <w:t xml:space="preserve">(11.7) </w:t>
            </w:r>
          </w:p>
        </w:tc>
      </w:tr>
      <w:tr w:rsidR="00C718A3" ns2:paraId="6AB997EE" ns2:textId="77777777" w:rsidTr="002C5A84">
        <w:tblPrEx>
          <w:tblBorders>
            <w:top w:val="single" w:sz="6" w:space="0" w:color="auto"/>
            <w:bottom w:val="single" w:sz="6" w:space="0" w:color="auto"/>
          </w:tblBorders>
        </w:tblPrEx>
        <w:trPr>
          <w:jc w:val="center"/>
        </w:trPr>
        <w:tc>
          <w:tcPr>
            <w:tcW w:w="1667" w:type="pct"/>
            <w:tcBorders>
              <w:top w:val="nil"/>
              <w:bottom w:val="single" w:sz="6" w:space="0" w:color="auto"/>
              <w:right w:val="single" w:sz="2" w:space="0" w:color="auto"/>
            </w:tcBorders>
          </w:tcPr>
          <w:p ns2:paraId="34862B22" ns2:textId="77777777" w:rsidR="00C0130B" w:rsidRDefault="00C0130B" w:rsidP="00C90784">
            <w:pPr>
              <w:spacing w:before="15" w:after="15"/>
              <w:ind w:left="160" w:right="1" w:hanging="160"/>
              <w:rPr>
                <w:sz w:val="18"/>
                <w:szCs w:val="18"/>
              </w:rPr>
            </w:pPr>
            <w:r>
              <w:rPr>
                <w:sz w:val="18"/>
                <w:szCs w:val="18"/>
              </w:rPr>
              <w:t xml:space="preserve">   Blood creatinine increased </w:t>
            </w:r>
          </w:p>
        </w:tc>
        <w:tc>
          <w:tcPr>
            <w:tcW w:w="417" w:type="pct"/>
            <w:tcBorders>
              <w:top w:val="nil"/>
              <w:left w:val="nil"/>
              <w:bottom w:val="single" w:sz="6" w:space="0" w:color="auto"/>
              <w:right w:val="nil"/>
            </w:tcBorders>
          </w:tcPr>
          <w:p ns2:paraId="1A317BEA" ns2:textId="77777777" w:rsidR="00C0130B" w:rsidRDefault="00C0130B" w:rsidP="00C90784">
            <w:pPr>
              <w:tabs>
                <w:tab w:val="decimal" w:pos="319"/>
                <w:tab w:val="left" w:pos="399"/>
              </w:tabs>
              <w:spacing w:before="15" w:after="15"/>
              <w:rPr>
                <w:sz w:val="18"/>
                <w:szCs w:val="18"/>
              </w:rPr>
            </w:pPr>
            <w:r>
              <w:rPr>
                <w:sz w:val="18"/>
                <w:szCs w:val="18"/>
              </w:rPr>
              <w:tab/>
              <w:t xml:space="preserve">1 </w:t>
            </w:r>
          </w:p>
        </w:tc>
        <w:tc>
          <w:tcPr>
            <w:tcW w:w="417" w:type="pct"/>
            <w:tcBorders>
              <w:top w:val="nil"/>
              <w:left w:val="nil"/>
              <w:bottom w:val="single" w:sz="6" w:space="0" w:color="auto"/>
              <w:right w:val="single" w:sz="2" w:space="0" w:color="auto"/>
            </w:tcBorders>
          </w:tcPr>
          <w:p ns2:paraId="776B7B33" ns2:textId="77777777" w:rsidR="00C0130B" w:rsidRDefault="00C0130B" w:rsidP="00C90784">
            <w:pPr>
              <w:tabs>
                <w:tab w:val="decimal" w:pos="207"/>
                <w:tab w:val="left" w:pos="287"/>
              </w:tabs>
              <w:spacing w:before="15" w:after="15"/>
              <w:rPr>
                <w:sz w:val="18"/>
                <w:szCs w:val="18"/>
              </w:rPr>
            </w:pPr>
            <w:r>
              <w:rPr>
                <w:sz w:val="18"/>
                <w:szCs w:val="18"/>
              </w:rPr>
              <w:tab/>
              <w:t xml:space="preserve">(33.3) </w:t>
            </w:r>
          </w:p>
        </w:tc>
        <w:tc>
          <w:tcPr>
            <w:tcW w:w="417" w:type="pct"/>
            <w:tcBorders>
              <w:top w:val="nil"/>
              <w:left w:val="nil"/>
              <w:bottom w:val="single" w:sz="6" w:space="0" w:color="auto"/>
              <w:right w:val="nil"/>
            </w:tcBorders>
          </w:tcPr>
          <w:p ns2:paraId="71624065" ns2:textId="77777777" w:rsidR="00C0130B" w:rsidRDefault="00C0130B" w:rsidP="00C90784">
            <w:pPr>
              <w:tabs>
                <w:tab w:val="decimal" w:pos="319"/>
                <w:tab w:val="left" w:pos="399"/>
              </w:tabs>
              <w:spacing w:before="15" w:after="15"/>
              <w:rPr>
                <w:sz w:val="18"/>
                <w:szCs w:val="18"/>
              </w:rPr>
            </w:pPr>
            <w:r>
              <w:rPr>
                <w:sz w:val="18"/>
                <w:szCs w:val="18"/>
              </w:rPr>
              <w:tab/>
              <w:t xml:space="preserve">7 </w:t>
            </w:r>
          </w:p>
        </w:tc>
        <w:tc>
          <w:tcPr>
            <w:tcW w:w="417" w:type="pct"/>
            <w:tcBorders>
              <w:top w:val="nil"/>
              <w:left w:val="nil"/>
              <w:bottom w:val="single" w:sz="6" w:space="0" w:color="auto"/>
              <w:right w:val="single" w:sz="2" w:space="0" w:color="auto"/>
            </w:tcBorders>
          </w:tcPr>
          <w:p ns2:paraId="614D600B" ns2:textId="77777777" w:rsidR="00C0130B" w:rsidRDefault="00C0130B" w:rsidP="00C90784">
            <w:pPr>
              <w:tabs>
                <w:tab w:val="decimal" w:pos="207"/>
                <w:tab w:val="left" w:pos="287"/>
              </w:tabs>
              <w:spacing w:before="15" w:after="15"/>
              <w:rPr>
                <w:sz w:val="18"/>
                <w:szCs w:val="18"/>
              </w:rPr>
            </w:pPr>
            <w:r>
              <w:rPr>
                <w:sz w:val="18"/>
                <w:szCs w:val="18"/>
              </w:rPr>
              <w:tab/>
              <w:t xml:space="preserve">(10.0) </w:t>
            </w:r>
          </w:p>
        </w:tc>
        <w:tc>
          <w:tcPr>
            <w:tcW w:w="417" w:type="pct"/>
            <w:tcBorders>
              <w:top w:val="nil"/>
              <w:left w:val="nil"/>
              <w:bottom w:val="single" w:sz="6" w:space="0" w:color="auto"/>
              <w:right w:val="nil"/>
            </w:tcBorders>
          </w:tcPr>
          <w:p ns2:paraId="706A81DA" ns2:textId="77777777" w:rsidR="00C0130B" w:rsidRDefault="00C0130B" w:rsidP="00C90784">
            <w:pPr>
              <w:tabs>
                <w:tab w:val="decimal" w:pos="319"/>
                <w:tab w:val="left" w:pos="399"/>
              </w:tabs>
              <w:spacing w:before="15" w:after="15"/>
              <w:rPr>
                <w:sz w:val="18"/>
                <w:szCs w:val="18"/>
              </w:rPr>
            </w:pPr>
            <w:r>
              <w:rPr>
                <w:sz w:val="18"/>
                <w:szCs w:val="18"/>
              </w:rPr>
              <w:tab/>
              <w:t xml:space="preserve">10 </w:t>
            </w:r>
          </w:p>
        </w:tc>
        <w:tc>
          <w:tcPr>
            <w:tcW w:w="417" w:type="pct"/>
            <w:tcBorders>
              <w:top w:val="nil"/>
              <w:left w:val="nil"/>
              <w:bottom w:val="single" w:sz="6" w:space="0" w:color="auto"/>
              <w:right w:val="single" w:sz="2" w:space="0" w:color="auto"/>
            </w:tcBorders>
          </w:tcPr>
          <w:p ns2:paraId="41046BB3" ns2:textId="77777777" w:rsidR="00C0130B" w:rsidRDefault="00C0130B" w:rsidP="00C90784">
            <w:pPr>
              <w:tabs>
                <w:tab w:val="decimal" w:pos="207"/>
                <w:tab w:val="left" w:pos="287"/>
              </w:tabs>
              <w:spacing w:before="15" w:after="15"/>
              <w:rPr>
                <w:sz w:val="18"/>
                <w:szCs w:val="18"/>
              </w:rPr>
            </w:pPr>
            <w:r>
              <w:rPr>
                <w:sz w:val="18"/>
                <w:szCs w:val="18"/>
              </w:rPr>
              <w:tab/>
              <w:t xml:space="preserve">(10.2) </w:t>
            </w:r>
          </w:p>
        </w:tc>
        <w:tc>
          <w:tcPr>
            <w:tcW w:w="417" w:type="pct"/>
            <w:tcBorders>
              <w:top w:val="nil"/>
              <w:left w:val="nil"/>
              <w:bottom w:val="single" w:sz="6" w:space="0" w:color="auto"/>
              <w:right w:val="nil"/>
            </w:tcBorders>
          </w:tcPr>
          <w:p ns2:paraId="61A49442" ns2:textId="77777777" w:rsidR="00C0130B" w:rsidRDefault="00C0130B" w:rsidP="00C90784">
            <w:pPr>
              <w:tabs>
                <w:tab w:val="decimal" w:pos="319"/>
                <w:tab w:val="left" w:pos="399"/>
              </w:tabs>
              <w:spacing w:before="15" w:after="15"/>
              <w:rPr>
                <w:sz w:val="18"/>
                <w:szCs w:val="18"/>
              </w:rPr>
            </w:pPr>
            <w:r>
              <w:rPr>
                <w:sz w:val="18"/>
                <w:szCs w:val="18"/>
              </w:rPr>
              <w:tab/>
              <w:t xml:space="preserve">18 </w:t>
            </w:r>
          </w:p>
        </w:tc>
        <w:tc>
          <w:tcPr>
            <w:tcW w:w="414" w:type="pct"/>
            <w:tcBorders>
              <w:top w:val="nil"/>
              <w:left w:val="nil"/>
              <w:bottom w:val="single" w:sz="6" w:space="0" w:color="auto"/>
            </w:tcBorders>
          </w:tcPr>
          <w:p ns2:paraId="01D886D7" ns2:textId="77777777" w:rsidR="00C0130B" w:rsidRDefault="00C0130B" w:rsidP="00C90784">
            <w:pPr>
              <w:tabs>
                <w:tab w:val="decimal" w:pos="207"/>
                <w:tab w:val="left" w:pos="287"/>
              </w:tabs>
              <w:spacing w:before="15" w:after="15"/>
              <w:rPr>
                <w:sz w:val="18"/>
                <w:szCs w:val="18"/>
              </w:rPr>
            </w:pPr>
            <w:r>
              <w:rPr>
                <w:sz w:val="18"/>
                <w:szCs w:val="18"/>
              </w:rPr>
              <w:tab/>
              <w:t xml:space="preserve">(10.5) </w:t>
            </w:r>
          </w:p>
        </w:tc>
      </w:tr>
      <w:tr w:rsidR="00043023" ns2:paraId="42D8AD76" ns2:textId="77777777" w:rsidTr="002C5A84">
        <w:tblPrEx>
          <w:tblBorders>
            <w:top w:val="single" w:sz="6" w:space="0" w:color="auto"/>
            <w:bottom w:val="single" w:sz="6" w:space="0" w:color="auto"/>
          </w:tblBorders>
        </w:tblPrEx>
        <w:trPr>
          <w:jc w:val="center"/>
        </w:trPr>
        <w:tc>
          <w:tcPr>
            <w:tcW w:w="5000" w:type="pct"/>
            <w:gridSpan w:val="9"/>
            <w:tcBorders>
              <w:top w:val="single" w:sz="6" w:space="0" w:color="auto"/>
              <w:bottom w:val="double" w:sz="4" w:space="0" w:color="auto"/>
            </w:tcBorders>
          </w:tcPr>
          <w:p ns2:paraId="0D9DE943" ns2:textId="77777777" w:rsidR="00043023" w:rsidRDefault="00043023" w:rsidP="00043023">
            <w:pPr>
              <w:spacing w:before="30" w:after="30"/>
              <w:ind w:left="160" w:right="1" w:hanging="160"/>
              <w:rPr>
                <w:sz w:val="18"/>
                <w:szCs w:val="18"/>
              </w:rPr>
            </w:pPr>
            <w:r>
              <w:rPr>
                <w:sz w:val="18"/>
                <w:szCs w:val="18"/>
              </w:rPr>
              <w:t xml:space="preserve"> Every participant is counted a single time for each applicable row and column.</w:t>
            </w:r>
          </w:p>
          <w:p ns2:paraId="7E0A794A" ns2:textId="10420A62" w:rsidR="00043023" w:rsidRDefault="00043023" w:rsidP="00043023">
            <w:pPr>
              <w:spacing w:before="30" w:after="30"/>
              <w:ind w:left="160" w:right="1" w:hanging="160"/>
              <w:rPr>
                <w:sz w:val="18"/>
                <w:szCs w:val="18"/>
              </w:rPr>
            </w:pPr>
            <w:r>
              <w:rPr>
                <w:sz w:val="18"/>
                <w:szCs w:val="18"/>
              </w:rPr>
              <w:t xml:space="preserve"> A specific adverse event appears on this report only if its incidence in one or more of the columns meets the incidence criterion in the report title, after rounding. </w:t>
            </w:r>
            <w:r w:rsidRPr="00FB300E">
              <w:rPr>
                <w:sz w:val="18"/>
                <w:szCs w:val="18"/>
              </w:rPr>
              <w:t>Table presents total column incidence ≥ 10%</w:t>
            </w:r>
          </w:p>
          <w:p ns2:paraId="72DC16CC" ns2:textId="77777777" w:rsidR="00043023" w:rsidRDefault="00043023" w:rsidP="00043023">
            <w:pPr>
              <w:spacing w:before="30" w:after="30"/>
              <w:ind w:left="160" w:right="1" w:hanging="160"/>
              <w:rPr>
                <w:sz w:val="18"/>
                <w:szCs w:val="18"/>
              </w:rPr>
            </w:pPr>
            <w:r>
              <w:rPr>
                <w:sz w:val="18"/>
                <w:szCs w:val="18"/>
              </w:rPr>
              <w:t xml:space="preserve"> Non-serious AEs up to 30 days and SAEs up to 90 days of last dose of study intervention are included.</w:t>
            </w:r>
          </w:p>
          <w:p ns2:paraId="0C62BC26" ns2:textId="00638753" w:rsidR="00043023" w:rsidRDefault="00043023" w:rsidP="00043023">
            <w:pPr>
              <w:tabs>
                <w:tab w:val="decimal" w:pos="207"/>
                <w:tab w:val="left" w:pos="287"/>
              </w:tabs>
              <w:spacing w:before="15" w:after="15"/>
              <w:rPr>
                <w:sz w:val="18"/>
                <w:szCs w:val="18"/>
              </w:rPr>
            </w:pPr>
            <w:r>
              <w:rPr>
                <w:sz w:val="18"/>
                <w:szCs w:val="18"/>
              </w:rPr>
              <w:t xml:space="preserve"> Database cutoff date: 21MAY2024</w:t>
            </w:r>
          </w:p>
        </w:tc>
      </w:tr>
      <w:tr w:rsidR="00043023" ns2:paraId="1F44DFEF" ns2:textId="77777777" w:rsidTr="00043023">
        <w:tblPrEx>
          <w:tblBorders>
            <w:top w:val="single" w:sz="6" w:space="0" w:color="auto"/>
            <w:bottom w:val="single" w:sz="6" w:space="0" w:color="auto"/>
          </w:tblBorders>
        </w:tblPrEx>
        <w:trPr>
          <w:jc w:val="center"/>
        </w:trPr>
        <w:tc>
          <w:tcPr>
            <w:tcW w:w="5000" w:type="pct"/>
            <w:gridSpan w:val="9"/>
            <w:tcBorders>
              <w:top w:val="double" w:sz="4" w:space="0" w:color="auto"/>
              <w:left w:val="nil"/>
              <w:bottom w:val="nil"/>
              <w:right w:val="nil"/>
            </w:tcBorders>
          </w:tcPr>
          <w:p ns2:paraId="114BAD52" ns2:textId="054B2E55" w:rsidR="00043023" w:rsidRDefault="00043023" w:rsidP="00043023">
            <w:pPr>
              <w:tabs>
                <w:tab w:val="decimal" w:pos="207"/>
                <w:tab w:val="left" w:pos="287"/>
              </w:tabs>
              <w:spacing w:before="15" w:after="15"/>
              <w:rPr>
                <w:sz w:val="18"/>
                <w:szCs w:val="18"/>
              </w:rPr>
            </w:pPr>
            <w:r>
              <w:rPr>
                <w:sz w:val="18"/>
                <w:szCs w:val="18"/>
              </w:rPr>
              <w:t>Source:  [P002MK2870: adam-adsl; adae]</w:t>
            </w:r>
          </w:p>
        </w:tc>
      </w:tr>
    </w:tbl>
    <w:p ns2:paraId="53B9B346" ns2:textId="77777777" w:rsidR="00C0130B" w:rsidRDefault="00C0130B" w:rsidP="00C0130B">
      <w:pPr>
        <w:rPr>
          <w:sz w:val="18"/>
          <w:szCs w:val="18"/>
        </w:rPr>
      </w:pPr>
      <w:ins w:id="12912" w:author="GoldenCorpusHarness" w:date="2026-03-28T21:57:55Z">
        <w:r>
          <w:t>In the sac-TMT group, 40 participants (30.8%) experienced SAEs, and 27 participants (20.8%) experienced SAEs that were considered drug-related by the investigator [Table 44].</w:t>
        </w:r>
      </w:ins>
    </w:p>
    <w:p ns2:paraId="34206804" ns2:textId="19D9276B" w:rsidR="00C0130B" w:rsidRDefault="0049194F" w:rsidP="00C94941">
      <w:pPr>
        <w:pStyle w:val="TableTitle"/>
      </w:pPr>
      <w:r>
        <w:t>T</w:t>
      </w:r>
      <w:del w:id="12913" w:author="GoldenCorpusHarness" w:date="2026-03-28T21:57:55Z">
        <w:r>
          <w:delText>able 52MK-2870-002 (SKB264-Ⅱ-06): Participants With D</w:delText>
        </w:r>
      </w:del>
      <w:ins w:id="12914" w:author="GoldenCorpusHarness" w:date="2026-03-28T21:57:55Z">
        <w:r>
          <w:t>he most frequently reported (incidence &gt;1%) d</w:t>
        </w:r>
      </w:ins>
      <w:r>
        <w:t xml:space="preserve">rug-related </w:t>
      </w:r>
      <w:del w:id="12915" w:author="GoldenCorpusHarness" w:date="2026-03-28T21:57:55Z">
        <w:r>
          <w:delText>Grade ≥</w:delText>
        </w:r>
      </w:del>
      <w:ins w:id="12916" w:author="GoldenCorpusHarness" w:date="2026-03-28T21:57:55Z">
        <w:r>
          <w:t>SAEs in this group were neutrophil count decreased (8.5%), WBC decreased (7.7%), anemia (6.2%), platelet count decreased (5.4%), and stomatitis (</w:t>
        </w:r>
      </w:ins>
      <w:r>
        <w:t>3</w:t>
      </w:r>
      <w:del w:id="12917" w:author="GoldenCorpusHarness" w:date="2026-03-28T21:57:55Z">
        <w:r>
          <w:delText xml:space="preserve"> Adverse Events </w:delText>
        </w:r>
      </w:del>
      <w:ins w:id="12918" w:author="GoldenCorpusHarness" w:date="2026-03-28T21:57:55Z">
        <w:r>
          <w:t>.8%) and hepatic function a</w:t>
        </w:r>
      </w:ins>
      <w:r>
        <w:t>b</w:t>
      </w:r>
      <w:del w:id="12919" w:author="GoldenCorpusHarness" w:date="2026-03-28T21:57:55Z">
        <w:r>
          <w:delText>y Decreasing Incidence (Incidence ≥</w:delText>
        </w:r>
      </w:del>
      <w:ins w:id="12920" w:author="GoldenCorpusHarness" w:date="2026-03-28T21:57:55Z">
        <w:r>
          <w:t>normal (1.</w:t>
        </w:r>
      </w:ins>
      <w:r>
        <w:t>5%</w:t>
      </w:r>
      <w:del w:id="12921" w:author="GoldenCorpusHarness" w:date="2026-03-28T21:57:55Z">
        <w:r>
          <w:delText xml:space="preserve"> in One or More </w:delText>
        </w:r>
      </w:del>
      <w:ins w:id="12922" w:author="GoldenCorpusHarness" w:date="2026-03-28T21:57:55Z">
        <w:r>
          <w:t>) [</w:t>
        </w:r>
      </w:ins>
      <w:r>
        <w:t>T</w:t>
      </w:r>
      <w:del w:id="12923" w:author="GoldenCorpusHarness" w:date="2026-03-28T21:57:55Z">
        <w:r>
          <w:delText>reatment Groups) (APaT Population)</w:delText>
        </w:r>
      </w:del>
      <w:ins w:id="12924" w:author="GoldenCorpusHarness" w:date="2026-03-28T21:57:55Z">
        <w:r>
          <w:t>able 83].</w:t>
        </w:r>
      </w:ins>
    </w:p>
    <w:tbl>
      <w:tblPr>
        <w:tblW w:w="5000" w:type="pct"/>
        <w:jc w:val="center"/>
        <w:tblBorders>
          <w:top w:val="double" w:sz="6" w:space="0" w:color="auto"/>
          <w:left w:val="single" w:sz="6" w:space="0" w:color="auto"/>
          <w:bottom w:val="double" w:sz="6" w:space="0" w:color="auto"/>
          <w:right w:val="single" w:sz="6" w:space="0" w:color="auto"/>
        </w:tblBorders>
        <w:tblCellMar>
          <w:left w:w="72" w:type="dxa"/>
          <w:right w:w="72" w:type="dxa"/>
        </w:tblCellMar>
        <w:tblLook w:val="0000" w:firstRow="0" w:lastRow="0" w:firstColumn="0" w:lastColumn="0" w:noHBand="0" w:noVBand="0"/>
      </w:tblPr>
      <w:tblGrid>
        <w:gridCol w:w="2996"/>
        <w:gridCol w:w="750"/>
        <w:gridCol w:w="749"/>
        <w:gridCol w:w="749"/>
        <w:gridCol w:w="749"/>
        <w:gridCol w:w="749"/>
        <w:gridCol w:w="749"/>
        <w:gridCol w:w="749"/>
        <w:gridCol w:w="744"/>
      </w:tblGrid>
      <w:tr w:rsidR="00C718A3" ns2:paraId="4183CD69" ns2:textId="77777777" w:rsidTr="004214B6">
        <w:trPr>
          <w:jc w:val="center"/>
        </w:trPr>
        <w:tc>
          <w:tcPr>
            <w:tcW w:w="1667" w:type="pct"/>
            <w:tcBorders>
              <w:top w:val="double" w:sz="6" w:space="0" w:color="auto"/>
              <w:bottom w:val="nil"/>
              <w:right w:val="single" w:sz="2" w:space="0" w:color="auto"/>
            </w:tcBorders>
          </w:tcPr>
          <w:p ns2:paraId="5A433C1D" ns2:textId="77777777" w:rsidR="00C0130B" w:rsidRDefault="00C0130B" w:rsidP="00C90784">
            <w:pPr>
              <w:spacing w:before="15" w:after="15"/>
              <w:rPr>
                <w:sz w:val="18"/>
                <w:szCs w:val="18"/>
              </w:rPr>
            </w:pPr>
          </w:p>
        </w:tc>
        <w:tc>
          <w:tcPr>
            <w:tcW w:w="833" w:type="pct"/>
            <w:gridSpan w:val="2"/>
            <w:tcBorders>
              <w:top w:val="double" w:sz="6" w:space="0" w:color="auto"/>
              <w:left w:val="nil"/>
              <w:bottom w:val="single" w:sz="2" w:space="0" w:color="auto"/>
              <w:right w:val="single" w:sz="2" w:space="0" w:color="auto"/>
            </w:tcBorders>
          </w:tcPr>
          <w:p ns2:paraId="60661C7E" ns2:textId="79D531AE" w:rsidR="00C0130B" w:rsidRDefault="005F4918" w:rsidP="00C90784">
            <w:pPr>
              <w:spacing w:before="15" w:after="15"/>
              <w:jc w:val="center"/>
              <w:rPr>
                <w:sz w:val="18"/>
                <w:szCs w:val="18"/>
              </w:rPr>
            </w:pPr>
            <w:r w:rsidRPr="005F4918">
              <w:rPr>
                <w:sz w:val="18"/>
                <w:szCs w:val="18"/>
              </w:rPr>
              <w:t>sac-TMT</w:t>
            </w:r>
            <w:r w:rsidR="00C0130B">
              <w:rPr>
                <w:sz w:val="18"/>
                <w:szCs w:val="18"/>
              </w:rPr>
              <w:t xml:space="preserve"> 3 mg/kg + Pembrolizumab 400 mg </w:t>
            </w:r>
          </w:p>
        </w:tc>
        <w:tc>
          <w:tcPr>
            <w:tcW w:w="833" w:type="pct"/>
            <w:gridSpan w:val="2"/>
            <w:tcBorders>
              <w:top w:val="double" w:sz="6" w:space="0" w:color="auto"/>
              <w:left w:val="nil"/>
              <w:bottom w:val="single" w:sz="2" w:space="0" w:color="auto"/>
              <w:right w:val="single" w:sz="2" w:space="0" w:color="auto"/>
            </w:tcBorders>
          </w:tcPr>
          <w:p ns2:paraId="4860068F" ns2:textId="597740EF" w:rsidR="00C0130B" w:rsidRDefault="005F4918" w:rsidP="00C90784">
            <w:pPr>
              <w:spacing w:before="15" w:after="15"/>
              <w:jc w:val="center"/>
              <w:rPr>
                <w:sz w:val="18"/>
                <w:szCs w:val="18"/>
              </w:rPr>
            </w:pPr>
            <w:r w:rsidRPr="005F4918">
              <w:rPr>
                <w:sz w:val="18"/>
                <w:szCs w:val="18"/>
              </w:rPr>
              <w:t>sac-TMT</w:t>
            </w:r>
            <w:r w:rsidR="00C0130B">
              <w:rPr>
                <w:sz w:val="18"/>
                <w:szCs w:val="18"/>
              </w:rPr>
              <w:t xml:space="preserve"> 4 mg/kg + Pembrolizumab 400 mg </w:t>
            </w:r>
          </w:p>
        </w:tc>
        <w:tc>
          <w:tcPr>
            <w:tcW w:w="833" w:type="pct"/>
            <w:gridSpan w:val="2"/>
            <w:tcBorders>
              <w:top w:val="double" w:sz="6" w:space="0" w:color="auto"/>
              <w:left w:val="nil"/>
              <w:bottom w:val="single" w:sz="2" w:space="0" w:color="auto"/>
              <w:right w:val="single" w:sz="2" w:space="0" w:color="auto"/>
            </w:tcBorders>
          </w:tcPr>
          <w:p ns2:paraId="26E86E4C" ns2:textId="105CDA8D" w:rsidR="00C0130B" w:rsidRDefault="005F4918" w:rsidP="00C90784">
            <w:pPr>
              <w:spacing w:before="15" w:after="15"/>
              <w:jc w:val="center"/>
              <w:rPr>
                <w:sz w:val="18"/>
                <w:szCs w:val="18"/>
              </w:rPr>
            </w:pPr>
            <w:r w:rsidRPr="005F4918">
              <w:rPr>
                <w:sz w:val="18"/>
                <w:szCs w:val="18"/>
              </w:rPr>
              <w:t>sac-TMT</w:t>
            </w:r>
            <w:r w:rsidR="00C0130B">
              <w:rPr>
                <w:sz w:val="18"/>
                <w:szCs w:val="18"/>
              </w:rPr>
              <w:t xml:space="preserve"> 5 mg/kg + Pembrolizumab 400 mg </w:t>
            </w:r>
          </w:p>
        </w:tc>
        <w:tc>
          <w:tcPr>
            <w:tcW w:w="833" w:type="pct"/>
            <w:gridSpan w:val="2"/>
            <w:tcBorders>
              <w:top w:val="double" w:sz="6" w:space="0" w:color="auto"/>
              <w:left w:val="nil"/>
              <w:bottom w:val="single" w:sz="2" w:space="0" w:color="auto"/>
            </w:tcBorders>
          </w:tcPr>
          <w:p ns2:paraId="3DDC24FD" ns2:textId="77777777" w:rsidR="00C0130B" w:rsidRDefault="00C0130B" w:rsidP="00C90784">
            <w:pPr>
              <w:spacing w:before="15" w:after="15"/>
              <w:jc w:val="center"/>
              <w:rPr>
                <w:sz w:val="18"/>
                <w:szCs w:val="18"/>
              </w:rPr>
            </w:pPr>
            <w:r>
              <w:rPr>
                <w:sz w:val="18"/>
                <w:szCs w:val="18"/>
              </w:rPr>
              <w:t xml:space="preserve">Total </w:t>
            </w:r>
          </w:p>
        </w:tc>
      </w:tr>
      <w:tr w:rsidR="00C718A3" ns2:paraId="6B849207" ns2:textId="77777777" w:rsidTr="004214B6">
        <w:tblPrEx>
          <w:tblBorders>
            <w:top w:val="single" w:sz="6" w:space="0" w:color="auto"/>
            <w:bottom w:val="single" w:sz="6" w:space="0" w:color="auto"/>
          </w:tblBorders>
        </w:tblPrEx>
        <w:trPr>
          <w:jc w:val="center"/>
        </w:trPr>
        <w:tc>
          <w:tcPr>
            <w:tcW w:w="1667" w:type="pct"/>
            <w:tcBorders>
              <w:top w:val="nil"/>
              <w:bottom w:val="single" w:sz="2" w:space="0" w:color="auto"/>
              <w:right w:val="single" w:sz="2" w:space="0" w:color="auto"/>
            </w:tcBorders>
          </w:tcPr>
          <w:p ns2:paraId="786C0444" ns2:textId="77777777" w:rsidR="00C0130B" w:rsidRDefault="00C0130B" w:rsidP="00C90784">
            <w:pPr>
              <w:spacing w:before="15" w:after="15"/>
              <w:rPr>
                <w:sz w:val="18"/>
                <w:szCs w:val="18"/>
              </w:rPr>
            </w:pPr>
          </w:p>
        </w:tc>
        <w:tc>
          <w:tcPr>
            <w:tcW w:w="417" w:type="pct"/>
            <w:tcBorders>
              <w:top w:val="nil"/>
              <w:left w:val="nil"/>
              <w:bottom w:val="single" w:sz="2" w:space="0" w:color="auto"/>
              <w:right w:val="nil"/>
            </w:tcBorders>
          </w:tcPr>
          <w:p ns2:paraId="62EC9DB6" ns2:textId="77777777" w:rsidR="00C0130B" w:rsidRDefault="00C0130B" w:rsidP="00C90784">
            <w:pPr>
              <w:spacing w:before="15" w:after="15"/>
              <w:jc w:val="center"/>
              <w:rPr>
                <w:sz w:val="18"/>
                <w:szCs w:val="18"/>
              </w:rPr>
            </w:pPr>
            <w:r>
              <w:rPr>
                <w:sz w:val="18"/>
                <w:szCs w:val="18"/>
              </w:rPr>
              <w:t xml:space="preserve">n </w:t>
            </w:r>
          </w:p>
        </w:tc>
        <w:tc>
          <w:tcPr>
            <w:tcW w:w="417" w:type="pct"/>
            <w:tcBorders>
              <w:top w:val="nil"/>
              <w:left w:val="nil"/>
              <w:bottom w:val="single" w:sz="2" w:space="0" w:color="auto"/>
              <w:right w:val="single" w:sz="2" w:space="0" w:color="auto"/>
            </w:tcBorders>
          </w:tcPr>
          <w:p ns2:paraId="2A6B3672" ns2:textId="77777777" w:rsidR="00C0130B" w:rsidRDefault="00C0130B" w:rsidP="00C90784">
            <w:pPr>
              <w:spacing w:before="15" w:after="15"/>
              <w:jc w:val="center"/>
              <w:rPr>
                <w:sz w:val="18"/>
                <w:szCs w:val="18"/>
              </w:rPr>
            </w:pPr>
            <w:r>
              <w:rPr>
                <w:sz w:val="18"/>
                <w:szCs w:val="18"/>
              </w:rPr>
              <w:t xml:space="preserve">(%) </w:t>
            </w:r>
          </w:p>
        </w:tc>
        <w:tc>
          <w:tcPr>
            <w:tcW w:w="417" w:type="pct"/>
            <w:tcBorders>
              <w:top w:val="nil"/>
              <w:left w:val="nil"/>
              <w:bottom w:val="single" w:sz="2" w:space="0" w:color="auto"/>
              <w:right w:val="nil"/>
            </w:tcBorders>
          </w:tcPr>
          <w:p ns2:paraId="6E147965" ns2:textId="77777777" w:rsidR="00C0130B" w:rsidRDefault="00C0130B" w:rsidP="00C90784">
            <w:pPr>
              <w:spacing w:before="15" w:after="15"/>
              <w:jc w:val="center"/>
              <w:rPr>
                <w:sz w:val="18"/>
                <w:szCs w:val="18"/>
              </w:rPr>
            </w:pPr>
            <w:r>
              <w:rPr>
                <w:sz w:val="18"/>
                <w:szCs w:val="18"/>
              </w:rPr>
              <w:t xml:space="preserve">n </w:t>
            </w:r>
          </w:p>
        </w:tc>
        <w:tc>
          <w:tcPr>
            <w:tcW w:w="417" w:type="pct"/>
            <w:tcBorders>
              <w:top w:val="nil"/>
              <w:left w:val="nil"/>
              <w:bottom w:val="single" w:sz="2" w:space="0" w:color="auto"/>
              <w:right w:val="single" w:sz="2" w:space="0" w:color="auto"/>
            </w:tcBorders>
          </w:tcPr>
          <w:p ns2:paraId="22820A8F" ns2:textId="77777777" w:rsidR="00C0130B" w:rsidRDefault="00C0130B" w:rsidP="00C90784">
            <w:pPr>
              <w:spacing w:before="15" w:after="15"/>
              <w:jc w:val="center"/>
              <w:rPr>
                <w:sz w:val="18"/>
                <w:szCs w:val="18"/>
              </w:rPr>
            </w:pPr>
            <w:r>
              <w:rPr>
                <w:sz w:val="18"/>
                <w:szCs w:val="18"/>
              </w:rPr>
              <w:t xml:space="preserve">(%) </w:t>
            </w:r>
          </w:p>
        </w:tc>
        <w:tc>
          <w:tcPr>
            <w:tcW w:w="417" w:type="pct"/>
            <w:tcBorders>
              <w:top w:val="nil"/>
              <w:left w:val="nil"/>
              <w:bottom w:val="single" w:sz="2" w:space="0" w:color="auto"/>
              <w:right w:val="nil"/>
            </w:tcBorders>
          </w:tcPr>
          <w:p ns2:paraId="71DBD4F5" ns2:textId="77777777" w:rsidR="00C0130B" w:rsidRDefault="00C0130B" w:rsidP="00C90784">
            <w:pPr>
              <w:spacing w:before="15" w:after="15"/>
              <w:jc w:val="center"/>
              <w:rPr>
                <w:sz w:val="18"/>
                <w:szCs w:val="18"/>
              </w:rPr>
            </w:pPr>
            <w:r>
              <w:rPr>
                <w:sz w:val="18"/>
                <w:szCs w:val="18"/>
              </w:rPr>
              <w:t xml:space="preserve">n </w:t>
            </w:r>
          </w:p>
        </w:tc>
        <w:tc>
          <w:tcPr>
            <w:tcW w:w="417" w:type="pct"/>
            <w:tcBorders>
              <w:top w:val="nil"/>
              <w:left w:val="nil"/>
              <w:bottom w:val="single" w:sz="2" w:space="0" w:color="auto"/>
              <w:right w:val="single" w:sz="2" w:space="0" w:color="auto"/>
            </w:tcBorders>
          </w:tcPr>
          <w:p ns2:paraId="1985A003" ns2:textId="77777777" w:rsidR="00C0130B" w:rsidRDefault="00C0130B" w:rsidP="00C90784">
            <w:pPr>
              <w:spacing w:before="15" w:after="15"/>
              <w:jc w:val="center"/>
              <w:rPr>
                <w:sz w:val="18"/>
                <w:szCs w:val="18"/>
              </w:rPr>
            </w:pPr>
            <w:r>
              <w:rPr>
                <w:sz w:val="18"/>
                <w:szCs w:val="18"/>
              </w:rPr>
              <w:t xml:space="preserve">(%) </w:t>
            </w:r>
          </w:p>
        </w:tc>
        <w:tc>
          <w:tcPr>
            <w:tcW w:w="417" w:type="pct"/>
            <w:tcBorders>
              <w:top w:val="nil"/>
              <w:left w:val="nil"/>
              <w:bottom w:val="single" w:sz="2" w:space="0" w:color="auto"/>
              <w:right w:val="nil"/>
            </w:tcBorders>
          </w:tcPr>
          <w:p ns2:paraId="365840DF" ns2:textId="77777777" w:rsidR="00C0130B" w:rsidRDefault="00C0130B" w:rsidP="00C90784">
            <w:pPr>
              <w:spacing w:before="15" w:after="15"/>
              <w:jc w:val="center"/>
              <w:rPr>
                <w:sz w:val="18"/>
                <w:szCs w:val="18"/>
              </w:rPr>
            </w:pPr>
            <w:r>
              <w:rPr>
                <w:sz w:val="18"/>
                <w:szCs w:val="18"/>
              </w:rPr>
              <w:t xml:space="preserve">n </w:t>
            </w:r>
          </w:p>
        </w:tc>
        <w:tc>
          <w:tcPr>
            <w:tcW w:w="417" w:type="pct"/>
            <w:tcBorders>
              <w:top w:val="nil"/>
              <w:left w:val="nil"/>
              <w:bottom w:val="single" w:sz="2" w:space="0" w:color="auto"/>
            </w:tcBorders>
          </w:tcPr>
          <w:p ns2:paraId="72BD842C" ns2:textId="77777777" w:rsidR="00C0130B" w:rsidRDefault="00C0130B" w:rsidP="00C90784">
            <w:pPr>
              <w:spacing w:before="15" w:after="15"/>
              <w:jc w:val="center"/>
              <w:rPr>
                <w:sz w:val="18"/>
                <w:szCs w:val="18"/>
              </w:rPr>
            </w:pPr>
            <w:r>
              <w:rPr>
                <w:sz w:val="18"/>
                <w:szCs w:val="18"/>
              </w:rPr>
              <w:t xml:space="preserve">(%) </w:t>
            </w:r>
          </w:p>
        </w:tc>
      </w:tr>
      <w:tr w:rsidR="00C718A3" ns2:paraId="01730B27" ns2:textId="77777777" w:rsidTr="004214B6">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57E31519" ns2:textId="77777777" w:rsidR="00C0130B" w:rsidRDefault="00C0130B" w:rsidP="00C90784">
            <w:pPr>
              <w:spacing w:before="15" w:after="15"/>
              <w:ind w:left="160" w:right="1" w:hanging="160"/>
              <w:rPr>
                <w:sz w:val="18"/>
                <w:szCs w:val="18"/>
              </w:rPr>
            </w:pPr>
            <w:r>
              <w:rPr>
                <w:sz w:val="18"/>
                <w:szCs w:val="18"/>
              </w:rPr>
              <w:t xml:space="preserve"> Participants in population </w:t>
            </w:r>
          </w:p>
        </w:tc>
        <w:tc>
          <w:tcPr>
            <w:tcW w:w="417" w:type="pct"/>
            <w:tcBorders>
              <w:top w:val="nil"/>
              <w:left w:val="nil"/>
              <w:bottom w:val="nil"/>
              <w:right w:val="nil"/>
            </w:tcBorders>
          </w:tcPr>
          <w:p ns2:paraId="3DAD31FB" ns2:textId="77777777" w:rsidR="00C0130B" w:rsidRDefault="00C0130B" w:rsidP="00C90784">
            <w:pPr>
              <w:tabs>
                <w:tab w:val="decimal" w:pos="319"/>
                <w:tab w:val="left" w:pos="399"/>
              </w:tabs>
              <w:spacing w:before="15" w:after="15"/>
              <w:rPr>
                <w:sz w:val="18"/>
                <w:szCs w:val="18"/>
              </w:rPr>
            </w:pPr>
            <w:r>
              <w:rPr>
                <w:sz w:val="18"/>
                <w:szCs w:val="18"/>
              </w:rPr>
              <w:tab/>
              <w:t xml:space="preserve">3 </w:t>
            </w:r>
          </w:p>
        </w:tc>
        <w:tc>
          <w:tcPr>
            <w:tcW w:w="417" w:type="pct"/>
            <w:tcBorders>
              <w:top w:val="nil"/>
              <w:left w:val="nil"/>
              <w:bottom w:val="nil"/>
              <w:right w:val="single" w:sz="2" w:space="0" w:color="auto"/>
            </w:tcBorders>
          </w:tcPr>
          <w:p ns2:paraId="3863321E" ns2:textId="77777777" w:rsidR="00C0130B" w:rsidRDefault="00C0130B" w:rsidP="00C90784">
            <w:pPr>
              <w:tabs>
                <w:tab w:val="decimal" w:pos="207"/>
                <w:tab w:val="left" w:pos="287"/>
              </w:tabs>
              <w:spacing w:before="15" w:after="15"/>
              <w:rPr>
                <w:sz w:val="18"/>
                <w:szCs w:val="18"/>
              </w:rPr>
            </w:pPr>
            <w:r>
              <w:rPr>
                <w:sz w:val="18"/>
                <w:szCs w:val="18"/>
              </w:rPr>
              <w:tab/>
            </w:r>
          </w:p>
        </w:tc>
        <w:tc>
          <w:tcPr>
            <w:tcW w:w="417" w:type="pct"/>
            <w:tcBorders>
              <w:top w:val="nil"/>
              <w:left w:val="nil"/>
              <w:bottom w:val="nil"/>
              <w:right w:val="nil"/>
            </w:tcBorders>
          </w:tcPr>
          <w:p ns2:paraId="50866AC2" ns2:textId="77777777" w:rsidR="00C0130B" w:rsidRDefault="00C0130B" w:rsidP="00C90784">
            <w:pPr>
              <w:tabs>
                <w:tab w:val="decimal" w:pos="319"/>
                <w:tab w:val="left" w:pos="399"/>
              </w:tabs>
              <w:spacing w:before="15" w:after="15"/>
              <w:rPr>
                <w:sz w:val="18"/>
                <w:szCs w:val="18"/>
              </w:rPr>
            </w:pPr>
            <w:r>
              <w:rPr>
                <w:sz w:val="18"/>
                <w:szCs w:val="18"/>
              </w:rPr>
              <w:tab/>
              <w:t xml:space="preserve">70 </w:t>
            </w:r>
          </w:p>
        </w:tc>
        <w:tc>
          <w:tcPr>
            <w:tcW w:w="417" w:type="pct"/>
            <w:tcBorders>
              <w:top w:val="nil"/>
              <w:left w:val="nil"/>
              <w:bottom w:val="nil"/>
              <w:right w:val="single" w:sz="2" w:space="0" w:color="auto"/>
            </w:tcBorders>
          </w:tcPr>
          <w:p ns2:paraId="4FBA87B7" ns2:textId="77777777" w:rsidR="00C0130B" w:rsidRDefault="00C0130B" w:rsidP="00C90784">
            <w:pPr>
              <w:tabs>
                <w:tab w:val="decimal" w:pos="207"/>
                <w:tab w:val="left" w:pos="287"/>
              </w:tabs>
              <w:spacing w:before="15" w:after="15"/>
              <w:rPr>
                <w:sz w:val="18"/>
                <w:szCs w:val="18"/>
              </w:rPr>
            </w:pPr>
            <w:r>
              <w:rPr>
                <w:sz w:val="18"/>
                <w:szCs w:val="18"/>
              </w:rPr>
              <w:tab/>
            </w:r>
          </w:p>
        </w:tc>
        <w:tc>
          <w:tcPr>
            <w:tcW w:w="417" w:type="pct"/>
            <w:tcBorders>
              <w:top w:val="nil"/>
              <w:left w:val="nil"/>
              <w:bottom w:val="nil"/>
              <w:right w:val="nil"/>
            </w:tcBorders>
          </w:tcPr>
          <w:p ns2:paraId="41F55F42" ns2:textId="77777777" w:rsidR="00C0130B" w:rsidRDefault="00C0130B" w:rsidP="00C90784">
            <w:pPr>
              <w:tabs>
                <w:tab w:val="decimal" w:pos="319"/>
                <w:tab w:val="left" w:pos="399"/>
              </w:tabs>
              <w:spacing w:before="15" w:after="15"/>
              <w:rPr>
                <w:sz w:val="18"/>
                <w:szCs w:val="18"/>
              </w:rPr>
            </w:pPr>
            <w:r>
              <w:rPr>
                <w:sz w:val="18"/>
                <w:szCs w:val="18"/>
              </w:rPr>
              <w:tab/>
              <w:t xml:space="preserve">98 </w:t>
            </w:r>
          </w:p>
        </w:tc>
        <w:tc>
          <w:tcPr>
            <w:tcW w:w="417" w:type="pct"/>
            <w:tcBorders>
              <w:top w:val="nil"/>
              <w:left w:val="nil"/>
              <w:bottom w:val="nil"/>
              <w:right w:val="single" w:sz="2" w:space="0" w:color="auto"/>
            </w:tcBorders>
          </w:tcPr>
          <w:p ns2:paraId="7D543067" ns2:textId="77777777" w:rsidR="00C0130B" w:rsidRDefault="00C0130B" w:rsidP="00C90784">
            <w:pPr>
              <w:tabs>
                <w:tab w:val="decimal" w:pos="207"/>
                <w:tab w:val="left" w:pos="287"/>
              </w:tabs>
              <w:spacing w:before="15" w:after="15"/>
              <w:rPr>
                <w:sz w:val="18"/>
                <w:szCs w:val="18"/>
              </w:rPr>
            </w:pPr>
            <w:r>
              <w:rPr>
                <w:sz w:val="18"/>
                <w:szCs w:val="18"/>
              </w:rPr>
              <w:tab/>
            </w:r>
          </w:p>
        </w:tc>
        <w:tc>
          <w:tcPr>
            <w:tcW w:w="417" w:type="pct"/>
            <w:tcBorders>
              <w:top w:val="nil"/>
              <w:left w:val="nil"/>
              <w:bottom w:val="nil"/>
              <w:right w:val="nil"/>
            </w:tcBorders>
          </w:tcPr>
          <w:p ns2:paraId="21D1DFEC" ns2:textId="77777777" w:rsidR="00C0130B" w:rsidRDefault="00C0130B" w:rsidP="00C90784">
            <w:pPr>
              <w:tabs>
                <w:tab w:val="decimal" w:pos="319"/>
                <w:tab w:val="left" w:pos="399"/>
              </w:tabs>
              <w:spacing w:before="15" w:after="15"/>
              <w:rPr>
                <w:sz w:val="18"/>
                <w:szCs w:val="18"/>
              </w:rPr>
            </w:pPr>
            <w:r>
              <w:rPr>
                <w:sz w:val="18"/>
                <w:szCs w:val="18"/>
              </w:rPr>
              <w:tab/>
              <w:t xml:space="preserve">171 </w:t>
            </w:r>
          </w:p>
        </w:tc>
        <w:tc>
          <w:tcPr>
            <w:tcW w:w="417" w:type="pct"/>
            <w:tcBorders>
              <w:top w:val="nil"/>
              <w:left w:val="nil"/>
              <w:bottom w:val="nil"/>
            </w:tcBorders>
          </w:tcPr>
          <w:p ns2:paraId="0B8827FF" ns2:textId="77777777" w:rsidR="00C0130B" w:rsidRDefault="00C0130B" w:rsidP="00C90784">
            <w:pPr>
              <w:tabs>
                <w:tab w:val="decimal" w:pos="207"/>
                <w:tab w:val="left" w:pos="287"/>
              </w:tabs>
              <w:spacing w:before="15" w:after="15"/>
              <w:rPr>
                <w:sz w:val="18"/>
                <w:szCs w:val="18"/>
              </w:rPr>
            </w:pPr>
            <w:r>
              <w:rPr>
                <w:sz w:val="18"/>
                <w:szCs w:val="18"/>
              </w:rPr>
              <w:tab/>
            </w:r>
          </w:p>
        </w:tc>
      </w:tr>
      <w:tr w:rsidR="00C718A3" ns2:paraId="74CA9625" ns2:textId="77777777" w:rsidTr="004214B6">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357F7C69" ns2:textId="77777777" w:rsidR="00C0130B" w:rsidRDefault="00C0130B" w:rsidP="00C90784">
            <w:pPr>
              <w:spacing w:before="15" w:after="15"/>
              <w:ind w:left="160" w:right="1" w:hanging="160"/>
              <w:rPr>
                <w:sz w:val="18"/>
                <w:szCs w:val="18"/>
              </w:rPr>
            </w:pPr>
            <w:r>
              <w:rPr>
                <w:sz w:val="18"/>
                <w:szCs w:val="18"/>
              </w:rPr>
              <w:t xml:space="preserve">   with one or more adverse events </w:t>
            </w:r>
          </w:p>
        </w:tc>
        <w:tc>
          <w:tcPr>
            <w:tcW w:w="417" w:type="pct"/>
            <w:tcBorders>
              <w:top w:val="nil"/>
              <w:left w:val="nil"/>
              <w:bottom w:val="nil"/>
              <w:right w:val="nil"/>
            </w:tcBorders>
          </w:tcPr>
          <w:p ns2:paraId="76D4862F"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417" w:type="pct"/>
            <w:tcBorders>
              <w:top w:val="nil"/>
              <w:left w:val="nil"/>
              <w:bottom w:val="nil"/>
              <w:right w:val="single" w:sz="2" w:space="0" w:color="auto"/>
            </w:tcBorders>
          </w:tcPr>
          <w:p ns2:paraId="522CADA9"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417" w:type="pct"/>
            <w:tcBorders>
              <w:top w:val="nil"/>
              <w:left w:val="nil"/>
              <w:bottom w:val="nil"/>
              <w:right w:val="nil"/>
            </w:tcBorders>
          </w:tcPr>
          <w:p ns2:paraId="170F1E83" ns2:textId="77777777" w:rsidR="00C0130B" w:rsidRDefault="00C0130B" w:rsidP="00C90784">
            <w:pPr>
              <w:tabs>
                <w:tab w:val="decimal" w:pos="319"/>
                <w:tab w:val="left" w:pos="399"/>
              </w:tabs>
              <w:spacing w:before="15" w:after="15"/>
              <w:rPr>
                <w:sz w:val="18"/>
                <w:szCs w:val="18"/>
              </w:rPr>
            </w:pPr>
            <w:r>
              <w:rPr>
                <w:sz w:val="18"/>
                <w:szCs w:val="18"/>
              </w:rPr>
              <w:tab/>
              <w:t xml:space="preserve">21 </w:t>
            </w:r>
          </w:p>
        </w:tc>
        <w:tc>
          <w:tcPr>
            <w:tcW w:w="417" w:type="pct"/>
            <w:tcBorders>
              <w:top w:val="nil"/>
              <w:left w:val="nil"/>
              <w:bottom w:val="nil"/>
              <w:right w:val="single" w:sz="2" w:space="0" w:color="auto"/>
            </w:tcBorders>
          </w:tcPr>
          <w:p ns2:paraId="3A125391" ns2:textId="77777777" w:rsidR="00C0130B" w:rsidRDefault="00C0130B" w:rsidP="00C90784">
            <w:pPr>
              <w:tabs>
                <w:tab w:val="decimal" w:pos="207"/>
                <w:tab w:val="left" w:pos="287"/>
              </w:tabs>
              <w:spacing w:before="15" w:after="15"/>
              <w:rPr>
                <w:sz w:val="18"/>
                <w:szCs w:val="18"/>
              </w:rPr>
            </w:pPr>
            <w:r>
              <w:rPr>
                <w:sz w:val="18"/>
                <w:szCs w:val="18"/>
              </w:rPr>
              <w:tab/>
              <w:t xml:space="preserve">(30.0) </w:t>
            </w:r>
          </w:p>
        </w:tc>
        <w:tc>
          <w:tcPr>
            <w:tcW w:w="417" w:type="pct"/>
            <w:tcBorders>
              <w:top w:val="nil"/>
              <w:left w:val="nil"/>
              <w:bottom w:val="nil"/>
              <w:right w:val="nil"/>
            </w:tcBorders>
          </w:tcPr>
          <w:p ns2:paraId="6C1CC28E" ns2:textId="77777777" w:rsidR="00C0130B" w:rsidRDefault="00C0130B" w:rsidP="00C90784">
            <w:pPr>
              <w:tabs>
                <w:tab w:val="decimal" w:pos="319"/>
                <w:tab w:val="left" w:pos="399"/>
              </w:tabs>
              <w:spacing w:before="15" w:after="15"/>
              <w:rPr>
                <w:sz w:val="18"/>
                <w:szCs w:val="18"/>
              </w:rPr>
            </w:pPr>
            <w:r>
              <w:rPr>
                <w:sz w:val="18"/>
                <w:szCs w:val="18"/>
              </w:rPr>
              <w:tab/>
              <w:t xml:space="preserve">55 </w:t>
            </w:r>
          </w:p>
        </w:tc>
        <w:tc>
          <w:tcPr>
            <w:tcW w:w="417" w:type="pct"/>
            <w:tcBorders>
              <w:top w:val="nil"/>
              <w:left w:val="nil"/>
              <w:bottom w:val="nil"/>
              <w:right w:val="single" w:sz="2" w:space="0" w:color="auto"/>
            </w:tcBorders>
          </w:tcPr>
          <w:p ns2:paraId="2660BC78" ns2:textId="77777777" w:rsidR="00C0130B" w:rsidRDefault="00C0130B" w:rsidP="00C90784">
            <w:pPr>
              <w:tabs>
                <w:tab w:val="decimal" w:pos="207"/>
                <w:tab w:val="left" w:pos="287"/>
              </w:tabs>
              <w:spacing w:before="15" w:after="15"/>
              <w:rPr>
                <w:sz w:val="18"/>
                <w:szCs w:val="18"/>
              </w:rPr>
            </w:pPr>
            <w:r>
              <w:rPr>
                <w:sz w:val="18"/>
                <w:szCs w:val="18"/>
              </w:rPr>
              <w:tab/>
              <w:t xml:space="preserve">(56.1) </w:t>
            </w:r>
          </w:p>
        </w:tc>
        <w:tc>
          <w:tcPr>
            <w:tcW w:w="417" w:type="pct"/>
            <w:tcBorders>
              <w:top w:val="nil"/>
              <w:left w:val="nil"/>
              <w:bottom w:val="nil"/>
              <w:right w:val="nil"/>
            </w:tcBorders>
          </w:tcPr>
          <w:p ns2:paraId="682B1D3C" ns2:textId="77777777" w:rsidR="00C0130B" w:rsidRDefault="00C0130B" w:rsidP="00C90784">
            <w:pPr>
              <w:tabs>
                <w:tab w:val="decimal" w:pos="319"/>
                <w:tab w:val="left" w:pos="399"/>
              </w:tabs>
              <w:spacing w:before="15" w:after="15"/>
              <w:rPr>
                <w:sz w:val="18"/>
                <w:szCs w:val="18"/>
              </w:rPr>
            </w:pPr>
            <w:r>
              <w:rPr>
                <w:sz w:val="18"/>
                <w:szCs w:val="18"/>
              </w:rPr>
              <w:tab/>
              <w:t xml:space="preserve">76 </w:t>
            </w:r>
          </w:p>
        </w:tc>
        <w:tc>
          <w:tcPr>
            <w:tcW w:w="417" w:type="pct"/>
            <w:tcBorders>
              <w:top w:val="nil"/>
              <w:left w:val="nil"/>
              <w:bottom w:val="nil"/>
            </w:tcBorders>
          </w:tcPr>
          <w:p ns2:paraId="590D783D" ns2:textId="77777777" w:rsidR="00C0130B" w:rsidRDefault="00C0130B" w:rsidP="00C90784">
            <w:pPr>
              <w:tabs>
                <w:tab w:val="decimal" w:pos="207"/>
                <w:tab w:val="left" w:pos="287"/>
              </w:tabs>
              <w:spacing w:before="15" w:after="15"/>
              <w:rPr>
                <w:sz w:val="18"/>
                <w:szCs w:val="18"/>
              </w:rPr>
            </w:pPr>
            <w:r>
              <w:rPr>
                <w:sz w:val="18"/>
                <w:szCs w:val="18"/>
              </w:rPr>
              <w:tab/>
              <w:t xml:space="preserve">(44.4) </w:t>
            </w:r>
          </w:p>
        </w:tc>
      </w:tr>
      <w:tr w:rsidR="00C718A3" ns2:paraId="6E8382D9" ns2:textId="77777777" w:rsidTr="004214B6">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1AEF0F6A" ns2:textId="77777777" w:rsidR="00C0130B" w:rsidRDefault="00C0130B" w:rsidP="00C90784">
            <w:pPr>
              <w:spacing w:before="15" w:after="15"/>
              <w:ind w:left="160" w:right="1" w:hanging="160"/>
              <w:rPr>
                <w:sz w:val="18"/>
                <w:szCs w:val="18"/>
              </w:rPr>
            </w:pPr>
            <w:r>
              <w:rPr>
                <w:sz w:val="18"/>
                <w:szCs w:val="18"/>
              </w:rPr>
              <w:t xml:space="preserve">   with no adverse events </w:t>
            </w:r>
          </w:p>
        </w:tc>
        <w:tc>
          <w:tcPr>
            <w:tcW w:w="417" w:type="pct"/>
            <w:tcBorders>
              <w:top w:val="nil"/>
              <w:left w:val="nil"/>
              <w:bottom w:val="nil"/>
              <w:right w:val="nil"/>
            </w:tcBorders>
          </w:tcPr>
          <w:p ns2:paraId="602F26A7" ns2:textId="77777777" w:rsidR="00C0130B" w:rsidRDefault="00C0130B" w:rsidP="00C90784">
            <w:pPr>
              <w:tabs>
                <w:tab w:val="decimal" w:pos="319"/>
                <w:tab w:val="left" w:pos="399"/>
              </w:tabs>
              <w:spacing w:before="15" w:after="15"/>
              <w:rPr>
                <w:sz w:val="18"/>
                <w:szCs w:val="18"/>
              </w:rPr>
            </w:pPr>
            <w:r>
              <w:rPr>
                <w:sz w:val="18"/>
                <w:szCs w:val="18"/>
              </w:rPr>
              <w:tab/>
              <w:t xml:space="preserve">3 </w:t>
            </w:r>
          </w:p>
        </w:tc>
        <w:tc>
          <w:tcPr>
            <w:tcW w:w="417" w:type="pct"/>
            <w:tcBorders>
              <w:top w:val="nil"/>
              <w:left w:val="nil"/>
              <w:bottom w:val="nil"/>
              <w:right w:val="single" w:sz="2" w:space="0" w:color="auto"/>
            </w:tcBorders>
          </w:tcPr>
          <w:p ns2:paraId="0BEACA02" ns2:textId="77777777" w:rsidR="00C0130B" w:rsidRDefault="00C0130B" w:rsidP="00C90784">
            <w:pPr>
              <w:tabs>
                <w:tab w:val="decimal" w:pos="207"/>
                <w:tab w:val="left" w:pos="287"/>
              </w:tabs>
              <w:spacing w:before="15" w:after="15"/>
              <w:rPr>
                <w:sz w:val="18"/>
                <w:szCs w:val="18"/>
              </w:rPr>
            </w:pPr>
            <w:r>
              <w:rPr>
                <w:sz w:val="18"/>
                <w:szCs w:val="18"/>
              </w:rPr>
              <w:tab/>
              <w:t xml:space="preserve">(100.0) </w:t>
            </w:r>
          </w:p>
        </w:tc>
        <w:tc>
          <w:tcPr>
            <w:tcW w:w="417" w:type="pct"/>
            <w:tcBorders>
              <w:top w:val="nil"/>
              <w:left w:val="nil"/>
              <w:bottom w:val="nil"/>
              <w:right w:val="nil"/>
            </w:tcBorders>
          </w:tcPr>
          <w:p ns2:paraId="49547370" ns2:textId="77777777" w:rsidR="00C0130B" w:rsidRDefault="00C0130B" w:rsidP="00C90784">
            <w:pPr>
              <w:tabs>
                <w:tab w:val="decimal" w:pos="319"/>
                <w:tab w:val="left" w:pos="399"/>
              </w:tabs>
              <w:spacing w:before="15" w:after="15"/>
              <w:rPr>
                <w:sz w:val="18"/>
                <w:szCs w:val="18"/>
              </w:rPr>
            </w:pPr>
            <w:r>
              <w:rPr>
                <w:sz w:val="18"/>
                <w:szCs w:val="18"/>
              </w:rPr>
              <w:tab/>
              <w:t xml:space="preserve">49 </w:t>
            </w:r>
          </w:p>
        </w:tc>
        <w:tc>
          <w:tcPr>
            <w:tcW w:w="417" w:type="pct"/>
            <w:tcBorders>
              <w:top w:val="nil"/>
              <w:left w:val="nil"/>
              <w:bottom w:val="nil"/>
              <w:right w:val="single" w:sz="2" w:space="0" w:color="auto"/>
            </w:tcBorders>
          </w:tcPr>
          <w:p ns2:paraId="47DD58D1" ns2:textId="77777777" w:rsidR="00C0130B" w:rsidRDefault="00C0130B" w:rsidP="00C90784">
            <w:pPr>
              <w:tabs>
                <w:tab w:val="decimal" w:pos="207"/>
                <w:tab w:val="left" w:pos="287"/>
              </w:tabs>
              <w:spacing w:before="15" w:after="15"/>
              <w:rPr>
                <w:sz w:val="18"/>
                <w:szCs w:val="18"/>
              </w:rPr>
            </w:pPr>
            <w:r>
              <w:rPr>
                <w:sz w:val="18"/>
                <w:szCs w:val="18"/>
              </w:rPr>
              <w:tab/>
              <w:t xml:space="preserve">(70.0) </w:t>
            </w:r>
          </w:p>
        </w:tc>
        <w:tc>
          <w:tcPr>
            <w:tcW w:w="417" w:type="pct"/>
            <w:tcBorders>
              <w:top w:val="nil"/>
              <w:left w:val="nil"/>
              <w:bottom w:val="nil"/>
              <w:right w:val="nil"/>
            </w:tcBorders>
          </w:tcPr>
          <w:p ns2:paraId="11A52E8F" ns2:textId="77777777" w:rsidR="00C0130B" w:rsidRDefault="00C0130B" w:rsidP="00C90784">
            <w:pPr>
              <w:tabs>
                <w:tab w:val="decimal" w:pos="319"/>
                <w:tab w:val="left" w:pos="399"/>
              </w:tabs>
              <w:spacing w:before="15" w:after="15"/>
              <w:rPr>
                <w:sz w:val="18"/>
                <w:szCs w:val="18"/>
              </w:rPr>
            </w:pPr>
            <w:r>
              <w:rPr>
                <w:sz w:val="18"/>
                <w:szCs w:val="18"/>
              </w:rPr>
              <w:tab/>
              <w:t xml:space="preserve">43 </w:t>
            </w:r>
          </w:p>
        </w:tc>
        <w:tc>
          <w:tcPr>
            <w:tcW w:w="417" w:type="pct"/>
            <w:tcBorders>
              <w:top w:val="nil"/>
              <w:left w:val="nil"/>
              <w:bottom w:val="nil"/>
              <w:right w:val="single" w:sz="2" w:space="0" w:color="auto"/>
            </w:tcBorders>
          </w:tcPr>
          <w:p ns2:paraId="08F7D541" ns2:textId="77777777" w:rsidR="00C0130B" w:rsidRDefault="00C0130B" w:rsidP="00C90784">
            <w:pPr>
              <w:tabs>
                <w:tab w:val="decimal" w:pos="207"/>
                <w:tab w:val="left" w:pos="287"/>
              </w:tabs>
              <w:spacing w:before="15" w:after="15"/>
              <w:rPr>
                <w:sz w:val="18"/>
                <w:szCs w:val="18"/>
              </w:rPr>
            </w:pPr>
            <w:r>
              <w:rPr>
                <w:sz w:val="18"/>
                <w:szCs w:val="18"/>
              </w:rPr>
              <w:tab/>
              <w:t xml:space="preserve">(43.9) </w:t>
            </w:r>
          </w:p>
        </w:tc>
        <w:tc>
          <w:tcPr>
            <w:tcW w:w="417" w:type="pct"/>
            <w:tcBorders>
              <w:top w:val="nil"/>
              <w:left w:val="nil"/>
              <w:bottom w:val="nil"/>
              <w:right w:val="nil"/>
            </w:tcBorders>
          </w:tcPr>
          <w:p ns2:paraId="26BCE606" ns2:textId="77777777" w:rsidR="00C0130B" w:rsidRDefault="00C0130B" w:rsidP="00C90784">
            <w:pPr>
              <w:tabs>
                <w:tab w:val="decimal" w:pos="319"/>
                <w:tab w:val="left" w:pos="399"/>
              </w:tabs>
              <w:spacing w:before="15" w:after="15"/>
              <w:rPr>
                <w:sz w:val="18"/>
                <w:szCs w:val="18"/>
              </w:rPr>
            </w:pPr>
            <w:r>
              <w:rPr>
                <w:sz w:val="18"/>
                <w:szCs w:val="18"/>
              </w:rPr>
              <w:tab/>
              <w:t xml:space="preserve">95 </w:t>
            </w:r>
          </w:p>
        </w:tc>
        <w:tc>
          <w:tcPr>
            <w:tcW w:w="417" w:type="pct"/>
            <w:tcBorders>
              <w:top w:val="nil"/>
              <w:left w:val="nil"/>
              <w:bottom w:val="nil"/>
            </w:tcBorders>
          </w:tcPr>
          <w:p ns2:paraId="37D12BA1" ns2:textId="77777777" w:rsidR="00C0130B" w:rsidRDefault="00C0130B" w:rsidP="00C90784">
            <w:pPr>
              <w:tabs>
                <w:tab w:val="decimal" w:pos="207"/>
                <w:tab w:val="left" w:pos="287"/>
              </w:tabs>
              <w:spacing w:before="15" w:after="15"/>
              <w:rPr>
                <w:sz w:val="18"/>
                <w:szCs w:val="18"/>
              </w:rPr>
            </w:pPr>
            <w:r>
              <w:rPr>
                <w:sz w:val="18"/>
                <w:szCs w:val="18"/>
              </w:rPr>
              <w:tab/>
              <w:t xml:space="preserve">(55.6) </w:t>
            </w:r>
          </w:p>
        </w:tc>
      </w:tr>
      <w:tr w:rsidR="00C718A3" ns2:paraId="7195680A" ns2:textId="77777777" w:rsidTr="004214B6">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463FA3FC" ns2:textId="77777777" w:rsidR="00C0130B" w:rsidRDefault="00C0130B" w:rsidP="00C90784">
            <w:pPr>
              <w:spacing w:before="15" w:after="15"/>
              <w:rPr>
                <w:sz w:val="18"/>
                <w:szCs w:val="18"/>
              </w:rPr>
            </w:pPr>
          </w:p>
        </w:tc>
        <w:tc>
          <w:tcPr>
            <w:tcW w:w="417" w:type="pct"/>
            <w:tcBorders>
              <w:top w:val="nil"/>
              <w:left w:val="nil"/>
              <w:bottom w:val="nil"/>
              <w:right w:val="nil"/>
            </w:tcBorders>
          </w:tcPr>
          <w:p ns2:paraId="1282DCC8" ns2:textId="77777777" w:rsidR="00C0130B" w:rsidRDefault="00C0130B" w:rsidP="00C90784">
            <w:pPr>
              <w:tabs>
                <w:tab w:val="decimal" w:pos="319"/>
                <w:tab w:val="left" w:pos="399"/>
              </w:tabs>
              <w:spacing w:before="15" w:after="15"/>
              <w:rPr>
                <w:sz w:val="18"/>
                <w:szCs w:val="18"/>
              </w:rPr>
            </w:pPr>
            <w:r>
              <w:rPr>
                <w:sz w:val="18"/>
                <w:szCs w:val="18"/>
              </w:rPr>
              <w:tab/>
            </w:r>
          </w:p>
        </w:tc>
        <w:tc>
          <w:tcPr>
            <w:tcW w:w="417" w:type="pct"/>
            <w:tcBorders>
              <w:top w:val="nil"/>
              <w:left w:val="nil"/>
              <w:bottom w:val="nil"/>
              <w:right w:val="single" w:sz="2" w:space="0" w:color="auto"/>
            </w:tcBorders>
          </w:tcPr>
          <w:p ns2:paraId="415C9D27" ns2:textId="77777777" w:rsidR="00C0130B" w:rsidRDefault="00C0130B" w:rsidP="00C90784">
            <w:pPr>
              <w:tabs>
                <w:tab w:val="decimal" w:pos="207"/>
                <w:tab w:val="left" w:pos="287"/>
              </w:tabs>
              <w:spacing w:before="15" w:after="15"/>
              <w:rPr>
                <w:sz w:val="18"/>
                <w:szCs w:val="18"/>
              </w:rPr>
            </w:pPr>
            <w:r>
              <w:rPr>
                <w:sz w:val="18"/>
                <w:szCs w:val="18"/>
              </w:rPr>
              <w:tab/>
            </w:r>
          </w:p>
        </w:tc>
        <w:tc>
          <w:tcPr>
            <w:tcW w:w="417" w:type="pct"/>
            <w:tcBorders>
              <w:top w:val="nil"/>
              <w:left w:val="nil"/>
              <w:bottom w:val="nil"/>
              <w:right w:val="nil"/>
            </w:tcBorders>
          </w:tcPr>
          <w:p ns2:paraId="1905B95C" ns2:textId="77777777" w:rsidR="00C0130B" w:rsidRDefault="00C0130B" w:rsidP="00C90784">
            <w:pPr>
              <w:tabs>
                <w:tab w:val="decimal" w:pos="319"/>
                <w:tab w:val="left" w:pos="399"/>
              </w:tabs>
              <w:spacing w:before="15" w:after="15"/>
              <w:rPr>
                <w:sz w:val="18"/>
                <w:szCs w:val="18"/>
              </w:rPr>
            </w:pPr>
            <w:r>
              <w:rPr>
                <w:sz w:val="18"/>
                <w:szCs w:val="18"/>
              </w:rPr>
              <w:tab/>
            </w:r>
          </w:p>
        </w:tc>
        <w:tc>
          <w:tcPr>
            <w:tcW w:w="417" w:type="pct"/>
            <w:tcBorders>
              <w:top w:val="nil"/>
              <w:left w:val="nil"/>
              <w:bottom w:val="nil"/>
              <w:right w:val="single" w:sz="2" w:space="0" w:color="auto"/>
            </w:tcBorders>
          </w:tcPr>
          <w:p ns2:paraId="0BA4D03F" ns2:textId="77777777" w:rsidR="00C0130B" w:rsidRDefault="00C0130B" w:rsidP="00C90784">
            <w:pPr>
              <w:tabs>
                <w:tab w:val="decimal" w:pos="207"/>
                <w:tab w:val="left" w:pos="287"/>
              </w:tabs>
              <w:spacing w:before="15" w:after="15"/>
              <w:rPr>
                <w:sz w:val="18"/>
                <w:szCs w:val="18"/>
              </w:rPr>
            </w:pPr>
            <w:r>
              <w:rPr>
                <w:sz w:val="18"/>
                <w:szCs w:val="18"/>
              </w:rPr>
              <w:tab/>
            </w:r>
          </w:p>
        </w:tc>
        <w:tc>
          <w:tcPr>
            <w:tcW w:w="417" w:type="pct"/>
            <w:tcBorders>
              <w:top w:val="nil"/>
              <w:left w:val="nil"/>
              <w:bottom w:val="nil"/>
              <w:right w:val="nil"/>
            </w:tcBorders>
          </w:tcPr>
          <w:p ns2:paraId="4CD5C1D9" ns2:textId="77777777" w:rsidR="00C0130B" w:rsidRDefault="00C0130B" w:rsidP="00C90784">
            <w:pPr>
              <w:tabs>
                <w:tab w:val="decimal" w:pos="319"/>
                <w:tab w:val="left" w:pos="399"/>
              </w:tabs>
              <w:spacing w:before="15" w:after="15"/>
              <w:rPr>
                <w:sz w:val="18"/>
                <w:szCs w:val="18"/>
              </w:rPr>
            </w:pPr>
            <w:r>
              <w:rPr>
                <w:sz w:val="18"/>
                <w:szCs w:val="18"/>
              </w:rPr>
              <w:tab/>
            </w:r>
          </w:p>
        </w:tc>
        <w:tc>
          <w:tcPr>
            <w:tcW w:w="417" w:type="pct"/>
            <w:tcBorders>
              <w:top w:val="nil"/>
              <w:left w:val="nil"/>
              <w:bottom w:val="nil"/>
              <w:right w:val="single" w:sz="2" w:space="0" w:color="auto"/>
            </w:tcBorders>
          </w:tcPr>
          <w:p ns2:paraId="3F7A8E2E" ns2:textId="77777777" w:rsidR="00C0130B" w:rsidRDefault="00C0130B" w:rsidP="00C90784">
            <w:pPr>
              <w:tabs>
                <w:tab w:val="decimal" w:pos="207"/>
                <w:tab w:val="left" w:pos="287"/>
              </w:tabs>
              <w:spacing w:before="15" w:after="15"/>
              <w:rPr>
                <w:sz w:val="18"/>
                <w:szCs w:val="18"/>
              </w:rPr>
            </w:pPr>
            <w:r>
              <w:rPr>
                <w:sz w:val="18"/>
                <w:szCs w:val="18"/>
              </w:rPr>
              <w:tab/>
            </w:r>
          </w:p>
        </w:tc>
        <w:tc>
          <w:tcPr>
            <w:tcW w:w="417" w:type="pct"/>
            <w:tcBorders>
              <w:top w:val="nil"/>
              <w:left w:val="nil"/>
              <w:bottom w:val="nil"/>
              <w:right w:val="nil"/>
            </w:tcBorders>
          </w:tcPr>
          <w:p ns2:paraId="5BAD4736" ns2:textId="77777777" w:rsidR="00C0130B" w:rsidRDefault="00C0130B" w:rsidP="00C90784">
            <w:pPr>
              <w:tabs>
                <w:tab w:val="decimal" w:pos="319"/>
                <w:tab w:val="left" w:pos="399"/>
              </w:tabs>
              <w:spacing w:before="15" w:after="15"/>
              <w:rPr>
                <w:sz w:val="18"/>
                <w:szCs w:val="18"/>
              </w:rPr>
            </w:pPr>
            <w:r>
              <w:rPr>
                <w:sz w:val="18"/>
                <w:szCs w:val="18"/>
              </w:rPr>
              <w:tab/>
            </w:r>
          </w:p>
        </w:tc>
        <w:tc>
          <w:tcPr>
            <w:tcW w:w="417" w:type="pct"/>
            <w:tcBorders>
              <w:top w:val="nil"/>
              <w:left w:val="nil"/>
              <w:bottom w:val="nil"/>
            </w:tcBorders>
          </w:tcPr>
          <w:p ns2:paraId="2191CDEB" ns2:textId="77777777" w:rsidR="00C0130B" w:rsidRDefault="00C0130B" w:rsidP="00C90784">
            <w:pPr>
              <w:tabs>
                <w:tab w:val="decimal" w:pos="207"/>
                <w:tab w:val="left" w:pos="287"/>
              </w:tabs>
              <w:spacing w:before="15" w:after="15"/>
              <w:rPr>
                <w:sz w:val="18"/>
                <w:szCs w:val="18"/>
              </w:rPr>
            </w:pPr>
            <w:r>
              <w:rPr>
                <w:sz w:val="18"/>
                <w:szCs w:val="18"/>
              </w:rPr>
              <w:tab/>
            </w:r>
          </w:p>
        </w:tc>
      </w:tr>
      <w:tr w:rsidR="00C718A3" ns2:paraId="34E3C0B0" ns2:textId="77777777" w:rsidTr="004214B6">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0BC54644" ns2:textId="77777777" w:rsidR="00C0130B" w:rsidRDefault="00C0130B" w:rsidP="00C90784">
            <w:pPr>
              <w:spacing w:before="15" w:after="15"/>
              <w:ind w:left="160" w:right="1" w:hanging="160"/>
              <w:rPr>
                <w:sz w:val="18"/>
                <w:szCs w:val="18"/>
              </w:rPr>
            </w:pPr>
            <w:r>
              <w:rPr>
                <w:sz w:val="18"/>
                <w:szCs w:val="18"/>
              </w:rPr>
              <w:t xml:space="preserve">   Neutrophil count decreased </w:t>
            </w:r>
          </w:p>
        </w:tc>
        <w:tc>
          <w:tcPr>
            <w:tcW w:w="417" w:type="pct"/>
            <w:tcBorders>
              <w:top w:val="nil"/>
              <w:left w:val="nil"/>
              <w:bottom w:val="nil"/>
              <w:right w:val="nil"/>
            </w:tcBorders>
          </w:tcPr>
          <w:p ns2:paraId="2A255148"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417" w:type="pct"/>
            <w:tcBorders>
              <w:top w:val="nil"/>
              <w:left w:val="nil"/>
              <w:bottom w:val="nil"/>
              <w:right w:val="single" w:sz="2" w:space="0" w:color="auto"/>
            </w:tcBorders>
          </w:tcPr>
          <w:p ns2:paraId="74AC01EF"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417" w:type="pct"/>
            <w:tcBorders>
              <w:top w:val="nil"/>
              <w:left w:val="nil"/>
              <w:bottom w:val="nil"/>
              <w:right w:val="nil"/>
            </w:tcBorders>
          </w:tcPr>
          <w:p ns2:paraId="05D3124F" ns2:textId="77777777" w:rsidR="00C0130B" w:rsidRDefault="00C0130B" w:rsidP="00C90784">
            <w:pPr>
              <w:tabs>
                <w:tab w:val="decimal" w:pos="319"/>
                <w:tab w:val="left" w:pos="399"/>
              </w:tabs>
              <w:spacing w:before="15" w:after="15"/>
              <w:rPr>
                <w:sz w:val="18"/>
                <w:szCs w:val="18"/>
              </w:rPr>
            </w:pPr>
            <w:r>
              <w:rPr>
                <w:sz w:val="18"/>
                <w:szCs w:val="18"/>
              </w:rPr>
              <w:tab/>
              <w:t xml:space="preserve">10 </w:t>
            </w:r>
          </w:p>
        </w:tc>
        <w:tc>
          <w:tcPr>
            <w:tcW w:w="417" w:type="pct"/>
            <w:tcBorders>
              <w:top w:val="nil"/>
              <w:left w:val="nil"/>
              <w:bottom w:val="nil"/>
              <w:right w:val="single" w:sz="2" w:space="0" w:color="auto"/>
            </w:tcBorders>
          </w:tcPr>
          <w:p ns2:paraId="0D720425" ns2:textId="77777777" w:rsidR="00C0130B" w:rsidRDefault="00C0130B" w:rsidP="00C90784">
            <w:pPr>
              <w:tabs>
                <w:tab w:val="decimal" w:pos="207"/>
                <w:tab w:val="left" w:pos="287"/>
              </w:tabs>
              <w:spacing w:before="15" w:after="15"/>
              <w:rPr>
                <w:sz w:val="18"/>
                <w:szCs w:val="18"/>
              </w:rPr>
            </w:pPr>
            <w:r>
              <w:rPr>
                <w:sz w:val="18"/>
                <w:szCs w:val="18"/>
              </w:rPr>
              <w:tab/>
              <w:t xml:space="preserve">(14.3) </w:t>
            </w:r>
          </w:p>
        </w:tc>
        <w:tc>
          <w:tcPr>
            <w:tcW w:w="417" w:type="pct"/>
            <w:tcBorders>
              <w:top w:val="nil"/>
              <w:left w:val="nil"/>
              <w:bottom w:val="nil"/>
              <w:right w:val="nil"/>
            </w:tcBorders>
          </w:tcPr>
          <w:p ns2:paraId="6A15AFB1" ns2:textId="77777777" w:rsidR="00C0130B" w:rsidRDefault="00C0130B" w:rsidP="00C90784">
            <w:pPr>
              <w:tabs>
                <w:tab w:val="decimal" w:pos="319"/>
                <w:tab w:val="left" w:pos="399"/>
              </w:tabs>
              <w:spacing w:before="15" w:after="15"/>
              <w:rPr>
                <w:sz w:val="18"/>
                <w:szCs w:val="18"/>
              </w:rPr>
            </w:pPr>
            <w:r>
              <w:rPr>
                <w:sz w:val="18"/>
                <w:szCs w:val="18"/>
              </w:rPr>
              <w:tab/>
              <w:t xml:space="preserve">21 </w:t>
            </w:r>
          </w:p>
        </w:tc>
        <w:tc>
          <w:tcPr>
            <w:tcW w:w="417" w:type="pct"/>
            <w:tcBorders>
              <w:top w:val="nil"/>
              <w:left w:val="nil"/>
              <w:bottom w:val="nil"/>
              <w:right w:val="single" w:sz="2" w:space="0" w:color="auto"/>
            </w:tcBorders>
          </w:tcPr>
          <w:p ns2:paraId="5D02189A" ns2:textId="77777777" w:rsidR="00C0130B" w:rsidRDefault="00C0130B" w:rsidP="00C90784">
            <w:pPr>
              <w:tabs>
                <w:tab w:val="decimal" w:pos="207"/>
                <w:tab w:val="left" w:pos="287"/>
              </w:tabs>
              <w:spacing w:before="15" w:after="15"/>
              <w:rPr>
                <w:sz w:val="18"/>
                <w:szCs w:val="18"/>
              </w:rPr>
            </w:pPr>
            <w:r>
              <w:rPr>
                <w:sz w:val="18"/>
                <w:szCs w:val="18"/>
              </w:rPr>
              <w:tab/>
              <w:t xml:space="preserve">(21.4) </w:t>
            </w:r>
          </w:p>
        </w:tc>
        <w:tc>
          <w:tcPr>
            <w:tcW w:w="417" w:type="pct"/>
            <w:tcBorders>
              <w:top w:val="nil"/>
              <w:left w:val="nil"/>
              <w:bottom w:val="nil"/>
              <w:right w:val="nil"/>
            </w:tcBorders>
          </w:tcPr>
          <w:p ns2:paraId="3476BD17" ns2:textId="77777777" w:rsidR="00C0130B" w:rsidRDefault="00C0130B" w:rsidP="00C90784">
            <w:pPr>
              <w:tabs>
                <w:tab w:val="decimal" w:pos="319"/>
                <w:tab w:val="left" w:pos="399"/>
              </w:tabs>
              <w:spacing w:before="15" w:after="15"/>
              <w:rPr>
                <w:sz w:val="18"/>
                <w:szCs w:val="18"/>
              </w:rPr>
            </w:pPr>
            <w:r>
              <w:rPr>
                <w:sz w:val="18"/>
                <w:szCs w:val="18"/>
              </w:rPr>
              <w:tab/>
              <w:t xml:space="preserve">31 </w:t>
            </w:r>
          </w:p>
        </w:tc>
        <w:tc>
          <w:tcPr>
            <w:tcW w:w="417" w:type="pct"/>
            <w:tcBorders>
              <w:top w:val="nil"/>
              <w:left w:val="nil"/>
              <w:bottom w:val="nil"/>
            </w:tcBorders>
          </w:tcPr>
          <w:p ns2:paraId="4A40D979" ns2:textId="77777777" w:rsidR="00C0130B" w:rsidRDefault="00C0130B" w:rsidP="00C90784">
            <w:pPr>
              <w:tabs>
                <w:tab w:val="decimal" w:pos="207"/>
                <w:tab w:val="left" w:pos="287"/>
              </w:tabs>
              <w:spacing w:before="15" w:after="15"/>
              <w:rPr>
                <w:sz w:val="18"/>
                <w:szCs w:val="18"/>
              </w:rPr>
            </w:pPr>
            <w:r>
              <w:rPr>
                <w:sz w:val="18"/>
                <w:szCs w:val="18"/>
              </w:rPr>
              <w:tab/>
              <w:t xml:space="preserve">(18.1) </w:t>
            </w:r>
          </w:p>
        </w:tc>
      </w:tr>
      <w:tr w:rsidR="00C718A3" ns2:paraId="2E45D230" ns2:textId="77777777" w:rsidTr="004214B6">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2063EF97" ns2:textId="77777777" w:rsidR="00C0130B" w:rsidRDefault="00C0130B" w:rsidP="00C90784">
            <w:pPr>
              <w:spacing w:before="15" w:after="15"/>
              <w:ind w:left="160" w:right="1" w:hanging="160"/>
              <w:rPr>
                <w:sz w:val="18"/>
                <w:szCs w:val="18"/>
              </w:rPr>
            </w:pPr>
            <w:r>
              <w:rPr>
                <w:sz w:val="18"/>
                <w:szCs w:val="18"/>
              </w:rPr>
              <w:t xml:space="preserve">   Anaemia </w:t>
            </w:r>
          </w:p>
        </w:tc>
        <w:tc>
          <w:tcPr>
            <w:tcW w:w="417" w:type="pct"/>
            <w:tcBorders>
              <w:top w:val="nil"/>
              <w:left w:val="nil"/>
              <w:bottom w:val="nil"/>
              <w:right w:val="nil"/>
            </w:tcBorders>
          </w:tcPr>
          <w:p ns2:paraId="34EB2A8E"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417" w:type="pct"/>
            <w:tcBorders>
              <w:top w:val="nil"/>
              <w:left w:val="nil"/>
              <w:bottom w:val="nil"/>
              <w:right w:val="single" w:sz="2" w:space="0" w:color="auto"/>
            </w:tcBorders>
          </w:tcPr>
          <w:p ns2:paraId="3CCC53FE"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417" w:type="pct"/>
            <w:tcBorders>
              <w:top w:val="nil"/>
              <w:left w:val="nil"/>
              <w:bottom w:val="nil"/>
              <w:right w:val="nil"/>
            </w:tcBorders>
          </w:tcPr>
          <w:p ns2:paraId="05BEF8EA" ns2:textId="77777777" w:rsidR="00C0130B" w:rsidRDefault="00C0130B" w:rsidP="00C90784">
            <w:pPr>
              <w:tabs>
                <w:tab w:val="decimal" w:pos="319"/>
                <w:tab w:val="left" w:pos="399"/>
              </w:tabs>
              <w:spacing w:before="15" w:after="15"/>
              <w:rPr>
                <w:sz w:val="18"/>
                <w:szCs w:val="18"/>
              </w:rPr>
            </w:pPr>
            <w:r>
              <w:rPr>
                <w:sz w:val="18"/>
                <w:szCs w:val="18"/>
              </w:rPr>
              <w:tab/>
              <w:t xml:space="preserve">8 </w:t>
            </w:r>
          </w:p>
        </w:tc>
        <w:tc>
          <w:tcPr>
            <w:tcW w:w="417" w:type="pct"/>
            <w:tcBorders>
              <w:top w:val="nil"/>
              <w:left w:val="nil"/>
              <w:bottom w:val="nil"/>
              <w:right w:val="single" w:sz="2" w:space="0" w:color="auto"/>
            </w:tcBorders>
          </w:tcPr>
          <w:p ns2:paraId="0A5FE0FC" ns2:textId="77777777" w:rsidR="00C0130B" w:rsidRDefault="00C0130B" w:rsidP="00C90784">
            <w:pPr>
              <w:tabs>
                <w:tab w:val="decimal" w:pos="207"/>
                <w:tab w:val="left" w:pos="287"/>
              </w:tabs>
              <w:spacing w:before="15" w:after="15"/>
              <w:rPr>
                <w:sz w:val="18"/>
                <w:szCs w:val="18"/>
              </w:rPr>
            </w:pPr>
            <w:r>
              <w:rPr>
                <w:sz w:val="18"/>
                <w:szCs w:val="18"/>
              </w:rPr>
              <w:tab/>
              <w:t xml:space="preserve">(11.4) </w:t>
            </w:r>
          </w:p>
        </w:tc>
        <w:tc>
          <w:tcPr>
            <w:tcW w:w="417" w:type="pct"/>
            <w:tcBorders>
              <w:top w:val="nil"/>
              <w:left w:val="nil"/>
              <w:bottom w:val="nil"/>
              <w:right w:val="nil"/>
            </w:tcBorders>
          </w:tcPr>
          <w:p ns2:paraId="1B46CAF6" ns2:textId="77777777" w:rsidR="00C0130B" w:rsidRDefault="00C0130B" w:rsidP="00C90784">
            <w:pPr>
              <w:tabs>
                <w:tab w:val="decimal" w:pos="319"/>
                <w:tab w:val="left" w:pos="399"/>
              </w:tabs>
              <w:spacing w:before="15" w:after="15"/>
              <w:rPr>
                <w:sz w:val="18"/>
                <w:szCs w:val="18"/>
              </w:rPr>
            </w:pPr>
            <w:r>
              <w:rPr>
                <w:sz w:val="18"/>
                <w:szCs w:val="18"/>
              </w:rPr>
              <w:tab/>
              <w:t xml:space="preserve">12 </w:t>
            </w:r>
          </w:p>
        </w:tc>
        <w:tc>
          <w:tcPr>
            <w:tcW w:w="417" w:type="pct"/>
            <w:tcBorders>
              <w:top w:val="nil"/>
              <w:left w:val="nil"/>
              <w:bottom w:val="nil"/>
              <w:right w:val="single" w:sz="2" w:space="0" w:color="auto"/>
            </w:tcBorders>
          </w:tcPr>
          <w:p ns2:paraId="05E507AD" ns2:textId="77777777" w:rsidR="00C0130B" w:rsidRDefault="00C0130B" w:rsidP="00C90784">
            <w:pPr>
              <w:tabs>
                <w:tab w:val="decimal" w:pos="207"/>
                <w:tab w:val="left" w:pos="287"/>
              </w:tabs>
              <w:spacing w:before="15" w:after="15"/>
              <w:rPr>
                <w:sz w:val="18"/>
                <w:szCs w:val="18"/>
              </w:rPr>
            </w:pPr>
            <w:r>
              <w:rPr>
                <w:sz w:val="18"/>
                <w:szCs w:val="18"/>
              </w:rPr>
              <w:tab/>
              <w:t xml:space="preserve">(12.2) </w:t>
            </w:r>
          </w:p>
        </w:tc>
        <w:tc>
          <w:tcPr>
            <w:tcW w:w="417" w:type="pct"/>
            <w:tcBorders>
              <w:top w:val="nil"/>
              <w:left w:val="nil"/>
              <w:bottom w:val="nil"/>
              <w:right w:val="nil"/>
            </w:tcBorders>
          </w:tcPr>
          <w:p ns2:paraId="3E643630" ns2:textId="77777777" w:rsidR="00C0130B" w:rsidRDefault="00C0130B" w:rsidP="00C90784">
            <w:pPr>
              <w:tabs>
                <w:tab w:val="decimal" w:pos="319"/>
                <w:tab w:val="left" w:pos="399"/>
              </w:tabs>
              <w:spacing w:before="15" w:after="15"/>
              <w:rPr>
                <w:sz w:val="18"/>
                <w:szCs w:val="18"/>
              </w:rPr>
            </w:pPr>
            <w:r>
              <w:rPr>
                <w:sz w:val="18"/>
                <w:szCs w:val="18"/>
              </w:rPr>
              <w:tab/>
              <w:t xml:space="preserve">20 </w:t>
            </w:r>
          </w:p>
        </w:tc>
        <w:tc>
          <w:tcPr>
            <w:tcW w:w="417" w:type="pct"/>
            <w:tcBorders>
              <w:top w:val="nil"/>
              <w:left w:val="nil"/>
              <w:bottom w:val="nil"/>
            </w:tcBorders>
          </w:tcPr>
          <w:p ns2:paraId="257FAE13" ns2:textId="77777777" w:rsidR="00C0130B" w:rsidRDefault="00C0130B" w:rsidP="00C90784">
            <w:pPr>
              <w:tabs>
                <w:tab w:val="decimal" w:pos="207"/>
                <w:tab w:val="left" w:pos="287"/>
              </w:tabs>
              <w:spacing w:before="15" w:after="15"/>
              <w:rPr>
                <w:sz w:val="18"/>
                <w:szCs w:val="18"/>
              </w:rPr>
            </w:pPr>
            <w:r>
              <w:rPr>
                <w:sz w:val="18"/>
                <w:szCs w:val="18"/>
              </w:rPr>
              <w:tab/>
              <w:t xml:space="preserve">(11.7) </w:t>
            </w:r>
          </w:p>
        </w:tc>
      </w:tr>
      <w:tr w:rsidR="00C718A3" ns2:paraId="19C13413" ns2:textId="77777777" w:rsidTr="004214B6">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479D599F" ns2:textId="77777777" w:rsidR="00C0130B" w:rsidRDefault="00C0130B" w:rsidP="00C90784">
            <w:pPr>
              <w:spacing w:before="15" w:after="15"/>
              <w:ind w:left="160" w:right="1" w:hanging="160"/>
              <w:rPr>
                <w:sz w:val="18"/>
                <w:szCs w:val="18"/>
              </w:rPr>
            </w:pPr>
            <w:r>
              <w:rPr>
                <w:sz w:val="18"/>
                <w:szCs w:val="18"/>
              </w:rPr>
              <w:t xml:space="preserve">   White blood cell count decreased </w:t>
            </w:r>
          </w:p>
        </w:tc>
        <w:tc>
          <w:tcPr>
            <w:tcW w:w="417" w:type="pct"/>
            <w:tcBorders>
              <w:top w:val="nil"/>
              <w:left w:val="nil"/>
              <w:bottom w:val="nil"/>
              <w:right w:val="nil"/>
            </w:tcBorders>
          </w:tcPr>
          <w:p ns2:paraId="7A840EF6"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417" w:type="pct"/>
            <w:tcBorders>
              <w:top w:val="nil"/>
              <w:left w:val="nil"/>
              <w:bottom w:val="nil"/>
              <w:right w:val="single" w:sz="2" w:space="0" w:color="auto"/>
            </w:tcBorders>
          </w:tcPr>
          <w:p ns2:paraId="373EEA47"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417" w:type="pct"/>
            <w:tcBorders>
              <w:top w:val="nil"/>
              <w:left w:val="nil"/>
              <w:bottom w:val="nil"/>
              <w:right w:val="nil"/>
            </w:tcBorders>
          </w:tcPr>
          <w:p ns2:paraId="03AE89D4" ns2:textId="77777777" w:rsidR="00C0130B" w:rsidRDefault="00C0130B" w:rsidP="00C90784">
            <w:pPr>
              <w:tabs>
                <w:tab w:val="decimal" w:pos="319"/>
                <w:tab w:val="left" w:pos="399"/>
              </w:tabs>
              <w:spacing w:before="15" w:after="15"/>
              <w:rPr>
                <w:sz w:val="18"/>
                <w:szCs w:val="18"/>
              </w:rPr>
            </w:pPr>
            <w:r>
              <w:rPr>
                <w:sz w:val="18"/>
                <w:szCs w:val="18"/>
              </w:rPr>
              <w:tab/>
              <w:t xml:space="preserve">3 </w:t>
            </w:r>
          </w:p>
        </w:tc>
        <w:tc>
          <w:tcPr>
            <w:tcW w:w="417" w:type="pct"/>
            <w:tcBorders>
              <w:top w:val="nil"/>
              <w:left w:val="nil"/>
              <w:bottom w:val="nil"/>
              <w:right w:val="single" w:sz="2" w:space="0" w:color="auto"/>
            </w:tcBorders>
          </w:tcPr>
          <w:p ns2:paraId="59EA29EF" ns2:textId="77777777" w:rsidR="00C0130B" w:rsidRDefault="00C0130B" w:rsidP="00C90784">
            <w:pPr>
              <w:tabs>
                <w:tab w:val="decimal" w:pos="207"/>
                <w:tab w:val="left" w:pos="287"/>
              </w:tabs>
              <w:spacing w:before="15" w:after="15"/>
              <w:rPr>
                <w:sz w:val="18"/>
                <w:szCs w:val="18"/>
              </w:rPr>
            </w:pPr>
            <w:r>
              <w:rPr>
                <w:sz w:val="18"/>
                <w:szCs w:val="18"/>
              </w:rPr>
              <w:tab/>
              <w:t xml:space="preserve">(4.3) </w:t>
            </w:r>
          </w:p>
        </w:tc>
        <w:tc>
          <w:tcPr>
            <w:tcW w:w="417" w:type="pct"/>
            <w:tcBorders>
              <w:top w:val="nil"/>
              <w:left w:val="nil"/>
              <w:bottom w:val="nil"/>
              <w:right w:val="nil"/>
            </w:tcBorders>
          </w:tcPr>
          <w:p ns2:paraId="07579E34" ns2:textId="77777777" w:rsidR="00C0130B" w:rsidRDefault="00C0130B" w:rsidP="00C90784">
            <w:pPr>
              <w:tabs>
                <w:tab w:val="decimal" w:pos="319"/>
                <w:tab w:val="left" w:pos="399"/>
              </w:tabs>
              <w:spacing w:before="15" w:after="15"/>
              <w:rPr>
                <w:sz w:val="18"/>
                <w:szCs w:val="18"/>
              </w:rPr>
            </w:pPr>
            <w:r>
              <w:rPr>
                <w:sz w:val="18"/>
                <w:szCs w:val="18"/>
              </w:rPr>
              <w:tab/>
              <w:t xml:space="preserve">11 </w:t>
            </w:r>
          </w:p>
        </w:tc>
        <w:tc>
          <w:tcPr>
            <w:tcW w:w="417" w:type="pct"/>
            <w:tcBorders>
              <w:top w:val="nil"/>
              <w:left w:val="nil"/>
              <w:bottom w:val="nil"/>
              <w:right w:val="single" w:sz="2" w:space="0" w:color="auto"/>
            </w:tcBorders>
          </w:tcPr>
          <w:p ns2:paraId="475CE557" ns2:textId="77777777" w:rsidR="00C0130B" w:rsidRDefault="00C0130B" w:rsidP="00C90784">
            <w:pPr>
              <w:tabs>
                <w:tab w:val="decimal" w:pos="207"/>
                <w:tab w:val="left" w:pos="287"/>
              </w:tabs>
              <w:spacing w:before="15" w:after="15"/>
              <w:rPr>
                <w:sz w:val="18"/>
                <w:szCs w:val="18"/>
              </w:rPr>
            </w:pPr>
            <w:r>
              <w:rPr>
                <w:sz w:val="18"/>
                <w:szCs w:val="18"/>
              </w:rPr>
              <w:tab/>
              <w:t xml:space="preserve">(11.2) </w:t>
            </w:r>
          </w:p>
        </w:tc>
        <w:tc>
          <w:tcPr>
            <w:tcW w:w="417" w:type="pct"/>
            <w:tcBorders>
              <w:top w:val="nil"/>
              <w:left w:val="nil"/>
              <w:bottom w:val="nil"/>
              <w:right w:val="nil"/>
            </w:tcBorders>
          </w:tcPr>
          <w:p ns2:paraId="51D71A23" ns2:textId="77777777" w:rsidR="00C0130B" w:rsidRDefault="00C0130B" w:rsidP="00C90784">
            <w:pPr>
              <w:tabs>
                <w:tab w:val="decimal" w:pos="319"/>
                <w:tab w:val="left" w:pos="399"/>
              </w:tabs>
              <w:spacing w:before="15" w:after="15"/>
              <w:rPr>
                <w:sz w:val="18"/>
                <w:szCs w:val="18"/>
              </w:rPr>
            </w:pPr>
            <w:r>
              <w:rPr>
                <w:sz w:val="18"/>
                <w:szCs w:val="18"/>
              </w:rPr>
              <w:tab/>
              <w:t xml:space="preserve">14 </w:t>
            </w:r>
          </w:p>
        </w:tc>
        <w:tc>
          <w:tcPr>
            <w:tcW w:w="417" w:type="pct"/>
            <w:tcBorders>
              <w:top w:val="nil"/>
              <w:left w:val="nil"/>
              <w:bottom w:val="nil"/>
            </w:tcBorders>
          </w:tcPr>
          <w:p ns2:paraId="4412A142" ns2:textId="77777777" w:rsidR="00C0130B" w:rsidRDefault="00C0130B" w:rsidP="00C90784">
            <w:pPr>
              <w:tabs>
                <w:tab w:val="decimal" w:pos="207"/>
                <w:tab w:val="left" w:pos="287"/>
              </w:tabs>
              <w:spacing w:before="15" w:after="15"/>
              <w:rPr>
                <w:sz w:val="18"/>
                <w:szCs w:val="18"/>
              </w:rPr>
            </w:pPr>
            <w:r>
              <w:rPr>
                <w:sz w:val="18"/>
                <w:szCs w:val="18"/>
              </w:rPr>
              <w:tab/>
              <w:t xml:space="preserve">(8.2) </w:t>
            </w:r>
          </w:p>
        </w:tc>
      </w:tr>
      <w:tr w:rsidR="00C718A3" ns2:paraId="62C38301" ns2:textId="77777777" w:rsidTr="004214B6">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23F7813D" ns2:textId="77777777" w:rsidR="00C0130B" w:rsidRDefault="00C0130B" w:rsidP="00C90784">
            <w:pPr>
              <w:spacing w:before="15" w:after="15"/>
              <w:ind w:left="160" w:right="1" w:hanging="160"/>
              <w:rPr>
                <w:sz w:val="18"/>
                <w:szCs w:val="18"/>
              </w:rPr>
            </w:pPr>
            <w:r>
              <w:rPr>
                <w:sz w:val="18"/>
                <w:szCs w:val="18"/>
              </w:rPr>
              <w:t xml:space="preserve">   Stomatitis </w:t>
            </w:r>
          </w:p>
        </w:tc>
        <w:tc>
          <w:tcPr>
            <w:tcW w:w="417" w:type="pct"/>
            <w:tcBorders>
              <w:top w:val="nil"/>
              <w:left w:val="nil"/>
              <w:bottom w:val="nil"/>
              <w:right w:val="nil"/>
            </w:tcBorders>
          </w:tcPr>
          <w:p ns2:paraId="6925CDCF"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417" w:type="pct"/>
            <w:tcBorders>
              <w:top w:val="nil"/>
              <w:left w:val="nil"/>
              <w:bottom w:val="nil"/>
              <w:right w:val="single" w:sz="2" w:space="0" w:color="auto"/>
            </w:tcBorders>
          </w:tcPr>
          <w:p ns2:paraId="6A55776E"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417" w:type="pct"/>
            <w:tcBorders>
              <w:top w:val="nil"/>
              <w:left w:val="nil"/>
              <w:bottom w:val="nil"/>
              <w:right w:val="nil"/>
            </w:tcBorders>
          </w:tcPr>
          <w:p ns2:paraId="6BD3B31D" ns2:textId="77777777" w:rsidR="00C0130B" w:rsidRDefault="00C0130B" w:rsidP="00C90784">
            <w:pPr>
              <w:tabs>
                <w:tab w:val="decimal" w:pos="319"/>
                <w:tab w:val="left" w:pos="399"/>
              </w:tabs>
              <w:spacing w:before="15" w:after="15"/>
              <w:rPr>
                <w:sz w:val="18"/>
                <w:szCs w:val="18"/>
              </w:rPr>
            </w:pPr>
            <w:r>
              <w:rPr>
                <w:sz w:val="18"/>
                <w:szCs w:val="18"/>
              </w:rPr>
              <w:tab/>
              <w:t xml:space="preserve">1 </w:t>
            </w:r>
          </w:p>
        </w:tc>
        <w:tc>
          <w:tcPr>
            <w:tcW w:w="417" w:type="pct"/>
            <w:tcBorders>
              <w:top w:val="nil"/>
              <w:left w:val="nil"/>
              <w:bottom w:val="nil"/>
              <w:right w:val="single" w:sz="2" w:space="0" w:color="auto"/>
            </w:tcBorders>
          </w:tcPr>
          <w:p ns2:paraId="338B5EEA" ns2:textId="77777777" w:rsidR="00C0130B" w:rsidRDefault="00C0130B" w:rsidP="00C90784">
            <w:pPr>
              <w:tabs>
                <w:tab w:val="decimal" w:pos="207"/>
                <w:tab w:val="left" w:pos="287"/>
              </w:tabs>
              <w:spacing w:before="15" w:after="15"/>
              <w:rPr>
                <w:sz w:val="18"/>
                <w:szCs w:val="18"/>
              </w:rPr>
            </w:pPr>
            <w:r>
              <w:rPr>
                <w:sz w:val="18"/>
                <w:szCs w:val="18"/>
              </w:rPr>
              <w:tab/>
              <w:t xml:space="preserve">(1.4) </w:t>
            </w:r>
          </w:p>
        </w:tc>
        <w:tc>
          <w:tcPr>
            <w:tcW w:w="417" w:type="pct"/>
            <w:tcBorders>
              <w:top w:val="nil"/>
              <w:left w:val="nil"/>
              <w:bottom w:val="nil"/>
              <w:right w:val="nil"/>
            </w:tcBorders>
          </w:tcPr>
          <w:p ns2:paraId="04C508C2" ns2:textId="77777777" w:rsidR="00C0130B" w:rsidRDefault="00C0130B" w:rsidP="00C90784">
            <w:pPr>
              <w:tabs>
                <w:tab w:val="decimal" w:pos="319"/>
                <w:tab w:val="left" w:pos="399"/>
              </w:tabs>
              <w:spacing w:before="15" w:after="15"/>
              <w:rPr>
                <w:sz w:val="18"/>
                <w:szCs w:val="18"/>
              </w:rPr>
            </w:pPr>
            <w:r>
              <w:rPr>
                <w:sz w:val="18"/>
                <w:szCs w:val="18"/>
              </w:rPr>
              <w:tab/>
              <w:t xml:space="preserve">12 </w:t>
            </w:r>
          </w:p>
        </w:tc>
        <w:tc>
          <w:tcPr>
            <w:tcW w:w="417" w:type="pct"/>
            <w:tcBorders>
              <w:top w:val="nil"/>
              <w:left w:val="nil"/>
              <w:bottom w:val="nil"/>
              <w:right w:val="single" w:sz="2" w:space="0" w:color="auto"/>
            </w:tcBorders>
          </w:tcPr>
          <w:p ns2:paraId="15EDB479" ns2:textId="77777777" w:rsidR="00C0130B" w:rsidRDefault="00C0130B" w:rsidP="00C90784">
            <w:pPr>
              <w:tabs>
                <w:tab w:val="decimal" w:pos="207"/>
                <w:tab w:val="left" w:pos="287"/>
              </w:tabs>
              <w:spacing w:before="15" w:after="15"/>
              <w:rPr>
                <w:sz w:val="18"/>
                <w:szCs w:val="18"/>
              </w:rPr>
            </w:pPr>
            <w:r>
              <w:rPr>
                <w:sz w:val="18"/>
                <w:szCs w:val="18"/>
              </w:rPr>
              <w:tab/>
              <w:t xml:space="preserve">(12.2) </w:t>
            </w:r>
          </w:p>
        </w:tc>
        <w:tc>
          <w:tcPr>
            <w:tcW w:w="417" w:type="pct"/>
            <w:tcBorders>
              <w:top w:val="nil"/>
              <w:left w:val="nil"/>
              <w:bottom w:val="nil"/>
              <w:right w:val="nil"/>
            </w:tcBorders>
          </w:tcPr>
          <w:p ns2:paraId="5B31500F" ns2:textId="77777777" w:rsidR="00C0130B" w:rsidRDefault="00C0130B" w:rsidP="00C90784">
            <w:pPr>
              <w:tabs>
                <w:tab w:val="decimal" w:pos="319"/>
                <w:tab w:val="left" w:pos="399"/>
              </w:tabs>
              <w:spacing w:before="15" w:after="15"/>
              <w:rPr>
                <w:sz w:val="18"/>
                <w:szCs w:val="18"/>
              </w:rPr>
            </w:pPr>
            <w:r>
              <w:rPr>
                <w:sz w:val="18"/>
                <w:szCs w:val="18"/>
              </w:rPr>
              <w:tab/>
              <w:t xml:space="preserve">13 </w:t>
            </w:r>
          </w:p>
        </w:tc>
        <w:tc>
          <w:tcPr>
            <w:tcW w:w="417" w:type="pct"/>
            <w:tcBorders>
              <w:top w:val="nil"/>
              <w:left w:val="nil"/>
              <w:bottom w:val="nil"/>
            </w:tcBorders>
          </w:tcPr>
          <w:p ns2:paraId="0DD941F1" ns2:textId="77777777" w:rsidR="00C0130B" w:rsidRDefault="00C0130B" w:rsidP="00C90784">
            <w:pPr>
              <w:tabs>
                <w:tab w:val="decimal" w:pos="207"/>
                <w:tab w:val="left" w:pos="287"/>
              </w:tabs>
              <w:spacing w:before="15" w:after="15"/>
              <w:rPr>
                <w:sz w:val="18"/>
                <w:szCs w:val="18"/>
              </w:rPr>
            </w:pPr>
            <w:r>
              <w:rPr>
                <w:sz w:val="18"/>
                <w:szCs w:val="18"/>
              </w:rPr>
              <w:tab/>
              <w:t xml:space="preserve">(7.6) </w:t>
            </w:r>
          </w:p>
        </w:tc>
      </w:tr>
      <w:tr w:rsidR="00C718A3" ns2:paraId="0FDDD5CC" ns2:textId="77777777" w:rsidTr="004214B6">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0185B002" ns2:textId="77777777" w:rsidR="00C0130B" w:rsidRDefault="00C0130B" w:rsidP="00C90784">
            <w:pPr>
              <w:spacing w:before="15" w:after="15"/>
              <w:ind w:left="160" w:right="1" w:hanging="160"/>
              <w:rPr>
                <w:sz w:val="18"/>
                <w:szCs w:val="18"/>
              </w:rPr>
            </w:pPr>
            <w:r>
              <w:rPr>
                <w:sz w:val="18"/>
                <w:szCs w:val="18"/>
              </w:rPr>
              <w:t xml:space="preserve">   Lymphocyte count decreased </w:t>
            </w:r>
          </w:p>
        </w:tc>
        <w:tc>
          <w:tcPr>
            <w:tcW w:w="417" w:type="pct"/>
            <w:tcBorders>
              <w:top w:val="nil"/>
              <w:left w:val="nil"/>
              <w:bottom w:val="nil"/>
              <w:right w:val="nil"/>
            </w:tcBorders>
          </w:tcPr>
          <w:p ns2:paraId="00BDECC3"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417" w:type="pct"/>
            <w:tcBorders>
              <w:top w:val="nil"/>
              <w:left w:val="nil"/>
              <w:bottom w:val="nil"/>
              <w:right w:val="single" w:sz="2" w:space="0" w:color="auto"/>
            </w:tcBorders>
          </w:tcPr>
          <w:p ns2:paraId="11309284"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417" w:type="pct"/>
            <w:tcBorders>
              <w:top w:val="nil"/>
              <w:left w:val="nil"/>
              <w:bottom w:val="nil"/>
              <w:right w:val="nil"/>
            </w:tcBorders>
          </w:tcPr>
          <w:p ns2:paraId="0F718E3C" ns2:textId="77777777" w:rsidR="00C0130B" w:rsidRDefault="00C0130B" w:rsidP="00C90784">
            <w:pPr>
              <w:tabs>
                <w:tab w:val="decimal" w:pos="319"/>
                <w:tab w:val="left" w:pos="399"/>
              </w:tabs>
              <w:spacing w:before="15" w:after="15"/>
              <w:rPr>
                <w:sz w:val="18"/>
                <w:szCs w:val="18"/>
              </w:rPr>
            </w:pPr>
            <w:r>
              <w:rPr>
                <w:sz w:val="18"/>
                <w:szCs w:val="18"/>
              </w:rPr>
              <w:tab/>
              <w:t xml:space="preserve">3 </w:t>
            </w:r>
          </w:p>
        </w:tc>
        <w:tc>
          <w:tcPr>
            <w:tcW w:w="417" w:type="pct"/>
            <w:tcBorders>
              <w:top w:val="nil"/>
              <w:left w:val="nil"/>
              <w:bottom w:val="nil"/>
              <w:right w:val="single" w:sz="2" w:space="0" w:color="auto"/>
            </w:tcBorders>
          </w:tcPr>
          <w:p ns2:paraId="126A4870" ns2:textId="77777777" w:rsidR="00C0130B" w:rsidRDefault="00C0130B" w:rsidP="00C90784">
            <w:pPr>
              <w:tabs>
                <w:tab w:val="decimal" w:pos="207"/>
                <w:tab w:val="left" w:pos="287"/>
              </w:tabs>
              <w:spacing w:before="15" w:after="15"/>
              <w:rPr>
                <w:sz w:val="18"/>
                <w:szCs w:val="18"/>
              </w:rPr>
            </w:pPr>
            <w:r>
              <w:rPr>
                <w:sz w:val="18"/>
                <w:szCs w:val="18"/>
              </w:rPr>
              <w:tab/>
              <w:t xml:space="preserve">(4.3) </w:t>
            </w:r>
          </w:p>
        </w:tc>
        <w:tc>
          <w:tcPr>
            <w:tcW w:w="417" w:type="pct"/>
            <w:tcBorders>
              <w:top w:val="nil"/>
              <w:left w:val="nil"/>
              <w:bottom w:val="nil"/>
              <w:right w:val="nil"/>
            </w:tcBorders>
          </w:tcPr>
          <w:p ns2:paraId="1269A81A" ns2:textId="77777777" w:rsidR="00C0130B" w:rsidRDefault="00C0130B" w:rsidP="00C90784">
            <w:pPr>
              <w:tabs>
                <w:tab w:val="decimal" w:pos="319"/>
                <w:tab w:val="left" w:pos="399"/>
              </w:tabs>
              <w:spacing w:before="15" w:after="15"/>
              <w:rPr>
                <w:sz w:val="18"/>
                <w:szCs w:val="18"/>
              </w:rPr>
            </w:pPr>
            <w:r>
              <w:rPr>
                <w:sz w:val="18"/>
                <w:szCs w:val="18"/>
              </w:rPr>
              <w:tab/>
              <w:t xml:space="preserve">6 </w:t>
            </w:r>
          </w:p>
        </w:tc>
        <w:tc>
          <w:tcPr>
            <w:tcW w:w="417" w:type="pct"/>
            <w:tcBorders>
              <w:top w:val="nil"/>
              <w:left w:val="nil"/>
              <w:bottom w:val="nil"/>
              <w:right w:val="single" w:sz="2" w:space="0" w:color="auto"/>
            </w:tcBorders>
          </w:tcPr>
          <w:p ns2:paraId="7A629A23" ns2:textId="77777777" w:rsidR="00C0130B" w:rsidRDefault="00C0130B" w:rsidP="00C90784">
            <w:pPr>
              <w:tabs>
                <w:tab w:val="decimal" w:pos="207"/>
                <w:tab w:val="left" w:pos="287"/>
              </w:tabs>
              <w:spacing w:before="15" w:after="15"/>
              <w:rPr>
                <w:sz w:val="18"/>
                <w:szCs w:val="18"/>
              </w:rPr>
            </w:pPr>
            <w:r>
              <w:rPr>
                <w:sz w:val="18"/>
                <w:szCs w:val="18"/>
              </w:rPr>
              <w:tab/>
              <w:t xml:space="preserve">(6.1) </w:t>
            </w:r>
          </w:p>
        </w:tc>
        <w:tc>
          <w:tcPr>
            <w:tcW w:w="417" w:type="pct"/>
            <w:tcBorders>
              <w:top w:val="nil"/>
              <w:left w:val="nil"/>
              <w:bottom w:val="nil"/>
              <w:right w:val="nil"/>
            </w:tcBorders>
          </w:tcPr>
          <w:p ns2:paraId="33C02B1C" ns2:textId="77777777" w:rsidR="00C0130B" w:rsidRDefault="00C0130B" w:rsidP="00C90784">
            <w:pPr>
              <w:tabs>
                <w:tab w:val="decimal" w:pos="319"/>
                <w:tab w:val="left" w:pos="399"/>
              </w:tabs>
              <w:spacing w:before="15" w:after="15"/>
              <w:rPr>
                <w:sz w:val="18"/>
                <w:szCs w:val="18"/>
              </w:rPr>
            </w:pPr>
            <w:r>
              <w:rPr>
                <w:sz w:val="18"/>
                <w:szCs w:val="18"/>
              </w:rPr>
              <w:tab/>
              <w:t xml:space="preserve">9 </w:t>
            </w:r>
          </w:p>
        </w:tc>
        <w:tc>
          <w:tcPr>
            <w:tcW w:w="417" w:type="pct"/>
            <w:tcBorders>
              <w:top w:val="nil"/>
              <w:left w:val="nil"/>
              <w:bottom w:val="nil"/>
            </w:tcBorders>
          </w:tcPr>
          <w:p ns2:paraId="6E42B31A" ns2:textId="77777777" w:rsidR="00C0130B" w:rsidRDefault="00C0130B" w:rsidP="00C90784">
            <w:pPr>
              <w:tabs>
                <w:tab w:val="decimal" w:pos="207"/>
                <w:tab w:val="left" w:pos="287"/>
              </w:tabs>
              <w:spacing w:before="15" w:after="15"/>
              <w:rPr>
                <w:sz w:val="18"/>
                <w:szCs w:val="18"/>
              </w:rPr>
            </w:pPr>
            <w:r>
              <w:rPr>
                <w:sz w:val="18"/>
                <w:szCs w:val="18"/>
              </w:rPr>
              <w:tab/>
              <w:t xml:space="preserve">(5.3) </w:t>
            </w:r>
          </w:p>
        </w:tc>
      </w:tr>
      <w:tr w:rsidR="00C718A3" ns2:paraId="4D06525E" ns2:textId="77777777" w:rsidTr="004214B6">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4C5FB592" ns2:textId="77777777" w:rsidR="00C0130B" w:rsidRDefault="00C0130B" w:rsidP="00C90784">
            <w:pPr>
              <w:spacing w:before="15" w:after="15"/>
              <w:ind w:left="160" w:right="1" w:hanging="160"/>
              <w:rPr>
                <w:sz w:val="18"/>
                <w:szCs w:val="18"/>
              </w:rPr>
            </w:pPr>
            <w:r>
              <w:rPr>
                <w:sz w:val="18"/>
                <w:szCs w:val="18"/>
              </w:rPr>
              <w:t xml:space="preserve">   Platelet count decreased </w:t>
            </w:r>
          </w:p>
        </w:tc>
        <w:tc>
          <w:tcPr>
            <w:tcW w:w="417" w:type="pct"/>
            <w:tcBorders>
              <w:top w:val="nil"/>
              <w:left w:val="nil"/>
              <w:bottom w:val="nil"/>
              <w:right w:val="nil"/>
            </w:tcBorders>
          </w:tcPr>
          <w:p ns2:paraId="0EC5804D"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417" w:type="pct"/>
            <w:tcBorders>
              <w:top w:val="nil"/>
              <w:left w:val="nil"/>
              <w:bottom w:val="nil"/>
              <w:right w:val="single" w:sz="2" w:space="0" w:color="auto"/>
            </w:tcBorders>
          </w:tcPr>
          <w:p ns2:paraId="49D7D0C8"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417" w:type="pct"/>
            <w:tcBorders>
              <w:top w:val="nil"/>
              <w:left w:val="nil"/>
              <w:bottom w:val="nil"/>
              <w:right w:val="nil"/>
            </w:tcBorders>
          </w:tcPr>
          <w:p ns2:paraId="77715514" ns2:textId="77777777" w:rsidR="00C0130B" w:rsidRDefault="00C0130B" w:rsidP="00C90784">
            <w:pPr>
              <w:tabs>
                <w:tab w:val="decimal" w:pos="319"/>
                <w:tab w:val="left" w:pos="399"/>
              </w:tabs>
              <w:spacing w:before="15" w:after="15"/>
              <w:rPr>
                <w:sz w:val="18"/>
                <w:szCs w:val="18"/>
              </w:rPr>
            </w:pPr>
            <w:r>
              <w:rPr>
                <w:sz w:val="18"/>
                <w:szCs w:val="18"/>
              </w:rPr>
              <w:tab/>
              <w:t xml:space="preserve">1 </w:t>
            </w:r>
          </w:p>
        </w:tc>
        <w:tc>
          <w:tcPr>
            <w:tcW w:w="417" w:type="pct"/>
            <w:tcBorders>
              <w:top w:val="nil"/>
              <w:left w:val="nil"/>
              <w:bottom w:val="nil"/>
              <w:right w:val="single" w:sz="2" w:space="0" w:color="auto"/>
            </w:tcBorders>
          </w:tcPr>
          <w:p ns2:paraId="51D9EAF5" ns2:textId="77777777" w:rsidR="00C0130B" w:rsidRDefault="00C0130B" w:rsidP="00C90784">
            <w:pPr>
              <w:tabs>
                <w:tab w:val="decimal" w:pos="207"/>
                <w:tab w:val="left" w:pos="287"/>
              </w:tabs>
              <w:spacing w:before="15" w:after="15"/>
              <w:rPr>
                <w:sz w:val="18"/>
                <w:szCs w:val="18"/>
              </w:rPr>
            </w:pPr>
            <w:r>
              <w:rPr>
                <w:sz w:val="18"/>
                <w:szCs w:val="18"/>
              </w:rPr>
              <w:tab/>
              <w:t xml:space="preserve">(1.4) </w:t>
            </w:r>
          </w:p>
        </w:tc>
        <w:tc>
          <w:tcPr>
            <w:tcW w:w="417" w:type="pct"/>
            <w:tcBorders>
              <w:top w:val="nil"/>
              <w:left w:val="nil"/>
              <w:bottom w:val="nil"/>
              <w:right w:val="nil"/>
            </w:tcBorders>
          </w:tcPr>
          <w:p ns2:paraId="30179B3C" ns2:textId="77777777" w:rsidR="00C0130B" w:rsidRDefault="00C0130B" w:rsidP="00C90784">
            <w:pPr>
              <w:tabs>
                <w:tab w:val="decimal" w:pos="319"/>
                <w:tab w:val="left" w:pos="399"/>
              </w:tabs>
              <w:spacing w:before="15" w:after="15"/>
              <w:rPr>
                <w:sz w:val="18"/>
                <w:szCs w:val="18"/>
              </w:rPr>
            </w:pPr>
            <w:r>
              <w:rPr>
                <w:sz w:val="18"/>
                <w:szCs w:val="18"/>
              </w:rPr>
              <w:tab/>
              <w:t xml:space="preserve">7 </w:t>
            </w:r>
          </w:p>
        </w:tc>
        <w:tc>
          <w:tcPr>
            <w:tcW w:w="417" w:type="pct"/>
            <w:tcBorders>
              <w:top w:val="nil"/>
              <w:left w:val="nil"/>
              <w:bottom w:val="nil"/>
              <w:right w:val="single" w:sz="2" w:space="0" w:color="auto"/>
            </w:tcBorders>
          </w:tcPr>
          <w:p ns2:paraId="14AB2BA9" ns2:textId="77777777" w:rsidR="00C0130B" w:rsidRDefault="00C0130B" w:rsidP="00C90784">
            <w:pPr>
              <w:tabs>
                <w:tab w:val="decimal" w:pos="207"/>
                <w:tab w:val="left" w:pos="287"/>
              </w:tabs>
              <w:spacing w:before="15" w:after="15"/>
              <w:rPr>
                <w:sz w:val="18"/>
                <w:szCs w:val="18"/>
              </w:rPr>
            </w:pPr>
            <w:r>
              <w:rPr>
                <w:sz w:val="18"/>
                <w:szCs w:val="18"/>
              </w:rPr>
              <w:tab/>
              <w:t xml:space="preserve">(7.1) </w:t>
            </w:r>
          </w:p>
        </w:tc>
        <w:tc>
          <w:tcPr>
            <w:tcW w:w="417" w:type="pct"/>
            <w:tcBorders>
              <w:top w:val="nil"/>
              <w:left w:val="nil"/>
              <w:bottom w:val="nil"/>
              <w:right w:val="nil"/>
            </w:tcBorders>
          </w:tcPr>
          <w:p ns2:paraId="05B6A43A" ns2:textId="77777777" w:rsidR="00C0130B" w:rsidRDefault="00C0130B" w:rsidP="00C90784">
            <w:pPr>
              <w:tabs>
                <w:tab w:val="decimal" w:pos="319"/>
                <w:tab w:val="left" w:pos="399"/>
              </w:tabs>
              <w:spacing w:before="15" w:after="15"/>
              <w:rPr>
                <w:sz w:val="18"/>
                <w:szCs w:val="18"/>
              </w:rPr>
            </w:pPr>
            <w:r>
              <w:rPr>
                <w:sz w:val="18"/>
                <w:szCs w:val="18"/>
              </w:rPr>
              <w:tab/>
              <w:t xml:space="preserve">8 </w:t>
            </w:r>
          </w:p>
        </w:tc>
        <w:tc>
          <w:tcPr>
            <w:tcW w:w="417" w:type="pct"/>
            <w:tcBorders>
              <w:top w:val="nil"/>
              <w:left w:val="nil"/>
              <w:bottom w:val="nil"/>
            </w:tcBorders>
          </w:tcPr>
          <w:p ns2:paraId="4AC6F087" ns2:textId="77777777" w:rsidR="00C0130B" w:rsidRDefault="00C0130B" w:rsidP="00C90784">
            <w:pPr>
              <w:tabs>
                <w:tab w:val="decimal" w:pos="207"/>
                <w:tab w:val="left" w:pos="287"/>
              </w:tabs>
              <w:spacing w:before="15" w:after="15"/>
              <w:rPr>
                <w:sz w:val="18"/>
                <w:szCs w:val="18"/>
              </w:rPr>
            </w:pPr>
            <w:r>
              <w:rPr>
                <w:sz w:val="18"/>
                <w:szCs w:val="18"/>
              </w:rPr>
              <w:tab/>
              <w:t xml:space="preserve">(4.7) </w:t>
            </w:r>
          </w:p>
        </w:tc>
      </w:tr>
      <w:tr w:rsidR="00C718A3" ns2:paraId="3AECA0C9" ns2:textId="77777777" w:rsidTr="002C5A84">
        <w:tblPrEx>
          <w:tblBorders>
            <w:top w:val="single" w:sz="6" w:space="0" w:color="auto"/>
            <w:bottom w:val="single" w:sz="6" w:space="0" w:color="auto"/>
          </w:tblBorders>
        </w:tblPrEx>
        <w:trPr>
          <w:jc w:val="center"/>
        </w:trPr>
        <w:tc>
          <w:tcPr>
            <w:tcW w:w="1667" w:type="pct"/>
            <w:tcBorders>
              <w:top w:val="nil"/>
              <w:bottom w:val="single" w:sz="6" w:space="0" w:color="auto"/>
              <w:right w:val="single" w:sz="2" w:space="0" w:color="auto"/>
            </w:tcBorders>
          </w:tcPr>
          <w:p ns2:paraId="0692CC80" ns2:textId="77777777" w:rsidR="00C0130B" w:rsidRDefault="00C0130B" w:rsidP="00C90784">
            <w:pPr>
              <w:spacing w:before="15" w:after="15"/>
              <w:ind w:left="160" w:right="1" w:hanging="160"/>
              <w:rPr>
                <w:sz w:val="18"/>
                <w:szCs w:val="18"/>
              </w:rPr>
            </w:pPr>
            <w:r>
              <w:rPr>
                <w:sz w:val="18"/>
                <w:szCs w:val="18"/>
              </w:rPr>
              <w:t xml:space="preserve">   Neutropenia </w:t>
            </w:r>
          </w:p>
        </w:tc>
        <w:tc>
          <w:tcPr>
            <w:tcW w:w="417" w:type="pct"/>
            <w:tcBorders>
              <w:top w:val="nil"/>
              <w:left w:val="nil"/>
              <w:bottom w:val="single" w:sz="6" w:space="0" w:color="auto"/>
              <w:right w:val="nil"/>
            </w:tcBorders>
          </w:tcPr>
          <w:p ns2:paraId="48BBF0A3"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417" w:type="pct"/>
            <w:tcBorders>
              <w:top w:val="nil"/>
              <w:left w:val="nil"/>
              <w:bottom w:val="single" w:sz="6" w:space="0" w:color="auto"/>
              <w:right w:val="single" w:sz="2" w:space="0" w:color="auto"/>
            </w:tcBorders>
          </w:tcPr>
          <w:p ns2:paraId="6D0B8882"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417" w:type="pct"/>
            <w:tcBorders>
              <w:top w:val="nil"/>
              <w:left w:val="nil"/>
              <w:bottom w:val="single" w:sz="6" w:space="0" w:color="auto"/>
              <w:right w:val="nil"/>
            </w:tcBorders>
          </w:tcPr>
          <w:p ns2:paraId="6E80E79F"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417" w:type="pct"/>
            <w:tcBorders>
              <w:top w:val="nil"/>
              <w:left w:val="nil"/>
              <w:bottom w:val="single" w:sz="6" w:space="0" w:color="auto"/>
              <w:right w:val="single" w:sz="2" w:space="0" w:color="auto"/>
            </w:tcBorders>
          </w:tcPr>
          <w:p ns2:paraId="6242BD77"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417" w:type="pct"/>
            <w:tcBorders>
              <w:top w:val="nil"/>
              <w:left w:val="nil"/>
              <w:bottom w:val="single" w:sz="6" w:space="0" w:color="auto"/>
              <w:right w:val="nil"/>
            </w:tcBorders>
          </w:tcPr>
          <w:p ns2:paraId="356B5E11" ns2:textId="77777777" w:rsidR="00C0130B" w:rsidRDefault="00C0130B" w:rsidP="00C90784">
            <w:pPr>
              <w:tabs>
                <w:tab w:val="decimal" w:pos="319"/>
                <w:tab w:val="left" w:pos="399"/>
              </w:tabs>
              <w:spacing w:before="15" w:after="15"/>
              <w:rPr>
                <w:sz w:val="18"/>
                <w:szCs w:val="18"/>
              </w:rPr>
            </w:pPr>
            <w:r>
              <w:rPr>
                <w:sz w:val="18"/>
                <w:szCs w:val="18"/>
              </w:rPr>
              <w:tab/>
              <w:t xml:space="preserve">7 </w:t>
            </w:r>
          </w:p>
        </w:tc>
        <w:tc>
          <w:tcPr>
            <w:tcW w:w="417" w:type="pct"/>
            <w:tcBorders>
              <w:top w:val="nil"/>
              <w:left w:val="nil"/>
              <w:bottom w:val="single" w:sz="6" w:space="0" w:color="auto"/>
              <w:right w:val="single" w:sz="2" w:space="0" w:color="auto"/>
            </w:tcBorders>
          </w:tcPr>
          <w:p ns2:paraId="730471DD" ns2:textId="77777777" w:rsidR="00C0130B" w:rsidRDefault="00C0130B" w:rsidP="00C90784">
            <w:pPr>
              <w:tabs>
                <w:tab w:val="decimal" w:pos="207"/>
                <w:tab w:val="left" w:pos="287"/>
              </w:tabs>
              <w:spacing w:before="15" w:after="15"/>
              <w:rPr>
                <w:sz w:val="18"/>
                <w:szCs w:val="18"/>
              </w:rPr>
            </w:pPr>
            <w:r>
              <w:rPr>
                <w:sz w:val="18"/>
                <w:szCs w:val="18"/>
              </w:rPr>
              <w:tab/>
              <w:t xml:space="preserve">(7.1) </w:t>
            </w:r>
          </w:p>
        </w:tc>
        <w:tc>
          <w:tcPr>
            <w:tcW w:w="417" w:type="pct"/>
            <w:tcBorders>
              <w:top w:val="nil"/>
              <w:left w:val="nil"/>
              <w:bottom w:val="single" w:sz="6" w:space="0" w:color="auto"/>
              <w:right w:val="nil"/>
            </w:tcBorders>
          </w:tcPr>
          <w:p ns2:paraId="0C911443" ns2:textId="77777777" w:rsidR="00C0130B" w:rsidRDefault="00C0130B" w:rsidP="00C90784">
            <w:pPr>
              <w:tabs>
                <w:tab w:val="decimal" w:pos="319"/>
                <w:tab w:val="left" w:pos="399"/>
              </w:tabs>
              <w:spacing w:before="15" w:after="15"/>
              <w:rPr>
                <w:sz w:val="18"/>
                <w:szCs w:val="18"/>
              </w:rPr>
            </w:pPr>
            <w:r>
              <w:rPr>
                <w:sz w:val="18"/>
                <w:szCs w:val="18"/>
              </w:rPr>
              <w:tab/>
              <w:t xml:space="preserve">7 </w:t>
            </w:r>
          </w:p>
        </w:tc>
        <w:tc>
          <w:tcPr>
            <w:tcW w:w="417" w:type="pct"/>
            <w:tcBorders>
              <w:top w:val="nil"/>
              <w:left w:val="nil"/>
              <w:bottom w:val="single" w:sz="6" w:space="0" w:color="auto"/>
            </w:tcBorders>
          </w:tcPr>
          <w:p ns2:paraId="34C31440" ns2:textId="77777777" w:rsidR="00C0130B" w:rsidRDefault="00C0130B" w:rsidP="00C90784">
            <w:pPr>
              <w:tabs>
                <w:tab w:val="decimal" w:pos="207"/>
                <w:tab w:val="left" w:pos="287"/>
              </w:tabs>
              <w:spacing w:before="15" w:after="15"/>
              <w:rPr>
                <w:sz w:val="18"/>
                <w:szCs w:val="18"/>
              </w:rPr>
            </w:pPr>
            <w:r>
              <w:rPr>
                <w:sz w:val="18"/>
                <w:szCs w:val="18"/>
              </w:rPr>
              <w:tab/>
              <w:t xml:space="preserve">(4.1) </w:t>
            </w:r>
          </w:p>
        </w:tc>
      </w:tr>
      <w:tr w:rsidR="00017ED7" ns2:paraId="5E0EFDA2" ns2:textId="77777777" w:rsidTr="002C5A84">
        <w:tblPrEx>
          <w:tblBorders>
            <w:top w:val="single" w:sz="6" w:space="0" w:color="auto"/>
            <w:bottom w:val="single" w:sz="6" w:space="0" w:color="auto"/>
          </w:tblBorders>
        </w:tblPrEx>
        <w:trPr>
          <w:jc w:val="center"/>
        </w:trPr>
        <w:tc>
          <w:tcPr>
            <w:tcW w:w="5000" w:type="pct"/>
            <w:gridSpan w:val="9"/>
            <w:tcBorders>
              <w:top w:val="single" w:sz="6" w:space="0" w:color="auto"/>
              <w:bottom w:val="double" w:sz="6" w:space="0" w:color="auto"/>
            </w:tcBorders>
          </w:tcPr>
          <w:p ns2:paraId="22E10814" ns2:textId="77777777" w:rsidR="00C0130B" w:rsidRDefault="00C0130B" w:rsidP="00C90784">
            <w:pPr>
              <w:spacing w:before="30" w:after="30"/>
              <w:ind w:left="160" w:right="1" w:hanging="160"/>
              <w:rPr>
                <w:sz w:val="18"/>
                <w:szCs w:val="18"/>
              </w:rPr>
            </w:pPr>
            <w:r>
              <w:rPr>
                <w:sz w:val="18"/>
                <w:szCs w:val="18"/>
              </w:rPr>
              <w:t xml:space="preserve"> Every participant is counted a single time for each applicable row and column.</w:t>
            </w:r>
          </w:p>
          <w:p ns2:paraId="2DFF9E90" ns2:textId="77777777" w:rsidR="00C0130B" w:rsidRDefault="00C0130B" w:rsidP="00C90784">
            <w:pPr>
              <w:spacing w:before="30" w:after="30"/>
              <w:ind w:left="160" w:right="1" w:hanging="160"/>
              <w:rPr>
                <w:sz w:val="18"/>
                <w:szCs w:val="18"/>
              </w:rPr>
            </w:pPr>
            <w:r>
              <w:rPr>
                <w:sz w:val="18"/>
                <w:szCs w:val="18"/>
              </w:rPr>
              <w:t xml:space="preserve"> A specific adverse event appears on this report only if its incidence in one or more of the columns meets the incidence criterion in the report title, after rounding.</w:t>
            </w:r>
          </w:p>
          <w:p ns2:paraId="4272D61A" ns2:textId="77777777" w:rsidR="00C0130B" w:rsidRDefault="00C0130B" w:rsidP="00C90784">
            <w:pPr>
              <w:spacing w:before="30" w:after="30"/>
              <w:ind w:left="160" w:right="1" w:hanging="160"/>
              <w:rPr>
                <w:sz w:val="18"/>
                <w:szCs w:val="18"/>
              </w:rPr>
            </w:pPr>
            <w:r>
              <w:rPr>
                <w:sz w:val="18"/>
                <w:szCs w:val="18"/>
              </w:rPr>
              <w:t xml:space="preserve"> Non-serious AEs up to 30 days and SAEs up to 90 days of last dose of study intervention are included.</w:t>
            </w:r>
          </w:p>
          <w:p ns2:paraId="4A8C6A7A" ns2:textId="77777777" w:rsidR="00C0130B" w:rsidRDefault="00C0130B" w:rsidP="00C90784">
            <w:pPr>
              <w:spacing w:before="30" w:after="30"/>
              <w:ind w:left="160" w:right="1" w:hanging="160"/>
              <w:rPr>
                <w:sz w:val="18"/>
                <w:szCs w:val="18"/>
              </w:rPr>
            </w:pPr>
            <w:r>
              <w:rPr>
                <w:sz w:val="18"/>
                <w:szCs w:val="18"/>
              </w:rPr>
              <w:t xml:space="preserve"> Grades are based on NCI CTCAE version 5.0.</w:t>
            </w:r>
          </w:p>
          <w:p ns2:paraId="07DDABA8" ns2:textId="77777777" w:rsidR="00C0130B" w:rsidRDefault="00C0130B" w:rsidP="00C90784">
            <w:pPr>
              <w:spacing w:before="30" w:after="30"/>
              <w:ind w:left="160" w:right="1" w:hanging="160"/>
              <w:rPr>
                <w:sz w:val="18"/>
                <w:szCs w:val="18"/>
              </w:rPr>
            </w:pPr>
            <w:r>
              <w:rPr>
                <w:sz w:val="18"/>
                <w:szCs w:val="18"/>
              </w:rPr>
              <w:t xml:space="preserve"> Database cutoff date: 21MAY2024</w:t>
            </w:r>
          </w:p>
        </w:tc>
      </w:tr>
      <w:tr w:rsidR="00017ED7" ns2:paraId="295BCCAE" ns2:textId="77777777" w:rsidTr="004214B6">
        <w:tblPrEx>
          <w:tblBorders>
            <w:top w:val="none" w:sz="0" w:space="0" w:color="auto"/>
            <w:left w:val="none" w:sz="0" w:space="0" w:color="auto"/>
            <w:bottom w:val="none" w:sz="0" w:space="0" w:color="auto"/>
            <w:right w:val="none" w:sz="0" w:space="0" w:color="auto"/>
          </w:tblBorders>
        </w:tblPrEx>
        <w:trPr>
          <w:jc w:val="center"/>
        </w:trPr>
        <w:tc>
          <w:tcPr>
            <w:tcW w:w="5000" w:type="pct"/>
            <w:gridSpan w:val="9"/>
            <w:tcBorders>
              <w:top w:val="nil"/>
              <w:left w:val="nil"/>
              <w:bottom w:val="nil"/>
              <w:right w:val="nil"/>
            </w:tcBorders>
          </w:tcPr>
          <w:p ns2:paraId="00251323" ns2:textId="77777777" w:rsidR="00C0130B" w:rsidRDefault="00C0130B" w:rsidP="00C90784">
            <w:pPr>
              <w:spacing w:before="15" w:after="15"/>
              <w:rPr>
                <w:sz w:val="18"/>
                <w:szCs w:val="18"/>
              </w:rPr>
            </w:pPr>
            <w:r>
              <w:rPr>
                <w:sz w:val="18"/>
                <w:szCs w:val="18"/>
              </w:rPr>
              <w:t>Source:  [P002MK2870: adam-adsl; adae]</w:t>
            </w:r>
          </w:p>
        </w:tc>
      </w:tr>
    </w:tbl>
    <w:p ns2:paraId="41C7F412" ns2:textId="77777777" w:rsidR="00C0130B" w:rsidRDefault="00C0130B" w:rsidP="00C0130B">
      <w:pPr>
        <w:pStyle w:val="ListEnd"/>
      </w:pPr>
      <w:ins w:id="12925" w:author="GoldenCorpusHarness" w:date="2026-03-28T21:57:55Z">
        <w:r>
          <w:t>Control Group</w:t>
        </w:r>
      </w:ins>
    </w:p>
    <w:p ns2:paraId="2EEB3BFE" ns2:textId="77777777" w:rsidR="00930B6E" w:rsidRPr="00680FAC" w:rsidRDefault="00930B6E" w:rsidP="00680FAC">
      <w:ins w:id="12926" w:author="GoldenCorpusHarness" w:date="2026-03-28T21:57:55Z">
        <w:r>
          <w:t>In the control group, 28 participants (21.2%) experienced SAEs, and 18 participants (13.6%) experienced SAEs that were considered drug-related by the investigator [Table 44].</w:t>
        </w:r>
      </w:ins>
    </w:p>
    <w:p ns2:paraId="116956DE" ns2:textId="6435F035" w:rsidR="00930B6E" w:rsidRDefault="0049194F" w:rsidP="00C94941">
      <w:pPr>
        <w:pStyle w:val="TableTitle"/>
      </w:pPr>
      <w:r>
        <w:t>T</w:t>
      </w:r>
      <w:del w:id="12927" w:author="GoldenCorpusHarness" w:date="2026-03-28T21:57:55Z">
        <w:r>
          <w:delText>able 53Stud</w:delText>
        </w:r>
      </w:del>
      <w:ins w:id="12928" w:author="GoldenCorpusHarness" w:date="2026-03-28T21:57:55Z">
        <w:r>
          <w:t>he most frequentl</w:t>
        </w:r>
      </w:ins>
      <w:r>
        <w:t xml:space="preserve">y </w:t>
      </w:r>
      <w:del w:id="12929" w:author="GoldenCorpusHarness" w:date="2026-03-28T21:57:55Z">
        <w:r>
          <w:delText>MK-2870-002 (SKB264-II-06): Participants With Serious Adverse Events by Decreasing Incidence (I</w:delText>
        </w:r>
      </w:del>
      <w:ins w:id="12930" w:author="GoldenCorpusHarness" w:date="2026-03-28T21:57:55Z">
        <w:r>
          <w:t>reported (i</w:t>
        </w:r>
      </w:ins>
      <w:r>
        <w:t>ncidence &gt;1%</w:t>
      </w:r>
      <w:del w:id="12931" w:author="GoldenCorpusHarness" w:date="2026-03-28T21:57:55Z">
        <w:r>
          <w:delText xml:space="preserve"> in the </w:delText>
        </w:r>
      </w:del>
      <w:ins w:id="12932" w:author="GoldenCorpusHarness" w:date="2026-03-28T21:57:55Z">
        <w:r>
          <w:t>) drug-related SAEs in this group were WBC decreased (5.3%), neutrophil count decreased (4.5%), platelet count decreased (3%), and febrile neutropenia and hepatic function abnormality (2.3% each) [</w:t>
        </w:r>
      </w:ins>
      <w:r>
        <w:t>T</w:t>
      </w:r>
      <w:del w:id="12933" w:author="GoldenCorpusHarness" w:date="2026-03-28T21:57:55Z">
        <w:r>
          <w:delText>otal Participant Population) (APaT Population)</w:delText>
        </w:r>
      </w:del>
      <w:ins w:id="12934" w:author="GoldenCorpusHarness" w:date="2026-03-28T21:57:55Z">
        <w:r>
          <w:t>able 83].</w:t>
        </w:r>
      </w:ins>
    </w:p>
    <w:tbl>
      <w:tblPr>
        <w:tblW w:w="0" w:type="auto"/>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4A0" w:firstRow="1" w:lastRow="0" w:firstColumn="1" w:lastColumn="0" w:noHBand="0" w:noVBand="1"/>
      </w:tblPr>
      <w:tblGrid>
        <w:gridCol w:w="2692"/>
        <w:gridCol w:w="908"/>
        <w:gridCol w:w="622"/>
        <w:gridCol w:w="818"/>
        <w:gridCol w:w="720"/>
        <w:gridCol w:w="720"/>
        <w:gridCol w:w="802"/>
        <w:gridCol w:w="638"/>
        <w:gridCol w:w="720"/>
      </w:tblGrid>
      <w:tr w:rsidR="00043023" ns2:paraId="1BC298B9" ns2:textId="77777777" w:rsidTr="00C94941">
        <w:trPr>
          <w:jc w:val="center"/>
        </w:trPr>
        <w:tc>
          <w:tcPr>
            <w:tcW w:w="2692" w:type="dxa"/>
            <w:tcBorders>
              <w:top w:val="double" w:sz="6" w:space="0" w:color="auto"/>
              <w:left w:val="single" w:sz="6" w:space="0" w:color="auto"/>
              <w:bottom w:val="nil"/>
              <w:right w:val="single" w:sz="2" w:space="0" w:color="auto"/>
            </w:tcBorders>
          </w:tcPr>
          <w:p ns2:paraId="58AADB2A" ns2:textId="77777777" w:rsidR="00043023" w:rsidRDefault="00043023">
            <w:pPr>
              <w:spacing w:before="15" w:after="15" w:line="276" w:lineRule="auto"/>
              <w:rPr>
                <w:kern w:val="2"/>
                <w:sz w:val="18"/>
                <w:szCs w:val="18"/>
              </w:rPr>
            </w:pPr>
          </w:p>
        </w:tc>
        <w:tc>
          <w:tcPr>
            <w:tcW w:w="1530" w:type="dxa"/>
            <w:gridSpan w:val="2"/>
            <w:tcBorders>
              <w:top w:val="double" w:sz="6" w:space="0" w:color="auto"/>
              <w:left w:val="nil"/>
              <w:bottom w:val="single" w:sz="2" w:space="0" w:color="auto"/>
              <w:right w:val="single" w:sz="2" w:space="0" w:color="auto"/>
            </w:tcBorders>
            <w:hideMark/>
          </w:tcPr>
          <w:p ns2:paraId="2DA6D045" ns2:textId="6F471834" w:rsidR="00043023" w:rsidRDefault="005F4918">
            <w:pPr>
              <w:spacing w:before="15" w:after="15" w:line="276" w:lineRule="auto"/>
              <w:jc w:val="center"/>
              <w:rPr>
                <w:kern w:val="2"/>
                <w:sz w:val="18"/>
                <w:szCs w:val="18"/>
              </w:rPr>
            </w:pPr>
            <w:r w:rsidRPr="005F4918">
              <w:rPr>
                <w:kern w:val="2"/>
                <w:sz w:val="18"/>
                <w:szCs w:val="18"/>
              </w:rPr>
              <w:t>sac-TMT</w:t>
            </w:r>
            <w:r w:rsidR="00043023">
              <w:rPr>
                <w:kern w:val="2"/>
                <w:sz w:val="18"/>
                <w:szCs w:val="18"/>
              </w:rPr>
              <w:t xml:space="preserve"> 3 mg/kg + Pembrolizumab 400 mg </w:t>
            </w:r>
          </w:p>
        </w:tc>
        <w:tc>
          <w:tcPr>
            <w:tcW w:w="1538" w:type="dxa"/>
            <w:gridSpan w:val="2"/>
            <w:tcBorders>
              <w:top w:val="double" w:sz="6" w:space="0" w:color="auto"/>
              <w:left w:val="nil"/>
              <w:bottom w:val="single" w:sz="2" w:space="0" w:color="auto"/>
              <w:right w:val="single" w:sz="2" w:space="0" w:color="auto"/>
            </w:tcBorders>
            <w:hideMark/>
          </w:tcPr>
          <w:p ns2:paraId="7390C420" ns2:textId="31F72FD3" w:rsidR="00043023" w:rsidRDefault="005F4918">
            <w:pPr>
              <w:spacing w:before="15" w:after="15" w:line="276" w:lineRule="auto"/>
              <w:jc w:val="center"/>
              <w:rPr>
                <w:kern w:val="2"/>
                <w:sz w:val="18"/>
                <w:szCs w:val="18"/>
              </w:rPr>
            </w:pPr>
            <w:r w:rsidRPr="005F4918">
              <w:rPr>
                <w:kern w:val="2"/>
                <w:sz w:val="18"/>
                <w:szCs w:val="18"/>
              </w:rPr>
              <w:t>sac-TMT</w:t>
            </w:r>
            <w:r w:rsidR="00043023">
              <w:rPr>
                <w:kern w:val="2"/>
                <w:sz w:val="18"/>
                <w:szCs w:val="18"/>
              </w:rPr>
              <w:t xml:space="preserve"> 4 mg/kg + Pembrolizumab 400 mg </w:t>
            </w:r>
          </w:p>
        </w:tc>
        <w:tc>
          <w:tcPr>
            <w:tcW w:w="1522" w:type="dxa"/>
            <w:gridSpan w:val="2"/>
            <w:tcBorders>
              <w:top w:val="double" w:sz="6" w:space="0" w:color="auto"/>
              <w:left w:val="nil"/>
              <w:bottom w:val="single" w:sz="2" w:space="0" w:color="auto"/>
              <w:right w:val="single" w:sz="2" w:space="0" w:color="auto"/>
            </w:tcBorders>
            <w:hideMark/>
          </w:tcPr>
          <w:p ns2:paraId="13C0F065" ns2:textId="20141EA1" w:rsidR="00043023" w:rsidRDefault="005F4918">
            <w:pPr>
              <w:spacing w:before="15" w:after="15" w:line="276" w:lineRule="auto"/>
              <w:jc w:val="center"/>
              <w:rPr>
                <w:kern w:val="2"/>
                <w:sz w:val="18"/>
                <w:szCs w:val="18"/>
              </w:rPr>
            </w:pPr>
            <w:r w:rsidRPr="005F4918">
              <w:rPr>
                <w:kern w:val="2"/>
                <w:sz w:val="18"/>
                <w:szCs w:val="18"/>
              </w:rPr>
              <w:t>sac-TMT</w:t>
            </w:r>
            <w:r w:rsidR="00043023">
              <w:rPr>
                <w:kern w:val="2"/>
                <w:sz w:val="18"/>
                <w:szCs w:val="18"/>
              </w:rPr>
              <w:t xml:space="preserve"> 5 mg/kg + Pembrolizumab 400 mg </w:t>
            </w:r>
          </w:p>
        </w:tc>
        <w:tc>
          <w:tcPr>
            <w:tcW w:w="1358" w:type="dxa"/>
            <w:gridSpan w:val="2"/>
            <w:tcBorders>
              <w:top w:val="double" w:sz="6" w:space="0" w:color="auto"/>
              <w:left w:val="nil"/>
              <w:bottom w:val="single" w:sz="2" w:space="0" w:color="auto"/>
              <w:right w:val="single" w:sz="6" w:space="0" w:color="auto"/>
            </w:tcBorders>
            <w:hideMark/>
          </w:tcPr>
          <w:p ns2:paraId="6BD31467" ns2:textId="77777777" w:rsidR="00043023" w:rsidRDefault="00043023">
            <w:pPr>
              <w:spacing w:before="15" w:after="15" w:line="276" w:lineRule="auto"/>
              <w:jc w:val="center"/>
              <w:rPr>
                <w:kern w:val="2"/>
                <w:sz w:val="18"/>
                <w:szCs w:val="18"/>
              </w:rPr>
            </w:pPr>
            <w:r>
              <w:rPr>
                <w:kern w:val="2"/>
                <w:sz w:val="18"/>
                <w:szCs w:val="18"/>
              </w:rPr>
              <w:t xml:space="preserve">Total </w:t>
            </w:r>
          </w:p>
        </w:tc>
      </w:tr>
      <w:tr w:rsidR="00043023" ns2:paraId="4DE7A3AB" ns2:textId="77777777" w:rsidTr="00C94941">
        <w:trPr>
          <w:jc w:val="center"/>
        </w:trPr>
        <w:tc>
          <w:tcPr>
            <w:tcW w:w="2692" w:type="dxa"/>
            <w:tcBorders>
              <w:top w:val="nil"/>
              <w:left w:val="single" w:sz="6" w:space="0" w:color="auto"/>
              <w:bottom w:val="single" w:sz="2" w:space="0" w:color="auto"/>
              <w:right w:val="single" w:sz="2" w:space="0" w:color="auto"/>
            </w:tcBorders>
          </w:tcPr>
          <w:p ns2:paraId="1369BADD" ns2:textId="77777777" w:rsidR="00043023" w:rsidRDefault="00043023">
            <w:pPr>
              <w:spacing w:before="15" w:after="15" w:line="276" w:lineRule="auto"/>
              <w:rPr>
                <w:kern w:val="2"/>
                <w:sz w:val="18"/>
                <w:szCs w:val="18"/>
              </w:rPr>
            </w:pPr>
          </w:p>
        </w:tc>
        <w:tc>
          <w:tcPr>
            <w:tcW w:w="908" w:type="dxa"/>
            <w:tcBorders>
              <w:top w:val="nil"/>
              <w:left w:val="nil"/>
              <w:bottom w:val="single" w:sz="2" w:space="0" w:color="auto"/>
              <w:right w:val="nil"/>
            </w:tcBorders>
            <w:hideMark/>
          </w:tcPr>
          <w:p ns2:paraId="5A3278F7" ns2:textId="77777777" w:rsidR="00043023" w:rsidRDefault="00043023">
            <w:pPr>
              <w:spacing w:before="15" w:after="15" w:line="276" w:lineRule="auto"/>
              <w:jc w:val="center"/>
              <w:rPr>
                <w:kern w:val="2"/>
                <w:sz w:val="18"/>
                <w:szCs w:val="18"/>
              </w:rPr>
            </w:pPr>
            <w:r>
              <w:rPr>
                <w:kern w:val="2"/>
                <w:sz w:val="18"/>
                <w:szCs w:val="18"/>
              </w:rPr>
              <w:t xml:space="preserve">n </w:t>
            </w:r>
          </w:p>
        </w:tc>
        <w:tc>
          <w:tcPr>
            <w:tcW w:w="622" w:type="dxa"/>
            <w:tcBorders>
              <w:top w:val="nil"/>
              <w:left w:val="nil"/>
              <w:bottom w:val="single" w:sz="2" w:space="0" w:color="auto"/>
              <w:right w:val="single" w:sz="2" w:space="0" w:color="auto"/>
            </w:tcBorders>
            <w:hideMark/>
          </w:tcPr>
          <w:p ns2:paraId="5D577CE9" ns2:textId="77777777" w:rsidR="00043023" w:rsidRDefault="00043023">
            <w:pPr>
              <w:spacing w:before="15" w:after="15" w:line="276" w:lineRule="auto"/>
              <w:jc w:val="center"/>
              <w:rPr>
                <w:kern w:val="2"/>
                <w:sz w:val="18"/>
                <w:szCs w:val="18"/>
              </w:rPr>
            </w:pPr>
            <w:r>
              <w:rPr>
                <w:kern w:val="2"/>
                <w:sz w:val="18"/>
                <w:szCs w:val="18"/>
              </w:rPr>
              <w:t xml:space="preserve">(%) </w:t>
            </w:r>
          </w:p>
        </w:tc>
        <w:tc>
          <w:tcPr>
            <w:tcW w:w="818" w:type="dxa"/>
            <w:tcBorders>
              <w:top w:val="nil"/>
              <w:left w:val="nil"/>
              <w:bottom w:val="single" w:sz="2" w:space="0" w:color="auto"/>
              <w:right w:val="nil"/>
            </w:tcBorders>
            <w:hideMark/>
          </w:tcPr>
          <w:p ns2:paraId="005FE70B" ns2:textId="77777777" w:rsidR="00043023" w:rsidRDefault="00043023">
            <w:pPr>
              <w:spacing w:before="15" w:after="15" w:line="276" w:lineRule="auto"/>
              <w:jc w:val="center"/>
              <w:rPr>
                <w:kern w:val="2"/>
                <w:sz w:val="18"/>
                <w:szCs w:val="18"/>
              </w:rPr>
            </w:pPr>
            <w:r>
              <w:rPr>
                <w:kern w:val="2"/>
                <w:sz w:val="18"/>
                <w:szCs w:val="18"/>
              </w:rPr>
              <w:t xml:space="preserve">n </w:t>
            </w:r>
          </w:p>
        </w:tc>
        <w:tc>
          <w:tcPr>
            <w:tcW w:w="720" w:type="dxa"/>
            <w:tcBorders>
              <w:top w:val="nil"/>
              <w:left w:val="nil"/>
              <w:bottom w:val="single" w:sz="2" w:space="0" w:color="auto"/>
              <w:right w:val="single" w:sz="2" w:space="0" w:color="auto"/>
            </w:tcBorders>
            <w:hideMark/>
          </w:tcPr>
          <w:p ns2:paraId="7A2F2FCA" ns2:textId="77777777" w:rsidR="00043023" w:rsidRDefault="00043023">
            <w:pPr>
              <w:spacing w:before="15" w:after="15" w:line="276" w:lineRule="auto"/>
              <w:jc w:val="center"/>
              <w:rPr>
                <w:kern w:val="2"/>
                <w:sz w:val="18"/>
                <w:szCs w:val="18"/>
              </w:rPr>
            </w:pPr>
            <w:r>
              <w:rPr>
                <w:kern w:val="2"/>
                <w:sz w:val="18"/>
                <w:szCs w:val="18"/>
              </w:rPr>
              <w:t xml:space="preserve">(%) </w:t>
            </w:r>
          </w:p>
        </w:tc>
        <w:tc>
          <w:tcPr>
            <w:tcW w:w="720" w:type="dxa"/>
            <w:tcBorders>
              <w:top w:val="nil"/>
              <w:left w:val="nil"/>
              <w:bottom w:val="single" w:sz="2" w:space="0" w:color="auto"/>
              <w:right w:val="nil"/>
            </w:tcBorders>
            <w:hideMark/>
          </w:tcPr>
          <w:p ns2:paraId="7F494B52" ns2:textId="77777777" w:rsidR="00043023" w:rsidRDefault="00043023">
            <w:pPr>
              <w:spacing w:before="15" w:after="15" w:line="276" w:lineRule="auto"/>
              <w:jc w:val="center"/>
              <w:rPr>
                <w:kern w:val="2"/>
                <w:sz w:val="18"/>
                <w:szCs w:val="18"/>
              </w:rPr>
            </w:pPr>
            <w:r>
              <w:rPr>
                <w:kern w:val="2"/>
                <w:sz w:val="18"/>
                <w:szCs w:val="18"/>
              </w:rPr>
              <w:t xml:space="preserve">n </w:t>
            </w:r>
          </w:p>
        </w:tc>
        <w:tc>
          <w:tcPr>
            <w:tcW w:w="802" w:type="dxa"/>
            <w:tcBorders>
              <w:top w:val="nil"/>
              <w:left w:val="nil"/>
              <w:bottom w:val="single" w:sz="2" w:space="0" w:color="auto"/>
              <w:right w:val="single" w:sz="2" w:space="0" w:color="auto"/>
            </w:tcBorders>
            <w:hideMark/>
          </w:tcPr>
          <w:p ns2:paraId="39DB8971" ns2:textId="77777777" w:rsidR="00043023" w:rsidRDefault="00043023">
            <w:pPr>
              <w:spacing w:before="15" w:after="15" w:line="276" w:lineRule="auto"/>
              <w:jc w:val="center"/>
              <w:rPr>
                <w:kern w:val="2"/>
                <w:sz w:val="18"/>
                <w:szCs w:val="18"/>
              </w:rPr>
            </w:pPr>
            <w:r>
              <w:rPr>
                <w:kern w:val="2"/>
                <w:sz w:val="18"/>
                <w:szCs w:val="18"/>
              </w:rPr>
              <w:t xml:space="preserve">(%) </w:t>
            </w:r>
          </w:p>
        </w:tc>
        <w:tc>
          <w:tcPr>
            <w:tcW w:w="638" w:type="dxa"/>
            <w:tcBorders>
              <w:top w:val="nil"/>
              <w:left w:val="nil"/>
              <w:bottom w:val="single" w:sz="2" w:space="0" w:color="auto"/>
              <w:right w:val="nil"/>
            </w:tcBorders>
            <w:hideMark/>
          </w:tcPr>
          <w:p ns2:paraId="3634893F" ns2:textId="77777777" w:rsidR="00043023" w:rsidRDefault="00043023">
            <w:pPr>
              <w:spacing w:before="15" w:after="15" w:line="276" w:lineRule="auto"/>
              <w:jc w:val="center"/>
              <w:rPr>
                <w:kern w:val="2"/>
                <w:sz w:val="18"/>
                <w:szCs w:val="18"/>
              </w:rPr>
            </w:pPr>
            <w:r>
              <w:rPr>
                <w:kern w:val="2"/>
                <w:sz w:val="18"/>
                <w:szCs w:val="18"/>
              </w:rPr>
              <w:t xml:space="preserve">n </w:t>
            </w:r>
          </w:p>
        </w:tc>
        <w:tc>
          <w:tcPr>
            <w:tcW w:w="720" w:type="dxa"/>
            <w:tcBorders>
              <w:top w:val="nil"/>
              <w:left w:val="nil"/>
              <w:bottom w:val="single" w:sz="2" w:space="0" w:color="auto"/>
              <w:right w:val="single" w:sz="6" w:space="0" w:color="auto"/>
            </w:tcBorders>
            <w:hideMark/>
          </w:tcPr>
          <w:p ns2:paraId="1881FD85" ns2:textId="77777777" w:rsidR="00043023" w:rsidRDefault="00043023">
            <w:pPr>
              <w:spacing w:before="15" w:after="15" w:line="276" w:lineRule="auto"/>
              <w:jc w:val="center"/>
              <w:rPr>
                <w:kern w:val="2"/>
                <w:sz w:val="18"/>
                <w:szCs w:val="18"/>
              </w:rPr>
            </w:pPr>
            <w:r>
              <w:rPr>
                <w:kern w:val="2"/>
                <w:sz w:val="18"/>
                <w:szCs w:val="18"/>
              </w:rPr>
              <w:t xml:space="preserve">(%) </w:t>
            </w:r>
          </w:p>
        </w:tc>
      </w:tr>
      <w:tr w:rsidR="00043023" ns2:paraId="3DDF9A0B" ns2:textId="77777777" w:rsidTr="00C94941">
        <w:trPr>
          <w:jc w:val="center"/>
        </w:trPr>
        <w:tc>
          <w:tcPr>
            <w:tcW w:w="2692" w:type="dxa"/>
            <w:tcBorders>
              <w:top w:val="nil"/>
              <w:left w:val="single" w:sz="6" w:space="0" w:color="auto"/>
              <w:bottom w:val="nil"/>
              <w:right w:val="single" w:sz="2" w:space="0" w:color="auto"/>
            </w:tcBorders>
            <w:hideMark/>
          </w:tcPr>
          <w:p ns2:paraId="4A7EB47B" ns2:textId="77777777" w:rsidR="00043023" w:rsidRDefault="00043023">
            <w:pPr>
              <w:spacing w:before="15" w:after="15" w:line="276" w:lineRule="auto"/>
              <w:ind w:left="160" w:right="1" w:hanging="160"/>
              <w:rPr>
                <w:kern w:val="2"/>
                <w:sz w:val="18"/>
                <w:szCs w:val="18"/>
              </w:rPr>
            </w:pPr>
            <w:r>
              <w:rPr>
                <w:kern w:val="2"/>
                <w:sz w:val="18"/>
                <w:szCs w:val="18"/>
              </w:rPr>
              <w:t xml:space="preserve"> Participants in population </w:t>
            </w:r>
          </w:p>
        </w:tc>
        <w:tc>
          <w:tcPr>
            <w:tcW w:w="908" w:type="dxa"/>
            <w:tcBorders>
              <w:top w:val="nil"/>
              <w:left w:val="nil"/>
              <w:bottom w:val="nil"/>
              <w:right w:val="nil"/>
            </w:tcBorders>
            <w:hideMark/>
          </w:tcPr>
          <w:p ns2:paraId="79DEB8F5"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3 </w:t>
            </w:r>
          </w:p>
        </w:tc>
        <w:tc>
          <w:tcPr>
            <w:tcW w:w="622" w:type="dxa"/>
            <w:tcBorders>
              <w:top w:val="nil"/>
              <w:left w:val="nil"/>
              <w:bottom w:val="nil"/>
              <w:right w:val="single" w:sz="2" w:space="0" w:color="auto"/>
            </w:tcBorders>
            <w:hideMark/>
          </w:tcPr>
          <w:p ns2:paraId="706A8CE1" ns2:textId="77777777" w:rsidR="00043023" w:rsidRDefault="00043023">
            <w:pPr>
              <w:tabs>
                <w:tab w:val="decimal" w:pos="207"/>
                <w:tab w:val="left" w:pos="287"/>
              </w:tabs>
              <w:spacing w:before="15" w:after="15" w:line="276" w:lineRule="auto"/>
              <w:rPr>
                <w:kern w:val="2"/>
                <w:sz w:val="18"/>
                <w:szCs w:val="18"/>
              </w:rPr>
            </w:pPr>
            <w:r>
              <w:rPr>
                <w:kern w:val="2"/>
                <w:sz w:val="18"/>
                <w:szCs w:val="18"/>
              </w:rPr>
              <w:tab/>
            </w:r>
          </w:p>
        </w:tc>
        <w:tc>
          <w:tcPr>
            <w:tcW w:w="818" w:type="dxa"/>
            <w:tcBorders>
              <w:top w:val="nil"/>
              <w:left w:val="nil"/>
              <w:bottom w:val="nil"/>
              <w:right w:val="nil"/>
            </w:tcBorders>
            <w:hideMark/>
          </w:tcPr>
          <w:p ns2:paraId="42AB99EF"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70 </w:t>
            </w:r>
          </w:p>
        </w:tc>
        <w:tc>
          <w:tcPr>
            <w:tcW w:w="720" w:type="dxa"/>
            <w:tcBorders>
              <w:top w:val="nil"/>
              <w:left w:val="nil"/>
              <w:bottom w:val="nil"/>
              <w:right w:val="single" w:sz="2" w:space="0" w:color="auto"/>
            </w:tcBorders>
            <w:hideMark/>
          </w:tcPr>
          <w:p ns2:paraId="4C3D4BF3" ns2:textId="77777777" w:rsidR="00043023" w:rsidRDefault="00043023">
            <w:pPr>
              <w:tabs>
                <w:tab w:val="decimal" w:pos="207"/>
                <w:tab w:val="left" w:pos="287"/>
              </w:tabs>
              <w:spacing w:before="15" w:after="15" w:line="276" w:lineRule="auto"/>
              <w:rPr>
                <w:kern w:val="2"/>
                <w:sz w:val="18"/>
                <w:szCs w:val="18"/>
              </w:rPr>
            </w:pPr>
            <w:r>
              <w:rPr>
                <w:kern w:val="2"/>
                <w:sz w:val="18"/>
                <w:szCs w:val="18"/>
              </w:rPr>
              <w:tab/>
            </w:r>
          </w:p>
        </w:tc>
        <w:tc>
          <w:tcPr>
            <w:tcW w:w="720" w:type="dxa"/>
            <w:tcBorders>
              <w:top w:val="nil"/>
              <w:left w:val="nil"/>
              <w:bottom w:val="nil"/>
              <w:right w:val="nil"/>
            </w:tcBorders>
            <w:hideMark/>
          </w:tcPr>
          <w:p ns2:paraId="66979938"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98 </w:t>
            </w:r>
          </w:p>
        </w:tc>
        <w:tc>
          <w:tcPr>
            <w:tcW w:w="802" w:type="dxa"/>
            <w:tcBorders>
              <w:top w:val="nil"/>
              <w:left w:val="nil"/>
              <w:bottom w:val="nil"/>
              <w:right w:val="single" w:sz="2" w:space="0" w:color="auto"/>
            </w:tcBorders>
            <w:hideMark/>
          </w:tcPr>
          <w:p ns2:paraId="60DDE16B" ns2:textId="77777777" w:rsidR="00043023" w:rsidRDefault="00043023">
            <w:pPr>
              <w:tabs>
                <w:tab w:val="decimal" w:pos="207"/>
                <w:tab w:val="left" w:pos="287"/>
              </w:tabs>
              <w:spacing w:before="15" w:after="15" w:line="276" w:lineRule="auto"/>
              <w:rPr>
                <w:kern w:val="2"/>
                <w:sz w:val="18"/>
                <w:szCs w:val="18"/>
              </w:rPr>
            </w:pPr>
            <w:r>
              <w:rPr>
                <w:kern w:val="2"/>
                <w:sz w:val="18"/>
                <w:szCs w:val="18"/>
              </w:rPr>
              <w:tab/>
            </w:r>
          </w:p>
        </w:tc>
        <w:tc>
          <w:tcPr>
            <w:tcW w:w="638" w:type="dxa"/>
            <w:tcBorders>
              <w:top w:val="nil"/>
              <w:left w:val="nil"/>
              <w:bottom w:val="nil"/>
              <w:right w:val="nil"/>
            </w:tcBorders>
            <w:hideMark/>
          </w:tcPr>
          <w:p ns2:paraId="3B1DAB2D"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171 </w:t>
            </w:r>
          </w:p>
        </w:tc>
        <w:tc>
          <w:tcPr>
            <w:tcW w:w="720" w:type="dxa"/>
            <w:tcBorders>
              <w:top w:val="nil"/>
              <w:left w:val="nil"/>
              <w:bottom w:val="nil"/>
              <w:right w:val="single" w:sz="6" w:space="0" w:color="auto"/>
            </w:tcBorders>
            <w:hideMark/>
          </w:tcPr>
          <w:p ns2:paraId="7C3CA700" ns2:textId="77777777" w:rsidR="00043023" w:rsidRDefault="00043023">
            <w:pPr>
              <w:tabs>
                <w:tab w:val="decimal" w:pos="207"/>
                <w:tab w:val="left" w:pos="287"/>
              </w:tabs>
              <w:spacing w:before="15" w:after="15" w:line="276" w:lineRule="auto"/>
              <w:rPr>
                <w:kern w:val="2"/>
                <w:sz w:val="18"/>
                <w:szCs w:val="18"/>
              </w:rPr>
            </w:pPr>
            <w:r>
              <w:rPr>
                <w:kern w:val="2"/>
                <w:sz w:val="18"/>
                <w:szCs w:val="18"/>
              </w:rPr>
              <w:tab/>
            </w:r>
          </w:p>
        </w:tc>
      </w:tr>
      <w:tr w:rsidR="00043023" ns2:paraId="168BD9B6" ns2:textId="77777777" w:rsidTr="00C94941">
        <w:trPr>
          <w:jc w:val="center"/>
        </w:trPr>
        <w:tc>
          <w:tcPr>
            <w:tcW w:w="2692" w:type="dxa"/>
            <w:tcBorders>
              <w:top w:val="nil"/>
              <w:left w:val="single" w:sz="6" w:space="0" w:color="auto"/>
              <w:bottom w:val="nil"/>
              <w:right w:val="single" w:sz="2" w:space="0" w:color="auto"/>
            </w:tcBorders>
            <w:hideMark/>
          </w:tcPr>
          <w:p ns2:paraId="46257954" ns2:textId="77777777" w:rsidR="00043023" w:rsidRDefault="00043023">
            <w:pPr>
              <w:spacing w:before="15" w:after="15" w:line="276" w:lineRule="auto"/>
              <w:ind w:left="160" w:right="1" w:hanging="160"/>
              <w:rPr>
                <w:kern w:val="2"/>
                <w:sz w:val="18"/>
                <w:szCs w:val="18"/>
              </w:rPr>
            </w:pPr>
            <w:r>
              <w:rPr>
                <w:kern w:val="2"/>
                <w:sz w:val="18"/>
                <w:szCs w:val="18"/>
              </w:rPr>
              <w:t xml:space="preserve">   with one or more adverse events </w:t>
            </w:r>
          </w:p>
        </w:tc>
        <w:tc>
          <w:tcPr>
            <w:tcW w:w="908" w:type="dxa"/>
            <w:tcBorders>
              <w:top w:val="nil"/>
              <w:left w:val="nil"/>
              <w:bottom w:val="nil"/>
              <w:right w:val="nil"/>
            </w:tcBorders>
            <w:hideMark/>
          </w:tcPr>
          <w:p ns2:paraId="26AC637C"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2 </w:t>
            </w:r>
          </w:p>
        </w:tc>
        <w:tc>
          <w:tcPr>
            <w:tcW w:w="622" w:type="dxa"/>
            <w:tcBorders>
              <w:top w:val="nil"/>
              <w:left w:val="nil"/>
              <w:bottom w:val="nil"/>
              <w:right w:val="single" w:sz="2" w:space="0" w:color="auto"/>
            </w:tcBorders>
            <w:hideMark/>
          </w:tcPr>
          <w:p ns2:paraId="3E7148F7"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(66.7) </w:t>
            </w:r>
          </w:p>
        </w:tc>
        <w:tc>
          <w:tcPr>
            <w:tcW w:w="818" w:type="dxa"/>
            <w:tcBorders>
              <w:top w:val="nil"/>
              <w:left w:val="nil"/>
              <w:bottom w:val="nil"/>
              <w:right w:val="nil"/>
            </w:tcBorders>
            <w:hideMark/>
          </w:tcPr>
          <w:p ns2:paraId="1B08F90F"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14 </w:t>
            </w:r>
          </w:p>
        </w:tc>
        <w:tc>
          <w:tcPr>
            <w:tcW w:w="720" w:type="dxa"/>
            <w:tcBorders>
              <w:top w:val="nil"/>
              <w:left w:val="nil"/>
              <w:bottom w:val="nil"/>
              <w:right w:val="single" w:sz="2" w:space="0" w:color="auto"/>
            </w:tcBorders>
            <w:hideMark/>
          </w:tcPr>
          <w:p ns2:paraId="4247794F"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(20.0) </w:t>
            </w:r>
          </w:p>
        </w:tc>
        <w:tc>
          <w:tcPr>
            <w:tcW w:w="720" w:type="dxa"/>
            <w:tcBorders>
              <w:top w:val="nil"/>
              <w:left w:val="nil"/>
              <w:bottom w:val="nil"/>
              <w:right w:val="nil"/>
            </w:tcBorders>
            <w:hideMark/>
          </w:tcPr>
          <w:p ns2:paraId="4B05A2C4"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36 </w:t>
            </w:r>
          </w:p>
        </w:tc>
        <w:tc>
          <w:tcPr>
            <w:tcW w:w="802" w:type="dxa"/>
            <w:tcBorders>
              <w:top w:val="nil"/>
              <w:left w:val="nil"/>
              <w:bottom w:val="nil"/>
              <w:right w:val="single" w:sz="2" w:space="0" w:color="auto"/>
            </w:tcBorders>
            <w:hideMark/>
          </w:tcPr>
          <w:p ns2:paraId="32421597"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(36.7) </w:t>
            </w:r>
          </w:p>
        </w:tc>
        <w:tc>
          <w:tcPr>
            <w:tcW w:w="638" w:type="dxa"/>
            <w:tcBorders>
              <w:top w:val="nil"/>
              <w:left w:val="nil"/>
              <w:bottom w:val="nil"/>
              <w:right w:val="nil"/>
            </w:tcBorders>
            <w:hideMark/>
          </w:tcPr>
          <w:p ns2:paraId="2C431A46"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52 </w:t>
            </w:r>
          </w:p>
        </w:tc>
        <w:tc>
          <w:tcPr>
            <w:tcW w:w="720" w:type="dxa"/>
            <w:tcBorders>
              <w:top w:val="nil"/>
              <w:left w:val="nil"/>
              <w:bottom w:val="nil"/>
              <w:right w:val="single" w:sz="6" w:space="0" w:color="auto"/>
            </w:tcBorders>
            <w:hideMark/>
          </w:tcPr>
          <w:p ns2:paraId="2553AFCC"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(30.4) </w:t>
            </w:r>
          </w:p>
        </w:tc>
      </w:tr>
      <w:tr w:rsidR="00043023" ns2:paraId="0406EF51" ns2:textId="77777777" w:rsidTr="00C94941">
        <w:trPr>
          <w:jc w:val="center"/>
        </w:trPr>
        <w:tc>
          <w:tcPr>
            <w:tcW w:w="2692" w:type="dxa"/>
            <w:tcBorders>
              <w:top w:val="nil"/>
              <w:left w:val="single" w:sz="6" w:space="0" w:color="auto"/>
              <w:bottom w:val="nil"/>
              <w:right w:val="single" w:sz="2" w:space="0" w:color="auto"/>
            </w:tcBorders>
            <w:hideMark/>
          </w:tcPr>
          <w:p ns2:paraId="2A589A83" ns2:textId="77777777" w:rsidR="00043023" w:rsidRDefault="00043023">
            <w:pPr>
              <w:spacing w:before="15" w:after="15" w:line="276" w:lineRule="auto"/>
              <w:ind w:left="160" w:right="1" w:hanging="160"/>
              <w:rPr>
                <w:kern w:val="2"/>
                <w:sz w:val="18"/>
                <w:szCs w:val="18"/>
              </w:rPr>
            </w:pPr>
            <w:r>
              <w:rPr>
                <w:kern w:val="2"/>
                <w:sz w:val="18"/>
                <w:szCs w:val="18"/>
              </w:rPr>
              <w:t xml:space="preserve">   Anaemia </w:t>
            </w:r>
          </w:p>
        </w:tc>
        <w:tc>
          <w:tcPr>
            <w:tcW w:w="908" w:type="dxa"/>
            <w:tcBorders>
              <w:top w:val="nil"/>
              <w:left w:val="nil"/>
              <w:bottom w:val="nil"/>
              <w:right w:val="nil"/>
            </w:tcBorders>
            <w:hideMark/>
          </w:tcPr>
          <w:p ns2:paraId="242C62CB"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0 </w:t>
            </w:r>
          </w:p>
        </w:tc>
        <w:tc>
          <w:tcPr>
            <w:tcW w:w="622" w:type="dxa"/>
            <w:tcBorders>
              <w:top w:val="nil"/>
              <w:left w:val="nil"/>
              <w:bottom w:val="nil"/>
              <w:right w:val="single" w:sz="2" w:space="0" w:color="auto"/>
            </w:tcBorders>
            <w:hideMark/>
          </w:tcPr>
          <w:p ns2:paraId="55D6B8FF"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(0.0) </w:t>
            </w:r>
          </w:p>
        </w:tc>
        <w:tc>
          <w:tcPr>
            <w:tcW w:w="818" w:type="dxa"/>
            <w:tcBorders>
              <w:top w:val="nil"/>
              <w:left w:val="nil"/>
              <w:bottom w:val="nil"/>
              <w:right w:val="nil"/>
            </w:tcBorders>
            <w:hideMark/>
          </w:tcPr>
          <w:p ns2:paraId="2983F1C5"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2 </w:t>
            </w:r>
          </w:p>
        </w:tc>
        <w:tc>
          <w:tcPr>
            <w:tcW w:w="720" w:type="dxa"/>
            <w:tcBorders>
              <w:top w:val="nil"/>
              <w:left w:val="nil"/>
              <w:bottom w:val="nil"/>
              <w:right w:val="single" w:sz="2" w:space="0" w:color="auto"/>
            </w:tcBorders>
            <w:hideMark/>
          </w:tcPr>
          <w:p ns2:paraId="45DED1F5"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(2.9) </w:t>
            </w:r>
          </w:p>
        </w:tc>
        <w:tc>
          <w:tcPr>
            <w:tcW w:w="720" w:type="dxa"/>
            <w:tcBorders>
              <w:top w:val="nil"/>
              <w:left w:val="nil"/>
              <w:bottom w:val="nil"/>
              <w:right w:val="nil"/>
            </w:tcBorders>
            <w:hideMark/>
          </w:tcPr>
          <w:p ns2:paraId="1029711C"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6 </w:t>
            </w:r>
          </w:p>
        </w:tc>
        <w:tc>
          <w:tcPr>
            <w:tcW w:w="802" w:type="dxa"/>
            <w:tcBorders>
              <w:top w:val="nil"/>
              <w:left w:val="nil"/>
              <w:bottom w:val="nil"/>
              <w:right w:val="single" w:sz="2" w:space="0" w:color="auto"/>
            </w:tcBorders>
            <w:hideMark/>
          </w:tcPr>
          <w:p ns2:paraId="20E4EF21"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(6.1) </w:t>
            </w:r>
          </w:p>
        </w:tc>
        <w:tc>
          <w:tcPr>
            <w:tcW w:w="638" w:type="dxa"/>
            <w:tcBorders>
              <w:top w:val="nil"/>
              <w:left w:val="nil"/>
              <w:bottom w:val="nil"/>
              <w:right w:val="nil"/>
            </w:tcBorders>
            <w:hideMark/>
          </w:tcPr>
          <w:p ns2:paraId="09B6820F"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8 </w:t>
            </w:r>
          </w:p>
        </w:tc>
        <w:tc>
          <w:tcPr>
            <w:tcW w:w="720" w:type="dxa"/>
            <w:tcBorders>
              <w:top w:val="nil"/>
              <w:left w:val="nil"/>
              <w:bottom w:val="nil"/>
              <w:right w:val="single" w:sz="6" w:space="0" w:color="auto"/>
            </w:tcBorders>
            <w:hideMark/>
          </w:tcPr>
          <w:p ns2:paraId="39A82E59"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(4.7) </w:t>
            </w:r>
          </w:p>
        </w:tc>
      </w:tr>
      <w:tr w:rsidR="00043023" ns2:paraId="3918B56A" ns2:textId="77777777" w:rsidTr="00C94941">
        <w:trPr>
          <w:jc w:val="center"/>
        </w:trPr>
        <w:tc>
          <w:tcPr>
            <w:tcW w:w="2692" w:type="dxa"/>
            <w:tcBorders>
              <w:top w:val="nil"/>
              <w:left w:val="single" w:sz="6" w:space="0" w:color="auto"/>
              <w:bottom w:val="nil"/>
              <w:right w:val="single" w:sz="2" w:space="0" w:color="auto"/>
            </w:tcBorders>
            <w:hideMark/>
          </w:tcPr>
          <w:p ns2:paraId="1917A7E2" ns2:textId="77777777" w:rsidR="00043023" w:rsidRDefault="00043023">
            <w:pPr>
              <w:spacing w:before="15" w:after="15" w:line="276" w:lineRule="auto"/>
              <w:ind w:left="160" w:right="1" w:hanging="160"/>
              <w:rPr>
                <w:kern w:val="2"/>
                <w:sz w:val="18"/>
                <w:szCs w:val="18"/>
              </w:rPr>
            </w:pPr>
            <w:r>
              <w:rPr>
                <w:kern w:val="2"/>
                <w:sz w:val="18"/>
                <w:szCs w:val="18"/>
              </w:rPr>
              <w:t xml:space="preserve">   Pneumonia </w:t>
            </w:r>
          </w:p>
        </w:tc>
        <w:tc>
          <w:tcPr>
            <w:tcW w:w="908" w:type="dxa"/>
            <w:tcBorders>
              <w:top w:val="nil"/>
              <w:left w:val="nil"/>
              <w:bottom w:val="nil"/>
              <w:right w:val="nil"/>
            </w:tcBorders>
            <w:hideMark/>
          </w:tcPr>
          <w:p ns2:paraId="3B903815"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0 </w:t>
            </w:r>
          </w:p>
        </w:tc>
        <w:tc>
          <w:tcPr>
            <w:tcW w:w="622" w:type="dxa"/>
            <w:tcBorders>
              <w:top w:val="nil"/>
              <w:left w:val="nil"/>
              <w:bottom w:val="nil"/>
              <w:right w:val="single" w:sz="2" w:space="0" w:color="auto"/>
            </w:tcBorders>
            <w:hideMark/>
          </w:tcPr>
          <w:p ns2:paraId="26C45333"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(0.0) </w:t>
            </w:r>
          </w:p>
        </w:tc>
        <w:tc>
          <w:tcPr>
            <w:tcW w:w="818" w:type="dxa"/>
            <w:tcBorders>
              <w:top w:val="nil"/>
              <w:left w:val="nil"/>
              <w:bottom w:val="nil"/>
              <w:right w:val="nil"/>
            </w:tcBorders>
            <w:hideMark/>
          </w:tcPr>
          <w:p ns2:paraId="54B88FA3"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3 </w:t>
            </w:r>
          </w:p>
        </w:tc>
        <w:tc>
          <w:tcPr>
            <w:tcW w:w="720" w:type="dxa"/>
            <w:tcBorders>
              <w:top w:val="nil"/>
              <w:left w:val="nil"/>
              <w:bottom w:val="nil"/>
              <w:right w:val="single" w:sz="2" w:space="0" w:color="auto"/>
            </w:tcBorders>
            <w:hideMark/>
          </w:tcPr>
          <w:p ns2:paraId="476B3E53"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(4.3) </w:t>
            </w:r>
          </w:p>
        </w:tc>
        <w:tc>
          <w:tcPr>
            <w:tcW w:w="720" w:type="dxa"/>
            <w:tcBorders>
              <w:top w:val="nil"/>
              <w:left w:val="nil"/>
              <w:bottom w:val="nil"/>
              <w:right w:val="nil"/>
            </w:tcBorders>
            <w:hideMark/>
          </w:tcPr>
          <w:p ns2:paraId="7842D562"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5 </w:t>
            </w:r>
          </w:p>
        </w:tc>
        <w:tc>
          <w:tcPr>
            <w:tcW w:w="802" w:type="dxa"/>
            <w:tcBorders>
              <w:top w:val="nil"/>
              <w:left w:val="nil"/>
              <w:bottom w:val="nil"/>
              <w:right w:val="single" w:sz="2" w:space="0" w:color="auto"/>
            </w:tcBorders>
            <w:hideMark/>
          </w:tcPr>
          <w:p ns2:paraId="37010BA2"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(5.1) </w:t>
            </w:r>
          </w:p>
        </w:tc>
        <w:tc>
          <w:tcPr>
            <w:tcW w:w="638" w:type="dxa"/>
            <w:tcBorders>
              <w:top w:val="nil"/>
              <w:left w:val="nil"/>
              <w:bottom w:val="nil"/>
              <w:right w:val="nil"/>
            </w:tcBorders>
            <w:hideMark/>
          </w:tcPr>
          <w:p ns2:paraId="3E282995"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8 </w:t>
            </w:r>
          </w:p>
        </w:tc>
        <w:tc>
          <w:tcPr>
            <w:tcW w:w="720" w:type="dxa"/>
            <w:tcBorders>
              <w:top w:val="nil"/>
              <w:left w:val="nil"/>
              <w:bottom w:val="nil"/>
              <w:right w:val="single" w:sz="6" w:space="0" w:color="auto"/>
            </w:tcBorders>
            <w:hideMark/>
          </w:tcPr>
          <w:p ns2:paraId="25D009E7"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(4.7) </w:t>
            </w:r>
          </w:p>
        </w:tc>
      </w:tr>
      <w:tr w:rsidR="00043023" ns2:paraId="027CC9CF" ns2:textId="77777777" w:rsidTr="00C94941">
        <w:trPr>
          <w:jc w:val="center"/>
        </w:trPr>
        <w:tc>
          <w:tcPr>
            <w:tcW w:w="2692" w:type="dxa"/>
            <w:tcBorders>
              <w:top w:val="nil"/>
              <w:left w:val="single" w:sz="6" w:space="0" w:color="auto"/>
              <w:bottom w:val="nil"/>
              <w:right w:val="single" w:sz="2" w:space="0" w:color="auto"/>
            </w:tcBorders>
            <w:hideMark/>
          </w:tcPr>
          <w:p ns2:paraId="03F47CD4" ns2:textId="77777777" w:rsidR="00043023" w:rsidRDefault="00043023">
            <w:pPr>
              <w:spacing w:before="15" w:after="15" w:line="276" w:lineRule="auto"/>
              <w:ind w:left="160" w:right="1" w:hanging="160"/>
              <w:rPr>
                <w:kern w:val="2"/>
                <w:sz w:val="18"/>
                <w:szCs w:val="18"/>
              </w:rPr>
            </w:pPr>
            <w:r>
              <w:rPr>
                <w:kern w:val="2"/>
                <w:sz w:val="18"/>
                <w:szCs w:val="18"/>
              </w:rPr>
              <w:t xml:space="preserve">   Haematuria </w:t>
            </w:r>
          </w:p>
        </w:tc>
        <w:tc>
          <w:tcPr>
            <w:tcW w:w="908" w:type="dxa"/>
            <w:tcBorders>
              <w:top w:val="nil"/>
              <w:left w:val="nil"/>
              <w:bottom w:val="nil"/>
              <w:right w:val="nil"/>
            </w:tcBorders>
            <w:hideMark/>
          </w:tcPr>
          <w:p ns2:paraId="556571E8"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0 </w:t>
            </w:r>
          </w:p>
        </w:tc>
        <w:tc>
          <w:tcPr>
            <w:tcW w:w="622" w:type="dxa"/>
            <w:tcBorders>
              <w:top w:val="nil"/>
              <w:left w:val="nil"/>
              <w:bottom w:val="nil"/>
              <w:right w:val="single" w:sz="2" w:space="0" w:color="auto"/>
            </w:tcBorders>
            <w:hideMark/>
          </w:tcPr>
          <w:p ns2:paraId="2FCFC785"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(0.0) </w:t>
            </w:r>
          </w:p>
        </w:tc>
        <w:tc>
          <w:tcPr>
            <w:tcW w:w="818" w:type="dxa"/>
            <w:tcBorders>
              <w:top w:val="nil"/>
              <w:left w:val="nil"/>
              <w:bottom w:val="nil"/>
              <w:right w:val="nil"/>
            </w:tcBorders>
            <w:hideMark/>
          </w:tcPr>
          <w:p ns2:paraId="512604EB"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1 </w:t>
            </w:r>
          </w:p>
        </w:tc>
        <w:tc>
          <w:tcPr>
            <w:tcW w:w="720" w:type="dxa"/>
            <w:tcBorders>
              <w:top w:val="nil"/>
              <w:left w:val="nil"/>
              <w:bottom w:val="nil"/>
              <w:right w:val="single" w:sz="2" w:space="0" w:color="auto"/>
            </w:tcBorders>
            <w:hideMark/>
          </w:tcPr>
          <w:p ns2:paraId="3A978FC7"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(1.4) </w:t>
            </w:r>
          </w:p>
        </w:tc>
        <w:tc>
          <w:tcPr>
            <w:tcW w:w="720" w:type="dxa"/>
            <w:tcBorders>
              <w:top w:val="nil"/>
              <w:left w:val="nil"/>
              <w:bottom w:val="nil"/>
              <w:right w:val="nil"/>
            </w:tcBorders>
            <w:hideMark/>
          </w:tcPr>
          <w:p ns2:paraId="6373880D"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3 </w:t>
            </w:r>
          </w:p>
        </w:tc>
        <w:tc>
          <w:tcPr>
            <w:tcW w:w="802" w:type="dxa"/>
            <w:tcBorders>
              <w:top w:val="nil"/>
              <w:left w:val="nil"/>
              <w:bottom w:val="nil"/>
              <w:right w:val="single" w:sz="2" w:space="0" w:color="auto"/>
            </w:tcBorders>
            <w:hideMark/>
          </w:tcPr>
          <w:p ns2:paraId="623754DB"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(3.1) </w:t>
            </w:r>
          </w:p>
        </w:tc>
        <w:tc>
          <w:tcPr>
            <w:tcW w:w="638" w:type="dxa"/>
            <w:tcBorders>
              <w:top w:val="nil"/>
              <w:left w:val="nil"/>
              <w:bottom w:val="nil"/>
              <w:right w:val="nil"/>
            </w:tcBorders>
            <w:hideMark/>
          </w:tcPr>
          <w:p ns2:paraId="7FBF323E"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4 </w:t>
            </w:r>
          </w:p>
        </w:tc>
        <w:tc>
          <w:tcPr>
            <w:tcW w:w="720" w:type="dxa"/>
            <w:tcBorders>
              <w:top w:val="nil"/>
              <w:left w:val="nil"/>
              <w:bottom w:val="nil"/>
              <w:right w:val="single" w:sz="6" w:space="0" w:color="auto"/>
            </w:tcBorders>
            <w:hideMark/>
          </w:tcPr>
          <w:p ns2:paraId="64F768CF"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(2.3) </w:t>
            </w:r>
          </w:p>
        </w:tc>
      </w:tr>
      <w:tr w:rsidR="00043023" ns2:paraId="1B6D0D35" ns2:textId="77777777" w:rsidTr="00C94941">
        <w:trPr>
          <w:jc w:val="center"/>
        </w:trPr>
        <w:tc>
          <w:tcPr>
            <w:tcW w:w="2692" w:type="dxa"/>
            <w:tcBorders>
              <w:top w:val="nil"/>
              <w:left w:val="single" w:sz="6" w:space="0" w:color="auto"/>
              <w:bottom w:val="nil"/>
              <w:right w:val="single" w:sz="2" w:space="0" w:color="auto"/>
            </w:tcBorders>
            <w:hideMark/>
          </w:tcPr>
          <w:p ns2:paraId="0856C04D" ns2:textId="77777777" w:rsidR="00043023" w:rsidRDefault="00043023">
            <w:pPr>
              <w:spacing w:before="15" w:after="15" w:line="276" w:lineRule="auto"/>
              <w:ind w:left="160" w:right="1" w:hanging="160"/>
              <w:rPr>
                <w:kern w:val="2"/>
                <w:sz w:val="18"/>
                <w:szCs w:val="18"/>
              </w:rPr>
            </w:pPr>
            <w:r>
              <w:rPr>
                <w:kern w:val="2"/>
                <w:sz w:val="18"/>
                <w:szCs w:val="18"/>
              </w:rPr>
              <w:t xml:space="preserve">   Hydronephrosis </w:t>
            </w:r>
          </w:p>
        </w:tc>
        <w:tc>
          <w:tcPr>
            <w:tcW w:w="908" w:type="dxa"/>
            <w:tcBorders>
              <w:top w:val="nil"/>
              <w:left w:val="nil"/>
              <w:bottom w:val="nil"/>
              <w:right w:val="nil"/>
            </w:tcBorders>
            <w:hideMark/>
          </w:tcPr>
          <w:p ns2:paraId="031C0300"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0 </w:t>
            </w:r>
          </w:p>
        </w:tc>
        <w:tc>
          <w:tcPr>
            <w:tcW w:w="622" w:type="dxa"/>
            <w:tcBorders>
              <w:top w:val="nil"/>
              <w:left w:val="nil"/>
              <w:bottom w:val="nil"/>
              <w:right w:val="single" w:sz="2" w:space="0" w:color="auto"/>
            </w:tcBorders>
            <w:hideMark/>
          </w:tcPr>
          <w:p ns2:paraId="64ABC3DF"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(0.0) </w:t>
            </w:r>
          </w:p>
        </w:tc>
        <w:tc>
          <w:tcPr>
            <w:tcW w:w="818" w:type="dxa"/>
            <w:tcBorders>
              <w:top w:val="nil"/>
              <w:left w:val="nil"/>
              <w:bottom w:val="nil"/>
              <w:right w:val="nil"/>
            </w:tcBorders>
            <w:hideMark/>
          </w:tcPr>
          <w:p ns2:paraId="2C862B65"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1 </w:t>
            </w:r>
          </w:p>
        </w:tc>
        <w:tc>
          <w:tcPr>
            <w:tcW w:w="720" w:type="dxa"/>
            <w:tcBorders>
              <w:top w:val="nil"/>
              <w:left w:val="nil"/>
              <w:bottom w:val="nil"/>
              <w:right w:val="single" w:sz="2" w:space="0" w:color="auto"/>
            </w:tcBorders>
            <w:hideMark/>
          </w:tcPr>
          <w:p ns2:paraId="323B7C10"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(1.4) </w:t>
            </w:r>
          </w:p>
        </w:tc>
        <w:tc>
          <w:tcPr>
            <w:tcW w:w="720" w:type="dxa"/>
            <w:tcBorders>
              <w:top w:val="nil"/>
              <w:left w:val="nil"/>
              <w:bottom w:val="nil"/>
              <w:right w:val="nil"/>
            </w:tcBorders>
            <w:hideMark/>
          </w:tcPr>
          <w:p ns2:paraId="2F133865"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2 </w:t>
            </w:r>
          </w:p>
        </w:tc>
        <w:tc>
          <w:tcPr>
            <w:tcW w:w="802" w:type="dxa"/>
            <w:tcBorders>
              <w:top w:val="nil"/>
              <w:left w:val="nil"/>
              <w:bottom w:val="nil"/>
              <w:right w:val="single" w:sz="2" w:space="0" w:color="auto"/>
            </w:tcBorders>
            <w:hideMark/>
          </w:tcPr>
          <w:p ns2:paraId="0F675894"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(2.0) </w:t>
            </w:r>
          </w:p>
        </w:tc>
        <w:tc>
          <w:tcPr>
            <w:tcW w:w="638" w:type="dxa"/>
            <w:tcBorders>
              <w:top w:val="nil"/>
              <w:left w:val="nil"/>
              <w:bottom w:val="nil"/>
              <w:right w:val="nil"/>
            </w:tcBorders>
            <w:hideMark/>
          </w:tcPr>
          <w:p ns2:paraId="0ABDF019"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3 </w:t>
            </w:r>
          </w:p>
        </w:tc>
        <w:tc>
          <w:tcPr>
            <w:tcW w:w="720" w:type="dxa"/>
            <w:tcBorders>
              <w:top w:val="nil"/>
              <w:left w:val="nil"/>
              <w:bottom w:val="nil"/>
              <w:right w:val="single" w:sz="6" w:space="0" w:color="auto"/>
            </w:tcBorders>
            <w:hideMark/>
          </w:tcPr>
          <w:p ns2:paraId="33B0A9C1"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(1.8) </w:t>
            </w:r>
          </w:p>
        </w:tc>
      </w:tr>
      <w:tr w:rsidR="00043023" ns2:paraId="4CB7C750" ns2:textId="77777777" w:rsidTr="00C94941">
        <w:trPr>
          <w:jc w:val="center"/>
        </w:trPr>
        <w:tc>
          <w:tcPr>
            <w:tcW w:w="2692" w:type="dxa"/>
            <w:tcBorders>
              <w:top w:val="nil"/>
              <w:left w:val="single" w:sz="6" w:space="0" w:color="auto"/>
              <w:bottom w:val="nil"/>
              <w:right w:val="single" w:sz="2" w:space="0" w:color="auto"/>
            </w:tcBorders>
            <w:hideMark/>
          </w:tcPr>
          <w:p ns2:paraId="41A077A8" ns2:textId="77777777" w:rsidR="00043023" w:rsidRDefault="00043023">
            <w:pPr>
              <w:spacing w:before="15" w:after="15" w:line="276" w:lineRule="auto"/>
              <w:ind w:left="160" w:right="1" w:hanging="160"/>
              <w:rPr>
                <w:kern w:val="2"/>
                <w:sz w:val="18"/>
                <w:szCs w:val="18"/>
              </w:rPr>
            </w:pPr>
            <w:r>
              <w:rPr>
                <w:kern w:val="2"/>
                <w:sz w:val="18"/>
                <w:szCs w:val="18"/>
              </w:rPr>
              <w:t xml:space="preserve">   Intestinal obstruction </w:t>
            </w:r>
          </w:p>
        </w:tc>
        <w:tc>
          <w:tcPr>
            <w:tcW w:w="908" w:type="dxa"/>
            <w:tcBorders>
              <w:top w:val="nil"/>
              <w:left w:val="nil"/>
              <w:bottom w:val="nil"/>
              <w:right w:val="nil"/>
            </w:tcBorders>
            <w:hideMark/>
          </w:tcPr>
          <w:p ns2:paraId="441B33DC"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1 </w:t>
            </w:r>
          </w:p>
        </w:tc>
        <w:tc>
          <w:tcPr>
            <w:tcW w:w="622" w:type="dxa"/>
            <w:tcBorders>
              <w:top w:val="nil"/>
              <w:left w:val="nil"/>
              <w:bottom w:val="nil"/>
              <w:right w:val="single" w:sz="2" w:space="0" w:color="auto"/>
            </w:tcBorders>
            <w:hideMark/>
          </w:tcPr>
          <w:p ns2:paraId="62A151DE"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(33.3) </w:t>
            </w:r>
          </w:p>
        </w:tc>
        <w:tc>
          <w:tcPr>
            <w:tcW w:w="818" w:type="dxa"/>
            <w:tcBorders>
              <w:top w:val="nil"/>
              <w:left w:val="nil"/>
              <w:bottom w:val="nil"/>
              <w:right w:val="nil"/>
            </w:tcBorders>
            <w:hideMark/>
          </w:tcPr>
          <w:p ns2:paraId="61CE8E68"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1 </w:t>
            </w:r>
          </w:p>
        </w:tc>
        <w:tc>
          <w:tcPr>
            <w:tcW w:w="720" w:type="dxa"/>
            <w:tcBorders>
              <w:top w:val="nil"/>
              <w:left w:val="nil"/>
              <w:bottom w:val="nil"/>
              <w:right w:val="single" w:sz="2" w:space="0" w:color="auto"/>
            </w:tcBorders>
            <w:hideMark/>
          </w:tcPr>
          <w:p ns2:paraId="4C3A270A"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(1.4) </w:t>
            </w:r>
          </w:p>
        </w:tc>
        <w:tc>
          <w:tcPr>
            <w:tcW w:w="720" w:type="dxa"/>
            <w:tcBorders>
              <w:top w:val="nil"/>
              <w:left w:val="nil"/>
              <w:bottom w:val="nil"/>
              <w:right w:val="nil"/>
            </w:tcBorders>
            <w:hideMark/>
          </w:tcPr>
          <w:p ns2:paraId="6DF87CC0"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1 </w:t>
            </w:r>
          </w:p>
        </w:tc>
        <w:tc>
          <w:tcPr>
            <w:tcW w:w="802" w:type="dxa"/>
            <w:tcBorders>
              <w:top w:val="nil"/>
              <w:left w:val="nil"/>
              <w:bottom w:val="nil"/>
              <w:right w:val="single" w:sz="2" w:space="0" w:color="auto"/>
            </w:tcBorders>
            <w:hideMark/>
          </w:tcPr>
          <w:p ns2:paraId="70D6D4F2"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(1.0) </w:t>
            </w:r>
          </w:p>
        </w:tc>
        <w:tc>
          <w:tcPr>
            <w:tcW w:w="638" w:type="dxa"/>
            <w:tcBorders>
              <w:top w:val="nil"/>
              <w:left w:val="nil"/>
              <w:bottom w:val="nil"/>
              <w:right w:val="nil"/>
            </w:tcBorders>
            <w:hideMark/>
          </w:tcPr>
          <w:p ns2:paraId="7CB44A36"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3 </w:t>
            </w:r>
          </w:p>
        </w:tc>
        <w:tc>
          <w:tcPr>
            <w:tcW w:w="720" w:type="dxa"/>
            <w:tcBorders>
              <w:top w:val="nil"/>
              <w:left w:val="nil"/>
              <w:bottom w:val="nil"/>
              <w:right w:val="single" w:sz="6" w:space="0" w:color="auto"/>
            </w:tcBorders>
            <w:hideMark/>
          </w:tcPr>
          <w:p ns2:paraId="2B8FF507"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(1.8) </w:t>
            </w:r>
          </w:p>
        </w:tc>
      </w:tr>
      <w:tr w:rsidR="00043023" ns2:paraId="584C1824" ns2:textId="77777777" w:rsidTr="00C94941">
        <w:trPr>
          <w:jc w:val="center"/>
        </w:trPr>
        <w:tc>
          <w:tcPr>
            <w:tcW w:w="2692" w:type="dxa"/>
            <w:tcBorders>
              <w:top w:val="nil"/>
              <w:left w:val="single" w:sz="6" w:space="0" w:color="auto"/>
              <w:bottom w:val="nil"/>
              <w:right w:val="single" w:sz="2" w:space="0" w:color="auto"/>
            </w:tcBorders>
            <w:hideMark/>
          </w:tcPr>
          <w:p ns2:paraId="416623A0" ns2:textId="77777777" w:rsidR="00043023" w:rsidRDefault="00043023">
            <w:pPr>
              <w:spacing w:before="15" w:after="15" w:line="276" w:lineRule="auto"/>
              <w:ind w:left="160" w:right="1" w:hanging="160"/>
              <w:rPr>
                <w:kern w:val="2"/>
                <w:sz w:val="18"/>
                <w:szCs w:val="18"/>
              </w:rPr>
            </w:pPr>
            <w:r>
              <w:rPr>
                <w:kern w:val="2"/>
                <w:sz w:val="18"/>
                <w:szCs w:val="18"/>
              </w:rPr>
              <w:t xml:space="preserve">   Neutrophil count decreased </w:t>
            </w:r>
          </w:p>
        </w:tc>
        <w:tc>
          <w:tcPr>
            <w:tcW w:w="908" w:type="dxa"/>
            <w:tcBorders>
              <w:top w:val="nil"/>
              <w:left w:val="nil"/>
              <w:bottom w:val="nil"/>
              <w:right w:val="nil"/>
            </w:tcBorders>
            <w:hideMark/>
          </w:tcPr>
          <w:p ns2:paraId="0671899F"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0 </w:t>
            </w:r>
          </w:p>
        </w:tc>
        <w:tc>
          <w:tcPr>
            <w:tcW w:w="622" w:type="dxa"/>
            <w:tcBorders>
              <w:top w:val="nil"/>
              <w:left w:val="nil"/>
              <w:bottom w:val="nil"/>
              <w:right w:val="single" w:sz="2" w:space="0" w:color="auto"/>
            </w:tcBorders>
            <w:hideMark/>
          </w:tcPr>
          <w:p ns2:paraId="4CB939BB"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(0.0) </w:t>
            </w:r>
          </w:p>
        </w:tc>
        <w:tc>
          <w:tcPr>
            <w:tcW w:w="818" w:type="dxa"/>
            <w:tcBorders>
              <w:top w:val="nil"/>
              <w:left w:val="nil"/>
              <w:bottom w:val="nil"/>
              <w:right w:val="nil"/>
            </w:tcBorders>
            <w:hideMark/>
          </w:tcPr>
          <w:p ns2:paraId="78E891C6"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1 </w:t>
            </w:r>
          </w:p>
        </w:tc>
        <w:tc>
          <w:tcPr>
            <w:tcW w:w="720" w:type="dxa"/>
            <w:tcBorders>
              <w:top w:val="nil"/>
              <w:left w:val="nil"/>
              <w:bottom w:val="nil"/>
              <w:right w:val="single" w:sz="2" w:space="0" w:color="auto"/>
            </w:tcBorders>
            <w:hideMark/>
          </w:tcPr>
          <w:p ns2:paraId="0D2D46C7"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(1.4) </w:t>
            </w:r>
          </w:p>
        </w:tc>
        <w:tc>
          <w:tcPr>
            <w:tcW w:w="720" w:type="dxa"/>
            <w:tcBorders>
              <w:top w:val="nil"/>
              <w:left w:val="nil"/>
              <w:bottom w:val="nil"/>
              <w:right w:val="nil"/>
            </w:tcBorders>
            <w:hideMark/>
          </w:tcPr>
          <w:p ns2:paraId="1D00FEDC"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2 </w:t>
            </w:r>
          </w:p>
        </w:tc>
        <w:tc>
          <w:tcPr>
            <w:tcW w:w="802" w:type="dxa"/>
            <w:tcBorders>
              <w:top w:val="nil"/>
              <w:left w:val="nil"/>
              <w:bottom w:val="nil"/>
              <w:right w:val="single" w:sz="2" w:space="0" w:color="auto"/>
            </w:tcBorders>
            <w:hideMark/>
          </w:tcPr>
          <w:p ns2:paraId="4A3E0B19"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(2.0) </w:t>
            </w:r>
          </w:p>
        </w:tc>
        <w:tc>
          <w:tcPr>
            <w:tcW w:w="638" w:type="dxa"/>
            <w:tcBorders>
              <w:top w:val="nil"/>
              <w:left w:val="nil"/>
              <w:bottom w:val="nil"/>
              <w:right w:val="nil"/>
            </w:tcBorders>
            <w:hideMark/>
          </w:tcPr>
          <w:p ns2:paraId="493C9B5E"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3 </w:t>
            </w:r>
          </w:p>
        </w:tc>
        <w:tc>
          <w:tcPr>
            <w:tcW w:w="720" w:type="dxa"/>
            <w:tcBorders>
              <w:top w:val="nil"/>
              <w:left w:val="nil"/>
              <w:bottom w:val="nil"/>
              <w:right w:val="single" w:sz="6" w:space="0" w:color="auto"/>
            </w:tcBorders>
            <w:hideMark/>
          </w:tcPr>
          <w:p ns2:paraId="35214475"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(1.8) </w:t>
            </w:r>
          </w:p>
        </w:tc>
      </w:tr>
      <w:tr w:rsidR="00043023" ns2:paraId="712E0200" ns2:textId="77777777" w:rsidTr="00C94941">
        <w:trPr>
          <w:jc w:val="center"/>
        </w:trPr>
        <w:tc>
          <w:tcPr>
            <w:tcW w:w="2692" w:type="dxa"/>
            <w:tcBorders>
              <w:top w:val="nil"/>
              <w:left w:val="single" w:sz="6" w:space="0" w:color="auto"/>
              <w:bottom w:val="nil"/>
              <w:right w:val="single" w:sz="2" w:space="0" w:color="auto"/>
            </w:tcBorders>
            <w:hideMark/>
          </w:tcPr>
          <w:p ns2:paraId="7A46FC89" ns2:textId="77777777" w:rsidR="00043023" w:rsidRDefault="00043023">
            <w:pPr>
              <w:spacing w:before="15" w:after="15" w:line="276" w:lineRule="auto"/>
              <w:ind w:left="160" w:right="1" w:hanging="160"/>
              <w:rPr>
                <w:kern w:val="2"/>
                <w:sz w:val="18"/>
                <w:szCs w:val="18"/>
              </w:rPr>
            </w:pPr>
            <w:r>
              <w:rPr>
                <w:kern w:val="2"/>
                <w:sz w:val="18"/>
                <w:szCs w:val="18"/>
              </w:rPr>
              <w:t xml:space="preserve">   Platelet count decreased </w:t>
            </w:r>
          </w:p>
        </w:tc>
        <w:tc>
          <w:tcPr>
            <w:tcW w:w="908" w:type="dxa"/>
            <w:tcBorders>
              <w:top w:val="nil"/>
              <w:left w:val="nil"/>
              <w:bottom w:val="nil"/>
              <w:right w:val="nil"/>
            </w:tcBorders>
            <w:hideMark/>
          </w:tcPr>
          <w:p ns2:paraId="1052FD59"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0 </w:t>
            </w:r>
          </w:p>
        </w:tc>
        <w:tc>
          <w:tcPr>
            <w:tcW w:w="622" w:type="dxa"/>
            <w:tcBorders>
              <w:top w:val="nil"/>
              <w:left w:val="nil"/>
              <w:bottom w:val="nil"/>
              <w:right w:val="single" w:sz="2" w:space="0" w:color="auto"/>
            </w:tcBorders>
            <w:hideMark/>
          </w:tcPr>
          <w:p ns2:paraId="5ACDF042"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(0.0) </w:t>
            </w:r>
          </w:p>
        </w:tc>
        <w:tc>
          <w:tcPr>
            <w:tcW w:w="818" w:type="dxa"/>
            <w:tcBorders>
              <w:top w:val="nil"/>
              <w:left w:val="nil"/>
              <w:bottom w:val="nil"/>
              <w:right w:val="nil"/>
            </w:tcBorders>
            <w:hideMark/>
          </w:tcPr>
          <w:p ns2:paraId="29870545"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1 </w:t>
            </w:r>
          </w:p>
        </w:tc>
        <w:tc>
          <w:tcPr>
            <w:tcW w:w="720" w:type="dxa"/>
            <w:tcBorders>
              <w:top w:val="nil"/>
              <w:left w:val="nil"/>
              <w:bottom w:val="nil"/>
              <w:right w:val="single" w:sz="2" w:space="0" w:color="auto"/>
            </w:tcBorders>
            <w:hideMark/>
          </w:tcPr>
          <w:p ns2:paraId="3BE1F41F"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(1.4) </w:t>
            </w:r>
          </w:p>
        </w:tc>
        <w:tc>
          <w:tcPr>
            <w:tcW w:w="720" w:type="dxa"/>
            <w:tcBorders>
              <w:top w:val="nil"/>
              <w:left w:val="nil"/>
              <w:bottom w:val="nil"/>
              <w:right w:val="nil"/>
            </w:tcBorders>
            <w:hideMark/>
          </w:tcPr>
          <w:p ns2:paraId="665F0ABF"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2 </w:t>
            </w:r>
          </w:p>
        </w:tc>
        <w:tc>
          <w:tcPr>
            <w:tcW w:w="802" w:type="dxa"/>
            <w:tcBorders>
              <w:top w:val="nil"/>
              <w:left w:val="nil"/>
              <w:bottom w:val="nil"/>
              <w:right w:val="single" w:sz="2" w:space="0" w:color="auto"/>
            </w:tcBorders>
            <w:hideMark/>
          </w:tcPr>
          <w:p ns2:paraId="672C3825"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(2.0) </w:t>
            </w:r>
          </w:p>
        </w:tc>
        <w:tc>
          <w:tcPr>
            <w:tcW w:w="638" w:type="dxa"/>
            <w:tcBorders>
              <w:top w:val="nil"/>
              <w:left w:val="nil"/>
              <w:bottom w:val="nil"/>
              <w:right w:val="nil"/>
            </w:tcBorders>
            <w:hideMark/>
          </w:tcPr>
          <w:p ns2:paraId="2672DFD3"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3 </w:t>
            </w:r>
          </w:p>
        </w:tc>
        <w:tc>
          <w:tcPr>
            <w:tcW w:w="720" w:type="dxa"/>
            <w:tcBorders>
              <w:top w:val="nil"/>
              <w:left w:val="nil"/>
              <w:bottom w:val="nil"/>
              <w:right w:val="single" w:sz="6" w:space="0" w:color="auto"/>
            </w:tcBorders>
            <w:hideMark/>
          </w:tcPr>
          <w:p ns2:paraId="20016936"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(1.8) </w:t>
            </w:r>
          </w:p>
        </w:tc>
      </w:tr>
      <w:tr w:rsidR="00043023" ns2:paraId="583039AF" ns2:textId="77777777" w:rsidTr="00C94941">
        <w:trPr>
          <w:jc w:val="center"/>
        </w:trPr>
        <w:tc>
          <w:tcPr>
            <w:tcW w:w="2692" w:type="dxa"/>
            <w:tcBorders>
              <w:top w:val="nil"/>
              <w:left w:val="single" w:sz="6" w:space="0" w:color="auto"/>
              <w:bottom w:val="nil"/>
              <w:right w:val="single" w:sz="2" w:space="0" w:color="auto"/>
            </w:tcBorders>
            <w:hideMark/>
          </w:tcPr>
          <w:p ns2:paraId="0D0F9B7C" ns2:textId="77777777" w:rsidR="00043023" w:rsidRDefault="00043023">
            <w:pPr>
              <w:spacing w:before="15" w:after="15" w:line="276" w:lineRule="auto"/>
              <w:ind w:left="160" w:right="1" w:hanging="160"/>
              <w:rPr>
                <w:kern w:val="2"/>
                <w:sz w:val="18"/>
                <w:szCs w:val="18"/>
              </w:rPr>
            </w:pPr>
            <w:r>
              <w:rPr>
                <w:kern w:val="2"/>
                <w:sz w:val="18"/>
                <w:szCs w:val="18"/>
              </w:rPr>
              <w:t xml:space="preserve">   Stomatitis </w:t>
            </w:r>
          </w:p>
        </w:tc>
        <w:tc>
          <w:tcPr>
            <w:tcW w:w="908" w:type="dxa"/>
            <w:tcBorders>
              <w:top w:val="nil"/>
              <w:left w:val="nil"/>
              <w:bottom w:val="nil"/>
              <w:right w:val="nil"/>
            </w:tcBorders>
            <w:hideMark/>
          </w:tcPr>
          <w:p ns2:paraId="2ACCA3AA"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0 </w:t>
            </w:r>
          </w:p>
        </w:tc>
        <w:tc>
          <w:tcPr>
            <w:tcW w:w="622" w:type="dxa"/>
            <w:tcBorders>
              <w:top w:val="nil"/>
              <w:left w:val="nil"/>
              <w:bottom w:val="nil"/>
              <w:right w:val="single" w:sz="2" w:space="0" w:color="auto"/>
            </w:tcBorders>
            <w:hideMark/>
          </w:tcPr>
          <w:p ns2:paraId="07AF6C68"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(0.0) </w:t>
            </w:r>
          </w:p>
        </w:tc>
        <w:tc>
          <w:tcPr>
            <w:tcW w:w="818" w:type="dxa"/>
            <w:tcBorders>
              <w:top w:val="nil"/>
              <w:left w:val="nil"/>
              <w:bottom w:val="nil"/>
              <w:right w:val="nil"/>
            </w:tcBorders>
            <w:hideMark/>
          </w:tcPr>
          <w:p ns2:paraId="6FDE755F"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0 </w:t>
            </w:r>
          </w:p>
        </w:tc>
        <w:tc>
          <w:tcPr>
            <w:tcW w:w="720" w:type="dxa"/>
            <w:tcBorders>
              <w:top w:val="nil"/>
              <w:left w:val="nil"/>
              <w:bottom w:val="nil"/>
              <w:right w:val="single" w:sz="2" w:space="0" w:color="auto"/>
            </w:tcBorders>
            <w:hideMark/>
          </w:tcPr>
          <w:p ns2:paraId="4449A211"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(0.0) </w:t>
            </w:r>
          </w:p>
        </w:tc>
        <w:tc>
          <w:tcPr>
            <w:tcW w:w="720" w:type="dxa"/>
            <w:tcBorders>
              <w:top w:val="nil"/>
              <w:left w:val="nil"/>
              <w:bottom w:val="nil"/>
              <w:right w:val="nil"/>
            </w:tcBorders>
            <w:hideMark/>
          </w:tcPr>
          <w:p ns2:paraId="57DB3706"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3 </w:t>
            </w:r>
          </w:p>
        </w:tc>
        <w:tc>
          <w:tcPr>
            <w:tcW w:w="802" w:type="dxa"/>
            <w:tcBorders>
              <w:top w:val="nil"/>
              <w:left w:val="nil"/>
              <w:bottom w:val="nil"/>
              <w:right w:val="single" w:sz="2" w:space="0" w:color="auto"/>
            </w:tcBorders>
            <w:hideMark/>
          </w:tcPr>
          <w:p ns2:paraId="0FDABAA6"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(3.1) </w:t>
            </w:r>
          </w:p>
        </w:tc>
        <w:tc>
          <w:tcPr>
            <w:tcW w:w="638" w:type="dxa"/>
            <w:tcBorders>
              <w:top w:val="nil"/>
              <w:left w:val="nil"/>
              <w:bottom w:val="nil"/>
              <w:right w:val="nil"/>
            </w:tcBorders>
            <w:hideMark/>
          </w:tcPr>
          <w:p ns2:paraId="55372122"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3 </w:t>
            </w:r>
          </w:p>
        </w:tc>
        <w:tc>
          <w:tcPr>
            <w:tcW w:w="720" w:type="dxa"/>
            <w:tcBorders>
              <w:top w:val="nil"/>
              <w:left w:val="nil"/>
              <w:bottom w:val="nil"/>
              <w:right w:val="single" w:sz="6" w:space="0" w:color="auto"/>
            </w:tcBorders>
            <w:hideMark/>
          </w:tcPr>
          <w:p ns2:paraId="3EFF0359"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(1.8) </w:t>
            </w:r>
          </w:p>
        </w:tc>
      </w:tr>
      <w:tr w:rsidR="00043023" ns2:paraId="10FE25CF" ns2:textId="77777777" w:rsidTr="00C94941">
        <w:trPr>
          <w:jc w:val="center"/>
        </w:trPr>
        <w:tc>
          <w:tcPr>
            <w:tcW w:w="2692" w:type="dxa"/>
            <w:tcBorders>
              <w:top w:val="nil"/>
              <w:left w:val="single" w:sz="6" w:space="0" w:color="auto"/>
              <w:bottom w:val="nil"/>
              <w:right w:val="single" w:sz="2" w:space="0" w:color="auto"/>
            </w:tcBorders>
            <w:hideMark/>
          </w:tcPr>
          <w:p ns2:paraId="4D21CBEF" ns2:textId="77777777" w:rsidR="00043023" w:rsidRDefault="00043023">
            <w:pPr>
              <w:spacing w:before="15" w:after="15" w:line="276" w:lineRule="auto"/>
              <w:ind w:left="160" w:right="1" w:hanging="160"/>
              <w:rPr>
                <w:kern w:val="2"/>
                <w:sz w:val="18"/>
                <w:szCs w:val="18"/>
              </w:rPr>
            </w:pPr>
            <w:r>
              <w:rPr>
                <w:kern w:val="2"/>
                <w:sz w:val="18"/>
                <w:szCs w:val="18"/>
              </w:rPr>
              <w:t xml:space="preserve">   Urinary tract infection </w:t>
            </w:r>
          </w:p>
        </w:tc>
        <w:tc>
          <w:tcPr>
            <w:tcW w:w="908" w:type="dxa"/>
            <w:tcBorders>
              <w:top w:val="nil"/>
              <w:left w:val="nil"/>
              <w:bottom w:val="nil"/>
              <w:right w:val="nil"/>
            </w:tcBorders>
            <w:hideMark/>
          </w:tcPr>
          <w:p ns2:paraId="2499761A"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0 </w:t>
            </w:r>
          </w:p>
        </w:tc>
        <w:tc>
          <w:tcPr>
            <w:tcW w:w="622" w:type="dxa"/>
            <w:tcBorders>
              <w:top w:val="nil"/>
              <w:left w:val="nil"/>
              <w:bottom w:val="nil"/>
              <w:right w:val="single" w:sz="2" w:space="0" w:color="auto"/>
            </w:tcBorders>
            <w:hideMark/>
          </w:tcPr>
          <w:p ns2:paraId="2E549AF7"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(0.0) </w:t>
            </w:r>
          </w:p>
        </w:tc>
        <w:tc>
          <w:tcPr>
            <w:tcW w:w="818" w:type="dxa"/>
            <w:tcBorders>
              <w:top w:val="nil"/>
              <w:left w:val="nil"/>
              <w:bottom w:val="nil"/>
              <w:right w:val="nil"/>
            </w:tcBorders>
            <w:hideMark/>
          </w:tcPr>
          <w:p ns2:paraId="7EC9AF32"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2 </w:t>
            </w:r>
          </w:p>
        </w:tc>
        <w:tc>
          <w:tcPr>
            <w:tcW w:w="720" w:type="dxa"/>
            <w:tcBorders>
              <w:top w:val="nil"/>
              <w:left w:val="nil"/>
              <w:bottom w:val="nil"/>
              <w:right w:val="single" w:sz="2" w:space="0" w:color="auto"/>
            </w:tcBorders>
            <w:hideMark/>
          </w:tcPr>
          <w:p ns2:paraId="1A531D95"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(2.9) </w:t>
            </w:r>
          </w:p>
        </w:tc>
        <w:tc>
          <w:tcPr>
            <w:tcW w:w="720" w:type="dxa"/>
            <w:tcBorders>
              <w:top w:val="nil"/>
              <w:left w:val="nil"/>
              <w:bottom w:val="nil"/>
              <w:right w:val="nil"/>
            </w:tcBorders>
            <w:hideMark/>
          </w:tcPr>
          <w:p ns2:paraId="01A29FE5"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1 </w:t>
            </w:r>
          </w:p>
        </w:tc>
        <w:tc>
          <w:tcPr>
            <w:tcW w:w="802" w:type="dxa"/>
            <w:tcBorders>
              <w:top w:val="nil"/>
              <w:left w:val="nil"/>
              <w:bottom w:val="nil"/>
              <w:right w:val="single" w:sz="2" w:space="0" w:color="auto"/>
            </w:tcBorders>
            <w:hideMark/>
          </w:tcPr>
          <w:p ns2:paraId="56DCC199"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(1.0) </w:t>
            </w:r>
          </w:p>
        </w:tc>
        <w:tc>
          <w:tcPr>
            <w:tcW w:w="638" w:type="dxa"/>
            <w:tcBorders>
              <w:top w:val="nil"/>
              <w:left w:val="nil"/>
              <w:bottom w:val="nil"/>
              <w:right w:val="nil"/>
            </w:tcBorders>
            <w:hideMark/>
          </w:tcPr>
          <w:p ns2:paraId="6DFBE744"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3 </w:t>
            </w:r>
          </w:p>
        </w:tc>
        <w:tc>
          <w:tcPr>
            <w:tcW w:w="720" w:type="dxa"/>
            <w:tcBorders>
              <w:top w:val="nil"/>
              <w:left w:val="nil"/>
              <w:bottom w:val="nil"/>
              <w:right w:val="single" w:sz="6" w:space="0" w:color="auto"/>
            </w:tcBorders>
            <w:hideMark/>
          </w:tcPr>
          <w:p ns2:paraId="73E41B74"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(1.8) </w:t>
            </w:r>
          </w:p>
        </w:tc>
      </w:tr>
      <w:tr w:rsidR="00043023" ns2:paraId="405F1483" ns2:textId="77777777" w:rsidTr="00C94941">
        <w:trPr>
          <w:jc w:val="center"/>
        </w:trPr>
        <w:tc>
          <w:tcPr>
            <w:tcW w:w="2692" w:type="dxa"/>
            <w:tcBorders>
              <w:top w:val="nil"/>
              <w:left w:val="single" w:sz="6" w:space="0" w:color="auto"/>
              <w:bottom w:val="nil"/>
              <w:right w:val="single" w:sz="2" w:space="0" w:color="auto"/>
            </w:tcBorders>
            <w:hideMark/>
          </w:tcPr>
          <w:p ns2:paraId="00FD22A3" ns2:textId="77777777" w:rsidR="00043023" w:rsidRDefault="00043023">
            <w:pPr>
              <w:spacing w:before="15" w:after="15" w:line="276" w:lineRule="auto"/>
              <w:ind w:left="160" w:right="1" w:hanging="160"/>
              <w:rPr>
                <w:kern w:val="2"/>
                <w:sz w:val="18"/>
                <w:szCs w:val="18"/>
              </w:rPr>
            </w:pPr>
            <w:r>
              <w:rPr>
                <w:kern w:val="2"/>
                <w:sz w:val="18"/>
                <w:szCs w:val="18"/>
              </w:rPr>
              <w:t xml:space="preserve">   Asthenia </w:t>
            </w:r>
          </w:p>
        </w:tc>
        <w:tc>
          <w:tcPr>
            <w:tcW w:w="908" w:type="dxa"/>
            <w:tcBorders>
              <w:top w:val="nil"/>
              <w:left w:val="nil"/>
              <w:bottom w:val="nil"/>
              <w:right w:val="nil"/>
            </w:tcBorders>
            <w:hideMark/>
          </w:tcPr>
          <w:p ns2:paraId="0A266FAE"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0 </w:t>
            </w:r>
          </w:p>
        </w:tc>
        <w:tc>
          <w:tcPr>
            <w:tcW w:w="622" w:type="dxa"/>
            <w:tcBorders>
              <w:top w:val="nil"/>
              <w:left w:val="nil"/>
              <w:bottom w:val="nil"/>
              <w:right w:val="single" w:sz="2" w:space="0" w:color="auto"/>
            </w:tcBorders>
            <w:hideMark/>
          </w:tcPr>
          <w:p ns2:paraId="7F971CFB"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(0.0) </w:t>
            </w:r>
          </w:p>
        </w:tc>
        <w:tc>
          <w:tcPr>
            <w:tcW w:w="818" w:type="dxa"/>
            <w:tcBorders>
              <w:top w:val="nil"/>
              <w:left w:val="nil"/>
              <w:bottom w:val="nil"/>
              <w:right w:val="nil"/>
            </w:tcBorders>
            <w:hideMark/>
          </w:tcPr>
          <w:p ns2:paraId="633FCC6B"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0 </w:t>
            </w:r>
          </w:p>
        </w:tc>
        <w:tc>
          <w:tcPr>
            <w:tcW w:w="720" w:type="dxa"/>
            <w:tcBorders>
              <w:top w:val="nil"/>
              <w:left w:val="nil"/>
              <w:bottom w:val="nil"/>
              <w:right w:val="single" w:sz="2" w:space="0" w:color="auto"/>
            </w:tcBorders>
            <w:hideMark/>
          </w:tcPr>
          <w:p ns2:paraId="21921770"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(0.0) </w:t>
            </w:r>
          </w:p>
        </w:tc>
        <w:tc>
          <w:tcPr>
            <w:tcW w:w="720" w:type="dxa"/>
            <w:tcBorders>
              <w:top w:val="nil"/>
              <w:left w:val="nil"/>
              <w:bottom w:val="nil"/>
              <w:right w:val="nil"/>
            </w:tcBorders>
            <w:hideMark/>
          </w:tcPr>
          <w:p ns2:paraId="7C99F31C"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2 </w:t>
            </w:r>
          </w:p>
        </w:tc>
        <w:tc>
          <w:tcPr>
            <w:tcW w:w="802" w:type="dxa"/>
            <w:tcBorders>
              <w:top w:val="nil"/>
              <w:left w:val="nil"/>
              <w:bottom w:val="nil"/>
              <w:right w:val="single" w:sz="2" w:space="0" w:color="auto"/>
            </w:tcBorders>
            <w:hideMark/>
          </w:tcPr>
          <w:p ns2:paraId="391067B1"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(2.0) </w:t>
            </w:r>
          </w:p>
        </w:tc>
        <w:tc>
          <w:tcPr>
            <w:tcW w:w="638" w:type="dxa"/>
            <w:tcBorders>
              <w:top w:val="nil"/>
              <w:left w:val="nil"/>
              <w:bottom w:val="nil"/>
              <w:right w:val="nil"/>
            </w:tcBorders>
            <w:hideMark/>
          </w:tcPr>
          <w:p ns2:paraId="4566C825"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2 </w:t>
            </w:r>
          </w:p>
        </w:tc>
        <w:tc>
          <w:tcPr>
            <w:tcW w:w="720" w:type="dxa"/>
            <w:tcBorders>
              <w:top w:val="nil"/>
              <w:left w:val="nil"/>
              <w:bottom w:val="nil"/>
              <w:right w:val="single" w:sz="6" w:space="0" w:color="auto"/>
            </w:tcBorders>
            <w:hideMark/>
          </w:tcPr>
          <w:p ns2:paraId="1318FAED"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(1.2) </w:t>
            </w:r>
          </w:p>
        </w:tc>
      </w:tr>
      <w:tr w:rsidR="00043023" ns2:paraId="0C30932A" ns2:textId="77777777" w:rsidTr="00C94941">
        <w:trPr>
          <w:jc w:val="center"/>
        </w:trPr>
        <w:tc>
          <w:tcPr>
            <w:tcW w:w="2692" w:type="dxa"/>
            <w:tcBorders>
              <w:top w:val="nil"/>
              <w:left w:val="single" w:sz="6" w:space="0" w:color="auto"/>
              <w:bottom w:val="nil"/>
              <w:right w:val="single" w:sz="2" w:space="0" w:color="auto"/>
            </w:tcBorders>
            <w:hideMark/>
          </w:tcPr>
          <w:p ns2:paraId="1AA2CB32" ns2:textId="77777777" w:rsidR="00043023" w:rsidRDefault="00043023">
            <w:pPr>
              <w:spacing w:before="15" w:after="15" w:line="276" w:lineRule="auto"/>
              <w:ind w:left="160" w:right="1" w:hanging="160"/>
              <w:rPr>
                <w:kern w:val="2"/>
                <w:sz w:val="18"/>
                <w:szCs w:val="18"/>
              </w:rPr>
            </w:pPr>
            <w:r>
              <w:rPr>
                <w:kern w:val="2"/>
                <w:sz w:val="18"/>
                <w:szCs w:val="18"/>
              </w:rPr>
              <w:t xml:space="preserve">   Atrial fibrillation </w:t>
            </w:r>
          </w:p>
        </w:tc>
        <w:tc>
          <w:tcPr>
            <w:tcW w:w="908" w:type="dxa"/>
            <w:tcBorders>
              <w:top w:val="nil"/>
              <w:left w:val="nil"/>
              <w:bottom w:val="nil"/>
              <w:right w:val="nil"/>
            </w:tcBorders>
            <w:hideMark/>
          </w:tcPr>
          <w:p ns2:paraId="7259FC53"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0 </w:t>
            </w:r>
          </w:p>
        </w:tc>
        <w:tc>
          <w:tcPr>
            <w:tcW w:w="622" w:type="dxa"/>
            <w:tcBorders>
              <w:top w:val="nil"/>
              <w:left w:val="nil"/>
              <w:bottom w:val="nil"/>
              <w:right w:val="single" w:sz="2" w:space="0" w:color="auto"/>
            </w:tcBorders>
            <w:hideMark/>
          </w:tcPr>
          <w:p ns2:paraId="01320114"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(0.0) </w:t>
            </w:r>
          </w:p>
        </w:tc>
        <w:tc>
          <w:tcPr>
            <w:tcW w:w="818" w:type="dxa"/>
            <w:tcBorders>
              <w:top w:val="nil"/>
              <w:left w:val="nil"/>
              <w:bottom w:val="nil"/>
              <w:right w:val="nil"/>
            </w:tcBorders>
            <w:hideMark/>
          </w:tcPr>
          <w:p ns2:paraId="766018BB"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0 </w:t>
            </w:r>
          </w:p>
        </w:tc>
        <w:tc>
          <w:tcPr>
            <w:tcW w:w="720" w:type="dxa"/>
            <w:tcBorders>
              <w:top w:val="nil"/>
              <w:left w:val="nil"/>
              <w:bottom w:val="nil"/>
              <w:right w:val="single" w:sz="2" w:space="0" w:color="auto"/>
            </w:tcBorders>
            <w:hideMark/>
          </w:tcPr>
          <w:p ns2:paraId="5FA1AE2D"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(0.0) </w:t>
            </w:r>
          </w:p>
        </w:tc>
        <w:tc>
          <w:tcPr>
            <w:tcW w:w="720" w:type="dxa"/>
            <w:tcBorders>
              <w:top w:val="nil"/>
              <w:left w:val="nil"/>
              <w:bottom w:val="nil"/>
              <w:right w:val="nil"/>
            </w:tcBorders>
            <w:hideMark/>
          </w:tcPr>
          <w:p ns2:paraId="58A3DD79"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2 </w:t>
            </w:r>
          </w:p>
        </w:tc>
        <w:tc>
          <w:tcPr>
            <w:tcW w:w="802" w:type="dxa"/>
            <w:tcBorders>
              <w:top w:val="nil"/>
              <w:left w:val="nil"/>
              <w:bottom w:val="nil"/>
              <w:right w:val="single" w:sz="2" w:space="0" w:color="auto"/>
            </w:tcBorders>
            <w:hideMark/>
          </w:tcPr>
          <w:p ns2:paraId="21743EBB"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(2.0) </w:t>
            </w:r>
          </w:p>
        </w:tc>
        <w:tc>
          <w:tcPr>
            <w:tcW w:w="638" w:type="dxa"/>
            <w:tcBorders>
              <w:top w:val="nil"/>
              <w:left w:val="nil"/>
              <w:bottom w:val="nil"/>
              <w:right w:val="nil"/>
            </w:tcBorders>
            <w:hideMark/>
          </w:tcPr>
          <w:p ns2:paraId="03974243"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2 </w:t>
            </w:r>
          </w:p>
        </w:tc>
        <w:tc>
          <w:tcPr>
            <w:tcW w:w="720" w:type="dxa"/>
            <w:tcBorders>
              <w:top w:val="nil"/>
              <w:left w:val="nil"/>
              <w:bottom w:val="nil"/>
              <w:right w:val="single" w:sz="6" w:space="0" w:color="auto"/>
            </w:tcBorders>
            <w:hideMark/>
          </w:tcPr>
          <w:p ns2:paraId="5CD5ABE7"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(1.2) </w:t>
            </w:r>
          </w:p>
        </w:tc>
      </w:tr>
      <w:tr w:rsidR="00043023" ns2:paraId="5686E664" ns2:textId="77777777" w:rsidTr="00C94941">
        <w:trPr>
          <w:jc w:val="center"/>
        </w:trPr>
        <w:tc>
          <w:tcPr>
            <w:tcW w:w="2692" w:type="dxa"/>
            <w:tcBorders>
              <w:top w:val="nil"/>
              <w:left w:val="single" w:sz="6" w:space="0" w:color="auto"/>
              <w:bottom w:val="nil"/>
              <w:right w:val="single" w:sz="2" w:space="0" w:color="auto"/>
            </w:tcBorders>
            <w:hideMark/>
          </w:tcPr>
          <w:p ns2:paraId="3E8A685B" ns2:textId="77777777" w:rsidR="00043023" w:rsidRDefault="00043023">
            <w:pPr>
              <w:spacing w:before="15" w:after="15" w:line="276" w:lineRule="auto"/>
              <w:ind w:left="160" w:right="1" w:hanging="160"/>
              <w:rPr>
                <w:kern w:val="2"/>
                <w:sz w:val="18"/>
                <w:szCs w:val="18"/>
              </w:rPr>
            </w:pPr>
            <w:r>
              <w:rPr>
                <w:kern w:val="2"/>
                <w:sz w:val="18"/>
                <w:szCs w:val="18"/>
              </w:rPr>
              <w:t xml:space="preserve">   Decreased appetite </w:t>
            </w:r>
          </w:p>
        </w:tc>
        <w:tc>
          <w:tcPr>
            <w:tcW w:w="908" w:type="dxa"/>
            <w:tcBorders>
              <w:top w:val="nil"/>
              <w:left w:val="nil"/>
              <w:bottom w:val="nil"/>
              <w:right w:val="nil"/>
            </w:tcBorders>
            <w:hideMark/>
          </w:tcPr>
          <w:p ns2:paraId="5ED24A71"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0 </w:t>
            </w:r>
          </w:p>
        </w:tc>
        <w:tc>
          <w:tcPr>
            <w:tcW w:w="622" w:type="dxa"/>
            <w:tcBorders>
              <w:top w:val="nil"/>
              <w:left w:val="nil"/>
              <w:bottom w:val="nil"/>
              <w:right w:val="single" w:sz="2" w:space="0" w:color="auto"/>
            </w:tcBorders>
            <w:hideMark/>
          </w:tcPr>
          <w:p ns2:paraId="447EB3A8"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(0.0) </w:t>
            </w:r>
          </w:p>
        </w:tc>
        <w:tc>
          <w:tcPr>
            <w:tcW w:w="818" w:type="dxa"/>
            <w:tcBorders>
              <w:top w:val="nil"/>
              <w:left w:val="nil"/>
              <w:bottom w:val="nil"/>
              <w:right w:val="nil"/>
            </w:tcBorders>
            <w:hideMark/>
          </w:tcPr>
          <w:p ns2:paraId="4BBF0F5E"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0 </w:t>
            </w:r>
          </w:p>
        </w:tc>
        <w:tc>
          <w:tcPr>
            <w:tcW w:w="720" w:type="dxa"/>
            <w:tcBorders>
              <w:top w:val="nil"/>
              <w:left w:val="nil"/>
              <w:bottom w:val="nil"/>
              <w:right w:val="single" w:sz="2" w:space="0" w:color="auto"/>
            </w:tcBorders>
            <w:hideMark/>
          </w:tcPr>
          <w:p ns2:paraId="7BBD7318"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(0.0) </w:t>
            </w:r>
          </w:p>
        </w:tc>
        <w:tc>
          <w:tcPr>
            <w:tcW w:w="720" w:type="dxa"/>
            <w:tcBorders>
              <w:top w:val="nil"/>
              <w:left w:val="nil"/>
              <w:bottom w:val="nil"/>
              <w:right w:val="nil"/>
            </w:tcBorders>
            <w:hideMark/>
          </w:tcPr>
          <w:p ns2:paraId="2DF559C7"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2 </w:t>
            </w:r>
          </w:p>
        </w:tc>
        <w:tc>
          <w:tcPr>
            <w:tcW w:w="802" w:type="dxa"/>
            <w:tcBorders>
              <w:top w:val="nil"/>
              <w:left w:val="nil"/>
              <w:bottom w:val="nil"/>
              <w:right w:val="single" w:sz="2" w:space="0" w:color="auto"/>
            </w:tcBorders>
            <w:hideMark/>
          </w:tcPr>
          <w:p ns2:paraId="3881FD16"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(2.0) </w:t>
            </w:r>
          </w:p>
        </w:tc>
        <w:tc>
          <w:tcPr>
            <w:tcW w:w="638" w:type="dxa"/>
            <w:tcBorders>
              <w:top w:val="nil"/>
              <w:left w:val="nil"/>
              <w:bottom w:val="nil"/>
              <w:right w:val="nil"/>
            </w:tcBorders>
            <w:hideMark/>
          </w:tcPr>
          <w:p ns2:paraId="6DD70E01"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2 </w:t>
            </w:r>
          </w:p>
        </w:tc>
        <w:tc>
          <w:tcPr>
            <w:tcW w:w="720" w:type="dxa"/>
            <w:tcBorders>
              <w:top w:val="nil"/>
              <w:left w:val="nil"/>
              <w:bottom w:val="nil"/>
              <w:right w:val="single" w:sz="6" w:space="0" w:color="auto"/>
            </w:tcBorders>
            <w:hideMark/>
          </w:tcPr>
          <w:p ns2:paraId="6E413479"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(1.2) </w:t>
            </w:r>
          </w:p>
        </w:tc>
      </w:tr>
      <w:tr w:rsidR="00043023" ns2:paraId="33061E87" ns2:textId="77777777" w:rsidTr="00C94941">
        <w:trPr>
          <w:jc w:val="center"/>
        </w:trPr>
        <w:tc>
          <w:tcPr>
            <w:tcW w:w="2692" w:type="dxa"/>
            <w:tcBorders>
              <w:top w:val="nil"/>
              <w:left w:val="single" w:sz="6" w:space="0" w:color="auto"/>
              <w:bottom w:val="nil"/>
              <w:right w:val="single" w:sz="2" w:space="0" w:color="auto"/>
            </w:tcBorders>
            <w:hideMark/>
          </w:tcPr>
          <w:p ns2:paraId="10415B7B" ns2:textId="77777777" w:rsidR="00043023" w:rsidRDefault="00043023">
            <w:pPr>
              <w:spacing w:before="15" w:after="15" w:line="276" w:lineRule="auto"/>
              <w:ind w:left="160" w:right="1" w:hanging="160"/>
              <w:rPr>
                <w:kern w:val="2"/>
                <w:sz w:val="18"/>
                <w:szCs w:val="18"/>
              </w:rPr>
            </w:pPr>
            <w:r>
              <w:rPr>
                <w:kern w:val="2"/>
                <w:sz w:val="18"/>
                <w:szCs w:val="18"/>
              </w:rPr>
              <w:t xml:space="preserve">   Febrile neutropenia </w:t>
            </w:r>
          </w:p>
        </w:tc>
        <w:tc>
          <w:tcPr>
            <w:tcW w:w="908" w:type="dxa"/>
            <w:tcBorders>
              <w:top w:val="nil"/>
              <w:left w:val="nil"/>
              <w:bottom w:val="nil"/>
              <w:right w:val="nil"/>
            </w:tcBorders>
            <w:hideMark/>
          </w:tcPr>
          <w:p ns2:paraId="365F264C"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0 </w:t>
            </w:r>
          </w:p>
        </w:tc>
        <w:tc>
          <w:tcPr>
            <w:tcW w:w="622" w:type="dxa"/>
            <w:tcBorders>
              <w:top w:val="nil"/>
              <w:left w:val="nil"/>
              <w:bottom w:val="nil"/>
              <w:right w:val="single" w:sz="2" w:space="0" w:color="auto"/>
            </w:tcBorders>
            <w:hideMark/>
          </w:tcPr>
          <w:p ns2:paraId="7B4CF651"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(0.0) </w:t>
            </w:r>
          </w:p>
        </w:tc>
        <w:tc>
          <w:tcPr>
            <w:tcW w:w="818" w:type="dxa"/>
            <w:tcBorders>
              <w:top w:val="nil"/>
              <w:left w:val="nil"/>
              <w:bottom w:val="nil"/>
              <w:right w:val="nil"/>
            </w:tcBorders>
            <w:hideMark/>
          </w:tcPr>
          <w:p ns2:paraId="529270EB"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0 </w:t>
            </w:r>
          </w:p>
        </w:tc>
        <w:tc>
          <w:tcPr>
            <w:tcW w:w="720" w:type="dxa"/>
            <w:tcBorders>
              <w:top w:val="nil"/>
              <w:left w:val="nil"/>
              <w:bottom w:val="nil"/>
              <w:right w:val="single" w:sz="2" w:space="0" w:color="auto"/>
            </w:tcBorders>
            <w:hideMark/>
          </w:tcPr>
          <w:p ns2:paraId="5702CC00"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(0.0) </w:t>
            </w:r>
          </w:p>
        </w:tc>
        <w:tc>
          <w:tcPr>
            <w:tcW w:w="720" w:type="dxa"/>
            <w:tcBorders>
              <w:top w:val="nil"/>
              <w:left w:val="nil"/>
              <w:bottom w:val="nil"/>
              <w:right w:val="nil"/>
            </w:tcBorders>
            <w:hideMark/>
          </w:tcPr>
          <w:p ns2:paraId="2158F3AB"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2 </w:t>
            </w:r>
          </w:p>
        </w:tc>
        <w:tc>
          <w:tcPr>
            <w:tcW w:w="802" w:type="dxa"/>
            <w:tcBorders>
              <w:top w:val="nil"/>
              <w:left w:val="nil"/>
              <w:bottom w:val="nil"/>
              <w:right w:val="single" w:sz="2" w:space="0" w:color="auto"/>
            </w:tcBorders>
            <w:hideMark/>
          </w:tcPr>
          <w:p ns2:paraId="6C88AE86"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(2.0) </w:t>
            </w:r>
          </w:p>
        </w:tc>
        <w:tc>
          <w:tcPr>
            <w:tcW w:w="638" w:type="dxa"/>
            <w:tcBorders>
              <w:top w:val="nil"/>
              <w:left w:val="nil"/>
              <w:bottom w:val="nil"/>
              <w:right w:val="nil"/>
            </w:tcBorders>
            <w:hideMark/>
          </w:tcPr>
          <w:p ns2:paraId="529C4EDA"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2 </w:t>
            </w:r>
          </w:p>
        </w:tc>
        <w:tc>
          <w:tcPr>
            <w:tcW w:w="720" w:type="dxa"/>
            <w:tcBorders>
              <w:top w:val="nil"/>
              <w:left w:val="nil"/>
              <w:bottom w:val="nil"/>
              <w:right w:val="single" w:sz="6" w:space="0" w:color="auto"/>
            </w:tcBorders>
            <w:hideMark/>
          </w:tcPr>
          <w:p ns2:paraId="5189EAEB"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(1.2) </w:t>
            </w:r>
          </w:p>
        </w:tc>
      </w:tr>
      <w:tr w:rsidR="00043023" ns2:paraId="2FBCADA8" ns2:textId="77777777" w:rsidTr="00C94941">
        <w:trPr>
          <w:jc w:val="center"/>
        </w:trPr>
        <w:tc>
          <w:tcPr>
            <w:tcW w:w="2692" w:type="dxa"/>
            <w:tcBorders>
              <w:top w:val="nil"/>
              <w:left w:val="single" w:sz="6" w:space="0" w:color="auto"/>
              <w:bottom w:val="nil"/>
              <w:right w:val="single" w:sz="2" w:space="0" w:color="auto"/>
            </w:tcBorders>
            <w:hideMark/>
          </w:tcPr>
          <w:p ns2:paraId="0CCDDCC4" ns2:textId="77777777" w:rsidR="00043023" w:rsidRDefault="00043023">
            <w:pPr>
              <w:spacing w:before="15" w:after="15" w:line="276" w:lineRule="auto"/>
              <w:ind w:left="160" w:right="1" w:hanging="160"/>
              <w:rPr>
                <w:kern w:val="2"/>
                <w:sz w:val="18"/>
                <w:szCs w:val="18"/>
              </w:rPr>
            </w:pPr>
            <w:r>
              <w:rPr>
                <w:kern w:val="2"/>
                <w:sz w:val="18"/>
                <w:szCs w:val="18"/>
              </w:rPr>
              <w:t xml:space="preserve">   Female genital tract fistula </w:t>
            </w:r>
          </w:p>
        </w:tc>
        <w:tc>
          <w:tcPr>
            <w:tcW w:w="908" w:type="dxa"/>
            <w:tcBorders>
              <w:top w:val="nil"/>
              <w:left w:val="nil"/>
              <w:bottom w:val="nil"/>
              <w:right w:val="nil"/>
            </w:tcBorders>
            <w:hideMark/>
          </w:tcPr>
          <w:p ns2:paraId="509AF5C3"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0 </w:t>
            </w:r>
          </w:p>
        </w:tc>
        <w:tc>
          <w:tcPr>
            <w:tcW w:w="622" w:type="dxa"/>
            <w:tcBorders>
              <w:top w:val="nil"/>
              <w:left w:val="nil"/>
              <w:bottom w:val="nil"/>
              <w:right w:val="single" w:sz="2" w:space="0" w:color="auto"/>
            </w:tcBorders>
            <w:hideMark/>
          </w:tcPr>
          <w:p ns2:paraId="63D31A45"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(0.0) </w:t>
            </w:r>
          </w:p>
        </w:tc>
        <w:tc>
          <w:tcPr>
            <w:tcW w:w="818" w:type="dxa"/>
            <w:tcBorders>
              <w:top w:val="nil"/>
              <w:left w:val="nil"/>
              <w:bottom w:val="nil"/>
              <w:right w:val="nil"/>
            </w:tcBorders>
            <w:hideMark/>
          </w:tcPr>
          <w:p ns2:paraId="34A3C081"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1 </w:t>
            </w:r>
          </w:p>
        </w:tc>
        <w:tc>
          <w:tcPr>
            <w:tcW w:w="720" w:type="dxa"/>
            <w:tcBorders>
              <w:top w:val="nil"/>
              <w:left w:val="nil"/>
              <w:bottom w:val="nil"/>
              <w:right w:val="single" w:sz="2" w:space="0" w:color="auto"/>
            </w:tcBorders>
            <w:hideMark/>
          </w:tcPr>
          <w:p ns2:paraId="091CDCE0"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(1.4) </w:t>
            </w:r>
          </w:p>
        </w:tc>
        <w:tc>
          <w:tcPr>
            <w:tcW w:w="720" w:type="dxa"/>
            <w:tcBorders>
              <w:top w:val="nil"/>
              <w:left w:val="nil"/>
              <w:bottom w:val="nil"/>
              <w:right w:val="nil"/>
            </w:tcBorders>
            <w:hideMark/>
          </w:tcPr>
          <w:p ns2:paraId="33521FD8"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1 </w:t>
            </w:r>
          </w:p>
        </w:tc>
        <w:tc>
          <w:tcPr>
            <w:tcW w:w="802" w:type="dxa"/>
            <w:tcBorders>
              <w:top w:val="nil"/>
              <w:left w:val="nil"/>
              <w:bottom w:val="nil"/>
              <w:right w:val="single" w:sz="2" w:space="0" w:color="auto"/>
            </w:tcBorders>
            <w:hideMark/>
          </w:tcPr>
          <w:p ns2:paraId="709C6A39"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(1.0) </w:t>
            </w:r>
          </w:p>
        </w:tc>
        <w:tc>
          <w:tcPr>
            <w:tcW w:w="638" w:type="dxa"/>
            <w:tcBorders>
              <w:top w:val="nil"/>
              <w:left w:val="nil"/>
              <w:bottom w:val="nil"/>
              <w:right w:val="nil"/>
            </w:tcBorders>
            <w:hideMark/>
          </w:tcPr>
          <w:p ns2:paraId="3BA3F4DC"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2 </w:t>
            </w:r>
          </w:p>
        </w:tc>
        <w:tc>
          <w:tcPr>
            <w:tcW w:w="720" w:type="dxa"/>
            <w:tcBorders>
              <w:top w:val="nil"/>
              <w:left w:val="nil"/>
              <w:bottom w:val="nil"/>
              <w:right w:val="single" w:sz="6" w:space="0" w:color="auto"/>
            </w:tcBorders>
            <w:hideMark/>
          </w:tcPr>
          <w:p ns2:paraId="1BF561FB"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(1.2) </w:t>
            </w:r>
          </w:p>
        </w:tc>
      </w:tr>
      <w:tr w:rsidR="00043023" ns2:paraId="37CF5635" ns2:textId="77777777" w:rsidTr="00C94941">
        <w:trPr>
          <w:jc w:val="center"/>
        </w:trPr>
        <w:tc>
          <w:tcPr>
            <w:tcW w:w="2692" w:type="dxa"/>
            <w:tcBorders>
              <w:top w:val="nil"/>
              <w:left w:val="single" w:sz="6" w:space="0" w:color="auto"/>
              <w:bottom w:val="nil"/>
              <w:right w:val="single" w:sz="2" w:space="0" w:color="auto"/>
            </w:tcBorders>
            <w:hideMark/>
          </w:tcPr>
          <w:p ns2:paraId="745EC6D7" ns2:textId="77777777" w:rsidR="00043023" w:rsidRDefault="00043023">
            <w:pPr>
              <w:spacing w:before="15" w:after="15" w:line="276" w:lineRule="auto"/>
              <w:ind w:left="160" w:right="1" w:hanging="160"/>
              <w:rPr>
                <w:kern w:val="2"/>
                <w:sz w:val="18"/>
                <w:szCs w:val="18"/>
              </w:rPr>
            </w:pPr>
            <w:r>
              <w:rPr>
                <w:kern w:val="2"/>
                <w:sz w:val="18"/>
                <w:szCs w:val="18"/>
              </w:rPr>
              <w:t xml:space="preserve">   Pyrexia </w:t>
            </w:r>
          </w:p>
        </w:tc>
        <w:tc>
          <w:tcPr>
            <w:tcW w:w="908" w:type="dxa"/>
            <w:tcBorders>
              <w:top w:val="nil"/>
              <w:left w:val="nil"/>
              <w:bottom w:val="nil"/>
              <w:right w:val="nil"/>
            </w:tcBorders>
            <w:hideMark/>
          </w:tcPr>
          <w:p ns2:paraId="72FF2AE0"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0 </w:t>
            </w:r>
          </w:p>
        </w:tc>
        <w:tc>
          <w:tcPr>
            <w:tcW w:w="622" w:type="dxa"/>
            <w:tcBorders>
              <w:top w:val="nil"/>
              <w:left w:val="nil"/>
              <w:bottom w:val="nil"/>
              <w:right w:val="single" w:sz="2" w:space="0" w:color="auto"/>
            </w:tcBorders>
            <w:hideMark/>
          </w:tcPr>
          <w:p ns2:paraId="421CCE7B"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(0.0) </w:t>
            </w:r>
          </w:p>
        </w:tc>
        <w:tc>
          <w:tcPr>
            <w:tcW w:w="818" w:type="dxa"/>
            <w:tcBorders>
              <w:top w:val="nil"/>
              <w:left w:val="nil"/>
              <w:bottom w:val="nil"/>
              <w:right w:val="nil"/>
            </w:tcBorders>
            <w:hideMark/>
          </w:tcPr>
          <w:p ns2:paraId="662A2F4E"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0 </w:t>
            </w:r>
          </w:p>
        </w:tc>
        <w:tc>
          <w:tcPr>
            <w:tcW w:w="720" w:type="dxa"/>
            <w:tcBorders>
              <w:top w:val="nil"/>
              <w:left w:val="nil"/>
              <w:bottom w:val="nil"/>
              <w:right w:val="single" w:sz="2" w:space="0" w:color="auto"/>
            </w:tcBorders>
            <w:hideMark/>
          </w:tcPr>
          <w:p ns2:paraId="7B65AF61"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(0.0) </w:t>
            </w:r>
          </w:p>
        </w:tc>
        <w:tc>
          <w:tcPr>
            <w:tcW w:w="720" w:type="dxa"/>
            <w:tcBorders>
              <w:top w:val="nil"/>
              <w:left w:val="nil"/>
              <w:bottom w:val="nil"/>
              <w:right w:val="nil"/>
            </w:tcBorders>
            <w:hideMark/>
          </w:tcPr>
          <w:p ns2:paraId="07061999"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2 </w:t>
            </w:r>
          </w:p>
        </w:tc>
        <w:tc>
          <w:tcPr>
            <w:tcW w:w="802" w:type="dxa"/>
            <w:tcBorders>
              <w:top w:val="nil"/>
              <w:left w:val="nil"/>
              <w:bottom w:val="nil"/>
              <w:right w:val="single" w:sz="2" w:space="0" w:color="auto"/>
            </w:tcBorders>
            <w:hideMark/>
          </w:tcPr>
          <w:p ns2:paraId="1010B1B7"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(2.0) </w:t>
            </w:r>
          </w:p>
        </w:tc>
        <w:tc>
          <w:tcPr>
            <w:tcW w:w="638" w:type="dxa"/>
            <w:tcBorders>
              <w:top w:val="nil"/>
              <w:left w:val="nil"/>
              <w:bottom w:val="nil"/>
              <w:right w:val="nil"/>
            </w:tcBorders>
            <w:hideMark/>
          </w:tcPr>
          <w:p ns2:paraId="6B7E769F"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2 </w:t>
            </w:r>
          </w:p>
        </w:tc>
        <w:tc>
          <w:tcPr>
            <w:tcW w:w="720" w:type="dxa"/>
            <w:tcBorders>
              <w:top w:val="nil"/>
              <w:left w:val="nil"/>
              <w:bottom w:val="nil"/>
              <w:right w:val="single" w:sz="6" w:space="0" w:color="auto"/>
            </w:tcBorders>
            <w:hideMark/>
          </w:tcPr>
          <w:p ns2:paraId="6D9993FE"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(1.2) </w:t>
            </w:r>
          </w:p>
        </w:tc>
      </w:tr>
      <w:tr w:rsidR="00043023" ns2:paraId="7C6187B2" ns2:textId="77777777" w:rsidTr="00C94941">
        <w:trPr>
          <w:jc w:val="center"/>
        </w:trPr>
        <w:tc>
          <w:tcPr>
            <w:tcW w:w="2692" w:type="dxa"/>
            <w:tcBorders>
              <w:top w:val="nil"/>
              <w:left w:val="single" w:sz="6" w:space="0" w:color="auto"/>
              <w:bottom w:val="nil"/>
              <w:right w:val="single" w:sz="2" w:space="0" w:color="auto"/>
            </w:tcBorders>
            <w:hideMark/>
          </w:tcPr>
          <w:p ns2:paraId="282B0E7D" ns2:textId="77777777" w:rsidR="00043023" w:rsidRDefault="00043023">
            <w:pPr>
              <w:spacing w:before="15" w:after="15" w:line="276" w:lineRule="auto"/>
              <w:ind w:left="160" w:right="1" w:hanging="160"/>
              <w:rPr>
                <w:kern w:val="2"/>
                <w:sz w:val="18"/>
                <w:szCs w:val="18"/>
              </w:rPr>
            </w:pPr>
            <w:r>
              <w:rPr>
                <w:kern w:val="2"/>
                <w:sz w:val="18"/>
                <w:szCs w:val="18"/>
              </w:rPr>
              <w:t xml:space="preserve">   Rash </w:t>
            </w:r>
          </w:p>
        </w:tc>
        <w:tc>
          <w:tcPr>
            <w:tcW w:w="908" w:type="dxa"/>
            <w:tcBorders>
              <w:top w:val="nil"/>
              <w:left w:val="nil"/>
              <w:bottom w:val="nil"/>
              <w:right w:val="nil"/>
            </w:tcBorders>
            <w:hideMark/>
          </w:tcPr>
          <w:p ns2:paraId="16D7A615"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0 </w:t>
            </w:r>
          </w:p>
        </w:tc>
        <w:tc>
          <w:tcPr>
            <w:tcW w:w="622" w:type="dxa"/>
            <w:tcBorders>
              <w:top w:val="nil"/>
              <w:left w:val="nil"/>
              <w:bottom w:val="nil"/>
              <w:right w:val="single" w:sz="2" w:space="0" w:color="auto"/>
            </w:tcBorders>
            <w:hideMark/>
          </w:tcPr>
          <w:p ns2:paraId="6A0B30D8"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(0.0) </w:t>
            </w:r>
          </w:p>
        </w:tc>
        <w:tc>
          <w:tcPr>
            <w:tcW w:w="818" w:type="dxa"/>
            <w:tcBorders>
              <w:top w:val="nil"/>
              <w:left w:val="nil"/>
              <w:bottom w:val="nil"/>
              <w:right w:val="nil"/>
            </w:tcBorders>
            <w:hideMark/>
          </w:tcPr>
          <w:p ns2:paraId="4A5DB7AB"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0 </w:t>
            </w:r>
          </w:p>
        </w:tc>
        <w:tc>
          <w:tcPr>
            <w:tcW w:w="720" w:type="dxa"/>
            <w:tcBorders>
              <w:top w:val="nil"/>
              <w:left w:val="nil"/>
              <w:bottom w:val="nil"/>
              <w:right w:val="single" w:sz="2" w:space="0" w:color="auto"/>
            </w:tcBorders>
            <w:hideMark/>
          </w:tcPr>
          <w:p ns2:paraId="085BF5DD"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(0.0) </w:t>
            </w:r>
          </w:p>
        </w:tc>
        <w:tc>
          <w:tcPr>
            <w:tcW w:w="720" w:type="dxa"/>
            <w:tcBorders>
              <w:top w:val="nil"/>
              <w:left w:val="nil"/>
              <w:bottom w:val="nil"/>
              <w:right w:val="nil"/>
            </w:tcBorders>
            <w:hideMark/>
          </w:tcPr>
          <w:p ns2:paraId="4AF3D17D"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2 </w:t>
            </w:r>
          </w:p>
        </w:tc>
        <w:tc>
          <w:tcPr>
            <w:tcW w:w="802" w:type="dxa"/>
            <w:tcBorders>
              <w:top w:val="nil"/>
              <w:left w:val="nil"/>
              <w:bottom w:val="nil"/>
              <w:right w:val="single" w:sz="2" w:space="0" w:color="auto"/>
            </w:tcBorders>
            <w:hideMark/>
          </w:tcPr>
          <w:p ns2:paraId="06B876B7"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(2.0) </w:t>
            </w:r>
          </w:p>
        </w:tc>
        <w:tc>
          <w:tcPr>
            <w:tcW w:w="638" w:type="dxa"/>
            <w:tcBorders>
              <w:top w:val="nil"/>
              <w:left w:val="nil"/>
              <w:bottom w:val="nil"/>
              <w:right w:val="nil"/>
            </w:tcBorders>
            <w:hideMark/>
          </w:tcPr>
          <w:p ns2:paraId="6DAEF6D6"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2 </w:t>
            </w:r>
          </w:p>
        </w:tc>
        <w:tc>
          <w:tcPr>
            <w:tcW w:w="720" w:type="dxa"/>
            <w:tcBorders>
              <w:top w:val="nil"/>
              <w:left w:val="nil"/>
              <w:bottom w:val="nil"/>
              <w:right w:val="single" w:sz="6" w:space="0" w:color="auto"/>
            </w:tcBorders>
            <w:hideMark/>
          </w:tcPr>
          <w:p ns2:paraId="6C405DF6"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(1.2) </w:t>
            </w:r>
          </w:p>
        </w:tc>
      </w:tr>
      <w:tr w:rsidR="00043023" ns2:paraId="7C12A675" ns2:textId="77777777" w:rsidTr="002C5A84">
        <w:trPr>
          <w:jc w:val="center"/>
        </w:trPr>
        <w:tc>
          <w:tcPr>
            <w:tcW w:w="2692" w:type="dxa"/>
            <w:tcBorders>
              <w:top w:val="nil"/>
              <w:left w:val="single" w:sz="6" w:space="0" w:color="auto"/>
              <w:bottom w:val="single" w:sz="4" w:space="0" w:color="auto"/>
              <w:right w:val="single" w:sz="2" w:space="0" w:color="auto"/>
            </w:tcBorders>
            <w:hideMark/>
          </w:tcPr>
          <w:p ns2:paraId="449FB611" ns2:textId="77777777" w:rsidR="00043023" w:rsidRDefault="00043023">
            <w:pPr>
              <w:spacing w:before="15" w:after="15" w:line="276" w:lineRule="auto"/>
              <w:ind w:left="160" w:right="1" w:hanging="160"/>
              <w:rPr>
                <w:kern w:val="2"/>
                <w:sz w:val="18"/>
                <w:szCs w:val="18"/>
              </w:rPr>
            </w:pPr>
            <w:r>
              <w:rPr>
                <w:kern w:val="2"/>
                <w:sz w:val="18"/>
                <w:szCs w:val="18"/>
              </w:rPr>
              <w:t xml:space="preserve">   Upper respiratory tract infection </w:t>
            </w:r>
          </w:p>
        </w:tc>
        <w:tc>
          <w:tcPr>
            <w:tcW w:w="908" w:type="dxa"/>
            <w:tcBorders>
              <w:top w:val="nil"/>
              <w:left w:val="nil"/>
              <w:bottom w:val="single" w:sz="4" w:space="0" w:color="auto"/>
              <w:right w:val="nil"/>
            </w:tcBorders>
            <w:hideMark/>
          </w:tcPr>
          <w:p ns2:paraId="3E189480"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0 </w:t>
            </w:r>
          </w:p>
        </w:tc>
        <w:tc>
          <w:tcPr>
            <w:tcW w:w="622" w:type="dxa"/>
            <w:tcBorders>
              <w:top w:val="nil"/>
              <w:left w:val="nil"/>
              <w:bottom w:val="single" w:sz="4" w:space="0" w:color="auto"/>
              <w:right w:val="single" w:sz="2" w:space="0" w:color="auto"/>
            </w:tcBorders>
            <w:hideMark/>
          </w:tcPr>
          <w:p ns2:paraId="5005C2AC"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(0.0) </w:t>
            </w:r>
          </w:p>
        </w:tc>
        <w:tc>
          <w:tcPr>
            <w:tcW w:w="818" w:type="dxa"/>
            <w:tcBorders>
              <w:top w:val="nil"/>
              <w:left w:val="nil"/>
              <w:bottom w:val="single" w:sz="4" w:space="0" w:color="auto"/>
              <w:right w:val="nil"/>
            </w:tcBorders>
            <w:hideMark/>
          </w:tcPr>
          <w:p ns2:paraId="080A27F7"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1 </w:t>
            </w:r>
          </w:p>
        </w:tc>
        <w:tc>
          <w:tcPr>
            <w:tcW w:w="720" w:type="dxa"/>
            <w:tcBorders>
              <w:top w:val="nil"/>
              <w:left w:val="nil"/>
              <w:bottom w:val="single" w:sz="4" w:space="0" w:color="auto"/>
              <w:right w:val="single" w:sz="2" w:space="0" w:color="auto"/>
            </w:tcBorders>
            <w:hideMark/>
          </w:tcPr>
          <w:p ns2:paraId="08ABDC4A"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(1.4) </w:t>
            </w:r>
          </w:p>
        </w:tc>
        <w:tc>
          <w:tcPr>
            <w:tcW w:w="720" w:type="dxa"/>
            <w:tcBorders>
              <w:top w:val="nil"/>
              <w:left w:val="nil"/>
              <w:bottom w:val="single" w:sz="4" w:space="0" w:color="auto"/>
              <w:right w:val="nil"/>
            </w:tcBorders>
            <w:hideMark/>
          </w:tcPr>
          <w:p ns2:paraId="442EC724"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1 </w:t>
            </w:r>
          </w:p>
        </w:tc>
        <w:tc>
          <w:tcPr>
            <w:tcW w:w="802" w:type="dxa"/>
            <w:tcBorders>
              <w:top w:val="nil"/>
              <w:left w:val="nil"/>
              <w:bottom w:val="single" w:sz="4" w:space="0" w:color="auto"/>
              <w:right w:val="single" w:sz="2" w:space="0" w:color="auto"/>
            </w:tcBorders>
            <w:hideMark/>
          </w:tcPr>
          <w:p ns2:paraId="519A9C20"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(1.0) </w:t>
            </w:r>
          </w:p>
        </w:tc>
        <w:tc>
          <w:tcPr>
            <w:tcW w:w="638" w:type="dxa"/>
            <w:tcBorders>
              <w:top w:val="nil"/>
              <w:left w:val="nil"/>
              <w:bottom w:val="single" w:sz="4" w:space="0" w:color="auto"/>
              <w:right w:val="nil"/>
            </w:tcBorders>
            <w:hideMark/>
          </w:tcPr>
          <w:p ns2:paraId="33644E9E"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2 </w:t>
            </w:r>
          </w:p>
        </w:tc>
        <w:tc>
          <w:tcPr>
            <w:tcW w:w="720" w:type="dxa"/>
            <w:tcBorders>
              <w:top w:val="nil"/>
              <w:left w:val="nil"/>
              <w:bottom w:val="single" w:sz="4" w:space="0" w:color="auto"/>
              <w:right w:val="single" w:sz="6" w:space="0" w:color="auto"/>
            </w:tcBorders>
            <w:hideMark/>
          </w:tcPr>
          <w:p ns2:paraId="2A28D8D1"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(1.2) </w:t>
            </w:r>
          </w:p>
        </w:tc>
      </w:tr>
      <w:tr w:rsidR="00043023" ns2:paraId="04AEC90E" ns2:textId="77777777" w:rsidTr="002C5A84">
        <w:trPr>
          <w:jc w:val="center"/>
        </w:trPr>
        <w:tc>
          <w:tcPr>
            <w:tcW w:w="8640" w:type="dxa"/>
            <w:gridSpan w:val="9"/>
            <w:tcBorders>
              <w:top w:val="single" w:sz="4" w:space="0" w:color="auto"/>
              <w:left w:val="single" w:sz="6" w:space="0" w:color="auto"/>
              <w:bottom w:val="double" w:sz="4" w:space="0" w:color="auto"/>
              <w:right w:val="single" w:sz="6" w:space="0" w:color="auto"/>
            </w:tcBorders>
          </w:tcPr>
          <w:p ns2:paraId="29FF0CC5" ns2:textId="028EE0A3" w:rsidR="00043023" w:rsidRDefault="00043023" w:rsidP="00043023">
            <w:pPr>
              <w:spacing w:before="30" w:after="30"/>
              <w:ind w:left="160" w:right="1" w:hanging="160"/>
              <w:rPr>
                <w:sz w:val="18"/>
                <w:szCs w:val="18"/>
              </w:rPr>
            </w:pPr>
            <w:r>
              <w:rPr>
                <w:sz w:val="18"/>
                <w:szCs w:val="18"/>
              </w:rPr>
              <w:t>Every participant is counted a single time for each applicable row and column</w:t>
            </w:r>
            <w:r w:rsidRPr="00FB300E">
              <w:rPr>
                <w:sz w:val="18"/>
                <w:szCs w:val="18"/>
              </w:rPr>
              <w:t>.</w:t>
            </w:r>
            <w:r w:rsidR="00086E2C" w:rsidRPr="00FB300E">
              <w:rPr>
                <w:sz w:val="18"/>
                <w:szCs w:val="18"/>
              </w:rPr>
              <w:t xml:space="preserve"> Table presents total column incidence &gt;1%</w:t>
            </w:r>
          </w:p>
          <w:p ns2:paraId="3899B197" ns2:textId="77777777" w:rsidR="00043023" w:rsidRDefault="00043023" w:rsidP="00043023">
            <w:pPr>
              <w:spacing w:before="30" w:after="30"/>
              <w:ind w:left="160" w:right="1" w:hanging="160"/>
              <w:rPr>
                <w:sz w:val="18"/>
                <w:szCs w:val="18"/>
              </w:rPr>
            </w:pPr>
            <w:r>
              <w:rPr>
                <w:sz w:val="18"/>
                <w:szCs w:val="18"/>
              </w:rPr>
              <w:t xml:space="preserve"> SAEs up to 90 days of last dose of study intervention are included.</w:t>
            </w:r>
          </w:p>
          <w:p ns2:paraId="7B3EC764" ns2:textId="77777777" w:rsidR="00043023" w:rsidRDefault="00043023" w:rsidP="00043023">
            <w:pPr>
              <w:spacing w:before="30" w:after="30"/>
              <w:ind w:left="160" w:right="1" w:hanging="160"/>
              <w:rPr>
                <w:sz w:val="18"/>
                <w:szCs w:val="18"/>
              </w:rPr>
            </w:pPr>
            <w:r>
              <w:rPr>
                <w:sz w:val="18"/>
                <w:szCs w:val="18"/>
              </w:rPr>
              <w:t xml:space="preserve"> MedDRA preferred terms "Neoplasm progression", "Malignant neoplasm progression" and "Disease progression" not related to the drug are excluded.</w:t>
            </w:r>
          </w:p>
          <w:p ns2:paraId="57D4402C" ns2:textId="327449DB" w:rsidR="00043023" w:rsidRDefault="00043023" w:rsidP="00043023">
            <w:pPr>
              <w:tabs>
                <w:tab w:val="decimal" w:pos="207"/>
                <w:tab w:val="left" w:pos="287"/>
              </w:tabs>
              <w:spacing w:before="15" w:after="15" w:line="276" w:lineRule="auto"/>
              <w:rPr>
                <w:kern w:val="2"/>
                <w:sz w:val="18"/>
                <w:szCs w:val="18"/>
              </w:rPr>
            </w:pPr>
            <w:r>
              <w:rPr>
                <w:sz w:val="18"/>
                <w:szCs w:val="18"/>
              </w:rPr>
              <w:t xml:space="preserve"> Database cutoff date: 21MAY2024</w:t>
            </w:r>
          </w:p>
        </w:tc>
      </w:tr>
      <w:tr w:rsidR="00043023" ns2:paraId="70737C22" ns2:textId="77777777" w:rsidTr="00043023">
        <w:trPr>
          <w:jc w:val="center"/>
        </w:trPr>
        <w:tc>
          <w:tcPr>
            <w:tcW w:w="8640" w:type="dxa"/>
            <w:gridSpan w:val="9"/>
            <w:tcBorders>
              <w:top w:val="double" w:sz="4" w:space="0" w:color="auto"/>
              <w:left w:val="nil"/>
              <w:bottom w:val="nil"/>
              <w:right w:val="nil"/>
            </w:tcBorders>
          </w:tcPr>
          <w:p ns2:paraId="7B3D0EF3" ns2:textId="6B46D6FF" w:rsidR="00043023" w:rsidRDefault="00043023">
            <w:pPr>
              <w:tabs>
                <w:tab w:val="decimal" w:pos="207"/>
                <w:tab w:val="left" w:pos="287"/>
              </w:tabs>
              <w:spacing w:before="15" w:after="15" w:line="276" w:lineRule="auto"/>
              <w:rPr>
                <w:kern w:val="2"/>
                <w:sz w:val="18"/>
                <w:szCs w:val="18"/>
              </w:rPr>
            </w:pPr>
            <w:r w:rsidRPr="00043023">
              <w:rPr>
                <w:kern w:val="2"/>
                <w:sz w:val="18"/>
                <w:szCs w:val="18"/>
              </w:rPr>
              <w:t>Source: [P002MK2870: adam-adsl; adae]</w:t>
            </w:r>
          </w:p>
        </w:tc>
      </w:tr>
    </w:tbl>
    <w:p ns2:paraId="1C591EAD" ns2:textId="77777777" w:rsidR="00043023" w:rsidRPr="00043023" w:rsidRDefault="00043023" w:rsidP="00043023">
      <w:ins w:id="12935" w:author="GoldenCorpusHarness" w:date="2026-03-28T21:57:55Z">
        <w:r>
          <w:t>sac-TMT 5 mg/kg group</w:t>
        </w:r>
      </w:ins>
    </w:p>
    <w:p ns2:paraId="68D98322" ns2:textId="77777777" w:rsidR="00CC40A7" w:rsidRDefault="00CC40A7" w:rsidP="00CC40A7">
      <w:pPr>
        <w:rPr>
          <w:sz w:val="18"/>
          <w:szCs w:val="18"/>
        </w:rPr>
      </w:pPr>
      <w:ins w:id="12936" w:author="GoldenCorpusHarness" w:date="2026-03-28T21:57:55Z">
        <w:r>
          <w:t>In the sac-TMT group, 2 participants (1.5%) experienced AEs leading to discontinuation of study treatment. The events were anaphylactic shock and hypersensitivity (0.8% each) [Table 44] [Table 84].</w:t>
        </w:r>
      </w:ins>
    </w:p>
    <w:p ns2:paraId="5394575A" ns2:textId="3F90C4F6" w:rsidR="00C704A4" w:rsidRDefault="0049194F" w:rsidP="00C94941">
      <w:pPr>
        <w:pStyle w:val="TableTitle"/>
      </w:pPr>
      <w:del w:id="12937" w:author="GoldenCorpusHarness" w:date="2026-03-28T21:57:55Z">
        <w:r>
          <w:delText>Table 54Study MK-2870-002 (SKB264-II-06): Participants With Adverse Events Resulting in Sac-TMT Disc</w:delText>
        </w:r>
      </w:del>
      <w:ins w:id="12938" w:author="GoldenCorpusHarness" w:date="2026-03-28T21:57:55Z">
        <w:r>
          <w:t>C</w:t>
        </w:r>
      </w:ins>
      <w:r>
        <w:t>ont</w:t>
      </w:r>
      <w:del w:id="12939" w:author="GoldenCorpusHarness" w:date="2026-03-28T21:57:55Z">
        <w:r>
          <w:delText>inuati</w:delText>
        </w:r>
      </w:del>
      <w:ins w:id="12940" w:author="GoldenCorpusHarness" w:date="2026-03-28T21:57:55Z">
        <w:r>
          <w:t>r</w:t>
        </w:r>
      </w:ins>
      <w:r>
        <w:t>o</w:t>
      </w:r>
      <w:del w:id="12941" w:author="GoldenCorpusHarness" w:date="2026-03-28T21:57:55Z">
        <w:r>
          <w:delText>n By Decreasing Incidence (Incidence &gt;0% in One or More Treatment</w:delText>
        </w:r>
      </w:del>
      <w:ins w:id="12942" w:author="GoldenCorpusHarness" w:date="2026-03-28T21:57:55Z">
        <w:r>
          <w:t>l</w:t>
        </w:r>
      </w:ins>
      <w:r>
        <w:t xml:space="preserve"> Group</w:t>
      </w:r>
      <w:del w:id="12943" w:author="GoldenCorpusHarness" w:date="2026-03-28T21:57:55Z">
        <w:r>
          <w:delText>s) (APaT Population)</w:delText>
        </w:r>
      </w:del>
    </w:p>
    <w:tbl>
      <w:tblPr>
        <w:tblW w:w="0" w:type="auto"/>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2692"/>
        <w:gridCol w:w="908"/>
        <w:gridCol w:w="622"/>
        <w:gridCol w:w="818"/>
        <w:gridCol w:w="720"/>
        <w:gridCol w:w="720"/>
        <w:gridCol w:w="802"/>
        <w:gridCol w:w="638"/>
        <w:gridCol w:w="720"/>
      </w:tblGrid>
      <w:tr w:rsidR="00C704A4" ns2:paraId="00899BF6" ns2:textId="77777777" w:rsidTr="00C94941">
        <w:trPr>
          <w:jc w:val="center"/>
        </w:trPr>
        <w:tc>
          <w:tcPr>
            <w:tcW w:w="2692" w:type="dxa"/>
            <w:tcBorders>
              <w:top w:val="double" w:sz="6" w:space="0" w:color="auto"/>
              <w:bottom w:val="nil"/>
              <w:right w:val="single" w:sz="2" w:space="0" w:color="auto"/>
            </w:tcBorders>
          </w:tcPr>
          <w:p ns2:paraId="7CE8022A" ns2:textId="77777777" w:rsidR="00C704A4" w:rsidRDefault="00C704A4" w:rsidP="00C90784">
            <w:pPr>
              <w:spacing w:before="15" w:after="15"/>
              <w:rPr>
                <w:sz w:val="18"/>
                <w:szCs w:val="18"/>
              </w:rPr>
            </w:pPr>
          </w:p>
        </w:tc>
        <w:tc>
          <w:tcPr>
            <w:tcW w:w="1530" w:type="dxa"/>
            <w:gridSpan w:val="2"/>
            <w:tcBorders>
              <w:top w:val="double" w:sz="6" w:space="0" w:color="auto"/>
              <w:left w:val="nil"/>
              <w:bottom w:val="single" w:sz="2" w:space="0" w:color="auto"/>
              <w:right w:val="single" w:sz="2" w:space="0" w:color="auto"/>
            </w:tcBorders>
          </w:tcPr>
          <w:p ns2:paraId="6BA809BB" ns2:textId="485922B9" w:rsidR="00C704A4" w:rsidRDefault="00DE370C" w:rsidP="00C90784">
            <w:pPr>
              <w:spacing w:before="15" w:after="15"/>
              <w:jc w:val="center"/>
              <w:rPr>
                <w:sz w:val="18"/>
                <w:szCs w:val="18"/>
              </w:rPr>
            </w:pPr>
            <w:r w:rsidRPr="00DE370C">
              <w:rPr>
                <w:sz w:val="18"/>
                <w:szCs w:val="18"/>
              </w:rPr>
              <w:t>sac-TMT</w:t>
            </w:r>
            <w:r w:rsidR="00C704A4">
              <w:rPr>
                <w:sz w:val="18"/>
                <w:szCs w:val="18"/>
              </w:rPr>
              <w:t xml:space="preserve"> 3 mg/kg + Pembrolizumab 400 mg </w:t>
            </w:r>
          </w:p>
        </w:tc>
        <w:tc>
          <w:tcPr>
            <w:tcW w:w="1538" w:type="dxa"/>
            <w:gridSpan w:val="2"/>
            <w:tcBorders>
              <w:top w:val="double" w:sz="6" w:space="0" w:color="auto"/>
              <w:left w:val="nil"/>
              <w:bottom w:val="single" w:sz="2" w:space="0" w:color="auto"/>
              <w:right w:val="single" w:sz="2" w:space="0" w:color="auto"/>
            </w:tcBorders>
          </w:tcPr>
          <w:p ns2:paraId="288A2A2B" ns2:textId="2BA47157" w:rsidR="00C704A4" w:rsidRDefault="00DE370C" w:rsidP="00C90784">
            <w:pPr>
              <w:spacing w:before="15" w:after="15"/>
              <w:jc w:val="center"/>
              <w:rPr>
                <w:sz w:val="18"/>
                <w:szCs w:val="18"/>
              </w:rPr>
            </w:pPr>
            <w:r w:rsidRPr="00DE370C">
              <w:rPr>
                <w:sz w:val="18"/>
                <w:szCs w:val="18"/>
              </w:rPr>
              <w:t>sac-TMT</w:t>
            </w:r>
            <w:r w:rsidR="00C704A4">
              <w:rPr>
                <w:sz w:val="18"/>
                <w:szCs w:val="18"/>
              </w:rPr>
              <w:t xml:space="preserve"> 4 mg/kg + Pembrolizumab 400 mg </w:t>
            </w:r>
          </w:p>
        </w:tc>
        <w:tc>
          <w:tcPr>
            <w:tcW w:w="1522" w:type="dxa"/>
            <w:gridSpan w:val="2"/>
            <w:tcBorders>
              <w:top w:val="double" w:sz="6" w:space="0" w:color="auto"/>
              <w:left w:val="nil"/>
              <w:bottom w:val="single" w:sz="2" w:space="0" w:color="auto"/>
              <w:right w:val="single" w:sz="2" w:space="0" w:color="auto"/>
            </w:tcBorders>
          </w:tcPr>
          <w:p ns2:paraId="5780885D" ns2:textId="7C414DA7" w:rsidR="00C704A4" w:rsidRDefault="00DE370C" w:rsidP="00C90784">
            <w:pPr>
              <w:spacing w:before="15" w:after="15"/>
              <w:jc w:val="center"/>
              <w:rPr>
                <w:sz w:val="18"/>
                <w:szCs w:val="18"/>
              </w:rPr>
            </w:pPr>
            <w:r w:rsidRPr="00DE370C">
              <w:rPr>
                <w:sz w:val="18"/>
                <w:szCs w:val="18"/>
              </w:rPr>
              <w:t>sac-TMT</w:t>
            </w:r>
            <w:r w:rsidR="00C704A4">
              <w:rPr>
                <w:sz w:val="18"/>
                <w:szCs w:val="18"/>
              </w:rPr>
              <w:t xml:space="preserve"> 5 mg/kg + Pembrolizumab 400 mg </w:t>
            </w:r>
          </w:p>
        </w:tc>
        <w:tc>
          <w:tcPr>
            <w:tcW w:w="1358" w:type="dxa"/>
            <w:gridSpan w:val="2"/>
            <w:tcBorders>
              <w:top w:val="double" w:sz="6" w:space="0" w:color="auto"/>
              <w:left w:val="nil"/>
              <w:bottom w:val="single" w:sz="2" w:space="0" w:color="auto"/>
            </w:tcBorders>
          </w:tcPr>
          <w:p ns2:paraId="78FC4254" ns2:textId="77777777" w:rsidR="00C704A4" w:rsidRDefault="00C704A4" w:rsidP="00C90784">
            <w:pPr>
              <w:spacing w:before="15" w:after="15"/>
              <w:jc w:val="center"/>
              <w:rPr>
                <w:sz w:val="18"/>
                <w:szCs w:val="18"/>
              </w:rPr>
            </w:pPr>
            <w:r>
              <w:rPr>
                <w:sz w:val="18"/>
                <w:szCs w:val="18"/>
              </w:rPr>
              <w:t xml:space="preserve">Total </w:t>
            </w:r>
          </w:p>
        </w:tc>
      </w:tr>
      <w:tr w:rsidR="00C704A4" ns2:paraId="326A4C4C" ns2:textId="77777777" w:rsidTr="00C94941">
        <w:tblPrEx>
          <w:tblBorders>
            <w:top w:val="single" w:sz="6" w:space="0" w:color="auto"/>
            <w:bottom w:val="single" w:sz="6" w:space="0" w:color="auto"/>
          </w:tblBorders>
        </w:tblPrEx>
        <w:trPr>
          <w:jc w:val="center"/>
        </w:trPr>
        <w:tc>
          <w:tcPr>
            <w:tcW w:w="2692" w:type="dxa"/>
            <w:tcBorders>
              <w:top w:val="nil"/>
              <w:bottom w:val="single" w:sz="2" w:space="0" w:color="auto"/>
              <w:right w:val="single" w:sz="2" w:space="0" w:color="auto"/>
            </w:tcBorders>
          </w:tcPr>
          <w:p ns2:paraId="3A30E131" ns2:textId="77777777" w:rsidR="00C704A4" w:rsidRDefault="00C704A4" w:rsidP="00C90784">
            <w:pPr>
              <w:spacing w:before="15" w:after="15"/>
              <w:rPr>
                <w:sz w:val="18"/>
                <w:szCs w:val="18"/>
              </w:rPr>
            </w:pPr>
          </w:p>
        </w:tc>
        <w:tc>
          <w:tcPr>
            <w:tcW w:w="908" w:type="dxa"/>
            <w:tcBorders>
              <w:top w:val="nil"/>
              <w:left w:val="nil"/>
              <w:bottom w:val="single" w:sz="2" w:space="0" w:color="auto"/>
              <w:right w:val="nil"/>
            </w:tcBorders>
          </w:tcPr>
          <w:p ns2:paraId="003BF0D1" ns2:textId="77777777" w:rsidR="00C704A4" w:rsidRDefault="00C704A4" w:rsidP="00C90784">
            <w:pPr>
              <w:spacing w:before="15" w:after="15"/>
              <w:jc w:val="center"/>
              <w:rPr>
                <w:sz w:val="18"/>
                <w:szCs w:val="18"/>
              </w:rPr>
            </w:pPr>
            <w:r>
              <w:rPr>
                <w:sz w:val="18"/>
                <w:szCs w:val="18"/>
              </w:rPr>
              <w:t xml:space="preserve">n </w:t>
            </w:r>
          </w:p>
        </w:tc>
        <w:tc>
          <w:tcPr>
            <w:tcW w:w="622" w:type="dxa"/>
            <w:tcBorders>
              <w:top w:val="nil"/>
              <w:left w:val="nil"/>
              <w:bottom w:val="single" w:sz="2" w:space="0" w:color="auto"/>
              <w:right w:val="single" w:sz="2" w:space="0" w:color="auto"/>
            </w:tcBorders>
          </w:tcPr>
          <w:p ns2:paraId="169242F7" ns2:textId="77777777" w:rsidR="00C704A4" w:rsidRDefault="00C704A4" w:rsidP="00C90784">
            <w:pPr>
              <w:spacing w:before="15" w:after="15"/>
              <w:jc w:val="center"/>
              <w:rPr>
                <w:sz w:val="18"/>
                <w:szCs w:val="18"/>
              </w:rPr>
            </w:pPr>
            <w:r>
              <w:rPr>
                <w:sz w:val="18"/>
                <w:szCs w:val="18"/>
              </w:rPr>
              <w:t xml:space="preserve">(%) </w:t>
            </w:r>
          </w:p>
        </w:tc>
        <w:tc>
          <w:tcPr>
            <w:tcW w:w="818" w:type="dxa"/>
            <w:tcBorders>
              <w:top w:val="nil"/>
              <w:left w:val="nil"/>
              <w:bottom w:val="single" w:sz="2" w:space="0" w:color="auto"/>
              <w:right w:val="nil"/>
            </w:tcBorders>
          </w:tcPr>
          <w:p ns2:paraId="041FCAB0" ns2:textId="77777777" w:rsidR="00C704A4" w:rsidRDefault="00C704A4" w:rsidP="00C90784">
            <w:pPr>
              <w:spacing w:before="15" w:after="15"/>
              <w:jc w:val="center"/>
              <w:rPr>
                <w:sz w:val="18"/>
                <w:szCs w:val="18"/>
              </w:rPr>
            </w:pPr>
            <w:r>
              <w:rPr>
                <w:sz w:val="18"/>
                <w:szCs w:val="18"/>
              </w:rPr>
              <w:t xml:space="preserve">n </w:t>
            </w:r>
          </w:p>
        </w:tc>
        <w:tc>
          <w:tcPr>
            <w:tcW w:w="720" w:type="dxa"/>
            <w:tcBorders>
              <w:top w:val="nil"/>
              <w:left w:val="nil"/>
              <w:bottom w:val="single" w:sz="2" w:space="0" w:color="auto"/>
              <w:right w:val="single" w:sz="2" w:space="0" w:color="auto"/>
            </w:tcBorders>
          </w:tcPr>
          <w:p ns2:paraId="52AF7252" ns2:textId="77777777" w:rsidR="00C704A4" w:rsidRDefault="00C704A4" w:rsidP="00C90784">
            <w:pPr>
              <w:spacing w:before="15" w:after="15"/>
              <w:jc w:val="center"/>
              <w:rPr>
                <w:sz w:val="18"/>
                <w:szCs w:val="18"/>
              </w:rPr>
            </w:pPr>
            <w:r>
              <w:rPr>
                <w:sz w:val="18"/>
                <w:szCs w:val="18"/>
              </w:rPr>
              <w:t xml:space="preserve">(%) </w:t>
            </w:r>
          </w:p>
        </w:tc>
        <w:tc>
          <w:tcPr>
            <w:tcW w:w="720" w:type="dxa"/>
            <w:tcBorders>
              <w:top w:val="nil"/>
              <w:left w:val="nil"/>
              <w:bottom w:val="single" w:sz="2" w:space="0" w:color="auto"/>
              <w:right w:val="nil"/>
            </w:tcBorders>
          </w:tcPr>
          <w:p ns2:paraId="2FC1A284" ns2:textId="77777777" w:rsidR="00C704A4" w:rsidRDefault="00C704A4" w:rsidP="00C90784">
            <w:pPr>
              <w:spacing w:before="15" w:after="15"/>
              <w:jc w:val="center"/>
              <w:rPr>
                <w:sz w:val="18"/>
                <w:szCs w:val="18"/>
              </w:rPr>
            </w:pPr>
            <w:r>
              <w:rPr>
                <w:sz w:val="18"/>
                <w:szCs w:val="18"/>
              </w:rPr>
              <w:t xml:space="preserve">n </w:t>
            </w:r>
          </w:p>
        </w:tc>
        <w:tc>
          <w:tcPr>
            <w:tcW w:w="802" w:type="dxa"/>
            <w:tcBorders>
              <w:top w:val="nil"/>
              <w:left w:val="nil"/>
              <w:bottom w:val="single" w:sz="2" w:space="0" w:color="auto"/>
              <w:right w:val="single" w:sz="2" w:space="0" w:color="auto"/>
            </w:tcBorders>
          </w:tcPr>
          <w:p ns2:paraId="32846F21" ns2:textId="77777777" w:rsidR="00C704A4" w:rsidRDefault="00C704A4" w:rsidP="00C90784">
            <w:pPr>
              <w:spacing w:before="15" w:after="15"/>
              <w:jc w:val="center"/>
              <w:rPr>
                <w:sz w:val="18"/>
                <w:szCs w:val="18"/>
              </w:rPr>
            </w:pPr>
            <w:r>
              <w:rPr>
                <w:sz w:val="18"/>
                <w:szCs w:val="18"/>
              </w:rPr>
              <w:t xml:space="preserve">(%) </w:t>
            </w:r>
          </w:p>
        </w:tc>
        <w:tc>
          <w:tcPr>
            <w:tcW w:w="638" w:type="dxa"/>
            <w:tcBorders>
              <w:top w:val="nil"/>
              <w:left w:val="nil"/>
              <w:bottom w:val="single" w:sz="2" w:space="0" w:color="auto"/>
              <w:right w:val="nil"/>
            </w:tcBorders>
          </w:tcPr>
          <w:p ns2:paraId="1DA82247" ns2:textId="77777777" w:rsidR="00C704A4" w:rsidRDefault="00C704A4" w:rsidP="00C90784">
            <w:pPr>
              <w:spacing w:before="15" w:after="15"/>
              <w:jc w:val="center"/>
              <w:rPr>
                <w:sz w:val="18"/>
                <w:szCs w:val="18"/>
              </w:rPr>
            </w:pPr>
            <w:r>
              <w:rPr>
                <w:sz w:val="18"/>
                <w:szCs w:val="18"/>
              </w:rPr>
              <w:t xml:space="preserve">n </w:t>
            </w:r>
          </w:p>
        </w:tc>
        <w:tc>
          <w:tcPr>
            <w:tcW w:w="720" w:type="dxa"/>
            <w:tcBorders>
              <w:top w:val="nil"/>
              <w:left w:val="nil"/>
              <w:bottom w:val="single" w:sz="2" w:space="0" w:color="auto"/>
            </w:tcBorders>
          </w:tcPr>
          <w:p ns2:paraId="5637B6BD" ns2:textId="77777777" w:rsidR="00C704A4" w:rsidRDefault="00C704A4" w:rsidP="00C90784">
            <w:pPr>
              <w:spacing w:before="15" w:after="15"/>
              <w:jc w:val="center"/>
              <w:rPr>
                <w:sz w:val="18"/>
                <w:szCs w:val="18"/>
              </w:rPr>
            </w:pPr>
            <w:r>
              <w:rPr>
                <w:sz w:val="18"/>
                <w:szCs w:val="18"/>
              </w:rPr>
              <w:t xml:space="preserve">(%) </w:t>
            </w:r>
          </w:p>
        </w:tc>
      </w:tr>
      <w:tr w:rsidR="00C704A4" ns2:paraId="57C3B17C" ns2:textId="77777777" w:rsidTr="00C94941">
        <w:tblPrEx>
          <w:tblBorders>
            <w:top w:val="single" w:sz="6" w:space="0" w:color="auto"/>
            <w:bottom w:val="single" w:sz="6" w:space="0" w:color="auto"/>
          </w:tblBorders>
        </w:tblPrEx>
        <w:trPr>
          <w:jc w:val="center"/>
        </w:trPr>
        <w:tc>
          <w:tcPr>
            <w:tcW w:w="2692" w:type="dxa"/>
            <w:tcBorders>
              <w:top w:val="nil"/>
              <w:bottom w:val="nil"/>
              <w:right w:val="single" w:sz="2" w:space="0" w:color="auto"/>
            </w:tcBorders>
          </w:tcPr>
          <w:p ns2:paraId="32FDDF12" ns2:textId="77777777" w:rsidR="00C704A4" w:rsidRDefault="00C704A4" w:rsidP="00C90784">
            <w:pPr>
              <w:spacing w:before="15" w:after="15"/>
              <w:ind w:left="160" w:right="1" w:hanging="160"/>
              <w:rPr>
                <w:sz w:val="18"/>
                <w:szCs w:val="18"/>
              </w:rPr>
            </w:pPr>
            <w:r>
              <w:rPr>
                <w:sz w:val="18"/>
                <w:szCs w:val="18"/>
              </w:rPr>
              <w:t xml:space="preserve"> Participants in population </w:t>
            </w:r>
          </w:p>
        </w:tc>
        <w:tc>
          <w:tcPr>
            <w:tcW w:w="908" w:type="dxa"/>
            <w:tcBorders>
              <w:top w:val="nil"/>
              <w:left w:val="nil"/>
              <w:bottom w:val="nil"/>
              <w:right w:val="nil"/>
            </w:tcBorders>
          </w:tcPr>
          <w:p ns2:paraId="506378C0" ns2:textId="77777777" w:rsidR="00C704A4" w:rsidRDefault="00C704A4" w:rsidP="00C90784">
            <w:pPr>
              <w:tabs>
                <w:tab w:val="decimal" w:pos="319"/>
                <w:tab w:val="left" w:pos="399"/>
              </w:tabs>
              <w:spacing w:before="15" w:after="15"/>
              <w:rPr>
                <w:sz w:val="18"/>
                <w:szCs w:val="18"/>
              </w:rPr>
            </w:pPr>
            <w:r>
              <w:rPr>
                <w:sz w:val="18"/>
                <w:szCs w:val="18"/>
              </w:rPr>
              <w:tab/>
              <w:t xml:space="preserve">3 </w:t>
            </w:r>
          </w:p>
        </w:tc>
        <w:tc>
          <w:tcPr>
            <w:tcW w:w="622" w:type="dxa"/>
            <w:tcBorders>
              <w:top w:val="nil"/>
              <w:left w:val="nil"/>
              <w:bottom w:val="nil"/>
              <w:right w:val="single" w:sz="2" w:space="0" w:color="auto"/>
            </w:tcBorders>
          </w:tcPr>
          <w:p ns2:paraId="131C34F8" ns2:textId="77777777" w:rsidR="00C704A4" w:rsidRDefault="00C704A4" w:rsidP="00C90784">
            <w:pPr>
              <w:tabs>
                <w:tab w:val="decimal" w:pos="207"/>
                <w:tab w:val="left" w:pos="287"/>
              </w:tabs>
              <w:spacing w:before="15" w:after="15"/>
              <w:rPr>
                <w:sz w:val="18"/>
                <w:szCs w:val="18"/>
              </w:rPr>
            </w:pPr>
            <w:r>
              <w:rPr>
                <w:sz w:val="18"/>
                <w:szCs w:val="18"/>
              </w:rPr>
              <w:tab/>
            </w:r>
          </w:p>
        </w:tc>
        <w:tc>
          <w:tcPr>
            <w:tcW w:w="818" w:type="dxa"/>
            <w:tcBorders>
              <w:top w:val="nil"/>
              <w:left w:val="nil"/>
              <w:bottom w:val="nil"/>
              <w:right w:val="nil"/>
            </w:tcBorders>
          </w:tcPr>
          <w:p ns2:paraId="3C28D20E" ns2:textId="77777777" w:rsidR="00C704A4" w:rsidRDefault="00C704A4" w:rsidP="00C90784">
            <w:pPr>
              <w:tabs>
                <w:tab w:val="decimal" w:pos="319"/>
                <w:tab w:val="left" w:pos="399"/>
              </w:tabs>
              <w:spacing w:before="15" w:after="15"/>
              <w:rPr>
                <w:sz w:val="18"/>
                <w:szCs w:val="18"/>
              </w:rPr>
            </w:pPr>
            <w:r>
              <w:rPr>
                <w:sz w:val="18"/>
                <w:szCs w:val="18"/>
              </w:rPr>
              <w:tab/>
              <w:t xml:space="preserve">70 </w:t>
            </w:r>
          </w:p>
        </w:tc>
        <w:tc>
          <w:tcPr>
            <w:tcW w:w="720" w:type="dxa"/>
            <w:tcBorders>
              <w:top w:val="nil"/>
              <w:left w:val="nil"/>
              <w:bottom w:val="nil"/>
              <w:right w:val="single" w:sz="2" w:space="0" w:color="auto"/>
            </w:tcBorders>
          </w:tcPr>
          <w:p ns2:paraId="050F3343" ns2:textId="77777777" w:rsidR="00C704A4" w:rsidRDefault="00C704A4" w:rsidP="00C90784">
            <w:pPr>
              <w:tabs>
                <w:tab w:val="decimal" w:pos="207"/>
                <w:tab w:val="left" w:pos="287"/>
              </w:tabs>
              <w:spacing w:before="15" w:after="15"/>
              <w:rPr>
                <w:sz w:val="18"/>
                <w:szCs w:val="18"/>
              </w:rPr>
            </w:pPr>
            <w:r>
              <w:rPr>
                <w:sz w:val="18"/>
                <w:szCs w:val="18"/>
              </w:rPr>
              <w:tab/>
            </w:r>
          </w:p>
        </w:tc>
        <w:tc>
          <w:tcPr>
            <w:tcW w:w="720" w:type="dxa"/>
            <w:tcBorders>
              <w:top w:val="nil"/>
              <w:left w:val="nil"/>
              <w:bottom w:val="nil"/>
              <w:right w:val="nil"/>
            </w:tcBorders>
          </w:tcPr>
          <w:p ns2:paraId="332E5274" ns2:textId="77777777" w:rsidR="00C704A4" w:rsidRDefault="00C704A4" w:rsidP="00C90784">
            <w:pPr>
              <w:tabs>
                <w:tab w:val="decimal" w:pos="319"/>
                <w:tab w:val="left" w:pos="399"/>
              </w:tabs>
              <w:spacing w:before="15" w:after="15"/>
              <w:rPr>
                <w:sz w:val="18"/>
                <w:szCs w:val="18"/>
              </w:rPr>
            </w:pPr>
            <w:r>
              <w:rPr>
                <w:sz w:val="18"/>
                <w:szCs w:val="18"/>
              </w:rPr>
              <w:tab/>
              <w:t xml:space="preserve">98 </w:t>
            </w:r>
          </w:p>
        </w:tc>
        <w:tc>
          <w:tcPr>
            <w:tcW w:w="802" w:type="dxa"/>
            <w:tcBorders>
              <w:top w:val="nil"/>
              <w:left w:val="nil"/>
              <w:bottom w:val="nil"/>
              <w:right w:val="single" w:sz="2" w:space="0" w:color="auto"/>
            </w:tcBorders>
          </w:tcPr>
          <w:p ns2:paraId="131E0010" ns2:textId="77777777" w:rsidR="00C704A4" w:rsidRDefault="00C704A4" w:rsidP="00C90784">
            <w:pPr>
              <w:tabs>
                <w:tab w:val="decimal" w:pos="207"/>
                <w:tab w:val="left" w:pos="287"/>
              </w:tabs>
              <w:spacing w:before="15" w:after="15"/>
              <w:rPr>
                <w:sz w:val="18"/>
                <w:szCs w:val="18"/>
              </w:rPr>
            </w:pPr>
            <w:r>
              <w:rPr>
                <w:sz w:val="18"/>
                <w:szCs w:val="18"/>
              </w:rPr>
              <w:tab/>
            </w:r>
          </w:p>
        </w:tc>
        <w:tc>
          <w:tcPr>
            <w:tcW w:w="638" w:type="dxa"/>
            <w:tcBorders>
              <w:top w:val="nil"/>
              <w:left w:val="nil"/>
              <w:bottom w:val="nil"/>
              <w:right w:val="nil"/>
            </w:tcBorders>
          </w:tcPr>
          <w:p ns2:paraId="00F52A14" ns2:textId="77777777" w:rsidR="00C704A4" w:rsidRDefault="00C704A4" w:rsidP="00C90784">
            <w:pPr>
              <w:tabs>
                <w:tab w:val="decimal" w:pos="319"/>
                <w:tab w:val="left" w:pos="399"/>
              </w:tabs>
              <w:spacing w:before="15" w:after="15"/>
              <w:rPr>
                <w:sz w:val="18"/>
                <w:szCs w:val="18"/>
              </w:rPr>
            </w:pPr>
            <w:r>
              <w:rPr>
                <w:sz w:val="18"/>
                <w:szCs w:val="18"/>
              </w:rPr>
              <w:tab/>
              <w:t xml:space="preserve">171 </w:t>
            </w:r>
          </w:p>
        </w:tc>
        <w:tc>
          <w:tcPr>
            <w:tcW w:w="720" w:type="dxa"/>
            <w:tcBorders>
              <w:top w:val="nil"/>
              <w:left w:val="nil"/>
              <w:bottom w:val="nil"/>
            </w:tcBorders>
          </w:tcPr>
          <w:p ns2:paraId="585BE096" ns2:textId="77777777" w:rsidR="00C704A4" w:rsidRDefault="00C704A4" w:rsidP="00C90784">
            <w:pPr>
              <w:tabs>
                <w:tab w:val="decimal" w:pos="207"/>
                <w:tab w:val="left" w:pos="287"/>
              </w:tabs>
              <w:spacing w:before="15" w:after="15"/>
              <w:rPr>
                <w:sz w:val="18"/>
                <w:szCs w:val="18"/>
              </w:rPr>
            </w:pPr>
            <w:r>
              <w:rPr>
                <w:sz w:val="18"/>
                <w:szCs w:val="18"/>
              </w:rPr>
              <w:tab/>
            </w:r>
          </w:p>
        </w:tc>
      </w:tr>
      <w:tr w:rsidR="00C704A4" ns2:paraId="23178085" ns2:textId="77777777" w:rsidTr="00C94941">
        <w:tblPrEx>
          <w:tblBorders>
            <w:top w:val="single" w:sz="6" w:space="0" w:color="auto"/>
            <w:bottom w:val="single" w:sz="6" w:space="0" w:color="auto"/>
          </w:tblBorders>
        </w:tblPrEx>
        <w:trPr>
          <w:jc w:val="center"/>
        </w:trPr>
        <w:tc>
          <w:tcPr>
            <w:tcW w:w="2692" w:type="dxa"/>
            <w:tcBorders>
              <w:top w:val="nil"/>
              <w:bottom w:val="nil"/>
              <w:right w:val="single" w:sz="2" w:space="0" w:color="auto"/>
            </w:tcBorders>
          </w:tcPr>
          <w:p ns2:paraId="097CC2EF" ns2:textId="77777777" w:rsidR="00C704A4" w:rsidRDefault="00C704A4" w:rsidP="00C90784">
            <w:pPr>
              <w:spacing w:before="15" w:after="15"/>
              <w:ind w:left="160" w:right="1" w:hanging="160"/>
              <w:rPr>
                <w:sz w:val="18"/>
                <w:szCs w:val="18"/>
              </w:rPr>
            </w:pPr>
            <w:r>
              <w:rPr>
                <w:sz w:val="18"/>
                <w:szCs w:val="18"/>
              </w:rPr>
              <w:t xml:space="preserve">   with one or more adverse events </w:t>
            </w:r>
          </w:p>
        </w:tc>
        <w:tc>
          <w:tcPr>
            <w:tcW w:w="908" w:type="dxa"/>
            <w:tcBorders>
              <w:top w:val="nil"/>
              <w:left w:val="nil"/>
              <w:bottom w:val="nil"/>
              <w:right w:val="nil"/>
            </w:tcBorders>
          </w:tcPr>
          <w:p ns2:paraId="124EF8FC" ns2:textId="77777777" w:rsidR="00C704A4" w:rsidRDefault="00C704A4" w:rsidP="00C90784">
            <w:pPr>
              <w:tabs>
                <w:tab w:val="decimal" w:pos="319"/>
                <w:tab w:val="left" w:pos="399"/>
              </w:tabs>
              <w:spacing w:before="15" w:after="15"/>
              <w:rPr>
                <w:sz w:val="18"/>
                <w:szCs w:val="18"/>
              </w:rPr>
            </w:pPr>
            <w:r>
              <w:rPr>
                <w:sz w:val="18"/>
                <w:szCs w:val="18"/>
              </w:rPr>
              <w:tab/>
              <w:t xml:space="preserve">0 </w:t>
            </w:r>
          </w:p>
        </w:tc>
        <w:tc>
          <w:tcPr>
            <w:tcW w:w="622" w:type="dxa"/>
            <w:tcBorders>
              <w:top w:val="nil"/>
              <w:left w:val="nil"/>
              <w:bottom w:val="nil"/>
              <w:right w:val="single" w:sz="2" w:space="0" w:color="auto"/>
            </w:tcBorders>
          </w:tcPr>
          <w:p ns2:paraId="7AB28AD3" ns2:textId="77777777" w:rsidR="00C704A4" w:rsidRDefault="00C704A4" w:rsidP="00C90784">
            <w:pPr>
              <w:tabs>
                <w:tab w:val="decimal" w:pos="207"/>
                <w:tab w:val="left" w:pos="287"/>
              </w:tabs>
              <w:spacing w:before="15" w:after="15"/>
              <w:rPr>
                <w:sz w:val="18"/>
                <w:szCs w:val="18"/>
              </w:rPr>
            </w:pPr>
            <w:r>
              <w:rPr>
                <w:sz w:val="18"/>
                <w:szCs w:val="18"/>
              </w:rPr>
              <w:tab/>
              <w:t xml:space="preserve">(0.0) </w:t>
            </w:r>
          </w:p>
        </w:tc>
        <w:tc>
          <w:tcPr>
            <w:tcW w:w="818" w:type="dxa"/>
            <w:tcBorders>
              <w:top w:val="nil"/>
              <w:left w:val="nil"/>
              <w:bottom w:val="nil"/>
              <w:right w:val="nil"/>
            </w:tcBorders>
          </w:tcPr>
          <w:p ns2:paraId="2E84B218" ns2:textId="77777777" w:rsidR="00C704A4" w:rsidRDefault="00C704A4" w:rsidP="00C90784">
            <w:pPr>
              <w:tabs>
                <w:tab w:val="decimal" w:pos="319"/>
                <w:tab w:val="left" w:pos="399"/>
              </w:tabs>
              <w:spacing w:before="15" w:after="15"/>
              <w:rPr>
                <w:sz w:val="18"/>
                <w:szCs w:val="18"/>
              </w:rPr>
            </w:pPr>
            <w:r>
              <w:rPr>
                <w:sz w:val="18"/>
                <w:szCs w:val="18"/>
              </w:rPr>
              <w:tab/>
              <w:t xml:space="preserve">1 </w:t>
            </w:r>
          </w:p>
        </w:tc>
        <w:tc>
          <w:tcPr>
            <w:tcW w:w="720" w:type="dxa"/>
            <w:tcBorders>
              <w:top w:val="nil"/>
              <w:left w:val="nil"/>
              <w:bottom w:val="nil"/>
              <w:right w:val="single" w:sz="2" w:space="0" w:color="auto"/>
            </w:tcBorders>
          </w:tcPr>
          <w:p ns2:paraId="33B11CDC" ns2:textId="77777777" w:rsidR="00C704A4" w:rsidRDefault="00C704A4" w:rsidP="00C90784">
            <w:pPr>
              <w:tabs>
                <w:tab w:val="decimal" w:pos="207"/>
                <w:tab w:val="left" w:pos="287"/>
              </w:tabs>
              <w:spacing w:before="15" w:after="15"/>
              <w:rPr>
                <w:sz w:val="18"/>
                <w:szCs w:val="18"/>
              </w:rPr>
            </w:pPr>
            <w:r>
              <w:rPr>
                <w:sz w:val="18"/>
                <w:szCs w:val="18"/>
              </w:rPr>
              <w:tab/>
              <w:t xml:space="preserve">(1.4) </w:t>
            </w:r>
          </w:p>
        </w:tc>
        <w:tc>
          <w:tcPr>
            <w:tcW w:w="720" w:type="dxa"/>
            <w:tcBorders>
              <w:top w:val="nil"/>
              <w:left w:val="nil"/>
              <w:bottom w:val="nil"/>
              <w:right w:val="nil"/>
            </w:tcBorders>
          </w:tcPr>
          <w:p ns2:paraId="2CACEB1B" ns2:textId="77777777" w:rsidR="00C704A4" w:rsidRDefault="00C704A4" w:rsidP="00C90784">
            <w:pPr>
              <w:tabs>
                <w:tab w:val="decimal" w:pos="319"/>
                <w:tab w:val="left" w:pos="399"/>
              </w:tabs>
              <w:spacing w:before="15" w:after="15"/>
              <w:rPr>
                <w:sz w:val="18"/>
                <w:szCs w:val="18"/>
              </w:rPr>
            </w:pPr>
            <w:r>
              <w:rPr>
                <w:sz w:val="18"/>
                <w:szCs w:val="18"/>
              </w:rPr>
              <w:tab/>
              <w:t xml:space="preserve">5 </w:t>
            </w:r>
          </w:p>
        </w:tc>
        <w:tc>
          <w:tcPr>
            <w:tcW w:w="802" w:type="dxa"/>
            <w:tcBorders>
              <w:top w:val="nil"/>
              <w:left w:val="nil"/>
              <w:bottom w:val="nil"/>
              <w:right w:val="single" w:sz="2" w:space="0" w:color="auto"/>
            </w:tcBorders>
          </w:tcPr>
          <w:p ns2:paraId="00C433B8" ns2:textId="77777777" w:rsidR="00C704A4" w:rsidRDefault="00C704A4" w:rsidP="00C90784">
            <w:pPr>
              <w:tabs>
                <w:tab w:val="decimal" w:pos="207"/>
                <w:tab w:val="left" w:pos="287"/>
              </w:tabs>
              <w:spacing w:before="15" w:after="15"/>
              <w:rPr>
                <w:sz w:val="18"/>
                <w:szCs w:val="18"/>
              </w:rPr>
            </w:pPr>
            <w:r>
              <w:rPr>
                <w:sz w:val="18"/>
                <w:szCs w:val="18"/>
              </w:rPr>
              <w:tab/>
              <w:t xml:space="preserve">(5.1) </w:t>
            </w:r>
          </w:p>
        </w:tc>
        <w:tc>
          <w:tcPr>
            <w:tcW w:w="638" w:type="dxa"/>
            <w:tcBorders>
              <w:top w:val="nil"/>
              <w:left w:val="nil"/>
              <w:bottom w:val="nil"/>
              <w:right w:val="nil"/>
            </w:tcBorders>
          </w:tcPr>
          <w:p ns2:paraId="0200C335" ns2:textId="77777777" w:rsidR="00C704A4" w:rsidRDefault="00C704A4" w:rsidP="00C90784">
            <w:pPr>
              <w:tabs>
                <w:tab w:val="decimal" w:pos="319"/>
                <w:tab w:val="left" w:pos="399"/>
              </w:tabs>
              <w:spacing w:before="15" w:after="15"/>
              <w:rPr>
                <w:sz w:val="18"/>
                <w:szCs w:val="18"/>
              </w:rPr>
            </w:pPr>
            <w:r>
              <w:rPr>
                <w:sz w:val="18"/>
                <w:szCs w:val="18"/>
              </w:rPr>
              <w:tab/>
              <w:t xml:space="preserve">6 </w:t>
            </w:r>
          </w:p>
        </w:tc>
        <w:tc>
          <w:tcPr>
            <w:tcW w:w="720" w:type="dxa"/>
            <w:tcBorders>
              <w:top w:val="nil"/>
              <w:left w:val="nil"/>
              <w:bottom w:val="nil"/>
            </w:tcBorders>
          </w:tcPr>
          <w:p ns2:paraId="724D85EB" ns2:textId="77777777" w:rsidR="00C704A4" w:rsidRDefault="00C704A4" w:rsidP="00C90784">
            <w:pPr>
              <w:tabs>
                <w:tab w:val="decimal" w:pos="207"/>
                <w:tab w:val="left" w:pos="287"/>
              </w:tabs>
              <w:spacing w:before="15" w:after="15"/>
              <w:rPr>
                <w:sz w:val="18"/>
                <w:szCs w:val="18"/>
              </w:rPr>
            </w:pPr>
            <w:r>
              <w:rPr>
                <w:sz w:val="18"/>
                <w:szCs w:val="18"/>
              </w:rPr>
              <w:tab/>
              <w:t xml:space="preserve">(3.5) </w:t>
            </w:r>
          </w:p>
        </w:tc>
      </w:tr>
      <w:tr w:rsidR="00C704A4" ns2:paraId="49F21523" ns2:textId="77777777" w:rsidTr="00C94941">
        <w:tblPrEx>
          <w:tblBorders>
            <w:top w:val="single" w:sz="6" w:space="0" w:color="auto"/>
            <w:bottom w:val="single" w:sz="6" w:space="0" w:color="auto"/>
          </w:tblBorders>
        </w:tblPrEx>
        <w:trPr>
          <w:jc w:val="center"/>
        </w:trPr>
        <w:tc>
          <w:tcPr>
            <w:tcW w:w="2692" w:type="dxa"/>
            <w:tcBorders>
              <w:top w:val="nil"/>
              <w:bottom w:val="nil"/>
              <w:right w:val="single" w:sz="2" w:space="0" w:color="auto"/>
            </w:tcBorders>
          </w:tcPr>
          <w:p ns2:paraId="57AA2816" ns2:textId="77777777" w:rsidR="00C704A4" w:rsidRDefault="00C704A4" w:rsidP="00C90784">
            <w:pPr>
              <w:spacing w:before="15" w:after="15"/>
              <w:ind w:left="160" w:right="1" w:hanging="160"/>
              <w:rPr>
                <w:sz w:val="18"/>
                <w:szCs w:val="18"/>
              </w:rPr>
            </w:pPr>
            <w:r>
              <w:rPr>
                <w:sz w:val="18"/>
                <w:szCs w:val="18"/>
              </w:rPr>
              <w:t xml:space="preserve">   with no adverse events </w:t>
            </w:r>
          </w:p>
        </w:tc>
        <w:tc>
          <w:tcPr>
            <w:tcW w:w="908" w:type="dxa"/>
            <w:tcBorders>
              <w:top w:val="nil"/>
              <w:left w:val="nil"/>
              <w:bottom w:val="nil"/>
              <w:right w:val="nil"/>
            </w:tcBorders>
          </w:tcPr>
          <w:p ns2:paraId="35D0AF8E" ns2:textId="77777777" w:rsidR="00C704A4" w:rsidRDefault="00C704A4" w:rsidP="00C90784">
            <w:pPr>
              <w:tabs>
                <w:tab w:val="decimal" w:pos="319"/>
                <w:tab w:val="left" w:pos="399"/>
              </w:tabs>
              <w:spacing w:before="15" w:after="15"/>
              <w:rPr>
                <w:sz w:val="18"/>
                <w:szCs w:val="18"/>
              </w:rPr>
            </w:pPr>
            <w:r>
              <w:rPr>
                <w:sz w:val="18"/>
                <w:szCs w:val="18"/>
              </w:rPr>
              <w:tab/>
              <w:t xml:space="preserve">3 </w:t>
            </w:r>
          </w:p>
        </w:tc>
        <w:tc>
          <w:tcPr>
            <w:tcW w:w="622" w:type="dxa"/>
            <w:tcBorders>
              <w:top w:val="nil"/>
              <w:left w:val="nil"/>
              <w:bottom w:val="nil"/>
              <w:right w:val="single" w:sz="2" w:space="0" w:color="auto"/>
            </w:tcBorders>
          </w:tcPr>
          <w:p ns2:paraId="21EBB314" ns2:textId="77777777" w:rsidR="00C704A4" w:rsidRDefault="00C704A4" w:rsidP="00C90784">
            <w:pPr>
              <w:tabs>
                <w:tab w:val="decimal" w:pos="207"/>
                <w:tab w:val="left" w:pos="287"/>
              </w:tabs>
              <w:spacing w:before="15" w:after="15"/>
              <w:rPr>
                <w:sz w:val="18"/>
                <w:szCs w:val="18"/>
              </w:rPr>
            </w:pPr>
            <w:r>
              <w:rPr>
                <w:sz w:val="18"/>
                <w:szCs w:val="18"/>
              </w:rPr>
              <w:tab/>
              <w:t xml:space="preserve">(100.0) </w:t>
            </w:r>
          </w:p>
        </w:tc>
        <w:tc>
          <w:tcPr>
            <w:tcW w:w="818" w:type="dxa"/>
            <w:tcBorders>
              <w:top w:val="nil"/>
              <w:left w:val="nil"/>
              <w:bottom w:val="nil"/>
              <w:right w:val="nil"/>
            </w:tcBorders>
          </w:tcPr>
          <w:p ns2:paraId="6A41CD98" ns2:textId="77777777" w:rsidR="00C704A4" w:rsidRDefault="00C704A4" w:rsidP="00C90784">
            <w:pPr>
              <w:tabs>
                <w:tab w:val="decimal" w:pos="319"/>
                <w:tab w:val="left" w:pos="399"/>
              </w:tabs>
              <w:spacing w:before="15" w:after="15"/>
              <w:rPr>
                <w:sz w:val="18"/>
                <w:szCs w:val="18"/>
              </w:rPr>
            </w:pPr>
            <w:r>
              <w:rPr>
                <w:sz w:val="18"/>
                <w:szCs w:val="18"/>
              </w:rPr>
              <w:tab/>
              <w:t xml:space="preserve">69 </w:t>
            </w:r>
          </w:p>
        </w:tc>
        <w:tc>
          <w:tcPr>
            <w:tcW w:w="720" w:type="dxa"/>
            <w:tcBorders>
              <w:top w:val="nil"/>
              <w:left w:val="nil"/>
              <w:bottom w:val="nil"/>
              <w:right w:val="single" w:sz="2" w:space="0" w:color="auto"/>
            </w:tcBorders>
          </w:tcPr>
          <w:p ns2:paraId="79793D6C" ns2:textId="77777777" w:rsidR="00C704A4" w:rsidRDefault="00C704A4" w:rsidP="00C90784">
            <w:pPr>
              <w:tabs>
                <w:tab w:val="decimal" w:pos="207"/>
                <w:tab w:val="left" w:pos="287"/>
              </w:tabs>
              <w:spacing w:before="15" w:after="15"/>
              <w:rPr>
                <w:sz w:val="18"/>
                <w:szCs w:val="18"/>
              </w:rPr>
            </w:pPr>
            <w:r>
              <w:rPr>
                <w:sz w:val="18"/>
                <w:szCs w:val="18"/>
              </w:rPr>
              <w:tab/>
              <w:t xml:space="preserve">(98.6) </w:t>
            </w:r>
          </w:p>
        </w:tc>
        <w:tc>
          <w:tcPr>
            <w:tcW w:w="720" w:type="dxa"/>
            <w:tcBorders>
              <w:top w:val="nil"/>
              <w:left w:val="nil"/>
              <w:bottom w:val="nil"/>
              <w:right w:val="nil"/>
            </w:tcBorders>
          </w:tcPr>
          <w:p ns2:paraId="3B364614" ns2:textId="77777777" w:rsidR="00C704A4" w:rsidRDefault="00C704A4" w:rsidP="00C90784">
            <w:pPr>
              <w:tabs>
                <w:tab w:val="decimal" w:pos="319"/>
                <w:tab w:val="left" w:pos="399"/>
              </w:tabs>
              <w:spacing w:before="15" w:after="15"/>
              <w:rPr>
                <w:sz w:val="18"/>
                <w:szCs w:val="18"/>
              </w:rPr>
            </w:pPr>
            <w:r>
              <w:rPr>
                <w:sz w:val="18"/>
                <w:szCs w:val="18"/>
              </w:rPr>
              <w:tab/>
              <w:t xml:space="preserve">93 </w:t>
            </w:r>
          </w:p>
        </w:tc>
        <w:tc>
          <w:tcPr>
            <w:tcW w:w="802" w:type="dxa"/>
            <w:tcBorders>
              <w:top w:val="nil"/>
              <w:left w:val="nil"/>
              <w:bottom w:val="nil"/>
              <w:right w:val="single" w:sz="2" w:space="0" w:color="auto"/>
            </w:tcBorders>
          </w:tcPr>
          <w:p ns2:paraId="2C2B5232" ns2:textId="77777777" w:rsidR="00C704A4" w:rsidRDefault="00C704A4" w:rsidP="00C90784">
            <w:pPr>
              <w:tabs>
                <w:tab w:val="decimal" w:pos="207"/>
                <w:tab w:val="left" w:pos="287"/>
              </w:tabs>
              <w:spacing w:before="15" w:after="15"/>
              <w:rPr>
                <w:sz w:val="18"/>
                <w:szCs w:val="18"/>
              </w:rPr>
            </w:pPr>
            <w:r>
              <w:rPr>
                <w:sz w:val="18"/>
                <w:szCs w:val="18"/>
              </w:rPr>
              <w:tab/>
              <w:t xml:space="preserve">(94.9) </w:t>
            </w:r>
          </w:p>
        </w:tc>
        <w:tc>
          <w:tcPr>
            <w:tcW w:w="638" w:type="dxa"/>
            <w:tcBorders>
              <w:top w:val="nil"/>
              <w:left w:val="nil"/>
              <w:bottom w:val="nil"/>
              <w:right w:val="nil"/>
            </w:tcBorders>
          </w:tcPr>
          <w:p ns2:paraId="14FD1558" ns2:textId="77777777" w:rsidR="00C704A4" w:rsidRDefault="00C704A4" w:rsidP="00C90784">
            <w:pPr>
              <w:tabs>
                <w:tab w:val="decimal" w:pos="319"/>
                <w:tab w:val="left" w:pos="399"/>
              </w:tabs>
              <w:spacing w:before="15" w:after="15"/>
              <w:rPr>
                <w:sz w:val="18"/>
                <w:szCs w:val="18"/>
              </w:rPr>
            </w:pPr>
            <w:r>
              <w:rPr>
                <w:sz w:val="18"/>
                <w:szCs w:val="18"/>
              </w:rPr>
              <w:tab/>
              <w:t xml:space="preserve">165 </w:t>
            </w:r>
          </w:p>
        </w:tc>
        <w:tc>
          <w:tcPr>
            <w:tcW w:w="720" w:type="dxa"/>
            <w:tcBorders>
              <w:top w:val="nil"/>
              <w:left w:val="nil"/>
              <w:bottom w:val="nil"/>
            </w:tcBorders>
          </w:tcPr>
          <w:p ns2:paraId="4C2887E4" ns2:textId="77777777" w:rsidR="00C704A4" w:rsidRDefault="00C704A4" w:rsidP="00C90784">
            <w:pPr>
              <w:tabs>
                <w:tab w:val="decimal" w:pos="207"/>
                <w:tab w:val="left" w:pos="287"/>
              </w:tabs>
              <w:spacing w:before="15" w:after="15"/>
              <w:rPr>
                <w:sz w:val="18"/>
                <w:szCs w:val="18"/>
              </w:rPr>
            </w:pPr>
            <w:r>
              <w:rPr>
                <w:sz w:val="18"/>
                <w:szCs w:val="18"/>
              </w:rPr>
              <w:tab/>
              <w:t xml:space="preserve">(96.5) </w:t>
            </w:r>
          </w:p>
        </w:tc>
      </w:tr>
      <w:tr w:rsidR="00C704A4" ns2:paraId="2DF76A6C" ns2:textId="77777777" w:rsidTr="00C94941">
        <w:tblPrEx>
          <w:tblBorders>
            <w:top w:val="single" w:sz="6" w:space="0" w:color="auto"/>
            <w:bottom w:val="single" w:sz="6" w:space="0" w:color="auto"/>
          </w:tblBorders>
        </w:tblPrEx>
        <w:trPr>
          <w:jc w:val="center"/>
        </w:trPr>
        <w:tc>
          <w:tcPr>
            <w:tcW w:w="2692" w:type="dxa"/>
            <w:tcBorders>
              <w:top w:val="nil"/>
              <w:bottom w:val="nil"/>
              <w:right w:val="single" w:sz="2" w:space="0" w:color="auto"/>
            </w:tcBorders>
          </w:tcPr>
          <w:p ns2:paraId="6721BB5A" ns2:textId="77777777" w:rsidR="00C704A4" w:rsidRDefault="00C704A4" w:rsidP="00C90784">
            <w:pPr>
              <w:spacing w:before="15" w:after="15"/>
              <w:rPr>
                <w:sz w:val="18"/>
                <w:szCs w:val="18"/>
              </w:rPr>
            </w:pPr>
          </w:p>
        </w:tc>
        <w:tc>
          <w:tcPr>
            <w:tcW w:w="908" w:type="dxa"/>
            <w:tcBorders>
              <w:top w:val="nil"/>
              <w:left w:val="nil"/>
              <w:bottom w:val="nil"/>
              <w:right w:val="nil"/>
            </w:tcBorders>
          </w:tcPr>
          <w:p ns2:paraId="141D4B28" ns2:textId="77777777" w:rsidR="00C704A4" w:rsidRDefault="00C704A4" w:rsidP="00C90784">
            <w:pPr>
              <w:tabs>
                <w:tab w:val="decimal" w:pos="319"/>
                <w:tab w:val="left" w:pos="399"/>
              </w:tabs>
              <w:spacing w:before="15" w:after="15"/>
              <w:rPr>
                <w:sz w:val="18"/>
                <w:szCs w:val="18"/>
              </w:rPr>
            </w:pPr>
            <w:r>
              <w:rPr>
                <w:sz w:val="18"/>
                <w:szCs w:val="18"/>
              </w:rPr>
              <w:tab/>
            </w:r>
          </w:p>
        </w:tc>
        <w:tc>
          <w:tcPr>
            <w:tcW w:w="622" w:type="dxa"/>
            <w:tcBorders>
              <w:top w:val="nil"/>
              <w:left w:val="nil"/>
              <w:bottom w:val="nil"/>
              <w:right w:val="single" w:sz="2" w:space="0" w:color="auto"/>
            </w:tcBorders>
          </w:tcPr>
          <w:p ns2:paraId="42D900BE" ns2:textId="77777777" w:rsidR="00C704A4" w:rsidRDefault="00C704A4" w:rsidP="00C90784">
            <w:pPr>
              <w:tabs>
                <w:tab w:val="decimal" w:pos="207"/>
                <w:tab w:val="left" w:pos="287"/>
              </w:tabs>
              <w:spacing w:before="15" w:after="15"/>
              <w:rPr>
                <w:sz w:val="18"/>
                <w:szCs w:val="18"/>
              </w:rPr>
            </w:pPr>
            <w:r>
              <w:rPr>
                <w:sz w:val="18"/>
                <w:szCs w:val="18"/>
              </w:rPr>
              <w:tab/>
            </w:r>
          </w:p>
        </w:tc>
        <w:tc>
          <w:tcPr>
            <w:tcW w:w="818" w:type="dxa"/>
            <w:tcBorders>
              <w:top w:val="nil"/>
              <w:left w:val="nil"/>
              <w:bottom w:val="nil"/>
              <w:right w:val="nil"/>
            </w:tcBorders>
          </w:tcPr>
          <w:p ns2:paraId="19FE503E" ns2:textId="77777777" w:rsidR="00C704A4" w:rsidRDefault="00C704A4" w:rsidP="00C90784">
            <w:pPr>
              <w:tabs>
                <w:tab w:val="decimal" w:pos="319"/>
                <w:tab w:val="left" w:pos="399"/>
              </w:tabs>
              <w:spacing w:before="15" w:after="15"/>
              <w:rPr>
                <w:sz w:val="18"/>
                <w:szCs w:val="18"/>
              </w:rPr>
            </w:pPr>
            <w:r>
              <w:rPr>
                <w:sz w:val="18"/>
                <w:szCs w:val="18"/>
              </w:rPr>
              <w:tab/>
            </w:r>
          </w:p>
        </w:tc>
        <w:tc>
          <w:tcPr>
            <w:tcW w:w="720" w:type="dxa"/>
            <w:tcBorders>
              <w:top w:val="nil"/>
              <w:left w:val="nil"/>
              <w:bottom w:val="nil"/>
              <w:right w:val="single" w:sz="2" w:space="0" w:color="auto"/>
            </w:tcBorders>
          </w:tcPr>
          <w:p ns2:paraId="4C591E7C" ns2:textId="77777777" w:rsidR="00C704A4" w:rsidRDefault="00C704A4" w:rsidP="00C90784">
            <w:pPr>
              <w:tabs>
                <w:tab w:val="decimal" w:pos="207"/>
                <w:tab w:val="left" w:pos="287"/>
              </w:tabs>
              <w:spacing w:before="15" w:after="15"/>
              <w:rPr>
                <w:sz w:val="18"/>
                <w:szCs w:val="18"/>
              </w:rPr>
            </w:pPr>
            <w:r>
              <w:rPr>
                <w:sz w:val="18"/>
                <w:szCs w:val="18"/>
              </w:rPr>
              <w:tab/>
            </w:r>
          </w:p>
        </w:tc>
        <w:tc>
          <w:tcPr>
            <w:tcW w:w="720" w:type="dxa"/>
            <w:tcBorders>
              <w:top w:val="nil"/>
              <w:left w:val="nil"/>
              <w:bottom w:val="nil"/>
              <w:right w:val="nil"/>
            </w:tcBorders>
          </w:tcPr>
          <w:p ns2:paraId="11F34B39" ns2:textId="77777777" w:rsidR="00C704A4" w:rsidRDefault="00C704A4" w:rsidP="00C90784">
            <w:pPr>
              <w:tabs>
                <w:tab w:val="decimal" w:pos="319"/>
                <w:tab w:val="left" w:pos="399"/>
              </w:tabs>
              <w:spacing w:before="15" w:after="15"/>
              <w:rPr>
                <w:sz w:val="18"/>
                <w:szCs w:val="18"/>
              </w:rPr>
            </w:pPr>
            <w:r>
              <w:rPr>
                <w:sz w:val="18"/>
                <w:szCs w:val="18"/>
              </w:rPr>
              <w:tab/>
            </w:r>
          </w:p>
        </w:tc>
        <w:tc>
          <w:tcPr>
            <w:tcW w:w="802" w:type="dxa"/>
            <w:tcBorders>
              <w:top w:val="nil"/>
              <w:left w:val="nil"/>
              <w:bottom w:val="nil"/>
              <w:right w:val="single" w:sz="2" w:space="0" w:color="auto"/>
            </w:tcBorders>
          </w:tcPr>
          <w:p ns2:paraId="3D998AD2" ns2:textId="77777777" w:rsidR="00C704A4" w:rsidRDefault="00C704A4" w:rsidP="00C90784">
            <w:pPr>
              <w:tabs>
                <w:tab w:val="decimal" w:pos="207"/>
                <w:tab w:val="left" w:pos="287"/>
              </w:tabs>
              <w:spacing w:before="15" w:after="15"/>
              <w:rPr>
                <w:sz w:val="18"/>
                <w:szCs w:val="18"/>
              </w:rPr>
            </w:pPr>
            <w:r>
              <w:rPr>
                <w:sz w:val="18"/>
                <w:szCs w:val="18"/>
              </w:rPr>
              <w:tab/>
            </w:r>
          </w:p>
        </w:tc>
        <w:tc>
          <w:tcPr>
            <w:tcW w:w="638" w:type="dxa"/>
            <w:tcBorders>
              <w:top w:val="nil"/>
              <w:left w:val="nil"/>
              <w:bottom w:val="nil"/>
              <w:right w:val="nil"/>
            </w:tcBorders>
          </w:tcPr>
          <w:p ns2:paraId="466F6E35" ns2:textId="77777777" w:rsidR="00C704A4" w:rsidRDefault="00C704A4" w:rsidP="00C90784">
            <w:pPr>
              <w:tabs>
                <w:tab w:val="decimal" w:pos="319"/>
                <w:tab w:val="left" w:pos="399"/>
              </w:tabs>
              <w:spacing w:before="15" w:after="15"/>
              <w:rPr>
                <w:sz w:val="18"/>
                <w:szCs w:val="18"/>
              </w:rPr>
            </w:pPr>
            <w:r>
              <w:rPr>
                <w:sz w:val="18"/>
                <w:szCs w:val="18"/>
              </w:rPr>
              <w:tab/>
            </w:r>
          </w:p>
        </w:tc>
        <w:tc>
          <w:tcPr>
            <w:tcW w:w="720" w:type="dxa"/>
            <w:tcBorders>
              <w:top w:val="nil"/>
              <w:left w:val="nil"/>
              <w:bottom w:val="nil"/>
            </w:tcBorders>
          </w:tcPr>
          <w:p ns2:paraId="3BE3D1E1" ns2:textId="77777777" w:rsidR="00C704A4" w:rsidRDefault="00C704A4" w:rsidP="00C90784">
            <w:pPr>
              <w:tabs>
                <w:tab w:val="decimal" w:pos="207"/>
                <w:tab w:val="left" w:pos="287"/>
              </w:tabs>
              <w:spacing w:before="15" w:after="15"/>
              <w:rPr>
                <w:sz w:val="18"/>
                <w:szCs w:val="18"/>
              </w:rPr>
            </w:pPr>
            <w:r>
              <w:rPr>
                <w:sz w:val="18"/>
                <w:szCs w:val="18"/>
              </w:rPr>
              <w:tab/>
            </w:r>
          </w:p>
        </w:tc>
      </w:tr>
      <w:tr w:rsidR="00C704A4" ns2:paraId="67382AF6" ns2:textId="77777777" w:rsidTr="00C94941">
        <w:tblPrEx>
          <w:tblBorders>
            <w:top w:val="single" w:sz="6" w:space="0" w:color="auto"/>
            <w:bottom w:val="single" w:sz="6" w:space="0" w:color="auto"/>
          </w:tblBorders>
        </w:tblPrEx>
        <w:trPr>
          <w:jc w:val="center"/>
        </w:trPr>
        <w:tc>
          <w:tcPr>
            <w:tcW w:w="2692" w:type="dxa"/>
            <w:tcBorders>
              <w:top w:val="nil"/>
              <w:bottom w:val="nil"/>
              <w:right w:val="single" w:sz="2" w:space="0" w:color="auto"/>
            </w:tcBorders>
          </w:tcPr>
          <w:p ns2:paraId="07BA883B" ns2:textId="77777777" w:rsidR="00C704A4" w:rsidRDefault="00C704A4" w:rsidP="00C90784">
            <w:pPr>
              <w:spacing w:before="15" w:after="15"/>
              <w:ind w:left="160" w:right="1" w:hanging="160"/>
              <w:rPr>
                <w:sz w:val="18"/>
                <w:szCs w:val="18"/>
              </w:rPr>
            </w:pPr>
            <w:r>
              <w:rPr>
                <w:sz w:val="18"/>
                <w:szCs w:val="18"/>
              </w:rPr>
              <w:t xml:space="preserve">   Infusion related reaction </w:t>
            </w:r>
          </w:p>
        </w:tc>
        <w:tc>
          <w:tcPr>
            <w:tcW w:w="908" w:type="dxa"/>
            <w:tcBorders>
              <w:top w:val="nil"/>
              <w:left w:val="nil"/>
              <w:bottom w:val="nil"/>
              <w:right w:val="nil"/>
            </w:tcBorders>
          </w:tcPr>
          <w:p ns2:paraId="1A08EE7E" ns2:textId="77777777" w:rsidR="00C704A4" w:rsidRDefault="00C704A4" w:rsidP="00C90784">
            <w:pPr>
              <w:tabs>
                <w:tab w:val="decimal" w:pos="319"/>
                <w:tab w:val="left" w:pos="399"/>
              </w:tabs>
              <w:spacing w:before="15" w:after="15"/>
              <w:rPr>
                <w:sz w:val="18"/>
                <w:szCs w:val="18"/>
              </w:rPr>
            </w:pPr>
            <w:r>
              <w:rPr>
                <w:sz w:val="18"/>
                <w:szCs w:val="18"/>
              </w:rPr>
              <w:tab/>
              <w:t xml:space="preserve">0 </w:t>
            </w:r>
          </w:p>
        </w:tc>
        <w:tc>
          <w:tcPr>
            <w:tcW w:w="622" w:type="dxa"/>
            <w:tcBorders>
              <w:top w:val="nil"/>
              <w:left w:val="nil"/>
              <w:bottom w:val="nil"/>
              <w:right w:val="single" w:sz="2" w:space="0" w:color="auto"/>
            </w:tcBorders>
          </w:tcPr>
          <w:p ns2:paraId="63B20DF2" ns2:textId="77777777" w:rsidR="00C704A4" w:rsidRDefault="00C704A4" w:rsidP="00C90784">
            <w:pPr>
              <w:tabs>
                <w:tab w:val="decimal" w:pos="207"/>
                <w:tab w:val="left" w:pos="287"/>
              </w:tabs>
              <w:spacing w:before="15" w:after="15"/>
              <w:rPr>
                <w:sz w:val="18"/>
                <w:szCs w:val="18"/>
              </w:rPr>
            </w:pPr>
            <w:r>
              <w:rPr>
                <w:sz w:val="18"/>
                <w:szCs w:val="18"/>
              </w:rPr>
              <w:tab/>
              <w:t xml:space="preserve">(0.0) </w:t>
            </w:r>
          </w:p>
        </w:tc>
        <w:tc>
          <w:tcPr>
            <w:tcW w:w="818" w:type="dxa"/>
            <w:tcBorders>
              <w:top w:val="nil"/>
              <w:left w:val="nil"/>
              <w:bottom w:val="nil"/>
              <w:right w:val="nil"/>
            </w:tcBorders>
          </w:tcPr>
          <w:p ns2:paraId="40CDE344" ns2:textId="77777777" w:rsidR="00C704A4" w:rsidRDefault="00C704A4" w:rsidP="00C90784">
            <w:pPr>
              <w:tabs>
                <w:tab w:val="decimal" w:pos="319"/>
                <w:tab w:val="left" w:pos="399"/>
              </w:tabs>
              <w:spacing w:before="15" w:after="15"/>
              <w:rPr>
                <w:sz w:val="18"/>
                <w:szCs w:val="18"/>
              </w:rPr>
            </w:pPr>
            <w:r>
              <w:rPr>
                <w:sz w:val="18"/>
                <w:szCs w:val="18"/>
              </w:rPr>
              <w:tab/>
              <w:t xml:space="preserve">1 </w:t>
            </w:r>
          </w:p>
        </w:tc>
        <w:tc>
          <w:tcPr>
            <w:tcW w:w="720" w:type="dxa"/>
            <w:tcBorders>
              <w:top w:val="nil"/>
              <w:left w:val="nil"/>
              <w:bottom w:val="nil"/>
              <w:right w:val="single" w:sz="2" w:space="0" w:color="auto"/>
            </w:tcBorders>
          </w:tcPr>
          <w:p ns2:paraId="35948630" ns2:textId="77777777" w:rsidR="00C704A4" w:rsidRDefault="00C704A4" w:rsidP="00C90784">
            <w:pPr>
              <w:tabs>
                <w:tab w:val="decimal" w:pos="207"/>
                <w:tab w:val="left" w:pos="287"/>
              </w:tabs>
              <w:spacing w:before="15" w:after="15"/>
              <w:rPr>
                <w:sz w:val="18"/>
                <w:szCs w:val="18"/>
              </w:rPr>
            </w:pPr>
            <w:r>
              <w:rPr>
                <w:sz w:val="18"/>
                <w:szCs w:val="18"/>
              </w:rPr>
              <w:tab/>
              <w:t xml:space="preserve">(1.4) </w:t>
            </w:r>
          </w:p>
        </w:tc>
        <w:tc>
          <w:tcPr>
            <w:tcW w:w="720" w:type="dxa"/>
            <w:tcBorders>
              <w:top w:val="nil"/>
              <w:left w:val="nil"/>
              <w:bottom w:val="nil"/>
              <w:right w:val="nil"/>
            </w:tcBorders>
          </w:tcPr>
          <w:p ns2:paraId="1DECBB27" ns2:textId="77777777" w:rsidR="00C704A4" w:rsidRDefault="00C704A4" w:rsidP="00C90784">
            <w:pPr>
              <w:tabs>
                <w:tab w:val="decimal" w:pos="319"/>
                <w:tab w:val="left" w:pos="399"/>
              </w:tabs>
              <w:spacing w:before="15" w:after="15"/>
              <w:rPr>
                <w:sz w:val="18"/>
                <w:szCs w:val="18"/>
              </w:rPr>
            </w:pPr>
            <w:r>
              <w:rPr>
                <w:sz w:val="18"/>
                <w:szCs w:val="18"/>
              </w:rPr>
              <w:tab/>
              <w:t xml:space="preserve">1 </w:t>
            </w:r>
          </w:p>
        </w:tc>
        <w:tc>
          <w:tcPr>
            <w:tcW w:w="802" w:type="dxa"/>
            <w:tcBorders>
              <w:top w:val="nil"/>
              <w:left w:val="nil"/>
              <w:bottom w:val="nil"/>
              <w:right w:val="single" w:sz="2" w:space="0" w:color="auto"/>
            </w:tcBorders>
          </w:tcPr>
          <w:p ns2:paraId="1DD4873C" ns2:textId="77777777" w:rsidR="00C704A4" w:rsidRDefault="00C704A4" w:rsidP="00C90784">
            <w:pPr>
              <w:tabs>
                <w:tab w:val="decimal" w:pos="207"/>
                <w:tab w:val="left" w:pos="287"/>
              </w:tabs>
              <w:spacing w:before="15" w:after="15"/>
              <w:rPr>
                <w:sz w:val="18"/>
                <w:szCs w:val="18"/>
              </w:rPr>
            </w:pPr>
            <w:r>
              <w:rPr>
                <w:sz w:val="18"/>
                <w:szCs w:val="18"/>
              </w:rPr>
              <w:tab/>
              <w:t xml:space="preserve">(1.0) </w:t>
            </w:r>
          </w:p>
        </w:tc>
        <w:tc>
          <w:tcPr>
            <w:tcW w:w="638" w:type="dxa"/>
            <w:tcBorders>
              <w:top w:val="nil"/>
              <w:left w:val="nil"/>
              <w:bottom w:val="nil"/>
              <w:right w:val="nil"/>
            </w:tcBorders>
          </w:tcPr>
          <w:p ns2:paraId="7D54C7E2" ns2:textId="77777777" w:rsidR="00C704A4" w:rsidRDefault="00C704A4" w:rsidP="00C90784">
            <w:pPr>
              <w:tabs>
                <w:tab w:val="decimal" w:pos="319"/>
                <w:tab w:val="left" w:pos="399"/>
              </w:tabs>
              <w:spacing w:before="15" w:after="15"/>
              <w:rPr>
                <w:sz w:val="18"/>
                <w:szCs w:val="18"/>
              </w:rPr>
            </w:pPr>
            <w:r>
              <w:rPr>
                <w:sz w:val="18"/>
                <w:szCs w:val="18"/>
              </w:rPr>
              <w:tab/>
              <w:t xml:space="preserve">2 </w:t>
            </w:r>
          </w:p>
        </w:tc>
        <w:tc>
          <w:tcPr>
            <w:tcW w:w="720" w:type="dxa"/>
            <w:tcBorders>
              <w:top w:val="nil"/>
              <w:left w:val="nil"/>
              <w:bottom w:val="nil"/>
            </w:tcBorders>
          </w:tcPr>
          <w:p ns2:paraId="3885270F" ns2:textId="77777777" w:rsidR="00C704A4" w:rsidRDefault="00C704A4" w:rsidP="00C90784">
            <w:pPr>
              <w:tabs>
                <w:tab w:val="decimal" w:pos="207"/>
                <w:tab w:val="left" w:pos="287"/>
              </w:tabs>
              <w:spacing w:before="15" w:after="15"/>
              <w:rPr>
                <w:sz w:val="18"/>
                <w:szCs w:val="18"/>
              </w:rPr>
            </w:pPr>
            <w:r>
              <w:rPr>
                <w:sz w:val="18"/>
                <w:szCs w:val="18"/>
              </w:rPr>
              <w:tab/>
              <w:t xml:space="preserve">(1.2) </w:t>
            </w:r>
          </w:p>
        </w:tc>
      </w:tr>
      <w:tr w:rsidR="00C704A4" ns2:paraId="05041DEE" ns2:textId="77777777" w:rsidTr="00C94941">
        <w:tblPrEx>
          <w:tblBorders>
            <w:top w:val="single" w:sz="6" w:space="0" w:color="auto"/>
            <w:bottom w:val="single" w:sz="6" w:space="0" w:color="auto"/>
          </w:tblBorders>
        </w:tblPrEx>
        <w:trPr>
          <w:jc w:val="center"/>
        </w:trPr>
        <w:tc>
          <w:tcPr>
            <w:tcW w:w="2692" w:type="dxa"/>
            <w:tcBorders>
              <w:top w:val="nil"/>
              <w:bottom w:val="nil"/>
              <w:right w:val="single" w:sz="2" w:space="0" w:color="auto"/>
            </w:tcBorders>
          </w:tcPr>
          <w:p ns2:paraId="70D50844" ns2:textId="77777777" w:rsidR="00C704A4" w:rsidRDefault="00C704A4" w:rsidP="00C90784">
            <w:pPr>
              <w:spacing w:before="15" w:after="15"/>
              <w:ind w:left="160" w:right="1" w:hanging="160"/>
              <w:rPr>
                <w:sz w:val="18"/>
                <w:szCs w:val="18"/>
              </w:rPr>
            </w:pPr>
            <w:r>
              <w:rPr>
                <w:sz w:val="18"/>
                <w:szCs w:val="18"/>
              </w:rPr>
              <w:t xml:space="preserve">   Acute kidney injury </w:t>
            </w:r>
          </w:p>
        </w:tc>
        <w:tc>
          <w:tcPr>
            <w:tcW w:w="908" w:type="dxa"/>
            <w:tcBorders>
              <w:top w:val="nil"/>
              <w:left w:val="nil"/>
              <w:bottom w:val="nil"/>
              <w:right w:val="nil"/>
            </w:tcBorders>
          </w:tcPr>
          <w:p ns2:paraId="37AAFDEF" ns2:textId="77777777" w:rsidR="00C704A4" w:rsidRDefault="00C704A4" w:rsidP="00C90784">
            <w:pPr>
              <w:tabs>
                <w:tab w:val="decimal" w:pos="319"/>
                <w:tab w:val="left" w:pos="399"/>
              </w:tabs>
              <w:spacing w:before="15" w:after="15"/>
              <w:rPr>
                <w:sz w:val="18"/>
                <w:szCs w:val="18"/>
              </w:rPr>
            </w:pPr>
            <w:r>
              <w:rPr>
                <w:sz w:val="18"/>
                <w:szCs w:val="18"/>
              </w:rPr>
              <w:tab/>
              <w:t xml:space="preserve">0 </w:t>
            </w:r>
          </w:p>
        </w:tc>
        <w:tc>
          <w:tcPr>
            <w:tcW w:w="622" w:type="dxa"/>
            <w:tcBorders>
              <w:top w:val="nil"/>
              <w:left w:val="nil"/>
              <w:bottom w:val="nil"/>
              <w:right w:val="single" w:sz="2" w:space="0" w:color="auto"/>
            </w:tcBorders>
          </w:tcPr>
          <w:p ns2:paraId="35DC7C96" ns2:textId="77777777" w:rsidR="00C704A4" w:rsidRDefault="00C704A4" w:rsidP="00C90784">
            <w:pPr>
              <w:tabs>
                <w:tab w:val="decimal" w:pos="207"/>
                <w:tab w:val="left" w:pos="287"/>
              </w:tabs>
              <w:spacing w:before="15" w:after="15"/>
              <w:rPr>
                <w:sz w:val="18"/>
                <w:szCs w:val="18"/>
              </w:rPr>
            </w:pPr>
            <w:r>
              <w:rPr>
                <w:sz w:val="18"/>
                <w:szCs w:val="18"/>
              </w:rPr>
              <w:tab/>
              <w:t xml:space="preserve">(0.0) </w:t>
            </w:r>
          </w:p>
        </w:tc>
        <w:tc>
          <w:tcPr>
            <w:tcW w:w="818" w:type="dxa"/>
            <w:tcBorders>
              <w:top w:val="nil"/>
              <w:left w:val="nil"/>
              <w:bottom w:val="nil"/>
              <w:right w:val="nil"/>
            </w:tcBorders>
          </w:tcPr>
          <w:p ns2:paraId="66A45A43" ns2:textId="77777777" w:rsidR="00C704A4" w:rsidRDefault="00C704A4" w:rsidP="00C90784">
            <w:pPr>
              <w:tabs>
                <w:tab w:val="decimal" w:pos="319"/>
                <w:tab w:val="left" w:pos="399"/>
              </w:tabs>
              <w:spacing w:before="15" w:after="15"/>
              <w:rPr>
                <w:sz w:val="18"/>
                <w:szCs w:val="18"/>
              </w:rPr>
            </w:pPr>
            <w:r>
              <w:rPr>
                <w:sz w:val="18"/>
                <w:szCs w:val="18"/>
              </w:rPr>
              <w:tab/>
              <w:t xml:space="preserve">0 </w:t>
            </w:r>
          </w:p>
        </w:tc>
        <w:tc>
          <w:tcPr>
            <w:tcW w:w="720" w:type="dxa"/>
            <w:tcBorders>
              <w:top w:val="nil"/>
              <w:left w:val="nil"/>
              <w:bottom w:val="nil"/>
              <w:right w:val="single" w:sz="2" w:space="0" w:color="auto"/>
            </w:tcBorders>
          </w:tcPr>
          <w:p ns2:paraId="4A279907" ns2:textId="77777777" w:rsidR="00C704A4" w:rsidRDefault="00C704A4" w:rsidP="00C90784">
            <w:pPr>
              <w:tabs>
                <w:tab w:val="decimal" w:pos="207"/>
                <w:tab w:val="left" w:pos="287"/>
              </w:tabs>
              <w:spacing w:before="15" w:after="15"/>
              <w:rPr>
                <w:sz w:val="18"/>
                <w:szCs w:val="18"/>
              </w:rPr>
            </w:pPr>
            <w:r>
              <w:rPr>
                <w:sz w:val="18"/>
                <w:szCs w:val="18"/>
              </w:rPr>
              <w:tab/>
              <w:t xml:space="preserve">(0.0) </w:t>
            </w:r>
          </w:p>
        </w:tc>
        <w:tc>
          <w:tcPr>
            <w:tcW w:w="720" w:type="dxa"/>
            <w:tcBorders>
              <w:top w:val="nil"/>
              <w:left w:val="nil"/>
              <w:bottom w:val="nil"/>
              <w:right w:val="nil"/>
            </w:tcBorders>
          </w:tcPr>
          <w:p ns2:paraId="6C266F77" ns2:textId="77777777" w:rsidR="00C704A4" w:rsidRDefault="00C704A4" w:rsidP="00C90784">
            <w:pPr>
              <w:tabs>
                <w:tab w:val="decimal" w:pos="319"/>
                <w:tab w:val="left" w:pos="399"/>
              </w:tabs>
              <w:spacing w:before="15" w:after="15"/>
              <w:rPr>
                <w:sz w:val="18"/>
                <w:szCs w:val="18"/>
              </w:rPr>
            </w:pPr>
            <w:r>
              <w:rPr>
                <w:sz w:val="18"/>
                <w:szCs w:val="18"/>
              </w:rPr>
              <w:tab/>
              <w:t xml:space="preserve">1 </w:t>
            </w:r>
          </w:p>
        </w:tc>
        <w:tc>
          <w:tcPr>
            <w:tcW w:w="802" w:type="dxa"/>
            <w:tcBorders>
              <w:top w:val="nil"/>
              <w:left w:val="nil"/>
              <w:bottom w:val="nil"/>
              <w:right w:val="single" w:sz="2" w:space="0" w:color="auto"/>
            </w:tcBorders>
          </w:tcPr>
          <w:p ns2:paraId="198F24D7" ns2:textId="77777777" w:rsidR="00C704A4" w:rsidRDefault="00C704A4" w:rsidP="00C90784">
            <w:pPr>
              <w:tabs>
                <w:tab w:val="decimal" w:pos="207"/>
                <w:tab w:val="left" w:pos="287"/>
              </w:tabs>
              <w:spacing w:before="15" w:after="15"/>
              <w:rPr>
                <w:sz w:val="18"/>
                <w:szCs w:val="18"/>
              </w:rPr>
            </w:pPr>
            <w:r>
              <w:rPr>
                <w:sz w:val="18"/>
                <w:szCs w:val="18"/>
              </w:rPr>
              <w:tab/>
              <w:t xml:space="preserve">(1.0) </w:t>
            </w:r>
          </w:p>
        </w:tc>
        <w:tc>
          <w:tcPr>
            <w:tcW w:w="638" w:type="dxa"/>
            <w:tcBorders>
              <w:top w:val="nil"/>
              <w:left w:val="nil"/>
              <w:bottom w:val="nil"/>
              <w:right w:val="nil"/>
            </w:tcBorders>
          </w:tcPr>
          <w:p ns2:paraId="23850248" ns2:textId="77777777" w:rsidR="00C704A4" w:rsidRDefault="00C704A4" w:rsidP="00C90784">
            <w:pPr>
              <w:tabs>
                <w:tab w:val="decimal" w:pos="319"/>
                <w:tab w:val="left" w:pos="399"/>
              </w:tabs>
              <w:spacing w:before="15" w:after="15"/>
              <w:rPr>
                <w:sz w:val="18"/>
                <w:szCs w:val="18"/>
              </w:rPr>
            </w:pPr>
            <w:r>
              <w:rPr>
                <w:sz w:val="18"/>
                <w:szCs w:val="18"/>
              </w:rPr>
              <w:tab/>
              <w:t xml:space="preserve">1 </w:t>
            </w:r>
          </w:p>
        </w:tc>
        <w:tc>
          <w:tcPr>
            <w:tcW w:w="720" w:type="dxa"/>
            <w:tcBorders>
              <w:top w:val="nil"/>
              <w:left w:val="nil"/>
              <w:bottom w:val="nil"/>
            </w:tcBorders>
          </w:tcPr>
          <w:p ns2:paraId="40B54425" ns2:textId="77777777" w:rsidR="00C704A4" w:rsidRDefault="00C704A4" w:rsidP="00C90784">
            <w:pPr>
              <w:tabs>
                <w:tab w:val="decimal" w:pos="207"/>
                <w:tab w:val="left" w:pos="287"/>
              </w:tabs>
              <w:spacing w:before="15" w:after="15"/>
              <w:rPr>
                <w:sz w:val="18"/>
                <w:szCs w:val="18"/>
              </w:rPr>
            </w:pPr>
            <w:r>
              <w:rPr>
                <w:sz w:val="18"/>
                <w:szCs w:val="18"/>
              </w:rPr>
              <w:tab/>
              <w:t xml:space="preserve">(0.6) </w:t>
            </w:r>
          </w:p>
        </w:tc>
      </w:tr>
      <w:tr w:rsidR="00C704A4" ns2:paraId="48808FC0" ns2:textId="77777777" w:rsidTr="00C94941">
        <w:tblPrEx>
          <w:tblBorders>
            <w:top w:val="single" w:sz="6" w:space="0" w:color="auto"/>
            <w:bottom w:val="single" w:sz="6" w:space="0" w:color="auto"/>
          </w:tblBorders>
        </w:tblPrEx>
        <w:trPr>
          <w:jc w:val="center"/>
        </w:trPr>
        <w:tc>
          <w:tcPr>
            <w:tcW w:w="2692" w:type="dxa"/>
            <w:tcBorders>
              <w:top w:val="nil"/>
              <w:bottom w:val="nil"/>
              <w:right w:val="single" w:sz="2" w:space="0" w:color="auto"/>
            </w:tcBorders>
          </w:tcPr>
          <w:p ns2:paraId="09FCE8D0" ns2:textId="77777777" w:rsidR="00C704A4" w:rsidRDefault="00C704A4" w:rsidP="00C90784">
            <w:pPr>
              <w:spacing w:before="15" w:after="15"/>
              <w:ind w:left="160" w:right="1" w:hanging="160"/>
              <w:rPr>
                <w:sz w:val="18"/>
                <w:szCs w:val="18"/>
              </w:rPr>
            </w:pPr>
            <w:r>
              <w:rPr>
                <w:sz w:val="18"/>
                <w:szCs w:val="18"/>
              </w:rPr>
              <w:t xml:space="preserve">   Haematochezia </w:t>
            </w:r>
          </w:p>
        </w:tc>
        <w:tc>
          <w:tcPr>
            <w:tcW w:w="908" w:type="dxa"/>
            <w:tcBorders>
              <w:top w:val="nil"/>
              <w:left w:val="nil"/>
              <w:bottom w:val="nil"/>
              <w:right w:val="nil"/>
            </w:tcBorders>
          </w:tcPr>
          <w:p ns2:paraId="467C33A0" ns2:textId="77777777" w:rsidR="00C704A4" w:rsidRDefault="00C704A4" w:rsidP="00C90784">
            <w:pPr>
              <w:tabs>
                <w:tab w:val="decimal" w:pos="319"/>
                <w:tab w:val="left" w:pos="399"/>
              </w:tabs>
              <w:spacing w:before="15" w:after="15"/>
              <w:rPr>
                <w:sz w:val="18"/>
                <w:szCs w:val="18"/>
              </w:rPr>
            </w:pPr>
            <w:r>
              <w:rPr>
                <w:sz w:val="18"/>
                <w:szCs w:val="18"/>
              </w:rPr>
              <w:tab/>
              <w:t xml:space="preserve">0 </w:t>
            </w:r>
          </w:p>
        </w:tc>
        <w:tc>
          <w:tcPr>
            <w:tcW w:w="622" w:type="dxa"/>
            <w:tcBorders>
              <w:top w:val="nil"/>
              <w:left w:val="nil"/>
              <w:bottom w:val="nil"/>
              <w:right w:val="single" w:sz="2" w:space="0" w:color="auto"/>
            </w:tcBorders>
          </w:tcPr>
          <w:p ns2:paraId="25D56694" ns2:textId="77777777" w:rsidR="00C704A4" w:rsidRDefault="00C704A4" w:rsidP="00C90784">
            <w:pPr>
              <w:tabs>
                <w:tab w:val="decimal" w:pos="207"/>
                <w:tab w:val="left" w:pos="287"/>
              </w:tabs>
              <w:spacing w:before="15" w:after="15"/>
              <w:rPr>
                <w:sz w:val="18"/>
                <w:szCs w:val="18"/>
              </w:rPr>
            </w:pPr>
            <w:r>
              <w:rPr>
                <w:sz w:val="18"/>
                <w:szCs w:val="18"/>
              </w:rPr>
              <w:tab/>
              <w:t xml:space="preserve">(0.0) </w:t>
            </w:r>
          </w:p>
        </w:tc>
        <w:tc>
          <w:tcPr>
            <w:tcW w:w="818" w:type="dxa"/>
            <w:tcBorders>
              <w:top w:val="nil"/>
              <w:left w:val="nil"/>
              <w:bottom w:val="nil"/>
              <w:right w:val="nil"/>
            </w:tcBorders>
          </w:tcPr>
          <w:p ns2:paraId="06CD135C" ns2:textId="77777777" w:rsidR="00C704A4" w:rsidRDefault="00C704A4" w:rsidP="00C90784">
            <w:pPr>
              <w:tabs>
                <w:tab w:val="decimal" w:pos="319"/>
                <w:tab w:val="left" w:pos="399"/>
              </w:tabs>
              <w:spacing w:before="15" w:after="15"/>
              <w:rPr>
                <w:sz w:val="18"/>
                <w:szCs w:val="18"/>
              </w:rPr>
            </w:pPr>
            <w:r>
              <w:rPr>
                <w:sz w:val="18"/>
                <w:szCs w:val="18"/>
              </w:rPr>
              <w:tab/>
              <w:t xml:space="preserve">0 </w:t>
            </w:r>
          </w:p>
        </w:tc>
        <w:tc>
          <w:tcPr>
            <w:tcW w:w="720" w:type="dxa"/>
            <w:tcBorders>
              <w:top w:val="nil"/>
              <w:left w:val="nil"/>
              <w:bottom w:val="nil"/>
              <w:right w:val="single" w:sz="2" w:space="0" w:color="auto"/>
            </w:tcBorders>
          </w:tcPr>
          <w:p ns2:paraId="046C70DD" ns2:textId="77777777" w:rsidR="00C704A4" w:rsidRDefault="00C704A4" w:rsidP="00C90784">
            <w:pPr>
              <w:tabs>
                <w:tab w:val="decimal" w:pos="207"/>
                <w:tab w:val="left" w:pos="287"/>
              </w:tabs>
              <w:spacing w:before="15" w:after="15"/>
              <w:rPr>
                <w:sz w:val="18"/>
                <w:szCs w:val="18"/>
              </w:rPr>
            </w:pPr>
            <w:r>
              <w:rPr>
                <w:sz w:val="18"/>
                <w:szCs w:val="18"/>
              </w:rPr>
              <w:tab/>
              <w:t xml:space="preserve">(0.0) </w:t>
            </w:r>
          </w:p>
        </w:tc>
        <w:tc>
          <w:tcPr>
            <w:tcW w:w="720" w:type="dxa"/>
            <w:tcBorders>
              <w:top w:val="nil"/>
              <w:left w:val="nil"/>
              <w:bottom w:val="nil"/>
              <w:right w:val="nil"/>
            </w:tcBorders>
          </w:tcPr>
          <w:p ns2:paraId="4F3289DA" ns2:textId="77777777" w:rsidR="00C704A4" w:rsidRDefault="00C704A4" w:rsidP="00C90784">
            <w:pPr>
              <w:tabs>
                <w:tab w:val="decimal" w:pos="319"/>
                <w:tab w:val="left" w:pos="399"/>
              </w:tabs>
              <w:spacing w:before="15" w:after="15"/>
              <w:rPr>
                <w:sz w:val="18"/>
                <w:szCs w:val="18"/>
              </w:rPr>
            </w:pPr>
            <w:r>
              <w:rPr>
                <w:sz w:val="18"/>
                <w:szCs w:val="18"/>
              </w:rPr>
              <w:tab/>
              <w:t xml:space="preserve">1 </w:t>
            </w:r>
          </w:p>
        </w:tc>
        <w:tc>
          <w:tcPr>
            <w:tcW w:w="802" w:type="dxa"/>
            <w:tcBorders>
              <w:top w:val="nil"/>
              <w:left w:val="nil"/>
              <w:bottom w:val="nil"/>
              <w:right w:val="single" w:sz="2" w:space="0" w:color="auto"/>
            </w:tcBorders>
          </w:tcPr>
          <w:p ns2:paraId="60DF598B" ns2:textId="77777777" w:rsidR="00C704A4" w:rsidRDefault="00C704A4" w:rsidP="00C90784">
            <w:pPr>
              <w:tabs>
                <w:tab w:val="decimal" w:pos="207"/>
                <w:tab w:val="left" w:pos="287"/>
              </w:tabs>
              <w:spacing w:before="15" w:after="15"/>
              <w:rPr>
                <w:sz w:val="18"/>
                <w:szCs w:val="18"/>
              </w:rPr>
            </w:pPr>
            <w:r>
              <w:rPr>
                <w:sz w:val="18"/>
                <w:szCs w:val="18"/>
              </w:rPr>
              <w:tab/>
              <w:t xml:space="preserve">(1.0) </w:t>
            </w:r>
          </w:p>
        </w:tc>
        <w:tc>
          <w:tcPr>
            <w:tcW w:w="638" w:type="dxa"/>
            <w:tcBorders>
              <w:top w:val="nil"/>
              <w:left w:val="nil"/>
              <w:bottom w:val="nil"/>
              <w:right w:val="nil"/>
            </w:tcBorders>
          </w:tcPr>
          <w:p ns2:paraId="737B122B" ns2:textId="77777777" w:rsidR="00C704A4" w:rsidRDefault="00C704A4" w:rsidP="00C90784">
            <w:pPr>
              <w:tabs>
                <w:tab w:val="decimal" w:pos="319"/>
                <w:tab w:val="left" w:pos="399"/>
              </w:tabs>
              <w:spacing w:before="15" w:after="15"/>
              <w:rPr>
                <w:sz w:val="18"/>
                <w:szCs w:val="18"/>
              </w:rPr>
            </w:pPr>
            <w:r>
              <w:rPr>
                <w:sz w:val="18"/>
                <w:szCs w:val="18"/>
              </w:rPr>
              <w:tab/>
              <w:t xml:space="preserve">1 </w:t>
            </w:r>
          </w:p>
        </w:tc>
        <w:tc>
          <w:tcPr>
            <w:tcW w:w="720" w:type="dxa"/>
            <w:tcBorders>
              <w:top w:val="nil"/>
              <w:left w:val="nil"/>
              <w:bottom w:val="nil"/>
            </w:tcBorders>
          </w:tcPr>
          <w:p ns2:paraId="5374F24F" ns2:textId="77777777" w:rsidR="00C704A4" w:rsidRDefault="00C704A4" w:rsidP="00C90784">
            <w:pPr>
              <w:tabs>
                <w:tab w:val="decimal" w:pos="207"/>
                <w:tab w:val="left" w:pos="287"/>
              </w:tabs>
              <w:spacing w:before="15" w:after="15"/>
              <w:rPr>
                <w:sz w:val="18"/>
                <w:szCs w:val="18"/>
              </w:rPr>
            </w:pPr>
            <w:r>
              <w:rPr>
                <w:sz w:val="18"/>
                <w:szCs w:val="18"/>
              </w:rPr>
              <w:tab/>
              <w:t xml:space="preserve">(0.6) </w:t>
            </w:r>
          </w:p>
        </w:tc>
      </w:tr>
      <w:tr w:rsidR="00C704A4" ns2:paraId="07219A8F" ns2:textId="77777777" w:rsidTr="00C94941">
        <w:tblPrEx>
          <w:tblBorders>
            <w:top w:val="single" w:sz="6" w:space="0" w:color="auto"/>
            <w:bottom w:val="single" w:sz="6" w:space="0" w:color="auto"/>
          </w:tblBorders>
        </w:tblPrEx>
        <w:trPr>
          <w:jc w:val="center"/>
        </w:trPr>
        <w:tc>
          <w:tcPr>
            <w:tcW w:w="2692" w:type="dxa"/>
            <w:tcBorders>
              <w:top w:val="nil"/>
              <w:bottom w:val="nil"/>
              <w:right w:val="single" w:sz="2" w:space="0" w:color="auto"/>
            </w:tcBorders>
          </w:tcPr>
          <w:p ns2:paraId="0717846E" ns2:textId="77777777" w:rsidR="00C704A4" w:rsidRDefault="00C704A4" w:rsidP="00C90784">
            <w:pPr>
              <w:spacing w:before="15" w:after="15"/>
              <w:ind w:left="160" w:right="1" w:hanging="160"/>
              <w:rPr>
                <w:sz w:val="18"/>
                <w:szCs w:val="18"/>
              </w:rPr>
            </w:pPr>
            <w:r>
              <w:rPr>
                <w:sz w:val="18"/>
                <w:szCs w:val="18"/>
              </w:rPr>
              <w:t xml:space="preserve">   Hypersensitivity </w:t>
            </w:r>
          </w:p>
        </w:tc>
        <w:tc>
          <w:tcPr>
            <w:tcW w:w="908" w:type="dxa"/>
            <w:tcBorders>
              <w:top w:val="nil"/>
              <w:left w:val="nil"/>
              <w:bottom w:val="nil"/>
              <w:right w:val="nil"/>
            </w:tcBorders>
          </w:tcPr>
          <w:p ns2:paraId="2C4034F9" ns2:textId="77777777" w:rsidR="00C704A4" w:rsidRDefault="00C704A4" w:rsidP="00C90784">
            <w:pPr>
              <w:tabs>
                <w:tab w:val="decimal" w:pos="319"/>
                <w:tab w:val="left" w:pos="399"/>
              </w:tabs>
              <w:spacing w:before="15" w:after="15"/>
              <w:rPr>
                <w:sz w:val="18"/>
                <w:szCs w:val="18"/>
              </w:rPr>
            </w:pPr>
            <w:r>
              <w:rPr>
                <w:sz w:val="18"/>
                <w:szCs w:val="18"/>
              </w:rPr>
              <w:tab/>
              <w:t xml:space="preserve">0 </w:t>
            </w:r>
          </w:p>
        </w:tc>
        <w:tc>
          <w:tcPr>
            <w:tcW w:w="622" w:type="dxa"/>
            <w:tcBorders>
              <w:top w:val="nil"/>
              <w:left w:val="nil"/>
              <w:bottom w:val="nil"/>
              <w:right w:val="single" w:sz="2" w:space="0" w:color="auto"/>
            </w:tcBorders>
          </w:tcPr>
          <w:p ns2:paraId="363CF319" ns2:textId="77777777" w:rsidR="00C704A4" w:rsidRDefault="00C704A4" w:rsidP="00C90784">
            <w:pPr>
              <w:tabs>
                <w:tab w:val="decimal" w:pos="207"/>
                <w:tab w:val="left" w:pos="287"/>
              </w:tabs>
              <w:spacing w:before="15" w:after="15"/>
              <w:rPr>
                <w:sz w:val="18"/>
                <w:szCs w:val="18"/>
              </w:rPr>
            </w:pPr>
            <w:r>
              <w:rPr>
                <w:sz w:val="18"/>
                <w:szCs w:val="18"/>
              </w:rPr>
              <w:tab/>
              <w:t xml:space="preserve">(0.0) </w:t>
            </w:r>
          </w:p>
        </w:tc>
        <w:tc>
          <w:tcPr>
            <w:tcW w:w="818" w:type="dxa"/>
            <w:tcBorders>
              <w:top w:val="nil"/>
              <w:left w:val="nil"/>
              <w:bottom w:val="nil"/>
              <w:right w:val="nil"/>
            </w:tcBorders>
          </w:tcPr>
          <w:p ns2:paraId="5B46DA3A" ns2:textId="77777777" w:rsidR="00C704A4" w:rsidRDefault="00C704A4" w:rsidP="00C90784">
            <w:pPr>
              <w:tabs>
                <w:tab w:val="decimal" w:pos="319"/>
                <w:tab w:val="left" w:pos="399"/>
              </w:tabs>
              <w:spacing w:before="15" w:after="15"/>
              <w:rPr>
                <w:sz w:val="18"/>
                <w:szCs w:val="18"/>
              </w:rPr>
            </w:pPr>
            <w:r>
              <w:rPr>
                <w:sz w:val="18"/>
                <w:szCs w:val="18"/>
              </w:rPr>
              <w:tab/>
              <w:t xml:space="preserve">0 </w:t>
            </w:r>
          </w:p>
        </w:tc>
        <w:tc>
          <w:tcPr>
            <w:tcW w:w="720" w:type="dxa"/>
            <w:tcBorders>
              <w:top w:val="nil"/>
              <w:left w:val="nil"/>
              <w:bottom w:val="nil"/>
              <w:right w:val="single" w:sz="2" w:space="0" w:color="auto"/>
            </w:tcBorders>
          </w:tcPr>
          <w:p ns2:paraId="482EBC3C" ns2:textId="77777777" w:rsidR="00C704A4" w:rsidRDefault="00C704A4" w:rsidP="00C90784">
            <w:pPr>
              <w:tabs>
                <w:tab w:val="decimal" w:pos="207"/>
                <w:tab w:val="left" w:pos="287"/>
              </w:tabs>
              <w:spacing w:before="15" w:after="15"/>
              <w:rPr>
                <w:sz w:val="18"/>
                <w:szCs w:val="18"/>
              </w:rPr>
            </w:pPr>
            <w:r>
              <w:rPr>
                <w:sz w:val="18"/>
                <w:szCs w:val="18"/>
              </w:rPr>
              <w:tab/>
              <w:t xml:space="preserve">(0.0) </w:t>
            </w:r>
          </w:p>
        </w:tc>
        <w:tc>
          <w:tcPr>
            <w:tcW w:w="720" w:type="dxa"/>
            <w:tcBorders>
              <w:top w:val="nil"/>
              <w:left w:val="nil"/>
              <w:bottom w:val="nil"/>
              <w:right w:val="nil"/>
            </w:tcBorders>
          </w:tcPr>
          <w:p ns2:paraId="43F8297B" ns2:textId="77777777" w:rsidR="00C704A4" w:rsidRDefault="00C704A4" w:rsidP="00C90784">
            <w:pPr>
              <w:tabs>
                <w:tab w:val="decimal" w:pos="319"/>
                <w:tab w:val="left" w:pos="399"/>
              </w:tabs>
              <w:spacing w:before="15" w:after="15"/>
              <w:rPr>
                <w:sz w:val="18"/>
                <w:szCs w:val="18"/>
              </w:rPr>
            </w:pPr>
            <w:r>
              <w:rPr>
                <w:sz w:val="18"/>
                <w:szCs w:val="18"/>
              </w:rPr>
              <w:tab/>
              <w:t xml:space="preserve">1 </w:t>
            </w:r>
          </w:p>
        </w:tc>
        <w:tc>
          <w:tcPr>
            <w:tcW w:w="802" w:type="dxa"/>
            <w:tcBorders>
              <w:top w:val="nil"/>
              <w:left w:val="nil"/>
              <w:bottom w:val="nil"/>
              <w:right w:val="single" w:sz="2" w:space="0" w:color="auto"/>
            </w:tcBorders>
          </w:tcPr>
          <w:p ns2:paraId="225C2BCD" ns2:textId="77777777" w:rsidR="00C704A4" w:rsidRDefault="00C704A4" w:rsidP="00C90784">
            <w:pPr>
              <w:tabs>
                <w:tab w:val="decimal" w:pos="207"/>
                <w:tab w:val="left" w:pos="287"/>
              </w:tabs>
              <w:spacing w:before="15" w:after="15"/>
              <w:rPr>
                <w:sz w:val="18"/>
                <w:szCs w:val="18"/>
              </w:rPr>
            </w:pPr>
            <w:r>
              <w:rPr>
                <w:sz w:val="18"/>
                <w:szCs w:val="18"/>
              </w:rPr>
              <w:tab/>
              <w:t xml:space="preserve">(1.0) </w:t>
            </w:r>
          </w:p>
        </w:tc>
        <w:tc>
          <w:tcPr>
            <w:tcW w:w="638" w:type="dxa"/>
            <w:tcBorders>
              <w:top w:val="nil"/>
              <w:left w:val="nil"/>
              <w:bottom w:val="nil"/>
              <w:right w:val="nil"/>
            </w:tcBorders>
          </w:tcPr>
          <w:p ns2:paraId="45092253" ns2:textId="77777777" w:rsidR="00C704A4" w:rsidRDefault="00C704A4" w:rsidP="00C90784">
            <w:pPr>
              <w:tabs>
                <w:tab w:val="decimal" w:pos="319"/>
                <w:tab w:val="left" w:pos="399"/>
              </w:tabs>
              <w:spacing w:before="15" w:after="15"/>
              <w:rPr>
                <w:sz w:val="18"/>
                <w:szCs w:val="18"/>
              </w:rPr>
            </w:pPr>
            <w:r>
              <w:rPr>
                <w:sz w:val="18"/>
                <w:szCs w:val="18"/>
              </w:rPr>
              <w:tab/>
              <w:t xml:space="preserve">1 </w:t>
            </w:r>
          </w:p>
        </w:tc>
        <w:tc>
          <w:tcPr>
            <w:tcW w:w="720" w:type="dxa"/>
            <w:tcBorders>
              <w:top w:val="nil"/>
              <w:left w:val="nil"/>
              <w:bottom w:val="nil"/>
            </w:tcBorders>
          </w:tcPr>
          <w:p ns2:paraId="0A76B59A" ns2:textId="77777777" w:rsidR="00C704A4" w:rsidRDefault="00C704A4" w:rsidP="00C90784">
            <w:pPr>
              <w:tabs>
                <w:tab w:val="decimal" w:pos="207"/>
                <w:tab w:val="left" w:pos="287"/>
              </w:tabs>
              <w:spacing w:before="15" w:after="15"/>
              <w:rPr>
                <w:sz w:val="18"/>
                <w:szCs w:val="18"/>
              </w:rPr>
            </w:pPr>
            <w:r>
              <w:rPr>
                <w:sz w:val="18"/>
                <w:szCs w:val="18"/>
              </w:rPr>
              <w:tab/>
              <w:t xml:space="preserve">(0.6) </w:t>
            </w:r>
          </w:p>
        </w:tc>
      </w:tr>
      <w:tr w:rsidR="00C704A4" ns2:paraId="608CE69E" ns2:textId="77777777" w:rsidTr="00C94941">
        <w:tblPrEx>
          <w:tblBorders>
            <w:top w:val="single" w:sz="6" w:space="0" w:color="auto"/>
            <w:bottom w:val="single" w:sz="6" w:space="0" w:color="auto"/>
          </w:tblBorders>
        </w:tblPrEx>
        <w:trPr>
          <w:jc w:val="center"/>
        </w:trPr>
        <w:tc>
          <w:tcPr>
            <w:tcW w:w="2692" w:type="dxa"/>
            <w:tcBorders>
              <w:top w:val="nil"/>
              <w:bottom w:val="nil"/>
              <w:right w:val="single" w:sz="2" w:space="0" w:color="auto"/>
            </w:tcBorders>
          </w:tcPr>
          <w:p ns2:paraId="2F33099C" ns2:textId="77777777" w:rsidR="00C704A4" w:rsidRDefault="00C704A4" w:rsidP="00C90784">
            <w:pPr>
              <w:spacing w:before="15" w:after="15"/>
              <w:ind w:left="160" w:right="1" w:hanging="160"/>
              <w:rPr>
                <w:sz w:val="18"/>
                <w:szCs w:val="18"/>
              </w:rPr>
            </w:pPr>
            <w:r>
              <w:rPr>
                <w:sz w:val="18"/>
                <w:szCs w:val="18"/>
              </w:rPr>
              <w:t xml:space="preserve">   Platelet count decreased </w:t>
            </w:r>
          </w:p>
        </w:tc>
        <w:tc>
          <w:tcPr>
            <w:tcW w:w="908" w:type="dxa"/>
            <w:tcBorders>
              <w:top w:val="nil"/>
              <w:left w:val="nil"/>
              <w:bottom w:val="nil"/>
              <w:right w:val="nil"/>
            </w:tcBorders>
          </w:tcPr>
          <w:p ns2:paraId="54047F36" ns2:textId="77777777" w:rsidR="00C704A4" w:rsidRDefault="00C704A4" w:rsidP="00C90784">
            <w:pPr>
              <w:tabs>
                <w:tab w:val="decimal" w:pos="319"/>
                <w:tab w:val="left" w:pos="399"/>
              </w:tabs>
              <w:spacing w:before="15" w:after="15"/>
              <w:rPr>
                <w:sz w:val="18"/>
                <w:szCs w:val="18"/>
              </w:rPr>
            </w:pPr>
            <w:r>
              <w:rPr>
                <w:sz w:val="18"/>
                <w:szCs w:val="18"/>
              </w:rPr>
              <w:tab/>
              <w:t xml:space="preserve">0 </w:t>
            </w:r>
          </w:p>
        </w:tc>
        <w:tc>
          <w:tcPr>
            <w:tcW w:w="622" w:type="dxa"/>
            <w:tcBorders>
              <w:top w:val="nil"/>
              <w:left w:val="nil"/>
              <w:bottom w:val="nil"/>
              <w:right w:val="single" w:sz="2" w:space="0" w:color="auto"/>
            </w:tcBorders>
          </w:tcPr>
          <w:p ns2:paraId="4B9116C7" ns2:textId="77777777" w:rsidR="00C704A4" w:rsidRDefault="00C704A4" w:rsidP="00C90784">
            <w:pPr>
              <w:tabs>
                <w:tab w:val="decimal" w:pos="207"/>
                <w:tab w:val="left" w:pos="287"/>
              </w:tabs>
              <w:spacing w:before="15" w:after="15"/>
              <w:rPr>
                <w:sz w:val="18"/>
                <w:szCs w:val="18"/>
              </w:rPr>
            </w:pPr>
            <w:r>
              <w:rPr>
                <w:sz w:val="18"/>
                <w:szCs w:val="18"/>
              </w:rPr>
              <w:tab/>
              <w:t xml:space="preserve">(0.0) </w:t>
            </w:r>
          </w:p>
        </w:tc>
        <w:tc>
          <w:tcPr>
            <w:tcW w:w="818" w:type="dxa"/>
            <w:tcBorders>
              <w:top w:val="nil"/>
              <w:left w:val="nil"/>
              <w:bottom w:val="nil"/>
              <w:right w:val="nil"/>
            </w:tcBorders>
          </w:tcPr>
          <w:p ns2:paraId="1823BA2B" ns2:textId="77777777" w:rsidR="00C704A4" w:rsidRDefault="00C704A4" w:rsidP="00C90784">
            <w:pPr>
              <w:tabs>
                <w:tab w:val="decimal" w:pos="319"/>
                <w:tab w:val="left" w:pos="399"/>
              </w:tabs>
              <w:spacing w:before="15" w:after="15"/>
              <w:rPr>
                <w:sz w:val="18"/>
                <w:szCs w:val="18"/>
              </w:rPr>
            </w:pPr>
            <w:r>
              <w:rPr>
                <w:sz w:val="18"/>
                <w:szCs w:val="18"/>
              </w:rPr>
              <w:tab/>
              <w:t xml:space="preserve">0 </w:t>
            </w:r>
          </w:p>
        </w:tc>
        <w:tc>
          <w:tcPr>
            <w:tcW w:w="720" w:type="dxa"/>
            <w:tcBorders>
              <w:top w:val="nil"/>
              <w:left w:val="nil"/>
              <w:bottom w:val="nil"/>
              <w:right w:val="single" w:sz="2" w:space="0" w:color="auto"/>
            </w:tcBorders>
          </w:tcPr>
          <w:p ns2:paraId="2DA9D059" ns2:textId="77777777" w:rsidR="00C704A4" w:rsidRDefault="00C704A4" w:rsidP="00C90784">
            <w:pPr>
              <w:tabs>
                <w:tab w:val="decimal" w:pos="207"/>
                <w:tab w:val="left" w:pos="287"/>
              </w:tabs>
              <w:spacing w:before="15" w:after="15"/>
              <w:rPr>
                <w:sz w:val="18"/>
                <w:szCs w:val="18"/>
              </w:rPr>
            </w:pPr>
            <w:r>
              <w:rPr>
                <w:sz w:val="18"/>
                <w:szCs w:val="18"/>
              </w:rPr>
              <w:tab/>
              <w:t xml:space="preserve">(0.0) </w:t>
            </w:r>
          </w:p>
        </w:tc>
        <w:tc>
          <w:tcPr>
            <w:tcW w:w="720" w:type="dxa"/>
            <w:tcBorders>
              <w:top w:val="nil"/>
              <w:left w:val="nil"/>
              <w:bottom w:val="nil"/>
              <w:right w:val="nil"/>
            </w:tcBorders>
          </w:tcPr>
          <w:p ns2:paraId="66AAC02B" ns2:textId="77777777" w:rsidR="00C704A4" w:rsidRDefault="00C704A4" w:rsidP="00C90784">
            <w:pPr>
              <w:tabs>
                <w:tab w:val="decimal" w:pos="319"/>
                <w:tab w:val="left" w:pos="399"/>
              </w:tabs>
              <w:spacing w:before="15" w:after="15"/>
              <w:rPr>
                <w:sz w:val="18"/>
                <w:szCs w:val="18"/>
              </w:rPr>
            </w:pPr>
            <w:r>
              <w:rPr>
                <w:sz w:val="18"/>
                <w:szCs w:val="18"/>
              </w:rPr>
              <w:tab/>
              <w:t xml:space="preserve">1 </w:t>
            </w:r>
          </w:p>
        </w:tc>
        <w:tc>
          <w:tcPr>
            <w:tcW w:w="802" w:type="dxa"/>
            <w:tcBorders>
              <w:top w:val="nil"/>
              <w:left w:val="nil"/>
              <w:bottom w:val="nil"/>
              <w:right w:val="single" w:sz="2" w:space="0" w:color="auto"/>
            </w:tcBorders>
          </w:tcPr>
          <w:p ns2:paraId="3F9B29A8" ns2:textId="77777777" w:rsidR="00C704A4" w:rsidRDefault="00C704A4" w:rsidP="00C90784">
            <w:pPr>
              <w:tabs>
                <w:tab w:val="decimal" w:pos="207"/>
                <w:tab w:val="left" w:pos="287"/>
              </w:tabs>
              <w:spacing w:before="15" w:after="15"/>
              <w:rPr>
                <w:sz w:val="18"/>
                <w:szCs w:val="18"/>
              </w:rPr>
            </w:pPr>
            <w:r>
              <w:rPr>
                <w:sz w:val="18"/>
                <w:szCs w:val="18"/>
              </w:rPr>
              <w:tab/>
              <w:t xml:space="preserve">(1.0) </w:t>
            </w:r>
          </w:p>
        </w:tc>
        <w:tc>
          <w:tcPr>
            <w:tcW w:w="638" w:type="dxa"/>
            <w:tcBorders>
              <w:top w:val="nil"/>
              <w:left w:val="nil"/>
              <w:bottom w:val="nil"/>
              <w:right w:val="nil"/>
            </w:tcBorders>
          </w:tcPr>
          <w:p ns2:paraId="3E99EB6C" ns2:textId="77777777" w:rsidR="00C704A4" w:rsidRDefault="00C704A4" w:rsidP="00C90784">
            <w:pPr>
              <w:tabs>
                <w:tab w:val="decimal" w:pos="319"/>
                <w:tab w:val="left" w:pos="399"/>
              </w:tabs>
              <w:spacing w:before="15" w:after="15"/>
              <w:rPr>
                <w:sz w:val="18"/>
                <w:szCs w:val="18"/>
              </w:rPr>
            </w:pPr>
            <w:r>
              <w:rPr>
                <w:sz w:val="18"/>
                <w:szCs w:val="18"/>
              </w:rPr>
              <w:tab/>
              <w:t xml:space="preserve">1 </w:t>
            </w:r>
          </w:p>
        </w:tc>
        <w:tc>
          <w:tcPr>
            <w:tcW w:w="720" w:type="dxa"/>
            <w:tcBorders>
              <w:top w:val="nil"/>
              <w:left w:val="nil"/>
              <w:bottom w:val="nil"/>
            </w:tcBorders>
          </w:tcPr>
          <w:p ns2:paraId="31E95C76" ns2:textId="77777777" w:rsidR="00C704A4" w:rsidRDefault="00C704A4" w:rsidP="00C90784">
            <w:pPr>
              <w:tabs>
                <w:tab w:val="decimal" w:pos="207"/>
                <w:tab w:val="left" w:pos="287"/>
              </w:tabs>
              <w:spacing w:before="15" w:after="15"/>
              <w:rPr>
                <w:sz w:val="18"/>
                <w:szCs w:val="18"/>
              </w:rPr>
            </w:pPr>
            <w:r>
              <w:rPr>
                <w:sz w:val="18"/>
                <w:szCs w:val="18"/>
              </w:rPr>
              <w:tab/>
              <w:t xml:space="preserve">(0.6) </w:t>
            </w:r>
          </w:p>
        </w:tc>
      </w:tr>
      <w:tr w:rsidR="00C704A4" ns2:paraId="2780FACB" ns2:textId="77777777" w:rsidTr="00C94941">
        <w:tblPrEx>
          <w:tblBorders>
            <w:top w:val="single" w:sz="6" w:space="0" w:color="auto"/>
            <w:bottom w:val="single" w:sz="6" w:space="0" w:color="auto"/>
          </w:tblBorders>
        </w:tblPrEx>
        <w:trPr>
          <w:jc w:val="center"/>
        </w:trPr>
        <w:tc>
          <w:tcPr>
            <w:tcW w:w="2692" w:type="dxa"/>
            <w:tcBorders>
              <w:top w:val="nil"/>
              <w:bottom w:val="nil"/>
              <w:right w:val="single" w:sz="2" w:space="0" w:color="auto"/>
            </w:tcBorders>
          </w:tcPr>
          <w:p ns2:paraId="18782DBE" ns2:textId="77777777" w:rsidR="00C704A4" w:rsidRDefault="00C704A4" w:rsidP="00C90784">
            <w:pPr>
              <w:spacing w:before="15" w:after="15"/>
              <w:ind w:left="160" w:right="1" w:hanging="160"/>
              <w:rPr>
                <w:sz w:val="18"/>
                <w:szCs w:val="18"/>
              </w:rPr>
            </w:pPr>
            <w:r>
              <w:rPr>
                <w:sz w:val="18"/>
                <w:szCs w:val="18"/>
              </w:rPr>
              <w:t xml:space="preserve">   Rectal haemorrhage </w:t>
            </w:r>
          </w:p>
        </w:tc>
        <w:tc>
          <w:tcPr>
            <w:tcW w:w="908" w:type="dxa"/>
            <w:tcBorders>
              <w:top w:val="nil"/>
              <w:left w:val="nil"/>
              <w:bottom w:val="nil"/>
              <w:right w:val="nil"/>
            </w:tcBorders>
          </w:tcPr>
          <w:p ns2:paraId="557F8C8B" ns2:textId="77777777" w:rsidR="00C704A4" w:rsidRDefault="00C704A4" w:rsidP="00C90784">
            <w:pPr>
              <w:tabs>
                <w:tab w:val="decimal" w:pos="319"/>
                <w:tab w:val="left" w:pos="399"/>
              </w:tabs>
              <w:spacing w:before="15" w:after="15"/>
              <w:rPr>
                <w:sz w:val="18"/>
                <w:szCs w:val="18"/>
              </w:rPr>
            </w:pPr>
            <w:r>
              <w:rPr>
                <w:sz w:val="18"/>
                <w:szCs w:val="18"/>
              </w:rPr>
              <w:tab/>
              <w:t xml:space="preserve">0 </w:t>
            </w:r>
          </w:p>
        </w:tc>
        <w:tc>
          <w:tcPr>
            <w:tcW w:w="622" w:type="dxa"/>
            <w:tcBorders>
              <w:top w:val="nil"/>
              <w:left w:val="nil"/>
              <w:bottom w:val="nil"/>
              <w:right w:val="single" w:sz="2" w:space="0" w:color="auto"/>
            </w:tcBorders>
          </w:tcPr>
          <w:p ns2:paraId="193F8505" ns2:textId="77777777" w:rsidR="00C704A4" w:rsidRDefault="00C704A4" w:rsidP="00C90784">
            <w:pPr>
              <w:tabs>
                <w:tab w:val="decimal" w:pos="207"/>
                <w:tab w:val="left" w:pos="287"/>
              </w:tabs>
              <w:spacing w:before="15" w:after="15"/>
              <w:rPr>
                <w:sz w:val="18"/>
                <w:szCs w:val="18"/>
              </w:rPr>
            </w:pPr>
            <w:r>
              <w:rPr>
                <w:sz w:val="18"/>
                <w:szCs w:val="18"/>
              </w:rPr>
              <w:tab/>
              <w:t xml:space="preserve">(0.0) </w:t>
            </w:r>
          </w:p>
        </w:tc>
        <w:tc>
          <w:tcPr>
            <w:tcW w:w="818" w:type="dxa"/>
            <w:tcBorders>
              <w:top w:val="nil"/>
              <w:left w:val="nil"/>
              <w:bottom w:val="nil"/>
              <w:right w:val="nil"/>
            </w:tcBorders>
          </w:tcPr>
          <w:p ns2:paraId="34DEC019" ns2:textId="77777777" w:rsidR="00C704A4" w:rsidRDefault="00C704A4" w:rsidP="00C90784">
            <w:pPr>
              <w:tabs>
                <w:tab w:val="decimal" w:pos="319"/>
                <w:tab w:val="left" w:pos="399"/>
              </w:tabs>
              <w:spacing w:before="15" w:after="15"/>
              <w:rPr>
                <w:sz w:val="18"/>
                <w:szCs w:val="18"/>
              </w:rPr>
            </w:pPr>
            <w:r>
              <w:rPr>
                <w:sz w:val="18"/>
                <w:szCs w:val="18"/>
              </w:rPr>
              <w:tab/>
              <w:t xml:space="preserve">0 </w:t>
            </w:r>
          </w:p>
        </w:tc>
        <w:tc>
          <w:tcPr>
            <w:tcW w:w="720" w:type="dxa"/>
            <w:tcBorders>
              <w:top w:val="nil"/>
              <w:left w:val="nil"/>
              <w:bottom w:val="nil"/>
              <w:right w:val="single" w:sz="2" w:space="0" w:color="auto"/>
            </w:tcBorders>
          </w:tcPr>
          <w:p ns2:paraId="607C4A29" ns2:textId="77777777" w:rsidR="00C704A4" w:rsidRDefault="00C704A4" w:rsidP="00C90784">
            <w:pPr>
              <w:tabs>
                <w:tab w:val="decimal" w:pos="207"/>
                <w:tab w:val="left" w:pos="287"/>
              </w:tabs>
              <w:spacing w:before="15" w:after="15"/>
              <w:rPr>
                <w:sz w:val="18"/>
                <w:szCs w:val="18"/>
              </w:rPr>
            </w:pPr>
            <w:r>
              <w:rPr>
                <w:sz w:val="18"/>
                <w:szCs w:val="18"/>
              </w:rPr>
              <w:tab/>
              <w:t xml:space="preserve">(0.0) </w:t>
            </w:r>
          </w:p>
        </w:tc>
        <w:tc>
          <w:tcPr>
            <w:tcW w:w="720" w:type="dxa"/>
            <w:tcBorders>
              <w:top w:val="nil"/>
              <w:left w:val="nil"/>
              <w:bottom w:val="nil"/>
              <w:right w:val="nil"/>
            </w:tcBorders>
          </w:tcPr>
          <w:p ns2:paraId="1B35E0E3" ns2:textId="77777777" w:rsidR="00C704A4" w:rsidRDefault="00C704A4" w:rsidP="00C90784">
            <w:pPr>
              <w:tabs>
                <w:tab w:val="decimal" w:pos="319"/>
                <w:tab w:val="left" w:pos="399"/>
              </w:tabs>
              <w:spacing w:before="15" w:after="15"/>
              <w:rPr>
                <w:sz w:val="18"/>
                <w:szCs w:val="18"/>
              </w:rPr>
            </w:pPr>
            <w:r>
              <w:rPr>
                <w:sz w:val="18"/>
                <w:szCs w:val="18"/>
              </w:rPr>
              <w:tab/>
              <w:t xml:space="preserve">1 </w:t>
            </w:r>
          </w:p>
        </w:tc>
        <w:tc>
          <w:tcPr>
            <w:tcW w:w="802" w:type="dxa"/>
            <w:tcBorders>
              <w:top w:val="nil"/>
              <w:left w:val="nil"/>
              <w:bottom w:val="nil"/>
              <w:right w:val="single" w:sz="2" w:space="0" w:color="auto"/>
            </w:tcBorders>
          </w:tcPr>
          <w:p ns2:paraId="7D011DB5" ns2:textId="77777777" w:rsidR="00C704A4" w:rsidRDefault="00C704A4" w:rsidP="00C90784">
            <w:pPr>
              <w:tabs>
                <w:tab w:val="decimal" w:pos="207"/>
                <w:tab w:val="left" w:pos="287"/>
              </w:tabs>
              <w:spacing w:before="15" w:after="15"/>
              <w:rPr>
                <w:sz w:val="18"/>
                <w:szCs w:val="18"/>
              </w:rPr>
            </w:pPr>
            <w:r>
              <w:rPr>
                <w:sz w:val="18"/>
                <w:szCs w:val="18"/>
              </w:rPr>
              <w:tab/>
              <w:t xml:space="preserve">(1.0) </w:t>
            </w:r>
          </w:p>
        </w:tc>
        <w:tc>
          <w:tcPr>
            <w:tcW w:w="638" w:type="dxa"/>
            <w:tcBorders>
              <w:top w:val="nil"/>
              <w:left w:val="nil"/>
              <w:bottom w:val="nil"/>
              <w:right w:val="nil"/>
            </w:tcBorders>
          </w:tcPr>
          <w:p ns2:paraId="2EDDA044" ns2:textId="77777777" w:rsidR="00C704A4" w:rsidRDefault="00C704A4" w:rsidP="00C90784">
            <w:pPr>
              <w:tabs>
                <w:tab w:val="decimal" w:pos="319"/>
                <w:tab w:val="left" w:pos="399"/>
              </w:tabs>
              <w:spacing w:before="15" w:after="15"/>
              <w:rPr>
                <w:sz w:val="18"/>
                <w:szCs w:val="18"/>
              </w:rPr>
            </w:pPr>
            <w:r>
              <w:rPr>
                <w:sz w:val="18"/>
                <w:szCs w:val="18"/>
              </w:rPr>
              <w:tab/>
              <w:t xml:space="preserve">1 </w:t>
            </w:r>
          </w:p>
        </w:tc>
        <w:tc>
          <w:tcPr>
            <w:tcW w:w="720" w:type="dxa"/>
            <w:tcBorders>
              <w:top w:val="nil"/>
              <w:left w:val="nil"/>
              <w:bottom w:val="nil"/>
            </w:tcBorders>
          </w:tcPr>
          <w:p ns2:paraId="075A1FC2" ns2:textId="77777777" w:rsidR="00C704A4" w:rsidRDefault="00C704A4" w:rsidP="00C90784">
            <w:pPr>
              <w:tabs>
                <w:tab w:val="decimal" w:pos="207"/>
                <w:tab w:val="left" w:pos="287"/>
              </w:tabs>
              <w:spacing w:before="15" w:after="15"/>
              <w:rPr>
                <w:sz w:val="18"/>
                <w:szCs w:val="18"/>
              </w:rPr>
            </w:pPr>
            <w:r>
              <w:rPr>
                <w:sz w:val="18"/>
                <w:szCs w:val="18"/>
              </w:rPr>
              <w:tab/>
              <w:t xml:space="preserve">(0.6) </w:t>
            </w:r>
          </w:p>
        </w:tc>
      </w:tr>
      <w:tr w:rsidR="00C704A4" ns2:paraId="5806DCC1" ns2:textId="77777777" w:rsidTr="002C5A84">
        <w:tblPrEx>
          <w:tblBorders>
            <w:top w:val="single" w:sz="6" w:space="0" w:color="auto"/>
            <w:bottom w:val="single" w:sz="6" w:space="0" w:color="auto"/>
          </w:tblBorders>
        </w:tblPrEx>
        <w:trPr>
          <w:jc w:val="center"/>
        </w:trPr>
        <w:tc>
          <w:tcPr>
            <w:tcW w:w="2692" w:type="dxa"/>
            <w:tcBorders>
              <w:top w:val="nil"/>
              <w:bottom w:val="single" w:sz="4" w:space="0" w:color="auto"/>
              <w:right w:val="single" w:sz="2" w:space="0" w:color="auto"/>
            </w:tcBorders>
          </w:tcPr>
          <w:p ns2:paraId="1A2202C2" ns2:textId="77777777" w:rsidR="00C704A4" w:rsidRDefault="00C704A4" w:rsidP="00C90784">
            <w:pPr>
              <w:spacing w:before="15" w:after="15"/>
              <w:ind w:left="160" w:right="1" w:hanging="160"/>
              <w:rPr>
                <w:sz w:val="18"/>
                <w:szCs w:val="18"/>
              </w:rPr>
            </w:pPr>
            <w:r>
              <w:rPr>
                <w:sz w:val="18"/>
                <w:szCs w:val="18"/>
              </w:rPr>
              <w:t xml:space="preserve">   Urinary tract infection </w:t>
            </w:r>
          </w:p>
        </w:tc>
        <w:tc>
          <w:tcPr>
            <w:tcW w:w="908" w:type="dxa"/>
            <w:tcBorders>
              <w:top w:val="nil"/>
              <w:left w:val="nil"/>
              <w:bottom w:val="single" w:sz="4" w:space="0" w:color="auto"/>
              <w:right w:val="nil"/>
            </w:tcBorders>
          </w:tcPr>
          <w:p ns2:paraId="25D08B1E" ns2:textId="77777777" w:rsidR="00C704A4" w:rsidRDefault="00C704A4" w:rsidP="00C90784">
            <w:pPr>
              <w:tabs>
                <w:tab w:val="decimal" w:pos="319"/>
                <w:tab w:val="left" w:pos="399"/>
              </w:tabs>
              <w:spacing w:before="15" w:after="15"/>
              <w:rPr>
                <w:sz w:val="18"/>
                <w:szCs w:val="18"/>
              </w:rPr>
            </w:pPr>
            <w:r>
              <w:rPr>
                <w:sz w:val="18"/>
                <w:szCs w:val="18"/>
              </w:rPr>
              <w:tab/>
              <w:t xml:space="preserve">0 </w:t>
            </w:r>
          </w:p>
        </w:tc>
        <w:tc>
          <w:tcPr>
            <w:tcW w:w="622" w:type="dxa"/>
            <w:tcBorders>
              <w:top w:val="nil"/>
              <w:left w:val="nil"/>
              <w:bottom w:val="single" w:sz="4" w:space="0" w:color="auto"/>
              <w:right w:val="single" w:sz="2" w:space="0" w:color="auto"/>
            </w:tcBorders>
          </w:tcPr>
          <w:p ns2:paraId="4C75D20B" ns2:textId="77777777" w:rsidR="00C704A4" w:rsidRDefault="00C704A4" w:rsidP="00C90784">
            <w:pPr>
              <w:tabs>
                <w:tab w:val="decimal" w:pos="207"/>
                <w:tab w:val="left" w:pos="287"/>
              </w:tabs>
              <w:spacing w:before="15" w:after="15"/>
              <w:rPr>
                <w:sz w:val="18"/>
                <w:szCs w:val="18"/>
              </w:rPr>
            </w:pPr>
            <w:r>
              <w:rPr>
                <w:sz w:val="18"/>
                <w:szCs w:val="18"/>
              </w:rPr>
              <w:tab/>
              <w:t xml:space="preserve">(0.0) </w:t>
            </w:r>
          </w:p>
        </w:tc>
        <w:tc>
          <w:tcPr>
            <w:tcW w:w="818" w:type="dxa"/>
            <w:tcBorders>
              <w:top w:val="nil"/>
              <w:left w:val="nil"/>
              <w:bottom w:val="single" w:sz="4" w:space="0" w:color="auto"/>
              <w:right w:val="nil"/>
            </w:tcBorders>
          </w:tcPr>
          <w:p ns2:paraId="5F07C929" ns2:textId="77777777" w:rsidR="00C704A4" w:rsidRDefault="00C704A4" w:rsidP="00C90784">
            <w:pPr>
              <w:tabs>
                <w:tab w:val="decimal" w:pos="319"/>
                <w:tab w:val="left" w:pos="399"/>
              </w:tabs>
              <w:spacing w:before="15" w:after="15"/>
              <w:rPr>
                <w:sz w:val="18"/>
                <w:szCs w:val="18"/>
              </w:rPr>
            </w:pPr>
            <w:r>
              <w:rPr>
                <w:sz w:val="18"/>
                <w:szCs w:val="18"/>
              </w:rPr>
              <w:tab/>
              <w:t xml:space="preserve">0 </w:t>
            </w:r>
          </w:p>
        </w:tc>
        <w:tc>
          <w:tcPr>
            <w:tcW w:w="720" w:type="dxa"/>
            <w:tcBorders>
              <w:top w:val="nil"/>
              <w:left w:val="nil"/>
              <w:bottom w:val="single" w:sz="4" w:space="0" w:color="auto"/>
              <w:right w:val="single" w:sz="2" w:space="0" w:color="auto"/>
            </w:tcBorders>
          </w:tcPr>
          <w:p ns2:paraId="48BD0994" ns2:textId="77777777" w:rsidR="00C704A4" w:rsidRDefault="00C704A4" w:rsidP="00C90784">
            <w:pPr>
              <w:tabs>
                <w:tab w:val="decimal" w:pos="207"/>
                <w:tab w:val="left" w:pos="287"/>
              </w:tabs>
              <w:spacing w:before="15" w:after="15"/>
              <w:rPr>
                <w:sz w:val="18"/>
                <w:szCs w:val="18"/>
              </w:rPr>
            </w:pPr>
            <w:r>
              <w:rPr>
                <w:sz w:val="18"/>
                <w:szCs w:val="18"/>
              </w:rPr>
              <w:tab/>
              <w:t xml:space="preserve">(0.0) </w:t>
            </w:r>
          </w:p>
        </w:tc>
        <w:tc>
          <w:tcPr>
            <w:tcW w:w="720" w:type="dxa"/>
            <w:tcBorders>
              <w:top w:val="nil"/>
              <w:left w:val="nil"/>
              <w:bottom w:val="single" w:sz="4" w:space="0" w:color="auto"/>
              <w:right w:val="nil"/>
            </w:tcBorders>
          </w:tcPr>
          <w:p ns2:paraId="17254AE2" ns2:textId="77777777" w:rsidR="00C704A4" w:rsidRDefault="00C704A4" w:rsidP="00C90784">
            <w:pPr>
              <w:tabs>
                <w:tab w:val="decimal" w:pos="319"/>
                <w:tab w:val="left" w:pos="399"/>
              </w:tabs>
              <w:spacing w:before="15" w:after="15"/>
              <w:rPr>
                <w:sz w:val="18"/>
                <w:szCs w:val="18"/>
              </w:rPr>
            </w:pPr>
            <w:r>
              <w:rPr>
                <w:sz w:val="18"/>
                <w:szCs w:val="18"/>
              </w:rPr>
              <w:tab/>
              <w:t xml:space="preserve">1 </w:t>
            </w:r>
          </w:p>
        </w:tc>
        <w:tc>
          <w:tcPr>
            <w:tcW w:w="802" w:type="dxa"/>
            <w:tcBorders>
              <w:top w:val="nil"/>
              <w:left w:val="nil"/>
              <w:bottom w:val="single" w:sz="4" w:space="0" w:color="auto"/>
              <w:right w:val="single" w:sz="2" w:space="0" w:color="auto"/>
            </w:tcBorders>
          </w:tcPr>
          <w:p ns2:paraId="0CB68AF5" ns2:textId="77777777" w:rsidR="00C704A4" w:rsidRDefault="00C704A4" w:rsidP="00C90784">
            <w:pPr>
              <w:tabs>
                <w:tab w:val="decimal" w:pos="207"/>
                <w:tab w:val="left" w:pos="287"/>
              </w:tabs>
              <w:spacing w:before="15" w:after="15"/>
              <w:rPr>
                <w:sz w:val="18"/>
                <w:szCs w:val="18"/>
              </w:rPr>
            </w:pPr>
            <w:r>
              <w:rPr>
                <w:sz w:val="18"/>
                <w:szCs w:val="18"/>
              </w:rPr>
              <w:tab/>
              <w:t xml:space="preserve">(1.0) </w:t>
            </w:r>
          </w:p>
        </w:tc>
        <w:tc>
          <w:tcPr>
            <w:tcW w:w="638" w:type="dxa"/>
            <w:tcBorders>
              <w:top w:val="nil"/>
              <w:left w:val="nil"/>
              <w:bottom w:val="single" w:sz="4" w:space="0" w:color="auto"/>
              <w:right w:val="nil"/>
            </w:tcBorders>
          </w:tcPr>
          <w:p ns2:paraId="51FD9E16" ns2:textId="77777777" w:rsidR="00C704A4" w:rsidRDefault="00C704A4" w:rsidP="00C90784">
            <w:pPr>
              <w:tabs>
                <w:tab w:val="decimal" w:pos="319"/>
                <w:tab w:val="left" w:pos="399"/>
              </w:tabs>
              <w:spacing w:before="15" w:after="15"/>
              <w:rPr>
                <w:sz w:val="18"/>
                <w:szCs w:val="18"/>
              </w:rPr>
            </w:pPr>
            <w:r>
              <w:rPr>
                <w:sz w:val="18"/>
                <w:szCs w:val="18"/>
              </w:rPr>
              <w:tab/>
              <w:t xml:space="preserve">1 </w:t>
            </w:r>
          </w:p>
        </w:tc>
        <w:tc>
          <w:tcPr>
            <w:tcW w:w="720" w:type="dxa"/>
            <w:tcBorders>
              <w:top w:val="nil"/>
              <w:left w:val="nil"/>
              <w:bottom w:val="single" w:sz="4" w:space="0" w:color="auto"/>
            </w:tcBorders>
          </w:tcPr>
          <w:p ns2:paraId="09A69DF8" ns2:textId="77777777" w:rsidR="00C704A4" w:rsidRDefault="00C704A4" w:rsidP="00C90784">
            <w:pPr>
              <w:tabs>
                <w:tab w:val="decimal" w:pos="207"/>
                <w:tab w:val="left" w:pos="287"/>
              </w:tabs>
              <w:spacing w:before="15" w:after="15"/>
              <w:rPr>
                <w:sz w:val="18"/>
                <w:szCs w:val="18"/>
              </w:rPr>
            </w:pPr>
            <w:r>
              <w:rPr>
                <w:sz w:val="18"/>
                <w:szCs w:val="18"/>
              </w:rPr>
              <w:tab/>
              <w:t xml:space="preserve">(0.6) </w:t>
            </w:r>
          </w:p>
        </w:tc>
      </w:tr>
      <w:tr w:rsidR="00C704A4" ns2:paraId="29FD454C" ns2:textId="77777777" w:rsidTr="002C5A84">
        <w:tblPrEx>
          <w:tblBorders>
            <w:top w:val="single" w:sz="6" w:space="0" w:color="auto"/>
            <w:bottom w:val="single" w:sz="6" w:space="0" w:color="auto"/>
          </w:tblBorders>
        </w:tblPrEx>
        <w:trPr>
          <w:jc w:val="center"/>
        </w:trPr>
        <w:tc>
          <w:tcPr>
            <w:tcW w:w="8640" w:type="dxa"/>
            <w:gridSpan w:val="9"/>
            <w:tcBorders>
              <w:top w:val="single" w:sz="4" w:space="0" w:color="auto"/>
              <w:bottom w:val="double" w:sz="6" w:space="0" w:color="auto"/>
            </w:tcBorders>
          </w:tcPr>
          <w:p ns2:paraId="1A4FB1A8" ns2:textId="77777777" w:rsidR="00C704A4" w:rsidRDefault="00C704A4" w:rsidP="00C90784">
            <w:pPr>
              <w:spacing w:before="30" w:after="30"/>
              <w:ind w:left="160" w:right="1" w:hanging="160"/>
              <w:rPr>
                <w:sz w:val="18"/>
                <w:szCs w:val="18"/>
              </w:rPr>
            </w:pPr>
            <w:r>
              <w:rPr>
                <w:sz w:val="18"/>
                <w:szCs w:val="18"/>
              </w:rPr>
              <w:t xml:space="preserve"> Every participant is counted a single time for each applicable row and column.</w:t>
            </w:r>
          </w:p>
          <w:p ns2:paraId="7E5F2FD4" ns2:textId="77777777" w:rsidR="00C704A4" w:rsidRDefault="00C704A4" w:rsidP="00C90784">
            <w:pPr>
              <w:spacing w:before="30" w:after="30"/>
              <w:ind w:left="160" w:right="1" w:hanging="160"/>
              <w:rPr>
                <w:sz w:val="18"/>
                <w:szCs w:val="18"/>
              </w:rPr>
            </w:pPr>
            <w:r>
              <w:rPr>
                <w:sz w:val="18"/>
                <w:szCs w:val="18"/>
              </w:rPr>
              <w:t xml:space="preserve"> Non-serious AEs up to 30 days and SAEs up to 90 days of last dose of study intervention are included.</w:t>
            </w:r>
          </w:p>
          <w:p ns2:paraId="24BAC1E4" ns2:textId="77777777" w:rsidR="00C704A4" w:rsidRDefault="00C704A4" w:rsidP="00C90784">
            <w:pPr>
              <w:spacing w:before="30" w:after="30"/>
              <w:ind w:left="160" w:right="1" w:hanging="160"/>
              <w:rPr>
                <w:sz w:val="18"/>
                <w:szCs w:val="18"/>
              </w:rPr>
            </w:pPr>
            <w:r>
              <w:rPr>
                <w:sz w:val="18"/>
                <w:szCs w:val="18"/>
              </w:rPr>
              <w:t xml:space="preserve"> MedDRA preferred terms "Neoplasm progression", "Malignant neoplasm progression" and "Disease progression" not related to the drug are excluded.</w:t>
            </w:r>
          </w:p>
          <w:p ns2:paraId="2BAD14A2" ns2:textId="77777777" w:rsidR="00C704A4" w:rsidRDefault="00C704A4" w:rsidP="00C90784">
            <w:pPr>
              <w:spacing w:before="30" w:after="30"/>
              <w:ind w:left="160" w:right="1" w:hanging="160"/>
              <w:rPr>
                <w:sz w:val="18"/>
                <w:szCs w:val="18"/>
              </w:rPr>
            </w:pPr>
            <w:r>
              <w:rPr>
                <w:sz w:val="18"/>
                <w:szCs w:val="18"/>
              </w:rPr>
              <w:t xml:space="preserve"> Database cutoff date: 21MAY2024</w:t>
            </w:r>
          </w:p>
        </w:tc>
      </w:tr>
      <w:tr w:rsidR="00C704A4" ns2:paraId="78EEF8A8" ns2:textId="77777777" w:rsidTr="00C90784">
        <w:tblPrEx>
          <w:tblBorders>
            <w:top w:val="none" w:sz="0" w:space="0" w:color="auto"/>
            <w:left w:val="none" w:sz="0" w:space="0" w:color="auto"/>
            <w:bottom w:val="none" w:sz="0" w:space="0" w:color="auto"/>
            <w:right w:val="none" w:sz="0" w:space="0" w:color="auto"/>
          </w:tblBorders>
        </w:tblPrEx>
        <w:trPr>
          <w:jc w:val="center"/>
        </w:trPr>
        <w:tc>
          <w:tcPr>
            <w:tcW w:w="8640" w:type="dxa"/>
            <w:gridSpan w:val="9"/>
            <w:tcBorders>
              <w:top w:val="nil"/>
              <w:left w:val="nil"/>
              <w:bottom w:val="nil"/>
              <w:right w:val="nil"/>
            </w:tcBorders>
          </w:tcPr>
          <w:p ns2:paraId="74584228" ns2:textId="77777777" w:rsidR="00C704A4" w:rsidRDefault="00C704A4" w:rsidP="00C90784">
            <w:pPr>
              <w:spacing w:before="15" w:after="15"/>
              <w:rPr>
                <w:sz w:val="18"/>
                <w:szCs w:val="18"/>
              </w:rPr>
            </w:pPr>
            <w:r>
              <w:rPr>
                <w:sz w:val="18"/>
                <w:szCs w:val="18"/>
              </w:rPr>
              <w:t>Source:  [P002MK2870: adam-adsl; adae]</w:t>
            </w:r>
          </w:p>
        </w:tc>
      </w:tr>
    </w:tbl>
    <w:p ns2:paraId="02C63641" ns2:textId="77777777" w:rsidR="00930B6E" w:rsidRPr="00930B6E" w:rsidRDefault="00930B6E" w:rsidP="00C704A4">
      <w:ins w:id="12944" w:author="GoldenCorpusHarness" w:date="2026-03-28T21:57:55Z">
        <w:r>
          <w:t>Adverse Events Leading to Death</w:t>
        </w:r>
      </w:ins>
    </w:p>
    <w:p ns2:paraId="091BFA6A" ns2:textId="77777777" w:rsidR="00A5460D" w:rsidRDefault="00A5460D" w:rsidP="00C0130B">
      <w:pPr>
        <w:pStyle w:val="Paragraph"/>
        <w:sectPr w:rsidR="00A5460D" w:rsidSect="00C718A3">
          <w:headerReference w:type="default" ns3:id="rId80"/>
          <w:footerReference w:type="default" ns3:id="rId81"/>
          <w:pgSz w:w="12240" w:h="15840"/>
          <w:pgMar w:top="1440" w:right="1440" w:bottom="1440" w:left="1800" w:header="720" w:footer="720" w:gutter="0"/>
          <w:cols w:space="720"/>
          <w:docGrid w:linePitch="326"/>
        </w:sectPr>
      </w:pPr>
      <w:ins w:id="12945" w:author="GoldenCorpusHarness" w:date="2026-03-28T21:57:55Z">
        <w:r>
          <w:t>sac-TMT 5 mg/kg group</w:t>
        </w:r>
      </w:ins>
    </w:p>
    <w:p ns2:paraId="11625ABA" ns2:textId="502481E5" w:rsidR="00A5460D" w:rsidRDefault="00A5460D" w:rsidP="00A5460D">
      <w:pPr>
        <w:pStyle w:val="Heading3"/>
      </w:pPr>
      <w:del w:id="12946" w:author="GoldenCorpusHarness" w:date="2026-03-28T21:57:55Z">
        <w:r>
          <w:delText xml:space="preserve">Study </w:delText>
        </w:r>
      </w:del>
      <w:ins w:id="12947" w:author="GoldenCorpusHarness" w:date="2026-03-28T21:57:55Z">
        <w:r>
          <w:t>In the sac-T</w:t>
        </w:r>
      </w:ins>
      <w:r>
        <w:t>M</w:t>
      </w:r>
      <w:del w:id="12948" w:author="GoldenCorpusHarness" w:date="2026-03-28T21:57:55Z">
        <w:r>
          <w:delText>K</w:delText>
        </w:r>
      </w:del>
      <w:ins w:id="12949" w:author="GoldenCorpusHarness" w:date="2026-03-28T21:57:55Z">
        <w:r>
          <w:t>T 5 mg/kg treatment group, 4 participants (3.1%) experienced an AE resulting in death. One AE of multiple organ dysfunction syndrome was considered drugrelated by the investigator. The causes of death that were not considered drug</w:t>
        </w:r>
      </w:ins>
      <w:r>
        <w:t>-</w:t>
      </w:r>
      <w:del w:id="12950" w:author="GoldenCorpusHarness" w:date="2026-03-28T21:57:55Z">
        <w:r>
          <w:delText>2</w:delText>
        </w:r>
      </w:del>
      <w:ins w:id="12951" w:author="GoldenCorpusHarness" w:date="2026-03-28T21:57:55Z">
        <w:r>
          <w:t xml:space="preserve">related were breast cancer, respiratory failure, and circulatory collapse (n=1 each) [Table </w:t>
        </w:r>
      </w:ins>
      <w:r>
        <w:t>8</w:t>
      </w:r>
      <w:del w:id="12952" w:author="GoldenCorpusHarness" w:date="2026-03-28T21:57:55Z">
        <w:r>
          <w:delText>70-003 (SKB264-Ⅱ-04)</w:delText>
        </w:r>
      </w:del>
      <w:ins w:id="12953" w:author="GoldenCorpusHarness" w:date="2026-03-28T21:57:55Z">
        <w:r>
          <w:t>5].</w:t>
        </w:r>
      </w:ins>
    </w:p>
    <w:p ns2:paraId="053F4E1B" ns2:textId="784A3453" w:rsidR="00A5460D" w:rsidRDefault="0049194F" w:rsidP="00CF6A49">
      <w:pPr>
        <w:pStyle w:val="TableTitle"/>
      </w:pPr>
      <w:del w:id="12954" w:author="GoldenCorpusHarness" w:date="2026-03-28T21:57:55Z">
        <w:r>
          <w:delText>Table 55Study MK-2870-003 (SKB264-Ⅱ-04): Participa</w:delText>
        </w:r>
      </w:del>
      <w:ins w:id="12955" w:author="GoldenCorpusHarness" w:date="2026-03-28T21:57:55Z">
        <w:r>
          <w:t>Co</w:t>
        </w:r>
      </w:ins>
      <w:r>
        <w:t>nt</w:t>
      </w:r>
      <w:del w:id="12956" w:author="GoldenCorpusHarness" w:date="2026-03-28T21:57:55Z">
        <w:r>
          <w:delText>s With Adve</w:delText>
        </w:r>
      </w:del>
      <w:r>
        <w:t>r</w:t>
      </w:r>
      <w:del w:id="12957" w:author="GoldenCorpusHarness" w:date="2026-03-28T21:57:55Z">
        <w:r>
          <w:delText xml:space="preserve">se Events by Decreasing Incidence (Incidence ≥10% in One </w:delText>
        </w:r>
      </w:del>
      <w:r>
        <w:t>o</w:t>
      </w:r>
      <w:del w:id="12958" w:author="GoldenCorpusHarness" w:date="2026-03-28T21:57:55Z">
        <w:r>
          <w:delText>r More Treatment</w:delText>
        </w:r>
      </w:del>
      <w:ins w:id="12959" w:author="GoldenCorpusHarness" w:date="2026-03-28T21:57:55Z">
        <w:r>
          <w:t>l</w:t>
        </w:r>
      </w:ins>
      <w:r>
        <w:t xml:space="preserve"> Group</w:t>
      </w:r>
      <w:del w:id="12960" w:author="GoldenCorpusHarness" w:date="2026-03-28T21:57:55Z">
        <w:r>
          <w:delText>s) (APaT Population)</w:delText>
        </w:r>
      </w:del>
    </w:p>
    <w:tbl>
      <w:tblPr>
        <w:tblW w:w="12960" w:type="dxa"/>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5184"/>
        <w:gridCol w:w="1296"/>
        <w:gridCol w:w="1296"/>
        <w:gridCol w:w="1296"/>
        <w:gridCol w:w="1296"/>
        <w:gridCol w:w="1296"/>
        <w:gridCol w:w="1296"/>
      </w:tblGrid>
      <w:tr w:rsidR="004A5950" ns2:paraId="5111980A" ns2:textId="77777777" w:rsidTr="0062516E">
        <w:trPr>
          <w:jc w:val="center"/>
        </w:trPr>
        <w:tc>
          <w:tcPr>
            <w:tcW w:w="5184" w:type="dxa"/>
            <w:tcBorders>
              <w:top w:val="double" w:sz="6" w:space="0" w:color="auto"/>
              <w:bottom w:val="nil"/>
              <w:right w:val="single" w:sz="2" w:space="0" w:color="auto"/>
            </w:tcBorders>
          </w:tcPr>
          <w:p ns2:paraId="68A42368" ns2:textId="77777777" w:rsidR="004A5950" w:rsidRDefault="004A5950" w:rsidP="00C90784">
            <w:pPr>
              <w:spacing w:before="15" w:after="15"/>
              <w:rPr>
                <w:sz w:val="18"/>
                <w:szCs w:val="18"/>
              </w:rPr>
            </w:pPr>
            <w:bookmarkStart w:id="489" w:name="_Hlk177950400"/>
          </w:p>
        </w:tc>
        <w:tc>
          <w:tcPr>
            <w:tcW w:w="2592" w:type="dxa"/>
            <w:gridSpan w:val="2"/>
            <w:tcBorders>
              <w:top w:val="double" w:sz="6" w:space="0" w:color="auto"/>
              <w:left w:val="nil"/>
              <w:bottom w:val="single" w:sz="2" w:space="0" w:color="auto"/>
              <w:right w:val="single" w:sz="2" w:space="0" w:color="auto"/>
            </w:tcBorders>
          </w:tcPr>
          <w:p ns2:paraId="7BEF3ACF" ns2:textId="2D90300C" w:rsidR="004A5950" w:rsidRDefault="00DE370C" w:rsidP="00C90784">
            <w:pPr>
              <w:spacing w:before="15" w:after="15"/>
              <w:jc w:val="center"/>
              <w:rPr>
                <w:sz w:val="18"/>
                <w:szCs w:val="18"/>
              </w:rPr>
            </w:pPr>
            <w:r w:rsidRPr="00DE370C">
              <w:rPr>
                <w:sz w:val="18"/>
                <w:szCs w:val="18"/>
              </w:rPr>
              <w:t>sac-TMT</w:t>
            </w:r>
            <w:r w:rsidR="004A5950">
              <w:rPr>
                <w:sz w:val="18"/>
                <w:szCs w:val="18"/>
              </w:rPr>
              <w:t xml:space="preserve"> 4 mg/kg </w:t>
            </w:r>
            <w:r w:rsidR="00254576">
              <w:rPr>
                <w:sz w:val="18"/>
                <w:szCs w:val="18"/>
              </w:rPr>
              <w:t xml:space="preserve">q2w </w:t>
            </w:r>
            <w:r w:rsidR="004A5950">
              <w:rPr>
                <w:sz w:val="18"/>
                <w:szCs w:val="18"/>
              </w:rPr>
              <w:t xml:space="preserve">+ pembrolizumab 400 mg </w:t>
            </w:r>
            <w:r w:rsidR="00254576">
              <w:rPr>
                <w:sz w:val="18"/>
                <w:szCs w:val="18"/>
              </w:rPr>
              <w:t xml:space="preserve">q6w </w:t>
            </w:r>
          </w:p>
        </w:tc>
        <w:tc>
          <w:tcPr>
            <w:tcW w:w="2592" w:type="dxa"/>
            <w:gridSpan w:val="2"/>
            <w:tcBorders>
              <w:top w:val="double" w:sz="6" w:space="0" w:color="auto"/>
              <w:left w:val="nil"/>
              <w:bottom w:val="single" w:sz="2" w:space="0" w:color="auto"/>
              <w:right w:val="single" w:sz="2" w:space="0" w:color="auto"/>
            </w:tcBorders>
          </w:tcPr>
          <w:p ns2:paraId="23B0209F" ns2:textId="230CC03D" w:rsidR="004A5950" w:rsidRDefault="00DE370C" w:rsidP="00C90784">
            <w:pPr>
              <w:spacing w:before="15" w:after="15"/>
              <w:jc w:val="center"/>
              <w:rPr>
                <w:sz w:val="18"/>
                <w:szCs w:val="18"/>
              </w:rPr>
            </w:pPr>
            <w:r w:rsidRPr="00DE370C">
              <w:rPr>
                <w:sz w:val="18"/>
                <w:szCs w:val="18"/>
              </w:rPr>
              <w:t>sac-TMT</w:t>
            </w:r>
            <w:r w:rsidR="004A5950">
              <w:rPr>
                <w:sz w:val="18"/>
                <w:szCs w:val="18"/>
              </w:rPr>
              <w:t xml:space="preserve"> 3 mg/kg </w:t>
            </w:r>
            <w:r w:rsidR="00254576">
              <w:rPr>
                <w:sz w:val="18"/>
                <w:szCs w:val="18"/>
              </w:rPr>
              <w:t xml:space="preserve">q2w </w:t>
            </w:r>
            <w:r w:rsidR="004A5950">
              <w:rPr>
                <w:sz w:val="18"/>
                <w:szCs w:val="18"/>
              </w:rPr>
              <w:t xml:space="preserve">+ Osimertinib 80 mg </w:t>
            </w:r>
          </w:p>
        </w:tc>
        <w:tc>
          <w:tcPr>
            <w:tcW w:w="2592" w:type="dxa"/>
            <w:gridSpan w:val="2"/>
            <w:tcBorders>
              <w:top w:val="double" w:sz="6" w:space="0" w:color="auto"/>
              <w:left w:val="nil"/>
              <w:bottom w:val="single" w:sz="2" w:space="0" w:color="auto"/>
            </w:tcBorders>
          </w:tcPr>
          <w:p ns2:paraId="36E02C55" ns2:textId="6713FBD1" w:rsidR="004A5950" w:rsidRDefault="00DE370C" w:rsidP="00C90784">
            <w:pPr>
              <w:spacing w:before="15" w:after="15"/>
              <w:jc w:val="center"/>
              <w:rPr>
                <w:sz w:val="18"/>
                <w:szCs w:val="18"/>
              </w:rPr>
            </w:pPr>
            <w:r w:rsidRPr="00DE370C">
              <w:rPr>
                <w:sz w:val="18"/>
                <w:szCs w:val="18"/>
              </w:rPr>
              <w:t>sac-TMT</w:t>
            </w:r>
            <w:r w:rsidR="004A5950">
              <w:rPr>
                <w:sz w:val="18"/>
                <w:szCs w:val="18"/>
              </w:rPr>
              <w:t xml:space="preserve"> 4 mg/kg </w:t>
            </w:r>
            <w:r w:rsidR="00254576">
              <w:rPr>
                <w:sz w:val="18"/>
                <w:szCs w:val="18"/>
              </w:rPr>
              <w:t xml:space="preserve">q2w </w:t>
            </w:r>
            <w:r w:rsidR="004A5950">
              <w:rPr>
                <w:sz w:val="18"/>
                <w:szCs w:val="18"/>
              </w:rPr>
              <w:t xml:space="preserve">+ Osimertinib 80 mg </w:t>
            </w:r>
          </w:p>
        </w:tc>
      </w:tr>
      <w:tr w:rsidR="004A5950" ns2:paraId="499F05CA" ns2:textId="77777777" w:rsidTr="0062516E">
        <w:tblPrEx>
          <w:tblBorders>
            <w:top w:val="single" w:sz="6" w:space="0" w:color="auto"/>
            <w:bottom w:val="single" w:sz="6" w:space="0" w:color="auto"/>
          </w:tblBorders>
        </w:tblPrEx>
        <w:trPr>
          <w:jc w:val="center"/>
        </w:trPr>
        <w:tc>
          <w:tcPr>
            <w:tcW w:w="5184" w:type="dxa"/>
            <w:tcBorders>
              <w:top w:val="nil"/>
              <w:bottom w:val="single" w:sz="2" w:space="0" w:color="auto"/>
              <w:right w:val="single" w:sz="2" w:space="0" w:color="auto"/>
            </w:tcBorders>
          </w:tcPr>
          <w:p ns2:paraId="2B028556" ns2:textId="77777777" w:rsidR="004A5950" w:rsidRDefault="004A5950" w:rsidP="00C90784">
            <w:pPr>
              <w:spacing w:before="15" w:after="15"/>
              <w:rPr>
                <w:sz w:val="18"/>
                <w:szCs w:val="18"/>
              </w:rPr>
            </w:pPr>
          </w:p>
        </w:tc>
        <w:tc>
          <w:tcPr>
            <w:tcW w:w="1296" w:type="dxa"/>
            <w:tcBorders>
              <w:top w:val="nil"/>
              <w:left w:val="nil"/>
              <w:bottom w:val="single" w:sz="2" w:space="0" w:color="auto"/>
              <w:right w:val="nil"/>
            </w:tcBorders>
          </w:tcPr>
          <w:p ns2:paraId="1AC1F595" ns2:textId="77777777" w:rsidR="004A5950" w:rsidRDefault="004A5950" w:rsidP="00C90784">
            <w:pPr>
              <w:spacing w:before="15" w:after="15"/>
              <w:jc w:val="center"/>
              <w:rPr>
                <w:sz w:val="18"/>
                <w:szCs w:val="18"/>
              </w:rPr>
            </w:pPr>
            <w:r>
              <w:rPr>
                <w:sz w:val="18"/>
                <w:szCs w:val="18"/>
              </w:rPr>
              <w:t xml:space="preserve">n </w:t>
            </w:r>
          </w:p>
        </w:tc>
        <w:tc>
          <w:tcPr>
            <w:tcW w:w="1296" w:type="dxa"/>
            <w:tcBorders>
              <w:top w:val="nil"/>
              <w:left w:val="nil"/>
              <w:bottom w:val="single" w:sz="2" w:space="0" w:color="auto"/>
              <w:right w:val="single" w:sz="2" w:space="0" w:color="auto"/>
            </w:tcBorders>
          </w:tcPr>
          <w:p ns2:paraId="1DF71798" ns2:textId="77777777" w:rsidR="004A5950" w:rsidRDefault="004A5950" w:rsidP="00C90784">
            <w:pPr>
              <w:spacing w:before="15" w:after="15"/>
              <w:jc w:val="center"/>
              <w:rPr>
                <w:sz w:val="18"/>
                <w:szCs w:val="18"/>
              </w:rPr>
            </w:pPr>
            <w:r>
              <w:rPr>
                <w:sz w:val="18"/>
                <w:szCs w:val="18"/>
              </w:rPr>
              <w:t xml:space="preserve">(%) </w:t>
            </w:r>
          </w:p>
        </w:tc>
        <w:tc>
          <w:tcPr>
            <w:tcW w:w="1296" w:type="dxa"/>
            <w:tcBorders>
              <w:top w:val="nil"/>
              <w:left w:val="nil"/>
              <w:bottom w:val="single" w:sz="2" w:space="0" w:color="auto"/>
              <w:right w:val="nil"/>
            </w:tcBorders>
          </w:tcPr>
          <w:p ns2:paraId="2B50DA1E" ns2:textId="77777777" w:rsidR="004A5950" w:rsidRDefault="004A5950" w:rsidP="00C90784">
            <w:pPr>
              <w:spacing w:before="15" w:after="15"/>
              <w:jc w:val="center"/>
              <w:rPr>
                <w:sz w:val="18"/>
                <w:szCs w:val="18"/>
              </w:rPr>
            </w:pPr>
            <w:r>
              <w:rPr>
                <w:sz w:val="18"/>
                <w:szCs w:val="18"/>
              </w:rPr>
              <w:t xml:space="preserve">n </w:t>
            </w:r>
          </w:p>
        </w:tc>
        <w:tc>
          <w:tcPr>
            <w:tcW w:w="1296" w:type="dxa"/>
            <w:tcBorders>
              <w:top w:val="nil"/>
              <w:left w:val="nil"/>
              <w:bottom w:val="single" w:sz="2" w:space="0" w:color="auto"/>
              <w:right w:val="single" w:sz="2" w:space="0" w:color="auto"/>
            </w:tcBorders>
          </w:tcPr>
          <w:p ns2:paraId="57CC77B4" ns2:textId="77777777" w:rsidR="004A5950" w:rsidRDefault="004A5950" w:rsidP="00C90784">
            <w:pPr>
              <w:spacing w:before="15" w:after="15"/>
              <w:jc w:val="center"/>
              <w:rPr>
                <w:sz w:val="18"/>
                <w:szCs w:val="18"/>
              </w:rPr>
            </w:pPr>
            <w:r>
              <w:rPr>
                <w:sz w:val="18"/>
                <w:szCs w:val="18"/>
              </w:rPr>
              <w:t xml:space="preserve">(%) </w:t>
            </w:r>
          </w:p>
        </w:tc>
        <w:tc>
          <w:tcPr>
            <w:tcW w:w="1296" w:type="dxa"/>
            <w:tcBorders>
              <w:top w:val="nil"/>
              <w:left w:val="nil"/>
              <w:bottom w:val="single" w:sz="2" w:space="0" w:color="auto"/>
              <w:right w:val="nil"/>
            </w:tcBorders>
          </w:tcPr>
          <w:p ns2:paraId="5A19272E" ns2:textId="77777777" w:rsidR="004A5950" w:rsidRDefault="004A5950" w:rsidP="00C90784">
            <w:pPr>
              <w:spacing w:before="15" w:after="15"/>
              <w:jc w:val="center"/>
              <w:rPr>
                <w:sz w:val="18"/>
                <w:szCs w:val="18"/>
              </w:rPr>
            </w:pPr>
            <w:r>
              <w:rPr>
                <w:sz w:val="18"/>
                <w:szCs w:val="18"/>
              </w:rPr>
              <w:t xml:space="preserve">n </w:t>
            </w:r>
          </w:p>
        </w:tc>
        <w:tc>
          <w:tcPr>
            <w:tcW w:w="1296" w:type="dxa"/>
            <w:tcBorders>
              <w:top w:val="nil"/>
              <w:left w:val="nil"/>
              <w:bottom w:val="single" w:sz="2" w:space="0" w:color="auto"/>
            </w:tcBorders>
          </w:tcPr>
          <w:p ns2:paraId="1200F40B" ns2:textId="77777777" w:rsidR="004A5950" w:rsidRDefault="004A5950" w:rsidP="00C90784">
            <w:pPr>
              <w:spacing w:before="15" w:after="15"/>
              <w:jc w:val="center"/>
              <w:rPr>
                <w:sz w:val="18"/>
                <w:szCs w:val="18"/>
              </w:rPr>
            </w:pPr>
            <w:r>
              <w:rPr>
                <w:sz w:val="18"/>
                <w:szCs w:val="18"/>
              </w:rPr>
              <w:t xml:space="preserve">(%) </w:t>
            </w:r>
          </w:p>
        </w:tc>
      </w:tr>
      <w:tr w:rsidR="004A5950" ns2:paraId="1F54325B" ns2: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74ADEE45" ns2:textId="77777777" w:rsidR="004A5950" w:rsidRDefault="004A5950" w:rsidP="00C90784">
            <w:pPr>
              <w:spacing w:before="15" w:after="15"/>
              <w:ind w:left="160" w:right="1" w:hanging="160"/>
              <w:rPr>
                <w:sz w:val="18"/>
                <w:szCs w:val="18"/>
              </w:rPr>
            </w:pPr>
            <w:r>
              <w:rPr>
                <w:sz w:val="18"/>
                <w:szCs w:val="18"/>
              </w:rPr>
              <w:t xml:space="preserve"> Participants in population </w:t>
            </w:r>
          </w:p>
        </w:tc>
        <w:tc>
          <w:tcPr>
            <w:tcW w:w="1296" w:type="dxa"/>
            <w:tcBorders>
              <w:top w:val="nil"/>
              <w:left w:val="nil"/>
              <w:bottom w:val="nil"/>
              <w:right w:val="nil"/>
            </w:tcBorders>
          </w:tcPr>
          <w:p ns2:paraId="4F9ACFBE" ns2:textId="77777777" w:rsidR="004A5950" w:rsidRDefault="004A5950" w:rsidP="00C90784">
            <w:pPr>
              <w:tabs>
                <w:tab w:val="decimal" w:pos="661"/>
                <w:tab w:val="left" w:pos="741"/>
              </w:tabs>
              <w:spacing w:before="15" w:after="15"/>
              <w:rPr>
                <w:sz w:val="18"/>
                <w:szCs w:val="18"/>
              </w:rPr>
            </w:pPr>
            <w:r>
              <w:rPr>
                <w:sz w:val="18"/>
                <w:szCs w:val="18"/>
              </w:rPr>
              <w:tab/>
              <w:t xml:space="preserve">54 </w:t>
            </w:r>
          </w:p>
        </w:tc>
        <w:tc>
          <w:tcPr>
            <w:tcW w:w="1296" w:type="dxa"/>
            <w:tcBorders>
              <w:top w:val="nil"/>
              <w:left w:val="nil"/>
              <w:bottom w:val="nil"/>
              <w:right w:val="single" w:sz="2" w:space="0" w:color="auto"/>
            </w:tcBorders>
          </w:tcPr>
          <w:p ns2:paraId="01207D7A" ns2:textId="77777777" w:rsidR="004A5950" w:rsidRDefault="004A5950" w:rsidP="00C90784">
            <w:pPr>
              <w:tabs>
                <w:tab w:val="decimal" w:pos="459"/>
                <w:tab w:val="left" w:pos="539"/>
              </w:tabs>
              <w:spacing w:before="15" w:after="15"/>
              <w:rPr>
                <w:sz w:val="18"/>
                <w:szCs w:val="18"/>
              </w:rPr>
            </w:pPr>
            <w:r>
              <w:rPr>
                <w:sz w:val="18"/>
                <w:szCs w:val="18"/>
              </w:rPr>
              <w:tab/>
            </w:r>
          </w:p>
        </w:tc>
        <w:tc>
          <w:tcPr>
            <w:tcW w:w="1296" w:type="dxa"/>
            <w:tcBorders>
              <w:top w:val="nil"/>
              <w:left w:val="nil"/>
              <w:bottom w:val="nil"/>
              <w:right w:val="nil"/>
            </w:tcBorders>
          </w:tcPr>
          <w:p ns2:paraId="567A4F71" ns2:textId="77777777" w:rsidR="004A5950" w:rsidRDefault="004A5950" w:rsidP="00C90784">
            <w:pPr>
              <w:tabs>
                <w:tab w:val="decimal" w:pos="661"/>
                <w:tab w:val="left" w:pos="741"/>
              </w:tabs>
              <w:spacing w:before="15" w:after="15"/>
              <w:rPr>
                <w:sz w:val="18"/>
                <w:szCs w:val="18"/>
              </w:rPr>
            </w:pPr>
            <w:r>
              <w:rPr>
                <w:sz w:val="18"/>
                <w:szCs w:val="18"/>
              </w:rPr>
              <w:tab/>
              <w:t xml:space="preserve">53 </w:t>
            </w:r>
          </w:p>
        </w:tc>
        <w:tc>
          <w:tcPr>
            <w:tcW w:w="1296" w:type="dxa"/>
            <w:tcBorders>
              <w:top w:val="nil"/>
              <w:left w:val="nil"/>
              <w:bottom w:val="nil"/>
              <w:right w:val="single" w:sz="2" w:space="0" w:color="auto"/>
            </w:tcBorders>
          </w:tcPr>
          <w:p ns2:paraId="2D467CA4" ns2:textId="77777777" w:rsidR="004A5950" w:rsidRDefault="004A5950" w:rsidP="00C90784">
            <w:pPr>
              <w:tabs>
                <w:tab w:val="decimal" w:pos="459"/>
                <w:tab w:val="left" w:pos="539"/>
              </w:tabs>
              <w:spacing w:before="15" w:after="15"/>
              <w:rPr>
                <w:sz w:val="18"/>
                <w:szCs w:val="18"/>
              </w:rPr>
            </w:pPr>
            <w:r>
              <w:rPr>
                <w:sz w:val="18"/>
                <w:szCs w:val="18"/>
              </w:rPr>
              <w:tab/>
            </w:r>
          </w:p>
        </w:tc>
        <w:tc>
          <w:tcPr>
            <w:tcW w:w="1296" w:type="dxa"/>
            <w:tcBorders>
              <w:top w:val="nil"/>
              <w:left w:val="nil"/>
              <w:bottom w:val="nil"/>
              <w:right w:val="nil"/>
            </w:tcBorders>
          </w:tcPr>
          <w:p ns2:paraId="042875AD" ns2:textId="77777777" w:rsidR="004A5950" w:rsidRDefault="004A5950" w:rsidP="00C90784">
            <w:pPr>
              <w:tabs>
                <w:tab w:val="decimal" w:pos="661"/>
                <w:tab w:val="left" w:pos="741"/>
              </w:tabs>
              <w:spacing w:before="15" w:after="15"/>
              <w:rPr>
                <w:sz w:val="18"/>
                <w:szCs w:val="18"/>
              </w:rPr>
            </w:pPr>
            <w:r>
              <w:rPr>
                <w:sz w:val="18"/>
                <w:szCs w:val="18"/>
              </w:rPr>
              <w:tab/>
              <w:t xml:space="preserve">11 </w:t>
            </w:r>
          </w:p>
        </w:tc>
        <w:tc>
          <w:tcPr>
            <w:tcW w:w="1296" w:type="dxa"/>
            <w:tcBorders>
              <w:top w:val="nil"/>
              <w:left w:val="nil"/>
              <w:bottom w:val="nil"/>
            </w:tcBorders>
          </w:tcPr>
          <w:p ns2:paraId="1F371603" ns2:textId="77777777" w:rsidR="004A5950" w:rsidRDefault="004A5950" w:rsidP="00C90784">
            <w:pPr>
              <w:tabs>
                <w:tab w:val="decimal" w:pos="459"/>
                <w:tab w:val="left" w:pos="539"/>
              </w:tabs>
              <w:spacing w:before="15" w:after="15"/>
              <w:rPr>
                <w:sz w:val="18"/>
                <w:szCs w:val="18"/>
              </w:rPr>
            </w:pPr>
            <w:r>
              <w:rPr>
                <w:sz w:val="18"/>
                <w:szCs w:val="18"/>
              </w:rPr>
              <w:tab/>
            </w:r>
          </w:p>
        </w:tc>
      </w:tr>
      <w:tr w:rsidR="004A5950" ns2:paraId="3B51B0E5" ns2: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7C1C888C" ns2:textId="77777777" w:rsidR="004A5950" w:rsidRDefault="004A5950" w:rsidP="00C90784">
            <w:pPr>
              <w:spacing w:before="15" w:after="15"/>
              <w:ind w:left="160" w:right="1" w:hanging="160"/>
              <w:rPr>
                <w:sz w:val="18"/>
                <w:szCs w:val="18"/>
              </w:rPr>
            </w:pPr>
            <w:r>
              <w:rPr>
                <w:sz w:val="18"/>
                <w:szCs w:val="18"/>
              </w:rPr>
              <w:t xml:space="preserve">   with one or more adverse events </w:t>
            </w:r>
          </w:p>
        </w:tc>
        <w:tc>
          <w:tcPr>
            <w:tcW w:w="1296" w:type="dxa"/>
            <w:tcBorders>
              <w:top w:val="nil"/>
              <w:left w:val="nil"/>
              <w:bottom w:val="nil"/>
              <w:right w:val="nil"/>
            </w:tcBorders>
          </w:tcPr>
          <w:p ns2:paraId="6DAF6B9A" ns2:textId="77777777" w:rsidR="004A5950" w:rsidRDefault="004A5950" w:rsidP="00C90784">
            <w:pPr>
              <w:tabs>
                <w:tab w:val="decimal" w:pos="661"/>
                <w:tab w:val="left" w:pos="741"/>
              </w:tabs>
              <w:spacing w:before="15" w:after="15"/>
              <w:rPr>
                <w:sz w:val="18"/>
                <w:szCs w:val="18"/>
              </w:rPr>
            </w:pPr>
            <w:r>
              <w:rPr>
                <w:sz w:val="18"/>
                <w:szCs w:val="18"/>
              </w:rPr>
              <w:tab/>
              <w:t xml:space="preserve">54 </w:t>
            </w:r>
          </w:p>
        </w:tc>
        <w:tc>
          <w:tcPr>
            <w:tcW w:w="1296" w:type="dxa"/>
            <w:tcBorders>
              <w:top w:val="nil"/>
              <w:left w:val="nil"/>
              <w:bottom w:val="nil"/>
              <w:right w:val="single" w:sz="2" w:space="0" w:color="auto"/>
            </w:tcBorders>
          </w:tcPr>
          <w:p ns2:paraId="7DBFDFD0" ns2:textId="77777777" w:rsidR="004A5950" w:rsidRDefault="004A5950" w:rsidP="00C90784">
            <w:pPr>
              <w:tabs>
                <w:tab w:val="decimal" w:pos="459"/>
                <w:tab w:val="left" w:pos="539"/>
              </w:tabs>
              <w:spacing w:before="15" w:after="15"/>
              <w:rPr>
                <w:sz w:val="18"/>
                <w:szCs w:val="18"/>
              </w:rPr>
            </w:pPr>
            <w:r>
              <w:rPr>
                <w:sz w:val="18"/>
                <w:szCs w:val="18"/>
              </w:rPr>
              <w:tab/>
              <w:t xml:space="preserve">(100.0) </w:t>
            </w:r>
          </w:p>
        </w:tc>
        <w:tc>
          <w:tcPr>
            <w:tcW w:w="1296" w:type="dxa"/>
            <w:tcBorders>
              <w:top w:val="nil"/>
              <w:left w:val="nil"/>
              <w:bottom w:val="nil"/>
              <w:right w:val="nil"/>
            </w:tcBorders>
          </w:tcPr>
          <w:p ns2:paraId="44FA2BEB" ns2:textId="77777777" w:rsidR="004A5950" w:rsidRDefault="004A5950" w:rsidP="00C90784">
            <w:pPr>
              <w:tabs>
                <w:tab w:val="decimal" w:pos="661"/>
                <w:tab w:val="left" w:pos="741"/>
              </w:tabs>
              <w:spacing w:before="15" w:after="15"/>
              <w:rPr>
                <w:sz w:val="18"/>
                <w:szCs w:val="18"/>
              </w:rPr>
            </w:pPr>
            <w:r>
              <w:rPr>
                <w:sz w:val="18"/>
                <w:szCs w:val="18"/>
              </w:rPr>
              <w:tab/>
              <w:t xml:space="preserve">52 </w:t>
            </w:r>
          </w:p>
        </w:tc>
        <w:tc>
          <w:tcPr>
            <w:tcW w:w="1296" w:type="dxa"/>
            <w:tcBorders>
              <w:top w:val="nil"/>
              <w:left w:val="nil"/>
              <w:bottom w:val="nil"/>
              <w:right w:val="single" w:sz="2" w:space="0" w:color="auto"/>
            </w:tcBorders>
          </w:tcPr>
          <w:p ns2:paraId="4C73ABDD" ns2:textId="77777777" w:rsidR="004A5950" w:rsidRDefault="004A5950" w:rsidP="00C90784">
            <w:pPr>
              <w:tabs>
                <w:tab w:val="decimal" w:pos="459"/>
                <w:tab w:val="left" w:pos="539"/>
              </w:tabs>
              <w:spacing w:before="15" w:after="15"/>
              <w:rPr>
                <w:sz w:val="18"/>
                <w:szCs w:val="18"/>
              </w:rPr>
            </w:pPr>
            <w:r>
              <w:rPr>
                <w:sz w:val="18"/>
                <w:szCs w:val="18"/>
              </w:rPr>
              <w:tab/>
              <w:t xml:space="preserve">(98.1) </w:t>
            </w:r>
          </w:p>
        </w:tc>
        <w:tc>
          <w:tcPr>
            <w:tcW w:w="1296" w:type="dxa"/>
            <w:tcBorders>
              <w:top w:val="nil"/>
              <w:left w:val="nil"/>
              <w:bottom w:val="nil"/>
              <w:right w:val="nil"/>
            </w:tcBorders>
          </w:tcPr>
          <w:p ns2:paraId="0C9520CB" ns2:textId="77777777" w:rsidR="004A5950" w:rsidRDefault="004A5950" w:rsidP="00C90784">
            <w:pPr>
              <w:tabs>
                <w:tab w:val="decimal" w:pos="661"/>
                <w:tab w:val="left" w:pos="741"/>
              </w:tabs>
              <w:spacing w:before="15" w:after="15"/>
              <w:rPr>
                <w:sz w:val="18"/>
                <w:szCs w:val="18"/>
              </w:rPr>
            </w:pPr>
            <w:r>
              <w:rPr>
                <w:sz w:val="18"/>
                <w:szCs w:val="18"/>
              </w:rPr>
              <w:tab/>
              <w:t xml:space="preserve">11 </w:t>
            </w:r>
          </w:p>
        </w:tc>
        <w:tc>
          <w:tcPr>
            <w:tcW w:w="1296" w:type="dxa"/>
            <w:tcBorders>
              <w:top w:val="nil"/>
              <w:left w:val="nil"/>
              <w:bottom w:val="nil"/>
            </w:tcBorders>
          </w:tcPr>
          <w:p ns2:paraId="5017C79D" ns2:textId="77777777" w:rsidR="004A5950" w:rsidRDefault="004A5950" w:rsidP="00C90784">
            <w:pPr>
              <w:tabs>
                <w:tab w:val="decimal" w:pos="459"/>
                <w:tab w:val="left" w:pos="539"/>
              </w:tabs>
              <w:spacing w:before="15" w:after="15"/>
              <w:rPr>
                <w:sz w:val="18"/>
                <w:szCs w:val="18"/>
              </w:rPr>
            </w:pPr>
            <w:r>
              <w:rPr>
                <w:sz w:val="18"/>
                <w:szCs w:val="18"/>
              </w:rPr>
              <w:tab/>
              <w:t xml:space="preserve">(100.0) </w:t>
            </w:r>
          </w:p>
        </w:tc>
      </w:tr>
      <w:tr w:rsidR="004A5950" ns2:paraId="63235CD8" ns2: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1DBE91B6" ns2:textId="77777777" w:rsidR="004A5950" w:rsidRDefault="004A5950" w:rsidP="00C90784">
            <w:pPr>
              <w:spacing w:before="15" w:after="15"/>
              <w:ind w:left="160" w:right="1" w:hanging="160"/>
              <w:rPr>
                <w:sz w:val="18"/>
                <w:szCs w:val="18"/>
              </w:rPr>
            </w:pPr>
            <w:r>
              <w:rPr>
                <w:sz w:val="18"/>
                <w:szCs w:val="18"/>
              </w:rPr>
              <w:t xml:space="preserve">   Anaemia </w:t>
            </w:r>
          </w:p>
        </w:tc>
        <w:tc>
          <w:tcPr>
            <w:tcW w:w="1296" w:type="dxa"/>
            <w:tcBorders>
              <w:top w:val="nil"/>
              <w:left w:val="nil"/>
              <w:bottom w:val="nil"/>
              <w:right w:val="nil"/>
            </w:tcBorders>
          </w:tcPr>
          <w:p ns2:paraId="32E8AE3D" ns2:textId="77777777" w:rsidR="004A5950" w:rsidRDefault="004A5950" w:rsidP="00C90784">
            <w:pPr>
              <w:tabs>
                <w:tab w:val="decimal" w:pos="661"/>
                <w:tab w:val="left" w:pos="741"/>
              </w:tabs>
              <w:spacing w:before="15" w:after="15"/>
              <w:rPr>
                <w:sz w:val="18"/>
                <w:szCs w:val="18"/>
              </w:rPr>
            </w:pPr>
            <w:r>
              <w:rPr>
                <w:sz w:val="18"/>
                <w:szCs w:val="18"/>
              </w:rPr>
              <w:tab/>
              <w:t xml:space="preserve">47 </w:t>
            </w:r>
          </w:p>
        </w:tc>
        <w:tc>
          <w:tcPr>
            <w:tcW w:w="1296" w:type="dxa"/>
            <w:tcBorders>
              <w:top w:val="nil"/>
              <w:left w:val="nil"/>
              <w:bottom w:val="nil"/>
              <w:right w:val="single" w:sz="2" w:space="0" w:color="auto"/>
            </w:tcBorders>
          </w:tcPr>
          <w:p ns2:paraId="237119B4" ns2:textId="77777777" w:rsidR="004A5950" w:rsidRDefault="004A5950" w:rsidP="00C90784">
            <w:pPr>
              <w:tabs>
                <w:tab w:val="decimal" w:pos="459"/>
                <w:tab w:val="left" w:pos="539"/>
              </w:tabs>
              <w:spacing w:before="15" w:after="15"/>
              <w:rPr>
                <w:sz w:val="18"/>
                <w:szCs w:val="18"/>
              </w:rPr>
            </w:pPr>
            <w:r>
              <w:rPr>
                <w:sz w:val="18"/>
                <w:szCs w:val="18"/>
              </w:rPr>
              <w:tab/>
              <w:t xml:space="preserve">(87.0) </w:t>
            </w:r>
          </w:p>
        </w:tc>
        <w:tc>
          <w:tcPr>
            <w:tcW w:w="1296" w:type="dxa"/>
            <w:tcBorders>
              <w:top w:val="nil"/>
              <w:left w:val="nil"/>
              <w:bottom w:val="nil"/>
              <w:right w:val="nil"/>
            </w:tcBorders>
          </w:tcPr>
          <w:p ns2:paraId="44F3C311" ns2:textId="77777777" w:rsidR="004A5950" w:rsidRDefault="004A5950" w:rsidP="00C90784">
            <w:pPr>
              <w:tabs>
                <w:tab w:val="decimal" w:pos="661"/>
                <w:tab w:val="left" w:pos="741"/>
              </w:tabs>
              <w:spacing w:before="15" w:after="15"/>
              <w:rPr>
                <w:sz w:val="18"/>
                <w:szCs w:val="18"/>
              </w:rPr>
            </w:pPr>
            <w:r>
              <w:rPr>
                <w:sz w:val="18"/>
                <w:szCs w:val="18"/>
              </w:rPr>
              <w:tab/>
              <w:t xml:space="preserve">48 </w:t>
            </w:r>
          </w:p>
        </w:tc>
        <w:tc>
          <w:tcPr>
            <w:tcW w:w="1296" w:type="dxa"/>
            <w:tcBorders>
              <w:top w:val="nil"/>
              <w:left w:val="nil"/>
              <w:bottom w:val="nil"/>
              <w:right w:val="single" w:sz="2" w:space="0" w:color="auto"/>
            </w:tcBorders>
          </w:tcPr>
          <w:p ns2:paraId="568F3140" ns2:textId="77777777" w:rsidR="004A5950" w:rsidRDefault="004A5950" w:rsidP="00C90784">
            <w:pPr>
              <w:tabs>
                <w:tab w:val="decimal" w:pos="459"/>
                <w:tab w:val="left" w:pos="539"/>
              </w:tabs>
              <w:spacing w:before="15" w:after="15"/>
              <w:rPr>
                <w:sz w:val="18"/>
                <w:szCs w:val="18"/>
              </w:rPr>
            </w:pPr>
            <w:r>
              <w:rPr>
                <w:sz w:val="18"/>
                <w:szCs w:val="18"/>
              </w:rPr>
              <w:tab/>
              <w:t xml:space="preserve">(90.6) </w:t>
            </w:r>
          </w:p>
        </w:tc>
        <w:tc>
          <w:tcPr>
            <w:tcW w:w="1296" w:type="dxa"/>
            <w:tcBorders>
              <w:top w:val="nil"/>
              <w:left w:val="nil"/>
              <w:bottom w:val="nil"/>
              <w:right w:val="nil"/>
            </w:tcBorders>
          </w:tcPr>
          <w:p ns2:paraId="4E61486E" ns2:textId="77777777" w:rsidR="004A5950" w:rsidRDefault="004A5950" w:rsidP="00C90784">
            <w:pPr>
              <w:tabs>
                <w:tab w:val="decimal" w:pos="661"/>
                <w:tab w:val="left" w:pos="741"/>
              </w:tabs>
              <w:spacing w:before="15" w:after="15"/>
              <w:rPr>
                <w:sz w:val="18"/>
                <w:szCs w:val="18"/>
              </w:rPr>
            </w:pPr>
            <w:r>
              <w:rPr>
                <w:sz w:val="18"/>
                <w:szCs w:val="18"/>
              </w:rPr>
              <w:tab/>
              <w:t xml:space="preserve">11 </w:t>
            </w:r>
          </w:p>
        </w:tc>
        <w:tc>
          <w:tcPr>
            <w:tcW w:w="1296" w:type="dxa"/>
            <w:tcBorders>
              <w:top w:val="nil"/>
              <w:left w:val="nil"/>
              <w:bottom w:val="nil"/>
            </w:tcBorders>
          </w:tcPr>
          <w:p ns2:paraId="0524782F" ns2:textId="77777777" w:rsidR="004A5950" w:rsidRDefault="004A5950" w:rsidP="00C90784">
            <w:pPr>
              <w:tabs>
                <w:tab w:val="decimal" w:pos="459"/>
                <w:tab w:val="left" w:pos="539"/>
              </w:tabs>
              <w:spacing w:before="15" w:after="15"/>
              <w:rPr>
                <w:sz w:val="18"/>
                <w:szCs w:val="18"/>
              </w:rPr>
            </w:pPr>
            <w:r>
              <w:rPr>
                <w:sz w:val="18"/>
                <w:szCs w:val="18"/>
              </w:rPr>
              <w:tab/>
              <w:t xml:space="preserve">(100.0) </w:t>
            </w:r>
          </w:p>
        </w:tc>
      </w:tr>
      <w:tr w:rsidR="004A5950" ns2:paraId="40CE71FD" ns2: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5EADA608" ns2:textId="77777777" w:rsidR="004A5950" w:rsidRDefault="004A5950" w:rsidP="00C90784">
            <w:pPr>
              <w:spacing w:before="15" w:after="15"/>
              <w:ind w:left="160" w:right="1" w:hanging="160"/>
              <w:rPr>
                <w:sz w:val="18"/>
                <w:szCs w:val="18"/>
              </w:rPr>
            </w:pPr>
            <w:r>
              <w:rPr>
                <w:sz w:val="18"/>
                <w:szCs w:val="18"/>
              </w:rPr>
              <w:t xml:space="preserve">   White blood cell count decreased </w:t>
            </w:r>
          </w:p>
        </w:tc>
        <w:tc>
          <w:tcPr>
            <w:tcW w:w="1296" w:type="dxa"/>
            <w:tcBorders>
              <w:top w:val="nil"/>
              <w:left w:val="nil"/>
              <w:bottom w:val="nil"/>
              <w:right w:val="nil"/>
            </w:tcBorders>
          </w:tcPr>
          <w:p ns2:paraId="46C75965" ns2:textId="77777777" w:rsidR="004A5950" w:rsidRDefault="004A5950" w:rsidP="00C90784">
            <w:pPr>
              <w:tabs>
                <w:tab w:val="decimal" w:pos="661"/>
                <w:tab w:val="left" w:pos="741"/>
              </w:tabs>
              <w:spacing w:before="15" w:after="15"/>
              <w:rPr>
                <w:sz w:val="18"/>
                <w:szCs w:val="18"/>
              </w:rPr>
            </w:pPr>
            <w:r>
              <w:rPr>
                <w:sz w:val="18"/>
                <w:szCs w:val="18"/>
              </w:rPr>
              <w:tab/>
              <w:t xml:space="preserve">29 </w:t>
            </w:r>
          </w:p>
        </w:tc>
        <w:tc>
          <w:tcPr>
            <w:tcW w:w="1296" w:type="dxa"/>
            <w:tcBorders>
              <w:top w:val="nil"/>
              <w:left w:val="nil"/>
              <w:bottom w:val="nil"/>
              <w:right w:val="single" w:sz="2" w:space="0" w:color="auto"/>
            </w:tcBorders>
          </w:tcPr>
          <w:p ns2:paraId="68BD6562" ns2:textId="77777777" w:rsidR="004A5950" w:rsidRDefault="004A5950" w:rsidP="00C90784">
            <w:pPr>
              <w:tabs>
                <w:tab w:val="decimal" w:pos="459"/>
                <w:tab w:val="left" w:pos="539"/>
              </w:tabs>
              <w:spacing w:before="15" w:after="15"/>
              <w:rPr>
                <w:sz w:val="18"/>
                <w:szCs w:val="18"/>
              </w:rPr>
            </w:pPr>
            <w:r>
              <w:rPr>
                <w:sz w:val="18"/>
                <w:szCs w:val="18"/>
              </w:rPr>
              <w:tab/>
              <w:t xml:space="preserve">(53.7) </w:t>
            </w:r>
          </w:p>
        </w:tc>
        <w:tc>
          <w:tcPr>
            <w:tcW w:w="1296" w:type="dxa"/>
            <w:tcBorders>
              <w:top w:val="nil"/>
              <w:left w:val="nil"/>
              <w:bottom w:val="nil"/>
              <w:right w:val="nil"/>
            </w:tcBorders>
          </w:tcPr>
          <w:p ns2:paraId="44E75DCF" ns2:textId="77777777" w:rsidR="004A5950" w:rsidRDefault="004A5950" w:rsidP="00C90784">
            <w:pPr>
              <w:tabs>
                <w:tab w:val="decimal" w:pos="661"/>
                <w:tab w:val="left" w:pos="741"/>
              </w:tabs>
              <w:spacing w:before="15" w:after="15"/>
              <w:rPr>
                <w:sz w:val="18"/>
                <w:szCs w:val="18"/>
              </w:rPr>
            </w:pPr>
            <w:r>
              <w:rPr>
                <w:sz w:val="18"/>
                <w:szCs w:val="18"/>
              </w:rPr>
              <w:tab/>
              <w:t xml:space="preserve">32 </w:t>
            </w:r>
          </w:p>
        </w:tc>
        <w:tc>
          <w:tcPr>
            <w:tcW w:w="1296" w:type="dxa"/>
            <w:tcBorders>
              <w:top w:val="nil"/>
              <w:left w:val="nil"/>
              <w:bottom w:val="nil"/>
              <w:right w:val="single" w:sz="2" w:space="0" w:color="auto"/>
            </w:tcBorders>
          </w:tcPr>
          <w:p ns2:paraId="7B0695AD" ns2:textId="77777777" w:rsidR="004A5950" w:rsidRDefault="004A5950" w:rsidP="00C90784">
            <w:pPr>
              <w:tabs>
                <w:tab w:val="decimal" w:pos="459"/>
                <w:tab w:val="left" w:pos="539"/>
              </w:tabs>
              <w:spacing w:before="15" w:after="15"/>
              <w:rPr>
                <w:sz w:val="18"/>
                <w:szCs w:val="18"/>
              </w:rPr>
            </w:pPr>
            <w:r>
              <w:rPr>
                <w:sz w:val="18"/>
                <w:szCs w:val="18"/>
              </w:rPr>
              <w:tab/>
              <w:t xml:space="preserve">(60.4) </w:t>
            </w:r>
          </w:p>
        </w:tc>
        <w:tc>
          <w:tcPr>
            <w:tcW w:w="1296" w:type="dxa"/>
            <w:tcBorders>
              <w:top w:val="nil"/>
              <w:left w:val="nil"/>
              <w:bottom w:val="nil"/>
              <w:right w:val="nil"/>
            </w:tcBorders>
          </w:tcPr>
          <w:p ns2:paraId="46A918FD" ns2:textId="77777777" w:rsidR="004A5950" w:rsidRDefault="004A5950" w:rsidP="00C90784">
            <w:pPr>
              <w:tabs>
                <w:tab w:val="decimal" w:pos="661"/>
                <w:tab w:val="left" w:pos="741"/>
              </w:tabs>
              <w:spacing w:before="15" w:after="15"/>
              <w:rPr>
                <w:sz w:val="18"/>
                <w:szCs w:val="18"/>
              </w:rPr>
            </w:pPr>
            <w:r>
              <w:rPr>
                <w:sz w:val="18"/>
                <w:szCs w:val="18"/>
              </w:rPr>
              <w:tab/>
              <w:t xml:space="preserve">10 </w:t>
            </w:r>
          </w:p>
        </w:tc>
        <w:tc>
          <w:tcPr>
            <w:tcW w:w="1296" w:type="dxa"/>
            <w:tcBorders>
              <w:top w:val="nil"/>
              <w:left w:val="nil"/>
              <w:bottom w:val="nil"/>
            </w:tcBorders>
          </w:tcPr>
          <w:p ns2:paraId="60308796" ns2:textId="77777777" w:rsidR="004A5950" w:rsidRDefault="004A5950" w:rsidP="00C90784">
            <w:pPr>
              <w:tabs>
                <w:tab w:val="decimal" w:pos="459"/>
                <w:tab w:val="left" w:pos="539"/>
              </w:tabs>
              <w:spacing w:before="15" w:after="15"/>
              <w:rPr>
                <w:sz w:val="18"/>
                <w:szCs w:val="18"/>
              </w:rPr>
            </w:pPr>
            <w:r>
              <w:rPr>
                <w:sz w:val="18"/>
                <w:szCs w:val="18"/>
              </w:rPr>
              <w:tab/>
              <w:t xml:space="preserve">(90.9) </w:t>
            </w:r>
          </w:p>
        </w:tc>
      </w:tr>
      <w:tr w:rsidR="004A5950" ns2:paraId="722CF48A" ns2: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4AF7D159" ns2:textId="77777777" w:rsidR="004A5950" w:rsidRDefault="004A5950" w:rsidP="00C90784">
            <w:pPr>
              <w:spacing w:before="15" w:after="15"/>
              <w:ind w:left="160" w:right="1" w:hanging="160"/>
              <w:rPr>
                <w:sz w:val="18"/>
                <w:szCs w:val="18"/>
              </w:rPr>
            </w:pPr>
            <w:r>
              <w:rPr>
                <w:sz w:val="18"/>
                <w:szCs w:val="18"/>
              </w:rPr>
              <w:t xml:space="preserve">   Neutrophil count decreased </w:t>
            </w:r>
          </w:p>
        </w:tc>
        <w:tc>
          <w:tcPr>
            <w:tcW w:w="1296" w:type="dxa"/>
            <w:tcBorders>
              <w:top w:val="nil"/>
              <w:left w:val="nil"/>
              <w:bottom w:val="nil"/>
              <w:right w:val="nil"/>
            </w:tcBorders>
          </w:tcPr>
          <w:p ns2:paraId="20272664" ns2:textId="77777777" w:rsidR="004A5950" w:rsidRDefault="004A5950" w:rsidP="00C90784">
            <w:pPr>
              <w:tabs>
                <w:tab w:val="decimal" w:pos="661"/>
                <w:tab w:val="left" w:pos="741"/>
              </w:tabs>
              <w:spacing w:before="15" w:after="15"/>
              <w:rPr>
                <w:sz w:val="18"/>
                <w:szCs w:val="18"/>
              </w:rPr>
            </w:pPr>
            <w:r>
              <w:rPr>
                <w:sz w:val="18"/>
                <w:szCs w:val="18"/>
              </w:rPr>
              <w:tab/>
              <w:t xml:space="preserve">25 </w:t>
            </w:r>
          </w:p>
        </w:tc>
        <w:tc>
          <w:tcPr>
            <w:tcW w:w="1296" w:type="dxa"/>
            <w:tcBorders>
              <w:top w:val="nil"/>
              <w:left w:val="nil"/>
              <w:bottom w:val="nil"/>
              <w:right w:val="single" w:sz="2" w:space="0" w:color="auto"/>
            </w:tcBorders>
          </w:tcPr>
          <w:p ns2:paraId="18F882C0" ns2:textId="77777777" w:rsidR="004A5950" w:rsidRDefault="004A5950" w:rsidP="00C90784">
            <w:pPr>
              <w:tabs>
                <w:tab w:val="decimal" w:pos="459"/>
                <w:tab w:val="left" w:pos="539"/>
              </w:tabs>
              <w:spacing w:before="15" w:after="15"/>
              <w:rPr>
                <w:sz w:val="18"/>
                <w:szCs w:val="18"/>
              </w:rPr>
            </w:pPr>
            <w:r>
              <w:rPr>
                <w:sz w:val="18"/>
                <w:szCs w:val="18"/>
              </w:rPr>
              <w:tab/>
              <w:t xml:space="preserve">(46.3) </w:t>
            </w:r>
          </w:p>
        </w:tc>
        <w:tc>
          <w:tcPr>
            <w:tcW w:w="1296" w:type="dxa"/>
            <w:tcBorders>
              <w:top w:val="nil"/>
              <w:left w:val="nil"/>
              <w:bottom w:val="nil"/>
              <w:right w:val="nil"/>
            </w:tcBorders>
          </w:tcPr>
          <w:p ns2:paraId="10BCD0FA" ns2:textId="77777777" w:rsidR="004A5950" w:rsidRDefault="004A5950" w:rsidP="00C90784">
            <w:pPr>
              <w:tabs>
                <w:tab w:val="decimal" w:pos="661"/>
                <w:tab w:val="left" w:pos="741"/>
              </w:tabs>
              <w:spacing w:before="15" w:after="15"/>
              <w:rPr>
                <w:sz w:val="18"/>
                <w:szCs w:val="18"/>
              </w:rPr>
            </w:pPr>
            <w:r>
              <w:rPr>
                <w:sz w:val="18"/>
                <w:szCs w:val="18"/>
              </w:rPr>
              <w:tab/>
              <w:t xml:space="preserve">26 </w:t>
            </w:r>
          </w:p>
        </w:tc>
        <w:tc>
          <w:tcPr>
            <w:tcW w:w="1296" w:type="dxa"/>
            <w:tcBorders>
              <w:top w:val="nil"/>
              <w:left w:val="nil"/>
              <w:bottom w:val="nil"/>
              <w:right w:val="single" w:sz="2" w:space="0" w:color="auto"/>
            </w:tcBorders>
          </w:tcPr>
          <w:p ns2:paraId="36A9B667" ns2:textId="77777777" w:rsidR="004A5950" w:rsidRDefault="004A5950" w:rsidP="00C90784">
            <w:pPr>
              <w:tabs>
                <w:tab w:val="decimal" w:pos="459"/>
                <w:tab w:val="left" w:pos="539"/>
              </w:tabs>
              <w:spacing w:before="15" w:after="15"/>
              <w:rPr>
                <w:sz w:val="18"/>
                <w:szCs w:val="18"/>
              </w:rPr>
            </w:pPr>
            <w:r>
              <w:rPr>
                <w:sz w:val="18"/>
                <w:szCs w:val="18"/>
              </w:rPr>
              <w:tab/>
              <w:t xml:space="preserve">(49.1) </w:t>
            </w:r>
          </w:p>
        </w:tc>
        <w:tc>
          <w:tcPr>
            <w:tcW w:w="1296" w:type="dxa"/>
            <w:tcBorders>
              <w:top w:val="nil"/>
              <w:left w:val="nil"/>
              <w:bottom w:val="nil"/>
              <w:right w:val="nil"/>
            </w:tcBorders>
          </w:tcPr>
          <w:p ns2:paraId="27C74E02" ns2:textId="77777777" w:rsidR="004A5950" w:rsidRDefault="004A5950" w:rsidP="00C90784">
            <w:pPr>
              <w:tabs>
                <w:tab w:val="decimal" w:pos="661"/>
                <w:tab w:val="left" w:pos="741"/>
              </w:tabs>
              <w:spacing w:before="15" w:after="15"/>
              <w:rPr>
                <w:sz w:val="18"/>
                <w:szCs w:val="18"/>
              </w:rPr>
            </w:pPr>
            <w:r>
              <w:rPr>
                <w:sz w:val="18"/>
                <w:szCs w:val="18"/>
              </w:rPr>
              <w:tab/>
              <w:t xml:space="preserve">10 </w:t>
            </w:r>
          </w:p>
        </w:tc>
        <w:tc>
          <w:tcPr>
            <w:tcW w:w="1296" w:type="dxa"/>
            <w:tcBorders>
              <w:top w:val="nil"/>
              <w:left w:val="nil"/>
              <w:bottom w:val="nil"/>
            </w:tcBorders>
          </w:tcPr>
          <w:p ns2:paraId="24086C3C" ns2:textId="77777777" w:rsidR="004A5950" w:rsidRDefault="004A5950" w:rsidP="00C90784">
            <w:pPr>
              <w:tabs>
                <w:tab w:val="decimal" w:pos="459"/>
                <w:tab w:val="left" w:pos="539"/>
              </w:tabs>
              <w:spacing w:before="15" w:after="15"/>
              <w:rPr>
                <w:sz w:val="18"/>
                <w:szCs w:val="18"/>
              </w:rPr>
            </w:pPr>
            <w:r>
              <w:rPr>
                <w:sz w:val="18"/>
                <w:szCs w:val="18"/>
              </w:rPr>
              <w:tab/>
              <w:t xml:space="preserve">(90.9) </w:t>
            </w:r>
          </w:p>
        </w:tc>
      </w:tr>
      <w:tr w:rsidR="004A5950" ns2:paraId="521CDFFE" ns2: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41AE3B8F" ns2:textId="77777777" w:rsidR="004A5950" w:rsidRDefault="004A5950" w:rsidP="00C90784">
            <w:pPr>
              <w:spacing w:before="15" w:after="15"/>
              <w:ind w:left="160" w:right="1" w:hanging="160"/>
              <w:rPr>
                <w:sz w:val="18"/>
                <w:szCs w:val="18"/>
              </w:rPr>
            </w:pPr>
            <w:r>
              <w:rPr>
                <w:sz w:val="18"/>
                <w:szCs w:val="18"/>
              </w:rPr>
              <w:t xml:space="preserve">   Alanine aminotransferase increased </w:t>
            </w:r>
          </w:p>
        </w:tc>
        <w:tc>
          <w:tcPr>
            <w:tcW w:w="1296" w:type="dxa"/>
            <w:tcBorders>
              <w:top w:val="nil"/>
              <w:left w:val="nil"/>
              <w:bottom w:val="nil"/>
              <w:right w:val="nil"/>
            </w:tcBorders>
          </w:tcPr>
          <w:p ns2:paraId="542FA64E" ns2:textId="77777777" w:rsidR="004A5950" w:rsidRDefault="004A5950" w:rsidP="00C90784">
            <w:pPr>
              <w:tabs>
                <w:tab w:val="decimal" w:pos="661"/>
                <w:tab w:val="left" w:pos="741"/>
              </w:tabs>
              <w:spacing w:before="15" w:after="15"/>
              <w:rPr>
                <w:sz w:val="18"/>
                <w:szCs w:val="18"/>
              </w:rPr>
            </w:pPr>
            <w:r>
              <w:rPr>
                <w:sz w:val="18"/>
                <w:szCs w:val="18"/>
              </w:rPr>
              <w:tab/>
              <w:t xml:space="preserve">18 </w:t>
            </w:r>
          </w:p>
        </w:tc>
        <w:tc>
          <w:tcPr>
            <w:tcW w:w="1296" w:type="dxa"/>
            <w:tcBorders>
              <w:top w:val="nil"/>
              <w:left w:val="nil"/>
              <w:bottom w:val="nil"/>
              <w:right w:val="single" w:sz="2" w:space="0" w:color="auto"/>
            </w:tcBorders>
          </w:tcPr>
          <w:p ns2:paraId="430BD182" ns2:textId="77777777" w:rsidR="004A5950" w:rsidRDefault="004A5950" w:rsidP="00C90784">
            <w:pPr>
              <w:tabs>
                <w:tab w:val="decimal" w:pos="459"/>
                <w:tab w:val="left" w:pos="539"/>
              </w:tabs>
              <w:spacing w:before="15" w:after="15"/>
              <w:rPr>
                <w:sz w:val="18"/>
                <w:szCs w:val="18"/>
              </w:rPr>
            </w:pPr>
            <w:r>
              <w:rPr>
                <w:sz w:val="18"/>
                <w:szCs w:val="18"/>
              </w:rPr>
              <w:tab/>
              <w:t xml:space="preserve">(33.3) </w:t>
            </w:r>
          </w:p>
        </w:tc>
        <w:tc>
          <w:tcPr>
            <w:tcW w:w="1296" w:type="dxa"/>
            <w:tcBorders>
              <w:top w:val="nil"/>
              <w:left w:val="nil"/>
              <w:bottom w:val="nil"/>
              <w:right w:val="nil"/>
            </w:tcBorders>
          </w:tcPr>
          <w:p ns2:paraId="37713388" ns2:textId="77777777" w:rsidR="004A5950" w:rsidRDefault="004A5950" w:rsidP="00C90784">
            <w:pPr>
              <w:tabs>
                <w:tab w:val="decimal" w:pos="661"/>
                <w:tab w:val="left" w:pos="741"/>
              </w:tabs>
              <w:spacing w:before="15" w:after="15"/>
              <w:rPr>
                <w:sz w:val="18"/>
                <w:szCs w:val="18"/>
              </w:rPr>
            </w:pPr>
            <w:r>
              <w:rPr>
                <w:sz w:val="18"/>
                <w:szCs w:val="18"/>
              </w:rPr>
              <w:tab/>
              <w:t xml:space="preserve">15 </w:t>
            </w:r>
          </w:p>
        </w:tc>
        <w:tc>
          <w:tcPr>
            <w:tcW w:w="1296" w:type="dxa"/>
            <w:tcBorders>
              <w:top w:val="nil"/>
              <w:left w:val="nil"/>
              <w:bottom w:val="nil"/>
              <w:right w:val="single" w:sz="2" w:space="0" w:color="auto"/>
            </w:tcBorders>
          </w:tcPr>
          <w:p ns2:paraId="0CD2B0F1" ns2:textId="77777777" w:rsidR="004A5950" w:rsidRDefault="004A5950" w:rsidP="00C90784">
            <w:pPr>
              <w:tabs>
                <w:tab w:val="decimal" w:pos="459"/>
                <w:tab w:val="left" w:pos="539"/>
              </w:tabs>
              <w:spacing w:before="15" w:after="15"/>
              <w:rPr>
                <w:sz w:val="18"/>
                <w:szCs w:val="18"/>
              </w:rPr>
            </w:pPr>
            <w:r>
              <w:rPr>
                <w:sz w:val="18"/>
                <w:szCs w:val="18"/>
              </w:rPr>
              <w:tab/>
              <w:t xml:space="preserve">(28.3) </w:t>
            </w:r>
          </w:p>
        </w:tc>
        <w:tc>
          <w:tcPr>
            <w:tcW w:w="1296" w:type="dxa"/>
            <w:tcBorders>
              <w:top w:val="nil"/>
              <w:left w:val="nil"/>
              <w:bottom w:val="nil"/>
              <w:right w:val="nil"/>
            </w:tcBorders>
          </w:tcPr>
          <w:p ns2:paraId="09DABA70" ns2:textId="77777777" w:rsidR="004A5950" w:rsidRDefault="004A5950" w:rsidP="00C90784">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tcBorders>
          </w:tcPr>
          <w:p ns2:paraId="272F0699" ns2:textId="77777777" w:rsidR="004A5950" w:rsidRDefault="004A5950" w:rsidP="00C90784">
            <w:pPr>
              <w:tabs>
                <w:tab w:val="decimal" w:pos="459"/>
                <w:tab w:val="left" w:pos="539"/>
              </w:tabs>
              <w:spacing w:before="15" w:after="15"/>
              <w:rPr>
                <w:sz w:val="18"/>
                <w:szCs w:val="18"/>
              </w:rPr>
            </w:pPr>
            <w:r>
              <w:rPr>
                <w:sz w:val="18"/>
                <w:szCs w:val="18"/>
              </w:rPr>
              <w:tab/>
              <w:t xml:space="preserve">(18.2) </w:t>
            </w:r>
          </w:p>
        </w:tc>
      </w:tr>
      <w:tr w:rsidR="004A5950" ns2:paraId="301A630A" ns2: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38C9E6E5" ns2:textId="77777777" w:rsidR="004A5950" w:rsidRDefault="004A5950" w:rsidP="00C90784">
            <w:pPr>
              <w:spacing w:before="15" w:after="15"/>
              <w:ind w:left="160" w:right="1" w:hanging="160"/>
              <w:rPr>
                <w:sz w:val="18"/>
                <w:szCs w:val="18"/>
              </w:rPr>
            </w:pPr>
            <w:r>
              <w:rPr>
                <w:sz w:val="18"/>
                <w:szCs w:val="18"/>
              </w:rPr>
              <w:t xml:space="preserve">   Hypoalbuminaemia </w:t>
            </w:r>
          </w:p>
        </w:tc>
        <w:tc>
          <w:tcPr>
            <w:tcW w:w="1296" w:type="dxa"/>
            <w:tcBorders>
              <w:top w:val="nil"/>
              <w:left w:val="nil"/>
              <w:bottom w:val="nil"/>
              <w:right w:val="nil"/>
            </w:tcBorders>
          </w:tcPr>
          <w:p ns2:paraId="34ABADF1" ns2:textId="77777777" w:rsidR="004A5950" w:rsidRDefault="004A5950" w:rsidP="00C90784">
            <w:pPr>
              <w:tabs>
                <w:tab w:val="decimal" w:pos="661"/>
                <w:tab w:val="left" w:pos="741"/>
              </w:tabs>
              <w:spacing w:before="15" w:after="15"/>
              <w:rPr>
                <w:sz w:val="18"/>
                <w:szCs w:val="18"/>
              </w:rPr>
            </w:pPr>
            <w:r>
              <w:rPr>
                <w:sz w:val="18"/>
                <w:szCs w:val="18"/>
              </w:rPr>
              <w:tab/>
              <w:t xml:space="preserve">15 </w:t>
            </w:r>
          </w:p>
        </w:tc>
        <w:tc>
          <w:tcPr>
            <w:tcW w:w="1296" w:type="dxa"/>
            <w:tcBorders>
              <w:top w:val="nil"/>
              <w:left w:val="nil"/>
              <w:bottom w:val="nil"/>
              <w:right w:val="single" w:sz="2" w:space="0" w:color="auto"/>
            </w:tcBorders>
          </w:tcPr>
          <w:p ns2:paraId="393CCCB8" ns2:textId="77777777" w:rsidR="004A5950" w:rsidRDefault="004A5950" w:rsidP="00C90784">
            <w:pPr>
              <w:tabs>
                <w:tab w:val="decimal" w:pos="459"/>
                <w:tab w:val="left" w:pos="539"/>
              </w:tabs>
              <w:spacing w:before="15" w:after="15"/>
              <w:rPr>
                <w:sz w:val="18"/>
                <w:szCs w:val="18"/>
              </w:rPr>
            </w:pPr>
            <w:r>
              <w:rPr>
                <w:sz w:val="18"/>
                <w:szCs w:val="18"/>
              </w:rPr>
              <w:tab/>
              <w:t xml:space="preserve">(27.8) </w:t>
            </w:r>
          </w:p>
        </w:tc>
        <w:tc>
          <w:tcPr>
            <w:tcW w:w="1296" w:type="dxa"/>
            <w:tcBorders>
              <w:top w:val="nil"/>
              <w:left w:val="nil"/>
              <w:bottom w:val="nil"/>
              <w:right w:val="nil"/>
            </w:tcBorders>
          </w:tcPr>
          <w:p ns2:paraId="6C868456" ns2:textId="77777777" w:rsidR="004A5950" w:rsidRDefault="004A5950" w:rsidP="00C90784">
            <w:pPr>
              <w:tabs>
                <w:tab w:val="decimal" w:pos="661"/>
                <w:tab w:val="left" w:pos="741"/>
              </w:tabs>
              <w:spacing w:before="15" w:after="15"/>
              <w:rPr>
                <w:sz w:val="18"/>
                <w:szCs w:val="18"/>
              </w:rPr>
            </w:pPr>
            <w:r>
              <w:rPr>
                <w:sz w:val="18"/>
                <w:szCs w:val="18"/>
              </w:rPr>
              <w:tab/>
              <w:t xml:space="preserve">15 </w:t>
            </w:r>
          </w:p>
        </w:tc>
        <w:tc>
          <w:tcPr>
            <w:tcW w:w="1296" w:type="dxa"/>
            <w:tcBorders>
              <w:top w:val="nil"/>
              <w:left w:val="nil"/>
              <w:bottom w:val="nil"/>
              <w:right w:val="single" w:sz="2" w:space="0" w:color="auto"/>
            </w:tcBorders>
          </w:tcPr>
          <w:p ns2:paraId="7F8FBABE" ns2:textId="77777777" w:rsidR="004A5950" w:rsidRDefault="004A5950" w:rsidP="00C90784">
            <w:pPr>
              <w:tabs>
                <w:tab w:val="decimal" w:pos="459"/>
                <w:tab w:val="left" w:pos="539"/>
              </w:tabs>
              <w:spacing w:before="15" w:after="15"/>
              <w:rPr>
                <w:sz w:val="18"/>
                <w:szCs w:val="18"/>
              </w:rPr>
            </w:pPr>
            <w:r>
              <w:rPr>
                <w:sz w:val="18"/>
                <w:szCs w:val="18"/>
              </w:rPr>
              <w:tab/>
              <w:t xml:space="preserve">(28.3) </w:t>
            </w:r>
          </w:p>
        </w:tc>
        <w:tc>
          <w:tcPr>
            <w:tcW w:w="1296" w:type="dxa"/>
            <w:tcBorders>
              <w:top w:val="nil"/>
              <w:left w:val="nil"/>
              <w:bottom w:val="nil"/>
              <w:right w:val="nil"/>
            </w:tcBorders>
          </w:tcPr>
          <w:p ns2:paraId="47FC139E" ns2:textId="77777777" w:rsidR="004A5950" w:rsidRDefault="004A5950" w:rsidP="00C90784">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tcBorders>
          </w:tcPr>
          <w:p ns2:paraId="2C897356" ns2:textId="77777777" w:rsidR="004A5950" w:rsidRDefault="004A5950" w:rsidP="00C90784">
            <w:pPr>
              <w:tabs>
                <w:tab w:val="decimal" w:pos="459"/>
                <w:tab w:val="left" w:pos="539"/>
              </w:tabs>
              <w:spacing w:before="15" w:after="15"/>
              <w:rPr>
                <w:sz w:val="18"/>
                <w:szCs w:val="18"/>
              </w:rPr>
            </w:pPr>
            <w:r>
              <w:rPr>
                <w:sz w:val="18"/>
                <w:szCs w:val="18"/>
              </w:rPr>
              <w:tab/>
              <w:t xml:space="preserve">(9.1) </w:t>
            </w:r>
          </w:p>
        </w:tc>
      </w:tr>
      <w:tr w:rsidR="004A5950" ns2:paraId="0C6EB0CB" ns2: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7F564454" ns2:textId="77777777" w:rsidR="004A5950" w:rsidRDefault="004A5950" w:rsidP="00C90784">
            <w:pPr>
              <w:spacing w:before="15" w:after="15"/>
              <w:ind w:left="160" w:right="1" w:hanging="160"/>
              <w:rPr>
                <w:sz w:val="18"/>
                <w:szCs w:val="18"/>
              </w:rPr>
            </w:pPr>
            <w:r>
              <w:rPr>
                <w:sz w:val="18"/>
                <w:szCs w:val="18"/>
              </w:rPr>
              <w:t xml:space="preserve">   Hyperuricaemia </w:t>
            </w:r>
          </w:p>
        </w:tc>
        <w:tc>
          <w:tcPr>
            <w:tcW w:w="1296" w:type="dxa"/>
            <w:tcBorders>
              <w:top w:val="nil"/>
              <w:left w:val="nil"/>
              <w:bottom w:val="nil"/>
              <w:right w:val="nil"/>
            </w:tcBorders>
          </w:tcPr>
          <w:p ns2:paraId="2B885895" ns2:textId="77777777" w:rsidR="004A5950" w:rsidRDefault="004A5950" w:rsidP="00C90784">
            <w:pPr>
              <w:tabs>
                <w:tab w:val="decimal" w:pos="661"/>
                <w:tab w:val="left" w:pos="741"/>
              </w:tabs>
              <w:spacing w:before="15" w:after="15"/>
              <w:rPr>
                <w:sz w:val="18"/>
                <w:szCs w:val="18"/>
              </w:rPr>
            </w:pPr>
            <w:r>
              <w:rPr>
                <w:sz w:val="18"/>
                <w:szCs w:val="18"/>
              </w:rPr>
              <w:tab/>
              <w:t xml:space="preserve">13 </w:t>
            </w:r>
          </w:p>
        </w:tc>
        <w:tc>
          <w:tcPr>
            <w:tcW w:w="1296" w:type="dxa"/>
            <w:tcBorders>
              <w:top w:val="nil"/>
              <w:left w:val="nil"/>
              <w:bottom w:val="nil"/>
              <w:right w:val="single" w:sz="2" w:space="0" w:color="auto"/>
            </w:tcBorders>
          </w:tcPr>
          <w:p ns2:paraId="28BB0E98" ns2:textId="77777777" w:rsidR="004A5950" w:rsidRDefault="004A5950" w:rsidP="00C90784">
            <w:pPr>
              <w:tabs>
                <w:tab w:val="decimal" w:pos="459"/>
                <w:tab w:val="left" w:pos="539"/>
              </w:tabs>
              <w:spacing w:before="15" w:after="15"/>
              <w:rPr>
                <w:sz w:val="18"/>
                <w:szCs w:val="18"/>
              </w:rPr>
            </w:pPr>
            <w:r>
              <w:rPr>
                <w:sz w:val="18"/>
                <w:szCs w:val="18"/>
              </w:rPr>
              <w:tab/>
              <w:t xml:space="preserve">(24.1) </w:t>
            </w:r>
          </w:p>
        </w:tc>
        <w:tc>
          <w:tcPr>
            <w:tcW w:w="1296" w:type="dxa"/>
            <w:tcBorders>
              <w:top w:val="nil"/>
              <w:left w:val="nil"/>
              <w:bottom w:val="nil"/>
              <w:right w:val="nil"/>
            </w:tcBorders>
          </w:tcPr>
          <w:p ns2:paraId="2B2B951E" ns2:textId="77777777" w:rsidR="004A5950" w:rsidRDefault="004A5950" w:rsidP="00C90784">
            <w:pPr>
              <w:tabs>
                <w:tab w:val="decimal" w:pos="661"/>
                <w:tab w:val="left" w:pos="741"/>
              </w:tabs>
              <w:spacing w:before="15" w:after="15"/>
              <w:rPr>
                <w:sz w:val="18"/>
                <w:szCs w:val="18"/>
              </w:rPr>
            </w:pPr>
            <w:r>
              <w:rPr>
                <w:sz w:val="18"/>
                <w:szCs w:val="18"/>
              </w:rPr>
              <w:tab/>
              <w:t xml:space="preserve">13 </w:t>
            </w:r>
          </w:p>
        </w:tc>
        <w:tc>
          <w:tcPr>
            <w:tcW w:w="1296" w:type="dxa"/>
            <w:tcBorders>
              <w:top w:val="nil"/>
              <w:left w:val="nil"/>
              <w:bottom w:val="nil"/>
              <w:right w:val="single" w:sz="2" w:space="0" w:color="auto"/>
            </w:tcBorders>
          </w:tcPr>
          <w:p ns2:paraId="420466B5" ns2:textId="77777777" w:rsidR="004A5950" w:rsidRDefault="004A5950" w:rsidP="00C90784">
            <w:pPr>
              <w:tabs>
                <w:tab w:val="decimal" w:pos="459"/>
                <w:tab w:val="left" w:pos="539"/>
              </w:tabs>
              <w:spacing w:before="15" w:after="15"/>
              <w:rPr>
                <w:sz w:val="18"/>
                <w:szCs w:val="18"/>
              </w:rPr>
            </w:pPr>
            <w:r>
              <w:rPr>
                <w:sz w:val="18"/>
                <w:szCs w:val="18"/>
              </w:rPr>
              <w:tab/>
              <w:t xml:space="preserve">(24.5) </w:t>
            </w:r>
          </w:p>
        </w:tc>
        <w:tc>
          <w:tcPr>
            <w:tcW w:w="1296" w:type="dxa"/>
            <w:tcBorders>
              <w:top w:val="nil"/>
              <w:left w:val="nil"/>
              <w:bottom w:val="nil"/>
              <w:right w:val="nil"/>
            </w:tcBorders>
          </w:tcPr>
          <w:p ns2:paraId="3DE4FA2E" ns2:textId="77777777" w:rsidR="004A5950" w:rsidRDefault="004A5950" w:rsidP="00C90784">
            <w:pPr>
              <w:tabs>
                <w:tab w:val="decimal" w:pos="661"/>
                <w:tab w:val="left" w:pos="741"/>
              </w:tabs>
              <w:spacing w:before="15" w:after="15"/>
              <w:rPr>
                <w:sz w:val="18"/>
                <w:szCs w:val="18"/>
              </w:rPr>
            </w:pPr>
            <w:r>
              <w:rPr>
                <w:sz w:val="18"/>
                <w:szCs w:val="18"/>
              </w:rPr>
              <w:tab/>
              <w:t xml:space="preserve">4 </w:t>
            </w:r>
          </w:p>
        </w:tc>
        <w:tc>
          <w:tcPr>
            <w:tcW w:w="1296" w:type="dxa"/>
            <w:tcBorders>
              <w:top w:val="nil"/>
              <w:left w:val="nil"/>
              <w:bottom w:val="nil"/>
            </w:tcBorders>
          </w:tcPr>
          <w:p ns2:paraId="145E9B0B" ns2:textId="77777777" w:rsidR="004A5950" w:rsidRDefault="004A5950" w:rsidP="00C90784">
            <w:pPr>
              <w:tabs>
                <w:tab w:val="decimal" w:pos="459"/>
                <w:tab w:val="left" w:pos="539"/>
              </w:tabs>
              <w:spacing w:before="15" w:after="15"/>
              <w:rPr>
                <w:sz w:val="18"/>
                <w:szCs w:val="18"/>
              </w:rPr>
            </w:pPr>
            <w:r>
              <w:rPr>
                <w:sz w:val="18"/>
                <w:szCs w:val="18"/>
              </w:rPr>
              <w:tab/>
              <w:t xml:space="preserve">(36.4) </w:t>
            </w:r>
          </w:p>
        </w:tc>
      </w:tr>
      <w:tr w:rsidR="004A5950" ns2:paraId="6DBA147C" ns2: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0D810D47" ns2:textId="77777777" w:rsidR="004A5950" w:rsidRDefault="004A5950" w:rsidP="00C90784">
            <w:pPr>
              <w:spacing w:before="15" w:after="15"/>
              <w:ind w:left="160" w:right="1" w:hanging="160"/>
              <w:rPr>
                <w:sz w:val="18"/>
                <w:szCs w:val="18"/>
              </w:rPr>
            </w:pPr>
            <w:r>
              <w:rPr>
                <w:sz w:val="18"/>
                <w:szCs w:val="18"/>
              </w:rPr>
              <w:t xml:space="preserve">   Rash </w:t>
            </w:r>
          </w:p>
        </w:tc>
        <w:tc>
          <w:tcPr>
            <w:tcW w:w="1296" w:type="dxa"/>
            <w:tcBorders>
              <w:top w:val="nil"/>
              <w:left w:val="nil"/>
              <w:bottom w:val="nil"/>
              <w:right w:val="nil"/>
            </w:tcBorders>
          </w:tcPr>
          <w:p ns2:paraId="2AE712BE" ns2:textId="77777777" w:rsidR="004A5950" w:rsidRDefault="004A5950" w:rsidP="00C90784">
            <w:pPr>
              <w:tabs>
                <w:tab w:val="decimal" w:pos="661"/>
                <w:tab w:val="left" w:pos="741"/>
              </w:tabs>
              <w:spacing w:before="15" w:after="15"/>
              <w:rPr>
                <w:sz w:val="18"/>
                <w:szCs w:val="18"/>
              </w:rPr>
            </w:pPr>
            <w:r>
              <w:rPr>
                <w:sz w:val="18"/>
                <w:szCs w:val="18"/>
              </w:rPr>
              <w:tab/>
              <w:t xml:space="preserve">12 </w:t>
            </w:r>
          </w:p>
        </w:tc>
        <w:tc>
          <w:tcPr>
            <w:tcW w:w="1296" w:type="dxa"/>
            <w:tcBorders>
              <w:top w:val="nil"/>
              <w:left w:val="nil"/>
              <w:bottom w:val="nil"/>
              <w:right w:val="single" w:sz="2" w:space="0" w:color="auto"/>
            </w:tcBorders>
          </w:tcPr>
          <w:p ns2:paraId="7DC6D478" ns2:textId="77777777" w:rsidR="004A5950" w:rsidRDefault="004A5950" w:rsidP="00C90784">
            <w:pPr>
              <w:tabs>
                <w:tab w:val="decimal" w:pos="459"/>
                <w:tab w:val="left" w:pos="539"/>
              </w:tabs>
              <w:spacing w:before="15" w:after="15"/>
              <w:rPr>
                <w:sz w:val="18"/>
                <w:szCs w:val="18"/>
              </w:rPr>
            </w:pPr>
            <w:r>
              <w:rPr>
                <w:sz w:val="18"/>
                <w:szCs w:val="18"/>
              </w:rPr>
              <w:tab/>
              <w:t xml:space="preserve">(22.2) </w:t>
            </w:r>
          </w:p>
        </w:tc>
        <w:tc>
          <w:tcPr>
            <w:tcW w:w="1296" w:type="dxa"/>
            <w:tcBorders>
              <w:top w:val="nil"/>
              <w:left w:val="nil"/>
              <w:bottom w:val="nil"/>
              <w:right w:val="nil"/>
            </w:tcBorders>
          </w:tcPr>
          <w:p ns2:paraId="4FD1EA71" ns2:textId="77777777" w:rsidR="004A5950" w:rsidRDefault="004A5950" w:rsidP="00C90784">
            <w:pPr>
              <w:tabs>
                <w:tab w:val="decimal" w:pos="661"/>
                <w:tab w:val="left" w:pos="741"/>
              </w:tabs>
              <w:spacing w:before="15" w:after="15"/>
              <w:rPr>
                <w:sz w:val="18"/>
                <w:szCs w:val="18"/>
              </w:rPr>
            </w:pPr>
            <w:r>
              <w:rPr>
                <w:sz w:val="18"/>
                <w:szCs w:val="18"/>
              </w:rPr>
              <w:tab/>
              <w:t xml:space="preserve">9 </w:t>
            </w:r>
          </w:p>
        </w:tc>
        <w:tc>
          <w:tcPr>
            <w:tcW w:w="1296" w:type="dxa"/>
            <w:tcBorders>
              <w:top w:val="nil"/>
              <w:left w:val="nil"/>
              <w:bottom w:val="nil"/>
              <w:right w:val="single" w:sz="2" w:space="0" w:color="auto"/>
            </w:tcBorders>
          </w:tcPr>
          <w:p ns2:paraId="431BCBCA" ns2:textId="77777777" w:rsidR="004A5950" w:rsidRDefault="004A5950" w:rsidP="00C90784">
            <w:pPr>
              <w:tabs>
                <w:tab w:val="decimal" w:pos="459"/>
                <w:tab w:val="left" w:pos="539"/>
              </w:tabs>
              <w:spacing w:before="15" w:after="15"/>
              <w:rPr>
                <w:sz w:val="18"/>
                <w:szCs w:val="18"/>
              </w:rPr>
            </w:pPr>
            <w:r>
              <w:rPr>
                <w:sz w:val="18"/>
                <w:szCs w:val="18"/>
              </w:rPr>
              <w:tab/>
              <w:t xml:space="preserve">(17.0) </w:t>
            </w:r>
          </w:p>
        </w:tc>
        <w:tc>
          <w:tcPr>
            <w:tcW w:w="1296" w:type="dxa"/>
            <w:tcBorders>
              <w:top w:val="nil"/>
              <w:left w:val="nil"/>
              <w:bottom w:val="nil"/>
              <w:right w:val="nil"/>
            </w:tcBorders>
          </w:tcPr>
          <w:p ns2:paraId="1C65DCF3" ns2:textId="77777777" w:rsidR="004A5950" w:rsidRDefault="004A5950" w:rsidP="00C90784">
            <w:pPr>
              <w:tabs>
                <w:tab w:val="decimal" w:pos="661"/>
                <w:tab w:val="left" w:pos="741"/>
              </w:tabs>
              <w:spacing w:before="15" w:after="15"/>
              <w:rPr>
                <w:sz w:val="18"/>
                <w:szCs w:val="18"/>
              </w:rPr>
            </w:pPr>
            <w:r>
              <w:rPr>
                <w:sz w:val="18"/>
                <w:szCs w:val="18"/>
              </w:rPr>
              <w:tab/>
              <w:t xml:space="preserve">6 </w:t>
            </w:r>
          </w:p>
        </w:tc>
        <w:tc>
          <w:tcPr>
            <w:tcW w:w="1296" w:type="dxa"/>
            <w:tcBorders>
              <w:top w:val="nil"/>
              <w:left w:val="nil"/>
              <w:bottom w:val="nil"/>
            </w:tcBorders>
          </w:tcPr>
          <w:p ns2:paraId="0ADA2495" ns2:textId="77777777" w:rsidR="004A5950" w:rsidRDefault="004A5950" w:rsidP="00C90784">
            <w:pPr>
              <w:tabs>
                <w:tab w:val="decimal" w:pos="459"/>
                <w:tab w:val="left" w:pos="539"/>
              </w:tabs>
              <w:spacing w:before="15" w:after="15"/>
              <w:rPr>
                <w:sz w:val="18"/>
                <w:szCs w:val="18"/>
              </w:rPr>
            </w:pPr>
            <w:r>
              <w:rPr>
                <w:sz w:val="18"/>
                <w:szCs w:val="18"/>
              </w:rPr>
              <w:tab/>
              <w:t xml:space="preserve">(54.5) </w:t>
            </w:r>
          </w:p>
        </w:tc>
      </w:tr>
      <w:tr w:rsidR="004A5950" ns2:paraId="45DF6244" ns2: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16B0C745" ns2:textId="77777777" w:rsidR="004A5950" w:rsidRDefault="004A5950" w:rsidP="00C90784">
            <w:pPr>
              <w:spacing w:before="15" w:after="15"/>
              <w:ind w:left="160" w:right="1" w:hanging="160"/>
              <w:rPr>
                <w:sz w:val="18"/>
                <w:szCs w:val="18"/>
              </w:rPr>
            </w:pPr>
            <w:r>
              <w:rPr>
                <w:sz w:val="18"/>
                <w:szCs w:val="18"/>
              </w:rPr>
              <w:t xml:space="preserve">   Stomatitis </w:t>
            </w:r>
          </w:p>
        </w:tc>
        <w:tc>
          <w:tcPr>
            <w:tcW w:w="1296" w:type="dxa"/>
            <w:tcBorders>
              <w:top w:val="nil"/>
              <w:left w:val="nil"/>
              <w:bottom w:val="nil"/>
              <w:right w:val="nil"/>
            </w:tcBorders>
          </w:tcPr>
          <w:p ns2:paraId="16D95D0A" ns2:textId="77777777" w:rsidR="004A5950" w:rsidRDefault="004A5950" w:rsidP="00C90784">
            <w:pPr>
              <w:tabs>
                <w:tab w:val="decimal" w:pos="661"/>
                <w:tab w:val="left" w:pos="741"/>
              </w:tabs>
              <w:spacing w:before="15" w:after="15"/>
              <w:rPr>
                <w:sz w:val="18"/>
                <w:szCs w:val="18"/>
              </w:rPr>
            </w:pPr>
            <w:r>
              <w:rPr>
                <w:sz w:val="18"/>
                <w:szCs w:val="18"/>
              </w:rPr>
              <w:tab/>
              <w:t xml:space="preserve">12 </w:t>
            </w:r>
          </w:p>
        </w:tc>
        <w:tc>
          <w:tcPr>
            <w:tcW w:w="1296" w:type="dxa"/>
            <w:tcBorders>
              <w:top w:val="nil"/>
              <w:left w:val="nil"/>
              <w:bottom w:val="nil"/>
              <w:right w:val="single" w:sz="2" w:space="0" w:color="auto"/>
            </w:tcBorders>
          </w:tcPr>
          <w:p ns2:paraId="2BD2FA3D" ns2:textId="77777777" w:rsidR="004A5950" w:rsidRDefault="004A5950" w:rsidP="00C90784">
            <w:pPr>
              <w:tabs>
                <w:tab w:val="decimal" w:pos="459"/>
                <w:tab w:val="left" w:pos="539"/>
              </w:tabs>
              <w:spacing w:before="15" w:after="15"/>
              <w:rPr>
                <w:sz w:val="18"/>
                <w:szCs w:val="18"/>
              </w:rPr>
            </w:pPr>
            <w:r>
              <w:rPr>
                <w:sz w:val="18"/>
                <w:szCs w:val="18"/>
              </w:rPr>
              <w:tab/>
              <w:t xml:space="preserve">(22.2) </w:t>
            </w:r>
          </w:p>
        </w:tc>
        <w:tc>
          <w:tcPr>
            <w:tcW w:w="1296" w:type="dxa"/>
            <w:tcBorders>
              <w:top w:val="nil"/>
              <w:left w:val="nil"/>
              <w:bottom w:val="nil"/>
              <w:right w:val="nil"/>
            </w:tcBorders>
          </w:tcPr>
          <w:p ns2:paraId="57D6B313" ns2:textId="77777777" w:rsidR="004A5950" w:rsidRDefault="004A5950" w:rsidP="00C90784">
            <w:pPr>
              <w:tabs>
                <w:tab w:val="decimal" w:pos="661"/>
                <w:tab w:val="left" w:pos="741"/>
              </w:tabs>
              <w:spacing w:before="15" w:after="15"/>
              <w:rPr>
                <w:sz w:val="18"/>
                <w:szCs w:val="18"/>
              </w:rPr>
            </w:pPr>
            <w:r>
              <w:rPr>
                <w:sz w:val="18"/>
                <w:szCs w:val="18"/>
              </w:rPr>
              <w:tab/>
              <w:t xml:space="preserve">19 </w:t>
            </w:r>
          </w:p>
        </w:tc>
        <w:tc>
          <w:tcPr>
            <w:tcW w:w="1296" w:type="dxa"/>
            <w:tcBorders>
              <w:top w:val="nil"/>
              <w:left w:val="nil"/>
              <w:bottom w:val="nil"/>
              <w:right w:val="single" w:sz="2" w:space="0" w:color="auto"/>
            </w:tcBorders>
          </w:tcPr>
          <w:p ns2:paraId="62A0D397" ns2:textId="77777777" w:rsidR="004A5950" w:rsidRDefault="004A5950" w:rsidP="00C90784">
            <w:pPr>
              <w:tabs>
                <w:tab w:val="decimal" w:pos="459"/>
                <w:tab w:val="left" w:pos="539"/>
              </w:tabs>
              <w:spacing w:before="15" w:after="15"/>
              <w:rPr>
                <w:sz w:val="18"/>
                <w:szCs w:val="18"/>
              </w:rPr>
            </w:pPr>
            <w:r>
              <w:rPr>
                <w:sz w:val="18"/>
                <w:szCs w:val="18"/>
              </w:rPr>
              <w:tab/>
              <w:t xml:space="preserve">(35.8) </w:t>
            </w:r>
          </w:p>
        </w:tc>
        <w:tc>
          <w:tcPr>
            <w:tcW w:w="1296" w:type="dxa"/>
            <w:tcBorders>
              <w:top w:val="nil"/>
              <w:left w:val="nil"/>
              <w:bottom w:val="nil"/>
              <w:right w:val="nil"/>
            </w:tcBorders>
          </w:tcPr>
          <w:p ns2:paraId="4EE23314" ns2:textId="77777777" w:rsidR="004A5950" w:rsidRDefault="004A5950" w:rsidP="00C90784">
            <w:pPr>
              <w:tabs>
                <w:tab w:val="decimal" w:pos="661"/>
                <w:tab w:val="left" w:pos="741"/>
              </w:tabs>
              <w:spacing w:before="15" w:after="15"/>
              <w:rPr>
                <w:sz w:val="18"/>
                <w:szCs w:val="18"/>
              </w:rPr>
            </w:pPr>
            <w:r>
              <w:rPr>
                <w:sz w:val="18"/>
                <w:szCs w:val="18"/>
              </w:rPr>
              <w:tab/>
              <w:t xml:space="preserve">7 </w:t>
            </w:r>
          </w:p>
        </w:tc>
        <w:tc>
          <w:tcPr>
            <w:tcW w:w="1296" w:type="dxa"/>
            <w:tcBorders>
              <w:top w:val="nil"/>
              <w:left w:val="nil"/>
              <w:bottom w:val="nil"/>
            </w:tcBorders>
          </w:tcPr>
          <w:p ns2:paraId="56CE5D55" ns2:textId="77777777" w:rsidR="004A5950" w:rsidRDefault="004A5950" w:rsidP="00C90784">
            <w:pPr>
              <w:tabs>
                <w:tab w:val="decimal" w:pos="459"/>
                <w:tab w:val="left" w:pos="539"/>
              </w:tabs>
              <w:spacing w:before="15" w:after="15"/>
              <w:rPr>
                <w:sz w:val="18"/>
                <w:szCs w:val="18"/>
              </w:rPr>
            </w:pPr>
            <w:r>
              <w:rPr>
                <w:sz w:val="18"/>
                <w:szCs w:val="18"/>
              </w:rPr>
              <w:tab/>
              <w:t xml:space="preserve">(63.6) </w:t>
            </w:r>
          </w:p>
        </w:tc>
      </w:tr>
      <w:tr w:rsidR="004A5950" ns2:paraId="239A9C24" ns2: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25C9A31F" ns2:textId="77777777" w:rsidR="004A5950" w:rsidRDefault="004A5950" w:rsidP="00C90784">
            <w:pPr>
              <w:spacing w:before="15" w:after="15"/>
              <w:ind w:left="160" w:right="1" w:hanging="160"/>
              <w:rPr>
                <w:sz w:val="18"/>
                <w:szCs w:val="18"/>
              </w:rPr>
            </w:pPr>
            <w:r>
              <w:rPr>
                <w:sz w:val="18"/>
                <w:szCs w:val="18"/>
              </w:rPr>
              <w:t xml:space="preserve">   Aspartate aminotransferase increased </w:t>
            </w:r>
          </w:p>
        </w:tc>
        <w:tc>
          <w:tcPr>
            <w:tcW w:w="1296" w:type="dxa"/>
            <w:tcBorders>
              <w:top w:val="nil"/>
              <w:left w:val="nil"/>
              <w:bottom w:val="nil"/>
              <w:right w:val="nil"/>
            </w:tcBorders>
          </w:tcPr>
          <w:p ns2:paraId="43839CA0" ns2:textId="77777777" w:rsidR="004A5950" w:rsidRDefault="004A5950" w:rsidP="00C90784">
            <w:pPr>
              <w:tabs>
                <w:tab w:val="decimal" w:pos="661"/>
                <w:tab w:val="left" w:pos="741"/>
              </w:tabs>
              <w:spacing w:before="15" w:after="15"/>
              <w:rPr>
                <w:sz w:val="18"/>
                <w:szCs w:val="18"/>
              </w:rPr>
            </w:pPr>
            <w:r>
              <w:rPr>
                <w:sz w:val="18"/>
                <w:szCs w:val="18"/>
              </w:rPr>
              <w:tab/>
              <w:t xml:space="preserve">11 </w:t>
            </w:r>
          </w:p>
        </w:tc>
        <w:tc>
          <w:tcPr>
            <w:tcW w:w="1296" w:type="dxa"/>
            <w:tcBorders>
              <w:top w:val="nil"/>
              <w:left w:val="nil"/>
              <w:bottom w:val="nil"/>
              <w:right w:val="single" w:sz="2" w:space="0" w:color="auto"/>
            </w:tcBorders>
          </w:tcPr>
          <w:p ns2:paraId="2B1C8117" ns2:textId="77777777" w:rsidR="004A5950" w:rsidRDefault="004A5950" w:rsidP="00C90784">
            <w:pPr>
              <w:tabs>
                <w:tab w:val="decimal" w:pos="459"/>
                <w:tab w:val="left" w:pos="539"/>
              </w:tabs>
              <w:spacing w:before="15" w:after="15"/>
              <w:rPr>
                <w:sz w:val="18"/>
                <w:szCs w:val="18"/>
              </w:rPr>
            </w:pPr>
            <w:r>
              <w:rPr>
                <w:sz w:val="18"/>
                <w:szCs w:val="18"/>
              </w:rPr>
              <w:tab/>
              <w:t xml:space="preserve">(20.4) </w:t>
            </w:r>
          </w:p>
        </w:tc>
        <w:tc>
          <w:tcPr>
            <w:tcW w:w="1296" w:type="dxa"/>
            <w:tcBorders>
              <w:top w:val="nil"/>
              <w:left w:val="nil"/>
              <w:bottom w:val="nil"/>
              <w:right w:val="nil"/>
            </w:tcBorders>
          </w:tcPr>
          <w:p ns2:paraId="7F911675" ns2:textId="77777777" w:rsidR="004A5950" w:rsidRDefault="004A5950" w:rsidP="00C90784">
            <w:pPr>
              <w:tabs>
                <w:tab w:val="decimal" w:pos="661"/>
                <w:tab w:val="left" w:pos="741"/>
              </w:tabs>
              <w:spacing w:before="15" w:after="15"/>
              <w:rPr>
                <w:sz w:val="18"/>
                <w:szCs w:val="18"/>
              </w:rPr>
            </w:pPr>
            <w:r>
              <w:rPr>
                <w:sz w:val="18"/>
                <w:szCs w:val="18"/>
              </w:rPr>
              <w:tab/>
              <w:t xml:space="preserve">12 </w:t>
            </w:r>
          </w:p>
        </w:tc>
        <w:tc>
          <w:tcPr>
            <w:tcW w:w="1296" w:type="dxa"/>
            <w:tcBorders>
              <w:top w:val="nil"/>
              <w:left w:val="nil"/>
              <w:bottom w:val="nil"/>
              <w:right w:val="single" w:sz="2" w:space="0" w:color="auto"/>
            </w:tcBorders>
          </w:tcPr>
          <w:p ns2:paraId="7C17952A" ns2:textId="77777777" w:rsidR="004A5950" w:rsidRDefault="004A5950" w:rsidP="00C90784">
            <w:pPr>
              <w:tabs>
                <w:tab w:val="decimal" w:pos="459"/>
                <w:tab w:val="left" w:pos="539"/>
              </w:tabs>
              <w:spacing w:before="15" w:after="15"/>
              <w:rPr>
                <w:sz w:val="18"/>
                <w:szCs w:val="18"/>
              </w:rPr>
            </w:pPr>
            <w:r>
              <w:rPr>
                <w:sz w:val="18"/>
                <w:szCs w:val="18"/>
              </w:rPr>
              <w:tab/>
              <w:t xml:space="preserve">(22.6) </w:t>
            </w:r>
          </w:p>
        </w:tc>
        <w:tc>
          <w:tcPr>
            <w:tcW w:w="1296" w:type="dxa"/>
            <w:tcBorders>
              <w:top w:val="nil"/>
              <w:left w:val="nil"/>
              <w:bottom w:val="nil"/>
              <w:right w:val="nil"/>
            </w:tcBorders>
          </w:tcPr>
          <w:p ns2:paraId="2FC26678" ns2:textId="77777777" w:rsidR="004A5950" w:rsidRDefault="004A5950" w:rsidP="00C90784">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tcBorders>
          </w:tcPr>
          <w:p ns2:paraId="4FE1C6F6" ns2:textId="77777777" w:rsidR="004A5950" w:rsidRDefault="004A5950" w:rsidP="00C90784">
            <w:pPr>
              <w:tabs>
                <w:tab w:val="decimal" w:pos="459"/>
                <w:tab w:val="left" w:pos="539"/>
              </w:tabs>
              <w:spacing w:before="15" w:after="15"/>
              <w:rPr>
                <w:sz w:val="18"/>
                <w:szCs w:val="18"/>
              </w:rPr>
            </w:pPr>
            <w:r>
              <w:rPr>
                <w:sz w:val="18"/>
                <w:szCs w:val="18"/>
              </w:rPr>
              <w:tab/>
              <w:t xml:space="preserve">(9.1) </w:t>
            </w:r>
          </w:p>
        </w:tc>
      </w:tr>
      <w:tr w:rsidR="004A5950" ns2:paraId="2C8911B6" ns2: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7D64E392" ns2:textId="77777777" w:rsidR="004A5950" w:rsidRDefault="004A5950" w:rsidP="00C90784">
            <w:pPr>
              <w:spacing w:before="15" w:after="15"/>
              <w:ind w:left="160" w:right="1" w:hanging="160"/>
              <w:rPr>
                <w:sz w:val="18"/>
                <w:szCs w:val="18"/>
              </w:rPr>
            </w:pPr>
            <w:r>
              <w:rPr>
                <w:sz w:val="18"/>
                <w:szCs w:val="18"/>
              </w:rPr>
              <w:t xml:space="preserve">   Constipation </w:t>
            </w:r>
          </w:p>
        </w:tc>
        <w:tc>
          <w:tcPr>
            <w:tcW w:w="1296" w:type="dxa"/>
            <w:tcBorders>
              <w:top w:val="nil"/>
              <w:left w:val="nil"/>
              <w:bottom w:val="nil"/>
              <w:right w:val="nil"/>
            </w:tcBorders>
          </w:tcPr>
          <w:p ns2:paraId="227B57B8" ns2:textId="77777777" w:rsidR="004A5950" w:rsidRDefault="004A5950" w:rsidP="00C90784">
            <w:pPr>
              <w:tabs>
                <w:tab w:val="decimal" w:pos="661"/>
                <w:tab w:val="left" w:pos="741"/>
              </w:tabs>
              <w:spacing w:before="15" w:after="15"/>
              <w:rPr>
                <w:sz w:val="18"/>
                <w:szCs w:val="18"/>
              </w:rPr>
            </w:pPr>
            <w:r>
              <w:rPr>
                <w:sz w:val="18"/>
                <w:szCs w:val="18"/>
              </w:rPr>
              <w:tab/>
              <w:t xml:space="preserve">11 </w:t>
            </w:r>
          </w:p>
        </w:tc>
        <w:tc>
          <w:tcPr>
            <w:tcW w:w="1296" w:type="dxa"/>
            <w:tcBorders>
              <w:top w:val="nil"/>
              <w:left w:val="nil"/>
              <w:bottom w:val="nil"/>
              <w:right w:val="single" w:sz="2" w:space="0" w:color="auto"/>
            </w:tcBorders>
          </w:tcPr>
          <w:p ns2:paraId="70E0F519" ns2:textId="77777777" w:rsidR="004A5950" w:rsidRDefault="004A5950" w:rsidP="00C90784">
            <w:pPr>
              <w:tabs>
                <w:tab w:val="decimal" w:pos="459"/>
                <w:tab w:val="left" w:pos="539"/>
              </w:tabs>
              <w:spacing w:before="15" w:after="15"/>
              <w:rPr>
                <w:sz w:val="18"/>
                <w:szCs w:val="18"/>
              </w:rPr>
            </w:pPr>
            <w:r>
              <w:rPr>
                <w:sz w:val="18"/>
                <w:szCs w:val="18"/>
              </w:rPr>
              <w:tab/>
              <w:t xml:space="preserve">(20.4) </w:t>
            </w:r>
          </w:p>
        </w:tc>
        <w:tc>
          <w:tcPr>
            <w:tcW w:w="1296" w:type="dxa"/>
            <w:tcBorders>
              <w:top w:val="nil"/>
              <w:left w:val="nil"/>
              <w:bottom w:val="nil"/>
              <w:right w:val="nil"/>
            </w:tcBorders>
          </w:tcPr>
          <w:p ns2:paraId="0127B653" ns2:textId="77777777" w:rsidR="004A5950" w:rsidRDefault="004A5950" w:rsidP="00C90784">
            <w:pPr>
              <w:tabs>
                <w:tab w:val="decimal" w:pos="661"/>
                <w:tab w:val="left" w:pos="741"/>
              </w:tabs>
              <w:spacing w:before="15" w:after="15"/>
              <w:rPr>
                <w:sz w:val="18"/>
                <w:szCs w:val="18"/>
              </w:rPr>
            </w:pPr>
            <w:r>
              <w:rPr>
                <w:sz w:val="18"/>
                <w:szCs w:val="18"/>
              </w:rPr>
              <w:tab/>
              <w:t xml:space="preserve">11 </w:t>
            </w:r>
          </w:p>
        </w:tc>
        <w:tc>
          <w:tcPr>
            <w:tcW w:w="1296" w:type="dxa"/>
            <w:tcBorders>
              <w:top w:val="nil"/>
              <w:left w:val="nil"/>
              <w:bottom w:val="nil"/>
              <w:right w:val="single" w:sz="2" w:space="0" w:color="auto"/>
            </w:tcBorders>
          </w:tcPr>
          <w:p ns2:paraId="6B8A338A" ns2:textId="77777777" w:rsidR="004A5950" w:rsidRDefault="004A5950" w:rsidP="00C90784">
            <w:pPr>
              <w:tabs>
                <w:tab w:val="decimal" w:pos="459"/>
                <w:tab w:val="left" w:pos="539"/>
              </w:tabs>
              <w:spacing w:before="15" w:after="15"/>
              <w:rPr>
                <w:sz w:val="18"/>
                <w:szCs w:val="18"/>
              </w:rPr>
            </w:pPr>
            <w:r>
              <w:rPr>
                <w:sz w:val="18"/>
                <w:szCs w:val="18"/>
              </w:rPr>
              <w:tab/>
              <w:t xml:space="preserve">(20.8) </w:t>
            </w:r>
          </w:p>
        </w:tc>
        <w:tc>
          <w:tcPr>
            <w:tcW w:w="1296" w:type="dxa"/>
            <w:tcBorders>
              <w:top w:val="nil"/>
              <w:left w:val="nil"/>
              <w:bottom w:val="nil"/>
              <w:right w:val="nil"/>
            </w:tcBorders>
          </w:tcPr>
          <w:p ns2:paraId="2FE8277A" ns2:textId="77777777" w:rsidR="004A5950" w:rsidRDefault="004A5950" w:rsidP="00C90784">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tcBorders>
          </w:tcPr>
          <w:p ns2:paraId="783F3960" ns2:textId="77777777" w:rsidR="004A5950" w:rsidRDefault="004A5950" w:rsidP="00C90784">
            <w:pPr>
              <w:tabs>
                <w:tab w:val="decimal" w:pos="459"/>
                <w:tab w:val="left" w:pos="539"/>
              </w:tabs>
              <w:spacing w:before="15" w:after="15"/>
              <w:rPr>
                <w:sz w:val="18"/>
                <w:szCs w:val="18"/>
              </w:rPr>
            </w:pPr>
            <w:r>
              <w:rPr>
                <w:sz w:val="18"/>
                <w:szCs w:val="18"/>
              </w:rPr>
              <w:tab/>
              <w:t xml:space="preserve">(18.2) </w:t>
            </w:r>
          </w:p>
        </w:tc>
      </w:tr>
      <w:tr w:rsidR="004A5950" ns2:paraId="66CED608" ns2: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21793415" ns2:textId="77777777" w:rsidR="004A5950" w:rsidRDefault="004A5950" w:rsidP="00C90784">
            <w:pPr>
              <w:spacing w:before="15" w:after="15"/>
              <w:ind w:left="160" w:right="1" w:hanging="160"/>
              <w:rPr>
                <w:sz w:val="18"/>
                <w:szCs w:val="18"/>
              </w:rPr>
            </w:pPr>
            <w:r>
              <w:rPr>
                <w:sz w:val="18"/>
                <w:szCs w:val="18"/>
              </w:rPr>
              <w:t xml:space="preserve">   Decreased appetite </w:t>
            </w:r>
          </w:p>
        </w:tc>
        <w:tc>
          <w:tcPr>
            <w:tcW w:w="1296" w:type="dxa"/>
            <w:tcBorders>
              <w:top w:val="nil"/>
              <w:left w:val="nil"/>
              <w:bottom w:val="nil"/>
              <w:right w:val="nil"/>
            </w:tcBorders>
          </w:tcPr>
          <w:p ns2:paraId="41CFCF9D" ns2:textId="77777777" w:rsidR="004A5950" w:rsidRDefault="004A5950" w:rsidP="00C90784">
            <w:pPr>
              <w:tabs>
                <w:tab w:val="decimal" w:pos="661"/>
                <w:tab w:val="left" w:pos="741"/>
              </w:tabs>
              <w:spacing w:before="15" w:after="15"/>
              <w:rPr>
                <w:sz w:val="18"/>
                <w:szCs w:val="18"/>
              </w:rPr>
            </w:pPr>
            <w:r>
              <w:rPr>
                <w:sz w:val="18"/>
                <w:szCs w:val="18"/>
              </w:rPr>
              <w:tab/>
              <w:t xml:space="preserve">11 </w:t>
            </w:r>
          </w:p>
        </w:tc>
        <w:tc>
          <w:tcPr>
            <w:tcW w:w="1296" w:type="dxa"/>
            <w:tcBorders>
              <w:top w:val="nil"/>
              <w:left w:val="nil"/>
              <w:bottom w:val="nil"/>
              <w:right w:val="single" w:sz="2" w:space="0" w:color="auto"/>
            </w:tcBorders>
          </w:tcPr>
          <w:p ns2:paraId="5C5C8689" ns2:textId="77777777" w:rsidR="004A5950" w:rsidRDefault="004A5950" w:rsidP="00C90784">
            <w:pPr>
              <w:tabs>
                <w:tab w:val="decimal" w:pos="459"/>
                <w:tab w:val="left" w:pos="539"/>
              </w:tabs>
              <w:spacing w:before="15" w:after="15"/>
              <w:rPr>
                <w:sz w:val="18"/>
                <w:szCs w:val="18"/>
              </w:rPr>
            </w:pPr>
            <w:r>
              <w:rPr>
                <w:sz w:val="18"/>
                <w:szCs w:val="18"/>
              </w:rPr>
              <w:tab/>
              <w:t xml:space="preserve">(20.4) </w:t>
            </w:r>
          </w:p>
        </w:tc>
        <w:tc>
          <w:tcPr>
            <w:tcW w:w="1296" w:type="dxa"/>
            <w:tcBorders>
              <w:top w:val="nil"/>
              <w:left w:val="nil"/>
              <w:bottom w:val="nil"/>
              <w:right w:val="nil"/>
            </w:tcBorders>
          </w:tcPr>
          <w:p ns2:paraId="64A22111" ns2:textId="77777777" w:rsidR="004A5950" w:rsidRDefault="004A5950" w:rsidP="00C90784">
            <w:pPr>
              <w:tabs>
                <w:tab w:val="decimal" w:pos="661"/>
                <w:tab w:val="left" w:pos="741"/>
              </w:tabs>
              <w:spacing w:before="15" w:after="15"/>
              <w:rPr>
                <w:sz w:val="18"/>
                <w:szCs w:val="18"/>
              </w:rPr>
            </w:pPr>
            <w:r>
              <w:rPr>
                <w:sz w:val="18"/>
                <w:szCs w:val="18"/>
              </w:rPr>
              <w:tab/>
              <w:t xml:space="preserve">12 </w:t>
            </w:r>
          </w:p>
        </w:tc>
        <w:tc>
          <w:tcPr>
            <w:tcW w:w="1296" w:type="dxa"/>
            <w:tcBorders>
              <w:top w:val="nil"/>
              <w:left w:val="nil"/>
              <w:bottom w:val="nil"/>
              <w:right w:val="single" w:sz="2" w:space="0" w:color="auto"/>
            </w:tcBorders>
          </w:tcPr>
          <w:p ns2:paraId="3ADB6736" ns2:textId="77777777" w:rsidR="004A5950" w:rsidRDefault="004A5950" w:rsidP="00C90784">
            <w:pPr>
              <w:tabs>
                <w:tab w:val="decimal" w:pos="459"/>
                <w:tab w:val="left" w:pos="539"/>
              </w:tabs>
              <w:spacing w:before="15" w:after="15"/>
              <w:rPr>
                <w:sz w:val="18"/>
                <w:szCs w:val="18"/>
              </w:rPr>
            </w:pPr>
            <w:r>
              <w:rPr>
                <w:sz w:val="18"/>
                <w:szCs w:val="18"/>
              </w:rPr>
              <w:tab/>
              <w:t xml:space="preserve">(22.6) </w:t>
            </w:r>
          </w:p>
        </w:tc>
        <w:tc>
          <w:tcPr>
            <w:tcW w:w="1296" w:type="dxa"/>
            <w:tcBorders>
              <w:top w:val="nil"/>
              <w:left w:val="nil"/>
              <w:bottom w:val="nil"/>
              <w:right w:val="nil"/>
            </w:tcBorders>
          </w:tcPr>
          <w:p ns2:paraId="0E135AE3" ns2:textId="77777777" w:rsidR="004A5950" w:rsidRDefault="004A5950" w:rsidP="00C90784">
            <w:pPr>
              <w:tabs>
                <w:tab w:val="decimal" w:pos="661"/>
                <w:tab w:val="left" w:pos="741"/>
              </w:tabs>
              <w:spacing w:before="15" w:after="15"/>
              <w:rPr>
                <w:sz w:val="18"/>
                <w:szCs w:val="18"/>
              </w:rPr>
            </w:pPr>
            <w:r>
              <w:rPr>
                <w:sz w:val="18"/>
                <w:szCs w:val="18"/>
              </w:rPr>
              <w:tab/>
              <w:t xml:space="preserve">5 </w:t>
            </w:r>
          </w:p>
        </w:tc>
        <w:tc>
          <w:tcPr>
            <w:tcW w:w="1296" w:type="dxa"/>
            <w:tcBorders>
              <w:top w:val="nil"/>
              <w:left w:val="nil"/>
              <w:bottom w:val="nil"/>
            </w:tcBorders>
          </w:tcPr>
          <w:p ns2:paraId="179268E5" ns2:textId="77777777" w:rsidR="004A5950" w:rsidRDefault="004A5950" w:rsidP="00C90784">
            <w:pPr>
              <w:tabs>
                <w:tab w:val="decimal" w:pos="459"/>
                <w:tab w:val="left" w:pos="539"/>
              </w:tabs>
              <w:spacing w:before="15" w:after="15"/>
              <w:rPr>
                <w:sz w:val="18"/>
                <w:szCs w:val="18"/>
              </w:rPr>
            </w:pPr>
            <w:r>
              <w:rPr>
                <w:sz w:val="18"/>
                <w:szCs w:val="18"/>
              </w:rPr>
              <w:tab/>
              <w:t xml:space="preserve">(45.5) </w:t>
            </w:r>
          </w:p>
        </w:tc>
      </w:tr>
      <w:tr w:rsidR="004A5950" ns2:paraId="42DF62BD" ns2: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27F5DDA1" ns2:textId="77777777" w:rsidR="004A5950" w:rsidRDefault="004A5950" w:rsidP="00C90784">
            <w:pPr>
              <w:spacing w:before="15" w:after="15"/>
              <w:ind w:left="160" w:right="1" w:hanging="160"/>
              <w:rPr>
                <w:sz w:val="18"/>
                <w:szCs w:val="18"/>
              </w:rPr>
            </w:pPr>
            <w:r>
              <w:rPr>
                <w:sz w:val="18"/>
                <w:szCs w:val="18"/>
              </w:rPr>
              <w:t xml:space="preserve">   Pneumonia </w:t>
            </w:r>
          </w:p>
        </w:tc>
        <w:tc>
          <w:tcPr>
            <w:tcW w:w="1296" w:type="dxa"/>
            <w:tcBorders>
              <w:top w:val="nil"/>
              <w:left w:val="nil"/>
              <w:bottom w:val="nil"/>
              <w:right w:val="nil"/>
            </w:tcBorders>
          </w:tcPr>
          <w:p ns2:paraId="1E443279" ns2:textId="77777777" w:rsidR="004A5950" w:rsidRDefault="004A5950" w:rsidP="00C90784">
            <w:pPr>
              <w:tabs>
                <w:tab w:val="decimal" w:pos="661"/>
                <w:tab w:val="left" w:pos="741"/>
              </w:tabs>
              <w:spacing w:before="15" w:after="15"/>
              <w:rPr>
                <w:sz w:val="18"/>
                <w:szCs w:val="18"/>
              </w:rPr>
            </w:pPr>
            <w:r>
              <w:rPr>
                <w:sz w:val="18"/>
                <w:szCs w:val="18"/>
              </w:rPr>
              <w:tab/>
              <w:t xml:space="preserve">11 </w:t>
            </w:r>
          </w:p>
        </w:tc>
        <w:tc>
          <w:tcPr>
            <w:tcW w:w="1296" w:type="dxa"/>
            <w:tcBorders>
              <w:top w:val="nil"/>
              <w:left w:val="nil"/>
              <w:bottom w:val="nil"/>
              <w:right w:val="single" w:sz="2" w:space="0" w:color="auto"/>
            </w:tcBorders>
          </w:tcPr>
          <w:p ns2:paraId="3950FC49" ns2:textId="77777777" w:rsidR="004A5950" w:rsidRDefault="004A5950" w:rsidP="00C90784">
            <w:pPr>
              <w:tabs>
                <w:tab w:val="decimal" w:pos="459"/>
                <w:tab w:val="left" w:pos="539"/>
              </w:tabs>
              <w:spacing w:before="15" w:after="15"/>
              <w:rPr>
                <w:sz w:val="18"/>
                <w:szCs w:val="18"/>
              </w:rPr>
            </w:pPr>
            <w:r>
              <w:rPr>
                <w:sz w:val="18"/>
                <w:szCs w:val="18"/>
              </w:rPr>
              <w:tab/>
              <w:t xml:space="preserve">(20.4) </w:t>
            </w:r>
          </w:p>
        </w:tc>
        <w:tc>
          <w:tcPr>
            <w:tcW w:w="1296" w:type="dxa"/>
            <w:tcBorders>
              <w:top w:val="nil"/>
              <w:left w:val="nil"/>
              <w:bottom w:val="nil"/>
              <w:right w:val="nil"/>
            </w:tcBorders>
          </w:tcPr>
          <w:p ns2:paraId="72EB5C6D" ns2:textId="77777777" w:rsidR="004A5950" w:rsidRDefault="004A5950" w:rsidP="00C90784">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right w:val="single" w:sz="2" w:space="0" w:color="auto"/>
            </w:tcBorders>
          </w:tcPr>
          <w:p ns2:paraId="4A45AE9E" ns2:textId="77777777" w:rsidR="004A5950" w:rsidRDefault="004A5950" w:rsidP="00C90784">
            <w:pPr>
              <w:tabs>
                <w:tab w:val="decimal" w:pos="459"/>
                <w:tab w:val="left" w:pos="539"/>
              </w:tabs>
              <w:spacing w:before="15" w:after="15"/>
              <w:rPr>
                <w:sz w:val="18"/>
                <w:szCs w:val="18"/>
              </w:rPr>
            </w:pPr>
            <w:r>
              <w:rPr>
                <w:sz w:val="18"/>
                <w:szCs w:val="18"/>
              </w:rPr>
              <w:tab/>
              <w:t xml:space="preserve">(1.9) </w:t>
            </w:r>
          </w:p>
        </w:tc>
        <w:tc>
          <w:tcPr>
            <w:tcW w:w="1296" w:type="dxa"/>
            <w:tcBorders>
              <w:top w:val="nil"/>
              <w:left w:val="nil"/>
              <w:bottom w:val="nil"/>
              <w:right w:val="nil"/>
            </w:tcBorders>
          </w:tcPr>
          <w:p ns2:paraId="6E48C853" ns2:textId="77777777" w:rsidR="004A5950" w:rsidRDefault="004A5950" w:rsidP="00C90784">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tcBorders>
          </w:tcPr>
          <w:p ns2:paraId="793A0BB0" ns2:textId="77777777" w:rsidR="004A5950" w:rsidRDefault="004A5950" w:rsidP="00C90784">
            <w:pPr>
              <w:tabs>
                <w:tab w:val="decimal" w:pos="459"/>
                <w:tab w:val="left" w:pos="539"/>
              </w:tabs>
              <w:spacing w:before="15" w:after="15"/>
              <w:rPr>
                <w:sz w:val="18"/>
                <w:szCs w:val="18"/>
              </w:rPr>
            </w:pPr>
            <w:r>
              <w:rPr>
                <w:sz w:val="18"/>
                <w:szCs w:val="18"/>
              </w:rPr>
              <w:tab/>
              <w:t xml:space="preserve">(9.1) </w:t>
            </w:r>
          </w:p>
        </w:tc>
      </w:tr>
      <w:tr w:rsidR="004A5950" ns2:paraId="40CABD49" ns2: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0EDBB39F" ns2:textId="77777777" w:rsidR="004A5950" w:rsidRDefault="004A5950" w:rsidP="00C90784">
            <w:pPr>
              <w:spacing w:before="15" w:after="15"/>
              <w:ind w:left="160" w:right="1" w:hanging="160"/>
              <w:rPr>
                <w:sz w:val="18"/>
                <w:szCs w:val="18"/>
              </w:rPr>
            </w:pPr>
            <w:r>
              <w:rPr>
                <w:sz w:val="18"/>
                <w:szCs w:val="18"/>
              </w:rPr>
              <w:t xml:space="preserve">   Gamma-glutamyltransferase increased </w:t>
            </w:r>
          </w:p>
        </w:tc>
        <w:tc>
          <w:tcPr>
            <w:tcW w:w="1296" w:type="dxa"/>
            <w:tcBorders>
              <w:top w:val="nil"/>
              <w:left w:val="nil"/>
              <w:bottom w:val="nil"/>
              <w:right w:val="nil"/>
            </w:tcBorders>
          </w:tcPr>
          <w:p ns2:paraId="1D868EC4" ns2:textId="77777777" w:rsidR="004A5950" w:rsidRDefault="004A5950" w:rsidP="00C90784">
            <w:pPr>
              <w:tabs>
                <w:tab w:val="decimal" w:pos="661"/>
                <w:tab w:val="left" w:pos="741"/>
              </w:tabs>
              <w:spacing w:before="15" w:after="15"/>
              <w:rPr>
                <w:sz w:val="18"/>
                <w:szCs w:val="18"/>
              </w:rPr>
            </w:pPr>
            <w:r>
              <w:rPr>
                <w:sz w:val="18"/>
                <w:szCs w:val="18"/>
              </w:rPr>
              <w:tab/>
              <w:t xml:space="preserve">10 </w:t>
            </w:r>
          </w:p>
        </w:tc>
        <w:tc>
          <w:tcPr>
            <w:tcW w:w="1296" w:type="dxa"/>
            <w:tcBorders>
              <w:top w:val="nil"/>
              <w:left w:val="nil"/>
              <w:bottom w:val="nil"/>
              <w:right w:val="single" w:sz="2" w:space="0" w:color="auto"/>
            </w:tcBorders>
          </w:tcPr>
          <w:p ns2:paraId="4E1FAAED" ns2:textId="77777777" w:rsidR="004A5950" w:rsidRDefault="004A5950" w:rsidP="00C90784">
            <w:pPr>
              <w:tabs>
                <w:tab w:val="decimal" w:pos="459"/>
                <w:tab w:val="left" w:pos="539"/>
              </w:tabs>
              <w:spacing w:before="15" w:after="15"/>
              <w:rPr>
                <w:sz w:val="18"/>
                <w:szCs w:val="18"/>
              </w:rPr>
            </w:pPr>
            <w:r>
              <w:rPr>
                <w:sz w:val="18"/>
                <w:szCs w:val="18"/>
              </w:rPr>
              <w:tab/>
              <w:t xml:space="preserve">(18.5) </w:t>
            </w:r>
          </w:p>
        </w:tc>
        <w:tc>
          <w:tcPr>
            <w:tcW w:w="1296" w:type="dxa"/>
            <w:tcBorders>
              <w:top w:val="nil"/>
              <w:left w:val="nil"/>
              <w:bottom w:val="nil"/>
              <w:right w:val="nil"/>
            </w:tcBorders>
          </w:tcPr>
          <w:p ns2:paraId="2FED2901" ns2:textId="77777777" w:rsidR="004A5950" w:rsidRDefault="004A5950" w:rsidP="00C90784">
            <w:pPr>
              <w:tabs>
                <w:tab w:val="decimal" w:pos="661"/>
                <w:tab w:val="left" w:pos="741"/>
              </w:tabs>
              <w:spacing w:before="15" w:after="15"/>
              <w:rPr>
                <w:sz w:val="18"/>
                <w:szCs w:val="18"/>
              </w:rPr>
            </w:pPr>
            <w:r>
              <w:rPr>
                <w:sz w:val="18"/>
                <w:szCs w:val="18"/>
              </w:rPr>
              <w:tab/>
              <w:t xml:space="preserve">7 </w:t>
            </w:r>
          </w:p>
        </w:tc>
        <w:tc>
          <w:tcPr>
            <w:tcW w:w="1296" w:type="dxa"/>
            <w:tcBorders>
              <w:top w:val="nil"/>
              <w:left w:val="nil"/>
              <w:bottom w:val="nil"/>
              <w:right w:val="single" w:sz="2" w:space="0" w:color="auto"/>
            </w:tcBorders>
          </w:tcPr>
          <w:p ns2:paraId="384ADC36" ns2:textId="77777777" w:rsidR="004A5950" w:rsidRDefault="004A5950" w:rsidP="00C90784">
            <w:pPr>
              <w:tabs>
                <w:tab w:val="decimal" w:pos="459"/>
                <w:tab w:val="left" w:pos="539"/>
              </w:tabs>
              <w:spacing w:before="15" w:after="15"/>
              <w:rPr>
                <w:sz w:val="18"/>
                <w:szCs w:val="18"/>
              </w:rPr>
            </w:pPr>
            <w:r>
              <w:rPr>
                <w:sz w:val="18"/>
                <w:szCs w:val="18"/>
              </w:rPr>
              <w:tab/>
              <w:t xml:space="preserve">(13.2) </w:t>
            </w:r>
          </w:p>
        </w:tc>
        <w:tc>
          <w:tcPr>
            <w:tcW w:w="1296" w:type="dxa"/>
            <w:tcBorders>
              <w:top w:val="nil"/>
              <w:left w:val="nil"/>
              <w:bottom w:val="nil"/>
              <w:right w:val="nil"/>
            </w:tcBorders>
          </w:tcPr>
          <w:p ns2:paraId="2AEEDD15" ns2:textId="77777777" w:rsidR="004A5950" w:rsidRDefault="004A5950" w:rsidP="00C90784">
            <w:pPr>
              <w:tabs>
                <w:tab w:val="decimal" w:pos="661"/>
                <w:tab w:val="left" w:pos="741"/>
              </w:tabs>
              <w:spacing w:before="15" w:after="15"/>
              <w:rPr>
                <w:sz w:val="18"/>
                <w:szCs w:val="18"/>
              </w:rPr>
            </w:pPr>
            <w:r>
              <w:rPr>
                <w:sz w:val="18"/>
                <w:szCs w:val="18"/>
              </w:rPr>
              <w:tab/>
              <w:t xml:space="preserve">3 </w:t>
            </w:r>
          </w:p>
        </w:tc>
        <w:tc>
          <w:tcPr>
            <w:tcW w:w="1296" w:type="dxa"/>
            <w:tcBorders>
              <w:top w:val="nil"/>
              <w:left w:val="nil"/>
              <w:bottom w:val="nil"/>
            </w:tcBorders>
          </w:tcPr>
          <w:p ns2:paraId="28A443D3" ns2:textId="77777777" w:rsidR="004A5950" w:rsidRDefault="004A5950" w:rsidP="00C90784">
            <w:pPr>
              <w:tabs>
                <w:tab w:val="decimal" w:pos="459"/>
                <w:tab w:val="left" w:pos="539"/>
              </w:tabs>
              <w:spacing w:before="15" w:after="15"/>
              <w:rPr>
                <w:sz w:val="18"/>
                <w:szCs w:val="18"/>
              </w:rPr>
            </w:pPr>
            <w:r>
              <w:rPr>
                <w:sz w:val="18"/>
                <w:szCs w:val="18"/>
              </w:rPr>
              <w:tab/>
              <w:t xml:space="preserve">(27.3) </w:t>
            </w:r>
          </w:p>
        </w:tc>
      </w:tr>
      <w:tr w:rsidR="004A5950" ns2:paraId="114971CC" ns2: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3CCC65DF" ns2:textId="77777777" w:rsidR="004A5950" w:rsidRDefault="004A5950" w:rsidP="00C90784">
            <w:pPr>
              <w:spacing w:before="15" w:after="15"/>
              <w:ind w:left="160" w:right="1" w:hanging="160"/>
              <w:rPr>
                <w:sz w:val="18"/>
                <w:szCs w:val="18"/>
              </w:rPr>
            </w:pPr>
            <w:r>
              <w:rPr>
                <w:sz w:val="18"/>
                <w:szCs w:val="18"/>
              </w:rPr>
              <w:t xml:space="preserve">   Nausea </w:t>
            </w:r>
          </w:p>
        </w:tc>
        <w:tc>
          <w:tcPr>
            <w:tcW w:w="1296" w:type="dxa"/>
            <w:tcBorders>
              <w:top w:val="nil"/>
              <w:left w:val="nil"/>
              <w:bottom w:val="nil"/>
              <w:right w:val="nil"/>
            </w:tcBorders>
          </w:tcPr>
          <w:p ns2:paraId="086CF960" ns2:textId="77777777" w:rsidR="004A5950" w:rsidRDefault="004A5950" w:rsidP="00C90784">
            <w:pPr>
              <w:tabs>
                <w:tab w:val="decimal" w:pos="661"/>
                <w:tab w:val="left" w:pos="741"/>
              </w:tabs>
              <w:spacing w:before="15" w:after="15"/>
              <w:rPr>
                <w:sz w:val="18"/>
                <w:szCs w:val="18"/>
              </w:rPr>
            </w:pPr>
            <w:r>
              <w:rPr>
                <w:sz w:val="18"/>
                <w:szCs w:val="18"/>
              </w:rPr>
              <w:tab/>
              <w:t xml:space="preserve">10 </w:t>
            </w:r>
          </w:p>
        </w:tc>
        <w:tc>
          <w:tcPr>
            <w:tcW w:w="1296" w:type="dxa"/>
            <w:tcBorders>
              <w:top w:val="nil"/>
              <w:left w:val="nil"/>
              <w:bottom w:val="nil"/>
              <w:right w:val="single" w:sz="2" w:space="0" w:color="auto"/>
            </w:tcBorders>
          </w:tcPr>
          <w:p ns2:paraId="57A797CA" ns2:textId="77777777" w:rsidR="004A5950" w:rsidRDefault="004A5950" w:rsidP="00C90784">
            <w:pPr>
              <w:tabs>
                <w:tab w:val="decimal" w:pos="459"/>
                <w:tab w:val="left" w:pos="539"/>
              </w:tabs>
              <w:spacing w:before="15" w:after="15"/>
              <w:rPr>
                <w:sz w:val="18"/>
                <w:szCs w:val="18"/>
              </w:rPr>
            </w:pPr>
            <w:r>
              <w:rPr>
                <w:sz w:val="18"/>
                <w:szCs w:val="18"/>
              </w:rPr>
              <w:tab/>
              <w:t xml:space="preserve">(18.5) </w:t>
            </w:r>
          </w:p>
        </w:tc>
        <w:tc>
          <w:tcPr>
            <w:tcW w:w="1296" w:type="dxa"/>
            <w:tcBorders>
              <w:top w:val="nil"/>
              <w:left w:val="nil"/>
              <w:bottom w:val="nil"/>
              <w:right w:val="nil"/>
            </w:tcBorders>
          </w:tcPr>
          <w:p ns2:paraId="5376F7E6" ns2:textId="77777777" w:rsidR="004A5950" w:rsidRDefault="004A5950" w:rsidP="00C90784">
            <w:pPr>
              <w:tabs>
                <w:tab w:val="decimal" w:pos="661"/>
                <w:tab w:val="left" w:pos="741"/>
              </w:tabs>
              <w:spacing w:before="15" w:after="15"/>
              <w:rPr>
                <w:sz w:val="18"/>
                <w:szCs w:val="18"/>
              </w:rPr>
            </w:pPr>
            <w:r>
              <w:rPr>
                <w:sz w:val="18"/>
                <w:szCs w:val="18"/>
              </w:rPr>
              <w:tab/>
              <w:t xml:space="preserve">8 </w:t>
            </w:r>
          </w:p>
        </w:tc>
        <w:tc>
          <w:tcPr>
            <w:tcW w:w="1296" w:type="dxa"/>
            <w:tcBorders>
              <w:top w:val="nil"/>
              <w:left w:val="nil"/>
              <w:bottom w:val="nil"/>
              <w:right w:val="single" w:sz="2" w:space="0" w:color="auto"/>
            </w:tcBorders>
          </w:tcPr>
          <w:p ns2:paraId="16111264" ns2:textId="77777777" w:rsidR="004A5950" w:rsidRDefault="004A5950" w:rsidP="00C90784">
            <w:pPr>
              <w:tabs>
                <w:tab w:val="decimal" w:pos="459"/>
                <w:tab w:val="left" w:pos="539"/>
              </w:tabs>
              <w:spacing w:before="15" w:after="15"/>
              <w:rPr>
                <w:sz w:val="18"/>
                <w:szCs w:val="18"/>
              </w:rPr>
            </w:pPr>
            <w:r>
              <w:rPr>
                <w:sz w:val="18"/>
                <w:szCs w:val="18"/>
              </w:rPr>
              <w:tab/>
              <w:t xml:space="preserve">(15.1) </w:t>
            </w:r>
          </w:p>
        </w:tc>
        <w:tc>
          <w:tcPr>
            <w:tcW w:w="1296" w:type="dxa"/>
            <w:tcBorders>
              <w:top w:val="nil"/>
              <w:left w:val="nil"/>
              <w:bottom w:val="nil"/>
              <w:right w:val="nil"/>
            </w:tcBorders>
          </w:tcPr>
          <w:p ns2:paraId="27FB4605" ns2:textId="77777777" w:rsidR="004A5950" w:rsidRDefault="004A5950" w:rsidP="00C90784">
            <w:pPr>
              <w:tabs>
                <w:tab w:val="decimal" w:pos="661"/>
                <w:tab w:val="left" w:pos="741"/>
              </w:tabs>
              <w:spacing w:before="15" w:after="15"/>
              <w:rPr>
                <w:sz w:val="18"/>
                <w:szCs w:val="18"/>
              </w:rPr>
            </w:pPr>
            <w:r>
              <w:rPr>
                <w:sz w:val="18"/>
                <w:szCs w:val="18"/>
              </w:rPr>
              <w:tab/>
              <w:t xml:space="preserve">3 </w:t>
            </w:r>
          </w:p>
        </w:tc>
        <w:tc>
          <w:tcPr>
            <w:tcW w:w="1296" w:type="dxa"/>
            <w:tcBorders>
              <w:top w:val="nil"/>
              <w:left w:val="nil"/>
              <w:bottom w:val="nil"/>
            </w:tcBorders>
          </w:tcPr>
          <w:p ns2:paraId="6DB9F06D" ns2:textId="77777777" w:rsidR="004A5950" w:rsidRDefault="004A5950" w:rsidP="00C90784">
            <w:pPr>
              <w:tabs>
                <w:tab w:val="decimal" w:pos="459"/>
                <w:tab w:val="left" w:pos="539"/>
              </w:tabs>
              <w:spacing w:before="15" w:after="15"/>
              <w:rPr>
                <w:sz w:val="18"/>
                <w:szCs w:val="18"/>
              </w:rPr>
            </w:pPr>
            <w:r>
              <w:rPr>
                <w:sz w:val="18"/>
                <w:szCs w:val="18"/>
              </w:rPr>
              <w:tab/>
              <w:t xml:space="preserve">(27.3) </w:t>
            </w:r>
          </w:p>
        </w:tc>
      </w:tr>
      <w:tr w:rsidR="004A5950" ns2:paraId="39126494" ns2: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499F5DAD" ns2:textId="77777777" w:rsidR="004A5950" w:rsidRDefault="004A5950" w:rsidP="00C90784">
            <w:pPr>
              <w:spacing w:before="15" w:after="15"/>
              <w:ind w:left="160" w:right="1" w:hanging="160"/>
              <w:rPr>
                <w:sz w:val="18"/>
                <w:szCs w:val="18"/>
              </w:rPr>
            </w:pPr>
            <w:r>
              <w:rPr>
                <w:sz w:val="18"/>
                <w:szCs w:val="18"/>
              </w:rPr>
              <w:t xml:space="preserve">   Hypercholesterolaemia </w:t>
            </w:r>
          </w:p>
        </w:tc>
        <w:tc>
          <w:tcPr>
            <w:tcW w:w="1296" w:type="dxa"/>
            <w:tcBorders>
              <w:top w:val="nil"/>
              <w:left w:val="nil"/>
              <w:bottom w:val="nil"/>
              <w:right w:val="nil"/>
            </w:tcBorders>
          </w:tcPr>
          <w:p ns2:paraId="01D98307" ns2:textId="77777777" w:rsidR="004A5950" w:rsidRDefault="004A5950" w:rsidP="00C90784">
            <w:pPr>
              <w:tabs>
                <w:tab w:val="decimal" w:pos="661"/>
                <w:tab w:val="left" w:pos="741"/>
              </w:tabs>
              <w:spacing w:before="15" w:after="15"/>
              <w:rPr>
                <w:sz w:val="18"/>
                <w:szCs w:val="18"/>
              </w:rPr>
            </w:pPr>
            <w:r>
              <w:rPr>
                <w:sz w:val="18"/>
                <w:szCs w:val="18"/>
              </w:rPr>
              <w:tab/>
              <w:t xml:space="preserve">9 </w:t>
            </w:r>
          </w:p>
        </w:tc>
        <w:tc>
          <w:tcPr>
            <w:tcW w:w="1296" w:type="dxa"/>
            <w:tcBorders>
              <w:top w:val="nil"/>
              <w:left w:val="nil"/>
              <w:bottom w:val="nil"/>
              <w:right w:val="single" w:sz="2" w:space="0" w:color="auto"/>
            </w:tcBorders>
          </w:tcPr>
          <w:p ns2:paraId="10845A78" ns2:textId="77777777" w:rsidR="004A5950" w:rsidRDefault="004A5950" w:rsidP="00C90784">
            <w:pPr>
              <w:tabs>
                <w:tab w:val="decimal" w:pos="459"/>
                <w:tab w:val="left" w:pos="539"/>
              </w:tabs>
              <w:spacing w:before="15" w:after="15"/>
              <w:rPr>
                <w:sz w:val="18"/>
                <w:szCs w:val="18"/>
              </w:rPr>
            </w:pPr>
            <w:r>
              <w:rPr>
                <w:sz w:val="18"/>
                <w:szCs w:val="18"/>
              </w:rPr>
              <w:tab/>
              <w:t xml:space="preserve">(16.7) </w:t>
            </w:r>
          </w:p>
        </w:tc>
        <w:tc>
          <w:tcPr>
            <w:tcW w:w="1296" w:type="dxa"/>
            <w:tcBorders>
              <w:top w:val="nil"/>
              <w:left w:val="nil"/>
              <w:bottom w:val="nil"/>
              <w:right w:val="nil"/>
            </w:tcBorders>
          </w:tcPr>
          <w:p ns2:paraId="408F668B" ns2:textId="77777777" w:rsidR="004A5950" w:rsidRDefault="004A5950" w:rsidP="00C90784">
            <w:pPr>
              <w:tabs>
                <w:tab w:val="decimal" w:pos="661"/>
                <w:tab w:val="left" w:pos="741"/>
              </w:tabs>
              <w:spacing w:before="15" w:after="15"/>
              <w:rPr>
                <w:sz w:val="18"/>
                <w:szCs w:val="18"/>
              </w:rPr>
            </w:pPr>
            <w:r>
              <w:rPr>
                <w:sz w:val="18"/>
                <w:szCs w:val="18"/>
              </w:rPr>
              <w:tab/>
              <w:t xml:space="preserve">4 </w:t>
            </w:r>
          </w:p>
        </w:tc>
        <w:tc>
          <w:tcPr>
            <w:tcW w:w="1296" w:type="dxa"/>
            <w:tcBorders>
              <w:top w:val="nil"/>
              <w:left w:val="nil"/>
              <w:bottom w:val="nil"/>
              <w:right w:val="single" w:sz="2" w:space="0" w:color="auto"/>
            </w:tcBorders>
          </w:tcPr>
          <w:p ns2:paraId="585DAEC6" ns2:textId="77777777" w:rsidR="004A5950" w:rsidRDefault="004A5950" w:rsidP="00C90784">
            <w:pPr>
              <w:tabs>
                <w:tab w:val="decimal" w:pos="459"/>
                <w:tab w:val="left" w:pos="539"/>
              </w:tabs>
              <w:spacing w:before="15" w:after="15"/>
              <w:rPr>
                <w:sz w:val="18"/>
                <w:szCs w:val="18"/>
              </w:rPr>
            </w:pPr>
            <w:r>
              <w:rPr>
                <w:sz w:val="18"/>
                <w:szCs w:val="18"/>
              </w:rPr>
              <w:tab/>
              <w:t xml:space="preserve">(7.5) </w:t>
            </w:r>
          </w:p>
        </w:tc>
        <w:tc>
          <w:tcPr>
            <w:tcW w:w="1296" w:type="dxa"/>
            <w:tcBorders>
              <w:top w:val="nil"/>
              <w:left w:val="nil"/>
              <w:bottom w:val="nil"/>
              <w:right w:val="nil"/>
            </w:tcBorders>
          </w:tcPr>
          <w:p ns2:paraId="1D06B853" ns2:textId="77777777" w:rsidR="004A5950" w:rsidRDefault="004A5950"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tcBorders>
          </w:tcPr>
          <w:p ns2:paraId="25DA0C30" ns2:textId="77777777" w:rsidR="004A5950" w:rsidRDefault="004A5950" w:rsidP="00C90784">
            <w:pPr>
              <w:tabs>
                <w:tab w:val="decimal" w:pos="459"/>
                <w:tab w:val="left" w:pos="539"/>
              </w:tabs>
              <w:spacing w:before="15" w:after="15"/>
              <w:rPr>
                <w:sz w:val="18"/>
                <w:szCs w:val="18"/>
              </w:rPr>
            </w:pPr>
            <w:r>
              <w:rPr>
                <w:sz w:val="18"/>
                <w:szCs w:val="18"/>
              </w:rPr>
              <w:tab/>
              <w:t xml:space="preserve">(0.0) </w:t>
            </w:r>
          </w:p>
        </w:tc>
      </w:tr>
      <w:tr w:rsidR="004A5950" ns2:paraId="6D604F5A" ns2: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11A96520" ns2:textId="77777777" w:rsidR="004A5950" w:rsidRDefault="004A5950" w:rsidP="00C90784">
            <w:pPr>
              <w:spacing w:before="15" w:after="15"/>
              <w:ind w:left="160" w:right="1" w:hanging="160"/>
              <w:rPr>
                <w:sz w:val="18"/>
                <w:szCs w:val="18"/>
              </w:rPr>
            </w:pPr>
            <w:r>
              <w:rPr>
                <w:sz w:val="18"/>
                <w:szCs w:val="18"/>
              </w:rPr>
              <w:t xml:space="preserve">   Hypertriglyceridaemia </w:t>
            </w:r>
          </w:p>
        </w:tc>
        <w:tc>
          <w:tcPr>
            <w:tcW w:w="1296" w:type="dxa"/>
            <w:tcBorders>
              <w:top w:val="nil"/>
              <w:left w:val="nil"/>
              <w:bottom w:val="nil"/>
              <w:right w:val="nil"/>
            </w:tcBorders>
          </w:tcPr>
          <w:p ns2:paraId="2A992A8F" ns2:textId="77777777" w:rsidR="004A5950" w:rsidRDefault="004A5950" w:rsidP="00C90784">
            <w:pPr>
              <w:tabs>
                <w:tab w:val="decimal" w:pos="661"/>
                <w:tab w:val="left" w:pos="741"/>
              </w:tabs>
              <w:spacing w:before="15" w:after="15"/>
              <w:rPr>
                <w:sz w:val="18"/>
                <w:szCs w:val="18"/>
              </w:rPr>
            </w:pPr>
            <w:r>
              <w:rPr>
                <w:sz w:val="18"/>
                <w:szCs w:val="18"/>
              </w:rPr>
              <w:tab/>
              <w:t xml:space="preserve">9 </w:t>
            </w:r>
          </w:p>
        </w:tc>
        <w:tc>
          <w:tcPr>
            <w:tcW w:w="1296" w:type="dxa"/>
            <w:tcBorders>
              <w:top w:val="nil"/>
              <w:left w:val="nil"/>
              <w:bottom w:val="nil"/>
              <w:right w:val="single" w:sz="2" w:space="0" w:color="auto"/>
            </w:tcBorders>
          </w:tcPr>
          <w:p ns2:paraId="510270B0" ns2:textId="77777777" w:rsidR="004A5950" w:rsidRDefault="004A5950" w:rsidP="00C90784">
            <w:pPr>
              <w:tabs>
                <w:tab w:val="decimal" w:pos="459"/>
                <w:tab w:val="left" w:pos="539"/>
              </w:tabs>
              <w:spacing w:before="15" w:after="15"/>
              <w:rPr>
                <w:sz w:val="18"/>
                <w:szCs w:val="18"/>
              </w:rPr>
            </w:pPr>
            <w:r>
              <w:rPr>
                <w:sz w:val="18"/>
                <w:szCs w:val="18"/>
              </w:rPr>
              <w:tab/>
              <w:t xml:space="preserve">(16.7) </w:t>
            </w:r>
          </w:p>
        </w:tc>
        <w:tc>
          <w:tcPr>
            <w:tcW w:w="1296" w:type="dxa"/>
            <w:tcBorders>
              <w:top w:val="nil"/>
              <w:left w:val="nil"/>
              <w:bottom w:val="nil"/>
              <w:right w:val="nil"/>
            </w:tcBorders>
          </w:tcPr>
          <w:p ns2:paraId="65A9E760" ns2:textId="77777777" w:rsidR="004A5950" w:rsidRDefault="004A5950" w:rsidP="00C90784">
            <w:pPr>
              <w:tabs>
                <w:tab w:val="decimal" w:pos="661"/>
                <w:tab w:val="left" w:pos="741"/>
              </w:tabs>
              <w:spacing w:before="15" w:after="15"/>
              <w:rPr>
                <w:sz w:val="18"/>
                <w:szCs w:val="18"/>
              </w:rPr>
            </w:pPr>
            <w:r>
              <w:rPr>
                <w:sz w:val="18"/>
                <w:szCs w:val="18"/>
              </w:rPr>
              <w:tab/>
              <w:t xml:space="preserve">12 </w:t>
            </w:r>
          </w:p>
        </w:tc>
        <w:tc>
          <w:tcPr>
            <w:tcW w:w="1296" w:type="dxa"/>
            <w:tcBorders>
              <w:top w:val="nil"/>
              <w:left w:val="nil"/>
              <w:bottom w:val="nil"/>
              <w:right w:val="single" w:sz="2" w:space="0" w:color="auto"/>
            </w:tcBorders>
          </w:tcPr>
          <w:p ns2:paraId="421E4D1A" ns2:textId="77777777" w:rsidR="004A5950" w:rsidRDefault="004A5950" w:rsidP="00C90784">
            <w:pPr>
              <w:tabs>
                <w:tab w:val="decimal" w:pos="459"/>
                <w:tab w:val="left" w:pos="539"/>
              </w:tabs>
              <w:spacing w:before="15" w:after="15"/>
              <w:rPr>
                <w:sz w:val="18"/>
                <w:szCs w:val="18"/>
              </w:rPr>
            </w:pPr>
            <w:r>
              <w:rPr>
                <w:sz w:val="18"/>
                <w:szCs w:val="18"/>
              </w:rPr>
              <w:tab/>
              <w:t xml:space="preserve">(22.6) </w:t>
            </w:r>
          </w:p>
        </w:tc>
        <w:tc>
          <w:tcPr>
            <w:tcW w:w="1296" w:type="dxa"/>
            <w:tcBorders>
              <w:top w:val="nil"/>
              <w:left w:val="nil"/>
              <w:bottom w:val="nil"/>
              <w:right w:val="nil"/>
            </w:tcBorders>
          </w:tcPr>
          <w:p ns2:paraId="1F80C89F" ns2:textId="77777777" w:rsidR="004A5950" w:rsidRDefault="004A5950" w:rsidP="00C90784">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tcBorders>
          </w:tcPr>
          <w:p ns2:paraId="2A9D3E00" ns2:textId="77777777" w:rsidR="004A5950" w:rsidRDefault="004A5950" w:rsidP="00C90784">
            <w:pPr>
              <w:tabs>
                <w:tab w:val="decimal" w:pos="459"/>
                <w:tab w:val="left" w:pos="539"/>
              </w:tabs>
              <w:spacing w:before="15" w:after="15"/>
              <w:rPr>
                <w:sz w:val="18"/>
                <w:szCs w:val="18"/>
              </w:rPr>
            </w:pPr>
            <w:r>
              <w:rPr>
                <w:sz w:val="18"/>
                <w:szCs w:val="18"/>
              </w:rPr>
              <w:tab/>
              <w:t xml:space="preserve">(18.2) </w:t>
            </w:r>
          </w:p>
        </w:tc>
      </w:tr>
      <w:tr w:rsidR="0062516E" ns2:paraId="405FF9F3" ns2: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4105E8EF" ns2:textId="4171C117" w:rsidR="0062516E" w:rsidRDefault="0062516E" w:rsidP="0062516E">
            <w:pPr>
              <w:spacing w:before="15" w:after="15"/>
              <w:ind w:left="160" w:right="1" w:hanging="160"/>
              <w:rPr>
                <w:sz w:val="18"/>
                <w:szCs w:val="18"/>
              </w:rPr>
            </w:pPr>
            <w:r>
              <w:rPr>
                <w:sz w:val="18"/>
                <w:szCs w:val="18"/>
              </w:rPr>
              <w:t xml:space="preserve">   Cough </w:t>
            </w:r>
          </w:p>
        </w:tc>
        <w:tc>
          <w:tcPr>
            <w:tcW w:w="1296" w:type="dxa"/>
            <w:tcBorders>
              <w:top w:val="nil"/>
              <w:left w:val="nil"/>
              <w:bottom w:val="nil"/>
              <w:right w:val="nil"/>
            </w:tcBorders>
          </w:tcPr>
          <w:p ns2:paraId="1AC5E2B5" ns2:textId="44097436" w:rsidR="0062516E" w:rsidRDefault="0062516E" w:rsidP="0062516E">
            <w:pPr>
              <w:tabs>
                <w:tab w:val="decimal" w:pos="661"/>
                <w:tab w:val="left" w:pos="741"/>
              </w:tabs>
              <w:spacing w:before="15" w:after="15"/>
              <w:rPr>
                <w:sz w:val="18"/>
                <w:szCs w:val="18"/>
              </w:rPr>
            </w:pPr>
            <w:r>
              <w:rPr>
                <w:sz w:val="18"/>
                <w:szCs w:val="18"/>
              </w:rPr>
              <w:tab/>
              <w:t xml:space="preserve">8 </w:t>
            </w:r>
          </w:p>
        </w:tc>
        <w:tc>
          <w:tcPr>
            <w:tcW w:w="1296" w:type="dxa"/>
            <w:tcBorders>
              <w:top w:val="nil"/>
              <w:left w:val="nil"/>
              <w:bottom w:val="nil"/>
              <w:right w:val="single" w:sz="2" w:space="0" w:color="auto"/>
            </w:tcBorders>
          </w:tcPr>
          <w:p ns2:paraId="3496F0FA" ns2:textId="39BC01D3" w:rsidR="0062516E" w:rsidRDefault="0062516E" w:rsidP="0062516E">
            <w:pPr>
              <w:tabs>
                <w:tab w:val="decimal" w:pos="459"/>
                <w:tab w:val="left" w:pos="539"/>
              </w:tabs>
              <w:spacing w:before="15" w:after="15"/>
              <w:rPr>
                <w:sz w:val="18"/>
                <w:szCs w:val="18"/>
              </w:rPr>
            </w:pPr>
            <w:r>
              <w:rPr>
                <w:sz w:val="18"/>
                <w:szCs w:val="18"/>
              </w:rPr>
              <w:tab/>
              <w:t xml:space="preserve">(14.8) </w:t>
            </w:r>
          </w:p>
        </w:tc>
        <w:tc>
          <w:tcPr>
            <w:tcW w:w="1296" w:type="dxa"/>
            <w:tcBorders>
              <w:top w:val="nil"/>
              <w:left w:val="nil"/>
              <w:bottom w:val="nil"/>
              <w:right w:val="nil"/>
            </w:tcBorders>
          </w:tcPr>
          <w:p ns2:paraId="1DA77BA4" ns2:textId="7C9EDD0E" w:rsidR="0062516E" w:rsidRDefault="0062516E" w:rsidP="0062516E">
            <w:pPr>
              <w:tabs>
                <w:tab w:val="decimal" w:pos="661"/>
                <w:tab w:val="left" w:pos="741"/>
              </w:tabs>
              <w:spacing w:before="15" w:after="15"/>
              <w:rPr>
                <w:sz w:val="18"/>
                <w:szCs w:val="18"/>
              </w:rPr>
            </w:pPr>
            <w:r>
              <w:rPr>
                <w:sz w:val="18"/>
                <w:szCs w:val="18"/>
              </w:rPr>
              <w:tab/>
              <w:t xml:space="preserve">4 </w:t>
            </w:r>
          </w:p>
        </w:tc>
        <w:tc>
          <w:tcPr>
            <w:tcW w:w="1296" w:type="dxa"/>
            <w:tcBorders>
              <w:top w:val="nil"/>
              <w:left w:val="nil"/>
              <w:bottom w:val="nil"/>
              <w:right w:val="single" w:sz="2" w:space="0" w:color="auto"/>
            </w:tcBorders>
          </w:tcPr>
          <w:p ns2:paraId="3D3F0DBB" ns2:textId="75936761" w:rsidR="0062516E" w:rsidRDefault="0062516E" w:rsidP="0062516E">
            <w:pPr>
              <w:tabs>
                <w:tab w:val="decimal" w:pos="459"/>
                <w:tab w:val="left" w:pos="539"/>
              </w:tabs>
              <w:spacing w:before="15" w:after="15"/>
              <w:rPr>
                <w:sz w:val="18"/>
                <w:szCs w:val="18"/>
              </w:rPr>
            </w:pPr>
            <w:r>
              <w:rPr>
                <w:sz w:val="18"/>
                <w:szCs w:val="18"/>
              </w:rPr>
              <w:tab/>
              <w:t xml:space="preserve">(7.5) </w:t>
            </w:r>
          </w:p>
        </w:tc>
        <w:tc>
          <w:tcPr>
            <w:tcW w:w="1296" w:type="dxa"/>
            <w:tcBorders>
              <w:top w:val="nil"/>
              <w:left w:val="nil"/>
              <w:bottom w:val="nil"/>
              <w:right w:val="nil"/>
            </w:tcBorders>
          </w:tcPr>
          <w:p ns2:paraId="36FE9FE4" ns2:textId="32F1F9D6" w:rsidR="0062516E" w:rsidRDefault="0062516E" w:rsidP="0062516E">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tcBorders>
          </w:tcPr>
          <w:p ns2:paraId="6148C950" ns2:textId="080A5B7D" w:rsidR="0062516E" w:rsidRDefault="0062516E" w:rsidP="0062516E">
            <w:pPr>
              <w:tabs>
                <w:tab w:val="decimal" w:pos="459"/>
                <w:tab w:val="left" w:pos="539"/>
              </w:tabs>
              <w:spacing w:before="15" w:after="15"/>
              <w:rPr>
                <w:sz w:val="18"/>
                <w:szCs w:val="18"/>
              </w:rPr>
            </w:pPr>
            <w:r>
              <w:rPr>
                <w:sz w:val="18"/>
                <w:szCs w:val="18"/>
              </w:rPr>
              <w:tab/>
              <w:t xml:space="preserve">(18.2) </w:t>
            </w:r>
          </w:p>
        </w:tc>
      </w:tr>
      <w:tr w:rsidR="0062516E" ns2:paraId="48084BBA" ns2: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201DB47D" ns2:textId="10648E99" w:rsidR="0062516E" w:rsidRDefault="0062516E" w:rsidP="0062516E">
            <w:pPr>
              <w:spacing w:before="15" w:after="15"/>
              <w:ind w:left="160" w:right="1" w:hanging="160"/>
              <w:rPr>
                <w:sz w:val="18"/>
                <w:szCs w:val="18"/>
              </w:rPr>
            </w:pPr>
            <w:r>
              <w:rPr>
                <w:sz w:val="18"/>
                <w:szCs w:val="18"/>
              </w:rPr>
              <w:t xml:space="preserve">   Lymphocyte count decreased </w:t>
            </w:r>
          </w:p>
        </w:tc>
        <w:tc>
          <w:tcPr>
            <w:tcW w:w="1296" w:type="dxa"/>
            <w:tcBorders>
              <w:top w:val="nil"/>
              <w:left w:val="nil"/>
              <w:bottom w:val="nil"/>
              <w:right w:val="nil"/>
            </w:tcBorders>
          </w:tcPr>
          <w:p ns2:paraId="2EA1EFA9" ns2:textId="7CBF424B" w:rsidR="0062516E" w:rsidRDefault="0062516E" w:rsidP="0062516E">
            <w:pPr>
              <w:tabs>
                <w:tab w:val="decimal" w:pos="661"/>
                <w:tab w:val="left" w:pos="741"/>
              </w:tabs>
              <w:spacing w:before="15" w:after="15"/>
              <w:rPr>
                <w:sz w:val="18"/>
                <w:szCs w:val="18"/>
              </w:rPr>
            </w:pPr>
            <w:r>
              <w:rPr>
                <w:sz w:val="18"/>
                <w:szCs w:val="18"/>
              </w:rPr>
              <w:tab/>
              <w:t xml:space="preserve">7 </w:t>
            </w:r>
          </w:p>
        </w:tc>
        <w:tc>
          <w:tcPr>
            <w:tcW w:w="1296" w:type="dxa"/>
            <w:tcBorders>
              <w:top w:val="nil"/>
              <w:left w:val="nil"/>
              <w:bottom w:val="nil"/>
              <w:right w:val="single" w:sz="2" w:space="0" w:color="auto"/>
            </w:tcBorders>
          </w:tcPr>
          <w:p ns2:paraId="1573EE7A" ns2:textId="505F38B9" w:rsidR="0062516E" w:rsidRDefault="0062516E" w:rsidP="0062516E">
            <w:pPr>
              <w:tabs>
                <w:tab w:val="decimal" w:pos="459"/>
                <w:tab w:val="left" w:pos="539"/>
              </w:tabs>
              <w:spacing w:before="15" w:after="15"/>
              <w:rPr>
                <w:sz w:val="18"/>
                <w:szCs w:val="18"/>
              </w:rPr>
            </w:pPr>
            <w:r>
              <w:rPr>
                <w:sz w:val="18"/>
                <w:szCs w:val="18"/>
              </w:rPr>
              <w:tab/>
              <w:t xml:space="preserve">(13.0) </w:t>
            </w:r>
          </w:p>
        </w:tc>
        <w:tc>
          <w:tcPr>
            <w:tcW w:w="1296" w:type="dxa"/>
            <w:tcBorders>
              <w:top w:val="nil"/>
              <w:left w:val="nil"/>
              <w:bottom w:val="nil"/>
              <w:right w:val="nil"/>
            </w:tcBorders>
          </w:tcPr>
          <w:p ns2:paraId="1B908E1F" ns2:textId="700FE63F" w:rsidR="0062516E" w:rsidRDefault="0062516E" w:rsidP="0062516E">
            <w:pPr>
              <w:tabs>
                <w:tab w:val="decimal" w:pos="661"/>
                <w:tab w:val="left" w:pos="741"/>
              </w:tabs>
              <w:spacing w:before="15" w:after="15"/>
              <w:rPr>
                <w:sz w:val="18"/>
                <w:szCs w:val="18"/>
              </w:rPr>
            </w:pPr>
            <w:r>
              <w:rPr>
                <w:sz w:val="18"/>
                <w:szCs w:val="18"/>
              </w:rPr>
              <w:tab/>
              <w:t xml:space="preserve">11 </w:t>
            </w:r>
          </w:p>
        </w:tc>
        <w:tc>
          <w:tcPr>
            <w:tcW w:w="1296" w:type="dxa"/>
            <w:tcBorders>
              <w:top w:val="nil"/>
              <w:left w:val="nil"/>
              <w:bottom w:val="nil"/>
              <w:right w:val="single" w:sz="2" w:space="0" w:color="auto"/>
            </w:tcBorders>
          </w:tcPr>
          <w:p ns2:paraId="13A8FFE6" ns2:textId="2D01054F" w:rsidR="0062516E" w:rsidRDefault="0062516E" w:rsidP="0062516E">
            <w:pPr>
              <w:tabs>
                <w:tab w:val="decimal" w:pos="459"/>
                <w:tab w:val="left" w:pos="539"/>
              </w:tabs>
              <w:spacing w:before="15" w:after="15"/>
              <w:rPr>
                <w:sz w:val="18"/>
                <w:szCs w:val="18"/>
              </w:rPr>
            </w:pPr>
            <w:r>
              <w:rPr>
                <w:sz w:val="18"/>
                <w:szCs w:val="18"/>
              </w:rPr>
              <w:tab/>
              <w:t xml:space="preserve">(20.8) </w:t>
            </w:r>
          </w:p>
        </w:tc>
        <w:tc>
          <w:tcPr>
            <w:tcW w:w="1296" w:type="dxa"/>
            <w:tcBorders>
              <w:top w:val="nil"/>
              <w:left w:val="nil"/>
              <w:bottom w:val="nil"/>
              <w:right w:val="nil"/>
            </w:tcBorders>
          </w:tcPr>
          <w:p ns2:paraId="556DDCB7" ns2:textId="1B357C72" w:rsidR="0062516E" w:rsidRDefault="0062516E" w:rsidP="0062516E">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tcBorders>
          </w:tcPr>
          <w:p ns2:paraId="72B9413A" ns2:textId="6DF3E599" w:rsidR="0062516E" w:rsidRDefault="0062516E" w:rsidP="0062516E">
            <w:pPr>
              <w:tabs>
                <w:tab w:val="decimal" w:pos="459"/>
                <w:tab w:val="left" w:pos="539"/>
              </w:tabs>
              <w:spacing w:before="15" w:after="15"/>
              <w:rPr>
                <w:sz w:val="18"/>
                <w:szCs w:val="18"/>
              </w:rPr>
            </w:pPr>
            <w:r>
              <w:rPr>
                <w:sz w:val="18"/>
                <w:szCs w:val="18"/>
              </w:rPr>
              <w:tab/>
              <w:t xml:space="preserve">(9.1) </w:t>
            </w:r>
          </w:p>
        </w:tc>
      </w:tr>
      <w:tr w:rsidR="0062516E" ns2:paraId="2BD10650" ns2: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2C5F889B" ns2:textId="40BC03A9" w:rsidR="0062516E" w:rsidRDefault="0062516E" w:rsidP="0062516E">
            <w:pPr>
              <w:spacing w:before="15" w:after="15"/>
              <w:ind w:left="160" w:right="1" w:hanging="160"/>
              <w:rPr>
                <w:sz w:val="18"/>
                <w:szCs w:val="18"/>
              </w:rPr>
            </w:pPr>
            <w:r>
              <w:rPr>
                <w:sz w:val="18"/>
                <w:szCs w:val="18"/>
              </w:rPr>
              <w:t xml:space="preserve">   Pyrexia </w:t>
            </w:r>
          </w:p>
        </w:tc>
        <w:tc>
          <w:tcPr>
            <w:tcW w:w="1296" w:type="dxa"/>
            <w:tcBorders>
              <w:top w:val="nil"/>
              <w:left w:val="nil"/>
              <w:bottom w:val="nil"/>
              <w:right w:val="nil"/>
            </w:tcBorders>
          </w:tcPr>
          <w:p ns2:paraId="68085C4D" ns2:textId="07E54596" w:rsidR="0062516E" w:rsidRDefault="0062516E" w:rsidP="0062516E">
            <w:pPr>
              <w:tabs>
                <w:tab w:val="decimal" w:pos="661"/>
                <w:tab w:val="left" w:pos="741"/>
              </w:tabs>
              <w:spacing w:before="15" w:after="15"/>
              <w:rPr>
                <w:sz w:val="18"/>
                <w:szCs w:val="18"/>
              </w:rPr>
            </w:pPr>
            <w:r>
              <w:rPr>
                <w:sz w:val="18"/>
                <w:szCs w:val="18"/>
              </w:rPr>
              <w:tab/>
              <w:t xml:space="preserve">7 </w:t>
            </w:r>
          </w:p>
        </w:tc>
        <w:tc>
          <w:tcPr>
            <w:tcW w:w="1296" w:type="dxa"/>
            <w:tcBorders>
              <w:top w:val="nil"/>
              <w:left w:val="nil"/>
              <w:bottom w:val="nil"/>
              <w:right w:val="single" w:sz="2" w:space="0" w:color="auto"/>
            </w:tcBorders>
          </w:tcPr>
          <w:p ns2:paraId="23C9E671" ns2:textId="01AB4125" w:rsidR="0062516E" w:rsidRDefault="0062516E" w:rsidP="0062516E">
            <w:pPr>
              <w:tabs>
                <w:tab w:val="decimal" w:pos="459"/>
                <w:tab w:val="left" w:pos="539"/>
              </w:tabs>
              <w:spacing w:before="15" w:after="15"/>
              <w:rPr>
                <w:sz w:val="18"/>
                <w:szCs w:val="18"/>
              </w:rPr>
            </w:pPr>
            <w:r>
              <w:rPr>
                <w:sz w:val="18"/>
                <w:szCs w:val="18"/>
              </w:rPr>
              <w:tab/>
              <w:t xml:space="preserve">(13.0) </w:t>
            </w:r>
          </w:p>
        </w:tc>
        <w:tc>
          <w:tcPr>
            <w:tcW w:w="1296" w:type="dxa"/>
            <w:tcBorders>
              <w:top w:val="nil"/>
              <w:left w:val="nil"/>
              <w:bottom w:val="nil"/>
              <w:right w:val="nil"/>
            </w:tcBorders>
          </w:tcPr>
          <w:p ns2:paraId="139A492E" ns2:textId="21EEDE04" w:rsidR="0062516E" w:rsidRDefault="0062516E" w:rsidP="0062516E">
            <w:pPr>
              <w:tabs>
                <w:tab w:val="decimal" w:pos="661"/>
                <w:tab w:val="left" w:pos="741"/>
              </w:tabs>
              <w:spacing w:before="15" w:after="15"/>
              <w:rPr>
                <w:sz w:val="18"/>
                <w:szCs w:val="18"/>
              </w:rPr>
            </w:pPr>
            <w:r>
              <w:rPr>
                <w:sz w:val="18"/>
                <w:szCs w:val="18"/>
              </w:rPr>
              <w:tab/>
              <w:t xml:space="preserve">4 </w:t>
            </w:r>
          </w:p>
        </w:tc>
        <w:tc>
          <w:tcPr>
            <w:tcW w:w="1296" w:type="dxa"/>
            <w:tcBorders>
              <w:top w:val="nil"/>
              <w:left w:val="nil"/>
              <w:bottom w:val="nil"/>
              <w:right w:val="single" w:sz="2" w:space="0" w:color="auto"/>
            </w:tcBorders>
          </w:tcPr>
          <w:p ns2:paraId="20F6322B" ns2:textId="63C8146C" w:rsidR="0062516E" w:rsidRDefault="0062516E" w:rsidP="0062516E">
            <w:pPr>
              <w:tabs>
                <w:tab w:val="decimal" w:pos="459"/>
                <w:tab w:val="left" w:pos="539"/>
              </w:tabs>
              <w:spacing w:before="15" w:after="15"/>
              <w:rPr>
                <w:sz w:val="18"/>
                <w:szCs w:val="18"/>
              </w:rPr>
            </w:pPr>
            <w:r>
              <w:rPr>
                <w:sz w:val="18"/>
                <w:szCs w:val="18"/>
              </w:rPr>
              <w:tab/>
              <w:t xml:space="preserve">(7.5) </w:t>
            </w:r>
          </w:p>
        </w:tc>
        <w:tc>
          <w:tcPr>
            <w:tcW w:w="1296" w:type="dxa"/>
            <w:tcBorders>
              <w:top w:val="nil"/>
              <w:left w:val="nil"/>
              <w:bottom w:val="nil"/>
              <w:right w:val="nil"/>
            </w:tcBorders>
          </w:tcPr>
          <w:p ns2:paraId="1FEF67E6" ns2:textId="0DC46355" w:rsidR="0062516E" w:rsidRDefault="0062516E" w:rsidP="0062516E">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tcBorders>
          </w:tcPr>
          <w:p ns2:paraId="3E71B8F3" ns2:textId="42235D2A" w:rsidR="0062516E" w:rsidRDefault="0062516E" w:rsidP="0062516E">
            <w:pPr>
              <w:tabs>
                <w:tab w:val="decimal" w:pos="459"/>
                <w:tab w:val="left" w:pos="539"/>
              </w:tabs>
              <w:spacing w:before="15" w:after="15"/>
              <w:rPr>
                <w:sz w:val="18"/>
                <w:szCs w:val="18"/>
              </w:rPr>
            </w:pPr>
            <w:r>
              <w:rPr>
                <w:sz w:val="18"/>
                <w:szCs w:val="18"/>
              </w:rPr>
              <w:tab/>
              <w:t xml:space="preserve">(9.1) </w:t>
            </w:r>
          </w:p>
        </w:tc>
      </w:tr>
      <w:tr w:rsidR="0062516E" ns2:paraId="72C731D5" ns2: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6FABB598" ns2:textId="61B9F151" w:rsidR="0062516E" w:rsidRDefault="0062516E" w:rsidP="0062516E">
            <w:pPr>
              <w:spacing w:before="15" w:after="15"/>
              <w:ind w:left="160" w:right="1" w:hanging="160"/>
              <w:rPr>
                <w:sz w:val="18"/>
                <w:szCs w:val="18"/>
              </w:rPr>
            </w:pPr>
            <w:r>
              <w:rPr>
                <w:sz w:val="18"/>
                <w:szCs w:val="18"/>
              </w:rPr>
              <w:t xml:space="preserve">   Diarrhoea </w:t>
            </w:r>
          </w:p>
        </w:tc>
        <w:tc>
          <w:tcPr>
            <w:tcW w:w="1296" w:type="dxa"/>
            <w:tcBorders>
              <w:top w:val="nil"/>
              <w:left w:val="nil"/>
              <w:bottom w:val="nil"/>
              <w:right w:val="nil"/>
            </w:tcBorders>
          </w:tcPr>
          <w:p ns2:paraId="29627325" ns2:textId="356BA132" w:rsidR="0062516E" w:rsidRDefault="0062516E" w:rsidP="0062516E">
            <w:pPr>
              <w:tabs>
                <w:tab w:val="decimal" w:pos="661"/>
                <w:tab w:val="left" w:pos="741"/>
              </w:tabs>
              <w:spacing w:before="15" w:after="15"/>
              <w:rPr>
                <w:sz w:val="18"/>
                <w:szCs w:val="18"/>
              </w:rPr>
            </w:pPr>
            <w:r>
              <w:rPr>
                <w:sz w:val="18"/>
                <w:szCs w:val="18"/>
              </w:rPr>
              <w:tab/>
              <w:t xml:space="preserve">6 </w:t>
            </w:r>
          </w:p>
        </w:tc>
        <w:tc>
          <w:tcPr>
            <w:tcW w:w="1296" w:type="dxa"/>
            <w:tcBorders>
              <w:top w:val="nil"/>
              <w:left w:val="nil"/>
              <w:bottom w:val="nil"/>
              <w:right w:val="single" w:sz="2" w:space="0" w:color="auto"/>
            </w:tcBorders>
          </w:tcPr>
          <w:p ns2:paraId="40E80DB6" ns2:textId="7D13BCCC" w:rsidR="0062516E" w:rsidRDefault="0062516E" w:rsidP="0062516E">
            <w:pPr>
              <w:tabs>
                <w:tab w:val="decimal" w:pos="459"/>
                <w:tab w:val="left" w:pos="539"/>
              </w:tabs>
              <w:spacing w:before="15" w:after="15"/>
              <w:rPr>
                <w:sz w:val="18"/>
                <w:szCs w:val="18"/>
              </w:rPr>
            </w:pPr>
            <w:r>
              <w:rPr>
                <w:sz w:val="18"/>
                <w:szCs w:val="18"/>
              </w:rPr>
              <w:tab/>
              <w:t xml:space="preserve">(11.1) </w:t>
            </w:r>
          </w:p>
        </w:tc>
        <w:tc>
          <w:tcPr>
            <w:tcW w:w="1296" w:type="dxa"/>
            <w:tcBorders>
              <w:top w:val="nil"/>
              <w:left w:val="nil"/>
              <w:bottom w:val="nil"/>
              <w:right w:val="nil"/>
            </w:tcBorders>
          </w:tcPr>
          <w:p ns2:paraId="2162CC98" ns2:textId="793EE2CE" w:rsidR="0062516E" w:rsidRDefault="0062516E" w:rsidP="0062516E">
            <w:pPr>
              <w:tabs>
                <w:tab w:val="decimal" w:pos="661"/>
                <w:tab w:val="left" w:pos="741"/>
              </w:tabs>
              <w:spacing w:before="15" w:after="15"/>
              <w:rPr>
                <w:sz w:val="18"/>
                <w:szCs w:val="18"/>
              </w:rPr>
            </w:pPr>
            <w:r>
              <w:rPr>
                <w:sz w:val="18"/>
                <w:szCs w:val="18"/>
              </w:rPr>
              <w:tab/>
              <w:t xml:space="preserve">10 </w:t>
            </w:r>
          </w:p>
        </w:tc>
        <w:tc>
          <w:tcPr>
            <w:tcW w:w="1296" w:type="dxa"/>
            <w:tcBorders>
              <w:top w:val="nil"/>
              <w:left w:val="nil"/>
              <w:bottom w:val="nil"/>
              <w:right w:val="single" w:sz="2" w:space="0" w:color="auto"/>
            </w:tcBorders>
          </w:tcPr>
          <w:p ns2:paraId="664FB603" ns2:textId="7C8FED0C" w:rsidR="0062516E" w:rsidRDefault="0062516E" w:rsidP="0062516E">
            <w:pPr>
              <w:tabs>
                <w:tab w:val="decimal" w:pos="459"/>
                <w:tab w:val="left" w:pos="539"/>
              </w:tabs>
              <w:spacing w:before="15" w:after="15"/>
              <w:rPr>
                <w:sz w:val="18"/>
                <w:szCs w:val="18"/>
              </w:rPr>
            </w:pPr>
            <w:r>
              <w:rPr>
                <w:sz w:val="18"/>
                <w:szCs w:val="18"/>
              </w:rPr>
              <w:tab/>
              <w:t xml:space="preserve">(18.9) </w:t>
            </w:r>
          </w:p>
        </w:tc>
        <w:tc>
          <w:tcPr>
            <w:tcW w:w="1296" w:type="dxa"/>
            <w:tcBorders>
              <w:top w:val="nil"/>
              <w:left w:val="nil"/>
              <w:bottom w:val="nil"/>
              <w:right w:val="nil"/>
            </w:tcBorders>
          </w:tcPr>
          <w:p ns2:paraId="1B068648" ns2:textId="3885DB13" w:rsidR="0062516E" w:rsidRDefault="0062516E" w:rsidP="0062516E">
            <w:pPr>
              <w:tabs>
                <w:tab w:val="decimal" w:pos="661"/>
                <w:tab w:val="left" w:pos="741"/>
              </w:tabs>
              <w:spacing w:before="15" w:after="15"/>
              <w:rPr>
                <w:sz w:val="18"/>
                <w:szCs w:val="18"/>
              </w:rPr>
            </w:pPr>
            <w:r>
              <w:rPr>
                <w:sz w:val="18"/>
                <w:szCs w:val="18"/>
              </w:rPr>
              <w:tab/>
              <w:t xml:space="preserve">4 </w:t>
            </w:r>
          </w:p>
        </w:tc>
        <w:tc>
          <w:tcPr>
            <w:tcW w:w="1296" w:type="dxa"/>
            <w:tcBorders>
              <w:top w:val="nil"/>
              <w:left w:val="nil"/>
              <w:bottom w:val="nil"/>
            </w:tcBorders>
          </w:tcPr>
          <w:p ns2:paraId="645A2EED" ns2:textId="0232292B" w:rsidR="0062516E" w:rsidRDefault="0062516E" w:rsidP="0062516E">
            <w:pPr>
              <w:tabs>
                <w:tab w:val="decimal" w:pos="459"/>
                <w:tab w:val="left" w:pos="539"/>
              </w:tabs>
              <w:spacing w:before="15" w:after="15"/>
              <w:rPr>
                <w:sz w:val="18"/>
                <w:szCs w:val="18"/>
              </w:rPr>
            </w:pPr>
            <w:r>
              <w:rPr>
                <w:sz w:val="18"/>
                <w:szCs w:val="18"/>
              </w:rPr>
              <w:tab/>
              <w:t xml:space="preserve">(36.4) </w:t>
            </w:r>
          </w:p>
        </w:tc>
      </w:tr>
      <w:tr w:rsidR="0062516E" ns2:paraId="05250C9F" ns2: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303A5B99" ns2:textId="5962121D" w:rsidR="0062516E" w:rsidRDefault="0062516E" w:rsidP="0062516E">
            <w:pPr>
              <w:spacing w:before="15" w:after="15"/>
              <w:ind w:left="160" w:right="1" w:hanging="160"/>
              <w:rPr>
                <w:sz w:val="18"/>
                <w:szCs w:val="18"/>
              </w:rPr>
            </w:pPr>
            <w:r>
              <w:rPr>
                <w:sz w:val="18"/>
                <w:szCs w:val="18"/>
              </w:rPr>
              <w:t xml:space="preserve">   Hypocalcaemia </w:t>
            </w:r>
          </w:p>
        </w:tc>
        <w:tc>
          <w:tcPr>
            <w:tcW w:w="1296" w:type="dxa"/>
            <w:tcBorders>
              <w:top w:val="nil"/>
              <w:left w:val="nil"/>
              <w:bottom w:val="nil"/>
              <w:right w:val="nil"/>
            </w:tcBorders>
          </w:tcPr>
          <w:p ns2:paraId="49D8C0FE" ns2:textId="225DC4EC" w:rsidR="0062516E" w:rsidRDefault="0062516E" w:rsidP="0062516E">
            <w:pPr>
              <w:tabs>
                <w:tab w:val="decimal" w:pos="661"/>
                <w:tab w:val="left" w:pos="741"/>
              </w:tabs>
              <w:spacing w:before="15" w:after="15"/>
              <w:rPr>
                <w:sz w:val="18"/>
                <w:szCs w:val="18"/>
              </w:rPr>
            </w:pPr>
            <w:r>
              <w:rPr>
                <w:sz w:val="18"/>
                <w:szCs w:val="18"/>
              </w:rPr>
              <w:tab/>
              <w:t xml:space="preserve">6 </w:t>
            </w:r>
          </w:p>
        </w:tc>
        <w:tc>
          <w:tcPr>
            <w:tcW w:w="1296" w:type="dxa"/>
            <w:tcBorders>
              <w:top w:val="nil"/>
              <w:left w:val="nil"/>
              <w:bottom w:val="nil"/>
              <w:right w:val="single" w:sz="2" w:space="0" w:color="auto"/>
            </w:tcBorders>
          </w:tcPr>
          <w:p ns2:paraId="1B70A3E5" ns2:textId="025848D0" w:rsidR="0062516E" w:rsidRDefault="0062516E" w:rsidP="0062516E">
            <w:pPr>
              <w:tabs>
                <w:tab w:val="decimal" w:pos="459"/>
                <w:tab w:val="left" w:pos="539"/>
              </w:tabs>
              <w:spacing w:before="15" w:after="15"/>
              <w:rPr>
                <w:sz w:val="18"/>
                <w:szCs w:val="18"/>
              </w:rPr>
            </w:pPr>
            <w:r>
              <w:rPr>
                <w:sz w:val="18"/>
                <w:szCs w:val="18"/>
              </w:rPr>
              <w:tab/>
              <w:t xml:space="preserve">(11.1) </w:t>
            </w:r>
          </w:p>
        </w:tc>
        <w:tc>
          <w:tcPr>
            <w:tcW w:w="1296" w:type="dxa"/>
            <w:tcBorders>
              <w:top w:val="nil"/>
              <w:left w:val="nil"/>
              <w:bottom w:val="nil"/>
              <w:right w:val="nil"/>
            </w:tcBorders>
          </w:tcPr>
          <w:p ns2:paraId="4B4C56F1" ns2:textId="0FEDF416" w:rsidR="0062516E" w:rsidRDefault="0062516E" w:rsidP="0062516E">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right w:val="single" w:sz="2" w:space="0" w:color="auto"/>
            </w:tcBorders>
          </w:tcPr>
          <w:p ns2:paraId="4AB031B8" ns2:textId="36B99D07" w:rsidR="0062516E" w:rsidRDefault="0062516E" w:rsidP="0062516E">
            <w:pPr>
              <w:tabs>
                <w:tab w:val="decimal" w:pos="459"/>
                <w:tab w:val="left" w:pos="539"/>
              </w:tabs>
              <w:spacing w:before="15" w:after="15"/>
              <w:rPr>
                <w:sz w:val="18"/>
                <w:szCs w:val="18"/>
              </w:rPr>
            </w:pPr>
            <w:r>
              <w:rPr>
                <w:sz w:val="18"/>
                <w:szCs w:val="18"/>
              </w:rPr>
              <w:tab/>
              <w:t xml:space="preserve">(3.8) </w:t>
            </w:r>
          </w:p>
        </w:tc>
        <w:tc>
          <w:tcPr>
            <w:tcW w:w="1296" w:type="dxa"/>
            <w:tcBorders>
              <w:top w:val="nil"/>
              <w:left w:val="nil"/>
              <w:bottom w:val="nil"/>
              <w:right w:val="nil"/>
            </w:tcBorders>
          </w:tcPr>
          <w:p ns2:paraId="64703556" ns2:textId="09C9E665" w:rsidR="0062516E" w:rsidRDefault="0062516E" w:rsidP="0062516E">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tcBorders>
          </w:tcPr>
          <w:p ns2:paraId="3FBB07BF" ns2:textId="219863CB" w:rsidR="0062516E" w:rsidRDefault="0062516E" w:rsidP="0062516E">
            <w:pPr>
              <w:tabs>
                <w:tab w:val="decimal" w:pos="459"/>
                <w:tab w:val="left" w:pos="539"/>
              </w:tabs>
              <w:spacing w:before="15" w:after="15"/>
              <w:rPr>
                <w:sz w:val="18"/>
                <w:szCs w:val="18"/>
              </w:rPr>
            </w:pPr>
            <w:r>
              <w:rPr>
                <w:sz w:val="18"/>
                <w:szCs w:val="18"/>
              </w:rPr>
              <w:tab/>
              <w:t xml:space="preserve">(0.0) </w:t>
            </w:r>
          </w:p>
        </w:tc>
      </w:tr>
      <w:tr w:rsidR="0062516E" ns2:paraId="19D5A0E5" ns2: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62F85434" ns2:textId="6E3937F0" w:rsidR="0062516E" w:rsidRDefault="0062516E" w:rsidP="0062516E">
            <w:pPr>
              <w:spacing w:before="15" w:after="15"/>
              <w:ind w:left="160" w:right="1" w:hanging="160"/>
              <w:rPr>
                <w:sz w:val="18"/>
                <w:szCs w:val="18"/>
              </w:rPr>
            </w:pPr>
            <w:r>
              <w:rPr>
                <w:sz w:val="18"/>
                <w:szCs w:val="18"/>
              </w:rPr>
              <w:t xml:space="preserve">   Platelet count decreased </w:t>
            </w:r>
          </w:p>
        </w:tc>
        <w:tc>
          <w:tcPr>
            <w:tcW w:w="1296" w:type="dxa"/>
            <w:tcBorders>
              <w:top w:val="nil"/>
              <w:left w:val="nil"/>
              <w:bottom w:val="nil"/>
              <w:right w:val="nil"/>
            </w:tcBorders>
          </w:tcPr>
          <w:p ns2:paraId="6BC333E4" ns2:textId="2423E02F" w:rsidR="0062516E" w:rsidRDefault="0062516E" w:rsidP="0062516E">
            <w:pPr>
              <w:tabs>
                <w:tab w:val="decimal" w:pos="661"/>
                <w:tab w:val="left" w:pos="741"/>
              </w:tabs>
              <w:spacing w:before="15" w:after="15"/>
              <w:rPr>
                <w:sz w:val="18"/>
                <w:szCs w:val="18"/>
              </w:rPr>
            </w:pPr>
            <w:r>
              <w:rPr>
                <w:sz w:val="18"/>
                <w:szCs w:val="18"/>
              </w:rPr>
              <w:tab/>
              <w:t xml:space="preserve">6 </w:t>
            </w:r>
          </w:p>
        </w:tc>
        <w:tc>
          <w:tcPr>
            <w:tcW w:w="1296" w:type="dxa"/>
            <w:tcBorders>
              <w:top w:val="nil"/>
              <w:left w:val="nil"/>
              <w:bottom w:val="nil"/>
              <w:right w:val="single" w:sz="2" w:space="0" w:color="auto"/>
            </w:tcBorders>
          </w:tcPr>
          <w:p ns2:paraId="3AAAAC56" ns2:textId="0F5C376E" w:rsidR="0062516E" w:rsidRDefault="0062516E" w:rsidP="0062516E">
            <w:pPr>
              <w:tabs>
                <w:tab w:val="decimal" w:pos="459"/>
                <w:tab w:val="left" w:pos="539"/>
              </w:tabs>
              <w:spacing w:before="15" w:after="15"/>
              <w:rPr>
                <w:sz w:val="18"/>
                <w:szCs w:val="18"/>
              </w:rPr>
            </w:pPr>
            <w:r>
              <w:rPr>
                <w:sz w:val="18"/>
                <w:szCs w:val="18"/>
              </w:rPr>
              <w:tab/>
              <w:t xml:space="preserve">(11.1) </w:t>
            </w:r>
          </w:p>
        </w:tc>
        <w:tc>
          <w:tcPr>
            <w:tcW w:w="1296" w:type="dxa"/>
            <w:tcBorders>
              <w:top w:val="nil"/>
              <w:left w:val="nil"/>
              <w:bottom w:val="nil"/>
              <w:right w:val="nil"/>
            </w:tcBorders>
          </w:tcPr>
          <w:p ns2:paraId="40A2387B" ns2:textId="5FC72DF5" w:rsidR="0062516E" w:rsidRDefault="0062516E" w:rsidP="0062516E">
            <w:pPr>
              <w:tabs>
                <w:tab w:val="decimal" w:pos="661"/>
                <w:tab w:val="left" w:pos="741"/>
              </w:tabs>
              <w:spacing w:before="15" w:after="15"/>
              <w:rPr>
                <w:sz w:val="18"/>
                <w:szCs w:val="18"/>
              </w:rPr>
            </w:pPr>
            <w:r>
              <w:rPr>
                <w:sz w:val="18"/>
                <w:szCs w:val="18"/>
              </w:rPr>
              <w:tab/>
              <w:t xml:space="preserve">13 </w:t>
            </w:r>
          </w:p>
        </w:tc>
        <w:tc>
          <w:tcPr>
            <w:tcW w:w="1296" w:type="dxa"/>
            <w:tcBorders>
              <w:top w:val="nil"/>
              <w:left w:val="nil"/>
              <w:bottom w:val="nil"/>
              <w:right w:val="single" w:sz="2" w:space="0" w:color="auto"/>
            </w:tcBorders>
          </w:tcPr>
          <w:p ns2:paraId="2A5DAD56" ns2:textId="773AF647" w:rsidR="0062516E" w:rsidRDefault="0062516E" w:rsidP="0062516E">
            <w:pPr>
              <w:tabs>
                <w:tab w:val="decimal" w:pos="459"/>
                <w:tab w:val="left" w:pos="539"/>
              </w:tabs>
              <w:spacing w:before="15" w:after="15"/>
              <w:rPr>
                <w:sz w:val="18"/>
                <w:szCs w:val="18"/>
              </w:rPr>
            </w:pPr>
            <w:r>
              <w:rPr>
                <w:sz w:val="18"/>
                <w:szCs w:val="18"/>
              </w:rPr>
              <w:tab/>
              <w:t xml:space="preserve">(24.5) </w:t>
            </w:r>
          </w:p>
        </w:tc>
        <w:tc>
          <w:tcPr>
            <w:tcW w:w="1296" w:type="dxa"/>
            <w:tcBorders>
              <w:top w:val="nil"/>
              <w:left w:val="nil"/>
              <w:bottom w:val="nil"/>
              <w:right w:val="nil"/>
            </w:tcBorders>
          </w:tcPr>
          <w:p ns2:paraId="66CF903C" ns2:textId="2C06FFAD" w:rsidR="0062516E" w:rsidRDefault="0062516E" w:rsidP="0062516E">
            <w:pPr>
              <w:tabs>
                <w:tab w:val="decimal" w:pos="661"/>
                <w:tab w:val="left" w:pos="741"/>
              </w:tabs>
              <w:spacing w:before="15" w:after="15"/>
              <w:rPr>
                <w:sz w:val="18"/>
                <w:szCs w:val="18"/>
              </w:rPr>
            </w:pPr>
            <w:r>
              <w:rPr>
                <w:sz w:val="18"/>
                <w:szCs w:val="18"/>
              </w:rPr>
              <w:tab/>
              <w:t xml:space="preserve">6 </w:t>
            </w:r>
          </w:p>
        </w:tc>
        <w:tc>
          <w:tcPr>
            <w:tcW w:w="1296" w:type="dxa"/>
            <w:tcBorders>
              <w:top w:val="nil"/>
              <w:left w:val="nil"/>
              <w:bottom w:val="nil"/>
            </w:tcBorders>
          </w:tcPr>
          <w:p ns2:paraId="43DD3F63" ns2:textId="238B4952" w:rsidR="0062516E" w:rsidRDefault="0062516E" w:rsidP="0062516E">
            <w:pPr>
              <w:tabs>
                <w:tab w:val="decimal" w:pos="459"/>
                <w:tab w:val="left" w:pos="539"/>
              </w:tabs>
              <w:spacing w:before="15" w:after="15"/>
              <w:rPr>
                <w:sz w:val="18"/>
                <w:szCs w:val="18"/>
              </w:rPr>
            </w:pPr>
            <w:r>
              <w:rPr>
                <w:sz w:val="18"/>
                <w:szCs w:val="18"/>
              </w:rPr>
              <w:tab/>
              <w:t xml:space="preserve">(54.5) </w:t>
            </w:r>
          </w:p>
        </w:tc>
      </w:tr>
      <w:tr w:rsidR="0062516E" ns2:paraId="62F397CB" ns2: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356888EC" ns2:textId="31888E7B" w:rsidR="0062516E" w:rsidRDefault="0062516E" w:rsidP="0062516E">
            <w:pPr>
              <w:spacing w:before="15" w:after="15"/>
              <w:ind w:left="160" w:right="1" w:hanging="160"/>
              <w:rPr>
                <w:sz w:val="18"/>
                <w:szCs w:val="18"/>
              </w:rPr>
            </w:pPr>
            <w:r>
              <w:rPr>
                <w:sz w:val="18"/>
                <w:szCs w:val="18"/>
              </w:rPr>
              <w:t xml:space="preserve">   Weight decreased </w:t>
            </w:r>
          </w:p>
        </w:tc>
        <w:tc>
          <w:tcPr>
            <w:tcW w:w="1296" w:type="dxa"/>
            <w:tcBorders>
              <w:top w:val="nil"/>
              <w:left w:val="nil"/>
              <w:bottom w:val="nil"/>
              <w:right w:val="nil"/>
            </w:tcBorders>
          </w:tcPr>
          <w:p ns2:paraId="0659A486" ns2:textId="5ECEC74B" w:rsidR="0062516E" w:rsidRDefault="0062516E" w:rsidP="0062516E">
            <w:pPr>
              <w:tabs>
                <w:tab w:val="decimal" w:pos="661"/>
                <w:tab w:val="left" w:pos="741"/>
              </w:tabs>
              <w:spacing w:before="15" w:after="15"/>
              <w:rPr>
                <w:sz w:val="18"/>
                <w:szCs w:val="18"/>
              </w:rPr>
            </w:pPr>
            <w:r>
              <w:rPr>
                <w:sz w:val="18"/>
                <w:szCs w:val="18"/>
              </w:rPr>
              <w:tab/>
              <w:t xml:space="preserve">6 </w:t>
            </w:r>
          </w:p>
        </w:tc>
        <w:tc>
          <w:tcPr>
            <w:tcW w:w="1296" w:type="dxa"/>
            <w:tcBorders>
              <w:top w:val="nil"/>
              <w:left w:val="nil"/>
              <w:bottom w:val="nil"/>
              <w:right w:val="single" w:sz="2" w:space="0" w:color="auto"/>
            </w:tcBorders>
          </w:tcPr>
          <w:p ns2:paraId="3809538A" ns2:textId="3DC07471" w:rsidR="0062516E" w:rsidRDefault="0062516E" w:rsidP="0062516E">
            <w:pPr>
              <w:tabs>
                <w:tab w:val="decimal" w:pos="459"/>
                <w:tab w:val="left" w:pos="539"/>
              </w:tabs>
              <w:spacing w:before="15" w:after="15"/>
              <w:rPr>
                <w:sz w:val="18"/>
                <w:szCs w:val="18"/>
              </w:rPr>
            </w:pPr>
            <w:r>
              <w:rPr>
                <w:sz w:val="18"/>
                <w:szCs w:val="18"/>
              </w:rPr>
              <w:tab/>
              <w:t xml:space="preserve">(11.1) </w:t>
            </w:r>
          </w:p>
        </w:tc>
        <w:tc>
          <w:tcPr>
            <w:tcW w:w="1296" w:type="dxa"/>
            <w:tcBorders>
              <w:top w:val="nil"/>
              <w:left w:val="nil"/>
              <w:bottom w:val="nil"/>
              <w:right w:val="nil"/>
            </w:tcBorders>
          </w:tcPr>
          <w:p ns2:paraId="58D6AB13" ns2:textId="1B3FF7FB" w:rsidR="0062516E" w:rsidRDefault="0062516E" w:rsidP="0062516E">
            <w:pPr>
              <w:tabs>
                <w:tab w:val="decimal" w:pos="661"/>
                <w:tab w:val="left" w:pos="741"/>
              </w:tabs>
              <w:spacing w:before="15" w:after="15"/>
              <w:rPr>
                <w:sz w:val="18"/>
                <w:szCs w:val="18"/>
              </w:rPr>
            </w:pPr>
            <w:r>
              <w:rPr>
                <w:sz w:val="18"/>
                <w:szCs w:val="18"/>
              </w:rPr>
              <w:tab/>
              <w:t xml:space="preserve">4 </w:t>
            </w:r>
          </w:p>
        </w:tc>
        <w:tc>
          <w:tcPr>
            <w:tcW w:w="1296" w:type="dxa"/>
            <w:tcBorders>
              <w:top w:val="nil"/>
              <w:left w:val="nil"/>
              <w:bottom w:val="nil"/>
              <w:right w:val="single" w:sz="2" w:space="0" w:color="auto"/>
            </w:tcBorders>
          </w:tcPr>
          <w:p ns2:paraId="3E6DDEDB" ns2:textId="0019255D" w:rsidR="0062516E" w:rsidRDefault="0062516E" w:rsidP="0062516E">
            <w:pPr>
              <w:tabs>
                <w:tab w:val="decimal" w:pos="459"/>
                <w:tab w:val="left" w:pos="539"/>
              </w:tabs>
              <w:spacing w:before="15" w:after="15"/>
              <w:rPr>
                <w:sz w:val="18"/>
                <w:szCs w:val="18"/>
              </w:rPr>
            </w:pPr>
            <w:r>
              <w:rPr>
                <w:sz w:val="18"/>
                <w:szCs w:val="18"/>
              </w:rPr>
              <w:tab/>
              <w:t xml:space="preserve">(7.5) </w:t>
            </w:r>
          </w:p>
        </w:tc>
        <w:tc>
          <w:tcPr>
            <w:tcW w:w="1296" w:type="dxa"/>
            <w:tcBorders>
              <w:top w:val="nil"/>
              <w:left w:val="nil"/>
              <w:bottom w:val="nil"/>
              <w:right w:val="nil"/>
            </w:tcBorders>
          </w:tcPr>
          <w:p ns2:paraId="180B4111" ns2:textId="5FBB17B5" w:rsidR="0062516E" w:rsidRDefault="0062516E" w:rsidP="0062516E">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tcBorders>
          </w:tcPr>
          <w:p ns2:paraId="02CBE3EC" ns2:textId="27895A11" w:rsidR="0062516E" w:rsidRDefault="0062516E" w:rsidP="0062516E">
            <w:pPr>
              <w:tabs>
                <w:tab w:val="decimal" w:pos="459"/>
                <w:tab w:val="left" w:pos="539"/>
              </w:tabs>
              <w:spacing w:before="15" w:after="15"/>
              <w:rPr>
                <w:sz w:val="18"/>
                <w:szCs w:val="18"/>
              </w:rPr>
            </w:pPr>
            <w:r>
              <w:rPr>
                <w:sz w:val="18"/>
                <w:szCs w:val="18"/>
              </w:rPr>
              <w:tab/>
              <w:t xml:space="preserve">(9.1) </w:t>
            </w:r>
          </w:p>
        </w:tc>
      </w:tr>
      <w:tr w:rsidR="0062516E" ns2:paraId="521930B0" ns2: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44AE1C6A" ns2:textId="5B510116" w:rsidR="0062516E" w:rsidRDefault="0062516E" w:rsidP="0062516E">
            <w:pPr>
              <w:spacing w:before="15" w:after="15"/>
              <w:ind w:left="160" w:right="1" w:hanging="160"/>
              <w:rPr>
                <w:sz w:val="18"/>
                <w:szCs w:val="18"/>
              </w:rPr>
            </w:pPr>
            <w:r>
              <w:rPr>
                <w:sz w:val="18"/>
                <w:szCs w:val="18"/>
              </w:rPr>
              <w:t xml:space="preserve">   Null </w:t>
            </w:r>
          </w:p>
        </w:tc>
        <w:tc>
          <w:tcPr>
            <w:tcW w:w="1296" w:type="dxa"/>
            <w:tcBorders>
              <w:top w:val="nil"/>
              <w:left w:val="nil"/>
              <w:bottom w:val="nil"/>
              <w:right w:val="nil"/>
            </w:tcBorders>
          </w:tcPr>
          <w:p ns2:paraId="6684DC95" ns2:textId="4DA38AB3" w:rsidR="0062516E" w:rsidRDefault="0062516E" w:rsidP="0062516E">
            <w:pPr>
              <w:tabs>
                <w:tab w:val="decimal" w:pos="661"/>
                <w:tab w:val="left" w:pos="741"/>
              </w:tabs>
              <w:spacing w:before="15" w:after="15"/>
              <w:rPr>
                <w:sz w:val="18"/>
                <w:szCs w:val="18"/>
              </w:rPr>
            </w:pPr>
            <w:r>
              <w:rPr>
                <w:sz w:val="18"/>
                <w:szCs w:val="18"/>
              </w:rPr>
              <w:tab/>
              <w:t xml:space="preserve">6 </w:t>
            </w:r>
          </w:p>
        </w:tc>
        <w:tc>
          <w:tcPr>
            <w:tcW w:w="1296" w:type="dxa"/>
            <w:tcBorders>
              <w:top w:val="nil"/>
              <w:left w:val="nil"/>
              <w:bottom w:val="nil"/>
              <w:right w:val="single" w:sz="2" w:space="0" w:color="auto"/>
            </w:tcBorders>
          </w:tcPr>
          <w:p ns2:paraId="120F2450" ns2:textId="160CC979" w:rsidR="0062516E" w:rsidRDefault="0062516E" w:rsidP="0062516E">
            <w:pPr>
              <w:tabs>
                <w:tab w:val="decimal" w:pos="459"/>
                <w:tab w:val="left" w:pos="539"/>
              </w:tabs>
              <w:spacing w:before="15" w:after="15"/>
              <w:rPr>
                <w:sz w:val="18"/>
                <w:szCs w:val="18"/>
              </w:rPr>
            </w:pPr>
            <w:r>
              <w:rPr>
                <w:sz w:val="18"/>
                <w:szCs w:val="18"/>
              </w:rPr>
              <w:tab/>
              <w:t xml:space="preserve">(11.1) </w:t>
            </w:r>
          </w:p>
        </w:tc>
        <w:tc>
          <w:tcPr>
            <w:tcW w:w="1296" w:type="dxa"/>
            <w:tcBorders>
              <w:top w:val="nil"/>
              <w:left w:val="nil"/>
              <w:bottom w:val="nil"/>
              <w:right w:val="nil"/>
            </w:tcBorders>
          </w:tcPr>
          <w:p ns2:paraId="69F0BEEB" ns2:textId="0399F5A3" w:rsidR="0062516E" w:rsidRDefault="0062516E" w:rsidP="0062516E">
            <w:pPr>
              <w:tabs>
                <w:tab w:val="decimal" w:pos="661"/>
                <w:tab w:val="left" w:pos="741"/>
              </w:tabs>
              <w:spacing w:before="15" w:after="15"/>
              <w:rPr>
                <w:sz w:val="18"/>
                <w:szCs w:val="18"/>
              </w:rPr>
            </w:pPr>
            <w:r>
              <w:rPr>
                <w:sz w:val="18"/>
                <w:szCs w:val="18"/>
              </w:rPr>
              <w:tab/>
              <w:t xml:space="preserve">3 </w:t>
            </w:r>
          </w:p>
        </w:tc>
        <w:tc>
          <w:tcPr>
            <w:tcW w:w="1296" w:type="dxa"/>
            <w:tcBorders>
              <w:top w:val="nil"/>
              <w:left w:val="nil"/>
              <w:bottom w:val="nil"/>
              <w:right w:val="single" w:sz="2" w:space="0" w:color="auto"/>
            </w:tcBorders>
          </w:tcPr>
          <w:p ns2:paraId="53D91D81" ns2:textId="4471170D" w:rsidR="0062516E" w:rsidRDefault="0062516E" w:rsidP="0062516E">
            <w:pPr>
              <w:tabs>
                <w:tab w:val="decimal" w:pos="459"/>
                <w:tab w:val="left" w:pos="539"/>
              </w:tabs>
              <w:spacing w:before="15" w:after="15"/>
              <w:rPr>
                <w:sz w:val="18"/>
                <w:szCs w:val="18"/>
              </w:rPr>
            </w:pPr>
            <w:r>
              <w:rPr>
                <w:sz w:val="18"/>
                <w:szCs w:val="18"/>
              </w:rPr>
              <w:tab/>
              <w:t xml:space="preserve">(5.7) </w:t>
            </w:r>
          </w:p>
        </w:tc>
        <w:tc>
          <w:tcPr>
            <w:tcW w:w="1296" w:type="dxa"/>
            <w:tcBorders>
              <w:top w:val="nil"/>
              <w:left w:val="nil"/>
              <w:bottom w:val="nil"/>
              <w:right w:val="nil"/>
            </w:tcBorders>
          </w:tcPr>
          <w:p ns2:paraId="4B4DB96D" ns2:textId="418E2756" w:rsidR="0062516E" w:rsidRDefault="0062516E" w:rsidP="0062516E">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tcBorders>
          </w:tcPr>
          <w:p ns2:paraId="7FCF6316" ns2:textId="0587F160" w:rsidR="0062516E" w:rsidRDefault="0062516E" w:rsidP="0062516E">
            <w:pPr>
              <w:tabs>
                <w:tab w:val="decimal" w:pos="459"/>
                <w:tab w:val="left" w:pos="539"/>
              </w:tabs>
              <w:spacing w:before="15" w:after="15"/>
              <w:rPr>
                <w:sz w:val="18"/>
                <w:szCs w:val="18"/>
              </w:rPr>
            </w:pPr>
            <w:r>
              <w:rPr>
                <w:sz w:val="18"/>
                <w:szCs w:val="18"/>
              </w:rPr>
              <w:tab/>
              <w:t xml:space="preserve">(0.0) </w:t>
            </w:r>
          </w:p>
        </w:tc>
      </w:tr>
      <w:tr w:rsidR="0062516E" ns2:paraId="2F7130C2" ns2:textId="77777777" w:rsidTr="0062516E">
        <w:tblPrEx>
          <w:tblBorders>
            <w:top w:val="single" w:sz="6" w:space="0" w:color="auto"/>
            <w:bottom w:val="single" w:sz="6" w:space="0" w:color="auto"/>
          </w:tblBorders>
        </w:tblPrEx>
        <w:trPr>
          <w:jc w:val="center"/>
        </w:trPr>
        <w:tc>
          <w:tcPr>
            <w:tcW w:w="5184" w:type="dxa"/>
            <w:tcBorders>
              <w:top w:val="nil"/>
              <w:bottom w:val="single" w:sz="2" w:space="0" w:color="auto"/>
              <w:right w:val="single" w:sz="2" w:space="0" w:color="auto"/>
            </w:tcBorders>
          </w:tcPr>
          <w:p ns2:paraId="5EF5C954" ns2:textId="4B43AF44" w:rsidR="0062516E" w:rsidRDefault="0062516E" w:rsidP="0062516E">
            <w:pPr>
              <w:spacing w:before="15" w:after="15"/>
              <w:ind w:left="160" w:right="1" w:hanging="160"/>
              <w:rPr>
                <w:sz w:val="18"/>
                <w:szCs w:val="18"/>
              </w:rPr>
            </w:pPr>
            <w:r>
              <w:rPr>
                <w:sz w:val="18"/>
                <w:szCs w:val="18"/>
              </w:rPr>
              <w:t xml:space="preserve">   Alopecia </w:t>
            </w:r>
          </w:p>
        </w:tc>
        <w:tc>
          <w:tcPr>
            <w:tcW w:w="1296" w:type="dxa"/>
            <w:tcBorders>
              <w:top w:val="nil"/>
              <w:left w:val="nil"/>
              <w:bottom w:val="single" w:sz="2" w:space="0" w:color="auto"/>
              <w:right w:val="nil"/>
            </w:tcBorders>
          </w:tcPr>
          <w:p ns2:paraId="163976A2" ns2:textId="7EA790CD" w:rsidR="0062516E" w:rsidRDefault="0062516E" w:rsidP="0062516E">
            <w:pPr>
              <w:tabs>
                <w:tab w:val="decimal" w:pos="661"/>
                <w:tab w:val="left" w:pos="741"/>
              </w:tabs>
              <w:spacing w:before="15" w:after="15"/>
              <w:rPr>
                <w:sz w:val="18"/>
                <w:szCs w:val="18"/>
              </w:rPr>
            </w:pPr>
            <w:r>
              <w:rPr>
                <w:sz w:val="18"/>
                <w:szCs w:val="18"/>
              </w:rPr>
              <w:tab/>
              <w:t xml:space="preserve">5 </w:t>
            </w:r>
          </w:p>
        </w:tc>
        <w:tc>
          <w:tcPr>
            <w:tcW w:w="1296" w:type="dxa"/>
            <w:tcBorders>
              <w:top w:val="nil"/>
              <w:left w:val="nil"/>
              <w:bottom w:val="single" w:sz="2" w:space="0" w:color="auto"/>
              <w:right w:val="single" w:sz="2" w:space="0" w:color="auto"/>
            </w:tcBorders>
          </w:tcPr>
          <w:p ns2:paraId="3588D388" ns2:textId="7D6B0526" w:rsidR="0062516E" w:rsidRDefault="0062516E" w:rsidP="0062516E">
            <w:pPr>
              <w:tabs>
                <w:tab w:val="decimal" w:pos="459"/>
                <w:tab w:val="left" w:pos="539"/>
              </w:tabs>
              <w:spacing w:before="15" w:after="15"/>
              <w:rPr>
                <w:sz w:val="18"/>
                <w:szCs w:val="18"/>
              </w:rPr>
            </w:pPr>
            <w:r>
              <w:rPr>
                <w:sz w:val="18"/>
                <w:szCs w:val="18"/>
              </w:rPr>
              <w:tab/>
              <w:t xml:space="preserve">(9.3) </w:t>
            </w:r>
          </w:p>
        </w:tc>
        <w:tc>
          <w:tcPr>
            <w:tcW w:w="1296" w:type="dxa"/>
            <w:tcBorders>
              <w:top w:val="nil"/>
              <w:left w:val="nil"/>
              <w:bottom w:val="single" w:sz="2" w:space="0" w:color="auto"/>
              <w:right w:val="nil"/>
            </w:tcBorders>
          </w:tcPr>
          <w:p ns2:paraId="5D27E876" ns2:textId="0DB18C9A" w:rsidR="0062516E" w:rsidRDefault="0062516E" w:rsidP="0062516E">
            <w:pPr>
              <w:tabs>
                <w:tab w:val="decimal" w:pos="661"/>
                <w:tab w:val="left" w:pos="741"/>
              </w:tabs>
              <w:spacing w:before="15" w:after="15"/>
              <w:rPr>
                <w:sz w:val="18"/>
                <w:szCs w:val="18"/>
              </w:rPr>
            </w:pPr>
            <w:r>
              <w:rPr>
                <w:sz w:val="18"/>
                <w:szCs w:val="18"/>
              </w:rPr>
              <w:tab/>
              <w:t xml:space="preserve">10 </w:t>
            </w:r>
          </w:p>
        </w:tc>
        <w:tc>
          <w:tcPr>
            <w:tcW w:w="1296" w:type="dxa"/>
            <w:tcBorders>
              <w:top w:val="nil"/>
              <w:left w:val="nil"/>
              <w:bottom w:val="single" w:sz="2" w:space="0" w:color="auto"/>
              <w:right w:val="single" w:sz="2" w:space="0" w:color="auto"/>
            </w:tcBorders>
          </w:tcPr>
          <w:p ns2:paraId="5F0DF1D3" ns2:textId="6F6BA4EB" w:rsidR="0062516E" w:rsidRDefault="0062516E" w:rsidP="0062516E">
            <w:pPr>
              <w:tabs>
                <w:tab w:val="decimal" w:pos="459"/>
                <w:tab w:val="left" w:pos="539"/>
              </w:tabs>
              <w:spacing w:before="15" w:after="15"/>
              <w:rPr>
                <w:sz w:val="18"/>
                <w:szCs w:val="18"/>
              </w:rPr>
            </w:pPr>
            <w:r>
              <w:rPr>
                <w:sz w:val="18"/>
                <w:szCs w:val="18"/>
              </w:rPr>
              <w:tab/>
              <w:t xml:space="preserve">(18.9) </w:t>
            </w:r>
          </w:p>
        </w:tc>
        <w:tc>
          <w:tcPr>
            <w:tcW w:w="1296" w:type="dxa"/>
            <w:tcBorders>
              <w:top w:val="nil"/>
              <w:left w:val="nil"/>
              <w:bottom w:val="single" w:sz="2" w:space="0" w:color="auto"/>
              <w:right w:val="nil"/>
            </w:tcBorders>
          </w:tcPr>
          <w:p ns2:paraId="35030844" ns2:textId="0FA2B553" w:rsidR="0062516E" w:rsidRDefault="0062516E" w:rsidP="0062516E">
            <w:pPr>
              <w:tabs>
                <w:tab w:val="decimal" w:pos="661"/>
                <w:tab w:val="left" w:pos="741"/>
              </w:tabs>
              <w:spacing w:before="15" w:after="15"/>
              <w:rPr>
                <w:sz w:val="18"/>
                <w:szCs w:val="18"/>
              </w:rPr>
            </w:pPr>
            <w:r>
              <w:rPr>
                <w:sz w:val="18"/>
                <w:szCs w:val="18"/>
              </w:rPr>
              <w:tab/>
              <w:t xml:space="preserve">6 </w:t>
            </w:r>
          </w:p>
        </w:tc>
        <w:tc>
          <w:tcPr>
            <w:tcW w:w="1296" w:type="dxa"/>
            <w:tcBorders>
              <w:top w:val="nil"/>
              <w:left w:val="nil"/>
              <w:bottom w:val="single" w:sz="2" w:space="0" w:color="auto"/>
            </w:tcBorders>
          </w:tcPr>
          <w:p ns2:paraId="5060DFA9" ns2:textId="7012DEA2" w:rsidR="0062516E" w:rsidRDefault="0062516E" w:rsidP="0062516E">
            <w:pPr>
              <w:tabs>
                <w:tab w:val="decimal" w:pos="459"/>
                <w:tab w:val="left" w:pos="539"/>
              </w:tabs>
              <w:spacing w:before="15" w:after="15"/>
              <w:rPr>
                <w:sz w:val="18"/>
                <w:szCs w:val="18"/>
              </w:rPr>
            </w:pPr>
            <w:r>
              <w:rPr>
                <w:sz w:val="18"/>
                <w:szCs w:val="18"/>
              </w:rPr>
              <w:tab/>
              <w:t xml:space="preserve">(54.5) </w:t>
            </w:r>
          </w:p>
        </w:tc>
      </w:tr>
    </w:tbl>
    <w:p ns2:paraId="4D2787E3" ns2:textId="508A40AC" w:rsidR="004A5950" w:rsidRDefault="004A5950" w:rsidP="00C0130B">
      <w:pPr>
        <w:pStyle w:val="Paragraph"/>
      </w:pPr>
      <w:ins w:id="12961" w:author="GoldenCorpusHarness" w:date="2026-03-28T21:57:55Z">
        <w:r>
          <w:t>MK-2870-016/SKB264-II-07/OptiTROP-Breast05</w:t>
        </w:r>
      </w:ins>
    </w:p>
    <w:tbl>
      <w:tblPr>
        <w:tblW w:w="12960" w:type="dxa"/>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5184"/>
        <w:gridCol w:w="1296"/>
        <w:gridCol w:w="1296"/>
        <w:gridCol w:w="1296"/>
        <w:gridCol w:w="1296"/>
        <w:gridCol w:w="1296"/>
        <w:gridCol w:w="1296"/>
      </w:tblGrid>
      <w:tr w:rsidR="004A5950" ns2:paraId="7BF9F9EE" ns2:textId="77777777" w:rsidTr="0062516E">
        <w:trPr>
          <w:jc w:val="center"/>
        </w:trPr>
        <w:tc>
          <w:tcPr>
            <w:tcW w:w="5184" w:type="dxa"/>
            <w:tcBorders>
              <w:top w:val="double" w:sz="6" w:space="0" w:color="auto"/>
              <w:bottom w:val="nil"/>
              <w:right w:val="single" w:sz="2" w:space="0" w:color="auto"/>
            </w:tcBorders>
          </w:tcPr>
          <w:p ns2:paraId="0094E5F0" ns2:textId="77777777" w:rsidR="004A5950" w:rsidRDefault="004A5950" w:rsidP="00C90784">
            <w:pPr>
              <w:spacing w:before="15" w:after="15"/>
              <w:rPr>
                <w:sz w:val="18"/>
                <w:szCs w:val="18"/>
              </w:rPr>
            </w:pPr>
          </w:p>
        </w:tc>
        <w:tc>
          <w:tcPr>
            <w:tcW w:w="2592" w:type="dxa"/>
            <w:gridSpan w:val="2"/>
            <w:tcBorders>
              <w:top w:val="double" w:sz="6" w:space="0" w:color="auto"/>
              <w:left w:val="nil"/>
              <w:bottom w:val="single" w:sz="2" w:space="0" w:color="auto"/>
              <w:right w:val="single" w:sz="2" w:space="0" w:color="auto"/>
            </w:tcBorders>
          </w:tcPr>
          <w:p ns2:paraId="6B45CCD3" ns2:textId="314C993A" w:rsidR="004A5950" w:rsidRDefault="00DE370C" w:rsidP="00C90784">
            <w:pPr>
              <w:spacing w:before="15" w:after="15"/>
              <w:jc w:val="center"/>
              <w:rPr>
                <w:sz w:val="18"/>
                <w:szCs w:val="18"/>
              </w:rPr>
            </w:pPr>
            <w:r w:rsidRPr="00DE370C">
              <w:rPr>
                <w:sz w:val="18"/>
                <w:szCs w:val="18"/>
              </w:rPr>
              <w:t>sac-TMT</w:t>
            </w:r>
            <w:r w:rsidR="004A5950">
              <w:rPr>
                <w:sz w:val="18"/>
                <w:szCs w:val="18"/>
              </w:rPr>
              <w:t xml:space="preserve"> 4 mg/kg </w:t>
            </w:r>
            <w:r w:rsidR="00254576">
              <w:rPr>
                <w:sz w:val="18"/>
                <w:szCs w:val="18"/>
              </w:rPr>
              <w:t xml:space="preserve">q2w </w:t>
            </w:r>
            <w:r w:rsidR="004A5950">
              <w:rPr>
                <w:sz w:val="18"/>
                <w:szCs w:val="18"/>
              </w:rPr>
              <w:t xml:space="preserve">+ pembrolizumab 400 mg </w:t>
            </w:r>
            <w:r w:rsidR="00254576">
              <w:rPr>
                <w:sz w:val="18"/>
                <w:szCs w:val="18"/>
              </w:rPr>
              <w:t xml:space="preserve">q6w </w:t>
            </w:r>
          </w:p>
        </w:tc>
        <w:tc>
          <w:tcPr>
            <w:tcW w:w="2592" w:type="dxa"/>
            <w:gridSpan w:val="2"/>
            <w:tcBorders>
              <w:top w:val="double" w:sz="6" w:space="0" w:color="auto"/>
              <w:left w:val="nil"/>
              <w:bottom w:val="single" w:sz="2" w:space="0" w:color="auto"/>
              <w:right w:val="single" w:sz="2" w:space="0" w:color="auto"/>
            </w:tcBorders>
          </w:tcPr>
          <w:p ns2:paraId="6FCFB409" ns2:textId="716B6773" w:rsidR="004A5950" w:rsidRDefault="00DE370C" w:rsidP="00C90784">
            <w:pPr>
              <w:spacing w:before="15" w:after="15"/>
              <w:jc w:val="center"/>
              <w:rPr>
                <w:sz w:val="18"/>
                <w:szCs w:val="18"/>
              </w:rPr>
            </w:pPr>
            <w:r w:rsidRPr="00DE370C">
              <w:rPr>
                <w:sz w:val="18"/>
                <w:szCs w:val="18"/>
              </w:rPr>
              <w:t>sac-TMT</w:t>
            </w:r>
            <w:r w:rsidR="004A5950">
              <w:rPr>
                <w:sz w:val="18"/>
                <w:szCs w:val="18"/>
              </w:rPr>
              <w:t xml:space="preserve"> 3 mg/kg </w:t>
            </w:r>
            <w:r w:rsidR="00254576">
              <w:rPr>
                <w:sz w:val="18"/>
                <w:szCs w:val="18"/>
              </w:rPr>
              <w:t xml:space="preserve">q2w </w:t>
            </w:r>
            <w:r w:rsidR="004A5950">
              <w:rPr>
                <w:sz w:val="18"/>
                <w:szCs w:val="18"/>
              </w:rPr>
              <w:t xml:space="preserve">+ Osimertinib 80 mg </w:t>
            </w:r>
          </w:p>
        </w:tc>
        <w:tc>
          <w:tcPr>
            <w:tcW w:w="2592" w:type="dxa"/>
            <w:gridSpan w:val="2"/>
            <w:tcBorders>
              <w:top w:val="double" w:sz="6" w:space="0" w:color="auto"/>
              <w:left w:val="nil"/>
              <w:bottom w:val="single" w:sz="2" w:space="0" w:color="auto"/>
            </w:tcBorders>
          </w:tcPr>
          <w:p ns2:paraId="0E3AAC8B" ns2:textId="339724FC" w:rsidR="004A5950" w:rsidRDefault="00DE370C" w:rsidP="00C90784">
            <w:pPr>
              <w:spacing w:before="15" w:after="15"/>
              <w:jc w:val="center"/>
              <w:rPr>
                <w:sz w:val="18"/>
                <w:szCs w:val="18"/>
              </w:rPr>
            </w:pPr>
            <w:r w:rsidRPr="00DE370C">
              <w:rPr>
                <w:sz w:val="18"/>
                <w:szCs w:val="18"/>
              </w:rPr>
              <w:t>sac-TMT</w:t>
            </w:r>
            <w:r w:rsidR="004A5950">
              <w:rPr>
                <w:sz w:val="18"/>
                <w:szCs w:val="18"/>
              </w:rPr>
              <w:t xml:space="preserve"> 4 mg/kg </w:t>
            </w:r>
            <w:r w:rsidR="00254576">
              <w:rPr>
                <w:sz w:val="18"/>
                <w:szCs w:val="18"/>
              </w:rPr>
              <w:t xml:space="preserve">q2w </w:t>
            </w:r>
            <w:r w:rsidR="004A5950">
              <w:rPr>
                <w:sz w:val="18"/>
                <w:szCs w:val="18"/>
              </w:rPr>
              <w:t xml:space="preserve">+ Osimertinib 80 mg </w:t>
            </w:r>
          </w:p>
        </w:tc>
      </w:tr>
      <w:tr w:rsidR="004A5950" ns2:paraId="21921344" ns2:textId="77777777" w:rsidTr="0062516E">
        <w:tblPrEx>
          <w:tblBorders>
            <w:top w:val="single" w:sz="6" w:space="0" w:color="auto"/>
            <w:bottom w:val="single" w:sz="6" w:space="0" w:color="auto"/>
          </w:tblBorders>
        </w:tblPrEx>
        <w:trPr>
          <w:jc w:val="center"/>
        </w:trPr>
        <w:tc>
          <w:tcPr>
            <w:tcW w:w="5184" w:type="dxa"/>
            <w:tcBorders>
              <w:top w:val="nil"/>
              <w:bottom w:val="single" w:sz="2" w:space="0" w:color="auto"/>
              <w:right w:val="single" w:sz="2" w:space="0" w:color="auto"/>
            </w:tcBorders>
          </w:tcPr>
          <w:p ns2:paraId="3FF60A75" ns2:textId="77777777" w:rsidR="004A5950" w:rsidRDefault="004A5950" w:rsidP="00C90784">
            <w:pPr>
              <w:spacing w:before="15" w:after="15"/>
              <w:rPr>
                <w:sz w:val="18"/>
                <w:szCs w:val="18"/>
              </w:rPr>
            </w:pPr>
          </w:p>
        </w:tc>
        <w:tc>
          <w:tcPr>
            <w:tcW w:w="1296" w:type="dxa"/>
            <w:tcBorders>
              <w:top w:val="nil"/>
              <w:left w:val="nil"/>
              <w:bottom w:val="single" w:sz="2" w:space="0" w:color="auto"/>
              <w:right w:val="nil"/>
            </w:tcBorders>
          </w:tcPr>
          <w:p ns2:paraId="5CFC1307" ns2:textId="77777777" w:rsidR="004A5950" w:rsidRDefault="004A5950" w:rsidP="00C90784">
            <w:pPr>
              <w:spacing w:before="15" w:after="15"/>
              <w:jc w:val="center"/>
              <w:rPr>
                <w:sz w:val="18"/>
                <w:szCs w:val="18"/>
              </w:rPr>
            </w:pPr>
            <w:r>
              <w:rPr>
                <w:sz w:val="18"/>
                <w:szCs w:val="18"/>
              </w:rPr>
              <w:t xml:space="preserve">n </w:t>
            </w:r>
          </w:p>
        </w:tc>
        <w:tc>
          <w:tcPr>
            <w:tcW w:w="1296" w:type="dxa"/>
            <w:tcBorders>
              <w:top w:val="nil"/>
              <w:left w:val="nil"/>
              <w:bottom w:val="single" w:sz="2" w:space="0" w:color="auto"/>
              <w:right w:val="single" w:sz="2" w:space="0" w:color="auto"/>
            </w:tcBorders>
          </w:tcPr>
          <w:p ns2:paraId="4D72DC4B" ns2:textId="77777777" w:rsidR="004A5950" w:rsidRDefault="004A5950" w:rsidP="00C90784">
            <w:pPr>
              <w:spacing w:before="15" w:after="15"/>
              <w:jc w:val="center"/>
              <w:rPr>
                <w:sz w:val="18"/>
                <w:szCs w:val="18"/>
              </w:rPr>
            </w:pPr>
            <w:r>
              <w:rPr>
                <w:sz w:val="18"/>
                <w:szCs w:val="18"/>
              </w:rPr>
              <w:t xml:space="preserve">(%) </w:t>
            </w:r>
          </w:p>
        </w:tc>
        <w:tc>
          <w:tcPr>
            <w:tcW w:w="1296" w:type="dxa"/>
            <w:tcBorders>
              <w:top w:val="nil"/>
              <w:left w:val="nil"/>
              <w:bottom w:val="single" w:sz="2" w:space="0" w:color="auto"/>
              <w:right w:val="nil"/>
            </w:tcBorders>
          </w:tcPr>
          <w:p ns2:paraId="4A7A008A" ns2:textId="77777777" w:rsidR="004A5950" w:rsidRDefault="004A5950" w:rsidP="00C90784">
            <w:pPr>
              <w:spacing w:before="15" w:after="15"/>
              <w:jc w:val="center"/>
              <w:rPr>
                <w:sz w:val="18"/>
                <w:szCs w:val="18"/>
              </w:rPr>
            </w:pPr>
            <w:r>
              <w:rPr>
                <w:sz w:val="18"/>
                <w:szCs w:val="18"/>
              </w:rPr>
              <w:t xml:space="preserve">n </w:t>
            </w:r>
          </w:p>
        </w:tc>
        <w:tc>
          <w:tcPr>
            <w:tcW w:w="1296" w:type="dxa"/>
            <w:tcBorders>
              <w:top w:val="nil"/>
              <w:left w:val="nil"/>
              <w:bottom w:val="single" w:sz="2" w:space="0" w:color="auto"/>
              <w:right w:val="single" w:sz="2" w:space="0" w:color="auto"/>
            </w:tcBorders>
          </w:tcPr>
          <w:p ns2:paraId="45737910" ns2:textId="77777777" w:rsidR="004A5950" w:rsidRDefault="004A5950" w:rsidP="00C90784">
            <w:pPr>
              <w:spacing w:before="15" w:after="15"/>
              <w:jc w:val="center"/>
              <w:rPr>
                <w:sz w:val="18"/>
                <w:szCs w:val="18"/>
              </w:rPr>
            </w:pPr>
            <w:r>
              <w:rPr>
                <w:sz w:val="18"/>
                <w:szCs w:val="18"/>
              </w:rPr>
              <w:t xml:space="preserve">(%) </w:t>
            </w:r>
          </w:p>
        </w:tc>
        <w:tc>
          <w:tcPr>
            <w:tcW w:w="1296" w:type="dxa"/>
            <w:tcBorders>
              <w:top w:val="nil"/>
              <w:left w:val="nil"/>
              <w:bottom w:val="single" w:sz="2" w:space="0" w:color="auto"/>
              <w:right w:val="nil"/>
            </w:tcBorders>
          </w:tcPr>
          <w:p ns2:paraId="79F826DD" ns2:textId="77777777" w:rsidR="004A5950" w:rsidRDefault="004A5950" w:rsidP="00C90784">
            <w:pPr>
              <w:spacing w:before="15" w:after="15"/>
              <w:jc w:val="center"/>
              <w:rPr>
                <w:sz w:val="18"/>
                <w:szCs w:val="18"/>
              </w:rPr>
            </w:pPr>
            <w:r>
              <w:rPr>
                <w:sz w:val="18"/>
                <w:szCs w:val="18"/>
              </w:rPr>
              <w:t xml:space="preserve">n </w:t>
            </w:r>
          </w:p>
        </w:tc>
        <w:tc>
          <w:tcPr>
            <w:tcW w:w="1296" w:type="dxa"/>
            <w:tcBorders>
              <w:top w:val="nil"/>
              <w:left w:val="nil"/>
              <w:bottom w:val="single" w:sz="2" w:space="0" w:color="auto"/>
            </w:tcBorders>
          </w:tcPr>
          <w:p ns2:paraId="3FF7D423" ns2:textId="77777777" w:rsidR="004A5950" w:rsidRDefault="004A5950" w:rsidP="00C90784">
            <w:pPr>
              <w:spacing w:before="15" w:after="15"/>
              <w:jc w:val="center"/>
              <w:rPr>
                <w:sz w:val="18"/>
                <w:szCs w:val="18"/>
              </w:rPr>
            </w:pPr>
            <w:r>
              <w:rPr>
                <w:sz w:val="18"/>
                <w:szCs w:val="18"/>
              </w:rPr>
              <w:t xml:space="preserve">(%) </w:t>
            </w:r>
          </w:p>
        </w:tc>
      </w:tr>
      <w:tr w:rsidR="004A5950" ns2:paraId="0F95C05C" ns2: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69DB69FB" ns2:textId="77777777" w:rsidR="004A5950" w:rsidRDefault="004A5950" w:rsidP="00C90784">
            <w:pPr>
              <w:spacing w:before="15" w:after="15"/>
              <w:ind w:left="160" w:right="1" w:hanging="160"/>
              <w:rPr>
                <w:sz w:val="18"/>
                <w:szCs w:val="18"/>
              </w:rPr>
            </w:pPr>
            <w:r>
              <w:rPr>
                <w:sz w:val="18"/>
                <w:szCs w:val="18"/>
              </w:rPr>
              <w:t xml:space="preserve">   Blood creatinine increased </w:t>
            </w:r>
          </w:p>
        </w:tc>
        <w:tc>
          <w:tcPr>
            <w:tcW w:w="1296" w:type="dxa"/>
            <w:tcBorders>
              <w:top w:val="nil"/>
              <w:left w:val="nil"/>
              <w:bottom w:val="nil"/>
              <w:right w:val="nil"/>
            </w:tcBorders>
          </w:tcPr>
          <w:p ns2:paraId="217DA4A4" ns2:textId="77777777" w:rsidR="004A5950" w:rsidRDefault="004A5950" w:rsidP="00C90784">
            <w:pPr>
              <w:tabs>
                <w:tab w:val="decimal" w:pos="661"/>
                <w:tab w:val="left" w:pos="741"/>
              </w:tabs>
              <w:spacing w:before="15" w:after="15"/>
              <w:rPr>
                <w:sz w:val="18"/>
                <w:szCs w:val="18"/>
              </w:rPr>
            </w:pPr>
            <w:r>
              <w:rPr>
                <w:sz w:val="18"/>
                <w:szCs w:val="18"/>
              </w:rPr>
              <w:tab/>
              <w:t xml:space="preserve">5 </w:t>
            </w:r>
          </w:p>
        </w:tc>
        <w:tc>
          <w:tcPr>
            <w:tcW w:w="1296" w:type="dxa"/>
            <w:tcBorders>
              <w:top w:val="nil"/>
              <w:left w:val="nil"/>
              <w:bottom w:val="nil"/>
              <w:right w:val="single" w:sz="2" w:space="0" w:color="auto"/>
            </w:tcBorders>
          </w:tcPr>
          <w:p ns2:paraId="6C21F4FA" ns2:textId="77777777" w:rsidR="004A5950" w:rsidRDefault="004A5950" w:rsidP="00C90784">
            <w:pPr>
              <w:tabs>
                <w:tab w:val="decimal" w:pos="459"/>
                <w:tab w:val="left" w:pos="539"/>
              </w:tabs>
              <w:spacing w:before="15" w:after="15"/>
              <w:rPr>
                <w:sz w:val="18"/>
                <w:szCs w:val="18"/>
              </w:rPr>
            </w:pPr>
            <w:r>
              <w:rPr>
                <w:sz w:val="18"/>
                <w:szCs w:val="18"/>
              </w:rPr>
              <w:tab/>
              <w:t xml:space="preserve">(9.3) </w:t>
            </w:r>
          </w:p>
        </w:tc>
        <w:tc>
          <w:tcPr>
            <w:tcW w:w="1296" w:type="dxa"/>
            <w:tcBorders>
              <w:top w:val="nil"/>
              <w:left w:val="nil"/>
              <w:bottom w:val="nil"/>
              <w:right w:val="nil"/>
            </w:tcBorders>
          </w:tcPr>
          <w:p ns2:paraId="6DC00D02" ns2:textId="77777777" w:rsidR="004A5950" w:rsidRDefault="004A5950" w:rsidP="00C90784">
            <w:pPr>
              <w:tabs>
                <w:tab w:val="decimal" w:pos="661"/>
                <w:tab w:val="left" w:pos="741"/>
              </w:tabs>
              <w:spacing w:before="15" w:after="15"/>
              <w:rPr>
                <w:sz w:val="18"/>
                <w:szCs w:val="18"/>
              </w:rPr>
            </w:pPr>
            <w:r>
              <w:rPr>
                <w:sz w:val="18"/>
                <w:szCs w:val="18"/>
              </w:rPr>
              <w:tab/>
              <w:t xml:space="preserve">16 </w:t>
            </w:r>
          </w:p>
        </w:tc>
        <w:tc>
          <w:tcPr>
            <w:tcW w:w="1296" w:type="dxa"/>
            <w:tcBorders>
              <w:top w:val="nil"/>
              <w:left w:val="nil"/>
              <w:bottom w:val="nil"/>
              <w:right w:val="single" w:sz="2" w:space="0" w:color="auto"/>
            </w:tcBorders>
          </w:tcPr>
          <w:p ns2:paraId="7BBFFF08" ns2:textId="77777777" w:rsidR="004A5950" w:rsidRDefault="004A5950" w:rsidP="00C90784">
            <w:pPr>
              <w:tabs>
                <w:tab w:val="decimal" w:pos="459"/>
                <w:tab w:val="left" w:pos="539"/>
              </w:tabs>
              <w:spacing w:before="15" w:after="15"/>
              <w:rPr>
                <w:sz w:val="18"/>
                <w:szCs w:val="18"/>
              </w:rPr>
            </w:pPr>
            <w:r>
              <w:rPr>
                <w:sz w:val="18"/>
                <w:szCs w:val="18"/>
              </w:rPr>
              <w:tab/>
              <w:t xml:space="preserve">(30.2) </w:t>
            </w:r>
          </w:p>
        </w:tc>
        <w:tc>
          <w:tcPr>
            <w:tcW w:w="1296" w:type="dxa"/>
            <w:tcBorders>
              <w:top w:val="nil"/>
              <w:left w:val="nil"/>
              <w:bottom w:val="nil"/>
              <w:right w:val="nil"/>
            </w:tcBorders>
          </w:tcPr>
          <w:p ns2:paraId="0FA7D91C" ns2:textId="77777777" w:rsidR="004A5950" w:rsidRDefault="004A5950" w:rsidP="00C90784">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tcBorders>
          </w:tcPr>
          <w:p ns2:paraId="3540BCBF" ns2:textId="77777777" w:rsidR="004A5950" w:rsidRDefault="004A5950" w:rsidP="00C90784">
            <w:pPr>
              <w:tabs>
                <w:tab w:val="decimal" w:pos="459"/>
                <w:tab w:val="left" w:pos="539"/>
              </w:tabs>
              <w:spacing w:before="15" w:after="15"/>
              <w:rPr>
                <w:sz w:val="18"/>
                <w:szCs w:val="18"/>
              </w:rPr>
            </w:pPr>
            <w:r>
              <w:rPr>
                <w:sz w:val="18"/>
                <w:szCs w:val="18"/>
              </w:rPr>
              <w:tab/>
              <w:t xml:space="preserve">(18.2) </w:t>
            </w:r>
          </w:p>
        </w:tc>
      </w:tr>
      <w:tr w:rsidR="004A5950" ns2:paraId="07D93C6A" ns2: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7F013C25" ns2:textId="77777777" w:rsidR="004A5950" w:rsidRDefault="004A5950" w:rsidP="00C90784">
            <w:pPr>
              <w:spacing w:before="15" w:after="15"/>
              <w:ind w:left="160" w:right="1" w:hanging="160"/>
              <w:rPr>
                <w:sz w:val="18"/>
                <w:szCs w:val="18"/>
              </w:rPr>
            </w:pPr>
            <w:r>
              <w:rPr>
                <w:sz w:val="18"/>
                <w:szCs w:val="18"/>
              </w:rPr>
              <w:t xml:space="preserve">   Hyperglycaemia </w:t>
            </w:r>
          </w:p>
        </w:tc>
        <w:tc>
          <w:tcPr>
            <w:tcW w:w="1296" w:type="dxa"/>
            <w:tcBorders>
              <w:top w:val="nil"/>
              <w:left w:val="nil"/>
              <w:bottom w:val="nil"/>
              <w:right w:val="nil"/>
            </w:tcBorders>
          </w:tcPr>
          <w:p ns2:paraId="6D6D5684" ns2:textId="77777777" w:rsidR="004A5950" w:rsidRDefault="004A5950" w:rsidP="00C90784">
            <w:pPr>
              <w:tabs>
                <w:tab w:val="decimal" w:pos="661"/>
                <w:tab w:val="left" w:pos="741"/>
              </w:tabs>
              <w:spacing w:before="15" w:after="15"/>
              <w:rPr>
                <w:sz w:val="18"/>
                <w:szCs w:val="18"/>
              </w:rPr>
            </w:pPr>
            <w:r>
              <w:rPr>
                <w:sz w:val="18"/>
                <w:szCs w:val="18"/>
              </w:rPr>
              <w:tab/>
              <w:t xml:space="preserve">5 </w:t>
            </w:r>
          </w:p>
        </w:tc>
        <w:tc>
          <w:tcPr>
            <w:tcW w:w="1296" w:type="dxa"/>
            <w:tcBorders>
              <w:top w:val="nil"/>
              <w:left w:val="nil"/>
              <w:bottom w:val="nil"/>
              <w:right w:val="single" w:sz="2" w:space="0" w:color="auto"/>
            </w:tcBorders>
          </w:tcPr>
          <w:p ns2:paraId="169D088E" ns2:textId="77777777" w:rsidR="004A5950" w:rsidRDefault="004A5950" w:rsidP="00C90784">
            <w:pPr>
              <w:tabs>
                <w:tab w:val="decimal" w:pos="459"/>
                <w:tab w:val="left" w:pos="539"/>
              </w:tabs>
              <w:spacing w:before="15" w:after="15"/>
              <w:rPr>
                <w:sz w:val="18"/>
                <w:szCs w:val="18"/>
              </w:rPr>
            </w:pPr>
            <w:r>
              <w:rPr>
                <w:sz w:val="18"/>
                <w:szCs w:val="18"/>
              </w:rPr>
              <w:tab/>
              <w:t xml:space="preserve">(9.3) </w:t>
            </w:r>
          </w:p>
        </w:tc>
        <w:tc>
          <w:tcPr>
            <w:tcW w:w="1296" w:type="dxa"/>
            <w:tcBorders>
              <w:top w:val="nil"/>
              <w:left w:val="nil"/>
              <w:bottom w:val="nil"/>
              <w:right w:val="nil"/>
            </w:tcBorders>
          </w:tcPr>
          <w:p ns2:paraId="215DFA24" ns2:textId="77777777" w:rsidR="004A5950" w:rsidRDefault="004A5950" w:rsidP="00C90784">
            <w:pPr>
              <w:tabs>
                <w:tab w:val="decimal" w:pos="661"/>
                <w:tab w:val="left" w:pos="741"/>
              </w:tabs>
              <w:spacing w:before="15" w:after="15"/>
              <w:rPr>
                <w:sz w:val="18"/>
                <w:szCs w:val="18"/>
              </w:rPr>
            </w:pPr>
            <w:r>
              <w:rPr>
                <w:sz w:val="18"/>
                <w:szCs w:val="18"/>
              </w:rPr>
              <w:tab/>
              <w:t xml:space="preserve">6 </w:t>
            </w:r>
          </w:p>
        </w:tc>
        <w:tc>
          <w:tcPr>
            <w:tcW w:w="1296" w:type="dxa"/>
            <w:tcBorders>
              <w:top w:val="nil"/>
              <w:left w:val="nil"/>
              <w:bottom w:val="nil"/>
              <w:right w:val="single" w:sz="2" w:space="0" w:color="auto"/>
            </w:tcBorders>
          </w:tcPr>
          <w:p ns2:paraId="2D5206A7" ns2:textId="77777777" w:rsidR="004A5950" w:rsidRDefault="004A5950" w:rsidP="00C90784">
            <w:pPr>
              <w:tabs>
                <w:tab w:val="decimal" w:pos="459"/>
                <w:tab w:val="left" w:pos="539"/>
              </w:tabs>
              <w:spacing w:before="15" w:after="15"/>
              <w:rPr>
                <w:sz w:val="18"/>
                <w:szCs w:val="18"/>
              </w:rPr>
            </w:pPr>
            <w:r>
              <w:rPr>
                <w:sz w:val="18"/>
                <w:szCs w:val="18"/>
              </w:rPr>
              <w:tab/>
              <w:t xml:space="preserve">(11.3) </w:t>
            </w:r>
          </w:p>
        </w:tc>
        <w:tc>
          <w:tcPr>
            <w:tcW w:w="1296" w:type="dxa"/>
            <w:tcBorders>
              <w:top w:val="nil"/>
              <w:left w:val="nil"/>
              <w:bottom w:val="nil"/>
              <w:right w:val="nil"/>
            </w:tcBorders>
          </w:tcPr>
          <w:p ns2:paraId="3ED60AC3" ns2:textId="77777777" w:rsidR="004A5950" w:rsidRDefault="004A5950" w:rsidP="00C90784">
            <w:pPr>
              <w:tabs>
                <w:tab w:val="decimal" w:pos="661"/>
                <w:tab w:val="left" w:pos="741"/>
              </w:tabs>
              <w:spacing w:before="15" w:after="15"/>
              <w:rPr>
                <w:sz w:val="18"/>
                <w:szCs w:val="18"/>
              </w:rPr>
            </w:pPr>
            <w:r>
              <w:rPr>
                <w:sz w:val="18"/>
                <w:szCs w:val="18"/>
              </w:rPr>
              <w:tab/>
              <w:t xml:space="preserve">3 </w:t>
            </w:r>
          </w:p>
        </w:tc>
        <w:tc>
          <w:tcPr>
            <w:tcW w:w="1296" w:type="dxa"/>
            <w:tcBorders>
              <w:top w:val="nil"/>
              <w:left w:val="nil"/>
              <w:bottom w:val="nil"/>
            </w:tcBorders>
          </w:tcPr>
          <w:p ns2:paraId="3467A95E" ns2:textId="77777777" w:rsidR="004A5950" w:rsidRDefault="004A5950" w:rsidP="00C90784">
            <w:pPr>
              <w:tabs>
                <w:tab w:val="decimal" w:pos="459"/>
                <w:tab w:val="left" w:pos="539"/>
              </w:tabs>
              <w:spacing w:before="15" w:after="15"/>
              <w:rPr>
                <w:sz w:val="18"/>
                <w:szCs w:val="18"/>
              </w:rPr>
            </w:pPr>
            <w:r>
              <w:rPr>
                <w:sz w:val="18"/>
                <w:szCs w:val="18"/>
              </w:rPr>
              <w:tab/>
              <w:t xml:space="preserve">(27.3) </w:t>
            </w:r>
          </w:p>
        </w:tc>
      </w:tr>
      <w:tr w:rsidR="004A5950" ns2:paraId="29E1701A" ns2: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33EF6A00" ns2:textId="77777777" w:rsidR="004A5950" w:rsidRDefault="004A5950" w:rsidP="00C90784">
            <w:pPr>
              <w:spacing w:before="15" w:after="15"/>
              <w:ind w:left="160" w:right="1" w:hanging="160"/>
              <w:rPr>
                <w:sz w:val="18"/>
                <w:szCs w:val="18"/>
              </w:rPr>
            </w:pPr>
            <w:r>
              <w:rPr>
                <w:sz w:val="18"/>
                <w:szCs w:val="18"/>
              </w:rPr>
              <w:t xml:space="preserve">   Infusion related reaction </w:t>
            </w:r>
          </w:p>
        </w:tc>
        <w:tc>
          <w:tcPr>
            <w:tcW w:w="1296" w:type="dxa"/>
            <w:tcBorders>
              <w:top w:val="nil"/>
              <w:left w:val="nil"/>
              <w:bottom w:val="nil"/>
              <w:right w:val="nil"/>
            </w:tcBorders>
          </w:tcPr>
          <w:p ns2:paraId="02C26463" ns2:textId="77777777" w:rsidR="004A5950" w:rsidRDefault="004A5950" w:rsidP="00C90784">
            <w:pPr>
              <w:tabs>
                <w:tab w:val="decimal" w:pos="661"/>
                <w:tab w:val="left" w:pos="741"/>
              </w:tabs>
              <w:spacing w:before="15" w:after="15"/>
              <w:rPr>
                <w:sz w:val="18"/>
                <w:szCs w:val="18"/>
              </w:rPr>
            </w:pPr>
            <w:r>
              <w:rPr>
                <w:sz w:val="18"/>
                <w:szCs w:val="18"/>
              </w:rPr>
              <w:tab/>
              <w:t xml:space="preserve">5 </w:t>
            </w:r>
          </w:p>
        </w:tc>
        <w:tc>
          <w:tcPr>
            <w:tcW w:w="1296" w:type="dxa"/>
            <w:tcBorders>
              <w:top w:val="nil"/>
              <w:left w:val="nil"/>
              <w:bottom w:val="nil"/>
              <w:right w:val="single" w:sz="2" w:space="0" w:color="auto"/>
            </w:tcBorders>
          </w:tcPr>
          <w:p ns2:paraId="7691CA08" ns2:textId="77777777" w:rsidR="004A5950" w:rsidRDefault="004A5950" w:rsidP="00C90784">
            <w:pPr>
              <w:tabs>
                <w:tab w:val="decimal" w:pos="459"/>
                <w:tab w:val="left" w:pos="539"/>
              </w:tabs>
              <w:spacing w:before="15" w:after="15"/>
              <w:rPr>
                <w:sz w:val="18"/>
                <w:szCs w:val="18"/>
              </w:rPr>
            </w:pPr>
            <w:r>
              <w:rPr>
                <w:sz w:val="18"/>
                <w:szCs w:val="18"/>
              </w:rPr>
              <w:tab/>
              <w:t xml:space="preserve">(9.3) </w:t>
            </w:r>
          </w:p>
        </w:tc>
        <w:tc>
          <w:tcPr>
            <w:tcW w:w="1296" w:type="dxa"/>
            <w:tcBorders>
              <w:top w:val="nil"/>
              <w:left w:val="nil"/>
              <w:bottom w:val="nil"/>
              <w:right w:val="nil"/>
            </w:tcBorders>
          </w:tcPr>
          <w:p ns2:paraId="52008B38" ns2:textId="77777777" w:rsidR="004A5950" w:rsidRDefault="004A5950" w:rsidP="00C90784">
            <w:pPr>
              <w:tabs>
                <w:tab w:val="decimal" w:pos="661"/>
                <w:tab w:val="left" w:pos="741"/>
              </w:tabs>
              <w:spacing w:before="15" w:after="15"/>
              <w:rPr>
                <w:sz w:val="18"/>
                <w:szCs w:val="18"/>
              </w:rPr>
            </w:pPr>
            <w:r>
              <w:rPr>
                <w:sz w:val="18"/>
                <w:szCs w:val="18"/>
              </w:rPr>
              <w:tab/>
              <w:t xml:space="preserve">4 </w:t>
            </w:r>
          </w:p>
        </w:tc>
        <w:tc>
          <w:tcPr>
            <w:tcW w:w="1296" w:type="dxa"/>
            <w:tcBorders>
              <w:top w:val="nil"/>
              <w:left w:val="nil"/>
              <w:bottom w:val="nil"/>
              <w:right w:val="single" w:sz="2" w:space="0" w:color="auto"/>
            </w:tcBorders>
          </w:tcPr>
          <w:p ns2:paraId="79E9CCEA" ns2:textId="77777777" w:rsidR="004A5950" w:rsidRDefault="004A5950" w:rsidP="00C90784">
            <w:pPr>
              <w:tabs>
                <w:tab w:val="decimal" w:pos="459"/>
                <w:tab w:val="left" w:pos="539"/>
              </w:tabs>
              <w:spacing w:before="15" w:after="15"/>
              <w:rPr>
                <w:sz w:val="18"/>
                <w:szCs w:val="18"/>
              </w:rPr>
            </w:pPr>
            <w:r>
              <w:rPr>
                <w:sz w:val="18"/>
                <w:szCs w:val="18"/>
              </w:rPr>
              <w:tab/>
              <w:t xml:space="preserve">(7.5) </w:t>
            </w:r>
          </w:p>
        </w:tc>
        <w:tc>
          <w:tcPr>
            <w:tcW w:w="1296" w:type="dxa"/>
            <w:tcBorders>
              <w:top w:val="nil"/>
              <w:left w:val="nil"/>
              <w:bottom w:val="nil"/>
              <w:right w:val="nil"/>
            </w:tcBorders>
          </w:tcPr>
          <w:p ns2:paraId="19672A97" ns2:textId="77777777" w:rsidR="004A5950" w:rsidRDefault="004A5950" w:rsidP="00C90784">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tcBorders>
          </w:tcPr>
          <w:p ns2:paraId="25D9A6D1" ns2:textId="77777777" w:rsidR="004A5950" w:rsidRDefault="004A5950" w:rsidP="00C90784">
            <w:pPr>
              <w:tabs>
                <w:tab w:val="decimal" w:pos="459"/>
                <w:tab w:val="left" w:pos="539"/>
              </w:tabs>
              <w:spacing w:before="15" w:after="15"/>
              <w:rPr>
                <w:sz w:val="18"/>
                <w:szCs w:val="18"/>
              </w:rPr>
            </w:pPr>
            <w:r>
              <w:rPr>
                <w:sz w:val="18"/>
                <w:szCs w:val="18"/>
              </w:rPr>
              <w:tab/>
              <w:t xml:space="preserve">(18.2) </w:t>
            </w:r>
          </w:p>
        </w:tc>
      </w:tr>
      <w:tr w:rsidR="004A5950" ns2:paraId="4DE9ECC5" ns2: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4896568F" ns2:textId="77777777" w:rsidR="004A5950" w:rsidRDefault="004A5950" w:rsidP="00C90784">
            <w:pPr>
              <w:spacing w:before="15" w:after="15"/>
              <w:ind w:left="160" w:right="1" w:hanging="160"/>
              <w:rPr>
                <w:sz w:val="18"/>
                <w:szCs w:val="18"/>
              </w:rPr>
            </w:pPr>
            <w:r>
              <w:rPr>
                <w:sz w:val="18"/>
                <w:szCs w:val="18"/>
              </w:rPr>
              <w:t xml:space="preserve">   Blood lactate dehydrogenase increased </w:t>
            </w:r>
          </w:p>
        </w:tc>
        <w:tc>
          <w:tcPr>
            <w:tcW w:w="1296" w:type="dxa"/>
            <w:tcBorders>
              <w:top w:val="nil"/>
              <w:left w:val="nil"/>
              <w:bottom w:val="nil"/>
              <w:right w:val="nil"/>
            </w:tcBorders>
          </w:tcPr>
          <w:p ns2:paraId="4A837FDE" ns2:textId="77777777" w:rsidR="004A5950" w:rsidRDefault="004A5950" w:rsidP="00C90784">
            <w:pPr>
              <w:tabs>
                <w:tab w:val="decimal" w:pos="661"/>
                <w:tab w:val="left" w:pos="741"/>
              </w:tabs>
              <w:spacing w:before="15" w:after="15"/>
              <w:rPr>
                <w:sz w:val="18"/>
                <w:szCs w:val="18"/>
              </w:rPr>
            </w:pPr>
            <w:r>
              <w:rPr>
                <w:sz w:val="18"/>
                <w:szCs w:val="18"/>
              </w:rPr>
              <w:tab/>
              <w:t xml:space="preserve">4 </w:t>
            </w:r>
          </w:p>
        </w:tc>
        <w:tc>
          <w:tcPr>
            <w:tcW w:w="1296" w:type="dxa"/>
            <w:tcBorders>
              <w:top w:val="nil"/>
              <w:left w:val="nil"/>
              <w:bottom w:val="nil"/>
              <w:right w:val="single" w:sz="2" w:space="0" w:color="auto"/>
            </w:tcBorders>
          </w:tcPr>
          <w:p ns2:paraId="31CD5246" ns2:textId="77777777" w:rsidR="004A5950" w:rsidRDefault="004A5950" w:rsidP="00C90784">
            <w:pPr>
              <w:tabs>
                <w:tab w:val="decimal" w:pos="459"/>
                <w:tab w:val="left" w:pos="539"/>
              </w:tabs>
              <w:spacing w:before="15" w:after="15"/>
              <w:rPr>
                <w:sz w:val="18"/>
                <w:szCs w:val="18"/>
              </w:rPr>
            </w:pPr>
            <w:r>
              <w:rPr>
                <w:sz w:val="18"/>
                <w:szCs w:val="18"/>
              </w:rPr>
              <w:tab/>
              <w:t xml:space="preserve">(7.4) </w:t>
            </w:r>
          </w:p>
        </w:tc>
        <w:tc>
          <w:tcPr>
            <w:tcW w:w="1296" w:type="dxa"/>
            <w:tcBorders>
              <w:top w:val="nil"/>
              <w:left w:val="nil"/>
              <w:bottom w:val="nil"/>
              <w:right w:val="nil"/>
            </w:tcBorders>
          </w:tcPr>
          <w:p ns2:paraId="2CDA0D1D" ns2:textId="77777777" w:rsidR="004A5950" w:rsidRDefault="004A5950" w:rsidP="00C90784">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right w:val="single" w:sz="2" w:space="0" w:color="auto"/>
            </w:tcBorders>
          </w:tcPr>
          <w:p ns2:paraId="4435E887" ns2:textId="77777777" w:rsidR="004A5950" w:rsidRDefault="004A5950" w:rsidP="00C90784">
            <w:pPr>
              <w:tabs>
                <w:tab w:val="decimal" w:pos="459"/>
                <w:tab w:val="left" w:pos="539"/>
              </w:tabs>
              <w:spacing w:before="15" w:after="15"/>
              <w:rPr>
                <w:sz w:val="18"/>
                <w:szCs w:val="18"/>
              </w:rPr>
            </w:pPr>
            <w:r>
              <w:rPr>
                <w:sz w:val="18"/>
                <w:szCs w:val="18"/>
              </w:rPr>
              <w:tab/>
              <w:t xml:space="preserve">(3.8) </w:t>
            </w:r>
          </w:p>
        </w:tc>
        <w:tc>
          <w:tcPr>
            <w:tcW w:w="1296" w:type="dxa"/>
            <w:tcBorders>
              <w:top w:val="nil"/>
              <w:left w:val="nil"/>
              <w:bottom w:val="nil"/>
              <w:right w:val="nil"/>
            </w:tcBorders>
          </w:tcPr>
          <w:p ns2:paraId="63265876" ns2:textId="77777777" w:rsidR="004A5950" w:rsidRDefault="004A5950" w:rsidP="00C90784">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tcBorders>
          </w:tcPr>
          <w:p ns2:paraId="511C8367" ns2:textId="77777777" w:rsidR="004A5950" w:rsidRDefault="004A5950" w:rsidP="00C90784">
            <w:pPr>
              <w:tabs>
                <w:tab w:val="decimal" w:pos="459"/>
                <w:tab w:val="left" w:pos="539"/>
              </w:tabs>
              <w:spacing w:before="15" w:after="15"/>
              <w:rPr>
                <w:sz w:val="18"/>
                <w:szCs w:val="18"/>
              </w:rPr>
            </w:pPr>
            <w:r>
              <w:rPr>
                <w:sz w:val="18"/>
                <w:szCs w:val="18"/>
              </w:rPr>
              <w:tab/>
              <w:t xml:space="preserve">(18.2) </w:t>
            </w:r>
          </w:p>
        </w:tc>
      </w:tr>
      <w:tr w:rsidR="004A5950" ns2:paraId="2056DE78" ns2: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222D200E" ns2:textId="77777777" w:rsidR="004A5950" w:rsidRDefault="004A5950" w:rsidP="00C90784">
            <w:pPr>
              <w:spacing w:before="15" w:after="15"/>
              <w:ind w:left="160" w:right="1" w:hanging="160"/>
              <w:rPr>
                <w:sz w:val="18"/>
                <w:szCs w:val="18"/>
              </w:rPr>
            </w:pPr>
            <w:r>
              <w:rPr>
                <w:sz w:val="18"/>
                <w:szCs w:val="18"/>
              </w:rPr>
              <w:t xml:space="preserve">   Dry mouth </w:t>
            </w:r>
          </w:p>
        </w:tc>
        <w:tc>
          <w:tcPr>
            <w:tcW w:w="1296" w:type="dxa"/>
            <w:tcBorders>
              <w:top w:val="nil"/>
              <w:left w:val="nil"/>
              <w:bottom w:val="nil"/>
              <w:right w:val="nil"/>
            </w:tcBorders>
          </w:tcPr>
          <w:p ns2:paraId="38336E70" ns2:textId="77777777" w:rsidR="004A5950" w:rsidRDefault="004A5950" w:rsidP="00C90784">
            <w:pPr>
              <w:tabs>
                <w:tab w:val="decimal" w:pos="661"/>
                <w:tab w:val="left" w:pos="741"/>
              </w:tabs>
              <w:spacing w:before="15" w:after="15"/>
              <w:rPr>
                <w:sz w:val="18"/>
                <w:szCs w:val="18"/>
              </w:rPr>
            </w:pPr>
            <w:r>
              <w:rPr>
                <w:sz w:val="18"/>
                <w:szCs w:val="18"/>
              </w:rPr>
              <w:tab/>
              <w:t xml:space="preserve">4 </w:t>
            </w:r>
          </w:p>
        </w:tc>
        <w:tc>
          <w:tcPr>
            <w:tcW w:w="1296" w:type="dxa"/>
            <w:tcBorders>
              <w:top w:val="nil"/>
              <w:left w:val="nil"/>
              <w:bottom w:val="nil"/>
              <w:right w:val="single" w:sz="2" w:space="0" w:color="auto"/>
            </w:tcBorders>
          </w:tcPr>
          <w:p ns2:paraId="28207EC1" ns2:textId="77777777" w:rsidR="004A5950" w:rsidRDefault="004A5950" w:rsidP="00C90784">
            <w:pPr>
              <w:tabs>
                <w:tab w:val="decimal" w:pos="459"/>
                <w:tab w:val="left" w:pos="539"/>
              </w:tabs>
              <w:spacing w:before="15" w:after="15"/>
              <w:rPr>
                <w:sz w:val="18"/>
                <w:szCs w:val="18"/>
              </w:rPr>
            </w:pPr>
            <w:r>
              <w:rPr>
                <w:sz w:val="18"/>
                <w:szCs w:val="18"/>
              </w:rPr>
              <w:tab/>
              <w:t xml:space="preserve">(7.4) </w:t>
            </w:r>
          </w:p>
        </w:tc>
        <w:tc>
          <w:tcPr>
            <w:tcW w:w="1296" w:type="dxa"/>
            <w:tcBorders>
              <w:top w:val="nil"/>
              <w:left w:val="nil"/>
              <w:bottom w:val="nil"/>
              <w:right w:val="nil"/>
            </w:tcBorders>
          </w:tcPr>
          <w:p ns2:paraId="01AB7135" ns2:textId="77777777" w:rsidR="004A5950" w:rsidRDefault="004A5950" w:rsidP="00C90784">
            <w:pPr>
              <w:tabs>
                <w:tab w:val="decimal" w:pos="661"/>
                <w:tab w:val="left" w:pos="741"/>
              </w:tabs>
              <w:spacing w:before="15" w:after="15"/>
              <w:rPr>
                <w:sz w:val="18"/>
                <w:szCs w:val="18"/>
              </w:rPr>
            </w:pPr>
            <w:r>
              <w:rPr>
                <w:sz w:val="18"/>
                <w:szCs w:val="18"/>
              </w:rPr>
              <w:tab/>
              <w:t xml:space="preserve">3 </w:t>
            </w:r>
          </w:p>
        </w:tc>
        <w:tc>
          <w:tcPr>
            <w:tcW w:w="1296" w:type="dxa"/>
            <w:tcBorders>
              <w:top w:val="nil"/>
              <w:left w:val="nil"/>
              <w:bottom w:val="nil"/>
              <w:right w:val="single" w:sz="2" w:space="0" w:color="auto"/>
            </w:tcBorders>
          </w:tcPr>
          <w:p ns2:paraId="2922AF7C" ns2:textId="77777777" w:rsidR="004A5950" w:rsidRDefault="004A5950" w:rsidP="00C90784">
            <w:pPr>
              <w:tabs>
                <w:tab w:val="decimal" w:pos="459"/>
                <w:tab w:val="left" w:pos="539"/>
              </w:tabs>
              <w:spacing w:before="15" w:after="15"/>
              <w:rPr>
                <w:sz w:val="18"/>
                <w:szCs w:val="18"/>
              </w:rPr>
            </w:pPr>
            <w:r>
              <w:rPr>
                <w:sz w:val="18"/>
                <w:szCs w:val="18"/>
              </w:rPr>
              <w:tab/>
              <w:t xml:space="preserve">(5.7) </w:t>
            </w:r>
          </w:p>
        </w:tc>
        <w:tc>
          <w:tcPr>
            <w:tcW w:w="1296" w:type="dxa"/>
            <w:tcBorders>
              <w:top w:val="nil"/>
              <w:left w:val="nil"/>
              <w:bottom w:val="nil"/>
              <w:right w:val="nil"/>
            </w:tcBorders>
          </w:tcPr>
          <w:p ns2:paraId="32B2E87D" ns2:textId="77777777" w:rsidR="004A5950" w:rsidRDefault="004A5950" w:rsidP="00C90784">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tcBorders>
          </w:tcPr>
          <w:p ns2:paraId="148DD5FC" ns2:textId="77777777" w:rsidR="004A5950" w:rsidRDefault="004A5950" w:rsidP="00C90784">
            <w:pPr>
              <w:tabs>
                <w:tab w:val="decimal" w:pos="459"/>
                <w:tab w:val="left" w:pos="539"/>
              </w:tabs>
              <w:spacing w:before="15" w:after="15"/>
              <w:rPr>
                <w:sz w:val="18"/>
                <w:szCs w:val="18"/>
              </w:rPr>
            </w:pPr>
            <w:r>
              <w:rPr>
                <w:sz w:val="18"/>
                <w:szCs w:val="18"/>
              </w:rPr>
              <w:tab/>
              <w:t xml:space="preserve">(18.2) </w:t>
            </w:r>
          </w:p>
        </w:tc>
      </w:tr>
      <w:tr w:rsidR="004A5950" ns2:paraId="0E38E2D0" ns2: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3FA164BB" ns2:textId="77777777" w:rsidR="004A5950" w:rsidRDefault="004A5950" w:rsidP="00C90784">
            <w:pPr>
              <w:spacing w:before="15" w:after="15"/>
              <w:ind w:left="160" w:right="1" w:hanging="160"/>
              <w:rPr>
                <w:sz w:val="18"/>
                <w:szCs w:val="18"/>
              </w:rPr>
            </w:pPr>
            <w:r>
              <w:rPr>
                <w:sz w:val="18"/>
                <w:szCs w:val="18"/>
              </w:rPr>
              <w:t xml:space="preserve">   Pollakiuria </w:t>
            </w:r>
          </w:p>
        </w:tc>
        <w:tc>
          <w:tcPr>
            <w:tcW w:w="1296" w:type="dxa"/>
            <w:tcBorders>
              <w:top w:val="nil"/>
              <w:left w:val="nil"/>
              <w:bottom w:val="nil"/>
              <w:right w:val="nil"/>
            </w:tcBorders>
          </w:tcPr>
          <w:p ns2:paraId="2DA22A2F" ns2:textId="77777777" w:rsidR="004A5950" w:rsidRDefault="004A5950" w:rsidP="00C90784">
            <w:pPr>
              <w:tabs>
                <w:tab w:val="decimal" w:pos="661"/>
                <w:tab w:val="left" w:pos="741"/>
              </w:tabs>
              <w:spacing w:before="15" w:after="15"/>
              <w:rPr>
                <w:sz w:val="18"/>
                <w:szCs w:val="18"/>
              </w:rPr>
            </w:pPr>
            <w:r>
              <w:rPr>
                <w:sz w:val="18"/>
                <w:szCs w:val="18"/>
              </w:rPr>
              <w:tab/>
              <w:t xml:space="preserve">3 </w:t>
            </w:r>
          </w:p>
        </w:tc>
        <w:tc>
          <w:tcPr>
            <w:tcW w:w="1296" w:type="dxa"/>
            <w:tcBorders>
              <w:top w:val="nil"/>
              <w:left w:val="nil"/>
              <w:bottom w:val="nil"/>
              <w:right w:val="single" w:sz="2" w:space="0" w:color="auto"/>
            </w:tcBorders>
          </w:tcPr>
          <w:p ns2:paraId="41391528" ns2:textId="77777777" w:rsidR="004A5950" w:rsidRDefault="004A5950" w:rsidP="00C90784">
            <w:pPr>
              <w:tabs>
                <w:tab w:val="decimal" w:pos="459"/>
                <w:tab w:val="left" w:pos="539"/>
              </w:tabs>
              <w:spacing w:before="15" w:after="15"/>
              <w:rPr>
                <w:sz w:val="18"/>
                <w:szCs w:val="18"/>
              </w:rPr>
            </w:pPr>
            <w:r>
              <w:rPr>
                <w:sz w:val="18"/>
                <w:szCs w:val="18"/>
              </w:rPr>
              <w:tab/>
              <w:t xml:space="preserve">(5.6) </w:t>
            </w:r>
          </w:p>
        </w:tc>
        <w:tc>
          <w:tcPr>
            <w:tcW w:w="1296" w:type="dxa"/>
            <w:tcBorders>
              <w:top w:val="nil"/>
              <w:left w:val="nil"/>
              <w:bottom w:val="nil"/>
              <w:right w:val="nil"/>
            </w:tcBorders>
          </w:tcPr>
          <w:p ns2:paraId="45ED6F54" ns2:textId="77777777" w:rsidR="004A5950" w:rsidRDefault="004A5950" w:rsidP="00C90784">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right w:val="single" w:sz="2" w:space="0" w:color="auto"/>
            </w:tcBorders>
          </w:tcPr>
          <w:p ns2:paraId="40D4D483" ns2:textId="77777777" w:rsidR="004A5950" w:rsidRDefault="004A5950" w:rsidP="00C90784">
            <w:pPr>
              <w:tabs>
                <w:tab w:val="decimal" w:pos="459"/>
                <w:tab w:val="left" w:pos="539"/>
              </w:tabs>
              <w:spacing w:before="15" w:after="15"/>
              <w:rPr>
                <w:sz w:val="18"/>
                <w:szCs w:val="18"/>
              </w:rPr>
            </w:pPr>
            <w:r>
              <w:rPr>
                <w:sz w:val="18"/>
                <w:szCs w:val="18"/>
              </w:rPr>
              <w:tab/>
              <w:t xml:space="preserve">(1.9) </w:t>
            </w:r>
          </w:p>
        </w:tc>
        <w:tc>
          <w:tcPr>
            <w:tcW w:w="1296" w:type="dxa"/>
            <w:tcBorders>
              <w:top w:val="nil"/>
              <w:left w:val="nil"/>
              <w:bottom w:val="nil"/>
              <w:right w:val="nil"/>
            </w:tcBorders>
          </w:tcPr>
          <w:p ns2:paraId="3FE98E1D" ns2:textId="77777777" w:rsidR="004A5950" w:rsidRDefault="004A5950" w:rsidP="00C90784">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tcBorders>
          </w:tcPr>
          <w:p ns2:paraId="7DFDD748" ns2:textId="77777777" w:rsidR="004A5950" w:rsidRDefault="004A5950" w:rsidP="00C90784">
            <w:pPr>
              <w:tabs>
                <w:tab w:val="decimal" w:pos="459"/>
                <w:tab w:val="left" w:pos="539"/>
              </w:tabs>
              <w:spacing w:before="15" w:after="15"/>
              <w:rPr>
                <w:sz w:val="18"/>
                <w:szCs w:val="18"/>
              </w:rPr>
            </w:pPr>
            <w:r>
              <w:rPr>
                <w:sz w:val="18"/>
                <w:szCs w:val="18"/>
              </w:rPr>
              <w:tab/>
              <w:t xml:space="preserve">(18.2) </w:t>
            </w:r>
          </w:p>
        </w:tc>
      </w:tr>
      <w:tr w:rsidR="004A5950" ns2:paraId="510DCB14" ns2: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37621091" ns2:textId="77777777" w:rsidR="004A5950" w:rsidRDefault="004A5950" w:rsidP="00C90784">
            <w:pPr>
              <w:spacing w:before="15" w:after="15"/>
              <w:ind w:left="160" w:right="1" w:hanging="160"/>
              <w:rPr>
                <w:sz w:val="18"/>
                <w:szCs w:val="18"/>
              </w:rPr>
            </w:pPr>
            <w:r>
              <w:rPr>
                <w:sz w:val="18"/>
                <w:szCs w:val="18"/>
              </w:rPr>
              <w:t xml:space="preserve">   Vomiting </w:t>
            </w:r>
          </w:p>
        </w:tc>
        <w:tc>
          <w:tcPr>
            <w:tcW w:w="1296" w:type="dxa"/>
            <w:tcBorders>
              <w:top w:val="nil"/>
              <w:left w:val="nil"/>
              <w:bottom w:val="nil"/>
              <w:right w:val="nil"/>
            </w:tcBorders>
          </w:tcPr>
          <w:p ns2:paraId="48225DB2" ns2:textId="77777777" w:rsidR="004A5950" w:rsidRDefault="004A5950" w:rsidP="00C90784">
            <w:pPr>
              <w:tabs>
                <w:tab w:val="decimal" w:pos="661"/>
                <w:tab w:val="left" w:pos="741"/>
              </w:tabs>
              <w:spacing w:before="15" w:after="15"/>
              <w:rPr>
                <w:sz w:val="18"/>
                <w:szCs w:val="18"/>
              </w:rPr>
            </w:pPr>
            <w:r>
              <w:rPr>
                <w:sz w:val="18"/>
                <w:szCs w:val="18"/>
              </w:rPr>
              <w:tab/>
              <w:t xml:space="preserve">3 </w:t>
            </w:r>
          </w:p>
        </w:tc>
        <w:tc>
          <w:tcPr>
            <w:tcW w:w="1296" w:type="dxa"/>
            <w:tcBorders>
              <w:top w:val="nil"/>
              <w:left w:val="nil"/>
              <w:bottom w:val="nil"/>
              <w:right w:val="single" w:sz="2" w:space="0" w:color="auto"/>
            </w:tcBorders>
          </w:tcPr>
          <w:p ns2:paraId="69715964" ns2:textId="77777777" w:rsidR="004A5950" w:rsidRDefault="004A5950" w:rsidP="00C90784">
            <w:pPr>
              <w:tabs>
                <w:tab w:val="decimal" w:pos="459"/>
                <w:tab w:val="left" w:pos="539"/>
              </w:tabs>
              <w:spacing w:before="15" w:after="15"/>
              <w:rPr>
                <w:sz w:val="18"/>
                <w:szCs w:val="18"/>
              </w:rPr>
            </w:pPr>
            <w:r>
              <w:rPr>
                <w:sz w:val="18"/>
                <w:szCs w:val="18"/>
              </w:rPr>
              <w:tab/>
              <w:t xml:space="preserve">(5.6) </w:t>
            </w:r>
          </w:p>
        </w:tc>
        <w:tc>
          <w:tcPr>
            <w:tcW w:w="1296" w:type="dxa"/>
            <w:tcBorders>
              <w:top w:val="nil"/>
              <w:left w:val="nil"/>
              <w:bottom w:val="nil"/>
              <w:right w:val="nil"/>
            </w:tcBorders>
          </w:tcPr>
          <w:p ns2:paraId="3C7F4877" ns2:textId="77777777" w:rsidR="004A5950" w:rsidRDefault="004A5950" w:rsidP="00C90784">
            <w:pPr>
              <w:tabs>
                <w:tab w:val="decimal" w:pos="661"/>
                <w:tab w:val="left" w:pos="741"/>
              </w:tabs>
              <w:spacing w:before="15" w:after="15"/>
              <w:rPr>
                <w:sz w:val="18"/>
                <w:szCs w:val="18"/>
              </w:rPr>
            </w:pPr>
            <w:r>
              <w:rPr>
                <w:sz w:val="18"/>
                <w:szCs w:val="18"/>
              </w:rPr>
              <w:tab/>
              <w:t xml:space="preserve">6 </w:t>
            </w:r>
          </w:p>
        </w:tc>
        <w:tc>
          <w:tcPr>
            <w:tcW w:w="1296" w:type="dxa"/>
            <w:tcBorders>
              <w:top w:val="nil"/>
              <w:left w:val="nil"/>
              <w:bottom w:val="nil"/>
              <w:right w:val="single" w:sz="2" w:space="0" w:color="auto"/>
            </w:tcBorders>
          </w:tcPr>
          <w:p ns2:paraId="7A0BCFB9" ns2:textId="77777777" w:rsidR="004A5950" w:rsidRDefault="004A5950" w:rsidP="00C90784">
            <w:pPr>
              <w:tabs>
                <w:tab w:val="decimal" w:pos="459"/>
                <w:tab w:val="left" w:pos="539"/>
              </w:tabs>
              <w:spacing w:before="15" w:after="15"/>
              <w:rPr>
                <w:sz w:val="18"/>
                <w:szCs w:val="18"/>
              </w:rPr>
            </w:pPr>
            <w:r>
              <w:rPr>
                <w:sz w:val="18"/>
                <w:szCs w:val="18"/>
              </w:rPr>
              <w:tab/>
              <w:t xml:space="preserve">(11.3) </w:t>
            </w:r>
          </w:p>
        </w:tc>
        <w:tc>
          <w:tcPr>
            <w:tcW w:w="1296" w:type="dxa"/>
            <w:tcBorders>
              <w:top w:val="nil"/>
              <w:left w:val="nil"/>
              <w:bottom w:val="nil"/>
              <w:right w:val="nil"/>
            </w:tcBorders>
          </w:tcPr>
          <w:p ns2:paraId="322CEBE3" ns2:textId="77777777" w:rsidR="004A5950" w:rsidRDefault="004A5950" w:rsidP="00C90784">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tcBorders>
          </w:tcPr>
          <w:p ns2:paraId="00622ABA" ns2:textId="77777777" w:rsidR="004A5950" w:rsidRDefault="004A5950" w:rsidP="00C90784">
            <w:pPr>
              <w:tabs>
                <w:tab w:val="decimal" w:pos="459"/>
                <w:tab w:val="left" w:pos="539"/>
              </w:tabs>
              <w:spacing w:before="15" w:after="15"/>
              <w:rPr>
                <w:sz w:val="18"/>
                <w:szCs w:val="18"/>
              </w:rPr>
            </w:pPr>
            <w:r>
              <w:rPr>
                <w:sz w:val="18"/>
                <w:szCs w:val="18"/>
              </w:rPr>
              <w:tab/>
              <w:t xml:space="preserve">(18.2) </w:t>
            </w:r>
          </w:p>
        </w:tc>
      </w:tr>
      <w:tr w:rsidR="004A5950" ns2:paraId="3FF89B84" ns2: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1934B03C" ns2:textId="77777777" w:rsidR="004A5950" w:rsidRDefault="004A5950" w:rsidP="00C90784">
            <w:pPr>
              <w:spacing w:before="15" w:after="15"/>
              <w:ind w:left="160" w:right="1" w:hanging="160"/>
              <w:rPr>
                <w:sz w:val="18"/>
                <w:szCs w:val="18"/>
              </w:rPr>
            </w:pPr>
            <w:r>
              <w:rPr>
                <w:sz w:val="18"/>
                <w:szCs w:val="18"/>
              </w:rPr>
              <w:t xml:space="preserve">   Fatigue </w:t>
            </w:r>
          </w:p>
        </w:tc>
        <w:tc>
          <w:tcPr>
            <w:tcW w:w="1296" w:type="dxa"/>
            <w:tcBorders>
              <w:top w:val="nil"/>
              <w:left w:val="nil"/>
              <w:bottom w:val="nil"/>
              <w:right w:val="nil"/>
            </w:tcBorders>
          </w:tcPr>
          <w:p ns2:paraId="1559BA3A" ns2:textId="77777777" w:rsidR="004A5950" w:rsidRDefault="004A5950" w:rsidP="00C90784">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right w:val="single" w:sz="2" w:space="0" w:color="auto"/>
            </w:tcBorders>
          </w:tcPr>
          <w:p ns2:paraId="2E4A010A" ns2:textId="77777777" w:rsidR="004A5950" w:rsidRDefault="004A5950" w:rsidP="00C90784">
            <w:pPr>
              <w:tabs>
                <w:tab w:val="decimal" w:pos="459"/>
                <w:tab w:val="left" w:pos="539"/>
              </w:tabs>
              <w:spacing w:before="15" w:after="15"/>
              <w:rPr>
                <w:sz w:val="18"/>
                <w:szCs w:val="18"/>
              </w:rPr>
            </w:pPr>
            <w:r>
              <w:rPr>
                <w:sz w:val="18"/>
                <w:szCs w:val="18"/>
              </w:rPr>
              <w:tab/>
              <w:t xml:space="preserve">(3.7) </w:t>
            </w:r>
          </w:p>
        </w:tc>
        <w:tc>
          <w:tcPr>
            <w:tcW w:w="1296" w:type="dxa"/>
            <w:tcBorders>
              <w:top w:val="nil"/>
              <w:left w:val="nil"/>
              <w:bottom w:val="nil"/>
              <w:right w:val="nil"/>
            </w:tcBorders>
          </w:tcPr>
          <w:p ns2:paraId="6816986C" ns2:textId="77777777" w:rsidR="004A5950" w:rsidRDefault="004A5950" w:rsidP="00C90784">
            <w:pPr>
              <w:tabs>
                <w:tab w:val="decimal" w:pos="661"/>
                <w:tab w:val="left" w:pos="741"/>
              </w:tabs>
              <w:spacing w:before="15" w:after="15"/>
              <w:rPr>
                <w:sz w:val="18"/>
                <w:szCs w:val="18"/>
              </w:rPr>
            </w:pPr>
            <w:r>
              <w:rPr>
                <w:sz w:val="18"/>
                <w:szCs w:val="18"/>
              </w:rPr>
              <w:tab/>
              <w:t xml:space="preserve">4 </w:t>
            </w:r>
          </w:p>
        </w:tc>
        <w:tc>
          <w:tcPr>
            <w:tcW w:w="1296" w:type="dxa"/>
            <w:tcBorders>
              <w:top w:val="nil"/>
              <w:left w:val="nil"/>
              <w:bottom w:val="nil"/>
              <w:right w:val="single" w:sz="2" w:space="0" w:color="auto"/>
            </w:tcBorders>
          </w:tcPr>
          <w:p ns2:paraId="45E2657D" ns2:textId="77777777" w:rsidR="004A5950" w:rsidRDefault="004A5950" w:rsidP="00C90784">
            <w:pPr>
              <w:tabs>
                <w:tab w:val="decimal" w:pos="459"/>
                <w:tab w:val="left" w:pos="539"/>
              </w:tabs>
              <w:spacing w:before="15" w:after="15"/>
              <w:rPr>
                <w:sz w:val="18"/>
                <w:szCs w:val="18"/>
              </w:rPr>
            </w:pPr>
            <w:r>
              <w:rPr>
                <w:sz w:val="18"/>
                <w:szCs w:val="18"/>
              </w:rPr>
              <w:tab/>
              <w:t xml:space="preserve">(7.5) </w:t>
            </w:r>
          </w:p>
        </w:tc>
        <w:tc>
          <w:tcPr>
            <w:tcW w:w="1296" w:type="dxa"/>
            <w:tcBorders>
              <w:top w:val="nil"/>
              <w:left w:val="nil"/>
              <w:bottom w:val="nil"/>
              <w:right w:val="nil"/>
            </w:tcBorders>
          </w:tcPr>
          <w:p ns2:paraId="195C48B9" ns2:textId="77777777" w:rsidR="004A5950" w:rsidRDefault="004A5950" w:rsidP="00C90784">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tcBorders>
          </w:tcPr>
          <w:p ns2:paraId="045EB2A8" ns2:textId="77777777" w:rsidR="004A5950" w:rsidRDefault="004A5950" w:rsidP="00C90784">
            <w:pPr>
              <w:tabs>
                <w:tab w:val="decimal" w:pos="459"/>
                <w:tab w:val="left" w:pos="539"/>
              </w:tabs>
              <w:spacing w:before="15" w:after="15"/>
              <w:rPr>
                <w:sz w:val="18"/>
                <w:szCs w:val="18"/>
              </w:rPr>
            </w:pPr>
            <w:r>
              <w:rPr>
                <w:sz w:val="18"/>
                <w:szCs w:val="18"/>
              </w:rPr>
              <w:tab/>
              <w:t xml:space="preserve">(18.2) </w:t>
            </w:r>
          </w:p>
        </w:tc>
      </w:tr>
      <w:tr w:rsidR="004A5950" ns2:paraId="52AB3E75" ns2: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3F72F18B" ns2:textId="77777777" w:rsidR="004A5950" w:rsidRDefault="004A5950" w:rsidP="00C90784">
            <w:pPr>
              <w:spacing w:before="15" w:after="15"/>
              <w:ind w:left="160" w:right="1" w:hanging="160"/>
              <w:rPr>
                <w:sz w:val="18"/>
                <w:szCs w:val="18"/>
              </w:rPr>
            </w:pPr>
            <w:r>
              <w:rPr>
                <w:sz w:val="18"/>
                <w:szCs w:val="18"/>
              </w:rPr>
              <w:t xml:space="preserve">   Hiccups </w:t>
            </w:r>
          </w:p>
        </w:tc>
        <w:tc>
          <w:tcPr>
            <w:tcW w:w="1296" w:type="dxa"/>
            <w:tcBorders>
              <w:top w:val="nil"/>
              <w:left w:val="nil"/>
              <w:bottom w:val="nil"/>
              <w:right w:val="nil"/>
            </w:tcBorders>
          </w:tcPr>
          <w:p ns2:paraId="37A92C20" ns2:textId="77777777" w:rsidR="004A5950" w:rsidRDefault="004A5950" w:rsidP="00C90784">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right w:val="single" w:sz="2" w:space="0" w:color="auto"/>
            </w:tcBorders>
          </w:tcPr>
          <w:p ns2:paraId="700E9E2A" ns2:textId="77777777" w:rsidR="004A5950" w:rsidRDefault="004A5950" w:rsidP="00C90784">
            <w:pPr>
              <w:tabs>
                <w:tab w:val="decimal" w:pos="459"/>
                <w:tab w:val="left" w:pos="539"/>
              </w:tabs>
              <w:spacing w:before="15" w:after="15"/>
              <w:rPr>
                <w:sz w:val="18"/>
                <w:szCs w:val="18"/>
              </w:rPr>
            </w:pPr>
            <w:r>
              <w:rPr>
                <w:sz w:val="18"/>
                <w:szCs w:val="18"/>
              </w:rPr>
              <w:tab/>
              <w:t xml:space="preserve">(3.7) </w:t>
            </w:r>
          </w:p>
        </w:tc>
        <w:tc>
          <w:tcPr>
            <w:tcW w:w="1296" w:type="dxa"/>
            <w:tcBorders>
              <w:top w:val="nil"/>
              <w:left w:val="nil"/>
              <w:bottom w:val="nil"/>
              <w:right w:val="nil"/>
            </w:tcBorders>
          </w:tcPr>
          <w:p ns2:paraId="7BD6A997" ns2:textId="77777777" w:rsidR="004A5950" w:rsidRDefault="004A5950" w:rsidP="00C90784">
            <w:pPr>
              <w:tabs>
                <w:tab w:val="decimal" w:pos="661"/>
                <w:tab w:val="left" w:pos="741"/>
              </w:tabs>
              <w:spacing w:before="15" w:after="15"/>
              <w:rPr>
                <w:sz w:val="18"/>
                <w:szCs w:val="18"/>
              </w:rPr>
            </w:pPr>
            <w:r>
              <w:rPr>
                <w:sz w:val="18"/>
                <w:szCs w:val="18"/>
              </w:rPr>
              <w:tab/>
              <w:t xml:space="preserve">3 </w:t>
            </w:r>
          </w:p>
        </w:tc>
        <w:tc>
          <w:tcPr>
            <w:tcW w:w="1296" w:type="dxa"/>
            <w:tcBorders>
              <w:top w:val="nil"/>
              <w:left w:val="nil"/>
              <w:bottom w:val="nil"/>
              <w:right w:val="single" w:sz="2" w:space="0" w:color="auto"/>
            </w:tcBorders>
          </w:tcPr>
          <w:p ns2:paraId="7534FB44" ns2:textId="77777777" w:rsidR="004A5950" w:rsidRDefault="004A5950" w:rsidP="00C90784">
            <w:pPr>
              <w:tabs>
                <w:tab w:val="decimal" w:pos="459"/>
                <w:tab w:val="left" w:pos="539"/>
              </w:tabs>
              <w:spacing w:before="15" w:after="15"/>
              <w:rPr>
                <w:sz w:val="18"/>
                <w:szCs w:val="18"/>
              </w:rPr>
            </w:pPr>
            <w:r>
              <w:rPr>
                <w:sz w:val="18"/>
                <w:szCs w:val="18"/>
              </w:rPr>
              <w:tab/>
              <w:t xml:space="preserve">(5.7) </w:t>
            </w:r>
          </w:p>
        </w:tc>
        <w:tc>
          <w:tcPr>
            <w:tcW w:w="1296" w:type="dxa"/>
            <w:tcBorders>
              <w:top w:val="nil"/>
              <w:left w:val="nil"/>
              <w:bottom w:val="nil"/>
              <w:right w:val="nil"/>
            </w:tcBorders>
          </w:tcPr>
          <w:p ns2:paraId="0C9851D3" ns2:textId="77777777" w:rsidR="004A5950" w:rsidRDefault="004A5950" w:rsidP="00C90784">
            <w:pPr>
              <w:tabs>
                <w:tab w:val="decimal" w:pos="661"/>
                <w:tab w:val="left" w:pos="741"/>
              </w:tabs>
              <w:spacing w:before="15" w:after="15"/>
              <w:rPr>
                <w:sz w:val="18"/>
                <w:szCs w:val="18"/>
              </w:rPr>
            </w:pPr>
            <w:r>
              <w:rPr>
                <w:sz w:val="18"/>
                <w:szCs w:val="18"/>
              </w:rPr>
              <w:tab/>
              <w:t xml:space="preserve">3 </w:t>
            </w:r>
          </w:p>
        </w:tc>
        <w:tc>
          <w:tcPr>
            <w:tcW w:w="1296" w:type="dxa"/>
            <w:tcBorders>
              <w:top w:val="nil"/>
              <w:left w:val="nil"/>
              <w:bottom w:val="nil"/>
            </w:tcBorders>
          </w:tcPr>
          <w:p ns2:paraId="4A87B157" ns2:textId="77777777" w:rsidR="004A5950" w:rsidRDefault="004A5950" w:rsidP="00C90784">
            <w:pPr>
              <w:tabs>
                <w:tab w:val="decimal" w:pos="459"/>
                <w:tab w:val="left" w:pos="539"/>
              </w:tabs>
              <w:spacing w:before="15" w:after="15"/>
              <w:rPr>
                <w:sz w:val="18"/>
                <w:szCs w:val="18"/>
              </w:rPr>
            </w:pPr>
            <w:r>
              <w:rPr>
                <w:sz w:val="18"/>
                <w:szCs w:val="18"/>
              </w:rPr>
              <w:tab/>
              <w:t xml:space="preserve">(27.3) </w:t>
            </w:r>
          </w:p>
        </w:tc>
      </w:tr>
      <w:tr w:rsidR="004A5950" ns2:paraId="4E124850" ns2: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0E87DEE8" ns2:textId="77777777" w:rsidR="004A5950" w:rsidRDefault="004A5950" w:rsidP="00C90784">
            <w:pPr>
              <w:spacing w:before="15" w:after="15"/>
              <w:ind w:left="160" w:right="1" w:hanging="160"/>
              <w:rPr>
                <w:sz w:val="18"/>
                <w:szCs w:val="18"/>
              </w:rPr>
            </w:pPr>
            <w:r>
              <w:rPr>
                <w:sz w:val="18"/>
                <w:szCs w:val="18"/>
              </w:rPr>
              <w:t xml:space="preserve">   Hyperlipidaemia </w:t>
            </w:r>
          </w:p>
        </w:tc>
        <w:tc>
          <w:tcPr>
            <w:tcW w:w="1296" w:type="dxa"/>
            <w:tcBorders>
              <w:top w:val="nil"/>
              <w:left w:val="nil"/>
              <w:bottom w:val="nil"/>
              <w:right w:val="nil"/>
            </w:tcBorders>
          </w:tcPr>
          <w:p ns2:paraId="0D7F19F0" ns2:textId="77777777" w:rsidR="004A5950" w:rsidRDefault="004A5950" w:rsidP="00C90784">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right w:val="single" w:sz="2" w:space="0" w:color="auto"/>
            </w:tcBorders>
          </w:tcPr>
          <w:p ns2:paraId="6012D3BE" ns2:textId="77777777" w:rsidR="004A5950" w:rsidRDefault="004A5950" w:rsidP="00C90784">
            <w:pPr>
              <w:tabs>
                <w:tab w:val="decimal" w:pos="459"/>
                <w:tab w:val="left" w:pos="539"/>
              </w:tabs>
              <w:spacing w:before="15" w:after="15"/>
              <w:rPr>
                <w:sz w:val="18"/>
                <w:szCs w:val="18"/>
              </w:rPr>
            </w:pPr>
            <w:r>
              <w:rPr>
                <w:sz w:val="18"/>
                <w:szCs w:val="18"/>
              </w:rPr>
              <w:tab/>
              <w:t xml:space="preserve">(3.7) </w:t>
            </w:r>
          </w:p>
        </w:tc>
        <w:tc>
          <w:tcPr>
            <w:tcW w:w="1296" w:type="dxa"/>
            <w:tcBorders>
              <w:top w:val="nil"/>
              <w:left w:val="nil"/>
              <w:bottom w:val="nil"/>
              <w:right w:val="nil"/>
            </w:tcBorders>
          </w:tcPr>
          <w:p ns2:paraId="4D520BC5" ns2:textId="77777777" w:rsidR="004A5950" w:rsidRDefault="004A5950"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ns2:paraId="5F9A660C" ns2:textId="77777777" w:rsidR="004A5950" w:rsidRDefault="004A5950" w:rsidP="00C90784">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ns2:paraId="4149C043" ns2:textId="77777777" w:rsidR="004A5950" w:rsidRDefault="004A5950" w:rsidP="00C90784">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tcBorders>
          </w:tcPr>
          <w:p ns2:paraId="4561A561" ns2:textId="77777777" w:rsidR="004A5950" w:rsidRDefault="004A5950" w:rsidP="00C90784">
            <w:pPr>
              <w:tabs>
                <w:tab w:val="decimal" w:pos="459"/>
                <w:tab w:val="left" w:pos="539"/>
              </w:tabs>
              <w:spacing w:before="15" w:after="15"/>
              <w:rPr>
                <w:sz w:val="18"/>
                <w:szCs w:val="18"/>
              </w:rPr>
            </w:pPr>
            <w:r>
              <w:rPr>
                <w:sz w:val="18"/>
                <w:szCs w:val="18"/>
              </w:rPr>
              <w:tab/>
              <w:t xml:space="preserve">(18.2) </w:t>
            </w:r>
          </w:p>
        </w:tc>
      </w:tr>
      <w:tr w:rsidR="004A5950" ns2:paraId="347D96BF" ns2: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2E6D093E" ns2:textId="77777777" w:rsidR="004A5950" w:rsidRDefault="004A5950" w:rsidP="00C90784">
            <w:pPr>
              <w:spacing w:before="15" w:after="15"/>
              <w:ind w:left="160" w:right="1" w:hanging="160"/>
              <w:rPr>
                <w:sz w:val="18"/>
                <w:szCs w:val="18"/>
              </w:rPr>
            </w:pPr>
            <w:r>
              <w:rPr>
                <w:sz w:val="18"/>
                <w:szCs w:val="18"/>
              </w:rPr>
              <w:t xml:space="preserve">   Malaise </w:t>
            </w:r>
          </w:p>
        </w:tc>
        <w:tc>
          <w:tcPr>
            <w:tcW w:w="1296" w:type="dxa"/>
            <w:tcBorders>
              <w:top w:val="nil"/>
              <w:left w:val="nil"/>
              <w:bottom w:val="nil"/>
              <w:right w:val="nil"/>
            </w:tcBorders>
          </w:tcPr>
          <w:p ns2:paraId="280863BF" ns2:textId="77777777" w:rsidR="004A5950" w:rsidRDefault="004A5950" w:rsidP="00C90784">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right w:val="single" w:sz="2" w:space="0" w:color="auto"/>
            </w:tcBorders>
          </w:tcPr>
          <w:p ns2:paraId="64E75028" ns2:textId="77777777" w:rsidR="004A5950" w:rsidRDefault="004A5950" w:rsidP="00C90784">
            <w:pPr>
              <w:tabs>
                <w:tab w:val="decimal" w:pos="459"/>
                <w:tab w:val="left" w:pos="539"/>
              </w:tabs>
              <w:spacing w:before="15" w:after="15"/>
              <w:rPr>
                <w:sz w:val="18"/>
                <w:szCs w:val="18"/>
              </w:rPr>
            </w:pPr>
            <w:r>
              <w:rPr>
                <w:sz w:val="18"/>
                <w:szCs w:val="18"/>
              </w:rPr>
              <w:tab/>
              <w:t xml:space="preserve">(3.7) </w:t>
            </w:r>
          </w:p>
        </w:tc>
        <w:tc>
          <w:tcPr>
            <w:tcW w:w="1296" w:type="dxa"/>
            <w:tcBorders>
              <w:top w:val="nil"/>
              <w:left w:val="nil"/>
              <w:bottom w:val="nil"/>
              <w:right w:val="nil"/>
            </w:tcBorders>
          </w:tcPr>
          <w:p ns2:paraId="18FAEA19" ns2:textId="77777777" w:rsidR="004A5950" w:rsidRDefault="004A5950" w:rsidP="00C90784">
            <w:pPr>
              <w:tabs>
                <w:tab w:val="decimal" w:pos="661"/>
                <w:tab w:val="left" w:pos="741"/>
              </w:tabs>
              <w:spacing w:before="15" w:after="15"/>
              <w:rPr>
                <w:sz w:val="18"/>
                <w:szCs w:val="18"/>
              </w:rPr>
            </w:pPr>
            <w:r>
              <w:rPr>
                <w:sz w:val="18"/>
                <w:szCs w:val="18"/>
              </w:rPr>
              <w:tab/>
              <w:t xml:space="preserve">6 </w:t>
            </w:r>
          </w:p>
        </w:tc>
        <w:tc>
          <w:tcPr>
            <w:tcW w:w="1296" w:type="dxa"/>
            <w:tcBorders>
              <w:top w:val="nil"/>
              <w:left w:val="nil"/>
              <w:bottom w:val="nil"/>
              <w:right w:val="single" w:sz="2" w:space="0" w:color="auto"/>
            </w:tcBorders>
          </w:tcPr>
          <w:p ns2:paraId="6CF37335" ns2:textId="77777777" w:rsidR="004A5950" w:rsidRDefault="004A5950" w:rsidP="00C90784">
            <w:pPr>
              <w:tabs>
                <w:tab w:val="decimal" w:pos="459"/>
                <w:tab w:val="left" w:pos="539"/>
              </w:tabs>
              <w:spacing w:before="15" w:after="15"/>
              <w:rPr>
                <w:sz w:val="18"/>
                <w:szCs w:val="18"/>
              </w:rPr>
            </w:pPr>
            <w:r>
              <w:rPr>
                <w:sz w:val="18"/>
                <w:szCs w:val="18"/>
              </w:rPr>
              <w:tab/>
              <w:t xml:space="preserve">(11.3) </w:t>
            </w:r>
          </w:p>
        </w:tc>
        <w:tc>
          <w:tcPr>
            <w:tcW w:w="1296" w:type="dxa"/>
            <w:tcBorders>
              <w:top w:val="nil"/>
              <w:left w:val="nil"/>
              <w:bottom w:val="nil"/>
              <w:right w:val="nil"/>
            </w:tcBorders>
          </w:tcPr>
          <w:p ns2:paraId="5297A5F3" ns2:textId="77777777" w:rsidR="004A5950" w:rsidRDefault="004A5950" w:rsidP="00C90784">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tcBorders>
          </w:tcPr>
          <w:p ns2:paraId="1EC6321F" ns2:textId="77777777" w:rsidR="004A5950" w:rsidRDefault="004A5950" w:rsidP="00C90784">
            <w:pPr>
              <w:tabs>
                <w:tab w:val="decimal" w:pos="459"/>
                <w:tab w:val="left" w:pos="539"/>
              </w:tabs>
              <w:spacing w:before="15" w:after="15"/>
              <w:rPr>
                <w:sz w:val="18"/>
                <w:szCs w:val="18"/>
              </w:rPr>
            </w:pPr>
            <w:r>
              <w:rPr>
                <w:sz w:val="18"/>
                <w:szCs w:val="18"/>
              </w:rPr>
              <w:tab/>
              <w:t xml:space="preserve">(18.2) </w:t>
            </w:r>
          </w:p>
        </w:tc>
      </w:tr>
      <w:tr w:rsidR="0062516E" ns2:paraId="4E301A19" ns2: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161FCA04" ns2:textId="2CE5AE9C" w:rsidR="0062516E" w:rsidRDefault="0062516E" w:rsidP="0062516E">
            <w:pPr>
              <w:spacing w:before="15" w:after="15"/>
              <w:ind w:left="160" w:right="1" w:hanging="160"/>
              <w:rPr>
                <w:sz w:val="18"/>
                <w:szCs w:val="18"/>
              </w:rPr>
            </w:pPr>
            <w:r>
              <w:rPr>
                <w:sz w:val="18"/>
                <w:szCs w:val="18"/>
              </w:rPr>
              <w:t xml:space="preserve">   Urinary tract infection </w:t>
            </w:r>
          </w:p>
        </w:tc>
        <w:tc>
          <w:tcPr>
            <w:tcW w:w="1296" w:type="dxa"/>
            <w:tcBorders>
              <w:top w:val="nil"/>
              <w:left w:val="nil"/>
              <w:bottom w:val="nil"/>
              <w:right w:val="nil"/>
            </w:tcBorders>
          </w:tcPr>
          <w:p ns2:paraId="5C95B512" ns2:textId="026860C8" w:rsidR="0062516E" w:rsidRDefault="0062516E" w:rsidP="0062516E">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right w:val="single" w:sz="2" w:space="0" w:color="auto"/>
            </w:tcBorders>
          </w:tcPr>
          <w:p ns2:paraId="76506786" ns2:textId="79557E6B" w:rsidR="0062516E" w:rsidRDefault="0062516E" w:rsidP="0062516E">
            <w:pPr>
              <w:tabs>
                <w:tab w:val="decimal" w:pos="459"/>
                <w:tab w:val="left" w:pos="539"/>
              </w:tabs>
              <w:spacing w:before="15" w:after="15"/>
              <w:rPr>
                <w:sz w:val="18"/>
                <w:szCs w:val="18"/>
              </w:rPr>
            </w:pPr>
            <w:r>
              <w:rPr>
                <w:sz w:val="18"/>
                <w:szCs w:val="18"/>
              </w:rPr>
              <w:tab/>
              <w:t xml:space="preserve">(3.7) </w:t>
            </w:r>
          </w:p>
        </w:tc>
        <w:tc>
          <w:tcPr>
            <w:tcW w:w="1296" w:type="dxa"/>
            <w:tcBorders>
              <w:top w:val="nil"/>
              <w:left w:val="nil"/>
              <w:bottom w:val="nil"/>
              <w:right w:val="nil"/>
            </w:tcBorders>
          </w:tcPr>
          <w:p ns2:paraId="05A086C7" ns2:textId="5FDFBDB1" w:rsidR="0062516E" w:rsidRDefault="0062516E" w:rsidP="0062516E">
            <w:pPr>
              <w:tabs>
                <w:tab w:val="decimal" w:pos="661"/>
                <w:tab w:val="left" w:pos="741"/>
              </w:tabs>
              <w:spacing w:before="15" w:after="15"/>
              <w:rPr>
                <w:sz w:val="18"/>
                <w:szCs w:val="18"/>
              </w:rPr>
            </w:pPr>
            <w:r>
              <w:rPr>
                <w:sz w:val="18"/>
                <w:szCs w:val="18"/>
              </w:rPr>
              <w:tab/>
              <w:t xml:space="preserve">6 </w:t>
            </w:r>
          </w:p>
        </w:tc>
        <w:tc>
          <w:tcPr>
            <w:tcW w:w="1296" w:type="dxa"/>
            <w:tcBorders>
              <w:top w:val="nil"/>
              <w:left w:val="nil"/>
              <w:bottom w:val="nil"/>
              <w:right w:val="single" w:sz="2" w:space="0" w:color="auto"/>
            </w:tcBorders>
          </w:tcPr>
          <w:p ns2:paraId="7A5F46F2" ns2:textId="257D1295" w:rsidR="0062516E" w:rsidRDefault="0062516E" w:rsidP="0062516E">
            <w:pPr>
              <w:tabs>
                <w:tab w:val="decimal" w:pos="459"/>
                <w:tab w:val="left" w:pos="539"/>
              </w:tabs>
              <w:spacing w:before="15" w:after="15"/>
              <w:rPr>
                <w:sz w:val="18"/>
                <w:szCs w:val="18"/>
              </w:rPr>
            </w:pPr>
            <w:r>
              <w:rPr>
                <w:sz w:val="18"/>
                <w:szCs w:val="18"/>
              </w:rPr>
              <w:tab/>
              <w:t xml:space="preserve">(11.3) </w:t>
            </w:r>
          </w:p>
        </w:tc>
        <w:tc>
          <w:tcPr>
            <w:tcW w:w="1296" w:type="dxa"/>
            <w:tcBorders>
              <w:top w:val="nil"/>
              <w:left w:val="nil"/>
              <w:bottom w:val="nil"/>
              <w:right w:val="nil"/>
            </w:tcBorders>
          </w:tcPr>
          <w:p ns2:paraId="3431BD22" ns2:textId="4A3EAB74" w:rsidR="0062516E" w:rsidRDefault="0062516E" w:rsidP="0062516E">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tcBorders>
          </w:tcPr>
          <w:p ns2:paraId="733187B5" ns2:textId="61446C5C" w:rsidR="0062516E" w:rsidRDefault="0062516E" w:rsidP="0062516E">
            <w:pPr>
              <w:tabs>
                <w:tab w:val="decimal" w:pos="459"/>
                <w:tab w:val="left" w:pos="539"/>
              </w:tabs>
              <w:spacing w:before="15" w:after="15"/>
              <w:rPr>
                <w:sz w:val="18"/>
                <w:szCs w:val="18"/>
              </w:rPr>
            </w:pPr>
            <w:r>
              <w:rPr>
                <w:sz w:val="18"/>
                <w:szCs w:val="18"/>
              </w:rPr>
              <w:tab/>
              <w:t xml:space="preserve">(18.2) </w:t>
            </w:r>
          </w:p>
        </w:tc>
      </w:tr>
      <w:tr w:rsidR="0062516E" ns2:paraId="580B7346" ns2: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52EC06B9" ns2:textId="18FE02DB" w:rsidR="0062516E" w:rsidRDefault="0062516E" w:rsidP="0062516E">
            <w:pPr>
              <w:spacing w:before="15" w:after="15"/>
              <w:ind w:left="160" w:right="1" w:hanging="160"/>
              <w:rPr>
                <w:sz w:val="18"/>
                <w:szCs w:val="18"/>
              </w:rPr>
            </w:pPr>
            <w:r>
              <w:rPr>
                <w:sz w:val="18"/>
                <w:szCs w:val="18"/>
              </w:rPr>
              <w:t xml:space="preserve">   Epistaxis </w:t>
            </w:r>
          </w:p>
        </w:tc>
        <w:tc>
          <w:tcPr>
            <w:tcW w:w="1296" w:type="dxa"/>
            <w:tcBorders>
              <w:top w:val="nil"/>
              <w:left w:val="nil"/>
              <w:bottom w:val="nil"/>
              <w:right w:val="nil"/>
            </w:tcBorders>
          </w:tcPr>
          <w:p ns2:paraId="43CACCF6" ns2:textId="63C04194" w:rsidR="0062516E" w:rsidRDefault="0062516E" w:rsidP="0062516E">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right w:val="single" w:sz="2" w:space="0" w:color="auto"/>
            </w:tcBorders>
          </w:tcPr>
          <w:p ns2:paraId="5625C678" ns2:textId="61A0C98B" w:rsidR="0062516E" w:rsidRDefault="0062516E" w:rsidP="0062516E">
            <w:pPr>
              <w:tabs>
                <w:tab w:val="decimal" w:pos="459"/>
                <w:tab w:val="left" w:pos="539"/>
              </w:tabs>
              <w:spacing w:before="15" w:after="15"/>
              <w:rPr>
                <w:sz w:val="18"/>
                <w:szCs w:val="18"/>
              </w:rPr>
            </w:pPr>
            <w:r>
              <w:rPr>
                <w:sz w:val="18"/>
                <w:szCs w:val="18"/>
              </w:rPr>
              <w:tab/>
              <w:t xml:space="preserve">(1.9) </w:t>
            </w:r>
          </w:p>
        </w:tc>
        <w:tc>
          <w:tcPr>
            <w:tcW w:w="1296" w:type="dxa"/>
            <w:tcBorders>
              <w:top w:val="nil"/>
              <w:left w:val="nil"/>
              <w:bottom w:val="nil"/>
              <w:right w:val="nil"/>
            </w:tcBorders>
          </w:tcPr>
          <w:p ns2:paraId="023BBFEA" ns2:textId="7060C038" w:rsidR="0062516E" w:rsidRDefault="0062516E" w:rsidP="0062516E">
            <w:pPr>
              <w:tabs>
                <w:tab w:val="decimal" w:pos="661"/>
                <w:tab w:val="left" w:pos="741"/>
              </w:tabs>
              <w:spacing w:before="15" w:after="15"/>
              <w:rPr>
                <w:sz w:val="18"/>
                <w:szCs w:val="18"/>
              </w:rPr>
            </w:pPr>
            <w:r>
              <w:rPr>
                <w:sz w:val="18"/>
                <w:szCs w:val="18"/>
              </w:rPr>
              <w:tab/>
              <w:t xml:space="preserve">4 </w:t>
            </w:r>
          </w:p>
        </w:tc>
        <w:tc>
          <w:tcPr>
            <w:tcW w:w="1296" w:type="dxa"/>
            <w:tcBorders>
              <w:top w:val="nil"/>
              <w:left w:val="nil"/>
              <w:bottom w:val="nil"/>
              <w:right w:val="single" w:sz="2" w:space="0" w:color="auto"/>
            </w:tcBorders>
          </w:tcPr>
          <w:p ns2:paraId="493E3113" ns2:textId="4ABB25AB" w:rsidR="0062516E" w:rsidRDefault="0062516E" w:rsidP="0062516E">
            <w:pPr>
              <w:tabs>
                <w:tab w:val="decimal" w:pos="459"/>
                <w:tab w:val="left" w:pos="539"/>
              </w:tabs>
              <w:spacing w:before="15" w:after="15"/>
              <w:rPr>
                <w:sz w:val="18"/>
                <w:szCs w:val="18"/>
              </w:rPr>
            </w:pPr>
            <w:r>
              <w:rPr>
                <w:sz w:val="18"/>
                <w:szCs w:val="18"/>
              </w:rPr>
              <w:tab/>
              <w:t xml:space="preserve">(7.5) </w:t>
            </w:r>
          </w:p>
        </w:tc>
        <w:tc>
          <w:tcPr>
            <w:tcW w:w="1296" w:type="dxa"/>
            <w:tcBorders>
              <w:top w:val="nil"/>
              <w:left w:val="nil"/>
              <w:bottom w:val="nil"/>
              <w:right w:val="nil"/>
            </w:tcBorders>
          </w:tcPr>
          <w:p ns2:paraId="71ED812A" ns2:textId="08A0FEBF" w:rsidR="0062516E" w:rsidRDefault="0062516E" w:rsidP="0062516E">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tcBorders>
          </w:tcPr>
          <w:p ns2:paraId="3F81223E" ns2:textId="23598EE6" w:rsidR="0062516E" w:rsidRDefault="0062516E" w:rsidP="0062516E">
            <w:pPr>
              <w:tabs>
                <w:tab w:val="decimal" w:pos="459"/>
                <w:tab w:val="left" w:pos="539"/>
              </w:tabs>
              <w:spacing w:before="15" w:after="15"/>
              <w:rPr>
                <w:sz w:val="18"/>
                <w:szCs w:val="18"/>
              </w:rPr>
            </w:pPr>
            <w:r>
              <w:rPr>
                <w:sz w:val="18"/>
                <w:szCs w:val="18"/>
              </w:rPr>
              <w:tab/>
              <w:t xml:space="preserve">(18.2) </w:t>
            </w:r>
          </w:p>
        </w:tc>
      </w:tr>
      <w:tr w:rsidR="0062516E" ns2:paraId="3D74DF2D" ns2: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58DB07AE" ns2:textId="3DCBD928" w:rsidR="0062516E" w:rsidRDefault="0062516E" w:rsidP="0062516E">
            <w:pPr>
              <w:spacing w:before="15" w:after="15"/>
              <w:ind w:left="160" w:right="1" w:hanging="160"/>
              <w:rPr>
                <w:sz w:val="18"/>
                <w:szCs w:val="18"/>
              </w:rPr>
            </w:pPr>
            <w:r>
              <w:rPr>
                <w:sz w:val="18"/>
                <w:szCs w:val="18"/>
              </w:rPr>
              <w:t xml:space="preserve">   Phlebitis </w:t>
            </w:r>
          </w:p>
        </w:tc>
        <w:tc>
          <w:tcPr>
            <w:tcW w:w="1296" w:type="dxa"/>
            <w:tcBorders>
              <w:top w:val="nil"/>
              <w:left w:val="nil"/>
              <w:bottom w:val="nil"/>
              <w:right w:val="nil"/>
            </w:tcBorders>
          </w:tcPr>
          <w:p ns2:paraId="65C28E01" ns2:textId="5056B7EF" w:rsidR="0062516E" w:rsidRDefault="0062516E" w:rsidP="0062516E">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right w:val="single" w:sz="2" w:space="0" w:color="auto"/>
            </w:tcBorders>
          </w:tcPr>
          <w:p ns2:paraId="73CE9680" ns2:textId="29DB34F3" w:rsidR="0062516E" w:rsidRDefault="0062516E" w:rsidP="0062516E">
            <w:pPr>
              <w:tabs>
                <w:tab w:val="decimal" w:pos="459"/>
                <w:tab w:val="left" w:pos="539"/>
              </w:tabs>
              <w:spacing w:before="15" w:after="15"/>
              <w:rPr>
                <w:sz w:val="18"/>
                <w:szCs w:val="18"/>
              </w:rPr>
            </w:pPr>
            <w:r>
              <w:rPr>
                <w:sz w:val="18"/>
                <w:szCs w:val="18"/>
              </w:rPr>
              <w:tab/>
              <w:t xml:space="preserve">(1.9) </w:t>
            </w:r>
          </w:p>
        </w:tc>
        <w:tc>
          <w:tcPr>
            <w:tcW w:w="1296" w:type="dxa"/>
            <w:tcBorders>
              <w:top w:val="nil"/>
              <w:left w:val="nil"/>
              <w:bottom w:val="nil"/>
              <w:right w:val="nil"/>
            </w:tcBorders>
          </w:tcPr>
          <w:p ns2:paraId="57709A0B" ns2:textId="598B220C" w:rsidR="0062516E" w:rsidRDefault="0062516E" w:rsidP="0062516E">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ns2:paraId="15D2876B" ns2:textId="49A6030C" w:rsidR="0062516E" w:rsidRDefault="0062516E" w:rsidP="0062516E">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ns2:paraId="48A1CB2B" ns2:textId="00CFB14A" w:rsidR="0062516E" w:rsidRDefault="0062516E" w:rsidP="0062516E">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tcBorders>
          </w:tcPr>
          <w:p ns2:paraId="01FC0C6A" ns2:textId="3AD113C3" w:rsidR="0062516E" w:rsidRDefault="0062516E" w:rsidP="0062516E">
            <w:pPr>
              <w:tabs>
                <w:tab w:val="decimal" w:pos="459"/>
                <w:tab w:val="left" w:pos="539"/>
              </w:tabs>
              <w:spacing w:before="15" w:after="15"/>
              <w:rPr>
                <w:sz w:val="18"/>
                <w:szCs w:val="18"/>
              </w:rPr>
            </w:pPr>
            <w:r>
              <w:rPr>
                <w:sz w:val="18"/>
                <w:szCs w:val="18"/>
              </w:rPr>
              <w:tab/>
              <w:t xml:space="preserve">(18.2) </w:t>
            </w:r>
          </w:p>
        </w:tc>
      </w:tr>
      <w:tr w:rsidR="0062516E" ns2:paraId="277B7B85" ns2: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12995F47" ns2:textId="01EFFC4E" w:rsidR="0062516E" w:rsidRDefault="0062516E" w:rsidP="0062516E">
            <w:pPr>
              <w:spacing w:before="15" w:after="15"/>
              <w:ind w:left="160" w:right="1" w:hanging="160"/>
              <w:rPr>
                <w:sz w:val="18"/>
                <w:szCs w:val="18"/>
              </w:rPr>
            </w:pPr>
            <w:r>
              <w:rPr>
                <w:sz w:val="18"/>
                <w:szCs w:val="18"/>
              </w:rPr>
              <w:t xml:space="preserve">   Sinus tachycardia </w:t>
            </w:r>
          </w:p>
        </w:tc>
        <w:tc>
          <w:tcPr>
            <w:tcW w:w="1296" w:type="dxa"/>
            <w:tcBorders>
              <w:top w:val="nil"/>
              <w:left w:val="nil"/>
              <w:bottom w:val="nil"/>
              <w:right w:val="nil"/>
            </w:tcBorders>
          </w:tcPr>
          <w:p ns2:paraId="20E8E343" ns2:textId="6EAF00D1" w:rsidR="0062516E" w:rsidRDefault="0062516E" w:rsidP="0062516E">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right w:val="single" w:sz="2" w:space="0" w:color="auto"/>
            </w:tcBorders>
          </w:tcPr>
          <w:p ns2:paraId="21634B39" ns2:textId="4ABF52E1" w:rsidR="0062516E" w:rsidRDefault="0062516E" w:rsidP="0062516E">
            <w:pPr>
              <w:tabs>
                <w:tab w:val="decimal" w:pos="459"/>
                <w:tab w:val="left" w:pos="539"/>
              </w:tabs>
              <w:spacing w:before="15" w:after="15"/>
              <w:rPr>
                <w:sz w:val="18"/>
                <w:szCs w:val="18"/>
              </w:rPr>
            </w:pPr>
            <w:r>
              <w:rPr>
                <w:sz w:val="18"/>
                <w:szCs w:val="18"/>
              </w:rPr>
              <w:tab/>
              <w:t xml:space="preserve">(1.9) </w:t>
            </w:r>
          </w:p>
        </w:tc>
        <w:tc>
          <w:tcPr>
            <w:tcW w:w="1296" w:type="dxa"/>
            <w:tcBorders>
              <w:top w:val="nil"/>
              <w:left w:val="nil"/>
              <w:bottom w:val="nil"/>
              <w:right w:val="nil"/>
            </w:tcBorders>
          </w:tcPr>
          <w:p ns2:paraId="794980ED" ns2:textId="28DB635F" w:rsidR="0062516E" w:rsidRDefault="0062516E" w:rsidP="0062516E">
            <w:pPr>
              <w:tabs>
                <w:tab w:val="decimal" w:pos="661"/>
                <w:tab w:val="left" w:pos="741"/>
              </w:tabs>
              <w:spacing w:before="15" w:after="15"/>
              <w:rPr>
                <w:sz w:val="18"/>
                <w:szCs w:val="18"/>
              </w:rPr>
            </w:pPr>
            <w:r>
              <w:rPr>
                <w:sz w:val="18"/>
                <w:szCs w:val="18"/>
              </w:rPr>
              <w:tab/>
              <w:t xml:space="preserve">3 </w:t>
            </w:r>
          </w:p>
        </w:tc>
        <w:tc>
          <w:tcPr>
            <w:tcW w:w="1296" w:type="dxa"/>
            <w:tcBorders>
              <w:top w:val="nil"/>
              <w:left w:val="nil"/>
              <w:bottom w:val="nil"/>
              <w:right w:val="single" w:sz="2" w:space="0" w:color="auto"/>
            </w:tcBorders>
          </w:tcPr>
          <w:p ns2:paraId="13E3FF48" ns2:textId="038000FE" w:rsidR="0062516E" w:rsidRDefault="0062516E" w:rsidP="0062516E">
            <w:pPr>
              <w:tabs>
                <w:tab w:val="decimal" w:pos="459"/>
                <w:tab w:val="left" w:pos="539"/>
              </w:tabs>
              <w:spacing w:before="15" w:after="15"/>
              <w:rPr>
                <w:sz w:val="18"/>
                <w:szCs w:val="18"/>
              </w:rPr>
            </w:pPr>
            <w:r>
              <w:rPr>
                <w:sz w:val="18"/>
                <w:szCs w:val="18"/>
              </w:rPr>
              <w:tab/>
              <w:t xml:space="preserve">(5.7) </w:t>
            </w:r>
          </w:p>
        </w:tc>
        <w:tc>
          <w:tcPr>
            <w:tcW w:w="1296" w:type="dxa"/>
            <w:tcBorders>
              <w:top w:val="nil"/>
              <w:left w:val="nil"/>
              <w:bottom w:val="nil"/>
              <w:right w:val="nil"/>
            </w:tcBorders>
          </w:tcPr>
          <w:p ns2:paraId="2CC53850" ns2:textId="60B2BCB4" w:rsidR="0062516E" w:rsidRDefault="0062516E" w:rsidP="0062516E">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tcBorders>
          </w:tcPr>
          <w:p ns2:paraId="250E0FA9" ns2:textId="43FE3A94" w:rsidR="0062516E" w:rsidRDefault="0062516E" w:rsidP="0062516E">
            <w:pPr>
              <w:tabs>
                <w:tab w:val="decimal" w:pos="459"/>
                <w:tab w:val="left" w:pos="539"/>
              </w:tabs>
              <w:spacing w:before="15" w:after="15"/>
              <w:rPr>
                <w:sz w:val="18"/>
                <w:szCs w:val="18"/>
              </w:rPr>
            </w:pPr>
            <w:r>
              <w:rPr>
                <w:sz w:val="18"/>
                <w:szCs w:val="18"/>
              </w:rPr>
              <w:tab/>
              <w:t xml:space="preserve">(18.2) </w:t>
            </w:r>
          </w:p>
        </w:tc>
      </w:tr>
      <w:tr w:rsidR="0062516E" ns2:paraId="67E7859F" ns2: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6E7636D2" ns2:textId="0B1A1CE8" w:rsidR="0062516E" w:rsidRDefault="0062516E" w:rsidP="0062516E">
            <w:pPr>
              <w:spacing w:before="15" w:after="15"/>
              <w:ind w:left="160" w:right="1" w:hanging="160"/>
              <w:rPr>
                <w:sz w:val="18"/>
                <w:szCs w:val="18"/>
              </w:rPr>
            </w:pPr>
            <w:r>
              <w:rPr>
                <w:sz w:val="18"/>
                <w:szCs w:val="18"/>
              </w:rPr>
              <w:t xml:space="preserve">   Upper respiratory tract infection </w:t>
            </w:r>
          </w:p>
        </w:tc>
        <w:tc>
          <w:tcPr>
            <w:tcW w:w="1296" w:type="dxa"/>
            <w:tcBorders>
              <w:top w:val="nil"/>
              <w:left w:val="nil"/>
              <w:bottom w:val="nil"/>
              <w:right w:val="nil"/>
            </w:tcBorders>
          </w:tcPr>
          <w:p ns2:paraId="48220628" ns2:textId="03D39B4B" w:rsidR="0062516E" w:rsidRDefault="0062516E" w:rsidP="0062516E">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right w:val="single" w:sz="2" w:space="0" w:color="auto"/>
            </w:tcBorders>
          </w:tcPr>
          <w:p ns2:paraId="5C530DB6" ns2:textId="67F949C3" w:rsidR="0062516E" w:rsidRDefault="0062516E" w:rsidP="0062516E">
            <w:pPr>
              <w:tabs>
                <w:tab w:val="decimal" w:pos="459"/>
                <w:tab w:val="left" w:pos="539"/>
              </w:tabs>
              <w:spacing w:before="15" w:after="15"/>
              <w:rPr>
                <w:sz w:val="18"/>
                <w:szCs w:val="18"/>
              </w:rPr>
            </w:pPr>
            <w:r>
              <w:rPr>
                <w:sz w:val="18"/>
                <w:szCs w:val="18"/>
              </w:rPr>
              <w:tab/>
              <w:t xml:space="preserve">(1.9) </w:t>
            </w:r>
          </w:p>
        </w:tc>
        <w:tc>
          <w:tcPr>
            <w:tcW w:w="1296" w:type="dxa"/>
            <w:tcBorders>
              <w:top w:val="nil"/>
              <w:left w:val="nil"/>
              <w:bottom w:val="nil"/>
              <w:right w:val="nil"/>
            </w:tcBorders>
          </w:tcPr>
          <w:p ns2:paraId="7941EF82" ns2:textId="618F9C8C" w:rsidR="0062516E" w:rsidRDefault="0062516E" w:rsidP="0062516E">
            <w:pPr>
              <w:tabs>
                <w:tab w:val="decimal" w:pos="661"/>
                <w:tab w:val="left" w:pos="741"/>
              </w:tabs>
              <w:spacing w:before="15" w:after="15"/>
              <w:rPr>
                <w:sz w:val="18"/>
                <w:szCs w:val="18"/>
              </w:rPr>
            </w:pPr>
            <w:r>
              <w:rPr>
                <w:sz w:val="18"/>
                <w:szCs w:val="18"/>
              </w:rPr>
              <w:tab/>
              <w:t xml:space="preserve">4 </w:t>
            </w:r>
          </w:p>
        </w:tc>
        <w:tc>
          <w:tcPr>
            <w:tcW w:w="1296" w:type="dxa"/>
            <w:tcBorders>
              <w:top w:val="nil"/>
              <w:left w:val="nil"/>
              <w:bottom w:val="nil"/>
              <w:right w:val="single" w:sz="2" w:space="0" w:color="auto"/>
            </w:tcBorders>
          </w:tcPr>
          <w:p ns2:paraId="718E39BF" ns2:textId="5D75977A" w:rsidR="0062516E" w:rsidRDefault="0062516E" w:rsidP="0062516E">
            <w:pPr>
              <w:tabs>
                <w:tab w:val="decimal" w:pos="459"/>
                <w:tab w:val="left" w:pos="539"/>
              </w:tabs>
              <w:spacing w:before="15" w:after="15"/>
              <w:rPr>
                <w:sz w:val="18"/>
                <w:szCs w:val="18"/>
              </w:rPr>
            </w:pPr>
            <w:r>
              <w:rPr>
                <w:sz w:val="18"/>
                <w:szCs w:val="18"/>
              </w:rPr>
              <w:tab/>
              <w:t xml:space="preserve">(7.5) </w:t>
            </w:r>
          </w:p>
        </w:tc>
        <w:tc>
          <w:tcPr>
            <w:tcW w:w="1296" w:type="dxa"/>
            <w:tcBorders>
              <w:top w:val="nil"/>
              <w:left w:val="nil"/>
              <w:bottom w:val="nil"/>
              <w:right w:val="nil"/>
            </w:tcBorders>
          </w:tcPr>
          <w:p ns2:paraId="784A4766" ns2:textId="0340FD63" w:rsidR="0062516E" w:rsidRDefault="0062516E" w:rsidP="0062516E">
            <w:pPr>
              <w:tabs>
                <w:tab w:val="decimal" w:pos="661"/>
                <w:tab w:val="left" w:pos="741"/>
              </w:tabs>
              <w:spacing w:before="15" w:after="15"/>
              <w:rPr>
                <w:sz w:val="18"/>
                <w:szCs w:val="18"/>
              </w:rPr>
            </w:pPr>
            <w:r>
              <w:rPr>
                <w:sz w:val="18"/>
                <w:szCs w:val="18"/>
              </w:rPr>
              <w:tab/>
              <w:t xml:space="preserve">5 </w:t>
            </w:r>
          </w:p>
        </w:tc>
        <w:tc>
          <w:tcPr>
            <w:tcW w:w="1296" w:type="dxa"/>
            <w:tcBorders>
              <w:top w:val="nil"/>
              <w:left w:val="nil"/>
              <w:bottom w:val="nil"/>
            </w:tcBorders>
          </w:tcPr>
          <w:p ns2:paraId="54A20D5D" ns2:textId="6F457F2D" w:rsidR="0062516E" w:rsidRDefault="0062516E" w:rsidP="0062516E">
            <w:pPr>
              <w:tabs>
                <w:tab w:val="decimal" w:pos="459"/>
                <w:tab w:val="left" w:pos="539"/>
              </w:tabs>
              <w:spacing w:before="15" w:after="15"/>
              <w:rPr>
                <w:sz w:val="18"/>
                <w:szCs w:val="18"/>
              </w:rPr>
            </w:pPr>
            <w:r>
              <w:rPr>
                <w:sz w:val="18"/>
                <w:szCs w:val="18"/>
              </w:rPr>
              <w:tab/>
              <w:t xml:space="preserve">(45.5) </w:t>
            </w:r>
          </w:p>
        </w:tc>
      </w:tr>
      <w:tr w:rsidR="0062516E" ns2:paraId="324E7994" ns2: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3D691179" ns2:textId="582CD4BD" w:rsidR="0062516E" w:rsidRDefault="0062516E" w:rsidP="0062516E">
            <w:pPr>
              <w:spacing w:before="15" w:after="15"/>
              <w:ind w:left="160" w:right="1" w:hanging="160"/>
              <w:rPr>
                <w:sz w:val="18"/>
                <w:szCs w:val="18"/>
              </w:rPr>
            </w:pPr>
            <w:r>
              <w:rPr>
                <w:sz w:val="18"/>
                <w:szCs w:val="18"/>
              </w:rPr>
              <w:t xml:space="preserve">   Blood bilirubin increased </w:t>
            </w:r>
          </w:p>
        </w:tc>
        <w:tc>
          <w:tcPr>
            <w:tcW w:w="1296" w:type="dxa"/>
            <w:tcBorders>
              <w:top w:val="nil"/>
              <w:left w:val="nil"/>
              <w:bottom w:val="nil"/>
              <w:right w:val="nil"/>
            </w:tcBorders>
          </w:tcPr>
          <w:p ns2:paraId="02D0255A" ns2:textId="4AEA3D16" w:rsidR="0062516E" w:rsidRDefault="0062516E" w:rsidP="0062516E">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ns2:paraId="0635B1BC" ns2:textId="17365A73" w:rsidR="0062516E" w:rsidRDefault="0062516E" w:rsidP="0062516E">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ns2:paraId="54F02A14" ns2:textId="1B389F02" w:rsidR="0062516E" w:rsidRDefault="0062516E" w:rsidP="0062516E">
            <w:pPr>
              <w:tabs>
                <w:tab w:val="decimal" w:pos="661"/>
                <w:tab w:val="left" w:pos="741"/>
              </w:tabs>
              <w:spacing w:before="15" w:after="15"/>
              <w:rPr>
                <w:sz w:val="18"/>
                <w:szCs w:val="18"/>
              </w:rPr>
            </w:pPr>
            <w:r>
              <w:rPr>
                <w:sz w:val="18"/>
                <w:szCs w:val="18"/>
              </w:rPr>
              <w:tab/>
              <w:t xml:space="preserve">3 </w:t>
            </w:r>
          </w:p>
        </w:tc>
        <w:tc>
          <w:tcPr>
            <w:tcW w:w="1296" w:type="dxa"/>
            <w:tcBorders>
              <w:top w:val="nil"/>
              <w:left w:val="nil"/>
              <w:bottom w:val="nil"/>
              <w:right w:val="single" w:sz="2" w:space="0" w:color="auto"/>
            </w:tcBorders>
          </w:tcPr>
          <w:p ns2:paraId="1C8B1541" ns2:textId="6638D02A" w:rsidR="0062516E" w:rsidRDefault="0062516E" w:rsidP="0062516E">
            <w:pPr>
              <w:tabs>
                <w:tab w:val="decimal" w:pos="459"/>
                <w:tab w:val="left" w:pos="539"/>
              </w:tabs>
              <w:spacing w:before="15" w:after="15"/>
              <w:rPr>
                <w:sz w:val="18"/>
                <w:szCs w:val="18"/>
              </w:rPr>
            </w:pPr>
            <w:r>
              <w:rPr>
                <w:sz w:val="18"/>
                <w:szCs w:val="18"/>
              </w:rPr>
              <w:tab/>
              <w:t xml:space="preserve">(5.7) </w:t>
            </w:r>
          </w:p>
        </w:tc>
        <w:tc>
          <w:tcPr>
            <w:tcW w:w="1296" w:type="dxa"/>
            <w:tcBorders>
              <w:top w:val="nil"/>
              <w:left w:val="nil"/>
              <w:bottom w:val="nil"/>
              <w:right w:val="nil"/>
            </w:tcBorders>
          </w:tcPr>
          <w:p ns2:paraId="1EBB1A8F" ns2:textId="2C96BD31" w:rsidR="0062516E" w:rsidRDefault="0062516E" w:rsidP="0062516E">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tcBorders>
          </w:tcPr>
          <w:p ns2:paraId="0AF69F6B" ns2:textId="2DE4C3CA" w:rsidR="0062516E" w:rsidRDefault="0062516E" w:rsidP="0062516E">
            <w:pPr>
              <w:tabs>
                <w:tab w:val="decimal" w:pos="459"/>
                <w:tab w:val="left" w:pos="539"/>
              </w:tabs>
              <w:spacing w:before="15" w:after="15"/>
              <w:rPr>
                <w:sz w:val="18"/>
                <w:szCs w:val="18"/>
              </w:rPr>
            </w:pPr>
            <w:r>
              <w:rPr>
                <w:sz w:val="18"/>
                <w:szCs w:val="18"/>
              </w:rPr>
              <w:tab/>
              <w:t xml:space="preserve">(18.2) </w:t>
            </w:r>
          </w:p>
        </w:tc>
      </w:tr>
      <w:tr w:rsidR="0062516E" ns2:paraId="24164E71" ns2: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0E9F7362" ns2:textId="3C37DEB2" w:rsidR="0062516E" w:rsidRDefault="0062516E" w:rsidP="0062516E">
            <w:pPr>
              <w:spacing w:before="15" w:after="15"/>
              <w:ind w:left="160" w:right="1" w:hanging="160"/>
              <w:rPr>
                <w:sz w:val="18"/>
                <w:szCs w:val="18"/>
              </w:rPr>
            </w:pPr>
            <w:r>
              <w:rPr>
                <w:sz w:val="18"/>
                <w:szCs w:val="18"/>
              </w:rPr>
              <w:t xml:space="preserve">   Dizziness </w:t>
            </w:r>
          </w:p>
        </w:tc>
        <w:tc>
          <w:tcPr>
            <w:tcW w:w="1296" w:type="dxa"/>
            <w:tcBorders>
              <w:top w:val="nil"/>
              <w:left w:val="nil"/>
              <w:bottom w:val="nil"/>
              <w:right w:val="nil"/>
            </w:tcBorders>
          </w:tcPr>
          <w:p ns2:paraId="161A3E89" ns2:textId="466722FD" w:rsidR="0062516E" w:rsidRDefault="0062516E" w:rsidP="0062516E">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ns2:paraId="07DDCFA3" ns2:textId="7DB612F5" w:rsidR="0062516E" w:rsidRDefault="0062516E" w:rsidP="0062516E">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ns2:paraId="637346BA" ns2:textId="4D02330B" w:rsidR="0062516E" w:rsidRDefault="0062516E" w:rsidP="0062516E">
            <w:pPr>
              <w:tabs>
                <w:tab w:val="decimal" w:pos="661"/>
                <w:tab w:val="left" w:pos="741"/>
              </w:tabs>
              <w:spacing w:before="15" w:after="15"/>
              <w:rPr>
                <w:sz w:val="18"/>
                <w:szCs w:val="18"/>
              </w:rPr>
            </w:pPr>
            <w:r>
              <w:rPr>
                <w:sz w:val="18"/>
                <w:szCs w:val="18"/>
              </w:rPr>
              <w:tab/>
              <w:t xml:space="preserve">7 </w:t>
            </w:r>
          </w:p>
        </w:tc>
        <w:tc>
          <w:tcPr>
            <w:tcW w:w="1296" w:type="dxa"/>
            <w:tcBorders>
              <w:top w:val="nil"/>
              <w:left w:val="nil"/>
              <w:bottom w:val="nil"/>
              <w:right w:val="single" w:sz="2" w:space="0" w:color="auto"/>
            </w:tcBorders>
          </w:tcPr>
          <w:p ns2:paraId="586D3558" ns2:textId="686D1884" w:rsidR="0062516E" w:rsidRDefault="0062516E" w:rsidP="0062516E">
            <w:pPr>
              <w:tabs>
                <w:tab w:val="decimal" w:pos="459"/>
                <w:tab w:val="left" w:pos="539"/>
              </w:tabs>
              <w:spacing w:before="15" w:after="15"/>
              <w:rPr>
                <w:sz w:val="18"/>
                <w:szCs w:val="18"/>
              </w:rPr>
            </w:pPr>
            <w:r>
              <w:rPr>
                <w:sz w:val="18"/>
                <w:szCs w:val="18"/>
              </w:rPr>
              <w:tab/>
              <w:t xml:space="preserve">(13.2) </w:t>
            </w:r>
          </w:p>
        </w:tc>
        <w:tc>
          <w:tcPr>
            <w:tcW w:w="1296" w:type="dxa"/>
            <w:tcBorders>
              <w:top w:val="nil"/>
              <w:left w:val="nil"/>
              <w:bottom w:val="nil"/>
              <w:right w:val="nil"/>
            </w:tcBorders>
          </w:tcPr>
          <w:p ns2:paraId="70A460C2" ns2:textId="3C5272E5" w:rsidR="0062516E" w:rsidRDefault="0062516E" w:rsidP="0062516E">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tcBorders>
          </w:tcPr>
          <w:p ns2:paraId="6D20F2FA" ns2:textId="420E8718" w:rsidR="0062516E" w:rsidRDefault="0062516E" w:rsidP="0062516E">
            <w:pPr>
              <w:tabs>
                <w:tab w:val="decimal" w:pos="459"/>
                <w:tab w:val="left" w:pos="539"/>
              </w:tabs>
              <w:spacing w:before="15" w:after="15"/>
              <w:rPr>
                <w:sz w:val="18"/>
                <w:szCs w:val="18"/>
              </w:rPr>
            </w:pPr>
            <w:r>
              <w:rPr>
                <w:sz w:val="18"/>
                <w:szCs w:val="18"/>
              </w:rPr>
              <w:tab/>
              <w:t xml:space="preserve">(9.1) </w:t>
            </w:r>
          </w:p>
        </w:tc>
      </w:tr>
      <w:tr w:rsidR="0062516E" ns2:paraId="455690A9" ns2: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08277842" ns2:textId="42617DA2" w:rsidR="0062516E" w:rsidRDefault="0062516E" w:rsidP="0062516E">
            <w:pPr>
              <w:spacing w:before="15" w:after="15"/>
              <w:ind w:left="160" w:right="1" w:hanging="160"/>
              <w:rPr>
                <w:sz w:val="18"/>
                <w:szCs w:val="18"/>
              </w:rPr>
            </w:pPr>
            <w:r>
              <w:rPr>
                <w:sz w:val="18"/>
                <w:szCs w:val="18"/>
              </w:rPr>
              <w:t xml:space="preserve">   Hypotension </w:t>
            </w:r>
          </w:p>
        </w:tc>
        <w:tc>
          <w:tcPr>
            <w:tcW w:w="1296" w:type="dxa"/>
            <w:tcBorders>
              <w:top w:val="nil"/>
              <w:left w:val="nil"/>
              <w:bottom w:val="nil"/>
              <w:right w:val="nil"/>
            </w:tcBorders>
          </w:tcPr>
          <w:p ns2:paraId="6D3D2B41" ns2:textId="311D887E" w:rsidR="0062516E" w:rsidRDefault="0062516E" w:rsidP="0062516E">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ns2:paraId="5EB14E0E" ns2:textId="550A1F0A" w:rsidR="0062516E" w:rsidRDefault="0062516E" w:rsidP="0062516E">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ns2:paraId="530C4939" ns2:textId="0055B79A" w:rsidR="0062516E" w:rsidRDefault="0062516E" w:rsidP="0062516E">
            <w:pPr>
              <w:tabs>
                <w:tab w:val="decimal" w:pos="661"/>
                <w:tab w:val="left" w:pos="741"/>
              </w:tabs>
              <w:spacing w:before="15" w:after="15"/>
              <w:rPr>
                <w:sz w:val="18"/>
                <w:szCs w:val="18"/>
              </w:rPr>
            </w:pPr>
            <w:r>
              <w:rPr>
                <w:sz w:val="18"/>
                <w:szCs w:val="18"/>
              </w:rPr>
              <w:tab/>
              <w:t xml:space="preserve">3 </w:t>
            </w:r>
          </w:p>
        </w:tc>
        <w:tc>
          <w:tcPr>
            <w:tcW w:w="1296" w:type="dxa"/>
            <w:tcBorders>
              <w:top w:val="nil"/>
              <w:left w:val="nil"/>
              <w:bottom w:val="nil"/>
              <w:right w:val="single" w:sz="2" w:space="0" w:color="auto"/>
            </w:tcBorders>
          </w:tcPr>
          <w:p ns2:paraId="1961FD41" ns2:textId="737130CF" w:rsidR="0062516E" w:rsidRDefault="0062516E" w:rsidP="0062516E">
            <w:pPr>
              <w:tabs>
                <w:tab w:val="decimal" w:pos="459"/>
                <w:tab w:val="left" w:pos="539"/>
              </w:tabs>
              <w:spacing w:before="15" w:after="15"/>
              <w:rPr>
                <w:sz w:val="18"/>
                <w:szCs w:val="18"/>
              </w:rPr>
            </w:pPr>
            <w:r>
              <w:rPr>
                <w:sz w:val="18"/>
                <w:szCs w:val="18"/>
              </w:rPr>
              <w:tab/>
              <w:t xml:space="preserve">(5.7) </w:t>
            </w:r>
          </w:p>
        </w:tc>
        <w:tc>
          <w:tcPr>
            <w:tcW w:w="1296" w:type="dxa"/>
            <w:tcBorders>
              <w:top w:val="nil"/>
              <w:left w:val="nil"/>
              <w:bottom w:val="nil"/>
              <w:right w:val="nil"/>
            </w:tcBorders>
          </w:tcPr>
          <w:p ns2:paraId="5F3D6F84" ns2:textId="586A794C" w:rsidR="0062516E" w:rsidRDefault="0062516E" w:rsidP="0062516E">
            <w:pPr>
              <w:tabs>
                <w:tab w:val="decimal" w:pos="661"/>
                <w:tab w:val="left" w:pos="741"/>
              </w:tabs>
              <w:spacing w:before="15" w:after="15"/>
              <w:rPr>
                <w:sz w:val="18"/>
                <w:szCs w:val="18"/>
              </w:rPr>
            </w:pPr>
            <w:r>
              <w:rPr>
                <w:sz w:val="18"/>
                <w:szCs w:val="18"/>
              </w:rPr>
              <w:tab/>
              <w:t xml:space="preserve">3 </w:t>
            </w:r>
          </w:p>
        </w:tc>
        <w:tc>
          <w:tcPr>
            <w:tcW w:w="1296" w:type="dxa"/>
            <w:tcBorders>
              <w:top w:val="nil"/>
              <w:left w:val="nil"/>
              <w:bottom w:val="nil"/>
            </w:tcBorders>
          </w:tcPr>
          <w:p ns2:paraId="52EC110A" ns2:textId="07BC49D4" w:rsidR="0062516E" w:rsidRDefault="0062516E" w:rsidP="0062516E">
            <w:pPr>
              <w:tabs>
                <w:tab w:val="decimal" w:pos="459"/>
                <w:tab w:val="left" w:pos="539"/>
              </w:tabs>
              <w:spacing w:before="15" w:after="15"/>
              <w:rPr>
                <w:sz w:val="18"/>
                <w:szCs w:val="18"/>
              </w:rPr>
            </w:pPr>
            <w:r>
              <w:rPr>
                <w:sz w:val="18"/>
                <w:szCs w:val="18"/>
              </w:rPr>
              <w:tab/>
              <w:t xml:space="preserve">(27.3) </w:t>
            </w:r>
          </w:p>
        </w:tc>
      </w:tr>
      <w:tr w:rsidR="0062516E" ns2:paraId="23E3426D" ns2: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28154914" ns2:textId="5D690F19" w:rsidR="0062516E" w:rsidRDefault="0062516E" w:rsidP="0062516E">
            <w:pPr>
              <w:spacing w:before="15" w:after="15"/>
              <w:ind w:left="160" w:right="1" w:hanging="160"/>
              <w:rPr>
                <w:sz w:val="18"/>
                <w:szCs w:val="18"/>
              </w:rPr>
            </w:pPr>
            <w:r>
              <w:rPr>
                <w:sz w:val="18"/>
                <w:szCs w:val="18"/>
              </w:rPr>
              <w:t xml:space="preserve">   Leukopenia </w:t>
            </w:r>
          </w:p>
        </w:tc>
        <w:tc>
          <w:tcPr>
            <w:tcW w:w="1296" w:type="dxa"/>
            <w:tcBorders>
              <w:top w:val="nil"/>
              <w:left w:val="nil"/>
              <w:bottom w:val="nil"/>
              <w:right w:val="nil"/>
            </w:tcBorders>
          </w:tcPr>
          <w:p ns2:paraId="53A14B72" ns2:textId="22751E0E" w:rsidR="0062516E" w:rsidRDefault="0062516E" w:rsidP="0062516E">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ns2:paraId="6DD843AE" ns2:textId="020ECF1D" w:rsidR="0062516E" w:rsidRDefault="0062516E" w:rsidP="0062516E">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ns2:paraId="1CA9604D" ns2:textId="0D2C3EB7" w:rsidR="0062516E" w:rsidRDefault="0062516E" w:rsidP="0062516E">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right w:val="single" w:sz="2" w:space="0" w:color="auto"/>
            </w:tcBorders>
          </w:tcPr>
          <w:p ns2:paraId="28E027A4" ns2:textId="756EA847" w:rsidR="0062516E" w:rsidRDefault="0062516E" w:rsidP="0062516E">
            <w:pPr>
              <w:tabs>
                <w:tab w:val="decimal" w:pos="459"/>
                <w:tab w:val="left" w:pos="539"/>
              </w:tabs>
              <w:spacing w:before="15" w:after="15"/>
              <w:rPr>
                <w:sz w:val="18"/>
                <w:szCs w:val="18"/>
              </w:rPr>
            </w:pPr>
            <w:r>
              <w:rPr>
                <w:sz w:val="18"/>
                <w:szCs w:val="18"/>
              </w:rPr>
              <w:tab/>
              <w:t xml:space="preserve">(1.9) </w:t>
            </w:r>
          </w:p>
        </w:tc>
        <w:tc>
          <w:tcPr>
            <w:tcW w:w="1296" w:type="dxa"/>
            <w:tcBorders>
              <w:top w:val="nil"/>
              <w:left w:val="nil"/>
              <w:bottom w:val="nil"/>
              <w:right w:val="nil"/>
            </w:tcBorders>
          </w:tcPr>
          <w:p ns2:paraId="3A5D84DD" ns2:textId="313AACA9" w:rsidR="0062516E" w:rsidRDefault="0062516E" w:rsidP="0062516E">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tcBorders>
          </w:tcPr>
          <w:p ns2:paraId="30BED44C" ns2:textId="32FEAA49" w:rsidR="0062516E" w:rsidRDefault="0062516E" w:rsidP="0062516E">
            <w:pPr>
              <w:tabs>
                <w:tab w:val="decimal" w:pos="459"/>
                <w:tab w:val="left" w:pos="539"/>
              </w:tabs>
              <w:spacing w:before="15" w:after="15"/>
              <w:rPr>
                <w:sz w:val="18"/>
                <w:szCs w:val="18"/>
              </w:rPr>
            </w:pPr>
            <w:r>
              <w:rPr>
                <w:sz w:val="18"/>
                <w:szCs w:val="18"/>
              </w:rPr>
              <w:tab/>
              <w:t xml:space="preserve">(18.2) </w:t>
            </w:r>
          </w:p>
        </w:tc>
      </w:tr>
      <w:tr w:rsidR="0062516E" ns2:paraId="2D34517D" ns2:textId="77777777" w:rsidTr="0062516E">
        <w:tblPrEx>
          <w:tblBorders>
            <w:top w:val="single" w:sz="6" w:space="0" w:color="auto"/>
            <w:bottom w:val="single" w:sz="6" w:space="0" w:color="auto"/>
          </w:tblBorders>
        </w:tblPrEx>
        <w:trPr>
          <w:jc w:val="center"/>
        </w:trPr>
        <w:tc>
          <w:tcPr>
            <w:tcW w:w="5184" w:type="dxa"/>
            <w:tcBorders>
              <w:top w:val="nil"/>
              <w:bottom w:val="nil"/>
              <w:right w:val="nil"/>
            </w:tcBorders>
          </w:tcPr>
          <w:p ns2:paraId="55A86C66" ns2:textId="6ED772A8" w:rsidR="0062516E" w:rsidRDefault="0062516E" w:rsidP="0062516E">
            <w:pPr>
              <w:spacing w:before="15" w:after="15"/>
              <w:ind w:left="160" w:right="1" w:hanging="160"/>
              <w:rPr>
                <w:sz w:val="18"/>
                <w:szCs w:val="18"/>
              </w:rPr>
            </w:pPr>
            <w:r>
              <w:rPr>
                <w:sz w:val="18"/>
                <w:szCs w:val="18"/>
              </w:rPr>
              <w:t xml:space="preserve">   Pulmonary embolism </w:t>
            </w:r>
          </w:p>
        </w:tc>
        <w:tc>
          <w:tcPr>
            <w:tcW w:w="1296" w:type="dxa"/>
            <w:tcBorders>
              <w:top w:val="nil"/>
              <w:left w:val="nil"/>
              <w:bottom w:val="nil"/>
              <w:right w:val="nil"/>
            </w:tcBorders>
          </w:tcPr>
          <w:p ns2:paraId="39535980" ns2:textId="5A568374" w:rsidR="0062516E" w:rsidRDefault="0062516E" w:rsidP="0062516E">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ns2:paraId="4D9D522D" ns2:textId="43FDCCB0" w:rsidR="0062516E" w:rsidRDefault="0062516E" w:rsidP="0062516E">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ns2:paraId="2766578C" ns2:textId="7AA243B7" w:rsidR="0062516E" w:rsidRDefault="0062516E" w:rsidP="0062516E">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ns2:paraId="1C396F7A" ns2:textId="3E0CC422" w:rsidR="0062516E" w:rsidRDefault="0062516E" w:rsidP="0062516E">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ns2:paraId="62765816" ns2:textId="0ACD218C" w:rsidR="0062516E" w:rsidRDefault="0062516E" w:rsidP="0062516E">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tcBorders>
          </w:tcPr>
          <w:p ns2:paraId="711E29BE" ns2:textId="7A8CBF7D" w:rsidR="0062516E" w:rsidRDefault="0062516E" w:rsidP="0062516E">
            <w:pPr>
              <w:tabs>
                <w:tab w:val="decimal" w:pos="459"/>
                <w:tab w:val="left" w:pos="539"/>
              </w:tabs>
              <w:spacing w:before="15" w:after="15"/>
              <w:rPr>
                <w:sz w:val="18"/>
                <w:szCs w:val="18"/>
              </w:rPr>
            </w:pPr>
            <w:r>
              <w:rPr>
                <w:sz w:val="18"/>
                <w:szCs w:val="18"/>
              </w:rPr>
              <w:tab/>
              <w:t xml:space="preserve">(18.2) </w:t>
            </w:r>
          </w:p>
        </w:tc>
      </w:tr>
      <w:tr w:rsidR="0062516E" ns2:paraId="5CBB4E73" ns2:textId="77777777" w:rsidTr="002C5A84">
        <w:tblPrEx>
          <w:tblBorders>
            <w:top w:val="single" w:sz="6" w:space="0" w:color="auto"/>
            <w:bottom w:val="single" w:sz="6" w:space="0" w:color="auto"/>
          </w:tblBorders>
        </w:tblPrEx>
        <w:trPr>
          <w:jc w:val="center"/>
        </w:trPr>
        <w:tc>
          <w:tcPr>
            <w:tcW w:w="5184" w:type="dxa"/>
            <w:tcBorders>
              <w:top w:val="nil"/>
              <w:bottom w:val="single" w:sz="6" w:space="0" w:color="auto"/>
              <w:right w:val="single" w:sz="2" w:space="0" w:color="auto"/>
            </w:tcBorders>
          </w:tcPr>
          <w:p ns2:paraId="5A8F4702" ns2:textId="049B1121" w:rsidR="0062516E" w:rsidRDefault="0062516E" w:rsidP="0062516E">
            <w:pPr>
              <w:spacing w:before="15" w:after="15"/>
              <w:ind w:left="160" w:right="1" w:hanging="160"/>
              <w:rPr>
                <w:sz w:val="18"/>
                <w:szCs w:val="18"/>
              </w:rPr>
            </w:pPr>
            <w:r>
              <w:rPr>
                <w:sz w:val="18"/>
                <w:szCs w:val="18"/>
              </w:rPr>
              <w:t xml:space="preserve">   Ventricular extrasystoles </w:t>
            </w:r>
          </w:p>
        </w:tc>
        <w:tc>
          <w:tcPr>
            <w:tcW w:w="1296" w:type="dxa"/>
            <w:tcBorders>
              <w:top w:val="nil"/>
              <w:left w:val="nil"/>
              <w:bottom w:val="single" w:sz="6" w:space="0" w:color="auto"/>
              <w:right w:val="nil"/>
            </w:tcBorders>
          </w:tcPr>
          <w:p ns2:paraId="45A400A0" ns2:textId="4BECD60F" w:rsidR="0062516E" w:rsidRDefault="0062516E" w:rsidP="0062516E">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single" w:sz="6" w:space="0" w:color="auto"/>
              <w:right w:val="single" w:sz="2" w:space="0" w:color="auto"/>
            </w:tcBorders>
          </w:tcPr>
          <w:p ns2:paraId="3FB8DF5A" ns2:textId="57DCEAB2" w:rsidR="0062516E" w:rsidRDefault="0062516E" w:rsidP="0062516E">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single" w:sz="6" w:space="0" w:color="auto"/>
              <w:right w:val="nil"/>
            </w:tcBorders>
          </w:tcPr>
          <w:p ns2:paraId="325D68BF" ns2:textId="5124820F" w:rsidR="0062516E" w:rsidRDefault="0062516E" w:rsidP="0062516E">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single" w:sz="6" w:space="0" w:color="auto"/>
              <w:right w:val="single" w:sz="2" w:space="0" w:color="auto"/>
            </w:tcBorders>
          </w:tcPr>
          <w:p ns2:paraId="44883430" ns2:textId="009E59A9" w:rsidR="0062516E" w:rsidRDefault="0062516E" w:rsidP="0062516E">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single" w:sz="6" w:space="0" w:color="auto"/>
              <w:right w:val="nil"/>
            </w:tcBorders>
          </w:tcPr>
          <w:p ns2:paraId="3846F63F" ns2:textId="55E26490" w:rsidR="0062516E" w:rsidRDefault="0062516E" w:rsidP="0062516E">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single" w:sz="6" w:space="0" w:color="auto"/>
            </w:tcBorders>
          </w:tcPr>
          <w:p ns2:paraId="15619C71" ns2:textId="6938BCAE" w:rsidR="0062516E" w:rsidRDefault="0062516E" w:rsidP="0062516E">
            <w:pPr>
              <w:tabs>
                <w:tab w:val="decimal" w:pos="459"/>
                <w:tab w:val="left" w:pos="539"/>
              </w:tabs>
              <w:spacing w:before="15" w:after="15"/>
              <w:rPr>
                <w:sz w:val="18"/>
                <w:szCs w:val="18"/>
              </w:rPr>
            </w:pPr>
            <w:r>
              <w:rPr>
                <w:sz w:val="18"/>
                <w:szCs w:val="18"/>
              </w:rPr>
              <w:tab/>
              <w:t xml:space="preserve">(18.2) </w:t>
            </w:r>
          </w:p>
        </w:tc>
      </w:tr>
      <w:tr w:rsidR="0062516E" ns2:paraId="6988DE6C" ns2:textId="77777777" w:rsidTr="002C5A84">
        <w:tblPrEx>
          <w:tblBorders>
            <w:top w:val="single" w:sz="6" w:space="0" w:color="auto"/>
            <w:bottom w:val="single" w:sz="6" w:space="0" w:color="auto"/>
          </w:tblBorders>
        </w:tblPrEx>
        <w:trPr>
          <w:jc w:val="center"/>
        </w:trPr>
        <w:tc>
          <w:tcPr>
            <w:tcW w:w="12960" w:type="dxa"/>
            <w:gridSpan w:val="7"/>
            <w:tcBorders>
              <w:top w:val="single" w:sz="6" w:space="0" w:color="auto"/>
              <w:bottom w:val="double" w:sz="4" w:space="0" w:color="auto"/>
            </w:tcBorders>
          </w:tcPr>
          <w:p ns2:paraId="120916D4" ns2:textId="77777777" w:rsidR="0062516E" w:rsidRDefault="0062516E" w:rsidP="0062516E">
            <w:pPr>
              <w:spacing w:before="30" w:after="30"/>
              <w:ind w:left="160" w:right="1" w:hanging="160"/>
              <w:rPr>
                <w:sz w:val="18"/>
                <w:szCs w:val="18"/>
              </w:rPr>
            </w:pPr>
            <w:r>
              <w:rPr>
                <w:sz w:val="18"/>
                <w:szCs w:val="18"/>
              </w:rPr>
              <w:t>Every participant is counted a single time for each applicable row and column.</w:t>
            </w:r>
          </w:p>
          <w:p ns2:paraId="01BD7CEE" ns2:textId="77777777" w:rsidR="0062516E" w:rsidRDefault="0062516E" w:rsidP="0062516E">
            <w:pPr>
              <w:spacing w:before="30" w:after="30"/>
              <w:ind w:left="160" w:right="1" w:hanging="160"/>
              <w:rPr>
                <w:sz w:val="18"/>
                <w:szCs w:val="18"/>
              </w:rPr>
            </w:pPr>
            <w:r>
              <w:rPr>
                <w:sz w:val="18"/>
                <w:szCs w:val="18"/>
              </w:rPr>
              <w:t xml:space="preserve"> A specific adverse event appears on this report only if its incidence in one or more of the columns meets the incidence criterion in the report title, after rounding.</w:t>
            </w:r>
          </w:p>
          <w:p ns2:paraId="5D6E6A59" ns2:textId="77777777" w:rsidR="0062516E" w:rsidRDefault="0062516E" w:rsidP="0062516E">
            <w:pPr>
              <w:spacing w:before="30" w:after="30"/>
              <w:ind w:left="160" w:right="1" w:hanging="160"/>
              <w:rPr>
                <w:sz w:val="18"/>
                <w:szCs w:val="18"/>
              </w:rPr>
            </w:pPr>
            <w:r>
              <w:rPr>
                <w:sz w:val="18"/>
                <w:szCs w:val="18"/>
              </w:rPr>
              <w:t xml:space="preserve"> Non-serious AEs up to 30 days and SAEs up to 90 days of last dose of study intervention are included.</w:t>
            </w:r>
          </w:p>
          <w:p ns2:paraId="6FF2BD26" ns2:textId="77777777" w:rsidR="0062516E" w:rsidRDefault="0062516E" w:rsidP="0062516E">
            <w:pPr>
              <w:spacing w:before="30" w:after="30"/>
              <w:ind w:left="160" w:right="1" w:hanging="160"/>
              <w:rPr>
                <w:sz w:val="18"/>
                <w:szCs w:val="18"/>
              </w:rPr>
            </w:pPr>
            <w:r>
              <w:rPr>
                <w:sz w:val="18"/>
                <w:szCs w:val="18"/>
              </w:rPr>
              <w:t xml:space="preserve"> MedDRA preferred terms "Neoplasm progression", "Malignant neoplasm progression" and "Disease progression" not related to the drug are excluded.</w:t>
            </w:r>
          </w:p>
          <w:p ns2:paraId="784AD2E0" ns2:textId="4E4F47AD" w:rsidR="0062516E" w:rsidRDefault="0062516E" w:rsidP="0062516E">
            <w:pPr>
              <w:tabs>
                <w:tab w:val="decimal" w:pos="459"/>
                <w:tab w:val="left" w:pos="539"/>
              </w:tabs>
              <w:spacing w:before="15" w:after="15"/>
              <w:rPr>
                <w:sz w:val="18"/>
                <w:szCs w:val="18"/>
              </w:rPr>
            </w:pPr>
            <w:r>
              <w:rPr>
                <w:sz w:val="18"/>
                <w:szCs w:val="18"/>
              </w:rPr>
              <w:t xml:space="preserve"> Database cutoff date: 21MAY2024</w:t>
            </w:r>
          </w:p>
        </w:tc>
      </w:tr>
      <w:tr w:rsidR="0062516E" ns2:paraId="775EFA6F" ns2:textId="77777777" w:rsidTr="0062516E">
        <w:tblPrEx>
          <w:tblBorders>
            <w:top w:val="single" w:sz="6" w:space="0" w:color="auto"/>
            <w:bottom w:val="single" w:sz="6" w:space="0" w:color="auto"/>
          </w:tblBorders>
        </w:tblPrEx>
        <w:trPr>
          <w:jc w:val="center"/>
        </w:trPr>
        <w:tc>
          <w:tcPr>
            <w:tcW w:w="12960" w:type="dxa"/>
            <w:gridSpan w:val="7"/>
            <w:tcBorders>
              <w:top w:val="double" w:sz="4" w:space="0" w:color="auto"/>
              <w:left w:val="nil"/>
              <w:bottom w:val="nil"/>
              <w:right w:val="nil"/>
            </w:tcBorders>
          </w:tcPr>
          <w:p ns2:paraId="03A8A217" ns2:textId="78898030" w:rsidR="0062516E" w:rsidRDefault="0062516E" w:rsidP="0062516E">
            <w:pPr>
              <w:tabs>
                <w:tab w:val="decimal" w:pos="459"/>
                <w:tab w:val="left" w:pos="539"/>
              </w:tabs>
              <w:spacing w:before="15" w:after="15"/>
              <w:rPr>
                <w:sz w:val="18"/>
                <w:szCs w:val="18"/>
              </w:rPr>
            </w:pPr>
            <w:r>
              <w:rPr>
                <w:sz w:val="18"/>
                <w:szCs w:val="18"/>
              </w:rPr>
              <w:t>Source:  [P003MK2870: adam-adsl; adae]</w:t>
            </w:r>
          </w:p>
        </w:tc>
      </w:tr>
      <w:bookmarkEnd w:id="489"/>
    </w:tbl>
    <w:p ns2:paraId="510CDBCD" ns2:textId="77777777" w:rsidR="004A5950" w:rsidRDefault="004A5950" w:rsidP="00C0130B">
      <w:pPr>
        <w:pStyle w:val="Paragraph"/>
      </w:pPr>
      <w:r>
        <w:br w:type="page"/>
      </w:r>
    </w:p>
    <w:p ns2:paraId="58DAF195" ns2:textId="77777777" w:rsidR="004A5950" w:rsidRDefault="004A5950" w:rsidP="00C0130B">
      <w:pPr>
        <w:pStyle w:val="Paragraph"/>
        <w:sectPr w:rsidR="004A5950" w:rsidSect="004A5950">
          <w:headerReference w:type="default" ns3:id="rId82"/>
          <w:footerReference w:type="default" ns3:id="rId83"/>
          <w:pgSz w:w="15840" w:h="12240" w:orient="landscape"/>
          <w:pgMar w:top="1800" w:right="1440" w:bottom="1440" w:left="1440" w:header="720" w:footer="720" w:gutter="0"/>
          <w:cols w:space="720"/>
          <w:docGrid w:linePitch="326"/>
        </w:sectPr>
      </w:pPr>
      <w:ins w:id="12962" w:author="GoldenCorpusHarness" w:date="2026-03-28T21:57:55Z">
        <w:r>
          <w:t>Table 45Study MK-2870-016 (SKB264-II-07): Disposition of Participants (APaT Population)</w:t>
        </w:r>
      </w:ins>
    </w:p>
    <w:p ns2:paraId="6272C66E" ns2:textId="4F10C378" w:rsidR="004A5950" w:rsidRPr="00616113" w:rsidRDefault="0049194F" w:rsidP="00A06D43">
      <w:pPr>
        <w:pStyle w:val="TableTitle"/>
      </w:pPr>
      <w:bookmarkStart w:id="490" w:name="_Ref176299100"/>
      <w:bookmarkStart w:id="491" w:name="_Toc180400055"/>
      <w:r w:rsidRPr="00616113">
        <w:lastRenderedPageBreak/>
        <w:t xml:space="preserve">Table </w:t>
      </w:r>
      <w:r w:rsidR="00E45E19">
        <w:rPr>
          <w:noProof/>
          <w:sz w:val="20"/>
          <w:szCs w:val="20"/>
        </w:rPr>
        <w:t>56</w:t>
      </w:r>
      <w:bookmarkEnd w:id="490"/>
      <w:r w:rsidRPr="00616113">
        <w:tab/>
        <w:t>Study MK-2870-003 (SKB264-Ⅱ-</w:t>
      </w:r>
      <w:r w:rsidR="00CF6A49" w:rsidRPr="00616113">
        <w:t>04</w:t>
      </w:r>
      <w:r w:rsidR="00B6224B" w:rsidRPr="00616113">
        <w:t>):</w:t>
      </w:r>
      <w:r w:rsidRPr="00616113">
        <w:t xml:space="preserve"> Participants With Drug-</w:t>
      </w:r>
      <w:r w:rsidR="005A2854">
        <w:t>r</w:t>
      </w:r>
      <w:r w:rsidRPr="00616113">
        <w:t>elated Adverse Events by Decreasing Incidence (Incidence ≥10% in One or More Treatment Groups) (APaT Population)</w:t>
      </w:r>
      <w:bookmarkEnd w:id="491"/>
    </w:p>
    <w:tbl>
      <w:tblPr>
        <w:tblW w:w="12960" w:type="dxa"/>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5184"/>
        <w:gridCol w:w="1296"/>
        <w:gridCol w:w="1296"/>
        <w:gridCol w:w="1296"/>
        <w:gridCol w:w="1296"/>
        <w:gridCol w:w="1296"/>
        <w:gridCol w:w="1296"/>
      </w:tblGrid>
      <w:tr w:rsidR="006933EA" w:rsidRPr="00616113" ns2:paraId="148F2949" ns2:textId="77777777" w:rsidTr="00522A9E">
        <w:trPr>
          <w:jc w:val="center"/>
        </w:trPr>
        <w:tc>
          <w:tcPr>
            <w:tcW w:w="5184" w:type="dxa"/>
            <w:tcBorders>
              <w:top w:val="double" w:sz="6" w:space="0" w:color="auto"/>
              <w:bottom w:val="nil"/>
              <w:right w:val="single" w:sz="2" w:space="0" w:color="auto"/>
            </w:tcBorders>
          </w:tcPr>
          <w:p ns2:paraId="683359FA" ns2:textId="77777777" w:rsidR="006933EA" w:rsidRPr="00616113" w:rsidRDefault="006933EA" w:rsidP="00C90784">
            <w:pPr>
              <w:spacing w:before="15" w:after="15"/>
              <w:rPr>
                <w:sz w:val="16"/>
                <w:szCs w:val="16"/>
              </w:rPr>
            </w:pPr>
          </w:p>
        </w:tc>
        <w:tc>
          <w:tcPr>
            <w:tcW w:w="2592" w:type="dxa"/>
            <w:gridSpan w:val="2"/>
            <w:tcBorders>
              <w:top w:val="double" w:sz="6" w:space="0" w:color="auto"/>
              <w:left w:val="nil"/>
              <w:bottom w:val="single" w:sz="2" w:space="0" w:color="auto"/>
              <w:right w:val="single" w:sz="2" w:space="0" w:color="auto"/>
            </w:tcBorders>
          </w:tcPr>
          <w:p ns2:paraId="150FBADE" ns2:textId="1B282368" w:rsidR="006933EA" w:rsidRPr="00616113" w:rsidRDefault="00DE370C" w:rsidP="00C90784">
            <w:pPr>
              <w:spacing w:before="15" w:after="15"/>
              <w:jc w:val="center"/>
              <w:rPr>
                <w:sz w:val="16"/>
                <w:szCs w:val="16"/>
              </w:rPr>
            </w:pPr>
            <w:r w:rsidRPr="00DE370C">
              <w:rPr>
                <w:sz w:val="16"/>
                <w:szCs w:val="16"/>
              </w:rPr>
              <w:t>sac-TMT</w:t>
            </w:r>
            <w:r w:rsidR="006933EA" w:rsidRPr="00616113">
              <w:rPr>
                <w:sz w:val="16"/>
                <w:szCs w:val="16"/>
              </w:rPr>
              <w:t xml:space="preserve"> 4 mg/kg </w:t>
            </w:r>
            <w:r w:rsidR="00254576">
              <w:rPr>
                <w:sz w:val="16"/>
                <w:szCs w:val="16"/>
              </w:rPr>
              <w:t>q</w:t>
            </w:r>
            <w:r w:rsidR="00254576" w:rsidRPr="00616113">
              <w:rPr>
                <w:sz w:val="16"/>
                <w:szCs w:val="16"/>
              </w:rPr>
              <w:t>2</w:t>
            </w:r>
            <w:r w:rsidR="00254576">
              <w:rPr>
                <w:sz w:val="16"/>
                <w:szCs w:val="16"/>
              </w:rPr>
              <w:t>w</w:t>
            </w:r>
            <w:r w:rsidR="00254576" w:rsidRPr="00616113">
              <w:rPr>
                <w:sz w:val="16"/>
                <w:szCs w:val="16"/>
              </w:rPr>
              <w:t xml:space="preserve"> </w:t>
            </w:r>
            <w:r w:rsidR="006933EA" w:rsidRPr="00616113">
              <w:rPr>
                <w:sz w:val="16"/>
                <w:szCs w:val="16"/>
              </w:rPr>
              <w:t xml:space="preserve">+ pembrolizumab 400 mg </w:t>
            </w:r>
            <w:r w:rsidR="00254576">
              <w:rPr>
                <w:sz w:val="16"/>
                <w:szCs w:val="16"/>
              </w:rPr>
              <w:t>q</w:t>
            </w:r>
            <w:r w:rsidR="00254576" w:rsidRPr="00616113">
              <w:rPr>
                <w:sz w:val="16"/>
                <w:szCs w:val="16"/>
              </w:rPr>
              <w:t>6</w:t>
            </w:r>
            <w:r w:rsidR="00254576">
              <w:rPr>
                <w:sz w:val="16"/>
                <w:szCs w:val="16"/>
              </w:rPr>
              <w:t>w</w:t>
            </w:r>
            <w:r w:rsidR="00254576" w:rsidRPr="00616113">
              <w:rPr>
                <w:sz w:val="16"/>
                <w:szCs w:val="16"/>
              </w:rPr>
              <w:t xml:space="preserve"> </w:t>
            </w:r>
          </w:p>
        </w:tc>
        <w:tc>
          <w:tcPr>
            <w:tcW w:w="2592" w:type="dxa"/>
            <w:gridSpan w:val="2"/>
            <w:tcBorders>
              <w:top w:val="double" w:sz="6" w:space="0" w:color="auto"/>
              <w:left w:val="nil"/>
              <w:bottom w:val="single" w:sz="2" w:space="0" w:color="auto"/>
              <w:right w:val="single" w:sz="2" w:space="0" w:color="auto"/>
            </w:tcBorders>
          </w:tcPr>
          <w:p ns2:paraId="17809178" ns2:textId="4A0456CE" w:rsidR="006933EA" w:rsidRPr="00616113" w:rsidRDefault="00DE370C" w:rsidP="00C90784">
            <w:pPr>
              <w:spacing w:before="15" w:after="15"/>
              <w:jc w:val="center"/>
              <w:rPr>
                <w:sz w:val="16"/>
                <w:szCs w:val="16"/>
              </w:rPr>
            </w:pPr>
            <w:r w:rsidRPr="00DE370C">
              <w:rPr>
                <w:sz w:val="16"/>
                <w:szCs w:val="16"/>
              </w:rPr>
              <w:t>sac-TMT</w:t>
            </w:r>
            <w:r w:rsidR="006933EA" w:rsidRPr="00616113">
              <w:rPr>
                <w:sz w:val="16"/>
                <w:szCs w:val="16"/>
              </w:rPr>
              <w:t xml:space="preserve"> 3 mg/kg </w:t>
            </w:r>
            <w:r w:rsidR="00254576">
              <w:rPr>
                <w:sz w:val="16"/>
                <w:szCs w:val="16"/>
              </w:rPr>
              <w:t>q</w:t>
            </w:r>
            <w:r w:rsidR="00254576" w:rsidRPr="00616113">
              <w:rPr>
                <w:sz w:val="16"/>
                <w:szCs w:val="16"/>
              </w:rPr>
              <w:t>2</w:t>
            </w:r>
            <w:r w:rsidR="00254576">
              <w:rPr>
                <w:sz w:val="16"/>
                <w:szCs w:val="16"/>
              </w:rPr>
              <w:t>w</w:t>
            </w:r>
            <w:r w:rsidR="00254576" w:rsidRPr="00616113">
              <w:rPr>
                <w:sz w:val="16"/>
                <w:szCs w:val="16"/>
              </w:rPr>
              <w:t xml:space="preserve"> </w:t>
            </w:r>
            <w:r w:rsidR="006933EA" w:rsidRPr="00616113">
              <w:rPr>
                <w:sz w:val="16"/>
                <w:szCs w:val="16"/>
              </w:rPr>
              <w:t xml:space="preserve">+ Osimertinib 80 mg </w:t>
            </w:r>
          </w:p>
        </w:tc>
        <w:tc>
          <w:tcPr>
            <w:tcW w:w="2592" w:type="dxa"/>
            <w:gridSpan w:val="2"/>
            <w:tcBorders>
              <w:top w:val="double" w:sz="6" w:space="0" w:color="auto"/>
              <w:left w:val="nil"/>
              <w:bottom w:val="single" w:sz="2" w:space="0" w:color="auto"/>
            </w:tcBorders>
          </w:tcPr>
          <w:p ns2:paraId="3A5972A0" ns2:textId="116DEB6A" w:rsidR="006933EA" w:rsidRPr="00616113" w:rsidRDefault="00DE370C" w:rsidP="00C90784">
            <w:pPr>
              <w:spacing w:before="15" w:after="15"/>
              <w:jc w:val="center"/>
              <w:rPr>
                <w:sz w:val="16"/>
                <w:szCs w:val="16"/>
              </w:rPr>
            </w:pPr>
            <w:r w:rsidRPr="00DE370C">
              <w:rPr>
                <w:sz w:val="16"/>
                <w:szCs w:val="16"/>
              </w:rPr>
              <w:t>sac-TMT</w:t>
            </w:r>
            <w:r w:rsidR="006933EA" w:rsidRPr="00616113">
              <w:rPr>
                <w:sz w:val="16"/>
                <w:szCs w:val="16"/>
              </w:rPr>
              <w:t xml:space="preserve"> 4 mg/kg </w:t>
            </w:r>
            <w:r w:rsidR="00254576">
              <w:rPr>
                <w:sz w:val="16"/>
                <w:szCs w:val="16"/>
              </w:rPr>
              <w:t>q</w:t>
            </w:r>
            <w:r w:rsidR="00254576" w:rsidRPr="00616113">
              <w:rPr>
                <w:sz w:val="16"/>
                <w:szCs w:val="16"/>
              </w:rPr>
              <w:t>2</w:t>
            </w:r>
            <w:r w:rsidR="00254576">
              <w:rPr>
                <w:sz w:val="16"/>
                <w:szCs w:val="16"/>
              </w:rPr>
              <w:t>w</w:t>
            </w:r>
            <w:r w:rsidR="00254576" w:rsidRPr="00616113">
              <w:rPr>
                <w:sz w:val="16"/>
                <w:szCs w:val="16"/>
              </w:rPr>
              <w:t xml:space="preserve"> </w:t>
            </w:r>
            <w:r w:rsidR="006933EA" w:rsidRPr="00616113">
              <w:rPr>
                <w:sz w:val="16"/>
                <w:szCs w:val="16"/>
              </w:rPr>
              <w:t xml:space="preserve">+ Osimertinib 80 mg </w:t>
            </w:r>
          </w:p>
        </w:tc>
      </w:tr>
      <w:tr w:rsidR="006933EA" w:rsidRPr="00616113" ns2:paraId="68206490" ns2:textId="77777777" w:rsidTr="00522A9E">
        <w:tblPrEx>
          <w:tblBorders>
            <w:top w:val="single" w:sz="6" w:space="0" w:color="auto"/>
            <w:bottom w:val="single" w:sz="6" w:space="0" w:color="auto"/>
          </w:tblBorders>
        </w:tblPrEx>
        <w:trPr>
          <w:jc w:val="center"/>
        </w:trPr>
        <w:tc>
          <w:tcPr>
            <w:tcW w:w="5184" w:type="dxa"/>
            <w:tcBorders>
              <w:top w:val="nil"/>
              <w:bottom w:val="single" w:sz="2" w:space="0" w:color="auto"/>
              <w:right w:val="single" w:sz="2" w:space="0" w:color="auto"/>
            </w:tcBorders>
          </w:tcPr>
          <w:p ns2:paraId="532FA218" ns2:textId="77777777" w:rsidR="006933EA" w:rsidRPr="00616113" w:rsidRDefault="006933EA" w:rsidP="00C90784">
            <w:pPr>
              <w:spacing w:before="15" w:after="15"/>
              <w:rPr>
                <w:sz w:val="16"/>
                <w:szCs w:val="16"/>
              </w:rPr>
            </w:pPr>
          </w:p>
        </w:tc>
        <w:tc>
          <w:tcPr>
            <w:tcW w:w="1296" w:type="dxa"/>
            <w:tcBorders>
              <w:top w:val="nil"/>
              <w:left w:val="nil"/>
              <w:bottom w:val="single" w:sz="2" w:space="0" w:color="auto"/>
              <w:right w:val="nil"/>
            </w:tcBorders>
          </w:tcPr>
          <w:p ns2:paraId="656A64FC" ns2:textId="77777777" w:rsidR="006933EA" w:rsidRPr="00616113" w:rsidRDefault="006933EA" w:rsidP="00C90784">
            <w:pPr>
              <w:spacing w:before="15" w:after="15"/>
              <w:jc w:val="center"/>
              <w:rPr>
                <w:sz w:val="16"/>
                <w:szCs w:val="16"/>
              </w:rPr>
            </w:pPr>
            <w:r w:rsidRPr="00616113">
              <w:rPr>
                <w:sz w:val="16"/>
                <w:szCs w:val="16"/>
              </w:rPr>
              <w:t xml:space="preserve">n </w:t>
            </w:r>
          </w:p>
        </w:tc>
        <w:tc>
          <w:tcPr>
            <w:tcW w:w="1296" w:type="dxa"/>
            <w:tcBorders>
              <w:top w:val="nil"/>
              <w:left w:val="nil"/>
              <w:bottom w:val="single" w:sz="2" w:space="0" w:color="auto"/>
              <w:right w:val="single" w:sz="2" w:space="0" w:color="auto"/>
            </w:tcBorders>
          </w:tcPr>
          <w:p ns2:paraId="3DB0F176" ns2:textId="77777777" w:rsidR="006933EA" w:rsidRPr="00616113" w:rsidRDefault="006933EA" w:rsidP="00C90784">
            <w:pPr>
              <w:spacing w:before="15" w:after="15"/>
              <w:jc w:val="center"/>
              <w:rPr>
                <w:sz w:val="16"/>
                <w:szCs w:val="16"/>
              </w:rPr>
            </w:pPr>
            <w:r w:rsidRPr="00616113">
              <w:rPr>
                <w:sz w:val="16"/>
                <w:szCs w:val="16"/>
              </w:rPr>
              <w:t xml:space="preserve">(%) </w:t>
            </w:r>
          </w:p>
        </w:tc>
        <w:tc>
          <w:tcPr>
            <w:tcW w:w="1296" w:type="dxa"/>
            <w:tcBorders>
              <w:top w:val="nil"/>
              <w:left w:val="nil"/>
              <w:bottom w:val="single" w:sz="2" w:space="0" w:color="auto"/>
              <w:right w:val="nil"/>
            </w:tcBorders>
          </w:tcPr>
          <w:p ns2:paraId="482C1482" ns2:textId="77777777" w:rsidR="006933EA" w:rsidRPr="00616113" w:rsidRDefault="006933EA" w:rsidP="00C90784">
            <w:pPr>
              <w:spacing w:before="15" w:after="15"/>
              <w:jc w:val="center"/>
              <w:rPr>
                <w:sz w:val="16"/>
                <w:szCs w:val="16"/>
              </w:rPr>
            </w:pPr>
            <w:r w:rsidRPr="00616113">
              <w:rPr>
                <w:sz w:val="16"/>
                <w:szCs w:val="16"/>
              </w:rPr>
              <w:t xml:space="preserve">n </w:t>
            </w:r>
          </w:p>
        </w:tc>
        <w:tc>
          <w:tcPr>
            <w:tcW w:w="1296" w:type="dxa"/>
            <w:tcBorders>
              <w:top w:val="nil"/>
              <w:left w:val="nil"/>
              <w:bottom w:val="single" w:sz="2" w:space="0" w:color="auto"/>
              <w:right w:val="single" w:sz="2" w:space="0" w:color="auto"/>
            </w:tcBorders>
          </w:tcPr>
          <w:p ns2:paraId="5E1B947E" ns2:textId="77777777" w:rsidR="006933EA" w:rsidRPr="00616113" w:rsidRDefault="006933EA" w:rsidP="00C90784">
            <w:pPr>
              <w:spacing w:before="15" w:after="15"/>
              <w:jc w:val="center"/>
              <w:rPr>
                <w:sz w:val="16"/>
                <w:szCs w:val="16"/>
              </w:rPr>
            </w:pPr>
            <w:r w:rsidRPr="00616113">
              <w:rPr>
                <w:sz w:val="16"/>
                <w:szCs w:val="16"/>
              </w:rPr>
              <w:t xml:space="preserve">(%) </w:t>
            </w:r>
          </w:p>
        </w:tc>
        <w:tc>
          <w:tcPr>
            <w:tcW w:w="1296" w:type="dxa"/>
            <w:tcBorders>
              <w:top w:val="nil"/>
              <w:left w:val="nil"/>
              <w:bottom w:val="single" w:sz="2" w:space="0" w:color="auto"/>
              <w:right w:val="nil"/>
            </w:tcBorders>
          </w:tcPr>
          <w:p ns2:paraId="631C9ABC" ns2:textId="77777777" w:rsidR="006933EA" w:rsidRPr="00616113" w:rsidRDefault="006933EA" w:rsidP="00C90784">
            <w:pPr>
              <w:spacing w:before="15" w:after="15"/>
              <w:jc w:val="center"/>
              <w:rPr>
                <w:sz w:val="16"/>
                <w:szCs w:val="16"/>
              </w:rPr>
            </w:pPr>
            <w:r w:rsidRPr="00616113">
              <w:rPr>
                <w:sz w:val="16"/>
                <w:szCs w:val="16"/>
              </w:rPr>
              <w:t xml:space="preserve">n </w:t>
            </w:r>
          </w:p>
        </w:tc>
        <w:tc>
          <w:tcPr>
            <w:tcW w:w="1296" w:type="dxa"/>
            <w:tcBorders>
              <w:top w:val="nil"/>
              <w:left w:val="nil"/>
              <w:bottom w:val="single" w:sz="2" w:space="0" w:color="auto"/>
            </w:tcBorders>
          </w:tcPr>
          <w:p ns2:paraId="5B690CE4" ns2:textId="77777777" w:rsidR="006933EA" w:rsidRPr="00616113" w:rsidRDefault="006933EA" w:rsidP="00C90784">
            <w:pPr>
              <w:spacing w:before="15" w:after="15"/>
              <w:jc w:val="center"/>
              <w:rPr>
                <w:sz w:val="16"/>
                <w:szCs w:val="16"/>
              </w:rPr>
            </w:pPr>
            <w:r w:rsidRPr="00616113">
              <w:rPr>
                <w:sz w:val="16"/>
                <w:szCs w:val="16"/>
              </w:rPr>
              <w:t xml:space="preserve">(%) </w:t>
            </w:r>
          </w:p>
        </w:tc>
      </w:tr>
      <w:tr w:rsidR="006933EA" w:rsidRPr="00616113" ns2:paraId="5BD6593C" ns2:textId="77777777" w:rsidTr="00522A9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3DBECB12" ns2:textId="77777777" w:rsidR="006933EA" w:rsidRPr="00616113" w:rsidRDefault="006933EA" w:rsidP="00C90784">
            <w:pPr>
              <w:spacing w:before="15" w:after="15"/>
              <w:ind w:left="160" w:right="1" w:hanging="160"/>
              <w:rPr>
                <w:sz w:val="16"/>
                <w:szCs w:val="16"/>
              </w:rPr>
            </w:pPr>
            <w:r w:rsidRPr="00616113">
              <w:rPr>
                <w:sz w:val="16"/>
                <w:szCs w:val="16"/>
              </w:rPr>
              <w:t xml:space="preserve"> Participants in population </w:t>
            </w:r>
          </w:p>
        </w:tc>
        <w:tc>
          <w:tcPr>
            <w:tcW w:w="1296" w:type="dxa"/>
            <w:tcBorders>
              <w:top w:val="nil"/>
              <w:left w:val="nil"/>
              <w:bottom w:val="nil"/>
              <w:right w:val="nil"/>
            </w:tcBorders>
          </w:tcPr>
          <w:p ns2:paraId="5B813473"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54 </w:t>
            </w:r>
          </w:p>
        </w:tc>
        <w:tc>
          <w:tcPr>
            <w:tcW w:w="1296" w:type="dxa"/>
            <w:tcBorders>
              <w:top w:val="nil"/>
              <w:left w:val="nil"/>
              <w:bottom w:val="nil"/>
              <w:right w:val="single" w:sz="2" w:space="0" w:color="auto"/>
            </w:tcBorders>
          </w:tcPr>
          <w:p ns2:paraId="06C6017D" ns2:textId="77777777" w:rsidR="006933EA" w:rsidRPr="00616113" w:rsidRDefault="006933EA" w:rsidP="00C90784">
            <w:pPr>
              <w:tabs>
                <w:tab w:val="decimal" w:pos="459"/>
                <w:tab w:val="left" w:pos="539"/>
              </w:tabs>
              <w:spacing w:before="15" w:after="15"/>
              <w:rPr>
                <w:sz w:val="16"/>
                <w:szCs w:val="16"/>
              </w:rPr>
            </w:pPr>
            <w:r w:rsidRPr="00616113">
              <w:rPr>
                <w:sz w:val="16"/>
                <w:szCs w:val="16"/>
              </w:rPr>
              <w:tab/>
            </w:r>
          </w:p>
        </w:tc>
        <w:tc>
          <w:tcPr>
            <w:tcW w:w="1296" w:type="dxa"/>
            <w:tcBorders>
              <w:top w:val="nil"/>
              <w:left w:val="nil"/>
              <w:bottom w:val="nil"/>
              <w:right w:val="nil"/>
            </w:tcBorders>
          </w:tcPr>
          <w:p ns2:paraId="7533C67D"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53 </w:t>
            </w:r>
          </w:p>
        </w:tc>
        <w:tc>
          <w:tcPr>
            <w:tcW w:w="1296" w:type="dxa"/>
            <w:tcBorders>
              <w:top w:val="nil"/>
              <w:left w:val="nil"/>
              <w:bottom w:val="nil"/>
              <w:right w:val="single" w:sz="2" w:space="0" w:color="auto"/>
            </w:tcBorders>
          </w:tcPr>
          <w:p ns2:paraId="5E529E72" ns2:textId="77777777" w:rsidR="006933EA" w:rsidRPr="00616113" w:rsidRDefault="006933EA" w:rsidP="00C90784">
            <w:pPr>
              <w:tabs>
                <w:tab w:val="decimal" w:pos="459"/>
                <w:tab w:val="left" w:pos="539"/>
              </w:tabs>
              <w:spacing w:before="15" w:after="15"/>
              <w:rPr>
                <w:sz w:val="16"/>
                <w:szCs w:val="16"/>
              </w:rPr>
            </w:pPr>
            <w:r w:rsidRPr="00616113">
              <w:rPr>
                <w:sz w:val="16"/>
                <w:szCs w:val="16"/>
              </w:rPr>
              <w:tab/>
            </w:r>
          </w:p>
        </w:tc>
        <w:tc>
          <w:tcPr>
            <w:tcW w:w="1296" w:type="dxa"/>
            <w:tcBorders>
              <w:top w:val="nil"/>
              <w:left w:val="nil"/>
              <w:bottom w:val="nil"/>
              <w:right w:val="nil"/>
            </w:tcBorders>
          </w:tcPr>
          <w:p ns2:paraId="22957121"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11 </w:t>
            </w:r>
          </w:p>
        </w:tc>
        <w:tc>
          <w:tcPr>
            <w:tcW w:w="1296" w:type="dxa"/>
            <w:tcBorders>
              <w:top w:val="nil"/>
              <w:left w:val="nil"/>
              <w:bottom w:val="nil"/>
            </w:tcBorders>
          </w:tcPr>
          <w:p ns2:paraId="5A21C02D" ns2:textId="77777777" w:rsidR="006933EA" w:rsidRPr="00616113" w:rsidRDefault="006933EA" w:rsidP="00C90784">
            <w:pPr>
              <w:tabs>
                <w:tab w:val="decimal" w:pos="459"/>
                <w:tab w:val="left" w:pos="539"/>
              </w:tabs>
              <w:spacing w:before="15" w:after="15"/>
              <w:rPr>
                <w:sz w:val="16"/>
                <w:szCs w:val="16"/>
              </w:rPr>
            </w:pPr>
            <w:r w:rsidRPr="00616113">
              <w:rPr>
                <w:sz w:val="16"/>
                <w:szCs w:val="16"/>
              </w:rPr>
              <w:tab/>
            </w:r>
          </w:p>
        </w:tc>
      </w:tr>
      <w:tr w:rsidR="006933EA" w:rsidRPr="00616113" ns2:paraId="6546FA84" ns2:textId="77777777" w:rsidTr="00522A9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492A394C" ns2:textId="77777777" w:rsidR="006933EA" w:rsidRPr="00616113" w:rsidRDefault="006933EA" w:rsidP="00C90784">
            <w:pPr>
              <w:spacing w:before="15" w:after="15"/>
              <w:ind w:left="160" w:right="1" w:hanging="160"/>
              <w:rPr>
                <w:sz w:val="16"/>
                <w:szCs w:val="16"/>
              </w:rPr>
            </w:pPr>
            <w:r w:rsidRPr="00616113">
              <w:rPr>
                <w:sz w:val="16"/>
                <w:szCs w:val="16"/>
              </w:rPr>
              <w:t xml:space="preserve">   with one or more adverse events </w:t>
            </w:r>
          </w:p>
        </w:tc>
        <w:tc>
          <w:tcPr>
            <w:tcW w:w="1296" w:type="dxa"/>
            <w:tcBorders>
              <w:top w:val="nil"/>
              <w:left w:val="nil"/>
              <w:bottom w:val="nil"/>
              <w:right w:val="nil"/>
            </w:tcBorders>
          </w:tcPr>
          <w:p ns2:paraId="73E50507"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54 </w:t>
            </w:r>
          </w:p>
        </w:tc>
        <w:tc>
          <w:tcPr>
            <w:tcW w:w="1296" w:type="dxa"/>
            <w:tcBorders>
              <w:top w:val="nil"/>
              <w:left w:val="nil"/>
              <w:bottom w:val="nil"/>
              <w:right w:val="single" w:sz="2" w:space="0" w:color="auto"/>
            </w:tcBorders>
          </w:tcPr>
          <w:p ns2:paraId="33FED761"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(100.0) </w:t>
            </w:r>
          </w:p>
        </w:tc>
        <w:tc>
          <w:tcPr>
            <w:tcW w:w="1296" w:type="dxa"/>
            <w:tcBorders>
              <w:top w:val="nil"/>
              <w:left w:val="nil"/>
              <w:bottom w:val="nil"/>
              <w:right w:val="nil"/>
            </w:tcBorders>
          </w:tcPr>
          <w:p ns2:paraId="52996533"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51 </w:t>
            </w:r>
          </w:p>
        </w:tc>
        <w:tc>
          <w:tcPr>
            <w:tcW w:w="1296" w:type="dxa"/>
            <w:tcBorders>
              <w:top w:val="nil"/>
              <w:left w:val="nil"/>
              <w:bottom w:val="nil"/>
              <w:right w:val="single" w:sz="2" w:space="0" w:color="auto"/>
            </w:tcBorders>
          </w:tcPr>
          <w:p ns2:paraId="61CC41DF"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(96.2) </w:t>
            </w:r>
          </w:p>
        </w:tc>
        <w:tc>
          <w:tcPr>
            <w:tcW w:w="1296" w:type="dxa"/>
            <w:tcBorders>
              <w:top w:val="nil"/>
              <w:left w:val="nil"/>
              <w:bottom w:val="nil"/>
              <w:right w:val="nil"/>
            </w:tcBorders>
          </w:tcPr>
          <w:p ns2:paraId="7407FAE0"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11 </w:t>
            </w:r>
          </w:p>
        </w:tc>
        <w:tc>
          <w:tcPr>
            <w:tcW w:w="1296" w:type="dxa"/>
            <w:tcBorders>
              <w:top w:val="nil"/>
              <w:left w:val="nil"/>
              <w:bottom w:val="nil"/>
            </w:tcBorders>
          </w:tcPr>
          <w:p ns2:paraId="71304EAB"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(100.0) </w:t>
            </w:r>
          </w:p>
        </w:tc>
      </w:tr>
      <w:tr w:rsidR="006933EA" w:rsidRPr="00616113" ns2:paraId="5044215B" ns2:textId="77777777" w:rsidTr="00522A9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12E6A690" ns2:textId="77777777" w:rsidR="006933EA" w:rsidRPr="00616113" w:rsidRDefault="006933EA" w:rsidP="00C90784">
            <w:pPr>
              <w:spacing w:before="15" w:after="15"/>
              <w:ind w:left="160" w:right="1" w:hanging="160"/>
              <w:rPr>
                <w:sz w:val="16"/>
                <w:szCs w:val="16"/>
              </w:rPr>
            </w:pPr>
            <w:r w:rsidRPr="00616113">
              <w:rPr>
                <w:sz w:val="16"/>
                <w:szCs w:val="16"/>
              </w:rPr>
              <w:t xml:space="preserve">   Anaemia </w:t>
            </w:r>
          </w:p>
        </w:tc>
        <w:tc>
          <w:tcPr>
            <w:tcW w:w="1296" w:type="dxa"/>
            <w:tcBorders>
              <w:top w:val="nil"/>
              <w:left w:val="nil"/>
              <w:bottom w:val="nil"/>
              <w:right w:val="nil"/>
            </w:tcBorders>
          </w:tcPr>
          <w:p ns2:paraId="3590AC58"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44 </w:t>
            </w:r>
          </w:p>
        </w:tc>
        <w:tc>
          <w:tcPr>
            <w:tcW w:w="1296" w:type="dxa"/>
            <w:tcBorders>
              <w:top w:val="nil"/>
              <w:left w:val="nil"/>
              <w:bottom w:val="nil"/>
              <w:right w:val="single" w:sz="2" w:space="0" w:color="auto"/>
            </w:tcBorders>
          </w:tcPr>
          <w:p ns2:paraId="0A307122"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(81.5) </w:t>
            </w:r>
          </w:p>
        </w:tc>
        <w:tc>
          <w:tcPr>
            <w:tcW w:w="1296" w:type="dxa"/>
            <w:tcBorders>
              <w:top w:val="nil"/>
              <w:left w:val="nil"/>
              <w:bottom w:val="nil"/>
              <w:right w:val="nil"/>
            </w:tcBorders>
          </w:tcPr>
          <w:p ns2:paraId="7F70CB90"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48 </w:t>
            </w:r>
          </w:p>
        </w:tc>
        <w:tc>
          <w:tcPr>
            <w:tcW w:w="1296" w:type="dxa"/>
            <w:tcBorders>
              <w:top w:val="nil"/>
              <w:left w:val="nil"/>
              <w:bottom w:val="nil"/>
              <w:right w:val="single" w:sz="2" w:space="0" w:color="auto"/>
            </w:tcBorders>
          </w:tcPr>
          <w:p ns2:paraId="253E4595"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(90.6) </w:t>
            </w:r>
          </w:p>
        </w:tc>
        <w:tc>
          <w:tcPr>
            <w:tcW w:w="1296" w:type="dxa"/>
            <w:tcBorders>
              <w:top w:val="nil"/>
              <w:left w:val="nil"/>
              <w:bottom w:val="nil"/>
              <w:right w:val="nil"/>
            </w:tcBorders>
          </w:tcPr>
          <w:p ns2:paraId="610018C1"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11 </w:t>
            </w:r>
          </w:p>
        </w:tc>
        <w:tc>
          <w:tcPr>
            <w:tcW w:w="1296" w:type="dxa"/>
            <w:tcBorders>
              <w:top w:val="nil"/>
              <w:left w:val="nil"/>
              <w:bottom w:val="nil"/>
            </w:tcBorders>
          </w:tcPr>
          <w:p ns2:paraId="5BC283B8"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(100.0) </w:t>
            </w:r>
          </w:p>
        </w:tc>
      </w:tr>
      <w:tr w:rsidR="006933EA" w:rsidRPr="00616113" ns2:paraId="51040934" ns2:textId="77777777" w:rsidTr="00522A9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60C06F08" ns2:textId="77777777" w:rsidR="006933EA" w:rsidRPr="00616113" w:rsidRDefault="006933EA" w:rsidP="00C90784">
            <w:pPr>
              <w:spacing w:before="15" w:after="15"/>
              <w:ind w:left="160" w:right="1" w:hanging="160"/>
              <w:rPr>
                <w:sz w:val="16"/>
                <w:szCs w:val="16"/>
              </w:rPr>
            </w:pPr>
            <w:r w:rsidRPr="00616113">
              <w:rPr>
                <w:sz w:val="16"/>
                <w:szCs w:val="16"/>
              </w:rPr>
              <w:t xml:space="preserve">   White blood cell count decreased </w:t>
            </w:r>
          </w:p>
        </w:tc>
        <w:tc>
          <w:tcPr>
            <w:tcW w:w="1296" w:type="dxa"/>
            <w:tcBorders>
              <w:top w:val="nil"/>
              <w:left w:val="nil"/>
              <w:bottom w:val="nil"/>
              <w:right w:val="nil"/>
            </w:tcBorders>
          </w:tcPr>
          <w:p ns2:paraId="517070FA"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27 </w:t>
            </w:r>
          </w:p>
        </w:tc>
        <w:tc>
          <w:tcPr>
            <w:tcW w:w="1296" w:type="dxa"/>
            <w:tcBorders>
              <w:top w:val="nil"/>
              <w:left w:val="nil"/>
              <w:bottom w:val="nil"/>
              <w:right w:val="single" w:sz="2" w:space="0" w:color="auto"/>
            </w:tcBorders>
          </w:tcPr>
          <w:p ns2:paraId="61AB1650"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(50.0) </w:t>
            </w:r>
          </w:p>
        </w:tc>
        <w:tc>
          <w:tcPr>
            <w:tcW w:w="1296" w:type="dxa"/>
            <w:tcBorders>
              <w:top w:val="nil"/>
              <w:left w:val="nil"/>
              <w:bottom w:val="nil"/>
              <w:right w:val="nil"/>
            </w:tcBorders>
          </w:tcPr>
          <w:p ns2:paraId="7B83DFB0"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31 </w:t>
            </w:r>
          </w:p>
        </w:tc>
        <w:tc>
          <w:tcPr>
            <w:tcW w:w="1296" w:type="dxa"/>
            <w:tcBorders>
              <w:top w:val="nil"/>
              <w:left w:val="nil"/>
              <w:bottom w:val="nil"/>
              <w:right w:val="single" w:sz="2" w:space="0" w:color="auto"/>
            </w:tcBorders>
          </w:tcPr>
          <w:p ns2:paraId="0D2960F8"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(58.5) </w:t>
            </w:r>
          </w:p>
        </w:tc>
        <w:tc>
          <w:tcPr>
            <w:tcW w:w="1296" w:type="dxa"/>
            <w:tcBorders>
              <w:top w:val="nil"/>
              <w:left w:val="nil"/>
              <w:bottom w:val="nil"/>
              <w:right w:val="nil"/>
            </w:tcBorders>
          </w:tcPr>
          <w:p ns2:paraId="0779D1A7"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10 </w:t>
            </w:r>
          </w:p>
        </w:tc>
        <w:tc>
          <w:tcPr>
            <w:tcW w:w="1296" w:type="dxa"/>
            <w:tcBorders>
              <w:top w:val="nil"/>
              <w:left w:val="nil"/>
              <w:bottom w:val="nil"/>
            </w:tcBorders>
          </w:tcPr>
          <w:p ns2:paraId="676CB90D"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(90.9) </w:t>
            </w:r>
          </w:p>
        </w:tc>
      </w:tr>
      <w:tr w:rsidR="006933EA" w:rsidRPr="00616113" ns2:paraId="72F4CF83" ns2:textId="77777777" w:rsidTr="00522A9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22E1F5CC" ns2:textId="77777777" w:rsidR="006933EA" w:rsidRPr="00616113" w:rsidRDefault="006933EA" w:rsidP="00C90784">
            <w:pPr>
              <w:spacing w:before="15" w:after="15"/>
              <w:ind w:left="160" w:right="1" w:hanging="160"/>
              <w:rPr>
                <w:sz w:val="16"/>
                <w:szCs w:val="16"/>
              </w:rPr>
            </w:pPr>
            <w:r w:rsidRPr="00616113">
              <w:rPr>
                <w:sz w:val="16"/>
                <w:szCs w:val="16"/>
              </w:rPr>
              <w:t xml:space="preserve">   Neutrophil count decreased </w:t>
            </w:r>
          </w:p>
        </w:tc>
        <w:tc>
          <w:tcPr>
            <w:tcW w:w="1296" w:type="dxa"/>
            <w:tcBorders>
              <w:top w:val="nil"/>
              <w:left w:val="nil"/>
              <w:bottom w:val="nil"/>
              <w:right w:val="nil"/>
            </w:tcBorders>
          </w:tcPr>
          <w:p ns2:paraId="519F47C9"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25 </w:t>
            </w:r>
          </w:p>
        </w:tc>
        <w:tc>
          <w:tcPr>
            <w:tcW w:w="1296" w:type="dxa"/>
            <w:tcBorders>
              <w:top w:val="nil"/>
              <w:left w:val="nil"/>
              <w:bottom w:val="nil"/>
              <w:right w:val="single" w:sz="2" w:space="0" w:color="auto"/>
            </w:tcBorders>
          </w:tcPr>
          <w:p ns2:paraId="6691B818"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(46.3) </w:t>
            </w:r>
          </w:p>
        </w:tc>
        <w:tc>
          <w:tcPr>
            <w:tcW w:w="1296" w:type="dxa"/>
            <w:tcBorders>
              <w:top w:val="nil"/>
              <w:left w:val="nil"/>
              <w:bottom w:val="nil"/>
              <w:right w:val="nil"/>
            </w:tcBorders>
          </w:tcPr>
          <w:p ns2:paraId="7F5054E5"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25 </w:t>
            </w:r>
          </w:p>
        </w:tc>
        <w:tc>
          <w:tcPr>
            <w:tcW w:w="1296" w:type="dxa"/>
            <w:tcBorders>
              <w:top w:val="nil"/>
              <w:left w:val="nil"/>
              <w:bottom w:val="nil"/>
              <w:right w:val="single" w:sz="2" w:space="0" w:color="auto"/>
            </w:tcBorders>
          </w:tcPr>
          <w:p ns2:paraId="47D5CFC6"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(47.2) </w:t>
            </w:r>
          </w:p>
        </w:tc>
        <w:tc>
          <w:tcPr>
            <w:tcW w:w="1296" w:type="dxa"/>
            <w:tcBorders>
              <w:top w:val="nil"/>
              <w:left w:val="nil"/>
              <w:bottom w:val="nil"/>
              <w:right w:val="nil"/>
            </w:tcBorders>
          </w:tcPr>
          <w:p ns2:paraId="7090BF0F"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10 </w:t>
            </w:r>
          </w:p>
        </w:tc>
        <w:tc>
          <w:tcPr>
            <w:tcW w:w="1296" w:type="dxa"/>
            <w:tcBorders>
              <w:top w:val="nil"/>
              <w:left w:val="nil"/>
              <w:bottom w:val="nil"/>
            </w:tcBorders>
          </w:tcPr>
          <w:p ns2:paraId="7BFEA45F"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(90.9) </w:t>
            </w:r>
          </w:p>
        </w:tc>
      </w:tr>
      <w:tr w:rsidR="006933EA" w:rsidRPr="00616113" ns2:paraId="43117FD4" ns2:textId="77777777" w:rsidTr="00522A9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34C9D04C" ns2:textId="77777777" w:rsidR="006933EA" w:rsidRPr="00616113" w:rsidRDefault="006933EA" w:rsidP="00C90784">
            <w:pPr>
              <w:spacing w:before="15" w:after="15"/>
              <w:ind w:left="160" w:right="1" w:hanging="160"/>
              <w:rPr>
                <w:sz w:val="16"/>
                <w:szCs w:val="16"/>
              </w:rPr>
            </w:pPr>
            <w:r w:rsidRPr="00616113">
              <w:rPr>
                <w:sz w:val="16"/>
                <w:szCs w:val="16"/>
              </w:rPr>
              <w:t xml:space="preserve">   Alanine aminotransferase increased </w:t>
            </w:r>
          </w:p>
        </w:tc>
        <w:tc>
          <w:tcPr>
            <w:tcW w:w="1296" w:type="dxa"/>
            <w:tcBorders>
              <w:top w:val="nil"/>
              <w:left w:val="nil"/>
              <w:bottom w:val="nil"/>
              <w:right w:val="nil"/>
            </w:tcBorders>
          </w:tcPr>
          <w:p ns2:paraId="3D48C941"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18 </w:t>
            </w:r>
          </w:p>
        </w:tc>
        <w:tc>
          <w:tcPr>
            <w:tcW w:w="1296" w:type="dxa"/>
            <w:tcBorders>
              <w:top w:val="nil"/>
              <w:left w:val="nil"/>
              <w:bottom w:val="nil"/>
              <w:right w:val="single" w:sz="2" w:space="0" w:color="auto"/>
            </w:tcBorders>
          </w:tcPr>
          <w:p ns2:paraId="2C5D8DB1"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(33.3) </w:t>
            </w:r>
          </w:p>
        </w:tc>
        <w:tc>
          <w:tcPr>
            <w:tcW w:w="1296" w:type="dxa"/>
            <w:tcBorders>
              <w:top w:val="nil"/>
              <w:left w:val="nil"/>
              <w:bottom w:val="nil"/>
              <w:right w:val="nil"/>
            </w:tcBorders>
          </w:tcPr>
          <w:p ns2:paraId="1C11994B"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12 </w:t>
            </w:r>
          </w:p>
        </w:tc>
        <w:tc>
          <w:tcPr>
            <w:tcW w:w="1296" w:type="dxa"/>
            <w:tcBorders>
              <w:top w:val="nil"/>
              <w:left w:val="nil"/>
              <w:bottom w:val="nil"/>
              <w:right w:val="single" w:sz="2" w:space="0" w:color="auto"/>
            </w:tcBorders>
          </w:tcPr>
          <w:p ns2:paraId="6A328B7D"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(22.6) </w:t>
            </w:r>
          </w:p>
        </w:tc>
        <w:tc>
          <w:tcPr>
            <w:tcW w:w="1296" w:type="dxa"/>
            <w:tcBorders>
              <w:top w:val="nil"/>
              <w:left w:val="nil"/>
              <w:bottom w:val="nil"/>
              <w:right w:val="nil"/>
            </w:tcBorders>
          </w:tcPr>
          <w:p ns2:paraId="301E31EC"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2 </w:t>
            </w:r>
          </w:p>
        </w:tc>
        <w:tc>
          <w:tcPr>
            <w:tcW w:w="1296" w:type="dxa"/>
            <w:tcBorders>
              <w:top w:val="nil"/>
              <w:left w:val="nil"/>
              <w:bottom w:val="nil"/>
            </w:tcBorders>
          </w:tcPr>
          <w:p ns2:paraId="116DF9B6"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(18.2) </w:t>
            </w:r>
          </w:p>
        </w:tc>
      </w:tr>
      <w:tr w:rsidR="006933EA" w:rsidRPr="00616113" ns2:paraId="5B52B2B0" ns2:textId="77777777" w:rsidTr="00522A9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1161B126" ns2:textId="77777777" w:rsidR="006933EA" w:rsidRPr="00616113" w:rsidRDefault="006933EA" w:rsidP="00C90784">
            <w:pPr>
              <w:spacing w:before="15" w:after="15"/>
              <w:ind w:left="160" w:right="1" w:hanging="160"/>
              <w:rPr>
                <w:sz w:val="16"/>
                <w:szCs w:val="16"/>
              </w:rPr>
            </w:pPr>
            <w:r w:rsidRPr="00616113">
              <w:rPr>
                <w:sz w:val="16"/>
                <w:szCs w:val="16"/>
              </w:rPr>
              <w:t xml:space="preserve">   Stomatitis </w:t>
            </w:r>
          </w:p>
        </w:tc>
        <w:tc>
          <w:tcPr>
            <w:tcW w:w="1296" w:type="dxa"/>
            <w:tcBorders>
              <w:top w:val="nil"/>
              <w:left w:val="nil"/>
              <w:bottom w:val="nil"/>
              <w:right w:val="nil"/>
            </w:tcBorders>
          </w:tcPr>
          <w:p ns2:paraId="6BD5BD11"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12 </w:t>
            </w:r>
          </w:p>
        </w:tc>
        <w:tc>
          <w:tcPr>
            <w:tcW w:w="1296" w:type="dxa"/>
            <w:tcBorders>
              <w:top w:val="nil"/>
              <w:left w:val="nil"/>
              <w:bottom w:val="nil"/>
              <w:right w:val="single" w:sz="2" w:space="0" w:color="auto"/>
            </w:tcBorders>
          </w:tcPr>
          <w:p ns2:paraId="01C33336"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(22.2) </w:t>
            </w:r>
          </w:p>
        </w:tc>
        <w:tc>
          <w:tcPr>
            <w:tcW w:w="1296" w:type="dxa"/>
            <w:tcBorders>
              <w:top w:val="nil"/>
              <w:left w:val="nil"/>
              <w:bottom w:val="nil"/>
              <w:right w:val="nil"/>
            </w:tcBorders>
          </w:tcPr>
          <w:p ns2:paraId="38903FD0"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19 </w:t>
            </w:r>
          </w:p>
        </w:tc>
        <w:tc>
          <w:tcPr>
            <w:tcW w:w="1296" w:type="dxa"/>
            <w:tcBorders>
              <w:top w:val="nil"/>
              <w:left w:val="nil"/>
              <w:bottom w:val="nil"/>
              <w:right w:val="single" w:sz="2" w:space="0" w:color="auto"/>
            </w:tcBorders>
          </w:tcPr>
          <w:p ns2:paraId="10ECD3F4"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(35.8) </w:t>
            </w:r>
          </w:p>
        </w:tc>
        <w:tc>
          <w:tcPr>
            <w:tcW w:w="1296" w:type="dxa"/>
            <w:tcBorders>
              <w:top w:val="nil"/>
              <w:left w:val="nil"/>
              <w:bottom w:val="nil"/>
              <w:right w:val="nil"/>
            </w:tcBorders>
          </w:tcPr>
          <w:p ns2:paraId="688BE366"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7 </w:t>
            </w:r>
          </w:p>
        </w:tc>
        <w:tc>
          <w:tcPr>
            <w:tcW w:w="1296" w:type="dxa"/>
            <w:tcBorders>
              <w:top w:val="nil"/>
              <w:left w:val="nil"/>
              <w:bottom w:val="nil"/>
            </w:tcBorders>
          </w:tcPr>
          <w:p ns2:paraId="599F9CE4"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(63.6) </w:t>
            </w:r>
          </w:p>
        </w:tc>
      </w:tr>
      <w:tr w:rsidR="006933EA" w:rsidRPr="00616113" ns2:paraId="545B6482" ns2:textId="77777777" w:rsidTr="00522A9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0E9DFE4E" ns2:textId="77777777" w:rsidR="006933EA" w:rsidRPr="00616113" w:rsidRDefault="006933EA" w:rsidP="00C90784">
            <w:pPr>
              <w:spacing w:before="15" w:after="15"/>
              <w:ind w:left="160" w:right="1" w:hanging="160"/>
              <w:rPr>
                <w:sz w:val="16"/>
                <w:szCs w:val="16"/>
              </w:rPr>
            </w:pPr>
            <w:r w:rsidRPr="00616113">
              <w:rPr>
                <w:sz w:val="16"/>
                <w:szCs w:val="16"/>
              </w:rPr>
              <w:t xml:space="preserve">   Aspartate aminotransferase increased </w:t>
            </w:r>
          </w:p>
        </w:tc>
        <w:tc>
          <w:tcPr>
            <w:tcW w:w="1296" w:type="dxa"/>
            <w:tcBorders>
              <w:top w:val="nil"/>
              <w:left w:val="nil"/>
              <w:bottom w:val="nil"/>
              <w:right w:val="nil"/>
            </w:tcBorders>
          </w:tcPr>
          <w:p ns2:paraId="5E31AD2F"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11 </w:t>
            </w:r>
          </w:p>
        </w:tc>
        <w:tc>
          <w:tcPr>
            <w:tcW w:w="1296" w:type="dxa"/>
            <w:tcBorders>
              <w:top w:val="nil"/>
              <w:left w:val="nil"/>
              <w:bottom w:val="nil"/>
              <w:right w:val="single" w:sz="2" w:space="0" w:color="auto"/>
            </w:tcBorders>
          </w:tcPr>
          <w:p ns2:paraId="32CDBC6A"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(20.4) </w:t>
            </w:r>
          </w:p>
        </w:tc>
        <w:tc>
          <w:tcPr>
            <w:tcW w:w="1296" w:type="dxa"/>
            <w:tcBorders>
              <w:top w:val="nil"/>
              <w:left w:val="nil"/>
              <w:bottom w:val="nil"/>
              <w:right w:val="nil"/>
            </w:tcBorders>
          </w:tcPr>
          <w:p ns2:paraId="19C20E45"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11 </w:t>
            </w:r>
          </w:p>
        </w:tc>
        <w:tc>
          <w:tcPr>
            <w:tcW w:w="1296" w:type="dxa"/>
            <w:tcBorders>
              <w:top w:val="nil"/>
              <w:left w:val="nil"/>
              <w:bottom w:val="nil"/>
              <w:right w:val="single" w:sz="2" w:space="0" w:color="auto"/>
            </w:tcBorders>
          </w:tcPr>
          <w:p ns2:paraId="44AA25CA"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(20.8) </w:t>
            </w:r>
          </w:p>
        </w:tc>
        <w:tc>
          <w:tcPr>
            <w:tcW w:w="1296" w:type="dxa"/>
            <w:tcBorders>
              <w:top w:val="nil"/>
              <w:left w:val="nil"/>
              <w:bottom w:val="nil"/>
              <w:right w:val="nil"/>
            </w:tcBorders>
          </w:tcPr>
          <w:p ns2:paraId="4E787D1D"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1 </w:t>
            </w:r>
          </w:p>
        </w:tc>
        <w:tc>
          <w:tcPr>
            <w:tcW w:w="1296" w:type="dxa"/>
            <w:tcBorders>
              <w:top w:val="nil"/>
              <w:left w:val="nil"/>
              <w:bottom w:val="nil"/>
            </w:tcBorders>
          </w:tcPr>
          <w:p ns2:paraId="7F64AD5A"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(9.1) </w:t>
            </w:r>
          </w:p>
        </w:tc>
      </w:tr>
      <w:tr w:rsidR="006933EA" w:rsidRPr="00616113" ns2:paraId="67CE3E7E" ns2:textId="77777777" w:rsidTr="00522A9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512BB128" ns2:textId="77777777" w:rsidR="006933EA" w:rsidRPr="00616113" w:rsidRDefault="006933EA" w:rsidP="00C90784">
            <w:pPr>
              <w:spacing w:before="15" w:after="15"/>
              <w:ind w:left="160" w:right="1" w:hanging="160"/>
              <w:rPr>
                <w:sz w:val="16"/>
                <w:szCs w:val="16"/>
              </w:rPr>
            </w:pPr>
            <w:r w:rsidRPr="00616113">
              <w:rPr>
                <w:sz w:val="16"/>
                <w:szCs w:val="16"/>
              </w:rPr>
              <w:t xml:space="preserve">   Rash </w:t>
            </w:r>
          </w:p>
        </w:tc>
        <w:tc>
          <w:tcPr>
            <w:tcW w:w="1296" w:type="dxa"/>
            <w:tcBorders>
              <w:top w:val="nil"/>
              <w:left w:val="nil"/>
              <w:bottom w:val="nil"/>
              <w:right w:val="nil"/>
            </w:tcBorders>
          </w:tcPr>
          <w:p ns2:paraId="143834E2"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11 </w:t>
            </w:r>
          </w:p>
        </w:tc>
        <w:tc>
          <w:tcPr>
            <w:tcW w:w="1296" w:type="dxa"/>
            <w:tcBorders>
              <w:top w:val="nil"/>
              <w:left w:val="nil"/>
              <w:bottom w:val="nil"/>
              <w:right w:val="single" w:sz="2" w:space="0" w:color="auto"/>
            </w:tcBorders>
          </w:tcPr>
          <w:p ns2:paraId="4B51846A"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(20.4) </w:t>
            </w:r>
          </w:p>
        </w:tc>
        <w:tc>
          <w:tcPr>
            <w:tcW w:w="1296" w:type="dxa"/>
            <w:tcBorders>
              <w:top w:val="nil"/>
              <w:left w:val="nil"/>
              <w:bottom w:val="nil"/>
              <w:right w:val="nil"/>
            </w:tcBorders>
          </w:tcPr>
          <w:p ns2:paraId="1151A6D6"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9 </w:t>
            </w:r>
          </w:p>
        </w:tc>
        <w:tc>
          <w:tcPr>
            <w:tcW w:w="1296" w:type="dxa"/>
            <w:tcBorders>
              <w:top w:val="nil"/>
              <w:left w:val="nil"/>
              <w:bottom w:val="nil"/>
              <w:right w:val="single" w:sz="2" w:space="0" w:color="auto"/>
            </w:tcBorders>
          </w:tcPr>
          <w:p ns2:paraId="047A086F"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(17.0) </w:t>
            </w:r>
          </w:p>
        </w:tc>
        <w:tc>
          <w:tcPr>
            <w:tcW w:w="1296" w:type="dxa"/>
            <w:tcBorders>
              <w:top w:val="nil"/>
              <w:left w:val="nil"/>
              <w:bottom w:val="nil"/>
              <w:right w:val="nil"/>
            </w:tcBorders>
          </w:tcPr>
          <w:p ns2:paraId="58A22FA3"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6 </w:t>
            </w:r>
          </w:p>
        </w:tc>
        <w:tc>
          <w:tcPr>
            <w:tcW w:w="1296" w:type="dxa"/>
            <w:tcBorders>
              <w:top w:val="nil"/>
              <w:left w:val="nil"/>
              <w:bottom w:val="nil"/>
            </w:tcBorders>
          </w:tcPr>
          <w:p ns2:paraId="610A6B96"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(54.5) </w:t>
            </w:r>
          </w:p>
        </w:tc>
      </w:tr>
      <w:tr w:rsidR="006933EA" w:rsidRPr="00616113" ns2:paraId="14740A93" ns2:textId="77777777" w:rsidTr="00522A9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6E406247" ns2:textId="77777777" w:rsidR="006933EA" w:rsidRPr="00616113" w:rsidRDefault="006933EA" w:rsidP="00C90784">
            <w:pPr>
              <w:spacing w:before="15" w:after="15"/>
              <w:ind w:left="160" w:right="1" w:hanging="160"/>
              <w:rPr>
                <w:sz w:val="16"/>
                <w:szCs w:val="16"/>
              </w:rPr>
            </w:pPr>
            <w:r w:rsidRPr="00616113">
              <w:rPr>
                <w:sz w:val="16"/>
                <w:szCs w:val="16"/>
              </w:rPr>
              <w:t xml:space="preserve">   Decreased appetite </w:t>
            </w:r>
          </w:p>
        </w:tc>
        <w:tc>
          <w:tcPr>
            <w:tcW w:w="1296" w:type="dxa"/>
            <w:tcBorders>
              <w:top w:val="nil"/>
              <w:left w:val="nil"/>
              <w:bottom w:val="nil"/>
              <w:right w:val="nil"/>
            </w:tcBorders>
          </w:tcPr>
          <w:p ns2:paraId="37073D52"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10 </w:t>
            </w:r>
          </w:p>
        </w:tc>
        <w:tc>
          <w:tcPr>
            <w:tcW w:w="1296" w:type="dxa"/>
            <w:tcBorders>
              <w:top w:val="nil"/>
              <w:left w:val="nil"/>
              <w:bottom w:val="nil"/>
              <w:right w:val="single" w:sz="2" w:space="0" w:color="auto"/>
            </w:tcBorders>
          </w:tcPr>
          <w:p ns2:paraId="2BC852A0"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(18.5) </w:t>
            </w:r>
          </w:p>
        </w:tc>
        <w:tc>
          <w:tcPr>
            <w:tcW w:w="1296" w:type="dxa"/>
            <w:tcBorders>
              <w:top w:val="nil"/>
              <w:left w:val="nil"/>
              <w:bottom w:val="nil"/>
              <w:right w:val="nil"/>
            </w:tcBorders>
          </w:tcPr>
          <w:p ns2:paraId="3F1683D0"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11 </w:t>
            </w:r>
          </w:p>
        </w:tc>
        <w:tc>
          <w:tcPr>
            <w:tcW w:w="1296" w:type="dxa"/>
            <w:tcBorders>
              <w:top w:val="nil"/>
              <w:left w:val="nil"/>
              <w:bottom w:val="nil"/>
              <w:right w:val="single" w:sz="2" w:space="0" w:color="auto"/>
            </w:tcBorders>
          </w:tcPr>
          <w:p ns2:paraId="5DCBAB89"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(20.8) </w:t>
            </w:r>
          </w:p>
        </w:tc>
        <w:tc>
          <w:tcPr>
            <w:tcW w:w="1296" w:type="dxa"/>
            <w:tcBorders>
              <w:top w:val="nil"/>
              <w:left w:val="nil"/>
              <w:bottom w:val="nil"/>
              <w:right w:val="nil"/>
            </w:tcBorders>
          </w:tcPr>
          <w:p ns2:paraId="698092F7"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4 </w:t>
            </w:r>
          </w:p>
        </w:tc>
        <w:tc>
          <w:tcPr>
            <w:tcW w:w="1296" w:type="dxa"/>
            <w:tcBorders>
              <w:top w:val="nil"/>
              <w:left w:val="nil"/>
              <w:bottom w:val="nil"/>
            </w:tcBorders>
          </w:tcPr>
          <w:p ns2:paraId="0492F2AA"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(36.4) </w:t>
            </w:r>
          </w:p>
        </w:tc>
      </w:tr>
      <w:tr w:rsidR="006933EA" w:rsidRPr="00616113" ns2:paraId="01304D54" ns2:textId="77777777" w:rsidTr="00522A9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42C66053" ns2:textId="77777777" w:rsidR="006933EA" w:rsidRPr="00616113" w:rsidRDefault="006933EA" w:rsidP="00C90784">
            <w:pPr>
              <w:spacing w:before="15" w:after="15"/>
              <w:ind w:left="160" w:right="1" w:hanging="160"/>
              <w:rPr>
                <w:sz w:val="16"/>
                <w:szCs w:val="16"/>
              </w:rPr>
            </w:pPr>
            <w:r w:rsidRPr="00616113">
              <w:rPr>
                <w:sz w:val="16"/>
                <w:szCs w:val="16"/>
              </w:rPr>
              <w:t xml:space="preserve">   Gamma-glutamyltransferase increased </w:t>
            </w:r>
          </w:p>
        </w:tc>
        <w:tc>
          <w:tcPr>
            <w:tcW w:w="1296" w:type="dxa"/>
            <w:tcBorders>
              <w:top w:val="nil"/>
              <w:left w:val="nil"/>
              <w:bottom w:val="nil"/>
              <w:right w:val="nil"/>
            </w:tcBorders>
          </w:tcPr>
          <w:p ns2:paraId="4F6A2F76"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10 </w:t>
            </w:r>
          </w:p>
        </w:tc>
        <w:tc>
          <w:tcPr>
            <w:tcW w:w="1296" w:type="dxa"/>
            <w:tcBorders>
              <w:top w:val="nil"/>
              <w:left w:val="nil"/>
              <w:bottom w:val="nil"/>
              <w:right w:val="single" w:sz="2" w:space="0" w:color="auto"/>
            </w:tcBorders>
          </w:tcPr>
          <w:p ns2:paraId="37AB9D81"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(18.5) </w:t>
            </w:r>
          </w:p>
        </w:tc>
        <w:tc>
          <w:tcPr>
            <w:tcW w:w="1296" w:type="dxa"/>
            <w:tcBorders>
              <w:top w:val="nil"/>
              <w:left w:val="nil"/>
              <w:bottom w:val="nil"/>
              <w:right w:val="nil"/>
            </w:tcBorders>
          </w:tcPr>
          <w:p ns2:paraId="4DC63D52"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5 </w:t>
            </w:r>
          </w:p>
        </w:tc>
        <w:tc>
          <w:tcPr>
            <w:tcW w:w="1296" w:type="dxa"/>
            <w:tcBorders>
              <w:top w:val="nil"/>
              <w:left w:val="nil"/>
              <w:bottom w:val="nil"/>
              <w:right w:val="single" w:sz="2" w:space="0" w:color="auto"/>
            </w:tcBorders>
          </w:tcPr>
          <w:p ns2:paraId="492B5C5D"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(9.4) </w:t>
            </w:r>
          </w:p>
        </w:tc>
        <w:tc>
          <w:tcPr>
            <w:tcW w:w="1296" w:type="dxa"/>
            <w:tcBorders>
              <w:top w:val="nil"/>
              <w:left w:val="nil"/>
              <w:bottom w:val="nil"/>
              <w:right w:val="nil"/>
            </w:tcBorders>
          </w:tcPr>
          <w:p ns2:paraId="1F833301"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3 </w:t>
            </w:r>
          </w:p>
        </w:tc>
        <w:tc>
          <w:tcPr>
            <w:tcW w:w="1296" w:type="dxa"/>
            <w:tcBorders>
              <w:top w:val="nil"/>
              <w:left w:val="nil"/>
              <w:bottom w:val="nil"/>
            </w:tcBorders>
          </w:tcPr>
          <w:p ns2:paraId="07487154"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(27.3) </w:t>
            </w:r>
          </w:p>
        </w:tc>
      </w:tr>
      <w:tr w:rsidR="006933EA" w:rsidRPr="00616113" ns2:paraId="1CF78812" ns2:textId="77777777" w:rsidTr="00522A9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351350A1" ns2:textId="77777777" w:rsidR="006933EA" w:rsidRPr="00616113" w:rsidRDefault="006933EA" w:rsidP="00C90784">
            <w:pPr>
              <w:spacing w:before="15" w:after="15"/>
              <w:ind w:left="160" w:right="1" w:hanging="160"/>
              <w:rPr>
                <w:sz w:val="16"/>
                <w:szCs w:val="16"/>
              </w:rPr>
            </w:pPr>
            <w:r w:rsidRPr="00616113">
              <w:rPr>
                <w:sz w:val="16"/>
                <w:szCs w:val="16"/>
              </w:rPr>
              <w:t xml:space="preserve">   Nausea </w:t>
            </w:r>
          </w:p>
        </w:tc>
        <w:tc>
          <w:tcPr>
            <w:tcW w:w="1296" w:type="dxa"/>
            <w:tcBorders>
              <w:top w:val="nil"/>
              <w:left w:val="nil"/>
              <w:bottom w:val="nil"/>
              <w:right w:val="nil"/>
            </w:tcBorders>
          </w:tcPr>
          <w:p ns2:paraId="41090469"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10 </w:t>
            </w:r>
          </w:p>
        </w:tc>
        <w:tc>
          <w:tcPr>
            <w:tcW w:w="1296" w:type="dxa"/>
            <w:tcBorders>
              <w:top w:val="nil"/>
              <w:left w:val="nil"/>
              <w:bottom w:val="nil"/>
              <w:right w:val="single" w:sz="2" w:space="0" w:color="auto"/>
            </w:tcBorders>
          </w:tcPr>
          <w:p ns2:paraId="11FAFFE9"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(18.5) </w:t>
            </w:r>
          </w:p>
        </w:tc>
        <w:tc>
          <w:tcPr>
            <w:tcW w:w="1296" w:type="dxa"/>
            <w:tcBorders>
              <w:top w:val="nil"/>
              <w:left w:val="nil"/>
              <w:bottom w:val="nil"/>
              <w:right w:val="nil"/>
            </w:tcBorders>
          </w:tcPr>
          <w:p ns2:paraId="65383BA6"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7 </w:t>
            </w:r>
          </w:p>
        </w:tc>
        <w:tc>
          <w:tcPr>
            <w:tcW w:w="1296" w:type="dxa"/>
            <w:tcBorders>
              <w:top w:val="nil"/>
              <w:left w:val="nil"/>
              <w:bottom w:val="nil"/>
              <w:right w:val="single" w:sz="2" w:space="0" w:color="auto"/>
            </w:tcBorders>
          </w:tcPr>
          <w:p ns2:paraId="39553D60"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(13.2) </w:t>
            </w:r>
          </w:p>
        </w:tc>
        <w:tc>
          <w:tcPr>
            <w:tcW w:w="1296" w:type="dxa"/>
            <w:tcBorders>
              <w:top w:val="nil"/>
              <w:left w:val="nil"/>
              <w:bottom w:val="nil"/>
              <w:right w:val="nil"/>
            </w:tcBorders>
          </w:tcPr>
          <w:p ns2:paraId="16205F33"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2 </w:t>
            </w:r>
          </w:p>
        </w:tc>
        <w:tc>
          <w:tcPr>
            <w:tcW w:w="1296" w:type="dxa"/>
            <w:tcBorders>
              <w:top w:val="nil"/>
              <w:left w:val="nil"/>
              <w:bottom w:val="nil"/>
            </w:tcBorders>
          </w:tcPr>
          <w:p ns2:paraId="72F0DA67"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(18.2) </w:t>
            </w:r>
          </w:p>
        </w:tc>
      </w:tr>
      <w:tr w:rsidR="006933EA" w:rsidRPr="00616113" ns2:paraId="29CDD249" ns2:textId="77777777" w:rsidTr="00522A9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5F2BEEAF" ns2:textId="77777777" w:rsidR="006933EA" w:rsidRPr="00616113" w:rsidRDefault="006933EA" w:rsidP="00C90784">
            <w:pPr>
              <w:spacing w:before="15" w:after="15"/>
              <w:ind w:left="160" w:right="1" w:hanging="160"/>
              <w:rPr>
                <w:sz w:val="16"/>
                <w:szCs w:val="16"/>
              </w:rPr>
            </w:pPr>
            <w:r w:rsidRPr="00616113">
              <w:rPr>
                <w:sz w:val="16"/>
                <w:szCs w:val="16"/>
              </w:rPr>
              <w:t xml:space="preserve">   Hypoalbuminaemia </w:t>
            </w:r>
          </w:p>
        </w:tc>
        <w:tc>
          <w:tcPr>
            <w:tcW w:w="1296" w:type="dxa"/>
            <w:tcBorders>
              <w:top w:val="nil"/>
              <w:left w:val="nil"/>
              <w:bottom w:val="nil"/>
              <w:right w:val="nil"/>
            </w:tcBorders>
          </w:tcPr>
          <w:p ns2:paraId="337088BD"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9 </w:t>
            </w:r>
          </w:p>
        </w:tc>
        <w:tc>
          <w:tcPr>
            <w:tcW w:w="1296" w:type="dxa"/>
            <w:tcBorders>
              <w:top w:val="nil"/>
              <w:left w:val="nil"/>
              <w:bottom w:val="nil"/>
              <w:right w:val="single" w:sz="2" w:space="0" w:color="auto"/>
            </w:tcBorders>
          </w:tcPr>
          <w:p ns2:paraId="7F3A9A57"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(16.7) </w:t>
            </w:r>
          </w:p>
        </w:tc>
        <w:tc>
          <w:tcPr>
            <w:tcW w:w="1296" w:type="dxa"/>
            <w:tcBorders>
              <w:top w:val="nil"/>
              <w:left w:val="nil"/>
              <w:bottom w:val="nil"/>
              <w:right w:val="nil"/>
            </w:tcBorders>
          </w:tcPr>
          <w:p ns2:paraId="063FFA17"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12 </w:t>
            </w:r>
          </w:p>
        </w:tc>
        <w:tc>
          <w:tcPr>
            <w:tcW w:w="1296" w:type="dxa"/>
            <w:tcBorders>
              <w:top w:val="nil"/>
              <w:left w:val="nil"/>
              <w:bottom w:val="nil"/>
              <w:right w:val="single" w:sz="2" w:space="0" w:color="auto"/>
            </w:tcBorders>
          </w:tcPr>
          <w:p ns2:paraId="5F69E8D8"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(22.6) </w:t>
            </w:r>
          </w:p>
        </w:tc>
        <w:tc>
          <w:tcPr>
            <w:tcW w:w="1296" w:type="dxa"/>
            <w:tcBorders>
              <w:top w:val="nil"/>
              <w:left w:val="nil"/>
              <w:bottom w:val="nil"/>
              <w:right w:val="nil"/>
            </w:tcBorders>
          </w:tcPr>
          <w:p ns2:paraId="7D1691EA"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0 </w:t>
            </w:r>
          </w:p>
        </w:tc>
        <w:tc>
          <w:tcPr>
            <w:tcW w:w="1296" w:type="dxa"/>
            <w:tcBorders>
              <w:top w:val="nil"/>
              <w:left w:val="nil"/>
              <w:bottom w:val="nil"/>
            </w:tcBorders>
          </w:tcPr>
          <w:p ns2:paraId="65E8A9FA"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(0.0) </w:t>
            </w:r>
          </w:p>
        </w:tc>
      </w:tr>
      <w:tr w:rsidR="006933EA" w:rsidRPr="00616113" ns2:paraId="465CD2AF" ns2:textId="77777777" w:rsidTr="00522A9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5808F4AA" ns2:textId="77777777" w:rsidR="006933EA" w:rsidRPr="00616113" w:rsidRDefault="006933EA" w:rsidP="00C90784">
            <w:pPr>
              <w:spacing w:before="15" w:after="15"/>
              <w:ind w:left="160" w:right="1" w:hanging="160"/>
              <w:rPr>
                <w:sz w:val="16"/>
                <w:szCs w:val="16"/>
              </w:rPr>
            </w:pPr>
            <w:r w:rsidRPr="00616113">
              <w:rPr>
                <w:sz w:val="16"/>
                <w:szCs w:val="16"/>
              </w:rPr>
              <w:t xml:space="preserve">   Constipation </w:t>
            </w:r>
          </w:p>
        </w:tc>
        <w:tc>
          <w:tcPr>
            <w:tcW w:w="1296" w:type="dxa"/>
            <w:tcBorders>
              <w:top w:val="nil"/>
              <w:left w:val="nil"/>
              <w:bottom w:val="nil"/>
              <w:right w:val="nil"/>
            </w:tcBorders>
          </w:tcPr>
          <w:p ns2:paraId="6A9EF5CC"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7 </w:t>
            </w:r>
          </w:p>
        </w:tc>
        <w:tc>
          <w:tcPr>
            <w:tcW w:w="1296" w:type="dxa"/>
            <w:tcBorders>
              <w:top w:val="nil"/>
              <w:left w:val="nil"/>
              <w:bottom w:val="nil"/>
              <w:right w:val="single" w:sz="2" w:space="0" w:color="auto"/>
            </w:tcBorders>
          </w:tcPr>
          <w:p ns2:paraId="6F487D5B"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(13.0) </w:t>
            </w:r>
          </w:p>
        </w:tc>
        <w:tc>
          <w:tcPr>
            <w:tcW w:w="1296" w:type="dxa"/>
            <w:tcBorders>
              <w:top w:val="nil"/>
              <w:left w:val="nil"/>
              <w:bottom w:val="nil"/>
              <w:right w:val="nil"/>
            </w:tcBorders>
          </w:tcPr>
          <w:p ns2:paraId="4AFDFBA0"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7 </w:t>
            </w:r>
          </w:p>
        </w:tc>
        <w:tc>
          <w:tcPr>
            <w:tcW w:w="1296" w:type="dxa"/>
            <w:tcBorders>
              <w:top w:val="nil"/>
              <w:left w:val="nil"/>
              <w:bottom w:val="nil"/>
              <w:right w:val="single" w:sz="2" w:space="0" w:color="auto"/>
            </w:tcBorders>
          </w:tcPr>
          <w:p ns2:paraId="0CAB14CD"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(13.2) </w:t>
            </w:r>
          </w:p>
        </w:tc>
        <w:tc>
          <w:tcPr>
            <w:tcW w:w="1296" w:type="dxa"/>
            <w:tcBorders>
              <w:top w:val="nil"/>
              <w:left w:val="nil"/>
              <w:bottom w:val="nil"/>
              <w:right w:val="nil"/>
            </w:tcBorders>
          </w:tcPr>
          <w:p ns2:paraId="1A49B0A0"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2 </w:t>
            </w:r>
          </w:p>
        </w:tc>
        <w:tc>
          <w:tcPr>
            <w:tcW w:w="1296" w:type="dxa"/>
            <w:tcBorders>
              <w:top w:val="nil"/>
              <w:left w:val="nil"/>
              <w:bottom w:val="nil"/>
            </w:tcBorders>
          </w:tcPr>
          <w:p ns2:paraId="1809ADCA"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(18.2) </w:t>
            </w:r>
          </w:p>
        </w:tc>
      </w:tr>
      <w:tr w:rsidR="006933EA" w:rsidRPr="00616113" ns2:paraId="133CA974" ns2:textId="77777777" w:rsidTr="00522A9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720B552B" ns2:textId="77777777" w:rsidR="006933EA" w:rsidRPr="00616113" w:rsidRDefault="006933EA" w:rsidP="00C90784">
            <w:pPr>
              <w:spacing w:before="15" w:after="15"/>
              <w:ind w:left="160" w:right="1" w:hanging="160"/>
              <w:rPr>
                <w:sz w:val="16"/>
                <w:szCs w:val="16"/>
              </w:rPr>
            </w:pPr>
            <w:r w:rsidRPr="00616113">
              <w:rPr>
                <w:sz w:val="16"/>
                <w:szCs w:val="16"/>
              </w:rPr>
              <w:t xml:space="preserve">   Lymphocyte count decreased </w:t>
            </w:r>
          </w:p>
        </w:tc>
        <w:tc>
          <w:tcPr>
            <w:tcW w:w="1296" w:type="dxa"/>
            <w:tcBorders>
              <w:top w:val="nil"/>
              <w:left w:val="nil"/>
              <w:bottom w:val="nil"/>
              <w:right w:val="nil"/>
            </w:tcBorders>
          </w:tcPr>
          <w:p ns2:paraId="37CF4B68"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6 </w:t>
            </w:r>
          </w:p>
        </w:tc>
        <w:tc>
          <w:tcPr>
            <w:tcW w:w="1296" w:type="dxa"/>
            <w:tcBorders>
              <w:top w:val="nil"/>
              <w:left w:val="nil"/>
              <w:bottom w:val="nil"/>
              <w:right w:val="single" w:sz="2" w:space="0" w:color="auto"/>
            </w:tcBorders>
          </w:tcPr>
          <w:p ns2:paraId="268CA721"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(11.1) </w:t>
            </w:r>
          </w:p>
        </w:tc>
        <w:tc>
          <w:tcPr>
            <w:tcW w:w="1296" w:type="dxa"/>
            <w:tcBorders>
              <w:top w:val="nil"/>
              <w:left w:val="nil"/>
              <w:bottom w:val="nil"/>
              <w:right w:val="nil"/>
            </w:tcBorders>
          </w:tcPr>
          <w:p ns2:paraId="7CF4685D"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10 </w:t>
            </w:r>
          </w:p>
        </w:tc>
        <w:tc>
          <w:tcPr>
            <w:tcW w:w="1296" w:type="dxa"/>
            <w:tcBorders>
              <w:top w:val="nil"/>
              <w:left w:val="nil"/>
              <w:bottom w:val="nil"/>
              <w:right w:val="single" w:sz="2" w:space="0" w:color="auto"/>
            </w:tcBorders>
          </w:tcPr>
          <w:p ns2:paraId="4754ADA6"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(18.9) </w:t>
            </w:r>
          </w:p>
        </w:tc>
        <w:tc>
          <w:tcPr>
            <w:tcW w:w="1296" w:type="dxa"/>
            <w:tcBorders>
              <w:top w:val="nil"/>
              <w:left w:val="nil"/>
              <w:bottom w:val="nil"/>
              <w:right w:val="nil"/>
            </w:tcBorders>
          </w:tcPr>
          <w:p ns2:paraId="16968882"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1 </w:t>
            </w:r>
          </w:p>
        </w:tc>
        <w:tc>
          <w:tcPr>
            <w:tcW w:w="1296" w:type="dxa"/>
            <w:tcBorders>
              <w:top w:val="nil"/>
              <w:left w:val="nil"/>
              <w:bottom w:val="nil"/>
            </w:tcBorders>
          </w:tcPr>
          <w:p ns2:paraId="27FF967B"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(9.1) </w:t>
            </w:r>
          </w:p>
        </w:tc>
      </w:tr>
      <w:tr w:rsidR="006933EA" w:rsidRPr="00616113" ns2:paraId="208E6524" ns2:textId="77777777" w:rsidTr="00522A9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193D8688" ns2:textId="77777777" w:rsidR="006933EA" w:rsidRPr="00616113" w:rsidRDefault="006933EA" w:rsidP="00C90784">
            <w:pPr>
              <w:spacing w:before="15" w:after="15"/>
              <w:ind w:left="160" w:right="1" w:hanging="160"/>
              <w:rPr>
                <w:sz w:val="16"/>
                <w:szCs w:val="16"/>
              </w:rPr>
            </w:pPr>
            <w:r w:rsidRPr="00616113">
              <w:rPr>
                <w:sz w:val="16"/>
                <w:szCs w:val="16"/>
              </w:rPr>
              <w:t xml:space="preserve">   Platelet count decreased </w:t>
            </w:r>
          </w:p>
        </w:tc>
        <w:tc>
          <w:tcPr>
            <w:tcW w:w="1296" w:type="dxa"/>
            <w:tcBorders>
              <w:top w:val="nil"/>
              <w:left w:val="nil"/>
              <w:bottom w:val="nil"/>
              <w:right w:val="nil"/>
            </w:tcBorders>
          </w:tcPr>
          <w:p ns2:paraId="685EDC81"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6 </w:t>
            </w:r>
          </w:p>
        </w:tc>
        <w:tc>
          <w:tcPr>
            <w:tcW w:w="1296" w:type="dxa"/>
            <w:tcBorders>
              <w:top w:val="nil"/>
              <w:left w:val="nil"/>
              <w:bottom w:val="nil"/>
              <w:right w:val="single" w:sz="2" w:space="0" w:color="auto"/>
            </w:tcBorders>
          </w:tcPr>
          <w:p ns2:paraId="1A3E3D8C"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(11.1) </w:t>
            </w:r>
          </w:p>
        </w:tc>
        <w:tc>
          <w:tcPr>
            <w:tcW w:w="1296" w:type="dxa"/>
            <w:tcBorders>
              <w:top w:val="nil"/>
              <w:left w:val="nil"/>
              <w:bottom w:val="nil"/>
              <w:right w:val="nil"/>
            </w:tcBorders>
          </w:tcPr>
          <w:p ns2:paraId="60CBE0ED"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13 </w:t>
            </w:r>
          </w:p>
        </w:tc>
        <w:tc>
          <w:tcPr>
            <w:tcW w:w="1296" w:type="dxa"/>
            <w:tcBorders>
              <w:top w:val="nil"/>
              <w:left w:val="nil"/>
              <w:bottom w:val="nil"/>
              <w:right w:val="single" w:sz="2" w:space="0" w:color="auto"/>
            </w:tcBorders>
          </w:tcPr>
          <w:p ns2:paraId="0880BF5D"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(24.5) </w:t>
            </w:r>
          </w:p>
        </w:tc>
        <w:tc>
          <w:tcPr>
            <w:tcW w:w="1296" w:type="dxa"/>
            <w:tcBorders>
              <w:top w:val="nil"/>
              <w:left w:val="nil"/>
              <w:bottom w:val="nil"/>
              <w:right w:val="nil"/>
            </w:tcBorders>
          </w:tcPr>
          <w:p ns2:paraId="4E3A0F67"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6 </w:t>
            </w:r>
          </w:p>
        </w:tc>
        <w:tc>
          <w:tcPr>
            <w:tcW w:w="1296" w:type="dxa"/>
            <w:tcBorders>
              <w:top w:val="nil"/>
              <w:left w:val="nil"/>
              <w:bottom w:val="nil"/>
            </w:tcBorders>
          </w:tcPr>
          <w:p ns2:paraId="246DBA3C"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(54.5) </w:t>
            </w:r>
          </w:p>
        </w:tc>
      </w:tr>
      <w:tr w:rsidR="006933EA" w:rsidRPr="00616113" ns2:paraId="51A1E011" ns2:textId="77777777" w:rsidTr="00522A9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11CAEBA6" ns2:textId="77777777" w:rsidR="006933EA" w:rsidRPr="00616113" w:rsidRDefault="006933EA" w:rsidP="00C90784">
            <w:pPr>
              <w:spacing w:before="15" w:after="15"/>
              <w:ind w:left="160" w:right="1" w:hanging="160"/>
              <w:rPr>
                <w:sz w:val="16"/>
                <w:szCs w:val="16"/>
              </w:rPr>
            </w:pPr>
            <w:r w:rsidRPr="00616113">
              <w:rPr>
                <w:sz w:val="16"/>
                <w:szCs w:val="16"/>
              </w:rPr>
              <w:t xml:space="preserve">   Alopecia </w:t>
            </w:r>
          </w:p>
        </w:tc>
        <w:tc>
          <w:tcPr>
            <w:tcW w:w="1296" w:type="dxa"/>
            <w:tcBorders>
              <w:top w:val="nil"/>
              <w:left w:val="nil"/>
              <w:bottom w:val="nil"/>
              <w:right w:val="nil"/>
            </w:tcBorders>
          </w:tcPr>
          <w:p ns2:paraId="30BF036A"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5 </w:t>
            </w:r>
          </w:p>
        </w:tc>
        <w:tc>
          <w:tcPr>
            <w:tcW w:w="1296" w:type="dxa"/>
            <w:tcBorders>
              <w:top w:val="nil"/>
              <w:left w:val="nil"/>
              <w:bottom w:val="nil"/>
              <w:right w:val="single" w:sz="2" w:space="0" w:color="auto"/>
            </w:tcBorders>
          </w:tcPr>
          <w:p ns2:paraId="2AF2D79F"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(9.3) </w:t>
            </w:r>
          </w:p>
        </w:tc>
        <w:tc>
          <w:tcPr>
            <w:tcW w:w="1296" w:type="dxa"/>
            <w:tcBorders>
              <w:top w:val="nil"/>
              <w:left w:val="nil"/>
              <w:bottom w:val="nil"/>
              <w:right w:val="nil"/>
            </w:tcBorders>
          </w:tcPr>
          <w:p ns2:paraId="4146A7A2"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10 </w:t>
            </w:r>
          </w:p>
        </w:tc>
        <w:tc>
          <w:tcPr>
            <w:tcW w:w="1296" w:type="dxa"/>
            <w:tcBorders>
              <w:top w:val="nil"/>
              <w:left w:val="nil"/>
              <w:bottom w:val="nil"/>
              <w:right w:val="single" w:sz="2" w:space="0" w:color="auto"/>
            </w:tcBorders>
          </w:tcPr>
          <w:p ns2:paraId="4E99C685"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(18.9) </w:t>
            </w:r>
          </w:p>
        </w:tc>
        <w:tc>
          <w:tcPr>
            <w:tcW w:w="1296" w:type="dxa"/>
            <w:tcBorders>
              <w:top w:val="nil"/>
              <w:left w:val="nil"/>
              <w:bottom w:val="nil"/>
              <w:right w:val="nil"/>
            </w:tcBorders>
          </w:tcPr>
          <w:p ns2:paraId="7C61BFE5"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6 </w:t>
            </w:r>
          </w:p>
        </w:tc>
        <w:tc>
          <w:tcPr>
            <w:tcW w:w="1296" w:type="dxa"/>
            <w:tcBorders>
              <w:top w:val="nil"/>
              <w:left w:val="nil"/>
              <w:bottom w:val="nil"/>
            </w:tcBorders>
          </w:tcPr>
          <w:p ns2:paraId="4D0B9D64"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(54.5) </w:t>
            </w:r>
          </w:p>
        </w:tc>
      </w:tr>
      <w:tr w:rsidR="006933EA" w:rsidRPr="00616113" ns2:paraId="30877550" ns2:textId="77777777" w:rsidTr="00522A9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4A1DC4BE" ns2:textId="77777777" w:rsidR="006933EA" w:rsidRPr="00616113" w:rsidRDefault="006933EA" w:rsidP="00C90784">
            <w:pPr>
              <w:spacing w:before="15" w:after="15"/>
              <w:ind w:left="160" w:right="1" w:hanging="160"/>
              <w:rPr>
                <w:sz w:val="16"/>
                <w:szCs w:val="16"/>
              </w:rPr>
            </w:pPr>
            <w:r w:rsidRPr="00616113">
              <w:rPr>
                <w:sz w:val="16"/>
                <w:szCs w:val="16"/>
              </w:rPr>
              <w:t xml:space="preserve">   Blood creatinine increased </w:t>
            </w:r>
          </w:p>
        </w:tc>
        <w:tc>
          <w:tcPr>
            <w:tcW w:w="1296" w:type="dxa"/>
            <w:tcBorders>
              <w:top w:val="nil"/>
              <w:left w:val="nil"/>
              <w:bottom w:val="nil"/>
              <w:right w:val="nil"/>
            </w:tcBorders>
          </w:tcPr>
          <w:p ns2:paraId="73117B52"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5 </w:t>
            </w:r>
          </w:p>
        </w:tc>
        <w:tc>
          <w:tcPr>
            <w:tcW w:w="1296" w:type="dxa"/>
            <w:tcBorders>
              <w:top w:val="nil"/>
              <w:left w:val="nil"/>
              <w:bottom w:val="nil"/>
              <w:right w:val="single" w:sz="2" w:space="0" w:color="auto"/>
            </w:tcBorders>
          </w:tcPr>
          <w:p ns2:paraId="00B4F1E1"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(9.3) </w:t>
            </w:r>
          </w:p>
        </w:tc>
        <w:tc>
          <w:tcPr>
            <w:tcW w:w="1296" w:type="dxa"/>
            <w:tcBorders>
              <w:top w:val="nil"/>
              <w:left w:val="nil"/>
              <w:bottom w:val="nil"/>
              <w:right w:val="nil"/>
            </w:tcBorders>
          </w:tcPr>
          <w:p ns2:paraId="38AFE63B"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15 </w:t>
            </w:r>
          </w:p>
        </w:tc>
        <w:tc>
          <w:tcPr>
            <w:tcW w:w="1296" w:type="dxa"/>
            <w:tcBorders>
              <w:top w:val="nil"/>
              <w:left w:val="nil"/>
              <w:bottom w:val="nil"/>
              <w:right w:val="single" w:sz="2" w:space="0" w:color="auto"/>
            </w:tcBorders>
          </w:tcPr>
          <w:p ns2:paraId="4F2046B1"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(28.3) </w:t>
            </w:r>
          </w:p>
        </w:tc>
        <w:tc>
          <w:tcPr>
            <w:tcW w:w="1296" w:type="dxa"/>
            <w:tcBorders>
              <w:top w:val="nil"/>
              <w:left w:val="nil"/>
              <w:bottom w:val="nil"/>
              <w:right w:val="nil"/>
            </w:tcBorders>
          </w:tcPr>
          <w:p ns2:paraId="2444D0C4"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2 </w:t>
            </w:r>
          </w:p>
        </w:tc>
        <w:tc>
          <w:tcPr>
            <w:tcW w:w="1296" w:type="dxa"/>
            <w:tcBorders>
              <w:top w:val="nil"/>
              <w:left w:val="nil"/>
              <w:bottom w:val="nil"/>
            </w:tcBorders>
          </w:tcPr>
          <w:p ns2:paraId="7F09A838"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(18.2) </w:t>
            </w:r>
          </w:p>
        </w:tc>
      </w:tr>
      <w:tr w:rsidR="00522A9E" w:rsidRPr="00616113" ns2:paraId="30F053CF" ns2:textId="77777777" w:rsidTr="00522A9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18956840" ns2:textId="4B14F567" w:rsidR="00522A9E" w:rsidRPr="00616113" w:rsidRDefault="00522A9E" w:rsidP="00522A9E">
            <w:pPr>
              <w:spacing w:before="15" w:after="15"/>
              <w:ind w:left="160" w:right="1" w:hanging="160"/>
              <w:rPr>
                <w:sz w:val="16"/>
                <w:szCs w:val="16"/>
              </w:rPr>
            </w:pPr>
            <w:r w:rsidRPr="00616113">
              <w:rPr>
                <w:sz w:val="16"/>
                <w:szCs w:val="16"/>
              </w:rPr>
              <w:t xml:space="preserve">   Hyperuricaemia </w:t>
            </w:r>
          </w:p>
        </w:tc>
        <w:tc>
          <w:tcPr>
            <w:tcW w:w="1296" w:type="dxa"/>
            <w:tcBorders>
              <w:top w:val="nil"/>
              <w:left w:val="nil"/>
              <w:bottom w:val="nil"/>
              <w:right w:val="nil"/>
            </w:tcBorders>
          </w:tcPr>
          <w:p ns2:paraId="36CD1E0A" ns2:textId="7E174B27" w:rsidR="00522A9E" w:rsidRPr="00616113" w:rsidRDefault="00522A9E" w:rsidP="00522A9E">
            <w:pPr>
              <w:tabs>
                <w:tab w:val="decimal" w:pos="661"/>
                <w:tab w:val="left" w:pos="741"/>
              </w:tabs>
              <w:spacing w:before="15" w:after="15"/>
              <w:rPr>
                <w:sz w:val="16"/>
                <w:szCs w:val="16"/>
              </w:rPr>
            </w:pPr>
            <w:r w:rsidRPr="00616113">
              <w:rPr>
                <w:sz w:val="16"/>
                <w:szCs w:val="16"/>
              </w:rPr>
              <w:tab/>
              <w:t xml:space="preserve">5 </w:t>
            </w:r>
          </w:p>
        </w:tc>
        <w:tc>
          <w:tcPr>
            <w:tcW w:w="1296" w:type="dxa"/>
            <w:tcBorders>
              <w:top w:val="nil"/>
              <w:left w:val="nil"/>
              <w:bottom w:val="nil"/>
              <w:right w:val="single" w:sz="2" w:space="0" w:color="auto"/>
            </w:tcBorders>
          </w:tcPr>
          <w:p ns2:paraId="760647B6" ns2:textId="5EAB1618" w:rsidR="00522A9E" w:rsidRPr="00616113" w:rsidRDefault="00522A9E" w:rsidP="00522A9E">
            <w:pPr>
              <w:tabs>
                <w:tab w:val="decimal" w:pos="459"/>
                <w:tab w:val="left" w:pos="539"/>
              </w:tabs>
              <w:spacing w:before="15" w:after="15"/>
              <w:rPr>
                <w:sz w:val="16"/>
                <w:szCs w:val="16"/>
              </w:rPr>
            </w:pPr>
            <w:r w:rsidRPr="00616113">
              <w:rPr>
                <w:sz w:val="16"/>
                <w:szCs w:val="16"/>
              </w:rPr>
              <w:tab/>
              <w:t xml:space="preserve">(9.3) </w:t>
            </w:r>
          </w:p>
        </w:tc>
        <w:tc>
          <w:tcPr>
            <w:tcW w:w="1296" w:type="dxa"/>
            <w:tcBorders>
              <w:top w:val="nil"/>
              <w:left w:val="nil"/>
              <w:bottom w:val="nil"/>
              <w:right w:val="nil"/>
            </w:tcBorders>
          </w:tcPr>
          <w:p ns2:paraId="69FA0867" ns2:textId="647B8B88" w:rsidR="00522A9E" w:rsidRPr="00616113" w:rsidRDefault="00522A9E" w:rsidP="00522A9E">
            <w:pPr>
              <w:tabs>
                <w:tab w:val="decimal" w:pos="661"/>
                <w:tab w:val="left" w:pos="741"/>
              </w:tabs>
              <w:spacing w:before="15" w:after="15"/>
              <w:rPr>
                <w:sz w:val="16"/>
                <w:szCs w:val="16"/>
              </w:rPr>
            </w:pPr>
            <w:r w:rsidRPr="00616113">
              <w:rPr>
                <w:sz w:val="16"/>
                <w:szCs w:val="16"/>
              </w:rPr>
              <w:tab/>
              <w:t xml:space="preserve">7 </w:t>
            </w:r>
          </w:p>
        </w:tc>
        <w:tc>
          <w:tcPr>
            <w:tcW w:w="1296" w:type="dxa"/>
            <w:tcBorders>
              <w:top w:val="nil"/>
              <w:left w:val="nil"/>
              <w:bottom w:val="nil"/>
              <w:right w:val="single" w:sz="2" w:space="0" w:color="auto"/>
            </w:tcBorders>
          </w:tcPr>
          <w:p ns2:paraId="382137DA" ns2:textId="72A4C110" w:rsidR="00522A9E" w:rsidRPr="00616113" w:rsidRDefault="00522A9E" w:rsidP="00522A9E">
            <w:pPr>
              <w:tabs>
                <w:tab w:val="decimal" w:pos="459"/>
                <w:tab w:val="left" w:pos="539"/>
              </w:tabs>
              <w:spacing w:before="15" w:after="15"/>
              <w:rPr>
                <w:sz w:val="16"/>
                <w:szCs w:val="16"/>
              </w:rPr>
            </w:pPr>
            <w:r w:rsidRPr="00616113">
              <w:rPr>
                <w:sz w:val="16"/>
                <w:szCs w:val="16"/>
              </w:rPr>
              <w:tab/>
              <w:t xml:space="preserve">(13.2) </w:t>
            </w:r>
          </w:p>
        </w:tc>
        <w:tc>
          <w:tcPr>
            <w:tcW w:w="1296" w:type="dxa"/>
            <w:tcBorders>
              <w:top w:val="nil"/>
              <w:left w:val="nil"/>
              <w:bottom w:val="nil"/>
              <w:right w:val="nil"/>
            </w:tcBorders>
          </w:tcPr>
          <w:p ns2:paraId="6D687744" ns2:textId="358F68CA" w:rsidR="00522A9E" w:rsidRPr="00616113" w:rsidRDefault="00522A9E" w:rsidP="00522A9E">
            <w:pPr>
              <w:tabs>
                <w:tab w:val="decimal" w:pos="661"/>
                <w:tab w:val="left" w:pos="741"/>
              </w:tabs>
              <w:spacing w:before="15" w:after="15"/>
              <w:rPr>
                <w:sz w:val="16"/>
                <w:szCs w:val="16"/>
              </w:rPr>
            </w:pPr>
            <w:r w:rsidRPr="00616113">
              <w:rPr>
                <w:sz w:val="16"/>
                <w:szCs w:val="16"/>
              </w:rPr>
              <w:tab/>
              <w:t xml:space="preserve">1 </w:t>
            </w:r>
          </w:p>
        </w:tc>
        <w:tc>
          <w:tcPr>
            <w:tcW w:w="1296" w:type="dxa"/>
            <w:tcBorders>
              <w:top w:val="nil"/>
              <w:left w:val="nil"/>
              <w:bottom w:val="nil"/>
            </w:tcBorders>
          </w:tcPr>
          <w:p ns2:paraId="5BB45A12" ns2:textId="59B3EF76" w:rsidR="00522A9E" w:rsidRPr="00616113" w:rsidRDefault="00522A9E" w:rsidP="00522A9E">
            <w:pPr>
              <w:tabs>
                <w:tab w:val="decimal" w:pos="459"/>
                <w:tab w:val="left" w:pos="539"/>
              </w:tabs>
              <w:spacing w:before="15" w:after="15"/>
              <w:rPr>
                <w:sz w:val="16"/>
                <w:szCs w:val="16"/>
              </w:rPr>
            </w:pPr>
            <w:r w:rsidRPr="00616113">
              <w:rPr>
                <w:sz w:val="16"/>
                <w:szCs w:val="16"/>
              </w:rPr>
              <w:tab/>
              <w:t xml:space="preserve">(9.1) </w:t>
            </w:r>
          </w:p>
        </w:tc>
      </w:tr>
      <w:tr w:rsidR="00522A9E" w:rsidRPr="00616113" ns2:paraId="705CA6EE" ns2:textId="77777777" w:rsidTr="00522A9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0D7BB2EE" ns2:textId="66F67927" w:rsidR="00522A9E" w:rsidRPr="00616113" w:rsidRDefault="00522A9E" w:rsidP="00522A9E">
            <w:pPr>
              <w:spacing w:before="15" w:after="15"/>
              <w:ind w:left="160" w:right="1" w:hanging="160"/>
              <w:rPr>
                <w:sz w:val="16"/>
                <w:szCs w:val="16"/>
              </w:rPr>
            </w:pPr>
            <w:r w:rsidRPr="00616113">
              <w:rPr>
                <w:sz w:val="16"/>
                <w:szCs w:val="16"/>
              </w:rPr>
              <w:t xml:space="preserve">   Infusion related reaction </w:t>
            </w:r>
          </w:p>
        </w:tc>
        <w:tc>
          <w:tcPr>
            <w:tcW w:w="1296" w:type="dxa"/>
            <w:tcBorders>
              <w:top w:val="nil"/>
              <w:left w:val="nil"/>
              <w:bottom w:val="nil"/>
              <w:right w:val="nil"/>
            </w:tcBorders>
          </w:tcPr>
          <w:p ns2:paraId="5D8C13B3" ns2:textId="1892AD9A" w:rsidR="00522A9E" w:rsidRPr="00616113" w:rsidRDefault="00522A9E" w:rsidP="00522A9E">
            <w:pPr>
              <w:tabs>
                <w:tab w:val="decimal" w:pos="661"/>
                <w:tab w:val="left" w:pos="741"/>
              </w:tabs>
              <w:spacing w:before="15" w:after="15"/>
              <w:rPr>
                <w:sz w:val="16"/>
                <w:szCs w:val="16"/>
              </w:rPr>
            </w:pPr>
            <w:r w:rsidRPr="00616113">
              <w:rPr>
                <w:sz w:val="16"/>
                <w:szCs w:val="16"/>
              </w:rPr>
              <w:tab/>
              <w:t xml:space="preserve">5 </w:t>
            </w:r>
          </w:p>
        </w:tc>
        <w:tc>
          <w:tcPr>
            <w:tcW w:w="1296" w:type="dxa"/>
            <w:tcBorders>
              <w:top w:val="nil"/>
              <w:left w:val="nil"/>
              <w:bottom w:val="nil"/>
              <w:right w:val="single" w:sz="2" w:space="0" w:color="auto"/>
            </w:tcBorders>
          </w:tcPr>
          <w:p ns2:paraId="61DC9F8E" ns2:textId="4E1ABE04" w:rsidR="00522A9E" w:rsidRPr="00616113" w:rsidRDefault="00522A9E" w:rsidP="00522A9E">
            <w:pPr>
              <w:tabs>
                <w:tab w:val="decimal" w:pos="459"/>
                <w:tab w:val="left" w:pos="539"/>
              </w:tabs>
              <w:spacing w:before="15" w:after="15"/>
              <w:rPr>
                <w:sz w:val="16"/>
                <w:szCs w:val="16"/>
              </w:rPr>
            </w:pPr>
            <w:r w:rsidRPr="00616113">
              <w:rPr>
                <w:sz w:val="16"/>
                <w:szCs w:val="16"/>
              </w:rPr>
              <w:tab/>
              <w:t xml:space="preserve">(9.3) </w:t>
            </w:r>
          </w:p>
        </w:tc>
        <w:tc>
          <w:tcPr>
            <w:tcW w:w="1296" w:type="dxa"/>
            <w:tcBorders>
              <w:top w:val="nil"/>
              <w:left w:val="nil"/>
              <w:bottom w:val="nil"/>
              <w:right w:val="nil"/>
            </w:tcBorders>
          </w:tcPr>
          <w:p ns2:paraId="67E1E925" ns2:textId="72F88DD2" w:rsidR="00522A9E" w:rsidRPr="00616113" w:rsidRDefault="00522A9E" w:rsidP="00522A9E">
            <w:pPr>
              <w:tabs>
                <w:tab w:val="decimal" w:pos="661"/>
                <w:tab w:val="left" w:pos="741"/>
              </w:tabs>
              <w:spacing w:before="15" w:after="15"/>
              <w:rPr>
                <w:sz w:val="16"/>
                <w:szCs w:val="16"/>
              </w:rPr>
            </w:pPr>
            <w:r w:rsidRPr="00616113">
              <w:rPr>
                <w:sz w:val="16"/>
                <w:szCs w:val="16"/>
              </w:rPr>
              <w:tab/>
              <w:t xml:space="preserve">4 </w:t>
            </w:r>
          </w:p>
        </w:tc>
        <w:tc>
          <w:tcPr>
            <w:tcW w:w="1296" w:type="dxa"/>
            <w:tcBorders>
              <w:top w:val="nil"/>
              <w:left w:val="nil"/>
              <w:bottom w:val="nil"/>
              <w:right w:val="single" w:sz="2" w:space="0" w:color="auto"/>
            </w:tcBorders>
          </w:tcPr>
          <w:p ns2:paraId="60BA131F" ns2:textId="4465A07C" w:rsidR="00522A9E" w:rsidRPr="00616113" w:rsidRDefault="00522A9E" w:rsidP="00522A9E">
            <w:pPr>
              <w:tabs>
                <w:tab w:val="decimal" w:pos="459"/>
                <w:tab w:val="left" w:pos="539"/>
              </w:tabs>
              <w:spacing w:before="15" w:after="15"/>
              <w:rPr>
                <w:sz w:val="16"/>
                <w:szCs w:val="16"/>
              </w:rPr>
            </w:pPr>
            <w:r w:rsidRPr="00616113">
              <w:rPr>
                <w:sz w:val="16"/>
                <w:szCs w:val="16"/>
              </w:rPr>
              <w:tab/>
              <w:t xml:space="preserve">(7.5) </w:t>
            </w:r>
          </w:p>
        </w:tc>
        <w:tc>
          <w:tcPr>
            <w:tcW w:w="1296" w:type="dxa"/>
            <w:tcBorders>
              <w:top w:val="nil"/>
              <w:left w:val="nil"/>
              <w:bottom w:val="nil"/>
              <w:right w:val="nil"/>
            </w:tcBorders>
          </w:tcPr>
          <w:p ns2:paraId="5D7C6E91" ns2:textId="09CA7DCE" w:rsidR="00522A9E" w:rsidRPr="00616113" w:rsidRDefault="00522A9E" w:rsidP="00522A9E">
            <w:pPr>
              <w:tabs>
                <w:tab w:val="decimal" w:pos="661"/>
                <w:tab w:val="left" w:pos="741"/>
              </w:tabs>
              <w:spacing w:before="15" w:after="15"/>
              <w:rPr>
                <w:sz w:val="16"/>
                <w:szCs w:val="16"/>
              </w:rPr>
            </w:pPr>
            <w:r w:rsidRPr="00616113">
              <w:rPr>
                <w:sz w:val="16"/>
                <w:szCs w:val="16"/>
              </w:rPr>
              <w:tab/>
              <w:t xml:space="preserve">2 </w:t>
            </w:r>
          </w:p>
        </w:tc>
        <w:tc>
          <w:tcPr>
            <w:tcW w:w="1296" w:type="dxa"/>
            <w:tcBorders>
              <w:top w:val="nil"/>
              <w:left w:val="nil"/>
              <w:bottom w:val="nil"/>
            </w:tcBorders>
          </w:tcPr>
          <w:p ns2:paraId="09AA9682" ns2:textId="384909A0" w:rsidR="00522A9E" w:rsidRPr="00616113" w:rsidRDefault="00522A9E" w:rsidP="00522A9E">
            <w:pPr>
              <w:tabs>
                <w:tab w:val="decimal" w:pos="459"/>
                <w:tab w:val="left" w:pos="539"/>
              </w:tabs>
              <w:spacing w:before="15" w:after="15"/>
              <w:rPr>
                <w:sz w:val="16"/>
                <w:szCs w:val="16"/>
              </w:rPr>
            </w:pPr>
            <w:r w:rsidRPr="00616113">
              <w:rPr>
                <w:sz w:val="16"/>
                <w:szCs w:val="16"/>
              </w:rPr>
              <w:tab/>
              <w:t xml:space="preserve">(18.2) </w:t>
            </w:r>
          </w:p>
        </w:tc>
      </w:tr>
      <w:tr w:rsidR="00522A9E" w:rsidRPr="00616113" ns2:paraId="06DAAEFE" ns2:textId="77777777" w:rsidTr="00522A9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5B673BA0" ns2:textId="65030508" w:rsidR="00522A9E" w:rsidRPr="00616113" w:rsidRDefault="00522A9E" w:rsidP="00522A9E">
            <w:pPr>
              <w:spacing w:before="15" w:after="15"/>
              <w:ind w:left="160" w:right="1" w:hanging="160"/>
              <w:rPr>
                <w:sz w:val="16"/>
                <w:szCs w:val="16"/>
              </w:rPr>
            </w:pPr>
            <w:r w:rsidRPr="00616113">
              <w:rPr>
                <w:sz w:val="16"/>
                <w:szCs w:val="16"/>
              </w:rPr>
              <w:t xml:space="preserve">   Hypertriglyceridaemia </w:t>
            </w:r>
          </w:p>
        </w:tc>
        <w:tc>
          <w:tcPr>
            <w:tcW w:w="1296" w:type="dxa"/>
            <w:tcBorders>
              <w:top w:val="nil"/>
              <w:left w:val="nil"/>
              <w:bottom w:val="nil"/>
              <w:right w:val="nil"/>
            </w:tcBorders>
          </w:tcPr>
          <w:p ns2:paraId="226750C1" ns2:textId="3FE4EFCE" w:rsidR="00522A9E" w:rsidRPr="00616113" w:rsidRDefault="00522A9E" w:rsidP="00522A9E">
            <w:pPr>
              <w:tabs>
                <w:tab w:val="decimal" w:pos="661"/>
                <w:tab w:val="left" w:pos="741"/>
              </w:tabs>
              <w:spacing w:before="15" w:after="15"/>
              <w:rPr>
                <w:sz w:val="16"/>
                <w:szCs w:val="16"/>
              </w:rPr>
            </w:pPr>
            <w:r w:rsidRPr="00616113">
              <w:rPr>
                <w:sz w:val="16"/>
                <w:szCs w:val="16"/>
              </w:rPr>
              <w:tab/>
              <w:t xml:space="preserve">4 </w:t>
            </w:r>
          </w:p>
        </w:tc>
        <w:tc>
          <w:tcPr>
            <w:tcW w:w="1296" w:type="dxa"/>
            <w:tcBorders>
              <w:top w:val="nil"/>
              <w:left w:val="nil"/>
              <w:bottom w:val="nil"/>
              <w:right w:val="single" w:sz="2" w:space="0" w:color="auto"/>
            </w:tcBorders>
          </w:tcPr>
          <w:p ns2:paraId="7091B79B" ns2:textId="4CD07AE4" w:rsidR="00522A9E" w:rsidRPr="00616113" w:rsidRDefault="00522A9E" w:rsidP="00522A9E">
            <w:pPr>
              <w:tabs>
                <w:tab w:val="decimal" w:pos="459"/>
                <w:tab w:val="left" w:pos="539"/>
              </w:tabs>
              <w:spacing w:before="15" w:after="15"/>
              <w:rPr>
                <w:sz w:val="16"/>
                <w:szCs w:val="16"/>
              </w:rPr>
            </w:pPr>
            <w:r w:rsidRPr="00616113">
              <w:rPr>
                <w:sz w:val="16"/>
                <w:szCs w:val="16"/>
              </w:rPr>
              <w:tab/>
              <w:t xml:space="preserve">(7.4) </w:t>
            </w:r>
          </w:p>
        </w:tc>
        <w:tc>
          <w:tcPr>
            <w:tcW w:w="1296" w:type="dxa"/>
            <w:tcBorders>
              <w:top w:val="nil"/>
              <w:left w:val="nil"/>
              <w:bottom w:val="nil"/>
              <w:right w:val="nil"/>
            </w:tcBorders>
          </w:tcPr>
          <w:p ns2:paraId="213D97B1" ns2:textId="75075A7C" w:rsidR="00522A9E" w:rsidRPr="00616113" w:rsidRDefault="00522A9E" w:rsidP="00522A9E">
            <w:pPr>
              <w:tabs>
                <w:tab w:val="decimal" w:pos="661"/>
                <w:tab w:val="left" w:pos="741"/>
              </w:tabs>
              <w:spacing w:before="15" w:after="15"/>
              <w:rPr>
                <w:sz w:val="16"/>
                <w:szCs w:val="16"/>
              </w:rPr>
            </w:pPr>
            <w:r w:rsidRPr="00616113">
              <w:rPr>
                <w:sz w:val="16"/>
                <w:szCs w:val="16"/>
              </w:rPr>
              <w:tab/>
              <w:t xml:space="preserve">9 </w:t>
            </w:r>
          </w:p>
        </w:tc>
        <w:tc>
          <w:tcPr>
            <w:tcW w:w="1296" w:type="dxa"/>
            <w:tcBorders>
              <w:top w:val="nil"/>
              <w:left w:val="nil"/>
              <w:bottom w:val="nil"/>
              <w:right w:val="single" w:sz="2" w:space="0" w:color="auto"/>
            </w:tcBorders>
          </w:tcPr>
          <w:p ns2:paraId="52F127CF" ns2:textId="36274933" w:rsidR="00522A9E" w:rsidRPr="00616113" w:rsidRDefault="00522A9E" w:rsidP="00522A9E">
            <w:pPr>
              <w:tabs>
                <w:tab w:val="decimal" w:pos="459"/>
                <w:tab w:val="left" w:pos="539"/>
              </w:tabs>
              <w:spacing w:before="15" w:after="15"/>
              <w:rPr>
                <w:sz w:val="16"/>
                <w:szCs w:val="16"/>
              </w:rPr>
            </w:pPr>
            <w:r w:rsidRPr="00616113">
              <w:rPr>
                <w:sz w:val="16"/>
                <w:szCs w:val="16"/>
              </w:rPr>
              <w:tab/>
              <w:t xml:space="preserve">(17.0) </w:t>
            </w:r>
          </w:p>
        </w:tc>
        <w:tc>
          <w:tcPr>
            <w:tcW w:w="1296" w:type="dxa"/>
            <w:tcBorders>
              <w:top w:val="nil"/>
              <w:left w:val="nil"/>
              <w:bottom w:val="nil"/>
              <w:right w:val="nil"/>
            </w:tcBorders>
          </w:tcPr>
          <w:p ns2:paraId="0891071F" ns2:textId="1C2FF0A3" w:rsidR="00522A9E" w:rsidRPr="00616113" w:rsidRDefault="00522A9E" w:rsidP="00522A9E">
            <w:pPr>
              <w:tabs>
                <w:tab w:val="decimal" w:pos="661"/>
                <w:tab w:val="left" w:pos="741"/>
              </w:tabs>
              <w:spacing w:before="15" w:after="15"/>
              <w:rPr>
                <w:sz w:val="16"/>
                <w:szCs w:val="16"/>
              </w:rPr>
            </w:pPr>
            <w:r w:rsidRPr="00616113">
              <w:rPr>
                <w:sz w:val="16"/>
                <w:szCs w:val="16"/>
              </w:rPr>
              <w:tab/>
              <w:t xml:space="preserve">0 </w:t>
            </w:r>
          </w:p>
        </w:tc>
        <w:tc>
          <w:tcPr>
            <w:tcW w:w="1296" w:type="dxa"/>
            <w:tcBorders>
              <w:top w:val="nil"/>
              <w:left w:val="nil"/>
              <w:bottom w:val="nil"/>
            </w:tcBorders>
          </w:tcPr>
          <w:p ns2:paraId="3ECAD859" ns2:textId="762F5F26" w:rsidR="00522A9E" w:rsidRPr="00616113" w:rsidRDefault="00522A9E" w:rsidP="00522A9E">
            <w:pPr>
              <w:tabs>
                <w:tab w:val="decimal" w:pos="459"/>
                <w:tab w:val="left" w:pos="539"/>
              </w:tabs>
              <w:spacing w:before="15" w:after="15"/>
              <w:rPr>
                <w:sz w:val="16"/>
                <w:szCs w:val="16"/>
              </w:rPr>
            </w:pPr>
            <w:r w:rsidRPr="00616113">
              <w:rPr>
                <w:sz w:val="16"/>
                <w:szCs w:val="16"/>
              </w:rPr>
              <w:tab/>
              <w:t xml:space="preserve">(0.0) </w:t>
            </w:r>
          </w:p>
        </w:tc>
      </w:tr>
      <w:tr w:rsidR="00522A9E" w:rsidRPr="00616113" ns2:paraId="2B60C061" ns2:textId="77777777" w:rsidTr="00522A9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6BA7F159" ns2:textId="12622F04" w:rsidR="00522A9E" w:rsidRPr="00616113" w:rsidRDefault="00522A9E" w:rsidP="00522A9E">
            <w:pPr>
              <w:spacing w:before="15" w:after="15"/>
              <w:ind w:left="160" w:right="1" w:hanging="160"/>
              <w:rPr>
                <w:sz w:val="16"/>
                <w:szCs w:val="16"/>
              </w:rPr>
            </w:pPr>
            <w:r w:rsidRPr="00616113">
              <w:rPr>
                <w:sz w:val="16"/>
                <w:szCs w:val="16"/>
              </w:rPr>
              <w:t xml:space="preserve">   Blood lactate dehydrogenase increased </w:t>
            </w:r>
          </w:p>
        </w:tc>
        <w:tc>
          <w:tcPr>
            <w:tcW w:w="1296" w:type="dxa"/>
            <w:tcBorders>
              <w:top w:val="nil"/>
              <w:left w:val="nil"/>
              <w:bottom w:val="nil"/>
              <w:right w:val="nil"/>
            </w:tcBorders>
          </w:tcPr>
          <w:p ns2:paraId="24E2DA3F" ns2:textId="5BB269D1" w:rsidR="00522A9E" w:rsidRPr="00616113" w:rsidRDefault="00522A9E" w:rsidP="00522A9E">
            <w:pPr>
              <w:tabs>
                <w:tab w:val="decimal" w:pos="661"/>
                <w:tab w:val="left" w:pos="741"/>
              </w:tabs>
              <w:spacing w:before="15" w:after="15"/>
              <w:rPr>
                <w:sz w:val="16"/>
                <w:szCs w:val="16"/>
              </w:rPr>
            </w:pPr>
            <w:r w:rsidRPr="00616113">
              <w:rPr>
                <w:sz w:val="16"/>
                <w:szCs w:val="16"/>
              </w:rPr>
              <w:tab/>
              <w:t xml:space="preserve">3 </w:t>
            </w:r>
          </w:p>
        </w:tc>
        <w:tc>
          <w:tcPr>
            <w:tcW w:w="1296" w:type="dxa"/>
            <w:tcBorders>
              <w:top w:val="nil"/>
              <w:left w:val="nil"/>
              <w:bottom w:val="nil"/>
              <w:right w:val="single" w:sz="2" w:space="0" w:color="auto"/>
            </w:tcBorders>
          </w:tcPr>
          <w:p ns2:paraId="2DDB608E" ns2:textId="66926E0F" w:rsidR="00522A9E" w:rsidRPr="00616113" w:rsidRDefault="00522A9E" w:rsidP="00522A9E">
            <w:pPr>
              <w:tabs>
                <w:tab w:val="decimal" w:pos="459"/>
                <w:tab w:val="left" w:pos="539"/>
              </w:tabs>
              <w:spacing w:before="15" w:after="15"/>
              <w:rPr>
                <w:sz w:val="16"/>
                <w:szCs w:val="16"/>
              </w:rPr>
            </w:pPr>
            <w:r w:rsidRPr="00616113">
              <w:rPr>
                <w:sz w:val="16"/>
                <w:szCs w:val="16"/>
              </w:rPr>
              <w:tab/>
              <w:t xml:space="preserve">(5.6) </w:t>
            </w:r>
          </w:p>
        </w:tc>
        <w:tc>
          <w:tcPr>
            <w:tcW w:w="1296" w:type="dxa"/>
            <w:tcBorders>
              <w:top w:val="nil"/>
              <w:left w:val="nil"/>
              <w:bottom w:val="nil"/>
              <w:right w:val="nil"/>
            </w:tcBorders>
          </w:tcPr>
          <w:p ns2:paraId="5413EDDE" ns2:textId="1A952E50" w:rsidR="00522A9E" w:rsidRPr="00616113" w:rsidRDefault="00522A9E" w:rsidP="00522A9E">
            <w:pPr>
              <w:tabs>
                <w:tab w:val="decimal" w:pos="661"/>
                <w:tab w:val="left" w:pos="741"/>
              </w:tabs>
              <w:spacing w:before="15" w:after="15"/>
              <w:rPr>
                <w:sz w:val="16"/>
                <w:szCs w:val="16"/>
              </w:rPr>
            </w:pPr>
            <w:r w:rsidRPr="00616113">
              <w:rPr>
                <w:sz w:val="16"/>
                <w:szCs w:val="16"/>
              </w:rPr>
              <w:tab/>
              <w:t xml:space="preserve">1 </w:t>
            </w:r>
          </w:p>
        </w:tc>
        <w:tc>
          <w:tcPr>
            <w:tcW w:w="1296" w:type="dxa"/>
            <w:tcBorders>
              <w:top w:val="nil"/>
              <w:left w:val="nil"/>
              <w:bottom w:val="nil"/>
              <w:right w:val="single" w:sz="2" w:space="0" w:color="auto"/>
            </w:tcBorders>
          </w:tcPr>
          <w:p ns2:paraId="1B994607" ns2:textId="681E6603" w:rsidR="00522A9E" w:rsidRPr="00616113" w:rsidRDefault="00522A9E" w:rsidP="00522A9E">
            <w:pPr>
              <w:tabs>
                <w:tab w:val="decimal" w:pos="459"/>
                <w:tab w:val="left" w:pos="539"/>
              </w:tabs>
              <w:spacing w:before="15" w:after="15"/>
              <w:rPr>
                <w:sz w:val="16"/>
                <w:szCs w:val="16"/>
              </w:rPr>
            </w:pPr>
            <w:r w:rsidRPr="00616113">
              <w:rPr>
                <w:sz w:val="16"/>
                <w:szCs w:val="16"/>
              </w:rPr>
              <w:tab/>
              <w:t xml:space="preserve">(1.9) </w:t>
            </w:r>
          </w:p>
        </w:tc>
        <w:tc>
          <w:tcPr>
            <w:tcW w:w="1296" w:type="dxa"/>
            <w:tcBorders>
              <w:top w:val="nil"/>
              <w:left w:val="nil"/>
              <w:bottom w:val="nil"/>
              <w:right w:val="nil"/>
            </w:tcBorders>
          </w:tcPr>
          <w:p ns2:paraId="62202EFE" ns2:textId="713C6EB5" w:rsidR="00522A9E" w:rsidRPr="00616113" w:rsidRDefault="00522A9E" w:rsidP="00522A9E">
            <w:pPr>
              <w:tabs>
                <w:tab w:val="decimal" w:pos="661"/>
                <w:tab w:val="left" w:pos="741"/>
              </w:tabs>
              <w:spacing w:before="15" w:after="15"/>
              <w:rPr>
                <w:sz w:val="16"/>
                <w:szCs w:val="16"/>
              </w:rPr>
            </w:pPr>
            <w:r w:rsidRPr="00616113">
              <w:rPr>
                <w:sz w:val="16"/>
                <w:szCs w:val="16"/>
              </w:rPr>
              <w:tab/>
              <w:t xml:space="preserve">2 </w:t>
            </w:r>
          </w:p>
        </w:tc>
        <w:tc>
          <w:tcPr>
            <w:tcW w:w="1296" w:type="dxa"/>
            <w:tcBorders>
              <w:top w:val="nil"/>
              <w:left w:val="nil"/>
              <w:bottom w:val="nil"/>
            </w:tcBorders>
          </w:tcPr>
          <w:p ns2:paraId="07B7A5D0" ns2:textId="36700BFE" w:rsidR="00522A9E" w:rsidRPr="00616113" w:rsidRDefault="00522A9E" w:rsidP="00522A9E">
            <w:pPr>
              <w:tabs>
                <w:tab w:val="decimal" w:pos="459"/>
                <w:tab w:val="left" w:pos="539"/>
              </w:tabs>
              <w:spacing w:before="15" w:after="15"/>
              <w:rPr>
                <w:sz w:val="16"/>
                <w:szCs w:val="16"/>
              </w:rPr>
            </w:pPr>
            <w:r w:rsidRPr="00616113">
              <w:rPr>
                <w:sz w:val="16"/>
                <w:szCs w:val="16"/>
              </w:rPr>
              <w:tab/>
              <w:t xml:space="preserve">(18.2) </w:t>
            </w:r>
          </w:p>
        </w:tc>
      </w:tr>
      <w:tr w:rsidR="00522A9E" w:rsidRPr="00616113" ns2:paraId="383B4BFE" ns2:textId="77777777" w:rsidTr="00522A9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30FF5CA6" ns2:textId="0388DB08" w:rsidR="00522A9E" w:rsidRPr="00616113" w:rsidRDefault="00522A9E" w:rsidP="00522A9E">
            <w:pPr>
              <w:spacing w:before="15" w:after="15"/>
              <w:ind w:left="160" w:right="1" w:hanging="160"/>
              <w:rPr>
                <w:sz w:val="16"/>
                <w:szCs w:val="16"/>
              </w:rPr>
            </w:pPr>
            <w:r w:rsidRPr="00616113">
              <w:rPr>
                <w:sz w:val="16"/>
                <w:szCs w:val="16"/>
              </w:rPr>
              <w:t xml:space="preserve">   Vomiting </w:t>
            </w:r>
          </w:p>
        </w:tc>
        <w:tc>
          <w:tcPr>
            <w:tcW w:w="1296" w:type="dxa"/>
            <w:tcBorders>
              <w:top w:val="nil"/>
              <w:left w:val="nil"/>
              <w:bottom w:val="nil"/>
              <w:right w:val="nil"/>
            </w:tcBorders>
          </w:tcPr>
          <w:p ns2:paraId="4F92234C" ns2:textId="34476785" w:rsidR="00522A9E" w:rsidRPr="00616113" w:rsidRDefault="00522A9E" w:rsidP="00522A9E">
            <w:pPr>
              <w:tabs>
                <w:tab w:val="decimal" w:pos="661"/>
                <w:tab w:val="left" w:pos="741"/>
              </w:tabs>
              <w:spacing w:before="15" w:after="15"/>
              <w:rPr>
                <w:sz w:val="16"/>
                <w:szCs w:val="16"/>
              </w:rPr>
            </w:pPr>
            <w:r w:rsidRPr="00616113">
              <w:rPr>
                <w:sz w:val="16"/>
                <w:szCs w:val="16"/>
              </w:rPr>
              <w:tab/>
              <w:t xml:space="preserve">3 </w:t>
            </w:r>
          </w:p>
        </w:tc>
        <w:tc>
          <w:tcPr>
            <w:tcW w:w="1296" w:type="dxa"/>
            <w:tcBorders>
              <w:top w:val="nil"/>
              <w:left w:val="nil"/>
              <w:bottom w:val="nil"/>
              <w:right w:val="single" w:sz="2" w:space="0" w:color="auto"/>
            </w:tcBorders>
          </w:tcPr>
          <w:p ns2:paraId="3460F007" ns2:textId="325B3A33" w:rsidR="00522A9E" w:rsidRPr="00616113" w:rsidRDefault="00522A9E" w:rsidP="00522A9E">
            <w:pPr>
              <w:tabs>
                <w:tab w:val="decimal" w:pos="459"/>
                <w:tab w:val="left" w:pos="539"/>
              </w:tabs>
              <w:spacing w:before="15" w:after="15"/>
              <w:rPr>
                <w:sz w:val="16"/>
                <w:szCs w:val="16"/>
              </w:rPr>
            </w:pPr>
            <w:r w:rsidRPr="00616113">
              <w:rPr>
                <w:sz w:val="16"/>
                <w:szCs w:val="16"/>
              </w:rPr>
              <w:tab/>
              <w:t xml:space="preserve">(5.6) </w:t>
            </w:r>
          </w:p>
        </w:tc>
        <w:tc>
          <w:tcPr>
            <w:tcW w:w="1296" w:type="dxa"/>
            <w:tcBorders>
              <w:top w:val="nil"/>
              <w:left w:val="nil"/>
              <w:bottom w:val="nil"/>
              <w:right w:val="nil"/>
            </w:tcBorders>
          </w:tcPr>
          <w:p ns2:paraId="05E51915" ns2:textId="70D48B0B" w:rsidR="00522A9E" w:rsidRPr="00616113" w:rsidRDefault="00522A9E" w:rsidP="00522A9E">
            <w:pPr>
              <w:tabs>
                <w:tab w:val="decimal" w:pos="661"/>
                <w:tab w:val="left" w:pos="741"/>
              </w:tabs>
              <w:spacing w:before="15" w:after="15"/>
              <w:rPr>
                <w:sz w:val="16"/>
                <w:szCs w:val="16"/>
              </w:rPr>
            </w:pPr>
            <w:r w:rsidRPr="00616113">
              <w:rPr>
                <w:sz w:val="16"/>
                <w:szCs w:val="16"/>
              </w:rPr>
              <w:tab/>
              <w:t xml:space="preserve">6 </w:t>
            </w:r>
          </w:p>
        </w:tc>
        <w:tc>
          <w:tcPr>
            <w:tcW w:w="1296" w:type="dxa"/>
            <w:tcBorders>
              <w:top w:val="nil"/>
              <w:left w:val="nil"/>
              <w:bottom w:val="nil"/>
              <w:right w:val="single" w:sz="2" w:space="0" w:color="auto"/>
            </w:tcBorders>
          </w:tcPr>
          <w:p ns2:paraId="40FFFA9E" ns2:textId="24E72101" w:rsidR="00522A9E" w:rsidRPr="00616113" w:rsidRDefault="00522A9E" w:rsidP="00522A9E">
            <w:pPr>
              <w:tabs>
                <w:tab w:val="decimal" w:pos="459"/>
                <w:tab w:val="left" w:pos="539"/>
              </w:tabs>
              <w:spacing w:before="15" w:after="15"/>
              <w:rPr>
                <w:sz w:val="16"/>
                <w:szCs w:val="16"/>
              </w:rPr>
            </w:pPr>
            <w:r w:rsidRPr="00616113">
              <w:rPr>
                <w:sz w:val="16"/>
                <w:szCs w:val="16"/>
              </w:rPr>
              <w:tab/>
              <w:t xml:space="preserve">(11.3) </w:t>
            </w:r>
          </w:p>
        </w:tc>
        <w:tc>
          <w:tcPr>
            <w:tcW w:w="1296" w:type="dxa"/>
            <w:tcBorders>
              <w:top w:val="nil"/>
              <w:left w:val="nil"/>
              <w:bottom w:val="nil"/>
              <w:right w:val="nil"/>
            </w:tcBorders>
          </w:tcPr>
          <w:p ns2:paraId="373E5DE2" ns2:textId="51E9EE84" w:rsidR="00522A9E" w:rsidRPr="00616113" w:rsidRDefault="00522A9E" w:rsidP="00522A9E">
            <w:pPr>
              <w:tabs>
                <w:tab w:val="decimal" w:pos="661"/>
                <w:tab w:val="left" w:pos="741"/>
              </w:tabs>
              <w:spacing w:before="15" w:after="15"/>
              <w:rPr>
                <w:sz w:val="16"/>
                <w:szCs w:val="16"/>
              </w:rPr>
            </w:pPr>
            <w:r w:rsidRPr="00616113">
              <w:rPr>
                <w:sz w:val="16"/>
                <w:szCs w:val="16"/>
              </w:rPr>
              <w:tab/>
              <w:t xml:space="preserve">2 </w:t>
            </w:r>
          </w:p>
        </w:tc>
        <w:tc>
          <w:tcPr>
            <w:tcW w:w="1296" w:type="dxa"/>
            <w:tcBorders>
              <w:top w:val="nil"/>
              <w:left w:val="nil"/>
              <w:bottom w:val="nil"/>
            </w:tcBorders>
          </w:tcPr>
          <w:p ns2:paraId="6EA482D0" ns2:textId="16701EEA" w:rsidR="00522A9E" w:rsidRPr="00616113" w:rsidRDefault="00522A9E" w:rsidP="00522A9E">
            <w:pPr>
              <w:tabs>
                <w:tab w:val="decimal" w:pos="459"/>
                <w:tab w:val="left" w:pos="539"/>
              </w:tabs>
              <w:spacing w:before="15" w:after="15"/>
              <w:rPr>
                <w:sz w:val="16"/>
                <w:szCs w:val="16"/>
              </w:rPr>
            </w:pPr>
            <w:r w:rsidRPr="00616113">
              <w:rPr>
                <w:sz w:val="16"/>
                <w:szCs w:val="16"/>
              </w:rPr>
              <w:tab/>
              <w:t xml:space="preserve">(18.2) </w:t>
            </w:r>
          </w:p>
        </w:tc>
      </w:tr>
      <w:tr w:rsidR="00522A9E" w:rsidRPr="00616113" ns2:paraId="77112364" ns2:textId="77777777" w:rsidTr="00522A9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7B2E3C73" ns2:textId="665EAC21" w:rsidR="00522A9E" w:rsidRPr="00616113" w:rsidRDefault="00522A9E" w:rsidP="00522A9E">
            <w:pPr>
              <w:spacing w:before="15" w:after="15"/>
              <w:ind w:left="160" w:right="1" w:hanging="160"/>
              <w:rPr>
                <w:sz w:val="16"/>
                <w:szCs w:val="16"/>
              </w:rPr>
            </w:pPr>
            <w:r w:rsidRPr="00616113">
              <w:rPr>
                <w:sz w:val="16"/>
                <w:szCs w:val="16"/>
              </w:rPr>
              <w:t xml:space="preserve">   Diarrhoea </w:t>
            </w:r>
          </w:p>
        </w:tc>
        <w:tc>
          <w:tcPr>
            <w:tcW w:w="1296" w:type="dxa"/>
            <w:tcBorders>
              <w:top w:val="nil"/>
              <w:left w:val="nil"/>
              <w:bottom w:val="nil"/>
              <w:right w:val="nil"/>
            </w:tcBorders>
          </w:tcPr>
          <w:p ns2:paraId="37D1FA6B" ns2:textId="58FE65DF" w:rsidR="00522A9E" w:rsidRPr="00616113" w:rsidRDefault="00522A9E" w:rsidP="00522A9E">
            <w:pPr>
              <w:tabs>
                <w:tab w:val="decimal" w:pos="661"/>
                <w:tab w:val="left" w:pos="741"/>
              </w:tabs>
              <w:spacing w:before="15" w:after="15"/>
              <w:rPr>
                <w:sz w:val="16"/>
                <w:szCs w:val="16"/>
              </w:rPr>
            </w:pPr>
            <w:r w:rsidRPr="00616113">
              <w:rPr>
                <w:sz w:val="16"/>
                <w:szCs w:val="16"/>
              </w:rPr>
              <w:tab/>
              <w:t xml:space="preserve">2 </w:t>
            </w:r>
          </w:p>
        </w:tc>
        <w:tc>
          <w:tcPr>
            <w:tcW w:w="1296" w:type="dxa"/>
            <w:tcBorders>
              <w:top w:val="nil"/>
              <w:left w:val="nil"/>
              <w:bottom w:val="nil"/>
              <w:right w:val="single" w:sz="2" w:space="0" w:color="auto"/>
            </w:tcBorders>
          </w:tcPr>
          <w:p ns2:paraId="0D80BCCE" ns2:textId="32970DD4" w:rsidR="00522A9E" w:rsidRPr="00616113" w:rsidRDefault="00522A9E" w:rsidP="00522A9E">
            <w:pPr>
              <w:tabs>
                <w:tab w:val="decimal" w:pos="459"/>
                <w:tab w:val="left" w:pos="539"/>
              </w:tabs>
              <w:spacing w:before="15" w:after="15"/>
              <w:rPr>
                <w:sz w:val="16"/>
                <w:szCs w:val="16"/>
              </w:rPr>
            </w:pPr>
            <w:r w:rsidRPr="00616113">
              <w:rPr>
                <w:sz w:val="16"/>
                <w:szCs w:val="16"/>
              </w:rPr>
              <w:tab/>
              <w:t xml:space="preserve">(3.7) </w:t>
            </w:r>
          </w:p>
        </w:tc>
        <w:tc>
          <w:tcPr>
            <w:tcW w:w="1296" w:type="dxa"/>
            <w:tcBorders>
              <w:top w:val="nil"/>
              <w:left w:val="nil"/>
              <w:bottom w:val="nil"/>
              <w:right w:val="nil"/>
            </w:tcBorders>
          </w:tcPr>
          <w:p ns2:paraId="1ED7EDD3" ns2:textId="67FA547B" w:rsidR="00522A9E" w:rsidRPr="00616113" w:rsidRDefault="00522A9E" w:rsidP="00522A9E">
            <w:pPr>
              <w:tabs>
                <w:tab w:val="decimal" w:pos="661"/>
                <w:tab w:val="left" w:pos="741"/>
              </w:tabs>
              <w:spacing w:before="15" w:after="15"/>
              <w:rPr>
                <w:sz w:val="16"/>
                <w:szCs w:val="16"/>
              </w:rPr>
            </w:pPr>
            <w:r w:rsidRPr="00616113">
              <w:rPr>
                <w:sz w:val="16"/>
                <w:szCs w:val="16"/>
              </w:rPr>
              <w:tab/>
              <w:t xml:space="preserve">8 </w:t>
            </w:r>
          </w:p>
        </w:tc>
        <w:tc>
          <w:tcPr>
            <w:tcW w:w="1296" w:type="dxa"/>
            <w:tcBorders>
              <w:top w:val="nil"/>
              <w:left w:val="nil"/>
              <w:bottom w:val="nil"/>
              <w:right w:val="single" w:sz="2" w:space="0" w:color="auto"/>
            </w:tcBorders>
          </w:tcPr>
          <w:p ns2:paraId="5CCB79F6" ns2:textId="0987E40E" w:rsidR="00522A9E" w:rsidRPr="00616113" w:rsidRDefault="00522A9E" w:rsidP="00522A9E">
            <w:pPr>
              <w:tabs>
                <w:tab w:val="decimal" w:pos="459"/>
                <w:tab w:val="left" w:pos="539"/>
              </w:tabs>
              <w:spacing w:before="15" w:after="15"/>
              <w:rPr>
                <w:sz w:val="16"/>
                <w:szCs w:val="16"/>
              </w:rPr>
            </w:pPr>
            <w:r w:rsidRPr="00616113">
              <w:rPr>
                <w:sz w:val="16"/>
                <w:szCs w:val="16"/>
              </w:rPr>
              <w:tab/>
              <w:t xml:space="preserve">(15.1) </w:t>
            </w:r>
          </w:p>
        </w:tc>
        <w:tc>
          <w:tcPr>
            <w:tcW w:w="1296" w:type="dxa"/>
            <w:tcBorders>
              <w:top w:val="nil"/>
              <w:left w:val="nil"/>
              <w:bottom w:val="nil"/>
              <w:right w:val="nil"/>
            </w:tcBorders>
          </w:tcPr>
          <w:p ns2:paraId="0512C90F" ns2:textId="3D4499BE" w:rsidR="00522A9E" w:rsidRPr="00616113" w:rsidRDefault="00522A9E" w:rsidP="00522A9E">
            <w:pPr>
              <w:tabs>
                <w:tab w:val="decimal" w:pos="661"/>
                <w:tab w:val="left" w:pos="741"/>
              </w:tabs>
              <w:spacing w:before="15" w:after="15"/>
              <w:rPr>
                <w:sz w:val="16"/>
                <w:szCs w:val="16"/>
              </w:rPr>
            </w:pPr>
            <w:r w:rsidRPr="00616113">
              <w:rPr>
                <w:sz w:val="16"/>
                <w:szCs w:val="16"/>
              </w:rPr>
              <w:tab/>
              <w:t xml:space="preserve">4 </w:t>
            </w:r>
          </w:p>
        </w:tc>
        <w:tc>
          <w:tcPr>
            <w:tcW w:w="1296" w:type="dxa"/>
            <w:tcBorders>
              <w:top w:val="nil"/>
              <w:left w:val="nil"/>
              <w:bottom w:val="nil"/>
            </w:tcBorders>
          </w:tcPr>
          <w:p ns2:paraId="3CB7ED23" ns2:textId="0BCAF1C2" w:rsidR="00522A9E" w:rsidRPr="00616113" w:rsidRDefault="00522A9E" w:rsidP="00522A9E">
            <w:pPr>
              <w:tabs>
                <w:tab w:val="decimal" w:pos="459"/>
                <w:tab w:val="left" w:pos="539"/>
              </w:tabs>
              <w:spacing w:before="15" w:after="15"/>
              <w:rPr>
                <w:sz w:val="16"/>
                <w:szCs w:val="16"/>
              </w:rPr>
            </w:pPr>
            <w:r w:rsidRPr="00616113">
              <w:rPr>
                <w:sz w:val="16"/>
                <w:szCs w:val="16"/>
              </w:rPr>
              <w:tab/>
              <w:t xml:space="preserve">(36.4) </w:t>
            </w:r>
          </w:p>
        </w:tc>
      </w:tr>
      <w:tr w:rsidR="00522A9E" w:rsidRPr="00616113" ns2:paraId="5C56FA0D" ns2:textId="77777777" w:rsidTr="00522A9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6C8401DF" ns2:textId="03A949E4" w:rsidR="00522A9E" w:rsidRPr="00616113" w:rsidRDefault="00522A9E" w:rsidP="00522A9E">
            <w:pPr>
              <w:spacing w:before="15" w:after="15"/>
              <w:ind w:left="160" w:right="1" w:hanging="160"/>
              <w:rPr>
                <w:sz w:val="16"/>
                <w:szCs w:val="16"/>
              </w:rPr>
            </w:pPr>
            <w:r w:rsidRPr="00616113">
              <w:rPr>
                <w:sz w:val="16"/>
                <w:szCs w:val="16"/>
              </w:rPr>
              <w:t xml:space="preserve">   Fatigue </w:t>
            </w:r>
          </w:p>
        </w:tc>
        <w:tc>
          <w:tcPr>
            <w:tcW w:w="1296" w:type="dxa"/>
            <w:tcBorders>
              <w:top w:val="nil"/>
              <w:left w:val="nil"/>
              <w:bottom w:val="nil"/>
              <w:right w:val="nil"/>
            </w:tcBorders>
          </w:tcPr>
          <w:p ns2:paraId="1F48AD94" ns2:textId="10845BF7" w:rsidR="00522A9E" w:rsidRPr="00616113" w:rsidRDefault="00522A9E" w:rsidP="00522A9E">
            <w:pPr>
              <w:tabs>
                <w:tab w:val="decimal" w:pos="661"/>
                <w:tab w:val="left" w:pos="741"/>
              </w:tabs>
              <w:spacing w:before="15" w:after="15"/>
              <w:rPr>
                <w:sz w:val="16"/>
                <w:szCs w:val="16"/>
              </w:rPr>
            </w:pPr>
            <w:r w:rsidRPr="00616113">
              <w:rPr>
                <w:sz w:val="16"/>
                <w:szCs w:val="16"/>
              </w:rPr>
              <w:tab/>
              <w:t xml:space="preserve">2 </w:t>
            </w:r>
          </w:p>
        </w:tc>
        <w:tc>
          <w:tcPr>
            <w:tcW w:w="1296" w:type="dxa"/>
            <w:tcBorders>
              <w:top w:val="nil"/>
              <w:left w:val="nil"/>
              <w:bottom w:val="nil"/>
              <w:right w:val="single" w:sz="2" w:space="0" w:color="auto"/>
            </w:tcBorders>
          </w:tcPr>
          <w:p ns2:paraId="4237D5AA" ns2:textId="40C8C5AF" w:rsidR="00522A9E" w:rsidRPr="00616113" w:rsidRDefault="00522A9E" w:rsidP="00522A9E">
            <w:pPr>
              <w:tabs>
                <w:tab w:val="decimal" w:pos="459"/>
                <w:tab w:val="left" w:pos="539"/>
              </w:tabs>
              <w:spacing w:before="15" w:after="15"/>
              <w:rPr>
                <w:sz w:val="16"/>
                <w:szCs w:val="16"/>
              </w:rPr>
            </w:pPr>
            <w:r w:rsidRPr="00616113">
              <w:rPr>
                <w:sz w:val="16"/>
                <w:szCs w:val="16"/>
              </w:rPr>
              <w:tab/>
              <w:t xml:space="preserve">(3.7) </w:t>
            </w:r>
          </w:p>
        </w:tc>
        <w:tc>
          <w:tcPr>
            <w:tcW w:w="1296" w:type="dxa"/>
            <w:tcBorders>
              <w:top w:val="nil"/>
              <w:left w:val="nil"/>
              <w:bottom w:val="nil"/>
              <w:right w:val="nil"/>
            </w:tcBorders>
          </w:tcPr>
          <w:p ns2:paraId="730CBEDC" ns2:textId="715491D4" w:rsidR="00522A9E" w:rsidRPr="00616113" w:rsidRDefault="00522A9E" w:rsidP="00522A9E">
            <w:pPr>
              <w:tabs>
                <w:tab w:val="decimal" w:pos="661"/>
                <w:tab w:val="left" w:pos="741"/>
              </w:tabs>
              <w:spacing w:before="15" w:after="15"/>
              <w:rPr>
                <w:sz w:val="16"/>
                <w:szCs w:val="16"/>
              </w:rPr>
            </w:pPr>
            <w:r w:rsidRPr="00616113">
              <w:rPr>
                <w:sz w:val="16"/>
                <w:szCs w:val="16"/>
              </w:rPr>
              <w:tab/>
              <w:t xml:space="preserve">4 </w:t>
            </w:r>
          </w:p>
        </w:tc>
        <w:tc>
          <w:tcPr>
            <w:tcW w:w="1296" w:type="dxa"/>
            <w:tcBorders>
              <w:top w:val="nil"/>
              <w:left w:val="nil"/>
              <w:bottom w:val="nil"/>
              <w:right w:val="single" w:sz="2" w:space="0" w:color="auto"/>
            </w:tcBorders>
          </w:tcPr>
          <w:p ns2:paraId="4B02F189" ns2:textId="546B6840" w:rsidR="00522A9E" w:rsidRPr="00616113" w:rsidRDefault="00522A9E" w:rsidP="00522A9E">
            <w:pPr>
              <w:tabs>
                <w:tab w:val="decimal" w:pos="459"/>
                <w:tab w:val="left" w:pos="539"/>
              </w:tabs>
              <w:spacing w:before="15" w:after="15"/>
              <w:rPr>
                <w:sz w:val="16"/>
                <w:szCs w:val="16"/>
              </w:rPr>
            </w:pPr>
            <w:r w:rsidRPr="00616113">
              <w:rPr>
                <w:sz w:val="16"/>
                <w:szCs w:val="16"/>
              </w:rPr>
              <w:tab/>
              <w:t xml:space="preserve">(7.5) </w:t>
            </w:r>
          </w:p>
        </w:tc>
        <w:tc>
          <w:tcPr>
            <w:tcW w:w="1296" w:type="dxa"/>
            <w:tcBorders>
              <w:top w:val="nil"/>
              <w:left w:val="nil"/>
              <w:bottom w:val="nil"/>
              <w:right w:val="nil"/>
            </w:tcBorders>
          </w:tcPr>
          <w:p ns2:paraId="4AF8F919" ns2:textId="378B515E" w:rsidR="00522A9E" w:rsidRPr="00616113" w:rsidRDefault="00522A9E" w:rsidP="00522A9E">
            <w:pPr>
              <w:tabs>
                <w:tab w:val="decimal" w:pos="661"/>
                <w:tab w:val="left" w:pos="741"/>
              </w:tabs>
              <w:spacing w:before="15" w:after="15"/>
              <w:rPr>
                <w:sz w:val="16"/>
                <w:szCs w:val="16"/>
              </w:rPr>
            </w:pPr>
            <w:r w:rsidRPr="00616113">
              <w:rPr>
                <w:sz w:val="16"/>
                <w:szCs w:val="16"/>
              </w:rPr>
              <w:tab/>
              <w:t xml:space="preserve">2 </w:t>
            </w:r>
          </w:p>
        </w:tc>
        <w:tc>
          <w:tcPr>
            <w:tcW w:w="1296" w:type="dxa"/>
            <w:tcBorders>
              <w:top w:val="nil"/>
              <w:left w:val="nil"/>
              <w:bottom w:val="nil"/>
            </w:tcBorders>
          </w:tcPr>
          <w:p ns2:paraId="4C79163D" ns2:textId="76BD4F1F" w:rsidR="00522A9E" w:rsidRPr="00616113" w:rsidRDefault="00522A9E" w:rsidP="00522A9E">
            <w:pPr>
              <w:tabs>
                <w:tab w:val="decimal" w:pos="459"/>
                <w:tab w:val="left" w:pos="539"/>
              </w:tabs>
              <w:spacing w:before="15" w:after="15"/>
              <w:rPr>
                <w:sz w:val="16"/>
                <w:szCs w:val="16"/>
              </w:rPr>
            </w:pPr>
            <w:r w:rsidRPr="00616113">
              <w:rPr>
                <w:sz w:val="16"/>
                <w:szCs w:val="16"/>
              </w:rPr>
              <w:tab/>
              <w:t xml:space="preserve">(18.2) </w:t>
            </w:r>
          </w:p>
        </w:tc>
      </w:tr>
      <w:tr w:rsidR="00522A9E" w:rsidRPr="00616113" ns2:paraId="47500D71" ns2:textId="77777777" w:rsidTr="00522A9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4DC5C6A4" ns2:textId="57915F82" w:rsidR="00522A9E" w:rsidRPr="00616113" w:rsidRDefault="00522A9E" w:rsidP="00522A9E">
            <w:pPr>
              <w:spacing w:before="15" w:after="15"/>
              <w:ind w:left="160" w:right="1" w:hanging="160"/>
              <w:rPr>
                <w:sz w:val="16"/>
                <w:szCs w:val="16"/>
              </w:rPr>
            </w:pPr>
            <w:r w:rsidRPr="00616113">
              <w:rPr>
                <w:sz w:val="16"/>
                <w:szCs w:val="16"/>
              </w:rPr>
              <w:t xml:space="preserve">   Malaise </w:t>
            </w:r>
          </w:p>
        </w:tc>
        <w:tc>
          <w:tcPr>
            <w:tcW w:w="1296" w:type="dxa"/>
            <w:tcBorders>
              <w:top w:val="nil"/>
              <w:left w:val="nil"/>
              <w:bottom w:val="nil"/>
              <w:right w:val="nil"/>
            </w:tcBorders>
          </w:tcPr>
          <w:p ns2:paraId="37626ED3" ns2:textId="7F09D2D1" w:rsidR="00522A9E" w:rsidRPr="00616113" w:rsidRDefault="00522A9E" w:rsidP="00522A9E">
            <w:pPr>
              <w:tabs>
                <w:tab w:val="decimal" w:pos="661"/>
                <w:tab w:val="left" w:pos="741"/>
              </w:tabs>
              <w:spacing w:before="15" w:after="15"/>
              <w:rPr>
                <w:sz w:val="16"/>
                <w:szCs w:val="16"/>
              </w:rPr>
            </w:pPr>
            <w:r w:rsidRPr="00616113">
              <w:rPr>
                <w:sz w:val="16"/>
                <w:szCs w:val="16"/>
              </w:rPr>
              <w:tab/>
              <w:t xml:space="preserve">2 </w:t>
            </w:r>
          </w:p>
        </w:tc>
        <w:tc>
          <w:tcPr>
            <w:tcW w:w="1296" w:type="dxa"/>
            <w:tcBorders>
              <w:top w:val="nil"/>
              <w:left w:val="nil"/>
              <w:bottom w:val="nil"/>
              <w:right w:val="single" w:sz="2" w:space="0" w:color="auto"/>
            </w:tcBorders>
          </w:tcPr>
          <w:p ns2:paraId="5642680C" ns2:textId="36E99EE7" w:rsidR="00522A9E" w:rsidRPr="00616113" w:rsidRDefault="00522A9E" w:rsidP="00522A9E">
            <w:pPr>
              <w:tabs>
                <w:tab w:val="decimal" w:pos="459"/>
                <w:tab w:val="left" w:pos="539"/>
              </w:tabs>
              <w:spacing w:before="15" w:after="15"/>
              <w:rPr>
                <w:sz w:val="16"/>
                <w:szCs w:val="16"/>
              </w:rPr>
            </w:pPr>
            <w:r w:rsidRPr="00616113">
              <w:rPr>
                <w:sz w:val="16"/>
                <w:szCs w:val="16"/>
              </w:rPr>
              <w:tab/>
              <w:t xml:space="preserve">(3.7) </w:t>
            </w:r>
          </w:p>
        </w:tc>
        <w:tc>
          <w:tcPr>
            <w:tcW w:w="1296" w:type="dxa"/>
            <w:tcBorders>
              <w:top w:val="nil"/>
              <w:left w:val="nil"/>
              <w:bottom w:val="nil"/>
              <w:right w:val="nil"/>
            </w:tcBorders>
          </w:tcPr>
          <w:p ns2:paraId="4C9E7491" ns2:textId="3B81CAE0" w:rsidR="00522A9E" w:rsidRPr="00616113" w:rsidRDefault="00522A9E" w:rsidP="00522A9E">
            <w:pPr>
              <w:tabs>
                <w:tab w:val="decimal" w:pos="661"/>
                <w:tab w:val="left" w:pos="741"/>
              </w:tabs>
              <w:spacing w:before="15" w:after="15"/>
              <w:rPr>
                <w:sz w:val="16"/>
                <w:szCs w:val="16"/>
              </w:rPr>
            </w:pPr>
            <w:r w:rsidRPr="00616113">
              <w:rPr>
                <w:sz w:val="16"/>
                <w:szCs w:val="16"/>
              </w:rPr>
              <w:tab/>
              <w:t xml:space="preserve">5 </w:t>
            </w:r>
          </w:p>
        </w:tc>
        <w:tc>
          <w:tcPr>
            <w:tcW w:w="1296" w:type="dxa"/>
            <w:tcBorders>
              <w:top w:val="nil"/>
              <w:left w:val="nil"/>
              <w:bottom w:val="nil"/>
              <w:right w:val="single" w:sz="2" w:space="0" w:color="auto"/>
            </w:tcBorders>
          </w:tcPr>
          <w:p ns2:paraId="75EAC134" ns2:textId="7D50CDBC" w:rsidR="00522A9E" w:rsidRPr="00616113" w:rsidRDefault="00522A9E" w:rsidP="00522A9E">
            <w:pPr>
              <w:tabs>
                <w:tab w:val="decimal" w:pos="459"/>
                <w:tab w:val="left" w:pos="539"/>
              </w:tabs>
              <w:spacing w:before="15" w:after="15"/>
              <w:rPr>
                <w:sz w:val="16"/>
                <w:szCs w:val="16"/>
              </w:rPr>
            </w:pPr>
            <w:r w:rsidRPr="00616113">
              <w:rPr>
                <w:sz w:val="16"/>
                <w:szCs w:val="16"/>
              </w:rPr>
              <w:tab/>
              <w:t xml:space="preserve">(9.4) </w:t>
            </w:r>
          </w:p>
        </w:tc>
        <w:tc>
          <w:tcPr>
            <w:tcW w:w="1296" w:type="dxa"/>
            <w:tcBorders>
              <w:top w:val="nil"/>
              <w:left w:val="nil"/>
              <w:bottom w:val="nil"/>
              <w:right w:val="nil"/>
            </w:tcBorders>
          </w:tcPr>
          <w:p ns2:paraId="4A02E29F" ns2:textId="1FF1A7C0" w:rsidR="00522A9E" w:rsidRPr="00616113" w:rsidRDefault="00522A9E" w:rsidP="00522A9E">
            <w:pPr>
              <w:tabs>
                <w:tab w:val="decimal" w:pos="661"/>
                <w:tab w:val="left" w:pos="741"/>
              </w:tabs>
              <w:spacing w:before="15" w:after="15"/>
              <w:rPr>
                <w:sz w:val="16"/>
                <w:szCs w:val="16"/>
              </w:rPr>
            </w:pPr>
            <w:r w:rsidRPr="00616113">
              <w:rPr>
                <w:sz w:val="16"/>
                <w:szCs w:val="16"/>
              </w:rPr>
              <w:tab/>
              <w:t xml:space="preserve">2 </w:t>
            </w:r>
          </w:p>
        </w:tc>
        <w:tc>
          <w:tcPr>
            <w:tcW w:w="1296" w:type="dxa"/>
            <w:tcBorders>
              <w:top w:val="nil"/>
              <w:left w:val="nil"/>
              <w:bottom w:val="nil"/>
            </w:tcBorders>
          </w:tcPr>
          <w:p ns2:paraId="6BBCDBFB" ns2:textId="14BD2D5F" w:rsidR="00522A9E" w:rsidRPr="00616113" w:rsidRDefault="00522A9E" w:rsidP="00522A9E">
            <w:pPr>
              <w:tabs>
                <w:tab w:val="decimal" w:pos="459"/>
                <w:tab w:val="left" w:pos="539"/>
              </w:tabs>
              <w:spacing w:before="15" w:after="15"/>
              <w:rPr>
                <w:sz w:val="16"/>
                <w:szCs w:val="16"/>
              </w:rPr>
            </w:pPr>
            <w:r w:rsidRPr="00616113">
              <w:rPr>
                <w:sz w:val="16"/>
                <w:szCs w:val="16"/>
              </w:rPr>
              <w:tab/>
              <w:t xml:space="preserve">(18.2) </w:t>
            </w:r>
          </w:p>
        </w:tc>
      </w:tr>
      <w:tr w:rsidR="00522A9E" w:rsidRPr="00616113" ns2:paraId="78604BAD" ns2:textId="77777777" w:rsidTr="00522A9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5B346713" ns2:textId="388246F7" w:rsidR="00522A9E" w:rsidRPr="00616113" w:rsidRDefault="00522A9E" w:rsidP="00522A9E">
            <w:pPr>
              <w:spacing w:before="15" w:after="15"/>
              <w:ind w:left="160" w:right="1" w:hanging="160"/>
              <w:rPr>
                <w:sz w:val="16"/>
                <w:szCs w:val="16"/>
              </w:rPr>
            </w:pPr>
            <w:r w:rsidRPr="00616113">
              <w:rPr>
                <w:sz w:val="16"/>
                <w:szCs w:val="16"/>
              </w:rPr>
              <w:t xml:space="preserve">   Blood bilirubin increased </w:t>
            </w:r>
          </w:p>
        </w:tc>
        <w:tc>
          <w:tcPr>
            <w:tcW w:w="1296" w:type="dxa"/>
            <w:tcBorders>
              <w:top w:val="nil"/>
              <w:left w:val="nil"/>
              <w:bottom w:val="nil"/>
              <w:right w:val="nil"/>
            </w:tcBorders>
          </w:tcPr>
          <w:p ns2:paraId="04631BDF" ns2:textId="78E94712" w:rsidR="00522A9E" w:rsidRPr="00616113" w:rsidRDefault="00522A9E" w:rsidP="00522A9E">
            <w:pPr>
              <w:tabs>
                <w:tab w:val="decimal" w:pos="661"/>
                <w:tab w:val="left" w:pos="741"/>
              </w:tabs>
              <w:spacing w:before="15" w:after="15"/>
              <w:rPr>
                <w:sz w:val="16"/>
                <w:szCs w:val="16"/>
              </w:rPr>
            </w:pPr>
            <w:r w:rsidRPr="00616113">
              <w:rPr>
                <w:sz w:val="16"/>
                <w:szCs w:val="16"/>
              </w:rPr>
              <w:tab/>
              <w:t xml:space="preserve">0 </w:t>
            </w:r>
          </w:p>
        </w:tc>
        <w:tc>
          <w:tcPr>
            <w:tcW w:w="1296" w:type="dxa"/>
            <w:tcBorders>
              <w:top w:val="nil"/>
              <w:left w:val="nil"/>
              <w:bottom w:val="nil"/>
              <w:right w:val="single" w:sz="2" w:space="0" w:color="auto"/>
            </w:tcBorders>
          </w:tcPr>
          <w:p ns2:paraId="6930F6ED" ns2:textId="28587979" w:rsidR="00522A9E" w:rsidRPr="00616113" w:rsidRDefault="00522A9E" w:rsidP="00522A9E">
            <w:pPr>
              <w:tabs>
                <w:tab w:val="decimal" w:pos="459"/>
                <w:tab w:val="left" w:pos="539"/>
              </w:tabs>
              <w:spacing w:before="15" w:after="15"/>
              <w:rPr>
                <w:sz w:val="16"/>
                <w:szCs w:val="16"/>
              </w:rPr>
            </w:pPr>
            <w:r w:rsidRPr="00616113">
              <w:rPr>
                <w:sz w:val="16"/>
                <w:szCs w:val="16"/>
              </w:rPr>
              <w:tab/>
              <w:t xml:space="preserve">(0.0) </w:t>
            </w:r>
          </w:p>
        </w:tc>
        <w:tc>
          <w:tcPr>
            <w:tcW w:w="1296" w:type="dxa"/>
            <w:tcBorders>
              <w:top w:val="nil"/>
              <w:left w:val="nil"/>
              <w:bottom w:val="nil"/>
              <w:right w:val="nil"/>
            </w:tcBorders>
          </w:tcPr>
          <w:p ns2:paraId="167DD5CA" ns2:textId="6538DB37" w:rsidR="00522A9E" w:rsidRPr="00616113" w:rsidRDefault="00522A9E" w:rsidP="00522A9E">
            <w:pPr>
              <w:tabs>
                <w:tab w:val="decimal" w:pos="661"/>
                <w:tab w:val="left" w:pos="741"/>
              </w:tabs>
              <w:spacing w:before="15" w:after="15"/>
              <w:rPr>
                <w:sz w:val="16"/>
                <w:szCs w:val="16"/>
              </w:rPr>
            </w:pPr>
            <w:r w:rsidRPr="00616113">
              <w:rPr>
                <w:sz w:val="16"/>
                <w:szCs w:val="16"/>
              </w:rPr>
              <w:tab/>
              <w:t xml:space="preserve">3 </w:t>
            </w:r>
          </w:p>
        </w:tc>
        <w:tc>
          <w:tcPr>
            <w:tcW w:w="1296" w:type="dxa"/>
            <w:tcBorders>
              <w:top w:val="nil"/>
              <w:left w:val="nil"/>
              <w:bottom w:val="nil"/>
              <w:right w:val="single" w:sz="2" w:space="0" w:color="auto"/>
            </w:tcBorders>
          </w:tcPr>
          <w:p ns2:paraId="747F6B3D" ns2:textId="513EB907" w:rsidR="00522A9E" w:rsidRPr="00616113" w:rsidRDefault="00522A9E" w:rsidP="00522A9E">
            <w:pPr>
              <w:tabs>
                <w:tab w:val="decimal" w:pos="459"/>
                <w:tab w:val="left" w:pos="539"/>
              </w:tabs>
              <w:spacing w:before="15" w:after="15"/>
              <w:rPr>
                <w:sz w:val="16"/>
                <w:szCs w:val="16"/>
              </w:rPr>
            </w:pPr>
            <w:r w:rsidRPr="00616113">
              <w:rPr>
                <w:sz w:val="16"/>
                <w:szCs w:val="16"/>
              </w:rPr>
              <w:tab/>
              <w:t xml:space="preserve">(5.7) </w:t>
            </w:r>
          </w:p>
        </w:tc>
        <w:tc>
          <w:tcPr>
            <w:tcW w:w="1296" w:type="dxa"/>
            <w:tcBorders>
              <w:top w:val="nil"/>
              <w:left w:val="nil"/>
              <w:bottom w:val="nil"/>
              <w:right w:val="nil"/>
            </w:tcBorders>
          </w:tcPr>
          <w:p ns2:paraId="57420097" ns2:textId="6E4D1888" w:rsidR="00522A9E" w:rsidRPr="00616113" w:rsidRDefault="00522A9E" w:rsidP="00522A9E">
            <w:pPr>
              <w:tabs>
                <w:tab w:val="decimal" w:pos="661"/>
                <w:tab w:val="left" w:pos="741"/>
              </w:tabs>
              <w:spacing w:before="15" w:after="15"/>
              <w:rPr>
                <w:sz w:val="16"/>
                <w:szCs w:val="16"/>
              </w:rPr>
            </w:pPr>
            <w:r w:rsidRPr="00616113">
              <w:rPr>
                <w:sz w:val="16"/>
                <w:szCs w:val="16"/>
              </w:rPr>
              <w:tab/>
              <w:t xml:space="preserve">2 </w:t>
            </w:r>
          </w:p>
        </w:tc>
        <w:tc>
          <w:tcPr>
            <w:tcW w:w="1296" w:type="dxa"/>
            <w:tcBorders>
              <w:top w:val="nil"/>
              <w:left w:val="nil"/>
              <w:bottom w:val="nil"/>
            </w:tcBorders>
          </w:tcPr>
          <w:p ns2:paraId="1A1D7D65" ns2:textId="1EB31531" w:rsidR="00522A9E" w:rsidRPr="00616113" w:rsidRDefault="00522A9E" w:rsidP="00522A9E">
            <w:pPr>
              <w:tabs>
                <w:tab w:val="decimal" w:pos="459"/>
                <w:tab w:val="left" w:pos="539"/>
              </w:tabs>
              <w:spacing w:before="15" w:after="15"/>
              <w:rPr>
                <w:sz w:val="16"/>
                <w:szCs w:val="16"/>
              </w:rPr>
            </w:pPr>
            <w:r w:rsidRPr="00616113">
              <w:rPr>
                <w:sz w:val="16"/>
                <w:szCs w:val="16"/>
              </w:rPr>
              <w:tab/>
              <w:t xml:space="preserve">(18.2) </w:t>
            </w:r>
          </w:p>
        </w:tc>
      </w:tr>
      <w:tr w:rsidR="00522A9E" w:rsidRPr="00616113" ns2:paraId="7DE7C716" ns2:textId="77777777" w:rsidTr="00522A9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6456E5E2" ns2:textId="5740AEF9" w:rsidR="00522A9E" w:rsidRPr="00616113" w:rsidRDefault="00522A9E" w:rsidP="00522A9E">
            <w:pPr>
              <w:spacing w:before="15" w:after="15"/>
              <w:ind w:left="160" w:right="1" w:hanging="160"/>
              <w:rPr>
                <w:sz w:val="16"/>
                <w:szCs w:val="16"/>
              </w:rPr>
            </w:pPr>
            <w:r w:rsidRPr="00616113">
              <w:rPr>
                <w:sz w:val="16"/>
                <w:szCs w:val="16"/>
              </w:rPr>
              <w:t xml:space="preserve">   Dizziness </w:t>
            </w:r>
          </w:p>
        </w:tc>
        <w:tc>
          <w:tcPr>
            <w:tcW w:w="1296" w:type="dxa"/>
            <w:tcBorders>
              <w:top w:val="nil"/>
              <w:left w:val="nil"/>
              <w:bottom w:val="nil"/>
              <w:right w:val="nil"/>
            </w:tcBorders>
          </w:tcPr>
          <w:p ns2:paraId="74BE0423" ns2:textId="67856CCF" w:rsidR="00522A9E" w:rsidRPr="00616113" w:rsidRDefault="00522A9E" w:rsidP="00522A9E">
            <w:pPr>
              <w:tabs>
                <w:tab w:val="decimal" w:pos="661"/>
                <w:tab w:val="left" w:pos="741"/>
              </w:tabs>
              <w:spacing w:before="15" w:after="15"/>
              <w:rPr>
                <w:sz w:val="16"/>
                <w:szCs w:val="16"/>
              </w:rPr>
            </w:pPr>
            <w:r w:rsidRPr="00616113">
              <w:rPr>
                <w:sz w:val="16"/>
                <w:szCs w:val="16"/>
              </w:rPr>
              <w:tab/>
              <w:t xml:space="preserve">0 </w:t>
            </w:r>
          </w:p>
        </w:tc>
        <w:tc>
          <w:tcPr>
            <w:tcW w:w="1296" w:type="dxa"/>
            <w:tcBorders>
              <w:top w:val="nil"/>
              <w:left w:val="nil"/>
              <w:bottom w:val="nil"/>
              <w:right w:val="single" w:sz="2" w:space="0" w:color="auto"/>
            </w:tcBorders>
          </w:tcPr>
          <w:p ns2:paraId="38B1A847" ns2:textId="04AC1FB0" w:rsidR="00522A9E" w:rsidRPr="00616113" w:rsidRDefault="00522A9E" w:rsidP="00522A9E">
            <w:pPr>
              <w:tabs>
                <w:tab w:val="decimal" w:pos="459"/>
                <w:tab w:val="left" w:pos="539"/>
              </w:tabs>
              <w:spacing w:before="15" w:after="15"/>
              <w:rPr>
                <w:sz w:val="16"/>
                <w:szCs w:val="16"/>
              </w:rPr>
            </w:pPr>
            <w:r w:rsidRPr="00616113">
              <w:rPr>
                <w:sz w:val="16"/>
                <w:szCs w:val="16"/>
              </w:rPr>
              <w:tab/>
              <w:t xml:space="preserve">(0.0) </w:t>
            </w:r>
          </w:p>
        </w:tc>
        <w:tc>
          <w:tcPr>
            <w:tcW w:w="1296" w:type="dxa"/>
            <w:tcBorders>
              <w:top w:val="nil"/>
              <w:left w:val="nil"/>
              <w:bottom w:val="nil"/>
              <w:right w:val="nil"/>
            </w:tcBorders>
          </w:tcPr>
          <w:p ns2:paraId="1291857C" ns2:textId="5A485849" w:rsidR="00522A9E" w:rsidRPr="00616113" w:rsidRDefault="00522A9E" w:rsidP="00522A9E">
            <w:pPr>
              <w:tabs>
                <w:tab w:val="decimal" w:pos="661"/>
                <w:tab w:val="left" w:pos="741"/>
              </w:tabs>
              <w:spacing w:before="15" w:after="15"/>
              <w:rPr>
                <w:sz w:val="16"/>
                <w:szCs w:val="16"/>
              </w:rPr>
            </w:pPr>
            <w:r w:rsidRPr="00616113">
              <w:rPr>
                <w:sz w:val="16"/>
                <w:szCs w:val="16"/>
              </w:rPr>
              <w:tab/>
              <w:t xml:space="preserve">6 </w:t>
            </w:r>
          </w:p>
        </w:tc>
        <w:tc>
          <w:tcPr>
            <w:tcW w:w="1296" w:type="dxa"/>
            <w:tcBorders>
              <w:top w:val="nil"/>
              <w:left w:val="nil"/>
              <w:bottom w:val="nil"/>
              <w:right w:val="single" w:sz="2" w:space="0" w:color="auto"/>
            </w:tcBorders>
          </w:tcPr>
          <w:p ns2:paraId="73BAA9C7" ns2:textId="246FCEF3" w:rsidR="00522A9E" w:rsidRPr="00616113" w:rsidRDefault="00522A9E" w:rsidP="00522A9E">
            <w:pPr>
              <w:tabs>
                <w:tab w:val="decimal" w:pos="459"/>
                <w:tab w:val="left" w:pos="539"/>
              </w:tabs>
              <w:spacing w:before="15" w:after="15"/>
              <w:rPr>
                <w:sz w:val="16"/>
                <w:szCs w:val="16"/>
              </w:rPr>
            </w:pPr>
            <w:r w:rsidRPr="00616113">
              <w:rPr>
                <w:sz w:val="16"/>
                <w:szCs w:val="16"/>
              </w:rPr>
              <w:tab/>
              <w:t xml:space="preserve">(11.3) </w:t>
            </w:r>
          </w:p>
        </w:tc>
        <w:tc>
          <w:tcPr>
            <w:tcW w:w="1296" w:type="dxa"/>
            <w:tcBorders>
              <w:top w:val="nil"/>
              <w:left w:val="nil"/>
              <w:bottom w:val="nil"/>
              <w:right w:val="nil"/>
            </w:tcBorders>
          </w:tcPr>
          <w:p ns2:paraId="5B103F49" ns2:textId="7062FF5D" w:rsidR="00522A9E" w:rsidRPr="00616113" w:rsidRDefault="00522A9E" w:rsidP="00522A9E">
            <w:pPr>
              <w:tabs>
                <w:tab w:val="decimal" w:pos="661"/>
                <w:tab w:val="left" w:pos="741"/>
              </w:tabs>
              <w:spacing w:before="15" w:after="15"/>
              <w:rPr>
                <w:sz w:val="16"/>
                <w:szCs w:val="16"/>
              </w:rPr>
            </w:pPr>
            <w:r w:rsidRPr="00616113">
              <w:rPr>
                <w:sz w:val="16"/>
                <w:szCs w:val="16"/>
              </w:rPr>
              <w:tab/>
              <w:t xml:space="preserve">0 </w:t>
            </w:r>
          </w:p>
        </w:tc>
        <w:tc>
          <w:tcPr>
            <w:tcW w:w="1296" w:type="dxa"/>
            <w:tcBorders>
              <w:top w:val="nil"/>
              <w:left w:val="nil"/>
              <w:bottom w:val="nil"/>
            </w:tcBorders>
          </w:tcPr>
          <w:p ns2:paraId="1958C770" ns2:textId="20EB90BE" w:rsidR="00522A9E" w:rsidRPr="00616113" w:rsidRDefault="00522A9E" w:rsidP="00522A9E">
            <w:pPr>
              <w:tabs>
                <w:tab w:val="decimal" w:pos="459"/>
                <w:tab w:val="left" w:pos="539"/>
              </w:tabs>
              <w:spacing w:before="15" w:after="15"/>
              <w:rPr>
                <w:sz w:val="16"/>
                <w:szCs w:val="16"/>
              </w:rPr>
            </w:pPr>
            <w:r w:rsidRPr="00616113">
              <w:rPr>
                <w:sz w:val="16"/>
                <w:szCs w:val="16"/>
              </w:rPr>
              <w:tab/>
              <w:t xml:space="preserve">(0.0) </w:t>
            </w:r>
          </w:p>
        </w:tc>
      </w:tr>
      <w:tr w:rsidR="00522A9E" w:rsidRPr="00616113" ns2:paraId="797103F2" ns2:textId="77777777" w:rsidTr="00522A9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07FE7A16" ns2:textId="081C898A" w:rsidR="00522A9E" w:rsidRPr="00616113" w:rsidRDefault="00522A9E" w:rsidP="00522A9E">
            <w:pPr>
              <w:spacing w:before="15" w:after="15"/>
              <w:ind w:left="160" w:right="1" w:hanging="160"/>
              <w:rPr>
                <w:sz w:val="16"/>
                <w:szCs w:val="16"/>
              </w:rPr>
            </w:pPr>
            <w:r w:rsidRPr="00616113">
              <w:rPr>
                <w:sz w:val="16"/>
                <w:szCs w:val="16"/>
              </w:rPr>
              <w:t xml:space="preserve">   Hypotension </w:t>
            </w:r>
          </w:p>
        </w:tc>
        <w:tc>
          <w:tcPr>
            <w:tcW w:w="1296" w:type="dxa"/>
            <w:tcBorders>
              <w:top w:val="nil"/>
              <w:left w:val="nil"/>
              <w:bottom w:val="nil"/>
              <w:right w:val="nil"/>
            </w:tcBorders>
          </w:tcPr>
          <w:p ns2:paraId="489E4D1F" ns2:textId="49D535AB" w:rsidR="00522A9E" w:rsidRPr="00616113" w:rsidRDefault="00522A9E" w:rsidP="00522A9E">
            <w:pPr>
              <w:tabs>
                <w:tab w:val="decimal" w:pos="661"/>
                <w:tab w:val="left" w:pos="741"/>
              </w:tabs>
              <w:spacing w:before="15" w:after="15"/>
              <w:rPr>
                <w:sz w:val="16"/>
                <w:szCs w:val="16"/>
              </w:rPr>
            </w:pPr>
            <w:r w:rsidRPr="00616113">
              <w:rPr>
                <w:sz w:val="16"/>
                <w:szCs w:val="16"/>
              </w:rPr>
              <w:tab/>
              <w:t xml:space="preserve">0 </w:t>
            </w:r>
          </w:p>
        </w:tc>
        <w:tc>
          <w:tcPr>
            <w:tcW w:w="1296" w:type="dxa"/>
            <w:tcBorders>
              <w:top w:val="nil"/>
              <w:left w:val="nil"/>
              <w:bottom w:val="nil"/>
              <w:right w:val="single" w:sz="2" w:space="0" w:color="auto"/>
            </w:tcBorders>
          </w:tcPr>
          <w:p ns2:paraId="7C0181C3" ns2:textId="1378C65A" w:rsidR="00522A9E" w:rsidRPr="00616113" w:rsidRDefault="00522A9E" w:rsidP="00522A9E">
            <w:pPr>
              <w:tabs>
                <w:tab w:val="decimal" w:pos="459"/>
                <w:tab w:val="left" w:pos="539"/>
              </w:tabs>
              <w:spacing w:before="15" w:after="15"/>
              <w:rPr>
                <w:sz w:val="16"/>
                <w:szCs w:val="16"/>
              </w:rPr>
            </w:pPr>
            <w:r w:rsidRPr="00616113">
              <w:rPr>
                <w:sz w:val="16"/>
                <w:szCs w:val="16"/>
              </w:rPr>
              <w:tab/>
              <w:t xml:space="preserve">(0.0) </w:t>
            </w:r>
          </w:p>
        </w:tc>
        <w:tc>
          <w:tcPr>
            <w:tcW w:w="1296" w:type="dxa"/>
            <w:tcBorders>
              <w:top w:val="nil"/>
              <w:left w:val="nil"/>
              <w:bottom w:val="nil"/>
              <w:right w:val="nil"/>
            </w:tcBorders>
          </w:tcPr>
          <w:p ns2:paraId="60DC1E6F" ns2:textId="1B5E2D62" w:rsidR="00522A9E" w:rsidRPr="00616113" w:rsidRDefault="00522A9E" w:rsidP="00522A9E">
            <w:pPr>
              <w:tabs>
                <w:tab w:val="decimal" w:pos="661"/>
                <w:tab w:val="left" w:pos="741"/>
              </w:tabs>
              <w:spacing w:before="15" w:after="15"/>
              <w:rPr>
                <w:sz w:val="16"/>
                <w:szCs w:val="16"/>
              </w:rPr>
            </w:pPr>
            <w:r w:rsidRPr="00616113">
              <w:rPr>
                <w:sz w:val="16"/>
                <w:szCs w:val="16"/>
              </w:rPr>
              <w:tab/>
              <w:t xml:space="preserve">2 </w:t>
            </w:r>
          </w:p>
        </w:tc>
        <w:tc>
          <w:tcPr>
            <w:tcW w:w="1296" w:type="dxa"/>
            <w:tcBorders>
              <w:top w:val="nil"/>
              <w:left w:val="nil"/>
              <w:bottom w:val="nil"/>
              <w:right w:val="single" w:sz="2" w:space="0" w:color="auto"/>
            </w:tcBorders>
          </w:tcPr>
          <w:p ns2:paraId="77886741" ns2:textId="06FFD568" w:rsidR="00522A9E" w:rsidRPr="00616113" w:rsidRDefault="00522A9E" w:rsidP="00522A9E">
            <w:pPr>
              <w:tabs>
                <w:tab w:val="decimal" w:pos="459"/>
                <w:tab w:val="left" w:pos="539"/>
              </w:tabs>
              <w:spacing w:before="15" w:after="15"/>
              <w:rPr>
                <w:sz w:val="16"/>
                <w:szCs w:val="16"/>
              </w:rPr>
            </w:pPr>
            <w:r w:rsidRPr="00616113">
              <w:rPr>
                <w:sz w:val="16"/>
                <w:szCs w:val="16"/>
              </w:rPr>
              <w:tab/>
              <w:t xml:space="preserve">(3.8) </w:t>
            </w:r>
          </w:p>
        </w:tc>
        <w:tc>
          <w:tcPr>
            <w:tcW w:w="1296" w:type="dxa"/>
            <w:tcBorders>
              <w:top w:val="nil"/>
              <w:left w:val="nil"/>
              <w:bottom w:val="nil"/>
              <w:right w:val="nil"/>
            </w:tcBorders>
          </w:tcPr>
          <w:p ns2:paraId="46EE2E23" ns2:textId="1FAAB13A" w:rsidR="00522A9E" w:rsidRPr="00616113" w:rsidRDefault="00522A9E" w:rsidP="00522A9E">
            <w:pPr>
              <w:tabs>
                <w:tab w:val="decimal" w:pos="661"/>
                <w:tab w:val="left" w:pos="741"/>
              </w:tabs>
              <w:spacing w:before="15" w:after="15"/>
              <w:rPr>
                <w:sz w:val="16"/>
                <w:szCs w:val="16"/>
              </w:rPr>
            </w:pPr>
            <w:r w:rsidRPr="00616113">
              <w:rPr>
                <w:sz w:val="16"/>
                <w:szCs w:val="16"/>
              </w:rPr>
              <w:tab/>
              <w:t xml:space="preserve">3 </w:t>
            </w:r>
          </w:p>
        </w:tc>
        <w:tc>
          <w:tcPr>
            <w:tcW w:w="1296" w:type="dxa"/>
            <w:tcBorders>
              <w:top w:val="nil"/>
              <w:left w:val="nil"/>
              <w:bottom w:val="nil"/>
            </w:tcBorders>
          </w:tcPr>
          <w:p ns2:paraId="3A6CC291" ns2:textId="725DCB9E" w:rsidR="00522A9E" w:rsidRPr="00616113" w:rsidRDefault="00522A9E" w:rsidP="00522A9E">
            <w:pPr>
              <w:tabs>
                <w:tab w:val="decimal" w:pos="459"/>
                <w:tab w:val="left" w:pos="539"/>
              </w:tabs>
              <w:spacing w:before="15" w:after="15"/>
              <w:rPr>
                <w:sz w:val="16"/>
                <w:szCs w:val="16"/>
              </w:rPr>
            </w:pPr>
            <w:r w:rsidRPr="00616113">
              <w:rPr>
                <w:sz w:val="16"/>
                <w:szCs w:val="16"/>
              </w:rPr>
              <w:tab/>
              <w:t xml:space="preserve">(27.3) </w:t>
            </w:r>
          </w:p>
        </w:tc>
      </w:tr>
      <w:tr w:rsidR="00522A9E" w:rsidRPr="00616113" ns2:paraId="50809133" ns2:textId="77777777" w:rsidTr="00F52139">
        <w:tblPrEx>
          <w:tblBorders>
            <w:top w:val="single" w:sz="6" w:space="0" w:color="auto"/>
            <w:bottom w:val="single" w:sz="6" w:space="0" w:color="auto"/>
          </w:tblBorders>
        </w:tblPrEx>
        <w:trPr>
          <w:jc w:val="center"/>
        </w:trPr>
        <w:tc>
          <w:tcPr>
            <w:tcW w:w="5184" w:type="dxa"/>
            <w:tcBorders>
              <w:top w:val="nil"/>
              <w:bottom w:val="single" w:sz="4" w:space="0" w:color="auto"/>
              <w:right w:val="single" w:sz="2" w:space="0" w:color="auto"/>
            </w:tcBorders>
          </w:tcPr>
          <w:p ns2:paraId="35278751" ns2:textId="13596C87" w:rsidR="00522A9E" w:rsidRPr="00616113" w:rsidRDefault="00522A9E" w:rsidP="00522A9E">
            <w:pPr>
              <w:spacing w:before="15" w:after="15"/>
              <w:ind w:left="160" w:right="1" w:hanging="160"/>
              <w:rPr>
                <w:sz w:val="16"/>
                <w:szCs w:val="16"/>
              </w:rPr>
            </w:pPr>
            <w:r w:rsidRPr="00616113">
              <w:rPr>
                <w:sz w:val="16"/>
                <w:szCs w:val="16"/>
              </w:rPr>
              <w:t xml:space="preserve">   Leukopenia </w:t>
            </w:r>
          </w:p>
        </w:tc>
        <w:tc>
          <w:tcPr>
            <w:tcW w:w="1296" w:type="dxa"/>
            <w:tcBorders>
              <w:top w:val="nil"/>
              <w:left w:val="nil"/>
              <w:bottom w:val="single" w:sz="4" w:space="0" w:color="auto"/>
              <w:right w:val="nil"/>
            </w:tcBorders>
          </w:tcPr>
          <w:p ns2:paraId="487EF11D" ns2:textId="68A541E5" w:rsidR="00522A9E" w:rsidRPr="00616113" w:rsidRDefault="00522A9E" w:rsidP="00522A9E">
            <w:pPr>
              <w:tabs>
                <w:tab w:val="decimal" w:pos="661"/>
                <w:tab w:val="left" w:pos="741"/>
              </w:tabs>
              <w:spacing w:before="15" w:after="15"/>
              <w:rPr>
                <w:sz w:val="16"/>
                <w:szCs w:val="16"/>
              </w:rPr>
            </w:pPr>
            <w:r w:rsidRPr="00616113">
              <w:rPr>
                <w:sz w:val="16"/>
                <w:szCs w:val="16"/>
              </w:rPr>
              <w:tab/>
              <w:t xml:space="preserve">0 </w:t>
            </w:r>
          </w:p>
        </w:tc>
        <w:tc>
          <w:tcPr>
            <w:tcW w:w="1296" w:type="dxa"/>
            <w:tcBorders>
              <w:top w:val="nil"/>
              <w:left w:val="nil"/>
              <w:bottom w:val="single" w:sz="4" w:space="0" w:color="auto"/>
              <w:right w:val="single" w:sz="2" w:space="0" w:color="auto"/>
            </w:tcBorders>
          </w:tcPr>
          <w:p ns2:paraId="48F4B256" ns2:textId="26DDD9A4" w:rsidR="00522A9E" w:rsidRPr="00616113" w:rsidRDefault="00522A9E" w:rsidP="00522A9E">
            <w:pPr>
              <w:tabs>
                <w:tab w:val="decimal" w:pos="459"/>
                <w:tab w:val="left" w:pos="539"/>
              </w:tabs>
              <w:spacing w:before="15" w:after="15"/>
              <w:rPr>
                <w:sz w:val="16"/>
                <w:szCs w:val="16"/>
              </w:rPr>
            </w:pPr>
            <w:r w:rsidRPr="00616113">
              <w:rPr>
                <w:sz w:val="16"/>
                <w:szCs w:val="16"/>
              </w:rPr>
              <w:tab/>
              <w:t xml:space="preserve">(0.0) </w:t>
            </w:r>
          </w:p>
        </w:tc>
        <w:tc>
          <w:tcPr>
            <w:tcW w:w="1296" w:type="dxa"/>
            <w:tcBorders>
              <w:top w:val="nil"/>
              <w:left w:val="nil"/>
              <w:bottom w:val="single" w:sz="4" w:space="0" w:color="auto"/>
              <w:right w:val="nil"/>
            </w:tcBorders>
          </w:tcPr>
          <w:p ns2:paraId="6E6A6E0C" ns2:textId="27F32E30" w:rsidR="00522A9E" w:rsidRPr="00616113" w:rsidRDefault="00522A9E" w:rsidP="00522A9E">
            <w:pPr>
              <w:tabs>
                <w:tab w:val="decimal" w:pos="661"/>
                <w:tab w:val="left" w:pos="741"/>
              </w:tabs>
              <w:spacing w:before="15" w:after="15"/>
              <w:rPr>
                <w:sz w:val="16"/>
                <w:szCs w:val="16"/>
              </w:rPr>
            </w:pPr>
            <w:r w:rsidRPr="00616113">
              <w:rPr>
                <w:sz w:val="16"/>
                <w:szCs w:val="16"/>
              </w:rPr>
              <w:tab/>
              <w:t xml:space="preserve">0 </w:t>
            </w:r>
          </w:p>
        </w:tc>
        <w:tc>
          <w:tcPr>
            <w:tcW w:w="1296" w:type="dxa"/>
            <w:tcBorders>
              <w:top w:val="nil"/>
              <w:left w:val="nil"/>
              <w:bottom w:val="single" w:sz="4" w:space="0" w:color="auto"/>
              <w:right w:val="single" w:sz="2" w:space="0" w:color="auto"/>
            </w:tcBorders>
          </w:tcPr>
          <w:p ns2:paraId="040CB647" ns2:textId="373FB776" w:rsidR="00522A9E" w:rsidRPr="00616113" w:rsidRDefault="00522A9E" w:rsidP="00522A9E">
            <w:pPr>
              <w:tabs>
                <w:tab w:val="decimal" w:pos="459"/>
                <w:tab w:val="left" w:pos="539"/>
              </w:tabs>
              <w:spacing w:before="15" w:after="15"/>
              <w:rPr>
                <w:sz w:val="16"/>
                <w:szCs w:val="16"/>
              </w:rPr>
            </w:pPr>
            <w:r w:rsidRPr="00616113">
              <w:rPr>
                <w:sz w:val="16"/>
                <w:szCs w:val="16"/>
              </w:rPr>
              <w:tab/>
              <w:t xml:space="preserve">(0.0) </w:t>
            </w:r>
          </w:p>
        </w:tc>
        <w:tc>
          <w:tcPr>
            <w:tcW w:w="1296" w:type="dxa"/>
            <w:tcBorders>
              <w:top w:val="nil"/>
              <w:left w:val="nil"/>
              <w:bottom w:val="single" w:sz="4" w:space="0" w:color="auto"/>
              <w:right w:val="nil"/>
            </w:tcBorders>
          </w:tcPr>
          <w:p ns2:paraId="76B97544" ns2:textId="226E0369" w:rsidR="00522A9E" w:rsidRPr="00616113" w:rsidRDefault="00522A9E" w:rsidP="00522A9E">
            <w:pPr>
              <w:tabs>
                <w:tab w:val="decimal" w:pos="661"/>
                <w:tab w:val="left" w:pos="741"/>
              </w:tabs>
              <w:spacing w:before="15" w:after="15"/>
              <w:rPr>
                <w:sz w:val="16"/>
                <w:szCs w:val="16"/>
              </w:rPr>
            </w:pPr>
            <w:r w:rsidRPr="00616113">
              <w:rPr>
                <w:sz w:val="16"/>
                <w:szCs w:val="16"/>
              </w:rPr>
              <w:tab/>
              <w:t xml:space="preserve">2 </w:t>
            </w:r>
          </w:p>
        </w:tc>
        <w:tc>
          <w:tcPr>
            <w:tcW w:w="1296" w:type="dxa"/>
            <w:tcBorders>
              <w:top w:val="nil"/>
              <w:left w:val="nil"/>
              <w:bottom w:val="single" w:sz="4" w:space="0" w:color="auto"/>
            </w:tcBorders>
          </w:tcPr>
          <w:p ns2:paraId="43D4A9BD" ns2:textId="718588F1" w:rsidR="00522A9E" w:rsidRPr="00616113" w:rsidRDefault="00522A9E" w:rsidP="00522A9E">
            <w:pPr>
              <w:tabs>
                <w:tab w:val="decimal" w:pos="459"/>
                <w:tab w:val="left" w:pos="539"/>
              </w:tabs>
              <w:spacing w:before="15" w:after="15"/>
              <w:rPr>
                <w:sz w:val="16"/>
                <w:szCs w:val="16"/>
              </w:rPr>
            </w:pPr>
            <w:r w:rsidRPr="00616113">
              <w:rPr>
                <w:sz w:val="16"/>
                <w:szCs w:val="16"/>
              </w:rPr>
              <w:tab/>
              <w:t xml:space="preserve">(18.2) </w:t>
            </w:r>
          </w:p>
        </w:tc>
      </w:tr>
      <w:tr w:rsidR="00522A9E" w:rsidRPr="00616113" ns2:paraId="05FED89E" ns2:textId="77777777" w:rsidTr="00F52139">
        <w:tblPrEx>
          <w:tblBorders>
            <w:top w:val="single" w:sz="6" w:space="0" w:color="auto"/>
            <w:bottom w:val="single" w:sz="6" w:space="0" w:color="auto"/>
          </w:tblBorders>
        </w:tblPrEx>
        <w:trPr>
          <w:jc w:val="center"/>
        </w:trPr>
        <w:tc>
          <w:tcPr>
            <w:tcW w:w="12960" w:type="dxa"/>
            <w:gridSpan w:val="7"/>
            <w:tcBorders>
              <w:top w:val="single" w:sz="4" w:space="0" w:color="auto"/>
              <w:bottom w:val="double" w:sz="4" w:space="0" w:color="auto"/>
            </w:tcBorders>
          </w:tcPr>
          <w:p ns2:paraId="4F12D5A6" ns2:textId="77777777" w:rsidR="00522A9E" w:rsidRPr="00616113" w:rsidRDefault="00522A9E" w:rsidP="00522A9E">
            <w:pPr>
              <w:spacing w:before="30" w:after="30"/>
              <w:ind w:left="160" w:right="1" w:hanging="160"/>
              <w:rPr>
                <w:sz w:val="16"/>
                <w:szCs w:val="16"/>
              </w:rPr>
            </w:pPr>
            <w:r w:rsidRPr="00616113">
              <w:rPr>
                <w:sz w:val="16"/>
                <w:szCs w:val="16"/>
              </w:rPr>
              <w:t>Every participant is counted a single time for each applicable row and column.</w:t>
            </w:r>
          </w:p>
          <w:p ns2:paraId="209B1CA5" ns2:textId="77777777" w:rsidR="00522A9E" w:rsidRPr="00616113" w:rsidRDefault="00522A9E" w:rsidP="00522A9E">
            <w:pPr>
              <w:spacing w:before="30" w:after="30"/>
              <w:ind w:left="160" w:right="1" w:hanging="160"/>
              <w:rPr>
                <w:sz w:val="16"/>
                <w:szCs w:val="16"/>
              </w:rPr>
            </w:pPr>
            <w:r w:rsidRPr="00616113">
              <w:rPr>
                <w:sz w:val="16"/>
                <w:szCs w:val="16"/>
              </w:rPr>
              <w:t xml:space="preserve"> A specific adverse event appears on this report only if its incidence in one or more of the columns meets the incidence criterion in the report title, after rounding.</w:t>
            </w:r>
          </w:p>
          <w:p ns2:paraId="79A6A986" ns2:textId="77777777" w:rsidR="00522A9E" w:rsidRPr="00616113" w:rsidRDefault="00522A9E" w:rsidP="00522A9E">
            <w:pPr>
              <w:spacing w:before="30" w:after="30"/>
              <w:ind w:left="160" w:right="1" w:hanging="160"/>
              <w:rPr>
                <w:sz w:val="16"/>
                <w:szCs w:val="16"/>
              </w:rPr>
            </w:pPr>
            <w:r w:rsidRPr="00616113">
              <w:rPr>
                <w:sz w:val="16"/>
                <w:szCs w:val="16"/>
              </w:rPr>
              <w:t xml:space="preserve"> Non-serious AEs up to 30 days and SAEs up to 90 days of last dose of study intervention are included.</w:t>
            </w:r>
          </w:p>
          <w:p ns2:paraId="0C0A662F" ns2:textId="09C273BE" w:rsidR="00522A9E" w:rsidRPr="00616113" w:rsidRDefault="00522A9E" w:rsidP="00522A9E">
            <w:pPr>
              <w:tabs>
                <w:tab w:val="decimal" w:pos="459"/>
                <w:tab w:val="left" w:pos="539"/>
              </w:tabs>
              <w:spacing w:before="15" w:after="15"/>
              <w:rPr>
                <w:sz w:val="16"/>
                <w:szCs w:val="16"/>
              </w:rPr>
            </w:pPr>
            <w:r w:rsidRPr="00616113">
              <w:rPr>
                <w:sz w:val="16"/>
                <w:szCs w:val="16"/>
              </w:rPr>
              <w:t xml:space="preserve"> Database cutoff date: 21MAY2024</w:t>
            </w:r>
          </w:p>
        </w:tc>
      </w:tr>
      <w:tr w:rsidR="00522A9E" w:rsidRPr="00616113" ns2:paraId="1AC9281A" ns2:textId="77777777" w:rsidTr="00522A9E">
        <w:tblPrEx>
          <w:tblBorders>
            <w:top w:val="single" w:sz="6" w:space="0" w:color="auto"/>
            <w:bottom w:val="single" w:sz="6" w:space="0" w:color="auto"/>
          </w:tblBorders>
        </w:tblPrEx>
        <w:trPr>
          <w:jc w:val="center"/>
        </w:trPr>
        <w:tc>
          <w:tcPr>
            <w:tcW w:w="12960" w:type="dxa"/>
            <w:gridSpan w:val="7"/>
            <w:tcBorders>
              <w:top w:val="double" w:sz="4" w:space="0" w:color="auto"/>
              <w:left w:val="nil"/>
              <w:bottom w:val="nil"/>
              <w:right w:val="nil"/>
            </w:tcBorders>
          </w:tcPr>
          <w:p ns2:paraId="72D61AA5" ns2:textId="55FCCE3B" w:rsidR="00522A9E" w:rsidRPr="00616113" w:rsidRDefault="00522A9E" w:rsidP="00C90784">
            <w:pPr>
              <w:tabs>
                <w:tab w:val="decimal" w:pos="459"/>
                <w:tab w:val="left" w:pos="539"/>
              </w:tabs>
              <w:spacing w:before="15" w:after="15"/>
              <w:rPr>
                <w:sz w:val="16"/>
                <w:szCs w:val="16"/>
              </w:rPr>
            </w:pPr>
            <w:r w:rsidRPr="00616113">
              <w:rPr>
                <w:sz w:val="16"/>
                <w:szCs w:val="16"/>
              </w:rPr>
              <w:t>Source:  [P003MK2870: adam-adsl; adae]</w:t>
            </w:r>
          </w:p>
        </w:tc>
      </w:tr>
    </w:tbl>
    <w:p ns2:paraId="3A92AF2B" ns2:textId="77777777" w:rsidR="006933EA" w:rsidRDefault="006933EA" w:rsidP="00C0130B">
      <w:pPr>
        <w:pStyle w:val="Paragraph"/>
        <w:sectPr w:rsidR="006933EA" w:rsidSect="004A5950">
          <w:pgSz w:w="15840" w:h="12240" w:orient="landscape"/>
          <w:pgMar w:top="1800" w:right="1440" w:bottom="1440" w:left="1440" w:header="720" w:footer="720" w:gutter="0"/>
          <w:cols w:space="720"/>
          <w:docGrid w:linePitch="326"/>
        </w:sectPr>
      </w:pPr>
      <w:ins w:id="12963" w:author="GoldenCorpusHarness" w:date="2026-03-28T21:57:55Z">
        <w:r>
          <w:t>Overall Summary of Adverse Events</w:t>
        </w:r>
      </w:ins>
    </w:p>
    <w:p ns2:paraId="12F9ED28" ns2:textId="06410C31" w:rsidR="006933EA" w:rsidRDefault="0049194F" w:rsidP="00CF6A49">
      <w:pPr>
        <w:pStyle w:val="TableTitle"/>
      </w:pPr>
      <w:del w:id="12964" w:author="GoldenCorpusHarness" w:date="2026-03-28T21:57:55Z">
        <w:r>
          <w:delText>T</w:delText>
        </w:r>
      </w:del>
      <w:ins w:id="12965" w:author="GoldenCorpusHarness" w:date="2026-03-28T21:57:55Z">
        <w:r>
          <w:t>A summ</w:t>
        </w:r>
      </w:ins>
      <w:r>
        <w:t>a</w:t>
      </w:r>
      <w:ins w:id="12966" w:author="GoldenCorpusHarness" w:date="2026-03-28T21:57:55Z">
        <w:r>
          <w:t>ry of AEs o</w:t>
        </w:r>
      </w:ins>
      <w:r>
        <w:t>b</w:t>
      </w:r>
      <w:del w:id="12967" w:author="GoldenCorpusHarness" w:date="2026-03-28T21:57:55Z">
        <w:r>
          <w:delText>l</w:delText>
        </w:r>
      </w:del>
      <w:ins w:id="12968" w:author="GoldenCorpusHarness" w:date="2026-03-28T21:57:55Z">
        <w:r>
          <w:t>s</w:t>
        </w:r>
      </w:ins>
      <w:r>
        <w:t>e</w:t>
      </w:r>
      <w:ins w:id="12969" w:author="GoldenCorpusHarness" w:date="2026-03-28T21:57:55Z">
        <w:r>
          <w:t>rved</w:t>
        </w:r>
      </w:ins>
      <w:r>
        <w:t xml:space="preserve"> </w:t>
      </w:r>
      <w:del w:id="12970" w:author="GoldenCorpusHarness" w:date="2026-03-28T21:57:55Z">
        <w:r>
          <w:delText>57</w:delText>
        </w:r>
      </w:del>
      <w:ins w:id="12971" w:author="GoldenCorpusHarness" w:date="2026-03-28T21:57:55Z">
        <w:r>
          <w:t xml:space="preserve">in </w:t>
        </w:r>
      </w:ins>
      <w:r>
        <w:t>Study MK-2870-0</w:t>
      </w:r>
      <w:del w:id="12972" w:author="GoldenCorpusHarness" w:date="2026-03-28T21:57:55Z">
        <w:r>
          <w:delText>03</w:delText>
        </w:r>
      </w:del>
      <w:ins w:id="12973" w:author="GoldenCorpusHarness" w:date="2026-03-28T21:57:55Z">
        <w:r>
          <w:t>16</w:t>
        </w:r>
      </w:ins>
      <w:r>
        <w:t xml:space="preserve"> </w:t>
      </w:r>
      <w:del w:id="12974" w:author="GoldenCorpusHarness" w:date="2026-03-28T21:57:55Z">
        <w:r>
          <w:delText>(SKB264-Ⅱ-04): Part</w:delText>
        </w:r>
      </w:del>
      <w:r>
        <w:t>i</w:t>
      </w:r>
      <w:del w:id="12975" w:author="GoldenCorpusHarness" w:date="2026-03-28T21:57:55Z">
        <w:r>
          <w:delText>cipant</w:delText>
        </w:r>
      </w:del>
      <w:r>
        <w:t xml:space="preserve">s </w:t>
      </w:r>
      <w:del w:id="12976" w:author="GoldenCorpusHarness" w:date="2026-03-28T21:57:55Z">
        <w:r>
          <w:delText>With Drug-</w:delText>
        </w:r>
      </w:del>
      <w:ins w:id="12977" w:author="GoldenCorpusHarness" w:date="2026-03-28T21:57:55Z">
        <w:r>
          <w:t>p</w:t>
        </w:r>
      </w:ins>
      <w:r>
        <w:t>re</w:t>
      </w:r>
      <w:del w:id="12978" w:author="GoldenCorpusHarness" w:date="2026-03-28T21:57:55Z">
        <w:r>
          <w:delText>la</w:delText>
        </w:r>
      </w:del>
      <w:ins w:id="12979" w:author="GoldenCorpusHarness" w:date="2026-03-28T21:57:55Z">
        <w:r>
          <w:t>sen</w:t>
        </w:r>
      </w:ins>
      <w:r>
        <w:t xml:space="preserve">ted </w:t>
      </w:r>
      <w:del w:id="12980" w:author="GoldenCorpusHarness" w:date="2026-03-28T21:57:55Z">
        <w:r>
          <w:delText xml:space="preserve">Grade ≥3 Adverse Events by Decreasing Incidence (Incidence ≥5% </w:delText>
        </w:r>
      </w:del>
      <w:r>
        <w:t xml:space="preserve">in </w:t>
      </w:r>
      <w:del w:id="12981" w:author="GoldenCorpusHarness" w:date="2026-03-28T21:57:55Z">
        <w:r>
          <w:delText>On</w:delText>
        </w:r>
      </w:del>
      <w:ins w:id="12982" w:author="GoldenCorpusHarness" w:date="2026-03-28T21:57:55Z">
        <w:r>
          <w:t>[Tabl</w:t>
        </w:r>
      </w:ins>
      <w:r>
        <w:t xml:space="preserve">e </w:t>
      </w:r>
      <w:del w:id="12983" w:author="GoldenCorpusHarness" w:date="2026-03-28T21:57:55Z">
        <w:r>
          <w:delText>or</w:delText>
        </w:r>
      </w:del>
      <w:ins w:id="12984" w:author="GoldenCorpusHarness" w:date="2026-03-28T21:57:55Z">
        <w:r>
          <w:t>45],</w:t>
        </w:r>
      </w:ins>
      <w:r>
        <w:t xml:space="preserve"> </w:t>
      </w:r>
      <w:del w:id="12985" w:author="GoldenCorpusHarness" w:date="2026-03-28T21:57:55Z">
        <w:r>
          <w:delText>Mor</w:delText>
        </w:r>
      </w:del>
      <w:ins w:id="12986" w:author="GoldenCorpusHarness" w:date="2026-03-28T21:57:55Z">
        <w:r>
          <w:t>[Tabl</w:t>
        </w:r>
      </w:ins>
      <w:r>
        <w:t xml:space="preserve">e </w:t>
      </w:r>
      <w:del w:id="12987" w:author="GoldenCorpusHarness" w:date="2026-03-28T21:57:55Z">
        <w:r>
          <w:delText>Treatment Groups) (APaT Population)</w:delText>
        </w:r>
      </w:del>
      <w:ins w:id="12988" w:author="GoldenCorpusHarness" w:date="2026-03-28T21:57:55Z">
        <w:r>
          <w:t>46].</w:t>
        </w:r>
      </w:ins>
    </w:p>
    <w:tbl>
      <w:tblPr>
        <w:tblW w:w="0" w:type="auto"/>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5184"/>
        <w:gridCol w:w="1296"/>
        <w:gridCol w:w="1296"/>
        <w:gridCol w:w="1296"/>
        <w:gridCol w:w="1296"/>
        <w:gridCol w:w="1296"/>
        <w:gridCol w:w="1296"/>
      </w:tblGrid>
      <w:tr w:rsidR="006933EA" ns2:paraId="4B072023" ns2:textId="77777777" w:rsidTr="00C90784">
        <w:trPr>
          <w:jc w:val="center"/>
        </w:trPr>
        <w:tc>
          <w:tcPr>
            <w:tcW w:w="5184" w:type="dxa"/>
            <w:tcBorders>
              <w:top w:val="double" w:sz="6" w:space="0" w:color="auto"/>
              <w:bottom w:val="nil"/>
              <w:right w:val="single" w:sz="2" w:space="0" w:color="auto"/>
            </w:tcBorders>
          </w:tcPr>
          <w:p ns2:paraId="190BE4C9" ns2:textId="77777777" w:rsidR="006933EA" w:rsidRDefault="006933EA" w:rsidP="00C90784">
            <w:pPr>
              <w:spacing w:before="15" w:after="15"/>
              <w:rPr>
                <w:sz w:val="18"/>
                <w:szCs w:val="18"/>
              </w:rPr>
            </w:pPr>
          </w:p>
        </w:tc>
        <w:tc>
          <w:tcPr>
            <w:tcW w:w="2592" w:type="dxa"/>
            <w:gridSpan w:val="2"/>
            <w:tcBorders>
              <w:top w:val="double" w:sz="6" w:space="0" w:color="auto"/>
              <w:left w:val="nil"/>
              <w:bottom w:val="single" w:sz="2" w:space="0" w:color="auto"/>
              <w:right w:val="single" w:sz="2" w:space="0" w:color="auto"/>
            </w:tcBorders>
          </w:tcPr>
          <w:p ns2:paraId="7854B0E8" ns2:textId="5EE57D9E" w:rsidR="006933EA" w:rsidRDefault="00DE370C" w:rsidP="00C90784">
            <w:pPr>
              <w:spacing w:before="15" w:after="15"/>
              <w:jc w:val="center"/>
              <w:rPr>
                <w:sz w:val="18"/>
                <w:szCs w:val="18"/>
              </w:rPr>
            </w:pPr>
            <w:r w:rsidRPr="00DE370C">
              <w:rPr>
                <w:sz w:val="18"/>
                <w:szCs w:val="18"/>
              </w:rPr>
              <w:t>sac-TMT</w:t>
            </w:r>
            <w:r w:rsidR="006933EA">
              <w:rPr>
                <w:sz w:val="18"/>
                <w:szCs w:val="18"/>
              </w:rPr>
              <w:t xml:space="preserve"> 4 mg/kg </w:t>
            </w:r>
            <w:r w:rsidR="00254576">
              <w:rPr>
                <w:sz w:val="18"/>
                <w:szCs w:val="18"/>
              </w:rPr>
              <w:t xml:space="preserve">q2w </w:t>
            </w:r>
            <w:r w:rsidR="006933EA">
              <w:rPr>
                <w:sz w:val="18"/>
                <w:szCs w:val="18"/>
              </w:rPr>
              <w:t xml:space="preserve">+ pembrolizumab 400 mg </w:t>
            </w:r>
            <w:r w:rsidR="00254576">
              <w:rPr>
                <w:sz w:val="18"/>
                <w:szCs w:val="18"/>
              </w:rPr>
              <w:t xml:space="preserve">q6w </w:t>
            </w:r>
          </w:p>
        </w:tc>
        <w:tc>
          <w:tcPr>
            <w:tcW w:w="2592" w:type="dxa"/>
            <w:gridSpan w:val="2"/>
            <w:tcBorders>
              <w:top w:val="double" w:sz="6" w:space="0" w:color="auto"/>
              <w:left w:val="nil"/>
              <w:bottom w:val="single" w:sz="2" w:space="0" w:color="auto"/>
              <w:right w:val="single" w:sz="2" w:space="0" w:color="auto"/>
            </w:tcBorders>
          </w:tcPr>
          <w:p ns2:paraId="6413B5D5" ns2:textId="545E091F" w:rsidR="006933EA" w:rsidRDefault="00DE370C" w:rsidP="00C90784">
            <w:pPr>
              <w:spacing w:before="15" w:after="15"/>
              <w:jc w:val="center"/>
              <w:rPr>
                <w:sz w:val="18"/>
                <w:szCs w:val="18"/>
              </w:rPr>
            </w:pPr>
            <w:r w:rsidRPr="00DE370C">
              <w:rPr>
                <w:sz w:val="18"/>
                <w:szCs w:val="18"/>
              </w:rPr>
              <w:t>sac-TMT</w:t>
            </w:r>
            <w:r w:rsidR="006933EA">
              <w:rPr>
                <w:sz w:val="18"/>
                <w:szCs w:val="18"/>
              </w:rPr>
              <w:t xml:space="preserve"> 3 mg/kg </w:t>
            </w:r>
            <w:r w:rsidR="00254576">
              <w:rPr>
                <w:sz w:val="18"/>
                <w:szCs w:val="18"/>
              </w:rPr>
              <w:t xml:space="preserve">q2w </w:t>
            </w:r>
            <w:r w:rsidR="006933EA">
              <w:rPr>
                <w:sz w:val="18"/>
                <w:szCs w:val="18"/>
              </w:rPr>
              <w:t xml:space="preserve">+ Osimertinib 80 mg </w:t>
            </w:r>
          </w:p>
        </w:tc>
        <w:tc>
          <w:tcPr>
            <w:tcW w:w="2592" w:type="dxa"/>
            <w:gridSpan w:val="2"/>
            <w:tcBorders>
              <w:top w:val="double" w:sz="6" w:space="0" w:color="auto"/>
              <w:left w:val="nil"/>
              <w:bottom w:val="single" w:sz="2" w:space="0" w:color="auto"/>
            </w:tcBorders>
          </w:tcPr>
          <w:p ns2:paraId="63338877" ns2:textId="14E9B519" w:rsidR="006933EA" w:rsidRDefault="00DE370C" w:rsidP="00C90784">
            <w:pPr>
              <w:spacing w:before="15" w:after="15"/>
              <w:jc w:val="center"/>
              <w:rPr>
                <w:sz w:val="18"/>
                <w:szCs w:val="18"/>
              </w:rPr>
            </w:pPr>
            <w:r w:rsidRPr="00DE370C">
              <w:rPr>
                <w:sz w:val="18"/>
                <w:szCs w:val="18"/>
              </w:rPr>
              <w:t>sac-TMT</w:t>
            </w:r>
            <w:r w:rsidR="006933EA">
              <w:rPr>
                <w:sz w:val="18"/>
                <w:szCs w:val="18"/>
              </w:rPr>
              <w:t xml:space="preserve"> 4 mg/kg </w:t>
            </w:r>
            <w:r w:rsidR="00254576">
              <w:rPr>
                <w:sz w:val="18"/>
                <w:szCs w:val="18"/>
              </w:rPr>
              <w:t xml:space="preserve">q2w </w:t>
            </w:r>
            <w:r w:rsidR="006933EA">
              <w:rPr>
                <w:sz w:val="18"/>
                <w:szCs w:val="18"/>
              </w:rPr>
              <w:t xml:space="preserve">+ Osimertinib 80 mg </w:t>
            </w:r>
          </w:p>
        </w:tc>
      </w:tr>
      <w:tr w:rsidR="006933EA" ns2:paraId="4F3503FC" ns2:textId="77777777" w:rsidTr="00C90784">
        <w:tblPrEx>
          <w:tblBorders>
            <w:top w:val="single" w:sz="6" w:space="0" w:color="auto"/>
            <w:bottom w:val="single" w:sz="6" w:space="0" w:color="auto"/>
          </w:tblBorders>
        </w:tblPrEx>
        <w:trPr>
          <w:jc w:val="center"/>
        </w:trPr>
        <w:tc>
          <w:tcPr>
            <w:tcW w:w="5184" w:type="dxa"/>
            <w:tcBorders>
              <w:top w:val="nil"/>
              <w:bottom w:val="single" w:sz="2" w:space="0" w:color="auto"/>
              <w:right w:val="single" w:sz="2" w:space="0" w:color="auto"/>
            </w:tcBorders>
          </w:tcPr>
          <w:p ns2:paraId="6B68AF8F" ns2:textId="77777777" w:rsidR="006933EA" w:rsidRDefault="006933EA" w:rsidP="00C90784">
            <w:pPr>
              <w:spacing w:before="15" w:after="15"/>
              <w:rPr>
                <w:sz w:val="18"/>
                <w:szCs w:val="18"/>
              </w:rPr>
            </w:pPr>
          </w:p>
        </w:tc>
        <w:tc>
          <w:tcPr>
            <w:tcW w:w="1296" w:type="dxa"/>
            <w:tcBorders>
              <w:top w:val="nil"/>
              <w:left w:val="nil"/>
              <w:bottom w:val="single" w:sz="2" w:space="0" w:color="auto"/>
              <w:right w:val="nil"/>
            </w:tcBorders>
          </w:tcPr>
          <w:p ns2:paraId="2A2400C7" ns2:textId="77777777" w:rsidR="006933EA" w:rsidRDefault="006933EA" w:rsidP="00C90784">
            <w:pPr>
              <w:spacing w:before="15" w:after="15"/>
              <w:jc w:val="center"/>
              <w:rPr>
                <w:sz w:val="18"/>
                <w:szCs w:val="18"/>
              </w:rPr>
            </w:pPr>
            <w:r>
              <w:rPr>
                <w:sz w:val="18"/>
                <w:szCs w:val="18"/>
              </w:rPr>
              <w:t xml:space="preserve">n </w:t>
            </w:r>
          </w:p>
        </w:tc>
        <w:tc>
          <w:tcPr>
            <w:tcW w:w="1296" w:type="dxa"/>
            <w:tcBorders>
              <w:top w:val="nil"/>
              <w:left w:val="nil"/>
              <w:bottom w:val="single" w:sz="2" w:space="0" w:color="auto"/>
              <w:right w:val="single" w:sz="2" w:space="0" w:color="auto"/>
            </w:tcBorders>
          </w:tcPr>
          <w:p ns2:paraId="423EA7A3" ns2:textId="77777777" w:rsidR="006933EA" w:rsidRDefault="006933EA" w:rsidP="00C90784">
            <w:pPr>
              <w:spacing w:before="15" w:after="15"/>
              <w:jc w:val="center"/>
              <w:rPr>
                <w:sz w:val="18"/>
                <w:szCs w:val="18"/>
              </w:rPr>
            </w:pPr>
            <w:r>
              <w:rPr>
                <w:sz w:val="18"/>
                <w:szCs w:val="18"/>
              </w:rPr>
              <w:t xml:space="preserve">(%) </w:t>
            </w:r>
          </w:p>
        </w:tc>
        <w:tc>
          <w:tcPr>
            <w:tcW w:w="1296" w:type="dxa"/>
            <w:tcBorders>
              <w:top w:val="nil"/>
              <w:left w:val="nil"/>
              <w:bottom w:val="single" w:sz="2" w:space="0" w:color="auto"/>
              <w:right w:val="nil"/>
            </w:tcBorders>
          </w:tcPr>
          <w:p ns2:paraId="78B1EDC8" ns2:textId="77777777" w:rsidR="006933EA" w:rsidRDefault="006933EA" w:rsidP="00C90784">
            <w:pPr>
              <w:spacing w:before="15" w:after="15"/>
              <w:jc w:val="center"/>
              <w:rPr>
                <w:sz w:val="18"/>
                <w:szCs w:val="18"/>
              </w:rPr>
            </w:pPr>
            <w:r>
              <w:rPr>
                <w:sz w:val="18"/>
                <w:szCs w:val="18"/>
              </w:rPr>
              <w:t xml:space="preserve">n </w:t>
            </w:r>
          </w:p>
        </w:tc>
        <w:tc>
          <w:tcPr>
            <w:tcW w:w="1296" w:type="dxa"/>
            <w:tcBorders>
              <w:top w:val="nil"/>
              <w:left w:val="nil"/>
              <w:bottom w:val="single" w:sz="2" w:space="0" w:color="auto"/>
              <w:right w:val="single" w:sz="2" w:space="0" w:color="auto"/>
            </w:tcBorders>
          </w:tcPr>
          <w:p ns2:paraId="5CFBFC21" ns2:textId="77777777" w:rsidR="006933EA" w:rsidRDefault="006933EA" w:rsidP="00C90784">
            <w:pPr>
              <w:spacing w:before="15" w:after="15"/>
              <w:jc w:val="center"/>
              <w:rPr>
                <w:sz w:val="18"/>
                <w:szCs w:val="18"/>
              </w:rPr>
            </w:pPr>
            <w:r>
              <w:rPr>
                <w:sz w:val="18"/>
                <w:szCs w:val="18"/>
              </w:rPr>
              <w:t xml:space="preserve">(%) </w:t>
            </w:r>
          </w:p>
        </w:tc>
        <w:tc>
          <w:tcPr>
            <w:tcW w:w="1296" w:type="dxa"/>
            <w:tcBorders>
              <w:top w:val="nil"/>
              <w:left w:val="nil"/>
              <w:bottom w:val="single" w:sz="2" w:space="0" w:color="auto"/>
              <w:right w:val="nil"/>
            </w:tcBorders>
          </w:tcPr>
          <w:p ns2:paraId="4A045C2C" ns2:textId="77777777" w:rsidR="006933EA" w:rsidRDefault="006933EA" w:rsidP="00C90784">
            <w:pPr>
              <w:spacing w:before="15" w:after="15"/>
              <w:jc w:val="center"/>
              <w:rPr>
                <w:sz w:val="18"/>
                <w:szCs w:val="18"/>
              </w:rPr>
            </w:pPr>
            <w:r>
              <w:rPr>
                <w:sz w:val="18"/>
                <w:szCs w:val="18"/>
              </w:rPr>
              <w:t xml:space="preserve">n </w:t>
            </w:r>
          </w:p>
        </w:tc>
        <w:tc>
          <w:tcPr>
            <w:tcW w:w="1296" w:type="dxa"/>
            <w:tcBorders>
              <w:top w:val="nil"/>
              <w:left w:val="nil"/>
              <w:bottom w:val="single" w:sz="2" w:space="0" w:color="auto"/>
            </w:tcBorders>
          </w:tcPr>
          <w:p ns2:paraId="2450EA30" ns2:textId="77777777" w:rsidR="006933EA" w:rsidRDefault="006933EA" w:rsidP="00C90784">
            <w:pPr>
              <w:spacing w:before="15" w:after="15"/>
              <w:jc w:val="center"/>
              <w:rPr>
                <w:sz w:val="18"/>
                <w:szCs w:val="18"/>
              </w:rPr>
            </w:pPr>
            <w:r>
              <w:rPr>
                <w:sz w:val="18"/>
                <w:szCs w:val="18"/>
              </w:rPr>
              <w:t xml:space="preserve">(%) </w:t>
            </w:r>
          </w:p>
        </w:tc>
      </w:tr>
      <w:tr w:rsidR="006933EA" ns2:paraId="5361006B" ns2: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3FE6BE80" ns2:textId="77777777" w:rsidR="006933EA" w:rsidRDefault="006933EA" w:rsidP="00C90784">
            <w:pPr>
              <w:spacing w:before="15" w:after="15"/>
              <w:ind w:left="160" w:right="1" w:hanging="160"/>
              <w:rPr>
                <w:sz w:val="18"/>
                <w:szCs w:val="18"/>
              </w:rPr>
            </w:pPr>
            <w:r>
              <w:rPr>
                <w:sz w:val="18"/>
                <w:szCs w:val="18"/>
              </w:rPr>
              <w:t xml:space="preserve"> Participants in population </w:t>
            </w:r>
          </w:p>
        </w:tc>
        <w:tc>
          <w:tcPr>
            <w:tcW w:w="1296" w:type="dxa"/>
            <w:tcBorders>
              <w:top w:val="nil"/>
              <w:left w:val="nil"/>
              <w:bottom w:val="nil"/>
              <w:right w:val="nil"/>
            </w:tcBorders>
          </w:tcPr>
          <w:p ns2:paraId="12271A2E" ns2:textId="77777777" w:rsidR="006933EA" w:rsidRDefault="006933EA" w:rsidP="00C90784">
            <w:pPr>
              <w:tabs>
                <w:tab w:val="decimal" w:pos="661"/>
                <w:tab w:val="left" w:pos="741"/>
              </w:tabs>
              <w:spacing w:before="15" w:after="15"/>
              <w:rPr>
                <w:sz w:val="18"/>
                <w:szCs w:val="18"/>
              </w:rPr>
            </w:pPr>
            <w:r>
              <w:rPr>
                <w:sz w:val="18"/>
                <w:szCs w:val="18"/>
              </w:rPr>
              <w:tab/>
              <w:t xml:space="preserve">54 </w:t>
            </w:r>
          </w:p>
        </w:tc>
        <w:tc>
          <w:tcPr>
            <w:tcW w:w="1296" w:type="dxa"/>
            <w:tcBorders>
              <w:top w:val="nil"/>
              <w:left w:val="nil"/>
              <w:bottom w:val="nil"/>
              <w:right w:val="single" w:sz="2" w:space="0" w:color="auto"/>
            </w:tcBorders>
          </w:tcPr>
          <w:p ns2:paraId="01241CD9" ns2:textId="77777777" w:rsidR="006933EA" w:rsidRDefault="006933EA" w:rsidP="00C90784">
            <w:pPr>
              <w:tabs>
                <w:tab w:val="decimal" w:pos="459"/>
                <w:tab w:val="left" w:pos="539"/>
              </w:tabs>
              <w:spacing w:before="15" w:after="15"/>
              <w:rPr>
                <w:sz w:val="18"/>
                <w:szCs w:val="18"/>
              </w:rPr>
            </w:pPr>
            <w:r>
              <w:rPr>
                <w:sz w:val="18"/>
                <w:szCs w:val="18"/>
              </w:rPr>
              <w:tab/>
            </w:r>
          </w:p>
        </w:tc>
        <w:tc>
          <w:tcPr>
            <w:tcW w:w="1296" w:type="dxa"/>
            <w:tcBorders>
              <w:top w:val="nil"/>
              <w:left w:val="nil"/>
              <w:bottom w:val="nil"/>
              <w:right w:val="nil"/>
            </w:tcBorders>
          </w:tcPr>
          <w:p ns2:paraId="617364E8" ns2:textId="77777777" w:rsidR="006933EA" w:rsidRDefault="006933EA" w:rsidP="00C90784">
            <w:pPr>
              <w:tabs>
                <w:tab w:val="decimal" w:pos="661"/>
                <w:tab w:val="left" w:pos="741"/>
              </w:tabs>
              <w:spacing w:before="15" w:after="15"/>
              <w:rPr>
                <w:sz w:val="18"/>
                <w:szCs w:val="18"/>
              </w:rPr>
            </w:pPr>
            <w:r>
              <w:rPr>
                <w:sz w:val="18"/>
                <w:szCs w:val="18"/>
              </w:rPr>
              <w:tab/>
              <w:t xml:space="preserve">53 </w:t>
            </w:r>
          </w:p>
        </w:tc>
        <w:tc>
          <w:tcPr>
            <w:tcW w:w="1296" w:type="dxa"/>
            <w:tcBorders>
              <w:top w:val="nil"/>
              <w:left w:val="nil"/>
              <w:bottom w:val="nil"/>
              <w:right w:val="single" w:sz="2" w:space="0" w:color="auto"/>
            </w:tcBorders>
          </w:tcPr>
          <w:p ns2:paraId="22F2FB57" ns2:textId="77777777" w:rsidR="006933EA" w:rsidRDefault="006933EA" w:rsidP="00C90784">
            <w:pPr>
              <w:tabs>
                <w:tab w:val="decimal" w:pos="459"/>
                <w:tab w:val="left" w:pos="539"/>
              </w:tabs>
              <w:spacing w:before="15" w:after="15"/>
              <w:rPr>
                <w:sz w:val="18"/>
                <w:szCs w:val="18"/>
              </w:rPr>
            </w:pPr>
            <w:r>
              <w:rPr>
                <w:sz w:val="18"/>
                <w:szCs w:val="18"/>
              </w:rPr>
              <w:tab/>
            </w:r>
          </w:p>
        </w:tc>
        <w:tc>
          <w:tcPr>
            <w:tcW w:w="1296" w:type="dxa"/>
            <w:tcBorders>
              <w:top w:val="nil"/>
              <w:left w:val="nil"/>
              <w:bottom w:val="nil"/>
              <w:right w:val="nil"/>
            </w:tcBorders>
          </w:tcPr>
          <w:p ns2:paraId="5EA0FC7D" ns2:textId="77777777" w:rsidR="006933EA" w:rsidRDefault="006933EA" w:rsidP="00C90784">
            <w:pPr>
              <w:tabs>
                <w:tab w:val="decimal" w:pos="661"/>
                <w:tab w:val="left" w:pos="741"/>
              </w:tabs>
              <w:spacing w:before="15" w:after="15"/>
              <w:rPr>
                <w:sz w:val="18"/>
                <w:szCs w:val="18"/>
              </w:rPr>
            </w:pPr>
            <w:r>
              <w:rPr>
                <w:sz w:val="18"/>
                <w:szCs w:val="18"/>
              </w:rPr>
              <w:tab/>
              <w:t xml:space="preserve">11 </w:t>
            </w:r>
          </w:p>
        </w:tc>
        <w:tc>
          <w:tcPr>
            <w:tcW w:w="1296" w:type="dxa"/>
            <w:tcBorders>
              <w:top w:val="nil"/>
              <w:left w:val="nil"/>
              <w:bottom w:val="nil"/>
            </w:tcBorders>
          </w:tcPr>
          <w:p ns2:paraId="610336FA" ns2:textId="77777777" w:rsidR="006933EA" w:rsidRDefault="006933EA" w:rsidP="00C90784">
            <w:pPr>
              <w:tabs>
                <w:tab w:val="decimal" w:pos="459"/>
                <w:tab w:val="left" w:pos="539"/>
              </w:tabs>
              <w:spacing w:before="15" w:after="15"/>
              <w:rPr>
                <w:sz w:val="18"/>
                <w:szCs w:val="18"/>
              </w:rPr>
            </w:pPr>
            <w:r>
              <w:rPr>
                <w:sz w:val="18"/>
                <w:szCs w:val="18"/>
              </w:rPr>
              <w:tab/>
            </w:r>
          </w:p>
        </w:tc>
      </w:tr>
      <w:tr w:rsidR="006933EA" ns2:paraId="252132CC" ns2: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4B59DC6A" ns2:textId="77777777" w:rsidR="006933EA" w:rsidRDefault="006933EA" w:rsidP="00C90784">
            <w:pPr>
              <w:spacing w:before="15" w:after="15"/>
              <w:ind w:left="160" w:right="1" w:hanging="160"/>
              <w:rPr>
                <w:sz w:val="18"/>
                <w:szCs w:val="18"/>
              </w:rPr>
            </w:pPr>
            <w:r>
              <w:rPr>
                <w:sz w:val="18"/>
                <w:szCs w:val="18"/>
              </w:rPr>
              <w:t xml:space="preserve">   with one or more adverse events </w:t>
            </w:r>
          </w:p>
        </w:tc>
        <w:tc>
          <w:tcPr>
            <w:tcW w:w="1296" w:type="dxa"/>
            <w:tcBorders>
              <w:top w:val="nil"/>
              <w:left w:val="nil"/>
              <w:bottom w:val="nil"/>
              <w:right w:val="nil"/>
            </w:tcBorders>
          </w:tcPr>
          <w:p ns2:paraId="5169BCA7" ns2:textId="77777777" w:rsidR="006933EA" w:rsidRDefault="006933EA" w:rsidP="00C90784">
            <w:pPr>
              <w:tabs>
                <w:tab w:val="decimal" w:pos="661"/>
                <w:tab w:val="left" w:pos="741"/>
              </w:tabs>
              <w:spacing w:before="15" w:after="15"/>
              <w:rPr>
                <w:sz w:val="18"/>
                <w:szCs w:val="18"/>
              </w:rPr>
            </w:pPr>
            <w:r>
              <w:rPr>
                <w:sz w:val="18"/>
                <w:szCs w:val="18"/>
              </w:rPr>
              <w:tab/>
              <w:t xml:space="preserve">22 </w:t>
            </w:r>
          </w:p>
        </w:tc>
        <w:tc>
          <w:tcPr>
            <w:tcW w:w="1296" w:type="dxa"/>
            <w:tcBorders>
              <w:top w:val="nil"/>
              <w:left w:val="nil"/>
              <w:bottom w:val="nil"/>
              <w:right w:val="single" w:sz="2" w:space="0" w:color="auto"/>
            </w:tcBorders>
          </w:tcPr>
          <w:p ns2:paraId="60772CF4" ns2:textId="77777777" w:rsidR="006933EA" w:rsidRDefault="006933EA" w:rsidP="00C90784">
            <w:pPr>
              <w:tabs>
                <w:tab w:val="decimal" w:pos="459"/>
                <w:tab w:val="left" w:pos="539"/>
              </w:tabs>
              <w:spacing w:before="15" w:after="15"/>
              <w:rPr>
                <w:sz w:val="18"/>
                <w:szCs w:val="18"/>
              </w:rPr>
            </w:pPr>
            <w:r>
              <w:rPr>
                <w:sz w:val="18"/>
                <w:szCs w:val="18"/>
              </w:rPr>
              <w:tab/>
              <w:t xml:space="preserve">(40.7) </w:t>
            </w:r>
          </w:p>
        </w:tc>
        <w:tc>
          <w:tcPr>
            <w:tcW w:w="1296" w:type="dxa"/>
            <w:tcBorders>
              <w:top w:val="nil"/>
              <w:left w:val="nil"/>
              <w:bottom w:val="nil"/>
              <w:right w:val="nil"/>
            </w:tcBorders>
          </w:tcPr>
          <w:p ns2:paraId="5704881F" ns2:textId="77777777" w:rsidR="006933EA" w:rsidRDefault="006933EA" w:rsidP="00C90784">
            <w:pPr>
              <w:tabs>
                <w:tab w:val="decimal" w:pos="661"/>
                <w:tab w:val="left" w:pos="741"/>
              </w:tabs>
              <w:spacing w:before="15" w:after="15"/>
              <w:rPr>
                <w:sz w:val="18"/>
                <w:szCs w:val="18"/>
              </w:rPr>
            </w:pPr>
            <w:r>
              <w:rPr>
                <w:sz w:val="18"/>
                <w:szCs w:val="18"/>
              </w:rPr>
              <w:tab/>
              <w:t xml:space="preserve">18 </w:t>
            </w:r>
          </w:p>
        </w:tc>
        <w:tc>
          <w:tcPr>
            <w:tcW w:w="1296" w:type="dxa"/>
            <w:tcBorders>
              <w:top w:val="nil"/>
              <w:left w:val="nil"/>
              <w:bottom w:val="nil"/>
              <w:right w:val="single" w:sz="2" w:space="0" w:color="auto"/>
            </w:tcBorders>
          </w:tcPr>
          <w:p ns2:paraId="63E6F449" ns2:textId="77777777" w:rsidR="006933EA" w:rsidRDefault="006933EA" w:rsidP="00C90784">
            <w:pPr>
              <w:tabs>
                <w:tab w:val="decimal" w:pos="459"/>
                <w:tab w:val="left" w:pos="539"/>
              </w:tabs>
              <w:spacing w:before="15" w:after="15"/>
              <w:rPr>
                <w:sz w:val="18"/>
                <w:szCs w:val="18"/>
              </w:rPr>
            </w:pPr>
            <w:r>
              <w:rPr>
                <w:sz w:val="18"/>
                <w:szCs w:val="18"/>
              </w:rPr>
              <w:tab/>
              <w:t xml:space="preserve">(34.0) </w:t>
            </w:r>
          </w:p>
        </w:tc>
        <w:tc>
          <w:tcPr>
            <w:tcW w:w="1296" w:type="dxa"/>
            <w:tcBorders>
              <w:top w:val="nil"/>
              <w:left w:val="nil"/>
              <w:bottom w:val="nil"/>
              <w:right w:val="nil"/>
            </w:tcBorders>
          </w:tcPr>
          <w:p ns2:paraId="2E368B5B" ns2:textId="77777777" w:rsidR="006933EA" w:rsidRDefault="006933EA" w:rsidP="00C90784">
            <w:pPr>
              <w:tabs>
                <w:tab w:val="decimal" w:pos="661"/>
                <w:tab w:val="left" w:pos="741"/>
              </w:tabs>
              <w:spacing w:before="15" w:after="15"/>
              <w:rPr>
                <w:sz w:val="18"/>
                <w:szCs w:val="18"/>
              </w:rPr>
            </w:pPr>
            <w:r>
              <w:rPr>
                <w:sz w:val="18"/>
                <w:szCs w:val="18"/>
              </w:rPr>
              <w:tab/>
              <w:t xml:space="preserve">7 </w:t>
            </w:r>
          </w:p>
        </w:tc>
        <w:tc>
          <w:tcPr>
            <w:tcW w:w="1296" w:type="dxa"/>
            <w:tcBorders>
              <w:top w:val="nil"/>
              <w:left w:val="nil"/>
              <w:bottom w:val="nil"/>
            </w:tcBorders>
          </w:tcPr>
          <w:p ns2:paraId="7D8CFF0B" ns2:textId="77777777" w:rsidR="006933EA" w:rsidRDefault="006933EA" w:rsidP="00C90784">
            <w:pPr>
              <w:tabs>
                <w:tab w:val="decimal" w:pos="459"/>
                <w:tab w:val="left" w:pos="539"/>
              </w:tabs>
              <w:spacing w:before="15" w:after="15"/>
              <w:rPr>
                <w:sz w:val="18"/>
                <w:szCs w:val="18"/>
              </w:rPr>
            </w:pPr>
            <w:r>
              <w:rPr>
                <w:sz w:val="18"/>
                <w:szCs w:val="18"/>
              </w:rPr>
              <w:tab/>
              <w:t xml:space="preserve">(63.6) </w:t>
            </w:r>
          </w:p>
        </w:tc>
      </w:tr>
      <w:tr w:rsidR="006933EA" ns2:paraId="08F76FF4" ns2: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05A681DF" ns2:textId="77777777" w:rsidR="006933EA" w:rsidRDefault="006933EA" w:rsidP="00C90784">
            <w:pPr>
              <w:spacing w:before="15" w:after="15"/>
              <w:ind w:left="160" w:right="1" w:hanging="160"/>
              <w:rPr>
                <w:sz w:val="18"/>
                <w:szCs w:val="18"/>
              </w:rPr>
            </w:pPr>
            <w:r>
              <w:rPr>
                <w:sz w:val="18"/>
                <w:szCs w:val="18"/>
              </w:rPr>
              <w:t xml:space="preserve">   with no adverse events </w:t>
            </w:r>
          </w:p>
        </w:tc>
        <w:tc>
          <w:tcPr>
            <w:tcW w:w="1296" w:type="dxa"/>
            <w:tcBorders>
              <w:top w:val="nil"/>
              <w:left w:val="nil"/>
              <w:bottom w:val="nil"/>
              <w:right w:val="nil"/>
            </w:tcBorders>
          </w:tcPr>
          <w:p ns2:paraId="5FD0FF9B" ns2:textId="77777777" w:rsidR="006933EA" w:rsidRDefault="006933EA" w:rsidP="00C90784">
            <w:pPr>
              <w:tabs>
                <w:tab w:val="decimal" w:pos="661"/>
                <w:tab w:val="left" w:pos="741"/>
              </w:tabs>
              <w:spacing w:before="15" w:after="15"/>
              <w:rPr>
                <w:sz w:val="18"/>
                <w:szCs w:val="18"/>
              </w:rPr>
            </w:pPr>
            <w:r>
              <w:rPr>
                <w:sz w:val="18"/>
                <w:szCs w:val="18"/>
              </w:rPr>
              <w:tab/>
              <w:t xml:space="preserve">32 </w:t>
            </w:r>
          </w:p>
        </w:tc>
        <w:tc>
          <w:tcPr>
            <w:tcW w:w="1296" w:type="dxa"/>
            <w:tcBorders>
              <w:top w:val="nil"/>
              <w:left w:val="nil"/>
              <w:bottom w:val="nil"/>
              <w:right w:val="single" w:sz="2" w:space="0" w:color="auto"/>
            </w:tcBorders>
          </w:tcPr>
          <w:p ns2:paraId="6FEAD4F7" ns2:textId="77777777" w:rsidR="006933EA" w:rsidRDefault="006933EA" w:rsidP="00C90784">
            <w:pPr>
              <w:tabs>
                <w:tab w:val="decimal" w:pos="459"/>
                <w:tab w:val="left" w:pos="539"/>
              </w:tabs>
              <w:spacing w:before="15" w:after="15"/>
              <w:rPr>
                <w:sz w:val="18"/>
                <w:szCs w:val="18"/>
              </w:rPr>
            </w:pPr>
            <w:r>
              <w:rPr>
                <w:sz w:val="18"/>
                <w:szCs w:val="18"/>
              </w:rPr>
              <w:tab/>
              <w:t xml:space="preserve">(59.3) </w:t>
            </w:r>
          </w:p>
        </w:tc>
        <w:tc>
          <w:tcPr>
            <w:tcW w:w="1296" w:type="dxa"/>
            <w:tcBorders>
              <w:top w:val="nil"/>
              <w:left w:val="nil"/>
              <w:bottom w:val="nil"/>
              <w:right w:val="nil"/>
            </w:tcBorders>
          </w:tcPr>
          <w:p ns2:paraId="1EF90B02" ns2:textId="77777777" w:rsidR="006933EA" w:rsidRDefault="006933EA" w:rsidP="00C90784">
            <w:pPr>
              <w:tabs>
                <w:tab w:val="decimal" w:pos="661"/>
                <w:tab w:val="left" w:pos="741"/>
              </w:tabs>
              <w:spacing w:before="15" w:after="15"/>
              <w:rPr>
                <w:sz w:val="18"/>
                <w:szCs w:val="18"/>
              </w:rPr>
            </w:pPr>
            <w:r>
              <w:rPr>
                <w:sz w:val="18"/>
                <w:szCs w:val="18"/>
              </w:rPr>
              <w:tab/>
              <w:t xml:space="preserve">35 </w:t>
            </w:r>
          </w:p>
        </w:tc>
        <w:tc>
          <w:tcPr>
            <w:tcW w:w="1296" w:type="dxa"/>
            <w:tcBorders>
              <w:top w:val="nil"/>
              <w:left w:val="nil"/>
              <w:bottom w:val="nil"/>
              <w:right w:val="single" w:sz="2" w:space="0" w:color="auto"/>
            </w:tcBorders>
          </w:tcPr>
          <w:p ns2:paraId="53280831" ns2:textId="77777777" w:rsidR="006933EA" w:rsidRDefault="006933EA" w:rsidP="00C90784">
            <w:pPr>
              <w:tabs>
                <w:tab w:val="decimal" w:pos="459"/>
                <w:tab w:val="left" w:pos="539"/>
              </w:tabs>
              <w:spacing w:before="15" w:after="15"/>
              <w:rPr>
                <w:sz w:val="18"/>
                <w:szCs w:val="18"/>
              </w:rPr>
            </w:pPr>
            <w:r>
              <w:rPr>
                <w:sz w:val="18"/>
                <w:szCs w:val="18"/>
              </w:rPr>
              <w:tab/>
              <w:t xml:space="preserve">(66.0) </w:t>
            </w:r>
          </w:p>
        </w:tc>
        <w:tc>
          <w:tcPr>
            <w:tcW w:w="1296" w:type="dxa"/>
            <w:tcBorders>
              <w:top w:val="nil"/>
              <w:left w:val="nil"/>
              <w:bottom w:val="nil"/>
              <w:right w:val="nil"/>
            </w:tcBorders>
          </w:tcPr>
          <w:p ns2:paraId="41CF300B" ns2:textId="77777777" w:rsidR="006933EA" w:rsidRDefault="006933EA" w:rsidP="00C90784">
            <w:pPr>
              <w:tabs>
                <w:tab w:val="decimal" w:pos="661"/>
                <w:tab w:val="left" w:pos="741"/>
              </w:tabs>
              <w:spacing w:before="15" w:after="15"/>
              <w:rPr>
                <w:sz w:val="18"/>
                <w:szCs w:val="18"/>
              </w:rPr>
            </w:pPr>
            <w:r>
              <w:rPr>
                <w:sz w:val="18"/>
                <w:szCs w:val="18"/>
              </w:rPr>
              <w:tab/>
              <w:t xml:space="preserve">4 </w:t>
            </w:r>
          </w:p>
        </w:tc>
        <w:tc>
          <w:tcPr>
            <w:tcW w:w="1296" w:type="dxa"/>
            <w:tcBorders>
              <w:top w:val="nil"/>
              <w:left w:val="nil"/>
              <w:bottom w:val="nil"/>
            </w:tcBorders>
          </w:tcPr>
          <w:p ns2:paraId="4472F395" ns2:textId="77777777" w:rsidR="006933EA" w:rsidRDefault="006933EA" w:rsidP="00C90784">
            <w:pPr>
              <w:tabs>
                <w:tab w:val="decimal" w:pos="459"/>
                <w:tab w:val="left" w:pos="539"/>
              </w:tabs>
              <w:spacing w:before="15" w:after="15"/>
              <w:rPr>
                <w:sz w:val="18"/>
                <w:szCs w:val="18"/>
              </w:rPr>
            </w:pPr>
            <w:r>
              <w:rPr>
                <w:sz w:val="18"/>
                <w:szCs w:val="18"/>
              </w:rPr>
              <w:tab/>
              <w:t xml:space="preserve">(36.4) </w:t>
            </w:r>
          </w:p>
        </w:tc>
      </w:tr>
      <w:tr w:rsidR="006933EA" ns2:paraId="6CB56C5F" ns2: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178E886F" ns2:textId="77777777" w:rsidR="006933EA" w:rsidRDefault="006933EA" w:rsidP="00C90784">
            <w:pPr>
              <w:spacing w:before="15" w:after="15"/>
              <w:rPr>
                <w:sz w:val="18"/>
                <w:szCs w:val="18"/>
              </w:rPr>
            </w:pPr>
          </w:p>
        </w:tc>
        <w:tc>
          <w:tcPr>
            <w:tcW w:w="1296" w:type="dxa"/>
            <w:tcBorders>
              <w:top w:val="nil"/>
              <w:left w:val="nil"/>
              <w:bottom w:val="nil"/>
              <w:right w:val="nil"/>
            </w:tcBorders>
          </w:tcPr>
          <w:p ns2:paraId="5214C4EB" ns2:textId="77777777" w:rsidR="006933EA" w:rsidRDefault="006933EA" w:rsidP="00C90784">
            <w:pPr>
              <w:tabs>
                <w:tab w:val="decimal" w:pos="661"/>
                <w:tab w:val="left" w:pos="741"/>
              </w:tabs>
              <w:spacing w:before="15" w:after="15"/>
              <w:rPr>
                <w:sz w:val="18"/>
                <w:szCs w:val="18"/>
              </w:rPr>
            </w:pPr>
            <w:r>
              <w:rPr>
                <w:sz w:val="18"/>
                <w:szCs w:val="18"/>
              </w:rPr>
              <w:tab/>
            </w:r>
          </w:p>
        </w:tc>
        <w:tc>
          <w:tcPr>
            <w:tcW w:w="1296" w:type="dxa"/>
            <w:tcBorders>
              <w:top w:val="nil"/>
              <w:left w:val="nil"/>
              <w:bottom w:val="nil"/>
              <w:right w:val="single" w:sz="2" w:space="0" w:color="auto"/>
            </w:tcBorders>
          </w:tcPr>
          <w:p ns2:paraId="01D346DD" ns2:textId="77777777" w:rsidR="006933EA" w:rsidRDefault="006933EA" w:rsidP="00C90784">
            <w:pPr>
              <w:tabs>
                <w:tab w:val="decimal" w:pos="459"/>
                <w:tab w:val="left" w:pos="539"/>
              </w:tabs>
              <w:spacing w:before="15" w:after="15"/>
              <w:rPr>
                <w:sz w:val="18"/>
                <w:szCs w:val="18"/>
              </w:rPr>
            </w:pPr>
            <w:r>
              <w:rPr>
                <w:sz w:val="18"/>
                <w:szCs w:val="18"/>
              </w:rPr>
              <w:tab/>
            </w:r>
          </w:p>
        </w:tc>
        <w:tc>
          <w:tcPr>
            <w:tcW w:w="1296" w:type="dxa"/>
            <w:tcBorders>
              <w:top w:val="nil"/>
              <w:left w:val="nil"/>
              <w:bottom w:val="nil"/>
              <w:right w:val="nil"/>
            </w:tcBorders>
          </w:tcPr>
          <w:p ns2:paraId="21523772" ns2:textId="77777777" w:rsidR="006933EA" w:rsidRDefault="006933EA" w:rsidP="00C90784">
            <w:pPr>
              <w:tabs>
                <w:tab w:val="decimal" w:pos="661"/>
                <w:tab w:val="left" w:pos="741"/>
              </w:tabs>
              <w:spacing w:before="15" w:after="15"/>
              <w:rPr>
                <w:sz w:val="18"/>
                <w:szCs w:val="18"/>
              </w:rPr>
            </w:pPr>
            <w:r>
              <w:rPr>
                <w:sz w:val="18"/>
                <w:szCs w:val="18"/>
              </w:rPr>
              <w:tab/>
            </w:r>
          </w:p>
        </w:tc>
        <w:tc>
          <w:tcPr>
            <w:tcW w:w="1296" w:type="dxa"/>
            <w:tcBorders>
              <w:top w:val="nil"/>
              <w:left w:val="nil"/>
              <w:bottom w:val="nil"/>
              <w:right w:val="single" w:sz="2" w:space="0" w:color="auto"/>
            </w:tcBorders>
          </w:tcPr>
          <w:p ns2:paraId="6A25DBDE" ns2:textId="77777777" w:rsidR="006933EA" w:rsidRDefault="006933EA" w:rsidP="00C90784">
            <w:pPr>
              <w:tabs>
                <w:tab w:val="decimal" w:pos="459"/>
                <w:tab w:val="left" w:pos="539"/>
              </w:tabs>
              <w:spacing w:before="15" w:after="15"/>
              <w:rPr>
                <w:sz w:val="18"/>
                <w:szCs w:val="18"/>
              </w:rPr>
            </w:pPr>
            <w:r>
              <w:rPr>
                <w:sz w:val="18"/>
                <w:szCs w:val="18"/>
              </w:rPr>
              <w:tab/>
            </w:r>
          </w:p>
        </w:tc>
        <w:tc>
          <w:tcPr>
            <w:tcW w:w="1296" w:type="dxa"/>
            <w:tcBorders>
              <w:top w:val="nil"/>
              <w:left w:val="nil"/>
              <w:bottom w:val="nil"/>
              <w:right w:val="nil"/>
            </w:tcBorders>
          </w:tcPr>
          <w:p ns2:paraId="4970C11E" ns2:textId="77777777" w:rsidR="006933EA" w:rsidRDefault="006933EA" w:rsidP="00C90784">
            <w:pPr>
              <w:tabs>
                <w:tab w:val="decimal" w:pos="661"/>
                <w:tab w:val="left" w:pos="741"/>
              </w:tabs>
              <w:spacing w:before="15" w:after="15"/>
              <w:rPr>
                <w:sz w:val="18"/>
                <w:szCs w:val="18"/>
              </w:rPr>
            </w:pPr>
            <w:r>
              <w:rPr>
                <w:sz w:val="18"/>
                <w:szCs w:val="18"/>
              </w:rPr>
              <w:tab/>
            </w:r>
          </w:p>
        </w:tc>
        <w:tc>
          <w:tcPr>
            <w:tcW w:w="1296" w:type="dxa"/>
            <w:tcBorders>
              <w:top w:val="nil"/>
              <w:left w:val="nil"/>
              <w:bottom w:val="nil"/>
            </w:tcBorders>
          </w:tcPr>
          <w:p ns2:paraId="05AD8434" ns2:textId="77777777" w:rsidR="006933EA" w:rsidRDefault="006933EA" w:rsidP="00C90784">
            <w:pPr>
              <w:tabs>
                <w:tab w:val="decimal" w:pos="459"/>
                <w:tab w:val="left" w:pos="539"/>
              </w:tabs>
              <w:spacing w:before="15" w:after="15"/>
              <w:rPr>
                <w:sz w:val="18"/>
                <w:szCs w:val="18"/>
              </w:rPr>
            </w:pPr>
            <w:r>
              <w:rPr>
                <w:sz w:val="18"/>
                <w:szCs w:val="18"/>
              </w:rPr>
              <w:tab/>
            </w:r>
          </w:p>
        </w:tc>
      </w:tr>
      <w:tr w:rsidR="006933EA" ns2:paraId="6276B206" ns2: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070B5C2C" ns2:textId="77777777" w:rsidR="006933EA" w:rsidRDefault="006933EA" w:rsidP="00C90784">
            <w:pPr>
              <w:spacing w:before="15" w:after="15"/>
              <w:ind w:left="160" w:right="1" w:hanging="160"/>
              <w:rPr>
                <w:sz w:val="18"/>
                <w:szCs w:val="18"/>
              </w:rPr>
            </w:pPr>
            <w:r>
              <w:rPr>
                <w:sz w:val="18"/>
                <w:szCs w:val="18"/>
              </w:rPr>
              <w:t xml:space="preserve">   Neutrophil count decreased </w:t>
            </w:r>
          </w:p>
        </w:tc>
        <w:tc>
          <w:tcPr>
            <w:tcW w:w="1296" w:type="dxa"/>
            <w:tcBorders>
              <w:top w:val="nil"/>
              <w:left w:val="nil"/>
              <w:bottom w:val="nil"/>
              <w:right w:val="nil"/>
            </w:tcBorders>
          </w:tcPr>
          <w:p ns2:paraId="59DBA793" ns2:textId="77777777" w:rsidR="006933EA" w:rsidRDefault="006933EA" w:rsidP="00C90784">
            <w:pPr>
              <w:tabs>
                <w:tab w:val="decimal" w:pos="661"/>
                <w:tab w:val="left" w:pos="741"/>
              </w:tabs>
              <w:spacing w:before="15" w:after="15"/>
              <w:rPr>
                <w:sz w:val="18"/>
                <w:szCs w:val="18"/>
              </w:rPr>
            </w:pPr>
            <w:r>
              <w:rPr>
                <w:sz w:val="18"/>
                <w:szCs w:val="18"/>
              </w:rPr>
              <w:tab/>
              <w:t xml:space="preserve">12 </w:t>
            </w:r>
          </w:p>
        </w:tc>
        <w:tc>
          <w:tcPr>
            <w:tcW w:w="1296" w:type="dxa"/>
            <w:tcBorders>
              <w:top w:val="nil"/>
              <w:left w:val="nil"/>
              <w:bottom w:val="nil"/>
              <w:right w:val="single" w:sz="2" w:space="0" w:color="auto"/>
            </w:tcBorders>
          </w:tcPr>
          <w:p ns2:paraId="5AB896F4" ns2:textId="77777777" w:rsidR="006933EA" w:rsidRDefault="006933EA" w:rsidP="00C90784">
            <w:pPr>
              <w:tabs>
                <w:tab w:val="decimal" w:pos="459"/>
                <w:tab w:val="left" w:pos="539"/>
              </w:tabs>
              <w:spacing w:before="15" w:after="15"/>
              <w:rPr>
                <w:sz w:val="18"/>
                <w:szCs w:val="18"/>
              </w:rPr>
            </w:pPr>
            <w:r>
              <w:rPr>
                <w:sz w:val="18"/>
                <w:szCs w:val="18"/>
              </w:rPr>
              <w:tab/>
              <w:t xml:space="preserve">(22.2) </w:t>
            </w:r>
          </w:p>
        </w:tc>
        <w:tc>
          <w:tcPr>
            <w:tcW w:w="1296" w:type="dxa"/>
            <w:tcBorders>
              <w:top w:val="nil"/>
              <w:left w:val="nil"/>
              <w:bottom w:val="nil"/>
              <w:right w:val="nil"/>
            </w:tcBorders>
          </w:tcPr>
          <w:p ns2:paraId="768405B3" ns2:textId="77777777" w:rsidR="006933EA" w:rsidRDefault="006933EA" w:rsidP="00C90784">
            <w:pPr>
              <w:tabs>
                <w:tab w:val="decimal" w:pos="661"/>
                <w:tab w:val="left" w:pos="741"/>
              </w:tabs>
              <w:spacing w:before="15" w:after="15"/>
              <w:rPr>
                <w:sz w:val="18"/>
                <w:szCs w:val="18"/>
              </w:rPr>
            </w:pPr>
            <w:r>
              <w:rPr>
                <w:sz w:val="18"/>
                <w:szCs w:val="18"/>
              </w:rPr>
              <w:tab/>
              <w:t xml:space="preserve">10 </w:t>
            </w:r>
          </w:p>
        </w:tc>
        <w:tc>
          <w:tcPr>
            <w:tcW w:w="1296" w:type="dxa"/>
            <w:tcBorders>
              <w:top w:val="nil"/>
              <w:left w:val="nil"/>
              <w:bottom w:val="nil"/>
              <w:right w:val="single" w:sz="2" w:space="0" w:color="auto"/>
            </w:tcBorders>
          </w:tcPr>
          <w:p ns2:paraId="41DB95EB" ns2:textId="77777777" w:rsidR="006933EA" w:rsidRDefault="006933EA" w:rsidP="00C90784">
            <w:pPr>
              <w:tabs>
                <w:tab w:val="decimal" w:pos="459"/>
                <w:tab w:val="left" w:pos="539"/>
              </w:tabs>
              <w:spacing w:before="15" w:after="15"/>
              <w:rPr>
                <w:sz w:val="18"/>
                <w:szCs w:val="18"/>
              </w:rPr>
            </w:pPr>
            <w:r>
              <w:rPr>
                <w:sz w:val="18"/>
                <w:szCs w:val="18"/>
              </w:rPr>
              <w:tab/>
              <w:t xml:space="preserve">(18.9) </w:t>
            </w:r>
          </w:p>
        </w:tc>
        <w:tc>
          <w:tcPr>
            <w:tcW w:w="1296" w:type="dxa"/>
            <w:tcBorders>
              <w:top w:val="nil"/>
              <w:left w:val="nil"/>
              <w:bottom w:val="nil"/>
              <w:right w:val="nil"/>
            </w:tcBorders>
          </w:tcPr>
          <w:p ns2:paraId="201335CF" ns2:textId="77777777" w:rsidR="006933EA" w:rsidRDefault="006933EA" w:rsidP="00C90784">
            <w:pPr>
              <w:tabs>
                <w:tab w:val="decimal" w:pos="661"/>
                <w:tab w:val="left" w:pos="741"/>
              </w:tabs>
              <w:spacing w:before="15" w:after="15"/>
              <w:rPr>
                <w:sz w:val="18"/>
                <w:szCs w:val="18"/>
              </w:rPr>
            </w:pPr>
            <w:r>
              <w:rPr>
                <w:sz w:val="18"/>
                <w:szCs w:val="18"/>
              </w:rPr>
              <w:tab/>
              <w:t xml:space="preserve">6 </w:t>
            </w:r>
          </w:p>
        </w:tc>
        <w:tc>
          <w:tcPr>
            <w:tcW w:w="1296" w:type="dxa"/>
            <w:tcBorders>
              <w:top w:val="nil"/>
              <w:left w:val="nil"/>
              <w:bottom w:val="nil"/>
            </w:tcBorders>
          </w:tcPr>
          <w:p ns2:paraId="1C040D15" ns2:textId="77777777" w:rsidR="006933EA" w:rsidRDefault="006933EA" w:rsidP="00C90784">
            <w:pPr>
              <w:tabs>
                <w:tab w:val="decimal" w:pos="459"/>
                <w:tab w:val="left" w:pos="539"/>
              </w:tabs>
              <w:spacing w:before="15" w:after="15"/>
              <w:rPr>
                <w:sz w:val="18"/>
                <w:szCs w:val="18"/>
              </w:rPr>
            </w:pPr>
            <w:r>
              <w:rPr>
                <w:sz w:val="18"/>
                <w:szCs w:val="18"/>
              </w:rPr>
              <w:tab/>
              <w:t xml:space="preserve">(54.5) </w:t>
            </w:r>
          </w:p>
        </w:tc>
      </w:tr>
      <w:tr w:rsidR="006933EA" ns2:paraId="49431830" ns2: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7E987062" ns2:textId="77777777" w:rsidR="006933EA" w:rsidRDefault="006933EA" w:rsidP="00C90784">
            <w:pPr>
              <w:spacing w:before="15" w:after="15"/>
              <w:ind w:left="160" w:right="1" w:hanging="160"/>
              <w:rPr>
                <w:sz w:val="18"/>
                <w:szCs w:val="18"/>
              </w:rPr>
            </w:pPr>
            <w:r>
              <w:rPr>
                <w:sz w:val="18"/>
                <w:szCs w:val="18"/>
              </w:rPr>
              <w:t xml:space="preserve">   Anaemia </w:t>
            </w:r>
          </w:p>
        </w:tc>
        <w:tc>
          <w:tcPr>
            <w:tcW w:w="1296" w:type="dxa"/>
            <w:tcBorders>
              <w:top w:val="nil"/>
              <w:left w:val="nil"/>
              <w:bottom w:val="nil"/>
              <w:right w:val="nil"/>
            </w:tcBorders>
          </w:tcPr>
          <w:p ns2:paraId="391C687F" ns2:textId="77777777" w:rsidR="006933EA" w:rsidRDefault="006933EA" w:rsidP="00C90784">
            <w:pPr>
              <w:tabs>
                <w:tab w:val="decimal" w:pos="661"/>
                <w:tab w:val="left" w:pos="741"/>
              </w:tabs>
              <w:spacing w:before="15" w:after="15"/>
              <w:rPr>
                <w:sz w:val="18"/>
                <w:szCs w:val="18"/>
              </w:rPr>
            </w:pPr>
            <w:r>
              <w:rPr>
                <w:sz w:val="18"/>
                <w:szCs w:val="18"/>
              </w:rPr>
              <w:tab/>
              <w:t xml:space="preserve">4 </w:t>
            </w:r>
          </w:p>
        </w:tc>
        <w:tc>
          <w:tcPr>
            <w:tcW w:w="1296" w:type="dxa"/>
            <w:tcBorders>
              <w:top w:val="nil"/>
              <w:left w:val="nil"/>
              <w:bottom w:val="nil"/>
              <w:right w:val="single" w:sz="2" w:space="0" w:color="auto"/>
            </w:tcBorders>
          </w:tcPr>
          <w:p ns2:paraId="11E1A496" ns2:textId="77777777" w:rsidR="006933EA" w:rsidRDefault="006933EA" w:rsidP="00C90784">
            <w:pPr>
              <w:tabs>
                <w:tab w:val="decimal" w:pos="459"/>
                <w:tab w:val="left" w:pos="539"/>
              </w:tabs>
              <w:spacing w:before="15" w:after="15"/>
              <w:rPr>
                <w:sz w:val="18"/>
                <w:szCs w:val="18"/>
              </w:rPr>
            </w:pPr>
            <w:r>
              <w:rPr>
                <w:sz w:val="18"/>
                <w:szCs w:val="18"/>
              </w:rPr>
              <w:tab/>
              <w:t xml:space="preserve">(7.4) </w:t>
            </w:r>
          </w:p>
        </w:tc>
        <w:tc>
          <w:tcPr>
            <w:tcW w:w="1296" w:type="dxa"/>
            <w:tcBorders>
              <w:top w:val="nil"/>
              <w:left w:val="nil"/>
              <w:bottom w:val="nil"/>
              <w:right w:val="nil"/>
            </w:tcBorders>
          </w:tcPr>
          <w:p ns2:paraId="1873B6CE" ns2:textId="77777777" w:rsidR="006933EA" w:rsidRDefault="006933EA" w:rsidP="00C90784">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right w:val="single" w:sz="2" w:space="0" w:color="auto"/>
            </w:tcBorders>
          </w:tcPr>
          <w:p ns2:paraId="2A38CC09" ns2:textId="77777777" w:rsidR="006933EA" w:rsidRDefault="006933EA" w:rsidP="00C90784">
            <w:pPr>
              <w:tabs>
                <w:tab w:val="decimal" w:pos="459"/>
                <w:tab w:val="left" w:pos="539"/>
              </w:tabs>
              <w:spacing w:before="15" w:after="15"/>
              <w:rPr>
                <w:sz w:val="18"/>
                <w:szCs w:val="18"/>
              </w:rPr>
            </w:pPr>
            <w:r>
              <w:rPr>
                <w:sz w:val="18"/>
                <w:szCs w:val="18"/>
              </w:rPr>
              <w:tab/>
              <w:t xml:space="preserve">(1.9) </w:t>
            </w:r>
          </w:p>
        </w:tc>
        <w:tc>
          <w:tcPr>
            <w:tcW w:w="1296" w:type="dxa"/>
            <w:tcBorders>
              <w:top w:val="nil"/>
              <w:left w:val="nil"/>
              <w:bottom w:val="nil"/>
              <w:right w:val="nil"/>
            </w:tcBorders>
          </w:tcPr>
          <w:p ns2:paraId="5FF84EE2" ns2:textId="77777777" w:rsidR="006933EA" w:rsidRDefault="006933EA" w:rsidP="00C90784">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tcBorders>
          </w:tcPr>
          <w:p ns2:paraId="53F7173B" ns2:textId="77777777" w:rsidR="006933EA" w:rsidRDefault="006933EA" w:rsidP="00C90784">
            <w:pPr>
              <w:tabs>
                <w:tab w:val="decimal" w:pos="459"/>
                <w:tab w:val="left" w:pos="539"/>
              </w:tabs>
              <w:spacing w:before="15" w:after="15"/>
              <w:rPr>
                <w:sz w:val="18"/>
                <w:szCs w:val="18"/>
              </w:rPr>
            </w:pPr>
            <w:r>
              <w:rPr>
                <w:sz w:val="18"/>
                <w:szCs w:val="18"/>
              </w:rPr>
              <w:tab/>
              <w:t xml:space="preserve">(9.1) </w:t>
            </w:r>
          </w:p>
        </w:tc>
      </w:tr>
      <w:tr w:rsidR="006933EA" ns2:paraId="73995D4D" ns2: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2E03B68A" ns2:textId="77777777" w:rsidR="006933EA" w:rsidRDefault="006933EA" w:rsidP="00C90784">
            <w:pPr>
              <w:spacing w:before="15" w:after="15"/>
              <w:ind w:left="160" w:right="1" w:hanging="160"/>
              <w:rPr>
                <w:sz w:val="18"/>
                <w:szCs w:val="18"/>
              </w:rPr>
            </w:pPr>
            <w:r>
              <w:rPr>
                <w:sz w:val="18"/>
                <w:szCs w:val="18"/>
              </w:rPr>
              <w:t xml:space="preserve">   Febrile neutropenia </w:t>
            </w:r>
          </w:p>
        </w:tc>
        <w:tc>
          <w:tcPr>
            <w:tcW w:w="1296" w:type="dxa"/>
            <w:tcBorders>
              <w:top w:val="nil"/>
              <w:left w:val="nil"/>
              <w:bottom w:val="nil"/>
              <w:right w:val="nil"/>
            </w:tcBorders>
          </w:tcPr>
          <w:p ns2:paraId="5F7EA273" ns2:textId="77777777" w:rsidR="006933EA" w:rsidRDefault="006933EA" w:rsidP="00C90784">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right w:val="single" w:sz="2" w:space="0" w:color="auto"/>
            </w:tcBorders>
          </w:tcPr>
          <w:p ns2:paraId="182AF936" ns2:textId="77777777" w:rsidR="006933EA" w:rsidRDefault="006933EA" w:rsidP="00C90784">
            <w:pPr>
              <w:tabs>
                <w:tab w:val="decimal" w:pos="459"/>
                <w:tab w:val="left" w:pos="539"/>
              </w:tabs>
              <w:spacing w:before="15" w:after="15"/>
              <w:rPr>
                <w:sz w:val="18"/>
                <w:szCs w:val="18"/>
              </w:rPr>
            </w:pPr>
            <w:r>
              <w:rPr>
                <w:sz w:val="18"/>
                <w:szCs w:val="18"/>
              </w:rPr>
              <w:tab/>
              <w:t xml:space="preserve">(3.7) </w:t>
            </w:r>
          </w:p>
        </w:tc>
        <w:tc>
          <w:tcPr>
            <w:tcW w:w="1296" w:type="dxa"/>
            <w:tcBorders>
              <w:top w:val="nil"/>
              <w:left w:val="nil"/>
              <w:bottom w:val="nil"/>
              <w:right w:val="nil"/>
            </w:tcBorders>
          </w:tcPr>
          <w:p ns2:paraId="43A74184" ns2:textId="77777777" w:rsidR="006933EA" w:rsidRDefault="006933EA"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ns2:paraId="028947F0" ns2:textId="77777777" w:rsidR="006933EA" w:rsidRDefault="006933EA" w:rsidP="00C90784">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ns2:paraId="679973A3" ns2:textId="77777777" w:rsidR="006933EA" w:rsidRDefault="006933EA" w:rsidP="00C90784">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tcBorders>
          </w:tcPr>
          <w:p ns2:paraId="04F62FED" ns2:textId="77777777" w:rsidR="006933EA" w:rsidRDefault="006933EA" w:rsidP="00C90784">
            <w:pPr>
              <w:tabs>
                <w:tab w:val="decimal" w:pos="459"/>
                <w:tab w:val="left" w:pos="539"/>
              </w:tabs>
              <w:spacing w:before="15" w:after="15"/>
              <w:rPr>
                <w:sz w:val="18"/>
                <w:szCs w:val="18"/>
              </w:rPr>
            </w:pPr>
            <w:r>
              <w:rPr>
                <w:sz w:val="18"/>
                <w:szCs w:val="18"/>
              </w:rPr>
              <w:tab/>
              <w:t xml:space="preserve">(9.1) </w:t>
            </w:r>
          </w:p>
        </w:tc>
      </w:tr>
      <w:tr w:rsidR="006933EA" ns2:paraId="0DC01B5A" ns2: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5D9D5ABE" ns2:textId="77777777" w:rsidR="006933EA" w:rsidRDefault="006933EA" w:rsidP="00C90784">
            <w:pPr>
              <w:spacing w:before="15" w:after="15"/>
              <w:ind w:left="160" w:right="1" w:hanging="160"/>
              <w:rPr>
                <w:sz w:val="18"/>
                <w:szCs w:val="18"/>
              </w:rPr>
            </w:pPr>
            <w:r>
              <w:rPr>
                <w:sz w:val="18"/>
                <w:szCs w:val="18"/>
              </w:rPr>
              <w:t xml:space="preserve">   White blood cell count decreased </w:t>
            </w:r>
          </w:p>
        </w:tc>
        <w:tc>
          <w:tcPr>
            <w:tcW w:w="1296" w:type="dxa"/>
            <w:tcBorders>
              <w:top w:val="nil"/>
              <w:left w:val="nil"/>
              <w:bottom w:val="nil"/>
              <w:right w:val="nil"/>
            </w:tcBorders>
          </w:tcPr>
          <w:p ns2:paraId="78AF09F4" ns2:textId="77777777" w:rsidR="006933EA" w:rsidRDefault="006933EA" w:rsidP="00C90784">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right w:val="single" w:sz="2" w:space="0" w:color="auto"/>
            </w:tcBorders>
          </w:tcPr>
          <w:p ns2:paraId="6E1DDB29" ns2:textId="77777777" w:rsidR="006933EA" w:rsidRDefault="006933EA" w:rsidP="00C90784">
            <w:pPr>
              <w:tabs>
                <w:tab w:val="decimal" w:pos="459"/>
                <w:tab w:val="left" w:pos="539"/>
              </w:tabs>
              <w:spacing w:before="15" w:after="15"/>
              <w:rPr>
                <w:sz w:val="18"/>
                <w:szCs w:val="18"/>
              </w:rPr>
            </w:pPr>
            <w:r>
              <w:rPr>
                <w:sz w:val="18"/>
                <w:szCs w:val="18"/>
              </w:rPr>
              <w:tab/>
              <w:t xml:space="preserve">(3.7) </w:t>
            </w:r>
          </w:p>
        </w:tc>
        <w:tc>
          <w:tcPr>
            <w:tcW w:w="1296" w:type="dxa"/>
            <w:tcBorders>
              <w:top w:val="nil"/>
              <w:left w:val="nil"/>
              <w:bottom w:val="nil"/>
              <w:right w:val="nil"/>
            </w:tcBorders>
          </w:tcPr>
          <w:p ns2:paraId="0A6DA81D" ns2:textId="77777777" w:rsidR="006933EA" w:rsidRDefault="006933EA" w:rsidP="00C90784">
            <w:pPr>
              <w:tabs>
                <w:tab w:val="decimal" w:pos="661"/>
                <w:tab w:val="left" w:pos="741"/>
              </w:tabs>
              <w:spacing w:before="15" w:after="15"/>
              <w:rPr>
                <w:sz w:val="18"/>
                <w:szCs w:val="18"/>
              </w:rPr>
            </w:pPr>
            <w:r>
              <w:rPr>
                <w:sz w:val="18"/>
                <w:szCs w:val="18"/>
              </w:rPr>
              <w:tab/>
              <w:t xml:space="preserve">3 </w:t>
            </w:r>
          </w:p>
        </w:tc>
        <w:tc>
          <w:tcPr>
            <w:tcW w:w="1296" w:type="dxa"/>
            <w:tcBorders>
              <w:top w:val="nil"/>
              <w:left w:val="nil"/>
              <w:bottom w:val="nil"/>
              <w:right w:val="single" w:sz="2" w:space="0" w:color="auto"/>
            </w:tcBorders>
          </w:tcPr>
          <w:p ns2:paraId="2BD70986" ns2:textId="77777777" w:rsidR="006933EA" w:rsidRDefault="006933EA" w:rsidP="00C90784">
            <w:pPr>
              <w:tabs>
                <w:tab w:val="decimal" w:pos="459"/>
                <w:tab w:val="left" w:pos="539"/>
              </w:tabs>
              <w:spacing w:before="15" w:after="15"/>
              <w:rPr>
                <w:sz w:val="18"/>
                <w:szCs w:val="18"/>
              </w:rPr>
            </w:pPr>
            <w:r>
              <w:rPr>
                <w:sz w:val="18"/>
                <w:szCs w:val="18"/>
              </w:rPr>
              <w:tab/>
              <w:t xml:space="preserve">(5.7) </w:t>
            </w:r>
          </w:p>
        </w:tc>
        <w:tc>
          <w:tcPr>
            <w:tcW w:w="1296" w:type="dxa"/>
            <w:tcBorders>
              <w:top w:val="nil"/>
              <w:left w:val="nil"/>
              <w:bottom w:val="nil"/>
              <w:right w:val="nil"/>
            </w:tcBorders>
          </w:tcPr>
          <w:p ns2:paraId="73951ADD" ns2:textId="77777777" w:rsidR="006933EA" w:rsidRDefault="006933EA" w:rsidP="00C90784">
            <w:pPr>
              <w:tabs>
                <w:tab w:val="decimal" w:pos="661"/>
                <w:tab w:val="left" w:pos="741"/>
              </w:tabs>
              <w:spacing w:before="15" w:after="15"/>
              <w:rPr>
                <w:sz w:val="18"/>
                <w:szCs w:val="18"/>
              </w:rPr>
            </w:pPr>
            <w:r>
              <w:rPr>
                <w:sz w:val="18"/>
                <w:szCs w:val="18"/>
              </w:rPr>
              <w:tab/>
              <w:t xml:space="preserve">4 </w:t>
            </w:r>
          </w:p>
        </w:tc>
        <w:tc>
          <w:tcPr>
            <w:tcW w:w="1296" w:type="dxa"/>
            <w:tcBorders>
              <w:top w:val="nil"/>
              <w:left w:val="nil"/>
              <w:bottom w:val="nil"/>
            </w:tcBorders>
          </w:tcPr>
          <w:p ns2:paraId="3A34918A" ns2:textId="77777777" w:rsidR="006933EA" w:rsidRDefault="006933EA" w:rsidP="00C90784">
            <w:pPr>
              <w:tabs>
                <w:tab w:val="decimal" w:pos="459"/>
                <w:tab w:val="left" w:pos="539"/>
              </w:tabs>
              <w:spacing w:before="15" w:after="15"/>
              <w:rPr>
                <w:sz w:val="18"/>
                <w:szCs w:val="18"/>
              </w:rPr>
            </w:pPr>
            <w:r>
              <w:rPr>
                <w:sz w:val="18"/>
                <w:szCs w:val="18"/>
              </w:rPr>
              <w:tab/>
              <w:t xml:space="preserve">(36.4) </w:t>
            </w:r>
          </w:p>
        </w:tc>
      </w:tr>
      <w:tr w:rsidR="006933EA" ns2:paraId="46142E2A" ns2: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1DE5F25C" ns2:textId="77777777" w:rsidR="006933EA" w:rsidRDefault="006933EA" w:rsidP="00C90784">
            <w:pPr>
              <w:spacing w:before="15" w:after="15"/>
              <w:ind w:left="160" w:right="1" w:hanging="160"/>
              <w:rPr>
                <w:sz w:val="18"/>
                <w:szCs w:val="18"/>
              </w:rPr>
            </w:pPr>
            <w:r>
              <w:rPr>
                <w:sz w:val="18"/>
                <w:szCs w:val="18"/>
              </w:rPr>
              <w:t xml:space="preserve">   Alanine aminotransferase increased </w:t>
            </w:r>
          </w:p>
        </w:tc>
        <w:tc>
          <w:tcPr>
            <w:tcW w:w="1296" w:type="dxa"/>
            <w:tcBorders>
              <w:top w:val="nil"/>
              <w:left w:val="nil"/>
              <w:bottom w:val="nil"/>
              <w:right w:val="nil"/>
            </w:tcBorders>
          </w:tcPr>
          <w:p ns2:paraId="198F82C6" ns2:textId="77777777" w:rsidR="006933EA" w:rsidRDefault="006933EA" w:rsidP="00C90784">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right w:val="single" w:sz="2" w:space="0" w:color="auto"/>
            </w:tcBorders>
          </w:tcPr>
          <w:p ns2:paraId="3198A71E" ns2:textId="77777777" w:rsidR="006933EA" w:rsidRDefault="006933EA" w:rsidP="00C90784">
            <w:pPr>
              <w:tabs>
                <w:tab w:val="decimal" w:pos="459"/>
                <w:tab w:val="left" w:pos="539"/>
              </w:tabs>
              <w:spacing w:before="15" w:after="15"/>
              <w:rPr>
                <w:sz w:val="18"/>
                <w:szCs w:val="18"/>
              </w:rPr>
            </w:pPr>
            <w:r>
              <w:rPr>
                <w:sz w:val="18"/>
                <w:szCs w:val="18"/>
              </w:rPr>
              <w:tab/>
              <w:t xml:space="preserve">(1.9) </w:t>
            </w:r>
          </w:p>
        </w:tc>
        <w:tc>
          <w:tcPr>
            <w:tcW w:w="1296" w:type="dxa"/>
            <w:tcBorders>
              <w:top w:val="nil"/>
              <w:left w:val="nil"/>
              <w:bottom w:val="nil"/>
              <w:right w:val="nil"/>
            </w:tcBorders>
          </w:tcPr>
          <w:p ns2:paraId="485004C9" ns2:textId="77777777" w:rsidR="006933EA" w:rsidRDefault="006933EA" w:rsidP="00C90784">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right w:val="single" w:sz="2" w:space="0" w:color="auto"/>
            </w:tcBorders>
          </w:tcPr>
          <w:p ns2:paraId="40D47986" ns2:textId="77777777" w:rsidR="006933EA" w:rsidRDefault="006933EA" w:rsidP="00C90784">
            <w:pPr>
              <w:tabs>
                <w:tab w:val="decimal" w:pos="459"/>
                <w:tab w:val="left" w:pos="539"/>
              </w:tabs>
              <w:spacing w:before="15" w:after="15"/>
              <w:rPr>
                <w:sz w:val="18"/>
                <w:szCs w:val="18"/>
              </w:rPr>
            </w:pPr>
            <w:r>
              <w:rPr>
                <w:sz w:val="18"/>
                <w:szCs w:val="18"/>
              </w:rPr>
              <w:tab/>
              <w:t xml:space="preserve">(1.9) </w:t>
            </w:r>
          </w:p>
        </w:tc>
        <w:tc>
          <w:tcPr>
            <w:tcW w:w="1296" w:type="dxa"/>
            <w:tcBorders>
              <w:top w:val="nil"/>
              <w:left w:val="nil"/>
              <w:bottom w:val="nil"/>
              <w:right w:val="nil"/>
            </w:tcBorders>
          </w:tcPr>
          <w:p ns2:paraId="3246CFBD" ns2:textId="77777777" w:rsidR="006933EA" w:rsidRDefault="006933EA" w:rsidP="00C90784">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tcBorders>
          </w:tcPr>
          <w:p ns2:paraId="619C5921" ns2:textId="77777777" w:rsidR="006933EA" w:rsidRDefault="006933EA" w:rsidP="00C90784">
            <w:pPr>
              <w:tabs>
                <w:tab w:val="decimal" w:pos="459"/>
                <w:tab w:val="left" w:pos="539"/>
              </w:tabs>
              <w:spacing w:before="15" w:after="15"/>
              <w:rPr>
                <w:sz w:val="18"/>
                <w:szCs w:val="18"/>
              </w:rPr>
            </w:pPr>
            <w:r>
              <w:rPr>
                <w:sz w:val="18"/>
                <w:szCs w:val="18"/>
              </w:rPr>
              <w:tab/>
              <w:t xml:space="preserve">(9.1) </w:t>
            </w:r>
          </w:p>
        </w:tc>
      </w:tr>
      <w:tr w:rsidR="006933EA" ns2:paraId="02B21D4F" ns2: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0F3BDFAC" ns2:textId="77777777" w:rsidR="006933EA" w:rsidRDefault="006933EA" w:rsidP="00C90784">
            <w:pPr>
              <w:spacing w:before="15" w:after="15"/>
              <w:ind w:left="160" w:right="1" w:hanging="160"/>
              <w:rPr>
                <w:sz w:val="18"/>
                <w:szCs w:val="18"/>
              </w:rPr>
            </w:pPr>
            <w:r>
              <w:rPr>
                <w:sz w:val="18"/>
                <w:szCs w:val="18"/>
              </w:rPr>
              <w:t xml:space="preserve">   Stomatitis </w:t>
            </w:r>
          </w:p>
        </w:tc>
        <w:tc>
          <w:tcPr>
            <w:tcW w:w="1296" w:type="dxa"/>
            <w:tcBorders>
              <w:top w:val="nil"/>
              <w:left w:val="nil"/>
              <w:bottom w:val="nil"/>
              <w:right w:val="nil"/>
            </w:tcBorders>
          </w:tcPr>
          <w:p ns2:paraId="070077DE" ns2:textId="77777777" w:rsidR="006933EA" w:rsidRDefault="006933EA" w:rsidP="00C90784">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right w:val="single" w:sz="2" w:space="0" w:color="auto"/>
            </w:tcBorders>
          </w:tcPr>
          <w:p ns2:paraId="380343D6" ns2:textId="77777777" w:rsidR="006933EA" w:rsidRDefault="006933EA" w:rsidP="00C90784">
            <w:pPr>
              <w:tabs>
                <w:tab w:val="decimal" w:pos="459"/>
                <w:tab w:val="left" w:pos="539"/>
              </w:tabs>
              <w:spacing w:before="15" w:after="15"/>
              <w:rPr>
                <w:sz w:val="18"/>
                <w:szCs w:val="18"/>
              </w:rPr>
            </w:pPr>
            <w:r>
              <w:rPr>
                <w:sz w:val="18"/>
                <w:szCs w:val="18"/>
              </w:rPr>
              <w:tab/>
              <w:t xml:space="preserve">(1.9) </w:t>
            </w:r>
          </w:p>
        </w:tc>
        <w:tc>
          <w:tcPr>
            <w:tcW w:w="1296" w:type="dxa"/>
            <w:tcBorders>
              <w:top w:val="nil"/>
              <w:left w:val="nil"/>
              <w:bottom w:val="nil"/>
              <w:right w:val="nil"/>
            </w:tcBorders>
          </w:tcPr>
          <w:p ns2:paraId="704E2774" ns2:textId="77777777" w:rsidR="006933EA" w:rsidRDefault="006933EA" w:rsidP="00C90784">
            <w:pPr>
              <w:tabs>
                <w:tab w:val="decimal" w:pos="661"/>
                <w:tab w:val="left" w:pos="741"/>
              </w:tabs>
              <w:spacing w:before="15" w:after="15"/>
              <w:rPr>
                <w:sz w:val="18"/>
                <w:szCs w:val="18"/>
              </w:rPr>
            </w:pPr>
            <w:r>
              <w:rPr>
                <w:sz w:val="18"/>
                <w:szCs w:val="18"/>
              </w:rPr>
              <w:tab/>
              <w:t xml:space="preserve">3 </w:t>
            </w:r>
          </w:p>
        </w:tc>
        <w:tc>
          <w:tcPr>
            <w:tcW w:w="1296" w:type="dxa"/>
            <w:tcBorders>
              <w:top w:val="nil"/>
              <w:left w:val="nil"/>
              <w:bottom w:val="nil"/>
              <w:right w:val="single" w:sz="2" w:space="0" w:color="auto"/>
            </w:tcBorders>
          </w:tcPr>
          <w:p ns2:paraId="014C8E9F" ns2:textId="77777777" w:rsidR="006933EA" w:rsidRDefault="006933EA" w:rsidP="00C90784">
            <w:pPr>
              <w:tabs>
                <w:tab w:val="decimal" w:pos="459"/>
                <w:tab w:val="left" w:pos="539"/>
              </w:tabs>
              <w:spacing w:before="15" w:after="15"/>
              <w:rPr>
                <w:sz w:val="18"/>
                <w:szCs w:val="18"/>
              </w:rPr>
            </w:pPr>
            <w:r>
              <w:rPr>
                <w:sz w:val="18"/>
                <w:szCs w:val="18"/>
              </w:rPr>
              <w:tab/>
              <w:t xml:space="preserve">(5.7) </w:t>
            </w:r>
          </w:p>
        </w:tc>
        <w:tc>
          <w:tcPr>
            <w:tcW w:w="1296" w:type="dxa"/>
            <w:tcBorders>
              <w:top w:val="nil"/>
              <w:left w:val="nil"/>
              <w:bottom w:val="nil"/>
              <w:right w:val="nil"/>
            </w:tcBorders>
          </w:tcPr>
          <w:p ns2:paraId="71081870" ns2:textId="77777777" w:rsidR="006933EA" w:rsidRDefault="006933EA" w:rsidP="00C90784">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tcBorders>
          </w:tcPr>
          <w:p ns2:paraId="5E9E871C" ns2:textId="77777777" w:rsidR="006933EA" w:rsidRDefault="006933EA" w:rsidP="00C90784">
            <w:pPr>
              <w:tabs>
                <w:tab w:val="decimal" w:pos="459"/>
                <w:tab w:val="left" w:pos="539"/>
              </w:tabs>
              <w:spacing w:before="15" w:after="15"/>
              <w:rPr>
                <w:sz w:val="18"/>
                <w:szCs w:val="18"/>
              </w:rPr>
            </w:pPr>
            <w:r>
              <w:rPr>
                <w:sz w:val="18"/>
                <w:szCs w:val="18"/>
              </w:rPr>
              <w:tab/>
              <w:t xml:space="preserve">(9.1) </w:t>
            </w:r>
          </w:p>
        </w:tc>
      </w:tr>
      <w:tr w:rsidR="006933EA" ns2:paraId="46154F7B" ns2: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061B14E7" ns2:textId="77777777" w:rsidR="006933EA" w:rsidRDefault="006933EA" w:rsidP="00C90784">
            <w:pPr>
              <w:spacing w:before="15" w:after="15"/>
              <w:ind w:left="160" w:right="1" w:hanging="160"/>
              <w:rPr>
                <w:sz w:val="18"/>
                <w:szCs w:val="18"/>
              </w:rPr>
            </w:pPr>
            <w:r>
              <w:rPr>
                <w:sz w:val="18"/>
                <w:szCs w:val="18"/>
              </w:rPr>
              <w:t xml:space="preserve">   Dermatitis allergic </w:t>
            </w:r>
          </w:p>
        </w:tc>
        <w:tc>
          <w:tcPr>
            <w:tcW w:w="1296" w:type="dxa"/>
            <w:tcBorders>
              <w:top w:val="nil"/>
              <w:left w:val="nil"/>
              <w:bottom w:val="nil"/>
              <w:right w:val="nil"/>
            </w:tcBorders>
          </w:tcPr>
          <w:p ns2:paraId="57FD940C" ns2:textId="77777777" w:rsidR="006933EA" w:rsidRDefault="006933EA"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ns2:paraId="36256EB0" ns2:textId="77777777" w:rsidR="006933EA" w:rsidRDefault="006933EA" w:rsidP="00C90784">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ns2:paraId="5514146D" ns2:textId="77777777" w:rsidR="006933EA" w:rsidRDefault="006933EA"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ns2:paraId="7E60862A" ns2:textId="77777777" w:rsidR="006933EA" w:rsidRDefault="006933EA" w:rsidP="00C90784">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ns2:paraId="58080107" ns2:textId="77777777" w:rsidR="006933EA" w:rsidRDefault="006933EA" w:rsidP="00C90784">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tcBorders>
          </w:tcPr>
          <w:p ns2:paraId="461C487A" ns2:textId="77777777" w:rsidR="006933EA" w:rsidRDefault="006933EA" w:rsidP="00C90784">
            <w:pPr>
              <w:tabs>
                <w:tab w:val="decimal" w:pos="459"/>
                <w:tab w:val="left" w:pos="539"/>
              </w:tabs>
              <w:spacing w:before="15" w:after="15"/>
              <w:rPr>
                <w:sz w:val="18"/>
                <w:szCs w:val="18"/>
              </w:rPr>
            </w:pPr>
            <w:r>
              <w:rPr>
                <w:sz w:val="18"/>
                <w:szCs w:val="18"/>
              </w:rPr>
              <w:tab/>
              <w:t xml:space="preserve">(9.1) </w:t>
            </w:r>
          </w:p>
        </w:tc>
      </w:tr>
      <w:tr w:rsidR="006933EA" ns2:paraId="674C25BE" ns2:textId="77777777" w:rsidTr="00F52139">
        <w:tblPrEx>
          <w:tblBorders>
            <w:top w:val="single" w:sz="6" w:space="0" w:color="auto"/>
            <w:bottom w:val="single" w:sz="6" w:space="0" w:color="auto"/>
          </w:tblBorders>
        </w:tblPrEx>
        <w:trPr>
          <w:jc w:val="center"/>
        </w:trPr>
        <w:tc>
          <w:tcPr>
            <w:tcW w:w="5184" w:type="dxa"/>
            <w:tcBorders>
              <w:top w:val="nil"/>
              <w:bottom w:val="single" w:sz="4" w:space="0" w:color="auto"/>
              <w:right w:val="single" w:sz="2" w:space="0" w:color="auto"/>
            </w:tcBorders>
          </w:tcPr>
          <w:p ns2:paraId="3A96EF63" ns2:textId="77777777" w:rsidR="006933EA" w:rsidRDefault="006933EA" w:rsidP="00C90784">
            <w:pPr>
              <w:spacing w:before="15" w:after="15"/>
              <w:ind w:left="160" w:right="1" w:hanging="160"/>
              <w:rPr>
                <w:sz w:val="18"/>
                <w:szCs w:val="18"/>
              </w:rPr>
            </w:pPr>
            <w:r>
              <w:rPr>
                <w:sz w:val="18"/>
                <w:szCs w:val="18"/>
              </w:rPr>
              <w:t xml:space="preserve">   Platelet count decreased </w:t>
            </w:r>
          </w:p>
        </w:tc>
        <w:tc>
          <w:tcPr>
            <w:tcW w:w="1296" w:type="dxa"/>
            <w:tcBorders>
              <w:top w:val="nil"/>
              <w:left w:val="nil"/>
              <w:bottom w:val="single" w:sz="4" w:space="0" w:color="auto"/>
              <w:right w:val="nil"/>
            </w:tcBorders>
          </w:tcPr>
          <w:p ns2:paraId="4B6A6A4D" ns2:textId="77777777" w:rsidR="006933EA" w:rsidRDefault="006933EA"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single" w:sz="4" w:space="0" w:color="auto"/>
              <w:right w:val="single" w:sz="2" w:space="0" w:color="auto"/>
            </w:tcBorders>
          </w:tcPr>
          <w:p ns2:paraId="4C7CF4CC" ns2:textId="77777777" w:rsidR="006933EA" w:rsidRDefault="006933EA" w:rsidP="00C90784">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single" w:sz="4" w:space="0" w:color="auto"/>
              <w:right w:val="nil"/>
            </w:tcBorders>
          </w:tcPr>
          <w:p ns2:paraId="70C8145E" ns2:textId="77777777" w:rsidR="006933EA" w:rsidRDefault="006933EA"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single" w:sz="4" w:space="0" w:color="auto"/>
              <w:right w:val="single" w:sz="2" w:space="0" w:color="auto"/>
            </w:tcBorders>
          </w:tcPr>
          <w:p ns2:paraId="46C24752" ns2:textId="77777777" w:rsidR="006933EA" w:rsidRDefault="006933EA" w:rsidP="00C90784">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single" w:sz="4" w:space="0" w:color="auto"/>
              <w:right w:val="nil"/>
            </w:tcBorders>
          </w:tcPr>
          <w:p ns2:paraId="2636E14B" ns2:textId="77777777" w:rsidR="006933EA" w:rsidRDefault="006933EA" w:rsidP="00C90784">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single" w:sz="4" w:space="0" w:color="auto"/>
            </w:tcBorders>
          </w:tcPr>
          <w:p ns2:paraId="226DBF2F" ns2:textId="77777777" w:rsidR="006933EA" w:rsidRDefault="006933EA" w:rsidP="00C90784">
            <w:pPr>
              <w:tabs>
                <w:tab w:val="decimal" w:pos="459"/>
                <w:tab w:val="left" w:pos="539"/>
              </w:tabs>
              <w:spacing w:before="15" w:after="15"/>
              <w:rPr>
                <w:sz w:val="18"/>
                <w:szCs w:val="18"/>
              </w:rPr>
            </w:pPr>
            <w:r>
              <w:rPr>
                <w:sz w:val="18"/>
                <w:szCs w:val="18"/>
              </w:rPr>
              <w:tab/>
              <w:t xml:space="preserve">(9.1) </w:t>
            </w:r>
          </w:p>
        </w:tc>
      </w:tr>
      <w:tr w:rsidR="006933EA" ns2:paraId="579C37DE" ns2:textId="77777777" w:rsidTr="00F52139">
        <w:tblPrEx>
          <w:tblBorders>
            <w:top w:val="single" w:sz="6" w:space="0" w:color="auto"/>
            <w:bottom w:val="single" w:sz="6" w:space="0" w:color="auto"/>
          </w:tblBorders>
        </w:tblPrEx>
        <w:trPr>
          <w:jc w:val="center"/>
        </w:trPr>
        <w:tc>
          <w:tcPr>
            <w:tcW w:w="12960" w:type="dxa"/>
            <w:gridSpan w:val="7"/>
            <w:tcBorders>
              <w:top w:val="single" w:sz="4" w:space="0" w:color="auto"/>
              <w:bottom w:val="double" w:sz="6" w:space="0" w:color="auto"/>
            </w:tcBorders>
          </w:tcPr>
          <w:p ns2:paraId="6F50E8A6" ns2:textId="77777777" w:rsidR="006933EA" w:rsidRDefault="006933EA" w:rsidP="00C90784">
            <w:pPr>
              <w:spacing w:before="30" w:after="30"/>
              <w:ind w:left="160" w:right="1" w:hanging="160"/>
              <w:rPr>
                <w:sz w:val="18"/>
                <w:szCs w:val="18"/>
              </w:rPr>
            </w:pPr>
            <w:r>
              <w:rPr>
                <w:sz w:val="18"/>
                <w:szCs w:val="18"/>
              </w:rPr>
              <w:t xml:space="preserve"> Every participant is counted a single time for each applicable row and column.</w:t>
            </w:r>
          </w:p>
          <w:p ns2:paraId="0DFA2776" ns2:textId="77777777" w:rsidR="006933EA" w:rsidRDefault="006933EA" w:rsidP="00C90784">
            <w:pPr>
              <w:spacing w:before="30" w:after="30"/>
              <w:ind w:left="160" w:right="1" w:hanging="160"/>
              <w:rPr>
                <w:sz w:val="18"/>
                <w:szCs w:val="18"/>
              </w:rPr>
            </w:pPr>
            <w:r>
              <w:rPr>
                <w:sz w:val="18"/>
                <w:szCs w:val="18"/>
              </w:rPr>
              <w:t xml:space="preserve"> A specific adverse event appears on this report only if its incidence in one or more of the columns meets the incidence criterion in the report title, after rounding.</w:t>
            </w:r>
          </w:p>
          <w:p ns2:paraId="50C896C8" ns2:textId="77777777" w:rsidR="006933EA" w:rsidRDefault="006933EA" w:rsidP="00C90784">
            <w:pPr>
              <w:spacing w:before="30" w:after="30"/>
              <w:ind w:left="160" w:right="1" w:hanging="160"/>
              <w:rPr>
                <w:sz w:val="18"/>
                <w:szCs w:val="18"/>
              </w:rPr>
            </w:pPr>
            <w:r>
              <w:rPr>
                <w:sz w:val="18"/>
                <w:szCs w:val="18"/>
              </w:rPr>
              <w:t xml:space="preserve"> Non-serious AEs up to 30 days and SAEs up to 90 days of last dose of study intervention are included.</w:t>
            </w:r>
          </w:p>
          <w:p ns2:paraId="3A4D6A59" ns2:textId="77777777" w:rsidR="006933EA" w:rsidRDefault="006933EA" w:rsidP="00C90784">
            <w:pPr>
              <w:spacing w:before="30" w:after="30"/>
              <w:ind w:left="160" w:right="1" w:hanging="160"/>
              <w:rPr>
                <w:sz w:val="18"/>
                <w:szCs w:val="18"/>
              </w:rPr>
            </w:pPr>
            <w:r>
              <w:rPr>
                <w:sz w:val="18"/>
                <w:szCs w:val="18"/>
              </w:rPr>
              <w:t xml:space="preserve"> Grades are based on NCI CTCAE version 5.0.</w:t>
            </w:r>
          </w:p>
          <w:p ns2:paraId="46F59D31" ns2:textId="77777777" w:rsidR="006933EA" w:rsidRDefault="006933EA" w:rsidP="00C90784">
            <w:pPr>
              <w:spacing w:before="30" w:after="30"/>
              <w:ind w:left="160" w:right="1" w:hanging="160"/>
              <w:rPr>
                <w:sz w:val="18"/>
                <w:szCs w:val="18"/>
              </w:rPr>
            </w:pPr>
            <w:r>
              <w:rPr>
                <w:sz w:val="18"/>
                <w:szCs w:val="18"/>
              </w:rPr>
              <w:t xml:space="preserve"> Database cutoff date: 21MAY2024</w:t>
            </w:r>
          </w:p>
        </w:tc>
      </w:tr>
      <w:tr w:rsidR="006933EA" ns2:paraId="7AF85DAF" ns2:textId="77777777" w:rsidTr="00C90784">
        <w:tblPrEx>
          <w:tblBorders>
            <w:top w:val="none" w:sz="0" w:space="0" w:color="auto"/>
            <w:left w:val="none" w:sz="0" w:space="0" w:color="auto"/>
            <w:bottom w:val="none" w:sz="0" w:space="0" w:color="auto"/>
            <w:right w:val="none" w:sz="0" w:space="0" w:color="auto"/>
          </w:tblBorders>
        </w:tblPrEx>
        <w:trPr>
          <w:jc w:val="center"/>
        </w:trPr>
        <w:tc>
          <w:tcPr>
            <w:tcW w:w="12960" w:type="dxa"/>
            <w:gridSpan w:val="7"/>
            <w:tcBorders>
              <w:top w:val="nil"/>
              <w:left w:val="nil"/>
              <w:bottom w:val="nil"/>
              <w:right w:val="nil"/>
            </w:tcBorders>
          </w:tcPr>
          <w:p ns2:paraId="1F181C0A" ns2:textId="77777777" w:rsidR="006933EA" w:rsidRDefault="006933EA" w:rsidP="00C90784">
            <w:pPr>
              <w:spacing w:before="15" w:after="15"/>
              <w:rPr>
                <w:sz w:val="18"/>
                <w:szCs w:val="18"/>
              </w:rPr>
            </w:pPr>
            <w:r>
              <w:rPr>
                <w:sz w:val="18"/>
                <w:szCs w:val="18"/>
              </w:rPr>
              <w:t>Source:  [P003MK2870: adam-adsl; adae]</w:t>
            </w:r>
          </w:p>
        </w:tc>
      </w:tr>
    </w:tbl>
    <w:p ns2:paraId="252EE94E" ns2:textId="77777777" w:rsidR="00DE4AA2" w:rsidRDefault="00DE4AA2">
      <w:pPr>
        <w:pStyle w:val="TableHead"/>
        <w:sectPr w:rsidR="00DE4AA2" w:rsidSect="004A5950">
          <w:pgSz w:w="15840" w:h="12240" w:orient="landscape"/>
          <w:pgMar w:top="1800" w:right="1440" w:bottom="1440" w:left="1440" w:header="720" w:footer="720" w:gutter="0"/>
          <w:cols w:space="720"/>
          <w:docGrid w:linePitch="326"/>
        </w:sectPr>
      </w:pPr>
      <w:ins w:id="12989" w:author="GoldenCorpusHarness" w:date="2026-03-28T21:57:55Z">
        <w:r>
          <w:t>In the sac-TMT treatment group, all participants experienced at least 1 AE, and all were considered drug-related by the investigator. Grade ≥3 AEs were reported for 62 participants (72.1%) and Grade ≥3 AEs that were considered drug-related by the investigator were reported for 60 participants (69.8%). There were 66 participants (76.7%) with AEs resulting in dose modification, and 4 participants (4.7%) discontinued any drug due to AEs, all of which were considered related to sac-TMT by the investigator. One participant (1.2%) experienced an AE resulting in death [Table 46].</w:t>
        </w:r>
      </w:ins>
    </w:p>
    <w:p ns2:paraId="13B90A03" ns2:textId="1E219C52" w:rsidR="006933EA" w:rsidRDefault="0049194F" w:rsidP="00CF6A49">
      <w:pPr>
        <w:pStyle w:val="TableTitle"/>
      </w:pPr>
      <w:r>
        <w:t>T</w:t>
      </w:r>
      <w:del w:id="12990" w:author="GoldenCorpusHarness" w:date="2026-03-28T21:57:55Z">
        <w:r>
          <w:delText>a</w:delText>
        </w:r>
      </w:del>
      <w:ins w:id="12991" w:author="GoldenCorpusHarness" w:date="2026-03-28T21:57:55Z">
        <w:r>
          <w:t xml:space="preserve">he most frequently reported AEs (incidence ≥25%) </w:t>
        </w:r>
      </w:ins>
      <w:r>
        <w:t>b</w:t>
      </w:r>
      <w:del w:id="12992" w:author="GoldenCorpusHarness" w:date="2026-03-28T21:57:55Z">
        <w:r>
          <w:delText>le</w:delText>
        </w:r>
      </w:del>
      <w:ins w:id="12993" w:author="GoldenCorpusHarness" w:date="2026-03-28T21:57:55Z">
        <w:r>
          <w:t>y PT among participants receiving sac-TMT</w:t>
        </w:r>
      </w:ins>
      <w:r>
        <w:t xml:space="preserve"> 5</w:t>
      </w:r>
      <w:ins w:id="12994" w:author="GoldenCorpusHarness" w:date="2026-03-28T21:57:55Z">
        <w:r>
          <w:t xml:space="preserve"> mg/kg q2w as monotherapy were anemia and WBC count decreased (</w:t>
        </w:r>
      </w:ins>
      <w:r>
        <w:t>8</w:t>
      </w:r>
      <w:ins w:id="12995" w:author="GoldenCorpusHarness" w:date="2026-03-28T21:57:55Z">
        <w:r>
          <w:t>8.4% each), neutrophil count decreased (83.7%), stomatitis (68.6%), alopecia (60.5%), nausea, asthenia, and ALT increased (38.4% each), hyperglycemia (34.9%), weight decreased (32.6%), vomiting (30.2%), A</w:t>
        </w:r>
      </w:ins>
      <w:r>
        <w:t>S</w:t>
      </w:r>
      <w:del w:id="12996" w:author="GoldenCorpusHarness" w:date="2026-03-28T21:57:55Z">
        <w:r>
          <w:delText>tudy MK-2</w:delText>
        </w:r>
      </w:del>
      <w:ins w:id="12997" w:author="GoldenCorpusHarness" w:date="2026-03-28T21:57:55Z">
        <w:r>
          <w:t xml:space="preserve">T increased (31.4%), urinary tract infection (29.1%), decreased appetite and hypokalemia (26.7% each), and platelet count decreased, hyperuricemia, and increased blood lactate dehydrogenase (25.6% each) [Sec. 7.3] [Table </w:t>
        </w:r>
      </w:ins>
      <w:r>
        <w:t>8</w:t>
      </w:r>
      <w:del w:id="12998" w:author="GoldenCorpusHarness" w:date="2026-03-28T21:57:55Z">
        <w:r>
          <w:delText>70-003 (SKB264-Ⅱ-04): Participants With Drug-related Serious Adverse Events by SOC and Preferred Terms (Incidence &gt;0% in One or More Treatment Groups) (APaT Population)</w:delText>
        </w:r>
      </w:del>
      <w:ins w:id="12999" w:author="GoldenCorpusHarness" w:date="2026-03-28T21:57:55Z">
        <w:r>
          <w:t>6].</w:t>
        </w:r>
      </w:ins>
    </w:p>
    <w:tbl>
      <w:tblPr>
        <w:tblW w:w="0" w:type="auto"/>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5184"/>
        <w:gridCol w:w="1296"/>
        <w:gridCol w:w="1296"/>
        <w:gridCol w:w="1296"/>
        <w:gridCol w:w="1296"/>
        <w:gridCol w:w="1296"/>
        <w:gridCol w:w="1296"/>
      </w:tblGrid>
      <w:tr w:rsidR="00DE4AA2" ns2:paraId="55E60C25" ns2:textId="77777777" w:rsidTr="00C90784">
        <w:trPr>
          <w:jc w:val="center"/>
        </w:trPr>
        <w:tc>
          <w:tcPr>
            <w:tcW w:w="5184" w:type="dxa"/>
            <w:tcBorders>
              <w:top w:val="double" w:sz="6" w:space="0" w:color="auto"/>
              <w:bottom w:val="nil"/>
              <w:right w:val="single" w:sz="2" w:space="0" w:color="auto"/>
            </w:tcBorders>
          </w:tcPr>
          <w:p ns2:paraId="3CC1E32A" ns2:textId="77777777" w:rsidR="00DE4AA2" w:rsidRDefault="00DE4AA2" w:rsidP="00C90784">
            <w:pPr>
              <w:spacing w:before="15" w:after="15"/>
              <w:rPr>
                <w:sz w:val="18"/>
                <w:szCs w:val="18"/>
              </w:rPr>
            </w:pPr>
          </w:p>
        </w:tc>
        <w:tc>
          <w:tcPr>
            <w:tcW w:w="2592" w:type="dxa"/>
            <w:gridSpan w:val="2"/>
            <w:tcBorders>
              <w:top w:val="double" w:sz="6" w:space="0" w:color="auto"/>
              <w:left w:val="nil"/>
              <w:bottom w:val="single" w:sz="2" w:space="0" w:color="auto"/>
              <w:right w:val="single" w:sz="2" w:space="0" w:color="auto"/>
            </w:tcBorders>
          </w:tcPr>
          <w:p ns2:paraId="7534A66F" ns2:textId="4431CEC6" w:rsidR="00DE4AA2" w:rsidRDefault="00DE370C" w:rsidP="00C90784">
            <w:pPr>
              <w:spacing w:before="15" w:after="15"/>
              <w:jc w:val="center"/>
              <w:rPr>
                <w:sz w:val="18"/>
                <w:szCs w:val="18"/>
              </w:rPr>
            </w:pPr>
            <w:r w:rsidRPr="00DE370C">
              <w:rPr>
                <w:sz w:val="18"/>
                <w:szCs w:val="18"/>
              </w:rPr>
              <w:t>sac-TMT</w:t>
            </w:r>
            <w:r w:rsidR="00DE4AA2">
              <w:rPr>
                <w:sz w:val="18"/>
                <w:szCs w:val="18"/>
              </w:rPr>
              <w:t xml:space="preserve"> 4 mg/kg </w:t>
            </w:r>
            <w:r w:rsidR="00254576">
              <w:rPr>
                <w:sz w:val="18"/>
                <w:szCs w:val="18"/>
              </w:rPr>
              <w:t xml:space="preserve">q2w </w:t>
            </w:r>
            <w:r w:rsidR="00DE4AA2">
              <w:rPr>
                <w:sz w:val="18"/>
                <w:szCs w:val="18"/>
              </w:rPr>
              <w:t xml:space="preserve">+ pembrolizumab 400 mg </w:t>
            </w:r>
            <w:r w:rsidR="00254576">
              <w:rPr>
                <w:sz w:val="18"/>
                <w:szCs w:val="18"/>
              </w:rPr>
              <w:t xml:space="preserve">q6w </w:t>
            </w:r>
          </w:p>
        </w:tc>
        <w:tc>
          <w:tcPr>
            <w:tcW w:w="2592" w:type="dxa"/>
            <w:gridSpan w:val="2"/>
            <w:tcBorders>
              <w:top w:val="double" w:sz="6" w:space="0" w:color="auto"/>
              <w:left w:val="nil"/>
              <w:bottom w:val="single" w:sz="2" w:space="0" w:color="auto"/>
              <w:right w:val="single" w:sz="2" w:space="0" w:color="auto"/>
            </w:tcBorders>
          </w:tcPr>
          <w:p ns2:paraId="7FE1EAE7" ns2:textId="031F687B" w:rsidR="00DE4AA2" w:rsidRDefault="00DE370C" w:rsidP="00C90784">
            <w:pPr>
              <w:spacing w:before="15" w:after="15"/>
              <w:jc w:val="center"/>
              <w:rPr>
                <w:sz w:val="18"/>
                <w:szCs w:val="18"/>
              </w:rPr>
            </w:pPr>
            <w:r w:rsidRPr="00DE370C">
              <w:rPr>
                <w:sz w:val="18"/>
                <w:szCs w:val="18"/>
              </w:rPr>
              <w:t>sac-TMT</w:t>
            </w:r>
            <w:r w:rsidR="00DE4AA2">
              <w:rPr>
                <w:sz w:val="18"/>
                <w:szCs w:val="18"/>
              </w:rPr>
              <w:t xml:space="preserve"> 3 mg/kg </w:t>
            </w:r>
            <w:r w:rsidR="00254576">
              <w:rPr>
                <w:sz w:val="18"/>
                <w:szCs w:val="18"/>
              </w:rPr>
              <w:t xml:space="preserve">q2w </w:t>
            </w:r>
            <w:r w:rsidR="00DE4AA2">
              <w:rPr>
                <w:sz w:val="18"/>
                <w:szCs w:val="18"/>
              </w:rPr>
              <w:t xml:space="preserve">+ Osimertinib 80 mg </w:t>
            </w:r>
          </w:p>
        </w:tc>
        <w:tc>
          <w:tcPr>
            <w:tcW w:w="2592" w:type="dxa"/>
            <w:gridSpan w:val="2"/>
            <w:tcBorders>
              <w:top w:val="double" w:sz="6" w:space="0" w:color="auto"/>
              <w:left w:val="nil"/>
              <w:bottom w:val="single" w:sz="2" w:space="0" w:color="auto"/>
            </w:tcBorders>
          </w:tcPr>
          <w:p ns2:paraId="18FDA66B" ns2:textId="2F7B65F1" w:rsidR="00DE4AA2" w:rsidRDefault="00DE370C" w:rsidP="00C90784">
            <w:pPr>
              <w:spacing w:before="15" w:after="15"/>
              <w:jc w:val="center"/>
              <w:rPr>
                <w:sz w:val="18"/>
                <w:szCs w:val="18"/>
              </w:rPr>
            </w:pPr>
            <w:r w:rsidRPr="00DE370C">
              <w:rPr>
                <w:sz w:val="18"/>
                <w:szCs w:val="18"/>
              </w:rPr>
              <w:t>sac-TMT</w:t>
            </w:r>
            <w:r w:rsidR="00DE4AA2">
              <w:rPr>
                <w:sz w:val="18"/>
                <w:szCs w:val="18"/>
              </w:rPr>
              <w:t xml:space="preserve"> 4 mg/kg </w:t>
            </w:r>
            <w:r w:rsidR="006A7E20">
              <w:rPr>
                <w:sz w:val="18"/>
                <w:szCs w:val="18"/>
              </w:rPr>
              <w:t xml:space="preserve">q2w </w:t>
            </w:r>
            <w:r w:rsidR="00DE4AA2">
              <w:rPr>
                <w:sz w:val="18"/>
                <w:szCs w:val="18"/>
              </w:rPr>
              <w:t xml:space="preserve">+ Osimertinib 80 mg </w:t>
            </w:r>
          </w:p>
        </w:tc>
      </w:tr>
      <w:tr w:rsidR="00DE4AA2" ns2:paraId="7D7F2C73" ns2:textId="77777777" w:rsidTr="00C90784">
        <w:tblPrEx>
          <w:tblBorders>
            <w:top w:val="single" w:sz="6" w:space="0" w:color="auto"/>
            <w:bottom w:val="single" w:sz="6" w:space="0" w:color="auto"/>
          </w:tblBorders>
        </w:tblPrEx>
        <w:trPr>
          <w:jc w:val="center"/>
        </w:trPr>
        <w:tc>
          <w:tcPr>
            <w:tcW w:w="5184" w:type="dxa"/>
            <w:tcBorders>
              <w:top w:val="nil"/>
              <w:bottom w:val="single" w:sz="2" w:space="0" w:color="auto"/>
              <w:right w:val="single" w:sz="2" w:space="0" w:color="auto"/>
            </w:tcBorders>
          </w:tcPr>
          <w:p ns2:paraId="756CC6E6" ns2:textId="77777777" w:rsidR="00DE4AA2" w:rsidRDefault="00DE4AA2" w:rsidP="00C90784">
            <w:pPr>
              <w:spacing w:before="15" w:after="15"/>
              <w:rPr>
                <w:sz w:val="18"/>
                <w:szCs w:val="18"/>
              </w:rPr>
            </w:pPr>
          </w:p>
        </w:tc>
        <w:tc>
          <w:tcPr>
            <w:tcW w:w="1296" w:type="dxa"/>
            <w:tcBorders>
              <w:top w:val="nil"/>
              <w:left w:val="nil"/>
              <w:bottom w:val="single" w:sz="2" w:space="0" w:color="auto"/>
              <w:right w:val="nil"/>
            </w:tcBorders>
          </w:tcPr>
          <w:p ns2:paraId="69174F20" ns2:textId="77777777" w:rsidR="00DE4AA2" w:rsidRDefault="00DE4AA2" w:rsidP="00C90784">
            <w:pPr>
              <w:spacing w:before="15" w:after="15"/>
              <w:jc w:val="center"/>
              <w:rPr>
                <w:sz w:val="18"/>
                <w:szCs w:val="18"/>
              </w:rPr>
            </w:pPr>
            <w:r>
              <w:rPr>
                <w:sz w:val="18"/>
                <w:szCs w:val="18"/>
              </w:rPr>
              <w:t xml:space="preserve">n </w:t>
            </w:r>
          </w:p>
        </w:tc>
        <w:tc>
          <w:tcPr>
            <w:tcW w:w="1296" w:type="dxa"/>
            <w:tcBorders>
              <w:top w:val="nil"/>
              <w:left w:val="nil"/>
              <w:bottom w:val="single" w:sz="2" w:space="0" w:color="auto"/>
              <w:right w:val="single" w:sz="2" w:space="0" w:color="auto"/>
            </w:tcBorders>
          </w:tcPr>
          <w:p ns2:paraId="3E437C48" ns2:textId="77777777" w:rsidR="00DE4AA2" w:rsidRDefault="00DE4AA2" w:rsidP="00C90784">
            <w:pPr>
              <w:spacing w:before="15" w:after="15"/>
              <w:jc w:val="center"/>
              <w:rPr>
                <w:sz w:val="18"/>
                <w:szCs w:val="18"/>
              </w:rPr>
            </w:pPr>
            <w:r>
              <w:rPr>
                <w:sz w:val="18"/>
                <w:szCs w:val="18"/>
              </w:rPr>
              <w:t xml:space="preserve">(%) </w:t>
            </w:r>
          </w:p>
        </w:tc>
        <w:tc>
          <w:tcPr>
            <w:tcW w:w="1296" w:type="dxa"/>
            <w:tcBorders>
              <w:top w:val="nil"/>
              <w:left w:val="nil"/>
              <w:bottom w:val="single" w:sz="2" w:space="0" w:color="auto"/>
              <w:right w:val="nil"/>
            </w:tcBorders>
          </w:tcPr>
          <w:p ns2:paraId="3E03A116" ns2:textId="77777777" w:rsidR="00DE4AA2" w:rsidRDefault="00DE4AA2" w:rsidP="00C90784">
            <w:pPr>
              <w:spacing w:before="15" w:after="15"/>
              <w:jc w:val="center"/>
              <w:rPr>
                <w:sz w:val="18"/>
                <w:szCs w:val="18"/>
              </w:rPr>
            </w:pPr>
            <w:r>
              <w:rPr>
                <w:sz w:val="18"/>
                <w:szCs w:val="18"/>
              </w:rPr>
              <w:t xml:space="preserve">n </w:t>
            </w:r>
          </w:p>
        </w:tc>
        <w:tc>
          <w:tcPr>
            <w:tcW w:w="1296" w:type="dxa"/>
            <w:tcBorders>
              <w:top w:val="nil"/>
              <w:left w:val="nil"/>
              <w:bottom w:val="single" w:sz="2" w:space="0" w:color="auto"/>
              <w:right w:val="single" w:sz="2" w:space="0" w:color="auto"/>
            </w:tcBorders>
          </w:tcPr>
          <w:p ns2:paraId="2C47950C" ns2:textId="77777777" w:rsidR="00DE4AA2" w:rsidRDefault="00DE4AA2" w:rsidP="00C90784">
            <w:pPr>
              <w:spacing w:before="15" w:after="15"/>
              <w:jc w:val="center"/>
              <w:rPr>
                <w:sz w:val="18"/>
                <w:szCs w:val="18"/>
              </w:rPr>
            </w:pPr>
            <w:r>
              <w:rPr>
                <w:sz w:val="18"/>
                <w:szCs w:val="18"/>
              </w:rPr>
              <w:t xml:space="preserve">(%) </w:t>
            </w:r>
          </w:p>
        </w:tc>
        <w:tc>
          <w:tcPr>
            <w:tcW w:w="1296" w:type="dxa"/>
            <w:tcBorders>
              <w:top w:val="nil"/>
              <w:left w:val="nil"/>
              <w:bottom w:val="single" w:sz="2" w:space="0" w:color="auto"/>
              <w:right w:val="nil"/>
            </w:tcBorders>
          </w:tcPr>
          <w:p ns2:paraId="512DAED9" ns2:textId="77777777" w:rsidR="00DE4AA2" w:rsidRDefault="00DE4AA2" w:rsidP="00C90784">
            <w:pPr>
              <w:spacing w:before="15" w:after="15"/>
              <w:jc w:val="center"/>
              <w:rPr>
                <w:sz w:val="18"/>
                <w:szCs w:val="18"/>
              </w:rPr>
            </w:pPr>
            <w:r>
              <w:rPr>
                <w:sz w:val="18"/>
                <w:szCs w:val="18"/>
              </w:rPr>
              <w:t xml:space="preserve">n </w:t>
            </w:r>
          </w:p>
        </w:tc>
        <w:tc>
          <w:tcPr>
            <w:tcW w:w="1296" w:type="dxa"/>
            <w:tcBorders>
              <w:top w:val="nil"/>
              <w:left w:val="nil"/>
              <w:bottom w:val="single" w:sz="2" w:space="0" w:color="auto"/>
            </w:tcBorders>
          </w:tcPr>
          <w:p ns2:paraId="60998B3A" ns2:textId="77777777" w:rsidR="00DE4AA2" w:rsidRDefault="00DE4AA2" w:rsidP="00C90784">
            <w:pPr>
              <w:spacing w:before="15" w:after="15"/>
              <w:jc w:val="center"/>
              <w:rPr>
                <w:sz w:val="18"/>
                <w:szCs w:val="18"/>
              </w:rPr>
            </w:pPr>
            <w:r>
              <w:rPr>
                <w:sz w:val="18"/>
                <w:szCs w:val="18"/>
              </w:rPr>
              <w:t xml:space="preserve">(%) </w:t>
            </w:r>
          </w:p>
        </w:tc>
      </w:tr>
      <w:tr w:rsidR="00DE4AA2" ns2:paraId="0EAC28EB" ns2: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12D925B3" ns2:textId="77777777" w:rsidR="00DE4AA2" w:rsidRDefault="00DE4AA2" w:rsidP="00C90784">
            <w:pPr>
              <w:spacing w:before="15" w:after="15"/>
              <w:ind w:left="160" w:right="1" w:hanging="160"/>
              <w:rPr>
                <w:sz w:val="18"/>
                <w:szCs w:val="18"/>
              </w:rPr>
            </w:pPr>
            <w:r>
              <w:rPr>
                <w:sz w:val="18"/>
                <w:szCs w:val="18"/>
              </w:rPr>
              <w:t xml:space="preserve"> Participants in population </w:t>
            </w:r>
          </w:p>
        </w:tc>
        <w:tc>
          <w:tcPr>
            <w:tcW w:w="1296" w:type="dxa"/>
            <w:tcBorders>
              <w:top w:val="nil"/>
              <w:left w:val="nil"/>
              <w:bottom w:val="nil"/>
              <w:right w:val="nil"/>
            </w:tcBorders>
          </w:tcPr>
          <w:p ns2:paraId="2F88097D" ns2:textId="77777777" w:rsidR="00DE4AA2" w:rsidRDefault="00DE4AA2" w:rsidP="00C90784">
            <w:pPr>
              <w:tabs>
                <w:tab w:val="decimal" w:pos="661"/>
                <w:tab w:val="left" w:pos="741"/>
              </w:tabs>
              <w:spacing w:before="15" w:after="15"/>
              <w:rPr>
                <w:sz w:val="18"/>
                <w:szCs w:val="18"/>
              </w:rPr>
            </w:pPr>
            <w:r>
              <w:rPr>
                <w:sz w:val="18"/>
                <w:szCs w:val="18"/>
              </w:rPr>
              <w:tab/>
              <w:t xml:space="preserve">54 </w:t>
            </w:r>
          </w:p>
        </w:tc>
        <w:tc>
          <w:tcPr>
            <w:tcW w:w="1296" w:type="dxa"/>
            <w:tcBorders>
              <w:top w:val="nil"/>
              <w:left w:val="nil"/>
              <w:bottom w:val="nil"/>
              <w:right w:val="single" w:sz="2" w:space="0" w:color="auto"/>
            </w:tcBorders>
          </w:tcPr>
          <w:p ns2:paraId="10E0C280" ns2:textId="77777777" w:rsidR="00DE4AA2" w:rsidRDefault="00DE4AA2" w:rsidP="00C90784">
            <w:pPr>
              <w:tabs>
                <w:tab w:val="decimal" w:pos="459"/>
                <w:tab w:val="left" w:pos="539"/>
              </w:tabs>
              <w:spacing w:before="15" w:after="15"/>
              <w:rPr>
                <w:sz w:val="18"/>
                <w:szCs w:val="18"/>
              </w:rPr>
            </w:pPr>
            <w:r>
              <w:rPr>
                <w:sz w:val="18"/>
                <w:szCs w:val="18"/>
              </w:rPr>
              <w:tab/>
            </w:r>
          </w:p>
        </w:tc>
        <w:tc>
          <w:tcPr>
            <w:tcW w:w="1296" w:type="dxa"/>
            <w:tcBorders>
              <w:top w:val="nil"/>
              <w:left w:val="nil"/>
              <w:bottom w:val="nil"/>
              <w:right w:val="nil"/>
            </w:tcBorders>
          </w:tcPr>
          <w:p ns2:paraId="199263EC" ns2:textId="77777777" w:rsidR="00DE4AA2" w:rsidRDefault="00DE4AA2" w:rsidP="00C90784">
            <w:pPr>
              <w:tabs>
                <w:tab w:val="decimal" w:pos="661"/>
                <w:tab w:val="left" w:pos="741"/>
              </w:tabs>
              <w:spacing w:before="15" w:after="15"/>
              <w:rPr>
                <w:sz w:val="18"/>
                <w:szCs w:val="18"/>
              </w:rPr>
            </w:pPr>
            <w:r>
              <w:rPr>
                <w:sz w:val="18"/>
                <w:szCs w:val="18"/>
              </w:rPr>
              <w:tab/>
              <w:t xml:space="preserve">53 </w:t>
            </w:r>
          </w:p>
        </w:tc>
        <w:tc>
          <w:tcPr>
            <w:tcW w:w="1296" w:type="dxa"/>
            <w:tcBorders>
              <w:top w:val="nil"/>
              <w:left w:val="nil"/>
              <w:bottom w:val="nil"/>
              <w:right w:val="single" w:sz="2" w:space="0" w:color="auto"/>
            </w:tcBorders>
          </w:tcPr>
          <w:p ns2:paraId="201009C9" ns2:textId="77777777" w:rsidR="00DE4AA2" w:rsidRDefault="00DE4AA2" w:rsidP="00C90784">
            <w:pPr>
              <w:tabs>
                <w:tab w:val="decimal" w:pos="459"/>
                <w:tab w:val="left" w:pos="539"/>
              </w:tabs>
              <w:spacing w:before="15" w:after="15"/>
              <w:rPr>
                <w:sz w:val="18"/>
                <w:szCs w:val="18"/>
              </w:rPr>
            </w:pPr>
            <w:r>
              <w:rPr>
                <w:sz w:val="18"/>
                <w:szCs w:val="18"/>
              </w:rPr>
              <w:tab/>
            </w:r>
          </w:p>
        </w:tc>
        <w:tc>
          <w:tcPr>
            <w:tcW w:w="1296" w:type="dxa"/>
            <w:tcBorders>
              <w:top w:val="nil"/>
              <w:left w:val="nil"/>
              <w:bottom w:val="nil"/>
              <w:right w:val="nil"/>
            </w:tcBorders>
          </w:tcPr>
          <w:p ns2:paraId="22542E93" ns2:textId="77777777" w:rsidR="00DE4AA2" w:rsidRDefault="00DE4AA2" w:rsidP="00C90784">
            <w:pPr>
              <w:tabs>
                <w:tab w:val="decimal" w:pos="661"/>
                <w:tab w:val="left" w:pos="741"/>
              </w:tabs>
              <w:spacing w:before="15" w:after="15"/>
              <w:rPr>
                <w:sz w:val="18"/>
                <w:szCs w:val="18"/>
              </w:rPr>
            </w:pPr>
            <w:r>
              <w:rPr>
                <w:sz w:val="18"/>
                <w:szCs w:val="18"/>
              </w:rPr>
              <w:tab/>
              <w:t xml:space="preserve">11 </w:t>
            </w:r>
          </w:p>
        </w:tc>
        <w:tc>
          <w:tcPr>
            <w:tcW w:w="1296" w:type="dxa"/>
            <w:tcBorders>
              <w:top w:val="nil"/>
              <w:left w:val="nil"/>
              <w:bottom w:val="nil"/>
            </w:tcBorders>
          </w:tcPr>
          <w:p ns2:paraId="128B8CFB" ns2:textId="77777777" w:rsidR="00DE4AA2" w:rsidRDefault="00DE4AA2" w:rsidP="00C90784">
            <w:pPr>
              <w:tabs>
                <w:tab w:val="decimal" w:pos="459"/>
                <w:tab w:val="left" w:pos="539"/>
              </w:tabs>
              <w:spacing w:before="15" w:after="15"/>
              <w:rPr>
                <w:sz w:val="18"/>
                <w:szCs w:val="18"/>
              </w:rPr>
            </w:pPr>
            <w:r>
              <w:rPr>
                <w:sz w:val="18"/>
                <w:szCs w:val="18"/>
              </w:rPr>
              <w:tab/>
            </w:r>
          </w:p>
        </w:tc>
      </w:tr>
      <w:tr w:rsidR="00DE4AA2" ns2:paraId="7203D3B9" ns2: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7DAA6787" ns2:textId="77777777" w:rsidR="00DE4AA2" w:rsidRDefault="00DE4AA2" w:rsidP="00C90784">
            <w:pPr>
              <w:spacing w:before="15" w:after="15"/>
              <w:ind w:left="160" w:right="1" w:hanging="160"/>
              <w:rPr>
                <w:sz w:val="18"/>
                <w:szCs w:val="18"/>
              </w:rPr>
            </w:pPr>
            <w:r>
              <w:rPr>
                <w:sz w:val="18"/>
                <w:szCs w:val="18"/>
              </w:rPr>
              <w:t xml:space="preserve">   with one or more adverse events </w:t>
            </w:r>
          </w:p>
        </w:tc>
        <w:tc>
          <w:tcPr>
            <w:tcW w:w="1296" w:type="dxa"/>
            <w:tcBorders>
              <w:top w:val="nil"/>
              <w:left w:val="nil"/>
              <w:bottom w:val="nil"/>
              <w:right w:val="nil"/>
            </w:tcBorders>
          </w:tcPr>
          <w:p ns2:paraId="0D52B409" ns2:textId="77777777" w:rsidR="00DE4AA2" w:rsidRDefault="00DE4AA2" w:rsidP="00C90784">
            <w:pPr>
              <w:tabs>
                <w:tab w:val="decimal" w:pos="661"/>
                <w:tab w:val="left" w:pos="741"/>
              </w:tabs>
              <w:spacing w:before="15" w:after="15"/>
              <w:rPr>
                <w:sz w:val="18"/>
                <w:szCs w:val="18"/>
              </w:rPr>
            </w:pPr>
            <w:r>
              <w:rPr>
                <w:sz w:val="18"/>
                <w:szCs w:val="18"/>
              </w:rPr>
              <w:tab/>
              <w:t xml:space="preserve">8 </w:t>
            </w:r>
          </w:p>
        </w:tc>
        <w:tc>
          <w:tcPr>
            <w:tcW w:w="1296" w:type="dxa"/>
            <w:tcBorders>
              <w:top w:val="nil"/>
              <w:left w:val="nil"/>
              <w:bottom w:val="nil"/>
              <w:right w:val="single" w:sz="2" w:space="0" w:color="auto"/>
            </w:tcBorders>
          </w:tcPr>
          <w:p ns2:paraId="38D178D7" ns2:textId="77777777" w:rsidR="00DE4AA2" w:rsidRDefault="00DE4AA2" w:rsidP="00C90784">
            <w:pPr>
              <w:tabs>
                <w:tab w:val="decimal" w:pos="459"/>
                <w:tab w:val="left" w:pos="539"/>
              </w:tabs>
              <w:spacing w:before="15" w:after="15"/>
              <w:rPr>
                <w:sz w:val="18"/>
                <w:szCs w:val="18"/>
              </w:rPr>
            </w:pPr>
            <w:r>
              <w:rPr>
                <w:sz w:val="18"/>
                <w:szCs w:val="18"/>
              </w:rPr>
              <w:tab/>
              <w:t xml:space="preserve">(14.8) </w:t>
            </w:r>
          </w:p>
        </w:tc>
        <w:tc>
          <w:tcPr>
            <w:tcW w:w="1296" w:type="dxa"/>
            <w:tcBorders>
              <w:top w:val="nil"/>
              <w:left w:val="nil"/>
              <w:bottom w:val="nil"/>
              <w:right w:val="nil"/>
            </w:tcBorders>
          </w:tcPr>
          <w:p ns2:paraId="57159317" ns2:textId="77777777" w:rsidR="00DE4AA2" w:rsidRDefault="00DE4AA2" w:rsidP="00C90784">
            <w:pPr>
              <w:tabs>
                <w:tab w:val="decimal" w:pos="661"/>
                <w:tab w:val="left" w:pos="741"/>
              </w:tabs>
              <w:spacing w:before="15" w:after="15"/>
              <w:rPr>
                <w:sz w:val="18"/>
                <w:szCs w:val="18"/>
              </w:rPr>
            </w:pPr>
            <w:r>
              <w:rPr>
                <w:sz w:val="18"/>
                <w:szCs w:val="18"/>
              </w:rPr>
              <w:tab/>
              <w:t xml:space="preserve">3 </w:t>
            </w:r>
          </w:p>
        </w:tc>
        <w:tc>
          <w:tcPr>
            <w:tcW w:w="1296" w:type="dxa"/>
            <w:tcBorders>
              <w:top w:val="nil"/>
              <w:left w:val="nil"/>
              <w:bottom w:val="nil"/>
              <w:right w:val="single" w:sz="2" w:space="0" w:color="auto"/>
            </w:tcBorders>
          </w:tcPr>
          <w:p ns2:paraId="71B8C207" ns2:textId="77777777" w:rsidR="00DE4AA2" w:rsidRDefault="00DE4AA2" w:rsidP="00C90784">
            <w:pPr>
              <w:tabs>
                <w:tab w:val="decimal" w:pos="459"/>
                <w:tab w:val="left" w:pos="539"/>
              </w:tabs>
              <w:spacing w:before="15" w:after="15"/>
              <w:rPr>
                <w:sz w:val="18"/>
                <w:szCs w:val="18"/>
              </w:rPr>
            </w:pPr>
            <w:r>
              <w:rPr>
                <w:sz w:val="18"/>
                <w:szCs w:val="18"/>
              </w:rPr>
              <w:tab/>
              <w:t xml:space="preserve">(5.7) </w:t>
            </w:r>
          </w:p>
        </w:tc>
        <w:tc>
          <w:tcPr>
            <w:tcW w:w="1296" w:type="dxa"/>
            <w:tcBorders>
              <w:top w:val="nil"/>
              <w:left w:val="nil"/>
              <w:bottom w:val="nil"/>
              <w:right w:val="nil"/>
            </w:tcBorders>
          </w:tcPr>
          <w:p ns2:paraId="57F87D3A" ns2:textId="77777777" w:rsidR="00DE4AA2" w:rsidRDefault="00DE4AA2" w:rsidP="00C90784">
            <w:pPr>
              <w:tabs>
                <w:tab w:val="decimal" w:pos="661"/>
                <w:tab w:val="left" w:pos="741"/>
              </w:tabs>
              <w:spacing w:before="15" w:after="15"/>
              <w:rPr>
                <w:sz w:val="18"/>
                <w:szCs w:val="18"/>
              </w:rPr>
            </w:pPr>
            <w:r>
              <w:rPr>
                <w:sz w:val="18"/>
                <w:szCs w:val="18"/>
              </w:rPr>
              <w:tab/>
              <w:t xml:space="preserve">3 </w:t>
            </w:r>
          </w:p>
        </w:tc>
        <w:tc>
          <w:tcPr>
            <w:tcW w:w="1296" w:type="dxa"/>
            <w:tcBorders>
              <w:top w:val="nil"/>
              <w:left w:val="nil"/>
              <w:bottom w:val="nil"/>
            </w:tcBorders>
          </w:tcPr>
          <w:p ns2:paraId="72E90F7B" ns2:textId="77777777" w:rsidR="00DE4AA2" w:rsidRDefault="00DE4AA2" w:rsidP="00C90784">
            <w:pPr>
              <w:tabs>
                <w:tab w:val="decimal" w:pos="459"/>
                <w:tab w:val="left" w:pos="539"/>
              </w:tabs>
              <w:spacing w:before="15" w:after="15"/>
              <w:rPr>
                <w:sz w:val="18"/>
                <w:szCs w:val="18"/>
              </w:rPr>
            </w:pPr>
            <w:r>
              <w:rPr>
                <w:sz w:val="18"/>
                <w:szCs w:val="18"/>
              </w:rPr>
              <w:tab/>
              <w:t xml:space="preserve">(27.3) </w:t>
            </w:r>
          </w:p>
        </w:tc>
      </w:tr>
      <w:tr w:rsidR="00DE4AA2" ns2:paraId="029CCE8D" ns2: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17DE4BBB" ns2:textId="77777777" w:rsidR="00DE4AA2" w:rsidRDefault="00DE4AA2" w:rsidP="00C90784">
            <w:pPr>
              <w:spacing w:before="15" w:after="15"/>
              <w:ind w:left="160" w:right="1" w:hanging="160"/>
              <w:rPr>
                <w:sz w:val="18"/>
                <w:szCs w:val="18"/>
              </w:rPr>
            </w:pPr>
            <w:r>
              <w:rPr>
                <w:sz w:val="18"/>
                <w:szCs w:val="18"/>
              </w:rPr>
              <w:t xml:space="preserve">   with no adverse events </w:t>
            </w:r>
          </w:p>
        </w:tc>
        <w:tc>
          <w:tcPr>
            <w:tcW w:w="1296" w:type="dxa"/>
            <w:tcBorders>
              <w:top w:val="nil"/>
              <w:left w:val="nil"/>
              <w:bottom w:val="nil"/>
              <w:right w:val="nil"/>
            </w:tcBorders>
          </w:tcPr>
          <w:p ns2:paraId="460C1196" ns2:textId="77777777" w:rsidR="00DE4AA2" w:rsidRDefault="00DE4AA2" w:rsidP="00C90784">
            <w:pPr>
              <w:tabs>
                <w:tab w:val="decimal" w:pos="661"/>
                <w:tab w:val="left" w:pos="741"/>
              </w:tabs>
              <w:spacing w:before="15" w:after="15"/>
              <w:rPr>
                <w:sz w:val="18"/>
                <w:szCs w:val="18"/>
              </w:rPr>
            </w:pPr>
            <w:r>
              <w:rPr>
                <w:sz w:val="18"/>
                <w:szCs w:val="18"/>
              </w:rPr>
              <w:tab/>
              <w:t xml:space="preserve">46 </w:t>
            </w:r>
          </w:p>
        </w:tc>
        <w:tc>
          <w:tcPr>
            <w:tcW w:w="1296" w:type="dxa"/>
            <w:tcBorders>
              <w:top w:val="nil"/>
              <w:left w:val="nil"/>
              <w:bottom w:val="nil"/>
              <w:right w:val="single" w:sz="2" w:space="0" w:color="auto"/>
            </w:tcBorders>
          </w:tcPr>
          <w:p ns2:paraId="580B7A5D" ns2:textId="77777777" w:rsidR="00DE4AA2" w:rsidRDefault="00DE4AA2" w:rsidP="00C90784">
            <w:pPr>
              <w:tabs>
                <w:tab w:val="decimal" w:pos="459"/>
                <w:tab w:val="left" w:pos="539"/>
              </w:tabs>
              <w:spacing w:before="15" w:after="15"/>
              <w:rPr>
                <w:sz w:val="18"/>
                <w:szCs w:val="18"/>
              </w:rPr>
            </w:pPr>
            <w:r>
              <w:rPr>
                <w:sz w:val="18"/>
                <w:szCs w:val="18"/>
              </w:rPr>
              <w:tab/>
              <w:t xml:space="preserve">(85.2) </w:t>
            </w:r>
          </w:p>
        </w:tc>
        <w:tc>
          <w:tcPr>
            <w:tcW w:w="1296" w:type="dxa"/>
            <w:tcBorders>
              <w:top w:val="nil"/>
              <w:left w:val="nil"/>
              <w:bottom w:val="nil"/>
              <w:right w:val="nil"/>
            </w:tcBorders>
          </w:tcPr>
          <w:p ns2:paraId="4B621794" ns2:textId="77777777" w:rsidR="00DE4AA2" w:rsidRDefault="00DE4AA2" w:rsidP="00C90784">
            <w:pPr>
              <w:tabs>
                <w:tab w:val="decimal" w:pos="661"/>
                <w:tab w:val="left" w:pos="741"/>
              </w:tabs>
              <w:spacing w:before="15" w:after="15"/>
              <w:rPr>
                <w:sz w:val="18"/>
                <w:szCs w:val="18"/>
              </w:rPr>
            </w:pPr>
            <w:r>
              <w:rPr>
                <w:sz w:val="18"/>
                <w:szCs w:val="18"/>
              </w:rPr>
              <w:tab/>
              <w:t xml:space="preserve">50 </w:t>
            </w:r>
          </w:p>
        </w:tc>
        <w:tc>
          <w:tcPr>
            <w:tcW w:w="1296" w:type="dxa"/>
            <w:tcBorders>
              <w:top w:val="nil"/>
              <w:left w:val="nil"/>
              <w:bottom w:val="nil"/>
              <w:right w:val="single" w:sz="2" w:space="0" w:color="auto"/>
            </w:tcBorders>
          </w:tcPr>
          <w:p ns2:paraId="0D2F61C9" ns2:textId="77777777" w:rsidR="00DE4AA2" w:rsidRDefault="00DE4AA2" w:rsidP="00C90784">
            <w:pPr>
              <w:tabs>
                <w:tab w:val="decimal" w:pos="459"/>
                <w:tab w:val="left" w:pos="539"/>
              </w:tabs>
              <w:spacing w:before="15" w:after="15"/>
              <w:rPr>
                <w:sz w:val="18"/>
                <w:szCs w:val="18"/>
              </w:rPr>
            </w:pPr>
            <w:r>
              <w:rPr>
                <w:sz w:val="18"/>
                <w:szCs w:val="18"/>
              </w:rPr>
              <w:tab/>
              <w:t xml:space="preserve">(94.3) </w:t>
            </w:r>
          </w:p>
        </w:tc>
        <w:tc>
          <w:tcPr>
            <w:tcW w:w="1296" w:type="dxa"/>
            <w:tcBorders>
              <w:top w:val="nil"/>
              <w:left w:val="nil"/>
              <w:bottom w:val="nil"/>
              <w:right w:val="nil"/>
            </w:tcBorders>
          </w:tcPr>
          <w:p ns2:paraId="6DC70767" ns2:textId="77777777" w:rsidR="00DE4AA2" w:rsidRDefault="00DE4AA2" w:rsidP="00C90784">
            <w:pPr>
              <w:tabs>
                <w:tab w:val="decimal" w:pos="661"/>
                <w:tab w:val="left" w:pos="741"/>
              </w:tabs>
              <w:spacing w:before="15" w:after="15"/>
              <w:rPr>
                <w:sz w:val="18"/>
                <w:szCs w:val="18"/>
              </w:rPr>
            </w:pPr>
            <w:r>
              <w:rPr>
                <w:sz w:val="18"/>
                <w:szCs w:val="18"/>
              </w:rPr>
              <w:tab/>
              <w:t xml:space="preserve">8 </w:t>
            </w:r>
          </w:p>
        </w:tc>
        <w:tc>
          <w:tcPr>
            <w:tcW w:w="1296" w:type="dxa"/>
            <w:tcBorders>
              <w:top w:val="nil"/>
              <w:left w:val="nil"/>
              <w:bottom w:val="nil"/>
            </w:tcBorders>
          </w:tcPr>
          <w:p ns2:paraId="0773DAC8" ns2:textId="77777777" w:rsidR="00DE4AA2" w:rsidRDefault="00DE4AA2" w:rsidP="00C90784">
            <w:pPr>
              <w:tabs>
                <w:tab w:val="decimal" w:pos="459"/>
                <w:tab w:val="left" w:pos="539"/>
              </w:tabs>
              <w:spacing w:before="15" w:after="15"/>
              <w:rPr>
                <w:sz w:val="18"/>
                <w:szCs w:val="18"/>
              </w:rPr>
            </w:pPr>
            <w:r>
              <w:rPr>
                <w:sz w:val="18"/>
                <w:szCs w:val="18"/>
              </w:rPr>
              <w:tab/>
              <w:t xml:space="preserve">(72.7) </w:t>
            </w:r>
          </w:p>
        </w:tc>
      </w:tr>
      <w:tr w:rsidR="00DE4AA2" ns2:paraId="5705D5B5" ns2: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54ACAAEC" ns2:textId="77777777" w:rsidR="00DE4AA2" w:rsidRDefault="00DE4AA2" w:rsidP="00C90784">
            <w:pPr>
              <w:spacing w:before="15" w:after="15"/>
              <w:rPr>
                <w:sz w:val="18"/>
                <w:szCs w:val="18"/>
              </w:rPr>
            </w:pPr>
          </w:p>
        </w:tc>
        <w:tc>
          <w:tcPr>
            <w:tcW w:w="1296" w:type="dxa"/>
            <w:tcBorders>
              <w:top w:val="nil"/>
              <w:left w:val="nil"/>
              <w:bottom w:val="nil"/>
              <w:right w:val="nil"/>
            </w:tcBorders>
          </w:tcPr>
          <w:p ns2:paraId="7F26064F" ns2:textId="77777777" w:rsidR="00DE4AA2" w:rsidRDefault="00DE4AA2" w:rsidP="00C90784">
            <w:pPr>
              <w:tabs>
                <w:tab w:val="decimal" w:pos="661"/>
                <w:tab w:val="left" w:pos="741"/>
              </w:tabs>
              <w:spacing w:before="15" w:after="15"/>
              <w:rPr>
                <w:sz w:val="18"/>
                <w:szCs w:val="18"/>
              </w:rPr>
            </w:pPr>
            <w:r>
              <w:rPr>
                <w:sz w:val="18"/>
                <w:szCs w:val="18"/>
              </w:rPr>
              <w:tab/>
            </w:r>
          </w:p>
        </w:tc>
        <w:tc>
          <w:tcPr>
            <w:tcW w:w="1296" w:type="dxa"/>
            <w:tcBorders>
              <w:top w:val="nil"/>
              <w:left w:val="nil"/>
              <w:bottom w:val="nil"/>
              <w:right w:val="single" w:sz="2" w:space="0" w:color="auto"/>
            </w:tcBorders>
          </w:tcPr>
          <w:p ns2:paraId="70CD0F17" ns2:textId="77777777" w:rsidR="00DE4AA2" w:rsidRDefault="00DE4AA2" w:rsidP="00C90784">
            <w:pPr>
              <w:tabs>
                <w:tab w:val="decimal" w:pos="459"/>
                <w:tab w:val="left" w:pos="539"/>
              </w:tabs>
              <w:spacing w:before="15" w:after="15"/>
              <w:rPr>
                <w:sz w:val="18"/>
                <w:szCs w:val="18"/>
              </w:rPr>
            </w:pPr>
            <w:r>
              <w:rPr>
                <w:sz w:val="18"/>
                <w:szCs w:val="18"/>
              </w:rPr>
              <w:tab/>
            </w:r>
          </w:p>
        </w:tc>
        <w:tc>
          <w:tcPr>
            <w:tcW w:w="1296" w:type="dxa"/>
            <w:tcBorders>
              <w:top w:val="nil"/>
              <w:left w:val="nil"/>
              <w:bottom w:val="nil"/>
              <w:right w:val="nil"/>
            </w:tcBorders>
          </w:tcPr>
          <w:p ns2:paraId="05C8D215" ns2:textId="77777777" w:rsidR="00DE4AA2" w:rsidRDefault="00DE4AA2" w:rsidP="00C90784">
            <w:pPr>
              <w:tabs>
                <w:tab w:val="decimal" w:pos="661"/>
                <w:tab w:val="left" w:pos="741"/>
              </w:tabs>
              <w:spacing w:before="15" w:after="15"/>
              <w:rPr>
                <w:sz w:val="18"/>
                <w:szCs w:val="18"/>
              </w:rPr>
            </w:pPr>
            <w:r>
              <w:rPr>
                <w:sz w:val="18"/>
                <w:szCs w:val="18"/>
              </w:rPr>
              <w:tab/>
            </w:r>
          </w:p>
        </w:tc>
        <w:tc>
          <w:tcPr>
            <w:tcW w:w="1296" w:type="dxa"/>
            <w:tcBorders>
              <w:top w:val="nil"/>
              <w:left w:val="nil"/>
              <w:bottom w:val="nil"/>
              <w:right w:val="single" w:sz="2" w:space="0" w:color="auto"/>
            </w:tcBorders>
          </w:tcPr>
          <w:p ns2:paraId="04301253" ns2:textId="77777777" w:rsidR="00DE4AA2" w:rsidRDefault="00DE4AA2" w:rsidP="00C90784">
            <w:pPr>
              <w:tabs>
                <w:tab w:val="decimal" w:pos="459"/>
                <w:tab w:val="left" w:pos="539"/>
              </w:tabs>
              <w:spacing w:before="15" w:after="15"/>
              <w:rPr>
                <w:sz w:val="18"/>
                <w:szCs w:val="18"/>
              </w:rPr>
            </w:pPr>
            <w:r>
              <w:rPr>
                <w:sz w:val="18"/>
                <w:szCs w:val="18"/>
              </w:rPr>
              <w:tab/>
            </w:r>
          </w:p>
        </w:tc>
        <w:tc>
          <w:tcPr>
            <w:tcW w:w="1296" w:type="dxa"/>
            <w:tcBorders>
              <w:top w:val="nil"/>
              <w:left w:val="nil"/>
              <w:bottom w:val="nil"/>
              <w:right w:val="nil"/>
            </w:tcBorders>
          </w:tcPr>
          <w:p ns2:paraId="433BB173" ns2:textId="77777777" w:rsidR="00DE4AA2" w:rsidRDefault="00DE4AA2" w:rsidP="00C90784">
            <w:pPr>
              <w:tabs>
                <w:tab w:val="decimal" w:pos="661"/>
                <w:tab w:val="left" w:pos="741"/>
              </w:tabs>
              <w:spacing w:before="15" w:after="15"/>
              <w:rPr>
                <w:sz w:val="18"/>
                <w:szCs w:val="18"/>
              </w:rPr>
            </w:pPr>
            <w:r>
              <w:rPr>
                <w:sz w:val="18"/>
                <w:szCs w:val="18"/>
              </w:rPr>
              <w:tab/>
            </w:r>
          </w:p>
        </w:tc>
        <w:tc>
          <w:tcPr>
            <w:tcW w:w="1296" w:type="dxa"/>
            <w:tcBorders>
              <w:top w:val="nil"/>
              <w:left w:val="nil"/>
              <w:bottom w:val="nil"/>
            </w:tcBorders>
          </w:tcPr>
          <w:p ns2:paraId="64136490" ns2:textId="77777777" w:rsidR="00DE4AA2" w:rsidRDefault="00DE4AA2" w:rsidP="00C90784">
            <w:pPr>
              <w:tabs>
                <w:tab w:val="decimal" w:pos="459"/>
                <w:tab w:val="left" w:pos="539"/>
              </w:tabs>
              <w:spacing w:before="15" w:after="15"/>
              <w:rPr>
                <w:sz w:val="18"/>
                <w:szCs w:val="18"/>
              </w:rPr>
            </w:pPr>
            <w:r>
              <w:rPr>
                <w:sz w:val="18"/>
                <w:szCs w:val="18"/>
              </w:rPr>
              <w:tab/>
            </w:r>
          </w:p>
        </w:tc>
      </w:tr>
      <w:tr w:rsidR="00DE4AA2" ns2:paraId="1A60E78E" ns2: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15E46217" ns2:textId="77777777" w:rsidR="00DE4AA2" w:rsidRDefault="00DE4AA2" w:rsidP="00C90784">
            <w:pPr>
              <w:spacing w:after="60"/>
              <w:ind w:left="160" w:right="1" w:hanging="160"/>
              <w:rPr>
                <w:sz w:val="18"/>
                <w:szCs w:val="18"/>
              </w:rPr>
            </w:pPr>
            <w:r>
              <w:rPr>
                <w:sz w:val="18"/>
                <w:szCs w:val="18"/>
              </w:rPr>
              <w:t xml:space="preserve"> </w:t>
            </w:r>
            <w:r>
              <w:rPr>
                <w:b/>
                <w:bCs/>
                <w:sz w:val="18"/>
                <w:szCs w:val="18"/>
              </w:rPr>
              <w:t>Blood and lymphatic system disorders</w:t>
            </w:r>
            <w:r>
              <w:rPr>
                <w:sz w:val="18"/>
                <w:szCs w:val="18"/>
              </w:rPr>
              <w:t xml:space="preserve"> </w:t>
            </w:r>
          </w:p>
        </w:tc>
        <w:tc>
          <w:tcPr>
            <w:tcW w:w="1296" w:type="dxa"/>
            <w:tcBorders>
              <w:top w:val="nil"/>
              <w:left w:val="nil"/>
              <w:bottom w:val="nil"/>
              <w:right w:val="nil"/>
            </w:tcBorders>
          </w:tcPr>
          <w:p ns2:paraId="7593BDF4" ns2:textId="77777777" w:rsidR="00DE4AA2" w:rsidRDefault="00DE4AA2" w:rsidP="00C90784">
            <w:pPr>
              <w:tabs>
                <w:tab w:val="decimal" w:pos="661"/>
                <w:tab w:val="left" w:pos="741"/>
              </w:tabs>
              <w:spacing w:after="60"/>
              <w:rPr>
                <w:sz w:val="18"/>
                <w:szCs w:val="18"/>
              </w:rPr>
            </w:pPr>
            <w:r>
              <w:rPr>
                <w:sz w:val="18"/>
                <w:szCs w:val="18"/>
              </w:rPr>
              <w:tab/>
            </w:r>
            <w:r>
              <w:rPr>
                <w:b/>
                <w:bCs/>
                <w:sz w:val="18"/>
                <w:szCs w:val="18"/>
              </w:rPr>
              <w:t>0</w:t>
            </w:r>
            <w:r>
              <w:rPr>
                <w:sz w:val="18"/>
                <w:szCs w:val="18"/>
              </w:rPr>
              <w:t xml:space="preserve"> </w:t>
            </w:r>
          </w:p>
        </w:tc>
        <w:tc>
          <w:tcPr>
            <w:tcW w:w="1296" w:type="dxa"/>
            <w:tcBorders>
              <w:top w:val="nil"/>
              <w:left w:val="nil"/>
              <w:bottom w:val="nil"/>
              <w:right w:val="single" w:sz="2" w:space="0" w:color="auto"/>
            </w:tcBorders>
          </w:tcPr>
          <w:p ns2:paraId="3FEB4349" ns2:textId="77777777" w:rsidR="00DE4AA2" w:rsidRDefault="00DE4AA2" w:rsidP="00C90784">
            <w:pPr>
              <w:tabs>
                <w:tab w:val="decimal" w:pos="459"/>
                <w:tab w:val="left" w:pos="539"/>
              </w:tabs>
              <w:spacing w:after="60"/>
              <w:rPr>
                <w:sz w:val="18"/>
                <w:szCs w:val="18"/>
              </w:rPr>
            </w:pPr>
            <w:r>
              <w:rPr>
                <w:sz w:val="18"/>
                <w:szCs w:val="18"/>
              </w:rPr>
              <w:tab/>
            </w:r>
            <w:r>
              <w:rPr>
                <w:b/>
                <w:bCs/>
                <w:sz w:val="18"/>
                <w:szCs w:val="18"/>
              </w:rPr>
              <w:t>(0.0)</w:t>
            </w:r>
            <w:r>
              <w:rPr>
                <w:sz w:val="18"/>
                <w:szCs w:val="18"/>
              </w:rPr>
              <w:t xml:space="preserve"> </w:t>
            </w:r>
          </w:p>
        </w:tc>
        <w:tc>
          <w:tcPr>
            <w:tcW w:w="1296" w:type="dxa"/>
            <w:tcBorders>
              <w:top w:val="nil"/>
              <w:left w:val="nil"/>
              <w:bottom w:val="nil"/>
              <w:right w:val="nil"/>
            </w:tcBorders>
          </w:tcPr>
          <w:p ns2:paraId="3F8114EC" ns2:textId="77777777" w:rsidR="00DE4AA2" w:rsidRDefault="00DE4AA2" w:rsidP="00C90784">
            <w:pPr>
              <w:tabs>
                <w:tab w:val="decimal" w:pos="661"/>
                <w:tab w:val="left" w:pos="741"/>
              </w:tabs>
              <w:spacing w:after="60"/>
              <w:rPr>
                <w:sz w:val="18"/>
                <w:szCs w:val="18"/>
              </w:rPr>
            </w:pPr>
            <w:r>
              <w:rPr>
                <w:sz w:val="18"/>
                <w:szCs w:val="18"/>
              </w:rPr>
              <w:tab/>
            </w:r>
            <w:r>
              <w:rPr>
                <w:b/>
                <w:bCs/>
                <w:sz w:val="18"/>
                <w:szCs w:val="18"/>
              </w:rPr>
              <w:t>0</w:t>
            </w:r>
            <w:r>
              <w:rPr>
                <w:sz w:val="18"/>
                <w:szCs w:val="18"/>
              </w:rPr>
              <w:t xml:space="preserve"> </w:t>
            </w:r>
          </w:p>
        </w:tc>
        <w:tc>
          <w:tcPr>
            <w:tcW w:w="1296" w:type="dxa"/>
            <w:tcBorders>
              <w:top w:val="nil"/>
              <w:left w:val="nil"/>
              <w:bottom w:val="nil"/>
              <w:right w:val="single" w:sz="2" w:space="0" w:color="auto"/>
            </w:tcBorders>
          </w:tcPr>
          <w:p ns2:paraId="560C6D90" ns2:textId="77777777" w:rsidR="00DE4AA2" w:rsidRDefault="00DE4AA2" w:rsidP="00C90784">
            <w:pPr>
              <w:tabs>
                <w:tab w:val="decimal" w:pos="459"/>
                <w:tab w:val="left" w:pos="539"/>
              </w:tabs>
              <w:spacing w:after="60"/>
              <w:rPr>
                <w:sz w:val="18"/>
                <w:szCs w:val="18"/>
              </w:rPr>
            </w:pPr>
            <w:r>
              <w:rPr>
                <w:sz w:val="18"/>
                <w:szCs w:val="18"/>
              </w:rPr>
              <w:tab/>
            </w:r>
            <w:r>
              <w:rPr>
                <w:b/>
                <w:bCs/>
                <w:sz w:val="18"/>
                <w:szCs w:val="18"/>
              </w:rPr>
              <w:t>(0.0)</w:t>
            </w:r>
            <w:r>
              <w:rPr>
                <w:sz w:val="18"/>
                <w:szCs w:val="18"/>
              </w:rPr>
              <w:t xml:space="preserve"> </w:t>
            </w:r>
          </w:p>
        </w:tc>
        <w:tc>
          <w:tcPr>
            <w:tcW w:w="1296" w:type="dxa"/>
            <w:tcBorders>
              <w:top w:val="nil"/>
              <w:left w:val="nil"/>
              <w:bottom w:val="nil"/>
              <w:right w:val="nil"/>
            </w:tcBorders>
          </w:tcPr>
          <w:p ns2:paraId="35D40042" ns2:textId="77777777" w:rsidR="00DE4AA2" w:rsidRDefault="00DE4AA2" w:rsidP="00C90784">
            <w:pPr>
              <w:tabs>
                <w:tab w:val="decimal" w:pos="661"/>
                <w:tab w:val="left" w:pos="741"/>
              </w:tabs>
              <w:spacing w:after="60"/>
              <w:rPr>
                <w:sz w:val="18"/>
                <w:szCs w:val="18"/>
              </w:rPr>
            </w:pPr>
            <w:r>
              <w:rPr>
                <w:sz w:val="18"/>
                <w:szCs w:val="18"/>
              </w:rPr>
              <w:tab/>
            </w:r>
            <w:r>
              <w:rPr>
                <w:b/>
                <w:bCs/>
                <w:sz w:val="18"/>
                <w:szCs w:val="18"/>
              </w:rPr>
              <w:t>1</w:t>
            </w:r>
            <w:r>
              <w:rPr>
                <w:sz w:val="18"/>
                <w:szCs w:val="18"/>
              </w:rPr>
              <w:t xml:space="preserve"> </w:t>
            </w:r>
          </w:p>
        </w:tc>
        <w:tc>
          <w:tcPr>
            <w:tcW w:w="1296" w:type="dxa"/>
            <w:tcBorders>
              <w:top w:val="nil"/>
              <w:left w:val="nil"/>
              <w:bottom w:val="nil"/>
            </w:tcBorders>
          </w:tcPr>
          <w:p ns2:paraId="211AC0BD" ns2:textId="77777777" w:rsidR="00DE4AA2" w:rsidRDefault="00DE4AA2" w:rsidP="00C90784">
            <w:pPr>
              <w:tabs>
                <w:tab w:val="decimal" w:pos="459"/>
                <w:tab w:val="left" w:pos="539"/>
              </w:tabs>
              <w:spacing w:after="60"/>
              <w:rPr>
                <w:sz w:val="18"/>
                <w:szCs w:val="18"/>
              </w:rPr>
            </w:pPr>
            <w:r>
              <w:rPr>
                <w:sz w:val="18"/>
                <w:szCs w:val="18"/>
              </w:rPr>
              <w:tab/>
            </w:r>
            <w:r>
              <w:rPr>
                <w:b/>
                <w:bCs/>
                <w:sz w:val="18"/>
                <w:szCs w:val="18"/>
              </w:rPr>
              <w:t>(9.1)</w:t>
            </w:r>
            <w:r>
              <w:rPr>
                <w:sz w:val="18"/>
                <w:szCs w:val="18"/>
              </w:rPr>
              <w:t xml:space="preserve"> </w:t>
            </w:r>
          </w:p>
        </w:tc>
      </w:tr>
      <w:tr w:rsidR="00DE4AA2" ns2:paraId="3D184245" ns2: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12A004B6" ns2:textId="77777777" w:rsidR="00DE4AA2" w:rsidRDefault="00DE4AA2" w:rsidP="00C90784">
            <w:pPr>
              <w:spacing w:before="15" w:after="15"/>
              <w:ind w:left="160" w:right="1" w:hanging="160"/>
              <w:rPr>
                <w:sz w:val="18"/>
                <w:szCs w:val="18"/>
              </w:rPr>
            </w:pPr>
            <w:r>
              <w:rPr>
                <w:sz w:val="18"/>
                <w:szCs w:val="18"/>
              </w:rPr>
              <w:t xml:space="preserve">   Anaemia </w:t>
            </w:r>
          </w:p>
        </w:tc>
        <w:tc>
          <w:tcPr>
            <w:tcW w:w="1296" w:type="dxa"/>
            <w:tcBorders>
              <w:top w:val="nil"/>
              <w:left w:val="nil"/>
              <w:bottom w:val="nil"/>
              <w:right w:val="nil"/>
            </w:tcBorders>
          </w:tcPr>
          <w:p ns2:paraId="1FE17098" ns2:textId="77777777" w:rsidR="00DE4AA2" w:rsidRDefault="00DE4AA2"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ns2:paraId="26A92CB8" ns2:textId="77777777" w:rsidR="00DE4AA2" w:rsidRDefault="00DE4AA2" w:rsidP="00C90784">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ns2:paraId="43255CD8" ns2:textId="77777777" w:rsidR="00DE4AA2" w:rsidRDefault="00DE4AA2"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ns2:paraId="0B67A7AF" ns2:textId="77777777" w:rsidR="00DE4AA2" w:rsidRDefault="00DE4AA2" w:rsidP="00C90784">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ns2:paraId="2298968E" ns2:textId="77777777" w:rsidR="00DE4AA2" w:rsidRDefault="00DE4AA2" w:rsidP="00C90784">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tcBorders>
          </w:tcPr>
          <w:p ns2:paraId="52D47EFB" ns2:textId="77777777" w:rsidR="00DE4AA2" w:rsidRDefault="00DE4AA2" w:rsidP="00C90784">
            <w:pPr>
              <w:tabs>
                <w:tab w:val="decimal" w:pos="459"/>
                <w:tab w:val="left" w:pos="539"/>
              </w:tabs>
              <w:spacing w:before="15" w:after="15"/>
              <w:rPr>
                <w:sz w:val="18"/>
                <w:szCs w:val="18"/>
              </w:rPr>
            </w:pPr>
            <w:r>
              <w:rPr>
                <w:sz w:val="18"/>
                <w:szCs w:val="18"/>
              </w:rPr>
              <w:tab/>
              <w:t xml:space="preserve">(9.1) </w:t>
            </w:r>
          </w:p>
        </w:tc>
      </w:tr>
      <w:tr w:rsidR="00DE4AA2" ns2:paraId="78D109FC" ns2: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66B317CC" ns2:textId="77777777" w:rsidR="00DE4AA2" w:rsidRDefault="00DE4AA2" w:rsidP="00C90784">
            <w:pPr>
              <w:spacing w:after="60"/>
              <w:ind w:left="160" w:right="1" w:hanging="160"/>
              <w:rPr>
                <w:sz w:val="18"/>
                <w:szCs w:val="18"/>
              </w:rPr>
            </w:pPr>
            <w:r>
              <w:rPr>
                <w:sz w:val="18"/>
                <w:szCs w:val="18"/>
              </w:rPr>
              <w:t xml:space="preserve"> </w:t>
            </w:r>
            <w:r>
              <w:rPr>
                <w:b/>
                <w:bCs/>
                <w:sz w:val="18"/>
                <w:szCs w:val="18"/>
              </w:rPr>
              <w:t>Cardiac disorders</w:t>
            </w:r>
            <w:r>
              <w:rPr>
                <w:sz w:val="18"/>
                <w:szCs w:val="18"/>
              </w:rPr>
              <w:t xml:space="preserve"> </w:t>
            </w:r>
          </w:p>
        </w:tc>
        <w:tc>
          <w:tcPr>
            <w:tcW w:w="1296" w:type="dxa"/>
            <w:tcBorders>
              <w:top w:val="nil"/>
              <w:left w:val="nil"/>
              <w:bottom w:val="nil"/>
              <w:right w:val="nil"/>
            </w:tcBorders>
          </w:tcPr>
          <w:p ns2:paraId="7FA4D8ED" ns2:textId="77777777" w:rsidR="00DE4AA2" w:rsidRDefault="00DE4AA2" w:rsidP="00C90784">
            <w:pPr>
              <w:tabs>
                <w:tab w:val="decimal" w:pos="661"/>
                <w:tab w:val="left" w:pos="741"/>
              </w:tabs>
              <w:spacing w:after="60"/>
              <w:rPr>
                <w:sz w:val="18"/>
                <w:szCs w:val="18"/>
              </w:rPr>
            </w:pPr>
            <w:r>
              <w:rPr>
                <w:sz w:val="18"/>
                <w:szCs w:val="18"/>
              </w:rPr>
              <w:tab/>
            </w:r>
            <w:r>
              <w:rPr>
                <w:b/>
                <w:bCs/>
                <w:sz w:val="18"/>
                <w:szCs w:val="18"/>
              </w:rPr>
              <w:t>2</w:t>
            </w:r>
            <w:r>
              <w:rPr>
                <w:sz w:val="18"/>
                <w:szCs w:val="18"/>
              </w:rPr>
              <w:t xml:space="preserve"> </w:t>
            </w:r>
          </w:p>
        </w:tc>
        <w:tc>
          <w:tcPr>
            <w:tcW w:w="1296" w:type="dxa"/>
            <w:tcBorders>
              <w:top w:val="nil"/>
              <w:left w:val="nil"/>
              <w:bottom w:val="nil"/>
              <w:right w:val="single" w:sz="2" w:space="0" w:color="auto"/>
            </w:tcBorders>
          </w:tcPr>
          <w:p ns2:paraId="72230AE9" ns2:textId="77777777" w:rsidR="00DE4AA2" w:rsidRDefault="00DE4AA2" w:rsidP="00C90784">
            <w:pPr>
              <w:tabs>
                <w:tab w:val="decimal" w:pos="459"/>
                <w:tab w:val="left" w:pos="539"/>
              </w:tabs>
              <w:spacing w:after="60"/>
              <w:rPr>
                <w:sz w:val="18"/>
                <w:szCs w:val="18"/>
              </w:rPr>
            </w:pPr>
            <w:r>
              <w:rPr>
                <w:sz w:val="18"/>
                <w:szCs w:val="18"/>
              </w:rPr>
              <w:tab/>
            </w:r>
            <w:r>
              <w:rPr>
                <w:b/>
                <w:bCs/>
                <w:sz w:val="18"/>
                <w:szCs w:val="18"/>
              </w:rPr>
              <w:t>(3.7)</w:t>
            </w:r>
            <w:r>
              <w:rPr>
                <w:sz w:val="18"/>
                <w:szCs w:val="18"/>
              </w:rPr>
              <w:t xml:space="preserve"> </w:t>
            </w:r>
          </w:p>
        </w:tc>
        <w:tc>
          <w:tcPr>
            <w:tcW w:w="1296" w:type="dxa"/>
            <w:tcBorders>
              <w:top w:val="nil"/>
              <w:left w:val="nil"/>
              <w:bottom w:val="nil"/>
              <w:right w:val="nil"/>
            </w:tcBorders>
          </w:tcPr>
          <w:p ns2:paraId="45666E93" ns2:textId="77777777" w:rsidR="00DE4AA2" w:rsidRDefault="00DE4AA2" w:rsidP="00C90784">
            <w:pPr>
              <w:tabs>
                <w:tab w:val="decimal" w:pos="661"/>
                <w:tab w:val="left" w:pos="741"/>
              </w:tabs>
              <w:spacing w:after="60"/>
              <w:rPr>
                <w:sz w:val="18"/>
                <w:szCs w:val="18"/>
              </w:rPr>
            </w:pPr>
            <w:r>
              <w:rPr>
                <w:sz w:val="18"/>
                <w:szCs w:val="18"/>
              </w:rPr>
              <w:tab/>
            </w:r>
            <w:r>
              <w:rPr>
                <w:b/>
                <w:bCs/>
                <w:sz w:val="18"/>
                <w:szCs w:val="18"/>
              </w:rPr>
              <w:t>0</w:t>
            </w:r>
            <w:r>
              <w:rPr>
                <w:sz w:val="18"/>
                <w:szCs w:val="18"/>
              </w:rPr>
              <w:t xml:space="preserve"> </w:t>
            </w:r>
          </w:p>
        </w:tc>
        <w:tc>
          <w:tcPr>
            <w:tcW w:w="1296" w:type="dxa"/>
            <w:tcBorders>
              <w:top w:val="nil"/>
              <w:left w:val="nil"/>
              <w:bottom w:val="nil"/>
              <w:right w:val="single" w:sz="2" w:space="0" w:color="auto"/>
            </w:tcBorders>
          </w:tcPr>
          <w:p ns2:paraId="05ACE6D5" ns2:textId="77777777" w:rsidR="00DE4AA2" w:rsidRDefault="00DE4AA2" w:rsidP="00C90784">
            <w:pPr>
              <w:tabs>
                <w:tab w:val="decimal" w:pos="459"/>
                <w:tab w:val="left" w:pos="539"/>
              </w:tabs>
              <w:spacing w:after="60"/>
              <w:rPr>
                <w:sz w:val="18"/>
                <w:szCs w:val="18"/>
              </w:rPr>
            </w:pPr>
            <w:r>
              <w:rPr>
                <w:sz w:val="18"/>
                <w:szCs w:val="18"/>
              </w:rPr>
              <w:tab/>
            </w:r>
            <w:r>
              <w:rPr>
                <w:b/>
                <w:bCs/>
                <w:sz w:val="18"/>
                <w:szCs w:val="18"/>
              </w:rPr>
              <w:t>(0.0)</w:t>
            </w:r>
            <w:r>
              <w:rPr>
                <w:sz w:val="18"/>
                <w:szCs w:val="18"/>
              </w:rPr>
              <w:t xml:space="preserve"> </w:t>
            </w:r>
          </w:p>
        </w:tc>
        <w:tc>
          <w:tcPr>
            <w:tcW w:w="1296" w:type="dxa"/>
            <w:tcBorders>
              <w:top w:val="nil"/>
              <w:left w:val="nil"/>
              <w:bottom w:val="nil"/>
              <w:right w:val="nil"/>
            </w:tcBorders>
          </w:tcPr>
          <w:p ns2:paraId="55201C4B" ns2:textId="77777777" w:rsidR="00DE4AA2" w:rsidRDefault="00DE4AA2" w:rsidP="00C90784">
            <w:pPr>
              <w:tabs>
                <w:tab w:val="decimal" w:pos="661"/>
                <w:tab w:val="left" w:pos="741"/>
              </w:tabs>
              <w:spacing w:after="60"/>
              <w:rPr>
                <w:sz w:val="18"/>
                <w:szCs w:val="18"/>
              </w:rPr>
            </w:pPr>
            <w:r>
              <w:rPr>
                <w:sz w:val="18"/>
                <w:szCs w:val="18"/>
              </w:rPr>
              <w:tab/>
            </w:r>
            <w:r>
              <w:rPr>
                <w:b/>
                <w:bCs/>
                <w:sz w:val="18"/>
                <w:szCs w:val="18"/>
              </w:rPr>
              <w:t>0</w:t>
            </w:r>
            <w:r>
              <w:rPr>
                <w:sz w:val="18"/>
                <w:szCs w:val="18"/>
              </w:rPr>
              <w:t xml:space="preserve"> </w:t>
            </w:r>
          </w:p>
        </w:tc>
        <w:tc>
          <w:tcPr>
            <w:tcW w:w="1296" w:type="dxa"/>
            <w:tcBorders>
              <w:top w:val="nil"/>
              <w:left w:val="nil"/>
              <w:bottom w:val="nil"/>
            </w:tcBorders>
          </w:tcPr>
          <w:p ns2:paraId="4BEA5BD0" ns2:textId="77777777" w:rsidR="00DE4AA2" w:rsidRDefault="00DE4AA2" w:rsidP="00C90784">
            <w:pPr>
              <w:tabs>
                <w:tab w:val="decimal" w:pos="459"/>
                <w:tab w:val="left" w:pos="539"/>
              </w:tabs>
              <w:spacing w:after="60"/>
              <w:rPr>
                <w:sz w:val="18"/>
                <w:szCs w:val="18"/>
              </w:rPr>
            </w:pPr>
            <w:r>
              <w:rPr>
                <w:sz w:val="18"/>
                <w:szCs w:val="18"/>
              </w:rPr>
              <w:tab/>
            </w:r>
            <w:r>
              <w:rPr>
                <w:b/>
                <w:bCs/>
                <w:sz w:val="18"/>
                <w:szCs w:val="18"/>
              </w:rPr>
              <w:t>(0.0)</w:t>
            </w:r>
            <w:r>
              <w:rPr>
                <w:sz w:val="18"/>
                <w:szCs w:val="18"/>
              </w:rPr>
              <w:t xml:space="preserve"> </w:t>
            </w:r>
          </w:p>
        </w:tc>
      </w:tr>
      <w:tr w:rsidR="00DE4AA2" ns2:paraId="24355B55" ns2: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0678F712" ns2:textId="77777777" w:rsidR="00DE4AA2" w:rsidRDefault="00DE4AA2" w:rsidP="00C90784">
            <w:pPr>
              <w:spacing w:before="15" w:after="15"/>
              <w:ind w:left="160" w:right="1" w:hanging="160"/>
              <w:rPr>
                <w:sz w:val="18"/>
                <w:szCs w:val="18"/>
              </w:rPr>
            </w:pPr>
            <w:r>
              <w:rPr>
                <w:sz w:val="18"/>
                <w:szCs w:val="18"/>
              </w:rPr>
              <w:t xml:space="preserve">   </w:t>
            </w:r>
            <w:bookmarkStart w:id="496" w:name="_Hlk173814492"/>
            <w:r>
              <w:rPr>
                <w:sz w:val="18"/>
                <w:szCs w:val="18"/>
              </w:rPr>
              <w:t xml:space="preserve">Atrial fibrillation </w:t>
            </w:r>
            <w:bookmarkEnd w:id="496"/>
          </w:p>
        </w:tc>
        <w:tc>
          <w:tcPr>
            <w:tcW w:w="1296" w:type="dxa"/>
            <w:tcBorders>
              <w:top w:val="nil"/>
              <w:left w:val="nil"/>
              <w:bottom w:val="nil"/>
              <w:right w:val="nil"/>
            </w:tcBorders>
          </w:tcPr>
          <w:p ns2:paraId="69AB1E04" ns2:textId="77777777" w:rsidR="00DE4AA2" w:rsidRDefault="00DE4AA2" w:rsidP="00C90784">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right w:val="single" w:sz="2" w:space="0" w:color="auto"/>
            </w:tcBorders>
          </w:tcPr>
          <w:p ns2:paraId="64AB6D4C" ns2:textId="77777777" w:rsidR="00DE4AA2" w:rsidRDefault="00DE4AA2" w:rsidP="00C90784">
            <w:pPr>
              <w:tabs>
                <w:tab w:val="decimal" w:pos="459"/>
                <w:tab w:val="left" w:pos="539"/>
              </w:tabs>
              <w:spacing w:before="15" w:after="15"/>
              <w:rPr>
                <w:sz w:val="18"/>
                <w:szCs w:val="18"/>
              </w:rPr>
            </w:pPr>
            <w:r>
              <w:rPr>
                <w:sz w:val="18"/>
                <w:szCs w:val="18"/>
              </w:rPr>
              <w:tab/>
              <w:t xml:space="preserve">(3.7) </w:t>
            </w:r>
          </w:p>
        </w:tc>
        <w:tc>
          <w:tcPr>
            <w:tcW w:w="1296" w:type="dxa"/>
            <w:tcBorders>
              <w:top w:val="nil"/>
              <w:left w:val="nil"/>
              <w:bottom w:val="nil"/>
              <w:right w:val="nil"/>
            </w:tcBorders>
          </w:tcPr>
          <w:p ns2:paraId="1F8CE164" ns2:textId="77777777" w:rsidR="00DE4AA2" w:rsidRDefault="00DE4AA2"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ns2:paraId="7AAF7890" ns2:textId="77777777" w:rsidR="00DE4AA2" w:rsidRDefault="00DE4AA2" w:rsidP="00C90784">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ns2:paraId="38B13834" ns2:textId="77777777" w:rsidR="00DE4AA2" w:rsidRDefault="00DE4AA2"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tcBorders>
          </w:tcPr>
          <w:p ns2:paraId="01C60187" ns2:textId="77777777" w:rsidR="00DE4AA2" w:rsidRDefault="00DE4AA2" w:rsidP="00C90784">
            <w:pPr>
              <w:tabs>
                <w:tab w:val="decimal" w:pos="459"/>
                <w:tab w:val="left" w:pos="539"/>
              </w:tabs>
              <w:spacing w:before="15" w:after="15"/>
              <w:rPr>
                <w:sz w:val="18"/>
                <w:szCs w:val="18"/>
              </w:rPr>
            </w:pPr>
            <w:r>
              <w:rPr>
                <w:sz w:val="18"/>
                <w:szCs w:val="18"/>
              </w:rPr>
              <w:tab/>
              <w:t xml:space="preserve">(0.0) </w:t>
            </w:r>
          </w:p>
        </w:tc>
      </w:tr>
      <w:tr w:rsidR="00DE4AA2" ns2:paraId="44F1CCDB" ns2: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2DFD83B4" ns2:textId="77777777" w:rsidR="00DE4AA2" w:rsidRDefault="00DE4AA2" w:rsidP="00C90784">
            <w:pPr>
              <w:spacing w:after="60"/>
              <w:ind w:left="160" w:right="1" w:hanging="160"/>
              <w:rPr>
                <w:sz w:val="18"/>
                <w:szCs w:val="18"/>
              </w:rPr>
            </w:pPr>
            <w:r>
              <w:rPr>
                <w:sz w:val="18"/>
                <w:szCs w:val="18"/>
              </w:rPr>
              <w:t xml:space="preserve"> </w:t>
            </w:r>
            <w:r>
              <w:rPr>
                <w:b/>
                <w:bCs/>
                <w:sz w:val="18"/>
                <w:szCs w:val="18"/>
              </w:rPr>
              <w:t>Immune system disorders</w:t>
            </w:r>
            <w:r>
              <w:rPr>
                <w:sz w:val="18"/>
                <w:szCs w:val="18"/>
              </w:rPr>
              <w:t xml:space="preserve"> </w:t>
            </w:r>
          </w:p>
        </w:tc>
        <w:tc>
          <w:tcPr>
            <w:tcW w:w="1296" w:type="dxa"/>
            <w:tcBorders>
              <w:top w:val="nil"/>
              <w:left w:val="nil"/>
              <w:bottom w:val="nil"/>
              <w:right w:val="nil"/>
            </w:tcBorders>
          </w:tcPr>
          <w:p ns2:paraId="71B2673B" ns2:textId="77777777" w:rsidR="00DE4AA2" w:rsidRDefault="00DE4AA2" w:rsidP="00C90784">
            <w:pPr>
              <w:tabs>
                <w:tab w:val="decimal" w:pos="661"/>
                <w:tab w:val="left" w:pos="741"/>
              </w:tabs>
              <w:spacing w:after="60"/>
              <w:rPr>
                <w:sz w:val="18"/>
                <w:szCs w:val="18"/>
              </w:rPr>
            </w:pPr>
            <w:r>
              <w:rPr>
                <w:sz w:val="18"/>
                <w:szCs w:val="18"/>
              </w:rPr>
              <w:tab/>
            </w:r>
            <w:r>
              <w:rPr>
                <w:b/>
                <w:bCs/>
                <w:sz w:val="18"/>
                <w:szCs w:val="18"/>
              </w:rPr>
              <w:t>0</w:t>
            </w:r>
            <w:r>
              <w:rPr>
                <w:sz w:val="18"/>
                <w:szCs w:val="18"/>
              </w:rPr>
              <w:t xml:space="preserve"> </w:t>
            </w:r>
          </w:p>
        </w:tc>
        <w:tc>
          <w:tcPr>
            <w:tcW w:w="1296" w:type="dxa"/>
            <w:tcBorders>
              <w:top w:val="nil"/>
              <w:left w:val="nil"/>
              <w:bottom w:val="nil"/>
              <w:right w:val="single" w:sz="2" w:space="0" w:color="auto"/>
            </w:tcBorders>
          </w:tcPr>
          <w:p ns2:paraId="642F3047" ns2:textId="77777777" w:rsidR="00DE4AA2" w:rsidRDefault="00DE4AA2" w:rsidP="00C90784">
            <w:pPr>
              <w:tabs>
                <w:tab w:val="decimal" w:pos="459"/>
                <w:tab w:val="left" w:pos="539"/>
              </w:tabs>
              <w:spacing w:after="60"/>
              <w:rPr>
                <w:sz w:val="18"/>
                <w:szCs w:val="18"/>
              </w:rPr>
            </w:pPr>
            <w:r>
              <w:rPr>
                <w:sz w:val="18"/>
                <w:szCs w:val="18"/>
              </w:rPr>
              <w:tab/>
            </w:r>
            <w:r>
              <w:rPr>
                <w:b/>
                <w:bCs/>
                <w:sz w:val="18"/>
                <w:szCs w:val="18"/>
              </w:rPr>
              <w:t>(0.0)</w:t>
            </w:r>
            <w:r>
              <w:rPr>
                <w:sz w:val="18"/>
                <w:szCs w:val="18"/>
              </w:rPr>
              <w:t xml:space="preserve"> </w:t>
            </w:r>
          </w:p>
        </w:tc>
        <w:tc>
          <w:tcPr>
            <w:tcW w:w="1296" w:type="dxa"/>
            <w:tcBorders>
              <w:top w:val="nil"/>
              <w:left w:val="nil"/>
              <w:bottom w:val="nil"/>
              <w:right w:val="nil"/>
            </w:tcBorders>
          </w:tcPr>
          <w:p ns2:paraId="015BF8BA" ns2:textId="77777777" w:rsidR="00DE4AA2" w:rsidRDefault="00DE4AA2" w:rsidP="00C90784">
            <w:pPr>
              <w:tabs>
                <w:tab w:val="decimal" w:pos="661"/>
                <w:tab w:val="left" w:pos="741"/>
              </w:tabs>
              <w:spacing w:after="60"/>
              <w:rPr>
                <w:sz w:val="18"/>
                <w:szCs w:val="18"/>
              </w:rPr>
            </w:pPr>
            <w:r>
              <w:rPr>
                <w:sz w:val="18"/>
                <w:szCs w:val="18"/>
              </w:rPr>
              <w:tab/>
            </w:r>
            <w:r>
              <w:rPr>
                <w:b/>
                <w:bCs/>
                <w:sz w:val="18"/>
                <w:szCs w:val="18"/>
              </w:rPr>
              <w:t>1</w:t>
            </w:r>
            <w:r>
              <w:rPr>
                <w:sz w:val="18"/>
                <w:szCs w:val="18"/>
              </w:rPr>
              <w:t xml:space="preserve"> </w:t>
            </w:r>
          </w:p>
        </w:tc>
        <w:tc>
          <w:tcPr>
            <w:tcW w:w="1296" w:type="dxa"/>
            <w:tcBorders>
              <w:top w:val="nil"/>
              <w:left w:val="nil"/>
              <w:bottom w:val="nil"/>
              <w:right w:val="single" w:sz="2" w:space="0" w:color="auto"/>
            </w:tcBorders>
          </w:tcPr>
          <w:p ns2:paraId="40619E62" ns2:textId="77777777" w:rsidR="00DE4AA2" w:rsidRDefault="00DE4AA2" w:rsidP="00C90784">
            <w:pPr>
              <w:tabs>
                <w:tab w:val="decimal" w:pos="459"/>
                <w:tab w:val="left" w:pos="539"/>
              </w:tabs>
              <w:spacing w:after="60"/>
              <w:rPr>
                <w:sz w:val="18"/>
                <w:szCs w:val="18"/>
              </w:rPr>
            </w:pPr>
            <w:r>
              <w:rPr>
                <w:sz w:val="18"/>
                <w:szCs w:val="18"/>
              </w:rPr>
              <w:tab/>
            </w:r>
            <w:r>
              <w:rPr>
                <w:b/>
                <w:bCs/>
                <w:sz w:val="18"/>
                <w:szCs w:val="18"/>
              </w:rPr>
              <w:t>(1.9)</w:t>
            </w:r>
            <w:r>
              <w:rPr>
                <w:sz w:val="18"/>
                <w:szCs w:val="18"/>
              </w:rPr>
              <w:t xml:space="preserve"> </w:t>
            </w:r>
          </w:p>
        </w:tc>
        <w:tc>
          <w:tcPr>
            <w:tcW w:w="1296" w:type="dxa"/>
            <w:tcBorders>
              <w:top w:val="nil"/>
              <w:left w:val="nil"/>
              <w:bottom w:val="nil"/>
              <w:right w:val="nil"/>
            </w:tcBorders>
          </w:tcPr>
          <w:p ns2:paraId="7C05F2E3" ns2:textId="77777777" w:rsidR="00DE4AA2" w:rsidRDefault="00DE4AA2" w:rsidP="00C90784">
            <w:pPr>
              <w:tabs>
                <w:tab w:val="decimal" w:pos="661"/>
                <w:tab w:val="left" w:pos="741"/>
              </w:tabs>
              <w:spacing w:after="60"/>
              <w:rPr>
                <w:sz w:val="18"/>
                <w:szCs w:val="18"/>
              </w:rPr>
            </w:pPr>
            <w:r>
              <w:rPr>
                <w:sz w:val="18"/>
                <w:szCs w:val="18"/>
              </w:rPr>
              <w:tab/>
            </w:r>
            <w:r>
              <w:rPr>
                <w:b/>
                <w:bCs/>
                <w:sz w:val="18"/>
                <w:szCs w:val="18"/>
              </w:rPr>
              <w:t>0</w:t>
            </w:r>
            <w:r>
              <w:rPr>
                <w:sz w:val="18"/>
                <w:szCs w:val="18"/>
              </w:rPr>
              <w:t xml:space="preserve"> </w:t>
            </w:r>
          </w:p>
        </w:tc>
        <w:tc>
          <w:tcPr>
            <w:tcW w:w="1296" w:type="dxa"/>
            <w:tcBorders>
              <w:top w:val="nil"/>
              <w:left w:val="nil"/>
              <w:bottom w:val="nil"/>
            </w:tcBorders>
          </w:tcPr>
          <w:p ns2:paraId="0B43D93E" ns2:textId="77777777" w:rsidR="00DE4AA2" w:rsidRDefault="00DE4AA2" w:rsidP="00C90784">
            <w:pPr>
              <w:tabs>
                <w:tab w:val="decimal" w:pos="459"/>
                <w:tab w:val="left" w:pos="539"/>
              </w:tabs>
              <w:spacing w:after="60"/>
              <w:rPr>
                <w:sz w:val="18"/>
                <w:szCs w:val="18"/>
              </w:rPr>
            </w:pPr>
            <w:r>
              <w:rPr>
                <w:sz w:val="18"/>
                <w:szCs w:val="18"/>
              </w:rPr>
              <w:tab/>
            </w:r>
            <w:r>
              <w:rPr>
                <w:b/>
                <w:bCs/>
                <w:sz w:val="18"/>
                <w:szCs w:val="18"/>
              </w:rPr>
              <w:t>(0.0)</w:t>
            </w:r>
            <w:r>
              <w:rPr>
                <w:sz w:val="18"/>
                <w:szCs w:val="18"/>
              </w:rPr>
              <w:t xml:space="preserve"> </w:t>
            </w:r>
          </w:p>
        </w:tc>
      </w:tr>
      <w:tr w:rsidR="00DE4AA2" ns2:paraId="52F9A199" ns2: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0B4CC348" ns2:textId="77777777" w:rsidR="00DE4AA2" w:rsidRDefault="00DE4AA2" w:rsidP="00C90784">
            <w:pPr>
              <w:spacing w:before="15" w:after="15"/>
              <w:ind w:left="160" w:right="1" w:hanging="160"/>
              <w:rPr>
                <w:sz w:val="18"/>
                <w:szCs w:val="18"/>
              </w:rPr>
            </w:pPr>
            <w:r>
              <w:rPr>
                <w:sz w:val="18"/>
                <w:szCs w:val="18"/>
              </w:rPr>
              <w:t xml:space="preserve">   </w:t>
            </w:r>
            <w:bookmarkStart w:id="497" w:name="_Hlk173814827"/>
            <w:r>
              <w:rPr>
                <w:sz w:val="18"/>
                <w:szCs w:val="18"/>
              </w:rPr>
              <w:t>Hypersensitivity</w:t>
            </w:r>
            <w:bookmarkEnd w:id="497"/>
            <w:r>
              <w:rPr>
                <w:sz w:val="18"/>
                <w:szCs w:val="18"/>
              </w:rPr>
              <w:t xml:space="preserve"> </w:t>
            </w:r>
          </w:p>
        </w:tc>
        <w:tc>
          <w:tcPr>
            <w:tcW w:w="1296" w:type="dxa"/>
            <w:tcBorders>
              <w:top w:val="nil"/>
              <w:left w:val="nil"/>
              <w:bottom w:val="nil"/>
              <w:right w:val="nil"/>
            </w:tcBorders>
          </w:tcPr>
          <w:p ns2:paraId="1AEC4CD8" ns2:textId="77777777" w:rsidR="00DE4AA2" w:rsidRDefault="00DE4AA2"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ns2:paraId="764CA9F8" ns2:textId="77777777" w:rsidR="00DE4AA2" w:rsidRDefault="00DE4AA2" w:rsidP="00C90784">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ns2:paraId="76219570" ns2:textId="77777777" w:rsidR="00DE4AA2" w:rsidRDefault="00DE4AA2" w:rsidP="00C90784">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right w:val="single" w:sz="2" w:space="0" w:color="auto"/>
            </w:tcBorders>
          </w:tcPr>
          <w:p ns2:paraId="016EDDC1" ns2:textId="77777777" w:rsidR="00DE4AA2" w:rsidRDefault="00DE4AA2" w:rsidP="00C90784">
            <w:pPr>
              <w:tabs>
                <w:tab w:val="decimal" w:pos="459"/>
                <w:tab w:val="left" w:pos="539"/>
              </w:tabs>
              <w:spacing w:before="15" w:after="15"/>
              <w:rPr>
                <w:sz w:val="18"/>
                <w:szCs w:val="18"/>
              </w:rPr>
            </w:pPr>
            <w:r>
              <w:rPr>
                <w:sz w:val="18"/>
                <w:szCs w:val="18"/>
              </w:rPr>
              <w:tab/>
              <w:t xml:space="preserve">(1.9) </w:t>
            </w:r>
          </w:p>
        </w:tc>
        <w:tc>
          <w:tcPr>
            <w:tcW w:w="1296" w:type="dxa"/>
            <w:tcBorders>
              <w:top w:val="nil"/>
              <w:left w:val="nil"/>
              <w:bottom w:val="nil"/>
              <w:right w:val="nil"/>
            </w:tcBorders>
          </w:tcPr>
          <w:p ns2:paraId="153DF687" ns2:textId="77777777" w:rsidR="00DE4AA2" w:rsidRDefault="00DE4AA2"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tcBorders>
          </w:tcPr>
          <w:p ns2:paraId="0527627A" ns2:textId="77777777" w:rsidR="00DE4AA2" w:rsidRDefault="00DE4AA2" w:rsidP="00C90784">
            <w:pPr>
              <w:tabs>
                <w:tab w:val="decimal" w:pos="459"/>
                <w:tab w:val="left" w:pos="539"/>
              </w:tabs>
              <w:spacing w:before="15" w:after="15"/>
              <w:rPr>
                <w:sz w:val="18"/>
                <w:szCs w:val="18"/>
              </w:rPr>
            </w:pPr>
            <w:r>
              <w:rPr>
                <w:sz w:val="18"/>
                <w:szCs w:val="18"/>
              </w:rPr>
              <w:tab/>
              <w:t xml:space="preserve">(0.0) </w:t>
            </w:r>
          </w:p>
        </w:tc>
      </w:tr>
      <w:tr w:rsidR="00DE4AA2" ns2:paraId="3AEF1ACD" ns2: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4DB94069" ns2:textId="77777777" w:rsidR="00DE4AA2" w:rsidRDefault="00DE4AA2" w:rsidP="00C90784">
            <w:pPr>
              <w:spacing w:after="60"/>
              <w:ind w:left="160" w:right="1" w:hanging="160"/>
              <w:rPr>
                <w:sz w:val="18"/>
                <w:szCs w:val="18"/>
              </w:rPr>
            </w:pPr>
            <w:r>
              <w:rPr>
                <w:sz w:val="18"/>
                <w:szCs w:val="18"/>
              </w:rPr>
              <w:t xml:space="preserve"> </w:t>
            </w:r>
            <w:r>
              <w:rPr>
                <w:b/>
                <w:bCs/>
                <w:sz w:val="18"/>
                <w:szCs w:val="18"/>
              </w:rPr>
              <w:t>Infections and infestations</w:t>
            </w:r>
            <w:r>
              <w:rPr>
                <w:sz w:val="18"/>
                <w:szCs w:val="18"/>
              </w:rPr>
              <w:t xml:space="preserve"> </w:t>
            </w:r>
          </w:p>
        </w:tc>
        <w:tc>
          <w:tcPr>
            <w:tcW w:w="1296" w:type="dxa"/>
            <w:tcBorders>
              <w:top w:val="nil"/>
              <w:left w:val="nil"/>
              <w:bottom w:val="nil"/>
              <w:right w:val="nil"/>
            </w:tcBorders>
          </w:tcPr>
          <w:p ns2:paraId="56E8EBC9" ns2:textId="77777777" w:rsidR="00DE4AA2" w:rsidRDefault="00DE4AA2" w:rsidP="00C90784">
            <w:pPr>
              <w:tabs>
                <w:tab w:val="decimal" w:pos="661"/>
                <w:tab w:val="left" w:pos="741"/>
              </w:tabs>
              <w:spacing w:after="60"/>
              <w:rPr>
                <w:sz w:val="18"/>
                <w:szCs w:val="18"/>
              </w:rPr>
            </w:pPr>
            <w:r>
              <w:rPr>
                <w:sz w:val="18"/>
                <w:szCs w:val="18"/>
              </w:rPr>
              <w:tab/>
            </w:r>
            <w:r>
              <w:rPr>
                <w:b/>
                <w:bCs/>
                <w:sz w:val="18"/>
                <w:szCs w:val="18"/>
              </w:rPr>
              <w:t>1</w:t>
            </w:r>
            <w:r>
              <w:rPr>
                <w:sz w:val="18"/>
                <w:szCs w:val="18"/>
              </w:rPr>
              <w:t xml:space="preserve"> </w:t>
            </w:r>
          </w:p>
        </w:tc>
        <w:tc>
          <w:tcPr>
            <w:tcW w:w="1296" w:type="dxa"/>
            <w:tcBorders>
              <w:top w:val="nil"/>
              <w:left w:val="nil"/>
              <w:bottom w:val="nil"/>
              <w:right w:val="single" w:sz="2" w:space="0" w:color="auto"/>
            </w:tcBorders>
          </w:tcPr>
          <w:p ns2:paraId="40AA7096" ns2:textId="77777777" w:rsidR="00DE4AA2" w:rsidRDefault="00DE4AA2" w:rsidP="00C90784">
            <w:pPr>
              <w:tabs>
                <w:tab w:val="decimal" w:pos="459"/>
                <w:tab w:val="left" w:pos="539"/>
              </w:tabs>
              <w:spacing w:after="60"/>
              <w:rPr>
                <w:sz w:val="18"/>
                <w:szCs w:val="18"/>
              </w:rPr>
            </w:pPr>
            <w:r>
              <w:rPr>
                <w:sz w:val="18"/>
                <w:szCs w:val="18"/>
              </w:rPr>
              <w:tab/>
            </w:r>
            <w:r>
              <w:rPr>
                <w:b/>
                <w:bCs/>
                <w:sz w:val="18"/>
                <w:szCs w:val="18"/>
              </w:rPr>
              <w:t>(1.9)</w:t>
            </w:r>
            <w:r>
              <w:rPr>
                <w:sz w:val="18"/>
                <w:szCs w:val="18"/>
              </w:rPr>
              <w:t xml:space="preserve"> </w:t>
            </w:r>
          </w:p>
        </w:tc>
        <w:tc>
          <w:tcPr>
            <w:tcW w:w="1296" w:type="dxa"/>
            <w:tcBorders>
              <w:top w:val="nil"/>
              <w:left w:val="nil"/>
              <w:bottom w:val="nil"/>
              <w:right w:val="nil"/>
            </w:tcBorders>
          </w:tcPr>
          <w:p ns2:paraId="65ADF9EA" ns2:textId="77777777" w:rsidR="00DE4AA2" w:rsidRDefault="00DE4AA2" w:rsidP="00C90784">
            <w:pPr>
              <w:tabs>
                <w:tab w:val="decimal" w:pos="661"/>
                <w:tab w:val="left" w:pos="741"/>
              </w:tabs>
              <w:spacing w:after="60"/>
              <w:rPr>
                <w:sz w:val="18"/>
                <w:szCs w:val="18"/>
              </w:rPr>
            </w:pPr>
            <w:r>
              <w:rPr>
                <w:sz w:val="18"/>
                <w:szCs w:val="18"/>
              </w:rPr>
              <w:tab/>
            </w:r>
            <w:r>
              <w:rPr>
                <w:b/>
                <w:bCs/>
                <w:sz w:val="18"/>
                <w:szCs w:val="18"/>
              </w:rPr>
              <w:t>0</w:t>
            </w:r>
            <w:r>
              <w:rPr>
                <w:sz w:val="18"/>
                <w:szCs w:val="18"/>
              </w:rPr>
              <w:t xml:space="preserve"> </w:t>
            </w:r>
          </w:p>
        </w:tc>
        <w:tc>
          <w:tcPr>
            <w:tcW w:w="1296" w:type="dxa"/>
            <w:tcBorders>
              <w:top w:val="nil"/>
              <w:left w:val="nil"/>
              <w:bottom w:val="nil"/>
              <w:right w:val="single" w:sz="2" w:space="0" w:color="auto"/>
            </w:tcBorders>
          </w:tcPr>
          <w:p ns2:paraId="5E597487" ns2:textId="77777777" w:rsidR="00DE4AA2" w:rsidRDefault="00DE4AA2" w:rsidP="00C90784">
            <w:pPr>
              <w:tabs>
                <w:tab w:val="decimal" w:pos="459"/>
                <w:tab w:val="left" w:pos="539"/>
              </w:tabs>
              <w:spacing w:after="60"/>
              <w:rPr>
                <w:sz w:val="18"/>
                <w:szCs w:val="18"/>
              </w:rPr>
            </w:pPr>
            <w:r>
              <w:rPr>
                <w:sz w:val="18"/>
                <w:szCs w:val="18"/>
              </w:rPr>
              <w:tab/>
            </w:r>
            <w:r>
              <w:rPr>
                <w:b/>
                <w:bCs/>
                <w:sz w:val="18"/>
                <w:szCs w:val="18"/>
              </w:rPr>
              <w:t>(0.0)</w:t>
            </w:r>
            <w:r>
              <w:rPr>
                <w:sz w:val="18"/>
                <w:szCs w:val="18"/>
              </w:rPr>
              <w:t xml:space="preserve"> </w:t>
            </w:r>
          </w:p>
        </w:tc>
        <w:tc>
          <w:tcPr>
            <w:tcW w:w="1296" w:type="dxa"/>
            <w:tcBorders>
              <w:top w:val="nil"/>
              <w:left w:val="nil"/>
              <w:bottom w:val="nil"/>
              <w:right w:val="nil"/>
            </w:tcBorders>
          </w:tcPr>
          <w:p ns2:paraId="28D835D0" ns2:textId="77777777" w:rsidR="00DE4AA2" w:rsidRDefault="00DE4AA2" w:rsidP="00C90784">
            <w:pPr>
              <w:tabs>
                <w:tab w:val="decimal" w:pos="661"/>
                <w:tab w:val="left" w:pos="741"/>
              </w:tabs>
              <w:spacing w:after="60"/>
              <w:rPr>
                <w:sz w:val="18"/>
                <w:szCs w:val="18"/>
              </w:rPr>
            </w:pPr>
            <w:r>
              <w:rPr>
                <w:sz w:val="18"/>
                <w:szCs w:val="18"/>
              </w:rPr>
              <w:tab/>
            </w:r>
            <w:r>
              <w:rPr>
                <w:b/>
                <w:bCs/>
                <w:sz w:val="18"/>
                <w:szCs w:val="18"/>
              </w:rPr>
              <w:t>0</w:t>
            </w:r>
            <w:r>
              <w:rPr>
                <w:sz w:val="18"/>
                <w:szCs w:val="18"/>
              </w:rPr>
              <w:t xml:space="preserve"> </w:t>
            </w:r>
          </w:p>
        </w:tc>
        <w:tc>
          <w:tcPr>
            <w:tcW w:w="1296" w:type="dxa"/>
            <w:tcBorders>
              <w:top w:val="nil"/>
              <w:left w:val="nil"/>
              <w:bottom w:val="nil"/>
            </w:tcBorders>
          </w:tcPr>
          <w:p ns2:paraId="09952D14" ns2:textId="77777777" w:rsidR="00DE4AA2" w:rsidRDefault="00DE4AA2" w:rsidP="00C90784">
            <w:pPr>
              <w:tabs>
                <w:tab w:val="decimal" w:pos="459"/>
                <w:tab w:val="left" w:pos="539"/>
              </w:tabs>
              <w:spacing w:after="60"/>
              <w:rPr>
                <w:sz w:val="18"/>
                <w:szCs w:val="18"/>
              </w:rPr>
            </w:pPr>
            <w:r>
              <w:rPr>
                <w:sz w:val="18"/>
                <w:szCs w:val="18"/>
              </w:rPr>
              <w:tab/>
            </w:r>
            <w:r>
              <w:rPr>
                <w:b/>
                <w:bCs/>
                <w:sz w:val="18"/>
                <w:szCs w:val="18"/>
              </w:rPr>
              <w:t>(0.0)</w:t>
            </w:r>
            <w:r>
              <w:rPr>
                <w:sz w:val="18"/>
                <w:szCs w:val="18"/>
              </w:rPr>
              <w:t xml:space="preserve"> </w:t>
            </w:r>
          </w:p>
        </w:tc>
      </w:tr>
      <w:tr w:rsidR="00DE4AA2" ns2:paraId="5B2A2A8F" ns2: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01E40FB4" ns2:textId="77777777" w:rsidR="00DE4AA2" w:rsidRDefault="00DE4AA2" w:rsidP="00C90784">
            <w:pPr>
              <w:spacing w:before="15" w:after="15"/>
              <w:ind w:left="160" w:right="1" w:hanging="160"/>
              <w:rPr>
                <w:sz w:val="18"/>
                <w:szCs w:val="18"/>
              </w:rPr>
            </w:pPr>
            <w:r>
              <w:rPr>
                <w:sz w:val="18"/>
                <w:szCs w:val="18"/>
              </w:rPr>
              <w:t xml:space="preserve">   </w:t>
            </w:r>
            <w:bookmarkStart w:id="498" w:name="_Hlk173814650"/>
            <w:r>
              <w:rPr>
                <w:sz w:val="18"/>
                <w:szCs w:val="18"/>
              </w:rPr>
              <w:t>Pneumonia</w:t>
            </w:r>
            <w:bookmarkEnd w:id="498"/>
            <w:r>
              <w:rPr>
                <w:sz w:val="18"/>
                <w:szCs w:val="18"/>
              </w:rPr>
              <w:t xml:space="preserve"> </w:t>
            </w:r>
          </w:p>
        </w:tc>
        <w:tc>
          <w:tcPr>
            <w:tcW w:w="1296" w:type="dxa"/>
            <w:tcBorders>
              <w:top w:val="nil"/>
              <w:left w:val="nil"/>
              <w:bottom w:val="nil"/>
              <w:right w:val="nil"/>
            </w:tcBorders>
          </w:tcPr>
          <w:p ns2:paraId="253B2F14" ns2:textId="77777777" w:rsidR="00DE4AA2" w:rsidRDefault="00DE4AA2" w:rsidP="00C90784">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right w:val="single" w:sz="2" w:space="0" w:color="auto"/>
            </w:tcBorders>
          </w:tcPr>
          <w:p ns2:paraId="6A89DF11" ns2:textId="77777777" w:rsidR="00DE4AA2" w:rsidRDefault="00DE4AA2" w:rsidP="00C90784">
            <w:pPr>
              <w:tabs>
                <w:tab w:val="decimal" w:pos="459"/>
                <w:tab w:val="left" w:pos="539"/>
              </w:tabs>
              <w:spacing w:before="15" w:after="15"/>
              <w:rPr>
                <w:sz w:val="18"/>
                <w:szCs w:val="18"/>
              </w:rPr>
            </w:pPr>
            <w:r>
              <w:rPr>
                <w:sz w:val="18"/>
                <w:szCs w:val="18"/>
              </w:rPr>
              <w:tab/>
              <w:t xml:space="preserve">(1.9) </w:t>
            </w:r>
          </w:p>
        </w:tc>
        <w:tc>
          <w:tcPr>
            <w:tcW w:w="1296" w:type="dxa"/>
            <w:tcBorders>
              <w:top w:val="nil"/>
              <w:left w:val="nil"/>
              <w:bottom w:val="nil"/>
              <w:right w:val="nil"/>
            </w:tcBorders>
          </w:tcPr>
          <w:p ns2:paraId="463F86FC" ns2:textId="77777777" w:rsidR="00DE4AA2" w:rsidRDefault="00DE4AA2"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ns2:paraId="0E2A5C66" ns2:textId="77777777" w:rsidR="00DE4AA2" w:rsidRDefault="00DE4AA2" w:rsidP="00C90784">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ns2:paraId="0A276949" ns2:textId="77777777" w:rsidR="00DE4AA2" w:rsidRDefault="00DE4AA2"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tcBorders>
          </w:tcPr>
          <w:p ns2:paraId="24FEB9C9" ns2:textId="77777777" w:rsidR="00DE4AA2" w:rsidRDefault="00DE4AA2" w:rsidP="00C90784">
            <w:pPr>
              <w:tabs>
                <w:tab w:val="decimal" w:pos="459"/>
                <w:tab w:val="left" w:pos="539"/>
              </w:tabs>
              <w:spacing w:before="15" w:after="15"/>
              <w:rPr>
                <w:sz w:val="18"/>
                <w:szCs w:val="18"/>
              </w:rPr>
            </w:pPr>
            <w:r>
              <w:rPr>
                <w:sz w:val="18"/>
                <w:szCs w:val="18"/>
              </w:rPr>
              <w:tab/>
              <w:t xml:space="preserve">(0.0) </w:t>
            </w:r>
          </w:p>
        </w:tc>
      </w:tr>
      <w:tr w:rsidR="00DE4AA2" ns2:paraId="082DFF97" ns2: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7BAFA848" ns2:textId="77777777" w:rsidR="00DE4AA2" w:rsidRDefault="00DE4AA2" w:rsidP="00C90784">
            <w:pPr>
              <w:spacing w:after="60"/>
              <w:ind w:left="160" w:right="1" w:hanging="160"/>
              <w:rPr>
                <w:sz w:val="18"/>
                <w:szCs w:val="18"/>
              </w:rPr>
            </w:pPr>
            <w:r>
              <w:rPr>
                <w:sz w:val="18"/>
                <w:szCs w:val="18"/>
              </w:rPr>
              <w:t xml:space="preserve"> </w:t>
            </w:r>
            <w:r>
              <w:rPr>
                <w:b/>
                <w:bCs/>
                <w:sz w:val="18"/>
                <w:szCs w:val="18"/>
              </w:rPr>
              <w:t>Investigations</w:t>
            </w:r>
            <w:r>
              <w:rPr>
                <w:sz w:val="18"/>
                <w:szCs w:val="18"/>
              </w:rPr>
              <w:t xml:space="preserve"> </w:t>
            </w:r>
          </w:p>
        </w:tc>
        <w:tc>
          <w:tcPr>
            <w:tcW w:w="1296" w:type="dxa"/>
            <w:tcBorders>
              <w:top w:val="nil"/>
              <w:left w:val="nil"/>
              <w:bottom w:val="nil"/>
              <w:right w:val="nil"/>
            </w:tcBorders>
          </w:tcPr>
          <w:p ns2:paraId="1CD7C76C" ns2:textId="77777777" w:rsidR="00DE4AA2" w:rsidRDefault="00DE4AA2" w:rsidP="00C90784">
            <w:pPr>
              <w:tabs>
                <w:tab w:val="decimal" w:pos="661"/>
                <w:tab w:val="left" w:pos="741"/>
              </w:tabs>
              <w:spacing w:after="60"/>
              <w:rPr>
                <w:sz w:val="18"/>
                <w:szCs w:val="18"/>
              </w:rPr>
            </w:pPr>
            <w:r>
              <w:rPr>
                <w:sz w:val="18"/>
                <w:szCs w:val="18"/>
              </w:rPr>
              <w:tab/>
            </w:r>
            <w:r>
              <w:rPr>
                <w:b/>
                <w:bCs/>
                <w:sz w:val="18"/>
                <w:szCs w:val="18"/>
              </w:rPr>
              <w:t>1</w:t>
            </w:r>
            <w:r>
              <w:rPr>
                <w:sz w:val="18"/>
                <w:szCs w:val="18"/>
              </w:rPr>
              <w:t xml:space="preserve"> </w:t>
            </w:r>
          </w:p>
        </w:tc>
        <w:tc>
          <w:tcPr>
            <w:tcW w:w="1296" w:type="dxa"/>
            <w:tcBorders>
              <w:top w:val="nil"/>
              <w:left w:val="nil"/>
              <w:bottom w:val="nil"/>
              <w:right w:val="single" w:sz="2" w:space="0" w:color="auto"/>
            </w:tcBorders>
          </w:tcPr>
          <w:p ns2:paraId="1D0A380D" ns2:textId="77777777" w:rsidR="00DE4AA2" w:rsidRDefault="00DE4AA2" w:rsidP="00C90784">
            <w:pPr>
              <w:tabs>
                <w:tab w:val="decimal" w:pos="459"/>
                <w:tab w:val="left" w:pos="539"/>
              </w:tabs>
              <w:spacing w:after="60"/>
              <w:rPr>
                <w:sz w:val="18"/>
                <w:szCs w:val="18"/>
              </w:rPr>
            </w:pPr>
            <w:r>
              <w:rPr>
                <w:sz w:val="18"/>
                <w:szCs w:val="18"/>
              </w:rPr>
              <w:tab/>
            </w:r>
            <w:r>
              <w:rPr>
                <w:b/>
                <w:bCs/>
                <w:sz w:val="18"/>
                <w:szCs w:val="18"/>
              </w:rPr>
              <w:t>(1.9)</w:t>
            </w:r>
            <w:r>
              <w:rPr>
                <w:sz w:val="18"/>
                <w:szCs w:val="18"/>
              </w:rPr>
              <w:t xml:space="preserve"> </w:t>
            </w:r>
          </w:p>
        </w:tc>
        <w:tc>
          <w:tcPr>
            <w:tcW w:w="1296" w:type="dxa"/>
            <w:tcBorders>
              <w:top w:val="nil"/>
              <w:left w:val="nil"/>
              <w:bottom w:val="nil"/>
              <w:right w:val="nil"/>
            </w:tcBorders>
          </w:tcPr>
          <w:p ns2:paraId="2C151EF2" ns2:textId="77777777" w:rsidR="00DE4AA2" w:rsidRDefault="00DE4AA2" w:rsidP="00C90784">
            <w:pPr>
              <w:tabs>
                <w:tab w:val="decimal" w:pos="661"/>
                <w:tab w:val="left" w:pos="741"/>
              </w:tabs>
              <w:spacing w:after="60"/>
              <w:rPr>
                <w:sz w:val="18"/>
                <w:szCs w:val="18"/>
              </w:rPr>
            </w:pPr>
            <w:r>
              <w:rPr>
                <w:sz w:val="18"/>
                <w:szCs w:val="18"/>
              </w:rPr>
              <w:tab/>
            </w:r>
            <w:r>
              <w:rPr>
                <w:b/>
                <w:bCs/>
                <w:sz w:val="18"/>
                <w:szCs w:val="18"/>
              </w:rPr>
              <w:t>1</w:t>
            </w:r>
            <w:r>
              <w:rPr>
                <w:sz w:val="18"/>
                <w:szCs w:val="18"/>
              </w:rPr>
              <w:t xml:space="preserve"> </w:t>
            </w:r>
          </w:p>
        </w:tc>
        <w:tc>
          <w:tcPr>
            <w:tcW w:w="1296" w:type="dxa"/>
            <w:tcBorders>
              <w:top w:val="nil"/>
              <w:left w:val="nil"/>
              <w:bottom w:val="nil"/>
              <w:right w:val="single" w:sz="2" w:space="0" w:color="auto"/>
            </w:tcBorders>
          </w:tcPr>
          <w:p ns2:paraId="4150E3AF" ns2:textId="77777777" w:rsidR="00DE4AA2" w:rsidRDefault="00DE4AA2" w:rsidP="00C90784">
            <w:pPr>
              <w:tabs>
                <w:tab w:val="decimal" w:pos="459"/>
                <w:tab w:val="left" w:pos="539"/>
              </w:tabs>
              <w:spacing w:after="60"/>
              <w:rPr>
                <w:sz w:val="18"/>
                <w:szCs w:val="18"/>
              </w:rPr>
            </w:pPr>
            <w:r>
              <w:rPr>
                <w:sz w:val="18"/>
                <w:szCs w:val="18"/>
              </w:rPr>
              <w:tab/>
            </w:r>
            <w:r>
              <w:rPr>
                <w:b/>
                <w:bCs/>
                <w:sz w:val="18"/>
                <w:szCs w:val="18"/>
              </w:rPr>
              <w:t>(1.9)</w:t>
            </w:r>
            <w:r>
              <w:rPr>
                <w:sz w:val="18"/>
                <w:szCs w:val="18"/>
              </w:rPr>
              <w:t xml:space="preserve"> </w:t>
            </w:r>
          </w:p>
        </w:tc>
        <w:tc>
          <w:tcPr>
            <w:tcW w:w="1296" w:type="dxa"/>
            <w:tcBorders>
              <w:top w:val="nil"/>
              <w:left w:val="nil"/>
              <w:bottom w:val="nil"/>
              <w:right w:val="nil"/>
            </w:tcBorders>
          </w:tcPr>
          <w:p ns2:paraId="573B8C23" ns2:textId="77777777" w:rsidR="00DE4AA2" w:rsidRDefault="00DE4AA2" w:rsidP="00C90784">
            <w:pPr>
              <w:tabs>
                <w:tab w:val="decimal" w:pos="661"/>
                <w:tab w:val="left" w:pos="741"/>
              </w:tabs>
              <w:spacing w:after="60"/>
              <w:rPr>
                <w:sz w:val="18"/>
                <w:szCs w:val="18"/>
              </w:rPr>
            </w:pPr>
            <w:r>
              <w:rPr>
                <w:sz w:val="18"/>
                <w:szCs w:val="18"/>
              </w:rPr>
              <w:tab/>
            </w:r>
            <w:r>
              <w:rPr>
                <w:b/>
                <w:bCs/>
                <w:sz w:val="18"/>
                <w:szCs w:val="18"/>
              </w:rPr>
              <w:t>2</w:t>
            </w:r>
            <w:r>
              <w:rPr>
                <w:sz w:val="18"/>
                <w:szCs w:val="18"/>
              </w:rPr>
              <w:t xml:space="preserve"> </w:t>
            </w:r>
          </w:p>
        </w:tc>
        <w:tc>
          <w:tcPr>
            <w:tcW w:w="1296" w:type="dxa"/>
            <w:tcBorders>
              <w:top w:val="nil"/>
              <w:left w:val="nil"/>
              <w:bottom w:val="nil"/>
            </w:tcBorders>
          </w:tcPr>
          <w:p ns2:paraId="227BF335" ns2:textId="77777777" w:rsidR="00DE4AA2" w:rsidRDefault="00DE4AA2" w:rsidP="00C90784">
            <w:pPr>
              <w:tabs>
                <w:tab w:val="decimal" w:pos="459"/>
                <w:tab w:val="left" w:pos="539"/>
              </w:tabs>
              <w:spacing w:after="60"/>
              <w:rPr>
                <w:sz w:val="18"/>
                <w:szCs w:val="18"/>
              </w:rPr>
            </w:pPr>
            <w:r>
              <w:rPr>
                <w:sz w:val="18"/>
                <w:szCs w:val="18"/>
              </w:rPr>
              <w:tab/>
            </w:r>
            <w:r>
              <w:rPr>
                <w:b/>
                <w:bCs/>
                <w:sz w:val="18"/>
                <w:szCs w:val="18"/>
              </w:rPr>
              <w:t>(18.2)</w:t>
            </w:r>
            <w:r>
              <w:rPr>
                <w:sz w:val="18"/>
                <w:szCs w:val="18"/>
              </w:rPr>
              <w:t xml:space="preserve"> </w:t>
            </w:r>
          </w:p>
        </w:tc>
      </w:tr>
      <w:tr w:rsidR="00DE4AA2" ns2:paraId="24B679AB" ns2: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67B2F455" ns2:textId="77777777" w:rsidR="00DE4AA2" w:rsidRDefault="00DE4AA2" w:rsidP="00C90784">
            <w:pPr>
              <w:spacing w:before="15" w:after="15"/>
              <w:ind w:left="160" w:right="1" w:hanging="160"/>
              <w:rPr>
                <w:sz w:val="18"/>
                <w:szCs w:val="18"/>
              </w:rPr>
            </w:pPr>
            <w:r>
              <w:rPr>
                <w:sz w:val="18"/>
                <w:szCs w:val="18"/>
              </w:rPr>
              <w:t xml:space="preserve">   Alanine aminotransferase increased </w:t>
            </w:r>
          </w:p>
        </w:tc>
        <w:tc>
          <w:tcPr>
            <w:tcW w:w="1296" w:type="dxa"/>
            <w:tcBorders>
              <w:top w:val="nil"/>
              <w:left w:val="nil"/>
              <w:bottom w:val="nil"/>
              <w:right w:val="nil"/>
            </w:tcBorders>
          </w:tcPr>
          <w:p ns2:paraId="57544EB9" ns2:textId="77777777" w:rsidR="00DE4AA2" w:rsidRDefault="00DE4AA2" w:rsidP="00C90784">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right w:val="single" w:sz="2" w:space="0" w:color="auto"/>
            </w:tcBorders>
          </w:tcPr>
          <w:p ns2:paraId="585CF3FC" ns2:textId="77777777" w:rsidR="00DE4AA2" w:rsidRDefault="00DE4AA2" w:rsidP="00C90784">
            <w:pPr>
              <w:tabs>
                <w:tab w:val="decimal" w:pos="459"/>
                <w:tab w:val="left" w:pos="539"/>
              </w:tabs>
              <w:spacing w:before="15" w:after="15"/>
              <w:rPr>
                <w:sz w:val="18"/>
                <w:szCs w:val="18"/>
              </w:rPr>
            </w:pPr>
            <w:r>
              <w:rPr>
                <w:sz w:val="18"/>
                <w:szCs w:val="18"/>
              </w:rPr>
              <w:tab/>
              <w:t xml:space="preserve">(1.9) </w:t>
            </w:r>
          </w:p>
        </w:tc>
        <w:tc>
          <w:tcPr>
            <w:tcW w:w="1296" w:type="dxa"/>
            <w:tcBorders>
              <w:top w:val="nil"/>
              <w:left w:val="nil"/>
              <w:bottom w:val="nil"/>
              <w:right w:val="nil"/>
            </w:tcBorders>
          </w:tcPr>
          <w:p ns2:paraId="0108F027" ns2:textId="77777777" w:rsidR="00DE4AA2" w:rsidRDefault="00DE4AA2"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ns2:paraId="4EF1C755" ns2:textId="77777777" w:rsidR="00DE4AA2" w:rsidRDefault="00DE4AA2" w:rsidP="00C90784">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ns2:paraId="2C78E671" ns2:textId="77777777" w:rsidR="00DE4AA2" w:rsidRDefault="00DE4AA2"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tcBorders>
          </w:tcPr>
          <w:p ns2:paraId="352D44D5" ns2:textId="77777777" w:rsidR="00DE4AA2" w:rsidRDefault="00DE4AA2" w:rsidP="00C90784">
            <w:pPr>
              <w:tabs>
                <w:tab w:val="decimal" w:pos="459"/>
                <w:tab w:val="left" w:pos="539"/>
              </w:tabs>
              <w:spacing w:before="15" w:after="15"/>
              <w:rPr>
                <w:sz w:val="18"/>
                <w:szCs w:val="18"/>
              </w:rPr>
            </w:pPr>
            <w:r>
              <w:rPr>
                <w:sz w:val="18"/>
                <w:szCs w:val="18"/>
              </w:rPr>
              <w:tab/>
              <w:t xml:space="preserve">(0.0) </w:t>
            </w:r>
          </w:p>
        </w:tc>
      </w:tr>
      <w:tr w:rsidR="00DE4AA2" ns2:paraId="06FB522C" ns2:textId="77777777" w:rsidTr="00C90784">
        <w:tblPrEx>
          <w:tblBorders>
            <w:top w:val="single" w:sz="6" w:space="0" w:color="auto"/>
            <w:bottom w:val="single" w:sz="6" w:space="0" w:color="auto"/>
          </w:tblBorders>
        </w:tblPrEx>
        <w:trPr>
          <w:jc w:val="center"/>
        </w:trPr>
        <w:tc>
          <w:tcPr>
            <w:tcW w:w="5184" w:type="dxa"/>
            <w:tcBorders>
              <w:top w:val="nil"/>
              <w:bottom w:val="single" w:sz="2" w:space="0" w:color="auto"/>
              <w:right w:val="single" w:sz="2" w:space="0" w:color="auto"/>
            </w:tcBorders>
          </w:tcPr>
          <w:p ns2:paraId="07666A3E" ns2:textId="77777777" w:rsidR="00DE4AA2" w:rsidRDefault="00DE4AA2" w:rsidP="00C90784">
            <w:pPr>
              <w:spacing w:before="15" w:after="15"/>
              <w:ind w:left="160" w:right="1" w:hanging="160"/>
              <w:rPr>
                <w:sz w:val="18"/>
                <w:szCs w:val="18"/>
              </w:rPr>
            </w:pPr>
            <w:r>
              <w:rPr>
                <w:sz w:val="18"/>
                <w:szCs w:val="18"/>
              </w:rPr>
              <w:t xml:space="preserve">   Aspartate aminotransferase increased </w:t>
            </w:r>
          </w:p>
        </w:tc>
        <w:tc>
          <w:tcPr>
            <w:tcW w:w="1296" w:type="dxa"/>
            <w:tcBorders>
              <w:top w:val="nil"/>
              <w:left w:val="nil"/>
              <w:bottom w:val="single" w:sz="2" w:space="0" w:color="auto"/>
              <w:right w:val="nil"/>
            </w:tcBorders>
          </w:tcPr>
          <w:p ns2:paraId="7F068D2F" ns2:textId="77777777" w:rsidR="00DE4AA2" w:rsidRDefault="00DE4AA2" w:rsidP="00C90784">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single" w:sz="2" w:space="0" w:color="auto"/>
              <w:right w:val="single" w:sz="2" w:space="0" w:color="auto"/>
            </w:tcBorders>
          </w:tcPr>
          <w:p ns2:paraId="39633AE9" ns2:textId="77777777" w:rsidR="00DE4AA2" w:rsidRDefault="00DE4AA2" w:rsidP="00C90784">
            <w:pPr>
              <w:tabs>
                <w:tab w:val="decimal" w:pos="459"/>
                <w:tab w:val="left" w:pos="539"/>
              </w:tabs>
              <w:spacing w:before="15" w:after="15"/>
              <w:rPr>
                <w:sz w:val="18"/>
                <w:szCs w:val="18"/>
              </w:rPr>
            </w:pPr>
            <w:r>
              <w:rPr>
                <w:sz w:val="18"/>
                <w:szCs w:val="18"/>
              </w:rPr>
              <w:tab/>
              <w:t xml:space="preserve">(1.9) </w:t>
            </w:r>
          </w:p>
        </w:tc>
        <w:tc>
          <w:tcPr>
            <w:tcW w:w="1296" w:type="dxa"/>
            <w:tcBorders>
              <w:top w:val="nil"/>
              <w:left w:val="nil"/>
              <w:bottom w:val="single" w:sz="2" w:space="0" w:color="auto"/>
              <w:right w:val="nil"/>
            </w:tcBorders>
          </w:tcPr>
          <w:p ns2:paraId="2ED7D9C8" ns2:textId="77777777" w:rsidR="00DE4AA2" w:rsidRDefault="00DE4AA2"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single" w:sz="2" w:space="0" w:color="auto"/>
              <w:right w:val="single" w:sz="2" w:space="0" w:color="auto"/>
            </w:tcBorders>
          </w:tcPr>
          <w:p ns2:paraId="29CA9F08" ns2:textId="77777777" w:rsidR="00DE4AA2" w:rsidRDefault="00DE4AA2" w:rsidP="00C90784">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single" w:sz="2" w:space="0" w:color="auto"/>
              <w:right w:val="nil"/>
            </w:tcBorders>
          </w:tcPr>
          <w:p ns2:paraId="5D43B36C" ns2:textId="77777777" w:rsidR="00DE4AA2" w:rsidRDefault="00DE4AA2"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single" w:sz="2" w:space="0" w:color="auto"/>
            </w:tcBorders>
          </w:tcPr>
          <w:p ns2:paraId="094714F3" ns2:textId="77777777" w:rsidR="00DE4AA2" w:rsidRDefault="00DE4AA2" w:rsidP="00C90784">
            <w:pPr>
              <w:tabs>
                <w:tab w:val="decimal" w:pos="459"/>
                <w:tab w:val="left" w:pos="539"/>
              </w:tabs>
              <w:spacing w:before="15" w:after="15"/>
              <w:rPr>
                <w:sz w:val="18"/>
                <w:szCs w:val="18"/>
              </w:rPr>
            </w:pPr>
            <w:r>
              <w:rPr>
                <w:sz w:val="18"/>
                <w:szCs w:val="18"/>
              </w:rPr>
              <w:tab/>
              <w:t xml:space="preserve">(0.0) </w:t>
            </w:r>
          </w:p>
        </w:tc>
      </w:tr>
    </w:tbl>
    <w:p ns2:paraId="728C15AF" ns2:textId="77777777" w:rsidR="00DE4AA2" w:rsidRDefault="00DE4AA2" w:rsidP="00DE4AA2">
      <w:pPr>
        <w:rPr>
          <w:sz w:val="18"/>
          <w:szCs w:val="18"/>
        </w:rPr>
      </w:pPr>
      <w:ins w:id="13000" w:author="GoldenCorpusHarness" w:date="2026-03-28T21:57:55Z">
        <w:r>
          <w:t>In the sac-TMT plus KL-A167 treatment group, 97 participants (99%) experienced at least 1 AE, and all were considered drug-related by the investigator. Grade ≥3 AEs were reported for 66 participants (67.3%), and Grade ≥3 AEs that were considered drug-related by the investigator were reported for 62 participants (63.3%). There were 78 participants (79.6%) in sac-TMT plus KL-A167 group with AEs resulting in dose modification, and 5 participants (5.1%) discontinuing any drug, of which, 2 participant (2%) discontinued sac-TMT. One participant (1%) experienced an AE resulting in death which was not considered drugrelated by the investigator [Table 46].</w:t>
        </w:r>
      </w:ins>
    </w:p>
    <w:tbl>
      <w:tblPr>
        <w:tblW w:w="0" w:type="auto"/>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5184"/>
        <w:gridCol w:w="1296"/>
        <w:gridCol w:w="1296"/>
        <w:gridCol w:w="1296"/>
        <w:gridCol w:w="1296"/>
        <w:gridCol w:w="1296"/>
        <w:gridCol w:w="1296"/>
      </w:tblGrid>
      <w:tr w:rsidR="00DE4AA2" ns2:paraId="118F151D" ns2:textId="77777777" w:rsidTr="00C90784">
        <w:trPr>
          <w:jc w:val="center"/>
        </w:trPr>
        <w:tc>
          <w:tcPr>
            <w:tcW w:w="5184" w:type="dxa"/>
            <w:tcBorders>
              <w:top w:val="double" w:sz="6" w:space="0" w:color="auto"/>
              <w:bottom w:val="nil"/>
              <w:right w:val="single" w:sz="2" w:space="0" w:color="auto"/>
            </w:tcBorders>
          </w:tcPr>
          <w:p ns2:paraId="4D86C245" ns2:textId="77777777" w:rsidR="00DE4AA2" w:rsidRDefault="00DE4AA2" w:rsidP="00C90784">
            <w:pPr>
              <w:spacing w:before="15" w:after="15"/>
              <w:rPr>
                <w:sz w:val="18"/>
                <w:szCs w:val="18"/>
              </w:rPr>
            </w:pPr>
          </w:p>
        </w:tc>
        <w:tc>
          <w:tcPr>
            <w:tcW w:w="2592" w:type="dxa"/>
            <w:gridSpan w:val="2"/>
            <w:tcBorders>
              <w:top w:val="double" w:sz="6" w:space="0" w:color="auto"/>
              <w:left w:val="nil"/>
              <w:bottom w:val="single" w:sz="2" w:space="0" w:color="auto"/>
              <w:right w:val="single" w:sz="2" w:space="0" w:color="auto"/>
            </w:tcBorders>
          </w:tcPr>
          <w:p ns2:paraId="45D7A763" ns2:textId="7B827F6C" w:rsidR="00DE4AA2" w:rsidRDefault="00DE370C" w:rsidP="00C90784">
            <w:pPr>
              <w:spacing w:before="15" w:after="15"/>
              <w:jc w:val="center"/>
              <w:rPr>
                <w:sz w:val="18"/>
                <w:szCs w:val="18"/>
              </w:rPr>
            </w:pPr>
            <w:r w:rsidRPr="00DE370C">
              <w:rPr>
                <w:sz w:val="18"/>
                <w:szCs w:val="18"/>
              </w:rPr>
              <w:t>sac-TMT</w:t>
            </w:r>
            <w:r w:rsidR="00DE4AA2">
              <w:rPr>
                <w:sz w:val="18"/>
                <w:szCs w:val="18"/>
              </w:rPr>
              <w:t xml:space="preserve"> 4 mg/kg </w:t>
            </w:r>
            <w:r w:rsidR="006A7E20">
              <w:rPr>
                <w:sz w:val="18"/>
                <w:szCs w:val="18"/>
              </w:rPr>
              <w:t xml:space="preserve">q2w </w:t>
            </w:r>
            <w:r w:rsidR="00DE4AA2">
              <w:rPr>
                <w:sz w:val="18"/>
                <w:szCs w:val="18"/>
              </w:rPr>
              <w:t xml:space="preserve">+ pembrolizumab 400 mg </w:t>
            </w:r>
            <w:r w:rsidR="006A7E20">
              <w:rPr>
                <w:sz w:val="18"/>
                <w:szCs w:val="18"/>
              </w:rPr>
              <w:t xml:space="preserve">q6w </w:t>
            </w:r>
          </w:p>
        </w:tc>
        <w:tc>
          <w:tcPr>
            <w:tcW w:w="2592" w:type="dxa"/>
            <w:gridSpan w:val="2"/>
            <w:tcBorders>
              <w:top w:val="double" w:sz="6" w:space="0" w:color="auto"/>
              <w:left w:val="nil"/>
              <w:bottom w:val="single" w:sz="2" w:space="0" w:color="auto"/>
              <w:right w:val="single" w:sz="2" w:space="0" w:color="auto"/>
            </w:tcBorders>
          </w:tcPr>
          <w:p ns2:paraId="7D3D5508" ns2:textId="78DA3A89" w:rsidR="00DE4AA2" w:rsidRDefault="00DE370C" w:rsidP="00C90784">
            <w:pPr>
              <w:spacing w:before="15" w:after="15"/>
              <w:jc w:val="center"/>
              <w:rPr>
                <w:sz w:val="18"/>
                <w:szCs w:val="18"/>
              </w:rPr>
            </w:pPr>
            <w:r w:rsidRPr="00DE370C">
              <w:rPr>
                <w:sz w:val="18"/>
                <w:szCs w:val="18"/>
              </w:rPr>
              <w:t>sac-TMT</w:t>
            </w:r>
            <w:r w:rsidR="00DE4AA2">
              <w:rPr>
                <w:sz w:val="18"/>
                <w:szCs w:val="18"/>
              </w:rPr>
              <w:t xml:space="preserve"> 3 mg/kg </w:t>
            </w:r>
            <w:r w:rsidR="006A7E20">
              <w:rPr>
                <w:sz w:val="18"/>
                <w:szCs w:val="18"/>
              </w:rPr>
              <w:t xml:space="preserve">q2w </w:t>
            </w:r>
            <w:r w:rsidR="00DE4AA2">
              <w:rPr>
                <w:sz w:val="18"/>
                <w:szCs w:val="18"/>
              </w:rPr>
              <w:t xml:space="preserve">+ Osimertinib 80 mg </w:t>
            </w:r>
          </w:p>
        </w:tc>
        <w:tc>
          <w:tcPr>
            <w:tcW w:w="2592" w:type="dxa"/>
            <w:gridSpan w:val="2"/>
            <w:tcBorders>
              <w:top w:val="double" w:sz="6" w:space="0" w:color="auto"/>
              <w:left w:val="nil"/>
              <w:bottom w:val="single" w:sz="2" w:space="0" w:color="auto"/>
            </w:tcBorders>
          </w:tcPr>
          <w:p ns2:paraId="34F40C78" ns2:textId="0203A0C1" w:rsidR="00DE4AA2" w:rsidRDefault="00DE370C" w:rsidP="00C90784">
            <w:pPr>
              <w:spacing w:before="15" w:after="15"/>
              <w:jc w:val="center"/>
              <w:rPr>
                <w:sz w:val="18"/>
                <w:szCs w:val="18"/>
              </w:rPr>
            </w:pPr>
            <w:r w:rsidRPr="00DE370C">
              <w:rPr>
                <w:sz w:val="18"/>
                <w:szCs w:val="18"/>
              </w:rPr>
              <w:t>sac-TMT</w:t>
            </w:r>
            <w:r w:rsidR="00DE4AA2">
              <w:rPr>
                <w:sz w:val="18"/>
                <w:szCs w:val="18"/>
              </w:rPr>
              <w:t xml:space="preserve"> 4 mg/kg </w:t>
            </w:r>
            <w:r w:rsidR="006A7E20">
              <w:rPr>
                <w:sz w:val="18"/>
                <w:szCs w:val="18"/>
              </w:rPr>
              <w:t xml:space="preserve">q2w </w:t>
            </w:r>
            <w:r w:rsidR="00DE4AA2">
              <w:rPr>
                <w:sz w:val="18"/>
                <w:szCs w:val="18"/>
              </w:rPr>
              <w:t xml:space="preserve">+ Osimertinib 80 mg </w:t>
            </w:r>
          </w:p>
        </w:tc>
      </w:tr>
      <w:tr w:rsidR="00DE4AA2" ns2:paraId="723A33A7" ns2:textId="77777777" w:rsidTr="00C90784">
        <w:tblPrEx>
          <w:tblBorders>
            <w:top w:val="single" w:sz="6" w:space="0" w:color="auto"/>
            <w:bottom w:val="single" w:sz="6" w:space="0" w:color="auto"/>
          </w:tblBorders>
        </w:tblPrEx>
        <w:trPr>
          <w:jc w:val="center"/>
        </w:trPr>
        <w:tc>
          <w:tcPr>
            <w:tcW w:w="5184" w:type="dxa"/>
            <w:tcBorders>
              <w:top w:val="nil"/>
              <w:bottom w:val="single" w:sz="2" w:space="0" w:color="auto"/>
              <w:right w:val="single" w:sz="2" w:space="0" w:color="auto"/>
            </w:tcBorders>
          </w:tcPr>
          <w:p ns2:paraId="3929B1E2" ns2:textId="77777777" w:rsidR="00DE4AA2" w:rsidRDefault="00DE4AA2" w:rsidP="00C90784">
            <w:pPr>
              <w:spacing w:before="15" w:after="15"/>
              <w:rPr>
                <w:sz w:val="18"/>
                <w:szCs w:val="18"/>
              </w:rPr>
            </w:pPr>
          </w:p>
        </w:tc>
        <w:tc>
          <w:tcPr>
            <w:tcW w:w="1296" w:type="dxa"/>
            <w:tcBorders>
              <w:top w:val="nil"/>
              <w:left w:val="nil"/>
              <w:bottom w:val="single" w:sz="2" w:space="0" w:color="auto"/>
              <w:right w:val="nil"/>
            </w:tcBorders>
          </w:tcPr>
          <w:p ns2:paraId="0F99F55C" ns2:textId="77777777" w:rsidR="00DE4AA2" w:rsidRDefault="00DE4AA2" w:rsidP="00C90784">
            <w:pPr>
              <w:spacing w:before="15" w:after="15"/>
              <w:jc w:val="center"/>
              <w:rPr>
                <w:sz w:val="18"/>
                <w:szCs w:val="18"/>
              </w:rPr>
            </w:pPr>
            <w:r>
              <w:rPr>
                <w:sz w:val="18"/>
                <w:szCs w:val="18"/>
              </w:rPr>
              <w:t xml:space="preserve">n </w:t>
            </w:r>
          </w:p>
        </w:tc>
        <w:tc>
          <w:tcPr>
            <w:tcW w:w="1296" w:type="dxa"/>
            <w:tcBorders>
              <w:top w:val="nil"/>
              <w:left w:val="nil"/>
              <w:bottom w:val="single" w:sz="2" w:space="0" w:color="auto"/>
              <w:right w:val="single" w:sz="2" w:space="0" w:color="auto"/>
            </w:tcBorders>
          </w:tcPr>
          <w:p ns2:paraId="20667E20" ns2:textId="77777777" w:rsidR="00DE4AA2" w:rsidRDefault="00DE4AA2" w:rsidP="00C90784">
            <w:pPr>
              <w:spacing w:before="15" w:after="15"/>
              <w:jc w:val="center"/>
              <w:rPr>
                <w:sz w:val="18"/>
                <w:szCs w:val="18"/>
              </w:rPr>
            </w:pPr>
            <w:r>
              <w:rPr>
                <w:sz w:val="18"/>
                <w:szCs w:val="18"/>
              </w:rPr>
              <w:t xml:space="preserve">(%) </w:t>
            </w:r>
          </w:p>
        </w:tc>
        <w:tc>
          <w:tcPr>
            <w:tcW w:w="1296" w:type="dxa"/>
            <w:tcBorders>
              <w:top w:val="nil"/>
              <w:left w:val="nil"/>
              <w:bottom w:val="single" w:sz="2" w:space="0" w:color="auto"/>
              <w:right w:val="nil"/>
            </w:tcBorders>
          </w:tcPr>
          <w:p ns2:paraId="170151D7" ns2:textId="77777777" w:rsidR="00DE4AA2" w:rsidRDefault="00DE4AA2" w:rsidP="00C90784">
            <w:pPr>
              <w:spacing w:before="15" w:after="15"/>
              <w:jc w:val="center"/>
              <w:rPr>
                <w:sz w:val="18"/>
                <w:szCs w:val="18"/>
              </w:rPr>
            </w:pPr>
            <w:r>
              <w:rPr>
                <w:sz w:val="18"/>
                <w:szCs w:val="18"/>
              </w:rPr>
              <w:t xml:space="preserve">n </w:t>
            </w:r>
          </w:p>
        </w:tc>
        <w:tc>
          <w:tcPr>
            <w:tcW w:w="1296" w:type="dxa"/>
            <w:tcBorders>
              <w:top w:val="nil"/>
              <w:left w:val="nil"/>
              <w:bottom w:val="single" w:sz="2" w:space="0" w:color="auto"/>
              <w:right w:val="single" w:sz="2" w:space="0" w:color="auto"/>
            </w:tcBorders>
          </w:tcPr>
          <w:p ns2:paraId="28AD7222" ns2:textId="77777777" w:rsidR="00DE4AA2" w:rsidRDefault="00DE4AA2" w:rsidP="00C90784">
            <w:pPr>
              <w:spacing w:before="15" w:after="15"/>
              <w:jc w:val="center"/>
              <w:rPr>
                <w:sz w:val="18"/>
                <w:szCs w:val="18"/>
              </w:rPr>
            </w:pPr>
            <w:r>
              <w:rPr>
                <w:sz w:val="18"/>
                <w:szCs w:val="18"/>
              </w:rPr>
              <w:t xml:space="preserve">(%) </w:t>
            </w:r>
          </w:p>
        </w:tc>
        <w:tc>
          <w:tcPr>
            <w:tcW w:w="1296" w:type="dxa"/>
            <w:tcBorders>
              <w:top w:val="nil"/>
              <w:left w:val="nil"/>
              <w:bottom w:val="single" w:sz="2" w:space="0" w:color="auto"/>
              <w:right w:val="nil"/>
            </w:tcBorders>
          </w:tcPr>
          <w:p ns2:paraId="210051B4" ns2:textId="77777777" w:rsidR="00DE4AA2" w:rsidRDefault="00DE4AA2" w:rsidP="00C90784">
            <w:pPr>
              <w:spacing w:before="15" w:after="15"/>
              <w:jc w:val="center"/>
              <w:rPr>
                <w:sz w:val="18"/>
                <w:szCs w:val="18"/>
              </w:rPr>
            </w:pPr>
            <w:r>
              <w:rPr>
                <w:sz w:val="18"/>
                <w:szCs w:val="18"/>
              </w:rPr>
              <w:t xml:space="preserve">n </w:t>
            </w:r>
          </w:p>
        </w:tc>
        <w:tc>
          <w:tcPr>
            <w:tcW w:w="1296" w:type="dxa"/>
            <w:tcBorders>
              <w:top w:val="nil"/>
              <w:left w:val="nil"/>
              <w:bottom w:val="single" w:sz="2" w:space="0" w:color="auto"/>
            </w:tcBorders>
          </w:tcPr>
          <w:p ns2:paraId="244B2795" ns2:textId="77777777" w:rsidR="00DE4AA2" w:rsidRDefault="00DE4AA2" w:rsidP="00C90784">
            <w:pPr>
              <w:spacing w:before="15" w:after="15"/>
              <w:jc w:val="center"/>
              <w:rPr>
                <w:sz w:val="18"/>
                <w:szCs w:val="18"/>
              </w:rPr>
            </w:pPr>
            <w:r>
              <w:rPr>
                <w:sz w:val="18"/>
                <w:szCs w:val="18"/>
              </w:rPr>
              <w:t xml:space="preserve">(%) </w:t>
            </w:r>
          </w:p>
        </w:tc>
      </w:tr>
      <w:tr w:rsidR="00DE4AA2" ns2:paraId="114EF114" ns2: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3DDC742C" ns2:textId="77777777" w:rsidR="00DE4AA2" w:rsidRDefault="00DE4AA2" w:rsidP="00C90784">
            <w:pPr>
              <w:spacing w:after="60"/>
              <w:ind w:left="160" w:right="1" w:hanging="160"/>
              <w:rPr>
                <w:sz w:val="18"/>
                <w:szCs w:val="18"/>
              </w:rPr>
            </w:pPr>
            <w:r>
              <w:rPr>
                <w:sz w:val="18"/>
                <w:szCs w:val="18"/>
              </w:rPr>
              <w:t xml:space="preserve"> </w:t>
            </w:r>
            <w:r>
              <w:rPr>
                <w:b/>
                <w:bCs/>
                <w:sz w:val="18"/>
                <w:szCs w:val="18"/>
              </w:rPr>
              <w:t>Investigations</w:t>
            </w:r>
            <w:r>
              <w:rPr>
                <w:sz w:val="18"/>
                <w:szCs w:val="18"/>
              </w:rPr>
              <w:t xml:space="preserve"> </w:t>
            </w:r>
          </w:p>
        </w:tc>
        <w:tc>
          <w:tcPr>
            <w:tcW w:w="1296" w:type="dxa"/>
            <w:tcBorders>
              <w:top w:val="nil"/>
              <w:left w:val="nil"/>
              <w:bottom w:val="nil"/>
              <w:right w:val="nil"/>
            </w:tcBorders>
          </w:tcPr>
          <w:p ns2:paraId="4D61820B" ns2:textId="77777777" w:rsidR="00DE4AA2" w:rsidRDefault="00DE4AA2" w:rsidP="00C90784">
            <w:pPr>
              <w:tabs>
                <w:tab w:val="decimal" w:pos="661"/>
                <w:tab w:val="left" w:pos="741"/>
              </w:tabs>
              <w:spacing w:after="60"/>
              <w:rPr>
                <w:sz w:val="18"/>
                <w:szCs w:val="18"/>
              </w:rPr>
            </w:pPr>
            <w:r>
              <w:rPr>
                <w:sz w:val="18"/>
                <w:szCs w:val="18"/>
              </w:rPr>
              <w:tab/>
            </w:r>
            <w:r>
              <w:rPr>
                <w:b/>
                <w:bCs/>
                <w:sz w:val="18"/>
                <w:szCs w:val="18"/>
              </w:rPr>
              <w:t>1</w:t>
            </w:r>
            <w:r>
              <w:rPr>
                <w:sz w:val="18"/>
                <w:szCs w:val="18"/>
              </w:rPr>
              <w:t xml:space="preserve"> </w:t>
            </w:r>
          </w:p>
        </w:tc>
        <w:tc>
          <w:tcPr>
            <w:tcW w:w="1296" w:type="dxa"/>
            <w:tcBorders>
              <w:top w:val="nil"/>
              <w:left w:val="nil"/>
              <w:bottom w:val="nil"/>
              <w:right w:val="single" w:sz="2" w:space="0" w:color="auto"/>
            </w:tcBorders>
          </w:tcPr>
          <w:p ns2:paraId="30C6B378" ns2:textId="77777777" w:rsidR="00DE4AA2" w:rsidRDefault="00DE4AA2" w:rsidP="00C90784">
            <w:pPr>
              <w:tabs>
                <w:tab w:val="decimal" w:pos="459"/>
                <w:tab w:val="left" w:pos="539"/>
              </w:tabs>
              <w:spacing w:after="60"/>
              <w:rPr>
                <w:sz w:val="18"/>
                <w:szCs w:val="18"/>
              </w:rPr>
            </w:pPr>
            <w:r>
              <w:rPr>
                <w:sz w:val="18"/>
                <w:szCs w:val="18"/>
              </w:rPr>
              <w:tab/>
            </w:r>
            <w:r>
              <w:rPr>
                <w:b/>
                <w:bCs/>
                <w:sz w:val="18"/>
                <w:szCs w:val="18"/>
              </w:rPr>
              <w:t>(1.9)</w:t>
            </w:r>
            <w:r>
              <w:rPr>
                <w:sz w:val="18"/>
                <w:szCs w:val="18"/>
              </w:rPr>
              <w:t xml:space="preserve"> </w:t>
            </w:r>
          </w:p>
        </w:tc>
        <w:tc>
          <w:tcPr>
            <w:tcW w:w="1296" w:type="dxa"/>
            <w:tcBorders>
              <w:top w:val="nil"/>
              <w:left w:val="nil"/>
              <w:bottom w:val="nil"/>
              <w:right w:val="nil"/>
            </w:tcBorders>
          </w:tcPr>
          <w:p ns2:paraId="51DFC368" ns2:textId="77777777" w:rsidR="00DE4AA2" w:rsidRDefault="00DE4AA2" w:rsidP="00C90784">
            <w:pPr>
              <w:tabs>
                <w:tab w:val="decimal" w:pos="661"/>
                <w:tab w:val="left" w:pos="741"/>
              </w:tabs>
              <w:spacing w:after="60"/>
              <w:rPr>
                <w:sz w:val="18"/>
                <w:szCs w:val="18"/>
              </w:rPr>
            </w:pPr>
            <w:r>
              <w:rPr>
                <w:sz w:val="18"/>
                <w:szCs w:val="18"/>
              </w:rPr>
              <w:tab/>
            </w:r>
            <w:r>
              <w:rPr>
                <w:b/>
                <w:bCs/>
                <w:sz w:val="18"/>
                <w:szCs w:val="18"/>
              </w:rPr>
              <w:t>1</w:t>
            </w:r>
            <w:r>
              <w:rPr>
                <w:sz w:val="18"/>
                <w:szCs w:val="18"/>
              </w:rPr>
              <w:t xml:space="preserve"> </w:t>
            </w:r>
          </w:p>
        </w:tc>
        <w:tc>
          <w:tcPr>
            <w:tcW w:w="1296" w:type="dxa"/>
            <w:tcBorders>
              <w:top w:val="nil"/>
              <w:left w:val="nil"/>
              <w:bottom w:val="nil"/>
              <w:right w:val="single" w:sz="2" w:space="0" w:color="auto"/>
            </w:tcBorders>
          </w:tcPr>
          <w:p ns2:paraId="10584B32" ns2:textId="77777777" w:rsidR="00DE4AA2" w:rsidRDefault="00DE4AA2" w:rsidP="00C90784">
            <w:pPr>
              <w:tabs>
                <w:tab w:val="decimal" w:pos="459"/>
                <w:tab w:val="left" w:pos="539"/>
              </w:tabs>
              <w:spacing w:after="60"/>
              <w:rPr>
                <w:sz w:val="18"/>
                <w:szCs w:val="18"/>
              </w:rPr>
            </w:pPr>
            <w:r>
              <w:rPr>
                <w:sz w:val="18"/>
                <w:szCs w:val="18"/>
              </w:rPr>
              <w:tab/>
            </w:r>
            <w:r>
              <w:rPr>
                <w:b/>
                <w:bCs/>
                <w:sz w:val="18"/>
                <w:szCs w:val="18"/>
              </w:rPr>
              <w:t>(1.9)</w:t>
            </w:r>
            <w:r>
              <w:rPr>
                <w:sz w:val="18"/>
                <w:szCs w:val="18"/>
              </w:rPr>
              <w:t xml:space="preserve"> </w:t>
            </w:r>
          </w:p>
        </w:tc>
        <w:tc>
          <w:tcPr>
            <w:tcW w:w="1296" w:type="dxa"/>
            <w:tcBorders>
              <w:top w:val="nil"/>
              <w:left w:val="nil"/>
              <w:bottom w:val="nil"/>
              <w:right w:val="nil"/>
            </w:tcBorders>
          </w:tcPr>
          <w:p ns2:paraId="26496B8C" ns2:textId="77777777" w:rsidR="00DE4AA2" w:rsidRDefault="00DE4AA2" w:rsidP="00C90784">
            <w:pPr>
              <w:tabs>
                <w:tab w:val="decimal" w:pos="661"/>
                <w:tab w:val="left" w:pos="741"/>
              </w:tabs>
              <w:spacing w:after="60"/>
              <w:rPr>
                <w:sz w:val="18"/>
                <w:szCs w:val="18"/>
              </w:rPr>
            </w:pPr>
            <w:r>
              <w:rPr>
                <w:sz w:val="18"/>
                <w:szCs w:val="18"/>
              </w:rPr>
              <w:tab/>
            </w:r>
            <w:r>
              <w:rPr>
                <w:b/>
                <w:bCs/>
                <w:sz w:val="18"/>
                <w:szCs w:val="18"/>
              </w:rPr>
              <w:t>2</w:t>
            </w:r>
            <w:r>
              <w:rPr>
                <w:sz w:val="18"/>
                <w:szCs w:val="18"/>
              </w:rPr>
              <w:t xml:space="preserve"> </w:t>
            </w:r>
          </w:p>
        </w:tc>
        <w:tc>
          <w:tcPr>
            <w:tcW w:w="1296" w:type="dxa"/>
            <w:tcBorders>
              <w:top w:val="nil"/>
              <w:left w:val="nil"/>
              <w:bottom w:val="nil"/>
            </w:tcBorders>
          </w:tcPr>
          <w:p ns2:paraId="69AF9E0B" ns2:textId="77777777" w:rsidR="00DE4AA2" w:rsidRDefault="00DE4AA2" w:rsidP="00C90784">
            <w:pPr>
              <w:tabs>
                <w:tab w:val="decimal" w:pos="459"/>
                <w:tab w:val="left" w:pos="539"/>
              </w:tabs>
              <w:spacing w:after="60"/>
              <w:rPr>
                <w:sz w:val="18"/>
                <w:szCs w:val="18"/>
              </w:rPr>
            </w:pPr>
            <w:r>
              <w:rPr>
                <w:sz w:val="18"/>
                <w:szCs w:val="18"/>
              </w:rPr>
              <w:tab/>
            </w:r>
            <w:r>
              <w:rPr>
                <w:b/>
                <w:bCs/>
                <w:sz w:val="18"/>
                <w:szCs w:val="18"/>
              </w:rPr>
              <w:t>(18.2)</w:t>
            </w:r>
            <w:r>
              <w:rPr>
                <w:sz w:val="18"/>
                <w:szCs w:val="18"/>
              </w:rPr>
              <w:t xml:space="preserve"> </w:t>
            </w:r>
          </w:p>
        </w:tc>
      </w:tr>
      <w:tr w:rsidR="00DE4AA2" ns2:paraId="07AC346D" ns2: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1C834105" ns2:textId="77777777" w:rsidR="00DE4AA2" w:rsidRDefault="00DE4AA2" w:rsidP="00C90784">
            <w:pPr>
              <w:spacing w:before="15" w:after="15"/>
              <w:ind w:left="160" w:right="1" w:hanging="160"/>
              <w:rPr>
                <w:sz w:val="18"/>
                <w:szCs w:val="18"/>
              </w:rPr>
            </w:pPr>
            <w:r>
              <w:rPr>
                <w:sz w:val="18"/>
                <w:szCs w:val="18"/>
              </w:rPr>
              <w:t xml:space="preserve">   </w:t>
            </w:r>
            <w:bookmarkStart w:id="499" w:name="_Hlk173814855"/>
            <w:r>
              <w:rPr>
                <w:sz w:val="18"/>
                <w:szCs w:val="18"/>
              </w:rPr>
              <w:t>Blood creatinine increased</w:t>
            </w:r>
            <w:bookmarkEnd w:id="499"/>
            <w:r>
              <w:rPr>
                <w:sz w:val="18"/>
                <w:szCs w:val="18"/>
              </w:rPr>
              <w:t xml:space="preserve"> </w:t>
            </w:r>
          </w:p>
        </w:tc>
        <w:tc>
          <w:tcPr>
            <w:tcW w:w="1296" w:type="dxa"/>
            <w:tcBorders>
              <w:top w:val="nil"/>
              <w:left w:val="nil"/>
              <w:bottom w:val="nil"/>
              <w:right w:val="nil"/>
            </w:tcBorders>
          </w:tcPr>
          <w:p ns2:paraId="72620B7E" ns2:textId="77777777" w:rsidR="00DE4AA2" w:rsidRDefault="00DE4AA2"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ns2:paraId="365FE732" ns2:textId="77777777" w:rsidR="00DE4AA2" w:rsidRDefault="00DE4AA2" w:rsidP="00C90784">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ns2:paraId="18353DE9" ns2:textId="77777777" w:rsidR="00DE4AA2" w:rsidRDefault="00DE4AA2" w:rsidP="00C90784">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right w:val="single" w:sz="2" w:space="0" w:color="auto"/>
            </w:tcBorders>
          </w:tcPr>
          <w:p ns2:paraId="4D94D7D4" ns2:textId="77777777" w:rsidR="00DE4AA2" w:rsidRDefault="00DE4AA2" w:rsidP="00C90784">
            <w:pPr>
              <w:tabs>
                <w:tab w:val="decimal" w:pos="459"/>
                <w:tab w:val="left" w:pos="539"/>
              </w:tabs>
              <w:spacing w:before="15" w:after="15"/>
              <w:rPr>
                <w:sz w:val="18"/>
                <w:szCs w:val="18"/>
              </w:rPr>
            </w:pPr>
            <w:r>
              <w:rPr>
                <w:sz w:val="18"/>
                <w:szCs w:val="18"/>
              </w:rPr>
              <w:tab/>
              <w:t xml:space="preserve">(1.9) </w:t>
            </w:r>
          </w:p>
        </w:tc>
        <w:tc>
          <w:tcPr>
            <w:tcW w:w="1296" w:type="dxa"/>
            <w:tcBorders>
              <w:top w:val="nil"/>
              <w:left w:val="nil"/>
              <w:bottom w:val="nil"/>
              <w:right w:val="nil"/>
            </w:tcBorders>
          </w:tcPr>
          <w:p ns2:paraId="6228C518" ns2:textId="77777777" w:rsidR="00DE4AA2" w:rsidRDefault="00DE4AA2"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tcBorders>
          </w:tcPr>
          <w:p ns2:paraId="511E04D5" ns2:textId="77777777" w:rsidR="00DE4AA2" w:rsidRDefault="00DE4AA2" w:rsidP="00C90784">
            <w:pPr>
              <w:tabs>
                <w:tab w:val="decimal" w:pos="459"/>
                <w:tab w:val="left" w:pos="539"/>
              </w:tabs>
              <w:spacing w:before="15" w:after="15"/>
              <w:rPr>
                <w:sz w:val="18"/>
                <w:szCs w:val="18"/>
              </w:rPr>
            </w:pPr>
            <w:r>
              <w:rPr>
                <w:sz w:val="18"/>
                <w:szCs w:val="18"/>
              </w:rPr>
              <w:tab/>
              <w:t xml:space="preserve">(0.0) </w:t>
            </w:r>
          </w:p>
        </w:tc>
      </w:tr>
      <w:tr w:rsidR="00DE4AA2" ns2:paraId="6F46D090" ns2: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7463F34A" ns2:textId="77777777" w:rsidR="00DE4AA2" w:rsidRDefault="00DE4AA2" w:rsidP="00C90784">
            <w:pPr>
              <w:spacing w:before="15" w:after="15"/>
              <w:ind w:left="160" w:right="1" w:hanging="160"/>
              <w:rPr>
                <w:sz w:val="18"/>
                <w:szCs w:val="18"/>
              </w:rPr>
            </w:pPr>
            <w:r>
              <w:rPr>
                <w:sz w:val="18"/>
                <w:szCs w:val="18"/>
              </w:rPr>
              <w:t xml:space="preserve">   </w:t>
            </w:r>
            <w:bookmarkStart w:id="500" w:name="_Hlk173814994"/>
            <w:r>
              <w:rPr>
                <w:sz w:val="18"/>
                <w:szCs w:val="18"/>
              </w:rPr>
              <w:t>Neutrophil count decreased</w:t>
            </w:r>
            <w:bookmarkEnd w:id="500"/>
            <w:r>
              <w:rPr>
                <w:sz w:val="18"/>
                <w:szCs w:val="18"/>
              </w:rPr>
              <w:t xml:space="preserve"> </w:t>
            </w:r>
          </w:p>
        </w:tc>
        <w:tc>
          <w:tcPr>
            <w:tcW w:w="1296" w:type="dxa"/>
            <w:tcBorders>
              <w:top w:val="nil"/>
              <w:left w:val="nil"/>
              <w:bottom w:val="nil"/>
              <w:right w:val="nil"/>
            </w:tcBorders>
          </w:tcPr>
          <w:p ns2:paraId="397958D7" ns2:textId="77777777" w:rsidR="00DE4AA2" w:rsidRDefault="00DE4AA2"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ns2:paraId="7F520CCA" ns2:textId="77777777" w:rsidR="00DE4AA2" w:rsidRDefault="00DE4AA2" w:rsidP="00C90784">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ns2:paraId="09C195AD" ns2:textId="77777777" w:rsidR="00DE4AA2" w:rsidRDefault="00DE4AA2"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ns2:paraId="6297BDBA" ns2:textId="77777777" w:rsidR="00DE4AA2" w:rsidRDefault="00DE4AA2" w:rsidP="00C90784">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ns2:paraId="72566507" ns2:textId="77777777" w:rsidR="00DE4AA2" w:rsidRDefault="00DE4AA2" w:rsidP="00C90784">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tcBorders>
          </w:tcPr>
          <w:p ns2:paraId="776EC349" ns2:textId="77777777" w:rsidR="00DE4AA2" w:rsidRDefault="00DE4AA2" w:rsidP="00C90784">
            <w:pPr>
              <w:tabs>
                <w:tab w:val="decimal" w:pos="459"/>
                <w:tab w:val="left" w:pos="539"/>
              </w:tabs>
              <w:spacing w:before="15" w:after="15"/>
              <w:rPr>
                <w:sz w:val="18"/>
                <w:szCs w:val="18"/>
              </w:rPr>
            </w:pPr>
            <w:r>
              <w:rPr>
                <w:sz w:val="18"/>
                <w:szCs w:val="18"/>
              </w:rPr>
              <w:tab/>
              <w:t xml:space="preserve">(18.2) </w:t>
            </w:r>
          </w:p>
        </w:tc>
      </w:tr>
      <w:tr w:rsidR="00DE4AA2" ns2:paraId="795CB0DC" ns2: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0ABC06B2" ns2:textId="77777777" w:rsidR="00DE4AA2" w:rsidRDefault="00DE4AA2" w:rsidP="00C90784">
            <w:pPr>
              <w:spacing w:before="15" w:after="15"/>
              <w:ind w:left="160" w:right="1" w:hanging="160"/>
              <w:rPr>
                <w:sz w:val="18"/>
                <w:szCs w:val="18"/>
              </w:rPr>
            </w:pPr>
            <w:r>
              <w:rPr>
                <w:sz w:val="18"/>
                <w:szCs w:val="18"/>
              </w:rPr>
              <w:t xml:space="preserve">   </w:t>
            </w:r>
            <w:bookmarkStart w:id="501" w:name="_Hlk173815022"/>
            <w:r>
              <w:rPr>
                <w:sz w:val="18"/>
                <w:szCs w:val="18"/>
              </w:rPr>
              <w:t>White blood cell count decreased</w:t>
            </w:r>
            <w:bookmarkEnd w:id="501"/>
            <w:r>
              <w:rPr>
                <w:sz w:val="18"/>
                <w:szCs w:val="18"/>
              </w:rPr>
              <w:t xml:space="preserve"> </w:t>
            </w:r>
          </w:p>
        </w:tc>
        <w:tc>
          <w:tcPr>
            <w:tcW w:w="1296" w:type="dxa"/>
            <w:tcBorders>
              <w:top w:val="nil"/>
              <w:left w:val="nil"/>
              <w:bottom w:val="nil"/>
              <w:right w:val="nil"/>
            </w:tcBorders>
          </w:tcPr>
          <w:p ns2:paraId="6A59A12B" ns2:textId="77777777" w:rsidR="00DE4AA2" w:rsidRDefault="00DE4AA2"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ns2:paraId="0B88EBE8" ns2:textId="77777777" w:rsidR="00DE4AA2" w:rsidRDefault="00DE4AA2" w:rsidP="00C90784">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ns2:paraId="1ECECB5F" ns2:textId="77777777" w:rsidR="00DE4AA2" w:rsidRDefault="00DE4AA2"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ns2:paraId="7E5CB5CD" ns2:textId="77777777" w:rsidR="00DE4AA2" w:rsidRDefault="00DE4AA2" w:rsidP="00C90784">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ns2:paraId="45B785D0" ns2:textId="77777777" w:rsidR="00DE4AA2" w:rsidRDefault="00DE4AA2" w:rsidP="00C90784">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tcBorders>
          </w:tcPr>
          <w:p ns2:paraId="2C955EA5" ns2:textId="77777777" w:rsidR="00DE4AA2" w:rsidRDefault="00DE4AA2" w:rsidP="00C90784">
            <w:pPr>
              <w:tabs>
                <w:tab w:val="decimal" w:pos="459"/>
                <w:tab w:val="left" w:pos="539"/>
              </w:tabs>
              <w:spacing w:before="15" w:after="15"/>
              <w:rPr>
                <w:sz w:val="18"/>
                <w:szCs w:val="18"/>
              </w:rPr>
            </w:pPr>
            <w:r>
              <w:rPr>
                <w:sz w:val="18"/>
                <w:szCs w:val="18"/>
              </w:rPr>
              <w:tab/>
              <w:t xml:space="preserve">(9.1) </w:t>
            </w:r>
          </w:p>
        </w:tc>
      </w:tr>
      <w:tr w:rsidR="00DE4AA2" ns2:paraId="3CF08C53" ns2: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73F9EEB7" ns2:textId="77777777" w:rsidR="00DE4AA2" w:rsidRDefault="00DE4AA2" w:rsidP="00C90784">
            <w:pPr>
              <w:spacing w:after="60"/>
              <w:ind w:left="160" w:right="1" w:hanging="160"/>
              <w:rPr>
                <w:sz w:val="18"/>
                <w:szCs w:val="18"/>
              </w:rPr>
            </w:pPr>
            <w:r>
              <w:rPr>
                <w:sz w:val="18"/>
                <w:szCs w:val="18"/>
              </w:rPr>
              <w:t xml:space="preserve"> </w:t>
            </w:r>
            <w:r>
              <w:rPr>
                <w:b/>
                <w:bCs/>
                <w:sz w:val="18"/>
                <w:szCs w:val="18"/>
              </w:rPr>
              <w:t>Metabolism and nutrition disorders</w:t>
            </w:r>
            <w:r>
              <w:rPr>
                <w:sz w:val="18"/>
                <w:szCs w:val="18"/>
              </w:rPr>
              <w:t xml:space="preserve"> </w:t>
            </w:r>
          </w:p>
        </w:tc>
        <w:tc>
          <w:tcPr>
            <w:tcW w:w="1296" w:type="dxa"/>
            <w:tcBorders>
              <w:top w:val="nil"/>
              <w:left w:val="nil"/>
              <w:bottom w:val="nil"/>
              <w:right w:val="nil"/>
            </w:tcBorders>
          </w:tcPr>
          <w:p ns2:paraId="5647D9FD" ns2:textId="77777777" w:rsidR="00DE4AA2" w:rsidRDefault="00DE4AA2" w:rsidP="00C90784">
            <w:pPr>
              <w:tabs>
                <w:tab w:val="decimal" w:pos="661"/>
                <w:tab w:val="left" w:pos="741"/>
              </w:tabs>
              <w:spacing w:after="60"/>
              <w:rPr>
                <w:sz w:val="18"/>
                <w:szCs w:val="18"/>
              </w:rPr>
            </w:pPr>
            <w:r>
              <w:rPr>
                <w:sz w:val="18"/>
                <w:szCs w:val="18"/>
              </w:rPr>
              <w:tab/>
            </w:r>
            <w:r>
              <w:rPr>
                <w:b/>
                <w:bCs/>
                <w:sz w:val="18"/>
                <w:szCs w:val="18"/>
              </w:rPr>
              <w:t>1</w:t>
            </w:r>
            <w:r>
              <w:rPr>
                <w:sz w:val="18"/>
                <w:szCs w:val="18"/>
              </w:rPr>
              <w:t xml:space="preserve"> </w:t>
            </w:r>
          </w:p>
        </w:tc>
        <w:tc>
          <w:tcPr>
            <w:tcW w:w="1296" w:type="dxa"/>
            <w:tcBorders>
              <w:top w:val="nil"/>
              <w:left w:val="nil"/>
              <w:bottom w:val="nil"/>
              <w:right w:val="single" w:sz="2" w:space="0" w:color="auto"/>
            </w:tcBorders>
          </w:tcPr>
          <w:p ns2:paraId="1D82B453" ns2:textId="77777777" w:rsidR="00DE4AA2" w:rsidRDefault="00DE4AA2" w:rsidP="00C90784">
            <w:pPr>
              <w:tabs>
                <w:tab w:val="decimal" w:pos="459"/>
                <w:tab w:val="left" w:pos="539"/>
              </w:tabs>
              <w:spacing w:after="60"/>
              <w:rPr>
                <w:sz w:val="18"/>
                <w:szCs w:val="18"/>
              </w:rPr>
            </w:pPr>
            <w:r>
              <w:rPr>
                <w:sz w:val="18"/>
                <w:szCs w:val="18"/>
              </w:rPr>
              <w:tab/>
            </w:r>
            <w:r>
              <w:rPr>
                <w:b/>
                <w:bCs/>
                <w:sz w:val="18"/>
                <w:szCs w:val="18"/>
              </w:rPr>
              <w:t>(1.9)</w:t>
            </w:r>
            <w:r>
              <w:rPr>
                <w:sz w:val="18"/>
                <w:szCs w:val="18"/>
              </w:rPr>
              <w:t xml:space="preserve"> </w:t>
            </w:r>
          </w:p>
        </w:tc>
        <w:tc>
          <w:tcPr>
            <w:tcW w:w="1296" w:type="dxa"/>
            <w:tcBorders>
              <w:top w:val="nil"/>
              <w:left w:val="nil"/>
              <w:bottom w:val="nil"/>
              <w:right w:val="nil"/>
            </w:tcBorders>
          </w:tcPr>
          <w:p ns2:paraId="3A4C9FD5" ns2:textId="77777777" w:rsidR="00DE4AA2" w:rsidRDefault="00DE4AA2" w:rsidP="00C90784">
            <w:pPr>
              <w:tabs>
                <w:tab w:val="decimal" w:pos="661"/>
                <w:tab w:val="left" w:pos="741"/>
              </w:tabs>
              <w:spacing w:after="60"/>
              <w:rPr>
                <w:sz w:val="18"/>
                <w:szCs w:val="18"/>
              </w:rPr>
            </w:pPr>
            <w:r>
              <w:rPr>
                <w:sz w:val="18"/>
                <w:szCs w:val="18"/>
              </w:rPr>
              <w:tab/>
            </w:r>
            <w:r>
              <w:rPr>
                <w:b/>
                <w:bCs/>
                <w:sz w:val="18"/>
                <w:szCs w:val="18"/>
              </w:rPr>
              <w:t>0</w:t>
            </w:r>
            <w:r>
              <w:rPr>
                <w:sz w:val="18"/>
                <w:szCs w:val="18"/>
              </w:rPr>
              <w:t xml:space="preserve"> </w:t>
            </w:r>
          </w:p>
        </w:tc>
        <w:tc>
          <w:tcPr>
            <w:tcW w:w="1296" w:type="dxa"/>
            <w:tcBorders>
              <w:top w:val="nil"/>
              <w:left w:val="nil"/>
              <w:bottom w:val="nil"/>
              <w:right w:val="single" w:sz="2" w:space="0" w:color="auto"/>
            </w:tcBorders>
          </w:tcPr>
          <w:p ns2:paraId="289C7364" ns2:textId="77777777" w:rsidR="00DE4AA2" w:rsidRDefault="00DE4AA2" w:rsidP="00C90784">
            <w:pPr>
              <w:tabs>
                <w:tab w:val="decimal" w:pos="459"/>
                <w:tab w:val="left" w:pos="539"/>
              </w:tabs>
              <w:spacing w:after="60"/>
              <w:rPr>
                <w:sz w:val="18"/>
                <w:szCs w:val="18"/>
              </w:rPr>
            </w:pPr>
            <w:r>
              <w:rPr>
                <w:sz w:val="18"/>
                <w:szCs w:val="18"/>
              </w:rPr>
              <w:tab/>
            </w:r>
            <w:r>
              <w:rPr>
                <w:b/>
                <w:bCs/>
                <w:sz w:val="18"/>
                <w:szCs w:val="18"/>
              </w:rPr>
              <w:t>(0.0)</w:t>
            </w:r>
            <w:r>
              <w:rPr>
                <w:sz w:val="18"/>
                <w:szCs w:val="18"/>
              </w:rPr>
              <w:t xml:space="preserve"> </w:t>
            </w:r>
          </w:p>
        </w:tc>
        <w:tc>
          <w:tcPr>
            <w:tcW w:w="1296" w:type="dxa"/>
            <w:tcBorders>
              <w:top w:val="nil"/>
              <w:left w:val="nil"/>
              <w:bottom w:val="nil"/>
              <w:right w:val="nil"/>
            </w:tcBorders>
          </w:tcPr>
          <w:p ns2:paraId="150381F9" ns2:textId="77777777" w:rsidR="00DE4AA2" w:rsidRDefault="00DE4AA2" w:rsidP="00C90784">
            <w:pPr>
              <w:tabs>
                <w:tab w:val="decimal" w:pos="661"/>
                <w:tab w:val="left" w:pos="741"/>
              </w:tabs>
              <w:spacing w:after="60"/>
              <w:rPr>
                <w:sz w:val="18"/>
                <w:szCs w:val="18"/>
              </w:rPr>
            </w:pPr>
            <w:r>
              <w:rPr>
                <w:sz w:val="18"/>
                <w:szCs w:val="18"/>
              </w:rPr>
              <w:tab/>
            </w:r>
            <w:r>
              <w:rPr>
                <w:b/>
                <w:bCs/>
                <w:sz w:val="18"/>
                <w:szCs w:val="18"/>
              </w:rPr>
              <w:t>0</w:t>
            </w:r>
            <w:r>
              <w:rPr>
                <w:sz w:val="18"/>
                <w:szCs w:val="18"/>
              </w:rPr>
              <w:t xml:space="preserve"> </w:t>
            </w:r>
          </w:p>
        </w:tc>
        <w:tc>
          <w:tcPr>
            <w:tcW w:w="1296" w:type="dxa"/>
            <w:tcBorders>
              <w:top w:val="nil"/>
              <w:left w:val="nil"/>
              <w:bottom w:val="nil"/>
            </w:tcBorders>
          </w:tcPr>
          <w:p ns2:paraId="429DDB3D" ns2:textId="77777777" w:rsidR="00DE4AA2" w:rsidRDefault="00DE4AA2" w:rsidP="00C90784">
            <w:pPr>
              <w:tabs>
                <w:tab w:val="decimal" w:pos="459"/>
                <w:tab w:val="left" w:pos="539"/>
              </w:tabs>
              <w:spacing w:after="60"/>
              <w:rPr>
                <w:sz w:val="18"/>
                <w:szCs w:val="18"/>
              </w:rPr>
            </w:pPr>
            <w:r>
              <w:rPr>
                <w:sz w:val="18"/>
                <w:szCs w:val="18"/>
              </w:rPr>
              <w:tab/>
            </w:r>
            <w:r>
              <w:rPr>
                <w:b/>
                <w:bCs/>
                <w:sz w:val="18"/>
                <w:szCs w:val="18"/>
              </w:rPr>
              <w:t>(0.0)</w:t>
            </w:r>
            <w:r>
              <w:rPr>
                <w:sz w:val="18"/>
                <w:szCs w:val="18"/>
              </w:rPr>
              <w:t xml:space="preserve"> </w:t>
            </w:r>
          </w:p>
        </w:tc>
      </w:tr>
      <w:tr w:rsidR="00DE4AA2" ns2:paraId="62075D51" ns2: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73442BD5" ns2:textId="77777777" w:rsidR="00DE4AA2" w:rsidRDefault="00DE4AA2" w:rsidP="00C90784">
            <w:pPr>
              <w:spacing w:before="15" w:after="15"/>
              <w:ind w:left="160" w:right="1" w:hanging="160"/>
              <w:rPr>
                <w:sz w:val="18"/>
                <w:szCs w:val="18"/>
              </w:rPr>
            </w:pPr>
            <w:r>
              <w:rPr>
                <w:sz w:val="18"/>
                <w:szCs w:val="18"/>
              </w:rPr>
              <w:t xml:space="preserve">   </w:t>
            </w:r>
            <w:bookmarkStart w:id="502" w:name="_Hlk173814729"/>
            <w:r>
              <w:rPr>
                <w:sz w:val="18"/>
                <w:szCs w:val="18"/>
              </w:rPr>
              <w:t>Diabetic ketoacidosis</w:t>
            </w:r>
            <w:bookmarkEnd w:id="502"/>
            <w:r>
              <w:rPr>
                <w:sz w:val="18"/>
                <w:szCs w:val="18"/>
              </w:rPr>
              <w:t xml:space="preserve"> </w:t>
            </w:r>
          </w:p>
        </w:tc>
        <w:tc>
          <w:tcPr>
            <w:tcW w:w="1296" w:type="dxa"/>
            <w:tcBorders>
              <w:top w:val="nil"/>
              <w:left w:val="nil"/>
              <w:bottom w:val="nil"/>
              <w:right w:val="nil"/>
            </w:tcBorders>
          </w:tcPr>
          <w:p ns2:paraId="195288DC" ns2:textId="77777777" w:rsidR="00DE4AA2" w:rsidRDefault="00DE4AA2" w:rsidP="00C90784">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right w:val="single" w:sz="2" w:space="0" w:color="auto"/>
            </w:tcBorders>
          </w:tcPr>
          <w:p ns2:paraId="0E592AC7" ns2:textId="77777777" w:rsidR="00DE4AA2" w:rsidRDefault="00DE4AA2" w:rsidP="00C90784">
            <w:pPr>
              <w:tabs>
                <w:tab w:val="decimal" w:pos="459"/>
                <w:tab w:val="left" w:pos="539"/>
              </w:tabs>
              <w:spacing w:before="15" w:after="15"/>
              <w:rPr>
                <w:sz w:val="18"/>
                <w:szCs w:val="18"/>
              </w:rPr>
            </w:pPr>
            <w:r>
              <w:rPr>
                <w:sz w:val="18"/>
                <w:szCs w:val="18"/>
              </w:rPr>
              <w:tab/>
              <w:t xml:space="preserve">(1.9) </w:t>
            </w:r>
          </w:p>
        </w:tc>
        <w:tc>
          <w:tcPr>
            <w:tcW w:w="1296" w:type="dxa"/>
            <w:tcBorders>
              <w:top w:val="nil"/>
              <w:left w:val="nil"/>
              <w:bottom w:val="nil"/>
              <w:right w:val="nil"/>
            </w:tcBorders>
          </w:tcPr>
          <w:p ns2:paraId="0DCAD961" ns2:textId="77777777" w:rsidR="00DE4AA2" w:rsidRDefault="00DE4AA2"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ns2:paraId="3A0223D9" ns2:textId="77777777" w:rsidR="00DE4AA2" w:rsidRDefault="00DE4AA2" w:rsidP="00C90784">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ns2:paraId="7F260BDA" ns2:textId="77777777" w:rsidR="00DE4AA2" w:rsidRDefault="00DE4AA2"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tcBorders>
          </w:tcPr>
          <w:p ns2:paraId="71A1AA18" ns2:textId="77777777" w:rsidR="00DE4AA2" w:rsidRDefault="00DE4AA2" w:rsidP="00C90784">
            <w:pPr>
              <w:tabs>
                <w:tab w:val="decimal" w:pos="459"/>
                <w:tab w:val="left" w:pos="539"/>
              </w:tabs>
              <w:spacing w:before="15" w:after="15"/>
              <w:rPr>
                <w:sz w:val="18"/>
                <w:szCs w:val="18"/>
              </w:rPr>
            </w:pPr>
            <w:r>
              <w:rPr>
                <w:sz w:val="18"/>
                <w:szCs w:val="18"/>
              </w:rPr>
              <w:tab/>
              <w:t xml:space="preserve">(0.0) </w:t>
            </w:r>
          </w:p>
        </w:tc>
      </w:tr>
      <w:tr w:rsidR="00DE4AA2" ns2:paraId="56BB50AB" ns2: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4F93DD58" ns2:textId="77777777" w:rsidR="00DE4AA2" w:rsidRDefault="00DE4AA2" w:rsidP="00C90784">
            <w:pPr>
              <w:spacing w:after="60"/>
              <w:ind w:left="160" w:right="1" w:hanging="160"/>
              <w:rPr>
                <w:sz w:val="18"/>
                <w:szCs w:val="18"/>
              </w:rPr>
            </w:pPr>
            <w:r>
              <w:rPr>
                <w:sz w:val="18"/>
                <w:szCs w:val="18"/>
              </w:rPr>
              <w:t xml:space="preserve"> </w:t>
            </w:r>
            <w:r>
              <w:rPr>
                <w:b/>
                <w:bCs/>
                <w:sz w:val="18"/>
                <w:szCs w:val="18"/>
              </w:rPr>
              <w:t>Nervous system disorders</w:t>
            </w:r>
            <w:r>
              <w:rPr>
                <w:sz w:val="18"/>
                <w:szCs w:val="18"/>
              </w:rPr>
              <w:t xml:space="preserve"> </w:t>
            </w:r>
          </w:p>
        </w:tc>
        <w:tc>
          <w:tcPr>
            <w:tcW w:w="1296" w:type="dxa"/>
            <w:tcBorders>
              <w:top w:val="nil"/>
              <w:left w:val="nil"/>
              <w:bottom w:val="nil"/>
              <w:right w:val="nil"/>
            </w:tcBorders>
          </w:tcPr>
          <w:p ns2:paraId="769F488A" ns2:textId="77777777" w:rsidR="00DE4AA2" w:rsidRDefault="00DE4AA2" w:rsidP="00C90784">
            <w:pPr>
              <w:tabs>
                <w:tab w:val="decimal" w:pos="661"/>
                <w:tab w:val="left" w:pos="741"/>
              </w:tabs>
              <w:spacing w:after="60"/>
              <w:rPr>
                <w:sz w:val="18"/>
                <w:szCs w:val="18"/>
              </w:rPr>
            </w:pPr>
            <w:r>
              <w:rPr>
                <w:sz w:val="18"/>
                <w:szCs w:val="18"/>
              </w:rPr>
              <w:tab/>
            </w:r>
            <w:r>
              <w:rPr>
                <w:b/>
                <w:bCs/>
                <w:sz w:val="18"/>
                <w:szCs w:val="18"/>
              </w:rPr>
              <w:t>0</w:t>
            </w:r>
            <w:r>
              <w:rPr>
                <w:sz w:val="18"/>
                <w:szCs w:val="18"/>
              </w:rPr>
              <w:t xml:space="preserve"> </w:t>
            </w:r>
          </w:p>
        </w:tc>
        <w:tc>
          <w:tcPr>
            <w:tcW w:w="1296" w:type="dxa"/>
            <w:tcBorders>
              <w:top w:val="nil"/>
              <w:left w:val="nil"/>
              <w:bottom w:val="nil"/>
              <w:right w:val="single" w:sz="2" w:space="0" w:color="auto"/>
            </w:tcBorders>
          </w:tcPr>
          <w:p ns2:paraId="57AED296" ns2:textId="77777777" w:rsidR="00DE4AA2" w:rsidRDefault="00DE4AA2" w:rsidP="00C90784">
            <w:pPr>
              <w:tabs>
                <w:tab w:val="decimal" w:pos="459"/>
                <w:tab w:val="left" w:pos="539"/>
              </w:tabs>
              <w:spacing w:after="60"/>
              <w:rPr>
                <w:sz w:val="18"/>
                <w:szCs w:val="18"/>
              </w:rPr>
            </w:pPr>
            <w:r>
              <w:rPr>
                <w:sz w:val="18"/>
                <w:szCs w:val="18"/>
              </w:rPr>
              <w:tab/>
            </w:r>
            <w:r>
              <w:rPr>
                <w:b/>
                <w:bCs/>
                <w:sz w:val="18"/>
                <w:szCs w:val="18"/>
              </w:rPr>
              <w:t>(0.0)</w:t>
            </w:r>
            <w:r>
              <w:rPr>
                <w:sz w:val="18"/>
                <w:szCs w:val="18"/>
              </w:rPr>
              <w:t xml:space="preserve"> </w:t>
            </w:r>
          </w:p>
        </w:tc>
        <w:tc>
          <w:tcPr>
            <w:tcW w:w="1296" w:type="dxa"/>
            <w:tcBorders>
              <w:top w:val="nil"/>
              <w:left w:val="nil"/>
              <w:bottom w:val="nil"/>
              <w:right w:val="nil"/>
            </w:tcBorders>
          </w:tcPr>
          <w:p ns2:paraId="68D1B974" ns2:textId="77777777" w:rsidR="00DE4AA2" w:rsidRDefault="00DE4AA2" w:rsidP="00C90784">
            <w:pPr>
              <w:tabs>
                <w:tab w:val="decimal" w:pos="661"/>
                <w:tab w:val="left" w:pos="741"/>
              </w:tabs>
              <w:spacing w:after="60"/>
              <w:rPr>
                <w:sz w:val="18"/>
                <w:szCs w:val="18"/>
              </w:rPr>
            </w:pPr>
            <w:r>
              <w:rPr>
                <w:sz w:val="18"/>
                <w:szCs w:val="18"/>
              </w:rPr>
              <w:tab/>
            </w:r>
            <w:r>
              <w:rPr>
                <w:b/>
                <w:bCs/>
                <w:sz w:val="18"/>
                <w:szCs w:val="18"/>
              </w:rPr>
              <w:t>1</w:t>
            </w:r>
            <w:r>
              <w:rPr>
                <w:sz w:val="18"/>
                <w:szCs w:val="18"/>
              </w:rPr>
              <w:t xml:space="preserve"> </w:t>
            </w:r>
          </w:p>
        </w:tc>
        <w:tc>
          <w:tcPr>
            <w:tcW w:w="1296" w:type="dxa"/>
            <w:tcBorders>
              <w:top w:val="nil"/>
              <w:left w:val="nil"/>
              <w:bottom w:val="nil"/>
              <w:right w:val="single" w:sz="2" w:space="0" w:color="auto"/>
            </w:tcBorders>
          </w:tcPr>
          <w:p ns2:paraId="50C485BC" ns2:textId="77777777" w:rsidR="00DE4AA2" w:rsidRDefault="00DE4AA2" w:rsidP="00C90784">
            <w:pPr>
              <w:tabs>
                <w:tab w:val="decimal" w:pos="459"/>
                <w:tab w:val="left" w:pos="539"/>
              </w:tabs>
              <w:spacing w:after="60"/>
              <w:rPr>
                <w:sz w:val="18"/>
                <w:szCs w:val="18"/>
              </w:rPr>
            </w:pPr>
            <w:r>
              <w:rPr>
                <w:sz w:val="18"/>
                <w:szCs w:val="18"/>
              </w:rPr>
              <w:tab/>
            </w:r>
            <w:r>
              <w:rPr>
                <w:b/>
                <w:bCs/>
                <w:sz w:val="18"/>
                <w:szCs w:val="18"/>
              </w:rPr>
              <w:t>(1.9)</w:t>
            </w:r>
            <w:r>
              <w:rPr>
                <w:sz w:val="18"/>
                <w:szCs w:val="18"/>
              </w:rPr>
              <w:t xml:space="preserve"> </w:t>
            </w:r>
          </w:p>
        </w:tc>
        <w:tc>
          <w:tcPr>
            <w:tcW w:w="1296" w:type="dxa"/>
            <w:tcBorders>
              <w:top w:val="nil"/>
              <w:left w:val="nil"/>
              <w:bottom w:val="nil"/>
              <w:right w:val="nil"/>
            </w:tcBorders>
          </w:tcPr>
          <w:p ns2:paraId="1E4B5B09" ns2:textId="77777777" w:rsidR="00DE4AA2" w:rsidRDefault="00DE4AA2" w:rsidP="00C90784">
            <w:pPr>
              <w:tabs>
                <w:tab w:val="decimal" w:pos="661"/>
                <w:tab w:val="left" w:pos="741"/>
              </w:tabs>
              <w:spacing w:after="60"/>
              <w:rPr>
                <w:sz w:val="18"/>
                <w:szCs w:val="18"/>
              </w:rPr>
            </w:pPr>
            <w:r>
              <w:rPr>
                <w:sz w:val="18"/>
                <w:szCs w:val="18"/>
              </w:rPr>
              <w:tab/>
            </w:r>
            <w:r>
              <w:rPr>
                <w:b/>
                <w:bCs/>
                <w:sz w:val="18"/>
                <w:szCs w:val="18"/>
              </w:rPr>
              <w:t>0</w:t>
            </w:r>
            <w:r>
              <w:rPr>
                <w:sz w:val="18"/>
                <w:szCs w:val="18"/>
              </w:rPr>
              <w:t xml:space="preserve"> </w:t>
            </w:r>
          </w:p>
        </w:tc>
        <w:tc>
          <w:tcPr>
            <w:tcW w:w="1296" w:type="dxa"/>
            <w:tcBorders>
              <w:top w:val="nil"/>
              <w:left w:val="nil"/>
              <w:bottom w:val="nil"/>
            </w:tcBorders>
          </w:tcPr>
          <w:p ns2:paraId="4BF024A9" ns2:textId="77777777" w:rsidR="00DE4AA2" w:rsidRDefault="00DE4AA2" w:rsidP="00C90784">
            <w:pPr>
              <w:tabs>
                <w:tab w:val="decimal" w:pos="459"/>
                <w:tab w:val="left" w:pos="539"/>
              </w:tabs>
              <w:spacing w:after="60"/>
              <w:rPr>
                <w:sz w:val="18"/>
                <w:szCs w:val="18"/>
              </w:rPr>
            </w:pPr>
            <w:r>
              <w:rPr>
                <w:sz w:val="18"/>
                <w:szCs w:val="18"/>
              </w:rPr>
              <w:tab/>
            </w:r>
            <w:r>
              <w:rPr>
                <w:b/>
                <w:bCs/>
                <w:sz w:val="18"/>
                <w:szCs w:val="18"/>
              </w:rPr>
              <w:t>(0.0)</w:t>
            </w:r>
            <w:r>
              <w:rPr>
                <w:sz w:val="18"/>
                <w:szCs w:val="18"/>
              </w:rPr>
              <w:t xml:space="preserve"> </w:t>
            </w:r>
          </w:p>
        </w:tc>
      </w:tr>
      <w:tr w:rsidR="00DE4AA2" ns2:paraId="4F974480" ns2: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6B1291D3" ns2:textId="77777777" w:rsidR="00DE4AA2" w:rsidRDefault="00DE4AA2" w:rsidP="00C90784">
            <w:pPr>
              <w:spacing w:before="15" w:after="15"/>
              <w:ind w:left="160" w:right="1" w:hanging="160"/>
              <w:rPr>
                <w:sz w:val="18"/>
                <w:szCs w:val="18"/>
              </w:rPr>
            </w:pPr>
            <w:r>
              <w:rPr>
                <w:sz w:val="18"/>
                <w:szCs w:val="18"/>
              </w:rPr>
              <w:t xml:space="preserve">   Dizziness </w:t>
            </w:r>
          </w:p>
        </w:tc>
        <w:tc>
          <w:tcPr>
            <w:tcW w:w="1296" w:type="dxa"/>
            <w:tcBorders>
              <w:top w:val="nil"/>
              <w:left w:val="nil"/>
              <w:bottom w:val="nil"/>
              <w:right w:val="nil"/>
            </w:tcBorders>
          </w:tcPr>
          <w:p ns2:paraId="42714676" ns2:textId="77777777" w:rsidR="00DE4AA2" w:rsidRDefault="00DE4AA2"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ns2:paraId="0EA8EB9F" ns2:textId="77777777" w:rsidR="00DE4AA2" w:rsidRDefault="00DE4AA2" w:rsidP="00C90784">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ns2:paraId="0163E292" ns2:textId="77777777" w:rsidR="00DE4AA2" w:rsidRDefault="00DE4AA2" w:rsidP="00C90784">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right w:val="single" w:sz="2" w:space="0" w:color="auto"/>
            </w:tcBorders>
          </w:tcPr>
          <w:p ns2:paraId="6FF7AA2B" ns2:textId="77777777" w:rsidR="00DE4AA2" w:rsidRDefault="00DE4AA2" w:rsidP="00C90784">
            <w:pPr>
              <w:tabs>
                <w:tab w:val="decimal" w:pos="459"/>
                <w:tab w:val="left" w:pos="539"/>
              </w:tabs>
              <w:spacing w:before="15" w:after="15"/>
              <w:rPr>
                <w:sz w:val="18"/>
                <w:szCs w:val="18"/>
              </w:rPr>
            </w:pPr>
            <w:r>
              <w:rPr>
                <w:sz w:val="18"/>
                <w:szCs w:val="18"/>
              </w:rPr>
              <w:tab/>
              <w:t xml:space="preserve">(1.9) </w:t>
            </w:r>
          </w:p>
        </w:tc>
        <w:tc>
          <w:tcPr>
            <w:tcW w:w="1296" w:type="dxa"/>
            <w:tcBorders>
              <w:top w:val="nil"/>
              <w:left w:val="nil"/>
              <w:bottom w:val="nil"/>
              <w:right w:val="nil"/>
            </w:tcBorders>
          </w:tcPr>
          <w:p ns2:paraId="0B481721" ns2:textId="77777777" w:rsidR="00DE4AA2" w:rsidRDefault="00DE4AA2"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tcBorders>
          </w:tcPr>
          <w:p ns2:paraId="67AC1465" ns2:textId="77777777" w:rsidR="00DE4AA2" w:rsidRDefault="00DE4AA2" w:rsidP="00C90784">
            <w:pPr>
              <w:tabs>
                <w:tab w:val="decimal" w:pos="459"/>
                <w:tab w:val="left" w:pos="539"/>
              </w:tabs>
              <w:spacing w:before="15" w:after="15"/>
              <w:rPr>
                <w:sz w:val="18"/>
                <w:szCs w:val="18"/>
              </w:rPr>
            </w:pPr>
            <w:r>
              <w:rPr>
                <w:sz w:val="18"/>
                <w:szCs w:val="18"/>
              </w:rPr>
              <w:tab/>
              <w:t xml:space="preserve">(0.0) </w:t>
            </w:r>
          </w:p>
        </w:tc>
      </w:tr>
      <w:tr w:rsidR="00DE4AA2" ns2:paraId="1DED330E" ns2: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792BCC38" ns2:textId="77777777" w:rsidR="00DE4AA2" w:rsidRDefault="00DE4AA2" w:rsidP="00C90784">
            <w:pPr>
              <w:spacing w:after="60"/>
              <w:ind w:left="160" w:right="1" w:hanging="160"/>
              <w:rPr>
                <w:sz w:val="18"/>
                <w:szCs w:val="18"/>
              </w:rPr>
            </w:pPr>
            <w:r>
              <w:rPr>
                <w:sz w:val="18"/>
                <w:szCs w:val="18"/>
              </w:rPr>
              <w:t xml:space="preserve"> </w:t>
            </w:r>
            <w:r>
              <w:rPr>
                <w:b/>
                <w:bCs/>
                <w:sz w:val="18"/>
                <w:szCs w:val="18"/>
              </w:rPr>
              <w:t>Respiratory, thoracic and mediastinal disorders</w:t>
            </w:r>
            <w:r>
              <w:rPr>
                <w:sz w:val="18"/>
                <w:szCs w:val="18"/>
              </w:rPr>
              <w:t xml:space="preserve"> </w:t>
            </w:r>
          </w:p>
        </w:tc>
        <w:tc>
          <w:tcPr>
            <w:tcW w:w="1296" w:type="dxa"/>
            <w:tcBorders>
              <w:top w:val="nil"/>
              <w:left w:val="nil"/>
              <w:bottom w:val="nil"/>
              <w:right w:val="nil"/>
            </w:tcBorders>
          </w:tcPr>
          <w:p ns2:paraId="20468BDD" ns2:textId="77777777" w:rsidR="00DE4AA2" w:rsidRDefault="00DE4AA2" w:rsidP="00C90784">
            <w:pPr>
              <w:tabs>
                <w:tab w:val="decimal" w:pos="661"/>
                <w:tab w:val="left" w:pos="741"/>
              </w:tabs>
              <w:spacing w:after="60"/>
              <w:rPr>
                <w:sz w:val="18"/>
                <w:szCs w:val="18"/>
              </w:rPr>
            </w:pPr>
            <w:r>
              <w:rPr>
                <w:sz w:val="18"/>
                <w:szCs w:val="18"/>
              </w:rPr>
              <w:tab/>
            </w:r>
            <w:r>
              <w:rPr>
                <w:b/>
                <w:bCs/>
                <w:sz w:val="18"/>
                <w:szCs w:val="18"/>
              </w:rPr>
              <w:t>3</w:t>
            </w:r>
            <w:r>
              <w:rPr>
                <w:sz w:val="18"/>
                <w:szCs w:val="18"/>
              </w:rPr>
              <w:t xml:space="preserve"> </w:t>
            </w:r>
          </w:p>
        </w:tc>
        <w:tc>
          <w:tcPr>
            <w:tcW w:w="1296" w:type="dxa"/>
            <w:tcBorders>
              <w:top w:val="nil"/>
              <w:left w:val="nil"/>
              <w:bottom w:val="nil"/>
              <w:right w:val="single" w:sz="2" w:space="0" w:color="auto"/>
            </w:tcBorders>
          </w:tcPr>
          <w:p ns2:paraId="4D705927" ns2:textId="77777777" w:rsidR="00DE4AA2" w:rsidRDefault="00DE4AA2" w:rsidP="00C90784">
            <w:pPr>
              <w:tabs>
                <w:tab w:val="decimal" w:pos="459"/>
                <w:tab w:val="left" w:pos="539"/>
              </w:tabs>
              <w:spacing w:after="60"/>
              <w:rPr>
                <w:sz w:val="18"/>
                <w:szCs w:val="18"/>
              </w:rPr>
            </w:pPr>
            <w:r>
              <w:rPr>
                <w:sz w:val="18"/>
                <w:szCs w:val="18"/>
              </w:rPr>
              <w:tab/>
            </w:r>
            <w:r>
              <w:rPr>
                <w:b/>
                <w:bCs/>
                <w:sz w:val="18"/>
                <w:szCs w:val="18"/>
              </w:rPr>
              <w:t>(5.6)</w:t>
            </w:r>
            <w:r>
              <w:rPr>
                <w:sz w:val="18"/>
                <w:szCs w:val="18"/>
              </w:rPr>
              <w:t xml:space="preserve"> </w:t>
            </w:r>
          </w:p>
        </w:tc>
        <w:tc>
          <w:tcPr>
            <w:tcW w:w="1296" w:type="dxa"/>
            <w:tcBorders>
              <w:top w:val="nil"/>
              <w:left w:val="nil"/>
              <w:bottom w:val="nil"/>
              <w:right w:val="nil"/>
            </w:tcBorders>
          </w:tcPr>
          <w:p ns2:paraId="6A190C06" ns2:textId="77777777" w:rsidR="00DE4AA2" w:rsidRDefault="00DE4AA2" w:rsidP="00C90784">
            <w:pPr>
              <w:tabs>
                <w:tab w:val="decimal" w:pos="661"/>
                <w:tab w:val="left" w:pos="741"/>
              </w:tabs>
              <w:spacing w:after="60"/>
              <w:rPr>
                <w:sz w:val="18"/>
                <w:szCs w:val="18"/>
              </w:rPr>
            </w:pPr>
            <w:r>
              <w:rPr>
                <w:sz w:val="18"/>
                <w:szCs w:val="18"/>
              </w:rPr>
              <w:tab/>
            </w:r>
            <w:r>
              <w:rPr>
                <w:b/>
                <w:bCs/>
                <w:sz w:val="18"/>
                <w:szCs w:val="18"/>
              </w:rPr>
              <w:t>0</w:t>
            </w:r>
            <w:r>
              <w:rPr>
                <w:sz w:val="18"/>
                <w:szCs w:val="18"/>
              </w:rPr>
              <w:t xml:space="preserve"> </w:t>
            </w:r>
          </w:p>
        </w:tc>
        <w:tc>
          <w:tcPr>
            <w:tcW w:w="1296" w:type="dxa"/>
            <w:tcBorders>
              <w:top w:val="nil"/>
              <w:left w:val="nil"/>
              <w:bottom w:val="nil"/>
              <w:right w:val="single" w:sz="2" w:space="0" w:color="auto"/>
            </w:tcBorders>
          </w:tcPr>
          <w:p ns2:paraId="5DEF40BB" ns2:textId="77777777" w:rsidR="00DE4AA2" w:rsidRDefault="00DE4AA2" w:rsidP="00C90784">
            <w:pPr>
              <w:tabs>
                <w:tab w:val="decimal" w:pos="459"/>
                <w:tab w:val="left" w:pos="539"/>
              </w:tabs>
              <w:spacing w:after="60"/>
              <w:rPr>
                <w:sz w:val="18"/>
                <w:szCs w:val="18"/>
              </w:rPr>
            </w:pPr>
            <w:r>
              <w:rPr>
                <w:sz w:val="18"/>
                <w:szCs w:val="18"/>
              </w:rPr>
              <w:tab/>
            </w:r>
            <w:r>
              <w:rPr>
                <w:b/>
                <w:bCs/>
                <w:sz w:val="18"/>
                <w:szCs w:val="18"/>
              </w:rPr>
              <w:t>(0.0)</w:t>
            </w:r>
            <w:r>
              <w:rPr>
                <w:sz w:val="18"/>
                <w:szCs w:val="18"/>
              </w:rPr>
              <w:t xml:space="preserve"> </w:t>
            </w:r>
          </w:p>
        </w:tc>
        <w:tc>
          <w:tcPr>
            <w:tcW w:w="1296" w:type="dxa"/>
            <w:tcBorders>
              <w:top w:val="nil"/>
              <w:left w:val="nil"/>
              <w:bottom w:val="nil"/>
              <w:right w:val="nil"/>
            </w:tcBorders>
          </w:tcPr>
          <w:p ns2:paraId="3E933E1E" ns2:textId="77777777" w:rsidR="00DE4AA2" w:rsidRDefault="00DE4AA2" w:rsidP="00C90784">
            <w:pPr>
              <w:tabs>
                <w:tab w:val="decimal" w:pos="661"/>
                <w:tab w:val="left" w:pos="741"/>
              </w:tabs>
              <w:spacing w:after="60"/>
              <w:rPr>
                <w:sz w:val="18"/>
                <w:szCs w:val="18"/>
              </w:rPr>
            </w:pPr>
            <w:r>
              <w:rPr>
                <w:sz w:val="18"/>
                <w:szCs w:val="18"/>
              </w:rPr>
              <w:tab/>
            </w:r>
            <w:r>
              <w:rPr>
                <w:b/>
                <w:bCs/>
                <w:sz w:val="18"/>
                <w:szCs w:val="18"/>
              </w:rPr>
              <w:t>0</w:t>
            </w:r>
            <w:r>
              <w:rPr>
                <w:sz w:val="18"/>
                <w:szCs w:val="18"/>
              </w:rPr>
              <w:t xml:space="preserve"> </w:t>
            </w:r>
          </w:p>
        </w:tc>
        <w:tc>
          <w:tcPr>
            <w:tcW w:w="1296" w:type="dxa"/>
            <w:tcBorders>
              <w:top w:val="nil"/>
              <w:left w:val="nil"/>
              <w:bottom w:val="nil"/>
            </w:tcBorders>
          </w:tcPr>
          <w:p ns2:paraId="31C2EC3A" ns2:textId="77777777" w:rsidR="00DE4AA2" w:rsidRDefault="00DE4AA2" w:rsidP="00C90784">
            <w:pPr>
              <w:tabs>
                <w:tab w:val="decimal" w:pos="459"/>
                <w:tab w:val="left" w:pos="539"/>
              </w:tabs>
              <w:spacing w:after="60"/>
              <w:rPr>
                <w:sz w:val="18"/>
                <w:szCs w:val="18"/>
              </w:rPr>
            </w:pPr>
            <w:r>
              <w:rPr>
                <w:sz w:val="18"/>
                <w:szCs w:val="18"/>
              </w:rPr>
              <w:tab/>
            </w:r>
            <w:r>
              <w:rPr>
                <w:b/>
                <w:bCs/>
                <w:sz w:val="18"/>
                <w:szCs w:val="18"/>
              </w:rPr>
              <w:t>(0.0)</w:t>
            </w:r>
            <w:r>
              <w:rPr>
                <w:sz w:val="18"/>
                <w:szCs w:val="18"/>
              </w:rPr>
              <w:t xml:space="preserve"> </w:t>
            </w:r>
          </w:p>
        </w:tc>
      </w:tr>
      <w:tr w:rsidR="00DE4AA2" ns2:paraId="19F0149D" ns2:textId="77777777" w:rsidTr="00F52139">
        <w:tblPrEx>
          <w:tblBorders>
            <w:top w:val="single" w:sz="6" w:space="0" w:color="auto"/>
            <w:bottom w:val="single" w:sz="6" w:space="0" w:color="auto"/>
          </w:tblBorders>
        </w:tblPrEx>
        <w:trPr>
          <w:jc w:val="center"/>
        </w:trPr>
        <w:tc>
          <w:tcPr>
            <w:tcW w:w="5184" w:type="dxa"/>
            <w:tcBorders>
              <w:top w:val="nil"/>
              <w:bottom w:val="single" w:sz="6" w:space="0" w:color="auto"/>
              <w:right w:val="single" w:sz="2" w:space="0" w:color="auto"/>
            </w:tcBorders>
          </w:tcPr>
          <w:p ns2:paraId="2FCC6C97" ns2:textId="77777777" w:rsidR="00DE4AA2" w:rsidRDefault="00DE4AA2" w:rsidP="00C90784">
            <w:pPr>
              <w:spacing w:before="15" w:after="15"/>
              <w:ind w:left="160" w:right="1" w:hanging="160"/>
              <w:rPr>
                <w:sz w:val="18"/>
                <w:szCs w:val="18"/>
              </w:rPr>
            </w:pPr>
            <w:r>
              <w:rPr>
                <w:sz w:val="18"/>
                <w:szCs w:val="18"/>
              </w:rPr>
              <w:t xml:space="preserve">   Immune-mediated lung disease </w:t>
            </w:r>
          </w:p>
        </w:tc>
        <w:tc>
          <w:tcPr>
            <w:tcW w:w="1296" w:type="dxa"/>
            <w:tcBorders>
              <w:top w:val="nil"/>
              <w:left w:val="nil"/>
              <w:bottom w:val="single" w:sz="6" w:space="0" w:color="auto"/>
              <w:right w:val="nil"/>
            </w:tcBorders>
          </w:tcPr>
          <w:p ns2:paraId="506EA1CA" ns2:textId="77777777" w:rsidR="00DE4AA2" w:rsidRDefault="00DE4AA2" w:rsidP="00C90784">
            <w:pPr>
              <w:tabs>
                <w:tab w:val="decimal" w:pos="661"/>
                <w:tab w:val="left" w:pos="741"/>
              </w:tabs>
              <w:spacing w:before="15" w:after="15"/>
              <w:rPr>
                <w:sz w:val="18"/>
                <w:szCs w:val="18"/>
              </w:rPr>
            </w:pPr>
            <w:r>
              <w:rPr>
                <w:sz w:val="18"/>
                <w:szCs w:val="18"/>
              </w:rPr>
              <w:tab/>
              <w:t xml:space="preserve">3 </w:t>
            </w:r>
          </w:p>
        </w:tc>
        <w:tc>
          <w:tcPr>
            <w:tcW w:w="1296" w:type="dxa"/>
            <w:tcBorders>
              <w:top w:val="nil"/>
              <w:left w:val="nil"/>
              <w:bottom w:val="single" w:sz="6" w:space="0" w:color="auto"/>
              <w:right w:val="single" w:sz="2" w:space="0" w:color="auto"/>
            </w:tcBorders>
          </w:tcPr>
          <w:p ns2:paraId="3F41A06B" ns2:textId="77777777" w:rsidR="00DE4AA2" w:rsidRDefault="00DE4AA2" w:rsidP="00C90784">
            <w:pPr>
              <w:tabs>
                <w:tab w:val="decimal" w:pos="459"/>
                <w:tab w:val="left" w:pos="539"/>
              </w:tabs>
              <w:spacing w:before="15" w:after="15"/>
              <w:rPr>
                <w:sz w:val="18"/>
                <w:szCs w:val="18"/>
              </w:rPr>
            </w:pPr>
            <w:r>
              <w:rPr>
                <w:sz w:val="18"/>
                <w:szCs w:val="18"/>
              </w:rPr>
              <w:tab/>
              <w:t xml:space="preserve">(5.6) </w:t>
            </w:r>
          </w:p>
        </w:tc>
        <w:tc>
          <w:tcPr>
            <w:tcW w:w="1296" w:type="dxa"/>
            <w:tcBorders>
              <w:top w:val="nil"/>
              <w:left w:val="nil"/>
              <w:bottom w:val="single" w:sz="6" w:space="0" w:color="auto"/>
              <w:right w:val="nil"/>
            </w:tcBorders>
          </w:tcPr>
          <w:p ns2:paraId="53B40123" ns2:textId="77777777" w:rsidR="00DE4AA2" w:rsidRDefault="00DE4AA2"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single" w:sz="6" w:space="0" w:color="auto"/>
              <w:right w:val="single" w:sz="2" w:space="0" w:color="auto"/>
            </w:tcBorders>
          </w:tcPr>
          <w:p ns2:paraId="3B9C7481" ns2:textId="77777777" w:rsidR="00DE4AA2" w:rsidRDefault="00DE4AA2" w:rsidP="00C90784">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single" w:sz="6" w:space="0" w:color="auto"/>
              <w:right w:val="nil"/>
            </w:tcBorders>
          </w:tcPr>
          <w:p ns2:paraId="7C2E5C11" ns2:textId="77777777" w:rsidR="00DE4AA2" w:rsidRDefault="00DE4AA2"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single" w:sz="6" w:space="0" w:color="auto"/>
            </w:tcBorders>
          </w:tcPr>
          <w:p ns2:paraId="198EE4E6" ns2:textId="77777777" w:rsidR="00DE4AA2" w:rsidRDefault="00DE4AA2" w:rsidP="00C90784">
            <w:pPr>
              <w:tabs>
                <w:tab w:val="decimal" w:pos="459"/>
                <w:tab w:val="left" w:pos="539"/>
              </w:tabs>
              <w:spacing w:before="15" w:after="15"/>
              <w:rPr>
                <w:sz w:val="18"/>
                <w:szCs w:val="18"/>
              </w:rPr>
            </w:pPr>
            <w:r>
              <w:rPr>
                <w:sz w:val="18"/>
                <w:szCs w:val="18"/>
              </w:rPr>
              <w:tab/>
              <w:t xml:space="preserve">(0.0) </w:t>
            </w:r>
          </w:p>
        </w:tc>
      </w:tr>
      <w:tr w:rsidR="00DE4AA2" ns2:paraId="76D2067F" ns2:textId="77777777" w:rsidTr="00F52139">
        <w:tblPrEx>
          <w:tblBorders>
            <w:top w:val="single" w:sz="6" w:space="0" w:color="auto"/>
            <w:bottom w:val="single" w:sz="6" w:space="0" w:color="auto"/>
          </w:tblBorders>
        </w:tblPrEx>
        <w:trPr>
          <w:jc w:val="center"/>
        </w:trPr>
        <w:tc>
          <w:tcPr>
            <w:tcW w:w="12960" w:type="dxa"/>
            <w:gridSpan w:val="7"/>
            <w:tcBorders>
              <w:top w:val="single" w:sz="6" w:space="0" w:color="auto"/>
              <w:bottom w:val="double" w:sz="6" w:space="0" w:color="auto"/>
            </w:tcBorders>
          </w:tcPr>
          <w:p ns2:paraId="2A538255" ns2:textId="77777777" w:rsidR="00DE4AA2" w:rsidRDefault="00DE4AA2" w:rsidP="00C90784">
            <w:pPr>
              <w:spacing w:before="30" w:after="30"/>
              <w:ind w:left="160" w:right="1" w:hanging="160"/>
              <w:rPr>
                <w:sz w:val="18"/>
                <w:szCs w:val="18"/>
              </w:rPr>
            </w:pPr>
            <w:r>
              <w:rPr>
                <w:sz w:val="18"/>
                <w:szCs w:val="18"/>
              </w:rPr>
              <w:t xml:space="preserve"> Every participant is counted a single time for each applicable row and column.</w:t>
            </w:r>
          </w:p>
          <w:p ns2:paraId="60BBD2AA" ns2:textId="77777777" w:rsidR="00DE4AA2" w:rsidRDefault="00DE4AA2" w:rsidP="00C90784">
            <w:pPr>
              <w:spacing w:before="30" w:after="30"/>
              <w:ind w:left="160" w:right="1" w:hanging="160"/>
              <w:rPr>
                <w:sz w:val="18"/>
                <w:szCs w:val="18"/>
              </w:rPr>
            </w:pPr>
            <w:r>
              <w:rPr>
                <w:sz w:val="18"/>
                <w:szCs w:val="18"/>
              </w:rPr>
              <w:t xml:space="preserve"> SAEs up to 90 days of last dose of study intervention are included.</w:t>
            </w:r>
          </w:p>
          <w:p ns2:paraId="208DB128" ns2:textId="77777777" w:rsidR="00DE4AA2" w:rsidRDefault="00DE4AA2" w:rsidP="00C90784">
            <w:pPr>
              <w:spacing w:before="30" w:after="30"/>
              <w:ind w:left="160" w:right="1" w:hanging="160"/>
              <w:rPr>
                <w:sz w:val="18"/>
                <w:szCs w:val="18"/>
              </w:rPr>
            </w:pPr>
            <w:r>
              <w:rPr>
                <w:sz w:val="18"/>
                <w:szCs w:val="18"/>
              </w:rPr>
              <w:t xml:space="preserve"> Database cutoff date: 21MAY2024</w:t>
            </w:r>
          </w:p>
        </w:tc>
      </w:tr>
      <w:tr w:rsidR="00DE4AA2" ns2:paraId="09F99CAA" ns2:textId="77777777" w:rsidTr="00C90784">
        <w:tblPrEx>
          <w:tblBorders>
            <w:top w:val="none" w:sz="0" w:space="0" w:color="auto"/>
            <w:left w:val="none" w:sz="0" w:space="0" w:color="auto"/>
            <w:bottom w:val="none" w:sz="0" w:space="0" w:color="auto"/>
            <w:right w:val="none" w:sz="0" w:space="0" w:color="auto"/>
          </w:tblBorders>
        </w:tblPrEx>
        <w:trPr>
          <w:jc w:val="center"/>
        </w:trPr>
        <w:tc>
          <w:tcPr>
            <w:tcW w:w="12960" w:type="dxa"/>
            <w:gridSpan w:val="7"/>
            <w:tcBorders>
              <w:top w:val="nil"/>
              <w:left w:val="nil"/>
              <w:bottom w:val="nil"/>
              <w:right w:val="nil"/>
            </w:tcBorders>
          </w:tcPr>
          <w:p ns2:paraId="72503477" ns2:textId="77777777" w:rsidR="00DE4AA2" w:rsidRDefault="00DE4AA2" w:rsidP="00C90784">
            <w:pPr>
              <w:spacing w:before="15" w:after="15"/>
              <w:rPr>
                <w:sz w:val="18"/>
                <w:szCs w:val="18"/>
              </w:rPr>
            </w:pPr>
            <w:r>
              <w:rPr>
                <w:sz w:val="18"/>
                <w:szCs w:val="18"/>
              </w:rPr>
              <w:t>Source:  [P003MK2870: adam-adsl; adae]</w:t>
            </w:r>
          </w:p>
        </w:tc>
      </w:tr>
    </w:tbl>
    <w:p ns2:paraId="47FBDABB" ns2:textId="77777777" w:rsidR="00DE4AA2" w:rsidRDefault="00DE4AA2" w:rsidP="00DE4AA2">
      <w:pPr>
        <w:pStyle w:val="TableHead"/>
        <w:sectPr w:rsidR="00DE4AA2" w:rsidSect="004A5950">
          <w:pgSz w:w="15840" w:h="12240" w:orient="landscape"/>
          <w:pgMar w:top="1800" w:right="1440" w:bottom="1440" w:left="1440" w:header="720" w:footer="720" w:gutter="0"/>
          <w:cols w:space="720"/>
          <w:docGrid w:linePitch="326"/>
        </w:sectPr>
      </w:pPr>
    </w:p>
    <w:p ns2:paraId="240321E2" ns2:textId="015B190F" w:rsidR="00DE4AA2" w:rsidRDefault="0049194F" w:rsidP="00CF6A49">
      <w:pPr>
        <w:pStyle w:val="TableTitle"/>
      </w:pPr>
      <w:r>
        <w:t xml:space="preserve">Table </w:t>
      </w:r>
      <w:del w:id="13001" w:author="GoldenCorpusHarness" w:date="2026-03-28T21:57:55Z">
        <w:r>
          <w:delText>59</w:delText>
        </w:r>
      </w:del>
      <w:ins w:id="13002" w:author="GoldenCorpusHarness" w:date="2026-03-28T21:57:55Z">
        <w:r>
          <w:t>46</w:t>
        </w:r>
      </w:ins>
      <w:r>
        <w:t>Study MK-2870-0</w:t>
      </w:r>
      <w:del w:id="13003" w:author="GoldenCorpusHarness" w:date="2026-03-28T21:57:55Z">
        <w:r>
          <w:delText>03</w:delText>
        </w:r>
      </w:del>
      <w:ins w:id="13004" w:author="GoldenCorpusHarness" w:date="2026-03-28T21:57:55Z">
        <w:r>
          <w:t>16</w:t>
        </w:r>
      </w:ins>
      <w:r>
        <w:t xml:space="preserve"> (SKB264-</w:t>
      </w:r>
      <w:del w:id="13005" w:author="GoldenCorpusHarness" w:date="2026-03-28T21:57:55Z">
        <w:r>
          <w:delText>Ⅱ</w:delText>
        </w:r>
      </w:del>
      <w:ins w:id="13006" w:author="GoldenCorpusHarness" w:date="2026-03-28T21:57:55Z">
        <w:r>
          <w:t>TMT-II</w:t>
        </w:r>
      </w:ins>
      <w:r>
        <w:t>-0</w:t>
      </w:r>
      <w:del w:id="13007" w:author="GoldenCorpusHarness" w:date="2026-03-28T21:57:55Z">
        <w:r>
          <w:delText>4</w:delText>
        </w:r>
      </w:del>
      <w:ins w:id="13008" w:author="GoldenCorpusHarness" w:date="2026-03-28T21:57:55Z">
        <w:r>
          <w:t>7</w:t>
        </w:r>
      </w:ins>
      <w:r>
        <w:t>):</w:t>
      </w:r>
      <w:del w:id="13009" w:author="GoldenCorpusHarness" w:date="2026-03-28T21:57:55Z">
        <w:r>
          <w:delText xml:space="preserve"> Participants With</w:delText>
        </w:r>
      </w:del>
      <w:r>
        <w:t xml:space="preserve"> Adverse Event</w:t>
      </w:r>
      <w:del w:id="13010" w:author="GoldenCorpusHarness" w:date="2026-03-28T21:57:55Z">
        <w:r>
          <w:delText>s Resulting in</w:delText>
        </w:r>
      </w:del>
      <w:r>
        <w:t xml:space="preserve"> S</w:t>
      </w:r>
      <w:ins w:id="13011" w:author="GoldenCorpusHarness" w:date="2026-03-28T21:57:55Z">
        <w:r>
          <w:t>umm</w:t>
        </w:r>
      </w:ins>
      <w:r>
        <w:t>a</w:t>
      </w:r>
      <w:del w:id="13012" w:author="GoldenCorpusHarness" w:date="2026-03-28T21:57:55Z">
        <w:r>
          <w:delText>c-TMT Discontinuation B</w:delText>
        </w:r>
      </w:del>
      <w:ins w:id="13013" w:author="GoldenCorpusHarness" w:date="2026-03-28T21:57:55Z">
        <w:r>
          <w:t>r</w:t>
        </w:r>
      </w:ins>
      <w:r>
        <w:t>y</w:t>
      </w:r>
      <w:del w:id="13014" w:author="GoldenCorpusHarness" w:date="2026-03-28T21:57:55Z">
        <w:r>
          <w:delText xml:space="preserve"> Decreasing Incidence (Incidence &gt;0% in One or More Treatment Groups) (APaT Population)</w:delText>
        </w:r>
      </w:del>
    </w:p>
    <w:tbl>
      <w:tblPr>
        <w:tblW w:w="0" w:type="auto"/>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5184"/>
        <w:gridCol w:w="1296"/>
        <w:gridCol w:w="1296"/>
        <w:gridCol w:w="1296"/>
        <w:gridCol w:w="1296"/>
        <w:gridCol w:w="1296"/>
        <w:gridCol w:w="1296"/>
      </w:tblGrid>
      <w:tr w:rsidR="001A357F" ns2:paraId="1DB70232" ns2:textId="77777777" w:rsidTr="00C90784">
        <w:trPr>
          <w:jc w:val="center"/>
        </w:trPr>
        <w:tc>
          <w:tcPr>
            <w:tcW w:w="5184" w:type="dxa"/>
            <w:tcBorders>
              <w:top w:val="double" w:sz="6" w:space="0" w:color="auto"/>
              <w:bottom w:val="nil"/>
              <w:right w:val="single" w:sz="2" w:space="0" w:color="auto"/>
            </w:tcBorders>
          </w:tcPr>
          <w:p ns2:paraId="2737AECC" ns2:textId="77777777" w:rsidR="001A357F" w:rsidRDefault="001A357F" w:rsidP="00C90784">
            <w:pPr>
              <w:spacing w:before="15" w:after="15"/>
              <w:rPr>
                <w:sz w:val="18"/>
                <w:szCs w:val="18"/>
              </w:rPr>
            </w:pPr>
          </w:p>
        </w:tc>
        <w:tc>
          <w:tcPr>
            <w:tcW w:w="2592" w:type="dxa"/>
            <w:gridSpan w:val="2"/>
            <w:tcBorders>
              <w:top w:val="double" w:sz="6" w:space="0" w:color="auto"/>
              <w:left w:val="nil"/>
              <w:bottom w:val="single" w:sz="2" w:space="0" w:color="auto"/>
              <w:right w:val="single" w:sz="2" w:space="0" w:color="auto"/>
            </w:tcBorders>
          </w:tcPr>
          <w:p ns2:paraId="1E399DD4" ns2:textId="3AA343E9" w:rsidR="001A357F" w:rsidRDefault="00DE370C" w:rsidP="00C90784">
            <w:pPr>
              <w:spacing w:before="15" w:after="15"/>
              <w:jc w:val="center"/>
              <w:rPr>
                <w:sz w:val="18"/>
                <w:szCs w:val="18"/>
              </w:rPr>
            </w:pPr>
            <w:r w:rsidRPr="00DE370C">
              <w:rPr>
                <w:sz w:val="18"/>
                <w:szCs w:val="18"/>
              </w:rPr>
              <w:t>sac-TMT</w:t>
            </w:r>
            <w:r w:rsidR="001A357F">
              <w:rPr>
                <w:sz w:val="18"/>
                <w:szCs w:val="18"/>
              </w:rPr>
              <w:t xml:space="preserve"> 4 mg/kg </w:t>
            </w:r>
            <w:r w:rsidR="006A7E20">
              <w:rPr>
                <w:sz w:val="18"/>
                <w:szCs w:val="18"/>
              </w:rPr>
              <w:t xml:space="preserve">q2w </w:t>
            </w:r>
            <w:r w:rsidR="001A357F">
              <w:rPr>
                <w:sz w:val="18"/>
                <w:szCs w:val="18"/>
              </w:rPr>
              <w:t xml:space="preserve">+ pembrolizumab 400 mg </w:t>
            </w:r>
            <w:r w:rsidR="006A7E20">
              <w:rPr>
                <w:sz w:val="18"/>
                <w:szCs w:val="18"/>
              </w:rPr>
              <w:t xml:space="preserve">q6w </w:t>
            </w:r>
          </w:p>
        </w:tc>
        <w:tc>
          <w:tcPr>
            <w:tcW w:w="2592" w:type="dxa"/>
            <w:gridSpan w:val="2"/>
            <w:tcBorders>
              <w:top w:val="double" w:sz="6" w:space="0" w:color="auto"/>
              <w:left w:val="nil"/>
              <w:bottom w:val="single" w:sz="2" w:space="0" w:color="auto"/>
              <w:right w:val="single" w:sz="2" w:space="0" w:color="auto"/>
            </w:tcBorders>
          </w:tcPr>
          <w:p ns2:paraId="2368A010" ns2:textId="5759948C" w:rsidR="001A357F" w:rsidRDefault="00DE370C" w:rsidP="00C90784">
            <w:pPr>
              <w:spacing w:before="15" w:after="15"/>
              <w:jc w:val="center"/>
              <w:rPr>
                <w:sz w:val="18"/>
                <w:szCs w:val="18"/>
              </w:rPr>
            </w:pPr>
            <w:r w:rsidRPr="00DE370C">
              <w:rPr>
                <w:sz w:val="18"/>
                <w:szCs w:val="18"/>
              </w:rPr>
              <w:t>sac-TMT</w:t>
            </w:r>
            <w:r w:rsidR="001A357F">
              <w:rPr>
                <w:sz w:val="18"/>
                <w:szCs w:val="18"/>
              </w:rPr>
              <w:t xml:space="preserve"> 3 mg/kg </w:t>
            </w:r>
            <w:r w:rsidR="006A7E20">
              <w:rPr>
                <w:sz w:val="18"/>
                <w:szCs w:val="18"/>
              </w:rPr>
              <w:t xml:space="preserve">q2w </w:t>
            </w:r>
            <w:r w:rsidR="001A357F">
              <w:rPr>
                <w:sz w:val="18"/>
                <w:szCs w:val="18"/>
              </w:rPr>
              <w:t xml:space="preserve">+ Osimertinib 80 mg </w:t>
            </w:r>
          </w:p>
        </w:tc>
        <w:tc>
          <w:tcPr>
            <w:tcW w:w="2592" w:type="dxa"/>
            <w:gridSpan w:val="2"/>
            <w:tcBorders>
              <w:top w:val="double" w:sz="6" w:space="0" w:color="auto"/>
              <w:left w:val="nil"/>
              <w:bottom w:val="single" w:sz="2" w:space="0" w:color="auto"/>
            </w:tcBorders>
          </w:tcPr>
          <w:p ns2:paraId="7FD15BAD" ns2:textId="21C58E22" w:rsidR="001A357F" w:rsidRDefault="00DE370C" w:rsidP="00C90784">
            <w:pPr>
              <w:spacing w:before="15" w:after="15"/>
              <w:jc w:val="center"/>
              <w:rPr>
                <w:sz w:val="18"/>
                <w:szCs w:val="18"/>
              </w:rPr>
            </w:pPr>
            <w:r w:rsidRPr="00DE370C">
              <w:rPr>
                <w:sz w:val="18"/>
                <w:szCs w:val="18"/>
              </w:rPr>
              <w:t>sac-TMT</w:t>
            </w:r>
            <w:r w:rsidR="001A357F">
              <w:rPr>
                <w:sz w:val="18"/>
                <w:szCs w:val="18"/>
              </w:rPr>
              <w:t xml:space="preserve"> 4 mg/kg </w:t>
            </w:r>
            <w:r w:rsidR="006A7E20">
              <w:rPr>
                <w:sz w:val="18"/>
                <w:szCs w:val="18"/>
              </w:rPr>
              <w:t xml:space="preserve">q2w </w:t>
            </w:r>
            <w:r w:rsidR="001A357F">
              <w:rPr>
                <w:sz w:val="18"/>
                <w:szCs w:val="18"/>
              </w:rPr>
              <w:t xml:space="preserve">+ Osimertinib 80 mg </w:t>
            </w:r>
          </w:p>
        </w:tc>
      </w:tr>
      <w:tr w:rsidR="001A357F" ns2:paraId="4F2088F2" ns2:textId="77777777" w:rsidTr="00C90784">
        <w:tblPrEx>
          <w:tblBorders>
            <w:top w:val="single" w:sz="6" w:space="0" w:color="auto"/>
            <w:bottom w:val="single" w:sz="6" w:space="0" w:color="auto"/>
          </w:tblBorders>
        </w:tblPrEx>
        <w:trPr>
          <w:jc w:val="center"/>
        </w:trPr>
        <w:tc>
          <w:tcPr>
            <w:tcW w:w="5184" w:type="dxa"/>
            <w:tcBorders>
              <w:top w:val="nil"/>
              <w:bottom w:val="single" w:sz="2" w:space="0" w:color="auto"/>
              <w:right w:val="single" w:sz="2" w:space="0" w:color="auto"/>
            </w:tcBorders>
          </w:tcPr>
          <w:p ns2:paraId="10DC05DE" ns2:textId="77777777" w:rsidR="001A357F" w:rsidRDefault="001A357F" w:rsidP="00C90784">
            <w:pPr>
              <w:spacing w:before="15" w:after="15"/>
              <w:rPr>
                <w:sz w:val="18"/>
                <w:szCs w:val="18"/>
              </w:rPr>
            </w:pPr>
          </w:p>
        </w:tc>
        <w:tc>
          <w:tcPr>
            <w:tcW w:w="1296" w:type="dxa"/>
            <w:tcBorders>
              <w:top w:val="nil"/>
              <w:left w:val="nil"/>
              <w:bottom w:val="single" w:sz="2" w:space="0" w:color="auto"/>
              <w:right w:val="nil"/>
            </w:tcBorders>
          </w:tcPr>
          <w:p ns2:paraId="63D9D6FC" ns2:textId="77777777" w:rsidR="001A357F" w:rsidRDefault="001A357F" w:rsidP="00C90784">
            <w:pPr>
              <w:spacing w:before="15" w:after="15"/>
              <w:jc w:val="center"/>
              <w:rPr>
                <w:sz w:val="18"/>
                <w:szCs w:val="18"/>
              </w:rPr>
            </w:pPr>
            <w:r>
              <w:rPr>
                <w:sz w:val="18"/>
                <w:szCs w:val="18"/>
              </w:rPr>
              <w:t xml:space="preserve">n </w:t>
            </w:r>
          </w:p>
        </w:tc>
        <w:tc>
          <w:tcPr>
            <w:tcW w:w="1296" w:type="dxa"/>
            <w:tcBorders>
              <w:top w:val="nil"/>
              <w:left w:val="nil"/>
              <w:bottom w:val="single" w:sz="2" w:space="0" w:color="auto"/>
              <w:right w:val="single" w:sz="2" w:space="0" w:color="auto"/>
            </w:tcBorders>
          </w:tcPr>
          <w:p ns2:paraId="37196A5F" ns2:textId="77777777" w:rsidR="001A357F" w:rsidRDefault="001A357F" w:rsidP="00C90784">
            <w:pPr>
              <w:spacing w:before="15" w:after="15"/>
              <w:jc w:val="center"/>
              <w:rPr>
                <w:sz w:val="18"/>
                <w:szCs w:val="18"/>
              </w:rPr>
            </w:pPr>
            <w:r>
              <w:rPr>
                <w:sz w:val="18"/>
                <w:szCs w:val="18"/>
              </w:rPr>
              <w:t xml:space="preserve">(%) </w:t>
            </w:r>
          </w:p>
        </w:tc>
        <w:tc>
          <w:tcPr>
            <w:tcW w:w="1296" w:type="dxa"/>
            <w:tcBorders>
              <w:top w:val="nil"/>
              <w:left w:val="nil"/>
              <w:bottom w:val="single" w:sz="2" w:space="0" w:color="auto"/>
              <w:right w:val="nil"/>
            </w:tcBorders>
          </w:tcPr>
          <w:p ns2:paraId="65129CC5" ns2:textId="77777777" w:rsidR="001A357F" w:rsidRDefault="001A357F" w:rsidP="00C90784">
            <w:pPr>
              <w:spacing w:before="15" w:after="15"/>
              <w:jc w:val="center"/>
              <w:rPr>
                <w:sz w:val="18"/>
                <w:szCs w:val="18"/>
              </w:rPr>
            </w:pPr>
            <w:r>
              <w:rPr>
                <w:sz w:val="18"/>
                <w:szCs w:val="18"/>
              </w:rPr>
              <w:t xml:space="preserve">n </w:t>
            </w:r>
          </w:p>
        </w:tc>
        <w:tc>
          <w:tcPr>
            <w:tcW w:w="1296" w:type="dxa"/>
            <w:tcBorders>
              <w:top w:val="nil"/>
              <w:left w:val="nil"/>
              <w:bottom w:val="single" w:sz="2" w:space="0" w:color="auto"/>
              <w:right w:val="single" w:sz="2" w:space="0" w:color="auto"/>
            </w:tcBorders>
          </w:tcPr>
          <w:p ns2:paraId="16151EBD" ns2:textId="77777777" w:rsidR="001A357F" w:rsidRDefault="001A357F" w:rsidP="00C90784">
            <w:pPr>
              <w:spacing w:before="15" w:after="15"/>
              <w:jc w:val="center"/>
              <w:rPr>
                <w:sz w:val="18"/>
                <w:szCs w:val="18"/>
              </w:rPr>
            </w:pPr>
            <w:r>
              <w:rPr>
                <w:sz w:val="18"/>
                <w:szCs w:val="18"/>
              </w:rPr>
              <w:t xml:space="preserve">(%) </w:t>
            </w:r>
          </w:p>
        </w:tc>
        <w:tc>
          <w:tcPr>
            <w:tcW w:w="1296" w:type="dxa"/>
            <w:tcBorders>
              <w:top w:val="nil"/>
              <w:left w:val="nil"/>
              <w:bottom w:val="single" w:sz="2" w:space="0" w:color="auto"/>
              <w:right w:val="nil"/>
            </w:tcBorders>
          </w:tcPr>
          <w:p ns2:paraId="43490516" ns2:textId="77777777" w:rsidR="001A357F" w:rsidRDefault="001A357F" w:rsidP="00C90784">
            <w:pPr>
              <w:spacing w:before="15" w:after="15"/>
              <w:jc w:val="center"/>
              <w:rPr>
                <w:sz w:val="18"/>
                <w:szCs w:val="18"/>
              </w:rPr>
            </w:pPr>
            <w:r>
              <w:rPr>
                <w:sz w:val="18"/>
                <w:szCs w:val="18"/>
              </w:rPr>
              <w:t xml:space="preserve">n </w:t>
            </w:r>
          </w:p>
        </w:tc>
        <w:tc>
          <w:tcPr>
            <w:tcW w:w="1296" w:type="dxa"/>
            <w:tcBorders>
              <w:top w:val="nil"/>
              <w:left w:val="nil"/>
              <w:bottom w:val="single" w:sz="2" w:space="0" w:color="auto"/>
            </w:tcBorders>
          </w:tcPr>
          <w:p ns2:paraId="63550152" ns2:textId="77777777" w:rsidR="001A357F" w:rsidRDefault="001A357F" w:rsidP="00C90784">
            <w:pPr>
              <w:spacing w:before="15" w:after="15"/>
              <w:jc w:val="center"/>
              <w:rPr>
                <w:sz w:val="18"/>
                <w:szCs w:val="18"/>
              </w:rPr>
            </w:pPr>
            <w:r>
              <w:rPr>
                <w:sz w:val="18"/>
                <w:szCs w:val="18"/>
              </w:rPr>
              <w:t xml:space="preserve">(%) </w:t>
            </w:r>
          </w:p>
        </w:tc>
      </w:tr>
      <w:tr w:rsidR="001A357F" ns2:paraId="6544253C" ns2: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2E3283CE" ns2:textId="77777777" w:rsidR="001A357F" w:rsidRDefault="001A357F" w:rsidP="00C90784">
            <w:pPr>
              <w:spacing w:before="15" w:after="15"/>
              <w:ind w:left="160" w:right="1" w:hanging="160"/>
              <w:rPr>
                <w:sz w:val="18"/>
                <w:szCs w:val="18"/>
              </w:rPr>
            </w:pPr>
            <w:r>
              <w:rPr>
                <w:sz w:val="18"/>
                <w:szCs w:val="18"/>
              </w:rPr>
              <w:t xml:space="preserve"> Participants in population </w:t>
            </w:r>
          </w:p>
        </w:tc>
        <w:tc>
          <w:tcPr>
            <w:tcW w:w="1296" w:type="dxa"/>
            <w:tcBorders>
              <w:top w:val="nil"/>
              <w:left w:val="nil"/>
              <w:bottom w:val="nil"/>
              <w:right w:val="nil"/>
            </w:tcBorders>
          </w:tcPr>
          <w:p ns2:paraId="62F75225" ns2:textId="77777777" w:rsidR="001A357F" w:rsidRDefault="001A357F" w:rsidP="00C90784">
            <w:pPr>
              <w:tabs>
                <w:tab w:val="decimal" w:pos="661"/>
                <w:tab w:val="left" w:pos="741"/>
              </w:tabs>
              <w:spacing w:before="15" w:after="15"/>
              <w:rPr>
                <w:sz w:val="18"/>
                <w:szCs w:val="18"/>
              </w:rPr>
            </w:pPr>
            <w:r>
              <w:rPr>
                <w:sz w:val="18"/>
                <w:szCs w:val="18"/>
              </w:rPr>
              <w:tab/>
              <w:t xml:space="preserve">54 </w:t>
            </w:r>
          </w:p>
        </w:tc>
        <w:tc>
          <w:tcPr>
            <w:tcW w:w="1296" w:type="dxa"/>
            <w:tcBorders>
              <w:top w:val="nil"/>
              <w:left w:val="nil"/>
              <w:bottom w:val="nil"/>
              <w:right w:val="single" w:sz="2" w:space="0" w:color="auto"/>
            </w:tcBorders>
          </w:tcPr>
          <w:p ns2:paraId="45174D40" ns2:textId="77777777" w:rsidR="001A357F" w:rsidRDefault="001A357F" w:rsidP="00C90784">
            <w:pPr>
              <w:tabs>
                <w:tab w:val="decimal" w:pos="459"/>
                <w:tab w:val="left" w:pos="539"/>
              </w:tabs>
              <w:spacing w:before="15" w:after="15"/>
              <w:rPr>
                <w:sz w:val="18"/>
                <w:szCs w:val="18"/>
              </w:rPr>
            </w:pPr>
            <w:r>
              <w:rPr>
                <w:sz w:val="18"/>
                <w:szCs w:val="18"/>
              </w:rPr>
              <w:tab/>
            </w:r>
          </w:p>
        </w:tc>
        <w:tc>
          <w:tcPr>
            <w:tcW w:w="1296" w:type="dxa"/>
            <w:tcBorders>
              <w:top w:val="nil"/>
              <w:left w:val="nil"/>
              <w:bottom w:val="nil"/>
              <w:right w:val="nil"/>
            </w:tcBorders>
          </w:tcPr>
          <w:p ns2:paraId="29FB7B19" ns2:textId="77777777" w:rsidR="001A357F" w:rsidRDefault="001A357F" w:rsidP="00C90784">
            <w:pPr>
              <w:tabs>
                <w:tab w:val="decimal" w:pos="661"/>
                <w:tab w:val="left" w:pos="741"/>
              </w:tabs>
              <w:spacing w:before="15" w:after="15"/>
              <w:rPr>
                <w:sz w:val="18"/>
                <w:szCs w:val="18"/>
              </w:rPr>
            </w:pPr>
            <w:r>
              <w:rPr>
                <w:sz w:val="18"/>
                <w:szCs w:val="18"/>
              </w:rPr>
              <w:tab/>
              <w:t xml:space="preserve">53 </w:t>
            </w:r>
          </w:p>
        </w:tc>
        <w:tc>
          <w:tcPr>
            <w:tcW w:w="1296" w:type="dxa"/>
            <w:tcBorders>
              <w:top w:val="nil"/>
              <w:left w:val="nil"/>
              <w:bottom w:val="nil"/>
              <w:right w:val="single" w:sz="2" w:space="0" w:color="auto"/>
            </w:tcBorders>
          </w:tcPr>
          <w:p ns2:paraId="2FAE48AC" ns2:textId="77777777" w:rsidR="001A357F" w:rsidRDefault="001A357F" w:rsidP="00C90784">
            <w:pPr>
              <w:tabs>
                <w:tab w:val="decimal" w:pos="459"/>
                <w:tab w:val="left" w:pos="539"/>
              </w:tabs>
              <w:spacing w:before="15" w:after="15"/>
              <w:rPr>
                <w:sz w:val="18"/>
                <w:szCs w:val="18"/>
              </w:rPr>
            </w:pPr>
            <w:r>
              <w:rPr>
                <w:sz w:val="18"/>
                <w:szCs w:val="18"/>
              </w:rPr>
              <w:tab/>
            </w:r>
          </w:p>
        </w:tc>
        <w:tc>
          <w:tcPr>
            <w:tcW w:w="1296" w:type="dxa"/>
            <w:tcBorders>
              <w:top w:val="nil"/>
              <w:left w:val="nil"/>
              <w:bottom w:val="nil"/>
              <w:right w:val="nil"/>
            </w:tcBorders>
          </w:tcPr>
          <w:p ns2:paraId="4C26B91D" ns2:textId="77777777" w:rsidR="001A357F" w:rsidRDefault="001A357F" w:rsidP="00C90784">
            <w:pPr>
              <w:tabs>
                <w:tab w:val="decimal" w:pos="661"/>
                <w:tab w:val="left" w:pos="741"/>
              </w:tabs>
              <w:spacing w:before="15" w:after="15"/>
              <w:rPr>
                <w:sz w:val="18"/>
                <w:szCs w:val="18"/>
              </w:rPr>
            </w:pPr>
            <w:r>
              <w:rPr>
                <w:sz w:val="18"/>
                <w:szCs w:val="18"/>
              </w:rPr>
              <w:tab/>
              <w:t xml:space="preserve">11 </w:t>
            </w:r>
          </w:p>
        </w:tc>
        <w:tc>
          <w:tcPr>
            <w:tcW w:w="1296" w:type="dxa"/>
            <w:tcBorders>
              <w:top w:val="nil"/>
              <w:left w:val="nil"/>
              <w:bottom w:val="nil"/>
            </w:tcBorders>
          </w:tcPr>
          <w:p ns2:paraId="04986415" ns2:textId="77777777" w:rsidR="001A357F" w:rsidRDefault="001A357F" w:rsidP="00C90784">
            <w:pPr>
              <w:tabs>
                <w:tab w:val="decimal" w:pos="459"/>
                <w:tab w:val="left" w:pos="539"/>
              </w:tabs>
              <w:spacing w:before="15" w:after="15"/>
              <w:rPr>
                <w:sz w:val="18"/>
                <w:szCs w:val="18"/>
              </w:rPr>
            </w:pPr>
            <w:r>
              <w:rPr>
                <w:sz w:val="18"/>
                <w:szCs w:val="18"/>
              </w:rPr>
              <w:tab/>
            </w:r>
          </w:p>
        </w:tc>
      </w:tr>
      <w:tr w:rsidR="001A357F" ns2:paraId="0C24EFEB" ns2: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02556410" ns2:textId="77777777" w:rsidR="001A357F" w:rsidRDefault="001A357F" w:rsidP="00C90784">
            <w:pPr>
              <w:spacing w:before="15" w:after="15"/>
              <w:ind w:left="160" w:right="1" w:hanging="160"/>
              <w:rPr>
                <w:sz w:val="18"/>
                <w:szCs w:val="18"/>
              </w:rPr>
            </w:pPr>
            <w:r>
              <w:rPr>
                <w:sz w:val="18"/>
                <w:szCs w:val="18"/>
              </w:rPr>
              <w:t xml:space="preserve">   with one or more adverse events </w:t>
            </w:r>
          </w:p>
        </w:tc>
        <w:tc>
          <w:tcPr>
            <w:tcW w:w="1296" w:type="dxa"/>
            <w:tcBorders>
              <w:top w:val="nil"/>
              <w:left w:val="nil"/>
              <w:bottom w:val="nil"/>
              <w:right w:val="nil"/>
            </w:tcBorders>
          </w:tcPr>
          <w:p ns2:paraId="20EC778E" ns2:textId="77777777" w:rsidR="001A357F" w:rsidRDefault="001A357F" w:rsidP="00C90784">
            <w:pPr>
              <w:tabs>
                <w:tab w:val="decimal" w:pos="661"/>
                <w:tab w:val="left" w:pos="741"/>
              </w:tabs>
              <w:spacing w:before="15" w:after="15"/>
              <w:rPr>
                <w:sz w:val="18"/>
                <w:szCs w:val="18"/>
              </w:rPr>
            </w:pPr>
            <w:r>
              <w:rPr>
                <w:sz w:val="18"/>
                <w:szCs w:val="18"/>
              </w:rPr>
              <w:tab/>
              <w:t xml:space="preserve">5 </w:t>
            </w:r>
          </w:p>
        </w:tc>
        <w:tc>
          <w:tcPr>
            <w:tcW w:w="1296" w:type="dxa"/>
            <w:tcBorders>
              <w:top w:val="nil"/>
              <w:left w:val="nil"/>
              <w:bottom w:val="nil"/>
              <w:right w:val="single" w:sz="2" w:space="0" w:color="auto"/>
            </w:tcBorders>
          </w:tcPr>
          <w:p ns2:paraId="2AB34FD7" ns2:textId="77777777" w:rsidR="001A357F" w:rsidRDefault="001A357F" w:rsidP="00C90784">
            <w:pPr>
              <w:tabs>
                <w:tab w:val="decimal" w:pos="459"/>
                <w:tab w:val="left" w:pos="539"/>
              </w:tabs>
              <w:spacing w:before="15" w:after="15"/>
              <w:rPr>
                <w:sz w:val="18"/>
                <w:szCs w:val="18"/>
              </w:rPr>
            </w:pPr>
            <w:r>
              <w:rPr>
                <w:sz w:val="18"/>
                <w:szCs w:val="18"/>
              </w:rPr>
              <w:tab/>
              <w:t xml:space="preserve">(9.3) </w:t>
            </w:r>
          </w:p>
        </w:tc>
        <w:tc>
          <w:tcPr>
            <w:tcW w:w="1296" w:type="dxa"/>
            <w:tcBorders>
              <w:top w:val="nil"/>
              <w:left w:val="nil"/>
              <w:bottom w:val="nil"/>
              <w:right w:val="nil"/>
            </w:tcBorders>
          </w:tcPr>
          <w:p ns2:paraId="3C0AC000" ns2:textId="77777777" w:rsidR="001A357F" w:rsidRDefault="001A357F" w:rsidP="00C90784">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right w:val="single" w:sz="2" w:space="0" w:color="auto"/>
            </w:tcBorders>
          </w:tcPr>
          <w:p ns2:paraId="03749220" ns2:textId="77777777" w:rsidR="001A357F" w:rsidRDefault="001A357F" w:rsidP="00C90784">
            <w:pPr>
              <w:tabs>
                <w:tab w:val="decimal" w:pos="459"/>
                <w:tab w:val="left" w:pos="539"/>
              </w:tabs>
              <w:spacing w:before="15" w:after="15"/>
              <w:rPr>
                <w:sz w:val="18"/>
                <w:szCs w:val="18"/>
              </w:rPr>
            </w:pPr>
            <w:r>
              <w:rPr>
                <w:sz w:val="18"/>
                <w:szCs w:val="18"/>
              </w:rPr>
              <w:tab/>
              <w:t xml:space="preserve">(3.8) </w:t>
            </w:r>
          </w:p>
        </w:tc>
        <w:tc>
          <w:tcPr>
            <w:tcW w:w="1296" w:type="dxa"/>
            <w:tcBorders>
              <w:top w:val="nil"/>
              <w:left w:val="nil"/>
              <w:bottom w:val="nil"/>
              <w:right w:val="nil"/>
            </w:tcBorders>
          </w:tcPr>
          <w:p ns2:paraId="2A168C19" ns2:textId="77777777" w:rsidR="001A357F" w:rsidRDefault="001A357F" w:rsidP="00C90784">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tcBorders>
          </w:tcPr>
          <w:p ns2:paraId="3E0976F2" ns2:textId="77777777" w:rsidR="001A357F" w:rsidRDefault="001A357F" w:rsidP="00C90784">
            <w:pPr>
              <w:tabs>
                <w:tab w:val="decimal" w:pos="459"/>
                <w:tab w:val="left" w:pos="539"/>
              </w:tabs>
              <w:spacing w:before="15" w:after="15"/>
              <w:rPr>
                <w:sz w:val="18"/>
                <w:szCs w:val="18"/>
              </w:rPr>
            </w:pPr>
            <w:r>
              <w:rPr>
                <w:sz w:val="18"/>
                <w:szCs w:val="18"/>
              </w:rPr>
              <w:tab/>
              <w:t xml:space="preserve">(9.1) </w:t>
            </w:r>
          </w:p>
        </w:tc>
      </w:tr>
      <w:tr w:rsidR="001A357F" ns2:paraId="5B208A2E" ns2: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0014C139" ns2:textId="77777777" w:rsidR="001A357F" w:rsidRDefault="001A357F" w:rsidP="00C90784">
            <w:pPr>
              <w:spacing w:before="15" w:after="15"/>
              <w:ind w:left="160" w:right="1" w:hanging="160"/>
              <w:rPr>
                <w:sz w:val="18"/>
                <w:szCs w:val="18"/>
              </w:rPr>
            </w:pPr>
            <w:r>
              <w:rPr>
                <w:sz w:val="18"/>
                <w:szCs w:val="18"/>
              </w:rPr>
              <w:t xml:space="preserve">   with no adverse events </w:t>
            </w:r>
          </w:p>
        </w:tc>
        <w:tc>
          <w:tcPr>
            <w:tcW w:w="1296" w:type="dxa"/>
            <w:tcBorders>
              <w:top w:val="nil"/>
              <w:left w:val="nil"/>
              <w:bottom w:val="nil"/>
              <w:right w:val="nil"/>
            </w:tcBorders>
          </w:tcPr>
          <w:p ns2:paraId="374559AF" ns2:textId="77777777" w:rsidR="001A357F" w:rsidRDefault="001A357F" w:rsidP="00C90784">
            <w:pPr>
              <w:tabs>
                <w:tab w:val="decimal" w:pos="661"/>
                <w:tab w:val="left" w:pos="741"/>
              </w:tabs>
              <w:spacing w:before="15" w:after="15"/>
              <w:rPr>
                <w:sz w:val="18"/>
                <w:szCs w:val="18"/>
              </w:rPr>
            </w:pPr>
            <w:r>
              <w:rPr>
                <w:sz w:val="18"/>
                <w:szCs w:val="18"/>
              </w:rPr>
              <w:tab/>
              <w:t xml:space="preserve">49 </w:t>
            </w:r>
          </w:p>
        </w:tc>
        <w:tc>
          <w:tcPr>
            <w:tcW w:w="1296" w:type="dxa"/>
            <w:tcBorders>
              <w:top w:val="nil"/>
              <w:left w:val="nil"/>
              <w:bottom w:val="nil"/>
              <w:right w:val="single" w:sz="2" w:space="0" w:color="auto"/>
            </w:tcBorders>
          </w:tcPr>
          <w:p ns2:paraId="7A8E6E55" ns2:textId="77777777" w:rsidR="001A357F" w:rsidRDefault="001A357F" w:rsidP="00C90784">
            <w:pPr>
              <w:tabs>
                <w:tab w:val="decimal" w:pos="459"/>
                <w:tab w:val="left" w:pos="539"/>
              </w:tabs>
              <w:spacing w:before="15" w:after="15"/>
              <w:rPr>
                <w:sz w:val="18"/>
                <w:szCs w:val="18"/>
              </w:rPr>
            </w:pPr>
            <w:r>
              <w:rPr>
                <w:sz w:val="18"/>
                <w:szCs w:val="18"/>
              </w:rPr>
              <w:tab/>
              <w:t xml:space="preserve">(90.7) </w:t>
            </w:r>
          </w:p>
        </w:tc>
        <w:tc>
          <w:tcPr>
            <w:tcW w:w="1296" w:type="dxa"/>
            <w:tcBorders>
              <w:top w:val="nil"/>
              <w:left w:val="nil"/>
              <w:bottom w:val="nil"/>
              <w:right w:val="nil"/>
            </w:tcBorders>
          </w:tcPr>
          <w:p ns2:paraId="452B9F9A" ns2:textId="77777777" w:rsidR="001A357F" w:rsidRDefault="001A357F" w:rsidP="00C90784">
            <w:pPr>
              <w:tabs>
                <w:tab w:val="decimal" w:pos="661"/>
                <w:tab w:val="left" w:pos="741"/>
              </w:tabs>
              <w:spacing w:before="15" w:after="15"/>
              <w:rPr>
                <w:sz w:val="18"/>
                <w:szCs w:val="18"/>
              </w:rPr>
            </w:pPr>
            <w:r>
              <w:rPr>
                <w:sz w:val="18"/>
                <w:szCs w:val="18"/>
              </w:rPr>
              <w:tab/>
              <w:t xml:space="preserve">51 </w:t>
            </w:r>
          </w:p>
        </w:tc>
        <w:tc>
          <w:tcPr>
            <w:tcW w:w="1296" w:type="dxa"/>
            <w:tcBorders>
              <w:top w:val="nil"/>
              <w:left w:val="nil"/>
              <w:bottom w:val="nil"/>
              <w:right w:val="single" w:sz="2" w:space="0" w:color="auto"/>
            </w:tcBorders>
          </w:tcPr>
          <w:p ns2:paraId="3596A000" ns2:textId="77777777" w:rsidR="001A357F" w:rsidRDefault="001A357F" w:rsidP="00C90784">
            <w:pPr>
              <w:tabs>
                <w:tab w:val="decimal" w:pos="459"/>
                <w:tab w:val="left" w:pos="539"/>
              </w:tabs>
              <w:spacing w:before="15" w:after="15"/>
              <w:rPr>
                <w:sz w:val="18"/>
                <w:szCs w:val="18"/>
              </w:rPr>
            </w:pPr>
            <w:r>
              <w:rPr>
                <w:sz w:val="18"/>
                <w:szCs w:val="18"/>
              </w:rPr>
              <w:tab/>
              <w:t xml:space="preserve">(96.2) </w:t>
            </w:r>
          </w:p>
        </w:tc>
        <w:tc>
          <w:tcPr>
            <w:tcW w:w="1296" w:type="dxa"/>
            <w:tcBorders>
              <w:top w:val="nil"/>
              <w:left w:val="nil"/>
              <w:bottom w:val="nil"/>
              <w:right w:val="nil"/>
            </w:tcBorders>
          </w:tcPr>
          <w:p ns2:paraId="6E84FDA8" ns2:textId="77777777" w:rsidR="001A357F" w:rsidRDefault="001A357F" w:rsidP="00C90784">
            <w:pPr>
              <w:tabs>
                <w:tab w:val="decimal" w:pos="661"/>
                <w:tab w:val="left" w:pos="741"/>
              </w:tabs>
              <w:spacing w:before="15" w:after="15"/>
              <w:rPr>
                <w:sz w:val="18"/>
                <w:szCs w:val="18"/>
              </w:rPr>
            </w:pPr>
            <w:r>
              <w:rPr>
                <w:sz w:val="18"/>
                <w:szCs w:val="18"/>
              </w:rPr>
              <w:tab/>
              <w:t xml:space="preserve">10 </w:t>
            </w:r>
          </w:p>
        </w:tc>
        <w:tc>
          <w:tcPr>
            <w:tcW w:w="1296" w:type="dxa"/>
            <w:tcBorders>
              <w:top w:val="nil"/>
              <w:left w:val="nil"/>
              <w:bottom w:val="nil"/>
            </w:tcBorders>
          </w:tcPr>
          <w:p ns2:paraId="7F04182E" ns2:textId="77777777" w:rsidR="001A357F" w:rsidRDefault="001A357F" w:rsidP="00C90784">
            <w:pPr>
              <w:tabs>
                <w:tab w:val="decimal" w:pos="459"/>
                <w:tab w:val="left" w:pos="539"/>
              </w:tabs>
              <w:spacing w:before="15" w:after="15"/>
              <w:rPr>
                <w:sz w:val="18"/>
                <w:szCs w:val="18"/>
              </w:rPr>
            </w:pPr>
            <w:r>
              <w:rPr>
                <w:sz w:val="18"/>
                <w:szCs w:val="18"/>
              </w:rPr>
              <w:tab/>
              <w:t xml:space="preserve">(90.9) </w:t>
            </w:r>
          </w:p>
        </w:tc>
      </w:tr>
      <w:tr w:rsidR="001A357F" ns2:paraId="25A4270E" ns2: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0A61EF17" ns2:textId="77777777" w:rsidR="001A357F" w:rsidRDefault="001A357F" w:rsidP="00C90784">
            <w:pPr>
              <w:spacing w:before="15" w:after="15"/>
              <w:rPr>
                <w:sz w:val="18"/>
                <w:szCs w:val="18"/>
              </w:rPr>
            </w:pPr>
          </w:p>
        </w:tc>
        <w:tc>
          <w:tcPr>
            <w:tcW w:w="1296" w:type="dxa"/>
            <w:tcBorders>
              <w:top w:val="nil"/>
              <w:left w:val="nil"/>
              <w:bottom w:val="nil"/>
              <w:right w:val="nil"/>
            </w:tcBorders>
          </w:tcPr>
          <w:p ns2:paraId="6A1DF9CE" ns2:textId="77777777" w:rsidR="001A357F" w:rsidRDefault="001A357F" w:rsidP="00C90784">
            <w:pPr>
              <w:tabs>
                <w:tab w:val="decimal" w:pos="661"/>
                <w:tab w:val="left" w:pos="741"/>
              </w:tabs>
              <w:spacing w:before="15" w:after="15"/>
              <w:rPr>
                <w:sz w:val="18"/>
                <w:szCs w:val="18"/>
              </w:rPr>
            </w:pPr>
            <w:r>
              <w:rPr>
                <w:sz w:val="18"/>
                <w:szCs w:val="18"/>
              </w:rPr>
              <w:tab/>
            </w:r>
          </w:p>
        </w:tc>
        <w:tc>
          <w:tcPr>
            <w:tcW w:w="1296" w:type="dxa"/>
            <w:tcBorders>
              <w:top w:val="nil"/>
              <w:left w:val="nil"/>
              <w:bottom w:val="nil"/>
              <w:right w:val="single" w:sz="2" w:space="0" w:color="auto"/>
            </w:tcBorders>
          </w:tcPr>
          <w:p ns2:paraId="1B05335F" ns2:textId="77777777" w:rsidR="001A357F" w:rsidRDefault="001A357F" w:rsidP="00C90784">
            <w:pPr>
              <w:tabs>
                <w:tab w:val="decimal" w:pos="459"/>
                <w:tab w:val="left" w:pos="539"/>
              </w:tabs>
              <w:spacing w:before="15" w:after="15"/>
              <w:rPr>
                <w:sz w:val="18"/>
                <w:szCs w:val="18"/>
              </w:rPr>
            </w:pPr>
            <w:r>
              <w:rPr>
                <w:sz w:val="18"/>
                <w:szCs w:val="18"/>
              </w:rPr>
              <w:tab/>
            </w:r>
          </w:p>
        </w:tc>
        <w:tc>
          <w:tcPr>
            <w:tcW w:w="1296" w:type="dxa"/>
            <w:tcBorders>
              <w:top w:val="nil"/>
              <w:left w:val="nil"/>
              <w:bottom w:val="nil"/>
              <w:right w:val="nil"/>
            </w:tcBorders>
          </w:tcPr>
          <w:p ns2:paraId="31908DB1" ns2:textId="77777777" w:rsidR="001A357F" w:rsidRDefault="001A357F" w:rsidP="00C90784">
            <w:pPr>
              <w:tabs>
                <w:tab w:val="decimal" w:pos="661"/>
                <w:tab w:val="left" w:pos="741"/>
              </w:tabs>
              <w:spacing w:before="15" w:after="15"/>
              <w:rPr>
                <w:sz w:val="18"/>
                <w:szCs w:val="18"/>
              </w:rPr>
            </w:pPr>
            <w:r>
              <w:rPr>
                <w:sz w:val="18"/>
                <w:szCs w:val="18"/>
              </w:rPr>
              <w:tab/>
            </w:r>
          </w:p>
        </w:tc>
        <w:tc>
          <w:tcPr>
            <w:tcW w:w="1296" w:type="dxa"/>
            <w:tcBorders>
              <w:top w:val="nil"/>
              <w:left w:val="nil"/>
              <w:bottom w:val="nil"/>
              <w:right w:val="single" w:sz="2" w:space="0" w:color="auto"/>
            </w:tcBorders>
          </w:tcPr>
          <w:p ns2:paraId="11989266" ns2:textId="77777777" w:rsidR="001A357F" w:rsidRDefault="001A357F" w:rsidP="00C90784">
            <w:pPr>
              <w:tabs>
                <w:tab w:val="decimal" w:pos="459"/>
                <w:tab w:val="left" w:pos="539"/>
              </w:tabs>
              <w:spacing w:before="15" w:after="15"/>
              <w:rPr>
                <w:sz w:val="18"/>
                <w:szCs w:val="18"/>
              </w:rPr>
            </w:pPr>
            <w:r>
              <w:rPr>
                <w:sz w:val="18"/>
                <w:szCs w:val="18"/>
              </w:rPr>
              <w:tab/>
            </w:r>
          </w:p>
        </w:tc>
        <w:tc>
          <w:tcPr>
            <w:tcW w:w="1296" w:type="dxa"/>
            <w:tcBorders>
              <w:top w:val="nil"/>
              <w:left w:val="nil"/>
              <w:bottom w:val="nil"/>
              <w:right w:val="nil"/>
            </w:tcBorders>
          </w:tcPr>
          <w:p ns2:paraId="25351764" ns2:textId="77777777" w:rsidR="001A357F" w:rsidRDefault="001A357F" w:rsidP="00C90784">
            <w:pPr>
              <w:tabs>
                <w:tab w:val="decimal" w:pos="661"/>
                <w:tab w:val="left" w:pos="741"/>
              </w:tabs>
              <w:spacing w:before="15" w:after="15"/>
              <w:rPr>
                <w:sz w:val="18"/>
                <w:szCs w:val="18"/>
              </w:rPr>
            </w:pPr>
            <w:r>
              <w:rPr>
                <w:sz w:val="18"/>
                <w:szCs w:val="18"/>
              </w:rPr>
              <w:tab/>
            </w:r>
          </w:p>
        </w:tc>
        <w:tc>
          <w:tcPr>
            <w:tcW w:w="1296" w:type="dxa"/>
            <w:tcBorders>
              <w:top w:val="nil"/>
              <w:left w:val="nil"/>
              <w:bottom w:val="nil"/>
            </w:tcBorders>
          </w:tcPr>
          <w:p ns2:paraId="00CF23FC" ns2:textId="77777777" w:rsidR="001A357F" w:rsidRDefault="001A357F" w:rsidP="00C90784">
            <w:pPr>
              <w:tabs>
                <w:tab w:val="decimal" w:pos="459"/>
                <w:tab w:val="left" w:pos="539"/>
              </w:tabs>
              <w:spacing w:before="15" w:after="15"/>
              <w:rPr>
                <w:sz w:val="18"/>
                <w:szCs w:val="18"/>
              </w:rPr>
            </w:pPr>
            <w:r>
              <w:rPr>
                <w:sz w:val="18"/>
                <w:szCs w:val="18"/>
              </w:rPr>
              <w:tab/>
            </w:r>
          </w:p>
        </w:tc>
      </w:tr>
      <w:tr w:rsidR="001A357F" ns2:paraId="5859C5C3" ns2: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257B19E2" ns2:textId="77777777" w:rsidR="001A357F" w:rsidRDefault="001A357F" w:rsidP="00C90784">
            <w:pPr>
              <w:spacing w:before="15" w:after="15"/>
              <w:ind w:left="160" w:right="1" w:hanging="160"/>
              <w:rPr>
                <w:sz w:val="18"/>
                <w:szCs w:val="18"/>
              </w:rPr>
            </w:pPr>
            <w:r>
              <w:rPr>
                <w:sz w:val="18"/>
                <w:szCs w:val="18"/>
              </w:rPr>
              <w:t xml:space="preserve">   Infusion related reaction </w:t>
            </w:r>
          </w:p>
        </w:tc>
        <w:tc>
          <w:tcPr>
            <w:tcW w:w="1296" w:type="dxa"/>
            <w:tcBorders>
              <w:top w:val="nil"/>
              <w:left w:val="nil"/>
              <w:bottom w:val="nil"/>
              <w:right w:val="nil"/>
            </w:tcBorders>
          </w:tcPr>
          <w:p ns2:paraId="7E9CB140" ns2:textId="77777777" w:rsidR="001A357F" w:rsidRDefault="001A357F" w:rsidP="00C90784">
            <w:pPr>
              <w:tabs>
                <w:tab w:val="decimal" w:pos="661"/>
                <w:tab w:val="left" w:pos="741"/>
              </w:tabs>
              <w:spacing w:before="15" w:after="15"/>
              <w:rPr>
                <w:sz w:val="18"/>
                <w:szCs w:val="18"/>
              </w:rPr>
            </w:pPr>
            <w:r>
              <w:rPr>
                <w:sz w:val="18"/>
                <w:szCs w:val="18"/>
              </w:rPr>
              <w:tab/>
              <w:t xml:space="preserve">3 </w:t>
            </w:r>
          </w:p>
        </w:tc>
        <w:tc>
          <w:tcPr>
            <w:tcW w:w="1296" w:type="dxa"/>
            <w:tcBorders>
              <w:top w:val="nil"/>
              <w:left w:val="nil"/>
              <w:bottom w:val="nil"/>
              <w:right w:val="single" w:sz="2" w:space="0" w:color="auto"/>
            </w:tcBorders>
          </w:tcPr>
          <w:p ns2:paraId="5C48EB02" ns2:textId="77777777" w:rsidR="001A357F" w:rsidRDefault="001A357F" w:rsidP="00C90784">
            <w:pPr>
              <w:tabs>
                <w:tab w:val="decimal" w:pos="459"/>
                <w:tab w:val="left" w:pos="539"/>
              </w:tabs>
              <w:spacing w:before="15" w:after="15"/>
              <w:rPr>
                <w:sz w:val="18"/>
                <w:szCs w:val="18"/>
              </w:rPr>
            </w:pPr>
            <w:r>
              <w:rPr>
                <w:sz w:val="18"/>
                <w:szCs w:val="18"/>
              </w:rPr>
              <w:tab/>
              <w:t xml:space="preserve">(5.6) </w:t>
            </w:r>
          </w:p>
        </w:tc>
        <w:tc>
          <w:tcPr>
            <w:tcW w:w="1296" w:type="dxa"/>
            <w:tcBorders>
              <w:top w:val="nil"/>
              <w:left w:val="nil"/>
              <w:bottom w:val="nil"/>
              <w:right w:val="nil"/>
            </w:tcBorders>
          </w:tcPr>
          <w:p ns2:paraId="746C8C9B" ns2:textId="77777777" w:rsidR="001A357F" w:rsidRDefault="001A357F" w:rsidP="00C90784">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right w:val="single" w:sz="2" w:space="0" w:color="auto"/>
            </w:tcBorders>
          </w:tcPr>
          <w:p ns2:paraId="035B1132" ns2:textId="77777777" w:rsidR="001A357F" w:rsidRDefault="001A357F" w:rsidP="00C90784">
            <w:pPr>
              <w:tabs>
                <w:tab w:val="decimal" w:pos="459"/>
                <w:tab w:val="left" w:pos="539"/>
              </w:tabs>
              <w:spacing w:before="15" w:after="15"/>
              <w:rPr>
                <w:sz w:val="18"/>
                <w:szCs w:val="18"/>
              </w:rPr>
            </w:pPr>
            <w:r>
              <w:rPr>
                <w:sz w:val="18"/>
                <w:szCs w:val="18"/>
              </w:rPr>
              <w:tab/>
              <w:t xml:space="preserve">(1.9) </w:t>
            </w:r>
          </w:p>
        </w:tc>
        <w:tc>
          <w:tcPr>
            <w:tcW w:w="1296" w:type="dxa"/>
            <w:tcBorders>
              <w:top w:val="nil"/>
              <w:left w:val="nil"/>
              <w:bottom w:val="nil"/>
              <w:right w:val="nil"/>
            </w:tcBorders>
          </w:tcPr>
          <w:p ns2:paraId="57AF5A71" ns2:textId="77777777" w:rsidR="001A357F" w:rsidRDefault="001A357F" w:rsidP="00C90784">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tcBorders>
          </w:tcPr>
          <w:p ns2:paraId="7D2D927D" ns2:textId="77777777" w:rsidR="001A357F" w:rsidRDefault="001A357F" w:rsidP="00C90784">
            <w:pPr>
              <w:tabs>
                <w:tab w:val="decimal" w:pos="459"/>
                <w:tab w:val="left" w:pos="539"/>
              </w:tabs>
              <w:spacing w:before="15" w:after="15"/>
              <w:rPr>
                <w:sz w:val="18"/>
                <w:szCs w:val="18"/>
              </w:rPr>
            </w:pPr>
            <w:r>
              <w:rPr>
                <w:sz w:val="18"/>
                <w:szCs w:val="18"/>
              </w:rPr>
              <w:tab/>
              <w:t xml:space="preserve">(9.1) </w:t>
            </w:r>
          </w:p>
        </w:tc>
      </w:tr>
      <w:tr w:rsidR="001A357F" ns2:paraId="6F9AFCAE" ns2: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0704A987" ns2:textId="77777777" w:rsidR="001A357F" w:rsidRDefault="001A357F" w:rsidP="00C90784">
            <w:pPr>
              <w:spacing w:before="15" w:after="15"/>
              <w:ind w:left="160" w:right="1" w:hanging="160"/>
              <w:rPr>
                <w:sz w:val="18"/>
                <w:szCs w:val="18"/>
              </w:rPr>
            </w:pPr>
            <w:r>
              <w:rPr>
                <w:sz w:val="18"/>
                <w:szCs w:val="18"/>
              </w:rPr>
              <w:t xml:space="preserve">   Diabetic ketoacidosis </w:t>
            </w:r>
          </w:p>
        </w:tc>
        <w:tc>
          <w:tcPr>
            <w:tcW w:w="1296" w:type="dxa"/>
            <w:tcBorders>
              <w:top w:val="nil"/>
              <w:left w:val="nil"/>
              <w:bottom w:val="nil"/>
              <w:right w:val="nil"/>
            </w:tcBorders>
          </w:tcPr>
          <w:p ns2:paraId="58E851CB" ns2:textId="77777777" w:rsidR="001A357F" w:rsidRDefault="001A357F" w:rsidP="00C90784">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right w:val="single" w:sz="2" w:space="0" w:color="auto"/>
            </w:tcBorders>
          </w:tcPr>
          <w:p ns2:paraId="6396C9F6" ns2:textId="77777777" w:rsidR="001A357F" w:rsidRDefault="001A357F" w:rsidP="00C90784">
            <w:pPr>
              <w:tabs>
                <w:tab w:val="decimal" w:pos="459"/>
                <w:tab w:val="left" w:pos="539"/>
              </w:tabs>
              <w:spacing w:before="15" w:after="15"/>
              <w:rPr>
                <w:sz w:val="18"/>
                <w:szCs w:val="18"/>
              </w:rPr>
            </w:pPr>
            <w:r>
              <w:rPr>
                <w:sz w:val="18"/>
                <w:szCs w:val="18"/>
              </w:rPr>
              <w:tab/>
              <w:t xml:space="preserve">(1.9) </w:t>
            </w:r>
          </w:p>
        </w:tc>
        <w:tc>
          <w:tcPr>
            <w:tcW w:w="1296" w:type="dxa"/>
            <w:tcBorders>
              <w:top w:val="nil"/>
              <w:left w:val="nil"/>
              <w:bottom w:val="nil"/>
              <w:right w:val="nil"/>
            </w:tcBorders>
          </w:tcPr>
          <w:p ns2:paraId="2ACECDD1" ns2:textId="77777777" w:rsidR="001A357F" w:rsidRDefault="001A357F"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ns2:paraId="5ABA9088" ns2:textId="77777777" w:rsidR="001A357F" w:rsidRDefault="001A357F" w:rsidP="00C90784">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ns2:paraId="4247A7CB" ns2:textId="77777777" w:rsidR="001A357F" w:rsidRDefault="001A357F"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tcBorders>
          </w:tcPr>
          <w:p ns2:paraId="51FCF049" ns2:textId="77777777" w:rsidR="001A357F" w:rsidRDefault="001A357F" w:rsidP="00C90784">
            <w:pPr>
              <w:tabs>
                <w:tab w:val="decimal" w:pos="459"/>
                <w:tab w:val="left" w:pos="539"/>
              </w:tabs>
              <w:spacing w:before="15" w:after="15"/>
              <w:rPr>
                <w:sz w:val="18"/>
                <w:szCs w:val="18"/>
              </w:rPr>
            </w:pPr>
            <w:r>
              <w:rPr>
                <w:sz w:val="18"/>
                <w:szCs w:val="18"/>
              </w:rPr>
              <w:tab/>
              <w:t xml:space="preserve">(0.0) </w:t>
            </w:r>
          </w:p>
        </w:tc>
      </w:tr>
      <w:tr w:rsidR="001A357F" ns2:paraId="5A9D3FF3" ns2: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27DC8916" ns2:textId="77777777" w:rsidR="001A357F" w:rsidRDefault="001A357F" w:rsidP="00C90784">
            <w:pPr>
              <w:spacing w:before="15" w:after="15"/>
              <w:ind w:left="160" w:right="1" w:hanging="160"/>
              <w:rPr>
                <w:sz w:val="18"/>
                <w:szCs w:val="18"/>
              </w:rPr>
            </w:pPr>
            <w:r>
              <w:rPr>
                <w:sz w:val="18"/>
                <w:szCs w:val="18"/>
              </w:rPr>
              <w:t xml:space="preserve">   Null </w:t>
            </w:r>
          </w:p>
        </w:tc>
        <w:tc>
          <w:tcPr>
            <w:tcW w:w="1296" w:type="dxa"/>
            <w:tcBorders>
              <w:top w:val="nil"/>
              <w:left w:val="nil"/>
              <w:bottom w:val="nil"/>
              <w:right w:val="nil"/>
            </w:tcBorders>
          </w:tcPr>
          <w:p ns2:paraId="5283DDCB" ns2:textId="77777777" w:rsidR="001A357F" w:rsidRDefault="001A357F" w:rsidP="00C90784">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right w:val="single" w:sz="2" w:space="0" w:color="auto"/>
            </w:tcBorders>
          </w:tcPr>
          <w:p ns2:paraId="27E0958E" ns2:textId="77777777" w:rsidR="001A357F" w:rsidRDefault="001A357F" w:rsidP="00C90784">
            <w:pPr>
              <w:tabs>
                <w:tab w:val="decimal" w:pos="459"/>
                <w:tab w:val="left" w:pos="539"/>
              </w:tabs>
              <w:spacing w:before="15" w:after="15"/>
              <w:rPr>
                <w:sz w:val="18"/>
                <w:szCs w:val="18"/>
              </w:rPr>
            </w:pPr>
            <w:r>
              <w:rPr>
                <w:sz w:val="18"/>
                <w:szCs w:val="18"/>
              </w:rPr>
              <w:tab/>
              <w:t xml:space="preserve">(1.9) </w:t>
            </w:r>
          </w:p>
        </w:tc>
        <w:tc>
          <w:tcPr>
            <w:tcW w:w="1296" w:type="dxa"/>
            <w:tcBorders>
              <w:top w:val="nil"/>
              <w:left w:val="nil"/>
              <w:bottom w:val="nil"/>
              <w:right w:val="nil"/>
            </w:tcBorders>
          </w:tcPr>
          <w:p ns2:paraId="6DD63622" ns2:textId="77777777" w:rsidR="001A357F" w:rsidRDefault="001A357F"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ns2:paraId="4DE7B67A" ns2:textId="77777777" w:rsidR="001A357F" w:rsidRDefault="001A357F" w:rsidP="00C90784">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ns2:paraId="4D505789" ns2:textId="77777777" w:rsidR="001A357F" w:rsidRDefault="001A357F"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tcBorders>
          </w:tcPr>
          <w:p ns2:paraId="1E3B0E38" ns2:textId="77777777" w:rsidR="001A357F" w:rsidRDefault="001A357F" w:rsidP="00C90784">
            <w:pPr>
              <w:tabs>
                <w:tab w:val="decimal" w:pos="459"/>
                <w:tab w:val="left" w:pos="539"/>
              </w:tabs>
              <w:spacing w:before="15" w:after="15"/>
              <w:rPr>
                <w:sz w:val="18"/>
                <w:szCs w:val="18"/>
              </w:rPr>
            </w:pPr>
            <w:r>
              <w:rPr>
                <w:sz w:val="18"/>
                <w:szCs w:val="18"/>
              </w:rPr>
              <w:tab/>
              <w:t xml:space="preserve">(0.0) </w:t>
            </w:r>
          </w:p>
        </w:tc>
      </w:tr>
      <w:tr w:rsidR="001A357F" ns2:paraId="6D610091" ns2:textId="77777777" w:rsidTr="00F52139">
        <w:tblPrEx>
          <w:tblBorders>
            <w:top w:val="single" w:sz="6" w:space="0" w:color="auto"/>
            <w:bottom w:val="single" w:sz="6" w:space="0" w:color="auto"/>
          </w:tblBorders>
        </w:tblPrEx>
        <w:trPr>
          <w:jc w:val="center"/>
        </w:trPr>
        <w:tc>
          <w:tcPr>
            <w:tcW w:w="5184" w:type="dxa"/>
            <w:tcBorders>
              <w:top w:val="nil"/>
              <w:bottom w:val="single" w:sz="4" w:space="0" w:color="auto"/>
              <w:right w:val="single" w:sz="2" w:space="0" w:color="auto"/>
            </w:tcBorders>
          </w:tcPr>
          <w:p ns2:paraId="5DAB43AA" ns2:textId="77777777" w:rsidR="001A357F" w:rsidRDefault="001A357F" w:rsidP="00C90784">
            <w:pPr>
              <w:spacing w:before="15" w:after="15"/>
              <w:ind w:left="160" w:right="1" w:hanging="160"/>
              <w:rPr>
                <w:sz w:val="18"/>
                <w:szCs w:val="18"/>
              </w:rPr>
            </w:pPr>
            <w:r>
              <w:rPr>
                <w:sz w:val="18"/>
                <w:szCs w:val="18"/>
              </w:rPr>
              <w:t xml:space="preserve">   Hypersensitivity </w:t>
            </w:r>
          </w:p>
        </w:tc>
        <w:tc>
          <w:tcPr>
            <w:tcW w:w="1296" w:type="dxa"/>
            <w:tcBorders>
              <w:top w:val="nil"/>
              <w:left w:val="nil"/>
              <w:bottom w:val="single" w:sz="4" w:space="0" w:color="auto"/>
              <w:right w:val="nil"/>
            </w:tcBorders>
          </w:tcPr>
          <w:p ns2:paraId="0E4FAA4D" ns2:textId="77777777" w:rsidR="001A357F" w:rsidRDefault="001A357F"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single" w:sz="4" w:space="0" w:color="auto"/>
              <w:right w:val="single" w:sz="2" w:space="0" w:color="auto"/>
            </w:tcBorders>
          </w:tcPr>
          <w:p ns2:paraId="214501C6" ns2:textId="77777777" w:rsidR="001A357F" w:rsidRDefault="001A357F" w:rsidP="00C90784">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single" w:sz="4" w:space="0" w:color="auto"/>
              <w:right w:val="nil"/>
            </w:tcBorders>
          </w:tcPr>
          <w:p ns2:paraId="6F61CC70" ns2:textId="77777777" w:rsidR="001A357F" w:rsidRDefault="001A357F" w:rsidP="00C90784">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single" w:sz="4" w:space="0" w:color="auto"/>
              <w:right w:val="single" w:sz="2" w:space="0" w:color="auto"/>
            </w:tcBorders>
          </w:tcPr>
          <w:p ns2:paraId="15ECD7C8" ns2:textId="77777777" w:rsidR="001A357F" w:rsidRDefault="001A357F" w:rsidP="00C90784">
            <w:pPr>
              <w:tabs>
                <w:tab w:val="decimal" w:pos="459"/>
                <w:tab w:val="left" w:pos="539"/>
              </w:tabs>
              <w:spacing w:before="15" w:after="15"/>
              <w:rPr>
                <w:sz w:val="18"/>
                <w:szCs w:val="18"/>
              </w:rPr>
            </w:pPr>
            <w:r>
              <w:rPr>
                <w:sz w:val="18"/>
                <w:szCs w:val="18"/>
              </w:rPr>
              <w:tab/>
              <w:t xml:space="preserve">(1.9) </w:t>
            </w:r>
          </w:p>
        </w:tc>
        <w:tc>
          <w:tcPr>
            <w:tcW w:w="1296" w:type="dxa"/>
            <w:tcBorders>
              <w:top w:val="nil"/>
              <w:left w:val="nil"/>
              <w:bottom w:val="single" w:sz="4" w:space="0" w:color="auto"/>
              <w:right w:val="nil"/>
            </w:tcBorders>
          </w:tcPr>
          <w:p ns2:paraId="3A1EC722" ns2:textId="77777777" w:rsidR="001A357F" w:rsidRDefault="001A357F"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single" w:sz="4" w:space="0" w:color="auto"/>
            </w:tcBorders>
          </w:tcPr>
          <w:p ns2:paraId="49CA3506" ns2:textId="77777777" w:rsidR="001A357F" w:rsidRDefault="001A357F" w:rsidP="00C90784">
            <w:pPr>
              <w:tabs>
                <w:tab w:val="decimal" w:pos="459"/>
                <w:tab w:val="left" w:pos="539"/>
              </w:tabs>
              <w:spacing w:before="15" w:after="15"/>
              <w:rPr>
                <w:sz w:val="18"/>
                <w:szCs w:val="18"/>
              </w:rPr>
            </w:pPr>
            <w:r>
              <w:rPr>
                <w:sz w:val="18"/>
                <w:szCs w:val="18"/>
              </w:rPr>
              <w:tab/>
              <w:t xml:space="preserve">(0.0) </w:t>
            </w:r>
          </w:p>
        </w:tc>
      </w:tr>
      <w:tr w:rsidR="001A357F" ns2:paraId="20EA0132" ns2:textId="77777777" w:rsidTr="00F52139">
        <w:tblPrEx>
          <w:tblBorders>
            <w:top w:val="single" w:sz="6" w:space="0" w:color="auto"/>
            <w:bottom w:val="single" w:sz="6" w:space="0" w:color="auto"/>
          </w:tblBorders>
        </w:tblPrEx>
        <w:trPr>
          <w:jc w:val="center"/>
        </w:trPr>
        <w:tc>
          <w:tcPr>
            <w:tcW w:w="12960" w:type="dxa"/>
            <w:gridSpan w:val="7"/>
            <w:tcBorders>
              <w:top w:val="single" w:sz="4" w:space="0" w:color="auto"/>
              <w:bottom w:val="double" w:sz="6" w:space="0" w:color="auto"/>
            </w:tcBorders>
          </w:tcPr>
          <w:p ns2:paraId="3D5FAF44" ns2:textId="77777777" w:rsidR="001A357F" w:rsidRDefault="001A357F" w:rsidP="00C90784">
            <w:pPr>
              <w:spacing w:before="30" w:after="30"/>
              <w:ind w:left="160" w:right="1" w:hanging="160"/>
              <w:rPr>
                <w:sz w:val="18"/>
                <w:szCs w:val="18"/>
              </w:rPr>
            </w:pPr>
            <w:r>
              <w:rPr>
                <w:sz w:val="18"/>
                <w:szCs w:val="18"/>
              </w:rPr>
              <w:t xml:space="preserve"> Every participant is counted a single time for each applicable row and column.</w:t>
            </w:r>
          </w:p>
          <w:p ns2:paraId="1AD38F75" ns2:textId="77777777" w:rsidR="001A357F" w:rsidRDefault="001A357F" w:rsidP="00C90784">
            <w:pPr>
              <w:spacing w:before="30" w:after="30"/>
              <w:ind w:left="160" w:right="1" w:hanging="160"/>
              <w:rPr>
                <w:sz w:val="18"/>
                <w:szCs w:val="18"/>
              </w:rPr>
            </w:pPr>
            <w:r>
              <w:rPr>
                <w:sz w:val="18"/>
                <w:szCs w:val="18"/>
              </w:rPr>
              <w:t xml:space="preserve"> Non-serious AEs up to 30 days and SAEs up to 90 days of last dose of study intervention are included.</w:t>
            </w:r>
          </w:p>
          <w:p ns2:paraId="4133477B" ns2:textId="77777777" w:rsidR="001A357F" w:rsidRDefault="001A357F" w:rsidP="00C90784">
            <w:pPr>
              <w:spacing w:before="30" w:after="30"/>
              <w:ind w:left="160" w:right="1" w:hanging="160"/>
              <w:rPr>
                <w:sz w:val="18"/>
                <w:szCs w:val="18"/>
              </w:rPr>
            </w:pPr>
            <w:r>
              <w:rPr>
                <w:sz w:val="18"/>
                <w:szCs w:val="18"/>
              </w:rPr>
              <w:t xml:space="preserve"> MedDRA preferred terms "Neoplasm progression", "Malignant neoplasm progression" and "Disease progression" not related to the drug are excluded.</w:t>
            </w:r>
          </w:p>
          <w:p ns2:paraId="674A1A90" ns2:textId="77777777" w:rsidR="001A357F" w:rsidRDefault="001A357F" w:rsidP="00C90784">
            <w:pPr>
              <w:spacing w:before="30" w:after="30"/>
              <w:ind w:left="160" w:right="1" w:hanging="160"/>
              <w:rPr>
                <w:sz w:val="18"/>
                <w:szCs w:val="18"/>
              </w:rPr>
            </w:pPr>
            <w:r>
              <w:rPr>
                <w:sz w:val="18"/>
                <w:szCs w:val="18"/>
              </w:rPr>
              <w:t xml:space="preserve"> Database cutoff date: 21MAY2024</w:t>
            </w:r>
          </w:p>
        </w:tc>
      </w:tr>
      <w:tr w:rsidR="001A357F" ns2:paraId="4F57C047" ns2:textId="77777777" w:rsidTr="00C90784">
        <w:tblPrEx>
          <w:tblBorders>
            <w:top w:val="none" w:sz="0" w:space="0" w:color="auto"/>
            <w:left w:val="none" w:sz="0" w:space="0" w:color="auto"/>
            <w:bottom w:val="none" w:sz="0" w:space="0" w:color="auto"/>
            <w:right w:val="none" w:sz="0" w:space="0" w:color="auto"/>
          </w:tblBorders>
        </w:tblPrEx>
        <w:trPr>
          <w:jc w:val="center"/>
        </w:trPr>
        <w:tc>
          <w:tcPr>
            <w:tcW w:w="12960" w:type="dxa"/>
            <w:gridSpan w:val="7"/>
            <w:tcBorders>
              <w:top w:val="nil"/>
              <w:left w:val="nil"/>
              <w:bottom w:val="nil"/>
              <w:right w:val="nil"/>
            </w:tcBorders>
          </w:tcPr>
          <w:p ns2:paraId="4C3CB0CF" ns2:textId="77777777" w:rsidR="001A357F" w:rsidRDefault="001A357F" w:rsidP="00C90784">
            <w:pPr>
              <w:spacing w:before="15" w:after="15"/>
              <w:rPr>
                <w:sz w:val="18"/>
                <w:szCs w:val="18"/>
              </w:rPr>
            </w:pPr>
            <w:r>
              <w:rPr>
                <w:sz w:val="18"/>
                <w:szCs w:val="18"/>
              </w:rPr>
              <w:t>Source:  [P003MK2870: adam-adsl; adae]</w:t>
            </w:r>
          </w:p>
        </w:tc>
      </w:tr>
    </w:tbl>
    <w:p ns2:paraId="10285EDB" ns2:textId="77777777" w:rsidR="006933EA" w:rsidRDefault="006933EA" w:rsidP="00C0130B">
      <w:pPr>
        <w:pStyle w:val="Paragraph"/>
        <w:sectPr w:rsidR="006933EA" w:rsidSect="004A5950">
          <w:pgSz w:w="15840" w:h="12240" w:orient="landscape"/>
          <w:pgMar w:top="1800" w:right="1440" w:bottom="1440" w:left="1440" w:header="720" w:footer="720" w:gutter="0"/>
          <w:cols w:space="720"/>
          <w:docGrid w:linePitch="326"/>
        </w:sectPr>
      </w:pPr>
    </w:p>
    <w:p ns2:paraId="77CBA02B" ns2:textId="77777777" w:rsidR="00C0130B" w:rsidRDefault="00C0130B" w:rsidP="00C0130B">
      <w:pPr>
        <w:pStyle w:val="Heading3"/>
        <w:tabs>
          <w:tab w:val="clear" w:pos="965"/>
          <w:tab w:val="left" w:pos="960"/>
        </w:tabs>
        <w:ind w:left="960" w:hanging="960"/>
      </w:pPr>
      <w:r>
        <w:t>S</w:t>
      </w:r>
      <w:del w:id="13015" w:author="GoldenCorpusHarness" w:date="2026-03-28T21:57:55Z">
        <w:r>
          <w:delText>t</w:delText>
        </w:r>
      </w:del>
      <w:r>
        <w:t>u</w:t>
      </w:r>
      <w:del w:id="13016" w:author="GoldenCorpusHarness" w:date="2026-03-28T21:57:55Z">
        <w:r>
          <w:delText>d</w:delText>
        </w:r>
      </w:del>
      <w:ins w:id="13017" w:author="GoldenCorpusHarness" w:date="2026-03-28T21:57:55Z">
        <w:r>
          <w:t>mmar</w:t>
        </w:r>
      </w:ins>
      <w:r>
        <w:t xml:space="preserve">y </w:t>
      </w:r>
      <w:del w:id="13018" w:author="GoldenCorpusHarness" w:date="2026-03-28T21:57:55Z">
        <w:r>
          <w:delText>MK</w:delText>
        </w:r>
      </w:del>
      <w:ins w:id="13019" w:author="GoldenCorpusHarness" w:date="2026-03-28T21:57:55Z">
        <w:r>
          <w:t>of Adverse Events Considered Drug</w:t>
        </w:r>
      </w:ins>
      <w:r>
        <w:t>-</w:t>
      </w:r>
      <w:del w:id="13020" w:author="GoldenCorpusHarness" w:date="2026-03-28T21:57:55Z">
        <w:r>
          <w:delText>2870-013</w:delText>
        </w:r>
      </w:del>
      <w:ins w:id="13021" w:author="GoldenCorpusHarness" w:date="2026-03-28T21:57:55Z">
        <w:r>
          <w:t>related</w:t>
        </w:r>
      </w:ins>
      <w:r>
        <w:t xml:space="preserve"> </w:t>
      </w:r>
      <w:del w:id="13022" w:author="GoldenCorpusHarness" w:date="2026-03-28T21:57:55Z">
        <w:r>
          <w:delText>(SKB264-Ⅱ-05)</w:delText>
        </w:r>
      </w:del>
      <w:ins w:id="13023" w:author="GoldenCorpusHarness" w:date="2026-03-28T21:57:55Z">
        <w:r>
          <w:t>by the Investigator</w:t>
        </w:r>
      </w:ins>
    </w:p>
    <w:p ns2:paraId="59CC7CB1" ns2:textId="70C6AC04" w:rsidR="00C0130B" w:rsidRDefault="0049194F" w:rsidP="004679BE">
      <w:pPr>
        <w:pStyle w:val="TableTitle"/>
      </w:pPr>
      <w:ins w:id="13024" w:author="GoldenCorpusHarness" w:date="2026-03-28T21:57:55Z">
        <w:r>
          <w:t>Sac-</w:t>
        </w:r>
      </w:ins>
      <w:r>
        <w:t>T</w:t>
      </w:r>
      <w:del w:id="13025" w:author="GoldenCorpusHarness" w:date="2026-03-28T21:57:55Z">
        <w:r>
          <w:delText>able</w:delText>
        </w:r>
      </w:del>
      <w:ins w:id="13026" w:author="GoldenCorpusHarness" w:date="2026-03-28T21:57:55Z">
        <w:r>
          <w:t>MT</w:t>
        </w:r>
      </w:ins>
      <w:r>
        <w:t xml:space="preserve"> </w:t>
      </w:r>
      <w:del w:id="13027" w:author="GoldenCorpusHarness" w:date="2026-03-28T21:57:55Z">
        <w:r>
          <w:delText>60Study</w:delText>
        </w:r>
      </w:del>
      <w:ins w:id="13028" w:author="GoldenCorpusHarness" w:date="2026-03-28T21:57:55Z">
        <w:r>
          <w:t>5</w:t>
        </w:r>
      </w:ins>
      <w:r>
        <w:t xml:space="preserve"> </w:t>
      </w:r>
      <w:del w:id="13029" w:author="GoldenCorpusHarness" w:date="2026-03-28T21:57:55Z">
        <w:r>
          <w:delText>MK-2870-013 (SKB264-Ⅱ-05): Participants With Adverse Events by Preferred Ter</w:delText>
        </w:r>
      </w:del>
      <w:r>
        <w:t>m</w:t>
      </w:r>
      <w:del w:id="13030" w:author="GoldenCorpusHarness" w:date="2026-03-28T21:57:55Z">
        <w:r>
          <w:delText>s by Decreasin</w:delText>
        </w:r>
      </w:del>
      <w:ins w:id="13031" w:author="GoldenCorpusHarness" w:date="2026-03-28T21:57:55Z">
        <w:r>
          <w:t>g/k</w:t>
        </w:r>
      </w:ins>
      <w:r>
        <w:t xml:space="preserve">g </w:t>
      </w:r>
      <w:del w:id="13032" w:author="GoldenCorpusHarness" w:date="2026-03-28T21:57:55Z">
        <w:r>
          <w:delText>Incidence</w:delText>
        </w:r>
      </w:del>
      <w:ins w:id="13033" w:author="GoldenCorpusHarness" w:date="2026-03-28T21:57:55Z">
        <w:r>
          <w:t>q2w</w:t>
        </w:r>
      </w:ins>
      <w:r>
        <w:t xml:space="preserve"> </w:t>
      </w:r>
      <w:del w:id="13034" w:author="GoldenCorpusHarness" w:date="2026-03-28T21:57:55Z">
        <w:r>
          <w:delText>(Incidence ≥10% in One or More Treatment G</w:delText>
        </w:r>
      </w:del>
      <w:ins w:id="13035" w:author="GoldenCorpusHarness" w:date="2026-03-28T21:57:55Z">
        <w:r>
          <w:t>g</w:t>
        </w:r>
      </w:ins>
      <w:r>
        <w:t>roup</w:t>
      </w:r>
      <w:del w:id="13036" w:author="GoldenCorpusHarness" w:date="2026-03-28T21:57:55Z">
        <w:r>
          <w:delText>s) (APaT Population)</w:delText>
        </w:r>
      </w:del>
    </w:p>
    <w:tbl>
      <w:tblPr>
        <w:tblW w:w="5000" w:type="pct"/>
        <w:jc w:val="center"/>
        <w:tblBorders>
          <w:top w:val="double" w:sz="6" w:space="0" w:color="auto"/>
          <w:left w:val="single" w:sz="6" w:space="0" w:color="auto"/>
          <w:bottom w:val="double" w:sz="6" w:space="0" w:color="auto"/>
          <w:right w:val="single" w:sz="6" w:space="0" w:color="auto"/>
        </w:tblBorders>
        <w:tblCellMar>
          <w:left w:w="72" w:type="dxa"/>
          <w:right w:w="72" w:type="dxa"/>
        </w:tblCellMar>
        <w:tblLook w:val="0000" w:firstRow="0" w:lastRow="0" w:firstColumn="0" w:lastColumn="0" w:noHBand="0" w:noVBand="0"/>
      </w:tblPr>
      <w:tblGrid>
        <w:gridCol w:w="4494"/>
        <w:gridCol w:w="1123"/>
        <w:gridCol w:w="1124"/>
        <w:gridCol w:w="1124"/>
        <w:gridCol w:w="1124"/>
      </w:tblGrid>
      <w:tr w:rsidR="00A440A5" ns2:paraId="65A8FA95" ns2:textId="77777777" w:rsidTr="00915338">
        <w:trPr>
          <w:jc w:val="center"/>
        </w:trPr>
        <w:tc>
          <w:tcPr>
            <w:tcW w:w="2500" w:type="pct"/>
            <w:tcBorders>
              <w:top w:val="double" w:sz="6" w:space="0" w:color="auto"/>
              <w:bottom w:val="nil"/>
              <w:right w:val="single" w:sz="2" w:space="0" w:color="auto"/>
            </w:tcBorders>
          </w:tcPr>
          <w:p ns2:paraId="63F9CA92" ns2:textId="77777777" w:rsidR="0064211A" w:rsidRDefault="0064211A" w:rsidP="00B3093D">
            <w:pPr>
              <w:spacing w:before="15" w:after="15"/>
              <w:rPr>
                <w:sz w:val="18"/>
                <w:szCs w:val="18"/>
              </w:rPr>
            </w:pPr>
            <w:bookmarkStart w:id="509" w:name="_Hlk178294734"/>
          </w:p>
        </w:tc>
        <w:tc>
          <w:tcPr>
            <w:tcW w:w="1250" w:type="pct"/>
            <w:gridSpan w:val="2"/>
            <w:tcBorders>
              <w:top w:val="double" w:sz="6" w:space="0" w:color="auto"/>
              <w:left w:val="nil"/>
              <w:bottom w:val="single" w:sz="2" w:space="0" w:color="auto"/>
              <w:right w:val="single" w:sz="2" w:space="0" w:color="auto"/>
            </w:tcBorders>
          </w:tcPr>
          <w:p ns2:paraId="00DD23B3" ns2:textId="18A7FEE3" w:rsidR="0064211A" w:rsidRDefault="0064211A" w:rsidP="00B3093D">
            <w:pPr>
              <w:spacing w:before="15" w:after="15"/>
              <w:jc w:val="center"/>
              <w:rPr>
                <w:sz w:val="18"/>
                <w:szCs w:val="18"/>
              </w:rPr>
            </w:pPr>
            <w:r>
              <w:rPr>
                <w:sz w:val="18"/>
                <w:szCs w:val="18"/>
              </w:rPr>
              <w:t xml:space="preserve"> Cohort 1A</w:t>
            </w:r>
            <w:r>
              <w:rPr>
                <w:sz w:val="18"/>
                <w:szCs w:val="18"/>
              </w:rPr>
              <w:br/>
            </w:r>
            <w:r w:rsidR="00DE370C" w:rsidRPr="00DE370C">
              <w:rPr>
                <w:sz w:val="18"/>
                <w:szCs w:val="18"/>
              </w:rPr>
              <w:t>sac-TMT</w:t>
            </w:r>
            <w:r>
              <w:rPr>
                <w:sz w:val="18"/>
                <w:szCs w:val="18"/>
              </w:rPr>
              <w:t xml:space="preserve"> 5 mg/kg + KL-A167 1200 mg, </w:t>
            </w:r>
            <w:r w:rsidR="006A7E20">
              <w:rPr>
                <w:sz w:val="18"/>
                <w:szCs w:val="18"/>
              </w:rPr>
              <w:t>q3w</w:t>
            </w:r>
          </w:p>
        </w:tc>
        <w:tc>
          <w:tcPr>
            <w:tcW w:w="1250" w:type="pct"/>
            <w:gridSpan w:val="2"/>
            <w:tcBorders>
              <w:top w:val="double" w:sz="6" w:space="0" w:color="auto"/>
              <w:left w:val="nil"/>
              <w:bottom w:val="single" w:sz="2" w:space="0" w:color="auto"/>
              <w:right w:val="single" w:sz="2" w:space="0" w:color="auto"/>
            </w:tcBorders>
          </w:tcPr>
          <w:p ns2:paraId="3EAF49A4" ns2:textId="6ABD8478" w:rsidR="0064211A" w:rsidRDefault="0064211A" w:rsidP="00B3093D">
            <w:pPr>
              <w:spacing w:before="15" w:after="15"/>
              <w:jc w:val="center"/>
              <w:rPr>
                <w:sz w:val="18"/>
                <w:szCs w:val="18"/>
              </w:rPr>
            </w:pPr>
            <w:r>
              <w:rPr>
                <w:sz w:val="18"/>
                <w:szCs w:val="18"/>
              </w:rPr>
              <w:t>Cohort 1B</w:t>
            </w:r>
            <w:r>
              <w:rPr>
                <w:sz w:val="18"/>
                <w:szCs w:val="18"/>
              </w:rPr>
              <w:br/>
            </w:r>
            <w:r w:rsidR="00DE370C" w:rsidRPr="00DE370C">
              <w:rPr>
                <w:sz w:val="18"/>
                <w:szCs w:val="18"/>
              </w:rPr>
              <w:t>sac-TMT</w:t>
            </w:r>
            <w:r>
              <w:rPr>
                <w:sz w:val="18"/>
                <w:szCs w:val="18"/>
              </w:rPr>
              <w:t xml:space="preserve"> 5 mg/kg + KL-A167 900 mg, </w:t>
            </w:r>
            <w:r w:rsidR="006A7E20">
              <w:rPr>
                <w:sz w:val="18"/>
                <w:szCs w:val="18"/>
              </w:rPr>
              <w:t>q2w</w:t>
            </w:r>
          </w:p>
        </w:tc>
      </w:tr>
      <w:tr w:rsidR="00A440A5" ns2:paraId="40D75229" ns2:textId="77777777" w:rsidTr="00915338">
        <w:tblPrEx>
          <w:tblBorders>
            <w:top w:val="single" w:sz="6" w:space="0" w:color="auto"/>
            <w:bottom w:val="single" w:sz="6" w:space="0" w:color="auto"/>
          </w:tblBorders>
        </w:tblPrEx>
        <w:trPr>
          <w:jc w:val="center"/>
        </w:trPr>
        <w:tc>
          <w:tcPr>
            <w:tcW w:w="2500" w:type="pct"/>
            <w:tcBorders>
              <w:top w:val="nil"/>
              <w:bottom w:val="single" w:sz="2" w:space="0" w:color="auto"/>
              <w:right w:val="single" w:sz="2" w:space="0" w:color="auto"/>
            </w:tcBorders>
          </w:tcPr>
          <w:p ns2:paraId="1EA221EA" ns2:textId="77777777" w:rsidR="0064211A" w:rsidRDefault="0064211A" w:rsidP="00B3093D">
            <w:pPr>
              <w:spacing w:before="15" w:after="15"/>
              <w:rPr>
                <w:sz w:val="18"/>
                <w:szCs w:val="18"/>
              </w:rPr>
            </w:pPr>
          </w:p>
        </w:tc>
        <w:tc>
          <w:tcPr>
            <w:tcW w:w="625" w:type="pct"/>
            <w:tcBorders>
              <w:top w:val="nil"/>
              <w:left w:val="nil"/>
              <w:bottom w:val="single" w:sz="2" w:space="0" w:color="auto"/>
              <w:right w:val="nil"/>
            </w:tcBorders>
          </w:tcPr>
          <w:p ns2:paraId="4CFBC42E" ns2:textId="77777777" w:rsidR="0064211A" w:rsidRDefault="0064211A" w:rsidP="00B3093D">
            <w:pPr>
              <w:spacing w:before="15" w:after="15"/>
              <w:jc w:val="center"/>
              <w:rPr>
                <w:sz w:val="18"/>
                <w:szCs w:val="18"/>
              </w:rPr>
            </w:pPr>
            <w:r>
              <w:rPr>
                <w:sz w:val="18"/>
                <w:szCs w:val="18"/>
              </w:rPr>
              <w:t xml:space="preserve">n </w:t>
            </w:r>
          </w:p>
        </w:tc>
        <w:tc>
          <w:tcPr>
            <w:tcW w:w="625" w:type="pct"/>
            <w:tcBorders>
              <w:top w:val="nil"/>
              <w:left w:val="nil"/>
              <w:bottom w:val="single" w:sz="2" w:space="0" w:color="auto"/>
              <w:right w:val="single" w:sz="2" w:space="0" w:color="auto"/>
            </w:tcBorders>
          </w:tcPr>
          <w:p ns2:paraId="71A1FF0F" ns2:textId="77777777" w:rsidR="0064211A" w:rsidRDefault="0064211A" w:rsidP="00B3093D">
            <w:pPr>
              <w:spacing w:before="15" w:after="15"/>
              <w:jc w:val="center"/>
              <w:rPr>
                <w:sz w:val="18"/>
                <w:szCs w:val="18"/>
              </w:rPr>
            </w:pPr>
            <w:r>
              <w:rPr>
                <w:sz w:val="18"/>
                <w:szCs w:val="18"/>
              </w:rPr>
              <w:t xml:space="preserve">(%) </w:t>
            </w:r>
          </w:p>
        </w:tc>
        <w:tc>
          <w:tcPr>
            <w:tcW w:w="625" w:type="pct"/>
            <w:tcBorders>
              <w:top w:val="nil"/>
              <w:left w:val="nil"/>
              <w:bottom w:val="single" w:sz="2" w:space="0" w:color="auto"/>
              <w:right w:val="nil"/>
            </w:tcBorders>
          </w:tcPr>
          <w:p ns2:paraId="6EC2E74B" ns2:textId="77777777" w:rsidR="0064211A" w:rsidRDefault="0064211A" w:rsidP="00B3093D">
            <w:pPr>
              <w:spacing w:before="15" w:after="15"/>
              <w:jc w:val="center"/>
              <w:rPr>
                <w:sz w:val="18"/>
                <w:szCs w:val="18"/>
              </w:rPr>
            </w:pPr>
            <w:r>
              <w:rPr>
                <w:sz w:val="18"/>
                <w:szCs w:val="18"/>
              </w:rPr>
              <w:t xml:space="preserve">n </w:t>
            </w:r>
          </w:p>
        </w:tc>
        <w:tc>
          <w:tcPr>
            <w:tcW w:w="625" w:type="pct"/>
            <w:tcBorders>
              <w:top w:val="nil"/>
              <w:left w:val="nil"/>
              <w:bottom w:val="single" w:sz="2" w:space="0" w:color="auto"/>
              <w:right w:val="single" w:sz="2" w:space="0" w:color="auto"/>
            </w:tcBorders>
          </w:tcPr>
          <w:p ns2:paraId="46302A66" ns2:textId="77777777" w:rsidR="0064211A" w:rsidRDefault="0064211A" w:rsidP="00B3093D">
            <w:pPr>
              <w:spacing w:before="15" w:after="15"/>
              <w:jc w:val="center"/>
              <w:rPr>
                <w:sz w:val="18"/>
                <w:szCs w:val="18"/>
              </w:rPr>
            </w:pPr>
            <w:r>
              <w:rPr>
                <w:sz w:val="18"/>
                <w:szCs w:val="18"/>
              </w:rPr>
              <w:t xml:space="preserve">(%) </w:t>
            </w:r>
          </w:p>
        </w:tc>
      </w:tr>
      <w:tr w:rsidR="00A440A5" ns2:paraId="378B4BFF" ns2: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1F77D732" ns2:textId="77777777" w:rsidR="0064211A" w:rsidRDefault="0064211A" w:rsidP="00B3093D">
            <w:pPr>
              <w:spacing w:before="15" w:after="15"/>
              <w:ind w:left="160" w:right="1" w:hanging="160"/>
              <w:rPr>
                <w:sz w:val="18"/>
                <w:szCs w:val="18"/>
              </w:rPr>
            </w:pPr>
            <w:r>
              <w:rPr>
                <w:sz w:val="18"/>
                <w:szCs w:val="18"/>
              </w:rPr>
              <w:t xml:space="preserve"> Participants in population </w:t>
            </w:r>
          </w:p>
        </w:tc>
        <w:tc>
          <w:tcPr>
            <w:tcW w:w="625" w:type="pct"/>
            <w:tcBorders>
              <w:top w:val="nil"/>
              <w:left w:val="nil"/>
              <w:bottom w:val="nil"/>
              <w:right w:val="nil"/>
            </w:tcBorders>
          </w:tcPr>
          <w:p ns2:paraId="53876D02" ns2:textId="77777777" w:rsidR="0064211A" w:rsidRDefault="0064211A" w:rsidP="00B3093D">
            <w:pPr>
              <w:tabs>
                <w:tab w:val="decimal" w:pos="372"/>
                <w:tab w:val="left" w:pos="452"/>
              </w:tabs>
              <w:spacing w:before="15" w:after="15"/>
              <w:rPr>
                <w:sz w:val="18"/>
                <w:szCs w:val="18"/>
              </w:rPr>
            </w:pPr>
            <w:r>
              <w:rPr>
                <w:sz w:val="18"/>
                <w:szCs w:val="18"/>
              </w:rPr>
              <w:tab/>
              <w:t xml:space="preserve">40 </w:t>
            </w:r>
          </w:p>
        </w:tc>
        <w:tc>
          <w:tcPr>
            <w:tcW w:w="625" w:type="pct"/>
            <w:tcBorders>
              <w:top w:val="nil"/>
              <w:left w:val="nil"/>
              <w:bottom w:val="nil"/>
              <w:right w:val="single" w:sz="2" w:space="0" w:color="auto"/>
            </w:tcBorders>
          </w:tcPr>
          <w:p ns2:paraId="0D6DC962" ns2:textId="77777777" w:rsidR="0064211A" w:rsidRDefault="0064211A" w:rsidP="00B3093D">
            <w:pPr>
              <w:tabs>
                <w:tab w:val="decimal" w:pos="246"/>
                <w:tab w:val="left" w:pos="326"/>
              </w:tabs>
              <w:spacing w:before="15" w:after="15"/>
              <w:rPr>
                <w:sz w:val="18"/>
                <w:szCs w:val="18"/>
              </w:rPr>
            </w:pPr>
            <w:r>
              <w:rPr>
                <w:sz w:val="18"/>
                <w:szCs w:val="18"/>
              </w:rPr>
              <w:tab/>
            </w:r>
          </w:p>
        </w:tc>
        <w:tc>
          <w:tcPr>
            <w:tcW w:w="625" w:type="pct"/>
            <w:tcBorders>
              <w:top w:val="nil"/>
              <w:left w:val="nil"/>
              <w:bottom w:val="nil"/>
              <w:right w:val="nil"/>
            </w:tcBorders>
          </w:tcPr>
          <w:p ns2:paraId="47D37E68" ns2:textId="77777777" w:rsidR="0064211A" w:rsidRDefault="0064211A" w:rsidP="00B3093D">
            <w:pPr>
              <w:tabs>
                <w:tab w:val="decimal" w:pos="372"/>
                <w:tab w:val="left" w:pos="452"/>
              </w:tabs>
              <w:spacing w:before="15" w:after="15"/>
              <w:rPr>
                <w:sz w:val="18"/>
                <w:szCs w:val="18"/>
              </w:rPr>
            </w:pPr>
            <w:r>
              <w:rPr>
                <w:sz w:val="18"/>
                <w:szCs w:val="18"/>
              </w:rPr>
              <w:tab/>
              <w:t xml:space="preserve">101 </w:t>
            </w:r>
          </w:p>
        </w:tc>
        <w:tc>
          <w:tcPr>
            <w:tcW w:w="625" w:type="pct"/>
            <w:tcBorders>
              <w:top w:val="nil"/>
              <w:left w:val="nil"/>
              <w:bottom w:val="nil"/>
              <w:right w:val="single" w:sz="2" w:space="0" w:color="auto"/>
            </w:tcBorders>
          </w:tcPr>
          <w:p ns2:paraId="17A53267" ns2:textId="77777777" w:rsidR="0064211A" w:rsidRDefault="0064211A" w:rsidP="00B3093D">
            <w:pPr>
              <w:tabs>
                <w:tab w:val="decimal" w:pos="246"/>
                <w:tab w:val="left" w:pos="326"/>
              </w:tabs>
              <w:spacing w:before="15" w:after="15"/>
              <w:rPr>
                <w:sz w:val="18"/>
                <w:szCs w:val="18"/>
              </w:rPr>
            </w:pPr>
            <w:r>
              <w:rPr>
                <w:sz w:val="18"/>
                <w:szCs w:val="18"/>
              </w:rPr>
              <w:tab/>
            </w:r>
          </w:p>
        </w:tc>
      </w:tr>
      <w:tr w:rsidR="00A440A5" ns2:paraId="627A52D9" ns2: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75EF406A" ns2:textId="77777777" w:rsidR="0064211A" w:rsidRDefault="0064211A" w:rsidP="00B3093D">
            <w:pPr>
              <w:spacing w:before="15" w:after="15"/>
              <w:ind w:left="160" w:right="1" w:hanging="160"/>
              <w:rPr>
                <w:sz w:val="18"/>
                <w:szCs w:val="18"/>
              </w:rPr>
            </w:pPr>
            <w:r>
              <w:rPr>
                <w:sz w:val="18"/>
                <w:szCs w:val="18"/>
              </w:rPr>
              <w:t xml:space="preserve">   with one or more adverse events </w:t>
            </w:r>
          </w:p>
        </w:tc>
        <w:tc>
          <w:tcPr>
            <w:tcW w:w="625" w:type="pct"/>
            <w:tcBorders>
              <w:top w:val="nil"/>
              <w:left w:val="nil"/>
              <w:bottom w:val="nil"/>
              <w:right w:val="nil"/>
            </w:tcBorders>
          </w:tcPr>
          <w:p ns2:paraId="768706FC" ns2:textId="77777777" w:rsidR="0064211A" w:rsidRDefault="0064211A" w:rsidP="00B3093D">
            <w:pPr>
              <w:tabs>
                <w:tab w:val="decimal" w:pos="372"/>
                <w:tab w:val="left" w:pos="452"/>
              </w:tabs>
              <w:spacing w:before="15" w:after="15"/>
              <w:rPr>
                <w:sz w:val="18"/>
                <w:szCs w:val="18"/>
              </w:rPr>
            </w:pPr>
            <w:r>
              <w:rPr>
                <w:sz w:val="18"/>
                <w:szCs w:val="18"/>
              </w:rPr>
              <w:tab/>
              <w:t xml:space="preserve">39 </w:t>
            </w:r>
          </w:p>
        </w:tc>
        <w:tc>
          <w:tcPr>
            <w:tcW w:w="625" w:type="pct"/>
            <w:tcBorders>
              <w:top w:val="nil"/>
              <w:left w:val="nil"/>
              <w:bottom w:val="nil"/>
              <w:right w:val="single" w:sz="2" w:space="0" w:color="auto"/>
            </w:tcBorders>
          </w:tcPr>
          <w:p ns2:paraId="3523E1B7" ns2:textId="77777777" w:rsidR="0064211A" w:rsidRDefault="0064211A" w:rsidP="00B3093D">
            <w:pPr>
              <w:tabs>
                <w:tab w:val="decimal" w:pos="246"/>
                <w:tab w:val="left" w:pos="326"/>
              </w:tabs>
              <w:spacing w:before="15" w:after="15"/>
              <w:rPr>
                <w:sz w:val="18"/>
                <w:szCs w:val="18"/>
              </w:rPr>
            </w:pPr>
            <w:r>
              <w:rPr>
                <w:sz w:val="18"/>
                <w:szCs w:val="18"/>
              </w:rPr>
              <w:tab/>
              <w:t xml:space="preserve">(97.5) </w:t>
            </w:r>
          </w:p>
        </w:tc>
        <w:tc>
          <w:tcPr>
            <w:tcW w:w="625" w:type="pct"/>
            <w:tcBorders>
              <w:top w:val="nil"/>
              <w:left w:val="nil"/>
              <w:bottom w:val="nil"/>
              <w:right w:val="nil"/>
            </w:tcBorders>
          </w:tcPr>
          <w:p ns2:paraId="3C97002C" ns2:textId="77777777" w:rsidR="0064211A" w:rsidRDefault="0064211A" w:rsidP="00B3093D">
            <w:pPr>
              <w:tabs>
                <w:tab w:val="decimal" w:pos="372"/>
                <w:tab w:val="left" w:pos="452"/>
              </w:tabs>
              <w:spacing w:before="15" w:after="15"/>
              <w:rPr>
                <w:sz w:val="18"/>
                <w:szCs w:val="18"/>
              </w:rPr>
            </w:pPr>
            <w:r>
              <w:rPr>
                <w:sz w:val="18"/>
                <w:szCs w:val="18"/>
              </w:rPr>
              <w:tab/>
              <w:t xml:space="preserve">101 </w:t>
            </w:r>
          </w:p>
        </w:tc>
        <w:tc>
          <w:tcPr>
            <w:tcW w:w="625" w:type="pct"/>
            <w:tcBorders>
              <w:top w:val="nil"/>
              <w:left w:val="nil"/>
              <w:bottom w:val="nil"/>
              <w:right w:val="single" w:sz="2" w:space="0" w:color="auto"/>
            </w:tcBorders>
          </w:tcPr>
          <w:p ns2:paraId="07EE77E5" ns2:textId="77777777" w:rsidR="0064211A" w:rsidRDefault="0064211A" w:rsidP="00B3093D">
            <w:pPr>
              <w:tabs>
                <w:tab w:val="decimal" w:pos="246"/>
                <w:tab w:val="left" w:pos="326"/>
              </w:tabs>
              <w:spacing w:before="15" w:after="15"/>
              <w:rPr>
                <w:sz w:val="18"/>
                <w:szCs w:val="18"/>
              </w:rPr>
            </w:pPr>
            <w:r>
              <w:rPr>
                <w:sz w:val="18"/>
                <w:szCs w:val="18"/>
              </w:rPr>
              <w:tab/>
              <w:t xml:space="preserve">(100.0) </w:t>
            </w:r>
          </w:p>
        </w:tc>
      </w:tr>
      <w:tr w:rsidR="00A440A5" ns2:paraId="0A15577D" ns2: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09C933B0" ns2:textId="0D8850B5" w:rsidR="0064211A" w:rsidRDefault="00646370" w:rsidP="00B3093D">
            <w:pPr>
              <w:spacing w:before="15" w:after="15"/>
              <w:ind w:left="160" w:right="1" w:hanging="160"/>
              <w:rPr>
                <w:sz w:val="18"/>
                <w:szCs w:val="18"/>
              </w:rPr>
            </w:pPr>
            <w:r>
              <w:rPr>
                <w:sz w:val="18"/>
                <w:szCs w:val="18"/>
              </w:rPr>
              <w:t xml:space="preserve">   with no adverse event</w:t>
            </w:r>
          </w:p>
        </w:tc>
        <w:tc>
          <w:tcPr>
            <w:tcW w:w="625" w:type="pct"/>
            <w:tcBorders>
              <w:top w:val="nil"/>
              <w:left w:val="nil"/>
              <w:bottom w:val="nil"/>
              <w:right w:val="nil"/>
            </w:tcBorders>
          </w:tcPr>
          <w:p ns2:paraId="06D0AD26" ns2:textId="4CB5D69C" w:rsidR="0064211A" w:rsidRDefault="0064211A" w:rsidP="00B3093D">
            <w:pPr>
              <w:tabs>
                <w:tab w:val="decimal" w:pos="372"/>
                <w:tab w:val="left" w:pos="452"/>
              </w:tabs>
              <w:spacing w:before="15" w:after="15"/>
              <w:rPr>
                <w:sz w:val="18"/>
                <w:szCs w:val="18"/>
              </w:rPr>
            </w:pPr>
            <w:r>
              <w:rPr>
                <w:sz w:val="18"/>
                <w:szCs w:val="18"/>
              </w:rPr>
              <w:tab/>
            </w:r>
            <w:r w:rsidR="00646370">
              <w:rPr>
                <w:sz w:val="18"/>
                <w:szCs w:val="18"/>
              </w:rPr>
              <w:t>1</w:t>
            </w:r>
            <w:r>
              <w:rPr>
                <w:sz w:val="18"/>
                <w:szCs w:val="18"/>
              </w:rPr>
              <w:t xml:space="preserve"> </w:t>
            </w:r>
          </w:p>
        </w:tc>
        <w:tc>
          <w:tcPr>
            <w:tcW w:w="625" w:type="pct"/>
            <w:tcBorders>
              <w:top w:val="nil"/>
              <w:left w:val="nil"/>
              <w:bottom w:val="nil"/>
              <w:right w:val="single" w:sz="2" w:space="0" w:color="auto"/>
            </w:tcBorders>
          </w:tcPr>
          <w:p ns2:paraId="0E8F45DA" ns2:textId="501F30E7" w:rsidR="0064211A" w:rsidRDefault="0064211A" w:rsidP="00B3093D">
            <w:pPr>
              <w:tabs>
                <w:tab w:val="decimal" w:pos="246"/>
                <w:tab w:val="left" w:pos="326"/>
              </w:tabs>
              <w:spacing w:before="15" w:after="15"/>
              <w:rPr>
                <w:sz w:val="18"/>
                <w:szCs w:val="18"/>
              </w:rPr>
            </w:pPr>
            <w:r>
              <w:rPr>
                <w:sz w:val="18"/>
                <w:szCs w:val="18"/>
              </w:rPr>
              <w:tab/>
              <w:t>(</w:t>
            </w:r>
            <w:r w:rsidR="00646370">
              <w:rPr>
                <w:sz w:val="18"/>
                <w:szCs w:val="18"/>
              </w:rPr>
              <w:t>2.5</w:t>
            </w:r>
            <w:r>
              <w:rPr>
                <w:sz w:val="18"/>
                <w:szCs w:val="18"/>
              </w:rPr>
              <w:t xml:space="preserve">) </w:t>
            </w:r>
          </w:p>
        </w:tc>
        <w:tc>
          <w:tcPr>
            <w:tcW w:w="625" w:type="pct"/>
            <w:tcBorders>
              <w:top w:val="nil"/>
              <w:left w:val="nil"/>
              <w:bottom w:val="nil"/>
              <w:right w:val="nil"/>
            </w:tcBorders>
          </w:tcPr>
          <w:p ns2:paraId="297774C5" ns2:textId="467DB267" w:rsidR="0064211A" w:rsidRDefault="0064211A" w:rsidP="00B3093D">
            <w:pPr>
              <w:tabs>
                <w:tab w:val="decimal" w:pos="372"/>
                <w:tab w:val="left" w:pos="452"/>
              </w:tabs>
              <w:spacing w:before="15" w:after="15"/>
              <w:rPr>
                <w:sz w:val="18"/>
                <w:szCs w:val="18"/>
              </w:rPr>
            </w:pPr>
            <w:r>
              <w:rPr>
                <w:sz w:val="18"/>
                <w:szCs w:val="18"/>
              </w:rPr>
              <w:tab/>
            </w:r>
            <w:r w:rsidR="00646370">
              <w:rPr>
                <w:sz w:val="18"/>
                <w:szCs w:val="18"/>
              </w:rPr>
              <w:t>0</w:t>
            </w:r>
            <w:r>
              <w:rPr>
                <w:sz w:val="18"/>
                <w:szCs w:val="18"/>
              </w:rPr>
              <w:t xml:space="preserve"> </w:t>
            </w:r>
          </w:p>
        </w:tc>
        <w:tc>
          <w:tcPr>
            <w:tcW w:w="625" w:type="pct"/>
            <w:tcBorders>
              <w:top w:val="nil"/>
              <w:left w:val="nil"/>
              <w:bottom w:val="nil"/>
              <w:right w:val="single" w:sz="2" w:space="0" w:color="auto"/>
            </w:tcBorders>
          </w:tcPr>
          <w:p ns2:paraId="66C7625C" ns2:textId="0F3DCC2B" w:rsidR="0064211A" w:rsidRDefault="0064211A" w:rsidP="00B3093D">
            <w:pPr>
              <w:tabs>
                <w:tab w:val="decimal" w:pos="246"/>
                <w:tab w:val="left" w:pos="326"/>
              </w:tabs>
              <w:spacing w:before="15" w:after="15"/>
              <w:rPr>
                <w:sz w:val="18"/>
                <w:szCs w:val="18"/>
              </w:rPr>
            </w:pPr>
            <w:r>
              <w:rPr>
                <w:sz w:val="18"/>
                <w:szCs w:val="18"/>
              </w:rPr>
              <w:tab/>
              <w:t>(</w:t>
            </w:r>
            <w:r w:rsidR="00646370">
              <w:rPr>
                <w:sz w:val="18"/>
                <w:szCs w:val="18"/>
              </w:rPr>
              <w:t>0.0</w:t>
            </w:r>
            <w:r>
              <w:rPr>
                <w:sz w:val="18"/>
                <w:szCs w:val="18"/>
              </w:rPr>
              <w:t xml:space="preserve">) </w:t>
            </w:r>
          </w:p>
        </w:tc>
      </w:tr>
      <w:tr w:rsidR="00EB0546" ns2:paraId="414DE53D" ns2: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196E1726" ns2:textId="77777777" w:rsidR="00EB0546" w:rsidRDefault="00EB0546" w:rsidP="00646370">
            <w:pPr>
              <w:spacing w:before="15" w:after="15"/>
              <w:ind w:left="160" w:right="1" w:hanging="160"/>
              <w:rPr>
                <w:sz w:val="18"/>
                <w:szCs w:val="18"/>
              </w:rPr>
            </w:pPr>
          </w:p>
        </w:tc>
        <w:tc>
          <w:tcPr>
            <w:tcW w:w="625" w:type="pct"/>
            <w:tcBorders>
              <w:top w:val="nil"/>
              <w:left w:val="nil"/>
              <w:bottom w:val="nil"/>
              <w:right w:val="nil"/>
            </w:tcBorders>
          </w:tcPr>
          <w:p ns2:paraId="2F7AD796" ns2:textId="77777777" w:rsidR="00EB0546" w:rsidRDefault="00EB0546" w:rsidP="00646370">
            <w:pPr>
              <w:tabs>
                <w:tab w:val="decimal" w:pos="372"/>
                <w:tab w:val="left" w:pos="452"/>
              </w:tabs>
              <w:spacing w:before="15" w:after="15"/>
              <w:rPr>
                <w:sz w:val="18"/>
                <w:szCs w:val="18"/>
              </w:rPr>
            </w:pPr>
          </w:p>
        </w:tc>
        <w:tc>
          <w:tcPr>
            <w:tcW w:w="625" w:type="pct"/>
            <w:tcBorders>
              <w:top w:val="nil"/>
              <w:left w:val="nil"/>
              <w:bottom w:val="nil"/>
              <w:right w:val="single" w:sz="2" w:space="0" w:color="auto"/>
            </w:tcBorders>
          </w:tcPr>
          <w:p ns2:paraId="16AD539C" ns2:textId="77777777" w:rsidR="00EB0546" w:rsidRDefault="00EB0546" w:rsidP="00646370">
            <w:pPr>
              <w:tabs>
                <w:tab w:val="decimal" w:pos="246"/>
                <w:tab w:val="left" w:pos="326"/>
              </w:tabs>
              <w:spacing w:before="15" w:after="15"/>
              <w:rPr>
                <w:sz w:val="18"/>
                <w:szCs w:val="18"/>
              </w:rPr>
            </w:pPr>
          </w:p>
        </w:tc>
        <w:tc>
          <w:tcPr>
            <w:tcW w:w="625" w:type="pct"/>
            <w:tcBorders>
              <w:top w:val="nil"/>
              <w:left w:val="nil"/>
              <w:bottom w:val="nil"/>
              <w:right w:val="nil"/>
            </w:tcBorders>
          </w:tcPr>
          <w:p ns2:paraId="126D5168" ns2:textId="77777777" w:rsidR="00EB0546" w:rsidRDefault="00EB0546" w:rsidP="00646370">
            <w:pPr>
              <w:tabs>
                <w:tab w:val="decimal" w:pos="372"/>
                <w:tab w:val="left" w:pos="452"/>
              </w:tabs>
              <w:spacing w:before="15" w:after="15"/>
              <w:rPr>
                <w:sz w:val="18"/>
                <w:szCs w:val="18"/>
              </w:rPr>
            </w:pPr>
          </w:p>
        </w:tc>
        <w:tc>
          <w:tcPr>
            <w:tcW w:w="625" w:type="pct"/>
            <w:tcBorders>
              <w:top w:val="nil"/>
              <w:left w:val="nil"/>
              <w:bottom w:val="nil"/>
              <w:right w:val="single" w:sz="2" w:space="0" w:color="auto"/>
            </w:tcBorders>
          </w:tcPr>
          <w:p ns2:paraId="06D8AC12" ns2:textId="77777777" w:rsidR="00EB0546" w:rsidRDefault="00EB0546" w:rsidP="00646370">
            <w:pPr>
              <w:tabs>
                <w:tab w:val="decimal" w:pos="246"/>
                <w:tab w:val="left" w:pos="326"/>
              </w:tabs>
              <w:spacing w:before="15" w:after="15"/>
              <w:rPr>
                <w:sz w:val="18"/>
                <w:szCs w:val="18"/>
              </w:rPr>
            </w:pPr>
          </w:p>
        </w:tc>
      </w:tr>
      <w:tr w:rsidR="00331767" ns2:paraId="1EDDA555" ns2: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51D01A16" ns2:textId="60F63977" w:rsidR="00331767" w:rsidRDefault="00331767" w:rsidP="00331767">
            <w:pPr>
              <w:spacing w:before="15" w:after="15"/>
              <w:ind w:left="160" w:right="1" w:hanging="160"/>
              <w:rPr>
                <w:sz w:val="18"/>
                <w:szCs w:val="18"/>
              </w:rPr>
            </w:pPr>
            <w:r>
              <w:rPr>
                <w:sz w:val="18"/>
                <w:szCs w:val="18"/>
              </w:rPr>
              <w:t xml:space="preserve">   Anaemia </w:t>
            </w:r>
          </w:p>
        </w:tc>
        <w:tc>
          <w:tcPr>
            <w:tcW w:w="625" w:type="pct"/>
            <w:tcBorders>
              <w:top w:val="nil"/>
              <w:left w:val="nil"/>
              <w:bottom w:val="nil"/>
              <w:right w:val="nil"/>
            </w:tcBorders>
          </w:tcPr>
          <w:p ns2:paraId="378597FB" ns2:textId="2BE8ACAC" w:rsidR="00331767" w:rsidRDefault="00331767" w:rsidP="00331767">
            <w:pPr>
              <w:tabs>
                <w:tab w:val="decimal" w:pos="372"/>
                <w:tab w:val="left" w:pos="452"/>
              </w:tabs>
              <w:spacing w:before="15" w:after="15"/>
              <w:rPr>
                <w:sz w:val="18"/>
                <w:szCs w:val="18"/>
              </w:rPr>
            </w:pPr>
            <w:r>
              <w:rPr>
                <w:sz w:val="18"/>
                <w:szCs w:val="18"/>
              </w:rPr>
              <w:tab/>
            </w:r>
            <w:r w:rsidR="00A30112">
              <w:rPr>
                <w:sz w:val="18"/>
                <w:szCs w:val="18"/>
              </w:rPr>
              <w:t>34</w:t>
            </w:r>
            <w:r>
              <w:rPr>
                <w:sz w:val="18"/>
                <w:szCs w:val="18"/>
              </w:rPr>
              <w:t xml:space="preserve"> </w:t>
            </w:r>
          </w:p>
        </w:tc>
        <w:tc>
          <w:tcPr>
            <w:tcW w:w="625" w:type="pct"/>
            <w:tcBorders>
              <w:top w:val="nil"/>
              <w:left w:val="nil"/>
              <w:bottom w:val="nil"/>
              <w:right w:val="single" w:sz="2" w:space="0" w:color="auto"/>
            </w:tcBorders>
          </w:tcPr>
          <w:p ns2:paraId="1B2457CB" ns2:textId="138253C1" w:rsidR="00331767" w:rsidRDefault="00331767" w:rsidP="00331767">
            <w:pPr>
              <w:tabs>
                <w:tab w:val="decimal" w:pos="246"/>
                <w:tab w:val="left" w:pos="326"/>
              </w:tabs>
              <w:spacing w:before="15" w:after="15"/>
              <w:rPr>
                <w:sz w:val="18"/>
                <w:szCs w:val="18"/>
              </w:rPr>
            </w:pPr>
            <w:r>
              <w:rPr>
                <w:sz w:val="18"/>
                <w:szCs w:val="18"/>
              </w:rPr>
              <w:tab/>
              <w:t>(</w:t>
            </w:r>
            <w:r w:rsidR="00A30112">
              <w:rPr>
                <w:sz w:val="18"/>
                <w:szCs w:val="18"/>
              </w:rPr>
              <w:t>85.0</w:t>
            </w:r>
            <w:r>
              <w:rPr>
                <w:sz w:val="18"/>
                <w:szCs w:val="18"/>
              </w:rPr>
              <w:t xml:space="preserve">) </w:t>
            </w:r>
          </w:p>
        </w:tc>
        <w:tc>
          <w:tcPr>
            <w:tcW w:w="625" w:type="pct"/>
            <w:tcBorders>
              <w:top w:val="nil"/>
              <w:left w:val="nil"/>
              <w:bottom w:val="nil"/>
              <w:right w:val="nil"/>
            </w:tcBorders>
          </w:tcPr>
          <w:p ns2:paraId="5C48D7E4" ns2:textId="1BF83AE8" w:rsidR="00331767" w:rsidRDefault="00331767" w:rsidP="00331767">
            <w:pPr>
              <w:tabs>
                <w:tab w:val="decimal" w:pos="372"/>
                <w:tab w:val="left" w:pos="452"/>
              </w:tabs>
              <w:spacing w:before="15" w:after="15"/>
              <w:rPr>
                <w:sz w:val="18"/>
                <w:szCs w:val="18"/>
              </w:rPr>
            </w:pPr>
            <w:r>
              <w:rPr>
                <w:sz w:val="18"/>
                <w:szCs w:val="18"/>
              </w:rPr>
              <w:tab/>
            </w:r>
            <w:r w:rsidR="00A30112">
              <w:rPr>
                <w:sz w:val="18"/>
                <w:szCs w:val="18"/>
              </w:rPr>
              <w:t>85</w:t>
            </w:r>
            <w:r>
              <w:rPr>
                <w:sz w:val="18"/>
                <w:szCs w:val="18"/>
              </w:rPr>
              <w:t xml:space="preserve"> </w:t>
            </w:r>
          </w:p>
        </w:tc>
        <w:tc>
          <w:tcPr>
            <w:tcW w:w="625" w:type="pct"/>
            <w:tcBorders>
              <w:top w:val="nil"/>
              <w:left w:val="nil"/>
              <w:bottom w:val="nil"/>
              <w:right w:val="single" w:sz="2" w:space="0" w:color="auto"/>
            </w:tcBorders>
          </w:tcPr>
          <w:p ns2:paraId="718F3B2A" ns2:textId="689737EE" w:rsidR="00331767" w:rsidRDefault="00331767" w:rsidP="00331767">
            <w:pPr>
              <w:tabs>
                <w:tab w:val="decimal" w:pos="246"/>
                <w:tab w:val="left" w:pos="326"/>
              </w:tabs>
              <w:spacing w:before="15" w:after="15"/>
              <w:rPr>
                <w:sz w:val="18"/>
                <w:szCs w:val="18"/>
              </w:rPr>
            </w:pPr>
            <w:r>
              <w:rPr>
                <w:sz w:val="18"/>
                <w:szCs w:val="18"/>
              </w:rPr>
              <w:tab/>
              <w:t>(</w:t>
            </w:r>
            <w:r w:rsidR="00A30112">
              <w:rPr>
                <w:sz w:val="18"/>
                <w:szCs w:val="18"/>
              </w:rPr>
              <w:t>84.2</w:t>
            </w:r>
            <w:r>
              <w:rPr>
                <w:sz w:val="18"/>
                <w:szCs w:val="18"/>
              </w:rPr>
              <w:t xml:space="preserve">) </w:t>
            </w:r>
          </w:p>
        </w:tc>
      </w:tr>
      <w:tr w:rsidR="00A440A5" ns2:paraId="6B267A0D" ns2: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6FCA17BF" ns2:textId="1A4B0514" w:rsidR="0064211A" w:rsidRDefault="0064211A" w:rsidP="00B3093D">
            <w:pPr>
              <w:spacing w:before="15" w:after="15"/>
              <w:ind w:left="160" w:right="1" w:hanging="160"/>
              <w:rPr>
                <w:sz w:val="18"/>
                <w:szCs w:val="18"/>
              </w:rPr>
            </w:pPr>
            <w:r>
              <w:rPr>
                <w:sz w:val="18"/>
                <w:szCs w:val="18"/>
              </w:rPr>
              <w:t xml:space="preserve">   Neutrophil count decreased </w:t>
            </w:r>
          </w:p>
        </w:tc>
        <w:tc>
          <w:tcPr>
            <w:tcW w:w="625" w:type="pct"/>
            <w:tcBorders>
              <w:top w:val="nil"/>
              <w:left w:val="nil"/>
              <w:bottom w:val="nil"/>
              <w:right w:val="nil"/>
            </w:tcBorders>
          </w:tcPr>
          <w:p ns2:paraId="36FDE336" ns2:textId="07091FE3" w:rsidR="0064211A" w:rsidRDefault="0064211A" w:rsidP="00B3093D">
            <w:pPr>
              <w:tabs>
                <w:tab w:val="decimal" w:pos="372"/>
                <w:tab w:val="left" w:pos="452"/>
              </w:tabs>
              <w:spacing w:before="15" w:after="15"/>
              <w:rPr>
                <w:sz w:val="18"/>
                <w:szCs w:val="18"/>
              </w:rPr>
            </w:pPr>
            <w:r>
              <w:rPr>
                <w:sz w:val="18"/>
                <w:szCs w:val="18"/>
              </w:rPr>
              <w:tab/>
              <w:t xml:space="preserve">25 </w:t>
            </w:r>
          </w:p>
        </w:tc>
        <w:tc>
          <w:tcPr>
            <w:tcW w:w="625" w:type="pct"/>
            <w:tcBorders>
              <w:top w:val="nil"/>
              <w:left w:val="nil"/>
              <w:bottom w:val="nil"/>
              <w:right w:val="single" w:sz="2" w:space="0" w:color="auto"/>
            </w:tcBorders>
          </w:tcPr>
          <w:p ns2:paraId="45026CF4" ns2:textId="5028A126" w:rsidR="0064211A" w:rsidRDefault="0064211A" w:rsidP="00B3093D">
            <w:pPr>
              <w:tabs>
                <w:tab w:val="decimal" w:pos="246"/>
                <w:tab w:val="left" w:pos="326"/>
              </w:tabs>
              <w:spacing w:before="15" w:after="15"/>
              <w:rPr>
                <w:sz w:val="18"/>
                <w:szCs w:val="18"/>
              </w:rPr>
            </w:pPr>
            <w:r>
              <w:rPr>
                <w:sz w:val="18"/>
                <w:szCs w:val="18"/>
              </w:rPr>
              <w:tab/>
              <w:t xml:space="preserve">(62.5) </w:t>
            </w:r>
          </w:p>
        </w:tc>
        <w:tc>
          <w:tcPr>
            <w:tcW w:w="625" w:type="pct"/>
            <w:tcBorders>
              <w:top w:val="nil"/>
              <w:left w:val="nil"/>
              <w:bottom w:val="nil"/>
              <w:right w:val="nil"/>
            </w:tcBorders>
          </w:tcPr>
          <w:p ns2:paraId="091A9A6B" ns2:textId="41471C98" w:rsidR="0064211A" w:rsidRDefault="0064211A" w:rsidP="00B3093D">
            <w:pPr>
              <w:tabs>
                <w:tab w:val="decimal" w:pos="372"/>
                <w:tab w:val="left" w:pos="452"/>
              </w:tabs>
              <w:spacing w:before="15" w:after="15"/>
              <w:rPr>
                <w:sz w:val="18"/>
                <w:szCs w:val="18"/>
              </w:rPr>
            </w:pPr>
            <w:r>
              <w:rPr>
                <w:sz w:val="18"/>
                <w:szCs w:val="18"/>
              </w:rPr>
              <w:tab/>
              <w:t xml:space="preserve">66 </w:t>
            </w:r>
          </w:p>
        </w:tc>
        <w:tc>
          <w:tcPr>
            <w:tcW w:w="625" w:type="pct"/>
            <w:tcBorders>
              <w:top w:val="nil"/>
              <w:left w:val="nil"/>
              <w:bottom w:val="nil"/>
              <w:right w:val="single" w:sz="2" w:space="0" w:color="auto"/>
            </w:tcBorders>
          </w:tcPr>
          <w:p ns2:paraId="5CA2C32D" ns2:textId="64A412EA" w:rsidR="0064211A" w:rsidRDefault="0064211A" w:rsidP="00B3093D">
            <w:pPr>
              <w:tabs>
                <w:tab w:val="decimal" w:pos="246"/>
                <w:tab w:val="left" w:pos="326"/>
              </w:tabs>
              <w:spacing w:before="15" w:after="15"/>
              <w:rPr>
                <w:sz w:val="18"/>
                <w:szCs w:val="18"/>
              </w:rPr>
            </w:pPr>
            <w:r>
              <w:rPr>
                <w:sz w:val="18"/>
                <w:szCs w:val="18"/>
              </w:rPr>
              <w:tab/>
              <w:t xml:space="preserve">(65.3) </w:t>
            </w:r>
          </w:p>
        </w:tc>
      </w:tr>
      <w:tr w:rsidR="00A440A5" ns2:paraId="1E3C91B3" ns2: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3E25235C" ns2:textId="77777777" w:rsidR="0064211A" w:rsidRDefault="0064211A" w:rsidP="00B3093D">
            <w:pPr>
              <w:spacing w:before="15" w:after="15"/>
              <w:ind w:left="160" w:right="1" w:hanging="160"/>
              <w:rPr>
                <w:sz w:val="18"/>
                <w:szCs w:val="18"/>
              </w:rPr>
            </w:pPr>
            <w:r>
              <w:rPr>
                <w:sz w:val="18"/>
                <w:szCs w:val="18"/>
              </w:rPr>
              <w:t xml:space="preserve">   White blood cell count decreased </w:t>
            </w:r>
          </w:p>
        </w:tc>
        <w:tc>
          <w:tcPr>
            <w:tcW w:w="625" w:type="pct"/>
            <w:tcBorders>
              <w:top w:val="nil"/>
              <w:left w:val="nil"/>
              <w:bottom w:val="nil"/>
              <w:right w:val="nil"/>
            </w:tcBorders>
          </w:tcPr>
          <w:p ns2:paraId="31CA43C9" ns2:textId="77777777" w:rsidR="0064211A" w:rsidRDefault="0064211A" w:rsidP="00B3093D">
            <w:pPr>
              <w:tabs>
                <w:tab w:val="decimal" w:pos="372"/>
                <w:tab w:val="left" w:pos="452"/>
              </w:tabs>
              <w:spacing w:before="15" w:after="15"/>
              <w:rPr>
                <w:sz w:val="18"/>
                <w:szCs w:val="18"/>
              </w:rPr>
            </w:pPr>
            <w:r>
              <w:rPr>
                <w:sz w:val="18"/>
                <w:szCs w:val="18"/>
              </w:rPr>
              <w:tab/>
              <w:t xml:space="preserve">20 </w:t>
            </w:r>
          </w:p>
        </w:tc>
        <w:tc>
          <w:tcPr>
            <w:tcW w:w="625" w:type="pct"/>
            <w:tcBorders>
              <w:top w:val="nil"/>
              <w:left w:val="nil"/>
              <w:bottom w:val="nil"/>
              <w:right w:val="single" w:sz="2" w:space="0" w:color="auto"/>
            </w:tcBorders>
          </w:tcPr>
          <w:p ns2:paraId="379734CF" ns2:textId="77777777" w:rsidR="0064211A" w:rsidRDefault="0064211A" w:rsidP="00B3093D">
            <w:pPr>
              <w:tabs>
                <w:tab w:val="decimal" w:pos="246"/>
                <w:tab w:val="left" w:pos="326"/>
              </w:tabs>
              <w:spacing w:before="15" w:after="15"/>
              <w:rPr>
                <w:sz w:val="18"/>
                <w:szCs w:val="18"/>
              </w:rPr>
            </w:pPr>
            <w:r>
              <w:rPr>
                <w:sz w:val="18"/>
                <w:szCs w:val="18"/>
              </w:rPr>
              <w:tab/>
              <w:t xml:space="preserve">(50.0) </w:t>
            </w:r>
          </w:p>
        </w:tc>
        <w:tc>
          <w:tcPr>
            <w:tcW w:w="625" w:type="pct"/>
            <w:tcBorders>
              <w:top w:val="nil"/>
              <w:left w:val="nil"/>
              <w:bottom w:val="nil"/>
              <w:right w:val="nil"/>
            </w:tcBorders>
          </w:tcPr>
          <w:p ns2:paraId="3ED1CB48" ns2:textId="77777777" w:rsidR="0064211A" w:rsidRDefault="0064211A" w:rsidP="00B3093D">
            <w:pPr>
              <w:tabs>
                <w:tab w:val="decimal" w:pos="372"/>
                <w:tab w:val="left" w:pos="452"/>
              </w:tabs>
              <w:spacing w:before="15" w:after="15"/>
              <w:rPr>
                <w:sz w:val="18"/>
                <w:szCs w:val="18"/>
              </w:rPr>
            </w:pPr>
            <w:r>
              <w:rPr>
                <w:sz w:val="18"/>
                <w:szCs w:val="18"/>
              </w:rPr>
              <w:tab/>
              <w:t xml:space="preserve">53 </w:t>
            </w:r>
          </w:p>
        </w:tc>
        <w:tc>
          <w:tcPr>
            <w:tcW w:w="625" w:type="pct"/>
            <w:tcBorders>
              <w:top w:val="nil"/>
              <w:left w:val="nil"/>
              <w:bottom w:val="nil"/>
              <w:right w:val="single" w:sz="2" w:space="0" w:color="auto"/>
            </w:tcBorders>
          </w:tcPr>
          <w:p ns2:paraId="11705A15" ns2:textId="77777777" w:rsidR="0064211A" w:rsidRDefault="0064211A" w:rsidP="00B3093D">
            <w:pPr>
              <w:tabs>
                <w:tab w:val="decimal" w:pos="246"/>
                <w:tab w:val="left" w:pos="326"/>
              </w:tabs>
              <w:spacing w:before="15" w:after="15"/>
              <w:rPr>
                <w:sz w:val="18"/>
                <w:szCs w:val="18"/>
              </w:rPr>
            </w:pPr>
            <w:r>
              <w:rPr>
                <w:sz w:val="18"/>
                <w:szCs w:val="18"/>
              </w:rPr>
              <w:tab/>
              <w:t xml:space="preserve">(52.5) </w:t>
            </w:r>
          </w:p>
        </w:tc>
      </w:tr>
      <w:tr w:rsidR="00A440A5" ns2:paraId="68EB9B9F" ns2: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14AE511A" ns2:textId="77777777" w:rsidR="0064211A" w:rsidRDefault="0064211A" w:rsidP="00B3093D">
            <w:pPr>
              <w:spacing w:before="15" w:after="15"/>
              <w:ind w:left="160" w:right="1" w:hanging="160"/>
              <w:rPr>
                <w:sz w:val="18"/>
                <w:szCs w:val="18"/>
              </w:rPr>
            </w:pPr>
            <w:r>
              <w:rPr>
                <w:sz w:val="18"/>
                <w:szCs w:val="18"/>
              </w:rPr>
              <w:t xml:space="preserve">   Stomatitis </w:t>
            </w:r>
          </w:p>
        </w:tc>
        <w:tc>
          <w:tcPr>
            <w:tcW w:w="625" w:type="pct"/>
            <w:tcBorders>
              <w:top w:val="nil"/>
              <w:left w:val="nil"/>
              <w:bottom w:val="nil"/>
              <w:right w:val="nil"/>
            </w:tcBorders>
          </w:tcPr>
          <w:p ns2:paraId="7E6A1A73" ns2:textId="77777777" w:rsidR="0064211A" w:rsidRDefault="0064211A" w:rsidP="00B3093D">
            <w:pPr>
              <w:tabs>
                <w:tab w:val="decimal" w:pos="372"/>
                <w:tab w:val="left" w:pos="452"/>
              </w:tabs>
              <w:spacing w:before="15" w:after="15"/>
              <w:rPr>
                <w:sz w:val="18"/>
                <w:szCs w:val="18"/>
              </w:rPr>
            </w:pPr>
            <w:r>
              <w:rPr>
                <w:sz w:val="18"/>
                <w:szCs w:val="18"/>
              </w:rPr>
              <w:tab/>
              <w:t xml:space="preserve">9 </w:t>
            </w:r>
          </w:p>
        </w:tc>
        <w:tc>
          <w:tcPr>
            <w:tcW w:w="625" w:type="pct"/>
            <w:tcBorders>
              <w:top w:val="nil"/>
              <w:left w:val="nil"/>
              <w:bottom w:val="nil"/>
              <w:right w:val="single" w:sz="2" w:space="0" w:color="auto"/>
            </w:tcBorders>
          </w:tcPr>
          <w:p ns2:paraId="47859CF9" ns2:textId="77777777" w:rsidR="0064211A" w:rsidRDefault="0064211A" w:rsidP="00B3093D">
            <w:pPr>
              <w:tabs>
                <w:tab w:val="decimal" w:pos="246"/>
                <w:tab w:val="left" w:pos="326"/>
              </w:tabs>
              <w:spacing w:before="15" w:after="15"/>
              <w:rPr>
                <w:sz w:val="18"/>
                <w:szCs w:val="18"/>
              </w:rPr>
            </w:pPr>
            <w:r>
              <w:rPr>
                <w:sz w:val="18"/>
                <w:szCs w:val="18"/>
              </w:rPr>
              <w:tab/>
              <w:t xml:space="preserve">(22.5) </w:t>
            </w:r>
          </w:p>
        </w:tc>
        <w:tc>
          <w:tcPr>
            <w:tcW w:w="625" w:type="pct"/>
            <w:tcBorders>
              <w:top w:val="nil"/>
              <w:left w:val="nil"/>
              <w:bottom w:val="nil"/>
              <w:right w:val="nil"/>
            </w:tcBorders>
          </w:tcPr>
          <w:p ns2:paraId="6BE3C536" ns2:textId="77777777" w:rsidR="0064211A" w:rsidRDefault="0064211A" w:rsidP="00B3093D">
            <w:pPr>
              <w:tabs>
                <w:tab w:val="decimal" w:pos="372"/>
                <w:tab w:val="left" w:pos="452"/>
              </w:tabs>
              <w:spacing w:before="15" w:after="15"/>
              <w:rPr>
                <w:sz w:val="18"/>
                <w:szCs w:val="18"/>
              </w:rPr>
            </w:pPr>
            <w:r>
              <w:rPr>
                <w:sz w:val="18"/>
                <w:szCs w:val="18"/>
              </w:rPr>
              <w:tab/>
              <w:t xml:space="preserve">52 </w:t>
            </w:r>
          </w:p>
        </w:tc>
        <w:tc>
          <w:tcPr>
            <w:tcW w:w="625" w:type="pct"/>
            <w:tcBorders>
              <w:top w:val="nil"/>
              <w:left w:val="nil"/>
              <w:bottom w:val="nil"/>
              <w:right w:val="single" w:sz="2" w:space="0" w:color="auto"/>
            </w:tcBorders>
          </w:tcPr>
          <w:p ns2:paraId="1C1190C5" ns2:textId="77777777" w:rsidR="0064211A" w:rsidRDefault="0064211A" w:rsidP="00B3093D">
            <w:pPr>
              <w:tabs>
                <w:tab w:val="decimal" w:pos="246"/>
                <w:tab w:val="left" w:pos="326"/>
              </w:tabs>
              <w:spacing w:before="15" w:after="15"/>
              <w:rPr>
                <w:sz w:val="18"/>
                <w:szCs w:val="18"/>
              </w:rPr>
            </w:pPr>
            <w:r>
              <w:rPr>
                <w:sz w:val="18"/>
                <w:szCs w:val="18"/>
              </w:rPr>
              <w:tab/>
              <w:t xml:space="preserve">(51.5) </w:t>
            </w:r>
          </w:p>
        </w:tc>
      </w:tr>
      <w:tr w:rsidR="00A440A5" ns2:paraId="7CFD809F" ns2: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31BE1C99" ns2:textId="77777777" w:rsidR="0064211A" w:rsidRDefault="0064211A" w:rsidP="00B3093D">
            <w:pPr>
              <w:spacing w:before="15" w:after="15"/>
              <w:ind w:left="160" w:right="1" w:hanging="160"/>
              <w:rPr>
                <w:sz w:val="18"/>
                <w:szCs w:val="18"/>
              </w:rPr>
            </w:pPr>
            <w:r>
              <w:rPr>
                <w:sz w:val="18"/>
                <w:szCs w:val="18"/>
              </w:rPr>
              <w:t xml:space="preserve">   Alopecia </w:t>
            </w:r>
          </w:p>
        </w:tc>
        <w:tc>
          <w:tcPr>
            <w:tcW w:w="625" w:type="pct"/>
            <w:tcBorders>
              <w:top w:val="nil"/>
              <w:left w:val="nil"/>
              <w:bottom w:val="nil"/>
              <w:right w:val="nil"/>
            </w:tcBorders>
          </w:tcPr>
          <w:p ns2:paraId="655BDA65" ns2:textId="77777777" w:rsidR="0064211A" w:rsidRDefault="0064211A" w:rsidP="00B3093D">
            <w:pPr>
              <w:tabs>
                <w:tab w:val="decimal" w:pos="372"/>
                <w:tab w:val="left" w:pos="452"/>
              </w:tabs>
              <w:spacing w:before="15" w:after="15"/>
              <w:rPr>
                <w:sz w:val="18"/>
                <w:szCs w:val="18"/>
              </w:rPr>
            </w:pPr>
            <w:r>
              <w:rPr>
                <w:sz w:val="18"/>
                <w:szCs w:val="18"/>
              </w:rPr>
              <w:tab/>
              <w:t xml:space="preserve">18 </w:t>
            </w:r>
          </w:p>
        </w:tc>
        <w:tc>
          <w:tcPr>
            <w:tcW w:w="625" w:type="pct"/>
            <w:tcBorders>
              <w:top w:val="nil"/>
              <w:left w:val="nil"/>
              <w:bottom w:val="nil"/>
              <w:right w:val="single" w:sz="2" w:space="0" w:color="auto"/>
            </w:tcBorders>
          </w:tcPr>
          <w:p ns2:paraId="0FD6331B" ns2:textId="77777777" w:rsidR="0064211A" w:rsidRDefault="0064211A" w:rsidP="00B3093D">
            <w:pPr>
              <w:tabs>
                <w:tab w:val="decimal" w:pos="246"/>
                <w:tab w:val="left" w:pos="326"/>
              </w:tabs>
              <w:spacing w:before="15" w:after="15"/>
              <w:rPr>
                <w:sz w:val="18"/>
                <w:szCs w:val="18"/>
              </w:rPr>
            </w:pPr>
            <w:r>
              <w:rPr>
                <w:sz w:val="18"/>
                <w:szCs w:val="18"/>
              </w:rPr>
              <w:tab/>
              <w:t xml:space="preserve">(45.0) </w:t>
            </w:r>
          </w:p>
        </w:tc>
        <w:tc>
          <w:tcPr>
            <w:tcW w:w="625" w:type="pct"/>
            <w:tcBorders>
              <w:top w:val="nil"/>
              <w:left w:val="nil"/>
              <w:bottom w:val="nil"/>
              <w:right w:val="nil"/>
            </w:tcBorders>
          </w:tcPr>
          <w:p ns2:paraId="27734131" ns2:textId="77777777" w:rsidR="0064211A" w:rsidRDefault="0064211A" w:rsidP="00B3093D">
            <w:pPr>
              <w:tabs>
                <w:tab w:val="decimal" w:pos="372"/>
                <w:tab w:val="left" w:pos="452"/>
              </w:tabs>
              <w:spacing w:before="15" w:after="15"/>
              <w:rPr>
                <w:sz w:val="18"/>
                <w:szCs w:val="18"/>
              </w:rPr>
            </w:pPr>
            <w:r>
              <w:rPr>
                <w:sz w:val="18"/>
                <w:szCs w:val="18"/>
              </w:rPr>
              <w:tab/>
              <w:t xml:space="preserve">45 </w:t>
            </w:r>
          </w:p>
        </w:tc>
        <w:tc>
          <w:tcPr>
            <w:tcW w:w="625" w:type="pct"/>
            <w:tcBorders>
              <w:top w:val="nil"/>
              <w:left w:val="nil"/>
              <w:bottom w:val="nil"/>
              <w:right w:val="single" w:sz="2" w:space="0" w:color="auto"/>
            </w:tcBorders>
          </w:tcPr>
          <w:p ns2:paraId="0B98B8FD" ns2:textId="77777777" w:rsidR="0064211A" w:rsidRDefault="0064211A" w:rsidP="00B3093D">
            <w:pPr>
              <w:tabs>
                <w:tab w:val="decimal" w:pos="246"/>
                <w:tab w:val="left" w:pos="326"/>
              </w:tabs>
              <w:spacing w:before="15" w:after="15"/>
              <w:rPr>
                <w:sz w:val="18"/>
                <w:szCs w:val="18"/>
              </w:rPr>
            </w:pPr>
            <w:r>
              <w:rPr>
                <w:sz w:val="18"/>
                <w:szCs w:val="18"/>
              </w:rPr>
              <w:tab/>
              <w:t xml:space="preserve">(44.6) </w:t>
            </w:r>
          </w:p>
        </w:tc>
      </w:tr>
      <w:tr w:rsidR="00A440A5" ns2:paraId="4E8B8615" ns2: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243C553D" ns2:textId="77777777" w:rsidR="0064211A" w:rsidRDefault="0064211A" w:rsidP="00B3093D">
            <w:pPr>
              <w:spacing w:before="15" w:after="15"/>
              <w:ind w:left="160" w:right="1" w:hanging="160"/>
              <w:rPr>
                <w:sz w:val="18"/>
                <w:szCs w:val="18"/>
              </w:rPr>
            </w:pPr>
            <w:r>
              <w:rPr>
                <w:sz w:val="18"/>
                <w:szCs w:val="18"/>
              </w:rPr>
              <w:t xml:space="preserve">   Rash </w:t>
            </w:r>
          </w:p>
        </w:tc>
        <w:tc>
          <w:tcPr>
            <w:tcW w:w="625" w:type="pct"/>
            <w:tcBorders>
              <w:top w:val="nil"/>
              <w:left w:val="nil"/>
              <w:bottom w:val="nil"/>
              <w:right w:val="nil"/>
            </w:tcBorders>
          </w:tcPr>
          <w:p ns2:paraId="399EDA34" ns2:textId="77777777" w:rsidR="0064211A" w:rsidRDefault="0064211A" w:rsidP="00B3093D">
            <w:pPr>
              <w:tabs>
                <w:tab w:val="decimal" w:pos="372"/>
                <w:tab w:val="left" w:pos="452"/>
              </w:tabs>
              <w:spacing w:before="15" w:after="15"/>
              <w:rPr>
                <w:sz w:val="18"/>
                <w:szCs w:val="18"/>
              </w:rPr>
            </w:pPr>
            <w:r>
              <w:rPr>
                <w:sz w:val="18"/>
                <w:szCs w:val="18"/>
              </w:rPr>
              <w:tab/>
              <w:t xml:space="preserve">16 </w:t>
            </w:r>
          </w:p>
        </w:tc>
        <w:tc>
          <w:tcPr>
            <w:tcW w:w="625" w:type="pct"/>
            <w:tcBorders>
              <w:top w:val="nil"/>
              <w:left w:val="nil"/>
              <w:bottom w:val="nil"/>
              <w:right w:val="single" w:sz="2" w:space="0" w:color="auto"/>
            </w:tcBorders>
          </w:tcPr>
          <w:p ns2:paraId="1E25DCF3" ns2:textId="77777777" w:rsidR="0064211A" w:rsidRDefault="0064211A" w:rsidP="00B3093D">
            <w:pPr>
              <w:tabs>
                <w:tab w:val="decimal" w:pos="246"/>
                <w:tab w:val="left" w:pos="326"/>
              </w:tabs>
              <w:spacing w:before="15" w:after="15"/>
              <w:rPr>
                <w:sz w:val="18"/>
                <w:szCs w:val="18"/>
              </w:rPr>
            </w:pPr>
            <w:r>
              <w:rPr>
                <w:sz w:val="18"/>
                <w:szCs w:val="18"/>
              </w:rPr>
              <w:tab/>
              <w:t xml:space="preserve">(40.0) </w:t>
            </w:r>
          </w:p>
        </w:tc>
        <w:tc>
          <w:tcPr>
            <w:tcW w:w="625" w:type="pct"/>
            <w:tcBorders>
              <w:top w:val="nil"/>
              <w:left w:val="nil"/>
              <w:bottom w:val="nil"/>
              <w:right w:val="nil"/>
            </w:tcBorders>
          </w:tcPr>
          <w:p ns2:paraId="2D9A2ADF" ns2:textId="77777777" w:rsidR="0064211A" w:rsidRDefault="0064211A" w:rsidP="00B3093D">
            <w:pPr>
              <w:tabs>
                <w:tab w:val="decimal" w:pos="372"/>
                <w:tab w:val="left" w:pos="452"/>
              </w:tabs>
              <w:spacing w:before="15" w:after="15"/>
              <w:rPr>
                <w:sz w:val="18"/>
                <w:szCs w:val="18"/>
              </w:rPr>
            </w:pPr>
            <w:r>
              <w:rPr>
                <w:sz w:val="18"/>
                <w:szCs w:val="18"/>
              </w:rPr>
              <w:tab/>
              <w:t xml:space="preserve">35 </w:t>
            </w:r>
          </w:p>
        </w:tc>
        <w:tc>
          <w:tcPr>
            <w:tcW w:w="625" w:type="pct"/>
            <w:tcBorders>
              <w:top w:val="nil"/>
              <w:left w:val="nil"/>
              <w:bottom w:val="nil"/>
              <w:right w:val="single" w:sz="2" w:space="0" w:color="auto"/>
            </w:tcBorders>
          </w:tcPr>
          <w:p ns2:paraId="0E6B89A0" ns2:textId="77777777" w:rsidR="0064211A" w:rsidRDefault="0064211A" w:rsidP="00B3093D">
            <w:pPr>
              <w:tabs>
                <w:tab w:val="decimal" w:pos="246"/>
                <w:tab w:val="left" w:pos="326"/>
              </w:tabs>
              <w:spacing w:before="15" w:after="15"/>
              <w:rPr>
                <w:sz w:val="18"/>
                <w:szCs w:val="18"/>
              </w:rPr>
            </w:pPr>
            <w:r>
              <w:rPr>
                <w:sz w:val="18"/>
                <w:szCs w:val="18"/>
              </w:rPr>
              <w:tab/>
              <w:t xml:space="preserve">(34.7) </w:t>
            </w:r>
          </w:p>
        </w:tc>
      </w:tr>
      <w:tr w:rsidR="00A440A5" ns2:paraId="67A38171" ns2: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59A3ADFE" ns2:textId="77777777" w:rsidR="0064211A" w:rsidRDefault="0064211A" w:rsidP="00B3093D">
            <w:pPr>
              <w:spacing w:before="15" w:after="15"/>
              <w:ind w:left="160" w:right="1" w:hanging="160"/>
              <w:rPr>
                <w:sz w:val="18"/>
                <w:szCs w:val="18"/>
              </w:rPr>
            </w:pPr>
            <w:r>
              <w:rPr>
                <w:sz w:val="18"/>
                <w:szCs w:val="18"/>
              </w:rPr>
              <w:t xml:space="preserve">   Nausea </w:t>
            </w:r>
          </w:p>
        </w:tc>
        <w:tc>
          <w:tcPr>
            <w:tcW w:w="625" w:type="pct"/>
            <w:tcBorders>
              <w:top w:val="nil"/>
              <w:left w:val="nil"/>
              <w:bottom w:val="nil"/>
              <w:right w:val="nil"/>
            </w:tcBorders>
          </w:tcPr>
          <w:p ns2:paraId="7756C55B" ns2:textId="77777777" w:rsidR="0064211A" w:rsidRDefault="0064211A" w:rsidP="00B3093D">
            <w:pPr>
              <w:tabs>
                <w:tab w:val="decimal" w:pos="372"/>
                <w:tab w:val="left" w:pos="452"/>
              </w:tabs>
              <w:spacing w:before="15" w:after="15"/>
              <w:rPr>
                <w:sz w:val="18"/>
                <w:szCs w:val="18"/>
              </w:rPr>
            </w:pPr>
            <w:r>
              <w:rPr>
                <w:sz w:val="18"/>
                <w:szCs w:val="18"/>
              </w:rPr>
              <w:tab/>
              <w:t xml:space="preserve">11 </w:t>
            </w:r>
          </w:p>
        </w:tc>
        <w:tc>
          <w:tcPr>
            <w:tcW w:w="625" w:type="pct"/>
            <w:tcBorders>
              <w:top w:val="nil"/>
              <w:left w:val="nil"/>
              <w:bottom w:val="nil"/>
              <w:right w:val="single" w:sz="2" w:space="0" w:color="auto"/>
            </w:tcBorders>
          </w:tcPr>
          <w:p ns2:paraId="56DE3D53" ns2:textId="77777777" w:rsidR="0064211A" w:rsidRDefault="0064211A" w:rsidP="00B3093D">
            <w:pPr>
              <w:tabs>
                <w:tab w:val="decimal" w:pos="246"/>
                <w:tab w:val="left" w:pos="326"/>
              </w:tabs>
              <w:spacing w:before="15" w:after="15"/>
              <w:rPr>
                <w:sz w:val="18"/>
                <w:szCs w:val="18"/>
              </w:rPr>
            </w:pPr>
            <w:r>
              <w:rPr>
                <w:sz w:val="18"/>
                <w:szCs w:val="18"/>
              </w:rPr>
              <w:tab/>
              <w:t xml:space="preserve">(27.5) </w:t>
            </w:r>
          </w:p>
        </w:tc>
        <w:tc>
          <w:tcPr>
            <w:tcW w:w="625" w:type="pct"/>
            <w:tcBorders>
              <w:top w:val="nil"/>
              <w:left w:val="nil"/>
              <w:bottom w:val="nil"/>
              <w:right w:val="nil"/>
            </w:tcBorders>
          </w:tcPr>
          <w:p ns2:paraId="26E3905D" ns2:textId="77777777" w:rsidR="0064211A" w:rsidRDefault="0064211A" w:rsidP="00B3093D">
            <w:pPr>
              <w:tabs>
                <w:tab w:val="decimal" w:pos="372"/>
                <w:tab w:val="left" w:pos="452"/>
              </w:tabs>
              <w:spacing w:before="15" w:after="15"/>
              <w:rPr>
                <w:sz w:val="18"/>
                <w:szCs w:val="18"/>
              </w:rPr>
            </w:pPr>
            <w:r>
              <w:rPr>
                <w:sz w:val="18"/>
                <w:szCs w:val="18"/>
              </w:rPr>
              <w:tab/>
              <w:t xml:space="preserve">33 </w:t>
            </w:r>
          </w:p>
        </w:tc>
        <w:tc>
          <w:tcPr>
            <w:tcW w:w="625" w:type="pct"/>
            <w:tcBorders>
              <w:top w:val="nil"/>
              <w:left w:val="nil"/>
              <w:bottom w:val="nil"/>
              <w:right w:val="single" w:sz="2" w:space="0" w:color="auto"/>
            </w:tcBorders>
          </w:tcPr>
          <w:p ns2:paraId="03261941" ns2:textId="77777777" w:rsidR="0064211A" w:rsidRDefault="0064211A" w:rsidP="00B3093D">
            <w:pPr>
              <w:tabs>
                <w:tab w:val="decimal" w:pos="246"/>
                <w:tab w:val="left" w:pos="326"/>
              </w:tabs>
              <w:spacing w:before="15" w:after="15"/>
              <w:rPr>
                <w:sz w:val="18"/>
                <w:szCs w:val="18"/>
              </w:rPr>
            </w:pPr>
            <w:r>
              <w:rPr>
                <w:sz w:val="18"/>
                <w:szCs w:val="18"/>
              </w:rPr>
              <w:tab/>
              <w:t xml:space="preserve">(32.7) </w:t>
            </w:r>
          </w:p>
        </w:tc>
      </w:tr>
      <w:tr w:rsidR="00A440A5" ns2:paraId="498C8D32" ns2: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06A9BA0D" ns2:textId="77777777" w:rsidR="0064211A" w:rsidRDefault="0064211A" w:rsidP="00B3093D">
            <w:pPr>
              <w:spacing w:before="15" w:after="15"/>
              <w:ind w:left="160" w:right="1" w:hanging="160"/>
              <w:rPr>
                <w:sz w:val="18"/>
                <w:szCs w:val="18"/>
              </w:rPr>
            </w:pPr>
            <w:r>
              <w:rPr>
                <w:sz w:val="18"/>
                <w:szCs w:val="18"/>
              </w:rPr>
              <w:t xml:space="preserve">   Decreased appetite </w:t>
            </w:r>
          </w:p>
        </w:tc>
        <w:tc>
          <w:tcPr>
            <w:tcW w:w="625" w:type="pct"/>
            <w:tcBorders>
              <w:top w:val="nil"/>
              <w:left w:val="nil"/>
              <w:bottom w:val="nil"/>
              <w:right w:val="nil"/>
            </w:tcBorders>
          </w:tcPr>
          <w:p ns2:paraId="385341B7" ns2:textId="77777777" w:rsidR="0064211A" w:rsidRDefault="0064211A" w:rsidP="00B3093D">
            <w:pPr>
              <w:tabs>
                <w:tab w:val="decimal" w:pos="372"/>
                <w:tab w:val="left" w:pos="452"/>
              </w:tabs>
              <w:spacing w:before="15" w:after="15"/>
              <w:rPr>
                <w:sz w:val="18"/>
                <w:szCs w:val="18"/>
              </w:rPr>
            </w:pPr>
            <w:r>
              <w:rPr>
                <w:sz w:val="18"/>
                <w:szCs w:val="18"/>
              </w:rPr>
              <w:tab/>
              <w:t xml:space="preserve">15 </w:t>
            </w:r>
          </w:p>
        </w:tc>
        <w:tc>
          <w:tcPr>
            <w:tcW w:w="625" w:type="pct"/>
            <w:tcBorders>
              <w:top w:val="nil"/>
              <w:left w:val="nil"/>
              <w:bottom w:val="nil"/>
              <w:right w:val="single" w:sz="2" w:space="0" w:color="auto"/>
            </w:tcBorders>
          </w:tcPr>
          <w:p ns2:paraId="6D0CDDC6" ns2:textId="77777777" w:rsidR="0064211A" w:rsidRDefault="0064211A" w:rsidP="00B3093D">
            <w:pPr>
              <w:tabs>
                <w:tab w:val="decimal" w:pos="246"/>
                <w:tab w:val="left" w:pos="326"/>
              </w:tabs>
              <w:spacing w:before="15" w:after="15"/>
              <w:rPr>
                <w:sz w:val="18"/>
                <w:szCs w:val="18"/>
              </w:rPr>
            </w:pPr>
            <w:r>
              <w:rPr>
                <w:sz w:val="18"/>
                <w:szCs w:val="18"/>
              </w:rPr>
              <w:tab/>
              <w:t xml:space="preserve">(37.5) </w:t>
            </w:r>
          </w:p>
        </w:tc>
        <w:tc>
          <w:tcPr>
            <w:tcW w:w="625" w:type="pct"/>
            <w:tcBorders>
              <w:top w:val="nil"/>
              <w:left w:val="nil"/>
              <w:bottom w:val="nil"/>
              <w:right w:val="nil"/>
            </w:tcBorders>
          </w:tcPr>
          <w:p ns2:paraId="21A4DC08" ns2:textId="77777777" w:rsidR="0064211A" w:rsidRDefault="0064211A" w:rsidP="00B3093D">
            <w:pPr>
              <w:tabs>
                <w:tab w:val="decimal" w:pos="372"/>
                <w:tab w:val="left" w:pos="452"/>
              </w:tabs>
              <w:spacing w:before="15" w:after="15"/>
              <w:rPr>
                <w:sz w:val="18"/>
                <w:szCs w:val="18"/>
              </w:rPr>
            </w:pPr>
            <w:r>
              <w:rPr>
                <w:sz w:val="18"/>
                <w:szCs w:val="18"/>
              </w:rPr>
              <w:tab/>
              <w:t xml:space="preserve">32 </w:t>
            </w:r>
          </w:p>
        </w:tc>
        <w:tc>
          <w:tcPr>
            <w:tcW w:w="625" w:type="pct"/>
            <w:tcBorders>
              <w:top w:val="nil"/>
              <w:left w:val="nil"/>
              <w:bottom w:val="nil"/>
              <w:right w:val="single" w:sz="2" w:space="0" w:color="auto"/>
            </w:tcBorders>
          </w:tcPr>
          <w:p ns2:paraId="4C99F659" ns2:textId="77777777" w:rsidR="0064211A" w:rsidRDefault="0064211A" w:rsidP="00B3093D">
            <w:pPr>
              <w:tabs>
                <w:tab w:val="decimal" w:pos="246"/>
                <w:tab w:val="left" w:pos="326"/>
              </w:tabs>
              <w:spacing w:before="15" w:after="15"/>
              <w:rPr>
                <w:sz w:val="18"/>
                <w:szCs w:val="18"/>
              </w:rPr>
            </w:pPr>
            <w:r>
              <w:rPr>
                <w:sz w:val="18"/>
                <w:szCs w:val="18"/>
              </w:rPr>
              <w:tab/>
              <w:t xml:space="preserve">(31.7) </w:t>
            </w:r>
          </w:p>
        </w:tc>
      </w:tr>
      <w:tr w:rsidR="00A440A5" ns2:paraId="3ADEE889" ns2: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3011A157" ns2:textId="77777777" w:rsidR="0064211A" w:rsidRDefault="0064211A" w:rsidP="00B3093D">
            <w:pPr>
              <w:spacing w:before="15" w:after="15"/>
              <w:ind w:left="160" w:right="1" w:hanging="160"/>
              <w:rPr>
                <w:sz w:val="18"/>
                <w:szCs w:val="18"/>
              </w:rPr>
            </w:pPr>
            <w:r>
              <w:rPr>
                <w:sz w:val="18"/>
                <w:szCs w:val="18"/>
              </w:rPr>
              <w:t xml:space="preserve">   Vomiting </w:t>
            </w:r>
          </w:p>
        </w:tc>
        <w:tc>
          <w:tcPr>
            <w:tcW w:w="625" w:type="pct"/>
            <w:tcBorders>
              <w:top w:val="nil"/>
              <w:left w:val="nil"/>
              <w:bottom w:val="nil"/>
              <w:right w:val="nil"/>
            </w:tcBorders>
          </w:tcPr>
          <w:p ns2:paraId="2F6748D8" ns2:textId="77777777" w:rsidR="0064211A" w:rsidRDefault="0064211A" w:rsidP="00B3093D">
            <w:pPr>
              <w:tabs>
                <w:tab w:val="decimal" w:pos="372"/>
                <w:tab w:val="left" w:pos="452"/>
              </w:tabs>
              <w:spacing w:before="15" w:after="15"/>
              <w:rPr>
                <w:sz w:val="18"/>
                <w:szCs w:val="18"/>
              </w:rPr>
            </w:pPr>
            <w:r>
              <w:rPr>
                <w:sz w:val="18"/>
                <w:szCs w:val="18"/>
              </w:rPr>
              <w:tab/>
              <w:t xml:space="preserve">6 </w:t>
            </w:r>
          </w:p>
        </w:tc>
        <w:tc>
          <w:tcPr>
            <w:tcW w:w="625" w:type="pct"/>
            <w:tcBorders>
              <w:top w:val="nil"/>
              <w:left w:val="nil"/>
              <w:bottom w:val="nil"/>
              <w:right w:val="single" w:sz="2" w:space="0" w:color="auto"/>
            </w:tcBorders>
          </w:tcPr>
          <w:p ns2:paraId="28624FD3" ns2:textId="77777777" w:rsidR="0064211A" w:rsidRDefault="0064211A" w:rsidP="00B3093D">
            <w:pPr>
              <w:tabs>
                <w:tab w:val="decimal" w:pos="246"/>
                <w:tab w:val="left" w:pos="326"/>
              </w:tabs>
              <w:spacing w:before="15" w:after="15"/>
              <w:rPr>
                <w:sz w:val="18"/>
                <w:szCs w:val="18"/>
              </w:rPr>
            </w:pPr>
            <w:r>
              <w:rPr>
                <w:sz w:val="18"/>
                <w:szCs w:val="18"/>
              </w:rPr>
              <w:tab/>
              <w:t xml:space="preserve">(15.0) </w:t>
            </w:r>
          </w:p>
        </w:tc>
        <w:tc>
          <w:tcPr>
            <w:tcW w:w="625" w:type="pct"/>
            <w:tcBorders>
              <w:top w:val="nil"/>
              <w:left w:val="nil"/>
              <w:bottom w:val="nil"/>
              <w:right w:val="nil"/>
            </w:tcBorders>
          </w:tcPr>
          <w:p ns2:paraId="5E9D24D2" ns2:textId="77777777" w:rsidR="0064211A" w:rsidRDefault="0064211A" w:rsidP="00B3093D">
            <w:pPr>
              <w:tabs>
                <w:tab w:val="decimal" w:pos="372"/>
                <w:tab w:val="left" w:pos="452"/>
              </w:tabs>
              <w:spacing w:before="15" w:after="15"/>
              <w:rPr>
                <w:sz w:val="18"/>
                <w:szCs w:val="18"/>
              </w:rPr>
            </w:pPr>
            <w:r>
              <w:rPr>
                <w:sz w:val="18"/>
                <w:szCs w:val="18"/>
              </w:rPr>
              <w:tab/>
              <w:t xml:space="preserve">25 </w:t>
            </w:r>
          </w:p>
        </w:tc>
        <w:tc>
          <w:tcPr>
            <w:tcW w:w="625" w:type="pct"/>
            <w:tcBorders>
              <w:top w:val="nil"/>
              <w:left w:val="nil"/>
              <w:bottom w:val="nil"/>
              <w:right w:val="single" w:sz="2" w:space="0" w:color="auto"/>
            </w:tcBorders>
          </w:tcPr>
          <w:p ns2:paraId="4D9A7DF4" ns2:textId="77777777" w:rsidR="0064211A" w:rsidRDefault="0064211A" w:rsidP="00B3093D">
            <w:pPr>
              <w:tabs>
                <w:tab w:val="decimal" w:pos="246"/>
                <w:tab w:val="left" w:pos="326"/>
              </w:tabs>
              <w:spacing w:before="15" w:after="15"/>
              <w:rPr>
                <w:sz w:val="18"/>
                <w:szCs w:val="18"/>
              </w:rPr>
            </w:pPr>
            <w:r>
              <w:rPr>
                <w:sz w:val="18"/>
                <w:szCs w:val="18"/>
              </w:rPr>
              <w:tab/>
              <w:t xml:space="preserve">(24.8) </w:t>
            </w:r>
          </w:p>
        </w:tc>
      </w:tr>
      <w:tr w:rsidR="00A440A5" ns2:paraId="74178AA8" ns2: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148BA305" ns2:textId="77777777" w:rsidR="0064211A" w:rsidRDefault="0064211A" w:rsidP="00B3093D">
            <w:pPr>
              <w:spacing w:before="15" w:after="15"/>
              <w:ind w:left="160" w:right="1" w:hanging="160"/>
              <w:rPr>
                <w:sz w:val="18"/>
                <w:szCs w:val="18"/>
              </w:rPr>
            </w:pPr>
            <w:r>
              <w:rPr>
                <w:sz w:val="18"/>
                <w:szCs w:val="18"/>
              </w:rPr>
              <w:t xml:space="preserve">   Alanine aminotransferase increased </w:t>
            </w:r>
          </w:p>
        </w:tc>
        <w:tc>
          <w:tcPr>
            <w:tcW w:w="625" w:type="pct"/>
            <w:tcBorders>
              <w:top w:val="nil"/>
              <w:left w:val="nil"/>
              <w:bottom w:val="nil"/>
              <w:right w:val="nil"/>
            </w:tcBorders>
          </w:tcPr>
          <w:p ns2:paraId="4BF9A2B9" ns2:textId="77777777" w:rsidR="0064211A" w:rsidRDefault="0064211A" w:rsidP="00B3093D">
            <w:pPr>
              <w:tabs>
                <w:tab w:val="decimal" w:pos="372"/>
                <w:tab w:val="left" w:pos="452"/>
              </w:tabs>
              <w:spacing w:before="15" w:after="15"/>
              <w:rPr>
                <w:sz w:val="18"/>
                <w:szCs w:val="18"/>
              </w:rPr>
            </w:pPr>
            <w:r>
              <w:rPr>
                <w:sz w:val="18"/>
                <w:szCs w:val="18"/>
              </w:rPr>
              <w:tab/>
              <w:t xml:space="preserve">9 </w:t>
            </w:r>
          </w:p>
        </w:tc>
        <w:tc>
          <w:tcPr>
            <w:tcW w:w="625" w:type="pct"/>
            <w:tcBorders>
              <w:top w:val="nil"/>
              <w:left w:val="nil"/>
              <w:bottom w:val="nil"/>
              <w:right w:val="single" w:sz="2" w:space="0" w:color="auto"/>
            </w:tcBorders>
          </w:tcPr>
          <w:p ns2:paraId="42E47DFB" ns2:textId="77777777" w:rsidR="0064211A" w:rsidRDefault="0064211A" w:rsidP="00B3093D">
            <w:pPr>
              <w:tabs>
                <w:tab w:val="decimal" w:pos="246"/>
                <w:tab w:val="left" w:pos="326"/>
              </w:tabs>
              <w:spacing w:before="15" w:after="15"/>
              <w:rPr>
                <w:sz w:val="18"/>
                <w:szCs w:val="18"/>
              </w:rPr>
            </w:pPr>
            <w:r>
              <w:rPr>
                <w:sz w:val="18"/>
                <w:szCs w:val="18"/>
              </w:rPr>
              <w:tab/>
              <w:t xml:space="preserve">(22.5) </w:t>
            </w:r>
          </w:p>
        </w:tc>
        <w:tc>
          <w:tcPr>
            <w:tcW w:w="625" w:type="pct"/>
            <w:tcBorders>
              <w:top w:val="nil"/>
              <w:left w:val="nil"/>
              <w:bottom w:val="nil"/>
              <w:right w:val="nil"/>
            </w:tcBorders>
          </w:tcPr>
          <w:p ns2:paraId="52C1D9CE" ns2:textId="77777777" w:rsidR="0064211A" w:rsidRDefault="0064211A" w:rsidP="00B3093D">
            <w:pPr>
              <w:tabs>
                <w:tab w:val="decimal" w:pos="372"/>
                <w:tab w:val="left" w:pos="452"/>
              </w:tabs>
              <w:spacing w:before="15" w:after="15"/>
              <w:rPr>
                <w:sz w:val="18"/>
                <w:szCs w:val="18"/>
              </w:rPr>
            </w:pPr>
            <w:r>
              <w:rPr>
                <w:sz w:val="18"/>
                <w:szCs w:val="18"/>
              </w:rPr>
              <w:tab/>
              <w:t xml:space="preserve">23 </w:t>
            </w:r>
          </w:p>
        </w:tc>
        <w:tc>
          <w:tcPr>
            <w:tcW w:w="625" w:type="pct"/>
            <w:tcBorders>
              <w:top w:val="nil"/>
              <w:left w:val="nil"/>
              <w:bottom w:val="nil"/>
              <w:right w:val="single" w:sz="2" w:space="0" w:color="auto"/>
            </w:tcBorders>
          </w:tcPr>
          <w:p ns2:paraId="71CD8295" ns2:textId="77777777" w:rsidR="0064211A" w:rsidRDefault="0064211A" w:rsidP="00B3093D">
            <w:pPr>
              <w:tabs>
                <w:tab w:val="decimal" w:pos="246"/>
                <w:tab w:val="left" w:pos="326"/>
              </w:tabs>
              <w:spacing w:before="15" w:after="15"/>
              <w:rPr>
                <w:sz w:val="18"/>
                <w:szCs w:val="18"/>
              </w:rPr>
            </w:pPr>
            <w:r>
              <w:rPr>
                <w:sz w:val="18"/>
                <w:szCs w:val="18"/>
              </w:rPr>
              <w:tab/>
              <w:t xml:space="preserve">(22.8) </w:t>
            </w:r>
          </w:p>
        </w:tc>
      </w:tr>
      <w:tr w:rsidR="00A440A5" ns2:paraId="5C629429" ns2: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462F4B0A" ns2:textId="77777777" w:rsidR="0064211A" w:rsidRDefault="0064211A" w:rsidP="00B3093D">
            <w:pPr>
              <w:spacing w:before="15" w:after="15"/>
              <w:ind w:left="160" w:right="1" w:hanging="160"/>
              <w:rPr>
                <w:sz w:val="18"/>
                <w:szCs w:val="18"/>
              </w:rPr>
            </w:pPr>
            <w:r>
              <w:rPr>
                <w:sz w:val="18"/>
                <w:szCs w:val="18"/>
              </w:rPr>
              <w:t xml:space="preserve">   Asthenia </w:t>
            </w:r>
          </w:p>
        </w:tc>
        <w:tc>
          <w:tcPr>
            <w:tcW w:w="625" w:type="pct"/>
            <w:tcBorders>
              <w:top w:val="nil"/>
              <w:left w:val="nil"/>
              <w:bottom w:val="nil"/>
              <w:right w:val="nil"/>
            </w:tcBorders>
          </w:tcPr>
          <w:p ns2:paraId="1F5E89CA" ns2:textId="77777777" w:rsidR="0064211A" w:rsidRDefault="0064211A" w:rsidP="00B3093D">
            <w:pPr>
              <w:tabs>
                <w:tab w:val="decimal" w:pos="372"/>
                <w:tab w:val="left" w:pos="452"/>
              </w:tabs>
              <w:spacing w:before="15" w:after="15"/>
              <w:rPr>
                <w:sz w:val="18"/>
                <w:szCs w:val="18"/>
              </w:rPr>
            </w:pPr>
            <w:r>
              <w:rPr>
                <w:sz w:val="18"/>
                <w:szCs w:val="18"/>
              </w:rPr>
              <w:tab/>
              <w:t xml:space="preserve">13 </w:t>
            </w:r>
          </w:p>
        </w:tc>
        <w:tc>
          <w:tcPr>
            <w:tcW w:w="625" w:type="pct"/>
            <w:tcBorders>
              <w:top w:val="nil"/>
              <w:left w:val="nil"/>
              <w:bottom w:val="nil"/>
              <w:right w:val="single" w:sz="2" w:space="0" w:color="auto"/>
            </w:tcBorders>
          </w:tcPr>
          <w:p ns2:paraId="08D8C4FB" ns2:textId="77777777" w:rsidR="0064211A" w:rsidRDefault="0064211A" w:rsidP="00B3093D">
            <w:pPr>
              <w:tabs>
                <w:tab w:val="decimal" w:pos="246"/>
                <w:tab w:val="left" w:pos="326"/>
              </w:tabs>
              <w:spacing w:before="15" w:after="15"/>
              <w:rPr>
                <w:sz w:val="18"/>
                <w:szCs w:val="18"/>
              </w:rPr>
            </w:pPr>
            <w:r>
              <w:rPr>
                <w:sz w:val="18"/>
                <w:szCs w:val="18"/>
              </w:rPr>
              <w:tab/>
              <w:t xml:space="preserve">(32.5) </w:t>
            </w:r>
          </w:p>
        </w:tc>
        <w:tc>
          <w:tcPr>
            <w:tcW w:w="625" w:type="pct"/>
            <w:tcBorders>
              <w:top w:val="nil"/>
              <w:left w:val="nil"/>
              <w:bottom w:val="nil"/>
              <w:right w:val="nil"/>
            </w:tcBorders>
          </w:tcPr>
          <w:p ns2:paraId="7F09864E" ns2:textId="77777777" w:rsidR="0064211A" w:rsidRDefault="0064211A" w:rsidP="00B3093D">
            <w:pPr>
              <w:tabs>
                <w:tab w:val="decimal" w:pos="372"/>
                <w:tab w:val="left" w:pos="452"/>
              </w:tabs>
              <w:spacing w:before="15" w:after="15"/>
              <w:rPr>
                <w:sz w:val="18"/>
                <w:szCs w:val="18"/>
              </w:rPr>
            </w:pPr>
            <w:r>
              <w:rPr>
                <w:sz w:val="18"/>
                <w:szCs w:val="18"/>
              </w:rPr>
              <w:tab/>
              <w:t xml:space="preserve">23 </w:t>
            </w:r>
          </w:p>
        </w:tc>
        <w:tc>
          <w:tcPr>
            <w:tcW w:w="625" w:type="pct"/>
            <w:tcBorders>
              <w:top w:val="nil"/>
              <w:left w:val="nil"/>
              <w:bottom w:val="nil"/>
              <w:right w:val="single" w:sz="2" w:space="0" w:color="auto"/>
            </w:tcBorders>
          </w:tcPr>
          <w:p ns2:paraId="2B725639" ns2:textId="77777777" w:rsidR="0064211A" w:rsidRDefault="0064211A" w:rsidP="00B3093D">
            <w:pPr>
              <w:tabs>
                <w:tab w:val="decimal" w:pos="246"/>
                <w:tab w:val="left" w:pos="326"/>
              </w:tabs>
              <w:spacing w:before="15" w:after="15"/>
              <w:rPr>
                <w:sz w:val="18"/>
                <w:szCs w:val="18"/>
              </w:rPr>
            </w:pPr>
            <w:r>
              <w:rPr>
                <w:sz w:val="18"/>
                <w:szCs w:val="18"/>
              </w:rPr>
              <w:tab/>
              <w:t xml:space="preserve">(22.8) </w:t>
            </w:r>
          </w:p>
        </w:tc>
      </w:tr>
      <w:tr w:rsidR="00A440A5" ns2:paraId="08B28A6A" ns2: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4CDABF5C" ns2:textId="77777777" w:rsidR="0064211A" w:rsidRDefault="0064211A" w:rsidP="00B3093D">
            <w:pPr>
              <w:spacing w:before="15" w:after="15"/>
              <w:ind w:left="160" w:right="1" w:hanging="160"/>
              <w:rPr>
                <w:sz w:val="18"/>
                <w:szCs w:val="18"/>
              </w:rPr>
            </w:pPr>
            <w:r>
              <w:rPr>
                <w:sz w:val="18"/>
                <w:szCs w:val="18"/>
              </w:rPr>
              <w:t xml:space="preserve">   Platelet count decreased </w:t>
            </w:r>
          </w:p>
        </w:tc>
        <w:tc>
          <w:tcPr>
            <w:tcW w:w="625" w:type="pct"/>
            <w:tcBorders>
              <w:top w:val="nil"/>
              <w:left w:val="nil"/>
              <w:bottom w:val="nil"/>
              <w:right w:val="nil"/>
            </w:tcBorders>
          </w:tcPr>
          <w:p ns2:paraId="7EEC1DC9" ns2:textId="77777777" w:rsidR="0064211A" w:rsidRDefault="0064211A" w:rsidP="00B3093D">
            <w:pPr>
              <w:tabs>
                <w:tab w:val="decimal" w:pos="372"/>
                <w:tab w:val="left" w:pos="452"/>
              </w:tabs>
              <w:spacing w:before="15" w:after="15"/>
              <w:rPr>
                <w:sz w:val="18"/>
                <w:szCs w:val="18"/>
              </w:rPr>
            </w:pPr>
            <w:r>
              <w:rPr>
                <w:sz w:val="18"/>
                <w:szCs w:val="18"/>
              </w:rPr>
              <w:tab/>
              <w:t xml:space="preserve">8 </w:t>
            </w:r>
          </w:p>
        </w:tc>
        <w:tc>
          <w:tcPr>
            <w:tcW w:w="625" w:type="pct"/>
            <w:tcBorders>
              <w:top w:val="nil"/>
              <w:left w:val="nil"/>
              <w:bottom w:val="nil"/>
              <w:right w:val="single" w:sz="2" w:space="0" w:color="auto"/>
            </w:tcBorders>
          </w:tcPr>
          <w:p ns2:paraId="433FA167" ns2:textId="77777777" w:rsidR="0064211A" w:rsidRDefault="0064211A" w:rsidP="00B3093D">
            <w:pPr>
              <w:tabs>
                <w:tab w:val="decimal" w:pos="246"/>
                <w:tab w:val="left" w:pos="326"/>
              </w:tabs>
              <w:spacing w:before="15" w:after="15"/>
              <w:rPr>
                <w:sz w:val="18"/>
                <w:szCs w:val="18"/>
              </w:rPr>
            </w:pPr>
            <w:r>
              <w:rPr>
                <w:sz w:val="18"/>
                <w:szCs w:val="18"/>
              </w:rPr>
              <w:tab/>
              <w:t xml:space="preserve">(20.0) </w:t>
            </w:r>
          </w:p>
        </w:tc>
        <w:tc>
          <w:tcPr>
            <w:tcW w:w="625" w:type="pct"/>
            <w:tcBorders>
              <w:top w:val="nil"/>
              <w:left w:val="nil"/>
              <w:bottom w:val="nil"/>
              <w:right w:val="nil"/>
            </w:tcBorders>
          </w:tcPr>
          <w:p ns2:paraId="7B1FD025" ns2:textId="77777777" w:rsidR="0064211A" w:rsidRDefault="0064211A" w:rsidP="00B3093D">
            <w:pPr>
              <w:tabs>
                <w:tab w:val="decimal" w:pos="372"/>
                <w:tab w:val="left" w:pos="452"/>
              </w:tabs>
              <w:spacing w:before="15" w:after="15"/>
              <w:rPr>
                <w:sz w:val="18"/>
                <w:szCs w:val="18"/>
              </w:rPr>
            </w:pPr>
            <w:r>
              <w:rPr>
                <w:sz w:val="18"/>
                <w:szCs w:val="18"/>
              </w:rPr>
              <w:tab/>
              <w:t xml:space="preserve">20 </w:t>
            </w:r>
          </w:p>
        </w:tc>
        <w:tc>
          <w:tcPr>
            <w:tcW w:w="625" w:type="pct"/>
            <w:tcBorders>
              <w:top w:val="nil"/>
              <w:left w:val="nil"/>
              <w:bottom w:val="nil"/>
              <w:right w:val="single" w:sz="2" w:space="0" w:color="auto"/>
            </w:tcBorders>
          </w:tcPr>
          <w:p ns2:paraId="0E811295" ns2:textId="77777777" w:rsidR="0064211A" w:rsidRDefault="0064211A" w:rsidP="00B3093D">
            <w:pPr>
              <w:tabs>
                <w:tab w:val="decimal" w:pos="246"/>
                <w:tab w:val="left" w:pos="326"/>
              </w:tabs>
              <w:spacing w:before="15" w:after="15"/>
              <w:rPr>
                <w:sz w:val="18"/>
                <w:szCs w:val="18"/>
              </w:rPr>
            </w:pPr>
            <w:r>
              <w:rPr>
                <w:sz w:val="18"/>
                <w:szCs w:val="18"/>
              </w:rPr>
              <w:tab/>
              <w:t xml:space="preserve">(19.8) </w:t>
            </w:r>
          </w:p>
        </w:tc>
      </w:tr>
      <w:tr w:rsidR="00A440A5" ns2:paraId="1D50218F" ns2: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4474C565" ns2:textId="77777777" w:rsidR="0064211A" w:rsidRDefault="0064211A" w:rsidP="00B3093D">
            <w:pPr>
              <w:spacing w:before="15" w:after="15"/>
              <w:ind w:left="160" w:right="1" w:hanging="160"/>
              <w:rPr>
                <w:sz w:val="18"/>
                <w:szCs w:val="18"/>
              </w:rPr>
            </w:pPr>
            <w:r>
              <w:rPr>
                <w:sz w:val="18"/>
                <w:szCs w:val="18"/>
              </w:rPr>
              <w:t xml:space="preserve">   Aspartate aminotransferase increased </w:t>
            </w:r>
          </w:p>
        </w:tc>
        <w:tc>
          <w:tcPr>
            <w:tcW w:w="625" w:type="pct"/>
            <w:tcBorders>
              <w:top w:val="nil"/>
              <w:left w:val="nil"/>
              <w:bottom w:val="nil"/>
              <w:right w:val="nil"/>
            </w:tcBorders>
          </w:tcPr>
          <w:p ns2:paraId="4EC59912" ns2:textId="77777777" w:rsidR="0064211A" w:rsidRDefault="0064211A" w:rsidP="00B3093D">
            <w:pPr>
              <w:tabs>
                <w:tab w:val="decimal" w:pos="372"/>
                <w:tab w:val="left" w:pos="452"/>
              </w:tabs>
              <w:spacing w:before="15" w:after="15"/>
              <w:rPr>
                <w:sz w:val="18"/>
                <w:szCs w:val="18"/>
              </w:rPr>
            </w:pPr>
            <w:r>
              <w:rPr>
                <w:sz w:val="18"/>
                <w:szCs w:val="18"/>
              </w:rPr>
              <w:tab/>
              <w:t xml:space="preserve">7 </w:t>
            </w:r>
          </w:p>
        </w:tc>
        <w:tc>
          <w:tcPr>
            <w:tcW w:w="625" w:type="pct"/>
            <w:tcBorders>
              <w:top w:val="nil"/>
              <w:left w:val="nil"/>
              <w:bottom w:val="nil"/>
              <w:right w:val="single" w:sz="2" w:space="0" w:color="auto"/>
            </w:tcBorders>
          </w:tcPr>
          <w:p ns2:paraId="0D8E182A" ns2:textId="77777777" w:rsidR="0064211A" w:rsidRDefault="0064211A" w:rsidP="00B3093D">
            <w:pPr>
              <w:tabs>
                <w:tab w:val="decimal" w:pos="246"/>
                <w:tab w:val="left" w:pos="326"/>
              </w:tabs>
              <w:spacing w:before="15" w:after="15"/>
              <w:rPr>
                <w:sz w:val="18"/>
                <w:szCs w:val="18"/>
              </w:rPr>
            </w:pPr>
            <w:r>
              <w:rPr>
                <w:sz w:val="18"/>
                <w:szCs w:val="18"/>
              </w:rPr>
              <w:tab/>
              <w:t xml:space="preserve">(17.5) </w:t>
            </w:r>
          </w:p>
        </w:tc>
        <w:tc>
          <w:tcPr>
            <w:tcW w:w="625" w:type="pct"/>
            <w:tcBorders>
              <w:top w:val="nil"/>
              <w:left w:val="nil"/>
              <w:bottom w:val="nil"/>
              <w:right w:val="nil"/>
            </w:tcBorders>
          </w:tcPr>
          <w:p ns2:paraId="1F41C7D2" ns2:textId="77777777" w:rsidR="0064211A" w:rsidRDefault="0064211A" w:rsidP="00B3093D">
            <w:pPr>
              <w:tabs>
                <w:tab w:val="decimal" w:pos="372"/>
                <w:tab w:val="left" w:pos="452"/>
              </w:tabs>
              <w:spacing w:before="15" w:after="15"/>
              <w:rPr>
                <w:sz w:val="18"/>
                <w:szCs w:val="18"/>
              </w:rPr>
            </w:pPr>
            <w:r>
              <w:rPr>
                <w:sz w:val="18"/>
                <w:szCs w:val="18"/>
              </w:rPr>
              <w:tab/>
              <w:t xml:space="preserve">18 </w:t>
            </w:r>
          </w:p>
        </w:tc>
        <w:tc>
          <w:tcPr>
            <w:tcW w:w="625" w:type="pct"/>
            <w:tcBorders>
              <w:top w:val="nil"/>
              <w:left w:val="nil"/>
              <w:bottom w:val="nil"/>
              <w:right w:val="single" w:sz="2" w:space="0" w:color="auto"/>
            </w:tcBorders>
          </w:tcPr>
          <w:p ns2:paraId="399B7E7C" ns2:textId="77777777" w:rsidR="0064211A" w:rsidRDefault="0064211A" w:rsidP="00B3093D">
            <w:pPr>
              <w:tabs>
                <w:tab w:val="decimal" w:pos="246"/>
                <w:tab w:val="left" w:pos="326"/>
              </w:tabs>
              <w:spacing w:before="15" w:after="15"/>
              <w:rPr>
                <w:sz w:val="18"/>
                <w:szCs w:val="18"/>
              </w:rPr>
            </w:pPr>
            <w:r>
              <w:rPr>
                <w:sz w:val="18"/>
                <w:szCs w:val="18"/>
              </w:rPr>
              <w:tab/>
              <w:t xml:space="preserve">(17.8) </w:t>
            </w:r>
          </w:p>
        </w:tc>
      </w:tr>
      <w:tr w:rsidR="00A440A5" ns2:paraId="06A8DA83" ns2: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26241B81" ns2:textId="77777777" w:rsidR="0064211A" w:rsidRDefault="0064211A" w:rsidP="00B3093D">
            <w:pPr>
              <w:spacing w:before="15" w:after="15"/>
              <w:ind w:left="160" w:right="1" w:hanging="160"/>
              <w:rPr>
                <w:sz w:val="18"/>
                <w:szCs w:val="18"/>
              </w:rPr>
            </w:pPr>
            <w:r>
              <w:rPr>
                <w:sz w:val="18"/>
                <w:szCs w:val="18"/>
              </w:rPr>
              <w:t xml:space="preserve">   Constipation </w:t>
            </w:r>
          </w:p>
        </w:tc>
        <w:tc>
          <w:tcPr>
            <w:tcW w:w="625" w:type="pct"/>
            <w:tcBorders>
              <w:top w:val="nil"/>
              <w:left w:val="nil"/>
              <w:bottom w:val="nil"/>
              <w:right w:val="nil"/>
            </w:tcBorders>
          </w:tcPr>
          <w:p ns2:paraId="523FF250" ns2:textId="77777777" w:rsidR="0064211A" w:rsidRDefault="0064211A" w:rsidP="00B3093D">
            <w:pPr>
              <w:tabs>
                <w:tab w:val="decimal" w:pos="372"/>
                <w:tab w:val="left" w:pos="452"/>
              </w:tabs>
              <w:spacing w:before="15" w:after="15"/>
              <w:rPr>
                <w:sz w:val="18"/>
                <w:szCs w:val="18"/>
              </w:rPr>
            </w:pPr>
            <w:r>
              <w:rPr>
                <w:sz w:val="18"/>
                <w:szCs w:val="18"/>
              </w:rPr>
              <w:tab/>
              <w:t xml:space="preserve">10 </w:t>
            </w:r>
          </w:p>
        </w:tc>
        <w:tc>
          <w:tcPr>
            <w:tcW w:w="625" w:type="pct"/>
            <w:tcBorders>
              <w:top w:val="nil"/>
              <w:left w:val="nil"/>
              <w:bottom w:val="nil"/>
              <w:right w:val="single" w:sz="2" w:space="0" w:color="auto"/>
            </w:tcBorders>
          </w:tcPr>
          <w:p ns2:paraId="7A3FC7B7" ns2:textId="77777777" w:rsidR="0064211A" w:rsidRDefault="0064211A" w:rsidP="00B3093D">
            <w:pPr>
              <w:tabs>
                <w:tab w:val="decimal" w:pos="246"/>
                <w:tab w:val="left" w:pos="326"/>
              </w:tabs>
              <w:spacing w:before="15" w:after="15"/>
              <w:rPr>
                <w:sz w:val="18"/>
                <w:szCs w:val="18"/>
              </w:rPr>
            </w:pPr>
            <w:r>
              <w:rPr>
                <w:sz w:val="18"/>
                <w:szCs w:val="18"/>
              </w:rPr>
              <w:tab/>
              <w:t xml:space="preserve">(25.0) </w:t>
            </w:r>
          </w:p>
        </w:tc>
        <w:tc>
          <w:tcPr>
            <w:tcW w:w="625" w:type="pct"/>
            <w:tcBorders>
              <w:top w:val="nil"/>
              <w:left w:val="nil"/>
              <w:bottom w:val="nil"/>
              <w:right w:val="nil"/>
            </w:tcBorders>
          </w:tcPr>
          <w:p ns2:paraId="7BDDC3D1" ns2:textId="77777777" w:rsidR="0064211A" w:rsidRDefault="0064211A" w:rsidP="00B3093D">
            <w:pPr>
              <w:tabs>
                <w:tab w:val="decimal" w:pos="372"/>
                <w:tab w:val="left" w:pos="452"/>
              </w:tabs>
              <w:spacing w:before="15" w:after="15"/>
              <w:rPr>
                <w:sz w:val="18"/>
                <w:szCs w:val="18"/>
              </w:rPr>
            </w:pPr>
            <w:r>
              <w:rPr>
                <w:sz w:val="18"/>
                <w:szCs w:val="18"/>
              </w:rPr>
              <w:tab/>
              <w:t xml:space="preserve">18 </w:t>
            </w:r>
          </w:p>
        </w:tc>
        <w:tc>
          <w:tcPr>
            <w:tcW w:w="625" w:type="pct"/>
            <w:tcBorders>
              <w:top w:val="nil"/>
              <w:left w:val="nil"/>
              <w:bottom w:val="nil"/>
              <w:right w:val="single" w:sz="2" w:space="0" w:color="auto"/>
            </w:tcBorders>
          </w:tcPr>
          <w:p ns2:paraId="05AE3160" ns2:textId="77777777" w:rsidR="0064211A" w:rsidRDefault="0064211A" w:rsidP="00B3093D">
            <w:pPr>
              <w:tabs>
                <w:tab w:val="decimal" w:pos="246"/>
                <w:tab w:val="left" w:pos="326"/>
              </w:tabs>
              <w:spacing w:before="15" w:after="15"/>
              <w:rPr>
                <w:sz w:val="18"/>
                <w:szCs w:val="18"/>
              </w:rPr>
            </w:pPr>
            <w:r>
              <w:rPr>
                <w:sz w:val="18"/>
                <w:szCs w:val="18"/>
              </w:rPr>
              <w:tab/>
              <w:t xml:space="preserve">(17.8) </w:t>
            </w:r>
          </w:p>
        </w:tc>
      </w:tr>
      <w:tr w:rsidR="00A440A5" ns2:paraId="253EA9C2" ns2: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16D394A1" ns2:textId="77777777" w:rsidR="0064211A" w:rsidRDefault="0064211A" w:rsidP="00B3093D">
            <w:pPr>
              <w:spacing w:before="15" w:after="15"/>
              <w:ind w:left="160" w:right="1" w:hanging="160"/>
              <w:rPr>
                <w:sz w:val="18"/>
                <w:szCs w:val="18"/>
              </w:rPr>
            </w:pPr>
            <w:r>
              <w:rPr>
                <w:sz w:val="18"/>
                <w:szCs w:val="18"/>
              </w:rPr>
              <w:t xml:space="preserve">   Weight decreased </w:t>
            </w:r>
          </w:p>
        </w:tc>
        <w:tc>
          <w:tcPr>
            <w:tcW w:w="625" w:type="pct"/>
            <w:tcBorders>
              <w:top w:val="nil"/>
              <w:left w:val="nil"/>
              <w:bottom w:val="nil"/>
              <w:right w:val="nil"/>
            </w:tcBorders>
          </w:tcPr>
          <w:p ns2:paraId="4DF9B170" ns2:textId="77777777" w:rsidR="0064211A" w:rsidRDefault="0064211A" w:rsidP="00B3093D">
            <w:pPr>
              <w:tabs>
                <w:tab w:val="decimal" w:pos="372"/>
                <w:tab w:val="left" w:pos="452"/>
              </w:tabs>
              <w:spacing w:before="15" w:after="15"/>
              <w:rPr>
                <w:sz w:val="18"/>
                <w:szCs w:val="18"/>
              </w:rPr>
            </w:pPr>
            <w:r>
              <w:rPr>
                <w:sz w:val="18"/>
                <w:szCs w:val="18"/>
              </w:rPr>
              <w:tab/>
              <w:t xml:space="preserve">6 </w:t>
            </w:r>
          </w:p>
        </w:tc>
        <w:tc>
          <w:tcPr>
            <w:tcW w:w="625" w:type="pct"/>
            <w:tcBorders>
              <w:top w:val="nil"/>
              <w:left w:val="nil"/>
              <w:bottom w:val="nil"/>
              <w:right w:val="single" w:sz="2" w:space="0" w:color="auto"/>
            </w:tcBorders>
          </w:tcPr>
          <w:p ns2:paraId="7F19046E" ns2:textId="77777777" w:rsidR="0064211A" w:rsidRDefault="0064211A" w:rsidP="00B3093D">
            <w:pPr>
              <w:tabs>
                <w:tab w:val="decimal" w:pos="246"/>
                <w:tab w:val="left" w:pos="326"/>
              </w:tabs>
              <w:spacing w:before="15" w:after="15"/>
              <w:rPr>
                <w:sz w:val="18"/>
                <w:szCs w:val="18"/>
              </w:rPr>
            </w:pPr>
            <w:r>
              <w:rPr>
                <w:sz w:val="18"/>
                <w:szCs w:val="18"/>
              </w:rPr>
              <w:tab/>
              <w:t xml:space="preserve">(15.0) </w:t>
            </w:r>
          </w:p>
        </w:tc>
        <w:tc>
          <w:tcPr>
            <w:tcW w:w="625" w:type="pct"/>
            <w:tcBorders>
              <w:top w:val="nil"/>
              <w:left w:val="nil"/>
              <w:bottom w:val="nil"/>
              <w:right w:val="nil"/>
            </w:tcBorders>
          </w:tcPr>
          <w:p ns2:paraId="7DCBDBA1" ns2:textId="77777777" w:rsidR="0064211A" w:rsidRDefault="0064211A" w:rsidP="00B3093D">
            <w:pPr>
              <w:tabs>
                <w:tab w:val="decimal" w:pos="372"/>
                <w:tab w:val="left" w:pos="452"/>
              </w:tabs>
              <w:spacing w:before="15" w:after="15"/>
              <w:rPr>
                <w:sz w:val="18"/>
                <w:szCs w:val="18"/>
              </w:rPr>
            </w:pPr>
            <w:r>
              <w:rPr>
                <w:sz w:val="18"/>
                <w:szCs w:val="18"/>
              </w:rPr>
              <w:tab/>
              <w:t xml:space="preserve">18 </w:t>
            </w:r>
          </w:p>
        </w:tc>
        <w:tc>
          <w:tcPr>
            <w:tcW w:w="625" w:type="pct"/>
            <w:tcBorders>
              <w:top w:val="nil"/>
              <w:left w:val="nil"/>
              <w:bottom w:val="nil"/>
              <w:right w:val="single" w:sz="2" w:space="0" w:color="auto"/>
            </w:tcBorders>
          </w:tcPr>
          <w:p ns2:paraId="10B5B071" ns2:textId="77777777" w:rsidR="0064211A" w:rsidRDefault="0064211A" w:rsidP="00B3093D">
            <w:pPr>
              <w:tabs>
                <w:tab w:val="decimal" w:pos="246"/>
                <w:tab w:val="left" w:pos="326"/>
              </w:tabs>
              <w:spacing w:before="15" w:after="15"/>
              <w:rPr>
                <w:sz w:val="18"/>
                <w:szCs w:val="18"/>
              </w:rPr>
            </w:pPr>
            <w:r>
              <w:rPr>
                <w:sz w:val="18"/>
                <w:szCs w:val="18"/>
              </w:rPr>
              <w:tab/>
              <w:t xml:space="preserve">(17.8) </w:t>
            </w:r>
          </w:p>
        </w:tc>
      </w:tr>
      <w:tr w:rsidR="00A440A5" ns2:paraId="688D0796" ns2: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70032E9F" ns2:textId="77777777" w:rsidR="0064211A" w:rsidRDefault="0064211A" w:rsidP="00B3093D">
            <w:pPr>
              <w:spacing w:before="15" w:after="15"/>
              <w:ind w:left="160" w:right="1" w:hanging="160"/>
              <w:rPr>
                <w:sz w:val="18"/>
                <w:szCs w:val="18"/>
              </w:rPr>
            </w:pPr>
            <w:r>
              <w:rPr>
                <w:sz w:val="18"/>
                <w:szCs w:val="18"/>
              </w:rPr>
              <w:t xml:space="preserve">   Hypokalaemia </w:t>
            </w:r>
          </w:p>
        </w:tc>
        <w:tc>
          <w:tcPr>
            <w:tcW w:w="625" w:type="pct"/>
            <w:tcBorders>
              <w:top w:val="nil"/>
              <w:left w:val="nil"/>
              <w:bottom w:val="nil"/>
              <w:right w:val="nil"/>
            </w:tcBorders>
          </w:tcPr>
          <w:p ns2:paraId="45207DFA" ns2:textId="77777777" w:rsidR="0064211A" w:rsidRDefault="0064211A" w:rsidP="00B3093D">
            <w:pPr>
              <w:tabs>
                <w:tab w:val="decimal" w:pos="372"/>
                <w:tab w:val="left" w:pos="452"/>
              </w:tabs>
              <w:spacing w:before="15" w:after="15"/>
              <w:rPr>
                <w:sz w:val="18"/>
                <w:szCs w:val="18"/>
              </w:rPr>
            </w:pPr>
            <w:r>
              <w:rPr>
                <w:sz w:val="18"/>
                <w:szCs w:val="18"/>
              </w:rPr>
              <w:tab/>
              <w:t xml:space="preserve">2 </w:t>
            </w:r>
          </w:p>
        </w:tc>
        <w:tc>
          <w:tcPr>
            <w:tcW w:w="625" w:type="pct"/>
            <w:tcBorders>
              <w:top w:val="nil"/>
              <w:left w:val="nil"/>
              <w:bottom w:val="nil"/>
              <w:right w:val="single" w:sz="2" w:space="0" w:color="auto"/>
            </w:tcBorders>
          </w:tcPr>
          <w:p ns2:paraId="0A8DAF2C" ns2:textId="77777777" w:rsidR="0064211A" w:rsidRDefault="0064211A" w:rsidP="00B3093D">
            <w:pPr>
              <w:tabs>
                <w:tab w:val="decimal" w:pos="246"/>
                <w:tab w:val="left" w:pos="326"/>
              </w:tabs>
              <w:spacing w:before="15" w:after="15"/>
              <w:rPr>
                <w:sz w:val="18"/>
                <w:szCs w:val="18"/>
              </w:rPr>
            </w:pPr>
            <w:r>
              <w:rPr>
                <w:sz w:val="18"/>
                <w:szCs w:val="18"/>
              </w:rPr>
              <w:tab/>
              <w:t xml:space="preserve">(5.0) </w:t>
            </w:r>
          </w:p>
        </w:tc>
        <w:tc>
          <w:tcPr>
            <w:tcW w:w="625" w:type="pct"/>
            <w:tcBorders>
              <w:top w:val="nil"/>
              <w:left w:val="nil"/>
              <w:bottom w:val="nil"/>
              <w:right w:val="nil"/>
            </w:tcBorders>
          </w:tcPr>
          <w:p ns2:paraId="7885EC2B" ns2:textId="77777777" w:rsidR="0064211A" w:rsidRDefault="0064211A" w:rsidP="00B3093D">
            <w:pPr>
              <w:tabs>
                <w:tab w:val="decimal" w:pos="372"/>
                <w:tab w:val="left" w:pos="452"/>
              </w:tabs>
              <w:spacing w:before="15" w:after="15"/>
              <w:rPr>
                <w:sz w:val="18"/>
                <w:szCs w:val="18"/>
              </w:rPr>
            </w:pPr>
            <w:r>
              <w:rPr>
                <w:sz w:val="18"/>
                <w:szCs w:val="18"/>
              </w:rPr>
              <w:tab/>
              <w:t xml:space="preserve">17 </w:t>
            </w:r>
          </w:p>
        </w:tc>
        <w:tc>
          <w:tcPr>
            <w:tcW w:w="625" w:type="pct"/>
            <w:tcBorders>
              <w:top w:val="nil"/>
              <w:left w:val="nil"/>
              <w:bottom w:val="nil"/>
              <w:right w:val="single" w:sz="2" w:space="0" w:color="auto"/>
            </w:tcBorders>
          </w:tcPr>
          <w:p ns2:paraId="44C22EDF" ns2:textId="77777777" w:rsidR="0064211A" w:rsidRDefault="0064211A" w:rsidP="00B3093D">
            <w:pPr>
              <w:tabs>
                <w:tab w:val="decimal" w:pos="246"/>
                <w:tab w:val="left" w:pos="326"/>
              </w:tabs>
              <w:spacing w:before="15" w:after="15"/>
              <w:rPr>
                <w:sz w:val="18"/>
                <w:szCs w:val="18"/>
              </w:rPr>
            </w:pPr>
            <w:r>
              <w:rPr>
                <w:sz w:val="18"/>
                <w:szCs w:val="18"/>
              </w:rPr>
              <w:tab/>
              <w:t xml:space="preserve">(16.8) </w:t>
            </w:r>
          </w:p>
        </w:tc>
      </w:tr>
      <w:tr w:rsidR="00A440A5" ns2:paraId="347241CB" ns2: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0568F8E3" ns2:textId="77777777" w:rsidR="0064211A" w:rsidRDefault="0064211A" w:rsidP="00B3093D">
            <w:pPr>
              <w:spacing w:before="15" w:after="15"/>
              <w:ind w:left="160" w:right="1" w:hanging="160"/>
              <w:rPr>
                <w:sz w:val="18"/>
                <w:szCs w:val="18"/>
              </w:rPr>
            </w:pPr>
            <w:r>
              <w:rPr>
                <w:sz w:val="18"/>
                <w:szCs w:val="18"/>
              </w:rPr>
              <w:t xml:space="preserve">   Pyrexia </w:t>
            </w:r>
          </w:p>
        </w:tc>
        <w:tc>
          <w:tcPr>
            <w:tcW w:w="625" w:type="pct"/>
            <w:tcBorders>
              <w:top w:val="nil"/>
              <w:left w:val="nil"/>
              <w:bottom w:val="nil"/>
              <w:right w:val="nil"/>
            </w:tcBorders>
          </w:tcPr>
          <w:p ns2:paraId="2720C574" ns2:textId="77777777" w:rsidR="0064211A" w:rsidRDefault="0064211A" w:rsidP="00B3093D">
            <w:pPr>
              <w:tabs>
                <w:tab w:val="decimal" w:pos="372"/>
                <w:tab w:val="left" w:pos="452"/>
              </w:tabs>
              <w:spacing w:before="15" w:after="15"/>
              <w:rPr>
                <w:sz w:val="18"/>
                <w:szCs w:val="18"/>
              </w:rPr>
            </w:pPr>
            <w:r>
              <w:rPr>
                <w:sz w:val="18"/>
                <w:szCs w:val="18"/>
              </w:rPr>
              <w:tab/>
              <w:t xml:space="preserve">5 </w:t>
            </w:r>
          </w:p>
        </w:tc>
        <w:tc>
          <w:tcPr>
            <w:tcW w:w="625" w:type="pct"/>
            <w:tcBorders>
              <w:top w:val="nil"/>
              <w:left w:val="nil"/>
              <w:bottom w:val="nil"/>
              <w:right w:val="single" w:sz="2" w:space="0" w:color="auto"/>
            </w:tcBorders>
          </w:tcPr>
          <w:p ns2:paraId="2F43B454" ns2:textId="77777777" w:rsidR="0064211A" w:rsidRDefault="0064211A" w:rsidP="00B3093D">
            <w:pPr>
              <w:tabs>
                <w:tab w:val="decimal" w:pos="246"/>
                <w:tab w:val="left" w:pos="326"/>
              </w:tabs>
              <w:spacing w:before="15" w:after="15"/>
              <w:rPr>
                <w:sz w:val="18"/>
                <w:szCs w:val="18"/>
              </w:rPr>
            </w:pPr>
            <w:r>
              <w:rPr>
                <w:sz w:val="18"/>
                <w:szCs w:val="18"/>
              </w:rPr>
              <w:tab/>
              <w:t xml:space="preserve">(12.5) </w:t>
            </w:r>
          </w:p>
        </w:tc>
        <w:tc>
          <w:tcPr>
            <w:tcW w:w="625" w:type="pct"/>
            <w:tcBorders>
              <w:top w:val="nil"/>
              <w:left w:val="nil"/>
              <w:bottom w:val="nil"/>
              <w:right w:val="nil"/>
            </w:tcBorders>
          </w:tcPr>
          <w:p ns2:paraId="5369D567" ns2:textId="77777777" w:rsidR="0064211A" w:rsidRDefault="0064211A" w:rsidP="00B3093D">
            <w:pPr>
              <w:tabs>
                <w:tab w:val="decimal" w:pos="372"/>
                <w:tab w:val="left" w:pos="452"/>
              </w:tabs>
              <w:spacing w:before="15" w:after="15"/>
              <w:rPr>
                <w:sz w:val="18"/>
                <w:szCs w:val="18"/>
              </w:rPr>
            </w:pPr>
            <w:r>
              <w:rPr>
                <w:sz w:val="18"/>
                <w:szCs w:val="18"/>
              </w:rPr>
              <w:tab/>
              <w:t xml:space="preserve">17 </w:t>
            </w:r>
          </w:p>
        </w:tc>
        <w:tc>
          <w:tcPr>
            <w:tcW w:w="625" w:type="pct"/>
            <w:tcBorders>
              <w:top w:val="nil"/>
              <w:left w:val="nil"/>
              <w:bottom w:val="nil"/>
              <w:right w:val="single" w:sz="2" w:space="0" w:color="auto"/>
            </w:tcBorders>
          </w:tcPr>
          <w:p ns2:paraId="1E2CB6EC" ns2:textId="77777777" w:rsidR="0064211A" w:rsidRDefault="0064211A" w:rsidP="00B3093D">
            <w:pPr>
              <w:tabs>
                <w:tab w:val="decimal" w:pos="246"/>
                <w:tab w:val="left" w:pos="326"/>
              </w:tabs>
              <w:spacing w:before="15" w:after="15"/>
              <w:rPr>
                <w:sz w:val="18"/>
                <w:szCs w:val="18"/>
              </w:rPr>
            </w:pPr>
            <w:r>
              <w:rPr>
                <w:sz w:val="18"/>
                <w:szCs w:val="18"/>
              </w:rPr>
              <w:tab/>
              <w:t xml:space="preserve">(16.8) </w:t>
            </w:r>
          </w:p>
        </w:tc>
      </w:tr>
      <w:tr w:rsidR="00A440A5" ns2:paraId="5C7DAAD3" ns2: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1E52DC38" ns2:textId="77777777" w:rsidR="0064211A" w:rsidRDefault="0064211A" w:rsidP="00B3093D">
            <w:pPr>
              <w:spacing w:before="15" w:after="15"/>
              <w:ind w:left="160" w:right="1" w:hanging="160"/>
              <w:rPr>
                <w:sz w:val="18"/>
                <w:szCs w:val="18"/>
              </w:rPr>
            </w:pPr>
            <w:r>
              <w:rPr>
                <w:sz w:val="18"/>
                <w:szCs w:val="18"/>
              </w:rPr>
              <w:t xml:space="preserve">   Hypoalbuminaemia </w:t>
            </w:r>
          </w:p>
        </w:tc>
        <w:tc>
          <w:tcPr>
            <w:tcW w:w="625" w:type="pct"/>
            <w:tcBorders>
              <w:top w:val="nil"/>
              <w:left w:val="nil"/>
              <w:bottom w:val="nil"/>
              <w:right w:val="nil"/>
            </w:tcBorders>
          </w:tcPr>
          <w:p ns2:paraId="6BD71128" ns2:textId="77777777" w:rsidR="0064211A" w:rsidRDefault="0064211A" w:rsidP="00B3093D">
            <w:pPr>
              <w:tabs>
                <w:tab w:val="decimal" w:pos="372"/>
                <w:tab w:val="left" w:pos="452"/>
              </w:tabs>
              <w:spacing w:before="15" w:after="15"/>
              <w:rPr>
                <w:sz w:val="18"/>
                <w:szCs w:val="18"/>
              </w:rPr>
            </w:pPr>
            <w:r>
              <w:rPr>
                <w:sz w:val="18"/>
                <w:szCs w:val="18"/>
              </w:rPr>
              <w:tab/>
              <w:t xml:space="preserve">7 </w:t>
            </w:r>
          </w:p>
        </w:tc>
        <w:tc>
          <w:tcPr>
            <w:tcW w:w="625" w:type="pct"/>
            <w:tcBorders>
              <w:top w:val="nil"/>
              <w:left w:val="nil"/>
              <w:bottom w:val="nil"/>
              <w:right w:val="single" w:sz="2" w:space="0" w:color="auto"/>
            </w:tcBorders>
          </w:tcPr>
          <w:p ns2:paraId="34BA09F1" ns2:textId="77777777" w:rsidR="0064211A" w:rsidRDefault="0064211A" w:rsidP="00B3093D">
            <w:pPr>
              <w:tabs>
                <w:tab w:val="decimal" w:pos="246"/>
                <w:tab w:val="left" w:pos="326"/>
              </w:tabs>
              <w:spacing w:before="15" w:after="15"/>
              <w:rPr>
                <w:sz w:val="18"/>
                <w:szCs w:val="18"/>
              </w:rPr>
            </w:pPr>
            <w:r>
              <w:rPr>
                <w:sz w:val="18"/>
                <w:szCs w:val="18"/>
              </w:rPr>
              <w:tab/>
              <w:t xml:space="preserve">(17.5) </w:t>
            </w:r>
          </w:p>
        </w:tc>
        <w:tc>
          <w:tcPr>
            <w:tcW w:w="625" w:type="pct"/>
            <w:tcBorders>
              <w:top w:val="nil"/>
              <w:left w:val="nil"/>
              <w:bottom w:val="nil"/>
              <w:right w:val="nil"/>
            </w:tcBorders>
          </w:tcPr>
          <w:p ns2:paraId="601C374B" ns2:textId="77777777" w:rsidR="0064211A" w:rsidRDefault="0064211A" w:rsidP="00B3093D">
            <w:pPr>
              <w:tabs>
                <w:tab w:val="decimal" w:pos="372"/>
                <w:tab w:val="left" w:pos="452"/>
              </w:tabs>
              <w:spacing w:before="15" w:after="15"/>
              <w:rPr>
                <w:sz w:val="18"/>
                <w:szCs w:val="18"/>
              </w:rPr>
            </w:pPr>
            <w:r>
              <w:rPr>
                <w:sz w:val="18"/>
                <w:szCs w:val="18"/>
              </w:rPr>
              <w:tab/>
              <w:t xml:space="preserve">15 </w:t>
            </w:r>
          </w:p>
        </w:tc>
        <w:tc>
          <w:tcPr>
            <w:tcW w:w="625" w:type="pct"/>
            <w:tcBorders>
              <w:top w:val="nil"/>
              <w:left w:val="nil"/>
              <w:bottom w:val="nil"/>
              <w:right w:val="single" w:sz="2" w:space="0" w:color="auto"/>
            </w:tcBorders>
          </w:tcPr>
          <w:p ns2:paraId="358222CC" ns2:textId="77777777" w:rsidR="0064211A" w:rsidRDefault="0064211A" w:rsidP="00B3093D">
            <w:pPr>
              <w:tabs>
                <w:tab w:val="decimal" w:pos="246"/>
                <w:tab w:val="left" w:pos="326"/>
              </w:tabs>
              <w:spacing w:before="15" w:after="15"/>
              <w:rPr>
                <w:sz w:val="18"/>
                <w:szCs w:val="18"/>
              </w:rPr>
            </w:pPr>
            <w:r>
              <w:rPr>
                <w:sz w:val="18"/>
                <w:szCs w:val="18"/>
              </w:rPr>
              <w:tab/>
              <w:t xml:space="preserve">(14.9) </w:t>
            </w:r>
          </w:p>
        </w:tc>
      </w:tr>
      <w:tr w:rsidR="00A440A5" ns2:paraId="54D81510" ns2: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5C0F3BC4" ns2:textId="77777777" w:rsidR="0064211A" w:rsidRDefault="0064211A" w:rsidP="00B3093D">
            <w:pPr>
              <w:spacing w:before="15" w:after="15"/>
              <w:ind w:left="160" w:right="1" w:hanging="160"/>
              <w:rPr>
                <w:sz w:val="18"/>
                <w:szCs w:val="18"/>
              </w:rPr>
            </w:pPr>
            <w:r>
              <w:rPr>
                <w:sz w:val="18"/>
                <w:szCs w:val="18"/>
              </w:rPr>
              <w:t xml:space="preserve">   Hyperuricaemia </w:t>
            </w:r>
          </w:p>
        </w:tc>
        <w:tc>
          <w:tcPr>
            <w:tcW w:w="625" w:type="pct"/>
            <w:tcBorders>
              <w:top w:val="nil"/>
              <w:left w:val="nil"/>
              <w:bottom w:val="nil"/>
              <w:right w:val="nil"/>
            </w:tcBorders>
          </w:tcPr>
          <w:p ns2:paraId="4F74A33F" ns2:textId="77777777" w:rsidR="0064211A" w:rsidRDefault="0064211A" w:rsidP="00B3093D">
            <w:pPr>
              <w:tabs>
                <w:tab w:val="decimal" w:pos="372"/>
                <w:tab w:val="left" w:pos="452"/>
              </w:tabs>
              <w:spacing w:before="15" w:after="15"/>
              <w:rPr>
                <w:sz w:val="18"/>
                <w:szCs w:val="18"/>
              </w:rPr>
            </w:pPr>
            <w:r>
              <w:rPr>
                <w:sz w:val="18"/>
                <w:szCs w:val="18"/>
              </w:rPr>
              <w:tab/>
              <w:t xml:space="preserve">4 </w:t>
            </w:r>
          </w:p>
        </w:tc>
        <w:tc>
          <w:tcPr>
            <w:tcW w:w="625" w:type="pct"/>
            <w:tcBorders>
              <w:top w:val="nil"/>
              <w:left w:val="nil"/>
              <w:bottom w:val="nil"/>
              <w:right w:val="single" w:sz="2" w:space="0" w:color="auto"/>
            </w:tcBorders>
          </w:tcPr>
          <w:p ns2:paraId="48A787F2" ns2:textId="77777777" w:rsidR="0064211A" w:rsidRDefault="0064211A" w:rsidP="00B3093D">
            <w:pPr>
              <w:tabs>
                <w:tab w:val="decimal" w:pos="246"/>
                <w:tab w:val="left" w:pos="326"/>
              </w:tabs>
              <w:spacing w:before="15" w:after="15"/>
              <w:rPr>
                <w:sz w:val="18"/>
                <w:szCs w:val="18"/>
              </w:rPr>
            </w:pPr>
            <w:r>
              <w:rPr>
                <w:sz w:val="18"/>
                <w:szCs w:val="18"/>
              </w:rPr>
              <w:tab/>
              <w:t xml:space="preserve">(10.0) </w:t>
            </w:r>
          </w:p>
        </w:tc>
        <w:tc>
          <w:tcPr>
            <w:tcW w:w="625" w:type="pct"/>
            <w:tcBorders>
              <w:top w:val="nil"/>
              <w:left w:val="nil"/>
              <w:bottom w:val="nil"/>
              <w:right w:val="nil"/>
            </w:tcBorders>
          </w:tcPr>
          <w:p ns2:paraId="5E172382" ns2:textId="77777777" w:rsidR="0064211A" w:rsidRDefault="0064211A" w:rsidP="00B3093D">
            <w:pPr>
              <w:tabs>
                <w:tab w:val="decimal" w:pos="372"/>
                <w:tab w:val="left" w:pos="452"/>
              </w:tabs>
              <w:spacing w:before="15" w:after="15"/>
              <w:rPr>
                <w:sz w:val="18"/>
                <w:szCs w:val="18"/>
              </w:rPr>
            </w:pPr>
            <w:r>
              <w:rPr>
                <w:sz w:val="18"/>
                <w:szCs w:val="18"/>
              </w:rPr>
              <w:tab/>
              <w:t xml:space="preserve">14 </w:t>
            </w:r>
          </w:p>
        </w:tc>
        <w:tc>
          <w:tcPr>
            <w:tcW w:w="625" w:type="pct"/>
            <w:tcBorders>
              <w:top w:val="nil"/>
              <w:left w:val="nil"/>
              <w:bottom w:val="nil"/>
              <w:right w:val="single" w:sz="2" w:space="0" w:color="auto"/>
            </w:tcBorders>
          </w:tcPr>
          <w:p ns2:paraId="38BA0ED7" ns2:textId="77777777" w:rsidR="0064211A" w:rsidRDefault="0064211A" w:rsidP="00B3093D">
            <w:pPr>
              <w:tabs>
                <w:tab w:val="decimal" w:pos="246"/>
                <w:tab w:val="left" w:pos="326"/>
              </w:tabs>
              <w:spacing w:before="15" w:after="15"/>
              <w:rPr>
                <w:sz w:val="18"/>
                <w:szCs w:val="18"/>
              </w:rPr>
            </w:pPr>
            <w:r>
              <w:rPr>
                <w:sz w:val="18"/>
                <w:szCs w:val="18"/>
              </w:rPr>
              <w:tab/>
              <w:t xml:space="preserve">(13.9) </w:t>
            </w:r>
          </w:p>
        </w:tc>
      </w:tr>
      <w:tr w:rsidR="00A440A5" ns2:paraId="2177DDE3" ns2: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00ACE12E" ns2:textId="77777777" w:rsidR="0064211A" w:rsidRDefault="0064211A" w:rsidP="00B3093D">
            <w:pPr>
              <w:spacing w:before="15" w:after="15"/>
              <w:ind w:left="160" w:right="1" w:hanging="160"/>
              <w:rPr>
                <w:sz w:val="18"/>
                <w:szCs w:val="18"/>
              </w:rPr>
            </w:pPr>
            <w:r>
              <w:rPr>
                <w:sz w:val="18"/>
                <w:szCs w:val="18"/>
              </w:rPr>
              <w:t xml:space="preserve">   Upper respiratory tract infection </w:t>
            </w:r>
          </w:p>
        </w:tc>
        <w:tc>
          <w:tcPr>
            <w:tcW w:w="625" w:type="pct"/>
            <w:tcBorders>
              <w:top w:val="nil"/>
              <w:left w:val="nil"/>
              <w:bottom w:val="nil"/>
              <w:right w:val="nil"/>
            </w:tcBorders>
          </w:tcPr>
          <w:p ns2:paraId="03475770" ns2:textId="77777777" w:rsidR="0064211A" w:rsidRDefault="0064211A" w:rsidP="00B3093D">
            <w:pPr>
              <w:tabs>
                <w:tab w:val="decimal" w:pos="372"/>
                <w:tab w:val="left" w:pos="452"/>
              </w:tabs>
              <w:spacing w:before="15" w:after="15"/>
              <w:rPr>
                <w:sz w:val="18"/>
                <w:szCs w:val="18"/>
              </w:rPr>
            </w:pPr>
            <w:r>
              <w:rPr>
                <w:sz w:val="18"/>
                <w:szCs w:val="18"/>
              </w:rPr>
              <w:tab/>
              <w:t xml:space="preserve">3 </w:t>
            </w:r>
          </w:p>
        </w:tc>
        <w:tc>
          <w:tcPr>
            <w:tcW w:w="625" w:type="pct"/>
            <w:tcBorders>
              <w:top w:val="nil"/>
              <w:left w:val="nil"/>
              <w:bottom w:val="nil"/>
              <w:right w:val="single" w:sz="2" w:space="0" w:color="auto"/>
            </w:tcBorders>
          </w:tcPr>
          <w:p ns2:paraId="62F2203B" ns2:textId="77777777" w:rsidR="0064211A" w:rsidRDefault="0064211A" w:rsidP="00B3093D">
            <w:pPr>
              <w:tabs>
                <w:tab w:val="decimal" w:pos="246"/>
                <w:tab w:val="left" w:pos="326"/>
              </w:tabs>
              <w:spacing w:before="15" w:after="15"/>
              <w:rPr>
                <w:sz w:val="18"/>
                <w:szCs w:val="18"/>
              </w:rPr>
            </w:pPr>
            <w:r>
              <w:rPr>
                <w:sz w:val="18"/>
                <w:szCs w:val="18"/>
              </w:rPr>
              <w:tab/>
              <w:t xml:space="preserve">(7.5) </w:t>
            </w:r>
          </w:p>
        </w:tc>
        <w:tc>
          <w:tcPr>
            <w:tcW w:w="625" w:type="pct"/>
            <w:tcBorders>
              <w:top w:val="nil"/>
              <w:left w:val="nil"/>
              <w:bottom w:val="nil"/>
              <w:right w:val="nil"/>
            </w:tcBorders>
          </w:tcPr>
          <w:p ns2:paraId="7DCB53C7" ns2:textId="77777777" w:rsidR="0064211A" w:rsidRDefault="0064211A" w:rsidP="00B3093D">
            <w:pPr>
              <w:tabs>
                <w:tab w:val="decimal" w:pos="372"/>
                <w:tab w:val="left" w:pos="452"/>
              </w:tabs>
              <w:spacing w:before="15" w:after="15"/>
              <w:rPr>
                <w:sz w:val="18"/>
                <w:szCs w:val="18"/>
              </w:rPr>
            </w:pPr>
            <w:r>
              <w:rPr>
                <w:sz w:val="18"/>
                <w:szCs w:val="18"/>
              </w:rPr>
              <w:tab/>
              <w:t xml:space="preserve">14 </w:t>
            </w:r>
          </w:p>
        </w:tc>
        <w:tc>
          <w:tcPr>
            <w:tcW w:w="625" w:type="pct"/>
            <w:tcBorders>
              <w:top w:val="nil"/>
              <w:left w:val="nil"/>
              <w:bottom w:val="nil"/>
              <w:right w:val="single" w:sz="2" w:space="0" w:color="auto"/>
            </w:tcBorders>
          </w:tcPr>
          <w:p ns2:paraId="7C59F0CD" ns2:textId="77777777" w:rsidR="0064211A" w:rsidRDefault="0064211A" w:rsidP="00B3093D">
            <w:pPr>
              <w:tabs>
                <w:tab w:val="decimal" w:pos="246"/>
                <w:tab w:val="left" w:pos="326"/>
              </w:tabs>
              <w:spacing w:before="15" w:after="15"/>
              <w:rPr>
                <w:sz w:val="18"/>
                <w:szCs w:val="18"/>
              </w:rPr>
            </w:pPr>
            <w:r>
              <w:rPr>
                <w:sz w:val="18"/>
                <w:szCs w:val="18"/>
              </w:rPr>
              <w:tab/>
              <w:t xml:space="preserve">(13.9) </w:t>
            </w:r>
          </w:p>
        </w:tc>
      </w:tr>
      <w:tr w:rsidR="00A440A5" ns2:paraId="28307DCE" ns2: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0E881938" ns2:textId="77777777" w:rsidR="0064211A" w:rsidRDefault="0064211A" w:rsidP="00B3093D">
            <w:pPr>
              <w:spacing w:before="15" w:after="15"/>
              <w:ind w:left="160" w:right="1" w:hanging="160"/>
              <w:rPr>
                <w:sz w:val="18"/>
                <w:szCs w:val="18"/>
              </w:rPr>
            </w:pPr>
            <w:r>
              <w:rPr>
                <w:sz w:val="18"/>
                <w:szCs w:val="18"/>
              </w:rPr>
              <w:t xml:space="preserve">   Weight increased </w:t>
            </w:r>
          </w:p>
        </w:tc>
        <w:tc>
          <w:tcPr>
            <w:tcW w:w="625" w:type="pct"/>
            <w:tcBorders>
              <w:top w:val="nil"/>
              <w:left w:val="nil"/>
              <w:bottom w:val="nil"/>
              <w:right w:val="nil"/>
            </w:tcBorders>
          </w:tcPr>
          <w:p ns2:paraId="163C4553" ns2:textId="77777777" w:rsidR="0064211A" w:rsidRDefault="0064211A" w:rsidP="00B3093D">
            <w:pPr>
              <w:tabs>
                <w:tab w:val="decimal" w:pos="372"/>
                <w:tab w:val="left" w:pos="452"/>
              </w:tabs>
              <w:spacing w:before="15" w:after="15"/>
              <w:rPr>
                <w:sz w:val="18"/>
                <w:szCs w:val="18"/>
              </w:rPr>
            </w:pPr>
            <w:r>
              <w:rPr>
                <w:sz w:val="18"/>
                <w:szCs w:val="18"/>
              </w:rPr>
              <w:tab/>
              <w:t xml:space="preserve">7 </w:t>
            </w:r>
          </w:p>
        </w:tc>
        <w:tc>
          <w:tcPr>
            <w:tcW w:w="625" w:type="pct"/>
            <w:tcBorders>
              <w:top w:val="nil"/>
              <w:left w:val="nil"/>
              <w:bottom w:val="nil"/>
              <w:right w:val="single" w:sz="2" w:space="0" w:color="auto"/>
            </w:tcBorders>
          </w:tcPr>
          <w:p ns2:paraId="213C3BAC" ns2:textId="77777777" w:rsidR="0064211A" w:rsidRDefault="0064211A" w:rsidP="00B3093D">
            <w:pPr>
              <w:tabs>
                <w:tab w:val="decimal" w:pos="246"/>
                <w:tab w:val="left" w:pos="326"/>
              </w:tabs>
              <w:spacing w:before="15" w:after="15"/>
              <w:rPr>
                <w:sz w:val="18"/>
                <w:szCs w:val="18"/>
              </w:rPr>
            </w:pPr>
            <w:r>
              <w:rPr>
                <w:sz w:val="18"/>
                <w:szCs w:val="18"/>
              </w:rPr>
              <w:tab/>
              <w:t xml:space="preserve">(17.5) </w:t>
            </w:r>
          </w:p>
        </w:tc>
        <w:tc>
          <w:tcPr>
            <w:tcW w:w="625" w:type="pct"/>
            <w:tcBorders>
              <w:top w:val="nil"/>
              <w:left w:val="nil"/>
              <w:bottom w:val="nil"/>
              <w:right w:val="nil"/>
            </w:tcBorders>
          </w:tcPr>
          <w:p ns2:paraId="1ECA0A01" ns2:textId="77777777" w:rsidR="0064211A" w:rsidRDefault="0064211A" w:rsidP="00B3093D">
            <w:pPr>
              <w:tabs>
                <w:tab w:val="decimal" w:pos="372"/>
                <w:tab w:val="left" w:pos="452"/>
              </w:tabs>
              <w:spacing w:before="15" w:after="15"/>
              <w:rPr>
                <w:sz w:val="18"/>
                <w:szCs w:val="18"/>
              </w:rPr>
            </w:pPr>
            <w:r>
              <w:rPr>
                <w:sz w:val="18"/>
                <w:szCs w:val="18"/>
              </w:rPr>
              <w:tab/>
              <w:t xml:space="preserve">13 </w:t>
            </w:r>
          </w:p>
        </w:tc>
        <w:tc>
          <w:tcPr>
            <w:tcW w:w="625" w:type="pct"/>
            <w:tcBorders>
              <w:top w:val="nil"/>
              <w:left w:val="nil"/>
              <w:bottom w:val="nil"/>
              <w:right w:val="single" w:sz="2" w:space="0" w:color="auto"/>
            </w:tcBorders>
          </w:tcPr>
          <w:p ns2:paraId="47EE9E02" ns2:textId="77777777" w:rsidR="0064211A" w:rsidRDefault="0064211A" w:rsidP="00B3093D">
            <w:pPr>
              <w:tabs>
                <w:tab w:val="decimal" w:pos="246"/>
                <w:tab w:val="left" w:pos="326"/>
              </w:tabs>
              <w:spacing w:before="15" w:after="15"/>
              <w:rPr>
                <w:sz w:val="18"/>
                <w:szCs w:val="18"/>
              </w:rPr>
            </w:pPr>
            <w:r>
              <w:rPr>
                <w:sz w:val="18"/>
                <w:szCs w:val="18"/>
              </w:rPr>
              <w:tab/>
              <w:t xml:space="preserve">(12.9) </w:t>
            </w:r>
          </w:p>
        </w:tc>
      </w:tr>
      <w:tr w:rsidR="00A440A5" ns2:paraId="6723B3FA" ns2: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675721D3" ns2:textId="77777777" w:rsidR="0064211A" w:rsidRDefault="0064211A" w:rsidP="00B3093D">
            <w:pPr>
              <w:spacing w:before="15" w:after="15"/>
              <w:ind w:left="160" w:right="1" w:hanging="160"/>
              <w:rPr>
                <w:sz w:val="18"/>
                <w:szCs w:val="18"/>
              </w:rPr>
            </w:pPr>
            <w:r>
              <w:rPr>
                <w:sz w:val="18"/>
                <w:szCs w:val="18"/>
              </w:rPr>
              <w:t xml:space="preserve">   Diarrhoea </w:t>
            </w:r>
          </w:p>
        </w:tc>
        <w:tc>
          <w:tcPr>
            <w:tcW w:w="625" w:type="pct"/>
            <w:tcBorders>
              <w:top w:val="nil"/>
              <w:left w:val="nil"/>
              <w:bottom w:val="nil"/>
              <w:right w:val="nil"/>
            </w:tcBorders>
          </w:tcPr>
          <w:p ns2:paraId="14B97B44" ns2:textId="77777777" w:rsidR="0064211A" w:rsidRDefault="0064211A" w:rsidP="00B3093D">
            <w:pPr>
              <w:tabs>
                <w:tab w:val="decimal" w:pos="372"/>
                <w:tab w:val="left" w:pos="452"/>
              </w:tabs>
              <w:spacing w:before="15" w:after="15"/>
              <w:rPr>
                <w:sz w:val="18"/>
                <w:szCs w:val="18"/>
              </w:rPr>
            </w:pPr>
            <w:r>
              <w:rPr>
                <w:sz w:val="18"/>
                <w:szCs w:val="18"/>
              </w:rPr>
              <w:tab/>
              <w:t xml:space="preserve">8 </w:t>
            </w:r>
          </w:p>
        </w:tc>
        <w:tc>
          <w:tcPr>
            <w:tcW w:w="625" w:type="pct"/>
            <w:tcBorders>
              <w:top w:val="nil"/>
              <w:left w:val="nil"/>
              <w:bottom w:val="nil"/>
              <w:right w:val="single" w:sz="2" w:space="0" w:color="auto"/>
            </w:tcBorders>
          </w:tcPr>
          <w:p ns2:paraId="2ABA8A7D" ns2:textId="77777777" w:rsidR="0064211A" w:rsidRDefault="0064211A" w:rsidP="00B3093D">
            <w:pPr>
              <w:tabs>
                <w:tab w:val="decimal" w:pos="246"/>
                <w:tab w:val="left" w:pos="326"/>
              </w:tabs>
              <w:spacing w:before="15" w:after="15"/>
              <w:rPr>
                <w:sz w:val="18"/>
                <w:szCs w:val="18"/>
              </w:rPr>
            </w:pPr>
            <w:r>
              <w:rPr>
                <w:sz w:val="18"/>
                <w:szCs w:val="18"/>
              </w:rPr>
              <w:tab/>
              <w:t xml:space="preserve">(20.0) </w:t>
            </w:r>
          </w:p>
        </w:tc>
        <w:tc>
          <w:tcPr>
            <w:tcW w:w="625" w:type="pct"/>
            <w:tcBorders>
              <w:top w:val="nil"/>
              <w:left w:val="nil"/>
              <w:bottom w:val="nil"/>
              <w:right w:val="nil"/>
            </w:tcBorders>
          </w:tcPr>
          <w:p ns2:paraId="515FAC62" ns2:textId="77777777" w:rsidR="0064211A" w:rsidRDefault="0064211A" w:rsidP="00B3093D">
            <w:pPr>
              <w:tabs>
                <w:tab w:val="decimal" w:pos="372"/>
                <w:tab w:val="left" w:pos="452"/>
              </w:tabs>
              <w:spacing w:before="15" w:after="15"/>
              <w:rPr>
                <w:sz w:val="18"/>
                <w:szCs w:val="18"/>
              </w:rPr>
            </w:pPr>
            <w:r>
              <w:rPr>
                <w:sz w:val="18"/>
                <w:szCs w:val="18"/>
              </w:rPr>
              <w:tab/>
              <w:t xml:space="preserve">12 </w:t>
            </w:r>
          </w:p>
        </w:tc>
        <w:tc>
          <w:tcPr>
            <w:tcW w:w="625" w:type="pct"/>
            <w:tcBorders>
              <w:top w:val="nil"/>
              <w:left w:val="nil"/>
              <w:bottom w:val="nil"/>
              <w:right w:val="single" w:sz="2" w:space="0" w:color="auto"/>
            </w:tcBorders>
          </w:tcPr>
          <w:p ns2:paraId="5E6516AC" ns2:textId="77777777" w:rsidR="0064211A" w:rsidRDefault="0064211A" w:rsidP="00B3093D">
            <w:pPr>
              <w:tabs>
                <w:tab w:val="decimal" w:pos="246"/>
                <w:tab w:val="left" w:pos="326"/>
              </w:tabs>
              <w:spacing w:before="15" w:after="15"/>
              <w:rPr>
                <w:sz w:val="18"/>
                <w:szCs w:val="18"/>
              </w:rPr>
            </w:pPr>
            <w:r>
              <w:rPr>
                <w:sz w:val="18"/>
                <w:szCs w:val="18"/>
              </w:rPr>
              <w:tab/>
              <w:t xml:space="preserve">(11.9) </w:t>
            </w:r>
          </w:p>
        </w:tc>
      </w:tr>
      <w:tr w:rsidR="00A440A5" ns2:paraId="067CDAFE" ns2: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5FBC6273" ns2:textId="77777777" w:rsidR="0064211A" w:rsidRDefault="0064211A" w:rsidP="00B3093D">
            <w:pPr>
              <w:spacing w:before="15" w:after="15"/>
              <w:ind w:left="160" w:right="1" w:hanging="160"/>
              <w:rPr>
                <w:sz w:val="18"/>
                <w:szCs w:val="18"/>
              </w:rPr>
            </w:pPr>
            <w:r>
              <w:rPr>
                <w:sz w:val="18"/>
                <w:szCs w:val="18"/>
              </w:rPr>
              <w:t xml:space="preserve">   Cough </w:t>
            </w:r>
          </w:p>
        </w:tc>
        <w:tc>
          <w:tcPr>
            <w:tcW w:w="625" w:type="pct"/>
            <w:tcBorders>
              <w:top w:val="nil"/>
              <w:left w:val="nil"/>
              <w:bottom w:val="nil"/>
              <w:right w:val="nil"/>
            </w:tcBorders>
          </w:tcPr>
          <w:p ns2:paraId="5919AD71" ns2:textId="77777777" w:rsidR="0064211A" w:rsidRDefault="0064211A" w:rsidP="00B3093D">
            <w:pPr>
              <w:tabs>
                <w:tab w:val="decimal" w:pos="372"/>
                <w:tab w:val="left" w:pos="452"/>
              </w:tabs>
              <w:spacing w:before="15" w:after="15"/>
              <w:rPr>
                <w:sz w:val="18"/>
                <w:szCs w:val="18"/>
              </w:rPr>
            </w:pPr>
            <w:r>
              <w:rPr>
                <w:sz w:val="18"/>
                <w:szCs w:val="18"/>
              </w:rPr>
              <w:tab/>
              <w:t xml:space="preserve">6 </w:t>
            </w:r>
          </w:p>
        </w:tc>
        <w:tc>
          <w:tcPr>
            <w:tcW w:w="625" w:type="pct"/>
            <w:tcBorders>
              <w:top w:val="nil"/>
              <w:left w:val="nil"/>
              <w:bottom w:val="nil"/>
              <w:right w:val="single" w:sz="2" w:space="0" w:color="auto"/>
            </w:tcBorders>
          </w:tcPr>
          <w:p ns2:paraId="491FB5D2" ns2:textId="77777777" w:rsidR="0064211A" w:rsidRDefault="0064211A" w:rsidP="00B3093D">
            <w:pPr>
              <w:tabs>
                <w:tab w:val="decimal" w:pos="246"/>
                <w:tab w:val="left" w:pos="326"/>
              </w:tabs>
              <w:spacing w:before="15" w:after="15"/>
              <w:rPr>
                <w:sz w:val="18"/>
                <w:szCs w:val="18"/>
              </w:rPr>
            </w:pPr>
            <w:r>
              <w:rPr>
                <w:sz w:val="18"/>
                <w:szCs w:val="18"/>
              </w:rPr>
              <w:tab/>
              <w:t xml:space="preserve">(15.0) </w:t>
            </w:r>
          </w:p>
        </w:tc>
        <w:tc>
          <w:tcPr>
            <w:tcW w:w="625" w:type="pct"/>
            <w:tcBorders>
              <w:top w:val="nil"/>
              <w:left w:val="nil"/>
              <w:bottom w:val="nil"/>
              <w:right w:val="nil"/>
            </w:tcBorders>
          </w:tcPr>
          <w:p ns2:paraId="608F1719" ns2:textId="77777777" w:rsidR="0064211A" w:rsidRDefault="0064211A" w:rsidP="00B3093D">
            <w:pPr>
              <w:tabs>
                <w:tab w:val="decimal" w:pos="372"/>
                <w:tab w:val="left" w:pos="452"/>
              </w:tabs>
              <w:spacing w:before="15" w:after="15"/>
              <w:rPr>
                <w:sz w:val="18"/>
                <w:szCs w:val="18"/>
              </w:rPr>
            </w:pPr>
            <w:r>
              <w:rPr>
                <w:sz w:val="18"/>
                <w:szCs w:val="18"/>
              </w:rPr>
              <w:tab/>
              <w:t xml:space="preserve">11 </w:t>
            </w:r>
          </w:p>
        </w:tc>
        <w:tc>
          <w:tcPr>
            <w:tcW w:w="625" w:type="pct"/>
            <w:tcBorders>
              <w:top w:val="nil"/>
              <w:left w:val="nil"/>
              <w:bottom w:val="nil"/>
              <w:right w:val="single" w:sz="2" w:space="0" w:color="auto"/>
            </w:tcBorders>
          </w:tcPr>
          <w:p ns2:paraId="6C7603CE" ns2:textId="77777777" w:rsidR="0064211A" w:rsidRDefault="0064211A" w:rsidP="00B3093D">
            <w:pPr>
              <w:tabs>
                <w:tab w:val="decimal" w:pos="246"/>
                <w:tab w:val="left" w:pos="326"/>
              </w:tabs>
              <w:spacing w:before="15" w:after="15"/>
              <w:rPr>
                <w:sz w:val="18"/>
                <w:szCs w:val="18"/>
              </w:rPr>
            </w:pPr>
            <w:r>
              <w:rPr>
                <w:sz w:val="18"/>
                <w:szCs w:val="18"/>
              </w:rPr>
              <w:tab/>
              <w:t xml:space="preserve">(10.9) </w:t>
            </w:r>
          </w:p>
        </w:tc>
      </w:tr>
      <w:tr w:rsidR="00A440A5" ns2:paraId="1689C793" ns2: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7EE9FE23" ns2:textId="77777777" w:rsidR="0064211A" w:rsidRDefault="0064211A" w:rsidP="00B3093D">
            <w:pPr>
              <w:spacing w:before="15" w:after="15"/>
              <w:ind w:left="160" w:right="1" w:hanging="160"/>
              <w:rPr>
                <w:sz w:val="18"/>
                <w:szCs w:val="18"/>
              </w:rPr>
            </w:pPr>
            <w:r>
              <w:rPr>
                <w:sz w:val="18"/>
                <w:szCs w:val="18"/>
              </w:rPr>
              <w:t xml:space="preserve">   Hyponatraemia </w:t>
            </w:r>
          </w:p>
        </w:tc>
        <w:tc>
          <w:tcPr>
            <w:tcW w:w="625" w:type="pct"/>
            <w:tcBorders>
              <w:top w:val="nil"/>
              <w:left w:val="nil"/>
              <w:bottom w:val="nil"/>
              <w:right w:val="nil"/>
            </w:tcBorders>
          </w:tcPr>
          <w:p ns2:paraId="71C789EF" ns2:textId="77777777" w:rsidR="0064211A" w:rsidRDefault="0064211A" w:rsidP="00B3093D">
            <w:pPr>
              <w:tabs>
                <w:tab w:val="decimal" w:pos="372"/>
                <w:tab w:val="left" w:pos="452"/>
              </w:tabs>
              <w:spacing w:before="15" w:after="15"/>
              <w:rPr>
                <w:sz w:val="18"/>
                <w:szCs w:val="18"/>
              </w:rPr>
            </w:pPr>
            <w:r>
              <w:rPr>
                <w:sz w:val="18"/>
                <w:szCs w:val="18"/>
              </w:rPr>
              <w:tab/>
              <w:t xml:space="preserve">8 </w:t>
            </w:r>
          </w:p>
        </w:tc>
        <w:tc>
          <w:tcPr>
            <w:tcW w:w="625" w:type="pct"/>
            <w:tcBorders>
              <w:top w:val="nil"/>
              <w:left w:val="nil"/>
              <w:bottom w:val="nil"/>
              <w:right w:val="single" w:sz="2" w:space="0" w:color="auto"/>
            </w:tcBorders>
          </w:tcPr>
          <w:p ns2:paraId="0F039488" ns2:textId="77777777" w:rsidR="0064211A" w:rsidRDefault="0064211A" w:rsidP="00B3093D">
            <w:pPr>
              <w:tabs>
                <w:tab w:val="decimal" w:pos="246"/>
                <w:tab w:val="left" w:pos="326"/>
              </w:tabs>
              <w:spacing w:before="15" w:after="15"/>
              <w:rPr>
                <w:sz w:val="18"/>
                <w:szCs w:val="18"/>
              </w:rPr>
            </w:pPr>
            <w:r>
              <w:rPr>
                <w:sz w:val="18"/>
                <w:szCs w:val="18"/>
              </w:rPr>
              <w:tab/>
              <w:t xml:space="preserve">(20.0) </w:t>
            </w:r>
          </w:p>
        </w:tc>
        <w:tc>
          <w:tcPr>
            <w:tcW w:w="625" w:type="pct"/>
            <w:tcBorders>
              <w:top w:val="nil"/>
              <w:left w:val="nil"/>
              <w:bottom w:val="nil"/>
              <w:right w:val="nil"/>
            </w:tcBorders>
          </w:tcPr>
          <w:p ns2:paraId="1765DEE1" ns2:textId="77777777" w:rsidR="0064211A" w:rsidRDefault="0064211A" w:rsidP="00B3093D">
            <w:pPr>
              <w:tabs>
                <w:tab w:val="decimal" w:pos="372"/>
                <w:tab w:val="left" w:pos="452"/>
              </w:tabs>
              <w:spacing w:before="15" w:after="15"/>
              <w:rPr>
                <w:sz w:val="18"/>
                <w:szCs w:val="18"/>
              </w:rPr>
            </w:pPr>
            <w:r>
              <w:rPr>
                <w:sz w:val="18"/>
                <w:szCs w:val="18"/>
              </w:rPr>
              <w:tab/>
              <w:t xml:space="preserve">11 </w:t>
            </w:r>
          </w:p>
        </w:tc>
        <w:tc>
          <w:tcPr>
            <w:tcW w:w="625" w:type="pct"/>
            <w:tcBorders>
              <w:top w:val="nil"/>
              <w:left w:val="nil"/>
              <w:bottom w:val="nil"/>
              <w:right w:val="single" w:sz="2" w:space="0" w:color="auto"/>
            </w:tcBorders>
          </w:tcPr>
          <w:p ns2:paraId="3A241D6E" ns2:textId="77777777" w:rsidR="0064211A" w:rsidRDefault="0064211A" w:rsidP="00B3093D">
            <w:pPr>
              <w:tabs>
                <w:tab w:val="decimal" w:pos="246"/>
                <w:tab w:val="left" w:pos="326"/>
              </w:tabs>
              <w:spacing w:before="15" w:after="15"/>
              <w:rPr>
                <w:sz w:val="18"/>
                <w:szCs w:val="18"/>
              </w:rPr>
            </w:pPr>
            <w:r>
              <w:rPr>
                <w:sz w:val="18"/>
                <w:szCs w:val="18"/>
              </w:rPr>
              <w:tab/>
              <w:t xml:space="preserve">(10.9) </w:t>
            </w:r>
          </w:p>
        </w:tc>
      </w:tr>
      <w:tr w:rsidR="00A440A5" ns2:paraId="75B0AA61" ns2: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3EBA183C" ns2:textId="77777777" w:rsidR="0064211A" w:rsidRDefault="0064211A" w:rsidP="00B3093D">
            <w:pPr>
              <w:spacing w:before="15" w:after="15"/>
              <w:ind w:left="160" w:right="1" w:hanging="160"/>
              <w:rPr>
                <w:sz w:val="18"/>
                <w:szCs w:val="18"/>
              </w:rPr>
            </w:pPr>
            <w:r>
              <w:rPr>
                <w:sz w:val="18"/>
                <w:szCs w:val="18"/>
              </w:rPr>
              <w:t xml:space="preserve">   Hypothyroidism </w:t>
            </w:r>
          </w:p>
        </w:tc>
        <w:tc>
          <w:tcPr>
            <w:tcW w:w="625" w:type="pct"/>
            <w:tcBorders>
              <w:top w:val="nil"/>
              <w:left w:val="nil"/>
              <w:bottom w:val="nil"/>
              <w:right w:val="nil"/>
            </w:tcBorders>
          </w:tcPr>
          <w:p ns2:paraId="04409ABB" ns2:textId="77777777" w:rsidR="0064211A" w:rsidRDefault="0064211A" w:rsidP="00B3093D">
            <w:pPr>
              <w:tabs>
                <w:tab w:val="decimal" w:pos="372"/>
                <w:tab w:val="left" w:pos="452"/>
              </w:tabs>
              <w:spacing w:before="15" w:after="15"/>
              <w:rPr>
                <w:sz w:val="18"/>
                <w:szCs w:val="18"/>
              </w:rPr>
            </w:pPr>
            <w:r>
              <w:rPr>
                <w:sz w:val="18"/>
                <w:szCs w:val="18"/>
              </w:rPr>
              <w:tab/>
              <w:t xml:space="preserve">5 </w:t>
            </w:r>
          </w:p>
        </w:tc>
        <w:tc>
          <w:tcPr>
            <w:tcW w:w="625" w:type="pct"/>
            <w:tcBorders>
              <w:top w:val="nil"/>
              <w:left w:val="nil"/>
              <w:bottom w:val="nil"/>
              <w:right w:val="single" w:sz="2" w:space="0" w:color="auto"/>
            </w:tcBorders>
          </w:tcPr>
          <w:p ns2:paraId="3D7C9EBF" ns2:textId="77777777" w:rsidR="0064211A" w:rsidRDefault="0064211A" w:rsidP="00B3093D">
            <w:pPr>
              <w:tabs>
                <w:tab w:val="decimal" w:pos="246"/>
                <w:tab w:val="left" w:pos="326"/>
              </w:tabs>
              <w:spacing w:before="15" w:after="15"/>
              <w:rPr>
                <w:sz w:val="18"/>
                <w:szCs w:val="18"/>
              </w:rPr>
            </w:pPr>
            <w:r>
              <w:rPr>
                <w:sz w:val="18"/>
                <w:szCs w:val="18"/>
              </w:rPr>
              <w:tab/>
              <w:t xml:space="preserve">(12.5) </w:t>
            </w:r>
          </w:p>
        </w:tc>
        <w:tc>
          <w:tcPr>
            <w:tcW w:w="625" w:type="pct"/>
            <w:tcBorders>
              <w:top w:val="nil"/>
              <w:left w:val="nil"/>
              <w:bottom w:val="nil"/>
              <w:right w:val="nil"/>
            </w:tcBorders>
          </w:tcPr>
          <w:p ns2:paraId="70E2E2AB" ns2:textId="77777777" w:rsidR="0064211A" w:rsidRDefault="0064211A" w:rsidP="00B3093D">
            <w:pPr>
              <w:tabs>
                <w:tab w:val="decimal" w:pos="372"/>
                <w:tab w:val="left" w:pos="452"/>
              </w:tabs>
              <w:spacing w:before="15" w:after="15"/>
              <w:rPr>
                <w:sz w:val="18"/>
                <w:szCs w:val="18"/>
              </w:rPr>
            </w:pPr>
            <w:r>
              <w:rPr>
                <w:sz w:val="18"/>
                <w:szCs w:val="18"/>
              </w:rPr>
              <w:tab/>
              <w:t xml:space="preserve">11 </w:t>
            </w:r>
          </w:p>
        </w:tc>
        <w:tc>
          <w:tcPr>
            <w:tcW w:w="625" w:type="pct"/>
            <w:tcBorders>
              <w:top w:val="nil"/>
              <w:left w:val="nil"/>
              <w:bottom w:val="nil"/>
              <w:right w:val="single" w:sz="2" w:space="0" w:color="auto"/>
            </w:tcBorders>
          </w:tcPr>
          <w:p ns2:paraId="4B1EBFCB" ns2:textId="77777777" w:rsidR="0064211A" w:rsidRDefault="0064211A" w:rsidP="00B3093D">
            <w:pPr>
              <w:tabs>
                <w:tab w:val="decimal" w:pos="246"/>
                <w:tab w:val="left" w:pos="326"/>
              </w:tabs>
              <w:spacing w:before="15" w:after="15"/>
              <w:rPr>
                <w:sz w:val="18"/>
                <w:szCs w:val="18"/>
              </w:rPr>
            </w:pPr>
            <w:r>
              <w:rPr>
                <w:sz w:val="18"/>
                <w:szCs w:val="18"/>
              </w:rPr>
              <w:tab/>
              <w:t xml:space="preserve">(10.9) </w:t>
            </w:r>
          </w:p>
        </w:tc>
      </w:tr>
      <w:tr w:rsidR="00D50C81" ns2:paraId="4A4D95BF" ns2: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6950FB6F" ns2:textId="65515F03" w:rsidR="00D50C81" w:rsidRDefault="00D50C81" w:rsidP="00D50C81">
            <w:pPr>
              <w:spacing w:before="15" w:after="15"/>
              <w:ind w:left="160" w:right="1" w:hanging="160"/>
              <w:rPr>
                <w:sz w:val="18"/>
                <w:szCs w:val="18"/>
              </w:rPr>
            </w:pPr>
            <w:r>
              <w:rPr>
                <w:sz w:val="18"/>
                <w:szCs w:val="18"/>
              </w:rPr>
              <w:t xml:space="preserve">   Hypertriglyceridaemia </w:t>
            </w:r>
          </w:p>
        </w:tc>
        <w:tc>
          <w:tcPr>
            <w:tcW w:w="625" w:type="pct"/>
            <w:tcBorders>
              <w:top w:val="nil"/>
              <w:left w:val="nil"/>
              <w:bottom w:val="nil"/>
              <w:right w:val="nil"/>
            </w:tcBorders>
          </w:tcPr>
          <w:p ns2:paraId="62CAC277" ns2:textId="7DB6E4C1" w:rsidR="00D50C81" w:rsidRDefault="00D50C81" w:rsidP="00D50C81">
            <w:pPr>
              <w:tabs>
                <w:tab w:val="decimal" w:pos="372"/>
                <w:tab w:val="left" w:pos="452"/>
              </w:tabs>
              <w:spacing w:before="15" w:after="15"/>
              <w:rPr>
                <w:sz w:val="18"/>
                <w:szCs w:val="18"/>
              </w:rPr>
            </w:pPr>
            <w:r>
              <w:rPr>
                <w:sz w:val="18"/>
                <w:szCs w:val="18"/>
              </w:rPr>
              <w:tab/>
              <w:t xml:space="preserve">4 </w:t>
            </w:r>
          </w:p>
        </w:tc>
        <w:tc>
          <w:tcPr>
            <w:tcW w:w="625" w:type="pct"/>
            <w:tcBorders>
              <w:top w:val="nil"/>
              <w:left w:val="nil"/>
              <w:bottom w:val="nil"/>
              <w:right w:val="single" w:sz="2" w:space="0" w:color="auto"/>
            </w:tcBorders>
          </w:tcPr>
          <w:p ns2:paraId="179333B6" ns2:textId="6C72CB2E" w:rsidR="00D50C81" w:rsidRDefault="00D50C81" w:rsidP="00D50C81">
            <w:pPr>
              <w:tabs>
                <w:tab w:val="decimal" w:pos="246"/>
                <w:tab w:val="left" w:pos="326"/>
              </w:tabs>
              <w:spacing w:before="15" w:after="15"/>
              <w:rPr>
                <w:sz w:val="18"/>
                <w:szCs w:val="18"/>
              </w:rPr>
            </w:pPr>
            <w:r>
              <w:rPr>
                <w:sz w:val="18"/>
                <w:szCs w:val="18"/>
              </w:rPr>
              <w:tab/>
              <w:t xml:space="preserve">(10.0) </w:t>
            </w:r>
          </w:p>
        </w:tc>
        <w:tc>
          <w:tcPr>
            <w:tcW w:w="625" w:type="pct"/>
            <w:tcBorders>
              <w:top w:val="nil"/>
              <w:left w:val="nil"/>
              <w:bottom w:val="nil"/>
              <w:right w:val="nil"/>
            </w:tcBorders>
          </w:tcPr>
          <w:p ns2:paraId="053396DA" ns2:textId="0AE98259" w:rsidR="00D50C81" w:rsidRDefault="00D50C81" w:rsidP="00D50C81">
            <w:pPr>
              <w:tabs>
                <w:tab w:val="decimal" w:pos="372"/>
                <w:tab w:val="left" w:pos="452"/>
              </w:tabs>
              <w:spacing w:before="15" w:after="15"/>
              <w:rPr>
                <w:sz w:val="18"/>
                <w:szCs w:val="18"/>
              </w:rPr>
            </w:pPr>
            <w:r>
              <w:rPr>
                <w:sz w:val="18"/>
                <w:szCs w:val="18"/>
              </w:rPr>
              <w:tab/>
              <w:t xml:space="preserve">8 </w:t>
            </w:r>
          </w:p>
        </w:tc>
        <w:tc>
          <w:tcPr>
            <w:tcW w:w="625" w:type="pct"/>
            <w:tcBorders>
              <w:top w:val="nil"/>
              <w:left w:val="nil"/>
              <w:bottom w:val="nil"/>
              <w:right w:val="single" w:sz="2" w:space="0" w:color="auto"/>
            </w:tcBorders>
          </w:tcPr>
          <w:p ns2:paraId="272ED27C" ns2:textId="3B3A53B1" w:rsidR="00D50C81" w:rsidRDefault="00D50C81" w:rsidP="00D50C81">
            <w:pPr>
              <w:tabs>
                <w:tab w:val="decimal" w:pos="246"/>
                <w:tab w:val="left" w:pos="326"/>
              </w:tabs>
              <w:spacing w:before="15" w:after="15"/>
              <w:rPr>
                <w:sz w:val="18"/>
                <w:szCs w:val="18"/>
              </w:rPr>
            </w:pPr>
            <w:r>
              <w:rPr>
                <w:sz w:val="18"/>
                <w:szCs w:val="18"/>
              </w:rPr>
              <w:tab/>
              <w:t xml:space="preserve">(7.9) </w:t>
            </w:r>
          </w:p>
        </w:tc>
      </w:tr>
      <w:tr w:rsidR="00D50C81" ns2:paraId="45B5264A" ns2: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09300F13" ns2:textId="6755F834" w:rsidR="00D50C81" w:rsidRDefault="00D50C81" w:rsidP="00D50C81">
            <w:pPr>
              <w:spacing w:before="15" w:after="15"/>
              <w:ind w:left="160" w:right="1" w:hanging="160"/>
              <w:rPr>
                <w:sz w:val="18"/>
                <w:szCs w:val="18"/>
              </w:rPr>
            </w:pPr>
            <w:r>
              <w:rPr>
                <w:sz w:val="18"/>
                <w:szCs w:val="18"/>
              </w:rPr>
              <w:t xml:space="preserve">   Gamma-glutamyltransferase increased </w:t>
            </w:r>
          </w:p>
        </w:tc>
        <w:tc>
          <w:tcPr>
            <w:tcW w:w="625" w:type="pct"/>
            <w:tcBorders>
              <w:top w:val="nil"/>
              <w:left w:val="nil"/>
              <w:bottom w:val="nil"/>
              <w:right w:val="nil"/>
            </w:tcBorders>
          </w:tcPr>
          <w:p ns2:paraId="13BF121D" ns2:textId="681FD215" w:rsidR="00D50C81" w:rsidRDefault="00D50C81" w:rsidP="00D50C81">
            <w:pPr>
              <w:tabs>
                <w:tab w:val="decimal" w:pos="372"/>
                <w:tab w:val="left" w:pos="452"/>
              </w:tabs>
              <w:spacing w:before="15" w:after="15"/>
              <w:rPr>
                <w:sz w:val="18"/>
                <w:szCs w:val="18"/>
              </w:rPr>
            </w:pPr>
            <w:r>
              <w:rPr>
                <w:sz w:val="18"/>
                <w:szCs w:val="18"/>
              </w:rPr>
              <w:tab/>
              <w:t xml:space="preserve">4 </w:t>
            </w:r>
          </w:p>
        </w:tc>
        <w:tc>
          <w:tcPr>
            <w:tcW w:w="625" w:type="pct"/>
            <w:tcBorders>
              <w:top w:val="nil"/>
              <w:left w:val="nil"/>
              <w:bottom w:val="nil"/>
              <w:right w:val="single" w:sz="2" w:space="0" w:color="auto"/>
            </w:tcBorders>
          </w:tcPr>
          <w:p ns2:paraId="24269D95" ns2:textId="27CB5EC0" w:rsidR="00D50C81" w:rsidRDefault="00D50C81" w:rsidP="00D50C81">
            <w:pPr>
              <w:tabs>
                <w:tab w:val="decimal" w:pos="246"/>
                <w:tab w:val="left" w:pos="326"/>
              </w:tabs>
              <w:spacing w:before="15" w:after="15"/>
              <w:rPr>
                <w:sz w:val="18"/>
                <w:szCs w:val="18"/>
              </w:rPr>
            </w:pPr>
            <w:r>
              <w:rPr>
                <w:sz w:val="18"/>
                <w:szCs w:val="18"/>
              </w:rPr>
              <w:tab/>
              <w:t xml:space="preserve">(10.0) </w:t>
            </w:r>
          </w:p>
        </w:tc>
        <w:tc>
          <w:tcPr>
            <w:tcW w:w="625" w:type="pct"/>
            <w:tcBorders>
              <w:top w:val="nil"/>
              <w:left w:val="nil"/>
              <w:bottom w:val="nil"/>
              <w:right w:val="nil"/>
            </w:tcBorders>
          </w:tcPr>
          <w:p ns2:paraId="787815B2" ns2:textId="3FFEAD8A" w:rsidR="00D50C81" w:rsidRDefault="00D50C81" w:rsidP="00D50C81">
            <w:pPr>
              <w:tabs>
                <w:tab w:val="decimal" w:pos="372"/>
                <w:tab w:val="left" w:pos="452"/>
              </w:tabs>
              <w:spacing w:before="15" w:after="15"/>
              <w:rPr>
                <w:sz w:val="18"/>
                <w:szCs w:val="18"/>
              </w:rPr>
            </w:pPr>
            <w:r>
              <w:rPr>
                <w:sz w:val="18"/>
                <w:szCs w:val="18"/>
              </w:rPr>
              <w:tab/>
              <w:t xml:space="preserve">7 </w:t>
            </w:r>
          </w:p>
        </w:tc>
        <w:tc>
          <w:tcPr>
            <w:tcW w:w="625" w:type="pct"/>
            <w:tcBorders>
              <w:top w:val="nil"/>
              <w:left w:val="nil"/>
              <w:bottom w:val="nil"/>
              <w:right w:val="single" w:sz="2" w:space="0" w:color="auto"/>
            </w:tcBorders>
          </w:tcPr>
          <w:p ns2:paraId="31E55330" ns2:textId="28544D0B" w:rsidR="00D50C81" w:rsidRDefault="00D50C81" w:rsidP="00D50C81">
            <w:pPr>
              <w:tabs>
                <w:tab w:val="decimal" w:pos="246"/>
                <w:tab w:val="left" w:pos="326"/>
              </w:tabs>
              <w:spacing w:before="15" w:after="15"/>
              <w:rPr>
                <w:sz w:val="18"/>
                <w:szCs w:val="18"/>
              </w:rPr>
            </w:pPr>
            <w:r>
              <w:rPr>
                <w:sz w:val="18"/>
                <w:szCs w:val="18"/>
              </w:rPr>
              <w:tab/>
              <w:t xml:space="preserve">(6.9) </w:t>
            </w:r>
          </w:p>
        </w:tc>
      </w:tr>
      <w:tr w:rsidR="00D50C81" ns2:paraId="17AFD4E9" ns2: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7F90B7B8" ns2:textId="451C6488" w:rsidR="00D50C81" w:rsidRDefault="00D50C81" w:rsidP="00D50C81">
            <w:pPr>
              <w:spacing w:before="15" w:after="15"/>
              <w:ind w:left="160" w:right="1" w:hanging="160"/>
              <w:rPr>
                <w:sz w:val="18"/>
                <w:szCs w:val="18"/>
              </w:rPr>
            </w:pPr>
            <w:r>
              <w:rPr>
                <w:sz w:val="18"/>
                <w:szCs w:val="18"/>
              </w:rPr>
              <w:t xml:space="preserve">   Pruritus </w:t>
            </w:r>
          </w:p>
        </w:tc>
        <w:tc>
          <w:tcPr>
            <w:tcW w:w="625" w:type="pct"/>
            <w:tcBorders>
              <w:top w:val="nil"/>
              <w:left w:val="nil"/>
              <w:bottom w:val="nil"/>
              <w:right w:val="nil"/>
            </w:tcBorders>
          </w:tcPr>
          <w:p ns2:paraId="6DE501AE" ns2:textId="6D497E75" w:rsidR="00D50C81" w:rsidRDefault="00D50C81" w:rsidP="00D50C81">
            <w:pPr>
              <w:tabs>
                <w:tab w:val="decimal" w:pos="372"/>
                <w:tab w:val="left" w:pos="452"/>
              </w:tabs>
              <w:spacing w:before="15" w:after="15"/>
              <w:rPr>
                <w:sz w:val="18"/>
                <w:szCs w:val="18"/>
              </w:rPr>
            </w:pPr>
            <w:r>
              <w:rPr>
                <w:sz w:val="18"/>
                <w:szCs w:val="18"/>
              </w:rPr>
              <w:tab/>
              <w:t xml:space="preserve">5 </w:t>
            </w:r>
          </w:p>
        </w:tc>
        <w:tc>
          <w:tcPr>
            <w:tcW w:w="625" w:type="pct"/>
            <w:tcBorders>
              <w:top w:val="nil"/>
              <w:left w:val="nil"/>
              <w:bottom w:val="nil"/>
              <w:right w:val="single" w:sz="2" w:space="0" w:color="auto"/>
            </w:tcBorders>
          </w:tcPr>
          <w:p ns2:paraId="057E6986" ns2:textId="37855287" w:rsidR="00D50C81" w:rsidRDefault="00D50C81" w:rsidP="00D50C81">
            <w:pPr>
              <w:tabs>
                <w:tab w:val="decimal" w:pos="246"/>
                <w:tab w:val="left" w:pos="326"/>
              </w:tabs>
              <w:spacing w:before="15" w:after="15"/>
              <w:rPr>
                <w:sz w:val="18"/>
                <w:szCs w:val="18"/>
              </w:rPr>
            </w:pPr>
            <w:r>
              <w:rPr>
                <w:sz w:val="18"/>
                <w:szCs w:val="18"/>
              </w:rPr>
              <w:tab/>
              <w:t xml:space="preserve">(12.5) </w:t>
            </w:r>
          </w:p>
        </w:tc>
        <w:tc>
          <w:tcPr>
            <w:tcW w:w="625" w:type="pct"/>
            <w:tcBorders>
              <w:top w:val="nil"/>
              <w:left w:val="nil"/>
              <w:bottom w:val="nil"/>
              <w:right w:val="nil"/>
            </w:tcBorders>
          </w:tcPr>
          <w:p ns2:paraId="5DA2F027" ns2:textId="10BBE0FC" w:rsidR="00D50C81" w:rsidRDefault="00D50C81" w:rsidP="00D50C81">
            <w:pPr>
              <w:tabs>
                <w:tab w:val="decimal" w:pos="372"/>
                <w:tab w:val="left" w:pos="452"/>
              </w:tabs>
              <w:spacing w:before="15" w:after="15"/>
              <w:rPr>
                <w:sz w:val="18"/>
                <w:szCs w:val="18"/>
              </w:rPr>
            </w:pPr>
            <w:r>
              <w:rPr>
                <w:sz w:val="18"/>
                <w:szCs w:val="18"/>
              </w:rPr>
              <w:tab/>
              <w:t xml:space="preserve">7 </w:t>
            </w:r>
          </w:p>
        </w:tc>
        <w:tc>
          <w:tcPr>
            <w:tcW w:w="625" w:type="pct"/>
            <w:tcBorders>
              <w:top w:val="nil"/>
              <w:left w:val="nil"/>
              <w:bottom w:val="nil"/>
              <w:right w:val="single" w:sz="2" w:space="0" w:color="auto"/>
            </w:tcBorders>
          </w:tcPr>
          <w:p ns2:paraId="4EE3E408" ns2:textId="12B2D228" w:rsidR="00D50C81" w:rsidRDefault="00D50C81" w:rsidP="00D50C81">
            <w:pPr>
              <w:tabs>
                <w:tab w:val="decimal" w:pos="246"/>
                <w:tab w:val="left" w:pos="326"/>
              </w:tabs>
              <w:spacing w:before="15" w:after="15"/>
              <w:rPr>
                <w:sz w:val="18"/>
                <w:szCs w:val="18"/>
              </w:rPr>
            </w:pPr>
            <w:r>
              <w:rPr>
                <w:sz w:val="18"/>
                <w:szCs w:val="18"/>
              </w:rPr>
              <w:tab/>
              <w:t xml:space="preserve">(6.9) </w:t>
            </w:r>
          </w:p>
        </w:tc>
      </w:tr>
      <w:tr w:rsidR="00D50C81" ns2:paraId="419D8569" ns2: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0C9A50A8" ns2:textId="7849B92C" w:rsidR="00D50C81" w:rsidRDefault="00D50C81" w:rsidP="00D50C81">
            <w:pPr>
              <w:spacing w:before="15" w:after="15"/>
              <w:ind w:left="160" w:right="1" w:hanging="160"/>
              <w:rPr>
                <w:sz w:val="18"/>
                <w:szCs w:val="18"/>
              </w:rPr>
            </w:pPr>
            <w:r>
              <w:rPr>
                <w:sz w:val="18"/>
                <w:szCs w:val="18"/>
              </w:rPr>
              <w:t xml:space="preserve">   Hyperglycaemia </w:t>
            </w:r>
          </w:p>
        </w:tc>
        <w:tc>
          <w:tcPr>
            <w:tcW w:w="625" w:type="pct"/>
            <w:tcBorders>
              <w:top w:val="nil"/>
              <w:left w:val="nil"/>
              <w:bottom w:val="nil"/>
              <w:right w:val="nil"/>
            </w:tcBorders>
          </w:tcPr>
          <w:p ns2:paraId="1714F754" ns2:textId="3F51B61C" w:rsidR="00D50C81" w:rsidRDefault="00D50C81" w:rsidP="00D50C81">
            <w:pPr>
              <w:tabs>
                <w:tab w:val="decimal" w:pos="372"/>
                <w:tab w:val="left" w:pos="452"/>
              </w:tabs>
              <w:spacing w:before="15" w:after="15"/>
              <w:rPr>
                <w:sz w:val="18"/>
                <w:szCs w:val="18"/>
              </w:rPr>
            </w:pPr>
            <w:r>
              <w:rPr>
                <w:sz w:val="18"/>
                <w:szCs w:val="18"/>
              </w:rPr>
              <w:tab/>
              <w:t xml:space="preserve">6 </w:t>
            </w:r>
          </w:p>
        </w:tc>
        <w:tc>
          <w:tcPr>
            <w:tcW w:w="625" w:type="pct"/>
            <w:tcBorders>
              <w:top w:val="nil"/>
              <w:left w:val="nil"/>
              <w:bottom w:val="nil"/>
              <w:right w:val="single" w:sz="2" w:space="0" w:color="auto"/>
            </w:tcBorders>
          </w:tcPr>
          <w:p ns2:paraId="1A611122" ns2:textId="3CC42404" w:rsidR="00D50C81" w:rsidRDefault="00D50C81" w:rsidP="00D50C81">
            <w:pPr>
              <w:tabs>
                <w:tab w:val="decimal" w:pos="246"/>
                <w:tab w:val="left" w:pos="326"/>
              </w:tabs>
              <w:spacing w:before="15" w:after="15"/>
              <w:rPr>
                <w:sz w:val="18"/>
                <w:szCs w:val="18"/>
              </w:rPr>
            </w:pPr>
            <w:r>
              <w:rPr>
                <w:sz w:val="18"/>
                <w:szCs w:val="18"/>
              </w:rPr>
              <w:tab/>
              <w:t xml:space="preserve">(15.0) </w:t>
            </w:r>
          </w:p>
        </w:tc>
        <w:tc>
          <w:tcPr>
            <w:tcW w:w="625" w:type="pct"/>
            <w:tcBorders>
              <w:top w:val="nil"/>
              <w:left w:val="nil"/>
              <w:bottom w:val="nil"/>
              <w:right w:val="nil"/>
            </w:tcBorders>
          </w:tcPr>
          <w:p ns2:paraId="18DB00FF" ns2:textId="4BA6911B" w:rsidR="00D50C81" w:rsidRDefault="00D50C81" w:rsidP="00D50C81">
            <w:pPr>
              <w:tabs>
                <w:tab w:val="decimal" w:pos="372"/>
                <w:tab w:val="left" w:pos="452"/>
              </w:tabs>
              <w:spacing w:before="15" w:after="15"/>
              <w:rPr>
                <w:sz w:val="18"/>
                <w:szCs w:val="18"/>
              </w:rPr>
            </w:pPr>
            <w:r>
              <w:rPr>
                <w:sz w:val="18"/>
                <w:szCs w:val="18"/>
              </w:rPr>
              <w:tab/>
              <w:t xml:space="preserve">6 </w:t>
            </w:r>
          </w:p>
        </w:tc>
        <w:tc>
          <w:tcPr>
            <w:tcW w:w="625" w:type="pct"/>
            <w:tcBorders>
              <w:top w:val="nil"/>
              <w:left w:val="nil"/>
              <w:bottom w:val="nil"/>
              <w:right w:val="single" w:sz="2" w:space="0" w:color="auto"/>
            </w:tcBorders>
          </w:tcPr>
          <w:p ns2:paraId="24C20098" ns2:textId="5019A8FA" w:rsidR="00D50C81" w:rsidRDefault="00D50C81" w:rsidP="00D50C81">
            <w:pPr>
              <w:tabs>
                <w:tab w:val="decimal" w:pos="246"/>
                <w:tab w:val="left" w:pos="326"/>
              </w:tabs>
              <w:spacing w:before="15" w:after="15"/>
              <w:rPr>
                <w:sz w:val="18"/>
                <w:szCs w:val="18"/>
              </w:rPr>
            </w:pPr>
            <w:r>
              <w:rPr>
                <w:sz w:val="18"/>
                <w:szCs w:val="18"/>
              </w:rPr>
              <w:tab/>
              <w:t xml:space="preserve">(5.9) </w:t>
            </w:r>
          </w:p>
        </w:tc>
      </w:tr>
      <w:tr w:rsidR="00D50C81" ns2:paraId="39FB309A" ns2:textId="77777777" w:rsidTr="00915338">
        <w:tblPrEx>
          <w:tblBorders>
            <w:top w:val="single" w:sz="6" w:space="0" w:color="auto"/>
            <w:bottom w:val="single" w:sz="6" w:space="0" w:color="auto"/>
          </w:tblBorders>
        </w:tblPrEx>
        <w:trPr>
          <w:jc w:val="center"/>
        </w:trPr>
        <w:tc>
          <w:tcPr>
            <w:tcW w:w="2500" w:type="pct"/>
            <w:tcBorders>
              <w:top w:val="nil"/>
              <w:bottom w:val="single" w:sz="2" w:space="0" w:color="auto"/>
              <w:right w:val="single" w:sz="2" w:space="0" w:color="auto"/>
            </w:tcBorders>
          </w:tcPr>
          <w:p ns2:paraId="4148DE36" ns2:textId="0D5B5AEE" w:rsidR="00D50C81" w:rsidRDefault="00D50C81" w:rsidP="00D50C81">
            <w:pPr>
              <w:spacing w:before="15" w:after="15"/>
              <w:ind w:left="160" w:right="1" w:hanging="160"/>
              <w:rPr>
                <w:sz w:val="18"/>
                <w:szCs w:val="18"/>
              </w:rPr>
            </w:pPr>
            <w:r>
              <w:rPr>
                <w:sz w:val="18"/>
                <w:szCs w:val="18"/>
              </w:rPr>
              <w:t xml:space="preserve">   COVID-19 </w:t>
            </w:r>
          </w:p>
        </w:tc>
        <w:tc>
          <w:tcPr>
            <w:tcW w:w="625" w:type="pct"/>
            <w:tcBorders>
              <w:top w:val="nil"/>
              <w:left w:val="nil"/>
              <w:bottom w:val="single" w:sz="2" w:space="0" w:color="auto"/>
              <w:right w:val="nil"/>
            </w:tcBorders>
          </w:tcPr>
          <w:p ns2:paraId="238192AA" ns2:textId="04BC0F91" w:rsidR="00D50C81" w:rsidRDefault="00D50C81" w:rsidP="00D50C81">
            <w:pPr>
              <w:tabs>
                <w:tab w:val="decimal" w:pos="372"/>
                <w:tab w:val="left" w:pos="452"/>
              </w:tabs>
              <w:spacing w:before="15" w:after="15"/>
              <w:rPr>
                <w:sz w:val="18"/>
                <w:szCs w:val="18"/>
              </w:rPr>
            </w:pPr>
            <w:r>
              <w:rPr>
                <w:sz w:val="18"/>
                <w:szCs w:val="18"/>
              </w:rPr>
              <w:tab/>
              <w:t xml:space="preserve">17 </w:t>
            </w:r>
          </w:p>
        </w:tc>
        <w:tc>
          <w:tcPr>
            <w:tcW w:w="625" w:type="pct"/>
            <w:tcBorders>
              <w:top w:val="nil"/>
              <w:left w:val="nil"/>
              <w:bottom w:val="single" w:sz="2" w:space="0" w:color="auto"/>
              <w:right w:val="single" w:sz="2" w:space="0" w:color="auto"/>
            </w:tcBorders>
          </w:tcPr>
          <w:p ns2:paraId="3CE43D74" ns2:textId="3DADDC82" w:rsidR="00D50C81" w:rsidRDefault="00D50C81" w:rsidP="00D50C81">
            <w:pPr>
              <w:tabs>
                <w:tab w:val="decimal" w:pos="246"/>
                <w:tab w:val="left" w:pos="326"/>
              </w:tabs>
              <w:spacing w:before="15" w:after="15"/>
              <w:rPr>
                <w:sz w:val="18"/>
                <w:szCs w:val="18"/>
              </w:rPr>
            </w:pPr>
            <w:r>
              <w:rPr>
                <w:sz w:val="18"/>
                <w:szCs w:val="18"/>
              </w:rPr>
              <w:tab/>
              <w:t xml:space="preserve">(42.5) </w:t>
            </w:r>
          </w:p>
        </w:tc>
        <w:tc>
          <w:tcPr>
            <w:tcW w:w="625" w:type="pct"/>
            <w:tcBorders>
              <w:top w:val="nil"/>
              <w:left w:val="nil"/>
              <w:bottom w:val="single" w:sz="2" w:space="0" w:color="auto"/>
              <w:right w:val="nil"/>
            </w:tcBorders>
          </w:tcPr>
          <w:p ns2:paraId="1B165FBD" ns2:textId="51F12EDB" w:rsidR="00D50C81" w:rsidRDefault="00D50C81" w:rsidP="00D50C81">
            <w:pPr>
              <w:tabs>
                <w:tab w:val="decimal" w:pos="372"/>
                <w:tab w:val="left" w:pos="452"/>
              </w:tabs>
              <w:spacing w:before="15" w:after="15"/>
              <w:rPr>
                <w:sz w:val="18"/>
                <w:szCs w:val="18"/>
              </w:rPr>
            </w:pPr>
            <w:r>
              <w:rPr>
                <w:sz w:val="18"/>
                <w:szCs w:val="18"/>
              </w:rPr>
              <w:tab/>
              <w:t xml:space="preserve">5 </w:t>
            </w:r>
          </w:p>
        </w:tc>
        <w:tc>
          <w:tcPr>
            <w:tcW w:w="625" w:type="pct"/>
            <w:tcBorders>
              <w:top w:val="nil"/>
              <w:left w:val="nil"/>
              <w:bottom w:val="single" w:sz="2" w:space="0" w:color="auto"/>
              <w:right w:val="single" w:sz="2" w:space="0" w:color="auto"/>
            </w:tcBorders>
          </w:tcPr>
          <w:p ns2:paraId="44638BE9" ns2:textId="2C9F7A46" w:rsidR="00D50C81" w:rsidRDefault="00D50C81" w:rsidP="00D50C81">
            <w:pPr>
              <w:tabs>
                <w:tab w:val="decimal" w:pos="246"/>
                <w:tab w:val="left" w:pos="326"/>
              </w:tabs>
              <w:spacing w:before="15" w:after="15"/>
              <w:rPr>
                <w:sz w:val="18"/>
                <w:szCs w:val="18"/>
              </w:rPr>
            </w:pPr>
            <w:r>
              <w:rPr>
                <w:sz w:val="18"/>
                <w:szCs w:val="18"/>
              </w:rPr>
              <w:tab/>
              <w:t xml:space="preserve">(5.0) </w:t>
            </w:r>
          </w:p>
        </w:tc>
      </w:tr>
      <w:bookmarkEnd w:id="509"/>
    </w:tbl>
    <w:p ns2:paraId="6E0BEF3D" ns2:textId="306B5581" w:rsidR="00491590" w:rsidRDefault="00491590" w:rsidP="00680FAC">
      <w:ins w:id="13037" w:author="GoldenCorpusHarness" w:date="2026-03-28T21:57:55Z">
        <w:r>
          <w:t>The most frequently reported (incidence ≥5%) Grade ≥3 drug-related AEs were: neutrophil count decreased (50%), WBC count decreased (38.4%), stomatitis (12.8%), anemia (14%), and asthenia, lymphocyte count decreased and platelet count decreased (7% each) [Sec. 7.3] [Table 88].</w:t>
        </w:r>
      </w:ins>
    </w:p>
    <w:p ns2:paraId="20BBF6C1" ns2:textId="77777777" w:rsidR="00491590" w:rsidRDefault="00491590">
      <w:pPr>
        <w:spacing w:before="0" w:after="200" w:line="276" w:lineRule="auto"/>
      </w:pPr>
      <w:ins w:id="13038" w:author="GoldenCorpusHarness" w:date="2026-03-28T21:57:55Z">
        <w:r>
          <w:t>Sac-TMT 5 mg/kg q2w + KL-A167 group</w:t>
        </w:r>
      </w:ins>
    </w:p>
    <w:tbl>
      <w:tblPr>
        <w:tblW w:w="5000" w:type="pct"/>
        <w:jc w:val="center"/>
        <w:tblBorders>
          <w:top w:val="double" w:sz="6" w:space="0" w:color="auto"/>
          <w:left w:val="single" w:sz="6" w:space="0" w:color="auto"/>
          <w:bottom w:val="double" w:sz="6" w:space="0" w:color="auto"/>
          <w:right w:val="single" w:sz="6" w:space="0" w:color="auto"/>
        </w:tblBorders>
        <w:tblCellMar>
          <w:left w:w="72" w:type="dxa"/>
          <w:right w:w="72" w:type="dxa"/>
        </w:tblCellMar>
        <w:tblLook w:val="0000" w:firstRow="0" w:lastRow="0" w:firstColumn="0" w:lastColumn="0" w:noHBand="0" w:noVBand="0"/>
      </w:tblPr>
      <w:tblGrid>
        <w:gridCol w:w="4494"/>
        <w:gridCol w:w="1123"/>
        <w:gridCol w:w="1124"/>
        <w:gridCol w:w="1124"/>
        <w:gridCol w:w="1124"/>
      </w:tblGrid>
      <w:tr w:rsidR="00A440A5" ns2:paraId="19EE0809" ns2:textId="77777777" w:rsidTr="00915338">
        <w:trPr>
          <w:jc w:val="center"/>
        </w:trPr>
        <w:tc>
          <w:tcPr>
            <w:tcW w:w="2500" w:type="pct"/>
            <w:tcBorders>
              <w:top w:val="double" w:sz="6" w:space="0" w:color="auto"/>
              <w:bottom w:val="nil"/>
              <w:right w:val="single" w:sz="2" w:space="0" w:color="auto"/>
            </w:tcBorders>
          </w:tcPr>
          <w:p ns2:paraId="0A138F29" ns2:textId="77777777" w:rsidR="0002602F" w:rsidRDefault="0002602F" w:rsidP="00B3093D">
            <w:pPr>
              <w:spacing w:before="15" w:after="15"/>
              <w:rPr>
                <w:sz w:val="18"/>
                <w:szCs w:val="18"/>
              </w:rPr>
            </w:pPr>
          </w:p>
        </w:tc>
        <w:tc>
          <w:tcPr>
            <w:tcW w:w="1250" w:type="pct"/>
            <w:gridSpan w:val="2"/>
            <w:tcBorders>
              <w:top w:val="double" w:sz="6" w:space="0" w:color="auto"/>
              <w:left w:val="nil"/>
              <w:bottom w:val="single" w:sz="2" w:space="0" w:color="auto"/>
              <w:right w:val="single" w:sz="2" w:space="0" w:color="auto"/>
            </w:tcBorders>
          </w:tcPr>
          <w:p ns2:paraId="2B67D590" ns2:textId="77777777" w:rsidR="0002602F" w:rsidRDefault="0002602F" w:rsidP="00B3093D">
            <w:pPr>
              <w:spacing w:before="15" w:after="15"/>
              <w:jc w:val="center"/>
              <w:rPr>
                <w:sz w:val="18"/>
                <w:szCs w:val="18"/>
              </w:rPr>
            </w:pPr>
            <w:r>
              <w:rPr>
                <w:sz w:val="18"/>
                <w:szCs w:val="18"/>
              </w:rPr>
              <w:t xml:space="preserve">Cohort 1A </w:t>
            </w:r>
          </w:p>
          <w:p ns2:paraId="4978BB98" ns2:textId="6F64AD69" w:rsidR="0002602F" w:rsidRDefault="00DE370C" w:rsidP="00B3093D">
            <w:pPr>
              <w:spacing w:before="15" w:after="15"/>
              <w:jc w:val="center"/>
              <w:rPr>
                <w:sz w:val="18"/>
                <w:szCs w:val="18"/>
              </w:rPr>
            </w:pPr>
            <w:r w:rsidRPr="00DE370C">
              <w:rPr>
                <w:sz w:val="18"/>
                <w:szCs w:val="18"/>
              </w:rPr>
              <w:t>sac-TMT</w:t>
            </w:r>
            <w:r w:rsidR="0002602F">
              <w:rPr>
                <w:sz w:val="18"/>
                <w:szCs w:val="18"/>
              </w:rPr>
              <w:t xml:space="preserve"> 5 mg/kg + KL-A167 1200 mg, </w:t>
            </w:r>
            <w:r w:rsidR="006A7E20">
              <w:rPr>
                <w:sz w:val="18"/>
                <w:szCs w:val="18"/>
              </w:rPr>
              <w:t>q3w</w:t>
            </w:r>
          </w:p>
        </w:tc>
        <w:tc>
          <w:tcPr>
            <w:tcW w:w="1250" w:type="pct"/>
            <w:gridSpan w:val="2"/>
            <w:tcBorders>
              <w:top w:val="double" w:sz="6" w:space="0" w:color="auto"/>
              <w:left w:val="nil"/>
              <w:bottom w:val="single" w:sz="2" w:space="0" w:color="auto"/>
              <w:right w:val="single" w:sz="2" w:space="0" w:color="auto"/>
            </w:tcBorders>
          </w:tcPr>
          <w:p ns2:paraId="37C19E98" ns2:textId="1359298E" w:rsidR="0002602F" w:rsidRDefault="0002602F" w:rsidP="00B3093D">
            <w:pPr>
              <w:spacing w:before="15" w:after="15"/>
              <w:jc w:val="center"/>
              <w:rPr>
                <w:sz w:val="18"/>
                <w:szCs w:val="18"/>
              </w:rPr>
            </w:pPr>
            <w:r>
              <w:rPr>
                <w:sz w:val="18"/>
                <w:szCs w:val="18"/>
              </w:rPr>
              <w:t xml:space="preserve"> Cohort 1B</w:t>
            </w:r>
            <w:r w:rsidR="00DE370C">
              <w:rPr>
                <w:sz w:val="18"/>
                <w:szCs w:val="18"/>
              </w:rPr>
              <w:br/>
            </w:r>
            <w:r w:rsidR="00DE370C" w:rsidRPr="00DE370C">
              <w:rPr>
                <w:sz w:val="18"/>
                <w:szCs w:val="18"/>
              </w:rPr>
              <w:t>sac-TMT</w:t>
            </w:r>
            <w:r>
              <w:rPr>
                <w:sz w:val="18"/>
                <w:szCs w:val="18"/>
              </w:rPr>
              <w:t xml:space="preserve"> 5 mg/kg + KL-A167 900 mg, </w:t>
            </w:r>
            <w:r w:rsidR="006A7E20">
              <w:rPr>
                <w:sz w:val="18"/>
                <w:szCs w:val="18"/>
              </w:rPr>
              <w:t xml:space="preserve">q2w </w:t>
            </w:r>
          </w:p>
        </w:tc>
      </w:tr>
      <w:tr w:rsidR="00A440A5" ns2:paraId="78A6AAB7" ns2:textId="77777777" w:rsidTr="00915338">
        <w:tblPrEx>
          <w:tblBorders>
            <w:top w:val="single" w:sz="6" w:space="0" w:color="auto"/>
            <w:bottom w:val="single" w:sz="6" w:space="0" w:color="auto"/>
          </w:tblBorders>
        </w:tblPrEx>
        <w:trPr>
          <w:jc w:val="center"/>
        </w:trPr>
        <w:tc>
          <w:tcPr>
            <w:tcW w:w="2500" w:type="pct"/>
            <w:tcBorders>
              <w:top w:val="nil"/>
              <w:bottom w:val="single" w:sz="2" w:space="0" w:color="auto"/>
              <w:right w:val="single" w:sz="2" w:space="0" w:color="auto"/>
            </w:tcBorders>
          </w:tcPr>
          <w:p ns2:paraId="5BB6FA70" ns2:textId="77777777" w:rsidR="0002602F" w:rsidRDefault="0002602F" w:rsidP="00B3093D">
            <w:pPr>
              <w:spacing w:before="15" w:after="15"/>
              <w:rPr>
                <w:sz w:val="18"/>
                <w:szCs w:val="18"/>
              </w:rPr>
            </w:pPr>
          </w:p>
        </w:tc>
        <w:tc>
          <w:tcPr>
            <w:tcW w:w="625" w:type="pct"/>
            <w:tcBorders>
              <w:top w:val="nil"/>
              <w:left w:val="nil"/>
              <w:bottom w:val="single" w:sz="2" w:space="0" w:color="auto"/>
              <w:right w:val="nil"/>
            </w:tcBorders>
          </w:tcPr>
          <w:p ns2:paraId="15B28B3C" ns2:textId="77777777" w:rsidR="0002602F" w:rsidRDefault="0002602F" w:rsidP="00B3093D">
            <w:pPr>
              <w:spacing w:before="15" w:after="15"/>
              <w:jc w:val="center"/>
              <w:rPr>
                <w:sz w:val="18"/>
                <w:szCs w:val="18"/>
              </w:rPr>
            </w:pPr>
            <w:r>
              <w:rPr>
                <w:sz w:val="18"/>
                <w:szCs w:val="18"/>
              </w:rPr>
              <w:t xml:space="preserve">n </w:t>
            </w:r>
          </w:p>
        </w:tc>
        <w:tc>
          <w:tcPr>
            <w:tcW w:w="625" w:type="pct"/>
            <w:tcBorders>
              <w:top w:val="nil"/>
              <w:left w:val="nil"/>
              <w:bottom w:val="single" w:sz="2" w:space="0" w:color="auto"/>
              <w:right w:val="single" w:sz="2" w:space="0" w:color="auto"/>
            </w:tcBorders>
          </w:tcPr>
          <w:p ns2:paraId="7D942987" ns2:textId="77777777" w:rsidR="0002602F" w:rsidRDefault="0002602F" w:rsidP="00B3093D">
            <w:pPr>
              <w:spacing w:before="15" w:after="15"/>
              <w:jc w:val="center"/>
              <w:rPr>
                <w:sz w:val="18"/>
                <w:szCs w:val="18"/>
              </w:rPr>
            </w:pPr>
            <w:r>
              <w:rPr>
                <w:sz w:val="18"/>
                <w:szCs w:val="18"/>
              </w:rPr>
              <w:t xml:space="preserve">(%) </w:t>
            </w:r>
          </w:p>
        </w:tc>
        <w:tc>
          <w:tcPr>
            <w:tcW w:w="625" w:type="pct"/>
            <w:tcBorders>
              <w:top w:val="nil"/>
              <w:left w:val="nil"/>
              <w:bottom w:val="single" w:sz="2" w:space="0" w:color="auto"/>
              <w:right w:val="nil"/>
            </w:tcBorders>
          </w:tcPr>
          <w:p ns2:paraId="380A0ABE" ns2:textId="77777777" w:rsidR="0002602F" w:rsidRDefault="0002602F" w:rsidP="00B3093D">
            <w:pPr>
              <w:spacing w:before="15" w:after="15"/>
              <w:jc w:val="center"/>
              <w:rPr>
                <w:sz w:val="18"/>
                <w:szCs w:val="18"/>
              </w:rPr>
            </w:pPr>
            <w:r>
              <w:rPr>
                <w:sz w:val="18"/>
                <w:szCs w:val="18"/>
              </w:rPr>
              <w:t xml:space="preserve">n </w:t>
            </w:r>
          </w:p>
        </w:tc>
        <w:tc>
          <w:tcPr>
            <w:tcW w:w="625" w:type="pct"/>
            <w:tcBorders>
              <w:top w:val="nil"/>
              <w:left w:val="nil"/>
              <w:bottom w:val="single" w:sz="2" w:space="0" w:color="auto"/>
              <w:right w:val="single" w:sz="2" w:space="0" w:color="auto"/>
            </w:tcBorders>
          </w:tcPr>
          <w:p ns2:paraId="744AE7AC" ns2:textId="77777777" w:rsidR="0002602F" w:rsidRDefault="0002602F" w:rsidP="00B3093D">
            <w:pPr>
              <w:spacing w:before="15" w:after="15"/>
              <w:jc w:val="center"/>
              <w:rPr>
                <w:sz w:val="18"/>
                <w:szCs w:val="18"/>
              </w:rPr>
            </w:pPr>
            <w:r>
              <w:rPr>
                <w:sz w:val="18"/>
                <w:szCs w:val="18"/>
              </w:rPr>
              <w:t xml:space="preserve">(%) </w:t>
            </w:r>
          </w:p>
        </w:tc>
      </w:tr>
      <w:tr w:rsidR="00A440A5" ns2:paraId="66291C17" ns2: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39D3CD1F" ns2:textId="77777777" w:rsidR="0002602F" w:rsidRDefault="0002602F" w:rsidP="00B3093D">
            <w:pPr>
              <w:spacing w:before="15" w:after="15"/>
              <w:ind w:left="160" w:right="1" w:hanging="160"/>
              <w:rPr>
                <w:sz w:val="18"/>
                <w:szCs w:val="18"/>
              </w:rPr>
            </w:pPr>
            <w:r>
              <w:rPr>
                <w:sz w:val="18"/>
                <w:szCs w:val="18"/>
              </w:rPr>
              <w:t xml:space="preserve">   Productive cough </w:t>
            </w:r>
          </w:p>
        </w:tc>
        <w:tc>
          <w:tcPr>
            <w:tcW w:w="625" w:type="pct"/>
            <w:tcBorders>
              <w:top w:val="nil"/>
              <w:left w:val="nil"/>
              <w:bottom w:val="nil"/>
              <w:right w:val="nil"/>
            </w:tcBorders>
          </w:tcPr>
          <w:p ns2:paraId="0D70E4D9" ns2:textId="77777777" w:rsidR="0002602F" w:rsidRDefault="0002602F" w:rsidP="00B3093D">
            <w:pPr>
              <w:tabs>
                <w:tab w:val="decimal" w:pos="372"/>
                <w:tab w:val="left" w:pos="452"/>
              </w:tabs>
              <w:spacing w:before="15" w:after="15"/>
              <w:rPr>
                <w:sz w:val="18"/>
                <w:szCs w:val="18"/>
              </w:rPr>
            </w:pPr>
            <w:r>
              <w:rPr>
                <w:sz w:val="18"/>
                <w:szCs w:val="18"/>
              </w:rPr>
              <w:tab/>
              <w:t xml:space="preserve">6 </w:t>
            </w:r>
          </w:p>
        </w:tc>
        <w:tc>
          <w:tcPr>
            <w:tcW w:w="625" w:type="pct"/>
            <w:tcBorders>
              <w:top w:val="nil"/>
              <w:left w:val="nil"/>
              <w:bottom w:val="nil"/>
              <w:right w:val="single" w:sz="2" w:space="0" w:color="auto"/>
            </w:tcBorders>
          </w:tcPr>
          <w:p ns2:paraId="3F08105B" ns2:textId="77777777" w:rsidR="0002602F" w:rsidRDefault="0002602F" w:rsidP="00B3093D">
            <w:pPr>
              <w:tabs>
                <w:tab w:val="decimal" w:pos="246"/>
                <w:tab w:val="left" w:pos="326"/>
              </w:tabs>
              <w:spacing w:before="15" w:after="15"/>
              <w:rPr>
                <w:sz w:val="18"/>
                <w:szCs w:val="18"/>
              </w:rPr>
            </w:pPr>
            <w:r>
              <w:rPr>
                <w:sz w:val="18"/>
                <w:szCs w:val="18"/>
              </w:rPr>
              <w:tab/>
              <w:t xml:space="preserve">(15.0) </w:t>
            </w:r>
          </w:p>
        </w:tc>
        <w:tc>
          <w:tcPr>
            <w:tcW w:w="625" w:type="pct"/>
            <w:tcBorders>
              <w:top w:val="nil"/>
              <w:left w:val="nil"/>
              <w:bottom w:val="nil"/>
              <w:right w:val="nil"/>
            </w:tcBorders>
          </w:tcPr>
          <w:p ns2:paraId="33683D63" ns2:textId="77777777" w:rsidR="0002602F" w:rsidRDefault="0002602F" w:rsidP="00B3093D">
            <w:pPr>
              <w:tabs>
                <w:tab w:val="decimal" w:pos="372"/>
                <w:tab w:val="left" w:pos="452"/>
              </w:tabs>
              <w:spacing w:before="15" w:after="15"/>
              <w:rPr>
                <w:sz w:val="18"/>
                <w:szCs w:val="18"/>
              </w:rPr>
            </w:pPr>
            <w:r>
              <w:rPr>
                <w:sz w:val="18"/>
                <w:szCs w:val="18"/>
              </w:rPr>
              <w:tab/>
              <w:t xml:space="preserve">4 </w:t>
            </w:r>
          </w:p>
        </w:tc>
        <w:tc>
          <w:tcPr>
            <w:tcW w:w="625" w:type="pct"/>
            <w:tcBorders>
              <w:top w:val="nil"/>
              <w:left w:val="nil"/>
              <w:bottom w:val="nil"/>
              <w:right w:val="single" w:sz="2" w:space="0" w:color="auto"/>
            </w:tcBorders>
          </w:tcPr>
          <w:p ns2:paraId="4107DFFF" ns2:textId="77777777" w:rsidR="0002602F" w:rsidRDefault="0002602F" w:rsidP="00B3093D">
            <w:pPr>
              <w:tabs>
                <w:tab w:val="decimal" w:pos="246"/>
                <w:tab w:val="left" w:pos="326"/>
              </w:tabs>
              <w:spacing w:before="15" w:after="15"/>
              <w:rPr>
                <w:sz w:val="18"/>
                <w:szCs w:val="18"/>
              </w:rPr>
            </w:pPr>
            <w:r>
              <w:rPr>
                <w:sz w:val="18"/>
                <w:szCs w:val="18"/>
              </w:rPr>
              <w:tab/>
              <w:t xml:space="preserve">(4.0) </w:t>
            </w:r>
          </w:p>
        </w:tc>
      </w:tr>
      <w:tr w:rsidR="00A440A5" ns2:paraId="57D2305A" ns2: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675C1A92" ns2:textId="77777777" w:rsidR="0002602F" w:rsidRDefault="0002602F" w:rsidP="00B3093D">
            <w:pPr>
              <w:spacing w:before="15" w:after="15"/>
              <w:ind w:left="160" w:right="1" w:hanging="160"/>
              <w:rPr>
                <w:sz w:val="18"/>
                <w:szCs w:val="18"/>
              </w:rPr>
            </w:pPr>
            <w:r>
              <w:rPr>
                <w:sz w:val="18"/>
                <w:szCs w:val="18"/>
              </w:rPr>
              <w:t xml:space="preserve">   Oedema peripheral </w:t>
            </w:r>
          </w:p>
        </w:tc>
        <w:tc>
          <w:tcPr>
            <w:tcW w:w="625" w:type="pct"/>
            <w:tcBorders>
              <w:top w:val="nil"/>
              <w:left w:val="nil"/>
              <w:bottom w:val="nil"/>
              <w:right w:val="nil"/>
            </w:tcBorders>
          </w:tcPr>
          <w:p ns2:paraId="53742EE6" ns2:textId="77777777" w:rsidR="0002602F" w:rsidRDefault="0002602F" w:rsidP="00B3093D">
            <w:pPr>
              <w:tabs>
                <w:tab w:val="decimal" w:pos="372"/>
                <w:tab w:val="left" w:pos="452"/>
              </w:tabs>
              <w:spacing w:before="15" w:after="15"/>
              <w:rPr>
                <w:sz w:val="18"/>
                <w:szCs w:val="18"/>
              </w:rPr>
            </w:pPr>
            <w:r>
              <w:rPr>
                <w:sz w:val="18"/>
                <w:szCs w:val="18"/>
              </w:rPr>
              <w:tab/>
              <w:t xml:space="preserve">4 </w:t>
            </w:r>
          </w:p>
        </w:tc>
        <w:tc>
          <w:tcPr>
            <w:tcW w:w="625" w:type="pct"/>
            <w:tcBorders>
              <w:top w:val="nil"/>
              <w:left w:val="nil"/>
              <w:bottom w:val="nil"/>
              <w:right w:val="single" w:sz="2" w:space="0" w:color="auto"/>
            </w:tcBorders>
          </w:tcPr>
          <w:p ns2:paraId="2B3821EB" ns2:textId="77777777" w:rsidR="0002602F" w:rsidRDefault="0002602F" w:rsidP="00B3093D">
            <w:pPr>
              <w:tabs>
                <w:tab w:val="decimal" w:pos="246"/>
                <w:tab w:val="left" w:pos="326"/>
              </w:tabs>
              <w:spacing w:before="15" w:after="15"/>
              <w:rPr>
                <w:sz w:val="18"/>
                <w:szCs w:val="18"/>
              </w:rPr>
            </w:pPr>
            <w:r>
              <w:rPr>
                <w:sz w:val="18"/>
                <w:szCs w:val="18"/>
              </w:rPr>
              <w:tab/>
              <w:t xml:space="preserve">(10.0) </w:t>
            </w:r>
          </w:p>
        </w:tc>
        <w:tc>
          <w:tcPr>
            <w:tcW w:w="625" w:type="pct"/>
            <w:tcBorders>
              <w:top w:val="nil"/>
              <w:left w:val="nil"/>
              <w:bottom w:val="nil"/>
              <w:right w:val="nil"/>
            </w:tcBorders>
          </w:tcPr>
          <w:p ns2:paraId="237A1195" ns2:textId="77777777" w:rsidR="0002602F" w:rsidRDefault="0002602F" w:rsidP="00B3093D">
            <w:pPr>
              <w:tabs>
                <w:tab w:val="decimal" w:pos="372"/>
                <w:tab w:val="left" w:pos="452"/>
              </w:tabs>
              <w:spacing w:before="15" w:after="15"/>
              <w:rPr>
                <w:sz w:val="18"/>
                <w:szCs w:val="18"/>
              </w:rPr>
            </w:pPr>
            <w:r>
              <w:rPr>
                <w:sz w:val="18"/>
                <w:szCs w:val="18"/>
              </w:rPr>
              <w:tab/>
              <w:t xml:space="preserve">3 </w:t>
            </w:r>
          </w:p>
        </w:tc>
        <w:tc>
          <w:tcPr>
            <w:tcW w:w="625" w:type="pct"/>
            <w:tcBorders>
              <w:top w:val="nil"/>
              <w:left w:val="nil"/>
              <w:bottom w:val="nil"/>
              <w:right w:val="single" w:sz="2" w:space="0" w:color="auto"/>
            </w:tcBorders>
          </w:tcPr>
          <w:p ns2:paraId="1D015979" ns2:textId="77777777" w:rsidR="0002602F" w:rsidRDefault="0002602F" w:rsidP="00B3093D">
            <w:pPr>
              <w:tabs>
                <w:tab w:val="decimal" w:pos="246"/>
                <w:tab w:val="left" w:pos="326"/>
              </w:tabs>
              <w:spacing w:before="15" w:after="15"/>
              <w:rPr>
                <w:sz w:val="18"/>
                <w:szCs w:val="18"/>
              </w:rPr>
            </w:pPr>
            <w:r>
              <w:rPr>
                <w:sz w:val="18"/>
                <w:szCs w:val="18"/>
              </w:rPr>
              <w:tab/>
              <w:t xml:space="preserve">(3.0) </w:t>
            </w:r>
          </w:p>
        </w:tc>
      </w:tr>
      <w:tr w:rsidR="00A440A5" ns2:paraId="7CEB6907" ns2: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3595CBC8" ns2:textId="77777777" w:rsidR="0002602F" w:rsidRDefault="0002602F" w:rsidP="00B3093D">
            <w:pPr>
              <w:spacing w:before="15" w:after="15"/>
              <w:ind w:left="160" w:right="1" w:hanging="160"/>
              <w:rPr>
                <w:sz w:val="18"/>
                <w:szCs w:val="18"/>
              </w:rPr>
            </w:pPr>
            <w:r>
              <w:rPr>
                <w:sz w:val="18"/>
                <w:szCs w:val="18"/>
              </w:rPr>
              <w:t xml:space="preserve">   Urinary occult blood positive </w:t>
            </w:r>
          </w:p>
        </w:tc>
        <w:tc>
          <w:tcPr>
            <w:tcW w:w="625" w:type="pct"/>
            <w:tcBorders>
              <w:top w:val="nil"/>
              <w:left w:val="nil"/>
              <w:bottom w:val="nil"/>
              <w:right w:val="nil"/>
            </w:tcBorders>
          </w:tcPr>
          <w:p ns2:paraId="4EB77E63" ns2:textId="77777777" w:rsidR="0002602F" w:rsidRDefault="0002602F" w:rsidP="00B3093D">
            <w:pPr>
              <w:tabs>
                <w:tab w:val="decimal" w:pos="372"/>
                <w:tab w:val="left" w:pos="452"/>
              </w:tabs>
              <w:spacing w:before="15" w:after="15"/>
              <w:rPr>
                <w:sz w:val="18"/>
                <w:szCs w:val="18"/>
              </w:rPr>
            </w:pPr>
            <w:r>
              <w:rPr>
                <w:sz w:val="18"/>
                <w:szCs w:val="18"/>
              </w:rPr>
              <w:tab/>
              <w:t xml:space="preserve">5 </w:t>
            </w:r>
          </w:p>
        </w:tc>
        <w:tc>
          <w:tcPr>
            <w:tcW w:w="625" w:type="pct"/>
            <w:tcBorders>
              <w:top w:val="nil"/>
              <w:left w:val="nil"/>
              <w:bottom w:val="nil"/>
              <w:right w:val="single" w:sz="2" w:space="0" w:color="auto"/>
            </w:tcBorders>
          </w:tcPr>
          <w:p ns2:paraId="707887C9" ns2:textId="77777777" w:rsidR="0002602F" w:rsidRDefault="0002602F" w:rsidP="00B3093D">
            <w:pPr>
              <w:tabs>
                <w:tab w:val="decimal" w:pos="246"/>
                <w:tab w:val="left" w:pos="326"/>
              </w:tabs>
              <w:spacing w:before="15" w:after="15"/>
              <w:rPr>
                <w:sz w:val="18"/>
                <w:szCs w:val="18"/>
              </w:rPr>
            </w:pPr>
            <w:r>
              <w:rPr>
                <w:sz w:val="18"/>
                <w:szCs w:val="18"/>
              </w:rPr>
              <w:tab/>
              <w:t xml:space="preserve">(12.5) </w:t>
            </w:r>
          </w:p>
        </w:tc>
        <w:tc>
          <w:tcPr>
            <w:tcW w:w="625" w:type="pct"/>
            <w:tcBorders>
              <w:top w:val="nil"/>
              <w:left w:val="nil"/>
              <w:bottom w:val="nil"/>
              <w:right w:val="nil"/>
            </w:tcBorders>
          </w:tcPr>
          <w:p ns2:paraId="5AFE1278" ns2:textId="77777777" w:rsidR="0002602F" w:rsidRDefault="0002602F" w:rsidP="00B3093D">
            <w:pPr>
              <w:tabs>
                <w:tab w:val="decimal" w:pos="372"/>
                <w:tab w:val="left" w:pos="452"/>
              </w:tabs>
              <w:spacing w:before="15" w:after="15"/>
              <w:rPr>
                <w:sz w:val="18"/>
                <w:szCs w:val="18"/>
              </w:rPr>
            </w:pPr>
            <w:r>
              <w:rPr>
                <w:sz w:val="18"/>
                <w:szCs w:val="18"/>
              </w:rPr>
              <w:tab/>
              <w:t xml:space="preserve">3 </w:t>
            </w:r>
          </w:p>
        </w:tc>
        <w:tc>
          <w:tcPr>
            <w:tcW w:w="625" w:type="pct"/>
            <w:tcBorders>
              <w:top w:val="nil"/>
              <w:left w:val="nil"/>
              <w:bottom w:val="nil"/>
              <w:right w:val="single" w:sz="2" w:space="0" w:color="auto"/>
            </w:tcBorders>
          </w:tcPr>
          <w:p ns2:paraId="60176786" ns2:textId="77777777" w:rsidR="0002602F" w:rsidRDefault="0002602F" w:rsidP="00B3093D">
            <w:pPr>
              <w:tabs>
                <w:tab w:val="decimal" w:pos="246"/>
                <w:tab w:val="left" w:pos="326"/>
              </w:tabs>
              <w:spacing w:before="15" w:after="15"/>
              <w:rPr>
                <w:sz w:val="18"/>
                <w:szCs w:val="18"/>
              </w:rPr>
            </w:pPr>
            <w:r>
              <w:rPr>
                <w:sz w:val="18"/>
                <w:szCs w:val="18"/>
              </w:rPr>
              <w:tab/>
              <w:t xml:space="preserve">(3.0) </w:t>
            </w:r>
          </w:p>
        </w:tc>
      </w:tr>
      <w:tr w:rsidR="00A440A5" ns2:paraId="25585DC8" ns2: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6E291A37" ns2:textId="77777777" w:rsidR="0002602F" w:rsidRDefault="0002602F" w:rsidP="00B3093D">
            <w:pPr>
              <w:spacing w:before="15" w:after="15"/>
              <w:ind w:left="160" w:right="1" w:hanging="160"/>
              <w:rPr>
                <w:sz w:val="18"/>
                <w:szCs w:val="18"/>
              </w:rPr>
            </w:pPr>
            <w:r>
              <w:rPr>
                <w:sz w:val="18"/>
                <w:szCs w:val="18"/>
              </w:rPr>
              <w:t xml:space="preserve">   Abdominal distension </w:t>
            </w:r>
          </w:p>
        </w:tc>
        <w:tc>
          <w:tcPr>
            <w:tcW w:w="625" w:type="pct"/>
            <w:tcBorders>
              <w:top w:val="nil"/>
              <w:left w:val="nil"/>
              <w:bottom w:val="nil"/>
              <w:right w:val="nil"/>
            </w:tcBorders>
          </w:tcPr>
          <w:p ns2:paraId="39DFA6BE" ns2:textId="77777777" w:rsidR="0002602F" w:rsidRDefault="0002602F" w:rsidP="00B3093D">
            <w:pPr>
              <w:tabs>
                <w:tab w:val="decimal" w:pos="372"/>
                <w:tab w:val="left" w:pos="452"/>
              </w:tabs>
              <w:spacing w:before="15" w:after="15"/>
              <w:rPr>
                <w:sz w:val="18"/>
                <w:szCs w:val="18"/>
              </w:rPr>
            </w:pPr>
            <w:r>
              <w:rPr>
                <w:sz w:val="18"/>
                <w:szCs w:val="18"/>
              </w:rPr>
              <w:tab/>
              <w:t xml:space="preserve">4 </w:t>
            </w:r>
          </w:p>
        </w:tc>
        <w:tc>
          <w:tcPr>
            <w:tcW w:w="625" w:type="pct"/>
            <w:tcBorders>
              <w:top w:val="nil"/>
              <w:left w:val="nil"/>
              <w:bottom w:val="nil"/>
              <w:right w:val="single" w:sz="2" w:space="0" w:color="auto"/>
            </w:tcBorders>
          </w:tcPr>
          <w:p ns2:paraId="540C9D1D" ns2:textId="77777777" w:rsidR="0002602F" w:rsidRDefault="0002602F" w:rsidP="00B3093D">
            <w:pPr>
              <w:tabs>
                <w:tab w:val="decimal" w:pos="246"/>
                <w:tab w:val="left" w:pos="326"/>
              </w:tabs>
              <w:spacing w:before="15" w:after="15"/>
              <w:rPr>
                <w:sz w:val="18"/>
                <w:szCs w:val="18"/>
              </w:rPr>
            </w:pPr>
            <w:r>
              <w:rPr>
                <w:sz w:val="18"/>
                <w:szCs w:val="18"/>
              </w:rPr>
              <w:tab/>
              <w:t xml:space="preserve">(10.0) </w:t>
            </w:r>
          </w:p>
        </w:tc>
        <w:tc>
          <w:tcPr>
            <w:tcW w:w="625" w:type="pct"/>
            <w:tcBorders>
              <w:top w:val="nil"/>
              <w:left w:val="nil"/>
              <w:bottom w:val="nil"/>
              <w:right w:val="nil"/>
            </w:tcBorders>
          </w:tcPr>
          <w:p ns2:paraId="02F4566D" ns2:textId="77777777" w:rsidR="0002602F" w:rsidRDefault="0002602F" w:rsidP="00B3093D">
            <w:pPr>
              <w:tabs>
                <w:tab w:val="decimal" w:pos="372"/>
                <w:tab w:val="left" w:pos="452"/>
              </w:tabs>
              <w:spacing w:before="15" w:after="15"/>
              <w:rPr>
                <w:sz w:val="18"/>
                <w:szCs w:val="18"/>
              </w:rPr>
            </w:pPr>
            <w:r>
              <w:rPr>
                <w:sz w:val="18"/>
                <w:szCs w:val="18"/>
              </w:rPr>
              <w:tab/>
              <w:t xml:space="preserve">2 </w:t>
            </w:r>
          </w:p>
        </w:tc>
        <w:tc>
          <w:tcPr>
            <w:tcW w:w="625" w:type="pct"/>
            <w:tcBorders>
              <w:top w:val="nil"/>
              <w:left w:val="nil"/>
              <w:bottom w:val="nil"/>
              <w:right w:val="single" w:sz="2" w:space="0" w:color="auto"/>
            </w:tcBorders>
          </w:tcPr>
          <w:p ns2:paraId="72A454DC" ns2:textId="77777777" w:rsidR="0002602F" w:rsidRDefault="0002602F" w:rsidP="00B3093D">
            <w:pPr>
              <w:tabs>
                <w:tab w:val="decimal" w:pos="246"/>
                <w:tab w:val="left" w:pos="326"/>
              </w:tabs>
              <w:spacing w:before="15" w:after="15"/>
              <w:rPr>
                <w:sz w:val="18"/>
                <w:szCs w:val="18"/>
              </w:rPr>
            </w:pPr>
            <w:r>
              <w:rPr>
                <w:sz w:val="18"/>
                <w:szCs w:val="18"/>
              </w:rPr>
              <w:tab/>
              <w:t xml:space="preserve">(2.0) </w:t>
            </w:r>
          </w:p>
        </w:tc>
      </w:tr>
      <w:tr w:rsidR="00A440A5" ns2:paraId="162B67BE" ns2: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4A1294C0" ns2:textId="77777777" w:rsidR="0002602F" w:rsidRDefault="0002602F" w:rsidP="00B3093D">
            <w:pPr>
              <w:spacing w:before="15" w:after="15"/>
              <w:ind w:left="160" w:right="1" w:hanging="160"/>
              <w:rPr>
                <w:sz w:val="18"/>
                <w:szCs w:val="18"/>
              </w:rPr>
            </w:pPr>
            <w:r>
              <w:rPr>
                <w:sz w:val="18"/>
                <w:szCs w:val="18"/>
              </w:rPr>
              <w:t xml:space="preserve">   Abdominal pain </w:t>
            </w:r>
          </w:p>
        </w:tc>
        <w:tc>
          <w:tcPr>
            <w:tcW w:w="625" w:type="pct"/>
            <w:tcBorders>
              <w:top w:val="nil"/>
              <w:left w:val="nil"/>
              <w:bottom w:val="nil"/>
              <w:right w:val="nil"/>
            </w:tcBorders>
          </w:tcPr>
          <w:p ns2:paraId="45E17473" ns2:textId="77777777" w:rsidR="0002602F" w:rsidRDefault="0002602F" w:rsidP="00B3093D">
            <w:pPr>
              <w:tabs>
                <w:tab w:val="decimal" w:pos="372"/>
                <w:tab w:val="left" w:pos="452"/>
              </w:tabs>
              <w:spacing w:before="15" w:after="15"/>
              <w:rPr>
                <w:sz w:val="18"/>
                <w:szCs w:val="18"/>
              </w:rPr>
            </w:pPr>
            <w:r>
              <w:rPr>
                <w:sz w:val="18"/>
                <w:szCs w:val="18"/>
              </w:rPr>
              <w:tab/>
              <w:t xml:space="preserve">4 </w:t>
            </w:r>
          </w:p>
        </w:tc>
        <w:tc>
          <w:tcPr>
            <w:tcW w:w="625" w:type="pct"/>
            <w:tcBorders>
              <w:top w:val="nil"/>
              <w:left w:val="nil"/>
              <w:bottom w:val="nil"/>
              <w:right w:val="single" w:sz="2" w:space="0" w:color="auto"/>
            </w:tcBorders>
          </w:tcPr>
          <w:p ns2:paraId="753D2C6D" ns2:textId="77777777" w:rsidR="0002602F" w:rsidRDefault="0002602F" w:rsidP="00B3093D">
            <w:pPr>
              <w:tabs>
                <w:tab w:val="decimal" w:pos="246"/>
                <w:tab w:val="left" w:pos="326"/>
              </w:tabs>
              <w:spacing w:before="15" w:after="15"/>
              <w:rPr>
                <w:sz w:val="18"/>
                <w:szCs w:val="18"/>
              </w:rPr>
            </w:pPr>
            <w:r>
              <w:rPr>
                <w:sz w:val="18"/>
                <w:szCs w:val="18"/>
              </w:rPr>
              <w:tab/>
              <w:t xml:space="preserve">(10.0) </w:t>
            </w:r>
          </w:p>
        </w:tc>
        <w:tc>
          <w:tcPr>
            <w:tcW w:w="625" w:type="pct"/>
            <w:tcBorders>
              <w:top w:val="nil"/>
              <w:left w:val="nil"/>
              <w:bottom w:val="nil"/>
              <w:right w:val="nil"/>
            </w:tcBorders>
          </w:tcPr>
          <w:p ns2:paraId="46DE4AD5" ns2:textId="77777777" w:rsidR="0002602F" w:rsidRDefault="0002602F" w:rsidP="00B3093D">
            <w:pPr>
              <w:tabs>
                <w:tab w:val="decimal" w:pos="372"/>
                <w:tab w:val="left" w:pos="452"/>
              </w:tabs>
              <w:spacing w:before="15" w:after="15"/>
              <w:rPr>
                <w:sz w:val="18"/>
                <w:szCs w:val="18"/>
              </w:rPr>
            </w:pPr>
            <w:r>
              <w:rPr>
                <w:sz w:val="18"/>
                <w:szCs w:val="18"/>
              </w:rPr>
              <w:tab/>
              <w:t xml:space="preserve">2 </w:t>
            </w:r>
          </w:p>
        </w:tc>
        <w:tc>
          <w:tcPr>
            <w:tcW w:w="625" w:type="pct"/>
            <w:tcBorders>
              <w:top w:val="nil"/>
              <w:left w:val="nil"/>
              <w:bottom w:val="nil"/>
              <w:right w:val="single" w:sz="2" w:space="0" w:color="auto"/>
            </w:tcBorders>
          </w:tcPr>
          <w:p ns2:paraId="58E9A352" ns2:textId="77777777" w:rsidR="0002602F" w:rsidRDefault="0002602F" w:rsidP="00B3093D">
            <w:pPr>
              <w:tabs>
                <w:tab w:val="decimal" w:pos="246"/>
                <w:tab w:val="left" w:pos="326"/>
              </w:tabs>
              <w:spacing w:before="15" w:after="15"/>
              <w:rPr>
                <w:sz w:val="18"/>
                <w:szCs w:val="18"/>
              </w:rPr>
            </w:pPr>
            <w:r>
              <w:rPr>
                <w:sz w:val="18"/>
                <w:szCs w:val="18"/>
              </w:rPr>
              <w:tab/>
              <w:t xml:space="preserve">(2.0) </w:t>
            </w:r>
          </w:p>
        </w:tc>
      </w:tr>
      <w:tr w:rsidR="00A440A5" ns2:paraId="3AC67FE7" ns2: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0DCDFF92" ns2:textId="77777777" w:rsidR="0002602F" w:rsidRDefault="0002602F" w:rsidP="00B3093D">
            <w:pPr>
              <w:spacing w:before="15" w:after="15"/>
              <w:ind w:left="160" w:right="1" w:hanging="160"/>
              <w:rPr>
                <w:sz w:val="18"/>
                <w:szCs w:val="18"/>
              </w:rPr>
            </w:pPr>
            <w:r>
              <w:rPr>
                <w:sz w:val="18"/>
                <w:szCs w:val="18"/>
              </w:rPr>
              <w:t xml:space="preserve">   Drug eruption </w:t>
            </w:r>
          </w:p>
        </w:tc>
        <w:tc>
          <w:tcPr>
            <w:tcW w:w="625" w:type="pct"/>
            <w:tcBorders>
              <w:top w:val="nil"/>
              <w:left w:val="nil"/>
              <w:bottom w:val="nil"/>
              <w:right w:val="nil"/>
            </w:tcBorders>
          </w:tcPr>
          <w:p ns2:paraId="32D22BD4" ns2:textId="77777777" w:rsidR="0002602F" w:rsidRDefault="0002602F" w:rsidP="00B3093D">
            <w:pPr>
              <w:tabs>
                <w:tab w:val="decimal" w:pos="372"/>
                <w:tab w:val="left" w:pos="452"/>
              </w:tabs>
              <w:spacing w:before="15" w:after="15"/>
              <w:rPr>
                <w:sz w:val="18"/>
                <w:szCs w:val="18"/>
              </w:rPr>
            </w:pPr>
            <w:r>
              <w:rPr>
                <w:sz w:val="18"/>
                <w:szCs w:val="18"/>
              </w:rPr>
              <w:tab/>
              <w:t xml:space="preserve">4 </w:t>
            </w:r>
          </w:p>
        </w:tc>
        <w:tc>
          <w:tcPr>
            <w:tcW w:w="625" w:type="pct"/>
            <w:tcBorders>
              <w:top w:val="nil"/>
              <w:left w:val="nil"/>
              <w:bottom w:val="nil"/>
              <w:right w:val="single" w:sz="2" w:space="0" w:color="auto"/>
            </w:tcBorders>
          </w:tcPr>
          <w:p ns2:paraId="43E828CD" ns2:textId="77777777" w:rsidR="0002602F" w:rsidRDefault="0002602F" w:rsidP="00B3093D">
            <w:pPr>
              <w:tabs>
                <w:tab w:val="decimal" w:pos="246"/>
                <w:tab w:val="left" w:pos="326"/>
              </w:tabs>
              <w:spacing w:before="15" w:after="15"/>
              <w:rPr>
                <w:sz w:val="18"/>
                <w:szCs w:val="18"/>
              </w:rPr>
            </w:pPr>
            <w:r>
              <w:rPr>
                <w:sz w:val="18"/>
                <w:szCs w:val="18"/>
              </w:rPr>
              <w:tab/>
              <w:t xml:space="preserve">(10.0) </w:t>
            </w:r>
          </w:p>
        </w:tc>
        <w:tc>
          <w:tcPr>
            <w:tcW w:w="625" w:type="pct"/>
            <w:tcBorders>
              <w:top w:val="nil"/>
              <w:left w:val="nil"/>
              <w:bottom w:val="nil"/>
              <w:right w:val="nil"/>
            </w:tcBorders>
          </w:tcPr>
          <w:p ns2:paraId="3C721092" ns2:textId="77777777" w:rsidR="0002602F" w:rsidRDefault="0002602F" w:rsidP="00B3093D">
            <w:pPr>
              <w:tabs>
                <w:tab w:val="decimal" w:pos="372"/>
                <w:tab w:val="left" w:pos="452"/>
              </w:tabs>
              <w:spacing w:before="15" w:after="15"/>
              <w:rPr>
                <w:sz w:val="18"/>
                <w:szCs w:val="18"/>
              </w:rPr>
            </w:pPr>
            <w:r>
              <w:rPr>
                <w:sz w:val="18"/>
                <w:szCs w:val="18"/>
              </w:rPr>
              <w:tab/>
              <w:t xml:space="preserve">2 </w:t>
            </w:r>
          </w:p>
        </w:tc>
        <w:tc>
          <w:tcPr>
            <w:tcW w:w="625" w:type="pct"/>
            <w:tcBorders>
              <w:top w:val="nil"/>
              <w:left w:val="nil"/>
              <w:bottom w:val="nil"/>
              <w:right w:val="single" w:sz="2" w:space="0" w:color="auto"/>
            </w:tcBorders>
          </w:tcPr>
          <w:p ns2:paraId="7EF2918B" ns2:textId="77777777" w:rsidR="0002602F" w:rsidRDefault="0002602F" w:rsidP="00B3093D">
            <w:pPr>
              <w:tabs>
                <w:tab w:val="decimal" w:pos="246"/>
                <w:tab w:val="left" w:pos="326"/>
              </w:tabs>
              <w:spacing w:before="15" w:after="15"/>
              <w:rPr>
                <w:sz w:val="18"/>
                <w:szCs w:val="18"/>
              </w:rPr>
            </w:pPr>
            <w:r>
              <w:rPr>
                <w:sz w:val="18"/>
                <w:szCs w:val="18"/>
              </w:rPr>
              <w:tab/>
              <w:t xml:space="preserve">(2.0) </w:t>
            </w:r>
          </w:p>
        </w:tc>
      </w:tr>
      <w:tr w:rsidR="00D50C81" ns2:paraId="0ADF5AAA" ns2: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0A229A2D" ns2:textId="39EE4C96" w:rsidR="00D50C81" w:rsidRDefault="00D50C81" w:rsidP="00D50C81">
            <w:pPr>
              <w:spacing w:before="15" w:after="15"/>
              <w:ind w:left="160" w:right="1" w:hanging="160"/>
              <w:rPr>
                <w:sz w:val="18"/>
                <w:szCs w:val="18"/>
              </w:rPr>
            </w:pPr>
            <w:r>
              <w:rPr>
                <w:sz w:val="18"/>
                <w:szCs w:val="18"/>
              </w:rPr>
              <w:t xml:space="preserve">   Hypoaesthesia </w:t>
            </w:r>
          </w:p>
        </w:tc>
        <w:tc>
          <w:tcPr>
            <w:tcW w:w="625" w:type="pct"/>
            <w:tcBorders>
              <w:top w:val="nil"/>
              <w:left w:val="nil"/>
              <w:bottom w:val="nil"/>
              <w:right w:val="nil"/>
            </w:tcBorders>
          </w:tcPr>
          <w:p ns2:paraId="6C81743B" ns2:textId="05FCD762" w:rsidR="00D50C81" w:rsidRDefault="00D50C81" w:rsidP="00D50C81">
            <w:pPr>
              <w:tabs>
                <w:tab w:val="decimal" w:pos="372"/>
                <w:tab w:val="left" w:pos="452"/>
              </w:tabs>
              <w:spacing w:before="15" w:after="15"/>
              <w:rPr>
                <w:sz w:val="18"/>
                <w:szCs w:val="18"/>
              </w:rPr>
            </w:pPr>
            <w:r>
              <w:rPr>
                <w:sz w:val="18"/>
                <w:szCs w:val="18"/>
              </w:rPr>
              <w:tab/>
              <w:t xml:space="preserve">7 </w:t>
            </w:r>
          </w:p>
        </w:tc>
        <w:tc>
          <w:tcPr>
            <w:tcW w:w="625" w:type="pct"/>
            <w:tcBorders>
              <w:top w:val="nil"/>
              <w:left w:val="nil"/>
              <w:bottom w:val="nil"/>
              <w:right w:val="single" w:sz="2" w:space="0" w:color="auto"/>
            </w:tcBorders>
          </w:tcPr>
          <w:p ns2:paraId="3D54EB01" ns2:textId="4FDF899E" w:rsidR="00D50C81" w:rsidRDefault="00D50C81" w:rsidP="00D50C81">
            <w:pPr>
              <w:tabs>
                <w:tab w:val="decimal" w:pos="246"/>
                <w:tab w:val="left" w:pos="326"/>
              </w:tabs>
              <w:spacing w:before="15" w:after="15"/>
              <w:rPr>
                <w:sz w:val="18"/>
                <w:szCs w:val="18"/>
              </w:rPr>
            </w:pPr>
            <w:r>
              <w:rPr>
                <w:sz w:val="18"/>
                <w:szCs w:val="18"/>
              </w:rPr>
              <w:tab/>
              <w:t xml:space="preserve">(17.5) </w:t>
            </w:r>
          </w:p>
        </w:tc>
        <w:tc>
          <w:tcPr>
            <w:tcW w:w="625" w:type="pct"/>
            <w:tcBorders>
              <w:top w:val="nil"/>
              <w:left w:val="nil"/>
              <w:bottom w:val="nil"/>
              <w:right w:val="nil"/>
            </w:tcBorders>
          </w:tcPr>
          <w:p ns2:paraId="7DC84AAB" ns2:textId="4DAF4305" w:rsidR="00D50C81" w:rsidRDefault="00D50C81" w:rsidP="00D50C81">
            <w:pPr>
              <w:tabs>
                <w:tab w:val="decimal" w:pos="372"/>
                <w:tab w:val="left" w:pos="452"/>
              </w:tabs>
              <w:spacing w:before="15" w:after="15"/>
              <w:rPr>
                <w:sz w:val="18"/>
                <w:szCs w:val="18"/>
              </w:rPr>
            </w:pPr>
            <w:r>
              <w:rPr>
                <w:sz w:val="18"/>
                <w:szCs w:val="18"/>
              </w:rPr>
              <w:tab/>
              <w:t xml:space="preserve">1 </w:t>
            </w:r>
          </w:p>
        </w:tc>
        <w:tc>
          <w:tcPr>
            <w:tcW w:w="625" w:type="pct"/>
            <w:tcBorders>
              <w:top w:val="nil"/>
              <w:left w:val="nil"/>
              <w:bottom w:val="nil"/>
              <w:right w:val="single" w:sz="2" w:space="0" w:color="auto"/>
            </w:tcBorders>
          </w:tcPr>
          <w:p ns2:paraId="07E58300" ns2:textId="57AB01BD" w:rsidR="00D50C81" w:rsidRDefault="00D50C81" w:rsidP="00D50C81">
            <w:pPr>
              <w:tabs>
                <w:tab w:val="decimal" w:pos="246"/>
                <w:tab w:val="left" w:pos="326"/>
              </w:tabs>
              <w:spacing w:before="15" w:after="15"/>
              <w:rPr>
                <w:sz w:val="18"/>
                <w:szCs w:val="18"/>
              </w:rPr>
            </w:pPr>
            <w:r>
              <w:rPr>
                <w:sz w:val="18"/>
                <w:szCs w:val="18"/>
              </w:rPr>
              <w:tab/>
              <w:t xml:space="preserve">(1.0) </w:t>
            </w:r>
          </w:p>
        </w:tc>
      </w:tr>
      <w:tr w:rsidR="00D50C81" ns2:paraId="1E10C12E" ns2:textId="77777777" w:rsidTr="00F52139">
        <w:tblPrEx>
          <w:tblBorders>
            <w:top w:val="single" w:sz="6" w:space="0" w:color="auto"/>
            <w:bottom w:val="single" w:sz="6" w:space="0" w:color="auto"/>
          </w:tblBorders>
        </w:tblPrEx>
        <w:trPr>
          <w:jc w:val="center"/>
        </w:trPr>
        <w:tc>
          <w:tcPr>
            <w:tcW w:w="2500" w:type="pct"/>
            <w:tcBorders>
              <w:top w:val="nil"/>
              <w:bottom w:val="single" w:sz="4" w:space="0" w:color="auto"/>
              <w:right w:val="single" w:sz="2" w:space="0" w:color="auto"/>
            </w:tcBorders>
          </w:tcPr>
          <w:p ns2:paraId="0D330D19" ns2:textId="24D02BDF" w:rsidR="00D50C81" w:rsidRDefault="00D50C81" w:rsidP="00D50C81">
            <w:pPr>
              <w:spacing w:before="15" w:after="15"/>
              <w:ind w:left="160" w:right="1" w:hanging="160"/>
              <w:rPr>
                <w:sz w:val="18"/>
                <w:szCs w:val="18"/>
              </w:rPr>
            </w:pPr>
            <w:r>
              <w:rPr>
                <w:sz w:val="18"/>
                <w:szCs w:val="18"/>
              </w:rPr>
              <w:t xml:space="preserve">   Mouth ulceration </w:t>
            </w:r>
          </w:p>
        </w:tc>
        <w:tc>
          <w:tcPr>
            <w:tcW w:w="625" w:type="pct"/>
            <w:tcBorders>
              <w:top w:val="nil"/>
              <w:left w:val="nil"/>
              <w:bottom w:val="single" w:sz="4" w:space="0" w:color="auto"/>
              <w:right w:val="nil"/>
            </w:tcBorders>
          </w:tcPr>
          <w:p ns2:paraId="7A8A3200" ns2:textId="612FC5A7" w:rsidR="00D50C81" w:rsidRDefault="00D50C81" w:rsidP="00D50C81">
            <w:pPr>
              <w:tabs>
                <w:tab w:val="decimal" w:pos="372"/>
                <w:tab w:val="left" w:pos="452"/>
              </w:tabs>
              <w:spacing w:before="15" w:after="15"/>
              <w:rPr>
                <w:sz w:val="18"/>
                <w:szCs w:val="18"/>
              </w:rPr>
            </w:pPr>
            <w:r>
              <w:rPr>
                <w:sz w:val="18"/>
                <w:szCs w:val="18"/>
              </w:rPr>
              <w:tab/>
              <w:t xml:space="preserve">4 </w:t>
            </w:r>
          </w:p>
        </w:tc>
        <w:tc>
          <w:tcPr>
            <w:tcW w:w="625" w:type="pct"/>
            <w:tcBorders>
              <w:top w:val="nil"/>
              <w:left w:val="nil"/>
              <w:bottom w:val="single" w:sz="4" w:space="0" w:color="auto"/>
              <w:right w:val="single" w:sz="2" w:space="0" w:color="auto"/>
            </w:tcBorders>
          </w:tcPr>
          <w:p ns2:paraId="22AD1380" ns2:textId="00BE87FD" w:rsidR="00D50C81" w:rsidRDefault="00D50C81" w:rsidP="00D50C81">
            <w:pPr>
              <w:tabs>
                <w:tab w:val="decimal" w:pos="246"/>
                <w:tab w:val="left" w:pos="326"/>
              </w:tabs>
              <w:spacing w:before="15" w:after="15"/>
              <w:rPr>
                <w:sz w:val="18"/>
                <w:szCs w:val="18"/>
              </w:rPr>
            </w:pPr>
            <w:r>
              <w:rPr>
                <w:sz w:val="18"/>
                <w:szCs w:val="18"/>
              </w:rPr>
              <w:tab/>
              <w:t xml:space="preserve">(10.0) </w:t>
            </w:r>
          </w:p>
        </w:tc>
        <w:tc>
          <w:tcPr>
            <w:tcW w:w="625" w:type="pct"/>
            <w:tcBorders>
              <w:top w:val="nil"/>
              <w:left w:val="nil"/>
              <w:bottom w:val="single" w:sz="4" w:space="0" w:color="auto"/>
              <w:right w:val="nil"/>
            </w:tcBorders>
          </w:tcPr>
          <w:p ns2:paraId="64D1E5BF" ns2:textId="2873B31A" w:rsidR="00D50C81" w:rsidRDefault="00D50C81" w:rsidP="00D50C81">
            <w:pPr>
              <w:tabs>
                <w:tab w:val="decimal" w:pos="372"/>
                <w:tab w:val="left" w:pos="452"/>
              </w:tabs>
              <w:spacing w:before="15" w:after="15"/>
              <w:rPr>
                <w:sz w:val="18"/>
                <w:szCs w:val="18"/>
              </w:rPr>
            </w:pPr>
            <w:r>
              <w:rPr>
                <w:sz w:val="18"/>
                <w:szCs w:val="18"/>
              </w:rPr>
              <w:tab/>
              <w:t xml:space="preserve">1 </w:t>
            </w:r>
          </w:p>
        </w:tc>
        <w:tc>
          <w:tcPr>
            <w:tcW w:w="625" w:type="pct"/>
            <w:tcBorders>
              <w:top w:val="nil"/>
              <w:left w:val="nil"/>
              <w:bottom w:val="single" w:sz="4" w:space="0" w:color="auto"/>
              <w:right w:val="single" w:sz="2" w:space="0" w:color="auto"/>
            </w:tcBorders>
          </w:tcPr>
          <w:p ns2:paraId="6367BED4" ns2:textId="79AABD24" w:rsidR="00D50C81" w:rsidRDefault="00D50C81" w:rsidP="00D50C81">
            <w:pPr>
              <w:tabs>
                <w:tab w:val="decimal" w:pos="246"/>
                <w:tab w:val="left" w:pos="326"/>
              </w:tabs>
              <w:spacing w:before="15" w:after="15"/>
              <w:rPr>
                <w:sz w:val="18"/>
                <w:szCs w:val="18"/>
              </w:rPr>
            </w:pPr>
            <w:r>
              <w:rPr>
                <w:sz w:val="18"/>
                <w:szCs w:val="18"/>
              </w:rPr>
              <w:tab/>
              <w:t xml:space="preserve">(1.0) </w:t>
            </w:r>
          </w:p>
        </w:tc>
      </w:tr>
      <w:tr w:rsidR="00D50C81" ns2:paraId="0C28FB6B" ns2:textId="77777777" w:rsidTr="00F52139">
        <w:tblPrEx>
          <w:tblBorders>
            <w:top w:val="single" w:sz="6" w:space="0" w:color="auto"/>
            <w:bottom w:val="single" w:sz="6" w:space="0" w:color="auto"/>
          </w:tblBorders>
        </w:tblPrEx>
        <w:trPr>
          <w:jc w:val="center"/>
        </w:trPr>
        <w:tc>
          <w:tcPr>
            <w:tcW w:w="5000" w:type="pct"/>
            <w:gridSpan w:val="5"/>
            <w:tcBorders>
              <w:top w:val="single" w:sz="4" w:space="0" w:color="auto"/>
              <w:bottom w:val="double" w:sz="4" w:space="0" w:color="auto"/>
              <w:right w:val="single" w:sz="2" w:space="0" w:color="auto"/>
            </w:tcBorders>
          </w:tcPr>
          <w:p ns2:paraId="4CC4F446" ns2:textId="77777777" w:rsidR="00D50C81" w:rsidRPr="008D0591" w:rsidRDefault="00D50C81" w:rsidP="00D50C81">
            <w:pPr>
              <w:tabs>
                <w:tab w:val="decimal" w:pos="246"/>
                <w:tab w:val="left" w:pos="326"/>
              </w:tabs>
              <w:spacing w:before="15" w:after="15"/>
              <w:rPr>
                <w:sz w:val="18"/>
                <w:szCs w:val="18"/>
              </w:rPr>
            </w:pPr>
            <w:r w:rsidRPr="008D0591">
              <w:rPr>
                <w:sz w:val="18"/>
                <w:szCs w:val="18"/>
              </w:rPr>
              <w:t>Every participant is counted a single time for each applicable row and column.</w:t>
            </w:r>
          </w:p>
          <w:p ns2:paraId="3ADC0EAD" ns2:textId="77777777" w:rsidR="00D50C81" w:rsidRPr="008D0591" w:rsidRDefault="00D50C81" w:rsidP="00D50C81">
            <w:pPr>
              <w:tabs>
                <w:tab w:val="decimal" w:pos="246"/>
                <w:tab w:val="left" w:pos="326"/>
              </w:tabs>
              <w:spacing w:before="15" w:after="15"/>
              <w:rPr>
                <w:sz w:val="18"/>
                <w:szCs w:val="18"/>
              </w:rPr>
            </w:pPr>
            <w:r w:rsidRPr="008D0591">
              <w:rPr>
                <w:sz w:val="18"/>
                <w:szCs w:val="18"/>
              </w:rPr>
              <w:t xml:space="preserve"> A specific adverse event appears on this report only if its incidence in one or more of the columns meets the incidence criterion in the report title, after rounding.</w:t>
            </w:r>
          </w:p>
          <w:p ns2:paraId="272BD63F" ns2:textId="77777777" w:rsidR="00D50C81" w:rsidRPr="008D0591" w:rsidRDefault="00D50C81" w:rsidP="00D50C81">
            <w:pPr>
              <w:tabs>
                <w:tab w:val="decimal" w:pos="246"/>
                <w:tab w:val="left" w:pos="326"/>
              </w:tabs>
              <w:spacing w:before="15" w:after="15"/>
              <w:rPr>
                <w:sz w:val="18"/>
                <w:szCs w:val="18"/>
              </w:rPr>
            </w:pPr>
            <w:r w:rsidRPr="008D0591">
              <w:rPr>
                <w:sz w:val="18"/>
                <w:szCs w:val="18"/>
              </w:rPr>
              <w:t xml:space="preserve"> Non-serious adverse events up to 30 days and serious adverse events up to 90 days of last infusion of study drug are included if starting after the treatment, or if staring before the treatment and having toxicity grade increased after the treatment.</w:t>
            </w:r>
          </w:p>
          <w:p ns2:paraId="57C6E8BB" ns2:textId="77777777" w:rsidR="00D50C81" w:rsidRPr="008D0591" w:rsidRDefault="00D50C81" w:rsidP="00D50C81">
            <w:pPr>
              <w:tabs>
                <w:tab w:val="decimal" w:pos="246"/>
                <w:tab w:val="left" w:pos="326"/>
              </w:tabs>
              <w:spacing w:before="15" w:after="15"/>
              <w:rPr>
                <w:sz w:val="18"/>
                <w:szCs w:val="18"/>
              </w:rPr>
            </w:pPr>
            <w:r w:rsidRPr="008D0591">
              <w:rPr>
                <w:sz w:val="18"/>
                <w:szCs w:val="18"/>
              </w:rPr>
              <w:t xml:space="preserve"> MedDRA preferred terms "Neoplasm progression", "Malignant neoplasm progression" and "Disease progression" not related to the drug are excluded.</w:t>
            </w:r>
          </w:p>
          <w:p ns2:paraId="7A403472" ns2:textId="04DB3078" w:rsidR="00D50C81" w:rsidRDefault="00D50C81" w:rsidP="00D50C81">
            <w:pPr>
              <w:tabs>
                <w:tab w:val="decimal" w:pos="246"/>
                <w:tab w:val="left" w:pos="326"/>
              </w:tabs>
              <w:spacing w:before="15" w:after="15"/>
              <w:rPr>
                <w:sz w:val="18"/>
                <w:szCs w:val="18"/>
              </w:rPr>
            </w:pPr>
            <w:r w:rsidRPr="008D0591">
              <w:rPr>
                <w:sz w:val="18"/>
                <w:szCs w:val="18"/>
              </w:rPr>
              <w:t xml:space="preserve"> Database cutoff date: 21MAY2024</w:t>
            </w:r>
          </w:p>
        </w:tc>
      </w:tr>
      <w:tr w:rsidR="00D50C81" ns2:paraId="33E1C929" ns2:textId="77777777" w:rsidTr="00915338">
        <w:tblPrEx>
          <w:tblBorders>
            <w:top w:val="single" w:sz="6" w:space="0" w:color="auto"/>
            <w:bottom w:val="single" w:sz="6" w:space="0" w:color="auto"/>
          </w:tblBorders>
        </w:tblPrEx>
        <w:trPr>
          <w:jc w:val="center"/>
        </w:trPr>
        <w:tc>
          <w:tcPr>
            <w:tcW w:w="5000" w:type="pct"/>
            <w:gridSpan w:val="5"/>
            <w:tcBorders>
              <w:top w:val="double" w:sz="4" w:space="0" w:color="auto"/>
              <w:left w:val="nil"/>
              <w:bottom w:val="nil"/>
              <w:right w:val="nil"/>
            </w:tcBorders>
          </w:tcPr>
          <w:p ns2:paraId="00BED443" ns2:textId="56AE75F8" w:rsidR="00D50C81" w:rsidRDefault="00D50C81" w:rsidP="00D50C81">
            <w:pPr>
              <w:tabs>
                <w:tab w:val="decimal" w:pos="246"/>
                <w:tab w:val="left" w:pos="326"/>
              </w:tabs>
              <w:spacing w:before="15" w:after="15"/>
              <w:rPr>
                <w:sz w:val="18"/>
                <w:szCs w:val="18"/>
              </w:rPr>
            </w:pPr>
            <w:r w:rsidRPr="008D0591">
              <w:rPr>
                <w:sz w:val="18"/>
                <w:szCs w:val="18"/>
              </w:rPr>
              <w:t>Source:  [P013MK2870: adam-adsl; adae</w:t>
            </w:r>
          </w:p>
        </w:tc>
      </w:tr>
    </w:tbl>
    <w:p ns2:paraId="0A4677ED" ns2:textId="77777777" w:rsidR="00D50C81" w:rsidRDefault="00D50C81" w:rsidP="00285269">
      <w:pPr>
        <w:rPr>
          <w:sz w:val="18"/>
          <w:szCs w:val="18"/>
        </w:rPr>
        <w:sectPr w:rsidR="00D50C81" w:rsidSect="00915338">
          <w:headerReference w:type="default" ns3:id="rId84"/>
          <w:footerReference w:type="default" ns3:id="rId85"/>
          <w:pgSz w:w="12240" w:h="15840"/>
          <w:pgMar w:top="1440" w:right="1440" w:bottom="1440" w:left="1800" w:header="720" w:footer="720" w:gutter="0"/>
          <w:cols w:space="720"/>
          <w:docGrid w:linePitch="326"/>
        </w:sectPr>
      </w:pPr>
      <w:ins w:id="13039" w:author="GoldenCorpusHarness" w:date="2026-03-28T21:57:55Z">
        <w:r>
          <w:t>The most frequently reported (incidence ≥5%) Grade ≥3 drug-related AEs were: neutrophil count decreased (48%), WBC count decreased (26.5%), stomatitis (21.4%), and anemia (13.3%) [Sec. 7.3] [Table 88].</w:t>
        </w:r>
      </w:ins>
    </w:p>
    <w:p ns2:paraId="13218B21" ns2:textId="65A11C2B" w:rsidR="00C0130B" w:rsidRPr="0088153F" w:rsidRDefault="0049194F" w:rsidP="004679BE">
      <w:pPr>
        <w:pStyle w:val="TableTitle"/>
      </w:pPr>
      <w:del w:id="13040" w:author="GoldenCorpusHarness" w:date="2026-03-28T21:57:55Z">
        <w:r>
          <w:delText>T</w:delText>
        </w:r>
      </w:del>
      <w:ins w:id="13041" w:author="GoldenCorpusHarness" w:date="2026-03-28T21:57:55Z">
        <w:r>
          <w:t>Summ</w:t>
        </w:r>
      </w:ins>
      <w:r>
        <w:t>a</w:t>
      </w:r>
      <w:del w:id="13042" w:author="GoldenCorpusHarness" w:date="2026-03-28T21:57:55Z">
        <w:r>
          <w:delText>ble 61Stud</w:delText>
        </w:r>
      </w:del>
      <w:ins w:id="13043" w:author="GoldenCorpusHarness" w:date="2026-03-28T21:57:55Z">
        <w:r>
          <w:t>r</w:t>
        </w:r>
      </w:ins>
      <w:r>
        <w:t xml:space="preserve">y </w:t>
      </w:r>
      <w:del w:id="13044" w:author="GoldenCorpusHarness" w:date="2026-03-28T21:57:55Z">
        <w:r>
          <w:delText>MK-2870-013</w:delText>
        </w:r>
      </w:del>
      <w:ins w:id="13045" w:author="GoldenCorpusHarness" w:date="2026-03-28T21:57:55Z">
        <w:r>
          <w:t>of</w:t>
        </w:r>
      </w:ins>
      <w:r>
        <w:t xml:space="preserve"> </w:t>
      </w:r>
      <w:del w:id="13046" w:author="GoldenCorpusHarness" w:date="2026-03-28T21:57:55Z">
        <w:r>
          <w:delText>(</w:delText>
        </w:r>
      </w:del>
      <w:r>
        <w:t>S</w:t>
      </w:r>
      <w:del w:id="13047" w:author="GoldenCorpusHarness" w:date="2026-03-28T21:57:55Z">
        <w:r>
          <w:delText>KB264-Ⅱ-05): Pa</w:delText>
        </w:r>
      </w:del>
      <w:ins w:id="13048" w:author="GoldenCorpusHarness" w:date="2026-03-28T21:57:55Z">
        <w:r>
          <w:t>e</w:t>
        </w:r>
      </w:ins>
      <w:r>
        <w:t>r</w:t>
      </w:r>
      <w:del w:id="13049" w:author="GoldenCorpusHarness" w:date="2026-03-28T21:57:55Z">
        <w:r>
          <w:delText>t</w:delText>
        </w:r>
      </w:del>
      <w:r>
        <w:t>i</w:t>
      </w:r>
      <w:del w:id="13050" w:author="GoldenCorpusHarness" w:date="2026-03-28T21:57:55Z">
        <w:r>
          <w:delText>cipant</w:delText>
        </w:r>
      </w:del>
      <w:ins w:id="13051" w:author="GoldenCorpusHarness" w:date="2026-03-28T21:57:55Z">
        <w:r>
          <w:t>ou</w:t>
        </w:r>
      </w:ins>
      <w:r>
        <w:t>s</w:t>
      </w:r>
      <w:del w:id="13052" w:author="GoldenCorpusHarness" w:date="2026-03-28T21:57:55Z">
        <w:r>
          <w:delText xml:space="preserve"> With Drug-related</w:delText>
        </w:r>
      </w:del>
      <w:r>
        <w:t xml:space="preserve"> Adverse Events</w:t>
      </w:r>
      <w:del w:id="13053" w:author="GoldenCorpusHarness" w:date="2026-03-28T21:57:55Z">
        <w:r>
          <w:delText xml:space="preserve"> by Preferred Terms by Decreasing Incidence (Incidence ≥10% in One or More Treatment Groups) (APaT Population)</w:delText>
        </w:r>
      </w:del>
    </w:p>
    <w:tbl>
      <w:tblPr>
        <w:tblW w:w="5000" w:type="pct"/>
        <w:jc w:val="center"/>
        <w:tblBorders>
          <w:top w:val="double" w:sz="6" w:space="0" w:color="auto"/>
          <w:left w:val="single" w:sz="6" w:space="0" w:color="auto"/>
          <w:bottom w:val="double" w:sz="6" w:space="0" w:color="auto"/>
          <w:right w:val="single" w:sz="6" w:space="0" w:color="auto"/>
        </w:tblBorders>
        <w:tblCellMar>
          <w:left w:w="72" w:type="dxa"/>
          <w:right w:w="72" w:type="dxa"/>
        </w:tblCellMar>
        <w:tblLook w:val="0000" w:firstRow="0" w:lastRow="0" w:firstColumn="0" w:lastColumn="0" w:noHBand="0" w:noVBand="0"/>
      </w:tblPr>
      <w:tblGrid>
        <w:gridCol w:w="4494"/>
        <w:gridCol w:w="1123"/>
        <w:gridCol w:w="1124"/>
        <w:gridCol w:w="1124"/>
        <w:gridCol w:w="1124"/>
      </w:tblGrid>
      <w:tr w:rsidR="00A440A5" w:rsidRPr="0088153F" ns2:paraId="4C3D8DA9" ns2:textId="77777777" w:rsidTr="00A440A5">
        <w:trPr>
          <w:jc w:val="center"/>
        </w:trPr>
        <w:tc>
          <w:tcPr>
            <w:tcW w:w="2500" w:type="pct"/>
            <w:tcBorders>
              <w:top w:val="double" w:sz="6" w:space="0" w:color="auto"/>
              <w:bottom w:val="nil"/>
              <w:right w:val="single" w:sz="2" w:space="0" w:color="auto"/>
            </w:tcBorders>
          </w:tcPr>
          <w:p ns2:paraId="529EFD18" ns2:textId="77777777" w:rsidR="00A440A5" w:rsidRPr="0088153F" w:rsidRDefault="00A440A5" w:rsidP="00B3093D">
            <w:pPr>
              <w:spacing w:before="15" w:after="15"/>
              <w:rPr>
                <w:sz w:val="17"/>
                <w:szCs w:val="17"/>
              </w:rPr>
            </w:pPr>
          </w:p>
        </w:tc>
        <w:tc>
          <w:tcPr>
            <w:tcW w:w="1250" w:type="pct"/>
            <w:gridSpan w:val="2"/>
            <w:tcBorders>
              <w:top w:val="double" w:sz="6" w:space="0" w:color="auto"/>
              <w:left w:val="nil"/>
              <w:bottom w:val="single" w:sz="2" w:space="0" w:color="auto"/>
              <w:right w:val="single" w:sz="2" w:space="0" w:color="auto"/>
            </w:tcBorders>
          </w:tcPr>
          <w:p ns2:paraId="3860503F" ns2:textId="2FB80D96" w:rsidR="00A440A5" w:rsidRPr="0088153F" w:rsidRDefault="00A440A5" w:rsidP="00B3093D">
            <w:pPr>
              <w:spacing w:before="15" w:after="15"/>
              <w:jc w:val="center"/>
              <w:rPr>
                <w:sz w:val="17"/>
                <w:szCs w:val="17"/>
              </w:rPr>
            </w:pPr>
            <w:r w:rsidRPr="0088153F">
              <w:rPr>
                <w:sz w:val="17"/>
                <w:szCs w:val="17"/>
              </w:rPr>
              <w:t>Cohort 1A</w:t>
            </w:r>
            <w:r>
              <w:rPr>
                <w:sz w:val="17"/>
                <w:szCs w:val="17"/>
              </w:rPr>
              <w:br/>
            </w:r>
            <w:r w:rsidR="00DE370C" w:rsidRPr="00DE370C">
              <w:rPr>
                <w:sz w:val="17"/>
                <w:szCs w:val="17"/>
              </w:rPr>
              <w:t>sac-TMT</w:t>
            </w:r>
            <w:r w:rsidRPr="0088153F">
              <w:rPr>
                <w:sz w:val="17"/>
                <w:szCs w:val="17"/>
              </w:rPr>
              <w:t xml:space="preserve"> 5 mg/kg + KL-A167 1200 mg, </w:t>
            </w:r>
            <w:r w:rsidR="006A7E20">
              <w:rPr>
                <w:sz w:val="17"/>
                <w:szCs w:val="17"/>
              </w:rPr>
              <w:t>q</w:t>
            </w:r>
            <w:r w:rsidR="006A7E20" w:rsidRPr="0088153F">
              <w:rPr>
                <w:sz w:val="17"/>
                <w:szCs w:val="17"/>
              </w:rPr>
              <w:t>3</w:t>
            </w:r>
            <w:r w:rsidR="006A7E20">
              <w:rPr>
                <w:sz w:val="17"/>
                <w:szCs w:val="17"/>
              </w:rPr>
              <w:t>w</w:t>
            </w:r>
          </w:p>
        </w:tc>
        <w:tc>
          <w:tcPr>
            <w:tcW w:w="1250" w:type="pct"/>
            <w:gridSpan w:val="2"/>
            <w:tcBorders>
              <w:top w:val="double" w:sz="6" w:space="0" w:color="auto"/>
              <w:left w:val="nil"/>
              <w:bottom w:val="single" w:sz="2" w:space="0" w:color="auto"/>
              <w:right w:val="single" w:sz="2" w:space="0" w:color="auto"/>
            </w:tcBorders>
          </w:tcPr>
          <w:p ns2:paraId="61F34226" ns2:textId="0C5ADF31" w:rsidR="00A440A5" w:rsidRPr="0088153F" w:rsidRDefault="00A440A5" w:rsidP="00B3093D">
            <w:pPr>
              <w:spacing w:before="15" w:after="15"/>
              <w:jc w:val="center"/>
              <w:rPr>
                <w:sz w:val="17"/>
                <w:szCs w:val="17"/>
              </w:rPr>
            </w:pPr>
            <w:r w:rsidRPr="0088153F">
              <w:rPr>
                <w:sz w:val="17"/>
                <w:szCs w:val="17"/>
              </w:rPr>
              <w:t>Cohort 1B</w:t>
            </w:r>
            <w:r>
              <w:rPr>
                <w:sz w:val="17"/>
                <w:szCs w:val="17"/>
              </w:rPr>
              <w:br/>
            </w:r>
            <w:r w:rsidR="00DE370C" w:rsidRPr="00DE370C">
              <w:rPr>
                <w:sz w:val="17"/>
                <w:szCs w:val="17"/>
              </w:rPr>
              <w:t>sac-TMT</w:t>
            </w:r>
            <w:r w:rsidRPr="0088153F">
              <w:rPr>
                <w:sz w:val="17"/>
                <w:szCs w:val="17"/>
              </w:rPr>
              <w:t xml:space="preserve"> 5 mg/kg + KL-A167 900 mg, </w:t>
            </w:r>
            <w:r w:rsidR="006A7E20">
              <w:rPr>
                <w:sz w:val="17"/>
                <w:szCs w:val="17"/>
              </w:rPr>
              <w:t>q</w:t>
            </w:r>
            <w:r w:rsidR="006A7E20" w:rsidRPr="0088153F">
              <w:rPr>
                <w:sz w:val="17"/>
                <w:szCs w:val="17"/>
              </w:rPr>
              <w:t>2</w:t>
            </w:r>
            <w:r w:rsidR="006A7E20">
              <w:rPr>
                <w:sz w:val="17"/>
                <w:szCs w:val="17"/>
              </w:rPr>
              <w:t>w</w:t>
            </w:r>
          </w:p>
        </w:tc>
      </w:tr>
      <w:tr w:rsidR="00A440A5" w:rsidRPr="0088153F" ns2:paraId="76D075E2" ns2:textId="77777777" w:rsidTr="00A440A5">
        <w:tblPrEx>
          <w:tblBorders>
            <w:top w:val="single" w:sz="6" w:space="0" w:color="auto"/>
            <w:bottom w:val="single" w:sz="6" w:space="0" w:color="auto"/>
          </w:tblBorders>
        </w:tblPrEx>
        <w:trPr>
          <w:jc w:val="center"/>
        </w:trPr>
        <w:tc>
          <w:tcPr>
            <w:tcW w:w="2500" w:type="pct"/>
            <w:tcBorders>
              <w:top w:val="nil"/>
              <w:bottom w:val="single" w:sz="2" w:space="0" w:color="auto"/>
              <w:right w:val="single" w:sz="2" w:space="0" w:color="auto"/>
            </w:tcBorders>
          </w:tcPr>
          <w:p ns2:paraId="70706EC6" ns2:textId="77777777" w:rsidR="00A440A5" w:rsidRPr="0088153F" w:rsidRDefault="00A440A5" w:rsidP="00B3093D">
            <w:pPr>
              <w:spacing w:before="15" w:after="15"/>
              <w:rPr>
                <w:sz w:val="17"/>
                <w:szCs w:val="17"/>
              </w:rPr>
            </w:pPr>
          </w:p>
        </w:tc>
        <w:tc>
          <w:tcPr>
            <w:tcW w:w="625" w:type="pct"/>
            <w:tcBorders>
              <w:top w:val="nil"/>
              <w:left w:val="nil"/>
              <w:bottom w:val="single" w:sz="2" w:space="0" w:color="auto"/>
              <w:right w:val="nil"/>
            </w:tcBorders>
          </w:tcPr>
          <w:p ns2:paraId="24568EBA" ns2:textId="77777777" w:rsidR="00A440A5" w:rsidRPr="0088153F" w:rsidRDefault="00A440A5" w:rsidP="00B3093D">
            <w:pPr>
              <w:spacing w:before="15" w:after="15"/>
              <w:jc w:val="center"/>
              <w:rPr>
                <w:sz w:val="17"/>
                <w:szCs w:val="17"/>
              </w:rPr>
            </w:pPr>
            <w:r w:rsidRPr="0088153F">
              <w:rPr>
                <w:sz w:val="17"/>
                <w:szCs w:val="17"/>
              </w:rPr>
              <w:t xml:space="preserve">n </w:t>
            </w:r>
          </w:p>
        </w:tc>
        <w:tc>
          <w:tcPr>
            <w:tcW w:w="625" w:type="pct"/>
            <w:tcBorders>
              <w:top w:val="nil"/>
              <w:left w:val="nil"/>
              <w:bottom w:val="single" w:sz="2" w:space="0" w:color="auto"/>
              <w:right w:val="single" w:sz="2" w:space="0" w:color="auto"/>
            </w:tcBorders>
          </w:tcPr>
          <w:p ns2:paraId="27AE4585" ns2:textId="77777777" w:rsidR="00A440A5" w:rsidRPr="0088153F" w:rsidRDefault="00A440A5" w:rsidP="00B3093D">
            <w:pPr>
              <w:spacing w:before="15" w:after="15"/>
              <w:jc w:val="center"/>
              <w:rPr>
                <w:sz w:val="17"/>
                <w:szCs w:val="17"/>
              </w:rPr>
            </w:pPr>
            <w:r w:rsidRPr="0088153F">
              <w:rPr>
                <w:sz w:val="17"/>
                <w:szCs w:val="17"/>
              </w:rPr>
              <w:t xml:space="preserve">(%) </w:t>
            </w:r>
          </w:p>
        </w:tc>
        <w:tc>
          <w:tcPr>
            <w:tcW w:w="625" w:type="pct"/>
            <w:tcBorders>
              <w:top w:val="nil"/>
              <w:left w:val="nil"/>
              <w:bottom w:val="single" w:sz="2" w:space="0" w:color="auto"/>
              <w:right w:val="nil"/>
            </w:tcBorders>
          </w:tcPr>
          <w:p ns2:paraId="63ADD1E3" ns2:textId="77777777" w:rsidR="00A440A5" w:rsidRPr="0088153F" w:rsidRDefault="00A440A5" w:rsidP="00B3093D">
            <w:pPr>
              <w:spacing w:before="15" w:after="15"/>
              <w:jc w:val="center"/>
              <w:rPr>
                <w:sz w:val="17"/>
                <w:szCs w:val="17"/>
              </w:rPr>
            </w:pPr>
            <w:r w:rsidRPr="0088153F">
              <w:rPr>
                <w:sz w:val="17"/>
                <w:szCs w:val="17"/>
              </w:rPr>
              <w:t xml:space="preserve">n </w:t>
            </w:r>
          </w:p>
        </w:tc>
        <w:tc>
          <w:tcPr>
            <w:tcW w:w="625" w:type="pct"/>
            <w:tcBorders>
              <w:top w:val="nil"/>
              <w:left w:val="nil"/>
              <w:bottom w:val="single" w:sz="2" w:space="0" w:color="auto"/>
              <w:right w:val="single" w:sz="2" w:space="0" w:color="auto"/>
            </w:tcBorders>
          </w:tcPr>
          <w:p ns2:paraId="1E59D1C0" ns2:textId="77777777" w:rsidR="00A440A5" w:rsidRPr="0088153F" w:rsidRDefault="00A440A5" w:rsidP="00B3093D">
            <w:pPr>
              <w:spacing w:before="15" w:after="15"/>
              <w:jc w:val="center"/>
              <w:rPr>
                <w:sz w:val="17"/>
                <w:szCs w:val="17"/>
              </w:rPr>
            </w:pPr>
            <w:r w:rsidRPr="0088153F">
              <w:rPr>
                <w:sz w:val="17"/>
                <w:szCs w:val="17"/>
              </w:rPr>
              <w:t xml:space="preserve">(%) </w:t>
            </w:r>
          </w:p>
        </w:tc>
      </w:tr>
      <w:tr w:rsidR="00A440A5" w:rsidRPr="0088153F" ns2:paraId="6FEFDB8F" ns2:textId="77777777" w:rsidTr="00A440A5">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364755B7" ns2:textId="77777777" w:rsidR="00A440A5" w:rsidRPr="0088153F" w:rsidRDefault="00A440A5" w:rsidP="00B3093D">
            <w:pPr>
              <w:spacing w:before="15" w:after="15"/>
              <w:ind w:left="160" w:right="1" w:hanging="160"/>
              <w:rPr>
                <w:sz w:val="17"/>
                <w:szCs w:val="17"/>
              </w:rPr>
            </w:pPr>
            <w:r w:rsidRPr="0088153F">
              <w:rPr>
                <w:sz w:val="17"/>
                <w:szCs w:val="17"/>
              </w:rPr>
              <w:t xml:space="preserve"> Participants in population </w:t>
            </w:r>
          </w:p>
        </w:tc>
        <w:tc>
          <w:tcPr>
            <w:tcW w:w="625" w:type="pct"/>
            <w:tcBorders>
              <w:top w:val="nil"/>
              <w:left w:val="nil"/>
              <w:bottom w:val="nil"/>
              <w:right w:val="nil"/>
            </w:tcBorders>
          </w:tcPr>
          <w:p ns2:paraId="69B015A2" ns2: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40 </w:t>
            </w:r>
          </w:p>
        </w:tc>
        <w:tc>
          <w:tcPr>
            <w:tcW w:w="625" w:type="pct"/>
            <w:tcBorders>
              <w:top w:val="nil"/>
              <w:left w:val="nil"/>
              <w:bottom w:val="nil"/>
              <w:right w:val="single" w:sz="2" w:space="0" w:color="auto"/>
            </w:tcBorders>
          </w:tcPr>
          <w:p ns2:paraId="233AE4FC" ns2:textId="77777777" w:rsidR="00A440A5" w:rsidRPr="0088153F" w:rsidRDefault="00A440A5" w:rsidP="00B3093D">
            <w:pPr>
              <w:tabs>
                <w:tab w:val="decimal" w:pos="246"/>
                <w:tab w:val="left" w:pos="326"/>
              </w:tabs>
              <w:spacing w:before="15" w:after="15"/>
              <w:rPr>
                <w:sz w:val="17"/>
                <w:szCs w:val="17"/>
              </w:rPr>
            </w:pPr>
            <w:r w:rsidRPr="0088153F">
              <w:rPr>
                <w:sz w:val="17"/>
                <w:szCs w:val="17"/>
              </w:rPr>
              <w:tab/>
            </w:r>
          </w:p>
        </w:tc>
        <w:tc>
          <w:tcPr>
            <w:tcW w:w="625" w:type="pct"/>
            <w:tcBorders>
              <w:top w:val="nil"/>
              <w:left w:val="nil"/>
              <w:bottom w:val="nil"/>
              <w:right w:val="nil"/>
            </w:tcBorders>
          </w:tcPr>
          <w:p ns2:paraId="256F5810" ns2: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101 </w:t>
            </w:r>
          </w:p>
        </w:tc>
        <w:tc>
          <w:tcPr>
            <w:tcW w:w="625" w:type="pct"/>
            <w:tcBorders>
              <w:top w:val="nil"/>
              <w:left w:val="nil"/>
              <w:bottom w:val="nil"/>
              <w:right w:val="single" w:sz="2" w:space="0" w:color="auto"/>
            </w:tcBorders>
          </w:tcPr>
          <w:p ns2:paraId="3B922059" ns2:textId="77777777" w:rsidR="00A440A5" w:rsidRPr="0088153F" w:rsidRDefault="00A440A5" w:rsidP="00B3093D">
            <w:pPr>
              <w:tabs>
                <w:tab w:val="decimal" w:pos="246"/>
                <w:tab w:val="left" w:pos="326"/>
              </w:tabs>
              <w:spacing w:before="15" w:after="15"/>
              <w:rPr>
                <w:sz w:val="17"/>
                <w:szCs w:val="17"/>
              </w:rPr>
            </w:pPr>
            <w:r w:rsidRPr="0088153F">
              <w:rPr>
                <w:sz w:val="17"/>
                <w:szCs w:val="17"/>
              </w:rPr>
              <w:tab/>
            </w:r>
          </w:p>
        </w:tc>
      </w:tr>
      <w:tr w:rsidR="00A440A5" w:rsidRPr="0088153F" ns2:paraId="28619669" ns2:textId="77777777" w:rsidTr="00A440A5">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5FC6E5FF" ns2:textId="77777777" w:rsidR="00A440A5" w:rsidRPr="0088153F" w:rsidRDefault="00A440A5" w:rsidP="00B3093D">
            <w:pPr>
              <w:spacing w:before="15" w:after="15"/>
              <w:ind w:left="160" w:right="1" w:hanging="160"/>
              <w:rPr>
                <w:sz w:val="17"/>
                <w:szCs w:val="17"/>
              </w:rPr>
            </w:pPr>
            <w:r w:rsidRPr="0088153F">
              <w:rPr>
                <w:sz w:val="17"/>
                <w:szCs w:val="17"/>
              </w:rPr>
              <w:t xml:space="preserve">   with one or more adverse events </w:t>
            </w:r>
          </w:p>
        </w:tc>
        <w:tc>
          <w:tcPr>
            <w:tcW w:w="625" w:type="pct"/>
            <w:tcBorders>
              <w:top w:val="nil"/>
              <w:left w:val="nil"/>
              <w:bottom w:val="nil"/>
              <w:right w:val="nil"/>
            </w:tcBorders>
          </w:tcPr>
          <w:p ns2:paraId="6C725AF3" ns2: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38 </w:t>
            </w:r>
          </w:p>
        </w:tc>
        <w:tc>
          <w:tcPr>
            <w:tcW w:w="625" w:type="pct"/>
            <w:tcBorders>
              <w:top w:val="nil"/>
              <w:left w:val="nil"/>
              <w:bottom w:val="nil"/>
              <w:right w:val="single" w:sz="2" w:space="0" w:color="auto"/>
            </w:tcBorders>
          </w:tcPr>
          <w:p ns2:paraId="7A180B05" ns2: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(95.0) </w:t>
            </w:r>
          </w:p>
        </w:tc>
        <w:tc>
          <w:tcPr>
            <w:tcW w:w="625" w:type="pct"/>
            <w:tcBorders>
              <w:top w:val="nil"/>
              <w:left w:val="nil"/>
              <w:bottom w:val="nil"/>
              <w:right w:val="nil"/>
            </w:tcBorders>
          </w:tcPr>
          <w:p ns2:paraId="076BAAA4" ns2: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99 </w:t>
            </w:r>
          </w:p>
        </w:tc>
        <w:tc>
          <w:tcPr>
            <w:tcW w:w="625" w:type="pct"/>
            <w:tcBorders>
              <w:top w:val="nil"/>
              <w:left w:val="nil"/>
              <w:bottom w:val="nil"/>
              <w:right w:val="single" w:sz="2" w:space="0" w:color="auto"/>
            </w:tcBorders>
          </w:tcPr>
          <w:p ns2:paraId="487E17BD" ns2: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(98.0) </w:t>
            </w:r>
          </w:p>
        </w:tc>
      </w:tr>
      <w:tr w:rsidR="00935CCA" w:rsidRPr="0088153F" ns2:paraId="6A7BE9EB" ns2:textId="77777777" w:rsidTr="00A440A5">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63DA1B41" ns2:textId="3BB76704" w:rsidR="00935CCA" w:rsidRPr="0088153F" w:rsidRDefault="00935CCA" w:rsidP="00935CCA">
            <w:pPr>
              <w:spacing w:before="15" w:after="15"/>
              <w:ind w:left="160" w:right="1" w:hanging="160"/>
              <w:rPr>
                <w:sz w:val="17"/>
                <w:szCs w:val="17"/>
              </w:rPr>
            </w:pPr>
            <w:r w:rsidRPr="0088153F">
              <w:rPr>
                <w:sz w:val="17"/>
                <w:szCs w:val="17"/>
              </w:rPr>
              <w:t xml:space="preserve">   with </w:t>
            </w:r>
            <w:r>
              <w:rPr>
                <w:sz w:val="17"/>
                <w:szCs w:val="17"/>
              </w:rPr>
              <w:t>no</w:t>
            </w:r>
            <w:r w:rsidRPr="0088153F">
              <w:rPr>
                <w:sz w:val="17"/>
                <w:szCs w:val="17"/>
              </w:rPr>
              <w:t xml:space="preserve"> adverse event</w:t>
            </w:r>
          </w:p>
        </w:tc>
        <w:tc>
          <w:tcPr>
            <w:tcW w:w="625" w:type="pct"/>
            <w:tcBorders>
              <w:top w:val="nil"/>
              <w:left w:val="nil"/>
              <w:bottom w:val="nil"/>
              <w:right w:val="nil"/>
            </w:tcBorders>
          </w:tcPr>
          <w:p ns2:paraId="415480C1" ns2:textId="1604050F" w:rsidR="00935CCA" w:rsidRPr="0088153F" w:rsidRDefault="00935CCA" w:rsidP="00935CCA">
            <w:pPr>
              <w:tabs>
                <w:tab w:val="decimal" w:pos="372"/>
                <w:tab w:val="left" w:pos="452"/>
              </w:tabs>
              <w:spacing w:before="15" w:after="15"/>
              <w:rPr>
                <w:sz w:val="17"/>
                <w:szCs w:val="17"/>
              </w:rPr>
            </w:pPr>
            <w:r w:rsidRPr="0088153F">
              <w:rPr>
                <w:sz w:val="17"/>
                <w:szCs w:val="17"/>
              </w:rPr>
              <w:tab/>
            </w:r>
            <w:r>
              <w:rPr>
                <w:sz w:val="17"/>
                <w:szCs w:val="17"/>
              </w:rPr>
              <w:t>2</w:t>
            </w:r>
          </w:p>
        </w:tc>
        <w:tc>
          <w:tcPr>
            <w:tcW w:w="625" w:type="pct"/>
            <w:tcBorders>
              <w:top w:val="nil"/>
              <w:left w:val="nil"/>
              <w:bottom w:val="nil"/>
              <w:right w:val="single" w:sz="2" w:space="0" w:color="auto"/>
            </w:tcBorders>
          </w:tcPr>
          <w:p ns2:paraId="61DC346B" ns2:textId="4300E2FB" w:rsidR="00935CCA" w:rsidRPr="0088153F" w:rsidRDefault="00935CCA" w:rsidP="00935CCA">
            <w:pPr>
              <w:tabs>
                <w:tab w:val="decimal" w:pos="246"/>
                <w:tab w:val="left" w:pos="326"/>
              </w:tabs>
              <w:spacing w:before="15" w:after="15"/>
              <w:rPr>
                <w:sz w:val="17"/>
                <w:szCs w:val="17"/>
              </w:rPr>
            </w:pPr>
            <w:r w:rsidRPr="0088153F">
              <w:rPr>
                <w:sz w:val="17"/>
                <w:szCs w:val="17"/>
              </w:rPr>
              <w:tab/>
              <w:t xml:space="preserve">(5.0) </w:t>
            </w:r>
          </w:p>
        </w:tc>
        <w:tc>
          <w:tcPr>
            <w:tcW w:w="625" w:type="pct"/>
            <w:tcBorders>
              <w:top w:val="nil"/>
              <w:left w:val="nil"/>
              <w:bottom w:val="nil"/>
              <w:right w:val="nil"/>
            </w:tcBorders>
          </w:tcPr>
          <w:p ns2:paraId="57D3D193" ns2:textId="516F90E1" w:rsidR="00935CCA" w:rsidRPr="0088153F" w:rsidRDefault="00935CCA" w:rsidP="00935CCA">
            <w:pPr>
              <w:tabs>
                <w:tab w:val="decimal" w:pos="372"/>
                <w:tab w:val="left" w:pos="452"/>
              </w:tabs>
              <w:spacing w:before="15" w:after="15"/>
              <w:rPr>
                <w:sz w:val="17"/>
                <w:szCs w:val="17"/>
              </w:rPr>
            </w:pPr>
            <w:r w:rsidRPr="0088153F">
              <w:rPr>
                <w:sz w:val="17"/>
                <w:szCs w:val="17"/>
              </w:rPr>
              <w:tab/>
            </w:r>
            <w:r>
              <w:rPr>
                <w:sz w:val="17"/>
                <w:szCs w:val="17"/>
              </w:rPr>
              <w:t>2</w:t>
            </w:r>
            <w:r w:rsidRPr="0088153F">
              <w:rPr>
                <w:sz w:val="17"/>
                <w:szCs w:val="17"/>
              </w:rPr>
              <w:t xml:space="preserve"> </w:t>
            </w:r>
          </w:p>
        </w:tc>
        <w:tc>
          <w:tcPr>
            <w:tcW w:w="625" w:type="pct"/>
            <w:tcBorders>
              <w:top w:val="nil"/>
              <w:left w:val="nil"/>
              <w:bottom w:val="nil"/>
              <w:right w:val="single" w:sz="2" w:space="0" w:color="auto"/>
            </w:tcBorders>
          </w:tcPr>
          <w:p ns2:paraId="741BD309" ns2:textId="050A95D1" w:rsidR="00935CCA" w:rsidRPr="0088153F" w:rsidRDefault="00935CCA" w:rsidP="00935CCA">
            <w:pPr>
              <w:tabs>
                <w:tab w:val="decimal" w:pos="246"/>
                <w:tab w:val="left" w:pos="326"/>
              </w:tabs>
              <w:spacing w:before="15" w:after="15"/>
              <w:rPr>
                <w:sz w:val="17"/>
                <w:szCs w:val="17"/>
              </w:rPr>
            </w:pPr>
            <w:r w:rsidRPr="0088153F">
              <w:rPr>
                <w:sz w:val="17"/>
                <w:szCs w:val="17"/>
              </w:rPr>
              <w:tab/>
              <w:t>(</w:t>
            </w:r>
            <w:r>
              <w:rPr>
                <w:sz w:val="17"/>
                <w:szCs w:val="17"/>
              </w:rPr>
              <w:t>2</w:t>
            </w:r>
            <w:r w:rsidRPr="0088153F">
              <w:rPr>
                <w:sz w:val="17"/>
                <w:szCs w:val="17"/>
              </w:rPr>
              <w:t xml:space="preserve">.0) </w:t>
            </w:r>
          </w:p>
        </w:tc>
      </w:tr>
      <w:tr w:rsidR="00D9136E" w:rsidRPr="0088153F" ns2:paraId="1F0A13BA" ns2:textId="77777777" w:rsidTr="00A440A5">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146FD106" ns2:textId="77777777" w:rsidR="00D9136E" w:rsidRPr="0088153F" w:rsidRDefault="00D9136E" w:rsidP="00244725">
            <w:pPr>
              <w:spacing w:before="15" w:after="15"/>
              <w:ind w:left="160" w:right="1" w:hanging="160"/>
              <w:rPr>
                <w:sz w:val="17"/>
                <w:szCs w:val="17"/>
              </w:rPr>
            </w:pPr>
          </w:p>
        </w:tc>
        <w:tc>
          <w:tcPr>
            <w:tcW w:w="625" w:type="pct"/>
            <w:tcBorders>
              <w:top w:val="nil"/>
              <w:left w:val="nil"/>
              <w:bottom w:val="nil"/>
              <w:right w:val="nil"/>
            </w:tcBorders>
          </w:tcPr>
          <w:p ns2:paraId="20B289BB" ns2:textId="77777777" w:rsidR="00D9136E" w:rsidRPr="0088153F" w:rsidRDefault="00D9136E" w:rsidP="00244725">
            <w:pPr>
              <w:tabs>
                <w:tab w:val="decimal" w:pos="372"/>
                <w:tab w:val="left" w:pos="452"/>
              </w:tabs>
              <w:spacing w:before="15" w:after="15"/>
              <w:rPr>
                <w:sz w:val="17"/>
                <w:szCs w:val="17"/>
              </w:rPr>
            </w:pPr>
          </w:p>
        </w:tc>
        <w:tc>
          <w:tcPr>
            <w:tcW w:w="625" w:type="pct"/>
            <w:tcBorders>
              <w:top w:val="nil"/>
              <w:left w:val="nil"/>
              <w:bottom w:val="nil"/>
              <w:right w:val="single" w:sz="2" w:space="0" w:color="auto"/>
            </w:tcBorders>
          </w:tcPr>
          <w:p ns2:paraId="7C5A8766" ns2:textId="77777777" w:rsidR="00D9136E" w:rsidRPr="0088153F" w:rsidRDefault="00D9136E" w:rsidP="00244725">
            <w:pPr>
              <w:tabs>
                <w:tab w:val="decimal" w:pos="246"/>
                <w:tab w:val="left" w:pos="326"/>
              </w:tabs>
              <w:spacing w:before="15" w:after="15"/>
              <w:rPr>
                <w:sz w:val="17"/>
                <w:szCs w:val="17"/>
              </w:rPr>
            </w:pPr>
          </w:p>
        </w:tc>
        <w:tc>
          <w:tcPr>
            <w:tcW w:w="625" w:type="pct"/>
            <w:tcBorders>
              <w:top w:val="nil"/>
              <w:left w:val="nil"/>
              <w:bottom w:val="nil"/>
              <w:right w:val="nil"/>
            </w:tcBorders>
          </w:tcPr>
          <w:p ns2:paraId="3809444C" ns2:textId="77777777" w:rsidR="00D9136E" w:rsidRPr="0088153F" w:rsidRDefault="00D9136E" w:rsidP="00244725">
            <w:pPr>
              <w:tabs>
                <w:tab w:val="decimal" w:pos="372"/>
                <w:tab w:val="left" w:pos="452"/>
              </w:tabs>
              <w:spacing w:before="15" w:after="15"/>
              <w:rPr>
                <w:sz w:val="17"/>
                <w:szCs w:val="17"/>
              </w:rPr>
            </w:pPr>
          </w:p>
        </w:tc>
        <w:tc>
          <w:tcPr>
            <w:tcW w:w="625" w:type="pct"/>
            <w:tcBorders>
              <w:top w:val="nil"/>
              <w:left w:val="nil"/>
              <w:bottom w:val="nil"/>
              <w:right w:val="single" w:sz="2" w:space="0" w:color="auto"/>
            </w:tcBorders>
          </w:tcPr>
          <w:p ns2:paraId="568DF558" ns2:textId="77777777" w:rsidR="00D9136E" w:rsidRPr="0088153F" w:rsidRDefault="00D9136E" w:rsidP="00244725">
            <w:pPr>
              <w:tabs>
                <w:tab w:val="decimal" w:pos="246"/>
                <w:tab w:val="left" w:pos="326"/>
              </w:tabs>
              <w:spacing w:before="15" w:after="15"/>
              <w:rPr>
                <w:sz w:val="17"/>
                <w:szCs w:val="17"/>
              </w:rPr>
            </w:pPr>
          </w:p>
        </w:tc>
      </w:tr>
      <w:tr w:rsidR="00A440A5" w:rsidRPr="0088153F" ns2:paraId="6E12A27B" ns2:textId="77777777" w:rsidTr="00A440A5">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42D41170" ns2:textId="77777777" w:rsidR="00A440A5" w:rsidRPr="0088153F" w:rsidRDefault="00A440A5" w:rsidP="00B3093D">
            <w:pPr>
              <w:spacing w:before="15" w:after="15"/>
              <w:ind w:left="160" w:right="1" w:hanging="160"/>
              <w:rPr>
                <w:sz w:val="17"/>
                <w:szCs w:val="17"/>
              </w:rPr>
            </w:pPr>
            <w:r w:rsidRPr="0088153F">
              <w:rPr>
                <w:sz w:val="17"/>
                <w:szCs w:val="17"/>
              </w:rPr>
              <w:t xml:space="preserve">   Anaemia </w:t>
            </w:r>
          </w:p>
        </w:tc>
        <w:tc>
          <w:tcPr>
            <w:tcW w:w="625" w:type="pct"/>
            <w:tcBorders>
              <w:top w:val="nil"/>
              <w:left w:val="nil"/>
              <w:bottom w:val="nil"/>
              <w:right w:val="nil"/>
            </w:tcBorders>
          </w:tcPr>
          <w:p ns2:paraId="5CADC09D" ns2: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32 </w:t>
            </w:r>
          </w:p>
        </w:tc>
        <w:tc>
          <w:tcPr>
            <w:tcW w:w="625" w:type="pct"/>
            <w:tcBorders>
              <w:top w:val="nil"/>
              <w:left w:val="nil"/>
              <w:bottom w:val="nil"/>
              <w:right w:val="single" w:sz="2" w:space="0" w:color="auto"/>
            </w:tcBorders>
          </w:tcPr>
          <w:p ns2:paraId="10C33974" ns2: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(80.0) </w:t>
            </w:r>
          </w:p>
        </w:tc>
        <w:tc>
          <w:tcPr>
            <w:tcW w:w="625" w:type="pct"/>
            <w:tcBorders>
              <w:top w:val="nil"/>
              <w:left w:val="nil"/>
              <w:bottom w:val="nil"/>
              <w:right w:val="nil"/>
            </w:tcBorders>
          </w:tcPr>
          <w:p ns2:paraId="2C7FD8A1" ns2: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80 </w:t>
            </w:r>
          </w:p>
        </w:tc>
        <w:tc>
          <w:tcPr>
            <w:tcW w:w="625" w:type="pct"/>
            <w:tcBorders>
              <w:top w:val="nil"/>
              <w:left w:val="nil"/>
              <w:bottom w:val="nil"/>
              <w:right w:val="single" w:sz="2" w:space="0" w:color="auto"/>
            </w:tcBorders>
          </w:tcPr>
          <w:p ns2:paraId="3FA668E3" ns2: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(79.2) </w:t>
            </w:r>
          </w:p>
        </w:tc>
      </w:tr>
      <w:tr w:rsidR="00A440A5" w:rsidRPr="0088153F" ns2:paraId="22C9355B" ns2:textId="77777777" w:rsidTr="00A440A5">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5BF0369A" ns2:textId="77777777" w:rsidR="00A440A5" w:rsidRPr="0088153F" w:rsidRDefault="00A440A5" w:rsidP="00B3093D">
            <w:pPr>
              <w:spacing w:before="15" w:after="15"/>
              <w:ind w:left="160" w:right="1" w:hanging="160"/>
              <w:rPr>
                <w:sz w:val="17"/>
                <w:szCs w:val="17"/>
              </w:rPr>
            </w:pPr>
            <w:r w:rsidRPr="0088153F">
              <w:rPr>
                <w:sz w:val="17"/>
                <w:szCs w:val="17"/>
              </w:rPr>
              <w:t xml:space="preserve">   Neutrophil count decreased </w:t>
            </w:r>
          </w:p>
        </w:tc>
        <w:tc>
          <w:tcPr>
            <w:tcW w:w="625" w:type="pct"/>
            <w:tcBorders>
              <w:top w:val="nil"/>
              <w:left w:val="nil"/>
              <w:bottom w:val="nil"/>
              <w:right w:val="nil"/>
            </w:tcBorders>
          </w:tcPr>
          <w:p ns2:paraId="296B9DC5" ns2: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25 </w:t>
            </w:r>
          </w:p>
        </w:tc>
        <w:tc>
          <w:tcPr>
            <w:tcW w:w="625" w:type="pct"/>
            <w:tcBorders>
              <w:top w:val="nil"/>
              <w:left w:val="nil"/>
              <w:bottom w:val="nil"/>
              <w:right w:val="single" w:sz="2" w:space="0" w:color="auto"/>
            </w:tcBorders>
          </w:tcPr>
          <w:p ns2:paraId="209050A8" ns2: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(62.5) </w:t>
            </w:r>
          </w:p>
        </w:tc>
        <w:tc>
          <w:tcPr>
            <w:tcW w:w="625" w:type="pct"/>
            <w:tcBorders>
              <w:top w:val="nil"/>
              <w:left w:val="nil"/>
              <w:bottom w:val="nil"/>
              <w:right w:val="nil"/>
            </w:tcBorders>
          </w:tcPr>
          <w:p ns2:paraId="5B72F873" ns2: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66 </w:t>
            </w:r>
          </w:p>
        </w:tc>
        <w:tc>
          <w:tcPr>
            <w:tcW w:w="625" w:type="pct"/>
            <w:tcBorders>
              <w:top w:val="nil"/>
              <w:left w:val="nil"/>
              <w:bottom w:val="nil"/>
              <w:right w:val="single" w:sz="2" w:space="0" w:color="auto"/>
            </w:tcBorders>
          </w:tcPr>
          <w:p ns2:paraId="64B22F30" ns2: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(65.3) </w:t>
            </w:r>
          </w:p>
        </w:tc>
      </w:tr>
      <w:tr w:rsidR="00A440A5" w:rsidRPr="0088153F" ns2:paraId="5DEADCE6" ns2:textId="77777777" w:rsidTr="00A440A5">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1C10B3A3" ns2:textId="77777777" w:rsidR="00A440A5" w:rsidRPr="0088153F" w:rsidRDefault="00A440A5" w:rsidP="00B3093D">
            <w:pPr>
              <w:spacing w:before="15" w:after="15"/>
              <w:ind w:left="160" w:right="1" w:hanging="160"/>
              <w:rPr>
                <w:sz w:val="17"/>
                <w:szCs w:val="17"/>
              </w:rPr>
            </w:pPr>
            <w:r w:rsidRPr="0088153F">
              <w:rPr>
                <w:sz w:val="17"/>
                <w:szCs w:val="17"/>
              </w:rPr>
              <w:t xml:space="preserve">   White blood cell count decreased </w:t>
            </w:r>
          </w:p>
        </w:tc>
        <w:tc>
          <w:tcPr>
            <w:tcW w:w="625" w:type="pct"/>
            <w:tcBorders>
              <w:top w:val="nil"/>
              <w:left w:val="nil"/>
              <w:bottom w:val="nil"/>
              <w:right w:val="nil"/>
            </w:tcBorders>
          </w:tcPr>
          <w:p ns2:paraId="47C823F2" ns2: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20 </w:t>
            </w:r>
          </w:p>
        </w:tc>
        <w:tc>
          <w:tcPr>
            <w:tcW w:w="625" w:type="pct"/>
            <w:tcBorders>
              <w:top w:val="nil"/>
              <w:left w:val="nil"/>
              <w:bottom w:val="nil"/>
              <w:right w:val="single" w:sz="2" w:space="0" w:color="auto"/>
            </w:tcBorders>
          </w:tcPr>
          <w:p ns2:paraId="6417C970" ns2: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(50.0) </w:t>
            </w:r>
          </w:p>
        </w:tc>
        <w:tc>
          <w:tcPr>
            <w:tcW w:w="625" w:type="pct"/>
            <w:tcBorders>
              <w:top w:val="nil"/>
              <w:left w:val="nil"/>
              <w:bottom w:val="nil"/>
              <w:right w:val="nil"/>
            </w:tcBorders>
          </w:tcPr>
          <w:p ns2:paraId="7F97B54F" ns2: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53 </w:t>
            </w:r>
          </w:p>
        </w:tc>
        <w:tc>
          <w:tcPr>
            <w:tcW w:w="625" w:type="pct"/>
            <w:tcBorders>
              <w:top w:val="nil"/>
              <w:left w:val="nil"/>
              <w:bottom w:val="nil"/>
              <w:right w:val="single" w:sz="2" w:space="0" w:color="auto"/>
            </w:tcBorders>
          </w:tcPr>
          <w:p ns2:paraId="7A139FEA" ns2: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(52.5) </w:t>
            </w:r>
          </w:p>
        </w:tc>
      </w:tr>
      <w:tr w:rsidR="00A440A5" w:rsidRPr="0088153F" ns2:paraId="7A08F66A" ns2:textId="77777777" w:rsidTr="00A440A5">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16295E5D" ns2:textId="77777777" w:rsidR="00A440A5" w:rsidRPr="0088153F" w:rsidRDefault="00A440A5" w:rsidP="00B3093D">
            <w:pPr>
              <w:spacing w:before="15" w:after="15"/>
              <w:ind w:left="160" w:right="1" w:hanging="160"/>
              <w:rPr>
                <w:sz w:val="17"/>
                <w:szCs w:val="17"/>
              </w:rPr>
            </w:pPr>
            <w:r w:rsidRPr="0088153F">
              <w:rPr>
                <w:sz w:val="17"/>
                <w:szCs w:val="17"/>
              </w:rPr>
              <w:t xml:space="preserve">   Stomatitis </w:t>
            </w:r>
          </w:p>
        </w:tc>
        <w:tc>
          <w:tcPr>
            <w:tcW w:w="625" w:type="pct"/>
            <w:tcBorders>
              <w:top w:val="nil"/>
              <w:left w:val="nil"/>
              <w:bottom w:val="nil"/>
              <w:right w:val="nil"/>
            </w:tcBorders>
          </w:tcPr>
          <w:p ns2:paraId="4C15E476" ns2: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9 </w:t>
            </w:r>
          </w:p>
        </w:tc>
        <w:tc>
          <w:tcPr>
            <w:tcW w:w="625" w:type="pct"/>
            <w:tcBorders>
              <w:top w:val="nil"/>
              <w:left w:val="nil"/>
              <w:bottom w:val="nil"/>
              <w:right w:val="single" w:sz="2" w:space="0" w:color="auto"/>
            </w:tcBorders>
          </w:tcPr>
          <w:p ns2:paraId="7EEA5210" ns2: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(22.5) </w:t>
            </w:r>
          </w:p>
        </w:tc>
        <w:tc>
          <w:tcPr>
            <w:tcW w:w="625" w:type="pct"/>
            <w:tcBorders>
              <w:top w:val="nil"/>
              <w:left w:val="nil"/>
              <w:bottom w:val="nil"/>
              <w:right w:val="nil"/>
            </w:tcBorders>
          </w:tcPr>
          <w:p ns2:paraId="7E5B2FC9" ns2: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52 </w:t>
            </w:r>
          </w:p>
        </w:tc>
        <w:tc>
          <w:tcPr>
            <w:tcW w:w="625" w:type="pct"/>
            <w:tcBorders>
              <w:top w:val="nil"/>
              <w:left w:val="nil"/>
              <w:bottom w:val="nil"/>
              <w:right w:val="single" w:sz="2" w:space="0" w:color="auto"/>
            </w:tcBorders>
          </w:tcPr>
          <w:p ns2:paraId="0B453B84" ns2: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(51.5) </w:t>
            </w:r>
          </w:p>
        </w:tc>
      </w:tr>
      <w:tr w:rsidR="00A440A5" w:rsidRPr="0088153F" ns2:paraId="428B1470" ns2:textId="77777777" w:rsidTr="00A440A5">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44E23AF1" ns2:textId="77777777" w:rsidR="00A440A5" w:rsidRPr="0088153F" w:rsidRDefault="00A440A5" w:rsidP="00B3093D">
            <w:pPr>
              <w:spacing w:before="15" w:after="15"/>
              <w:ind w:left="160" w:right="1" w:hanging="160"/>
              <w:rPr>
                <w:sz w:val="17"/>
                <w:szCs w:val="17"/>
              </w:rPr>
            </w:pPr>
            <w:r w:rsidRPr="0088153F">
              <w:rPr>
                <w:sz w:val="17"/>
                <w:szCs w:val="17"/>
              </w:rPr>
              <w:t xml:space="preserve">   Alopecia </w:t>
            </w:r>
          </w:p>
        </w:tc>
        <w:tc>
          <w:tcPr>
            <w:tcW w:w="625" w:type="pct"/>
            <w:tcBorders>
              <w:top w:val="nil"/>
              <w:left w:val="nil"/>
              <w:bottom w:val="nil"/>
              <w:right w:val="nil"/>
            </w:tcBorders>
          </w:tcPr>
          <w:p ns2:paraId="35FC01E6" ns2: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18 </w:t>
            </w:r>
          </w:p>
        </w:tc>
        <w:tc>
          <w:tcPr>
            <w:tcW w:w="625" w:type="pct"/>
            <w:tcBorders>
              <w:top w:val="nil"/>
              <w:left w:val="nil"/>
              <w:bottom w:val="nil"/>
              <w:right w:val="single" w:sz="2" w:space="0" w:color="auto"/>
            </w:tcBorders>
          </w:tcPr>
          <w:p ns2:paraId="1FE19FEF" ns2: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(45.0) </w:t>
            </w:r>
          </w:p>
        </w:tc>
        <w:tc>
          <w:tcPr>
            <w:tcW w:w="625" w:type="pct"/>
            <w:tcBorders>
              <w:top w:val="nil"/>
              <w:left w:val="nil"/>
              <w:bottom w:val="nil"/>
              <w:right w:val="nil"/>
            </w:tcBorders>
          </w:tcPr>
          <w:p ns2:paraId="2DC16353" ns2: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45 </w:t>
            </w:r>
          </w:p>
        </w:tc>
        <w:tc>
          <w:tcPr>
            <w:tcW w:w="625" w:type="pct"/>
            <w:tcBorders>
              <w:top w:val="nil"/>
              <w:left w:val="nil"/>
              <w:bottom w:val="nil"/>
              <w:right w:val="single" w:sz="2" w:space="0" w:color="auto"/>
            </w:tcBorders>
          </w:tcPr>
          <w:p ns2:paraId="6F0C3646" ns2: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(44.6) </w:t>
            </w:r>
          </w:p>
        </w:tc>
      </w:tr>
      <w:tr w:rsidR="00A440A5" w:rsidRPr="0088153F" ns2:paraId="4C3D2F8D" ns2:textId="77777777" w:rsidTr="00A440A5">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6C9BF403" ns2:textId="77777777" w:rsidR="00A440A5" w:rsidRPr="0088153F" w:rsidRDefault="00A440A5" w:rsidP="00B3093D">
            <w:pPr>
              <w:spacing w:before="15" w:after="15"/>
              <w:ind w:left="160" w:right="1" w:hanging="160"/>
              <w:rPr>
                <w:sz w:val="17"/>
                <w:szCs w:val="17"/>
              </w:rPr>
            </w:pPr>
            <w:r w:rsidRPr="0088153F">
              <w:rPr>
                <w:sz w:val="17"/>
                <w:szCs w:val="17"/>
              </w:rPr>
              <w:t xml:space="preserve">   Rash </w:t>
            </w:r>
          </w:p>
        </w:tc>
        <w:tc>
          <w:tcPr>
            <w:tcW w:w="625" w:type="pct"/>
            <w:tcBorders>
              <w:top w:val="nil"/>
              <w:left w:val="nil"/>
              <w:bottom w:val="nil"/>
              <w:right w:val="nil"/>
            </w:tcBorders>
          </w:tcPr>
          <w:p ns2:paraId="35ED0370" ns2: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16 </w:t>
            </w:r>
          </w:p>
        </w:tc>
        <w:tc>
          <w:tcPr>
            <w:tcW w:w="625" w:type="pct"/>
            <w:tcBorders>
              <w:top w:val="nil"/>
              <w:left w:val="nil"/>
              <w:bottom w:val="nil"/>
              <w:right w:val="single" w:sz="2" w:space="0" w:color="auto"/>
            </w:tcBorders>
          </w:tcPr>
          <w:p ns2:paraId="60A9AC56" ns2: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(40.0) </w:t>
            </w:r>
          </w:p>
        </w:tc>
        <w:tc>
          <w:tcPr>
            <w:tcW w:w="625" w:type="pct"/>
            <w:tcBorders>
              <w:top w:val="nil"/>
              <w:left w:val="nil"/>
              <w:bottom w:val="nil"/>
              <w:right w:val="nil"/>
            </w:tcBorders>
          </w:tcPr>
          <w:p ns2:paraId="68455879" ns2: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35 </w:t>
            </w:r>
          </w:p>
        </w:tc>
        <w:tc>
          <w:tcPr>
            <w:tcW w:w="625" w:type="pct"/>
            <w:tcBorders>
              <w:top w:val="nil"/>
              <w:left w:val="nil"/>
              <w:bottom w:val="nil"/>
              <w:right w:val="single" w:sz="2" w:space="0" w:color="auto"/>
            </w:tcBorders>
          </w:tcPr>
          <w:p ns2:paraId="4760161D" ns2: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(34.7) </w:t>
            </w:r>
          </w:p>
        </w:tc>
      </w:tr>
      <w:tr w:rsidR="00A440A5" w:rsidRPr="0088153F" ns2:paraId="2D167FFF" ns2:textId="77777777" w:rsidTr="00A440A5">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625605F8" ns2:textId="77777777" w:rsidR="00A440A5" w:rsidRPr="0088153F" w:rsidRDefault="00A440A5" w:rsidP="00B3093D">
            <w:pPr>
              <w:spacing w:before="15" w:after="15"/>
              <w:ind w:left="160" w:right="1" w:hanging="160"/>
              <w:rPr>
                <w:sz w:val="17"/>
                <w:szCs w:val="17"/>
              </w:rPr>
            </w:pPr>
            <w:r w:rsidRPr="0088153F">
              <w:rPr>
                <w:sz w:val="17"/>
                <w:szCs w:val="17"/>
              </w:rPr>
              <w:t xml:space="preserve">   Nausea </w:t>
            </w:r>
          </w:p>
        </w:tc>
        <w:tc>
          <w:tcPr>
            <w:tcW w:w="625" w:type="pct"/>
            <w:tcBorders>
              <w:top w:val="nil"/>
              <w:left w:val="nil"/>
              <w:bottom w:val="nil"/>
              <w:right w:val="nil"/>
            </w:tcBorders>
          </w:tcPr>
          <w:p ns2:paraId="192FDB74" ns2: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11 </w:t>
            </w:r>
          </w:p>
        </w:tc>
        <w:tc>
          <w:tcPr>
            <w:tcW w:w="625" w:type="pct"/>
            <w:tcBorders>
              <w:top w:val="nil"/>
              <w:left w:val="nil"/>
              <w:bottom w:val="nil"/>
              <w:right w:val="single" w:sz="2" w:space="0" w:color="auto"/>
            </w:tcBorders>
          </w:tcPr>
          <w:p ns2:paraId="5C02BB3E" ns2: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(27.5) </w:t>
            </w:r>
          </w:p>
        </w:tc>
        <w:tc>
          <w:tcPr>
            <w:tcW w:w="625" w:type="pct"/>
            <w:tcBorders>
              <w:top w:val="nil"/>
              <w:left w:val="nil"/>
              <w:bottom w:val="nil"/>
              <w:right w:val="nil"/>
            </w:tcBorders>
          </w:tcPr>
          <w:p ns2:paraId="6FD62C03" ns2: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31 </w:t>
            </w:r>
          </w:p>
        </w:tc>
        <w:tc>
          <w:tcPr>
            <w:tcW w:w="625" w:type="pct"/>
            <w:tcBorders>
              <w:top w:val="nil"/>
              <w:left w:val="nil"/>
              <w:bottom w:val="nil"/>
              <w:right w:val="single" w:sz="2" w:space="0" w:color="auto"/>
            </w:tcBorders>
          </w:tcPr>
          <w:p ns2:paraId="06635DEA" ns2: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(30.7) </w:t>
            </w:r>
          </w:p>
        </w:tc>
      </w:tr>
      <w:tr w:rsidR="00A440A5" w:rsidRPr="0088153F" ns2:paraId="2CD35D6D" ns2:textId="77777777" w:rsidTr="00A440A5">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533936FF" ns2:textId="77777777" w:rsidR="00A440A5" w:rsidRPr="0088153F" w:rsidRDefault="00A440A5" w:rsidP="00B3093D">
            <w:pPr>
              <w:spacing w:before="15" w:after="15"/>
              <w:ind w:left="160" w:right="1" w:hanging="160"/>
              <w:rPr>
                <w:sz w:val="17"/>
                <w:szCs w:val="17"/>
              </w:rPr>
            </w:pPr>
            <w:r w:rsidRPr="0088153F">
              <w:rPr>
                <w:sz w:val="17"/>
                <w:szCs w:val="17"/>
              </w:rPr>
              <w:t xml:space="preserve">   Decreased appetite </w:t>
            </w:r>
          </w:p>
        </w:tc>
        <w:tc>
          <w:tcPr>
            <w:tcW w:w="625" w:type="pct"/>
            <w:tcBorders>
              <w:top w:val="nil"/>
              <w:left w:val="nil"/>
              <w:bottom w:val="nil"/>
              <w:right w:val="nil"/>
            </w:tcBorders>
          </w:tcPr>
          <w:p ns2:paraId="54FFBAEA" ns2: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10 </w:t>
            </w:r>
          </w:p>
        </w:tc>
        <w:tc>
          <w:tcPr>
            <w:tcW w:w="625" w:type="pct"/>
            <w:tcBorders>
              <w:top w:val="nil"/>
              <w:left w:val="nil"/>
              <w:bottom w:val="nil"/>
              <w:right w:val="single" w:sz="2" w:space="0" w:color="auto"/>
            </w:tcBorders>
          </w:tcPr>
          <w:p ns2:paraId="71B27A85" ns2: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(25.0) </w:t>
            </w:r>
          </w:p>
        </w:tc>
        <w:tc>
          <w:tcPr>
            <w:tcW w:w="625" w:type="pct"/>
            <w:tcBorders>
              <w:top w:val="nil"/>
              <w:left w:val="nil"/>
              <w:bottom w:val="nil"/>
              <w:right w:val="nil"/>
            </w:tcBorders>
          </w:tcPr>
          <w:p ns2:paraId="67134683" ns2: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29 </w:t>
            </w:r>
          </w:p>
        </w:tc>
        <w:tc>
          <w:tcPr>
            <w:tcW w:w="625" w:type="pct"/>
            <w:tcBorders>
              <w:top w:val="nil"/>
              <w:left w:val="nil"/>
              <w:bottom w:val="nil"/>
              <w:right w:val="single" w:sz="2" w:space="0" w:color="auto"/>
            </w:tcBorders>
          </w:tcPr>
          <w:p ns2:paraId="6984F5B7" ns2: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(28.7) </w:t>
            </w:r>
          </w:p>
        </w:tc>
      </w:tr>
      <w:tr w:rsidR="00A440A5" w:rsidRPr="0088153F" ns2:paraId="70EB0CD1" ns2:textId="77777777" w:rsidTr="00A440A5">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43B3E04F" ns2:textId="77777777" w:rsidR="00A440A5" w:rsidRPr="0088153F" w:rsidRDefault="00A440A5" w:rsidP="00B3093D">
            <w:pPr>
              <w:spacing w:before="15" w:after="15"/>
              <w:ind w:left="160" w:right="1" w:hanging="160"/>
              <w:rPr>
                <w:sz w:val="17"/>
                <w:szCs w:val="17"/>
              </w:rPr>
            </w:pPr>
            <w:r w:rsidRPr="0088153F">
              <w:rPr>
                <w:sz w:val="17"/>
                <w:szCs w:val="17"/>
              </w:rPr>
              <w:t xml:space="preserve">   Asthenia </w:t>
            </w:r>
          </w:p>
        </w:tc>
        <w:tc>
          <w:tcPr>
            <w:tcW w:w="625" w:type="pct"/>
            <w:tcBorders>
              <w:top w:val="nil"/>
              <w:left w:val="nil"/>
              <w:bottom w:val="nil"/>
              <w:right w:val="nil"/>
            </w:tcBorders>
          </w:tcPr>
          <w:p ns2:paraId="66B11C00" ns2: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5 </w:t>
            </w:r>
          </w:p>
        </w:tc>
        <w:tc>
          <w:tcPr>
            <w:tcW w:w="625" w:type="pct"/>
            <w:tcBorders>
              <w:top w:val="nil"/>
              <w:left w:val="nil"/>
              <w:bottom w:val="nil"/>
              <w:right w:val="single" w:sz="2" w:space="0" w:color="auto"/>
            </w:tcBorders>
          </w:tcPr>
          <w:p ns2:paraId="338C1C05" ns2: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(12.5) </w:t>
            </w:r>
          </w:p>
        </w:tc>
        <w:tc>
          <w:tcPr>
            <w:tcW w:w="625" w:type="pct"/>
            <w:tcBorders>
              <w:top w:val="nil"/>
              <w:left w:val="nil"/>
              <w:bottom w:val="nil"/>
              <w:right w:val="nil"/>
            </w:tcBorders>
          </w:tcPr>
          <w:p ns2:paraId="211BB480" ns2: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22 </w:t>
            </w:r>
          </w:p>
        </w:tc>
        <w:tc>
          <w:tcPr>
            <w:tcW w:w="625" w:type="pct"/>
            <w:tcBorders>
              <w:top w:val="nil"/>
              <w:left w:val="nil"/>
              <w:bottom w:val="nil"/>
              <w:right w:val="single" w:sz="2" w:space="0" w:color="auto"/>
            </w:tcBorders>
          </w:tcPr>
          <w:p ns2:paraId="3EE84D52" ns2: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(21.8) </w:t>
            </w:r>
          </w:p>
        </w:tc>
      </w:tr>
      <w:tr w:rsidR="00A440A5" w:rsidRPr="0088153F" ns2:paraId="7A371ABE" ns2:textId="77777777" w:rsidTr="00A440A5">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04579974" ns2:textId="77777777" w:rsidR="00A440A5" w:rsidRPr="0088153F" w:rsidRDefault="00A440A5" w:rsidP="00B3093D">
            <w:pPr>
              <w:spacing w:before="15" w:after="15"/>
              <w:ind w:left="160" w:right="1" w:hanging="160"/>
              <w:rPr>
                <w:sz w:val="17"/>
                <w:szCs w:val="17"/>
              </w:rPr>
            </w:pPr>
            <w:r w:rsidRPr="0088153F">
              <w:rPr>
                <w:sz w:val="17"/>
                <w:szCs w:val="17"/>
              </w:rPr>
              <w:t xml:space="preserve">   Vomiting </w:t>
            </w:r>
          </w:p>
        </w:tc>
        <w:tc>
          <w:tcPr>
            <w:tcW w:w="625" w:type="pct"/>
            <w:tcBorders>
              <w:top w:val="nil"/>
              <w:left w:val="nil"/>
              <w:bottom w:val="nil"/>
              <w:right w:val="nil"/>
            </w:tcBorders>
          </w:tcPr>
          <w:p ns2:paraId="2FA69D6E" ns2: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5 </w:t>
            </w:r>
          </w:p>
        </w:tc>
        <w:tc>
          <w:tcPr>
            <w:tcW w:w="625" w:type="pct"/>
            <w:tcBorders>
              <w:top w:val="nil"/>
              <w:left w:val="nil"/>
              <w:bottom w:val="nil"/>
              <w:right w:val="single" w:sz="2" w:space="0" w:color="auto"/>
            </w:tcBorders>
          </w:tcPr>
          <w:p ns2:paraId="25F257D5" ns2: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(12.5) </w:t>
            </w:r>
          </w:p>
        </w:tc>
        <w:tc>
          <w:tcPr>
            <w:tcW w:w="625" w:type="pct"/>
            <w:tcBorders>
              <w:top w:val="nil"/>
              <w:left w:val="nil"/>
              <w:bottom w:val="nil"/>
              <w:right w:val="nil"/>
            </w:tcBorders>
          </w:tcPr>
          <w:p ns2:paraId="5D205C2C" ns2: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21 </w:t>
            </w:r>
          </w:p>
        </w:tc>
        <w:tc>
          <w:tcPr>
            <w:tcW w:w="625" w:type="pct"/>
            <w:tcBorders>
              <w:top w:val="nil"/>
              <w:left w:val="nil"/>
              <w:bottom w:val="nil"/>
              <w:right w:val="single" w:sz="2" w:space="0" w:color="auto"/>
            </w:tcBorders>
          </w:tcPr>
          <w:p ns2:paraId="3D7CDD00" ns2: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(20.8) </w:t>
            </w:r>
          </w:p>
        </w:tc>
      </w:tr>
      <w:tr w:rsidR="00A440A5" w:rsidRPr="0088153F" ns2:paraId="75B7BD4C" ns2:textId="77777777" w:rsidTr="00A440A5">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2F09F1BF" ns2:textId="77777777" w:rsidR="00A440A5" w:rsidRPr="0088153F" w:rsidRDefault="00A440A5" w:rsidP="00B3093D">
            <w:pPr>
              <w:spacing w:before="15" w:after="15"/>
              <w:ind w:left="160" w:right="1" w:hanging="160"/>
              <w:rPr>
                <w:sz w:val="17"/>
                <w:szCs w:val="17"/>
              </w:rPr>
            </w:pPr>
            <w:r w:rsidRPr="0088153F">
              <w:rPr>
                <w:sz w:val="17"/>
                <w:szCs w:val="17"/>
              </w:rPr>
              <w:t xml:space="preserve">   Platelet count decreased </w:t>
            </w:r>
          </w:p>
        </w:tc>
        <w:tc>
          <w:tcPr>
            <w:tcW w:w="625" w:type="pct"/>
            <w:tcBorders>
              <w:top w:val="nil"/>
              <w:left w:val="nil"/>
              <w:bottom w:val="nil"/>
              <w:right w:val="nil"/>
            </w:tcBorders>
          </w:tcPr>
          <w:p ns2:paraId="2B8BF6A4" ns2: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7 </w:t>
            </w:r>
          </w:p>
        </w:tc>
        <w:tc>
          <w:tcPr>
            <w:tcW w:w="625" w:type="pct"/>
            <w:tcBorders>
              <w:top w:val="nil"/>
              <w:left w:val="nil"/>
              <w:bottom w:val="nil"/>
              <w:right w:val="single" w:sz="2" w:space="0" w:color="auto"/>
            </w:tcBorders>
          </w:tcPr>
          <w:p ns2:paraId="3381CBA5" ns2: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(17.5) </w:t>
            </w:r>
          </w:p>
        </w:tc>
        <w:tc>
          <w:tcPr>
            <w:tcW w:w="625" w:type="pct"/>
            <w:tcBorders>
              <w:top w:val="nil"/>
              <w:left w:val="nil"/>
              <w:bottom w:val="nil"/>
              <w:right w:val="nil"/>
            </w:tcBorders>
          </w:tcPr>
          <w:p ns2:paraId="156E3928" ns2: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20 </w:t>
            </w:r>
          </w:p>
        </w:tc>
        <w:tc>
          <w:tcPr>
            <w:tcW w:w="625" w:type="pct"/>
            <w:tcBorders>
              <w:top w:val="nil"/>
              <w:left w:val="nil"/>
              <w:bottom w:val="nil"/>
              <w:right w:val="single" w:sz="2" w:space="0" w:color="auto"/>
            </w:tcBorders>
          </w:tcPr>
          <w:p ns2:paraId="4093808F" ns2: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(19.8) </w:t>
            </w:r>
          </w:p>
        </w:tc>
      </w:tr>
      <w:tr w:rsidR="00A440A5" w:rsidRPr="0088153F" ns2:paraId="7EF44415" ns2:textId="77777777" w:rsidTr="00A440A5">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24E5F42A" ns2:textId="77777777" w:rsidR="00A440A5" w:rsidRPr="0088153F" w:rsidRDefault="00A440A5" w:rsidP="00B3093D">
            <w:pPr>
              <w:spacing w:before="15" w:after="15"/>
              <w:ind w:left="160" w:right="1" w:hanging="160"/>
              <w:rPr>
                <w:sz w:val="17"/>
                <w:szCs w:val="17"/>
              </w:rPr>
            </w:pPr>
            <w:r w:rsidRPr="0088153F">
              <w:rPr>
                <w:sz w:val="17"/>
                <w:szCs w:val="17"/>
              </w:rPr>
              <w:t xml:space="preserve">   Alanine aminotransferase increased </w:t>
            </w:r>
          </w:p>
        </w:tc>
        <w:tc>
          <w:tcPr>
            <w:tcW w:w="625" w:type="pct"/>
            <w:tcBorders>
              <w:top w:val="nil"/>
              <w:left w:val="nil"/>
              <w:bottom w:val="nil"/>
              <w:right w:val="nil"/>
            </w:tcBorders>
          </w:tcPr>
          <w:p ns2:paraId="24D4A3EF" ns2: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9 </w:t>
            </w:r>
          </w:p>
        </w:tc>
        <w:tc>
          <w:tcPr>
            <w:tcW w:w="625" w:type="pct"/>
            <w:tcBorders>
              <w:top w:val="nil"/>
              <w:left w:val="nil"/>
              <w:bottom w:val="nil"/>
              <w:right w:val="single" w:sz="2" w:space="0" w:color="auto"/>
            </w:tcBorders>
          </w:tcPr>
          <w:p ns2:paraId="0CA1D5E7" ns2: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(22.5) </w:t>
            </w:r>
          </w:p>
        </w:tc>
        <w:tc>
          <w:tcPr>
            <w:tcW w:w="625" w:type="pct"/>
            <w:tcBorders>
              <w:top w:val="nil"/>
              <w:left w:val="nil"/>
              <w:bottom w:val="nil"/>
              <w:right w:val="nil"/>
            </w:tcBorders>
          </w:tcPr>
          <w:p ns2:paraId="3797BCBC" ns2: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18 </w:t>
            </w:r>
          </w:p>
        </w:tc>
        <w:tc>
          <w:tcPr>
            <w:tcW w:w="625" w:type="pct"/>
            <w:tcBorders>
              <w:top w:val="nil"/>
              <w:left w:val="nil"/>
              <w:bottom w:val="nil"/>
              <w:right w:val="single" w:sz="2" w:space="0" w:color="auto"/>
            </w:tcBorders>
          </w:tcPr>
          <w:p ns2:paraId="53304C84" ns2: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(17.8) </w:t>
            </w:r>
          </w:p>
        </w:tc>
      </w:tr>
      <w:tr w:rsidR="00A440A5" w:rsidRPr="0088153F" ns2:paraId="55B60CFC" ns2:textId="77777777" w:rsidTr="00A440A5">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7BE4DB8D" ns2:textId="77777777" w:rsidR="00A440A5" w:rsidRPr="0088153F" w:rsidRDefault="00A440A5" w:rsidP="00B3093D">
            <w:pPr>
              <w:spacing w:before="15" w:after="15"/>
              <w:ind w:left="160" w:right="1" w:hanging="160"/>
              <w:rPr>
                <w:sz w:val="17"/>
                <w:szCs w:val="17"/>
              </w:rPr>
            </w:pPr>
            <w:r w:rsidRPr="0088153F">
              <w:rPr>
                <w:sz w:val="17"/>
                <w:szCs w:val="17"/>
              </w:rPr>
              <w:t xml:space="preserve">   Aspartate aminotransferase increased </w:t>
            </w:r>
          </w:p>
        </w:tc>
        <w:tc>
          <w:tcPr>
            <w:tcW w:w="625" w:type="pct"/>
            <w:tcBorders>
              <w:top w:val="nil"/>
              <w:left w:val="nil"/>
              <w:bottom w:val="nil"/>
              <w:right w:val="nil"/>
            </w:tcBorders>
          </w:tcPr>
          <w:p ns2:paraId="15C7AF3B" ns2: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7 </w:t>
            </w:r>
          </w:p>
        </w:tc>
        <w:tc>
          <w:tcPr>
            <w:tcW w:w="625" w:type="pct"/>
            <w:tcBorders>
              <w:top w:val="nil"/>
              <w:left w:val="nil"/>
              <w:bottom w:val="nil"/>
              <w:right w:val="single" w:sz="2" w:space="0" w:color="auto"/>
            </w:tcBorders>
          </w:tcPr>
          <w:p ns2:paraId="289A196A" ns2: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(17.5) </w:t>
            </w:r>
          </w:p>
        </w:tc>
        <w:tc>
          <w:tcPr>
            <w:tcW w:w="625" w:type="pct"/>
            <w:tcBorders>
              <w:top w:val="nil"/>
              <w:left w:val="nil"/>
              <w:bottom w:val="nil"/>
              <w:right w:val="nil"/>
            </w:tcBorders>
          </w:tcPr>
          <w:p ns2:paraId="3ACDCD14" ns2: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15 </w:t>
            </w:r>
          </w:p>
        </w:tc>
        <w:tc>
          <w:tcPr>
            <w:tcW w:w="625" w:type="pct"/>
            <w:tcBorders>
              <w:top w:val="nil"/>
              <w:left w:val="nil"/>
              <w:bottom w:val="nil"/>
              <w:right w:val="single" w:sz="2" w:space="0" w:color="auto"/>
            </w:tcBorders>
          </w:tcPr>
          <w:p ns2:paraId="04413C61" ns2: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(14.9) </w:t>
            </w:r>
          </w:p>
        </w:tc>
      </w:tr>
      <w:tr w:rsidR="00A440A5" w:rsidRPr="0088153F" ns2:paraId="34605AFF" ns2:textId="77777777" w:rsidTr="00A440A5">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441CFEC8" ns2:textId="77777777" w:rsidR="00A440A5" w:rsidRPr="0088153F" w:rsidRDefault="00A440A5" w:rsidP="00B3093D">
            <w:pPr>
              <w:spacing w:before="15" w:after="15"/>
              <w:ind w:left="160" w:right="1" w:hanging="160"/>
              <w:rPr>
                <w:sz w:val="17"/>
                <w:szCs w:val="17"/>
              </w:rPr>
            </w:pPr>
            <w:r w:rsidRPr="0088153F">
              <w:rPr>
                <w:sz w:val="17"/>
                <w:szCs w:val="17"/>
              </w:rPr>
              <w:t xml:space="preserve">   Weight decreased </w:t>
            </w:r>
          </w:p>
        </w:tc>
        <w:tc>
          <w:tcPr>
            <w:tcW w:w="625" w:type="pct"/>
            <w:tcBorders>
              <w:top w:val="nil"/>
              <w:left w:val="nil"/>
              <w:bottom w:val="nil"/>
              <w:right w:val="nil"/>
            </w:tcBorders>
          </w:tcPr>
          <w:p ns2:paraId="27671354" ns2: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3 </w:t>
            </w:r>
          </w:p>
        </w:tc>
        <w:tc>
          <w:tcPr>
            <w:tcW w:w="625" w:type="pct"/>
            <w:tcBorders>
              <w:top w:val="nil"/>
              <w:left w:val="nil"/>
              <w:bottom w:val="nil"/>
              <w:right w:val="single" w:sz="2" w:space="0" w:color="auto"/>
            </w:tcBorders>
          </w:tcPr>
          <w:p ns2:paraId="385D3ABC" ns2: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(7.5) </w:t>
            </w:r>
          </w:p>
        </w:tc>
        <w:tc>
          <w:tcPr>
            <w:tcW w:w="625" w:type="pct"/>
            <w:tcBorders>
              <w:top w:val="nil"/>
              <w:left w:val="nil"/>
              <w:bottom w:val="nil"/>
              <w:right w:val="nil"/>
            </w:tcBorders>
          </w:tcPr>
          <w:p ns2:paraId="6BA30121" ns2: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15 </w:t>
            </w:r>
          </w:p>
        </w:tc>
        <w:tc>
          <w:tcPr>
            <w:tcW w:w="625" w:type="pct"/>
            <w:tcBorders>
              <w:top w:val="nil"/>
              <w:left w:val="nil"/>
              <w:bottom w:val="nil"/>
              <w:right w:val="single" w:sz="2" w:space="0" w:color="auto"/>
            </w:tcBorders>
          </w:tcPr>
          <w:p ns2:paraId="676F5016" ns2: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(14.9) </w:t>
            </w:r>
          </w:p>
        </w:tc>
      </w:tr>
      <w:tr w:rsidR="00A440A5" w:rsidRPr="0088153F" ns2:paraId="126560C1" ns2:textId="77777777" w:rsidTr="00A440A5">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6F8FBDE7" ns2:textId="77777777" w:rsidR="00A440A5" w:rsidRPr="0088153F" w:rsidRDefault="00A440A5" w:rsidP="00B3093D">
            <w:pPr>
              <w:spacing w:before="15" w:after="15"/>
              <w:ind w:left="160" w:right="1" w:hanging="160"/>
              <w:rPr>
                <w:sz w:val="17"/>
                <w:szCs w:val="17"/>
              </w:rPr>
            </w:pPr>
            <w:r w:rsidRPr="0088153F">
              <w:rPr>
                <w:sz w:val="17"/>
                <w:szCs w:val="17"/>
              </w:rPr>
              <w:t xml:space="preserve">   Constipation </w:t>
            </w:r>
          </w:p>
        </w:tc>
        <w:tc>
          <w:tcPr>
            <w:tcW w:w="625" w:type="pct"/>
            <w:tcBorders>
              <w:top w:val="nil"/>
              <w:left w:val="nil"/>
              <w:bottom w:val="nil"/>
              <w:right w:val="nil"/>
            </w:tcBorders>
          </w:tcPr>
          <w:p ns2:paraId="78753BE1" ns2: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4 </w:t>
            </w:r>
          </w:p>
        </w:tc>
        <w:tc>
          <w:tcPr>
            <w:tcW w:w="625" w:type="pct"/>
            <w:tcBorders>
              <w:top w:val="nil"/>
              <w:left w:val="nil"/>
              <w:bottom w:val="nil"/>
              <w:right w:val="single" w:sz="2" w:space="0" w:color="auto"/>
            </w:tcBorders>
          </w:tcPr>
          <w:p ns2:paraId="44871568" ns2: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(10.0) </w:t>
            </w:r>
          </w:p>
        </w:tc>
        <w:tc>
          <w:tcPr>
            <w:tcW w:w="625" w:type="pct"/>
            <w:tcBorders>
              <w:top w:val="nil"/>
              <w:left w:val="nil"/>
              <w:bottom w:val="nil"/>
              <w:right w:val="nil"/>
            </w:tcBorders>
          </w:tcPr>
          <w:p ns2:paraId="0D4D1B90" ns2: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13 </w:t>
            </w:r>
          </w:p>
        </w:tc>
        <w:tc>
          <w:tcPr>
            <w:tcW w:w="625" w:type="pct"/>
            <w:tcBorders>
              <w:top w:val="nil"/>
              <w:left w:val="nil"/>
              <w:bottom w:val="nil"/>
              <w:right w:val="single" w:sz="2" w:space="0" w:color="auto"/>
            </w:tcBorders>
          </w:tcPr>
          <w:p ns2:paraId="6227228D" ns2: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(12.9) </w:t>
            </w:r>
          </w:p>
        </w:tc>
      </w:tr>
      <w:tr w:rsidR="00A440A5" w:rsidRPr="0088153F" ns2:paraId="3ECA6EE7" ns2:textId="77777777" w:rsidTr="00A440A5">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563D844F" ns2:textId="77777777" w:rsidR="00A440A5" w:rsidRPr="0088153F" w:rsidRDefault="00A440A5" w:rsidP="00B3093D">
            <w:pPr>
              <w:spacing w:before="15" w:after="15"/>
              <w:ind w:left="160" w:right="1" w:hanging="160"/>
              <w:rPr>
                <w:sz w:val="17"/>
                <w:szCs w:val="17"/>
              </w:rPr>
            </w:pPr>
            <w:r w:rsidRPr="0088153F">
              <w:rPr>
                <w:sz w:val="17"/>
                <w:szCs w:val="17"/>
              </w:rPr>
              <w:t xml:space="preserve">   Pyrexia </w:t>
            </w:r>
          </w:p>
        </w:tc>
        <w:tc>
          <w:tcPr>
            <w:tcW w:w="625" w:type="pct"/>
            <w:tcBorders>
              <w:top w:val="nil"/>
              <w:left w:val="nil"/>
              <w:bottom w:val="nil"/>
              <w:right w:val="nil"/>
            </w:tcBorders>
          </w:tcPr>
          <w:p ns2:paraId="1109AD62" ns2: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3 </w:t>
            </w:r>
          </w:p>
        </w:tc>
        <w:tc>
          <w:tcPr>
            <w:tcW w:w="625" w:type="pct"/>
            <w:tcBorders>
              <w:top w:val="nil"/>
              <w:left w:val="nil"/>
              <w:bottom w:val="nil"/>
              <w:right w:val="single" w:sz="2" w:space="0" w:color="auto"/>
            </w:tcBorders>
          </w:tcPr>
          <w:p ns2:paraId="3B4D448B" ns2: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(7.5) </w:t>
            </w:r>
          </w:p>
        </w:tc>
        <w:tc>
          <w:tcPr>
            <w:tcW w:w="625" w:type="pct"/>
            <w:tcBorders>
              <w:top w:val="nil"/>
              <w:left w:val="nil"/>
              <w:bottom w:val="nil"/>
              <w:right w:val="nil"/>
            </w:tcBorders>
          </w:tcPr>
          <w:p ns2:paraId="1E4B6E53" ns2: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12 </w:t>
            </w:r>
          </w:p>
        </w:tc>
        <w:tc>
          <w:tcPr>
            <w:tcW w:w="625" w:type="pct"/>
            <w:tcBorders>
              <w:top w:val="nil"/>
              <w:left w:val="nil"/>
              <w:bottom w:val="nil"/>
              <w:right w:val="single" w:sz="2" w:space="0" w:color="auto"/>
            </w:tcBorders>
          </w:tcPr>
          <w:p ns2:paraId="4ED43A39" ns2: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(11.9) </w:t>
            </w:r>
          </w:p>
        </w:tc>
      </w:tr>
      <w:tr w:rsidR="00A440A5" w:rsidRPr="0088153F" ns2:paraId="6DAE1C70" ns2:textId="77777777" w:rsidTr="00A440A5">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770D77B8" ns2:textId="77777777" w:rsidR="00A440A5" w:rsidRPr="0088153F" w:rsidRDefault="00A440A5" w:rsidP="00B3093D">
            <w:pPr>
              <w:spacing w:before="15" w:after="15"/>
              <w:ind w:left="160" w:right="1" w:hanging="160"/>
              <w:rPr>
                <w:sz w:val="17"/>
                <w:szCs w:val="17"/>
              </w:rPr>
            </w:pPr>
            <w:r w:rsidRPr="0088153F">
              <w:rPr>
                <w:sz w:val="17"/>
                <w:szCs w:val="17"/>
              </w:rPr>
              <w:t xml:space="preserve">   Hypothyroidism </w:t>
            </w:r>
          </w:p>
        </w:tc>
        <w:tc>
          <w:tcPr>
            <w:tcW w:w="625" w:type="pct"/>
            <w:tcBorders>
              <w:top w:val="nil"/>
              <w:left w:val="nil"/>
              <w:bottom w:val="nil"/>
              <w:right w:val="nil"/>
            </w:tcBorders>
          </w:tcPr>
          <w:p ns2:paraId="5AB6CBF2" ns2: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5 </w:t>
            </w:r>
          </w:p>
        </w:tc>
        <w:tc>
          <w:tcPr>
            <w:tcW w:w="625" w:type="pct"/>
            <w:tcBorders>
              <w:top w:val="nil"/>
              <w:left w:val="nil"/>
              <w:bottom w:val="nil"/>
              <w:right w:val="single" w:sz="2" w:space="0" w:color="auto"/>
            </w:tcBorders>
          </w:tcPr>
          <w:p ns2:paraId="31BAF7BA" ns2: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(12.5) </w:t>
            </w:r>
          </w:p>
        </w:tc>
        <w:tc>
          <w:tcPr>
            <w:tcW w:w="625" w:type="pct"/>
            <w:tcBorders>
              <w:top w:val="nil"/>
              <w:left w:val="nil"/>
              <w:bottom w:val="nil"/>
              <w:right w:val="nil"/>
            </w:tcBorders>
          </w:tcPr>
          <w:p ns2:paraId="6CBE7B3A" ns2: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11 </w:t>
            </w:r>
          </w:p>
        </w:tc>
        <w:tc>
          <w:tcPr>
            <w:tcW w:w="625" w:type="pct"/>
            <w:tcBorders>
              <w:top w:val="nil"/>
              <w:left w:val="nil"/>
              <w:bottom w:val="nil"/>
              <w:right w:val="single" w:sz="2" w:space="0" w:color="auto"/>
            </w:tcBorders>
          </w:tcPr>
          <w:p ns2:paraId="628A460C" ns2: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(10.9) </w:t>
            </w:r>
          </w:p>
        </w:tc>
      </w:tr>
      <w:tr w:rsidR="00A440A5" w:rsidRPr="0088153F" ns2:paraId="5F0843D6" ns2:textId="77777777" w:rsidTr="00A440A5">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057918D3" ns2:textId="77777777" w:rsidR="00A440A5" w:rsidRPr="0088153F" w:rsidRDefault="00A440A5" w:rsidP="00B3093D">
            <w:pPr>
              <w:spacing w:before="15" w:after="15"/>
              <w:ind w:left="160" w:right="1" w:hanging="160"/>
              <w:rPr>
                <w:sz w:val="17"/>
                <w:szCs w:val="17"/>
              </w:rPr>
            </w:pPr>
            <w:r w:rsidRPr="0088153F">
              <w:rPr>
                <w:sz w:val="17"/>
                <w:szCs w:val="17"/>
              </w:rPr>
              <w:t xml:space="preserve">   Diarrhoea </w:t>
            </w:r>
          </w:p>
        </w:tc>
        <w:tc>
          <w:tcPr>
            <w:tcW w:w="625" w:type="pct"/>
            <w:tcBorders>
              <w:top w:val="nil"/>
              <w:left w:val="nil"/>
              <w:bottom w:val="nil"/>
              <w:right w:val="nil"/>
            </w:tcBorders>
          </w:tcPr>
          <w:p ns2:paraId="11BA0171" ns2: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7 </w:t>
            </w:r>
          </w:p>
        </w:tc>
        <w:tc>
          <w:tcPr>
            <w:tcW w:w="625" w:type="pct"/>
            <w:tcBorders>
              <w:top w:val="nil"/>
              <w:left w:val="nil"/>
              <w:bottom w:val="nil"/>
              <w:right w:val="single" w:sz="2" w:space="0" w:color="auto"/>
            </w:tcBorders>
          </w:tcPr>
          <w:p ns2:paraId="27D5F4AA" ns2: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(17.5) </w:t>
            </w:r>
          </w:p>
        </w:tc>
        <w:tc>
          <w:tcPr>
            <w:tcW w:w="625" w:type="pct"/>
            <w:tcBorders>
              <w:top w:val="nil"/>
              <w:left w:val="nil"/>
              <w:bottom w:val="nil"/>
              <w:right w:val="nil"/>
            </w:tcBorders>
          </w:tcPr>
          <w:p ns2:paraId="5617E277" ns2: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8 </w:t>
            </w:r>
          </w:p>
        </w:tc>
        <w:tc>
          <w:tcPr>
            <w:tcW w:w="625" w:type="pct"/>
            <w:tcBorders>
              <w:top w:val="nil"/>
              <w:left w:val="nil"/>
              <w:bottom w:val="nil"/>
              <w:right w:val="single" w:sz="2" w:space="0" w:color="auto"/>
            </w:tcBorders>
          </w:tcPr>
          <w:p ns2:paraId="6D57DEB9" ns2: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(7.9) </w:t>
            </w:r>
          </w:p>
        </w:tc>
      </w:tr>
      <w:tr w:rsidR="00A440A5" w:rsidRPr="0088153F" ns2:paraId="2AEA3A8A" ns2:textId="77777777" w:rsidTr="00A440A5">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57EAD5E8" ns2:textId="77777777" w:rsidR="00A440A5" w:rsidRPr="0088153F" w:rsidRDefault="00A440A5" w:rsidP="00B3093D">
            <w:pPr>
              <w:spacing w:before="15" w:after="15"/>
              <w:ind w:left="160" w:right="1" w:hanging="160"/>
              <w:rPr>
                <w:sz w:val="17"/>
                <w:szCs w:val="17"/>
              </w:rPr>
            </w:pPr>
            <w:r w:rsidRPr="0088153F">
              <w:rPr>
                <w:sz w:val="17"/>
                <w:szCs w:val="17"/>
              </w:rPr>
              <w:t xml:space="preserve">   Pruritus </w:t>
            </w:r>
          </w:p>
        </w:tc>
        <w:tc>
          <w:tcPr>
            <w:tcW w:w="625" w:type="pct"/>
            <w:tcBorders>
              <w:top w:val="nil"/>
              <w:left w:val="nil"/>
              <w:bottom w:val="nil"/>
              <w:right w:val="nil"/>
            </w:tcBorders>
          </w:tcPr>
          <w:p ns2:paraId="671D135A" ns2: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4 </w:t>
            </w:r>
          </w:p>
        </w:tc>
        <w:tc>
          <w:tcPr>
            <w:tcW w:w="625" w:type="pct"/>
            <w:tcBorders>
              <w:top w:val="nil"/>
              <w:left w:val="nil"/>
              <w:bottom w:val="nil"/>
              <w:right w:val="single" w:sz="2" w:space="0" w:color="auto"/>
            </w:tcBorders>
          </w:tcPr>
          <w:p ns2:paraId="617C44A7" ns2: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(10.0) </w:t>
            </w:r>
          </w:p>
        </w:tc>
        <w:tc>
          <w:tcPr>
            <w:tcW w:w="625" w:type="pct"/>
            <w:tcBorders>
              <w:top w:val="nil"/>
              <w:left w:val="nil"/>
              <w:bottom w:val="nil"/>
              <w:right w:val="nil"/>
            </w:tcBorders>
          </w:tcPr>
          <w:p ns2:paraId="77629627" ns2: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6 </w:t>
            </w:r>
          </w:p>
        </w:tc>
        <w:tc>
          <w:tcPr>
            <w:tcW w:w="625" w:type="pct"/>
            <w:tcBorders>
              <w:top w:val="nil"/>
              <w:left w:val="nil"/>
              <w:bottom w:val="nil"/>
              <w:right w:val="single" w:sz="2" w:space="0" w:color="auto"/>
            </w:tcBorders>
          </w:tcPr>
          <w:p ns2:paraId="1C274E0E" ns2: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(5.9) </w:t>
            </w:r>
          </w:p>
        </w:tc>
      </w:tr>
      <w:tr w:rsidR="00A440A5" w:rsidRPr="0088153F" ns2:paraId="7024AA8C" ns2:textId="77777777" w:rsidTr="00A440A5">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1587CA15" ns2:textId="1401275A" w:rsidR="00A440A5" w:rsidRPr="0088153F" w:rsidRDefault="00A440A5" w:rsidP="00A440A5">
            <w:pPr>
              <w:spacing w:before="15" w:after="15"/>
              <w:ind w:left="160" w:right="1" w:hanging="160"/>
              <w:rPr>
                <w:sz w:val="17"/>
                <w:szCs w:val="17"/>
              </w:rPr>
            </w:pPr>
            <w:r w:rsidRPr="0088153F">
              <w:rPr>
                <w:sz w:val="17"/>
                <w:szCs w:val="17"/>
              </w:rPr>
              <w:t xml:space="preserve">   Drug eruption </w:t>
            </w:r>
          </w:p>
        </w:tc>
        <w:tc>
          <w:tcPr>
            <w:tcW w:w="625" w:type="pct"/>
            <w:tcBorders>
              <w:top w:val="nil"/>
              <w:left w:val="nil"/>
              <w:bottom w:val="nil"/>
              <w:right w:val="nil"/>
            </w:tcBorders>
          </w:tcPr>
          <w:p ns2:paraId="15604B84" ns2:textId="0B4F5268" w:rsidR="00A440A5" w:rsidRPr="0088153F" w:rsidRDefault="00A440A5" w:rsidP="00A440A5">
            <w:pPr>
              <w:tabs>
                <w:tab w:val="decimal" w:pos="372"/>
                <w:tab w:val="left" w:pos="452"/>
              </w:tabs>
              <w:spacing w:before="15" w:after="15"/>
              <w:rPr>
                <w:sz w:val="17"/>
                <w:szCs w:val="17"/>
              </w:rPr>
            </w:pPr>
            <w:r w:rsidRPr="0088153F">
              <w:rPr>
                <w:sz w:val="17"/>
                <w:szCs w:val="17"/>
              </w:rPr>
              <w:tab/>
              <w:t xml:space="preserve">4 </w:t>
            </w:r>
          </w:p>
        </w:tc>
        <w:tc>
          <w:tcPr>
            <w:tcW w:w="625" w:type="pct"/>
            <w:tcBorders>
              <w:top w:val="nil"/>
              <w:left w:val="nil"/>
              <w:bottom w:val="nil"/>
              <w:right w:val="single" w:sz="2" w:space="0" w:color="auto"/>
            </w:tcBorders>
          </w:tcPr>
          <w:p ns2:paraId="2A3DD029" ns2:textId="7D1927C9" w:rsidR="00A440A5" w:rsidRPr="0088153F" w:rsidRDefault="00A440A5" w:rsidP="00A440A5">
            <w:pPr>
              <w:tabs>
                <w:tab w:val="decimal" w:pos="246"/>
                <w:tab w:val="left" w:pos="326"/>
              </w:tabs>
              <w:spacing w:before="15" w:after="15"/>
              <w:rPr>
                <w:sz w:val="17"/>
                <w:szCs w:val="17"/>
              </w:rPr>
            </w:pPr>
            <w:r w:rsidRPr="0088153F">
              <w:rPr>
                <w:sz w:val="17"/>
                <w:szCs w:val="17"/>
              </w:rPr>
              <w:tab/>
              <w:t xml:space="preserve">(10.0) </w:t>
            </w:r>
          </w:p>
        </w:tc>
        <w:tc>
          <w:tcPr>
            <w:tcW w:w="625" w:type="pct"/>
            <w:tcBorders>
              <w:top w:val="nil"/>
              <w:left w:val="nil"/>
              <w:bottom w:val="nil"/>
              <w:right w:val="nil"/>
            </w:tcBorders>
          </w:tcPr>
          <w:p ns2:paraId="20677A21" ns2:textId="49183936" w:rsidR="00A440A5" w:rsidRPr="0088153F" w:rsidRDefault="00A440A5" w:rsidP="00A440A5">
            <w:pPr>
              <w:tabs>
                <w:tab w:val="decimal" w:pos="372"/>
                <w:tab w:val="left" w:pos="452"/>
              </w:tabs>
              <w:spacing w:before="15" w:after="15"/>
              <w:rPr>
                <w:sz w:val="17"/>
                <w:szCs w:val="17"/>
              </w:rPr>
            </w:pPr>
            <w:r w:rsidRPr="0088153F">
              <w:rPr>
                <w:sz w:val="17"/>
                <w:szCs w:val="17"/>
              </w:rPr>
              <w:tab/>
              <w:t xml:space="preserve">2 </w:t>
            </w:r>
          </w:p>
        </w:tc>
        <w:tc>
          <w:tcPr>
            <w:tcW w:w="625" w:type="pct"/>
            <w:tcBorders>
              <w:top w:val="nil"/>
              <w:left w:val="nil"/>
              <w:bottom w:val="nil"/>
              <w:right w:val="single" w:sz="2" w:space="0" w:color="auto"/>
            </w:tcBorders>
          </w:tcPr>
          <w:p ns2:paraId="3CC51789" ns2:textId="4157BBBC" w:rsidR="00A440A5" w:rsidRPr="0088153F" w:rsidRDefault="00A440A5" w:rsidP="00A440A5">
            <w:pPr>
              <w:tabs>
                <w:tab w:val="decimal" w:pos="246"/>
                <w:tab w:val="left" w:pos="326"/>
              </w:tabs>
              <w:spacing w:before="15" w:after="15"/>
              <w:rPr>
                <w:sz w:val="17"/>
                <w:szCs w:val="17"/>
              </w:rPr>
            </w:pPr>
            <w:r w:rsidRPr="0088153F">
              <w:rPr>
                <w:sz w:val="17"/>
                <w:szCs w:val="17"/>
              </w:rPr>
              <w:tab/>
              <w:t xml:space="preserve">(2.0) </w:t>
            </w:r>
          </w:p>
        </w:tc>
      </w:tr>
      <w:tr w:rsidR="00A440A5" w:rsidRPr="0088153F" ns2:paraId="20949360" ns2:textId="77777777" w:rsidTr="00A440A5">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0BDA433A" ns2:textId="45C3D22E" w:rsidR="00A440A5" w:rsidRPr="0088153F" w:rsidRDefault="00A440A5" w:rsidP="00A440A5">
            <w:pPr>
              <w:spacing w:before="15" w:after="15"/>
              <w:ind w:left="160" w:right="1" w:hanging="160"/>
              <w:rPr>
                <w:sz w:val="17"/>
                <w:szCs w:val="17"/>
              </w:rPr>
            </w:pPr>
            <w:r w:rsidRPr="0088153F">
              <w:rPr>
                <w:sz w:val="17"/>
                <w:szCs w:val="17"/>
              </w:rPr>
              <w:t xml:space="preserve">   Urinary occult blood positive </w:t>
            </w:r>
          </w:p>
        </w:tc>
        <w:tc>
          <w:tcPr>
            <w:tcW w:w="625" w:type="pct"/>
            <w:tcBorders>
              <w:top w:val="nil"/>
              <w:left w:val="nil"/>
              <w:bottom w:val="nil"/>
              <w:right w:val="nil"/>
            </w:tcBorders>
          </w:tcPr>
          <w:p ns2:paraId="4F51BD0B" ns2:textId="046300FC" w:rsidR="00A440A5" w:rsidRPr="0088153F" w:rsidRDefault="00A440A5" w:rsidP="00A440A5">
            <w:pPr>
              <w:tabs>
                <w:tab w:val="decimal" w:pos="372"/>
                <w:tab w:val="left" w:pos="452"/>
              </w:tabs>
              <w:spacing w:before="15" w:after="15"/>
              <w:rPr>
                <w:sz w:val="17"/>
                <w:szCs w:val="17"/>
              </w:rPr>
            </w:pPr>
            <w:r w:rsidRPr="0088153F">
              <w:rPr>
                <w:sz w:val="17"/>
                <w:szCs w:val="17"/>
              </w:rPr>
              <w:tab/>
              <w:t xml:space="preserve">5 </w:t>
            </w:r>
          </w:p>
        </w:tc>
        <w:tc>
          <w:tcPr>
            <w:tcW w:w="625" w:type="pct"/>
            <w:tcBorders>
              <w:top w:val="nil"/>
              <w:left w:val="nil"/>
              <w:bottom w:val="nil"/>
              <w:right w:val="single" w:sz="2" w:space="0" w:color="auto"/>
            </w:tcBorders>
          </w:tcPr>
          <w:p ns2:paraId="0DCE38F3" ns2:textId="652987F4" w:rsidR="00A440A5" w:rsidRPr="0088153F" w:rsidRDefault="00A440A5" w:rsidP="00A440A5">
            <w:pPr>
              <w:tabs>
                <w:tab w:val="decimal" w:pos="246"/>
                <w:tab w:val="left" w:pos="326"/>
              </w:tabs>
              <w:spacing w:before="15" w:after="15"/>
              <w:rPr>
                <w:sz w:val="17"/>
                <w:szCs w:val="17"/>
              </w:rPr>
            </w:pPr>
            <w:r w:rsidRPr="0088153F">
              <w:rPr>
                <w:sz w:val="17"/>
                <w:szCs w:val="17"/>
              </w:rPr>
              <w:tab/>
              <w:t xml:space="preserve">(12.5) </w:t>
            </w:r>
          </w:p>
        </w:tc>
        <w:tc>
          <w:tcPr>
            <w:tcW w:w="625" w:type="pct"/>
            <w:tcBorders>
              <w:top w:val="nil"/>
              <w:left w:val="nil"/>
              <w:bottom w:val="nil"/>
              <w:right w:val="nil"/>
            </w:tcBorders>
          </w:tcPr>
          <w:p ns2:paraId="3B6B6F9C" ns2:textId="055195A1" w:rsidR="00A440A5" w:rsidRPr="0088153F" w:rsidRDefault="00A440A5" w:rsidP="00A440A5">
            <w:pPr>
              <w:tabs>
                <w:tab w:val="decimal" w:pos="372"/>
                <w:tab w:val="left" w:pos="452"/>
              </w:tabs>
              <w:spacing w:before="15" w:after="15"/>
              <w:rPr>
                <w:sz w:val="17"/>
                <w:szCs w:val="17"/>
              </w:rPr>
            </w:pPr>
            <w:r w:rsidRPr="0088153F">
              <w:rPr>
                <w:sz w:val="17"/>
                <w:szCs w:val="17"/>
              </w:rPr>
              <w:tab/>
              <w:t xml:space="preserve">2 </w:t>
            </w:r>
          </w:p>
        </w:tc>
        <w:tc>
          <w:tcPr>
            <w:tcW w:w="625" w:type="pct"/>
            <w:tcBorders>
              <w:top w:val="nil"/>
              <w:left w:val="nil"/>
              <w:bottom w:val="nil"/>
              <w:right w:val="single" w:sz="2" w:space="0" w:color="auto"/>
            </w:tcBorders>
          </w:tcPr>
          <w:p ns2:paraId="23A58964" ns2:textId="25E5E9E0" w:rsidR="00A440A5" w:rsidRPr="0088153F" w:rsidRDefault="00A440A5" w:rsidP="00A440A5">
            <w:pPr>
              <w:tabs>
                <w:tab w:val="decimal" w:pos="246"/>
                <w:tab w:val="left" w:pos="326"/>
              </w:tabs>
              <w:spacing w:before="15" w:after="15"/>
              <w:rPr>
                <w:sz w:val="17"/>
                <w:szCs w:val="17"/>
              </w:rPr>
            </w:pPr>
            <w:r w:rsidRPr="0088153F">
              <w:rPr>
                <w:sz w:val="17"/>
                <w:szCs w:val="17"/>
              </w:rPr>
              <w:tab/>
              <w:t xml:space="preserve">(2.0) </w:t>
            </w:r>
          </w:p>
        </w:tc>
      </w:tr>
      <w:tr w:rsidR="00A440A5" w:rsidRPr="0088153F" ns2:paraId="28AEEBB3" ns2:textId="77777777" w:rsidTr="00A440A5">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6AE4C979" ns2:textId="004A0C8C" w:rsidR="00A440A5" w:rsidRPr="0088153F" w:rsidRDefault="00A440A5" w:rsidP="00A440A5">
            <w:pPr>
              <w:spacing w:before="15" w:after="15"/>
              <w:ind w:left="160" w:right="1" w:hanging="160"/>
              <w:rPr>
                <w:sz w:val="17"/>
                <w:szCs w:val="17"/>
              </w:rPr>
            </w:pPr>
            <w:r w:rsidRPr="0088153F">
              <w:rPr>
                <w:sz w:val="17"/>
                <w:szCs w:val="17"/>
              </w:rPr>
              <w:t xml:space="preserve">   Abdominal distension </w:t>
            </w:r>
          </w:p>
        </w:tc>
        <w:tc>
          <w:tcPr>
            <w:tcW w:w="625" w:type="pct"/>
            <w:tcBorders>
              <w:top w:val="nil"/>
              <w:left w:val="nil"/>
              <w:bottom w:val="nil"/>
              <w:right w:val="nil"/>
            </w:tcBorders>
          </w:tcPr>
          <w:p ns2:paraId="66121480" ns2:textId="33D005FE" w:rsidR="00A440A5" w:rsidRPr="0088153F" w:rsidRDefault="00A440A5" w:rsidP="00A440A5">
            <w:pPr>
              <w:tabs>
                <w:tab w:val="decimal" w:pos="372"/>
                <w:tab w:val="left" w:pos="452"/>
              </w:tabs>
              <w:spacing w:before="15" w:after="15"/>
              <w:rPr>
                <w:sz w:val="17"/>
                <w:szCs w:val="17"/>
              </w:rPr>
            </w:pPr>
            <w:r w:rsidRPr="0088153F">
              <w:rPr>
                <w:sz w:val="17"/>
                <w:szCs w:val="17"/>
              </w:rPr>
              <w:tab/>
              <w:t xml:space="preserve">4 </w:t>
            </w:r>
          </w:p>
        </w:tc>
        <w:tc>
          <w:tcPr>
            <w:tcW w:w="625" w:type="pct"/>
            <w:tcBorders>
              <w:top w:val="nil"/>
              <w:left w:val="nil"/>
              <w:bottom w:val="nil"/>
              <w:right w:val="single" w:sz="2" w:space="0" w:color="auto"/>
            </w:tcBorders>
          </w:tcPr>
          <w:p ns2:paraId="5EA961EB" ns2:textId="4E829E6A" w:rsidR="00A440A5" w:rsidRPr="0088153F" w:rsidRDefault="00A440A5" w:rsidP="00A440A5">
            <w:pPr>
              <w:tabs>
                <w:tab w:val="decimal" w:pos="246"/>
                <w:tab w:val="left" w:pos="326"/>
              </w:tabs>
              <w:spacing w:before="15" w:after="15"/>
              <w:rPr>
                <w:sz w:val="17"/>
                <w:szCs w:val="17"/>
              </w:rPr>
            </w:pPr>
            <w:r w:rsidRPr="0088153F">
              <w:rPr>
                <w:sz w:val="17"/>
                <w:szCs w:val="17"/>
              </w:rPr>
              <w:tab/>
              <w:t xml:space="preserve">(10.0) </w:t>
            </w:r>
          </w:p>
        </w:tc>
        <w:tc>
          <w:tcPr>
            <w:tcW w:w="625" w:type="pct"/>
            <w:tcBorders>
              <w:top w:val="nil"/>
              <w:left w:val="nil"/>
              <w:bottom w:val="nil"/>
              <w:right w:val="nil"/>
            </w:tcBorders>
          </w:tcPr>
          <w:p ns2:paraId="231E5209" ns2:textId="04043921" w:rsidR="00A440A5" w:rsidRPr="0088153F" w:rsidRDefault="00A440A5" w:rsidP="00A440A5">
            <w:pPr>
              <w:tabs>
                <w:tab w:val="decimal" w:pos="372"/>
                <w:tab w:val="left" w:pos="452"/>
              </w:tabs>
              <w:spacing w:before="15" w:after="15"/>
              <w:rPr>
                <w:sz w:val="17"/>
                <w:szCs w:val="17"/>
              </w:rPr>
            </w:pPr>
            <w:r w:rsidRPr="0088153F">
              <w:rPr>
                <w:sz w:val="17"/>
                <w:szCs w:val="17"/>
              </w:rPr>
              <w:tab/>
              <w:t xml:space="preserve">1 </w:t>
            </w:r>
          </w:p>
        </w:tc>
        <w:tc>
          <w:tcPr>
            <w:tcW w:w="625" w:type="pct"/>
            <w:tcBorders>
              <w:top w:val="nil"/>
              <w:left w:val="nil"/>
              <w:bottom w:val="nil"/>
              <w:right w:val="single" w:sz="2" w:space="0" w:color="auto"/>
            </w:tcBorders>
          </w:tcPr>
          <w:p ns2:paraId="5D3DD8B1" ns2:textId="31105AB1" w:rsidR="00A440A5" w:rsidRPr="0088153F" w:rsidRDefault="00A440A5" w:rsidP="00A440A5">
            <w:pPr>
              <w:tabs>
                <w:tab w:val="decimal" w:pos="246"/>
                <w:tab w:val="left" w:pos="326"/>
              </w:tabs>
              <w:spacing w:before="15" w:after="15"/>
              <w:rPr>
                <w:sz w:val="17"/>
                <w:szCs w:val="17"/>
              </w:rPr>
            </w:pPr>
            <w:r w:rsidRPr="0088153F">
              <w:rPr>
                <w:sz w:val="17"/>
                <w:szCs w:val="17"/>
              </w:rPr>
              <w:tab/>
              <w:t xml:space="preserve">(1.0) </w:t>
            </w:r>
          </w:p>
        </w:tc>
      </w:tr>
      <w:tr w:rsidR="00A440A5" w:rsidRPr="0088153F" ns2:paraId="644AE79B" ns2:textId="77777777" w:rsidTr="00A440A5">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7CA61506" ns2:textId="5B73F883" w:rsidR="00A440A5" w:rsidRPr="0088153F" w:rsidRDefault="00A440A5" w:rsidP="00A440A5">
            <w:pPr>
              <w:spacing w:before="15" w:after="15"/>
              <w:ind w:left="160" w:right="1" w:hanging="160"/>
              <w:rPr>
                <w:sz w:val="17"/>
                <w:szCs w:val="17"/>
              </w:rPr>
            </w:pPr>
            <w:r w:rsidRPr="0088153F">
              <w:rPr>
                <w:sz w:val="17"/>
                <w:szCs w:val="17"/>
              </w:rPr>
              <w:t xml:space="preserve">   Abdominal pain </w:t>
            </w:r>
          </w:p>
        </w:tc>
        <w:tc>
          <w:tcPr>
            <w:tcW w:w="625" w:type="pct"/>
            <w:tcBorders>
              <w:top w:val="nil"/>
              <w:left w:val="nil"/>
              <w:bottom w:val="nil"/>
              <w:right w:val="nil"/>
            </w:tcBorders>
          </w:tcPr>
          <w:p ns2:paraId="0A817C85" ns2:textId="0B11ACFC" w:rsidR="00A440A5" w:rsidRPr="0088153F" w:rsidRDefault="00A440A5" w:rsidP="00A440A5">
            <w:pPr>
              <w:tabs>
                <w:tab w:val="decimal" w:pos="372"/>
                <w:tab w:val="left" w:pos="452"/>
              </w:tabs>
              <w:spacing w:before="15" w:after="15"/>
              <w:rPr>
                <w:sz w:val="17"/>
                <w:szCs w:val="17"/>
              </w:rPr>
            </w:pPr>
            <w:r w:rsidRPr="0088153F">
              <w:rPr>
                <w:sz w:val="17"/>
                <w:szCs w:val="17"/>
              </w:rPr>
              <w:tab/>
              <w:t xml:space="preserve">4 </w:t>
            </w:r>
          </w:p>
        </w:tc>
        <w:tc>
          <w:tcPr>
            <w:tcW w:w="625" w:type="pct"/>
            <w:tcBorders>
              <w:top w:val="nil"/>
              <w:left w:val="nil"/>
              <w:bottom w:val="nil"/>
              <w:right w:val="single" w:sz="2" w:space="0" w:color="auto"/>
            </w:tcBorders>
          </w:tcPr>
          <w:p ns2:paraId="2492BF2D" ns2:textId="4025E888" w:rsidR="00A440A5" w:rsidRPr="0088153F" w:rsidRDefault="00A440A5" w:rsidP="00A440A5">
            <w:pPr>
              <w:tabs>
                <w:tab w:val="decimal" w:pos="246"/>
                <w:tab w:val="left" w:pos="326"/>
              </w:tabs>
              <w:spacing w:before="15" w:after="15"/>
              <w:rPr>
                <w:sz w:val="17"/>
                <w:szCs w:val="17"/>
              </w:rPr>
            </w:pPr>
            <w:r w:rsidRPr="0088153F">
              <w:rPr>
                <w:sz w:val="17"/>
                <w:szCs w:val="17"/>
              </w:rPr>
              <w:tab/>
              <w:t xml:space="preserve">(10.0) </w:t>
            </w:r>
          </w:p>
        </w:tc>
        <w:tc>
          <w:tcPr>
            <w:tcW w:w="625" w:type="pct"/>
            <w:tcBorders>
              <w:top w:val="nil"/>
              <w:left w:val="nil"/>
              <w:bottom w:val="nil"/>
              <w:right w:val="nil"/>
            </w:tcBorders>
          </w:tcPr>
          <w:p ns2:paraId="2CBCF86A" ns2:textId="095690F6" w:rsidR="00A440A5" w:rsidRPr="0088153F" w:rsidRDefault="00A440A5" w:rsidP="00A440A5">
            <w:pPr>
              <w:tabs>
                <w:tab w:val="decimal" w:pos="372"/>
                <w:tab w:val="left" w:pos="452"/>
              </w:tabs>
              <w:spacing w:before="15" w:after="15"/>
              <w:rPr>
                <w:sz w:val="17"/>
                <w:szCs w:val="17"/>
              </w:rPr>
            </w:pPr>
            <w:r w:rsidRPr="0088153F">
              <w:rPr>
                <w:sz w:val="17"/>
                <w:szCs w:val="17"/>
              </w:rPr>
              <w:tab/>
              <w:t xml:space="preserve">1 </w:t>
            </w:r>
          </w:p>
        </w:tc>
        <w:tc>
          <w:tcPr>
            <w:tcW w:w="625" w:type="pct"/>
            <w:tcBorders>
              <w:top w:val="nil"/>
              <w:left w:val="nil"/>
              <w:bottom w:val="nil"/>
              <w:right w:val="single" w:sz="2" w:space="0" w:color="auto"/>
            </w:tcBorders>
          </w:tcPr>
          <w:p ns2:paraId="6892D6E4" ns2:textId="5903E1E4" w:rsidR="00A440A5" w:rsidRPr="0088153F" w:rsidRDefault="00A440A5" w:rsidP="00A440A5">
            <w:pPr>
              <w:tabs>
                <w:tab w:val="decimal" w:pos="246"/>
                <w:tab w:val="left" w:pos="326"/>
              </w:tabs>
              <w:spacing w:before="15" w:after="15"/>
              <w:rPr>
                <w:sz w:val="17"/>
                <w:szCs w:val="17"/>
              </w:rPr>
            </w:pPr>
            <w:r w:rsidRPr="0088153F">
              <w:rPr>
                <w:sz w:val="17"/>
                <w:szCs w:val="17"/>
              </w:rPr>
              <w:tab/>
              <w:t xml:space="preserve">(1.0) </w:t>
            </w:r>
          </w:p>
        </w:tc>
      </w:tr>
      <w:tr w:rsidR="00A440A5" w:rsidRPr="0088153F" ns2:paraId="50C28218" ns2:textId="77777777" w:rsidTr="00A440A5">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2A858D80" ns2:textId="514136E7" w:rsidR="00A440A5" w:rsidRPr="0088153F" w:rsidRDefault="00A440A5" w:rsidP="00A440A5">
            <w:pPr>
              <w:spacing w:before="15" w:after="15"/>
              <w:ind w:left="160" w:right="1" w:hanging="160"/>
              <w:rPr>
                <w:sz w:val="17"/>
                <w:szCs w:val="17"/>
              </w:rPr>
            </w:pPr>
            <w:r w:rsidRPr="0088153F">
              <w:rPr>
                <w:sz w:val="17"/>
                <w:szCs w:val="17"/>
              </w:rPr>
              <w:t xml:space="preserve">   Hypoaesthesia </w:t>
            </w:r>
          </w:p>
        </w:tc>
        <w:tc>
          <w:tcPr>
            <w:tcW w:w="625" w:type="pct"/>
            <w:tcBorders>
              <w:top w:val="nil"/>
              <w:left w:val="nil"/>
              <w:bottom w:val="nil"/>
              <w:right w:val="nil"/>
            </w:tcBorders>
          </w:tcPr>
          <w:p ns2:paraId="60922D1B" ns2:textId="4DE410E3" w:rsidR="00A440A5" w:rsidRPr="0088153F" w:rsidRDefault="00A440A5" w:rsidP="00A440A5">
            <w:pPr>
              <w:tabs>
                <w:tab w:val="decimal" w:pos="372"/>
                <w:tab w:val="left" w:pos="452"/>
              </w:tabs>
              <w:spacing w:before="15" w:after="15"/>
              <w:rPr>
                <w:sz w:val="17"/>
                <w:szCs w:val="17"/>
              </w:rPr>
            </w:pPr>
            <w:r w:rsidRPr="0088153F">
              <w:rPr>
                <w:sz w:val="17"/>
                <w:szCs w:val="17"/>
              </w:rPr>
              <w:tab/>
              <w:t xml:space="preserve">5 </w:t>
            </w:r>
          </w:p>
        </w:tc>
        <w:tc>
          <w:tcPr>
            <w:tcW w:w="625" w:type="pct"/>
            <w:tcBorders>
              <w:top w:val="nil"/>
              <w:left w:val="nil"/>
              <w:bottom w:val="nil"/>
              <w:right w:val="single" w:sz="2" w:space="0" w:color="auto"/>
            </w:tcBorders>
          </w:tcPr>
          <w:p ns2:paraId="62D95B32" ns2:textId="4168AD8E" w:rsidR="00A440A5" w:rsidRPr="0088153F" w:rsidRDefault="00A440A5" w:rsidP="00A440A5">
            <w:pPr>
              <w:tabs>
                <w:tab w:val="decimal" w:pos="246"/>
                <w:tab w:val="left" w:pos="326"/>
              </w:tabs>
              <w:spacing w:before="15" w:after="15"/>
              <w:rPr>
                <w:sz w:val="17"/>
                <w:szCs w:val="17"/>
              </w:rPr>
            </w:pPr>
            <w:r w:rsidRPr="0088153F">
              <w:rPr>
                <w:sz w:val="17"/>
                <w:szCs w:val="17"/>
              </w:rPr>
              <w:tab/>
              <w:t xml:space="preserve">(12.5) </w:t>
            </w:r>
          </w:p>
        </w:tc>
        <w:tc>
          <w:tcPr>
            <w:tcW w:w="625" w:type="pct"/>
            <w:tcBorders>
              <w:top w:val="nil"/>
              <w:left w:val="nil"/>
              <w:bottom w:val="nil"/>
              <w:right w:val="nil"/>
            </w:tcBorders>
          </w:tcPr>
          <w:p ns2:paraId="478C66B4" ns2:textId="67D6F94D" w:rsidR="00A440A5" w:rsidRPr="0088153F" w:rsidRDefault="00A440A5" w:rsidP="00A440A5">
            <w:pPr>
              <w:tabs>
                <w:tab w:val="decimal" w:pos="372"/>
                <w:tab w:val="left" w:pos="452"/>
              </w:tabs>
              <w:spacing w:before="15" w:after="15"/>
              <w:rPr>
                <w:sz w:val="17"/>
                <w:szCs w:val="17"/>
              </w:rPr>
            </w:pPr>
            <w:r w:rsidRPr="0088153F">
              <w:rPr>
                <w:sz w:val="17"/>
                <w:szCs w:val="17"/>
              </w:rPr>
              <w:tab/>
              <w:t xml:space="preserve">1 </w:t>
            </w:r>
          </w:p>
        </w:tc>
        <w:tc>
          <w:tcPr>
            <w:tcW w:w="625" w:type="pct"/>
            <w:tcBorders>
              <w:top w:val="nil"/>
              <w:left w:val="nil"/>
              <w:bottom w:val="nil"/>
              <w:right w:val="single" w:sz="2" w:space="0" w:color="auto"/>
            </w:tcBorders>
          </w:tcPr>
          <w:p ns2:paraId="704CE38D" ns2:textId="3D26DB36" w:rsidR="00A440A5" w:rsidRPr="0088153F" w:rsidRDefault="00A440A5" w:rsidP="00A440A5">
            <w:pPr>
              <w:tabs>
                <w:tab w:val="decimal" w:pos="246"/>
                <w:tab w:val="left" w:pos="326"/>
              </w:tabs>
              <w:spacing w:before="15" w:after="15"/>
              <w:rPr>
                <w:sz w:val="17"/>
                <w:szCs w:val="17"/>
              </w:rPr>
            </w:pPr>
            <w:r w:rsidRPr="0088153F">
              <w:rPr>
                <w:sz w:val="17"/>
                <w:szCs w:val="17"/>
              </w:rPr>
              <w:tab/>
              <w:t xml:space="preserve">(1.0) </w:t>
            </w:r>
          </w:p>
        </w:tc>
      </w:tr>
      <w:tr w:rsidR="00A440A5" w:rsidRPr="0088153F" ns2:paraId="23FF8F31" ns2:textId="77777777" w:rsidTr="00F52139">
        <w:tblPrEx>
          <w:tblBorders>
            <w:top w:val="single" w:sz="6" w:space="0" w:color="auto"/>
            <w:bottom w:val="single" w:sz="6" w:space="0" w:color="auto"/>
          </w:tblBorders>
        </w:tblPrEx>
        <w:trPr>
          <w:jc w:val="center"/>
        </w:trPr>
        <w:tc>
          <w:tcPr>
            <w:tcW w:w="2500" w:type="pct"/>
            <w:tcBorders>
              <w:top w:val="nil"/>
              <w:bottom w:val="single" w:sz="4" w:space="0" w:color="auto"/>
              <w:right w:val="single" w:sz="2" w:space="0" w:color="auto"/>
            </w:tcBorders>
          </w:tcPr>
          <w:p ns2:paraId="26A82162" ns2:textId="7B6F397F" w:rsidR="00A440A5" w:rsidRPr="0088153F" w:rsidRDefault="00A440A5" w:rsidP="00A440A5">
            <w:pPr>
              <w:spacing w:before="15" w:after="15"/>
              <w:ind w:left="160" w:right="1" w:hanging="160"/>
              <w:rPr>
                <w:sz w:val="17"/>
                <w:szCs w:val="17"/>
              </w:rPr>
            </w:pPr>
            <w:r w:rsidRPr="0088153F">
              <w:rPr>
                <w:sz w:val="17"/>
                <w:szCs w:val="17"/>
              </w:rPr>
              <w:t xml:space="preserve">   Mouth ulceration </w:t>
            </w:r>
          </w:p>
        </w:tc>
        <w:tc>
          <w:tcPr>
            <w:tcW w:w="625" w:type="pct"/>
            <w:tcBorders>
              <w:top w:val="nil"/>
              <w:left w:val="nil"/>
              <w:bottom w:val="single" w:sz="4" w:space="0" w:color="auto"/>
              <w:right w:val="nil"/>
            </w:tcBorders>
          </w:tcPr>
          <w:p ns2:paraId="1B15756F" ns2:textId="74FDC401" w:rsidR="00A440A5" w:rsidRPr="0088153F" w:rsidRDefault="00A440A5" w:rsidP="00A440A5">
            <w:pPr>
              <w:tabs>
                <w:tab w:val="decimal" w:pos="372"/>
                <w:tab w:val="left" w:pos="452"/>
              </w:tabs>
              <w:spacing w:before="15" w:after="15"/>
              <w:rPr>
                <w:sz w:val="17"/>
                <w:szCs w:val="17"/>
              </w:rPr>
            </w:pPr>
            <w:r w:rsidRPr="0088153F">
              <w:rPr>
                <w:sz w:val="17"/>
                <w:szCs w:val="17"/>
              </w:rPr>
              <w:tab/>
              <w:t xml:space="preserve">4 </w:t>
            </w:r>
          </w:p>
        </w:tc>
        <w:tc>
          <w:tcPr>
            <w:tcW w:w="625" w:type="pct"/>
            <w:tcBorders>
              <w:top w:val="nil"/>
              <w:left w:val="nil"/>
              <w:bottom w:val="single" w:sz="4" w:space="0" w:color="auto"/>
              <w:right w:val="single" w:sz="2" w:space="0" w:color="auto"/>
            </w:tcBorders>
          </w:tcPr>
          <w:p ns2:paraId="2146EC15" ns2:textId="465558C4" w:rsidR="00A440A5" w:rsidRPr="0088153F" w:rsidRDefault="00A440A5" w:rsidP="00A440A5">
            <w:pPr>
              <w:tabs>
                <w:tab w:val="decimal" w:pos="246"/>
                <w:tab w:val="left" w:pos="326"/>
              </w:tabs>
              <w:spacing w:before="15" w:after="15"/>
              <w:rPr>
                <w:sz w:val="17"/>
                <w:szCs w:val="17"/>
              </w:rPr>
            </w:pPr>
            <w:r w:rsidRPr="0088153F">
              <w:rPr>
                <w:sz w:val="17"/>
                <w:szCs w:val="17"/>
              </w:rPr>
              <w:tab/>
              <w:t xml:space="preserve">(10.0) </w:t>
            </w:r>
          </w:p>
        </w:tc>
        <w:tc>
          <w:tcPr>
            <w:tcW w:w="625" w:type="pct"/>
            <w:tcBorders>
              <w:top w:val="nil"/>
              <w:left w:val="nil"/>
              <w:bottom w:val="single" w:sz="4" w:space="0" w:color="auto"/>
              <w:right w:val="nil"/>
            </w:tcBorders>
          </w:tcPr>
          <w:p ns2:paraId="38DBA36B" ns2:textId="533B4187" w:rsidR="00A440A5" w:rsidRPr="0088153F" w:rsidRDefault="00A440A5" w:rsidP="00A440A5">
            <w:pPr>
              <w:tabs>
                <w:tab w:val="decimal" w:pos="372"/>
                <w:tab w:val="left" w:pos="452"/>
              </w:tabs>
              <w:spacing w:before="15" w:after="15"/>
              <w:rPr>
                <w:sz w:val="17"/>
                <w:szCs w:val="17"/>
              </w:rPr>
            </w:pPr>
            <w:r w:rsidRPr="0088153F">
              <w:rPr>
                <w:sz w:val="17"/>
                <w:szCs w:val="17"/>
              </w:rPr>
              <w:tab/>
              <w:t xml:space="preserve">1 </w:t>
            </w:r>
          </w:p>
        </w:tc>
        <w:tc>
          <w:tcPr>
            <w:tcW w:w="625" w:type="pct"/>
            <w:tcBorders>
              <w:top w:val="nil"/>
              <w:left w:val="nil"/>
              <w:bottom w:val="single" w:sz="4" w:space="0" w:color="auto"/>
              <w:right w:val="single" w:sz="2" w:space="0" w:color="auto"/>
            </w:tcBorders>
          </w:tcPr>
          <w:p ns2:paraId="5D1905C7" ns2:textId="234DA838" w:rsidR="00A440A5" w:rsidRPr="0088153F" w:rsidRDefault="00A440A5" w:rsidP="00A440A5">
            <w:pPr>
              <w:tabs>
                <w:tab w:val="decimal" w:pos="246"/>
                <w:tab w:val="left" w:pos="326"/>
              </w:tabs>
              <w:spacing w:before="15" w:after="15"/>
              <w:rPr>
                <w:sz w:val="17"/>
                <w:szCs w:val="17"/>
              </w:rPr>
            </w:pPr>
            <w:r w:rsidRPr="0088153F">
              <w:rPr>
                <w:sz w:val="17"/>
                <w:szCs w:val="17"/>
              </w:rPr>
              <w:tab/>
              <w:t xml:space="preserve">(1.0) </w:t>
            </w:r>
          </w:p>
        </w:tc>
      </w:tr>
      <w:tr w:rsidR="002E018D" w:rsidRPr="0088153F" ns2:paraId="7E60C80B" ns2:textId="77777777" w:rsidTr="00F52139">
        <w:tblPrEx>
          <w:tblBorders>
            <w:top w:val="single" w:sz="6" w:space="0" w:color="auto"/>
            <w:bottom w:val="single" w:sz="6" w:space="0" w:color="auto"/>
          </w:tblBorders>
        </w:tblPrEx>
        <w:trPr>
          <w:jc w:val="center"/>
        </w:trPr>
        <w:tc>
          <w:tcPr>
            <w:tcW w:w="5000" w:type="pct"/>
            <w:gridSpan w:val="5"/>
            <w:tcBorders>
              <w:top w:val="single" w:sz="4" w:space="0" w:color="auto"/>
              <w:bottom w:val="double" w:sz="4" w:space="0" w:color="auto"/>
              <w:right w:val="single" w:sz="2" w:space="0" w:color="auto"/>
            </w:tcBorders>
          </w:tcPr>
          <w:p ns2:paraId="5B604B1B" ns2:textId="77777777" w:rsidR="002E018D" w:rsidRPr="0088153F" w:rsidRDefault="002E018D" w:rsidP="002E018D">
            <w:pPr>
              <w:tabs>
                <w:tab w:val="decimal" w:pos="246"/>
                <w:tab w:val="left" w:pos="326"/>
              </w:tabs>
              <w:spacing w:before="15" w:after="15"/>
              <w:rPr>
                <w:sz w:val="17"/>
                <w:szCs w:val="17"/>
              </w:rPr>
            </w:pPr>
            <w:r w:rsidRPr="0088153F">
              <w:rPr>
                <w:sz w:val="17"/>
                <w:szCs w:val="17"/>
              </w:rPr>
              <w:t>Every participant is counted a single time for each applicable row and column.</w:t>
            </w:r>
          </w:p>
          <w:p ns2:paraId="182E288C" ns2:textId="77777777" w:rsidR="002E018D" w:rsidRPr="0088153F" w:rsidRDefault="002E018D" w:rsidP="002E018D">
            <w:pPr>
              <w:tabs>
                <w:tab w:val="decimal" w:pos="246"/>
                <w:tab w:val="left" w:pos="326"/>
              </w:tabs>
              <w:spacing w:before="15" w:after="15"/>
              <w:rPr>
                <w:sz w:val="17"/>
                <w:szCs w:val="17"/>
              </w:rPr>
            </w:pPr>
            <w:r w:rsidRPr="0088153F">
              <w:rPr>
                <w:sz w:val="17"/>
                <w:szCs w:val="17"/>
              </w:rPr>
              <w:t xml:space="preserve"> A specific adverse event appears on this report only if its incidence in one or more of the columns meets the incidence criterion in the report title, after rounding.</w:t>
            </w:r>
          </w:p>
          <w:p ns2:paraId="3DD63F41" ns2:textId="77777777" w:rsidR="002E018D" w:rsidRPr="0088153F" w:rsidRDefault="002E018D" w:rsidP="002E018D">
            <w:pPr>
              <w:tabs>
                <w:tab w:val="decimal" w:pos="246"/>
                <w:tab w:val="left" w:pos="326"/>
              </w:tabs>
              <w:spacing w:before="15" w:after="15"/>
              <w:rPr>
                <w:sz w:val="17"/>
                <w:szCs w:val="17"/>
              </w:rPr>
            </w:pPr>
            <w:r w:rsidRPr="0088153F">
              <w:rPr>
                <w:sz w:val="17"/>
                <w:szCs w:val="17"/>
              </w:rPr>
              <w:t xml:space="preserve"> Non-serious adverse events up to 30 days and serious adverse events up to 90 days of last infusion of study drug are included if starting after the treatment, or if staring before the treatment and having toxicity grade increased after the treatment.</w:t>
            </w:r>
          </w:p>
          <w:p ns2:paraId="7A93423B" ns2:textId="5F456386" w:rsidR="002E018D" w:rsidRPr="0088153F" w:rsidRDefault="002E018D" w:rsidP="002E018D">
            <w:pPr>
              <w:tabs>
                <w:tab w:val="decimal" w:pos="246"/>
                <w:tab w:val="left" w:pos="326"/>
              </w:tabs>
              <w:spacing w:before="15" w:after="15"/>
              <w:rPr>
                <w:sz w:val="17"/>
                <w:szCs w:val="17"/>
              </w:rPr>
            </w:pPr>
            <w:r w:rsidRPr="0088153F">
              <w:rPr>
                <w:sz w:val="17"/>
                <w:szCs w:val="17"/>
              </w:rPr>
              <w:t xml:space="preserve"> Database cutoff date: 21MAY2024</w:t>
            </w:r>
          </w:p>
        </w:tc>
      </w:tr>
      <w:tr w:rsidR="002E018D" w:rsidRPr="0088153F" ns2:paraId="02F45271" ns2:textId="77777777" w:rsidTr="006852FC">
        <w:tblPrEx>
          <w:tblBorders>
            <w:top w:val="single" w:sz="6" w:space="0" w:color="auto"/>
            <w:bottom w:val="single" w:sz="6" w:space="0" w:color="auto"/>
          </w:tblBorders>
        </w:tblPrEx>
        <w:trPr>
          <w:jc w:val="center"/>
        </w:trPr>
        <w:tc>
          <w:tcPr>
            <w:tcW w:w="5000" w:type="pct"/>
            <w:gridSpan w:val="5"/>
            <w:tcBorders>
              <w:top w:val="double" w:sz="4" w:space="0" w:color="auto"/>
              <w:left w:val="nil"/>
              <w:bottom w:val="nil"/>
              <w:right w:val="nil"/>
            </w:tcBorders>
          </w:tcPr>
          <w:p ns2:paraId="5A36CA1B" ns2:textId="1838C521" w:rsidR="002E018D" w:rsidRPr="0088153F" w:rsidRDefault="005E0229" w:rsidP="002E018D">
            <w:pPr>
              <w:tabs>
                <w:tab w:val="decimal" w:pos="246"/>
                <w:tab w:val="left" w:pos="326"/>
              </w:tabs>
              <w:spacing w:before="15" w:after="15"/>
              <w:rPr>
                <w:sz w:val="17"/>
                <w:szCs w:val="17"/>
              </w:rPr>
            </w:pPr>
            <w:r w:rsidRPr="0088153F">
              <w:rPr>
                <w:sz w:val="17"/>
                <w:szCs w:val="17"/>
              </w:rPr>
              <w:t>Source:  [P013MK2870: adam-adsl; adae]</w:t>
            </w:r>
          </w:p>
        </w:tc>
      </w:tr>
    </w:tbl>
    <w:p ns2:paraId="46B624DC" ns2:textId="26A93E15" w:rsidR="005D0E7D" w:rsidRPr="00680FAC" w:rsidRDefault="005D0E7D" w:rsidP="00680FAC">
      <w:ins w:id="13054" w:author="GoldenCorpusHarness" w:date="2026-03-28T21:57:55Z">
        <w:r>
          <w:t>Drug-related SAEs (incidence &gt;2%) were neutrophil count decreased (5.8%), febrile neutropenia (4.7%), and WBC count decreased (3.5%) [Table 89].</w:t>
        </w:r>
      </w:ins>
    </w:p>
    <w:p ns2:paraId="652DB694" ns2:textId="77777777" w:rsidR="005D48EB" w:rsidRDefault="005D48EB">
      <w:pPr>
        <w:spacing w:before="0" w:after="200" w:line="276" w:lineRule="auto"/>
        <w:rPr>
          <w:b/>
          <w:color w:val="000000"/>
        </w:rPr>
      </w:pPr>
      <w:ins w:id="13055" w:author="GoldenCorpusHarness" w:date="2026-03-28T21:57:55Z">
        <w:r>
          <w:t>Sac-TMT 5 mg/kg q2w + KL-A167 group</w:t>
        </w:r>
      </w:ins>
    </w:p>
    <w:p ns2:paraId="464A4531" ns2:textId="1957D476" w:rsidR="00C70E8C" w:rsidRDefault="0049194F" w:rsidP="004679BE">
      <w:pPr>
        <w:pStyle w:val="TableTitle"/>
      </w:pPr>
      <w:del w:id="13056" w:author="GoldenCorpusHarness" w:date="2026-03-28T21:57:55Z">
        <w:r>
          <w:delText xml:space="preserve">Table 62Study MK-2870-013 (SKB264-Ⅱ-05): Participants With </w:delText>
        </w:r>
      </w:del>
      <w:r>
        <w:t xml:space="preserve">Drug-related </w:t>
      </w:r>
      <w:del w:id="13057" w:author="GoldenCorpusHarness" w:date="2026-03-28T21:57:55Z">
        <w:r>
          <w:delText xml:space="preserve">Grade ≥3 </w:delText>
        </w:r>
      </w:del>
      <w:ins w:id="13058" w:author="GoldenCorpusHarness" w:date="2026-03-28T21:57:55Z">
        <w:r>
          <w:t>S</w:t>
        </w:r>
      </w:ins>
      <w:r>
        <w:t>A</w:t>
      </w:r>
      <w:del w:id="13059" w:author="GoldenCorpusHarness" w:date="2026-03-28T21:57:55Z">
        <w:r>
          <w:delText xml:space="preserve">dverse </w:delText>
        </w:r>
      </w:del>
      <w:r>
        <w:t>E</w:t>
      </w:r>
      <w:del w:id="13060" w:author="GoldenCorpusHarness" w:date="2026-03-28T21:57:55Z">
        <w:r>
          <w:delText>vent</w:delText>
        </w:r>
      </w:del>
      <w:r>
        <w:t xml:space="preserve">s </w:t>
      </w:r>
      <w:del w:id="13061" w:author="GoldenCorpusHarness" w:date="2026-03-28T21:57:55Z">
        <w:r>
          <w:delText>by Decreas</w:delText>
        </w:r>
      </w:del>
      <w:ins w:id="13062" w:author="GoldenCorpusHarness" w:date="2026-03-28T21:57:55Z">
        <w:r>
          <w:t>(</w:t>
        </w:r>
      </w:ins>
      <w:r>
        <w:t>i</w:t>
      </w:r>
      <w:del w:id="13063" w:author="GoldenCorpusHarness" w:date="2026-03-28T21:57:55Z">
        <w:r>
          <w:delText>ng I</w:delText>
        </w:r>
      </w:del>
      <w:r>
        <w:t xml:space="preserve">ncidence </w:t>
      </w:r>
      <w:del w:id="13064" w:author="GoldenCorpusHarness" w:date="2026-03-28T21:57:55Z">
        <w:r>
          <w:delText>(I</w:delText>
        </w:r>
      </w:del>
      <w:ins w:id="13065" w:author="GoldenCorpusHarness" w:date="2026-03-28T21:57:55Z">
        <w:r>
          <w:t>&gt;2%) were WBC cou</w:t>
        </w:r>
      </w:ins>
      <w:r>
        <w:t>n</w:t>
      </w:r>
      <w:del w:id="13066" w:author="GoldenCorpusHarness" w:date="2026-03-28T21:57:55Z">
        <w:r>
          <w:delText>ci</w:delText>
        </w:r>
      </w:del>
      <w:ins w:id="13067" w:author="GoldenCorpusHarness" w:date="2026-03-28T21:57:55Z">
        <w:r>
          <w:t xml:space="preserve">t </w:t>
        </w:r>
      </w:ins>
      <w:r>
        <w:t>de</w:t>
      </w:r>
      <w:ins w:id="13068" w:author="GoldenCorpusHarness" w:date="2026-03-28T21:57:55Z">
        <w:r>
          <w:t xml:space="preserve">creased (5.1%), </w:t>
        </w:r>
      </w:ins>
      <w:r>
        <w:t>n</w:t>
      </w:r>
      <w:ins w:id="13069" w:author="GoldenCorpusHarness" w:date="2026-03-28T21:57:55Z">
        <w:r>
          <w:t xml:space="preserve">eutrophil </w:t>
        </w:r>
      </w:ins>
      <w:r>
        <w:t>c</w:t>
      </w:r>
      <w:ins w:id="13070" w:author="GoldenCorpusHarness" w:date="2026-03-28T21:57:55Z">
        <w:r>
          <w:t>ount d</w:t>
        </w:r>
      </w:ins>
      <w:r>
        <w:t>e</w:t>
      </w:r>
      <w:ins w:id="13071" w:author="GoldenCorpusHarness" w:date="2026-03-28T21:57:55Z">
        <w:r>
          <w:t>creased</w:t>
        </w:r>
      </w:ins>
      <w:r>
        <w:t xml:space="preserve"> </w:t>
      </w:r>
      <w:del w:id="13072" w:author="GoldenCorpusHarness" w:date="2026-03-28T21:57:55Z">
        <w:r>
          <w:delText>≥5</w:delText>
        </w:r>
      </w:del>
      <w:ins w:id="13073" w:author="GoldenCorpusHarness" w:date="2026-03-28T21:57:55Z">
        <w:r>
          <w:t>(4.1</w:t>
        </w:r>
      </w:ins>
      <w:r>
        <w:t>%</w:t>
      </w:r>
      <w:ins w:id="13074" w:author="GoldenCorpusHarness" w:date="2026-03-28T21:57:55Z">
        <w:r>
          <w:t>), ALT</w:t>
        </w:r>
      </w:ins>
      <w:r>
        <w:t xml:space="preserve"> in</w:t>
      </w:r>
      <w:del w:id="13075" w:author="GoldenCorpusHarness" w:date="2026-03-28T21:57:55Z">
        <w:r>
          <w:delText xml:space="preserve"> One or More T</w:delText>
        </w:r>
      </w:del>
      <w:ins w:id="13076" w:author="GoldenCorpusHarness" w:date="2026-03-28T21:57:55Z">
        <w:r>
          <w:t>c</w:t>
        </w:r>
      </w:ins>
      <w:r>
        <w:t>rea</w:t>
      </w:r>
      <w:ins w:id="13077" w:author="GoldenCorpusHarness" w:date="2026-03-28T21:57:55Z">
        <w:r>
          <w:t>sed, AST increased, and pla</w:t>
        </w:r>
      </w:ins>
      <w:r>
        <w:t>t</w:t>
      </w:r>
      <w:del w:id="13078" w:author="GoldenCorpusHarness" w:date="2026-03-28T21:57:55Z">
        <w:r>
          <w:delText>m</w:delText>
        </w:r>
      </w:del>
      <w:r>
        <w:t>e</w:t>
      </w:r>
      <w:ins w:id="13079" w:author="GoldenCorpusHarness" w:date="2026-03-28T21:57:55Z">
        <w:r>
          <w:t>let cou</w:t>
        </w:r>
      </w:ins>
      <w:r>
        <w:t xml:space="preserve">nt </w:t>
      </w:r>
      <w:del w:id="13080" w:author="GoldenCorpusHarness" w:date="2026-03-28T21:57:55Z">
        <w:r>
          <w:delText>G</w:delText>
        </w:r>
      </w:del>
      <w:ins w:id="13081" w:author="GoldenCorpusHarness" w:date="2026-03-28T21:57:55Z">
        <w:r>
          <w:t>dec</w:t>
        </w:r>
      </w:ins>
      <w:r>
        <w:t>r</w:t>
      </w:r>
      <w:del w:id="13082" w:author="GoldenCorpusHarness" w:date="2026-03-28T21:57:55Z">
        <w:r>
          <w:delText>oup</w:delText>
        </w:r>
      </w:del>
      <w:ins w:id="13083" w:author="GoldenCorpusHarness" w:date="2026-03-28T21:57:55Z">
        <w:r>
          <w:t>ea</w:t>
        </w:r>
      </w:ins>
      <w:r>
        <w:t>s</w:t>
      </w:r>
      <w:ins w:id="13084" w:author="GoldenCorpusHarness" w:date="2026-03-28T21:57:55Z">
        <w:r>
          <w:t>ed (3.1% each</w:t>
        </w:r>
      </w:ins>
      <w:r>
        <w:t xml:space="preserve">) </w:t>
      </w:r>
      <w:del w:id="13085" w:author="GoldenCorpusHarness" w:date="2026-03-28T21:57:55Z">
        <w:r>
          <w:delText>(AP</w:delText>
        </w:r>
      </w:del>
      <w:ins w:id="13086" w:author="GoldenCorpusHarness" w:date="2026-03-28T21:57:55Z">
        <w:r>
          <w:t>[T</w:t>
        </w:r>
      </w:ins>
      <w:r>
        <w:t>a</w:t>
      </w:r>
      <w:del w:id="13087" w:author="GoldenCorpusHarness" w:date="2026-03-28T21:57:55Z">
        <w:r>
          <w:delText>T</w:delText>
        </w:r>
      </w:del>
      <w:ins w:id="13088" w:author="GoldenCorpusHarness" w:date="2026-03-28T21:57:55Z">
        <w:r>
          <w:t>ble</w:t>
        </w:r>
      </w:ins>
      <w:r>
        <w:t xml:space="preserve"> </w:t>
      </w:r>
      <w:del w:id="13089" w:author="GoldenCorpusHarness" w:date="2026-03-28T21:57:55Z">
        <w:r>
          <w:delText>Population)</w:delText>
        </w:r>
      </w:del>
      <w:ins w:id="13090" w:author="GoldenCorpusHarness" w:date="2026-03-28T21:57:55Z">
        <w:r>
          <w:t>89].</w:t>
        </w:r>
      </w:ins>
    </w:p>
    <w:tbl>
      <w:tblPr>
        <w:tblW w:w="5000" w:type="pct"/>
        <w:jc w:val="center"/>
        <w:tblBorders>
          <w:top w:val="double" w:sz="6" w:space="0" w:color="auto"/>
          <w:left w:val="single" w:sz="6" w:space="0" w:color="auto"/>
          <w:bottom w:val="double" w:sz="6" w:space="0" w:color="auto"/>
          <w:right w:val="single" w:sz="6" w:space="0" w:color="auto"/>
        </w:tblBorders>
        <w:tblCellMar>
          <w:left w:w="72" w:type="dxa"/>
          <w:right w:w="72" w:type="dxa"/>
        </w:tblCellMar>
        <w:tblLook w:val="0000" w:firstRow="0" w:lastRow="0" w:firstColumn="0" w:lastColumn="0" w:noHBand="0" w:noVBand="0"/>
      </w:tblPr>
      <w:tblGrid>
        <w:gridCol w:w="4494"/>
        <w:gridCol w:w="1123"/>
        <w:gridCol w:w="1124"/>
        <w:gridCol w:w="1124"/>
        <w:gridCol w:w="1124"/>
      </w:tblGrid>
      <w:tr w:rsidR="00080B5D" ns2:paraId="10A914DB" ns2:textId="77777777" w:rsidTr="00080B5D">
        <w:trPr>
          <w:jc w:val="center"/>
        </w:trPr>
        <w:tc>
          <w:tcPr>
            <w:tcW w:w="2500" w:type="pct"/>
            <w:tcBorders>
              <w:top w:val="double" w:sz="6" w:space="0" w:color="auto"/>
              <w:bottom w:val="nil"/>
              <w:right w:val="single" w:sz="2" w:space="0" w:color="auto"/>
            </w:tcBorders>
          </w:tcPr>
          <w:p ns2:paraId="4F1DCA68" ns2:textId="77777777" w:rsidR="00080B5D" w:rsidRDefault="00080B5D" w:rsidP="00B3093D">
            <w:pPr>
              <w:spacing w:before="15" w:after="15"/>
              <w:rPr>
                <w:sz w:val="18"/>
                <w:szCs w:val="18"/>
              </w:rPr>
            </w:pPr>
            <w:bookmarkStart w:id="516" w:name="_Hlk177949744"/>
          </w:p>
        </w:tc>
        <w:tc>
          <w:tcPr>
            <w:tcW w:w="1250" w:type="pct"/>
            <w:gridSpan w:val="2"/>
            <w:tcBorders>
              <w:top w:val="double" w:sz="6" w:space="0" w:color="auto"/>
              <w:left w:val="nil"/>
              <w:bottom w:val="single" w:sz="2" w:space="0" w:color="auto"/>
              <w:right w:val="single" w:sz="2" w:space="0" w:color="auto"/>
            </w:tcBorders>
          </w:tcPr>
          <w:p ns2:paraId="44EACE19" ns2:textId="75ECCB61" w:rsidR="00080B5D" w:rsidRDefault="00080B5D" w:rsidP="00B3093D">
            <w:pPr>
              <w:spacing w:before="15" w:after="15"/>
              <w:jc w:val="center"/>
              <w:rPr>
                <w:sz w:val="18"/>
                <w:szCs w:val="18"/>
              </w:rPr>
            </w:pPr>
            <w:r>
              <w:rPr>
                <w:sz w:val="18"/>
                <w:szCs w:val="18"/>
              </w:rPr>
              <w:t>Cohort 1A</w:t>
            </w:r>
            <w:r>
              <w:rPr>
                <w:sz w:val="18"/>
                <w:szCs w:val="18"/>
              </w:rPr>
              <w:br/>
            </w:r>
            <w:r w:rsidR="00DE370C" w:rsidRPr="00DE370C">
              <w:rPr>
                <w:sz w:val="18"/>
                <w:szCs w:val="18"/>
              </w:rPr>
              <w:t>sac-TMT</w:t>
            </w:r>
            <w:r>
              <w:rPr>
                <w:sz w:val="18"/>
                <w:szCs w:val="18"/>
              </w:rPr>
              <w:t xml:space="preserve"> 5 mg/kg + KL-A167 1200 mg, </w:t>
            </w:r>
            <w:r w:rsidR="006A7E20">
              <w:rPr>
                <w:sz w:val="18"/>
                <w:szCs w:val="18"/>
              </w:rPr>
              <w:t xml:space="preserve">q3w </w:t>
            </w:r>
          </w:p>
        </w:tc>
        <w:tc>
          <w:tcPr>
            <w:tcW w:w="1250" w:type="pct"/>
            <w:gridSpan w:val="2"/>
            <w:tcBorders>
              <w:top w:val="double" w:sz="6" w:space="0" w:color="auto"/>
              <w:left w:val="nil"/>
              <w:bottom w:val="single" w:sz="2" w:space="0" w:color="auto"/>
              <w:right w:val="single" w:sz="2" w:space="0" w:color="auto"/>
            </w:tcBorders>
          </w:tcPr>
          <w:p ns2:paraId="7EF17882" ns2:textId="67CAF899" w:rsidR="00080B5D" w:rsidRDefault="00080B5D" w:rsidP="00B3093D">
            <w:pPr>
              <w:spacing w:before="15" w:after="15"/>
              <w:jc w:val="center"/>
              <w:rPr>
                <w:sz w:val="18"/>
                <w:szCs w:val="18"/>
              </w:rPr>
            </w:pPr>
            <w:r>
              <w:rPr>
                <w:sz w:val="18"/>
                <w:szCs w:val="18"/>
              </w:rPr>
              <w:t xml:space="preserve"> Cohort 1B</w:t>
            </w:r>
            <w:r w:rsidR="00DE370C">
              <w:rPr>
                <w:sz w:val="18"/>
                <w:szCs w:val="18"/>
              </w:rPr>
              <w:br/>
            </w:r>
            <w:r w:rsidR="00DE370C" w:rsidRPr="00DE370C">
              <w:rPr>
                <w:sz w:val="18"/>
                <w:szCs w:val="18"/>
              </w:rPr>
              <w:t>sac-TMT</w:t>
            </w:r>
            <w:r>
              <w:rPr>
                <w:sz w:val="18"/>
                <w:szCs w:val="18"/>
              </w:rPr>
              <w:t xml:space="preserve"> 5 mg/kg + KL-A167 900 mg, </w:t>
            </w:r>
            <w:r w:rsidR="006A7E20">
              <w:rPr>
                <w:sz w:val="18"/>
                <w:szCs w:val="18"/>
              </w:rPr>
              <w:t xml:space="preserve">q2w </w:t>
            </w:r>
          </w:p>
        </w:tc>
      </w:tr>
      <w:tr w:rsidR="00080B5D" ns2:paraId="1F9C16BD" ns2:textId="77777777" w:rsidTr="00080B5D">
        <w:tblPrEx>
          <w:tblBorders>
            <w:top w:val="single" w:sz="6" w:space="0" w:color="auto"/>
            <w:bottom w:val="single" w:sz="6" w:space="0" w:color="auto"/>
          </w:tblBorders>
        </w:tblPrEx>
        <w:trPr>
          <w:jc w:val="center"/>
        </w:trPr>
        <w:tc>
          <w:tcPr>
            <w:tcW w:w="2500" w:type="pct"/>
            <w:tcBorders>
              <w:top w:val="nil"/>
              <w:bottom w:val="single" w:sz="2" w:space="0" w:color="auto"/>
              <w:right w:val="single" w:sz="2" w:space="0" w:color="auto"/>
            </w:tcBorders>
          </w:tcPr>
          <w:p ns2:paraId="4191D253" ns2:textId="77777777" w:rsidR="00080B5D" w:rsidRDefault="00080B5D" w:rsidP="00B3093D">
            <w:pPr>
              <w:spacing w:before="15" w:after="15"/>
              <w:rPr>
                <w:sz w:val="18"/>
                <w:szCs w:val="18"/>
              </w:rPr>
            </w:pPr>
          </w:p>
        </w:tc>
        <w:tc>
          <w:tcPr>
            <w:tcW w:w="625" w:type="pct"/>
            <w:tcBorders>
              <w:top w:val="nil"/>
              <w:left w:val="nil"/>
              <w:bottom w:val="single" w:sz="2" w:space="0" w:color="auto"/>
              <w:right w:val="nil"/>
            </w:tcBorders>
          </w:tcPr>
          <w:p ns2:paraId="123E9FE8" ns2:textId="77777777" w:rsidR="00080B5D" w:rsidRDefault="00080B5D" w:rsidP="00B3093D">
            <w:pPr>
              <w:spacing w:before="15" w:after="15"/>
              <w:jc w:val="center"/>
              <w:rPr>
                <w:sz w:val="18"/>
                <w:szCs w:val="18"/>
              </w:rPr>
            </w:pPr>
            <w:r>
              <w:rPr>
                <w:sz w:val="18"/>
                <w:szCs w:val="18"/>
              </w:rPr>
              <w:t xml:space="preserve">n </w:t>
            </w:r>
          </w:p>
        </w:tc>
        <w:tc>
          <w:tcPr>
            <w:tcW w:w="625" w:type="pct"/>
            <w:tcBorders>
              <w:top w:val="nil"/>
              <w:left w:val="nil"/>
              <w:bottom w:val="single" w:sz="2" w:space="0" w:color="auto"/>
              <w:right w:val="single" w:sz="2" w:space="0" w:color="auto"/>
            </w:tcBorders>
          </w:tcPr>
          <w:p ns2:paraId="07895463" ns2:textId="77777777" w:rsidR="00080B5D" w:rsidRDefault="00080B5D" w:rsidP="00B3093D">
            <w:pPr>
              <w:spacing w:before="15" w:after="15"/>
              <w:jc w:val="center"/>
              <w:rPr>
                <w:sz w:val="18"/>
                <w:szCs w:val="18"/>
              </w:rPr>
            </w:pPr>
            <w:r>
              <w:rPr>
                <w:sz w:val="18"/>
                <w:szCs w:val="18"/>
              </w:rPr>
              <w:t xml:space="preserve">(%) </w:t>
            </w:r>
          </w:p>
        </w:tc>
        <w:tc>
          <w:tcPr>
            <w:tcW w:w="625" w:type="pct"/>
            <w:tcBorders>
              <w:top w:val="nil"/>
              <w:left w:val="nil"/>
              <w:bottom w:val="single" w:sz="2" w:space="0" w:color="auto"/>
              <w:right w:val="nil"/>
            </w:tcBorders>
          </w:tcPr>
          <w:p ns2:paraId="3A7709EB" ns2:textId="77777777" w:rsidR="00080B5D" w:rsidRDefault="00080B5D" w:rsidP="00B3093D">
            <w:pPr>
              <w:spacing w:before="15" w:after="15"/>
              <w:jc w:val="center"/>
              <w:rPr>
                <w:sz w:val="18"/>
                <w:szCs w:val="18"/>
              </w:rPr>
            </w:pPr>
            <w:r>
              <w:rPr>
                <w:sz w:val="18"/>
                <w:szCs w:val="18"/>
              </w:rPr>
              <w:t xml:space="preserve">n </w:t>
            </w:r>
          </w:p>
        </w:tc>
        <w:tc>
          <w:tcPr>
            <w:tcW w:w="625" w:type="pct"/>
            <w:tcBorders>
              <w:top w:val="nil"/>
              <w:left w:val="nil"/>
              <w:bottom w:val="single" w:sz="2" w:space="0" w:color="auto"/>
              <w:right w:val="single" w:sz="2" w:space="0" w:color="auto"/>
            </w:tcBorders>
          </w:tcPr>
          <w:p ns2:paraId="03C45FCE" ns2:textId="77777777" w:rsidR="00080B5D" w:rsidRDefault="00080B5D" w:rsidP="00B3093D">
            <w:pPr>
              <w:spacing w:before="15" w:after="15"/>
              <w:jc w:val="center"/>
              <w:rPr>
                <w:sz w:val="18"/>
                <w:szCs w:val="18"/>
              </w:rPr>
            </w:pPr>
            <w:r>
              <w:rPr>
                <w:sz w:val="18"/>
                <w:szCs w:val="18"/>
              </w:rPr>
              <w:t xml:space="preserve">(%) </w:t>
            </w:r>
          </w:p>
        </w:tc>
      </w:tr>
      <w:tr w:rsidR="00080B5D" ns2:paraId="08821FBD" ns2:textId="77777777" w:rsidTr="00080B5D">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42210D47" ns2:textId="77777777" w:rsidR="00080B5D" w:rsidRDefault="00080B5D" w:rsidP="00B3093D">
            <w:pPr>
              <w:spacing w:before="15" w:after="15"/>
              <w:ind w:left="160" w:right="1" w:hanging="160"/>
              <w:rPr>
                <w:sz w:val="18"/>
                <w:szCs w:val="18"/>
              </w:rPr>
            </w:pPr>
            <w:r>
              <w:rPr>
                <w:sz w:val="18"/>
                <w:szCs w:val="18"/>
              </w:rPr>
              <w:t xml:space="preserve"> Participants in population </w:t>
            </w:r>
          </w:p>
        </w:tc>
        <w:tc>
          <w:tcPr>
            <w:tcW w:w="625" w:type="pct"/>
            <w:tcBorders>
              <w:top w:val="nil"/>
              <w:left w:val="nil"/>
              <w:bottom w:val="nil"/>
              <w:right w:val="nil"/>
            </w:tcBorders>
          </w:tcPr>
          <w:p ns2:paraId="0907349D" ns2:textId="77777777" w:rsidR="00080B5D" w:rsidRDefault="00080B5D" w:rsidP="00B3093D">
            <w:pPr>
              <w:tabs>
                <w:tab w:val="decimal" w:pos="372"/>
                <w:tab w:val="left" w:pos="452"/>
              </w:tabs>
              <w:spacing w:before="15" w:after="15"/>
              <w:rPr>
                <w:sz w:val="18"/>
                <w:szCs w:val="18"/>
              </w:rPr>
            </w:pPr>
            <w:r>
              <w:rPr>
                <w:sz w:val="18"/>
                <w:szCs w:val="18"/>
              </w:rPr>
              <w:tab/>
              <w:t xml:space="preserve">40 </w:t>
            </w:r>
          </w:p>
        </w:tc>
        <w:tc>
          <w:tcPr>
            <w:tcW w:w="625" w:type="pct"/>
            <w:tcBorders>
              <w:top w:val="nil"/>
              <w:left w:val="nil"/>
              <w:bottom w:val="nil"/>
              <w:right w:val="single" w:sz="2" w:space="0" w:color="auto"/>
            </w:tcBorders>
          </w:tcPr>
          <w:p ns2:paraId="747A1A03" ns2:textId="77777777" w:rsidR="00080B5D" w:rsidRDefault="00080B5D" w:rsidP="00B3093D">
            <w:pPr>
              <w:tabs>
                <w:tab w:val="decimal" w:pos="246"/>
                <w:tab w:val="left" w:pos="326"/>
              </w:tabs>
              <w:spacing w:before="15" w:after="15"/>
              <w:rPr>
                <w:sz w:val="18"/>
                <w:szCs w:val="18"/>
              </w:rPr>
            </w:pPr>
            <w:r>
              <w:rPr>
                <w:sz w:val="18"/>
                <w:szCs w:val="18"/>
              </w:rPr>
              <w:tab/>
            </w:r>
          </w:p>
        </w:tc>
        <w:tc>
          <w:tcPr>
            <w:tcW w:w="625" w:type="pct"/>
            <w:tcBorders>
              <w:top w:val="nil"/>
              <w:left w:val="nil"/>
              <w:bottom w:val="nil"/>
              <w:right w:val="nil"/>
            </w:tcBorders>
          </w:tcPr>
          <w:p ns2:paraId="0B44E106" ns2:textId="77777777" w:rsidR="00080B5D" w:rsidRDefault="00080B5D" w:rsidP="00B3093D">
            <w:pPr>
              <w:tabs>
                <w:tab w:val="decimal" w:pos="372"/>
                <w:tab w:val="left" w:pos="452"/>
              </w:tabs>
              <w:spacing w:before="15" w:after="15"/>
              <w:rPr>
                <w:sz w:val="18"/>
                <w:szCs w:val="18"/>
              </w:rPr>
            </w:pPr>
            <w:r>
              <w:rPr>
                <w:sz w:val="18"/>
                <w:szCs w:val="18"/>
              </w:rPr>
              <w:tab/>
              <w:t xml:space="preserve">101 </w:t>
            </w:r>
          </w:p>
        </w:tc>
        <w:tc>
          <w:tcPr>
            <w:tcW w:w="625" w:type="pct"/>
            <w:tcBorders>
              <w:top w:val="nil"/>
              <w:left w:val="nil"/>
              <w:bottom w:val="nil"/>
              <w:right w:val="single" w:sz="2" w:space="0" w:color="auto"/>
            </w:tcBorders>
          </w:tcPr>
          <w:p ns2:paraId="6C796770" ns2:textId="77777777" w:rsidR="00080B5D" w:rsidRDefault="00080B5D" w:rsidP="00B3093D">
            <w:pPr>
              <w:tabs>
                <w:tab w:val="decimal" w:pos="246"/>
                <w:tab w:val="left" w:pos="326"/>
              </w:tabs>
              <w:spacing w:before="15" w:after="15"/>
              <w:rPr>
                <w:sz w:val="18"/>
                <w:szCs w:val="18"/>
              </w:rPr>
            </w:pPr>
            <w:r>
              <w:rPr>
                <w:sz w:val="18"/>
                <w:szCs w:val="18"/>
              </w:rPr>
              <w:tab/>
            </w:r>
          </w:p>
        </w:tc>
      </w:tr>
      <w:tr w:rsidR="00080B5D" ns2:paraId="6A96F235" ns2:textId="77777777" w:rsidTr="00080B5D">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03084671" ns2:textId="77777777" w:rsidR="00080B5D" w:rsidRDefault="00080B5D" w:rsidP="00B3093D">
            <w:pPr>
              <w:spacing w:before="15" w:after="15"/>
              <w:ind w:left="160" w:right="1" w:hanging="160"/>
              <w:rPr>
                <w:sz w:val="18"/>
                <w:szCs w:val="18"/>
              </w:rPr>
            </w:pPr>
            <w:r>
              <w:rPr>
                <w:sz w:val="18"/>
                <w:szCs w:val="18"/>
              </w:rPr>
              <w:t xml:space="preserve">   with one or more adverse events </w:t>
            </w:r>
          </w:p>
        </w:tc>
        <w:tc>
          <w:tcPr>
            <w:tcW w:w="625" w:type="pct"/>
            <w:tcBorders>
              <w:top w:val="nil"/>
              <w:left w:val="nil"/>
              <w:bottom w:val="nil"/>
              <w:right w:val="nil"/>
            </w:tcBorders>
          </w:tcPr>
          <w:p ns2:paraId="6F831A0A" ns2:textId="77777777" w:rsidR="00080B5D" w:rsidRDefault="00080B5D" w:rsidP="00B3093D">
            <w:pPr>
              <w:tabs>
                <w:tab w:val="decimal" w:pos="372"/>
                <w:tab w:val="left" w:pos="452"/>
              </w:tabs>
              <w:spacing w:before="15" w:after="15"/>
              <w:rPr>
                <w:sz w:val="18"/>
                <w:szCs w:val="18"/>
              </w:rPr>
            </w:pPr>
            <w:r>
              <w:rPr>
                <w:sz w:val="18"/>
                <w:szCs w:val="18"/>
              </w:rPr>
              <w:tab/>
              <w:t xml:space="preserve">17 </w:t>
            </w:r>
          </w:p>
        </w:tc>
        <w:tc>
          <w:tcPr>
            <w:tcW w:w="625" w:type="pct"/>
            <w:tcBorders>
              <w:top w:val="nil"/>
              <w:left w:val="nil"/>
              <w:bottom w:val="nil"/>
              <w:right w:val="single" w:sz="2" w:space="0" w:color="auto"/>
            </w:tcBorders>
          </w:tcPr>
          <w:p ns2:paraId="138AEC4C" ns2:textId="77777777" w:rsidR="00080B5D" w:rsidRDefault="00080B5D" w:rsidP="00B3093D">
            <w:pPr>
              <w:tabs>
                <w:tab w:val="decimal" w:pos="246"/>
                <w:tab w:val="left" w:pos="326"/>
              </w:tabs>
              <w:spacing w:before="15" w:after="15"/>
              <w:rPr>
                <w:sz w:val="18"/>
                <w:szCs w:val="18"/>
              </w:rPr>
            </w:pPr>
            <w:r>
              <w:rPr>
                <w:sz w:val="18"/>
                <w:szCs w:val="18"/>
              </w:rPr>
              <w:tab/>
              <w:t xml:space="preserve">(42.5) </w:t>
            </w:r>
          </w:p>
        </w:tc>
        <w:tc>
          <w:tcPr>
            <w:tcW w:w="625" w:type="pct"/>
            <w:tcBorders>
              <w:top w:val="nil"/>
              <w:left w:val="nil"/>
              <w:bottom w:val="nil"/>
              <w:right w:val="nil"/>
            </w:tcBorders>
          </w:tcPr>
          <w:p ns2:paraId="5397D0FC" ns2:textId="77777777" w:rsidR="00080B5D" w:rsidRDefault="00080B5D" w:rsidP="00B3093D">
            <w:pPr>
              <w:tabs>
                <w:tab w:val="decimal" w:pos="372"/>
                <w:tab w:val="left" w:pos="452"/>
              </w:tabs>
              <w:spacing w:before="15" w:after="15"/>
              <w:rPr>
                <w:sz w:val="18"/>
                <w:szCs w:val="18"/>
              </w:rPr>
            </w:pPr>
            <w:r>
              <w:rPr>
                <w:sz w:val="18"/>
                <w:szCs w:val="18"/>
              </w:rPr>
              <w:tab/>
              <w:t xml:space="preserve">57 </w:t>
            </w:r>
          </w:p>
        </w:tc>
        <w:tc>
          <w:tcPr>
            <w:tcW w:w="625" w:type="pct"/>
            <w:tcBorders>
              <w:top w:val="nil"/>
              <w:left w:val="nil"/>
              <w:bottom w:val="nil"/>
              <w:right w:val="single" w:sz="2" w:space="0" w:color="auto"/>
            </w:tcBorders>
          </w:tcPr>
          <w:p ns2:paraId="0239484A" ns2:textId="77777777" w:rsidR="00080B5D" w:rsidRDefault="00080B5D" w:rsidP="00B3093D">
            <w:pPr>
              <w:tabs>
                <w:tab w:val="decimal" w:pos="246"/>
                <w:tab w:val="left" w:pos="326"/>
              </w:tabs>
              <w:spacing w:before="15" w:after="15"/>
              <w:rPr>
                <w:sz w:val="18"/>
                <w:szCs w:val="18"/>
              </w:rPr>
            </w:pPr>
            <w:r>
              <w:rPr>
                <w:sz w:val="18"/>
                <w:szCs w:val="18"/>
              </w:rPr>
              <w:tab/>
              <w:t xml:space="preserve">(56.4) </w:t>
            </w:r>
          </w:p>
        </w:tc>
      </w:tr>
      <w:tr w:rsidR="00080B5D" ns2:paraId="70003933" ns2:textId="77777777" w:rsidTr="00080B5D">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3BD6C55B" ns2:textId="77777777" w:rsidR="00080B5D" w:rsidRDefault="00080B5D" w:rsidP="00B3093D">
            <w:pPr>
              <w:spacing w:before="15" w:after="15"/>
              <w:ind w:left="160" w:right="1" w:hanging="160"/>
              <w:rPr>
                <w:sz w:val="18"/>
                <w:szCs w:val="18"/>
              </w:rPr>
            </w:pPr>
            <w:r>
              <w:rPr>
                <w:sz w:val="18"/>
                <w:szCs w:val="18"/>
              </w:rPr>
              <w:t xml:space="preserve">   Neutrophil count decreased </w:t>
            </w:r>
          </w:p>
        </w:tc>
        <w:tc>
          <w:tcPr>
            <w:tcW w:w="625" w:type="pct"/>
            <w:tcBorders>
              <w:top w:val="nil"/>
              <w:left w:val="nil"/>
              <w:bottom w:val="nil"/>
              <w:right w:val="nil"/>
            </w:tcBorders>
          </w:tcPr>
          <w:p ns2:paraId="395E0655" ns2:textId="77777777" w:rsidR="00080B5D" w:rsidRDefault="00080B5D" w:rsidP="00B3093D">
            <w:pPr>
              <w:tabs>
                <w:tab w:val="decimal" w:pos="372"/>
                <w:tab w:val="left" w:pos="452"/>
              </w:tabs>
              <w:spacing w:before="15" w:after="15"/>
              <w:rPr>
                <w:sz w:val="18"/>
                <w:szCs w:val="18"/>
              </w:rPr>
            </w:pPr>
            <w:r>
              <w:rPr>
                <w:sz w:val="18"/>
                <w:szCs w:val="18"/>
              </w:rPr>
              <w:tab/>
              <w:t xml:space="preserve">12 </w:t>
            </w:r>
          </w:p>
        </w:tc>
        <w:tc>
          <w:tcPr>
            <w:tcW w:w="625" w:type="pct"/>
            <w:tcBorders>
              <w:top w:val="nil"/>
              <w:left w:val="nil"/>
              <w:bottom w:val="nil"/>
              <w:right w:val="single" w:sz="2" w:space="0" w:color="auto"/>
            </w:tcBorders>
          </w:tcPr>
          <w:p ns2:paraId="6725AF49" ns2:textId="77777777" w:rsidR="00080B5D" w:rsidRDefault="00080B5D" w:rsidP="00B3093D">
            <w:pPr>
              <w:tabs>
                <w:tab w:val="decimal" w:pos="246"/>
                <w:tab w:val="left" w:pos="326"/>
              </w:tabs>
              <w:spacing w:before="15" w:after="15"/>
              <w:rPr>
                <w:sz w:val="18"/>
                <w:szCs w:val="18"/>
              </w:rPr>
            </w:pPr>
            <w:r>
              <w:rPr>
                <w:sz w:val="18"/>
                <w:szCs w:val="18"/>
              </w:rPr>
              <w:tab/>
              <w:t xml:space="preserve">(30.0) </w:t>
            </w:r>
          </w:p>
        </w:tc>
        <w:tc>
          <w:tcPr>
            <w:tcW w:w="625" w:type="pct"/>
            <w:tcBorders>
              <w:top w:val="nil"/>
              <w:left w:val="nil"/>
              <w:bottom w:val="nil"/>
              <w:right w:val="nil"/>
            </w:tcBorders>
          </w:tcPr>
          <w:p ns2:paraId="2BC27D81" ns2:textId="77777777" w:rsidR="00080B5D" w:rsidRDefault="00080B5D" w:rsidP="00B3093D">
            <w:pPr>
              <w:tabs>
                <w:tab w:val="decimal" w:pos="372"/>
                <w:tab w:val="left" w:pos="452"/>
              </w:tabs>
              <w:spacing w:before="15" w:after="15"/>
              <w:rPr>
                <w:sz w:val="18"/>
                <w:szCs w:val="18"/>
              </w:rPr>
            </w:pPr>
            <w:r>
              <w:rPr>
                <w:sz w:val="18"/>
                <w:szCs w:val="18"/>
              </w:rPr>
              <w:tab/>
              <w:t xml:space="preserve">38 </w:t>
            </w:r>
          </w:p>
        </w:tc>
        <w:tc>
          <w:tcPr>
            <w:tcW w:w="625" w:type="pct"/>
            <w:tcBorders>
              <w:top w:val="nil"/>
              <w:left w:val="nil"/>
              <w:bottom w:val="nil"/>
              <w:right w:val="single" w:sz="2" w:space="0" w:color="auto"/>
            </w:tcBorders>
          </w:tcPr>
          <w:p ns2:paraId="5F558C9D" ns2:textId="77777777" w:rsidR="00080B5D" w:rsidRDefault="00080B5D" w:rsidP="00B3093D">
            <w:pPr>
              <w:tabs>
                <w:tab w:val="decimal" w:pos="246"/>
                <w:tab w:val="left" w:pos="326"/>
              </w:tabs>
              <w:spacing w:before="15" w:after="15"/>
              <w:rPr>
                <w:sz w:val="18"/>
                <w:szCs w:val="18"/>
              </w:rPr>
            </w:pPr>
            <w:r>
              <w:rPr>
                <w:sz w:val="18"/>
                <w:szCs w:val="18"/>
              </w:rPr>
              <w:tab/>
              <w:t xml:space="preserve">(37.6) </w:t>
            </w:r>
          </w:p>
        </w:tc>
      </w:tr>
      <w:tr w:rsidR="00080B5D" ns2:paraId="655709EB" ns2:textId="77777777" w:rsidTr="00080B5D">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539F5562" ns2:textId="77777777" w:rsidR="00080B5D" w:rsidRDefault="00080B5D" w:rsidP="00B3093D">
            <w:pPr>
              <w:spacing w:before="15" w:after="15"/>
              <w:ind w:left="160" w:right="1" w:hanging="160"/>
              <w:rPr>
                <w:sz w:val="18"/>
                <w:szCs w:val="18"/>
              </w:rPr>
            </w:pPr>
            <w:r>
              <w:rPr>
                <w:sz w:val="18"/>
                <w:szCs w:val="18"/>
              </w:rPr>
              <w:t xml:space="preserve">   White blood cell count decreased </w:t>
            </w:r>
          </w:p>
        </w:tc>
        <w:tc>
          <w:tcPr>
            <w:tcW w:w="625" w:type="pct"/>
            <w:tcBorders>
              <w:top w:val="nil"/>
              <w:left w:val="nil"/>
              <w:bottom w:val="nil"/>
              <w:right w:val="nil"/>
            </w:tcBorders>
          </w:tcPr>
          <w:p ns2:paraId="229B742F" ns2:textId="77777777" w:rsidR="00080B5D" w:rsidRDefault="00080B5D" w:rsidP="00B3093D">
            <w:pPr>
              <w:tabs>
                <w:tab w:val="decimal" w:pos="372"/>
                <w:tab w:val="left" w:pos="452"/>
              </w:tabs>
              <w:spacing w:before="15" w:after="15"/>
              <w:rPr>
                <w:sz w:val="18"/>
                <w:szCs w:val="18"/>
              </w:rPr>
            </w:pPr>
            <w:r>
              <w:rPr>
                <w:sz w:val="18"/>
                <w:szCs w:val="18"/>
              </w:rPr>
              <w:tab/>
              <w:t xml:space="preserve">2 </w:t>
            </w:r>
          </w:p>
        </w:tc>
        <w:tc>
          <w:tcPr>
            <w:tcW w:w="625" w:type="pct"/>
            <w:tcBorders>
              <w:top w:val="nil"/>
              <w:left w:val="nil"/>
              <w:bottom w:val="nil"/>
              <w:right w:val="single" w:sz="2" w:space="0" w:color="auto"/>
            </w:tcBorders>
          </w:tcPr>
          <w:p ns2:paraId="40C4F1E9" ns2:textId="77777777" w:rsidR="00080B5D" w:rsidRDefault="00080B5D" w:rsidP="00B3093D">
            <w:pPr>
              <w:tabs>
                <w:tab w:val="decimal" w:pos="246"/>
                <w:tab w:val="left" w:pos="326"/>
              </w:tabs>
              <w:spacing w:before="15" w:after="15"/>
              <w:rPr>
                <w:sz w:val="18"/>
                <w:szCs w:val="18"/>
              </w:rPr>
            </w:pPr>
            <w:r>
              <w:rPr>
                <w:sz w:val="18"/>
                <w:szCs w:val="18"/>
              </w:rPr>
              <w:tab/>
              <w:t xml:space="preserve">(5.0) </w:t>
            </w:r>
          </w:p>
        </w:tc>
        <w:tc>
          <w:tcPr>
            <w:tcW w:w="625" w:type="pct"/>
            <w:tcBorders>
              <w:top w:val="nil"/>
              <w:left w:val="nil"/>
              <w:bottom w:val="nil"/>
              <w:right w:val="nil"/>
            </w:tcBorders>
          </w:tcPr>
          <w:p ns2:paraId="5E815262" ns2:textId="77777777" w:rsidR="00080B5D" w:rsidRDefault="00080B5D" w:rsidP="00B3093D">
            <w:pPr>
              <w:tabs>
                <w:tab w:val="decimal" w:pos="372"/>
                <w:tab w:val="left" w:pos="452"/>
              </w:tabs>
              <w:spacing w:before="15" w:after="15"/>
              <w:rPr>
                <w:sz w:val="18"/>
                <w:szCs w:val="18"/>
              </w:rPr>
            </w:pPr>
            <w:r>
              <w:rPr>
                <w:sz w:val="18"/>
                <w:szCs w:val="18"/>
              </w:rPr>
              <w:tab/>
              <w:t xml:space="preserve">16 </w:t>
            </w:r>
          </w:p>
        </w:tc>
        <w:tc>
          <w:tcPr>
            <w:tcW w:w="625" w:type="pct"/>
            <w:tcBorders>
              <w:top w:val="nil"/>
              <w:left w:val="nil"/>
              <w:bottom w:val="nil"/>
              <w:right w:val="single" w:sz="2" w:space="0" w:color="auto"/>
            </w:tcBorders>
          </w:tcPr>
          <w:p ns2:paraId="2242522B" ns2:textId="77777777" w:rsidR="00080B5D" w:rsidRDefault="00080B5D" w:rsidP="00B3093D">
            <w:pPr>
              <w:tabs>
                <w:tab w:val="decimal" w:pos="246"/>
                <w:tab w:val="left" w:pos="326"/>
              </w:tabs>
              <w:spacing w:before="15" w:after="15"/>
              <w:rPr>
                <w:sz w:val="18"/>
                <w:szCs w:val="18"/>
              </w:rPr>
            </w:pPr>
            <w:r>
              <w:rPr>
                <w:sz w:val="18"/>
                <w:szCs w:val="18"/>
              </w:rPr>
              <w:tab/>
              <w:t xml:space="preserve">(15.8) </w:t>
            </w:r>
          </w:p>
        </w:tc>
      </w:tr>
      <w:tr w:rsidR="00080B5D" ns2:paraId="769668FB" ns2:textId="77777777" w:rsidTr="00080B5D">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57247574" ns2:textId="77777777" w:rsidR="00080B5D" w:rsidRDefault="00080B5D" w:rsidP="00B3093D">
            <w:pPr>
              <w:spacing w:before="15" w:after="15"/>
              <w:ind w:left="160" w:right="1" w:hanging="160"/>
              <w:rPr>
                <w:sz w:val="18"/>
                <w:szCs w:val="18"/>
              </w:rPr>
            </w:pPr>
            <w:r>
              <w:rPr>
                <w:sz w:val="18"/>
                <w:szCs w:val="18"/>
              </w:rPr>
              <w:t xml:space="preserve">   Anaemia </w:t>
            </w:r>
          </w:p>
        </w:tc>
        <w:tc>
          <w:tcPr>
            <w:tcW w:w="625" w:type="pct"/>
            <w:tcBorders>
              <w:top w:val="nil"/>
              <w:left w:val="nil"/>
              <w:bottom w:val="nil"/>
              <w:right w:val="nil"/>
            </w:tcBorders>
          </w:tcPr>
          <w:p ns2:paraId="2CBAD15D" ns2:textId="77777777" w:rsidR="00080B5D" w:rsidRDefault="00080B5D" w:rsidP="00B3093D">
            <w:pPr>
              <w:tabs>
                <w:tab w:val="decimal" w:pos="372"/>
                <w:tab w:val="left" w:pos="452"/>
              </w:tabs>
              <w:spacing w:before="15" w:after="15"/>
              <w:rPr>
                <w:sz w:val="18"/>
                <w:szCs w:val="18"/>
              </w:rPr>
            </w:pPr>
            <w:r>
              <w:rPr>
                <w:sz w:val="18"/>
                <w:szCs w:val="18"/>
              </w:rPr>
              <w:tab/>
              <w:t xml:space="preserve">2 </w:t>
            </w:r>
          </w:p>
        </w:tc>
        <w:tc>
          <w:tcPr>
            <w:tcW w:w="625" w:type="pct"/>
            <w:tcBorders>
              <w:top w:val="nil"/>
              <w:left w:val="nil"/>
              <w:bottom w:val="nil"/>
              <w:right w:val="single" w:sz="2" w:space="0" w:color="auto"/>
            </w:tcBorders>
          </w:tcPr>
          <w:p ns2:paraId="15FE97AF" ns2:textId="77777777" w:rsidR="00080B5D" w:rsidRDefault="00080B5D" w:rsidP="00B3093D">
            <w:pPr>
              <w:tabs>
                <w:tab w:val="decimal" w:pos="246"/>
                <w:tab w:val="left" w:pos="326"/>
              </w:tabs>
              <w:spacing w:before="15" w:after="15"/>
              <w:rPr>
                <w:sz w:val="18"/>
                <w:szCs w:val="18"/>
              </w:rPr>
            </w:pPr>
            <w:r>
              <w:rPr>
                <w:sz w:val="18"/>
                <w:szCs w:val="18"/>
              </w:rPr>
              <w:tab/>
              <w:t xml:space="preserve">(5.0) </w:t>
            </w:r>
          </w:p>
        </w:tc>
        <w:tc>
          <w:tcPr>
            <w:tcW w:w="625" w:type="pct"/>
            <w:tcBorders>
              <w:top w:val="nil"/>
              <w:left w:val="nil"/>
              <w:bottom w:val="nil"/>
              <w:right w:val="nil"/>
            </w:tcBorders>
          </w:tcPr>
          <w:p ns2:paraId="630DBF35" ns2:textId="77777777" w:rsidR="00080B5D" w:rsidRDefault="00080B5D" w:rsidP="00B3093D">
            <w:pPr>
              <w:tabs>
                <w:tab w:val="decimal" w:pos="372"/>
                <w:tab w:val="left" w:pos="452"/>
              </w:tabs>
              <w:spacing w:before="15" w:after="15"/>
              <w:rPr>
                <w:sz w:val="18"/>
                <w:szCs w:val="18"/>
              </w:rPr>
            </w:pPr>
            <w:r>
              <w:rPr>
                <w:sz w:val="18"/>
                <w:szCs w:val="18"/>
              </w:rPr>
              <w:tab/>
              <w:t xml:space="preserve">14 </w:t>
            </w:r>
          </w:p>
        </w:tc>
        <w:tc>
          <w:tcPr>
            <w:tcW w:w="625" w:type="pct"/>
            <w:tcBorders>
              <w:top w:val="nil"/>
              <w:left w:val="nil"/>
              <w:bottom w:val="nil"/>
              <w:right w:val="single" w:sz="2" w:space="0" w:color="auto"/>
            </w:tcBorders>
          </w:tcPr>
          <w:p ns2:paraId="216D3BA8" ns2:textId="77777777" w:rsidR="00080B5D" w:rsidRDefault="00080B5D" w:rsidP="00B3093D">
            <w:pPr>
              <w:tabs>
                <w:tab w:val="decimal" w:pos="246"/>
                <w:tab w:val="left" w:pos="326"/>
              </w:tabs>
              <w:spacing w:before="15" w:after="15"/>
              <w:rPr>
                <w:sz w:val="18"/>
                <w:szCs w:val="18"/>
              </w:rPr>
            </w:pPr>
            <w:r>
              <w:rPr>
                <w:sz w:val="18"/>
                <w:szCs w:val="18"/>
              </w:rPr>
              <w:tab/>
              <w:t xml:space="preserve">(13.9) </w:t>
            </w:r>
          </w:p>
        </w:tc>
      </w:tr>
      <w:tr w:rsidR="00080B5D" ns2:paraId="0AE64BB5" ns2:textId="77777777" w:rsidTr="00080B5D">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034653EF" ns2:textId="77777777" w:rsidR="00080B5D" w:rsidRDefault="00080B5D" w:rsidP="00B3093D">
            <w:pPr>
              <w:spacing w:before="15" w:after="15"/>
              <w:ind w:left="160" w:right="1" w:hanging="160"/>
              <w:rPr>
                <w:sz w:val="18"/>
                <w:szCs w:val="18"/>
              </w:rPr>
            </w:pPr>
            <w:r>
              <w:rPr>
                <w:sz w:val="18"/>
                <w:szCs w:val="18"/>
              </w:rPr>
              <w:t xml:space="preserve">   Stomatitis </w:t>
            </w:r>
          </w:p>
        </w:tc>
        <w:tc>
          <w:tcPr>
            <w:tcW w:w="625" w:type="pct"/>
            <w:tcBorders>
              <w:top w:val="nil"/>
              <w:left w:val="nil"/>
              <w:bottom w:val="nil"/>
              <w:right w:val="nil"/>
            </w:tcBorders>
          </w:tcPr>
          <w:p ns2:paraId="3C0E96EC" ns2:textId="77777777" w:rsidR="00080B5D" w:rsidRDefault="00080B5D" w:rsidP="00B3093D">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nil"/>
              <w:right w:val="single" w:sz="2" w:space="0" w:color="auto"/>
            </w:tcBorders>
          </w:tcPr>
          <w:p ns2:paraId="16C09DD4" ns2:textId="77777777" w:rsidR="00080B5D" w:rsidRDefault="00080B5D" w:rsidP="00B3093D">
            <w:pPr>
              <w:tabs>
                <w:tab w:val="decimal" w:pos="246"/>
                <w:tab w:val="left" w:pos="326"/>
              </w:tabs>
              <w:spacing w:before="15" w:after="15"/>
              <w:rPr>
                <w:sz w:val="18"/>
                <w:szCs w:val="18"/>
              </w:rPr>
            </w:pPr>
            <w:r>
              <w:rPr>
                <w:sz w:val="18"/>
                <w:szCs w:val="18"/>
              </w:rPr>
              <w:tab/>
              <w:t xml:space="preserve">(0.0) </w:t>
            </w:r>
          </w:p>
        </w:tc>
        <w:tc>
          <w:tcPr>
            <w:tcW w:w="625" w:type="pct"/>
            <w:tcBorders>
              <w:top w:val="nil"/>
              <w:left w:val="nil"/>
              <w:bottom w:val="nil"/>
              <w:right w:val="nil"/>
            </w:tcBorders>
          </w:tcPr>
          <w:p ns2:paraId="76737A12" ns2:textId="77777777" w:rsidR="00080B5D" w:rsidRDefault="00080B5D" w:rsidP="00B3093D">
            <w:pPr>
              <w:tabs>
                <w:tab w:val="decimal" w:pos="372"/>
                <w:tab w:val="left" w:pos="452"/>
              </w:tabs>
              <w:spacing w:before="15" w:after="15"/>
              <w:rPr>
                <w:sz w:val="18"/>
                <w:szCs w:val="18"/>
              </w:rPr>
            </w:pPr>
            <w:r>
              <w:rPr>
                <w:sz w:val="18"/>
                <w:szCs w:val="18"/>
              </w:rPr>
              <w:tab/>
              <w:t xml:space="preserve">9 </w:t>
            </w:r>
          </w:p>
        </w:tc>
        <w:tc>
          <w:tcPr>
            <w:tcW w:w="625" w:type="pct"/>
            <w:tcBorders>
              <w:top w:val="nil"/>
              <w:left w:val="nil"/>
              <w:bottom w:val="nil"/>
              <w:right w:val="single" w:sz="2" w:space="0" w:color="auto"/>
            </w:tcBorders>
          </w:tcPr>
          <w:p ns2:paraId="471EFD40" ns2:textId="77777777" w:rsidR="00080B5D" w:rsidRDefault="00080B5D" w:rsidP="00B3093D">
            <w:pPr>
              <w:tabs>
                <w:tab w:val="decimal" w:pos="246"/>
                <w:tab w:val="left" w:pos="326"/>
              </w:tabs>
              <w:spacing w:before="15" w:after="15"/>
              <w:rPr>
                <w:sz w:val="18"/>
                <w:szCs w:val="18"/>
              </w:rPr>
            </w:pPr>
            <w:r>
              <w:rPr>
                <w:sz w:val="18"/>
                <w:szCs w:val="18"/>
              </w:rPr>
              <w:tab/>
              <w:t xml:space="preserve">(8.9) </w:t>
            </w:r>
          </w:p>
        </w:tc>
      </w:tr>
      <w:tr w:rsidR="00080B5D" ns2:paraId="37E766D6" ns2:textId="77777777" w:rsidTr="00080B5D">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3FF30EDC" ns2:textId="77777777" w:rsidR="00080B5D" w:rsidRDefault="00080B5D" w:rsidP="00B3093D">
            <w:pPr>
              <w:spacing w:before="15" w:after="15"/>
              <w:ind w:left="160" w:right="1" w:hanging="160"/>
              <w:rPr>
                <w:sz w:val="18"/>
                <w:szCs w:val="18"/>
              </w:rPr>
            </w:pPr>
            <w:r>
              <w:rPr>
                <w:sz w:val="18"/>
                <w:szCs w:val="18"/>
              </w:rPr>
              <w:t xml:space="preserve">   Rash </w:t>
            </w:r>
          </w:p>
        </w:tc>
        <w:tc>
          <w:tcPr>
            <w:tcW w:w="625" w:type="pct"/>
            <w:tcBorders>
              <w:top w:val="nil"/>
              <w:left w:val="nil"/>
              <w:bottom w:val="nil"/>
              <w:right w:val="nil"/>
            </w:tcBorders>
          </w:tcPr>
          <w:p ns2:paraId="6A8DD8EC" ns2:textId="77777777" w:rsidR="00080B5D" w:rsidRDefault="00080B5D" w:rsidP="00B3093D">
            <w:pPr>
              <w:tabs>
                <w:tab w:val="decimal" w:pos="372"/>
                <w:tab w:val="left" w:pos="452"/>
              </w:tabs>
              <w:spacing w:before="15" w:after="15"/>
              <w:rPr>
                <w:sz w:val="18"/>
                <w:szCs w:val="18"/>
              </w:rPr>
            </w:pPr>
            <w:r>
              <w:rPr>
                <w:sz w:val="18"/>
                <w:szCs w:val="18"/>
              </w:rPr>
              <w:tab/>
              <w:t xml:space="preserve">2 </w:t>
            </w:r>
          </w:p>
        </w:tc>
        <w:tc>
          <w:tcPr>
            <w:tcW w:w="625" w:type="pct"/>
            <w:tcBorders>
              <w:top w:val="nil"/>
              <w:left w:val="nil"/>
              <w:bottom w:val="nil"/>
              <w:right w:val="single" w:sz="2" w:space="0" w:color="auto"/>
            </w:tcBorders>
          </w:tcPr>
          <w:p ns2:paraId="5EC7CF1E" ns2:textId="77777777" w:rsidR="00080B5D" w:rsidRDefault="00080B5D" w:rsidP="00B3093D">
            <w:pPr>
              <w:tabs>
                <w:tab w:val="decimal" w:pos="246"/>
                <w:tab w:val="left" w:pos="326"/>
              </w:tabs>
              <w:spacing w:before="15" w:after="15"/>
              <w:rPr>
                <w:sz w:val="18"/>
                <w:szCs w:val="18"/>
              </w:rPr>
            </w:pPr>
            <w:r>
              <w:rPr>
                <w:sz w:val="18"/>
                <w:szCs w:val="18"/>
              </w:rPr>
              <w:tab/>
              <w:t xml:space="preserve">(5.0) </w:t>
            </w:r>
          </w:p>
        </w:tc>
        <w:tc>
          <w:tcPr>
            <w:tcW w:w="625" w:type="pct"/>
            <w:tcBorders>
              <w:top w:val="nil"/>
              <w:left w:val="nil"/>
              <w:bottom w:val="nil"/>
              <w:right w:val="nil"/>
            </w:tcBorders>
          </w:tcPr>
          <w:p ns2:paraId="326195A1" ns2:textId="77777777" w:rsidR="00080B5D" w:rsidRDefault="00080B5D" w:rsidP="00B3093D">
            <w:pPr>
              <w:tabs>
                <w:tab w:val="decimal" w:pos="372"/>
                <w:tab w:val="left" w:pos="452"/>
              </w:tabs>
              <w:spacing w:before="15" w:after="15"/>
              <w:rPr>
                <w:sz w:val="18"/>
                <w:szCs w:val="18"/>
              </w:rPr>
            </w:pPr>
            <w:r>
              <w:rPr>
                <w:sz w:val="18"/>
                <w:szCs w:val="18"/>
              </w:rPr>
              <w:tab/>
              <w:t xml:space="preserve">7 </w:t>
            </w:r>
          </w:p>
        </w:tc>
        <w:tc>
          <w:tcPr>
            <w:tcW w:w="625" w:type="pct"/>
            <w:tcBorders>
              <w:top w:val="nil"/>
              <w:left w:val="nil"/>
              <w:bottom w:val="nil"/>
              <w:right w:val="single" w:sz="2" w:space="0" w:color="auto"/>
            </w:tcBorders>
          </w:tcPr>
          <w:p ns2:paraId="64B61242" ns2:textId="77777777" w:rsidR="00080B5D" w:rsidRDefault="00080B5D" w:rsidP="00B3093D">
            <w:pPr>
              <w:tabs>
                <w:tab w:val="decimal" w:pos="246"/>
                <w:tab w:val="left" w:pos="326"/>
              </w:tabs>
              <w:spacing w:before="15" w:after="15"/>
              <w:rPr>
                <w:sz w:val="18"/>
                <w:szCs w:val="18"/>
              </w:rPr>
            </w:pPr>
            <w:r>
              <w:rPr>
                <w:sz w:val="18"/>
                <w:szCs w:val="18"/>
              </w:rPr>
              <w:tab/>
              <w:t xml:space="preserve">(6.9) </w:t>
            </w:r>
          </w:p>
        </w:tc>
      </w:tr>
      <w:tr w:rsidR="00080B5D" ns2:paraId="0C40167E" ns2:textId="77777777" w:rsidTr="00F52139">
        <w:tblPrEx>
          <w:tblBorders>
            <w:top w:val="single" w:sz="6" w:space="0" w:color="auto"/>
            <w:bottom w:val="single" w:sz="6" w:space="0" w:color="auto"/>
          </w:tblBorders>
        </w:tblPrEx>
        <w:trPr>
          <w:jc w:val="center"/>
        </w:trPr>
        <w:tc>
          <w:tcPr>
            <w:tcW w:w="2500" w:type="pct"/>
            <w:tcBorders>
              <w:top w:val="nil"/>
              <w:bottom w:val="single" w:sz="4" w:space="0" w:color="auto"/>
              <w:right w:val="single" w:sz="2" w:space="0" w:color="auto"/>
            </w:tcBorders>
          </w:tcPr>
          <w:p ns2:paraId="5F73177F" ns2:textId="77777777" w:rsidR="00080B5D" w:rsidRDefault="00080B5D" w:rsidP="00B3093D">
            <w:pPr>
              <w:spacing w:before="15" w:after="15"/>
              <w:ind w:left="160" w:right="1" w:hanging="160"/>
              <w:rPr>
                <w:sz w:val="18"/>
                <w:szCs w:val="18"/>
              </w:rPr>
            </w:pPr>
            <w:r>
              <w:rPr>
                <w:sz w:val="18"/>
                <w:szCs w:val="18"/>
              </w:rPr>
              <w:t xml:space="preserve">   Drug eruption </w:t>
            </w:r>
          </w:p>
        </w:tc>
        <w:tc>
          <w:tcPr>
            <w:tcW w:w="625" w:type="pct"/>
            <w:tcBorders>
              <w:top w:val="nil"/>
              <w:left w:val="nil"/>
              <w:bottom w:val="single" w:sz="4" w:space="0" w:color="auto"/>
              <w:right w:val="nil"/>
            </w:tcBorders>
          </w:tcPr>
          <w:p ns2:paraId="5D593DB9" ns2:textId="77777777" w:rsidR="00080B5D" w:rsidRDefault="00080B5D" w:rsidP="00B3093D">
            <w:pPr>
              <w:tabs>
                <w:tab w:val="decimal" w:pos="372"/>
                <w:tab w:val="left" w:pos="452"/>
              </w:tabs>
              <w:spacing w:before="15" w:after="15"/>
              <w:rPr>
                <w:sz w:val="18"/>
                <w:szCs w:val="18"/>
              </w:rPr>
            </w:pPr>
            <w:r>
              <w:rPr>
                <w:sz w:val="18"/>
                <w:szCs w:val="18"/>
              </w:rPr>
              <w:tab/>
              <w:t xml:space="preserve">3 </w:t>
            </w:r>
          </w:p>
        </w:tc>
        <w:tc>
          <w:tcPr>
            <w:tcW w:w="625" w:type="pct"/>
            <w:tcBorders>
              <w:top w:val="nil"/>
              <w:left w:val="nil"/>
              <w:bottom w:val="single" w:sz="4" w:space="0" w:color="auto"/>
              <w:right w:val="single" w:sz="2" w:space="0" w:color="auto"/>
            </w:tcBorders>
          </w:tcPr>
          <w:p ns2:paraId="43A1D333" ns2:textId="77777777" w:rsidR="00080B5D" w:rsidRDefault="00080B5D" w:rsidP="00B3093D">
            <w:pPr>
              <w:tabs>
                <w:tab w:val="decimal" w:pos="246"/>
                <w:tab w:val="left" w:pos="326"/>
              </w:tabs>
              <w:spacing w:before="15" w:after="15"/>
              <w:rPr>
                <w:sz w:val="18"/>
                <w:szCs w:val="18"/>
              </w:rPr>
            </w:pPr>
            <w:r>
              <w:rPr>
                <w:sz w:val="18"/>
                <w:szCs w:val="18"/>
              </w:rPr>
              <w:tab/>
              <w:t xml:space="preserve">(7.5) </w:t>
            </w:r>
          </w:p>
        </w:tc>
        <w:tc>
          <w:tcPr>
            <w:tcW w:w="625" w:type="pct"/>
            <w:tcBorders>
              <w:top w:val="nil"/>
              <w:left w:val="nil"/>
              <w:bottom w:val="single" w:sz="4" w:space="0" w:color="auto"/>
              <w:right w:val="nil"/>
            </w:tcBorders>
          </w:tcPr>
          <w:p ns2:paraId="32302212" ns2:textId="77777777" w:rsidR="00080B5D" w:rsidRDefault="00080B5D" w:rsidP="00B3093D">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single" w:sz="4" w:space="0" w:color="auto"/>
              <w:right w:val="single" w:sz="2" w:space="0" w:color="auto"/>
            </w:tcBorders>
          </w:tcPr>
          <w:p ns2:paraId="7B97DE82" ns2:textId="77777777" w:rsidR="00080B5D" w:rsidRDefault="00080B5D" w:rsidP="00B3093D">
            <w:pPr>
              <w:tabs>
                <w:tab w:val="decimal" w:pos="246"/>
                <w:tab w:val="left" w:pos="326"/>
              </w:tabs>
              <w:spacing w:before="15" w:after="15"/>
              <w:rPr>
                <w:sz w:val="18"/>
                <w:szCs w:val="18"/>
              </w:rPr>
            </w:pPr>
            <w:r>
              <w:rPr>
                <w:sz w:val="18"/>
                <w:szCs w:val="18"/>
              </w:rPr>
              <w:tab/>
              <w:t xml:space="preserve">(0.0) </w:t>
            </w:r>
          </w:p>
        </w:tc>
      </w:tr>
      <w:tr w:rsidR="00080B5D" ns2:paraId="238EC913" ns2:textId="77777777" w:rsidTr="00F52139">
        <w:tblPrEx>
          <w:tblBorders>
            <w:top w:val="single" w:sz="6" w:space="0" w:color="auto"/>
            <w:bottom w:val="single" w:sz="6" w:space="0" w:color="auto"/>
          </w:tblBorders>
        </w:tblPrEx>
        <w:trPr>
          <w:jc w:val="center"/>
        </w:trPr>
        <w:tc>
          <w:tcPr>
            <w:tcW w:w="5000" w:type="pct"/>
            <w:gridSpan w:val="5"/>
            <w:tcBorders>
              <w:top w:val="single" w:sz="4" w:space="0" w:color="auto"/>
              <w:bottom w:val="double" w:sz="4" w:space="0" w:color="auto"/>
              <w:right w:val="single" w:sz="2" w:space="0" w:color="auto"/>
            </w:tcBorders>
          </w:tcPr>
          <w:p ns2:paraId="7747D742" ns2:textId="77777777" w:rsidR="00080B5D" w:rsidRDefault="00080B5D" w:rsidP="00B3093D">
            <w:pPr>
              <w:spacing w:before="30" w:after="30"/>
              <w:ind w:left="160" w:right="1" w:hanging="160"/>
              <w:rPr>
                <w:sz w:val="18"/>
                <w:szCs w:val="18"/>
              </w:rPr>
            </w:pPr>
            <w:r>
              <w:rPr>
                <w:sz w:val="18"/>
                <w:szCs w:val="18"/>
              </w:rPr>
              <w:t>Every participant is counted a single time for each applicable row and column.</w:t>
            </w:r>
          </w:p>
          <w:p ns2:paraId="1A1A0926" ns2:textId="77777777" w:rsidR="00080B5D" w:rsidRDefault="00080B5D" w:rsidP="00B3093D">
            <w:pPr>
              <w:spacing w:before="30" w:after="30"/>
              <w:ind w:left="160" w:right="1" w:hanging="160"/>
              <w:rPr>
                <w:sz w:val="18"/>
                <w:szCs w:val="18"/>
              </w:rPr>
            </w:pPr>
            <w:r>
              <w:rPr>
                <w:sz w:val="18"/>
                <w:szCs w:val="18"/>
              </w:rPr>
              <w:t xml:space="preserve"> A specific adverse event appears on this report only if its incidence in one or more of the columns meets the incidence criterion in the report title, after rounding.</w:t>
            </w:r>
          </w:p>
          <w:p ns2:paraId="73DDA82E" ns2:textId="77777777" w:rsidR="00080B5D" w:rsidRDefault="00080B5D" w:rsidP="00B3093D">
            <w:pPr>
              <w:spacing w:before="30" w:after="30"/>
              <w:ind w:left="160" w:right="1" w:hanging="160"/>
              <w:rPr>
                <w:sz w:val="18"/>
                <w:szCs w:val="18"/>
              </w:rPr>
            </w:pPr>
            <w:r>
              <w:rPr>
                <w:sz w:val="18"/>
                <w:szCs w:val="18"/>
              </w:rPr>
              <w:t xml:space="preserve"> Non-serious adverse events up to 30 days and serious adverse events up to 90 days of last infusion of study drug are included if starting after the treatment, or if staring before the treatment and having toxicity grade increased after the treatment.</w:t>
            </w:r>
          </w:p>
          <w:p ns2:paraId="1989E174" ns2:textId="77777777" w:rsidR="00080B5D" w:rsidRDefault="00080B5D" w:rsidP="00B3093D">
            <w:pPr>
              <w:spacing w:before="30" w:after="30"/>
              <w:ind w:left="160" w:right="1" w:hanging="160"/>
              <w:rPr>
                <w:sz w:val="18"/>
                <w:szCs w:val="18"/>
              </w:rPr>
            </w:pPr>
            <w:r>
              <w:rPr>
                <w:sz w:val="18"/>
                <w:szCs w:val="18"/>
              </w:rPr>
              <w:t xml:space="preserve"> Grades are based on NCI CTCAE version 5.0.</w:t>
            </w:r>
          </w:p>
          <w:p ns2:paraId="599AD29D" ns2:textId="77777777" w:rsidR="00080B5D" w:rsidRDefault="00080B5D" w:rsidP="00B3093D">
            <w:pPr>
              <w:tabs>
                <w:tab w:val="decimal" w:pos="246"/>
                <w:tab w:val="left" w:pos="326"/>
              </w:tabs>
              <w:spacing w:before="15" w:after="15"/>
              <w:rPr>
                <w:sz w:val="18"/>
                <w:szCs w:val="18"/>
              </w:rPr>
            </w:pPr>
            <w:r>
              <w:rPr>
                <w:sz w:val="18"/>
                <w:szCs w:val="18"/>
              </w:rPr>
              <w:t xml:space="preserve"> Database cutoff date: 21MAY2024</w:t>
            </w:r>
          </w:p>
        </w:tc>
      </w:tr>
      <w:tr w:rsidR="00080B5D" ns2:paraId="0AF8C8B1" ns2:textId="77777777" w:rsidTr="00080B5D">
        <w:tblPrEx>
          <w:tblBorders>
            <w:top w:val="single" w:sz="6" w:space="0" w:color="auto"/>
            <w:bottom w:val="single" w:sz="6" w:space="0" w:color="auto"/>
          </w:tblBorders>
        </w:tblPrEx>
        <w:trPr>
          <w:jc w:val="center"/>
        </w:trPr>
        <w:tc>
          <w:tcPr>
            <w:tcW w:w="5000" w:type="pct"/>
            <w:gridSpan w:val="5"/>
            <w:tcBorders>
              <w:top w:val="double" w:sz="4" w:space="0" w:color="auto"/>
              <w:left w:val="nil"/>
              <w:bottom w:val="nil"/>
              <w:right w:val="nil"/>
            </w:tcBorders>
          </w:tcPr>
          <w:p ns2:paraId="37C490EE" ns2:textId="77777777" w:rsidR="00080B5D" w:rsidRDefault="00080B5D" w:rsidP="00B3093D">
            <w:pPr>
              <w:tabs>
                <w:tab w:val="decimal" w:pos="246"/>
                <w:tab w:val="left" w:pos="326"/>
              </w:tabs>
              <w:spacing w:before="15" w:after="15"/>
              <w:rPr>
                <w:sz w:val="18"/>
                <w:szCs w:val="18"/>
              </w:rPr>
            </w:pPr>
            <w:r>
              <w:rPr>
                <w:sz w:val="18"/>
                <w:szCs w:val="18"/>
              </w:rPr>
              <w:t>Source:  [P013MK2870: adam-adsl; adae]</w:t>
            </w:r>
          </w:p>
        </w:tc>
      </w:tr>
      <w:bookmarkEnd w:id="516"/>
    </w:tbl>
    <w:p ns2:paraId="31B3F77B" ns2:textId="7ECEB7DF" w:rsidR="00EE7B4D" w:rsidRDefault="00EE7B4D" w:rsidP="00EE7B4D">
      <w:pPr>
        <w:rPr>
          <w:sz w:val="18"/>
          <w:szCs w:val="18"/>
        </w:rPr>
      </w:pPr>
      <w:ins w:id="13091" w:author="GoldenCorpusHarness" w:date="2026-03-28T21:57:55Z">
        <w:r>
          <w:t xml:space="preserve">Sac-TMT 5 mg/kg q2w group </w:t>
        </w:r>
      </w:ins>
    </w:p>
    <w:p ns2:paraId="576BC8F6" ns2:textId="3638C5D6" w:rsidR="00D048BB" w:rsidRDefault="006C0CB8" w:rsidP="004679BE">
      <w:pPr>
        <w:pStyle w:val="TableTitle"/>
      </w:pPr>
      <w:del w:id="13092" w:author="GoldenCorpusHarness" w:date="2026-03-28T21:57:55Z">
        <w:r>
          <w:delText>Tab</w:delText>
        </w:r>
      </w:del>
      <w:ins w:id="13093" w:author="GoldenCorpusHarness" w:date="2026-03-28T21:57:55Z">
        <w:r>
          <w:t xml:space="preserve">AEs </w:t>
        </w:r>
      </w:ins>
      <w:r>
        <w:t>le</w:t>
      </w:r>
      <w:ins w:id="13094" w:author="GoldenCorpusHarness" w:date="2026-03-28T21:57:55Z">
        <w:r>
          <w:t>ading</w:t>
        </w:r>
      </w:ins>
      <w:r>
        <w:t xml:space="preserve"> </w:t>
      </w:r>
      <w:del w:id="13095" w:author="GoldenCorpusHarness" w:date="2026-03-28T21:57:55Z">
        <w:r>
          <w:delText>63S</w:delText>
        </w:r>
      </w:del>
      <w:r>
        <w:t>t</w:t>
      </w:r>
      <w:del w:id="13096" w:author="GoldenCorpusHarness" w:date="2026-03-28T21:57:55Z">
        <w:r>
          <w:delText>ud</w:delText>
        </w:r>
      </w:del>
      <w:ins w:id="13097" w:author="GoldenCorpusHarness" w:date="2026-03-28T21:57:55Z">
        <w:r>
          <w:t>o an</w:t>
        </w:r>
      </w:ins>
      <w:r>
        <w:t xml:space="preserve">y </w:t>
      </w:r>
      <w:del w:id="13098" w:author="GoldenCorpusHarness" w:date="2026-03-28T21:57:55Z">
        <w:r>
          <w:delText>MK-2870-013</w:delText>
        </w:r>
      </w:del>
      <w:ins w:id="13099" w:author="GoldenCorpusHarness" w:date="2026-03-28T21:57:55Z">
        <w:r>
          <w:t>treatment</w:t>
        </w:r>
      </w:ins>
      <w:r>
        <w:t xml:space="preserve"> </w:t>
      </w:r>
      <w:del w:id="13100" w:author="GoldenCorpusHarness" w:date="2026-03-28T21:57:55Z">
        <w:r>
          <w:delText>(SKB264-Ⅱ-05): Par</w:delText>
        </w:r>
      </w:del>
      <w:ins w:id="13101" w:author="GoldenCorpusHarness" w:date="2026-03-28T21:57:55Z">
        <w:r>
          <w:t>discon</w:t>
        </w:r>
      </w:ins>
      <w:r>
        <w:t>ti</w:t>
      </w:r>
      <w:del w:id="13102" w:author="GoldenCorpusHarness" w:date="2026-03-28T21:57:55Z">
        <w:r>
          <w:delText>c</w:delText>
        </w:r>
      </w:del>
      <w:ins w:id="13103" w:author="GoldenCorpusHarness" w:date="2026-03-28T21:57:55Z">
        <w:r>
          <w:t>nuat</w:t>
        </w:r>
      </w:ins>
      <w:r>
        <w:t>i</w:t>
      </w:r>
      <w:del w:id="13104" w:author="GoldenCorpusHarness" w:date="2026-03-28T21:57:55Z">
        <w:r>
          <w:delText>pa</w:delText>
        </w:r>
      </w:del>
      <w:ins w:id="13105" w:author="GoldenCorpusHarness" w:date="2026-03-28T21:57:55Z">
        <w:r>
          <w:t>o</w:t>
        </w:r>
      </w:ins>
      <w:r>
        <w:t>n</w:t>
      </w:r>
      <w:del w:id="13106" w:author="GoldenCorpusHarness" w:date="2026-03-28T21:57:55Z">
        <w:r>
          <w:delText>t</w:delText>
        </w:r>
      </w:del>
      <w:ins w:id="13107" w:author="GoldenCorpusHarness" w:date="2026-03-28T21:57:55Z">
        <w:r>
          <w:t xml:space="preserve"> were infu</w:t>
        </w:r>
      </w:ins>
      <w:r>
        <w:t>s</w:t>
      </w:r>
      <w:del w:id="13108" w:author="GoldenCorpusHarness" w:date="2026-03-28T21:57:55Z">
        <w:r>
          <w:delText xml:space="preserve"> W</w:delText>
        </w:r>
      </w:del>
      <w:r>
        <w:t>i</w:t>
      </w:r>
      <w:del w:id="13109" w:author="GoldenCorpusHarness" w:date="2026-03-28T21:57:55Z">
        <w:r>
          <w:delText>th Drug</w:delText>
        </w:r>
      </w:del>
      <w:ins w:id="13110" w:author="GoldenCorpusHarness" w:date="2026-03-28T21:57:55Z">
        <w:r>
          <w:t>on</w:t>
        </w:r>
      </w:ins>
      <w:r>
        <w:t xml:space="preserve">-related </w:t>
      </w:r>
      <w:del w:id="13111" w:author="GoldenCorpusHarness" w:date="2026-03-28T21:57:55Z">
        <w:r>
          <w:delText>S</w:delText>
        </w:r>
      </w:del>
      <w:ins w:id="13112" w:author="GoldenCorpusHarness" w:date="2026-03-28T21:57:55Z">
        <w:r>
          <w:t>r</w:t>
        </w:r>
      </w:ins>
      <w:r>
        <w:t>e</w:t>
      </w:r>
      <w:del w:id="13113" w:author="GoldenCorpusHarness" w:date="2026-03-28T21:57:55Z">
        <w:r>
          <w:delText>r</w:delText>
        </w:r>
      </w:del>
      <w:ins w:id="13114" w:author="GoldenCorpusHarness" w:date="2026-03-28T21:57:55Z">
        <w:r>
          <w:t>act</w:t>
        </w:r>
      </w:ins>
      <w:r>
        <w:t>io</w:t>
      </w:r>
      <w:ins w:id="13115" w:author="GoldenCorpusHarness" w:date="2026-03-28T21:57:55Z">
        <w:r>
          <w:t>n (3.5%), ne</w:t>
        </w:r>
      </w:ins>
      <w:r>
        <w:t>u</w:t>
      </w:r>
      <w:del w:id="13116" w:author="GoldenCorpusHarness" w:date="2026-03-28T21:57:55Z">
        <w:r>
          <w:delText>s</w:delText>
        </w:r>
      </w:del>
      <w:ins w:id="13117" w:author="GoldenCorpusHarness" w:date="2026-03-28T21:57:55Z">
        <w:r>
          <w:t>trophil</w:t>
        </w:r>
      </w:ins>
      <w:r>
        <w:t xml:space="preserve"> </w:t>
      </w:r>
      <w:del w:id="13118" w:author="GoldenCorpusHarness" w:date="2026-03-28T21:57:55Z">
        <w:r>
          <w:delText>A</w:delText>
        </w:r>
      </w:del>
      <w:ins w:id="13119" w:author="GoldenCorpusHarness" w:date="2026-03-28T21:57:55Z">
        <w:r>
          <w:t xml:space="preserve">count </w:t>
        </w:r>
      </w:ins>
      <w:r>
        <w:t>d</w:t>
      </w:r>
      <w:del w:id="13120" w:author="GoldenCorpusHarness" w:date="2026-03-28T21:57:55Z">
        <w:r>
          <w:delText>v</w:delText>
        </w:r>
      </w:del>
      <w:r>
        <w:t>e</w:t>
      </w:r>
      <w:ins w:id="13121" w:author="GoldenCorpusHarness" w:date="2026-03-28T21:57:55Z">
        <w:r>
          <w:t>c</w:t>
        </w:r>
      </w:ins>
      <w:r>
        <w:t>r</w:t>
      </w:r>
      <w:ins w:id="13122" w:author="GoldenCorpusHarness" w:date="2026-03-28T21:57:55Z">
        <w:r>
          <w:t>ea</w:t>
        </w:r>
      </w:ins>
      <w:r>
        <w:t>se</w:t>
      </w:r>
      <w:del w:id="13123" w:author="GoldenCorpusHarness" w:date="2026-03-28T21:57:55Z">
        <w:r>
          <w:delText xml:space="preserve"> Events by SOC</w:delText>
        </w:r>
      </w:del>
      <w:ins w:id="13124" w:author="GoldenCorpusHarness" w:date="2026-03-28T21:57:55Z">
        <w:r>
          <w:t>d</w:t>
        </w:r>
      </w:ins>
      <w:r>
        <w:t xml:space="preserve"> and </w:t>
      </w:r>
      <w:del w:id="13125" w:author="GoldenCorpusHarness" w:date="2026-03-28T21:57:55Z">
        <w:r>
          <w:delText>P</w:delText>
        </w:r>
      </w:del>
      <w:ins w:id="13126" w:author="GoldenCorpusHarness" w:date="2026-03-28T21:57:55Z">
        <w:r>
          <w:t>platelet count dec</w:t>
        </w:r>
      </w:ins>
      <w:r>
        <w:t>re</w:t>
      </w:r>
      <w:del w:id="13127" w:author="GoldenCorpusHarness" w:date="2026-03-28T21:57:55Z">
        <w:r>
          <w:delText>ferr</w:delText>
        </w:r>
      </w:del>
      <w:ins w:id="13128" w:author="GoldenCorpusHarness" w:date="2026-03-28T21:57:55Z">
        <w:r>
          <w:t>as</w:t>
        </w:r>
      </w:ins>
      <w:r>
        <w:t xml:space="preserve">ed </w:t>
      </w:r>
      <w:ins w:id="13129" w:author="GoldenCorpusHarness" w:date="2026-03-28T21:57:55Z">
        <w:r>
          <w:t>(1.2% each) [</w:t>
        </w:r>
      </w:ins>
      <w:r>
        <w:t>T</w:t>
      </w:r>
      <w:del w:id="13130" w:author="GoldenCorpusHarness" w:date="2026-03-28T21:57:55Z">
        <w:r>
          <w:delText>erms (Incidenc</w:delText>
        </w:r>
      </w:del>
      <w:ins w:id="13131" w:author="GoldenCorpusHarness" w:date="2026-03-28T21:57:55Z">
        <w:r>
          <w:t>abl</w:t>
        </w:r>
      </w:ins>
      <w:r>
        <w:t xml:space="preserve">e </w:t>
      </w:r>
      <w:del w:id="13132" w:author="GoldenCorpusHarness" w:date="2026-03-28T21:57:55Z">
        <w:r>
          <w:delText>&gt;</w:delText>
        </w:r>
      </w:del>
      <w:ins w:id="13133" w:author="GoldenCorpusHarness" w:date="2026-03-28T21:57:55Z">
        <w:r>
          <w:t>9</w:t>
        </w:r>
      </w:ins>
      <w:r>
        <w:t>0</w:t>
      </w:r>
      <w:del w:id="13134" w:author="GoldenCorpusHarness" w:date="2026-03-28T21:57:55Z">
        <w:r>
          <w:delText>% in One or More Treatment Groups) (APaT Population)</w:delText>
        </w:r>
      </w:del>
      <w:ins w:id="13135" w:author="GoldenCorpusHarness" w:date="2026-03-28T21:57:55Z">
        <w:r>
          <w:t>].</w:t>
        </w:r>
      </w:ins>
    </w:p>
    <w:tbl>
      <w:tblPr>
        <w:tblW w:w="5000" w:type="pct"/>
        <w:jc w:val="center"/>
        <w:tblBorders>
          <w:top w:val="double" w:sz="6" w:space="0" w:color="auto"/>
          <w:left w:val="single" w:sz="6" w:space="0" w:color="auto"/>
          <w:bottom w:val="double" w:sz="6" w:space="0" w:color="auto"/>
          <w:right w:val="single" w:sz="6" w:space="0" w:color="auto"/>
        </w:tblBorders>
        <w:tblCellMar>
          <w:left w:w="72" w:type="dxa"/>
          <w:right w:w="72" w:type="dxa"/>
        </w:tblCellMar>
        <w:tblLook w:val="0000" w:firstRow="0" w:lastRow="0" w:firstColumn="0" w:lastColumn="0" w:noHBand="0" w:noVBand="0"/>
      </w:tblPr>
      <w:tblGrid>
        <w:gridCol w:w="4494"/>
        <w:gridCol w:w="1123"/>
        <w:gridCol w:w="1124"/>
        <w:gridCol w:w="1124"/>
        <w:gridCol w:w="1124"/>
      </w:tblGrid>
      <w:tr w:rsidR="00080B5D" ns2:paraId="22F15859" ns2:textId="77777777" w:rsidTr="00A31B53">
        <w:trPr>
          <w:jc w:val="center"/>
        </w:trPr>
        <w:tc>
          <w:tcPr>
            <w:tcW w:w="2500" w:type="pct"/>
            <w:tcBorders>
              <w:top w:val="double" w:sz="6" w:space="0" w:color="auto"/>
              <w:bottom w:val="nil"/>
              <w:right w:val="single" w:sz="2" w:space="0" w:color="auto"/>
            </w:tcBorders>
          </w:tcPr>
          <w:p ns2:paraId="177FB43F" ns2:textId="77777777" w:rsidR="00080B5D" w:rsidRDefault="00080B5D" w:rsidP="00B3093D">
            <w:pPr>
              <w:spacing w:before="15" w:after="15"/>
              <w:rPr>
                <w:sz w:val="18"/>
                <w:szCs w:val="18"/>
              </w:rPr>
            </w:pPr>
            <w:bookmarkStart w:id="519" w:name="_Hlk178850792"/>
          </w:p>
        </w:tc>
        <w:tc>
          <w:tcPr>
            <w:tcW w:w="1250" w:type="pct"/>
            <w:gridSpan w:val="2"/>
            <w:tcBorders>
              <w:top w:val="double" w:sz="6" w:space="0" w:color="auto"/>
              <w:left w:val="nil"/>
              <w:bottom w:val="single" w:sz="2" w:space="0" w:color="auto"/>
              <w:right w:val="single" w:sz="2" w:space="0" w:color="auto"/>
            </w:tcBorders>
          </w:tcPr>
          <w:p ns2:paraId="193288BD" ns2:textId="597BA9F8" w:rsidR="00080B5D" w:rsidRDefault="00080B5D" w:rsidP="00B3093D">
            <w:pPr>
              <w:spacing w:before="15" w:after="15"/>
              <w:jc w:val="center"/>
              <w:rPr>
                <w:sz w:val="18"/>
                <w:szCs w:val="18"/>
              </w:rPr>
            </w:pPr>
            <w:r>
              <w:rPr>
                <w:sz w:val="18"/>
                <w:szCs w:val="18"/>
              </w:rPr>
              <w:t>Cohort 1A</w:t>
            </w:r>
            <w:r>
              <w:rPr>
                <w:sz w:val="18"/>
                <w:szCs w:val="18"/>
              </w:rPr>
              <w:br/>
            </w:r>
            <w:r w:rsidR="00DE370C" w:rsidRPr="00DE370C">
              <w:rPr>
                <w:sz w:val="18"/>
                <w:szCs w:val="18"/>
              </w:rPr>
              <w:t>sac-TMT</w:t>
            </w:r>
            <w:r>
              <w:rPr>
                <w:sz w:val="18"/>
                <w:szCs w:val="18"/>
              </w:rPr>
              <w:t xml:space="preserve"> 5 mg/kg + KL-A167 1200 mg, </w:t>
            </w:r>
            <w:r w:rsidR="006A7E20">
              <w:rPr>
                <w:sz w:val="18"/>
                <w:szCs w:val="18"/>
              </w:rPr>
              <w:t>q3w</w:t>
            </w:r>
          </w:p>
        </w:tc>
        <w:tc>
          <w:tcPr>
            <w:tcW w:w="1250" w:type="pct"/>
            <w:gridSpan w:val="2"/>
            <w:tcBorders>
              <w:top w:val="double" w:sz="6" w:space="0" w:color="auto"/>
              <w:left w:val="nil"/>
              <w:bottom w:val="single" w:sz="2" w:space="0" w:color="auto"/>
              <w:right w:val="single" w:sz="2" w:space="0" w:color="auto"/>
            </w:tcBorders>
          </w:tcPr>
          <w:p ns2:paraId="42B488CF" ns2:textId="16E386DF" w:rsidR="00080B5D" w:rsidRDefault="00080B5D" w:rsidP="00B3093D">
            <w:pPr>
              <w:spacing w:before="15" w:after="15"/>
              <w:jc w:val="center"/>
              <w:rPr>
                <w:sz w:val="18"/>
                <w:szCs w:val="18"/>
              </w:rPr>
            </w:pPr>
            <w:r>
              <w:rPr>
                <w:sz w:val="18"/>
                <w:szCs w:val="18"/>
              </w:rPr>
              <w:t xml:space="preserve"> Cohort 1B</w:t>
            </w:r>
            <w:r w:rsidR="00DE370C">
              <w:rPr>
                <w:sz w:val="18"/>
                <w:szCs w:val="18"/>
              </w:rPr>
              <w:br/>
            </w:r>
            <w:r w:rsidR="00DE370C" w:rsidRPr="00DE370C">
              <w:rPr>
                <w:sz w:val="18"/>
                <w:szCs w:val="18"/>
              </w:rPr>
              <w:t>sac-TMT</w:t>
            </w:r>
            <w:r>
              <w:rPr>
                <w:sz w:val="18"/>
                <w:szCs w:val="18"/>
              </w:rPr>
              <w:t xml:space="preserve"> 5 mg/kg + KL-A167 900 mg, </w:t>
            </w:r>
            <w:r w:rsidR="006A7E20">
              <w:rPr>
                <w:sz w:val="18"/>
                <w:szCs w:val="18"/>
              </w:rPr>
              <w:t xml:space="preserve">q2w </w:t>
            </w:r>
          </w:p>
        </w:tc>
      </w:tr>
      <w:tr w:rsidR="00080B5D" ns2:paraId="0F067BE8" ns2:textId="77777777" w:rsidTr="00A31B53">
        <w:tblPrEx>
          <w:tblBorders>
            <w:top w:val="single" w:sz="6" w:space="0" w:color="auto"/>
            <w:bottom w:val="single" w:sz="6" w:space="0" w:color="auto"/>
          </w:tblBorders>
        </w:tblPrEx>
        <w:trPr>
          <w:jc w:val="center"/>
        </w:trPr>
        <w:tc>
          <w:tcPr>
            <w:tcW w:w="2500" w:type="pct"/>
            <w:tcBorders>
              <w:top w:val="nil"/>
              <w:bottom w:val="single" w:sz="2" w:space="0" w:color="auto"/>
              <w:right w:val="single" w:sz="2" w:space="0" w:color="auto"/>
            </w:tcBorders>
          </w:tcPr>
          <w:p ns2:paraId="1FD71E6F" ns2:textId="77777777" w:rsidR="00080B5D" w:rsidRDefault="00080B5D" w:rsidP="00B3093D">
            <w:pPr>
              <w:spacing w:before="15" w:after="15"/>
              <w:rPr>
                <w:sz w:val="18"/>
                <w:szCs w:val="18"/>
              </w:rPr>
            </w:pPr>
          </w:p>
        </w:tc>
        <w:tc>
          <w:tcPr>
            <w:tcW w:w="625" w:type="pct"/>
            <w:tcBorders>
              <w:top w:val="nil"/>
              <w:left w:val="nil"/>
              <w:bottom w:val="single" w:sz="2" w:space="0" w:color="auto"/>
              <w:right w:val="nil"/>
            </w:tcBorders>
          </w:tcPr>
          <w:p ns2:paraId="1AB74279" ns2:textId="77777777" w:rsidR="00080B5D" w:rsidRDefault="00080B5D" w:rsidP="00B3093D">
            <w:pPr>
              <w:spacing w:before="15" w:after="15"/>
              <w:jc w:val="center"/>
              <w:rPr>
                <w:sz w:val="18"/>
                <w:szCs w:val="18"/>
              </w:rPr>
            </w:pPr>
            <w:r>
              <w:rPr>
                <w:sz w:val="18"/>
                <w:szCs w:val="18"/>
              </w:rPr>
              <w:t xml:space="preserve">n </w:t>
            </w:r>
          </w:p>
        </w:tc>
        <w:tc>
          <w:tcPr>
            <w:tcW w:w="625" w:type="pct"/>
            <w:tcBorders>
              <w:top w:val="nil"/>
              <w:left w:val="nil"/>
              <w:bottom w:val="single" w:sz="2" w:space="0" w:color="auto"/>
              <w:right w:val="single" w:sz="2" w:space="0" w:color="auto"/>
            </w:tcBorders>
          </w:tcPr>
          <w:p ns2:paraId="037DCDA3" ns2:textId="77777777" w:rsidR="00080B5D" w:rsidRDefault="00080B5D" w:rsidP="00B3093D">
            <w:pPr>
              <w:spacing w:before="15" w:after="15"/>
              <w:jc w:val="center"/>
              <w:rPr>
                <w:sz w:val="18"/>
                <w:szCs w:val="18"/>
              </w:rPr>
            </w:pPr>
            <w:r>
              <w:rPr>
                <w:sz w:val="18"/>
                <w:szCs w:val="18"/>
              </w:rPr>
              <w:t xml:space="preserve">(%) </w:t>
            </w:r>
          </w:p>
        </w:tc>
        <w:tc>
          <w:tcPr>
            <w:tcW w:w="625" w:type="pct"/>
            <w:tcBorders>
              <w:top w:val="nil"/>
              <w:left w:val="nil"/>
              <w:bottom w:val="single" w:sz="2" w:space="0" w:color="auto"/>
              <w:right w:val="nil"/>
            </w:tcBorders>
          </w:tcPr>
          <w:p ns2:paraId="0C46AA1A" ns2:textId="77777777" w:rsidR="00080B5D" w:rsidRDefault="00080B5D" w:rsidP="00B3093D">
            <w:pPr>
              <w:spacing w:before="15" w:after="15"/>
              <w:jc w:val="center"/>
              <w:rPr>
                <w:sz w:val="18"/>
                <w:szCs w:val="18"/>
              </w:rPr>
            </w:pPr>
            <w:r>
              <w:rPr>
                <w:sz w:val="18"/>
                <w:szCs w:val="18"/>
              </w:rPr>
              <w:t xml:space="preserve">n </w:t>
            </w:r>
          </w:p>
        </w:tc>
        <w:tc>
          <w:tcPr>
            <w:tcW w:w="625" w:type="pct"/>
            <w:tcBorders>
              <w:top w:val="nil"/>
              <w:left w:val="nil"/>
              <w:bottom w:val="single" w:sz="2" w:space="0" w:color="auto"/>
              <w:right w:val="single" w:sz="2" w:space="0" w:color="auto"/>
            </w:tcBorders>
          </w:tcPr>
          <w:p ns2:paraId="0DF870A7" ns2:textId="77777777" w:rsidR="00080B5D" w:rsidRDefault="00080B5D" w:rsidP="00B3093D">
            <w:pPr>
              <w:spacing w:before="15" w:after="15"/>
              <w:jc w:val="center"/>
              <w:rPr>
                <w:sz w:val="18"/>
                <w:szCs w:val="18"/>
              </w:rPr>
            </w:pPr>
            <w:r>
              <w:rPr>
                <w:sz w:val="18"/>
                <w:szCs w:val="18"/>
              </w:rPr>
              <w:t xml:space="preserve">(%) </w:t>
            </w:r>
          </w:p>
        </w:tc>
      </w:tr>
      <w:tr w:rsidR="00080B5D" ns2:paraId="6D205A8A" ns2: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06CC2078" ns2:textId="77777777" w:rsidR="00080B5D" w:rsidRDefault="00080B5D" w:rsidP="00B3093D">
            <w:pPr>
              <w:spacing w:before="15" w:after="15"/>
              <w:ind w:left="160" w:right="1" w:hanging="160"/>
              <w:rPr>
                <w:sz w:val="18"/>
                <w:szCs w:val="18"/>
              </w:rPr>
            </w:pPr>
            <w:r>
              <w:rPr>
                <w:sz w:val="18"/>
                <w:szCs w:val="18"/>
              </w:rPr>
              <w:t xml:space="preserve"> Participants in population </w:t>
            </w:r>
          </w:p>
        </w:tc>
        <w:tc>
          <w:tcPr>
            <w:tcW w:w="625" w:type="pct"/>
            <w:tcBorders>
              <w:top w:val="nil"/>
              <w:left w:val="nil"/>
              <w:bottom w:val="nil"/>
              <w:right w:val="nil"/>
            </w:tcBorders>
          </w:tcPr>
          <w:p ns2:paraId="60063D03" ns2:textId="77777777" w:rsidR="00080B5D" w:rsidRDefault="00080B5D" w:rsidP="00B3093D">
            <w:pPr>
              <w:tabs>
                <w:tab w:val="decimal" w:pos="372"/>
                <w:tab w:val="left" w:pos="452"/>
              </w:tabs>
              <w:spacing w:before="15" w:after="15"/>
              <w:rPr>
                <w:sz w:val="18"/>
                <w:szCs w:val="18"/>
              </w:rPr>
            </w:pPr>
            <w:r>
              <w:rPr>
                <w:sz w:val="18"/>
                <w:szCs w:val="18"/>
              </w:rPr>
              <w:tab/>
              <w:t xml:space="preserve">40 </w:t>
            </w:r>
          </w:p>
        </w:tc>
        <w:tc>
          <w:tcPr>
            <w:tcW w:w="625" w:type="pct"/>
            <w:tcBorders>
              <w:top w:val="nil"/>
              <w:left w:val="nil"/>
              <w:bottom w:val="nil"/>
              <w:right w:val="single" w:sz="2" w:space="0" w:color="auto"/>
            </w:tcBorders>
          </w:tcPr>
          <w:p ns2:paraId="6A5F7660" ns2:textId="77777777" w:rsidR="00080B5D" w:rsidRDefault="00080B5D" w:rsidP="00B3093D">
            <w:pPr>
              <w:tabs>
                <w:tab w:val="decimal" w:pos="246"/>
                <w:tab w:val="left" w:pos="326"/>
              </w:tabs>
              <w:spacing w:before="15" w:after="15"/>
              <w:rPr>
                <w:sz w:val="18"/>
                <w:szCs w:val="18"/>
              </w:rPr>
            </w:pPr>
            <w:r>
              <w:rPr>
                <w:sz w:val="18"/>
                <w:szCs w:val="18"/>
              </w:rPr>
              <w:tab/>
            </w:r>
          </w:p>
        </w:tc>
        <w:tc>
          <w:tcPr>
            <w:tcW w:w="625" w:type="pct"/>
            <w:tcBorders>
              <w:top w:val="nil"/>
              <w:left w:val="nil"/>
              <w:bottom w:val="nil"/>
              <w:right w:val="nil"/>
            </w:tcBorders>
          </w:tcPr>
          <w:p ns2:paraId="6B4D3C5B" ns2:textId="77777777" w:rsidR="00080B5D" w:rsidRDefault="00080B5D" w:rsidP="00B3093D">
            <w:pPr>
              <w:tabs>
                <w:tab w:val="decimal" w:pos="372"/>
                <w:tab w:val="left" w:pos="452"/>
              </w:tabs>
              <w:spacing w:before="15" w:after="15"/>
              <w:rPr>
                <w:sz w:val="18"/>
                <w:szCs w:val="18"/>
              </w:rPr>
            </w:pPr>
            <w:r>
              <w:rPr>
                <w:sz w:val="18"/>
                <w:szCs w:val="18"/>
              </w:rPr>
              <w:tab/>
              <w:t xml:space="preserve">101 </w:t>
            </w:r>
          </w:p>
        </w:tc>
        <w:tc>
          <w:tcPr>
            <w:tcW w:w="625" w:type="pct"/>
            <w:tcBorders>
              <w:top w:val="nil"/>
              <w:left w:val="nil"/>
              <w:bottom w:val="nil"/>
              <w:right w:val="single" w:sz="2" w:space="0" w:color="auto"/>
            </w:tcBorders>
          </w:tcPr>
          <w:p ns2:paraId="0D115617" ns2:textId="77777777" w:rsidR="00080B5D" w:rsidRDefault="00080B5D" w:rsidP="00B3093D">
            <w:pPr>
              <w:tabs>
                <w:tab w:val="decimal" w:pos="246"/>
                <w:tab w:val="left" w:pos="326"/>
              </w:tabs>
              <w:spacing w:before="15" w:after="15"/>
              <w:rPr>
                <w:sz w:val="18"/>
                <w:szCs w:val="18"/>
              </w:rPr>
            </w:pPr>
            <w:r>
              <w:rPr>
                <w:sz w:val="18"/>
                <w:szCs w:val="18"/>
              </w:rPr>
              <w:tab/>
            </w:r>
          </w:p>
        </w:tc>
      </w:tr>
      <w:tr w:rsidR="00080B5D" ns2:paraId="2DFA5381" ns2: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0D3E4417" ns2:textId="77777777" w:rsidR="00080B5D" w:rsidRDefault="00080B5D" w:rsidP="00B3093D">
            <w:pPr>
              <w:spacing w:before="15" w:after="15"/>
              <w:ind w:left="160" w:right="1" w:hanging="160"/>
              <w:rPr>
                <w:sz w:val="18"/>
                <w:szCs w:val="18"/>
              </w:rPr>
            </w:pPr>
            <w:r>
              <w:rPr>
                <w:sz w:val="18"/>
                <w:szCs w:val="18"/>
              </w:rPr>
              <w:t xml:space="preserve">   with one or more adverse events </w:t>
            </w:r>
          </w:p>
        </w:tc>
        <w:tc>
          <w:tcPr>
            <w:tcW w:w="625" w:type="pct"/>
            <w:tcBorders>
              <w:top w:val="nil"/>
              <w:left w:val="nil"/>
              <w:bottom w:val="nil"/>
              <w:right w:val="nil"/>
            </w:tcBorders>
          </w:tcPr>
          <w:p ns2:paraId="28C6E5D2" ns2:textId="77777777" w:rsidR="00080B5D" w:rsidRDefault="00080B5D" w:rsidP="00B3093D">
            <w:pPr>
              <w:tabs>
                <w:tab w:val="decimal" w:pos="372"/>
                <w:tab w:val="left" w:pos="452"/>
              </w:tabs>
              <w:spacing w:before="15" w:after="15"/>
              <w:rPr>
                <w:sz w:val="18"/>
                <w:szCs w:val="18"/>
              </w:rPr>
            </w:pPr>
            <w:r>
              <w:rPr>
                <w:sz w:val="18"/>
                <w:szCs w:val="18"/>
              </w:rPr>
              <w:tab/>
              <w:t xml:space="preserve">4 </w:t>
            </w:r>
          </w:p>
        </w:tc>
        <w:tc>
          <w:tcPr>
            <w:tcW w:w="625" w:type="pct"/>
            <w:tcBorders>
              <w:top w:val="nil"/>
              <w:left w:val="nil"/>
              <w:bottom w:val="nil"/>
              <w:right w:val="single" w:sz="2" w:space="0" w:color="auto"/>
            </w:tcBorders>
          </w:tcPr>
          <w:p ns2:paraId="716B7D5B" ns2:textId="77777777" w:rsidR="00080B5D" w:rsidRDefault="00080B5D" w:rsidP="00B3093D">
            <w:pPr>
              <w:tabs>
                <w:tab w:val="decimal" w:pos="246"/>
                <w:tab w:val="left" w:pos="326"/>
              </w:tabs>
              <w:spacing w:before="15" w:after="15"/>
              <w:rPr>
                <w:sz w:val="18"/>
                <w:szCs w:val="18"/>
              </w:rPr>
            </w:pPr>
            <w:r>
              <w:rPr>
                <w:sz w:val="18"/>
                <w:szCs w:val="18"/>
              </w:rPr>
              <w:tab/>
              <w:t xml:space="preserve">(10.0) </w:t>
            </w:r>
          </w:p>
        </w:tc>
        <w:tc>
          <w:tcPr>
            <w:tcW w:w="625" w:type="pct"/>
            <w:tcBorders>
              <w:top w:val="nil"/>
              <w:left w:val="nil"/>
              <w:bottom w:val="nil"/>
              <w:right w:val="nil"/>
            </w:tcBorders>
          </w:tcPr>
          <w:p ns2:paraId="43B5049E" ns2:textId="77777777" w:rsidR="00080B5D" w:rsidRDefault="00080B5D" w:rsidP="00B3093D">
            <w:pPr>
              <w:tabs>
                <w:tab w:val="decimal" w:pos="372"/>
                <w:tab w:val="left" w:pos="452"/>
              </w:tabs>
              <w:spacing w:before="15" w:after="15"/>
              <w:rPr>
                <w:sz w:val="18"/>
                <w:szCs w:val="18"/>
              </w:rPr>
            </w:pPr>
            <w:r>
              <w:rPr>
                <w:sz w:val="18"/>
                <w:szCs w:val="18"/>
              </w:rPr>
              <w:tab/>
              <w:t xml:space="preserve">18 </w:t>
            </w:r>
          </w:p>
        </w:tc>
        <w:tc>
          <w:tcPr>
            <w:tcW w:w="625" w:type="pct"/>
            <w:tcBorders>
              <w:top w:val="nil"/>
              <w:left w:val="nil"/>
              <w:bottom w:val="nil"/>
              <w:right w:val="single" w:sz="2" w:space="0" w:color="auto"/>
            </w:tcBorders>
          </w:tcPr>
          <w:p ns2:paraId="127F0548" ns2:textId="77777777" w:rsidR="00080B5D" w:rsidRDefault="00080B5D" w:rsidP="00B3093D">
            <w:pPr>
              <w:tabs>
                <w:tab w:val="decimal" w:pos="246"/>
                <w:tab w:val="left" w:pos="326"/>
              </w:tabs>
              <w:spacing w:before="15" w:after="15"/>
              <w:rPr>
                <w:sz w:val="18"/>
                <w:szCs w:val="18"/>
              </w:rPr>
            </w:pPr>
            <w:r>
              <w:rPr>
                <w:sz w:val="18"/>
                <w:szCs w:val="18"/>
              </w:rPr>
              <w:tab/>
              <w:t xml:space="preserve">(17.8) </w:t>
            </w:r>
          </w:p>
        </w:tc>
      </w:tr>
      <w:tr w:rsidR="00080B5D" ns2:paraId="422FC083" ns2: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7762461D" ns2:textId="77777777" w:rsidR="00080B5D" w:rsidRDefault="00080B5D" w:rsidP="00B3093D">
            <w:pPr>
              <w:spacing w:after="60"/>
              <w:ind w:left="160" w:right="1" w:hanging="160"/>
              <w:rPr>
                <w:sz w:val="18"/>
                <w:szCs w:val="18"/>
              </w:rPr>
            </w:pPr>
            <w:r>
              <w:rPr>
                <w:sz w:val="18"/>
                <w:szCs w:val="18"/>
              </w:rPr>
              <w:t xml:space="preserve"> </w:t>
            </w:r>
            <w:r>
              <w:rPr>
                <w:b/>
                <w:bCs/>
                <w:sz w:val="18"/>
                <w:szCs w:val="18"/>
              </w:rPr>
              <w:t>Blood and lymphatic system disorders</w:t>
            </w:r>
            <w:r>
              <w:rPr>
                <w:sz w:val="18"/>
                <w:szCs w:val="18"/>
              </w:rPr>
              <w:t xml:space="preserve"> </w:t>
            </w:r>
          </w:p>
        </w:tc>
        <w:tc>
          <w:tcPr>
            <w:tcW w:w="625" w:type="pct"/>
            <w:tcBorders>
              <w:top w:val="nil"/>
              <w:left w:val="nil"/>
              <w:bottom w:val="nil"/>
              <w:right w:val="nil"/>
            </w:tcBorders>
          </w:tcPr>
          <w:p ns2:paraId="1028C6F7" ns2:textId="77777777" w:rsidR="00080B5D" w:rsidRDefault="00080B5D" w:rsidP="00B3093D">
            <w:pPr>
              <w:tabs>
                <w:tab w:val="decimal" w:pos="372"/>
                <w:tab w:val="left" w:pos="452"/>
              </w:tabs>
              <w:spacing w:after="60"/>
              <w:rPr>
                <w:sz w:val="18"/>
                <w:szCs w:val="18"/>
              </w:rPr>
            </w:pPr>
            <w:r>
              <w:rPr>
                <w:sz w:val="18"/>
                <w:szCs w:val="18"/>
              </w:rPr>
              <w:tab/>
            </w:r>
            <w:r>
              <w:rPr>
                <w:b/>
                <w:bCs/>
                <w:sz w:val="18"/>
                <w:szCs w:val="18"/>
              </w:rPr>
              <w:t>0</w:t>
            </w:r>
            <w:r>
              <w:rPr>
                <w:sz w:val="18"/>
                <w:szCs w:val="18"/>
              </w:rPr>
              <w:t xml:space="preserve"> </w:t>
            </w:r>
          </w:p>
        </w:tc>
        <w:tc>
          <w:tcPr>
            <w:tcW w:w="625" w:type="pct"/>
            <w:tcBorders>
              <w:top w:val="nil"/>
              <w:left w:val="nil"/>
              <w:bottom w:val="nil"/>
              <w:right w:val="single" w:sz="2" w:space="0" w:color="auto"/>
            </w:tcBorders>
          </w:tcPr>
          <w:p ns2:paraId="0765B219" ns2:textId="77777777" w:rsidR="00080B5D" w:rsidRDefault="00080B5D" w:rsidP="00B3093D">
            <w:pPr>
              <w:tabs>
                <w:tab w:val="decimal" w:pos="246"/>
                <w:tab w:val="left" w:pos="326"/>
              </w:tabs>
              <w:spacing w:after="60"/>
              <w:rPr>
                <w:sz w:val="18"/>
                <w:szCs w:val="18"/>
              </w:rPr>
            </w:pPr>
            <w:r>
              <w:rPr>
                <w:sz w:val="18"/>
                <w:szCs w:val="18"/>
              </w:rPr>
              <w:tab/>
            </w:r>
            <w:r>
              <w:rPr>
                <w:b/>
                <w:bCs/>
                <w:sz w:val="18"/>
                <w:szCs w:val="18"/>
              </w:rPr>
              <w:t>(0.0)</w:t>
            </w:r>
            <w:r>
              <w:rPr>
                <w:sz w:val="18"/>
                <w:szCs w:val="18"/>
              </w:rPr>
              <w:t xml:space="preserve"> </w:t>
            </w:r>
          </w:p>
        </w:tc>
        <w:tc>
          <w:tcPr>
            <w:tcW w:w="625" w:type="pct"/>
            <w:tcBorders>
              <w:top w:val="nil"/>
              <w:left w:val="nil"/>
              <w:bottom w:val="nil"/>
              <w:right w:val="nil"/>
            </w:tcBorders>
          </w:tcPr>
          <w:p ns2:paraId="636E1DAE" ns2:textId="77777777" w:rsidR="00080B5D" w:rsidRDefault="00080B5D" w:rsidP="00B3093D">
            <w:pPr>
              <w:tabs>
                <w:tab w:val="decimal" w:pos="372"/>
                <w:tab w:val="left" w:pos="452"/>
              </w:tabs>
              <w:spacing w:after="60"/>
              <w:rPr>
                <w:sz w:val="18"/>
                <w:szCs w:val="18"/>
              </w:rPr>
            </w:pPr>
            <w:r>
              <w:rPr>
                <w:sz w:val="18"/>
                <w:szCs w:val="18"/>
              </w:rPr>
              <w:tab/>
            </w:r>
            <w:r>
              <w:rPr>
                <w:b/>
                <w:bCs/>
                <w:sz w:val="18"/>
                <w:szCs w:val="18"/>
              </w:rPr>
              <w:t>4</w:t>
            </w:r>
            <w:r>
              <w:rPr>
                <w:sz w:val="18"/>
                <w:szCs w:val="18"/>
              </w:rPr>
              <w:t xml:space="preserve"> </w:t>
            </w:r>
          </w:p>
        </w:tc>
        <w:tc>
          <w:tcPr>
            <w:tcW w:w="625" w:type="pct"/>
            <w:tcBorders>
              <w:top w:val="nil"/>
              <w:left w:val="nil"/>
              <w:bottom w:val="nil"/>
              <w:right w:val="single" w:sz="2" w:space="0" w:color="auto"/>
            </w:tcBorders>
          </w:tcPr>
          <w:p ns2:paraId="127589AF" ns2:textId="77777777" w:rsidR="00080B5D" w:rsidRDefault="00080B5D" w:rsidP="00B3093D">
            <w:pPr>
              <w:tabs>
                <w:tab w:val="decimal" w:pos="246"/>
                <w:tab w:val="left" w:pos="326"/>
              </w:tabs>
              <w:spacing w:after="60"/>
              <w:rPr>
                <w:sz w:val="18"/>
                <w:szCs w:val="18"/>
              </w:rPr>
            </w:pPr>
            <w:r>
              <w:rPr>
                <w:sz w:val="18"/>
                <w:szCs w:val="18"/>
              </w:rPr>
              <w:tab/>
            </w:r>
            <w:r>
              <w:rPr>
                <w:b/>
                <w:bCs/>
                <w:sz w:val="18"/>
                <w:szCs w:val="18"/>
              </w:rPr>
              <w:t>(4.0)</w:t>
            </w:r>
            <w:r>
              <w:rPr>
                <w:sz w:val="18"/>
                <w:szCs w:val="18"/>
              </w:rPr>
              <w:t xml:space="preserve"> </w:t>
            </w:r>
          </w:p>
        </w:tc>
      </w:tr>
      <w:tr w:rsidR="00080B5D" ns2:paraId="0A8BD954" ns2: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3CF9356F" ns2:textId="77777777" w:rsidR="00080B5D" w:rsidRDefault="00080B5D" w:rsidP="00B3093D">
            <w:pPr>
              <w:spacing w:before="15" w:after="15"/>
              <w:ind w:left="160" w:right="1" w:hanging="160"/>
              <w:rPr>
                <w:sz w:val="18"/>
                <w:szCs w:val="18"/>
              </w:rPr>
            </w:pPr>
            <w:r>
              <w:rPr>
                <w:sz w:val="18"/>
                <w:szCs w:val="18"/>
              </w:rPr>
              <w:t xml:space="preserve">   Anaemia </w:t>
            </w:r>
          </w:p>
        </w:tc>
        <w:tc>
          <w:tcPr>
            <w:tcW w:w="625" w:type="pct"/>
            <w:tcBorders>
              <w:top w:val="nil"/>
              <w:left w:val="nil"/>
              <w:bottom w:val="nil"/>
              <w:right w:val="nil"/>
            </w:tcBorders>
          </w:tcPr>
          <w:p ns2:paraId="3F83C6FB" ns2:textId="77777777" w:rsidR="00080B5D" w:rsidRDefault="00080B5D" w:rsidP="00B3093D">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nil"/>
              <w:right w:val="single" w:sz="2" w:space="0" w:color="auto"/>
            </w:tcBorders>
          </w:tcPr>
          <w:p ns2:paraId="3D7554FD" ns2:textId="77777777" w:rsidR="00080B5D" w:rsidRDefault="00080B5D" w:rsidP="00B3093D">
            <w:pPr>
              <w:tabs>
                <w:tab w:val="decimal" w:pos="246"/>
                <w:tab w:val="left" w:pos="326"/>
              </w:tabs>
              <w:spacing w:before="15" w:after="15"/>
              <w:rPr>
                <w:sz w:val="18"/>
                <w:szCs w:val="18"/>
              </w:rPr>
            </w:pPr>
            <w:r>
              <w:rPr>
                <w:sz w:val="18"/>
                <w:szCs w:val="18"/>
              </w:rPr>
              <w:tab/>
              <w:t xml:space="preserve">(0.0) </w:t>
            </w:r>
          </w:p>
        </w:tc>
        <w:tc>
          <w:tcPr>
            <w:tcW w:w="625" w:type="pct"/>
            <w:tcBorders>
              <w:top w:val="nil"/>
              <w:left w:val="nil"/>
              <w:bottom w:val="nil"/>
              <w:right w:val="nil"/>
            </w:tcBorders>
          </w:tcPr>
          <w:p ns2:paraId="594A4487" ns2:textId="77777777" w:rsidR="00080B5D" w:rsidRDefault="00080B5D" w:rsidP="00B3093D">
            <w:pPr>
              <w:tabs>
                <w:tab w:val="decimal" w:pos="372"/>
                <w:tab w:val="left" w:pos="452"/>
              </w:tabs>
              <w:spacing w:before="15" w:after="15"/>
              <w:rPr>
                <w:sz w:val="18"/>
                <w:szCs w:val="18"/>
              </w:rPr>
            </w:pPr>
            <w:r>
              <w:rPr>
                <w:sz w:val="18"/>
                <w:szCs w:val="18"/>
              </w:rPr>
              <w:tab/>
              <w:t xml:space="preserve">3 </w:t>
            </w:r>
          </w:p>
        </w:tc>
        <w:tc>
          <w:tcPr>
            <w:tcW w:w="625" w:type="pct"/>
            <w:tcBorders>
              <w:top w:val="nil"/>
              <w:left w:val="nil"/>
              <w:bottom w:val="nil"/>
              <w:right w:val="single" w:sz="2" w:space="0" w:color="auto"/>
            </w:tcBorders>
          </w:tcPr>
          <w:p ns2:paraId="1133C7FC" ns2:textId="77777777" w:rsidR="00080B5D" w:rsidRDefault="00080B5D" w:rsidP="00B3093D">
            <w:pPr>
              <w:tabs>
                <w:tab w:val="decimal" w:pos="246"/>
                <w:tab w:val="left" w:pos="326"/>
              </w:tabs>
              <w:spacing w:before="15" w:after="15"/>
              <w:rPr>
                <w:sz w:val="18"/>
                <w:szCs w:val="18"/>
              </w:rPr>
            </w:pPr>
            <w:r>
              <w:rPr>
                <w:sz w:val="18"/>
                <w:szCs w:val="18"/>
              </w:rPr>
              <w:tab/>
              <w:t xml:space="preserve">(3.0) </w:t>
            </w:r>
          </w:p>
        </w:tc>
      </w:tr>
      <w:tr w:rsidR="00080B5D" ns2:paraId="5C770A9C" ns2: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321D29A2" ns2:textId="77777777" w:rsidR="00080B5D" w:rsidRDefault="00080B5D" w:rsidP="00B3093D">
            <w:pPr>
              <w:spacing w:before="15" w:after="15"/>
              <w:ind w:left="160" w:right="1" w:hanging="160"/>
              <w:rPr>
                <w:sz w:val="18"/>
                <w:szCs w:val="18"/>
              </w:rPr>
            </w:pPr>
            <w:r>
              <w:rPr>
                <w:sz w:val="18"/>
                <w:szCs w:val="18"/>
              </w:rPr>
              <w:t xml:space="preserve">   Febrile neutropenia </w:t>
            </w:r>
          </w:p>
        </w:tc>
        <w:tc>
          <w:tcPr>
            <w:tcW w:w="625" w:type="pct"/>
            <w:tcBorders>
              <w:top w:val="nil"/>
              <w:left w:val="nil"/>
              <w:bottom w:val="nil"/>
              <w:right w:val="nil"/>
            </w:tcBorders>
          </w:tcPr>
          <w:p ns2:paraId="23D2F595" ns2:textId="77777777" w:rsidR="00080B5D" w:rsidRDefault="00080B5D" w:rsidP="00B3093D">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nil"/>
              <w:right w:val="single" w:sz="2" w:space="0" w:color="auto"/>
            </w:tcBorders>
          </w:tcPr>
          <w:p ns2:paraId="6F2424C6" ns2:textId="77777777" w:rsidR="00080B5D" w:rsidRDefault="00080B5D" w:rsidP="00B3093D">
            <w:pPr>
              <w:tabs>
                <w:tab w:val="decimal" w:pos="246"/>
                <w:tab w:val="left" w:pos="326"/>
              </w:tabs>
              <w:spacing w:before="15" w:after="15"/>
              <w:rPr>
                <w:sz w:val="18"/>
                <w:szCs w:val="18"/>
              </w:rPr>
            </w:pPr>
            <w:r>
              <w:rPr>
                <w:sz w:val="18"/>
                <w:szCs w:val="18"/>
              </w:rPr>
              <w:tab/>
              <w:t xml:space="preserve">(0.0) </w:t>
            </w:r>
          </w:p>
        </w:tc>
        <w:tc>
          <w:tcPr>
            <w:tcW w:w="625" w:type="pct"/>
            <w:tcBorders>
              <w:top w:val="nil"/>
              <w:left w:val="nil"/>
              <w:bottom w:val="nil"/>
              <w:right w:val="nil"/>
            </w:tcBorders>
          </w:tcPr>
          <w:p ns2:paraId="58A3C35A" ns2:textId="77777777" w:rsidR="00080B5D" w:rsidRDefault="00080B5D" w:rsidP="00B3093D">
            <w:pPr>
              <w:tabs>
                <w:tab w:val="decimal" w:pos="372"/>
                <w:tab w:val="left" w:pos="452"/>
              </w:tabs>
              <w:spacing w:before="15" w:after="15"/>
              <w:rPr>
                <w:sz w:val="18"/>
                <w:szCs w:val="18"/>
              </w:rPr>
            </w:pPr>
            <w:r>
              <w:rPr>
                <w:sz w:val="18"/>
                <w:szCs w:val="18"/>
              </w:rPr>
              <w:tab/>
              <w:t xml:space="preserve">1 </w:t>
            </w:r>
          </w:p>
        </w:tc>
        <w:tc>
          <w:tcPr>
            <w:tcW w:w="625" w:type="pct"/>
            <w:tcBorders>
              <w:top w:val="nil"/>
              <w:left w:val="nil"/>
              <w:bottom w:val="nil"/>
              <w:right w:val="single" w:sz="2" w:space="0" w:color="auto"/>
            </w:tcBorders>
          </w:tcPr>
          <w:p ns2:paraId="1D8A449D" ns2:textId="77777777" w:rsidR="00080B5D" w:rsidRDefault="00080B5D" w:rsidP="00B3093D">
            <w:pPr>
              <w:tabs>
                <w:tab w:val="decimal" w:pos="246"/>
                <w:tab w:val="left" w:pos="326"/>
              </w:tabs>
              <w:spacing w:before="15" w:after="15"/>
              <w:rPr>
                <w:sz w:val="18"/>
                <w:szCs w:val="18"/>
              </w:rPr>
            </w:pPr>
            <w:r>
              <w:rPr>
                <w:sz w:val="18"/>
                <w:szCs w:val="18"/>
              </w:rPr>
              <w:tab/>
              <w:t xml:space="preserve">(1.0) </w:t>
            </w:r>
          </w:p>
        </w:tc>
      </w:tr>
      <w:tr w:rsidR="00080B5D" ns2:paraId="6EAF3CF5" ns2: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5DDED8C3" ns2:textId="77777777" w:rsidR="00080B5D" w:rsidRDefault="00080B5D" w:rsidP="00B3093D">
            <w:pPr>
              <w:spacing w:after="60"/>
              <w:ind w:left="160" w:right="1" w:hanging="160"/>
              <w:rPr>
                <w:sz w:val="18"/>
                <w:szCs w:val="18"/>
              </w:rPr>
            </w:pPr>
            <w:r>
              <w:rPr>
                <w:sz w:val="18"/>
                <w:szCs w:val="18"/>
              </w:rPr>
              <w:t xml:space="preserve"> </w:t>
            </w:r>
            <w:r>
              <w:rPr>
                <w:b/>
                <w:bCs/>
                <w:sz w:val="18"/>
                <w:szCs w:val="18"/>
              </w:rPr>
              <w:t>Gastrointestinal disorders</w:t>
            </w:r>
            <w:r>
              <w:rPr>
                <w:sz w:val="18"/>
                <w:szCs w:val="18"/>
              </w:rPr>
              <w:t xml:space="preserve"> </w:t>
            </w:r>
          </w:p>
        </w:tc>
        <w:tc>
          <w:tcPr>
            <w:tcW w:w="625" w:type="pct"/>
            <w:tcBorders>
              <w:top w:val="nil"/>
              <w:left w:val="nil"/>
              <w:bottom w:val="nil"/>
              <w:right w:val="nil"/>
            </w:tcBorders>
          </w:tcPr>
          <w:p ns2:paraId="492EA5BA" ns2:textId="77777777" w:rsidR="00080B5D" w:rsidRDefault="00080B5D" w:rsidP="00B3093D">
            <w:pPr>
              <w:tabs>
                <w:tab w:val="decimal" w:pos="372"/>
                <w:tab w:val="left" w:pos="452"/>
              </w:tabs>
              <w:spacing w:after="60"/>
              <w:rPr>
                <w:sz w:val="18"/>
                <w:szCs w:val="18"/>
              </w:rPr>
            </w:pPr>
            <w:r>
              <w:rPr>
                <w:sz w:val="18"/>
                <w:szCs w:val="18"/>
              </w:rPr>
              <w:tab/>
            </w:r>
            <w:r>
              <w:rPr>
                <w:b/>
                <w:bCs/>
                <w:sz w:val="18"/>
                <w:szCs w:val="18"/>
              </w:rPr>
              <w:t>0</w:t>
            </w:r>
            <w:r>
              <w:rPr>
                <w:sz w:val="18"/>
                <w:szCs w:val="18"/>
              </w:rPr>
              <w:t xml:space="preserve"> </w:t>
            </w:r>
          </w:p>
        </w:tc>
        <w:tc>
          <w:tcPr>
            <w:tcW w:w="625" w:type="pct"/>
            <w:tcBorders>
              <w:top w:val="nil"/>
              <w:left w:val="nil"/>
              <w:bottom w:val="nil"/>
              <w:right w:val="single" w:sz="2" w:space="0" w:color="auto"/>
            </w:tcBorders>
          </w:tcPr>
          <w:p ns2:paraId="1D98B833" ns2:textId="77777777" w:rsidR="00080B5D" w:rsidRDefault="00080B5D" w:rsidP="00B3093D">
            <w:pPr>
              <w:tabs>
                <w:tab w:val="decimal" w:pos="246"/>
                <w:tab w:val="left" w:pos="326"/>
              </w:tabs>
              <w:spacing w:after="60"/>
              <w:rPr>
                <w:sz w:val="18"/>
                <w:szCs w:val="18"/>
              </w:rPr>
            </w:pPr>
            <w:r>
              <w:rPr>
                <w:sz w:val="18"/>
                <w:szCs w:val="18"/>
              </w:rPr>
              <w:tab/>
            </w:r>
            <w:r>
              <w:rPr>
                <w:b/>
                <w:bCs/>
                <w:sz w:val="18"/>
                <w:szCs w:val="18"/>
              </w:rPr>
              <w:t>(0.0)</w:t>
            </w:r>
            <w:r>
              <w:rPr>
                <w:sz w:val="18"/>
                <w:szCs w:val="18"/>
              </w:rPr>
              <w:t xml:space="preserve"> </w:t>
            </w:r>
          </w:p>
        </w:tc>
        <w:tc>
          <w:tcPr>
            <w:tcW w:w="625" w:type="pct"/>
            <w:tcBorders>
              <w:top w:val="nil"/>
              <w:left w:val="nil"/>
              <w:bottom w:val="nil"/>
              <w:right w:val="nil"/>
            </w:tcBorders>
          </w:tcPr>
          <w:p ns2:paraId="06DF3806" ns2:textId="77777777" w:rsidR="00080B5D" w:rsidRDefault="00080B5D" w:rsidP="00B3093D">
            <w:pPr>
              <w:tabs>
                <w:tab w:val="decimal" w:pos="372"/>
                <w:tab w:val="left" w:pos="452"/>
              </w:tabs>
              <w:spacing w:after="60"/>
              <w:rPr>
                <w:sz w:val="18"/>
                <w:szCs w:val="18"/>
              </w:rPr>
            </w:pPr>
            <w:r>
              <w:rPr>
                <w:sz w:val="18"/>
                <w:szCs w:val="18"/>
              </w:rPr>
              <w:tab/>
            </w:r>
            <w:r>
              <w:rPr>
                <w:b/>
                <w:bCs/>
                <w:sz w:val="18"/>
                <w:szCs w:val="18"/>
              </w:rPr>
              <w:t>6</w:t>
            </w:r>
            <w:r>
              <w:rPr>
                <w:sz w:val="18"/>
                <w:szCs w:val="18"/>
              </w:rPr>
              <w:t xml:space="preserve"> </w:t>
            </w:r>
          </w:p>
        </w:tc>
        <w:tc>
          <w:tcPr>
            <w:tcW w:w="625" w:type="pct"/>
            <w:tcBorders>
              <w:top w:val="nil"/>
              <w:left w:val="nil"/>
              <w:bottom w:val="nil"/>
              <w:right w:val="single" w:sz="2" w:space="0" w:color="auto"/>
            </w:tcBorders>
          </w:tcPr>
          <w:p ns2:paraId="3C74FA33" ns2:textId="77777777" w:rsidR="00080B5D" w:rsidRDefault="00080B5D" w:rsidP="00B3093D">
            <w:pPr>
              <w:tabs>
                <w:tab w:val="decimal" w:pos="246"/>
                <w:tab w:val="left" w:pos="326"/>
              </w:tabs>
              <w:spacing w:after="60"/>
              <w:rPr>
                <w:sz w:val="18"/>
                <w:szCs w:val="18"/>
              </w:rPr>
            </w:pPr>
            <w:r>
              <w:rPr>
                <w:sz w:val="18"/>
                <w:szCs w:val="18"/>
              </w:rPr>
              <w:tab/>
            </w:r>
            <w:r>
              <w:rPr>
                <w:b/>
                <w:bCs/>
                <w:sz w:val="18"/>
                <w:szCs w:val="18"/>
              </w:rPr>
              <w:t>(5.9)</w:t>
            </w:r>
            <w:r>
              <w:rPr>
                <w:sz w:val="18"/>
                <w:szCs w:val="18"/>
              </w:rPr>
              <w:t xml:space="preserve"> </w:t>
            </w:r>
          </w:p>
        </w:tc>
      </w:tr>
      <w:tr w:rsidR="00080B5D" ns2:paraId="15B6B0CB" ns2: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53C27951" ns2:textId="77777777" w:rsidR="00080B5D" w:rsidRDefault="00080B5D" w:rsidP="00B3093D">
            <w:pPr>
              <w:spacing w:before="15" w:after="15"/>
              <w:ind w:left="160" w:right="1" w:hanging="160"/>
              <w:rPr>
                <w:sz w:val="18"/>
                <w:szCs w:val="18"/>
              </w:rPr>
            </w:pPr>
            <w:r>
              <w:rPr>
                <w:sz w:val="18"/>
                <w:szCs w:val="18"/>
              </w:rPr>
              <w:t xml:space="preserve">   Diarrhoea </w:t>
            </w:r>
          </w:p>
        </w:tc>
        <w:tc>
          <w:tcPr>
            <w:tcW w:w="625" w:type="pct"/>
            <w:tcBorders>
              <w:top w:val="nil"/>
              <w:left w:val="nil"/>
              <w:bottom w:val="nil"/>
              <w:right w:val="nil"/>
            </w:tcBorders>
          </w:tcPr>
          <w:p ns2:paraId="66B4EB12" ns2:textId="77777777" w:rsidR="00080B5D" w:rsidRDefault="00080B5D" w:rsidP="00B3093D">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nil"/>
              <w:right w:val="single" w:sz="2" w:space="0" w:color="auto"/>
            </w:tcBorders>
          </w:tcPr>
          <w:p ns2:paraId="45AAF8CA" ns2:textId="77777777" w:rsidR="00080B5D" w:rsidRDefault="00080B5D" w:rsidP="00B3093D">
            <w:pPr>
              <w:tabs>
                <w:tab w:val="decimal" w:pos="246"/>
                <w:tab w:val="left" w:pos="326"/>
              </w:tabs>
              <w:spacing w:before="15" w:after="15"/>
              <w:rPr>
                <w:sz w:val="18"/>
                <w:szCs w:val="18"/>
              </w:rPr>
            </w:pPr>
            <w:r>
              <w:rPr>
                <w:sz w:val="18"/>
                <w:szCs w:val="18"/>
              </w:rPr>
              <w:tab/>
              <w:t xml:space="preserve">(0.0) </w:t>
            </w:r>
          </w:p>
        </w:tc>
        <w:tc>
          <w:tcPr>
            <w:tcW w:w="625" w:type="pct"/>
            <w:tcBorders>
              <w:top w:val="nil"/>
              <w:left w:val="nil"/>
              <w:bottom w:val="nil"/>
              <w:right w:val="nil"/>
            </w:tcBorders>
          </w:tcPr>
          <w:p ns2:paraId="4B1742C3" ns2:textId="77777777" w:rsidR="00080B5D" w:rsidRDefault="00080B5D" w:rsidP="00B3093D">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nil"/>
              <w:right w:val="single" w:sz="2" w:space="0" w:color="auto"/>
            </w:tcBorders>
          </w:tcPr>
          <w:p ns2:paraId="56690376" ns2:textId="77777777" w:rsidR="00080B5D" w:rsidRDefault="00080B5D" w:rsidP="00B3093D">
            <w:pPr>
              <w:tabs>
                <w:tab w:val="decimal" w:pos="246"/>
                <w:tab w:val="left" w:pos="326"/>
              </w:tabs>
              <w:spacing w:before="15" w:after="15"/>
              <w:rPr>
                <w:sz w:val="18"/>
                <w:szCs w:val="18"/>
              </w:rPr>
            </w:pPr>
            <w:r>
              <w:rPr>
                <w:sz w:val="18"/>
                <w:szCs w:val="18"/>
              </w:rPr>
              <w:tab/>
              <w:t xml:space="preserve">(0.0) </w:t>
            </w:r>
          </w:p>
        </w:tc>
      </w:tr>
      <w:tr w:rsidR="00080B5D" ns2:paraId="7FF2B401" ns2: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1CA916F1" ns2:textId="77777777" w:rsidR="00080B5D" w:rsidRDefault="00080B5D" w:rsidP="00B3093D">
            <w:pPr>
              <w:spacing w:before="15" w:after="15"/>
              <w:ind w:left="160" w:right="1" w:hanging="160"/>
              <w:rPr>
                <w:sz w:val="18"/>
                <w:szCs w:val="18"/>
              </w:rPr>
            </w:pPr>
            <w:r>
              <w:rPr>
                <w:sz w:val="18"/>
                <w:szCs w:val="18"/>
              </w:rPr>
              <w:t xml:space="preserve">   Oesophagitis </w:t>
            </w:r>
          </w:p>
        </w:tc>
        <w:tc>
          <w:tcPr>
            <w:tcW w:w="625" w:type="pct"/>
            <w:tcBorders>
              <w:top w:val="nil"/>
              <w:left w:val="nil"/>
              <w:bottom w:val="nil"/>
              <w:right w:val="nil"/>
            </w:tcBorders>
          </w:tcPr>
          <w:p ns2:paraId="1DE1E210" ns2:textId="77777777" w:rsidR="00080B5D" w:rsidRDefault="00080B5D" w:rsidP="00B3093D">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nil"/>
              <w:right w:val="single" w:sz="2" w:space="0" w:color="auto"/>
            </w:tcBorders>
          </w:tcPr>
          <w:p ns2:paraId="7DAA305D" ns2:textId="77777777" w:rsidR="00080B5D" w:rsidRDefault="00080B5D" w:rsidP="00B3093D">
            <w:pPr>
              <w:tabs>
                <w:tab w:val="decimal" w:pos="246"/>
                <w:tab w:val="left" w:pos="326"/>
              </w:tabs>
              <w:spacing w:before="15" w:after="15"/>
              <w:rPr>
                <w:sz w:val="18"/>
                <w:szCs w:val="18"/>
              </w:rPr>
            </w:pPr>
            <w:r>
              <w:rPr>
                <w:sz w:val="18"/>
                <w:szCs w:val="18"/>
              </w:rPr>
              <w:tab/>
              <w:t xml:space="preserve">(0.0) </w:t>
            </w:r>
          </w:p>
        </w:tc>
        <w:tc>
          <w:tcPr>
            <w:tcW w:w="625" w:type="pct"/>
            <w:tcBorders>
              <w:top w:val="nil"/>
              <w:left w:val="nil"/>
              <w:bottom w:val="nil"/>
              <w:right w:val="nil"/>
            </w:tcBorders>
          </w:tcPr>
          <w:p ns2:paraId="050E549A" ns2:textId="77777777" w:rsidR="00080B5D" w:rsidRDefault="00080B5D" w:rsidP="00B3093D">
            <w:pPr>
              <w:tabs>
                <w:tab w:val="decimal" w:pos="372"/>
                <w:tab w:val="left" w:pos="452"/>
              </w:tabs>
              <w:spacing w:before="15" w:after="15"/>
              <w:rPr>
                <w:sz w:val="18"/>
                <w:szCs w:val="18"/>
              </w:rPr>
            </w:pPr>
            <w:r>
              <w:rPr>
                <w:sz w:val="18"/>
                <w:szCs w:val="18"/>
              </w:rPr>
              <w:tab/>
              <w:t xml:space="preserve">1 </w:t>
            </w:r>
          </w:p>
        </w:tc>
        <w:tc>
          <w:tcPr>
            <w:tcW w:w="625" w:type="pct"/>
            <w:tcBorders>
              <w:top w:val="nil"/>
              <w:left w:val="nil"/>
              <w:bottom w:val="nil"/>
              <w:right w:val="single" w:sz="2" w:space="0" w:color="auto"/>
            </w:tcBorders>
          </w:tcPr>
          <w:p ns2:paraId="11D05251" ns2:textId="77777777" w:rsidR="00080B5D" w:rsidRDefault="00080B5D" w:rsidP="00B3093D">
            <w:pPr>
              <w:tabs>
                <w:tab w:val="decimal" w:pos="246"/>
                <w:tab w:val="left" w:pos="326"/>
              </w:tabs>
              <w:spacing w:before="15" w:after="15"/>
              <w:rPr>
                <w:sz w:val="18"/>
                <w:szCs w:val="18"/>
              </w:rPr>
            </w:pPr>
            <w:r>
              <w:rPr>
                <w:sz w:val="18"/>
                <w:szCs w:val="18"/>
              </w:rPr>
              <w:tab/>
              <w:t xml:space="preserve">(1.0) </w:t>
            </w:r>
          </w:p>
        </w:tc>
      </w:tr>
      <w:tr w:rsidR="00080B5D" ns2:paraId="198FADB6" ns2: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1CF08E9D" ns2:textId="77777777" w:rsidR="00080B5D" w:rsidRDefault="00080B5D" w:rsidP="00B3093D">
            <w:pPr>
              <w:spacing w:before="15" w:after="15"/>
              <w:ind w:left="160" w:right="1" w:hanging="160"/>
              <w:rPr>
                <w:sz w:val="18"/>
                <w:szCs w:val="18"/>
              </w:rPr>
            </w:pPr>
            <w:r>
              <w:rPr>
                <w:sz w:val="18"/>
                <w:szCs w:val="18"/>
              </w:rPr>
              <w:t xml:space="preserve">   Stomatitis </w:t>
            </w:r>
          </w:p>
        </w:tc>
        <w:tc>
          <w:tcPr>
            <w:tcW w:w="625" w:type="pct"/>
            <w:tcBorders>
              <w:top w:val="nil"/>
              <w:left w:val="nil"/>
              <w:bottom w:val="nil"/>
              <w:right w:val="nil"/>
            </w:tcBorders>
          </w:tcPr>
          <w:p ns2:paraId="539BE770" ns2:textId="77777777" w:rsidR="00080B5D" w:rsidRDefault="00080B5D" w:rsidP="00B3093D">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nil"/>
              <w:right w:val="single" w:sz="2" w:space="0" w:color="auto"/>
            </w:tcBorders>
          </w:tcPr>
          <w:p ns2:paraId="1F0A9BB1" ns2:textId="77777777" w:rsidR="00080B5D" w:rsidRDefault="00080B5D" w:rsidP="00B3093D">
            <w:pPr>
              <w:tabs>
                <w:tab w:val="decimal" w:pos="246"/>
                <w:tab w:val="left" w:pos="326"/>
              </w:tabs>
              <w:spacing w:before="15" w:after="15"/>
              <w:rPr>
                <w:sz w:val="18"/>
                <w:szCs w:val="18"/>
              </w:rPr>
            </w:pPr>
            <w:r>
              <w:rPr>
                <w:sz w:val="18"/>
                <w:szCs w:val="18"/>
              </w:rPr>
              <w:tab/>
              <w:t xml:space="preserve">(0.0) </w:t>
            </w:r>
          </w:p>
        </w:tc>
        <w:tc>
          <w:tcPr>
            <w:tcW w:w="625" w:type="pct"/>
            <w:tcBorders>
              <w:top w:val="nil"/>
              <w:left w:val="nil"/>
              <w:bottom w:val="nil"/>
              <w:right w:val="nil"/>
            </w:tcBorders>
          </w:tcPr>
          <w:p ns2:paraId="75038D45" ns2:textId="77777777" w:rsidR="00080B5D" w:rsidRDefault="00080B5D" w:rsidP="00B3093D">
            <w:pPr>
              <w:tabs>
                <w:tab w:val="decimal" w:pos="372"/>
                <w:tab w:val="left" w:pos="452"/>
              </w:tabs>
              <w:spacing w:before="15" w:after="15"/>
              <w:rPr>
                <w:sz w:val="18"/>
                <w:szCs w:val="18"/>
              </w:rPr>
            </w:pPr>
            <w:r>
              <w:rPr>
                <w:sz w:val="18"/>
                <w:szCs w:val="18"/>
              </w:rPr>
              <w:tab/>
              <w:t xml:space="preserve">4 </w:t>
            </w:r>
          </w:p>
        </w:tc>
        <w:tc>
          <w:tcPr>
            <w:tcW w:w="625" w:type="pct"/>
            <w:tcBorders>
              <w:top w:val="nil"/>
              <w:left w:val="nil"/>
              <w:bottom w:val="nil"/>
              <w:right w:val="single" w:sz="2" w:space="0" w:color="auto"/>
            </w:tcBorders>
          </w:tcPr>
          <w:p ns2:paraId="244F8435" ns2:textId="77777777" w:rsidR="00080B5D" w:rsidRDefault="00080B5D" w:rsidP="00B3093D">
            <w:pPr>
              <w:tabs>
                <w:tab w:val="decimal" w:pos="246"/>
                <w:tab w:val="left" w:pos="326"/>
              </w:tabs>
              <w:spacing w:before="15" w:after="15"/>
              <w:rPr>
                <w:sz w:val="18"/>
                <w:szCs w:val="18"/>
              </w:rPr>
            </w:pPr>
            <w:r>
              <w:rPr>
                <w:sz w:val="18"/>
                <w:szCs w:val="18"/>
              </w:rPr>
              <w:tab/>
              <w:t xml:space="preserve">(4.0) </w:t>
            </w:r>
          </w:p>
        </w:tc>
      </w:tr>
      <w:tr w:rsidR="00080B5D" ns2:paraId="52CA0DC2" ns2: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3807EB65" ns2:textId="77777777" w:rsidR="00080B5D" w:rsidRDefault="00080B5D" w:rsidP="00B3093D">
            <w:pPr>
              <w:spacing w:before="15" w:after="15"/>
              <w:ind w:left="160" w:right="1" w:hanging="160"/>
              <w:rPr>
                <w:sz w:val="18"/>
                <w:szCs w:val="18"/>
              </w:rPr>
            </w:pPr>
            <w:r>
              <w:rPr>
                <w:sz w:val="18"/>
                <w:szCs w:val="18"/>
              </w:rPr>
              <w:t xml:space="preserve">   Vomiting </w:t>
            </w:r>
          </w:p>
        </w:tc>
        <w:tc>
          <w:tcPr>
            <w:tcW w:w="625" w:type="pct"/>
            <w:tcBorders>
              <w:top w:val="nil"/>
              <w:left w:val="nil"/>
              <w:bottom w:val="nil"/>
              <w:right w:val="nil"/>
            </w:tcBorders>
          </w:tcPr>
          <w:p ns2:paraId="22DE5816" ns2:textId="77777777" w:rsidR="00080B5D" w:rsidRDefault="00080B5D" w:rsidP="00B3093D">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nil"/>
              <w:right w:val="single" w:sz="2" w:space="0" w:color="auto"/>
            </w:tcBorders>
          </w:tcPr>
          <w:p ns2:paraId="46E60807" ns2:textId="77777777" w:rsidR="00080B5D" w:rsidRDefault="00080B5D" w:rsidP="00B3093D">
            <w:pPr>
              <w:tabs>
                <w:tab w:val="decimal" w:pos="246"/>
                <w:tab w:val="left" w:pos="326"/>
              </w:tabs>
              <w:spacing w:before="15" w:after="15"/>
              <w:rPr>
                <w:sz w:val="18"/>
                <w:szCs w:val="18"/>
              </w:rPr>
            </w:pPr>
            <w:r>
              <w:rPr>
                <w:sz w:val="18"/>
                <w:szCs w:val="18"/>
              </w:rPr>
              <w:tab/>
              <w:t xml:space="preserve">(0.0) </w:t>
            </w:r>
          </w:p>
        </w:tc>
        <w:tc>
          <w:tcPr>
            <w:tcW w:w="625" w:type="pct"/>
            <w:tcBorders>
              <w:top w:val="nil"/>
              <w:left w:val="nil"/>
              <w:bottom w:val="nil"/>
              <w:right w:val="nil"/>
            </w:tcBorders>
          </w:tcPr>
          <w:p ns2:paraId="01CECBB0" ns2:textId="77777777" w:rsidR="00080B5D" w:rsidRDefault="00080B5D" w:rsidP="00B3093D">
            <w:pPr>
              <w:tabs>
                <w:tab w:val="decimal" w:pos="372"/>
                <w:tab w:val="left" w:pos="452"/>
              </w:tabs>
              <w:spacing w:before="15" w:after="15"/>
              <w:rPr>
                <w:sz w:val="18"/>
                <w:szCs w:val="18"/>
              </w:rPr>
            </w:pPr>
            <w:r>
              <w:rPr>
                <w:sz w:val="18"/>
                <w:szCs w:val="18"/>
              </w:rPr>
              <w:tab/>
              <w:t xml:space="preserve">1 </w:t>
            </w:r>
          </w:p>
        </w:tc>
        <w:tc>
          <w:tcPr>
            <w:tcW w:w="625" w:type="pct"/>
            <w:tcBorders>
              <w:top w:val="nil"/>
              <w:left w:val="nil"/>
              <w:bottom w:val="nil"/>
              <w:right w:val="single" w:sz="2" w:space="0" w:color="auto"/>
            </w:tcBorders>
          </w:tcPr>
          <w:p ns2:paraId="7568DBED" ns2:textId="77777777" w:rsidR="00080B5D" w:rsidRDefault="00080B5D" w:rsidP="00B3093D">
            <w:pPr>
              <w:tabs>
                <w:tab w:val="decimal" w:pos="246"/>
                <w:tab w:val="left" w:pos="326"/>
              </w:tabs>
              <w:spacing w:before="15" w:after="15"/>
              <w:rPr>
                <w:sz w:val="18"/>
                <w:szCs w:val="18"/>
              </w:rPr>
            </w:pPr>
            <w:r>
              <w:rPr>
                <w:sz w:val="18"/>
                <w:szCs w:val="18"/>
              </w:rPr>
              <w:tab/>
              <w:t xml:space="preserve">(1.0) </w:t>
            </w:r>
          </w:p>
        </w:tc>
      </w:tr>
      <w:tr w:rsidR="00080B5D" ns2:paraId="12E12B9E" ns2: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2C7EA338" ns2:textId="77777777" w:rsidR="00080B5D" w:rsidRDefault="00080B5D" w:rsidP="00B3093D">
            <w:pPr>
              <w:spacing w:after="60"/>
              <w:ind w:left="160" w:right="1" w:hanging="160"/>
              <w:rPr>
                <w:sz w:val="18"/>
                <w:szCs w:val="18"/>
              </w:rPr>
            </w:pPr>
            <w:r>
              <w:rPr>
                <w:sz w:val="18"/>
                <w:szCs w:val="18"/>
              </w:rPr>
              <w:t xml:space="preserve"> </w:t>
            </w:r>
            <w:r>
              <w:rPr>
                <w:b/>
                <w:bCs/>
                <w:sz w:val="18"/>
                <w:szCs w:val="18"/>
              </w:rPr>
              <w:t>Hepatobiliary disorders</w:t>
            </w:r>
            <w:r>
              <w:rPr>
                <w:sz w:val="18"/>
                <w:szCs w:val="18"/>
              </w:rPr>
              <w:t xml:space="preserve"> </w:t>
            </w:r>
          </w:p>
        </w:tc>
        <w:tc>
          <w:tcPr>
            <w:tcW w:w="625" w:type="pct"/>
            <w:tcBorders>
              <w:top w:val="nil"/>
              <w:left w:val="nil"/>
              <w:bottom w:val="nil"/>
              <w:right w:val="nil"/>
            </w:tcBorders>
          </w:tcPr>
          <w:p ns2:paraId="114869B9" ns2:textId="77777777" w:rsidR="00080B5D" w:rsidRDefault="00080B5D" w:rsidP="00B3093D">
            <w:pPr>
              <w:tabs>
                <w:tab w:val="decimal" w:pos="372"/>
                <w:tab w:val="left" w:pos="452"/>
              </w:tabs>
              <w:spacing w:after="60"/>
              <w:rPr>
                <w:sz w:val="18"/>
                <w:szCs w:val="18"/>
              </w:rPr>
            </w:pPr>
            <w:r>
              <w:rPr>
                <w:sz w:val="18"/>
                <w:szCs w:val="18"/>
              </w:rPr>
              <w:tab/>
            </w:r>
            <w:r>
              <w:rPr>
                <w:b/>
                <w:bCs/>
                <w:sz w:val="18"/>
                <w:szCs w:val="18"/>
              </w:rPr>
              <w:t>0</w:t>
            </w:r>
            <w:r>
              <w:rPr>
                <w:sz w:val="18"/>
                <w:szCs w:val="18"/>
              </w:rPr>
              <w:t xml:space="preserve"> </w:t>
            </w:r>
          </w:p>
        </w:tc>
        <w:tc>
          <w:tcPr>
            <w:tcW w:w="625" w:type="pct"/>
            <w:tcBorders>
              <w:top w:val="nil"/>
              <w:left w:val="nil"/>
              <w:bottom w:val="nil"/>
              <w:right w:val="single" w:sz="2" w:space="0" w:color="auto"/>
            </w:tcBorders>
          </w:tcPr>
          <w:p ns2:paraId="220C9189" ns2:textId="77777777" w:rsidR="00080B5D" w:rsidRDefault="00080B5D" w:rsidP="00B3093D">
            <w:pPr>
              <w:tabs>
                <w:tab w:val="decimal" w:pos="246"/>
                <w:tab w:val="left" w:pos="326"/>
              </w:tabs>
              <w:spacing w:after="60"/>
              <w:rPr>
                <w:sz w:val="18"/>
                <w:szCs w:val="18"/>
              </w:rPr>
            </w:pPr>
            <w:r>
              <w:rPr>
                <w:sz w:val="18"/>
                <w:szCs w:val="18"/>
              </w:rPr>
              <w:tab/>
            </w:r>
            <w:r>
              <w:rPr>
                <w:b/>
                <w:bCs/>
                <w:sz w:val="18"/>
                <w:szCs w:val="18"/>
              </w:rPr>
              <w:t>(0.0)</w:t>
            </w:r>
            <w:r>
              <w:rPr>
                <w:sz w:val="18"/>
                <w:szCs w:val="18"/>
              </w:rPr>
              <w:t xml:space="preserve"> </w:t>
            </w:r>
          </w:p>
        </w:tc>
        <w:tc>
          <w:tcPr>
            <w:tcW w:w="625" w:type="pct"/>
            <w:tcBorders>
              <w:top w:val="nil"/>
              <w:left w:val="nil"/>
              <w:bottom w:val="nil"/>
              <w:right w:val="nil"/>
            </w:tcBorders>
          </w:tcPr>
          <w:p ns2:paraId="5737F881" ns2:textId="77777777" w:rsidR="00080B5D" w:rsidRDefault="00080B5D" w:rsidP="00B3093D">
            <w:pPr>
              <w:tabs>
                <w:tab w:val="decimal" w:pos="372"/>
                <w:tab w:val="left" w:pos="452"/>
              </w:tabs>
              <w:spacing w:after="60"/>
              <w:rPr>
                <w:sz w:val="18"/>
                <w:szCs w:val="18"/>
              </w:rPr>
            </w:pPr>
            <w:r>
              <w:rPr>
                <w:sz w:val="18"/>
                <w:szCs w:val="18"/>
              </w:rPr>
              <w:tab/>
            </w:r>
            <w:r>
              <w:rPr>
                <w:b/>
                <w:bCs/>
                <w:sz w:val="18"/>
                <w:szCs w:val="18"/>
              </w:rPr>
              <w:t>2</w:t>
            </w:r>
            <w:r>
              <w:rPr>
                <w:sz w:val="18"/>
                <w:szCs w:val="18"/>
              </w:rPr>
              <w:t xml:space="preserve"> </w:t>
            </w:r>
          </w:p>
        </w:tc>
        <w:tc>
          <w:tcPr>
            <w:tcW w:w="625" w:type="pct"/>
            <w:tcBorders>
              <w:top w:val="nil"/>
              <w:left w:val="nil"/>
              <w:bottom w:val="nil"/>
              <w:right w:val="single" w:sz="2" w:space="0" w:color="auto"/>
            </w:tcBorders>
          </w:tcPr>
          <w:p ns2:paraId="19454E7F" ns2:textId="77777777" w:rsidR="00080B5D" w:rsidRDefault="00080B5D" w:rsidP="00B3093D">
            <w:pPr>
              <w:tabs>
                <w:tab w:val="decimal" w:pos="246"/>
                <w:tab w:val="left" w:pos="326"/>
              </w:tabs>
              <w:spacing w:after="60"/>
              <w:rPr>
                <w:sz w:val="18"/>
                <w:szCs w:val="18"/>
              </w:rPr>
            </w:pPr>
            <w:r>
              <w:rPr>
                <w:sz w:val="18"/>
                <w:szCs w:val="18"/>
              </w:rPr>
              <w:tab/>
            </w:r>
            <w:r>
              <w:rPr>
                <w:b/>
                <w:bCs/>
                <w:sz w:val="18"/>
                <w:szCs w:val="18"/>
              </w:rPr>
              <w:t>(2.0)</w:t>
            </w:r>
            <w:r>
              <w:rPr>
                <w:sz w:val="18"/>
                <w:szCs w:val="18"/>
              </w:rPr>
              <w:t xml:space="preserve"> </w:t>
            </w:r>
          </w:p>
        </w:tc>
      </w:tr>
      <w:tr w:rsidR="00080B5D" ns2:paraId="7B869262" ns2: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6352F8D4" ns2:textId="77777777" w:rsidR="00080B5D" w:rsidRDefault="00080B5D" w:rsidP="00B3093D">
            <w:pPr>
              <w:spacing w:before="15" w:after="15"/>
              <w:ind w:left="160" w:right="1" w:hanging="160"/>
              <w:rPr>
                <w:sz w:val="18"/>
                <w:szCs w:val="18"/>
              </w:rPr>
            </w:pPr>
            <w:r>
              <w:rPr>
                <w:sz w:val="18"/>
                <w:szCs w:val="18"/>
              </w:rPr>
              <w:t xml:space="preserve">   Hepatic function abnormal </w:t>
            </w:r>
          </w:p>
        </w:tc>
        <w:tc>
          <w:tcPr>
            <w:tcW w:w="625" w:type="pct"/>
            <w:tcBorders>
              <w:top w:val="nil"/>
              <w:left w:val="nil"/>
              <w:bottom w:val="nil"/>
              <w:right w:val="nil"/>
            </w:tcBorders>
          </w:tcPr>
          <w:p ns2:paraId="0120D235" ns2:textId="77777777" w:rsidR="00080B5D" w:rsidRDefault="00080B5D" w:rsidP="00B3093D">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nil"/>
              <w:right w:val="single" w:sz="2" w:space="0" w:color="auto"/>
            </w:tcBorders>
          </w:tcPr>
          <w:p ns2:paraId="632CF206" ns2:textId="77777777" w:rsidR="00080B5D" w:rsidRDefault="00080B5D" w:rsidP="00B3093D">
            <w:pPr>
              <w:tabs>
                <w:tab w:val="decimal" w:pos="246"/>
                <w:tab w:val="left" w:pos="326"/>
              </w:tabs>
              <w:spacing w:before="15" w:after="15"/>
              <w:rPr>
                <w:sz w:val="18"/>
                <w:szCs w:val="18"/>
              </w:rPr>
            </w:pPr>
            <w:r>
              <w:rPr>
                <w:sz w:val="18"/>
                <w:szCs w:val="18"/>
              </w:rPr>
              <w:tab/>
              <w:t xml:space="preserve">(0.0) </w:t>
            </w:r>
          </w:p>
        </w:tc>
        <w:tc>
          <w:tcPr>
            <w:tcW w:w="625" w:type="pct"/>
            <w:tcBorders>
              <w:top w:val="nil"/>
              <w:left w:val="nil"/>
              <w:bottom w:val="nil"/>
              <w:right w:val="nil"/>
            </w:tcBorders>
          </w:tcPr>
          <w:p ns2:paraId="4E4DC7EA" ns2:textId="77777777" w:rsidR="00080B5D" w:rsidRDefault="00080B5D" w:rsidP="00B3093D">
            <w:pPr>
              <w:tabs>
                <w:tab w:val="decimal" w:pos="372"/>
                <w:tab w:val="left" w:pos="452"/>
              </w:tabs>
              <w:spacing w:before="15" w:after="15"/>
              <w:rPr>
                <w:sz w:val="18"/>
                <w:szCs w:val="18"/>
              </w:rPr>
            </w:pPr>
            <w:r>
              <w:rPr>
                <w:sz w:val="18"/>
                <w:szCs w:val="18"/>
              </w:rPr>
              <w:tab/>
              <w:t xml:space="preserve">1 </w:t>
            </w:r>
          </w:p>
        </w:tc>
        <w:tc>
          <w:tcPr>
            <w:tcW w:w="625" w:type="pct"/>
            <w:tcBorders>
              <w:top w:val="nil"/>
              <w:left w:val="nil"/>
              <w:bottom w:val="nil"/>
              <w:right w:val="single" w:sz="2" w:space="0" w:color="auto"/>
            </w:tcBorders>
          </w:tcPr>
          <w:p ns2:paraId="18FB4B5B" ns2:textId="77777777" w:rsidR="00080B5D" w:rsidRDefault="00080B5D" w:rsidP="00B3093D">
            <w:pPr>
              <w:tabs>
                <w:tab w:val="decimal" w:pos="246"/>
                <w:tab w:val="left" w:pos="326"/>
              </w:tabs>
              <w:spacing w:before="15" w:after="15"/>
              <w:rPr>
                <w:sz w:val="18"/>
                <w:szCs w:val="18"/>
              </w:rPr>
            </w:pPr>
            <w:r>
              <w:rPr>
                <w:sz w:val="18"/>
                <w:szCs w:val="18"/>
              </w:rPr>
              <w:tab/>
              <w:t xml:space="preserve">(1.0) </w:t>
            </w:r>
          </w:p>
        </w:tc>
      </w:tr>
      <w:tr w:rsidR="00080B5D" ns2:paraId="4388BC57" ns2: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74AABFDF" ns2:textId="77777777" w:rsidR="00080B5D" w:rsidRDefault="00080B5D" w:rsidP="00B3093D">
            <w:pPr>
              <w:spacing w:before="15" w:after="15"/>
              <w:ind w:left="160" w:right="1" w:hanging="160"/>
              <w:rPr>
                <w:sz w:val="18"/>
                <w:szCs w:val="18"/>
              </w:rPr>
            </w:pPr>
            <w:r>
              <w:rPr>
                <w:sz w:val="18"/>
                <w:szCs w:val="18"/>
              </w:rPr>
              <w:t xml:space="preserve">   Immune-mediated hepatitis </w:t>
            </w:r>
          </w:p>
        </w:tc>
        <w:tc>
          <w:tcPr>
            <w:tcW w:w="625" w:type="pct"/>
            <w:tcBorders>
              <w:top w:val="nil"/>
              <w:left w:val="nil"/>
              <w:bottom w:val="nil"/>
              <w:right w:val="nil"/>
            </w:tcBorders>
          </w:tcPr>
          <w:p ns2:paraId="558FBB08" ns2:textId="77777777" w:rsidR="00080B5D" w:rsidRDefault="00080B5D" w:rsidP="00B3093D">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nil"/>
              <w:right w:val="single" w:sz="2" w:space="0" w:color="auto"/>
            </w:tcBorders>
          </w:tcPr>
          <w:p ns2:paraId="060706D7" ns2:textId="77777777" w:rsidR="00080B5D" w:rsidRDefault="00080B5D" w:rsidP="00B3093D">
            <w:pPr>
              <w:tabs>
                <w:tab w:val="decimal" w:pos="246"/>
                <w:tab w:val="left" w:pos="326"/>
              </w:tabs>
              <w:spacing w:before="15" w:after="15"/>
              <w:rPr>
                <w:sz w:val="18"/>
                <w:szCs w:val="18"/>
              </w:rPr>
            </w:pPr>
            <w:r>
              <w:rPr>
                <w:sz w:val="18"/>
                <w:szCs w:val="18"/>
              </w:rPr>
              <w:tab/>
              <w:t xml:space="preserve">(0.0) </w:t>
            </w:r>
          </w:p>
        </w:tc>
        <w:tc>
          <w:tcPr>
            <w:tcW w:w="625" w:type="pct"/>
            <w:tcBorders>
              <w:top w:val="nil"/>
              <w:left w:val="nil"/>
              <w:bottom w:val="nil"/>
              <w:right w:val="nil"/>
            </w:tcBorders>
          </w:tcPr>
          <w:p ns2:paraId="569E0CEB" ns2:textId="77777777" w:rsidR="00080B5D" w:rsidRDefault="00080B5D" w:rsidP="00B3093D">
            <w:pPr>
              <w:tabs>
                <w:tab w:val="decimal" w:pos="372"/>
                <w:tab w:val="left" w:pos="452"/>
              </w:tabs>
              <w:spacing w:before="15" w:after="15"/>
              <w:rPr>
                <w:sz w:val="18"/>
                <w:szCs w:val="18"/>
              </w:rPr>
            </w:pPr>
            <w:r>
              <w:rPr>
                <w:sz w:val="18"/>
                <w:szCs w:val="18"/>
              </w:rPr>
              <w:tab/>
              <w:t xml:space="preserve">1 </w:t>
            </w:r>
          </w:p>
        </w:tc>
        <w:tc>
          <w:tcPr>
            <w:tcW w:w="625" w:type="pct"/>
            <w:tcBorders>
              <w:top w:val="nil"/>
              <w:left w:val="nil"/>
              <w:bottom w:val="nil"/>
              <w:right w:val="single" w:sz="2" w:space="0" w:color="auto"/>
            </w:tcBorders>
          </w:tcPr>
          <w:p ns2:paraId="086270A9" ns2:textId="77777777" w:rsidR="00080B5D" w:rsidRDefault="00080B5D" w:rsidP="00B3093D">
            <w:pPr>
              <w:tabs>
                <w:tab w:val="decimal" w:pos="246"/>
                <w:tab w:val="left" w:pos="326"/>
              </w:tabs>
              <w:spacing w:before="15" w:after="15"/>
              <w:rPr>
                <w:sz w:val="18"/>
                <w:szCs w:val="18"/>
              </w:rPr>
            </w:pPr>
            <w:r>
              <w:rPr>
                <w:sz w:val="18"/>
                <w:szCs w:val="18"/>
              </w:rPr>
              <w:tab/>
              <w:t xml:space="preserve">(1.0) </w:t>
            </w:r>
          </w:p>
        </w:tc>
      </w:tr>
      <w:tr w:rsidR="00080B5D" ns2:paraId="2E207FB5" ns2: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6FAE313D" ns2:textId="77777777" w:rsidR="00080B5D" w:rsidRDefault="00080B5D" w:rsidP="00B3093D">
            <w:pPr>
              <w:spacing w:before="15" w:after="15"/>
              <w:ind w:left="160" w:right="1" w:hanging="160"/>
              <w:rPr>
                <w:sz w:val="18"/>
                <w:szCs w:val="18"/>
              </w:rPr>
            </w:pPr>
            <w:r>
              <w:rPr>
                <w:sz w:val="18"/>
                <w:szCs w:val="18"/>
              </w:rPr>
              <w:t xml:space="preserve"> </w:t>
            </w:r>
            <w:r>
              <w:rPr>
                <w:b/>
                <w:bCs/>
                <w:sz w:val="18"/>
                <w:szCs w:val="18"/>
              </w:rPr>
              <w:t>Immune system disorders</w:t>
            </w:r>
            <w:r>
              <w:rPr>
                <w:sz w:val="18"/>
                <w:szCs w:val="18"/>
              </w:rPr>
              <w:t xml:space="preserve"> </w:t>
            </w:r>
          </w:p>
        </w:tc>
        <w:tc>
          <w:tcPr>
            <w:tcW w:w="625" w:type="pct"/>
            <w:tcBorders>
              <w:top w:val="nil"/>
              <w:left w:val="nil"/>
              <w:bottom w:val="nil"/>
              <w:right w:val="nil"/>
            </w:tcBorders>
          </w:tcPr>
          <w:p ns2:paraId="08A3F6FC" ns2:textId="77777777" w:rsidR="00080B5D" w:rsidRDefault="00080B5D" w:rsidP="00B3093D">
            <w:pPr>
              <w:tabs>
                <w:tab w:val="decimal" w:pos="372"/>
                <w:tab w:val="left" w:pos="452"/>
              </w:tabs>
              <w:spacing w:before="15" w:after="15"/>
              <w:rPr>
                <w:sz w:val="18"/>
                <w:szCs w:val="18"/>
              </w:rPr>
            </w:pPr>
            <w:r>
              <w:rPr>
                <w:sz w:val="18"/>
                <w:szCs w:val="18"/>
              </w:rPr>
              <w:tab/>
            </w:r>
            <w:r>
              <w:rPr>
                <w:b/>
                <w:bCs/>
                <w:sz w:val="18"/>
                <w:szCs w:val="18"/>
              </w:rPr>
              <w:t>0</w:t>
            </w:r>
            <w:r>
              <w:rPr>
                <w:sz w:val="18"/>
                <w:szCs w:val="18"/>
              </w:rPr>
              <w:t xml:space="preserve"> </w:t>
            </w:r>
          </w:p>
        </w:tc>
        <w:tc>
          <w:tcPr>
            <w:tcW w:w="625" w:type="pct"/>
            <w:tcBorders>
              <w:top w:val="nil"/>
              <w:left w:val="nil"/>
              <w:bottom w:val="nil"/>
              <w:right w:val="single" w:sz="2" w:space="0" w:color="auto"/>
            </w:tcBorders>
          </w:tcPr>
          <w:p ns2:paraId="1546E4E9" ns2:textId="77777777" w:rsidR="00080B5D" w:rsidRDefault="00080B5D" w:rsidP="00B3093D">
            <w:pPr>
              <w:tabs>
                <w:tab w:val="decimal" w:pos="246"/>
                <w:tab w:val="left" w:pos="326"/>
              </w:tabs>
              <w:spacing w:before="15" w:after="15"/>
              <w:rPr>
                <w:sz w:val="18"/>
                <w:szCs w:val="18"/>
              </w:rPr>
            </w:pPr>
            <w:r>
              <w:rPr>
                <w:sz w:val="18"/>
                <w:szCs w:val="18"/>
              </w:rPr>
              <w:tab/>
            </w:r>
            <w:r>
              <w:rPr>
                <w:b/>
                <w:bCs/>
                <w:sz w:val="18"/>
                <w:szCs w:val="18"/>
              </w:rPr>
              <w:t>(0.0)</w:t>
            </w:r>
            <w:r>
              <w:rPr>
                <w:sz w:val="18"/>
                <w:szCs w:val="18"/>
              </w:rPr>
              <w:t xml:space="preserve"> </w:t>
            </w:r>
          </w:p>
        </w:tc>
        <w:tc>
          <w:tcPr>
            <w:tcW w:w="625" w:type="pct"/>
            <w:tcBorders>
              <w:top w:val="nil"/>
              <w:left w:val="nil"/>
              <w:bottom w:val="nil"/>
              <w:right w:val="nil"/>
            </w:tcBorders>
          </w:tcPr>
          <w:p ns2:paraId="5BC87D6F" ns2:textId="77777777" w:rsidR="00080B5D" w:rsidRDefault="00080B5D" w:rsidP="00B3093D">
            <w:pPr>
              <w:tabs>
                <w:tab w:val="decimal" w:pos="372"/>
                <w:tab w:val="left" w:pos="452"/>
              </w:tabs>
              <w:spacing w:before="15" w:after="15"/>
              <w:rPr>
                <w:sz w:val="18"/>
                <w:szCs w:val="18"/>
              </w:rPr>
            </w:pPr>
            <w:r>
              <w:rPr>
                <w:sz w:val="18"/>
                <w:szCs w:val="18"/>
              </w:rPr>
              <w:tab/>
            </w:r>
            <w:r>
              <w:rPr>
                <w:b/>
                <w:bCs/>
                <w:sz w:val="18"/>
                <w:szCs w:val="18"/>
              </w:rPr>
              <w:t>1</w:t>
            </w:r>
            <w:r>
              <w:rPr>
                <w:sz w:val="18"/>
                <w:szCs w:val="18"/>
              </w:rPr>
              <w:t xml:space="preserve"> </w:t>
            </w:r>
          </w:p>
        </w:tc>
        <w:tc>
          <w:tcPr>
            <w:tcW w:w="625" w:type="pct"/>
            <w:tcBorders>
              <w:top w:val="nil"/>
              <w:left w:val="nil"/>
              <w:bottom w:val="nil"/>
              <w:right w:val="single" w:sz="2" w:space="0" w:color="auto"/>
            </w:tcBorders>
          </w:tcPr>
          <w:p ns2:paraId="3580ED68" ns2:textId="77777777" w:rsidR="00080B5D" w:rsidRDefault="00080B5D" w:rsidP="00B3093D">
            <w:pPr>
              <w:tabs>
                <w:tab w:val="decimal" w:pos="246"/>
                <w:tab w:val="left" w:pos="326"/>
              </w:tabs>
              <w:spacing w:before="15" w:after="15"/>
              <w:rPr>
                <w:sz w:val="18"/>
                <w:szCs w:val="18"/>
              </w:rPr>
            </w:pPr>
            <w:r>
              <w:rPr>
                <w:sz w:val="18"/>
                <w:szCs w:val="18"/>
              </w:rPr>
              <w:tab/>
            </w:r>
            <w:r>
              <w:rPr>
                <w:b/>
                <w:bCs/>
                <w:sz w:val="18"/>
                <w:szCs w:val="18"/>
              </w:rPr>
              <w:t>(1.0)</w:t>
            </w:r>
            <w:r>
              <w:rPr>
                <w:sz w:val="18"/>
                <w:szCs w:val="18"/>
              </w:rPr>
              <w:t xml:space="preserve"> </w:t>
            </w:r>
          </w:p>
        </w:tc>
      </w:tr>
      <w:tr w:rsidR="00080B5D" ns2:paraId="13F73D65" ns2: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2FCFFCD3" ns2:textId="77777777" w:rsidR="00080B5D" w:rsidRDefault="00080B5D" w:rsidP="00B3093D">
            <w:pPr>
              <w:spacing w:before="15" w:after="15"/>
              <w:ind w:left="160" w:right="1" w:hanging="160"/>
              <w:rPr>
                <w:sz w:val="18"/>
                <w:szCs w:val="18"/>
              </w:rPr>
            </w:pPr>
            <w:r>
              <w:rPr>
                <w:sz w:val="18"/>
                <w:szCs w:val="18"/>
              </w:rPr>
              <w:t xml:space="preserve">   Drug hypersensitivity </w:t>
            </w:r>
          </w:p>
        </w:tc>
        <w:tc>
          <w:tcPr>
            <w:tcW w:w="625" w:type="pct"/>
            <w:tcBorders>
              <w:top w:val="nil"/>
              <w:left w:val="nil"/>
              <w:bottom w:val="nil"/>
              <w:right w:val="nil"/>
            </w:tcBorders>
          </w:tcPr>
          <w:p ns2:paraId="5922FBB9" ns2:textId="77777777" w:rsidR="00080B5D" w:rsidRDefault="00080B5D" w:rsidP="00B3093D">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nil"/>
              <w:right w:val="single" w:sz="2" w:space="0" w:color="auto"/>
            </w:tcBorders>
          </w:tcPr>
          <w:p ns2:paraId="2E1FD694" ns2:textId="77777777" w:rsidR="00080B5D" w:rsidRDefault="00080B5D" w:rsidP="00B3093D">
            <w:pPr>
              <w:tabs>
                <w:tab w:val="decimal" w:pos="246"/>
                <w:tab w:val="left" w:pos="326"/>
              </w:tabs>
              <w:spacing w:before="15" w:after="15"/>
              <w:rPr>
                <w:sz w:val="18"/>
                <w:szCs w:val="18"/>
              </w:rPr>
            </w:pPr>
            <w:r>
              <w:rPr>
                <w:sz w:val="18"/>
                <w:szCs w:val="18"/>
              </w:rPr>
              <w:tab/>
              <w:t xml:space="preserve">(0.0) </w:t>
            </w:r>
          </w:p>
        </w:tc>
        <w:tc>
          <w:tcPr>
            <w:tcW w:w="625" w:type="pct"/>
            <w:tcBorders>
              <w:top w:val="nil"/>
              <w:left w:val="nil"/>
              <w:bottom w:val="nil"/>
              <w:right w:val="nil"/>
            </w:tcBorders>
          </w:tcPr>
          <w:p ns2:paraId="1677B499" ns2:textId="77777777" w:rsidR="00080B5D" w:rsidRDefault="00080B5D" w:rsidP="00B3093D">
            <w:pPr>
              <w:tabs>
                <w:tab w:val="decimal" w:pos="372"/>
                <w:tab w:val="left" w:pos="452"/>
              </w:tabs>
              <w:spacing w:before="15" w:after="15"/>
              <w:rPr>
                <w:sz w:val="18"/>
                <w:szCs w:val="18"/>
              </w:rPr>
            </w:pPr>
            <w:r>
              <w:rPr>
                <w:sz w:val="18"/>
                <w:szCs w:val="18"/>
              </w:rPr>
              <w:tab/>
              <w:t xml:space="preserve">1 </w:t>
            </w:r>
          </w:p>
        </w:tc>
        <w:tc>
          <w:tcPr>
            <w:tcW w:w="625" w:type="pct"/>
            <w:tcBorders>
              <w:top w:val="nil"/>
              <w:left w:val="nil"/>
              <w:bottom w:val="nil"/>
              <w:right w:val="single" w:sz="2" w:space="0" w:color="auto"/>
            </w:tcBorders>
          </w:tcPr>
          <w:p ns2:paraId="09581A57" ns2:textId="77777777" w:rsidR="00080B5D" w:rsidRDefault="00080B5D" w:rsidP="00B3093D">
            <w:pPr>
              <w:tabs>
                <w:tab w:val="decimal" w:pos="246"/>
                <w:tab w:val="left" w:pos="326"/>
              </w:tabs>
              <w:spacing w:before="15" w:after="15"/>
              <w:rPr>
                <w:sz w:val="18"/>
                <w:szCs w:val="18"/>
              </w:rPr>
            </w:pPr>
            <w:r>
              <w:rPr>
                <w:sz w:val="18"/>
                <w:szCs w:val="18"/>
              </w:rPr>
              <w:tab/>
              <w:t xml:space="preserve">(1.0) </w:t>
            </w:r>
          </w:p>
        </w:tc>
      </w:tr>
      <w:tr w:rsidR="00080B5D" ns2:paraId="7B9C0ECB" ns2: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0EFB119A" ns2:textId="77777777" w:rsidR="00080B5D" w:rsidRDefault="00080B5D" w:rsidP="00B3093D">
            <w:pPr>
              <w:spacing w:before="15" w:after="15"/>
              <w:ind w:left="160" w:right="1" w:hanging="160"/>
              <w:rPr>
                <w:sz w:val="18"/>
                <w:szCs w:val="18"/>
              </w:rPr>
            </w:pPr>
            <w:r>
              <w:rPr>
                <w:sz w:val="18"/>
                <w:szCs w:val="18"/>
              </w:rPr>
              <w:t xml:space="preserve"> </w:t>
            </w:r>
            <w:r>
              <w:rPr>
                <w:b/>
                <w:bCs/>
                <w:sz w:val="18"/>
                <w:szCs w:val="18"/>
              </w:rPr>
              <w:t>Infections and infestations</w:t>
            </w:r>
            <w:r>
              <w:rPr>
                <w:sz w:val="18"/>
                <w:szCs w:val="18"/>
              </w:rPr>
              <w:t xml:space="preserve"> </w:t>
            </w:r>
          </w:p>
        </w:tc>
        <w:tc>
          <w:tcPr>
            <w:tcW w:w="625" w:type="pct"/>
            <w:tcBorders>
              <w:top w:val="nil"/>
              <w:left w:val="nil"/>
              <w:bottom w:val="nil"/>
              <w:right w:val="nil"/>
            </w:tcBorders>
          </w:tcPr>
          <w:p ns2:paraId="50DF067A" ns2:textId="77777777" w:rsidR="00080B5D" w:rsidRDefault="00080B5D" w:rsidP="00B3093D">
            <w:pPr>
              <w:tabs>
                <w:tab w:val="decimal" w:pos="372"/>
                <w:tab w:val="left" w:pos="452"/>
              </w:tabs>
              <w:spacing w:before="15" w:after="15"/>
              <w:rPr>
                <w:sz w:val="18"/>
                <w:szCs w:val="18"/>
              </w:rPr>
            </w:pPr>
            <w:r>
              <w:rPr>
                <w:sz w:val="18"/>
                <w:szCs w:val="18"/>
              </w:rPr>
              <w:tab/>
            </w:r>
            <w:r>
              <w:rPr>
                <w:b/>
                <w:bCs/>
                <w:sz w:val="18"/>
                <w:szCs w:val="18"/>
              </w:rPr>
              <w:t>0</w:t>
            </w:r>
            <w:r>
              <w:rPr>
                <w:sz w:val="18"/>
                <w:szCs w:val="18"/>
              </w:rPr>
              <w:t xml:space="preserve"> </w:t>
            </w:r>
          </w:p>
        </w:tc>
        <w:tc>
          <w:tcPr>
            <w:tcW w:w="625" w:type="pct"/>
            <w:tcBorders>
              <w:top w:val="nil"/>
              <w:left w:val="nil"/>
              <w:bottom w:val="nil"/>
              <w:right w:val="single" w:sz="2" w:space="0" w:color="auto"/>
            </w:tcBorders>
          </w:tcPr>
          <w:p ns2:paraId="170865BE" ns2:textId="77777777" w:rsidR="00080B5D" w:rsidRDefault="00080B5D" w:rsidP="00B3093D">
            <w:pPr>
              <w:tabs>
                <w:tab w:val="decimal" w:pos="246"/>
                <w:tab w:val="left" w:pos="326"/>
              </w:tabs>
              <w:spacing w:before="15" w:after="15"/>
              <w:rPr>
                <w:sz w:val="18"/>
                <w:szCs w:val="18"/>
              </w:rPr>
            </w:pPr>
            <w:r>
              <w:rPr>
                <w:sz w:val="18"/>
                <w:szCs w:val="18"/>
              </w:rPr>
              <w:tab/>
            </w:r>
            <w:r>
              <w:rPr>
                <w:b/>
                <w:bCs/>
                <w:sz w:val="18"/>
                <w:szCs w:val="18"/>
              </w:rPr>
              <w:t>(0.0)</w:t>
            </w:r>
            <w:r>
              <w:rPr>
                <w:sz w:val="18"/>
                <w:szCs w:val="18"/>
              </w:rPr>
              <w:t xml:space="preserve"> </w:t>
            </w:r>
          </w:p>
        </w:tc>
        <w:tc>
          <w:tcPr>
            <w:tcW w:w="625" w:type="pct"/>
            <w:tcBorders>
              <w:top w:val="nil"/>
              <w:left w:val="nil"/>
              <w:bottom w:val="nil"/>
              <w:right w:val="nil"/>
            </w:tcBorders>
          </w:tcPr>
          <w:p ns2:paraId="3833E152" ns2:textId="77777777" w:rsidR="00080B5D" w:rsidRDefault="00080B5D" w:rsidP="00B3093D">
            <w:pPr>
              <w:tabs>
                <w:tab w:val="decimal" w:pos="372"/>
                <w:tab w:val="left" w:pos="452"/>
              </w:tabs>
              <w:spacing w:before="15" w:after="15"/>
              <w:rPr>
                <w:sz w:val="18"/>
                <w:szCs w:val="18"/>
              </w:rPr>
            </w:pPr>
            <w:r>
              <w:rPr>
                <w:sz w:val="18"/>
                <w:szCs w:val="18"/>
              </w:rPr>
              <w:tab/>
            </w:r>
            <w:r>
              <w:rPr>
                <w:b/>
                <w:bCs/>
                <w:sz w:val="18"/>
                <w:szCs w:val="18"/>
              </w:rPr>
              <w:t>2</w:t>
            </w:r>
            <w:r>
              <w:rPr>
                <w:sz w:val="18"/>
                <w:szCs w:val="18"/>
              </w:rPr>
              <w:t xml:space="preserve"> </w:t>
            </w:r>
          </w:p>
        </w:tc>
        <w:tc>
          <w:tcPr>
            <w:tcW w:w="625" w:type="pct"/>
            <w:tcBorders>
              <w:top w:val="nil"/>
              <w:left w:val="nil"/>
              <w:bottom w:val="nil"/>
              <w:right w:val="single" w:sz="2" w:space="0" w:color="auto"/>
            </w:tcBorders>
          </w:tcPr>
          <w:p ns2:paraId="3957E294" ns2:textId="77777777" w:rsidR="00080B5D" w:rsidRDefault="00080B5D" w:rsidP="00B3093D">
            <w:pPr>
              <w:tabs>
                <w:tab w:val="decimal" w:pos="246"/>
                <w:tab w:val="left" w:pos="326"/>
              </w:tabs>
              <w:spacing w:before="15" w:after="15"/>
              <w:rPr>
                <w:sz w:val="18"/>
                <w:szCs w:val="18"/>
              </w:rPr>
            </w:pPr>
            <w:r>
              <w:rPr>
                <w:sz w:val="18"/>
                <w:szCs w:val="18"/>
              </w:rPr>
              <w:tab/>
            </w:r>
            <w:r>
              <w:rPr>
                <w:b/>
                <w:bCs/>
                <w:sz w:val="18"/>
                <w:szCs w:val="18"/>
              </w:rPr>
              <w:t>(2.0)</w:t>
            </w:r>
            <w:r>
              <w:rPr>
                <w:sz w:val="18"/>
                <w:szCs w:val="18"/>
              </w:rPr>
              <w:t xml:space="preserve"> </w:t>
            </w:r>
          </w:p>
        </w:tc>
      </w:tr>
      <w:tr w:rsidR="00080B5D" ns2:paraId="6C3290DA" ns2: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2CF08971" ns2:textId="77777777" w:rsidR="00080B5D" w:rsidRDefault="00080B5D" w:rsidP="00B3093D">
            <w:pPr>
              <w:spacing w:before="15" w:after="15"/>
              <w:ind w:left="160" w:right="1" w:hanging="160"/>
              <w:rPr>
                <w:sz w:val="18"/>
                <w:szCs w:val="18"/>
              </w:rPr>
            </w:pPr>
            <w:r>
              <w:rPr>
                <w:sz w:val="18"/>
                <w:szCs w:val="18"/>
              </w:rPr>
              <w:t xml:space="preserve">   Infection </w:t>
            </w:r>
          </w:p>
        </w:tc>
        <w:tc>
          <w:tcPr>
            <w:tcW w:w="625" w:type="pct"/>
            <w:tcBorders>
              <w:top w:val="nil"/>
              <w:left w:val="nil"/>
              <w:bottom w:val="nil"/>
              <w:right w:val="nil"/>
            </w:tcBorders>
          </w:tcPr>
          <w:p ns2:paraId="22D58C18" ns2:textId="77777777" w:rsidR="00080B5D" w:rsidRDefault="00080B5D" w:rsidP="00B3093D">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nil"/>
              <w:right w:val="single" w:sz="2" w:space="0" w:color="auto"/>
            </w:tcBorders>
          </w:tcPr>
          <w:p ns2:paraId="756C389A" ns2:textId="77777777" w:rsidR="00080B5D" w:rsidRDefault="00080B5D" w:rsidP="00B3093D">
            <w:pPr>
              <w:tabs>
                <w:tab w:val="decimal" w:pos="246"/>
                <w:tab w:val="left" w:pos="326"/>
              </w:tabs>
              <w:spacing w:before="15" w:after="15"/>
              <w:rPr>
                <w:sz w:val="18"/>
                <w:szCs w:val="18"/>
              </w:rPr>
            </w:pPr>
            <w:r>
              <w:rPr>
                <w:sz w:val="18"/>
                <w:szCs w:val="18"/>
              </w:rPr>
              <w:tab/>
              <w:t xml:space="preserve">(0.0) </w:t>
            </w:r>
          </w:p>
        </w:tc>
        <w:tc>
          <w:tcPr>
            <w:tcW w:w="625" w:type="pct"/>
            <w:tcBorders>
              <w:top w:val="nil"/>
              <w:left w:val="nil"/>
              <w:bottom w:val="nil"/>
              <w:right w:val="nil"/>
            </w:tcBorders>
          </w:tcPr>
          <w:p ns2:paraId="53C45B83" ns2:textId="77777777" w:rsidR="00080B5D" w:rsidRDefault="00080B5D" w:rsidP="00B3093D">
            <w:pPr>
              <w:tabs>
                <w:tab w:val="decimal" w:pos="372"/>
                <w:tab w:val="left" w:pos="452"/>
              </w:tabs>
              <w:spacing w:before="15" w:after="15"/>
              <w:rPr>
                <w:sz w:val="18"/>
                <w:szCs w:val="18"/>
              </w:rPr>
            </w:pPr>
            <w:r>
              <w:rPr>
                <w:sz w:val="18"/>
                <w:szCs w:val="18"/>
              </w:rPr>
              <w:tab/>
              <w:t xml:space="preserve">1 </w:t>
            </w:r>
          </w:p>
        </w:tc>
        <w:tc>
          <w:tcPr>
            <w:tcW w:w="625" w:type="pct"/>
            <w:tcBorders>
              <w:top w:val="nil"/>
              <w:left w:val="nil"/>
              <w:bottom w:val="nil"/>
              <w:right w:val="single" w:sz="2" w:space="0" w:color="auto"/>
            </w:tcBorders>
          </w:tcPr>
          <w:p ns2:paraId="2EF79C43" ns2:textId="77777777" w:rsidR="00080B5D" w:rsidRDefault="00080B5D" w:rsidP="00B3093D">
            <w:pPr>
              <w:tabs>
                <w:tab w:val="decimal" w:pos="246"/>
                <w:tab w:val="left" w:pos="326"/>
              </w:tabs>
              <w:spacing w:before="15" w:after="15"/>
              <w:rPr>
                <w:sz w:val="18"/>
                <w:szCs w:val="18"/>
              </w:rPr>
            </w:pPr>
            <w:r>
              <w:rPr>
                <w:sz w:val="18"/>
                <w:szCs w:val="18"/>
              </w:rPr>
              <w:tab/>
              <w:t xml:space="preserve">(1.0) </w:t>
            </w:r>
          </w:p>
        </w:tc>
      </w:tr>
      <w:tr w:rsidR="00080B5D" ns2:paraId="2DBCCF97" ns2: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6AEBE537" ns2:textId="77777777" w:rsidR="00080B5D" w:rsidRDefault="00080B5D" w:rsidP="00B3093D">
            <w:pPr>
              <w:spacing w:before="15" w:after="15"/>
              <w:ind w:left="160" w:right="1" w:hanging="160"/>
              <w:rPr>
                <w:sz w:val="18"/>
                <w:szCs w:val="18"/>
              </w:rPr>
            </w:pPr>
            <w:r>
              <w:rPr>
                <w:sz w:val="18"/>
                <w:szCs w:val="18"/>
              </w:rPr>
              <w:t xml:space="preserve">   Pneumonia </w:t>
            </w:r>
          </w:p>
        </w:tc>
        <w:tc>
          <w:tcPr>
            <w:tcW w:w="625" w:type="pct"/>
            <w:tcBorders>
              <w:top w:val="nil"/>
              <w:left w:val="nil"/>
              <w:bottom w:val="nil"/>
              <w:right w:val="nil"/>
            </w:tcBorders>
          </w:tcPr>
          <w:p ns2:paraId="76C57014" ns2:textId="77777777" w:rsidR="00080B5D" w:rsidRDefault="00080B5D" w:rsidP="00B3093D">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nil"/>
              <w:right w:val="single" w:sz="2" w:space="0" w:color="auto"/>
            </w:tcBorders>
          </w:tcPr>
          <w:p ns2:paraId="0F69AE46" ns2:textId="77777777" w:rsidR="00080B5D" w:rsidRDefault="00080B5D" w:rsidP="00B3093D">
            <w:pPr>
              <w:tabs>
                <w:tab w:val="decimal" w:pos="246"/>
                <w:tab w:val="left" w:pos="326"/>
              </w:tabs>
              <w:spacing w:before="15" w:after="15"/>
              <w:rPr>
                <w:sz w:val="18"/>
                <w:szCs w:val="18"/>
              </w:rPr>
            </w:pPr>
            <w:r>
              <w:rPr>
                <w:sz w:val="18"/>
                <w:szCs w:val="18"/>
              </w:rPr>
              <w:tab/>
              <w:t xml:space="preserve">(0.0) </w:t>
            </w:r>
          </w:p>
        </w:tc>
        <w:tc>
          <w:tcPr>
            <w:tcW w:w="625" w:type="pct"/>
            <w:tcBorders>
              <w:top w:val="nil"/>
              <w:left w:val="nil"/>
              <w:bottom w:val="nil"/>
              <w:right w:val="nil"/>
            </w:tcBorders>
          </w:tcPr>
          <w:p ns2:paraId="644F6268" ns2:textId="77777777" w:rsidR="00080B5D" w:rsidRDefault="00080B5D" w:rsidP="00B3093D">
            <w:pPr>
              <w:tabs>
                <w:tab w:val="decimal" w:pos="372"/>
                <w:tab w:val="left" w:pos="452"/>
              </w:tabs>
              <w:spacing w:before="15" w:after="15"/>
              <w:rPr>
                <w:sz w:val="18"/>
                <w:szCs w:val="18"/>
              </w:rPr>
            </w:pPr>
            <w:r>
              <w:rPr>
                <w:sz w:val="18"/>
                <w:szCs w:val="18"/>
              </w:rPr>
              <w:tab/>
              <w:t xml:space="preserve">1 </w:t>
            </w:r>
          </w:p>
        </w:tc>
        <w:tc>
          <w:tcPr>
            <w:tcW w:w="625" w:type="pct"/>
            <w:tcBorders>
              <w:top w:val="nil"/>
              <w:left w:val="nil"/>
              <w:bottom w:val="nil"/>
              <w:right w:val="single" w:sz="2" w:space="0" w:color="auto"/>
            </w:tcBorders>
          </w:tcPr>
          <w:p ns2:paraId="547F2BB6" ns2:textId="77777777" w:rsidR="00080B5D" w:rsidRDefault="00080B5D" w:rsidP="00B3093D">
            <w:pPr>
              <w:tabs>
                <w:tab w:val="decimal" w:pos="246"/>
                <w:tab w:val="left" w:pos="326"/>
              </w:tabs>
              <w:spacing w:before="15" w:after="15"/>
              <w:rPr>
                <w:sz w:val="18"/>
                <w:szCs w:val="18"/>
              </w:rPr>
            </w:pPr>
            <w:r>
              <w:rPr>
                <w:sz w:val="18"/>
                <w:szCs w:val="18"/>
              </w:rPr>
              <w:tab/>
              <w:t xml:space="preserve">(1.0) </w:t>
            </w:r>
          </w:p>
        </w:tc>
      </w:tr>
      <w:tr w:rsidR="00080B5D" ns2:paraId="08401431" ns2: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3F74B1F7" ns2:textId="77777777" w:rsidR="00080B5D" w:rsidRDefault="00080B5D" w:rsidP="00B3093D">
            <w:pPr>
              <w:spacing w:before="15" w:after="15"/>
              <w:ind w:left="160" w:right="1" w:hanging="160"/>
              <w:rPr>
                <w:sz w:val="18"/>
                <w:szCs w:val="18"/>
              </w:rPr>
            </w:pPr>
            <w:r>
              <w:rPr>
                <w:sz w:val="18"/>
                <w:szCs w:val="18"/>
              </w:rPr>
              <w:t xml:space="preserve"> </w:t>
            </w:r>
            <w:r>
              <w:rPr>
                <w:b/>
                <w:bCs/>
                <w:sz w:val="18"/>
                <w:szCs w:val="18"/>
              </w:rPr>
              <w:t>Injury, poisoning and procedural complications</w:t>
            </w:r>
            <w:r>
              <w:rPr>
                <w:sz w:val="18"/>
                <w:szCs w:val="18"/>
              </w:rPr>
              <w:t xml:space="preserve"> </w:t>
            </w:r>
          </w:p>
        </w:tc>
        <w:tc>
          <w:tcPr>
            <w:tcW w:w="625" w:type="pct"/>
            <w:tcBorders>
              <w:top w:val="nil"/>
              <w:left w:val="nil"/>
              <w:bottom w:val="nil"/>
              <w:right w:val="nil"/>
            </w:tcBorders>
          </w:tcPr>
          <w:p ns2:paraId="7ADC2FF6" ns2:textId="77777777" w:rsidR="00080B5D" w:rsidRDefault="00080B5D" w:rsidP="00B3093D">
            <w:pPr>
              <w:tabs>
                <w:tab w:val="decimal" w:pos="372"/>
                <w:tab w:val="left" w:pos="452"/>
              </w:tabs>
              <w:spacing w:before="15" w:after="15"/>
              <w:rPr>
                <w:sz w:val="18"/>
                <w:szCs w:val="18"/>
              </w:rPr>
            </w:pPr>
            <w:r>
              <w:rPr>
                <w:sz w:val="18"/>
                <w:szCs w:val="18"/>
              </w:rPr>
              <w:tab/>
            </w:r>
            <w:r>
              <w:rPr>
                <w:b/>
                <w:bCs/>
                <w:sz w:val="18"/>
                <w:szCs w:val="18"/>
              </w:rPr>
              <w:t>0</w:t>
            </w:r>
            <w:r>
              <w:rPr>
                <w:sz w:val="18"/>
                <w:szCs w:val="18"/>
              </w:rPr>
              <w:t xml:space="preserve"> </w:t>
            </w:r>
          </w:p>
        </w:tc>
        <w:tc>
          <w:tcPr>
            <w:tcW w:w="625" w:type="pct"/>
            <w:tcBorders>
              <w:top w:val="nil"/>
              <w:left w:val="nil"/>
              <w:bottom w:val="nil"/>
              <w:right w:val="single" w:sz="2" w:space="0" w:color="auto"/>
            </w:tcBorders>
          </w:tcPr>
          <w:p ns2:paraId="6C28EB66" ns2:textId="77777777" w:rsidR="00080B5D" w:rsidRDefault="00080B5D" w:rsidP="00B3093D">
            <w:pPr>
              <w:tabs>
                <w:tab w:val="decimal" w:pos="246"/>
                <w:tab w:val="left" w:pos="326"/>
              </w:tabs>
              <w:spacing w:before="15" w:after="15"/>
              <w:rPr>
                <w:sz w:val="18"/>
                <w:szCs w:val="18"/>
              </w:rPr>
            </w:pPr>
            <w:r>
              <w:rPr>
                <w:sz w:val="18"/>
                <w:szCs w:val="18"/>
              </w:rPr>
              <w:tab/>
            </w:r>
            <w:r>
              <w:rPr>
                <w:b/>
                <w:bCs/>
                <w:sz w:val="18"/>
                <w:szCs w:val="18"/>
              </w:rPr>
              <w:t>(0.0)</w:t>
            </w:r>
            <w:r>
              <w:rPr>
                <w:sz w:val="18"/>
                <w:szCs w:val="18"/>
              </w:rPr>
              <w:t xml:space="preserve"> </w:t>
            </w:r>
          </w:p>
        </w:tc>
        <w:tc>
          <w:tcPr>
            <w:tcW w:w="625" w:type="pct"/>
            <w:tcBorders>
              <w:top w:val="nil"/>
              <w:left w:val="nil"/>
              <w:bottom w:val="nil"/>
              <w:right w:val="nil"/>
            </w:tcBorders>
          </w:tcPr>
          <w:p ns2:paraId="78DB8BC8" ns2:textId="77777777" w:rsidR="00080B5D" w:rsidRDefault="00080B5D" w:rsidP="00B3093D">
            <w:pPr>
              <w:tabs>
                <w:tab w:val="decimal" w:pos="372"/>
                <w:tab w:val="left" w:pos="452"/>
              </w:tabs>
              <w:spacing w:before="15" w:after="15"/>
              <w:rPr>
                <w:sz w:val="18"/>
                <w:szCs w:val="18"/>
              </w:rPr>
            </w:pPr>
            <w:r>
              <w:rPr>
                <w:sz w:val="18"/>
                <w:szCs w:val="18"/>
              </w:rPr>
              <w:tab/>
            </w:r>
            <w:r>
              <w:rPr>
                <w:b/>
                <w:bCs/>
                <w:sz w:val="18"/>
                <w:szCs w:val="18"/>
              </w:rPr>
              <w:t>0</w:t>
            </w:r>
            <w:r>
              <w:rPr>
                <w:sz w:val="18"/>
                <w:szCs w:val="18"/>
              </w:rPr>
              <w:t xml:space="preserve"> </w:t>
            </w:r>
          </w:p>
        </w:tc>
        <w:tc>
          <w:tcPr>
            <w:tcW w:w="625" w:type="pct"/>
            <w:tcBorders>
              <w:top w:val="nil"/>
              <w:left w:val="nil"/>
              <w:bottom w:val="nil"/>
              <w:right w:val="single" w:sz="2" w:space="0" w:color="auto"/>
            </w:tcBorders>
          </w:tcPr>
          <w:p ns2:paraId="198E6EDF" ns2:textId="77777777" w:rsidR="00080B5D" w:rsidRDefault="00080B5D" w:rsidP="00B3093D">
            <w:pPr>
              <w:tabs>
                <w:tab w:val="decimal" w:pos="246"/>
                <w:tab w:val="left" w:pos="326"/>
              </w:tabs>
              <w:spacing w:before="15" w:after="15"/>
              <w:rPr>
                <w:sz w:val="18"/>
                <w:szCs w:val="18"/>
              </w:rPr>
            </w:pPr>
            <w:r>
              <w:rPr>
                <w:sz w:val="18"/>
                <w:szCs w:val="18"/>
              </w:rPr>
              <w:tab/>
            </w:r>
            <w:r>
              <w:rPr>
                <w:b/>
                <w:bCs/>
                <w:sz w:val="18"/>
                <w:szCs w:val="18"/>
              </w:rPr>
              <w:t>(0.0)</w:t>
            </w:r>
            <w:r>
              <w:rPr>
                <w:sz w:val="18"/>
                <w:szCs w:val="18"/>
              </w:rPr>
              <w:t xml:space="preserve"> </w:t>
            </w:r>
          </w:p>
        </w:tc>
      </w:tr>
      <w:tr w:rsidR="00080B5D" ns2:paraId="5F5897D5" ns2: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1D53519A" ns2:textId="77777777" w:rsidR="00080B5D" w:rsidRDefault="00080B5D" w:rsidP="00B3093D">
            <w:pPr>
              <w:spacing w:before="15" w:after="15"/>
              <w:ind w:left="160" w:right="1" w:hanging="160"/>
              <w:rPr>
                <w:sz w:val="18"/>
                <w:szCs w:val="18"/>
              </w:rPr>
            </w:pPr>
            <w:r>
              <w:rPr>
                <w:sz w:val="18"/>
                <w:szCs w:val="18"/>
              </w:rPr>
              <w:t xml:space="preserve">   Infusion related reaction </w:t>
            </w:r>
          </w:p>
        </w:tc>
        <w:tc>
          <w:tcPr>
            <w:tcW w:w="625" w:type="pct"/>
            <w:tcBorders>
              <w:top w:val="nil"/>
              <w:left w:val="nil"/>
              <w:bottom w:val="nil"/>
              <w:right w:val="nil"/>
            </w:tcBorders>
          </w:tcPr>
          <w:p ns2:paraId="206E4475" ns2:textId="77777777" w:rsidR="00080B5D" w:rsidRDefault="00080B5D" w:rsidP="00B3093D">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nil"/>
              <w:right w:val="single" w:sz="2" w:space="0" w:color="auto"/>
            </w:tcBorders>
          </w:tcPr>
          <w:p ns2:paraId="4145093B" ns2:textId="77777777" w:rsidR="00080B5D" w:rsidRDefault="00080B5D" w:rsidP="00B3093D">
            <w:pPr>
              <w:tabs>
                <w:tab w:val="decimal" w:pos="246"/>
                <w:tab w:val="left" w:pos="326"/>
              </w:tabs>
              <w:spacing w:before="15" w:after="15"/>
              <w:rPr>
                <w:sz w:val="18"/>
                <w:szCs w:val="18"/>
              </w:rPr>
            </w:pPr>
            <w:r>
              <w:rPr>
                <w:sz w:val="18"/>
                <w:szCs w:val="18"/>
              </w:rPr>
              <w:tab/>
              <w:t xml:space="preserve">(0.0) </w:t>
            </w:r>
          </w:p>
        </w:tc>
        <w:tc>
          <w:tcPr>
            <w:tcW w:w="625" w:type="pct"/>
            <w:tcBorders>
              <w:top w:val="nil"/>
              <w:left w:val="nil"/>
              <w:bottom w:val="nil"/>
              <w:right w:val="nil"/>
            </w:tcBorders>
          </w:tcPr>
          <w:p ns2:paraId="107FF647" ns2:textId="77777777" w:rsidR="00080B5D" w:rsidRDefault="00080B5D" w:rsidP="00B3093D">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nil"/>
              <w:right w:val="single" w:sz="2" w:space="0" w:color="auto"/>
            </w:tcBorders>
          </w:tcPr>
          <w:p ns2:paraId="1817AD1B" ns2:textId="77777777" w:rsidR="00080B5D" w:rsidRDefault="00080B5D" w:rsidP="00B3093D">
            <w:pPr>
              <w:tabs>
                <w:tab w:val="decimal" w:pos="246"/>
                <w:tab w:val="left" w:pos="326"/>
              </w:tabs>
              <w:spacing w:before="15" w:after="15"/>
              <w:rPr>
                <w:sz w:val="18"/>
                <w:szCs w:val="18"/>
              </w:rPr>
            </w:pPr>
            <w:r>
              <w:rPr>
                <w:sz w:val="18"/>
                <w:szCs w:val="18"/>
              </w:rPr>
              <w:tab/>
              <w:t xml:space="preserve">(0.0) </w:t>
            </w:r>
          </w:p>
        </w:tc>
      </w:tr>
      <w:tr w:rsidR="00080B5D" ns2:paraId="5EA5B672" ns2: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64C5BAF7" ns2:textId="77777777" w:rsidR="00080B5D" w:rsidRDefault="00080B5D" w:rsidP="00B3093D">
            <w:pPr>
              <w:spacing w:before="15" w:after="15"/>
              <w:ind w:left="160" w:right="1" w:hanging="160"/>
              <w:rPr>
                <w:sz w:val="18"/>
                <w:szCs w:val="18"/>
              </w:rPr>
            </w:pPr>
            <w:r>
              <w:rPr>
                <w:sz w:val="18"/>
                <w:szCs w:val="18"/>
              </w:rPr>
              <w:t xml:space="preserve"> </w:t>
            </w:r>
            <w:r>
              <w:rPr>
                <w:b/>
                <w:bCs/>
                <w:sz w:val="18"/>
                <w:szCs w:val="18"/>
              </w:rPr>
              <w:t>Investigations</w:t>
            </w:r>
            <w:r>
              <w:rPr>
                <w:sz w:val="18"/>
                <w:szCs w:val="18"/>
              </w:rPr>
              <w:t xml:space="preserve"> </w:t>
            </w:r>
          </w:p>
        </w:tc>
        <w:tc>
          <w:tcPr>
            <w:tcW w:w="625" w:type="pct"/>
            <w:tcBorders>
              <w:top w:val="nil"/>
              <w:left w:val="nil"/>
              <w:bottom w:val="nil"/>
              <w:right w:val="nil"/>
            </w:tcBorders>
          </w:tcPr>
          <w:p ns2:paraId="10A287D9" ns2:textId="77777777" w:rsidR="00080B5D" w:rsidRDefault="00080B5D" w:rsidP="00B3093D">
            <w:pPr>
              <w:tabs>
                <w:tab w:val="decimal" w:pos="372"/>
                <w:tab w:val="left" w:pos="452"/>
              </w:tabs>
              <w:spacing w:before="15" w:after="15"/>
              <w:rPr>
                <w:sz w:val="18"/>
                <w:szCs w:val="18"/>
              </w:rPr>
            </w:pPr>
            <w:r>
              <w:rPr>
                <w:sz w:val="18"/>
                <w:szCs w:val="18"/>
              </w:rPr>
              <w:tab/>
            </w:r>
            <w:r>
              <w:rPr>
                <w:b/>
                <w:bCs/>
                <w:sz w:val="18"/>
                <w:szCs w:val="18"/>
              </w:rPr>
              <w:t>0</w:t>
            </w:r>
            <w:r>
              <w:rPr>
                <w:sz w:val="18"/>
                <w:szCs w:val="18"/>
              </w:rPr>
              <w:t xml:space="preserve"> </w:t>
            </w:r>
          </w:p>
        </w:tc>
        <w:tc>
          <w:tcPr>
            <w:tcW w:w="625" w:type="pct"/>
            <w:tcBorders>
              <w:top w:val="nil"/>
              <w:left w:val="nil"/>
              <w:bottom w:val="nil"/>
              <w:right w:val="single" w:sz="2" w:space="0" w:color="auto"/>
            </w:tcBorders>
          </w:tcPr>
          <w:p ns2:paraId="46425BCF" ns2:textId="77777777" w:rsidR="00080B5D" w:rsidRDefault="00080B5D" w:rsidP="00B3093D">
            <w:pPr>
              <w:tabs>
                <w:tab w:val="decimal" w:pos="246"/>
                <w:tab w:val="left" w:pos="326"/>
              </w:tabs>
              <w:spacing w:before="15" w:after="15"/>
              <w:rPr>
                <w:sz w:val="18"/>
                <w:szCs w:val="18"/>
              </w:rPr>
            </w:pPr>
            <w:r>
              <w:rPr>
                <w:sz w:val="18"/>
                <w:szCs w:val="18"/>
              </w:rPr>
              <w:tab/>
            </w:r>
            <w:r>
              <w:rPr>
                <w:b/>
                <w:bCs/>
                <w:sz w:val="18"/>
                <w:szCs w:val="18"/>
              </w:rPr>
              <w:t>(0.0)</w:t>
            </w:r>
            <w:r>
              <w:rPr>
                <w:sz w:val="18"/>
                <w:szCs w:val="18"/>
              </w:rPr>
              <w:t xml:space="preserve"> </w:t>
            </w:r>
          </w:p>
        </w:tc>
        <w:tc>
          <w:tcPr>
            <w:tcW w:w="625" w:type="pct"/>
            <w:tcBorders>
              <w:top w:val="nil"/>
              <w:left w:val="nil"/>
              <w:bottom w:val="nil"/>
              <w:right w:val="nil"/>
            </w:tcBorders>
          </w:tcPr>
          <w:p ns2:paraId="7AC8F514" ns2:textId="77777777" w:rsidR="00080B5D" w:rsidRDefault="00080B5D" w:rsidP="00B3093D">
            <w:pPr>
              <w:tabs>
                <w:tab w:val="decimal" w:pos="372"/>
                <w:tab w:val="left" w:pos="452"/>
              </w:tabs>
              <w:spacing w:before="15" w:after="15"/>
              <w:rPr>
                <w:sz w:val="18"/>
                <w:szCs w:val="18"/>
              </w:rPr>
            </w:pPr>
            <w:r>
              <w:rPr>
                <w:sz w:val="18"/>
                <w:szCs w:val="18"/>
              </w:rPr>
              <w:tab/>
            </w:r>
            <w:r>
              <w:rPr>
                <w:b/>
                <w:bCs/>
                <w:sz w:val="18"/>
                <w:szCs w:val="18"/>
              </w:rPr>
              <w:t>6</w:t>
            </w:r>
            <w:r>
              <w:rPr>
                <w:sz w:val="18"/>
                <w:szCs w:val="18"/>
              </w:rPr>
              <w:t xml:space="preserve"> </w:t>
            </w:r>
          </w:p>
        </w:tc>
        <w:tc>
          <w:tcPr>
            <w:tcW w:w="625" w:type="pct"/>
            <w:tcBorders>
              <w:top w:val="nil"/>
              <w:left w:val="nil"/>
              <w:bottom w:val="nil"/>
              <w:right w:val="single" w:sz="2" w:space="0" w:color="auto"/>
            </w:tcBorders>
          </w:tcPr>
          <w:p ns2:paraId="0A6EFB27" ns2:textId="77777777" w:rsidR="00080B5D" w:rsidRDefault="00080B5D" w:rsidP="00B3093D">
            <w:pPr>
              <w:tabs>
                <w:tab w:val="decimal" w:pos="246"/>
                <w:tab w:val="left" w:pos="326"/>
              </w:tabs>
              <w:spacing w:before="15" w:after="15"/>
              <w:rPr>
                <w:sz w:val="18"/>
                <w:szCs w:val="18"/>
              </w:rPr>
            </w:pPr>
            <w:r>
              <w:rPr>
                <w:sz w:val="18"/>
                <w:szCs w:val="18"/>
              </w:rPr>
              <w:tab/>
            </w:r>
            <w:r>
              <w:rPr>
                <w:b/>
                <w:bCs/>
                <w:sz w:val="18"/>
                <w:szCs w:val="18"/>
              </w:rPr>
              <w:t>(5.9)</w:t>
            </w:r>
            <w:r>
              <w:rPr>
                <w:sz w:val="18"/>
                <w:szCs w:val="18"/>
              </w:rPr>
              <w:t xml:space="preserve"> </w:t>
            </w:r>
          </w:p>
        </w:tc>
      </w:tr>
      <w:tr w:rsidR="00080B5D" ns2:paraId="18D760B7" ns2: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165524DC" ns2:textId="77777777" w:rsidR="00080B5D" w:rsidRDefault="00080B5D" w:rsidP="00B3093D">
            <w:pPr>
              <w:spacing w:before="15" w:after="15"/>
              <w:ind w:left="160" w:right="1" w:hanging="160"/>
              <w:rPr>
                <w:sz w:val="18"/>
                <w:szCs w:val="18"/>
              </w:rPr>
            </w:pPr>
            <w:r>
              <w:rPr>
                <w:sz w:val="18"/>
                <w:szCs w:val="18"/>
              </w:rPr>
              <w:t xml:space="preserve">   Gamma-glutamyltransferase increased </w:t>
            </w:r>
          </w:p>
        </w:tc>
        <w:tc>
          <w:tcPr>
            <w:tcW w:w="625" w:type="pct"/>
            <w:tcBorders>
              <w:top w:val="nil"/>
              <w:left w:val="nil"/>
              <w:bottom w:val="nil"/>
              <w:right w:val="nil"/>
            </w:tcBorders>
          </w:tcPr>
          <w:p ns2:paraId="5B73BF8C" ns2:textId="77777777" w:rsidR="00080B5D" w:rsidRDefault="00080B5D" w:rsidP="00B3093D">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nil"/>
              <w:right w:val="single" w:sz="2" w:space="0" w:color="auto"/>
            </w:tcBorders>
          </w:tcPr>
          <w:p ns2:paraId="02883D79" ns2:textId="77777777" w:rsidR="00080B5D" w:rsidRDefault="00080B5D" w:rsidP="00B3093D">
            <w:pPr>
              <w:tabs>
                <w:tab w:val="decimal" w:pos="246"/>
                <w:tab w:val="left" w:pos="326"/>
              </w:tabs>
              <w:spacing w:before="15" w:after="15"/>
              <w:rPr>
                <w:sz w:val="18"/>
                <w:szCs w:val="18"/>
              </w:rPr>
            </w:pPr>
            <w:r>
              <w:rPr>
                <w:sz w:val="18"/>
                <w:szCs w:val="18"/>
              </w:rPr>
              <w:tab/>
              <w:t xml:space="preserve">(0.0) </w:t>
            </w:r>
          </w:p>
        </w:tc>
        <w:tc>
          <w:tcPr>
            <w:tcW w:w="625" w:type="pct"/>
            <w:tcBorders>
              <w:top w:val="nil"/>
              <w:left w:val="nil"/>
              <w:bottom w:val="nil"/>
              <w:right w:val="nil"/>
            </w:tcBorders>
          </w:tcPr>
          <w:p ns2:paraId="3FAAF5BE" ns2:textId="77777777" w:rsidR="00080B5D" w:rsidRDefault="00080B5D" w:rsidP="00B3093D">
            <w:pPr>
              <w:tabs>
                <w:tab w:val="decimal" w:pos="372"/>
                <w:tab w:val="left" w:pos="452"/>
              </w:tabs>
              <w:spacing w:before="15" w:after="15"/>
              <w:rPr>
                <w:sz w:val="18"/>
                <w:szCs w:val="18"/>
              </w:rPr>
            </w:pPr>
            <w:r>
              <w:rPr>
                <w:sz w:val="18"/>
                <w:szCs w:val="18"/>
              </w:rPr>
              <w:tab/>
              <w:t xml:space="preserve">1 </w:t>
            </w:r>
          </w:p>
        </w:tc>
        <w:tc>
          <w:tcPr>
            <w:tcW w:w="625" w:type="pct"/>
            <w:tcBorders>
              <w:top w:val="nil"/>
              <w:left w:val="nil"/>
              <w:bottom w:val="nil"/>
              <w:right w:val="single" w:sz="2" w:space="0" w:color="auto"/>
            </w:tcBorders>
          </w:tcPr>
          <w:p ns2:paraId="1CA24901" ns2:textId="77777777" w:rsidR="00080B5D" w:rsidRDefault="00080B5D" w:rsidP="00B3093D">
            <w:pPr>
              <w:tabs>
                <w:tab w:val="decimal" w:pos="246"/>
                <w:tab w:val="left" w:pos="326"/>
              </w:tabs>
              <w:spacing w:before="15" w:after="15"/>
              <w:rPr>
                <w:sz w:val="18"/>
                <w:szCs w:val="18"/>
              </w:rPr>
            </w:pPr>
            <w:r>
              <w:rPr>
                <w:sz w:val="18"/>
                <w:szCs w:val="18"/>
              </w:rPr>
              <w:tab/>
              <w:t xml:space="preserve">(1.0) </w:t>
            </w:r>
          </w:p>
        </w:tc>
      </w:tr>
      <w:tr w:rsidR="00080B5D" ns2:paraId="34A3BF1B" ns2: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19A60C8C" ns2:textId="77777777" w:rsidR="00080B5D" w:rsidRDefault="00080B5D" w:rsidP="00B3093D">
            <w:pPr>
              <w:spacing w:before="15" w:after="15"/>
              <w:ind w:left="160" w:right="1" w:hanging="160"/>
              <w:rPr>
                <w:sz w:val="18"/>
                <w:szCs w:val="18"/>
              </w:rPr>
            </w:pPr>
            <w:r>
              <w:rPr>
                <w:sz w:val="18"/>
                <w:szCs w:val="18"/>
              </w:rPr>
              <w:t xml:space="preserve">   Neutrophil count decreased </w:t>
            </w:r>
          </w:p>
        </w:tc>
        <w:tc>
          <w:tcPr>
            <w:tcW w:w="625" w:type="pct"/>
            <w:tcBorders>
              <w:top w:val="nil"/>
              <w:left w:val="nil"/>
              <w:bottom w:val="nil"/>
              <w:right w:val="nil"/>
            </w:tcBorders>
          </w:tcPr>
          <w:p ns2:paraId="123C15F4" ns2:textId="77777777" w:rsidR="00080B5D" w:rsidRDefault="00080B5D" w:rsidP="00B3093D">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nil"/>
              <w:right w:val="single" w:sz="2" w:space="0" w:color="auto"/>
            </w:tcBorders>
          </w:tcPr>
          <w:p ns2:paraId="2622E2DF" ns2:textId="77777777" w:rsidR="00080B5D" w:rsidRDefault="00080B5D" w:rsidP="00B3093D">
            <w:pPr>
              <w:tabs>
                <w:tab w:val="decimal" w:pos="246"/>
                <w:tab w:val="left" w:pos="326"/>
              </w:tabs>
              <w:spacing w:before="15" w:after="15"/>
              <w:rPr>
                <w:sz w:val="18"/>
                <w:szCs w:val="18"/>
              </w:rPr>
            </w:pPr>
            <w:r>
              <w:rPr>
                <w:sz w:val="18"/>
                <w:szCs w:val="18"/>
              </w:rPr>
              <w:tab/>
              <w:t xml:space="preserve">(0.0) </w:t>
            </w:r>
          </w:p>
        </w:tc>
        <w:tc>
          <w:tcPr>
            <w:tcW w:w="625" w:type="pct"/>
            <w:tcBorders>
              <w:top w:val="nil"/>
              <w:left w:val="nil"/>
              <w:bottom w:val="nil"/>
              <w:right w:val="nil"/>
            </w:tcBorders>
          </w:tcPr>
          <w:p ns2:paraId="23664574" ns2:textId="77777777" w:rsidR="00080B5D" w:rsidRDefault="00080B5D" w:rsidP="00B3093D">
            <w:pPr>
              <w:tabs>
                <w:tab w:val="decimal" w:pos="372"/>
                <w:tab w:val="left" w:pos="452"/>
              </w:tabs>
              <w:spacing w:before="15" w:after="15"/>
              <w:rPr>
                <w:sz w:val="18"/>
                <w:szCs w:val="18"/>
              </w:rPr>
            </w:pPr>
            <w:r>
              <w:rPr>
                <w:sz w:val="18"/>
                <w:szCs w:val="18"/>
              </w:rPr>
              <w:tab/>
              <w:t xml:space="preserve">6 </w:t>
            </w:r>
          </w:p>
        </w:tc>
        <w:tc>
          <w:tcPr>
            <w:tcW w:w="625" w:type="pct"/>
            <w:tcBorders>
              <w:top w:val="nil"/>
              <w:left w:val="nil"/>
              <w:bottom w:val="nil"/>
              <w:right w:val="single" w:sz="2" w:space="0" w:color="auto"/>
            </w:tcBorders>
          </w:tcPr>
          <w:p ns2:paraId="25832EB6" ns2:textId="77777777" w:rsidR="00080B5D" w:rsidRDefault="00080B5D" w:rsidP="00B3093D">
            <w:pPr>
              <w:tabs>
                <w:tab w:val="decimal" w:pos="246"/>
                <w:tab w:val="left" w:pos="326"/>
              </w:tabs>
              <w:spacing w:before="15" w:after="15"/>
              <w:rPr>
                <w:sz w:val="18"/>
                <w:szCs w:val="18"/>
              </w:rPr>
            </w:pPr>
            <w:r>
              <w:rPr>
                <w:sz w:val="18"/>
                <w:szCs w:val="18"/>
              </w:rPr>
              <w:tab/>
              <w:t xml:space="preserve">(5.9) </w:t>
            </w:r>
          </w:p>
        </w:tc>
      </w:tr>
      <w:tr w:rsidR="00080B5D" ns2:paraId="2E3A0E10" ns2: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08E73120" ns2:textId="77777777" w:rsidR="00080B5D" w:rsidRDefault="00080B5D" w:rsidP="00B3093D">
            <w:pPr>
              <w:spacing w:before="15" w:after="15"/>
              <w:ind w:left="160" w:right="1" w:hanging="160"/>
              <w:rPr>
                <w:sz w:val="18"/>
                <w:szCs w:val="18"/>
              </w:rPr>
            </w:pPr>
            <w:r>
              <w:rPr>
                <w:sz w:val="18"/>
                <w:szCs w:val="18"/>
              </w:rPr>
              <w:t xml:space="preserve">   Platelet count decreased </w:t>
            </w:r>
          </w:p>
        </w:tc>
        <w:tc>
          <w:tcPr>
            <w:tcW w:w="625" w:type="pct"/>
            <w:tcBorders>
              <w:top w:val="nil"/>
              <w:left w:val="nil"/>
              <w:bottom w:val="nil"/>
              <w:right w:val="nil"/>
            </w:tcBorders>
          </w:tcPr>
          <w:p ns2:paraId="28544296" ns2:textId="77777777" w:rsidR="00080B5D" w:rsidRDefault="00080B5D" w:rsidP="00B3093D">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nil"/>
              <w:right w:val="single" w:sz="2" w:space="0" w:color="auto"/>
            </w:tcBorders>
          </w:tcPr>
          <w:p ns2:paraId="438B438B" ns2:textId="77777777" w:rsidR="00080B5D" w:rsidRDefault="00080B5D" w:rsidP="00B3093D">
            <w:pPr>
              <w:tabs>
                <w:tab w:val="decimal" w:pos="246"/>
                <w:tab w:val="left" w:pos="326"/>
              </w:tabs>
              <w:spacing w:before="15" w:after="15"/>
              <w:rPr>
                <w:sz w:val="18"/>
                <w:szCs w:val="18"/>
              </w:rPr>
            </w:pPr>
            <w:r>
              <w:rPr>
                <w:sz w:val="18"/>
                <w:szCs w:val="18"/>
              </w:rPr>
              <w:tab/>
              <w:t xml:space="preserve">(0.0) </w:t>
            </w:r>
          </w:p>
        </w:tc>
        <w:tc>
          <w:tcPr>
            <w:tcW w:w="625" w:type="pct"/>
            <w:tcBorders>
              <w:top w:val="nil"/>
              <w:left w:val="nil"/>
              <w:bottom w:val="nil"/>
              <w:right w:val="nil"/>
            </w:tcBorders>
          </w:tcPr>
          <w:p ns2:paraId="50AAF72C" ns2:textId="77777777" w:rsidR="00080B5D" w:rsidRDefault="00080B5D" w:rsidP="00B3093D">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nil"/>
              <w:right w:val="single" w:sz="2" w:space="0" w:color="auto"/>
            </w:tcBorders>
          </w:tcPr>
          <w:p ns2:paraId="49D93E5B" ns2:textId="77777777" w:rsidR="00080B5D" w:rsidRDefault="00080B5D" w:rsidP="00B3093D">
            <w:pPr>
              <w:tabs>
                <w:tab w:val="decimal" w:pos="246"/>
                <w:tab w:val="left" w:pos="326"/>
              </w:tabs>
              <w:spacing w:before="15" w:after="15"/>
              <w:rPr>
                <w:sz w:val="18"/>
                <w:szCs w:val="18"/>
              </w:rPr>
            </w:pPr>
            <w:r>
              <w:rPr>
                <w:sz w:val="18"/>
                <w:szCs w:val="18"/>
              </w:rPr>
              <w:tab/>
              <w:t xml:space="preserve">(0.0) </w:t>
            </w:r>
          </w:p>
        </w:tc>
      </w:tr>
      <w:tr w:rsidR="00A31B53" ns2:paraId="3E6A07CC" ns2: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043A4FF6" ns2:textId="77777777" w:rsidR="00080B5D" w:rsidRDefault="00080B5D" w:rsidP="00B3093D">
            <w:pPr>
              <w:spacing w:before="15" w:after="15"/>
              <w:ind w:left="160" w:right="1" w:hanging="160"/>
              <w:rPr>
                <w:sz w:val="18"/>
                <w:szCs w:val="18"/>
              </w:rPr>
            </w:pPr>
            <w:r>
              <w:rPr>
                <w:sz w:val="18"/>
                <w:szCs w:val="18"/>
              </w:rPr>
              <w:t xml:space="preserve">   White blood cell count decreased </w:t>
            </w:r>
          </w:p>
        </w:tc>
        <w:tc>
          <w:tcPr>
            <w:tcW w:w="625" w:type="pct"/>
            <w:tcBorders>
              <w:top w:val="nil"/>
              <w:left w:val="nil"/>
              <w:bottom w:val="nil"/>
              <w:right w:val="nil"/>
            </w:tcBorders>
          </w:tcPr>
          <w:p ns2:paraId="4C1A432B" ns2:textId="77777777" w:rsidR="00080B5D" w:rsidRDefault="00080B5D" w:rsidP="00B3093D">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nil"/>
              <w:right w:val="single" w:sz="2" w:space="0" w:color="auto"/>
            </w:tcBorders>
          </w:tcPr>
          <w:p ns2:paraId="268FA84E" ns2:textId="77777777" w:rsidR="00080B5D" w:rsidRDefault="00080B5D" w:rsidP="00B3093D">
            <w:pPr>
              <w:tabs>
                <w:tab w:val="decimal" w:pos="246"/>
                <w:tab w:val="left" w:pos="326"/>
              </w:tabs>
              <w:spacing w:before="15" w:after="15"/>
              <w:rPr>
                <w:sz w:val="18"/>
                <w:szCs w:val="18"/>
              </w:rPr>
            </w:pPr>
            <w:r>
              <w:rPr>
                <w:sz w:val="18"/>
                <w:szCs w:val="18"/>
              </w:rPr>
              <w:tab/>
              <w:t xml:space="preserve">(0.0) </w:t>
            </w:r>
          </w:p>
        </w:tc>
        <w:tc>
          <w:tcPr>
            <w:tcW w:w="625" w:type="pct"/>
            <w:tcBorders>
              <w:top w:val="nil"/>
              <w:left w:val="nil"/>
              <w:bottom w:val="nil"/>
              <w:right w:val="nil"/>
            </w:tcBorders>
          </w:tcPr>
          <w:p ns2:paraId="70389073" ns2:textId="77777777" w:rsidR="00080B5D" w:rsidRDefault="00080B5D" w:rsidP="00B3093D">
            <w:pPr>
              <w:tabs>
                <w:tab w:val="decimal" w:pos="372"/>
                <w:tab w:val="left" w:pos="452"/>
              </w:tabs>
              <w:spacing w:before="15" w:after="15"/>
              <w:rPr>
                <w:sz w:val="18"/>
                <w:szCs w:val="18"/>
              </w:rPr>
            </w:pPr>
            <w:r>
              <w:rPr>
                <w:sz w:val="18"/>
                <w:szCs w:val="18"/>
              </w:rPr>
              <w:tab/>
              <w:t xml:space="preserve">2 </w:t>
            </w:r>
          </w:p>
        </w:tc>
        <w:tc>
          <w:tcPr>
            <w:tcW w:w="625" w:type="pct"/>
            <w:tcBorders>
              <w:top w:val="nil"/>
              <w:left w:val="nil"/>
              <w:bottom w:val="nil"/>
              <w:right w:val="single" w:sz="2" w:space="0" w:color="auto"/>
            </w:tcBorders>
          </w:tcPr>
          <w:p ns2:paraId="450A7CFE" ns2:textId="77777777" w:rsidR="00080B5D" w:rsidRDefault="00080B5D" w:rsidP="00B3093D">
            <w:pPr>
              <w:tabs>
                <w:tab w:val="decimal" w:pos="246"/>
                <w:tab w:val="left" w:pos="326"/>
              </w:tabs>
              <w:spacing w:before="15" w:after="15"/>
              <w:rPr>
                <w:sz w:val="18"/>
                <w:szCs w:val="18"/>
              </w:rPr>
            </w:pPr>
            <w:r>
              <w:rPr>
                <w:sz w:val="18"/>
                <w:szCs w:val="18"/>
              </w:rPr>
              <w:tab/>
              <w:t xml:space="preserve">(2.0) </w:t>
            </w:r>
          </w:p>
        </w:tc>
      </w:tr>
      <w:tr w:rsidR="00A31B53" ns2:paraId="0020EF98" ns2: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6091E210" ns2:textId="0EE6AE8C" w:rsidR="00A31B53" w:rsidRDefault="00A31B53" w:rsidP="00A31B53">
            <w:pPr>
              <w:spacing w:before="15" w:after="15"/>
              <w:ind w:left="160" w:right="1" w:hanging="160"/>
              <w:rPr>
                <w:sz w:val="18"/>
                <w:szCs w:val="18"/>
              </w:rPr>
            </w:pPr>
            <w:r>
              <w:rPr>
                <w:sz w:val="18"/>
                <w:szCs w:val="18"/>
              </w:rPr>
              <w:t xml:space="preserve"> </w:t>
            </w:r>
            <w:r>
              <w:rPr>
                <w:b/>
                <w:bCs/>
                <w:sz w:val="18"/>
                <w:szCs w:val="18"/>
              </w:rPr>
              <w:t>Metabolism and nutrition disorders</w:t>
            </w:r>
            <w:r>
              <w:rPr>
                <w:sz w:val="18"/>
                <w:szCs w:val="18"/>
              </w:rPr>
              <w:t xml:space="preserve"> </w:t>
            </w:r>
          </w:p>
        </w:tc>
        <w:tc>
          <w:tcPr>
            <w:tcW w:w="625" w:type="pct"/>
            <w:tcBorders>
              <w:top w:val="nil"/>
              <w:left w:val="nil"/>
              <w:bottom w:val="nil"/>
              <w:right w:val="nil"/>
            </w:tcBorders>
          </w:tcPr>
          <w:p ns2:paraId="579A7839" ns2:textId="42C2F33F" w:rsidR="00A31B53" w:rsidRDefault="00A31B53" w:rsidP="00A31B53">
            <w:pPr>
              <w:tabs>
                <w:tab w:val="decimal" w:pos="372"/>
                <w:tab w:val="left" w:pos="452"/>
              </w:tabs>
              <w:spacing w:before="15" w:after="15"/>
              <w:rPr>
                <w:sz w:val="18"/>
                <w:szCs w:val="18"/>
              </w:rPr>
            </w:pPr>
            <w:r>
              <w:rPr>
                <w:sz w:val="18"/>
                <w:szCs w:val="18"/>
              </w:rPr>
              <w:tab/>
            </w:r>
            <w:r>
              <w:rPr>
                <w:b/>
                <w:bCs/>
                <w:sz w:val="18"/>
                <w:szCs w:val="18"/>
              </w:rPr>
              <w:t>1</w:t>
            </w:r>
            <w:r>
              <w:rPr>
                <w:sz w:val="18"/>
                <w:szCs w:val="18"/>
              </w:rPr>
              <w:t xml:space="preserve"> </w:t>
            </w:r>
          </w:p>
        </w:tc>
        <w:tc>
          <w:tcPr>
            <w:tcW w:w="625" w:type="pct"/>
            <w:tcBorders>
              <w:top w:val="nil"/>
              <w:left w:val="nil"/>
              <w:bottom w:val="nil"/>
              <w:right w:val="single" w:sz="2" w:space="0" w:color="auto"/>
            </w:tcBorders>
          </w:tcPr>
          <w:p ns2:paraId="5C02F893" ns2:textId="4BFA8F2E" w:rsidR="00A31B53" w:rsidRDefault="00A31B53" w:rsidP="00A31B53">
            <w:pPr>
              <w:tabs>
                <w:tab w:val="decimal" w:pos="246"/>
                <w:tab w:val="left" w:pos="326"/>
              </w:tabs>
              <w:spacing w:before="15" w:after="15"/>
              <w:rPr>
                <w:sz w:val="18"/>
                <w:szCs w:val="18"/>
              </w:rPr>
            </w:pPr>
            <w:r>
              <w:rPr>
                <w:sz w:val="18"/>
                <w:szCs w:val="18"/>
              </w:rPr>
              <w:tab/>
            </w:r>
            <w:r>
              <w:rPr>
                <w:b/>
                <w:bCs/>
                <w:sz w:val="18"/>
                <w:szCs w:val="18"/>
              </w:rPr>
              <w:t>(1.0)</w:t>
            </w:r>
            <w:r>
              <w:rPr>
                <w:sz w:val="18"/>
                <w:szCs w:val="18"/>
              </w:rPr>
              <w:t xml:space="preserve"> </w:t>
            </w:r>
          </w:p>
        </w:tc>
        <w:tc>
          <w:tcPr>
            <w:tcW w:w="625" w:type="pct"/>
            <w:tcBorders>
              <w:top w:val="nil"/>
              <w:left w:val="nil"/>
              <w:bottom w:val="nil"/>
              <w:right w:val="nil"/>
            </w:tcBorders>
          </w:tcPr>
          <w:p ns2:paraId="7906FF62" ns2:textId="6653A2A3" w:rsidR="00A31B53" w:rsidRDefault="00A31B53" w:rsidP="00A31B53">
            <w:pPr>
              <w:tabs>
                <w:tab w:val="decimal" w:pos="372"/>
                <w:tab w:val="left" w:pos="452"/>
              </w:tabs>
              <w:spacing w:before="15" w:after="15"/>
              <w:rPr>
                <w:sz w:val="18"/>
                <w:szCs w:val="18"/>
              </w:rPr>
            </w:pPr>
            <w:r>
              <w:rPr>
                <w:sz w:val="18"/>
                <w:szCs w:val="18"/>
              </w:rPr>
              <w:tab/>
            </w:r>
            <w:r>
              <w:rPr>
                <w:b/>
                <w:bCs/>
                <w:sz w:val="18"/>
                <w:szCs w:val="18"/>
              </w:rPr>
              <w:t>0</w:t>
            </w:r>
            <w:r>
              <w:rPr>
                <w:sz w:val="18"/>
                <w:szCs w:val="18"/>
              </w:rPr>
              <w:t xml:space="preserve"> </w:t>
            </w:r>
          </w:p>
        </w:tc>
        <w:tc>
          <w:tcPr>
            <w:tcW w:w="625" w:type="pct"/>
            <w:tcBorders>
              <w:top w:val="nil"/>
              <w:left w:val="nil"/>
              <w:bottom w:val="nil"/>
              <w:right w:val="single" w:sz="2" w:space="0" w:color="auto"/>
            </w:tcBorders>
          </w:tcPr>
          <w:p ns2:paraId="1C804698" ns2:textId="319339A2" w:rsidR="00A31B53" w:rsidRDefault="00A31B53" w:rsidP="00A31B53">
            <w:pPr>
              <w:tabs>
                <w:tab w:val="decimal" w:pos="246"/>
                <w:tab w:val="left" w:pos="326"/>
              </w:tabs>
              <w:spacing w:before="15" w:after="15"/>
              <w:rPr>
                <w:sz w:val="18"/>
                <w:szCs w:val="18"/>
              </w:rPr>
            </w:pPr>
            <w:r>
              <w:rPr>
                <w:sz w:val="18"/>
                <w:szCs w:val="18"/>
              </w:rPr>
              <w:tab/>
            </w:r>
            <w:r>
              <w:rPr>
                <w:b/>
                <w:bCs/>
                <w:sz w:val="18"/>
                <w:szCs w:val="18"/>
              </w:rPr>
              <w:t>(0.0)</w:t>
            </w:r>
            <w:r>
              <w:rPr>
                <w:sz w:val="18"/>
                <w:szCs w:val="18"/>
              </w:rPr>
              <w:t xml:space="preserve"> </w:t>
            </w:r>
          </w:p>
        </w:tc>
      </w:tr>
      <w:tr w:rsidR="00A31B53" ns2:paraId="1F809FEB" ns2: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3200C2CF" ns2:textId="7816BD56" w:rsidR="00A31B53" w:rsidRDefault="00A31B53" w:rsidP="00A31B53">
            <w:pPr>
              <w:spacing w:before="15" w:after="15"/>
              <w:ind w:left="160" w:right="1" w:hanging="160"/>
              <w:rPr>
                <w:sz w:val="18"/>
                <w:szCs w:val="18"/>
              </w:rPr>
            </w:pPr>
            <w:r>
              <w:rPr>
                <w:sz w:val="18"/>
                <w:szCs w:val="18"/>
              </w:rPr>
              <w:t xml:space="preserve">   Type 1 diabetes mellitus </w:t>
            </w:r>
          </w:p>
        </w:tc>
        <w:tc>
          <w:tcPr>
            <w:tcW w:w="625" w:type="pct"/>
            <w:tcBorders>
              <w:top w:val="nil"/>
              <w:left w:val="nil"/>
              <w:bottom w:val="nil"/>
              <w:right w:val="nil"/>
            </w:tcBorders>
          </w:tcPr>
          <w:p ns2:paraId="623E5225" ns2:textId="1B6A8302" w:rsidR="00A31B53" w:rsidRDefault="00A31B53" w:rsidP="00A31B53">
            <w:pPr>
              <w:tabs>
                <w:tab w:val="decimal" w:pos="372"/>
                <w:tab w:val="left" w:pos="452"/>
              </w:tabs>
              <w:spacing w:before="15" w:after="15"/>
              <w:rPr>
                <w:sz w:val="18"/>
                <w:szCs w:val="18"/>
              </w:rPr>
            </w:pPr>
            <w:r>
              <w:rPr>
                <w:sz w:val="18"/>
                <w:szCs w:val="18"/>
              </w:rPr>
              <w:tab/>
              <w:t xml:space="preserve">1 </w:t>
            </w:r>
          </w:p>
        </w:tc>
        <w:tc>
          <w:tcPr>
            <w:tcW w:w="625" w:type="pct"/>
            <w:tcBorders>
              <w:top w:val="nil"/>
              <w:left w:val="nil"/>
              <w:bottom w:val="nil"/>
              <w:right w:val="single" w:sz="2" w:space="0" w:color="auto"/>
            </w:tcBorders>
          </w:tcPr>
          <w:p ns2:paraId="0BE23235" ns2:textId="60309374" w:rsidR="00A31B53" w:rsidRDefault="00A31B53" w:rsidP="00A31B53">
            <w:pPr>
              <w:tabs>
                <w:tab w:val="decimal" w:pos="246"/>
                <w:tab w:val="left" w:pos="326"/>
              </w:tabs>
              <w:spacing w:before="15" w:after="15"/>
              <w:rPr>
                <w:sz w:val="18"/>
                <w:szCs w:val="18"/>
              </w:rPr>
            </w:pPr>
            <w:r>
              <w:rPr>
                <w:sz w:val="18"/>
                <w:szCs w:val="18"/>
              </w:rPr>
              <w:tab/>
              <w:t xml:space="preserve">(1.0) </w:t>
            </w:r>
          </w:p>
        </w:tc>
        <w:tc>
          <w:tcPr>
            <w:tcW w:w="625" w:type="pct"/>
            <w:tcBorders>
              <w:top w:val="nil"/>
              <w:left w:val="nil"/>
              <w:bottom w:val="nil"/>
              <w:right w:val="nil"/>
            </w:tcBorders>
          </w:tcPr>
          <w:p ns2:paraId="7FACC9C8" ns2:textId="4295BE07" w:rsidR="00A31B53" w:rsidRDefault="00A31B53" w:rsidP="00A31B53">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nil"/>
              <w:right w:val="single" w:sz="2" w:space="0" w:color="auto"/>
            </w:tcBorders>
          </w:tcPr>
          <w:p ns2:paraId="22C5F625" ns2:textId="05A7FA2C" w:rsidR="00A31B53" w:rsidRDefault="00A31B53" w:rsidP="00A31B53">
            <w:pPr>
              <w:tabs>
                <w:tab w:val="decimal" w:pos="246"/>
                <w:tab w:val="left" w:pos="326"/>
              </w:tabs>
              <w:spacing w:before="15" w:after="15"/>
              <w:rPr>
                <w:sz w:val="18"/>
                <w:szCs w:val="18"/>
              </w:rPr>
            </w:pPr>
            <w:r>
              <w:rPr>
                <w:sz w:val="18"/>
                <w:szCs w:val="18"/>
              </w:rPr>
              <w:tab/>
              <w:t xml:space="preserve">(0.0) </w:t>
            </w:r>
          </w:p>
        </w:tc>
      </w:tr>
      <w:tr w:rsidR="00A31B53" ns2:paraId="36B14DBC" ns2: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77B20264" ns2:textId="1835257B" w:rsidR="00A31B53" w:rsidRDefault="00A31B53" w:rsidP="00A31B53">
            <w:pPr>
              <w:spacing w:before="15" w:after="15"/>
              <w:ind w:left="160" w:right="1" w:hanging="160"/>
              <w:rPr>
                <w:sz w:val="18"/>
                <w:szCs w:val="18"/>
              </w:rPr>
            </w:pPr>
            <w:r>
              <w:rPr>
                <w:sz w:val="18"/>
                <w:szCs w:val="18"/>
              </w:rPr>
              <w:t xml:space="preserve"> </w:t>
            </w:r>
            <w:r>
              <w:rPr>
                <w:b/>
                <w:bCs/>
                <w:sz w:val="18"/>
                <w:szCs w:val="18"/>
              </w:rPr>
              <w:t>Nervous system disorders</w:t>
            </w:r>
            <w:r>
              <w:rPr>
                <w:sz w:val="18"/>
                <w:szCs w:val="18"/>
              </w:rPr>
              <w:t xml:space="preserve"> </w:t>
            </w:r>
          </w:p>
        </w:tc>
        <w:tc>
          <w:tcPr>
            <w:tcW w:w="625" w:type="pct"/>
            <w:tcBorders>
              <w:top w:val="nil"/>
              <w:left w:val="nil"/>
              <w:bottom w:val="nil"/>
              <w:right w:val="nil"/>
            </w:tcBorders>
          </w:tcPr>
          <w:p ns2:paraId="0312B9FB" ns2:textId="49EB9BB3" w:rsidR="00A31B53" w:rsidRDefault="00A31B53" w:rsidP="00A31B53">
            <w:pPr>
              <w:tabs>
                <w:tab w:val="decimal" w:pos="372"/>
                <w:tab w:val="left" w:pos="452"/>
              </w:tabs>
              <w:spacing w:before="15" w:after="15"/>
              <w:rPr>
                <w:sz w:val="18"/>
                <w:szCs w:val="18"/>
              </w:rPr>
            </w:pPr>
            <w:r>
              <w:rPr>
                <w:sz w:val="18"/>
                <w:szCs w:val="18"/>
              </w:rPr>
              <w:tab/>
            </w:r>
            <w:r>
              <w:rPr>
                <w:b/>
                <w:bCs/>
                <w:sz w:val="18"/>
                <w:szCs w:val="18"/>
              </w:rPr>
              <w:t>0</w:t>
            </w:r>
            <w:r>
              <w:rPr>
                <w:sz w:val="18"/>
                <w:szCs w:val="18"/>
              </w:rPr>
              <w:t xml:space="preserve"> </w:t>
            </w:r>
          </w:p>
        </w:tc>
        <w:tc>
          <w:tcPr>
            <w:tcW w:w="625" w:type="pct"/>
            <w:tcBorders>
              <w:top w:val="nil"/>
              <w:left w:val="nil"/>
              <w:bottom w:val="nil"/>
              <w:right w:val="single" w:sz="2" w:space="0" w:color="auto"/>
            </w:tcBorders>
          </w:tcPr>
          <w:p ns2:paraId="00758B35" ns2:textId="6EC10ED2" w:rsidR="00A31B53" w:rsidRDefault="00A31B53" w:rsidP="00A31B53">
            <w:pPr>
              <w:tabs>
                <w:tab w:val="decimal" w:pos="246"/>
                <w:tab w:val="left" w:pos="326"/>
              </w:tabs>
              <w:spacing w:before="15" w:after="15"/>
              <w:rPr>
                <w:sz w:val="18"/>
                <w:szCs w:val="18"/>
              </w:rPr>
            </w:pPr>
            <w:r>
              <w:rPr>
                <w:sz w:val="18"/>
                <w:szCs w:val="18"/>
              </w:rPr>
              <w:tab/>
            </w:r>
            <w:r>
              <w:rPr>
                <w:b/>
                <w:bCs/>
                <w:sz w:val="18"/>
                <w:szCs w:val="18"/>
              </w:rPr>
              <w:t>(0.0)</w:t>
            </w:r>
            <w:r>
              <w:rPr>
                <w:sz w:val="18"/>
                <w:szCs w:val="18"/>
              </w:rPr>
              <w:t xml:space="preserve"> </w:t>
            </w:r>
          </w:p>
        </w:tc>
        <w:tc>
          <w:tcPr>
            <w:tcW w:w="625" w:type="pct"/>
            <w:tcBorders>
              <w:top w:val="nil"/>
              <w:left w:val="nil"/>
              <w:bottom w:val="nil"/>
              <w:right w:val="nil"/>
            </w:tcBorders>
          </w:tcPr>
          <w:p ns2:paraId="386A2C80" ns2:textId="7F628499" w:rsidR="00A31B53" w:rsidRDefault="00A31B53" w:rsidP="00A31B53">
            <w:pPr>
              <w:tabs>
                <w:tab w:val="decimal" w:pos="372"/>
                <w:tab w:val="left" w:pos="452"/>
              </w:tabs>
              <w:spacing w:before="15" w:after="15"/>
              <w:rPr>
                <w:sz w:val="18"/>
                <w:szCs w:val="18"/>
              </w:rPr>
            </w:pPr>
            <w:r>
              <w:rPr>
                <w:sz w:val="18"/>
                <w:szCs w:val="18"/>
              </w:rPr>
              <w:tab/>
            </w:r>
            <w:r>
              <w:rPr>
                <w:b/>
                <w:bCs/>
                <w:sz w:val="18"/>
                <w:szCs w:val="18"/>
              </w:rPr>
              <w:t>1</w:t>
            </w:r>
            <w:r>
              <w:rPr>
                <w:sz w:val="18"/>
                <w:szCs w:val="18"/>
              </w:rPr>
              <w:t xml:space="preserve"> </w:t>
            </w:r>
          </w:p>
        </w:tc>
        <w:tc>
          <w:tcPr>
            <w:tcW w:w="625" w:type="pct"/>
            <w:tcBorders>
              <w:top w:val="nil"/>
              <w:left w:val="nil"/>
              <w:bottom w:val="nil"/>
              <w:right w:val="single" w:sz="2" w:space="0" w:color="auto"/>
            </w:tcBorders>
          </w:tcPr>
          <w:p ns2:paraId="5C39F678" ns2:textId="0185DA98" w:rsidR="00A31B53" w:rsidRDefault="00A31B53" w:rsidP="00A31B53">
            <w:pPr>
              <w:tabs>
                <w:tab w:val="decimal" w:pos="246"/>
                <w:tab w:val="left" w:pos="326"/>
              </w:tabs>
              <w:spacing w:before="15" w:after="15"/>
              <w:rPr>
                <w:sz w:val="18"/>
                <w:szCs w:val="18"/>
              </w:rPr>
            </w:pPr>
            <w:r>
              <w:rPr>
                <w:sz w:val="18"/>
                <w:szCs w:val="18"/>
              </w:rPr>
              <w:tab/>
            </w:r>
            <w:r>
              <w:rPr>
                <w:b/>
                <w:bCs/>
                <w:sz w:val="18"/>
                <w:szCs w:val="18"/>
              </w:rPr>
              <w:t>(2.5)</w:t>
            </w:r>
            <w:r>
              <w:rPr>
                <w:sz w:val="18"/>
                <w:szCs w:val="18"/>
              </w:rPr>
              <w:t xml:space="preserve"> </w:t>
            </w:r>
          </w:p>
        </w:tc>
      </w:tr>
      <w:tr w:rsidR="00A31B53" ns2:paraId="451F9E44" ns2: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6B0F740A" ns2:textId="071FBA2F" w:rsidR="00A31B53" w:rsidRDefault="00A31B53" w:rsidP="00A31B53">
            <w:pPr>
              <w:spacing w:before="15" w:after="15"/>
              <w:ind w:left="160" w:right="1" w:hanging="160"/>
              <w:rPr>
                <w:sz w:val="18"/>
                <w:szCs w:val="18"/>
              </w:rPr>
            </w:pPr>
            <w:r>
              <w:rPr>
                <w:sz w:val="18"/>
                <w:szCs w:val="18"/>
              </w:rPr>
              <w:t xml:space="preserve">   Hypoaesthesia </w:t>
            </w:r>
          </w:p>
        </w:tc>
        <w:tc>
          <w:tcPr>
            <w:tcW w:w="625" w:type="pct"/>
            <w:tcBorders>
              <w:top w:val="nil"/>
              <w:left w:val="nil"/>
              <w:bottom w:val="nil"/>
              <w:right w:val="nil"/>
            </w:tcBorders>
          </w:tcPr>
          <w:p ns2:paraId="4AE3924D" ns2:textId="6736630E" w:rsidR="00A31B53" w:rsidRDefault="00A31B53" w:rsidP="00A31B53">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nil"/>
              <w:right w:val="single" w:sz="2" w:space="0" w:color="auto"/>
            </w:tcBorders>
          </w:tcPr>
          <w:p ns2:paraId="177078C1" ns2:textId="2C830E74" w:rsidR="00A31B53" w:rsidRDefault="00A31B53" w:rsidP="00A31B53">
            <w:pPr>
              <w:tabs>
                <w:tab w:val="decimal" w:pos="246"/>
                <w:tab w:val="left" w:pos="326"/>
              </w:tabs>
              <w:spacing w:before="15" w:after="15"/>
              <w:rPr>
                <w:sz w:val="18"/>
                <w:szCs w:val="18"/>
              </w:rPr>
            </w:pPr>
            <w:r>
              <w:rPr>
                <w:sz w:val="18"/>
                <w:szCs w:val="18"/>
              </w:rPr>
              <w:tab/>
              <w:t xml:space="preserve">(0.0) </w:t>
            </w:r>
          </w:p>
        </w:tc>
        <w:tc>
          <w:tcPr>
            <w:tcW w:w="625" w:type="pct"/>
            <w:tcBorders>
              <w:top w:val="nil"/>
              <w:left w:val="nil"/>
              <w:bottom w:val="nil"/>
              <w:right w:val="nil"/>
            </w:tcBorders>
          </w:tcPr>
          <w:p ns2:paraId="50D5435A" ns2:textId="3ACE4BC3" w:rsidR="00A31B53" w:rsidRDefault="00A31B53" w:rsidP="00A31B53">
            <w:pPr>
              <w:tabs>
                <w:tab w:val="decimal" w:pos="372"/>
                <w:tab w:val="left" w:pos="452"/>
              </w:tabs>
              <w:spacing w:before="15" w:after="15"/>
              <w:rPr>
                <w:sz w:val="18"/>
                <w:szCs w:val="18"/>
              </w:rPr>
            </w:pPr>
            <w:r>
              <w:rPr>
                <w:sz w:val="18"/>
                <w:szCs w:val="18"/>
              </w:rPr>
              <w:tab/>
              <w:t xml:space="preserve">1 </w:t>
            </w:r>
          </w:p>
        </w:tc>
        <w:tc>
          <w:tcPr>
            <w:tcW w:w="625" w:type="pct"/>
            <w:tcBorders>
              <w:top w:val="nil"/>
              <w:left w:val="nil"/>
              <w:bottom w:val="nil"/>
              <w:right w:val="single" w:sz="2" w:space="0" w:color="auto"/>
            </w:tcBorders>
          </w:tcPr>
          <w:p ns2:paraId="2085B93A" ns2:textId="173D4698" w:rsidR="00A31B53" w:rsidRDefault="00A31B53" w:rsidP="00A31B53">
            <w:pPr>
              <w:tabs>
                <w:tab w:val="decimal" w:pos="246"/>
                <w:tab w:val="left" w:pos="326"/>
              </w:tabs>
              <w:spacing w:before="15" w:after="15"/>
              <w:rPr>
                <w:sz w:val="18"/>
                <w:szCs w:val="18"/>
              </w:rPr>
            </w:pPr>
            <w:r>
              <w:rPr>
                <w:sz w:val="18"/>
                <w:szCs w:val="18"/>
              </w:rPr>
              <w:tab/>
              <w:t xml:space="preserve">(2.5) </w:t>
            </w:r>
          </w:p>
        </w:tc>
      </w:tr>
      <w:tr w:rsidR="00A31B53" ns2:paraId="0B674DEF" ns2: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322E6DEB" ns2:textId="24C9E506" w:rsidR="00A31B53" w:rsidRDefault="00A31B53" w:rsidP="00A31B53">
            <w:pPr>
              <w:spacing w:before="15" w:after="15"/>
              <w:ind w:left="160" w:right="1" w:hanging="160"/>
              <w:rPr>
                <w:sz w:val="18"/>
                <w:szCs w:val="18"/>
              </w:rPr>
            </w:pPr>
            <w:r>
              <w:rPr>
                <w:sz w:val="18"/>
                <w:szCs w:val="18"/>
              </w:rPr>
              <w:t xml:space="preserve"> </w:t>
            </w:r>
            <w:r>
              <w:rPr>
                <w:b/>
                <w:bCs/>
                <w:sz w:val="18"/>
                <w:szCs w:val="18"/>
              </w:rPr>
              <w:t>Respiratory, thoracic and mediastinal disorders</w:t>
            </w:r>
            <w:r>
              <w:rPr>
                <w:sz w:val="18"/>
                <w:szCs w:val="18"/>
              </w:rPr>
              <w:t xml:space="preserve"> </w:t>
            </w:r>
          </w:p>
        </w:tc>
        <w:tc>
          <w:tcPr>
            <w:tcW w:w="625" w:type="pct"/>
            <w:tcBorders>
              <w:top w:val="nil"/>
              <w:left w:val="nil"/>
              <w:bottom w:val="nil"/>
              <w:right w:val="nil"/>
            </w:tcBorders>
          </w:tcPr>
          <w:p ns2:paraId="3A3B95E8" ns2:textId="7063ECAC" w:rsidR="00A31B53" w:rsidRDefault="00A31B53" w:rsidP="00A31B53">
            <w:pPr>
              <w:tabs>
                <w:tab w:val="decimal" w:pos="372"/>
                <w:tab w:val="left" w:pos="452"/>
              </w:tabs>
              <w:spacing w:before="15" w:after="15"/>
              <w:rPr>
                <w:sz w:val="18"/>
                <w:szCs w:val="18"/>
              </w:rPr>
            </w:pPr>
            <w:r>
              <w:rPr>
                <w:sz w:val="18"/>
                <w:szCs w:val="18"/>
              </w:rPr>
              <w:tab/>
            </w:r>
            <w:r>
              <w:rPr>
                <w:b/>
                <w:bCs/>
                <w:sz w:val="18"/>
                <w:szCs w:val="18"/>
              </w:rPr>
              <w:t>2</w:t>
            </w:r>
            <w:r>
              <w:rPr>
                <w:sz w:val="18"/>
                <w:szCs w:val="18"/>
              </w:rPr>
              <w:t xml:space="preserve"> </w:t>
            </w:r>
          </w:p>
        </w:tc>
        <w:tc>
          <w:tcPr>
            <w:tcW w:w="625" w:type="pct"/>
            <w:tcBorders>
              <w:top w:val="nil"/>
              <w:left w:val="nil"/>
              <w:bottom w:val="nil"/>
              <w:right w:val="single" w:sz="2" w:space="0" w:color="auto"/>
            </w:tcBorders>
          </w:tcPr>
          <w:p ns2:paraId="1AF2B9D7" ns2:textId="447B65FD" w:rsidR="00A31B53" w:rsidRDefault="00A31B53" w:rsidP="00A31B53">
            <w:pPr>
              <w:tabs>
                <w:tab w:val="decimal" w:pos="246"/>
                <w:tab w:val="left" w:pos="326"/>
              </w:tabs>
              <w:spacing w:before="15" w:after="15"/>
              <w:rPr>
                <w:sz w:val="18"/>
                <w:szCs w:val="18"/>
              </w:rPr>
            </w:pPr>
            <w:r>
              <w:rPr>
                <w:sz w:val="18"/>
                <w:szCs w:val="18"/>
              </w:rPr>
              <w:tab/>
            </w:r>
            <w:r>
              <w:rPr>
                <w:b/>
                <w:bCs/>
                <w:sz w:val="18"/>
                <w:szCs w:val="18"/>
              </w:rPr>
              <w:t>(2.0)</w:t>
            </w:r>
            <w:r>
              <w:rPr>
                <w:sz w:val="18"/>
                <w:szCs w:val="18"/>
              </w:rPr>
              <w:t xml:space="preserve"> </w:t>
            </w:r>
          </w:p>
        </w:tc>
        <w:tc>
          <w:tcPr>
            <w:tcW w:w="625" w:type="pct"/>
            <w:tcBorders>
              <w:top w:val="nil"/>
              <w:left w:val="nil"/>
              <w:bottom w:val="nil"/>
              <w:right w:val="nil"/>
            </w:tcBorders>
          </w:tcPr>
          <w:p ns2:paraId="6CD03316" ns2:textId="4D047D24" w:rsidR="00A31B53" w:rsidRDefault="00A31B53" w:rsidP="00A31B53">
            <w:pPr>
              <w:tabs>
                <w:tab w:val="decimal" w:pos="372"/>
                <w:tab w:val="left" w:pos="452"/>
              </w:tabs>
              <w:spacing w:before="15" w:after="15"/>
              <w:rPr>
                <w:sz w:val="18"/>
                <w:szCs w:val="18"/>
              </w:rPr>
            </w:pPr>
            <w:r>
              <w:rPr>
                <w:sz w:val="18"/>
                <w:szCs w:val="18"/>
              </w:rPr>
              <w:tab/>
            </w:r>
            <w:r>
              <w:rPr>
                <w:b/>
                <w:bCs/>
                <w:sz w:val="18"/>
                <w:szCs w:val="18"/>
              </w:rPr>
              <w:t>0</w:t>
            </w:r>
            <w:r>
              <w:rPr>
                <w:sz w:val="18"/>
                <w:szCs w:val="18"/>
              </w:rPr>
              <w:t xml:space="preserve"> </w:t>
            </w:r>
          </w:p>
        </w:tc>
        <w:tc>
          <w:tcPr>
            <w:tcW w:w="625" w:type="pct"/>
            <w:tcBorders>
              <w:top w:val="nil"/>
              <w:left w:val="nil"/>
              <w:bottom w:val="nil"/>
              <w:right w:val="single" w:sz="2" w:space="0" w:color="auto"/>
            </w:tcBorders>
          </w:tcPr>
          <w:p ns2:paraId="0A44C5DC" ns2:textId="4041ACF0" w:rsidR="00A31B53" w:rsidRDefault="00A31B53" w:rsidP="00A31B53">
            <w:pPr>
              <w:tabs>
                <w:tab w:val="decimal" w:pos="246"/>
                <w:tab w:val="left" w:pos="326"/>
              </w:tabs>
              <w:spacing w:before="15" w:after="15"/>
              <w:rPr>
                <w:sz w:val="18"/>
                <w:szCs w:val="18"/>
              </w:rPr>
            </w:pPr>
            <w:r>
              <w:rPr>
                <w:sz w:val="18"/>
                <w:szCs w:val="18"/>
              </w:rPr>
              <w:tab/>
            </w:r>
            <w:r>
              <w:rPr>
                <w:b/>
                <w:bCs/>
                <w:sz w:val="18"/>
                <w:szCs w:val="18"/>
              </w:rPr>
              <w:t>(0.0)</w:t>
            </w:r>
            <w:r>
              <w:rPr>
                <w:sz w:val="18"/>
                <w:szCs w:val="18"/>
              </w:rPr>
              <w:t xml:space="preserve"> </w:t>
            </w:r>
          </w:p>
        </w:tc>
      </w:tr>
      <w:tr w:rsidR="00A31B53" ns2:paraId="085B5099" ns2: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1CDC2E59" ns2:textId="32944B61" w:rsidR="00A31B53" w:rsidRDefault="00A31B53" w:rsidP="00A31B53">
            <w:pPr>
              <w:spacing w:before="15" w:after="15"/>
              <w:ind w:left="160" w:right="1" w:hanging="160"/>
              <w:rPr>
                <w:sz w:val="18"/>
                <w:szCs w:val="18"/>
              </w:rPr>
            </w:pPr>
            <w:r>
              <w:rPr>
                <w:sz w:val="18"/>
                <w:szCs w:val="18"/>
              </w:rPr>
              <w:t xml:space="preserve">   Immune-mediated lung disease </w:t>
            </w:r>
          </w:p>
        </w:tc>
        <w:tc>
          <w:tcPr>
            <w:tcW w:w="625" w:type="pct"/>
            <w:tcBorders>
              <w:top w:val="nil"/>
              <w:left w:val="nil"/>
              <w:bottom w:val="nil"/>
              <w:right w:val="nil"/>
            </w:tcBorders>
          </w:tcPr>
          <w:p ns2:paraId="45EAC74D" ns2:textId="7E1C9A0E" w:rsidR="00A31B53" w:rsidRDefault="00A31B53" w:rsidP="00A31B53">
            <w:pPr>
              <w:tabs>
                <w:tab w:val="decimal" w:pos="372"/>
                <w:tab w:val="left" w:pos="452"/>
              </w:tabs>
              <w:spacing w:before="15" w:after="15"/>
              <w:rPr>
                <w:sz w:val="18"/>
                <w:szCs w:val="18"/>
              </w:rPr>
            </w:pPr>
            <w:r>
              <w:rPr>
                <w:sz w:val="18"/>
                <w:szCs w:val="18"/>
              </w:rPr>
              <w:tab/>
              <w:t xml:space="preserve">1 </w:t>
            </w:r>
          </w:p>
        </w:tc>
        <w:tc>
          <w:tcPr>
            <w:tcW w:w="625" w:type="pct"/>
            <w:tcBorders>
              <w:top w:val="nil"/>
              <w:left w:val="nil"/>
              <w:bottom w:val="nil"/>
              <w:right w:val="single" w:sz="2" w:space="0" w:color="auto"/>
            </w:tcBorders>
          </w:tcPr>
          <w:p ns2:paraId="5AECACF0" ns2:textId="2A4F18C7" w:rsidR="00A31B53" w:rsidRDefault="00A31B53" w:rsidP="00A31B53">
            <w:pPr>
              <w:tabs>
                <w:tab w:val="decimal" w:pos="246"/>
                <w:tab w:val="left" w:pos="326"/>
              </w:tabs>
              <w:spacing w:before="15" w:after="15"/>
              <w:rPr>
                <w:sz w:val="18"/>
                <w:szCs w:val="18"/>
              </w:rPr>
            </w:pPr>
            <w:r>
              <w:rPr>
                <w:sz w:val="18"/>
                <w:szCs w:val="18"/>
              </w:rPr>
              <w:tab/>
              <w:t xml:space="preserve">(1.0) </w:t>
            </w:r>
          </w:p>
        </w:tc>
        <w:tc>
          <w:tcPr>
            <w:tcW w:w="625" w:type="pct"/>
            <w:tcBorders>
              <w:top w:val="nil"/>
              <w:left w:val="nil"/>
              <w:bottom w:val="nil"/>
              <w:right w:val="nil"/>
            </w:tcBorders>
          </w:tcPr>
          <w:p ns2:paraId="44B35678" ns2:textId="3776505A" w:rsidR="00A31B53" w:rsidRDefault="00A31B53" w:rsidP="00A31B53">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nil"/>
              <w:right w:val="single" w:sz="2" w:space="0" w:color="auto"/>
            </w:tcBorders>
          </w:tcPr>
          <w:p ns2:paraId="2F0906EC" ns2:textId="50F5602A" w:rsidR="00A31B53" w:rsidRDefault="00A31B53" w:rsidP="00A31B53">
            <w:pPr>
              <w:tabs>
                <w:tab w:val="decimal" w:pos="246"/>
                <w:tab w:val="left" w:pos="326"/>
              </w:tabs>
              <w:spacing w:before="15" w:after="15"/>
              <w:rPr>
                <w:sz w:val="18"/>
                <w:szCs w:val="18"/>
              </w:rPr>
            </w:pPr>
            <w:r>
              <w:rPr>
                <w:sz w:val="18"/>
                <w:szCs w:val="18"/>
              </w:rPr>
              <w:tab/>
              <w:t xml:space="preserve">(0.0) </w:t>
            </w:r>
          </w:p>
        </w:tc>
      </w:tr>
      <w:tr w:rsidR="00A31B53" ns2:paraId="7F12E8E1" ns2: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1C753030" ns2:textId="7077126E" w:rsidR="00A31B53" w:rsidRDefault="00A31B53" w:rsidP="00A31B53">
            <w:pPr>
              <w:spacing w:before="15" w:after="15"/>
              <w:ind w:left="160" w:right="1" w:hanging="160"/>
              <w:rPr>
                <w:sz w:val="18"/>
                <w:szCs w:val="18"/>
              </w:rPr>
            </w:pPr>
            <w:r>
              <w:rPr>
                <w:sz w:val="18"/>
                <w:szCs w:val="18"/>
              </w:rPr>
              <w:t xml:space="preserve">   Pneumonitis </w:t>
            </w:r>
          </w:p>
        </w:tc>
        <w:tc>
          <w:tcPr>
            <w:tcW w:w="625" w:type="pct"/>
            <w:tcBorders>
              <w:top w:val="nil"/>
              <w:left w:val="nil"/>
              <w:bottom w:val="nil"/>
              <w:right w:val="nil"/>
            </w:tcBorders>
          </w:tcPr>
          <w:p ns2:paraId="56C66120" ns2:textId="230B0ABC" w:rsidR="00A31B53" w:rsidRDefault="00A31B53" w:rsidP="00A31B53">
            <w:pPr>
              <w:tabs>
                <w:tab w:val="decimal" w:pos="372"/>
                <w:tab w:val="left" w:pos="452"/>
              </w:tabs>
              <w:spacing w:before="15" w:after="15"/>
              <w:rPr>
                <w:sz w:val="18"/>
                <w:szCs w:val="18"/>
              </w:rPr>
            </w:pPr>
            <w:r>
              <w:rPr>
                <w:sz w:val="18"/>
                <w:szCs w:val="18"/>
              </w:rPr>
              <w:tab/>
              <w:t xml:space="preserve">1 </w:t>
            </w:r>
          </w:p>
        </w:tc>
        <w:tc>
          <w:tcPr>
            <w:tcW w:w="625" w:type="pct"/>
            <w:tcBorders>
              <w:top w:val="nil"/>
              <w:left w:val="nil"/>
              <w:bottom w:val="nil"/>
              <w:right w:val="single" w:sz="2" w:space="0" w:color="auto"/>
            </w:tcBorders>
          </w:tcPr>
          <w:p ns2:paraId="1388F19A" ns2:textId="79A7A30A" w:rsidR="00A31B53" w:rsidRDefault="00A31B53" w:rsidP="00A31B53">
            <w:pPr>
              <w:tabs>
                <w:tab w:val="decimal" w:pos="246"/>
                <w:tab w:val="left" w:pos="326"/>
              </w:tabs>
              <w:spacing w:before="15" w:after="15"/>
              <w:rPr>
                <w:sz w:val="18"/>
                <w:szCs w:val="18"/>
              </w:rPr>
            </w:pPr>
            <w:r>
              <w:rPr>
                <w:sz w:val="18"/>
                <w:szCs w:val="18"/>
              </w:rPr>
              <w:tab/>
              <w:t xml:space="preserve">(1.0) </w:t>
            </w:r>
          </w:p>
        </w:tc>
        <w:tc>
          <w:tcPr>
            <w:tcW w:w="625" w:type="pct"/>
            <w:tcBorders>
              <w:top w:val="nil"/>
              <w:left w:val="nil"/>
              <w:bottom w:val="nil"/>
              <w:right w:val="nil"/>
            </w:tcBorders>
          </w:tcPr>
          <w:p ns2:paraId="07A966C8" ns2:textId="2F26A12F" w:rsidR="00A31B53" w:rsidRDefault="00A31B53" w:rsidP="00A31B53">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nil"/>
              <w:right w:val="single" w:sz="2" w:space="0" w:color="auto"/>
            </w:tcBorders>
          </w:tcPr>
          <w:p ns2:paraId="08D8C53A" ns2:textId="780246F0" w:rsidR="00A31B53" w:rsidRDefault="00A31B53" w:rsidP="00A31B53">
            <w:pPr>
              <w:tabs>
                <w:tab w:val="decimal" w:pos="246"/>
                <w:tab w:val="left" w:pos="326"/>
              </w:tabs>
              <w:spacing w:before="15" w:after="15"/>
              <w:rPr>
                <w:sz w:val="18"/>
                <w:szCs w:val="18"/>
              </w:rPr>
            </w:pPr>
            <w:r>
              <w:rPr>
                <w:sz w:val="18"/>
                <w:szCs w:val="18"/>
              </w:rPr>
              <w:tab/>
              <w:t xml:space="preserve">(0.0) </w:t>
            </w:r>
          </w:p>
        </w:tc>
      </w:tr>
      <w:tr w:rsidR="00A31B53" ns2:paraId="5A78B14D" ns2: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2BB0A948" ns2:textId="0A684E3E" w:rsidR="00A31B53" w:rsidRDefault="00A31B53" w:rsidP="00A31B53">
            <w:pPr>
              <w:spacing w:before="15" w:after="15"/>
              <w:ind w:left="160" w:right="1" w:hanging="160"/>
              <w:rPr>
                <w:sz w:val="18"/>
                <w:szCs w:val="18"/>
              </w:rPr>
            </w:pPr>
            <w:r>
              <w:rPr>
                <w:sz w:val="18"/>
                <w:szCs w:val="18"/>
              </w:rPr>
              <w:t xml:space="preserve"> </w:t>
            </w:r>
            <w:r>
              <w:rPr>
                <w:b/>
                <w:bCs/>
                <w:sz w:val="18"/>
                <w:szCs w:val="18"/>
              </w:rPr>
              <w:t>Skin and subcutaneous tissue disorders</w:t>
            </w:r>
            <w:r>
              <w:rPr>
                <w:sz w:val="18"/>
                <w:szCs w:val="18"/>
              </w:rPr>
              <w:t xml:space="preserve"> </w:t>
            </w:r>
          </w:p>
        </w:tc>
        <w:tc>
          <w:tcPr>
            <w:tcW w:w="625" w:type="pct"/>
            <w:tcBorders>
              <w:top w:val="nil"/>
              <w:left w:val="nil"/>
              <w:bottom w:val="nil"/>
              <w:right w:val="nil"/>
            </w:tcBorders>
          </w:tcPr>
          <w:p ns2:paraId="335B022E" ns2:textId="5E8E471C" w:rsidR="00A31B53" w:rsidRDefault="00A31B53" w:rsidP="00A31B53">
            <w:pPr>
              <w:tabs>
                <w:tab w:val="decimal" w:pos="372"/>
                <w:tab w:val="left" w:pos="452"/>
              </w:tabs>
              <w:spacing w:before="15" w:after="15"/>
              <w:rPr>
                <w:sz w:val="18"/>
                <w:szCs w:val="18"/>
              </w:rPr>
            </w:pPr>
            <w:r>
              <w:rPr>
                <w:sz w:val="18"/>
                <w:szCs w:val="18"/>
              </w:rPr>
              <w:tab/>
            </w:r>
            <w:r>
              <w:rPr>
                <w:b/>
                <w:bCs/>
                <w:sz w:val="18"/>
                <w:szCs w:val="18"/>
              </w:rPr>
              <w:t>0</w:t>
            </w:r>
            <w:r>
              <w:rPr>
                <w:sz w:val="18"/>
                <w:szCs w:val="18"/>
              </w:rPr>
              <w:t xml:space="preserve"> </w:t>
            </w:r>
          </w:p>
        </w:tc>
        <w:tc>
          <w:tcPr>
            <w:tcW w:w="625" w:type="pct"/>
            <w:tcBorders>
              <w:top w:val="nil"/>
              <w:left w:val="nil"/>
              <w:bottom w:val="nil"/>
              <w:right w:val="single" w:sz="2" w:space="0" w:color="auto"/>
            </w:tcBorders>
          </w:tcPr>
          <w:p ns2:paraId="456F5C14" ns2:textId="134AEBEB" w:rsidR="00A31B53" w:rsidRDefault="00A31B53" w:rsidP="00A31B53">
            <w:pPr>
              <w:tabs>
                <w:tab w:val="decimal" w:pos="246"/>
                <w:tab w:val="left" w:pos="326"/>
              </w:tabs>
              <w:spacing w:before="15" w:after="15"/>
              <w:rPr>
                <w:sz w:val="18"/>
                <w:szCs w:val="18"/>
              </w:rPr>
            </w:pPr>
            <w:r>
              <w:rPr>
                <w:sz w:val="18"/>
                <w:szCs w:val="18"/>
              </w:rPr>
              <w:tab/>
            </w:r>
            <w:r>
              <w:rPr>
                <w:b/>
                <w:bCs/>
                <w:sz w:val="18"/>
                <w:szCs w:val="18"/>
              </w:rPr>
              <w:t>(0.0)</w:t>
            </w:r>
            <w:r>
              <w:rPr>
                <w:sz w:val="18"/>
                <w:szCs w:val="18"/>
              </w:rPr>
              <w:t xml:space="preserve"> </w:t>
            </w:r>
          </w:p>
        </w:tc>
        <w:tc>
          <w:tcPr>
            <w:tcW w:w="625" w:type="pct"/>
            <w:tcBorders>
              <w:top w:val="nil"/>
              <w:left w:val="nil"/>
              <w:bottom w:val="nil"/>
              <w:right w:val="nil"/>
            </w:tcBorders>
          </w:tcPr>
          <w:p ns2:paraId="5C2C3C09" ns2:textId="3C495BAE" w:rsidR="00A31B53" w:rsidRDefault="00A31B53" w:rsidP="00A31B53">
            <w:pPr>
              <w:tabs>
                <w:tab w:val="decimal" w:pos="372"/>
                <w:tab w:val="left" w:pos="452"/>
              </w:tabs>
              <w:spacing w:before="15" w:after="15"/>
              <w:rPr>
                <w:sz w:val="18"/>
                <w:szCs w:val="18"/>
              </w:rPr>
            </w:pPr>
            <w:r>
              <w:rPr>
                <w:sz w:val="18"/>
                <w:szCs w:val="18"/>
              </w:rPr>
              <w:tab/>
            </w:r>
            <w:r>
              <w:rPr>
                <w:b/>
                <w:bCs/>
                <w:sz w:val="18"/>
                <w:szCs w:val="18"/>
              </w:rPr>
              <w:t>3</w:t>
            </w:r>
            <w:r>
              <w:rPr>
                <w:sz w:val="18"/>
                <w:szCs w:val="18"/>
              </w:rPr>
              <w:t xml:space="preserve"> </w:t>
            </w:r>
          </w:p>
        </w:tc>
        <w:tc>
          <w:tcPr>
            <w:tcW w:w="625" w:type="pct"/>
            <w:tcBorders>
              <w:top w:val="nil"/>
              <w:left w:val="nil"/>
              <w:bottom w:val="nil"/>
              <w:right w:val="single" w:sz="2" w:space="0" w:color="auto"/>
            </w:tcBorders>
          </w:tcPr>
          <w:p ns2:paraId="28081E21" ns2:textId="654EFCB9" w:rsidR="00A31B53" w:rsidRDefault="00A31B53" w:rsidP="00A31B53">
            <w:pPr>
              <w:tabs>
                <w:tab w:val="decimal" w:pos="246"/>
                <w:tab w:val="left" w:pos="326"/>
              </w:tabs>
              <w:spacing w:before="15" w:after="15"/>
              <w:rPr>
                <w:sz w:val="18"/>
                <w:szCs w:val="18"/>
              </w:rPr>
            </w:pPr>
            <w:r>
              <w:rPr>
                <w:sz w:val="18"/>
                <w:szCs w:val="18"/>
              </w:rPr>
              <w:tab/>
            </w:r>
            <w:r>
              <w:rPr>
                <w:b/>
                <w:bCs/>
                <w:sz w:val="18"/>
                <w:szCs w:val="18"/>
              </w:rPr>
              <w:t>(7.5)</w:t>
            </w:r>
            <w:r>
              <w:rPr>
                <w:sz w:val="18"/>
                <w:szCs w:val="18"/>
              </w:rPr>
              <w:t xml:space="preserve"> </w:t>
            </w:r>
          </w:p>
        </w:tc>
      </w:tr>
      <w:tr w:rsidR="00A31B53" ns2:paraId="37E62284" ns2: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608A0254" ns2:textId="22422F3C" w:rsidR="00A31B53" w:rsidRDefault="00A31B53" w:rsidP="00A31B53">
            <w:pPr>
              <w:spacing w:before="15" w:after="15"/>
              <w:ind w:left="160" w:right="1" w:hanging="160"/>
              <w:rPr>
                <w:sz w:val="18"/>
                <w:szCs w:val="18"/>
              </w:rPr>
            </w:pPr>
            <w:r>
              <w:rPr>
                <w:sz w:val="18"/>
                <w:szCs w:val="18"/>
              </w:rPr>
              <w:t xml:space="preserve">   Drug eruption </w:t>
            </w:r>
          </w:p>
        </w:tc>
        <w:tc>
          <w:tcPr>
            <w:tcW w:w="625" w:type="pct"/>
            <w:tcBorders>
              <w:top w:val="nil"/>
              <w:left w:val="nil"/>
              <w:bottom w:val="nil"/>
              <w:right w:val="nil"/>
            </w:tcBorders>
          </w:tcPr>
          <w:p ns2:paraId="29882A0E" ns2:textId="601AC518" w:rsidR="00A31B53" w:rsidRDefault="00A31B53" w:rsidP="00A31B53">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nil"/>
              <w:right w:val="single" w:sz="2" w:space="0" w:color="auto"/>
            </w:tcBorders>
          </w:tcPr>
          <w:p ns2:paraId="67C2373F" ns2:textId="7E0821AD" w:rsidR="00A31B53" w:rsidRDefault="00A31B53" w:rsidP="00A31B53">
            <w:pPr>
              <w:tabs>
                <w:tab w:val="decimal" w:pos="246"/>
                <w:tab w:val="left" w:pos="326"/>
              </w:tabs>
              <w:spacing w:before="15" w:after="15"/>
              <w:rPr>
                <w:sz w:val="18"/>
                <w:szCs w:val="18"/>
              </w:rPr>
            </w:pPr>
            <w:r>
              <w:rPr>
                <w:sz w:val="18"/>
                <w:szCs w:val="18"/>
              </w:rPr>
              <w:tab/>
              <w:t xml:space="preserve">(0.0) </w:t>
            </w:r>
          </w:p>
        </w:tc>
        <w:tc>
          <w:tcPr>
            <w:tcW w:w="625" w:type="pct"/>
            <w:tcBorders>
              <w:top w:val="nil"/>
              <w:left w:val="nil"/>
              <w:bottom w:val="nil"/>
              <w:right w:val="nil"/>
            </w:tcBorders>
          </w:tcPr>
          <w:p ns2:paraId="20CE55C3" ns2:textId="1900E2A2" w:rsidR="00A31B53" w:rsidRDefault="00A31B53" w:rsidP="00A31B53">
            <w:pPr>
              <w:tabs>
                <w:tab w:val="decimal" w:pos="372"/>
                <w:tab w:val="left" w:pos="452"/>
              </w:tabs>
              <w:spacing w:before="15" w:after="15"/>
              <w:rPr>
                <w:sz w:val="18"/>
                <w:szCs w:val="18"/>
              </w:rPr>
            </w:pPr>
            <w:r>
              <w:rPr>
                <w:sz w:val="18"/>
                <w:szCs w:val="18"/>
              </w:rPr>
              <w:tab/>
              <w:t xml:space="preserve">2 </w:t>
            </w:r>
          </w:p>
        </w:tc>
        <w:tc>
          <w:tcPr>
            <w:tcW w:w="625" w:type="pct"/>
            <w:tcBorders>
              <w:top w:val="nil"/>
              <w:left w:val="nil"/>
              <w:bottom w:val="nil"/>
              <w:right w:val="single" w:sz="2" w:space="0" w:color="auto"/>
            </w:tcBorders>
          </w:tcPr>
          <w:p ns2:paraId="26BCE691" ns2:textId="52033332" w:rsidR="00A31B53" w:rsidRDefault="00A31B53" w:rsidP="00A31B53">
            <w:pPr>
              <w:tabs>
                <w:tab w:val="decimal" w:pos="246"/>
                <w:tab w:val="left" w:pos="326"/>
              </w:tabs>
              <w:spacing w:before="15" w:after="15"/>
              <w:rPr>
                <w:sz w:val="18"/>
                <w:szCs w:val="18"/>
              </w:rPr>
            </w:pPr>
            <w:r>
              <w:rPr>
                <w:sz w:val="18"/>
                <w:szCs w:val="18"/>
              </w:rPr>
              <w:tab/>
              <w:t xml:space="preserve">(5.0) </w:t>
            </w:r>
          </w:p>
        </w:tc>
      </w:tr>
      <w:tr w:rsidR="00A31B53" ns2:paraId="76D07AA7" ns2:textId="77777777" w:rsidTr="00F52139">
        <w:tblPrEx>
          <w:tblBorders>
            <w:top w:val="single" w:sz="6" w:space="0" w:color="auto"/>
            <w:bottom w:val="single" w:sz="6" w:space="0" w:color="auto"/>
          </w:tblBorders>
        </w:tblPrEx>
        <w:trPr>
          <w:jc w:val="center"/>
        </w:trPr>
        <w:tc>
          <w:tcPr>
            <w:tcW w:w="2500" w:type="pct"/>
            <w:tcBorders>
              <w:top w:val="nil"/>
              <w:bottom w:val="single" w:sz="4" w:space="0" w:color="auto"/>
              <w:right w:val="single" w:sz="2" w:space="0" w:color="auto"/>
            </w:tcBorders>
          </w:tcPr>
          <w:p ns2:paraId="59CC25B0" ns2:textId="5FCFF6E7" w:rsidR="00A31B53" w:rsidRDefault="00A31B53" w:rsidP="00A31B53">
            <w:pPr>
              <w:spacing w:before="15" w:after="15"/>
              <w:ind w:left="160" w:right="1" w:hanging="160"/>
              <w:rPr>
                <w:sz w:val="18"/>
                <w:szCs w:val="18"/>
              </w:rPr>
            </w:pPr>
            <w:r>
              <w:rPr>
                <w:sz w:val="18"/>
                <w:szCs w:val="18"/>
              </w:rPr>
              <w:t xml:space="preserve">   Rash </w:t>
            </w:r>
          </w:p>
        </w:tc>
        <w:tc>
          <w:tcPr>
            <w:tcW w:w="625" w:type="pct"/>
            <w:tcBorders>
              <w:top w:val="nil"/>
              <w:left w:val="nil"/>
              <w:bottom w:val="single" w:sz="4" w:space="0" w:color="auto"/>
              <w:right w:val="nil"/>
            </w:tcBorders>
          </w:tcPr>
          <w:p ns2:paraId="07CEA636" ns2:textId="483FF1C8" w:rsidR="00A31B53" w:rsidRDefault="00A31B53" w:rsidP="00A31B53">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single" w:sz="4" w:space="0" w:color="auto"/>
              <w:right w:val="single" w:sz="2" w:space="0" w:color="auto"/>
            </w:tcBorders>
          </w:tcPr>
          <w:p ns2:paraId="1DCB0DDB" ns2:textId="582B54C8" w:rsidR="00A31B53" w:rsidRDefault="00A31B53" w:rsidP="00A31B53">
            <w:pPr>
              <w:tabs>
                <w:tab w:val="decimal" w:pos="246"/>
                <w:tab w:val="left" w:pos="326"/>
              </w:tabs>
              <w:spacing w:before="15" w:after="15"/>
              <w:rPr>
                <w:sz w:val="18"/>
                <w:szCs w:val="18"/>
              </w:rPr>
            </w:pPr>
            <w:r>
              <w:rPr>
                <w:sz w:val="18"/>
                <w:szCs w:val="18"/>
              </w:rPr>
              <w:tab/>
              <w:t xml:space="preserve">(0.0) </w:t>
            </w:r>
          </w:p>
        </w:tc>
        <w:tc>
          <w:tcPr>
            <w:tcW w:w="625" w:type="pct"/>
            <w:tcBorders>
              <w:top w:val="nil"/>
              <w:left w:val="nil"/>
              <w:bottom w:val="single" w:sz="4" w:space="0" w:color="auto"/>
              <w:right w:val="nil"/>
            </w:tcBorders>
          </w:tcPr>
          <w:p ns2:paraId="11DF52CB" ns2:textId="11604F4E" w:rsidR="00A31B53" w:rsidRDefault="00A31B53" w:rsidP="00A31B53">
            <w:pPr>
              <w:tabs>
                <w:tab w:val="decimal" w:pos="372"/>
                <w:tab w:val="left" w:pos="452"/>
              </w:tabs>
              <w:spacing w:before="15" w:after="15"/>
              <w:rPr>
                <w:sz w:val="18"/>
                <w:szCs w:val="18"/>
              </w:rPr>
            </w:pPr>
            <w:r>
              <w:rPr>
                <w:sz w:val="18"/>
                <w:szCs w:val="18"/>
              </w:rPr>
              <w:tab/>
              <w:t xml:space="preserve">1 </w:t>
            </w:r>
          </w:p>
        </w:tc>
        <w:tc>
          <w:tcPr>
            <w:tcW w:w="625" w:type="pct"/>
            <w:tcBorders>
              <w:top w:val="nil"/>
              <w:left w:val="nil"/>
              <w:bottom w:val="single" w:sz="4" w:space="0" w:color="auto"/>
              <w:right w:val="single" w:sz="2" w:space="0" w:color="auto"/>
            </w:tcBorders>
          </w:tcPr>
          <w:p ns2:paraId="3F77ED1E" ns2:textId="36CF243A" w:rsidR="00A31B53" w:rsidRDefault="00A31B53" w:rsidP="00A31B53">
            <w:pPr>
              <w:tabs>
                <w:tab w:val="decimal" w:pos="246"/>
                <w:tab w:val="left" w:pos="326"/>
              </w:tabs>
              <w:spacing w:before="15" w:after="15"/>
              <w:rPr>
                <w:sz w:val="18"/>
                <w:szCs w:val="18"/>
              </w:rPr>
            </w:pPr>
            <w:r>
              <w:rPr>
                <w:sz w:val="18"/>
                <w:szCs w:val="18"/>
              </w:rPr>
              <w:tab/>
              <w:t xml:space="preserve">(2.5) </w:t>
            </w:r>
          </w:p>
        </w:tc>
      </w:tr>
      <w:tr w:rsidR="00A31B53" ns2:paraId="04D922C2" ns2:textId="77777777" w:rsidTr="00F52139">
        <w:tblPrEx>
          <w:tblBorders>
            <w:top w:val="single" w:sz="6" w:space="0" w:color="auto"/>
            <w:bottom w:val="single" w:sz="6" w:space="0" w:color="auto"/>
          </w:tblBorders>
        </w:tblPrEx>
        <w:trPr>
          <w:jc w:val="center"/>
        </w:trPr>
        <w:tc>
          <w:tcPr>
            <w:tcW w:w="5000" w:type="pct"/>
            <w:gridSpan w:val="5"/>
            <w:tcBorders>
              <w:top w:val="single" w:sz="4" w:space="0" w:color="auto"/>
              <w:bottom w:val="double" w:sz="4" w:space="0" w:color="auto"/>
              <w:right w:val="single" w:sz="2" w:space="0" w:color="auto"/>
            </w:tcBorders>
          </w:tcPr>
          <w:p ns2:paraId="250814D9" ns2:textId="77777777" w:rsidR="00A31B53" w:rsidRDefault="00A31B53" w:rsidP="00A31B53">
            <w:pPr>
              <w:spacing w:before="30" w:after="30"/>
              <w:ind w:left="160" w:right="1" w:hanging="160"/>
              <w:rPr>
                <w:sz w:val="18"/>
                <w:szCs w:val="18"/>
              </w:rPr>
            </w:pPr>
            <w:r>
              <w:rPr>
                <w:sz w:val="18"/>
                <w:szCs w:val="18"/>
              </w:rPr>
              <w:t>Every participant is counted a single time for each applicable row and column.</w:t>
            </w:r>
          </w:p>
          <w:p ns2:paraId="42148812" ns2:textId="77777777" w:rsidR="00A31B53" w:rsidRDefault="00A31B53" w:rsidP="00A31B53">
            <w:pPr>
              <w:spacing w:before="30" w:after="30"/>
              <w:ind w:left="160" w:right="1" w:hanging="160"/>
              <w:rPr>
                <w:sz w:val="18"/>
                <w:szCs w:val="18"/>
              </w:rPr>
            </w:pPr>
            <w:r>
              <w:rPr>
                <w:sz w:val="18"/>
                <w:szCs w:val="18"/>
              </w:rPr>
              <w:t xml:space="preserve"> Serious adverse events up to 90 days of last infusion of study drug are included if starting after the treatment, or if staring before the treatment and having toxicity grade increased after the treatment.</w:t>
            </w:r>
          </w:p>
          <w:p ns2:paraId="30A6AA1F" ns2:textId="28B50012" w:rsidR="00A31B53" w:rsidRDefault="00A31B53" w:rsidP="00A31B53">
            <w:pPr>
              <w:tabs>
                <w:tab w:val="decimal" w:pos="246"/>
                <w:tab w:val="left" w:pos="326"/>
              </w:tabs>
              <w:spacing w:before="15" w:after="15"/>
              <w:rPr>
                <w:sz w:val="18"/>
                <w:szCs w:val="18"/>
              </w:rPr>
            </w:pPr>
            <w:r>
              <w:rPr>
                <w:sz w:val="18"/>
                <w:szCs w:val="18"/>
              </w:rPr>
              <w:t xml:space="preserve"> Database cutoff date: 21MAY2024</w:t>
            </w:r>
          </w:p>
        </w:tc>
      </w:tr>
      <w:tr w:rsidR="00A31B53" ns2:paraId="43D17CE5" ns2:textId="77777777" w:rsidTr="00A31B53">
        <w:tblPrEx>
          <w:tblBorders>
            <w:top w:val="single" w:sz="6" w:space="0" w:color="auto"/>
            <w:bottom w:val="single" w:sz="6" w:space="0" w:color="auto"/>
          </w:tblBorders>
        </w:tblPrEx>
        <w:trPr>
          <w:jc w:val="center"/>
        </w:trPr>
        <w:tc>
          <w:tcPr>
            <w:tcW w:w="5000" w:type="pct"/>
            <w:gridSpan w:val="5"/>
            <w:tcBorders>
              <w:top w:val="double" w:sz="4" w:space="0" w:color="auto"/>
              <w:left w:val="nil"/>
              <w:bottom w:val="nil"/>
              <w:right w:val="nil"/>
            </w:tcBorders>
          </w:tcPr>
          <w:p ns2:paraId="174B6E41" ns2:textId="48822672" w:rsidR="00A31B53" w:rsidRDefault="00A31B53" w:rsidP="00A31B53">
            <w:pPr>
              <w:tabs>
                <w:tab w:val="decimal" w:pos="246"/>
                <w:tab w:val="left" w:pos="326"/>
              </w:tabs>
              <w:spacing w:before="15" w:after="15"/>
              <w:rPr>
                <w:sz w:val="18"/>
                <w:szCs w:val="18"/>
              </w:rPr>
            </w:pPr>
            <w:r>
              <w:rPr>
                <w:sz w:val="18"/>
                <w:szCs w:val="18"/>
              </w:rPr>
              <w:t>Source:  [P013MK2870: adam-adsl; adae]</w:t>
            </w:r>
          </w:p>
        </w:tc>
      </w:tr>
      <w:bookmarkEnd w:id="519"/>
    </w:tbl>
    <w:p ns2:paraId="7B4AA63B" ns2:textId="77777777" w:rsidR="00080B5D" w:rsidRPr="00080B5D" w:rsidRDefault="00080B5D" w:rsidP="00914D2C">
      <w:pPr>
        <w:pStyle w:val="ListEnd"/>
      </w:pPr>
      <w:ins w:id="13136" w:author="GoldenCorpusHarness" w:date="2026-03-28T21:57:55Z">
        <w:r>
          <w:t>AEs leading to any treatment discontinuation were pneumonitis (2%), ALT increased, AST increased, GGT increased, immune-mediated lung disease, and thyroid disorder (1% each) [Table 90].</w:t>
        </w:r>
      </w:ins>
    </w:p>
    <w:p ns2:paraId="2534F9E1" ns2:textId="32EC4315" w:rsidR="006C0CB8" w:rsidRDefault="006C0CB8" w:rsidP="004679BE">
      <w:pPr>
        <w:pStyle w:val="TableTitle"/>
      </w:pPr>
      <w:del w:id="13137" w:author="GoldenCorpusHarness" w:date="2026-03-28T21:57:55Z">
        <w:r>
          <w:delText xml:space="preserve">Table 64Study MK-2870-013 (SKB264-Ⅱ-05): Participants With </w:delText>
        </w:r>
      </w:del>
      <w:r>
        <w:t xml:space="preserve">Adverse Events </w:t>
      </w:r>
      <w:del w:id="13138" w:author="GoldenCorpusHarness" w:date="2026-03-28T21:57:55Z">
        <w:r>
          <w:delText>R</w:delText>
        </w:r>
      </w:del>
      <w:ins w:id="13139" w:author="GoldenCorpusHarness" w:date="2026-03-28T21:57:55Z">
        <w:r>
          <w:t>L</w:t>
        </w:r>
      </w:ins>
      <w:r>
        <w:t>e</w:t>
      </w:r>
      <w:del w:id="13140" w:author="GoldenCorpusHarness" w:date="2026-03-28T21:57:55Z">
        <w:r>
          <w:delText>sult</w:delText>
        </w:r>
      </w:del>
      <w:ins w:id="13141" w:author="GoldenCorpusHarness" w:date="2026-03-28T21:57:55Z">
        <w:r>
          <w:t>ad</w:t>
        </w:r>
      </w:ins>
      <w:r>
        <w:t xml:space="preserve">ing </w:t>
      </w:r>
      <w:del w:id="13142" w:author="GoldenCorpusHarness" w:date="2026-03-28T21:57:55Z">
        <w:r>
          <w:delText>in Sac-TMT Disc</w:delText>
        </w:r>
      </w:del>
      <w:ins w:id="13143" w:author="GoldenCorpusHarness" w:date="2026-03-28T21:57:55Z">
        <w:r>
          <w:t>t</w:t>
        </w:r>
      </w:ins>
      <w:r>
        <w:t>o</w:t>
      </w:r>
      <w:del w:id="13144" w:author="GoldenCorpusHarness" w:date="2026-03-28T21:57:55Z">
        <w:r>
          <w:delText>ntinuation By</w:delText>
        </w:r>
      </w:del>
      <w:r>
        <w:t xml:space="preserve"> De</w:t>
      </w:r>
      <w:del w:id="13145" w:author="GoldenCorpusHarness" w:date="2026-03-28T21:57:55Z">
        <w:r>
          <w:delText>creasing Incidence (Incidence &gt;0% in One or More Tre</w:delText>
        </w:r>
      </w:del>
      <w:r>
        <w:t>at</w:t>
      </w:r>
      <w:del w:id="13146" w:author="GoldenCorpusHarness" w:date="2026-03-28T21:57:55Z">
        <w:r>
          <w:delText>ment Groups) (APaT Population)</w:delText>
        </w:r>
      </w:del>
      <w:ins w:id="13147" w:author="GoldenCorpusHarness" w:date="2026-03-28T21:57:55Z">
        <w:r>
          <w:t>h</w:t>
        </w:r>
      </w:ins>
    </w:p>
    <w:tbl>
      <w:tblPr>
        <w:tblW w:w="5000" w:type="pct"/>
        <w:jc w:val="center"/>
        <w:tblBorders>
          <w:top w:val="double" w:sz="6" w:space="0" w:color="auto"/>
          <w:left w:val="single" w:sz="6" w:space="0" w:color="auto"/>
          <w:bottom w:val="double" w:sz="6" w:space="0" w:color="auto"/>
          <w:right w:val="single" w:sz="6" w:space="0" w:color="auto"/>
        </w:tblBorders>
        <w:tblCellMar>
          <w:left w:w="72" w:type="dxa"/>
          <w:right w:w="72" w:type="dxa"/>
        </w:tblCellMar>
        <w:tblLook w:val="0000" w:firstRow="0" w:lastRow="0" w:firstColumn="0" w:lastColumn="0" w:noHBand="0" w:noVBand="0"/>
      </w:tblPr>
      <w:tblGrid>
        <w:gridCol w:w="4494"/>
        <w:gridCol w:w="1123"/>
        <w:gridCol w:w="1124"/>
        <w:gridCol w:w="1124"/>
        <w:gridCol w:w="1124"/>
      </w:tblGrid>
      <w:tr w:rsidR="00B9281F" ns2:paraId="2AC89677" ns2:textId="77777777" w:rsidTr="00B9281F">
        <w:trPr>
          <w:jc w:val="center"/>
        </w:trPr>
        <w:tc>
          <w:tcPr>
            <w:tcW w:w="2500" w:type="pct"/>
            <w:tcBorders>
              <w:top w:val="double" w:sz="6" w:space="0" w:color="auto"/>
              <w:bottom w:val="nil"/>
              <w:right w:val="single" w:sz="2" w:space="0" w:color="auto"/>
            </w:tcBorders>
          </w:tcPr>
          <w:p ns2:paraId="4C140F16" ns2:textId="77777777" w:rsidR="00B9281F" w:rsidRDefault="00B9281F" w:rsidP="00B3093D">
            <w:pPr>
              <w:spacing w:before="15" w:after="15"/>
              <w:rPr>
                <w:sz w:val="18"/>
                <w:szCs w:val="18"/>
              </w:rPr>
            </w:pPr>
          </w:p>
        </w:tc>
        <w:tc>
          <w:tcPr>
            <w:tcW w:w="1250" w:type="pct"/>
            <w:gridSpan w:val="2"/>
            <w:tcBorders>
              <w:top w:val="double" w:sz="6" w:space="0" w:color="auto"/>
              <w:left w:val="nil"/>
              <w:bottom w:val="single" w:sz="2" w:space="0" w:color="auto"/>
              <w:right w:val="single" w:sz="2" w:space="0" w:color="auto"/>
            </w:tcBorders>
          </w:tcPr>
          <w:p ns2:paraId="38938B92" ns2:textId="0B9047BD" w:rsidR="00B9281F" w:rsidRDefault="00B9281F" w:rsidP="00B3093D">
            <w:pPr>
              <w:spacing w:before="15" w:after="15"/>
              <w:jc w:val="center"/>
              <w:rPr>
                <w:sz w:val="18"/>
                <w:szCs w:val="18"/>
              </w:rPr>
            </w:pPr>
            <w:r>
              <w:rPr>
                <w:sz w:val="18"/>
                <w:szCs w:val="18"/>
              </w:rPr>
              <w:t>Cohort 1A</w:t>
            </w:r>
            <w:r>
              <w:rPr>
                <w:sz w:val="18"/>
                <w:szCs w:val="18"/>
              </w:rPr>
              <w:br/>
            </w:r>
            <w:r w:rsidR="00DE370C" w:rsidRPr="00DE370C">
              <w:rPr>
                <w:sz w:val="18"/>
                <w:szCs w:val="18"/>
              </w:rPr>
              <w:t>sac-TMT</w:t>
            </w:r>
            <w:r>
              <w:rPr>
                <w:sz w:val="18"/>
                <w:szCs w:val="18"/>
              </w:rPr>
              <w:t xml:space="preserve"> 5 mg/kg + KL-A167 1200 mg, </w:t>
            </w:r>
            <w:r w:rsidR="006A7E20">
              <w:rPr>
                <w:sz w:val="18"/>
                <w:szCs w:val="18"/>
              </w:rPr>
              <w:t>q3w</w:t>
            </w:r>
          </w:p>
        </w:tc>
        <w:tc>
          <w:tcPr>
            <w:tcW w:w="1250" w:type="pct"/>
            <w:gridSpan w:val="2"/>
            <w:tcBorders>
              <w:top w:val="double" w:sz="6" w:space="0" w:color="auto"/>
              <w:left w:val="nil"/>
              <w:bottom w:val="single" w:sz="2" w:space="0" w:color="auto"/>
              <w:right w:val="single" w:sz="2" w:space="0" w:color="auto"/>
            </w:tcBorders>
          </w:tcPr>
          <w:p ns2:paraId="0F5E2BF2" ns2:textId="4C92B0BE" w:rsidR="00B9281F" w:rsidRDefault="00B9281F" w:rsidP="00B3093D">
            <w:pPr>
              <w:spacing w:before="15" w:after="15"/>
              <w:jc w:val="center"/>
              <w:rPr>
                <w:sz w:val="18"/>
                <w:szCs w:val="18"/>
              </w:rPr>
            </w:pPr>
            <w:r>
              <w:rPr>
                <w:sz w:val="18"/>
                <w:szCs w:val="18"/>
              </w:rPr>
              <w:t>Cohort 1B</w:t>
            </w:r>
            <w:r>
              <w:rPr>
                <w:sz w:val="18"/>
                <w:szCs w:val="18"/>
              </w:rPr>
              <w:br/>
            </w:r>
            <w:r w:rsidR="00DE370C" w:rsidRPr="00DE370C">
              <w:rPr>
                <w:sz w:val="18"/>
                <w:szCs w:val="18"/>
              </w:rPr>
              <w:t>sac-TMT</w:t>
            </w:r>
            <w:r>
              <w:rPr>
                <w:sz w:val="18"/>
                <w:szCs w:val="18"/>
              </w:rPr>
              <w:t xml:space="preserve"> 5 mg/kg + KL-A167 900 mg, </w:t>
            </w:r>
            <w:r w:rsidR="006A7E20">
              <w:rPr>
                <w:sz w:val="18"/>
                <w:szCs w:val="18"/>
              </w:rPr>
              <w:t>q2w</w:t>
            </w:r>
          </w:p>
        </w:tc>
      </w:tr>
      <w:tr w:rsidR="00B9281F" ns2:paraId="273C5893" ns2:textId="77777777" w:rsidTr="00B9281F">
        <w:tblPrEx>
          <w:tblBorders>
            <w:top w:val="single" w:sz="6" w:space="0" w:color="auto"/>
            <w:bottom w:val="single" w:sz="6" w:space="0" w:color="auto"/>
          </w:tblBorders>
        </w:tblPrEx>
        <w:trPr>
          <w:jc w:val="center"/>
        </w:trPr>
        <w:tc>
          <w:tcPr>
            <w:tcW w:w="2500" w:type="pct"/>
            <w:tcBorders>
              <w:top w:val="nil"/>
              <w:bottom w:val="single" w:sz="2" w:space="0" w:color="auto"/>
              <w:right w:val="single" w:sz="2" w:space="0" w:color="auto"/>
            </w:tcBorders>
          </w:tcPr>
          <w:p ns2:paraId="6C412BDE" ns2:textId="77777777" w:rsidR="00B9281F" w:rsidRDefault="00B9281F" w:rsidP="00B3093D">
            <w:pPr>
              <w:spacing w:before="15" w:after="15"/>
              <w:rPr>
                <w:sz w:val="18"/>
                <w:szCs w:val="18"/>
              </w:rPr>
            </w:pPr>
          </w:p>
        </w:tc>
        <w:tc>
          <w:tcPr>
            <w:tcW w:w="625" w:type="pct"/>
            <w:tcBorders>
              <w:top w:val="nil"/>
              <w:left w:val="nil"/>
              <w:bottom w:val="single" w:sz="2" w:space="0" w:color="auto"/>
              <w:right w:val="nil"/>
            </w:tcBorders>
          </w:tcPr>
          <w:p ns2:paraId="1B3CDF48" ns2:textId="77777777" w:rsidR="00B9281F" w:rsidRDefault="00B9281F" w:rsidP="00B3093D">
            <w:pPr>
              <w:spacing w:before="15" w:after="15"/>
              <w:jc w:val="center"/>
              <w:rPr>
                <w:sz w:val="18"/>
                <w:szCs w:val="18"/>
              </w:rPr>
            </w:pPr>
            <w:r>
              <w:rPr>
                <w:sz w:val="18"/>
                <w:szCs w:val="18"/>
              </w:rPr>
              <w:t xml:space="preserve">n </w:t>
            </w:r>
          </w:p>
        </w:tc>
        <w:tc>
          <w:tcPr>
            <w:tcW w:w="625" w:type="pct"/>
            <w:tcBorders>
              <w:top w:val="nil"/>
              <w:left w:val="nil"/>
              <w:bottom w:val="single" w:sz="2" w:space="0" w:color="auto"/>
              <w:right w:val="single" w:sz="2" w:space="0" w:color="auto"/>
            </w:tcBorders>
          </w:tcPr>
          <w:p ns2:paraId="094E9BE9" ns2:textId="77777777" w:rsidR="00B9281F" w:rsidRDefault="00B9281F" w:rsidP="00B3093D">
            <w:pPr>
              <w:spacing w:before="15" w:after="15"/>
              <w:jc w:val="center"/>
              <w:rPr>
                <w:sz w:val="18"/>
                <w:szCs w:val="18"/>
              </w:rPr>
            </w:pPr>
            <w:r>
              <w:rPr>
                <w:sz w:val="18"/>
                <w:szCs w:val="18"/>
              </w:rPr>
              <w:t xml:space="preserve">(%) </w:t>
            </w:r>
          </w:p>
        </w:tc>
        <w:tc>
          <w:tcPr>
            <w:tcW w:w="625" w:type="pct"/>
            <w:tcBorders>
              <w:top w:val="nil"/>
              <w:left w:val="nil"/>
              <w:bottom w:val="single" w:sz="2" w:space="0" w:color="auto"/>
              <w:right w:val="nil"/>
            </w:tcBorders>
          </w:tcPr>
          <w:p ns2:paraId="27BFE973" ns2:textId="77777777" w:rsidR="00B9281F" w:rsidRDefault="00B9281F" w:rsidP="00B3093D">
            <w:pPr>
              <w:spacing w:before="15" w:after="15"/>
              <w:jc w:val="center"/>
              <w:rPr>
                <w:sz w:val="18"/>
                <w:szCs w:val="18"/>
              </w:rPr>
            </w:pPr>
            <w:r>
              <w:rPr>
                <w:sz w:val="18"/>
                <w:szCs w:val="18"/>
              </w:rPr>
              <w:t xml:space="preserve">n </w:t>
            </w:r>
          </w:p>
        </w:tc>
        <w:tc>
          <w:tcPr>
            <w:tcW w:w="625" w:type="pct"/>
            <w:tcBorders>
              <w:top w:val="nil"/>
              <w:left w:val="nil"/>
              <w:bottom w:val="single" w:sz="2" w:space="0" w:color="auto"/>
              <w:right w:val="single" w:sz="2" w:space="0" w:color="auto"/>
            </w:tcBorders>
          </w:tcPr>
          <w:p ns2:paraId="086BB646" ns2:textId="77777777" w:rsidR="00B9281F" w:rsidRDefault="00B9281F" w:rsidP="00B3093D">
            <w:pPr>
              <w:spacing w:before="15" w:after="15"/>
              <w:jc w:val="center"/>
              <w:rPr>
                <w:sz w:val="18"/>
                <w:szCs w:val="18"/>
              </w:rPr>
            </w:pPr>
            <w:r>
              <w:rPr>
                <w:sz w:val="18"/>
                <w:szCs w:val="18"/>
              </w:rPr>
              <w:t xml:space="preserve">(%) </w:t>
            </w:r>
          </w:p>
        </w:tc>
      </w:tr>
      <w:tr w:rsidR="00B9281F" ns2:paraId="64D010D3" ns2:textId="77777777" w:rsidTr="00B9281F">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511EBB45" ns2:textId="77777777" w:rsidR="00B9281F" w:rsidRDefault="00B9281F" w:rsidP="00B3093D">
            <w:pPr>
              <w:spacing w:before="15" w:after="15"/>
              <w:ind w:left="160" w:right="1" w:hanging="160"/>
              <w:rPr>
                <w:sz w:val="18"/>
                <w:szCs w:val="18"/>
              </w:rPr>
            </w:pPr>
            <w:r>
              <w:rPr>
                <w:sz w:val="18"/>
                <w:szCs w:val="18"/>
              </w:rPr>
              <w:t xml:space="preserve"> Participants in population </w:t>
            </w:r>
          </w:p>
        </w:tc>
        <w:tc>
          <w:tcPr>
            <w:tcW w:w="625" w:type="pct"/>
            <w:tcBorders>
              <w:top w:val="nil"/>
              <w:left w:val="nil"/>
              <w:bottom w:val="nil"/>
              <w:right w:val="nil"/>
            </w:tcBorders>
          </w:tcPr>
          <w:p ns2:paraId="230324ED" ns2:textId="77777777" w:rsidR="00B9281F" w:rsidRDefault="00B9281F" w:rsidP="00B3093D">
            <w:pPr>
              <w:tabs>
                <w:tab w:val="decimal" w:pos="372"/>
                <w:tab w:val="left" w:pos="452"/>
              </w:tabs>
              <w:spacing w:before="15" w:after="15"/>
              <w:rPr>
                <w:sz w:val="18"/>
                <w:szCs w:val="18"/>
              </w:rPr>
            </w:pPr>
            <w:r>
              <w:rPr>
                <w:sz w:val="18"/>
                <w:szCs w:val="18"/>
              </w:rPr>
              <w:tab/>
              <w:t xml:space="preserve">40 </w:t>
            </w:r>
          </w:p>
        </w:tc>
        <w:tc>
          <w:tcPr>
            <w:tcW w:w="625" w:type="pct"/>
            <w:tcBorders>
              <w:top w:val="nil"/>
              <w:left w:val="nil"/>
              <w:bottom w:val="nil"/>
              <w:right w:val="single" w:sz="2" w:space="0" w:color="auto"/>
            </w:tcBorders>
          </w:tcPr>
          <w:p ns2:paraId="4AAC704A" ns2:textId="77777777" w:rsidR="00B9281F" w:rsidRDefault="00B9281F" w:rsidP="00B3093D">
            <w:pPr>
              <w:tabs>
                <w:tab w:val="decimal" w:pos="246"/>
                <w:tab w:val="left" w:pos="326"/>
              </w:tabs>
              <w:spacing w:before="15" w:after="15"/>
              <w:rPr>
                <w:sz w:val="18"/>
                <w:szCs w:val="18"/>
              </w:rPr>
            </w:pPr>
            <w:r>
              <w:rPr>
                <w:sz w:val="18"/>
                <w:szCs w:val="18"/>
              </w:rPr>
              <w:tab/>
            </w:r>
          </w:p>
        </w:tc>
        <w:tc>
          <w:tcPr>
            <w:tcW w:w="625" w:type="pct"/>
            <w:tcBorders>
              <w:top w:val="nil"/>
              <w:left w:val="nil"/>
              <w:bottom w:val="nil"/>
              <w:right w:val="nil"/>
            </w:tcBorders>
          </w:tcPr>
          <w:p ns2:paraId="545C98B4" ns2:textId="77777777" w:rsidR="00B9281F" w:rsidRDefault="00B9281F" w:rsidP="00B3093D">
            <w:pPr>
              <w:tabs>
                <w:tab w:val="decimal" w:pos="372"/>
                <w:tab w:val="left" w:pos="452"/>
              </w:tabs>
              <w:spacing w:before="15" w:after="15"/>
              <w:rPr>
                <w:sz w:val="18"/>
                <w:szCs w:val="18"/>
              </w:rPr>
            </w:pPr>
            <w:r>
              <w:rPr>
                <w:sz w:val="18"/>
                <w:szCs w:val="18"/>
              </w:rPr>
              <w:tab/>
              <w:t xml:space="preserve">101 </w:t>
            </w:r>
          </w:p>
        </w:tc>
        <w:tc>
          <w:tcPr>
            <w:tcW w:w="625" w:type="pct"/>
            <w:tcBorders>
              <w:top w:val="nil"/>
              <w:left w:val="nil"/>
              <w:bottom w:val="nil"/>
              <w:right w:val="single" w:sz="2" w:space="0" w:color="auto"/>
            </w:tcBorders>
          </w:tcPr>
          <w:p ns2:paraId="7F5B18B7" ns2:textId="77777777" w:rsidR="00B9281F" w:rsidRDefault="00B9281F" w:rsidP="00B3093D">
            <w:pPr>
              <w:tabs>
                <w:tab w:val="decimal" w:pos="246"/>
                <w:tab w:val="left" w:pos="326"/>
              </w:tabs>
              <w:spacing w:before="15" w:after="15"/>
              <w:rPr>
                <w:sz w:val="18"/>
                <w:szCs w:val="18"/>
              </w:rPr>
            </w:pPr>
            <w:r>
              <w:rPr>
                <w:sz w:val="18"/>
                <w:szCs w:val="18"/>
              </w:rPr>
              <w:tab/>
            </w:r>
          </w:p>
        </w:tc>
      </w:tr>
      <w:tr w:rsidR="00B9281F" ns2:paraId="4D316A37" ns2:textId="77777777" w:rsidTr="00B9281F">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1D2261AB" ns2:textId="77777777" w:rsidR="00B9281F" w:rsidRDefault="00B9281F" w:rsidP="00B3093D">
            <w:pPr>
              <w:spacing w:before="15" w:after="15"/>
              <w:ind w:left="160" w:right="1" w:hanging="160"/>
              <w:rPr>
                <w:sz w:val="18"/>
                <w:szCs w:val="18"/>
              </w:rPr>
            </w:pPr>
            <w:r>
              <w:rPr>
                <w:sz w:val="18"/>
                <w:szCs w:val="18"/>
              </w:rPr>
              <w:t xml:space="preserve">   with one or more adverse events </w:t>
            </w:r>
          </w:p>
        </w:tc>
        <w:tc>
          <w:tcPr>
            <w:tcW w:w="625" w:type="pct"/>
            <w:tcBorders>
              <w:top w:val="nil"/>
              <w:left w:val="nil"/>
              <w:bottom w:val="nil"/>
              <w:right w:val="nil"/>
            </w:tcBorders>
          </w:tcPr>
          <w:p ns2:paraId="4B09AFFE" ns2:textId="77777777" w:rsidR="00B9281F" w:rsidRDefault="00B9281F" w:rsidP="00B3093D">
            <w:pPr>
              <w:tabs>
                <w:tab w:val="decimal" w:pos="372"/>
                <w:tab w:val="left" w:pos="452"/>
              </w:tabs>
              <w:spacing w:before="15" w:after="15"/>
              <w:rPr>
                <w:sz w:val="18"/>
                <w:szCs w:val="18"/>
              </w:rPr>
            </w:pPr>
            <w:r>
              <w:rPr>
                <w:sz w:val="18"/>
                <w:szCs w:val="18"/>
              </w:rPr>
              <w:tab/>
              <w:t xml:space="preserve">2 </w:t>
            </w:r>
          </w:p>
        </w:tc>
        <w:tc>
          <w:tcPr>
            <w:tcW w:w="625" w:type="pct"/>
            <w:tcBorders>
              <w:top w:val="nil"/>
              <w:left w:val="nil"/>
              <w:bottom w:val="nil"/>
              <w:right w:val="single" w:sz="2" w:space="0" w:color="auto"/>
            </w:tcBorders>
          </w:tcPr>
          <w:p ns2:paraId="4DB17911" ns2:textId="77777777" w:rsidR="00B9281F" w:rsidRDefault="00B9281F" w:rsidP="00B3093D">
            <w:pPr>
              <w:tabs>
                <w:tab w:val="decimal" w:pos="246"/>
                <w:tab w:val="left" w:pos="326"/>
              </w:tabs>
              <w:spacing w:before="15" w:after="15"/>
              <w:rPr>
                <w:sz w:val="18"/>
                <w:szCs w:val="18"/>
              </w:rPr>
            </w:pPr>
            <w:r>
              <w:rPr>
                <w:sz w:val="18"/>
                <w:szCs w:val="18"/>
              </w:rPr>
              <w:tab/>
              <w:t xml:space="preserve">(5.0) </w:t>
            </w:r>
          </w:p>
        </w:tc>
        <w:tc>
          <w:tcPr>
            <w:tcW w:w="625" w:type="pct"/>
            <w:tcBorders>
              <w:top w:val="nil"/>
              <w:left w:val="nil"/>
              <w:bottom w:val="nil"/>
              <w:right w:val="nil"/>
            </w:tcBorders>
          </w:tcPr>
          <w:p ns2:paraId="2C7E5A31" ns2:textId="77777777" w:rsidR="00B9281F" w:rsidRDefault="00B9281F" w:rsidP="00B3093D">
            <w:pPr>
              <w:tabs>
                <w:tab w:val="decimal" w:pos="372"/>
                <w:tab w:val="left" w:pos="452"/>
              </w:tabs>
              <w:spacing w:before="15" w:after="15"/>
              <w:rPr>
                <w:sz w:val="18"/>
                <w:szCs w:val="18"/>
              </w:rPr>
            </w:pPr>
            <w:r>
              <w:rPr>
                <w:sz w:val="18"/>
                <w:szCs w:val="18"/>
              </w:rPr>
              <w:tab/>
              <w:t xml:space="preserve">3 </w:t>
            </w:r>
          </w:p>
        </w:tc>
        <w:tc>
          <w:tcPr>
            <w:tcW w:w="625" w:type="pct"/>
            <w:tcBorders>
              <w:top w:val="nil"/>
              <w:left w:val="nil"/>
              <w:bottom w:val="nil"/>
              <w:right w:val="single" w:sz="2" w:space="0" w:color="auto"/>
            </w:tcBorders>
          </w:tcPr>
          <w:p ns2:paraId="0656DB8D" ns2:textId="77777777" w:rsidR="00B9281F" w:rsidRDefault="00B9281F" w:rsidP="00B3093D">
            <w:pPr>
              <w:tabs>
                <w:tab w:val="decimal" w:pos="246"/>
                <w:tab w:val="left" w:pos="326"/>
              </w:tabs>
              <w:spacing w:before="15" w:after="15"/>
              <w:rPr>
                <w:sz w:val="18"/>
                <w:szCs w:val="18"/>
              </w:rPr>
            </w:pPr>
            <w:r>
              <w:rPr>
                <w:sz w:val="18"/>
                <w:szCs w:val="18"/>
              </w:rPr>
              <w:tab/>
              <w:t xml:space="preserve">(3.0) </w:t>
            </w:r>
          </w:p>
        </w:tc>
      </w:tr>
      <w:tr w:rsidR="00B9281F" ns2:paraId="1AB3822B" ns2:textId="77777777" w:rsidTr="00B9281F">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7BC4B072" ns2:textId="77777777" w:rsidR="00B9281F" w:rsidRDefault="00B9281F" w:rsidP="00B3093D">
            <w:pPr>
              <w:spacing w:before="15" w:after="15"/>
              <w:ind w:left="160" w:right="1" w:hanging="160"/>
              <w:rPr>
                <w:sz w:val="18"/>
                <w:szCs w:val="18"/>
              </w:rPr>
            </w:pPr>
            <w:r>
              <w:rPr>
                <w:sz w:val="18"/>
                <w:szCs w:val="18"/>
              </w:rPr>
              <w:t xml:space="preserve">   Drug hypersensitivity </w:t>
            </w:r>
          </w:p>
        </w:tc>
        <w:tc>
          <w:tcPr>
            <w:tcW w:w="625" w:type="pct"/>
            <w:tcBorders>
              <w:top w:val="nil"/>
              <w:left w:val="nil"/>
              <w:bottom w:val="nil"/>
              <w:right w:val="nil"/>
            </w:tcBorders>
          </w:tcPr>
          <w:p ns2:paraId="43B1F7E8" ns2:textId="77777777" w:rsidR="00B9281F" w:rsidRDefault="00B9281F" w:rsidP="00B3093D">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nil"/>
              <w:right w:val="single" w:sz="2" w:space="0" w:color="auto"/>
            </w:tcBorders>
          </w:tcPr>
          <w:p ns2:paraId="1D8047BD" ns2:textId="77777777" w:rsidR="00B9281F" w:rsidRDefault="00B9281F" w:rsidP="00B3093D">
            <w:pPr>
              <w:tabs>
                <w:tab w:val="decimal" w:pos="246"/>
                <w:tab w:val="left" w:pos="326"/>
              </w:tabs>
              <w:spacing w:before="15" w:after="15"/>
              <w:rPr>
                <w:sz w:val="18"/>
                <w:szCs w:val="18"/>
              </w:rPr>
            </w:pPr>
            <w:r>
              <w:rPr>
                <w:sz w:val="18"/>
                <w:szCs w:val="18"/>
              </w:rPr>
              <w:tab/>
              <w:t xml:space="preserve">(0.0) </w:t>
            </w:r>
          </w:p>
        </w:tc>
        <w:tc>
          <w:tcPr>
            <w:tcW w:w="625" w:type="pct"/>
            <w:tcBorders>
              <w:top w:val="nil"/>
              <w:left w:val="nil"/>
              <w:bottom w:val="nil"/>
              <w:right w:val="nil"/>
            </w:tcBorders>
          </w:tcPr>
          <w:p ns2:paraId="5D4CE9F0" ns2:textId="77777777" w:rsidR="00B9281F" w:rsidRDefault="00B9281F" w:rsidP="00B3093D">
            <w:pPr>
              <w:tabs>
                <w:tab w:val="decimal" w:pos="372"/>
                <w:tab w:val="left" w:pos="452"/>
              </w:tabs>
              <w:spacing w:before="15" w:after="15"/>
              <w:rPr>
                <w:sz w:val="18"/>
                <w:szCs w:val="18"/>
              </w:rPr>
            </w:pPr>
            <w:r>
              <w:rPr>
                <w:sz w:val="18"/>
                <w:szCs w:val="18"/>
              </w:rPr>
              <w:tab/>
              <w:t xml:space="preserve">1 </w:t>
            </w:r>
          </w:p>
        </w:tc>
        <w:tc>
          <w:tcPr>
            <w:tcW w:w="625" w:type="pct"/>
            <w:tcBorders>
              <w:top w:val="nil"/>
              <w:left w:val="nil"/>
              <w:bottom w:val="nil"/>
              <w:right w:val="single" w:sz="2" w:space="0" w:color="auto"/>
            </w:tcBorders>
          </w:tcPr>
          <w:p ns2:paraId="6AB77294" ns2:textId="77777777" w:rsidR="00B9281F" w:rsidRDefault="00B9281F" w:rsidP="00B3093D">
            <w:pPr>
              <w:tabs>
                <w:tab w:val="decimal" w:pos="246"/>
                <w:tab w:val="left" w:pos="326"/>
              </w:tabs>
              <w:spacing w:before="15" w:after="15"/>
              <w:rPr>
                <w:sz w:val="18"/>
                <w:szCs w:val="18"/>
              </w:rPr>
            </w:pPr>
            <w:r>
              <w:rPr>
                <w:sz w:val="18"/>
                <w:szCs w:val="18"/>
              </w:rPr>
              <w:tab/>
              <w:t xml:space="preserve">(1.0) </w:t>
            </w:r>
          </w:p>
        </w:tc>
      </w:tr>
      <w:tr w:rsidR="00B9281F" ns2:paraId="64B092EC" ns2:textId="77777777" w:rsidTr="00B9281F">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73955C66" ns2:textId="77777777" w:rsidR="00B9281F" w:rsidRDefault="00B9281F" w:rsidP="00B3093D">
            <w:pPr>
              <w:spacing w:before="15" w:after="15"/>
              <w:ind w:left="160" w:right="1" w:hanging="160"/>
              <w:rPr>
                <w:sz w:val="18"/>
                <w:szCs w:val="18"/>
              </w:rPr>
            </w:pPr>
            <w:r>
              <w:rPr>
                <w:sz w:val="18"/>
                <w:szCs w:val="18"/>
              </w:rPr>
              <w:t xml:space="preserve">   Infusion related reaction </w:t>
            </w:r>
          </w:p>
        </w:tc>
        <w:tc>
          <w:tcPr>
            <w:tcW w:w="625" w:type="pct"/>
            <w:tcBorders>
              <w:top w:val="nil"/>
              <w:left w:val="nil"/>
              <w:bottom w:val="nil"/>
              <w:right w:val="nil"/>
            </w:tcBorders>
          </w:tcPr>
          <w:p ns2:paraId="44069869" ns2:textId="77777777" w:rsidR="00B9281F" w:rsidRDefault="00B9281F" w:rsidP="00B3093D">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nil"/>
              <w:right w:val="single" w:sz="2" w:space="0" w:color="auto"/>
            </w:tcBorders>
          </w:tcPr>
          <w:p ns2:paraId="4C11C897" ns2:textId="77777777" w:rsidR="00B9281F" w:rsidRDefault="00B9281F" w:rsidP="00B3093D">
            <w:pPr>
              <w:tabs>
                <w:tab w:val="decimal" w:pos="246"/>
                <w:tab w:val="left" w:pos="326"/>
              </w:tabs>
              <w:spacing w:before="15" w:after="15"/>
              <w:rPr>
                <w:sz w:val="18"/>
                <w:szCs w:val="18"/>
              </w:rPr>
            </w:pPr>
            <w:r>
              <w:rPr>
                <w:sz w:val="18"/>
                <w:szCs w:val="18"/>
              </w:rPr>
              <w:tab/>
              <w:t xml:space="preserve">(0.0) </w:t>
            </w:r>
          </w:p>
        </w:tc>
        <w:tc>
          <w:tcPr>
            <w:tcW w:w="625" w:type="pct"/>
            <w:tcBorders>
              <w:top w:val="nil"/>
              <w:left w:val="nil"/>
              <w:bottom w:val="nil"/>
              <w:right w:val="nil"/>
            </w:tcBorders>
          </w:tcPr>
          <w:p ns2:paraId="61491787" ns2:textId="77777777" w:rsidR="00B9281F" w:rsidRDefault="00B9281F" w:rsidP="00B3093D">
            <w:pPr>
              <w:tabs>
                <w:tab w:val="decimal" w:pos="372"/>
                <w:tab w:val="left" w:pos="452"/>
              </w:tabs>
              <w:spacing w:before="15" w:after="15"/>
              <w:rPr>
                <w:sz w:val="18"/>
                <w:szCs w:val="18"/>
              </w:rPr>
            </w:pPr>
            <w:r>
              <w:rPr>
                <w:sz w:val="18"/>
                <w:szCs w:val="18"/>
              </w:rPr>
              <w:tab/>
              <w:t xml:space="preserve">1 </w:t>
            </w:r>
          </w:p>
        </w:tc>
        <w:tc>
          <w:tcPr>
            <w:tcW w:w="625" w:type="pct"/>
            <w:tcBorders>
              <w:top w:val="nil"/>
              <w:left w:val="nil"/>
              <w:bottom w:val="nil"/>
              <w:right w:val="single" w:sz="2" w:space="0" w:color="auto"/>
            </w:tcBorders>
          </w:tcPr>
          <w:p ns2:paraId="4C188B9B" ns2:textId="77777777" w:rsidR="00B9281F" w:rsidRDefault="00B9281F" w:rsidP="00B3093D">
            <w:pPr>
              <w:tabs>
                <w:tab w:val="decimal" w:pos="246"/>
                <w:tab w:val="left" w:pos="326"/>
              </w:tabs>
              <w:spacing w:before="15" w:after="15"/>
              <w:rPr>
                <w:sz w:val="18"/>
                <w:szCs w:val="18"/>
              </w:rPr>
            </w:pPr>
            <w:r>
              <w:rPr>
                <w:sz w:val="18"/>
                <w:szCs w:val="18"/>
              </w:rPr>
              <w:tab/>
              <w:t xml:space="preserve">(1.0) </w:t>
            </w:r>
          </w:p>
        </w:tc>
      </w:tr>
      <w:tr w:rsidR="00B9281F" ns2:paraId="30667063" ns2:textId="77777777" w:rsidTr="00B9281F">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65014ADD" ns2:textId="77777777" w:rsidR="00B9281F" w:rsidRDefault="00B9281F" w:rsidP="00B3093D">
            <w:pPr>
              <w:spacing w:before="15" w:after="15"/>
              <w:ind w:left="160" w:right="1" w:hanging="160"/>
              <w:rPr>
                <w:sz w:val="18"/>
                <w:szCs w:val="18"/>
              </w:rPr>
            </w:pPr>
            <w:r>
              <w:rPr>
                <w:sz w:val="18"/>
                <w:szCs w:val="18"/>
              </w:rPr>
              <w:t xml:space="preserve">   Myocardial infarction </w:t>
            </w:r>
          </w:p>
        </w:tc>
        <w:tc>
          <w:tcPr>
            <w:tcW w:w="625" w:type="pct"/>
            <w:tcBorders>
              <w:top w:val="nil"/>
              <w:left w:val="nil"/>
              <w:bottom w:val="nil"/>
              <w:right w:val="nil"/>
            </w:tcBorders>
          </w:tcPr>
          <w:p ns2:paraId="7DA1E609" ns2:textId="77777777" w:rsidR="00B9281F" w:rsidRDefault="00B9281F" w:rsidP="00B3093D">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nil"/>
              <w:right w:val="single" w:sz="2" w:space="0" w:color="auto"/>
            </w:tcBorders>
          </w:tcPr>
          <w:p ns2:paraId="4702DABC" ns2:textId="77777777" w:rsidR="00B9281F" w:rsidRDefault="00B9281F" w:rsidP="00B3093D">
            <w:pPr>
              <w:tabs>
                <w:tab w:val="decimal" w:pos="246"/>
                <w:tab w:val="left" w:pos="326"/>
              </w:tabs>
              <w:spacing w:before="15" w:after="15"/>
              <w:rPr>
                <w:sz w:val="18"/>
                <w:szCs w:val="18"/>
              </w:rPr>
            </w:pPr>
            <w:r>
              <w:rPr>
                <w:sz w:val="18"/>
                <w:szCs w:val="18"/>
              </w:rPr>
              <w:tab/>
              <w:t xml:space="preserve">(0.0) </w:t>
            </w:r>
          </w:p>
        </w:tc>
        <w:tc>
          <w:tcPr>
            <w:tcW w:w="625" w:type="pct"/>
            <w:tcBorders>
              <w:top w:val="nil"/>
              <w:left w:val="nil"/>
              <w:bottom w:val="nil"/>
              <w:right w:val="nil"/>
            </w:tcBorders>
          </w:tcPr>
          <w:p ns2:paraId="538E34B0" ns2:textId="77777777" w:rsidR="00B9281F" w:rsidRDefault="00B9281F" w:rsidP="00B3093D">
            <w:pPr>
              <w:tabs>
                <w:tab w:val="decimal" w:pos="372"/>
                <w:tab w:val="left" w:pos="452"/>
              </w:tabs>
              <w:spacing w:before="15" w:after="15"/>
              <w:rPr>
                <w:sz w:val="18"/>
                <w:szCs w:val="18"/>
              </w:rPr>
            </w:pPr>
            <w:r>
              <w:rPr>
                <w:sz w:val="18"/>
                <w:szCs w:val="18"/>
              </w:rPr>
              <w:tab/>
              <w:t xml:space="preserve">1 </w:t>
            </w:r>
          </w:p>
        </w:tc>
        <w:tc>
          <w:tcPr>
            <w:tcW w:w="625" w:type="pct"/>
            <w:tcBorders>
              <w:top w:val="nil"/>
              <w:left w:val="nil"/>
              <w:bottom w:val="nil"/>
              <w:right w:val="single" w:sz="2" w:space="0" w:color="auto"/>
            </w:tcBorders>
          </w:tcPr>
          <w:p ns2:paraId="11882E57" ns2:textId="77777777" w:rsidR="00B9281F" w:rsidRDefault="00B9281F" w:rsidP="00B3093D">
            <w:pPr>
              <w:tabs>
                <w:tab w:val="decimal" w:pos="246"/>
                <w:tab w:val="left" w:pos="326"/>
              </w:tabs>
              <w:spacing w:before="15" w:after="15"/>
              <w:rPr>
                <w:sz w:val="18"/>
                <w:szCs w:val="18"/>
              </w:rPr>
            </w:pPr>
            <w:r>
              <w:rPr>
                <w:sz w:val="18"/>
                <w:szCs w:val="18"/>
              </w:rPr>
              <w:tab/>
              <w:t xml:space="preserve">(1.0) </w:t>
            </w:r>
          </w:p>
        </w:tc>
      </w:tr>
      <w:tr w:rsidR="00B9281F" ns2:paraId="5A534FBC" ns2:textId="77777777" w:rsidTr="00B9281F">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64F242F4" ns2:textId="77777777" w:rsidR="00B9281F" w:rsidRDefault="00B9281F" w:rsidP="00B3093D">
            <w:pPr>
              <w:spacing w:before="15" w:after="15"/>
              <w:ind w:left="160" w:right="1" w:hanging="160"/>
              <w:rPr>
                <w:sz w:val="18"/>
                <w:szCs w:val="18"/>
              </w:rPr>
            </w:pPr>
            <w:r>
              <w:rPr>
                <w:sz w:val="18"/>
                <w:szCs w:val="18"/>
              </w:rPr>
              <w:t xml:space="preserve">   Acute myocardial infarction </w:t>
            </w:r>
          </w:p>
        </w:tc>
        <w:tc>
          <w:tcPr>
            <w:tcW w:w="625" w:type="pct"/>
            <w:tcBorders>
              <w:top w:val="nil"/>
              <w:left w:val="nil"/>
              <w:bottom w:val="nil"/>
              <w:right w:val="nil"/>
            </w:tcBorders>
          </w:tcPr>
          <w:p ns2:paraId="3CFF854C" ns2:textId="77777777" w:rsidR="00B9281F" w:rsidRDefault="00B9281F" w:rsidP="00B3093D">
            <w:pPr>
              <w:tabs>
                <w:tab w:val="decimal" w:pos="372"/>
                <w:tab w:val="left" w:pos="452"/>
              </w:tabs>
              <w:spacing w:before="15" w:after="15"/>
              <w:rPr>
                <w:sz w:val="18"/>
                <w:szCs w:val="18"/>
              </w:rPr>
            </w:pPr>
            <w:r>
              <w:rPr>
                <w:sz w:val="18"/>
                <w:szCs w:val="18"/>
              </w:rPr>
              <w:tab/>
              <w:t xml:space="preserve">1 </w:t>
            </w:r>
          </w:p>
        </w:tc>
        <w:tc>
          <w:tcPr>
            <w:tcW w:w="625" w:type="pct"/>
            <w:tcBorders>
              <w:top w:val="nil"/>
              <w:left w:val="nil"/>
              <w:bottom w:val="nil"/>
              <w:right w:val="single" w:sz="2" w:space="0" w:color="auto"/>
            </w:tcBorders>
          </w:tcPr>
          <w:p ns2:paraId="31A99BB6" ns2:textId="77777777" w:rsidR="00B9281F" w:rsidRDefault="00B9281F" w:rsidP="00B3093D">
            <w:pPr>
              <w:tabs>
                <w:tab w:val="decimal" w:pos="246"/>
                <w:tab w:val="left" w:pos="326"/>
              </w:tabs>
              <w:spacing w:before="15" w:after="15"/>
              <w:rPr>
                <w:sz w:val="18"/>
                <w:szCs w:val="18"/>
              </w:rPr>
            </w:pPr>
            <w:r>
              <w:rPr>
                <w:sz w:val="18"/>
                <w:szCs w:val="18"/>
              </w:rPr>
              <w:tab/>
              <w:t xml:space="preserve">(2.5) </w:t>
            </w:r>
          </w:p>
        </w:tc>
        <w:tc>
          <w:tcPr>
            <w:tcW w:w="625" w:type="pct"/>
            <w:tcBorders>
              <w:top w:val="nil"/>
              <w:left w:val="nil"/>
              <w:bottom w:val="nil"/>
              <w:right w:val="nil"/>
            </w:tcBorders>
          </w:tcPr>
          <w:p ns2:paraId="52C76C8F" ns2:textId="77777777" w:rsidR="00B9281F" w:rsidRDefault="00B9281F" w:rsidP="00B3093D">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nil"/>
              <w:right w:val="single" w:sz="2" w:space="0" w:color="auto"/>
            </w:tcBorders>
          </w:tcPr>
          <w:p ns2:paraId="479C82D0" ns2:textId="77777777" w:rsidR="00B9281F" w:rsidRDefault="00B9281F" w:rsidP="00B3093D">
            <w:pPr>
              <w:tabs>
                <w:tab w:val="decimal" w:pos="246"/>
                <w:tab w:val="left" w:pos="326"/>
              </w:tabs>
              <w:spacing w:before="15" w:after="15"/>
              <w:rPr>
                <w:sz w:val="18"/>
                <w:szCs w:val="18"/>
              </w:rPr>
            </w:pPr>
            <w:r>
              <w:rPr>
                <w:sz w:val="18"/>
                <w:szCs w:val="18"/>
              </w:rPr>
              <w:tab/>
              <w:t xml:space="preserve">(0.0) </w:t>
            </w:r>
          </w:p>
        </w:tc>
      </w:tr>
      <w:tr w:rsidR="00B9281F" ns2:paraId="52335EC2" ns2:textId="77777777" w:rsidTr="00F52139">
        <w:tblPrEx>
          <w:tblBorders>
            <w:top w:val="single" w:sz="6" w:space="0" w:color="auto"/>
            <w:bottom w:val="single" w:sz="6" w:space="0" w:color="auto"/>
          </w:tblBorders>
        </w:tblPrEx>
        <w:trPr>
          <w:jc w:val="center"/>
        </w:trPr>
        <w:tc>
          <w:tcPr>
            <w:tcW w:w="2500" w:type="pct"/>
            <w:tcBorders>
              <w:top w:val="nil"/>
              <w:bottom w:val="single" w:sz="4" w:space="0" w:color="auto"/>
              <w:right w:val="single" w:sz="2" w:space="0" w:color="auto"/>
            </w:tcBorders>
          </w:tcPr>
          <w:p ns2:paraId="4926C7E6" ns2:textId="77777777" w:rsidR="00B9281F" w:rsidRDefault="00B9281F" w:rsidP="00B3093D">
            <w:pPr>
              <w:spacing w:before="15" w:after="15"/>
              <w:ind w:left="160" w:right="1" w:hanging="160"/>
              <w:rPr>
                <w:sz w:val="18"/>
                <w:szCs w:val="18"/>
              </w:rPr>
            </w:pPr>
            <w:r>
              <w:rPr>
                <w:sz w:val="18"/>
                <w:szCs w:val="18"/>
              </w:rPr>
              <w:t xml:space="preserve">   Pulmonary tuberculosis </w:t>
            </w:r>
          </w:p>
        </w:tc>
        <w:tc>
          <w:tcPr>
            <w:tcW w:w="625" w:type="pct"/>
            <w:tcBorders>
              <w:top w:val="nil"/>
              <w:left w:val="nil"/>
              <w:bottom w:val="single" w:sz="4" w:space="0" w:color="auto"/>
              <w:right w:val="nil"/>
            </w:tcBorders>
          </w:tcPr>
          <w:p ns2:paraId="6FCF8BE8" ns2:textId="77777777" w:rsidR="00B9281F" w:rsidRDefault="00B9281F" w:rsidP="00B3093D">
            <w:pPr>
              <w:tabs>
                <w:tab w:val="decimal" w:pos="372"/>
                <w:tab w:val="left" w:pos="452"/>
              </w:tabs>
              <w:spacing w:before="15" w:after="15"/>
              <w:rPr>
                <w:sz w:val="18"/>
                <w:szCs w:val="18"/>
              </w:rPr>
            </w:pPr>
            <w:r>
              <w:rPr>
                <w:sz w:val="18"/>
                <w:szCs w:val="18"/>
              </w:rPr>
              <w:tab/>
              <w:t xml:space="preserve">1 </w:t>
            </w:r>
          </w:p>
        </w:tc>
        <w:tc>
          <w:tcPr>
            <w:tcW w:w="625" w:type="pct"/>
            <w:tcBorders>
              <w:top w:val="nil"/>
              <w:left w:val="nil"/>
              <w:bottom w:val="single" w:sz="4" w:space="0" w:color="auto"/>
              <w:right w:val="single" w:sz="2" w:space="0" w:color="auto"/>
            </w:tcBorders>
          </w:tcPr>
          <w:p ns2:paraId="08373CD2" ns2:textId="77777777" w:rsidR="00B9281F" w:rsidRDefault="00B9281F" w:rsidP="00B3093D">
            <w:pPr>
              <w:tabs>
                <w:tab w:val="decimal" w:pos="246"/>
                <w:tab w:val="left" w:pos="326"/>
              </w:tabs>
              <w:spacing w:before="15" w:after="15"/>
              <w:rPr>
                <w:sz w:val="18"/>
                <w:szCs w:val="18"/>
              </w:rPr>
            </w:pPr>
            <w:r>
              <w:rPr>
                <w:sz w:val="18"/>
                <w:szCs w:val="18"/>
              </w:rPr>
              <w:tab/>
              <w:t xml:space="preserve">(2.5) </w:t>
            </w:r>
          </w:p>
        </w:tc>
        <w:tc>
          <w:tcPr>
            <w:tcW w:w="625" w:type="pct"/>
            <w:tcBorders>
              <w:top w:val="nil"/>
              <w:left w:val="nil"/>
              <w:bottom w:val="single" w:sz="4" w:space="0" w:color="auto"/>
              <w:right w:val="nil"/>
            </w:tcBorders>
          </w:tcPr>
          <w:p ns2:paraId="4A24E961" ns2:textId="77777777" w:rsidR="00B9281F" w:rsidRDefault="00B9281F" w:rsidP="00B3093D">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single" w:sz="4" w:space="0" w:color="auto"/>
              <w:right w:val="single" w:sz="2" w:space="0" w:color="auto"/>
            </w:tcBorders>
          </w:tcPr>
          <w:p ns2:paraId="051A04B6" ns2:textId="77777777" w:rsidR="00B9281F" w:rsidRDefault="00B9281F" w:rsidP="00B3093D">
            <w:pPr>
              <w:tabs>
                <w:tab w:val="decimal" w:pos="246"/>
                <w:tab w:val="left" w:pos="326"/>
              </w:tabs>
              <w:spacing w:before="15" w:after="15"/>
              <w:rPr>
                <w:sz w:val="18"/>
                <w:szCs w:val="18"/>
              </w:rPr>
            </w:pPr>
            <w:r>
              <w:rPr>
                <w:sz w:val="18"/>
                <w:szCs w:val="18"/>
              </w:rPr>
              <w:tab/>
              <w:t xml:space="preserve">(0.0) </w:t>
            </w:r>
          </w:p>
        </w:tc>
      </w:tr>
      <w:tr w:rsidR="00B9281F" ns2:paraId="51AC4B3F" ns2:textId="77777777" w:rsidTr="00F52139">
        <w:tblPrEx>
          <w:tblBorders>
            <w:top w:val="single" w:sz="6" w:space="0" w:color="auto"/>
            <w:bottom w:val="single" w:sz="6" w:space="0" w:color="auto"/>
          </w:tblBorders>
        </w:tblPrEx>
        <w:trPr>
          <w:jc w:val="center"/>
        </w:trPr>
        <w:tc>
          <w:tcPr>
            <w:tcW w:w="5000" w:type="pct"/>
            <w:gridSpan w:val="5"/>
            <w:tcBorders>
              <w:top w:val="single" w:sz="4" w:space="0" w:color="auto"/>
              <w:bottom w:val="double" w:sz="4" w:space="0" w:color="auto"/>
              <w:right w:val="single" w:sz="2" w:space="0" w:color="auto"/>
            </w:tcBorders>
          </w:tcPr>
          <w:p ns2:paraId="17C70B80" ns2:textId="77777777" w:rsidR="00B9281F" w:rsidRDefault="00B9281F" w:rsidP="00B3093D">
            <w:pPr>
              <w:spacing w:before="30" w:after="30"/>
              <w:ind w:left="160" w:right="1" w:hanging="160"/>
              <w:rPr>
                <w:sz w:val="18"/>
                <w:szCs w:val="18"/>
              </w:rPr>
            </w:pPr>
            <w:r>
              <w:rPr>
                <w:sz w:val="18"/>
                <w:szCs w:val="18"/>
              </w:rPr>
              <w:t>Every participant is counted a single time for each applicable row and column.</w:t>
            </w:r>
          </w:p>
          <w:p ns2:paraId="4A10EADE" ns2:textId="77777777" w:rsidR="00B9281F" w:rsidRDefault="00B9281F" w:rsidP="00B3093D">
            <w:pPr>
              <w:spacing w:before="30" w:after="30"/>
              <w:ind w:left="160" w:right="1" w:hanging="160"/>
              <w:rPr>
                <w:sz w:val="18"/>
                <w:szCs w:val="18"/>
              </w:rPr>
            </w:pPr>
            <w:r>
              <w:rPr>
                <w:sz w:val="18"/>
                <w:szCs w:val="18"/>
              </w:rPr>
              <w:t xml:space="preserve"> Non-serious adverse events up to 30 days and serious adverse events up to 90 days of last infusion of study drug are included if starting after the treatment, or if staring before the treatment and having toxicity grade increased after the treatment.</w:t>
            </w:r>
          </w:p>
          <w:p ns2:paraId="060F176D" ns2:textId="77777777" w:rsidR="00B9281F" w:rsidRDefault="00B9281F" w:rsidP="00B3093D">
            <w:pPr>
              <w:spacing w:before="30" w:after="30"/>
              <w:ind w:left="160" w:right="1" w:hanging="160"/>
              <w:rPr>
                <w:sz w:val="18"/>
                <w:szCs w:val="18"/>
              </w:rPr>
            </w:pPr>
            <w:r>
              <w:rPr>
                <w:sz w:val="18"/>
                <w:szCs w:val="18"/>
              </w:rPr>
              <w:t xml:space="preserve"> MedDRA preferred terms "Neoplasm progression", "Malignant neoplasm progression" and "Disease progression" not related to the drug are excluded.</w:t>
            </w:r>
          </w:p>
          <w:p ns2:paraId="0C025CBC" ns2:textId="77777777" w:rsidR="00B9281F" w:rsidRDefault="00B9281F" w:rsidP="00B3093D">
            <w:pPr>
              <w:tabs>
                <w:tab w:val="decimal" w:pos="246"/>
                <w:tab w:val="left" w:pos="326"/>
              </w:tabs>
              <w:spacing w:before="15" w:after="15"/>
              <w:rPr>
                <w:sz w:val="18"/>
                <w:szCs w:val="18"/>
              </w:rPr>
            </w:pPr>
            <w:r>
              <w:rPr>
                <w:sz w:val="18"/>
                <w:szCs w:val="18"/>
              </w:rPr>
              <w:t xml:space="preserve"> Database cutoff date: 21MAY2024</w:t>
            </w:r>
          </w:p>
        </w:tc>
      </w:tr>
      <w:tr w:rsidR="00B9281F" ns2:paraId="0CDA541B" ns2:textId="77777777" w:rsidTr="00B9281F">
        <w:tblPrEx>
          <w:tblBorders>
            <w:top w:val="single" w:sz="6" w:space="0" w:color="auto"/>
            <w:bottom w:val="single" w:sz="6" w:space="0" w:color="auto"/>
          </w:tblBorders>
        </w:tblPrEx>
        <w:trPr>
          <w:jc w:val="center"/>
        </w:trPr>
        <w:tc>
          <w:tcPr>
            <w:tcW w:w="5000" w:type="pct"/>
            <w:gridSpan w:val="5"/>
            <w:tcBorders>
              <w:top w:val="double" w:sz="4" w:space="0" w:color="auto"/>
              <w:left w:val="nil"/>
              <w:bottom w:val="nil"/>
              <w:right w:val="nil"/>
            </w:tcBorders>
          </w:tcPr>
          <w:p ns2:paraId="59CF9D81" ns2:textId="77777777" w:rsidR="00B9281F" w:rsidRDefault="00B9281F" w:rsidP="00B3093D">
            <w:pPr>
              <w:tabs>
                <w:tab w:val="decimal" w:pos="246"/>
                <w:tab w:val="left" w:pos="326"/>
              </w:tabs>
              <w:spacing w:before="15" w:after="15"/>
              <w:rPr>
                <w:sz w:val="18"/>
                <w:szCs w:val="18"/>
              </w:rPr>
            </w:pPr>
            <w:r>
              <w:rPr>
                <w:sz w:val="18"/>
                <w:szCs w:val="18"/>
              </w:rPr>
              <w:t>Source:  [P013MK2870: adam-adsl; adae]</w:t>
            </w:r>
          </w:p>
        </w:tc>
      </w:tr>
    </w:tbl>
    <w:p ns2:paraId="06FF054F" ns2:textId="77777777" w:rsidR="00EE7B4D" w:rsidRDefault="00EE7B4D" w:rsidP="00914D2C">
      <w:pPr>
        <w:pStyle w:val="ListEnd"/>
      </w:pPr>
      <w:ins w:id="13148" w:author="GoldenCorpusHarness" w:date="2026-03-28T21:57:55Z">
        <w:r>
          <w:t>At the time of the DCO, 1 participant had an AE that resulted in death in the sac-TMT group, but the cause of death was unknown [Table 46].</w:t>
        </w:r>
      </w:ins>
    </w:p>
    <w:p ns2:paraId="007B59C1" ns2:textId="77777777" w:rsidR="00EE7B4D" w:rsidRDefault="00EE7B4D" w:rsidP="00C0130B">
      <w:pPr>
        <w:pStyle w:val="Paragraph"/>
        <w:sectPr w:rsidR="00EE7B4D" w:rsidSect="00DE370C">
          <w:pgSz w:w="12240" w:h="15840"/>
          <w:pgMar w:top="1440" w:right="1440" w:bottom="1440" w:left="1800" w:header="720" w:footer="720" w:gutter="0"/>
          <w:cols w:space="720"/>
          <w:docGrid w:linePitch="326"/>
        </w:sectPr>
      </w:pPr>
      <w:ins w:id="13149" w:author="GoldenCorpusHarness" w:date="2026-03-28T21:57:55Z">
        <w:r>
          <w:t xml:space="preserve">Sac-TMT 5 mg/kg q2w + KL-A167 group </w:t>
        </w:r>
      </w:ins>
    </w:p>
    <w:p ns2:paraId="172F017B" ns2:textId="77777777" w:rsidR="00D048BB" w:rsidRDefault="00D048BB" w:rsidP="00D048BB">
      <w:pPr>
        <w:pStyle w:val="Heading3"/>
      </w:pPr>
      <w:del w:id="13150" w:author="GoldenCorpusHarness" w:date="2026-03-28T21:57:55Z">
        <w:r>
          <w:delText>S</w:delText>
        </w:r>
      </w:del>
      <w:ins w:id="13151" w:author="GoldenCorpusHarness" w:date="2026-03-28T21:57:55Z">
        <w:r>
          <w:t>One par</w:t>
        </w:r>
      </w:ins>
      <w:r>
        <w:t>t</w:t>
      </w:r>
      <w:ins w:id="13152" w:author="GoldenCorpusHarness" w:date="2026-03-28T21:57:55Z">
        <w:r>
          <w:t>icipant (1%) experienced an AE of bacteremia that res</w:t>
        </w:r>
      </w:ins>
      <w:r>
        <w:t>u</w:t>
      </w:r>
      <w:ins w:id="13153" w:author="GoldenCorpusHarness" w:date="2026-03-28T21:57:55Z">
        <w:r>
          <w:t>lte</w:t>
        </w:r>
      </w:ins>
      <w:r>
        <w:t>d</w:t>
      </w:r>
      <w:ins w:id="13154" w:author="GoldenCorpusHarness" w:date="2026-03-28T21:57:55Z">
        <w:r>
          <w:t xml:space="preserve"> in death. The cause of this death was considered not related to sac-TMT b</w:t>
        </w:r>
      </w:ins>
      <w:r>
        <w:t xml:space="preserve">y </w:t>
      </w:r>
      <w:del w:id="13155" w:author="GoldenCorpusHarness" w:date="2026-03-28T21:57:55Z">
        <w:r>
          <w:delText>MK-2870-01</w:delText>
        </w:r>
      </w:del>
      <w:ins w:id="13156" w:author="GoldenCorpusHarness" w:date="2026-03-28T21:57:55Z">
        <w:r>
          <w:t xml:space="preserve">the investigator [Table </w:t>
        </w:r>
      </w:ins>
      <w:r>
        <w:t>4</w:t>
      </w:r>
      <w:del w:id="13157" w:author="GoldenCorpusHarness" w:date="2026-03-28T21:57:55Z">
        <w:r>
          <w:delText xml:space="preserve"> (SKB2</w:delText>
        </w:r>
      </w:del>
      <w:r>
        <w:t>6</w:t>
      </w:r>
      <w:del w:id="13158" w:author="GoldenCorpusHarness" w:date="2026-03-28T21:57:55Z">
        <w:r>
          <w:delText>4-ⅡI-03)</w:delText>
        </w:r>
      </w:del>
      <w:ins w:id="13159" w:author="GoldenCorpusHarness" w:date="2026-03-28T21:57:55Z">
        <w:r>
          <w:t>].</w:t>
        </w:r>
      </w:ins>
    </w:p>
    <w:p ns2:paraId="0158804A" ns2:textId="552BD709" w:rsidR="00D048BB" w:rsidRDefault="0049194F" w:rsidP="004679BE">
      <w:pPr>
        <w:pStyle w:val="TableTitle"/>
      </w:pPr>
      <w:del w:id="13160" w:author="GoldenCorpusHarness" w:date="2026-03-28T21:57:55Z">
        <w:r>
          <w:delText xml:space="preserve">Table 65Study </w:delText>
        </w:r>
      </w:del>
      <w:r>
        <w:t>MK-2870-01</w:t>
      </w:r>
      <w:del w:id="13161" w:author="GoldenCorpusHarness" w:date="2026-03-28T21:57:55Z">
        <w:r>
          <w:delText>4 (</w:delText>
        </w:r>
      </w:del>
      <w:ins w:id="13162" w:author="GoldenCorpusHarness" w:date="2026-03-28T21:57:55Z">
        <w:r>
          <w:t>7/</w:t>
        </w:r>
      </w:ins>
      <w:r>
        <w:t>SKB264-</w:t>
      </w:r>
      <w:del w:id="13163" w:author="GoldenCorpusHarness" w:date="2026-03-28T21:57:55Z">
        <w:r>
          <w:delText>Ⅱ</w:delText>
        </w:r>
      </w:del>
      <w:ins w:id="13164" w:author="GoldenCorpusHarness" w:date="2026-03-28T21:57:55Z">
        <w:r>
          <w:t>I</w:t>
        </w:r>
      </w:ins>
      <w:r>
        <w:t>I-0</w:t>
      </w:r>
      <w:del w:id="13165" w:author="GoldenCorpusHarness" w:date="2026-03-28T21:57:55Z">
        <w:r>
          <w:delText>3): Par</w:delText>
        </w:r>
      </w:del>
      <w:ins w:id="13166" w:author="GoldenCorpusHarness" w:date="2026-03-28T21:57:55Z">
        <w:r>
          <w:t>8/Op</w:t>
        </w:r>
      </w:ins>
      <w:r>
        <w:t>ti</w:t>
      </w:r>
      <w:del w:id="13167" w:author="GoldenCorpusHarness" w:date="2026-03-28T21:57:55Z">
        <w:r>
          <w:delText xml:space="preserve">cipants With Adverse Events by </w:delText>
        </w:r>
      </w:del>
      <w:ins w:id="13168" w:author="GoldenCorpusHarness" w:date="2026-03-28T21:57:55Z">
        <w:r>
          <w:t>TRO</w:t>
        </w:r>
      </w:ins>
      <w:r>
        <w:t>P</w:t>
      </w:r>
      <w:del w:id="13169" w:author="GoldenCorpusHarness" w:date="2026-03-28T21:57:55Z">
        <w:r>
          <w:delText>referred Terms by Decreasi</w:delText>
        </w:r>
      </w:del>
      <w:ins w:id="13170" w:author="GoldenCorpusHarness" w:date="2026-03-28T21:57:55Z">
        <w:r>
          <w:t>-Lu</w:t>
        </w:r>
      </w:ins>
      <w:r>
        <w:t>ng</w:t>
      </w:r>
      <w:del w:id="13171" w:author="GoldenCorpusHarness" w:date="2026-03-28T21:57:55Z">
        <w:r>
          <w:delText xml:space="preserve"> Incidence (Incidence ≥1</w:delText>
        </w:r>
      </w:del>
      <w:r>
        <w:t>0</w:t>
      </w:r>
      <w:del w:id="13172" w:author="GoldenCorpusHarness" w:date="2026-03-28T21:57:55Z">
        <w:r>
          <w:delText>% in One or More Treatment Groups) (APaT Population)</w:delText>
        </w:r>
      </w:del>
      <w:ins w:id="13173" w:author="GoldenCorpusHarness" w:date="2026-03-28T21:57:55Z">
        <w:r>
          <w:t>3</w:t>
        </w:r>
      </w:ins>
    </w:p>
    <w:tbl>
      <w:tblPr>
        <w:tblW w:w="0" w:type="auto"/>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4320"/>
        <w:gridCol w:w="1080"/>
        <w:gridCol w:w="1080"/>
        <w:gridCol w:w="1080"/>
        <w:gridCol w:w="1080"/>
      </w:tblGrid>
      <w:tr w:rsidR="004E777F" ns2:paraId="45C58FFA" ns2:textId="77777777" w:rsidTr="00C90784">
        <w:trPr>
          <w:jc w:val="center"/>
        </w:trPr>
        <w:tc>
          <w:tcPr>
            <w:tcW w:w="4320" w:type="dxa"/>
            <w:tcBorders>
              <w:top w:val="double" w:sz="6" w:space="0" w:color="auto"/>
              <w:bottom w:val="nil"/>
              <w:right w:val="single" w:sz="2" w:space="0" w:color="auto"/>
            </w:tcBorders>
          </w:tcPr>
          <w:p ns2:paraId="3B3E4321" ns2:textId="77777777" w:rsidR="004E777F" w:rsidRDefault="004E777F" w:rsidP="00C90784">
            <w:pPr>
              <w:spacing w:before="15" w:after="15"/>
              <w:rPr>
                <w:sz w:val="18"/>
                <w:szCs w:val="18"/>
              </w:rPr>
            </w:pPr>
          </w:p>
        </w:tc>
        <w:tc>
          <w:tcPr>
            <w:tcW w:w="2160" w:type="dxa"/>
            <w:gridSpan w:val="2"/>
            <w:tcBorders>
              <w:top w:val="double" w:sz="6" w:space="0" w:color="auto"/>
              <w:left w:val="nil"/>
              <w:bottom w:val="single" w:sz="2" w:space="0" w:color="auto"/>
              <w:right w:val="single" w:sz="2" w:space="0" w:color="auto"/>
            </w:tcBorders>
          </w:tcPr>
          <w:p ns2:paraId="5EA21993" ns2:textId="39C8C7AE" w:rsidR="004E777F" w:rsidRDefault="0050331B" w:rsidP="00C90784">
            <w:pPr>
              <w:spacing w:before="15" w:after="15"/>
              <w:jc w:val="center"/>
              <w:rPr>
                <w:sz w:val="18"/>
                <w:szCs w:val="18"/>
              </w:rPr>
            </w:pPr>
            <w:r w:rsidRPr="0050331B">
              <w:rPr>
                <w:sz w:val="18"/>
                <w:szCs w:val="18"/>
              </w:rPr>
              <w:t>sac-TMT</w:t>
            </w:r>
            <w:r w:rsidR="004E777F">
              <w:rPr>
                <w:sz w:val="18"/>
                <w:szCs w:val="18"/>
              </w:rPr>
              <w:t xml:space="preserve"> 5 mg/kg </w:t>
            </w:r>
          </w:p>
        </w:tc>
        <w:tc>
          <w:tcPr>
            <w:tcW w:w="2160" w:type="dxa"/>
            <w:gridSpan w:val="2"/>
            <w:tcBorders>
              <w:top w:val="double" w:sz="6" w:space="0" w:color="auto"/>
              <w:left w:val="nil"/>
              <w:bottom w:val="single" w:sz="2" w:space="0" w:color="auto"/>
            </w:tcBorders>
          </w:tcPr>
          <w:p ns2:paraId="0BBBFC2A" ns2:textId="77777777" w:rsidR="004E777F" w:rsidRDefault="004E777F" w:rsidP="00C90784">
            <w:pPr>
              <w:spacing w:before="15" w:after="15"/>
              <w:jc w:val="center"/>
              <w:rPr>
                <w:sz w:val="18"/>
                <w:szCs w:val="18"/>
              </w:rPr>
            </w:pPr>
            <w:r>
              <w:rPr>
                <w:sz w:val="18"/>
                <w:szCs w:val="18"/>
              </w:rPr>
              <w:t xml:space="preserve">Control </w:t>
            </w:r>
          </w:p>
        </w:tc>
      </w:tr>
      <w:tr w:rsidR="004E777F" ns2:paraId="082EDF6C" ns2:textId="77777777" w:rsidTr="00C90784">
        <w:tblPrEx>
          <w:tblBorders>
            <w:top w:val="single" w:sz="6" w:space="0" w:color="auto"/>
            <w:bottom w:val="single" w:sz="6" w:space="0" w:color="auto"/>
          </w:tblBorders>
        </w:tblPrEx>
        <w:trPr>
          <w:jc w:val="center"/>
        </w:trPr>
        <w:tc>
          <w:tcPr>
            <w:tcW w:w="4320" w:type="dxa"/>
            <w:tcBorders>
              <w:top w:val="nil"/>
              <w:bottom w:val="single" w:sz="2" w:space="0" w:color="auto"/>
              <w:right w:val="single" w:sz="2" w:space="0" w:color="auto"/>
            </w:tcBorders>
          </w:tcPr>
          <w:p ns2:paraId="473156EA" ns2:textId="77777777" w:rsidR="004E777F" w:rsidRDefault="004E777F" w:rsidP="00C90784">
            <w:pPr>
              <w:spacing w:before="15" w:after="15"/>
              <w:rPr>
                <w:sz w:val="18"/>
                <w:szCs w:val="18"/>
              </w:rPr>
            </w:pPr>
          </w:p>
        </w:tc>
        <w:tc>
          <w:tcPr>
            <w:tcW w:w="1080" w:type="dxa"/>
            <w:tcBorders>
              <w:top w:val="nil"/>
              <w:left w:val="nil"/>
              <w:bottom w:val="single" w:sz="2" w:space="0" w:color="auto"/>
              <w:right w:val="nil"/>
            </w:tcBorders>
          </w:tcPr>
          <w:p ns2:paraId="4AE03AD4" ns2:textId="77777777" w:rsidR="004E777F" w:rsidRDefault="004E777F" w:rsidP="00C90784">
            <w:pPr>
              <w:spacing w:before="15" w:after="15"/>
              <w:jc w:val="center"/>
              <w:rPr>
                <w:sz w:val="18"/>
                <w:szCs w:val="18"/>
              </w:rPr>
            </w:pPr>
            <w:r>
              <w:rPr>
                <w:sz w:val="18"/>
                <w:szCs w:val="18"/>
              </w:rPr>
              <w:t xml:space="preserve">n </w:t>
            </w:r>
          </w:p>
        </w:tc>
        <w:tc>
          <w:tcPr>
            <w:tcW w:w="1080" w:type="dxa"/>
            <w:tcBorders>
              <w:top w:val="nil"/>
              <w:left w:val="nil"/>
              <w:bottom w:val="single" w:sz="2" w:space="0" w:color="auto"/>
              <w:right w:val="single" w:sz="2" w:space="0" w:color="auto"/>
            </w:tcBorders>
          </w:tcPr>
          <w:p ns2:paraId="173DBF78" ns2:textId="77777777" w:rsidR="004E777F" w:rsidRDefault="004E777F" w:rsidP="00C90784">
            <w:pPr>
              <w:spacing w:before="15" w:after="15"/>
              <w:jc w:val="center"/>
              <w:rPr>
                <w:sz w:val="18"/>
                <w:szCs w:val="18"/>
              </w:rPr>
            </w:pPr>
            <w:r>
              <w:rPr>
                <w:sz w:val="18"/>
                <w:szCs w:val="18"/>
              </w:rPr>
              <w:t xml:space="preserve">(%) </w:t>
            </w:r>
          </w:p>
        </w:tc>
        <w:tc>
          <w:tcPr>
            <w:tcW w:w="1080" w:type="dxa"/>
            <w:tcBorders>
              <w:top w:val="nil"/>
              <w:left w:val="nil"/>
              <w:bottom w:val="single" w:sz="2" w:space="0" w:color="auto"/>
              <w:right w:val="nil"/>
            </w:tcBorders>
          </w:tcPr>
          <w:p ns2:paraId="36E71A03" ns2:textId="77777777" w:rsidR="004E777F" w:rsidRDefault="004E777F" w:rsidP="00C90784">
            <w:pPr>
              <w:spacing w:before="15" w:after="15"/>
              <w:jc w:val="center"/>
              <w:rPr>
                <w:sz w:val="18"/>
                <w:szCs w:val="18"/>
              </w:rPr>
            </w:pPr>
            <w:r>
              <w:rPr>
                <w:sz w:val="18"/>
                <w:szCs w:val="18"/>
              </w:rPr>
              <w:t xml:space="preserve">n </w:t>
            </w:r>
          </w:p>
        </w:tc>
        <w:tc>
          <w:tcPr>
            <w:tcW w:w="1080" w:type="dxa"/>
            <w:tcBorders>
              <w:top w:val="nil"/>
              <w:left w:val="nil"/>
              <w:bottom w:val="single" w:sz="2" w:space="0" w:color="auto"/>
            </w:tcBorders>
          </w:tcPr>
          <w:p ns2:paraId="5ADDC080" ns2:textId="77777777" w:rsidR="004E777F" w:rsidRDefault="004E777F" w:rsidP="00C90784">
            <w:pPr>
              <w:spacing w:before="15" w:after="15"/>
              <w:jc w:val="center"/>
              <w:rPr>
                <w:sz w:val="18"/>
                <w:szCs w:val="18"/>
              </w:rPr>
            </w:pPr>
            <w:r>
              <w:rPr>
                <w:sz w:val="18"/>
                <w:szCs w:val="18"/>
              </w:rPr>
              <w:t xml:space="preserve">(%) </w:t>
            </w:r>
          </w:p>
        </w:tc>
      </w:tr>
      <w:tr w:rsidR="004E777F" ns2:paraId="79557876"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093DDB73" ns2:textId="77777777" w:rsidR="004E777F" w:rsidRDefault="004E777F" w:rsidP="00C90784">
            <w:pPr>
              <w:spacing w:before="15" w:after="15"/>
              <w:ind w:left="160" w:right="1" w:hanging="160"/>
              <w:rPr>
                <w:sz w:val="18"/>
                <w:szCs w:val="18"/>
              </w:rPr>
            </w:pPr>
            <w:r>
              <w:rPr>
                <w:sz w:val="18"/>
                <w:szCs w:val="18"/>
              </w:rPr>
              <w:t xml:space="preserve"> Participants in population </w:t>
            </w:r>
          </w:p>
        </w:tc>
        <w:tc>
          <w:tcPr>
            <w:tcW w:w="1080" w:type="dxa"/>
            <w:tcBorders>
              <w:top w:val="nil"/>
              <w:left w:val="nil"/>
              <w:bottom w:val="nil"/>
              <w:right w:val="nil"/>
            </w:tcBorders>
          </w:tcPr>
          <w:p ns2:paraId="25187A82" ns2:textId="77777777" w:rsidR="004E777F" w:rsidRDefault="004E777F" w:rsidP="00C90784">
            <w:pPr>
              <w:tabs>
                <w:tab w:val="decimal" w:pos="533"/>
                <w:tab w:val="left" w:pos="613"/>
              </w:tabs>
              <w:spacing w:before="15" w:after="15"/>
              <w:rPr>
                <w:sz w:val="18"/>
                <w:szCs w:val="18"/>
              </w:rPr>
            </w:pPr>
            <w:r>
              <w:rPr>
                <w:sz w:val="18"/>
                <w:szCs w:val="18"/>
              </w:rPr>
              <w:tab/>
              <w:t xml:space="preserve">130 </w:t>
            </w:r>
          </w:p>
        </w:tc>
        <w:tc>
          <w:tcPr>
            <w:tcW w:w="1080" w:type="dxa"/>
            <w:tcBorders>
              <w:top w:val="nil"/>
              <w:left w:val="nil"/>
              <w:bottom w:val="nil"/>
              <w:right w:val="single" w:sz="2" w:space="0" w:color="auto"/>
            </w:tcBorders>
          </w:tcPr>
          <w:p ns2:paraId="37209BC1" ns2:textId="77777777" w:rsidR="004E777F" w:rsidRDefault="004E777F" w:rsidP="00C90784">
            <w:pPr>
              <w:tabs>
                <w:tab w:val="decimal" w:pos="364"/>
                <w:tab w:val="left" w:pos="444"/>
              </w:tabs>
              <w:spacing w:before="15" w:after="15"/>
              <w:rPr>
                <w:sz w:val="18"/>
                <w:szCs w:val="18"/>
              </w:rPr>
            </w:pPr>
            <w:r>
              <w:rPr>
                <w:sz w:val="18"/>
                <w:szCs w:val="18"/>
              </w:rPr>
              <w:tab/>
            </w:r>
          </w:p>
        </w:tc>
        <w:tc>
          <w:tcPr>
            <w:tcW w:w="1080" w:type="dxa"/>
            <w:tcBorders>
              <w:top w:val="nil"/>
              <w:left w:val="nil"/>
              <w:bottom w:val="nil"/>
              <w:right w:val="nil"/>
            </w:tcBorders>
          </w:tcPr>
          <w:p ns2:paraId="7903FC5F" ns2:textId="77777777" w:rsidR="004E777F" w:rsidRDefault="004E777F" w:rsidP="00C90784">
            <w:pPr>
              <w:tabs>
                <w:tab w:val="decimal" w:pos="533"/>
                <w:tab w:val="left" w:pos="613"/>
              </w:tabs>
              <w:spacing w:before="15" w:after="15"/>
              <w:rPr>
                <w:sz w:val="18"/>
                <w:szCs w:val="18"/>
              </w:rPr>
            </w:pPr>
            <w:r>
              <w:rPr>
                <w:sz w:val="18"/>
                <w:szCs w:val="18"/>
              </w:rPr>
              <w:tab/>
              <w:t xml:space="preserve">132 </w:t>
            </w:r>
          </w:p>
        </w:tc>
        <w:tc>
          <w:tcPr>
            <w:tcW w:w="1080" w:type="dxa"/>
            <w:tcBorders>
              <w:top w:val="nil"/>
              <w:left w:val="nil"/>
              <w:bottom w:val="nil"/>
            </w:tcBorders>
          </w:tcPr>
          <w:p ns2:paraId="28F5D0BC" ns2:textId="77777777" w:rsidR="004E777F" w:rsidRDefault="004E777F" w:rsidP="00C90784">
            <w:pPr>
              <w:tabs>
                <w:tab w:val="decimal" w:pos="364"/>
                <w:tab w:val="left" w:pos="444"/>
              </w:tabs>
              <w:spacing w:before="15" w:after="15"/>
              <w:rPr>
                <w:sz w:val="18"/>
                <w:szCs w:val="18"/>
              </w:rPr>
            </w:pPr>
            <w:r>
              <w:rPr>
                <w:sz w:val="18"/>
                <w:szCs w:val="18"/>
              </w:rPr>
              <w:tab/>
            </w:r>
          </w:p>
        </w:tc>
      </w:tr>
      <w:tr w:rsidR="004E777F" ns2:paraId="1C82933D"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5EFB4199" ns2:textId="77777777" w:rsidR="004E777F" w:rsidRDefault="004E777F" w:rsidP="00C90784">
            <w:pPr>
              <w:spacing w:before="15" w:after="15"/>
              <w:ind w:left="160" w:right="1" w:hanging="160"/>
              <w:rPr>
                <w:sz w:val="18"/>
                <w:szCs w:val="18"/>
              </w:rPr>
            </w:pPr>
            <w:r>
              <w:rPr>
                <w:sz w:val="18"/>
                <w:szCs w:val="18"/>
              </w:rPr>
              <w:t xml:space="preserve">   with one or more adverse events </w:t>
            </w:r>
          </w:p>
        </w:tc>
        <w:tc>
          <w:tcPr>
            <w:tcW w:w="1080" w:type="dxa"/>
            <w:tcBorders>
              <w:top w:val="nil"/>
              <w:left w:val="nil"/>
              <w:bottom w:val="nil"/>
              <w:right w:val="nil"/>
            </w:tcBorders>
          </w:tcPr>
          <w:p ns2:paraId="681078CD" ns2:textId="77777777" w:rsidR="004E777F" w:rsidRDefault="004E777F" w:rsidP="00C90784">
            <w:pPr>
              <w:tabs>
                <w:tab w:val="decimal" w:pos="533"/>
                <w:tab w:val="left" w:pos="613"/>
              </w:tabs>
              <w:spacing w:before="15" w:after="15"/>
              <w:rPr>
                <w:sz w:val="18"/>
                <w:szCs w:val="18"/>
              </w:rPr>
            </w:pPr>
            <w:r>
              <w:rPr>
                <w:sz w:val="18"/>
                <w:szCs w:val="18"/>
              </w:rPr>
              <w:tab/>
              <w:t xml:space="preserve">130 </w:t>
            </w:r>
          </w:p>
        </w:tc>
        <w:tc>
          <w:tcPr>
            <w:tcW w:w="1080" w:type="dxa"/>
            <w:tcBorders>
              <w:top w:val="nil"/>
              <w:left w:val="nil"/>
              <w:bottom w:val="nil"/>
              <w:right w:val="single" w:sz="2" w:space="0" w:color="auto"/>
            </w:tcBorders>
          </w:tcPr>
          <w:p ns2:paraId="5AF731BA" ns2:textId="77777777" w:rsidR="004E777F" w:rsidRDefault="004E777F" w:rsidP="00C90784">
            <w:pPr>
              <w:tabs>
                <w:tab w:val="decimal" w:pos="364"/>
                <w:tab w:val="left" w:pos="444"/>
              </w:tabs>
              <w:spacing w:before="15" w:after="15"/>
              <w:rPr>
                <w:sz w:val="18"/>
                <w:szCs w:val="18"/>
              </w:rPr>
            </w:pPr>
            <w:r>
              <w:rPr>
                <w:sz w:val="18"/>
                <w:szCs w:val="18"/>
              </w:rPr>
              <w:tab/>
              <w:t xml:space="preserve">(100.0) </w:t>
            </w:r>
          </w:p>
        </w:tc>
        <w:tc>
          <w:tcPr>
            <w:tcW w:w="1080" w:type="dxa"/>
            <w:tcBorders>
              <w:top w:val="nil"/>
              <w:left w:val="nil"/>
              <w:bottom w:val="nil"/>
              <w:right w:val="nil"/>
            </w:tcBorders>
          </w:tcPr>
          <w:p ns2:paraId="583BA3EE" ns2:textId="77777777" w:rsidR="004E777F" w:rsidRDefault="004E777F" w:rsidP="00C90784">
            <w:pPr>
              <w:tabs>
                <w:tab w:val="decimal" w:pos="533"/>
                <w:tab w:val="left" w:pos="613"/>
              </w:tabs>
              <w:spacing w:before="15" w:after="15"/>
              <w:rPr>
                <w:sz w:val="18"/>
                <w:szCs w:val="18"/>
              </w:rPr>
            </w:pPr>
            <w:r>
              <w:rPr>
                <w:sz w:val="18"/>
                <w:szCs w:val="18"/>
              </w:rPr>
              <w:tab/>
              <w:t xml:space="preserve">130 </w:t>
            </w:r>
          </w:p>
        </w:tc>
        <w:tc>
          <w:tcPr>
            <w:tcW w:w="1080" w:type="dxa"/>
            <w:tcBorders>
              <w:top w:val="nil"/>
              <w:left w:val="nil"/>
              <w:bottom w:val="nil"/>
            </w:tcBorders>
          </w:tcPr>
          <w:p ns2:paraId="030CC8DE" ns2:textId="77777777" w:rsidR="004E777F" w:rsidRDefault="004E777F" w:rsidP="00C90784">
            <w:pPr>
              <w:tabs>
                <w:tab w:val="decimal" w:pos="364"/>
                <w:tab w:val="left" w:pos="444"/>
              </w:tabs>
              <w:spacing w:before="15" w:after="15"/>
              <w:rPr>
                <w:sz w:val="18"/>
                <w:szCs w:val="18"/>
              </w:rPr>
            </w:pPr>
            <w:r>
              <w:rPr>
                <w:sz w:val="18"/>
                <w:szCs w:val="18"/>
              </w:rPr>
              <w:tab/>
              <w:t xml:space="preserve">(98.5) </w:t>
            </w:r>
          </w:p>
        </w:tc>
      </w:tr>
      <w:tr w:rsidR="004E777F" ns2:paraId="472E6D23"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0BD16641" ns2:textId="77777777" w:rsidR="004E777F" w:rsidRDefault="004E777F" w:rsidP="00C90784">
            <w:pPr>
              <w:spacing w:before="15" w:after="15"/>
              <w:ind w:left="160" w:right="1" w:hanging="160"/>
              <w:rPr>
                <w:sz w:val="18"/>
                <w:szCs w:val="18"/>
              </w:rPr>
            </w:pPr>
            <w:r>
              <w:rPr>
                <w:sz w:val="18"/>
                <w:szCs w:val="18"/>
              </w:rPr>
              <w:t xml:space="preserve">   Anaemia </w:t>
            </w:r>
          </w:p>
        </w:tc>
        <w:tc>
          <w:tcPr>
            <w:tcW w:w="1080" w:type="dxa"/>
            <w:tcBorders>
              <w:top w:val="nil"/>
              <w:left w:val="nil"/>
              <w:bottom w:val="nil"/>
              <w:right w:val="nil"/>
            </w:tcBorders>
          </w:tcPr>
          <w:p ns2:paraId="7B4C8143" ns2:textId="77777777" w:rsidR="004E777F" w:rsidRDefault="004E777F" w:rsidP="00C90784">
            <w:pPr>
              <w:tabs>
                <w:tab w:val="decimal" w:pos="533"/>
                <w:tab w:val="left" w:pos="613"/>
              </w:tabs>
              <w:spacing w:before="15" w:after="15"/>
              <w:rPr>
                <w:sz w:val="18"/>
                <w:szCs w:val="18"/>
              </w:rPr>
            </w:pPr>
            <w:r>
              <w:rPr>
                <w:sz w:val="18"/>
                <w:szCs w:val="18"/>
              </w:rPr>
              <w:tab/>
              <w:t xml:space="preserve">109 </w:t>
            </w:r>
          </w:p>
        </w:tc>
        <w:tc>
          <w:tcPr>
            <w:tcW w:w="1080" w:type="dxa"/>
            <w:tcBorders>
              <w:top w:val="nil"/>
              <w:left w:val="nil"/>
              <w:bottom w:val="nil"/>
              <w:right w:val="single" w:sz="2" w:space="0" w:color="auto"/>
            </w:tcBorders>
          </w:tcPr>
          <w:p ns2:paraId="4107CEC7" ns2:textId="77777777" w:rsidR="004E777F" w:rsidRDefault="004E777F" w:rsidP="00C90784">
            <w:pPr>
              <w:tabs>
                <w:tab w:val="decimal" w:pos="364"/>
                <w:tab w:val="left" w:pos="444"/>
              </w:tabs>
              <w:spacing w:before="15" w:after="15"/>
              <w:rPr>
                <w:sz w:val="18"/>
                <w:szCs w:val="18"/>
              </w:rPr>
            </w:pPr>
            <w:r>
              <w:rPr>
                <w:sz w:val="18"/>
                <w:szCs w:val="18"/>
              </w:rPr>
              <w:tab/>
              <w:t xml:space="preserve">(83.8) </w:t>
            </w:r>
          </w:p>
        </w:tc>
        <w:tc>
          <w:tcPr>
            <w:tcW w:w="1080" w:type="dxa"/>
            <w:tcBorders>
              <w:top w:val="nil"/>
              <w:left w:val="nil"/>
              <w:bottom w:val="nil"/>
              <w:right w:val="nil"/>
            </w:tcBorders>
          </w:tcPr>
          <w:p ns2:paraId="63948C05" ns2:textId="77777777" w:rsidR="004E777F" w:rsidRDefault="004E777F" w:rsidP="00C90784">
            <w:pPr>
              <w:tabs>
                <w:tab w:val="decimal" w:pos="533"/>
                <w:tab w:val="left" w:pos="613"/>
              </w:tabs>
              <w:spacing w:before="15" w:after="15"/>
              <w:rPr>
                <w:sz w:val="18"/>
                <w:szCs w:val="18"/>
              </w:rPr>
            </w:pPr>
            <w:r>
              <w:rPr>
                <w:sz w:val="18"/>
                <w:szCs w:val="18"/>
              </w:rPr>
              <w:tab/>
              <w:t xml:space="preserve">76 </w:t>
            </w:r>
          </w:p>
        </w:tc>
        <w:tc>
          <w:tcPr>
            <w:tcW w:w="1080" w:type="dxa"/>
            <w:tcBorders>
              <w:top w:val="nil"/>
              <w:left w:val="nil"/>
              <w:bottom w:val="nil"/>
            </w:tcBorders>
          </w:tcPr>
          <w:p ns2:paraId="54CC92F4" ns2:textId="77777777" w:rsidR="004E777F" w:rsidRDefault="004E777F" w:rsidP="00C90784">
            <w:pPr>
              <w:tabs>
                <w:tab w:val="decimal" w:pos="364"/>
                <w:tab w:val="left" w:pos="444"/>
              </w:tabs>
              <w:spacing w:before="15" w:after="15"/>
              <w:rPr>
                <w:sz w:val="18"/>
                <w:szCs w:val="18"/>
              </w:rPr>
            </w:pPr>
            <w:r>
              <w:rPr>
                <w:sz w:val="18"/>
                <w:szCs w:val="18"/>
              </w:rPr>
              <w:tab/>
              <w:t xml:space="preserve">(57.6) </w:t>
            </w:r>
          </w:p>
        </w:tc>
      </w:tr>
      <w:tr w:rsidR="004E777F" ns2:paraId="47F5C91F"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5B1DB107" ns2:textId="77777777" w:rsidR="004E777F" w:rsidRDefault="004E777F" w:rsidP="00C90784">
            <w:pPr>
              <w:spacing w:before="15" w:after="15"/>
              <w:ind w:left="160" w:right="1" w:hanging="160"/>
              <w:rPr>
                <w:sz w:val="18"/>
                <w:szCs w:val="18"/>
              </w:rPr>
            </w:pPr>
            <w:r>
              <w:rPr>
                <w:sz w:val="18"/>
                <w:szCs w:val="18"/>
              </w:rPr>
              <w:t xml:space="preserve">   Neutrophil count decreased </w:t>
            </w:r>
          </w:p>
        </w:tc>
        <w:tc>
          <w:tcPr>
            <w:tcW w:w="1080" w:type="dxa"/>
            <w:tcBorders>
              <w:top w:val="nil"/>
              <w:left w:val="nil"/>
              <w:bottom w:val="nil"/>
              <w:right w:val="nil"/>
            </w:tcBorders>
          </w:tcPr>
          <w:p ns2:paraId="1D1D472A" ns2:textId="77777777" w:rsidR="004E777F" w:rsidRDefault="004E777F" w:rsidP="00C90784">
            <w:pPr>
              <w:tabs>
                <w:tab w:val="decimal" w:pos="533"/>
                <w:tab w:val="left" w:pos="613"/>
              </w:tabs>
              <w:spacing w:before="15" w:after="15"/>
              <w:rPr>
                <w:sz w:val="18"/>
                <w:szCs w:val="18"/>
              </w:rPr>
            </w:pPr>
            <w:r>
              <w:rPr>
                <w:sz w:val="18"/>
                <w:szCs w:val="18"/>
              </w:rPr>
              <w:tab/>
              <w:t xml:space="preserve">102 </w:t>
            </w:r>
          </w:p>
        </w:tc>
        <w:tc>
          <w:tcPr>
            <w:tcW w:w="1080" w:type="dxa"/>
            <w:tcBorders>
              <w:top w:val="nil"/>
              <w:left w:val="nil"/>
              <w:bottom w:val="nil"/>
              <w:right w:val="single" w:sz="2" w:space="0" w:color="auto"/>
            </w:tcBorders>
          </w:tcPr>
          <w:p ns2:paraId="073FE623" ns2:textId="77777777" w:rsidR="004E777F" w:rsidRDefault="004E777F" w:rsidP="00C90784">
            <w:pPr>
              <w:tabs>
                <w:tab w:val="decimal" w:pos="364"/>
                <w:tab w:val="left" w:pos="444"/>
              </w:tabs>
              <w:spacing w:before="15" w:after="15"/>
              <w:rPr>
                <w:sz w:val="18"/>
                <w:szCs w:val="18"/>
              </w:rPr>
            </w:pPr>
            <w:r>
              <w:rPr>
                <w:sz w:val="18"/>
                <w:szCs w:val="18"/>
              </w:rPr>
              <w:tab/>
              <w:t xml:space="preserve">(78.5) </w:t>
            </w:r>
          </w:p>
        </w:tc>
        <w:tc>
          <w:tcPr>
            <w:tcW w:w="1080" w:type="dxa"/>
            <w:tcBorders>
              <w:top w:val="nil"/>
              <w:left w:val="nil"/>
              <w:bottom w:val="nil"/>
              <w:right w:val="nil"/>
            </w:tcBorders>
          </w:tcPr>
          <w:p ns2:paraId="396C71F4" ns2:textId="77777777" w:rsidR="004E777F" w:rsidRDefault="004E777F" w:rsidP="00C90784">
            <w:pPr>
              <w:tabs>
                <w:tab w:val="decimal" w:pos="533"/>
                <w:tab w:val="left" w:pos="613"/>
              </w:tabs>
              <w:spacing w:before="15" w:after="15"/>
              <w:rPr>
                <w:sz w:val="18"/>
                <w:szCs w:val="18"/>
              </w:rPr>
            </w:pPr>
            <w:r>
              <w:rPr>
                <w:sz w:val="18"/>
                <w:szCs w:val="18"/>
              </w:rPr>
              <w:tab/>
              <w:t xml:space="preserve">98 </w:t>
            </w:r>
          </w:p>
        </w:tc>
        <w:tc>
          <w:tcPr>
            <w:tcW w:w="1080" w:type="dxa"/>
            <w:tcBorders>
              <w:top w:val="nil"/>
              <w:left w:val="nil"/>
              <w:bottom w:val="nil"/>
            </w:tcBorders>
          </w:tcPr>
          <w:p ns2:paraId="105C820C" ns2:textId="77777777" w:rsidR="004E777F" w:rsidRDefault="004E777F" w:rsidP="00C90784">
            <w:pPr>
              <w:tabs>
                <w:tab w:val="decimal" w:pos="364"/>
                <w:tab w:val="left" w:pos="444"/>
              </w:tabs>
              <w:spacing w:before="15" w:after="15"/>
              <w:rPr>
                <w:sz w:val="18"/>
                <w:szCs w:val="18"/>
              </w:rPr>
            </w:pPr>
            <w:r>
              <w:rPr>
                <w:sz w:val="18"/>
                <w:szCs w:val="18"/>
              </w:rPr>
              <w:tab/>
              <w:t xml:space="preserve">(74.2) </w:t>
            </w:r>
          </w:p>
        </w:tc>
      </w:tr>
      <w:tr w:rsidR="004E777F" ns2:paraId="02872DA8"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3B317E08" ns2:textId="77777777" w:rsidR="004E777F" w:rsidRDefault="004E777F" w:rsidP="00C90784">
            <w:pPr>
              <w:spacing w:before="15" w:after="15"/>
              <w:ind w:left="160" w:right="1" w:hanging="160"/>
              <w:rPr>
                <w:sz w:val="18"/>
                <w:szCs w:val="18"/>
              </w:rPr>
            </w:pPr>
            <w:r>
              <w:rPr>
                <w:sz w:val="18"/>
                <w:szCs w:val="18"/>
              </w:rPr>
              <w:t xml:space="preserve">   White blood cell count decreased </w:t>
            </w:r>
          </w:p>
        </w:tc>
        <w:tc>
          <w:tcPr>
            <w:tcW w:w="1080" w:type="dxa"/>
            <w:tcBorders>
              <w:top w:val="nil"/>
              <w:left w:val="nil"/>
              <w:bottom w:val="nil"/>
              <w:right w:val="nil"/>
            </w:tcBorders>
          </w:tcPr>
          <w:p ns2:paraId="74BCD597" ns2:textId="77777777" w:rsidR="004E777F" w:rsidRDefault="004E777F" w:rsidP="00C90784">
            <w:pPr>
              <w:tabs>
                <w:tab w:val="decimal" w:pos="533"/>
                <w:tab w:val="left" w:pos="613"/>
              </w:tabs>
              <w:spacing w:before="15" w:after="15"/>
              <w:rPr>
                <w:sz w:val="18"/>
                <w:szCs w:val="18"/>
              </w:rPr>
            </w:pPr>
            <w:r>
              <w:rPr>
                <w:sz w:val="18"/>
                <w:szCs w:val="18"/>
              </w:rPr>
              <w:tab/>
              <w:t xml:space="preserve">99 </w:t>
            </w:r>
          </w:p>
        </w:tc>
        <w:tc>
          <w:tcPr>
            <w:tcW w:w="1080" w:type="dxa"/>
            <w:tcBorders>
              <w:top w:val="nil"/>
              <w:left w:val="nil"/>
              <w:bottom w:val="nil"/>
              <w:right w:val="single" w:sz="2" w:space="0" w:color="auto"/>
            </w:tcBorders>
          </w:tcPr>
          <w:p ns2:paraId="0B5AF626" ns2:textId="77777777" w:rsidR="004E777F" w:rsidRDefault="004E777F" w:rsidP="00C90784">
            <w:pPr>
              <w:tabs>
                <w:tab w:val="decimal" w:pos="364"/>
                <w:tab w:val="left" w:pos="444"/>
              </w:tabs>
              <w:spacing w:before="15" w:after="15"/>
              <w:rPr>
                <w:sz w:val="18"/>
                <w:szCs w:val="18"/>
              </w:rPr>
            </w:pPr>
            <w:r>
              <w:rPr>
                <w:sz w:val="18"/>
                <w:szCs w:val="18"/>
              </w:rPr>
              <w:tab/>
              <w:t xml:space="preserve">(76.2) </w:t>
            </w:r>
          </w:p>
        </w:tc>
        <w:tc>
          <w:tcPr>
            <w:tcW w:w="1080" w:type="dxa"/>
            <w:tcBorders>
              <w:top w:val="nil"/>
              <w:left w:val="nil"/>
              <w:bottom w:val="nil"/>
              <w:right w:val="nil"/>
            </w:tcBorders>
          </w:tcPr>
          <w:p ns2:paraId="3BA1BFAF" ns2:textId="77777777" w:rsidR="004E777F" w:rsidRDefault="004E777F" w:rsidP="00C90784">
            <w:pPr>
              <w:tabs>
                <w:tab w:val="decimal" w:pos="533"/>
                <w:tab w:val="left" w:pos="613"/>
              </w:tabs>
              <w:spacing w:before="15" w:after="15"/>
              <w:rPr>
                <w:sz w:val="18"/>
                <w:szCs w:val="18"/>
              </w:rPr>
            </w:pPr>
            <w:r>
              <w:rPr>
                <w:sz w:val="18"/>
                <w:szCs w:val="18"/>
              </w:rPr>
              <w:tab/>
              <w:t xml:space="preserve">101 </w:t>
            </w:r>
          </w:p>
        </w:tc>
        <w:tc>
          <w:tcPr>
            <w:tcW w:w="1080" w:type="dxa"/>
            <w:tcBorders>
              <w:top w:val="nil"/>
              <w:left w:val="nil"/>
              <w:bottom w:val="nil"/>
            </w:tcBorders>
          </w:tcPr>
          <w:p ns2:paraId="47437909" ns2:textId="77777777" w:rsidR="004E777F" w:rsidRDefault="004E777F" w:rsidP="00C90784">
            <w:pPr>
              <w:tabs>
                <w:tab w:val="decimal" w:pos="364"/>
                <w:tab w:val="left" w:pos="444"/>
              </w:tabs>
              <w:spacing w:before="15" w:after="15"/>
              <w:rPr>
                <w:sz w:val="18"/>
                <w:szCs w:val="18"/>
              </w:rPr>
            </w:pPr>
            <w:r>
              <w:rPr>
                <w:sz w:val="18"/>
                <w:szCs w:val="18"/>
              </w:rPr>
              <w:tab/>
              <w:t xml:space="preserve">(76.5) </w:t>
            </w:r>
          </w:p>
        </w:tc>
      </w:tr>
      <w:tr w:rsidR="004E777F" ns2:paraId="58F2D68C"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16EF4247" ns2:textId="77777777" w:rsidR="004E777F" w:rsidRDefault="004E777F" w:rsidP="00C90784">
            <w:pPr>
              <w:spacing w:before="15" w:after="15"/>
              <w:ind w:left="160" w:right="1" w:hanging="160"/>
              <w:rPr>
                <w:sz w:val="18"/>
                <w:szCs w:val="18"/>
              </w:rPr>
            </w:pPr>
            <w:r>
              <w:rPr>
                <w:sz w:val="18"/>
                <w:szCs w:val="18"/>
              </w:rPr>
              <w:t xml:space="preserve">   Stomatitis </w:t>
            </w:r>
          </w:p>
        </w:tc>
        <w:tc>
          <w:tcPr>
            <w:tcW w:w="1080" w:type="dxa"/>
            <w:tcBorders>
              <w:top w:val="nil"/>
              <w:left w:val="nil"/>
              <w:bottom w:val="nil"/>
              <w:right w:val="nil"/>
            </w:tcBorders>
          </w:tcPr>
          <w:p ns2:paraId="73CE52C4" ns2:textId="77777777" w:rsidR="004E777F" w:rsidRDefault="004E777F" w:rsidP="00C90784">
            <w:pPr>
              <w:tabs>
                <w:tab w:val="decimal" w:pos="533"/>
                <w:tab w:val="left" w:pos="613"/>
              </w:tabs>
              <w:spacing w:before="15" w:after="15"/>
              <w:rPr>
                <w:sz w:val="18"/>
                <w:szCs w:val="18"/>
              </w:rPr>
            </w:pPr>
            <w:r>
              <w:rPr>
                <w:sz w:val="18"/>
                <w:szCs w:val="18"/>
              </w:rPr>
              <w:tab/>
              <w:t xml:space="preserve">64 </w:t>
            </w:r>
          </w:p>
        </w:tc>
        <w:tc>
          <w:tcPr>
            <w:tcW w:w="1080" w:type="dxa"/>
            <w:tcBorders>
              <w:top w:val="nil"/>
              <w:left w:val="nil"/>
              <w:bottom w:val="nil"/>
              <w:right w:val="single" w:sz="2" w:space="0" w:color="auto"/>
            </w:tcBorders>
          </w:tcPr>
          <w:p ns2:paraId="4D4A2A27" ns2:textId="77777777" w:rsidR="004E777F" w:rsidRDefault="004E777F" w:rsidP="00C90784">
            <w:pPr>
              <w:tabs>
                <w:tab w:val="decimal" w:pos="364"/>
                <w:tab w:val="left" w:pos="444"/>
              </w:tabs>
              <w:spacing w:before="15" w:after="15"/>
              <w:rPr>
                <w:sz w:val="18"/>
                <w:szCs w:val="18"/>
              </w:rPr>
            </w:pPr>
            <w:r>
              <w:rPr>
                <w:sz w:val="18"/>
                <w:szCs w:val="18"/>
              </w:rPr>
              <w:tab/>
              <w:t xml:space="preserve">(49.2) </w:t>
            </w:r>
          </w:p>
        </w:tc>
        <w:tc>
          <w:tcPr>
            <w:tcW w:w="1080" w:type="dxa"/>
            <w:tcBorders>
              <w:top w:val="nil"/>
              <w:left w:val="nil"/>
              <w:bottom w:val="nil"/>
              <w:right w:val="nil"/>
            </w:tcBorders>
          </w:tcPr>
          <w:p ns2:paraId="31400B3C" ns2:textId="77777777" w:rsidR="004E777F" w:rsidRDefault="004E777F" w:rsidP="00C90784">
            <w:pPr>
              <w:tabs>
                <w:tab w:val="decimal" w:pos="533"/>
                <w:tab w:val="left" w:pos="613"/>
              </w:tabs>
              <w:spacing w:before="15" w:after="15"/>
              <w:rPr>
                <w:sz w:val="18"/>
                <w:szCs w:val="18"/>
              </w:rPr>
            </w:pPr>
            <w:r>
              <w:rPr>
                <w:sz w:val="18"/>
                <w:szCs w:val="18"/>
              </w:rPr>
              <w:tab/>
              <w:t xml:space="preserve">6 </w:t>
            </w:r>
          </w:p>
        </w:tc>
        <w:tc>
          <w:tcPr>
            <w:tcW w:w="1080" w:type="dxa"/>
            <w:tcBorders>
              <w:top w:val="nil"/>
              <w:left w:val="nil"/>
              <w:bottom w:val="nil"/>
            </w:tcBorders>
          </w:tcPr>
          <w:p ns2:paraId="00FBDA50" ns2:textId="77777777" w:rsidR="004E777F" w:rsidRDefault="004E777F" w:rsidP="00C90784">
            <w:pPr>
              <w:tabs>
                <w:tab w:val="decimal" w:pos="364"/>
                <w:tab w:val="left" w:pos="444"/>
              </w:tabs>
              <w:spacing w:before="15" w:after="15"/>
              <w:rPr>
                <w:sz w:val="18"/>
                <w:szCs w:val="18"/>
              </w:rPr>
            </w:pPr>
            <w:r>
              <w:rPr>
                <w:sz w:val="18"/>
                <w:szCs w:val="18"/>
              </w:rPr>
              <w:tab/>
              <w:t xml:space="preserve">(4.5) </w:t>
            </w:r>
          </w:p>
        </w:tc>
      </w:tr>
      <w:tr w:rsidR="004E777F" ns2:paraId="6D14469C"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771DAE7F" ns2:textId="77777777" w:rsidR="004E777F" w:rsidRDefault="004E777F" w:rsidP="00C90784">
            <w:pPr>
              <w:spacing w:before="15" w:after="15"/>
              <w:ind w:left="160" w:right="1" w:hanging="160"/>
              <w:rPr>
                <w:sz w:val="18"/>
                <w:szCs w:val="18"/>
              </w:rPr>
            </w:pPr>
            <w:r>
              <w:rPr>
                <w:sz w:val="18"/>
                <w:szCs w:val="18"/>
              </w:rPr>
              <w:t xml:space="preserve">   Platelet count decreased </w:t>
            </w:r>
          </w:p>
        </w:tc>
        <w:tc>
          <w:tcPr>
            <w:tcW w:w="1080" w:type="dxa"/>
            <w:tcBorders>
              <w:top w:val="nil"/>
              <w:left w:val="nil"/>
              <w:bottom w:val="nil"/>
              <w:right w:val="nil"/>
            </w:tcBorders>
          </w:tcPr>
          <w:p ns2:paraId="48BC2A2F" ns2:textId="77777777" w:rsidR="004E777F" w:rsidRDefault="004E777F" w:rsidP="00C90784">
            <w:pPr>
              <w:tabs>
                <w:tab w:val="decimal" w:pos="533"/>
                <w:tab w:val="left" w:pos="613"/>
              </w:tabs>
              <w:spacing w:before="15" w:after="15"/>
              <w:rPr>
                <w:sz w:val="18"/>
                <w:szCs w:val="18"/>
              </w:rPr>
            </w:pPr>
            <w:r>
              <w:rPr>
                <w:sz w:val="18"/>
                <w:szCs w:val="18"/>
              </w:rPr>
              <w:tab/>
              <w:t xml:space="preserve">53 </w:t>
            </w:r>
          </w:p>
        </w:tc>
        <w:tc>
          <w:tcPr>
            <w:tcW w:w="1080" w:type="dxa"/>
            <w:tcBorders>
              <w:top w:val="nil"/>
              <w:left w:val="nil"/>
              <w:bottom w:val="nil"/>
              <w:right w:val="single" w:sz="2" w:space="0" w:color="auto"/>
            </w:tcBorders>
          </w:tcPr>
          <w:p ns2:paraId="75AB2436" ns2:textId="77777777" w:rsidR="004E777F" w:rsidRDefault="004E777F" w:rsidP="00C90784">
            <w:pPr>
              <w:tabs>
                <w:tab w:val="decimal" w:pos="364"/>
                <w:tab w:val="left" w:pos="444"/>
              </w:tabs>
              <w:spacing w:before="15" w:after="15"/>
              <w:rPr>
                <w:sz w:val="18"/>
                <w:szCs w:val="18"/>
              </w:rPr>
            </w:pPr>
            <w:r>
              <w:rPr>
                <w:sz w:val="18"/>
                <w:szCs w:val="18"/>
              </w:rPr>
              <w:tab/>
              <w:t xml:space="preserve">(40.8) </w:t>
            </w:r>
          </w:p>
        </w:tc>
        <w:tc>
          <w:tcPr>
            <w:tcW w:w="1080" w:type="dxa"/>
            <w:tcBorders>
              <w:top w:val="nil"/>
              <w:left w:val="nil"/>
              <w:bottom w:val="nil"/>
              <w:right w:val="nil"/>
            </w:tcBorders>
          </w:tcPr>
          <w:p ns2:paraId="41993556" ns2:textId="77777777" w:rsidR="004E777F" w:rsidRDefault="004E777F" w:rsidP="00C90784">
            <w:pPr>
              <w:tabs>
                <w:tab w:val="decimal" w:pos="533"/>
                <w:tab w:val="left" w:pos="613"/>
              </w:tabs>
              <w:spacing w:before="15" w:after="15"/>
              <w:rPr>
                <w:sz w:val="18"/>
                <w:szCs w:val="18"/>
              </w:rPr>
            </w:pPr>
            <w:r>
              <w:rPr>
                <w:sz w:val="18"/>
                <w:szCs w:val="18"/>
              </w:rPr>
              <w:tab/>
              <w:t xml:space="preserve">34 </w:t>
            </w:r>
          </w:p>
        </w:tc>
        <w:tc>
          <w:tcPr>
            <w:tcW w:w="1080" w:type="dxa"/>
            <w:tcBorders>
              <w:top w:val="nil"/>
              <w:left w:val="nil"/>
              <w:bottom w:val="nil"/>
            </w:tcBorders>
          </w:tcPr>
          <w:p ns2:paraId="2D9FF8B0" ns2:textId="77777777" w:rsidR="004E777F" w:rsidRDefault="004E777F" w:rsidP="00C90784">
            <w:pPr>
              <w:tabs>
                <w:tab w:val="decimal" w:pos="364"/>
                <w:tab w:val="left" w:pos="444"/>
              </w:tabs>
              <w:spacing w:before="15" w:after="15"/>
              <w:rPr>
                <w:sz w:val="18"/>
                <w:szCs w:val="18"/>
              </w:rPr>
            </w:pPr>
            <w:r>
              <w:rPr>
                <w:sz w:val="18"/>
                <w:szCs w:val="18"/>
              </w:rPr>
              <w:tab/>
              <w:t xml:space="preserve">(25.8) </w:t>
            </w:r>
          </w:p>
        </w:tc>
      </w:tr>
      <w:tr w:rsidR="004E777F" ns2:paraId="4930B509"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3DE5C43C" ns2:textId="77777777" w:rsidR="004E777F" w:rsidRDefault="004E777F" w:rsidP="00C90784">
            <w:pPr>
              <w:spacing w:before="15" w:after="15"/>
              <w:ind w:left="160" w:right="1" w:hanging="160"/>
              <w:rPr>
                <w:sz w:val="18"/>
                <w:szCs w:val="18"/>
              </w:rPr>
            </w:pPr>
            <w:r>
              <w:rPr>
                <w:sz w:val="18"/>
                <w:szCs w:val="18"/>
              </w:rPr>
              <w:t xml:space="preserve">   Nausea </w:t>
            </w:r>
          </w:p>
        </w:tc>
        <w:tc>
          <w:tcPr>
            <w:tcW w:w="1080" w:type="dxa"/>
            <w:tcBorders>
              <w:top w:val="nil"/>
              <w:left w:val="nil"/>
              <w:bottom w:val="nil"/>
              <w:right w:val="nil"/>
            </w:tcBorders>
          </w:tcPr>
          <w:p ns2:paraId="32A60B7D" ns2:textId="77777777" w:rsidR="004E777F" w:rsidRDefault="004E777F" w:rsidP="00C90784">
            <w:pPr>
              <w:tabs>
                <w:tab w:val="decimal" w:pos="533"/>
                <w:tab w:val="left" w:pos="613"/>
              </w:tabs>
              <w:spacing w:before="15" w:after="15"/>
              <w:rPr>
                <w:sz w:val="18"/>
                <w:szCs w:val="18"/>
              </w:rPr>
            </w:pPr>
            <w:r>
              <w:rPr>
                <w:sz w:val="18"/>
                <w:szCs w:val="18"/>
              </w:rPr>
              <w:tab/>
              <w:t xml:space="preserve">52 </w:t>
            </w:r>
          </w:p>
        </w:tc>
        <w:tc>
          <w:tcPr>
            <w:tcW w:w="1080" w:type="dxa"/>
            <w:tcBorders>
              <w:top w:val="nil"/>
              <w:left w:val="nil"/>
              <w:bottom w:val="nil"/>
              <w:right w:val="single" w:sz="2" w:space="0" w:color="auto"/>
            </w:tcBorders>
          </w:tcPr>
          <w:p ns2:paraId="27137E26" ns2:textId="77777777" w:rsidR="004E777F" w:rsidRDefault="004E777F" w:rsidP="00C90784">
            <w:pPr>
              <w:tabs>
                <w:tab w:val="decimal" w:pos="364"/>
                <w:tab w:val="left" w:pos="444"/>
              </w:tabs>
              <w:spacing w:before="15" w:after="15"/>
              <w:rPr>
                <w:sz w:val="18"/>
                <w:szCs w:val="18"/>
              </w:rPr>
            </w:pPr>
            <w:r>
              <w:rPr>
                <w:sz w:val="18"/>
                <w:szCs w:val="18"/>
              </w:rPr>
              <w:tab/>
              <w:t xml:space="preserve">(40.0) </w:t>
            </w:r>
          </w:p>
        </w:tc>
        <w:tc>
          <w:tcPr>
            <w:tcW w:w="1080" w:type="dxa"/>
            <w:tcBorders>
              <w:top w:val="nil"/>
              <w:left w:val="nil"/>
              <w:bottom w:val="nil"/>
              <w:right w:val="nil"/>
            </w:tcBorders>
          </w:tcPr>
          <w:p ns2:paraId="31DB3313" ns2:textId="77777777" w:rsidR="004E777F" w:rsidRDefault="004E777F" w:rsidP="00C90784">
            <w:pPr>
              <w:tabs>
                <w:tab w:val="decimal" w:pos="533"/>
                <w:tab w:val="left" w:pos="613"/>
              </w:tabs>
              <w:spacing w:before="15" w:after="15"/>
              <w:rPr>
                <w:sz w:val="18"/>
                <w:szCs w:val="18"/>
              </w:rPr>
            </w:pPr>
            <w:r>
              <w:rPr>
                <w:sz w:val="18"/>
                <w:szCs w:val="18"/>
              </w:rPr>
              <w:tab/>
              <w:t xml:space="preserve">26 </w:t>
            </w:r>
          </w:p>
        </w:tc>
        <w:tc>
          <w:tcPr>
            <w:tcW w:w="1080" w:type="dxa"/>
            <w:tcBorders>
              <w:top w:val="nil"/>
              <w:left w:val="nil"/>
              <w:bottom w:val="nil"/>
            </w:tcBorders>
          </w:tcPr>
          <w:p ns2:paraId="41432D61" ns2:textId="77777777" w:rsidR="004E777F" w:rsidRDefault="004E777F" w:rsidP="00C90784">
            <w:pPr>
              <w:tabs>
                <w:tab w:val="decimal" w:pos="364"/>
                <w:tab w:val="left" w:pos="444"/>
              </w:tabs>
              <w:spacing w:before="15" w:after="15"/>
              <w:rPr>
                <w:sz w:val="18"/>
                <w:szCs w:val="18"/>
              </w:rPr>
            </w:pPr>
            <w:r>
              <w:rPr>
                <w:sz w:val="18"/>
                <w:szCs w:val="18"/>
              </w:rPr>
              <w:tab/>
              <w:t xml:space="preserve">(19.7) </w:t>
            </w:r>
          </w:p>
        </w:tc>
      </w:tr>
      <w:tr w:rsidR="004E777F" ns2:paraId="6430A424"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6C9DE917" ns2:textId="77777777" w:rsidR="004E777F" w:rsidRDefault="004E777F" w:rsidP="00C90784">
            <w:pPr>
              <w:spacing w:before="15" w:after="15"/>
              <w:ind w:left="160" w:right="1" w:hanging="160"/>
              <w:rPr>
                <w:sz w:val="18"/>
                <w:szCs w:val="18"/>
              </w:rPr>
            </w:pPr>
            <w:r>
              <w:rPr>
                <w:sz w:val="18"/>
                <w:szCs w:val="18"/>
              </w:rPr>
              <w:t xml:space="preserve">   Vomiting </w:t>
            </w:r>
          </w:p>
        </w:tc>
        <w:tc>
          <w:tcPr>
            <w:tcW w:w="1080" w:type="dxa"/>
            <w:tcBorders>
              <w:top w:val="nil"/>
              <w:left w:val="nil"/>
              <w:bottom w:val="nil"/>
              <w:right w:val="nil"/>
            </w:tcBorders>
          </w:tcPr>
          <w:p ns2:paraId="01041ADC" ns2:textId="77777777" w:rsidR="004E777F" w:rsidRDefault="004E777F" w:rsidP="00C90784">
            <w:pPr>
              <w:tabs>
                <w:tab w:val="decimal" w:pos="533"/>
                <w:tab w:val="left" w:pos="613"/>
              </w:tabs>
              <w:spacing w:before="15" w:after="15"/>
              <w:rPr>
                <w:sz w:val="18"/>
                <w:szCs w:val="18"/>
              </w:rPr>
            </w:pPr>
            <w:r>
              <w:rPr>
                <w:sz w:val="18"/>
                <w:szCs w:val="18"/>
              </w:rPr>
              <w:tab/>
              <w:t xml:space="preserve">47 </w:t>
            </w:r>
          </w:p>
        </w:tc>
        <w:tc>
          <w:tcPr>
            <w:tcW w:w="1080" w:type="dxa"/>
            <w:tcBorders>
              <w:top w:val="nil"/>
              <w:left w:val="nil"/>
              <w:bottom w:val="nil"/>
              <w:right w:val="single" w:sz="2" w:space="0" w:color="auto"/>
            </w:tcBorders>
          </w:tcPr>
          <w:p ns2:paraId="15871502" ns2:textId="77777777" w:rsidR="004E777F" w:rsidRDefault="004E777F" w:rsidP="00C90784">
            <w:pPr>
              <w:tabs>
                <w:tab w:val="decimal" w:pos="364"/>
                <w:tab w:val="left" w:pos="444"/>
              </w:tabs>
              <w:spacing w:before="15" w:after="15"/>
              <w:rPr>
                <w:sz w:val="18"/>
                <w:szCs w:val="18"/>
              </w:rPr>
            </w:pPr>
            <w:r>
              <w:rPr>
                <w:sz w:val="18"/>
                <w:szCs w:val="18"/>
              </w:rPr>
              <w:tab/>
              <w:t xml:space="preserve">(36.2) </w:t>
            </w:r>
          </w:p>
        </w:tc>
        <w:tc>
          <w:tcPr>
            <w:tcW w:w="1080" w:type="dxa"/>
            <w:tcBorders>
              <w:top w:val="nil"/>
              <w:left w:val="nil"/>
              <w:bottom w:val="nil"/>
              <w:right w:val="nil"/>
            </w:tcBorders>
          </w:tcPr>
          <w:p ns2:paraId="7A3DB235" ns2:textId="77777777" w:rsidR="004E777F" w:rsidRDefault="004E777F" w:rsidP="00C90784">
            <w:pPr>
              <w:tabs>
                <w:tab w:val="decimal" w:pos="533"/>
                <w:tab w:val="left" w:pos="613"/>
              </w:tabs>
              <w:spacing w:before="15" w:after="15"/>
              <w:rPr>
                <w:sz w:val="18"/>
                <w:szCs w:val="18"/>
              </w:rPr>
            </w:pPr>
            <w:r>
              <w:rPr>
                <w:sz w:val="18"/>
                <w:szCs w:val="18"/>
              </w:rPr>
              <w:tab/>
              <w:t xml:space="preserve">18 </w:t>
            </w:r>
          </w:p>
        </w:tc>
        <w:tc>
          <w:tcPr>
            <w:tcW w:w="1080" w:type="dxa"/>
            <w:tcBorders>
              <w:top w:val="nil"/>
              <w:left w:val="nil"/>
              <w:bottom w:val="nil"/>
            </w:tcBorders>
          </w:tcPr>
          <w:p ns2:paraId="2BEAA7B5" ns2:textId="77777777" w:rsidR="004E777F" w:rsidRDefault="004E777F" w:rsidP="00C90784">
            <w:pPr>
              <w:tabs>
                <w:tab w:val="decimal" w:pos="364"/>
                <w:tab w:val="left" w:pos="444"/>
              </w:tabs>
              <w:spacing w:before="15" w:after="15"/>
              <w:rPr>
                <w:sz w:val="18"/>
                <w:szCs w:val="18"/>
              </w:rPr>
            </w:pPr>
            <w:r>
              <w:rPr>
                <w:sz w:val="18"/>
                <w:szCs w:val="18"/>
              </w:rPr>
              <w:tab/>
              <w:t xml:space="preserve">(13.6) </w:t>
            </w:r>
          </w:p>
        </w:tc>
      </w:tr>
      <w:tr w:rsidR="004E777F" ns2:paraId="3ACA25B4"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3915EDAB" ns2:textId="77777777" w:rsidR="004E777F" w:rsidRDefault="004E777F" w:rsidP="00C90784">
            <w:pPr>
              <w:spacing w:before="15" w:after="15"/>
              <w:ind w:left="160" w:right="1" w:hanging="160"/>
              <w:rPr>
                <w:sz w:val="18"/>
                <w:szCs w:val="18"/>
              </w:rPr>
            </w:pPr>
            <w:r>
              <w:rPr>
                <w:sz w:val="18"/>
                <w:szCs w:val="18"/>
              </w:rPr>
              <w:t xml:space="preserve">   Rash </w:t>
            </w:r>
          </w:p>
        </w:tc>
        <w:tc>
          <w:tcPr>
            <w:tcW w:w="1080" w:type="dxa"/>
            <w:tcBorders>
              <w:top w:val="nil"/>
              <w:left w:val="nil"/>
              <w:bottom w:val="nil"/>
              <w:right w:val="nil"/>
            </w:tcBorders>
          </w:tcPr>
          <w:p ns2:paraId="194B84E0" ns2:textId="77777777" w:rsidR="004E777F" w:rsidRDefault="004E777F" w:rsidP="00C90784">
            <w:pPr>
              <w:tabs>
                <w:tab w:val="decimal" w:pos="533"/>
                <w:tab w:val="left" w:pos="613"/>
              </w:tabs>
              <w:spacing w:before="15" w:after="15"/>
              <w:rPr>
                <w:sz w:val="18"/>
                <w:szCs w:val="18"/>
              </w:rPr>
            </w:pPr>
            <w:r>
              <w:rPr>
                <w:sz w:val="18"/>
                <w:szCs w:val="18"/>
              </w:rPr>
              <w:tab/>
              <w:t xml:space="preserve">43 </w:t>
            </w:r>
          </w:p>
        </w:tc>
        <w:tc>
          <w:tcPr>
            <w:tcW w:w="1080" w:type="dxa"/>
            <w:tcBorders>
              <w:top w:val="nil"/>
              <w:left w:val="nil"/>
              <w:bottom w:val="nil"/>
              <w:right w:val="single" w:sz="2" w:space="0" w:color="auto"/>
            </w:tcBorders>
          </w:tcPr>
          <w:p ns2:paraId="0135515B" ns2:textId="77777777" w:rsidR="004E777F" w:rsidRDefault="004E777F" w:rsidP="00C90784">
            <w:pPr>
              <w:tabs>
                <w:tab w:val="decimal" w:pos="364"/>
                <w:tab w:val="left" w:pos="444"/>
              </w:tabs>
              <w:spacing w:before="15" w:after="15"/>
              <w:rPr>
                <w:sz w:val="18"/>
                <w:szCs w:val="18"/>
              </w:rPr>
            </w:pPr>
            <w:r>
              <w:rPr>
                <w:sz w:val="18"/>
                <w:szCs w:val="18"/>
              </w:rPr>
              <w:tab/>
              <w:t xml:space="preserve">(33.1) </w:t>
            </w:r>
          </w:p>
        </w:tc>
        <w:tc>
          <w:tcPr>
            <w:tcW w:w="1080" w:type="dxa"/>
            <w:tcBorders>
              <w:top w:val="nil"/>
              <w:left w:val="nil"/>
              <w:bottom w:val="nil"/>
              <w:right w:val="nil"/>
            </w:tcBorders>
          </w:tcPr>
          <w:p ns2:paraId="757ECA93" ns2:textId="77777777" w:rsidR="004E777F" w:rsidRDefault="004E777F" w:rsidP="00C90784">
            <w:pPr>
              <w:tabs>
                <w:tab w:val="decimal" w:pos="533"/>
                <w:tab w:val="left" w:pos="613"/>
              </w:tabs>
              <w:spacing w:before="15" w:after="15"/>
              <w:rPr>
                <w:sz w:val="18"/>
                <w:szCs w:val="18"/>
              </w:rPr>
            </w:pPr>
            <w:r>
              <w:rPr>
                <w:sz w:val="18"/>
                <w:szCs w:val="18"/>
              </w:rPr>
              <w:tab/>
              <w:t xml:space="preserve">3 </w:t>
            </w:r>
          </w:p>
        </w:tc>
        <w:tc>
          <w:tcPr>
            <w:tcW w:w="1080" w:type="dxa"/>
            <w:tcBorders>
              <w:top w:val="nil"/>
              <w:left w:val="nil"/>
              <w:bottom w:val="nil"/>
            </w:tcBorders>
          </w:tcPr>
          <w:p ns2:paraId="1C2E644A" ns2:textId="77777777" w:rsidR="004E777F" w:rsidRDefault="004E777F" w:rsidP="00C90784">
            <w:pPr>
              <w:tabs>
                <w:tab w:val="decimal" w:pos="364"/>
                <w:tab w:val="left" w:pos="444"/>
              </w:tabs>
              <w:spacing w:before="15" w:after="15"/>
              <w:rPr>
                <w:sz w:val="18"/>
                <w:szCs w:val="18"/>
              </w:rPr>
            </w:pPr>
            <w:r>
              <w:rPr>
                <w:sz w:val="18"/>
                <w:szCs w:val="18"/>
              </w:rPr>
              <w:tab/>
              <w:t xml:space="preserve">(2.3) </w:t>
            </w:r>
          </w:p>
        </w:tc>
      </w:tr>
      <w:tr w:rsidR="004E777F" ns2:paraId="594A5E4F"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7815346B" ns2:textId="77777777" w:rsidR="004E777F" w:rsidRDefault="004E777F" w:rsidP="00C90784">
            <w:pPr>
              <w:spacing w:before="15" w:after="15"/>
              <w:ind w:left="160" w:right="1" w:hanging="160"/>
              <w:rPr>
                <w:sz w:val="18"/>
                <w:szCs w:val="18"/>
              </w:rPr>
            </w:pPr>
            <w:r>
              <w:rPr>
                <w:sz w:val="18"/>
                <w:szCs w:val="18"/>
              </w:rPr>
              <w:t xml:space="preserve">   Alopecia </w:t>
            </w:r>
          </w:p>
        </w:tc>
        <w:tc>
          <w:tcPr>
            <w:tcW w:w="1080" w:type="dxa"/>
            <w:tcBorders>
              <w:top w:val="nil"/>
              <w:left w:val="nil"/>
              <w:bottom w:val="nil"/>
              <w:right w:val="nil"/>
            </w:tcBorders>
          </w:tcPr>
          <w:p ns2:paraId="6088D864" ns2:textId="77777777" w:rsidR="004E777F" w:rsidRDefault="004E777F" w:rsidP="00C90784">
            <w:pPr>
              <w:tabs>
                <w:tab w:val="decimal" w:pos="533"/>
                <w:tab w:val="left" w:pos="613"/>
              </w:tabs>
              <w:spacing w:before="15" w:after="15"/>
              <w:rPr>
                <w:sz w:val="18"/>
                <w:szCs w:val="18"/>
              </w:rPr>
            </w:pPr>
            <w:r>
              <w:rPr>
                <w:sz w:val="18"/>
                <w:szCs w:val="18"/>
              </w:rPr>
              <w:tab/>
              <w:t xml:space="preserve">37 </w:t>
            </w:r>
          </w:p>
        </w:tc>
        <w:tc>
          <w:tcPr>
            <w:tcW w:w="1080" w:type="dxa"/>
            <w:tcBorders>
              <w:top w:val="nil"/>
              <w:left w:val="nil"/>
              <w:bottom w:val="nil"/>
              <w:right w:val="single" w:sz="2" w:space="0" w:color="auto"/>
            </w:tcBorders>
          </w:tcPr>
          <w:p ns2:paraId="7CE26757" ns2:textId="77777777" w:rsidR="004E777F" w:rsidRDefault="004E777F" w:rsidP="00C90784">
            <w:pPr>
              <w:tabs>
                <w:tab w:val="decimal" w:pos="364"/>
                <w:tab w:val="left" w:pos="444"/>
              </w:tabs>
              <w:spacing w:before="15" w:after="15"/>
              <w:rPr>
                <w:sz w:val="18"/>
                <w:szCs w:val="18"/>
              </w:rPr>
            </w:pPr>
            <w:r>
              <w:rPr>
                <w:sz w:val="18"/>
                <w:szCs w:val="18"/>
              </w:rPr>
              <w:tab/>
              <w:t xml:space="preserve">(28.5) </w:t>
            </w:r>
          </w:p>
        </w:tc>
        <w:tc>
          <w:tcPr>
            <w:tcW w:w="1080" w:type="dxa"/>
            <w:tcBorders>
              <w:top w:val="nil"/>
              <w:left w:val="nil"/>
              <w:bottom w:val="nil"/>
              <w:right w:val="nil"/>
            </w:tcBorders>
          </w:tcPr>
          <w:p ns2:paraId="14A36DD8" ns2:textId="77777777" w:rsidR="004E777F" w:rsidRDefault="004E777F" w:rsidP="00C90784">
            <w:pPr>
              <w:tabs>
                <w:tab w:val="decimal" w:pos="533"/>
                <w:tab w:val="left" w:pos="613"/>
              </w:tabs>
              <w:spacing w:before="15" w:after="15"/>
              <w:rPr>
                <w:sz w:val="18"/>
                <w:szCs w:val="18"/>
              </w:rPr>
            </w:pPr>
            <w:r>
              <w:rPr>
                <w:sz w:val="18"/>
                <w:szCs w:val="18"/>
              </w:rPr>
              <w:tab/>
              <w:t xml:space="preserve">14 </w:t>
            </w:r>
          </w:p>
        </w:tc>
        <w:tc>
          <w:tcPr>
            <w:tcW w:w="1080" w:type="dxa"/>
            <w:tcBorders>
              <w:top w:val="nil"/>
              <w:left w:val="nil"/>
              <w:bottom w:val="nil"/>
            </w:tcBorders>
          </w:tcPr>
          <w:p ns2:paraId="5CB9A70C" ns2:textId="77777777" w:rsidR="004E777F" w:rsidRDefault="004E777F" w:rsidP="00C90784">
            <w:pPr>
              <w:tabs>
                <w:tab w:val="decimal" w:pos="364"/>
                <w:tab w:val="left" w:pos="444"/>
              </w:tabs>
              <w:spacing w:before="15" w:after="15"/>
              <w:rPr>
                <w:sz w:val="18"/>
                <w:szCs w:val="18"/>
              </w:rPr>
            </w:pPr>
            <w:r>
              <w:rPr>
                <w:sz w:val="18"/>
                <w:szCs w:val="18"/>
              </w:rPr>
              <w:tab/>
              <w:t xml:space="preserve">(10.6) </w:t>
            </w:r>
          </w:p>
        </w:tc>
      </w:tr>
      <w:tr w:rsidR="004E777F" ns2:paraId="3CBCC155"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1510EC92" ns2:textId="77777777" w:rsidR="004E777F" w:rsidRDefault="004E777F" w:rsidP="00C90784">
            <w:pPr>
              <w:spacing w:before="15" w:after="15"/>
              <w:ind w:left="160" w:right="1" w:hanging="160"/>
              <w:rPr>
                <w:sz w:val="18"/>
                <w:szCs w:val="18"/>
              </w:rPr>
            </w:pPr>
            <w:r>
              <w:rPr>
                <w:sz w:val="18"/>
                <w:szCs w:val="18"/>
              </w:rPr>
              <w:t xml:space="preserve">   Urinary tract infection </w:t>
            </w:r>
          </w:p>
        </w:tc>
        <w:tc>
          <w:tcPr>
            <w:tcW w:w="1080" w:type="dxa"/>
            <w:tcBorders>
              <w:top w:val="nil"/>
              <w:left w:val="nil"/>
              <w:bottom w:val="nil"/>
              <w:right w:val="nil"/>
            </w:tcBorders>
          </w:tcPr>
          <w:p ns2:paraId="455057C8" ns2:textId="77777777" w:rsidR="004E777F" w:rsidRDefault="004E777F" w:rsidP="00C90784">
            <w:pPr>
              <w:tabs>
                <w:tab w:val="decimal" w:pos="533"/>
                <w:tab w:val="left" w:pos="613"/>
              </w:tabs>
              <w:spacing w:before="15" w:after="15"/>
              <w:rPr>
                <w:sz w:val="18"/>
                <w:szCs w:val="18"/>
              </w:rPr>
            </w:pPr>
            <w:r>
              <w:rPr>
                <w:sz w:val="18"/>
                <w:szCs w:val="18"/>
              </w:rPr>
              <w:tab/>
              <w:t xml:space="preserve">37 </w:t>
            </w:r>
          </w:p>
        </w:tc>
        <w:tc>
          <w:tcPr>
            <w:tcW w:w="1080" w:type="dxa"/>
            <w:tcBorders>
              <w:top w:val="nil"/>
              <w:left w:val="nil"/>
              <w:bottom w:val="nil"/>
              <w:right w:val="single" w:sz="2" w:space="0" w:color="auto"/>
            </w:tcBorders>
          </w:tcPr>
          <w:p ns2:paraId="36447D15" ns2:textId="77777777" w:rsidR="004E777F" w:rsidRDefault="004E777F" w:rsidP="00C90784">
            <w:pPr>
              <w:tabs>
                <w:tab w:val="decimal" w:pos="364"/>
                <w:tab w:val="left" w:pos="444"/>
              </w:tabs>
              <w:spacing w:before="15" w:after="15"/>
              <w:rPr>
                <w:sz w:val="18"/>
                <w:szCs w:val="18"/>
              </w:rPr>
            </w:pPr>
            <w:r>
              <w:rPr>
                <w:sz w:val="18"/>
                <w:szCs w:val="18"/>
              </w:rPr>
              <w:tab/>
              <w:t xml:space="preserve">(28.5) </w:t>
            </w:r>
          </w:p>
        </w:tc>
        <w:tc>
          <w:tcPr>
            <w:tcW w:w="1080" w:type="dxa"/>
            <w:tcBorders>
              <w:top w:val="nil"/>
              <w:left w:val="nil"/>
              <w:bottom w:val="nil"/>
              <w:right w:val="nil"/>
            </w:tcBorders>
          </w:tcPr>
          <w:p ns2:paraId="7C7F57E8" ns2:textId="77777777" w:rsidR="004E777F" w:rsidRDefault="004E777F" w:rsidP="00C90784">
            <w:pPr>
              <w:tabs>
                <w:tab w:val="decimal" w:pos="533"/>
                <w:tab w:val="left" w:pos="613"/>
              </w:tabs>
              <w:spacing w:before="15" w:after="15"/>
              <w:rPr>
                <w:sz w:val="18"/>
                <w:szCs w:val="18"/>
              </w:rPr>
            </w:pPr>
            <w:r>
              <w:rPr>
                <w:sz w:val="18"/>
                <w:szCs w:val="18"/>
              </w:rPr>
              <w:tab/>
              <w:t xml:space="preserve">21 </w:t>
            </w:r>
          </w:p>
        </w:tc>
        <w:tc>
          <w:tcPr>
            <w:tcW w:w="1080" w:type="dxa"/>
            <w:tcBorders>
              <w:top w:val="nil"/>
              <w:left w:val="nil"/>
              <w:bottom w:val="nil"/>
            </w:tcBorders>
          </w:tcPr>
          <w:p ns2:paraId="3C5C51D9" ns2:textId="77777777" w:rsidR="004E777F" w:rsidRDefault="004E777F" w:rsidP="00C90784">
            <w:pPr>
              <w:tabs>
                <w:tab w:val="decimal" w:pos="364"/>
                <w:tab w:val="left" w:pos="444"/>
              </w:tabs>
              <w:spacing w:before="15" w:after="15"/>
              <w:rPr>
                <w:sz w:val="18"/>
                <w:szCs w:val="18"/>
              </w:rPr>
            </w:pPr>
            <w:r>
              <w:rPr>
                <w:sz w:val="18"/>
                <w:szCs w:val="18"/>
              </w:rPr>
              <w:tab/>
              <w:t xml:space="preserve">(15.9) </w:t>
            </w:r>
          </w:p>
        </w:tc>
      </w:tr>
      <w:tr w:rsidR="004E777F" ns2:paraId="06EB16BB"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3051A901" ns2:textId="77777777" w:rsidR="004E777F" w:rsidRDefault="004E777F" w:rsidP="00C90784">
            <w:pPr>
              <w:spacing w:before="15" w:after="15"/>
              <w:ind w:left="160" w:right="1" w:hanging="160"/>
              <w:rPr>
                <w:sz w:val="18"/>
                <w:szCs w:val="18"/>
              </w:rPr>
            </w:pPr>
            <w:r>
              <w:rPr>
                <w:sz w:val="18"/>
                <w:szCs w:val="18"/>
              </w:rPr>
              <w:t xml:space="preserve">   Weight decreased </w:t>
            </w:r>
          </w:p>
        </w:tc>
        <w:tc>
          <w:tcPr>
            <w:tcW w:w="1080" w:type="dxa"/>
            <w:tcBorders>
              <w:top w:val="nil"/>
              <w:left w:val="nil"/>
              <w:bottom w:val="nil"/>
              <w:right w:val="nil"/>
            </w:tcBorders>
          </w:tcPr>
          <w:p ns2:paraId="47CD5E02" ns2:textId="77777777" w:rsidR="004E777F" w:rsidRDefault="004E777F" w:rsidP="00C90784">
            <w:pPr>
              <w:tabs>
                <w:tab w:val="decimal" w:pos="533"/>
                <w:tab w:val="left" w:pos="613"/>
              </w:tabs>
              <w:spacing w:before="15" w:after="15"/>
              <w:rPr>
                <w:sz w:val="18"/>
                <w:szCs w:val="18"/>
              </w:rPr>
            </w:pPr>
            <w:r>
              <w:rPr>
                <w:sz w:val="18"/>
                <w:szCs w:val="18"/>
              </w:rPr>
              <w:tab/>
              <w:t xml:space="preserve">36 </w:t>
            </w:r>
          </w:p>
        </w:tc>
        <w:tc>
          <w:tcPr>
            <w:tcW w:w="1080" w:type="dxa"/>
            <w:tcBorders>
              <w:top w:val="nil"/>
              <w:left w:val="nil"/>
              <w:bottom w:val="nil"/>
              <w:right w:val="single" w:sz="2" w:space="0" w:color="auto"/>
            </w:tcBorders>
          </w:tcPr>
          <w:p ns2:paraId="2C9C59FB" ns2:textId="77777777" w:rsidR="004E777F" w:rsidRDefault="004E777F" w:rsidP="00C90784">
            <w:pPr>
              <w:tabs>
                <w:tab w:val="decimal" w:pos="364"/>
                <w:tab w:val="left" w:pos="444"/>
              </w:tabs>
              <w:spacing w:before="15" w:after="15"/>
              <w:rPr>
                <w:sz w:val="18"/>
                <w:szCs w:val="18"/>
              </w:rPr>
            </w:pPr>
            <w:r>
              <w:rPr>
                <w:sz w:val="18"/>
                <w:szCs w:val="18"/>
              </w:rPr>
              <w:tab/>
              <w:t xml:space="preserve">(27.7) </w:t>
            </w:r>
          </w:p>
        </w:tc>
        <w:tc>
          <w:tcPr>
            <w:tcW w:w="1080" w:type="dxa"/>
            <w:tcBorders>
              <w:top w:val="nil"/>
              <w:left w:val="nil"/>
              <w:bottom w:val="nil"/>
              <w:right w:val="nil"/>
            </w:tcBorders>
          </w:tcPr>
          <w:p ns2:paraId="0534B134" ns2:textId="77777777" w:rsidR="004E777F" w:rsidRDefault="004E777F" w:rsidP="00C90784">
            <w:pPr>
              <w:tabs>
                <w:tab w:val="decimal" w:pos="533"/>
                <w:tab w:val="left" w:pos="613"/>
              </w:tabs>
              <w:spacing w:before="15" w:after="15"/>
              <w:rPr>
                <w:sz w:val="18"/>
                <w:szCs w:val="18"/>
              </w:rPr>
            </w:pPr>
            <w:r>
              <w:rPr>
                <w:sz w:val="18"/>
                <w:szCs w:val="18"/>
              </w:rPr>
              <w:tab/>
              <w:t xml:space="preserve">18 </w:t>
            </w:r>
          </w:p>
        </w:tc>
        <w:tc>
          <w:tcPr>
            <w:tcW w:w="1080" w:type="dxa"/>
            <w:tcBorders>
              <w:top w:val="nil"/>
              <w:left w:val="nil"/>
              <w:bottom w:val="nil"/>
            </w:tcBorders>
          </w:tcPr>
          <w:p ns2:paraId="517EC226" ns2:textId="77777777" w:rsidR="004E777F" w:rsidRDefault="004E777F" w:rsidP="00C90784">
            <w:pPr>
              <w:tabs>
                <w:tab w:val="decimal" w:pos="364"/>
                <w:tab w:val="left" w:pos="444"/>
              </w:tabs>
              <w:spacing w:before="15" w:after="15"/>
              <w:rPr>
                <w:sz w:val="18"/>
                <w:szCs w:val="18"/>
              </w:rPr>
            </w:pPr>
            <w:r>
              <w:rPr>
                <w:sz w:val="18"/>
                <w:szCs w:val="18"/>
              </w:rPr>
              <w:tab/>
              <w:t xml:space="preserve">(13.6) </w:t>
            </w:r>
          </w:p>
        </w:tc>
      </w:tr>
      <w:tr w:rsidR="004E777F" ns2:paraId="5690C893"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03D3BF22" ns2:textId="77777777" w:rsidR="004E777F" w:rsidRDefault="004E777F" w:rsidP="00C90784">
            <w:pPr>
              <w:spacing w:before="15" w:after="15"/>
              <w:ind w:left="160" w:right="1" w:hanging="160"/>
              <w:rPr>
                <w:sz w:val="18"/>
                <w:szCs w:val="18"/>
              </w:rPr>
            </w:pPr>
            <w:r>
              <w:rPr>
                <w:sz w:val="18"/>
                <w:szCs w:val="18"/>
              </w:rPr>
              <w:t xml:space="preserve">   Alanine aminotransferase increased </w:t>
            </w:r>
          </w:p>
        </w:tc>
        <w:tc>
          <w:tcPr>
            <w:tcW w:w="1080" w:type="dxa"/>
            <w:tcBorders>
              <w:top w:val="nil"/>
              <w:left w:val="nil"/>
              <w:bottom w:val="nil"/>
              <w:right w:val="nil"/>
            </w:tcBorders>
          </w:tcPr>
          <w:p ns2:paraId="6D581B7E" ns2:textId="77777777" w:rsidR="004E777F" w:rsidRDefault="004E777F" w:rsidP="00C90784">
            <w:pPr>
              <w:tabs>
                <w:tab w:val="decimal" w:pos="533"/>
                <w:tab w:val="left" w:pos="613"/>
              </w:tabs>
              <w:spacing w:before="15" w:after="15"/>
              <w:rPr>
                <w:sz w:val="18"/>
                <w:szCs w:val="18"/>
              </w:rPr>
            </w:pPr>
            <w:r>
              <w:rPr>
                <w:sz w:val="18"/>
                <w:szCs w:val="18"/>
              </w:rPr>
              <w:tab/>
              <w:t xml:space="preserve">35 </w:t>
            </w:r>
          </w:p>
        </w:tc>
        <w:tc>
          <w:tcPr>
            <w:tcW w:w="1080" w:type="dxa"/>
            <w:tcBorders>
              <w:top w:val="nil"/>
              <w:left w:val="nil"/>
              <w:bottom w:val="nil"/>
              <w:right w:val="single" w:sz="2" w:space="0" w:color="auto"/>
            </w:tcBorders>
          </w:tcPr>
          <w:p ns2:paraId="6823AE0D" ns2:textId="77777777" w:rsidR="004E777F" w:rsidRDefault="004E777F" w:rsidP="00C90784">
            <w:pPr>
              <w:tabs>
                <w:tab w:val="decimal" w:pos="364"/>
                <w:tab w:val="left" w:pos="444"/>
              </w:tabs>
              <w:spacing w:before="15" w:after="15"/>
              <w:rPr>
                <w:sz w:val="18"/>
                <w:szCs w:val="18"/>
              </w:rPr>
            </w:pPr>
            <w:r>
              <w:rPr>
                <w:sz w:val="18"/>
                <w:szCs w:val="18"/>
              </w:rPr>
              <w:tab/>
              <w:t xml:space="preserve">(26.9) </w:t>
            </w:r>
          </w:p>
        </w:tc>
        <w:tc>
          <w:tcPr>
            <w:tcW w:w="1080" w:type="dxa"/>
            <w:tcBorders>
              <w:top w:val="nil"/>
              <w:left w:val="nil"/>
              <w:bottom w:val="nil"/>
              <w:right w:val="nil"/>
            </w:tcBorders>
          </w:tcPr>
          <w:p ns2:paraId="3BD91D89" ns2:textId="77777777" w:rsidR="004E777F" w:rsidRDefault="004E777F" w:rsidP="00C90784">
            <w:pPr>
              <w:tabs>
                <w:tab w:val="decimal" w:pos="533"/>
                <w:tab w:val="left" w:pos="613"/>
              </w:tabs>
              <w:spacing w:before="15" w:after="15"/>
              <w:rPr>
                <w:sz w:val="18"/>
                <w:szCs w:val="18"/>
              </w:rPr>
            </w:pPr>
            <w:r>
              <w:rPr>
                <w:sz w:val="18"/>
                <w:szCs w:val="18"/>
              </w:rPr>
              <w:tab/>
              <w:t xml:space="preserve">48 </w:t>
            </w:r>
          </w:p>
        </w:tc>
        <w:tc>
          <w:tcPr>
            <w:tcW w:w="1080" w:type="dxa"/>
            <w:tcBorders>
              <w:top w:val="nil"/>
              <w:left w:val="nil"/>
              <w:bottom w:val="nil"/>
            </w:tcBorders>
          </w:tcPr>
          <w:p ns2:paraId="134EF16E" ns2:textId="77777777" w:rsidR="004E777F" w:rsidRDefault="004E777F" w:rsidP="00C90784">
            <w:pPr>
              <w:tabs>
                <w:tab w:val="decimal" w:pos="364"/>
                <w:tab w:val="left" w:pos="444"/>
              </w:tabs>
              <w:spacing w:before="15" w:after="15"/>
              <w:rPr>
                <w:sz w:val="18"/>
                <w:szCs w:val="18"/>
              </w:rPr>
            </w:pPr>
            <w:r>
              <w:rPr>
                <w:sz w:val="18"/>
                <w:szCs w:val="18"/>
              </w:rPr>
              <w:tab/>
              <w:t xml:space="preserve">(36.4) </w:t>
            </w:r>
          </w:p>
        </w:tc>
      </w:tr>
      <w:tr w:rsidR="004E777F" ns2:paraId="42620835"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0B6B9169" ns2:textId="77777777" w:rsidR="004E777F" w:rsidRDefault="004E777F" w:rsidP="00C90784">
            <w:pPr>
              <w:spacing w:before="15" w:after="15"/>
              <w:ind w:left="160" w:right="1" w:hanging="160"/>
              <w:rPr>
                <w:sz w:val="18"/>
                <w:szCs w:val="18"/>
              </w:rPr>
            </w:pPr>
            <w:r>
              <w:rPr>
                <w:sz w:val="18"/>
                <w:szCs w:val="18"/>
              </w:rPr>
              <w:t xml:space="preserve">   Hypoalbuminaemia </w:t>
            </w:r>
          </w:p>
        </w:tc>
        <w:tc>
          <w:tcPr>
            <w:tcW w:w="1080" w:type="dxa"/>
            <w:tcBorders>
              <w:top w:val="nil"/>
              <w:left w:val="nil"/>
              <w:bottom w:val="nil"/>
              <w:right w:val="nil"/>
            </w:tcBorders>
          </w:tcPr>
          <w:p ns2:paraId="38B63319" ns2:textId="77777777" w:rsidR="004E777F" w:rsidRDefault="004E777F" w:rsidP="00C90784">
            <w:pPr>
              <w:tabs>
                <w:tab w:val="decimal" w:pos="533"/>
                <w:tab w:val="left" w:pos="613"/>
              </w:tabs>
              <w:spacing w:before="15" w:after="15"/>
              <w:rPr>
                <w:sz w:val="18"/>
                <w:szCs w:val="18"/>
              </w:rPr>
            </w:pPr>
            <w:r>
              <w:rPr>
                <w:sz w:val="18"/>
                <w:szCs w:val="18"/>
              </w:rPr>
              <w:tab/>
              <w:t xml:space="preserve">33 </w:t>
            </w:r>
          </w:p>
        </w:tc>
        <w:tc>
          <w:tcPr>
            <w:tcW w:w="1080" w:type="dxa"/>
            <w:tcBorders>
              <w:top w:val="nil"/>
              <w:left w:val="nil"/>
              <w:bottom w:val="nil"/>
              <w:right w:val="single" w:sz="2" w:space="0" w:color="auto"/>
            </w:tcBorders>
          </w:tcPr>
          <w:p ns2:paraId="40D32AA3" ns2:textId="77777777" w:rsidR="004E777F" w:rsidRDefault="004E777F" w:rsidP="00C90784">
            <w:pPr>
              <w:tabs>
                <w:tab w:val="decimal" w:pos="364"/>
                <w:tab w:val="left" w:pos="444"/>
              </w:tabs>
              <w:spacing w:before="15" w:after="15"/>
              <w:rPr>
                <w:sz w:val="18"/>
                <w:szCs w:val="18"/>
              </w:rPr>
            </w:pPr>
            <w:r>
              <w:rPr>
                <w:sz w:val="18"/>
                <w:szCs w:val="18"/>
              </w:rPr>
              <w:tab/>
              <w:t xml:space="preserve">(25.4) </w:t>
            </w:r>
          </w:p>
        </w:tc>
        <w:tc>
          <w:tcPr>
            <w:tcW w:w="1080" w:type="dxa"/>
            <w:tcBorders>
              <w:top w:val="nil"/>
              <w:left w:val="nil"/>
              <w:bottom w:val="nil"/>
              <w:right w:val="nil"/>
            </w:tcBorders>
          </w:tcPr>
          <w:p ns2:paraId="00177FEB" ns2:textId="77777777" w:rsidR="004E777F" w:rsidRDefault="004E777F" w:rsidP="00C90784">
            <w:pPr>
              <w:tabs>
                <w:tab w:val="decimal" w:pos="533"/>
                <w:tab w:val="left" w:pos="613"/>
              </w:tabs>
              <w:spacing w:before="15" w:after="15"/>
              <w:rPr>
                <w:sz w:val="18"/>
                <w:szCs w:val="18"/>
              </w:rPr>
            </w:pPr>
            <w:r>
              <w:rPr>
                <w:sz w:val="18"/>
                <w:szCs w:val="18"/>
              </w:rPr>
              <w:tab/>
              <w:t xml:space="preserve">26 </w:t>
            </w:r>
          </w:p>
        </w:tc>
        <w:tc>
          <w:tcPr>
            <w:tcW w:w="1080" w:type="dxa"/>
            <w:tcBorders>
              <w:top w:val="nil"/>
              <w:left w:val="nil"/>
              <w:bottom w:val="nil"/>
            </w:tcBorders>
          </w:tcPr>
          <w:p ns2:paraId="2092FF8A" ns2:textId="77777777" w:rsidR="004E777F" w:rsidRDefault="004E777F" w:rsidP="00C90784">
            <w:pPr>
              <w:tabs>
                <w:tab w:val="decimal" w:pos="364"/>
                <w:tab w:val="left" w:pos="444"/>
              </w:tabs>
              <w:spacing w:before="15" w:after="15"/>
              <w:rPr>
                <w:sz w:val="18"/>
                <w:szCs w:val="18"/>
              </w:rPr>
            </w:pPr>
            <w:r>
              <w:rPr>
                <w:sz w:val="18"/>
                <w:szCs w:val="18"/>
              </w:rPr>
              <w:tab/>
              <w:t xml:space="preserve">(19.7) </w:t>
            </w:r>
          </w:p>
        </w:tc>
      </w:tr>
      <w:tr w:rsidR="004E777F" ns2:paraId="6954A7A5"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45E1ADC6" ns2:textId="77777777" w:rsidR="004E777F" w:rsidRDefault="004E777F" w:rsidP="00C90784">
            <w:pPr>
              <w:spacing w:before="15" w:after="15"/>
              <w:ind w:left="160" w:right="1" w:hanging="160"/>
              <w:rPr>
                <w:sz w:val="18"/>
                <w:szCs w:val="18"/>
              </w:rPr>
            </w:pPr>
            <w:r>
              <w:rPr>
                <w:sz w:val="18"/>
                <w:szCs w:val="18"/>
              </w:rPr>
              <w:t xml:space="preserve">   Aspartate aminotransferase increased </w:t>
            </w:r>
          </w:p>
        </w:tc>
        <w:tc>
          <w:tcPr>
            <w:tcW w:w="1080" w:type="dxa"/>
            <w:tcBorders>
              <w:top w:val="nil"/>
              <w:left w:val="nil"/>
              <w:bottom w:val="nil"/>
              <w:right w:val="nil"/>
            </w:tcBorders>
          </w:tcPr>
          <w:p ns2:paraId="7DD45A92" ns2:textId="77777777" w:rsidR="004E777F" w:rsidRDefault="004E777F" w:rsidP="00C90784">
            <w:pPr>
              <w:tabs>
                <w:tab w:val="decimal" w:pos="533"/>
                <w:tab w:val="left" w:pos="613"/>
              </w:tabs>
              <w:spacing w:before="15" w:after="15"/>
              <w:rPr>
                <w:sz w:val="18"/>
                <w:szCs w:val="18"/>
              </w:rPr>
            </w:pPr>
            <w:r>
              <w:rPr>
                <w:sz w:val="18"/>
                <w:szCs w:val="18"/>
              </w:rPr>
              <w:tab/>
              <w:t xml:space="preserve">32 </w:t>
            </w:r>
          </w:p>
        </w:tc>
        <w:tc>
          <w:tcPr>
            <w:tcW w:w="1080" w:type="dxa"/>
            <w:tcBorders>
              <w:top w:val="nil"/>
              <w:left w:val="nil"/>
              <w:bottom w:val="nil"/>
              <w:right w:val="single" w:sz="2" w:space="0" w:color="auto"/>
            </w:tcBorders>
          </w:tcPr>
          <w:p ns2:paraId="56A3847B" ns2:textId="77777777" w:rsidR="004E777F" w:rsidRDefault="004E777F" w:rsidP="00C90784">
            <w:pPr>
              <w:tabs>
                <w:tab w:val="decimal" w:pos="364"/>
                <w:tab w:val="left" w:pos="444"/>
              </w:tabs>
              <w:spacing w:before="15" w:after="15"/>
              <w:rPr>
                <w:sz w:val="18"/>
                <w:szCs w:val="18"/>
              </w:rPr>
            </w:pPr>
            <w:r>
              <w:rPr>
                <w:sz w:val="18"/>
                <w:szCs w:val="18"/>
              </w:rPr>
              <w:tab/>
              <w:t xml:space="preserve">(24.6) </w:t>
            </w:r>
          </w:p>
        </w:tc>
        <w:tc>
          <w:tcPr>
            <w:tcW w:w="1080" w:type="dxa"/>
            <w:tcBorders>
              <w:top w:val="nil"/>
              <w:left w:val="nil"/>
              <w:bottom w:val="nil"/>
              <w:right w:val="nil"/>
            </w:tcBorders>
          </w:tcPr>
          <w:p ns2:paraId="5A1E3CD2" ns2:textId="77777777" w:rsidR="004E777F" w:rsidRDefault="004E777F" w:rsidP="00C90784">
            <w:pPr>
              <w:tabs>
                <w:tab w:val="decimal" w:pos="533"/>
                <w:tab w:val="left" w:pos="613"/>
              </w:tabs>
              <w:spacing w:before="15" w:after="15"/>
              <w:rPr>
                <w:sz w:val="18"/>
                <w:szCs w:val="18"/>
              </w:rPr>
            </w:pPr>
            <w:r>
              <w:rPr>
                <w:sz w:val="18"/>
                <w:szCs w:val="18"/>
              </w:rPr>
              <w:tab/>
              <w:t xml:space="preserve">66 </w:t>
            </w:r>
          </w:p>
        </w:tc>
        <w:tc>
          <w:tcPr>
            <w:tcW w:w="1080" w:type="dxa"/>
            <w:tcBorders>
              <w:top w:val="nil"/>
              <w:left w:val="nil"/>
              <w:bottom w:val="nil"/>
            </w:tcBorders>
          </w:tcPr>
          <w:p ns2:paraId="551031D5" ns2:textId="77777777" w:rsidR="004E777F" w:rsidRDefault="004E777F" w:rsidP="00C90784">
            <w:pPr>
              <w:tabs>
                <w:tab w:val="decimal" w:pos="364"/>
                <w:tab w:val="left" w:pos="444"/>
              </w:tabs>
              <w:spacing w:before="15" w:after="15"/>
              <w:rPr>
                <w:sz w:val="18"/>
                <w:szCs w:val="18"/>
              </w:rPr>
            </w:pPr>
            <w:r>
              <w:rPr>
                <w:sz w:val="18"/>
                <w:szCs w:val="18"/>
              </w:rPr>
              <w:tab/>
              <w:t xml:space="preserve">(50.0) </w:t>
            </w:r>
          </w:p>
        </w:tc>
      </w:tr>
      <w:tr w:rsidR="004E777F" ns2:paraId="4775CC17"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6FB05B07" ns2:textId="77777777" w:rsidR="004E777F" w:rsidRDefault="004E777F" w:rsidP="00C90784">
            <w:pPr>
              <w:spacing w:before="15" w:after="15"/>
              <w:ind w:left="160" w:right="1" w:hanging="160"/>
              <w:rPr>
                <w:sz w:val="18"/>
                <w:szCs w:val="18"/>
              </w:rPr>
            </w:pPr>
            <w:r>
              <w:rPr>
                <w:sz w:val="18"/>
                <w:szCs w:val="18"/>
              </w:rPr>
              <w:t xml:space="preserve">   Decreased appetite </w:t>
            </w:r>
          </w:p>
        </w:tc>
        <w:tc>
          <w:tcPr>
            <w:tcW w:w="1080" w:type="dxa"/>
            <w:tcBorders>
              <w:top w:val="nil"/>
              <w:left w:val="nil"/>
              <w:bottom w:val="nil"/>
              <w:right w:val="nil"/>
            </w:tcBorders>
          </w:tcPr>
          <w:p ns2:paraId="5BA0FF92" ns2:textId="77777777" w:rsidR="004E777F" w:rsidRDefault="004E777F" w:rsidP="00C90784">
            <w:pPr>
              <w:tabs>
                <w:tab w:val="decimal" w:pos="533"/>
                <w:tab w:val="left" w:pos="613"/>
              </w:tabs>
              <w:spacing w:before="15" w:after="15"/>
              <w:rPr>
                <w:sz w:val="18"/>
                <w:szCs w:val="18"/>
              </w:rPr>
            </w:pPr>
            <w:r>
              <w:rPr>
                <w:sz w:val="18"/>
                <w:szCs w:val="18"/>
              </w:rPr>
              <w:tab/>
              <w:t xml:space="preserve">30 </w:t>
            </w:r>
          </w:p>
        </w:tc>
        <w:tc>
          <w:tcPr>
            <w:tcW w:w="1080" w:type="dxa"/>
            <w:tcBorders>
              <w:top w:val="nil"/>
              <w:left w:val="nil"/>
              <w:bottom w:val="nil"/>
              <w:right w:val="single" w:sz="2" w:space="0" w:color="auto"/>
            </w:tcBorders>
          </w:tcPr>
          <w:p ns2:paraId="4A7970C2" ns2:textId="77777777" w:rsidR="004E777F" w:rsidRDefault="004E777F" w:rsidP="00C90784">
            <w:pPr>
              <w:tabs>
                <w:tab w:val="decimal" w:pos="364"/>
                <w:tab w:val="left" w:pos="444"/>
              </w:tabs>
              <w:spacing w:before="15" w:after="15"/>
              <w:rPr>
                <w:sz w:val="18"/>
                <w:szCs w:val="18"/>
              </w:rPr>
            </w:pPr>
            <w:r>
              <w:rPr>
                <w:sz w:val="18"/>
                <w:szCs w:val="18"/>
              </w:rPr>
              <w:tab/>
              <w:t xml:space="preserve">(23.1) </w:t>
            </w:r>
          </w:p>
        </w:tc>
        <w:tc>
          <w:tcPr>
            <w:tcW w:w="1080" w:type="dxa"/>
            <w:tcBorders>
              <w:top w:val="nil"/>
              <w:left w:val="nil"/>
              <w:bottom w:val="nil"/>
              <w:right w:val="nil"/>
            </w:tcBorders>
          </w:tcPr>
          <w:p ns2:paraId="2FE7B1D2" ns2:textId="77777777" w:rsidR="004E777F" w:rsidRDefault="004E777F" w:rsidP="00C90784">
            <w:pPr>
              <w:tabs>
                <w:tab w:val="decimal" w:pos="533"/>
                <w:tab w:val="left" w:pos="613"/>
              </w:tabs>
              <w:spacing w:before="15" w:after="15"/>
              <w:rPr>
                <w:sz w:val="18"/>
                <w:szCs w:val="18"/>
              </w:rPr>
            </w:pPr>
            <w:r>
              <w:rPr>
                <w:sz w:val="18"/>
                <w:szCs w:val="18"/>
              </w:rPr>
              <w:tab/>
              <w:t xml:space="preserve">13 </w:t>
            </w:r>
          </w:p>
        </w:tc>
        <w:tc>
          <w:tcPr>
            <w:tcW w:w="1080" w:type="dxa"/>
            <w:tcBorders>
              <w:top w:val="nil"/>
              <w:left w:val="nil"/>
              <w:bottom w:val="nil"/>
            </w:tcBorders>
          </w:tcPr>
          <w:p ns2:paraId="669D9BFB" ns2:textId="77777777" w:rsidR="004E777F" w:rsidRDefault="004E777F" w:rsidP="00C90784">
            <w:pPr>
              <w:tabs>
                <w:tab w:val="decimal" w:pos="364"/>
                <w:tab w:val="left" w:pos="444"/>
              </w:tabs>
              <w:spacing w:before="15" w:after="15"/>
              <w:rPr>
                <w:sz w:val="18"/>
                <w:szCs w:val="18"/>
              </w:rPr>
            </w:pPr>
            <w:r>
              <w:rPr>
                <w:sz w:val="18"/>
                <w:szCs w:val="18"/>
              </w:rPr>
              <w:tab/>
              <w:t xml:space="preserve">(9.8) </w:t>
            </w:r>
          </w:p>
        </w:tc>
      </w:tr>
      <w:tr w:rsidR="004E777F" ns2:paraId="71E70B57"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0D237B61" ns2:textId="77777777" w:rsidR="004E777F" w:rsidRDefault="004E777F" w:rsidP="00C90784">
            <w:pPr>
              <w:spacing w:before="15" w:after="15"/>
              <w:ind w:left="160" w:right="1" w:hanging="160"/>
              <w:rPr>
                <w:sz w:val="18"/>
                <w:szCs w:val="18"/>
              </w:rPr>
            </w:pPr>
            <w:r>
              <w:rPr>
                <w:sz w:val="18"/>
                <w:szCs w:val="18"/>
              </w:rPr>
              <w:t xml:space="preserve">   Asthenia </w:t>
            </w:r>
          </w:p>
        </w:tc>
        <w:tc>
          <w:tcPr>
            <w:tcW w:w="1080" w:type="dxa"/>
            <w:tcBorders>
              <w:top w:val="nil"/>
              <w:left w:val="nil"/>
              <w:bottom w:val="nil"/>
              <w:right w:val="nil"/>
            </w:tcBorders>
          </w:tcPr>
          <w:p ns2:paraId="2540F6BB" ns2:textId="77777777" w:rsidR="004E777F" w:rsidRDefault="004E777F" w:rsidP="00C90784">
            <w:pPr>
              <w:tabs>
                <w:tab w:val="decimal" w:pos="533"/>
                <w:tab w:val="left" w:pos="613"/>
              </w:tabs>
              <w:spacing w:before="15" w:after="15"/>
              <w:rPr>
                <w:sz w:val="18"/>
                <w:szCs w:val="18"/>
              </w:rPr>
            </w:pPr>
            <w:r>
              <w:rPr>
                <w:sz w:val="18"/>
                <w:szCs w:val="18"/>
              </w:rPr>
              <w:tab/>
              <w:t xml:space="preserve">29 </w:t>
            </w:r>
          </w:p>
        </w:tc>
        <w:tc>
          <w:tcPr>
            <w:tcW w:w="1080" w:type="dxa"/>
            <w:tcBorders>
              <w:top w:val="nil"/>
              <w:left w:val="nil"/>
              <w:bottom w:val="nil"/>
              <w:right w:val="single" w:sz="2" w:space="0" w:color="auto"/>
            </w:tcBorders>
          </w:tcPr>
          <w:p ns2:paraId="48462A24" ns2:textId="77777777" w:rsidR="004E777F" w:rsidRDefault="004E777F" w:rsidP="00C90784">
            <w:pPr>
              <w:tabs>
                <w:tab w:val="decimal" w:pos="364"/>
                <w:tab w:val="left" w:pos="444"/>
              </w:tabs>
              <w:spacing w:before="15" w:after="15"/>
              <w:rPr>
                <w:sz w:val="18"/>
                <w:szCs w:val="18"/>
              </w:rPr>
            </w:pPr>
            <w:r>
              <w:rPr>
                <w:sz w:val="18"/>
                <w:szCs w:val="18"/>
              </w:rPr>
              <w:tab/>
              <w:t xml:space="preserve">(22.3) </w:t>
            </w:r>
          </w:p>
        </w:tc>
        <w:tc>
          <w:tcPr>
            <w:tcW w:w="1080" w:type="dxa"/>
            <w:tcBorders>
              <w:top w:val="nil"/>
              <w:left w:val="nil"/>
              <w:bottom w:val="nil"/>
              <w:right w:val="nil"/>
            </w:tcBorders>
          </w:tcPr>
          <w:p ns2:paraId="46CB887C" ns2:textId="77777777" w:rsidR="004E777F" w:rsidRDefault="004E777F" w:rsidP="00C90784">
            <w:pPr>
              <w:tabs>
                <w:tab w:val="decimal" w:pos="533"/>
                <w:tab w:val="left" w:pos="613"/>
              </w:tabs>
              <w:spacing w:before="15" w:after="15"/>
              <w:rPr>
                <w:sz w:val="18"/>
                <w:szCs w:val="18"/>
              </w:rPr>
            </w:pPr>
            <w:r>
              <w:rPr>
                <w:sz w:val="18"/>
                <w:szCs w:val="18"/>
              </w:rPr>
              <w:tab/>
              <w:t xml:space="preserve">14 </w:t>
            </w:r>
          </w:p>
        </w:tc>
        <w:tc>
          <w:tcPr>
            <w:tcW w:w="1080" w:type="dxa"/>
            <w:tcBorders>
              <w:top w:val="nil"/>
              <w:left w:val="nil"/>
              <w:bottom w:val="nil"/>
            </w:tcBorders>
          </w:tcPr>
          <w:p ns2:paraId="093FDBFC" ns2:textId="77777777" w:rsidR="004E777F" w:rsidRDefault="004E777F" w:rsidP="00C90784">
            <w:pPr>
              <w:tabs>
                <w:tab w:val="decimal" w:pos="364"/>
                <w:tab w:val="left" w:pos="444"/>
              </w:tabs>
              <w:spacing w:before="15" w:after="15"/>
              <w:rPr>
                <w:sz w:val="18"/>
                <w:szCs w:val="18"/>
              </w:rPr>
            </w:pPr>
            <w:r>
              <w:rPr>
                <w:sz w:val="18"/>
                <w:szCs w:val="18"/>
              </w:rPr>
              <w:tab/>
              <w:t xml:space="preserve">(10.6) </w:t>
            </w:r>
          </w:p>
        </w:tc>
      </w:tr>
      <w:tr w:rsidR="004E777F" ns2:paraId="12C7A12C"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47AAFCAB" ns2:textId="77777777" w:rsidR="004E777F" w:rsidRDefault="004E777F" w:rsidP="00C90784">
            <w:pPr>
              <w:spacing w:before="15" w:after="15"/>
              <w:ind w:left="160" w:right="1" w:hanging="160"/>
              <w:rPr>
                <w:sz w:val="18"/>
                <w:szCs w:val="18"/>
              </w:rPr>
            </w:pPr>
            <w:r>
              <w:rPr>
                <w:sz w:val="18"/>
                <w:szCs w:val="18"/>
              </w:rPr>
              <w:t xml:space="preserve">   COVID-19 </w:t>
            </w:r>
          </w:p>
        </w:tc>
        <w:tc>
          <w:tcPr>
            <w:tcW w:w="1080" w:type="dxa"/>
            <w:tcBorders>
              <w:top w:val="nil"/>
              <w:left w:val="nil"/>
              <w:bottom w:val="nil"/>
              <w:right w:val="nil"/>
            </w:tcBorders>
          </w:tcPr>
          <w:p ns2:paraId="05AC13E7" ns2:textId="77777777" w:rsidR="004E777F" w:rsidRDefault="004E777F" w:rsidP="00C90784">
            <w:pPr>
              <w:tabs>
                <w:tab w:val="decimal" w:pos="533"/>
                <w:tab w:val="left" w:pos="613"/>
              </w:tabs>
              <w:spacing w:before="15" w:after="15"/>
              <w:rPr>
                <w:sz w:val="18"/>
                <w:szCs w:val="18"/>
              </w:rPr>
            </w:pPr>
            <w:r>
              <w:rPr>
                <w:sz w:val="18"/>
                <w:szCs w:val="18"/>
              </w:rPr>
              <w:tab/>
              <w:t xml:space="preserve">29 </w:t>
            </w:r>
          </w:p>
        </w:tc>
        <w:tc>
          <w:tcPr>
            <w:tcW w:w="1080" w:type="dxa"/>
            <w:tcBorders>
              <w:top w:val="nil"/>
              <w:left w:val="nil"/>
              <w:bottom w:val="nil"/>
              <w:right w:val="single" w:sz="2" w:space="0" w:color="auto"/>
            </w:tcBorders>
          </w:tcPr>
          <w:p ns2:paraId="358427FC" ns2:textId="77777777" w:rsidR="004E777F" w:rsidRDefault="004E777F" w:rsidP="00C90784">
            <w:pPr>
              <w:tabs>
                <w:tab w:val="decimal" w:pos="364"/>
                <w:tab w:val="left" w:pos="444"/>
              </w:tabs>
              <w:spacing w:before="15" w:after="15"/>
              <w:rPr>
                <w:sz w:val="18"/>
                <w:szCs w:val="18"/>
              </w:rPr>
            </w:pPr>
            <w:r>
              <w:rPr>
                <w:sz w:val="18"/>
                <w:szCs w:val="18"/>
              </w:rPr>
              <w:tab/>
              <w:t xml:space="preserve">(22.3) </w:t>
            </w:r>
          </w:p>
        </w:tc>
        <w:tc>
          <w:tcPr>
            <w:tcW w:w="1080" w:type="dxa"/>
            <w:tcBorders>
              <w:top w:val="nil"/>
              <w:left w:val="nil"/>
              <w:bottom w:val="nil"/>
              <w:right w:val="nil"/>
            </w:tcBorders>
          </w:tcPr>
          <w:p ns2:paraId="29FEC8B0" ns2:textId="77777777" w:rsidR="004E777F" w:rsidRDefault="004E777F" w:rsidP="00C90784">
            <w:pPr>
              <w:tabs>
                <w:tab w:val="decimal" w:pos="533"/>
                <w:tab w:val="left" w:pos="613"/>
              </w:tabs>
              <w:spacing w:before="15" w:after="15"/>
              <w:rPr>
                <w:sz w:val="18"/>
                <w:szCs w:val="18"/>
              </w:rPr>
            </w:pPr>
            <w:r>
              <w:rPr>
                <w:sz w:val="18"/>
                <w:szCs w:val="18"/>
              </w:rPr>
              <w:tab/>
              <w:t xml:space="preserve">23 </w:t>
            </w:r>
          </w:p>
        </w:tc>
        <w:tc>
          <w:tcPr>
            <w:tcW w:w="1080" w:type="dxa"/>
            <w:tcBorders>
              <w:top w:val="nil"/>
              <w:left w:val="nil"/>
              <w:bottom w:val="nil"/>
            </w:tcBorders>
          </w:tcPr>
          <w:p ns2:paraId="2E65CF1F" ns2:textId="77777777" w:rsidR="004E777F" w:rsidRDefault="004E777F" w:rsidP="00C90784">
            <w:pPr>
              <w:tabs>
                <w:tab w:val="decimal" w:pos="364"/>
                <w:tab w:val="left" w:pos="444"/>
              </w:tabs>
              <w:spacing w:before="15" w:after="15"/>
              <w:rPr>
                <w:sz w:val="18"/>
                <w:szCs w:val="18"/>
              </w:rPr>
            </w:pPr>
            <w:r>
              <w:rPr>
                <w:sz w:val="18"/>
                <w:szCs w:val="18"/>
              </w:rPr>
              <w:tab/>
              <w:t xml:space="preserve">(17.4) </w:t>
            </w:r>
          </w:p>
        </w:tc>
      </w:tr>
      <w:tr w:rsidR="004E777F" ns2:paraId="5938E9E0"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0F7EBE59" ns2:textId="77777777" w:rsidR="004E777F" w:rsidRDefault="004E777F" w:rsidP="00C90784">
            <w:pPr>
              <w:spacing w:before="15" w:after="15"/>
              <w:ind w:left="160" w:right="1" w:hanging="160"/>
              <w:rPr>
                <w:sz w:val="18"/>
                <w:szCs w:val="18"/>
              </w:rPr>
            </w:pPr>
            <w:r>
              <w:rPr>
                <w:sz w:val="18"/>
                <w:szCs w:val="18"/>
              </w:rPr>
              <w:t xml:space="preserve">   Lymphocyte count decreased </w:t>
            </w:r>
          </w:p>
        </w:tc>
        <w:tc>
          <w:tcPr>
            <w:tcW w:w="1080" w:type="dxa"/>
            <w:tcBorders>
              <w:top w:val="nil"/>
              <w:left w:val="nil"/>
              <w:bottom w:val="nil"/>
              <w:right w:val="nil"/>
            </w:tcBorders>
          </w:tcPr>
          <w:p ns2:paraId="0C591A00" ns2:textId="77777777" w:rsidR="004E777F" w:rsidRDefault="004E777F" w:rsidP="00C90784">
            <w:pPr>
              <w:tabs>
                <w:tab w:val="decimal" w:pos="533"/>
                <w:tab w:val="left" w:pos="613"/>
              </w:tabs>
              <w:spacing w:before="15" w:after="15"/>
              <w:rPr>
                <w:sz w:val="18"/>
                <w:szCs w:val="18"/>
              </w:rPr>
            </w:pPr>
            <w:r>
              <w:rPr>
                <w:sz w:val="18"/>
                <w:szCs w:val="18"/>
              </w:rPr>
              <w:tab/>
              <w:t xml:space="preserve">26 </w:t>
            </w:r>
          </w:p>
        </w:tc>
        <w:tc>
          <w:tcPr>
            <w:tcW w:w="1080" w:type="dxa"/>
            <w:tcBorders>
              <w:top w:val="nil"/>
              <w:left w:val="nil"/>
              <w:bottom w:val="nil"/>
              <w:right w:val="single" w:sz="2" w:space="0" w:color="auto"/>
            </w:tcBorders>
          </w:tcPr>
          <w:p ns2:paraId="51473848" ns2:textId="77777777" w:rsidR="004E777F" w:rsidRDefault="004E777F" w:rsidP="00C90784">
            <w:pPr>
              <w:tabs>
                <w:tab w:val="decimal" w:pos="364"/>
                <w:tab w:val="left" w:pos="444"/>
              </w:tabs>
              <w:spacing w:before="15" w:after="15"/>
              <w:rPr>
                <w:sz w:val="18"/>
                <w:szCs w:val="18"/>
              </w:rPr>
            </w:pPr>
            <w:r>
              <w:rPr>
                <w:sz w:val="18"/>
                <w:szCs w:val="18"/>
              </w:rPr>
              <w:tab/>
              <w:t xml:space="preserve">(20.0) </w:t>
            </w:r>
          </w:p>
        </w:tc>
        <w:tc>
          <w:tcPr>
            <w:tcW w:w="1080" w:type="dxa"/>
            <w:tcBorders>
              <w:top w:val="nil"/>
              <w:left w:val="nil"/>
              <w:bottom w:val="nil"/>
              <w:right w:val="nil"/>
            </w:tcBorders>
          </w:tcPr>
          <w:p ns2:paraId="34470A88" ns2:textId="77777777" w:rsidR="004E777F" w:rsidRDefault="004E777F" w:rsidP="00C90784">
            <w:pPr>
              <w:tabs>
                <w:tab w:val="decimal" w:pos="533"/>
                <w:tab w:val="left" w:pos="613"/>
              </w:tabs>
              <w:spacing w:before="15" w:after="15"/>
              <w:rPr>
                <w:sz w:val="18"/>
                <w:szCs w:val="18"/>
              </w:rPr>
            </w:pPr>
            <w:r>
              <w:rPr>
                <w:sz w:val="18"/>
                <w:szCs w:val="18"/>
              </w:rPr>
              <w:tab/>
              <w:t xml:space="preserve">31 </w:t>
            </w:r>
          </w:p>
        </w:tc>
        <w:tc>
          <w:tcPr>
            <w:tcW w:w="1080" w:type="dxa"/>
            <w:tcBorders>
              <w:top w:val="nil"/>
              <w:left w:val="nil"/>
              <w:bottom w:val="nil"/>
            </w:tcBorders>
          </w:tcPr>
          <w:p ns2:paraId="246BDE39" ns2:textId="77777777" w:rsidR="004E777F" w:rsidRDefault="004E777F" w:rsidP="00C90784">
            <w:pPr>
              <w:tabs>
                <w:tab w:val="decimal" w:pos="364"/>
                <w:tab w:val="left" w:pos="444"/>
              </w:tabs>
              <w:spacing w:before="15" w:after="15"/>
              <w:rPr>
                <w:sz w:val="18"/>
                <w:szCs w:val="18"/>
              </w:rPr>
            </w:pPr>
            <w:r>
              <w:rPr>
                <w:sz w:val="18"/>
                <w:szCs w:val="18"/>
              </w:rPr>
              <w:tab/>
              <w:t xml:space="preserve">(23.5) </w:t>
            </w:r>
          </w:p>
        </w:tc>
      </w:tr>
      <w:tr w:rsidR="004E777F" ns2:paraId="29A7DCC7"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777126EA" ns2:textId="77777777" w:rsidR="004E777F" w:rsidRDefault="004E777F" w:rsidP="00C90784">
            <w:pPr>
              <w:spacing w:before="15" w:after="15"/>
              <w:ind w:left="160" w:right="1" w:hanging="160"/>
              <w:rPr>
                <w:sz w:val="18"/>
                <w:szCs w:val="18"/>
              </w:rPr>
            </w:pPr>
            <w:r>
              <w:rPr>
                <w:sz w:val="18"/>
                <w:szCs w:val="18"/>
              </w:rPr>
              <w:t xml:space="preserve">   Constipation </w:t>
            </w:r>
          </w:p>
        </w:tc>
        <w:tc>
          <w:tcPr>
            <w:tcW w:w="1080" w:type="dxa"/>
            <w:tcBorders>
              <w:top w:val="nil"/>
              <w:left w:val="nil"/>
              <w:bottom w:val="nil"/>
              <w:right w:val="nil"/>
            </w:tcBorders>
          </w:tcPr>
          <w:p ns2:paraId="4AEED877" ns2:textId="77777777" w:rsidR="004E777F" w:rsidRDefault="004E777F" w:rsidP="00C90784">
            <w:pPr>
              <w:tabs>
                <w:tab w:val="decimal" w:pos="533"/>
                <w:tab w:val="left" w:pos="613"/>
              </w:tabs>
              <w:spacing w:before="15" w:after="15"/>
              <w:rPr>
                <w:sz w:val="18"/>
                <w:szCs w:val="18"/>
              </w:rPr>
            </w:pPr>
            <w:r>
              <w:rPr>
                <w:sz w:val="18"/>
                <w:szCs w:val="18"/>
              </w:rPr>
              <w:tab/>
              <w:t xml:space="preserve">25 </w:t>
            </w:r>
          </w:p>
        </w:tc>
        <w:tc>
          <w:tcPr>
            <w:tcW w:w="1080" w:type="dxa"/>
            <w:tcBorders>
              <w:top w:val="nil"/>
              <w:left w:val="nil"/>
              <w:bottom w:val="nil"/>
              <w:right w:val="single" w:sz="2" w:space="0" w:color="auto"/>
            </w:tcBorders>
          </w:tcPr>
          <w:p ns2:paraId="47F33801" ns2:textId="77777777" w:rsidR="004E777F" w:rsidRDefault="004E777F" w:rsidP="00C90784">
            <w:pPr>
              <w:tabs>
                <w:tab w:val="decimal" w:pos="364"/>
                <w:tab w:val="left" w:pos="444"/>
              </w:tabs>
              <w:spacing w:before="15" w:after="15"/>
              <w:rPr>
                <w:sz w:val="18"/>
                <w:szCs w:val="18"/>
              </w:rPr>
            </w:pPr>
            <w:r>
              <w:rPr>
                <w:sz w:val="18"/>
                <w:szCs w:val="18"/>
              </w:rPr>
              <w:tab/>
              <w:t xml:space="preserve">(19.2) </w:t>
            </w:r>
          </w:p>
        </w:tc>
        <w:tc>
          <w:tcPr>
            <w:tcW w:w="1080" w:type="dxa"/>
            <w:tcBorders>
              <w:top w:val="nil"/>
              <w:left w:val="nil"/>
              <w:bottom w:val="nil"/>
              <w:right w:val="nil"/>
            </w:tcBorders>
          </w:tcPr>
          <w:p ns2:paraId="58B851FB" ns2:textId="77777777" w:rsidR="004E777F" w:rsidRDefault="004E777F" w:rsidP="00C90784">
            <w:pPr>
              <w:tabs>
                <w:tab w:val="decimal" w:pos="533"/>
                <w:tab w:val="left" w:pos="613"/>
              </w:tabs>
              <w:spacing w:before="15" w:after="15"/>
              <w:rPr>
                <w:sz w:val="18"/>
                <w:szCs w:val="18"/>
              </w:rPr>
            </w:pPr>
            <w:r>
              <w:rPr>
                <w:sz w:val="18"/>
                <w:szCs w:val="18"/>
              </w:rPr>
              <w:tab/>
              <w:t xml:space="preserve">18 </w:t>
            </w:r>
          </w:p>
        </w:tc>
        <w:tc>
          <w:tcPr>
            <w:tcW w:w="1080" w:type="dxa"/>
            <w:tcBorders>
              <w:top w:val="nil"/>
              <w:left w:val="nil"/>
              <w:bottom w:val="nil"/>
            </w:tcBorders>
          </w:tcPr>
          <w:p ns2:paraId="322DFF4C" ns2:textId="77777777" w:rsidR="004E777F" w:rsidRDefault="004E777F" w:rsidP="00C90784">
            <w:pPr>
              <w:tabs>
                <w:tab w:val="decimal" w:pos="364"/>
                <w:tab w:val="left" w:pos="444"/>
              </w:tabs>
              <w:spacing w:before="15" w:after="15"/>
              <w:rPr>
                <w:sz w:val="18"/>
                <w:szCs w:val="18"/>
              </w:rPr>
            </w:pPr>
            <w:r>
              <w:rPr>
                <w:sz w:val="18"/>
                <w:szCs w:val="18"/>
              </w:rPr>
              <w:tab/>
              <w:t xml:space="preserve">(13.6) </w:t>
            </w:r>
          </w:p>
        </w:tc>
      </w:tr>
      <w:tr w:rsidR="004E777F" ns2:paraId="545B9BFB"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27CD93CA" ns2:textId="77777777" w:rsidR="004E777F" w:rsidRDefault="004E777F" w:rsidP="00C90784">
            <w:pPr>
              <w:spacing w:before="15" w:after="15"/>
              <w:ind w:left="160" w:right="1" w:hanging="160"/>
              <w:rPr>
                <w:sz w:val="18"/>
                <w:szCs w:val="18"/>
              </w:rPr>
            </w:pPr>
            <w:r>
              <w:rPr>
                <w:sz w:val="18"/>
                <w:szCs w:val="18"/>
              </w:rPr>
              <w:t xml:space="preserve">   Cough </w:t>
            </w:r>
          </w:p>
        </w:tc>
        <w:tc>
          <w:tcPr>
            <w:tcW w:w="1080" w:type="dxa"/>
            <w:tcBorders>
              <w:top w:val="nil"/>
              <w:left w:val="nil"/>
              <w:bottom w:val="nil"/>
              <w:right w:val="nil"/>
            </w:tcBorders>
          </w:tcPr>
          <w:p ns2:paraId="14AB6987" ns2:textId="77777777" w:rsidR="004E777F" w:rsidRDefault="004E777F" w:rsidP="00C90784">
            <w:pPr>
              <w:tabs>
                <w:tab w:val="decimal" w:pos="533"/>
                <w:tab w:val="left" w:pos="613"/>
              </w:tabs>
              <w:spacing w:before="15" w:after="15"/>
              <w:rPr>
                <w:sz w:val="18"/>
                <w:szCs w:val="18"/>
              </w:rPr>
            </w:pPr>
            <w:r>
              <w:rPr>
                <w:sz w:val="18"/>
                <w:szCs w:val="18"/>
              </w:rPr>
              <w:tab/>
              <w:t xml:space="preserve">25 </w:t>
            </w:r>
          </w:p>
        </w:tc>
        <w:tc>
          <w:tcPr>
            <w:tcW w:w="1080" w:type="dxa"/>
            <w:tcBorders>
              <w:top w:val="nil"/>
              <w:left w:val="nil"/>
              <w:bottom w:val="nil"/>
              <w:right w:val="single" w:sz="2" w:space="0" w:color="auto"/>
            </w:tcBorders>
          </w:tcPr>
          <w:p ns2:paraId="0EFC1BEA" ns2:textId="77777777" w:rsidR="004E777F" w:rsidRDefault="004E777F" w:rsidP="00C90784">
            <w:pPr>
              <w:tabs>
                <w:tab w:val="decimal" w:pos="364"/>
                <w:tab w:val="left" w:pos="444"/>
              </w:tabs>
              <w:spacing w:before="15" w:after="15"/>
              <w:rPr>
                <w:sz w:val="18"/>
                <w:szCs w:val="18"/>
              </w:rPr>
            </w:pPr>
            <w:r>
              <w:rPr>
                <w:sz w:val="18"/>
                <w:szCs w:val="18"/>
              </w:rPr>
              <w:tab/>
              <w:t xml:space="preserve">(19.2) </w:t>
            </w:r>
          </w:p>
        </w:tc>
        <w:tc>
          <w:tcPr>
            <w:tcW w:w="1080" w:type="dxa"/>
            <w:tcBorders>
              <w:top w:val="nil"/>
              <w:left w:val="nil"/>
              <w:bottom w:val="nil"/>
              <w:right w:val="nil"/>
            </w:tcBorders>
          </w:tcPr>
          <w:p ns2:paraId="78C79880" ns2:textId="77777777" w:rsidR="004E777F" w:rsidRDefault="004E777F" w:rsidP="00C90784">
            <w:pPr>
              <w:tabs>
                <w:tab w:val="decimal" w:pos="533"/>
                <w:tab w:val="left" w:pos="613"/>
              </w:tabs>
              <w:spacing w:before="15" w:after="15"/>
              <w:rPr>
                <w:sz w:val="18"/>
                <w:szCs w:val="18"/>
              </w:rPr>
            </w:pPr>
            <w:r>
              <w:rPr>
                <w:sz w:val="18"/>
                <w:szCs w:val="18"/>
              </w:rPr>
              <w:tab/>
              <w:t xml:space="preserve">16 </w:t>
            </w:r>
          </w:p>
        </w:tc>
        <w:tc>
          <w:tcPr>
            <w:tcW w:w="1080" w:type="dxa"/>
            <w:tcBorders>
              <w:top w:val="nil"/>
              <w:left w:val="nil"/>
              <w:bottom w:val="nil"/>
            </w:tcBorders>
          </w:tcPr>
          <w:p ns2:paraId="1C32650E" ns2:textId="77777777" w:rsidR="004E777F" w:rsidRDefault="004E777F" w:rsidP="00C90784">
            <w:pPr>
              <w:tabs>
                <w:tab w:val="decimal" w:pos="364"/>
                <w:tab w:val="left" w:pos="444"/>
              </w:tabs>
              <w:spacing w:before="15" w:after="15"/>
              <w:rPr>
                <w:sz w:val="18"/>
                <w:szCs w:val="18"/>
              </w:rPr>
            </w:pPr>
            <w:r>
              <w:rPr>
                <w:sz w:val="18"/>
                <w:szCs w:val="18"/>
              </w:rPr>
              <w:tab/>
              <w:t xml:space="preserve">(12.1) </w:t>
            </w:r>
          </w:p>
        </w:tc>
      </w:tr>
      <w:tr w:rsidR="004E777F" ns2:paraId="4A0FBDAB"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597BDA7A" ns2:textId="77777777" w:rsidR="004E777F" w:rsidRDefault="004E777F" w:rsidP="00C90784">
            <w:pPr>
              <w:spacing w:before="15" w:after="15"/>
              <w:ind w:left="160" w:right="1" w:hanging="160"/>
              <w:rPr>
                <w:sz w:val="18"/>
                <w:szCs w:val="18"/>
              </w:rPr>
            </w:pPr>
            <w:r>
              <w:rPr>
                <w:sz w:val="18"/>
                <w:szCs w:val="18"/>
              </w:rPr>
              <w:t xml:space="preserve">   Hypertriglyceridaemia </w:t>
            </w:r>
          </w:p>
        </w:tc>
        <w:tc>
          <w:tcPr>
            <w:tcW w:w="1080" w:type="dxa"/>
            <w:tcBorders>
              <w:top w:val="nil"/>
              <w:left w:val="nil"/>
              <w:bottom w:val="nil"/>
              <w:right w:val="nil"/>
            </w:tcBorders>
          </w:tcPr>
          <w:p ns2:paraId="7F79628B" ns2:textId="77777777" w:rsidR="004E777F" w:rsidRDefault="004E777F" w:rsidP="00C90784">
            <w:pPr>
              <w:tabs>
                <w:tab w:val="decimal" w:pos="533"/>
                <w:tab w:val="left" w:pos="613"/>
              </w:tabs>
              <w:spacing w:before="15" w:after="15"/>
              <w:rPr>
                <w:sz w:val="18"/>
                <w:szCs w:val="18"/>
              </w:rPr>
            </w:pPr>
            <w:r>
              <w:rPr>
                <w:sz w:val="18"/>
                <w:szCs w:val="18"/>
              </w:rPr>
              <w:tab/>
              <w:t xml:space="preserve">21 </w:t>
            </w:r>
          </w:p>
        </w:tc>
        <w:tc>
          <w:tcPr>
            <w:tcW w:w="1080" w:type="dxa"/>
            <w:tcBorders>
              <w:top w:val="nil"/>
              <w:left w:val="nil"/>
              <w:bottom w:val="nil"/>
              <w:right w:val="single" w:sz="2" w:space="0" w:color="auto"/>
            </w:tcBorders>
          </w:tcPr>
          <w:p ns2:paraId="6EC661BC" ns2:textId="77777777" w:rsidR="004E777F" w:rsidRDefault="004E777F" w:rsidP="00C90784">
            <w:pPr>
              <w:tabs>
                <w:tab w:val="decimal" w:pos="364"/>
                <w:tab w:val="left" w:pos="444"/>
              </w:tabs>
              <w:spacing w:before="15" w:after="15"/>
              <w:rPr>
                <w:sz w:val="18"/>
                <w:szCs w:val="18"/>
              </w:rPr>
            </w:pPr>
            <w:r>
              <w:rPr>
                <w:sz w:val="18"/>
                <w:szCs w:val="18"/>
              </w:rPr>
              <w:tab/>
              <w:t xml:space="preserve">(16.2) </w:t>
            </w:r>
          </w:p>
        </w:tc>
        <w:tc>
          <w:tcPr>
            <w:tcW w:w="1080" w:type="dxa"/>
            <w:tcBorders>
              <w:top w:val="nil"/>
              <w:left w:val="nil"/>
              <w:bottom w:val="nil"/>
              <w:right w:val="nil"/>
            </w:tcBorders>
          </w:tcPr>
          <w:p ns2:paraId="4BA05139" ns2:textId="77777777" w:rsidR="004E777F" w:rsidRDefault="004E777F" w:rsidP="00C90784">
            <w:pPr>
              <w:tabs>
                <w:tab w:val="decimal" w:pos="533"/>
                <w:tab w:val="left" w:pos="613"/>
              </w:tabs>
              <w:spacing w:before="15" w:after="15"/>
              <w:rPr>
                <w:sz w:val="18"/>
                <w:szCs w:val="18"/>
              </w:rPr>
            </w:pPr>
            <w:r>
              <w:rPr>
                <w:sz w:val="18"/>
                <w:szCs w:val="18"/>
              </w:rPr>
              <w:tab/>
              <w:t xml:space="preserve">21 </w:t>
            </w:r>
          </w:p>
        </w:tc>
        <w:tc>
          <w:tcPr>
            <w:tcW w:w="1080" w:type="dxa"/>
            <w:tcBorders>
              <w:top w:val="nil"/>
              <w:left w:val="nil"/>
              <w:bottom w:val="nil"/>
            </w:tcBorders>
          </w:tcPr>
          <w:p ns2:paraId="6058CF26" ns2:textId="77777777" w:rsidR="004E777F" w:rsidRDefault="004E777F" w:rsidP="00C90784">
            <w:pPr>
              <w:tabs>
                <w:tab w:val="decimal" w:pos="364"/>
                <w:tab w:val="left" w:pos="444"/>
              </w:tabs>
              <w:spacing w:before="15" w:after="15"/>
              <w:rPr>
                <w:sz w:val="18"/>
                <w:szCs w:val="18"/>
              </w:rPr>
            </w:pPr>
            <w:r>
              <w:rPr>
                <w:sz w:val="18"/>
                <w:szCs w:val="18"/>
              </w:rPr>
              <w:tab/>
              <w:t xml:space="preserve">(15.9) </w:t>
            </w:r>
          </w:p>
        </w:tc>
      </w:tr>
      <w:tr w:rsidR="004E777F" ns2:paraId="68345E3D"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58EC334B" ns2:textId="77777777" w:rsidR="004E777F" w:rsidRDefault="004E777F" w:rsidP="00C90784">
            <w:pPr>
              <w:spacing w:before="15" w:after="15"/>
              <w:ind w:left="160" w:right="1" w:hanging="160"/>
              <w:rPr>
                <w:sz w:val="18"/>
                <w:szCs w:val="18"/>
              </w:rPr>
            </w:pPr>
            <w:r>
              <w:rPr>
                <w:sz w:val="18"/>
                <w:szCs w:val="18"/>
              </w:rPr>
              <w:t xml:space="preserve">   Hypokalaemia </w:t>
            </w:r>
          </w:p>
        </w:tc>
        <w:tc>
          <w:tcPr>
            <w:tcW w:w="1080" w:type="dxa"/>
            <w:tcBorders>
              <w:top w:val="nil"/>
              <w:left w:val="nil"/>
              <w:bottom w:val="nil"/>
              <w:right w:val="nil"/>
            </w:tcBorders>
          </w:tcPr>
          <w:p ns2:paraId="7878ACD8" ns2:textId="77777777" w:rsidR="004E777F" w:rsidRDefault="004E777F" w:rsidP="00C90784">
            <w:pPr>
              <w:tabs>
                <w:tab w:val="decimal" w:pos="533"/>
                <w:tab w:val="left" w:pos="613"/>
              </w:tabs>
              <w:spacing w:before="15" w:after="15"/>
              <w:rPr>
                <w:sz w:val="18"/>
                <w:szCs w:val="18"/>
              </w:rPr>
            </w:pPr>
            <w:r>
              <w:rPr>
                <w:sz w:val="18"/>
                <w:szCs w:val="18"/>
              </w:rPr>
              <w:tab/>
              <w:t xml:space="preserve">21 </w:t>
            </w:r>
          </w:p>
        </w:tc>
        <w:tc>
          <w:tcPr>
            <w:tcW w:w="1080" w:type="dxa"/>
            <w:tcBorders>
              <w:top w:val="nil"/>
              <w:left w:val="nil"/>
              <w:bottom w:val="nil"/>
              <w:right w:val="single" w:sz="2" w:space="0" w:color="auto"/>
            </w:tcBorders>
          </w:tcPr>
          <w:p ns2:paraId="488BCA30" ns2:textId="77777777" w:rsidR="004E777F" w:rsidRDefault="004E777F" w:rsidP="00C90784">
            <w:pPr>
              <w:tabs>
                <w:tab w:val="decimal" w:pos="364"/>
                <w:tab w:val="left" w:pos="444"/>
              </w:tabs>
              <w:spacing w:before="15" w:after="15"/>
              <w:rPr>
                <w:sz w:val="18"/>
                <w:szCs w:val="18"/>
              </w:rPr>
            </w:pPr>
            <w:r>
              <w:rPr>
                <w:sz w:val="18"/>
                <w:szCs w:val="18"/>
              </w:rPr>
              <w:tab/>
              <w:t xml:space="preserve">(16.2) </w:t>
            </w:r>
          </w:p>
        </w:tc>
        <w:tc>
          <w:tcPr>
            <w:tcW w:w="1080" w:type="dxa"/>
            <w:tcBorders>
              <w:top w:val="nil"/>
              <w:left w:val="nil"/>
              <w:bottom w:val="nil"/>
              <w:right w:val="nil"/>
            </w:tcBorders>
          </w:tcPr>
          <w:p ns2:paraId="35D866AF" ns2:textId="77777777" w:rsidR="004E777F" w:rsidRDefault="004E777F" w:rsidP="00C90784">
            <w:pPr>
              <w:tabs>
                <w:tab w:val="decimal" w:pos="533"/>
                <w:tab w:val="left" w:pos="613"/>
              </w:tabs>
              <w:spacing w:before="15" w:after="15"/>
              <w:rPr>
                <w:sz w:val="18"/>
                <w:szCs w:val="18"/>
              </w:rPr>
            </w:pPr>
            <w:r>
              <w:rPr>
                <w:sz w:val="18"/>
                <w:szCs w:val="18"/>
              </w:rPr>
              <w:tab/>
              <w:t xml:space="preserve">26 </w:t>
            </w:r>
          </w:p>
        </w:tc>
        <w:tc>
          <w:tcPr>
            <w:tcW w:w="1080" w:type="dxa"/>
            <w:tcBorders>
              <w:top w:val="nil"/>
              <w:left w:val="nil"/>
              <w:bottom w:val="nil"/>
            </w:tcBorders>
          </w:tcPr>
          <w:p ns2:paraId="49E819D8" ns2:textId="77777777" w:rsidR="004E777F" w:rsidRDefault="004E777F" w:rsidP="00C90784">
            <w:pPr>
              <w:tabs>
                <w:tab w:val="decimal" w:pos="364"/>
                <w:tab w:val="left" w:pos="444"/>
              </w:tabs>
              <w:spacing w:before="15" w:after="15"/>
              <w:rPr>
                <w:sz w:val="18"/>
                <w:szCs w:val="18"/>
              </w:rPr>
            </w:pPr>
            <w:r>
              <w:rPr>
                <w:sz w:val="18"/>
                <w:szCs w:val="18"/>
              </w:rPr>
              <w:tab/>
              <w:t xml:space="preserve">(19.7) </w:t>
            </w:r>
          </w:p>
        </w:tc>
      </w:tr>
      <w:tr w:rsidR="004E777F" ns2:paraId="1E1B67DF"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3C104425" ns2:textId="77777777" w:rsidR="004E777F" w:rsidRDefault="004E777F" w:rsidP="00C90784">
            <w:pPr>
              <w:spacing w:before="15" w:after="15"/>
              <w:ind w:left="160" w:right="1" w:hanging="160"/>
              <w:rPr>
                <w:sz w:val="18"/>
                <w:szCs w:val="18"/>
              </w:rPr>
            </w:pPr>
            <w:r>
              <w:rPr>
                <w:sz w:val="18"/>
                <w:szCs w:val="18"/>
              </w:rPr>
              <w:t xml:space="preserve">   Hyperuricaemia </w:t>
            </w:r>
          </w:p>
        </w:tc>
        <w:tc>
          <w:tcPr>
            <w:tcW w:w="1080" w:type="dxa"/>
            <w:tcBorders>
              <w:top w:val="nil"/>
              <w:left w:val="nil"/>
              <w:bottom w:val="nil"/>
              <w:right w:val="nil"/>
            </w:tcBorders>
          </w:tcPr>
          <w:p ns2:paraId="57130E31" ns2:textId="77777777" w:rsidR="004E777F" w:rsidRDefault="004E777F" w:rsidP="00C90784">
            <w:pPr>
              <w:tabs>
                <w:tab w:val="decimal" w:pos="533"/>
                <w:tab w:val="left" w:pos="613"/>
              </w:tabs>
              <w:spacing w:before="15" w:after="15"/>
              <w:rPr>
                <w:sz w:val="18"/>
                <w:szCs w:val="18"/>
              </w:rPr>
            </w:pPr>
            <w:r>
              <w:rPr>
                <w:sz w:val="18"/>
                <w:szCs w:val="18"/>
              </w:rPr>
              <w:tab/>
              <w:t xml:space="preserve">18 </w:t>
            </w:r>
          </w:p>
        </w:tc>
        <w:tc>
          <w:tcPr>
            <w:tcW w:w="1080" w:type="dxa"/>
            <w:tcBorders>
              <w:top w:val="nil"/>
              <w:left w:val="nil"/>
              <w:bottom w:val="nil"/>
              <w:right w:val="single" w:sz="2" w:space="0" w:color="auto"/>
            </w:tcBorders>
          </w:tcPr>
          <w:p ns2:paraId="111443F9" ns2:textId="77777777" w:rsidR="004E777F" w:rsidRDefault="004E777F" w:rsidP="00C90784">
            <w:pPr>
              <w:tabs>
                <w:tab w:val="decimal" w:pos="364"/>
                <w:tab w:val="left" w:pos="444"/>
              </w:tabs>
              <w:spacing w:before="15" w:after="15"/>
              <w:rPr>
                <w:sz w:val="18"/>
                <w:szCs w:val="18"/>
              </w:rPr>
            </w:pPr>
            <w:r>
              <w:rPr>
                <w:sz w:val="18"/>
                <w:szCs w:val="18"/>
              </w:rPr>
              <w:tab/>
              <w:t xml:space="preserve">(13.8) </w:t>
            </w:r>
          </w:p>
        </w:tc>
        <w:tc>
          <w:tcPr>
            <w:tcW w:w="1080" w:type="dxa"/>
            <w:tcBorders>
              <w:top w:val="nil"/>
              <w:left w:val="nil"/>
              <w:bottom w:val="nil"/>
              <w:right w:val="nil"/>
            </w:tcBorders>
          </w:tcPr>
          <w:p ns2:paraId="51805696" ns2:textId="77777777" w:rsidR="004E777F" w:rsidRDefault="004E777F" w:rsidP="00C90784">
            <w:pPr>
              <w:tabs>
                <w:tab w:val="decimal" w:pos="533"/>
                <w:tab w:val="left" w:pos="613"/>
              </w:tabs>
              <w:spacing w:before="15" w:after="15"/>
              <w:rPr>
                <w:sz w:val="18"/>
                <w:szCs w:val="18"/>
              </w:rPr>
            </w:pPr>
            <w:r>
              <w:rPr>
                <w:sz w:val="18"/>
                <w:szCs w:val="18"/>
              </w:rPr>
              <w:tab/>
              <w:t xml:space="preserve">20 </w:t>
            </w:r>
          </w:p>
        </w:tc>
        <w:tc>
          <w:tcPr>
            <w:tcW w:w="1080" w:type="dxa"/>
            <w:tcBorders>
              <w:top w:val="nil"/>
              <w:left w:val="nil"/>
              <w:bottom w:val="nil"/>
            </w:tcBorders>
          </w:tcPr>
          <w:p ns2:paraId="43869BFF" ns2:textId="77777777" w:rsidR="004E777F" w:rsidRDefault="004E777F" w:rsidP="00C90784">
            <w:pPr>
              <w:tabs>
                <w:tab w:val="decimal" w:pos="364"/>
                <w:tab w:val="left" w:pos="444"/>
              </w:tabs>
              <w:spacing w:before="15" w:after="15"/>
              <w:rPr>
                <w:sz w:val="18"/>
                <w:szCs w:val="18"/>
              </w:rPr>
            </w:pPr>
            <w:r>
              <w:rPr>
                <w:sz w:val="18"/>
                <w:szCs w:val="18"/>
              </w:rPr>
              <w:tab/>
              <w:t xml:space="preserve">(15.2) </w:t>
            </w:r>
          </w:p>
        </w:tc>
      </w:tr>
      <w:tr w:rsidR="004E777F" ns2:paraId="05888C76"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1C6C8E83" ns2:textId="77777777" w:rsidR="004E777F" w:rsidRDefault="004E777F" w:rsidP="00C90784">
            <w:pPr>
              <w:spacing w:before="15" w:after="15"/>
              <w:ind w:left="160" w:right="1" w:hanging="160"/>
              <w:rPr>
                <w:sz w:val="18"/>
                <w:szCs w:val="18"/>
              </w:rPr>
            </w:pPr>
            <w:r>
              <w:rPr>
                <w:sz w:val="18"/>
                <w:szCs w:val="18"/>
              </w:rPr>
              <w:t xml:space="preserve">   Pyrexia </w:t>
            </w:r>
          </w:p>
        </w:tc>
        <w:tc>
          <w:tcPr>
            <w:tcW w:w="1080" w:type="dxa"/>
            <w:tcBorders>
              <w:top w:val="nil"/>
              <w:left w:val="nil"/>
              <w:bottom w:val="nil"/>
              <w:right w:val="nil"/>
            </w:tcBorders>
          </w:tcPr>
          <w:p ns2:paraId="0BA3E96C" ns2:textId="77777777" w:rsidR="004E777F" w:rsidRDefault="004E777F" w:rsidP="00C90784">
            <w:pPr>
              <w:tabs>
                <w:tab w:val="decimal" w:pos="533"/>
                <w:tab w:val="left" w:pos="613"/>
              </w:tabs>
              <w:spacing w:before="15" w:after="15"/>
              <w:rPr>
                <w:sz w:val="18"/>
                <w:szCs w:val="18"/>
              </w:rPr>
            </w:pPr>
            <w:r>
              <w:rPr>
                <w:sz w:val="18"/>
                <w:szCs w:val="18"/>
              </w:rPr>
              <w:tab/>
              <w:t xml:space="preserve">18 </w:t>
            </w:r>
          </w:p>
        </w:tc>
        <w:tc>
          <w:tcPr>
            <w:tcW w:w="1080" w:type="dxa"/>
            <w:tcBorders>
              <w:top w:val="nil"/>
              <w:left w:val="nil"/>
              <w:bottom w:val="nil"/>
              <w:right w:val="single" w:sz="2" w:space="0" w:color="auto"/>
            </w:tcBorders>
          </w:tcPr>
          <w:p ns2:paraId="2A3E7FB2" ns2:textId="77777777" w:rsidR="004E777F" w:rsidRDefault="004E777F" w:rsidP="00C90784">
            <w:pPr>
              <w:tabs>
                <w:tab w:val="decimal" w:pos="364"/>
                <w:tab w:val="left" w:pos="444"/>
              </w:tabs>
              <w:spacing w:before="15" w:after="15"/>
              <w:rPr>
                <w:sz w:val="18"/>
                <w:szCs w:val="18"/>
              </w:rPr>
            </w:pPr>
            <w:r>
              <w:rPr>
                <w:sz w:val="18"/>
                <w:szCs w:val="18"/>
              </w:rPr>
              <w:tab/>
              <w:t xml:space="preserve">(13.8) </w:t>
            </w:r>
          </w:p>
        </w:tc>
        <w:tc>
          <w:tcPr>
            <w:tcW w:w="1080" w:type="dxa"/>
            <w:tcBorders>
              <w:top w:val="nil"/>
              <w:left w:val="nil"/>
              <w:bottom w:val="nil"/>
              <w:right w:val="nil"/>
            </w:tcBorders>
          </w:tcPr>
          <w:p ns2:paraId="3AB590A1" ns2:textId="77777777" w:rsidR="004E777F" w:rsidRDefault="004E777F" w:rsidP="00C90784">
            <w:pPr>
              <w:tabs>
                <w:tab w:val="decimal" w:pos="533"/>
                <w:tab w:val="left" w:pos="613"/>
              </w:tabs>
              <w:spacing w:before="15" w:after="15"/>
              <w:rPr>
                <w:sz w:val="18"/>
                <w:szCs w:val="18"/>
              </w:rPr>
            </w:pPr>
            <w:r>
              <w:rPr>
                <w:sz w:val="18"/>
                <w:szCs w:val="18"/>
              </w:rPr>
              <w:tab/>
              <w:t xml:space="preserve">19 </w:t>
            </w:r>
          </w:p>
        </w:tc>
        <w:tc>
          <w:tcPr>
            <w:tcW w:w="1080" w:type="dxa"/>
            <w:tcBorders>
              <w:top w:val="nil"/>
              <w:left w:val="nil"/>
              <w:bottom w:val="nil"/>
            </w:tcBorders>
          </w:tcPr>
          <w:p ns2:paraId="627A3678" ns2:textId="77777777" w:rsidR="004E777F" w:rsidRDefault="004E777F" w:rsidP="00C90784">
            <w:pPr>
              <w:tabs>
                <w:tab w:val="decimal" w:pos="364"/>
                <w:tab w:val="left" w:pos="444"/>
              </w:tabs>
              <w:spacing w:before="15" w:after="15"/>
              <w:rPr>
                <w:sz w:val="18"/>
                <w:szCs w:val="18"/>
              </w:rPr>
            </w:pPr>
            <w:r>
              <w:rPr>
                <w:sz w:val="18"/>
                <w:szCs w:val="18"/>
              </w:rPr>
              <w:tab/>
              <w:t xml:space="preserve">(14.4) </w:t>
            </w:r>
          </w:p>
        </w:tc>
      </w:tr>
      <w:tr w:rsidR="004E777F" ns2:paraId="15AE31AD"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62814FCD" ns2:textId="77777777" w:rsidR="004E777F" w:rsidRDefault="004E777F" w:rsidP="00C90784">
            <w:pPr>
              <w:spacing w:before="15" w:after="15"/>
              <w:ind w:left="160" w:right="1" w:hanging="160"/>
              <w:rPr>
                <w:sz w:val="18"/>
                <w:szCs w:val="18"/>
              </w:rPr>
            </w:pPr>
            <w:r>
              <w:rPr>
                <w:sz w:val="18"/>
                <w:szCs w:val="18"/>
              </w:rPr>
              <w:t xml:space="preserve">   Blood lactate dehydrogenase increased </w:t>
            </w:r>
          </w:p>
        </w:tc>
        <w:tc>
          <w:tcPr>
            <w:tcW w:w="1080" w:type="dxa"/>
            <w:tcBorders>
              <w:top w:val="nil"/>
              <w:left w:val="nil"/>
              <w:bottom w:val="nil"/>
              <w:right w:val="nil"/>
            </w:tcBorders>
          </w:tcPr>
          <w:p ns2:paraId="15DF4983" ns2:textId="77777777" w:rsidR="004E777F" w:rsidRDefault="004E777F" w:rsidP="00C90784">
            <w:pPr>
              <w:tabs>
                <w:tab w:val="decimal" w:pos="533"/>
                <w:tab w:val="left" w:pos="613"/>
              </w:tabs>
              <w:spacing w:before="15" w:after="15"/>
              <w:rPr>
                <w:sz w:val="18"/>
                <w:szCs w:val="18"/>
              </w:rPr>
            </w:pPr>
            <w:r>
              <w:rPr>
                <w:sz w:val="18"/>
                <w:szCs w:val="18"/>
              </w:rPr>
              <w:tab/>
              <w:t xml:space="preserve">17 </w:t>
            </w:r>
          </w:p>
        </w:tc>
        <w:tc>
          <w:tcPr>
            <w:tcW w:w="1080" w:type="dxa"/>
            <w:tcBorders>
              <w:top w:val="nil"/>
              <w:left w:val="nil"/>
              <w:bottom w:val="nil"/>
              <w:right w:val="single" w:sz="2" w:space="0" w:color="auto"/>
            </w:tcBorders>
          </w:tcPr>
          <w:p ns2:paraId="3213D87E" ns2:textId="77777777" w:rsidR="004E777F" w:rsidRDefault="004E777F" w:rsidP="00C90784">
            <w:pPr>
              <w:tabs>
                <w:tab w:val="decimal" w:pos="364"/>
                <w:tab w:val="left" w:pos="444"/>
              </w:tabs>
              <w:spacing w:before="15" w:after="15"/>
              <w:rPr>
                <w:sz w:val="18"/>
                <w:szCs w:val="18"/>
              </w:rPr>
            </w:pPr>
            <w:r>
              <w:rPr>
                <w:sz w:val="18"/>
                <w:szCs w:val="18"/>
              </w:rPr>
              <w:tab/>
              <w:t xml:space="preserve">(13.1) </w:t>
            </w:r>
          </w:p>
        </w:tc>
        <w:tc>
          <w:tcPr>
            <w:tcW w:w="1080" w:type="dxa"/>
            <w:tcBorders>
              <w:top w:val="nil"/>
              <w:left w:val="nil"/>
              <w:bottom w:val="nil"/>
              <w:right w:val="nil"/>
            </w:tcBorders>
          </w:tcPr>
          <w:p ns2:paraId="3E653290" ns2:textId="77777777" w:rsidR="004E777F" w:rsidRDefault="004E777F" w:rsidP="00C90784">
            <w:pPr>
              <w:tabs>
                <w:tab w:val="decimal" w:pos="533"/>
                <w:tab w:val="left" w:pos="613"/>
              </w:tabs>
              <w:spacing w:before="15" w:after="15"/>
              <w:rPr>
                <w:sz w:val="18"/>
                <w:szCs w:val="18"/>
              </w:rPr>
            </w:pPr>
            <w:r>
              <w:rPr>
                <w:sz w:val="18"/>
                <w:szCs w:val="18"/>
              </w:rPr>
              <w:tab/>
              <w:t xml:space="preserve">23 </w:t>
            </w:r>
          </w:p>
        </w:tc>
        <w:tc>
          <w:tcPr>
            <w:tcW w:w="1080" w:type="dxa"/>
            <w:tcBorders>
              <w:top w:val="nil"/>
              <w:left w:val="nil"/>
              <w:bottom w:val="nil"/>
            </w:tcBorders>
          </w:tcPr>
          <w:p ns2:paraId="4B51A184" ns2:textId="77777777" w:rsidR="004E777F" w:rsidRDefault="004E777F" w:rsidP="00C90784">
            <w:pPr>
              <w:tabs>
                <w:tab w:val="decimal" w:pos="364"/>
                <w:tab w:val="left" w:pos="444"/>
              </w:tabs>
              <w:spacing w:before="15" w:after="15"/>
              <w:rPr>
                <w:sz w:val="18"/>
                <w:szCs w:val="18"/>
              </w:rPr>
            </w:pPr>
            <w:r>
              <w:rPr>
                <w:sz w:val="18"/>
                <w:szCs w:val="18"/>
              </w:rPr>
              <w:tab/>
              <w:t xml:space="preserve">(17.4) </w:t>
            </w:r>
          </w:p>
        </w:tc>
      </w:tr>
      <w:tr w:rsidR="004E777F" ns2:paraId="2EC000DD"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56B482D4" ns2:textId="77777777" w:rsidR="004E777F" w:rsidRDefault="004E777F" w:rsidP="00C90784">
            <w:pPr>
              <w:spacing w:before="15" w:after="15"/>
              <w:ind w:left="160" w:right="1" w:hanging="160"/>
              <w:rPr>
                <w:sz w:val="18"/>
                <w:szCs w:val="18"/>
              </w:rPr>
            </w:pPr>
            <w:r>
              <w:rPr>
                <w:sz w:val="18"/>
                <w:szCs w:val="18"/>
              </w:rPr>
              <w:t xml:space="preserve">   Diarrhoea </w:t>
            </w:r>
          </w:p>
        </w:tc>
        <w:tc>
          <w:tcPr>
            <w:tcW w:w="1080" w:type="dxa"/>
            <w:tcBorders>
              <w:top w:val="nil"/>
              <w:left w:val="nil"/>
              <w:bottom w:val="nil"/>
              <w:right w:val="nil"/>
            </w:tcBorders>
          </w:tcPr>
          <w:p ns2:paraId="660BD5B5" ns2:textId="77777777" w:rsidR="004E777F" w:rsidRDefault="004E777F" w:rsidP="00C90784">
            <w:pPr>
              <w:tabs>
                <w:tab w:val="decimal" w:pos="533"/>
                <w:tab w:val="left" w:pos="613"/>
              </w:tabs>
              <w:spacing w:before="15" w:after="15"/>
              <w:rPr>
                <w:sz w:val="18"/>
                <w:szCs w:val="18"/>
              </w:rPr>
            </w:pPr>
            <w:r>
              <w:rPr>
                <w:sz w:val="18"/>
                <w:szCs w:val="18"/>
              </w:rPr>
              <w:tab/>
              <w:t xml:space="preserve">17 </w:t>
            </w:r>
          </w:p>
        </w:tc>
        <w:tc>
          <w:tcPr>
            <w:tcW w:w="1080" w:type="dxa"/>
            <w:tcBorders>
              <w:top w:val="nil"/>
              <w:left w:val="nil"/>
              <w:bottom w:val="nil"/>
              <w:right w:val="single" w:sz="2" w:space="0" w:color="auto"/>
            </w:tcBorders>
          </w:tcPr>
          <w:p ns2:paraId="6F1260A9" ns2:textId="77777777" w:rsidR="004E777F" w:rsidRDefault="004E777F" w:rsidP="00C90784">
            <w:pPr>
              <w:tabs>
                <w:tab w:val="decimal" w:pos="364"/>
                <w:tab w:val="left" w:pos="444"/>
              </w:tabs>
              <w:spacing w:before="15" w:after="15"/>
              <w:rPr>
                <w:sz w:val="18"/>
                <w:szCs w:val="18"/>
              </w:rPr>
            </w:pPr>
            <w:r>
              <w:rPr>
                <w:sz w:val="18"/>
                <w:szCs w:val="18"/>
              </w:rPr>
              <w:tab/>
              <w:t xml:space="preserve">(13.1) </w:t>
            </w:r>
          </w:p>
        </w:tc>
        <w:tc>
          <w:tcPr>
            <w:tcW w:w="1080" w:type="dxa"/>
            <w:tcBorders>
              <w:top w:val="nil"/>
              <w:left w:val="nil"/>
              <w:bottom w:val="nil"/>
              <w:right w:val="nil"/>
            </w:tcBorders>
          </w:tcPr>
          <w:p ns2:paraId="2F13206B" ns2:textId="77777777" w:rsidR="004E777F" w:rsidRDefault="004E777F" w:rsidP="00C90784">
            <w:pPr>
              <w:tabs>
                <w:tab w:val="decimal" w:pos="533"/>
                <w:tab w:val="left" w:pos="613"/>
              </w:tabs>
              <w:spacing w:before="15" w:after="15"/>
              <w:rPr>
                <w:sz w:val="18"/>
                <w:szCs w:val="18"/>
              </w:rPr>
            </w:pPr>
            <w:r>
              <w:rPr>
                <w:sz w:val="18"/>
                <w:szCs w:val="18"/>
              </w:rPr>
              <w:tab/>
              <w:t xml:space="preserve">6 </w:t>
            </w:r>
          </w:p>
        </w:tc>
        <w:tc>
          <w:tcPr>
            <w:tcW w:w="1080" w:type="dxa"/>
            <w:tcBorders>
              <w:top w:val="nil"/>
              <w:left w:val="nil"/>
              <w:bottom w:val="nil"/>
            </w:tcBorders>
          </w:tcPr>
          <w:p ns2:paraId="0BCF6771" ns2:textId="77777777" w:rsidR="004E777F" w:rsidRDefault="004E777F" w:rsidP="00C90784">
            <w:pPr>
              <w:tabs>
                <w:tab w:val="decimal" w:pos="364"/>
                <w:tab w:val="left" w:pos="444"/>
              </w:tabs>
              <w:spacing w:before="15" w:after="15"/>
              <w:rPr>
                <w:sz w:val="18"/>
                <w:szCs w:val="18"/>
              </w:rPr>
            </w:pPr>
            <w:r>
              <w:rPr>
                <w:sz w:val="18"/>
                <w:szCs w:val="18"/>
              </w:rPr>
              <w:tab/>
              <w:t xml:space="preserve">(4.5) </w:t>
            </w:r>
          </w:p>
        </w:tc>
      </w:tr>
      <w:tr w:rsidR="004E777F" ns2:paraId="22023054"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16EDFB93" ns2:textId="77777777" w:rsidR="004E777F" w:rsidRDefault="004E777F" w:rsidP="00C90784">
            <w:pPr>
              <w:spacing w:before="15" w:after="15"/>
              <w:ind w:left="160" w:right="1" w:hanging="160"/>
              <w:rPr>
                <w:sz w:val="18"/>
                <w:szCs w:val="18"/>
              </w:rPr>
            </w:pPr>
            <w:r>
              <w:rPr>
                <w:sz w:val="18"/>
                <w:szCs w:val="18"/>
              </w:rPr>
              <w:t xml:space="preserve">   Hypocalcaemia </w:t>
            </w:r>
          </w:p>
        </w:tc>
        <w:tc>
          <w:tcPr>
            <w:tcW w:w="1080" w:type="dxa"/>
            <w:tcBorders>
              <w:top w:val="nil"/>
              <w:left w:val="nil"/>
              <w:bottom w:val="nil"/>
              <w:right w:val="nil"/>
            </w:tcBorders>
          </w:tcPr>
          <w:p ns2:paraId="42D8EF59" ns2:textId="77777777" w:rsidR="004E777F" w:rsidRDefault="004E777F" w:rsidP="00C90784">
            <w:pPr>
              <w:tabs>
                <w:tab w:val="decimal" w:pos="533"/>
                <w:tab w:val="left" w:pos="613"/>
              </w:tabs>
              <w:spacing w:before="15" w:after="15"/>
              <w:rPr>
                <w:sz w:val="18"/>
                <w:szCs w:val="18"/>
              </w:rPr>
            </w:pPr>
            <w:r>
              <w:rPr>
                <w:sz w:val="18"/>
                <w:szCs w:val="18"/>
              </w:rPr>
              <w:tab/>
              <w:t xml:space="preserve">16 </w:t>
            </w:r>
          </w:p>
        </w:tc>
        <w:tc>
          <w:tcPr>
            <w:tcW w:w="1080" w:type="dxa"/>
            <w:tcBorders>
              <w:top w:val="nil"/>
              <w:left w:val="nil"/>
              <w:bottom w:val="nil"/>
              <w:right w:val="single" w:sz="2" w:space="0" w:color="auto"/>
            </w:tcBorders>
          </w:tcPr>
          <w:p ns2:paraId="176304F9" ns2:textId="77777777" w:rsidR="004E777F" w:rsidRDefault="004E777F" w:rsidP="00C90784">
            <w:pPr>
              <w:tabs>
                <w:tab w:val="decimal" w:pos="364"/>
                <w:tab w:val="left" w:pos="444"/>
              </w:tabs>
              <w:spacing w:before="15" w:after="15"/>
              <w:rPr>
                <w:sz w:val="18"/>
                <w:szCs w:val="18"/>
              </w:rPr>
            </w:pPr>
            <w:r>
              <w:rPr>
                <w:sz w:val="18"/>
                <w:szCs w:val="18"/>
              </w:rPr>
              <w:tab/>
              <w:t xml:space="preserve">(12.3) </w:t>
            </w:r>
          </w:p>
        </w:tc>
        <w:tc>
          <w:tcPr>
            <w:tcW w:w="1080" w:type="dxa"/>
            <w:tcBorders>
              <w:top w:val="nil"/>
              <w:left w:val="nil"/>
              <w:bottom w:val="nil"/>
              <w:right w:val="nil"/>
            </w:tcBorders>
          </w:tcPr>
          <w:p ns2:paraId="4CC27D8D" ns2:textId="77777777" w:rsidR="004E777F" w:rsidRDefault="004E777F" w:rsidP="00C90784">
            <w:pPr>
              <w:tabs>
                <w:tab w:val="decimal" w:pos="533"/>
                <w:tab w:val="left" w:pos="613"/>
              </w:tabs>
              <w:spacing w:before="15" w:after="15"/>
              <w:rPr>
                <w:sz w:val="18"/>
                <w:szCs w:val="18"/>
              </w:rPr>
            </w:pPr>
            <w:r>
              <w:rPr>
                <w:sz w:val="18"/>
                <w:szCs w:val="18"/>
              </w:rPr>
              <w:tab/>
              <w:t xml:space="preserve">15 </w:t>
            </w:r>
          </w:p>
        </w:tc>
        <w:tc>
          <w:tcPr>
            <w:tcW w:w="1080" w:type="dxa"/>
            <w:tcBorders>
              <w:top w:val="nil"/>
              <w:left w:val="nil"/>
              <w:bottom w:val="nil"/>
            </w:tcBorders>
          </w:tcPr>
          <w:p ns2:paraId="5C5773CC" ns2:textId="77777777" w:rsidR="004E777F" w:rsidRDefault="004E777F" w:rsidP="00C90784">
            <w:pPr>
              <w:tabs>
                <w:tab w:val="decimal" w:pos="364"/>
                <w:tab w:val="left" w:pos="444"/>
              </w:tabs>
              <w:spacing w:before="15" w:after="15"/>
              <w:rPr>
                <w:sz w:val="18"/>
                <w:szCs w:val="18"/>
              </w:rPr>
            </w:pPr>
            <w:r>
              <w:rPr>
                <w:sz w:val="18"/>
                <w:szCs w:val="18"/>
              </w:rPr>
              <w:tab/>
              <w:t xml:space="preserve">(11.4) </w:t>
            </w:r>
          </w:p>
        </w:tc>
      </w:tr>
      <w:tr w:rsidR="004E777F" ns2:paraId="0FD82CA6"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4904CA7A" ns2:textId="77777777" w:rsidR="004E777F" w:rsidRDefault="004E777F" w:rsidP="00C90784">
            <w:pPr>
              <w:spacing w:before="15" w:after="15"/>
              <w:ind w:left="160" w:right="1" w:hanging="160"/>
              <w:rPr>
                <w:sz w:val="18"/>
                <w:szCs w:val="18"/>
              </w:rPr>
            </w:pPr>
            <w:r>
              <w:rPr>
                <w:sz w:val="18"/>
                <w:szCs w:val="18"/>
              </w:rPr>
              <w:t xml:space="preserve">   Hyponatraemia </w:t>
            </w:r>
          </w:p>
        </w:tc>
        <w:tc>
          <w:tcPr>
            <w:tcW w:w="1080" w:type="dxa"/>
            <w:tcBorders>
              <w:top w:val="nil"/>
              <w:left w:val="nil"/>
              <w:bottom w:val="nil"/>
              <w:right w:val="nil"/>
            </w:tcBorders>
          </w:tcPr>
          <w:p ns2:paraId="57D87A7E" ns2:textId="77777777" w:rsidR="004E777F" w:rsidRDefault="004E777F" w:rsidP="00C90784">
            <w:pPr>
              <w:tabs>
                <w:tab w:val="decimal" w:pos="533"/>
                <w:tab w:val="left" w:pos="613"/>
              </w:tabs>
              <w:spacing w:before="15" w:after="15"/>
              <w:rPr>
                <w:sz w:val="18"/>
                <w:szCs w:val="18"/>
              </w:rPr>
            </w:pPr>
            <w:r>
              <w:rPr>
                <w:sz w:val="18"/>
                <w:szCs w:val="18"/>
              </w:rPr>
              <w:tab/>
              <w:t xml:space="preserve">16 </w:t>
            </w:r>
          </w:p>
        </w:tc>
        <w:tc>
          <w:tcPr>
            <w:tcW w:w="1080" w:type="dxa"/>
            <w:tcBorders>
              <w:top w:val="nil"/>
              <w:left w:val="nil"/>
              <w:bottom w:val="nil"/>
              <w:right w:val="single" w:sz="2" w:space="0" w:color="auto"/>
            </w:tcBorders>
          </w:tcPr>
          <w:p ns2:paraId="26E01B40" ns2:textId="77777777" w:rsidR="004E777F" w:rsidRDefault="004E777F" w:rsidP="00C90784">
            <w:pPr>
              <w:tabs>
                <w:tab w:val="decimal" w:pos="364"/>
                <w:tab w:val="left" w:pos="444"/>
              </w:tabs>
              <w:spacing w:before="15" w:after="15"/>
              <w:rPr>
                <w:sz w:val="18"/>
                <w:szCs w:val="18"/>
              </w:rPr>
            </w:pPr>
            <w:r>
              <w:rPr>
                <w:sz w:val="18"/>
                <w:szCs w:val="18"/>
              </w:rPr>
              <w:tab/>
              <w:t xml:space="preserve">(12.3) </w:t>
            </w:r>
          </w:p>
        </w:tc>
        <w:tc>
          <w:tcPr>
            <w:tcW w:w="1080" w:type="dxa"/>
            <w:tcBorders>
              <w:top w:val="nil"/>
              <w:left w:val="nil"/>
              <w:bottom w:val="nil"/>
              <w:right w:val="nil"/>
            </w:tcBorders>
          </w:tcPr>
          <w:p ns2:paraId="7E823A2B" ns2:textId="77777777" w:rsidR="004E777F" w:rsidRDefault="004E777F" w:rsidP="00C90784">
            <w:pPr>
              <w:tabs>
                <w:tab w:val="decimal" w:pos="533"/>
                <w:tab w:val="left" w:pos="613"/>
              </w:tabs>
              <w:spacing w:before="15" w:after="15"/>
              <w:rPr>
                <w:sz w:val="18"/>
                <w:szCs w:val="18"/>
              </w:rPr>
            </w:pPr>
            <w:r>
              <w:rPr>
                <w:sz w:val="18"/>
                <w:szCs w:val="18"/>
              </w:rPr>
              <w:tab/>
              <w:t xml:space="preserve">19 </w:t>
            </w:r>
          </w:p>
        </w:tc>
        <w:tc>
          <w:tcPr>
            <w:tcW w:w="1080" w:type="dxa"/>
            <w:tcBorders>
              <w:top w:val="nil"/>
              <w:left w:val="nil"/>
              <w:bottom w:val="nil"/>
            </w:tcBorders>
          </w:tcPr>
          <w:p ns2:paraId="64FE6E3E" ns2:textId="77777777" w:rsidR="004E777F" w:rsidRDefault="004E777F" w:rsidP="00C90784">
            <w:pPr>
              <w:tabs>
                <w:tab w:val="decimal" w:pos="364"/>
                <w:tab w:val="left" w:pos="444"/>
              </w:tabs>
              <w:spacing w:before="15" w:after="15"/>
              <w:rPr>
                <w:sz w:val="18"/>
                <w:szCs w:val="18"/>
              </w:rPr>
            </w:pPr>
            <w:r>
              <w:rPr>
                <w:sz w:val="18"/>
                <w:szCs w:val="18"/>
              </w:rPr>
              <w:tab/>
              <w:t xml:space="preserve">(14.4) </w:t>
            </w:r>
          </w:p>
        </w:tc>
      </w:tr>
      <w:tr w:rsidR="004E777F" ns2:paraId="6EBDA137"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733593E6" ns2:textId="77777777" w:rsidR="004E777F" w:rsidRDefault="004E777F" w:rsidP="00C90784">
            <w:pPr>
              <w:spacing w:before="15" w:after="15"/>
              <w:ind w:left="160" w:right="1" w:hanging="160"/>
              <w:rPr>
                <w:sz w:val="18"/>
                <w:szCs w:val="18"/>
              </w:rPr>
            </w:pPr>
            <w:r>
              <w:rPr>
                <w:sz w:val="18"/>
                <w:szCs w:val="18"/>
              </w:rPr>
              <w:t xml:space="preserve">   Mouth ulceration </w:t>
            </w:r>
          </w:p>
        </w:tc>
        <w:tc>
          <w:tcPr>
            <w:tcW w:w="1080" w:type="dxa"/>
            <w:tcBorders>
              <w:top w:val="nil"/>
              <w:left w:val="nil"/>
              <w:bottom w:val="nil"/>
              <w:right w:val="nil"/>
            </w:tcBorders>
          </w:tcPr>
          <w:p ns2:paraId="6977D637" ns2:textId="77777777" w:rsidR="004E777F" w:rsidRDefault="004E777F" w:rsidP="00C90784">
            <w:pPr>
              <w:tabs>
                <w:tab w:val="decimal" w:pos="533"/>
                <w:tab w:val="left" w:pos="613"/>
              </w:tabs>
              <w:spacing w:before="15" w:after="15"/>
              <w:rPr>
                <w:sz w:val="18"/>
                <w:szCs w:val="18"/>
              </w:rPr>
            </w:pPr>
            <w:r>
              <w:rPr>
                <w:sz w:val="18"/>
                <w:szCs w:val="18"/>
              </w:rPr>
              <w:tab/>
              <w:t xml:space="preserve">16 </w:t>
            </w:r>
          </w:p>
        </w:tc>
        <w:tc>
          <w:tcPr>
            <w:tcW w:w="1080" w:type="dxa"/>
            <w:tcBorders>
              <w:top w:val="nil"/>
              <w:left w:val="nil"/>
              <w:bottom w:val="nil"/>
              <w:right w:val="single" w:sz="2" w:space="0" w:color="auto"/>
            </w:tcBorders>
          </w:tcPr>
          <w:p ns2:paraId="3561D8F8" ns2:textId="77777777" w:rsidR="004E777F" w:rsidRDefault="004E777F" w:rsidP="00C90784">
            <w:pPr>
              <w:tabs>
                <w:tab w:val="decimal" w:pos="364"/>
                <w:tab w:val="left" w:pos="444"/>
              </w:tabs>
              <w:spacing w:before="15" w:after="15"/>
              <w:rPr>
                <w:sz w:val="18"/>
                <w:szCs w:val="18"/>
              </w:rPr>
            </w:pPr>
            <w:r>
              <w:rPr>
                <w:sz w:val="18"/>
                <w:szCs w:val="18"/>
              </w:rPr>
              <w:tab/>
              <w:t xml:space="preserve">(12.3) </w:t>
            </w:r>
          </w:p>
        </w:tc>
        <w:tc>
          <w:tcPr>
            <w:tcW w:w="1080" w:type="dxa"/>
            <w:tcBorders>
              <w:top w:val="nil"/>
              <w:left w:val="nil"/>
              <w:bottom w:val="nil"/>
              <w:right w:val="nil"/>
            </w:tcBorders>
          </w:tcPr>
          <w:p ns2:paraId="05CD6588" ns2:textId="77777777" w:rsidR="004E777F" w:rsidRDefault="004E777F" w:rsidP="00C90784">
            <w:pPr>
              <w:tabs>
                <w:tab w:val="decimal" w:pos="533"/>
                <w:tab w:val="left" w:pos="613"/>
              </w:tabs>
              <w:spacing w:before="15" w:after="15"/>
              <w:rPr>
                <w:sz w:val="18"/>
                <w:szCs w:val="18"/>
              </w:rPr>
            </w:pPr>
            <w:r>
              <w:rPr>
                <w:sz w:val="18"/>
                <w:szCs w:val="18"/>
              </w:rPr>
              <w:tab/>
              <w:t xml:space="preserve">2 </w:t>
            </w:r>
          </w:p>
        </w:tc>
        <w:tc>
          <w:tcPr>
            <w:tcW w:w="1080" w:type="dxa"/>
            <w:tcBorders>
              <w:top w:val="nil"/>
              <w:left w:val="nil"/>
              <w:bottom w:val="nil"/>
            </w:tcBorders>
          </w:tcPr>
          <w:p ns2:paraId="33BCD82A" ns2:textId="77777777" w:rsidR="004E777F" w:rsidRDefault="004E777F" w:rsidP="00C90784">
            <w:pPr>
              <w:tabs>
                <w:tab w:val="decimal" w:pos="364"/>
                <w:tab w:val="left" w:pos="444"/>
              </w:tabs>
              <w:spacing w:before="15" w:after="15"/>
              <w:rPr>
                <w:sz w:val="18"/>
                <w:szCs w:val="18"/>
              </w:rPr>
            </w:pPr>
            <w:r>
              <w:rPr>
                <w:sz w:val="18"/>
                <w:szCs w:val="18"/>
              </w:rPr>
              <w:tab/>
              <w:t xml:space="preserve">(1.5) </w:t>
            </w:r>
          </w:p>
        </w:tc>
      </w:tr>
      <w:tr w:rsidR="004E777F" ns2:paraId="115B1FC2"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7BDEB2A3" ns2:textId="77777777" w:rsidR="004E777F" w:rsidRDefault="004E777F" w:rsidP="00C90784">
            <w:pPr>
              <w:spacing w:before="15" w:after="15"/>
              <w:ind w:left="160" w:right="1" w:hanging="160"/>
              <w:rPr>
                <w:sz w:val="18"/>
                <w:szCs w:val="18"/>
              </w:rPr>
            </w:pPr>
            <w:r>
              <w:rPr>
                <w:sz w:val="18"/>
                <w:szCs w:val="18"/>
              </w:rPr>
              <w:t xml:space="preserve">   Blood alkaline phosphatase increased </w:t>
            </w:r>
          </w:p>
        </w:tc>
        <w:tc>
          <w:tcPr>
            <w:tcW w:w="1080" w:type="dxa"/>
            <w:tcBorders>
              <w:top w:val="nil"/>
              <w:left w:val="nil"/>
              <w:bottom w:val="nil"/>
              <w:right w:val="nil"/>
            </w:tcBorders>
          </w:tcPr>
          <w:p ns2:paraId="29781A91" ns2:textId="77777777" w:rsidR="004E777F" w:rsidRDefault="004E777F" w:rsidP="00C90784">
            <w:pPr>
              <w:tabs>
                <w:tab w:val="decimal" w:pos="533"/>
                <w:tab w:val="left" w:pos="613"/>
              </w:tabs>
              <w:spacing w:before="15" w:after="15"/>
              <w:rPr>
                <w:sz w:val="18"/>
                <w:szCs w:val="18"/>
              </w:rPr>
            </w:pPr>
            <w:r>
              <w:rPr>
                <w:sz w:val="18"/>
                <w:szCs w:val="18"/>
              </w:rPr>
              <w:tab/>
              <w:t xml:space="preserve">14 </w:t>
            </w:r>
          </w:p>
        </w:tc>
        <w:tc>
          <w:tcPr>
            <w:tcW w:w="1080" w:type="dxa"/>
            <w:tcBorders>
              <w:top w:val="nil"/>
              <w:left w:val="nil"/>
              <w:bottom w:val="nil"/>
              <w:right w:val="single" w:sz="2" w:space="0" w:color="auto"/>
            </w:tcBorders>
          </w:tcPr>
          <w:p ns2:paraId="7F9FF02F" ns2:textId="77777777" w:rsidR="004E777F" w:rsidRDefault="004E777F" w:rsidP="00C90784">
            <w:pPr>
              <w:tabs>
                <w:tab w:val="decimal" w:pos="364"/>
                <w:tab w:val="left" w:pos="444"/>
              </w:tabs>
              <w:spacing w:before="15" w:after="15"/>
              <w:rPr>
                <w:sz w:val="18"/>
                <w:szCs w:val="18"/>
              </w:rPr>
            </w:pPr>
            <w:r>
              <w:rPr>
                <w:sz w:val="18"/>
                <w:szCs w:val="18"/>
              </w:rPr>
              <w:tab/>
              <w:t xml:space="preserve">(10.8) </w:t>
            </w:r>
          </w:p>
        </w:tc>
        <w:tc>
          <w:tcPr>
            <w:tcW w:w="1080" w:type="dxa"/>
            <w:tcBorders>
              <w:top w:val="nil"/>
              <w:left w:val="nil"/>
              <w:bottom w:val="nil"/>
              <w:right w:val="nil"/>
            </w:tcBorders>
          </w:tcPr>
          <w:p ns2:paraId="35CE2E2A" ns2:textId="77777777" w:rsidR="004E777F" w:rsidRDefault="004E777F" w:rsidP="00C90784">
            <w:pPr>
              <w:tabs>
                <w:tab w:val="decimal" w:pos="533"/>
                <w:tab w:val="left" w:pos="613"/>
              </w:tabs>
              <w:spacing w:before="15" w:after="15"/>
              <w:rPr>
                <w:sz w:val="18"/>
                <w:szCs w:val="18"/>
              </w:rPr>
            </w:pPr>
            <w:r>
              <w:rPr>
                <w:sz w:val="18"/>
                <w:szCs w:val="18"/>
              </w:rPr>
              <w:tab/>
              <w:t xml:space="preserve">20 </w:t>
            </w:r>
          </w:p>
        </w:tc>
        <w:tc>
          <w:tcPr>
            <w:tcW w:w="1080" w:type="dxa"/>
            <w:tcBorders>
              <w:top w:val="nil"/>
              <w:left w:val="nil"/>
              <w:bottom w:val="nil"/>
            </w:tcBorders>
          </w:tcPr>
          <w:p ns2:paraId="41CDDB19" ns2:textId="77777777" w:rsidR="004E777F" w:rsidRDefault="004E777F" w:rsidP="00C90784">
            <w:pPr>
              <w:tabs>
                <w:tab w:val="decimal" w:pos="364"/>
                <w:tab w:val="left" w:pos="444"/>
              </w:tabs>
              <w:spacing w:before="15" w:after="15"/>
              <w:rPr>
                <w:sz w:val="18"/>
                <w:szCs w:val="18"/>
              </w:rPr>
            </w:pPr>
            <w:r>
              <w:rPr>
                <w:sz w:val="18"/>
                <w:szCs w:val="18"/>
              </w:rPr>
              <w:tab/>
              <w:t xml:space="preserve">(15.2) </w:t>
            </w:r>
          </w:p>
        </w:tc>
      </w:tr>
      <w:tr w:rsidR="004E777F" ns2:paraId="53F59D32"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6FDE0880" ns2:textId="77777777" w:rsidR="004E777F" w:rsidRDefault="004E777F" w:rsidP="00C90784">
            <w:pPr>
              <w:spacing w:before="15" w:after="15"/>
              <w:ind w:left="160" w:right="1" w:hanging="160"/>
              <w:rPr>
                <w:sz w:val="18"/>
                <w:szCs w:val="18"/>
              </w:rPr>
            </w:pPr>
            <w:r>
              <w:rPr>
                <w:sz w:val="18"/>
                <w:szCs w:val="18"/>
              </w:rPr>
              <w:t xml:space="preserve">   Gamma-glutamyltransferase increased </w:t>
            </w:r>
          </w:p>
        </w:tc>
        <w:tc>
          <w:tcPr>
            <w:tcW w:w="1080" w:type="dxa"/>
            <w:tcBorders>
              <w:top w:val="nil"/>
              <w:left w:val="nil"/>
              <w:bottom w:val="nil"/>
              <w:right w:val="nil"/>
            </w:tcBorders>
          </w:tcPr>
          <w:p ns2:paraId="33F90B17" ns2:textId="77777777" w:rsidR="004E777F" w:rsidRDefault="004E777F" w:rsidP="00C90784">
            <w:pPr>
              <w:tabs>
                <w:tab w:val="decimal" w:pos="533"/>
                <w:tab w:val="left" w:pos="613"/>
              </w:tabs>
              <w:spacing w:before="15" w:after="15"/>
              <w:rPr>
                <w:sz w:val="18"/>
                <w:szCs w:val="18"/>
              </w:rPr>
            </w:pPr>
            <w:r>
              <w:rPr>
                <w:sz w:val="18"/>
                <w:szCs w:val="18"/>
              </w:rPr>
              <w:tab/>
              <w:t xml:space="preserve">14 </w:t>
            </w:r>
          </w:p>
        </w:tc>
        <w:tc>
          <w:tcPr>
            <w:tcW w:w="1080" w:type="dxa"/>
            <w:tcBorders>
              <w:top w:val="nil"/>
              <w:left w:val="nil"/>
              <w:bottom w:val="nil"/>
              <w:right w:val="single" w:sz="2" w:space="0" w:color="auto"/>
            </w:tcBorders>
          </w:tcPr>
          <w:p ns2:paraId="742B3D1B" ns2:textId="77777777" w:rsidR="004E777F" w:rsidRDefault="004E777F" w:rsidP="00C90784">
            <w:pPr>
              <w:tabs>
                <w:tab w:val="decimal" w:pos="364"/>
                <w:tab w:val="left" w:pos="444"/>
              </w:tabs>
              <w:spacing w:before="15" w:after="15"/>
              <w:rPr>
                <w:sz w:val="18"/>
                <w:szCs w:val="18"/>
              </w:rPr>
            </w:pPr>
            <w:r>
              <w:rPr>
                <w:sz w:val="18"/>
                <w:szCs w:val="18"/>
              </w:rPr>
              <w:tab/>
              <w:t xml:space="preserve">(10.8) </w:t>
            </w:r>
          </w:p>
        </w:tc>
        <w:tc>
          <w:tcPr>
            <w:tcW w:w="1080" w:type="dxa"/>
            <w:tcBorders>
              <w:top w:val="nil"/>
              <w:left w:val="nil"/>
              <w:bottom w:val="nil"/>
              <w:right w:val="nil"/>
            </w:tcBorders>
          </w:tcPr>
          <w:p ns2:paraId="39D42726" ns2:textId="77777777" w:rsidR="004E777F" w:rsidRDefault="004E777F" w:rsidP="00C90784">
            <w:pPr>
              <w:tabs>
                <w:tab w:val="decimal" w:pos="533"/>
                <w:tab w:val="left" w:pos="613"/>
              </w:tabs>
              <w:spacing w:before="15" w:after="15"/>
              <w:rPr>
                <w:sz w:val="18"/>
                <w:szCs w:val="18"/>
              </w:rPr>
            </w:pPr>
            <w:r>
              <w:rPr>
                <w:sz w:val="18"/>
                <w:szCs w:val="18"/>
              </w:rPr>
              <w:tab/>
              <w:t xml:space="preserve">38 </w:t>
            </w:r>
          </w:p>
        </w:tc>
        <w:tc>
          <w:tcPr>
            <w:tcW w:w="1080" w:type="dxa"/>
            <w:tcBorders>
              <w:top w:val="nil"/>
              <w:left w:val="nil"/>
              <w:bottom w:val="nil"/>
            </w:tcBorders>
          </w:tcPr>
          <w:p ns2:paraId="1AEEBDD7" ns2:textId="77777777" w:rsidR="004E777F" w:rsidRDefault="004E777F" w:rsidP="00C90784">
            <w:pPr>
              <w:tabs>
                <w:tab w:val="decimal" w:pos="364"/>
                <w:tab w:val="left" w:pos="444"/>
              </w:tabs>
              <w:spacing w:before="15" w:after="15"/>
              <w:rPr>
                <w:sz w:val="18"/>
                <w:szCs w:val="18"/>
              </w:rPr>
            </w:pPr>
            <w:r>
              <w:rPr>
                <w:sz w:val="18"/>
                <w:szCs w:val="18"/>
              </w:rPr>
              <w:tab/>
              <w:t xml:space="preserve">(28.8) </w:t>
            </w:r>
          </w:p>
        </w:tc>
      </w:tr>
      <w:tr w:rsidR="004E777F" ns2:paraId="1F42EC90" ns2:textId="77777777" w:rsidTr="00862CB7">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109C7AEE" ns2:textId="77777777" w:rsidR="004E777F" w:rsidRDefault="004E777F" w:rsidP="00C90784">
            <w:pPr>
              <w:spacing w:before="15" w:after="15"/>
              <w:ind w:left="160" w:right="1" w:hanging="160"/>
              <w:rPr>
                <w:sz w:val="18"/>
                <w:szCs w:val="18"/>
              </w:rPr>
            </w:pPr>
            <w:r>
              <w:rPr>
                <w:sz w:val="18"/>
                <w:szCs w:val="18"/>
              </w:rPr>
              <w:t xml:space="preserve">   Hyperglycaemia </w:t>
            </w:r>
          </w:p>
        </w:tc>
        <w:tc>
          <w:tcPr>
            <w:tcW w:w="1080" w:type="dxa"/>
            <w:tcBorders>
              <w:top w:val="nil"/>
              <w:left w:val="nil"/>
              <w:bottom w:val="nil"/>
              <w:right w:val="nil"/>
            </w:tcBorders>
          </w:tcPr>
          <w:p ns2:paraId="5E24C849" ns2:textId="77777777" w:rsidR="004E777F" w:rsidRDefault="004E777F" w:rsidP="00C90784">
            <w:pPr>
              <w:tabs>
                <w:tab w:val="decimal" w:pos="533"/>
                <w:tab w:val="left" w:pos="613"/>
              </w:tabs>
              <w:spacing w:before="15" w:after="15"/>
              <w:rPr>
                <w:sz w:val="18"/>
                <w:szCs w:val="18"/>
              </w:rPr>
            </w:pPr>
            <w:r>
              <w:rPr>
                <w:sz w:val="18"/>
                <w:szCs w:val="18"/>
              </w:rPr>
              <w:tab/>
              <w:t xml:space="preserve">14 </w:t>
            </w:r>
          </w:p>
        </w:tc>
        <w:tc>
          <w:tcPr>
            <w:tcW w:w="1080" w:type="dxa"/>
            <w:tcBorders>
              <w:top w:val="nil"/>
              <w:left w:val="nil"/>
              <w:bottom w:val="nil"/>
              <w:right w:val="single" w:sz="2" w:space="0" w:color="auto"/>
            </w:tcBorders>
          </w:tcPr>
          <w:p ns2:paraId="442491D4" ns2:textId="77777777" w:rsidR="004E777F" w:rsidRDefault="004E777F" w:rsidP="00C90784">
            <w:pPr>
              <w:tabs>
                <w:tab w:val="decimal" w:pos="364"/>
                <w:tab w:val="left" w:pos="444"/>
              </w:tabs>
              <w:spacing w:before="15" w:after="15"/>
              <w:rPr>
                <w:sz w:val="18"/>
                <w:szCs w:val="18"/>
              </w:rPr>
            </w:pPr>
            <w:r>
              <w:rPr>
                <w:sz w:val="18"/>
                <w:szCs w:val="18"/>
              </w:rPr>
              <w:tab/>
              <w:t xml:space="preserve">(10.8) </w:t>
            </w:r>
          </w:p>
        </w:tc>
        <w:tc>
          <w:tcPr>
            <w:tcW w:w="1080" w:type="dxa"/>
            <w:tcBorders>
              <w:top w:val="nil"/>
              <w:left w:val="nil"/>
              <w:bottom w:val="nil"/>
              <w:right w:val="nil"/>
            </w:tcBorders>
          </w:tcPr>
          <w:p ns2:paraId="49FB4EC7" ns2:textId="77777777" w:rsidR="004E777F" w:rsidRDefault="004E777F" w:rsidP="00C90784">
            <w:pPr>
              <w:tabs>
                <w:tab w:val="decimal" w:pos="533"/>
                <w:tab w:val="left" w:pos="613"/>
              </w:tabs>
              <w:spacing w:before="15" w:after="15"/>
              <w:rPr>
                <w:sz w:val="18"/>
                <w:szCs w:val="18"/>
              </w:rPr>
            </w:pPr>
            <w:r>
              <w:rPr>
                <w:sz w:val="18"/>
                <w:szCs w:val="18"/>
              </w:rPr>
              <w:tab/>
              <w:t xml:space="preserve">27 </w:t>
            </w:r>
          </w:p>
        </w:tc>
        <w:tc>
          <w:tcPr>
            <w:tcW w:w="1080" w:type="dxa"/>
            <w:tcBorders>
              <w:top w:val="nil"/>
              <w:left w:val="nil"/>
              <w:bottom w:val="nil"/>
            </w:tcBorders>
          </w:tcPr>
          <w:p ns2:paraId="4909FD30" ns2:textId="77777777" w:rsidR="004E777F" w:rsidRDefault="004E777F" w:rsidP="00C90784">
            <w:pPr>
              <w:tabs>
                <w:tab w:val="decimal" w:pos="364"/>
                <w:tab w:val="left" w:pos="444"/>
              </w:tabs>
              <w:spacing w:before="15" w:after="15"/>
              <w:rPr>
                <w:sz w:val="18"/>
                <w:szCs w:val="18"/>
              </w:rPr>
            </w:pPr>
            <w:r>
              <w:rPr>
                <w:sz w:val="18"/>
                <w:szCs w:val="18"/>
              </w:rPr>
              <w:tab/>
              <w:t xml:space="preserve">(20.5) </w:t>
            </w:r>
          </w:p>
        </w:tc>
      </w:tr>
      <w:tr w:rsidR="00862CB7" ns2:paraId="002CE084" ns2:textId="77777777" w:rsidTr="00F52139">
        <w:tblPrEx>
          <w:tblBorders>
            <w:top w:val="single" w:sz="6" w:space="0" w:color="auto"/>
            <w:bottom w:val="single" w:sz="6" w:space="0" w:color="auto"/>
          </w:tblBorders>
        </w:tblPrEx>
        <w:trPr>
          <w:jc w:val="center"/>
        </w:trPr>
        <w:tc>
          <w:tcPr>
            <w:tcW w:w="4320" w:type="dxa"/>
            <w:tcBorders>
              <w:top w:val="nil"/>
              <w:bottom w:val="single" w:sz="4" w:space="0" w:color="auto"/>
              <w:right w:val="single" w:sz="2" w:space="0" w:color="auto"/>
            </w:tcBorders>
          </w:tcPr>
          <w:p ns2:paraId="129F647C" ns2:textId="3CEBE85E" w:rsidR="00862CB7" w:rsidRDefault="00862CB7" w:rsidP="00862CB7">
            <w:pPr>
              <w:spacing w:before="15" w:after="15"/>
              <w:ind w:left="160" w:right="1" w:hanging="160"/>
              <w:rPr>
                <w:sz w:val="18"/>
                <w:szCs w:val="18"/>
              </w:rPr>
            </w:pPr>
            <w:r>
              <w:rPr>
                <w:sz w:val="18"/>
                <w:szCs w:val="18"/>
              </w:rPr>
              <w:t xml:space="preserve">   Sinus tachycardia </w:t>
            </w:r>
          </w:p>
        </w:tc>
        <w:tc>
          <w:tcPr>
            <w:tcW w:w="1080" w:type="dxa"/>
            <w:tcBorders>
              <w:top w:val="nil"/>
              <w:left w:val="nil"/>
              <w:bottom w:val="single" w:sz="4" w:space="0" w:color="auto"/>
              <w:right w:val="nil"/>
            </w:tcBorders>
          </w:tcPr>
          <w:p ns2:paraId="07DEA24C" ns2:textId="413E2E3F" w:rsidR="00862CB7" w:rsidRDefault="00862CB7" w:rsidP="00862CB7">
            <w:pPr>
              <w:tabs>
                <w:tab w:val="decimal" w:pos="533"/>
                <w:tab w:val="left" w:pos="613"/>
              </w:tabs>
              <w:spacing w:before="15" w:after="15"/>
              <w:rPr>
                <w:sz w:val="18"/>
                <w:szCs w:val="18"/>
              </w:rPr>
            </w:pPr>
            <w:r>
              <w:rPr>
                <w:sz w:val="18"/>
                <w:szCs w:val="18"/>
              </w:rPr>
              <w:tab/>
              <w:t xml:space="preserve">11 </w:t>
            </w:r>
          </w:p>
        </w:tc>
        <w:tc>
          <w:tcPr>
            <w:tcW w:w="1080" w:type="dxa"/>
            <w:tcBorders>
              <w:top w:val="nil"/>
              <w:left w:val="nil"/>
              <w:bottom w:val="single" w:sz="4" w:space="0" w:color="auto"/>
              <w:right w:val="single" w:sz="2" w:space="0" w:color="auto"/>
            </w:tcBorders>
          </w:tcPr>
          <w:p ns2:paraId="0304E866" ns2:textId="09810766" w:rsidR="00862CB7" w:rsidRDefault="00862CB7" w:rsidP="00862CB7">
            <w:pPr>
              <w:tabs>
                <w:tab w:val="decimal" w:pos="364"/>
                <w:tab w:val="left" w:pos="444"/>
              </w:tabs>
              <w:spacing w:before="15" w:after="15"/>
              <w:rPr>
                <w:sz w:val="18"/>
                <w:szCs w:val="18"/>
              </w:rPr>
            </w:pPr>
            <w:r>
              <w:rPr>
                <w:sz w:val="18"/>
                <w:szCs w:val="18"/>
              </w:rPr>
              <w:tab/>
              <w:t xml:space="preserve">(8.5) </w:t>
            </w:r>
          </w:p>
        </w:tc>
        <w:tc>
          <w:tcPr>
            <w:tcW w:w="1080" w:type="dxa"/>
            <w:tcBorders>
              <w:top w:val="nil"/>
              <w:left w:val="nil"/>
              <w:bottom w:val="single" w:sz="4" w:space="0" w:color="auto"/>
              <w:right w:val="nil"/>
            </w:tcBorders>
          </w:tcPr>
          <w:p ns2:paraId="6E5439AA" ns2:textId="360585BC" w:rsidR="00862CB7" w:rsidRDefault="00862CB7" w:rsidP="00862CB7">
            <w:pPr>
              <w:tabs>
                <w:tab w:val="decimal" w:pos="533"/>
                <w:tab w:val="left" w:pos="613"/>
              </w:tabs>
              <w:spacing w:before="15" w:after="15"/>
              <w:rPr>
                <w:sz w:val="18"/>
                <w:szCs w:val="18"/>
              </w:rPr>
            </w:pPr>
            <w:r>
              <w:rPr>
                <w:sz w:val="18"/>
                <w:szCs w:val="18"/>
              </w:rPr>
              <w:tab/>
              <w:t xml:space="preserve">14 </w:t>
            </w:r>
          </w:p>
        </w:tc>
        <w:tc>
          <w:tcPr>
            <w:tcW w:w="1080" w:type="dxa"/>
            <w:tcBorders>
              <w:top w:val="nil"/>
              <w:left w:val="nil"/>
              <w:bottom w:val="single" w:sz="4" w:space="0" w:color="auto"/>
            </w:tcBorders>
          </w:tcPr>
          <w:p ns2:paraId="303519D5" ns2:textId="0CE8412F" w:rsidR="00862CB7" w:rsidRDefault="00862CB7" w:rsidP="00862CB7">
            <w:pPr>
              <w:tabs>
                <w:tab w:val="decimal" w:pos="364"/>
                <w:tab w:val="left" w:pos="444"/>
              </w:tabs>
              <w:spacing w:before="15" w:after="15"/>
              <w:rPr>
                <w:sz w:val="18"/>
                <w:szCs w:val="18"/>
              </w:rPr>
            </w:pPr>
            <w:r>
              <w:rPr>
                <w:sz w:val="18"/>
                <w:szCs w:val="18"/>
              </w:rPr>
              <w:tab/>
              <w:t xml:space="preserve">(10.6) </w:t>
            </w:r>
          </w:p>
        </w:tc>
      </w:tr>
      <w:tr w:rsidR="00862CB7" ns2:paraId="4FE3C09F" ns2:textId="77777777" w:rsidTr="00F52139">
        <w:tblPrEx>
          <w:tblBorders>
            <w:top w:val="single" w:sz="6" w:space="0" w:color="auto"/>
            <w:bottom w:val="single" w:sz="6" w:space="0" w:color="auto"/>
          </w:tblBorders>
        </w:tblPrEx>
        <w:trPr>
          <w:jc w:val="center"/>
        </w:trPr>
        <w:tc>
          <w:tcPr>
            <w:tcW w:w="8640" w:type="dxa"/>
            <w:gridSpan w:val="5"/>
            <w:tcBorders>
              <w:top w:val="single" w:sz="4" w:space="0" w:color="auto"/>
              <w:bottom w:val="double" w:sz="4" w:space="0" w:color="auto"/>
            </w:tcBorders>
          </w:tcPr>
          <w:p ns2:paraId="39D1414E" ns2:textId="77777777" w:rsidR="00862CB7" w:rsidRDefault="00862CB7" w:rsidP="00862CB7">
            <w:pPr>
              <w:spacing w:before="30" w:after="30"/>
              <w:ind w:left="160" w:right="1" w:hanging="160"/>
              <w:rPr>
                <w:sz w:val="18"/>
                <w:szCs w:val="18"/>
              </w:rPr>
            </w:pPr>
            <w:r>
              <w:rPr>
                <w:sz w:val="18"/>
                <w:szCs w:val="18"/>
              </w:rPr>
              <w:t>Every participant is counted a single time for each applicable row and column.</w:t>
            </w:r>
          </w:p>
          <w:p ns2:paraId="2BC32647" ns2:textId="77777777" w:rsidR="00862CB7" w:rsidRDefault="00862CB7" w:rsidP="00862CB7">
            <w:pPr>
              <w:spacing w:before="30" w:after="30"/>
              <w:ind w:left="160" w:right="1" w:hanging="160"/>
              <w:rPr>
                <w:sz w:val="18"/>
                <w:szCs w:val="18"/>
              </w:rPr>
            </w:pPr>
            <w:r>
              <w:rPr>
                <w:sz w:val="18"/>
                <w:szCs w:val="18"/>
              </w:rPr>
              <w:t xml:space="preserve"> A specific adverse event appears on this report only if its incidence in one or more of the columns meets the incidence criterion in the report title, after rounding.</w:t>
            </w:r>
          </w:p>
          <w:p ns2:paraId="78A03C91" ns2:textId="77777777" w:rsidR="00862CB7" w:rsidRDefault="00862CB7" w:rsidP="00862CB7">
            <w:pPr>
              <w:spacing w:before="30" w:after="30"/>
              <w:ind w:left="160" w:right="1" w:hanging="160"/>
              <w:rPr>
                <w:sz w:val="18"/>
                <w:szCs w:val="18"/>
              </w:rPr>
            </w:pPr>
            <w:r>
              <w:rPr>
                <w:sz w:val="18"/>
                <w:szCs w:val="18"/>
              </w:rPr>
              <w:t xml:space="preserve"> Adverse events occurring within 30 days after last infusion of study drug are included.</w:t>
            </w:r>
          </w:p>
          <w:p ns2:paraId="36409185" ns2:textId="77777777" w:rsidR="00862CB7" w:rsidRDefault="00862CB7" w:rsidP="00862CB7">
            <w:pPr>
              <w:spacing w:before="30" w:after="30"/>
              <w:ind w:left="160" w:right="1" w:hanging="160"/>
              <w:rPr>
                <w:sz w:val="18"/>
                <w:szCs w:val="18"/>
              </w:rPr>
            </w:pPr>
            <w:r>
              <w:rPr>
                <w:sz w:val="18"/>
                <w:szCs w:val="18"/>
              </w:rPr>
              <w:t xml:space="preserve"> MedDRA preferred terms "Neoplasm progression", "Malignant neoplasm progression" and "Disease progression" not related to the drug are excluded.</w:t>
            </w:r>
          </w:p>
          <w:p ns2:paraId="4B5D2866" ns2:textId="661B651E" w:rsidR="00862CB7" w:rsidRDefault="00862CB7" w:rsidP="00862CB7">
            <w:pPr>
              <w:tabs>
                <w:tab w:val="decimal" w:pos="364"/>
                <w:tab w:val="left" w:pos="444"/>
              </w:tabs>
              <w:spacing w:before="15" w:after="15"/>
              <w:rPr>
                <w:sz w:val="18"/>
                <w:szCs w:val="18"/>
              </w:rPr>
            </w:pPr>
            <w:r>
              <w:rPr>
                <w:sz w:val="18"/>
                <w:szCs w:val="18"/>
              </w:rPr>
              <w:t xml:space="preserve"> Database cutoff date: 30NOV2023</w:t>
            </w:r>
          </w:p>
        </w:tc>
      </w:tr>
      <w:tr w:rsidR="00862CB7" ns2:paraId="43EA4FE9" ns2:textId="77777777" w:rsidTr="00862CB7">
        <w:tblPrEx>
          <w:tblBorders>
            <w:top w:val="single" w:sz="6" w:space="0" w:color="auto"/>
            <w:bottom w:val="single" w:sz="6" w:space="0" w:color="auto"/>
          </w:tblBorders>
        </w:tblPrEx>
        <w:trPr>
          <w:jc w:val="center"/>
        </w:trPr>
        <w:tc>
          <w:tcPr>
            <w:tcW w:w="8640" w:type="dxa"/>
            <w:gridSpan w:val="5"/>
            <w:tcBorders>
              <w:top w:val="double" w:sz="4" w:space="0" w:color="auto"/>
              <w:left w:val="nil"/>
              <w:bottom w:val="nil"/>
              <w:right w:val="nil"/>
            </w:tcBorders>
          </w:tcPr>
          <w:p ns2:paraId="25E100D9" ns2:textId="091B56E8" w:rsidR="00862CB7" w:rsidRDefault="00862CB7" w:rsidP="00C90784">
            <w:pPr>
              <w:tabs>
                <w:tab w:val="decimal" w:pos="364"/>
                <w:tab w:val="left" w:pos="444"/>
              </w:tabs>
              <w:spacing w:before="15" w:after="15"/>
              <w:rPr>
                <w:sz w:val="18"/>
                <w:szCs w:val="18"/>
              </w:rPr>
            </w:pPr>
            <w:r>
              <w:rPr>
                <w:sz w:val="18"/>
                <w:szCs w:val="18"/>
              </w:rPr>
              <w:t>Source:  [P014MK2870: adam-adsl; adae]</w:t>
            </w:r>
          </w:p>
        </w:tc>
      </w:tr>
    </w:tbl>
    <w:p ns2:paraId="657A06C9" ns2:textId="77777777" w:rsidR="004E777F" w:rsidRDefault="004E777F" w:rsidP="004E777F">
      <w:pPr>
        <w:rPr>
          <w:sz w:val="18"/>
          <w:szCs w:val="18"/>
        </w:rPr>
      </w:pPr>
      <w:ins w:id="13174" w:author="GoldenCorpusHarness" w:date="2026-03-28T21:57:55Z">
        <w:r>
          <w:t>Table 47Study MK-2870-017 (SKB264-II-08): Disposition of Participants in Part 1 and Part 2 (APaT Population)</w:t>
        </w:r>
      </w:ins>
    </w:p>
    <w:p ns2:paraId="66EECCAD" ns2:textId="1881C142" w:rsidR="00D048BB" w:rsidRDefault="0049194F" w:rsidP="00862CB7">
      <w:pPr>
        <w:pStyle w:val="TableTitle"/>
      </w:pPr>
      <w:bookmarkStart w:id="525" w:name="_Ref173972708"/>
      <w:bookmarkStart w:id="526" w:name="_Toc180400065"/>
      <w:r>
        <w:lastRenderedPageBreak/>
        <w:t xml:space="preserve">Table </w:t>
      </w:r>
      <w:r w:rsidR="00E45E19">
        <w:rPr>
          <w:noProof/>
        </w:rPr>
        <w:t>66</w:t>
      </w:r>
      <w:bookmarkEnd w:id="525"/>
      <w:r>
        <w:tab/>
      </w:r>
      <w:r w:rsidRPr="0049194F">
        <w:t>Study MK-2870-014 (SKB264-ⅡI-03): Participants With Drug-</w:t>
      </w:r>
      <w:r w:rsidR="005A2854">
        <w:t>r</w:t>
      </w:r>
      <w:r w:rsidRPr="0049194F">
        <w:t>elated Adverse Events by Preferred Terms by Decreasing Incidence (Incidence ≥10% in One or More Treatment Groups) (APaT Population)</w:t>
      </w:r>
      <w:bookmarkEnd w:id="526"/>
    </w:p>
    <w:tbl>
      <w:tblPr>
        <w:tblW w:w="0" w:type="auto"/>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4320"/>
        <w:gridCol w:w="1080"/>
        <w:gridCol w:w="1080"/>
        <w:gridCol w:w="1080"/>
        <w:gridCol w:w="1080"/>
      </w:tblGrid>
      <w:tr w:rsidR="004E777F" w:rsidRPr="00862CB7" ns2:paraId="54DB88B5" ns2:textId="77777777" w:rsidTr="00C90784">
        <w:trPr>
          <w:jc w:val="center"/>
        </w:trPr>
        <w:tc>
          <w:tcPr>
            <w:tcW w:w="4320" w:type="dxa"/>
            <w:tcBorders>
              <w:top w:val="double" w:sz="6" w:space="0" w:color="auto"/>
              <w:bottom w:val="nil"/>
              <w:right w:val="single" w:sz="2" w:space="0" w:color="auto"/>
            </w:tcBorders>
          </w:tcPr>
          <w:p ns2:paraId="722EFA36" ns2:textId="77777777" w:rsidR="004E777F" w:rsidRPr="00862CB7" w:rsidRDefault="004E777F" w:rsidP="00C90784">
            <w:pPr>
              <w:spacing w:before="15" w:after="15"/>
              <w:rPr>
                <w:sz w:val="17"/>
                <w:szCs w:val="17"/>
              </w:rPr>
            </w:pPr>
          </w:p>
        </w:tc>
        <w:tc>
          <w:tcPr>
            <w:tcW w:w="2160" w:type="dxa"/>
            <w:gridSpan w:val="2"/>
            <w:tcBorders>
              <w:top w:val="double" w:sz="6" w:space="0" w:color="auto"/>
              <w:left w:val="nil"/>
              <w:bottom w:val="single" w:sz="2" w:space="0" w:color="auto"/>
              <w:right w:val="single" w:sz="2" w:space="0" w:color="auto"/>
            </w:tcBorders>
          </w:tcPr>
          <w:p ns2:paraId="0F41E301" ns2:textId="05438B44" w:rsidR="004E777F" w:rsidRPr="00862CB7" w:rsidRDefault="0050331B" w:rsidP="00C90784">
            <w:pPr>
              <w:spacing w:before="15" w:after="15"/>
              <w:jc w:val="center"/>
              <w:rPr>
                <w:sz w:val="17"/>
                <w:szCs w:val="17"/>
              </w:rPr>
            </w:pPr>
            <w:r w:rsidRPr="0050331B">
              <w:rPr>
                <w:sz w:val="17"/>
                <w:szCs w:val="17"/>
              </w:rPr>
              <w:t>sac-TMT</w:t>
            </w:r>
            <w:r w:rsidR="004E777F" w:rsidRPr="00862CB7">
              <w:rPr>
                <w:sz w:val="17"/>
                <w:szCs w:val="17"/>
              </w:rPr>
              <w:t xml:space="preserve"> 5 mg/kg </w:t>
            </w:r>
          </w:p>
        </w:tc>
        <w:tc>
          <w:tcPr>
            <w:tcW w:w="2160" w:type="dxa"/>
            <w:gridSpan w:val="2"/>
            <w:tcBorders>
              <w:top w:val="double" w:sz="6" w:space="0" w:color="auto"/>
              <w:left w:val="nil"/>
              <w:bottom w:val="single" w:sz="2" w:space="0" w:color="auto"/>
            </w:tcBorders>
          </w:tcPr>
          <w:p ns2:paraId="6DAE5ABA" ns2:textId="77777777" w:rsidR="004E777F" w:rsidRPr="00862CB7" w:rsidRDefault="004E777F" w:rsidP="00C90784">
            <w:pPr>
              <w:spacing w:before="15" w:after="15"/>
              <w:jc w:val="center"/>
              <w:rPr>
                <w:sz w:val="17"/>
                <w:szCs w:val="17"/>
              </w:rPr>
            </w:pPr>
            <w:r w:rsidRPr="00862CB7">
              <w:rPr>
                <w:sz w:val="17"/>
                <w:szCs w:val="17"/>
              </w:rPr>
              <w:t xml:space="preserve">Control </w:t>
            </w:r>
          </w:p>
        </w:tc>
      </w:tr>
      <w:tr w:rsidR="004E777F" w:rsidRPr="00862CB7" ns2:paraId="4390D7B5" ns2:textId="77777777" w:rsidTr="00C90784">
        <w:tblPrEx>
          <w:tblBorders>
            <w:top w:val="single" w:sz="6" w:space="0" w:color="auto"/>
            <w:bottom w:val="single" w:sz="6" w:space="0" w:color="auto"/>
          </w:tblBorders>
        </w:tblPrEx>
        <w:trPr>
          <w:jc w:val="center"/>
        </w:trPr>
        <w:tc>
          <w:tcPr>
            <w:tcW w:w="4320" w:type="dxa"/>
            <w:tcBorders>
              <w:top w:val="nil"/>
              <w:bottom w:val="single" w:sz="2" w:space="0" w:color="auto"/>
              <w:right w:val="single" w:sz="2" w:space="0" w:color="auto"/>
            </w:tcBorders>
          </w:tcPr>
          <w:p ns2:paraId="05185A67" ns2:textId="77777777" w:rsidR="004E777F" w:rsidRPr="00862CB7" w:rsidRDefault="004E777F" w:rsidP="00C90784">
            <w:pPr>
              <w:spacing w:before="15" w:after="15"/>
              <w:rPr>
                <w:sz w:val="17"/>
                <w:szCs w:val="17"/>
              </w:rPr>
            </w:pPr>
          </w:p>
        </w:tc>
        <w:tc>
          <w:tcPr>
            <w:tcW w:w="1080" w:type="dxa"/>
            <w:tcBorders>
              <w:top w:val="nil"/>
              <w:left w:val="nil"/>
              <w:bottom w:val="single" w:sz="2" w:space="0" w:color="auto"/>
              <w:right w:val="nil"/>
            </w:tcBorders>
          </w:tcPr>
          <w:p ns2:paraId="1250E24F" ns2:textId="77777777" w:rsidR="004E777F" w:rsidRPr="00862CB7" w:rsidRDefault="004E777F" w:rsidP="00C90784">
            <w:pPr>
              <w:spacing w:before="15" w:after="15"/>
              <w:jc w:val="center"/>
              <w:rPr>
                <w:sz w:val="17"/>
                <w:szCs w:val="17"/>
              </w:rPr>
            </w:pPr>
            <w:r w:rsidRPr="00862CB7">
              <w:rPr>
                <w:sz w:val="17"/>
                <w:szCs w:val="17"/>
              </w:rPr>
              <w:t xml:space="preserve">n </w:t>
            </w:r>
          </w:p>
        </w:tc>
        <w:tc>
          <w:tcPr>
            <w:tcW w:w="1080" w:type="dxa"/>
            <w:tcBorders>
              <w:top w:val="nil"/>
              <w:left w:val="nil"/>
              <w:bottom w:val="single" w:sz="2" w:space="0" w:color="auto"/>
              <w:right w:val="single" w:sz="2" w:space="0" w:color="auto"/>
            </w:tcBorders>
          </w:tcPr>
          <w:p ns2:paraId="4406AFB7" ns2:textId="77777777" w:rsidR="004E777F" w:rsidRPr="00862CB7" w:rsidRDefault="004E777F" w:rsidP="00C90784">
            <w:pPr>
              <w:spacing w:before="15" w:after="15"/>
              <w:jc w:val="center"/>
              <w:rPr>
                <w:sz w:val="17"/>
                <w:szCs w:val="17"/>
              </w:rPr>
            </w:pPr>
            <w:r w:rsidRPr="00862CB7">
              <w:rPr>
                <w:sz w:val="17"/>
                <w:szCs w:val="17"/>
              </w:rPr>
              <w:t xml:space="preserve">(%) </w:t>
            </w:r>
          </w:p>
        </w:tc>
        <w:tc>
          <w:tcPr>
            <w:tcW w:w="1080" w:type="dxa"/>
            <w:tcBorders>
              <w:top w:val="nil"/>
              <w:left w:val="nil"/>
              <w:bottom w:val="single" w:sz="2" w:space="0" w:color="auto"/>
              <w:right w:val="nil"/>
            </w:tcBorders>
          </w:tcPr>
          <w:p ns2:paraId="4F8FD01A" ns2:textId="77777777" w:rsidR="004E777F" w:rsidRPr="00862CB7" w:rsidRDefault="004E777F" w:rsidP="00C90784">
            <w:pPr>
              <w:spacing w:before="15" w:after="15"/>
              <w:jc w:val="center"/>
              <w:rPr>
                <w:sz w:val="17"/>
                <w:szCs w:val="17"/>
              </w:rPr>
            </w:pPr>
            <w:r w:rsidRPr="00862CB7">
              <w:rPr>
                <w:sz w:val="17"/>
                <w:szCs w:val="17"/>
              </w:rPr>
              <w:t xml:space="preserve">n </w:t>
            </w:r>
          </w:p>
        </w:tc>
        <w:tc>
          <w:tcPr>
            <w:tcW w:w="1080" w:type="dxa"/>
            <w:tcBorders>
              <w:top w:val="nil"/>
              <w:left w:val="nil"/>
              <w:bottom w:val="single" w:sz="2" w:space="0" w:color="auto"/>
            </w:tcBorders>
          </w:tcPr>
          <w:p ns2:paraId="5B2F605E" ns2:textId="77777777" w:rsidR="004E777F" w:rsidRPr="00862CB7" w:rsidRDefault="004E777F" w:rsidP="00C90784">
            <w:pPr>
              <w:spacing w:before="15" w:after="15"/>
              <w:jc w:val="center"/>
              <w:rPr>
                <w:sz w:val="17"/>
                <w:szCs w:val="17"/>
              </w:rPr>
            </w:pPr>
            <w:r w:rsidRPr="00862CB7">
              <w:rPr>
                <w:sz w:val="17"/>
                <w:szCs w:val="17"/>
              </w:rPr>
              <w:t xml:space="preserve">(%) </w:t>
            </w:r>
          </w:p>
        </w:tc>
      </w:tr>
      <w:tr w:rsidR="004E777F" w:rsidRPr="00862CB7" ns2:paraId="1DBF37F0"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26B00143" ns2:textId="77777777" w:rsidR="004E777F" w:rsidRPr="00862CB7" w:rsidRDefault="004E777F" w:rsidP="00C90784">
            <w:pPr>
              <w:spacing w:before="15" w:after="15"/>
              <w:ind w:left="160" w:right="1" w:hanging="160"/>
              <w:rPr>
                <w:sz w:val="17"/>
                <w:szCs w:val="17"/>
              </w:rPr>
            </w:pPr>
            <w:r w:rsidRPr="00862CB7">
              <w:rPr>
                <w:sz w:val="17"/>
                <w:szCs w:val="17"/>
              </w:rPr>
              <w:t xml:space="preserve"> Participants in population </w:t>
            </w:r>
          </w:p>
        </w:tc>
        <w:tc>
          <w:tcPr>
            <w:tcW w:w="1080" w:type="dxa"/>
            <w:tcBorders>
              <w:top w:val="nil"/>
              <w:left w:val="nil"/>
              <w:bottom w:val="nil"/>
              <w:right w:val="nil"/>
            </w:tcBorders>
          </w:tcPr>
          <w:p ns2:paraId="492D3E42"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130 </w:t>
            </w:r>
          </w:p>
        </w:tc>
        <w:tc>
          <w:tcPr>
            <w:tcW w:w="1080" w:type="dxa"/>
            <w:tcBorders>
              <w:top w:val="nil"/>
              <w:left w:val="nil"/>
              <w:bottom w:val="nil"/>
              <w:right w:val="single" w:sz="2" w:space="0" w:color="auto"/>
            </w:tcBorders>
          </w:tcPr>
          <w:p ns2:paraId="67BA386D" ns2:textId="77777777" w:rsidR="004E777F" w:rsidRPr="00862CB7" w:rsidRDefault="004E777F" w:rsidP="00C90784">
            <w:pPr>
              <w:tabs>
                <w:tab w:val="decimal" w:pos="364"/>
                <w:tab w:val="left" w:pos="444"/>
              </w:tabs>
              <w:spacing w:before="15" w:after="15"/>
              <w:rPr>
                <w:sz w:val="17"/>
                <w:szCs w:val="17"/>
              </w:rPr>
            </w:pPr>
            <w:r w:rsidRPr="00862CB7">
              <w:rPr>
                <w:sz w:val="17"/>
                <w:szCs w:val="17"/>
              </w:rPr>
              <w:tab/>
            </w:r>
          </w:p>
        </w:tc>
        <w:tc>
          <w:tcPr>
            <w:tcW w:w="1080" w:type="dxa"/>
            <w:tcBorders>
              <w:top w:val="nil"/>
              <w:left w:val="nil"/>
              <w:bottom w:val="nil"/>
              <w:right w:val="nil"/>
            </w:tcBorders>
          </w:tcPr>
          <w:p ns2:paraId="6E138E41"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132 </w:t>
            </w:r>
          </w:p>
        </w:tc>
        <w:tc>
          <w:tcPr>
            <w:tcW w:w="1080" w:type="dxa"/>
            <w:tcBorders>
              <w:top w:val="nil"/>
              <w:left w:val="nil"/>
              <w:bottom w:val="nil"/>
            </w:tcBorders>
          </w:tcPr>
          <w:p ns2:paraId="7F453996" ns2:textId="77777777" w:rsidR="004E777F" w:rsidRPr="00862CB7" w:rsidRDefault="004E777F" w:rsidP="00C90784">
            <w:pPr>
              <w:tabs>
                <w:tab w:val="decimal" w:pos="364"/>
                <w:tab w:val="left" w:pos="444"/>
              </w:tabs>
              <w:spacing w:before="15" w:after="15"/>
              <w:rPr>
                <w:sz w:val="17"/>
                <w:szCs w:val="17"/>
              </w:rPr>
            </w:pPr>
            <w:r w:rsidRPr="00862CB7">
              <w:rPr>
                <w:sz w:val="17"/>
                <w:szCs w:val="17"/>
              </w:rPr>
              <w:tab/>
            </w:r>
          </w:p>
        </w:tc>
      </w:tr>
      <w:tr w:rsidR="004E777F" w:rsidRPr="00862CB7" ns2:paraId="350A2487"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4BD1C32F" ns2:textId="77777777" w:rsidR="004E777F" w:rsidRPr="00862CB7" w:rsidRDefault="004E777F" w:rsidP="00C90784">
            <w:pPr>
              <w:spacing w:before="15" w:after="15"/>
              <w:ind w:left="160" w:right="1" w:hanging="160"/>
              <w:rPr>
                <w:sz w:val="17"/>
                <w:szCs w:val="17"/>
              </w:rPr>
            </w:pPr>
            <w:r w:rsidRPr="00862CB7">
              <w:rPr>
                <w:sz w:val="17"/>
                <w:szCs w:val="17"/>
              </w:rPr>
              <w:t xml:space="preserve">   with one or more adverse events </w:t>
            </w:r>
          </w:p>
        </w:tc>
        <w:tc>
          <w:tcPr>
            <w:tcW w:w="1080" w:type="dxa"/>
            <w:tcBorders>
              <w:top w:val="nil"/>
              <w:left w:val="nil"/>
              <w:bottom w:val="nil"/>
              <w:right w:val="nil"/>
            </w:tcBorders>
          </w:tcPr>
          <w:p ns2:paraId="4939C97A"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130 </w:t>
            </w:r>
          </w:p>
        </w:tc>
        <w:tc>
          <w:tcPr>
            <w:tcW w:w="1080" w:type="dxa"/>
            <w:tcBorders>
              <w:top w:val="nil"/>
              <w:left w:val="nil"/>
              <w:bottom w:val="nil"/>
              <w:right w:val="single" w:sz="2" w:space="0" w:color="auto"/>
            </w:tcBorders>
          </w:tcPr>
          <w:p ns2:paraId="48F31A45"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(100.0) </w:t>
            </w:r>
          </w:p>
        </w:tc>
        <w:tc>
          <w:tcPr>
            <w:tcW w:w="1080" w:type="dxa"/>
            <w:tcBorders>
              <w:top w:val="nil"/>
              <w:left w:val="nil"/>
              <w:bottom w:val="nil"/>
              <w:right w:val="nil"/>
            </w:tcBorders>
          </w:tcPr>
          <w:p ns2:paraId="3143B7D0"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127 </w:t>
            </w:r>
          </w:p>
        </w:tc>
        <w:tc>
          <w:tcPr>
            <w:tcW w:w="1080" w:type="dxa"/>
            <w:tcBorders>
              <w:top w:val="nil"/>
              <w:left w:val="nil"/>
              <w:bottom w:val="nil"/>
            </w:tcBorders>
          </w:tcPr>
          <w:p ns2:paraId="0DEF6BE0"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(96.2) </w:t>
            </w:r>
          </w:p>
        </w:tc>
      </w:tr>
      <w:tr w:rsidR="004E777F" w:rsidRPr="00862CB7" ns2:paraId="3BB03A41"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64553C5E" ns2:textId="77777777" w:rsidR="004E777F" w:rsidRPr="00862CB7" w:rsidRDefault="004E777F" w:rsidP="00C90784">
            <w:pPr>
              <w:spacing w:before="15" w:after="15"/>
              <w:ind w:left="160" w:right="1" w:hanging="160"/>
              <w:rPr>
                <w:sz w:val="17"/>
                <w:szCs w:val="17"/>
              </w:rPr>
            </w:pPr>
            <w:r w:rsidRPr="00862CB7">
              <w:rPr>
                <w:sz w:val="17"/>
                <w:szCs w:val="17"/>
              </w:rPr>
              <w:t xml:space="preserve">   Anaemia </w:t>
            </w:r>
          </w:p>
        </w:tc>
        <w:tc>
          <w:tcPr>
            <w:tcW w:w="1080" w:type="dxa"/>
            <w:tcBorders>
              <w:top w:val="nil"/>
              <w:left w:val="nil"/>
              <w:bottom w:val="nil"/>
              <w:right w:val="nil"/>
            </w:tcBorders>
          </w:tcPr>
          <w:p ns2:paraId="34F9C3B5"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107 </w:t>
            </w:r>
          </w:p>
        </w:tc>
        <w:tc>
          <w:tcPr>
            <w:tcW w:w="1080" w:type="dxa"/>
            <w:tcBorders>
              <w:top w:val="nil"/>
              <w:left w:val="nil"/>
              <w:bottom w:val="nil"/>
              <w:right w:val="single" w:sz="2" w:space="0" w:color="auto"/>
            </w:tcBorders>
          </w:tcPr>
          <w:p ns2:paraId="6CD5BD42"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(82.3) </w:t>
            </w:r>
          </w:p>
        </w:tc>
        <w:tc>
          <w:tcPr>
            <w:tcW w:w="1080" w:type="dxa"/>
            <w:tcBorders>
              <w:top w:val="nil"/>
              <w:left w:val="nil"/>
              <w:bottom w:val="nil"/>
              <w:right w:val="nil"/>
            </w:tcBorders>
          </w:tcPr>
          <w:p ns2:paraId="5ECA8A41"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72 </w:t>
            </w:r>
          </w:p>
        </w:tc>
        <w:tc>
          <w:tcPr>
            <w:tcW w:w="1080" w:type="dxa"/>
            <w:tcBorders>
              <w:top w:val="nil"/>
              <w:left w:val="nil"/>
              <w:bottom w:val="nil"/>
            </w:tcBorders>
          </w:tcPr>
          <w:p ns2:paraId="1B26D46E"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(54.5) </w:t>
            </w:r>
          </w:p>
        </w:tc>
      </w:tr>
      <w:tr w:rsidR="004E777F" w:rsidRPr="00862CB7" ns2:paraId="63691BFA"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72B7B597" ns2:textId="77777777" w:rsidR="004E777F" w:rsidRPr="00862CB7" w:rsidRDefault="004E777F" w:rsidP="00C90784">
            <w:pPr>
              <w:spacing w:before="15" w:after="15"/>
              <w:ind w:left="160" w:right="1" w:hanging="160"/>
              <w:rPr>
                <w:sz w:val="17"/>
                <w:szCs w:val="17"/>
              </w:rPr>
            </w:pPr>
            <w:r w:rsidRPr="00862CB7">
              <w:rPr>
                <w:sz w:val="17"/>
                <w:szCs w:val="17"/>
              </w:rPr>
              <w:t xml:space="preserve">   Neutrophil count decreased </w:t>
            </w:r>
          </w:p>
        </w:tc>
        <w:tc>
          <w:tcPr>
            <w:tcW w:w="1080" w:type="dxa"/>
            <w:tcBorders>
              <w:top w:val="nil"/>
              <w:left w:val="nil"/>
              <w:bottom w:val="nil"/>
              <w:right w:val="nil"/>
            </w:tcBorders>
          </w:tcPr>
          <w:p ns2:paraId="0CBE43DD"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102 </w:t>
            </w:r>
          </w:p>
        </w:tc>
        <w:tc>
          <w:tcPr>
            <w:tcW w:w="1080" w:type="dxa"/>
            <w:tcBorders>
              <w:top w:val="nil"/>
              <w:left w:val="nil"/>
              <w:bottom w:val="nil"/>
              <w:right w:val="single" w:sz="2" w:space="0" w:color="auto"/>
            </w:tcBorders>
          </w:tcPr>
          <w:p ns2:paraId="7A3E3F3C"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(78.5) </w:t>
            </w:r>
          </w:p>
        </w:tc>
        <w:tc>
          <w:tcPr>
            <w:tcW w:w="1080" w:type="dxa"/>
            <w:tcBorders>
              <w:top w:val="nil"/>
              <w:left w:val="nil"/>
              <w:bottom w:val="nil"/>
              <w:right w:val="nil"/>
            </w:tcBorders>
          </w:tcPr>
          <w:p ns2:paraId="410CEBB7"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98 </w:t>
            </w:r>
          </w:p>
        </w:tc>
        <w:tc>
          <w:tcPr>
            <w:tcW w:w="1080" w:type="dxa"/>
            <w:tcBorders>
              <w:top w:val="nil"/>
              <w:left w:val="nil"/>
              <w:bottom w:val="nil"/>
            </w:tcBorders>
          </w:tcPr>
          <w:p ns2:paraId="27BB9C54"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(74.2) </w:t>
            </w:r>
          </w:p>
        </w:tc>
      </w:tr>
      <w:tr w:rsidR="004E777F" w:rsidRPr="00862CB7" ns2:paraId="2005BC1B"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52634160" ns2:textId="77777777" w:rsidR="004E777F" w:rsidRPr="00862CB7" w:rsidRDefault="004E777F" w:rsidP="00C90784">
            <w:pPr>
              <w:spacing w:before="15" w:after="15"/>
              <w:ind w:left="160" w:right="1" w:hanging="160"/>
              <w:rPr>
                <w:sz w:val="17"/>
                <w:szCs w:val="17"/>
              </w:rPr>
            </w:pPr>
            <w:r w:rsidRPr="00862CB7">
              <w:rPr>
                <w:sz w:val="17"/>
                <w:szCs w:val="17"/>
              </w:rPr>
              <w:t xml:space="preserve">   White blood cell count decreased </w:t>
            </w:r>
          </w:p>
        </w:tc>
        <w:tc>
          <w:tcPr>
            <w:tcW w:w="1080" w:type="dxa"/>
            <w:tcBorders>
              <w:top w:val="nil"/>
              <w:left w:val="nil"/>
              <w:bottom w:val="nil"/>
              <w:right w:val="nil"/>
            </w:tcBorders>
          </w:tcPr>
          <w:p ns2:paraId="44CFEDDF"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99 </w:t>
            </w:r>
          </w:p>
        </w:tc>
        <w:tc>
          <w:tcPr>
            <w:tcW w:w="1080" w:type="dxa"/>
            <w:tcBorders>
              <w:top w:val="nil"/>
              <w:left w:val="nil"/>
              <w:bottom w:val="nil"/>
              <w:right w:val="single" w:sz="2" w:space="0" w:color="auto"/>
            </w:tcBorders>
          </w:tcPr>
          <w:p ns2:paraId="77E5505C"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(76.2) </w:t>
            </w:r>
          </w:p>
        </w:tc>
        <w:tc>
          <w:tcPr>
            <w:tcW w:w="1080" w:type="dxa"/>
            <w:tcBorders>
              <w:top w:val="nil"/>
              <w:left w:val="nil"/>
              <w:bottom w:val="nil"/>
              <w:right w:val="nil"/>
            </w:tcBorders>
          </w:tcPr>
          <w:p ns2:paraId="3348DD26"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101 </w:t>
            </w:r>
          </w:p>
        </w:tc>
        <w:tc>
          <w:tcPr>
            <w:tcW w:w="1080" w:type="dxa"/>
            <w:tcBorders>
              <w:top w:val="nil"/>
              <w:left w:val="nil"/>
              <w:bottom w:val="nil"/>
            </w:tcBorders>
          </w:tcPr>
          <w:p ns2:paraId="0D58BADF"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(76.5) </w:t>
            </w:r>
          </w:p>
        </w:tc>
      </w:tr>
      <w:tr w:rsidR="004E777F" w:rsidRPr="00862CB7" ns2:paraId="3E482C65"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170E090A" ns2:textId="77777777" w:rsidR="004E777F" w:rsidRPr="00862CB7" w:rsidRDefault="004E777F" w:rsidP="00C90784">
            <w:pPr>
              <w:spacing w:before="15" w:after="15"/>
              <w:ind w:left="160" w:right="1" w:hanging="160"/>
              <w:rPr>
                <w:sz w:val="17"/>
                <w:szCs w:val="17"/>
              </w:rPr>
            </w:pPr>
            <w:r w:rsidRPr="00862CB7">
              <w:rPr>
                <w:sz w:val="17"/>
                <w:szCs w:val="17"/>
              </w:rPr>
              <w:t xml:space="preserve">   Stomatitis </w:t>
            </w:r>
          </w:p>
        </w:tc>
        <w:tc>
          <w:tcPr>
            <w:tcW w:w="1080" w:type="dxa"/>
            <w:tcBorders>
              <w:top w:val="nil"/>
              <w:left w:val="nil"/>
              <w:bottom w:val="nil"/>
              <w:right w:val="nil"/>
            </w:tcBorders>
          </w:tcPr>
          <w:p ns2:paraId="107D8513"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64 </w:t>
            </w:r>
          </w:p>
        </w:tc>
        <w:tc>
          <w:tcPr>
            <w:tcW w:w="1080" w:type="dxa"/>
            <w:tcBorders>
              <w:top w:val="nil"/>
              <w:left w:val="nil"/>
              <w:bottom w:val="nil"/>
              <w:right w:val="single" w:sz="2" w:space="0" w:color="auto"/>
            </w:tcBorders>
          </w:tcPr>
          <w:p ns2:paraId="3A66E579"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(49.2) </w:t>
            </w:r>
          </w:p>
        </w:tc>
        <w:tc>
          <w:tcPr>
            <w:tcW w:w="1080" w:type="dxa"/>
            <w:tcBorders>
              <w:top w:val="nil"/>
              <w:left w:val="nil"/>
              <w:bottom w:val="nil"/>
              <w:right w:val="nil"/>
            </w:tcBorders>
          </w:tcPr>
          <w:p ns2:paraId="187E15F2"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6 </w:t>
            </w:r>
          </w:p>
        </w:tc>
        <w:tc>
          <w:tcPr>
            <w:tcW w:w="1080" w:type="dxa"/>
            <w:tcBorders>
              <w:top w:val="nil"/>
              <w:left w:val="nil"/>
              <w:bottom w:val="nil"/>
            </w:tcBorders>
          </w:tcPr>
          <w:p ns2:paraId="381CA73A"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(4.5) </w:t>
            </w:r>
          </w:p>
        </w:tc>
      </w:tr>
      <w:tr w:rsidR="004E777F" w:rsidRPr="00862CB7" ns2:paraId="1207E8CB"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71DBEDBD" ns2:textId="77777777" w:rsidR="004E777F" w:rsidRPr="00862CB7" w:rsidRDefault="004E777F" w:rsidP="00C90784">
            <w:pPr>
              <w:spacing w:before="15" w:after="15"/>
              <w:ind w:left="160" w:right="1" w:hanging="160"/>
              <w:rPr>
                <w:sz w:val="17"/>
                <w:szCs w:val="17"/>
              </w:rPr>
            </w:pPr>
            <w:r w:rsidRPr="00862CB7">
              <w:rPr>
                <w:sz w:val="17"/>
                <w:szCs w:val="17"/>
              </w:rPr>
              <w:t xml:space="preserve">   Platelet count decreased </w:t>
            </w:r>
          </w:p>
        </w:tc>
        <w:tc>
          <w:tcPr>
            <w:tcW w:w="1080" w:type="dxa"/>
            <w:tcBorders>
              <w:top w:val="nil"/>
              <w:left w:val="nil"/>
              <w:bottom w:val="nil"/>
              <w:right w:val="nil"/>
            </w:tcBorders>
          </w:tcPr>
          <w:p ns2:paraId="1D3C5DB4"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53 </w:t>
            </w:r>
          </w:p>
        </w:tc>
        <w:tc>
          <w:tcPr>
            <w:tcW w:w="1080" w:type="dxa"/>
            <w:tcBorders>
              <w:top w:val="nil"/>
              <w:left w:val="nil"/>
              <w:bottom w:val="nil"/>
              <w:right w:val="single" w:sz="2" w:space="0" w:color="auto"/>
            </w:tcBorders>
          </w:tcPr>
          <w:p ns2:paraId="2FE3878D"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(40.8) </w:t>
            </w:r>
          </w:p>
        </w:tc>
        <w:tc>
          <w:tcPr>
            <w:tcW w:w="1080" w:type="dxa"/>
            <w:tcBorders>
              <w:top w:val="nil"/>
              <w:left w:val="nil"/>
              <w:bottom w:val="nil"/>
              <w:right w:val="nil"/>
            </w:tcBorders>
          </w:tcPr>
          <w:p ns2:paraId="46D3F8CD"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34 </w:t>
            </w:r>
          </w:p>
        </w:tc>
        <w:tc>
          <w:tcPr>
            <w:tcW w:w="1080" w:type="dxa"/>
            <w:tcBorders>
              <w:top w:val="nil"/>
              <w:left w:val="nil"/>
              <w:bottom w:val="nil"/>
            </w:tcBorders>
          </w:tcPr>
          <w:p ns2:paraId="4CFC9C60"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(25.8) </w:t>
            </w:r>
          </w:p>
        </w:tc>
      </w:tr>
      <w:tr w:rsidR="004E777F" w:rsidRPr="00862CB7" ns2:paraId="001B9C2A"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547A6606" ns2:textId="77777777" w:rsidR="004E777F" w:rsidRPr="00862CB7" w:rsidRDefault="004E777F" w:rsidP="00C90784">
            <w:pPr>
              <w:spacing w:before="15" w:after="15"/>
              <w:ind w:left="160" w:right="1" w:hanging="160"/>
              <w:rPr>
                <w:sz w:val="17"/>
                <w:szCs w:val="17"/>
              </w:rPr>
            </w:pPr>
            <w:r w:rsidRPr="00862CB7">
              <w:rPr>
                <w:sz w:val="17"/>
                <w:szCs w:val="17"/>
              </w:rPr>
              <w:t xml:space="preserve">   Nausea </w:t>
            </w:r>
          </w:p>
        </w:tc>
        <w:tc>
          <w:tcPr>
            <w:tcW w:w="1080" w:type="dxa"/>
            <w:tcBorders>
              <w:top w:val="nil"/>
              <w:left w:val="nil"/>
              <w:bottom w:val="nil"/>
              <w:right w:val="nil"/>
            </w:tcBorders>
          </w:tcPr>
          <w:p ns2:paraId="76A8C972"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52 </w:t>
            </w:r>
          </w:p>
        </w:tc>
        <w:tc>
          <w:tcPr>
            <w:tcW w:w="1080" w:type="dxa"/>
            <w:tcBorders>
              <w:top w:val="nil"/>
              <w:left w:val="nil"/>
              <w:bottom w:val="nil"/>
              <w:right w:val="single" w:sz="2" w:space="0" w:color="auto"/>
            </w:tcBorders>
          </w:tcPr>
          <w:p ns2:paraId="44450F61"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(40.0) </w:t>
            </w:r>
          </w:p>
        </w:tc>
        <w:tc>
          <w:tcPr>
            <w:tcW w:w="1080" w:type="dxa"/>
            <w:tcBorders>
              <w:top w:val="nil"/>
              <w:left w:val="nil"/>
              <w:bottom w:val="nil"/>
              <w:right w:val="nil"/>
            </w:tcBorders>
          </w:tcPr>
          <w:p ns2:paraId="286BC48C"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26 </w:t>
            </w:r>
          </w:p>
        </w:tc>
        <w:tc>
          <w:tcPr>
            <w:tcW w:w="1080" w:type="dxa"/>
            <w:tcBorders>
              <w:top w:val="nil"/>
              <w:left w:val="nil"/>
              <w:bottom w:val="nil"/>
            </w:tcBorders>
          </w:tcPr>
          <w:p ns2:paraId="495FED33"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(19.7) </w:t>
            </w:r>
          </w:p>
        </w:tc>
      </w:tr>
      <w:tr w:rsidR="004E777F" w:rsidRPr="00862CB7" ns2:paraId="63C3613D"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3E42BA8B" ns2:textId="77777777" w:rsidR="004E777F" w:rsidRPr="00862CB7" w:rsidRDefault="004E777F" w:rsidP="00C90784">
            <w:pPr>
              <w:spacing w:before="15" w:after="15"/>
              <w:ind w:left="160" w:right="1" w:hanging="160"/>
              <w:rPr>
                <w:sz w:val="17"/>
                <w:szCs w:val="17"/>
              </w:rPr>
            </w:pPr>
            <w:r w:rsidRPr="00862CB7">
              <w:rPr>
                <w:sz w:val="17"/>
                <w:szCs w:val="17"/>
              </w:rPr>
              <w:t xml:space="preserve">   Vomiting </w:t>
            </w:r>
          </w:p>
        </w:tc>
        <w:tc>
          <w:tcPr>
            <w:tcW w:w="1080" w:type="dxa"/>
            <w:tcBorders>
              <w:top w:val="nil"/>
              <w:left w:val="nil"/>
              <w:bottom w:val="nil"/>
              <w:right w:val="nil"/>
            </w:tcBorders>
          </w:tcPr>
          <w:p ns2:paraId="20FB44AF"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45 </w:t>
            </w:r>
          </w:p>
        </w:tc>
        <w:tc>
          <w:tcPr>
            <w:tcW w:w="1080" w:type="dxa"/>
            <w:tcBorders>
              <w:top w:val="nil"/>
              <w:left w:val="nil"/>
              <w:bottom w:val="nil"/>
              <w:right w:val="single" w:sz="2" w:space="0" w:color="auto"/>
            </w:tcBorders>
          </w:tcPr>
          <w:p ns2:paraId="6286BBCC"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(34.6) </w:t>
            </w:r>
          </w:p>
        </w:tc>
        <w:tc>
          <w:tcPr>
            <w:tcW w:w="1080" w:type="dxa"/>
            <w:tcBorders>
              <w:top w:val="nil"/>
              <w:left w:val="nil"/>
              <w:bottom w:val="nil"/>
              <w:right w:val="nil"/>
            </w:tcBorders>
          </w:tcPr>
          <w:p ns2:paraId="65DF7339"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18 </w:t>
            </w:r>
          </w:p>
        </w:tc>
        <w:tc>
          <w:tcPr>
            <w:tcW w:w="1080" w:type="dxa"/>
            <w:tcBorders>
              <w:top w:val="nil"/>
              <w:left w:val="nil"/>
              <w:bottom w:val="nil"/>
            </w:tcBorders>
          </w:tcPr>
          <w:p ns2:paraId="4854440C"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(13.6) </w:t>
            </w:r>
          </w:p>
        </w:tc>
      </w:tr>
      <w:tr w:rsidR="004E777F" w:rsidRPr="00862CB7" ns2:paraId="554DD5BE"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59765C0B" ns2:textId="77777777" w:rsidR="004E777F" w:rsidRPr="00862CB7" w:rsidRDefault="004E777F" w:rsidP="00C90784">
            <w:pPr>
              <w:spacing w:before="15" w:after="15"/>
              <w:ind w:left="160" w:right="1" w:hanging="160"/>
              <w:rPr>
                <w:sz w:val="17"/>
                <w:szCs w:val="17"/>
              </w:rPr>
            </w:pPr>
            <w:r w:rsidRPr="00862CB7">
              <w:rPr>
                <w:sz w:val="17"/>
                <w:szCs w:val="17"/>
              </w:rPr>
              <w:t xml:space="preserve">   Rash </w:t>
            </w:r>
          </w:p>
        </w:tc>
        <w:tc>
          <w:tcPr>
            <w:tcW w:w="1080" w:type="dxa"/>
            <w:tcBorders>
              <w:top w:val="nil"/>
              <w:left w:val="nil"/>
              <w:bottom w:val="nil"/>
              <w:right w:val="nil"/>
            </w:tcBorders>
          </w:tcPr>
          <w:p ns2:paraId="2CB5E7A4"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42 </w:t>
            </w:r>
          </w:p>
        </w:tc>
        <w:tc>
          <w:tcPr>
            <w:tcW w:w="1080" w:type="dxa"/>
            <w:tcBorders>
              <w:top w:val="nil"/>
              <w:left w:val="nil"/>
              <w:bottom w:val="nil"/>
              <w:right w:val="single" w:sz="2" w:space="0" w:color="auto"/>
            </w:tcBorders>
          </w:tcPr>
          <w:p ns2:paraId="598449A8"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(32.3) </w:t>
            </w:r>
          </w:p>
        </w:tc>
        <w:tc>
          <w:tcPr>
            <w:tcW w:w="1080" w:type="dxa"/>
            <w:tcBorders>
              <w:top w:val="nil"/>
              <w:left w:val="nil"/>
              <w:bottom w:val="nil"/>
              <w:right w:val="nil"/>
            </w:tcBorders>
          </w:tcPr>
          <w:p ns2:paraId="430A8C05"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 </w:t>
            </w:r>
          </w:p>
        </w:tc>
        <w:tc>
          <w:tcPr>
            <w:tcW w:w="1080" w:type="dxa"/>
            <w:tcBorders>
              <w:top w:val="nil"/>
              <w:left w:val="nil"/>
              <w:bottom w:val="nil"/>
            </w:tcBorders>
          </w:tcPr>
          <w:p ns2:paraId="06AA7B6E"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(0.8) </w:t>
            </w:r>
          </w:p>
        </w:tc>
      </w:tr>
      <w:tr w:rsidR="004E777F" w:rsidRPr="00862CB7" ns2:paraId="4FF48F23"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260DCF5D" ns2:textId="77777777" w:rsidR="004E777F" w:rsidRPr="00862CB7" w:rsidRDefault="004E777F" w:rsidP="00C90784">
            <w:pPr>
              <w:spacing w:before="15" w:after="15"/>
              <w:ind w:left="160" w:right="1" w:hanging="160"/>
              <w:rPr>
                <w:sz w:val="17"/>
                <w:szCs w:val="17"/>
              </w:rPr>
            </w:pPr>
            <w:r w:rsidRPr="00862CB7">
              <w:rPr>
                <w:sz w:val="17"/>
                <w:szCs w:val="17"/>
              </w:rPr>
              <w:t xml:space="preserve">   Alopecia </w:t>
            </w:r>
          </w:p>
        </w:tc>
        <w:tc>
          <w:tcPr>
            <w:tcW w:w="1080" w:type="dxa"/>
            <w:tcBorders>
              <w:top w:val="nil"/>
              <w:left w:val="nil"/>
              <w:bottom w:val="nil"/>
              <w:right w:val="nil"/>
            </w:tcBorders>
          </w:tcPr>
          <w:p ns2:paraId="7AD8E77E"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37 </w:t>
            </w:r>
          </w:p>
        </w:tc>
        <w:tc>
          <w:tcPr>
            <w:tcW w:w="1080" w:type="dxa"/>
            <w:tcBorders>
              <w:top w:val="nil"/>
              <w:left w:val="nil"/>
              <w:bottom w:val="nil"/>
              <w:right w:val="single" w:sz="2" w:space="0" w:color="auto"/>
            </w:tcBorders>
          </w:tcPr>
          <w:p ns2:paraId="6E35BC44"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(28.5) </w:t>
            </w:r>
          </w:p>
        </w:tc>
        <w:tc>
          <w:tcPr>
            <w:tcW w:w="1080" w:type="dxa"/>
            <w:tcBorders>
              <w:top w:val="nil"/>
              <w:left w:val="nil"/>
              <w:bottom w:val="nil"/>
              <w:right w:val="nil"/>
            </w:tcBorders>
          </w:tcPr>
          <w:p ns2:paraId="1E846156"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14 </w:t>
            </w:r>
          </w:p>
        </w:tc>
        <w:tc>
          <w:tcPr>
            <w:tcW w:w="1080" w:type="dxa"/>
            <w:tcBorders>
              <w:top w:val="nil"/>
              <w:left w:val="nil"/>
              <w:bottom w:val="nil"/>
            </w:tcBorders>
          </w:tcPr>
          <w:p ns2:paraId="5796D19E"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(10.6) </w:t>
            </w:r>
          </w:p>
        </w:tc>
      </w:tr>
      <w:tr w:rsidR="004E777F" w:rsidRPr="00862CB7" ns2:paraId="32EE69BB"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74240B67" ns2:textId="77777777" w:rsidR="004E777F" w:rsidRPr="00862CB7" w:rsidRDefault="004E777F" w:rsidP="00C90784">
            <w:pPr>
              <w:spacing w:before="15" w:after="15"/>
              <w:ind w:left="160" w:right="1" w:hanging="160"/>
              <w:rPr>
                <w:sz w:val="17"/>
                <w:szCs w:val="17"/>
              </w:rPr>
            </w:pPr>
            <w:r w:rsidRPr="00862CB7">
              <w:rPr>
                <w:sz w:val="17"/>
                <w:szCs w:val="17"/>
              </w:rPr>
              <w:t xml:space="preserve">   Alanine aminotransferase increased </w:t>
            </w:r>
          </w:p>
        </w:tc>
        <w:tc>
          <w:tcPr>
            <w:tcW w:w="1080" w:type="dxa"/>
            <w:tcBorders>
              <w:top w:val="nil"/>
              <w:left w:val="nil"/>
              <w:bottom w:val="nil"/>
              <w:right w:val="nil"/>
            </w:tcBorders>
          </w:tcPr>
          <w:p ns2:paraId="25D65885"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34 </w:t>
            </w:r>
          </w:p>
        </w:tc>
        <w:tc>
          <w:tcPr>
            <w:tcW w:w="1080" w:type="dxa"/>
            <w:tcBorders>
              <w:top w:val="nil"/>
              <w:left w:val="nil"/>
              <w:bottom w:val="nil"/>
              <w:right w:val="single" w:sz="2" w:space="0" w:color="auto"/>
            </w:tcBorders>
          </w:tcPr>
          <w:p ns2:paraId="2B0EA196"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(26.2) </w:t>
            </w:r>
          </w:p>
        </w:tc>
        <w:tc>
          <w:tcPr>
            <w:tcW w:w="1080" w:type="dxa"/>
            <w:tcBorders>
              <w:top w:val="nil"/>
              <w:left w:val="nil"/>
              <w:bottom w:val="nil"/>
              <w:right w:val="nil"/>
            </w:tcBorders>
          </w:tcPr>
          <w:p ns2:paraId="6B59C4F7"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47 </w:t>
            </w:r>
          </w:p>
        </w:tc>
        <w:tc>
          <w:tcPr>
            <w:tcW w:w="1080" w:type="dxa"/>
            <w:tcBorders>
              <w:top w:val="nil"/>
              <w:left w:val="nil"/>
              <w:bottom w:val="nil"/>
            </w:tcBorders>
          </w:tcPr>
          <w:p ns2:paraId="6DE630E3"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(35.6) </w:t>
            </w:r>
          </w:p>
        </w:tc>
      </w:tr>
      <w:tr w:rsidR="004E777F" w:rsidRPr="00862CB7" ns2:paraId="5B4F094D"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7F5AE8BF" ns2:textId="77777777" w:rsidR="004E777F" w:rsidRPr="00862CB7" w:rsidRDefault="004E777F" w:rsidP="00C90784">
            <w:pPr>
              <w:spacing w:before="15" w:after="15"/>
              <w:ind w:left="160" w:right="1" w:hanging="160"/>
              <w:rPr>
                <w:sz w:val="17"/>
                <w:szCs w:val="17"/>
              </w:rPr>
            </w:pPr>
            <w:r w:rsidRPr="00862CB7">
              <w:rPr>
                <w:sz w:val="17"/>
                <w:szCs w:val="17"/>
              </w:rPr>
              <w:t xml:space="preserve">   Aspartate aminotransferase increased </w:t>
            </w:r>
          </w:p>
        </w:tc>
        <w:tc>
          <w:tcPr>
            <w:tcW w:w="1080" w:type="dxa"/>
            <w:tcBorders>
              <w:top w:val="nil"/>
              <w:left w:val="nil"/>
              <w:bottom w:val="nil"/>
              <w:right w:val="nil"/>
            </w:tcBorders>
          </w:tcPr>
          <w:p ns2:paraId="5D9FE1F8"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30 </w:t>
            </w:r>
          </w:p>
        </w:tc>
        <w:tc>
          <w:tcPr>
            <w:tcW w:w="1080" w:type="dxa"/>
            <w:tcBorders>
              <w:top w:val="nil"/>
              <w:left w:val="nil"/>
              <w:bottom w:val="nil"/>
              <w:right w:val="single" w:sz="2" w:space="0" w:color="auto"/>
            </w:tcBorders>
          </w:tcPr>
          <w:p ns2:paraId="59ACC73A"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(23.1) </w:t>
            </w:r>
          </w:p>
        </w:tc>
        <w:tc>
          <w:tcPr>
            <w:tcW w:w="1080" w:type="dxa"/>
            <w:tcBorders>
              <w:top w:val="nil"/>
              <w:left w:val="nil"/>
              <w:bottom w:val="nil"/>
              <w:right w:val="nil"/>
            </w:tcBorders>
          </w:tcPr>
          <w:p ns2:paraId="5463D7A2"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63 </w:t>
            </w:r>
          </w:p>
        </w:tc>
        <w:tc>
          <w:tcPr>
            <w:tcW w:w="1080" w:type="dxa"/>
            <w:tcBorders>
              <w:top w:val="nil"/>
              <w:left w:val="nil"/>
              <w:bottom w:val="nil"/>
            </w:tcBorders>
          </w:tcPr>
          <w:p ns2:paraId="15543A58"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(47.7) </w:t>
            </w:r>
          </w:p>
        </w:tc>
      </w:tr>
      <w:tr w:rsidR="004E777F" w:rsidRPr="00862CB7" ns2:paraId="411B85BE"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0224A5D2" ns2:textId="77777777" w:rsidR="004E777F" w:rsidRPr="00862CB7" w:rsidRDefault="004E777F" w:rsidP="00C90784">
            <w:pPr>
              <w:spacing w:before="15" w:after="15"/>
              <w:ind w:left="160" w:right="1" w:hanging="160"/>
              <w:rPr>
                <w:sz w:val="17"/>
                <w:szCs w:val="17"/>
              </w:rPr>
            </w:pPr>
            <w:r w:rsidRPr="00862CB7">
              <w:rPr>
                <w:sz w:val="17"/>
                <w:szCs w:val="17"/>
              </w:rPr>
              <w:t xml:space="preserve">   Weight decreased </w:t>
            </w:r>
          </w:p>
        </w:tc>
        <w:tc>
          <w:tcPr>
            <w:tcW w:w="1080" w:type="dxa"/>
            <w:tcBorders>
              <w:top w:val="nil"/>
              <w:left w:val="nil"/>
              <w:bottom w:val="nil"/>
              <w:right w:val="nil"/>
            </w:tcBorders>
          </w:tcPr>
          <w:p ns2:paraId="52FA0A68"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30 </w:t>
            </w:r>
          </w:p>
        </w:tc>
        <w:tc>
          <w:tcPr>
            <w:tcW w:w="1080" w:type="dxa"/>
            <w:tcBorders>
              <w:top w:val="nil"/>
              <w:left w:val="nil"/>
              <w:bottom w:val="nil"/>
              <w:right w:val="single" w:sz="2" w:space="0" w:color="auto"/>
            </w:tcBorders>
          </w:tcPr>
          <w:p ns2:paraId="5D6E1C90"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(23.1) </w:t>
            </w:r>
          </w:p>
        </w:tc>
        <w:tc>
          <w:tcPr>
            <w:tcW w:w="1080" w:type="dxa"/>
            <w:tcBorders>
              <w:top w:val="nil"/>
              <w:left w:val="nil"/>
              <w:bottom w:val="nil"/>
              <w:right w:val="nil"/>
            </w:tcBorders>
          </w:tcPr>
          <w:p ns2:paraId="644A968E"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12 </w:t>
            </w:r>
          </w:p>
        </w:tc>
        <w:tc>
          <w:tcPr>
            <w:tcW w:w="1080" w:type="dxa"/>
            <w:tcBorders>
              <w:top w:val="nil"/>
              <w:left w:val="nil"/>
              <w:bottom w:val="nil"/>
            </w:tcBorders>
          </w:tcPr>
          <w:p ns2:paraId="1C7EA20D"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(9.1) </w:t>
            </w:r>
          </w:p>
        </w:tc>
      </w:tr>
      <w:tr w:rsidR="004E777F" w:rsidRPr="00862CB7" ns2:paraId="322A88A8"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57E6ACA1" ns2:textId="77777777" w:rsidR="004E777F" w:rsidRPr="00862CB7" w:rsidRDefault="004E777F" w:rsidP="00C90784">
            <w:pPr>
              <w:spacing w:before="15" w:after="15"/>
              <w:ind w:left="160" w:right="1" w:hanging="160"/>
              <w:rPr>
                <w:sz w:val="17"/>
                <w:szCs w:val="17"/>
              </w:rPr>
            </w:pPr>
            <w:r w:rsidRPr="00862CB7">
              <w:rPr>
                <w:sz w:val="17"/>
                <w:szCs w:val="17"/>
              </w:rPr>
              <w:t xml:space="preserve">   Asthenia </w:t>
            </w:r>
          </w:p>
        </w:tc>
        <w:tc>
          <w:tcPr>
            <w:tcW w:w="1080" w:type="dxa"/>
            <w:tcBorders>
              <w:top w:val="nil"/>
              <w:left w:val="nil"/>
              <w:bottom w:val="nil"/>
              <w:right w:val="nil"/>
            </w:tcBorders>
          </w:tcPr>
          <w:p ns2:paraId="477977D3"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29 </w:t>
            </w:r>
          </w:p>
        </w:tc>
        <w:tc>
          <w:tcPr>
            <w:tcW w:w="1080" w:type="dxa"/>
            <w:tcBorders>
              <w:top w:val="nil"/>
              <w:left w:val="nil"/>
              <w:bottom w:val="nil"/>
              <w:right w:val="single" w:sz="2" w:space="0" w:color="auto"/>
            </w:tcBorders>
          </w:tcPr>
          <w:p ns2:paraId="19F6C39B"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(22.3) </w:t>
            </w:r>
          </w:p>
        </w:tc>
        <w:tc>
          <w:tcPr>
            <w:tcW w:w="1080" w:type="dxa"/>
            <w:tcBorders>
              <w:top w:val="nil"/>
              <w:left w:val="nil"/>
              <w:bottom w:val="nil"/>
              <w:right w:val="nil"/>
            </w:tcBorders>
          </w:tcPr>
          <w:p ns2:paraId="2ABABEA4"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13 </w:t>
            </w:r>
          </w:p>
        </w:tc>
        <w:tc>
          <w:tcPr>
            <w:tcW w:w="1080" w:type="dxa"/>
            <w:tcBorders>
              <w:top w:val="nil"/>
              <w:left w:val="nil"/>
              <w:bottom w:val="nil"/>
            </w:tcBorders>
          </w:tcPr>
          <w:p ns2:paraId="59306F4B"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(9.8) </w:t>
            </w:r>
          </w:p>
        </w:tc>
      </w:tr>
      <w:tr w:rsidR="004E777F" w:rsidRPr="00862CB7" ns2:paraId="56A98369"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24C96AE7" ns2:textId="77777777" w:rsidR="004E777F" w:rsidRPr="00862CB7" w:rsidRDefault="004E777F" w:rsidP="00C90784">
            <w:pPr>
              <w:spacing w:before="15" w:after="15"/>
              <w:ind w:left="160" w:right="1" w:hanging="160"/>
              <w:rPr>
                <w:sz w:val="17"/>
                <w:szCs w:val="17"/>
              </w:rPr>
            </w:pPr>
            <w:r w:rsidRPr="00862CB7">
              <w:rPr>
                <w:sz w:val="17"/>
                <w:szCs w:val="17"/>
              </w:rPr>
              <w:t xml:space="preserve">   Decreased appetite </w:t>
            </w:r>
          </w:p>
        </w:tc>
        <w:tc>
          <w:tcPr>
            <w:tcW w:w="1080" w:type="dxa"/>
            <w:tcBorders>
              <w:top w:val="nil"/>
              <w:left w:val="nil"/>
              <w:bottom w:val="nil"/>
              <w:right w:val="nil"/>
            </w:tcBorders>
          </w:tcPr>
          <w:p ns2:paraId="5E16D989"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29 </w:t>
            </w:r>
          </w:p>
        </w:tc>
        <w:tc>
          <w:tcPr>
            <w:tcW w:w="1080" w:type="dxa"/>
            <w:tcBorders>
              <w:top w:val="nil"/>
              <w:left w:val="nil"/>
              <w:bottom w:val="nil"/>
              <w:right w:val="single" w:sz="2" w:space="0" w:color="auto"/>
            </w:tcBorders>
          </w:tcPr>
          <w:p ns2:paraId="2DA450C3"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(22.3) </w:t>
            </w:r>
          </w:p>
        </w:tc>
        <w:tc>
          <w:tcPr>
            <w:tcW w:w="1080" w:type="dxa"/>
            <w:tcBorders>
              <w:top w:val="nil"/>
              <w:left w:val="nil"/>
              <w:bottom w:val="nil"/>
              <w:right w:val="nil"/>
            </w:tcBorders>
          </w:tcPr>
          <w:p ns2:paraId="13BB0336"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13 </w:t>
            </w:r>
          </w:p>
        </w:tc>
        <w:tc>
          <w:tcPr>
            <w:tcW w:w="1080" w:type="dxa"/>
            <w:tcBorders>
              <w:top w:val="nil"/>
              <w:left w:val="nil"/>
              <w:bottom w:val="nil"/>
            </w:tcBorders>
          </w:tcPr>
          <w:p ns2:paraId="0876F534"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(9.8) </w:t>
            </w:r>
          </w:p>
        </w:tc>
      </w:tr>
      <w:tr w:rsidR="004E777F" w:rsidRPr="00862CB7" ns2:paraId="641360C4"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402343D6" ns2:textId="77777777" w:rsidR="004E777F" w:rsidRPr="00862CB7" w:rsidRDefault="004E777F" w:rsidP="00C90784">
            <w:pPr>
              <w:spacing w:before="15" w:after="15"/>
              <w:ind w:left="160" w:right="1" w:hanging="160"/>
              <w:rPr>
                <w:sz w:val="17"/>
                <w:szCs w:val="17"/>
              </w:rPr>
            </w:pPr>
            <w:r w:rsidRPr="00862CB7">
              <w:rPr>
                <w:sz w:val="17"/>
                <w:szCs w:val="17"/>
              </w:rPr>
              <w:t xml:space="preserve">   Hypoalbuminaemia </w:t>
            </w:r>
          </w:p>
        </w:tc>
        <w:tc>
          <w:tcPr>
            <w:tcW w:w="1080" w:type="dxa"/>
            <w:tcBorders>
              <w:top w:val="nil"/>
              <w:left w:val="nil"/>
              <w:bottom w:val="nil"/>
              <w:right w:val="nil"/>
            </w:tcBorders>
          </w:tcPr>
          <w:p ns2:paraId="23EE49C7"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27 </w:t>
            </w:r>
          </w:p>
        </w:tc>
        <w:tc>
          <w:tcPr>
            <w:tcW w:w="1080" w:type="dxa"/>
            <w:tcBorders>
              <w:top w:val="nil"/>
              <w:left w:val="nil"/>
              <w:bottom w:val="nil"/>
              <w:right w:val="single" w:sz="2" w:space="0" w:color="auto"/>
            </w:tcBorders>
          </w:tcPr>
          <w:p ns2:paraId="07911364"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(20.8) </w:t>
            </w:r>
          </w:p>
        </w:tc>
        <w:tc>
          <w:tcPr>
            <w:tcW w:w="1080" w:type="dxa"/>
            <w:tcBorders>
              <w:top w:val="nil"/>
              <w:left w:val="nil"/>
              <w:bottom w:val="nil"/>
              <w:right w:val="nil"/>
            </w:tcBorders>
          </w:tcPr>
          <w:p ns2:paraId="63A18A5D"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25 </w:t>
            </w:r>
          </w:p>
        </w:tc>
        <w:tc>
          <w:tcPr>
            <w:tcW w:w="1080" w:type="dxa"/>
            <w:tcBorders>
              <w:top w:val="nil"/>
              <w:left w:val="nil"/>
              <w:bottom w:val="nil"/>
            </w:tcBorders>
          </w:tcPr>
          <w:p ns2:paraId="474603FA"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(18.9) </w:t>
            </w:r>
          </w:p>
        </w:tc>
      </w:tr>
      <w:tr w:rsidR="004E777F" w:rsidRPr="00862CB7" ns2:paraId="0149698B"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56741BF7" ns2:textId="77777777" w:rsidR="004E777F" w:rsidRPr="00862CB7" w:rsidRDefault="004E777F" w:rsidP="00C90784">
            <w:pPr>
              <w:spacing w:before="15" w:after="15"/>
              <w:ind w:left="160" w:right="1" w:hanging="160"/>
              <w:rPr>
                <w:sz w:val="17"/>
                <w:szCs w:val="17"/>
              </w:rPr>
            </w:pPr>
            <w:r w:rsidRPr="00862CB7">
              <w:rPr>
                <w:sz w:val="17"/>
                <w:szCs w:val="17"/>
              </w:rPr>
              <w:t xml:space="preserve">   Urinary tract infection </w:t>
            </w:r>
          </w:p>
        </w:tc>
        <w:tc>
          <w:tcPr>
            <w:tcW w:w="1080" w:type="dxa"/>
            <w:tcBorders>
              <w:top w:val="nil"/>
              <w:left w:val="nil"/>
              <w:bottom w:val="nil"/>
              <w:right w:val="nil"/>
            </w:tcBorders>
          </w:tcPr>
          <w:p ns2:paraId="3F61A7A0"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27 </w:t>
            </w:r>
          </w:p>
        </w:tc>
        <w:tc>
          <w:tcPr>
            <w:tcW w:w="1080" w:type="dxa"/>
            <w:tcBorders>
              <w:top w:val="nil"/>
              <w:left w:val="nil"/>
              <w:bottom w:val="nil"/>
              <w:right w:val="single" w:sz="2" w:space="0" w:color="auto"/>
            </w:tcBorders>
          </w:tcPr>
          <w:p ns2:paraId="20687740"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(20.8) </w:t>
            </w:r>
          </w:p>
        </w:tc>
        <w:tc>
          <w:tcPr>
            <w:tcW w:w="1080" w:type="dxa"/>
            <w:tcBorders>
              <w:top w:val="nil"/>
              <w:left w:val="nil"/>
              <w:bottom w:val="nil"/>
              <w:right w:val="nil"/>
            </w:tcBorders>
          </w:tcPr>
          <w:p ns2:paraId="62B388B9"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15 </w:t>
            </w:r>
          </w:p>
        </w:tc>
        <w:tc>
          <w:tcPr>
            <w:tcW w:w="1080" w:type="dxa"/>
            <w:tcBorders>
              <w:top w:val="nil"/>
              <w:left w:val="nil"/>
              <w:bottom w:val="nil"/>
            </w:tcBorders>
          </w:tcPr>
          <w:p ns2:paraId="1C90FD12"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(11.4) </w:t>
            </w:r>
          </w:p>
        </w:tc>
      </w:tr>
      <w:tr w:rsidR="004E777F" w:rsidRPr="00862CB7" ns2:paraId="396FC6A3"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7862B057" ns2:textId="77777777" w:rsidR="004E777F" w:rsidRPr="00862CB7" w:rsidRDefault="004E777F" w:rsidP="00C90784">
            <w:pPr>
              <w:spacing w:before="15" w:after="15"/>
              <w:ind w:left="160" w:right="1" w:hanging="160"/>
              <w:rPr>
                <w:sz w:val="17"/>
                <w:szCs w:val="17"/>
              </w:rPr>
            </w:pPr>
            <w:r w:rsidRPr="00862CB7">
              <w:rPr>
                <w:sz w:val="17"/>
                <w:szCs w:val="17"/>
              </w:rPr>
              <w:t xml:space="preserve">   Lymphocyte count decreased </w:t>
            </w:r>
          </w:p>
        </w:tc>
        <w:tc>
          <w:tcPr>
            <w:tcW w:w="1080" w:type="dxa"/>
            <w:tcBorders>
              <w:top w:val="nil"/>
              <w:left w:val="nil"/>
              <w:bottom w:val="nil"/>
              <w:right w:val="nil"/>
            </w:tcBorders>
          </w:tcPr>
          <w:p ns2:paraId="7D13F84F"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25 </w:t>
            </w:r>
          </w:p>
        </w:tc>
        <w:tc>
          <w:tcPr>
            <w:tcW w:w="1080" w:type="dxa"/>
            <w:tcBorders>
              <w:top w:val="nil"/>
              <w:left w:val="nil"/>
              <w:bottom w:val="nil"/>
              <w:right w:val="single" w:sz="2" w:space="0" w:color="auto"/>
            </w:tcBorders>
          </w:tcPr>
          <w:p ns2:paraId="0229DA13"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(19.2) </w:t>
            </w:r>
          </w:p>
        </w:tc>
        <w:tc>
          <w:tcPr>
            <w:tcW w:w="1080" w:type="dxa"/>
            <w:tcBorders>
              <w:top w:val="nil"/>
              <w:left w:val="nil"/>
              <w:bottom w:val="nil"/>
              <w:right w:val="nil"/>
            </w:tcBorders>
          </w:tcPr>
          <w:p ns2:paraId="1A9FC99F"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28 </w:t>
            </w:r>
          </w:p>
        </w:tc>
        <w:tc>
          <w:tcPr>
            <w:tcW w:w="1080" w:type="dxa"/>
            <w:tcBorders>
              <w:top w:val="nil"/>
              <w:left w:val="nil"/>
              <w:bottom w:val="nil"/>
            </w:tcBorders>
          </w:tcPr>
          <w:p ns2:paraId="7F068D83"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(21.2) </w:t>
            </w:r>
          </w:p>
        </w:tc>
      </w:tr>
      <w:tr w:rsidR="004E777F" w:rsidRPr="00862CB7" ns2:paraId="54F9F255"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1024325C" ns2:textId="77777777" w:rsidR="004E777F" w:rsidRPr="00862CB7" w:rsidRDefault="004E777F" w:rsidP="00C90784">
            <w:pPr>
              <w:spacing w:before="15" w:after="15"/>
              <w:ind w:left="160" w:right="1" w:hanging="160"/>
              <w:rPr>
                <w:sz w:val="17"/>
                <w:szCs w:val="17"/>
              </w:rPr>
            </w:pPr>
            <w:r w:rsidRPr="00862CB7">
              <w:rPr>
                <w:sz w:val="17"/>
                <w:szCs w:val="17"/>
              </w:rPr>
              <w:t xml:space="preserve">   Constipation </w:t>
            </w:r>
          </w:p>
        </w:tc>
        <w:tc>
          <w:tcPr>
            <w:tcW w:w="1080" w:type="dxa"/>
            <w:tcBorders>
              <w:top w:val="nil"/>
              <w:left w:val="nil"/>
              <w:bottom w:val="nil"/>
              <w:right w:val="nil"/>
            </w:tcBorders>
          </w:tcPr>
          <w:p ns2:paraId="57ACB06A"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22 </w:t>
            </w:r>
          </w:p>
        </w:tc>
        <w:tc>
          <w:tcPr>
            <w:tcW w:w="1080" w:type="dxa"/>
            <w:tcBorders>
              <w:top w:val="nil"/>
              <w:left w:val="nil"/>
              <w:bottom w:val="nil"/>
              <w:right w:val="single" w:sz="2" w:space="0" w:color="auto"/>
            </w:tcBorders>
          </w:tcPr>
          <w:p ns2:paraId="16F8A6CE"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(16.9) </w:t>
            </w:r>
          </w:p>
        </w:tc>
        <w:tc>
          <w:tcPr>
            <w:tcW w:w="1080" w:type="dxa"/>
            <w:tcBorders>
              <w:top w:val="nil"/>
              <w:left w:val="nil"/>
              <w:bottom w:val="nil"/>
              <w:right w:val="nil"/>
            </w:tcBorders>
          </w:tcPr>
          <w:p ns2:paraId="5C23ED93"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14 </w:t>
            </w:r>
          </w:p>
        </w:tc>
        <w:tc>
          <w:tcPr>
            <w:tcW w:w="1080" w:type="dxa"/>
            <w:tcBorders>
              <w:top w:val="nil"/>
              <w:left w:val="nil"/>
              <w:bottom w:val="nil"/>
            </w:tcBorders>
          </w:tcPr>
          <w:p ns2:paraId="695DF7D7"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(10.6) </w:t>
            </w:r>
          </w:p>
        </w:tc>
      </w:tr>
      <w:tr w:rsidR="004E777F" w:rsidRPr="00862CB7" ns2:paraId="29E938F4"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13D2910E" ns2:textId="77777777" w:rsidR="004E777F" w:rsidRPr="00862CB7" w:rsidRDefault="004E777F" w:rsidP="00C90784">
            <w:pPr>
              <w:spacing w:before="15" w:after="15"/>
              <w:ind w:left="160" w:right="1" w:hanging="160"/>
              <w:rPr>
                <w:sz w:val="17"/>
                <w:szCs w:val="17"/>
              </w:rPr>
            </w:pPr>
            <w:r w:rsidRPr="00862CB7">
              <w:rPr>
                <w:sz w:val="17"/>
                <w:szCs w:val="17"/>
              </w:rPr>
              <w:t xml:space="preserve">   Cough </w:t>
            </w:r>
          </w:p>
        </w:tc>
        <w:tc>
          <w:tcPr>
            <w:tcW w:w="1080" w:type="dxa"/>
            <w:tcBorders>
              <w:top w:val="nil"/>
              <w:left w:val="nil"/>
              <w:bottom w:val="nil"/>
              <w:right w:val="nil"/>
            </w:tcBorders>
          </w:tcPr>
          <w:p ns2:paraId="10138853"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18 </w:t>
            </w:r>
          </w:p>
        </w:tc>
        <w:tc>
          <w:tcPr>
            <w:tcW w:w="1080" w:type="dxa"/>
            <w:tcBorders>
              <w:top w:val="nil"/>
              <w:left w:val="nil"/>
              <w:bottom w:val="nil"/>
              <w:right w:val="single" w:sz="2" w:space="0" w:color="auto"/>
            </w:tcBorders>
          </w:tcPr>
          <w:p ns2:paraId="5861A182"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(13.8) </w:t>
            </w:r>
          </w:p>
        </w:tc>
        <w:tc>
          <w:tcPr>
            <w:tcW w:w="1080" w:type="dxa"/>
            <w:tcBorders>
              <w:top w:val="nil"/>
              <w:left w:val="nil"/>
              <w:bottom w:val="nil"/>
              <w:right w:val="nil"/>
            </w:tcBorders>
          </w:tcPr>
          <w:p ns2:paraId="347DCB66"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3 </w:t>
            </w:r>
          </w:p>
        </w:tc>
        <w:tc>
          <w:tcPr>
            <w:tcW w:w="1080" w:type="dxa"/>
            <w:tcBorders>
              <w:top w:val="nil"/>
              <w:left w:val="nil"/>
              <w:bottom w:val="nil"/>
            </w:tcBorders>
          </w:tcPr>
          <w:p ns2:paraId="58F0D35B"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(2.3) </w:t>
            </w:r>
          </w:p>
        </w:tc>
      </w:tr>
      <w:tr w:rsidR="004E777F" w:rsidRPr="00862CB7" ns2:paraId="3F9FF597"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733ABBE2" ns2:textId="77777777" w:rsidR="004E777F" w:rsidRPr="00862CB7" w:rsidRDefault="004E777F" w:rsidP="00C90784">
            <w:pPr>
              <w:spacing w:before="15" w:after="15"/>
              <w:ind w:left="160" w:right="1" w:hanging="160"/>
              <w:rPr>
                <w:sz w:val="17"/>
                <w:szCs w:val="17"/>
              </w:rPr>
            </w:pPr>
            <w:r w:rsidRPr="00862CB7">
              <w:rPr>
                <w:sz w:val="17"/>
                <w:szCs w:val="17"/>
              </w:rPr>
              <w:t xml:space="preserve">   Blood lactate dehydrogenase increased </w:t>
            </w:r>
          </w:p>
        </w:tc>
        <w:tc>
          <w:tcPr>
            <w:tcW w:w="1080" w:type="dxa"/>
            <w:tcBorders>
              <w:top w:val="nil"/>
              <w:left w:val="nil"/>
              <w:bottom w:val="nil"/>
              <w:right w:val="nil"/>
            </w:tcBorders>
          </w:tcPr>
          <w:p ns2:paraId="2F46C5BD"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17 </w:t>
            </w:r>
          </w:p>
        </w:tc>
        <w:tc>
          <w:tcPr>
            <w:tcW w:w="1080" w:type="dxa"/>
            <w:tcBorders>
              <w:top w:val="nil"/>
              <w:left w:val="nil"/>
              <w:bottom w:val="nil"/>
              <w:right w:val="single" w:sz="2" w:space="0" w:color="auto"/>
            </w:tcBorders>
          </w:tcPr>
          <w:p ns2:paraId="491CA838"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(13.1) </w:t>
            </w:r>
          </w:p>
        </w:tc>
        <w:tc>
          <w:tcPr>
            <w:tcW w:w="1080" w:type="dxa"/>
            <w:tcBorders>
              <w:top w:val="nil"/>
              <w:left w:val="nil"/>
              <w:bottom w:val="nil"/>
              <w:right w:val="nil"/>
            </w:tcBorders>
          </w:tcPr>
          <w:p ns2:paraId="6B6E4DE6"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21 </w:t>
            </w:r>
          </w:p>
        </w:tc>
        <w:tc>
          <w:tcPr>
            <w:tcW w:w="1080" w:type="dxa"/>
            <w:tcBorders>
              <w:top w:val="nil"/>
              <w:left w:val="nil"/>
              <w:bottom w:val="nil"/>
            </w:tcBorders>
          </w:tcPr>
          <w:p ns2:paraId="01AF5D6E"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(15.9) </w:t>
            </w:r>
          </w:p>
        </w:tc>
      </w:tr>
      <w:tr w:rsidR="004E777F" w:rsidRPr="00862CB7" ns2:paraId="62E3AC13"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769D7746" ns2:textId="77777777" w:rsidR="004E777F" w:rsidRPr="00862CB7" w:rsidRDefault="004E777F" w:rsidP="00C90784">
            <w:pPr>
              <w:spacing w:before="15" w:after="15"/>
              <w:ind w:left="160" w:right="1" w:hanging="160"/>
              <w:rPr>
                <w:sz w:val="17"/>
                <w:szCs w:val="17"/>
              </w:rPr>
            </w:pPr>
            <w:r w:rsidRPr="00862CB7">
              <w:rPr>
                <w:sz w:val="17"/>
                <w:szCs w:val="17"/>
              </w:rPr>
              <w:t xml:space="preserve">   Diarrhoea </w:t>
            </w:r>
          </w:p>
        </w:tc>
        <w:tc>
          <w:tcPr>
            <w:tcW w:w="1080" w:type="dxa"/>
            <w:tcBorders>
              <w:top w:val="nil"/>
              <w:left w:val="nil"/>
              <w:bottom w:val="nil"/>
              <w:right w:val="nil"/>
            </w:tcBorders>
          </w:tcPr>
          <w:p ns2:paraId="11F5ABF9"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17 </w:t>
            </w:r>
          </w:p>
        </w:tc>
        <w:tc>
          <w:tcPr>
            <w:tcW w:w="1080" w:type="dxa"/>
            <w:tcBorders>
              <w:top w:val="nil"/>
              <w:left w:val="nil"/>
              <w:bottom w:val="nil"/>
              <w:right w:val="single" w:sz="2" w:space="0" w:color="auto"/>
            </w:tcBorders>
          </w:tcPr>
          <w:p ns2:paraId="18D32688"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(13.1) </w:t>
            </w:r>
          </w:p>
        </w:tc>
        <w:tc>
          <w:tcPr>
            <w:tcW w:w="1080" w:type="dxa"/>
            <w:tcBorders>
              <w:top w:val="nil"/>
              <w:left w:val="nil"/>
              <w:bottom w:val="nil"/>
              <w:right w:val="nil"/>
            </w:tcBorders>
          </w:tcPr>
          <w:p ns2:paraId="7779F649"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4 </w:t>
            </w:r>
          </w:p>
        </w:tc>
        <w:tc>
          <w:tcPr>
            <w:tcW w:w="1080" w:type="dxa"/>
            <w:tcBorders>
              <w:top w:val="nil"/>
              <w:left w:val="nil"/>
              <w:bottom w:val="nil"/>
            </w:tcBorders>
          </w:tcPr>
          <w:p ns2:paraId="1CEA4848"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(3.0) </w:t>
            </w:r>
          </w:p>
        </w:tc>
      </w:tr>
      <w:tr w:rsidR="004E777F" w:rsidRPr="00862CB7" ns2:paraId="48C46259"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534D3E67" ns2:textId="77777777" w:rsidR="004E777F" w:rsidRPr="00862CB7" w:rsidRDefault="004E777F" w:rsidP="00C90784">
            <w:pPr>
              <w:spacing w:before="15" w:after="15"/>
              <w:ind w:left="160" w:right="1" w:hanging="160"/>
              <w:rPr>
                <w:sz w:val="17"/>
                <w:szCs w:val="17"/>
              </w:rPr>
            </w:pPr>
            <w:r w:rsidRPr="00862CB7">
              <w:rPr>
                <w:sz w:val="17"/>
                <w:szCs w:val="17"/>
              </w:rPr>
              <w:t xml:space="preserve">   Mouth ulceration </w:t>
            </w:r>
          </w:p>
        </w:tc>
        <w:tc>
          <w:tcPr>
            <w:tcW w:w="1080" w:type="dxa"/>
            <w:tcBorders>
              <w:top w:val="nil"/>
              <w:left w:val="nil"/>
              <w:bottom w:val="nil"/>
              <w:right w:val="nil"/>
            </w:tcBorders>
          </w:tcPr>
          <w:p ns2:paraId="555FC5AA"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16 </w:t>
            </w:r>
          </w:p>
        </w:tc>
        <w:tc>
          <w:tcPr>
            <w:tcW w:w="1080" w:type="dxa"/>
            <w:tcBorders>
              <w:top w:val="nil"/>
              <w:left w:val="nil"/>
              <w:bottom w:val="nil"/>
              <w:right w:val="single" w:sz="2" w:space="0" w:color="auto"/>
            </w:tcBorders>
          </w:tcPr>
          <w:p ns2:paraId="562EF933"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(12.3) </w:t>
            </w:r>
          </w:p>
        </w:tc>
        <w:tc>
          <w:tcPr>
            <w:tcW w:w="1080" w:type="dxa"/>
            <w:tcBorders>
              <w:top w:val="nil"/>
              <w:left w:val="nil"/>
              <w:bottom w:val="nil"/>
              <w:right w:val="nil"/>
            </w:tcBorders>
          </w:tcPr>
          <w:p ns2:paraId="631B0FB0"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2 </w:t>
            </w:r>
          </w:p>
        </w:tc>
        <w:tc>
          <w:tcPr>
            <w:tcW w:w="1080" w:type="dxa"/>
            <w:tcBorders>
              <w:top w:val="nil"/>
              <w:left w:val="nil"/>
              <w:bottom w:val="nil"/>
            </w:tcBorders>
          </w:tcPr>
          <w:p ns2:paraId="2035BDF0"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(1.5) </w:t>
            </w:r>
          </w:p>
        </w:tc>
      </w:tr>
      <w:tr w:rsidR="004E777F" w:rsidRPr="00862CB7" ns2:paraId="762E721E"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30FDD915" ns2:textId="77777777" w:rsidR="004E777F" w:rsidRPr="00862CB7" w:rsidRDefault="004E777F" w:rsidP="00C90784">
            <w:pPr>
              <w:spacing w:before="15" w:after="15"/>
              <w:ind w:left="160" w:right="1" w:hanging="160"/>
              <w:rPr>
                <w:sz w:val="17"/>
                <w:szCs w:val="17"/>
              </w:rPr>
            </w:pPr>
            <w:r w:rsidRPr="00862CB7">
              <w:rPr>
                <w:sz w:val="17"/>
                <w:szCs w:val="17"/>
              </w:rPr>
              <w:t xml:space="preserve">   Hypertriglyceridaemia </w:t>
            </w:r>
          </w:p>
        </w:tc>
        <w:tc>
          <w:tcPr>
            <w:tcW w:w="1080" w:type="dxa"/>
            <w:tcBorders>
              <w:top w:val="nil"/>
              <w:left w:val="nil"/>
              <w:bottom w:val="nil"/>
              <w:right w:val="nil"/>
            </w:tcBorders>
          </w:tcPr>
          <w:p ns2:paraId="157DD1EC"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15 </w:t>
            </w:r>
          </w:p>
        </w:tc>
        <w:tc>
          <w:tcPr>
            <w:tcW w:w="1080" w:type="dxa"/>
            <w:tcBorders>
              <w:top w:val="nil"/>
              <w:left w:val="nil"/>
              <w:bottom w:val="nil"/>
              <w:right w:val="single" w:sz="2" w:space="0" w:color="auto"/>
            </w:tcBorders>
          </w:tcPr>
          <w:p ns2:paraId="16EB15AA"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(11.5) </w:t>
            </w:r>
          </w:p>
        </w:tc>
        <w:tc>
          <w:tcPr>
            <w:tcW w:w="1080" w:type="dxa"/>
            <w:tcBorders>
              <w:top w:val="nil"/>
              <w:left w:val="nil"/>
              <w:bottom w:val="nil"/>
              <w:right w:val="nil"/>
            </w:tcBorders>
          </w:tcPr>
          <w:p ns2:paraId="53AAE6CF"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16 </w:t>
            </w:r>
          </w:p>
        </w:tc>
        <w:tc>
          <w:tcPr>
            <w:tcW w:w="1080" w:type="dxa"/>
            <w:tcBorders>
              <w:top w:val="nil"/>
              <w:left w:val="nil"/>
              <w:bottom w:val="nil"/>
            </w:tcBorders>
          </w:tcPr>
          <w:p ns2:paraId="5E657B0C"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(12.1) </w:t>
            </w:r>
          </w:p>
        </w:tc>
      </w:tr>
      <w:tr w:rsidR="004E777F" w:rsidRPr="00862CB7" ns2:paraId="5BAD95CA"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6EDCE547" ns2:textId="77777777" w:rsidR="004E777F" w:rsidRPr="00862CB7" w:rsidRDefault="004E777F" w:rsidP="00C90784">
            <w:pPr>
              <w:spacing w:before="15" w:after="15"/>
              <w:ind w:left="160" w:right="1" w:hanging="160"/>
              <w:rPr>
                <w:sz w:val="17"/>
                <w:szCs w:val="17"/>
              </w:rPr>
            </w:pPr>
            <w:r w:rsidRPr="00862CB7">
              <w:rPr>
                <w:sz w:val="17"/>
                <w:szCs w:val="17"/>
              </w:rPr>
              <w:t xml:space="preserve">   Hypokalaemia </w:t>
            </w:r>
          </w:p>
        </w:tc>
        <w:tc>
          <w:tcPr>
            <w:tcW w:w="1080" w:type="dxa"/>
            <w:tcBorders>
              <w:top w:val="nil"/>
              <w:left w:val="nil"/>
              <w:bottom w:val="nil"/>
              <w:right w:val="nil"/>
            </w:tcBorders>
          </w:tcPr>
          <w:p ns2:paraId="2B54C2B7"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15 </w:t>
            </w:r>
          </w:p>
        </w:tc>
        <w:tc>
          <w:tcPr>
            <w:tcW w:w="1080" w:type="dxa"/>
            <w:tcBorders>
              <w:top w:val="nil"/>
              <w:left w:val="nil"/>
              <w:bottom w:val="nil"/>
              <w:right w:val="single" w:sz="2" w:space="0" w:color="auto"/>
            </w:tcBorders>
          </w:tcPr>
          <w:p ns2:paraId="6DBEABF0"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(11.5) </w:t>
            </w:r>
          </w:p>
        </w:tc>
        <w:tc>
          <w:tcPr>
            <w:tcW w:w="1080" w:type="dxa"/>
            <w:tcBorders>
              <w:top w:val="nil"/>
              <w:left w:val="nil"/>
              <w:bottom w:val="nil"/>
              <w:right w:val="nil"/>
            </w:tcBorders>
          </w:tcPr>
          <w:p ns2:paraId="46D6FEA3"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19 </w:t>
            </w:r>
          </w:p>
        </w:tc>
        <w:tc>
          <w:tcPr>
            <w:tcW w:w="1080" w:type="dxa"/>
            <w:tcBorders>
              <w:top w:val="nil"/>
              <w:left w:val="nil"/>
              <w:bottom w:val="nil"/>
            </w:tcBorders>
          </w:tcPr>
          <w:p ns2:paraId="40F39525"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(14.4) </w:t>
            </w:r>
          </w:p>
        </w:tc>
      </w:tr>
      <w:tr w:rsidR="004E777F" w:rsidRPr="00862CB7" ns2:paraId="460F0540"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2D584F0F" ns2:textId="77777777" w:rsidR="004E777F" w:rsidRPr="00862CB7" w:rsidRDefault="004E777F" w:rsidP="00C90784">
            <w:pPr>
              <w:spacing w:before="15" w:after="15"/>
              <w:ind w:left="160" w:right="1" w:hanging="160"/>
              <w:rPr>
                <w:sz w:val="17"/>
                <w:szCs w:val="17"/>
              </w:rPr>
            </w:pPr>
            <w:r w:rsidRPr="00862CB7">
              <w:rPr>
                <w:sz w:val="17"/>
                <w:szCs w:val="17"/>
              </w:rPr>
              <w:t xml:space="preserve">   Hyponatraemia </w:t>
            </w:r>
          </w:p>
        </w:tc>
        <w:tc>
          <w:tcPr>
            <w:tcW w:w="1080" w:type="dxa"/>
            <w:tcBorders>
              <w:top w:val="nil"/>
              <w:left w:val="nil"/>
              <w:bottom w:val="nil"/>
              <w:right w:val="nil"/>
            </w:tcBorders>
          </w:tcPr>
          <w:p ns2:paraId="2FDDC2C6"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14 </w:t>
            </w:r>
          </w:p>
        </w:tc>
        <w:tc>
          <w:tcPr>
            <w:tcW w:w="1080" w:type="dxa"/>
            <w:tcBorders>
              <w:top w:val="nil"/>
              <w:left w:val="nil"/>
              <w:bottom w:val="nil"/>
              <w:right w:val="single" w:sz="2" w:space="0" w:color="auto"/>
            </w:tcBorders>
          </w:tcPr>
          <w:p ns2:paraId="6985F4FA"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(10.8) </w:t>
            </w:r>
          </w:p>
        </w:tc>
        <w:tc>
          <w:tcPr>
            <w:tcW w:w="1080" w:type="dxa"/>
            <w:tcBorders>
              <w:top w:val="nil"/>
              <w:left w:val="nil"/>
              <w:bottom w:val="nil"/>
              <w:right w:val="nil"/>
            </w:tcBorders>
          </w:tcPr>
          <w:p ns2:paraId="53140CDC"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16 </w:t>
            </w:r>
          </w:p>
        </w:tc>
        <w:tc>
          <w:tcPr>
            <w:tcW w:w="1080" w:type="dxa"/>
            <w:tcBorders>
              <w:top w:val="nil"/>
              <w:left w:val="nil"/>
              <w:bottom w:val="nil"/>
            </w:tcBorders>
          </w:tcPr>
          <w:p ns2:paraId="433E3F4B"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(12.1) </w:t>
            </w:r>
          </w:p>
        </w:tc>
      </w:tr>
      <w:tr w:rsidR="004E777F" w:rsidRPr="00862CB7" ns2:paraId="46FD2B68"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49493C65" ns2:textId="77777777" w:rsidR="004E777F" w:rsidRPr="00862CB7" w:rsidRDefault="004E777F" w:rsidP="00C90784">
            <w:pPr>
              <w:spacing w:before="15" w:after="15"/>
              <w:ind w:left="160" w:right="1" w:hanging="160"/>
              <w:rPr>
                <w:sz w:val="17"/>
                <w:szCs w:val="17"/>
              </w:rPr>
            </w:pPr>
            <w:r w:rsidRPr="00862CB7">
              <w:rPr>
                <w:sz w:val="17"/>
                <w:szCs w:val="17"/>
              </w:rPr>
              <w:t xml:space="preserve">   Blood alkaline phosphatase increased </w:t>
            </w:r>
          </w:p>
        </w:tc>
        <w:tc>
          <w:tcPr>
            <w:tcW w:w="1080" w:type="dxa"/>
            <w:tcBorders>
              <w:top w:val="nil"/>
              <w:left w:val="nil"/>
              <w:bottom w:val="nil"/>
              <w:right w:val="nil"/>
            </w:tcBorders>
          </w:tcPr>
          <w:p ns2:paraId="199EC7DC"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13 </w:t>
            </w:r>
          </w:p>
        </w:tc>
        <w:tc>
          <w:tcPr>
            <w:tcW w:w="1080" w:type="dxa"/>
            <w:tcBorders>
              <w:top w:val="nil"/>
              <w:left w:val="nil"/>
              <w:bottom w:val="nil"/>
              <w:right w:val="single" w:sz="2" w:space="0" w:color="auto"/>
            </w:tcBorders>
          </w:tcPr>
          <w:p ns2:paraId="7B65FC3D"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(10.0) </w:t>
            </w:r>
          </w:p>
        </w:tc>
        <w:tc>
          <w:tcPr>
            <w:tcW w:w="1080" w:type="dxa"/>
            <w:tcBorders>
              <w:top w:val="nil"/>
              <w:left w:val="nil"/>
              <w:bottom w:val="nil"/>
              <w:right w:val="nil"/>
            </w:tcBorders>
          </w:tcPr>
          <w:p ns2:paraId="128AAEA4"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19 </w:t>
            </w:r>
          </w:p>
        </w:tc>
        <w:tc>
          <w:tcPr>
            <w:tcW w:w="1080" w:type="dxa"/>
            <w:tcBorders>
              <w:top w:val="nil"/>
              <w:left w:val="nil"/>
              <w:bottom w:val="nil"/>
            </w:tcBorders>
          </w:tcPr>
          <w:p ns2:paraId="6D5A946E"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(14.4) </w:t>
            </w:r>
          </w:p>
        </w:tc>
      </w:tr>
      <w:tr w:rsidR="004E777F" w:rsidRPr="00862CB7" ns2:paraId="1673A7C9"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797720E6" ns2:textId="77777777" w:rsidR="004E777F" w:rsidRPr="00862CB7" w:rsidRDefault="004E777F" w:rsidP="00C90784">
            <w:pPr>
              <w:spacing w:before="15" w:after="15"/>
              <w:ind w:left="160" w:right="1" w:hanging="160"/>
              <w:rPr>
                <w:sz w:val="17"/>
                <w:szCs w:val="17"/>
              </w:rPr>
            </w:pPr>
            <w:r w:rsidRPr="00862CB7">
              <w:rPr>
                <w:sz w:val="17"/>
                <w:szCs w:val="17"/>
              </w:rPr>
              <w:t xml:space="preserve">   Gamma-glutamyltransferase increased </w:t>
            </w:r>
          </w:p>
        </w:tc>
        <w:tc>
          <w:tcPr>
            <w:tcW w:w="1080" w:type="dxa"/>
            <w:tcBorders>
              <w:top w:val="nil"/>
              <w:left w:val="nil"/>
              <w:bottom w:val="nil"/>
              <w:right w:val="nil"/>
            </w:tcBorders>
          </w:tcPr>
          <w:p ns2:paraId="6A361BE0"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13 </w:t>
            </w:r>
          </w:p>
        </w:tc>
        <w:tc>
          <w:tcPr>
            <w:tcW w:w="1080" w:type="dxa"/>
            <w:tcBorders>
              <w:top w:val="nil"/>
              <w:left w:val="nil"/>
              <w:bottom w:val="nil"/>
              <w:right w:val="single" w:sz="2" w:space="0" w:color="auto"/>
            </w:tcBorders>
          </w:tcPr>
          <w:p ns2:paraId="38D85830"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(10.0) </w:t>
            </w:r>
          </w:p>
        </w:tc>
        <w:tc>
          <w:tcPr>
            <w:tcW w:w="1080" w:type="dxa"/>
            <w:tcBorders>
              <w:top w:val="nil"/>
              <w:left w:val="nil"/>
              <w:bottom w:val="nil"/>
              <w:right w:val="nil"/>
            </w:tcBorders>
          </w:tcPr>
          <w:p ns2:paraId="5EBBEDEC"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37 </w:t>
            </w:r>
          </w:p>
        </w:tc>
        <w:tc>
          <w:tcPr>
            <w:tcW w:w="1080" w:type="dxa"/>
            <w:tcBorders>
              <w:top w:val="nil"/>
              <w:left w:val="nil"/>
              <w:bottom w:val="nil"/>
            </w:tcBorders>
          </w:tcPr>
          <w:p ns2:paraId="6AA35152"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(28.0) </w:t>
            </w:r>
          </w:p>
        </w:tc>
      </w:tr>
      <w:tr w:rsidR="004E777F" w:rsidRPr="00862CB7" ns2:paraId="372EF224"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6DF87A32" ns2:textId="77777777" w:rsidR="004E777F" w:rsidRPr="00862CB7" w:rsidRDefault="004E777F" w:rsidP="00C90784">
            <w:pPr>
              <w:spacing w:before="15" w:after="15"/>
              <w:ind w:left="160" w:right="1" w:hanging="160"/>
              <w:rPr>
                <w:sz w:val="17"/>
                <w:szCs w:val="17"/>
              </w:rPr>
            </w:pPr>
            <w:r w:rsidRPr="00862CB7">
              <w:rPr>
                <w:sz w:val="17"/>
                <w:szCs w:val="17"/>
              </w:rPr>
              <w:t xml:space="preserve">   Hyperuricaemia </w:t>
            </w:r>
          </w:p>
        </w:tc>
        <w:tc>
          <w:tcPr>
            <w:tcW w:w="1080" w:type="dxa"/>
            <w:tcBorders>
              <w:top w:val="nil"/>
              <w:left w:val="nil"/>
              <w:bottom w:val="nil"/>
              <w:right w:val="nil"/>
            </w:tcBorders>
          </w:tcPr>
          <w:p ns2:paraId="7074C87F"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13 </w:t>
            </w:r>
          </w:p>
        </w:tc>
        <w:tc>
          <w:tcPr>
            <w:tcW w:w="1080" w:type="dxa"/>
            <w:tcBorders>
              <w:top w:val="nil"/>
              <w:left w:val="nil"/>
              <w:bottom w:val="nil"/>
              <w:right w:val="single" w:sz="2" w:space="0" w:color="auto"/>
            </w:tcBorders>
          </w:tcPr>
          <w:p ns2:paraId="4B3CA58D"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(10.0) </w:t>
            </w:r>
          </w:p>
        </w:tc>
        <w:tc>
          <w:tcPr>
            <w:tcW w:w="1080" w:type="dxa"/>
            <w:tcBorders>
              <w:top w:val="nil"/>
              <w:left w:val="nil"/>
              <w:bottom w:val="nil"/>
              <w:right w:val="nil"/>
            </w:tcBorders>
          </w:tcPr>
          <w:p ns2:paraId="70A7DDF9"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17 </w:t>
            </w:r>
          </w:p>
        </w:tc>
        <w:tc>
          <w:tcPr>
            <w:tcW w:w="1080" w:type="dxa"/>
            <w:tcBorders>
              <w:top w:val="nil"/>
              <w:left w:val="nil"/>
              <w:bottom w:val="nil"/>
            </w:tcBorders>
          </w:tcPr>
          <w:p ns2:paraId="72FB8BCB"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(12.9) </w:t>
            </w:r>
          </w:p>
        </w:tc>
      </w:tr>
      <w:tr w:rsidR="004E777F" w:rsidRPr="00862CB7" ns2:paraId="52BABBB6" ns2:textId="77777777" w:rsidTr="00862CB7">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1F0C319C" ns2:textId="77777777" w:rsidR="004E777F" w:rsidRPr="00862CB7" w:rsidRDefault="004E777F" w:rsidP="00C90784">
            <w:pPr>
              <w:spacing w:before="15" w:after="15"/>
              <w:ind w:left="160" w:right="1" w:hanging="160"/>
              <w:rPr>
                <w:sz w:val="17"/>
                <w:szCs w:val="17"/>
              </w:rPr>
            </w:pPr>
            <w:r w:rsidRPr="00862CB7">
              <w:rPr>
                <w:sz w:val="17"/>
                <w:szCs w:val="17"/>
              </w:rPr>
              <w:t xml:space="preserve">   Hypocalcaemia </w:t>
            </w:r>
          </w:p>
        </w:tc>
        <w:tc>
          <w:tcPr>
            <w:tcW w:w="1080" w:type="dxa"/>
            <w:tcBorders>
              <w:top w:val="nil"/>
              <w:left w:val="nil"/>
              <w:bottom w:val="nil"/>
              <w:right w:val="nil"/>
            </w:tcBorders>
          </w:tcPr>
          <w:p ns2:paraId="31D8020B"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13 </w:t>
            </w:r>
          </w:p>
        </w:tc>
        <w:tc>
          <w:tcPr>
            <w:tcW w:w="1080" w:type="dxa"/>
            <w:tcBorders>
              <w:top w:val="nil"/>
              <w:left w:val="nil"/>
              <w:bottom w:val="nil"/>
              <w:right w:val="single" w:sz="2" w:space="0" w:color="auto"/>
            </w:tcBorders>
          </w:tcPr>
          <w:p ns2:paraId="46D327B4"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(10.0) </w:t>
            </w:r>
          </w:p>
        </w:tc>
        <w:tc>
          <w:tcPr>
            <w:tcW w:w="1080" w:type="dxa"/>
            <w:tcBorders>
              <w:top w:val="nil"/>
              <w:left w:val="nil"/>
              <w:bottom w:val="nil"/>
              <w:right w:val="nil"/>
            </w:tcBorders>
          </w:tcPr>
          <w:p ns2:paraId="2DA6F7B6"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13 </w:t>
            </w:r>
          </w:p>
        </w:tc>
        <w:tc>
          <w:tcPr>
            <w:tcW w:w="1080" w:type="dxa"/>
            <w:tcBorders>
              <w:top w:val="nil"/>
              <w:left w:val="nil"/>
              <w:bottom w:val="nil"/>
            </w:tcBorders>
          </w:tcPr>
          <w:p ns2:paraId="7979DA5B"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(9.8) </w:t>
            </w:r>
          </w:p>
        </w:tc>
      </w:tr>
      <w:tr w:rsidR="001F38B8" w:rsidRPr="00862CB7" ns2:paraId="67FB8E69" ns2:textId="77777777" w:rsidTr="00F52139">
        <w:tblPrEx>
          <w:tblBorders>
            <w:top w:val="single" w:sz="6" w:space="0" w:color="auto"/>
            <w:bottom w:val="single" w:sz="6" w:space="0" w:color="auto"/>
          </w:tblBorders>
        </w:tblPrEx>
        <w:trPr>
          <w:jc w:val="center"/>
        </w:trPr>
        <w:tc>
          <w:tcPr>
            <w:tcW w:w="4320" w:type="dxa"/>
            <w:tcBorders>
              <w:top w:val="nil"/>
              <w:bottom w:val="single" w:sz="4" w:space="0" w:color="auto"/>
              <w:right w:val="single" w:sz="2" w:space="0" w:color="auto"/>
            </w:tcBorders>
          </w:tcPr>
          <w:p ns2:paraId="27A2A1CA" ns2:textId="5DAB868B" w:rsidR="001F38B8" w:rsidRPr="00862CB7" w:rsidRDefault="001F38B8" w:rsidP="001F38B8">
            <w:pPr>
              <w:spacing w:before="15" w:after="15"/>
              <w:ind w:left="160" w:right="1" w:hanging="160"/>
              <w:rPr>
                <w:sz w:val="17"/>
                <w:szCs w:val="17"/>
              </w:rPr>
            </w:pPr>
            <w:r>
              <w:rPr>
                <w:kern w:val="2"/>
                <w:sz w:val="18"/>
                <w:szCs w:val="18"/>
              </w:rPr>
              <w:t xml:space="preserve">   Hyperglycaemia </w:t>
            </w:r>
          </w:p>
        </w:tc>
        <w:tc>
          <w:tcPr>
            <w:tcW w:w="1080" w:type="dxa"/>
            <w:tcBorders>
              <w:top w:val="nil"/>
              <w:left w:val="nil"/>
              <w:bottom w:val="single" w:sz="4" w:space="0" w:color="auto"/>
              <w:right w:val="nil"/>
            </w:tcBorders>
          </w:tcPr>
          <w:p ns2:paraId="25258A64" ns2:textId="1855755D" w:rsidR="001F38B8" w:rsidRPr="00862CB7" w:rsidRDefault="001F38B8" w:rsidP="001F38B8">
            <w:pPr>
              <w:tabs>
                <w:tab w:val="decimal" w:pos="533"/>
                <w:tab w:val="left" w:pos="613"/>
              </w:tabs>
              <w:spacing w:before="15" w:after="15"/>
              <w:rPr>
                <w:sz w:val="17"/>
                <w:szCs w:val="17"/>
              </w:rPr>
            </w:pPr>
            <w:r>
              <w:rPr>
                <w:kern w:val="2"/>
                <w:sz w:val="18"/>
                <w:szCs w:val="18"/>
              </w:rPr>
              <w:tab/>
              <w:t xml:space="preserve">11 </w:t>
            </w:r>
          </w:p>
        </w:tc>
        <w:tc>
          <w:tcPr>
            <w:tcW w:w="1080" w:type="dxa"/>
            <w:tcBorders>
              <w:top w:val="nil"/>
              <w:left w:val="nil"/>
              <w:bottom w:val="single" w:sz="4" w:space="0" w:color="auto"/>
              <w:right w:val="single" w:sz="2" w:space="0" w:color="auto"/>
            </w:tcBorders>
          </w:tcPr>
          <w:p ns2:paraId="2C3AE729" ns2:textId="218435B9" w:rsidR="001F38B8" w:rsidRPr="00862CB7" w:rsidRDefault="001F38B8" w:rsidP="001F38B8">
            <w:pPr>
              <w:tabs>
                <w:tab w:val="decimal" w:pos="364"/>
                <w:tab w:val="left" w:pos="444"/>
              </w:tabs>
              <w:spacing w:before="15" w:after="15"/>
              <w:rPr>
                <w:sz w:val="17"/>
                <w:szCs w:val="17"/>
              </w:rPr>
            </w:pPr>
            <w:r>
              <w:rPr>
                <w:kern w:val="2"/>
                <w:sz w:val="18"/>
                <w:szCs w:val="18"/>
              </w:rPr>
              <w:tab/>
              <w:t xml:space="preserve">(8.5) </w:t>
            </w:r>
          </w:p>
        </w:tc>
        <w:tc>
          <w:tcPr>
            <w:tcW w:w="1080" w:type="dxa"/>
            <w:tcBorders>
              <w:top w:val="nil"/>
              <w:left w:val="nil"/>
              <w:bottom w:val="single" w:sz="4" w:space="0" w:color="auto"/>
              <w:right w:val="nil"/>
            </w:tcBorders>
          </w:tcPr>
          <w:p ns2:paraId="6AC2D8A6" ns2:textId="680DB1E0" w:rsidR="001F38B8" w:rsidRPr="00862CB7" w:rsidRDefault="001F38B8" w:rsidP="001F38B8">
            <w:pPr>
              <w:tabs>
                <w:tab w:val="decimal" w:pos="533"/>
                <w:tab w:val="left" w:pos="613"/>
              </w:tabs>
              <w:spacing w:before="15" w:after="15"/>
              <w:rPr>
                <w:sz w:val="17"/>
                <w:szCs w:val="17"/>
              </w:rPr>
            </w:pPr>
            <w:r>
              <w:rPr>
                <w:kern w:val="2"/>
                <w:sz w:val="18"/>
                <w:szCs w:val="18"/>
              </w:rPr>
              <w:tab/>
              <w:t xml:space="preserve">23 </w:t>
            </w:r>
          </w:p>
        </w:tc>
        <w:tc>
          <w:tcPr>
            <w:tcW w:w="1080" w:type="dxa"/>
            <w:tcBorders>
              <w:top w:val="nil"/>
              <w:left w:val="nil"/>
              <w:bottom w:val="single" w:sz="4" w:space="0" w:color="auto"/>
            </w:tcBorders>
          </w:tcPr>
          <w:p ns2:paraId="4FFE4074" ns2:textId="706DDD00" w:rsidR="001F38B8" w:rsidRPr="00862CB7" w:rsidRDefault="001F38B8" w:rsidP="001F38B8">
            <w:pPr>
              <w:tabs>
                <w:tab w:val="decimal" w:pos="364"/>
                <w:tab w:val="left" w:pos="444"/>
              </w:tabs>
              <w:spacing w:before="15" w:after="15"/>
              <w:rPr>
                <w:sz w:val="17"/>
                <w:szCs w:val="17"/>
              </w:rPr>
            </w:pPr>
            <w:r>
              <w:rPr>
                <w:kern w:val="2"/>
                <w:sz w:val="18"/>
                <w:szCs w:val="18"/>
              </w:rPr>
              <w:tab/>
              <w:t xml:space="preserve">(17.4) </w:t>
            </w:r>
          </w:p>
        </w:tc>
      </w:tr>
      <w:tr w:rsidR="00862CB7" w:rsidRPr="00862CB7" ns2:paraId="07401AC4" ns2:textId="77777777" w:rsidTr="00F52139">
        <w:tblPrEx>
          <w:tblBorders>
            <w:top w:val="single" w:sz="6" w:space="0" w:color="auto"/>
            <w:bottom w:val="single" w:sz="6" w:space="0" w:color="auto"/>
          </w:tblBorders>
        </w:tblPrEx>
        <w:trPr>
          <w:jc w:val="center"/>
        </w:trPr>
        <w:tc>
          <w:tcPr>
            <w:tcW w:w="8640" w:type="dxa"/>
            <w:gridSpan w:val="5"/>
            <w:tcBorders>
              <w:top w:val="single" w:sz="4" w:space="0" w:color="auto"/>
              <w:bottom w:val="double" w:sz="4" w:space="0" w:color="auto"/>
            </w:tcBorders>
          </w:tcPr>
          <w:p ns2:paraId="653C0BBF" ns2:textId="77777777" w:rsidR="001F38B8" w:rsidRDefault="001F38B8" w:rsidP="001F38B8">
            <w:pPr>
              <w:spacing w:before="30" w:after="30" w:line="276" w:lineRule="auto"/>
              <w:ind w:left="160" w:right="1" w:hanging="160"/>
              <w:rPr>
                <w:kern w:val="2"/>
                <w:sz w:val="18"/>
                <w:szCs w:val="18"/>
              </w:rPr>
            </w:pPr>
            <w:r>
              <w:rPr>
                <w:kern w:val="2"/>
                <w:sz w:val="18"/>
                <w:szCs w:val="18"/>
              </w:rPr>
              <w:t>Every participant is counted a single time for each applicable row and column.</w:t>
            </w:r>
          </w:p>
          <w:p ns2:paraId="4B9B84E4" ns2:textId="77777777" w:rsidR="001F38B8" w:rsidRDefault="001F38B8" w:rsidP="001F38B8">
            <w:pPr>
              <w:spacing w:before="30" w:after="30" w:line="276" w:lineRule="auto"/>
              <w:ind w:left="160" w:right="1" w:hanging="160"/>
              <w:rPr>
                <w:kern w:val="2"/>
                <w:sz w:val="18"/>
                <w:szCs w:val="18"/>
              </w:rPr>
            </w:pPr>
            <w:r>
              <w:rPr>
                <w:kern w:val="2"/>
                <w:sz w:val="18"/>
                <w:szCs w:val="18"/>
              </w:rPr>
              <w:t xml:space="preserve"> A specific adverse event appears on this report only if its incidence in one or more of the columns meets the incidence criterion in the report title, after rounding.</w:t>
            </w:r>
          </w:p>
          <w:p ns2:paraId="2845FBE4" ns2:textId="77777777" w:rsidR="001F38B8" w:rsidRDefault="001F38B8" w:rsidP="001F38B8">
            <w:pPr>
              <w:spacing w:before="30" w:after="30" w:line="276" w:lineRule="auto"/>
              <w:ind w:left="160" w:right="1" w:hanging="160"/>
              <w:rPr>
                <w:kern w:val="2"/>
                <w:sz w:val="18"/>
                <w:szCs w:val="18"/>
              </w:rPr>
            </w:pPr>
            <w:r>
              <w:rPr>
                <w:kern w:val="2"/>
                <w:sz w:val="18"/>
                <w:szCs w:val="18"/>
              </w:rPr>
              <w:t xml:space="preserve"> Adverse events occurring within 30 days after last infusion of study drug are included.</w:t>
            </w:r>
          </w:p>
          <w:p ns2:paraId="1BE6FB37" ns2:textId="1C6FDF6F" w:rsidR="00862CB7" w:rsidRPr="00862CB7" w:rsidRDefault="001F38B8" w:rsidP="00862CB7">
            <w:pPr>
              <w:tabs>
                <w:tab w:val="decimal" w:pos="364"/>
                <w:tab w:val="left" w:pos="444"/>
              </w:tabs>
              <w:spacing w:before="15" w:after="15"/>
              <w:rPr>
                <w:sz w:val="17"/>
                <w:szCs w:val="17"/>
              </w:rPr>
            </w:pPr>
            <w:r>
              <w:rPr>
                <w:kern w:val="2"/>
                <w:sz w:val="18"/>
                <w:szCs w:val="18"/>
              </w:rPr>
              <w:t xml:space="preserve"> Database cutoff date: 30NOV2023</w:t>
            </w:r>
          </w:p>
        </w:tc>
      </w:tr>
      <w:tr w:rsidR="00862CB7" w:rsidRPr="00862CB7" ns2:paraId="55FD2D30" ns2:textId="77777777" w:rsidTr="00862CB7">
        <w:tblPrEx>
          <w:tblBorders>
            <w:top w:val="single" w:sz="6" w:space="0" w:color="auto"/>
            <w:bottom w:val="single" w:sz="6" w:space="0" w:color="auto"/>
          </w:tblBorders>
        </w:tblPrEx>
        <w:trPr>
          <w:jc w:val="center"/>
        </w:trPr>
        <w:tc>
          <w:tcPr>
            <w:tcW w:w="8640" w:type="dxa"/>
            <w:gridSpan w:val="5"/>
            <w:tcBorders>
              <w:top w:val="double" w:sz="4" w:space="0" w:color="auto"/>
              <w:left w:val="nil"/>
              <w:bottom w:val="nil"/>
              <w:right w:val="nil"/>
            </w:tcBorders>
          </w:tcPr>
          <w:p ns2:paraId="6CA0201F" ns2:textId="77104D73" w:rsidR="00862CB7" w:rsidRPr="00862CB7" w:rsidRDefault="001F38B8" w:rsidP="00C90784">
            <w:pPr>
              <w:tabs>
                <w:tab w:val="decimal" w:pos="364"/>
                <w:tab w:val="left" w:pos="444"/>
              </w:tabs>
              <w:spacing w:before="15" w:after="15"/>
              <w:rPr>
                <w:sz w:val="17"/>
                <w:szCs w:val="17"/>
              </w:rPr>
            </w:pPr>
            <w:r w:rsidRPr="001F38B8">
              <w:rPr>
                <w:sz w:val="17"/>
                <w:szCs w:val="17"/>
              </w:rPr>
              <w:t>Source:  [P014MK2870: adam-adsl; adae]</w:t>
            </w:r>
          </w:p>
        </w:tc>
      </w:tr>
    </w:tbl>
    <w:p ns2:paraId="0D82457A" ns2:textId="77777777" w:rsidR="001F38B8" w:rsidRDefault="001F38B8" w:rsidP="00914D2C">
      <w:pPr>
        <w:pStyle w:val="ListEnd"/>
        <w:sectPr w:rsidR="001F38B8" w:rsidSect="00D048BB">
          <w:pgSz w:w="12240" w:h="15840"/>
          <w:pgMar w:top="1440" w:right="1440" w:bottom="1440" w:left="1800" w:header="720" w:footer="720" w:gutter="0"/>
          <w:cols w:space="720"/>
          <w:docGrid w:linePitch="326"/>
        </w:sectPr>
      </w:pPr>
    </w:p>
    <w:p ns2:paraId="173B3C3D" ns2:textId="3F9D2535" w:rsidR="00B743A9" w:rsidRDefault="00CB2DAF" w:rsidP="00CB2DAF">
      <w:pPr>
        <w:pStyle w:val="TableTitle"/>
      </w:pPr>
      <w:del w:id="13175" w:author="GoldenCorpusHarness" w:date="2026-03-28T21:57:55Z">
        <w:r>
          <w:delText>T</w:delText>
        </w:r>
      </w:del>
      <w:ins w:id="13176" w:author="GoldenCorpusHarness" w:date="2026-03-28T21:57:55Z">
        <w:r>
          <w:t>Over</w:t>
        </w:r>
      </w:ins>
      <w:r>
        <w:t>a</w:t>
      </w:r>
      <w:del w:id="13177" w:author="GoldenCorpusHarness" w:date="2026-03-28T21:57:55Z">
        <w:r>
          <w:delText>b</w:delText>
        </w:r>
      </w:del>
      <w:r>
        <w:t>l</w:t>
      </w:r>
      <w:del w:id="13178" w:author="GoldenCorpusHarness" w:date="2026-03-28T21:57:55Z">
        <w:r>
          <w:delText>e</w:delText>
        </w:r>
      </w:del>
      <w:ins w:id="13179" w:author="GoldenCorpusHarness" w:date="2026-03-28T21:57:55Z">
        <w:r>
          <w:t>l</w:t>
        </w:r>
      </w:ins>
      <w:r>
        <w:t xml:space="preserve"> </w:t>
      </w:r>
      <w:del w:id="13180" w:author="GoldenCorpusHarness" w:date="2026-03-28T21:57:55Z">
        <w:r>
          <w:delText>67</w:delText>
        </w:r>
      </w:del>
      <w:r>
        <w:t>S</w:t>
      </w:r>
      <w:del w:id="13181" w:author="GoldenCorpusHarness" w:date="2026-03-28T21:57:55Z">
        <w:r>
          <w:delText>t</w:delText>
        </w:r>
      </w:del>
      <w:r>
        <w:t>u</w:t>
      </w:r>
      <w:del w:id="13182" w:author="GoldenCorpusHarness" w:date="2026-03-28T21:57:55Z">
        <w:r>
          <w:delText>d</w:delText>
        </w:r>
      </w:del>
      <w:ins w:id="13183" w:author="GoldenCorpusHarness" w:date="2026-03-28T21:57:55Z">
        <w:r>
          <w:t>mmar</w:t>
        </w:r>
      </w:ins>
      <w:r>
        <w:t xml:space="preserve">y </w:t>
      </w:r>
      <w:del w:id="13184" w:author="GoldenCorpusHarness" w:date="2026-03-28T21:57:55Z">
        <w:r>
          <w:delText>MK-2870-014 (SKB264-III-03): Participants With Drug-related Grade ≥3</w:delText>
        </w:r>
      </w:del>
      <w:ins w:id="13185" w:author="GoldenCorpusHarness" w:date="2026-03-28T21:57:55Z">
        <w:r>
          <w:t>of</w:t>
        </w:r>
      </w:ins>
      <w:r>
        <w:t xml:space="preserve"> Adverse Events</w:t>
      </w:r>
      <w:del w:id="13186" w:author="GoldenCorpusHarness" w:date="2026-03-28T21:57:55Z">
        <w:r>
          <w:delText xml:space="preserve"> by Decreasing Incidence (Incidence ≥5% in One or More Treatment Groups) (APaT Population)</w:delText>
        </w:r>
      </w:del>
    </w:p>
    <w:tbl>
      <w:tblPr>
        <w:tblW w:w="0" w:type="auto"/>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4320"/>
        <w:gridCol w:w="1080"/>
        <w:gridCol w:w="1080"/>
        <w:gridCol w:w="1080"/>
        <w:gridCol w:w="1080"/>
      </w:tblGrid>
      <w:tr w:rsidR="00CB2DAF" ns2:paraId="02A797D2" ns2:textId="77777777" w:rsidTr="006C61E7">
        <w:trPr>
          <w:jc w:val="center"/>
        </w:trPr>
        <w:tc>
          <w:tcPr>
            <w:tcW w:w="4320" w:type="dxa"/>
            <w:tcBorders>
              <w:top w:val="double" w:sz="6" w:space="0" w:color="auto"/>
              <w:bottom w:val="nil"/>
              <w:right w:val="single" w:sz="2" w:space="0" w:color="auto"/>
            </w:tcBorders>
          </w:tcPr>
          <w:p ns2:paraId="5564EC10" ns2:textId="77777777" w:rsidR="00CB2DAF" w:rsidRDefault="00CB2DAF" w:rsidP="006C61E7">
            <w:pPr>
              <w:spacing w:before="15" w:after="15"/>
              <w:rPr>
                <w:sz w:val="18"/>
                <w:szCs w:val="18"/>
              </w:rPr>
            </w:pPr>
          </w:p>
        </w:tc>
        <w:tc>
          <w:tcPr>
            <w:tcW w:w="2160" w:type="dxa"/>
            <w:gridSpan w:val="2"/>
            <w:tcBorders>
              <w:top w:val="double" w:sz="6" w:space="0" w:color="auto"/>
              <w:left w:val="nil"/>
              <w:bottom w:val="single" w:sz="2" w:space="0" w:color="auto"/>
              <w:right w:val="single" w:sz="2" w:space="0" w:color="auto"/>
            </w:tcBorders>
          </w:tcPr>
          <w:p ns2:paraId="1BC11056" ns2:textId="08C1EFB3" w:rsidR="00CB2DAF" w:rsidRDefault="0050331B" w:rsidP="006C61E7">
            <w:pPr>
              <w:spacing w:before="15" w:after="15"/>
              <w:jc w:val="center"/>
              <w:rPr>
                <w:sz w:val="18"/>
                <w:szCs w:val="18"/>
              </w:rPr>
            </w:pPr>
            <w:r w:rsidRPr="0050331B">
              <w:rPr>
                <w:sz w:val="18"/>
                <w:szCs w:val="18"/>
              </w:rPr>
              <w:t>sac-TMT</w:t>
            </w:r>
            <w:r w:rsidR="00CB2DAF">
              <w:rPr>
                <w:sz w:val="18"/>
                <w:szCs w:val="18"/>
              </w:rPr>
              <w:t xml:space="preserve"> 5 mg/kg </w:t>
            </w:r>
          </w:p>
        </w:tc>
        <w:tc>
          <w:tcPr>
            <w:tcW w:w="2160" w:type="dxa"/>
            <w:gridSpan w:val="2"/>
            <w:tcBorders>
              <w:top w:val="double" w:sz="6" w:space="0" w:color="auto"/>
              <w:left w:val="nil"/>
              <w:bottom w:val="single" w:sz="2" w:space="0" w:color="auto"/>
            </w:tcBorders>
          </w:tcPr>
          <w:p ns2:paraId="589C63A5" ns2:textId="77777777" w:rsidR="00CB2DAF" w:rsidRDefault="00CB2DAF" w:rsidP="006C61E7">
            <w:pPr>
              <w:spacing w:before="15" w:after="15"/>
              <w:jc w:val="center"/>
              <w:rPr>
                <w:sz w:val="18"/>
                <w:szCs w:val="18"/>
              </w:rPr>
            </w:pPr>
            <w:r>
              <w:rPr>
                <w:sz w:val="18"/>
                <w:szCs w:val="18"/>
              </w:rPr>
              <w:t xml:space="preserve">Control </w:t>
            </w:r>
          </w:p>
        </w:tc>
      </w:tr>
      <w:tr w:rsidR="00CB2DAF" ns2:paraId="2578DEE7" ns2:textId="77777777" w:rsidTr="006C61E7">
        <w:tblPrEx>
          <w:tblBorders>
            <w:top w:val="single" w:sz="6" w:space="0" w:color="auto"/>
            <w:bottom w:val="single" w:sz="6" w:space="0" w:color="auto"/>
          </w:tblBorders>
        </w:tblPrEx>
        <w:trPr>
          <w:jc w:val="center"/>
        </w:trPr>
        <w:tc>
          <w:tcPr>
            <w:tcW w:w="4320" w:type="dxa"/>
            <w:tcBorders>
              <w:top w:val="nil"/>
              <w:bottom w:val="single" w:sz="2" w:space="0" w:color="auto"/>
              <w:right w:val="single" w:sz="2" w:space="0" w:color="auto"/>
            </w:tcBorders>
          </w:tcPr>
          <w:p ns2:paraId="727815D3" ns2:textId="77777777" w:rsidR="00CB2DAF" w:rsidRDefault="00CB2DAF" w:rsidP="006C61E7">
            <w:pPr>
              <w:spacing w:before="15" w:after="15"/>
              <w:rPr>
                <w:sz w:val="18"/>
                <w:szCs w:val="18"/>
              </w:rPr>
            </w:pPr>
          </w:p>
        </w:tc>
        <w:tc>
          <w:tcPr>
            <w:tcW w:w="1080" w:type="dxa"/>
            <w:tcBorders>
              <w:top w:val="nil"/>
              <w:left w:val="nil"/>
              <w:bottom w:val="single" w:sz="2" w:space="0" w:color="auto"/>
              <w:right w:val="nil"/>
            </w:tcBorders>
          </w:tcPr>
          <w:p ns2:paraId="03EA24E3" ns2:textId="77777777" w:rsidR="00CB2DAF" w:rsidRDefault="00CB2DAF" w:rsidP="006C61E7">
            <w:pPr>
              <w:spacing w:before="15" w:after="15"/>
              <w:jc w:val="center"/>
              <w:rPr>
                <w:sz w:val="18"/>
                <w:szCs w:val="18"/>
              </w:rPr>
            </w:pPr>
            <w:r>
              <w:rPr>
                <w:sz w:val="18"/>
                <w:szCs w:val="18"/>
              </w:rPr>
              <w:t xml:space="preserve">n </w:t>
            </w:r>
          </w:p>
        </w:tc>
        <w:tc>
          <w:tcPr>
            <w:tcW w:w="1080" w:type="dxa"/>
            <w:tcBorders>
              <w:top w:val="nil"/>
              <w:left w:val="nil"/>
              <w:bottom w:val="single" w:sz="2" w:space="0" w:color="auto"/>
              <w:right w:val="single" w:sz="2" w:space="0" w:color="auto"/>
            </w:tcBorders>
          </w:tcPr>
          <w:p ns2:paraId="4895CBCA" ns2:textId="77777777" w:rsidR="00CB2DAF" w:rsidRDefault="00CB2DAF" w:rsidP="006C61E7">
            <w:pPr>
              <w:spacing w:before="15" w:after="15"/>
              <w:jc w:val="center"/>
              <w:rPr>
                <w:sz w:val="18"/>
                <w:szCs w:val="18"/>
              </w:rPr>
            </w:pPr>
            <w:r>
              <w:rPr>
                <w:sz w:val="18"/>
                <w:szCs w:val="18"/>
              </w:rPr>
              <w:t xml:space="preserve">(%) </w:t>
            </w:r>
          </w:p>
        </w:tc>
        <w:tc>
          <w:tcPr>
            <w:tcW w:w="1080" w:type="dxa"/>
            <w:tcBorders>
              <w:top w:val="nil"/>
              <w:left w:val="nil"/>
              <w:bottom w:val="single" w:sz="2" w:space="0" w:color="auto"/>
              <w:right w:val="nil"/>
            </w:tcBorders>
          </w:tcPr>
          <w:p ns2:paraId="35B7EE7B" ns2:textId="77777777" w:rsidR="00CB2DAF" w:rsidRDefault="00CB2DAF" w:rsidP="006C61E7">
            <w:pPr>
              <w:spacing w:before="15" w:after="15"/>
              <w:jc w:val="center"/>
              <w:rPr>
                <w:sz w:val="18"/>
                <w:szCs w:val="18"/>
              </w:rPr>
            </w:pPr>
            <w:r>
              <w:rPr>
                <w:sz w:val="18"/>
                <w:szCs w:val="18"/>
              </w:rPr>
              <w:t xml:space="preserve">n </w:t>
            </w:r>
          </w:p>
        </w:tc>
        <w:tc>
          <w:tcPr>
            <w:tcW w:w="1080" w:type="dxa"/>
            <w:tcBorders>
              <w:top w:val="nil"/>
              <w:left w:val="nil"/>
              <w:bottom w:val="single" w:sz="2" w:space="0" w:color="auto"/>
            </w:tcBorders>
          </w:tcPr>
          <w:p ns2:paraId="6C44C650" ns2:textId="77777777" w:rsidR="00CB2DAF" w:rsidRDefault="00CB2DAF" w:rsidP="006C61E7">
            <w:pPr>
              <w:spacing w:before="15" w:after="15"/>
              <w:jc w:val="center"/>
              <w:rPr>
                <w:sz w:val="18"/>
                <w:szCs w:val="18"/>
              </w:rPr>
            </w:pPr>
            <w:r>
              <w:rPr>
                <w:sz w:val="18"/>
                <w:szCs w:val="18"/>
              </w:rPr>
              <w:t xml:space="preserve">(%) </w:t>
            </w:r>
          </w:p>
        </w:tc>
      </w:tr>
      <w:tr w:rsidR="00CB2DAF" ns2:paraId="3A89EE37" ns2:textId="77777777" w:rsidTr="006C61E7">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290C16DE" ns2:textId="77777777" w:rsidR="00CB2DAF" w:rsidRDefault="00CB2DAF" w:rsidP="006C61E7">
            <w:pPr>
              <w:spacing w:before="15" w:after="15"/>
              <w:ind w:left="160" w:right="1" w:hanging="160"/>
              <w:rPr>
                <w:sz w:val="18"/>
                <w:szCs w:val="18"/>
              </w:rPr>
            </w:pPr>
            <w:r>
              <w:rPr>
                <w:sz w:val="18"/>
                <w:szCs w:val="18"/>
              </w:rPr>
              <w:t xml:space="preserve"> Participants in population </w:t>
            </w:r>
          </w:p>
        </w:tc>
        <w:tc>
          <w:tcPr>
            <w:tcW w:w="1080" w:type="dxa"/>
            <w:tcBorders>
              <w:top w:val="nil"/>
              <w:left w:val="nil"/>
              <w:bottom w:val="nil"/>
              <w:right w:val="nil"/>
            </w:tcBorders>
          </w:tcPr>
          <w:p ns2:paraId="4FD5F90C" ns2:textId="77777777" w:rsidR="00CB2DAF" w:rsidRDefault="00CB2DAF" w:rsidP="006C61E7">
            <w:pPr>
              <w:tabs>
                <w:tab w:val="decimal" w:pos="533"/>
                <w:tab w:val="left" w:pos="613"/>
              </w:tabs>
              <w:spacing w:before="15" w:after="15"/>
              <w:rPr>
                <w:sz w:val="18"/>
                <w:szCs w:val="18"/>
              </w:rPr>
            </w:pPr>
            <w:r>
              <w:rPr>
                <w:sz w:val="18"/>
                <w:szCs w:val="18"/>
              </w:rPr>
              <w:tab/>
              <w:t xml:space="preserve">130 </w:t>
            </w:r>
          </w:p>
        </w:tc>
        <w:tc>
          <w:tcPr>
            <w:tcW w:w="1080" w:type="dxa"/>
            <w:tcBorders>
              <w:top w:val="nil"/>
              <w:left w:val="nil"/>
              <w:bottom w:val="nil"/>
              <w:right w:val="single" w:sz="2" w:space="0" w:color="auto"/>
            </w:tcBorders>
          </w:tcPr>
          <w:p ns2:paraId="5EC01640" ns2:textId="77777777" w:rsidR="00CB2DAF" w:rsidRDefault="00CB2DAF" w:rsidP="006C61E7">
            <w:pPr>
              <w:tabs>
                <w:tab w:val="decimal" w:pos="364"/>
                <w:tab w:val="left" w:pos="444"/>
              </w:tabs>
              <w:spacing w:before="15" w:after="15"/>
              <w:rPr>
                <w:sz w:val="18"/>
                <w:szCs w:val="18"/>
              </w:rPr>
            </w:pPr>
            <w:r>
              <w:rPr>
                <w:sz w:val="18"/>
                <w:szCs w:val="18"/>
              </w:rPr>
              <w:tab/>
            </w:r>
          </w:p>
        </w:tc>
        <w:tc>
          <w:tcPr>
            <w:tcW w:w="1080" w:type="dxa"/>
            <w:tcBorders>
              <w:top w:val="nil"/>
              <w:left w:val="nil"/>
              <w:bottom w:val="nil"/>
              <w:right w:val="nil"/>
            </w:tcBorders>
          </w:tcPr>
          <w:p ns2:paraId="0A228DBD" ns2:textId="77777777" w:rsidR="00CB2DAF" w:rsidRDefault="00CB2DAF" w:rsidP="006C61E7">
            <w:pPr>
              <w:tabs>
                <w:tab w:val="decimal" w:pos="533"/>
                <w:tab w:val="left" w:pos="613"/>
              </w:tabs>
              <w:spacing w:before="15" w:after="15"/>
              <w:rPr>
                <w:sz w:val="18"/>
                <w:szCs w:val="18"/>
              </w:rPr>
            </w:pPr>
            <w:r>
              <w:rPr>
                <w:sz w:val="18"/>
                <w:szCs w:val="18"/>
              </w:rPr>
              <w:tab/>
              <w:t xml:space="preserve">132 </w:t>
            </w:r>
          </w:p>
        </w:tc>
        <w:tc>
          <w:tcPr>
            <w:tcW w:w="1080" w:type="dxa"/>
            <w:tcBorders>
              <w:top w:val="nil"/>
              <w:left w:val="nil"/>
              <w:bottom w:val="nil"/>
            </w:tcBorders>
          </w:tcPr>
          <w:p ns2:paraId="6AA44221" ns2:textId="77777777" w:rsidR="00CB2DAF" w:rsidRDefault="00CB2DAF" w:rsidP="006C61E7">
            <w:pPr>
              <w:tabs>
                <w:tab w:val="decimal" w:pos="364"/>
                <w:tab w:val="left" w:pos="444"/>
              </w:tabs>
              <w:spacing w:before="15" w:after="15"/>
              <w:rPr>
                <w:sz w:val="18"/>
                <w:szCs w:val="18"/>
              </w:rPr>
            </w:pPr>
            <w:r>
              <w:rPr>
                <w:sz w:val="18"/>
                <w:szCs w:val="18"/>
              </w:rPr>
              <w:tab/>
            </w:r>
          </w:p>
        </w:tc>
      </w:tr>
      <w:tr w:rsidR="00CB2DAF" ns2:paraId="1E1E9718" ns2:textId="77777777" w:rsidTr="006C61E7">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588481FB" ns2:textId="77777777" w:rsidR="00CB2DAF" w:rsidRDefault="00CB2DAF" w:rsidP="006C61E7">
            <w:pPr>
              <w:spacing w:before="15" w:after="15"/>
              <w:ind w:left="160" w:right="1" w:hanging="160"/>
              <w:rPr>
                <w:sz w:val="18"/>
                <w:szCs w:val="18"/>
              </w:rPr>
            </w:pPr>
            <w:r>
              <w:rPr>
                <w:sz w:val="18"/>
                <w:szCs w:val="18"/>
              </w:rPr>
              <w:t xml:space="preserve">   with one or more adverse events </w:t>
            </w:r>
          </w:p>
        </w:tc>
        <w:tc>
          <w:tcPr>
            <w:tcW w:w="1080" w:type="dxa"/>
            <w:tcBorders>
              <w:top w:val="nil"/>
              <w:left w:val="nil"/>
              <w:bottom w:val="nil"/>
              <w:right w:val="nil"/>
            </w:tcBorders>
          </w:tcPr>
          <w:p ns2:paraId="6E7B5764" ns2:textId="77777777" w:rsidR="00CB2DAF" w:rsidRDefault="00CB2DAF" w:rsidP="006C61E7">
            <w:pPr>
              <w:tabs>
                <w:tab w:val="decimal" w:pos="533"/>
                <w:tab w:val="left" w:pos="613"/>
              </w:tabs>
              <w:spacing w:before="15" w:after="15"/>
              <w:rPr>
                <w:sz w:val="18"/>
                <w:szCs w:val="18"/>
              </w:rPr>
            </w:pPr>
            <w:r>
              <w:rPr>
                <w:sz w:val="18"/>
                <w:szCs w:val="18"/>
              </w:rPr>
              <w:tab/>
              <w:t xml:space="preserve">82 </w:t>
            </w:r>
          </w:p>
        </w:tc>
        <w:tc>
          <w:tcPr>
            <w:tcW w:w="1080" w:type="dxa"/>
            <w:tcBorders>
              <w:top w:val="nil"/>
              <w:left w:val="nil"/>
              <w:bottom w:val="nil"/>
              <w:right w:val="single" w:sz="2" w:space="0" w:color="auto"/>
            </w:tcBorders>
          </w:tcPr>
          <w:p ns2:paraId="0CD49609" ns2:textId="77777777" w:rsidR="00CB2DAF" w:rsidRDefault="00CB2DAF" w:rsidP="006C61E7">
            <w:pPr>
              <w:tabs>
                <w:tab w:val="decimal" w:pos="364"/>
                <w:tab w:val="left" w:pos="444"/>
              </w:tabs>
              <w:spacing w:before="15" w:after="15"/>
              <w:rPr>
                <w:sz w:val="18"/>
                <w:szCs w:val="18"/>
              </w:rPr>
            </w:pPr>
            <w:r>
              <w:rPr>
                <w:sz w:val="18"/>
                <w:szCs w:val="18"/>
              </w:rPr>
              <w:tab/>
              <w:t xml:space="preserve">(63.1) </w:t>
            </w:r>
          </w:p>
        </w:tc>
        <w:tc>
          <w:tcPr>
            <w:tcW w:w="1080" w:type="dxa"/>
            <w:tcBorders>
              <w:top w:val="nil"/>
              <w:left w:val="nil"/>
              <w:bottom w:val="nil"/>
              <w:right w:val="nil"/>
            </w:tcBorders>
          </w:tcPr>
          <w:p ns2:paraId="528C90BD" ns2:textId="77777777" w:rsidR="00CB2DAF" w:rsidRDefault="00CB2DAF" w:rsidP="006C61E7">
            <w:pPr>
              <w:tabs>
                <w:tab w:val="decimal" w:pos="533"/>
                <w:tab w:val="left" w:pos="613"/>
              </w:tabs>
              <w:spacing w:before="15" w:after="15"/>
              <w:rPr>
                <w:sz w:val="18"/>
                <w:szCs w:val="18"/>
              </w:rPr>
            </w:pPr>
            <w:r>
              <w:rPr>
                <w:sz w:val="18"/>
                <w:szCs w:val="18"/>
              </w:rPr>
              <w:tab/>
              <w:t xml:space="preserve">75 </w:t>
            </w:r>
          </w:p>
        </w:tc>
        <w:tc>
          <w:tcPr>
            <w:tcW w:w="1080" w:type="dxa"/>
            <w:tcBorders>
              <w:top w:val="nil"/>
              <w:left w:val="nil"/>
              <w:bottom w:val="nil"/>
            </w:tcBorders>
          </w:tcPr>
          <w:p ns2:paraId="759988B6" ns2:textId="77777777" w:rsidR="00CB2DAF" w:rsidRDefault="00CB2DAF" w:rsidP="006C61E7">
            <w:pPr>
              <w:tabs>
                <w:tab w:val="decimal" w:pos="364"/>
                <w:tab w:val="left" w:pos="444"/>
              </w:tabs>
              <w:spacing w:before="15" w:after="15"/>
              <w:rPr>
                <w:sz w:val="18"/>
                <w:szCs w:val="18"/>
              </w:rPr>
            </w:pPr>
            <w:r>
              <w:rPr>
                <w:sz w:val="18"/>
                <w:szCs w:val="18"/>
              </w:rPr>
              <w:tab/>
              <w:t xml:space="preserve">(56.8) </w:t>
            </w:r>
          </w:p>
        </w:tc>
      </w:tr>
      <w:tr w:rsidR="00CB2DAF" ns2:paraId="30544148" ns2:textId="77777777" w:rsidTr="006C61E7">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169739A1" ns2:textId="77777777" w:rsidR="00CB2DAF" w:rsidRDefault="00CB2DAF" w:rsidP="006C61E7">
            <w:pPr>
              <w:spacing w:before="15" w:after="15"/>
              <w:ind w:left="160" w:right="1" w:hanging="160"/>
              <w:rPr>
                <w:sz w:val="18"/>
                <w:szCs w:val="18"/>
              </w:rPr>
            </w:pPr>
            <w:r>
              <w:rPr>
                <w:sz w:val="18"/>
                <w:szCs w:val="18"/>
              </w:rPr>
              <w:t xml:space="preserve">   with no adverse events </w:t>
            </w:r>
          </w:p>
        </w:tc>
        <w:tc>
          <w:tcPr>
            <w:tcW w:w="1080" w:type="dxa"/>
            <w:tcBorders>
              <w:top w:val="nil"/>
              <w:left w:val="nil"/>
              <w:bottom w:val="nil"/>
              <w:right w:val="nil"/>
            </w:tcBorders>
          </w:tcPr>
          <w:p ns2:paraId="428A9B06" ns2:textId="77777777" w:rsidR="00CB2DAF" w:rsidRDefault="00CB2DAF" w:rsidP="006C61E7">
            <w:pPr>
              <w:tabs>
                <w:tab w:val="decimal" w:pos="533"/>
                <w:tab w:val="left" w:pos="613"/>
              </w:tabs>
              <w:spacing w:before="15" w:after="15"/>
              <w:rPr>
                <w:sz w:val="18"/>
                <w:szCs w:val="18"/>
              </w:rPr>
            </w:pPr>
            <w:r>
              <w:rPr>
                <w:sz w:val="18"/>
                <w:szCs w:val="18"/>
              </w:rPr>
              <w:tab/>
              <w:t xml:space="preserve">48 </w:t>
            </w:r>
          </w:p>
        </w:tc>
        <w:tc>
          <w:tcPr>
            <w:tcW w:w="1080" w:type="dxa"/>
            <w:tcBorders>
              <w:top w:val="nil"/>
              <w:left w:val="nil"/>
              <w:bottom w:val="nil"/>
              <w:right w:val="single" w:sz="2" w:space="0" w:color="auto"/>
            </w:tcBorders>
          </w:tcPr>
          <w:p ns2:paraId="5A69FE3C" ns2:textId="77777777" w:rsidR="00CB2DAF" w:rsidRDefault="00CB2DAF" w:rsidP="006C61E7">
            <w:pPr>
              <w:tabs>
                <w:tab w:val="decimal" w:pos="364"/>
                <w:tab w:val="left" w:pos="444"/>
              </w:tabs>
              <w:spacing w:before="15" w:after="15"/>
              <w:rPr>
                <w:sz w:val="18"/>
                <w:szCs w:val="18"/>
              </w:rPr>
            </w:pPr>
            <w:r>
              <w:rPr>
                <w:sz w:val="18"/>
                <w:szCs w:val="18"/>
              </w:rPr>
              <w:tab/>
              <w:t xml:space="preserve">(36.9) </w:t>
            </w:r>
          </w:p>
        </w:tc>
        <w:tc>
          <w:tcPr>
            <w:tcW w:w="1080" w:type="dxa"/>
            <w:tcBorders>
              <w:top w:val="nil"/>
              <w:left w:val="nil"/>
              <w:bottom w:val="nil"/>
              <w:right w:val="nil"/>
            </w:tcBorders>
          </w:tcPr>
          <w:p ns2:paraId="2F4B2175" ns2:textId="77777777" w:rsidR="00CB2DAF" w:rsidRDefault="00CB2DAF" w:rsidP="006C61E7">
            <w:pPr>
              <w:tabs>
                <w:tab w:val="decimal" w:pos="533"/>
                <w:tab w:val="left" w:pos="613"/>
              </w:tabs>
              <w:spacing w:before="15" w:after="15"/>
              <w:rPr>
                <w:sz w:val="18"/>
                <w:szCs w:val="18"/>
              </w:rPr>
            </w:pPr>
            <w:r>
              <w:rPr>
                <w:sz w:val="18"/>
                <w:szCs w:val="18"/>
              </w:rPr>
              <w:tab/>
              <w:t xml:space="preserve">57 </w:t>
            </w:r>
          </w:p>
        </w:tc>
        <w:tc>
          <w:tcPr>
            <w:tcW w:w="1080" w:type="dxa"/>
            <w:tcBorders>
              <w:top w:val="nil"/>
              <w:left w:val="nil"/>
              <w:bottom w:val="nil"/>
            </w:tcBorders>
          </w:tcPr>
          <w:p ns2:paraId="704F614A" ns2:textId="77777777" w:rsidR="00CB2DAF" w:rsidRDefault="00CB2DAF" w:rsidP="006C61E7">
            <w:pPr>
              <w:tabs>
                <w:tab w:val="decimal" w:pos="364"/>
                <w:tab w:val="left" w:pos="444"/>
              </w:tabs>
              <w:spacing w:before="15" w:after="15"/>
              <w:rPr>
                <w:sz w:val="18"/>
                <w:szCs w:val="18"/>
              </w:rPr>
            </w:pPr>
            <w:r>
              <w:rPr>
                <w:sz w:val="18"/>
                <w:szCs w:val="18"/>
              </w:rPr>
              <w:tab/>
              <w:t xml:space="preserve">(43.2) </w:t>
            </w:r>
          </w:p>
        </w:tc>
      </w:tr>
      <w:tr w:rsidR="00CB2DAF" ns2:paraId="7276B79F" ns2:textId="77777777" w:rsidTr="006C61E7">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2B592220" ns2:textId="77777777" w:rsidR="00CB2DAF" w:rsidRDefault="00CB2DAF" w:rsidP="006C61E7">
            <w:pPr>
              <w:spacing w:before="15" w:after="15"/>
              <w:rPr>
                <w:sz w:val="18"/>
                <w:szCs w:val="18"/>
              </w:rPr>
            </w:pPr>
          </w:p>
        </w:tc>
        <w:tc>
          <w:tcPr>
            <w:tcW w:w="1080" w:type="dxa"/>
            <w:tcBorders>
              <w:top w:val="nil"/>
              <w:left w:val="nil"/>
              <w:bottom w:val="nil"/>
              <w:right w:val="nil"/>
            </w:tcBorders>
          </w:tcPr>
          <w:p ns2:paraId="157EFD98" ns2:textId="77777777" w:rsidR="00CB2DAF" w:rsidRDefault="00CB2DAF" w:rsidP="006C61E7">
            <w:pPr>
              <w:tabs>
                <w:tab w:val="decimal" w:pos="533"/>
                <w:tab w:val="left" w:pos="613"/>
              </w:tabs>
              <w:spacing w:before="15" w:after="15"/>
              <w:rPr>
                <w:sz w:val="18"/>
                <w:szCs w:val="18"/>
              </w:rPr>
            </w:pPr>
            <w:r>
              <w:rPr>
                <w:sz w:val="18"/>
                <w:szCs w:val="18"/>
              </w:rPr>
              <w:tab/>
            </w:r>
          </w:p>
        </w:tc>
        <w:tc>
          <w:tcPr>
            <w:tcW w:w="1080" w:type="dxa"/>
            <w:tcBorders>
              <w:top w:val="nil"/>
              <w:left w:val="nil"/>
              <w:bottom w:val="nil"/>
              <w:right w:val="single" w:sz="2" w:space="0" w:color="auto"/>
            </w:tcBorders>
          </w:tcPr>
          <w:p ns2:paraId="43D36D23" ns2:textId="77777777" w:rsidR="00CB2DAF" w:rsidRDefault="00CB2DAF" w:rsidP="006C61E7">
            <w:pPr>
              <w:tabs>
                <w:tab w:val="decimal" w:pos="364"/>
                <w:tab w:val="left" w:pos="444"/>
              </w:tabs>
              <w:spacing w:before="15" w:after="15"/>
              <w:rPr>
                <w:sz w:val="18"/>
                <w:szCs w:val="18"/>
              </w:rPr>
            </w:pPr>
            <w:r>
              <w:rPr>
                <w:sz w:val="18"/>
                <w:szCs w:val="18"/>
              </w:rPr>
              <w:tab/>
            </w:r>
          </w:p>
        </w:tc>
        <w:tc>
          <w:tcPr>
            <w:tcW w:w="1080" w:type="dxa"/>
            <w:tcBorders>
              <w:top w:val="nil"/>
              <w:left w:val="nil"/>
              <w:bottom w:val="nil"/>
              <w:right w:val="nil"/>
            </w:tcBorders>
          </w:tcPr>
          <w:p ns2:paraId="210EA50B" ns2:textId="77777777" w:rsidR="00CB2DAF" w:rsidRDefault="00CB2DAF" w:rsidP="006C61E7">
            <w:pPr>
              <w:tabs>
                <w:tab w:val="decimal" w:pos="533"/>
                <w:tab w:val="left" w:pos="613"/>
              </w:tabs>
              <w:spacing w:before="15" w:after="15"/>
              <w:rPr>
                <w:sz w:val="18"/>
                <w:szCs w:val="18"/>
              </w:rPr>
            </w:pPr>
            <w:r>
              <w:rPr>
                <w:sz w:val="18"/>
                <w:szCs w:val="18"/>
              </w:rPr>
              <w:tab/>
            </w:r>
          </w:p>
        </w:tc>
        <w:tc>
          <w:tcPr>
            <w:tcW w:w="1080" w:type="dxa"/>
            <w:tcBorders>
              <w:top w:val="nil"/>
              <w:left w:val="nil"/>
              <w:bottom w:val="nil"/>
            </w:tcBorders>
          </w:tcPr>
          <w:p ns2:paraId="49DE5BDB" ns2:textId="77777777" w:rsidR="00CB2DAF" w:rsidRDefault="00CB2DAF" w:rsidP="006C61E7">
            <w:pPr>
              <w:tabs>
                <w:tab w:val="decimal" w:pos="364"/>
                <w:tab w:val="left" w:pos="444"/>
              </w:tabs>
              <w:spacing w:before="15" w:after="15"/>
              <w:rPr>
                <w:sz w:val="18"/>
                <w:szCs w:val="18"/>
              </w:rPr>
            </w:pPr>
            <w:r>
              <w:rPr>
                <w:sz w:val="18"/>
                <w:szCs w:val="18"/>
              </w:rPr>
              <w:tab/>
            </w:r>
          </w:p>
        </w:tc>
      </w:tr>
      <w:tr w:rsidR="00CB2DAF" ns2:paraId="2C7D2DDD" ns2:textId="77777777" w:rsidTr="006C61E7">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4F6F5183" ns2:textId="77777777" w:rsidR="00CB2DAF" w:rsidRDefault="00CB2DAF" w:rsidP="006C61E7">
            <w:pPr>
              <w:spacing w:before="15" w:after="15"/>
              <w:ind w:left="160" w:right="1" w:hanging="160"/>
              <w:rPr>
                <w:sz w:val="18"/>
                <w:szCs w:val="18"/>
              </w:rPr>
            </w:pPr>
            <w:r>
              <w:rPr>
                <w:sz w:val="18"/>
                <w:szCs w:val="18"/>
              </w:rPr>
              <w:t xml:space="preserve">   Neutrophil count decreased </w:t>
            </w:r>
          </w:p>
        </w:tc>
        <w:tc>
          <w:tcPr>
            <w:tcW w:w="1080" w:type="dxa"/>
            <w:tcBorders>
              <w:top w:val="nil"/>
              <w:left w:val="nil"/>
              <w:bottom w:val="nil"/>
              <w:right w:val="nil"/>
            </w:tcBorders>
          </w:tcPr>
          <w:p ns2:paraId="7C96E714" ns2:textId="77777777" w:rsidR="00CB2DAF" w:rsidRDefault="00CB2DAF" w:rsidP="006C61E7">
            <w:pPr>
              <w:tabs>
                <w:tab w:val="decimal" w:pos="533"/>
                <w:tab w:val="left" w:pos="613"/>
              </w:tabs>
              <w:spacing w:before="15" w:after="15"/>
              <w:rPr>
                <w:sz w:val="18"/>
                <w:szCs w:val="18"/>
              </w:rPr>
            </w:pPr>
            <w:r>
              <w:rPr>
                <w:sz w:val="18"/>
                <w:szCs w:val="18"/>
              </w:rPr>
              <w:tab/>
              <w:t xml:space="preserve">45 </w:t>
            </w:r>
          </w:p>
        </w:tc>
        <w:tc>
          <w:tcPr>
            <w:tcW w:w="1080" w:type="dxa"/>
            <w:tcBorders>
              <w:top w:val="nil"/>
              <w:left w:val="nil"/>
              <w:bottom w:val="nil"/>
              <w:right w:val="single" w:sz="2" w:space="0" w:color="auto"/>
            </w:tcBorders>
          </w:tcPr>
          <w:p ns2:paraId="442BD7F6" ns2:textId="77777777" w:rsidR="00CB2DAF" w:rsidRDefault="00CB2DAF" w:rsidP="006C61E7">
            <w:pPr>
              <w:tabs>
                <w:tab w:val="decimal" w:pos="364"/>
                <w:tab w:val="left" w:pos="444"/>
              </w:tabs>
              <w:spacing w:before="15" w:after="15"/>
              <w:rPr>
                <w:sz w:val="18"/>
                <w:szCs w:val="18"/>
              </w:rPr>
            </w:pPr>
            <w:r>
              <w:rPr>
                <w:sz w:val="18"/>
                <w:szCs w:val="18"/>
              </w:rPr>
              <w:tab/>
              <w:t xml:space="preserve">(34.6) </w:t>
            </w:r>
          </w:p>
        </w:tc>
        <w:tc>
          <w:tcPr>
            <w:tcW w:w="1080" w:type="dxa"/>
            <w:tcBorders>
              <w:top w:val="nil"/>
              <w:left w:val="nil"/>
              <w:bottom w:val="nil"/>
              <w:right w:val="nil"/>
            </w:tcBorders>
          </w:tcPr>
          <w:p ns2:paraId="6108CF35" ns2:textId="77777777" w:rsidR="00CB2DAF" w:rsidRDefault="00CB2DAF" w:rsidP="006C61E7">
            <w:pPr>
              <w:tabs>
                <w:tab w:val="decimal" w:pos="533"/>
                <w:tab w:val="left" w:pos="613"/>
              </w:tabs>
              <w:spacing w:before="15" w:after="15"/>
              <w:rPr>
                <w:sz w:val="18"/>
                <w:szCs w:val="18"/>
              </w:rPr>
            </w:pPr>
            <w:r>
              <w:rPr>
                <w:sz w:val="18"/>
                <w:szCs w:val="18"/>
              </w:rPr>
              <w:tab/>
              <w:t xml:space="preserve">62 </w:t>
            </w:r>
          </w:p>
        </w:tc>
        <w:tc>
          <w:tcPr>
            <w:tcW w:w="1080" w:type="dxa"/>
            <w:tcBorders>
              <w:top w:val="nil"/>
              <w:left w:val="nil"/>
              <w:bottom w:val="nil"/>
            </w:tcBorders>
          </w:tcPr>
          <w:p ns2:paraId="2A02121A" ns2:textId="77777777" w:rsidR="00CB2DAF" w:rsidRDefault="00CB2DAF" w:rsidP="006C61E7">
            <w:pPr>
              <w:tabs>
                <w:tab w:val="decimal" w:pos="364"/>
                <w:tab w:val="left" w:pos="444"/>
              </w:tabs>
              <w:spacing w:before="15" w:after="15"/>
              <w:rPr>
                <w:sz w:val="18"/>
                <w:szCs w:val="18"/>
              </w:rPr>
            </w:pPr>
            <w:r>
              <w:rPr>
                <w:sz w:val="18"/>
                <w:szCs w:val="18"/>
              </w:rPr>
              <w:tab/>
              <w:t xml:space="preserve">(47.0) </w:t>
            </w:r>
          </w:p>
        </w:tc>
      </w:tr>
      <w:tr w:rsidR="00CB2DAF" ns2:paraId="16DCC7D9" ns2:textId="77777777" w:rsidTr="006C61E7">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59553686" ns2:textId="77777777" w:rsidR="00CB2DAF" w:rsidRDefault="00CB2DAF" w:rsidP="006C61E7">
            <w:pPr>
              <w:spacing w:before="15" w:after="15"/>
              <w:ind w:left="160" w:right="1" w:hanging="160"/>
              <w:rPr>
                <w:sz w:val="18"/>
                <w:szCs w:val="18"/>
              </w:rPr>
            </w:pPr>
            <w:r>
              <w:rPr>
                <w:sz w:val="18"/>
                <w:szCs w:val="18"/>
              </w:rPr>
              <w:t xml:space="preserve">   Anaemia </w:t>
            </w:r>
          </w:p>
        </w:tc>
        <w:tc>
          <w:tcPr>
            <w:tcW w:w="1080" w:type="dxa"/>
            <w:tcBorders>
              <w:top w:val="nil"/>
              <w:left w:val="nil"/>
              <w:bottom w:val="nil"/>
              <w:right w:val="nil"/>
            </w:tcBorders>
          </w:tcPr>
          <w:p ns2:paraId="35199835" ns2:textId="77777777" w:rsidR="00CB2DAF" w:rsidRDefault="00CB2DAF" w:rsidP="006C61E7">
            <w:pPr>
              <w:tabs>
                <w:tab w:val="decimal" w:pos="533"/>
                <w:tab w:val="left" w:pos="613"/>
              </w:tabs>
              <w:spacing w:before="15" w:after="15"/>
              <w:rPr>
                <w:sz w:val="18"/>
                <w:szCs w:val="18"/>
              </w:rPr>
            </w:pPr>
            <w:r>
              <w:rPr>
                <w:sz w:val="18"/>
                <w:szCs w:val="18"/>
              </w:rPr>
              <w:tab/>
              <w:t xml:space="preserve">38 </w:t>
            </w:r>
          </w:p>
        </w:tc>
        <w:tc>
          <w:tcPr>
            <w:tcW w:w="1080" w:type="dxa"/>
            <w:tcBorders>
              <w:top w:val="nil"/>
              <w:left w:val="nil"/>
              <w:bottom w:val="nil"/>
              <w:right w:val="single" w:sz="2" w:space="0" w:color="auto"/>
            </w:tcBorders>
          </w:tcPr>
          <w:p ns2:paraId="31F107D1" ns2:textId="77777777" w:rsidR="00CB2DAF" w:rsidRDefault="00CB2DAF" w:rsidP="006C61E7">
            <w:pPr>
              <w:tabs>
                <w:tab w:val="decimal" w:pos="364"/>
                <w:tab w:val="left" w:pos="444"/>
              </w:tabs>
              <w:spacing w:before="15" w:after="15"/>
              <w:rPr>
                <w:sz w:val="18"/>
                <w:szCs w:val="18"/>
              </w:rPr>
            </w:pPr>
            <w:r>
              <w:rPr>
                <w:sz w:val="18"/>
                <w:szCs w:val="18"/>
              </w:rPr>
              <w:tab/>
              <w:t xml:space="preserve">(29.2) </w:t>
            </w:r>
          </w:p>
        </w:tc>
        <w:tc>
          <w:tcPr>
            <w:tcW w:w="1080" w:type="dxa"/>
            <w:tcBorders>
              <w:top w:val="nil"/>
              <w:left w:val="nil"/>
              <w:bottom w:val="nil"/>
              <w:right w:val="nil"/>
            </w:tcBorders>
          </w:tcPr>
          <w:p ns2:paraId="06C5993F" ns2:textId="77777777" w:rsidR="00CB2DAF" w:rsidRDefault="00CB2DAF" w:rsidP="006C61E7">
            <w:pPr>
              <w:tabs>
                <w:tab w:val="decimal" w:pos="533"/>
                <w:tab w:val="left" w:pos="613"/>
              </w:tabs>
              <w:spacing w:before="15" w:after="15"/>
              <w:rPr>
                <w:sz w:val="18"/>
                <w:szCs w:val="18"/>
              </w:rPr>
            </w:pPr>
            <w:r>
              <w:rPr>
                <w:sz w:val="18"/>
                <w:szCs w:val="18"/>
              </w:rPr>
              <w:tab/>
              <w:t xml:space="preserve">8 </w:t>
            </w:r>
          </w:p>
        </w:tc>
        <w:tc>
          <w:tcPr>
            <w:tcW w:w="1080" w:type="dxa"/>
            <w:tcBorders>
              <w:top w:val="nil"/>
              <w:left w:val="nil"/>
              <w:bottom w:val="nil"/>
            </w:tcBorders>
          </w:tcPr>
          <w:p ns2:paraId="6594C1D4" ns2:textId="77777777" w:rsidR="00CB2DAF" w:rsidRDefault="00CB2DAF" w:rsidP="006C61E7">
            <w:pPr>
              <w:tabs>
                <w:tab w:val="decimal" w:pos="364"/>
                <w:tab w:val="left" w:pos="444"/>
              </w:tabs>
              <w:spacing w:before="15" w:after="15"/>
              <w:rPr>
                <w:sz w:val="18"/>
                <w:szCs w:val="18"/>
              </w:rPr>
            </w:pPr>
            <w:r>
              <w:rPr>
                <w:sz w:val="18"/>
                <w:szCs w:val="18"/>
              </w:rPr>
              <w:tab/>
              <w:t xml:space="preserve">(6.1) </w:t>
            </w:r>
          </w:p>
        </w:tc>
      </w:tr>
      <w:tr w:rsidR="00CB2DAF" ns2:paraId="49C26958" ns2:textId="77777777" w:rsidTr="006C61E7">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2EEB7D8A" ns2:textId="77777777" w:rsidR="00CB2DAF" w:rsidRDefault="00CB2DAF" w:rsidP="006C61E7">
            <w:pPr>
              <w:spacing w:before="15" w:after="15"/>
              <w:ind w:left="160" w:right="1" w:hanging="160"/>
              <w:rPr>
                <w:sz w:val="18"/>
                <w:szCs w:val="18"/>
              </w:rPr>
            </w:pPr>
            <w:r>
              <w:rPr>
                <w:sz w:val="18"/>
                <w:szCs w:val="18"/>
              </w:rPr>
              <w:t xml:space="preserve">   White blood cell count decreased </w:t>
            </w:r>
          </w:p>
        </w:tc>
        <w:tc>
          <w:tcPr>
            <w:tcW w:w="1080" w:type="dxa"/>
            <w:tcBorders>
              <w:top w:val="nil"/>
              <w:left w:val="nil"/>
              <w:bottom w:val="nil"/>
              <w:right w:val="nil"/>
            </w:tcBorders>
          </w:tcPr>
          <w:p ns2:paraId="1B3BE955" ns2:textId="77777777" w:rsidR="00CB2DAF" w:rsidRDefault="00CB2DAF" w:rsidP="006C61E7">
            <w:pPr>
              <w:tabs>
                <w:tab w:val="decimal" w:pos="533"/>
                <w:tab w:val="left" w:pos="613"/>
              </w:tabs>
              <w:spacing w:before="15" w:after="15"/>
              <w:rPr>
                <w:sz w:val="18"/>
                <w:szCs w:val="18"/>
              </w:rPr>
            </w:pPr>
            <w:r>
              <w:rPr>
                <w:sz w:val="18"/>
                <w:szCs w:val="18"/>
              </w:rPr>
              <w:tab/>
              <w:t xml:space="preserve">36 </w:t>
            </w:r>
          </w:p>
        </w:tc>
        <w:tc>
          <w:tcPr>
            <w:tcW w:w="1080" w:type="dxa"/>
            <w:tcBorders>
              <w:top w:val="nil"/>
              <w:left w:val="nil"/>
              <w:bottom w:val="nil"/>
              <w:right w:val="single" w:sz="2" w:space="0" w:color="auto"/>
            </w:tcBorders>
          </w:tcPr>
          <w:p ns2:paraId="64731F51" ns2:textId="77777777" w:rsidR="00CB2DAF" w:rsidRDefault="00CB2DAF" w:rsidP="006C61E7">
            <w:pPr>
              <w:tabs>
                <w:tab w:val="decimal" w:pos="364"/>
                <w:tab w:val="left" w:pos="444"/>
              </w:tabs>
              <w:spacing w:before="15" w:after="15"/>
              <w:rPr>
                <w:sz w:val="18"/>
                <w:szCs w:val="18"/>
              </w:rPr>
            </w:pPr>
            <w:r>
              <w:rPr>
                <w:sz w:val="18"/>
                <w:szCs w:val="18"/>
              </w:rPr>
              <w:tab/>
              <w:t xml:space="preserve">(27.7) </w:t>
            </w:r>
          </w:p>
        </w:tc>
        <w:tc>
          <w:tcPr>
            <w:tcW w:w="1080" w:type="dxa"/>
            <w:tcBorders>
              <w:top w:val="nil"/>
              <w:left w:val="nil"/>
              <w:bottom w:val="nil"/>
              <w:right w:val="nil"/>
            </w:tcBorders>
          </w:tcPr>
          <w:p ns2:paraId="2F856488" ns2:textId="77777777" w:rsidR="00CB2DAF" w:rsidRDefault="00CB2DAF" w:rsidP="006C61E7">
            <w:pPr>
              <w:tabs>
                <w:tab w:val="decimal" w:pos="533"/>
                <w:tab w:val="left" w:pos="613"/>
              </w:tabs>
              <w:spacing w:before="15" w:after="15"/>
              <w:rPr>
                <w:sz w:val="18"/>
                <w:szCs w:val="18"/>
              </w:rPr>
            </w:pPr>
            <w:r>
              <w:rPr>
                <w:sz w:val="18"/>
                <w:szCs w:val="18"/>
              </w:rPr>
              <w:tab/>
              <w:t xml:space="preserve">48 </w:t>
            </w:r>
          </w:p>
        </w:tc>
        <w:tc>
          <w:tcPr>
            <w:tcW w:w="1080" w:type="dxa"/>
            <w:tcBorders>
              <w:top w:val="nil"/>
              <w:left w:val="nil"/>
              <w:bottom w:val="nil"/>
            </w:tcBorders>
          </w:tcPr>
          <w:p ns2:paraId="2B6E83C8" ns2:textId="77777777" w:rsidR="00CB2DAF" w:rsidRDefault="00CB2DAF" w:rsidP="006C61E7">
            <w:pPr>
              <w:tabs>
                <w:tab w:val="decimal" w:pos="364"/>
                <w:tab w:val="left" w:pos="444"/>
              </w:tabs>
              <w:spacing w:before="15" w:after="15"/>
              <w:rPr>
                <w:sz w:val="18"/>
                <w:szCs w:val="18"/>
              </w:rPr>
            </w:pPr>
            <w:r>
              <w:rPr>
                <w:sz w:val="18"/>
                <w:szCs w:val="18"/>
              </w:rPr>
              <w:tab/>
              <w:t xml:space="preserve">(36.4) </w:t>
            </w:r>
          </w:p>
        </w:tc>
      </w:tr>
      <w:tr w:rsidR="00CB2DAF" ns2:paraId="62580556" ns2:textId="77777777" w:rsidTr="006C61E7">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42503F11" ns2:textId="77777777" w:rsidR="00CB2DAF" w:rsidRDefault="00CB2DAF" w:rsidP="006C61E7">
            <w:pPr>
              <w:spacing w:before="15" w:after="15"/>
              <w:ind w:left="160" w:right="1" w:hanging="160"/>
              <w:rPr>
                <w:sz w:val="18"/>
                <w:szCs w:val="18"/>
              </w:rPr>
            </w:pPr>
            <w:r>
              <w:rPr>
                <w:sz w:val="18"/>
                <w:szCs w:val="18"/>
              </w:rPr>
              <w:t xml:space="preserve">   Platelet count decreased </w:t>
            </w:r>
          </w:p>
        </w:tc>
        <w:tc>
          <w:tcPr>
            <w:tcW w:w="1080" w:type="dxa"/>
            <w:tcBorders>
              <w:top w:val="nil"/>
              <w:left w:val="nil"/>
              <w:bottom w:val="nil"/>
              <w:right w:val="nil"/>
            </w:tcBorders>
          </w:tcPr>
          <w:p ns2:paraId="1B9050CF" ns2:textId="77777777" w:rsidR="00CB2DAF" w:rsidRDefault="00CB2DAF" w:rsidP="006C61E7">
            <w:pPr>
              <w:tabs>
                <w:tab w:val="decimal" w:pos="533"/>
                <w:tab w:val="left" w:pos="613"/>
              </w:tabs>
              <w:spacing w:before="15" w:after="15"/>
              <w:rPr>
                <w:sz w:val="18"/>
                <w:szCs w:val="18"/>
              </w:rPr>
            </w:pPr>
            <w:r>
              <w:rPr>
                <w:sz w:val="18"/>
                <w:szCs w:val="18"/>
              </w:rPr>
              <w:tab/>
              <w:t xml:space="preserve">17 </w:t>
            </w:r>
          </w:p>
        </w:tc>
        <w:tc>
          <w:tcPr>
            <w:tcW w:w="1080" w:type="dxa"/>
            <w:tcBorders>
              <w:top w:val="nil"/>
              <w:left w:val="nil"/>
              <w:bottom w:val="nil"/>
              <w:right w:val="single" w:sz="2" w:space="0" w:color="auto"/>
            </w:tcBorders>
          </w:tcPr>
          <w:p ns2:paraId="0A78E2AE" ns2:textId="77777777" w:rsidR="00CB2DAF" w:rsidRDefault="00CB2DAF" w:rsidP="006C61E7">
            <w:pPr>
              <w:tabs>
                <w:tab w:val="decimal" w:pos="364"/>
                <w:tab w:val="left" w:pos="444"/>
              </w:tabs>
              <w:spacing w:before="15" w:after="15"/>
              <w:rPr>
                <w:sz w:val="18"/>
                <w:szCs w:val="18"/>
              </w:rPr>
            </w:pPr>
            <w:r>
              <w:rPr>
                <w:sz w:val="18"/>
                <w:szCs w:val="18"/>
              </w:rPr>
              <w:tab/>
              <w:t xml:space="preserve">(13.1) </w:t>
            </w:r>
          </w:p>
        </w:tc>
        <w:tc>
          <w:tcPr>
            <w:tcW w:w="1080" w:type="dxa"/>
            <w:tcBorders>
              <w:top w:val="nil"/>
              <w:left w:val="nil"/>
              <w:bottom w:val="nil"/>
              <w:right w:val="nil"/>
            </w:tcBorders>
          </w:tcPr>
          <w:p ns2:paraId="5A9CD9A4" ns2:textId="77777777" w:rsidR="00CB2DAF" w:rsidRDefault="00CB2DAF" w:rsidP="006C61E7">
            <w:pPr>
              <w:tabs>
                <w:tab w:val="decimal" w:pos="533"/>
                <w:tab w:val="left" w:pos="613"/>
              </w:tabs>
              <w:spacing w:before="15" w:after="15"/>
              <w:rPr>
                <w:sz w:val="18"/>
                <w:szCs w:val="18"/>
              </w:rPr>
            </w:pPr>
            <w:r>
              <w:rPr>
                <w:sz w:val="18"/>
                <w:szCs w:val="18"/>
              </w:rPr>
              <w:tab/>
              <w:t xml:space="preserve">5 </w:t>
            </w:r>
          </w:p>
        </w:tc>
        <w:tc>
          <w:tcPr>
            <w:tcW w:w="1080" w:type="dxa"/>
            <w:tcBorders>
              <w:top w:val="nil"/>
              <w:left w:val="nil"/>
              <w:bottom w:val="nil"/>
            </w:tcBorders>
          </w:tcPr>
          <w:p ns2:paraId="4E565DC4" ns2:textId="77777777" w:rsidR="00CB2DAF" w:rsidRDefault="00CB2DAF" w:rsidP="006C61E7">
            <w:pPr>
              <w:tabs>
                <w:tab w:val="decimal" w:pos="364"/>
                <w:tab w:val="left" w:pos="444"/>
              </w:tabs>
              <w:spacing w:before="15" w:after="15"/>
              <w:rPr>
                <w:sz w:val="18"/>
                <w:szCs w:val="18"/>
              </w:rPr>
            </w:pPr>
            <w:r>
              <w:rPr>
                <w:sz w:val="18"/>
                <w:szCs w:val="18"/>
              </w:rPr>
              <w:tab/>
              <w:t xml:space="preserve">(3.8) </w:t>
            </w:r>
          </w:p>
        </w:tc>
      </w:tr>
      <w:tr w:rsidR="00CB2DAF" ns2:paraId="435C321E" ns2:textId="77777777" w:rsidTr="006C61E7">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65D1ABFA" ns2:textId="77777777" w:rsidR="00CB2DAF" w:rsidRDefault="00CB2DAF" w:rsidP="006C61E7">
            <w:pPr>
              <w:spacing w:before="15" w:after="15"/>
              <w:ind w:left="160" w:right="1" w:hanging="160"/>
              <w:rPr>
                <w:sz w:val="18"/>
                <w:szCs w:val="18"/>
              </w:rPr>
            </w:pPr>
            <w:r>
              <w:rPr>
                <w:sz w:val="18"/>
                <w:szCs w:val="18"/>
              </w:rPr>
              <w:t xml:space="preserve">   Stomatitis </w:t>
            </w:r>
          </w:p>
        </w:tc>
        <w:tc>
          <w:tcPr>
            <w:tcW w:w="1080" w:type="dxa"/>
            <w:tcBorders>
              <w:top w:val="nil"/>
              <w:left w:val="nil"/>
              <w:bottom w:val="nil"/>
              <w:right w:val="nil"/>
            </w:tcBorders>
          </w:tcPr>
          <w:p ns2:paraId="37BF79B3" ns2:textId="77777777" w:rsidR="00CB2DAF" w:rsidRDefault="00CB2DAF" w:rsidP="006C61E7">
            <w:pPr>
              <w:tabs>
                <w:tab w:val="decimal" w:pos="533"/>
                <w:tab w:val="left" w:pos="613"/>
              </w:tabs>
              <w:spacing w:before="15" w:after="15"/>
              <w:rPr>
                <w:sz w:val="18"/>
                <w:szCs w:val="18"/>
              </w:rPr>
            </w:pPr>
            <w:r>
              <w:rPr>
                <w:sz w:val="18"/>
                <w:szCs w:val="18"/>
              </w:rPr>
              <w:tab/>
              <w:t xml:space="preserve">13 </w:t>
            </w:r>
          </w:p>
        </w:tc>
        <w:tc>
          <w:tcPr>
            <w:tcW w:w="1080" w:type="dxa"/>
            <w:tcBorders>
              <w:top w:val="nil"/>
              <w:left w:val="nil"/>
              <w:bottom w:val="nil"/>
              <w:right w:val="single" w:sz="2" w:space="0" w:color="auto"/>
            </w:tcBorders>
          </w:tcPr>
          <w:p ns2:paraId="47ACA6BD" ns2:textId="77777777" w:rsidR="00CB2DAF" w:rsidRDefault="00CB2DAF" w:rsidP="006C61E7">
            <w:pPr>
              <w:tabs>
                <w:tab w:val="decimal" w:pos="364"/>
                <w:tab w:val="left" w:pos="444"/>
              </w:tabs>
              <w:spacing w:before="15" w:after="15"/>
              <w:rPr>
                <w:sz w:val="18"/>
                <w:szCs w:val="18"/>
              </w:rPr>
            </w:pPr>
            <w:r>
              <w:rPr>
                <w:sz w:val="18"/>
                <w:szCs w:val="18"/>
              </w:rPr>
              <w:tab/>
              <w:t xml:space="preserve">(10.0) </w:t>
            </w:r>
          </w:p>
        </w:tc>
        <w:tc>
          <w:tcPr>
            <w:tcW w:w="1080" w:type="dxa"/>
            <w:tcBorders>
              <w:top w:val="nil"/>
              <w:left w:val="nil"/>
              <w:bottom w:val="nil"/>
              <w:right w:val="nil"/>
            </w:tcBorders>
          </w:tcPr>
          <w:p ns2:paraId="45856AEA" ns2:textId="77777777" w:rsidR="00CB2DAF" w:rsidRDefault="00CB2DAF" w:rsidP="006C61E7">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tcBorders>
          </w:tcPr>
          <w:p ns2:paraId="2A636D13" ns2:textId="77777777" w:rsidR="00CB2DAF" w:rsidRDefault="00CB2DAF" w:rsidP="006C61E7">
            <w:pPr>
              <w:tabs>
                <w:tab w:val="decimal" w:pos="364"/>
                <w:tab w:val="left" w:pos="444"/>
              </w:tabs>
              <w:spacing w:before="15" w:after="15"/>
              <w:rPr>
                <w:sz w:val="18"/>
                <w:szCs w:val="18"/>
              </w:rPr>
            </w:pPr>
            <w:r>
              <w:rPr>
                <w:sz w:val="18"/>
                <w:szCs w:val="18"/>
              </w:rPr>
              <w:tab/>
              <w:t xml:space="preserve">(0.8) </w:t>
            </w:r>
          </w:p>
        </w:tc>
      </w:tr>
      <w:tr w:rsidR="00CB2DAF" ns2:paraId="115E18FB" ns2:textId="77777777" w:rsidTr="00F52139">
        <w:tblPrEx>
          <w:tblBorders>
            <w:top w:val="single" w:sz="6" w:space="0" w:color="auto"/>
            <w:bottom w:val="single" w:sz="6" w:space="0" w:color="auto"/>
          </w:tblBorders>
        </w:tblPrEx>
        <w:trPr>
          <w:jc w:val="center"/>
        </w:trPr>
        <w:tc>
          <w:tcPr>
            <w:tcW w:w="4320" w:type="dxa"/>
            <w:tcBorders>
              <w:top w:val="nil"/>
              <w:bottom w:val="single" w:sz="4" w:space="0" w:color="auto"/>
              <w:right w:val="single" w:sz="2" w:space="0" w:color="auto"/>
            </w:tcBorders>
          </w:tcPr>
          <w:p ns2:paraId="42FB75ED" ns2:textId="77777777" w:rsidR="00CB2DAF" w:rsidRDefault="00CB2DAF" w:rsidP="006C61E7">
            <w:pPr>
              <w:spacing w:before="15" w:after="15"/>
              <w:ind w:left="160" w:right="1" w:hanging="160"/>
              <w:rPr>
                <w:sz w:val="18"/>
                <w:szCs w:val="18"/>
              </w:rPr>
            </w:pPr>
            <w:r>
              <w:rPr>
                <w:sz w:val="18"/>
                <w:szCs w:val="18"/>
              </w:rPr>
              <w:t xml:space="preserve">   Lymphocyte count decreased </w:t>
            </w:r>
          </w:p>
        </w:tc>
        <w:tc>
          <w:tcPr>
            <w:tcW w:w="1080" w:type="dxa"/>
            <w:tcBorders>
              <w:top w:val="nil"/>
              <w:left w:val="nil"/>
              <w:bottom w:val="single" w:sz="4" w:space="0" w:color="auto"/>
              <w:right w:val="nil"/>
            </w:tcBorders>
          </w:tcPr>
          <w:p ns2:paraId="43E7D472" ns2:textId="77777777" w:rsidR="00CB2DAF" w:rsidRDefault="00CB2DAF" w:rsidP="006C61E7">
            <w:pPr>
              <w:tabs>
                <w:tab w:val="decimal" w:pos="533"/>
                <w:tab w:val="left" w:pos="613"/>
              </w:tabs>
              <w:spacing w:before="15" w:after="15"/>
              <w:rPr>
                <w:sz w:val="18"/>
                <w:szCs w:val="18"/>
              </w:rPr>
            </w:pPr>
            <w:r>
              <w:rPr>
                <w:sz w:val="18"/>
                <w:szCs w:val="18"/>
              </w:rPr>
              <w:tab/>
              <w:t xml:space="preserve">10 </w:t>
            </w:r>
          </w:p>
        </w:tc>
        <w:tc>
          <w:tcPr>
            <w:tcW w:w="1080" w:type="dxa"/>
            <w:tcBorders>
              <w:top w:val="nil"/>
              <w:left w:val="nil"/>
              <w:bottom w:val="single" w:sz="4" w:space="0" w:color="auto"/>
              <w:right w:val="single" w:sz="2" w:space="0" w:color="auto"/>
            </w:tcBorders>
          </w:tcPr>
          <w:p ns2:paraId="2FCE00F7" ns2:textId="77777777" w:rsidR="00CB2DAF" w:rsidRDefault="00CB2DAF" w:rsidP="006C61E7">
            <w:pPr>
              <w:tabs>
                <w:tab w:val="decimal" w:pos="364"/>
                <w:tab w:val="left" w:pos="444"/>
              </w:tabs>
              <w:spacing w:before="15" w:after="15"/>
              <w:rPr>
                <w:sz w:val="18"/>
                <w:szCs w:val="18"/>
              </w:rPr>
            </w:pPr>
            <w:r>
              <w:rPr>
                <w:sz w:val="18"/>
                <w:szCs w:val="18"/>
              </w:rPr>
              <w:tab/>
              <w:t xml:space="preserve">(7.7) </w:t>
            </w:r>
          </w:p>
        </w:tc>
        <w:tc>
          <w:tcPr>
            <w:tcW w:w="1080" w:type="dxa"/>
            <w:tcBorders>
              <w:top w:val="nil"/>
              <w:left w:val="nil"/>
              <w:bottom w:val="single" w:sz="4" w:space="0" w:color="auto"/>
              <w:right w:val="nil"/>
            </w:tcBorders>
          </w:tcPr>
          <w:p ns2:paraId="0D07DE9F" ns2:textId="77777777" w:rsidR="00CB2DAF" w:rsidRDefault="00CB2DAF" w:rsidP="006C61E7">
            <w:pPr>
              <w:tabs>
                <w:tab w:val="decimal" w:pos="533"/>
                <w:tab w:val="left" w:pos="613"/>
              </w:tabs>
              <w:spacing w:before="15" w:after="15"/>
              <w:rPr>
                <w:sz w:val="18"/>
                <w:szCs w:val="18"/>
              </w:rPr>
            </w:pPr>
            <w:r>
              <w:rPr>
                <w:sz w:val="18"/>
                <w:szCs w:val="18"/>
              </w:rPr>
              <w:tab/>
              <w:t xml:space="preserve">8 </w:t>
            </w:r>
          </w:p>
        </w:tc>
        <w:tc>
          <w:tcPr>
            <w:tcW w:w="1080" w:type="dxa"/>
            <w:tcBorders>
              <w:top w:val="nil"/>
              <w:left w:val="nil"/>
              <w:bottom w:val="single" w:sz="4" w:space="0" w:color="auto"/>
            </w:tcBorders>
          </w:tcPr>
          <w:p ns2:paraId="01F439E8" ns2:textId="77777777" w:rsidR="00CB2DAF" w:rsidRDefault="00CB2DAF" w:rsidP="006C61E7">
            <w:pPr>
              <w:tabs>
                <w:tab w:val="decimal" w:pos="364"/>
                <w:tab w:val="left" w:pos="444"/>
              </w:tabs>
              <w:spacing w:before="15" w:after="15"/>
              <w:rPr>
                <w:sz w:val="18"/>
                <w:szCs w:val="18"/>
              </w:rPr>
            </w:pPr>
            <w:r>
              <w:rPr>
                <w:sz w:val="18"/>
                <w:szCs w:val="18"/>
              </w:rPr>
              <w:tab/>
              <w:t xml:space="preserve">(6.1) </w:t>
            </w:r>
          </w:p>
        </w:tc>
      </w:tr>
      <w:tr w:rsidR="00CB2DAF" ns2:paraId="2EEF8E97" ns2:textId="77777777" w:rsidTr="00F52139">
        <w:tblPrEx>
          <w:tblBorders>
            <w:top w:val="single" w:sz="6" w:space="0" w:color="auto"/>
            <w:bottom w:val="single" w:sz="6" w:space="0" w:color="auto"/>
          </w:tblBorders>
        </w:tblPrEx>
        <w:trPr>
          <w:jc w:val="center"/>
        </w:trPr>
        <w:tc>
          <w:tcPr>
            <w:tcW w:w="8640" w:type="dxa"/>
            <w:gridSpan w:val="5"/>
            <w:tcBorders>
              <w:top w:val="single" w:sz="4" w:space="0" w:color="auto"/>
              <w:bottom w:val="double" w:sz="6" w:space="0" w:color="auto"/>
            </w:tcBorders>
          </w:tcPr>
          <w:p ns2:paraId="61F1024B" ns2:textId="77777777" w:rsidR="00CB2DAF" w:rsidRDefault="00CB2DAF" w:rsidP="006C61E7">
            <w:pPr>
              <w:spacing w:before="30" w:after="30"/>
              <w:ind w:left="160" w:right="1" w:hanging="160"/>
              <w:rPr>
                <w:sz w:val="18"/>
                <w:szCs w:val="18"/>
              </w:rPr>
            </w:pPr>
            <w:r>
              <w:rPr>
                <w:sz w:val="18"/>
                <w:szCs w:val="18"/>
              </w:rPr>
              <w:t xml:space="preserve"> Every participant is counted a single time for each applicable row and column.</w:t>
            </w:r>
          </w:p>
          <w:p ns2:paraId="75F1CF0F" ns2:textId="77777777" w:rsidR="00CB2DAF" w:rsidRDefault="00CB2DAF" w:rsidP="006C61E7">
            <w:pPr>
              <w:spacing w:before="30" w:after="30"/>
              <w:ind w:left="160" w:right="1" w:hanging="160"/>
              <w:rPr>
                <w:sz w:val="18"/>
                <w:szCs w:val="18"/>
              </w:rPr>
            </w:pPr>
            <w:r>
              <w:rPr>
                <w:sz w:val="18"/>
                <w:szCs w:val="18"/>
              </w:rPr>
              <w:t xml:space="preserve"> A specific adverse event appears on this report only if its incidence in one or more of the columns meets the incidence criterion in the report title, after rounding.</w:t>
            </w:r>
          </w:p>
          <w:p ns2:paraId="58A16E28" ns2:textId="77777777" w:rsidR="00CB2DAF" w:rsidRDefault="00CB2DAF" w:rsidP="006C61E7">
            <w:pPr>
              <w:spacing w:before="30" w:after="30"/>
              <w:ind w:left="160" w:right="1" w:hanging="160"/>
              <w:rPr>
                <w:sz w:val="18"/>
                <w:szCs w:val="18"/>
              </w:rPr>
            </w:pPr>
            <w:r>
              <w:rPr>
                <w:sz w:val="18"/>
                <w:szCs w:val="18"/>
              </w:rPr>
              <w:t xml:space="preserve"> Adverse events occurring within 30 days after last infusion of study drug are included.</w:t>
            </w:r>
          </w:p>
          <w:p ns2:paraId="440BCA2D" ns2:textId="77777777" w:rsidR="00CB2DAF" w:rsidRDefault="00CB2DAF" w:rsidP="006C61E7">
            <w:pPr>
              <w:spacing w:before="30" w:after="30"/>
              <w:ind w:left="160" w:right="1" w:hanging="160"/>
              <w:rPr>
                <w:sz w:val="18"/>
                <w:szCs w:val="18"/>
              </w:rPr>
            </w:pPr>
            <w:r>
              <w:rPr>
                <w:sz w:val="18"/>
                <w:szCs w:val="18"/>
              </w:rPr>
              <w:t xml:space="preserve"> Grades are based on NCI CTCAE version 5.0.</w:t>
            </w:r>
          </w:p>
          <w:p ns2:paraId="1357EB6E" ns2:textId="77777777" w:rsidR="00CB2DAF" w:rsidRDefault="00CB2DAF" w:rsidP="006C61E7">
            <w:pPr>
              <w:spacing w:before="30" w:after="30"/>
              <w:ind w:left="160" w:right="1" w:hanging="160"/>
              <w:rPr>
                <w:sz w:val="18"/>
                <w:szCs w:val="18"/>
              </w:rPr>
            </w:pPr>
            <w:r>
              <w:rPr>
                <w:sz w:val="18"/>
                <w:szCs w:val="18"/>
              </w:rPr>
              <w:t xml:space="preserve"> Database cutoff date: 30NOV2023</w:t>
            </w:r>
          </w:p>
        </w:tc>
      </w:tr>
      <w:tr w:rsidR="00CB2DAF" ns2:paraId="5E30E697" ns2:textId="77777777" w:rsidTr="006C61E7">
        <w:tblPrEx>
          <w:tblBorders>
            <w:top w:val="none" w:sz="0" w:space="0" w:color="auto"/>
            <w:left w:val="none" w:sz="0" w:space="0" w:color="auto"/>
            <w:bottom w:val="none" w:sz="0" w:space="0" w:color="auto"/>
            <w:right w:val="none" w:sz="0" w:space="0" w:color="auto"/>
          </w:tblBorders>
        </w:tblPrEx>
        <w:trPr>
          <w:jc w:val="center"/>
        </w:trPr>
        <w:tc>
          <w:tcPr>
            <w:tcW w:w="8640" w:type="dxa"/>
            <w:gridSpan w:val="5"/>
            <w:tcBorders>
              <w:top w:val="nil"/>
              <w:left w:val="nil"/>
              <w:bottom w:val="nil"/>
              <w:right w:val="nil"/>
            </w:tcBorders>
          </w:tcPr>
          <w:p ns2:paraId="373DF01A" ns2:textId="77777777" w:rsidR="00CB2DAF" w:rsidRDefault="00CB2DAF" w:rsidP="006C61E7">
            <w:pPr>
              <w:spacing w:before="15" w:after="15"/>
              <w:rPr>
                <w:sz w:val="18"/>
                <w:szCs w:val="18"/>
              </w:rPr>
            </w:pPr>
            <w:r>
              <w:rPr>
                <w:sz w:val="18"/>
                <w:szCs w:val="18"/>
              </w:rPr>
              <w:t>Source:  [P014MK2870: adam-adsl; adae]</w:t>
            </w:r>
          </w:p>
        </w:tc>
      </w:tr>
    </w:tbl>
    <w:p ns2:paraId="27E095D4" ns2:textId="77777777" w:rsidR="00CB2DAF" w:rsidRPr="00CB2DAF" w:rsidRDefault="00CB2DAF" w:rsidP="00914D2C">
      <w:pPr>
        <w:pStyle w:val="ListEnd"/>
      </w:pPr>
      <w:ins w:id="13187" w:author="GoldenCorpusHarness" w:date="2026-03-28T21:57:55Z">
        <w:r>
          <w:t>Part 1 sac-TMT 5 mg/kg (n=179): In this group, 177 participants (98.9%) experienced at least 1 AE, and 176 participants (98.3%) had AEs considered drug-related by the investigator. Grade ≥3 AEs were reported for 112 participants (62.6%), and Grade ≥3 AEs that were considered drug-related by the investigator were reported for 104 participants (58.1%). SAEs were reported for 48 participants (26.8%), and 35 participants (19.6%) had SAEs considered drug-related by the investigator. Dose modifications due to AEs were reported for 106 participants (59.2%). No participants discontinued treatment due to AEs. There was 1 death (0.6%) event due to disease progression which was considered drug-related by the investigator [Table 48].</w:t>
        </w:r>
      </w:ins>
    </w:p>
    <w:bookmarkEnd w:id="529"/>
    <w:p ns2:paraId="4C8EBC8C" ns2:textId="77777777" w:rsidR="00CB2DAF" w:rsidRDefault="00CB2DAF" w:rsidP="00D048BB">
      <w:pPr>
        <w:pStyle w:val="TableHead"/>
        <w:sectPr w:rsidR="00CB2DAF" w:rsidSect="00D048BB">
          <w:pgSz w:w="12240" w:h="15840"/>
          <w:pgMar w:top="1440" w:right="1440" w:bottom="1440" w:left="1800" w:header="720" w:footer="720" w:gutter="0"/>
          <w:cols w:space="720"/>
          <w:docGrid w:linePitch="326"/>
        </w:sectPr>
      </w:pPr>
      <w:ins w:id="13188" w:author="GoldenCorpusHarness" w:date="2026-03-28T21:57:55Z">
        <w:r>
          <w:t>The most frequently reported AEs (incidence ≥25%) by PT were anemia (84.4%), WBC decreased (73.7%), neutrophil count decreased (70.4%), stomatitis (50.8%), alopecia (40.8%), weight decreased (33%), platelet count decreased (26.8%), nausea (26.3%) and asthenia (25.7%) [Table 91].</w:t>
        </w:r>
      </w:ins>
    </w:p>
    <w:p ns2:paraId="46EEC003" ns2:textId="0AB57D0C" w:rsidR="00C409CD" w:rsidRDefault="00C409CD" w:rsidP="00C409CD">
      <w:pPr>
        <w:pStyle w:val="TableTitle"/>
      </w:pPr>
      <w:del w:id="13189" w:author="GoldenCorpusHarness" w:date="2026-03-28T21:57:55Z">
        <w:r>
          <w:delText>Table 6</w:delText>
        </w:r>
      </w:del>
      <w:ins w:id="13190" w:author="GoldenCorpusHarness" w:date="2026-03-28T21:57:55Z">
        <w:r>
          <w:t xml:space="preserve">Part 2 sac-TMT 5 mg/kg (n=91): All participants experienced at least 1 AE, with </w:t>
        </w:r>
      </w:ins>
      <w:r>
        <w:t>8</w:t>
      </w:r>
      <w:del w:id="13191" w:author="GoldenCorpusHarness" w:date="2026-03-28T21:57:55Z">
        <w:r>
          <w:delText>Study MK</w:delText>
        </w:r>
      </w:del>
      <w:ins w:id="13192" w:author="GoldenCorpusHarness" w:date="2026-03-28T21:57:55Z">
        <w:r>
          <w:t>9 participants (97.8%) had AEs considered drug</w:t>
        </w:r>
      </w:ins>
      <w:r>
        <w:t>-</w:t>
      </w:r>
      <w:del w:id="13193" w:author="GoldenCorpusHarness" w:date="2026-03-28T21:57:55Z">
        <w:r>
          <w:delText>2870-014 (SKB264-III-03): Participants With Serious Drug-related Adverse Events</w:delText>
        </w:r>
      </w:del>
      <w:ins w:id="13194" w:author="GoldenCorpusHarness" w:date="2026-03-28T21:57:55Z">
        <w:r>
          <w:t>related</w:t>
        </w:r>
      </w:ins>
      <w:r>
        <w:t xml:space="preserve"> by </w:t>
      </w:r>
      <w:ins w:id="13195" w:author="GoldenCorpusHarness" w:date="2026-03-28T21:57:55Z">
        <w:r>
          <w:t xml:space="preserve">the investigator. Grade ≥3 AEs were reported for 57 participants (62.6%) and Grade ≥3 AEs that were considered drug-related were reported for 51 participants (56%). </w:t>
        </w:r>
      </w:ins>
      <w:r>
        <w:t>S</w:t>
      </w:r>
      <w:ins w:id="13196" w:author="GoldenCorpusHarness" w:date="2026-03-28T21:57:55Z">
        <w:r>
          <w:t>AEs were reported for 25 participants (27.5%), and 15 participants (16.5%) had SAEs considered drug-related b</w:t>
        </w:r>
      </w:ins>
      <w:r>
        <w:t>y</w:t>
      </w:r>
      <w:del w:id="13197" w:author="GoldenCorpusHarness" w:date="2026-03-28T21:57:55Z">
        <w:r>
          <w:delText>ste</w:delText>
        </w:r>
      </w:del>
      <w:ins w:id="13198" w:author="GoldenCorpusHarness" w:date="2026-03-28T21:57:55Z">
        <w:r>
          <w:t xml:space="preserve"> the investigator. Dose </w:t>
        </w:r>
      </w:ins>
      <w:r>
        <w:t>m</w:t>
      </w:r>
      <w:del w:id="13199" w:author="GoldenCorpusHarness" w:date="2026-03-28T21:57:55Z">
        <w:r>
          <w:delText xml:space="preserve"> Organ Class and Pre</w:delText>
        </w:r>
      </w:del>
      <w:ins w:id="13200" w:author="GoldenCorpusHarness" w:date="2026-03-28T21:57:55Z">
        <w:r>
          <w:t>odi</w:t>
        </w:r>
      </w:ins>
      <w:r>
        <w:t>f</w:t>
      </w:r>
      <w:del w:id="13201" w:author="GoldenCorpusHarness" w:date="2026-03-28T21:57:55Z">
        <w:r>
          <w:delText>erred Ter</w:delText>
        </w:r>
      </w:del>
      <w:ins w:id="13202" w:author="GoldenCorpusHarness" w:date="2026-03-28T21:57:55Z">
        <w:r>
          <w:t>ications due to AEs were reported for 51 participants (56%) and were associated with sac-TMT. Two participants (2.2%) discontinued sac-TMT due to SAEs. There was 1 (1.1%) participant who had pneu</w:t>
        </w:r>
      </w:ins>
      <w:r>
        <w:t>m</w:t>
      </w:r>
      <w:del w:id="13203" w:author="GoldenCorpusHarness" w:date="2026-03-28T21:57:55Z">
        <w:r>
          <w:delText>s (Incidence &gt;0% in One or More Treatment Groups) (APaT Population)</w:delText>
        </w:r>
      </w:del>
      <w:ins w:id="13204" w:author="GoldenCorpusHarness" w:date="2026-03-28T21:57:55Z">
        <w:r>
          <w:t>onia that resulted in death; however, it was considered not drug-related by the investigator. [Table 48].</w:t>
        </w:r>
      </w:ins>
    </w:p>
    <w:tbl>
      <w:tblPr>
        <w:tblW w:w="0" w:type="auto"/>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4320"/>
        <w:gridCol w:w="1080"/>
        <w:gridCol w:w="1080"/>
        <w:gridCol w:w="1080"/>
        <w:gridCol w:w="1080"/>
      </w:tblGrid>
      <w:tr w:rsidR="00890EA1" ns2:paraId="532324F3" ns2:textId="77777777" w:rsidTr="00C90784">
        <w:trPr>
          <w:jc w:val="center"/>
        </w:trPr>
        <w:tc>
          <w:tcPr>
            <w:tcW w:w="4320" w:type="dxa"/>
            <w:tcBorders>
              <w:top w:val="double" w:sz="6" w:space="0" w:color="auto"/>
              <w:bottom w:val="nil"/>
              <w:right w:val="single" w:sz="2" w:space="0" w:color="auto"/>
            </w:tcBorders>
          </w:tcPr>
          <w:p ns2:paraId="50490A3B" ns2:textId="77777777" w:rsidR="00890EA1" w:rsidRDefault="00890EA1" w:rsidP="00C90784">
            <w:pPr>
              <w:spacing w:before="15" w:after="15"/>
              <w:rPr>
                <w:sz w:val="18"/>
                <w:szCs w:val="18"/>
              </w:rPr>
            </w:pPr>
          </w:p>
        </w:tc>
        <w:tc>
          <w:tcPr>
            <w:tcW w:w="2160" w:type="dxa"/>
            <w:gridSpan w:val="2"/>
            <w:tcBorders>
              <w:top w:val="double" w:sz="6" w:space="0" w:color="auto"/>
              <w:left w:val="nil"/>
              <w:bottom w:val="single" w:sz="2" w:space="0" w:color="auto"/>
              <w:right w:val="single" w:sz="2" w:space="0" w:color="auto"/>
            </w:tcBorders>
          </w:tcPr>
          <w:p ns2:paraId="1D1A5CCA" ns2:textId="2431539A" w:rsidR="00890EA1" w:rsidRDefault="0050331B" w:rsidP="00C90784">
            <w:pPr>
              <w:spacing w:before="15" w:after="15"/>
              <w:jc w:val="center"/>
              <w:rPr>
                <w:sz w:val="18"/>
                <w:szCs w:val="18"/>
              </w:rPr>
            </w:pPr>
            <w:r w:rsidRPr="0050331B">
              <w:rPr>
                <w:sz w:val="18"/>
                <w:szCs w:val="18"/>
              </w:rPr>
              <w:t>sac-TMT</w:t>
            </w:r>
            <w:r w:rsidR="00890EA1">
              <w:rPr>
                <w:sz w:val="18"/>
                <w:szCs w:val="18"/>
              </w:rPr>
              <w:t xml:space="preserve"> 5 mg/kg </w:t>
            </w:r>
          </w:p>
        </w:tc>
        <w:tc>
          <w:tcPr>
            <w:tcW w:w="2160" w:type="dxa"/>
            <w:gridSpan w:val="2"/>
            <w:tcBorders>
              <w:top w:val="double" w:sz="6" w:space="0" w:color="auto"/>
              <w:left w:val="nil"/>
              <w:bottom w:val="single" w:sz="2" w:space="0" w:color="auto"/>
            </w:tcBorders>
          </w:tcPr>
          <w:p ns2:paraId="176685AE" ns2:textId="77777777" w:rsidR="00890EA1" w:rsidRDefault="00890EA1" w:rsidP="00C90784">
            <w:pPr>
              <w:spacing w:before="15" w:after="15"/>
              <w:jc w:val="center"/>
              <w:rPr>
                <w:sz w:val="18"/>
                <w:szCs w:val="18"/>
              </w:rPr>
            </w:pPr>
            <w:r>
              <w:rPr>
                <w:sz w:val="18"/>
                <w:szCs w:val="18"/>
              </w:rPr>
              <w:t xml:space="preserve">Control </w:t>
            </w:r>
          </w:p>
        </w:tc>
      </w:tr>
      <w:tr w:rsidR="00890EA1" ns2:paraId="754833C5" ns2:textId="77777777" w:rsidTr="00C90784">
        <w:tblPrEx>
          <w:tblBorders>
            <w:top w:val="single" w:sz="6" w:space="0" w:color="auto"/>
            <w:bottom w:val="single" w:sz="6" w:space="0" w:color="auto"/>
          </w:tblBorders>
        </w:tblPrEx>
        <w:trPr>
          <w:jc w:val="center"/>
        </w:trPr>
        <w:tc>
          <w:tcPr>
            <w:tcW w:w="4320" w:type="dxa"/>
            <w:tcBorders>
              <w:top w:val="nil"/>
              <w:bottom w:val="single" w:sz="2" w:space="0" w:color="auto"/>
              <w:right w:val="single" w:sz="2" w:space="0" w:color="auto"/>
            </w:tcBorders>
          </w:tcPr>
          <w:p ns2:paraId="064D55B9" ns2:textId="77777777" w:rsidR="00890EA1" w:rsidRDefault="00890EA1" w:rsidP="00C90784">
            <w:pPr>
              <w:spacing w:before="15" w:after="15"/>
              <w:rPr>
                <w:sz w:val="18"/>
                <w:szCs w:val="18"/>
              </w:rPr>
            </w:pPr>
          </w:p>
        </w:tc>
        <w:tc>
          <w:tcPr>
            <w:tcW w:w="1080" w:type="dxa"/>
            <w:tcBorders>
              <w:top w:val="nil"/>
              <w:left w:val="nil"/>
              <w:bottom w:val="single" w:sz="2" w:space="0" w:color="auto"/>
              <w:right w:val="nil"/>
            </w:tcBorders>
          </w:tcPr>
          <w:p ns2:paraId="5FDE4CB5" ns2:textId="77777777" w:rsidR="00890EA1" w:rsidRDefault="00890EA1" w:rsidP="00C90784">
            <w:pPr>
              <w:spacing w:before="15" w:after="15"/>
              <w:jc w:val="center"/>
              <w:rPr>
                <w:sz w:val="18"/>
                <w:szCs w:val="18"/>
              </w:rPr>
            </w:pPr>
            <w:r>
              <w:rPr>
                <w:sz w:val="18"/>
                <w:szCs w:val="18"/>
              </w:rPr>
              <w:t xml:space="preserve">n </w:t>
            </w:r>
          </w:p>
        </w:tc>
        <w:tc>
          <w:tcPr>
            <w:tcW w:w="1080" w:type="dxa"/>
            <w:tcBorders>
              <w:top w:val="nil"/>
              <w:left w:val="nil"/>
              <w:bottom w:val="single" w:sz="2" w:space="0" w:color="auto"/>
              <w:right w:val="single" w:sz="2" w:space="0" w:color="auto"/>
            </w:tcBorders>
          </w:tcPr>
          <w:p ns2:paraId="6E31A5ED" ns2:textId="77777777" w:rsidR="00890EA1" w:rsidRDefault="00890EA1" w:rsidP="00C90784">
            <w:pPr>
              <w:spacing w:before="15" w:after="15"/>
              <w:jc w:val="center"/>
              <w:rPr>
                <w:sz w:val="18"/>
                <w:szCs w:val="18"/>
              </w:rPr>
            </w:pPr>
            <w:r>
              <w:rPr>
                <w:sz w:val="18"/>
                <w:szCs w:val="18"/>
              </w:rPr>
              <w:t xml:space="preserve">(%) </w:t>
            </w:r>
          </w:p>
        </w:tc>
        <w:tc>
          <w:tcPr>
            <w:tcW w:w="1080" w:type="dxa"/>
            <w:tcBorders>
              <w:top w:val="nil"/>
              <w:left w:val="nil"/>
              <w:bottom w:val="single" w:sz="2" w:space="0" w:color="auto"/>
              <w:right w:val="nil"/>
            </w:tcBorders>
          </w:tcPr>
          <w:p ns2:paraId="01B75DB4" ns2:textId="77777777" w:rsidR="00890EA1" w:rsidRDefault="00890EA1" w:rsidP="00C90784">
            <w:pPr>
              <w:spacing w:before="15" w:after="15"/>
              <w:jc w:val="center"/>
              <w:rPr>
                <w:sz w:val="18"/>
                <w:szCs w:val="18"/>
              </w:rPr>
            </w:pPr>
            <w:r>
              <w:rPr>
                <w:sz w:val="18"/>
                <w:szCs w:val="18"/>
              </w:rPr>
              <w:t xml:space="preserve">n </w:t>
            </w:r>
          </w:p>
        </w:tc>
        <w:tc>
          <w:tcPr>
            <w:tcW w:w="1080" w:type="dxa"/>
            <w:tcBorders>
              <w:top w:val="nil"/>
              <w:left w:val="nil"/>
              <w:bottom w:val="single" w:sz="2" w:space="0" w:color="auto"/>
            </w:tcBorders>
          </w:tcPr>
          <w:p ns2:paraId="72926561" ns2:textId="77777777" w:rsidR="00890EA1" w:rsidRDefault="00890EA1" w:rsidP="00C90784">
            <w:pPr>
              <w:spacing w:before="15" w:after="15"/>
              <w:jc w:val="center"/>
              <w:rPr>
                <w:sz w:val="18"/>
                <w:szCs w:val="18"/>
              </w:rPr>
            </w:pPr>
            <w:r>
              <w:rPr>
                <w:sz w:val="18"/>
                <w:szCs w:val="18"/>
              </w:rPr>
              <w:t xml:space="preserve">(%) </w:t>
            </w:r>
          </w:p>
        </w:tc>
      </w:tr>
      <w:tr w:rsidR="00890EA1" ns2:paraId="12D0664B"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6DF7154F" ns2:textId="77777777" w:rsidR="00890EA1" w:rsidRDefault="00890EA1" w:rsidP="00C90784">
            <w:pPr>
              <w:spacing w:before="15" w:after="15"/>
              <w:ind w:left="160" w:right="1" w:hanging="160"/>
              <w:rPr>
                <w:sz w:val="18"/>
                <w:szCs w:val="18"/>
              </w:rPr>
            </w:pPr>
            <w:r>
              <w:rPr>
                <w:sz w:val="18"/>
                <w:szCs w:val="18"/>
              </w:rPr>
              <w:t xml:space="preserve"> Participants in population </w:t>
            </w:r>
          </w:p>
        </w:tc>
        <w:tc>
          <w:tcPr>
            <w:tcW w:w="1080" w:type="dxa"/>
            <w:tcBorders>
              <w:top w:val="nil"/>
              <w:left w:val="nil"/>
              <w:bottom w:val="nil"/>
              <w:right w:val="nil"/>
            </w:tcBorders>
          </w:tcPr>
          <w:p ns2:paraId="3AF96492" ns2:textId="77777777" w:rsidR="00890EA1" w:rsidRDefault="00890EA1" w:rsidP="00C90784">
            <w:pPr>
              <w:tabs>
                <w:tab w:val="decimal" w:pos="533"/>
                <w:tab w:val="left" w:pos="613"/>
              </w:tabs>
              <w:spacing w:before="15" w:after="15"/>
              <w:rPr>
                <w:sz w:val="18"/>
                <w:szCs w:val="18"/>
              </w:rPr>
            </w:pPr>
            <w:r>
              <w:rPr>
                <w:sz w:val="18"/>
                <w:szCs w:val="18"/>
              </w:rPr>
              <w:tab/>
              <w:t xml:space="preserve">130 </w:t>
            </w:r>
          </w:p>
        </w:tc>
        <w:tc>
          <w:tcPr>
            <w:tcW w:w="1080" w:type="dxa"/>
            <w:tcBorders>
              <w:top w:val="nil"/>
              <w:left w:val="nil"/>
              <w:bottom w:val="nil"/>
              <w:right w:val="single" w:sz="2" w:space="0" w:color="auto"/>
            </w:tcBorders>
          </w:tcPr>
          <w:p ns2:paraId="0C940C09" ns2:textId="77777777" w:rsidR="00890EA1" w:rsidRDefault="00890EA1" w:rsidP="00C90784">
            <w:pPr>
              <w:tabs>
                <w:tab w:val="decimal" w:pos="364"/>
                <w:tab w:val="left" w:pos="444"/>
              </w:tabs>
              <w:spacing w:before="15" w:after="15"/>
              <w:rPr>
                <w:sz w:val="18"/>
                <w:szCs w:val="18"/>
              </w:rPr>
            </w:pPr>
            <w:r>
              <w:rPr>
                <w:sz w:val="18"/>
                <w:szCs w:val="18"/>
              </w:rPr>
              <w:tab/>
            </w:r>
          </w:p>
        </w:tc>
        <w:tc>
          <w:tcPr>
            <w:tcW w:w="1080" w:type="dxa"/>
            <w:tcBorders>
              <w:top w:val="nil"/>
              <w:left w:val="nil"/>
              <w:bottom w:val="nil"/>
              <w:right w:val="nil"/>
            </w:tcBorders>
          </w:tcPr>
          <w:p ns2:paraId="269E6454" ns2:textId="77777777" w:rsidR="00890EA1" w:rsidRDefault="00890EA1" w:rsidP="00C90784">
            <w:pPr>
              <w:tabs>
                <w:tab w:val="decimal" w:pos="533"/>
                <w:tab w:val="left" w:pos="613"/>
              </w:tabs>
              <w:spacing w:before="15" w:after="15"/>
              <w:rPr>
                <w:sz w:val="18"/>
                <w:szCs w:val="18"/>
              </w:rPr>
            </w:pPr>
            <w:r>
              <w:rPr>
                <w:sz w:val="18"/>
                <w:szCs w:val="18"/>
              </w:rPr>
              <w:tab/>
              <w:t xml:space="preserve">132 </w:t>
            </w:r>
          </w:p>
        </w:tc>
        <w:tc>
          <w:tcPr>
            <w:tcW w:w="1080" w:type="dxa"/>
            <w:tcBorders>
              <w:top w:val="nil"/>
              <w:left w:val="nil"/>
              <w:bottom w:val="nil"/>
            </w:tcBorders>
          </w:tcPr>
          <w:p ns2:paraId="257BA0B1" ns2:textId="77777777" w:rsidR="00890EA1" w:rsidRDefault="00890EA1" w:rsidP="00C90784">
            <w:pPr>
              <w:tabs>
                <w:tab w:val="decimal" w:pos="364"/>
                <w:tab w:val="left" w:pos="444"/>
              </w:tabs>
              <w:spacing w:before="15" w:after="15"/>
              <w:rPr>
                <w:sz w:val="18"/>
                <w:szCs w:val="18"/>
              </w:rPr>
            </w:pPr>
            <w:r>
              <w:rPr>
                <w:sz w:val="18"/>
                <w:szCs w:val="18"/>
              </w:rPr>
              <w:tab/>
            </w:r>
          </w:p>
        </w:tc>
      </w:tr>
      <w:tr w:rsidR="00890EA1" ns2:paraId="4E0F9637"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5FF1035E" ns2:textId="77777777" w:rsidR="00890EA1" w:rsidRDefault="00890EA1" w:rsidP="00C90784">
            <w:pPr>
              <w:spacing w:before="15" w:after="15"/>
              <w:ind w:left="160" w:right="1" w:hanging="160"/>
              <w:rPr>
                <w:sz w:val="18"/>
                <w:szCs w:val="18"/>
              </w:rPr>
            </w:pPr>
            <w:r>
              <w:rPr>
                <w:sz w:val="18"/>
                <w:szCs w:val="18"/>
              </w:rPr>
              <w:t xml:space="preserve">   with one or more adverse events </w:t>
            </w:r>
          </w:p>
        </w:tc>
        <w:tc>
          <w:tcPr>
            <w:tcW w:w="1080" w:type="dxa"/>
            <w:tcBorders>
              <w:top w:val="nil"/>
              <w:left w:val="nil"/>
              <w:bottom w:val="nil"/>
              <w:right w:val="nil"/>
            </w:tcBorders>
          </w:tcPr>
          <w:p ns2:paraId="3C1B08DC" ns2:textId="77777777" w:rsidR="00890EA1" w:rsidRDefault="00890EA1" w:rsidP="00C90784">
            <w:pPr>
              <w:tabs>
                <w:tab w:val="decimal" w:pos="533"/>
                <w:tab w:val="left" w:pos="613"/>
              </w:tabs>
              <w:spacing w:before="15" w:after="15"/>
              <w:rPr>
                <w:sz w:val="18"/>
                <w:szCs w:val="18"/>
              </w:rPr>
            </w:pPr>
            <w:r>
              <w:rPr>
                <w:sz w:val="18"/>
                <w:szCs w:val="18"/>
              </w:rPr>
              <w:tab/>
              <w:t xml:space="preserve">27 </w:t>
            </w:r>
          </w:p>
        </w:tc>
        <w:tc>
          <w:tcPr>
            <w:tcW w:w="1080" w:type="dxa"/>
            <w:tcBorders>
              <w:top w:val="nil"/>
              <w:left w:val="nil"/>
              <w:bottom w:val="nil"/>
              <w:right w:val="single" w:sz="2" w:space="0" w:color="auto"/>
            </w:tcBorders>
          </w:tcPr>
          <w:p ns2:paraId="742FC659" ns2:textId="77777777" w:rsidR="00890EA1" w:rsidRDefault="00890EA1" w:rsidP="00C90784">
            <w:pPr>
              <w:tabs>
                <w:tab w:val="decimal" w:pos="364"/>
                <w:tab w:val="left" w:pos="444"/>
              </w:tabs>
              <w:spacing w:before="15" w:after="15"/>
              <w:rPr>
                <w:sz w:val="18"/>
                <w:szCs w:val="18"/>
              </w:rPr>
            </w:pPr>
            <w:r>
              <w:rPr>
                <w:sz w:val="18"/>
                <w:szCs w:val="18"/>
              </w:rPr>
              <w:tab/>
              <w:t xml:space="preserve">(20.8) </w:t>
            </w:r>
          </w:p>
        </w:tc>
        <w:tc>
          <w:tcPr>
            <w:tcW w:w="1080" w:type="dxa"/>
            <w:tcBorders>
              <w:top w:val="nil"/>
              <w:left w:val="nil"/>
              <w:bottom w:val="nil"/>
              <w:right w:val="nil"/>
            </w:tcBorders>
          </w:tcPr>
          <w:p ns2:paraId="67D929C8" ns2:textId="77777777" w:rsidR="00890EA1" w:rsidRDefault="00890EA1" w:rsidP="00C90784">
            <w:pPr>
              <w:tabs>
                <w:tab w:val="decimal" w:pos="533"/>
                <w:tab w:val="left" w:pos="613"/>
              </w:tabs>
              <w:spacing w:before="15" w:after="15"/>
              <w:rPr>
                <w:sz w:val="18"/>
                <w:szCs w:val="18"/>
              </w:rPr>
            </w:pPr>
            <w:r>
              <w:rPr>
                <w:sz w:val="18"/>
                <w:szCs w:val="18"/>
              </w:rPr>
              <w:tab/>
              <w:t xml:space="preserve">18 </w:t>
            </w:r>
          </w:p>
        </w:tc>
        <w:tc>
          <w:tcPr>
            <w:tcW w:w="1080" w:type="dxa"/>
            <w:tcBorders>
              <w:top w:val="nil"/>
              <w:left w:val="nil"/>
              <w:bottom w:val="nil"/>
            </w:tcBorders>
          </w:tcPr>
          <w:p ns2:paraId="1124DBC4" ns2:textId="77777777" w:rsidR="00890EA1" w:rsidRDefault="00890EA1" w:rsidP="00C90784">
            <w:pPr>
              <w:tabs>
                <w:tab w:val="decimal" w:pos="364"/>
                <w:tab w:val="left" w:pos="444"/>
              </w:tabs>
              <w:spacing w:before="15" w:after="15"/>
              <w:rPr>
                <w:sz w:val="18"/>
                <w:szCs w:val="18"/>
              </w:rPr>
            </w:pPr>
            <w:r>
              <w:rPr>
                <w:sz w:val="18"/>
                <w:szCs w:val="18"/>
              </w:rPr>
              <w:tab/>
              <w:t xml:space="preserve">(13.6) </w:t>
            </w:r>
          </w:p>
        </w:tc>
      </w:tr>
      <w:tr w:rsidR="00890EA1" ns2:paraId="33F5618D"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3D5047B2" ns2:textId="77777777" w:rsidR="00890EA1" w:rsidRDefault="00890EA1" w:rsidP="00C90784">
            <w:pPr>
              <w:spacing w:after="60"/>
              <w:ind w:left="160" w:right="1" w:hanging="160"/>
              <w:rPr>
                <w:sz w:val="18"/>
                <w:szCs w:val="18"/>
              </w:rPr>
            </w:pPr>
            <w:r>
              <w:rPr>
                <w:sz w:val="18"/>
                <w:szCs w:val="18"/>
              </w:rPr>
              <w:t xml:space="preserve"> </w:t>
            </w:r>
            <w:r>
              <w:rPr>
                <w:b/>
                <w:bCs/>
                <w:sz w:val="18"/>
                <w:szCs w:val="18"/>
              </w:rPr>
              <w:t>Blood and lymphatic system disorders</w:t>
            </w:r>
            <w:r>
              <w:rPr>
                <w:sz w:val="18"/>
                <w:szCs w:val="18"/>
              </w:rPr>
              <w:t xml:space="preserve"> </w:t>
            </w:r>
          </w:p>
        </w:tc>
        <w:tc>
          <w:tcPr>
            <w:tcW w:w="1080" w:type="dxa"/>
            <w:tcBorders>
              <w:top w:val="nil"/>
              <w:left w:val="nil"/>
              <w:bottom w:val="nil"/>
              <w:right w:val="nil"/>
            </w:tcBorders>
          </w:tcPr>
          <w:p ns2:paraId="4BDB3E52" ns2: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9</w:t>
            </w:r>
            <w:r>
              <w:rPr>
                <w:sz w:val="18"/>
                <w:szCs w:val="18"/>
              </w:rPr>
              <w:t xml:space="preserve"> </w:t>
            </w:r>
          </w:p>
        </w:tc>
        <w:tc>
          <w:tcPr>
            <w:tcW w:w="1080" w:type="dxa"/>
            <w:tcBorders>
              <w:top w:val="nil"/>
              <w:left w:val="nil"/>
              <w:bottom w:val="nil"/>
              <w:right w:val="single" w:sz="2" w:space="0" w:color="auto"/>
            </w:tcBorders>
          </w:tcPr>
          <w:p ns2:paraId="34F2B4A5" ns2: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(6.9)</w:t>
            </w:r>
            <w:r>
              <w:rPr>
                <w:sz w:val="18"/>
                <w:szCs w:val="18"/>
              </w:rPr>
              <w:t xml:space="preserve"> </w:t>
            </w:r>
          </w:p>
        </w:tc>
        <w:tc>
          <w:tcPr>
            <w:tcW w:w="1080" w:type="dxa"/>
            <w:tcBorders>
              <w:top w:val="nil"/>
              <w:left w:val="nil"/>
              <w:bottom w:val="nil"/>
              <w:right w:val="nil"/>
            </w:tcBorders>
          </w:tcPr>
          <w:p ns2:paraId="5E08E426" ns2: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4</w:t>
            </w:r>
            <w:r>
              <w:rPr>
                <w:sz w:val="18"/>
                <w:szCs w:val="18"/>
              </w:rPr>
              <w:t xml:space="preserve"> </w:t>
            </w:r>
          </w:p>
        </w:tc>
        <w:tc>
          <w:tcPr>
            <w:tcW w:w="1080" w:type="dxa"/>
            <w:tcBorders>
              <w:top w:val="nil"/>
              <w:left w:val="nil"/>
              <w:bottom w:val="nil"/>
            </w:tcBorders>
          </w:tcPr>
          <w:p ns2:paraId="16256737" ns2: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(3.0)</w:t>
            </w:r>
            <w:r>
              <w:rPr>
                <w:sz w:val="18"/>
                <w:szCs w:val="18"/>
              </w:rPr>
              <w:t xml:space="preserve"> </w:t>
            </w:r>
          </w:p>
        </w:tc>
      </w:tr>
      <w:tr w:rsidR="00890EA1" ns2:paraId="10342A2D"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67AC3D61" ns2:textId="77777777" w:rsidR="00890EA1" w:rsidRDefault="00890EA1" w:rsidP="00C90784">
            <w:pPr>
              <w:spacing w:before="15" w:after="15"/>
              <w:ind w:left="160" w:right="1" w:hanging="160"/>
              <w:rPr>
                <w:sz w:val="18"/>
                <w:szCs w:val="18"/>
              </w:rPr>
            </w:pPr>
            <w:r>
              <w:rPr>
                <w:sz w:val="18"/>
                <w:szCs w:val="18"/>
              </w:rPr>
              <w:t xml:space="preserve">   Anaemia </w:t>
            </w:r>
          </w:p>
        </w:tc>
        <w:tc>
          <w:tcPr>
            <w:tcW w:w="1080" w:type="dxa"/>
            <w:tcBorders>
              <w:top w:val="nil"/>
              <w:left w:val="nil"/>
              <w:bottom w:val="nil"/>
              <w:right w:val="nil"/>
            </w:tcBorders>
          </w:tcPr>
          <w:p ns2:paraId="55BBA64D" ns2:textId="77777777" w:rsidR="00890EA1" w:rsidRDefault="00890EA1" w:rsidP="00C90784">
            <w:pPr>
              <w:tabs>
                <w:tab w:val="decimal" w:pos="533"/>
                <w:tab w:val="left" w:pos="613"/>
              </w:tabs>
              <w:spacing w:before="15" w:after="15"/>
              <w:rPr>
                <w:sz w:val="18"/>
                <w:szCs w:val="18"/>
              </w:rPr>
            </w:pPr>
            <w:r>
              <w:rPr>
                <w:sz w:val="18"/>
                <w:szCs w:val="18"/>
              </w:rPr>
              <w:tab/>
              <w:t xml:space="preserve">8 </w:t>
            </w:r>
          </w:p>
        </w:tc>
        <w:tc>
          <w:tcPr>
            <w:tcW w:w="1080" w:type="dxa"/>
            <w:tcBorders>
              <w:top w:val="nil"/>
              <w:left w:val="nil"/>
              <w:bottom w:val="nil"/>
              <w:right w:val="single" w:sz="2" w:space="0" w:color="auto"/>
            </w:tcBorders>
          </w:tcPr>
          <w:p ns2:paraId="1AE7BFAD" ns2:textId="77777777" w:rsidR="00890EA1" w:rsidRDefault="00890EA1" w:rsidP="00C90784">
            <w:pPr>
              <w:tabs>
                <w:tab w:val="decimal" w:pos="364"/>
                <w:tab w:val="left" w:pos="444"/>
              </w:tabs>
              <w:spacing w:before="15" w:after="15"/>
              <w:rPr>
                <w:sz w:val="18"/>
                <w:szCs w:val="18"/>
              </w:rPr>
            </w:pPr>
            <w:r>
              <w:rPr>
                <w:sz w:val="18"/>
                <w:szCs w:val="18"/>
              </w:rPr>
              <w:tab/>
              <w:t xml:space="preserve">(6.2) </w:t>
            </w:r>
          </w:p>
        </w:tc>
        <w:tc>
          <w:tcPr>
            <w:tcW w:w="1080" w:type="dxa"/>
            <w:tcBorders>
              <w:top w:val="nil"/>
              <w:left w:val="nil"/>
              <w:bottom w:val="nil"/>
              <w:right w:val="nil"/>
            </w:tcBorders>
          </w:tcPr>
          <w:p ns2:paraId="47B1124F" ns2:textId="77777777" w:rsidR="00890EA1" w:rsidRDefault="00890EA1"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tcBorders>
          </w:tcPr>
          <w:p ns2:paraId="6F183EF5" ns2:textId="77777777" w:rsidR="00890EA1" w:rsidRDefault="00890EA1" w:rsidP="00C90784">
            <w:pPr>
              <w:tabs>
                <w:tab w:val="decimal" w:pos="364"/>
                <w:tab w:val="left" w:pos="444"/>
              </w:tabs>
              <w:spacing w:before="15" w:after="15"/>
              <w:rPr>
                <w:sz w:val="18"/>
                <w:szCs w:val="18"/>
              </w:rPr>
            </w:pPr>
            <w:r>
              <w:rPr>
                <w:sz w:val="18"/>
                <w:szCs w:val="18"/>
              </w:rPr>
              <w:tab/>
              <w:t xml:space="preserve">(0.8) </w:t>
            </w:r>
          </w:p>
        </w:tc>
      </w:tr>
      <w:tr w:rsidR="00890EA1" ns2:paraId="6500AE18"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3C42CCDA" ns2:textId="77777777" w:rsidR="00890EA1" w:rsidRDefault="00890EA1" w:rsidP="00C90784">
            <w:pPr>
              <w:spacing w:before="15" w:after="15"/>
              <w:ind w:left="160" w:right="1" w:hanging="160"/>
              <w:rPr>
                <w:sz w:val="18"/>
                <w:szCs w:val="18"/>
              </w:rPr>
            </w:pPr>
            <w:r>
              <w:rPr>
                <w:sz w:val="18"/>
                <w:szCs w:val="18"/>
              </w:rPr>
              <w:t xml:space="preserve">   Febrile neutropenia </w:t>
            </w:r>
          </w:p>
        </w:tc>
        <w:tc>
          <w:tcPr>
            <w:tcW w:w="1080" w:type="dxa"/>
            <w:tcBorders>
              <w:top w:val="nil"/>
              <w:left w:val="nil"/>
              <w:bottom w:val="nil"/>
              <w:right w:val="nil"/>
            </w:tcBorders>
          </w:tcPr>
          <w:p ns2:paraId="69B98C21" ns2:textId="77777777" w:rsidR="00890EA1" w:rsidRDefault="00890EA1"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right w:val="single" w:sz="2" w:space="0" w:color="auto"/>
            </w:tcBorders>
          </w:tcPr>
          <w:p ns2:paraId="0E41AC07" ns2:textId="77777777" w:rsidR="00890EA1" w:rsidRDefault="00890EA1" w:rsidP="00C90784">
            <w:pPr>
              <w:tabs>
                <w:tab w:val="decimal" w:pos="364"/>
                <w:tab w:val="left" w:pos="444"/>
              </w:tabs>
              <w:spacing w:before="15" w:after="15"/>
              <w:rPr>
                <w:sz w:val="18"/>
                <w:szCs w:val="18"/>
              </w:rPr>
            </w:pPr>
            <w:r>
              <w:rPr>
                <w:sz w:val="18"/>
                <w:szCs w:val="18"/>
              </w:rPr>
              <w:tab/>
              <w:t xml:space="preserve">(0.8) </w:t>
            </w:r>
          </w:p>
        </w:tc>
        <w:tc>
          <w:tcPr>
            <w:tcW w:w="1080" w:type="dxa"/>
            <w:tcBorders>
              <w:top w:val="nil"/>
              <w:left w:val="nil"/>
              <w:bottom w:val="nil"/>
              <w:right w:val="nil"/>
            </w:tcBorders>
          </w:tcPr>
          <w:p ns2:paraId="08713A73" ns2:textId="77777777" w:rsidR="00890EA1" w:rsidRDefault="00890EA1" w:rsidP="00C90784">
            <w:pPr>
              <w:tabs>
                <w:tab w:val="decimal" w:pos="533"/>
                <w:tab w:val="left" w:pos="613"/>
              </w:tabs>
              <w:spacing w:before="15" w:after="15"/>
              <w:rPr>
                <w:sz w:val="18"/>
                <w:szCs w:val="18"/>
              </w:rPr>
            </w:pPr>
            <w:r>
              <w:rPr>
                <w:sz w:val="18"/>
                <w:szCs w:val="18"/>
              </w:rPr>
              <w:tab/>
              <w:t xml:space="preserve">3 </w:t>
            </w:r>
          </w:p>
        </w:tc>
        <w:tc>
          <w:tcPr>
            <w:tcW w:w="1080" w:type="dxa"/>
            <w:tcBorders>
              <w:top w:val="nil"/>
              <w:left w:val="nil"/>
              <w:bottom w:val="nil"/>
            </w:tcBorders>
          </w:tcPr>
          <w:p ns2:paraId="7ADC0033" ns2:textId="77777777" w:rsidR="00890EA1" w:rsidRDefault="00890EA1" w:rsidP="00C90784">
            <w:pPr>
              <w:tabs>
                <w:tab w:val="decimal" w:pos="364"/>
                <w:tab w:val="left" w:pos="444"/>
              </w:tabs>
              <w:spacing w:before="15" w:after="15"/>
              <w:rPr>
                <w:sz w:val="18"/>
                <w:szCs w:val="18"/>
              </w:rPr>
            </w:pPr>
            <w:r>
              <w:rPr>
                <w:sz w:val="18"/>
                <w:szCs w:val="18"/>
              </w:rPr>
              <w:tab/>
              <w:t xml:space="preserve">(2.3) </w:t>
            </w:r>
          </w:p>
        </w:tc>
      </w:tr>
      <w:tr w:rsidR="00890EA1" ns2:paraId="4103E1D1"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6623BB70" ns2:textId="77777777" w:rsidR="00890EA1" w:rsidRDefault="00890EA1" w:rsidP="00C90784">
            <w:pPr>
              <w:spacing w:after="60"/>
              <w:ind w:left="160" w:right="1" w:hanging="160"/>
              <w:rPr>
                <w:sz w:val="18"/>
                <w:szCs w:val="18"/>
              </w:rPr>
            </w:pPr>
            <w:r>
              <w:rPr>
                <w:sz w:val="18"/>
                <w:szCs w:val="18"/>
              </w:rPr>
              <w:t xml:space="preserve"> </w:t>
            </w:r>
            <w:r>
              <w:rPr>
                <w:b/>
                <w:bCs/>
                <w:sz w:val="18"/>
                <w:szCs w:val="18"/>
              </w:rPr>
              <w:t>Gastrointestinal disorders</w:t>
            </w:r>
            <w:r>
              <w:rPr>
                <w:sz w:val="18"/>
                <w:szCs w:val="18"/>
              </w:rPr>
              <w:t xml:space="preserve"> </w:t>
            </w:r>
          </w:p>
        </w:tc>
        <w:tc>
          <w:tcPr>
            <w:tcW w:w="1080" w:type="dxa"/>
            <w:tcBorders>
              <w:top w:val="nil"/>
              <w:left w:val="nil"/>
              <w:bottom w:val="nil"/>
              <w:right w:val="nil"/>
            </w:tcBorders>
          </w:tcPr>
          <w:p ns2:paraId="03DAA709" ns2: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5</w:t>
            </w:r>
            <w:r>
              <w:rPr>
                <w:sz w:val="18"/>
                <w:szCs w:val="18"/>
              </w:rPr>
              <w:t xml:space="preserve"> </w:t>
            </w:r>
          </w:p>
        </w:tc>
        <w:tc>
          <w:tcPr>
            <w:tcW w:w="1080" w:type="dxa"/>
            <w:tcBorders>
              <w:top w:val="nil"/>
              <w:left w:val="nil"/>
              <w:bottom w:val="nil"/>
              <w:right w:val="single" w:sz="2" w:space="0" w:color="auto"/>
            </w:tcBorders>
          </w:tcPr>
          <w:p ns2:paraId="7646B498" ns2: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(3.8)</w:t>
            </w:r>
            <w:r>
              <w:rPr>
                <w:sz w:val="18"/>
                <w:szCs w:val="18"/>
              </w:rPr>
              <w:t xml:space="preserve"> </w:t>
            </w:r>
          </w:p>
        </w:tc>
        <w:tc>
          <w:tcPr>
            <w:tcW w:w="1080" w:type="dxa"/>
            <w:tcBorders>
              <w:top w:val="nil"/>
              <w:left w:val="nil"/>
              <w:bottom w:val="nil"/>
              <w:right w:val="nil"/>
            </w:tcBorders>
          </w:tcPr>
          <w:p ns2:paraId="118B317E" ns2: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1</w:t>
            </w:r>
            <w:r>
              <w:rPr>
                <w:sz w:val="18"/>
                <w:szCs w:val="18"/>
              </w:rPr>
              <w:t xml:space="preserve"> </w:t>
            </w:r>
          </w:p>
        </w:tc>
        <w:tc>
          <w:tcPr>
            <w:tcW w:w="1080" w:type="dxa"/>
            <w:tcBorders>
              <w:top w:val="nil"/>
              <w:left w:val="nil"/>
              <w:bottom w:val="nil"/>
            </w:tcBorders>
          </w:tcPr>
          <w:p ns2:paraId="23F6756F" ns2: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(0.8)</w:t>
            </w:r>
            <w:r>
              <w:rPr>
                <w:sz w:val="18"/>
                <w:szCs w:val="18"/>
              </w:rPr>
              <w:t xml:space="preserve"> </w:t>
            </w:r>
          </w:p>
        </w:tc>
      </w:tr>
      <w:tr w:rsidR="00890EA1" ns2:paraId="4524E8F8"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4CFAD522" ns2:textId="77777777" w:rsidR="00890EA1" w:rsidRDefault="00890EA1" w:rsidP="00C90784">
            <w:pPr>
              <w:spacing w:before="15" w:after="15"/>
              <w:ind w:left="160" w:right="1" w:hanging="160"/>
              <w:rPr>
                <w:sz w:val="18"/>
                <w:szCs w:val="18"/>
              </w:rPr>
            </w:pPr>
            <w:r>
              <w:rPr>
                <w:sz w:val="18"/>
                <w:szCs w:val="18"/>
              </w:rPr>
              <w:t xml:space="preserve">   Intestinal obstruction </w:t>
            </w:r>
          </w:p>
        </w:tc>
        <w:tc>
          <w:tcPr>
            <w:tcW w:w="1080" w:type="dxa"/>
            <w:tcBorders>
              <w:top w:val="nil"/>
              <w:left w:val="nil"/>
              <w:bottom w:val="nil"/>
              <w:right w:val="nil"/>
            </w:tcBorders>
          </w:tcPr>
          <w:p ns2:paraId="4DCF5AC2" ns2:textId="77777777" w:rsidR="00890EA1" w:rsidRDefault="00890EA1" w:rsidP="00C90784">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right w:val="single" w:sz="2" w:space="0" w:color="auto"/>
            </w:tcBorders>
          </w:tcPr>
          <w:p ns2:paraId="26D9A36A" ns2:textId="77777777" w:rsidR="00890EA1" w:rsidRDefault="00890EA1" w:rsidP="00C90784">
            <w:pPr>
              <w:tabs>
                <w:tab w:val="decimal" w:pos="364"/>
                <w:tab w:val="left" w:pos="444"/>
              </w:tabs>
              <w:spacing w:before="15" w:after="15"/>
              <w:rPr>
                <w:sz w:val="18"/>
                <w:szCs w:val="18"/>
              </w:rPr>
            </w:pPr>
            <w:r>
              <w:rPr>
                <w:sz w:val="18"/>
                <w:szCs w:val="18"/>
              </w:rPr>
              <w:tab/>
              <w:t xml:space="preserve">(0.0) </w:t>
            </w:r>
          </w:p>
        </w:tc>
        <w:tc>
          <w:tcPr>
            <w:tcW w:w="1080" w:type="dxa"/>
            <w:tcBorders>
              <w:top w:val="nil"/>
              <w:left w:val="nil"/>
              <w:bottom w:val="nil"/>
              <w:right w:val="nil"/>
            </w:tcBorders>
          </w:tcPr>
          <w:p ns2:paraId="065ED24F" ns2:textId="77777777" w:rsidR="00890EA1" w:rsidRDefault="00890EA1"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tcBorders>
          </w:tcPr>
          <w:p ns2:paraId="7EB6C808" ns2:textId="77777777" w:rsidR="00890EA1" w:rsidRDefault="00890EA1" w:rsidP="00C90784">
            <w:pPr>
              <w:tabs>
                <w:tab w:val="decimal" w:pos="364"/>
                <w:tab w:val="left" w:pos="444"/>
              </w:tabs>
              <w:spacing w:before="15" w:after="15"/>
              <w:rPr>
                <w:sz w:val="18"/>
                <w:szCs w:val="18"/>
              </w:rPr>
            </w:pPr>
            <w:r>
              <w:rPr>
                <w:sz w:val="18"/>
                <w:szCs w:val="18"/>
              </w:rPr>
              <w:tab/>
              <w:t xml:space="preserve">(0.8) </w:t>
            </w:r>
          </w:p>
        </w:tc>
      </w:tr>
      <w:tr w:rsidR="00890EA1" ns2:paraId="75FE0A8D"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340A5AEB" ns2:textId="77777777" w:rsidR="00890EA1" w:rsidRDefault="00890EA1" w:rsidP="00C90784">
            <w:pPr>
              <w:spacing w:before="15" w:after="15"/>
              <w:ind w:left="160" w:right="1" w:hanging="160"/>
              <w:rPr>
                <w:sz w:val="18"/>
                <w:szCs w:val="18"/>
              </w:rPr>
            </w:pPr>
            <w:r>
              <w:rPr>
                <w:sz w:val="18"/>
                <w:szCs w:val="18"/>
              </w:rPr>
              <w:t xml:space="preserve">   Stomatitis </w:t>
            </w:r>
          </w:p>
        </w:tc>
        <w:tc>
          <w:tcPr>
            <w:tcW w:w="1080" w:type="dxa"/>
            <w:tcBorders>
              <w:top w:val="nil"/>
              <w:left w:val="nil"/>
              <w:bottom w:val="nil"/>
              <w:right w:val="nil"/>
            </w:tcBorders>
          </w:tcPr>
          <w:p ns2:paraId="0C4EC7A2" ns2:textId="77777777" w:rsidR="00890EA1" w:rsidRDefault="00890EA1" w:rsidP="00C90784">
            <w:pPr>
              <w:tabs>
                <w:tab w:val="decimal" w:pos="533"/>
                <w:tab w:val="left" w:pos="613"/>
              </w:tabs>
              <w:spacing w:before="15" w:after="15"/>
              <w:rPr>
                <w:sz w:val="18"/>
                <w:szCs w:val="18"/>
              </w:rPr>
            </w:pPr>
            <w:r>
              <w:rPr>
                <w:sz w:val="18"/>
                <w:szCs w:val="18"/>
              </w:rPr>
              <w:tab/>
              <w:t xml:space="preserve">5 </w:t>
            </w:r>
          </w:p>
        </w:tc>
        <w:tc>
          <w:tcPr>
            <w:tcW w:w="1080" w:type="dxa"/>
            <w:tcBorders>
              <w:top w:val="nil"/>
              <w:left w:val="nil"/>
              <w:bottom w:val="nil"/>
              <w:right w:val="single" w:sz="2" w:space="0" w:color="auto"/>
            </w:tcBorders>
          </w:tcPr>
          <w:p ns2:paraId="454D58A9" ns2:textId="77777777" w:rsidR="00890EA1" w:rsidRDefault="00890EA1" w:rsidP="00C90784">
            <w:pPr>
              <w:tabs>
                <w:tab w:val="decimal" w:pos="364"/>
                <w:tab w:val="left" w:pos="444"/>
              </w:tabs>
              <w:spacing w:before="15" w:after="15"/>
              <w:rPr>
                <w:sz w:val="18"/>
                <w:szCs w:val="18"/>
              </w:rPr>
            </w:pPr>
            <w:r>
              <w:rPr>
                <w:sz w:val="18"/>
                <w:szCs w:val="18"/>
              </w:rPr>
              <w:tab/>
              <w:t xml:space="preserve">(3.8) </w:t>
            </w:r>
          </w:p>
        </w:tc>
        <w:tc>
          <w:tcPr>
            <w:tcW w:w="1080" w:type="dxa"/>
            <w:tcBorders>
              <w:top w:val="nil"/>
              <w:left w:val="nil"/>
              <w:bottom w:val="nil"/>
              <w:right w:val="nil"/>
            </w:tcBorders>
          </w:tcPr>
          <w:p ns2:paraId="434F17D2" ns2:textId="77777777" w:rsidR="00890EA1" w:rsidRDefault="00890EA1" w:rsidP="00C90784">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tcBorders>
          </w:tcPr>
          <w:p ns2:paraId="4C51B79E" ns2:textId="77777777" w:rsidR="00890EA1" w:rsidRDefault="00890EA1" w:rsidP="00C90784">
            <w:pPr>
              <w:tabs>
                <w:tab w:val="decimal" w:pos="364"/>
                <w:tab w:val="left" w:pos="444"/>
              </w:tabs>
              <w:spacing w:before="15" w:after="15"/>
              <w:rPr>
                <w:sz w:val="18"/>
                <w:szCs w:val="18"/>
              </w:rPr>
            </w:pPr>
            <w:r>
              <w:rPr>
                <w:sz w:val="18"/>
                <w:szCs w:val="18"/>
              </w:rPr>
              <w:tab/>
              <w:t xml:space="preserve">(0.0) </w:t>
            </w:r>
          </w:p>
        </w:tc>
      </w:tr>
      <w:tr w:rsidR="00890EA1" ns2:paraId="3DC3F8B7"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2DE7C17A" ns2:textId="77777777" w:rsidR="00890EA1" w:rsidRDefault="00890EA1" w:rsidP="00C90784">
            <w:pPr>
              <w:spacing w:after="60"/>
              <w:ind w:left="160" w:right="1" w:hanging="160"/>
              <w:rPr>
                <w:sz w:val="18"/>
                <w:szCs w:val="18"/>
              </w:rPr>
            </w:pPr>
            <w:r>
              <w:rPr>
                <w:sz w:val="18"/>
                <w:szCs w:val="18"/>
              </w:rPr>
              <w:t xml:space="preserve"> </w:t>
            </w:r>
            <w:r>
              <w:rPr>
                <w:b/>
                <w:bCs/>
                <w:sz w:val="18"/>
                <w:szCs w:val="18"/>
              </w:rPr>
              <w:t>General disorders and administration site conditions</w:t>
            </w:r>
            <w:r>
              <w:rPr>
                <w:sz w:val="18"/>
                <w:szCs w:val="18"/>
              </w:rPr>
              <w:t xml:space="preserve"> </w:t>
            </w:r>
          </w:p>
        </w:tc>
        <w:tc>
          <w:tcPr>
            <w:tcW w:w="1080" w:type="dxa"/>
            <w:tcBorders>
              <w:top w:val="nil"/>
              <w:left w:val="nil"/>
              <w:bottom w:val="nil"/>
              <w:right w:val="nil"/>
            </w:tcBorders>
          </w:tcPr>
          <w:p ns2:paraId="2EF641B5" ns2: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2</w:t>
            </w:r>
            <w:r>
              <w:rPr>
                <w:sz w:val="18"/>
                <w:szCs w:val="18"/>
              </w:rPr>
              <w:t xml:space="preserve"> </w:t>
            </w:r>
          </w:p>
        </w:tc>
        <w:tc>
          <w:tcPr>
            <w:tcW w:w="1080" w:type="dxa"/>
            <w:tcBorders>
              <w:top w:val="nil"/>
              <w:left w:val="nil"/>
              <w:bottom w:val="nil"/>
              <w:right w:val="single" w:sz="2" w:space="0" w:color="auto"/>
            </w:tcBorders>
          </w:tcPr>
          <w:p ns2:paraId="3843952C" ns2: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(1.5)</w:t>
            </w:r>
            <w:r>
              <w:rPr>
                <w:sz w:val="18"/>
                <w:szCs w:val="18"/>
              </w:rPr>
              <w:t xml:space="preserve"> </w:t>
            </w:r>
          </w:p>
        </w:tc>
        <w:tc>
          <w:tcPr>
            <w:tcW w:w="1080" w:type="dxa"/>
            <w:tcBorders>
              <w:top w:val="nil"/>
              <w:left w:val="nil"/>
              <w:bottom w:val="nil"/>
              <w:right w:val="nil"/>
            </w:tcBorders>
          </w:tcPr>
          <w:p ns2:paraId="13BE795A" ns2: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0</w:t>
            </w:r>
            <w:r>
              <w:rPr>
                <w:sz w:val="18"/>
                <w:szCs w:val="18"/>
              </w:rPr>
              <w:t xml:space="preserve"> </w:t>
            </w:r>
          </w:p>
        </w:tc>
        <w:tc>
          <w:tcPr>
            <w:tcW w:w="1080" w:type="dxa"/>
            <w:tcBorders>
              <w:top w:val="nil"/>
              <w:left w:val="nil"/>
              <w:bottom w:val="nil"/>
            </w:tcBorders>
          </w:tcPr>
          <w:p ns2:paraId="0D42264C" ns2: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(0.0)</w:t>
            </w:r>
            <w:r>
              <w:rPr>
                <w:sz w:val="18"/>
                <w:szCs w:val="18"/>
              </w:rPr>
              <w:t xml:space="preserve"> </w:t>
            </w:r>
          </w:p>
        </w:tc>
      </w:tr>
      <w:tr w:rsidR="00890EA1" ns2:paraId="61C0EFDC"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22296CC8" ns2:textId="77777777" w:rsidR="00890EA1" w:rsidRDefault="00890EA1" w:rsidP="00C90784">
            <w:pPr>
              <w:spacing w:before="15" w:after="15"/>
              <w:ind w:left="160" w:right="1" w:hanging="160"/>
              <w:rPr>
                <w:sz w:val="18"/>
                <w:szCs w:val="18"/>
              </w:rPr>
            </w:pPr>
            <w:r>
              <w:rPr>
                <w:sz w:val="18"/>
                <w:szCs w:val="18"/>
              </w:rPr>
              <w:t xml:space="preserve">   Multiple organ dysfunction syndrome </w:t>
            </w:r>
          </w:p>
        </w:tc>
        <w:tc>
          <w:tcPr>
            <w:tcW w:w="1080" w:type="dxa"/>
            <w:tcBorders>
              <w:top w:val="nil"/>
              <w:left w:val="nil"/>
              <w:bottom w:val="nil"/>
              <w:right w:val="nil"/>
            </w:tcBorders>
          </w:tcPr>
          <w:p ns2:paraId="2A3F0881" ns2:textId="77777777" w:rsidR="00890EA1" w:rsidRDefault="00890EA1"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right w:val="single" w:sz="2" w:space="0" w:color="auto"/>
            </w:tcBorders>
          </w:tcPr>
          <w:p ns2:paraId="4F35FA27" ns2:textId="77777777" w:rsidR="00890EA1" w:rsidRDefault="00890EA1" w:rsidP="00C90784">
            <w:pPr>
              <w:tabs>
                <w:tab w:val="decimal" w:pos="364"/>
                <w:tab w:val="left" w:pos="444"/>
              </w:tabs>
              <w:spacing w:before="15" w:after="15"/>
              <w:rPr>
                <w:sz w:val="18"/>
                <w:szCs w:val="18"/>
              </w:rPr>
            </w:pPr>
            <w:r>
              <w:rPr>
                <w:sz w:val="18"/>
                <w:szCs w:val="18"/>
              </w:rPr>
              <w:tab/>
              <w:t xml:space="preserve">(0.8) </w:t>
            </w:r>
          </w:p>
        </w:tc>
        <w:tc>
          <w:tcPr>
            <w:tcW w:w="1080" w:type="dxa"/>
            <w:tcBorders>
              <w:top w:val="nil"/>
              <w:left w:val="nil"/>
              <w:bottom w:val="nil"/>
              <w:right w:val="nil"/>
            </w:tcBorders>
          </w:tcPr>
          <w:p ns2:paraId="64CA9A55" ns2:textId="77777777" w:rsidR="00890EA1" w:rsidRDefault="00890EA1" w:rsidP="00C90784">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tcBorders>
          </w:tcPr>
          <w:p ns2:paraId="4B8FABDC" ns2:textId="77777777" w:rsidR="00890EA1" w:rsidRDefault="00890EA1" w:rsidP="00C90784">
            <w:pPr>
              <w:tabs>
                <w:tab w:val="decimal" w:pos="364"/>
                <w:tab w:val="left" w:pos="444"/>
              </w:tabs>
              <w:spacing w:before="15" w:after="15"/>
              <w:rPr>
                <w:sz w:val="18"/>
                <w:szCs w:val="18"/>
              </w:rPr>
            </w:pPr>
            <w:r>
              <w:rPr>
                <w:sz w:val="18"/>
                <w:szCs w:val="18"/>
              </w:rPr>
              <w:tab/>
              <w:t xml:space="preserve">(0.0) </w:t>
            </w:r>
          </w:p>
        </w:tc>
      </w:tr>
      <w:tr w:rsidR="00890EA1" ns2:paraId="2F9EF970"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41BEBC10" ns2:textId="77777777" w:rsidR="00890EA1" w:rsidRDefault="00890EA1" w:rsidP="00C90784">
            <w:pPr>
              <w:spacing w:before="15" w:after="15"/>
              <w:ind w:left="160" w:right="1" w:hanging="160"/>
              <w:rPr>
                <w:sz w:val="18"/>
                <w:szCs w:val="18"/>
              </w:rPr>
            </w:pPr>
            <w:r>
              <w:rPr>
                <w:sz w:val="18"/>
                <w:szCs w:val="18"/>
              </w:rPr>
              <w:t xml:space="preserve">   Oedema </w:t>
            </w:r>
          </w:p>
        </w:tc>
        <w:tc>
          <w:tcPr>
            <w:tcW w:w="1080" w:type="dxa"/>
            <w:tcBorders>
              <w:top w:val="nil"/>
              <w:left w:val="nil"/>
              <w:bottom w:val="nil"/>
              <w:right w:val="nil"/>
            </w:tcBorders>
          </w:tcPr>
          <w:p ns2:paraId="4D41964A" ns2:textId="77777777" w:rsidR="00890EA1" w:rsidRDefault="00890EA1"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right w:val="single" w:sz="2" w:space="0" w:color="auto"/>
            </w:tcBorders>
          </w:tcPr>
          <w:p ns2:paraId="682F84F9" ns2:textId="77777777" w:rsidR="00890EA1" w:rsidRDefault="00890EA1" w:rsidP="00C90784">
            <w:pPr>
              <w:tabs>
                <w:tab w:val="decimal" w:pos="364"/>
                <w:tab w:val="left" w:pos="444"/>
              </w:tabs>
              <w:spacing w:before="15" w:after="15"/>
              <w:rPr>
                <w:sz w:val="18"/>
                <w:szCs w:val="18"/>
              </w:rPr>
            </w:pPr>
            <w:r>
              <w:rPr>
                <w:sz w:val="18"/>
                <w:szCs w:val="18"/>
              </w:rPr>
              <w:tab/>
              <w:t xml:space="preserve">(0.8) </w:t>
            </w:r>
          </w:p>
        </w:tc>
        <w:tc>
          <w:tcPr>
            <w:tcW w:w="1080" w:type="dxa"/>
            <w:tcBorders>
              <w:top w:val="nil"/>
              <w:left w:val="nil"/>
              <w:bottom w:val="nil"/>
              <w:right w:val="nil"/>
            </w:tcBorders>
          </w:tcPr>
          <w:p ns2:paraId="020D3A79" ns2:textId="77777777" w:rsidR="00890EA1" w:rsidRDefault="00890EA1" w:rsidP="00C90784">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tcBorders>
          </w:tcPr>
          <w:p ns2:paraId="5088EAA7" ns2:textId="77777777" w:rsidR="00890EA1" w:rsidRDefault="00890EA1" w:rsidP="00C90784">
            <w:pPr>
              <w:tabs>
                <w:tab w:val="decimal" w:pos="364"/>
                <w:tab w:val="left" w:pos="444"/>
              </w:tabs>
              <w:spacing w:before="15" w:after="15"/>
              <w:rPr>
                <w:sz w:val="18"/>
                <w:szCs w:val="18"/>
              </w:rPr>
            </w:pPr>
            <w:r>
              <w:rPr>
                <w:sz w:val="18"/>
                <w:szCs w:val="18"/>
              </w:rPr>
              <w:tab/>
              <w:t xml:space="preserve">(0.0) </w:t>
            </w:r>
          </w:p>
        </w:tc>
      </w:tr>
      <w:tr w:rsidR="00890EA1" ns2:paraId="096FFBC2"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00D41655" ns2:textId="77777777" w:rsidR="00890EA1" w:rsidRDefault="00890EA1" w:rsidP="00C90784">
            <w:pPr>
              <w:spacing w:after="60"/>
              <w:ind w:left="160" w:right="1" w:hanging="160"/>
              <w:rPr>
                <w:sz w:val="18"/>
                <w:szCs w:val="18"/>
              </w:rPr>
            </w:pPr>
            <w:r>
              <w:rPr>
                <w:sz w:val="18"/>
                <w:szCs w:val="18"/>
              </w:rPr>
              <w:t xml:space="preserve"> </w:t>
            </w:r>
            <w:r>
              <w:rPr>
                <w:b/>
                <w:bCs/>
                <w:sz w:val="18"/>
                <w:szCs w:val="18"/>
              </w:rPr>
              <w:t>Hepatobiliary disorders</w:t>
            </w:r>
            <w:r>
              <w:rPr>
                <w:sz w:val="18"/>
                <w:szCs w:val="18"/>
              </w:rPr>
              <w:t xml:space="preserve"> </w:t>
            </w:r>
          </w:p>
        </w:tc>
        <w:tc>
          <w:tcPr>
            <w:tcW w:w="1080" w:type="dxa"/>
            <w:tcBorders>
              <w:top w:val="nil"/>
              <w:left w:val="nil"/>
              <w:bottom w:val="nil"/>
              <w:right w:val="nil"/>
            </w:tcBorders>
          </w:tcPr>
          <w:p ns2:paraId="636969C8" ns2: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2</w:t>
            </w:r>
            <w:r>
              <w:rPr>
                <w:sz w:val="18"/>
                <w:szCs w:val="18"/>
              </w:rPr>
              <w:t xml:space="preserve"> </w:t>
            </w:r>
          </w:p>
        </w:tc>
        <w:tc>
          <w:tcPr>
            <w:tcW w:w="1080" w:type="dxa"/>
            <w:tcBorders>
              <w:top w:val="nil"/>
              <w:left w:val="nil"/>
              <w:bottom w:val="nil"/>
              <w:right w:val="single" w:sz="2" w:space="0" w:color="auto"/>
            </w:tcBorders>
          </w:tcPr>
          <w:p ns2:paraId="5E0C129E" ns2: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(1.5)</w:t>
            </w:r>
            <w:r>
              <w:rPr>
                <w:sz w:val="18"/>
                <w:szCs w:val="18"/>
              </w:rPr>
              <w:t xml:space="preserve"> </w:t>
            </w:r>
          </w:p>
        </w:tc>
        <w:tc>
          <w:tcPr>
            <w:tcW w:w="1080" w:type="dxa"/>
            <w:tcBorders>
              <w:top w:val="nil"/>
              <w:left w:val="nil"/>
              <w:bottom w:val="nil"/>
              <w:right w:val="nil"/>
            </w:tcBorders>
          </w:tcPr>
          <w:p ns2:paraId="10333176" ns2: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3</w:t>
            </w:r>
            <w:r>
              <w:rPr>
                <w:sz w:val="18"/>
                <w:szCs w:val="18"/>
              </w:rPr>
              <w:t xml:space="preserve"> </w:t>
            </w:r>
          </w:p>
        </w:tc>
        <w:tc>
          <w:tcPr>
            <w:tcW w:w="1080" w:type="dxa"/>
            <w:tcBorders>
              <w:top w:val="nil"/>
              <w:left w:val="nil"/>
              <w:bottom w:val="nil"/>
            </w:tcBorders>
          </w:tcPr>
          <w:p ns2:paraId="16FD2B3A" ns2: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(2.3)</w:t>
            </w:r>
            <w:r>
              <w:rPr>
                <w:sz w:val="18"/>
                <w:szCs w:val="18"/>
              </w:rPr>
              <w:t xml:space="preserve"> </w:t>
            </w:r>
          </w:p>
        </w:tc>
      </w:tr>
      <w:tr w:rsidR="00890EA1" ns2:paraId="01F310DC"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2819F0FC" ns2:textId="77777777" w:rsidR="00890EA1" w:rsidRDefault="00890EA1" w:rsidP="00C90784">
            <w:pPr>
              <w:spacing w:before="15" w:after="15"/>
              <w:ind w:left="160" w:right="1" w:hanging="160"/>
              <w:rPr>
                <w:sz w:val="18"/>
                <w:szCs w:val="18"/>
              </w:rPr>
            </w:pPr>
            <w:r>
              <w:rPr>
                <w:sz w:val="18"/>
                <w:szCs w:val="18"/>
              </w:rPr>
              <w:t xml:space="preserve">   Hepatic function abnormal </w:t>
            </w:r>
          </w:p>
        </w:tc>
        <w:tc>
          <w:tcPr>
            <w:tcW w:w="1080" w:type="dxa"/>
            <w:tcBorders>
              <w:top w:val="nil"/>
              <w:left w:val="nil"/>
              <w:bottom w:val="nil"/>
              <w:right w:val="nil"/>
            </w:tcBorders>
          </w:tcPr>
          <w:p ns2:paraId="063EAD2C" ns2:textId="77777777" w:rsidR="00890EA1" w:rsidRDefault="00890EA1" w:rsidP="00C90784">
            <w:pPr>
              <w:tabs>
                <w:tab w:val="decimal" w:pos="533"/>
                <w:tab w:val="left" w:pos="613"/>
              </w:tabs>
              <w:spacing w:before="15" w:after="15"/>
              <w:rPr>
                <w:sz w:val="18"/>
                <w:szCs w:val="18"/>
              </w:rPr>
            </w:pPr>
            <w:r>
              <w:rPr>
                <w:sz w:val="18"/>
                <w:szCs w:val="18"/>
              </w:rPr>
              <w:tab/>
              <w:t xml:space="preserve">2 </w:t>
            </w:r>
          </w:p>
        </w:tc>
        <w:tc>
          <w:tcPr>
            <w:tcW w:w="1080" w:type="dxa"/>
            <w:tcBorders>
              <w:top w:val="nil"/>
              <w:left w:val="nil"/>
              <w:bottom w:val="nil"/>
              <w:right w:val="single" w:sz="2" w:space="0" w:color="auto"/>
            </w:tcBorders>
          </w:tcPr>
          <w:p ns2:paraId="2D861840" ns2:textId="77777777" w:rsidR="00890EA1" w:rsidRDefault="00890EA1" w:rsidP="00C90784">
            <w:pPr>
              <w:tabs>
                <w:tab w:val="decimal" w:pos="364"/>
                <w:tab w:val="left" w:pos="444"/>
              </w:tabs>
              <w:spacing w:before="15" w:after="15"/>
              <w:rPr>
                <w:sz w:val="18"/>
                <w:szCs w:val="18"/>
              </w:rPr>
            </w:pPr>
            <w:r>
              <w:rPr>
                <w:sz w:val="18"/>
                <w:szCs w:val="18"/>
              </w:rPr>
              <w:tab/>
              <w:t xml:space="preserve">(1.5) </w:t>
            </w:r>
          </w:p>
        </w:tc>
        <w:tc>
          <w:tcPr>
            <w:tcW w:w="1080" w:type="dxa"/>
            <w:tcBorders>
              <w:top w:val="nil"/>
              <w:left w:val="nil"/>
              <w:bottom w:val="nil"/>
              <w:right w:val="nil"/>
            </w:tcBorders>
          </w:tcPr>
          <w:p ns2:paraId="0C5D099F" ns2:textId="77777777" w:rsidR="00890EA1" w:rsidRDefault="00890EA1" w:rsidP="00C90784">
            <w:pPr>
              <w:tabs>
                <w:tab w:val="decimal" w:pos="533"/>
                <w:tab w:val="left" w:pos="613"/>
              </w:tabs>
              <w:spacing w:before="15" w:after="15"/>
              <w:rPr>
                <w:sz w:val="18"/>
                <w:szCs w:val="18"/>
              </w:rPr>
            </w:pPr>
            <w:r>
              <w:rPr>
                <w:sz w:val="18"/>
                <w:szCs w:val="18"/>
              </w:rPr>
              <w:tab/>
              <w:t xml:space="preserve">3 </w:t>
            </w:r>
          </w:p>
        </w:tc>
        <w:tc>
          <w:tcPr>
            <w:tcW w:w="1080" w:type="dxa"/>
            <w:tcBorders>
              <w:top w:val="nil"/>
              <w:left w:val="nil"/>
              <w:bottom w:val="nil"/>
            </w:tcBorders>
          </w:tcPr>
          <w:p ns2:paraId="6846DF58" ns2:textId="77777777" w:rsidR="00890EA1" w:rsidRDefault="00890EA1" w:rsidP="00C90784">
            <w:pPr>
              <w:tabs>
                <w:tab w:val="decimal" w:pos="364"/>
                <w:tab w:val="left" w:pos="444"/>
              </w:tabs>
              <w:spacing w:before="15" w:after="15"/>
              <w:rPr>
                <w:sz w:val="18"/>
                <w:szCs w:val="18"/>
              </w:rPr>
            </w:pPr>
            <w:r>
              <w:rPr>
                <w:sz w:val="18"/>
                <w:szCs w:val="18"/>
              </w:rPr>
              <w:tab/>
              <w:t xml:space="preserve">(2.3) </w:t>
            </w:r>
          </w:p>
        </w:tc>
      </w:tr>
      <w:tr w:rsidR="00890EA1" ns2:paraId="5D672F0D"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64DA6BE3" ns2:textId="77777777" w:rsidR="00890EA1" w:rsidRDefault="00890EA1" w:rsidP="00C90784">
            <w:pPr>
              <w:spacing w:after="60"/>
              <w:ind w:left="160" w:right="1" w:hanging="160"/>
              <w:rPr>
                <w:sz w:val="18"/>
                <w:szCs w:val="18"/>
              </w:rPr>
            </w:pPr>
            <w:r>
              <w:rPr>
                <w:sz w:val="18"/>
                <w:szCs w:val="18"/>
              </w:rPr>
              <w:t xml:space="preserve"> </w:t>
            </w:r>
            <w:r>
              <w:rPr>
                <w:b/>
                <w:bCs/>
                <w:sz w:val="18"/>
                <w:szCs w:val="18"/>
              </w:rPr>
              <w:t>Immune system disorders</w:t>
            </w:r>
            <w:r>
              <w:rPr>
                <w:sz w:val="18"/>
                <w:szCs w:val="18"/>
              </w:rPr>
              <w:t xml:space="preserve"> </w:t>
            </w:r>
          </w:p>
        </w:tc>
        <w:tc>
          <w:tcPr>
            <w:tcW w:w="1080" w:type="dxa"/>
            <w:tcBorders>
              <w:top w:val="nil"/>
              <w:left w:val="nil"/>
              <w:bottom w:val="nil"/>
              <w:right w:val="nil"/>
            </w:tcBorders>
          </w:tcPr>
          <w:p ns2:paraId="2A69C480" ns2: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1</w:t>
            </w:r>
            <w:r>
              <w:rPr>
                <w:sz w:val="18"/>
                <w:szCs w:val="18"/>
              </w:rPr>
              <w:t xml:space="preserve"> </w:t>
            </w:r>
          </w:p>
        </w:tc>
        <w:tc>
          <w:tcPr>
            <w:tcW w:w="1080" w:type="dxa"/>
            <w:tcBorders>
              <w:top w:val="nil"/>
              <w:left w:val="nil"/>
              <w:bottom w:val="nil"/>
              <w:right w:val="single" w:sz="2" w:space="0" w:color="auto"/>
            </w:tcBorders>
          </w:tcPr>
          <w:p ns2:paraId="36A43599" ns2: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(0.8)</w:t>
            </w:r>
            <w:r>
              <w:rPr>
                <w:sz w:val="18"/>
                <w:szCs w:val="18"/>
              </w:rPr>
              <w:t xml:space="preserve"> </w:t>
            </w:r>
          </w:p>
        </w:tc>
        <w:tc>
          <w:tcPr>
            <w:tcW w:w="1080" w:type="dxa"/>
            <w:tcBorders>
              <w:top w:val="nil"/>
              <w:left w:val="nil"/>
              <w:bottom w:val="nil"/>
              <w:right w:val="nil"/>
            </w:tcBorders>
          </w:tcPr>
          <w:p ns2:paraId="54A8F2EA" ns2: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0</w:t>
            </w:r>
            <w:r>
              <w:rPr>
                <w:sz w:val="18"/>
                <w:szCs w:val="18"/>
              </w:rPr>
              <w:t xml:space="preserve"> </w:t>
            </w:r>
          </w:p>
        </w:tc>
        <w:tc>
          <w:tcPr>
            <w:tcW w:w="1080" w:type="dxa"/>
            <w:tcBorders>
              <w:top w:val="nil"/>
              <w:left w:val="nil"/>
              <w:bottom w:val="nil"/>
            </w:tcBorders>
          </w:tcPr>
          <w:p ns2:paraId="707BEE05" ns2: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(0.0)</w:t>
            </w:r>
            <w:r>
              <w:rPr>
                <w:sz w:val="18"/>
                <w:szCs w:val="18"/>
              </w:rPr>
              <w:t xml:space="preserve"> </w:t>
            </w:r>
          </w:p>
        </w:tc>
      </w:tr>
      <w:tr w:rsidR="00890EA1" ns2:paraId="0DA71630"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5A84DBAA" ns2:textId="77777777" w:rsidR="00890EA1" w:rsidRDefault="00890EA1" w:rsidP="00C90784">
            <w:pPr>
              <w:spacing w:before="15" w:after="15"/>
              <w:ind w:left="160" w:right="1" w:hanging="160"/>
              <w:rPr>
                <w:sz w:val="18"/>
                <w:szCs w:val="18"/>
              </w:rPr>
            </w:pPr>
            <w:r>
              <w:rPr>
                <w:sz w:val="18"/>
                <w:szCs w:val="18"/>
              </w:rPr>
              <w:t xml:space="preserve">   Anaphylactic shock </w:t>
            </w:r>
          </w:p>
        </w:tc>
        <w:tc>
          <w:tcPr>
            <w:tcW w:w="1080" w:type="dxa"/>
            <w:tcBorders>
              <w:top w:val="nil"/>
              <w:left w:val="nil"/>
              <w:bottom w:val="nil"/>
              <w:right w:val="nil"/>
            </w:tcBorders>
          </w:tcPr>
          <w:p ns2:paraId="35EBEFB6" ns2:textId="77777777" w:rsidR="00890EA1" w:rsidRDefault="00890EA1"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right w:val="single" w:sz="2" w:space="0" w:color="auto"/>
            </w:tcBorders>
          </w:tcPr>
          <w:p ns2:paraId="3757E29F" ns2:textId="77777777" w:rsidR="00890EA1" w:rsidRDefault="00890EA1" w:rsidP="00C90784">
            <w:pPr>
              <w:tabs>
                <w:tab w:val="decimal" w:pos="364"/>
                <w:tab w:val="left" w:pos="444"/>
              </w:tabs>
              <w:spacing w:before="15" w:after="15"/>
              <w:rPr>
                <w:sz w:val="18"/>
                <w:szCs w:val="18"/>
              </w:rPr>
            </w:pPr>
            <w:r>
              <w:rPr>
                <w:sz w:val="18"/>
                <w:szCs w:val="18"/>
              </w:rPr>
              <w:tab/>
              <w:t xml:space="preserve">(0.8) </w:t>
            </w:r>
          </w:p>
        </w:tc>
        <w:tc>
          <w:tcPr>
            <w:tcW w:w="1080" w:type="dxa"/>
            <w:tcBorders>
              <w:top w:val="nil"/>
              <w:left w:val="nil"/>
              <w:bottom w:val="nil"/>
              <w:right w:val="nil"/>
            </w:tcBorders>
          </w:tcPr>
          <w:p ns2:paraId="419DCEDE" ns2:textId="77777777" w:rsidR="00890EA1" w:rsidRDefault="00890EA1" w:rsidP="00C90784">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tcBorders>
          </w:tcPr>
          <w:p ns2:paraId="5E160412" ns2:textId="77777777" w:rsidR="00890EA1" w:rsidRDefault="00890EA1" w:rsidP="00C90784">
            <w:pPr>
              <w:tabs>
                <w:tab w:val="decimal" w:pos="364"/>
                <w:tab w:val="left" w:pos="444"/>
              </w:tabs>
              <w:spacing w:before="15" w:after="15"/>
              <w:rPr>
                <w:sz w:val="18"/>
                <w:szCs w:val="18"/>
              </w:rPr>
            </w:pPr>
            <w:r>
              <w:rPr>
                <w:sz w:val="18"/>
                <w:szCs w:val="18"/>
              </w:rPr>
              <w:tab/>
              <w:t xml:space="preserve">(0.0) </w:t>
            </w:r>
          </w:p>
        </w:tc>
      </w:tr>
      <w:tr w:rsidR="00890EA1" ns2:paraId="186C4EAB"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5E0AD546" ns2:textId="77777777" w:rsidR="00890EA1" w:rsidRDefault="00890EA1" w:rsidP="00C90784">
            <w:pPr>
              <w:spacing w:after="60"/>
              <w:ind w:left="160" w:right="1" w:hanging="160"/>
              <w:rPr>
                <w:sz w:val="18"/>
                <w:szCs w:val="18"/>
              </w:rPr>
            </w:pPr>
            <w:r>
              <w:rPr>
                <w:sz w:val="18"/>
                <w:szCs w:val="18"/>
              </w:rPr>
              <w:t xml:space="preserve"> </w:t>
            </w:r>
            <w:r>
              <w:rPr>
                <w:b/>
                <w:bCs/>
                <w:sz w:val="18"/>
                <w:szCs w:val="18"/>
              </w:rPr>
              <w:t>Infections and infestations</w:t>
            </w:r>
            <w:r>
              <w:rPr>
                <w:sz w:val="18"/>
                <w:szCs w:val="18"/>
              </w:rPr>
              <w:t xml:space="preserve"> </w:t>
            </w:r>
          </w:p>
        </w:tc>
        <w:tc>
          <w:tcPr>
            <w:tcW w:w="1080" w:type="dxa"/>
            <w:tcBorders>
              <w:top w:val="nil"/>
              <w:left w:val="nil"/>
              <w:bottom w:val="nil"/>
              <w:right w:val="nil"/>
            </w:tcBorders>
          </w:tcPr>
          <w:p ns2:paraId="60A4D437" ns2: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1</w:t>
            </w:r>
            <w:r>
              <w:rPr>
                <w:sz w:val="18"/>
                <w:szCs w:val="18"/>
              </w:rPr>
              <w:t xml:space="preserve"> </w:t>
            </w:r>
          </w:p>
        </w:tc>
        <w:tc>
          <w:tcPr>
            <w:tcW w:w="1080" w:type="dxa"/>
            <w:tcBorders>
              <w:top w:val="nil"/>
              <w:left w:val="nil"/>
              <w:bottom w:val="nil"/>
              <w:right w:val="single" w:sz="2" w:space="0" w:color="auto"/>
            </w:tcBorders>
          </w:tcPr>
          <w:p ns2:paraId="2E6E3080" ns2: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(0.8)</w:t>
            </w:r>
            <w:r>
              <w:rPr>
                <w:sz w:val="18"/>
                <w:szCs w:val="18"/>
              </w:rPr>
              <w:t xml:space="preserve"> </w:t>
            </w:r>
          </w:p>
        </w:tc>
        <w:tc>
          <w:tcPr>
            <w:tcW w:w="1080" w:type="dxa"/>
            <w:tcBorders>
              <w:top w:val="nil"/>
              <w:left w:val="nil"/>
              <w:bottom w:val="nil"/>
              <w:right w:val="nil"/>
            </w:tcBorders>
          </w:tcPr>
          <w:p ns2:paraId="54477544" ns2: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2</w:t>
            </w:r>
            <w:r>
              <w:rPr>
                <w:sz w:val="18"/>
                <w:szCs w:val="18"/>
              </w:rPr>
              <w:t xml:space="preserve"> </w:t>
            </w:r>
          </w:p>
        </w:tc>
        <w:tc>
          <w:tcPr>
            <w:tcW w:w="1080" w:type="dxa"/>
            <w:tcBorders>
              <w:top w:val="nil"/>
              <w:left w:val="nil"/>
              <w:bottom w:val="nil"/>
            </w:tcBorders>
          </w:tcPr>
          <w:p ns2:paraId="546A9894" ns2: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(1.5)</w:t>
            </w:r>
            <w:r>
              <w:rPr>
                <w:sz w:val="18"/>
                <w:szCs w:val="18"/>
              </w:rPr>
              <w:t xml:space="preserve"> </w:t>
            </w:r>
          </w:p>
        </w:tc>
      </w:tr>
      <w:tr w:rsidR="00890EA1" ns2:paraId="232B7752"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0E12B4FD" ns2:textId="77777777" w:rsidR="00890EA1" w:rsidRDefault="00890EA1" w:rsidP="00C90784">
            <w:pPr>
              <w:spacing w:before="15" w:after="15"/>
              <w:ind w:left="160" w:right="1" w:hanging="160"/>
              <w:rPr>
                <w:sz w:val="18"/>
                <w:szCs w:val="18"/>
              </w:rPr>
            </w:pPr>
            <w:r>
              <w:rPr>
                <w:sz w:val="18"/>
                <w:szCs w:val="18"/>
              </w:rPr>
              <w:t xml:space="preserve">   Device related bacteraemia </w:t>
            </w:r>
          </w:p>
        </w:tc>
        <w:tc>
          <w:tcPr>
            <w:tcW w:w="1080" w:type="dxa"/>
            <w:tcBorders>
              <w:top w:val="nil"/>
              <w:left w:val="nil"/>
              <w:bottom w:val="nil"/>
              <w:right w:val="nil"/>
            </w:tcBorders>
          </w:tcPr>
          <w:p ns2:paraId="7EB61098" ns2:textId="77777777" w:rsidR="00890EA1" w:rsidRDefault="00890EA1" w:rsidP="00C90784">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right w:val="single" w:sz="2" w:space="0" w:color="auto"/>
            </w:tcBorders>
          </w:tcPr>
          <w:p ns2:paraId="29A78A63" ns2:textId="77777777" w:rsidR="00890EA1" w:rsidRDefault="00890EA1" w:rsidP="00C90784">
            <w:pPr>
              <w:tabs>
                <w:tab w:val="decimal" w:pos="364"/>
                <w:tab w:val="left" w:pos="444"/>
              </w:tabs>
              <w:spacing w:before="15" w:after="15"/>
              <w:rPr>
                <w:sz w:val="18"/>
                <w:szCs w:val="18"/>
              </w:rPr>
            </w:pPr>
            <w:r>
              <w:rPr>
                <w:sz w:val="18"/>
                <w:szCs w:val="18"/>
              </w:rPr>
              <w:tab/>
              <w:t xml:space="preserve">(0.0) </w:t>
            </w:r>
          </w:p>
        </w:tc>
        <w:tc>
          <w:tcPr>
            <w:tcW w:w="1080" w:type="dxa"/>
            <w:tcBorders>
              <w:top w:val="nil"/>
              <w:left w:val="nil"/>
              <w:bottom w:val="nil"/>
              <w:right w:val="nil"/>
            </w:tcBorders>
          </w:tcPr>
          <w:p ns2:paraId="1B74B27D" ns2:textId="77777777" w:rsidR="00890EA1" w:rsidRDefault="00890EA1"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tcBorders>
          </w:tcPr>
          <w:p ns2:paraId="66F01390" ns2:textId="77777777" w:rsidR="00890EA1" w:rsidRDefault="00890EA1" w:rsidP="00C90784">
            <w:pPr>
              <w:tabs>
                <w:tab w:val="decimal" w:pos="364"/>
                <w:tab w:val="left" w:pos="444"/>
              </w:tabs>
              <w:spacing w:before="15" w:after="15"/>
              <w:rPr>
                <w:sz w:val="18"/>
                <w:szCs w:val="18"/>
              </w:rPr>
            </w:pPr>
            <w:r>
              <w:rPr>
                <w:sz w:val="18"/>
                <w:szCs w:val="18"/>
              </w:rPr>
              <w:tab/>
              <w:t xml:space="preserve">(0.8) </w:t>
            </w:r>
          </w:p>
        </w:tc>
      </w:tr>
      <w:tr w:rsidR="00890EA1" ns2:paraId="5E774FA3"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558D4FDE" ns2:textId="77777777" w:rsidR="00890EA1" w:rsidRDefault="00890EA1" w:rsidP="00C90784">
            <w:pPr>
              <w:spacing w:before="15" w:after="15"/>
              <w:ind w:left="160" w:right="1" w:hanging="160"/>
              <w:rPr>
                <w:sz w:val="18"/>
                <w:szCs w:val="18"/>
              </w:rPr>
            </w:pPr>
            <w:r>
              <w:rPr>
                <w:sz w:val="18"/>
                <w:szCs w:val="18"/>
              </w:rPr>
              <w:t xml:space="preserve">   Skin infection </w:t>
            </w:r>
          </w:p>
        </w:tc>
        <w:tc>
          <w:tcPr>
            <w:tcW w:w="1080" w:type="dxa"/>
            <w:tcBorders>
              <w:top w:val="nil"/>
              <w:left w:val="nil"/>
              <w:bottom w:val="nil"/>
              <w:right w:val="nil"/>
            </w:tcBorders>
          </w:tcPr>
          <w:p ns2:paraId="293DD1A4" ns2:textId="77777777" w:rsidR="00890EA1" w:rsidRDefault="00890EA1" w:rsidP="00C90784">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right w:val="single" w:sz="2" w:space="0" w:color="auto"/>
            </w:tcBorders>
          </w:tcPr>
          <w:p ns2:paraId="43A039D3" ns2:textId="77777777" w:rsidR="00890EA1" w:rsidRDefault="00890EA1" w:rsidP="00C90784">
            <w:pPr>
              <w:tabs>
                <w:tab w:val="decimal" w:pos="364"/>
                <w:tab w:val="left" w:pos="444"/>
              </w:tabs>
              <w:spacing w:before="15" w:after="15"/>
              <w:rPr>
                <w:sz w:val="18"/>
                <w:szCs w:val="18"/>
              </w:rPr>
            </w:pPr>
            <w:r>
              <w:rPr>
                <w:sz w:val="18"/>
                <w:szCs w:val="18"/>
              </w:rPr>
              <w:tab/>
              <w:t xml:space="preserve">(0.0) </w:t>
            </w:r>
          </w:p>
        </w:tc>
        <w:tc>
          <w:tcPr>
            <w:tcW w:w="1080" w:type="dxa"/>
            <w:tcBorders>
              <w:top w:val="nil"/>
              <w:left w:val="nil"/>
              <w:bottom w:val="nil"/>
              <w:right w:val="nil"/>
            </w:tcBorders>
          </w:tcPr>
          <w:p ns2:paraId="74D724CC" ns2:textId="77777777" w:rsidR="00890EA1" w:rsidRDefault="00890EA1"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tcBorders>
          </w:tcPr>
          <w:p ns2:paraId="7CAB9B72" ns2:textId="77777777" w:rsidR="00890EA1" w:rsidRDefault="00890EA1" w:rsidP="00C90784">
            <w:pPr>
              <w:tabs>
                <w:tab w:val="decimal" w:pos="364"/>
                <w:tab w:val="left" w:pos="444"/>
              </w:tabs>
              <w:spacing w:before="15" w:after="15"/>
              <w:rPr>
                <w:sz w:val="18"/>
                <w:szCs w:val="18"/>
              </w:rPr>
            </w:pPr>
            <w:r>
              <w:rPr>
                <w:sz w:val="18"/>
                <w:szCs w:val="18"/>
              </w:rPr>
              <w:tab/>
              <w:t xml:space="preserve">(0.8) </w:t>
            </w:r>
          </w:p>
        </w:tc>
      </w:tr>
      <w:tr w:rsidR="00890EA1" ns2:paraId="3F065356"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2236F75C" ns2:textId="77777777" w:rsidR="00890EA1" w:rsidRDefault="00890EA1" w:rsidP="00C90784">
            <w:pPr>
              <w:spacing w:before="15" w:after="15"/>
              <w:ind w:left="160" w:right="1" w:hanging="160"/>
              <w:rPr>
                <w:sz w:val="18"/>
                <w:szCs w:val="18"/>
              </w:rPr>
            </w:pPr>
            <w:r>
              <w:rPr>
                <w:sz w:val="18"/>
                <w:szCs w:val="18"/>
              </w:rPr>
              <w:t xml:space="preserve">   Tonsillitis bacterial </w:t>
            </w:r>
          </w:p>
        </w:tc>
        <w:tc>
          <w:tcPr>
            <w:tcW w:w="1080" w:type="dxa"/>
            <w:tcBorders>
              <w:top w:val="nil"/>
              <w:left w:val="nil"/>
              <w:bottom w:val="nil"/>
              <w:right w:val="nil"/>
            </w:tcBorders>
          </w:tcPr>
          <w:p ns2:paraId="31BC416A" ns2:textId="77777777" w:rsidR="00890EA1" w:rsidRDefault="00890EA1"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right w:val="single" w:sz="2" w:space="0" w:color="auto"/>
            </w:tcBorders>
          </w:tcPr>
          <w:p ns2:paraId="1E2653CE" ns2:textId="77777777" w:rsidR="00890EA1" w:rsidRDefault="00890EA1" w:rsidP="00C90784">
            <w:pPr>
              <w:tabs>
                <w:tab w:val="decimal" w:pos="364"/>
                <w:tab w:val="left" w:pos="444"/>
              </w:tabs>
              <w:spacing w:before="15" w:after="15"/>
              <w:rPr>
                <w:sz w:val="18"/>
                <w:szCs w:val="18"/>
              </w:rPr>
            </w:pPr>
            <w:r>
              <w:rPr>
                <w:sz w:val="18"/>
                <w:szCs w:val="18"/>
              </w:rPr>
              <w:tab/>
              <w:t xml:space="preserve">(0.8) </w:t>
            </w:r>
          </w:p>
        </w:tc>
        <w:tc>
          <w:tcPr>
            <w:tcW w:w="1080" w:type="dxa"/>
            <w:tcBorders>
              <w:top w:val="nil"/>
              <w:left w:val="nil"/>
              <w:bottom w:val="nil"/>
              <w:right w:val="nil"/>
            </w:tcBorders>
          </w:tcPr>
          <w:p ns2:paraId="3F69C693" ns2:textId="77777777" w:rsidR="00890EA1" w:rsidRDefault="00890EA1" w:rsidP="00C90784">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tcBorders>
          </w:tcPr>
          <w:p ns2:paraId="57F3CCD8" ns2:textId="77777777" w:rsidR="00890EA1" w:rsidRDefault="00890EA1" w:rsidP="00C90784">
            <w:pPr>
              <w:tabs>
                <w:tab w:val="decimal" w:pos="364"/>
                <w:tab w:val="left" w:pos="444"/>
              </w:tabs>
              <w:spacing w:before="15" w:after="15"/>
              <w:rPr>
                <w:sz w:val="18"/>
                <w:szCs w:val="18"/>
              </w:rPr>
            </w:pPr>
            <w:r>
              <w:rPr>
                <w:sz w:val="18"/>
                <w:szCs w:val="18"/>
              </w:rPr>
              <w:tab/>
              <w:t xml:space="preserve">(0.0) </w:t>
            </w:r>
          </w:p>
        </w:tc>
      </w:tr>
      <w:tr w:rsidR="00890EA1" ns2:paraId="78EEB1F3"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70B7CE0D" ns2:textId="77777777" w:rsidR="00890EA1" w:rsidRDefault="00890EA1" w:rsidP="00C90784">
            <w:pPr>
              <w:spacing w:after="60"/>
              <w:ind w:left="160" w:right="1" w:hanging="160"/>
              <w:rPr>
                <w:sz w:val="18"/>
                <w:szCs w:val="18"/>
              </w:rPr>
            </w:pPr>
            <w:r>
              <w:rPr>
                <w:sz w:val="18"/>
                <w:szCs w:val="18"/>
              </w:rPr>
              <w:t xml:space="preserve"> </w:t>
            </w:r>
            <w:r>
              <w:rPr>
                <w:b/>
                <w:bCs/>
                <w:sz w:val="18"/>
                <w:szCs w:val="18"/>
              </w:rPr>
              <w:t>Injury, poisoning and procedural complications</w:t>
            </w:r>
            <w:r>
              <w:rPr>
                <w:sz w:val="18"/>
                <w:szCs w:val="18"/>
              </w:rPr>
              <w:t xml:space="preserve"> </w:t>
            </w:r>
          </w:p>
        </w:tc>
        <w:tc>
          <w:tcPr>
            <w:tcW w:w="1080" w:type="dxa"/>
            <w:tcBorders>
              <w:top w:val="nil"/>
              <w:left w:val="nil"/>
              <w:bottom w:val="nil"/>
              <w:right w:val="nil"/>
            </w:tcBorders>
          </w:tcPr>
          <w:p ns2:paraId="5668B152" ns2: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1</w:t>
            </w:r>
            <w:r>
              <w:rPr>
                <w:sz w:val="18"/>
                <w:szCs w:val="18"/>
              </w:rPr>
              <w:t xml:space="preserve"> </w:t>
            </w:r>
          </w:p>
        </w:tc>
        <w:tc>
          <w:tcPr>
            <w:tcW w:w="1080" w:type="dxa"/>
            <w:tcBorders>
              <w:top w:val="nil"/>
              <w:left w:val="nil"/>
              <w:bottom w:val="nil"/>
              <w:right w:val="single" w:sz="2" w:space="0" w:color="auto"/>
            </w:tcBorders>
          </w:tcPr>
          <w:p ns2:paraId="09678683" ns2: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(0.8)</w:t>
            </w:r>
            <w:r>
              <w:rPr>
                <w:sz w:val="18"/>
                <w:szCs w:val="18"/>
              </w:rPr>
              <w:t xml:space="preserve"> </w:t>
            </w:r>
          </w:p>
        </w:tc>
        <w:tc>
          <w:tcPr>
            <w:tcW w:w="1080" w:type="dxa"/>
            <w:tcBorders>
              <w:top w:val="nil"/>
              <w:left w:val="nil"/>
              <w:bottom w:val="nil"/>
              <w:right w:val="nil"/>
            </w:tcBorders>
          </w:tcPr>
          <w:p ns2:paraId="639FFC65" ns2: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0</w:t>
            </w:r>
            <w:r>
              <w:rPr>
                <w:sz w:val="18"/>
                <w:szCs w:val="18"/>
              </w:rPr>
              <w:t xml:space="preserve"> </w:t>
            </w:r>
          </w:p>
        </w:tc>
        <w:tc>
          <w:tcPr>
            <w:tcW w:w="1080" w:type="dxa"/>
            <w:tcBorders>
              <w:top w:val="nil"/>
              <w:left w:val="nil"/>
              <w:bottom w:val="nil"/>
            </w:tcBorders>
          </w:tcPr>
          <w:p ns2:paraId="0BA2A05C" ns2: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(0.0)</w:t>
            </w:r>
            <w:r>
              <w:rPr>
                <w:sz w:val="18"/>
                <w:szCs w:val="18"/>
              </w:rPr>
              <w:t xml:space="preserve"> </w:t>
            </w:r>
          </w:p>
        </w:tc>
      </w:tr>
      <w:tr w:rsidR="00890EA1" ns2:paraId="49CD4DAE"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782DB0E2" ns2:textId="77777777" w:rsidR="00890EA1" w:rsidRDefault="00890EA1" w:rsidP="00C90784">
            <w:pPr>
              <w:spacing w:before="15" w:after="15"/>
              <w:ind w:left="160" w:right="1" w:hanging="160"/>
              <w:rPr>
                <w:sz w:val="18"/>
                <w:szCs w:val="18"/>
              </w:rPr>
            </w:pPr>
            <w:r>
              <w:rPr>
                <w:sz w:val="18"/>
                <w:szCs w:val="18"/>
              </w:rPr>
              <w:t xml:space="preserve">   Limb injury </w:t>
            </w:r>
          </w:p>
        </w:tc>
        <w:tc>
          <w:tcPr>
            <w:tcW w:w="1080" w:type="dxa"/>
            <w:tcBorders>
              <w:top w:val="nil"/>
              <w:left w:val="nil"/>
              <w:bottom w:val="nil"/>
              <w:right w:val="nil"/>
            </w:tcBorders>
          </w:tcPr>
          <w:p ns2:paraId="0BE7C6D1" ns2:textId="77777777" w:rsidR="00890EA1" w:rsidRDefault="00890EA1"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right w:val="single" w:sz="2" w:space="0" w:color="auto"/>
            </w:tcBorders>
          </w:tcPr>
          <w:p ns2:paraId="55C2E504" ns2:textId="77777777" w:rsidR="00890EA1" w:rsidRDefault="00890EA1" w:rsidP="00C90784">
            <w:pPr>
              <w:tabs>
                <w:tab w:val="decimal" w:pos="364"/>
                <w:tab w:val="left" w:pos="444"/>
              </w:tabs>
              <w:spacing w:before="15" w:after="15"/>
              <w:rPr>
                <w:sz w:val="18"/>
                <w:szCs w:val="18"/>
              </w:rPr>
            </w:pPr>
            <w:r>
              <w:rPr>
                <w:sz w:val="18"/>
                <w:szCs w:val="18"/>
              </w:rPr>
              <w:tab/>
              <w:t xml:space="preserve">(0.8) </w:t>
            </w:r>
          </w:p>
        </w:tc>
        <w:tc>
          <w:tcPr>
            <w:tcW w:w="1080" w:type="dxa"/>
            <w:tcBorders>
              <w:top w:val="nil"/>
              <w:left w:val="nil"/>
              <w:bottom w:val="nil"/>
              <w:right w:val="nil"/>
            </w:tcBorders>
          </w:tcPr>
          <w:p ns2:paraId="30D8A0EC" ns2:textId="77777777" w:rsidR="00890EA1" w:rsidRDefault="00890EA1" w:rsidP="00C90784">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tcBorders>
          </w:tcPr>
          <w:p ns2:paraId="01A248BE" ns2:textId="77777777" w:rsidR="00890EA1" w:rsidRDefault="00890EA1" w:rsidP="00C90784">
            <w:pPr>
              <w:tabs>
                <w:tab w:val="decimal" w:pos="364"/>
                <w:tab w:val="left" w:pos="444"/>
              </w:tabs>
              <w:spacing w:before="15" w:after="15"/>
              <w:rPr>
                <w:sz w:val="18"/>
                <w:szCs w:val="18"/>
              </w:rPr>
            </w:pPr>
            <w:r>
              <w:rPr>
                <w:sz w:val="18"/>
                <w:szCs w:val="18"/>
              </w:rPr>
              <w:tab/>
              <w:t xml:space="preserve">(0.0) </w:t>
            </w:r>
          </w:p>
        </w:tc>
      </w:tr>
      <w:tr w:rsidR="00890EA1" ns2:paraId="51C8B225"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6429EFF1" ns2:textId="77777777" w:rsidR="00890EA1" w:rsidRDefault="00890EA1" w:rsidP="00C90784">
            <w:pPr>
              <w:spacing w:after="60"/>
              <w:ind w:left="160" w:right="1" w:hanging="160"/>
              <w:rPr>
                <w:sz w:val="18"/>
                <w:szCs w:val="18"/>
              </w:rPr>
            </w:pPr>
            <w:r>
              <w:rPr>
                <w:sz w:val="18"/>
                <w:szCs w:val="18"/>
              </w:rPr>
              <w:t xml:space="preserve"> </w:t>
            </w:r>
            <w:r>
              <w:rPr>
                <w:b/>
                <w:bCs/>
                <w:sz w:val="18"/>
                <w:szCs w:val="18"/>
              </w:rPr>
              <w:t>Investigations</w:t>
            </w:r>
            <w:r>
              <w:rPr>
                <w:sz w:val="18"/>
                <w:szCs w:val="18"/>
              </w:rPr>
              <w:t xml:space="preserve"> </w:t>
            </w:r>
          </w:p>
        </w:tc>
        <w:tc>
          <w:tcPr>
            <w:tcW w:w="1080" w:type="dxa"/>
            <w:tcBorders>
              <w:top w:val="nil"/>
              <w:left w:val="nil"/>
              <w:bottom w:val="nil"/>
              <w:right w:val="nil"/>
            </w:tcBorders>
          </w:tcPr>
          <w:p ns2:paraId="37E6CCCA" ns2: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14</w:t>
            </w:r>
            <w:r>
              <w:rPr>
                <w:sz w:val="18"/>
                <w:szCs w:val="18"/>
              </w:rPr>
              <w:t xml:space="preserve"> </w:t>
            </w:r>
          </w:p>
        </w:tc>
        <w:tc>
          <w:tcPr>
            <w:tcW w:w="1080" w:type="dxa"/>
            <w:tcBorders>
              <w:top w:val="nil"/>
              <w:left w:val="nil"/>
              <w:bottom w:val="nil"/>
              <w:right w:val="single" w:sz="2" w:space="0" w:color="auto"/>
            </w:tcBorders>
          </w:tcPr>
          <w:p ns2:paraId="2C4B2BDD" ns2: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(10.8)</w:t>
            </w:r>
            <w:r>
              <w:rPr>
                <w:sz w:val="18"/>
                <w:szCs w:val="18"/>
              </w:rPr>
              <w:t xml:space="preserve"> </w:t>
            </w:r>
          </w:p>
        </w:tc>
        <w:tc>
          <w:tcPr>
            <w:tcW w:w="1080" w:type="dxa"/>
            <w:tcBorders>
              <w:top w:val="nil"/>
              <w:left w:val="nil"/>
              <w:bottom w:val="nil"/>
              <w:right w:val="nil"/>
            </w:tcBorders>
          </w:tcPr>
          <w:p ns2:paraId="5ADE85E4" ns2: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10</w:t>
            </w:r>
            <w:r>
              <w:rPr>
                <w:sz w:val="18"/>
                <w:szCs w:val="18"/>
              </w:rPr>
              <w:t xml:space="preserve"> </w:t>
            </w:r>
          </w:p>
        </w:tc>
        <w:tc>
          <w:tcPr>
            <w:tcW w:w="1080" w:type="dxa"/>
            <w:tcBorders>
              <w:top w:val="nil"/>
              <w:left w:val="nil"/>
              <w:bottom w:val="nil"/>
            </w:tcBorders>
          </w:tcPr>
          <w:p ns2:paraId="25C3560B" ns2: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(7.6)</w:t>
            </w:r>
            <w:r>
              <w:rPr>
                <w:sz w:val="18"/>
                <w:szCs w:val="18"/>
              </w:rPr>
              <w:t xml:space="preserve"> </w:t>
            </w:r>
          </w:p>
        </w:tc>
      </w:tr>
      <w:tr w:rsidR="00890EA1" ns2:paraId="6A345A0C"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1B672097" ns2:textId="77777777" w:rsidR="00890EA1" w:rsidRDefault="00890EA1" w:rsidP="00C90784">
            <w:pPr>
              <w:spacing w:before="15" w:after="15"/>
              <w:ind w:left="160" w:right="1" w:hanging="160"/>
              <w:rPr>
                <w:sz w:val="18"/>
                <w:szCs w:val="18"/>
              </w:rPr>
            </w:pPr>
            <w:r>
              <w:rPr>
                <w:sz w:val="18"/>
                <w:szCs w:val="18"/>
              </w:rPr>
              <w:t xml:space="preserve">   Alanine aminotransferase increased </w:t>
            </w:r>
          </w:p>
        </w:tc>
        <w:tc>
          <w:tcPr>
            <w:tcW w:w="1080" w:type="dxa"/>
            <w:tcBorders>
              <w:top w:val="nil"/>
              <w:left w:val="nil"/>
              <w:bottom w:val="nil"/>
              <w:right w:val="nil"/>
            </w:tcBorders>
          </w:tcPr>
          <w:p ns2:paraId="5E5A10F4" ns2:textId="77777777" w:rsidR="00890EA1" w:rsidRDefault="00890EA1" w:rsidP="00C90784">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right w:val="single" w:sz="2" w:space="0" w:color="auto"/>
            </w:tcBorders>
          </w:tcPr>
          <w:p ns2:paraId="40494126" ns2:textId="77777777" w:rsidR="00890EA1" w:rsidRDefault="00890EA1" w:rsidP="00C90784">
            <w:pPr>
              <w:tabs>
                <w:tab w:val="decimal" w:pos="364"/>
                <w:tab w:val="left" w:pos="444"/>
              </w:tabs>
              <w:spacing w:before="15" w:after="15"/>
              <w:rPr>
                <w:sz w:val="18"/>
                <w:szCs w:val="18"/>
              </w:rPr>
            </w:pPr>
            <w:r>
              <w:rPr>
                <w:sz w:val="18"/>
                <w:szCs w:val="18"/>
              </w:rPr>
              <w:tab/>
              <w:t xml:space="preserve">(0.0) </w:t>
            </w:r>
          </w:p>
        </w:tc>
        <w:tc>
          <w:tcPr>
            <w:tcW w:w="1080" w:type="dxa"/>
            <w:tcBorders>
              <w:top w:val="nil"/>
              <w:left w:val="nil"/>
              <w:bottom w:val="nil"/>
              <w:right w:val="nil"/>
            </w:tcBorders>
          </w:tcPr>
          <w:p ns2:paraId="555526D8" ns2:textId="77777777" w:rsidR="00890EA1" w:rsidRDefault="00890EA1"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tcBorders>
          </w:tcPr>
          <w:p ns2:paraId="3EC016B8" ns2:textId="77777777" w:rsidR="00890EA1" w:rsidRDefault="00890EA1" w:rsidP="00C90784">
            <w:pPr>
              <w:tabs>
                <w:tab w:val="decimal" w:pos="364"/>
                <w:tab w:val="left" w:pos="444"/>
              </w:tabs>
              <w:spacing w:before="15" w:after="15"/>
              <w:rPr>
                <w:sz w:val="18"/>
                <w:szCs w:val="18"/>
              </w:rPr>
            </w:pPr>
            <w:r>
              <w:rPr>
                <w:sz w:val="18"/>
                <w:szCs w:val="18"/>
              </w:rPr>
              <w:tab/>
              <w:t xml:space="preserve">(0.8) </w:t>
            </w:r>
          </w:p>
        </w:tc>
      </w:tr>
      <w:tr w:rsidR="00890EA1" ns2:paraId="49D85140"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756F69F4" ns2:textId="77777777" w:rsidR="00890EA1" w:rsidRDefault="00890EA1" w:rsidP="00C90784">
            <w:pPr>
              <w:spacing w:before="15" w:after="15"/>
              <w:ind w:left="160" w:right="1" w:hanging="160"/>
              <w:rPr>
                <w:sz w:val="18"/>
                <w:szCs w:val="18"/>
              </w:rPr>
            </w:pPr>
            <w:r>
              <w:rPr>
                <w:sz w:val="18"/>
                <w:szCs w:val="18"/>
              </w:rPr>
              <w:t xml:space="preserve">   Aspartate aminotransferase increased </w:t>
            </w:r>
          </w:p>
        </w:tc>
        <w:tc>
          <w:tcPr>
            <w:tcW w:w="1080" w:type="dxa"/>
            <w:tcBorders>
              <w:top w:val="nil"/>
              <w:left w:val="nil"/>
              <w:bottom w:val="nil"/>
              <w:right w:val="nil"/>
            </w:tcBorders>
          </w:tcPr>
          <w:p ns2:paraId="4E40AF8C" ns2:textId="77777777" w:rsidR="00890EA1" w:rsidRDefault="00890EA1"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right w:val="single" w:sz="2" w:space="0" w:color="auto"/>
            </w:tcBorders>
          </w:tcPr>
          <w:p ns2:paraId="229B7C15" ns2:textId="77777777" w:rsidR="00890EA1" w:rsidRDefault="00890EA1" w:rsidP="00C90784">
            <w:pPr>
              <w:tabs>
                <w:tab w:val="decimal" w:pos="364"/>
                <w:tab w:val="left" w:pos="444"/>
              </w:tabs>
              <w:spacing w:before="15" w:after="15"/>
              <w:rPr>
                <w:sz w:val="18"/>
                <w:szCs w:val="18"/>
              </w:rPr>
            </w:pPr>
            <w:r>
              <w:rPr>
                <w:sz w:val="18"/>
                <w:szCs w:val="18"/>
              </w:rPr>
              <w:tab/>
              <w:t xml:space="preserve">(0.8) </w:t>
            </w:r>
          </w:p>
        </w:tc>
        <w:tc>
          <w:tcPr>
            <w:tcW w:w="1080" w:type="dxa"/>
            <w:tcBorders>
              <w:top w:val="nil"/>
              <w:left w:val="nil"/>
              <w:bottom w:val="nil"/>
              <w:right w:val="nil"/>
            </w:tcBorders>
          </w:tcPr>
          <w:p ns2:paraId="41F3EC86" ns2:textId="77777777" w:rsidR="00890EA1" w:rsidRDefault="00890EA1"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tcBorders>
          </w:tcPr>
          <w:p ns2:paraId="45C5A1AD" ns2:textId="77777777" w:rsidR="00890EA1" w:rsidRDefault="00890EA1" w:rsidP="00C90784">
            <w:pPr>
              <w:tabs>
                <w:tab w:val="decimal" w:pos="364"/>
                <w:tab w:val="left" w:pos="444"/>
              </w:tabs>
              <w:spacing w:before="15" w:after="15"/>
              <w:rPr>
                <w:sz w:val="18"/>
                <w:szCs w:val="18"/>
              </w:rPr>
            </w:pPr>
            <w:r>
              <w:rPr>
                <w:sz w:val="18"/>
                <w:szCs w:val="18"/>
              </w:rPr>
              <w:tab/>
              <w:t xml:space="preserve">(0.8) </w:t>
            </w:r>
          </w:p>
        </w:tc>
      </w:tr>
      <w:tr w:rsidR="00890EA1" ns2:paraId="090C8078"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0AB1D134" ns2:textId="77777777" w:rsidR="00890EA1" w:rsidRDefault="00890EA1" w:rsidP="00C90784">
            <w:pPr>
              <w:spacing w:before="15" w:after="15"/>
              <w:ind w:left="160" w:right="1" w:hanging="160"/>
              <w:rPr>
                <w:sz w:val="18"/>
                <w:szCs w:val="18"/>
              </w:rPr>
            </w:pPr>
            <w:r>
              <w:rPr>
                <w:sz w:val="18"/>
                <w:szCs w:val="18"/>
              </w:rPr>
              <w:t xml:space="preserve">   Neutrophil count decreased </w:t>
            </w:r>
          </w:p>
        </w:tc>
        <w:tc>
          <w:tcPr>
            <w:tcW w:w="1080" w:type="dxa"/>
            <w:tcBorders>
              <w:top w:val="nil"/>
              <w:left w:val="nil"/>
              <w:bottom w:val="nil"/>
              <w:right w:val="nil"/>
            </w:tcBorders>
          </w:tcPr>
          <w:p ns2:paraId="62B38045" ns2:textId="77777777" w:rsidR="00890EA1" w:rsidRDefault="00890EA1" w:rsidP="00C90784">
            <w:pPr>
              <w:tabs>
                <w:tab w:val="decimal" w:pos="533"/>
                <w:tab w:val="left" w:pos="613"/>
              </w:tabs>
              <w:spacing w:before="15" w:after="15"/>
              <w:rPr>
                <w:sz w:val="18"/>
                <w:szCs w:val="18"/>
              </w:rPr>
            </w:pPr>
            <w:r>
              <w:rPr>
                <w:sz w:val="18"/>
                <w:szCs w:val="18"/>
              </w:rPr>
              <w:tab/>
              <w:t xml:space="preserve">11 </w:t>
            </w:r>
          </w:p>
        </w:tc>
        <w:tc>
          <w:tcPr>
            <w:tcW w:w="1080" w:type="dxa"/>
            <w:tcBorders>
              <w:top w:val="nil"/>
              <w:left w:val="nil"/>
              <w:bottom w:val="nil"/>
              <w:right w:val="single" w:sz="2" w:space="0" w:color="auto"/>
            </w:tcBorders>
          </w:tcPr>
          <w:p ns2:paraId="1B4CC2BE" ns2:textId="77777777" w:rsidR="00890EA1" w:rsidRDefault="00890EA1" w:rsidP="00C90784">
            <w:pPr>
              <w:tabs>
                <w:tab w:val="decimal" w:pos="364"/>
                <w:tab w:val="left" w:pos="444"/>
              </w:tabs>
              <w:spacing w:before="15" w:after="15"/>
              <w:rPr>
                <w:sz w:val="18"/>
                <w:szCs w:val="18"/>
              </w:rPr>
            </w:pPr>
            <w:r>
              <w:rPr>
                <w:sz w:val="18"/>
                <w:szCs w:val="18"/>
              </w:rPr>
              <w:tab/>
              <w:t xml:space="preserve">(8.5) </w:t>
            </w:r>
          </w:p>
        </w:tc>
        <w:tc>
          <w:tcPr>
            <w:tcW w:w="1080" w:type="dxa"/>
            <w:tcBorders>
              <w:top w:val="nil"/>
              <w:left w:val="nil"/>
              <w:bottom w:val="nil"/>
              <w:right w:val="nil"/>
            </w:tcBorders>
          </w:tcPr>
          <w:p ns2:paraId="6AD7A72C" ns2:textId="77777777" w:rsidR="00890EA1" w:rsidRDefault="00890EA1" w:rsidP="00C90784">
            <w:pPr>
              <w:tabs>
                <w:tab w:val="decimal" w:pos="533"/>
                <w:tab w:val="left" w:pos="613"/>
              </w:tabs>
              <w:spacing w:before="15" w:after="15"/>
              <w:rPr>
                <w:sz w:val="18"/>
                <w:szCs w:val="18"/>
              </w:rPr>
            </w:pPr>
            <w:r>
              <w:rPr>
                <w:sz w:val="18"/>
                <w:szCs w:val="18"/>
              </w:rPr>
              <w:tab/>
              <w:t xml:space="preserve">6 </w:t>
            </w:r>
          </w:p>
        </w:tc>
        <w:tc>
          <w:tcPr>
            <w:tcW w:w="1080" w:type="dxa"/>
            <w:tcBorders>
              <w:top w:val="nil"/>
              <w:left w:val="nil"/>
              <w:bottom w:val="nil"/>
            </w:tcBorders>
          </w:tcPr>
          <w:p ns2:paraId="6E352D01" ns2:textId="77777777" w:rsidR="00890EA1" w:rsidRDefault="00890EA1" w:rsidP="00C90784">
            <w:pPr>
              <w:tabs>
                <w:tab w:val="decimal" w:pos="364"/>
                <w:tab w:val="left" w:pos="444"/>
              </w:tabs>
              <w:spacing w:before="15" w:after="15"/>
              <w:rPr>
                <w:sz w:val="18"/>
                <w:szCs w:val="18"/>
              </w:rPr>
            </w:pPr>
            <w:r>
              <w:rPr>
                <w:sz w:val="18"/>
                <w:szCs w:val="18"/>
              </w:rPr>
              <w:tab/>
              <w:t xml:space="preserve">(4.5) </w:t>
            </w:r>
          </w:p>
        </w:tc>
      </w:tr>
      <w:tr w:rsidR="00890EA1" ns2:paraId="1565922B" ns2:textId="77777777" w:rsidTr="00C90784">
        <w:tblPrEx>
          <w:tblBorders>
            <w:top w:val="single" w:sz="6" w:space="0" w:color="auto"/>
            <w:bottom w:val="single" w:sz="6" w:space="0" w:color="auto"/>
          </w:tblBorders>
        </w:tblPrEx>
        <w:trPr>
          <w:jc w:val="center"/>
        </w:trPr>
        <w:tc>
          <w:tcPr>
            <w:tcW w:w="4320" w:type="dxa"/>
            <w:tcBorders>
              <w:top w:val="nil"/>
              <w:bottom w:val="single" w:sz="2" w:space="0" w:color="auto"/>
              <w:right w:val="single" w:sz="2" w:space="0" w:color="auto"/>
            </w:tcBorders>
          </w:tcPr>
          <w:p ns2:paraId="3FA92DDF" ns2:textId="77777777" w:rsidR="00890EA1" w:rsidRDefault="00890EA1" w:rsidP="00C90784">
            <w:pPr>
              <w:spacing w:before="15" w:after="15"/>
              <w:ind w:left="160" w:right="1" w:hanging="160"/>
              <w:rPr>
                <w:sz w:val="18"/>
                <w:szCs w:val="18"/>
              </w:rPr>
            </w:pPr>
            <w:r>
              <w:rPr>
                <w:sz w:val="18"/>
                <w:szCs w:val="18"/>
              </w:rPr>
              <w:t xml:space="preserve">   Platelet count decreased </w:t>
            </w:r>
          </w:p>
        </w:tc>
        <w:tc>
          <w:tcPr>
            <w:tcW w:w="1080" w:type="dxa"/>
            <w:tcBorders>
              <w:top w:val="nil"/>
              <w:left w:val="nil"/>
              <w:bottom w:val="single" w:sz="2" w:space="0" w:color="auto"/>
              <w:right w:val="nil"/>
            </w:tcBorders>
          </w:tcPr>
          <w:p ns2:paraId="58519947" ns2:textId="77777777" w:rsidR="00890EA1" w:rsidRDefault="00890EA1" w:rsidP="00C90784">
            <w:pPr>
              <w:tabs>
                <w:tab w:val="decimal" w:pos="533"/>
                <w:tab w:val="left" w:pos="613"/>
              </w:tabs>
              <w:spacing w:before="15" w:after="15"/>
              <w:rPr>
                <w:sz w:val="18"/>
                <w:szCs w:val="18"/>
              </w:rPr>
            </w:pPr>
            <w:r>
              <w:rPr>
                <w:sz w:val="18"/>
                <w:szCs w:val="18"/>
              </w:rPr>
              <w:tab/>
              <w:t xml:space="preserve">7 </w:t>
            </w:r>
          </w:p>
        </w:tc>
        <w:tc>
          <w:tcPr>
            <w:tcW w:w="1080" w:type="dxa"/>
            <w:tcBorders>
              <w:top w:val="nil"/>
              <w:left w:val="nil"/>
              <w:bottom w:val="single" w:sz="2" w:space="0" w:color="auto"/>
              <w:right w:val="single" w:sz="2" w:space="0" w:color="auto"/>
            </w:tcBorders>
          </w:tcPr>
          <w:p ns2:paraId="4D722DC1" ns2:textId="77777777" w:rsidR="00890EA1" w:rsidRDefault="00890EA1" w:rsidP="00C90784">
            <w:pPr>
              <w:tabs>
                <w:tab w:val="decimal" w:pos="364"/>
                <w:tab w:val="left" w:pos="444"/>
              </w:tabs>
              <w:spacing w:before="15" w:after="15"/>
              <w:rPr>
                <w:sz w:val="18"/>
                <w:szCs w:val="18"/>
              </w:rPr>
            </w:pPr>
            <w:r>
              <w:rPr>
                <w:sz w:val="18"/>
                <w:szCs w:val="18"/>
              </w:rPr>
              <w:tab/>
              <w:t xml:space="preserve">(5.4) </w:t>
            </w:r>
          </w:p>
        </w:tc>
        <w:tc>
          <w:tcPr>
            <w:tcW w:w="1080" w:type="dxa"/>
            <w:tcBorders>
              <w:top w:val="nil"/>
              <w:left w:val="nil"/>
              <w:bottom w:val="single" w:sz="2" w:space="0" w:color="auto"/>
              <w:right w:val="nil"/>
            </w:tcBorders>
          </w:tcPr>
          <w:p ns2:paraId="305233B5" ns2:textId="77777777" w:rsidR="00890EA1" w:rsidRDefault="00890EA1" w:rsidP="00C90784">
            <w:pPr>
              <w:tabs>
                <w:tab w:val="decimal" w:pos="533"/>
                <w:tab w:val="left" w:pos="613"/>
              </w:tabs>
              <w:spacing w:before="15" w:after="15"/>
              <w:rPr>
                <w:sz w:val="18"/>
                <w:szCs w:val="18"/>
              </w:rPr>
            </w:pPr>
            <w:r>
              <w:rPr>
                <w:sz w:val="18"/>
                <w:szCs w:val="18"/>
              </w:rPr>
              <w:tab/>
              <w:t xml:space="preserve">4 </w:t>
            </w:r>
          </w:p>
        </w:tc>
        <w:tc>
          <w:tcPr>
            <w:tcW w:w="1080" w:type="dxa"/>
            <w:tcBorders>
              <w:top w:val="nil"/>
              <w:left w:val="nil"/>
              <w:bottom w:val="single" w:sz="2" w:space="0" w:color="auto"/>
            </w:tcBorders>
          </w:tcPr>
          <w:p ns2:paraId="5C96847D" ns2:textId="77777777" w:rsidR="00890EA1" w:rsidRDefault="00890EA1" w:rsidP="00C90784">
            <w:pPr>
              <w:tabs>
                <w:tab w:val="decimal" w:pos="364"/>
                <w:tab w:val="left" w:pos="444"/>
              </w:tabs>
              <w:spacing w:before="15" w:after="15"/>
              <w:rPr>
                <w:sz w:val="18"/>
                <w:szCs w:val="18"/>
              </w:rPr>
            </w:pPr>
            <w:r>
              <w:rPr>
                <w:sz w:val="18"/>
                <w:szCs w:val="18"/>
              </w:rPr>
              <w:tab/>
              <w:t xml:space="preserve">(3.0) </w:t>
            </w:r>
          </w:p>
        </w:tc>
      </w:tr>
    </w:tbl>
    <w:p ns2:paraId="74A53E87" ns2:textId="77777777" w:rsidR="00890EA1" w:rsidRDefault="00890EA1" w:rsidP="00890EA1">
      <w:pPr>
        <w:rPr>
          <w:sz w:val="18"/>
          <w:szCs w:val="18"/>
        </w:rPr>
      </w:pPr>
      <w:r>
        <w:rPr>
          <w:sz w:val="18"/>
          <w:szCs w:val="18"/>
        </w:rPr>
        <w:br w:type="page"/>
      </w:r>
    </w:p>
    <w:tbl>
      <w:tblPr>
        <w:tblW w:w="0" w:type="auto"/>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4320"/>
        <w:gridCol w:w="1080"/>
        <w:gridCol w:w="1080"/>
        <w:gridCol w:w="1080"/>
        <w:gridCol w:w="1080"/>
      </w:tblGrid>
      <w:tr w:rsidR="00890EA1" ns2:paraId="4A993A2C" ns2:textId="77777777" w:rsidTr="00C90784">
        <w:trPr>
          <w:jc w:val="center"/>
        </w:trPr>
        <w:tc>
          <w:tcPr>
            <w:tcW w:w="4320" w:type="dxa"/>
            <w:tcBorders>
              <w:top w:val="double" w:sz="6" w:space="0" w:color="auto"/>
              <w:bottom w:val="nil"/>
              <w:right w:val="single" w:sz="2" w:space="0" w:color="auto"/>
            </w:tcBorders>
          </w:tcPr>
          <w:p ns2:paraId="3C9C31FB" ns2:textId="77777777" w:rsidR="00890EA1" w:rsidRDefault="00890EA1" w:rsidP="00C90784">
            <w:pPr>
              <w:spacing w:before="15" w:after="15"/>
              <w:rPr>
                <w:sz w:val="18"/>
                <w:szCs w:val="18"/>
              </w:rPr>
            </w:pPr>
          </w:p>
        </w:tc>
        <w:tc>
          <w:tcPr>
            <w:tcW w:w="2160" w:type="dxa"/>
            <w:gridSpan w:val="2"/>
            <w:tcBorders>
              <w:top w:val="double" w:sz="6" w:space="0" w:color="auto"/>
              <w:left w:val="nil"/>
              <w:bottom w:val="single" w:sz="2" w:space="0" w:color="auto"/>
              <w:right w:val="single" w:sz="2" w:space="0" w:color="auto"/>
            </w:tcBorders>
          </w:tcPr>
          <w:p ns2:paraId="4F3638DC" ns2:textId="51552F17" w:rsidR="00890EA1" w:rsidRDefault="0050331B" w:rsidP="00C90784">
            <w:pPr>
              <w:spacing w:before="15" w:after="15"/>
              <w:jc w:val="center"/>
              <w:rPr>
                <w:sz w:val="18"/>
                <w:szCs w:val="18"/>
              </w:rPr>
            </w:pPr>
            <w:r w:rsidRPr="0050331B">
              <w:rPr>
                <w:sz w:val="18"/>
                <w:szCs w:val="18"/>
              </w:rPr>
              <w:t>sac-TMT</w:t>
            </w:r>
            <w:r w:rsidR="00890EA1">
              <w:rPr>
                <w:sz w:val="18"/>
                <w:szCs w:val="18"/>
              </w:rPr>
              <w:t xml:space="preserve"> 5 mg/kg </w:t>
            </w:r>
          </w:p>
        </w:tc>
        <w:tc>
          <w:tcPr>
            <w:tcW w:w="2160" w:type="dxa"/>
            <w:gridSpan w:val="2"/>
            <w:tcBorders>
              <w:top w:val="double" w:sz="6" w:space="0" w:color="auto"/>
              <w:left w:val="nil"/>
              <w:bottom w:val="single" w:sz="2" w:space="0" w:color="auto"/>
            </w:tcBorders>
          </w:tcPr>
          <w:p ns2:paraId="6E30361F" ns2:textId="77777777" w:rsidR="00890EA1" w:rsidRDefault="00890EA1" w:rsidP="00C90784">
            <w:pPr>
              <w:spacing w:before="15" w:after="15"/>
              <w:jc w:val="center"/>
              <w:rPr>
                <w:sz w:val="18"/>
                <w:szCs w:val="18"/>
              </w:rPr>
            </w:pPr>
            <w:r>
              <w:rPr>
                <w:sz w:val="18"/>
                <w:szCs w:val="18"/>
              </w:rPr>
              <w:t xml:space="preserve">Control </w:t>
            </w:r>
          </w:p>
        </w:tc>
      </w:tr>
      <w:tr w:rsidR="00890EA1" ns2:paraId="0D601F08" ns2:textId="77777777" w:rsidTr="00C90784">
        <w:tblPrEx>
          <w:tblBorders>
            <w:top w:val="single" w:sz="6" w:space="0" w:color="auto"/>
            <w:bottom w:val="single" w:sz="6" w:space="0" w:color="auto"/>
          </w:tblBorders>
        </w:tblPrEx>
        <w:trPr>
          <w:jc w:val="center"/>
        </w:trPr>
        <w:tc>
          <w:tcPr>
            <w:tcW w:w="4320" w:type="dxa"/>
            <w:tcBorders>
              <w:top w:val="nil"/>
              <w:bottom w:val="single" w:sz="2" w:space="0" w:color="auto"/>
              <w:right w:val="single" w:sz="2" w:space="0" w:color="auto"/>
            </w:tcBorders>
          </w:tcPr>
          <w:p ns2:paraId="73598E03" ns2:textId="77777777" w:rsidR="00890EA1" w:rsidRDefault="00890EA1" w:rsidP="00C90784">
            <w:pPr>
              <w:spacing w:before="15" w:after="15"/>
              <w:rPr>
                <w:sz w:val="18"/>
                <w:szCs w:val="18"/>
              </w:rPr>
            </w:pPr>
          </w:p>
        </w:tc>
        <w:tc>
          <w:tcPr>
            <w:tcW w:w="1080" w:type="dxa"/>
            <w:tcBorders>
              <w:top w:val="nil"/>
              <w:left w:val="nil"/>
              <w:bottom w:val="single" w:sz="2" w:space="0" w:color="auto"/>
              <w:right w:val="nil"/>
            </w:tcBorders>
          </w:tcPr>
          <w:p ns2:paraId="4DA9F5BC" ns2:textId="77777777" w:rsidR="00890EA1" w:rsidRDefault="00890EA1" w:rsidP="00C90784">
            <w:pPr>
              <w:spacing w:before="15" w:after="15"/>
              <w:jc w:val="center"/>
              <w:rPr>
                <w:sz w:val="18"/>
                <w:szCs w:val="18"/>
              </w:rPr>
            </w:pPr>
            <w:r>
              <w:rPr>
                <w:sz w:val="18"/>
                <w:szCs w:val="18"/>
              </w:rPr>
              <w:t xml:space="preserve">n </w:t>
            </w:r>
          </w:p>
        </w:tc>
        <w:tc>
          <w:tcPr>
            <w:tcW w:w="1080" w:type="dxa"/>
            <w:tcBorders>
              <w:top w:val="nil"/>
              <w:left w:val="nil"/>
              <w:bottom w:val="single" w:sz="2" w:space="0" w:color="auto"/>
              <w:right w:val="single" w:sz="2" w:space="0" w:color="auto"/>
            </w:tcBorders>
          </w:tcPr>
          <w:p ns2:paraId="0C4515D3" ns2:textId="77777777" w:rsidR="00890EA1" w:rsidRDefault="00890EA1" w:rsidP="00C90784">
            <w:pPr>
              <w:spacing w:before="15" w:after="15"/>
              <w:jc w:val="center"/>
              <w:rPr>
                <w:sz w:val="18"/>
                <w:szCs w:val="18"/>
              </w:rPr>
            </w:pPr>
            <w:r>
              <w:rPr>
                <w:sz w:val="18"/>
                <w:szCs w:val="18"/>
              </w:rPr>
              <w:t xml:space="preserve">(%) </w:t>
            </w:r>
          </w:p>
        </w:tc>
        <w:tc>
          <w:tcPr>
            <w:tcW w:w="1080" w:type="dxa"/>
            <w:tcBorders>
              <w:top w:val="nil"/>
              <w:left w:val="nil"/>
              <w:bottom w:val="single" w:sz="2" w:space="0" w:color="auto"/>
              <w:right w:val="nil"/>
            </w:tcBorders>
          </w:tcPr>
          <w:p ns2:paraId="5163020A" ns2:textId="77777777" w:rsidR="00890EA1" w:rsidRDefault="00890EA1" w:rsidP="00C90784">
            <w:pPr>
              <w:spacing w:before="15" w:after="15"/>
              <w:jc w:val="center"/>
              <w:rPr>
                <w:sz w:val="18"/>
                <w:szCs w:val="18"/>
              </w:rPr>
            </w:pPr>
            <w:r>
              <w:rPr>
                <w:sz w:val="18"/>
                <w:szCs w:val="18"/>
              </w:rPr>
              <w:t xml:space="preserve">n </w:t>
            </w:r>
          </w:p>
        </w:tc>
        <w:tc>
          <w:tcPr>
            <w:tcW w:w="1080" w:type="dxa"/>
            <w:tcBorders>
              <w:top w:val="nil"/>
              <w:left w:val="nil"/>
              <w:bottom w:val="single" w:sz="2" w:space="0" w:color="auto"/>
            </w:tcBorders>
          </w:tcPr>
          <w:p ns2:paraId="5E5210EC" ns2:textId="77777777" w:rsidR="00890EA1" w:rsidRDefault="00890EA1" w:rsidP="00C90784">
            <w:pPr>
              <w:spacing w:before="15" w:after="15"/>
              <w:jc w:val="center"/>
              <w:rPr>
                <w:sz w:val="18"/>
                <w:szCs w:val="18"/>
              </w:rPr>
            </w:pPr>
            <w:r>
              <w:rPr>
                <w:sz w:val="18"/>
                <w:szCs w:val="18"/>
              </w:rPr>
              <w:t xml:space="preserve">(%) </w:t>
            </w:r>
          </w:p>
        </w:tc>
      </w:tr>
      <w:tr w:rsidR="00890EA1" ns2:paraId="101925F3"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3B931B99" ns2:textId="77777777" w:rsidR="00890EA1" w:rsidRDefault="00890EA1" w:rsidP="00C90784">
            <w:pPr>
              <w:spacing w:after="60"/>
              <w:ind w:left="160" w:right="1" w:hanging="160"/>
              <w:rPr>
                <w:sz w:val="18"/>
                <w:szCs w:val="18"/>
              </w:rPr>
            </w:pPr>
            <w:r>
              <w:rPr>
                <w:sz w:val="18"/>
                <w:szCs w:val="18"/>
              </w:rPr>
              <w:t xml:space="preserve"> </w:t>
            </w:r>
            <w:r>
              <w:rPr>
                <w:b/>
                <w:bCs/>
                <w:sz w:val="18"/>
                <w:szCs w:val="18"/>
              </w:rPr>
              <w:t>Investigations</w:t>
            </w:r>
            <w:r>
              <w:rPr>
                <w:sz w:val="18"/>
                <w:szCs w:val="18"/>
              </w:rPr>
              <w:t xml:space="preserve"> </w:t>
            </w:r>
          </w:p>
        </w:tc>
        <w:tc>
          <w:tcPr>
            <w:tcW w:w="1080" w:type="dxa"/>
            <w:tcBorders>
              <w:top w:val="nil"/>
              <w:left w:val="nil"/>
              <w:bottom w:val="nil"/>
              <w:right w:val="nil"/>
            </w:tcBorders>
          </w:tcPr>
          <w:p ns2:paraId="15967E13" ns2: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14</w:t>
            </w:r>
            <w:r>
              <w:rPr>
                <w:sz w:val="18"/>
                <w:szCs w:val="18"/>
              </w:rPr>
              <w:t xml:space="preserve"> </w:t>
            </w:r>
          </w:p>
        </w:tc>
        <w:tc>
          <w:tcPr>
            <w:tcW w:w="1080" w:type="dxa"/>
            <w:tcBorders>
              <w:top w:val="nil"/>
              <w:left w:val="nil"/>
              <w:bottom w:val="nil"/>
              <w:right w:val="single" w:sz="2" w:space="0" w:color="auto"/>
            </w:tcBorders>
          </w:tcPr>
          <w:p ns2:paraId="496F48F0" ns2: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(10.8)</w:t>
            </w:r>
            <w:r>
              <w:rPr>
                <w:sz w:val="18"/>
                <w:szCs w:val="18"/>
              </w:rPr>
              <w:t xml:space="preserve"> </w:t>
            </w:r>
          </w:p>
        </w:tc>
        <w:tc>
          <w:tcPr>
            <w:tcW w:w="1080" w:type="dxa"/>
            <w:tcBorders>
              <w:top w:val="nil"/>
              <w:left w:val="nil"/>
              <w:bottom w:val="nil"/>
              <w:right w:val="nil"/>
            </w:tcBorders>
          </w:tcPr>
          <w:p ns2:paraId="4D4DF534" ns2: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10</w:t>
            </w:r>
            <w:r>
              <w:rPr>
                <w:sz w:val="18"/>
                <w:szCs w:val="18"/>
              </w:rPr>
              <w:t xml:space="preserve"> </w:t>
            </w:r>
          </w:p>
        </w:tc>
        <w:tc>
          <w:tcPr>
            <w:tcW w:w="1080" w:type="dxa"/>
            <w:tcBorders>
              <w:top w:val="nil"/>
              <w:left w:val="nil"/>
              <w:bottom w:val="nil"/>
            </w:tcBorders>
          </w:tcPr>
          <w:p ns2:paraId="42C4B9D0" ns2: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(7.6)</w:t>
            </w:r>
            <w:r>
              <w:rPr>
                <w:sz w:val="18"/>
                <w:szCs w:val="18"/>
              </w:rPr>
              <w:t xml:space="preserve"> </w:t>
            </w:r>
          </w:p>
        </w:tc>
      </w:tr>
      <w:tr w:rsidR="00890EA1" ns2:paraId="681F8223"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2FD19666" ns2:textId="77777777" w:rsidR="00890EA1" w:rsidRDefault="00890EA1" w:rsidP="00C90784">
            <w:pPr>
              <w:spacing w:before="15" w:after="15"/>
              <w:ind w:left="160" w:right="1" w:hanging="160"/>
              <w:rPr>
                <w:sz w:val="18"/>
                <w:szCs w:val="18"/>
              </w:rPr>
            </w:pPr>
            <w:r>
              <w:rPr>
                <w:sz w:val="18"/>
                <w:szCs w:val="18"/>
              </w:rPr>
              <w:t xml:space="preserve">   White blood cell count decreased </w:t>
            </w:r>
          </w:p>
        </w:tc>
        <w:tc>
          <w:tcPr>
            <w:tcW w:w="1080" w:type="dxa"/>
            <w:tcBorders>
              <w:top w:val="nil"/>
              <w:left w:val="nil"/>
              <w:bottom w:val="nil"/>
              <w:right w:val="nil"/>
            </w:tcBorders>
          </w:tcPr>
          <w:p ns2:paraId="16838699" ns2:textId="77777777" w:rsidR="00890EA1" w:rsidRDefault="00890EA1" w:rsidP="00C90784">
            <w:pPr>
              <w:tabs>
                <w:tab w:val="decimal" w:pos="533"/>
                <w:tab w:val="left" w:pos="613"/>
              </w:tabs>
              <w:spacing w:before="15" w:after="15"/>
              <w:rPr>
                <w:sz w:val="18"/>
                <w:szCs w:val="18"/>
              </w:rPr>
            </w:pPr>
            <w:r>
              <w:rPr>
                <w:sz w:val="18"/>
                <w:szCs w:val="18"/>
              </w:rPr>
              <w:tab/>
              <w:t xml:space="preserve">10 </w:t>
            </w:r>
          </w:p>
        </w:tc>
        <w:tc>
          <w:tcPr>
            <w:tcW w:w="1080" w:type="dxa"/>
            <w:tcBorders>
              <w:top w:val="nil"/>
              <w:left w:val="nil"/>
              <w:bottom w:val="nil"/>
              <w:right w:val="single" w:sz="2" w:space="0" w:color="auto"/>
            </w:tcBorders>
          </w:tcPr>
          <w:p ns2:paraId="4ECF5042" ns2:textId="77777777" w:rsidR="00890EA1" w:rsidRDefault="00890EA1" w:rsidP="00C90784">
            <w:pPr>
              <w:tabs>
                <w:tab w:val="decimal" w:pos="364"/>
                <w:tab w:val="left" w:pos="444"/>
              </w:tabs>
              <w:spacing w:before="15" w:after="15"/>
              <w:rPr>
                <w:sz w:val="18"/>
                <w:szCs w:val="18"/>
              </w:rPr>
            </w:pPr>
            <w:r>
              <w:rPr>
                <w:sz w:val="18"/>
                <w:szCs w:val="18"/>
              </w:rPr>
              <w:tab/>
              <w:t xml:space="preserve">(7.7) </w:t>
            </w:r>
          </w:p>
        </w:tc>
        <w:tc>
          <w:tcPr>
            <w:tcW w:w="1080" w:type="dxa"/>
            <w:tcBorders>
              <w:top w:val="nil"/>
              <w:left w:val="nil"/>
              <w:bottom w:val="nil"/>
              <w:right w:val="nil"/>
            </w:tcBorders>
          </w:tcPr>
          <w:p ns2:paraId="0246C20E" ns2:textId="77777777" w:rsidR="00890EA1" w:rsidRDefault="00890EA1" w:rsidP="00C90784">
            <w:pPr>
              <w:tabs>
                <w:tab w:val="decimal" w:pos="533"/>
                <w:tab w:val="left" w:pos="613"/>
              </w:tabs>
              <w:spacing w:before="15" w:after="15"/>
              <w:rPr>
                <w:sz w:val="18"/>
                <w:szCs w:val="18"/>
              </w:rPr>
            </w:pPr>
            <w:r>
              <w:rPr>
                <w:sz w:val="18"/>
                <w:szCs w:val="18"/>
              </w:rPr>
              <w:tab/>
              <w:t xml:space="preserve">7 </w:t>
            </w:r>
          </w:p>
        </w:tc>
        <w:tc>
          <w:tcPr>
            <w:tcW w:w="1080" w:type="dxa"/>
            <w:tcBorders>
              <w:top w:val="nil"/>
              <w:left w:val="nil"/>
              <w:bottom w:val="nil"/>
            </w:tcBorders>
          </w:tcPr>
          <w:p ns2:paraId="6F8F50E6" ns2:textId="77777777" w:rsidR="00890EA1" w:rsidRDefault="00890EA1" w:rsidP="00C90784">
            <w:pPr>
              <w:tabs>
                <w:tab w:val="decimal" w:pos="364"/>
                <w:tab w:val="left" w:pos="444"/>
              </w:tabs>
              <w:spacing w:before="15" w:after="15"/>
              <w:rPr>
                <w:sz w:val="18"/>
                <w:szCs w:val="18"/>
              </w:rPr>
            </w:pPr>
            <w:r>
              <w:rPr>
                <w:sz w:val="18"/>
                <w:szCs w:val="18"/>
              </w:rPr>
              <w:tab/>
              <w:t xml:space="preserve">(5.3) </w:t>
            </w:r>
          </w:p>
        </w:tc>
      </w:tr>
      <w:tr w:rsidR="00890EA1" ns2:paraId="20F31DCB"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1BD06FEE" ns2:textId="77777777" w:rsidR="00890EA1" w:rsidRDefault="00890EA1" w:rsidP="00C90784">
            <w:pPr>
              <w:spacing w:after="60"/>
              <w:ind w:left="160" w:right="1" w:hanging="160"/>
              <w:rPr>
                <w:sz w:val="18"/>
                <w:szCs w:val="18"/>
              </w:rPr>
            </w:pPr>
            <w:r>
              <w:rPr>
                <w:sz w:val="18"/>
                <w:szCs w:val="18"/>
              </w:rPr>
              <w:t xml:space="preserve"> </w:t>
            </w:r>
            <w:r>
              <w:rPr>
                <w:b/>
                <w:bCs/>
                <w:sz w:val="18"/>
                <w:szCs w:val="18"/>
              </w:rPr>
              <w:t>Metabolism and nutrition disorders</w:t>
            </w:r>
            <w:r>
              <w:rPr>
                <w:sz w:val="18"/>
                <w:szCs w:val="18"/>
              </w:rPr>
              <w:t xml:space="preserve"> </w:t>
            </w:r>
          </w:p>
        </w:tc>
        <w:tc>
          <w:tcPr>
            <w:tcW w:w="1080" w:type="dxa"/>
            <w:tcBorders>
              <w:top w:val="nil"/>
              <w:left w:val="nil"/>
              <w:bottom w:val="nil"/>
              <w:right w:val="nil"/>
            </w:tcBorders>
          </w:tcPr>
          <w:p ns2:paraId="2662B090" ns2: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1</w:t>
            </w:r>
            <w:r>
              <w:rPr>
                <w:sz w:val="18"/>
                <w:szCs w:val="18"/>
              </w:rPr>
              <w:t xml:space="preserve"> </w:t>
            </w:r>
          </w:p>
        </w:tc>
        <w:tc>
          <w:tcPr>
            <w:tcW w:w="1080" w:type="dxa"/>
            <w:tcBorders>
              <w:top w:val="nil"/>
              <w:left w:val="nil"/>
              <w:bottom w:val="nil"/>
              <w:right w:val="single" w:sz="2" w:space="0" w:color="auto"/>
            </w:tcBorders>
          </w:tcPr>
          <w:p ns2:paraId="331C5982" ns2: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(0.8)</w:t>
            </w:r>
            <w:r>
              <w:rPr>
                <w:sz w:val="18"/>
                <w:szCs w:val="18"/>
              </w:rPr>
              <w:t xml:space="preserve"> </w:t>
            </w:r>
          </w:p>
        </w:tc>
        <w:tc>
          <w:tcPr>
            <w:tcW w:w="1080" w:type="dxa"/>
            <w:tcBorders>
              <w:top w:val="nil"/>
              <w:left w:val="nil"/>
              <w:bottom w:val="nil"/>
              <w:right w:val="nil"/>
            </w:tcBorders>
          </w:tcPr>
          <w:p ns2:paraId="61A297DB" ns2: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0</w:t>
            </w:r>
            <w:r>
              <w:rPr>
                <w:sz w:val="18"/>
                <w:szCs w:val="18"/>
              </w:rPr>
              <w:t xml:space="preserve"> </w:t>
            </w:r>
          </w:p>
        </w:tc>
        <w:tc>
          <w:tcPr>
            <w:tcW w:w="1080" w:type="dxa"/>
            <w:tcBorders>
              <w:top w:val="nil"/>
              <w:left w:val="nil"/>
              <w:bottom w:val="nil"/>
            </w:tcBorders>
          </w:tcPr>
          <w:p ns2:paraId="35A89F46" ns2: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(0.0)</w:t>
            </w:r>
            <w:r>
              <w:rPr>
                <w:sz w:val="18"/>
                <w:szCs w:val="18"/>
              </w:rPr>
              <w:t xml:space="preserve"> </w:t>
            </w:r>
          </w:p>
        </w:tc>
      </w:tr>
      <w:tr w:rsidR="00890EA1" ns2:paraId="2390F052"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29CAB4A9" ns2:textId="77777777" w:rsidR="00890EA1" w:rsidRDefault="00890EA1" w:rsidP="00C90784">
            <w:pPr>
              <w:spacing w:before="15" w:after="15"/>
              <w:ind w:left="160" w:right="1" w:hanging="160"/>
              <w:rPr>
                <w:sz w:val="18"/>
                <w:szCs w:val="18"/>
              </w:rPr>
            </w:pPr>
            <w:r>
              <w:rPr>
                <w:sz w:val="18"/>
                <w:szCs w:val="18"/>
              </w:rPr>
              <w:t xml:space="preserve">   Decreased appetite </w:t>
            </w:r>
          </w:p>
        </w:tc>
        <w:tc>
          <w:tcPr>
            <w:tcW w:w="1080" w:type="dxa"/>
            <w:tcBorders>
              <w:top w:val="nil"/>
              <w:left w:val="nil"/>
              <w:bottom w:val="nil"/>
              <w:right w:val="nil"/>
            </w:tcBorders>
          </w:tcPr>
          <w:p ns2:paraId="60818EE9" ns2:textId="77777777" w:rsidR="00890EA1" w:rsidRDefault="00890EA1"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right w:val="single" w:sz="2" w:space="0" w:color="auto"/>
            </w:tcBorders>
          </w:tcPr>
          <w:p ns2:paraId="6554607A" ns2:textId="77777777" w:rsidR="00890EA1" w:rsidRDefault="00890EA1" w:rsidP="00C90784">
            <w:pPr>
              <w:tabs>
                <w:tab w:val="decimal" w:pos="364"/>
                <w:tab w:val="left" w:pos="444"/>
              </w:tabs>
              <w:spacing w:before="15" w:after="15"/>
              <w:rPr>
                <w:sz w:val="18"/>
                <w:szCs w:val="18"/>
              </w:rPr>
            </w:pPr>
            <w:r>
              <w:rPr>
                <w:sz w:val="18"/>
                <w:szCs w:val="18"/>
              </w:rPr>
              <w:tab/>
              <w:t xml:space="preserve">(0.8) </w:t>
            </w:r>
          </w:p>
        </w:tc>
        <w:tc>
          <w:tcPr>
            <w:tcW w:w="1080" w:type="dxa"/>
            <w:tcBorders>
              <w:top w:val="nil"/>
              <w:left w:val="nil"/>
              <w:bottom w:val="nil"/>
              <w:right w:val="nil"/>
            </w:tcBorders>
          </w:tcPr>
          <w:p ns2:paraId="71060E5F" ns2:textId="77777777" w:rsidR="00890EA1" w:rsidRDefault="00890EA1" w:rsidP="00C90784">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tcBorders>
          </w:tcPr>
          <w:p ns2:paraId="10623B7D" ns2:textId="77777777" w:rsidR="00890EA1" w:rsidRDefault="00890EA1" w:rsidP="00C90784">
            <w:pPr>
              <w:tabs>
                <w:tab w:val="decimal" w:pos="364"/>
                <w:tab w:val="left" w:pos="444"/>
              </w:tabs>
              <w:spacing w:before="15" w:after="15"/>
              <w:rPr>
                <w:sz w:val="18"/>
                <w:szCs w:val="18"/>
              </w:rPr>
            </w:pPr>
            <w:r>
              <w:rPr>
                <w:sz w:val="18"/>
                <w:szCs w:val="18"/>
              </w:rPr>
              <w:tab/>
              <w:t xml:space="preserve">(0.0) </w:t>
            </w:r>
          </w:p>
        </w:tc>
      </w:tr>
      <w:tr w:rsidR="00890EA1" ns2:paraId="4A20C969"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0A603F53" ns2:textId="77777777" w:rsidR="00890EA1" w:rsidRDefault="00890EA1" w:rsidP="00C90784">
            <w:pPr>
              <w:spacing w:after="60"/>
              <w:ind w:left="160" w:right="1" w:hanging="160"/>
              <w:rPr>
                <w:sz w:val="18"/>
                <w:szCs w:val="18"/>
              </w:rPr>
            </w:pPr>
            <w:r>
              <w:rPr>
                <w:sz w:val="18"/>
                <w:szCs w:val="18"/>
              </w:rPr>
              <w:t xml:space="preserve"> </w:t>
            </w:r>
            <w:r>
              <w:rPr>
                <w:b/>
                <w:bCs/>
                <w:sz w:val="18"/>
                <w:szCs w:val="18"/>
              </w:rPr>
              <w:t>Respiratory, thoracic and mediastinal disorders</w:t>
            </w:r>
            <w:r>
              <w:rPr>
                <w:sz w:val="18"/>
                <w:szCs w:val="18"/>
              </w:rPr>
              <w:t xml:space="preserve"> </w:t>
            </w:r>
          </w:p>
        </w:tc>
        <w:tc>
          <w:tcPr>
            <w:tcW w:w="1080" w:type="dxa"/>
            <w:tcBorders>
              <w:top w:val="nil"/>
              <w:left w:val="nil"/>
              <w:bottom w:val="nil"/>
              <w:right w:val="nil"/>
            </w:tcBorders>
          </w:tcPr>
          <w:p ns2:paraId="296A1C36" ns2: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1</w:t>
            </w:r>
            <w:r>
              <w:rPr>
                <w:sz w:val="18"/>
                <w:szCs w:val="18"/>
              </w:rPr>
              <w:t xml:space="preserve"> </w:t>
            </w:r>
          </w:p>
        </w:tc>
        <w:tc>
          <w:tcPr>
            <w:tcW w:w="1080" w:type="dxa"/>
            <w:tcBorders>
              <w:top w:val="nil"/>
              <w:left w:val="nil"/>
              <w:bottom w:val="nil"/>
              <w:right w:val="single" w:sz="2" w:space="0" w:color="auto"/>
            </w:tcBorders>
          </w:tcPr>
          <w:p ns2:paraId="66C8FAEA" ns2: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(0.8)</w:t>
            </w:r>
            <w:r>
              <w:rPr>
                <w:sz w:val="18"/>
                <w:szCs w:val="18"/>
              </w:rPr>
              <w:t xml:space="preserve"> </w:t>
            </w:r>
          </w:p>
        </w:tc>
        <w:tc>
          <w:tcPr>
            <w:tcW w:w="1080" w:type="dxa"/>
            <w:tcBorders>
              <w:top w:val="nil"/>
              <w:left w:val="nil"/>
              <w:bottom w:val="nil"/>
              <w:right w:val="nil"/>
            </w:tcBorders>
          </w:tcPr>
          <w:p ns2:paraId="474EBECB" ns2: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1</w:t>
            </w:r>
            <w:r>
              <w:rPr>
                <w:sz w:val="18"/>
                <w:szCs w:val="18"/>
              </w:rPr>
              <w:t xml:space="preserve"> </w:t>
            </w:r>
          </w:p>
        </w:tc>
        <w:tc>
          <w:tcPr>
            <w:tcW w:w="1080" w:type="dxa"/>
            <w:tcBorders>
              <w:top w:val="nil"/>
              <w:left w:val="nil"/>
              <w:bottom w:val="nil"/>
            </w:tcBorders>
          </w:tcPr>
          <w:p ns2:paraId="32FA5F24" ns2: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(0.8)</w:t>
            </w:r>
            <w:r>
              <w:rPr>
                <w:sz w:val="18"/>
                <w:szCs w:val="18"/>
              </w:rPr>
              <w:t xml:space="preserve"> </w:t>
            </w:r>
          </w:p>
        </w:tc>
      </w:tr>
      <w:tr w:rsidR="00890EA1" ns2:paraId="1DC70EA5"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66DB991C" ns2:textId="77777777" w:rsidR="00890EA1" w:rsidRDefault="00890EA1" w:rsidP="00C90784">
            <w:pPr>
              <w:spacing w:before="15" w:after="15"/>
              <w:ind w:left="160" w:right="1" w:hanging="160"/>
              <w:rPr>
                <w:sz w:val="18"/>
                <w:szCs w:val="18"/>
              </w:rPr>
            </w:pPr>
            <w:r>
              <w:rPr>
                <w:sz w:val="18"/>
                <w:szCs w:val="18"/>
              </w:rPr>
              <w:t xml:space="preserve">   Interstitial lung disease </w:t>
            </w:r>
          </w:p>
        </w:tc>
        <w:tc>
          <w:tcPr>
            <w:tcW w:w="1080" w:type="dxa"/>
            <w:tcBorders>
              <w:top w:val="nil"/>
              <w:left w:val="nil"/>
              <w:bottom w:val="nil"/>
              <w:right w:val="nil"/>
            </w:tcBorders>
          </w:tcPr>
          <w:p ns2:paraId="118DAA74" ns2:textId="77777777" w:rsidR="00890EA1" w:rsidRDefault="00890EA1"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right w:val="single" w:sz="2" w:space="0" w:color="auto"/>
            </w:tcBorders>
          </w:tcPr>
          <w:p ns2:paraId="02D0F178" ns2:textId="77777777" w:rsidR="00890EA1" w:rsidRDefault="00890EA1" w:rsidP="00C90784">
            <w:pPr>
              <w:tabs>
                <w:tab w:val="decimal" w:pos="364"/>
                <w:tab w:val="left" w:pos="444"/>
              </w:tabs>
              <w:spacing w:before="15" w:after="15"/>
              <w:rPr>
                <w:sz w:val="18"/>
                <w:szCs w:val="18"/>
              </w:rPr>
            </w:pPr>
            <w:r>
              <w:rPr>
                <w:sz w:val="18"/>
                <w:szCs w:val="18"/>
              </w:rPr>
              <w:tab/>
              <w:t xml:space="preserve">(0.8) </w:t>
            </w:r>
          </w:p>
        </w:tc>
        <w:tc>
          <w:tcPr>
            <w:tcW w:w="1080" w:type="dxa"/>
            <w:tcBorders>
              <w:top w:val="nil"/>
              <w:left w:val="nil"/>
              <w:bottom w:val="nil"/>
              <w:right w:val="nil"/>
            </w:tcBorders>
          </w:tcPr>
          <w:p ns2:paraId="24CC4D74" ns2:textId="77777777" w:rsidR="00890EA1" w:rsidRDefault="00890EA1" w:rsidP="00C90784">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tcBorders>
          </w:tcPr>
          <w:p ns2:paraId="4CC43236" ns2:textId="77777777" w:rsidR="00890EA1" w:rsidRDefault="00890EA1" w:rsidP="00C90784">
            <w:pPr>
              <w:tabs>
                <w:tab w:val="decimal" w:pos="364"/>
                <w:tab w:val="left" w:pos="444"/>
              </w:tabs>
              <w:spacing w:before="15" w:after="15"/>
              <w:rPr>
                <w:sz w:val="18"/>
                <w:szCs w:val="18"/>
              </w:rPr>
            </w:pPr>
            <w:r>
              <w:rPr>
                <w:sz w:val="18"/>
                <w:szCs w:val="18"/>
              </w:rPr>
              <w:tab/>
              <w:t xml:space="preserve">(0.0) </w:t>
            </w:r>
          </w:p>
        </w:tc>
      </w:tr>
      <w:tr w:rsidR="00890EA1" ns2:paraId="2A190CAB"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78899F4A" ns2:textId="77777777" w:rsidR="00890EA1" w:rsidRDefault="00890EA1" w:rsidP="00C90784">
            <w:pPr>
              <w:spacing w:before="15" w:after="15"/>
              <w:ind w:left="160" w:right="1" w:hanging="160"/>
              <w:rPr>
                <w:sz w:val="18"/>
                <w:szCs w:val="18"/>
              </w:rPr>
            </w:pPr>
            <w:r>
              <w:rPr>
                <w:sz w:val="18"/>
                <w:szCs w:val="18"/>
              </w:rPr>
              <w:t xml:space="preserve">   Pneumonitis </w:t>
            </w:r>
          </w:p>
        </w:tc>
        <w:tc>
          <w:tcPr>
            <w:tcW w:w="1080" w:type="dxa"/>
            <w:tcBorders>
              <w:top w:val="nil"/>
              <w:left w:val="nil"/>
              <w:bottom w:val="nil"/>
              <w:right w:val="nil"/>
            </w:tcBorders>
          </w:tcPr>
          <w:p ns2:paraId="52B0C16F" ns2:textId="77777777" w:rsidR="00890EA1" w:rsidRDefault="00890EA1" w:rsidP="00C90784">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right w:val="single" w:sz="2" w:space="0" w:color="auto"/>
            </w:tcBorders>
          </w:tcPr>
          <w:p ns2:paraId="61F99A5C" ns2:textId="77777777" w:rsidR="00890EA1" w:rsidRDefault="00890EA1" w:rsidP="00C90784">
            <w:pPr>
              <w:tabs>
                <w:tab w:val="decimal" w:pos="364"/>
                <w:tab w:val="left" w:pos="444"/>
              </w:tabs>
              <w:spacing w:before="15" w:after="15"/>
              <w:rPr>
                <w:sz w:val="18"/>
                <w:szCs w:val="18"/>
              </w:rPr>
            </w:pPr>
            <w:r>
              <w:rPr>
                <w:sz w:val="18"/>
                <w:szCs w:val="18"/>
              </w:rPr>
              <w:tab/>
              <w:t xml:space="preserve">(0.0) </w:t>
            </w:r>
          </w:p>
        </w:tc>
        <w:tc>
          <w:tcPr>
            <w:tcW w:w="1080" w:type="dxa"/>
            <w:tcBorders>
              <w:top w:val="nil"/>
              <w:left w:val="nil"/>
              <w:bottom w:val="nil"/>
              <w:right w:val="nil"/>
            </w:tcBorders>
          </w:tcPr>
          <w:p ns2:paraId="3FA3AFDC" ns2:textId="77777777" w:rsidR="00890EA1" w:rsidRDefault="00890EA1"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tcBorders>
          </w:tcPr>
          <w:p ns2:paraId="059E6F1B" ns2:textId="77777777" w:rsidR="00890EA1" w:rsidRDefault="00890EA1" w:rsidP="00C90784">
            <w:pPr>
              <w:tabs>
                <w:tab w:val="decimal" w:pos="364"/>
                <w:tab w:val="left" w:pos="444"/>
              </w:tabs>
              <w:spacing w:before="15" w:after="15"/>
              <w:rPr>
                <w:sz w:val="18"/>
                <w:szCs w:val="18"/>
              </w:rPr>
            </w:pPr>
            <w:r>
              <w:rPr>
                <w:sz w:val="18"/>
                <w:szCs w:val="18"/>
              </w:rPr>
              <w:tab/>
              <w:t xml:space="preserve">(0.8) </w:t>
            </w:r>
          </w:p>
        </w:tc>
      </w:tr>
      <w:tr w:rsidR="00890EA1" ns2:paraId="43F9D5CA"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1E07B5E5" ns2:textId="77777777" w:rsidR="00890EA1" w:rsidRDefault="00890EA1" w:rsidP="00C90784">
            <w:pPr>
              <w:spacing w:after="60"/>
              <w:ind w:left="160" w:right="1" w:hanging="160"/>
              <w:rPr>
                <w:sz w:val="18"/>
                <w:szCs w:val="18"/>
              </w:rPr>
            </w:pPr>
            <w:r>
              <w:rPr>
                <w:sz w:val="18"/>
                <w:szCs w:val="18"/>
              </w:rPr>
              <w:t xml:space="preserve"> </w:t>
            </w:r>
            <w:r>
              <w:rPr>
                <w:b/>
                <w:bCs/>
                <w:sz w:val="18"/>
                <w:szCs w:val="18"/>
              </w:rPr>
              <w:t>Skin and subcutaneous tissue disorders</w:t>
            </w:r>
            <w:r>
              <w:rPr>
                <w:sz w:val="18"/>
                <w:szCs w:val="18"/>
              </w:rPr>
              <w:t xml:space="preserve"> </w:t>
            </w:r>
          </w:p>
        </w:tc>
        <w:tc>
          <w:tcPr>
            <w:tcW w:w="1080" w:type="dxa"/>
            <w:tcBorders>
              <w:top w:val="nil"/>
              <w:left w:val="nil"/>
              <w:bottom w:val="nil"/>
              <w:right w:val="nil"/>
            </w:tcBorders>
          </w:tcPr>
          <w:p ns2:paraId="28D9C764" ns2: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1</w:t>
            </w:r>
            <w:r>
              <w:rPr>
                <w:sz w:val="18"/>
                <w:szCs w:val="18"/>
              </w:rPr>
              <w:t xml:space="preserve"> </w:t>
            </w:r>
          </w:p>
        </w:tc>
        <w:tc>
          <w:tcPr>
            <w:tcW w:w="1080" w:type="dxa"/>
            <w:tcBorders>
              <w:top w:val="nil"/>
              <w:left w:val="nil"/>
              <w:bottom w:val="nil"/>
              <w:right w:val="single" w:sz="2" w:space="0" w:color="auto"/>
            </w:tcBorders>
          </w:tcPr>
          <w:p ns2:paraId="45C31FD2" ns2: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(0.8)</w:t>
            </w:r>
            <w:r>
              <w:rPr>
                <w:sz w:val="18"/>
                <w:szCs w:val="18"/>
              </w:rPr>
              <w:t xml:space="preserve"> </w:t>
            </w:r>
          </w:p>
        </w:tc>
        <w:tc>
          <w:tcPr>
            <w:tcW w:w="1080" w:type="dxa"/>
            <w:tcBorders>
              <w:top w:val="nil"/>
              <w:left w:val="nil"/>
              <w:bottom w:val="nil"/>
              <w:right w:val="nil"/>
            </w:tcBorders>
          </w:tcPr>
          <w:p ns2:paraId="69A8829E" ns2: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0</w:t>
            </w:r>
            <w:r>
              <w:rPr>
                <w:sz w:val="18"/>
                <w:szCs w:val="18"/>
              </w:rPr>
              <w:t xml:space="preserve"> </w:t>
            </w:r>
          </w:p>
        </w:tc>
        <w:tc>
          <w:tcPr>
            <w:tcW w:w="1080" w:type="dxa"/>
            <w:tcBorders>
              <w:top w:val="nil"/>
              <w:left w:val="nil"/>
              <w:bottom w:val="nil"/>
            </w:tcBorders>
          </w:tcPr>
          <w:p ns2:paraId="00A7E49C" ns2: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(0.0)</w:t>
            </w:r>
            <w:r>
              <w:rPr>
                <w:sz w:val="18"/>
                <w:szCs w:val="18"/>
              </w:rPr>
              <w:t xml:space="preserve"> </w:t>
            </w:r>
          </w:p>
        </w:tc>
      </w:tr>
      <w:tr w:rsidR="00890EA1" ns2:paraId="6ADC6592"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628B8B29" ns2:textId="77777777" w:rsidR="00890EA1" w:rsidRDefault="00890EA1" w:rsidP="00C90784">
            <w:pPr>
              <w:spacing w:before="15" w:after="15"/>
              <w:ind w:left="160" w:right="1" w:hanging="160"/>
              <w:rPr>
                <w:sz w:val="18"/>
                <w:szCs w:val="18"/>
              </w:rPr>
            </w:pPr>
            <w:r>
              <w:rPr>
                <w:sz w:val="18"/>
                <w:szCs w:val="18"/>
              </w:rPr>
              <w:t xml:space="preserve">   Rash </w:t>
            </w:r>
          </w:p>
        </w:tc>
        <w:tc>
          <w:tcPr>
            <w:tcW w:w="1080" w:type="dxa"/>
            <w:tcBorders>
              <w:top w:val="nil"/>
              <w:left w:val="nil"/>
              <w:bottom w:val="nil"/>
              <w:right w:val="nil"/>
            </w:tcBorders>
          </w:tcPr>
          <w:p ns2:paraId="1E6694F7" ns2:textId="77777777" w:rsidR="00890EA1" w:rsidRDefault="00890EA1"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right w:val="single" w:sz="2" w:space="0" w:color="auto"/>
            </w:tcBorders>
          </w:tcPr>
          <w:p ns2:paraId="606D7EE0" ns2:textId="77777777" w:rsidR="00890EA1" w:rsidRDefault="00890EA1" w:rsidP="00C90784">
            <w:pPr>
              <w:tabs>
                <w:tab w:val="decimal" w:pos="364"/>
                <w:tab w:val="left" w:pos="444"/>
              </w:tabs>
              <w:spacing w:before="15" w:after="15"/>
              <w:rPr>
                <w:sz w:val="18"/>
                <w:szCs w:val="18"/>
              </w:rPr>
            </w:pPr>
            <w:r>
              <w:rPr>
                <w:sz w:val="18"/>
                <w:szCs w:val="18"/>
              </w:rPr>
              <w:tab/>
              <w:t xml:space="preserve">(0.8) </w:t>
            </w:r>
          </w:p>
        </w:tc>
        <w:tc>
          <w:tcPr>
            <w:tcW w:w="1080" w:type="dxa"/>
            <w:tcBorders>
              <w:top w:val="nil"/>
              <w:left w:val="nil"/>
              <w:bottom w:val="nil"/>
              <w:right w:val="nil"/>
            </w:tcBorders>
          </w:tcPr>
          <w:p ns2:paraId="63A94B96" ns2:textId="77777777" w:rsidR="00890EA1" w:rsidRDefault="00890EA1" w:rsidP="00C90784">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tcBorders>
          </w:tcPr>
          <w:p ns2:paraId="70C5AF20" ns2:textId="77777777" w:rsidR="00890EA1" w:rsidRDefault="00890EA1" w:rsidP="00C90784">
            <w:pPr>
              <w:tabs>
                <w:tab w:val="decimal" w:pos="364"/>
                <w:tab w:val="left" w:pos="444"/>
              </w:tabs>
              <w:spacing w:before="15" w:after="15"/>
              <w:rPr>
                <w:sz w:val="18"/>
                <w:szCs w:val="18"/>
              </w:rPr>
            </w:pPr>
            <w:r>
              <w:rPr>
                <w:sz w:val="18"/>
                <w:szCs w:val="18"/>
              </w:rPr>
              <w:tab/>
              <w:t xml:space="preserve">(0.0) </w:t>
            </w:r>
          </w:p>
        </w:tc>
      </w:tr>
      <w:tr w:rsidR="00890EA1" ns2:paraId="70DB3346"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24317120" ns2:textId="77777777" w:rsidR="00890EA1" w:rsidRDefault="00890EA1" w:rsidP="00C90784">
            <w:pPr>
              <w:spacing w:after="60"/>
              <w:ind w:left="160" w:right="1" w:hanging="160"/>
              <w:rPr>
                <w:sz w:val="18"/>
                <w:szCs w:val="18"/>
              </w:rPr>
            </w:pPr>
            <w:r>
              <w:rPr>
                <w:sz w:val="18"/>
                <w:szCs w:val="18"/>
              </w:rPr>
              <w:t xml:space="preserve"> </w:t>
            </w:r>
            <w:r>
              <w:rPr>
                <w:b/>
                <w:bCs/>
                <w:sz w:val="18"/>
                <w:szCs w:val="18"/>
              </w:rPr>
              <w:t>Vascular disorders</w:t>
            </w:r>
            <w:r>
              <w:rPr>
                <w:sz w:val="18"/>
                <w:szCs w:val="18"/>
              </w:rPr>
              <w:t xml:space="preserve"> </w:t>
            </w:r>
          </w:p>
        </w:tc>
        <w:tc>
          <w:tcPr>
            <w:tcW w:w="1080" w:type="dxa"/>
            <w:tcBorders>
              <w:top w:val="nil"/>
              <w:left w:val="nil"/>
              <w:bottom w:val="nil"/>
              <w:right w:val="nil"/>
            </w:tcBorders>
          </w:tcPr>
          <w:p ns2:paraId="17CD9F6F" ns2: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1</w:t>
            </w:r>
            <w:r>
              <w:rPr>
                <w:sz w:val="18"/>
                <w:szCs w:val="18"/>
              </w:rPr>
              <w:t xml:space="preserve"> </w:t>
            </w:r>
          </w:p>
        </w:tc>
        <w:tc>
          <w:tcPr>
            <w:tcW w:w="1080" w:type="dxa"/>
            <w:tcBorders>
              <w:top w:val="nil"/>
              <w:left w:val="nil"/>
              <w:bottom w:val="nil"/>
              <w:right w:val="single" w:sz="2" w:space="0" w:color="auto"/>
            </w:tcBorders>
          </w:tcPr>
          <w:p ns2:paraId="466A31C0" ns2: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(0.8)</w:t>
            </w:r>
            <w:r>
              <w:rPr>
                <w:sz w:val="18"/>
                <w:szCs w:val="18"/>
              </w:rPr>
              <w:t xml:space="preserve"> </w:t>
            </w:r>
          </w:p>
        </w:tc>
        <w:tc>
          <w:tcPr>
            <w:tcW w:w="1080" w:type="dxa"/>
            <w:tcBorders>
              <w:top w:val="nil"/>
              <w:left w:val="nil"/>
              <w:bottom w:val="nil"/>
              <w:right w:val="nil"/>
            </w:tcBorders>
          </w:tcPr>
          <w:p ns2:paraId="73037714" ns2: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0</w:t>
            </w:r>
            <w:r>
              <w:rPr>
                <w:sz w:val="18"/>
                <w:szCs w:val="18"/>
              </w:rPr>
              <w:t xml:space="preserve"> </w:t>
            </w:r>
          </w:p>
        </w:tc>
        <w:tc>
          <w:tcPr>
            <w:tcW w:w="1080" w:type="dxa"/>
            <w:tcBorders>
              <w:top w:val="nil"/>
              <w:left w:val="nil"/>
              <w:bottom w:val="nil"/>
            </w:tcBorders>
          </w:tcPr>
          <w:p ns2:paraId="66FC1C6B" ns2: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(0.0)</w:t>
            </w:r>
            <w:r>
              <w:rPr>
                <w:sz w:val="18"/>
                <w:szCs w:val="18"/>
              </w:rPr>
              <w:t xml:space="preserve"> </w:t>
            </w:r>
          </w:p>
        </w:tc>
      </w:tr>
      <w:tr w:rsidR="00890EA1" ns2:paraId="06895223"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244AEEAE" ns2:textId="77777777" w:rsidR="00890EA1" w:rsidRDefault="00890EA1" w:rsidP="00C90784">
            <w:pPr>
              <w:spacing w:before="15" w:after="15"/>
              <w:ind w:left="160" w:right="1" w:hanging="160"/>
              <w:rPr>
                <w:sz w:val="18"/>
                <w:szCs w:val="18"/>
              </w:rPr>
            </w:pPr>
            <w:r>
              <w:rPr>
                <w:sz w:val="18"/>
                <w:szCs w:val="18"/>
              </w:rPr>
              <w:t xml:space="preserve">   Embolism arterial </w:t>
            </w:r>
          </w:p>
        </w:tc>
        <w:tc>
          <w:tcPr>
            <w:tcW w:w="1080" w:type="dxa"/>
            <w:tcBorders>
              <w:top w:val="nil"/>
              <w:left w:val="nil"/>
              <w:bottom w:val="nil"/>
              <w:right w:val="nil"/>
            </w:tcBorders>
          </w:tcPr>
          <w:p ns2:paraId="69B35290" ns2:textId="77777777" w:rsidR="00890EA1" w:rsidRDefault="00890EA1"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right w:val="single" w:sz="2" w:space="0" w:color="auto"/>
            </w:tcBorders>
          </w:tcPr>
          <w:p ns2:paraId="1F7357D9" ns2:textId="77777777" w:rsidR="00890EA1" w:rsidRDefault="00890EA1" w:rsidP="00C90784">
            <w:pPr>
              <w:tabs>
                <w:tab w:val="decimal" w:pos="364"/>
                <w:tab w:val="left" w:pos="444"/>
              </w:tabs>
              <w:spacing w:before="15" w:after="15"/>
              <w:rPr>
                <w:sz w:val="18"/>
                <w:szCs w:val="18"/>
              </w:rPr>
            </w:pPr>
            <w:r>
              <w:rPr>
                <w:sz w:val="18"/>
                <w:szCs w:val="18"/>
              </w:rPr>
              <w:tab/>
              <w:t xml:space="preserve">(0.8) </w:t>
            </w:r>
          </w:p>
        </w:tc>
        <w:tc>
          <w:tcPr>
            <w:tcW w:w="1080" w:type="dxa"/>
            <w:tcBorders>
              <w:top w:val="nil"/>
              <w:left w:val="nil"/>
              <w:bottom w:val="nil"/>
              <w:right w:val="nil"/>
            </w:tcBorders>
          </w:tcPr>
          <w:p ns2:paraId="26FDEB23" ns2:textId="77777777" w:rsidR="00890EA1" w:rsidRDefault="00890EA1" w:rsidP="00C90784">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tcBorders>
          </w:tcPr>
          <w:p ns2:paraId="7632663E" ns2:textId="77777777" w:rsidR="00890EA1" w:rsidRDefault="00890EA1" w:rsidP="00C90784">
            <w:pPr>
              <w:tabs>
                <w:tab w:val="decimal" w:pos="364"/>
                <w:tab w:val="left" w:pos="444"/>
              </w:tabs>
              <w:spacing w:before="15" w:after="15"/>
              <w:rPr>
                <w:sz w:val="18"/>
                <w:szCs w:val="18"/>
              </w:rPr>
            </w:pPr>
            <w:r>
              <w:rPr>
                <w:sz w:val="18"/>
                <w:szCs w:val="18"/>
              </w:rPr>
              <w:tab/>
              <w:t xml:space="preserve">(0.0) </w:t>
            </w:r>
          </w:p>
        </w:tc>
      </w:tr>
      <w:tr w:rsidR="00890EA1" ns2:paraId="313A07BA"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5D20B4B2" ns2:textId="77777777" w:rsidR="00890EA1" w:rsidRDefault="00890EA1" w:rsidP="00C90784">
            <w:pPr>
              <w:spacing w:before="15" w:after="15"/>
              <w:ind w:left="160" w:right="1" w:hanging="160"/>
              <w:rPr>
                <w:sz w:val="18"/>
                <w:szCs w:val="18"/>
              </w:rPr>
            </w:pPr>
            <w:r>
              <w:rPr>
                <w:sz w:val="18"/>
                <w:szCs w:val="18"/>
              </w:rPr>
              <w:t xml:space="preserve">   Thrombosis </w:t>
            </w:r>
          </w:p>
        </w:tc>
        <w:tc>
          <w:tcPr>
            <w:tcW w:w="1080" w:type="dxa"/>
            <w:tcBorders>
              <w:top w:val="nil"/>
              <w:left w:val="nil"/>
              <w:bottom w:val="nil"/>
              <w:right w:val="nil"/>
            </w:tcBorders>
          </w:tcPr>
          <w:p ns2:paraId="4AC10268" ns2:textId="77777777" w:rsidR="00890EA1" w:rsidRDefault="00890EA1"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right w:val="single" w:sz="2" w:space="0" w:color="auto"/>
            </w:tcBorders>
          </w:tcPr>
          <w:p ns2:paraId="69861F47" ns2:textId="77777777" w:rsidR="00890EA1" w:rsidRDefault="00890EA1" w:rsidP="00C90784">
            <w:pPr>
              <w:tabs>
                <w:tab w:val="decimal" w:pos="364"/>
                <w:tab w:val="left" w:pos="444"/>
              </w:tabs>
              <w:spacing w:before="15" w:after="15"/>
              <w:rPr>
                <w:sz w:val="18"/>
                <w:szCs w:val="18"/>
              </w:rPr>
            </w:pPr>
            <w:r>
              <w:rPr>
                <w:sz w:val="18"/>
                <w:szCs w:val="18"/>
              </w:rPr>
              <w:tab/>
              <w:t xml:space="preserve">(0.8) </w:t>
            </w:r>
          </w:p>
        </w:tc>
        <w:tc>
          <w:tcPr>
            <w:tcW w:w="1080" w:type="dxa"/>
            <w:tcBorders>
              <w:top w:val="nil"/>
              <w:left w:val="nil"/>
              <w:bottom w:val="nil"/>
              <w:right w:val="nil"/>
            </w:tcBorders>
          </w:tcPr>
          <w:p ns2:paraId="596ADC48" ns2:textId="77777777" w:rsidR="00890EA1" w:rsidRDefault="00890EA1" w:rsidP="00C90784">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tcBorders>
          </w:tcPr>
          <w:p ns2:paraId="739188CD" ns2:textId="77777777" w:rsidR="00890EA1" w:rsidRDefault="00890EA1" w:rsidP="00C90784">
            <w:pPr>
              <w:tabs>
                <w:tab w:val="decimal" w:pos="364"/>
                <w:tab w:val="left" w:pos="444"/>
              </w:tabs>
              <w:spacing w:before="15" w:after="15"/>
              <w:rPr>
                <w:sz w:val="18"/>
                <w:szCs w:val="18"/>
              </w:rPr>
            </w:pPr>
            <w:r>
              <w:rPr>
                <w:sz w:val="18"/>
                <w:szCs w:val="18"/>
              </w:rPr>
              <w:tab/>
              <w:t xml:space="preserve">(0.0) </w:t>
            </w:r>
          </w:p>
        </w:tc>
      </w:tr>
      <w:tr w:rsidR="00890EA1" ns2:paraId="01BC5B86" ns2:textId="77777777" w:rsidTr="00F52139">
        <w:tblPrEx>
          <w:tblBorders>
            <w:top w:val="single" w:sz="6" w:space="0" w:color="auto"/>
            <w:bottom w:val="single" w:sz="6" w:space="0" w:color="auto"/>
          </w:tblBorders>
        </w:tblPrEx>
        <w:trPr>
          <w:jc w:val="center"/>
        </w:trPr>
        <w:tc>
          <w:tcPr>
            <w:tcW w:w="4320" w:type="dxa"/>
            <w:tcBorders>
              <w:top w:val="nil"/>
              <w:bottom w:val="single" w:sz="4" w:space="0" w:color="auto"/>
              <w:right w:val="single" w:sz="2" w:space="0" w:color="auto"/>
            </w:tcBorders>
          </w:tcPr>
          <w:p ns2:paraId="1A4729BD" ns2:textId="77777777" w:rsidR="00890EA1" w:rsidRDefault="00890EA1" w:rsidP="00C90784">
            <w:pPr>
              <w:spacing w:before="15" w:after="15"/>
              <w:ind w:left="160" w:right="1" w:hanging="160"/>
              <w:rPr>
                <w:sz w:val="18"/>
                <w:szCs w:val="18"/>
              </w:rPr>
            </w:pPr>
            <w:r>
              <w:rPr>
                <w:sz w:val="18"/>
                <w:szCs w:val="18"/>
              </w:rPr>
              <w:t xml:space="preserve">   Venous thrombosis </w:t>
            </w:r>
          </w:p>
        </w:tc>
        <w:tc>
          <w:tcPr>
            <w:tcW w:w="1080" w:type="dxa"/>
            <w:tcBorders>
              <w:top w:val="nil"/>
              <w:left w:val="nil"/>
              <w:bottom w:val="single" w:sz="4" w:space="0" w:color="auto"/>
              <w:right w:val="nil"/>
            </w:tcBorders>
          </w:tcPr>
          <w:p ns2:paraId="3718EFDB" ns2:textId="77777777" w:rsidR="00890EA1" w:rsidRDefault="00890EA1"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single" w:sz="4" w:space="0" w:color="auto"/>
              <w:right w:val="single" w:sz="2" w:space="0" w:color="auto"/>
            </w:tcBorders>
          </w:tcPr>
          <w:p ns2:paraId="52B6873D" ns2:textId="77777777" w:rsidR="00890EA1" w:rsidRDefault="00890EA1" w:rsidP="00C90784">
            <w:pPr>
              <w:tabs>
                <w:tab w:val="decimal" w:pos="364"/>
                <w:tab w:val="left" w:pos="444"/>
              </w:tabs>
              <w:spacing w:before="15" w:after="15"/>
              <w:rPr>
                <w:sz w:val="18"/>
                <w:szCs w:val="18"/>
              </w:rPr>
            </w:pPr>
            <w:r>
              <w:rPr>
                <w:sz w:val="18"/>
                <w:szCs w:val="18"/>
              </w:rPr>
              <w:tab/>
              <w:t xml:space="preserve">(0.8) </w:t>
            </w:r>
          </w:p>
        </w:tc>
        <w:tc>
          <w:tcPr>
            <w:tcW w:w="1080" w:type="dxa"/>
            <w:tcBorders>
              <w:top w:val="nil"/>
              <w:left w:val="nil"/>
              <w:bottom w:val="single" w:sz="4" w:space="0" w:color="auto"/>
              <w:right w:val="nil"/>
            </w:tcBorders>
          </w:tcPr>
          <w:p ns2:paraId="3F6F1177" ns2:textId="77777777" w:rsidR="00890EA1" w:rsidRDefault="00890EA1" w:rsidP="00C90784">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single" w:sz="4" w:space="0" w:color="auto"/>
            </w:tcBorders>
          </w:tcPr>
          <w:p ns2:paraId="22FDE80F" ns2:textId="77777777" w:rsidR="00890EA1" w:rsidRDefault="00890EA1" w:rsidP="00C90784">
            <w:pPr>
              <w:tabs>
                <w:tab w:val="decimal" w:pos="364"/>
                <w:tab w:val="left" w:pos="444"/>
              </w:tabs>
              <w:spacing w:before="15" w:after="15"/>
              <w:rPr>
                <w:sz w:val="18"/>
                <w:szCs w:val="18"/>
              </w:rPr>
            </w:pPr>
            <w:r>
              <w:rPr>
                <w:sz w:val="18"/>
                <w:szCs w:val="18"/>
              </w:rPr>
              <w:tab/>
              <w:t xml:space="preserve">(0.0) </w:t>
            </w:r>
          </w:p>
        </w:tc>
      </w:tr>
      <w:tr w:rsidR="00890EA1" ns2:paraId="19963300" ns2:textId="77777777" w:rsidTr="00F52139">
        <w:tblPrEx>
          <w:tblBorders>
            <w:top w:val="single" w:sz="6" w:space="0" w:color="auto"/>
            <w:bottom w:val="single" w:sz="6" w:space="0" w:color="auto"/>
          </w:tblBorders>
        </w:tblPrEx>
        <w:trPr>
          <w:jc w:val="center"/>
        </w:trPr>
        <w:tc>
          <w:tcPr>
            <w:tcW w:w="8640" w:type="dxa"/>
            <w:gridSpan w:val="5"/>
            <w:tcBorders>
              <w:top w:val="single" w:sz="4" w:space="0" w:color="auto"/>
              <w:bottom w:val="double" w:sz="6" w:space="0" w:color="auto"/>
            </w:tcBorders>
          </w:tcPr>
          <w:p ns2:paraId="320FCF84" ns2:textId="77777777" w:rsidR="00890EA1" w:rsidRDefault="00890EA1" w:rsidP="00C90784">
            <w:pPr>
              <w:spacing w:before="30" w:after="30"/>
              <w:ind w:left="160" w:right="1" w:hanging="160"/>
              <w:rPr>
                <w:sz w:val="18"/>
                <w:szCs w:val="18"/>
              </w:rPr>
            </w:pPr>
            <w:r>
              <w:rPr>
                <w:sz w:val="18"/>
                <w:szCs w:val="18"/>
              </w:rPr>
              <w:t xml:space="preserve"> Every participant is counted a single time for each applicable row and column.</w:t>
            </w:r>
          </w:p>
          <w:p ns2:paraId="2398B866" ns2:textId="77777777" w:rsidR="00890EA1" w:rsidRDefault="00890EA1" w:rsidP="00C90784">
            <w:pPr>
              <w:spacing w:before="30" w:after="30"/>
              <w:ind w:left="160" w:right="1" w:hanging="160"/>
              <w:rPr>
                <w:sz w:val="18"/>
                <w:szCs w:val="18"/>
              </w:rPr>
            </w:pPr>
            <w:r>
              <w:rPr>
                <w:sz w:val="18"/>
                <w:szCs w:val="18"/>
              </w:rPr>
              <w:t xml:space="preserve"> Adverse events occurring within 30 days after last infusion of study drug are included.</w:t>
            </w:r>
          </w:p>
          <w:p ns2:paraId="34E6E970" ns2:textId="77777777" w:rsidR="00890EA1" w:rsidRDefault="00890EA1" w:rsidP="00C90784">
            <w:pPr>
              <w:spacing w:before="30" w:after="30"/>
              <w:ind w:left="160" w:right="1" w:hanging="160"/>
              <w:rPr>
                <w:sz w:val="18"/>
                <w:szCs w:val="18"/>
              </w:rPr>
            </w:pPr>
            <w:r>
              <w:rPr>
                <w:sz w:val="18"/>
                <w:szCs w:val="18"/>
              </w:rPr>
              <w:t xml:space="preserve"> Database cutoff date: 30NOV2023</w:t>
            </w:r>
          </w:p>
        </w:tc>
      </w:tr>
      <w:tr w:rsidR="00890EA1" ns2:paraId="58FD0AD4" ns2:textId="77777777" w:rsidTr="00C90784">
        <w:tblPrEx>
          <w:tblBorders>
            <w:top w:val="none" w:sz="0" w:space="0" w:color="auto"/>
            <w:left w:val="none" w:sz="0" w:space="0" w:color="auto"/>
            <w:bottom w:val="none" w:sz="0" w:space="0" w:color="auto"/>
            <w:right w:val="none" w:sz="0" w:space="0" w:color="auto"/>
          </w:tblBorders>
        </w:tblPrEx>
        <w:trPr>
          <w:jc w:val="center"/>
        </w:trPr>
        <w:tc>
          <w:tcPr>
            <w:tcW w:w="8640" w:type="dxa"/>
            <w:gridSpan w:val="5"/>
            <w:tcBorders>
              <w:top w:val="nil"/>
              <w:left w:val="nil"/>
              <w:bottom w:val="nil"/>
              <w:right w:val="nil"/>
            </w:tcBorders>
          </w:tcPr>
          <w:p ns2:paraId="322F3B27" ns2:textId="77777777" w:rsidR="00890EA1" w:rsidRDefault="00890EA1" w:rsidP="00C90784">
            <w:pPr>
              <w:spacing w:before="15" w:after="15"/>
              <w:rPr>
                <w:sz w:val="18"/>
                <w:szCs w:val="18"/>
              </w:rPr>
            </w:pPr>
            <w:r>
              <w:rPr>
                <w:sz w:val="18"/>
                <w:szCs w:val="18"/>
              </w:rPr>
              <w:t>Source:  [P014MK2870: adam-adsl; adae]</w:t>
            </w:r>
          </w:p>
        </w:tc>
      </w:tr>
    </w:tbl>
    <w:p ns2:paraId="7E9541AD" ns2:textId="77777777" w:rsidR="00B743A9" w:rsidRPr="00B743A9" w:rsidRDefault="00B743A9" w:rsidP="00914D2C">
      <w:pPr>
        <w:pStyle w:val="ListEnd"/>
      </w:pPr>
    </w:p>
    <w:p ns2:paraId="468DE9FA" ns2:textId="04085516" w:rsidR="00D048BB" w:rsidRDefault="00890EA1" w:rsidP="00890EA1">
      <w:pPr>
        <w:pStyle w:val="TableTitle"/>
      </w:pPr>
      <w:del w:id="13205" w:author="GoldenCorpusHarness" w:date="2026-03-28T21:57:55Z">
        <w:r>
          <w:delText>Table 69Study MK-2870-014 (SKB264-III-03): Participants With Adverse Events Resulting in Discontinuation (Incidence &gt;0% in One or More Treatment Groups) (APaT Population)</w:delText>
        </w:r>
      </w:del>
    </w:p>
    <w:tbl>
      <w:tblPr>
        <w:tblW w:w="0" w:type="auto"/>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4320"/>
        <w:gridCol w:w="1080"/>
        <w:gridCol w:w="1080"/>
        <w:gridCol w:w="1080"/>
        <w:gridCol w:w="1080"/>
      </w:tblGrid>
      <w:tr w:rsidR="00890EA1" ns2:paraId="4DC4C581" ns2:textId="77777777" w:rsidTr="00C90784">
        <w:trPr>
          <w:jc w:val="center"/>
        </w:trPr>
        <w:tc>
          <w:tcPr>
            <w:tcW w:w="4320" w:type="dxa"/>
            <w:tcBorders>
              <w:top w:val="double" w:sz="6" w:space="0" w:color="auto"/>
              <w:bottom w:val="nil"/>
              <w:right w:val="single" w:sz="2" w:space="0" w:color="auto"/>
            </w:tcBorders>
          </w:tcPr>
          <w:p ns2:paraId="4D560971" ns2:textId="77777777" w:rsidR="00890EA1" w:rsidRDefault="00890EA1" w:rsidP="00C90784">
            <w:pPr>
              <w:spacing w:before="15" w:after="15"/>
              <w:rPr>
                <w:sz w:val="18"/>
                <w:szCs w:val="18"/>
              </w:rPr>
            </w:pPr>
            <w:bookmarkStart w:id="535" w:name="_Hlk179641638"/>
          </w:p>
        </w:tc>
        <w:tc>
          <w:tcPr>
            <w:tcW w:w="2160" w:type="dxa"/>
            <w:gridSpan w:val="2"/>
            <w:tcBorders>
              <w:top w:val="double" w:sz="6" w:space="0" w:color="auto"/>
              <w:left w:val="nil"/>
              <w:bottom w:val="single" w:sz="2" w:space="0" w:color="auto"/>
              <w:right w:val="single" w:sz="2" w:space="0" w:color="auto"/>
            </w:tcBorders>
          </w:tcPr>
          <w:p ns2:paraId="78B503EC" ns2:textId="77D09111" w:rsidR="00890EA1" w:rsidRDefault="0050331B" w:rsidP="00C90784">
            <w:pPr>
              <w:spacing w:before="15" w:after="15"/>
              <w:jc w:val="center"/>
              <w:rPr>
                <w:sz w:val="18"/>
                <w:szCs w:val="18"/>
              </w:rPr>
            </w:pPr>
            <w:r w:rsidRPr="0050331B">
              <w:rPr>
                <w:sz w:val="18"/>
                <w:szCs w:val="18"/>
              </w:rPr>
              <w:t>sac-TMT</w:t>
            </w:r>
            <w:r w:rsidR="00890EA1">
              <w:rPr>
                <w:sz w:val="18"/>
                <w:szCs w:val="18"/>
              </w:rPr>
              <w:t xml:space="preserve"> 5 mg/kg </w:t>
            </w:r>
          </w:p>
        </w:tc>
        <w:tc>
          <w:tcPr>
            <w:tcW w:w="2160" w:type="dxa"/>
            <w:gridSpan w:val="2"/>
            <w:tcBorders>
              <w:top w:val="double" w:sz="6" w:space="0" w:color="auto"/>
              <w:left w:val="nil"/>
              <w:bottom w:val="single" w:sz="2" w:space="0" w:color="auto"/>
            </w:tcBorders>
          </w:tcPr>
          <w:p ns2:paraId="536466B3" ns2:textId="77777777" w:rsidR="00890EA1" w:rsidRDefault="00890EA1" w:rsidP="00C90784">
            <w:pPr>
              <w:spacing w:before="15" w:after="15"/>
              <w:jc w:val="center"/>
              <w:rPr>
                <w:sz w:val="18"/>
                <w:szCs w:val="18"/>
              </w:rPr>
            </w:pPr>
            <w:r>
              <w:rPr>
                <w:sz w:val="18"/>
                <w:szCs w:val="18"/>
              </w:rPr>
              <w:t xml:space="preserve">Control </w:t>
            </w:r>
          </w:p>
        </w:tc>
      </w:tr>
      <w:tr w:rsidR="00890EA1" ns2:paraId="5EB63DDB" ns2:textId="77777777" w:rsidTr="00C90784">
        <w:tblPrEx>
          <w:tblBorders>
            <w:top w:val="single" w:sz="6" w:space="0" w:color="auto"/>
            <w:bottom w:val="single" w:sz="6" w:space="0" w:color="auto"/>
          </w:tblBorders>
        </w:tblPrEx>
        <w:trPr>
          <w:jc w:val="center"/>
        </w:trPr>
        <w:tc>
          <w:tcPr>
            <w:tcW w:w="4320" w:type="dxa"/>
            <w:tcBorders>
              <w:top w:val="nil"/>
              <w:bottom w:val="single" w:sz="2" w:space="0" w:color="auto"/>
              <w:right w:val="single" w:sz="2" w:space="0" w:color="auto"/>
            </w:tcBorders>
          </w:tcPr>
          <w:p ns2:paraId="10D9D5F6" ns2:textId="77777777" w:rsidR="00890EA1" w:rsidRDefault="00890EA1" w:rsidP="00C90784">
            <w:pPr>
              <w:spacing w:before="15" w:after="15"/>
              <w:rPr>
                <w:sz w:val="18"/>
                <w:szCs w:val="18"/>
              </w:rPr>
            </w:pPr>
          </w:p>
        </w:tc>
        <w:tc>
          <w:tcPr>
            <w:tcW w:w="1080" w:type="dxa"/>
            <w:tcBorders>
              <w:top w:val="nil"/>
              <w:left w:val="nil"/>
              <w:bottom w:val="single" w:sz="2" w:space="0" w:color="auto"/>
              <w:right w:val="nil"/>
            </w:tcBorders>
          </w:tcPr>
          <w:p ns2:paraId="0FF1E7A8" ns2:textId="77777777" w:rsidR="00890EA1" w:rsidRDefault="00890EA1" w:rsidP="00C90784">
            <w:pPr>
              <w:spacing w:before="15" w:after="15"/>
              <w:jc w:val="center"/>
              <w:rPr>
                <w:sz w:val="18"/>
                <w:szCs w:val="18"/>
              </w:rPr>
            </w:pPr>
            <w:r>
              <w:rPr>
                <w:sz w:val="18"/>
                <w:szCs w:val="18"/>
              </w:rPr>
              <w:t xml:space="preserve">n </w:t>
            </w:r>
          </w:p>
        </w:tc>
        <w:tc>
          <w:tcPr>
            <w:tcW w:w="1080" w:type="dxa"/>
            <w:tcBorders>
              <w:top w:val="nil"/>
              <w:left w:val="nil"/>
              <w:bottom w:val="single" w:sz="2" w:space="0" w:color="auto"/>
              <w:right w:val="single" w:sz="2" w:space="0" w:color="auto"/>
            </w:tcBorders>
          </w:tcPr>
          <w:p ns2:paraId="4E50CEBA" ns2:textId="77777777" w:rsidR="00890EA1" w:rsidRDefault="00890EA1" w:rsidP="00C90784">
            <w:pPr>
              <w:spacing w:before="15" w:after="15"/>
              <w:jc w:val="center"/>
              <w:rPr>
                <w:sz w:val="18"/>
                <w:szCs w:val="18"/>
              </w:rPr>
            </w:pPr>
            <w:r>
              <w:rPr>
                <w:sz w:val="18"/>
                <w:szCs w:val="18"/>
              </w:rPr>
              <w:t xml:space="preserve">(%) </w:t>
            </w:r>
          </w:p>
        </w:tc>
        <w:tc>
          <w:tcPr>
            <w:tcW w:w="1080" w:type="dxa"/>
            <w:tcBorders>
              <w:top w:val="nil"/>
              <w:left w:val="nil"/>
              <w:bottom w:val="single" w:sz="2" w:space="0" w:color="auto"/>
              <w:right w:val="nil"/>
            </w:tcBorders>
          </w:tcPr>
          <w:p ns2:paraId="0D17A657" ns2:textId="77777777" w:rsidR="00890EA1" w:rsidRDefault="00890EA1" w:rsidP="00C90784">
            <w:pPr>
              <w:spacing w:before="15" w:after="15"/>
              <w:jc w:val="center"/>
              <w:rPr>
                <w:sz w:val="18"/>
                <w:szCs w:val="18"/>
              </w:rPr>
            </w:pPr>
            <w:r>
              <w:rPr>
                <w:sz w:val="18"/>
                <w:szCs w:val="18"/>
              </w:rPr>
              <w:t xml:space="preserve">n </w:t>
            </w:r>
          </w:p>
        </w:tc>
        <w:tc>
          <w:tcPr>
            <w:tcW w:w="1080" w:type="dxa"/>
            <w:tcBorders>
              <w:top w:val="nil"/>
              <w:left w:val="nil"/>
              <w:bottom w:val="single" w:sz="2" w:space="0" w:color="auto"/>
            </w:tcBorders>
          </w:tcPr>
          <w:p ns2:paraId="5F55193E" ns2:textId="77777777" w:rsidR="00890EA1" w:rsidRDefault="00890EA1" w:rsidP="00C90784">
            <w:pPr>
              <w:spacing w:before="15" w:after="15"/>
              <w:jc w:val="center"/>
              <w:rPr>
                <w:sz w:val="18"/>
                <w:szCs w:val="18"/>
              </w:rPr>
            </w:pPr>
            <w:r>
              <w:rPr>
                <w:sz w:val="18"/>
                <w:szCs w:val="18"/>
              </w:rPr>
              <w:t xml:space="preserve">(%) </w:t>
            </w:r>
          </w:p>
        </w:tc>
      </w:tr>
      <w:tr w:rsidR="00890EA1" ns2:paraId="3C6B1B77"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106FEEB3" ns2:textId="77777777" w:rsidR="00890EA1" w:rsidRDefault="00890EA1" w:rsidP="00C90784">
            <w:pPr>
              <w:spacing w:before="15" w:after="15"/>
              <w:ind w:left="160" w:right="1" w:hanging="160"/>
              <w:rPr>
                <w:sz w:val="18"/>
                <w:szCs w:val="18"/>
              </w:rPr>
            </w:pPr>
            <w:r>
              <w:rPr>
                <w:sz w:val="18"/>
                <w:szCs w:val="18"/>
              </w:rPr>
              <w:t xml:space="preserve"> Participants in population </w:t>
            </w:r>
          </w:p>
        </w:tc>
        <w:tc>
          <w:tcPr>
            <w:tcW w:w="1080" w:type="dxa"/>
            <w:tcBorders>
              <w:top w:val="nil"/>
              <w:left w:val="nil"/>
              <w:bottom w:val="nil"/>
              <w:right w:val="nil"/>
            </w:tcBorders>
          </w:tcPr>
          <w:p ns2:paraId="31251156" ns2:textId="77777777" w:rsidR="00890EA1" w:rsidRDefault="00890EA1" w:rsidP="00C90784">
            <w:pPr>
              <w:tabs>
                <w:tab w:val="decimal" w:pos="533"/>
                <w:tab w:val="left" w:pos="613"/>
              </w:tabs>
              <w:spacing w:before="15" w:after="15"/>
              <w:rPr>
                <w:sz w:val="18"/>
                <w:szCs w:val="18"/>
              </w:rPr>
            </w:pPr>
            <w:r>
              <w:rPr>
                <w:sz w:val="18"/>
                <w:szCs w:val="18"/>
              </w:rPr>
              <w:tab/>
              <w:t xml:space="preserve">130 </w:t>
            </w:r>
          </w:p>
        </w:tc>
        <w:tc>
          <w:tcPr>
            <w:tcW w:w="1080" w:type="dxa"/>
            <w:tcBorders>
              <w:top w:val="nil"/>
              <w:left w:val="nil"/>
              <w:bottom w:val="nil"/>
              <w:right w:val="single" w:sz="2" w:space="0" w:color="auto"/>
            </w:tcBorders>
          </w:tcPr>
          <w:p ns2:paraId="7616CE94" ns2:textId="77777777" w:rsidR="00890EA1" w:rsidRDefault="00890EA1" w:rsidP="00C90784">
            <w:pPr>
              <w:tabs>
                <w:tab w:val="decimal" w:pos="364"/>
                <w:tab w:val="left" w:pos="444"/>
              </w:tabs>
              <w:spacing w:before="15" w:after="15"/>
              <w:rPr>
                <w:sz w:val="18"/>
                <w:szCs w:val="18"/>
              </w:rPr>
            </w:pPr>
            <w:r>
              <w:rPr>
                <w:sz w:val="18"/>
                <w:szCs w:val="18"/>
              </w:rPr>
              <w:tab/>
            </w:r>
          </w:p>
        </w:tc>
        <w:tc>
          <w:tcPr>
            <w:tcW w:w="1080" w:type="dxa"/>
            <w:tcBorders>
              <w:top w:val="nil"/>
              <w:left w:val="nil"/>
              <w:bottom w:val="nil"/>
              <w:right w:val="nil"/>
            </w:tcBorders>
          </w:tcPr>
          <w:p ns2:paraId="640008C3" ns2:textId="77777777" w:rsidR="00890EA1" w:rsidRDefault="00890EA1" w:rsidP="00C90784">
            <w:pPr>
              <w:tabs>
                <w:tab w:val="decimal" w:pos="533"/>
                <w:tab w:val="left" w:pos="613"/>
              </w:tabs>
              <w:spacing w:before="15" w:after="15"/>
              <w:rPr>
                <w:sz w:val="18"/>
                <w:szCs w:val="18"/>
              </w:rPr>
            </w:pPr>
            <w:r>
              <w:rPr>
                <w:sz w:val="18"/>
                <w:szCs w:val="18"/>
              </w:rPr>
              <w:tab/>
              <w:t xml:space="preserve">132 </w:t>
            </w:r>
          </w:p>
        </w:tc>
        <w:tc>
          <w:tcPr>
            <w:tcW w:w="1080" w:type="dxa"/>
            <w:tcBorders>
              <w:top w:val="nil"/>
              <w:left w:val="nil"/>
              <w:bottom w:val="nil"/>
            </w:tcBorders>
          </w:tcPr>
          <w:p ns2:paraId="705D0A90" ns2:textId="77777777" w:rsidR="00890EA1" w:rsidRDefault="00890EA1" w:rsidP="00C90784">
            <w:pPr>
              <w:tabs>
                <w:tab w:val="decimal" w:pos="364"/>
                <w:tab w:val="left" w:pos="444"/>
              </w:tabs>
              <w:spacing w:before="15" w:after="15"/>
              <w:rPr>
                <w:sz w:val="18"/>
                <w:szCs w:val="18"/>
              </w:rPr>
            </w:pPr>
            <w:r>
              <w:rPr>
                <w:sz w:val="18"/>
                <w:szCs w:val="18"/>
              </w:rPr>
              <w:tab/>
            </w:r>
          </w:p>
        </w:tc>
      </w:tr>
      <w:tr w:rsidR="00890EA1" ns2:paraId="384CC999"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74098675" ns2:textId="77777777" w:rsidR="00890EA1" w:rsidRDefault="00890EA1" w:rsidP="00C90784">
            <w:pPr>
              <w:spacing w:before="15" w:after="15"/>
              <w:ind w:left="160" w:right="1" w:hanging="160"/>
              <w:rPr>
                <w:sz w:val="18"/>
                <w:szCs w:val="18"/>
              </w:rPr>
            </w:pPr>
            <w:r>
              <w:rPr>
                <w:sz w:val="18"/>
                <w:szCs w:val="18"/>
              </w:rPr>
              <w:t xml:space="preserve">   with one or more adverse events </w:t>
            </w:r>
          </w:p>
        </w:tc>
        <w:tc>
          <w:tcPr>
            <w:tcW w:w="1080" w:type="dxa"/>
            <w:tcBorders>
              <w:top w:val="nil"/>
              <w:left w:val="nil"/>
              <w:bottom w:val="nil"/>
              <w:right w:val="nil"/>
            </w:tcBorders>
          </w:tcPr>
          <w:p ns2:paraId="2C783BBA" ns2:textId="77777777" w:rsidR="00890EA1" w:rsidRDefault="00890EA1" w:rsidP="00C90784">
            <w:pPr>
              <w:tabs>
                <w:tab w:val="decimal" w:pos="533"/>
                <w:tab w:val="left" w:pos="613"/>
              </w:tabs>
              <w:spacing w:before="15" w:after="15"/>
              <w:rPr>
                <w:sz w:val="18"/>
                <w:szCs w:val="18"/>
              </w:rPr>
            </w:pPr>
            <w:r>
              <w:rPr>
                <w:sz w:val="18"/>
                <w:szCs w:val="18"/>
              </w:rPr>
              <w:tab/>
              <w:t xml:space="preserve">2 </w:t>
            </w:r>
          </w:p>
        </w:tc>
        <w:tc>
          <w:tcPr>
            <w:tcW w:w="1080" w:type="dxa"/>
            <w:tcBorders>
              <w:top w:val="nil"/>
              <w:left w:val="nil"/>
              <w:bottom w:val="nil"/>
              <w:right w:val="single" w:sz="2" w:space="0" w:color="auto"/>
            </w:tcBorders>
          </w:tcPr>
          <w:p ns2:paraId="1B9826EA" ns2:textId="77777777" w:rsidR="00890EA1" w:rsidRDefault="00890EA1" w:rsidP="00C90784">
            <w:pPr>
              <w:tabs>
                <w:tab w:val="decimal" w:pos="364"/>
                <w:tab w:val="left" w:pos="444"/>
              </w:tabs>
              <w:spacing w:before="15" w:after="15"/>
              <w:rPr>
                <w:sz w:val="18"/>
                <w:szCs w:val="18"/>
              </w:rPr>
            </w:pPr>
            <w:r>
              <w:rPr>
                <w:sz w:val="18"/>
                <w:szCs w:val="18"/>
              </w:rPr>
              <w:tab/>
              <w:t xml:space="preserve">(1.5) </w:t>
            </w:r>
          </w:p>
        </w:tc>
        <w:tc>
          <w:tcPr>
            <w:tcW w:w="1080" w:type="dxa"/>
            <w:tcBorders>
              <w:top w:val="nil"/>
              <w:left w:val="nil"/>
              <w:bottom w:val="nil"/>
              <w:right w:val="nil"/>
            </w:tcBorders>
          </w:tcPr>
          <w:p ns2:paraId="37199867" ns2:textId="77777777" w:rsidR="00890EA1" w:rsidRDefault="00890EA1" w:rsidP="00C90784">
            <w:pPr>
              <w:tabs>
                <w:tab w:val="decimal" w:pos="533"/>
                <w:tab w:val="left" w:pos="613"/>
              </w:tabs>
              <w:spacing w:before="15" w:after="15"/>
              <w:rPr>
                <w:sz w:val="18"/>
                <w:szCs w:val="18"/>
              </w:rPr>
            </w:pPr>
            <w:r>
              <w:rPr>
                <w:sz w:val="18"/>
                <w:szCs w:val="18"/>
              </w:rPr>
              <w:tab/>
              <w:t xml:space="preserve">2 </w:t>
            </w:r>
          </w:p>
        </w:tc>
        <w:tc>
          <w:tcPr>
            <w:tcW w:w="1080" w:type="dxa"/>
            <w:tcBorders>
              <w:top w:val="nil"/>
              <w:left w:val="nil"/>
              <w:bottom w:val="nil"/>
            </w:tcBorders>
          </w:tcPr>
          <w:p ns2:paraId="6BF88680" ns2:textId="77777777" w:rsidR="00890EA1" w:rsidRDefault="00890EA1" w:rsidP="00C90784">
            <w:pPr>
              <w:tabs>
                <w:tab w:val="decimal" w:pos="364"/>
                <w:tab w:val="left" w:pos="444"/>
              </w:tabs>
              <w:spacing w:before="15" w:after="15"/>
              <w:rPr>
                <w:sz w:val="18"/>
                <w:szCs w:val="18"/>
              </w:rPr>
            </w:pPr>
            <w:r>
              <w:rPr>
                <w:sz w:val="18"/>
                <w:szCs w:val="18"/>
              </w:rPr>
              <w:tab/>
              <w:t xml:space="preserve">(1.5) </w:t>
            </w:r>
          </w:p>
        </w:tc>
      </w:tr>
      <w:tr w:rsidR="00890EA1" ns2:paraId="6CABD255"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01A7C7B9" ns2:textId="77777777" w:rsidR="00890EA1" w:rsidRDefault="00890EA1" w:rsidP="00C90784">
            <w:pPr>
              <w:spacing w:after="60"/>
              <w:ind w:left="160" w:right="1" w:hanging="160"/>
              <w:rPr>
                <w:sz w:val="18"/>
                <w:szCs w:val="18"/>
              </w:rPr>
            </w:pPr>
            <w:r>
              <w:rPr>
                <w:sz w:val="18"/>
                <w:szCs w:val="18"/>
              </w:rPr>
              <w:t xml:space="preserve"> </w:t>
            </w:r>
            <w:r>
              <w:rPr>
                <w:b/>
                <w:bCs/>
                <w:sz w:val="18"/>
                <w:szCs w:val="18"/>
              </w:rPr>
              <w:t>Gastrointestinal disorders</w:t>
            </w:r>
            <w:r>
              <w:rPr>
                <w:sz w:val="18"/>
                <w:szCs w:val="18"/>
              </w:rPr>
              <w:t xml:space="preserve"> </w:t>
            </w:r>
          </w:p>
        </w:tc>
        <w:tc>
          <w:tcPr>
            <w:tcW w:w="1080" w:type="dxa"/>
            <w:tcBorders>
              <w:top w:val="nil"/>
              <w:left w:val="nil"/>
              <w:bottom w:val="nil"/>
              <w:right w:val="nil"/>
            </w:tcBorders>
          </w:tcPr>
          <w:p ns2:paraId="1CA5B5F6" ns2: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0</w:t>
            </w:r>
            <w:r>
              <w:rPr>
                <w:sz w:val="18"/>
                <w:szCs w:val="18"/>
              </w:rPr>
              <w:t xml:space="preserve"> </w:t>
            </w:r>
          </w:p>
        </w:tc>
        <w:tc>
          <w:tcPr>
            <w:tcW w:w="1080" w:type="dxa"/>
            <w:tcBorders>
              <w:top w:val="nil"/>
              <w:left w:val="nil"/>
              <w:bottom w:val="nil"/>
              <w:right w:val="single" w:sz="2" w:space="0" w:color="auto"/>
            </w:tcBorders>
          </w:tcPr>
          <w:p ns2:paraId="1C426939" ns2: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(0.0)</w:t>
            </w:r>
            <w:r>
              <w:rPr>
                <w:sz w:val="18"/>
                <w:szCs w:val="18"/>
              </w:rPr>
              <w:t xml:space="preserve"> </w:t>
            </w:r>
          </w:p>
        </w:tc>
        <w:tc>
          <w:tcPr>
            <w:tcW w:w="1080" w:type="dxa"/>
            <w:tcBorders>
              <w:top w:val="nil"/>
              <w:left w:val="nil"/>
              <w:bottom w:val="nil"/>
              <w:right w:val="nil"/>
            </w:tcBorders>
          </w:tcPr>
          <w:p ns2:paraId="3ACB804B" ns2: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2</w:t>
            </w:r>
            <w:r>
              <w:rPr>
                <w:sz w:val="18"/>
                <w:szCs w:val="18"/>
              </w:rPr>
              <w:t xml:space="preserve"> </w:t>
            </w:r>
          </w:p>
        </w:tc>
        <w:tc>
          <w:tcPr>
            <w:tcW w:w="1080" w:type="dxa"/>
            <w:tcBorders>
              <w:top w:val="nil"/>
              <w:left w:val="nil"/>
              <w:bottom w:val="nil"/>
            </w:tcBorders>
          </w:tcPr>
          <w:p ns2:paraId="2C059181" ns2: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(1.5)</w:t>
            </w:r>
            <w:r>
              <w:rPr>
                <w:sz w:val="18"/>
                <w:szCs w:val="18"/>
              </w:rPr>
              <w:t xml:space="preserve"> </w:t>
            </w:r>
          </w:p>
        </w:tc>
      </w:tr>
      <w:tr w:rsidR="00890EA1" ns2:paraId="6D20C0E2"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16B10A3B" ns2:textId="77777777" w:rsidR="00890EA1" w:rsidRDefault="00890EA1" w:rsidP="00C90784">
            <w:pPr>
              <w:spacing w:before="15" w:after="15"/>
              <w:ind w:left="160" w:right="1" w:hanging="160"/>
              <w:rPr>
                <w:sz w:val="18"/>
                <w:szCs w:val="18"/>
              </w:rPr>
            </w:pPr>
            <w:r>
              <w:rPr>
                <w:sz w:val="18"/>
                <w:szCs w:val="18"/>
              </w:rPr>
              <w:t xml:space="preserve">   Constipation </w:t>
            </w:r>
          </w:p>
        </w:tc>
        <w:tc>
          <w:tcPr>
            <w:tcW w:w="1080" w:type="dxa"/>
            <w:tcBorders>
              <w:top w:val="nil"/>
              <w:left w:val="nil"/>
              <w:bottom w:val="nil"/>
              <w:right w:val="nil"/>
            </w:tcBorders>
          </w:tcPr>
          <w:p ns2:paraId="20E23CF2" ns2:textId="77777777" w:rsidR="00890EA1" w:rsidRDefault="00890EA1" w:rsidP="00C90784">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right w:val="single" w:sz="2" w:space="0" w:color="auto"/>
            </w:tcBorders>
          </w:tcPr>
          <w:p ns2:paraId="2248DCA5" ns2:textId="77777777" w:rsidR="00890EA1" w:rsidRDefault="00890EA1" w:rsidP="00C90784">
            <w:pPr>
              <w:tabs>
                <w:tab w:val="decimal" w:pos="364"/>
                <w:tab w:val="left" w:pos="444"/>
              </w:tabs>
              <w:spacing w:before="15" w:after="15"/>
              <w:rPr>
                <w:sz w:val="18"/>
                <w:szCs w:val="18"/>
              </w:rPr>
            </w:pPr>
            <w:r>
              <w:rPr>
                <w:sz w:val="18"/>
                <w:szCs w:val="18"/>
              </w:rPr>
              <w:tab/>
              <w:t xml:space="preserve">(0.0) </w:t>
            </w:r>
          </w:p>
        </w:tc>
        <w:tc>
          <w:tcPr>
            <w:tcW w:w="1080" w:type="dxa"/>
            <w:tcBorders>
              <w:top w:val="nil"/>
              <w:left w:val="nil"/>
              <w:bottom w:val="nil"/>
              <w:right w:val="nil"/>
            </w:tcBorders>
          </w:tcPr>
          <w:p ns2:paraId="6045596A" ns2:textId="77777777" w:rsidR="00890EA1" w:rsidRDefault="00890EA1"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tcBorders>
          </w:tcPr>
          <w:p ns2:paraId="5F842F8B" ns2:textId="77777777" w:rsidR="00890EA1" w:rsidRDefault="00890EA1" w:rsidP="00C90784">
            <w:pPr>
              <w:tabs>
                <w:tab w:val="decimal" w:pos="364"/>
                <w:tab w:val="left" w:pos="444"/>
              </w:tabs>
              <w:spacing w:before="15" w:after="15"/>
              <w:rPr>
                <w:sz w:val="18"/>
                <w:szCs w:val="18"/>
              </w:rPr>
            </w:pPr>
            <w:r>
              <w:rPr>
                <w:sz w:val="18"/>
                <w:szCs w:val="18"/>
              </w:rPr>
              <w:tab/>
              <w:t xml:space="preserve">(0.8) </w:t>
            </w:r>
          </w:p>
        </w:tc>
      </w:tr>
      <w:tr w:rsidR="00890EA1" ns2:paraId="084D48B9"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1C9492B1" ns2:textId="77777777" w:rsidR="00890EA1" w:rsidRDefault="00890EA1" w:rsidP="00C90784">
            <w:pPr>
              <w:spacing w:before="15" w:after="15"/>
              <w:ind w:left="160" w:right="1" w:hanging="160"/>
              <w:rPr>
                <w:sz w:val="18"/>
                <w:szCs w:val="18"/>
              </w:rPr>
            </w:pPr>
            <w:r>
              <w:rPr>
                <w:sz w:val="18"/>
                <w:szCs w:val="18"/>
              </w:rPr>
              <w:t xml:space="preserve">   Intestinal obstruction </w:t>
            </w:r>
          </w:p>
        </w:tc>
        <w:tc>
          <w:tcPr>
            <w:tcW w:w="1080" w:type="dxa"/>
            <w:tcBorders>
              <w:top w:val="nil"/>
              <w:left w:val="nil"/>
              <w:bottom w:val="nil"/>
              <w:right w:val="nil"/>
            </w:tcBorders>
          </w:tcPr>
          <w:p ns2:paraId="0ACC5C0F" ns2:textId="77777777" w:rsidR="00890EA1" w:rsidRDefault="00890EA1" w:rsidP="00C90784">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right w:val="single" w:sz="2" w:space="0" w:color="auto"/>
            </w:tcBorders>
          </w:tcPr>
          <w:p ns2:paraId="5CF45110" ns2:textId="77777777" w:rsidR="00890EA1" w:rsidRDefault="00890EA1" w:rsidP="00C90784">
            <w:pPr>
              <w:tabs>
                <w:tab w:val="decimal" w:pos="364"/>
                <w:tab w:val="left" w:pos="444"/>
              </w:tabs>
              <w:spacing w:before="15" w:after="15"/>
              <w:rPr>
                <w:sz w:val="18"/>
                <w:szCs w:val="18"/>
              </w:rPr>
            </w:pPr>
            <w:r>
              <w:rPr>
                <w:sz w:val="18"/>
                <w:szCs w:val="18"/>
              </w:rPr>
              <w:tab/>
              <w:t xml:space="preserve">(0.0) </w:t>
            </w:r>
          </w:p>
        </w:tc>
        <w:tc>
          <w:tcPr>
            <w:tcW w:w="1080" w:type="dxa"/>
            <w:tcBorders>
              <w:top w:val="nil"/>
              <w:left w:val="nil"/>
              <w:bottom w:val="nil"/>
              <w:right w:val="nil"/>
            </w:tcBorders>
          </w:tcPr>
          <w:p ns2:paraId="23D6B3B2" ns2:textId="77777777" w:rsidR="00890EA1" w:rsidRDefault="00890EA1"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tcBorders>
          </w:tcPr>
          <w:p ns2:paraId="7EB8882E" ns2:textId="77777777" w:rsidR="00890EA1" w:rsidRDefault="00890EA1" w:rsidP="00C90784">
            <w:pPr>
              <w:tabs>
                <w:tab w:val="decimal" w:pos="364"/>
                <w:tab w:val="left" w:pos="444"/>
              </w:tabs>
              <w:spacing w:before="15" w:after="15"/>
              <w:rPr>
                <w:sz w:val="18"/>
                <w:szCs w:val="18"/>
              </w:rPr>
            </w:pPr>
            <w:r>
              <w:rPr>
                <w:sz w:val="18"/>
                <w:szCs w:val="18"/>
              </w:rPr>
              <w:tab/>
              <w:t xml:space="preserve">(0.8) </w:t>
            </w:r>
          </w:p>
        </w:tc>
      </w:tr>
      <w:tr w:rsidR="00890EA1" ns2:paraId="134BE55B"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17EB8600" ns2:textId="77777777" w:rsidR="00890EA1" w:rsidRDefault="00890EA1" w:rsidP="00C90784">
            <w:pPr>
              <w:spacing w:after="60"/>
              <w:ind w:left="160" w:right="1" w:hanging="160"/>
              <w:rPr>
                <w:sz w:val="18"/>
                <w:szCs w:val="18"/>
              </w:rPr>
            </w:pPr>
            <w:r>
              <w:rPr>
                <w:sz w:val="18"/>
                <w:szCs w:val="18"/>
              </w:rPr>
              <w:t xml:space="preserve"> </w:t>
            </w:r>
            <w:r>
              <w:rPr>
                <w:b/>
                <w:bCs/>
                <w:sz w:val="18"/>
                <w:szCs w:val="18"/>
              </w:rPr>
              <w:t>General disorders and administration site conditions</w:t>
            </w:r>
            <w:r>
              <w:rPr>
                <w:sz w:val="18"/>
                <w:szCs w:val="18"/>
              </w:rPr>
              <w:t xml:space="preserve"> </w:t>
            </w:r>
          </w:p>
        </w:tc>
        <w:tc>
          <w:tcPr>
            <w:tcW w:w="1080" w:type="dxa"/>
            <w:tcBorders>
              <w:top w:val="nil"/>
              <w:left w:val="nil"/>
              <w:bottom w:val="nil"/>
              <w:right w:val="nil"/>
            </w:tcBorders>
          </w:tcPr>
          <w:p ns2:paraId="41806898" ns2: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0</w:t>
            </w:r>
            <w:r>
              <w:rPr>
                <w:sz w:val="18"/>
                <w:szCs w:val="18"/>
              </w:rPr>
              <w:t xml:space="preserve"> </w:t>
            </w:r>
          </w:p>
        </w:tc>
        <w:tc>
          <w:tcPr>
            <w:tcW w:w="1080" w:type="dxa"/>
            <w:tcBorders>
              <w:top w:val="nil"/>
              <w:left w:val="nil"/>
              <w:bottom w:val="nil"/>
              <w:right w:val="single" w:sz="2" w:space="0" w:color="auto"/>
            </w:tcBorders>
          </w:tcPr>
          <w:p ns2:paraId="76396AB4" ns2: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(0.0)</w:t>
            </w:r>
            <w:r>
              <w:rPr>
                <w:sz w:val="18"/>
                <w:szCs w:val="18"/>
              </w:rPr>
              <w:t xml:space="preserve"> </w:t>
            </w:r>
          </w:p>
        </w:tc>
        <w:tc>
          <w:tcPr>
            <w:tcW w:w="1080" w:type="dxa"/>
            <w:tcBorders>
              <w:top w:val="nil"/>
              <w:left w:val="nil"/>
              <w:bottom w:val="nil"/>
              <w:right w:val="nil"/>
            </w:tcBorders>
          </w:tcPr>
          <w:p ns2:paraId="13BF7347" ns2: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1</w:t>
            </w:r>
            <w:r>
              <w:rPr>
                <w:sz w:val="18"/>
                <w:szCs w:val="18"/>
              </w:rPr>
              <w:t xml:space="preserve"> </w:t>
            </w:r>
          </w:p>
        </w:tc>
        <w:tc>
          <w:tcPr>
            <w:tcW w:w="1080" w:type="dxa"/>
            <w:tcBorders>
              <w:top w:val="nil"/>
              <w:left w:val="nil"/>
              <w:bottom w:val="nil"/>
            </w:tcBorders>
          </w:tcPr>
          <w:p ns2:paraId="32B6363F" ns2: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(0.8)</w:t>
            </w:r>
            <w:r>
              <w:rPr>
                <w:sz w:val="18"/>
                <w:szCs w:val="18"/>
              </w:rPr>
              <w:t xml:space="preserve"> </w:t>
            </w:r>
          </w:p>
        </w:tc>
      </w:tr>
      <w:tr w:rsidR="00890EA1" ns2:paraId="3955DB33"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61AA9F0F" ns2:textId="77777777" w:rsidR="00890EA1" w:rsidRDefault="00890EA1" w:rsidP="00C90784">
            <w:pPr>
              <w:spacing w:before="15" w:after="15"/>
              <w:ind w:left="160" w:right="1" w:hanging="160"/>
              <w:rPr>
                <w:sz w:val="18"/>
                <w:szCs w:val="18"/>
              </w:rPr>
            </w:pPr>
            <w:r>
              <w:rPr>
                <w:sz w:val="18"/>
                <w:szCs w:val="18"/>
              </w:rPr>
              <w:t xml:space="preserve">   Chest pain </w:t>
            </w:r>
          </w:p>
        </w:tc>
        <w:tc>
          <w:tcPr>
            <w:tcW w:w="1080" w:type="dxa"/>
            <w:tcBorders>
              <w:top w:val="nil"/>
              <w:left w:val="nil"/>
              <w:bottom w:val="nil"/>
              <w:right w:val="nil"/>
            </w:tcBorders>
          </w:tcPr>
          <w:p ns2:paraId="69A4FBD5" ns2:textId="77777777" w:rsidR="00890EA1" w:rsidRDefault="00890EA1" w:rsidP="00C90784">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right w:val="single" w:sz="2" w:space="0" w:color="auto"/>
            </w:tcBorders>
          </w:tcPr>
          <w:p ns2:paraId="795DFE1B" ns2:textId="77777777" w:rsidR="00890EA1" w:rsidRDefault="00890EA1" w:rsidP="00C90784">
            <w:pPr>
              <w:tabs>
                <w:tab w:val="decimal" w:pos="364"/>
                <w:tab w:val="left" w:pos="444"/>
              </w:tabs>
              <w:spacing w:before="15" w:after="15"/>
              <w:rPr>
                <w:sz w:val="18"/>
                <w:szCs w:val="18"/>
              </w:rPr>
            </w:pPr>
            <w:r>
              <w:rPr>
                <w:sz w:val="18"/>
                <w:szCs w:val="18"/>
              </w:rPr>
              <w:tab/>
              <w:t xml:space="preserve">(0.0) </w:t>
            </w:r>
          </w:p>
        </w:tc>
        <w:tc>
          <w:tcPr>
            <w:tcW w:w="1080" w:type="dxa"/>
            <w:tcBorders>
              <w:top w:val="nil"/>
              <w:left w:val="nil"/>
              <w:bottom w:val="nil"/>
              <w:right w:val="nil"/>
            </w:tcBorders>
          </w:tcPr>
          <w:p ns2:paraId="25EA48F2" ns2:textId="77777777" w:rsidR="00890EA1" w:rsidRDefault="00890EA1"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tcBorders>
          </w:tcPr>
          <w:p ns2:paraId="27FD3E90" ns2:textId="77777777" w:rsidR="00890EA1" w:rsidRDefault="00890EA1" w:rsidP="00C90784">
            <w:pPr>
              <w:tabs>
                <w:tab w:val="decimal" w:pos="364"/>
                <w:tab w:val="left" w:pos="444"/>
              </w:tabs>
              <w:spacing w:before="15" w:after="15"/>
              <w:rPr>
                <w:sz w:val="18"/>
                <w:szCs w:val="18"/>
              </w:rPr>
            </w:pPr>
            <w:r>
              <w:rPr>
                <w:sz w:val="18"/>
                <w:szCs w:val="18"/>
              </w:rPr>
              <w:tab/>
              <w:t xml:space="preserve">(0.8) </w:t>
            </w:r>
          </w:p>
        </w:tc>
      </w:tr>
      <w:tr w:rsidR="00890EA1" ns2:paraId="6DDC9C9E"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2DC718E8" ns2:textId="77777777" w:rsidR="00890EA1" w:rsidRDefault="00890EA1" w:rsidP="00C90784">
            <w:pPr>
              <w:spacing w:before="15" w:after="15"/>
              <w:ind w:left="160" w:right="1" w:hanging="160"/>
              <w:rPr>
                <w:sz w:val="18"/>
                <w:szCs w:val="18"/>
              </w:rPr>
            </w:pPr>
            <w:r>
              <w:rPr>
                <w:sz w:val="18"/>
                <w:szCs w:val="18"/>
              </w:rPr>
              <w:t xml:space="preserve">   Face oedema </w:t>
            </w:r>
          </w:p>
        </w:tc>
        <w:tc>
          <w:tcPr>
            <w:tcW w:w="1080" w:type="dxa"/>
            <w:tcBorders>
              <w:top w:val="nil"/>
              <w:left w:val="nil"/>
              <w:bottom w:val="nil"/>
              <w:right w:val="nil"/>
            </w:tcBorders>
          </w:tcPr>
          <w:p ns2:paraId="4A134CE7" ns2:textId="77777777" w:rsidR="00890EA1" w:rsidRDefault="00890EA1" w:rsidP="00C90784">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right w:val="single" w:sz="2" w:space="0" w:color="auto"/>
            </w:tcBorders>
          </w:tcPr>
          <w:p ns2:paraId="617A24D7" ns2:textId="77777777" w:rsidR="00890EA1" w:rsidRDefault="00890EA1" w:rsidP="00C90784">
            <w:pPr>
              <w:tabs>
                <w:tab w:val="decimal" w:pos="364"/>
                <w:tab w:val="left" w:pos="444"/>
              </w:tabs>
              <w:spacing w:before="15" w:after="15"/>
              <w:rPr>
                <w:sz w:val="18"/>
                <w:szCs w:val="18"/>
              </w:rPr>
            </w:pPr>
            <w:r>
              <w:rPr>
                <w:sz w:val="18"/>
                <w:szCs w:val="18"/>
              </w:rPr>
              <w:tab/>
              <w:t xml:space="preserve">(0.0) </w:t>
            </w:r>
          </w:p>
        </w:tc>
        <w:tc>
          <w:tcPr>
            <w:tcW w:w="1080" w:type="dxa"/>
            <w:tcBorders>
              <w:top w:val="nil"/>
              <w:left w:val="nil"/>
              <w:bottom w:val="nil"/>
              <w:right w:val="nil"/>
            </w:tcBorders>
          </w:tcPr>
          <w:p ns2:paraId="25E42DAA" ns2:textId="77777777" w:rsidR="00890EA1" w:rsidRDefault="00890EA1"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tcBorders>
          </w:tcPr>
          <w:p ns2:paraId="3DB89944" ns2:textId="77777777" w:rsidR="00890EA1" w:rsidRDefault="00890EA1" w:rsidP="00C90784">
            <w:pPr>
              <w:tabs>
                <w:tab w:val="decimal" w:pos="364"/>
                <w:tab w:val="left" w:pos="444"/>
              </w:tabs>
              <w:spacing w:before="15" w:after="15"/>
              <w:rPr>
                <w:sz w:val="18"/>
                <w:szCs w:val="18"/>
              </w:rPr>
            </w:pPr>
            <w:r>
              <w:rPr>
                <w:sz w:val="18"/>
                <w:szCs w:val="18"/>
              </w:rPr>
              <w:tab/>
              <w:t xml:space="preserve">(0.8) </w:t>
            </w:r>
          </w:p>
        </w:tc>
      </w:tr>
      <w:tr w:rsidR="00890EA1" ns2:paraId="723AF1F2"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43714E36" ns2:textId="77777777" w:rsidR="00890EA1" w:rsidRDefault="00890EA1" w:rsidP="00C90784">
            <w:pPr>
              <w:spacing w:after="60"/>
              <w:ind w:left="160" w:right="1" w:hanging="160"/>
              <w:rPr>
                <w:sz w:val="18"/>
                <w:szCs w:val="18"/>
              </w:rPr>
            </w:pPr>
            <w:r>
              <w:rPr>
                <w:sz w:val="18"/>
                <w:szCs w:val="18"/>
              </w:rPr>
              <w:t xml:space="preserve"> </w:t>
            </w:r>
            <w:r>
              <w:rPr>
                <w:b/>
                <w:bCs/>
                <w:sz w:val="18"/>
                <w:szCs w:val="18"/>
              </w:rPr>
              <w:t>Immune system disorders</w:t>
            </w:r>
            <w:r>
              <w:rPr>
                <w:sz w:val="18"/>
                <w:szCs w:val="18"/>
              </w:rPr>
              <w:t xml:space="preserve"> </w:t>
            </w:r>
          </w:p>
        </w:tc>
        <w:tc>
          <w:tcPr>
            <w:tcW w:w="1080" w:type="dxa"/>
            <w:tcBorders>
              <w:top w:val="nil"/>
              <w:left w:val="nil"/>
              <w:bottom w:val="nil"/>
              <w:right w:val="nil"/>
            </w:tcBorders>
          </w:tcPr>
          <w:p ns2:paraId="6CD24E59" ns2: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2</w:t>
            </w:r>
            <w:r>
              <w:rPr>
                <w:sz w:val="18"/>
                <w:szCs w:val="18"/>
              </w:rPr>
              <w:t xml:space="preserve"> </w:t>
            </w:r>
          </w:p>
        </w:tc>
        <w:tc>
          <w:tcPr>
            <w:tcW w:w="1080" w:type="dxa"/>
            <w:tcBorders>
              <w:top w:val="nil"/>
              <w:left w:val="nil"/>
              <w:bottom w:val="nil"/>
              <w:right w:val="single" w:sz="2" w:space="0" w:color="auto"/>
            </w:tcBorders>
          </w:tcPr>
          <w:p ns2:paraId="5B149947" ns2: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(1.5)</w:t>
            </w:r>
            <w:r>
              <w:rPr>
                <w:sz w:val="18"/>
                <w:szCs w:val="18"/>
              </w:rPr>
              <w:t xml:space="preserve"> </w:t>
            </w:r>
          </w:p>
        </w:tc>
        <w:tc>
          <w:tcPr>
            <w:tcW w:w="1080" w:type="dxa"/>
            <w:tcBorders>
              <w:top w:val="nil"/>
              <w:left w:val="nil"/>
              <w:bottom w:val="nil"/>
              <w:right w:val="nil"/>
            </w:tcBorders>
          </w:tcPr>
          <w:p ns2:paraId="404916D4" ns2: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0</w:t>
            </w:r>
            <w:r>
              <w:rPr>
                <w:sz w:val="18"/>
                <w:szCs w:val="18"/>
              </w:rPr>
              <w:t xml:space="preserve"> </w:t>
            </w:r>
          </w:p>
        </w:tc>
        <w:tc>
          <w:tcPr>
            <w:tcW w:w="1080" w:type="dxa"/>
            <w:tcBorders>
              <w:top w:val="nil"/>
              <w:left w:val="nil"/>
              <w:bottom w:val="nil"/>
            </w:tcBorders>
          </w:tcPr>
          <w:p ns2:paraId="4EFD9B48" ns2: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(0.0)</w:t>
            </w:r>
            <w:r>
              <w:rPr>
                <w:sz w:val="18"/>
                <w:szCs w:val="18"/>
              </w:rPr>
              <w:t xml:space="preserve"> </w:t>
            </w:r>
          </w:p>
        </w:tc>
      </w:tr>
      <w:tr w:rsidR="00890EA1" ns2:paraId="705C70FC"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5A60B41E" ns2:textId="77777777" w:rsidR="00890EA1" w:rsidRDefault="00890EA1" w:rsidP="00C90784">
            <w:pPr>
              <w:spacing w:before="15" w:after="15"/>
              <w:ind w:left="160" w:right="1" w:hanging="160"/>
              <w:rPr>
                <w:sz w:val="18"/>
                <w:szCs w:val="18"/>
              </w:rPr>
            </w:pPr>
            <w:r>
              <w:rPr>
                <w:sz w:val="18"/>
                <w:szCs w:val="18"/>
              </w:rPr>
              <w:t xml:space="preserve">   Anaphylactic shock </w:t>
            </w:r>
          </w:p>
        </w:tc>
        <w:tc>
          <w:tcPr>
            <w:tcW w:w="1080" w:type="dxa"/>
            <w:tcBorders>
              <w:top w:val="nil"/>
              <w:left w:val="nil"/>
              <w:bottom w:val="nil"/>
              <w:right w:val="nil"/>
            </w:tcBorders>
          </w:tcPr>
          <w:p ns2:paraId="4AEACF9E" ns2:textId="77777777" w:rsidR="00890EA1" w:rsidRDefault="00890EA1"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right w:val="single" w:sz="2" w:space="0" w:color="auto"/>
            </w:tcBorders>
          </w:tcPr>
          <w:p ns2:paraId="2D2BCFBE" ns2:textId="77777777" w:rsidR="00890EA1" w:rsidRDefault="00890EA1" w:rsidP="00C90784">
            <w:pPr>
              <w:tabs>
                <w:tab w:val="decimal" w:pos="364"/>
                <w:tab w:val="left" w:pos="444"/>
              </w:tabs>
              <w:spacing w:before="15" w:after="15"/>
              <w:rPr>
                <w:sz w:val="18"/>
                <w:szCs w:val="18"/>
              </w:rPr>
            </w:pPr>
            <w:r>
              <w:rPr>
                <w:sz w:val="18"/>
                <w:szCs w:val="18"/>
              </w:rPr>
              <w:tab/>
              <w:t xml:space="preserve">(0.8) </w:t>
            </w:r>
          </w:p>
        </w:tc>
        <w:tc>
          <w:tcPr>
            <w:tcW w:w="1080" w:type="dxa"/>
            <w:tcBorders>
              <w:top w:val="nil"/>
              <w:left w:val="nil"/>
              <w:bottom w:val="nil"/>
              <w:right w:val="nil"/>
            </w:tcBorders>
          </w:tcPr>
          <w:p ns2:paraId="04CD82B8" ns2:textId="77777777" w:rsidR="00890EA1" w:rsidRDefault="00890EA1" w:rsidP="00C90784">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tcBorders>
          </w:tcPr>
          <w:p ns2:paraId="5B1C8663" ns2:textId="77777777" w:rsidR="00890EA1" w:rsidRDefault="00890EA1" w:rsidP="00C90784">
            <w:pPr>
              <w:tabs>
                <w:tab w:val="decimal" w:pos="364"/>
                <w:tab w:val="left" w:pos="444"/>
              </w:tabs>
              <w:spacing w:before="15" w:after="15"/>
              <w:rPr>
                <w:sz w:val="18"/>
                <w:szCs w:val="18"/>
              </w:rPr>
            </w:pPr>
            <w:r>
              <w:rPr>
                <w:sz w:val="18"/>
                <w:szCs w:val="18"/>
              </w:rPr>
              <w:tab/>
              <w:t xml:space="preserve">(0.0) </w:t>
            </w:r>
          </w:p>
        </w:tc>
      </w:tr>
      <w:tr w:rsidR="00890EA1" ns2:paraId="371A4797" ns2:textId="77777777" w:rsidTr="00F52139">
        <w:tblPrEx>
          <w:tblBorders>
            <w:top w:val="single" w:sz="6" w:space="0" w:color="auto"/>
            <w:bottom w:val="single" w:sz="6" w:space="0" w:color="auto"/>
          </w:tblBorders>
        </w:tblPrEx>
        <w:trPr>
          <w:jc w:val="center"/>
        </w:trPr>
        <w:tc>
          <w:tcPr>
            <w:tcW w:w="4320" w:type="dxa"/>
            <w:tcBorders>
              <w:top w:val="nil"/>
              <w:bottom w:val="single" w:sz="4" w:space="0" w:color="auto"/>
              <w:right w:val="single" w:sz="2" w:space="0" w:color="auto"/>
            </w:tcBorders>
          </w:tcPr>
          <w:p ns2:paraId="25675867" ns2:textId="77777777" w:rsidR="00890EA1" w:rsidRDefault="00890EA1" w:rsidP="00C90784">
            <w:pPr>
              <w:spacing w:before="15" w:after="15"/>
              <w:ind w:left="160" w:right="1" w:hanging="160"/>
              <w:rPr>
                <w:sz w:val="18"/>
                <w:szCs w:val="18"/>
              </w:rPr>
            </w:pPr>
            <w:r>
              <w:rPr>
                <w:sz w:val="18"/>
                <w:szCs w:val="18"/>
              </w:rPr>
              <w:t xml:space="preserve">   Hypersensitivity </w:t>
            </w:r>
          </w:p>
        </w:tc>
        <w:tc>
          <w:tcPr>
            <w:tcW w:w="1080" w:type="dxa"/>
            <w:tcBorders>
              <w:top w:val="nil"/>
              <w:left w:val="nil"/>
              <w:bottom w:val="single" w:sz="4" w:space="0" w:color="auto"/>
              <w:right w:val="nil"/>
            </w:tcBorders>
          </w:tcPr>
          <w:p ns2:paraId="08B72DC8" ns2:textId="77777777" w:rsidR="00890EA1" w:rsidRDefault="00890EA1"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single" w:sz="4" w:space="0" w:color="auto"/>
              <w:right w:val="single" w:sz="2" w:space="0" w:color="auto"/>
            </w:tcBorders>
          </w:tcPr>
          <w:p ns2:paraId="7663F445" ns2:textId="77777777" w:rsidR="00890EA1" w:rsidRDefault="00890EA1" w:rsidP="00C90784">
            <w:pPr>
              <w:tabs>
                <w:tab w:val="decimal" w:pos="364"/>
                <w:tab w:val="left" w:pos="444"/>
              </w:tabs>
              <w:spacing w:before="15" w:after="15"/>
              <w:rPr>
                <w:sz w:val="18"/>
                <w:szCs w:val="18"/>
              </w:rPr>
            </w:pPr>
            <w:r>
              <w:rPr>
                <w:sz w:val="18"/>
                <w:szCs w:val="18"/>
              </w:rPr>
              <w:tab/>
              <w:t xml:space="preserve">(0.8) </w:t>
            </w:r>
          </w:p>
        </w:tc>
        <w:tc>
          <w:tcPr>
            <w:tcW w:w="1080" w:type="dxa"/>
            <w:tcBorders>
              <w:top w:val="nil"/>
              <w:left w:val="nil"/>
              <w:bottom w:val="single" w:sz="4" w:space="0" w:color="auto"/>
              <w:right w:val="nil"/>
            </w:tcBorders>
          </w:tcPr>
          <w:p ns2:paraId="739EF81E" ns2:textId="77777777" w:rsidR="00890EA1" w:rsidRDefault="00890EA1" w:rsidP="00C90784">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single" w:sz="4" w:space="0" w:color="auto"/>
            </w:tcBorders>
          </w:tcPr>
          <w:p ns2:paraId="34A19D3F" ns2:textId="77777777" w:rsidR="00890EA1" w:rsidRDefault="00890EA1" w:rsidP="00C90784">
            <w:pPr>
              <w:tabs>
                <w:tab w:val="decimal" w:pos="364"/>
                <w:tab w:val="left" w:pos="444"/>
              </w:tabs>
              <w:spacing w:before="15" w:after="15"/>
              <w:rPr>
                <w:sz w:val="18"/>
                <w:szCs w:val="18"/>
              </w:rPr>
            </w:pPr>
            <w:r>
              <w:rPr>
                <w:sz w:val="18"/>
                <w:szCs w:val="18"/>
              </w:rPr>
              <w:tab/>
              <w:t xml:space="preserve">(0.0) </w:t>
            </w:r>
          </w:p>
        </w:tc>
      </w:tr>
      <w:tr w:rsidR="00890EA1" ns2:paraId="07EDB95C" ns2:textId="77777777" w:rsidTr="00F52139">
        <w:tblPrEx>
          <w:tblBorders>
            <w:top w:val="single" w:sz="6" w:space="0" w:color="auto"/>
            <w:bottom w:val="single" w:sz="6" w:space="0" w:color="auto"/>
          </w:tblBorders>
        </w:tblPrEx>
        <w:trPr>
          <w:jc w:val="center"/>
        </w:trPr>
        <w:tc>
          <w:tcPr>
            <w:tcW w:w="8640" w:type="dxa"/>
            <w:gridSpan w:val="5"/>
            <w:tcBorders>
              <w:top w:val="single" w:sz="4" w:space="0" w:color="auto"/>
              <w:bottom w:val="double" w:sz="6" w:space="0" w:color="auto"/>
            </w:tcBorders>
          </w:tcPr>
          <w:p ns2:paraId="06392D32" ns2:textId="77777777" w:rsidR="00890EA1" w:rsidRDefault="00890EA1" w:rsidP="00C90784">
            <w:pPr>
              <w:spacing w:before="30" w:after="30"/>
              <w:ind w:left="160" w:right="1" w:hanging="160"/>
              <w:rPr>
                <w:sz w:val="18"/>
                <w:szCs w:val="18"/>
              </w:rPr>
            </w:pPr>
            <w:r>
              <w:rPr>
                <w:sz w:val="18"/>
                <w:szCs w:val="18"/>
              </w:rPr>
              <w:t xml:space="preserve"> Every participant is counted a single time for each applicable row and column.</w:t>
            </w:r>
          </w:p>
          <w:p ns2:paraId="5A8799A0" ns2:textId="77777777" w:rsidR="00890EA1" w:rsidRDefault="00890EA1" w:rsidP="00C90784">
            <w:pPr>
              <w:spacing w:before="30" w:after="30"/>
              <w:ind w:left="160" w:right="1" w:hanging="160"/>
              <w:rPr>
                <w:sz w:val="18"/>
                <w:szCs w:val="18"/>
              </w:rPr>
            </w:pPr>
            <w:r>
              <w:rPr>
                <w:sz w:val="18"/>
                <w:szCs w:val="18"/>
              </w:rPr>
              <w:t xml:space="preserve"> Adverse events occurring within 30 days after last infusion of study drug are included.</w:t>
            </w:r>
          </w:p>
          <w:p ns2:paraId="1F1D6D63" ns2:textId="77777777" w:rsidR="00890EA1" w:rsidRDefault="00890EA1" w:rsidP="00C90784">
            <w:pPr>
              <w:spacing w:before="30" w:after="30"/>
              <w:ind w:left="160" w:right="1" w:hanging="160"/>
              <w:rPr>
                <w:sz w:val="18"/>
                <w:szCs w:val="18"/>
              </w:rPr>
            </w:pPr>
            <w:r>
              <w:rPr>
                <w:sz w:val="18"/>
                <w:szCs w:val="18"/>
              </w:rPr>
              <w:t xml:space="preserve"> MedDRA preferred terms "Neoplasm progression", "Malignant neoplasm progression" and "Disease progression" not related to the drug are excluded.</w:t>
            </w:r>
          </w:p>
          <w:p ns2:paraId="46FA35C6" ns2:textId="77777777" w:rsidR="00890EA1" w:rsidRDefault="00890EA1" w:rsidP="00C90784">
            <w:pPr>
              <w:spacing w:before="30" w:after="30"/>
              <w:ind w:left="160" w:right="1" w:hanging="160"/>
              <w:rPr>
                <w:sz w:val="18"/>
                <w:szCs w:val="18"/>
              </w:rPr>
            </w:pPr>
            <w:r>
              <w:rPr>
                <w:sz w:val="18"/>
                <w:szCs w:val="18"/>
              </w:rPr>
              <w:t xml:space="preserve"> Database cutoff date: 30NOV2023</w:t>
            </w:r>
          </w:p>
        </w:tc>
      </w:tr>
      <w:tr w:rsidR="00890EA1" ns2:paraId="2604041F" ns2:textId="77777777" w:rsidTr="00C90784">
        <w:tblPrEx>
          <w:tblBorders>
            <w:top w:val="none" w:sz="0" w:space="0" w:color="auto"/>
            <w:left w:val="none" w:sz="0" w:space="0" w:color="auto"/>
            <w:bottom w:val="none" w:sz="0" w:space="0" w:color="auto"/>
            <w:right w:val="none" w:sz="0" w:space="0" w:color="auto"/>
          </w:tblBorders>
        </w:tblPrEx>
        <w:trPr>
          <w:jc w:val="center"/>
        </w:trPr>
        <w:tc>
          <w:tcPr>
            <w:tcW w:w="8640" w:type="dxa"/>
            <w:gridSpan w:val="5"/>
            <w:tcBorders>
              <w:top w:val="nil"/>
              <w:left w:val="nil"/>
              <w:bottom w:val="nil"/>
              <w:right w:val="nil"/>
            </w:tcBorders>
          </w:tcPr>
          <w:p ns2:paraId="45ECBC63" ns2:textId="77777777" w:rsidR="00890EA1" w:rsidRDefault="00890EA1" w:rsidP="00C90784">
            <w:pPr>
              <w:spacing w:before="15" w:after="15"/>
              <w:rPr>
                <w:sz w:val="18"/>
                <w:szCs w:val="18"/>
              </w:rPr>
            </w:pPr>
            <w:r>
              <w:rPr>
                <w:sz w:val="18"/>
                <w:szCs w:val="18"/>
              </w:rPr>
              <w:t>Source:  [P014MK2870: adam-adsl; adae]</w:t>
            </w:r>
          </w:p>
        </w:tc>
      </w:tr>
      <w:bookmarkEnd w:id="535"/>
    </w:tbl>
    <w:p ns2:paraId="031EF128" ns2:textId="77777777" w:rsidR="00890EA1" w:rsidRPr="00890EA1" w:rsidRDefault="00890EA1" w:rsidP="00914D2C">
      <w:pPr>
        <w:pStyle w:val="ListEnd"/>
      </w:pPr>
      <w:ins w:id="13206" w:author="GoldenCorpusHarness" w:date="2026-03-28T21:57:55Z">
        <w:r>
          <w:t>Summary of Adverse Events Considered Drug-related by the Investigator</w:t>
        </w:r>
      </w:ins>
    </w:p>
    <w:p ns2:paraId="51DADD22" ns2:textId="4041B94B" w:rsidR="00890EA1" w:rsidRDefault="008F5B0B" w:rsidP="00914D2C">
      <w:pPr>
        <w:pStyle w:val="TableTitle"/>
        <w:pageBreakBefore/>
      </w:pPr>
      <w:del w:id="13207" w:author="GoldenCorpusHarness" w:date="2026-03-28T21:57:55Z">
        <w:r>
          <w:delText>Ta</w:delText>
        </w:r>
      </w:del>
      <w:ins w:id="13208" w:author="GoldenCorpusHarness" w:date="2026-03-28T21:57:55Z">
        <w:r>
          <w:t xml:space="preserve">Part 1 sac-TMT 5 mg/kg (n=179): The most frequently reported drug-related AEs (incidence ≥25%) </w:t>
        </w:r>
      </w:ins>
      <w:r>
        <w:t>b</w:t>
      </w:r>
      <w:del w:id="13209" w:author="GoldenCorpusHarness" w:date="2026-03-28T21:57:55Z">
        <w:r>
          <w:delText xml:space="preserve">le </w:delText>
        </w:r>
      </w:del>
      <w:ins w:id="13210" w:author="GoldenCorpusHarness" w:date="2026-03-28T21:57:55Z">
        <w:r>
          <w:t>y PT were anemia (81.6%), WBC decreased (73.7%), neutrophil count decreased (</w:t>
        </w:r>
      </w:ins>
      <w:r>
        <w:t>70</w:t>
      </w:r>
      <w:del w:id="13211" w:author="GoldenCorpusHarness" w:date="2026-03-28T21:57:55Z">
        <w:r>
          <w:delText>Study MK-287</w:delText>
        </w:r>
      </w:del>
      <w:ins w:id="13212" w:author="GoldenCorpusHarness" w:date="2026-03-28T21:57:55Z">
        <w:r>
          <w:t>.4%), stomatitis (5</w:t>
        </w:r>
      </w:ins>
      <w:r>
        <w:t>0</w:t>
      </w:r>
      <w:del w:id="13213" w:author="GoldenCorpusHarness" w:date="2026-03-28T21:57:55Z">
        <w:r>
          <w:delText>-</w:delText>
        </w:r>
      </w:del>
      <w:ins w:id="13214" w:author="GoldenCorpusHarness" w:date="2026-03-28T21:57:55Z">
        <w:r>
          <w:t>.8%), alopecia (4</w:t>
        </w:r>
      </w:ins>
      <w:r>
        <w:t>0</w:t>
      </w:r>
      <w:del w:id="13215" w:author="GoldenCorpusHarness" w:date="2026-03-28T21:57:55Z">
        <w:r>
          <w:delText>14 (SKB</w:delText>
        </w:r>
      </w:del>
      <w:ins w:id="13216" w:author="GoldenCorpusHarness" w:date="2026-03-28T21:57:55Z">
        <w:r>
          <w:t>.8%), and platelet count decreased (</w:t>
        </w:r>
      </w:ins>
      <w:r>
        <w:t>26</w:t>
      </w:r>
      <w:del w:id="13217" w:author="GoldenCorpusHarness" w:date="2026-03-28T21:57:55Z">
        <w:r>
          <w:delText>4-ⅡI-0</w:delText>
        </w:r>
      </w:del>
      <w:ins w:id="13218" w:author="GoldenCorpusHarness" w:date="2026-03-28T21:57:55Z">
        <w:r>
          <w:t>.8%) [Sec. 7.</w:t>
        </w:r>
      </w:ins>
      <w:r>
        <w:t>3</w:t>
      </w:r>
      <w:del w:id="13219" w:author="GoldenCorpusHarness" w:date="2026-03-28T21:57:55Z">
        <w:r>
          <w:delText>): Participants With Adverse Events Resulting in Death (Incidence &gt;0% in One or More Treatment Groups) (APaT Population)</w:delText>
        </w:r>
      </w:del>
      <w:ins w:id="13220" w:author="GoldenCorpusHarness" w:date="2026-03-28T21:57:55Z">
        <w:r>
          <w:t>] [Table 92].</w:t>
        </w:r>
      </w:ins>
    </w:p>
    <w:tbl>
      <w:tblPr>
        <w:tblW w:w="0" w:type="auto"/>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4320"/>
        <w:gridCol w:w="1080"/>
        <w:gridCol w:w="1080"/>
        <w:gridCol w:w="1080"/>
        <w:gridCol w:w="1080"/>
      </w:tblGrid>
      <w:tr w:rsidR="008F5B0B" ns2:paraId="18489005" ns2:textId="77777777" w:rsidTr="00C90784">
        <w:trPr>
          <w:jc w:val="center"/>
        </w:trPr>
        <w:tc>
          <w:tcPr>
            <w:tcW w:w="4320" w:type="dxa"/>
            <w:tcBorders>
              <w:top w:val="double" w:sz="6" w:space="0" w:color="auto"/>
              <w:bottom w:val="nil"/>
              <w:right w:val="single" w:sz="2" w:space="0" w:color="auto"/>
            </w:tcBorders>
          </w:tcPr>
          <w:p ns2:paraId="54623CD7" ns2:textId="77777777" w:rsidR="008F5B0B" w:rsidRDefault="008F5B0B" w:rsidP="00C90784">
            <w:pPr>
              <w:spacing w:before="15" w:after="15"/>
              <w:rPr>
                <w:sz w:val="18"/>
                <w:szCs w:val="18"/>
              </w:rPr>
            </w:pPr>
            <w:bookmarkStart w:id="538" w:name="_Hlk179617449"/>
          </w:p>
        </w:tc>
        <w:tc>
          <w:tcPr>
            <w:tcW w:w="2160" w:type="dxa"/>
            <w:gridSpan w:val="2"/>
            <w:tcBorders>
              <w:top w:val="double" w:sz="6" w:space="0" w:color="auto"/>
              <w:left w:val="nil"/>
              <w:bottom w:val="single" w:sz="2" w:space="0" w:color="auto"/>
              <w:right w:val="single" w:sz="2" w:space="0" w:color="auto"/>
            </w:tcBorders>
          </w:tcPr>
          <w:p ns2:paraId="57C4D5A0" ns2:textId="536636F9" w:rsidR="008F5B0B" w:rsidRDefault="0050331B" w:rsidP="00C90784">
            <w:pPr>
              <w:spacing w:before="15" w:after="15"/>
              <w:jc w:val="center"/>
              <w:rPr>
                <w:sz w:val="18"/>
                <w:szCs w:val="18"/>
              </w:rPr>
            </w:pPr>
            <w:r w:rsidRPr="0050331B">
              <w:rPr>
                <w:sz w:val="18"/>
                <w:szCs w:val="18"/>
              </w:rPr>
              <w:t>sac-TMT</w:t>
            </w:r>
            <w:r w:rsidR="008F5B0B">
              <w:rPr>
                <w:sz w:val="18"/>
                <w:szCs w:val="18"/>
              </w:rPr>
              <w:t xml:space="preserve"> 5 mg/kg </w:t>
            </w:r>
          </w:p>
        </w:tc>
        <w:tc>
          <w:tcPr>
            <w:tcW w:w="2160" w:type="dxa"/>
            <w:gridSpan w:val="2"/>
            <w:tcBorders>
              <w:top w:val="double" w:sz="6" w:space="0" w:color="auto"/>
              <w:left w:val="nil"/>
              <w:bottom w:val="single" w:sz="2" w:space="0" w:color="auto"/>
            </w:tcBorders>
          </w:tcPr>
          <w:p ns2:paraId="35444CF1" ns2:textId="77777777" w:rsidR="008F5B0B" w:rsidRDefault="008F5B0B" w:rsidP="00C90784">
            <w:pPr>
              <w:spacing w:before="15" w:after="15"/>
              <w:jc w:val="center"/>
              <w:rPr>
                <w:sz w:val="18"/>
                <w:szCs w:val="18"/>
              </w:rPr>
            </w:pPr>
            <w:r>
              <w:rPr>
                <w:sz w:val="18"/>
                <w:szCs w:val="18"/>
              </w:rPr>
              <w:t xml:space="preserve">Control </w:t>
            </w:r>
          </w:p>
        </w:tc>
      </w:tr>
      <w:tr w:rsidR="008F5B0B" ns2:paraId="22F8E623" ns2:textId="77777777" w:rsidTr="00C90784">
        <w:tblPrEx>
          <w:tblBorders>
            <w:top w:val="single" w:sz="6" w:space="0" w:color="auto"/>
            <w:bottom w:val="single" w:sz="6" w:space="0" w:color="auto"/>
          </w:tblBorders>
        </w:tblPrEx>
        <w:trPr>
          <w:jc w:val="center"/>
        </w:trPr>
        <w:tc>
          <w:tcPr>
            <w:tcW w:w="4320" w:type="dxa"/>
            <w:tcBorders>
              <w:top w:val="nil"/>
              <w:bottom w:val="single" w:sz="2" w:space="0" w:color="auto"/>
              <w:right w:val="single" w:sz="2" w:space="0" w:color="auto"/>
            </w:tcBorders>
          </w:tcPr>
          <w:p ns2:paraId="32C9DAD2" ns2:textId="77777777" w:rsidR="008F5B0B" w:rsidRDefault="008F5B0B" w:rsidP="00C90784">
            <w:pPr>
              <w:spacing w:before="15" w:after="15"/>
              <w:rPr>
                <w:sz w:val="18"/>
                <w:szCs w:val="18"/>
              </w:rPr>
            </w:pPr>
          </w:p>
        </w:tc>
        <w:tc>
          <w:tcPr>
            <w:tcW w:w="1080" w:type="dxa"/>
            <w:tcBorders>
              <w:top w:val="nil"/>
              <w:left w:val="nil"/>
              <w:bottom w:val="single" w:sz="2" w:space="0" w:color="auto"/>
              <w:right w:val="nil"/>
            </w:tcBorders>
          </w:tcPr>
          <w:p ns2:paraId="04DC7D50" ns2:textId="77777777" w:rsidR="008F5B0B" w:rsidRDefault="008F5B0B" w:rsidP="00C90784">
            <w:pPr>
              <w:spacing w:before="15" w:after="15"/>
              <w:jc w:val="center"/>
              <w:rPr>
                <w:sz w:val="18"/>
                <w:szCs w:val="18"/>
              </w:rPr>
            </w:pPr>
            <w:r>
              <w:rPr>
                <w:sz w:val="18"/>
                <w:szCs w:val="18"/>
              </w:rPr>
              <w:t xml:space="preserve">n </w:t>
            </w:r>
          </w:p>
        </w:tc>
        <w:tc>
          <w:tcPr>
            <w:tcW w:w="1080" w:type="dxa"/>
            <w:tcBorders>
              <w:top w:val="nil"/>
              <w:left w:val="nil"/>
              <w:bottom w:val="single" w:sz="2" w:space="0" w:color="auto"/>
              <w:right w:val="single" w:sz="2" w:space="0" w:color="auto"/>
            </w:tcBorders>
          </w:tcPr>
          <w:p ns2:paraId="19C0236E" ns2:textId="77777777" w:rsidR="008F5B0B" w:rsidRDefault="008F5B0B" w:rsidP="00C90784">
            <w:pPr>
              <w:spacing w:before="15" w:after="15"/>
              <w:jc w:val="center"/>
              <w:rPr>
                <w:sz w:val="18"/>
                <w:szCs w:val="18"/>
              </w:rPr>
            </w:pPr>
            <w:r>
              <w:rPr>
                <w:sz w:val="18"/>
                <w:szCs w:val="18"/>
              </w:rPr>
              <w:t xml:space="preserve">(%) </w:t>
            </w:r>
          </w:p>
        </w:tc>
        <w:tc>
          <w:tcPr>
            <w:tcW w:w="1080" w:type="dxa"/>
            <w:tcBorders>
              <w:top w:val="nil"/>
              <w:left w:val="nil"/>
              <w:bottom w:val="single" w:sz="2" w:space="0" w:color="auto"/>
              <w:right w:val="nil"/>
            </w:tcBorders>
          </w:tcPr>
          <w:p ns2:paraId="7B1C03BB" ns2:textId="77777777" w:rsidR="008F5B0B" w:rsidRDefault="008F5B0B" w:rsidP="00C90784">
            <w:pPr>
              <w:spacing w:before="15" w:after="15"/>
              <w:jc w:val="center"/>
              <w:rPr>
                <w:sz w:val="18"/>
                <w:szCs w:val="18"/>
              </w:rPr>
            </w:pPr>
            <w:r>
              <w:rPr>
                <w:sz w:val="18"/>
                <w:szCs w:val="18"/>
              </w:rPr>
              <w:t xml:space="preserve">n </w:t>
            </w:r>
          </w:p>
        </w:tc>
        <w:tc>
          <w:tcPr>
            <w:tcW w:w="1080" w:type="dxa"/>
            <w:tcBorders>
              <w:top w:val="nil"/>
              <w:left w:val="nil"/>
              <w:bottom w:val="single" w:sz="2" w:space="0" w:color="auto"/>
            </w:tcBorders>
          </w:tcPr>
          <w:p ns2:paraId="7CC815CA" ns2:textId="77777777" w:rsidR="008F5B0B" w:rsidRDefault="008F5B0B" w:rsidP="00C90784">
            <w:pPr>
              <w:spacing w:before="15" w:after="15"/>
              <w:jc w:val="center"/>
              <w:rPr>
                <w:sz w:val="18"/>
                <w:szCs w:val="18"/>
              </w:rPr>
            </w:pPr>
            <w:r>
              <w:rPr>
                <w:sz w:val="18"/>
                <w:szCs w:val="18"/>
              </w:rPr>
              <w:t xml:space="preserve">(%) </w:t>
            </w:r>
          </w:p>
        </w:tc>
      </w:tr>
      <w:tr w:rsidR="008F5B0B" ns2:paraId="799998C3"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41A19B04" ns2:textId="77777777" w:rsidR="008F5B0B" w:rsidRDefault="008F5B0B" w:rsidP="00C90784">
            <w:pPr>
              <w:spacing w:before="15" w:after="15"/>
              <w:ind w:left="160" w:right="1" w:hanging="160"/>
              <w:rPr>
                <w:sz w:val="18"/>
                <w:szCs w:val="18"/>
              </w:rPr>
            </w:pPr>
            <w:r>
              <w:rPr>
                <w:sz w:val="18"/>
                <w:szCs w:val="18"/>
              </w:rPr>
              <w:t xml:space="preserve"> Participants in population </w:t>
            </w:r>
          </w:p>
        </w:tc>
        <w:tc>
          <w:tcPr>
            <w:tcW w:w="1080" w:type="dxa"/>
            <w:tcBorders>
              <w:top w:val="nil"/>
              <w:left w:val="nil"/>
              <w:bottom w:val="nil"/>
              <w:right w:val="nil"/>
            </w:tcBorders>
          </w:tcPr>
          <w:p ns2:paraId="6FC4BB2C" ns2:textId="77777777" w:rsidR="008F5B0B" w:rsidRDefault="008F5B0B" w:rsidP="00C90784">
            <w:pPr>
              <w:tabs>
                <w:tab w:val="decimal" w:pos="533"/>
                <w:tab w:val="left" w:pos="613"/>
              </w:tabs>
              <w:spacing w:before="15" w:after="15"/>
              <w:rPr>
                <w:sz w:val="18"/>
                <w:szCs w:val="18"/>
              </w:rPr>
            </w:pPr>
            <w:r>
              <w:rPr>
                <w:sz w:val="18"/>
                <w:szCs w:val="18"/>
              </w:rPr>
              <w:tab/>
              <w:t xml:space="preserve">130 </w:t>
            </w:r>
          </w:p>
        </w:tc>
        <w:tc>
          <w:tcPr>
            <w:tcW w:w="1080" w:type="dxa"/>
            <w:tcBorders>
              <w:top w:val="nil"/>
              <w:left w:val="nil"/>
              <w:bottom w:val="nil"/>
              <w:right w:val="single" w:sz="2" w:space="0" w:color="auto"/>
            </w:tcBorders>
          </w:tcPr>
          <w:p ns2:paraId="694D7534" ns2:textId="77777777" w:rsidR="008F5B0B" w:rsidRDefault="008F5B0B" w:rsidP="00C90784">
            <w:pPr>
              <w:tabs>
                <w:tab w:val="decimal" w:pos="364"/>
                <w:tab w:val="left" w:pos="444"/>
              </w:tabs>
              <w:spacing w:before="15" w:after="15"/>
              <w:rPr>
                <w:sz w:val="18"/>
                <w:szCs w:val="18"/>
              </w:rPr>
            </w:pPr>
            <w:r>
              <w:rPr>
                <w:sz w:val="18"/>
                <w:szCs w:val="18"/>
              </w:rPr>
              <w:tab/>
            </w:r>
          </w:p>
        </w:tc>
        <w:tc>
          <w:tcPr>
            <w:tcW w:w="1080" w:type="dxa"/>
            <w:tcBorders>
              <w:top w:val="nil"/>
              <w:left w:val="nil"/>
              <w:bottom w:val="nil"/>
              <w:right w:val="nil"/>
            </w:tcBorders>
          </w:tcPr>
          <w:p ns2:paraId="5B962D39" ns2:textId="77777777" w:rsidR="008F5B0B" w:rsidRDefault="008F5B0B" w:rsidP="00C90784">
            <w:pPr>
              <w:tabs>
                <w:tab w:val="decimal" w:pos="533"/>
                <w:tab w:val="left" w:pos="613"/>
              </w:tabs>
              <w:spacing w:before="15" w:after="15"/>
              <w:rPr>
                <w:sz w:val="18"/>
                <w:szCs w:val="18"/>
              </w:rPr>
            </w:pPr>
            <w:r>
              <w:rPr>
                <w:sz w:val="18"/>
                <w:szCs w:val="18"/>
              </w:rPr>
              <w:tab/>
              <w:t xml:space="preserve">132 </w:t>
            </w:r>
          </w:p>
        </w:tc>
        <w:tc>
          <w:tcPr>
            <w:tcW w:w="1080" w:type="dxa"/>
            <w:tcBorders>
              <w:top w:val="nil"/>
              <w:left w:val="nil"/>
              <w:bottom w:val="nil"/>
            </w:tcBorders>
          </w:tcPr>
          <w:p ns2:paraId="2B51BBAD" ns2:textId="77777777" w:rsidR="008F5B0B" w:rsidRDefault="008F5B0B" w:rsidP="00C90784">
            <w:pPr>
              <w:tabs>
                <w:tab w:val="decimal" w:pos="364"/>
                <w:tab w:val="left" w:pos="444"/>
              </w:tabs>
              <w:spacing w:before="15" w:after="15"/>
              <w:rPr>
                <w:sz w:val="18"/>
                <w:szCs w:val="18"/>
              </w:rPr>
            </w:pPr>
            <w:r>
              <w:rPr>
                <w:sz w:val="18"/>
                <w:szCs w:val="18"/>
              </w:rPr>
              <w:tab/>
            </w:r>
          </w:p>
        </w:tc>
      </w:tr>
      <w:tr w:rsidR="008F5B0B" ns2:paraId="020D831D"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14866488" ns2:textId="77777777" w:rsidR="008F5B0B" w:rsidRDefault="008F5B0B" w:rsidP="00C90784">
            <w:pPr>
              <w:spacing w:before="15" w:after="15"/>
              <w:ind w:left="160" w:right="1" w:hanging="160"/>
              <w:rPr>
                <w:sz w:val="18"/>
                <w:szCs w:val="18"/>
              </w:rPr>
            </w:pPr>
            <w:r>
              <w:rPr>
                <w:sz w:val="18"/>
                <w:szCs w:val="18"/>
              </w:rPr>
              <w:t xml:space="preserve">   with one or more adverse events </w:t>
            </w:r>
          </w:p>
        </w:tc>
        <w:tc>
          <w:tcPr>
            <w:tcW w:w="1080" w:type="dxa"/>
            <w:tcBorders>
              <w:top w:val="nil"/>
              <w:left w:val="nil"/>
              <w:bottom w:val="nil"/>
              <w:right w:val="nil"/>
            </w:tcBorders>
          </w:tcPr>
          <w:p ns2:paraId="02CB7A45" ns2:textId="77777777" w:rsidR="008F5B0B" w:rsidRDefault="008F5B0B" w:rsidP="00C90784">
            <w:pPr>
              <w:tabs>
                <w:tab w:val="decimal" w:pos="533"/>
                <w:tab w:val="left" w:pos="613"/>
              </w:tabs>
              <w:spacing w:before="15" w:after="15"/>
              <w:rPr>
                <w:sz w:val="18"/>
                <w:szCs w:val="18"/>
              </w:rPr>
            </w:pPr>
            <w:r>
              <w:rPr>
                <w:sz w:val="18"/>
                <w:szCs w:val="18"/>
              </w:rPr>
              <w:tab/>
              <w:t xml:space="preserve">4 </w:t>
            </w:r>
          </w:p>
        </w:tc>
        <w:tc>
          <w:tcPr>
            <w:tcW w:w="1080" w:type="dxa"/>
            <w:tcBorders>
              <w:top w:val="nil"/>
              <w:left w:val="nil"/>
              <w:bottom w:val="nil"/>
              <w:right w:val="single" w:sz="2" w:space="0" w:color="auto"/>
            </w:tcBorders>
          </w:tcPr>
          <w:p ns2:paraId="531E59C5" ns2:textId="77777777" w:rsidR="008F5B0B" w:rsidRDefault="008F5B0B" w:rsidP="00C90784">
            <w:pPr>
              <w:tabs>
                <w:tab w:val="decimal" w:pos="364"/>
                <w:tab w:val="left" w:pos="444"/>
              </w:tabs>
              <w:spacing w:before="15" w:after="15"/>
              <w:rPr>
                <w:sz w:val="18"/>
                <w:szCs w:val="18"/>
              </w:rPr>
            </w:pPr>
            <w:r>
              <w:rPr>
                <w:sz w:val="18"/>
                <w:szCs w:val="18"/>
              </w:rPr>
              <w:tab/>
              <w:t xml:space="preserve">(3.1) </w:t>
            </w:r>
          </w:p>
        </w:tc>
        <w:tc>
          <w:tcPr>
            <w:tcW w:w="1080" w:type="dxa"/>
            <w:tcBorders>
              <w:top w:val="nil"/>
              <w:left w:val="nil"/>
              <w:bottom w:val="nil"/>
              <w:right w:val="nil"/>
            </w:tcBorders>
          </w:tcPr>
          <w:p ns2:paraId="4E66B6F4" ns2:textId="77777777" w:rsidR="008F5B0B" w:rsidRDefault="008F5B0B" w:rsidP="00C90784">
            <w:pPr>
              <w:tabs>
                <w:tab w:val="decimal" w:pos="533"/>
                <w:tab w:val="left" w:pos="613"/>
              </w:tabs>
              <w:spacing w:before="15" w:after="15"/>
              <w:rPr>
                <w:sz w:val="18"/>
                <w:szCs w:val="18"/>
              </w:rPr>
            </w:pPr>
            <w:r>
              <w:rPr>
                <w:sz w:val="18"/>
                <w:szCs w:val="18"/>
              </w:rPr>
              <w:tab/>
              <w:t xml:space="preserve">2 </w:t>
            </w:r>
          </w:p>
        </w:tc>
        <w:tc>
          <w:tcPr>
            <w:tcW w:w="1080" w:type="dxa"/>
            <w:tcBorders>
              <w:top w:val="nil"/>
              <w:left w:val="nil"/>
              <w:bottom w:val="nil"/>
            </w:tcBorders>
          </w:tcPr>
          <w:p ns2:paraId="55859E0F" ns2:textId="77777777" w:rsidR="008F5B0B" w:rsidRDefault="008F5B0B" w:rsidP="00C90784">
            <w:pPr>
              <w:tabs>
                <w:tab w:val="decimal" w:pos="364"/>
                <w:tab w:val="left" w:pos="444"/>
              </w:tabs>
              <w:spacing w:before="15" w:after="15"/>
              <w:rPr>
                <w:sz w:val="18"/>
                <w:szCs w:val="18"/>
              </w:rPr>
            </w:pPr>
            <w:r>
              <w:rPr>
                <w:sz w:val="18"/>
                <w:szCs w:val="18"/>
              </w:rPr>
              <w:tab/>
              <w:t xml:space="preserve">(1.5) </w:t>
            </w:r>
          </w:p>
        </w:tc>
      </w:tr>
      <w:tr w:rsidR="008F5B0B" ns2:paraId="2D593370"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1019757F" ns2:textId="77777777" w:rsidR="008F5B0B" w:rsidRDefault="008F5B0B" w:rsidP="00C90784">
            <w:pPr>
              <w:spacing w:after="60"/>
              <w:ind w:left="160" w:right="1" w:hanging="160"/>
              <w:rPr>
                <w:sz w:val="18"/>
                <w:szCs w:val="18"/>
              </w:rPr>
            </w:pPr>
            <w:r>
              <w:rPr>
                <w:sz w:val="18"/>
                <w:szCs w:val="18"/>
              </w:rPr>
              <w:t xml:space="preserve"> </w:t>
            </w:r>
            <w:r>
              <w:rPr>
                <w:b/>
                <w:bCs/>
                <w:sz w:val="18"/>
                <w:szCs w:val="18"/>
              </w:rPr>
              <w:t>General disorders and administration site conditions</w:t>
            </w:r>
            <w:r>
              <w:rPr>
                <w:sz w:val="18"/>
                <w:szCs w:val="18"/>
              </w:rPr>
              <w:t xml:space="preserve"> </w:t>
            </w:r>
          </w:p>
        </w:tc>
        <w:tc>
          <w:tcPr>
            <w:tcW w:w="1080" w:type="dxa"/>
            <w:tcBorders>
              <w:top w:val="nil"/>
              <w:left w:val="nil"/>
              <w:bottom w:val="nil"/>
              <w:right w:val="nil"/>
            </w:tcBorders>
          </w:tcPr>
          <w:p ns2:paraId="3BBD484D" ns2:textId="77777777" w:rsidR="008F5B0B" w:rsidRDefault="008F5B0B" w:rsidP="00C90784">
            <w:pPr>
              <w:tabs>
                <w:tab w:val="decimal" w:pos="533"/>
                <w:tab w:val="left" w:pos="613"/>
              </w:tabs>
              <w:spacing w:after="60"/>
              <w:rPr>
                <w:sz w:val="18"/>
                <w:szCs w:val="18"/>
              </w:rPr>
            </w:pPr>
            <w:r>
              <w:rPr>
                <w:sz w:val="18"/>
                <w:szCs w:val="18"/>
              </w:rPr>
              <w:tab/>
            </w:r>
            <w:r>
              <w:rPr>
                <w:b/>
                <w:bCs/>
                <w:sz w:val="18"/>
                <w:szCs w:val="18"/>
              </w:rPr>
              <w:t>2</w:t>
            </w:r>
            <w:r>
              <w:rPr>
                <w:sz w:val="18"/>
                <w:szCs w:val="18"/>
              </w:rPr>
              <w:t xml:space="preserve"> </w:t>
            </w:r>
          </w:p>
        </w:tc>
        <w:tc>
          <w:tcPr>
            <w:tcW w:w="1080" w:type="dxa"/>
            <w:tcBorders>
              <w:top w:val="nil"/>
              <w:left w:val="nil"/>
              <w:bottom w:val="nil"/>
              <w:right w:val="single" w:sz="2" w:space="0" w:color="auto"/>
            </w:tcBorders>
          </w:tcPr>
          <w:p ns2:paraId="678B9088" ns2:textId="77777777" w:rsidR="008F5B0B" w:rsidRDefault="008F5B0B" w:rsidP="00C90784">
            <w:pPr>
              <w:tabs>
                <w:tab w:val="decimal" w:pos="364"/>
                <w:tab w:val="left" w:pos="444"/>
              </w:tabs>
              <w:spacing w:after="60"/>
              <w:rPr>
                <w:sz w:val="18"/>
                <w:szCs w:val="18"/>
              </w:rPr>
            </w:pPr>
            <w:r>
              <w:rPr>
                <w:sz w:val="18"/>
                <w:szCs w:val="18"/>
              </w:rPr>
              <w:tab/>
            </w:r>
            <w:r>
              <w:rPr>
                <w:b/>
                <w:bCs/>
                <w:sz w:val="18"/>
                <w:szCs w:val="18"/>
              </w:rPr>
              <w:t>(1.5)</w:t>
            </w:r>
            <w:r>
              <w:rPr>
                <w:sz w:val="18"/>
                <w:szCs w:val="18"/>
              </w:rPr>
              <w:t xml:space="preserve"> </w:t>
            </w:r>
          </w:p>
        </w:tc>
        <w:tc>
          <w:tcPr>
            <w:tcW w:w="1080" w:type="dxa"/>
            <w:tcBorders>
              <w:top w:val="nil"/>
              <w:left w:val="nil"/>
              <w:bottom w:val="nil"/>
              <w:right w:val="nil"/>
            </w:tcBorders>
          </w:tcPr>
          <w:p ns2:paraId="70349416" ns2:textId="77777777" w:rsidR="008F5B0B" w:rsidRDefault="008F5B0B" w:rsidP="00C90784">
            <w:pPr>
              <w:tabs>
                <w:tab w:val="decimal" w:pos="533"/>
                <w:tab w:val="left" w:pos="613"/>
              </w:tabs>
              <w:spacing w:after="60"/>
              <w:rPr>
                <w:sz w:val="18"/>
                <w:szCs w:val="18"/>
              </w:rPr>
            </w:pPr>
            <w:r>
              <w:rPr>
                <w:sz w:val="18"/>
                <w:szCs w:val="18"/>
              </w:rPr>
              <w:tab/>
            </w:r>
            <w:r>
              <w:rPr>
                <w:b/>
                <w:bCs/>
                <w:sz w:val="18"/>
                <w:szCs w:val="18"/>
              </w:rPr>
              <w:t>0</w:t>
            </w:r>
            <w:r>
              <w:rPr>
                <w:sz w:val="18"/>
                <w:szCs w:val="18"/>
              </w:rPr>
              <w:t xml:space="preserve"> </w:t>
            </w:r>
          </w:p>
        </w:tc>
        <w:tc>
          <w:tcPr>
            <w:tcW w:w="1080" w:type="dxa"/>
            <w:tcBorders>
              <w:top w:val="nil"/>
              <w:left w:val="nil"/>
              <w:bottom w:val="nil"/>
            </w:tcBorders>
          </w:tcPr>
          <w:p ns2:paraId="2C21F24D" ns2:textId="77777777" w:rsidR="008F5B0B" w:rsidRDefault="008F5B0B" w:rsidP="00C90784">
            <w:pPr>
              <w:tabs>
                <w:tab w:val="decimal" w:pos="364"/>
                <w:tab w:val="left" w:pos="444"/>
              </w:tabs>
              <w:spacing w:after="60"/>
              <w:rPr>
                <w:sz w:val="18"/>
                <w:szCs w:val="18"/>
              </w:rPr>
            </w:pPr>
            <w:r>
              <w:rPr>
                <w:sz w:val="18"/>
                <w:szCs w:val="18"/>
              </w:rPr>
              <w:tab/>
            </w:r>
            <w:r>
              <w:rPr>
                <w:b/>
                <w:bCs/>
                <w:sz w:val="18"/>
                <w:szCs w:val="18"/>
              </w:rPr>
              <w:t>(0.0)</w:t>
            </w:r>
            <w:r>
              <w:rPr>
                <w:sz w:val="18"/>
                <w:szCs w:val="18"/>
              </w:rPr>
              <w:t xml:space="preserve"> </w:t>
            </w:r>
          </w:p>
        </w:tc>
      </w:tr>
      <w:tr w:rsidR="008F5B0B" ns2:paraId="194C6B31"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521723C2" ns2:textId="77777777" w:rsidR="008F5B0B" w:rsidRDefault="008F5B0B" w:rsidP="00C90784">
            <w:pPr>
              <w:spacing w:before="15" w:after="15"/>
              <w:ind w:left="160" w:right="1" w:hanging="160"/>
              <w:rPr>
                <w:sz w:val="18"/>
                <w:szCs w:val="18"/>
              </w:rPr>
            </w:pPr>
            <w:r>
              <w:rPr>
                <w:sz w:val="18"/>
                <w:szCs w:val="18"/>
              </w:rPr>
              <w:t xml:space="preserve">   Death </w:t>
            </w:r>
          </w:p>
        </w:tc>
        <w:tc>
          <w:tcPr>
            <w:tcW w:w="1080" w:type="dxa"/>
            <w:tcBorders>
              <w:top w:val="nil"/>
              <w:left w:val="nil"/>
              <w:bottom w:val="nil"/>
              <w:right w:val="nil"/>
            </w:tcBorders>
          </w:tcPr>
          <w:p ns2:paraId="5CC39BAC" ns2:textId="77777777" w:rsidR="008F5B0B" w:rsidRDefault="008F5B0B"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right w:val="single" w:sz="2" w:space="0" w:color="auto"/>
            </w:tcBorders>
          </w:tcPr>
          <w:p ns2:paraId="5737F94A" ns2:textId="77777777" w:rsidR="008F5B0B" w:rsidRDefault="008F5B0B" w:rsidP="00C90784">
            <w:pPr>
              <w:tabs>
                <w:tab w:val="decimal" w:pos="364"/>
                <w:tab w:val="left" w:pos="444"/>
              </w:tabs>
              <w:spacing w:before="15" w:after="15"/>
              <w:rPr>
                <w:sz w:val="18"/>
                <w:szCs w:val="18"/>
              </w:rPr>
            </w:pPr>
            <w:r>
              <w:rPr>
                <w:sz w:val="18"/>
                <w:szCs w:val="18"/>
              </w:rPr>
              <w:tab/>
              <w:t xml:space="preserve">(0.8) </w:t>
            </w:r>
          </w:p>
        </w:tc>
        <w:tc>
          <w:tcPr>
            <w:tcW w:w="1080" w:type="dxa"/>
            <w:tcBorders>
              <w:top w:val="nil"/>
              <w:left w:val="nil"/>
              <w:bottom w:val="nil"/>
              <w:right w:val="nil"/>
            </w:tcBorders>
          </w:tcPr>
          <w:p ns2:paraId="196363A0" ns2:textId="77777777" w:rsidR="008F5B0B" w:rsidRDefault="008F5B0B" w:rsidP="00C90784">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tcBorders>
          </w:tcPr>
          <w:p ns2:paraId="14F1BF81" ns2:textId="77777777" w:rsidR="008F5B0B" w:rsidRDefault="008F5B0B" w:rsidP="00C90784">
            <w:pPr>
              <w:tabs>
                <w:tab w:val="decimal" w:pos="364"/>
                <w:tab w:val="left" w:pos="444"/>
              </w:tabs>
              <w:spacing w:before="15" w:after="15"/>
              <w:rPr>
                <w:sz w:val="18"/>
                <w:szCs w:val="18"/>
              </w:rPr>
            </w:pPr>
            <w:r>
              <w:rPr>
                <w:sz w:val="18"/>
                <w:szCs w:val="18"/>
              </w:rPr>
              <w:tab/>
              <w:t xml:space="preserve">(0.0) </w:t>
            </w:r>
          </w:p>
        </w:tc>
      </w:tr>
      <w:tr w:rsidR="008F5B0B" ns2:paraId="5D89B36E"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23B8FA8A" ns2:textId="77777777" w:rsidR="008F5B0B" w:rsidRDefault="008F5B0B" w:rsidP="00C90784">
            <w:pPr>
              <w:spacing w:before="15" w:after="15"/>
              <w:ind w:left="160" w:right="1" w:hanging="160"/>
              <w:rPr>
                <w:sz w:val="18"/>
                <w:szCs w:val="18"/>
              </w:rPr>
            </w:pPr>
            <w:r>
              <w:rPr>
                <w:sz w:val="18"/>
                <w:szCs w:val="18"/>
              </w:rPr>
              <w:t xml:space="preserve">   Multiple organ dysfunction syndrome </w:t>
            </w:r>
          </w:p>
        </w:tc>
        <w:tc>
          <w:tcPr>
            <w:tcW w:w="1080" w:type="dxa"/>
            <w:tcBorders>
              <w:top w:val="nil"/>
              <w:left w:val="nil"/>
              <w:bottom w:val="nil"/>
              <w:right w:val="nil"/>
            </w:tcBorders>
          </w:tcPr>
          <w:p ns2:paraId="0A703B68" ns2:textId="77777777" w:rsidR="008F5B0B" w:rsidRDefault="008F5B0B"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right w:val="single" w:sz="2" w:space="0" w:color="auto"/>
            </w:tcBorders>
          </w:tcPr>
          <w:p ns2:paraId="0EA3ABE6" ns2:textId="77777777" w:rsidR="008F5B0B" w:rsidRDefault="008F5B0B" w:rsidP="00C90784">
            <w:pPr>
              <w:tabs>
                <w:tab w:val="decimal" w:pos="364"/>
                <w:tab w:val="left" w:pos="444"/>
              </w:tabs>
              <w:spacing w:before="15" w:after="15"/>
              <w:rPr>
                <w:sz w:val="18"/>
                <w:szCs w:val="18"/>
              </w:rPr>
            </w:pPr>
            <w:r>
              <w:rPr>
                <w:sz w:val="18"/>
                <w:szCs w:val="18"/>
              </w:rPr>
              <w:tab/>
              <w:t xml:space="preserve">(0.8) </w:t>
            </w:r>
          </w:p>
        </w:tc>
        <w:tc>
          <w:tcPr>
            <w:tcW w:w="1080" w:type="dxa"/>
            <w:tcBorders>
              <w:top w:val="nil"/>
              <w:left w:val="nil"/>
              <w:bottom w:val="nil"/>
              <w:right w:val="nil"/>
            </w:tcBorders>
          </w:tcPr>
          <w:p ns2:paraId="380642FD" ns2:textId="77777777" w:rsidR="008F5B0B" w:rsidRDefault="008F5B0B" w:rsidP="00C90784">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tcBorders>
          </w:tcPr>
          <w:p ns2:paraId="6344B2BC" ns2:textId="77777777" w:rsidR="008F5B0B" w:rsidRDefault="008F5B0B" w:rsidP="00C90784">
            <w:pPr>
              <w:tabs>
                <w:tab w:val="decimal" w:pos="364"/>
                <w:tab w:val="left" w:pos="444"/>
              </w:tabs>
              <w:spacing w:before="15" w:after="15"/>
              <w:rPr>
                <w:sz w:val="18"/>
                <w:szCs w:val="18"/>
              </w:rPr>
            </w:pPr>
            <w:r>
              <w:rPr>
                <w:sz w:val="18"/>
                <w:szCs w:val="18"/>
              </w:rPr>
              <w:tab/>
              <w:t xml:space="preserve">(0.0) </w:t>
            </w:r>
          </w:p>
        </w:tc>
      </w:tr>
      <w:tr w:rsidR="008F5B0B" ns2:paraId="3B21B276"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06B57AB3" ns2:textId="77777777" w:rsidR="008F5B0B" w:rsidRDefault="008F5B0B" w:rsidP="00C90784">
            <w:pPr>
              <w:spacing w:after="60"/>
              <w:ind w:left="160" w:right="1" w:hanging="160"/>
              <w:rPr>
                <w:sz w:val="18"/>
                <w:szCs w:val="18"/>
              </w:rPr>
            </w:pPr>
            <w:r>
              <w:rPr>
                <w:sz w:val="18"/>
                <w:szCs w:val="18"/>
              </w:rPr>
              <w:t xml:space="preserve"> </w:t>
            </w:r>
            <w:r>
              <w:rPr>
                <w:b/>
                <w:bCs/>
                <w:sz w:val="18"/>
                <w:szCs w:val="18"/>
              </w:rPr>
              <w:t>Neoplasms benign, malignant and unspecified (incl cysts and polyps)</w:t>
            </w:r>
            <w:r>
              <w:rPr>
                <w:sz w:val="18"/>
                <w:szCs w:val="18"/>
              </w:rPr>
              <w:t xml:space="preserve"> </w:t>
            </w:r>
          </w:p>
        </w:tc>
        <w:tc>
          <w:tcPr>
            <w:tcW w:w="1080" w:type="dxa"/>
            <w:tcBorders>
              <w:top w:val="nil"/>
              <w:left w:val="nil"/>
              <w:bottom w:val="nil"/>
              <w:right w:val="nil"/>
            </w:tcBorders>
          </w:tcPr>
          <w:p ns2:paraId="7B30E28A" ns2:textId="77777777" w:rsidR="008F5B0B" w:rsidRDefault="008F5B0B" w:rsidP="00C90784">
            <w:pPr>
              <w:tabs>
                <w:tab w:val="decimal" w:pos="533"/>
                <w:tab w:val="left" w:pos="613"/>
              </w:tabs>
              <w:spacing w:after="60"/>
              <w:rPr>
                <w:sz w:val="18"/>
                <w:szCs w:val="18"/>
              </w:rPr>
            </w:pPr>
            <w:r>
              <w:rPr>
                <w:sz w:val="18"/>
                <w:szCs w:val="18"/>
              </w:rPr>
              <w:tab/>
            </w:r>
            <w:r>
              <w:rPr>
                <w:b/>
                <w:bCs/>
                <w:sz w:val="18"/>
                <w:szCs w:val="18"/>
              </w:rPr>
              <w:t>1</w:t>
            </w:r>
            <w:r>
              <w:rPr>
                <w:sz w:val="18"/>
                <w:szCs w:val="18"/>
              </w:rPr>
              <w:t xml:space="preserve"> </w:t>
            </w:r>
          </w:p>
        </w:tc>
        <w:tc>
          <w:tcPr>
            <w:tcW w:w="1080" w:type="dxa"/>
            <w:tcBorders>
              <w:top w:val="nil"/>
              <w:left w:val="nil"/>
              <w:bottom w:val="nil"/>
              <w:right w:val="single" w:sz="2" w:space="0" w:color="auto"/>
            </w:tcBorders>
          </w:tcPr>
          <w:p ns2:paraId="1D6FCD35" ns2:textId="77777777" w:rsidR="008F5B0B" w:rsidRDefault="008F5B0B" w:rsidP="00C90784">
            <w:pPr>
              <w:tabs>
                <w:tab w:val="decimal" w:pos="364"/>
                <w:tab w:val="left" w:pos="444"/>
              </w:tabs>
              <w:spacing w:after="60"/>
              <w:rPr>
                <w:sz w:val="18"/>
                <w:szCs w:val="18"/>
              </w:rPr>
            </w:pPr>
            <w:r>
              <w:rPr>
                <w:sz w:val="18"/>
                <w:szCs w:val="18"/>
              </w:rPr>
              <w:tab/>
            </w:r>
            <w:r>
              <w:rPr>
                <w:b/>
                <w:bCs/>
                <w:sz w:val="18"/>
                <w:szCs w:val="18"/>
              </w:rPr>
              <w:t>(0.8)</w:t>
            </w:r>
            <w:r>
              <w:rPr>
                <w:sz w:val="18"/>
                <w:szCs w:val="18"/>
              </w:rPr>
              <w:t xml:space="preserve"> </w:t>
            </w:r>
          </w:p>
        </w:tc>
        <w:tc>
          <w:tcPr>
            <w:tcW w:w="1080" w:type="dxa"/>
            <w:tcBorders>
              <w:top w:val="nil"/>
              <w:left w:val="nil"/>
              <w:bottom w:val="nil"/>
              <w:right w:val="nil"/>
            </w:tcBorders>
          </w:tcPr>
          <w:p ns2:paraId="65203482" ns2:textId="77777777" w:rsidR="008F5B0B" w:rsidRDefault="008F5B0B" w:rsidP="00C90784">
            <w:pPr>
              <w:tabs>
                <w:tab w:val="decimal" w:pos="533"/>
                <w:tab w:val="left" w:pos="613"/>
              </w:tabs>
              <w:spacing w:after="60"/>
              <w:rPr>
                <w:sz w:val="18"/>
                <w:szCs w:val="18"/>
              </w:rPr>
            </w:pPr>
            <w:r>
              <w:rPr>
                <w:sz w:val="18"/>
                <w:szCs w:val="18"/>
              </w:rPr>
              <w:tab/>
            </w:r>
            <w:r>
              <w:rPr>
                <w:b/>
                <w:bCs/>
                <w:sz w:val="18"/>
                <w:szCs w:val="18"/>
              </w:rPr>
              <w:t>1</w:t>
            </w:r>
            <w:r>
              <w:rPr>
                <w:sz w:val="18"/>
                <w:szCs w:val="18"/>
              </w:rPr>
              <w:t xml:space="preserve"> </w:t>
            </w:r>
          </w:p>
        </w:tc>
        <w:tc>
          <w:tcPr>
            <w:tcW w:w="1080" w:type="dxa"/>
            <w:tcBorders>
              <w:top w:val="nil"/>
              <w:left w:val="nil"/>
              <w:bottom w:val="nil"/>
            </w:tcBorders>
          </w:tcPr>
          <w:p ns2:paraId="1F8B394B" ns2:textId="77777777" w:rsidR="008F5B0B" w:rsidRDefault="008F5B0B" w:rsidP="00C90784">
            <w:pPr>
              <w:tabs>
                <w:tab w:val="decimal" w:pos="364"/>
                <w:tab w:val="left" w:pos="444"/>
              </w:tabs>
              <w:spacing w:after="60"/>
              <w:rPr>
                <w:sz w:val="18"/>
                <w:szCs w:val="18"/>
              </w:rPr>
            </w:pPr>
            <w:r>
              <w:rPr>
                <w:sz w:val="18"/>
                <w:szCs w:val="18"/>
              </w:rPr>
              <w:tab/>
            </w:r>
            <w:r>
              <w:rPr>
                <w:b/>
                <w:bCs/>
                <w:sz w:val="18"/>
                <w:szCs w:val="18"/>
              </w:rPr>
              <w:t>(0.8)</w:t>
            </w:r>
            <w:r>
              <w:rPr>
                <w:sz w:val="18"/>
                <w:szCs w:val="18"/>
              </w:rPr>
              <w:t xml:space="preserve"> </w:t>
            </w:r>
          </w:p>
        </w:tc>
      </w:tr>
      <w:tr w:rsidR="008F5B0B" ns2:paraId="09A72193"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16C825E5" ns2:textId="77777777" w:rsidR="008F5B0B" w:rsidRDefault="008F5B0B" w:rsidP="00C90784">
            <w:pPr>
              <w:spacing w:before="15" w:after="15"/>
              <w:ind w:left="160" w:right="1" w:hanging="160"/>
              <w:rPr>
                <w:sz w:val="18"/>
                <w:szCs w:val="18"/>
              </w:rPr>
            </w:pPr>
            <w:r>
              <w:rPr>
                <w:sz w:val="18"/>
                <w:szCs w:val="18"/>
              </w:rPr>
              <w:t xml:space="preserve">   Breast cancer </w:t>
            </w:r>
          </w:p>
        </w:tc>
        <w:tc>
          <w:tcPr>
            <w:tcW w:w="1080" w:type="dxa"/>
            <w:tcBorders>
              <w:top w:val="nil"/>
              <w:left w:val="nil"/>
              <w:bottom w:val="nil"/>
              <w:right w:val="nil"/>
            </w:tcBorders>
          </w:tcPr>
          <w:p ns2:paraId="1762918B" ns2:textId="77777777" w:rsidR="008F5B0B" w:rsidRDefault="008F5B0B"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right w:val="single" w:sz="2" w:space="0" w:color="auto"/>
            </w:tcBorders>
          </w:tcPr>
          <w:p ns2:paraId="3B7642AF" ns2:textId="77777777" w:rsidR="008F5B0B" w:rsidRDefault="008F5B0B" w:rsidP="00C90784">
            <w:pPr>
              <w:tabs>
                <w:tab w:val="decimal" w:pos="364"/>
                <w:tab w:val="left" w:pos="444"/>
              </w:tabs>
              <w:spacing w:before="15" w:after="15"/>
              <w:rPr>
                <w:sz w:val="18"/>
                <w:szCs w:val="18"/>
              </w:rPr>
            </w:pPr>
            <w:r>
              <w:rPr>
                <w:sz w:val="18"/>
                <w:szCs w:val="18"/>
              </w:rPr>
              <w:tab/>
              <w:t xml:space="preserve">(0.8) </w:t>
            </w:r>
          </w:p>
        </w:tc>
        <w:tc>
          <w:tcPr>
            <w:tcW w:w="1080" w:type="dxa"/>
            <w:tcBorders>
              <w:top w:val="nil"/>
              <w:left w:val="nil"/>
              <w:bottom w:val="nil"/>
              <w:right w:val="nil"/>
            </w:tcBorders>
          </w:tcPr>
          <w:p ns2:paraId="42E90E76" ns2:textId="77777777" w:rsidR="008F5B0B" w:rsidRDefault="008F5B0B"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tcBorders>
          </w:tcPr>
          <w:p ns2:paraId="01DCAB60" ns2:textId="77777777" w:rsidR="008F5B0B" w:rsidRDefault="008F5B0B" w:rsidP="00C90784">
            <w:pPr>
              <w:tabs>
                <w:tab w:val="decimal" w:pos="364"/>
                <w:tab w:val="left" w:pos="444"/>
              </w:tabs>
              <w:spacing w:before="15" w:after="15"/>
              <w:rPr>
                <w:sz w:val="18"/>
                <w:szCs w:val="18"/>
              </w:rPr>
            </w:pPr>
            <w:r>
              <w:rPr>
                <w:sz w:val="18"/>
                <w:szCs w:val="18"/>
              </w:rPr>
              <w:tab/>
              <w:t xml:space="preserve">(0.8) </w:t>
            </w:r>
          </w:p>
        </w:tc>
      </w:tr>
      <w:tr w:rsidR="008F5B0B" ns2:paraId="22466306"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6BBFB182" ns2:textId="77777777" w:rsidR="008F5B0B" w:rsidRDefault="008F5B0B" w:rsidP="00C90784">
            <w:pPr>
              <w:spacing w:after="60"/>
              <w:ind w:left="160" w:right="1" w:hanging="160"/>
              <w:rPr>
                <w:sz w:val="18"/>
                <w:szCs w:val="18"/>
              </w:rPr>
            </w:pPr>
            <w:r>
              <w:rPr>
                <w:sz w:val="18"/>
                <w:szCs w:val="18"/>
              </w:rPr>
              <w:t xml:space="preserve"> </w:t>
            </w:r>
            <w:r>
              <w:rPr>
                <w:b/>
                <w:bCs/>
                <w:sz w:val="18"/>
                <w:szCs w:val="18"/>
              </w:rPr>
              <w:t>Respiratory, thoracic and mediastinal disorders</w:t>
            </w:r>
            <w:r>
              <w:rPr>
                <w:sz w:val="18"/>
                <w:szCs w:val="18"/>
              </w:rPr>
              <w:t xml:space="preserve"> </w:t>
            </w:r>
          </w:p>
        </w:tc>
        <w:tc>
          <w:tcPr>
            <w:tcW w:w="1080" w:type="dxa"/>
            <w:tcBorders>
              <w:top w:val="nil"/>
              <w:left w:val="nil"/>
              <w:bottom w:val="nil"/>
              <w:right w:val="nil"/>
            </w:tcBorders>
          </w:tcPr>
          <w:p ns2:paraId="3409C666" ns2:textId="77777777" w:rsidR="008F5B0B" w:rsidRDefault="008F5B0B" w:rsidP="00C90784">
            <w:pPr>
              <w:tabs>
                <w:tab w:val="decimal" w:pos="533"/>
                <w:tab w:val="left" w:pos="613"/>
              </w:tabs>
              <w:spacing w:after="60"/>
              <w:rPr>
                <w:sz w:val="18"/>
                <w:szCs w:val="18"/>
              </w:rPr>
            </w:pPr>
            <w:r>
              <w:rPr>
                <w:sz w:val="18"/>
                <w:szCs w:val="18"/>
              </w:rPr>
              <w:tab/>
            </w:r>
            <w:r>
              <w:rPr>
                <w:b/>
                <w:bCs/>
                <w:sz w:val="18"/>
                <w:szCs w:val="18"/>
              </w:rPr>
              <w:t>1</w:t>
            </w:r>
            <w:r>
              <w:rPr>
                <w:sz w:val="18"/>
                <w:szCs w:val="18"/>
              </w:rPr>
              <w:t xml:space="preserve"> </w:t>
            </w:r>
          </w:p>
        </w:tc>
        <w:tc>
          <w:tcPr>
            <w:tcW w:w="1080" w:type="dxa"/>
            <w:tcBorders>
              <w:top w:val="nil"/>
              <w:left w:val="nil"/>
              <w:bottom w:val="nil"/>
              <w:right w:val="single" w:sz="2" w:space="0" w:color="auto"/>
            </w:tcBorders>
          </w:tcPr>
          <w:p ns2:paraId="760CFD42" ns2:textId="77777777" w:rsidR="008F5B0B" w:rsidRDefault="008F5B0B" w:rsidP="00C90784">
            <w:pPr>
              <w:tabs>
                <w:tab w:val="decimal" w:pos="364"/>
                <w:tab w:val="left" w:pos="444"/>
              </w:tabs>
              <w:spacing w:after="60"/>
              <w:rPr>
                <w:sz w:val="18"/>
                <w:szCs w:val="18"/>
              </w:rPr>
            </w:pPr>
            <w:r>
              <w:rPr>
                <w:sz w:val="18"/>
                <w:szCs w:val="18"/>
              </w:rPr>
              <w:tab/>
            </w:r>
            <w:r>
              <w:rPr>
                <w:b/>
                <w:bCs/>
                <w:sz w:val="18"/>
                <w:szCs w:val="18"/>
              </w:rPr>
              <w:t>(0.8)</w:t>
            </w:r>
            <w:r>
              <w:rPr>
                <w:sz w:val="18"/>
                <w:szCs w:val="18"/>
              </w:rPr>
              <w:t xml:space="preserve"> </w:t>
            </w:r>
          </w:p>
        </w:tc>
        <w:tc>
          <w:tcPr>
            <w:tcW w:w="1080" w:type="dxa"/>
            <w:tcBorders>
              <w:top w:val="nil"/>
              <w:left w:val="nil"/>
              <w:bottom w:val="nil"/>
              <w:right w:val="nil"/>
            </w:tcBorders>
          </w:tcPr>
          <w:p ns2:paraId="6B5CD4BF" ns2:textId="77777777" w:rsidR="008F5B0B" w:rsidRDefault="008F5B0B" w:rsidP="00C90784">
            <w:pPr>
              <w:tabs>
                <w:tab w:val="decimal" w:pos="533"/>
                <w:tab w:val="left" w:pos="613"/>
              </w:tabs>
              <w:spacing w:after="60"/>
              <w:rPr>
                <w:sz w:val="18"/>
                <w:szCs w:val="18"/>
              </w:rPr>
            </w:pPr>
            <w:r>
              <w:rPr>
                <w:sz w:val="18"/>
                <w:szCs w:val="18"/>
              </w:rPr>
              <w:tab/>
            </w:r>
            <w:r>
              <w:rPr>
                <w:b/>
                <w:bCs/>
                <w:sz w:val="18"/>
                <w:szCs w:val="18"/>
              </w:rPr>
              <w:t>1</w:t>
            </w:r>
            <w:r>
              <w:rPr>
                <w:sz w:val="18"/>
                <w:szCs w:val="18"/>
              </w:rPr>
              <w:t xml:space="preserve"> </w:t>
            </w:r>
          </w:p>
        </w:tc>
        <w:tc>
          <w:tcPr>
            <w:tcW w:w="1080" w:type="dxa"/>
            <w:tcBorders>
              <w:top w:val="nil"/>
              <w:left w:val="nil"/>
              <w:bottom w:val="nil"/>
            </w:tcBorders>
          </w:tcPr>
          <w:p ns2:paraId="635A8252" ns2:textId="77777777" w:rsidR="008F5B0B" w:rsidRDefault="008F5B0B" w:rsidP="00C90784">
            <w:pPr>
              <w:tabs>
                <w:tab w:val="decimal" w:pos="364"/>
                <w:tab w:val="left" w:pos="444"/>
              </w:tabs>
              <w:spacing w:after="60"/>
              <w:rPr>
                <w:sz w:val="18"/>
                <w:szCs w:val="18"/>
              </w:rPr>
            </w:pPr>
            <w:r>
              <w:rPr>
                <w:sz w:val="18"/>
                <w:szCs w:val="18"/>
              </w:rPr>
              <w:tab/>
            </w:r>
            <w:r>
              <w:rPr>
                <w:b/>
                <w:bCs/>
                <w:sz w:val="18"/>
                <w:szCs w:val="18"/>
              </w:rPr>
              <w:t>(0.8)</w:t>
            </w:r>
            <w:r>
              <w:rPr>
                <w:sz w:val="18"/>
                <w:szCs w:val="18"/>
              </w:rPr>
              <w:t xml:space="preserve"> </w:t>
            </w:r>
          </w:p>
        </w:tc>
      </w:tr>
      <w:tr w:rsidR="008F5B0B" ns2:paraId="2755515D"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0151B1DA" ns2:textId="77777777" w:rsidR="008F5B0B" w:rsidRDefault="008F5B0B" w:rsidP="00C90784">
            <w:pPr>
              <w:spacing w:before="15" w:after="15"/>
              <w:ind w:left="160" w:right="1" w:hanging="160"/>
              <w:rPr>
                <w:sz w:val="18"/>
                <w:szCs w:val="18"/>
              </w:rPr>
            </w:pPr>
            <w:r>
              <w:rPr>
                <w:sz w:val="18"/>
                <w:szCs w:val="18"/>
              </w:rPr>
              <w:t xml:space="preserve">   Dyspnoea </w:t>
            </w:r>
          </w:p>
        </w:tc>
        <w:tc>
          <w:tcPr>
            <w:tcW w:w="1080" w:type="dxa"/>
            <w:tcBorders>
              <w:top w:val="nil"/>
              <w:left w:val="nil"/>
              <w:bottom w:val="nil"/>
              <w:right w:val="nil"/>
            </w:tcBorders>
          </w:tcPr>
          <w:p ns2:paraId="3620B56A" ns2:textId="77777777" w:rsidR="008F5B0B" w:rsidRDefault="008F5B0B" w:rsidP="00C90784">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right w:val="single" w:sz="2" w:space="0" w:color="auto"/>
            </w:tcBorders>
          </w:tcPr>
          <w:p ns2:paraId="1FDC6659" ns2:textId="77777777" w:rsidR="008F5B0B" w:rsidRDefault="008F5B0B" w:rsidP="00C90784">
            <w:pPr>
              <w:tabs>
                <w:tab w:val="decimal" w:pos="364"/>
                <w:tab w:val="left" w:pos="444"/>
              </w:tabs>
              <w:spacing w:before="15" w:after="15"/>
              <w:rPr>
                <w:sz w:val="18"/>
                <w:szCs w:val="18"/>
              </w:rPr>
            </w:pPr>
            <w:r>
              <w:rPr>
                <w:sz w:val="18"/>
                <w:szCs w:val="18"/>
              </w:rPr>
              <w:tab/>
              <w:t xml:space="preserve">(0.0) </w:t>
            </w:r>
          </w:p>
        </w:tc>
        <w:tc>
          <w:tcPr>
            <w:tcW w:w="1080" w:type="dxa"/>
            <w:tcBorders>
              <w:top w:val="nil"/>
              <w:left w:val="nil"/>
              <w:bottom w:val="nil"/>
              <w:right w:val="nil"/>
            </w:tcBorders>
          </w:tcPr>
          <w:p ns2:paraId="654F242B" ns2:textId="77777777" w:rsidR="008F5B0B" w:rsidRDefault="008F5B0B"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tcBorders>
          </w:tcPr>
          <w:p ns2:paraId="282B7C89" ns2:textId="77777777" w:rsidR="008F5B0B" w:rsidRDefault="008F5B0B" w:rsidP="00C90784">
            <w:pPr>
              <w:tabs>
                <w:tab w:val="decimal" w:pos="364"/>
                <w:tab w:val="left" w:pos="444"/>
              </w:tabs>
              <w:spacing w:before="15" w:after="15"/>
              <w:rPr>
                <w:sz w:val="18"/>
                <w:szCs w:val="18"/>
              </w:rPr>
            </w:pPr>
            <w:r>
              <w:rPr>
                <w:sz w:val="18"/>
                <w:szCs w:val="18"/>
              </w:rPr>
              <w:tab/>
              <w:t xml:space="preserve">(0.8) </w:t>
            </w:r>
          </w:p>
        </w:tc>
      </w:tr>
      <w:tr w:rsidR="008F5B0B" ns2:paraId="6CB68252"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0F1F1C1A" ns2:textId="77777777" w:rsidR="008F5B0B" w:rsidRDefault="008F5B0B" w:rsidP="00C90784">
            <w:pPr>
              <w:spacing w:before="15" w:after="15"/>
              <w:ind w:left="160" w:right="1" w:hanging="160"/>
              <w:rPr>
                <w:sz w:val="18"/>
                <w:szCs w:val="18"/>
              </w:rPr>
            </w:pPr>
            <w:r>
              <w:rPr>
                <w:sz w:val="18"/>
                <w:szCs w:val="18"/>
              </w:rPr>
              <w:t xml:space="preserve">   Respiratory failure </w:t>
            </w:r>
          </w:p>
        </w:tc>
        <w:tc>
          <w:tcPr>
            <w:tcW w:w="1080" w:type="dxa"/>
            <w:tcBorders>
              <w:top w:val="nil"/>
              <w:left w:val="nil"/>
              <w:bottom w:val="nil"/>
              <w:right w:val="nil"/>
            </w:tcBorders>
          </w:tcPr>
          <w:p ns2:paraId="3785D794" ns2:textId="77777777" w:rsidR="008F5B0B" w:rsidRDefault="008F5B0B"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right w:val="single" w:sz="2" w:space="0" w:color="auto"/>
            </w:tcBorders>
          </w:tcPr>
          <w:p ns2:paraId="24AC2335" ns2:textId="77777777" w:rsidR="008F5B0B" w:rsidRDefault="008F5B0B" w:rsidP="00C90784">
            <w:pPr>
              <w:tabs>
                <w:tab w:val="decimal" w:pos="364"/>
                <w:tab w:val="left" w:pos="444"/>
              </w:tabs>
              <w:spacing w:before="15" w:after="15"/>
              <w:rPr>
                <w:sz w:val="18"/>
                <w:szCs w:val="18"/>
              </w:rPr>
            </w:pPr>
            <w:r>
              <w:rPr>
                <w:sz w:val="18"/>
                <w:szCs w:val="18"/>
              </w:rPr>
              <w:tab/>
              <w:t xml:space="preserve">(0.8) </w:t>
            </w:r>
          </w:p>
        </w:tc>
        <w:tc>
          <w:tcPr>
            <w:tcW w:w="1080" w:type="dxa"/>
            <w:tcBorders>
              <w:top w:val="nil"/>
              <w:left w:val="nil"/>
              <w:bottom w:val="nil"/>
              <w:right w:val="nil"/>
            </w:tcBorders>
          </w:tcPr>
          <w:p ns2:paraId="7ACF64F1" ns2:textId="77777777" w:rsidR="008F5B0B" w:rsidRDefault="008F5B0B" w:rsidP="00C90784">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tcBorders>
          </w:tcPr>
          <w:p ns2:paraId="016076B4" ns2:textId="77777777" w:rsidR="008F5B0B" w:rsidRDefault="008F5B0B" w:rsidP="00C90784">
            <w:pPr>
              <w:tabs>
                <w:tab w:val="decimal" w:pos="364"/>
                <w:tab w:val="left" w:pos="444"/>
              </w:tabs>
              <w:spacing w:before="15" w:after="15"/>
              <w:rPr>
                <w:sz w:val="18"/>
                <w:szCs w:val="18"/>
              </w:rPr>
            </w:pPr>
            <w:r>
              <w:rPr>
                <w:sz w:val="18"/>
                <w:szCs w:val="18"/>
              </w:rPr>
              <w:tab/>
              <w:t xml:space="preserve">(0.0) </w:t>
            </w:r>
          </w:p>
        </w:tc>
      </w:tr>
      <w:tr w:rsidR="008F5B0B" ns2:paraId="5557D503"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30B28711" ns2:textId="77777777" w:rsidR="008F5B0B" w:rsidRDefault="008F5B0B" w:rsidP="00C90784">
            <w:pPr>
              <w:spacing w:after="60"/>
              <w:ind w:left="160" w:right="1" w:hanging="160"/>
              <w:rPr>
                <w:sz w:val="18"/>
                <w:szCs w:val="18"/>
              </w:rPr>
            </w:pPr>
            <w:r>
              <w:rPr>
                <w:sz w:val="18"/>
                <w:szCs w:val="18"/>
              </w:rPr>
              <w:t xml:space="preserve"> </w:t>
            </w:r>
            <w:r>
              <w:rPr>
                <w:b/>
                <w:bCs/>
                <w:sz w:val="18"/>
                <w:szCs w:val="18"/>
              </w:rPr>
              <w:t>Vascular disorders</w:t>
            </w:r>
            <w:r>
              <w:rPr>
                <w:sz w:val="18"/>
                <w:szCs w:val="18"/>
              </w:rPr>
              <w:t xml:space="preserve"> </w:t>
            </w:r>
          </w:p>
        </w:tc>
        <w:tc>
          <w:tcPr>
            <w:tcW w:w="1080" w:type="dxa"/>
            <w:tcBorders>
              <w:top w:val="nil"/>
              <w:left w:val="nil"/>
              <w:bottom w:val="nil"/>
              <w:right w:val="nil"/>
            </w:tcBorders>
          </w:tcPr>
          <w:p ns2:paraId="4BF45F2E" ns2:textId="77777777" w:rsidR="008F5B0B" w:rsidRDefault="008F5B0B" w:rsidP="00C90784">
            <w:pPr>
              <w:tabs>
                <w:tab w:val="decimal" w:pos="533"/>
                <w:tab w:val="left" w:pos="613"/>
              </w:tabs>
              <w:spacing w:after="60"/>
              <w:rPr>
                <w:sz w:val="18"/>
                <w:szCs w:val="18"/>
              </w:rPr>
            </w:pPr>
            <w:r>
              <w:rPr>
                <w:sz w:val="18"/>
                <w:szCs w:val="18"/>
              </w:rPr>
              <w:tab/>
            </w:r>
            <w:r>
              <w:rPr>
                <w:b/>
                <w:bCs/>
                <w:sz w:val="18"/>
                <w:szCs w:val="18"/>
              </w:rPr>
              <w:t>1</w:t>
            </w:r>
            <w:r>
              <w:rPr>
                <w:sz w:val="18"/>
                <w:szCs w:val="18"/>
              </w:rPr>
              <w:t xml:space="preserve"> </w:t>
            </w:r>
          </w:p>
        </w:tc>
        <w:tc>
          <w:tcPr>
            <w:tcW w:w="1080" w:type="dxa"/>
            <w:tcBorders>
              <w:top w:val="nil"/>
              <w:left w:val="nil"/>
              <w:bottom w:val="nil"/>
              <w:right w:val="single" w:sz="2" w:space="0" w:color="auto"/>
            </w:tcBorders>
          </w:tcPr>
          <w:p ns2:paraId="78F456E7" ns2:textId="77777777" w:rsidR="008F5B0B" w:rsidRDefault="008F5B0B" w:rsidP="00C90784">
            <w:pPr>
              <w:tabs>
                <w:tab w:val="decimal" w:pos="364"/>
                <w:tab w:val="left" w:pos="444"/>
              </w:tabs>
              <w:spacing w:after="60"/>
              <w:rPr>
                <w:sz w:val="18"/>
                <w:szCs w:val="18"/>
              </w:rPr>
            </w:pPr>
            <w:r>
              <w:rPr>
                <w:sz w:val="18"/>
                <w:szCs w:val="18"/>
              </w:rPr>
              <w:tab/>
            </w:r>
            <w:r>
              <w:rPr>
                <w:b/>
                <w:bCs/>
                <w:sz w:val="18"/>
                <w:szCs w:val="18"/>
              </w:rPr>
              <w:t>(0.8)</w:t>
            </w:r>
            <w:r>
              <w:rPr>
                <w:sz w:val="18"/>
                <w:szCs w:val="18"/>
              </w:rPr>
              <w:t xml:space="preserve"> </w:t>
            </w:r>
          </w:p>
        </w:tc>
        <w:tc>
          <w:tcPr>
            <w:tcW w:w="1080" w:type="dxa"/>
            <w:tcBorders>
              <w:top w:val="nil"/>
              <w:left w:val="nil"/>
              <w:bottom w:val="nil"/>
              <w:right w:val="nil"/>
            </w:tcBorders>
          </w:tcPr>
          <w:p ns2:paraId="50B6CB09" ns2:textId="77777777" w:rsidR="008F5B0B" w:rsidRDefault="008F5B0B" w:rsidP="00C90784">
            <w:pPr>
              <w:tabs>
                <w:tab w:val="decimal" w:pos="533"/>
                <w:tab w:val="left" w:pos="613"/>
              </w:tabs>
              <w:spacing w:after="60"/>
              <w:rPr>
                <w:sz w:val="18"/>
                <w:szCs w:val="18"/>
              </w:rPr>
            </w:pPr>
            <w:r>
              <w:rPr>
                <w:sz w:val="18"/>
                <w:szCs w:val="18"/>
              </w:rPr>
              <w:tab/>
            </w:r>
            <w:r>
              <w:rPr>
                <w:b/>
                <w:bCs/>
                <w:sz w:val="18"/>
                <w:szCs w:val="18"/>
              </w:rPr>
              <w:t>0</w:t>
            </w:r>
            <w:r>
              <w:rPr>
                <w:sz w:val="18"/>
                <w:szCs w:val="18"/>
              </w:rPr>
              <w:t xml:space="preserve"> </w:t>
            </w:r>
          </w:p>
        </w:tc>
        <w:tc>
          <w:tcPr>
            <w:tcW w:w="1080" w:type="dxa"/>
            <w:tcBorders>
              <w:top w:val="nil"/>
              <w:left w:val="nil"/>
              <w:bottom w:val="nil"/>
            </w:tcBorders>
          </w:tcPr>
          <w:p ns2:paraId="0F980080" ns2:textId="77777777" w:rsidR="008F5B0B" w:rsidRDefault="008F5B0B" w:rsidP="00C90784">
            <w:pPr>
              <w:tabs>
                <w:tab w:val="decimal" w:pos="364"/>
                <w:tab w:val="left" w:pos="444"/>
              </w:tabs>
              <w:spacing w:after="60"/>
              <w:rPr>
                <w:sz w:val="18"/>
                <w:szCs w:val="18"/>
              </w:rPr>
            </w:pPr>
            <w:r>
              <w:rPr>
                <w:sz w:val="18"/>
                <w:szCs w:val="18"/>
              </w:rPr>
              <w:tab/>
            </w:r>
            <w:r>
              <w:rPr>
                <w:b/>
                <w:bCs/>
                <w:sz w:val="18"/>
                <w:szCs w:val="18"/>
              </w:rPr>
              <w:t>(0.0)</w:t>
            </w:r>
            <w:r>
              <w:rPr>
                <w:sz w:val="18"/>
                <w:szCs w:val="18"/>
              </w:rPr>
              <w:t xml:space="preserve"> </w:t>
            </w:r>
          </w:p>
        </w:tc>
      </w:tr>
      <w:tr w:rsidR="008F5B0B" ns2:paraId="5ADF5EF0" ns2:textId="77777777" w:rsidTr="00F52139">
        <w:tblPrEx>
          <w:tblBorders>
            <w:top w:val="single" w:sz="6" w:space="0" w:color="auto"/>
            <w:bottom w:val="single" w:sz="6" w:space="0" w:color="auto"/>
          </w:tblBorders>
        </w:tblPrEx>
        <w:trPr>
          <w:jc w:val="center"/>
        </w:trPr>
        <w:tc>
          <w:tcPr>
            <w:tcW w:w="4320" w:type="dxa"/>
            <w:tcBorders>
              <w:top w:val="nil"/>
              <w:bottom w:val="single" w:sz="4" w:space="0" w:color="auto"/>
              <w:right w:val="single" w:sz="2" w:space="0" w:color="auto"/>
            </w:tcBorders>
          </w:tcPr>
          <w:p ns2:paraId="2593BBDE" ns2:textId="77777777" w:rsidR="008F5B0B" w:rsidRDefault="008F5B0B" w:rsidP="00C90784">
            <w:pPr>
              <w:spacing w:before="15" w:after="15"/>
              <w:ind w:left="160" w:right="1" w:hanging="160"/>
              <w:rPr>
                <w:sz w:val="18"/>
                <w:szCs w:val="18"/>
              </w:rPr>
            </w:pPr>
            <w:r>
              <w:rPr>
                <w:sz w:val="18"/>
                <w:szCs w:val="18"/>
              </w:rPr>
              <w:t xml:space="preserve">   Circulatory collapse </w:t>
            </w:r>
          </w:p>
        </w:tc>
        <w:tc>
          <w:tcPr>
            <w:tcW w:w="1080" w:type="dxa"/>
            <w:tcBorders>
              <w:top w:val="nil"/>
              <w:left w:val="nil"/>
              <w:bottom w:val="single" w:sz="4" w:space="0" w:color="auto"/>
              <w:right w:val="nil"/>
            </w:tcBorders>
          </w:tcPr>
          <w:p ns2:paraId="2F9AFD14" ns2:textId="77777777" w:rsidR="008F5B0B" w:rsidRDefault="008F5B0B"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single" w:sz="4" w:space="0" w:color="auto"/>
              <w:right w:val="single" w:sz="2" w:space="0" w:color="auto"/>
            </w:tcBorders>
          </w:tcPr>
          <w:p ns2:paraId="67EBC267" ns2:textId="77777777" w:rsidR="008F5B0B" w:rsidRDefault="008F5B0B" w:rsidP="00C90784">
            <w:pPr>
              <w:tabs>
                <w:tab w:val="decimal" w:pos="364"/>
                <w:tab w:val="left" w:pos="444"/>
              </w:tabs>
              <w:spacing w:before="15" w:after="15"/>
              <w:rPr>
                <w:sz w:val="18"/>
                <w:szCs w:val="18"/>
              </w:rPr>
            </w:pPr>
            <w:r>
              <w:rPr>
                <w:sz w:val="18"/>
                <w:szCs w:val="18"/>
              </w:rPr>
              <w:tab/>
              <w:t xml:space="preserve">(0.8) </w:t>
            </w:r>
          </w:p>
        </w:tc>
        <w:tc>
          <w:tcPr>
            <w:tcW w:w="1080" w:type="dxa"/>
            <w:tcBorders>
              <w:top w:val="nil"/>
              <w:left w:val="nil"/>
              <w:bottom w:val="single" w:sz="4" w:space="0" w:color="auto"/>
              <w:right w:val="nil"/>
            </w:tcBorders>
          </w:tcPr>
          <w:p ns2:paraId="5A8DD6F6" ns2:textId="77777777" w:rsidR="008F5B0B" w:rsidRDefault="008F5B0B" w:rsidP="00C90784">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single" w:sz="4" w:space="0" w:color="auto"/>
            </w:tcBorders>
          </w:tcPr>
          <w:p ns2:paraId="0E7C8AA4" ns2:textId="77777777" w:rsidR="008F5B0B" w:rsidRDefault="008F5B0B" w:rsidP="00C90784">
            <w:pPr>
              <w:tabs>
                <w:tab w:val="decimal" w:pos="364"/>
                <w:tab w:val="left" w:pos="444"/>
              </w:tabs>
              <w:spacing w:before="15" w:after="15"/>
              <w:rPr>
                <w:sz w:val="18"/>
                <w:szCs w:val="18"/>
              </w:rPr>
            </w:pPr>
            <w:r>
              <w:rPr>
                <w:sz w:val="18"/>
                <w:szCs w:val="18"/>
              </w:rPr>
              <w:tab/>
              <w:t xml:space="preserve">(0.0) </w:t>
            </w:r>
          </w:p>
        </w:tc>
      </w:tr>
      <w:tr w:rsidR="008F5B0B" ns2:paraId="56ED3698" ns2:textId="77777777" w:rsidTr="00F52139">
        <w:tblPrEx>
          <w:tblBorders>
            <w:top w:val="single" w:sz="6" w:space="0" w:color="auto"/>
            <w:bottom w:val="single" w:sz="6" w:space="0" w:color="auto"/>
          </w:tblBorders>
        </w:tblPrEx>
        <w:trPr>
          <w:jc w:val="center"/>
        </w:trPr>
        <w:tc>
          <w:tcPr>
            <w:tcW w:w="8640" w:type="dxa"/>
            <w:gridSpan w:val="5"/>
            <w:tcBorders>
              <w:top w:val="single" w:sz="4" w:space="0" w:color="auto"/>
              <w:bottom w:val="double" w:sz="6" w:space="0" w:color="auto"/>
            </w:tcBorders>
          </w:tcPr>
          <w:p ns2:paraId="464A0137" ns2:textId="77777777" w:rsidR="008F5B0B" w:rsidRDefault="008F5B0B" w:rsidP="00C90784">
            <w:pPr>
              <w:spacing w:before="30" w:after="30"/>
              <w:ind w:left="160" w:right="1" w:hanging="160"/>
              <w:rPr>
                <w:sz w:val="18"/>
                <w:szCs w:val="18"/>
              </w:rPr>
            </w:pPr>
            <w:r>
              <w:rPr>
                <w:sz w:val="18"/>
                <w:szCs w:val="18"/>
              </w:rPr>
              <w:t xml:space="preserve"> Every participant is counted a single time for each applicable row and column.</w:t>
            </w:r>
          </w:p>
          <w:p ns2:paraId="201D87A1" ns2:textId="77777777" w:rsidR="008F5B0B" w:rsidRDefault="008F5B0B" w:rsidP="00C90784">
            <w:pPr>
              <w:spacing w:before="30" w:after="30"/>
              <w:ind w:left="160" w:right="1" w:hanging="160"/>
              <w:rPr>
                <w:sz w:val="18"/>
                <w:szCs w:val="18"/>
              </w:rPr>
            </w:pPr>
            <w:r>
              <w:rPr>
                <w:sz w:val="18"/>
                <w:szCs w:val="18"/>
              </w:rPr>
              <w:t xml:space="preserve"> Adverse events occurring within 30 days after last infusion of study drug are included.</w:t>
            </w:r>
          </w:p>
          <w:p ns2:paraId="27E8ED80" ns2:textId="77777777" w:rsidR="008F5B0B" w:rsidRDefault="008F5B0B" w:rsidP="00C90784">
            <w:pPr>
              <w:spacing w:before="30" w:after="30"/>
              <w:ind w:left="160" w:right="1" w:hanging="160"/>
              <w:rPr>
                <w:sz w:val="18"/>
                <w:szCs w:val="18"/>
              </w:rPr>
            </w:pPr>
            <w:r>
              <w:rPr>
                <w:sz w:val="18"/>
                <w:szCs w:val="18"/>
              </w:rPr>
              <w:t xml:space="preserve"> MedDRA preferred terms "Neoplasm progression", "Malignant neoplasm progression" and "Disease progression" not related to the drug are excluded.</w:t>
            </w:r>
          </w:p>
          <w:p ns2:paraId="2DEC2251" ns2:textId="77777777" w:rsidR="008F5B0B" w:rsidRDefault="008F5B0B" w:rsidP="00C90784">
            <w:pPr>
              <w:spacing w:before="30" w:after="30"/>
              <w:ind w:left="160" w:right="1" w:hanging="160"/>
              <w:rPr>
                <w:sz w:val="18"/>
                <w:szCs w:val="18"/>
              </w:rPr>
            </w:pPr>
            <w:r>
              <w:rPr>
                <w:sz w:val="18"/>
                <w:szCs w:val="18"/>
              </w:rPr>
              <w:t xml:space="preserve"> Database cutoff date: 30NOV2023</w:t>
            </w:r>
          </w:p>
        </w:tc>
      </w:tr>
      <w:tr w:rsidR="008F5B0B" ns2:paraId="6F6AECEF" ns2:textId="77777777" w:rsidTr="00C90784">
        <w:tblPrEx>
          <w:tblBorders>
            <w:top w:val="none" w:sz="0" w:space="0" w:color="auto"/>
            <w:left w:val="none" w:sz="0" w:space="0" w:color="auto"/>
            <w:bottom w:val="none" w:sz="0" w:space="0" w:color="auto"/>
            <w:right w:val="none" w:sz="0" w:space="0" w:color="auto"/>
          </w:tblBorders>
        </w:tblPrEx>
        <w:trPr>
          <w:jc w:val="center"/>
        </w:trPr>
        <w:tc>
          <w:tcPr>
            <w:tcW w:w="8640" w:type="dxa"/>
            <w:gridSpan w:val="5"/>
            <w:tcBorders>
              <w:top w:val="nil"/>
              <w:left w:val="nil"/>
              <w:bottom w:val="nil"/>
              <w:right w:val="nil"/>
            </w:tcBorders>
          </w:tcPr>
          <w:p ns2:paraId="655455C2" ns2:textId="77777777" w:rsidR="008F5B0B" w:rsidRDefault="008F5B0B" w:rsidP="00C90784">
            <w:pPr>
              <w:spacing w:before="15" w:after="15"/>
              <w:rPr>
                <w:sz w:val="18"/>
                <w:szCs w:val="18"/>
              </w:rPr>
            </w:pPr>
            <w:r>
              <w:rPr>
                <w:sz w:val="18"/>
                <w:szCs w:val="18"/>
              </w:rPr>
              <w:t>Source:  [P014MK2870: adam-adsl; adae]</w:t>
            </w:r>
          </w:p>
        </w:tc>
      </w:tr>
      <w:bookmarkEnd w:id="538"/>
    </w:tbl>
    <w:p ns2:paraId="36C61C55" ns2:textId="191DF414" w:rsidR="005D48EB" w:rsidRDefault="005D48EB" w:rsidP="00914D2C">
      <w:pPr>
        <w:pStyle w:val="ListEnd"/>
      </w:pPr>
      <w:ins w:id="13221" w:author="GoldenCorpusHarness" w:date="2026-03-28T21:57:55Z">
        <w:r>
          <w:t>Part 2 sac-TMT 5 mg/kg (n=91): The most frequently reported AEs (incidence ≥25%) by PT were anemia (76.9%), WBC decreased (68.1%), neutrophil count decreased (65.9%), stomatitis (61.5%), alopecia (47.3%), platelet count decreased (35.2%), and asthenia (26.4%) [Table 92].</w:t>
        </w:r>
      </w:ins>
    </w:p>
    <w:p ns2:paraId="2D295698" ns2:textId="77777777" w:rsidR="005D48EB" w:rsidRDefault="005D48EB">
      <w:pPr>
        <w:spacing w:before="0" w:after="200" w:line="276" w:lineRule="auto"/>
      </w:pPr>
      <w:ins w:id="13222" w:author="GoldenCorpusHarness" w:date="2026-03-28T21:57:55Z">
        <w:r>
          <w:t>The most frequently reported (incidence ≥5%) Grade ≥3 drug-related AEs were neutrophil count decreased (42.9%), WBC decreased (25.3%), stomatitis (16.5%), anemia (12.1%), lymphocyte count decreased (6.6%), and platelet count decreased (5.5%) [Sec. 7.3] [Table 93].</w:t>
        </w:r>
      </w:ins>
    </w:p>
    <w:p ns2:paraId="66E76A69" ns2:textId="77777777" w:rsidR="00C0130B" w:rsidRDefault="00C0130B" w:rsidP="00C0130B">
      <w:pPr>
        <w:pStyle w:val="Heading3"/>
        <w:tabs>
          <w:tab w:val="clear" w:pos="965"/>
          <w:tab w:val="left" w:pos="960"/>
        </w:tabs>
        <w:ind w:left="960" w:hanging="960"/>
      </w:pPr>
      <w:r>
        <w:t>S</w:t>
      </w:r>
      <w:del w:id="13223" w:author="GoldenCorpusHarness" w:date="2026-03-28T21:57:55Z">
        <w:r>
          <w:delText>t</w:delText>
        </w:r>
      </w:del>
      <w:r>
        <w:t>u</w:t>
      </w:r>
      <w:del w:id="13224" w:author="GoldenCorpusHarness" w:date="2026-03-28T21:57:55Z">
        <w:r>
          <w:delText>d</w:delText>
        </w:r>
      </w:del>
      <w:ins w:id="13225" w:author="GoldenCorpusHarness" w:date="2026-03-28T21:57:55Z">
        <w:r>
          <w:t>mmar</w:t>
        </w:r>
      </w:ins>
      <w:r>
        <w:t xml:space="preserve">y </w:t>
      </w:r>
      <w:del w:id="13226" w:author="GoldenCorpusHarness" w:date="2026-03-28T21:57:55Z">
        <w:r>
          <w:delText>MK-2870-016</w:delText>
        </w:r>
      </w:del>
      <w:ins w:id="13227" w:author="GoldenCorpusHarness" w:date="2026-03-28T21:57:55Z">
        <w:r>
          <w:t>of</w:t>
        </w:r>
      </w:ins>
      <w:r>
        <w:t xml:space="preserve"> </w:t>
      </w:r>
      <w:del w:id="13228" w:author="GoldenCorpusHarness" w:date="2026-03-28T21:57:55Z">
        <w:r>
          <w:delText>(</w:delText>
        </w:r>
      </w:del>
      <w:r>
        <w:t>S</w:t>
      </w:r>
      <w:del w:id="13229" w:author="GoldenCorpusHarness" w:date="2026-03-28T21:57:55Z">
        <w:r>
          <w:delText>KB264-II-07)</w:delText>
        </w:r>
      </w:del>
      <w:ins w:id="13230" w:author="GoldenCorpusHarness" w:date="2026-03-28T21:57:55Z">
        <w:r>
          <w:t>erious Adverse Events</w:t>
        </w:r>
      </w:ins>
    </w:p>
    <w:p ns2:paraId="56EA3967" ns2:textId="78B2A4D9" w:rsidR="00C0130B" w:rsidRDefault="00764ABC" w:rsidP="008A1B19">
      <w:pPr>
        <w:pStyle w:val="TableTitle"/>
      </w:pPr>
      <w:r>
        <w:t>T</w:t>
      </w:r>
      <w:del w:id="13231" w:author="GoldenCorpusHarness" w:date="2026-03-28T21:57:55Z">
        <w:r>
          <w:delText>able</w:delText>
        </w:r>
      </w:del>
      <w:ins w:id="13232" w:author="GoldenCorpusHarness" w:date="2026-03-28T21:57:55Z">
        <w:r>
          <w:t>he most frequently reported SAEs (incidence ≥5%) considered by the investigator to be related to sac-TMT treatment was neutrophil count decreased in both Part 1 and Part 2 sac-TMT 5 mg/kg treated groups [Sec.</w:t>
        </w:r>
      </w:ins>
      <w:r>
        <w:t xml:space="preserve"> 7</w:t>
      </w:r>
      <w:del w:id="13233" w:author="GoldenCorpusHarness" w:date="2026-03-28T21:57:55Z">
        <w:r>
          <w:delText>1Study MK-2870-016 (SKB26</w:delText>
        </w:r>
      </w:del>
      <w:ins w:id="13234" w:author="GoldenCorpusHarness" w:date="2026-03-28T21:57:55Z">
        <w:r>
          <w:t>.3] [Table 9</w:t>
        </w:r>
      </w:ins>
      <w:r>
        <w:t>4</w:t>
      </w:r>
      <w:del w:id="13235" w:author="GoldenCorpusHarness" w:date="2026-03-28T21:57:55Z">
        <w:r>
          <w:delText>-II-07): Participants With Adverse Events by Preferred Terms by Decreasing Incidence (Incidence ≥10% in One or More Treatment Groups) (APaT Population)</w:delText>
        </w:r>
      </w:del>
      <w:ins w:id="13236" w:author="GoldenCorpusHarness" w:date="2026-03-28T21:57:55Z">
        <w:r>
          <w:t>].</w:t>
        </w:r>
      </w:ins>
    </w:p>
    <w:tbl>
      <w:tblPr>
        <w:tblW w:w="0" w:type="auto"/>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4320"/>
        <w:gridCol w:w="1080"/>
        <w:gridCol w:w="1080"/>
        <w:gridCol w:w="1080"/>
        <w:gridCol w:w="1080"/>
      </w:tblGrid>
      <w:tr w:rsidR="008A1B19" w:rsidRPr="00745646" ns2:paraId="6ED25DDF" ns2:textId="77777777" w:rsidTr="00C90784">
        <w:trPr>
          <w:jc w:val="center"/>
        </w:trPr>
        <w:tc>
          <w:tcPr>
            <w:tcW w:w="4320" w:type="dxa"/>
            <w:tcBorders>
              <w:top w:val="double" w:sz="6" w:space="0" w:color="auto"/>
              <w:bottom w:val="nil"/>
              <w:right w:val="single" w:sz="2" w:space="0" w:color="auto"/>
            </w:tcBorders>
          </w:tcPr>
          <w:p ns2:paraId="72A8F689" ns2:textId="77777777" w:rsidR="008A1B19" w:rsidRPr="00745646" w:rsidRDefault="008A1B19" w:rsidP="00C90784">
            <w:pPr>
              <w:spacing w:before="15" w:after="15"/>
              <w:rPr>
                <w:sz w:val="17"/>
                <w:szCs w:val="17"/>
              </w:rPr>
            </w:pPr>
          </w:p>
        </w:tc>
        <w:tc>
          <w:tcPr>
            <w:tcW w:w="2160" w:type="dxa"/>
            <w:gridSpan w:val="2"/>
            <w:tcBorders>
              <w:top w:val="double" w:sz="6" w:space="0" w:color="auto"/>
              <w:left w:val="nil"/>
              <w:bottom w:val="single" w:sz="2" w:space="0" w:color="auto"/>
              <w:right w:val="single" w:sz="2" w:space="0" w:color="auto"/>
            </w:tcBorders>
          </w:tcPr>
          <w:p ns2:paraId="5706E8F8" ns2:textId="6C5964D9" w:rsidR="008A1B19" w:rsidRPr="00745646" w:rsidRDefault="0050331B" w:rsidP="00C90784">
            <w:pPr>
              <w:spacing w:before="15" w:after="15"/>
              <w:jc w:val="center"/>
              <w:rPr>
                <w:sz w:val="17"/>
                <w:szCs w:val="17"/>
              </w:rPr>
            </w:pPr>
            <w:r w:rsidRPr="0050331B">
              <w:rPr>
                <w:sz w:val="17"/>
                <w:szCs w:val="17"/>
              </w:rPr>
              <w:t>sac-TMT</w:t>
            </w:r>
            <w:r w:rsidR="008A1B19" w:rsidRPr="00745646">
              <w:rPr>
                <w:sz w:val="17"/>
                <w:szCs w:val="17"/>
              </w:rPr>
              <w:t xml:space="preserve"> 5 mg/kg </w:t>
            </w:r>
            <w:r w:rsidR="006A7E20">
              <w:rPr>
                <w:sz w:val="17"/>
                <w:szCs w:val="17"/>
              </w:rPr>
              <w:t>q</w:t>
            </w:r>
            <w:r w:rsidR="006A7E20" w:rsidRPr="00745646">
              <w:rPr>
                <w:sz w:val="17"/>
                <w:szCs w:val="17"/>
              </w:rPr>
              <w:t>2</w:t>
            </w:r>
            <w:r w:rsidR="006A7E20">
              <w:rPr>
                <w:sz w:val="17"/>
                <w:szCs w:val="17"/>
              </w:rPr>
              <w:t>w</w:t>
            </w:r>
            <w:r w:rsidR="006A7E20" w:rsidRPr="00745646">
              <w:rPr>
                <w:sz w:val="17"/>
                <w:szCs w:val="17"/>
              </w:rPr>
              <w:t xml:space="preserve"> </w:t>
            </w:r>
            <w:r w:rsidR="008A1B19" w:rsidRPr="00745646">
              <w:rPr>
                <w:sz w:val="17"/>
                <w:szCs w:val="17"/>
              </w:rPr>
              <w:t xml:space="preserve">+ KL-A167 </w:t>
            </w:r>
          </w:p>
        </w:tc>
        <w:tc>
          <w:tcPr>
            <w:tcW w:w="2160" w:type="dxa"/>
            <w:gridSpan w:val="2"/>
            <w:tcBorders>
              <w:top w:val="double" w:sz="6" w:space="0" w:color="auto"/>
              <w:left w:val="nil"/>
              <w:bottom w:val="single" w:sz="2" w:space="0" w:color="auto"/>
            </w:tcBorders>
          </w:tcPr>
          <w:p ns2:paraId="3F244E08" ns2:textId="655CEABA" w:rsidR="008A1B19" w:rsidRPr="00745646" w:rsidRDefault="0050331B" w:rsidP="00C90784">
            <w:pPr>
              <w:spacing w:before="15" w:after="15"/>
              <w:jc w:val="center"/>
              <w:rPr>
                <w:sz w:val="17"/>
                <w:szCs w:val="17"/>
              </w:rPr>
            </w:pPr>
            <w:r w:rsidRPr="0050331B">
              <w:rPr>
                <w:sz w:val="17"/>
                <w:szCs w:val="17"/>
              </w:rPr>
              <w:t>sac-TMT</w:t>
            </w:r>
            <w:r w:rsidR="008A1B19" w:rsidRPr="00745646">
              <w:rPr>
                <w:sz w:val="17"/>
                <w:szCs w:val="17"/>
              </w:rPr>
              <w:t xml:space="preserve"> 5 mg/kg </w:t>
            </w:r>
            <w:r w:rsidR="006A7E20">
              <w:rPr>
                <w:sz w:val="17"/>
                <w:szCs w:val="17"/>
              </w:rPr>
              <w:t>q</w:t>
            </w:r>
            <w:r w:rsidR="006A7E20" w:rsidRPr="00745646">
              <w:rPr>
                <w:sz w:val="17"/>
                <w:szCs w:val="17"/>
              </w:rPr>
              <w:t>2</w:t>
            </w:r>
            <w:r w:rsidR="006A7E20">
              <w:rPr>
                <w:sz w:val="17"/>
                <w:szCs w:val="17"/>
              </w:rPr>
              <w:t>w</w:t>
            </w:r>
            <w:r w:rsidR="006A7E20" w:rsidRPr="00745646">
              <w:rPr>
                <w:sz w:val="17"/>
                <w:szCs w:val="17"/>
              </w:rPr>
              <w:t xml:space="preserve"> </w:t>
            </w:r>
          </w:p>
        </w:tc>
      </w:tr>
      <w:tr w:rsidR="008A1B19" w:rsidRPr="00745646" ns2:paraId="3630EA3A" ns2:textId="77777777" w:rsidTr="00C90784">
        <w:tblPrEx>
          <w:tblBorders>
            <w:top w:val="single" w:sz="6" w:space="0" w:color="auto"/>
            <w:bottom w:val="single" w:sz="6" w:space="0" w:color="auto"/>
          </w:tblBorders>
        </w:tblPrEx>
        <w:trPr>
          <w:jc w:val="center"/>
        </w:trPr>
        <w:tc>
          <w:tcPr>
            <w:tcW w:w="4320" w:type="dxa"/>
            <w:tcBorders>
              <w:top w:val="nil"/>
              <w:bottom w:val="single" w:sz="2" w:space="0" w:color="auto"/>
              <w:right w:val="single" w:sz="2" w:space="0" w:color="auto"/>
            </w:tcBorders>
          </w:tcPr>
          <w:p ns2:paraId="17683378" ns2:textId="77777777" w:rsidR="008A1B19" w:rsidRPr="00745646" w:rsidRDefault="008A1B19" w:rsidP="00C90784">
            <w:pPr>
              <w:spacing w:before="15" w:after="15"/>
              <w:rPr>
                <w:sz w:val="17"/>
                <w:szCs w:val="17"/>
              </w:rPr>
            </w:pPr>
          </w:p>
        </w:tc>
        <w:tc>
          <w:tcPr>
            <w:tcW w:w="1080" w:type="dxa"/>
            <w:tcBorders>
              <w:top w:val="nil"/>
              <w:left w:val="nil"/>
              <w:bottom w:val="single" w:sz="2" w:space="0" w:color="auto"/>
              <w:right w:val="nil"/>
            </w:tcBorders>
          </w:tcPr>
          <w:p ns2:paraId="138B3506" ns2:textId="77777777" w:rsidR="008A1B19" w:rsidRPr="00745646" w:rsidRDefault="008A1B19" w:rsidP="00C90784">
            <w:pPr>
              <w:spacing w:before="15" w:after="15"/>
              <w:jc w:val="center"/>
              <w:rPr>
                <w:sz w:val="17"/>
                <w:szCs w:val="17"/>
              </w:rPr>
            </w:pPr>
            <w:r w:rsidRPr="00745646">
              <w:rPr>
                <w:sz w:val="17"/>
                <w:szCs w:val="17"/>
              </w:rPr>
              <w:t xml:space="preserve">n </w:t>
            </w:r>
          </w:p>
        </w:tc>
        <w:tc>
          <w:tcPr>
            <w:tcW w:w="1080" w:type="dxa"/>
            <w:tcBorders>
              <w:top w:val="nil"/>
              <w:left w:val="nil"/>
              <w:bottom w:val="single" w:sz="2" w:space="0" w:color="auto"/>
              <w:right w:val="single" w:sz="2" w:space="0" w:color="auto"/>
            </w:tcBorders>
          </w:tcPr>
          <w:p ns2:paraId="5E7DE405" ns2:textId="77777777" w:rsidR="008A1B19" w:rsidRPr="00745646" w:rsidRDefault="008A1B19" w:rsidP="00C90784">
            <w:pPr>
              <w:spacing w:before="15" w:after="15"/>
              <w:jc w:val="center"/>
              <w:rPr>
                <w:sz w:val="17"/>
                <w:szCs w:val="17"/>
              </w:rPr>
            </w:pPr>
            <w:r w:rsidRPr="00745646">
              <w:rPr>
                <w:sz w:val="17"/>
                <w:szCs w:val="17"/>
              </w:rPr>
              <w:t xml:space="preserve">(%) </w:t>
            </w:r>
          </w:p>
        </w:tc>
        <w:tc>
          <w:tcPr>
            <w:tcW w:w="1080" w:type="dxa"/>
            <w:tcBorders>
              <w:top w:val="nil"/>
              <w:left w:val="nil"/>
              <w:bottom w:val="single" w:sz="2" w:space="0" w:color="auto"/>
              <w:right w:val="nil"/>
            </w:tcBorders>
          </w:tcPr>
          <w:p ns2:paraId="1EA1808A" ns2:textId="77777777" w:rsidR="008A1B19" w:rsidRPr="00745646" w:rsidRDefault="008A1B19" w:rsidP="00C90784">
            <w:pPr>
              <w:spacing w:before="15" w:after="15"/>
              <w:jc w:val="center"/>
              <w:rPr>
                <w:sz w:val="17"/>
                <w:szCs w:val="17"/>
              </w:rPr>
            </w:pPr>
            <w:r w:rsidRPr="00745646">
              <w:rPr>
                <w:sz w:val="17"/>
                <w:szCs w:val="17"/>
              </w:rPr>
              <w:t xml:space="preserve">n </w:t>
            </w:r>
          </w:p>
        </w:tc>
        <w:tc>
          <w:tcPr>
            <w:tcW w:w="1080" w:type="dxa"/>
            <w:tcBorders>
              <w:top w:val="nil"/>
              <w:left w:val="nil"/>
              <w:bottom w:val="single" w:sz="2" w:space="0" w:color="auto"/>
            </w:tcBorders>
          </w:tcPr>
          <w:p ns2:paraId="34CCF71D" ns2:textId="77777777" w:rsidR="008A1B19" w:rsidRPr="00745646" w:rsidRDefault="008A1B19" w:rsidP="00C90784">
            <w:pPr>
              <w:spacing w:before="15" w:after="15"/>
              <w:jc w:val="center"/>
              <w:rPr>
                <w:sz w:val="17"/>
                <w:szCs w:val="17"/>
              </w:rPr>
            </w:pPr>
            <w:r w:rsidRPr="00745646">
              <w:rPr>
                <w:sz w:val="17"/>
                <w:szCs w:val="17"/>
              </w:rPr>
              <w:t xml:space="preserve">(%) </w:t>
            </w:r>
          </w:p>
        </w:tc>
      </w:tr>
      <w:tr w:rsidR="008A1B19" w:rsidRPr="00745646" ns2:paraId="58F0B022"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0D9692FB" ns2:textId="77777777" w:rsidR="008A1B19" w:rsidRPr="00745646" w:rsidRDefault="008A1B19" w:rsidP="00C90784">
            <w:pPr>
              <w:spacing w:before="15" w:after="15"/>
              <w:ind w:left="160" w:right="1" w:hanging="160"/>
              <w:rPr>
                <w:sz w:val="17"/>
                <w:szCs w:val="17"/>
              </w:rPr>
            </w:pPr>
            <w:r w:rsidRPr="00745646">
              <w:rPr>
                <w:sz w:val="17"/>
                <w:szCs w:val="17"/>
              </w:rPr>
              <w:t xml:space="preserve"> Participants in population </w:t>
            </w:r>
          </w:p>
        </w:tc>
        <w:tc>
          <w:tcPr>
            <w:tcW w:w="1080" w:type="dxa"/>
            <w:tcBorders>
              <w:top w:val="nil"/>
              <w:left w:val="nil"/>
              <w:bottom w:val="nil"/>
              <w:right w:val="nil"/>
            </w:tcBorders>
          </w:tcPr>
          <w:p ns2:paraId="64916DD7"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91 </w:t>
            </w:r>
          </w:p>
        </w:tc>
        <w:tc>
          <w:tcPr>
            <w:tcW w:w="1080" w:type="dxa"/>
            <w:tcBorders>
              <w:top w:val="nil"/>
              <w:left w:val="nil"/>
              <w:bottom w:val="nil"/>
              <w:right w:val="single" w:sz="2" w:space="0" w:color="auto"/>
            </w:tcBorders>
          </w:tcPr>
          <w:p ns2:paraId="3A2FB5F6" ns2:textId="77777777" w:rsidR="008A1B19" w:rsidRPr="00745646" w:rsidRDefault="008A1B19" w:rsidP="00C90784">
            <w:pPr>
              <w:tabs>
                <w:tab w:val="decimal" w:pos="364"/>
                <w:tab w:val="left" w:pos="444"/>
              </w:tabs>
              <w:spacing w:before="15" w:after="15"/>
              <w:rPr>
                <w:sz w:val="17"/>
                <w:szCs w:val="17"/>
              </w:rPr>
            </w:pPr>
            <w:r w:rsidRPr="00745646">
              <w:rPr>
                <w:sz w:val="17"/>
                <w:szCs w:val="17"/>
              </w:rPr>
              <w:tab/>
            </w:r>
          </w:p>
        </w:tc>
        <w:tc>
          <w:tcPr>
            <w:tcW w:w="1080" w:type="dxa"/>
            <w:tcBorders>
              <w:top w:val="nil"/>
              <w:left w:val="nil"/>
              <w:bottom w:val="nil"/>
              <w:right w:val="nil"/>
            </w:tcBorders>
          </w:tcPr>
          <w:p ns2:paraId="53646493"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80 </w:t>
            </w:r>
          </w:p>
        </w:tc>
        <w:tc>
          <w:tcPr>
            <w:tcW w:w="1080" w:type="dxa"/>
            <w:tcBorders>
              <w:top w:val="nil"/>
              <w:left w:val="nil"/>
              <w:bottom w:val="nil"/>
            </w:tcBorders>
          </w:tcPr>
          <w:p ns2:paraId="4D733CCF" ns2:textId="77777777" w:rsidR="008A1B19" w:rsidRPr="00745646" w:rsidRDefault="008A1B19" w:rsidP="00C90784">
            <w:pPr>
              <w:tabs>
                <w:tab w:val="decimal" w:pos="364"/>
                <w:tab w:val="left" w:pos="444"/>
              </w:tabs>
              <w:spacing w:before="15" w:after="15"/>
              <w:rPr>
                <w:sz w:val="17"/>
                <w:szCs w:val="17"/>
              </w:rPr>
            </w:pPr>
            <w:r w:rsidRPr="00745646">
              <w:rPr>
                <w:sz w:val="17"/>
                <w:szCs w:val="17"/>
              </w:rPr>
              <w:tab/>
            </w:r>
          </w:p>
        </w:tc>
      </w:tr>
      <w:tr w:rsidR="008A1B19" w:rsidRPr="00745646" ns2:paraId="6C00E6B9"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24A1E783" ns2:textId="77777777" w:rsidR="008A1B19" w:rsidRPr="00745646" w:rsidRDefault="008A1B19" w:rsidP="00C90784">
            <w:pPr>
              <w:spacing w:before="15" w:after="15"/>
              <w:ind w:left="160" w:right="1" w:hanging="160"/>
              <w:rPr>
                <w:sz w:val="17"/>
                <w:szCs w:val="17"/>
              </w:rPr>
            </w:pPr>
            <w:r w:rsidRPr="00745646">
              <w:rPr>
                <w:sz w:val="17"/>
                <w:szCs w:val="17"/>
              </w:rPr>
              <w:t xml:space="preserve">   with one or more adverse events </w:t>
            </w:r>
          </w:p>
        </w:tc>
        <w:tc>
          <w:tcPr>
            <w:tcW w:w="1080" w:type="dxa"/>
            <w:tcBorders>
              <w:top w:val="nil"/>
              <w:left w:val="nil"/>
              <w:bottom w:val="nil"/>
              <w:right w:val="nil"/>
            </w:tcBorders>
          </w:tcPr>
          <w:p ns2:paraId="723B5A4A"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88 </w:t>
            </w:r>
          </w:p>
        </w:tc>
        <w:tc>
          <w:tcPr>
            <w:tcW w:w="1080" w:type="dxa"/>
            <w:tcBorders>
              <w:top w:val="nil"/>
              <w:left w:val="nil"/>
              <w:bottom w:val="nil"/>
              <w:right w:val="single" w:sz="2" w:space="0" w:color="auto"/>
            </w:tcBorders>
          </w:tcPr>
          <w:p ns2:paraId="6A03B095"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(96.7) </w:t>
            </w:r>
          </w:p>
        </w:tc>
        <w:tc>
          <w:tcPr>
            <w:tcW w:w="1080" w:type="dxa"/>
            <w:tcBorders>
              <w:top w:val="nil"/>
              <w:left w:val="nil"/>
              <w:bottom w:val="nil"/>
              <w:right w:val="nil"/>
            </w:tcBorders>
          </w:tcPr>
          <w:p ns2:paraId="2A9A2CF5"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79 </w:t>
            </w:r>
          </w:p>
        </w:tc>
        <w:tc>
          <w:tcPr>
            <w:tcW w:w="1080" w:type="dxa"/>
            <w:tcBorders>
              <w:top w:val="nil"/>
              <w:left w:val="nil"/>
              <w:bottom w:val="nil"/>
            </w:tcBorders>
          </w:tcPr>
          <w:p ns2:paraId="77BB6AE6"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(98.8) </w:t>
            </w:r>
          </w:p>
        </w:tc>
      </w:tr>
      <w:tr w:rsidR="008A1B19" w:rsidRPr="00745646" ns2:paraId="043B88A8"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2AF9079E" ns2:textId="77777777" w:rsidR="008A1B19" w:rsidRPr="00745646" w:rsidRDefault="008A1B19" w:rsidP="00C90784">
            <w:pPr>
              <w:spacing w:before="15" w:after="15"/>
              <w:ind w:left="160" w:right="1" w:hanging="160"/>
              <w:rPr>
                <w:sz w:val="17"/>
                <w:szCs w:val="17"/>
              </w:rPr>
            </w:pPr>
            <w:r w:rsidRPr="00745646">
              <w:rPr>
                <w:sz w:val="17"/>
                <w:szCs w:val="17"/>
              </w:rPr>
              <w:t xml:space="preserve">   Anaemia </w:t>
            </w:r>
          </w:p>
        </w:tc>
        <w:tc>
          <w:tcPr>
            <w:tcW w:w="1080" w:type="dxa"/>
            <w:tcBorders>
              <w:top w:val="nil"/>
              <w:left w:val="nil"/>
              <w:bottom w:val="nil"/>
              <w:right w:val="nil"/>
            </w:tcBorders>
          </w:tcPr>
          <w:p ns2:paraId="2EA611DD"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74 </w:t>
            </w:r>
          </w:p>
        </w:tc>
        <w:tc>
          <w:tcPr>
            <w:tcW w:w="1080" w:type="dxa"/>
            <w:tcBorders>
              <w:top w:val="nil"/>
              <w:left w:val="nil"/>
              <w:bottom w:val="nil"/>
              <w:right w:val="single" w:sz="2" w:space="0" w:color="auto"/>
            </w:tcBorders>
          </w:tcPr>
          <w:p ns2:paraId="3408207B"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(81.3) </w:t>
            </w:r>
          </w:p>
        </w:tc>
        <w:tc>
          <w:tcPr>
            <w:tcW w:w="1080" w:type="dxa"/>
            <w:tcBorders>
              <w:top w:val="nil"/>
              <w:left w:val="nil"/>
              <w:bottom w:val="nil"/>
              <w:right w:val="nil"/>
            </w:tcBorders>
          </w:tcPr>
          <w:p ns2:paraId="36D2D651"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62 </w:t>
            </w:r>
          </w:p>
        </w:tc>
        <w:tc>
          <w:tcPr>
            <w:tcW w:w="1080" w:type="dxa"/>
            <w:tcBorders>
              <w:top w:val="nil"/>
              <w:left w:val="nil"/>
              <w:bottom w:val="nil"/>
            </w:tcBorders>
          </w:tcPr>
          <w:p ns2:paraId="5174ADC7"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(77.5) </w:t>
            </w:r>
          </w:p>
        </w:tc>
      </w:tr>
      <w:tr w:rsidR="008A1B19" w:rsidRPr="00745646" ns2:paraId="4D47EFD3"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7AF654F1" ns2:textId="77777777" w:rsidR="008A1B19" w:rsidRPr="00745646" w:rsidRDefault="008A1B19" w:rsidP="00C90784">
            <w:pPr>
              <w:spacing w:before="15" w:after="15"/>
              <w:ind w:left="160" w:right="1" w:hanging="160"/>
              <w:rPr>
                <w:sz w:val="17"/>
                <w:szCs w:val="17"/>
              </w:rPr>
            </w:pPr>
            <w:r w:rsidRPr="00745646">
              <w:rPr>
                <w:sz w:val="17"/>
                <w:szCs w:val="17"/>
              </w:rPr>
              <w:t xml:space="preserve">   White blood cell count decreased </w:t>
            </w:r>
          </w:p>
        </w:tc>
        <w:tc>
          <w:tcPr>
            <w:tcW w:w="1080" w:type="dxa"/>
            <w:tcBorders>
              <w:top w:val="nil"/>
              <w:left w:val="nil"/>
              <w:bottom w:val="nil"/>
              <w:right w:val="nil"/>
            </w:tcBorders>
          </w:tcPr>
          <w:p ns2:paraId="57259F6E"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71 </w:t>
            </w:r>
          </w:p>
        </w:tc>
        <w:tc>
          <w:tcPr>
            <w:tcW w:w="1080" w:type="dxa"/>
            <w:tcBorders>
              <w:top w:val="nil"/>
              <w:left w:val="nil"/>
              <w:bottom w:val="nil"/>
              <w:right w:val="single" w:sz="2" w:space="0" w:color="auto"/>
            </w:tcBorders>
          </w:tcPr>
          <w:p ns2:paraId="59621ECB"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(78.0) </w:t>
            </w:r>
          </w:p>
        </w:tc>
        <w:tc>
          <w:tcPr>
            <w:tcW w:w="1080" w:type="dxa"/>
            <w:tcBorders>
              <w:top w:val="nil"/>
              <w:left w:val="nil"/>
              <w:bottom w:val="nil"/>
              <w:right w:val="nil"/>
            </w:tcBorders>
          </w:tcPr>
          <w:p ns2:paraId="244437CD"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64 </w:t>
            </w:r>
          </w:p>
        </w:tc>
        <w:tc>
          <w:tcPr>
            <w:tcW w:w="1080" w:type="dxa"/>
            <w:tcBorders>
              <w:top w:val="nil"/>
              <w:left w:val="nil"/>
              <w:bottom w:val="nil"/>
            </w:tcBorders>
          </w:tcPr>
          <w:p ns2:paraId="681D7615"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(80.0) </w:t>
            </w:r>
          </w:p>
        </w:tc>
      </w:tr>
      <w:tr w:rsidR="008A1B19" w:rsidRPr="00745646" ns2:paraId="15FD0ECF"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5BC85694" ns2:textId="77777777" w:rsidR="008A1B19" w:rsidRPr="00745646" w:rsidRDefault="008A1B19" w:rsidP="00C90784">
            <w:pPr>
              <w:spacing w:before="15" w:after="15"/>
              <w:ind w:left="160" w:right="1" w:hanging="160"/>
              <w:rPr>
                <w:sz w:val="17"/>
                <w:szCs w:val="17"/>
              </w:rPr>
            </w:pPr>
            <w:r w:rsidRPr="00745646">
              <w:rPr>
                <w:sz w:val="17"/>
                <w:szCs w:val="17"/>
              </w:rPr>
              <w:t xml:space="preserve">   Neutrophil count decreased </w:t>
            </w:r>
          </w:p>
        </w:tc>
        <w:tc>
          <w:tcPr>
            <w:tcW w:w="1080" w:type="dxa"/>
            <w:tcBorders>
              <w:top w:val="nil"/>
              <w:left w:val="nil"/>
              <w:bottom w:val="nil"/>
              <w:right w:val="nil"/>
            </w:tcBorders>
          </w:tcPr>
          <w:p ns2:paraId="2FAE5F4E"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67 </w:t>
            </w:r>
          </w:p>
        </w:tc>
        <w:tc>
          <w:tcPr>
            <w:tcW w:w="1080" w:type="dxa"/>
            <w:tcBorders>
              <w:top w:val="nil"/>
              <w:left w:val="nil"/>
              <w:bottom w:val="nil"/>
              <w:right w:val="single" w:sz="2" w:space="0" w:color="auto"/>
            </w:tcBorders>
          </w:tcPr>
          <w:p ns2:paraId="4F8B109F"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(73.6) </w:t>
            </w:r>
          </w:p>
        </w:tc>
        <w:tc>
          <w:tcPr>
            <w:tcW w:w="1080" w:type="dxa"/>
            <w:tcBorders>
              <w:top w:val="nil"/>
              <w:left w:val="nil"/>
              <w:bottom w:val="nil"/>
              <w:right w:val="nil"/>
            </w:tcBorders>
          </w:tcPr>
          <w:p ns2:paraId="25098313"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61 </w:t>
            </w:r>
          </w:p>
        </w:tc>
        <w:tc>
          <w:tcPr>
            <w:tcW w:w="1080" w:type="dxa"/>
            <w:tcBorders>
              <w:top w:val="nil"/>
              <w:left w:val="nil"/>
              <w:bottom w:val="nil"/>
            </w:tcBorders>
          </w:tcPr>
          <w:p ns2:paraId="78F6252C"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(76.3) </w:t>
            </w:r>
          </w:p>
        </w:tc>
      </w:tr>
      <w:tr w:rsidR="008A1B19" w:rsidRPr="00745646" ns2:paraId="124337A1"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282DDE90" ns2:textId="77777777" w:rsidR="008A1B19" w:rsidRPr="00745646" w:rsidRDefault="008A1B19" w:rsidP="00C90784">
            <w:pPr>
              <w:spacing w:before="15" w:after="15"/>
              <w:ind w:left="160" w:right="1" w:hanging="160"/>
              <w:rPr>
                <w:sz w:val="17"/>
                <w:szCs w:val="17"/>
              </w:rPr>
            </w:pPr>
            <w:r w:rsidRPr="00745646">
              <w:rPr>
                <w:sz w:val="17"/>
                <w:szCs w:val="17"/>
              </w:rPr>
              <w:t xml:space="preserve">   Stomatitis </w:t>
            </w:r>
          </w:p>
        </w:tc>
        <w:tc>
          <w:tcPr>
            <w:tcW w:w="1080" w:type="dxa"/>
            <w:tcBorders>
              <w:top w:val="nil"/>
              <w:left w:val="nil"/>
              <w:bottom w:val="nil"/>
              <w:right w:val="nil"/>
            </w:tcBorders>
          </w:tcPr>
          <w:p ns2:paraId="02BFF91B"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53 </w:t>
            </w:r>
          </w:p>
        </w:tc>
        <w:tc>
          <w:tcPr>
            <w:tcW w:w="1080" w:type="dxa"/>
            <w:tcBorders>
              <w:top w:val="nil"/>
              <w:left w:val="nil"/>
              <w:bottom w:val="nil"/>
              <w:right w:val="single" w:sz="2" w:space="0" w:color="auto"/>
            </w:tcBorders>
          </w:tcPr>
          <w:p ns2:paraId="19C43C87"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(58.2) </w:t>
            </w:r>
          </w:p>
        </w:tc>
        <w:tc>
          <w:tcPr>
            <w:tcW w:w="1080" w:type="dxa"/>
            <w:tcBorders>
              <w:top w:val="nil"/>
              <w:left w:val="nil"/>
              <w:bottom w:val="nil"/>
              <w:right w:val="nil"/>
            </w:tcBorders>
          </w:tcPr>
          <w:p ns2:paraId="1852D7F8"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48 </w:t>
            </w:r>
          </w:p>
        </w:tc>
        <w:tc>
          <w:tcPr>
            <w:tcW w:w="1080" w:type="dxa"/>
            <w:tcBorders>
              <w:top w:val="nil"/>
              <w:left w:val="nil"/>
              <w:bottom w:val="nil"/>
            </w:tcBorders>
          </w:tcPr>
          <w:p ns2:paraId="3D34162B"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(60.0) </w:t>
            </w:r>
          </w:p>
        </w:tc>
      </w:tr>
      <w:tr w:rsidR="008A1B19" w:rsidRPr="00745646" ns2:paraId="41A543F1"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37B9E452" ns2:textId="77777777" w:rsidR="008A1B19" w:rsidRPr="00745646" w:rsidRDefault="008A1B19" w:rsidP="00C90784">
            <w:pPr>
              <w:spacing w:before="15" w:after="15"/>
              <w:ind w:left="160" w:right="1" w:hanging="160"/>
              <w:rPr>
                <w:sz w:val="17"/>
                <w:szCs w:val="17"/>
              </w:rPr>
            </w:pPr>
            <w:r w:rsidRPr="00745646">
              <w:rPr>
                <w:sz w:val="17"/>
                <w:szCs w:val="17"/>
              </w:rPr>
              <w:t xml:space="preserve">   Alopecia </w:t>
            </w:r>
          </w:p>
        </w:tc>
        <w:tc>
          <w:tcPr>
            <w:tcW w:w="1080" w:type="dxa"/>
            <w:tcBorders>
              <w:top w:val="nil"/>
              <w:left w:val="nil"/>
              <w:bottom w:val="nil"/>
              <w:right w:val="nil"/>
            </w:tcBorders>
          </w:tcPr>
          <w:p ns2:paraId="7178E68B"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44 </w:t>
            </w:r>
          </w:p>
        </w:tc>
        <w:tc>
          <w:tcPr>
            <w:tcW w:w="1080" w:type="dxa"/>
            <w:tcBorders>
              <w:top w:val="nil"/>
              <w:left w:val="nil"/>
              <w:bottom w:val="nil"/>
              <w:right w:val="single" w:sz="2" w:space="0" w:color="auto"/>
            </w:tcBorders>
          </w:tcPr>
          <w:p ns2:paraId="46314AA5"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(48.4) </w:t>
            </w:r>
          </w:p>
        </w:tc>
        <w:tc>
          <w:tcPr>
            <w:tcW w:w="1080" w:type="dxa"/>
            <w:tcBorders>
              <w:top w:val="nil"/>
              <w:left w:val="nil"/>
              <w:bottom w:val="nil"/>
              <w:right w:val="nil"/>
            </w:tcBorders>
          </w:tcPr>
          <w:p ns2:paraId="6C09885C"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45 </w:t>
            </w:r>
          </w:p>
        </w:tc>
        <w:tc>
          <w:tcPr>
            <w:tcW w:w="1080" w:type="dxa"/>
            <w:tcBorders>
              <w:top w:val="nil"/>
              <w:left w:val="nil"/>
              <w:bottom w:val="nil"/>
            </w:tcBorders>
          </w:tcPr>
          <w:p ns2:paraId="44C12B41"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(56.3) </w:t>
            </w:r>
          </w:p>
        </w:tc>
      </w:tr>
      <w:tr w:rsidR="008A1B19" w:rsidRPr="00745646" ns2:paraId="195B0595"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7C2C3A88" ns2:textId="77777777" w:rsidR="008A1B19" w:rsidRPr="00745646" w:rsidRDefault="008A1B19" w:rsidP="00C90784">
            <w:pPr>
              <w:spacing w:before="15" w:after="15"/>
              <w:ind w:left="160" w:right="1" w:hanging="160"/>
              <w:rPr>
                <w:sz w:val="17"/>
                <w:szCs w:val="17"/>
              </w:rPr>
            </w:pPr>
            <w:r w:rsidRPr="00745646">
              <w:rPr>
                <w:sz w:val="17"/>
                <w:szCs w:val="17"/>
              </w:rPr>
              <w:t xml:space="preserve">   Asthenia </w:t>
            </w:r>
          </w:p>
        </w:tc>
        <w:tc>
          <w:tcPr>
            <w:tcW w:w="1080" w:type="dxa"/>
            <w:tcBorders>
              <w:top w:val="nil"/>
              <w:left w:val="nil"/>
              <w:bottom w:val="nil"/>
              <w:right w:val="nil"/>
            </w:tcBorders>
          </w:tcPr>
          <w:p ns2:paraId="47CE6645"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35 </w:t>
            </w:r>
          </w:p>
        </w:tc>
        <w:tc>
          <w:tcPr>
            <w:tcW w:w="1080" w:type="dxa"/>
            <w:tcBorders>
              <w:top w:val="nil"/>
              <w:left w:val="nil"/>
              <w:bottom w:val="nil"/>
              <w:right w:val="single" w:sz="2" w:space="0" w:color="auto"/>
            </w:tcBorders>
          </w:tcPr>
          <w:p ns2:paraId="54365070"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(38.5) </w:t>
            </w:r>
          </w:p>
        </w:tc>
        <w:tc>
          <w:tcPr>
            <w:tcW w:w="1080" w:type="dxa"/>
            <w:tcBorders>
              <w:top w:val="nil"/>
              <w:left w:val="nil"/>
              <w:bottom w:val="nil"/>
              <w:right w:val="nil"/>
            </w:tcBorders>
          </w:tcPr>
          <w:p ns2:paraId="42B8BDB1"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29 </w:t>
            </w:r>
          </w:p>
        </w:tc>
        <w:tc>
          <w:tcPr>
            <w:tcW w:w="1080" w:type="dxa"/>
            <w:tcBorders>
              <w:top w:val="nil"/>
              <w:left w:val="nil"/>
              <w:bottom w:val="nil"/>
            </w:tcBorders>
          </w:tcPr>
          <w:p ns2:paraId="44520372"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(36.3) </w:t>
            </w:r>
          </w:p>
        </w:tc>
      </w:tr>
      <w:tr w:rsidR="008A1B19" w:rsidRPr="00745646" ns2:paraId="548EEF63"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53F1DE73" ns2:textId="77777777" w:rsidR="008A1B19" w:rsidRPr="00745646" w:rsidRDefault="008A1B19" w:rsidP="00C90784">
            <w:pPr>
              <w:spacing w:before="15" w:after="15"/>
              <w:ind w:left="160" w:right="1" w:hanging="160"/>
              <w:rPr>
                <w:sz w:val="17"/>
                <w:szCs w:val="17"/>
              </w:rPr>
            </w:pPr>
            <w:r w:rsidRPr="00745646">
              <w:rPr>
                <w:sz w:val="17"/>
                <w:szCs w:val="17"/>
              </w:rPr>
              <w:t xml:space="preserve">   Rash </w:t>
            </w:r>
          </w:p>
        </w:tc>
        <w:tc>
          <w:tcPr>
            <w:tcW w:w="1080" w:type="dxa"/>
            <w:tcBorders>
              <w:top w:val="nil"/>
              <w:left w:val="nil"/>
              <w:bottom w:val="nil"/>
              <w:right w:val="nil"/>
            </w:tcBorders>
          </w:tcPr>
          <w:p ns2:paraId="00EFB9E6"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34 </w:t>
            </w:r>
          </w:p>
        </w:tc>
        <w:tc>
          <w:tcPr>
            <w:tcW w:w="1080" w:type="dxa"/>
            <w:tcBorders>
              <w:top w:val="nil"/>
              <w:left w:val="nil"/>
              <w:bottom w:val="nil"/>
              <w:right w:val="single" w:sz="2" w:space="0" w:color="auto"/>
            </w:tcBorders>
          </w:tcPr>
          <w:p ns2:paraId="07BB510C"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(37.4) </w:t>
            </w:r>
          </w:p>
        </w:tc>
        <w:tc>
          <w:tcPr>
            <w:tcW w:w="1080" w:type="dxa"/>
            <w:tcBorders>
              <w:top w:val="nil"/>
              <w:left w:val="nil"/>
              <w:bottom w:val="nil"/>
              <w:right w:val="nil"/>
            </w:tcBorders>
          </w:tcPr>
          <w:p ns2:paraId="3820FE72"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18 </w:t>
            </w:r>
          </w:p>
        </w:tc>
        <w:tc>
          <w:tcPr>
            <w:tcW w:w="1080" w:type="dxa"/>
            <w:tcBorders>
              <w:top w:val="nil"/>
              <w:left w:val="nil"/>
              <w:bottom w:val="nil"/>
            </w:tcBorders>
          </w:tcPr>
          <w:p ns2:paraId="64CE2C86"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(22.5) </w:t>
            </w:r>
          </w:p>
        </w:tc>
      </w:tr>
      <w:tr w:rsidR="008A1B19" w:rsidRPr="00745646" ns2:paraId="1FB1E047"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0A829996" ns2:textId="77777777" w:rsidR="008A1B19" w:rsidRPr="00745646" w:rsidRDefault="008A1B19" w:rsidP="00C90784">
            <w:pPr>
              <w:spacing w:before="15" w:after="15"/>
              <w:ind w:left="160" w:right="1" w:hanging="160"/>
              <w:rPr>
                <w:sz w:val="17"/>
                <w:szCs w:val="17"/>
              </w:rPr>
            </w:pPr>
            <w:r w:rsidRPr="00745646">
              <w:rPr>
                <w:sz w:val="17"/>
                <w:szCs w:val="17"/>
              </w:rPr>
              <w:t xml:space="preserve">   Nausea </w:t>
            </w:r>
          </w:p>
        </w:tc>
        <w:tc>
          <w:tcPr>
            <w:tcW w:w="1080" w:type="dxa"/>
            <w:tcBorders>
              <w:top w:val="nil"/>
              <w:left w:val="nil"/>
              <w:bottom w:val="nil"/>
              <w:right w:val="nil"/>
            </w:tcBorders>
          </w:tcPr>
          <w:p ns2:paraId="4F4AC331"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33 </w:t>
            </w:r>
          </w:p>
        </w:tc>
        <w:tc>
          <w:tcPr>
            <w:tcW w:w="1080" w:type="dxa"/>
            <w:tcBorders>
              <w:top w:val="nil"/>
              <w:left w:val="nil"/>
              <w:bottom w:val="nil"/>
              <w:right w:val="single" w:sz="2" w:space="0" w:color="auto"/>
            </w:tcBorders>
          </w:tcPr>
          <w:p ns2:paraId="022F1562"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(36.3) </w:t>
            </w:r>
          </w:p>
        </w:tc>
        <w:tc>
          <w:tcPr>
            <w:tcW w:w="1080" w:type="dxa"/>
            <w:tcBorders>
              <w:top w:val="nil"/>
              <w:left w:val="nil"/>
              <w:bottom w:val="nil"/>
              <w:right w:val="nil"/>
            </w:tcBorders>
          </w:tcPr>
          <w:p ns2:paraId="6353F743"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23 </w:t>
            </w:r>
          </w:p>
        </w:tc>
        <w:tc>
          <w:tcPr>
            <w:tcW w:w="1080" w:type="dxa"/>
            <w:tcBorders>
              <w:top w:val="nil"/>
              <w:left w:val="nil"/>
              <w:bottom w:val="nil"/>
            </w:tcBorders>
          </w:tcPr>
          <w:p ns2:paraId="2741BB0E"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(28.8) </w:t>
            </w:r>
          </w:p>
        </w:tc>
      </w:tr>
      <w:tr w:rsidR="008A1B19" w:rsidRPr="00745646" ns2:paraId="741E04EF"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05F5D59E" ns2:textId="77777777" w:rsidR="008A1B19" w:rsidRPr="00745646" w:rsidRDefault="008A1B19" w:rsidP="00C90784">
            <w:pPr>
              <w:spacing w:before="15" w:after="15"/>
              <w:ind w:left="160" w:right="1" w:hanging="160"/>
              <w:rPr>
                <w:sz w:val="17"/>
                <w:szCs w:val="17"/>
              </w:rPr>
            </w:pPr>
            <w:r w:rsidRPr="00745646">
              <w:rPr>
                <w:sz w:val="17"/>
                <w:szCs w:val="17"/>
              </w:rPr>
              <w:t xml:space="preserve">   Vomiting </w:t>
            </w:r>
          </w:p>
        </w:tc>
        <w:tc>
          <w:tcPr>
            <w:tcW w:w="1080" w:type="dxa"/>
            <w:tcBorders>
              <w:top w:val="nil"/>
              <w:left w:val="nil"/>
              <w:bottom w:val="nil"/>
              <w:right w:val="nil"/>
            </w:tcBorders>
          </w:tcPr>
          <w:p ns2:paraId="4310CF5D"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30 </w:t>
            </w:r>
          </w:p>
        </w:tc>
        <w:tc>
          <w:tcPr>
            <w:tcW w:w="1080" w:type="dxa"/>
            <w:tcBorders>
              <w:top w:val="nil"/>
              <w:left w:val="nil"/>
              <w:bottom w:val="nil"/>
              <w:right w:val="single" w:sz="2" w:space="0" w:color="auto"/>
            </w:tcBorders>
          </w:tcPr>
          <w:p ns2:paraId="76EFE8C4"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(33.0) </w:t>
            </w:r>
          </w:p>
        </w:tc>
        <w:tc>
          <w:tcPr>
            <w:tcW w:w="1080" w:type="dxa"/>
            <w:tcBorders>
              <w:top w:val="nil"/>
              <w:left w:val="nil"/>
              <w:bottom w:val="nil"/>
              <w:right w:val="nil"/>
            </w:tcBorders>
          </w:tcPr>
          <w:p ns2:paraId="6CC19A11"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20 </w:t>
            </w:r>
          </w:p>
        </w:tc>
        <w:tc>
          <w:tcPr>
            <w:tcW w:w="1080" w:type="dxa"/>
            <w:tcBorders>
              <w:top w:val="nil"/>
              <w:left w:val="nil"/>
              <w:bottom w:val="nil"/>
            </w:tcBorders>
          </w:tcPr>
          <w:p ns2:paraId="5A40698C"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(25.0) </w:t>
            </w:r>
          </w:p>
        </w:tc>
      </w:tr>
      <w:tr w:rsidR="008A1B19" w:rsidRPr="00745646" ns2:paraId="59C971E5"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3EB0464D" ns2:textId="77777777" w:rsidR="008A1B19" w:rsidRPr="00745646" w:rsidRDefault="008A1B19" w:rsidP="00C90784">
            <w:pPr>
              <w:spacing w:before="15" w:after="15"/>
              <w:ind w:left="160" w:right="1" w:hanging="160"/>
              <w:rPr>
                <w:sz w:val="17"/>
                <w:szCs w:val="17"/>
              </w:rPr>
            </w:pPr>
            <w:r w:rsidRPr="00745646">
              <w:rPr>
                <w:sz w:val="17"/>
                <w:szCs w:val="17"/>
              </w:rPr>
              <w:t xml:space="preserve">   Alanine aminotransferase increased </w:t>
            </w:r>
          </w:p>
        </w:tc>
        <w:tc>
          <w:tcPr>
            <w:tcW w:w="1080" w:type="dxa"/>
            <w:tcBorders>
              <w:top w:val="nil"/>
              <w:left w:val="nil"/>
              <w:bottom w:val="nil"/>
              <w:right w:val="nil"/>
            </w:tcBorders>
          </w:tcPr>
          <w:p ns2:paraId="0B85CD05"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29 </w:t>
            </w:r>
          </w:p>
        </w:tc>
        <w:tc>
          <w:tcPr>
            <w:tcW w:w="1080" w:type="dxa"/>
            <w:tcBorders>
              <w:top w:val="nil"/>
              <w:left w:val="nil"/>
              <w:bottom w:val="nil"/>
              <w:right w:val="single" w:sz="2" w:space="0" w:color="auto"/>
            </w:tcBorders>
          </w:tcPr>
          <w:p ns2:paraId="2716F283"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(31.9) </w:t>
            </w:r>
          </w:p>
        </w:tc>
        <w:tc>
          <w:tcPr>
            <w:tcW w:w="1080" w:type="dxa"/>
            <w:tcBorders>
              <w:top w:val="nil"/>
              <w:left w:val="nil"/>
              <w:bottom w:val="nil"/>
              <w:right w:val="nil"/>
            </w:tcBorders>
          </w:tcPr>
          <w:p ns2:paraId="3662602F"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23 </w:t>
            </w:r>
          </w:p>
        </w:tc>
        <w:tc>
          <w:tcPr>
            <w:tcW w:w="1080" w:type="dxa"/>
            <w:tcBorders>
              <w:top w:val="nil"/>
              <w:left w:val="nil"/>
              <w:bottom w:val="nil"/>
            </w:tcBorders>
          </w:tcPr>
          <w:p ns2:paraId="7710C7AF"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(28.8) </w:t>
            </w:r>
          </w:p>
        </w:tc>
      </w:tr>
      <w:tr w:rsidR="008A1B19" w:rsidRPr="00745646" ns2:paraId="5F3423D4"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202338A2" ns2:textId="77777777" w:rsidR="008A1B19" w:rsidRPr="00745646" w:rsidRDefault="008A1B19" w:rsidP="00C90784">
            <w:pPr>
              <w:spacing w:before="15" w:after="15"/>
              <w:ind w:left="160" w:right="1" w:hanging="160"/>
              <w:rPr>
                <w:sz w:val="17"/>
                <w:szCs w:val="17"/>
              </w:rPr>
            </w:pPr>
            <w:r w:rsidRPr="00745646">
              <w:rPr>
                <w:sz w:val="17"/>
                <w:szCs w:val="17"/>
              </w:rPr>
              <w:t xml:space="preserve">   Hyperglycaemia </w:t>
            </w:r>
          </w:p>
        </w:tc>
        <w:tc>
          <w:tcPr>
            <w:tcW w:w="1080" w:type="dxa"/>
            <w:tcBorders>
              <w:top w:val="nil"/>
              <w:left w:val="nil"/>
              <w:bottom w:val="nil"/>
              <w:right w:val="nil"/>
            </w:tcBorders>
          </w:tcPr>
          <w:p ns2:paraId="02405B8C"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28 </w:t>
            </w:r>
          </w:p>
        </w:tc>
        <w:tc>
          <w:tcPr>
            <w:tcW w:w="1080" w:type="dxa"/>
            <w:tcBorders>
              <w:top w:val="nil"/>
              <w:left w:val="nil"/>
              <w:bottom w:val="nil"/>
              <w:right w:val="single" w:sz="2" w:space="0" w:color="auto"/>
            </w:tcBorders>
          </w:tcPr>
          <w:p ns2:paraId="7A04C247"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(30.8) </w:t>
            </w:r>
          </w:p>
        </w:tc>
        <w:tc>
          <w:tcPr>
            <w:tcW w:w="1080" w:type="dxa"/>
            <w:tcBorders>
              <w:top w:val="nil"/>
              <w:left w:val="nil"/>
              <w:bottom w:val="nil"/>
              <w:right w:val="nil"/>
            </w:tcBorders>
          </w:tcPr>
          <w:p ns2:paraId="239E1562"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21 </w:t>
            </w:r>
          </w:p>
        </w:tc>
        <w:tc>
          <w:tcPr>
            <w:tcW w:w="1080" w:type="dxa"/>
            <w:tcBorders>
              <w:top w:val="nil"/>
              <w:left w:val="nil"/>
              <w:bottom w:val="nil"/>
            </w:tcBorders>
          </w:tcPr>
          <w:p ns2:paraId="02A71743"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(26.3) </w:t>
            </w:r>
          </w:p>
        </w:tc>
      </w:tr>
      <w:tr w:rsidR="008A1B19" w:rsidRPr="00745646" ns2:paraId="4E079BE3"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6E4F6896" ns2:textId="77777777" w:rsidR="008A1B19" w:rsidRPr="00745646" w:rsidRDefault="008A1B19" w:rsidP="00C90784">
            <w:pPr>
              <w:spacing w:before="15" w:after="15"/>
              <w:ind w:left="160" w:right="1" w:hanging="160"/>
              <w:rPr>
                <w:sz w:val="17"/>
                <w:szCs w:val="17"/>
              </w:rPr>
            </w:pPr>
            <w:r w:rsidRPr="00745646">
              <w:rPr>
                <w:sz w:val="17"/>
                <w:szCs w:val="17"/>
              </w:rPr>
              <w:t xml:space="preserve">   Aspartate aminotransferase increased </w:t>
            </w:r>
          </w:p>
        </w:tc>
        <w:tc>
          <w:tcPr>
            <w:tcW w:w="1080" w:type="dxa"/>
            <w:tcBorders>
              <w:top w:val="nil"/>
              <w:left w:val="nil"/>
              <w:bottom w:val="nil"/>
              <w:right w:val="nil"/>
            </w:tcBorders>
          </w:tcPr>
          <w:p ns2:paraId="776C3AE6"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27 </w:t>
            </w:r>
          </w:p>
        </w:tc>
        <w:tc>
          <w:tcPr>
            <w:tcW w:w="1080" w:type="dxa"/>
            <w:tcBorders>
              <w:top w:val="nil"/>
              <w:left w:val="nil"/>
              <w:bottom w:val="nil"/>
              <w:right w:val="single" w:sz="2" w:space="0" w:color="auto"/>
            </w:tcBorders>
          </w:tcPr>
          <w:p ns2:paraId="0E1C85DD"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(29.7) </w:t>
            </w:r>
          </w:p>
        </w:tc>
        <w:tc>
          <w:tcPr>
            <w:tcW w:w="1080" w:type="dxa"/>
            <w:tcBorders>
              <w:top w:val="nil"/>
              <w:left w:val="nil"/>
              <w:bottom w:val="nil"/>
              <w:right w:val="nil"/>
            </w:tcBorders>
          </w:tcPr>
          <w:p ns2:paraId="77482FF2"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20 </w:t>
            </w:r>
          </w:p>
        </w:tc>
        <w:tc>
          <w:tcPr>
            <w:tcW w:w="1080" w:type="dxa"/>
            <w:tcBorders>
              <w:top w:val="nil"/>
              <w:left w:val="nil"/>
              <w:bottom w:val="nil"/>
            </w:tcBorders>
          </w:tcPr>
          <w:p ns2:paraId="27644DC1"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(25.0) </w:t>
            </w:r>
          </w:p>
        </w:tc>
      </w:tr>
      <w:tr w:rsidR="008A1B19" w:rsidRPr="00745646" ns2:paraId="388FA5CA"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14F424D7" ns2:textId="77777777" w:rsidR="008A1B19" w:rsidRPr="00745646" w:rsidRDefault="008A1B19" w:rsidP="00C90784">
            <w:pPr>
              <w:spacing w:before="15" w:after="15"/>
              <w:ind w:left="160" w:right="1" w:hanging="160"/>
              <w:rPr>
                <w:sz w:val="17"/>
                <w:szCs w:val="17"/>
              </w:rPr>
            </w:pPr>
            <w:r w:rsidRPr="00745646">
              <w:rPr>
                <w:sz w:val="17"/>
                <w:szCs w:val="17"/>
              </w:rPr>
              <w:t xml:space="preserve">   Blood lactate dehydrogenase increased </w:t>
            </w:r>
          </w:p>
        </w:tc>
        <w:tc>
          <w:tcPr>
            <w:tcW w:w="1080" w:type="dxa"/>
            <w:tcBorders>
              <w:top w:val="nil"/>
              <w:left w:val="nil"/>
              <w:bottom w:val="nil"/>
              <w:right w:val="nil"/>
            </w:tcBorders>
          </w:tcPr>
          <w:p ns2:paraId="7536099E"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27 </w:t>
            </w:r>
          </w:p>
        </w:tc>
        <w:tc>
          <w:tcPr>
            <w:tcW w:w="1080" w:type="dxa"/>
            <w:tcBorders>
              <w:top w:val="nil"/>
              <w:left w:val="nil"/>
              <w:bottom w:val="nil"/>
              <w:right w:val="single" w:sz="2" w:space="0" w:color="auto"/>
            </w:tcBorders>
          </w:tcPr>
          <w:p ns2:paraId="351BF779"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(29.7) </w:t>
            </w:r>
          </w:p>
        </w:tc>
        <w:tc>
          <w:tcPr>
            <w:tcW w:w="1080" w:type="dxa"/>
            <w:tcBorders>
              <w:top w:val="nil"/>
              <w:left w:val="nil"/>
              <w:bottom w:val="nil"/>
              <w:right w:val="nil"/>
            </w:tcBorders>
          </w:tcPr>
          <w:p ns2:paraId="0CF1A737"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18 </w:t>
            </w:r>
          </w:p>
        </w:tc>
        <w:tc>
          <w:tcPr>
            <w:tcW w:w="1080" w:type="dxa"/>
            <w:tcBorders>
              <w:top w:val="nil"/>
              <w:left w:val="nil"/>
              <w:bottom w:val="nil"/>
            </w:tcBorders>
          </w:tcPr>
          <w:p ns2:paraId="2DA89CAF"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(22.5) </w:t>
            </w:r>
          </w:p>
        </w:tc>
      </w:tr>
      <w:tr w:rsidR="008A1B19" w:rsidRPr="00745646" ns2:paraId="6B4EDEDD"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79D80368" ns2:textId="77777777" w:rsidR="008A1B19" w:rsidRPr="00745646" w:rsidRDefault="008A1B19" w:rsidP="00C90784">
            <w:pPr>
              <w:spacing w:before="15" w:after="15"/>
              <w:ind w:left="160" w:right="1" w:hanging="160"/>
              <w:rPr>
                <w:sz w:val="17"/>
                <w:szCs w:val="17"/>
              </w:rPr>
            </w:pPr>
            <w:r w:rsidRPr="00745646">
              <w:rPr>
                <w:sz w:val="17"/>
                <w:szCs w:val="17"/>
              </w:rPr>
              <w:t xml:space="preserve">   Platelet count decreased </w:t>
            </w:r>
          </w:p>
        </w:tc>
        <w:tc>
          <w:tcPr>
            <w:tcW w:w="1080" w:type="dxa"/>
            <w:tcBorders>
              <w:top w:val="nil"/>
              <w:left w:val="nil"/>
              <w:bottom w:val="nil"/>
              <w:right w:val="nil"/>
            </w:tcBorders>
          </w:tcPr>
          <w:p ns2:paraId="6F07A27E"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25 </w:t>
            </w:r>
          </w:p>
        </w:tc>
        <w:tc>
          <w:tcPr>
            <w:tcW w:w="1080" w:type="dxa"/>
            <w:tcBorders>
              <w:top w:val="nil"/>
              <w:left w:val="nil"/>
              <w:bottom w:val="nil"/>
              <w:right w:val="single" w:sz="2" w:space="0" w:color="auto"/>
            </w:tcBorders>
          </w:tcPr>
          <w:p ns2:paraId="12F1A367"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(27.5) </w:t>
            </w:r>
          </w:p>
        </w:tc>
        <w:tc>
          <w:tcPr>
            <w:tcW w:w="1080" w:type="dxa"/>
            <w:tcBorders>
              <w:top w:val="nil"/>
              <w:left w:val="nil"/>
              <w:bottom w:val="nil"/>
              <w:right w:val="nil"/>
            </w:tcBorders>
          </w:tcPr>
          <w:p ns2:paraId="5B1661FC"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17 </w:t>
            </w:r>
          </w:p>
        </w:tc>
        <w:tc>
          <w:tcPr>
            <w:tcW w:w="1080" w:type="dxa"/>
            <w:tcBorders>
              <w:top w:val="nil"/>
              <w:left w:val="nil"/>
              <w:bottom w:val="nil"/>
            </w:tcBorders>
          </w:tcPr>
          <w:p ns2:paraId="04B9E9E6"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(21.3) </w:t>
            </w:r>
          </w:p>
        </w:tc>
      </w:tr>
      <w:tr w:rsidR="008A1B19" w:rsidRPr="00745646" ns2:paraId="324D4B64"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4BC8BAF9" ns2:textId="77777777" w:rsidR="008A1B19" w:rsidRPr="00745646" w:rsidRDefault="008A1B19" w:rsidP="00C90784">
            <w:pPr>
              <w:spacing w:before="15" w:after="15"/>
              <w:ind w:left="160" w:right="1" w:hanging="160"/>
              <w:rPr>
                <w:sz w:val="17"/>
                <w:szCs w:val="17"/>
              </w:rPr>
            </w:pPr>
            <w:r w:rsidRPr="00745646">
              <w:rPr>
                <w:sz w:val="17"/>
                <w:szCs w:val="17"/>
              </w:rPr>
              <w:t xml:space="preserve">   Blood alkaline phosphatase increased </w:t>
            </w:r>
          </w:p>
        </w:tc>
        <w:tc>
          <w:tcPr>
            <w:tcW w:w="1080" w:type="dxa"/>
            <w:tcBorders>
              <w:top w:val="nil"/>
              <w:left w:val="nil"/>
              <w:bottom w:val="nil"/>
              <w:right w:val="nil"/>
            </w:tcBorders>
          </w:tcPr>
          <w:p ns2:paraId="6EB9B181"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21 </w:t>
            </w:r>
          </w:p>
        </w:tc>
        <w:tc>
          <w:tcPr>
            <w:tcW w:w="1080" w:type="dxa"/>
            <w:tcBorders>
              <w:top w:val="nil"/>
              <w:left w:val="nil"/>
              <w:bottom w:val="nil"/>
              <w:right w:val="single" w:sz="2" w:space="0" w:color="auto"/>
            </w:tcBorders>
          </w:tcPr>
          <w:p ns2:paraId="64DB93E7"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(23.1) </w:t>
            </w:r>
          </w:p>
        </w:tc>
        <w:tc>
          <w:tcPr>
            <w:tcW w:w="1080" w:type="dxa"/>
            <w:tcBorders>
              <w:top w:val="nil"/>
              <w:left w:val="nil"/>
              <w:bottom w:val="nil"/>
              <w:right w:val="nil"/>
            </w:tcBorders>
          </w:tcPr>
          <w:p ns2:paraId="56C5F070"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14 </w:t>
            </w:r>
          </w:p>
        </w:tc>
        <w:tc>
          <w:tcPr>
            <w:tcW w:w="1080" w:type="dxa"/>
            <w:tcBorders>
              <w:top w:val="nil"/>
              <w:left w:val="nil"/>
              <w:bottom w:val="nil"/>
            </w:tcBorders>
          </w:tcPr>
          <w:p ns2:paraId="02A5EBA2"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(17.5) </w:t>
            </w:r>
          </w:p>
        </w:tc>
      </w:tr>
      <w:tr w:rsidR="008A1B19" w:rsidRPr="00745646" ns2:paraId="4C67AB13"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5A52153E" ns2:textId="77777777" w:rsidR="008A1B19" w:rsidRPr="00745646" w:rsidRDefault="008A1B19" w:rsidP="00C90784">
            <w:pPr>
              <w:spacing w:before="15" w:after="15"/>
              <w:ind w:left="160" w:right="1" w:hanging="160"/>
              <w:rPr>
                <w:sz w:val="17"/>
                <w:szCs w:val="17"/>
              </w:rPr>
            </w:pPr>
            <w:r w:rsidRPr="00745646">
              <w:rPr>
                <w:sz w:val="17"/>
                <w:szCs w:val="17"/>
              </w:rPr>
              <w:t xml:space="preserve">   Upper respiratory tract infection </w:t>
            </w:r>
          </w:p>
        </w:tc>
        <w:tc>
          <w:tcPr>
            <w:tcW w:w="1080" w:type="dxa"/>
            <w:tcBorders>
              <w:top w:val="nil"/>
              <w:left w:val="nil"/>
              <w:bottom w:val="nil"/>
              <w:right w:val="nil"/>
            </w:tcBorders>
          </w:tcPr>
          <w:p ns2:paraId="1A05DB2B"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21 </w:t>
            </w:r>
          </w:p>
        </w:tc>
        <w:tc>
          <w:tcPr>
            <w:tcW w:w="1080" w:type="dxa"/>
            <w:tcBorders>
              <w:top w:val="nil"/>
              <w:left w:val="nil"/>
              <w:bottom w:val="nil"/>
              <w:right w:val="single" w:sz="2" w:space="0" w:color="auto"/>
            </w:tcBorders>
          </w:tcPr>
          <w:p ns2:paraId="6DB5CCD2"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(23.1) </w:t>
            </w:r>
          </w:p>
        </w:tc>
        <w:tc>
          <w:tcPr>
            <w:tcW w:w="1080" w:type="dxa"/>
            <w:tcBorders>
              <w:top w:val="nil"/>
              <w:left w:val="nil"/>
              <w:bottom w:val="nil"/>
              <w:right w:val="nil"/>
            </w:tcBorders>
          </w:tcPr>
          <w:p ns2:paraId="727F8A13"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14 </w:t>
            </w:r>
          </w:p>
        </w:tc>
        <w:tc>
          <w:tcPr>
            <w:tcW w:w="1080" w:type="dxa"/>
            <w:tcBorders>
              <w:top w:val="nil"/>
              <w:left w:val="nil"/>
              <w:bottom w:val="nil"/>
            </w:tcBorders>
          </w:tcPr>
          <w:p ns2:paraId="21E0E96C"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(17.5) </w:t>
            </w:r>
          </w:p>
        </w:tc>
      </w:tr>
      <w:tr w:rsidR="008A1B19" w:rsidRPr="00745646" ns2:paraId="380371EC"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401AE5BF" ns2:textId="77777777" w:rsidR="008A1B19" w:rsidRPr="00745646" w:rsidRDefault="008A1B19" w:rsidP="00C90784">
            <w:pPr>
              <w:spacing w:before="15" w:after="15"/>
              <w:ind w:left="160" w:right="1" w:hanging="160"/>
              <w:rPr>
                <w:sz w:val="17"/>
                <w:szCs w:val="17"/>
              </w:rPr>
            </w:pPr>
            <w:r w:rsidRPr="00745646">
              <w:rPr>
                <w:sz w:val="17"/>
                <w:szCs w:val="17"/>
              </w:rPr>
              <w:t xml:space="preserve">   Weight decreased </w:t>
            </w:r>
          </w:p>
        </w:tc>
        <w:tc>
          <w:tcPr>
            <w:tcW w:w="1080" w:type="dxa"/>
            <w:tcBorders>
              <w:top w:val="nil"/>
              <w:left w:val="nil"/>
              <w:bottom w:val="nil"/>
              <w:right w:val="nil"/>
            </w:tcBorders>
          </w:tcPr>
          <w:p ns2:paraId="62ECB52A"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21 </w:t>
            </w:r>
          </w:p>
        </w:tc>
        <w:tc>
          <w:tcPr>
            <w:tcW w:w="1080" w:type="dxa"/>
            <w:tcBorders>
              <w:top w:val="nil"/>
              <w:left w:val="nil"/>
              <w:bottom w:val="nil"/>
              <w:right w:val="single" w:sz="2" w:space="0" w:color="auto"/>
            </w:tcBorders>
          </w:tcPr>
          <w:p ns2:paraId="2DEEF1DD"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(23.1) </w:t>
            </w:r>
          </w:p>
        </w:tc>
        <w:tc>
          <w:tcPr>
            <w:tcW w:w="1080" w:type="dxa"/>
            <w:tcBorders>
              <w:top w:val="nil"/>
              <w:left w:val="nil"/>
              <w:bottom w:val="nil"/>
              <w:right w:val="nil"/>
            </w:tcBorders>
          </w:tcPr>
          <w:p ns2:paraId="42C16A73"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13 </w:t>
            </w:r>
          </w:p>
        </w:tc>
        <w:tc>
          <w:tcPr>
            <w:tcW w:w="1080" w:type="dxa"/>
            <w:tcBorders>
              <w:top w:val="nil"/>
              <w:left w:val="nil"/>
              <w:bottom w:val="nil"/>
            </w:tcBorders>
          </w:tcPr>
          <w:p ns2:paraId="111D9C57"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(16.3) </w:t>
            </w:r>
          </w:p>
        </w:tc>
      </w:tr>
      <w:tr w:rsidR="008A1B19" w:rsidRPr="00745646" ns2:paraId="6A95A7C3"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77364D0A" ns2:textId="77777777" w:rsidR="008A1B19" w:rsidRPr="00745646" w:rsidRDefault="008A1B19" w:rsidP="00C90784">
            <w:pPr>
              <w:spacing w:before="15" w:after="15"/>
              <w:ind w:left="160" w:right="1" w:hanging="160"/>
              <w:rPr>
                <w:sz w:val="17"/>
                <w:szCs w:val="17"/>
              </w:rPr>
            </w:pPr>
            <w:r w:rsidRPr="00745646">
              <w:rPr>
                <w:sz w:val="17"/>
                <w:szCs w:val="17"/>
              </w:rPr>
              <w:t xml:space="preserve">   Hyperuricaemia </w:t>
            </w:r>
          </w:p>
        </w:tc>
        <w:tc>
          <w:tcPr>
            <w:tcW w:w="1080" w:type="dxa"/>
            <w:tcBorders>
              <w:top w:val="nil"/>
              <w:left w:val="nil"/>
              <w:bottom w:val="nil"/>
              <w:right w:val="nil"/>
            </w:tcBorders>
          </w:tcPr>
          <w:p ns2:paraId="79365E75"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19 </w:t>
            </w:r>
          </w:p>
        </w:tc>
        <w:tc>
          <w:tcPr>
            <w:tcW w:w="1080" w:type="dxa"/>
            <w:tcBorders>
              <w:top w:val="nil"/>
              <w:left w:val="nil"/>
              <w:bottom w:val="nil"/>
              <w:right w:val="single" w:sz="2" w:space="0" w:color="auto"/>
            </w:tcBorders>
          </w:tcPr>
          <w:p ns2:paraId="35D2A903"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(20.9) </w:t>
            </w:r>
          </w:p>
        </w:tc>
        <w:tc>
          <w:tcPr>
            <w:tcW w:w="1080" w:type="dxa"/>
            <w:tcBorders>
              <w:top w:val="nil"/>
              <w:left w:val="nil"/>
              <w:bottom w:val="nil"/>
              <w:right w:val="nil"/>
            </w:tcBorders>
          </w:tcPr>
          <w:p ns2:paraId="6DAAB154"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15 </w:t>
            </w:r>
          </w:p>
        </w:tc>
        <w:tc>
          <w:tcPr>
            <w:tcW w:w="1080" w:type="dxa"/>
            <w:tcBorders>
              <w:top w:val="nil"/>
              <w:left w:val="nil"/>
              <w:bottom w:val="nil"/>
            </w:tcBorders>
          </w:tcPr>
          <w:p ns2:paraId="4861CA2B"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(18.8) </w:t>
            </w:r>
          </w:p>
        </w:tc>
      </w:tr>
      <w:tr w:rsidR="008A1B19" w:rsidRPr="00745646" ns2:paraId="50F84554"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0A51E35F" ns2:textId="77777777" w:rsidR="008A1B19" w:rsidRPr="00745646" w:rsidRDefault="008A1B19" w:rsidP="00C90784">
            <w:pPr>
              <w:spacing w:before="15" w:after="15"/>
              <w:ind w:left="160" w:right="1" w:hanging="160"/>
              <w:rPr>
                <w:sz w:val="17"/>
                <w:szCs w:val="17"/>
              </w:rPr>
            </w:pPr>
            <w:r w:rsidRPr="00745646">
              <w:rPr>
                <w:sz w:val="17"/>
                <w:szCs w:val="17"/>
              </w:rPr>
              <w:t xml:space="preserve">   Cough </w:t>
            </w:r>
          </w:p>
        </w:tc>
        <w:tc>
          <w:tcPr>
            <w:tcW w:w="1080" w:type="dxa"/>
            <w:tcBorders>
              <w:top w:val="nil"/>
              <w:left w:val="nil"/>
              <w:bottom w:val="nil"/>
              <w:right w:val="nil"/>
            </w:tcBorders>
          </w:tcPr>
          <w:p ns2:paraId="028C6CD6"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18 </w:t>
            </w:r>
          </w:p>
        </w:tc>
        <w:tc>
          <w:tcPr>
            <w:tcW w:w="1080" w:type="dxa"/>
            <w:tcBorders>
              <w:top w:val="nil"/>
              <w:left w:val="nil"/>
              <w:bottom w:val="nil"/>
              <w:right w:val="single" w:sz="2" w:space="0" w:color="auto"/>
            </w:tcBorders>
          </w:tcPr>
          <w:p ns2:paraId="6037FF7E"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(19.8) </w:t>
            </w:r>
          </w:p>
        </w:tc>
        <w:tc>
          <w:tcPr>
            <w:tcW w:w="1080" w:type="dxa"/>
            <w:tcBorders>
              <w:top w:val="nil"/>
              <w:left w:val="nil"/>
              <w:bottom w:val="nil"/>
              <w:right w:val="nil"/>
            </w:tcBorders>
          </w:tcPr>
          <w:p ns2:paraId="5F5175FE"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12 </w:t>
            </w:r>
          </w:p>
        </w:tc>
        <w:tc>
          <w:tcPr>
            <w:tcW w:w="1080" w:type="dxa"/>
            <w:tcBorders>
              <w:top w:val="nil"/>
              <w:left w:val="nil"/>
              <w:bottom w:val="nil"/>
            </w:tcBorders>
          </w:tcPr>
          <w:p ns2:paraId="53286D5C"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(15.0) </w:t>
            </w:r>
          </w:p>
        </w:tc>
      </w:tr>
      <w:tr w:rsidR="008A1B19" w:rsidRPr="00745646" ns2:paraId="24A52D7B"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5F88785D" ns2:textId="77777777" w:rsidR="008A1B19" w:rsidRPr="00745646" w:rsidRDefault="008A1B19" w:rsidP="00C90784">
            <w:pPr>
              <w:spacing w:before="15" w:after="15"/>
              <w:ind w:left="160" w:right="1" w:hanging="160"/>
              <w:rPr>
                <w:sz w:val="17"/>
                <w:szCs w:val="17"/>
              </w:rPr>
            </w:pPr>
            <w:r w:rsidRPr="00745646">
              <w:rPr>
                <w:sz w:val="17"/>
                <w:szCs w:val="17"/>
              </w:rPr>
              <w:t xml:space="preserve">   Decreased appetite </w:t>
            </w:r>
          </w:p>
        </w:tc>
        <w:tc>
          <w:tcPr>
            <w:tcW w:w="1080" w:type="dxa"/>
            <w:tcBorders>
              <w:top w:val="nil"/>
              <w:left w:val="nil"/>
              <w:bottom w:val="nil"/>
              <w:right w:val="nil"/>
            </w:tcBorders>
          </w:tcPr>
          <w:p ns2:paraId="117E6141"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18 </w:t>
            </w:r>
          </w:p>
        </w:tc>
        <w:tc>
          <w:tcPr>
            <w:tcW w:w="1080" w:type="dxa"/>
            <w:tcBorders>
              <w:top w:val="nil"/>
              <w:left w:val="nil"/>
              <w:bottom w:val="nil"/>
              <w:right w:val="single" w:sz="2" w:space="0" w:color="auto"/>
            </w:tcBorders>
          </w:tcPr>
          <w:p ns2:paraId="3865A972"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(19.8) </w:t>
            </w:r>
          </w:p>
        </w:tc>
        <w:tc>
          <w:tcPr>
            <w:tcW w:w="1080" w:type="dxa"/>
            <w:tcBorders>
              <w:top w:val="nil"/>
              <w:left w:val="nil"/>
              <w:bottom w:val="nil"/>
              <w:right w:val="nil"/>
            </w:tcBorders>
          </w:tcPr>
          <w:p ns2:paraId="2F22420C"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18 </w:t>
            </w:r>
          </w:p>
        </w:tc>
        <w:tc>
          <w:tcPr>
            <w:tcW w:w="1080" w:type="dxa"/>
            <w:tcBorders>
              <w:top w:val="nil"/>
              <w:left w:val="nil"/>
              <w:bottom w:val="nil"/>
            </w:tcBorders>
          </w:tcPr>
          <w:p ns2:paraId="504C92B6"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(22.5) </w:t>
            </w:r>
          </w:p>
        </w:tc>
      </w:tr>
      <w:tr w:rsidR="008A1B19" w:rsidRPr="00745646" ns2:paraId="1323786F"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6FCE8798" ns2:textId="77777777" w:rsidR="008A1B19" w:rsidRPr="00745646" w:rsidRDefault="008A1B19" w:rsidP="00C90784">
            <w:pPr>
              <w:spacing w:before="15" w:after="15"/>
              <w:ind w:left="160" w:right="1" w:hanging="160"/>
              <w:rPr>
                <w:sz w:val="17"/>
                <w:szCs w:val="17"/>
              </w:rPr>
            </w:pPr>
            <w:r w:rsidRPr="00745646">
              <w:rPr>
                <w:sz w:val="17"/>
                <w:szCs w:val="17"/>
              </w:rPr>
              <w:t xml:space="preserve">   Gamma-glutamyltransferase increased </w:t>
            </w:r>
          </w:p>
        </w:tc>
        <w:tc>
          <w:tcPr>
            <w:tcW w:w="1080" w:type="dxa"/>
            <w:tcBorders>
              <w:top w:val="nil"/>
              <w:left w:val="nil"/>
              <w:bottom w:val="nil"/>
              <w:right w:val="nil"/>
            </w:tcBorders>
          </w:tcPr>
          <w:p ns2:paraId="6134D019"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16 </w:t>
            </w:r>
          </w:p>
        </w:tc>
        <w:tc>
          <w:tcPr>
            <w:tcW w:w="1080" w:type="dxa"/>
            <w:tcBorders>
              <w:top w:val="nil"/>
              <w:left w:val="nil"/>
              <w:bottom w:val="nil"/>
              <w:right w:val="single" w:sz="2" w:space="0" w:color="auto"/>
            </w:tcBorders>
          </w:tcPr>
          <w:p ns2:paraId="42202EEA"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(17.6) </w:t>
            </w:r>
          </w:p>
        </w:tc>
        <w:tc>
          <w:tcPr>
            <w:tcW w:w="1080" w:type="dxa"/>
            <w:tcBorders>
              <w:top w:val="nil"/>
              <w:left w:val="nil"/>
              <w:bottom w:val="nil"/>
              <w:right w:val="nil"/>
            </w:tcBorders>
          </w:tcPr>
          <w:p ns2:paraId="67B4AD0F"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15 </w:t>
            </w:r>
          </w:p>
        </w:tc>
        <w:tc>
          <w:tcPr>
            <w:tcW w:w="1080" w:type="dxa"/>
            <w:tcBorders>
              <w:top w:val="nil"/>
              <w:left w:val="nil"/>
              <w:bottom w:val="nil"/>
            </w:tcBorders>
          </w:tcPr>
          <w:p ns2:paraId="1960016D"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(18.8) </w:t>
            </w:r>
          </w:p>
        </w:tc>
      </w:tr>
      <w:tr w:rsidR="008A1B19" w:rsidRPr="00745646" ns2:paraId="43F255F1"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52CFF8E3" ns2:textId="77777777" w:rsidR="008A1B19" w:rsidRPr="00745646" w:rsidRDefault="008A1B19" w:rsidP="00C90784">
            <w:pPr>
              <w:spacing w:before="15" w:after="15"/>
              <w:ind w:left="160" w:right="1" w:hanging="160"/>
              <w:rPr>
                <w:sz w:val="17"/>
                <w:szCs w:val="17"/>
              </w:rPr>
            </w:pPr>
            <w:r w:rsidRPr="00745646">
              <w:rPr>
                <w:sz w:val="17"/>
                <w:szCs w:val="17"/>
              </w:rPr>
              <w:t xml:space="preserve">   COVID-19 </w:t>
            </w:r>
          </w:p>
        </w:tc>
        <w:tc>
          <w:tcPr>
            <w:tcW w:w="1080" w:type="dxa"/>
            <w:tcBorders>
              <w:top w:val="nil"/>
              <w:left w:val="nil"/>
              <w:bottom w:val="nil"/>
              <w:right w:val="nil"/>
            </w:tcBorders>
          </w:tcPr>
          <w:p ns2:paraId="0F8C1002"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14 </w:t>
            </w:r>
          </w:p>
        </w:tc>
        <w:tc>
          <w:tcPr>
            <w:tcW w:w="1080" w:type="dxa"/>
            <w:tcBorders>
              <w:top w:val="nil"/>
              <w:left w:val="nil"/>
              <w:bottom w:val="nil"/>
              <w:right w:val="single" w:sz="2" w:space="0" w:color="auto"/>
            </w:tcBorders>
          </w:tcPr>
          <w:p ns2:paraId="0B4ED3A7"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(15.4) </w:t>
            </w:r>
          </w:p>
        </w:tc>
        <w:tc>
          <w:tcPr>
            <w:tcW w:w="1080" w:type="dxa"/>
            <w:tcBorders>
              <w:top w:val="nil"/>
              <w:left w:val="nil"/>
              <w:bottom w:val="nil"/>
              <w:right w:val="nil"/>
            </w:tcBorders>
          </w:tcPr>
          <w:p ns2:paraId="6A1A669C"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2 </w:t>
            </w:r>
          </w:p>
        </w:tc>
        <w:tc>
          <w:tcPr>
            <w:tcW w:w="1080" w:type="dxa"/>
            <w:tcBorders>
              <w:top w:val="nil"/>
              <w:left w:val="nil"/>
              <w:bottom w:val="nil"/>
            </w:tcBorders>
          </w:tcPr>
          <w:p ns2:paraId="11DF70AD"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(2.5) </w:t>
            </w:r>
          </w:p>
        </w:tc>
      </w:tr>
      <w:tr w:rsidR="008A1B19" w:rsidRPr="00745646" ns2:paraId="0C3A05D4"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42D7E820" ns2:textId="77777777" w:rsidR="008A1B19" w:rsidRPr="00745646" w:rsidRDefault="008A1B19" w:rsidP="00C90784">
            <w:pPr>
              <w:spacing w:before="15" w:after="15"/>
              <w:ind w:left="160" w:right="1" w:hanging="160"/>
              <w:rPr>
                <w:sz w:val="17"/>
                <w:szCs w:val="17"/>
              </w:rPr>
            </w:pPr>
            <w:r w:rsidRPr="00745646">
              <w:rPr>
                <w:sz w:val="17"/>
                <w:szCs w:val="17"/>
              </w:rPr>
              <w:t xml:space="preserve">   Hypothyroidism </w:t>
            </w:r>
          </w:p>
        </w:tc>
        <w:tc>
          <w:tcPr>
            <w:tcW w:w="1080" w:type="dxa"/>
            <w:tcBorders>
              <w:top w:val="nil"/>
              <w:left w:val="nil"/>
              <w:bottom w:val="nil"/>
              <w:right w:val="nil"/>
            </w:tcBorders>
          </w:tcPr>
          <w:p ns2:paraId="6FF0EAD7"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14 </w:t>
            </w:r>
          </w:p>
        </w:tc>
        <w:tc>
          <w:tcPr>
            <w:tcW w:w="1080" w:type="dxa"/>
            <w:tcBorders>
              <w:top w:val="nil"/>
              <w:left w:val="nil"/>
              <w:bottom w:val="nil"/>
              <w:right w:val="single" w:sz="2" w:space="0" w:color="auto"/>
            </w:tcBorders>
          </w:tcPr>
          <w:p ns2:paraId="086E246F"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(15.4) </w:t>
            </w:r>
          </w:p>
        </w:tc>
        <w:tc>
          <w:tcPr>
            <w:tcW w:w="1080" w:type="dxa"/>
            <w:tcBorders>
              <w:top w:val="nil"/>
              <w:left w:val="nil"/>
              <w:bottom w:val="nil"/>
              <w:right w:val="nil"/>
            </w:tcBorders>
          </w:tcPr>
          <w:p ns2:paraId="04786037"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3 </w:t>
            </w:r>
          </w:p>
        </w:tc>
        <w:tc>
          <w:tcPr>
            <w:tcW w:w="1080" w:type="dxa"/>
            <w:tcBorders>
              <w:top w:val="nil"/>
              <w:left w:val="nil"/>
              <w:bottom w:val="nil"/>
            </w:tcBorders>
          </w:tcPr>
          <w:p ns2:paraId="190FBFB3"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(3.8) </w:t>
            </w:r>
          </w:p>
        </w:tc>
      </w:tr>
      <w:tr w:rsidR="008A1B19" w:rsidRPr="00745646" ns2:paraId="43DC603A"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28FE5AA7" ns2:textId="77777777" w:rsidR="008A1B19" w:rsidRPr="00745646" w:rsidRDefault="008A1B19" w:rsidP="00C90784">
            <w:pPr>
              <w:spacing w:before="15" w:after="15"/>
              <w:ind w:left="160" w:right="1" w:hanging="160"/>
              <w:rPr>
                <w:sz w:val="17"/>
                <w:szCs w:val="17"/>
              </w:rPr>
            </w:pPr>
            <w:r w:rsidRPr="00745646">
              <w:rPr>
                <w:sz w:val="17"/>
                <w:szCs w:val="17"/>
              </w:rPr>
              <w:t xml:space="preserve">   Hypokalaemia </w:t>
            </w:r>
          </w:p>
        </w:tc>
        <w:tc>
          <w:tcPr>
            <w:tcW w:w="1080" w:type="dxa"/>
            <w:tcBorders>
              <w:top w:val="nil"/>
              <w:left w:val="nil"/>
              <w:bottom w:val="nil"/>
              <w:right w:val="nil"/>
            </w:tcBorders>
          </w:tcPr>
          <w:p ns2:paraId="40E87AD4"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13 </w:t>
            </w:r>
          </w:p>
        </w:tc>
        <w:tc>
          <w:tcPr>
            <w:tcW w:w="1080" w:type="dxa"/>
            <w:tcBorders>
              <w:top w:val="nil"/>
              <w:left w:val="nil"/>
              <w:bottom w:val="nil"/>
              <w:right w:val="single" w:sz="2" w:space="0" w:color="auto"/>
            </w:tcBorders>
          </w:tcPr>
          <w:p ns2:paraId="31BCFFC4"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(14.3) </w:t>
            </w:r>
          </w:p>
        </w:tc>
        <w:tc>
          <w:tcPr>
            <w:tcW w:w="1080" w:type="dxa"/>
            <w:tcBorders>
              <w:top w:val="nil"/>
              <w:left w:val="nil"/>
              <w:bottom w:val="nil"/>
              <w:right w:val="nil"/>
            </w:tcBorders>
          </w:tcPr>
          <w:p ns2:paraId="3AACD97F"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15 </w:t>
            </w:r>
          </w:p>
        </w:tc>
        <w:tc>
          <w:tcPr>
            <w:tcW w:w="1080" w:type="dxa"/>
            <w:tcBorders>
              <w:top w:val="nil"/>
              <w:left w:val="nil"/>
              <w:bottom w:val="nil"/>
            </w:tcBorders>
          </w:tcPr>
          <w:p ns2:paraId="1420A811"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(18.8) </w:t>
            </w:r>
          </w:p>
        </w:tc>
      </w:tr>
      <w:tr w:rsidR="008A1B19" w:rsidRPr="00745646" ns2:paraId="4A333A6B"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786478EB" ns2:textId="77777777" w:rsidR="008A1B19" w:rsidRPr="00745646" w:rsidRDefault="008A1B19" w:rsidP="00C90784">
            <w:pPr>
              <w:spacing w:before="15" w:after="15"/>
              <w:ind w:left="160" w:right="1" w:hanging="160"/>
              <w:rPr>
                <w:sz w:val="17"/>
                <w:szCs w:val="17"/>
              </w:rPr>
            </w:pPr>
            <w:r w:rsidRPr="00745646">
              <w:rPr>
                <w:sz w:val="17"/>
                <w:szCs w:val="17"/>
              </w:rPr>
              <w:t xml:space="preserve">   Hypocalcaemia </w:t>
            </w:r>
          </w:p>
        </w:tc>
        <w:tc>
          <w:tcPr>
            <w:tcW w:w="1080" w:type="dxa"/>
            <w:tcBorders>
              <w:top w:val="nil"/>
              <w:left w:val="nil"/>
              <w:bottom w:val="nil"/>
              <w:right w:val="nil"/>
            </w:tcBorders>
          </w:tcPr>
          <w:p ns2:paraId="417FC622"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12 </w:t>
            </w:r>
          </w:p>
        </w:tc>
        <w:tc>
          <w:tcPr>
            <w:tcW w:w="1080" w:type="dxa"/>
            <w:tcBorders>
              <w:top w:val="nil"/>
              <w:left w:val="nil"/>
              <w:bottom w:val="nil"/>
              <w:right w:val="single" w:sz="2" w:space="0" w:color="auto"/>
            </w:tcBorders>
          </w:tcPr>
          <w:p ns2:paraId="5DE0DC71"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(13.2) </w:t>
            </w:r>
          </w:p>
        </w:tc>
        <w:tc>
          <w:tcPr>
            <w:tcW w:w="1080" w:type="dxa"/>
            <w:tcBorders>
              <w:top w:val="nil"/>
              <w:left w:val="nil"/>
              <w:bottom w:val="nil"/>
              <w:right w:val="nil"/>
            </w:tcBorders>
          </w:tcPr>
          <w:p ns2:paraId="1675CFF1"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6 </w:t>
            </w:r>
          </w:p>
        </w:tc>
        <w:tc>
          <w:tcPr>
            <w:tcW w:w="1080" w:type="dxa"/>
            <w:tcBorders>
              <w:top w:val="nil"/>
              <w:left w:val="nil"/>
              <w:bottom w:val="nil"/>
            </w:tcBorders>
          </w:tcPr>
          <w:p ns2:paraId="40B711D0"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(7.5) </w:t>
            </w:r>
          </w:p>
        </w:tc>
      </w:tr>
      <w:tr w:rsidR="008A1B19" w:rsidRPr="00745646" ns2:paraId="38F5F4D5"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2A54FD41" ns2:textId="77777777" w:rsidR="008A1B19" w:rsidRPr="00745646" w:rsidRDefault="008A1B19" w:rsidP="00C90784">
            <w:pPr>
              <w:spacing w:before="15" w:after="15"/>
              <w:ind w:left="160" w:right="1" w:hanging="160"/>
              <w:rPr>
                <w:sz w:val="17"/>
                <w:szCs w:val="17"/>
              </w:rPr>
            </w:pPr>
            <w:r w:rsidRPr="00745646">
              <w:rPr>
                <w:sz w:val="17"/>
                <w:szCs w:val="17"/>
              </w:rPr>
              <w:t xml:space="preserve">   Lymphocyte count decreased </w:t>
            </w:r>
          </w:p>
        </w:tc>
        <w:tc>
          <w:tcPr>
            <w:tcW w:w="1080" w:type="dxa"/>
            <w:tcBorders>
              <w:top w:val="nil"/>
              <w:left w:val="nil"/>
              <w:bottom w:val="nil"/>
              <w:right w:val="nil"/>
            </w:tcBorders>
          </w:tcPr>
          <w:p ns2:paraId="19846D0C"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12 </w:t>
            </w:r>
          </w:p>
        </w:tc>
        <w:tc>
          <w:tcPr>
            <w:tcW w:w="1080" w:type="dxa"/>
            <w:tcBorders>
              <w:top w:val="nil"/>
              <w:left w:val="nil"/>
              <w:bottom w:val="nil"/>
              <w:right w:val="single" w:sz="2" w:space="0" w:color="auto"/>
            </w:tcBorders>
          </w:tcPr>
          <w:p ns2:paraId="08583550"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(13.2) </w:t>
            </w:r>
          </w:p>
        </w:tc>
        <w:tc>
          <w:tcPr>
            <w:tcW w:w="1080" w:type="dxa"/>
            <w:tcBorders>
              <w:top w:val="nil"/>
              <w:left w:val="nil"/>
              <w:bottom w:val="nil"/>
              <w:right w:val="nil"/>
            </w:tcBorders>
          </w:tcPr>
          <w:p ns2:paraId="3B01EA45"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14 </w:t>
            </w:r>
          </w:p>
        </w:tc>
        <w:tc>
          <w:tcPr>
            <w:tcW w:w="1080" w:type="dxa"/>
            <w:tcBorders>
              <w:top w:val="nil"/>
              <w:left w:val="nil"/>
              <w:bottom w:val="nil"/>
            </w:tcBorders>
          </w:tcPr>
          <w:p ns2:paraId="53853959"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(17.5) </w:t>
            </w:r>
          </w:p>
        </w:tc>
      </w:tr>
      <w:tr w:rsidR="008A1B19" w:rsidRPr="00745646" ns2:paraId="101D73B8"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4EBE5FA0" ns2:textId="77777777" w:rsidR="008A1B19" w:rsidRPr="00745646" w:rsidRDefault="008A1B19" w:rsidP="00C90784">
            <w:pPr>
              <w:spacing w:before="15" w:after="15"/>
              <w:ind w:left="160" w:right="1" w:hanging="160"/>
              <w:rPr>
                <w:sz w:val="17"/>
                <w:szCs w:val="17"/>
              </w:rPr>
            </w:pPr>
            <w:r w:rsidRPr="00745646">
              <w:rPr>
                <w:sz w:val="17"/>
                <w:szCs w:val="17"/>
              </w:rPr>
              <w:t xml:space="preserve">   Weight increased </w:t>
            </w:r>
          </w:p>
        </w:tc>
        <w:tc>
          <w:tcPr>
            <w:tcW w:w="1080" w:type="dxa"/>
            <w:tcBorders>
              <w:top w:val="nil"/>
              <w:left w:val="nil"/>
              <w:bottom w:val="nil"/>
              <w:right w:val="nil"/>
            </w:tcBorders>
          </w:tcPr>
          <w:p ns2:paraId="78676B91"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12 </w:t>
            </w:r>
          </w:p>
        </w:tc>
        <w:tc>
          <w:tcPr>
            <w:tcW w:w="1080" w:type="dxa"/>
            <w:tcBorders>
              <w:top w:val="nil"/>
              <w:left w:val="nil"/>
              <w:bottom w:val="nil"/>
              <w:right w:val="single" w:sz="2" w:space="0" w:color="auto"/>
            </w:tcBorders>
          </w:tcPr>
          <w:p ns2:paraId="32968FD7"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(13.2) </w:t>
            </w:r>
          </w:p>
        </w:tc>
        <w:tc>
          <w:tcPr>
            <w:tcW w:w="1080" w:type="dxa"/>
            <w:tcBorders>
              <w:top w:val="nil"/>
              <w:left w:val="nil"/>
              <w:bottom w:val="nil"/>
              <w:right w:val="nil"/>
            </w:tcBorders>
          </w:tcPr>
          <w:p ns2:paraId="5518EFD0"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8 </w:t>
            </w:r>
          </w:p>
        </w:tc>
        <w:tc>
          <w:tcPr>
            <w:tcW w:w="1080" w:type="dxa"/>
            <w:tcBorders>
              <w:top w:val="nil"/>
              <w:left w:val="nil"/>
              <w:bottom w:val="nil"/>
            </w:tcBorders>
          </w:tcPr>
          <w:p ns2:paraId="38B4EE0E"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(10.0) </w:t>
            </w:r>
          </w:p>
        </w:tc>
      </w:tr>
      <w:tr w:rsidR="008A1B19" w:rsidRPr="00745646" ns2:paraId="3EBFEDA2"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54ED0B25" ns2:textId="77777777" w:rsidR="008A1B19" w:rsidRPr="00745646" w:rsidRDefault="008A1B19" w:rsidP="00C90784">
            <w:pPr>
              <w:spacing w:before="15" w:after="15"/>
              <w:ind w:left="160" w:right="1" w:hanging="160"/>
              <w:rPr>
                <w:sz w:val="17"/>
                <w:szCs w:val="17"/>
              </w:rPr>
            </w:pPr>
            <w:r w:rsidRPr="00745646">
              <w:rPr>
                <w:sz w:val="17"/>
                <w:szCs w:val="17"/>
              </w:rPr>
              <w:t xml:space="preserve">   Blood thyroid stimulating hormone increased </w:t>
            </w:r>
          </w:p>
        </w:tc>
        <w:tc>
          <w:tcPr>
            <w:tcW w:w="1080" w:type="dxa"/>
            <w:tcBorders>
              <w:top w:val="nil"/>
              <w:left w:val="nil"/>
              <w:bottom w:val="nil"/>
              <w:right w:val="nil"/>
            </w:tcBorders>
          </w:tcPr>
          <w:p ns2:paraId="24D17837"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11 </w:t>
            </w:r>
          </w:p>
        </w:tc>
        <w:tc>
          <w:tcPr>
            <w:tcW w:w="1080" w:type="dxa"/>
            <w:tcBorders>
              <w:top w:val="nil"/>
              <w:left w:val="nil"/>
              <w:bottom w:val="nil"/>
              <w:right w:val="single" w:sz="2" w:space="0" w:color="auto"/>
            </w:tcBorders>
          </w:tcPr>
          <w:p ns2:paraId="12FD8D6E"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(12.1) </w:t>
            </w:r>
          </w:p>
        </w:tc>
        <w:tc>
          <w:tcPr>
            <w:tcW w:w="1080" w:type="dxa"/>
            <w:tcBorders>
              <w:top w:val="nil"/>
              <w:left w:val="nil"/>
              <w:bottom w:val="nil"/>
              <w:right w:val="nil"/>
            </w:tcBorders>
          </w:tcPr>
          <w:p ns2:paraId="24277853"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5 </w:t>
            </w:r>
          </w:p>
        </w:tc>
        <w:tc>
          <w:tcPr>
            <w:tcW w:w="1080" w:type="dxa"/>
            <w:tcBorders>
              <w:top w:val="nil"/>
              <w:left w:val="nil"/>
              <w:bottom w:val="nil"/>
            </w:tcBorders>
          </w:tcPr>
          <w:p ns2:paraId="193FC6F2"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(6.3) </w:t>
            </w:r>
          </w:p>
        </w:tc>
      </w:tr>
      <w:tr w:rsidR="008A1B19" w:rsidRPr="00745646" ns2:paraId="76D04000"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640C30C6" ns2:textId="77777777" w:rsidR="008A1B19" w:rsidRPr="00745646" w:rsidRDefault="008A1B19" w:rsidP="00C90784">
            <w:pPr>
              <w:spacing w:before="15" w:after="15"/>
              <w:ind w:left="160" w:right="1" w:hanging="160"/>
              <w:rPr>
                <w:sz w:val="17"/>
                <w:szCs w:val="17"/>
              </w:rPr>
            </w:pPr>
            <w:r w:rsidRPr="00745646">
              <w:rPr>
                <w:sz w:val="17"/>
                <w:szCs w:val="17"/>
              </w:rPr>
              <w:t xml:space="preserve">   Hypoalbuminaemia </w:t>
            </w:r>
          </w:p>
        </w:tc>
        <w:tc>
          <w:tcPr>
            <w:tcW w:w="1080" w:type="dxa"/>
            <w:tcBorders>
              <w:top w:val="nil"/>
              <w:left w:val="nil"/>
              <w:bottom w:val="nil"/>
              <w:right w:val="nil"/>
            </w:tcBorders>
          </w:tcPr>
          <w:p ns2:paraId="42B7FC5D"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11 </w:t>
            </w:r>
          </w:p>
        </w:tc>
        <w:tc>
          <w:tcPr>
            <w:tcW w:w="1080" w:type="dxa"/>
            <w:tcBorders>
              <w:top w:val="nil"/>
              <w:left w:val="nil"/>
              <w:bottom w:val="nil"/>
              <w:right w:val="single" w:sz="2" w:space="0" w:color="auto"/>
            </w:tcBorders>
          </w:tcPr>
          <w:p ns2:paraId="27594CDC"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(12.1) </w:t>
            </w:r>
          </w:p>
        </w:tc>
        <w:tc>
          <w:tcPr>
            <w:tcW w:w="1080" w:type="dxa"/>
            <w:tcBorders>
              <w:top w:val="nil"/>
              <w:left w:val="nil"/>
              <w:bottom w:val="nil"/>
              <w:right w:val="nil"/>
            </w:tcBorders>
          </w:tcPr>
          <w:p ns2:paraId="27E65BEE"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11 </w:t>
            </w:r>
          </w:p>
        </w:tc>
        <w:tc>
          <w:tcPr>
            <w:tcW w:w="1080" w:type="dxa"/>
            <w:tcBorders>
              <w:top w:val="nil"/>
              <w:left w:val="nil"/>
              <w:bottom w:val="nil"/>
            </w:tcBorders>
          </w:tcPr>
          <w:p ns2:paraId="4B61824A"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(13.8) </w:t>
            </w:r>
          </w:p>
        </w:tc>
      </w:tr>
      <w:tr w:rsidR="008A1B19" w:rsidRPr="00745646" ns2:paraId="1F415EEB"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2E342827" ns2:textId="77777777" w:rsidR="008A1B19" w:rsidRPr="00745646" w:rsidRDefault="008A1B19" w:rsidP="00C90784">
            <w:pPr>
              <w:spacing w:before="15" w:after="15"/>
              <w:ind w:left="160" w:right="1" w:hanging="160"/>
              <w:rPr>
                <w:sz w:val="17"/>
                <w:szCs w:val="17"/>
              </w:rPr>
            </w:pPr>
            <w:r w:rsidRPr="00745646">
              <w:rPr>
                <w:sz w:val="17"/>
                <w:szCs w:val="17"/>
              </w:rPr>
              <w:t xml:space="preserve">   Pyrexia </w:t>
            </w:r>
          </w:p>
        </w:tc>
        <w:tc>
          <w:tcPr>
            <w:tcW w:w="1080" w:type="dxa"/>
            <w:tcBorders>
              <w:top w:val="nil"/>
              <w:left w:val="nil"/>
              <w:bottom w:val="nil"/>
              <w:right w:val="nil"/>
            </w:tcBorders>
          </w:tcPr>
          <w:p ns2:paraId="21F5263A"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11 </w:t>
            </w:r>
          </w:p>
        </w:tc>
        <w:tc>
          <w:tcPr>
            <w:tcW w:w="1080" w:type="dxa"/>
            <w:tcBorders>
              <w:top w:val="nil"/>
              <w:left w:val="nil"/>
              <w:bottom w:val="nil"/>
              <w:right w:val="single" w:sz="2" w:space="0" w:color="auto"/>
            </w:tcBorders>
          </w:tcPr>
          <w:p ns2:paraId="54C8528A"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(12.1) </w:t>
            </w:r>
          </w:p>
        </w:tc>
        <w:tc>
          <w:tcPr>
            <w:tcW w:w="1080" w:type="dxa"/>
            <w:tcBorders>
              <w:top w:val="nil"/>
              <w:left w:val="nil"/>
              <w:bottom w:val="nil"/>
              <w:right w:val="nil"/>
            </w:tcBorders>
          </w:tcPr>
          <w:p ns2:paraId="24135F50"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5 </w:t>
            </w:r>
          </w:p>
        </w:tc>
        <w:tc>
          <w:tcPr>
            <w:tcW w:w="1080" w:type="dxa"/>
            <w:tcBorders>
              <w:top w:val="nil"/>
              <w:left w:val="nil"/>
              <w:bottom w:val="nil"/>
            </w:tcBorders>
          </w:tcPr>
          <w:p ns2:paraId="163C381D"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(6.3) </w:t>
            </w:r>
          </w:p>
        </w:tc>
      </w:tr>
      <w:tr w:rsidR="008A1B19" w:rsidRPr="00745646" ns2:paraId="02843230"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29E3218F" ns2:textId="77777777" w:rsidR="008A1B19" w:rsidRPr="00745646" w:rsidRDefault="008A1B19" w:rsidP="00C90784">
            <w:pPr>
              <w:spacing w:before="15" w:after="15"/>
              <w:ind w:left="160" w:right="1" w:hanging="160"/>
              <w:rPr>
                <w:sz w:val="17"/>
                <w:szCs w:val="17"/>
              </w:rPr>
            </w:pPr>
            <w:r w:rsidRPr="00745646">
              <w:rPr>
                <w:sz w:val="17"/>
                <w:szCs w:val="17"/>
              </w:rPr>
              <w:t xml:space="preserve">   Urinary tract infection </w:t>
            </w:r>
          </w:p>
        </w:tc>
        <w:tc>
          <w:tcPr>
            <w:tcW w:w="1080" w:type="dxa"/>
            <w:tcBorders>
              <w:top w:val="nil"/>
              <w:left w:val="nil"/>
              <w:bottom w:val="nil"/>
              <w:right w:val="nil"/>
            </w:tcBorders>
          </w:tcPr>
          <w:p ns2:paraId="098B29AB"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11 </w:t>
            </w:r>
          </w:p>
        </w:tc>
        <w:tc>
          <w:tcPr>
            <w:tcW w:w="1080" w:type="dxa"/>
            <w:tcBorders>
              <w:top w:val="nil"/>
              <w:left w:val="nil"/>
              <w:bottom w:val="nil"/>
              <w:right w:val="single" w:sz="2" w:space="0" w:color="auto"/>
            </w:tcBorders>
          </w:tcPr>
          <w:p ns2:paraId="3ACA39DF"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(12.1) </w:t>
            </w:r>
          </w:p>
        </w:tc>
        <w:tc>
          <w:tcPr>
            <w:tcW w:w="1080" w:type="dxa"/>
            <w:tcBorders>
              <w:top w:val="nil"/>
              <w:left w:val="nil"/>
              <w:bottom w:val="nil"/>
              <w:right w:val="nil"/>
            </w:tcBorders>
          </w:tcPr>
          <w:p ns2:paraId="7B1AF50D"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17 </w:t>
            </w:r>
          </w:p>
        </w:tc>
        <w:tc>
          <w:tcPr>
            <w:tcW w:w="1080" w:type="dxa"/>
            <w:tcBorders>
              <w:top w:val="nil"/>
              <w:left w:val="nil"/>
              <w:bottom w:val="nil"/>
            </w:tcBorders>
          </w:tcPr>
          <w:p ns2:paraId="5437FA25"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(21.3) </w:t>
            </w:r>
          </w:p>
        </w:tc>
      </w:tr>
      <w:tr w:rsidR="008A1B19" w:rsidRPr="00745646" ns2:paraId="33101219"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24861FA0" ns2:textId="77777777" w:rsidR="008A1B19" w:rsidRPr="00745646" w:rsidRDefault="008A1B19" w:rsidP="00C90784">
            <w:pPr>
              <w:spacing w:before="15" w:after="15"/>
              <w:ind w:left="160" w:right="1" w:hanging="160"/>
              <w:rPr>
                <w:sz w:val="17"/>
                <w:szCs w:val="17"/>
              </w:rPr>
            </w:pPr>
            <w:r w:rsidRPr="00745646">
              <w:rPr>
                <w:sz w:val="17"/>
                <w:szCs w:val="17"/>
              </w:rPr>
              <w:t xml:space="preserve">   Constipation </w:t>
            </w:r>
          </w:p>
        </w:tc>
        <w:tc>
          <w:tcPr>
            <w:tcW w:w="1080" w:type="dxa"/>
            <w:tcBorders>
              <w:top w:val="nil"/>
              <w:left w:val="nil"/>
              <w:bottom w:val="nil"/>
              <w:right w:val="nil"/>
            </w:tcBorders>
          </w:tcPr>
          <w:p ns2:paraId="4877FBD8"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10 </w:t>
            </w:r>
          </w:p>
        </w:tc>
        <w:tc>
          <w:tcPr>
            <w:tcW w:w="1080" w:type="dxa"/>
            <w:tcBorders>
              <w:top w:val="nil"/>
              <w:left w:val="nil"/>
              <w:bottom w:val="nil"/>
              <w:right w:val="single" w:sz="2" w:space="0" w:color="auto"/>
            </w:tcBorders>
          </w:tcPr>
          <w:p ns2:paraId="3E055939"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(11.0) </w:t>
            </w:r>
          </w:p>
        </w:tc>
        <w:tc>
          <w:tcPr>
            <w:tcW w:w="1080" w:type="dxa"/>
            <w:tcBorders>
              <w:top w:val="nil"/>
              <w:left w:val="nil"/>
              <w:bottom w:val="nil"/>
              <w:right w:val="nil"/>
            </w:tcBorders>
          </w:tcPr>
          <w:p ns2:paraId="6E3CABAF"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8 </w:t>
            </w:r>
          </w:p>
        </w:tc>
        <w:tc>
          <w:tcPr>
            <w:tcW w:w="1080" w:type="dxa"/>
            <w:tcBorders>
              <w:top w:val="nil"/>
              <w:left w:val="nil"/>
              <w:bottom w:val="nil"/>
            </w:tcBorders>
          </w:tcPr>
          <w:p ns2:paraId="28933975"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(10.0) </w:t>
            </w:r>
          </w:p>
        </w:tc>
      </w:tr>
      <w:tr w:rsidR="008A1B19" w:rsidRPr="00745646" ns2:paraId="54684507" ns2:textId="77777777" w:rsidTr="00745646">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0A9325B2" ns2:textId="77777777" w:rsidR="008A1B19" w:rsidRPr="00745646" w:rsidRDefault="008A1B19" w:rsidP="00C90784">
            <w:pPr>
              <w:spacing w:before="15" w:after="15"/>
              <w:ind w:left="160" w:right="1" w:hanging="160"/>
              <w:rPr>
                <w:sz w:val="17"/>
                <w:szCs w:val="17"/>
              </w:rPr>
            </w:pPr>
            <w:r w:rsidRPr="00745646">
              <w:rPr>
                <w:sz w:val="17"/>
                <w:szCs w:val="17"/>
              </w:rPr>
              <w:t xml:space="preserve">   Thyroxine free decreased </w:t>
            </w:r>
          </w:p>
        </w:tc>
        <w:tc>
          <w:tcPr>
            <w:tcW w:w="1080" w:type="dxa"/>
            <w:tcBorders>
              <w:top w:val="nil"/>
              <w:left w:val="nil"/>
              <w:bottom w:val="nil"/>
              <w:right w:val="nil"/>
            </w:tcBorders>
          </w:tcPr>
          <w:p ns2:paraId="4A19E49F"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10 </w:t>
            </w:r>
          </w:p>
        </w:tc>
        <w:tc>
          <w:tcPr>
            <w:tcW w:w="1080" w:type="dxa"/>
            <w:tcBorders>
              <w:top w:val="nil"/>
              <w:left w:val="nil"/>
              <w:bottom w:val="nil"/>
              <w:right w:val="single" w:sz="2" w:space="0" w:color="auto"/>
            </w:tcBorders>
          </w:tcPr>
          <w:p ns2:paraId="5E648220"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(11.0) </w:t>
            </w:r>
          </w:p>
        </w:tc>
        <w:tc>
          <w:tcPr>
            <w:tcW w:w="1080" w:type="dxa"/>
            <w:tcBorders>
              <w:top w:val="nil"/>
              <w:left w:val="nil"/>
              <w:bottom w:val="nil"/>
              <w:right w:val="nil"/>
            </w:tcBorders>
          </w:tcPr>
          <w:p ns2:paraId="50E0E1B6"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2 </w:t>
            </w:r>
          </w:p>
        </w:tc>
        <w:tc>
          <w:tcPr>
            <w:tcW w:w="1080" w:type="dxa"/>
            <w:tcBorders>
              <w:top w:val="nil"/>
              <w:left w:val="nil"/>
              <w:bottom w:val="nil"/>
            </w:tcBorders>
          </w:tcPr>
          <w:p ns2:paraId="5E3FE605"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(2.5) </w:t>
            </w:r>
          </w:p>
        </w:tc>
      </w:tr>
      <w:tr w:rsidR="00745646" w:rsidRPr="00745646" ns2:paraId="36E3C608" ns2:textId="77777777" w:rsidTr="00745646">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570AC300" ns2:textId="576A16E6" w:rsidR="00745646" w:rsidRPr="00745646" w:rsidRDefault="00745646" w:rsidP="00745646">
            <w:pPr>
              <w:spacing w:before="15" w:after="15"/>
              <w:ind w:left="160" w:right="1" w:hanging="160"/>
              <w:rPr>
                <w:sz w:val="17"/>
                <w:szCs w:val="17"/>
              </w:rPr>
            </w:pPr>
            <w:r w:rsidRPr="00745646">
              <w:rPr>
                <w:sz w:val="17"/>
                <w:szCs w:val="17"/>
              </w:rPr>
              <w:t xml:space="preserve">   Dizziness </w:t>
            </w:r>
          </w:p>
        </w:tc>
        <w:tc>
          <w:tcPr>
            <w:tcW w:w="1080" w:type="dxa"/>
            <w:tcBorders>
              <w:top w:val="nil"/>
              <w:left w:val="nil"/>
              <w:bottom w:val="nil"/>
              <w:right w:val="nil"/>
            </w:tcBorders>
          </w:tcPr>
          <w:p ns2:paraId="52E7B988" ns2:textId="1BFD58B0" w:rsidR="00745646" w:rsidRPr="00745646" w:rsidRDefault="00745646" w:rsidP="00745646">
            <w:pPr>
              <w:tabs>
                <w:tab w:val="decimal" w:pos="533"/>
                <w:tab w:val="left" w:pos="613"/>
              </w:tabs>
              <w:spacing w:before="15" w:after="15"/>
              <w:rPr>
                <w:sz w:val="17"/>
                <w:szCs w:val="17"/>
              </w:rPr>
            </w:pPr>
            <w:r w:rsidRPr="00745646">
              <w:rPr>
                <w:sz w:val="17"/>
                <w:szCs w:val="17"/>
              </w:rPr>
              <w:tab/>
              <w:t xml:space="preserve">8 </w:t>
            </w:r>
          </w:p>
        </w:tc>
        <w:tc>
          <w:tcPr>
            <w:tcW w:w="1080" w:type="dxa"/>
            <w:tcBorders>
              <w:top w:val="nil"/>
              <w:left w:val="nil"/>
              <w:bottom w:val="nil"/>
              <w:right w:val="single" w:sz="2" w:space="0" w:color="auto"/>
            </w:tcBorders>
          </w:tcPr>
          <w:p ns2:paraId="1EC56AC7" ns2:textId="61401753" w:rsidR="00745646" w:rsidRPr="00745646" w:rsidRDefault="00745646" w:rsidP="00745646">
            <w:pPr>
              <w:tabs>
                <w:tab w:val="decimal" w:pos="364"/>
                <w:tab w:val="left" w:pos="444"/>
              </w:tabs>
              <w:spacing w:before="15" w:after="15"/>
              <w:rPr>
                <w:sz w:val="17"/>
                <w:szCs w:val="17"/>
              </w:rPr>
            </w:pPr>
            <w:r w:rsidRPr="00745646">
              <w:rPr>
                <w:sz w:val="17"/>
                <w:szCs w:val="17"/>
              </w:rPr>
              <w:tab/>
              <w:t xml:space="preserve">(8.8) </w:t>
            </w:r>
          </w:p>
        </w:tc>
        <w:tc>
          <w:tcPr>
            <w:tcW w:w="1080" w:type="dxa"/>
            <w:tcBorders>
              <w:top w:val="nil"/>
              <w:left w:val="nil"/>
              <w:bottom w:val="nil"/>
              <w:right w:val="nil"/>
            </w:tcBorders>
          </w:tcPr>
          <w:p ns2:paraId="169E1C01" ns2:textId="72CBBE9D" w:rsidR="00745646" w:rsidRPr="00745646" w:rsidRDefault="00745646" w:rsidP="00745646">
            <w:pPr>
              <w:tabs>
                <w:tab w:val="decimal" w:pos="533"/>
                <w:tab w:val="left" w:pos="613"/>
              </w:tabs>
              <w:spacing w:before="15" w:after="15"/>
              <w:rPr>
                <w:sz w:val="17"/>
                <w:szCs w:val="17"/>
              </w:rPr>
            </w:pPr>
            <w:r w:rsidRPr="00745646">
              <w:rPr>
                <w:sz w:val="17"/>
                <w:szCs w:val="17"/>
              </w:rPr>
              <w:tab/>
              <w:t xml:space="preserve">8 </w:t>
            </w:r>
          </w:p>
        </w:tc>
        <w:tc>
          <w:tcPr>
            <w:tcW w:w="1080" w:type="dxa"/>
            <w:tcBorders>
              <w:top w:val="nil"/>
              <w:left w:val="nil"/>
              <w:bottom w:val="nil"/>
            </w:tcBorders>
          </w:tcPr>
          <w:p ns2:paraId="4AA4FF52" ns2:textId="0D5C89B8" w:rsidR="00745646" w:rsidRPr="00745646" w:rsidRDefault="00745646" w:rsidP="00745646">
            <w:pPr>
              <w:tabs>
                <w:tab w:val="decimal" w:pos="364"/>
                <w:tab w:val="left" w:pos="444"/>
              </w:tabs>
              <w:spacing w:before="15" w:after="15"/>
              <w:rPr>
                <w:sz w:val="17"/>
                <w:szCs w:val="17"/>
              </w:rPr>
            </w:pPr>
            <w:r w:rsidRPr="00745646">
              <w:rPr>
                <w:sz w:val="17"/>
                <w:szCs w:val="17"/>
              </w:rPr>
              <w:tab/>
              <w:t xml:space="preserve">(10.0) </w:t>
            </w:r>
          </w:p>
        </w:tc>
      </w:tr>
      <w:tr w:rsidR="00745646" w:rsidRPr="00745646" ns2:paraId="442097CB" ns2:textId="77777777" w:rsidTr="00F52139">
        <w:tblPrEx>
          <w:tblBorders>
            <w:top w:val="single" w:sz="6" w:space="0" w:color="auto"/>
            <w:bottom w:val="single" w:sz="6" w:space="0" w:color="auto"/>
          </w:tblBorders>
        </w:tblPrEx>
        <w:trPr>
          <w:jc w:val="center"/>
        </w:trPr>
        <w:tc>
          <w:tcPr>
            <w:tcW w:w="4320" w:type="dxa"/>
            <w:tcBorders>
              <w:top w:val="nil"/>
              <w:bottom w:val="single" w:sz="4" w:space="0" w:color="auto"/>
              <w:right w:val="single" w:sz="2" w:space="0" w:color="auto"/>
            </w:tcBorders>
          </w:tcPr>
          <w:p ns2:paraId="41268CC8" ns2:textId="321C14E9" w:rsidR="00745646" w:rsidRPr="00745646" w:rsidRDefault="00745646" w:rsidP="00745646">
            <w:pPr>
              <w:spacing w:before="15" w:after="15"/>
              <w:ind w:left="160" w:right="1" w:hanging="160"/>
              <w:rPr>
                <w:sz w:val="17"/>
                <w:szCs w:val="17"/>
              </w:rPr>
            </w:pPr>
            <w:r w:rsidRPr="00745646">
              <w:rPr>
                <w:sz w:val="17"/>
                <w:szCs w:val="17"/>
              </w:rPr>
              <w:t xml:space="preserve">   Hypertriglyceridaemia </w:t>
            </w:r>
          </w:p>
        </w:tc>
        <w:tc>
          <w:tcPr>
            <w:tcW w:w="1080" w:type="dxa"/>
            <w:tcBorders>
              <w:top w:val="nil"/>
              <w:left w:val="nil"/>
              <w:bottom w:val="single" w:sz="4" w:space="0" w:color="auto"/>
              <w:right w:val="nil"/>
            </w:tcBorders>
          </w:tcPr>
          <w:p ns2:paraId="7EF3A02E" ns2:textId="7A5B09E7" w:rsidR="00745646" w:rsidRPr="00745646" w:rsidRDefault="00745646" w:rsidP="00745646">
            <w:pPr>
              <w:tabs>
                <w:tab w:val="decimal" w:pos="533"/>
                <w:tab w:val="left" w:pos="613"/>
              </w:tabs>
              <w:spacing w:before="15" w:after="15"/>
              <w:rPr>
                <w:sz w:val="17"/>
                <w:szCs w:val="17"/>
              </w:rPr>
            </w:pPr>
            <w:r w:rsidRPr="00745646">
              <w:rPr>
                <w:sz w:val="17"/>
                <w:szCs w:val="17"/>
              </w:rPr>
              <w:tab/>
              <w:t xml:space="preserve">7 </w:t>
            </w:r>
          </w:p>
        </w:tc>
        <w:tc>
          <w:tcPr>
            <w:tcW w:w="1080" w:type="dxa"/>
            <w:tcBorders>
              <w:top w:val="nil"/>
              <w:left w:val="nil"/>
              <w:bottom w:val="single" w:sz="4" w:space="0" w:color="auto"/>
              <w:right w:val="single" w:sz="2" w:space="0" w:color="auto"/>
            </w:tcBorders>
          </w:tcPr>
          <w:p ns2:paraId="63550882" ns2:textId="1197EC44" w:rsidR="00745646" w:rsidRPr="00745646" w:rsidRDefault="00745646" w:rsidP="00745646">
            <w:pPr>
              <w:tabs>
                <w:tab w:val="decimal" w:pos="364"/>
                <w:tab w:val="left" w:pos="444"/>
              </w:tabs>
              <w:spacing w:before="15" w:after="15"/>
              <w:rPr>
                <w:sz w:val="17"/>
                <w:szCs w:val="17"/>
              </w:rPr>
            </w:pPr>
            <w:r w:rsidRPr="00745646">
              <w:rPr>
                <w:sz w:val="17"/>
                <w:szCs w:val="17"/>
              </w:rPr>
              <w:tab/>
              <w:t xml:space="preserve">(7.7) </w:t>
            </w:r>
          </w:p>
        </w:tc>
        <w:tc>
          <w:tcPr>
            <w:tcW w:w="1080" w:type="dxa"/>
            <w:tcBorders>
              <w:top w:val="nil"/>
              <w:left w:val="nil"/>
              <w:bottom w:val="single" w:sz="4" w:space="0" w:color="auto"/>
              <w:right w:val="nil"/>
            </w:tcBorders>
          </w:tcPr>
          <w:p ns2:paraId="5034508C" ns2:textId="0C4F9E3C" w:rsidR="00745646" w:rsidRPr="00745646" w:rsidRDefault="00745646" w:rsidP="00745646">
            <w:pPr>
              <w:tabs>
                <w:tab w:val="decimal" w:pos="533"/>
                <w:tab w:val="left" w:pos="613"/>
              </w:tabs>
              <w:spacing w:before="15" w:after="15"/>
              <w:rPr>
                <w:sz w:val="17"/>
                <w:szCs w:val="17"/>
              </w:rPr>
            </w:pPr>
            <w:r w:rsidRPr="00745646">
              <w:rPr>
                <w:sz w:val="17"/>
                <w:szCs w:val="17"/>
              </w:rPr>
              <w:tab/>
              <w:t xml:space="preserve">9 </w:t>
            </w:r>
          </w:p>
        </w:tc>
        <w:tc>
          <w:tcPr>
            <w:tcW w:w="1080" w:type="dxa"/>
            <w:tcBorders>
              <w:top w:val="nil"/>
              <w:left w:val="nil"/>
              <w:bottom w:val="single" w:sz="4" w:space="0" w:color="auto"/>
            </w:tcBorders>
          </w:tcPr>
          <w:p ns2:paraId="0202E53A" ns2:textId="657619BE" w:rsidR="00745646" w:rsidRPr="00745646" w:rsidRDefault="00745646" w:rsidP="00745646">
            <w:pPr>
              <w:tabs>
                <w:tab w:val="decimal" w:pos="364"/>
                <w:tab w:val="left" w:pos="444"/>
              </w:tabs>
              <w:spacing w:before="15" w:after="15"/>
              <w:rPr>
                <w:sz w:val="17"/>
                <w:szCs w:val="17"/>
              </w:rPr>
            </w:pPr>
            <w:r w:rsidRPr="00745646">
              <w:rPr>
                <w:sz w:val="17"/>
                <w:szCs w:val="17"/>
              </w:rPr>
              <w:tab/>
              <w:t xml:space="preserve">(11.3) </w:t>
            </w:r>
          </w:p>
        </w:tc>
      </w:tr>
      <w:tr w:rsidR="00745646" w:rsidRPr="00745646" ns2:paraId="7DEA8F6D" ns2:textId="77777777" w:rsidTr="00F52139">
        <w:tblPrEx>
          <w:tblBorders>
            <w:top w:val="single" w:sz="6" w:space="0" w:color="auto"/>
            <w:bottom w:val="single" w:sz="6" w:space="0" w:color="auto"/>
          </w:tblBorders>
        </w:tblPrEx>
        <w:trPr>
          <w:jc w:val="center"/>
        </w:trPr>
        <w:tc>
          <w:tcPr>
            <w:tcW w:w="8640" w:type="dxa"/>
            <w:gridSpan w:val="5"/>
            <w:tcBorders>
              <w:top w:val="single" w:sz="4" w:space="0" w:color="auto"/>
              <w:bottom w:val="double" w:sz="4" w:space="0" w:color="auto"/>
            </w:tcBorders>
          </w:tcPr>
          <w:p ns2:paraId="216D3014" ns2:textId="77777777" w:rsidR="00745646" w:rsidRPr="00745646" w:rsidRDefault="00745646" w:rsidP="00745646">
            <w:pPr>
              <w:spacing w:before="30" w:after="30"/>
              <w:ind w:left="160" w:right="1" w:hanging="160"/>
              <w:rPr>
                <w:sz w:val="17"/>
                <w:szCs w:val="17"/>
              </w:rPr>
            </w:pPr>
            <w:r w:rsidRPr="00745646">
              <w:rPr>
                <w:sz w:val="17"/>
                <w:szCs w:val="17"/>
              </w:rPr>
              <w:t>Every participant is counted a single time for each applicable row and column.</w:t>
            </w:r>
          </w:p>
          <w:p ns2:paraId="74DA3552" ns2:textId="77777777" w:rsidR="00745646" w:rsidRPr="00745646" w:rsidRDefault="00745646" w:rsidP="00745646">
            <w:pPr>
              <w:spacing w:before="30" w:after="30"/>
              <w:ind w:left="160" w:right="1" w:hanging="160"/>
              <w:rPr>
                <w:sz w:val="17"/>
                <w:szCs w:val="17"/>
              </w:rPr>
            </w:pPr>
            <w:r w:rsidRPr="00745646">
              <w:rPr>
                <w:sz w:val="17"/>
                <w:szCs w:val="17"/>
              </w:rPr>
              <w:t xml:space="preserve"> A specific adverse event appears on this report only if its incidence in one or more of the columns meets the incidence criterion in the report title, after rounding.</w:t>
            </w:r>
          </w:p>
          <w:p ns2:paraId="723C849F" ns2:textId="77777777" w:rsidR="00745646" w:rsidRPr="00745646" w:rsidRDefault="00745646" w:rsidP="00745646">
            <w:pPr>
              <w:spacing w:before="30" w:after="30"/>
              <w:ind w:left="160" w:right="1" w:hanging="160"/>
              <w:rPr>
                <w:sz w:val="17"/>
                <w:szCs w:val="17"/>
              </w:rPr>
            </w:pPr>
            <w:r w:rsidRPr="00745646">
              <w:rPr>
                <w:sz w:val="17"/>
                <w:szCs w:val="17"/>
              </w:rPr>
              <w:t xml:space="preserve"> Non-serious adverse events up to 30 days and serious adverse events up to 90 days of last infusion of study drug are included if starting after the treatment, or if staring before the treatment and having toxicity grade increased after the treatment.</w:t>
            </w:r>
          </w:p>
          <w:p ns2:paraId="16B8AF17" ns2:textId="77777777" w:rsidR="00745646" w:rsidRPr="00745646" w:rsidRDefault="00745646" w:rsidP="00745646">
            <w:pPr>
              <w:spacing w:before="30" w:after="30"/>
              <w:ind w:left="160" w:right="1" w:hanging="160"/>
              <w:rPr>
                <w:sz w:val="17"/>
                <w:szCs w:val="17"/>
              </w:rPr>
            </w:pPr>
            <w:r w:rsidRPr="00745646">
              <w:rPr>
                <w:sz w:val="17"/>
                <w:szCs w:val="17"/>
              </w:rPr>
              <w:t xml:space="preserve"> MedDRA preferred terms "Neoplasm progression", "Malignant neoplasm progression" and "Disease progression" not related to the drug are excluded.</w:t>
            </w:r>
          </w:p>
          <w:p ns2:paraId="1B288E5F" ns2:textId="4621CB6A" w:rsidR="00745646" w:rsidRPr="00745646" w:rsidRDefault="00745646" w:rsidP="00745646">
            <w:pPr>
              <w:tabs>
                <w:tab w:val="decimal" w:pos="364"/>
                <w:tab w:val="left" w:pos="444"/>
              </w:tabs>
              <w:spacing w:before="15" w:after="15"/>
              <w:rPr>
                <w:sz w:val="17"/>
                <w:szCs w:val="17"/>
              </w:rPr>
            </w:pPr>
            <w:r w:rsidRPr="00745646">
              <w:rPr>
                <w:sz w:val="17"/>
                <w:szCs w:val="17"/>
              </w:rPr>
              <w:t xml:space="preserve"> Database cutoff date: 21MAY2024</w:t>
            </w:r>
          </w:p>
        </w:tc>
      </w:tr>
      <w:tr w:rsidR="00745646" w:rsidRPr="00745646" ns2:paraId="21051286" ns2:textId="77777777" w:rsidTr="006852FC">
        <w:tblPrEx>
          <w:tblBorders>
            <w:top w:val="single" w:sz="6" w:space="0" w:color="auto"/>
            <w:bottom w:val="single" w:sz="6" w:space="0" w:color="auto"/>
          </w:tblBorders>
        </w:tblPrEx>
        <w:trPr>
          <w:jc w:val="center"/>
        </w:trPr>
        <w:tc>
          <w:tcPr>
            <w:tcW w:w="8640" w:type="dxa"/>
            <w:gridSpan w:val="5"/>
            <w:tcBorders>
              <w:top w:val="double" w:sz="4" w:space="0" w:color="auto"/>
              <w:left w:val="nil"/>
              <w:bottom w:val="nil"/>
              <w:right w:val="nil"/>
            </w:tcBorders>
          </w:tcPr>
          <w:p ns2:paraId="7EEE8F86" ns2:textId="505A7910" w:rsidR="00745646" w:rsidRPr="00745646" w:rsidRDefault="00745646" w:rsidP="00C90784">
            <w:pPr>
              <w:tabs>
                <w:tab w:val="decimal" w:pos="364"/>
                <w:tab w:val="left" w:pos="444"/>
              </w:tabs>
              <w:spacing w:before="15" w:after="15"/>
              <w:rPr>
                <w:sz w:val="17"/>
                <w:szCs w:val="17"/>
              </w:rPr>
            </w:pPr>
            <w:r w:rsidRPr="00745646">
              <w:rPr>
                <w:sz w:val="17"/>
                <w:szCs w:val="17"/>
              </w:rPr>
              <w:t>Source:  [P016MK2870: adam-adsl; adae]</w:t>
            </w:r>
          </w:p>
        </w:tc>
      </w:tr>
    </w:tbl>
    <w:p ns2:paraId="4E2A891A" ns2:textId="36F72FC5" w:rsidR="00C0130B" w:rsidRDefault="00764ABC" w:rsidP="004679BE">
      <w:pPr>
        <w:pStyle w:val="TableTitle"/>
      </w:pPr>
      <w:ins w:id="13237" w:author="GoldenCorpusHarness" w:date="2026-03-28T21:57:55Z">
        <w:r>
          <w:t>No participants in Part 1 (sac-TMT 5 mg/kg) reported AEs leading to sac-TMT treatment discontinuation [</w:t>
        </w:r>
      </w:ins>
      <w:r>
        <w:t xml:space="preserve">Table </w:t>
      </w:r>
      <w:del w:id="13238" w:author="GoldenCorpusHarness" w:date="2026-03-28T21:57:55Z">
        <w:r>
          <w:delText xml:space="preserve">72Study </w:delText>
        </w:r>
      </w:del>
      <w:ins w:id="13239" w:author="GoldenCorpusHarness" w:date="2026-03-28T21:57:55Z">
        <w:r>
          <w:t>48]. In Part 2 (sac-T</w:t>
        </w:r>
      </w:ins>
      <w:r>
        <w:t>M</w:t>
      </w:r>
      <w:del w:id="13240" w:author="GoldenCorpusHarness" w:date="2026-03-28T21:57:55Z">
        <w:r>
          <w:delText>K-2870-016 (SKB264-II-07)</w:delText>
        </w:r>
      </w:del>
      <w:ins w:id="13241" w:author="GoldenCorpusHarness" w:date="2026-03-28T21:57:55Z">
        <w:r>
          <w:t>T 5 mg/kg), 2 participants (2.2%) discontinued treatment due to AEs</w:t>
        </w:r>
      </w:ins>
      <w:r>
        <w:t xml:space="preserve">: </w:t>
      </w:r>
      <w:del w:id="13242" w:author="GoldenCorpusHarness" w:date="2026-03-28T21:57:55Z">
        <w:r>
          <w:delText>Participants Wit</w:delText>
        </w:r>
      </w:del>
      <w:ins w:id="13243" w:author="GoldenCorpusHarness" w:date="2026-03-28T21:57:55Z">
        <w:r>
          <w:t>1 case of brain edema and 1 case of pneumonia (1.1% eac</w:t>
        </w:r>
      </w:ins>
      <w:r>
        <w:t>h</w:t>
      </w:r>
      <w:del w:id="13244" w:author="GoldenCorpusHarness" w:date="2026-03-28T21:57:55Z">
        <w:r>
          <w:delText xml:space="preserve"> Drug-related Adverse Events by Preferred Terms by Decreasing Incidence (Incidence ≥10% in One or More Treatment Groups) (APaT Population)</w:delText>
        </w:r>
      </w:del>
      <w:ins w:id="13245" w:author="GoldenCorpusHarness" w:date="2026-03-28T21:57:55Z">
        <w:r>
          <w:t>).</w:t>
        </w:r>
      </w:ins>
    </w:p>
    <w:tbl>
      <w:tblPr>
        <w:tblW w:w="0" w:type="auto"/>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4320"/>
        <w:gridCol w:w="1080"/>
        <w:gridCol w:w="1080"/>
        <w:gridCol w:w="1080"/>
        <w:gridCol w:w="1080"/>
      </w:tblGrid>
      <w:tr w:rsidR="005C2392" ns2:paraId="7B935767" ns2:textId="77777777" w:rsidTr="00C90784">
        <w:trPr>
          <w:jc w:val="center"/>
        </w:trPr>
        <w:tc>
          <w:tcPr>
            <w:tcW w:w="4320" w:type="dxa"/>
            <w:tcBorders>
              <w:top w:val="double" w:sz="6" w:space="0" w:color="auto"/>
              <w:bottom w:val="nil"/>
              <w:right w:val="single" w:sz="2" w:space="0" w:color="auto"/>
            </w:tcBorders>
          </w:tcPr>
          <w:p ns2:paraId="50DA83AF" ns2:textId="77777777" w:rsidR="005C2392" w:rsidRDefault="005C2392" w:rsidP="00C90784">
            <w:pPr>
              <w:spacing w:before="15" w:after="15"/>
              <w:rPr>
                <w:sz w:val="18"/>
                <w:szCs w:val="18"/>
              </w:rPr>
            </w:pPr>
          </w:p>
        </w:tc>
        <w:tc>
          <w:tcPr>
            <w:tcW w:w="2160" w:type="dxa"/>
            <w:gridSpan w:val="2"/>
            <w:tcBorders>
              <w:top w:val="double" w:sz="6" w:space="0" w:color="auto"/>
              <w:left w:val="nil"/>
              <w:bottom w:val="single" w:sz="2" w:space="0" w:color="auto"/>
              <w:right w:val="single" w:sz="2" w:space="0" w:color="auto"/>
            </w:tcBorders>
          </w:tcPr>
          <w:p ns2:paraId="69FAB739" ns2:textId="7E562BC8" w:rsidR="005C2392" w:rsidRDefault="0050331B" w:rsidP="00C90784">
            <w:pPr>
              <w:spacing w:before="15" w:after="15"/>
              <w:jc w:val="center"/>
              <w:rPr>
                <w:sz w:val="18"/>
                <w:szCs w:val="18"/>
              </w:rPr>
            </w:pPr>
            <w:r w:rsidRPr="0050331B">
              <w:rPr>
                <w:sz w:val="18"/>
                <w:szCs w:val="18"/>
              </w:rPr>
              <w:t>sac-TMT</w:t>
            </w:r>
            <w:r w:rsidR="005C2392">
              <w:rPr>
                <w:sz w:val="18"/>
                <w:szCs w:val="18"/>
              </w:rPr>
              <w:t xml:space="preserve"> 5 mg/kg </w:t>
            </w:r>
            <w:r w:rsidR="00F406FB">
              <w:rPr>
                <w:sz w:val="18"/>
                <w:szCs w:val="18"/>
              </w:rPr>
              <w:t xml:space="preserve">q2w </w:t>
            </w:r>
            <w:r w:rsidR="005C2392">
              <w:rPr>
                <w:sz w:val="18"/>
                <w:szCs w:val="18"/>
              </w:rPr>
              <w:t xml:space="preserve">+ KL-A167 </w:t>
            </w:r>
          </w:p>
        </w:tc>
        <w:tc>
          <w:tcPr>
            <w:tcW w:w="2160" w:type="dxa"/>
            <w:gridSpan w:val="2"/>
            <w:tcBorders>
              <w:top w:val="double" w:sz="6" w:space="0" w:color="auto"/>
              <w:left w:val="nil"/>
              <w:bottom w:val="single" w:sz="2" w:space="0" w:color="auto"/>
            </w:tcBorders>
          </w:tcPr>
          <w:p ns2:paraId="52540010" ns2:textId="339D3EA7" w:rsidR="005C2392" w:rsidRDefault="0050331B" w:rsidP="00C90784">
            <w:pPr>
              <w:spacing w:before="15" w:after="15"/>
              <w:jc w:val="center"/>
              <w:rPr>
                <w:sz w:val="18"/>
                <w:szCs w:val="18"/>
              </w:rPr>
            </w:pPr>
            <w:r w:rsidRPr="0050331B">
              <w:rPr>
                <w:sz w:val="18"/>
                <w:szCs w:val="18"/>
              </w:rPr>
              <w:t>sac-TMT</w:t>
            </w:r>
            <w:r w:rsidR="005C2392">
              <w:rPr>
                <w:sz w:val="18"/>
                <w:szCs w:val="18"/>
              </w:rPr>
              <w:t xml:space="preserve"> 5 mg/kg </w:t>
            </w:r>
            <w:r w:rsidR="00F406FB">
              <w:rPr>
                <w:sz w:val="18"/>
                <w:szCs w:val="18"/>
              </w:rPr>
              <w:t xml:space="preserve">q2w </w:t>
            </w:r>
          </w:p>
        </w:tc>
      </w:tr>
      <w:tr w:rsidR="005C2392" ns2:paraId="7601B7E2" ns2:textId="77777777" w:rsidTr="00C90784">
        <w:tblPrEx>
          <w:tblBorders>
            <w:top w:val="single" w:sz="6" w:space="0" w:color="auto"/>
            <w:bottom w:val="single" w:sz="6" w:space="0" w:color="auto"/>
          </w:tblBorders>
        </w:tblPrEx>
        <w:trPr>
          <w:jc w:val="center"/>
        </w:trPr>
        <w:tc>
          <w:tcPr>
            <w:tcW w:w="4320" w:type="dxa"/>
            <w:tcBorders>
              <w:top w:val="nil"/>
              <w:bottom w:val="single" w:sz="2" w:space="0" w:color="auto"/>
              <w:right w:val="single" w:sz="2" w:space="0" w:color="auto"/>
            </w:tcBorders>
          </w:tcPr>
          <w:p ns2:paraId="5E8CF258" ns2:textId="77777777" w:rsidR="005C2392" w:rsidRDefault="005C2392" w:rsidP="00C90784">
            <w:pPr>
              <w:spacing w:before="15" w:after="15"/>
              <w:rPr>
                <w:sz w:val="18"/>
                <w:szCs w:val="18"/>
              </w:rPr>
            </w:pPr>
          </w:p>
        </w:tc>
        <w:tc>
          <w:tcPr>
            <w:tcW w:w="1080" w:type="dxa"/>
            <w:tcBorders>
              <w:top w:val="nil"/>
              <w:left w:val="nil"/>
              <w:bottom w:val="single" w:sz="2" w:space="0" w:color="auto"/>
              <w:right w:val="nil"/>
            </w:tcBorders>
          </w:tcPr>
          <w:p ns2:paraId="6039F169" ns2:textId="77777777" w:rsidR="005C2392" w:rsidRDefault="005C2392" w:rsidP="00C90784">
            <w:pPr>
              <w:spacing w:before="15" w:after="15"/>
              <w:jc w:val="center"/>
              <w:rPr>
                <w:sz w:val="18"/>
                <w:szCs w:val="18"/>
              </w:rPr>
            </w:pPr>
            <w:r>
              <w:rPr>
                <w:sz w:val="18"/>
                <w:szCs w:val="18"/>
              </w:rPr>
              <w:t xml:space="preserve">n </w:t>
            </w:r>
          </w:p>
        </w:tc>
        <w:tc>
          <w:tcPr>
            <w:tcW w:w="1080" w:type="dxa"/>
            <w:tcBorders>
              <w:top w:val="nil"/>
              <w:left w:val="nil"/>
              <w:bottom w:val="single" w:sz="2" w:space="0" w:color="auto"/>
              <w:right w:val="single" w:sz="2" w:space="0" w:color="auto"/>
            </w:tcBorders>
          </w:tcPr>
          <w:p ns2:paraId="29EF2203" ns2:textId="77777777" w:rsidR="005C2392" w:rsidRDefault="005C2392" w:rsidP="00C90784">
            <w:pPr>
              <w:spacing w:before="15" w:after="15"/>
              <w:jc w:val="center"/>
              <w:rPr>
                <w:sz w:val="18"/>
                <w:szCs w:val="18"/>
              </w:rPr>
            </w:pPr>
            <w:r>
              <w:rPr>
                <w:sz w:val="18"/>
                <w:szCs w:val="18"/>
              </w:rPr>
              <w:t xml:space="preserve">(%) </w:t>
            </w:r>
          </w:p>
        </w:tc>
        <w:tc>
          <w:tcPr>
            <w:tcW w:w="1080" w:type="dxa"/>
            <w:tcBorders>
              <w:top w:val="nil"/>
              <w:left w:val="nil"/>
              <w:bottom w:val="single" w:sz="2" w:space="0" w:color="auto"/>
              <w:right w:val="nil"/>
            </w:tcBorders>
          </w:tcPr>
          <w:p ns2:paraId="55F890E6" ns2:textId="77777777" w:rsidR="005C2392" w:rsidRDefault="005C2392" w:rsidP="00C90784">
            <w:pPr>
              <w:spacing w:before="15" w:after="15"/>
              <w:jc w:val="center"/>
              <w:rPr>
                <w:sz w:val="18"/>
                <w:szCs w:val="18"/>
              </w:rPr>
            </w:pPr>
            <w:r>
              <w:rPr>
                <w:sz w:val="18"/>
                <w:szCs w:val="18"/>
              </w:rPr>
              <w:t xml:space="preserve">n </w:t>
            </w:r>
          </w:p>
        </w:tc>
        <w:tc>
          <w:tcPr>
            <w:tcW w:w="1080" w:type="dxa"/>
            <w:tcBorders>
              <w:top w:val="nil"/>
              <w:left w:val="nil"/>
              <w:bottom w:val="single" w:sz="2" w:space="0" w:color="auto"/>
            </w:tcBorders>
          </w:tcPr>
          <w:p ns2:paraId="3BDBB028" ns2:textId="77777777" w:rsidR="005C2392" w:rsidRDefault="005C2392" w:rsidP="00C90784">
            <w:pPr>
              <w:spacing w:before="15" w:after="15"/>
              <w:jc w:val="center"/>
              <w:rPr>
                <w:sz w:val="18"/>
                <w:szCs w:val="18"/>
              </w:rPr>
            </w:pPr>
            <w:r>
              <w:rPr>
                <w:sz w:val="18"/>
                <w:szCs w:val="18"/>
              </w:rPr>
              <w:t xml:space="preserve">(%) </w:t>
            </w:r>
          </w:p>
        </w:tc>
      </w:tr>
      <w:tr w:rsidR="005C2392" ns2:paraId="39945648"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3AF852A3" ns2:textId="77777777" w:rsidR="005C2392" w:rsidRDefault="005C2392" w:rsidP="00C90784">
            <w:pPr>
              <w:spacing w:before="15" w:after="15"/>
              <w:ind w:left="160" w:right="1" w:hanging="160"/>
              <w:rPr>
                <w:sz w:val="18"/>
                <w:szCs w:val="18"/>
              </w:rPr>
            </w:pPr>
            <w:r>
              <w:rPr>
                <w:sz w:val="18"/>
                <w:szCs w:val="18"/>
              </w:rPr>
              <w:t xml:space="preserve"> Participants in population </w:t>
            </w:r>
          </w:p>
        </w:tc>
        <w:tc>
          <w:tcPr>
            <w:tcW w:w="1080" w:type="dxa"/>
            <w:tcBorders>
              <w:top w:val="nil"/>
              <w:left w:val="nil"/>
              <w:bottom w:val="nil"/>
              <w:right w:val="nil"/>
            </w:tcBorders>
          </w:tcPr>
          <w:p ns2:paraId="638702AA" ns2:textId="77777777" w:rsidR="005C2392" w:rsidRDefault="005C2392" w:rsidP="00C90784">
            <w:pPr>
              <w:tabs>
                <w:tab w:val="decimal" w:pos="533"/>
                <w:tab w:val="left" w:pos="613"/>
              </w:tabs>
              <w:spacing w:before="15" w:after="15"/>
              <w:rPr>
                <w:sz w:val="18"/>
                <w:szCs w:val="18"/>
              </w:rPr>
            </w:pPr>
            <w:r>
              <w:rPr>
                <w:sz w:val="18"/>
                <w:szCs w:val="18"/>
              </w:rPr>
              <w:tab/>
              <w:t xml:space="preserve">91 </w:t>
            </w:r>
          </w:p>
        </w:tc>
        <w:tc>
          <w:tcPr>
            <w:tcW w:w="1080" w:type="dxa"/>
            <w:tcBorders>
              <w:top w:val="nil"/>
              <w:left w:val="nil"/>
              <w:bottom w:val="nil"/>
              <w:right w:val="single" w:sz="2" w:space="0" w:color="auto"/>
            </w:tcBorders>
          </w:tcPr>
          <w:p ns2:paraId="4D7E3096" ns2:textId="77777777" w:rsidR="005C2392" w:rsidRDefault="005C2392" w:rsidP="00C90784">
            <w:pPr>
              <w:tabs>
                <w:tab w:val="decimal" w:pos="364"/>
                <w:tab w:val="left" w:pos="444"/>
              </w:tabs>
              <w:spacing w:before="15" w:after="15"/>
              <w:rPr>
                <w:sz w:val="18"/>
                <w:szCs w:val="18"/>
              </w:rPr>
            </w:pPr>
            <w:r>
              <w:rPr>
                <w:sz w:val="18"/>
                <w:szCs w:val="18"/>
              </w:rPr>
              <w:tab/>
            </w:r>
          </w:p>
        </w:tc>
        <w:tc>
          <w:tcPr>
            <w:tcW w:w="1080" w:type="dxa"/>
            <w:tcBorders>
              <w:top w:val="nil"/>
              <w:left w:val="nil"/>
              <w:bottom w:val="nil"/>
              <w:right w:val="nil"/>
            </w:tcBorders>
          </w:tcPr>
          <w:p ns2:paraId="7D1ADBDB" ns2:textId="77777777" w:rsidR="005C2392" w:rsidRDefault="005C2392" w:rsidP="00C90784">
            <w:pPr>
              <w:tabs>
                <w:tab w:val="decimal" w:pos="533"/>
                <w:tab w:val="left" w:pos="613"/>
              </w:tabs>
              <w:spacing w:before="15" w:after="15"/>
              <w:rPr>
                <w:sz w:val="18"/>
                <w:szCs w:val="18"/>
              </w:rPr>
            </w:pPr>
            <w:r>
              <w:rPr>
                <w:sz w:val="18"/>
                <w:szCs w:val="18"/>
              </w:rPr>
              <w:tab/>
              <w:t xml:space="preserve">80 </w:t>
            </w:r>
          </w:p>
        </w:tc>
        <w:tc>
          <w:tcPr>
            <w:tcW w:w="1080" w:type="dxa"/>
            <w:tcBorders>
              <w:top w:val="nil"/>
              <w:left w:val="nil"/>
              <w:bottom w:val="nil"/>
            </w:tcBorders>
          </w:tcPr>
          <w:p ns2:paraId="0A7159F2" ns2:textId="77777777" w:rsidR="005C2392" w:rsidRDefault="005C2392" w:rsidP="00C90784">
            <w:pPr>
              <w:tabs>
                <w:tab w:val="decimal" w:pos="364"/>
                <w:tab w:val="left" w:pos="444"/>
              </w:tabs>
              <w:spacing w:before="15" w:after="15"/>
              <w:rPr>
                <w:sz w:val="18"/>
                <w:szCs w:val="18"/>
              </w:rPr>
            </w:pPr>
            <w:r>
              <w:rPr>
                <w:sz w:val="18"/>
                <w:szCs w:val="18"/>
              </w:rPr>
              <w:tab/>
            </w:r>
          </w:p>
        </w:tc>
      </w:tr>
      <w:tr w:rsidR="005C2392" ns2:paraId="2006D267"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0ABED8EF" ns2:textId="77777777" w:rsidR="005C2392" w:rsidRDefault="005C2392" w:rsidP="00C90784">
            <w:pPr>
              <w:spacing w:before="15" w:after="15"/>
              <w:ind w:left="160" w:right="1" w:hanging="160"/>
              <w:rPr>
                <w:sz w:val="18"/>
                <w:szCs w:val="18"/>
              </w:rPr>
            </w:pPr>
            <w:r>
              <w:rPr>
                <w:sz w:val="18"/>
                <w:szCs w:val="18"/>
              </w:rPr>
              <w:t xml:space="preserve">   with one or more adverse events </w:t>
            </w:r>
          </w:p>
        </w:tc>
        <w:tc>
          <w:tcPr>
            <w:tcW w:w="1080" w:type="dxa"/>
            <w:tcBorders>
              <w:top w:val="nil"/>
              <w:left w:val="nil"/>
              <w:bottom w:val="nil"/>
              <w:right w:val="nil"/>
            </w:tcBorders>
          </w:tcPr>
          <w:p ns2:paraId="5694F4F5" ns2:textId="77777777" w:rsidR="005C2392" w:rsidRDefault="005C2392" w:rsidP="00C90784">
            <w:pPr>
              <w:tabs>
                <w:tab w:val="decimal" w:pos="533"/>
                <w:tab w:val="left" w:pos="613"/>
              </w:tabs>
              <w:spacing w:before="15" w:after="15"/>
              <w:rPr>
                <w:sz w:val="18"/>
                <w:szCs w:val="18"/>
              </w:rPr>
            </w:pPr>
            <w:r>
              <w:rPr>
                <w:sz w:val="18"/>
                <w:szCs w:val="18"/>
              </w:rPr>
              <w:tab/>
              <w:t xml:space="preserve">88 </w:t>
            </w:r>
          </w:p>
        </w:tc>
        <w:tc>
          <w:tcPr>
            <w:tcW w:w="1080" w:type="dxa"/>
            <w:tcBorders>
              <w:top w:val="nil"/>
              <w:left w:val="nil"/>
              <w:bottom w:val="nil"/>
              <w:right w:val="single" w:sz="2" w:space="0" w:color="auto"/>
            </w:tcBorders>
          </w:tcPr>
          <w:p ns2:paraId="2B863452" ns2:textId="77777777" w:rsidR="005C2392" w:rsidRDefault="005C2392" w:rsidP="00C90784">
            <w:pPr>
              <w:tabs>
                <w:tab w:val="decimal" w:pos="364"/>
                <w:tab w:val="left" w:pos="444"/>
              </w:tabs>
              <w:spacing w:before="15" w:after="15"/>
              <w:rPr>
                <w:sz w:val="18"/>
                <w:szCs w:val="18"/>
              </w:rPr>
            </w:pPr>
            <w:r>
              <w:rPr>
                <w:sz w:val="18"/>
                <w:szCs w:val="18"/>
              </w:rPr>
              <w:tab/>
              <w:t xml:space="preserve">(96.7) </w:t>
            </w:r>
          </w:p>
        </w:tc>
        <w:tc>
          <w:tcPr>
            <w:tcW w:w="1080" w:type="dxa"/>
            <w:tcBorders>
              <w:top w:val="nil"/>
              <w:left w:val="nil"/>
              <w:bottom w:val="nil"/>
              <w:right w:val="nil"/>
            </w:tcBorders>
          </w:tcPr>
          <w:p ns2:paraId="5691F50B" ns2:textId="77777777" w:rsidR="005C2392" w:rsidRDefault="005C2392" w:rsidP="00C90784">
            <w:pPr>
              <w:tabs>
                <w:tab w:val="decimal" w:pos="533"/>
                <w:tab w:val="left" w:pos="613"/>
              </w:tabs>
              <w:spacing w:before="15" w:after="15"/>
              <w:rPr>
                <w:sz w:val="18"/>
                <w:szCs w:val="18"/>
              </w:rPr>
            </w:pPr>
            <w:r>
              <w:rPr>
                <w:sz w:val="18"/>
                <w:szCs w:val="18"/>
              </w:rPr>
              <w:tab/>
              <w:t xml:space="preserve">79 </w:t>
            </w:r>
          </w:p>
        </w:tc>
        <w:tc>
          <w:tcPr>
            <w:tcW w:w="1080" w:type="dxa"/>
            <w:tcBorders>
              <w:top w:val="nil"/>
              <w:left w:val="nil"/>
              <w:bottom w:val="nil"/>
            </w:tcBorders>
          </w:tcPr>
          <w:p ns2:paraId="38729D3C" ns2:textId="77777777" w:rsidR="005C2392" w:rsidRDefault="005C2392" w:rsidP="00C90784">
            <w:pPr>
              <w:tabs>
                <w:tab w:val="decimal" w:pos="364"/>
                <w:tab w:val="left" w:pos="444"/>
              </w:tabs>
              <w:spacing w:before="15" w:after="15"/>
              <w:rPr>
                <w:sz w:val="18"/>
                <w:szCs w:val="18"/>
              </w:rPr>
            </w:pPr>
            <w:r>
              <w:rPr>
                <w:sz w:val="18"/>
                <w:szCs w:val="18"/>
              </w:rPr>
              <w:tab/>
              <w:t xml:space="preserve">(98.8) </w:t>
            </w:r>
          </w:p>
        </w:tc>
      </w:tr>
      <w:tr w:rsidR="005C2392" ns2:paraId="7ED89E98"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40C27775" ns2:textId="77777777" w:rsidR="005C2392" w:rsidRDefault="005C2392" w:rsidP="00C90784">
            <w:pPr>
              <w:spacing w:before="15" w:after="15"/>
              <w:ind w:left="160" w:right="1" w:hanging="160"/>
              <w:rPr>
                <w:sz w:val="18"/>
                <w:szCs w:val="18"/>
              </w:rPr>
            </w:pPr>
            <w:r>
              <w:rPr>
                <w:sz w:val="18"/>
                <w:szCs w:val="18"/>
              </w:rPr>
              <w:t xml:space="preserve">   with no adverse events </w:t>
            </w:r>
          </w:p>
        </w:tc>
        <w:tc>
          <w:tcPr>
            <w:tcW w:w="1080" w:type="dxa"/>
            <w:tcBorders>
              <w:top w:val="nil"/>
              <w:left w:val="nil"/>
              <w:bottom w:val="nil"/>
              <w:right w:val="nil"/>
            </w:tcBorders>
          </w:tcPr>
          <w:p ns2:paraId="7F6DACA0" ns2:textId="77777777" w:rsidR="005C2392" w:rsidRDefault="005C2392" w:rsidP="00C90784">
            <w:pPr>
              <w:tabs>
                <w:tab w:val="decimal" w:pos="533"/>
                <w:tab w:val="left" w:pos="613"/>
              </w:tabs>
              <w:spacing w:before="15" w:after="15"/>
              <w:rPr>
                <w:sz w:val="18"/>
                <w:szCs w:val="18"/>
              </w:rPr>
            </w:pPr>
            <w:r>
              <w:rPr>
                <w:sz w:val="18"/>
                <w:szCs w:val="18"/>
              </w:rPr>
              <w:tab/>
              <w:t xml:space="preserve">3 </w:t>
            </w:r>
          </w:p>
        </w:tc>
        <w:tc>
          <w:tcPr>
            <w:tcW w:w="1080" w:type="dxa"/>
            <w:tcBorders>
              <w:top w:val="nil"/>
              <w:left w:val="nil"/>
              <w:bottom w:val="nil"/>
              <w:right w:val="single" w:sz="2" w:space="0" w:color="auto"/>
            </w:tcBorders>
          </w:tcPr>
          <w:p ns2:paraId="2D847042" ns2:textId="77777777" w:rsidR="005C2392" w:rsidRDefault="005C2392" w:rsidP="00C90784">
            <w:pPr>
              <w:tabs>
                <w:tab w:val="decimal" w:pos="364"/>
                <w:tab w:val="left" w:pos="444"/>
              </w:tabs>
              <w:spacing w:before="15" w:after="15"/>
              <w:rPr>
                <w:sz w:val="18"/>
                <w:szCs w:val="18"/>
              </w:rPr>
            </w:pPr>
            <w:r>
              <w:rPr>
                <w:sz w:val="18"/>
                <w:szCs w:val="18"/>
              </w:rPr>
              <w:tab/>
              <w:t xml:space="preserve">(3.3) </w:t>
            </w:r>
          </w:p>
        </w:tc>
        <w:tc>
          <w:tcPr>
            <w:tcW w:w="1080" w:type="dxa"/>
            <w:tcBorders>
              <w:top w:val="nil"/>
              <w:left w:val="nil"/>
              <w:bottom w:val="nil"/>
              <w:right w:val="nil"/>
            </w:tcBorders>
          </w:tcPr>
          <w:p ns2:paraId="4CD370D0" ns2:textId="77777777" w:rsidR="005C2392" w:rsidRDefault="005C2392"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tcBorders>
          </w:tcPr>
          <w:p ns2:paraId="669BB76C" ns2:textId="77777777" w:rsidR="005C2392" w:rsidRDefault="005C2392" w:rsidP="00C90784">
            <w:pPr>
              <w:tabs>
                <w:tab w:val="decimal" w:pos="364"/>
                <w:tab w:val="left" w:pos="444"/>
              </w:tabs>
              <w:spacing w:before="15" w:after="15"/>
              <w:rPr>
                <w:sz w:val="18"/>
                <w:szCs w:val="18"/>
              </w:rPr>
            </w:pPr>
            <w:r>
              <w:rPr>
                <w:sz w:val="18"/>
                <w:szCs w:val="18"/>
              </w:rPr>
              <w:tab/>
              <w:t xml:space="preserve">(1.3) </w:t>
            </w:r>
          </w:p>
        </w:tc>
      </w:tr>
      <w:tr w:rsidR="005C2392" ns2:paraId="6ED814C7"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574930CB" ns2:textId="77777777" w:rsidR="005C2392" w:rsidRDefault="005C2392" w:rsidP="00C90784">
            <w:pPr>
              <w:spacing w:before="15" w:after="15"/>
              <w:rPr>
                <w:sz w:val="18"/>
                <w:szCs w:val="18"/>
              </w:rPr>
            </w:pPr>
          </w:p>
        </w:tc>
        <w:tc>
          <w:tcPr>
            <w:tcW w:w="1080" w:type="dxa"/>
            <w:tcBorders>
              <w:top w:val="nil"/>
              <w:left w:val="nil"/>
              <w:bottom w:val="nil"/>
              <w:right w:val="nil"/>
            </w:tcBorders>
          </w:tcPr>
          <w:p ns2:paraId="2DE1B417" ns2:textId="77777777" w:rsidR="005C2392" w:rsidRDefault="005C2392" w:rsidP="00C90784">
            <w:pPr>
              <w:tabs>
                <w:tab w:val="decimal" w:pos="533"/>
                <w:tab w:val="left" w:pos="613"/>
              </w:tabs>
              <w:spacing w:before="15" w:after="15"/>
              <w:rPr>
                <w:sz w:val="18"/>
                <w:szCs w:val="18"/>
              </w:rPr>
            </w:pPr>
            <w:r>
              <w:rPr>
                <w:sz w:val="18"/>
                <w:szCs w:val="18"/>
              </w:rPr>
              <w:tab/>
            </w:r>
          </w:p>
        </w:tc>
        <w:tc>
          <w:tcPr>
            <w:tcW w:w="1080" w:type="dxa"/>
            <w:tcBorders>
              <w:top w:val="nil"/>
              <w:left w:val="nil"/>
              <w:bottom w:val="nil"/>
              <w:right w:val="single" w:sz="2" w:space="0" w:color="auto"/>
            </w:tcBorders>
          </w:tcPr>
          <w:p ns2:paraId="46C68FC0" ns2:textId="77777777" w:rsidR="005C2392" w:rsidRDefault="005C2392" w:rsidP="00C90784">
            <w:pPr>
              <w:tabs>
                <w:tab w:val="decimal" w:pos="364"/>
                <w:tab w:val="left" w:pos="444"/>
              </w:tabs>
              <w:spacing w:before="15" w:after="15"/>
              <w:rPr>
                <w:sz w:val="18"/>
                <w:szCs w:val="18"/>
              </w:rPr>
            </w:pPr>
            <w:r>
              <w:rPr>
                <w:sz w:val="18"/>
                <w:szCs w:val="18"/>
              </w:rPr>
              <w:tab/>
            </w:r>
          </w:p>
        </w:tc>
        <w:tc>
          <w:tcPr>
            <w:tcW w:w="1080" w:type="dxa"/>
            <w:tcBorders>
              <w:top w:val="nil"/>
              <w:left w:val="nil"/>
              <w:bottom w:val="nil"/>
              <w:right w:val="nil"/>
            </w:tcBorders>
          </w:tcPr>
          <w:p ns2:paraId="4A8597D5" ns2:textId="77777777" w:rsidR="005C2392" w:rsidRDefault="005C2392" w:rsidP="00C90784">
            <w:pPr>
              <w:tabs>
                <w:tab w:val="decimal" w:pos="533"/>
                <w:tab w:val="left" w:pos="613"/>
              </w:tabs>
              <w:spacing w:before="15" w:after="15"/>
              <w:rPr>
                <w:sz w:val="18"/>
                <w:szCs w:val="18"/>
              </w:rPr>
            </w:pPr>
            <w:r>
              <w:rPr>
                <w:sz w:val="18"/>
                <w:szCs w:val="18"/>
              </w:rPr>
              <w:tab/>
            </w:r>
          </w:p>
        </w:tc>
        <w:tc>
          <w:tcPr>
            <w:tcW w:w="1080" w:type="dxa"/>
            <w:tcBorders>
              <w:top w:val="nil"/>
              <w:left w:val="nil"/>
              <w:bottom w:val="nil"/>
            </w:tcBorders>
          </w:tcPr>
          <w:p ns2:paraId="021EB37B" ns2:textId="77777777" w:rsidR="005C2392" w:rsidRDefault="005C2392" w:rsidP="00C90784">
            <w:pPr>
              <w:tabs>
                <w:tab w:val="decimal" w:pos="364"/>
                <w:tab w:val="left" w:pos="444"/>
              </w:tabs>
              <w:spacing w:before="15" w:after="15"/>
              <w:rPr>
                <w:sz w:val="18"/>
                <w:szCs w:val="18"/>
              </w:rPr>
            </w:pPr>
            <w:r>
              <w:rPr>
                <w:sz w:val="18"/>
                <w:szCs w:val="18"/>
              </w:rPr>
              <w:tab/>
            </w:r>
          </w:p>
        </w:tc>
      </w:tr>
      <w:tr w:rsidR="005C2392" ns2:paraId="6570A117"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72A1FEBE" ns2:textId="77777777" w:rsidR="005C2392" w:rsidRDefault="005C2392" w:rsidP="00C90784">
            <w:pPr>
              <w:spacing w:before="15" w:after="15"/>
              <w:ind w:left="160" w:right="1" w:hanging="160"/>
              <w:rPr>
                <w:sz w:val="18"/>
                <w:szCs w:val="18"/>
              </w:rPr>
            </w:pPr>
            <w:r>
              <w:rPr>
                <w:sz w:val="18"/>
                <w:szCs w:val="18"/>
              </w:rPr>
              <w:t xml:space="preserve">   Anaemia </w:t>
            </w:r>
          </w:p>
        </w:tc>
        <w:tc>
          <w:tcPr>
            <w:tcW w:w="1080" w:type="dxa"/>
            <w:tcBorders>
              <w:top w:val="nil"/>
              <w:left w:val="nil"/>
              <w:bottom w:val="nil"/>
              <w:right w:val="nil"/>
            </w:tcBorders>
          </w:tcPr>
          <w:p ns2:paraId="4BB6B7E2" ns2:textId="77777777" w:rsidR="005C2392" w:rsidRDefault="005C2392" w:rsidP="00C90784">
            <w:pPr>
              <w:tabs>
                <w:tab w:val="decimal" w:pos="533"/>
                <w:tab w:val="left" w:pos="613"/>
              </w:tabs>
              <w:spacing w:before="15" w:after="15"/>
              <w:rPr>
                <w:sz w:val="18"/>
                <w:szCs w:val="18"/>
              </w:rPr>
            </w:pPr>
            <w:r>
              <w:rPr>
                <w:sz w:val="18"/>
                <w:szCs w:val="18"/>
              </w:rPr>
              <w:tab/>
              <w:t xml:space="preserve">74 </w:t>
            </w:r>
          </w:p>
        </w:tc>
        <w:tc>
          <w:tcPr>
            <w:tcW w:w="1080" w:type="dxa"/>
            <w:tcBorders>
              <w:top w:val="nil"/>
              <w:left w:val="nil"/>
              <w:bottom w:val="nil"/>
              <w:right w:val="single" w:sz="2" w:space="0" w:color="auto"/>
            </w:tcBorders>
          </w:tcPr>
          <w:p ns2:paraId="3BB9327E" ns2:textId="77777777" w:rsidR="005C2392" w:rsidRDefault="005C2392" w:rsidP="00C90784">
            <w:pPr>
              <w:tabs>
                <w:tab w:val="decimal" w:pos="364"/>
                <w:tab w:val="left" w:pos="444"/>
              </w:tabs>
              <w:spacing w:before="15" w:after="15"/>
              <w:rPr>
                <w:sz w:val="18"/>
                <w:szCs w:val="18"/>
              </w:rPr>
            </w:pPr>
            <w:r>
              <w:rPr>
                <w:sz w:val="18"/>
                <w:szCs w:val="18"/>
              </w:rPr>
              <w:tab/>
              <w:t xml:space="preserve">(81.3) </w:t>
            </w:r>
          </w:p>
        </w:tc>
        <w:tc>
          <w:tcPr>
            <w:tcW w:w="1080" w:type="dxa"/>
            <w:tcBorders>
              <w:top w:val="nil"/>
              <w:left w:val="nil"/>
              <w:bottom w:val="nil"/>
              <w:right w:val="nil"/>
            </w:tcBorders>
          </w:tcPr>
          <w:p ns2:paraId="4AD2DA00" ns2:textId="77777777" w:rsidR="005C2392" w:rsidRDefault="005C2392" w:rsidP="00C90784">
            <w:pPr>
              <w:tabs>
                <w:tab w:val="decimal" w:pos="533"/>
                <w:tab w:val="left" w:pos="613"/>
              </w:tabs>
              <w:spacing w:before="15" w:after="15"/>
              <w:rPr>
                <w:sz w:val="18"/>
                <w:szCs w:val="18"/>
              </w:rPr>
            </w:pPr>
            <w:r>
              <w:rPr>
                <w:sz w:val="18"/>
                <w:szCs w:val="18"/>
              </w:rPr>
              <w:tab/>
              <w:t xml:space="preserve">62 </w:t>
            </w:r>
          </w:p>
        </w:tc>
        <w:tc>
          <w:tcPr>
            <w:tcW w:w="1080" w:type="dxa"/>
            <w:tcBorders>
              <w:top w:val="nil"/>
              <w:left w:val="nil"/>
              <w:bottom w:val="nil"/>
            </w:tcBorders>
          </w:tcPr>
          <w:p ns2:paraId="1601FDC1" ns2:textId="77777777" w:rsidR="005C2392" w:rsidRDefault="005C2392" w:rsidP="00C90784">
            <w:pPr>
              <w:tabs>
                <w:tab w:val="decimal" w:pos="364"/>
                <w:tab w:val="left" w:pos="444"/>
              </w:tabs>
              <w:spacing w:before="15" w:after="15"/>
              <w:rPr>
                <w:sz w:val="18"/>
                <w:szCs w:val="18"/>
              </w:rPr>
            </w:pPr>
            <w:r>
              <w:rPr>
                <w:sz w:val="18"/>
                <w:szCs w:val="18"/>
              </w:rPr>
              <w:tab/>
              <w:t xml:space="preserve">(77.5) </w:t>
            </w:r>
          </w:p>
        </w:tc>
      </w:tr>
      <w:tr w:rsidR="005C2392" ns2:paraId="04BF8181"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2CE0D03D" ns2:textId="77777777" w:rsidR="005C2392" w:rsidRDefault="005C2392" w:rsidP="00C90784">
            <w:pPr>
              <w:spacing w:before="15" w:after="15"/>
              <w:ind w:left="160" w:right="1" w:hanging="160"/>
              <w:rPr>
                <w:sz w:val="18"/>
                <w:szCs w:val="18"/>
              </w:rPr>
            </w:pPr>
            <w:r>
              <w:rPr>
                <w:sz w:val="18"/>
                <w:szCs w:val="18"/>
              </w:rPr>
              <w:t xml:space="preserve">   White blood cell count decreased </w:t>
            </w:r>
          </w:p>
        </w:tc>
        <w:tc>
          <w:tcPr>
            <w:tcW w:w="1080" w:type="dxa"/>
            <w:tcBorders>
              <w:top w:val="nil"/>
              <w:left w:val="nil"/>
              <w:bottom w:val="nil"/>
              <w:right w:val="nil"/>
            </w:tcBorders>
          </w:tcPr>
          <w:p ns2:paraId="47A188AE" ns2:textId="77777777" w:rsidR="005C2392" w:rsidRDefault="005C2392" w:rsidP="00C90784">
            <w:pPr>
              <w:tabs>
                <w:tab w:val="decimal" w:pos="533"/>
                <w:tab w:val="left" w:pos="613"/>
              </w:tabs>
              <w:spacing w:before="15" w:after="15"/>
              <w:rPr>
                <w:sz w:val="18"/>
                <w:szCs w:val="18"/>
              </w:rPr>
            </w:pPr>
            <w:r>
              <w:rPr>
                <w:sz w:val="18"/>
                <w:szCs w:val="18"/>
              </w:rPr>
              <w:tab/>
              <w:t xml:space="preserve">70 </w:t>
            </w:r>
          </w:p>
        </w:tc>
        <w:tc>
          <w:tcPr>
            <w:tcW w:w="1080" w:type="dxa"/>
            <w:tcBorders>
              <w:top w:val="nil"/>
              <w:left w:val="nil"/>
              <w:bottom w:val="nil"/>
              <w:right w:val="single" w:sz="2" w:space="0" w:color="auto"/>
            </w:tcBorders>
          </w:tcPr>
          <w:p ns2:paraId="1B0550DB" ns2:textId="77777777" w:rsidR="005C2392" w:rsidRDefault="005C2392" w:rsidP="00C90784">
            <w:pPr>
              <w:tabs>
                <w:tab w:val="decimal" w:pos="364"/>
                <w:tab w:val="left" w:pos="444"/>
              </w:tabs>
              <w:spacing w:before="15" w:after="15"/>
              <w:rPr>
                <w:sz w:val="18"/>
                <w:szCs w:val="18"/>
              </w:rPr>
            </w:pPr>
            <w:r>
              <w:rPr>
                <w:sz w:val="18"/>
                <w:szCs w:val="18"/>
              </w:rPr>
              <w:tab/>
              <w:t xml:space="preserve">(76.9) </w:t>
            </w:r>
          </w:p>
        </w:tc>
        <w:tc>
          <w:tcPr>
            <w:tcW w:w="1080" w:type="dxa"/>
            <w:tcBorders>
              <w:top w:val="nil"/>
              <w:left w:val="nil"/>
              <w:bottom w:val="nil"/>
              <w:right w:val="nil"/>
            </w:tcBorders>
          </w:tcPr>
          <w:p ns2:paraId="35FBACA3" ns2:textId="77777777" w:rsidR="005C2392" w:rsidRDefault="005C2392" w:rsidP="00C90784">
            <w:pPr>
              <w:tabs>
                <w:tab w:val="decimal" w:pos="533"/>
                <w:tab w:val="left" w:pos="613"/>
              </w:tabs>
              <w:spacing w:before="15" w:after="15"/>
              <w:rPr>
                <w:sz w:val="18"/>
                <w:szCs w:val="18"/>
              </w:rPr>
            </w:pPr>
            <w:r>
              <w:rPr>
                <w:sz w:val="18"/>
                <w:szCs w:val="18"/>
              </w:rPr>
              <w:tab/>
              <w:t xml:space="preserve">64 </w:t>
            </w:r>
          </w:p>
        </w:tc>
        <w:tc>
          <w:tcPr>
            <w:tcW w:w="1080" w:type="dxa"/>
            <w:tcBorders>
              <w:top w:val="nil"/>
              <w:left w:val="nil"/>
              <w:bottom w:val="nil"/>
            </w:tcBorders>
          </w:tcPr>
          <w:p ns2:paraId="131AC335" ns2:textId="77777777" w:rsidR="005C2392" w:rsidRDefault="005C2392" w:rsidP="00C90784">
            <w:pPr>
              <w:tabs>
                <w:tab w:val="decimal" w:pos="364"/>
                <w:tab w:val="left" w:pos="444"/>
              </w:tabs>
              <w:spacing w:before="15" w:after="15"/>
              <w:rPr>
                <w:sz w:val="18"/>
                <w:szCs w:val="18"/>
              </w:rPr>
            </w:pPr>
            <w:r>
              <w:rPr>
                <w:sz w:val="18"/>
                <w:szCs w:val="18"/>
              </w:rPr>
              <w:tab/>
              <w:t xml:space="preserve">(80.0) </w:t>
            </w:r>
          </w:p>
        </w:tc>
      </w:tr>
      <w:tr w:rsidR="005C2392" ns2:paraId="0872D967"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41D7DCA6" ns2:textId="77777777" w:rsidR="005C2392" w:rsidRDefault="005C2392" w:rsidP="00C90784">
            <w:pPr>
              <w:spacing w:before="15" w:after="15"/>
              <w:ind w:left="160" w:right="1" w:hanging="160"/>
              <w:rPr>
                <w:sz w:val="18"/>
                <w:szCs w:val="18"/>
              </w:rPr>
            </w:pPr>
            <w:r>
              <w:rPr>
                <w:sz w:val="18"/>
                <w:szCs w:val="18"/>
              </w:rPr>
              <w:t xml:space="preserve">   Neutrophil count decreased </w:t>
            </w:r>
          </w:p>
        </w:tc>
        <w:tc>
          <w:tcPr>
            <w:tcW w:w="1080" w:type="dxa"/>
            <w:tcBorders>
              <w:top w:val="nil"/>
              <w:left w:val="nil"/>
              <w:bottom w:val="nil"/>
              <w:right w:val="nil"/>
            </w:tcBorders>
          </w:tcPr>
          <w:p ns2:paraId="11389B48" ns2:textId="77777777" w:rsidR="005C2392" w:rsidRDefault="005C2392" w:rsidP="00C90784">
            <w:pPr>
              <w:tabs>
                <w:tab w:val="decimal" w:pos="533"/>
                <w:tab w:val="left" w:pos="613"/>
              </w:tabs>
              <w:spacing w:before="15" w:after="15"/>
              <w:rPr>
                <w:sz w:val="18"/>
                <w:szCs w:val="18"/>
              </w:rPr>
            </w:pPr>
            <w:r>
              <w:rPr>
                <w:sz w:val="18"/>
                <w:szCs w:val="18"/>
              </w:rPr>
              <w:tab/>
              <w:t xml:space="preserve">66 </w:t>
            </w:r>
          </w:p>
        </w:tc>
        <w:tc>
          <w:tcPr>
            <w:tcW w:w="1080" w:type="dxa"/>
            <w:tcBorders>
              <w:top w:val="nil"/>
              <w:left w:val="nil"/>
              <w:bottom w:val="nil"/>
              <w:right w:val="single" w:sz="2" w:space="0" w:color="auto"/>
            </w:tcBorders>
          </w:tcPr>
          <w:p ns2:paraId="43A9DDDE" ns2:textId="77777777" w:rsidR="005C2392" w:rsidRDefault="005C2392" w:rsidP="00C90784">
            <w:pPr>
              <w:tabs>
                <w:tab w:val="decimal" w:pos="364"/>
                <w:tab w:val="left" w:pos="444"/>
              </w:tabs>
              <w:spacing w:before="15" w:after="15"/>
              <w:rPr>
                <w:sz w:val="18"/>
                <w:szCs w:val="18"/>
              </w:rPr>
            </w:pPr>
            <w:r>
              <w:rPr>
                <w:sz w:val="18"/>
                <w:szCs w:val="18"/>
              </w:rPr>
              <w:tab/>
              <w:t xml:space="preserve">(72.5) </w:t>
            </w:r>
          </w:p>
        </w:tc>
        <w:tc>
          <w:tcPr>
            <w:tcW w:w="1080" w:type="dxa"/>
            <w:tcBorders>
              <w:top w:val="nil"/>
              <w:left w:val="nil"/>
              <w:bottom w:val="nil"/>
              <w:right w:val="nil"/>
            </w:tcBorders>
          </w:tcPr>
          <w:p ns2:paraId="66B156C7" ns2:textId="77777777" w:rsidR="005C2392" w:rsidRDefault="005C2392" w:rsidP="00C90784">
            <w:pPr>
              <w:tabs>
                <w:tab w:val="decimal" w:pos="533"/>
                <w:tab w:val="left" w:pos="613"/>
              </w:tabs>
              <w:spacing w:before="15" w:after="15"/>
              <w:rPr>
                <w:sz w:val="18"/>
                <w:szCs w:val="18"/>
              </w:rPr>
            </w:pPr>
            <w:r>
              <w:rPr>
                <w:sz w:val="18"/>
                <w:szCs w:val="18"/>
              </w:rPr>
              <w:tab/>
              <w:t xml:space="preserve">61 </w:t>
            </w:r>
          </w:p>
        </w:tc>
        <w:tc>
          <w:tcPr>
            <w:tcW w:w="1080" w:type="dxa"/>
            <w:tcBorders>
              <w:top w:val="nil"/>
              <w:left w:val="nil"/>
              <w:bottom w:val="nil"/>
            </w:tcBorders>
          </w:tcPr>
          <w:p ns2:paraId="3C5AF4EC" ns2:textId="77777777" w:rsidR="005C2392" w:rsidRDefault="005C2392" w:rsidP="00C90784">
            <w:pPr>
              <w:tabs>
                <w:tab w:val="decimal" w:pos="364"/>
                <w:tab w:val="left" w:pos="444"/>
              </w:tabs>
              <w:spacing w:before="15" w:after="15"/>
              <w:rPr>
                <w:sz w:val="18"/>
                <w:szCs w:val="18"/>
              </w:rPr>
            </w:pPr>
            <w:r>
              <w:rPr>
                <w:sz w:val="18"/>
                <w:szCs w:val="18"/>
              </w:rPr>
              <w:tab/>
              <w:t xml:space="preserve">(76.3) </w:t>
            </w:r>
          </w:p>
        </w:tc>
      </w:tr>
      <w:tr w:rsidR="005C2392" ns2:paraId="05BD8F05"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390B0BD3" ns2:textId="77777777" w:rsidR="005C2392" w:rsidRDefault="005C2392" w:rsidP="00C90784">
            <w:pPr>
              <w:spacing w:before="15" w:after="15"/>
              <w:ind w:left="160" w:right="1" w:hanging="160"/>
              <w:rPr>
                <w:sz w:val="18"/>
                <w:szCs w:val="18"/>
              </w:rPr>
            </w:pPr>
            <w:r>
              <w:rPr>
                <w:sz w:val="18"/>
                <w:szCs w:val="18"/>
              </w:rPr>
              <w:t xml:space="preserve">   Stomatitis </w:t>
            </w:r>
          </w:p>
        </w:tc>
        <w:tc>
          <w:tcPr>
            <w:tcW w:w="1080" w:type="dxa"/>
            <w:tcBorders>
              <w:top w:val="nil"/>
              <w:left w:val="nil"/>
              <w:bottom w:val="nil"/>
              <w:right w:val="nil"/>
            </w:tcBorders>
          </w:tcPr>
          <w:p ns2:paraId="77D17B76" ns2:textId="77777777" w:rsidR="005C2392" w:rsidRDefault="005C2392" w:rsidP="00C90784">
            <w:pPr>
              <w:tabs>
                <w:tab w:val="decimal" w:pos="533"/>
                <w:tab w:val="left" w:pos="613"/>
              </w:tabs>
              <w:spacing w:before="15" w:after="15"/>
              <w:rPr>
                <w:sz w:val="18"/>
                <w:szCs w:val="18"/>
              </w:rPr>
            </w:pPr>
            <w:r>
              <w:rPr>
                <w:sz w:val="18"/>
                <w:szCs w:val="18"/>
              </w:rPr>
              <w:tab/>
              <w:t xml:space="preserve">53 </w:t>
            </w:r>
          </w:p>
        </w:tc>
        <w:tc>
          <w:tcPr>
            <w:tcW w:w="1080" w:type="dxa"/>
            <w:tcBorders>
              <w:top w:val="nil"/>
              <w:left w:val="nil"/>
              <w:bottom w:val="nil"/>
              <w:right w:val="single" w:sz="2" w:space="0" w:color="auto"/>
            </w:tcBorders>
          </w:tcPr>
          <w:p ns2:paraId="3A7A4797" ns2:textId="77777777" w:rsidR="005C2392" w:rsidRDefault="005C2392" w:rsidP="00C90784">
            <w:pPr>
              <w:tabs>
                <w:tab w:val="decimal" w:pos="364"/>
                <w:tab w:val="left" w:pos="444"/>
              </w:tabs>
              <w:spacing w:before="15" w:after="15"/>
              <w:rPr>
                <w:sz w:val="18"/>
                <w:szCs w:val="18"/>
              </w:rPr>
            </w:pPr>
            <w:r>
              <w:rPr>
                <w:sz w:val="18"/>
                <w:szCs w:val="18"/>
              </w:rPr>
              <w:tab/>
              <w:t xml:space="preserve">(58.2) </w:t>
            </w:r>
          </w:p>
        </w:tc>
        <w:tc>
          <w:tcPr>
            <w:tcW w:w="1080" w:type="dxa"/>
            <w:tcBorders>
              <w:top w:val="nil"/>
              <w:left w:val="nil"/>
              <w:bottom w:val="nil"/>
              <w:right w:val="nil"/>
            </w:tcBorders>
          </w:tcPr>
          <w:p ns2:paraId="00195116" ns2:textId="77777777" w:rsidR="005C2392" w:rsidRDefault="005C2392" w:rsidP="00C90784">
            <w:pPr>
              <w:tabs>
                <w:tab w:val="decimal" w:pos="533"/>
                <w:tab w:val="left" w:pos="613"/>
              </w:tabs>
              <w:spacing w:before="15" w:after="15"/>
              <w:rPr>
                <w:sz w:val="18"/>
                <w:szCs w:val="18"/>
              </w:rPr>
            </w:pPr>
            <w:r>
              <w:rPr>
                <w:sz w:val="18"/>
                <w:szCs w:val="18"/>
              </w:rPr>
              <w:tab/>
              <w:t xml:space="preserve">48 </w:t>
            </w:r>
          </w:p>
        </w:tc>
        <w:tc>
          <w:tcPr>
            <w:tcW w:w="1080" w:type="dxa"/>
            <w:tcBorders>
              <w:top w:val="nil"/>
              <w:left w:val="nil"/>
              <w:bottom w:val="nil"/>
            </w:tcBorders>
          </w:tcPr>
          <w:p ns2:paraId="66487BAD" ns2:textId="77777777" w:rsidR="005C2392" w:rsidRDefault="005C2392" w:rsidP="00C90784">
            <w:pPr>
              <w:tabs>
                <w:tab w:val="decimal" w:pos="364"/>
                <w:tab w:val="left" w:pos="444"/>
              </w:tabs>
              <w:spacing w:before="15" w:after="15"/>
              <w:rPr>
                <w:sz w:val="18"/>
                <w:szCs w:val="18"/>
              </w:rPr>
            </w:pPr>
            <w:r>
              <w:rPr>
                <w:sz w:val="18"/>
                <w:szCs w:val="18"/>
              </w:rPr>
              <w:tab/>
              <w:t xml:space="preserve">(60.0) </w:t>
            </w:r>
          </w:p>
        </w:tc>
      </w:tr>
      <w:tr w:rsidR="005C2392" ns2:paraId="097EAB7C"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54245489" ns2:textId="77777777" w:rsidR="005C2392" w:rsidRDefault="005C2392" w:rsidP="00C90784">
            <w:pPr>
              <w:spacing w:before="15" w:after="15"/>
              <w:ind w:left="160" w:right="1" w:hanging="160"/>
              <w:rPr>
                <w:sz w:val="18"/>
                <w:szCs w:val="18"/>
              </w:rPr>
            </w:pPr>
            <w:r>
              <w:rPr>
                <w:sz w:val="18"/>
                <w:szCs w:val="18"/>
              </w:rPr>
              <w:t xml:space="preserve">   Alopecia </w:t>
            </w:r>
          </w:p>
        </w:tc>
        <w:tc>
          <w:tcPr>
            <w:tcW w:w="1080" w:type="dxa"/>
            <w:tcBorders>
              <w:top w:val="nil"/>
              <w:left w:val="nil"/>
              <w:bottom w:val="nil"/>
              <w:right w:val="nil"/>
            </w:tcBorders>
          </w:tcPr>
          <w:p ns2:paraId="10CBDB92" ns2:textId="77777777" w:rsidR="005C2392" w:rsidRDefault="005C2392" w:rsidP="00C90784">
            <w:pPr>
              <w:tabs>
                <w:tab w:val="decimal" w:pos="533"/>
                <w:tab w:val="left" w:pos="613"/>
              </w:tabs>
              <w:spacing w:before="15" w:after="15"/>
              <w:rPr>
                <w:sz w:val="18"/>
                <w:szCs w:val="18"/>
              </w:rPr>
            </w:pPr>
            <w:r>
              <w:rPr>
                <w:sz w:val="18"/>
                <w:szCs w:val="18"/>
              </w:rPr>
              <w:tab/>
              <w:t xml:space="preserve">44 </w:t>
            </w:r>
          </w:p>
        </w:tc>
        <w:tc>
          <w:tcPr>
            <w:tcW w:w="1080" w:type="dxa"/>
            <w:tcBorders>
              <w:top w:val="nil"/>
              <w:left w:val="nil"/>
              <w:bottom w:val="nil"/>
              <w:right w:val="single" w:sz="2" w:space="0" w:color="auto"/>
            </w:tcBorders>
          </w:tcPr>
          <w:p ns2:paraId="77B334AC" ns2:textId="77777777" w:rsidR="005C2392" w:rsidRDefault="005C2392" w:rsidP="00C90784">
            <w:pPr>
              <w:tabs>
                <w:tab w:val="decimal" w:pos="364"/>
                <w:tab w:val="left" w:pos="444"/>
              </w:tabs>
              <w:spacing w:before="15" w:after="15"/>
              <w:rPr>
                <w:sz w:val="18"/>
                <w:szCs w:val="18"/>
              </w:rPr>
            </w:pPr>
            <w:r>
              <w:rPr>
                <w:sz w:val="18"/>
                <w:szCs w:val="18"/>
              </w:rPr>
              <w:tab/>
              <w:t xml:space="preserve">(48.4) </w:t>
            </w:r>
          </w:p>
        </w:tc>
        <w:tc>
          <w:tcPr>
            <w:tcW w:w="1080" w:type="dxa"/>
            <w:tcBorders>
              <w:top w:val="nil"/>
              <w:left w:val="nil"/>
              <w:bottom w:val="nil"/>
              <w:right w:val="nil"/>
            </w:tcBorders>
          </w:tcPr>
          <w:p ns2:paraId="30F89303" ns2:textId="77777777" w:rsidR="005C2392" w:rsidRDefault="005C2392" w:rsidP="00C90784">
            <w:pPr>
              <w:tabs>
                <w:tab w:val="decimal" w:pos="533"/>
                <w:tab w:val="left" w:pos="613"/>
              </w:tabs>
              <w:spacing w:before="15" w:after="15"/>
              <w:rPr>
                <w:sz w:val="18"/>
                <w:szCs w:val="18"/>
              </w:rPr>
            </w:pPr>
            <w:r>
              <w:rPr>
                <w:sz w:val="18"/>
                <w:szCs w:val="18"/>
              </w:rPr>
              <w:tab/>
              <w:t xml:space="preserve">45 </w:t>
            </w:r>
          </w:p>
        </w:tc>
        <w:tc>
          <w:tcPr>
            <w:tcW w:w="1080" w:type="dxa"/>
            <w:tcBorders>
              <w:top w:val="nil"/>
              <w:left w:val="nil"/>
              <w:bottom w:val="nil"/>
            </w:tcBorders>
          </w:tcPr>
          <w:p ns2:paraId="4B2C9C8D" ns2:textId="77777777" w:rsidR="005C2392" w:rsidRDefault="005C2392" w:rsidP="00C90784">
            <w:pPr>
              <w:tabs>
                <w:tab w:val="decimal" w:pos="364"/>
                <w:tab w:val="left" w:pos="444"/>
              </w:tabs>
              <w:spacing w:before="15" w:after="15"/>
              <w:rPr>
                <w:sz w:val="18"/>
                <w:szCs w:val="18"/>
              </w:rPr>
            </w:pPr>
            <w:r>
              <w:rPr>
                <w:sz w:val="18"/>
                <w:szCs w:val="18"/>
              </w:rPr>
              <w:tab/>
              <w:t xml:space="preserve">(56.3) </w:t>
            </w:r>
          </w:p>
        </w:tc>
      </w:tr>
      <w:tr w:rsidR="005C2392" ns2:paraId="6A06A1EB"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5B857ADA" ns2:textId="77777777" w:rsidR="005C2392" w:rsidRDefault="005C2392" w:rsidP="00C90784">
            <w:pPr>
              <w:spacing w:before="15" w:after="15"/>
              <w:ind w:left="160" w:right="1" w:hanging="160"/>
              <w:rPr>
                <w:sz w:val="18"/>
                <w:szCs w:val="18"/>
              </w:rPr>
            </w:pPr>
            <w:r>
              <w:rPr>
                <w:sz w:val="18"/>
                <w:szCs w:val="18"/>
              </w:rPr>
              <w:t xml:space="preserve">   Asthenia </w:t>
            </w:r>
          </w:p>
        </w:tc>
        <w:tc>
          <w:tcPr>
            <w:tcW w:w="1080" w:type="dxa"/>
            <w:tcBorders>
              <w:top w:val="nil"/>
              <w:left w:val="nil"/>
              <w:bottom w:val="nil"/>
              <w:right w:val="nil"/>
            </w:tcBorders>
          </w:tcPr>
          <w:p ns2:paraId="2AC6EFFD" ns2:textId="77777777" w:rsidR="005C2392" w:rsidRDefault="005C2392" w:rsidP="00C90784">
            <w:pPr>
              <w:tabs>
                <w:tab w:val="decimal" w:pos="533"/>
                <w:tab w:val="left" w:pos="613"/>
              </w:tabs>
              <w:spacing w:before="15" w:after="15"/>
              <w:rPr>
                <w:sz w:val="18"/>
                <w:szCs w:val="18"/>
              </w:rPr>
            </w:pPr>
            <w:r>
              <w:rPr>
                <w:sz w:val="18"/>
                <w:szCs w:val="18"/>
              </w:rPr>
              <w:tab/>
              <w:t xml:space="preserve">35 </w:t>
            </w:r>
          </w:p>
        </w:tc>
        <w:tc>
          <w:tcPr>
            <w:tcW w:w="1080" w:type="dxa"/>
            <w:tcBorders>
              <w:top w:val="nil"/>
              <w:left w:val="nil"/>
              <w:bottom w:val="nil"/>
              <w:right w:val="single" w:sz="2" w:space="0" w:color="auto"/>
            </w:tcBorders>
          </w:tcPr>
          <w:p ns2:paraId="2CF17AE1" ns2:textId="77777777" w:rsidR="005C2392" w:rsidRDefault="005C2392" w:rsidP="00C90784">
            <w:pPr>
              <w:tabs>
                <w:tab w:val="decimal" w:pos="364"/>
                <w:tab w:val="left" w:pos="444"/>
              </w:tabs>
              <w:spacing w:before="15" w:after="15"/>
              <w:rPr>
                <w:sz w:val="18"/>
                <w:szCs w:val="18"/>
              </w:rPr>
            </w:pPr>
            <w:r>
              <w:rPr>
                <w:sz w:val="18"/>
                <w:szCs w:val="18"/>
              </w:rPr>
              <w:tab/>
              <w:t xml:space="preserve">(38.5) </w:t>
            </w:r>
          </w:p>
        </w:tc>
        <w:tc>
          <w:tcPr>
            <w:tcW w:w="1080" w:type="dxa"/>
            <w:tcBorders>
              <w:top w:val="nil"/>
              <w:left w:val="nil"/>
              <w:bottom w:val="nil"/>
              <w:right w:val="nil"/>
            </w:tcBorders>
          </w:tcPr>
          <w:p ns2:paraId="4703C588" ns2:textId="77777777" w:rsidR="005C2392" w:rsidRDefault="005C2392" w:rsidP="00C90784">
            <w:pPr>
              <w:tabs>
                <w:tab w:val="decimal" w:pos="533"/>
                <w:tab w:val="left" w:pos="613"/>
              </w:tabs>
              <w:spacing w:before="15" w:after="15"/>
              <w:rPr>
                <w:sz w:val="18"/>
                <w:szCs w:val="18"/>
              </w:rPr>
            </w:pPr>
            <w:r>
              <w:rPr>
                <w:sz w:val="18"/>
                <w:szCs w:val="18"/>
              </w:rPr>
              <w:tab/>
              <w:t xml:space="preserve">29 </w:t>
            </w:r>
          </w:p>
        </w:tc>
        <w:tc>
          <w:tcPr>
            <w:tcW w:w="1080" w:type="dxa"/>
            <w:tcBorders>
              <w:top w:val="nil"/>
              <w:left w:val="nil"/>
              <w:bottom w:val="nil"/>
            </w:tcBorders>
          </w:tcPr>
          <w:p ns2:paraId="76BDCA4B" ns2:textId="77777777" w:rsidR="005C2392" w:rsidRDefault="005C2392" w:rsidP="00C90784">
            <w:pPr>
              <w:tabs>
                <w:tab w:val="decimal" w:pos="364"/>
                <w:tab w:val="left" w:pos="444"/>
              </w:tabs>
              <w:spacing w:before="15" w:after="15"/>
              <w:rPr>
                <w:sz w:val="18"/>
                <w:szCs w:val="18"/>
              </w:rPr>
            </w:pPr>
            <w:r>
              <w:rPr>
                <w:sz w:val="18"/>
                <w:szCs w:val="18"/>
              </w:rPr>
              <w:tab/>
              <w:t xml:space="preserve">(36.3) </w:t>
            </w:r>
          </w:p>
        </w:tc>
      </w:tr>
      <w:tr w:rsidR="005C2392" ns2:paraId="4071CF93"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1B7EAC2F" ns2:textId="77777777" w:rsidR="005C2392" w:rsidRDefault="005C2392" w:rsidP="00C90784">
            <w:pPr>
              <w:spacing w:before="15" w:after="15"/>
              <w:ind w:left="160" w:right="1" w:hanging="160"/>
              <w:rPr>
                <w:sz w:val="18"/>
                <w:szCs w:val="18"/>
              </w:rPr>
            </w:pPr>
            <w:r>
              <w:rPr>
                <w:sz w:val="18"/>
                <w:szCs w:val="18"/>
              </w:rPr>
              <w:t xml:space="preserve">   Nausea </w:t>
            </w:r>
          </w:p>
        </w:tc>
        <w:tc>
          <w:tcPr>
            <w:tcW w:w="1080" w:type="dxa"/>
            <w:tcBorders>
              <w:top w:val="nil"/>
              <w:left w:val="nil"/>
              <w:bottom w:val="nil"/>
              <w:right w:val="nil"/>
            </w:tcBorders>
          </w:tcPr>
          <w:p ns2:paraId="65A04B8F" ns2:textId="77777777" w:rsidR="005C2392" w:rsidRDefault="005C2392" w:rsidP="00C90784">
            <w:pPr>
              <w:tabs>
                <w:tab w:val="decimal" w:pos="533"/>
                <w:tab w:val="left" w:pos="613"/>
              </w:tabs>
              <w:spacing w:before="15" w:after="15"/>
              <w:rPr>
                <w:sz w:val="18"/>
                <w:szCs w:val="18"/>
              </w:rPr>
            </w:pPr>
            <w:r>
              <w:rPr>
                <w:sz w:val="18"/>
                <w:szCs w:val="18"/>
              </w:rPr>
              <w:tab/>
              <w:t xml:space="preserve">33 </w:t>
            </w:r>
          </w:p>
        </w:tc>
        <w:tc>
          <w:tcPr>
            <w:tcW w:w="1080" w:type="dxa"/>
            <w:tcBorders>
              <w:top w:val="nil"/>
              <w:left w:val="nil"/>
              <w:bottom w:val="nil"/>
              <w:right w:val="single" w:sz="2" w:space="0" w:color="auto"/>
            </w:tcBorders>
          </w:tcPr>
          <w:p ns2:paraId="517F8789" ns2:textId="77777777" w:rsidR="005C2392" w:rsidRDefault="005C2392" w:rsidP="00C90784">
            <w:pPr>
              <w:tabs>
                <w:tab w:val="decimal" w:pos="364"/>
                <w:tab w:val="left" w:pos="444"/>
              </w:tabs>
              <w:spacing w:before="15" w:after="15"/>
              <w:rPr>
                <w:sz w:val="18"/>
                <w:szCs w:val="18"/>
              </w:rPr>
            </w:pPr>
            <w:r>
              <w:rPr>
                <w:sz w:val="18"/>
                <w:szCs w:val="18"/>
              </w:rPr>
              <w:tab/>
              <w:t xml:space="preserve">(36.3) </w:t>
            </w:r>
          </w:p>
        </w:tc>
        <w:tc>
          <w:tcPr>
            <w:tcW w:w="1080" w:type="dxa"/>
            <w:tcBorders>
              <w:top w:val="nil"/>
              <w:left w:val="nil"/>
              <w:bottom w:val="nil"/>
              <w:right w:val="nil"/>
            </w:tcBorders>
          </w:tcPr>
          <w:p ns2:paraId="247F83C3" ns2:textId="77777777" w:rsidR="005C2392" w:rsidRDefault="005C2392" w:rsidP="00C90784">
            <w:pPr>
              <w:tabs>
                <w:tab w:val="decimal" w:pos="533"/>
                <w:tab w:val="left" w:pos="613"/>
              </w:tabs>
              <w:spacing w:before="15" w:after="15"/>
              <w:rPr>
                <w:sz w:val="18"/>
                <w:szCs w:val="18"/>
              </w:rPr>
            </w:pPr>
            <w:r>
              <w:rPr>
                <w:sz w:val="18"/>
                <w:szCs w:val="18"/>
              </w:rPr>
              <w:tab/>
              <w:t xml:space="preserve">22 </w:t>
            </w:r>
          </w:p>
        </w:tc>
        <w:tc>
          <w:tcPr>
            <w:tcW w:w="1080" w:type="dxa"/>
            <w:tcBorders>
              <w:top w:val="nil"/>
              <w:left w:val="nil"/>
              <w:bottom w:val="nil"/>
            </w:tcBorders>
          </w:tcPr>
          <w:p ns2:paraId="4AEEA662" ns2:textId="77777777" w:rsidR="005C2392" w:rsidRDefault="005C2392" w:rsidP="00C90784">
            <w:pPr>
              <w:tabs>
                <w:tab w:val="decimal" w:pos="364"/>
                <w:tab w:val="left" w:pos="444"/>
              </w:tabs>
              <w:spacing w:before="15" w:after="15"/>
              <w:rPr>
                <w:sz w:val="18"/>
                <w:szCs w:val="18"/>
              </w:rPr>
            </w:pPr>
            <w:r>
              <w:rPr>
                <w:sz w:val="18"/>
                <w:szCs w:val="18"/>
              </w:rPr>
              <w:tab/>
              <w:t xml:space="preserve">(27.5) </w:t>
            </w:r>
          </w:p>
        </w:tc>
      </w:tr>
      <w:tr w:rsidR="005C2392" ns2:paraId="742F120F"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6935094D" ns2:textId="77777777" w:rsidR="005C2392" w:rsidRDefault="005C2392" w:rsidP="00C90784">
            <w:pPr>
              <w:spacing w:before="15" w:after="15"/>
              <w:ind w:left="160" w:right="1" w:hanging="160"/>
              <w:rPr>
                <w:sz w:val="18"/>
                <w:szCs w:val="18"/>
              </w:rPr>
            </w:pPr>
            <w:r>
              <w:rPr>
                <w:sz w:val="18"/>
                <w:szCs w:val="18"/>
              </w:rPr>
              <w:t xml:space="preserve">   Rash </w:t>
            </w:r>
          </w:p>
        </w:tc>
        <w:tc>
          <w:tcPr>
            <w:tcW w:w="1080" w:type="dxa"/>
            <w:tcBorders>
              <w:top w:val="nil"/>
              <w:left w:val="nil"/>
              <w:bottom w:val="nil"/>
              <w:right w:val="nil"/>
            </w:tcBorders>
          </w:tcPr>
          <w:p ns2:paraId="32B2B314" ns2:textId="77777777" w:rsidR="005C2392" w:rsidRDefault="005C2392" w:rsidP="00C90784">
            <w:pPr>
              <w:tabs>
                <w:tab w:val="decimal" w:pos="533"/>
                <w:tab w:val="left" w:pos="613"/>
              </w:tabs>
              <w:spacing w:before="15" w:after="15"/>
              <w:rPr>
                <w:sz w:val="18"/>
                <w:szCs w:val="18"/>
              </w:rPr>
            </w:pPr>
            <w:r>
              <w:rPr>
                <w:sz w:val="18"/>
                <w:szCs w:val="18"/>
              </w:rPr>
              <w:tab/>
              <w:t xml:space="preserve">33 </w:t>
            </w:r>
          </w:p>
        </w:tc>
        <w:tc>
          <w:tcPr>
            <w:tcW w:w="1080" w:type="dxa"/>
            <w:tcBorders>
              <w:top w:val="nil"/>
              <w:left w:val="nil"/>
              <w:bottom w:val="nil"/>
              <w:right w:val="single" w:sz="2" w:space="0" w:color="auto"/>
            </w:tcBorders>
          </w:tcPr>
          <w:p ns2:paraId="0C8CD385" ns2:textId="77777777" w:rsidR="005C2392" w:rsidRDefault="005C2392" w:rsidP="00C90784">
            <w:pPr>
              <w:tabs>
                <w:tab w:val="decimal" w:pos="364"/>
                <w:tab w:val="left" w:pos="444"/>
              </w:tabs>
              <w:spacing w:before="15" w:after="15"/>
              <w:rPr>
                <w:sz w:val="18"/>
                <w:szCs w:val="18"/>
              </w:rPr>
            </w:pPr>
            <w:r>
              <w:rPr>
                <w:sz w:val="18"/>
                <w:szCs w:val="18"/>
              </w:rPr>
              <w:tab/>
              <w:t xml:space="preserve">(36.3) </w:t>
            </w:r>
          </w:p>
        </w:tc>
        <w:tc>
          <w:tcPr>
            <w:tcW w:w="1080" w:type="dxa"/>
            <w:tcBorders>
              <w:top w:val="nil"/>
              <w:left w:val="nil"/>
              <w:bottom w:val="nil"/>
              <w:right w:val="nil"/>
            </w:tcBorders>
          </w:tcPr>
          <w:p ns2:paraId="119B5336" ns2:textId="77777777" w:rsidR="005C2392" w:rsidRDefault="005C2392" w:rsidP="00C90784">
            <w:pPr>
              <w:tabs>
                <w:tab w:val="decimal" w:pos="533"/>
                <w:tab w:val="left" w:pos="613"/>
              </w:tabs>
              <w:spacing w:before="15" w:after="15"/>
              <w:rPr>
                <w:sz w:val="18"/>
                <w:szCs w:val="18"/>
              </w:rPr>
            </w:pPr>
            <w:r>
              <w:rPr>
                <w:sz w:val="18"/>
                <w:szCs w:val="18"/>
              </w:rPr>
              <w:tab/>
              <w:t xml:space="preserve">18 </w:t>
            </w:r>
          </w:p>
        </w:tc>
        <w:tc>
          <w:tcPr>
            <w:tcW w:w="1080" w:type="dxa"/>
            <w:tcBorders>
              <w:top w:val="nil"/>
              <w:left w:val="nil"/>
              <w:bottom w:val="nil"/>
            </w:tcBorders>
          </w:tcPr>
          <w:p ns2:paraId="0ED3F372" ns2:textId="77777777" w:rsidR="005C2392" w:rsidRDefault="005C2392" w:rsidP="00C90784">
            <w:pPr>
              <w:tabs>
                <w:tab w:val="decimal" w:pos="364"/>
                <w:tab w:val="left" w:pos="444"/>
              </w:tabs>
              <w:spacing w:before="15" w:after="15"/>
              <w:rPr>
                <w:sz w:val="18"/>
                <w:szCs w:val="18"/>
              </w:rPr>
            </w:pPr>
            <w:r>
              <w:rPr>
                <w:sz w:val="18"/>
                <w:szCs w:val="18"/>
              </w:rPr>
              <w:tab/>
              <w:t xml:space="preserve">(22.5) </w:t>
            </w:r>
          </w:p>
        </w:tc>
      </w:tr>
      <w:tr w:rsidR="005C2392" ns2:paraId="2AC3715C"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4CD4CBC0" ns2:textId="77777777" w:rsidR="005C2392" w:rsidRDefault="005C2392" w:rsidP="00C90784">
            <w:pPr>
              <w:spacing w:before="15" w:after="15"/>
              <w:ind w:left="160" w:right="1" w:hanging="160"/>
              <w:rPr>
                <w:sz w:val="18"/>
                <w:szCs w:val="18"/>
              </w:rPr>
            </w:pPr>
            <w:r>
              <w:rPr>
                <w:sz w:val="18"/>
                <w:szCs w:val="18"/>
              </w:rPr>
              <w:t xml:space="preserve">   Alanine aminotransferase increased </w:t>
            </w:r>
          </w:p>
        </w:tc>
        <w:tc>
          <w:tcPr>
            <w:tcW w:w="1080" w:type="dxa"/>
            <w:tcBorders>
              <w:top w:val="nil"/>
              <w:left w:val="nil"/>
              <w:bottom w:val="nil"/>
              <w:right w:val="nil"/>
            </w:tcBorders>
          </w:tcPr>
          <w:p ns2:paraId="1A9959CC" ns2:textId="77777777" w:rsidR="005C2392" w:rsidRDefault="005C2392" w:rsidP="00C90784">
            <w:pPr>
              <w:tabs>
                <w:tab w:val="decimal" w:pos="533"/>
                <w:tab w:val="left" w:pos="613"/>
              </w:tabs>
              <w:spacing w:before="15" w:after="15"/>
              <w:rPr>
                <w:sz w:val="18"/>
                <w:szCs w:val="18"/>
              </w:rPr>
            </w:pPr>
            <w:r>
              <w:rPr>
                <w:sz w:val="18"/>
                <w:szCs w:val="18"/>
              </w:rPr>
              <w:tab/>
              <w:t xml:space="preserve">29 </w:t>
            </w:r>
          </w:p>
        </w:tc>
        <w:tc>
          <w:tcPr>
            <w:tcW w:w="1080" w:type="dxa"/>
            <w:tcBorders>
              <w:top w:val="nil"/>
              <w:left w:val="nil"/>
              <w:bottom w:val="nil"/>
              <w:right w:val="single" w:sz="2" w:space="0" w:color="auto"/>
            </w:tcBorders>
          </w:tcPr>
          <w:p ns2:paraId="0816A0CF" ns2:textId="77777777" w:rsidR="005C2392" w:rsidRDefault="005C2392" w:rsidP="00C90784">
            <w:pPr>
              <w:tabs>
                <w:tab w:val="decimal" w:pos="364"/>
                <w:tab w:val="left" w:pos="444"/>
              </w:tabs>
              <w:spacing w:before="15" w:after="15"/>
              <w:rPr>
                <w:sz w:val="18"/>
                <w:szCs w:val="18"/>
              </w:rPr>
            </w:pPr>
            <w:r>
              <w:rPr>
                <w:sz w:val="18"/>
                <w:szCs w:val="18"/>
              </w:rPr>
              <w:tab/>
              <w:t xml:space="preserve">(31.9) </w:t>
            </w:r>
          </w:p>
        </w:tc>
        <w:tc>
          <w:tcPr>
            <w:tcW w:w="1080" w:type="dxa"/>
            <w:tcBorders>
              <w:top w:val="nil"/>
              <w:left w:val="nil"/>
              <w:bottom w:val="nil"/>
              <w:right w:val="nil"/>
            </w:tcBorders>
          </w:tcPr>
          <w:p ns2:paraId="6723D36E" ns2:textId="77777777" w:rsidR="005C2392" w:rsidRDefault="005C2392" w:rsidP="00C90784">
            <w:pPr>
              <w:tabs>
                <w:tab w:val="decimal" w:pos="533"/>
                <w:tab w:val="left" w:pos="613"/>
              </w:tabs>
              <w:spacing w:before="15" w:after="15"/>
              <w:rPr>
                <w:sz w:val="18"/>
                <w:szCs w:val="18"/>
              </w:rPr>
            </w:pPr>
            <w:r>
              <w:rPr>
                <w:sz w:val="18"/>
                <w:szCs w:val="18"/>
              </w:rPr>
              <w:tab/>
              <w:t xml:space="preserve">23 </w:t>
            </w:r>
          </w:p>
        </w:tc>
        <w:tc>
          <w:tcPr>
            <w:tcW w:w="1080" w:type="dxa"/>
            <w:tcBorders>
              <w:top w:val="nil"/>
              <w:left w:val="nil"/>
              <w:bottom w:val="nil"/>
            </w:tcBorders>
          </w:tcPr>
          <w:p ns2:paraId="6472FF92" ns2:textId="77777777" w:rsidR="005C2392" w:rsidRDefault="005C2392" w:rsidP="00C90784">
            <w:pPr>
              <w:tabs>
                <w:tab w:val="decimal" w:pos="364"/>
                <w:tab w:val="left" w:pos="444"/>
              </w:tabs>
              <w:spacing w:before="15" w:after="15"/>
              <w:rPr>
                <w:sz w:val="18"/>
                <w:szCs w:val="18"/>
              </w:rPr>
            </w:pPr>
            <w:r>
              <w:rPr>
                <w:sz w:val="18"/>
                <w:szCs w:val="18"/>
              </w:rPr>
              <w:tab/>
              <w:t xml:space="preserve">(28.8) </w:t>
            </w:r>
          </w:p>
        </w:tc>
      </w:tr>
      <w:tr w:rsidR="005C2392" ns2:paraId="28262B61"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26E0B0CA" ns2:textId="77777777" w:rsidR="005C2392" w:rsidRDefault="005C2392" w:rsidP="00C90784">
            <w:pPr>
              <w:spacing w:before="15" w:after="15"/>
              <w:ind w:left="160" w:right="1" w:hanging="160"/>
              <w:rPr>
                <w:sz w:val="18"/>
                <w:szCs w:val="18"/>
              </w:rPr>
            </w:pPr>
            <w:r>
              <w:rPr>
                <w:sz w:val="18"/>
                <w:szCs w:val="18"/>
              </w:rPr>
              <w:t xml:space="preserve">   Vomiting </w:t>
            </w:r>
          </w:p>
        </w:tc>
        <w:tc>
          <w:tcPr>
            <w:tcW w:w="1080" w:type="dxa"/>
            <w:tcBorders>
              <w:top w:val="nil"/>
              <w:left w:val="nil"/>
              <w:bottom w:val="nil"/>
              <w:right w:val="nil"/>
            </w:tcBorders>
          </w:tcPr>
          <w:p ns2:paraId="14EAEB1C" ns2:textId="77777777" w:rsidR="005C2392" w:rsidRDefault="005C2392" w:rsidP="00C90784">
            <w:pPr>
              <w:tabs>
                <w:tab w:val="decimal" w:pos="533"/>
                <w:tab w:val="left" w:pos="613"/>
              </w:tabs>
              <w:spacing w:before="15" w:after="15"/>
              <w:rPr>
                <w:sz w:val="18"/>
                <w:szCs w:val="18"/>
              </w:rPr>
            </w:pPr>
            <w:r>
              <w:rPr>
                <w:sz w:val="18"/>
                <w:szCs w:val="18"/>
              </w:rPr>
              <w:tab/>
              <w:t xml:space="preserve">28 </w:t>
            </w:r>
          </w:p>
        </w:tc>
        <w:tc>
          <w:tcPr>
            <w:tcW w:w="1080" w:type="dxa"/>
            <w:tcBorders>
              <w:top w:val="nil"/>
              <w:left w:val="nil"/>
              <w:bottom w:val="nil"/>
              <w:right w:val="single" w:sz="2" w:space="0" w:color="auto"/>
            </w:tcBorders>
          </w:tcPr>
          <w:p ns2:paraId="134A4DB8" ns2:textId="77777777" w:rsidR="005C2392" w:rsidRDefault="005C2392" w:rsidP="00C90784">
            <w:pPr>
              <w:tabs>
                <w:tab w:val="decimal" w:pos="364"/>
                <w:tab w:val="left" w:pos="444"/>
              </w:tabs>
              <w:spacing w:before="15" w:after="15"/>
              <w:rPr>
                <w:sz w:val="18"/>
                <w:szCs w:val="18"/>
              </w:rPr>
            </w:pPr>
            <w:r>
              <w:rPr>
                <w:sz w:val="18"/>
                <w:szCs w:val="18"/>
              </w:rPr>
              <w:tab/>
              <w:t xml:space="preserve">(30.8) </w:t>
            </w:r>
          </w:p>
        </w:tc>
        <w:tc>
          <w:tcPr>
            <w:tcW w:w="1080" w:type="dxa"/>
            <w:tcBorders>
              <w:top w:val="nil"/>
              <w:left w:val="nil"/>
              <w:bottom w:val="nil"/>
              <w:right w:val="nil"/>
            </w:tcBorders>
          </w:tcPr>
          <w:p ns2:paraId="24943655" ns2:textId="77777777" w:rsidR="005C2392" w:rsidRDefault="005C2392" w:rsidP="00C90784">
            <w:pPr>
              <w:tabs>
                <w:tab w:val="decimal" w:pos="533"/>
                <w:tab w:val="left" w:pos="613"/>
              </w:tabs>
              <w:spacing w:before="15" w:after="15"/>
              <w:rPr>
                <w:sz w:val="18"/>
                <w:szCs w:val="18"/>
              </w:rPr>
            </w:pPr>
            <w:r>
              <w:rPr>
                <w:sz w:val="18"/>
                <w:szCs w:val="18"/>
              </w:rPr>
              <w:tab/>
              <w:t xml:space="preserve">20 </w:t>
            </w:r>
          </w:p>
        </w:tc>
        <w:tc>
          <w:tcPr>
            <w:tcW w:w="1080" w:type="dxa"/>
            <w:tcBorders>
              <w:top w:val="nil"/>
              <w:left w:val="nil"/>
              <w:bottom w:val="nil"/>
            </w:tcBorders>
          </w:tcPr>
          <w:p ns2:paraId="64F50DFA" ns2:textId="77777777" w:rsidR="005C2392" w:rsidRDefault="005C2392" w:rsidP="00C90784">
            <w:pPr>
              <w:tabs>
                <w:tab w:val="decimal" w:pos="364"/>
                <w:tab w:val="left" w:pos="444"/>
              </w:tabs>
              <w:spacing w:before="15" w:after="15"/>
              <w:rPr>
                <w:sz w:val="18"/>
                <w:szCs w:val="18"/>
              </w:rPr>
            </w:pPr>
            <w:r>
              <w:rPr>
                <w:sz w:val="18"/>
                <w:szCs w:val="18"/>
              </w:rPr>
              <w:tab/>
              <w:t xml:space="preserve">(25.0) </w:t>
            </w:r>
          </w:p>
        </w:tc>
      </w:tr>
      <w:tr w:rsidR="005C2392" ns2:paraId="0AAA0F42"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5B5AEFDE" ns2:textId="77777777" w:rsidR="005C2392" w:rsidRDefault="005C2392" w:rsidP="00C90784">
            <w:pPr>
              <w:spacing w:before="15" w:after="15"/>
              <w:ind w:left="160" w:right="1" w:hanging="160"/>
              <w:rPr>
                <w:sz w:val="18"/>
                <w:szCs w:val="18"/>
              </w:rPr>
            </w:pPr>
            <w:r>
              <w:rPr>
                <w:sz w:val="18"/>
                <w:szCs w:val="18"/>
              </w:rPr>
              <w:t xml:space="preserve">   Aspartate aminotransferase increased </w:t>
            </w:r>
          </w:p>
        </w:tc>
        <w:tc>
          <w:tcPr>
            <w:tcW w:w="1080" w:type="dxa"/>
            <w:tcBorders>
              <w:top w:val="nil"/>
              <w:left w:val="nil"/>
              <w:bottom w:val="nil"/>
              <w:right w:val="nil"/>
            </w:tcBorders>
          </w:tcPr>
          <w:p ns2:paraId="4AB10A5D" ns2:textId="77777777" w:rsidR="005C2392" w:rsidRDefault="005C2392" w:rsidP="00C90784">
            <w:pPr>
              <w:tabs>
                <w:tab w:val="decimal" w:pos="533"/>
                <w:tab w:val="left" w:pos="613"/>
              </w:tabs>
              <w:spacing w:before="15" w:after="15"/>
              <w:rPr>
                <w:sz w:val="18"/>
                <w:szCs w:val="18"/>
              </w:rPr>
            </w:pPr>
            <w:r>
              <w:rPr>
                <w:sz w:val="18"/>
                <w:szCs w:val="18"/>
              </w:rPr>
              <w:tab/>
              <w:t xml:space="preserve">27 </w:t>
            </w:r>
          </w:p>
        </w:tc>
        <w:tc>
          <w:tcPr>
            <w:tcW w:w="1080" w:type="dxa"/>
            <w:tcBorders>
              <w:top w:val="nil"/>
              <w:left w:val="nil"/>
              <w:bottom w:val="nil"/>
              <w:right w:val="single" w:sz="2" w:space="0" w:color="auto"/>
            </w:tcBorders>
          </w:tcPr>
          <w:p ns2:paraId="04E76F26" ns2:textId="77777777" w:rsidR="005C2392" w:rsidRDefault="005C2392" w:rsidP="00C90784">
            <w:pPr>
              <w:tabs>
                <w:tab w:val="decimal" w:pos="364"/>
                <w:tab w:val="left" w:pos="444"/>
              </w:tabs>
              <w:spacing w:before="15" w:after="15"/>
              <w:rPr>
                <w:sz w:val="18"/>
                <w:szCs w:val="18"/>
              </w:rPr>
            </w:pPr>
            <w:r>
              <w:rPr>
                <w:sz w:val="18"/>
                <w:szCs w:val="18"/>
              </w:rPr>
              <w:tab/>
              <w:t xml:space="preserve">(29.7) </w:t>
            </w:r>
          </w:p>
        </w:tc>
        <w:tc>
          <w:tcPr>
            <w:tcW w:w="1080" w:type="dxa"/>
            <w:tcBorders>
              <w:top w:val="nil"/>
              <w:left w:val="nil"/>
              <w:bottom w:val="nil"/>
              <w:right w:val="nil"/>
            </w:tcBorders>
          </w:tcPr>
          <w:p ns2:paraId="3D9FC4B8" ns2:textId="77777777" w:rsidR="005C2392" w:rsidRDefault="005C2392" w:rsidP="00C90784">
            <w:pPr>
              <w:tabs>
                <w:tab w:val="decimal" w:pos="533"/>
                <w:tab w:val="left" w:pos="613"/>
              </w:tabs>
              <w:spacing w:before="15" w:after="15"/>
              <w:rPr>
                <w:sz w:val="18"/>
                <w:szCs w:val="18"/>
              </w:rPr>
            </w:pPr>
            <w:r>
              <w:rPr>
                <w:sz w:val="18"/>
                <w:szCs w:val="18"/>
              </w:rPr>
              <w:tab/>
              <w:t xml:space="preserve">20 </w:t>
            </w:r>
          </w:p>
        </w:tc>
        <w:tc>
          <w:tcPr>
            <w:tcW w:w="1080" w:type="dxa"/>
            <w:tcBorders>
              <w:top w:val="nil"/>
              <w:left w:val="nil"/>
              <w:bottom w:val="nil"/>
            </w:tcBorders>
          </w:tcPr>
          <w:p ns2:paraId="354A9E5C" ns2:textId="77777777" w:rsidR="005C2392" w:rsidRDefault="005C2392" w:rsidP="00C90784">
            <w:pPr>
              <w:tabs>
                <w:tab w:val="decimal" w:pos="364"/>
                <w:tab w:val="left" w:pos="444"/>
              </w:tabs>
              <w:spacing w:before="15" w:after="15"/>
              <w:rPr>
                <w:sz w:val="18"/>
                <w:szCs w:val="18"/>
              </w:rPr>
            </w:pPr>
            <w:r>
              <w:rPr>
                <w:sz w:val="18"/>
                <w:szCs w:val="18"/>
              </w:rPr>
              <w:tab/>
              <w:t xml:space="preserve">(25.0) </w:t>
            </w:r>
          </w:p>
        </w:tc>
      </w:tr>
      <w:tr w:rsidR="005C2392" ns2:paraId="083F6C26"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391816AB" ns2:textId="77777777" w:rsidR="005C2392" w:rsidRDefault="005C2392" w:rsidP="00C90784">
            <w:pPr>
              <w:spacing w:before="15" w:after="15"/>
              <w:ind w:left="160" w:right="1" w:hanging="160"/>
              <w:rPr>
                <w:sz w:val="18"/>
                <w:szCs w:val="18"/>
              </w:rPr>
            </w:pPr>
            <w:r>
              <w:rPr>
                <w:sz w:val="18"/>
                <w:szCs w:val="18"/>
              </w:rPr>
              <w:t xml:space="preserve">   Blood lactate dehydrogenase increased </w:t>
            </w:r>
          </w:p>
        </w:tc>
        <w:tc>
          <w:tcPr>
            <w:tcW w:w="1080" w:type="dxa"/>
            <w:tcBorders>
              <w:top w:val="nil"/>
              <w:left w:val="nil"/>
              <w:bottom w:val="nil"/>
              <w:right w:val="nil"/>
            </w:tcBorders>
          </w:tcPr>
          <w:p ns2:paraId="6C2A60BB" ns2:textId="77777777" w:rsidR="005C2392" w:rsidRDefault="005C2392" w:rsidP="00C90784">
            <w:pPr>
              <w:tabs>
                <w:tab w:val="decimal" w:pos="533"/>
                <w:tab w:val="left" w:pos="613"/>
              </w:tabs>
              <w:spacing w:before="15" w:after="15"/>
              <w:rPr>
                <w:sz w:val="18"/>
                <w:szCs w:val="18"/>
              </w:rPr>
            </w:pPr>
            <w:r>
              <w:rPr>
                <w:sz w:val="18"/>
                <w:szCs w:val="18"/>
              </w:rPr>
              <w:tab/>
              <w:t xml:space="preserve">27 </w:t>
            </w:r>
          </w:p>
        </w:tc>
        <w:tc>
          <w:tcPr>
            <w:tcW w:w="1080" w:type="dxa"/>
            <w:tcBorders>
              <w:top w:val="nil"/>
              <w:left w:val="nil"/>
              <w:bottom w:val="nil"/>
              <w:right w:val="single" w:sz="2" w:space="0" w:color="auto"/>
            </w:tcBorders>
          </w:tcPr>
          <w:p ns2:paraId="30CDD222" ns2:textId="77777777" w:rsidR="005C2392" w:rsidRDefault="005C2392" w:rsidP="00C90784">
            <w:pPr>
              <w:tabs>
                <w:tab w:val="decimal" w:pos="364"/>
                <w:tab w:val="left" w:pos="444"/>
              </w:tabs>
              <w:spacing w:before="15" w:after="15"/>
              <w:rPr>
                <w:sz w:val="18"/>
                <w:szCs w:val="18"/>
              </w:rPr>
            </w:pPr>
            <w:r>
              <w:rPr>
                <w:sz w:val="18"/>
                <w:szCs w:val="18"/>
              </w:rPr>
              <w:tab/>
              <w:t xml:space="preserve">(29.7) </w:t>
            </w:r>
          </w:p>
        </w:tc>
        <w:tc>
          <w:tcPr>
            <w:tcW w:w="1080" w:type="dxa"/>
            <w:tcBorders>
              <w:top w:val="nil"/>
              <w:left w:val="nil"/>
              <w:bottom w:val="nil"/>
              <w:right w:val="nil"/>
            </w:tcBorders>
          </w:tcPr>
          <w:p ns2:paraId="630320EA" ns2:textId="77777777" w:rsidR="005C2392" w:rsidRDefault="005C2392" w:rsidP="00C90784">
            <w:pPr>
              <w:tabs>
                <w:tab w:val="decimal" w:pos="533"/>
                <w:tab w:val="left" w:pos="613"/>
              </w:tabs>
              <w:spacing w:before="15" w:after="15"/>
              <w:rPr>
                <w:sz w:val="18"/>
                <w:szCs w:val="18"/>
              </w:rPr>
            </w:pPr>
            <w:r>
              <w:rPr>
                <w:sz w:val="18"/>
                <w:szCs w:val="18"/>
              </w:rPr>
              <w:tab/>
              <w:t xml:space="preserve">18 </w:t>
            </w:r>
          </w:p>
        </w:tc>
        <w:tc>
          <w:tcPr>
            <w:tcW w:w="1080" w:type="dxa"/>
            <w:tcBorders>
              <w:top w:val="nil"/>
              <w:left w:val="nil"/>
              <w:bottom w:val="nil"/>
            </w:tcBorders>
          </w:tcPr>
          <w:p ns2:paraId="0A12A48D" ns2:textId="77777777" w:rsidR="005C2392" w:rsidRDefault="005C2392" w:rsidP="00C90784">
            <w:pPr>
              <w:tabs>
                <w:tab w:val="decimal" w:pos="364"/>
                <w:tab w:val="left" w:pos="444"/>
              </w:tabs>
              <w:spacing w:before="15" w:after="15"/>
              <w:rPr>
                <w:sz w:val="18"/>
                <w:szCs w:val="18"/>
              </w:rPr>
            </w:pPr>
            <w:r>
              <w:rPr>
                <w:sz w:val="18"/>
                <w:szCs w:val="18"/>
              </w:rPr>
              <w:tab/>
              <w:t xml:space="preserve">(22.5) </w:t>
            </w:r>
          </w:p>
        </w:tc>
      </w:tr>
      <w:tr w:rsidR="005C2392" ns2:paraId="25CF38D5"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0424A6C1" ns2:textId="77777777" w:rsidR="005C2392" w:rsidRDefault="005C2392" w:rsidP="00C90784">
            <w:pPr>
              <w:spacing w:before="15" w:after="15"/>
              <w:ind w:left="160" w:right="1" w:hanging="160"/>
              <w:rPr>
                <w:sz w:val="18"/>
                <w:szCs w:val="18"/>
              </w:rPr>
            </w:pPr>
            <w:r>
              <w:rPr>
                <w:sz w:val="18"/>
                <w:szCs w:val="18"/>
              </w:rPr>
              <w:t xml:space="preserve">   Hyperglycaemia </w:t>
            </w:r>
          </w:p>
        </w:tc>
        <w:tc>
          <w:tcPr>
            <w:tcW w:w="1080" w:type="dxa"/>
            <w:tcBorders>
              <w:top w:val="nil"/>
              <w:left w:val="nil"/>
              <w:bottom w:val="nil"/>
              <w:right w:val="nil"/>
            </w:tcBorders>
          </w:tcPr>
          <w:p ns2:paraId="0D1DEF64" ns2:textId="77777777" w:rsidR="005C2392" w:rsidRDefault="005C2392" w:rsidP="00C90784">
            <w:pPr>
              <w:tabs>
                <w:tab w:val="decimal" w:pos="533"/>
                <w:tab w:val="left" w:pos="613"/>
              </w:tabs>
              <w:spacing w:before="15" w:after="15"/>
              <w:rPr>
                <w:sz w:val="18"/>
                <w:szCs w:val="18"/>
              </w:rPr>
            </w:pPr>
            <w:r>
              <w:rPr>
                <w:sz w:val="18"/>
                <w:szCs w:val="18"/>
              </w:rPr>
              <w:tab/>
              <w:t xml:space="preserve">27 </w:t>
            </w:r>
          </w:p>
        </w:tc>
        <w:tc>
          <w:tcPr>
            <w:tcW w:w="1080" w:type="dxa"/>
            <w:tcBorders>
              <w:top w:val="nil"/>
              <w:left w:val="nil"/>
              <w:bottom w:val="nil"/>
              <w:right w:val="single" w:sz="2" w:space="0" w:color="auto"/>
            </w:tcBorders>
          </w:tcPr>
          <w:p ns2:paraId="5075886C" ns2:textId="77777777" w:rsidR="005C2392" w:rsidRDefault="005C2392" w:rsidP="00C90784">
            <w:pPr>
              <w:tabs>
                <w:tab w:val="decimal" w:pos="364"/>
                <w:tab w:val="left" w:pos="444"/>
              </w:tabs>
              <w:spacing w:before="15" w:after="15"/>
              <w:rPr>
                <w:sz w:val="18"/>
                <w:szCs w:val="18"/>
              </w:rPr>
            </w:pPr>
            <w:r>
              <w:rPr>
                <w:sz w:val="18"/>
                <w:szCs w:val="18"/>
              </w:rPr>
              <w:tab/>
              <w:t xml:space="preserve">(29.7) </w:t>
            </w:r>
          </w:p>
        </w:tc>
        <w:tc>
          <w:tcPr>
            <w:tcW w:w="1080" w:type="dxa"/>
            <w:tcBorders>
              <w:top w:val="nil"/>
              <w:left w:val="nil"/>
              <w:bottom w:val="nil"/>
              <w:right w:val="nil"/>
            </w:tcBorders>
          </w:tcPr>
          <w:p ns2:paraId="47FF80CF" ns2:textId="77777777" w:rsidR="005C2392" w:rsidRDefault="005C2392" w:rsidP="00C90784">
            <w:pPr>
              <w:tabs>
                <w:tab w:val="decimal" w:pos="533"/>
                <w:tab w:val="left" w:pos="613"/>
              </w:tabs>
              <w:spacing w:before="15" w:after="15"/>
              <w:rPr>
                <w:sz w:val="18"/>
                <w:szCs w:val="18"/>
              </w:rPr>
            </w:pPr>
            <w:r>
              <w:rPr>
                <w:sz w:val="18"/>
                <w:szCs w:val="18"/>
              </w:rPr>
              <w:tab/>
              <w:t xml:space="preserve">21 </w:t>
            </w:r>
          </w:p>
        </w:tc>
        <w:tc>
          <w:tcPr>
            <w:tcW w:w="1080" w:type="dxa"/>
            <w:tcBorders>
              <w:top w:val="nil"/>
              <w:left w:val="nil"/>
              <w:bottom w:val="nil"/>
            </w:tcBorders>
          </w:tcPr>
          <w:p ns2:paraId="2FFD5C6B" ns2:textId="77777777" w:rsidR="005C2392" w:rsidRDefault="005C2392" w:rsidP="00C90784">
            <w:pPr>
              <w:tabs>
                <w:tab w:val="decimal" w:pos="364"/>
                <w:tab w:val="left" w:pos="444"/>
              </w:tabs>
              <w:spacing w:before="15" w:after="15"/>
              <w:rPr>
                <w:sz w:val="18"/>
                <w:szCs w:val="18"/>
              </w:rPr>
            </w:pPr>
            <w:r>
              <w:rPr>
                <w:sz w:val="18"/>
                <w:szCs w:val="18"/>
              </w:rPr>
              <w:tab/>
              <w:t xml:space="preserve">(26.3) </w:t>
            </w:r>
          </w:p>
        </w:tc>
      </w:tr>
      <w:tr w:rsidR="005C2392" ns2:paraId="55E86AEB"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19C4138E" ns2:textId="77777777" w:rsidR="005C2392" w:rsidRDefault="005C2392" w:rsidP="00C90784">
            <w:pPr>
              <w:spacing w:before="15" w:after="15"/>
              <w:ind w:left="160" w:right="1" w:hanging="160"/>
              <w:rPr>
                <w:sz w:val="18"/>
                <w:szCs w:val="18"/>
              </w:rPr>
            </w:pPr>
            <w:r>
              <w:rPr>
                <w:sz w:val="18"/>
                <w:szCs w:val="18"/>
              </w:rPr>
              <w:t xml:space="preserve">   Platelet count decreased </w:t>
            </w:r>
          </w:p>
        </w:tc>
        <w:tc>
          <w:tcPr>
            <w:tcW w:w="1080" w:type="dxa"/>
            <w:tcBorders>
              <w:top w:val="nil"/>
              <w:left w:val="nil"/>
              <w:bottom w:val="nil"/>
              <w:right w:val="nil"/>
            </w:tcBorders>
          </w:tcPr>
          <w:p ns2:paraId="122EEFB4" ns2:textId="77777777" w:rsidR="005C2392" w:rsidRDefault="005C2392" w:rsidP="00C90784">
            <w:pPr>
              <w:tabs>
                <w:tab w:val="decimal" w:pos="533"/>
                <w:tab w:val="left" w:pos="613"/>
              </w:tabs>
              <w:spacing w:before="15" w:after="15"/>
              <w:rPr>
                <w:sz w:val="18"/>
                <w:szCs w:val="18"/>
              </w:rPr>
            </w:pPr>
            <w:r>
              <w:rPr>
                <w:sz w:val="18"/>
                <w:szCs w:val="18"/>
              </w:rPr>
              <w:tab/>
              <w:t xml:space="preserve">25 </w:t>
            </w:r>
          </w:p>
        </w:tc>
        <w:tc>
          <w:tcPr>
            <w:tcW w:w="1080" w:type="dxa"/>
            <w:tcBorders>
              <w:top w:val="nil"/>
              <w:left w:val="nil"/>
              <w:bottom w:val="nil"/>
              <w:right w:val="single" w:sz="2" w:space="0" w:color="auto"/>
            </w:tcBorders>
          </w:tcPr>
          <w:p ns2:paraId="2DAE79F3" ns2:textId="77777777" w:rsidR="005C2392" w:rsidRDefault="005C2392" w:rsidP="00C90784">
            <w:pPr>
              <w:tabs>
                <w:tab w:val="decimal" w:pos="364"/>
                <w:tab w:val="left" w:pos="444"/>
              </w:tabs>
              <w:spacing w:before="15" w:after="15"/>
              <w:rPr>
                <w:sz w:val="18"/>
                <w:szCs w:val="18"/>
              </w:rPr>
            </w:pPr>
            <w:r>
              <w:rPr>
                <w:sz w:val="18"/>
                <w:szCs w:val="18"/>
              </w:rPr>
              <w:tab/>
              <w:t xml:space="preserve">(27.5) </w:t>
            </w:r>
          </w:p>
        </w:tc>
        <w:tc>
          <w:tcPr>
            <w:tcW w:w="1080" w:type="dxa"/>
            <w:tcBorders>
              <w:top w:val="nil"/>
              <w:left w:val="nil"/>
              <w:bottom w:val="nil"/>
              <w:right w:val="nil"/>
            </w:tcBorders>
          </w:tcPr>
          <w:p ns2:paraId="1989238A" ns2:textId="77777777" w:rsidR="005C2392" w:rsidRDefault="005C2392" w:rsidP="00C90784">
            <w:pPr>
              <w:tabs>
                <w:tab w:val="decimal" w:pos="533"/>
                <w:tab w:val="left" w:pos="613"/>
              </w:tabs>
              <w:spacing w:before="15" w:after="15"/>
              <w:rPr>
                <w:sz w:val="18"/>
                <w:szCs w:val="18"/>
              </w:rPr>
            </w:pPr>
            <w:r>
              <w:rPr>
                <w:sz w:val="18"/>
                <w:szCs w:val="18"/>
              </w:rPr>
              <w:tab/>
              <w:t xml:space="preserve">17 </w:t>
            </w:r>
          </w:p>
        </w:tc>
        <w:tc>
          <w:tcPr>
            <w:tcW w:w="1080" w:type="dxa"/>
            <w:tcBorders>
              <w:top w:val="nil"/>
              <w:left w:val="nil"/>
              <w:bottom w:val="nil"/>
            </w:tcBorders>
          </w:tcPr>
          <w:p ns2:paraId="3D252AD1" ns2:textId="77777777" w:rsidR="005C2392" w:rsidRDefault="005C2392" w:rsidP="00C90784">
            <w:pPr>
              <w:tabs>
                <w:tab w:val="decimal" w:pos="364"/>
                <w:tab w:val="left" w:pos="444"/>
              </w:tabs>
              <w:spacing w:before="15" w:after="15"/>
              <w:rPr>
                <w:sz w:val="18"/>
                <w:szCs w:val="18"/>
              </w:rPr>
            </w:pPr>
            <w:r>
              <w:rPr>
                <w:sz w:val="18"/>
                <w:szCs w:val="18"/>
              </w:rPr>
              <w:tab/>
              <w:t xml:space="preserve">(21.3) </w:t>
            </w:r>
          </w:p>
        </w:tc>
      </w:tr>
      <w:tr w:rsidR="005C2392" ns2:paraId="5A747A84"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505A8ECA" ns2:textId="77777777" w:rsidR="005C2392" w:rsidRDefault="005C2392" w:rsidP="00C90784">
            <w:pPr>
              <w:spacing w:before="15" w:after="15"/>
              <w:ind w:left="160" w:right="1" w:hanging="160"/>
              <w:rPr>
                <w:sz w:val="18"/>
                <w:szCs w:val="18"/>
              </w:rPr>
            </w:pPr>
            <w:r>
              <w:rPr>
                <w:sz w:val="18"/>
                <w:szCs w:val="18"/>
              </w:rPr>
              <w:t xml:space="preserve">   Blood alkaline phosphatase increased </w:t>
            </w:r>
          </w:p>
        </w:tc>
        <w:tc>
          <w:tcPr>
            <w:tcW w:w="1080" w:type="dxa"/>
            <w:tcBorders>
              <w:top w:val="nil"/>
              <w:left w:val="nil"/>
              <w:bottom w:val="nil"/>
              <w:right w:val="nil"/>
            </w:tcBorders>
          </w:tcPr>
          <w:p ns2:paraId="3D24B7EB" ns2:textId="77777777" w:rsidR="005C2392" w:rsidRDefault="005C2392" w:rsidP="00C90784">
            <w:pPr>
              <w:tabs>
                <w:tab w:val="decimal" w:pos="533"/>
                <w:tab w:val="left" w:pos="613"/>
              </w:tabs>
              <w:spacing w:before="15" w:after="15"/>
              <w:rPr>
                <w:sz w:val="18"/>
                <w:szCs w:val="18"/>
              </w:rPr>
            </w:pPr>
            <w:r>
              <w:rPr>
                <w:sz w:val="18"/>
                <w:szCs w:val="18"/>
              </w:rPr>
              <w:tab/>
              <w:t xml:space="preserve">21 </w:t>
            </w:r>
          </w:p>
        </w:tc>
        <w:tc>
          <w:tcPr>
            <w:tcW w:w="1080" w:type="dxa"/>
            <w:tcBorders>
              <w:top w:val="nil"/>
              <w:left w:val="nil"/>
              <w:bottom w:val="nil"/>
              <w:right w:val="single" w:sz="2" w:space="0" w:color="auto"/>
            </w:tcBorders>
          </w:tcPr>
          <w:p ns2:paraId="44B098B9" ns2:textId="77777777" w:rsidR="005C2392" w:rsidRDefault="005C2392" w:rsidP="00C90784">
            <w:pPr>
              <w:tabs>
                <w:tab w:val="decimal" w:pos="364"/>
                <w:tab w:val="left" w:pos="444"/>
              </w:tabs>
              <w:spacing w:before="15" w:after="15"/>
              <w:rPr>
                <w:sz w:val="18"/>
                <w:szCs w:val="18"/>
              </w:rPr>
            </w:pPr>
            <w:r>
              <w:rPr>
                <w:sz w:val="18"/>
                <w:szCs w:val="18"/>
              </w:rPr>
              <w:tab/>
              <w:t xml:space="preserve">(23.1) </w:t>
            </w:r>
          </w:p>
        </w:tc>
        <w:tc>
          <w:tcPr>
            <w:tcW w:w="1080" w:type="dxa"/>
            <w:tcBorders>
              <w:top w:val="nil"/>
              <w:left w:val="nil"/>
              <w:bottom w:val="nil"/>
              <w:right w:val="nil"/>
            </w:tcBorders>
          </w:tcPr>
          <w:p ns2:paraId="45DFCFB1" ns2:textId="77777777" w:rsidR="005C2392" w:rsidRDefault="005C2392" w:rsidP="00C90784">
            <w:pPr>
              <w:tabs>
                <w:tab w:val="decimal" w:pos="533"/>
                <w:tab w:val="left" w:pos="613"/>
              </w:tabs>
              <w:spacing w:before="15" w:after="15"/>
              <w:rPr>
                <w:sz w:val="18"/>
                <w:szCs w:val="18"/>
              </w:rPr>
            </w:pPr>
            <w:r>
              <w:rPr>
                <w:sz w:val="18"/>
                <w:szCs w:val="18"/>
              </w:rPr>
              <w:tab/>
              <w:t xml:space="preserve">14 </w:t>
            </w:r>
          </w:p>
        </w:tc>
        <w:tc>
          <w:tcPr>
            <w:tcW w:w="1080" w:type="dxa"/>
            <w:tcBorders>
              <w:top w:val="nil"/>
              <w:left w:val="nil"/>
              <w:bottom w:val="nil"/>
            </w:tcBorders>
          </w:tcPr>
          <w:p ns2:paraId="362F9504" ns2:textId="77777777" w:rsidR="005C2392" w:rsidRDefault="005C2392" w:rsidP="00C90784">
            <w:pPr>
              <w:tabs>
                <w:tab w:val="decimal" w:pos="364"/>
                <w:tab w:val="left" w:pos="444"/>
              </w:tabs>
              <w:spacing w:before="15" w:after="15"/>
              <w:rPr>
                <w:sz w:val="18"/>
                <w:szCs w:val="18"/>
              </w:rPr>
            </w:pPr>
            <w:r>
              <w:rPr>
                <w:sz w:val="18"/>
                <w:szCs w:val="18"/>
              </w:rPr>
              <w:tab/>
              <w:t xml:space="preserve">(17.5) </w:t>
            </w:r>
          </w:p>
        </w:tc>
      </w:tr>
      <w:tr w:rsidR="005C2392" ns2:paraId="24CA1E4F"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418CFF68" ns2:textId="77777777" w:rsidR="005C2392" w:rsidRDefault="005C2392" w:rsidP="00C90784">
            <w:pPr>
              <w:spacing w:before="15" w:after="15"/>
              <w:ind w:left="160" w:right="1" w:hanging="160"/>
              <w:rPr>
                <w:sz w:val="18"/>
                <w:szCs w:val="18"/>
              </w:rPr>
            </w:pPr>
            <w:r>
              <w:rPr>
                <w:sz w:val="18"/>
                <w:szCs w:val="18"/>
              </w:rPr>
              <w:t xml:space="preserve">   Weight decreased </w:t>
            </w:r>
          </w:p>
        </w:tc>
        <w:tc>
          <w:tcPr>
            <w:tcW w:w="1080" w:type="dxa"/>
            <w:tcBorders>
              <w:top w:val="nil"/>
              <w:left w:val="nil"/>
              <w:bottom w:val="nil"/>
              <w:right w:val="nil"/>
            </w:tcBorders>
          </w:tcPr>
          <w:p ns2:paraId="592F105F" ns2:textId="77777777" w:rsidR="005C2392" w:rsidRDefault="005C2392" w:rsidP="00C90784">
            <w:pPr>
              <w:tabs>
                <w:tab w:val="decimal" w:pos="533"/>
                <w:tab w:val="left" w:pos="613"/>
              </w:tabs>
              <w:spacing w:before="15" w:after="15"/>
              <w:rPr>
                <w:sz w:val="18"/>
                <w:szCs w:val="18"/>
              </w:rPr>
            </w:pPr>
            <w:r>
              <w:rPr>
                <w:sz w:val="18"/>
                <w:szCs w:val="18"/>
              </w:rPr>
              <w:tab/>
              <w:t xml:space="preserve">21 </w:t>
            </w:r>
          </w:p>
        </w:tc>
        <w:tc>
          <w:tcPr>
            <w:tcW w:w="1080" w:type="dxa"/>
            <w:tcBorders>
              <w:top w:val="nil"/>
              <w:left w:val="nil"/>
              <w:bottom w:val="nil"/>
              <w:right w:val="single" w:sz="2" w:space="0" w:color="auto"/>
            </w:tcBorders>
          </w:tcPr>
          <w:p ns2:paraId="7D93F34F" ns2:textId="77777777" w:rsidR="005C2392" w:rsidRDefault="005C2392" w:rsidP="00C90784">
            <w:pPr>
              <w:tabs>
                <w:tab w:val="decimal" w:pos="364"/>
                <w:tab w:val="left" w:pos="444"/>
              </w:tabs>
              <w:spacing w:before="15" w:after="15"/>
              <w:rPr>
                <w:sz w:val="18"/>
                <w:szCs w:val="18"/>
              </w:rPr>
            </w:pPr>
            <w:r>
              <w:rPr>
                <w:sz w:val="18"/>
                <w:szCs w:val="18"/>
              </w:rPr>
              <w:tab/>
              <w:t xml:space="preserve">(23.1) </w:t>
            </w:r>
          </w:p>
        </w:tc>
        <w:tc>
          <w:tcPr>
            <w:tcW w:w="1080" w:type="dxa"/>
            <w:tcBorders>
              <w:top w:val="nil"/>
              <w:left w:val="nil"/>
              <w:bottom w:val="nil"/>
              <w:right w:val="nil"/>
            </w:tcBorders>
          </w:tcPr>
          <w:p ns2:paraId="2FEA25FF" ns2:textId="77777777" w:rsidR="005C2392" w:rsidRDefault="005C2392" w:rsidP="00C90784">
            <w:pPr>
              <w:tabs>
                <w:tab w:val="decimal" w:pos="533"/>
                <w:tab w:val="left" w:pos="613"/>
              </w:tabs>
              <w:spacing w:before="15" w:after="15"/>
              <w:rPr>
                <w:sz w:val="18"/>
                <w:szCs w:val="18"/>
              </w:rPr>
            </w:pPr>
            <w:r>
              <w:rPr>
                <w:sz w:val="18"/>
                <w:szCs w:val="18"/>
              </w:rPr>
              <w:tab/>
              <w:t xml:space="preserve">12 </w:t>
            </w:r>
          </w:p>
        </w:tc>
        <w:tc>
          <w:tcPr>
            <w:tcW w:w="1080" w:type="dxa"/>
            <w:tcBorders>
              <w:top w:val="nil"/>
              <w:left w:val="nil"/>
              <w:bottom w:val="nil"/>
            </w:tcBorders>
          </w:tcPr>
          <w:p ns2:paraId="44C06AB3" ns2:textId="77777777" w:rsidR="005C2392" w:rsidRDefault="005C2392" w:rsidP="00C90784">
            <w:pPr>
              <w:tabs>
                <w:tab w:val="decimal" w:pos="364"/>
                <w:tab w:val="left" w:pos="444"/>
              </w:tabs>
              <w:spacing w:before="15" w:after="15"/>
              <w:rPr>
                <w:sz w:val="18"/>
                <w:szCs w:val="18"/>
              </w:rPr>
            </w:pPr>
            <w:r>
              <w:rPr>
                <w:sz w:val="18"/>
                <w:szCs w:val="18"/>
              </w:rPr>
              <w:tab/>
              <w:t xml:space="preserve">(15.0) </w:t>
            </w:r>
          </w:p>
        </w:tc>
      </w:tr>
      <w:tr w:rsidR="005C2392" ns2:paraId="0A1219CB"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78F988E6" ns2:textId="77777777" w:rsidR="005C2392" w:rsidRDefault="005C2392" w:rsidP="00C90784">
            <w:pPr>
              <w:spacing w:before="15" w:after="15"/>
              <w:ind w:left="160" w:right="1" w:hanging="160"/>
              <w:rPr>
                <w:sz w:val="18"/>
                <w:szCs w:val="18"/>
              </w:rPr>
            </w:pPr>
            <w:r>
              <w:rPr>
                <w:sz w:val="18"/>
                <w:szCs w:val="18"/>
              </w:rPr>
              <w:t xml:space="preserve">   Hyperuricaemia </w:t>
            </w:r>
          </w:p>
        </w:tc>
        <w:tc>
          <w:tcPr>
            <w:tcW w:w="1080" w:type="dxa"/>
            <w:tcBorders>
              <w:top w:val="nil"/>
              <w:left w:val="nil"/>
              <w:bottom w:val="nil"/>
              <w:right w:val="nil"/>
            </w:tcBorders>
          </w:tcPr>
          <w:p ns2:paraId="1805D558" ns2:textId="77777777" w:rsidR="005C2392" w:rsidRDefault="005C2392" w:rsidP="00C90784">
            <w:pPr>
              <w:tabs>
                <w:tab w:val="decimal" w:pos="533"/>
                <w:tab w:val="left" w:pos="613"/>
              </w:tabs>
              <w:spacing w:before="15" w:after="15"/>
              <w:rPr>
                <w:sz w:val="18"/>
                <w:szCs w:val="18"/>
              </w:rPr>
            </w:pPr>
            <w:r>
              <w:rPr>
                <w:sz w:val="18"/>
                <w:szCs w:val="18"/>
              </w:rPr>
              <w:tab/>
              <w:t xml:space="preserve">19 </w:t>
            </w:r>
          </w:p>
        </w:tc>
        <w:tc>
          <w:tcPr>
            <w:tcW w:w="1080" w:type="dxa"/>
            <w:tcBorders>
              <w:top w:val="nil"/>
              <w:left w:val="nil"/>
              <w:bottom w:val="nil"/>
              <w:right w:val="single" w:sz="2" w:space="0" w:color="auto"/>
            </w:tcBorders>
          </w:tcPr>
          <w:p ns2:paraId="32D65920" ns2:textId="77777777" w:rsidR="005C2392" w:rsidRDefault="005C2392" w:rsidP="00C90784">
            <w:pPr>
              <w:tabs>
                <w:tab w:val="decimal" w:pos="364"/>
                <w:tab w:val="left" w:pos="444"/>
              </w:tabs>
              <w:spacing w:before="15" w:after="15"/>
              <w:rPr>
                <w:sz w:val="18"/>
                <w:szCs w:val="18"/>
              </w:rPr>
            </w:pPr>
            <w:r>
              <w:rPr>
                <w:sz w:val="18"/>
                <w:szCs w:val="18"/>
              </w:rPr>
              <w:tab/>
              <w:t xml:space="preserve">(20.9) </w:t>
            </w:r>
          </w:p>
        </w:tc>
        <w:tc>
          <w:tcPr>
            <w:tcW w:w="1080" w:type="dxa"/>
            <w:tcBorders>
              <w:top w:val="nil"/>
              <w:left w:val="nil"/>
              <w:bottom w:val="nil"/>
              <w:right w:val="nil"/>
            </w:tcBorders>
          </w:tcPr>
          <w:p ns2:paraId="6425F764" ns2:textId="77777777" w:rsidR="005C2392" w:rsidRDefault="005C2392" w:rsidP="00C90784">
            <w:pPr>
              <w:tabs>
                <w:tab w:val="decimal" w:pos="533"/>
                <w:tab w:val="left" w:pos="613"/>
              </w:tabs>
              <w:spacing w:before="15" w:after="15"/>
              <w:rPr>
                <w:sz w:val="18"/>
                <w:szCs w:val="18"/>
              </w:rPr>
            </w:pPr>
            <w:r>
              <w:rPr>
                <w:sz w:val="18"/>
                <w:szCs w:val="18"/>
              </w:rPr>
              <w:tab/>
              <w:t xml:space="preserve">15 </w:t>
            </w:r>
          </w:p>
        </w:tc>
        <w:tc>
          <w:tcPr>
            <w:tcW w:w="1080" w:type="dxa"/>
            <w:tcBorders>
              <w:top w:val="nil"/>
              <w:left w:val="nil"/>
              <w:bottom w:val="nil"/>
            </w:tcBorders>
          </w:tcPr>
          <w:p ns2:paraId="1F909E35" ns2:textId="77777777" w:rsidR="005C2392" w:rsidRDefault="005C2392" w:rsidP="00C90784">
            <w:pPr>
              <w:tabs>
                <w:tab w:val="decimal" w:pos="364"/>
                <w:tab w:val="left" w:pos="444"/>
              </w:tabs>
              <w:spacing w:before="15" w:after="15"/>
              <w:rPr>
                <w:sz w:val="18"/>
                <w:szCs w:val="18"/>
              </w:rPr>
            </w:pPr>
            <w:r>
              <w:rPr>
                <w:sz w:val="18"/>
                <w:szCs w:val="18"/>
              </w:rPr>
              <w:tab/>
              <w:t xml:space="preserve">(18.8) </w:t>
            </w:r>
          </w:p>
        </w:tc>
      </w:tr>
      <w:tr w:rsidR="005C2392" ns2:paraId="115883F6"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73743F9C" ns2:textId="77777777" w:rsidR="005C2392" w:rsidRDefault="005C2392" w:rsidP="00C90784">
            <w:pPr>
              <w:spacing w:before="15" w:after="15"/>
              <w:ind w:left="160" w:right="1" w:hanging="160"/>
              <w:rPr>
                <w:sz w:val="18"/>
                <w:szCs w:val="18"/>
              </w:rPr>
            </w:pPr>
            <w:r>
              <w:rPr>
                <w:sz w:val="18"/>
                <w:szCs w:val="18"/>
              </w:rPr>
              <w:t xml:space="preserve">   Decreased appetite </w:t>
            </w:r>
          </w:p>
        </w:tc>
        <w:tc>
          <w:tcPr>
            <w:tcW w:w="1080" w:type="dxa"/>
            <w:tcBorders>
              <w:top w:val="nil"/>
              <w:left w:val="nil"/>
              <w:bottom w:val="nil"/>
              <w:right w:val="nil"/>
            </w:tcBorders>
          </w:tcPr>
          <w:p ns2:paraId="4DB92CB9" ns2:textId="77777777" w:rsidR="005C2392" w:rsidRDefault="005C2392" w:rsidP="00C90784">
            <w:pPr>
              <w:tabs>
                <w:tab w:val="decimal" w:pos="533"/>
                <w:tab w:val="left" w:pos="613"/>
              </w:tabs>
              <w:spacing w:before="15" w:after="15"/>
              <w:rPr>
                <w:sz w:val="18"/>
                <w:szCs w:val="18"/>
              </w:rPr>
            </w:pPr>
            <w:r>
              <w:rPr>
                <w:sz w:val="18"/>
                <w:szCs w:val="18"/>
              </w:rPr>
              <w:tab/>
              <w:t xml:space="preserve">18 </w:t>
            </w:r>
          </w:p>
        </w:tc>
        <w:tc>
          <w:tcPr>
            <w:tcW w:w="1080" w:type="dxa"/>
            <w:tcBorders>
              <w:top w:val="nil"/>
              <w:left w:val="nil"/>
              <w:bottom w:val="nil"/>
              <w:right w:val="single" w:sz="2" w:space="0" w:color="auto"/>
            </w:tcBorders>
          </w:tcPr>
          <w:p ns2:paraId="53F58228" ns2:textId="77777777" w:rsidR="005C2392" w:rsidRDefault="005C2392" w:rsidP="00C90784">
            <w:pPr>
              <w:tabs>
                <w:tab w:val="decimal" w:pos="364"/>
                <w:tab w:val="left" w:pos="444"/>
              </w:tabs>
              <w:spacing w:before="15" w:after="15"/>
              <w:rPr>
                <w:sz w:val="18"/>
                <w:szCs w:val="18"/>
              </w:rPr>
            </w:pPr>
            <w:r>
              <w:rPr>
                <w:sz w:val="18"/>
                <w:szCs w:val="18"/>
              </w:rPr>
              <w:tab/>
              <w:t xml:space="preserve">(19.8) </w:t>
            </w:r>
          </w:p>
        </w:tc>
        <w:tc>
          <w:tcPr>
            <w:tcW w:w="1080" w:type="dxa"/>
            <w:tcBorders>
              <w:top w:val="nil"/>
              <w:left w:val="nil"/>
              <w:bottom w:val="nil"/>
              <w:right w:val="nil"/>
            </w:tcBorders>
          </w:tcPr>
          <w:p ns2:paraId="0C8F2747" ns2:textId="77777777" w:rsidR="005C2392" w:rsidRDefault="005C2392" w:rsidP="00C90784">
            <w:pPr>
              <w:tabs>
                <w:tab w:val="decimal" w:pos="533"/>
                <w:tab w:val="left" w:pos="613"/>
              </w:tabs>
              <w:spacing w:before="15" w:after="15"/>
              <w:rPr>
                <w:sz w:val="18"/>
                <w:szCs w:val="18"/>
              </w:rPr>
            </w:pPr>
            <w:r>
              <w:rPr>
                <w:sz w:val="18"/>
                <w:szCs w:val="18"/>
              </w:rPr>
              <w:tab/>
              <w:t xml:space="preserve">18 </w:t>
            </w:r>
          </w:p>
        </w:tc>
        <w:tc>
          <w:tcPr>
            <w:tcW w:w="1080" w:type="dxa"/>
            <w:tcBorders>
              <w:top w:val="nil"/>
              <w:left w:val="nil"/>
              <w:bottom w:val="nil"/>
            </w:tcBorders>
          </w:tcPr>
          <w:p ns2:paraId="6AE29419" ns2:textId="77777777" w:rsidR="005C2392" w:rsidRDefault="005C2392" w:rsidP="00C90784">
            <w:pPr>
              <w:tabs>
                <w:tab w:val="decimal" w:pos="364"/>
                <w:tab w:val="left" w:pos="444"/>
              </w:tabs>
              <w:spacing w:before="15" w:after="15"/>
              <w:rPr>
                <w:sz w:val="18"/>
                <w:szCs w:val="18"/>
              </w:rPr>
            </w:pPr>
            <w:r>
              <w:rPr>
                <w:sz w:val="18"/>
                <w:szCs w:val="18"/>
              </w:rPr>
              <w:tab/>
              <w:t xml:space="preserve">(22.5) </w:t>
            </w:r>
          </w:p>
        </w:tc>
      </w:tr>
      <w:tr w:rsidR="005C2392" ns2:paraId="7CCAEBC3"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0BCB3808" ns2:textId="77777777" w:rsidR="005C2392" w:rsidRDefault="005C2392" w:rsidP="00C90784">
            <w:pPr>
              <w:spacing w:before="15" w:after="15"/>
              <w:ind w:left="160" w:right="1" w:hanging="160"/>
              <w:rPr>
                <w:sz w:val="18"/>
                <w:szCs w:val="18"/>
              </w:rPr>
            </w:pPr>
            <w:r>
              <w:rPr>
                <w:sz w:val="18"/>
                <w:szCs w:val="18"/>
              </w:rPr>
              <w:t xml:space="preserve">   Gamma-glutamyltransferase increased </w:t>
            </w:r>
          </w:p>
        </w:tc>
        <w:tc>
          <w:tcPr>
            <w:tcW w:w="1080" w:type="dxa"/>
            <w:tcBorders>
              <w:top w:val="nil"/>
              <w:left w:val="nil"/>
              <w:bottom w:val="nil"/>
              <w:right w:val="nil"/>
            </w:tcBorders>
          </w:tcPr>
          <w:p ns2:paraId="0E313F36" ns2:textId="77777777" w:rsidR="005C2392" w:rsidRDefault="005C2392" w:rsidP="00C90784">
            <w:pPr>
              <w:tabs>
                <w:tab w:val="decimal" w:pos="533"/>
                <w:tab w:val="left" w:pos="613"/>
              </w:tabs>
              <w:spacing w:before="15" w:after="15"/>
              <w:rPr>
                <w:sz w:val="18"/>
                <w:szCs w:val="18"/>
              </w:rPr>
            </w:pPr>
            <w:r>
              <w:rPr>
                <w:sz w:val="18"/>
                <w:szCs w:val="18"/>
              </w:rPr>
              <w:tab/>
              <w:t xml:space="preserve">16 </w:t>
            </w:r>
          </w:p>
        </w:tc>
        <w:tc>
          <w:tcPr>
            <w:tcW w:w="1080" w:type="dxa"/>
            <w:tcBorders>
              <w:top w:val="nil"/>
              <w:left w:val="nil"/>
              <w:bottom w:val="nil"/>
              <w:right w:val="single" w:sz="2" w:space="0" w:color="auto"/>
            </w:tcBorders>
          </w:tcPr>
          <w:p ns2:paraId="1252A5DB" ns2:textId="77777777" w:rsidR="005C2392" w:rsidRDefault="005C2392" w:rsidP="00C90784">
            <w:pPr>
              <w:tabs>
                <w:tab w:val="decimal" w:pos="364"/>
                <w:tab w:val="left" w:pos="444"/>
              </w:tabs>
              <w:spacing w:before="15" w:after="15"/>
              <w:rPr>
                <w:sz w:val="18"/>
                <w:szCs w:val="18"/>
              </w:rPr>
            </w:pPr>
            <w:r>
              <w:rPr>
                <w:sz w:val="18"/>
                <w:szCs w:val="18"/>
              </w:rPr>
              <w:tab/>
              <w:t xml:space="preserve">(17.6) </w:t>
            </w:r>
          </w:p>
        </w:tc>
        <w:tc>
          <w:tcPr>
            <w:tcW w:w="1080" w:type="dxa"/>
            <w:tcBorders>
              <w:top w:val="nil"/>
              <w:left w:val="nil"/>
              <w:bottom w:val="nil"/>
              <w:right w:val="nil"/>
            </w:tcBorders>
          </w:tcPr>
          <w:p ns2:paraId="07B16E9F" ns2:textId="77777777" w:rsidR="005C2392" w:rsidRDefault="005C2392" w:rsidP="00C90784">
            <w:pPr>
              <w:tabs>
                <w:tab w:val="decimal" w:pos="533"/>
                <w:tab w:val="left" w:pos="613"/>
              </w:tabs>
              <w:spacing w:before="15" w:after="15"/>
              <w:rPr>
                <w:sz w:val="18"/>
                <w:szCs w:val="18"/>
              </w:rPr>
            </w:pPr>
            <w:r>
              <w:rPr>
                <w:sz w:val="18"/>
                <w:szCs w:val="18"/>
              </w:rPr>
              <w:tab/>
              <w:t xml:space="preserve">15 </w:t>
            </w:r>
          </w:p>
        </w:tc>
        <w:tc>
          <w:tcPr>
            <w:tcW w:w="1080" w:type="dxa"/>
            <w:tcBorders>
              <w:top w:val="nil"/>
              <w:left w:val="nil"/>
              <w:bottom w:val="nil"/>
            </w:tcBorders>
          </w:tcPr>
          <w:p ns2:paraId="3CED75BF" ns2:textId="77777777" w:rsidR="005C2392" w:rsidRDefault="005C2392" w:rsidP="00C90784">
            <w:pPr>
              <w:tabs>
                <w:tab w:val="decimal" w:pos="364"/>
                <w:tab w:val="left" w:pos="444"/>
              </w:tabs>
              <w:spacing w:before="15" w:after="15"/>
              <w:rPr>
                <w:sz w:val="18"/>
                <w:szCs w:val="18"/>
              </w:rPr>
            </w:pPr>
            <w:r>
              <w:rPr>
                <w:sz w:val="18"/>
                <w:szCs w:val="18"/>
              </w:rPr>
              <w:tab/>
              <w:t xml:space="preserve">(18.8) </w:t>
            </w:r>
          </w:p>
        </w:tc>
      </w:tr>
      <w:tr w:rsidR="005C2392" ns2:paraId="3B12919E"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0FC38DB5" ns2:textId="77777777" w:rsidR="005C2392" w:rsidRDefault="005C2392" w:rsidP="00C90784">
            <w:pPr>
              <w:spacing w:before="15" w:after="15"/>
              <w:ind w:left="160" w:right="1" w:hanging="160"/>
              <w:rPr>
                <w:sz w:val="18"/>
                <w:szCs w:val="18"/>
              </w:rPr>
            </w:pPr>
            <w:r>
              <w:rPr>
                <w:sz w:val="18"/>
                <w:szCs w:val="18"/>
              </w:rPr>
              <w:t xml:space="preserve">   Hypothyroidism </w:t>
            </w:r>
          </w:p>
        </w:tc>
        <w:tc>
          <w:tcPr>
            <w:tcW w:w="1080" w:type="dxa"/>
            <w:tcBorders>
              <w:top w:val="nil"/>
              <w:left w:val="nil"/>
              <w:bottom w:val="nil"/>
              <w:right w:val="nil"/>
            </w:tcBorders>
          </w:tcPr>
          <w:p ns2:paraId="5C200197" ns2:textId="77777777" w:rsidR="005C2392" w:rsidRDefault="005C2392" w:rsidP="00C90784">
            <w:pPr>
              <w:tabs>
                <w:tab w:val="decimal" w:pos="533"/>
                <w:tab w:val="left" w:pos="613"/>
              </w:tabs>
              <w:spacing w:before="15" w:after="15"/>
              <w:rPr>
                <w:sz w:val="18"/>
                <w:szCs w:val="18"/>
              </w:rPr>
            </w:pPr>
            <w:r>
              <w:rPr>
                <w:sz w:val="18"/>
                <w:szCs w:val="18"/>
              </w:rPr>
              <w:tab/>
              <w:t xml:space="preserve">14 </w:t>
            </w:r>
          </w:p>
        </w:tc>
        <w:tc>
          <w:tcPr>
            <w:tcW w:w="1080" w:type="dxa"/>
            <w:tcBorders>
              <w:top w:val="nil"/>
              <w:left w:val="nil"/>
              <w:bottom w:val="nil"/>
              <w:right w:val="single" w:sz="2" w:space="0" w:color="auto"/>
            </w:tcBorders>
          </w:tcPr>
          <w:p ns2:paraId="52E9D778" ns2:textId="77777777" w:rsidR="005C2392" w:rsidRDefault="005C2392" w:rsidP="00C90784">
            <w:pPr>
              <w:tabs>
                <w:tab w:val="decimal" w:pos="364"/>
                <w:tab w:val="left" w:pos="444"/>
              </w:tabs>
              <w:spacing w:before="15" w:after="15"/>
              <w:rPr>
                <w:sz w:val="18"/>
                <w:szCs w:val="18"/>
              </w:rPr>
            </w:pPr>
            <w:r>
              <w:rPr>
                <w:sz w:val="18"/>
                <w:szCs w:val="18"/>
              </w:rPr>
              <w:tab/>
              <w:t xml:space="preserve">(15.4) </w:t>
            </w:r>
          </w:p>
        </w:tc>
        <w:tc>
          <w:tcPr>
            <w:tcW w:w="1080" w:type="dxa"/>
            <w:tcBorders>
              <w:top w:val="nil"/>
              <w:left w:val="nil"/>
              <w:bottom w:val="nil"/>
              <w:right w:val="nil"/>
            </w:tcBorders>
          </w:tcPr>
          <w:p ns2:paraId="6FFBF9B9" ns2:textId="77777777" w:rsidR="005C2392" w:rsidRDefault="005C2392" w:rsidP="00C90784">
            <w:pPr>
              <w:tabs>
                <w:tab w:val="decimal" w:pos="533"/>
                <w:tab w:val="left" w:pos="613"/>
              </w:tabs>
              <w:spacing w:before="15" w:after="15"/>
              <w:rPr>
                <w:sz w:val="18"/>
                <w:szCs w:val="18"/>
              </w:rPr>
            </w:pPr>
            <w:r>
              <w:rPr>
                <w:sz w:val="18"/>
                <w:szCs w:val="18"/>
              </w:rPr>
              <w:tab/>
              <w:t xml:space="preserve">3 </w:t>
            </w:r>
          </w:p>
        </w:tc>
        <w:tc>
          <w:tcPr>
            <w:tcW w:w="1080" w:type="dxa"/>
            <w:tcBorders>
              <w:top w:val="nil"/>
              <w:left w:val="nil"/>
              <w:bottom w:val="nil"/>
            </w:tcBorders>
          </w:tcPr>
          <w:p ns2:paraId="30A813F6" ns2:textId="77777777" w:rsidR="005C2392" w:rsidRDefault="005C2392" w:rsidP="00C90784">
            <w:pPr>
              <w:tabs>
                <w:tab w:val="decimal" w:pos="364"/>
                <w:tab w:val="left" w:pos="444"/>
              </w:tabs>
              <w:spacing w:before="15" w:after="15"/>
              <w:rPr>
                <w:sz w:val="18"/>
                <w:szCs w:val="18"/>
              </w:rPr>
            </w:pPr>
            <w:r>
              <w:rPr>
                <w:sz w:val="18"/>
                <w:szCs w:val="18"/>
              </w:rPr>
              <w:tab/>
              <w:t xml:space="preserve">(3.8) </w:t>
            </w:r>
          </w:p>
        </w:tc>
      </w:tr>
      <w:tr w:rsidR="005C2392" ns2:paraId="391A7179"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52693EA7" ns2:textId="77777777" w:rsidR="005C2392" w:rsidRDefault="005C2392" w:rsidP="00C90784">
            <w:pPr>
              <w:spacing w:before="15" w:after="15"/>
              <w:ind w:left="160" w:right="1" w:hanging="160"/>
              <w:rPr>
                <w:sz w:val="18"/>
                <w:szCs w:val="18"/>
              </w:rPr>
            </w:pPr>
            <w:r>
              <w:rPr>
                <w:sz w:val="18"/>
                <w:szCs w:val="18"/>
              </w:rPr>
              <w:t xml:space="preserve">   Hypokalaemia </w:t>
            </w:r>
          </w:p>
        </w:tc>
        <w:tc>
          <w:tcPr>
            <w:tcW w:w="1080" w:type="dxa"/>
            <w:tcBorders>
              <w:top w:val="nil"/>
              <w:left w:val="nil"/>
              <w:bottom w:val="nil"/>
              <w:right w:val="nil"/>
            </w:tcBorders>
          </w:tcPr>
          <w:p ns2:paraId="2A9567DB" ns2:textId="77777777" w:rsidR="005C2392" w:rsidRDefault="005C2392" w:rsidP="00C90784">
            <w:pPr>
              <w:tabs>
                <w:tab w:val="decimal" w:pos="533"/>
                <w:tab w:val="left" w:pos="613"/>
              </w:tabs>
              <w:spacing w:before="15" w:after="15"/>
              <w:rPr>
                <w:sz w:val="18"/>
                <w:szCs w:val="18"/>
              </w:rPr>
            </w:pPr>
            <w:r>
              <w:rPr>
                <w:sz w:val="18"/>
                <w:szCs w:val="18"/>
              </w:rPr>
              <w:tab/>
              <w:t xml:space="preserve">13 </w:t>
            </w:r>
          </w:p>
        </w:tc>
        <w:tc>
          <w:tcPr>
            <w:tcW w:w="1080" w:type="dxa"/>
            <w:tcBorders>
              <w:top w:val="nil"/>
              <w:left w:val="nil"/>
              <w:bottom w:val="nil"/>
              <w:right w:val="single" w:sz="2" w:space="0" w:color="auto"/>
            </w:tcBorders>
          </w:tcPr>
          <w:p ns2:paraId="40BE1892" ns2:textId="77777777" w:rsidR="005C2392" w:rsidRDefault="005C2392" w:rsidP="00C90784">
            <w:pPr>
              <w:tabs>
                <w:tab w:val="decimal" w:pos="364"/>
                <w:tab w:val="left" w:pos="444"/>
              </w:tabs>
              <w:spacing w:before="15" w:after="15"/>
              <w:rPr>
                <w:sz w:val="18"/>
                <w:szCs w:val="18"/>
              </w:rPr>
            </w:pPr>
            <w:r>
              <w:rPr>
                <w:sz w:val="18"/>
                <w:szCs w:val="18"/>
              </w:rPr>
              <w:tab/>
              <w:t xml:space="preserve">(14.3) </w:t>
            </w:r>
          </w:p>
        </w:tc>
        <w:tc>
          <w:tcPr>
            <w:tcW w:w="1080" w:type="dxa"/>
            <w:tcBorders>
              <w:top w:val="nil"/>
              <w:left w:val="nil"/>
              <w:bottom w:val="nil"/>
              <w:right w:val="nil"/>
            </w:tcBorders>
          </w:tcPr>
          <w:p ns2:paraId="57C174FA" ns2:textId="77777777" w:rsidR="005C2392" w:rsidRDefault="005C2392" w:rsidP="00C90784">
            <w:pPr>
              <w:tabs>
                <w:tab w:val="decimal" w:pos="533"/>
                <w:tab w:val="left" w:pos="613"/>
              </w:tabs>
              <w:spacing w:before="15" w:after="15"/>
              <w:rPr>
                <w:sz w:val="18"/>
                <w:szCs w:val="18"/>
              </w:rPr>
            </w:pPr>
            <w:r>
              <w:rPr>
                <w:sz w:val="18"/>
                <w:szCs w:val="18"/>
              </w:rPr>
              <w:tab/>
              <w:t xml:space="preserve">13 </w:t>
            </w:r>
          </w:p>
        </w:tc>
        <w:tc>
          <w:tcPr>
            <w:tcW w:w="1080" w:type="dxa"/>
            <w:tcBorders>
              <w:top w:val="nil"/>
              <w:left w:val="nil"/>
              <w:bottom w:val="nil"/>
            </w:tcBorders>
          </w:tcPr>
          <w:p ns2:paraId="33B16FCA" ns2:textId="77777777" w:rsidR="005C2392" w:rsidRDefault="005C2392" w:rsidP="00C90784">
            <w:pPr>
              <w:tabs>
                <w:tab w:val="decimal" w:pos="364"/>
                <w:tab w:val="left" w:pos="444"/>
              </w:tabs>
              <w:spacing w:before="15" w:after="15"/>
              <w:rPr>
                <w:sz w:val="18"/>
                <w:szCs w:val="18"/>
              </w:rPr>
            </w:pPr>
            <w:r>
              <w:rPr>
                <w:sz w:val="18"/>
                <w:szCs w:val="18"/>
              </w:rPr>
              <w:tab/>
              <w:t xml:space="preserve">(16.3) </w:t>
            </w:r>
          </w:p>
        </w:tc>
      </w:tr>
      <w:tr w:rsidR="005C2392" ns2:paraId="3103FE45"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468007AC" ns2:textId="77777777" w:rsidR="005C2392" w:rsidRDefault="005C2392" w:rsidP="00C90784">
            <w:pPr>
              <w:spacing w:before="15" w:after="15"/>
              <w:ind w:left="160" w:right="1" w:hanging="160"/>
              <w:rPr>
                <w:sz w:val="18"/>
                <w:szCs w:val="18"/>
              </w:rPr>
            </w:pPr>
            <w:r>
              <w:rPr>
                <w:sz w:val="18"/>
                <w:szCs w:val="18"/>
              </w:rPr>
              <w:t xml:space="preserve">   Lymphocyte count decreased </w:t>
            </w:r>
          </w:p>
        </w:tc>
        <w:tc>
          <w:tcPr>
            <w:tcW w:w="1080" w:type="dxa"/>
            <w:tcBorders>
              <w:top w:val="nil"/>
              <w:left w:val="nil"/>
              <w:bottom w:val="nil"/>
              <w:right w:val="nil"/>
            </w:tcBorders>
          </w:tcPr>
          <w:p ns2:paraId="38B32DB9" ns2:textId="77777777" w:rsidR="005C2392" w:rsidRDefault="005C2392" w:rsidP="00C90784">
            <w:pPr>
              <w:tabs>
                <w:tab w:val="decimal" w:pos="533"/>
                <w:tab w:val="left" w:pos="613"/>
              </w:tabs>
              <w:spacing w:before="15" w:after="15"/>
              <w:rPr>
                <w:sz w:val="18"/>
                <w:szCs w:val="18"/>
              </w:rPr>
            </w:pPr>
            <w:r>
              <w:rPr>
                <w:sz w:val="18"/>
                <w:szCs w:val="18"/>
              </w:rPr>
              <w:tab/>
              <w:t xml:space="preserve">12 </w:t>
            </w:r>
          </w:p>
        </w:tc>
        <w:tc>
          <w:tcPr>
            <w:tcW w:w="1080" w:type="dxa"/>
            <w:tcBorders>
              <w:top w:val="nil"/>
              <w:left w:val="nil"/>
              <w:bottom w:val="nil"/>
              <w:right w:val="single" w:sz="2" w:space="0" w:color="auto"/>
            </w:tcBorders>
          </w:tcPr>
          <w:p ns2:paraId="4CEDDCAF" ns2:textId="77777777" w:rsidR="005C2392" w:rsidRDefault="005C2392" w:rsidP="00C90784">
            <w:pPr>
              <w:tabs>
                <w:tab w:val="decimal" w:pos="364"/>
                <w:tab w:val="left" w:pos="444"/>
              </w:tabs>
              <w:spacing w:before="15" w:after="15"/>
              <w:rPr>
                <w:sz w:val="18"/>
                <w:szCs w:val="18"/>
              </w:rPr>
            </w:pPr>
            <w:r>
              <w:rPr>
                <w:sz w:val="18"/>
                <w:szCs w:val="18"/>
              </w:rPr>
              <w:tab/>
              <w:t xml:space="preserve">(13.2) </w:t>
            </w:r>
          </w:p>
        </w:tc>
        <w:tc>
          <w:tcPr>
            <w:tcW w:w="1080" w:type="dxa"/>
            <w:tcBorders>
              <w:top w:val="nil"/>
              <w:left w:val="nil"/>
              <w:bottom w:val="nil"/>
              <w:right w:val="nil"/>
            </w:tcBorders>
          </w:tcPr>
          <w:p ns2:paraId="5C38148B" ns2:textId="77777777" w:rsidR="005C2392" w:rsidRDefault="005C2392" w:rsidP="00C90784">
            <w:pPr>
              <w:tabs>
                <w:tab w:val="decimal" w:pos="533"/>
                <w:tab w:val="left" w:pos="613"/>
              </w:tabs>
              <w:spacing w:before="15" w:after="15"/>
              <w:rPr>
                <w:sz w:val="18"/>
                <w:szCs w:val="18"/>
              </w:rPr>
            </w:pPr>
            <w:r>
              <w:rPr>
                <w:sz w:val="18"/>
                <w:szCs w:val="18"/>
              </w:rPr>
              <w:tab/>
              <w:t xml:space="preserve">14 </w:t>
            </w:r>
          </w:p>
        </w:tc>
        <w:tc>
          <w:tcPr>
            <w:tcW w:w="1080" w:type="dxa"/>
            <w:tcBorders>
              <w:top w:val="nil"/>
              <w:left w:val="nil"/>
              <w:bottom w:val="nil"/>
            </w:tcBorders>
          </w:tcPr>
          <w:p ns2:paraId="6E78F2B5" ns2:textId="77777777" w:rsidR="005C2392" w:rsidRDefault="005C2392" w:rsidP="00C90784">
            <w:pPr>
              <w:tabs>
                <w:tab w:val="decimal" w:pos="364"/>
                <w:tab w:val="left" w:pos="444"/>
              </w:tabs>
              <w:spacing w:before="15" w:after="15"/>
              <w:rPr>
                <w:sz w:val="18"/>
                <w:szCs w:val="18"/>
              </w:rPr>
            </w:pPr>
            <w:r>
              <w:rPr>
                <w:sz w:val="18"/>
                <w:szCs w:val="18"/>
              </w:rPr>
              <w:tab/>
              <w:t xml:space="preserve">(17.5) </w:t>
            </w:r>
          </w:p>
        </w:tc>
      </w:tr>
      <w:tr w:rsidR="005C2392" ns2:paraId="556E8541"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013E61EE" ns2:textId="77777777" w:rsidR="005C2392" w:rsidRDefault="005C2392" w:rsidP="00C90784">
            <w:pPr>
              <w:spacing w:before="15" w:after="15"/>
              <w:ind w:left="160" w:right="1" w:hanging="160"/>
              <w:rPr>
                <w:sz w:val="18"/>
                <w:szCs w:val="18"/>
              </w:rPr>
            </w:pPr>
            <w:r>
              <w:rPr>
                <w:sz w:val="18"/>
                <w:szCs w:val="18"/>
              </w:rPr>
              <w:t xml:space="preserve">   Blood thyroid stimulating hormone increased </w:t>
            </w:r>
          </w:p>
        </w:tc>
        <w:tc>
          <w:tcPr>
            <w:tcW w:w="1080" w:type="dxa"/>
            <w:tcBorders>
              <w:top w:val="nil"/>
              <w:left w:val="nil"/>
              <w:bottom w:val="nil"/>
              <w:right w:val="nil"/>
            </w:tcBorders>
          </w:tcPr>
          <w:p ns2:paraId="513F982A" ns2:textId="77777777" w:rsidR="005C2392" w:rsidRDefault="005C2392" w:rsidP="00C90784">
            <w:pPr>
              <w:tabs>
                <w:tab w:val="decimal" w:pos="533"/>
                <w:tab w:val="left" w:pos="613"/>
              </w:tabs>
              <w:spacing w:before="15" w:after="15"/>
              <w:rPr>
                <w:sz w:val="18"/>
                <w:szCs w:val="18"/>
              </w:rPr>
            </w:pPr>
            <w:r>
              <w:rPr>
                <w:sz w:val="18"/>
                <w:szCs w:val="18"/>
              </w:rPr>
              <w:tab/>
              <w:t xml:space="preserve">11 </w:t>
            </w:r>
          </w:p>
        </w:tc>
        <w:tc>
          <w:tcPr>
            <w:tcW w:w="1080" w:type="dxa"/>
            <w:tcBorders>
              <w:top w:val="nil"/>
              <w:left w:val="nil"/>
              <w:bottom w:val="nil"/>
              <w:right w:val="single" w:sz="2" w:space="0" w:color="auto"/>
            </w:tcBorders>
          </w:tcPr>
          <w:p ns2:paraId="0FBD5FA6" ns2:textId="77777777" w:rsidR="005C2392" w:rsidRDefault="005C2392" w:rsidP="00C90784">
            <w:pPr>
              <w:tabs>
                <w:tab w:val="decimal" w:pos="364"/>
                <w:tab w:val="left" w:pos="444"/>
              </w:tabs>
              <w:spacing w:before="15" w:after="15"/>
              <w:rPr>
                <w:sz w:val="18"/>
                <w:szCs w:val="18"/>
              </w:rPr>
            </w:pPr>
            <w:r>
              <w:rPr>
                <w:sz w:val="18"/>
                <w:szCs w:val="18"/>
              </w:rPr>
              <w:tab/>
              <w:t xml:space="preserve">(12.1) </w:t>
            </w:r>
          </w:p>
        </w:tc>
        <w:tc>
          <w:tcPr>
            <w:tcW w:w="1080" w:type="dxa"/>
            <w:tcBorders>
              <w:top w:val="nil"/>
              <w:left w:val="nil"/>
              <w:bottom w:val="nil"/>
              <w:right w:val="nil"/>
            </w:tcBorders>
          </w:tcPr>
          <w:p ns2:paraId="6F0B20D1" ns2:textId="77777777" w:rsidR="005C2392" w:rsidRDefault="005C2392" w:rsidP="00C90784">
            <w:pPr>
              <w:tabs>
                <w:tab w:val="decimal" w:pos="533"/>
                <w:tab w:val="left" w:pos="613"/>
              </w:tabs>
              <w:spacing w:before="15" w:after="15"/>
              <w:rPr>
                <w:sz w:val="18"/>
                <w:szCs w:val="18"/>
              </w:rPr>
            </w:pPr>
            <w:r>
              <w:rPr>
                <w:sz w:val="18"/>
                <w:szCs w:val="18"/>
              </w:rPr>
              <w:tab/>
              <w:t xml:space="preserve">5 </w:t>
            </w:r>
          </w:p>
        </w:tc>
        <w:tc>
          <w:tcPr>
            <w:tcW w:w="1080" w:type="dxa"/>
            <w:tcBorders>
              <w:top w:val="nil"/>
              <w:left w:val="nil"/>
              <w:bottom w:val="nil"/>
            </w:tcBorders>
          </w:tcPr>
          <w:p ns2:paraId="18F6F700" ns2:textId="77777777" w:rsidR="005C2392" w:rsidRDefault="005C2392" w:rsidP="00C90784">
            <w:pPr>
              <w:tabs>
                <w:tab w:val="decimal" w:pos="364"/>
                <w:tab w:val="left" w:pos="444"/>
              </w:tabs>
              <w:spacing w:before="15" w:after="15"/>
              <w:rPr>
                <w:sz w:val="18"/>
                <w:szCs w:val="18"/>
              </w:rPr>
            </w:pPr>
            <w:r>
              <w:rPr>
                <w:sz w:val="18"/>
                <w:szCs w:val="18"/>
              </w:rPr>
              <w:tab/>
              <w:t xml:space="preserve">(6.3) </w:t>
            </w:r>
          </w:p>
        </w:tc>
      </w:tr>
      <w:tr w:rsidR="005C2392" ns2:paraId="036800FD"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0BFAE8AE" ns2:textId="77777777" w:rsidR="005C2392" w:rsidRDefault="005C2392" w:rsidP="00C90784">
            <w:pPr>
              <w:spacing w:before="15" w:after="15"/>
              <w:ind w:left="160" w:right="1" w:hanging="160"/>
              <w:rPr>
                <w:sz w:val="18"/>
                <w:szCs w:val="18"/>
              </w:rPr>
            </w:pPr>
            <w:r>
              <w:rPr>
                <w:sz w:val="18"/>
                <w:szCs w:val="18"/>
              </w:rPr>
              <w:t xml:space="preserve">   Cough </w:t>
            </w:r>
          </w:p>
        </w:tc>
        <w:tc>
          <w:tcPr>
            <w:tcW w:w="1080" w:type="dxa"/>
            <w:tcBorders>
              <w:top w:val="nil"/>
              <w:left w:val="nil"/>
              <w:bottom w:val="nil"/>
              <w:right w:val="nil"/>
            </w:tcBorders>
          </w:tcPr>
          <w:p ns2:paraId="33BD1B6D" ns2:textId="77777777" w:rsidR="005C2392" w:rsidRDefault="005C2392" w:rsidP="00C90784">
            <w:pPr>
              <w:tabs>
                <w:tab w:val="decimal" w:pos="533"/>
                <w:tab w:val="left" w:pos="613"/>
              </w:tabs>
              <w:spacing w:before="15" w:after="15"/>
              <w:rPr>
                <w:sz w:val="18"/>
                <w:szCs w:val="18"/>
              </w:rPr>
            </w:pPr>
            <w:r>
              <w:rPr>
                <w:sz w:val="18"/>
                <w:szCs w:val="18"/>
              </w:rPr>
              <w:tab/>
              <w:t xml:space="preserve">11 </w:t>
            </w:r>
          </w:p>
        </w:tc>
        <w:tc>
          <w:tcPr>
            <w:tcW w:w="1080" w:type="dxa"/>
            <w:tcBorders>
              <w:top w:val="nil"/>
              <w:left w:val="nil"/>
              <w:bottom w:val="nil"/>
              <w:right w:val="single" w:sz="2" w:space="0" w:color="auto"/>
            </w:tcBorders>
          </w:tcPr>
          <w:p ns2:paraId="78D1F19F" ns2:textId="77777777" w:rsidR="005C2392" w:rsidRDefault="005C2392" w:rsidP="00C90784">
            <w:pPr>
              <w:tabs>
                <w:tab w:val="decimal" w:pos="364"/>
                <w:tab w:val="left" w:pos="444"/>
              </w:tabs>
              <w:spacing w:before="15" w:after="15"/>
              <w:rPr>
                <w:sz w:val="18"/>
                <w:szCs w:val="18"/>
              </w:rPr>
            </w:pPr>
            <w:r>
              <w:rPr>
                <w:sz w:val="18"/>
                <w:szCs w:val="18"/>
              </w:rPr>
              <w:tab/>
              <w:t xml:space="preserve">(12.1) </w:t>
            </w:r>
          </w:p>
        </w:tc>
        <w:tc>
          <w:tcPr>
            <w:tcW w:w="1080" w:type="dxa"/>
            <w:tcBorders>
              <w:top w:val="nil"/>
              <w:left w:val="nil"/>
              <w:bottom w:val="nil"/>
              <w:right w:val="nil"/>
            </w:tcBorders>
          </w:tcPr>
          <w:p ns2:paraId="292F567A" ns2:textId="77777777" w:rsidR="005C2392" w:rsidRDefault="005C2392" w:rsidP="00C90784">
            <w:pPr>
              <w:tabs>
                <w:tab w:val="decimal" w:pos="533"/>
                <w:tab w:val="left" w:pos="613"/>
              </w:tabs>
              <w:spacing w:before="15" w:after="15"/>
              <w:rPr>
                <w:sz w:val="18"/>
                <w:szCs w:val="18"/>
              </w:rPr>
            </w:pPr>
            <w:r>
              <w:rPr>
                <w:sz w:val="18"/>
                <w:szCs w:val="18"/>
              </w:rPr>
              <w:tab/>
              <w:t xml:space="preserve">10 </w:t>
            </w:r>
          </w:p>
        </w:tc>
        <w:tc>
          <w:tcPr>
            <w:tcW w:w="1080" w:type="dxa"/>
            <w:tcBorders>
              <w:top w:val="nil"/>
              <w:left w:val="nil"/>
              <w:bottom w:val="nil"/>
            </w:tcBorders>
          </w:tcPr>
          <w:p ns2:paraId="18154796" ns2:textId="77777777" w:rsidR="005C2392" w:rsidRDefault="005C2392" w:rsidP="00C90784">
            <w:pPr>
              <w:tabs>
                <w:tab w:val="decimal" w:pos="364"/>
                <w:tab w:val="left" w:pos="444"/>
              </w:tabs>
              <w:spacing w:before="15" w:after="15"/>
              <w:rPr>
                <w:sz w:val="18"/>
                <w:szCs w:val="18"/>
              </w:rPr>
            </w:pPr>
            <w:r>
              <w:rPr>
                <w:sz w:val="18"/>
                <w:szCs w:val="18"/>
              </w:rPr>
              <w:tab/>
              <w:t xml:space="preserve">(12.5) </w:t>
            </w:r>
          </w:p>
        </w:tc>
      </w:tr>
      <w:tr w:rsidR="005C2392" ns2:paraId="540E92E2"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47FAA5ED" ns2:textId="77777777" w:rsidR="005C2392" w:rsidRDefault="005C2392" w:rsidP="00C90784">
            <w:pPr>
              <w:spacing w:before="15" w:after="15"/>
              <w:ind w:left="160" w:right="1" w:hanging="160"/>
              <w:rPr>
                <w:sz w:val="18"/>
                <w:szCs w:val="18"/>
              </w:rPr>
            </w:pPr>
            <w:r>
              <w:rPr>
                <w:sz w:val="18"/>
                <w:szCs w:val="18"/>
              </w:rPr>
              <w:t xml:space="preserve">   Hypoalbuminaemia </w:t>
            </w:r>
          </w:p>
        </w:tc>
        <w:tc>
          <w:tcPr>
            <w:tcW w:w="1080" w:type="dxa"/>
            <w:tcBorders>
              <w:top w:val="nil"/>
              <w:left w:val="nil"/>
              <w:bottom w:val="nil"/>
              <w:right w:val="nil"/>
            </w:tcBorders>
          </w:tcPr>
          <w:p ns2:paraId="75BC61E4" ns2:textId="77777777" w:rsidR="005C2392" w:rsidRDefault="005C2392" w:rsidP="00C90784">
            <w:pPr>
              <w:tabs>
                <w:tab w:val="decimal" w:pos="533"/>
                <w:tab w:val="left" w:pos="613"/>
              </w:tabs>
              <w:spacing w:before="15" w:after="15"/>
              <w:rPr>
                <w:sz w:val="18"/>
                <w:szCs w:val="18"/>
              </w:rPr>
            </w:pPr>
            <w:r>
              <w:rPr>
                <w:sz w:val="18"/>
                <w:szCs w:val="18"/>
              </w:rPr>
              <w:tab/>
              <w:t xml:space="preserve">11 </w:t>
            </w:r>
          </w:p>
        </w:tc>
        <w:tc>
          <w:tcPr>
            <w:tcW w:w="1080" w:type="dxa"/>
            <w:tcBorders>
              <w:top w:val="nil"/>
              <w:left w:val="nil"/>
              <w:bottom w:val="nil"/>
              <w:right w:val="single" w:sz="2" w:space="0" w:color="auto"/>
            </w:tcBorders>
          </w:tcPr>
          <w:p ns2:paraId="57045E24" ns2:textId="77777777" w:rsidR="005C2392" w:rsidRDefault="005C2392" w:rsidP="00C90784">
            <w:pPr>
              <w:tabs>
                <w:tab w:val="decimal" w:pos="364"/>
                <w:tab w:val="left" w:pos="444"/>
              </w:tabs>
              <w:spacing w:before="15" w:after="15"/>
              <w:rPr>
                <w:sz w:val="18"/>
                <w:szCs w:val="18"/>
              </w:rPr>
            </w:pPr>
            <w:r>
              <w:rPr>
                <w:sz w:val="18"/>
                <w:szCs w:val="18"/>
              </w:rPr>
              <w:tab/>
              <w:t xml:space="preserve">(12.1) </w:t>
            </w:r>
          </w:p>
        </w:tc>
        <w:tc>
          <w:tcPr>
            <w:tcW w:w="1080" w:type="dxa"/>
            <w:tcBorders>
              <w:top w:val="nil"/>
              <w:left w:val="nil"/>
              <w:bottom w:val="nil"/>
              <w:right w:val="nil"/>
            </w:tcBorders>
          </w:tcPr>
          <w:p ns2:paraId="5D9C5DB9" ns2:textId="77777777" w:rsidR="005C2392" w:rsidRDefault="005C2392" w:rsidP="00C90784">
            <w:pPr>
              <w:tabs>
                <w:tab w:val="decimal" w:pos="533"/>
                <w:tab w:val="left" w:pos="613"/>
              </w:tabs>
              <w:spacing w:before="15" w:after="15"/>
              <w:rPr>
                <w:sz w:val="18"/>
                <w:szCs w:val="18"/>
              </w:rPr>
            </w:pPr>
            <w:r>
              <w:rPr>
                <w:sz w:val="18"/>
                <w:szCs w:val="18"/>
              </w:rPr>
              <w:tab/>
              <w:t xml:space="preserve">9 </w:t>
            </w:r>
          </w:p>
        </w:tc>
        <w:tc>
          <w:tcPr>
            <w:tcW w:w="1080" w:type="dxa"/>
            <w:tcBorders>
              <w:top w:val="nil"/>
              <w:left w:val="nil"/>
              <w:bottom w:val="nil"/>
            </w:tcBorders>
          </w:tcPr>
          <w:p ns2:paraId="52C46975" ns2:textId="77777777" w:rsidR="005C2392" w:rsidRDefault="005C2392" w:rsidP="00C90784">
            <w:pPr>
              <w:tabs>
                <w:tab w:val="decimal" w:pos="364"/>
                <w:tab w:val="left" w:pos="444"/>
              </w:tabs>
              <w:spacing w:before="15" w:after="15"/>
              <w:rPr>
                <w:sz w:val="18"/>
                <w:szCs w:val="18"/>
              </w:rPr>
            </w:pPr>
            <w:r>
              <w:rPr>
                <w:sz w:val="18"/>
                <w:szCs w:val="18"/>
              </w:rPr>
              <w:tab/>
              <w:t xml:space="preserve">(11.3) </w:t>
            </w:r>
          </w:p>
        </w:tc>
      </w:tr>
      <w:tr w:rsidR="005C2392" ns2:paraId="2A6C3793"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4E25B8B9" ns2:textId="77777777" w:rsidR="005C2392" w:rsidRDefault="005C2392" w:rsidP="00C90784">
            <w:pPr>
              <w:spacing w:before="15" w:after="15"/>
              <w:ind w:left="160" w:right="1" w:hanging="160"/>
              <w:rPr>
                <w:sz w:val="18"/>
                <w:szCs w:val="18"/>
              </w:rPr>
            </w:pPr>
            <w:r>
              <w:rPr>
                <w:sz w:val="18"/>
                <w:szCs w:val="18"/>
              </w:rPr>
              <w:t xml:space="preserve">   Hypocalcaemia </w:t>
            </w:r>
          </w:p>
        </w:tc>
        <w:tc>
          <w:tcPr>
            <w:tcW w:w="1080" w:type="dxa"/>
            <w:tcBorders>
              <w:top w:val="nil"/>
              <w:left w:val="nil"/>
              <w:bottom w:val="nil"/>
              <w:right w:val="nil"/>
            </w:tcBorders>
          </w:tcPr>
          <w:p ns2:paraId="182C7C22" ns2:textId="77777777" w:rsidR="005C2392" w:rsidRDefault="005C2392" w:rsidP="00C90784">
            <w:pPr>
              <w:tabs>
                <w:tab w:val="decimal" w:pos="533"/>
                <w:tab w:val="left" w:pos="613"/>
              </w:tabs>
              <w:spacing w:before="15" w:after="15"/>
              <w:rPr>
                <w:sz w:val="18"/>
                <w:szCs w:val="18"/>
              </w:rPr>
            </w:pPr>
            <w:r>
              <w:rPr>
                <w:sz w:val="18"/>
                <w:szCs w:val="18"/>
              </w:rPr>
              <w:tab/>
              <w:t xml:space="preserve">11 </w:t>
            </w:r>
          </w:p>
        </w:tc>
        <w:tc>
          <w:tcPr>
            <w:tcW w:w="1080" w:type="dxa"/>
            <w:tcBorders>
              <w:top w:val="nil"/>
              <w:left w:val="nil"/>
              <w:bottom w:val="nil"/>
              <w:right w:val="single" w:sz="2" w:space="0" w:color="auto"/>
            </w:tcBorders>
          </w:tcPr>
          <w:p ns2:paraId="7DA2DF8B" ns2:textId="77777777" w:rsidR="005C2392" w:rsidRDefault="005C2392" w:rsidP="00C90784">
            <w:pPr>
              <w:tabs>
                <w:tab w:val="decimal" w:pos="364"/>
                <w:tab w:val="left" w:pos="444"/>
              </w:tabs>
              <w:spacing w:before="15" w:after="15"/>
              <w:rPr>
                <w:sz w:val="18"/>
                <w:szCs w:val="18"/>
              </w:rPr>
            </w:pPr>
            <w:r>
              <w:rPr>
                <w:sz w:val="18"/>
                <w:szCs w:val="18"/>
              </w:rPr>
              <w:tab/>
              <w:t xml:space="preserve">(12.1) </w:t>
            </w:r>
          </w:p>
        </w:tc>
        <w:tc>
          <w:tcPr>
            <w:tcW w:w="1080" w:type="dxa"/>
            <w:tcBorders>
              <w:top w:val="nil"/>
              <w:left w:val="nil"/>
              <w:bottom w:val="nil"/>
              <w:right w:val="nil"/>
            </w:tcBorders>
          </w:tcPr>
          <w:p ns2:paraId="6C66C45D" ns2:textId="77777777" w:rsidR="005C2392" w:rsidRDefault="005C2392" w:rsidP="00C90784">
            <w:pPr>
              <w:tabs>
                <w:tab w:val="decimal" w:pos="533"/>
                <w:tab w:val="left" w:pos="613"/>
              </w:tabs>
              <w:spacing w:before="15" w:after="15"/>
              <w:rPr>
                <w:sz w:val="18"/>
                <w:szCs w:val="18"/>
              </w:rPr>
            </w:pPr>
            <w:r>
              <w:rPr>
                <w:sz w:val="18"/>
                <w:szCs w:val="18"/>
              </w:rPr>
              <w:tab/>
              <w:t xml:space="preserve">5 </w:t>
            </w:r>
          </w:p>
        </w:tc>
        <w:tc>
          <w:tcPr>
            <w:tcW w:w="1080" w:type="dxa"/>
            <w:tcBorders>
              <w:top w:val="nil"/>
              <w:left w:val="nil"/>
              <w:bottom w:val="nil"/>
            </w:tcBorders>
          </w:tcPr>
          <w:p ns2:paraId="3D882124" ns2:textId="77777777" w:rsidR="005C2392" w:rsidRDefault="005C2392" w:rsidP="00C90784">
            <w:pPr>
              <w:tabs>
                <w:tab w:val="decimal" w:pos="364"/>
                <w:tab w:val="left" w:pos="444"/>
              </w:tabs>
              <w:spacing w:before="15" w:after="15"/>
              <w:rPr>
                <w:sz w:val="18"/>
                <w:szCs w:val="18"/>
              </w:rPr>
            </w:pPr>
            <w:r>
              <w:rPr>
                <w:sz w:val="18"/>
                <w:szCs w:val="18"/>
              </w:rPr>
              <w:tab/>
              <w:t xml:space="preserve">(6.3) </w:t>
            </w:r>
          </w:p>
        </w:tc>
      </w:tr>
      <w:tr w:rsidR="005C2392" ns2:paraId="4377493D" ns2:textId="77777777" w:rsidTr="00F159D6">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149CBF8C" ns2:textId="77777777" w:rsidR="005C2392" w:rsidRDefault="005C2392" w:rsidP="00C90784">
            <w:pPr>
              <w:spacing w:before="15" w:after="15"/>
              <w:ind w:left="160" w:right="1" w:hanging="160"/>
              <w:rPr>
                <w:sz w:val="18"/>
                <w:szCs w:val="18"/>
              </w:rPr>
            </w:pPr>
            <w:r>
              <w:rPr>
                <w:sz w:val="18"/>
                <w:szCs w:val="18"/>
              </w:rPr>
              <w:t xml:space="preserve">   Upper respiratory tract infection </w:t>
            </w:r>
          </w:p>
        </w:tc>
        <w:tc>
          <w:tcPr>
            <w:tcW w:w="1080" w:type="dxa"/>
            <w:tcBorders>
              <w:top w:val="nil"/>
              <w:left w:val="nil"/>
              <w:bottom w:val="nil"/>
              <w:right w:val="nil"/>
            </w:tcBorders>
          </w:tcPr>
          <w:p ns2:paraId="5C6D19BA" ns2:textId="77777777" w:rsidR="005C2392" w:rsidRDefault="005C2392" w:rsidP="00C90784">
            <w:pPr>
              <w:tabs>
                <w:tab w:val="decimal" w:pos="533"/>
                <w:tab w:val="left" w:pos="613"/>
              </w:tabs>
              <w:spacing w:before="15" w:after="15"/>
              <w:rPr>
                <w:sz w:val="18"/>
                <w:szCs w:val="18"/>
              </w:rPr>
            </w:pPr>
            <w:r>
              <w:rPr>
                <w:sz w:val="18"/>
                <w:szCs w:val="18"/>
              </w:rPr>
              <w:tab/>
              <w:t xml:space="preserve">11 </w:t>
            </w:r>
          </w:p>
        </w:tc>
        <w:tc>
          <w:tcPr>
            <w:tcW w:w="1080" w:type="dxa"/>
            <w:tcBorders>
              <w:top w:val="nil"/>
              <w:left w:val="nil"/>
              <w:bottom w:val="nil"/>
              <w:right w:val="single" w:sz="2" w:space="0" w:color="auto"/>
            </w:tcBorders>
          </w:tcPr>
          <w:p ns2:paraId="6080D36E" ns2:textId="77777777" w:rsidR="005C2392" w:rsidRDefault="005C2392" w:rsidP="00C90784">
            <w:pPr>
              <w:tabs>
                <w:tab w:val="decimal" w:pos="364"/>
                <w:tab w:val="left" w:pos="444"/>
              </w:tabs>
              <w:spacing w:before="15" w:after="15"/>
              <w:rPr>
                <w:sz w:val="18"/>
                <w:szCs w:val="18"/>
              </w:rPr>
            </w:pPr>
            <w:r>
              <w:rPr>
                <w:sz w:val="18"/>
                <w:szCs w:val="18"/>
              </w:rPr>
              <w:tab/>
              <w:t xml:space="preserve">(12.1) </w:t>
            </w:r>
          </w:p>
        </w:tc>
        <w:tc>
          <w:tcPr>
            <w:tcW w:w="1080" w:type="dxa"/>
            <w:tcBorders>
              <w:top w:val="nil"/>
              <w:left w:val="nil"/>
              <w:bottom w:val="nil"/>
              <w:right w:val="nil"/>
            </w:tcBorders>
          </w:tcPr>
          <w:p ns2:paraId="493BFB27" ns2:textId="77777777" w:rsidR="005C2392" w:rsidRDefault="005C2392" w:rsidP="00C90784">
            <w:pPr>
              <w:tabs>
                <w:tab w:val="decimal" w:pos="533"/>
                <w:tab w:val="left" w:pos="613"/>
              </w:tabs>
              <w:spacing w:before="15" w:after="15"/>
              <w:rPr>
                <w:sz w:val="18"/>
                <w:szCs w:val="18"/>
              </w:rPr>
            </w:pPr>
            <w:r>
              <w:rPr>
                <w:sz w:val="18"/>
                <w:szCs w:val="18"/>
              </w:rPr>
              <w:tab/>
              <w:t xml:space="preserve">7 </w:t>
            </w:r>
          </w:p>
        </w:tc>
        <w:tc>
          <w:tcPr>
            <w:tcW w:w="1080" w:type="dxa"/>
            <w:tcBorders>
              <w:top w:val="nil"/>
              <w:left w:val="nil"/>
              <w:bottom w:val="nil"/>
            </w:tcBorders>
          </w:tcPr>
          <w:p ns2:paraId="1D1ED8FE" ns2:textId="77777777" w:rsidR="005C2392" w:rsidRDefault="005C2392" w:rsidP="00C90784">
            <w:pPr>
              <w:tabs>
                <w:tab w:val="decimal" w:pos="364"/>
                <w:tab w:val="left" w:pos="444"/>
              </w:tabs>
              <w:spacing w:before="15" w:after="15"/>
              <w:rPr>
                <w:sz w:val="18"/>
                <w:szCs w:val="18"/>
              </w:rPr>
            </w:pPr>
            <w:r>
              <w:rPr>
                <w:sz w:val="18"/>
                <w:szCs w:val="18"/>
              </w:rPr>
              <w:tab/>
              <w:t xml:space="preserve">(8.8) </w:t>
            </w:r>
          </w:p>
        </w:tc>
      </w:tr>
      <w:tr w:rsidR="00F159D6" ns2:paraId="385AF9CC" ns2:textId="77777777" w:rsidTr="00F159D6">
        <w:tblPrEx>
          <w:tblBorders>
            <w:top w:val="single" w:sz="6" w:space="0" w:color="auto"/>
            <w:bottom w:val="single" w:sz="6" w:space="0" w:color="auto"/>
          </w:tblBorders>
        </w:tblPrEx>
        <w:trPr>
          <w:jc w:val="center"/>
        </w:trPr>
        <w:tc>
          <w:tcPr>
            <w:tcW w:w="4320" w:type="dxa"/>
            <w:tcBorders>
              <w:top w:val="nil"/>
              <w:bottom w:val="single" w:sz="4" w:space="0" w:color="auto"/>
              <w:right w:val="single" w:sz="2" w:space="0" w:color="auto"/>
            </w:tcBorders>
          </w:tcPr>
          <w:p ns2:paraId="52416F24" ns2:textId="77777777" w:rsidR="00F159D6" w:rsidRDefault="00F159D6" w:rsidP="00F159D6">
            <w:pPr>
              <w:spacing w:before="15" w:after="15"/>
              <w:ind w:left="160" w:right="1" w:hanging="160"/>
              <w:rPr>
                <w:sz w:val="18"/>
                <w:szCs w:val="18"/>
              </w:rPr>
            </w:pPr>
            <w:r>
              <w:rPr>
                <w:sz w:val="18"/>
                <w:szCs w:val="18"/>
              </w:rPr>
              <w:t xml:space="preserve">   Urinary tract infection </w:t>
            </w:r>
          </w:p>
        </w:tc>
        <w:tc>
          <w:tcPr>
            <w:tcW w:w="1080" w:type="dxa"/>
            <w:tcBorders>
              <w:top w:val="nil"/>
              <w:left w:val="nil"/>
              <w:bottom w:val="single" w:sz="4" w:space="0" w:color="auto"/>
              <w:right w:val="nil"/>
            </w:tcBorders>
          </w:tcPr>
          <w:p ns2:paraId="3351AAF2" ns2:textId="77777777" w:rsidR="00F159D6" w:rsidRDefault="00F159D6" w:rsidP="00F159D6">
            <w:pPr>
              <w:tabs>
                <w:tab w:val="decimal" w:pos="533"/>
                <w:tab w:val="left" w:pos="613"/>
              </w:tabs>
              <w:spacing w:before="15" w:after="15"/>
              <w:rPr>
                <w:sz w:val="18"/>
                <w:szCs w:val="18"/>
              </w:rPr>
            </w:pPr>
            <w:r>
              <w:rPr>
                <w:sz w:val="18"/>
                <w:szCs w:val="18"/>
              </w:rPr>
              <w:tab/>
              <w:t xml:space="preserve">11 </w:t>
            </w:r>
          </w:p>
        </w:tc>
        <w:tc>
          <w:tcPr>
            <w:tcW w:w="1080" w:type="dxa"/>
            <w:tcBorders>
              <w:top w:val="nil"/>
              <w:left w:val="nil"/>
              <w:bottom w:val="single" w:sz="4" w:space="0" w:color="auto"/>
              <w:right w:val="single" w:sz="2" w:space="0" w:color="auto"/>
            </w:tcBorders>
          </w:tcPr>
          <w:p ns2:paraId="5F17CAD9" ns2:textId="77777777" w:rsidR="00F159D6" w:rsidRDefault="00F159D6" w:rsidP="00F159D6">
            <w:pPr>
              <w:tabs>
                <w:tab w:val="decimal" w:pos="364"/>
                <w:tab w:val="left" w:pos="444"/>
              </w:tabs>
              <w:spacing w:before="15" w:after="15"/>
              <w:rPr>
                <w:sz w:val="18"/>
                <w:szCs w:val="18"/>
              </w:rPr>
            </w:pPr>
            <w:r>
              <w:rPr>
                <w:sz w:val="18"/>
                <w:szCs w:val="18"/>
              </w:rPr>
              <w:tab/>
              <w:t xml:space="preserve">(12.1) </w:t>
            </w:r>
          </w:p>
        </w:tc>
        <w:tc>
          <w:tcPr>
            <w:tcW w:w="1080" w:type="dxa"/>
            <w:tcBorders>
              <w:top w:val="nil"/>
              <w:left w:val="nil"/>
              <w:bottom w:val="single" w:sz="4" w:space="0" w:color="auto"/>
              <w:right w:val="nil"/>
            </w:tcBorders>
          </w:tcPr>
          <w:p ns2:paraId="2ECDC4DE" ns2:textId="77777777" w:rsidR="00F159D6" w:rsidRDefault="00F159D6" w:rsidP="00F159D6">
            <w:pPr>
              <w:tabs>
                <w:tab w:val="decimal" w:pos="533"/>
                <w:tab w:val="left" w:pos="613"/>
              </w:tabs>
              <w:spacing w:before="15" w:after="15"/>
              <w:rPr>
                <w:sz w:val="18"/>
                <w:szCs w:val="18"/>
              </w:rPr>
            </w:pPr>
            <w:r>
              <w:rPr>
                <w:sz w:val="18"/>
                <w:szCs w:val="18"/>
              </w:rPr>
              <w:tab/>
              <w:t xml:space="preserve">16 </w:t>
            </w:r>
          </w:p>
        </w:tc>
        <w:tc>
          <w:tcPr>
            <w:tcW w:w="1080" w:type="dxa"/>
            <w:tcBorders>
              <w:top w:val="nil"/>
              <w:left w:val="nil"/>
              <w:bottom w:val="single" w:sz="4" w:space="0" w:color="auto"/>
            </w:tcBorders>
          </w:tcPr>
          <w:p ns2:paraId="270650EA" ns2:textId="77777777" w:rsidR="00F159D6" w:rsidRDefault="00F159D6" w:rsidP="00F159D6">
            <w:pPr>
              <w:tabs>
                <w:tab w:val="decimal" w:pos="364"/>
                <w:tab w:val="left" w:pos="444"/>
              </w:tabs>
              <w:spacing w:before="15" w:after="15"/>
              <w:rPr>
                <w:sz w:val="18"/>
                <w:szCs w:val="18"/>
              </w:rPr>
            </w:pPr>
            <w:r>
              <w:rPr>
                <w:sz w:val="18"/>
                <w:szCs w:val="18"/>
              </w:rPr>
              <w:tab/>
              <w:t xml:space="preserve">(20.0) </w:t>
            </w:r>
          </w:p>
        </w:tc>
      </w:tr>
      <w:tr w:rsidR="00F159D6" ns2:paraId="1C205547" ns2:textId="77777777" w:rsidTr="006852FC">
        <w:tblPrEx>
          <w:tblBorders>
            <w:top w:val="single" w:sz="6" w:space="0" w:color="auto"/>
            <w:bottom w:val="single" w:sz="6" w:space="0" w:color="auto"/>
          </w:tblBorders>
        </w:tblPrEx>
        <w:trPr>
          <w:jc w:val="center"/>
        </w:trPr>
        <w:tc>
          <w:tcPr>
            <w:tcW w:w="8640" w:type="dxa"/>
            <w:gridSpan w:val="5"/>
            <w:tcBorders>
              <w:top w:val="single" w:sz="4" w:space="0" w:color="auto"/>
              <w:bottom w:val="double" w:sz="4" w:space="0" w:color="auto"/>
            </w:tcBorders>
          </w:tcPr>
          <w:p ns2:paraId="152DEA51" ns2:textId="77777777" w:rsidR="00F159D6" w:rsidRDefault="00F159D6" w:rsidP="00F159D6">
            <w:pPr>
              <w:spacing w:before="30" w:after="30"/>
              <w:ind w:left="160" w:right="1" w:hanging="160"/>
              <w:rPr>
                <w:sz w:val="18"/>
                <w:szCs w:val="18"/>
              </w:rPr>
            </w:pPr>
            <w:r>
              <w:rPr>
                <w:sz w:val="18"/>
                <w:szCs w:val="18"/>
              </w:rPr>
              <w:t>Every participant is counted a single time for each applicable row and column.</w:t>
            </w:r>
          </w:p>
          <w:p ns2:paraId="1D82EBC9" ns2:textId="77777777" w:rsidR="00F159D6" w:rsidRDefault="00F159D6" w:rsidP="00F159D6">
            <w:pPr>
              <w:spacing w:before="30" w:after="30"/>
              <w:ind w:left="160" w:right="1" w:hanging="160"/>
              <w:rPr>
                <w:sz w:val="18"/>
                <w:szCs w:val="18"/>
              </w:rPr>
            </w:pPr>
            <w:r>
              <w:rPr>
                <w:sz w:val="18"/>
                <w:szCs w:val="18"/>
              </w:rPr>
              <w:t xml:space="preserve"> A specific adverse event appears on this report only if its incidence in one or more of the columns meets the incidence criterion in the report title, after rounding.</w:t>
            </w:r>
          </w:p>
          <w:p ns2:paraId="429C4700" ns2:textId="77777777" w:rsidR="00F159D6" w:rsidRDefault="00F159D6" w:rsidP="00F159D6">
            <w:pPr>
              <w:spacing w:before="30" w:after="30"/>
              <w:ind w:left="160" w:right="1" w:hanging="160"/>
              <w:rPr>
                <w:sz w:val="18"/>
                <w:szCs w:val="18"/>
              </w:rPr>
            </w:pPr>
            <w:r>
              <w:rPr>
                <w:sz w:val="18"/>
                <w:szCs w:val="18"/>
              </w:rPr>
              <w:t xml:space="preserve"> Non-serious adverse events up to 30 days and serious adverse events up to 90 days of last infusion of study drug are included if starting after the treatment, or if staring before the treatment and having toxicity grade increased after the treatment.</w:t>
            </w:r>
          </w:p>
          <w:p ns2:paraId="005CA1B2" ns2:textId="77777777" w:rsidR="00F159D6" w:rsidRDefault="00F159D6" w:rsidP="00F159D6">
            <w:pPr>
              <w:spacing w:before="30" w:after="30"/>
              <w:ind w:left="160" w:right="1" w:hanging="160"/>
              <w:rPr>
                <w:sz w:val="18"/>
                <w:szCs w:val="18"/>
              </w:rPr>
            </w:pPr>
            <w:r>
              <w:rPr>
                <w:sz w:val="18"/>
                <w:szCs w:val="18"/>
              </w:rPr>
              <w:t xml:space="preserve"> MedDRA preferred terms "Neoplasm progression", "Malignant neoplasm progression" and "Disease progression" not related to the drug are excluded.</w:t>
            </w:r>
          </w:p>
          <w:p ns2:paraId="7CB3E335" ns2:textId="77777777" w:rsidR="00F159D6" w:rsidRDefault="00F159D6" w:rsidP="00F159D6">
            <w:pPr>
              <w:tabs>
                <w:tab w:val="decimal" w:pos="364"/>
                <w:tab w:val="left" w:pos="444"/>
              </w:tabs>
              <w:spacing w:before="15" w:after="15"/>
              <w:rPr>
                <w:sz w:val="18"/>
                <w:szCs w:val="18"/>
              </w:rPr>
            </w:pPr>
            <w:r>
              <w:rPr>
                <w:sz w:val="18"/>
                <w:szCs w:val="18"/>
              </w:rPr>
              <w:t xml:space="preserve"> Database cutoff date: 21MAY2024</w:t>
            </w:r>
          </w:p>
        </w:tc>
      </w:tr>
      <w:tr w:rsidR="00F159D6" ns2:paraId="4C70D4C4" ns2:textId="77777777" w:rsidTr="006852FC">
        <w:tblPrEx>
          <w:tblBorders>
            <w:top w:val="single" w:sz="6" w:space="0" w:color="auto"/>
            <w:bottom w:val="single" w:sz="6" w:space="0" w:color="auto"/>
          </w:tblBorders>
        </w:tblPrEx>
        <w:trPr>
          <w:jc w:val="center"/>
        </w:trPr>
        <w:tc>
          <w:tcPr>
            <w:tcW w:w="8640" w:type="dxa"/>
            <w:gridSpan w:val="5"/>
            <w:tcBorders>
              <w:top w:val="double" w:sz="4" w:space="0" w:color="auto"/>
              <w:left w:val="nil"/>
              <w:bottom w:val="nil"/>
              <w:right w:val="nil"/>
            </w:tcBorders>
          </w:tcPr>
          <w:p ns2:paraId="1F7451BF" ns2:textId="77777777" w:rsidR="00F159D6" w:rsidRDefault="00F159D6" w:rsidP="00F159D6">
            <w:pPr>
              <w:spacing w:before="30" w:after="30"/>
              <w:ind w:left="160" w:right="1" w:hanging="160"/>
              <w:rPr>
                <w:sz w:val="18"/>
                <w:szCs w:val="18"/>
              </w:rPr>
            </w:pPr>
            <w:r>
              <w:rPr>
                <w:sz w:val="18"/>
                <w:szCs w:val="18"/>
              </w:rPr>
              <w:t>Source:  [P016MK2870: adam-adsl; adae]</w:t>
            </w:r>
          </w:p>
        </w:tc>
      </w:tr>
    </w:tbl>
    <w:p ns2:paraId="1F9F4EE1" ns2:textId="77777777" w:rsidR="005C2392" w:rsidRDefault="005C2392" w:rsidP="00914D2C">
      <w:pPr>
        <w:pStyle w:val="ListEnd"/>
      </w:pPr>
      <w:ins w:id="13246" w:author="GoldenCorpusHarness" w:date="2026-03-28T21:57:55Z">
        <w:r>
          <w:t>In Part 1 of the study, 1 participant (0.6 %) experienced an AE that resulted in death [Table 48]. The probable cause of death was disease progression however the investigator could not exclude the causality of the study treatment. In Part 2 of the study, there was 1 death (1.1%) due to pneumonia which was considered not drug-related by the investigator.</w:t>
        </w:r>
      </w:ins>
    </w:p>
    <w:p ns2:paraId="3DA1C1E4" ns2:textId="77777777" w:rsidR="00C0130B" w:rsidRPr="00282EDB" w:rsidRDefault="00C0130B" w:rsidP="00C0130B">
      <w:pPr>
        <w:pStyle w:val="Paragraph"/>
        <w:ind w:firstLineChars="100" w:firstLine="240"/>
      </w:pPr>
      <w:r w:rsidRPr="00282EDB">
        <w:br w:type="page"/>
      </w:r>
    </w:p>
    <w:p ns2:paraId="01980B7E" ns2:textId="5FBDDD8C" w:rsidR="00C0130B" w:rsidRDefault="00764ABC" w:rsidP="004679BE">
      <w:pPr>
        <w:pStyle w:val="TableTitle"/>
      </w:pPr>
      <w:del w:id="13247" w:author="GoldenCorpusHarness" w:date="2026-03-28T21:57:55Z">
        <w:r>
          <w:delText xml:space="preserve">Table 73Study </w:delText>
        </w:r>
      </w:del>
      <w:r>
        <w:t>MK-</w:t>
      </w:r>
      <w:del w:id="13248" w:author="GoldenCorpusHarness" w:date="2026-03-28T21:57:55Z">
        <w:r>
          <w:delText>2870</w:delText>
        </w:r>
      </w:del>
      <w:ins w:id="13249" w:author="GoldenCorpusHarness" w:date="2026-03-28T21:57:55Z">
        <w:r>
          <w:t>9999</w:t>
        </w:r>
      </w:ins>
      <w:r>
        <w:t>-0</w:t>
      </w:r>
      <w:del w:id="13250" w:author="GoldenCorpusHarness" w:date="2026-03-28T21:57:55Z">
        <w:r>
          <w:delText>16 (SKB</w:delText>
        </w:r>
      </w:del>
      <w:r>
        <w:t>2</w:t>
      </w:r>
      <w:del w:id="13251" w:author="GoldenCorpusHarness" w:date="2026-03-28T21:57:55Z">
        <w:r>
          <w:delText xml:space="preserve">64-II-07): Participants With Drug-related Grade ≥3 </w:delText>
        </w:r>
      </w:del>
      <w:r>
        <w:t>A</w:t>
      </w:r>
      <w:del w:id="13252" w:author="GoldenCorpusHarness" w:date="2026-03-28T21:57:55Z">
        <w:r>
          <w:delText>dverse Events by Decreasing Incidence (Incidence ≥5% in One or More Treatment Groups) (APaT Population)</w:delText>
        </w:r>
      </w:del>
    </w:p>
    <w:tbl>
      <w:tblPr>
        <w:tblW w:w="0" w:type="auto"/>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4320"/>
        <w:gridCol w:w="1080"/>
        <w:gridCol w:w="1080"/>
        <w:gridCol w:w="1080"/>
        <w:gridCol w:w="1080"/>
      </w:tblGrid>
      <w:tr w:rsidR="00B240FD" ns2:paraId="0DB25F4C" ns2:textId="77777777" w:rsidTr="00C90784">
        <w:trPr>
          <w:jc w:val="center"/>
        </w:trPr>
        <w:tc>
          <w:tcPr>
            <w:tcW w:w="4320" w:type="dxa"/>
            <w:tcBorders>
              <w:top w:val="double" w:sz="6" w:space="0" w:color="auto"/>
              <w:bottom w:val="nil"/>
              <w:right w:val="single" w:sz="2" w:space="0" w:color="auto"/>
            </w:tcBorders>
          </w:tcPr>
          <w:p ns2:paraId="40FD9513" ns2:textId="77777777" w:rsidR="00B240FD" w:rsidRDefault="00B240FD" w:rsidP="00C90784">
            <w:pPr>
              <w:spacing w:before="15" w:after="15"/>
              <w:rPr>
                <w:sz w:val="18"/>
                <w:szCs w:val="18"/>
              </w:rPr>
            </w:pPr>
          </w:p>
        </w:tc>
        <w:tc>
          <w:tcPr>
            <w:tcW w:w="2160" w:type="dxa"/>
            <w:gridSpan w:val="2"/>
            <w:tcBorders>
              <w:top w:val="double" w:sz="6" w:space="0" w:color="auto"/>
              <w:left w:val="nil"/>
              <w:bottom w:val="single" w:sz="2" w:space="0" w:color="auto"/>
              <w:right w:val="single" w:sz="2" w:space="0" w:color="auto"/>
            </w:tcBorders>
          </w:tcPr>
          <w:p ns2:paraId="5B4CCB80" ns2:textId="78CEA53C" w:rsidR="00B240FD" w:rsidRDefault="0050331B" w:rsidP="00C90784">
            <w:pPr>
              <w:spacing w:before="15" w:after="15"/>
              <w:jc w:val="center"/>
              <w:rPr>
                <w:sz w:val="18"/>
                <w:szCs w:val="18"/>
              </w:rPr>
            </w:pPr>
            <w:r w:rsidRPr="0050331B">
              <w:rPr>
                <w:sz w:val="18"/>
                <w:szCs w:val="18"/>
              </w:rPr>
              <w:t>sac-TMT</w:t>
            </w:r>
            <w:r w:rsidR="00B240FD">
              <w:rPr>
                <w:sz w:val="18"/>
                <w:szCs w:val="18"/>
              </w:rPr>
              <w:t xml:space="preserve"> 5 mg/kg </w:t>
            </w:r>
            <w:r w:rsidR="00F406FB">
              <w:rPr>
                <w:sz w:val="18"/>
                <w:szCs w:val="18"/>
              </w:rPr>
              <w:t xml:space="preserve">q2w </w:t>
            </w:r>
            <w:r w:rsidR="00B240FD">
              <w:rPr>
                <w:sz w:val="18"/>
                <w:szCs w:val="18"/>
              </w:rPr>
              <w:t xml:space="preserve">+ KL-A167 </w:t>
            </w:r>
          </w:p>
        </w:tc>
        <w:tc>
          <w:tcPr>
            <w:tcW w:w="2160" w:type="dxa"/>
            <w:gridSpan w:val="2"/>
            <w:tcBorders>
              <w:top w:val="double" w:sz="6" w:space="0" w:color="auto"/>
              <w:left w:val="nil"/>
              <w:bottom w:val="single" w:sz="2" w:space="0" w:color="auto"/>
            </w:tcBorders>
          </w:tcPr>
          <w:p ns2:paraId="2C27CB63" ns2:textId="03A91297" w:rsidR="00B240FD" w:rsidRDefault="0050331B" w:rsidP="00C90784">
            <w:pPr>
              <w:spacing w:before="15" w:after="15"/>
              <w:jc w:val="center"/>
              <w:rPr>
                <w:sz w:val="18"/>
                <w:szCs w:val="18"/>
              </w:rPr>
            </w:pPr>
            <w:r w:rsidRPr="0050331B">
              <w:rPr>
                <w:sz w:val="18"/>
                <w:szCs w:val="18"/>
              </w:rPr>
              <w:t>sac-TMT</w:t>
            </w:r>
            <w:r w:rsidR="00B240FD">
              <w:rPr>
                <w:sz w:val="18"/>
                <w:szCs w:val="18"/>
              </w:rPr>
              <w:t xml:space="preserve"> 5 mg/kg </w:t>
            </w:r>
            <w:r w:rsidR="00F406FB">
              <w:rPr>
                <w:sz w:val="18"/>
                <w:szCs w:val="18"/>
              </w:rPr>
              <w:t xml:space="preserve">q2w </w:t>
            </w:r>
          </w:p>
        </w:tc>
      </w:tr>
      <w:tr w:rsidR="00B240FD" ns2:paraId="2F85DA64" ns2:textId="77777777" w:rsidTr="00C90784">
        <w:tblPrEx>
          <w:tblBorders>
            <w:top w:val="single" w:sz="6" w:space="0" w:color="auto"/>
            <w:bottom w:val="single" w:sz="6" w:space="0" w:color="auto"/>
          </w:tblBorders>
        </w:tblPrEx>
        <w:trPr>
          <w:jc w:val="center"/>
        </w:trPr>
        <w:tc>
          <w:tcPr>
            <w:tcW w:w="4320" w:type="dxa"/>
            <w:tcBorders>
              <w:top w:val="nil"/>
              <w:bottom w:val="single" w:sz="2" w:space="0" w:color="auto"/>
              <w:right w:val="single" w:sz="2" w:space="0" w:color="auto"/>
            </w:tcBorders>
          </w:tcPr>
          <w:p ns2:paraId="0EFEA148" ns2:textId="77777777" w:rsidR="00B240FD" w:rsidRDefault="00B240FD" w:rsidP="00C90784">
            <w:pPr>
              <w:spacing w:before="15" w:after="15"/>
              <w:rPr>
                <w:sz w:val="18"/>
                <w:szCs w:val="18"/>
              </w:rPr>
            </w:pPr>
          </w:p>
        </w:tc>
        <w:tc>
          <w:tcPr>
            <w:tcW w:w="1080" w:type="dxa"/>
            <w:tcBorders>
              <w:top w:val="nil"/>
              <w:left w:val="nil"/>
              <w:bottom w:val="single" w:sz="2" w:space="0" w:color="auto"/>
              <w:right w:val="nil"/>
            </w:tcBorders>
          </w:tcPr>
          <w:p ns2:paraId="597E033F" ns2:textId="77777777" w:rsidR="00B240FD" w:rsidRDefault="00B240FD" w:rsidP="00C90784">
            <w:pPr>
              <w:spacing w:before="15" w:after="15"/>
              <w:jc w:val="center"/>
              <w:rPr>
                <w:sz w:val="18"/>
                <w:szCs w:val="18"/>
              </w:rPr>
            </w:pPr>
            <w:r>
              <w:rPr>
                <w:sz w:val="18"/>
                <w:szCs w:val="18"/>
              </w:rPr>
              <w:t xml:space="preserve">n </w:t>
            </w:r>
          </w:p>
        </w:tc>
        <w:tc>
          <w:tcPr>
            <w:tcW w:w="1080" w:type="dxa"/>
            <w:tcBorders>
              <w:top w:val="nil"/>
              <w:left w:val="nil"/>
              <w:bottom w:val="single" w:sz="2" w:space="0" w:color="auto"/>
              <w:right w:val="single" w:sz="2" w:space="0" w:color="auto"/>
            </w:tcBorders>
          </w:tcPr>
          <w:p ns2:paraId="524F7BA6" ns2:textId="77777777" w:rsidR="00B240FD" w:rsidRDefault="00B240FD" w:rsidP="00C90784">
            <w:pPr>
              <w:spacing w:before="15" w:after="15"/>
              <w:jc w:val="center"/>
              <w:rPr>
                <w:sz w:val="18"/>
                <w:szCs w:val="18"/>
              </w:rPr>
            </w:pPr>
            <w:r>
              <w:rPr>
                <w:sz w:val="18"/>
                <w:szCs w:val="18"/>
              </w:rPr>
              <w:t xml:space="preserve">(%) </w:t>
            </w:r>
          </w:p>
        </w:tc>
        <w:tc>
          <w:tcPr>
            <w:tcW w:w="1080" w:type="dxa"/>
            <w:tcBorders>
              <w:top w:val="nil"/>
              <w:left w:val="nil"/>
              <w:bottom w:val="single" w:sz="2" w:space="0" w:color="auto"/>
              <w:right w:val="nil"/>
            </w:tcBorders>
          </w:tcPr>
          <w:p ns2:paraId="4E47817F" ns2:textId="77777777" w:rsidR="00B240FD" w:rsidRDefault="00B240FD" w:rsidP="00C90784">
            <w:pPr>
              <w:spacing w:before="15" w:after="15"/>
              <w:jc w:val="center"/>
              <w:rPr>
                <w:sz w:val="18"/>
                <w:szCs w:val="18"/>
              </w:rPr>
            </w:pPr>
            <w:r>
              <w:rPr>
                <w:sz w:val="18"/>
                <w:szCs w:val="18"/>
              </w:rPr>
              <w:t xml:space="preserve">n </w:t>
            </w:r>
          </w:p>
        </w:tc>
        <w:tc>
          <w:tcPr>
            <w:tcW w:w="1080" w:type="dxa"/>
            <w:tcBorders>
              <w:top w:val="nil"/>
              <w:left w:val="nil"/>
              <w:bottom w:val="single" w:sz="2" w:space="0" w:color="auto"/>
            </w:tcBorders>
          </w:tcPr>
          <w:p ns2:paraId="283FB816" ns2:textId="77777777" w:rsidR="00B240FD" w:rsidRDefault="00B240FD" w:rsidP="00C90784">
            <w:pPr>
              <w:spacing w:before="15" w:after="15"/>
              <w:jc w:val="center"/>
              <w:rPr>
                <w:sz w:val="18"/>
                <w:szCs w:val="18"/>
              </w:rPr>
            </w:pPr>
            <w:r>
              <w:rPr>
                <w:sz w:val="18"/>
                <w:szCs w:val="18"/>
              </w:rPr>
              <w:t xml:space="preserve">(%) </w:t>
            </w:r>
          </w:p>
        </w:tc>
      </w:tr>
      <w:tr w:rsidR="00B240FD" ns2:paraId="6077D8FD"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3D180339" ns2:textId="77777777" w:rsidR="00B240FD" w:rsidRDefault="00B240FD" w:rsidP="00C90784">
            <w:pPr>
              <w:spacing w:before="15" w:after="15"/>
              <w:ind w:left="160" w:right="1" w:hanging="160"/>
              <w:rPr>
                <w:sz w:val="18"/>
                <w:szCs w:val="18"/>
              </w:rPr>
            </w:pPr>
            <w:r>
              <w:rPr>
                <w:sz w:val="18"/>
                <w:szCs w:val="18"/>
              </w:rPr>
              <w:t xml:space="preserve"> Participants in population </w:t>
            </w:r>
          </w:p>
        </w:tc>
        <w:tc>
          <w:tcPr>
            <w:tcW w:w="1080" w:type="dxa"/>
            <w:tcBorders>
              <w:top w:val="nil"/>
              <w:left w:val="nil"/>
              <w:bottom w:val="nil"/>
              <w:right w:val="nil"/>
            </w:tcBorders>
          </w:tcPr>
          <w:p ns2:paraId="5D4073D4" ns2:textId="77777777" w:rsidR="00B240FD" w:rsidRDefault="00B240FD" w:rsidP="00C90784">
            <w:pPr>
              <w:tabs>
                <w:tab w:val="decimal" w:pos="533"/>
                <w:tab w:val="left" w:pos="613"/>
              </w:tabs>
              <w:spacing w:before="15" w:after="15"/>
              <w:rPr>
                <w:sz w:val="18"/>
                <w:szCs w:val="18"/>
              </w:rPr>
            </w:pPr>
            <w:r>
              <w:rPr>
                <w:sz w:val="18"/>
                <w:szCs w:val="18"/>
              </w:rPr>
              <w:tab/>
              <w:t xml:space="preserve">91 </w:t>
            </w:r>
          </w:p>
        </w:tc>
        <w:tc>
          <w:tcPr>
            <w:tcW w:w="1080" w:type="dxa"/>
            <w:tcBorders>
              <w:top w:val="nil"/>
              <w:left w:val="nil"/>
              <w:bottom w:val="nil"/>
              <w:right w:val="single" w:sz="2" w:space="0" w:color="auto"/>
            </w:tcBorders>
          </w:tcPr>
          <w:p ns2:paraId="0CA868DB" ns2:textId="77777777" w:rsidR="00B240FD" w:rsidRDefault="00B240FD" w:rsidP="00C90784">
            <w:pPr>
              <w:tabs>
                <w:tab w:val="decimal" w:pos="364"/>
                <w:tab w:val="left" w:pos="444"/>
              </w:tabs>
              <w:spacing w:before="15" w:after="15"/>
              <w:rPr>
                <w:sz w:val="18"/>
                <w:szCs w:val="18"/>
              </w:rPr>
            </w:pPr>
            <w:r>
              <w:rPr>
                <w:sz w:val="18"/>
                <w:szCs w:val="18"/>
              </w:rPr>
              <w:tab/>
            </w:r>
          </w:p>
        </w:tc>
        <w:tc>
          <w:tcPr>
            <w:tcW w:w="1080" w:type="dxa"/>
            <w:tcBorders>
              <w:top w:val="nil"/>
              <w:left w:val="nil"/>
              <w:bottom w:val="nil"/>
              <w:right w:val="nil"/>
            </w:tcBorders>
          </w:tcPr>
          <w:p ns2:paraId="33CB4F0F" ns2:textId="77777777" w:rsidR="00B240FD" w:rsidRDefault="00B240FD" w:rsidP="00C90784">
            <w:pPr>
              <w:tabs>
                <w:tab w:val="decimal" w:pos="533"/>
                <w:tab w:val="left" w:pos="613"/>
              </w:tabs>
              <w:spacing w:before="15" w:after="15"/>
              <w:rPr>
                <w:sz w:val="18"/>
                <w:szCs w:val="18"/>
              </w:rPr>
            </w:pPr>
            <w:r>
              <w:rPr>
                <w:sz w:val="18"/>
                <w:szCs w:val="18"/>
              </w:rPr>
              <w:tab/>
              <w:t xml:space="preserve">80 </w:t>
            </w:r>
          </w:p>
        </w:tc>
        <w:tc>
          <w:tcPr>
            <w:tcW w:w="1080" w:type="dxa"/>
            <w:tcBorders>
              <w:top w:val="nil"/>
              <w:left w:val="nil"/>
              <w:bottom w:val="nil"/>
            </w:tcBorders>
          </w:tcPr>
          <w:p ns2:paraId="19A4C074" ns2:textId="77777777" w:rsidR="00B240FD" w:rsidRDefault="00B240FD" w:rsidP="00C90784">
            <w:pPr>
              <w:tabs>
                <w:tab w:val="decimal" w:pos="364"/>
                <w:tab w:val="left" w:pos="444"/>
              </w:tabs>
              <w:spacing w:before="15" w:after="15"/>
              <w:rPr>
                <w:sz w:val="18"/>
                <w:szCs w:val="18"/>
              </w:rPr>
            </w:pPr>
            <w:r>
              <w:rPr>
                <w:sz w:val="18"/>
                <w:szCs w:val="18"/>
              </w:rPr>
              <w:tab/>
            </w:r>
          </w:p>
        </w:tc>
      </w:tr>
      <w:tr w:rsidR="00B240FD" ns2:paraId="016BAC09"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70CC3A3F" ns2:textId="77777777" w:rsidR="00B240FD" w:rsidRDefault="00B240FD" w:rsidP="00C90784">
            <w:pPr>
              <w:spacing w:before="15" w:after="15"/>
              <w:ind w:left="160" w:right="1" w:hanging="160"/>
              <w:rPr>
                <w:sz w:val="18"/>
                <w:szCs w:val="18"/>
              </w:rPr>
            </w:pPr>
            <w:r>
              <w:rPr>
                <w:sz w:val="18"/>
                <w:szCs w:val="18"/>
              </w:rPr>
              <w:t xml:space="preserve">   with one or more adverse events </w:t>
            </w:r>
          </w:p>
        </w:tc>
        <w:tc>
          <w:tcPr>
            <w:tcW w:w="1080" w:type="dxa"/>
            <w:tcBorders>
              <w:top w:val="nil"/>
              <w:left w:val="nil"/>
              <w:bottom w:val="nil"/>
              <w:right w:val="nil"/>
            </w:tcBorders>
          </w:tcPr>
          <w:p ns2:paraId="65E38902" ns2:textId="77777777" w:rsidR="00B240FD" w:rsidRDefault="00B240FD" w:rsidP="00C90784">
            <w:pPr>
              <w:tabs>
                <w:tab w:val="decimal" w:pos="533"/>
                <w:tab w:val="left" w:pos="613"/>
              </w:tabs>
              <w:spacing w:before="15" w:after="15"/>
              <w:rPr>
                <w:sz w:val="18"/>
                <w:szCs w:val="18"/>
              </w:rPr>
            </w:pPr>
            <w:r>
              <w:rPr>
                <w:sz w:val="18"/>
                <w:szCs w:val="18"/>
              </w:rPr>
              <w:tab/>
              <w:t xml:space="preserve">47 </w:t>
            </w:r>
          </w:p>
        </w:tc>
        <w:tc>
          <w:tcPr>
            <w:tcW w:w="1080" w:type="dxa"/>
            <w:tcBorders>
              <w:top w:val="nil"/>
              <w:left w:val="nil"/>
              <w:bottom w:val="nil"/>
              <w:right w:val="single" w:sz="2" w:space="0" w:color="auto"/>
            </w:tcBorders>
          </w:tcPr>
          <w:p ns2:paraId="650BF0F5" ns2:textId="77777777" w:rsidR="00B240FD" w:rsidRDefault="00B240FD" w:rsidP="00C90784">
            <w:pPr>
              <w:tabs>
                <w:tab w:val="decimal" w:pos="364"/>
                <w:tab w:val="left" w:pos="444"/>
              </w:tabs>
              <w:spacing w:before="15" w:after="15"/>
              <w:rPr>
                <w:sz w:val="18"/>
                <w:szCs w:val="18"/>
              </w:rPr>
            </w:pPr>
            <w:r>
              <w:rPr>
                <w:sz w:val="18"/>
                <w:szCs w:val="18"/>
              </w:rPr>
              <w:tab/>
              <w:t xml:space="preserve">(51.6) </w:t>
            </w:r>
          </w:p>
        </w:tc>
        <w:tc>
          <w:tcPr>
            <w:tcW w:w="1080" w:type="dxa"/>
            <w:tcBorders>
              <w:top w:val="nil"/>
              <w:left w:val="nil"/>
              <w:bottom w:val="nil"/>
              <w:right w:val="nil"/>
            </w:tcBorders>
          </w:tcPr>
          <w:p ns2:paraId="1627E20A" ns2:textId="77777777" w:rsidR="00B240FD" w:rsidRDefault="00B240FD" w:rsidP="00C90784">
            <w:pPr>
              <w:tabs>
                <w:tab w:val="decimal" w:pos="533"/>
                <w:tab w:val="left" w:pos="613"/>
              </w:tabs>
              <w:spacing w:before="15" w:after="15"/>
              <w:rPr>
                <w:sz w:val="18"/>
                <w:szCs w:val="18"/>
              </w:rPr>
            </w:pPr>
            <w:r>
              <w:rPr>
                <w:sz w:val="18"/>
                <w:szCs w:val="18"/>
              </w:rPr>
              <w:tab/>
              <w:t xml:space="preserve">44 </w:t>
            </w:r>
          </w:p>
        </w:tc>
        <w:tc>
          <w:tcPr>
            <w:tcW w:w="1080" w:type="dxa"/>
            <w:tcBorders>
              <w:top w:val="nil"/>
              <w:left w:val="nil"/>
              <w:bottom w:val="nil"/>
            </w:tcBorders>
          </w:tcPr>
          <w:p ns2:paraId="131756DA" ns2:textId="77777777" w:rsidR="00B240FD" w:rsidRDefault="00B240FD" w:rsidP="00C90784">
            <w:pPr>
              <w:tabs>
                <w:tab w:val="decimal" w:pos="364"/>
                <w:tab w:val="left" w:pos="444"/>
              </w:tabs>
              <w:spacing w:before="15" w:after="15"/>
              <w:rPr>
                <w:sz w:val="18"/>
                <w:szCs w:val="18"/>
              </w:rPr>
            </w:pPr>
            <w:r>
              <w:rPr>
                <w:sz w:val="18"/>
                <w:szCs w:val="18"/>
              </w:rPr>
              <w:tab/>
              <w:t xml:space="preserve">(55.0) </w:t>
            </w:r>
          </w:p>
        </w:tc>
      </w:tr>
      <w:tr w:rsidR="00B240FD" ns2:paraId="2346AAAB"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1AB389A6" ns2:textId="77777777" w:rsidR="00B240FD" w:rsidRDefault="00B240FD" w:rsidP="00C90784">
            <w:pPr>
              <w:spacing w:before="15" w:after="15"/>
              <w:ind w:left="160" w:right="1" w:hanging="160"/>
              <w:rPr>
                <w:sz w:val="18"/>
                <w:szCs w:val="18"/>
              </w:rPr>
            </w:pPr>
            <w:r>
              <w:rPr>
                <w:sz w:val="18"/>
                <w:szCs w:val="18"/>
              </w:rPr>
              <w:t xml:space="preserve">   with no adverse events </w:t>
            </w:r>
          </w:p>
        </w:tc>
        <w:tc>
          <w:tcPr>
            <w:tcW w:w="1080" w:type="dxa"/>
            <w:tcBorders>
              <w:top w:val="nil"/>
              <w:left w:val="nil"/>
              <w:bottom w:val="nil"/>
              <w:right w:val="nil"/>
            </w:tcBorders>
          </w:tcPr>
          <w:p ns2:paraId="74B45781" ns2:textId="77777777" w:rsidR="00B240FD" w:rsidRDefault="00B240FD" w:rsidP="00C90784">
            <w:pPr>
              <w:tabs>
                <w:tab w:val="decimal" w:pos="533"/>
                <w:tab w:val="left" w:pos="613"/>
              </w:tabs>
              <w:spacing w:before="15" w:after="15"/>
              <w:rPr>
                <w:sz w:val="18"/>
                <w:szCs w:val="18"/>
              </w:rPr>
            </w:pPr>
            <w:r>
              <w:rPr>
                <w:sz w:val="18"/>
                <w:szCs w:val="18"/>
              </w:rPr>
              <w:tab/>
              <w:t xml:space="preserve">44 </w:t>
            </w:r>
          </w:p>
        </w:tc>
        <w:tc>
          <w:tcPr>
            <w:tcW w:w="1080" w:type="dxa"/>
            <w:tcBorders>
              <w:top w:val="nil"/>
              <w:left w:val="nil"/>
              <w:bottom w:val="nil"/>
              <w:right w:val="single" w:sz="2" w:space="0" w:color="auto"/>
            </w:tcBorders>
          </w:tcPr>
          <w:p ns2:paraId="458DF007" ns2:textId="77777777" w:rsidR="00B240FD" w:rsidRDefault="00B240FD" w:rsidP="00C90784">
            <w:pPr>
              <w:tabs>
                <w:tab w:val="decimal" w:pos="364"/>
                <w:tab w:val="left" w:pos="444"/>
              </w:tabs>
              <w:spacing w:before="15" w:after="15"/>
              <w:rPr>
                <w:sz w:val="18"/>
                <w:szCs w:val="18"/>
              </w:rPr>
            </w:pPr>
            <w:r>
              <w:rPr>
                <w:sz w:val="18"/>
                <w:szCs w:val="18"/>
              </w:rPr>
              <w:tab/>
              <w:t xml:space="preserve">(48.4) </w:t>
            </w:r>
          </w:p>
        </w:tc>
        <w:tc>
          <w:tcPr>
            <w:tcW w:w="1080" w:type="dxa"/>
            <w:tcBorders>
              <w:top w:val="nil"/>
              <w:left w:val="nil"/>
              <w:bottom w:val="nil"/>
              <w:right w:val="nil"/>
            </w:tcBorders>
          </w:tcPr>
          <w:p ns2:paraId="713E1E06" ns2:textId="77777777" w:rsidR="00B240FD" w:rsidRDefault="00B240FD" w:rsidP="00C90784">
            <w:pPr>
              <w:tabs>
                <w:tab w:val="decimal" w:pos="533"/>
                <w:tab w:val="left" w:pos="613"/>
              </w:tabs>
              <w:spacing w:before="15" w:after="15"/>
              <w:rPr>
                <w:sz w:val="18"/>
                <w:szCs w:val="18"/>
              </w:rPr>
            </w:pPr>
            <w:r>
              <w:rPr>
                <w:sz w:val="18"/>
                <w:szCs w:val="18"/>
              </w:rPr>
              <w:tab/>
              <w:t xml:space="preserve">36 </w:t>
            </w:r>
          </w:p>
        </w:tc>
        <w:tc>
          <w:tcPr>
            <w:tcW w:w="1080" w:type="dxa"/>
            <w:tcBorders>
              <w:top w:val="nil"/>
              <w:left w:val="nil"/>
              <w:bottom w:val="nil"/>
            </w:tcBorders>
          </w:tcPr>
          <w:p ns2:paraId="7712B214" ns2:textId="77777777" w:rsidR="00B240FD" w:rsidRDefault="00B240FD" w:rsidP="00C90784">
            <w:pPr>
              <w:tabs>
                <w:tab w:val="decimal" w:pos="364"/>
                <w:tab w:val="left" w:pos="444"/>
              </w:tabs>
              <w:spacing w:before="15" w:after="15"/>
              <w:rPr>
                <w:sz w:val="18"/>
                <w:szCs w:val="18"/>
              </w:rPr>
            </w:pPr>
            <w:r>
              <w:rPr>
                <w:sz w:val="18"/>
                <w:szCs w:val="18"/>
              </w:rPr>
              <w:tab/>
              <w:t xml:space="preserve">(45.0) </w:t>
            </w:r>
          </w:p>
        </w:tc>
      </w:tr>
      <w:tr w:rsidR="00B240FD" ns2:paraId="2C755A6B"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690E3045" ns2:textId="77777777" w:rsidR="00B240FD" w:rsidRDefault="00B240FD" w:rsidP="00C90784">
            <w:pPr>
              <w:spacing w:before="15" w:after="15"/>
              <w:rPr>
                <w:sz w:val="18"/>
                <w:szCs w:val="18"/>
              </w:rPr>
            </w:pPr>
          </w:p>
        </w:tc>
        <w:tc>
          <w:tcPr>
            <w:tcW w:w="1080" w:type="dxa"/>
            <w:tcBorders>
              <w:top w:val="nil"/>
              <w:left w:val="nil"/>
              <w:bottom w:val="nil"/>
              <w:right w:val="nil"/>
            </w:tcBorders>
          </w:tcPr>
          <w:p ns2:paraId="605EB236" ns2:textId="77777777" w:rsidR="00B240FD" w:rsidRDefault="00B240FD" w:rsidP="00C90784">
            <w:pPr>
              <w:tabs>
                <w:tab w:val="decimal" w:pos="533"/>
                <w:tab w:val="left" w:pos="613"/>
              </w:tabs>
              <w:spacing w:before="15" w:after="15"/>
              <w:rPr>
                <w:sz w:val="18"/>
                <w:szCs w:val="18"/>
              </w:rPr>
            </w:pPr>
            <w:r>
              <w:rPr>
                <w:sz w:val="18"/>
                <w:szCs w:val="18"/>
              </w:rPr>
              <w:tab/>
            </w:r>
          </w:p>
        </w:tc>
        <w:tc>
          <w:tcPr>
            <w:tcW w:w="1080" w:type="dxa"/>
            <w:tcBorders>
              <w:top w:val="nil"/>
              <w:left w:val="nil"/>
              <w:bottom w:val="nil"/>
              <w:right w:val="single" w:sz="2" w:space="0" w:color="auto"/>
            </w:tcBorders>
          </w:tcPr>
          <w:p ns2:paraId="2BE7B815" ns2:textId="77777777" w:rsidR="00B240FD" w:rsidRDefault="00B240FD" w:rsidP="00C90784">
            <w:pPr>
              <w:tabs>
                <w:tab w:val="decimal" w:pos="364"/>
                <w:tab w:val="left" w:pos="444"/>
              </w:tabs>
              <w:spacing w:before="15" w:after="15"/>
              <w:rPr>
                <w:sz w:val="18"/>
                <w:szCs w:val="18"/>
              </w:rPr>
            </w:pPr>
            <w:r>
              <w:rPr>
                <w:sz w:val="18"/>
                <w:szCs w:val="18"/>
              </w:rPr>
              <w:tab/>
            </w:r>
          </w:p>
        </w:tc>
        <w:tc>
          <w:tcPr>
            <w:tcW w:w="1080" w:type="dxa"/>
            <w:tcBorders>
              <w:top w:val="nil"/>
              <w:left w:val="nil"/>
              <w:bottom w:val="nil"/>
              <w:right w:val="nil"/>
            </w:tcBorders>
          </w:tcPr>
          <w:p ns2:paraId="738DB7C5" ns2:textId="77777777" w:rsidR="00B240FD" w:rsidRDefault="00B240FD" w:rsidP="00C90784">
            <w:pPr>
              <w:tabs>
                <w:tab w:val="decimal" w:pos="533"/>
                <w:tab w:val="left" w:pos="613"/>
              </w:tabs>
              <w:spacing w:before="15" w:after="15"/>
              <w:rPr>
                <w:sz w:val="18"/>
                <w:szCs w:val="18"/>
              </w:rPr>
            </w:pPr>
            <w:r>
              <w:rPr>
                <w:sz w:val="18"/>
                <w:szCs w:val="18"/>
              </w:rPr>
              <w:tab/>
            </w:r>
          </w:p>
        </w:tc>
        <w:tc>
          <w:tcPr>
            <w:tcW w:w="1080" w:type="dxa"/>
            <w:tcBorders>
              <w:top w:val="nil"/>
              <w:left w:val="nil"/>
              <w:bottom w:val="nil"/>
            </w:tcBorders>
          </w:tcPr>
          <w:p ns2:paraId="1ECFFEF9" ns2:textId="77777777" w:rsidR="00B240FD" w:rsidRDefault="00B240FD" w:rsidP="00C90784">
            <w:pPr>
              <w:tabs>
                <w:tab w:val="decimal" w:pos="364"/>
                <w:tab w:val="left" w:pos="444"/>
              </w:tabs>
              <w:spacing w:before="15" w:after="15"/>
              <w:rPr>
                <w:sz w:val="18"/>
                <w:szCs w:val="18"/>
              </w:rPr>
            </w:pPr>
            <w:r>
              <w:rPr>
                <w:sz w:val="18"/>
                <w:szCs w:val="18"/>
              </w:rPr>
              <w:tab/>
            </w:r>
          </w:p>
        </w:tc>
      </w:tr>
      <w:tr w:rsidR="00B240FD" ns2:paraId="725992B7"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2D1A8B0C" ns2:textId="77777777" w:rsidR="00B240FD" w:rsidRDefault="00B240FD" w:rsidP="00C90784">
            <w:pPr>
              <w:spacing w:before="15" w:after="15"/>
              <w:ind w:left="160" w:right="1" w:hanging="160"/>
              <w:rPr>
                <w:sz w:val="18"/>
                <w:szCs w:val="18"/>
              </w:rPr>
            </w:pPr>
            <w:r>
              <w:rPr>
                <w:sz w:val="18"/>
                <w:szCs w:val="18"/>
              </w:rPr>
              <w:t xml:space="preserve">   Neutrophil count decreased </w:t>
            </w:r>
          </w:p>
        </w:tc>
        <w:tc>
          <w:tcPr>
            <w:tcW w:w="1080" w:type="dxa"/>
            <w:tcBorders>
              <w:top w:val="nil"/>
              <w:left w:val="nil"/>
              <w:bottom w:val="nil"/>
              <w:right w:val="nil"/>
            </w:tcBorders>
          </w:tcPr>
          <w:p ns2:paraId="6E550C78" ns2:textId="77777777" w:rsidR="00B240FD" w:rsidRDefault="00B240FD" w:rsidP="00C90784">
            <w:pPr>
              <w:tabs>
                <w:tab w:val="decimal" w:pos="533"/>
                <w:tab w:val="left" w:pos="613"/>
              </w:tabs>
              <w:spacing w:before="15" w:after="15"/>
              <w:rPr>
                <w:sz w:val="18"/>
                <w:szCs w:val="18"/>
              </w:rPr>
            </w:pPr>
            <w:r>
              <w:rPr>
                <w:sz w:val="18"/>
                <w:szCs w:val="18"/>
              </w:rPr>
              <w:tab/>
              <w:t xml:space="preserve">38 </w:t>
            </w:r>
          </w:p>
        </w:tc>
        <w:tc>
          <w:tcPr>
            <w:tcW w:w="1080" w:type="dxa"/>
            <w:tcBorders>
              <w:top w:val="nil"/>
              <w:left w:val="nil"/>
              <w:bottom w:val="nil"/>
              <w:right w:val="single" w:sz="2" w:space="0" w:color="auto"/>
            </w:tcBorders>
          </w:tcPr>
          <w:p ns2:paraId="4FCC51E0" ns2:textId="77777777" w:rsidR="00B240FD" w:rsidRDefault="00B240FD" w:rsidP="00C90784">
            <w:pPr>
              <w:tabs>
                <w:tab w:val="decimal" w:pos="364"/>
                <w:tab w:val="left" w:pos="444"/>
              </w:tabs>
              <w:spacing w:before="15" w:after="15"/>
              <w:rPr>
                <w:sz w:val="18"/>
                <w:szCs w:val="18"/>
              </w:rPr>
            </w:pPr>
            <w:r>
              <w:rPr>
                <w:sz w:val="18"/>
                <w:szCs w:val="18"/>
              </w:rPr>
              <w:tab/>
              <w:t xml:space="preserve">(41.8) </w:t>
            </w:r>
          </w:p>
        </w:tc>
        <w:tc>
          <w:tcPr>
            <w:tcW w:w="1080" w:type="dxa"/>
            <w:tcBorders>
              <w:top w:val="nil"/>
              <w:left w:val="nil"/>
              <w:bottom w:val="nil"/>
              <w:right w:val="nil"/>
            </w:tcBorders>
          </w:tcPr>
          <w:p ns2:paraId="6C6DE8FF" ns2:textId="77777777" w:rsidR="00B240FD" w:rsidRDefault="00B240FD" w:rsidP="00C90784">
            <w:pPr>
              <w:tabs>
                <w:tab w:val="decimal" w:pos="533"/>
                <w:tab w:val="left" w:pos="613"/>
              </w:tabs>
              <w:spacing w:before="15" w:after="15"/>
              <w:rPr>
                <w:sz w:val="18"/>
                <w:szCs w:val="18"/>
              </w:rPr>
            </w:pPr>
            <w:r>
              <w:rPr>
                <w:sz w:val="18"/>
                <w:szCs w:val="18"/>
              </w:rPr>
              <w:tab/>
              <w:t xml:space="preserve">32 </w:t>
            </w:r>
          </w:p>
        </w:tc>
        <w:tc>
          <w:tcPr>
            <w:tcW w:w="1080" w:type="dxa"/>
            <w:tcBorders>
              <w:top w:val="nil"/>
              <w:left w:val="nil"/>
              <w:bottom w:val="nil"/>
            </w:tcBorders>
          </w:tcPr>
          <w:p ns2:paraId="4F906AAF" ns2:textId="77777777" w:rsidR="00B240FD" w:rsidRDefault="00B240FD" w:rsidP="00C90784">
            <w:pPr>
              <w:tabs>
                <w:tab w:val="decimal" w:pos="364"/>
                <w:tab w:val="left" w:pos="444"/>
              </w:tabs>
              <w:spacing w:before="15" w:after="15"/>
              <w:rPr>
                <w:sz w:val="18"/>
                <w:szCs w:val="18"/>
              </w:rPr>
            </w:pPr>
            <w:r>
              <w:rPr>
                <w:sz w:val="18"/>
                <w:szCs w:val="18"/>
              </w:rPr>
              <w:tab/>
              <w:t xml:space="preserve">(40.0) </w:t>
            </w:r>
          </w:p>
        </w:tc>
      </w:tr>
      <w:tr w:rsidR="00B240FD" ns2:paraId="79ADB8F9"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715E59D5" ns2:textId="77777777" w:rsidR="00B240FD" w:rsidRDefault="00B240FD" w:rsidP="00C90784">
            <w:pPr>
              <w:spacing w:before="15" w:after="15"/>
              <w:ind w:left="160" w:right="1" w:hanging="160"/>
              <w:rPr>
                <w:sz w:val="18"/>
                <w:szCs w:val="18"/>
              </w:rPr>
            </w:pPr>
            <w:r>
              <w:rPr>
                <w:sz w:val="18"/>
                <w:szCs w:val="18"/>
              </w:rPr>
              <w:t xml:space="preserve">   White blood cell count decreased </w:t>
            </w:r>
          </w:p>
        </w:tc>
        <w:tc>
          <w:tcPr>
            <w:tcW w:w="1080" w:type="dxa"/>
            <w:tcBorders>
              <w:top w:val="nil"/>
              <w:left w:val="nil"/>
              <w:bottom w:val="nil"/>
              <w:right w:val="nil"/>
            </w:tcBorders>
          </w:tcPr>
          <w:p ns2:paraId="4BA93B30" ns2:textId="77777777" w:rsidR="00B240FD" w:rsidRDefault="00B240FD" w:rsidP="00C90784">
            <w:pPr>
              <w:tabs>
                <w:tab w:val="decimal" w:pos="533"/>
                <w:tab w:val="left" w:pos="613"/>
              </w:tabs>
              <w:spacing w:before="15" w:after="15"/>
              <w:rPr>
                <w:sz w:val="18"/>
                <w:szCs w:val="18"/>
              </w:rPr>
            </w:pPr>
            <w:r>
              <w:rPr>
                <w:sz w:val="18"/>
                <w:szCs w:val="18"/>
              </w:rPr>
              <w:tab/>
              <w:t xml:space="preserve">21 </w:t>
            </w:r>
          </w:p>
        </w:tc>
        <w:tc>
          <w:tcPr>
            <w:tcW w:w="1080" w:type="dxa"/>
            <w:tcBorders>
              <w:top w:val="nil"/>
              <w:left w:val="nil"/>
              <w:bottom w:val="nil"/>
              <w:right w:val="single" w:sz="2" w:space="0" w:color="auto"/>
            </w:tcBorders>
          </w:tcPr>
          <w:p ns2:paraId="36506F30" ns2:textId="77777777" w:rsidR="00B240FD" w:rsidRDefault="00B240FD" w:rsidP="00C90784">
            <w:pPr>
              <w:tabs>
                <w:tab w:val="decimal" w:pos="364"/>
                <w:tab w:val="left" w:pos="444"/>
              </w:tabs>
              <w:spacing w:before="15" w:after="15"/>
              <w:rPr>
                <w:sz w:val="18"/>
                <w:szCs w:val="18"/>
              </w:rPr>
            </w:pPr>
            <w:r>
              <w:rPr>
                <w:sz w:val="18"/>
                <w:szCs w:val="18"/>
              </w:rPr>
              <w:tab/>
              <w:t xml:space="preserve">(23.1) </w:t>
            </w:r>
          </w:p>
        </w:tc>
        <w:tc>
          <w:tcPr>
            <w:tcW w:w="1080" w:type="dxa"/>
            <w:tcBorders>
              <w:top w:val="nil"/>
              <w:left w:val="nil"/>
              <w:bottom w:val="nil"/>
              <w:right w:val="nil"/>
            </w:tcBorders>
          </w:tcPr>
          <w:p ns2:paraId="46C65A9B" ns2:textId="77777777" w:rsidR="00B240FD" w:rsidRDefault="00B240FD" w:rsidP="00C90784">
            <w:pPr>
              <w:tabs>
                <w:tab w:val="decimal" w:pos="533"/>
                <w:tab w:val="left" w:pos="613"/>
              </w:tabs>
              <w:spacing w:before="15" w:after="15"/>
              <w:rPr>
                <w:sz w:val="18"/>
                <w:szCs w:val="18"/>
              </w:rPr>
            </w:pPr>
            <w:r>
              <w:rPr>
                <w:sz w:val="18"/>
                <w:szCs w:val="18"/>
              </w:rPr>
              <w:tab/>
              <w:t xml:space="preserve">24 </w:t>
            </w:r>
          </w:p>
        </w:tc>
        <w:tc>
          <w:tcPr>
            <w:tcW w:w="1080" w:type="dxa"/>
            <w:tcBorders>
              <w:top w:val="nil"/>
              <w:left w:val="nil"/>
              <w:bottom w:val="nil"/>
            </w:tcBorders>
          </w:tcPr>
          <w:p ns2:paraId="428EC1CD" ns2:textId="77777777" w:rsidR="00B240FD" w:rsidRDefault="00B240FD" w:rsidP="00C90784">
            <w:pPr>
              <w:tabs>
                <w:tab w:val="decimal" w:pos="364"/>
                <w:tab w:val="left" w:pos="444"/>
              </w:tabs>
              <w:spacing w:before="15" w:after="15"/>
              <w:rPr>
                <w:sz w:val="18"/>
                <w:szCs w:val="18"/>
              </w:rPr>
            </w:pPr>
            <w:r>
              <w:rPr>
                <w:sz w:val="18"/>
                <w:szCs w:val="18"/>
              </w:rPr>
              <w:tab/>
              <w:t xml:space="preserve">(30.0) </w:t>
            </w:r>
          </w:p>
        </w:tc>
      </w:tr>
      <w:tr w:rsidR="00B240FD" ns2:paraId="0CDFD25B"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189E310E" ns2:textId="77777777" w:rsidR="00B240FD" w:rsidRDefault="00B240FD" w:rsidP="00C90784">
            <w:pPr>
              <w:spacing w:before="15" w:after="15"/>
              <w:ind w:left="160" w:right="1" w:hanging="160"/>
              <w:rPr>
                <w:sz w:val="18"/>
                <w:szCs w:val="18"/>
              </w:rPr>
            </w:pPr>
            <w:r>
              <w:rPr>
                <w:sz w:val="18"/>
                <w:szCs w:val="18"/>
              </w:rPr>
              <w:t xml:space="preserve">   Stomatitis </w:t>
            </w:r>
          </w:p>
        </w:tc>
        <w:tc>
          <w:tcPr>
            <w:tcW w:w="1080" w:type="dxa"/>
            <w:tcBorders>
              <w:top w:val="nil"/>
              <w:left w:val="nil"/>
              <w:bottom w:val="nil"/>
              <w:right w:val="nil"/>
            </w:tcBorders>
          </w:tcPr>
          <w:p ns2:paraId="07CC9EA9" ns2:textId="77777777" w:rsidR="00B240FD" w:rsidRDefault="00B240FD" w:rsidP="00C90784">
            <w:pPr>
              <w:tabs>
                <w:tab w:val="decimal" w:pos="533"/>
                <w:tab w:val="left" w:pos="613"/>
              </w:tabs>
              <w:spacing w:before="15" w:after="15"/>
              <w:rPr>
                <w:sz w:val="18"/>
                <w:szCs w:val="18"/>
              </w:rPr>
            </w:pPr>
            <w:r>
              <w:rPr>
                <w:sz w:val="18"/>
                <w:szCs w:val="18"/>
              </w:rPr>
              <w:tab/>
              <w:t xml:space="preserve">12 </w:t>
            </w:r>
          </w:p>
        </w:tc>
        <w:tc>
          <w:tcPr>
            <w:tcW w:w="1080" w:type="dxa"/>
            <w:tcBorders>
              <w:top w:val="nil"/>
              <w:left w:val="nil"/>
              <w:bottom w:val="nil"/>
              <w:right w:val="single" w:sz="2" w:space="0" w:color="auto"/>
            </w:tcBorders>
          </w:tcPr>
          <w:p ns2:paraId="4FEF7231" ns2:textId="77777777" w:rsidR="00B240FD" w:rsidRDefault="00B240FD" w:rsidP="00C90784">
            <w:pPr>
              <w:tabs>
                <w:tab w:val="decimal" w:pos="364"/>
                <w:tab w:val="left" w:pos="444"/>
              </w:tabs>
              <w:spacing w:before="15" w:after="15"/>
              <w:rPr>
                <w:sz w:val="18"/>
                <w:szCs w:val="18"/>
              </w:rPr>
            </w:pPr>
            <w:r>
              <w:rPr>
                <w:sz w:val="18"/>
                <w:szCs w:val="18"/>
              </w:rPr>
              <w:tab/>
              <w:t xml:space="preserve">(13.2) </w:t>
            </w:r>
          </w:p>
        </w:tc>
        <w:tc>
          <w:tcPr>
            <w:tcW w:w="1080" w:type="dxa"/>
            <w:tcBorders>
              <w:top w:val="nil"/>
              <w:left w:val="nil"/>
              <w:bottom w:val="nil"/>
              <w:right w:val="nil"/>
            </w:tcBorders>
          </w:tcPr>
          <w:p ns2:paraId="2FFC8F81" ns2:textId="77777777" w:rsidR="00B240FD" w:rsidRDefault="00B240FD" w:rsidP="00C90784">
            <w:pPr>
              <w:tabs>
                <w:tab w:val="decimal" w:pos="533"/>
                <w:tab w:val="left" w:pos="613"/>
              </w:tabs>
              <w:spacing w:before="15" w:after="15"/>
              <w:rPr>
                <w:sz w:val="18"/>
                <w:szCs w:val="18"/>
              </w:rPr>
            </w:pPr>
            <w:r>
              <w:rPr>
                <w:sz w:val="18"/>
                <w:szCs w:val="18"/>
              </w:rPr>
              <w:tab/>
              <w:t xml:space="preserve">5 </w:t>
            </w:r>
          </w:p>
        </w:tc>
        <w:tc>
          <w:tcPr>
            <w:tcW w:w="1080" w:type="dxa"/>
            <w:tcBorders>
              <w:top w:val="nil"/>
              <w:left w:val="nil"/>
              <w:bottom w:val="nil"/>
            </w:tcBorders>
          </w:tcPr>
          <w:p ns2:paraId="071A0934" ns2:textId="77777777" w:rsidR="00B240FD" w:rsidRDefault="00B240FD" w:rsidP="00C90784">
            <w:pPr>
              <w:tabs>
                <w:tab w:val="decimal" w:pos="364"/>
                <w:tab w:val="left" w:pos="444"/>
              </w:tabs>
              <w:spacing w:before="15" w:after="15"/>
              <w:rPr>
                <w:sz w:val="18"/>
                <w:szCs w:val="18"/>
              </w:rPr>
            </w:pPr>
            <w:r>
              <w:rPr>
                <w:sz w:val="18"/>
                <w:szCs w:val="18"/>
              </w:rPr>
              <w:tab/>
              <w:t xml:space="preserve">(6.3) </w:t>
            </w:r>
          </w:p>
        </w:tc>
      </w:tr>
      <w:tr w:rsidR="00B240FD" ns2:paraId="348AE497"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0195A4F6" ns2:textId="77777777" w:rsidR="00B240FD" w:rsidRDefault="00B240FD" w:rsidP="00C90784">
            <w:pPr>
              <w:spacing w:before="15" w:after="15"/>
              <w:ind w:left="160" w:right="1" w:hanging="160"/>
              <w:rPr>
                <w:sz w:val="18"/>
                <w:szCs w:val="18"/>
              </w:rPr>
            </w:pPr>
            <w:r>
              <w:rPr>
                <w:sz w:val="18"/>
                <w:szCs w:val="18"/>
              </w:rPr>
              <w:t xml:space="preserve">   Anaemia </w:t>
            </w:r>
          </w:p>
        </w:tc>
        <w:tc>
          <w:tcPr>
            <w:tcW w:w="1080" w:type="dxa"/>
            <w:tcBorders>
              <w:top w:val="nil"/>
              <w:left w:val="nil"/>
              <w:bottom w:val="nil"/>
              <w:right w:val="nil"/>
            </w:tcBorders>
          </w:tcPr>
          <w:p ns2:paraId="64E611CF" ns2:textId="77777777" w:rsidR="00B240FD" w:rsidRDefault="00B240FD" w:rsidP="00C90784">
            <w:pPr>
              <w:tabs>
                <w:tab w:val="decimal" w:pos="533"/>
                <w:tab w:val="left" w:pos="613"/>
              </w:tabs>
              <w:spacing w:before="15" w:after="15"/>
              <w:rPr>
                <w:sz w:val="18"/>
                <w:szCs w:val="18"/>
              </w:rPr>
            </w:pPr>
            <w:r>
              <w:rPr>
                <w:sz w:val="18"/>
                <w:szCs w:val="18"/>
              </w:rPr>
              <w:tab/>
              <w:t xml:space="preserve">11 </w:t>
            </w:r>
          </w:p>
        </w:tc>
        <w:tc>
          <w:tcPr>
            <w:tcW w:w="1080" w:type="dxa"/>
            <w:tcBorders>
              <w:top w:val="nil"/>
              <w:left w:val="nil"/>
              <w:bottom w:val="nil"/>
              <w:right w:val="single" w:sz="2" w:space="0" w:color="auto"/>
            </w:tcBorders>
          </w:tcPr>
          <w:p ns2:paraId="694624FD" ns2:textId="77777777" w:rsidR="00B240FD" w:rsidRDefault="00B240FD" w:rsidP="00C90784">
            <w:pPr>
              <w:tabs>
                <w:tab w:val="decimal" w:pos="364"/>
                <w:tab w:val="left" w:pos="444"/>
              </w:tabs>
              <w:spacing w:before="15" w:after="15"/>
              <w:rPr>
                <w:sz w:val="18"/>
                <w:szCs w:val="18"/>
              </w:rPr>
            </w:pPr>
            <w:r>
              <w:rPr>
                <w:sz w:val="18"/>
                <w:szCs w:val="18"/>
              </w:rPr>
              <w:tab/>
              <w:t xml:space="preserve">(12.1) </w:t>
            </w:r>
          </w:p>
        </w:tc>
        <w:tc>
          <w:tcPr>
            <w:tcW w:w="1080" w:type="dxa"/>
            <w:tcBorders>
              <w:top w:val="nil"/>
              <w:left w:val="nil"/>
              <w:bottom w:val="nil"/>
              <w:right w:val="nil"/>
            </w:tcBorders>
          </w:tcPr>
          <w:p ns2:paraId="4305EDB4" ns2:textId="77777777" w:rsidR="00B240FD" w:rsidRDefault="00B240FD" w:rsidP="00C90784">
            <w:pPr>
              <w:tabs>
                <w:tab w:val="decimal" w:pos="533"/>
                <w:tab w:val="left" w:pos="613"/>
              </w:tabs>
              <w:spacing w:before="15" w:after="15"/>
              <w:rPr>
                <w:sz w:val="18"/>
                <w:szCs w:val="18"/>
              </w:rPr>
            </w:pPr>
            <w:r>
              <w:rPr>
                <w:sz w:val="18"/>
                <w:szCs w:val="18"/>
              </w:rPr>
              <w:tab/>
              <w:t xml:space="preserve">7 </w:t>
            </w:r>
          </w:p>
        </w:tc>
        <w:tc>
          <w:tcPr>
            <w:tcW w:w="1080" w:type="dxa"/>
            <w:tcBorders>
              <w:top w:val="nil"/>
              <w:left w:val="nil"/>
              <w:bottom w:val="nil"/>
            </w:tcBorders>
          </w:tcPr>
          <w:p ns2:paraId="557CEC87" ns2:textId="77777777" w:rsidR="00B240FD" w:rsidRDefault="00B240FD" w:rsidP="00C90784">
            <w:pPr>
              <w:tabs>
                <w:tab w:val="decimal" w:pos="364"/>
                <w:tab w:val="left" w:pos="444"/>
              </w:tabs>
              <w:spacing w:before="15" w:after="15"/>
              <w:rPr>
                <w:sz w:val="18"/>
                <w:szCs w:val="18"/>
              </w:rPr>
            </w:pPr>
            <w:r>
              <w:rPr>
                <w:sz w:val="18"/>
                <w:szCs w:val="18"/>
              </w:rPr>
              <w:tab/>
              <w:t xml:space="preserve">(8.8) </w:t>
            </w:r>
          </w:p>
        </w:tc>
      </w:tr>
      <w:tr w:rsidR="00B240FD" ns2:paraId="26DA36C2" ns2:textId="77777777" w:rsidTr="00F52139">
        <w:tblPrEx>
          <w:tblBorders>
            <w:top w:val="single" w:sz="6" w:space="0" w:color="auto"/>
            <w:bottom w:val="single" w:sz="6" w:space="0" w:color="auto"/>
          </w:tblBorders>
        </w:tblPrEx>
        <w:trPr>
          <w:jc w:val="center"/>
        </w:trPr>
        <w:tc>
          <w:tcPr>
            <w:tcW w:w="4320" w:type="dxa"/>
            <w:tcBorders>
              <w:top w:val="nil"/>
              <w:bottom w:val="single" w:sz="4" w:space="0" w:color="auto"/>
              <w:right w:val="single" w:sz="2" w:space="0" w:color="auto"/>
            </w:tcBorders>
          </w:tcPr>
          <w:p ns2:paraId="4F703DC3" ns2:textId="77777777" w:rsidR="00B240FD" w:rsidRDefault="00B240FD" w:rsidP="00C90784">
            <w:pPr>
              <w:spacing w:before="15" w:after="15"/>
              <w:ind w:left="160" w:right="1" w:hanging="160"/>
              <w:rPr>
                <w:sz w:val="18"/>
                <w:szCs w:val="18"/>
              </w:rPr>
            </w:pPr>
            <w:r>
              <w:rPr>
                <w:sz w:val="18"/>
                <w:szCs w:val="18"/>
              </w:rPr>
              <w:t xml:space="preserve">   Asthenia </w:t>
            </w:r>
          </w:p>
        </w:tc>
        <w:tc>
          <w:tcPr>
            <w:tcW w:w="1080" w:type="dxa"/>
            <w:tcBorders>
              <w:top w:val="nil"/>
              <w:left w:val="nil"/>
              <w:bottom w:val="single" w:sz="4" w:space="0" w:color="auto"/>
              <w:right w:val="nil"/>
            </w:tcBorders>
          </w:tcPr>
          <w:p ns2:paraId="1FFE3191" ns2:textId="77777777" w:rsidR="00B240FD" w:rsidRDefault="00B240FD" w:rsidP="00C90784">
            <w:pPr>
              <w:tabs>
                <w:tab w:val="decimal" w:pos="533"/>
                <w:tab w:val="left" w:pos="613"/>
              </w:tabs>
              <w:spacing w:before="15" w:after="15"/>
              <w:rPr>
                <w:sz w:val="18"/>
                <w:szCs w:val="18"/>
              </w:rPr>
            </w:pPr>
            <w:r>
              <w:rPr>
                <w:sz w:val="18"/>
                <w:szCs w:val="18"/>
              </w:rPr>
              <w:tab/>
              <w:t xml:space="preserve">4 </w:t>
            </w:r>
          </w:p>
        </w:tc>
        <w:tc>
          <w:tcPr>
            <w:tcW w:w="1080" w:type="dxa"/>
            <w:tcBorders>
              <w:top w:val="nil"/>
              <w:left w:val="nil"/>
              <w:bottom w:val="single" w:sz="4" w:space="0" w:color="auto"/>
              <w:right w:val="single" w:sz="2" w:space="0" w:color="auto"/>
            </w:tcBorders>
          </w:tcPr>
          <w:p ns2:paraId="75C04557" ns2:textId="77777777" w:rsidR="00B240FD" w:rsidRDefault="00B240FD" w:rsidP="00C90784">
            <w:pPr>
              <w:tabs>
                <w:tab w:val="decimal" w:pos="364"/>
                <w:tab w:val="left" w:pos="444"/>
              </w:tabs>
              <w:spacing w:before="15" w:after="15"/>
              <w:rPr>
                <w:sz w:val="18"/>
                <w:szCs w:val="18"/>
              </w:rPr>
            </w:pPr>
            <w:r>
              <w:rPr>
                <w:sz w:val="18"/>
                <w:szCs w:val="18"/>
              </w:rPr>
              <w:tab/>
              <w:t xml:space="preserve">(4.4) </w:t>
            </w:r>
          </w:p>
        </w:tc>
        <w:tc>
          <w:tcPr>
            <w:tcW w:w="1080" w:type="dxa"/>
            <w:tcBorders>
              <w:top w:val="nil"/>
              <w:left w:val="nil"/>
              <w:bottom w:val="single" w:sz="4" w:space="0" w:color="auto"/>
              <w:right w:val="nil"/>
            </w:tcBorders>
          </w:tcPr>
          <w:p ns2:paraId="6C310740" ns2:textId="77777777" w:rsidR="00B240FD" w:rsidRDefault="00B240FD" w:rsidP="00C90784">
            <w:pPr>
              <w:tabs>
                <w:tab w:val="decimal" w:pos="533"/>
                <w:tab w:val="left" w:pos="613"/>
              </w:tabs>
              <w:spacing w:before="15" w:after="15"/>
              <w:rPr>
                <w:sz w:val="18"/>
                <w:szCs w:val="18"/>
              </w:rPr>
            </w:pPr>
            <w:r>
              <w:rPr>
                <w:sz w:val="18"/>
                <w:szCs w:val="18"/>
              </w:rPr>
              <w:tab/>
              <w:t xml:space="preserve">4 </w:t>
            </w:r>
          </w:p>
        </w:tc>
        <w:tc>
          <w:tcPr>
            <w:tcW w:w="1080" w:type="dxa"/>
            <w:tcBorders>
              <w:top w:val="nil"/>
              <w:left w:val="nil"/>
              <w:bottom w:val="single" w:sz="4" w:space="0" w:color="auto"/>
            </w:tcBorders>
          </w:tcPr>
          <w:p ns2:paraId="2FF00AC7" ns2:textId="77777777" w:rsidR="00B240FD" w:rsidRDefault="00B240FD" w:rsidP="00C90784">
            <w:pPr>
              <w:tabs>
                <w:tab w:val="decimal" w:pos="364"/>
                <w:tab w:val="left" w:pos="444"/>
              </w:tabs>
              <w:spacing w:before="15" w:after="15"/>
              <w:rPr>
                <w:sz w:val="18"/>
                <w:szCs w:val="18"/>
              </w:rPr>
            </w:pPr>
            <w:r>
              <w:rPr>
                <w:sz w:val="18"/>
                <w:szCs w:val="18"/>
              </w:rPr>
              <w:tab/>
              <w:t xml:space="preserve">(5.0) </w:t>
            </w:r>
          </w:p>
        </w:tc>
      </w:tr>
      <w:tr w:rsidR="00B240FD" ns2:paraId="6FDA542F" ns2:textId="77777777" w:rsidTr="00F52139">
        <w:tblPrEx>
          <w:tblBorders>
            <w:top w:val="single" w:sz="6" w:space="0" w:color="auto"/>
            <w:bottom w:val="single" w:sz="6" w:space="0" w:color="auto"/>
          </w:tblBorders>
        </w:tblPrEx>
        <w:trPr>
          <w:jc w:val="center"/>
        </w:trPr>
        <w:tc>
          <w:tcPr>
            <w:tcW w:w="8640" w:type="dxa"/>
            <w:gridSpan w:val="5"/>
            <w:tcBorders>
              <w:top w:val="single" w:sz="4" w:space="0" w:color="auto"/>
              <w:bottom w:val="double" w:sz="6" w:space="0" w:color="auto"/>
            </w:tcBorders>
          </w:tcPr>
          <w:p ns2:paraId="1C736860" ns2:textId="77777777" w:rsidR="00B240FD" w:rsidRDefault="00B240FD" w:rsidP="00C90784">
            <w:pPr>
              <w:spacing w:before="30" w:after="30"/>
              <w:ind w:left="160" w:right="1" w:hanging="160"/>
              <w:rPr>
                <w:sz w:val="18"/>
                <w:szCs w:val="18"/>
              </w:rPr>
            </w:pPr>
            <w:r>
              <w:rPr>
                <w:sz w:val="18"/>
                <w:szCs w:val="18"/>
              </w:rPr>
              <w:t xml:space="preserve"> Every participant is counted a single time for each applicable row and column.</w:t>
            </w:r>
          </w:p>
          <w:p ns2:paraId="1277F1AF" ns2:textId="77777777" w:rsidR="00B240FD" w:rsidRDefault="00B240FD" w:rsidP="00C90784">
            <w:pPr>
              <w:spacing w:before="30" w:after="30"/>
              <w:ind w:left="160" w:right="1" w:hanging="160"/>
              <w:rPr>
                <w:sz w:val="18"/>
                <w:szCs w:val="18"/>
              </w:rPr>
            </w:pPr>
            <w:r>
              <w:rPr>
                <w:sz w:val="18"/>
                <w:szCs w:val="18"/>
              </w:rPr>
              <w:t xml:space="preserve"> A specific adverse event appears on this report only if its incidence in one or more of the columns meets the incidence criterion in the report title, after rounding.</w:t>
            </w:r>
          </w:p>
          <w:p ns2:paraId="1E7F9301" ns2:textId="77777777" w:rsidR="00B240FD" w:rsidRDefault="00B240FD" w:rsidP="00C90784">
            <w:pPr>
              <w:spacing w:before="30" w:after="30"/>
              <w:ind w:left="160" w:right="1" w:hanging="160"/>
              <w:rPr>
                <w:sz w:val="18"/>
                <w:szCs w:val="18"/>
              </w:rPr>
            </w:pPr>
            <w:r>
              <w:rPr>
                <w:sz w:val="18"/>
                <w:szCs w:val="18"/>
              </w:rPr>
              <w:t xml:space="preserve"> Non-serious adverse events up to 30 days and serious adverse events up to 90 days of last infusion of study drug are included if starting after the treatment, or if staring before the treatment and having toxicity grade increased after the treatment.</w:t>
            </w:r>
          </w:p>
          <w:p ns2:paraId="1F374B55" ns2:textId="77777777" w:rsidR="00B240FD" w:rsidRDefault="00B240FD" w:rsidP="00C90784">
            <w:pPr>
              <w:spacing w:before="30" w:after="30"/>
              <w:ind w:left="160" w:right="1" w:hanging="160"/>
              <w:rPr>
                <w:sz w:val="18"/>
                <w:szCs w:val="18"/>
              </w:rPr>
            </w:pPr>
            <w:r>
              <w:rPr>
                <w:sz w:val="18"/>
                <w:szCs w:val="18"/>
              </w:rPr>
              <w:t xml:space="preserve"> MedDRA preferred terms "Neoplasm progression", "Malignant neoplasm progression" and "Disease progression" not related to the drug are excluded.</w:t>
            </w:r>
          </w:p>
          <w:p ns2:paraId="2751B7AC" ns2:textId="77777777" w:rsidR="00B240FD" w:rsidRDefault="00B240FD" w:rsidP="00C90784">
            <w:pPr>
              <w:spacing w:before="30" w:after="30"/>
              <w:ind w:left="160" w:right="1" w:hanging="160"/>
              <w:rPr>
                <w:sz w:val="18"/>
                <w:szCs w:val="18"/>
              </w:rPr>
            </w:pPr>
            <w:r>
              <w:rPr>
                <w:sz w:val="18"/>
                <w:szCs w:val="18"/>
              </w:rPr>
              <w:t xml:space="preserve"> Grades are based on NCI CTCAE version 5.0.</w:t>
            </w:r>
          </w:p>
          <w:p ns2:paraId="05001961" ns2:textId="77777777" w:rsidR="00B240FD" w:rsidRDefault="00B240FD" w:rsidP="00C90784">
            <w:pPr>
              <w:spacing w:before="30" w:after="30"/>
              <w:ind w:left="160" w:right="1" w:hanging="160"/>
              <w:rPr>
                <w:sz w:val="18"/>
                <w:szCs w:val="18"/>
              </w:rPr>
            </w:pPr>
            <w:r>
              <w:rPr>
                <w:sz w:val="18"/>
                <w:szCs w:val="18"/>
              </w:rPr>
              <w:t xml:space="preserve"> Database cutoff date: 21MAY2024</w:t>
            </w:r>
          </w:p>
        </w:tc>
      </w:tr>
      <w:tr w:rsidR="00B240FD" ns2:paraId="182F7707" ns2:textId="77777777" w:rsidTr="00C90784">
        <w:tblPrEx>
          <w:tblBorders>
            <w:top w:val="none" w:sz="0" w:space="0" w:color="auto"/>
            <w:left w:val="none" w:sz="0" w:space="0" w:color="auto"/>
            <w:bottom w:val="none" w:sz="0" w:space="0" w:color="auto"/>
            <w:right w:val="none" w:sz="0" w:space="0" w:color="auto"/>
          </w:tblBorders>
        </w:tblPrEx>
        <w:trPr>
          <w:jc w:val="center"/>
        </w:trPr>
        <w:tc>
          <w:tcPr>
            <w:tcW w:w="8640" w:type="dxa"/>
            <w:gridSpan w:val="5"/>
            <w:tcBorders>
              <w:top w:val="nil"/>
              <w:left w:val="nil"/>
              <w:bottom w:val="nil"/>
              <w:right w:val="nil"/>
            </w:tcBorders>
          </w:tcPr>
          <w:p ns2:paraId="25DC86E3" ns2:textId="77777777" w:rsidR="00B240FD" w:rsidRDefault="00B240FD" w:rsidP="00C90784">
            <w:pPr>
              <w:spacing w:before="15" w:after="15"/>
              <w:rPr>
                <w:sz w:val="18"/>
                <w:szCs w:val="18"/>
              </w:rPr>
            </w:pPr>
            <w:r>
              <w:rPr>
                <w:sz w:val="18"/>
                <w:szCs w:val="18"/>
              </w:rPr>
              <w:t>Source:  [P016MK2870: adam-adsl; adae]</w:t>
            </w:r>
          </w:p>
        </w:tc>
      </w:tr>
    </w:tbl>
    <w:p ns2:paraId="6FF602BC" ns2:textId="77777777" w:rsidR="00C0130B" w:rsidRPr="00881D25" w:rsidRDefault="00C0130B" w:rsidP="00C0130B">
      <w:pPr>
        <w:pStyle w:val="ListEnd"/>
      </w:pPr>
      <w:ins w:id="13253" w:author="GoldenCorpusHarness" w:date="2026-03-28T21:57:55Z">
        <w:r>
          <w:t>Cohort 1: (2L CRC; n=45): Treated with sac-TMT 4 mg/kg q2w + 5 FU/LV</w:t>
        </w:r>
      </w:ins>
    </w:p>
    <w:p ns2:paraId="4BD3D32B" ns2:textId="77777777" w:rsidR="00C0130B" w:rsidRDefault="00C0130B" w:rsidP="00C0130B">
      <w:pPr>
        <w:pStyle w:val="Paragraph"/>
      </w:pPr>
      <w:ins w:id="13254" w:author="GoldenCorpusHarness" w:date="2026-03-28T21:57:55Z">
        <w:r>
          <w:t>Cohort 2: (2L PDAC n=42): Treated with sac-TMT 4 mg/kg q2w only</w:t>
        </w:r>
      </w:ins>
    </w:p>
    <w:p ns2:paraId="1858EF9E" ns2:textId="692B807E" w:rsidR="00C0130B" w:rsidRDefault="002655E2" w:rsidP="004679BE">
      <w:pPr>
        <w:pStyle w:val="TableTitle"/>
      </w:pPr>
      <w:del w:id="13255" w:author="GoldenCorpusHarness" w:date="2026-03-28T21:57:55Z">
        <w:r>
          <w:delText>Table</w:delText>
        </w:r>
      </w:del>
      <w:ins w:id="13256" w:author="GoldenCorpusHarness" w:date="2026-03-28T21:57:55Z">
        <w:r>
          <w:t>Cohort</w:t>
        </w:r>
      </w:ins>
      <w:r>
        <w:t xml:space="preserve"> </w:t>
      </w:r>
      <w:del w:id="13257" w:author="GoldenCorpusHarness" w:date="2026-03-28T21:57:55Z">
        <w:r>
          <w:delText>74Study MK-2870-016</w:delText>
        </w:r>
      </w:del>
      <w:ins w:id="13258" w:author="GoldenCorpusHarness" w:date="2026-03-28T21:57:55Z">
        <w:r>
          <w:t>3:</w:t>
        </w:r>
      </w:ins>
      <w:r>
        <w:t xml:space="preserve"> (</w:t>
      </w:r>
      <w:del w:id="13259" w:author="GoldenCorpusHarness" w:date="2026-03-28T21:57:55Z">
        <w:r>
          <w:delText>SK</w:delText>
        </w:r>
      </w:del>
      <w:ins w:id="13260" w:author="GoldenCorpusHarness" w:date="2026-03-28T21:57:55Z">
        <w:r>
          <w:t xml:space="preserve">2L </w:t>
        </w:r>
      </w:ins>
      <w:r>
        <w:t>B</w:t>
      </w:r>
      <w:del w:id="13261" w:author="GoldenCorpusHarness" w:date="2026-03-28T21:57:55Z">
        <w:r>
          <w:delText>26</w:delText>
        </w:r>
      </w:del>
      <w:ins w:id="13262" w:author="GoldenCorpusHarness" w:date="2026-03-28T21:57:55Z">
        <w:r>
          <w:t>TC; n=</w:t>
        </w:r>
      </w:ins>
      <w:r>
        <w:t>4</w:t>
      </w:r>
      <w:del w:id="13263" w:author="GoldenCorpusHarness" w:date="2026-03-28T21:57:55Z">
        <w:r>
          <w:delText>-II-07</w:delText>
        </w:r>
      </w:del>
      <w:ins w:id="13264" w:author="GoldenCorpusHarness" w:date="2026-03-28T21:57:55Z">
        <w:r>
          <w:t>4</w:t>
        </w:r>
      </w:ins>
      <w:r>
        <w:t>):</w:t>
      </w:r>
      <w:del w:id="13265" w:author="GoldenCorpusHarness" w:date="2026-03-28T21:57:55Z">
        <w:r>
          <w:delText xml:space="preserve"> Participants With Serious Drug-related Adverse Events by System Organ Class and Preferred Terms (Incidence &gt;0% in One or More</w:delText>
        </w:r>
      </w:del>
      <w:r>
        <w:t xml:space="preserve"> Treat</w:t>
      </w:r>
      <w:del w:id="13266" w:author="GoldenCorpusHarness" w:date="2026-03-28T21:57:55Z">
        <w:r>
          <w:delText>m</w:delText>
        </w:r>
      </w:del>
      <w:r>
        <w:t>e</w:t>
      </w:r>
      <w:del w:id="13267" w:author="GoldenCorpusHarness" w:date="2026-03-28T21:57:55Z">
        <w:r>
          <w:delText>n</w:delText>
        </w:r>
      </w:del>
      <w:ins w:id="13268" w:author="GoldenCorpusHarness" w:date="2026-03-28T21:57:55Z">
        <w:r>
          <w:t>d wi</w:t>
        </w:r>
      </w:ins>
      <w:r>
        <w:t>t</w:t>
      </w:r>
      <w:ins w:id="13269" w:author="GoldenCorpusHarness" w:date="2026-03-28T21:57:55Z">
        <w:r>
          <w:t>h</w:t>
        </w:r>
      </w:ins>
      <w:r>
        <w:t xml:space="preserve"> </w:t>
      </w:r>
      <w:del w:id="13270" w:author="GoldenCorpusHarness" w:date="2026-03-28T21:57:55Z">
        <w:r>
          <w:delText>Group</w:delText>
        </w:r>
      </w:del>
      <w:r>
        <w:t>s</w:t>
      </w:r>
      <w:del w:id="13271" w:author="GoldenCorpusHarness" w:date="2026-03-28T21:57:55Z">
        <w:r>
          <w:delText>) (AP</w:delText>
        </w:r>
      </w:del>
      <w:r>
        <w:t>a</w:t>
      </w:r>
      <w:ins w:id="13272" w:author="GoldenCorpusHarness" w:date="2026-03-28T21:57:55Z">
        <w:r>
          <w:t>c-TM</w:t>
        </w:r>
      </w:ins>
      <w:r>
        <w:t xml:space="preserve">T </w:t>
      </w:r>
      <w:del w:id="13273" w:author="GoldenCorpusHarness" w:date="2026-03-28T21:57:55Z">
        <w:r>
          <w:delText>Populati</w:delText>
        </w:r>
      </w:del>
      <w:ins w:id="13274" w:author="GoldenCorpusHarness" w:date="2026-03-28T21:57:55Z">
        <w:r>
          <w:t xml:space="preserve">4 mg/kg q2w </w:t>
        </w:r>
      </w:ins>
      <w:r>
        <w:t>on</w:t>
      </w:r>
      <w:del w:id="13275" w:author="GoldenCorpusHarness" w:date="2026-03-28T21:57:55Z">
        <w:r>
          <w:delText>)</w:delText>
        </w:r>
      </w:del>
      <w:ins w:id="13276" w:author="GoldenCorpusHarness" w:date="2026-03-28T21:57:55Z">
        <w:r>
          <w:t>ly</w:t>
        </w:r>
      </w:ins>
    </w:p>
    <w:tbl>
      <w:tblPr>
        <w:tblW w:w="0" w:type="auto"/>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4320"/>
        <w:gridCol w:w="1080"/>
        <w:gridCol w:w="1080"/>
        <w:gridCol w:w="1080"/>
        <w:gridCol w:w="1080"/>
      </w:tblGrid>
      <w:tr w:rsidR="00D738C3" ns2:paraId="7039DE6B" ns2:textId="77777777" w:rsidTr="00FB4FFB">
        <w:trPr>
          <w:jc w:val="center"/>
        </w:trPr>
        <w:tc>
          <w:tcPr>
            <w:tcW w:w="4320" w:type="dxa"/>
            <w:tcBorders>
              <w:top w:val="double" w:sz="6" w:space="0" w:color="auto"/>
              <w:bottom w:val="nil"/>
              <w:right w:val="single" w:sz="2" w:space="0" w:color="auto"/>
            </w:tcBorders>
          </w:tcPr>
          <w:p ns2:paraId="3DD8E7FF" ns2:textId="77777777" w:rsidR="00D738C3" w:rsidRDefault="00D738C3" w:rsidP="00FB4FFB">
            <w:pPr>
              <w:spacing w:before="15" w:after="15"/>
              <w:rPr>
                <w:sz w:val="18"/>
                <w:szCs w:val="18"/>
              </w:rPr>
            </w:pPr>
          </w:p>
        </w:tc>
        <w:tc>
          <w:tcPr>
            <w:tcW w:w="2160" w:type="dxa"/>
            <w:gridSpan w:val="2"/>
            <w:tcBorders>
              <w:top w:val="double" w:sz="6" w:space="0" w:color="auto"/>
              <w:left w:val="nil"/>
              <w:bottom w:val="single" w:sz="2" w:space="0" w:color="auto"/>
              <w:right w:val="single" w:sz="2" w:space="0" w:color="auto"/>
            </w:tcBorders>
          </w:tcPr>
          <w:p ns2:paraId="454908AA" ns2:textId="6C6F7004" w:rsidR="00D738C3" w:rsidRDefault="00D738C3" w:rsidP="00FB4FFB">
            <w:pPr>
              <w:spacing w:before="15" w:after="15"/>
              <w:jc w:val="center"/>
              <w:rPr>
                <w:sz w:val="18"/>
                <w:szCs w:val="18"/>
              </w:rPr>
            </w:pPr>
            <w:r>
              <w:rPr>
                <w:sz w:val="18"/>
                <w:szCs w:val="18"/>
              </w:rPr>
              <w:t xml:space="preserve">MK2870 5 mg/kg </w:t>
            </w:r>
            <w:r w:rsidR="00F406FB">
              <w:rPr>
                <w:sz w:val="18"/>
                <w:szCs w:val="18"/>
              </w:rPr>
              <w:t xml:space="preserve">q2w </w:t>
            </w:r>
            <w:r>
              <w:rPr>
                <w:sz w:val="18"/>
                <w:szCs w:val="18"/>
              </w:rPr>
              <w:t xml:space="preserve">+ KL-A167 </w:t>
            </w:r>
          </w:p>
        </w:tc>
        <w:tc>
          <w:tcPr>
            <w:tcW w:w="2160" w:type="dxa"/>
            <w:gridSpan w:val="2"/>
            <w:tcBorders>
              <w:top w:val="double" w:sz="6" w:space="0" w:color="auto"/>
              <w:left w:val="nil"/>
              <w:bottom w:val="single" w:sz="2" w:space="0" w:color="auto"/>
            </w:tcBorders>
          </w:tcPr>
          <w:p ns2:paraId="1DDE323C" ns2:textId="698B4449" w:rsidR="00D738C3" w:rsidRDefault="00D738C3" w:rsidP="00FB4FFB">
            <w:pPr>
              <w:spacing w:before="15" w:after="15"/>
              <w:jc w:val="center"/>
              <w:rPr>
                <w:sz w:val="18"/>
                <w:szCs w:val="18"/>
              </w:rPr>
            </w:pPr>
            <w:r>
              <w:rPr>
                <w:sz w:val="18"/>
                <w:szCs w:val="18"/>
              </w:rPr>
              <w:t xml:space="preserve">MK2870 5 mg/kg </w:t>
            </w:r>
            <w:r w:rsidR="00F406FB">
              <w:rPr>
                <w:sz w:val="18"/>
                <w:szCs w:val="18"/>
              </w:rPr>
              <w:t xml:space="preserve">q2w </w:t>
            </w:r>
          </w:p>
        </w:tc>
      </w:tr>
      <w:tr w:rsidR="00D738C3" ns2:paraId="0BB428C6" ns2:textId="77777777" w:rsidTr="00FB4FFB">
        <w:tblPrEx>
          <w:tblBorders>
            <w:top w:val="single" w:sz="6" w:space="0" w:color="auto"/>
            <w:bottom w:val="single" w:sz="6" w:space="0" w:color="auto"/>
          </w:tblBorders>
        </w:tblPrEx>
        <w:trPr>
          <w:jc w:val="center"/>
        </w:trPr>
        <w:tc>
          <w:tcPr>
            <w:tcW w:w="4320" w:type="dxa"/>
            <w:tcBorders>
              <w:top w:val="nil"/>
              <w:bottom w:val="single" w:sz="2" w:space="0" w:color="auto"/>
              <w:right w:val="single" w:sz="2" w:space="0" w:color="auto"/>
            </w:tcBorders>
          </w:tcPr>
          <w:p ns2:paraId="771698AB" ns2:textId="77777777" w:rsidR="00D738C3" w:rsidRDefault="00D738C3" w:rsidP="00FB4FFB">
            <w:pPr>
              <w:spacing w:before="15" w:after="15"/>
              <w:rPr>
                <w:sz w:val="18"/>
                <w:szCs w:val="18"/>
              </w:rPr>
            </w:pPr>
          </w:p>
        </w:tc>
        <w:tc>
          <w:tcPr>
            <w:tcW w:w="1080" w:type="dxa"/>
            <w:tcBorders>
              <w:top w:val="nil"/>
              <w:left w:val="nil"/>
              <w:bottom w:val="single" w:sz="2" w:space="0" w:color="auto"/>
              <w:right w:val="nil"/>
            </w:tcBorders>
          </w:tcPr>
          <w:p ns2:paraId="38EBC43E" ns2:textId="77777777" w:rsidR="00D738C3" w:rsidRDefault="00D738C3" w:rsidP="00FB4FFB">
            <w:pPr>
              <w:spacing w:before="15" w:after="15"/>
              <w:jc w:val="center"/>
              <w:rPr>
                <w:sz w:val="18"/>
                <w:szCs w:val="18"/>
              </w:rPr>
            </w:pPr>
            <w:r>
              <w:rPr>
                <w:sz w:val="18"/>
                <w:szCs w:val="18"/>
              </w:rPr>
              <w:t xml:space="preserve">n </w:t>
            </w:r>
          </w:p>
        </w:tc>
        <w:tc>
          <w:tcPr>
            <w:tcW w:w="1080" w:type="dxa"/>
            <w:tcBorders>
              <w:top w:val="nil"/>
              <w:left w:val="nil"/>
              <w:bottom w:val="single" w:sz="2" w:space="0" w:color="auto"/>
              <w:right w:val="single" w:sz="2" w:space="0" w:color="auto"/>
            </w:tcBorders>
          </w:tcPr>
          <w:p ns2:paraId="47D45C8F" ns2:textId="77777777" w:rsidR="00D738C3" w:rsidRDefault="00D738C3" w:rsidP="00FB4FFB">
            <w:pPr>
              <w:spacing w:before="15" w:after="15"/>
              <w:jc w:val="center"/>
              <w:rPr>
                <w:sz w:val="18"/>
                <w:szCs w:val="18"/>
              </w:rPr>
            </w:pPr>
            <w:r>
              <w:rPr>
                <w:sz w:val="18"/>
                <w:szCs w:val="18"/>
              </w:rPr>
              <w:t xml:space="preserve">(%) </w:t>
            </w:r>
          </w:p>
        </w:tc>
        <w:tc>
          <w:tcPr>
            <w:tcW w:w="1080" w:type="dxa"/>
            <w:tcBorders>
              <w:top w:val="nil"/>
              <w:left w:val="nil"/>
              <w:bottom w:val="single" w:sz="2" w:space="0" w:color="auto"/>
              <w:right w:val="nil"/>
            </w:tcBorders>
          </w:tcPr>
          <w:p ns2:paraId="38EFB237" ns2:textId="77777777" w:rsidR="00D738C3" w:rsidRDefault="00D738C3" w:rsidP="00FB4FFB">
            <w:pPr>
              <w:spacing w:before="15" w:after="15"/>
              <w:jc w:val="center"/>
              <w:rPr>
                <w:sz w:val="18"/>
                <w:szCs w:val="18"/>
              </w:rPr>
            </w:pPr>
            <w:r>
              <w:rPr>
                <w:sz w:val="18"/>
                <w:szCs w:val="18"/>
              </w:rPr>
              <w:t xml:space="preserve">n </w:t>
            </w:r>
          </w:p>
        </w:tc>
        <w:tc>
          <w:tcPr>
            <w:tcW w:w="1080" w:type="dxa"/>
            <w:tcBorders>
              <w:top w:val="nil"/>
              <w:left w:val="nil"/>
              <w:bottom w:val="single" w:sz="2" w:space="0" w:color="auto"/>
            </w:tcBorders>
          </w:tcPr>
          <w:p ns2:paraId="5E94C0C5" ns2:textId="77777777" w:rsidR="00D738C3" w:rsidRDefault="00D738C3" w:rsidP="00FB4FFB">
            <w:pPr>
              <w:spacing w:before="15" w:after="15"/>
              <w:jc w:val="center"/>
              <w:rPr>
                <w:sz w:val="18"/>
                <w:szCs w:val="18"/>
              </w:rPr>
            </w:pPr>
            <w:r>
              <w:rPr>
                <w:sz w:val="18"/>
                <w:szCs w:val="18"/>
              </w:rPr>
              <w:t xml:space="preserve">(%) </w:t>
            </w:r>
          </w:p>
        </w:tc>
      </w:tr>
      <w:tr w:rsidR="00D738C3" ns2:paraId="74186CB5" ns2:textId="77777777" w:rsidTr="00FB4FFB">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198CFA4A" ns2:textId="77777777" w:rsidR="00D738C3" w:rsidRDefault="00D738C3" w:rsidP="00FB4FFB">
            <w:pPr>
              <w:spacing w:before="15" w:after="15"/>
              <w:ind w:left="160" w:right="1" w:hanging="160"/>
              <w:rPr>
                <w:sz w:val="18"/>
                <w:szCs w:val="18"/>
              </w:rPr>
            </w:pPr>
            <w:r>
              <w:rPr>
                <w:sz w:val="18"/>
                <w:szCs w:val="18"/>
              </w:rPr>
              <w:t xml:space="preserve"> Participants in population </w:t>
            </w:r>
          </w:p>
        </w:tc>
        <w:tc>
          <w:tcPr>
            <w:tcW w:w="1080" w:type="dxa"/>
            <w:tcBorders>
              <w:top w:val="nil"/>
              <w:left w:val="nil"/>
              <w:bottom w:val="nil"/>
              <w:right w:val="nil"/>
            </w:tcBorders>
          </w:tcPr>
          <w:p ns2:paraId="506AB1DD" ns2:textId="77777777" w:rsidR="00D738C3" w:rsidRDefault="00D738C3" w:rsidP="00FB4FFB">
            <w:pPr>
              <w:tabs>
                <w:tab w:val="decimal" w:pos="533"/>
                <w:tab w:val="left" w:pos="613"/>
              </w:tabs>
              <w:spacing w:before="15" w:after="15"/>
              <w:rPr>
                <w:sz w:val="18"/>
                <w:szCs w:val="18"/>
              </w:rPr>
            </w:pPr>
            <w:r>
              <w:rPr>
                <w:sz w:val="18"/>
                <w:szCs w:val="18"/>
              </w:rPr>
              <w:tab/>
              <w:t xml:space="preserve">91 </w:t>
            </w:r>
          </w:p>
        </w:tc>
        <w:tc>
          <w:tcPr>
            <w:tcW w:w="1080" w:type="dxa"/>
            <w:tcBorders>
              <w:top w:val="nil"/>
              <w:left w:val="nil"/>
              <w:bottom w:val="nil"/>
              <w:right w:val="single" w:sz="2" w:space="0" w:color="auto"/>
            </w:tcBorders>
          </w:tcPr>
          <w:p ns2:paraId="283641FB" ns2:textId="77777777" w:rsidR="00D738C3" w:rsidRDefault="00D738C3" w:rsidP="00FB4FFB">
            <w:pPr>
              <w:tabs>
                <w:tab w:val="decimal" w:pos="364"/>
                <w:tab w:val="left" w:pos="444"/>
              </w:tabs>
              <w:spacing w:before="15" w:after="15"/>
              <w:rPr>
                <w:sz w:val="18"/>
                <w:szCs w:val="18"/>
              </w:rPr>
            </w:pPr>
            <w:r>
              <w:rPr>
                <w:sz w:val="18"/>
                <w:szCs w:val="18"/>
              </w:rPr>
              <w:tab/>
            </w:r>
          </w:p>
        </w:tc>
        <w:tc>
          <w:tcPr>
            <w:tcW w:w="1080" w:type="dxa"/>
            <w:tcBorders>
              <w:top w:val="nil"/>
              <w:left w:val="nil"/>
              <w:bottom w:val="nil"/>
              <w:right w:val="nil"/>
            </w:tcBorders>
          </w:tcPr>
          <w:p ns2:paraId="448DF3BB" ns2:textId="77777777" w:rsidR="00D738C3" w:rsidRDefault="00D738C3" w:rsidP="00FB4FFB">
            <w:pPr>
              <w:tabs>
                <w:tab w:val="decimal" w:pos="533"/>
                <w:tab w:val="left" w:pos="613"/>
              </w:tabs>
              <w:spacing w:before="15" w:after="15"/>
              <w:rPr>
                <w:sz w:val="18"/>
                <w:szCs w:val="18"/>
              </w:rPr>
            </w:pPr>
            <w:r>
              <w:rPr>
                <w:sz w:val="18"/>
                <w:szCs w:val="18"/>
              </w:rPr>
              <w:tab/>
              <w:t xml:space="preserve">80 </w:t>
            </w:r>
          </w:p>
        </w:tc>
        <w:tc>
          <w:tcPr>
            <w:tcW w:w="1080" w:type="dxa"/>
            <w:tcBorders>
              <w:top w:val="nil"/>
              <w:left w:val="nil"/>
              <w:bottom w:val="nil"/>
            </w:tcBorders>
          </w:tcPr>
          <w:p ns2:paraId="14CC1398" ns2:textId="77777777" w:rsidR="00D738C3" w:rsidRDefault="00D738C3" w:rsidP="00FB4FFB">
            <w:pPr>
              <w:tabs>
                <w:tab w:val="decimal" w:pos="364"/>
                <w:tab w:val="left" w:pos="444"/>
              </w:tabs>
              <w:spacing w:before="15" w:after="15"/>
              <w:rPr>
                <w:sz w:val="18"/>
                <w:szCs w:val="18"/>
              </w:rPr>
            </w:pPr>
            <w:r>
              <w:rPr>
                <w:sz w:val="18"/>
                <w:szCs w:val="18"/>
              </w:rPr>
              <w:tab/>
            </w:r>
          </w:p>
        </w:tc>
      </w:tr>
      <w:tr w:rsidR="00D738C3" ns2:paraId="1E9A60B4" ns2:textId="77777777" w:rsidTr="00FB4FFB">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680F4853" ns2:textId="77777777" w:rsidR="00D738C3" w:rsidRDefault="00D738C3" w:rsidP="00FB4FFB">
            <w:pPr>
              <w:spacing w:before="15" w:after="15"/>
              <w:ind w:left="160" w:right="1" w:hanging="160"/>
              <w:rPr>
                <w:sz w:val="18"/>
                <w:szCs w:val="18"/>
              </w:rPr>
            </w:pPr>
            <w:r>
              <w:rPr>
                <w:sz w:val="18"/>
                <w:szCs w:val="18"/>
              </w:rPr>
              <w:t xml:space="preserve">   with one or more adverse events </w:t>
            </w:r>
          </w:p>
        </w:tc>
        <w:tc>
          <w:tcPr>
            <w:tcW w:w="1080" w:type="dxa"/>
            <w:tcBorders>
              <w:top w:val="nil"/>
              <w:left w:val="nil"/>
              <w:bottom w:val="nil"/>
              <w:right w:val="nil"/>
            </w:tcBorders>
          </w:tcPr>
          <w:p ns2:paraId="2D5679A3" ns2:textId="77777777" w:rsidR="00D738C3" w:rsidRDefault="00D738C3" w:rsidP="00FB4FFB">
            <w:pPr>
              <w:tabs>
                <w:tab w:val="decimal" w:pos="533"/>
                <w:tab w:val="left" w:pos="613"/>
              </w:tabs>
              <w:spacing w:before="15" w:after="15"/>
              <w:rPr>
                <w:sz w:val="18"/>
                <w:szCs w:val="18"/>
              </w:rPr>
            </w:pPr>
            <w:r>
              <w:rPr>
                <w:sz w:val="18"/>
                <w:szCs w:val="18"/>
              </w:rPr>
              <w:tab/>
              <w:t xml:space="preserve">10 </w:t>
            </w:r>
          </w:p>
        </w:tc>
        <w:tc>
          <w:tcPr>
            <w:tcW w:w="1080" w:type="dxa"/>
            <w:tcBorders>
              <w:top w:val="nil"/>
              <w:left w:val="nil"/>
              <w:bottom w:val="nil"/>
              <w:right w:val="single" w:sz="2" w:space="0" w:color="auto"/>
            </w:tcBorders>
          </w:tcPr>
          <w:p ns2:paraId="698521C0" ns2:textId="77777777" w:rsidR="00D738C3" w:rsidRDefault="00D738C3" w:rsidP="00FB4FFB">
            <w:pPr>
              <w:tabs>
                <w:tab w:val="decimal" w:pos="364"/>
                <w:tab w:val="left" w:pos="444"/>
              </w:tabs>
              <w:spacing w:before="15" w:after="15"/>
              <w:rPr>
                <w:sz w:val="18"/>
                <w:szCs w:val="18"/>
              </w:rPr>
            </w:pPr>
            <w:r>
              <w:rPr>
                <w:sz w:val="18"/>
                <w:szCs w:val="18"/>
              </w:rPr>
              <w:tab/>
              <w:t xml:space="preserve">(11.0) </w:t>
            </w:r>
          </w:p>
        </w:tc>
        <w:tc>
          <w:tcPr>
            <w:tcW w:w="1080" w:type="dxa"/>
            <w:tcBorders>
              <w:top w:val="nil"/>
              <w:left w:val="nil"/>
              <w:bottom w:val="nil"/>
              <w:right w:val="nil"/>
            </w:tcBorders>
          </w:tcPr>
          <w:p ns2:paraId="336CC427" ns2:textId="77777777" w:rsidR="00D738C3" w:rsidRDefault="00D738C3" w:rsidP="00FB4FFB">
            <w:pPr>
              <w:tabs>
                <w:tab w:val="decimal" w:pos="533"/>
                <w:tab w:val="left" w:pos="613"/>
              </w:tabs>
              <w:spacing w:before="15" w:after="15"/>
              <w:rPr>
                <w:sz w:val="18"/>
                <w:szCs w:val="18"/>
              </w:rPr>
            </w:pPr>
            <w:r>
              <w:rPr>
                <w:sz w:val="18"/>
                <w:szCs w:val="18"/>
              </w:rPr>
              <w:tab/>
              <w:t xml:space="preserve">11 </w:t>
            </w:r>
          </w:p>
        </w:tc>
        <w:tc>
          <w:tcPr>
            <w:tcW w:w="1080" w:type="dxa"/>
            <w:tcBorders>
              <w:top w:val="nil"/>
              <w:left w:val="nil"/>
              <w:bottom w:val="nil"/>
            </w:tcBorders>
          </w:tcPr>
          <w:p ns2:paraId="6EADDA3E" ns2:textId="77777777" w:rsidR="00D738C3" w:rsidRDefault="00D738C3" w:rsidP="00FB4FFB">
            <w:pPr>
              <w:tabs>
                <w:tab w:val="decimal" w:pos="364"/>
                <w:tab w:val="left" w:pos="444"/>
              </w:tabs>
              <w:spacing w:before="15" w:after="15"/>
              <w:rPr>
                <w:sz w:val="18"/>
                <w:szCs w:val="18"/>
              </w:rPr>
            </w:pPr>
            <w:r>
              <w:rPr>
                <w:sz w:val="18"/>
                <w:szCs w:val="18"/>
              </w:rPr>
              <w:tab/>
              <w:t xml:space="preserve">(13.8) </w:t>
            </w:r>
          </w:p>
        </w:tc>
      </w:tr>
      <w:tr w:rsidR="00D738C3" ns2:paraId="2CAFABEA" ns2:textId="77777777" w:rsidTr="00FB4FFB">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237CADB0" ns2:textId="77777777" w:rsidR="00D738C3" w:rsidRDefault="00D738C3" w:rsidP="00FB4FFB">
            <w:pPr>
              <w:spacing w:before="15" w:after="15"/>
              <w:ind w:left="160" w:right="1" w:hanging="160"/>
              <w:rPr>
                <w:sz w:val="18"/>
                <w:szCs w:val="18"/>
              </w:rPr>
            </w:pPr>
            <w:r>
              <w:rPr>
                <w:sz w:val="18"/>
                <w:szCs w:val="18"/>
              </w:rPr>
              <w:t xml:space="preserve">   with no adverse events </w:t>
            </w:r>
          </w:p>
        </w:tc>
        <w:tc>
          <w:tcPr>
            <w:tcW w:w="1080" w:type="dxa"/>
            <w:tcBorders>
              <w:top w:val="nil"/>
              <w:left w:val="nil"/>
              <w:bottom w:val="nil"/>
              <w:right w:val="nil"/>
            </w:tcBorders>
          </w:tcPr>
          <w:p ns2:paraId="011FF9AE" ns2:textId="77777777" w:rsidR="00D738C3" w:rsidRDefault="00D738C3" w:rsidP="00FB4FFB">
            <w:pPr>
              <w:tabs>
                <w:tab w:val="decimal" w:pos="533"/>
                <w:tab w:val="left" w:pos="613"/>
              </w:tabs>
              <w:spacing w:before="15" w:after="15"/>
              <w:rPr>
                <w:sz w:val="18"/>
                <w:szCs w:val="18"/>
              </w:rPr>
            </w:pPr>
            <w:r>
              <w:rPr>
                <w:sz w:val="18"/>
                <w:szCs w:val="18"/>
              </w:rPr>
              <w:tab/>
              <w:t xml:space="preserve">81 </w:t>
            </w:r>
          </w:p>
        </w:tc>
        <w:tc>
          <w:tcPr>
            <w:tcW w:w="1080" w:type="dxa"/>
            <w:tcBorders>
              <w:top w:val="nil"/>
              <w:left w:val="nil"/>
              <w:bottom w:val="nil"/>
              <w:right w:val="single" w:sz="2" w:space="0" w:color="auto"/>
            </w:tcBorders>
          </w:tcPr>
          <w:p ns2:paraId="42BA394A" ns2:textId="77777777" w:rsidR="00D738C3" w:rsidRDefault="00D738C3" w:rsidP="00FB4FFB">
            <w:pPr>
              <w:tabs>
                <w:tab w:val="decimal" w:pos="364"/>
                <w:tab w:val="left" w:pos="444"/>
              </w:tabs>
              <w:spacing w:before="15" w:after="15"/>
              <w:rPr>
                <w:sz w:val="18"/>
                <w:szCs w:val="18"/>
              </w:rPr>
            </w:pPr>
            <w:r>
              <w:rPr>
                <w:sz w:val="18"/>
                <w:szCs w:val="18"/>
              </w:rPr>
              <w:tab/>
              <w:t xml:space="preserve">(89.0) </w:t>
            </w:r>
          </w:p>
        </w:tc>
        <w:tc>
          <w:tcPr>
            <w:tcW w:w="1080" w:type="dxa"/>
            <w:tcBorders>
              <w:top w:val="nil"/>
              <w:left w:val="nil"/>
              <w:bottom w:val="nil"/>
              <w:right w:val="nil"/>
            </w:tcBorders>
          </w:tcPr>
          <w:p ns2:paraId="7D34A4BF" ns2:textId="77777777" w:rsidR="00D738C3" w:rsidRDefault="00D738C3" w:rsidP="00FB4FFB">
            <w:pPr>
              <w:tabs>
                <w:tab w:val="decimal" w:pos="533"/>
                <w:tab w:val="left" w:pos="613"/>
              </w:tabs>
              <w:spacing w:before="15" w:after="15"/>
              <w:rPr>
                <w:sz w:val="18"/>
                <w:szCs w:val="18"/>
              </w:rPr>
            </w:pPr>
            <w:r>
              <w:rPr>
                <w:sz w:val="18"/>
                <w:szCs w:val="18"/>
              </w:rPr>
              <w:tab/>
              <w:t xml:space="preserve">69 </w:t>
            </w:r>
          </w:p>
        </w:tc>
        <w:tc>
          <w:tcPr>
            <w:tcW w:w="1080" w:type="dxa"/>
            <w:tcBorders>
              <w:top w:val="nil"/>
              <w:left w:val="nil"/>
              <w:bottom w:val="nil"/>
            </w:tcBorders>
          </w:tcPr>
          <w:p ns2:paraId="67A12906" ns2:textId="77777777" w:rsidR="00D738C3" w:rsidRDefault="00D738C3" w:rsidP="00FB4FFB">
            <w:pPr>
              <w:tabs>
                <w:tab w:val="decimal" w:pos="364"/>
                <w:tab w:val="left" w:pos="444"/>
              </w:tabs>
              <w:spacing w:before="15" w:after="15"/>
              <w:rPr>
                <w:sz w:val="18"/>
                <w:szCs w:val="18"/>
              </w:rPr>
            </w:pPr>
            <w:r>
              <w:rPr>
                <w:sz w:val="18"/>
                <w:szCs w:val="18"/>
              </w:rPr>
              <w:tab/>
              <w:t xml:space="preserve">(86.3) </w:t>
            </w:r>
          </w:p>
        </w:tc>
      </w:tr>
      <w:tr w:rsidR="00D738C3" ns2:paraId="321C43F2" ns2:textId="77777777" w:rsidTr="00FB4FFB">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6A62F697" ns2:textId="77777777" w:rsidR="00D738C3" w:rsidRDefault="00D738C3" w:rsidP="00FB4FFB">
            <w:pPr>
              <w:spacing w:before="15" w:after="15"/>
              <w:rPr>
                <w:sz w:val="18"/>
                <w:szCs w:val="18"/>
              </w:rPr>
            </w:pPr>
          </w:p>
        </w:tc>
        <w:tc>
          <w:tcPr>
            <w:tcW w:w="1080" w:type="dxa"/>
            <w:tcBorders>
              <w:top w:val="nil"/>
              <w:left w:val="nil"/>
              <w:bottom w:val="nil"/>
              <w:right w:val="nil"/>
            </w:tcBorders>
          </w:tcPr>
          <w:p ns2:paraId="719ADCBD" ns2:textId="77777777" w:rsidR="00D738C3" w:rsidRDefault="00D738C3" w:rsidP="00FB4FFB">
            <w:pPr>
              <w:tabs>
                <w:tab w:val="decimal" w:pos="533"/>
                <w:tab w:val="left" w:pos="613"/>
              </w:tabs>
              <w:spacing w:before="15" w:after="15"/>
              <w:rPr>
                <w:sz w:val="18"/>
                <w:szCs w:val="18"/>
              </w:rPr>
            </w:pPr>
            <w:r>
              <w:rPr>
                <w:sz w:val="18"/>
                <w:szCs w:val="18"/>
              </w:rPr>
              <w:tab/>
            </w:r>
          </w:p>
        </w:tc>
        <w:tc>
          <w:tcPr>
            <w:tcW w:w="1080" w:type="dxa"/>
            <w:tcBorders>
              <w:top w:val="nil"/>
              <w:left w:val="nil"/>
              <w:bottom w:val="nil"/>
              <w:right w:val="single" w:sz="2" w:space="0" w:color="auto"/>
            </w:tcBorders>
          </w:tcPr>
          <w:p ns2:paraId="5D132F5A" ns2:textId="77777777" w:rsidR="00D738C3" w:rsidRDefault="00D738C3" w:rsidP="00FB4FFB">
            <w:pPr>
              <w:tabs>
                <w:tab w:val="decimal" w:pos="364"/>
                <w:tab w:val="left" w:pos="444"/>
              </w:tabs>
              <w:spacing w:before="15" w:after="15"/>
              <w:rPr>
                <w:sz w:val="18"/>
                <w:szCs w:val="18"/>
              </w:rPr>
            </w:pPr>
            <w:r>
              <w:rPr>
                <w:sz w:val="18"/>
                <w:szCs w:val="18"/>
              </w:rPr>
              <w:tab/>
            </w:r>
          </w:p>
        </w:tc>
        <w:tc>
          <w:tcPr>
            <w:tcW w:w="1080" w:type="dxa"/>
            <w:tcBorders>
              <w:top w:val="nil"/>
              <w:left w:val="nil"/>
              <w:bottom w:val="nil"/>
              <w:right w:val="nil"/>
            </w:tcBorders>
          </w:tcPr>
          <w:p ns2:paraId="440C70BA" ns2:textId="77777777" w:rsidR="00D738C3" w:rsidRDefault="00D738C3" w:rsidP="00FB4FFB">
            <w:pPr>
              <w:tabs>
                <w:tab w:val="decimal" w:pos="533"/>
                <w:tab w:val="left" w:pos="613"/>
              </w:tabs>
              <w:spacing w:before="15" w:after="15"/>
              <w:rPr>
                <w:sz w:val="18"/>
                <w:szCs w:val="18"/>
              </w:rPr>
            </w:pPr>
            <w:r>
              <w:rPr>
                <w:sz w:val="18"/>
                <w:szCs w:val="18"/>
              </w:rPr>
              <w:tab/>
            </w:r>
          </w:p>
        </w:tc>
        <w:tc>
          <w:tcPr>
            <w:tcW w:w="1080" w:type="dxa"/>
            <w:tcBorders>
              <w:top w:val="nil"/>
              <w:left w:val="nil"/>
              <w:bottom w:val="nil"/>
            </w:tcBorders>
          </w:tcPr>
          <w:p ns2:paraId="2C4D7207" ns2:textId="77777777" w:rsidR="00D738C3" w:rsidRDefault="00D738C3" w:rsidP="00FB4FFB">
            <w:pPr>
              <w:tabs>
                <w:tab w:val="decimal" w:pos="364"/>
                <w:tab w:val="left" w:pos="444"/>
              </w:tabs>
              <w:spacing w:before="15" w:after="15"/>
              <w:rPr>
                <w:sz w:val="18"/>
                <w:szCs w:val="18"/>
              </w:rPr>
            </w:pPr>
            <w:r>
              <w:rPr>
                <w:sz w:val="18"/>
                <w:szCs w:val="18"/>
              </w:rPr>
              <w:tab/>
            </w:r>
          </w:p>
        </w:tc>
      </w:tr>
      <w:tr w:rsidR="00D738C3" ns2:paraId="73B79B56" ns2:textId="77777777" w:rsidTr="00FB4FFB">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016766BF" ns2:textId="77777777" w:rsidR="00D738C3" w:rsidRDefault="00D738C3" w:rsidP="00FB4FFB">
            <w:pPr>
              <w:spacing w:after="60"/>
              <w:ind w:left="160" w:right="1" w:hanging="160"/>
              <w:rPr>
                <w:sz w:val="18"/>
                <w:szCs w:val="18"/>
              </w:rPr>
            </w:pPr>
            <w:r>
              <w:rPr>
                <w:sz w:val="18"/>
                <w:szCs w:val="18"/>
              </w:rPr>
              <w:t xml:space="preserve"> </w:t>
            </w:r>
            <w:r>
              <w:rPr>
                <w:b/>
                <w:bCs/>
                <w:sz w:val="18"/>
                <w:szCs w:val="18"/>
              </w:rPr>
              <w:t>Blood and lymphatic system disorders</w:t>
            </w:r>
            <w:r>
              <w:rPr>
                <w:sz w:val="18"/>
                <w:szCs w:val="18"/>
              </w:rPr>
              <w:t xml:space="preserve"> </w:t>
            </w:r>
          </w:p>
        </w:tc>
        <w:tc>
          <w:tcPr>
            <w:tcW w:w="1080" w:type="dxa"/>
            <w:tcBorders>
              <w:top w:val="nil"/>
              <w:left w:val="nil"/>
              <w:bottom w:val="nil"/>
              <w:right w:val="nil"/>
            </w:tcBorders>
          </w:tcPr>
          <w:p ns2:paraId="76DD59F7" ns2:textId="77777777" w:rsidR="00D738C3" w:rsidRDefault="00D738C3" w:rsidP="00FB4FFB">
            <w:pPr>
              <w:tabs>
                <w:tab w:val="decimal" w:pos="533"/>
                <w:tab w:val="left" w:pos="613"/>
              </w:tabs>
              <w:spacing w:after="60"/>
              <w:rPr>
                <w:sz w:val="18"/>
                <w:szCs w:val="18"/>
              </w:rPr>
            </w:pPr>
            <w:r>
              <w:rPr>
                <w:sz w:val="18"/>
                <w:szCs w:val="18"/>
              </w:rPr>
              <w:tab/>
            </w:r>
            <w:r>
              <w:rPr>
                <w:b/>
                <w:bCs/>
                <w:sz w:val="18"/>
                <w:szCs w:val="18"/>
              </w:rPr>
              <w:t>2</w:t>
            </w:r>
            <w:r>
              <w:rPr>
                <w:sz w:val="18"/>
                <w:szCs w:val="18"/>
              </w:rPr>
              <w:t xml:space="preserve"> </w:t>
            </w:r>
          </w:p>
        </w:tc>
        <w:tc>
          <w:tcPr>
            <w:tcW w:w="1080" w:type="dxa"/>
            <w:tcBorders>
              <w:top w:val="nil"/>
              <w:left w:val="nil"/>
              <w:bottom w:val="nil"/>
              <w:right w:val="single" w:sz="2" w:space="0" w:color="auto"/>
            </w:tcBorders>
          </w:tcPr>
          <w:p ns2:paraId="24D15BDC" ns2:textId="77777777" w:rsidR="00D738C3" w:rsidRDefault="00D738C3" w:rsidP="00FB4FFB">
            <w:pPr>
              <w:tabs>
                <w:tab w:val="decimal" w:pos="364"/>
                <w:tab w:val="left" w:pos="444"/>
              </w:tabs>
              <w:spacing w:after="60"/>
              <w:rPr>
                <w:sz w:val="18"/>
                <w:szCs w:val="18"/>
              </w:rPr>
            </w:pPr>
            <w:r>
              <w:rPr>
                <w:sz w:val="18"/>
                <w:szCs w:val="18"/>
              </w:rPr>
              <w:tab/>
            </w:r>
            <w:r>
              <w:rPr>
                <w:b/>
                <w:bCs/>
                <w:sz w:val="18"/>
                <w:szCs w:val="18"/>
              </w:rPr>
              <w:t>(2.2)</w:t>
            </w:r>
            <w:r>
              <w:rPr>
                <w:sz w:val="18"/>
                <w:szCs w:val="18"/>
              </w:rPr>
              <w:t xml:space="preserve"> </w:t>
            </w:r>
          </w:p>
        </w:tc>
        <w:tc>
          <w:tcPr>
            <w:tcW w:w="1080" w:type="dxa"/>
            <w:tcBorders>
              <w:top w:val="nil"/>
              <w:left w:val="nil"/>
              <w:bottom w:val="nil"/>
              <w:right w:val="nil"/>
            </w:tcBorders>
          </w:tcPr>
          <w:p ns2:paraId="0EBDC0FF" ns2:textId="77777777" w:rsidR="00D738C3" w:rsidRDefault="00D738C3" w:rsidP="00FB4FFB">
            <w:pPr>
              <w:tabs>
                <w:tab w:val="decimal" w:pos="533"/>
                <w:tab w:val="left" w:pos="613"/>
              </w:tabs>
              <w:spacing w:after="60"/>
              <w:rPr>
                <w:sz w:val="18"/>
                <w:szCs w:val="18"/>
              </w:rPr>
            </w:pPr>
            <w:r>
              <w:rPr>
                <w:sz w:val="18"/>
                <w:szCs w:val="18"/>
              </w:rPr>
              <w:tab/>
            </w:r>
            <w:r>
              <w:rPr>
                <w:b/>
                <w:bCs/>
                <w:sz w:val="18"/>
                <w:szCs w:val="18"/>
              </w:rPr>
              <w:t>2</w:t>
            </w:r>
            <w:r>
              <w:rPr>
                <w:sz w:val="18"/>
                <w:szCs w:val="18"/>
              </w:rPr>
              <w:t xml:space="preserve"> </w:t>
            </w:r>
          </w:p>
        </w:tc>
        <w:tc>
          <w:tcPr>
            <w:tcW w:w="1080" w:type="dxa"/>
            <w:tcBorders>
              <w:top w:val="nil"/>
              <w:left w:val="nil"/>
              <w:bottom w:val="nil"/>
            </w:tcBorders>
          </w:tcPr>
          <w:p ns2:paraId="20A1A159" ns2:textId="77777777" w:rsidR="00D738C3" w:rsidRDefault="00D738C3" w:rsidP="00FB4FFB">
            <w:pPr>
              <w:tabs>
                <w:tab w:val="decimal" w:pos="364"/>
                <w:tab w:val="left" w:pos="444"/>
              </w:tabs>
              <w:spacing w:after="60"/>
              <w:rPr>
                <w:sz w:val="18"/>
                <w:szCs w:val="18"/>
              </w:rPr>
            </w:pPr>
            <w:r>
              <w:rPr>
                <w:sz w:val="18"/>
                <w:szCs w:val="18"/>
              </w:rPr>
              <w:tab/>
            </w:r>
            <w:r>
              <w:rPr>
                <w:b/>
                <w:bCs/>
                <w:sz w:val="18"/>
                <w:szCs w:val="18"/>
              </w:rPr>
              <w:t>(2.5)</w:t>
            </w:r>
            <w:r>
              <w:rPr>
                <w:sz w:val="18"/>
                <w:szCs w:val="18"/>
              </w:rPr>
              <w:t xml:space="preserve"> </w:t>
            </w:r>
          </w:p>
        </w:tc>
      </w:tr>
      <w:tr w:rsidR="00D738C3" ns2:paraId="50080CC8" ns2:textId="77777777" w:rsidTr="00FB4FFB">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65CF216F" ns2:textId="77777777" w:rsidR="00D738C3" w:rsidRDefault="00D738C3" w:rsidP="00FB4FFB">
            <w:pPr>
              <w:spacing w:before="15" w:after="15"/>
              <w:ind w:left="160" w:right="1" w:hanging="160"/>
              <w:rPr>
                <w:sz w:val="18"/>
                <w:szCs w:val="18"/>
              </w:rPr>
            </w:pPr>
            <w:r>
              <w:rPr>
                <w:sz w:val="18"/>
                <w:szCs w:val="18"/>
              </w:rPr>
              <w:t xml:space="preserve">   Anaemia </w:t>
            </w:r>
          </w:p>
        </w:tc>
        <w:tc>
          <w:tcPr>
            <w:tcW w:w="1080" w:type="dxa"/>
            <w:tcBorders>
              <w:top w:val="nil"/>
              <w:left w:val="nil"/>
              <w:bottom w:val="nil"/>
              <w:right w:val="nil"/>
            </w:tcBorders>
          </w:tcPr>
          <w:p ns2:paraId="56428E71" ns2:textId="77777777" w:rsidR="00D738C3" w:rsidRDefault="00D738C3" w:rsidP="00FB4FFB">
            <w:pPr>
              <w:tabs>
                <w:tab w:val="decimal" w:pos="533"/>
                <w:tab w:val="left" w:pos="613"/>
              </w:tabs>
              <w:spacing w:before="15" w:after="15"/>
              <w:rPr>
                <w:sz w:val="18"/>
                <w:szCs w:val="18"/>
              </w:rPr>
            </w:pPr>
            <w:r>
              <w:rPr>
                <w:sz w:val="18"/>
                <w:szCs w:val="18"/>
              </w:rPr>
              <w:tab/>
              <w:t xml:space="preserve">2 </w:t>
            </w:r>
          </w:p>
        </w:tc>
        <w:tc>
          <w:tcPr>
            <w:tcW w:w="1080" w:type="dxa"/>
            <w:tcBorders>
              <w:top w:val="nil"/>
              <w:left w:val="nil"/>
              <w:bottom w:val="nil"/>
              <w:right w:val="single" w:sz="2" w:space="0" w:color="auto"/>
            </w:tcBorders>
          </w:tcPr>
          <w:p ns2:paraId="525F6D33" ns2:textId="77777777" w:rsidR="00D738C3" w:rsidRDefault="00D738C3" w:rsidP="00FB4FFB">
            <w:pPr>
              <w:tabs>
                <w:tab w:val="decimal" w:pos="364"/>
                <w:tab w:val="left" w:pos="444"/>
              </w:tabs>
              <w:spacing w:before="15" w:after="15"/>
              <w:rPr>
                <w:sz w:val="18"/>
                <w:szCs w:val="18"/>
              </w:rPr>
            </w:pPr>
            <w:r>
              <w:rPr>
                <w:sz w:val="18"/>
                <w:szCs w:val="18"/>
              </w:rPr>
              <w:tab/>
              <w:t xml:space="preserve">(2.2) </w:t>
            </w:r>
          </w:p>
        </w:tc>
        <w:tc>
          <w:tcPr>
            <w:tcW w:w="1080" w:type="dxa"/>
            <w:tcBorders>
              <w:top w:val="nil"/>
              <w:left w:val="nil"/>
              <w:bottom w:val="nil"/>
              <w:right w:val="nil"/>
            </w:tcBorders>
          </w:tcPr>
          <w:p ns2:paraId="31ED29CD" ns2:textId="77777777" w:rsidR="00D738C3" w:rsidRDefault="00D738C3" w:rsidP="00FB4FFB">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tcBorders>
          </w:tcPr>
          <w:p ns2:paraId="72696301" ns2:textId="77777777" w:rsidR="00D738C3" w:rsidRDefault="00D738C3" w:rsidP="00FB4FFB">
            <w:pPr>
              <w:tabs>
                <w:tab w:val="decimal" w:pos="364"/>
                <w:tab w:val="left" w:pos="444"/>
              </w:tabs>
              <w:spacing w:before="15" w:after="15"/>
              <w:rPr>
                <w:sz w:val="18"/>
                <w:szCs w:val="18"/>
              </w:rPr>
            </w:pPr>
            <w:r>
              <w:rPr>
                <w:sz w:val="18"/>
                <w:szCs w:val="18"/>
              </w:rPr>
              <w:tab/>
              <w:t xml:space="preserve">(0.0) </w:t>
            </w:r>
          </w:p>
        </w:tc>
      </w:tr>
      <w:tr w:rsidR="00D738C3" ns2:paraId="1336DBB8" ns2:textId="77777777" w:rsidTr="00FB4FFB">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5FDF3264" ns2:textId="77777777" w:rsidR="00D738C3" w:rsidRDefault="00D738C3" w:rsidP="00FB4FFB">
            <w:pPr>
              <w:spacing w:before="15" w:after="15"/>
              <w:ind w:left="160" w:right="1" w:hanging="160"/>
              <w:rPr>
                <w:sz w:val="18"/>
                <w:szCs w:val="18"/>
              </w:rPr>
            </w:pPr>
            <w:r>
              <w:rPr>
                <w:sz w:val="18"/>
                <w:szCs w:val="18"/>
              </w:rPr>
              <w:t xml:space="preserve">   Febrile neutropenia </w:t>
            </w:r>
          </w:p>
        </w:tc>
        <w:tc>
          <w:tcPr>
            <w:tcW w:w="1080" w:type="dxa"/>
            <w:tcBorders>
              <w:top w:val="nil"/>
              <w:left w:val="nil"/>
              <w:bottom w:val="nil"/>
              <w:right w:val="nil"/>
            </w:tcBorders>
          </w:tcPr>
          <w:p ns2:paraId="109D0916" ns2:textId="77777777" w:rsidR="00D738C3" w:rsidRDefault="00D738C3" w:rsidP="00FB4FFB">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right w:val="single" w:sz="2" w:space="0" w:color="auto"/>
            </w:tcBorders>
          </w:tcPr>
          <w:p ns2:paraId="737253E6" ns2:textId="77777777" w:rsidR="00D738C3" w:rsidRDefault="00D738C3" w:rsidP="00FB4FFB">
            <w:pPr>
              <w:tabs>
                <w:tab w:val="decimal" w:pos="364"/>
                <w:tab w:val="left" w:pos="444"/>
              </w:tabs>
              <w:spacing w:before="15" w:after="15"/>
              <w:rPr>
                <w:sz w:val="18"/>
                <w:szCs w:val="18"/>
              </w:rPr>
            </w:pPr>
            <w:r>
              <w:rPr>
                <w:sz w:val="18"/>
                <w:szCs w:val="18"/>
              </w:rPr>
              <w:tab/>
              <w:t xml:space="preserve">(0.0) </w:t>
            </w:r>
          </w:p>
        </w:tc>
        <w:tc>
          <w:tcPr>
            <w:tcW w:w="1080" w:type="dxa"/>
            <w:tcBorders>
              <w:top w:val="nil"/>
              <w:left w:val="nil"/>
              <w:bottom w:val="nil"/>
              <w:right w:val="nil"/>
            </w:tcBorders>
          </w:tcPr>
          <w:p ns2:paraId="0409A6A1" ns2:textId="77777777" w:rsidR="00D738C3" w:rsidRDefault="00D738C3" w:rsidP="00FB4FFB">
            <w:pPr>
              <w:tabs>
                <w:tab w:val="decimal" w:pos="533"/>
                <w:tab w:val="left" w:pos="613"/>
              </w:tabs>
              <w:spacing w:before="15" w:after="15"/>
              <w:rPr>
                <w:sz w:val="18"/>
                <w:szCs w:val="18"/>
              </w:rPr>
            </w:pPr>
            <w:r>
              <w:rPr>
                <w:sz w:val="18"/>
                <w:szCs w:val="18"/>
              </w:rPr>
              <w:tab/>
              <w:t xml:space="preserve">2 </w:t>
            </w:r>
          </w:p>
        </w:tc>
        <w:tc>
          <w:tcPr>
            <w:tcW w:w="1080" w:type="dxa"/>
            <w:tcBorders>
              <w:top w:val="nil"/>
              <w:left w:val="nil"/>
              <w:bottom w:val="nil"/>
            </w:tcBorders>
          </w:tcPr>
          <w:p ns2:paraId="014A1C93" ns2:textId="77777777" w:rsidR="00D738C3" w:rsidRDefault="00D738C3" w:rsidP="00FB4FFB">
            <w:pPr>
              <w:tabs>
                <w:tab w:val="decimal" w:pos="364"/>
                <w:tab w:val="left" w:pos="444"/>
              </w:tabs>
              <w:spacing w:before="15" w:after="15"/>
              <w:rPr>
                <w:sz w:val="18"/>
                <w:szCs w:val="18"/>
              </w:rPr>
            </w:pPr>
            <w:r>
              <w:rPr>
                <w:sz w:val="18"/>
                <w:szCs w:val="18"/>
              </w:rPr>
              <w:tab/>
              <w:t xml:space="preserve">(2.5) </w:t>
            </w:r>
          </w:p>
        </w:tc>
      </w:tr>
      <w:tr w:rsidR="00D738C3" ns2:paraId="57EF5C06" ns2:textId="77777777" w:rsidTr="00FB4FFB">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3A97CAAE" ns2:textId="77777777" w:rsidR="00D738C3" w:rsidRDefault="00D738C3" w:rsidP="00FB4FFB">
            <w:pPr>
              <w:spacing w:after="60"/>
              <w:ind w:left="160" w:right="1" w:hanging="160"/>
              <w:rPr>
                <w:sz w:val="18"/>
                <w:szCs w:val="18"/>
              </w:rPr>
            </w:pPr>
            <w:r>
              <w:rPr>
                <w:sz w:val="18"/>
                <w:szCs w:val="18"/>
              </w:rPr>
              <w:t xml:space="preserve"> </w:t>
            </w:r>
            <w:r>
              <w:rPr>
                <w:b/>
                <w:bCs/>
                <w:sz w:val="18"/>
                <w:szCs w:val="18"/>
              </w:rPr>
              <w:t>Gastrointestinal disorders</w:t>
            </w:r>
            <w:r>
              <w:rPr>
                <w:sz w:val="18"/>
                <w:szCs w:val="18"/>
              </w:rPr>
              <w:t xml:space="preserve"> </w:t>
            </w:r>
          </w:p>
        </w:tc>
        <w:tc>
          <w:tcPr>
            <w:tcW w:w="1080" w:type="dxa"/>
            <w:tcBorders>
              <w:top w:val="nil"/>
              <w:left w:val="nil"/>
              <w:bottom w:val="nil"/>
              <w:right w:val="nil"/>
            </w:tcBorders>
          </w:tcPr>
          <w:p ns2:paraId="6C475A53" ns2:textId="77777777" w:rsidR="00D738C3" w:rsidRDefault="00D738C3" w:rsidP="00FB4FFB">
            <w:pPr>
              <w:tabs>
                <w:tab w:val="decimal" w:pos="533"/>
                <w:tab w:val="left" w:pos="613"/>
              </w:tabs>
              <w:spacing w:after="60"/>
              <w:rPr>
                <w:sz w:val="18"/>
                <w:szCs w:val="18"/>
              </w:rPr>
            </w:pPr>
            <w:r>
              <w:rPr>
                <w:sz w:val="18"/>
                <w:szCs w:val="18"/>
              </w:rPr>
              <w:tab/>
            </w:r>
            <w:r>
              <w:rPr>
                <w:b/>
                <w:bCs/>
                <w:sz w:val="18"/>
                <w:szCs w:val="18"/>
              </w:rPr>
              <w:t>1</w:t>
            </w:r>
            <w:r>
              <w:rPr>
                <w:sz w:val="18"/>
                <w:szCs w:val="18"/>
              </w:rPr>
              <w:t xml:space="preserve"> </w:t>
            </w:r>
          </w:p>
        </w:tc>
        <w:tc>
          <w:tcPr>
            <w:tcW w:w="1080" w:type="dxa"/>
            <w:tcBorders>
              <w:top w:val="nil"/>
              <w:left w:val="nil"/>
              <w:bottom w:val="nil"/>
              <w:right w:val="single" w:sz="2" w:space="0" w:color="auto"/>
            </w:tcBorders>
          </w:tcPr>
          <w:p ns2:paraId="086113E6" ns2:textId="77777777" w:rsidR="00D738C3" w:rsidRDefault="00D738C3" w:rsidP="00FB4FFB">
            <w:pPr>
              <w:tabs>
                <w:tab w:val="decimal" w:pos="364"/>
                <w:tab w:val="left" w:pos="444"/>
              </w:tabs>
              <w:spacing w:after="60"/>
              <w:rPr>
                <w:sz w:val="18"/>
                <w:szCs w:val="18"/>
              </w:rPr>
            </w:pPr>
            <w:r>
              <w:rPr>
                <w:sz w:val="18"/>
                <w:szCs w:val="18"/>
              </w:rPr>
              <w:tab/>
            </w:r>
            <w:r>
              <w:rPr>
                <w:b/>
                <w:bCs/>
                <w:sz w:val="18"/>
                <w:szCs w:val="18"/>
              </w:rPr>
              <w:t>(1.1)</w:t>
            </w:r>
            <w:r>
              <w:rPr>
                <w:sz w:val="18"/>
                <w:szCs w:val="18"/>
              </w:rPr>
              <w:t xml:space="preserve"> </w:t>
            </w:r>
          </w:p>
        </w:tc>
        <w:tc>
          <w:tcPr>
            <w:tcW w:w="1080" w:type="dxa"/>
            <w:tcBorders>
              <w:top w:val="nil"/>
              <w:left w:val="nil"/>
              <w:bottom w:val="nil"/>
              <w:right w:val="nil"/>
            </w:tcBorders>
          </w:tcPr>
          <w:p ns2:paraId="0F4507D8" ns2:textId="77777777" w:rsidR="00D738C3" w:rsidRDefault="00D738C3" w:rsidP="00FB4FFB">
            <w:pPr>
              <w:tabs>
                <w:tab w:val="decimal" w:pos="533"/>
                <w:tab w:val="left" w:pos="613"/>
              </w:tabs>
              <w:spacing w:after="60"/>
              <w:rPr>
                <w:sz w:val="18"/>
                <w:szCs w:val="18"/>
              </w:rPr>
            </w:pPr>
            <w:r>
              <w:rPr>
                <w:sz w:val="18"/>
                <w:szCs w:val="18"/>
              </w:rPr>
              <w:tab/>
            </w:r>
            <w:r>
              <w:rPr>
                <w:b/>
                <w:bCs/>
                <w:sz w:val="18"/>
                <w:szCs w:val="18"/>
              </w:rPr>
              <w:t>2</w:t>
            </w:r>
            <w:r>
              <w:rPr>
                <w:sz w:val="18"/>
                <w:szCs w:val="18"/>
              </w:rPr>
              <w:t xml:space="preserve"> </w:t>
            </w:r>
          </w:p>
        </w:tc>
        <w:tc>
          <w:tcPr>
            <w:tcW w:w="1080" w:type="dxa"/>
            <w:tcBorders>
              <w:top w:val="nil"/>
              <w:left w:val="nil"/>
              <w:bottom w:val="nil"/>
            </w:tcBorders>
          </w:tcPr>
          <w:p ns2:paraId="664AA02A" ns2:textId="77777777" w:rsidR="00D738C3" w:rsidRDefault="00D738C3" w:rsidP="00FB4FFB">
            <w:pPr>
              <w:tabs>
                <w:tab w:val="decimal" w:pos="364"/>
                <w:tab w:val="left" w:pos="444"/>
              </w:tabs>
              <w:spacing w:after="60"/>
              <w:rPr>
                <w:sz w:val="18"/>
                <w:szCs w:val="18"/>
              </w:rPr>
            </w:pPr>
            <w:r>
              <w:rPr>
                <w:sz w:val="18"/>
                <w:szCs w:val="18"/>
              </w:rPr>
              <w:tab/>
            </w:r>
            <w:r>
              <w:rPr>
                <w:b/>
                <w:bCs/>
                <w:sz w:val="18"/>
                <w:szCs w:val="18"/>
              </w:rPr>
              <w:t>(2.5)</w:t>
            </w:r>
            <w:r>
              <w:rPr>
                <w:sz w:val="18"/>
                <w:szCs w:val="18"/>
              </w:rPr>
              <w:t xml:space="preserve"> </w:t>
            </w:r>
          </w:p>
        </w:tc>
      </w:tr>
      <w:tr w:rsidR="00D738C3" ns2:paraId="1B1FC6F4" ns2:textId="77777777" w:rsidTr="00FB4FFB">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14AA3A2F" ns2:textId="77777777" w:rsidR="00D738C3" w:rsidRDefault="00D738C3" w:rsidP="00FB4FFB">
            <w:pPr>
              <w:spacing w:before="15" w:after="15"/>
              <w:ind w:left="160" w:right="1" w:hanging="160"/>
              <w:rPr>
                <w:sz w:val="18"/>
                <w:szCs w:val="18"/>
              </w:rPr>
            </w:pPr>
            <w:r>
              <w:rPr>
                <w:sz w:val="18"/>
                <w:szCs w:val="18"/>
              </w:rPr>
              <w:t xml:space="preserve">   Stomatitis </w:t>
            </w:r>
          </w:p>
        </w:tc>
        <w:tc>
          <w:tcPr>
            <w:tcW w:w="1080" w:type="dxa"/>
            <w:tcBorders>
              <w:top w:val="nil"/>
              <w:left w:val="nil"/>
              <w:bottom w:val="nil"/>
              <w:right w:val="nil"/>
            </w:tcBorders>
          </w:tcPr>
          <w:p ns2:paraId="6186D50B" ns2:textId="77777777" w:rsidR="00D738C3" w:rsidRDefault="00D738C3" w:rsidP="00FB4FFB">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right w:val="single" w:sz="2" w:space="0" w:color="auto"/>
            </w:tcBorders>
          </w:tcPr>
          <w:p ns2:paraId="0CA7FB23" ns2:textId="77777777" w:rsidR="00D738C3" w:rsidRDefault="00D738C3" w:rsidP="00FB4FFB">
            <w:pPr>
              <w:tabs>
                <w:tab w:val="decimal" w:pos="364"/>
                <w:tab w:val="left" w:pos="444"/>
              </w:tabs>
              <w:spacing w:before="15" w:after="15"/>
              <w:rPr>
                <w:sz w:val="18"/>
                <w:szCs w:val="18"/>
              </w:rPr>
            </w:pPr>
            <w:r>
              <w:rPr>
                <w:sz w:val="18"/>
                <w:szCs w:val="18"/>
              </w:rPr>
              <w:tab/>
              <w:t xml:space="preserve">(1.1) </w:t>
            </w:r>
          </w:p>
        </w:tc>
        <w:tc>
          <w:tcPr>
            <w:tcW w:w="1080" w:type="dxa"/>
            <w:tcBorders>
              <w:top w:val="nil"/>
              <w:left w:val="nil"/>
              <w:bottom w:val="nil"/>
              <w:right w:val="nil"/>
            </w:tcBorders>
          </w:tcPr>
          <w:p ns2:paraId="235A3606" ns2:textId="77777777" w:rsidR="00D738C3" w:rsidRDefault="00D738C3" w:rsidP="00FB4FFB">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tcBorders>
          </w:tcPr>
          <w:p ns2:paraId="56D74285" ns2:textId="77777777" w:rsidR="00D738C3" w:rsidRDefault="00D738C3" w:rsidP="00FB4FFB">
            <w:pPr>
              <w:tabs>
                <w:tab w:val="decimal" w:pos="364"/>
                <w:tab w:val="left" w:pos="444"/>
              </w:tabs>
              <w:spacing w:before="15" w:after="15"/>
              <w:rPr>
                <w:sz w:val="18"/>
                <w:szCs w:val="18"/>
              </w:rPr>
            </w:pPr>
            <w:r>
              <w:rPr>
                <w:sz w:val="18"/>
                <w:szCs w:val="18"/>
              </w:rPr>
              <w:tab/>
              <w:t xml:space="preserve">(1.3) </w:t>
            </w:r>
          </w:p>
        </w:tc>
      </w:tr>
      <w:tr w:rsidR="00D738C3" ns2:paraId="23A5880A" ns2:textId="77777777" w:rsidTr="00FB4FFB">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2D2041ED" ns2:textId="77777777" w:rsidR="00D738C3" w:rsidRDefault="00D738C3" w:rsidP="00FB4FFB">
            <w:pPr>
              <w:spacing w:before="15" w:after="15"/>
              <w:ind w:left="160" w:right="1" w:hanging="160"/>
              <w:rPr>
                <w:sz w:val="18"/>
                <w:szCs w:val="18"/>
              </w:rPr>
            </w:pPr>
            <w:r>
              <w:rPr>
                <w:sz w:val="18"/>
                <w:szCs w:val="18"/>
              </w:rPr>
              <w:t xml:space="preserve">   Vomiting </w:t>
            </w:r>
          </w:p>
        </w:tc>
        <w:tc>
          <w:tcPr>
            <w:tcW w:w="1080" w:type="dxa"/>
            <w:tcBorders>
              <w:top w:val="nil"/>
              <w:left w:val="nil"/>
              <w:bottom w:val="nil"/>
              <w:right w:val="nil"/>
            </w:tcBorders>
          </w:tcPr>
          <w:p ns2:paraId="498DFF48" ns2:textId="77777777" w:rsidR="00D738C3" w:rsidRDefault="00D738C3" w:rsidP="00FB4FFB">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right w:val="single" w:sz="2" w:space="0" w:color="auto"/>
            </w:tcBorders>
          </w:tcPr>
          <w:p ns2:paraId="6787535B" ns2:textId="77777777" w:rsidR="00D738C3" w:rsidRDefault="00D738C3" w:rsidP="00FB4FFB">
            <w:pPr>
              <w:tabs>
                <w:tab w:val="decimal" w:pos="364"/>
                <w:tab w:val="left" w:pos="444"/>
              </w:tabs>
              <w:spacing w:before="15" w:after="15"/>
              <w:rPr>
                <w:sz w:val="18"/>
                <w:szCs w:val="18"/>
              </w:rPr>
            </w:pPr>
            <w:r>
              <w:rPr>
                <w:sz w:val="18"/>
                <w:szCs w:val="18"/>
              </w:rPr>
              <w:tab/>
              <w:t xml:space="preserve">(0.0) </w:t>
            </w:r>
          </w:p>
        </w:tc>
        <w:tc>
          <w:tcPr>
            <w:tcW w:w="1080" w:type="dxa"/>
            <w:tcBorders>
              <w:top w:val="nil"/>
              <w:left w:val="nil"/>
              <w:bottom w:val="nil"/>
              <w:right w:val="nil"/>
            </w:tcBorders>
          </w:tcPr>
          <w:p ns2:paraId="4D95C0F8" ns2:textId="77777777" w:rsidR="00D738C3" w:rsidRDefault="00D738C3" w:rsidP="00FB4FFB">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tcBorders>
          </w:tcPr>
          <w:p ns2:paraId="0518CE0D" ns2:textId="77777777" w:rsidR="00D738C3" w:rsidRDefault="00D738C3" w:rsidP="00FB4FFB">
            <w:pPr>
              <w:tabs>
                <w:tab w:val="decimal" w:pos="364"/>
                <w:tab w:val="left" w:pos="444"/>
              </w:tabs>
              <w:spacing w:before="15" w:after="15"/>
              <w:rPr>
                <w:sz w:val="18"/>
                <w:szCs w:val="18"/>
              </w:rPr>
            </w:pPr>
            <w:r>
              <w:rPr>
                <w:sz w:val="18"/>
                <w:szCs w:val="18"/>
              </w:rPr>
              <w:tab/>
              <w:t xml:space="preserve">(1.3) </w:t>
            </w:r>
          </w:p>
        </w:tc>
      </w:tr>
      <w:tr w:rsidR="00D738C3" ns2:paraId="3D3331A1" ns2:textId="77777777" w:rsidTr="00FB4FFB">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2060ADC5" ns2:textId="77777777" w:rsidR="00D738C3" w:rsidRDefault="00D738C3" w:rsidP="00FB4FFB">
            <w:pPr>
              <w:spacing w:after="60"/>
              <w:ind w:left="160" w:right="1" w:hanging="160"/>
              <w:rPr>
                <w:sz w:val="18"/>
                <w:szCs w:val="18"/>
              </w:rPr>
            </w:pPr>
            <w:r>
              <w:rPr>
                <w:sz w:val="18"/>
                <w:szCs w:val="18"/>
              </w:rPr>
              <w:t xml:space="preserve"> </w:t>
            </w:r>
            <w:r>
              <w:rPr>
                <w:b/>
                <w:bCs/>
                <w:sz w:val="18"/>
                <w:szCs w:val="18"/>
              </w:rPr>
              <w:t>General disorders and administration site conditions</w:t>
            </w:r>
            <w:r>
              <w:rPr>
                <w:sz w:val="18"/>
                <w:szCs w:val="18"/>
              </w:rPr>
              <w:t xml:space="preserve"> </w:t>
            </w:r>
          </w:p>
        </w:tc>
        <w:tc>
          <w:tcPr>
            <w:tcW w:w="1080" w:type="dxa"/>
            <w:tcBorders>
              <w:top w:val="nil"/>
              <w:left w:val="nil"/>
              <w:bottom w:val="nil"/>
              <w:right w:val="nil"/>
            </w:tcBorders>
          </w:tcPr>
          <w:p ns2:paraId="37F712A4" ns2:textId="77777777" w:rsidR="00D738C3" w:rsidRDefault="00D738C3" w:rsidP="00FB4FFB">
            <w:pPr>
              <w:tabs>
                <w:tab w:val="decimal" w:pos="533"/>
                <w:tab w:val="left" w:pos="613"/>
              </w:tabs>
              <w:spacing w:after="60"/>
              <w:rPr>
                <w:sz w:val="18"/>
                <w:szCs w:val="18"/>
              </w:rPr>
            </w:pPr>
            <w:r>
              <w:rPr>
                <w:sz w:val="18"/>
                <w:szCs w:val="18"/>
              </w:rPr>
              <w:tab/>
            </w:r>
            <w:r>
              <w:rPr>
                <w:b/>
                <w:bCs/>
                <w:sz w:val="18"/>
                <w:szCs w:val="18"/>
              </w:rPr>
              <w:t>0</w:t>
            </w:r>
            <w:r>
              <w:rPr>
                <w:sz w:val="18"/>
                <w:szCs w:val="18"/>
              </w:rPr>
              <w:t xml:space="preserve"> </w:t>
            </w:r>
          </w:p>
        </w:tc>
        <w:tc>
          <w:tcPr>
            <w:tcW w:w="1080" w:type="dxa"/>
            <w:tcBorders>
              <w:top w:val="nil"/>
              <w:left w:val="nil"/>
              <w:bottom w:val="nil"/>
              <w:right w:val="single" w:sz="2" w:space="0" w:color="auto"/>
            </w:tcBorders>
          </w:tcPr>
          <w:p ns2:paraId="1C9300A3" ns2:textId="77777777" w:rsidR="00D738C3" w:rsidRDefault="00D738C3" w:rsidP="00FB4FFB">
            <w:pPr>
              <w:tabs>
                <w:tab w:val="decimal" w:pos="364"/>
                <w:tab w:val="left" w:pos="444"/>
              </w:tabs>
              <w:spacing w:after="60"/>
              <w:rPr>
                <w:sz w:val="18"/>
                <w:szCs w:val="18"/>
              </w:rPr>
            </w:pPr>
            <w:r>
              <w:rPr>
                <w:sz w:val="18"/>
                <w:szCs w:val="18"/>
              </w:rPr>
              <w:tab/>
            </w:r>
            <w:r>
              <w:rPr>
                <w:b/>
                <w:bCs/>
                <w:sz w:val="18"/>
                <w:szCs w:val="18"/>
              </w:rPr>
              <w:t>(0.0)</w:t>
            </w:r>
            <w:r>
              <w:rPr>
                <w:sz w:val="18"/>
                <w:szCs w:val="18"/>
              </w:rPr>
              <w:t xml:space="preserve"> </w:t>
            </w:r>
          </w:p>
        </w:tc>
        <w:tc>
          <w:tcPr>
            <w:tcW w:w="1080" w:type="dxa"/>
            <w:tcBorders>
              <w:top w:val="nil"/>
              <w:left w:val="nil"/>
              <w:bottom w:val="nil"/>
              <w:right w:val="nil"/>
            </w:tcBorders>
          </w:tcPr>
          <w:p ns2:paraId="4E8C25A3" ns2:textId="77777777" w:rsidR="00D738C3" w:rsidRDefault="00D738C3" w:rsidP="00FB4FFB">
            <w:pPr>
              <w:tabs>
                <w:tab w:val="decimal" w:pos="533"/>
                <w:tab w:val="left" w:pos="613"/>
              </w:tabs>
              <w:spacing w:after="60"/>
              <w:rPr>
                <w:sz w:val="18"/>
                <w:szCs w:val="18"/>
              </w:rPr>
            </w:pPr>
            <w:r>
              <w:rPr>
                <w:sz w:val="18"/>
                <w:szCs w:val="18"/>
              </w:rPr>
              <w:tab/>
            </w:r>
            <w:r>
              <w:rPr>
                <w:b/>
                <w:bCs/>
                <w:sz w:val="18"/>
                <w:szCs w:val="18"/>
              </w:rPr>
              <w:t>1</w:t>
            </w:r>
            <w:r>
              <w:rPr>
                <w:sz w:val="18"/>
                <w:szCs w:val="18"/>
              </w:rPr>
              <w:t xml:space="preserve"> </w:t>
            </w:r>
          </w:p>
        </w:tc>
        <w:tc>
          <w:tcPr>
            <w:tcW w:w="1080" w:type="dxa"/>
            <w:tcBorders>
              <w:top w:val="nil"/>
              <w:left w:val="nil"/>
              <w:bottom w:val="nil"/>
            </w:tcBorders>
          </w:tcPr>
          <w:p ns2:paraId="718CAF6F" ns2:textId="77777777" w:rsidR="00D738C3" w:rsidRDefault="00D738C3" w:rsidP="00FB4FFB">
            <w:pPr>
              <w:tabs>
                <w:tab w:val="decimal" w:pos="364"/>
                <w:tab w:val="left" w:pos="444"/>
              </w:tabs>
              <w:spacing w:after="60"/>
              <w:rPr>
                <w:sz w:val="18"/>
                <w:szCs w:val="18"/>
              </w:rPr>
            </w:pPr>
            <w:r>
              <w:rPr>
                <w:sz w:val="18"/>
                <w:szCs w:val="18"/>
              </w:rPr>
              <w:tab/>
            </w:r>
            <w:r>
              <w:rPr>
                <w:b/>
                <w:bCs/>
                <w:sz w:val="18"/>
                <w:szCs w:val="18"/>
              </w:rPr>
              <w:t>(1.3)</w:t>
            </w:r>
            <w:r>
              <w:rPr>
                <w:sz w:val="18"/>
                <w:szCs w:val="18"/>
              </w:rPr>
              <w:t xml:space="preserve"> </w:t>
            </w:r>
          </w:p>
        </w:tc>
      </w:tr>
      <w:tr w:rsidR="00D738C3" ns2:paraId="733BCDC8" ns2:textId="77777777" w:rsidTr="00FB4FFB">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7003D483" ns2:textId="77777777" w:rsidR="00D738C3" w:rsidRDefault="00D738C3" w:rsidP="00FB4FFB">
            <w:pPr>
              <w:spacing w:before="15" w:after="15"/>
              <w:ind w:left="160" w:right="1" w:hanging="160"/>
              <w:rPr>
                <w:sz w:val="18"/>
                <w:szCs w:val="18"/>
              </w:rPr>
            </w:pPr>
            <w:r>
              <w:rPr>
                <w:sz w:val="18"/>
                <w:szCs w:val="18"/>
              </w:rPr>
              <w:t xml:space="preserve">   Chest pain </w:t>
            </w:r>
          </w:p>
        </w:tc>
        <w:tc>
          <w:tcPr>
            <w:tcW w:w="1080" w:type="dxa"/>
            <w:tcBorders>
              <w:top w:val="nil"/>
              <w:left w:val="nil"/>
              <w:bottom w:val="nil"/>
              <w:right w:val="nil"/>
            </w:tcBorders>
          </w:tcPr>
          <w:p ns2:paraId="5DFC9C6D" ns2:textId="77777777" w:rsidR="00D738C3" w:rsidRDefault="00D738C3" w:rsidP="00FB4FFB">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right w:val="single" w:sz="2" w:space="0" w:color="auto"/>
            </w:tcBorders>
          </w:tcPr>
          <w:p ns2:paraId="3F09DEBC" ns2:textId="77777777" w:rsidR="00D738C3" w:rsidRDefault="00D738C3" w:rsidP="00FB4FFB">
            <w:pPr>
              <w:tabs>
                <w:tab w:val="decimal" w:pos="364"/>
                <w:tab w:val="left" w:pos="444"/>
              </w:tabs>
              <w:spacing w:before="15" w:after="15"/>
              <w:rPr>
                <w:sz w:val="18"/>
                <w:szCs w:val="18"/>
              </w:rPr>
            </w:pPr>
            <w:r>
              <w:rPr>
                <w:sz w:val="18"/>
                <w:szCs w:val="18"/>
              </w:rPr>
              <w:tab/>
              <w:t xml:space="preserve">(0.0) </w:t>
            </w:r>
          </w:p>
        </w:tc>
        <w:tc>
          <w:tcPr>
            <w:tcW w:w="1080" w:type="dxa"/>
            <w:tcBorders>
              <w:top w:val="nil"/>
              <w:left w:val="nil"/>
              <w:bottom w:val="nil"/>
              <w:right w:val="nil"/>
            </w:tcBorders>
          </w:tcPr>
          <w:p ns2:paraId="78B2A3AA" ns2:textId="77777777" w:rsidR="00D738C3" w:rsidRDefault="00D738C3" w:rsidP="00FB4FFB">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tcBorders>
          </w:tcPr>
          <w:p ns2:paraId="783DBAFF" ns2:textId="77777777" w:rsidR="00D738C3" w:rsidRDefault="00D738C3" w:rsidP="00FB4FFB">
            <w:pPr>
              <w:tabs>
                <w:tab w:val="decimal" w:pos="364"/>
                <w:tab w:val="left" w:pos="444"/>
              </w:tabs>
              <w:spacing w:before="15" w:after="15"/>
              <w:rPr>
                <w:sz w:val="18"/>
                <w:szCs w:val="18"/>
              </w:rPr>
            </w:pPr>
            <w:r>
              <w:rPr>
                <w:sz w:val="18"/>
                <w:szCs w:val="18"/>
              </w:rPr>
              <w:tab/>
              <w:t xml:space="preserve">(1.3) </w:t>
            </w:r>
          </w:p>
        </w:tc>
      </w:tr>
      <w:tr w:rsidR="00D738C3" ns2:paraId="35EBF9B6" ns2:textId="77777777" w:rsidTr="00FB4FFB">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58526951" ns2:textId="77777777" w:rsidR="00D738C3" w:rsidRDefault="00D738C3" w:rsidP="00FB4FFB">
            <w:pPr>
              <w:spacing w:after="60"/>
              <w:ind w:left="160" w:right="1" w:hanging="160"/>
              <w:rPr>
                <w:sz w:val="18"/>
                <w:szCs w:val="18"/>
              </w:rPr>
            </w:pPr>
            <w:r>
              <w:rPr>
                <w:sz w:val="18"/>
                <w:szCs w:val="18"/>
              </w:rPr>
              <w:t xml:space="preserve"> </w:t>
            </w:r>
            <w:r>
              <w:rPr>
                <w:b/>
                <w:bCs/>
                <w:sz w:val="18"/>
                <w:szCs w:val="18"/>
              </w:rPr>
              <w:t>Infections and infestations</w:t>
            </w:r>
            <w:r>
              <w:rPr>
                <w:sz w:val="18"/>
                <w:szCs w:val="18"/>
              </w:rPr>
              <w:t xml:space="preserve"> </w:t>
            </w:r>
          </w:p>
        </w:tc>
        <w:tc>
          <w:tcPr>
            <w:tcW w:w="1080" w:type="dxa"/>
            <w:tcBorders>
              <w:top w:val="nil"/>
              <w:left w:val="nil"/>
              <w:bottom w:val="nil"/>
              <w:right w:val="nil"/>
            </w:tcBorders>
          </w:tcPr>
          <w:p ns2:paraId="6C9F2569" ns2:textId="77777777" w:rsidR="00D738C3" w:rsidRDefault="00D738C3" w:rsidP="00FB4FFB">
            <w:pPr>
              <w:tabs>
                <w:tab w:val="decimal" w:pos="533"/>
                <w:tab w:val="left" w:pos="613"/>
              </w:tabs>
              <w:spacing w:after="60"/>
              <w:rPr>
                <w:sz w:val="18"/>
                <w:szCs w:val="18"/>
              </w:rPr>
            </w:pPr>
            <w:r>
              <w:rPr>
                <w:sz w:val="18"/>
                <w:szCs w:val="18"/>
              </w:rPr>
              <w:tab/>
            </w:r>
            <w:r>
              <w:rPr>
                <w:b/>
                <w:bCs/>
                <w:sz w:val="18"/>
                <w:szCs w:val="18"/>
              </w:rPr>
              <w:t>2</w:t>
            </w:r>
            <w:r>
              <w:rPr>
                <w:sz w:val="18"/>
                <w:szCs w:val="18"/>
              </w:rPr>
              <w:t xml:space="preserve"> </w:t>
            </w:r>
          </w:p>
        </w:tc>
        <w:tc>
          <w:tcPr>
            <w:tcW w:w="1080" w:type="dxa"/>
            <w:tcBorders>
              <w:top w:val="nil"/>
              <w:left w:val="nil"/>
              <w:bottom w:val="nil"/>
              <w:right w:val="single" w:sz="2" w:space="0" w:color="auto"/>
            </w:tcBorders>
          </w:tcPr>
          <w:p ns2:paraId="306B16F2" ns2:textId="77777777" w:rsidR="00D738C3" w:rsidRDefault="00D738C3" w:rsidP="00FB4FFB">
            <w:pPr>
              <w:tabs>
                <w:tab w:val="decimal" w:pos="364"/>
                <w:tab w:val="left" w:pos="444"/>
              </w:tabs>
              <w:spacing w:after="60"/>
              <w:rPr>
                <w:sz w:val="18"/>
                <w:szCs w:val="18"/>
              </w:rPr>
            </w:pPr>
            <w:r>
              <w:rPr>
                <w:sz w:val="18"/>
                <w:szCs w:val="18"/>
              </w:rPr>
              <w:tab/>
            </w:r>
            <w:r>
              <w:rPr>
                <w:b/>
                <w:bCs/>
                <w:sz w:val="18"/>
                <w:szCs w:val="18"/>
              </w:rPr>
              <w:t>(2.2)</w:t>
            </w:r>
            <w:r>
              <w:rPr>
                <w:sz w:val="18"/>
                <w:szCs w:val="18"/>
              </w:rPr>
              <w:t xml:space="preserve"> </w:t>
            </w:r>
          </w:p>
        </w:tc>
        <w:tc>
          <w:tcPr>
            <w:tcW w:w="1080" w:type="dxa"/>
            <w:tcBorders>
              <w:top w:val="nil"/>
              <w:left w:val="nil"/>
              <w:bottom w:val="nil"/>
              <w:right w:val="nil"/>
            </w:tcBorders>
          </w:tcPr>
          <w:p ns2:paraId="175C07AD" ns2:textId="77777777" w:rsidR="00D738C3" w:rsidRDefault="00D738C3" w:rsidP="00FB4FFB">
            <w:pPr>
              <w:tabs>
                <w:tab w:val="decimal" w:pos="533"/>
                <w:tab w:val="left" w:pos="613"/>
              </w:tabs>
              <w:spacing w:after="60"/>
              <w:rPr>
                <w:sz w:val="18"/>
                <w:szCs w:val="18"/>
              </w:rPr>
            </w:pPr>
            <w:r>
              <w:rPr>
                <w:sz w:val="18"/>
                <w:szCs w:val="18"/>
              </w:rPr>
              <w:tab/>
            </w:r>
            <w:r>
              <w:rPr>
                <w:b/>
                <w:bCs/>
                <w:sz w:val="18"/>
                <w:szCs w:val="18"/>
              </w:rPr>
              <w:t>1</w:t>
            </w:r>
            <w:r>
              <w:rPr>
                <w:sz w:val="18"/>
                <w:szCs w:val="18"/>
              </w:rPr>
              <w:t xml:space="preserve"> </w:t>
            </w:r>
          </w:p>
        </w:tc>
        <w:tc>
          <w:tcPr>
            <w:tcW w:w="1080" w:type="dxa"/>
            <w:tcBorders>
              <w:top w:val="nil"/>
              <w:left w:val="nil"/>
              <w:bottom w:val="nil"/>
            </w:tcBorders>
          </w:tcPr>
          <w:p ns2:paraId="409F2F72" ns2:textId="77777777" w:rsidR="00D738C3" w:rsidRDefault="00D738C3" w:rsidP="00FB4FFB">
            <w:pPr>
              <w:tabs>
                <w:tab w:val="decimal" w:pos="364"/>
                <w:tab w:val="left" w:pos="444"/>
              </w:tabs>
              <w:spacing w:after="60"/>
              <w:rPr>
                <w:sz w:val="18"/>
                <w:szCs w:val="18"/>
              </w:rPr>
            </w:pPr>
            <w:r>
              <w:rPr>
                <w:sz w:val="18"/>
                <w:szCs w:val="18"/>
              </w:rPr>
              <w:tab/>
            </w:r>
            <w:r>
              <w:rPr>
                <w:b/>
                <w:bCs/>
                <w:sz w:val="18"/>
                <w:szCs w:val="18"/>
              </w:rPr>
              <w:t>(1.3)</w:t>
            </w:r>
            <w:r>
              <w:rPr>
                <w:sz w:val="18"/>
                <w:szCs w:val="18"/>
              </w:rPr>
              <w:t xml:space="preserve"> </w:t>
            </w:r>
          </w:p>
        </w:tc>
      </w:tr>
      <w:tr w:rsidR="00D738C3" ns2:paraId="5A3B7EFC" ns2:textId="77777777" w:rsidTr="00FB4FFB">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38D79807" ns2:textId="77777777" w:rsidR="00D738C3" w:rsidRDefault="00D738C3" w:rsidP="00FB4FFB">
            <w:pPr>
              <w:spacing w:before="15" w:after="15"/>
              <w:ind w:left="160" w:right="1" w:hanging="160"/>
              <w:rPr>
                <w:sz w:val="18"/>
                <w:szCs w:val="18"/>
              </w:rPr>
            </w:pPr>
            <w:r>
              <w:rPr>
                <w:sz w:val="18"/>
                <w:szCs w:val="18"/>
              </w:rPr>
              <w:t xml:space="preserve">   Cellulitis </w:t>
            </w:r>
          </w:p>
        </w:tc>
        <w:tc>
          <w:tcPr>
            <w:tcW w:w="1080" w:type="dxa"/>
            <w:tcBorders>
              <w:top w:val="nil"/>
              <w:left w:val="nil"/>
              <w:bottom w:val="nil"/>
              <w:right w:val="nil"/>
            </w:tcBorders>
          </w:tcPr>
          <w:p ns2:paraId="41F02760" ns2:textId="77777777" w:rsidR="00D738C3" w:rsidRDefault="00D738C3" w:rsidP="00FB4FFB">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right w:val="single" w:sz="2" w:space="0" w:color="auto"/>
            </w:tcBorders>
          </w:tcPr>
          <w:p ns2:paraId="352357C1" ns2:textId="77777777" w:rsidR="00D738C3" w:rsidRDefault="00D738C3" w:rsidP="00FB4FFB">
            <w:pPr>
              <w:tabs>
                <w:tab w:val="decimal" w:pos="364"/>
                <w:tab w:val="left" w:pos="444"/>
              </w:tabs>
              <w:spacing w:before="15" w:after="15"/>
              <w:rPr>
                <w:sz w:val="18"/>
                <w:szCs w:val="18"/>
              </w:rPr>
            </w:pPr>
            <w:r>
              <w:rPr>
                <w:sz w:val="18"/>
                <w:szCs w:val="18"/>
              </w:rPr>
              <w:tab/>
              <w:t xml:space="preserve">(1.1) </w:t>
            </w:r>
          </w:p>
        </w:tc>
        <w:tc>
          <w:tcPr>
            <w:tcW w:w="1080" w:type="dxa"/>
            <w:tcBorders>
              <w:top w:val="nil"/>
              <w:left w:val="nil"/>
              <w:bottom w:val="nil"/>
              <w:right w:val="nil"/>
            </w:tcBorders>
          </w:tcPr>
          <w:p ns2:paraId="27EA64B3" ns2:textId="77777777" w:rsidR="00D738C3" w:rsidRDefault="00D738C3" w:rsidP="00FB4FFB">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tcBorders>
          </w:tcPr>
          <w:p ns2:paraId="6625FBD8" ns2:textId="77777777" w:rsidR="00D738C3" w:rsidRDefault="00D738C3" w:rsidP="00FB4FFB">
            <w:pPr>
              <w:tabs>
                <w:tab w:val="decimal" w:pos="364"/>
                <w:tab w:val="left" w:pos="444"/>
              </w:tabs>
              <w:spacing w:before="15" w:after="15"/>
              <w:rPr>
                <w:sz w:val="18"/>
                <w:szCs w:val="18"/>
              </w:rPr>
            </w:pPr>
            <w:r>
              <w:rPr>
                <w:sz w:val="18"/>
                <w:szCs w:val="18"/>
              </w:rPr>
              <w:tab/>
              <w:t xml:space="preserve">(0.0) </w:t>
            </w:r>
          </w:p>
        </w:tc>
      </w:tr>
      <w:tr w:rsidR="00D738C3" ns2:paraId="4D3B5FA4" ns2:textId="77777777" w:rsidTr="00FB4FFB">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37836A81" ns2:textId="77777777" w:rsidR="00D738C3" w:rsidRDefault="00D738C3" w:rsidP="00FB4FFB">
            <w:pPr>
              <w:spacing w:before="15" w:after="15"/>
              <w:ind w:left="160" w:right="1" w:hanging="160"/>
              <w:rPr>
                <w:sz w:val="18"/>
                <w:szCs w:val="18"/>
              </w:rPr>
            </w:pPr>
            <w:r>
              <w:rPr>
                <w:sz w:val="18"/>
                <w:szCs w:val="18"/>
              </w:rPr>
              <w:t xml:space="preserve">   Soft tissue infection </w:t>
            </w:r>
          </w:p>
        </w:tc>
        <w:tc>
          <w:tcPr>
            <w:tcW w:w="1080" w:type="dxa"/>
            <w:tcBorders>
              <w:top w:val="nil"/>
              <w:left w:val="nil"/>
              <w:bottom w:val="nil"/>
              <w:right w:val="nil"/>
            </w:tcBorders>
          </w:tcPr>
          <w:p ns2:paraId="4799B25A" ns2:textId="77777777" w:rsidR="00D738C3" w:rsidRDefault="00D738C3" w:rsidP="00FB4FFB">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right w:val="single" w:sz="2" w:space="0" w:color="auto"/>
            </w:tcBorders>
          </w:tcPr>
          <w:p ns2:paraId="6E5BF837" ns2:textId="77777777" w:rsidR="00D738C3" w:rsidRDefault="00D738C3" w:rsidP="00FB4FFB">
            <w:pPr>
              <w:tabs>
                <w:tab w:val="decimal" w:pos="364"/>
                <w:tab w:val="left" w:pos="444"/>
              </w:tabs>
              <w:spacing w:before="15" w:after="15"/>
              <w:rPr>
                <w:sz w:val="18"/>
                <w:szCs w:val="18"/>
              </w:rPr>
            </w:pPr>
            <w:r>
              <w:rPr>
                <w:sz w:val="18"/>
                <w:szCs w:val="18"/>
              </w:rPr>
              <w:tab/>
              <w:t xml:space="preserve">(1.1) </w:t>
            </w:r>
          </w:p>
        </w:tc>
        <w:tc>
          <w:tcPr>
            <w:tcW w:w="1080" w:type="dxa"/>
            <w:tcBorders>
              <w:top w:val="nil"/>
              <w:left w:val="nil"/>
              <w:bottom w:val="nil"/>
              <w:right w:val="nil"/>
            </w:tcBorders>
          </w:tcPr>
          <w:p ns2:paraId="594E47CC" ns2:textId="77777777" w:rsidR="00D738C3" w:rsidRDefault="00D738C3" w:rsidP="00FB4FFB">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tcBorders>
          </w:tcPr>
          <w:p ns2:paraId="2B2533A7" ns2:textId="77777777" w:rsidR="00D738C3" w:rsidRDefault="00D738C3" w:rsidP="00FB4FFB">
            <w:pPr>
              <w:tabs>
                <w:tab w:val="decimal" w:pos="364"/>
                <w:tab w:val="left" w:pos="444"/>
              </w:tabs>
              <w:spacing w:before="15" w:after="15"/>
              <w:rPr>
                <w:sz w:val="18"/>
                <w:szCs w:val="18"/>
              </w:rPr>
            </w:pPr>
            <w:r>
              <w:rPr>
                <w:sz w:val="18"/>
                <w:szCs w:val="18"/>
              </w:rPr>
              <w:tab/>
              <w:t xml:space="preserve">(0.0) </w:t>
            </w:r>
          </w:p>
        </w:tc>
      </w:tr>
      <w:tr w:rsidR="00D738C3" ns2:paraId="5DC0F3B9" ns2:textId="77777777" w:rsidTr="00FB4FFB">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79D0E579" ns2:textId="77777777" w:rsidR="00D738C3" w:rsidRDefault="00D738C3" w:rsidP="00FB4FFB">
            <w:pPr>
              <w:spacing w:before="15" w:after="15"/>
              <w:ind w:left="160" w:right="1" w:hanging="160"/>
              <w:rPr>
                <w:sz w:val="18"/>
                <w:szCs w:val="18"/>
              </w:rPr>
            </w:pPr>
            <w:r>
              <w:rPr>
                <w:sz w:val="18"/>
                <w:szCs w:val="18"/>
              </w:rPr>
              <w:t xml:space="preserve">   Upper respiratory tract infection </w:t>
            </w:r>
          </w:p>
        </w:tc>
        <w:tc>
          <w:tcPr>
            <w:tcW w:w="1080" w:type="dxa"/>
            <w:tcBorders>
              <w:top w:val="nil"/>
              <w:left w:val="nil"/>
              <w:bottom w:val="nil"/>
              <w:right w:val="nil"/>
            </w:tcBorders>
          </w:tcPr>
          <w:p ns2:paraId="5E005D6C" ns2:textId="77777777" w:rsidR="00D738C3" w:rsidRDefault="00D738C3" w:rsidP="00FB4FFB">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right w:val="single" w:sz="2" w:space="0" w:color="auto"/>
            </w:tcBorders>
          </w:tcPr>
          <w:p ns2:paraId="4F0CEBD9" ns2:textId="77777777" w:rsidR="00D738C3" w:rsidRDefault="00D738C3" w:rsidP="00FB4FFB">
            <w:pPr>
              <w:tabs>
                <w:tab w:val="decimal" w:pos="364"/>
                <w:tab w:val="left" w:pos="444"/>
              </w:tabs>
              <w:spacing w:before="15" w:after="15"/>
              <w:rPr>
                <w:sz w:val="18"/>
                <w:szCs w:val="18"/>
              </w:rPr>
            </w:pPr>
            <w:r>
              <w:rPr>
                <w:sz w:val="18"/>
                <w:szCs w:val="18"/>
              </w:rPr>
              <w:tab/>
              <w:t xml:space="preserve">(1.1) </w:t>
            </w:r>
          </w:p>
        </w:tc>
        <w:tc>
          <w:tcPr>
            <w:tcW w:w="1080" w:type="dxa"/>
            <w:tcBorders>
              <w:top w:val="nil"/>
              <w:left w:val="nil"/>
              <w:bottom w:val="nil"/>
              <w:right w:val="nil"/>
            </w:tcBorders>
          </w:tcPr>
          <w:p ns2:paraId="3DC0C816" ns2:textId="77777777" w:rsidR="00D738C3" w:rsidRDefault="00D738C3" w:rsidP="00FB4FFB">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tcBorders>
          </w:tcPr>
          <w:p ns2:paraId="27C8CF2F" ns2:textId="77777777" w:rsidR="00D738C3" w:rsidRDefault="00D738C3" w:rsidP="00FB4FFB">
            <w:pPr>
              <w:tabs>
                <w:tab w:val="decimal" w:pos="364"/>
                <w:tab w:val="left" w:pos="444"/>
              </w:tabs>
              <w:spacing w:before="15" w:after="15"/>
              <w:rPr>
                <w:sz w:val="18"/>
                <w:szCs w:val="18"/>
              </w:rPr>
            </w:pPr>
            <w:r>
              <w:rPr>
                <w:sz w:val="18"/>
                <w:szCs w:val="18"/>
              </w:rPr>
              <w:tab/>
              <w:t xml:space="preserve">(0.0) </w:t>
            </w:r>
          </w:p>
        </w:tc>
      </w:tr>
      <w:tr w:rsidR="00D738C3" ns2:paraId="6387F37E" ns2:textId="77777777" w:rsidTr="00FB4FFB">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4E52DC25" ns2:textId="77777777" w:rsidR="00D738C3" w:rsidRDefault="00D738C3" w:rsidP="00FB4FFB">
            <w:pPr>
              <w:spacing w:before="15" w:after="15"/>
              <w:ind w:left="160" w:right="1" w:hanging="160"/>
              <w:rPr>
                <w:sz w:val="18"/>
                <w:szCs w:val="18"/>
              </w:rPr>
            </w:pPr>
            <w:r>
              <w:rPr>
                <w:sz w:val="18"/>
                <w:szCs w:val="18"/>
              </w:rPr>
              <w:t xml:space="preserve">   Urinary tract infection </w:t>
            </w:r>
          </w:p>
        </w:tc>
        <w:tc>
          <w:tcPr>
            <w:tcW w:w="1080" w:type="dxa"/>
            <w:tcBorders>
              <w:top w:val="nil"/>
              <w:left w:val="nil"/>
              <w:bottom w:val="nil"/>
              <w:right w:val="nil"/>
            </w:tcBorders>
          </w:tcPr>
          <w:p ns2:paraId="5BD44C69" ns2:textId="77777777" w:rsidR="00D738C3" w:rsidRDefault="00D738C3" w:rsidP="00FB4FFB">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right w:val="single" w:sz="2" w:space="0" w:color="auto"/>
            </w:tcBorders>
          </w:tcPr>
          <w:p ns2:paraId="7A84313B" ns2:textId="77777777" w:rsidR="00D738C3" w:rsidRDefault="00D738C3" w:rsidP="00FB4FFB">
            <w:pPr>
              <w:tabs>
                <w:tab w:val="decimal" w:pos="364"/>
                <w:tab w:val="left" w:pos="444"/>
              </w:tabs>
              <w:spacing w:before="15" w:after="15"/>
              <w:rPr>
                <w:sz w:val="18"/>
                <w:szCs w:val="18"/>
              </w:rPr>
            </w:pPr>
            <w:r>
              <w:rPr>
                <w:sz w:val="18"/>
                <w:szCs w:val="18"/>
              </w:rPr>
              <w:tab/>
              <w:t xml:space="preserve">(0.0) </w:t>
            </w:r>
          </w:p>
        </w:tc>
        <w:tc>
          <w:tcPr>
            <w:tcW w:w="1080" w:type="dxa"/>
            <w:tcBorders>
              <w:top w:val="nil"/>
              <w:left w:val="nil"/>
              <w:bottom w:val="nil"/>
              <w:right w:val="nil"/>
            </w:tcBorders>
          </w:tcPr>
          <w:p ns2:paraId="3C61A383" ns2:textId="77777777" w:rsidR="00D738C3" w:rsidRDefault="00D738C3" w:rsidP="00FB4FFB">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tcBorders>
          </w:tcPr>
          <w:p ns2:paraId="08CAB4D5" ns2:textId="77777777" w:rsidR="00D738C3" w:rsidRDefault="00D738C3" w:rsidP="00FB4FFB">
            <w:pPr>
              <w:tabs>
                <w:tab w:val="decimal" w:pos="364"/>
                <w:tab w:val="left" w:pos="444"/>
              </w:tabs>
              <w:spacing w:before="15" w:after="15"/>
              <w:rPr>
                <w:sz w:val="18"/>
                <w:szCs w:val="18"/>
              </w:rPr>
            </w:pPr>
            <w:r>
              <w:rPr>
                <w:sz w:val="18"/>
                <w:szCs w:val="18"/>
              </w:rPr>
              <w:tab/>
              <w:t xml:space="preserve">(1.3) </w:t>
            </w:r>
          </w:p>
        </w:tc>
      </w:tr>
      <w:tr w:rsidR="00D738C3" ns2:paraId="44DCC9DC" ns2:textId="77777777" w:rsidTr="00FB4FFB">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719517BD" ns2:textId="77777777" w:rsidR="00D738C3" w:rsidRDefault="00D738C3" w:rsidP="00FB4FFB">
            <w:pPr>
              <w:spacing w:after="60"/>
              <w:ind w:left="160" w:right="1" w:hanging="160"/>
              <w:rPr>
                <w:sz w:val="18"/>
                <w:szCs w:val="18"/>
              </w:rPr>
            </w:pPr>
            <w:r>
              <w:rPr>
                <w:sz w:val="18"/>
                <w:szCs w:val="18"/>
              </w:rPr>
              <w:t xml:space="preserve"> </w:t>
            </w:r>
            <w:r>
              <w:rPr>
                <w:b/>
                <w:bCs/>
                <w:sz w:val="18"/>
                <w:szCs w:val="18"/>
              </w:rPr>
              <w:t>Injury, poisoning and procedural complications</w:t>
            </w:r>
            <w:r>
              <w:rPr>
                <w:sz w:val="18"/>
                <w:szCs w:val="18"/>
              </w:rPr>
              <w:t xml:space="preserve"> </w:t>
            </w:r>
          </w:p>
        </w:tc>
        <w:tc>
          <w:tcPr>
            <w:tcW w:w="1080" w:type="dxa"/>
            <w:tcBorders>
              <w:top w:val="nil"/>
              <w:left w:val="nil"/>
              <w:bottom w:val="nil"/>
              <w:right w:val="nil"/>
            </w:tcBorders>
          </w:tcPr>
          <w:p ns2:paraId="7FBCAE3C" ns2:textId="77777777" w:rsidR="00D738C3" w:rsidRDefault="00D738C3" w:rsidP="00FB4FFB">
            <w:pPr>
              <w:tabs>
                <w:tab w:val="decimal" w:pos="533"/>
                <w:tab w:val="left" w:pos="613"/>
              </w:tabs>
              <w:spacing w:after="60"/>
              <w:rPr>
                <w:sz w:val="18"/>
                <w:szCs w:val="18"/>
              </w:rPr>
            </w:pPr>
            <w:r>
              <w:rPr>
                <w:sz w:val="18"/>
                <w:szCs w:val="18"/>
              </w:rPr>
              <w:tab/>
            </w:r>
            <w:r>
              <w:rPr>
                <w:b/>
                <w:bCs/>
                <w:sz w:val="18"/>
                <w:szCs w:val="18"/>
              </w:rPr>
              <w:t>0</w:t>
            </w:r>
            <w:r>
              <w:rPr>
                <w:sz w:val="18"/>
                <w:szCs w:val="18"/>
              </w:rPr>
              <w:t xml:space="preserve"> </w:t>
            </w:r>
          </w:p>
        </w:tc>
        <w:tc>
          <w:tcPr>
            <w:tcW w:w="1080" w:type="dxa"/>
            <w:tcBorders>
              <w:top w:val="nil"/>
              <w:left w:val="nil"/>
              <w:bottom w:val="nil"/>
              <w:right w:val="single" w:sz="2" w:space="0" w:color="auto"/>
            </w:tcBorders>
          </w:tcPr>
          <w:p ns2:paraId="04752850" ns2:textId="77777777" w:rsidR="00D738C3" w:rsidRDefault="00D738C3" w:rsidP="00FB4FFB">
            <w:pPr>
              <w:tabs>
                <w:tab w:val="decimal" w:pos="364"/>
                <w:tab w:val="left" w:pos="444"/>
              </w:tabs>
              <w:spacing w:after="60"/>
              <w:rPr>
                <w:sz w:val="18"/>
                <w:szCs w:val="18"/>
              </w:rPr>
            </w:pPr>
            <w:r>
              <w:rPr>
                <w:sz w:val="18"/>
                <w:szCs w:val="18"/>
              </w:rPr>
              <w:tab/>
            </w:r>
            <w:r>
              <w:rPr>
                <w:b/>
                <w:bCs/>
                <w:sz w:val="18"/>
                <w:szCs w:val="18"/>
              </w:rPr>
              <w:t>(0.0)</w:t>
            </w:r>
            <w:r>
              <w:rPr>
                <w:sz w:val="18"/>
                <w:szCs w:val="18"/>
              </w:rPr>
              <w:t xml:space="preserve"> </w:t>
            </w:r>
          </w:p>
        </w:tc>
        <w:tc>
          <w:tcPr>
            <w:tcW w:w="1080" w:type="dxa"/>
            <w:tcBorders>
              <w:top w:val="nil"/>
              <w:left w:val="nil"/>
              <w:bottom w:val="nil"/>
              <w:right w:val="nil"/>
            </w:tcBorders>
          </w:tcPr>
          <w:p ns2:paraId="1D9849ED" ns2:textId="77777777" w:rsidR="00D738C3" w:rsidRDefault="00D738C3" w:rsidP="00FB4FFB">
            <w:pPr>
              <w:tabs>
                <w:tab w:val="decimal" w:pos="533"/>
                <w:tab w:val="left" w:pos="613"/>
              </w:tabs>
              <w:spacing w:after="60"/>
              <w:rPr>
                <w:sz w:val="18"/>
                <w:szCs w:val="18"/>
              </w:rPr>
            </w:pPr>
            <w:r>
              <w:rPr>
                <w:sz w:val="18"/>
                <w:szCs w:val="18"/>
              </w:rPr>
              <w:tab/>
            </w:r>
            <w:r>
              <w:rPr>
                <w:b/>
                <w:bCs/>
                <w:sz w:val="18"/>
                <w:szCs w:val="18"/>
              </w:rPr>
              <w:t>1</w:t>
            </w:r>
            <w:r>
              <w:rPr>
                <w:sz w:val="18"/>
                <w:szCs w:val="18"/>
              </w:rPr>
              <w:t xml:space="preserve"> </w:t>
            </w:r>
          </w:p>
        </w:tc>
        <w:tc>
          <w:tcPr>
            <w:tcW w:w="1080" w:type="dxa"/>
            <w:tcBorders>
              <w:top w:val="nil"/>
              <w:left w:val="nil"/>
              <w:bottom w:val="nil"/>
            </w:tcBorders>
          </w:tcPr>
          <w:p ns2:paraId="7658B9CC" ns2:textId="77777777" w:rsidR="00D738C3" w:rsidRDefault="00D738C3" w:rsidP="00FB4FFB">
            <w:pPr>
              <w:tabs>
                <w:tab w:val="decimal" w:pos="364"/>
                <w:tab w:val="left" w:pos="444"/>
              </w:tabs>
              <w:spacing w:after="60"/>
              <w:rPr>
                <w:sz w:val="18"/>
                <w:szCs w:val="18"/>
              </w:rPr>
            </w:pPr>
            <w:r>
              <w:rPr>
                <w:sz w:val="18"/>
                <w:szCs w:val="18"/>
              </w:rPr>
              <w:tab/>
            </w:r>
            <w:r>
              <w:rPr>
                <w:b/>
                <w:bCs/>
                <w:sz w:val="18"/>
                <w:szCs w:val="18"/>
              </w:rPr>
              <w:t>(1.3)</w:t>
            </w:r>
            <w:r>
              <w:rPr>
                <w:sz w:val="18"/>
                <w:szCs w:val="18"/>
              </w:rPr>
              <w:t xml:space="preserve"> </w:t>
            </w:r>
          </w:p>
        </w:tc>
      </w:tr>
      <w:tr w:rsidR="00D738C3" ns2:paraId="350B4738" ns2:textId="77777777" w:rsidTr="00FB4FFB">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6538D569" ns2:textId="77777777" w:rsidR="00D738C3" w:rsidRDefault="00D738C3" w:rsidP="00FB4FFB">
            <w:pPr>
              <w:spacing w:before="15" w:after="15"/>
              <w:ind w:left="160" w:right="1" w:hanging="160"/>
              <w:rPr>
                <w:sz w:val="18"/>
                <w:szCs w:val="18"/>
              </w:rPr>
            </w:pPr>
            <w:r>
              <w:rPr>
                <w:sz w:val="18"/>
                <w:szCs w:val="18"/>
              </w:rPr>
              <w:t xml:space="preserve">   Infusion related reaction </w:t>
            </w:r>
          </w:p>
        </w:tc>
        <w:tc>
          <w:tcPr>
            <w:tcW w:w="1080" w:type="dxa"/>
            <w:tcBorders>
              <w:top w:val="nil"/>
              <w:left w:val="nil"/>
              <w:bottom w:val="nil"/>
              <w:right w:val="nil"/>
            </w:tcBorders>
          </w:tcPr>
          <w:p ns2:paraId="50600AD7" ns2:textId="77777777" w:rsidR="00D738C3" w:rsidRDefault="00D738C3" w:rsidP="00FB4FFB">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right w:val="single" w:sz="2" w:space="0" w:color="auto"/>
            </w:tcBorders>
          </w:tcPr>
          <w:p ns2:paraId="0F8CB0F3" ns2:textId="77777777" w:rsidR="00D738C3" w:rsidRDefault="00D738C3" w:rsidP="00FB4FFB">
            <w:pPr>
              <w:tabs>
                <w:tab w:val="decimal" w:pos="364"/>
                <w:tab w:val="left" w:pos="444"/>
              </w:tabs>
              <w:spacing w:before="15" w:after="15"/>
              <w:rPr>
                <w:sz w:val="18"/>
                <w:szCs w:val="18"/>
              </w:rPr>
            </w:pPr>
            <w:r>
              <w:rPr>
                <w:sz w:val="18"/>
                <w:szCs w:val="18"/>
              </w:rPr>
              <w:tab/>
              <w:t xml:space="preserve">(0.0) </w:t>
            </w:r>
          </w:p>
        </w:tc>
        <w:tc>
          <w:tcPr>
            <w:tcW w:w="1080" w:type="dxa"/>
            <w:tcBorders>
              <w:top w:val="nil"/>
              <w:left w:val="nil"/>
              <w:bottom w:val="nil"/>
              <w:right w:val="nil"/>
            </w:tcBorders>
          </w:tcPr>
          <w:p ns2:paraId="236D21C3" ns2:textId="77777777" w:rsidR="00D738C3" w:rsidRDefault="00D738C3" w:rsidP="00FB4FFB">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tcBorders>
          </w:tcPr>
          <w:p ns2:paraId="2CB4F442" ns2:textId="77777777" w:rsidR="00D738C3" w:rsidRDefault="00D738C3" w:rsidP="00FB4FFB">
            <w:pPr>
              <w:tabs>
                <w:tab w:val="decimal" w:pos="364"/>
                <w:tab w:val="left" w:pos="444"/>
              </w:tabs>
              <w:spacing w:before="15" w:after="15"/>
              <w:rPr>
                <w:sz w:val="18"/>
                <w:szCs w:val="18"/>
              </w:rPr>
            </w:pPr>
            <w:r>
              <w:rPr>
                <w:sz w:val="18"/>
                <w:szCs w:val="18"/>
              </w:rPr>
              <w:tab/>
              <w:t xml:space="preserve">(1.3) </w:t>
            </w:r>
          </w:p>
        </w:tc>
      </w:tr>
      <w:tr w:rsidR="00D738C3" ns2:paraId="4937EED3" ns2:textId="77777777" w:rsidTr="00FB4FFB">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0CB7EE83" ns2:textId="77777777" w:rsidR="00D738C3" w:rsidRDefault="00D738C3" w:rsidP="00FB4FFB">
            <w:pPr>
              <w:spacing w:after="60"/>
              <w:ind w:left="160" w:right="1" w:hanging="160"/>
              <w:rPr>
                <w:sz w:val="18"/>
                <w:szCs w:val="18"/>
              </w:rPr>
            </w:pPr>
            <w:r>
              <w:rPr>
                <w:sz w:val="18"/>
                <w:szCs w:val="18"/>
              </w:rPr>
              <w:t xml:space="preserve"> </w:t>
            </w:r>
            <w:r>
              <w:rPr>
                <w:b/>
                <w:bCs/>
                <w:sz w:val="18"/>
                <w:szCs w:val="18"/>
              </w:rPr>
              <w:t>Investigations</w:t>
            </w:r>
            <w:r>
              <w:rPr>
                <w:sz w:val="18"/>
                <w:szCs w:val="18"/>
              </w:rPr>
              <w:t xml:space="preserve"> </w:t>
            </w:r>
          </w:p>
        </w:tc>
        <w:tc>
          <w:tcPr>
            <w:tcW w:w="1080" w:type="dxa"/>
            <w:tcBorders>
              <w:top w:val="nil"/>
              <w:left w:val="nil"/>
              <w:bottom w:val="nil"/>
              <w:right w:val="nil"/>
            </w:tcBorders>
          </w:tcPr>
          <w:p ns2:paraId="0745CFCA" ns2:textId="77777777" w:rsidR="00D738C3" w:rsidRDefault="00D738C3" w:rsidP="00FB4FFB">
            <w:pPr>
              <w:tabs>
                <w:tab w:val="decimal" w:pos="533"/>
                <w:tab w:val="left" w:pos="613"/>
              </w:tabs>
              <w:spacing w:after="60"/>
              <w:rPr>
                <w:sz w:val="18"/>
                <w:szCs w:val="18"/>
              </w:rPr>
            </w:pPr>
            <w:r>
              <w:rPr>
                <w:sz w:val="18"/>
                <w:szCs w:val="18"/>
              </w:rPr>
              <w:tab/>
            </w:r>
            <w:r>
              <w:rPr>
                <w:b/>
                <w:bCs/>
                <w:sz w:val="18"/>
                <w:szCs w:val="18"/>
              </w:rPr>
              <w:t>6</w:t>
            </w:r>
            <w:r>
              <w:rPr>
                <w:sz w:val="18"/>
                <w:szCs w:val="18"/>
              </w:rPr>
              <w:t xml:space="preserve"> </w:t>
            </w:r>
          </w:p>
        </w:tc>
        <w:tc>
          <w:tcPr>
            <w:tcW w:w="1080" w:type="dxa"/>
            <w:tcBorders>
              <w:top w:val="nil"/>
              <w:left w:val="nil"/>
              <w:bottom w:val="nil"/>
              <w:right w:val="single" w:sz="2" w:space="0" w:color="auto"/>
            </w:tcBorders>
          </w:tcPr>
          <w:p ns2:paraId="1C4134B4" ns2:textId="77777777" w:rsidR="00D738C3" w:rsidRDefault="00D738C3" w:rsidP="00FB4FFB">
            <w:pPr>
              <w:tabs>
                <w:tab w:val="decimal" w:pos="364"/>
                <w:tab w:val="left" w:pos="444"/>
              </w:tabs>
              <w:spacing w:after="60"/>
              <w:rPr>
                <w:sz w:val="18"/>
                <w:szCs w:val="18"/>
              </w:rPr>
            </w:pPr>
            <w:r>
              <w:rPr>
                <w:sz w:val="18"/>
                <w:szCs w:val="18"/>
              </w:rPr>
              <w:tab/>
            </w:r>
            <w:r>
              <w:rPr>
                <w:b/>
                <w:bCs/>
                <w:sz w:val="18"/>
                <w:szCs w:val="18"/>
              </w:rPr>
              <w:t>(6.6)</w:t>
            </w:r>
            <w:r>
              <w:rPr>
                <w:sz w:val="18"/>
                <w:szCs w:val="18"/>
              </w:rPr>
              <w:t xml:space="preserve"> </w:t>
            </w:r>
          </w:p>
        </w:tc>
        <w:tc>
          <w:tcPr>
            <w:tcW w:w="1080" w:type="dxa"/>
            <w:tcBorders>
              <w:top w:val="nil"/>
              <w:left w:val="nil"/>
              <w:bottom w:val="nil"/>
              <w:right w:val="nil"/>
            </w:tcBorders>
          </w:tcPr>
          <w:p ns2:paraId="0C8F9956" ns2:textId="77777777" w:rsidR="00D738C3" w:rsidRDefault="00D738C3" w:rsidP="00FB4FFB">
            <w:pPr>
              <w:tabs>
                <w:tab w:val="decimal" w:pos="533"/>
                <w:tab w:val="left" w:pos="613"/>
              </w:tabs>
              <w:spacing w:after="60"/>
              <w:rPr>
                <w:sz w:val="18"/>
                <w:szCs w:val="18"/>
              </w:rPr>
            </w:pPr>
            <w:r>
              <w:rPr>
                <w:sz w:val="18"/>
                <w:szCs w:val="18"/>
              </w:rPr>
              <w:tab/>
            </w:r>
            <w:r>
              <w:rPr>
                <w:b/>
                <w:bCs/>
                <w:sz w:val="18"/>
                <w:szCs w:val="18"/>
              </w:rPr>
              <w:t>4</w:t>
            </w:r>
            <w:r>
              <w:rPr>
                <w:sz w:val="18"/>
                <w:szCs w:val="18"/>
              </w:rPr>
              <w:t xml:space="preserve"> </w:t>
            </w:r>
          </w:p>
        </w:tc>
        <w:tc>
          <w:tcPr>
            <w:tcW w:w="1080" w:type="dxa"/>
            <w:tcBorders>
              <w:top w:val="nil"/>
              <w:left w:val="nil"/>
              <w:bottom w:val="nil"/>
            </w:tcBorders>
          </w:tcPr>
          <w:p ns2:paraId="7BFA37B4" ns2:textId="77777777" w:rsidR="00D738C3" w:rsidRDefault="00D738C3" w:rsidP="00FB4FFB">
            <w:pPr>
              <w:tabs>
                <w:tab w:val="decimal" w:pos="364"/>
                <w:tab w:val="left" w:pos="444"/>
              </w:tabs>
              <w:spacing w:after="60"/>
              <w:rPr>
                <w:sz w:val="18"/>
                <w:szCs w:val="18"/>
              </w:rPr>
            </w:pPr>
            <w:r>
              <w:rPr>
                <w:sz w:val="18"/>
                <w:szCs w:val="18"/>
              </w:rPr>
              <w:tab/>
            </w:r>
            <w:r>
              <w:rPr>
                <w:b/>
                <w:bCs/>
                <w:sz w:val="18"/>
                <w:szCs w:val="18"/>
              </w:rPr>
              <w:t>(5.0)</w:t>
            </w:r>
            <w:r>
              <w:rPr>
                <w:sz w:val="18"/>
                <w:szCs w:val="18"/>
              </w:rPr>
              <w:t xml:space="preserve"> </w:t>
            </w:r>
          </w:p>
        </w:tc>
      </w:tr>
      <w:tr w:rsidR="00D738C3" ns2:paraId="45FD2171" ns2:textId="77777777" w:rsidTr="00FB4FFB">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01D1E701" ns2:textId="77777777" w:rsidR="00D738C3" w:rsidRDefault="00D738C3" w:rsidP="00FB4FFB">
            <w:pPr>
              <w:spacing w:before="15" w:after="15"/>
              <w:ind w:left="160" w:right="1" w:hanging="160"/>
              <w:rPr>
                <w:sz w:val="18"/>
                <w:szCs w:val="18"/>
              </w:rPr>
            </w:pPr>
            <w:r>
              <w:rPr>
                <w:sz w:val="18"/>
                <w:szCs w:val="18"/>
              </w:rPr>
              <w:t xml:space="preserve">   Alanine aminotransferase increased </w:t>
            </w:r>
          </w:p>
        </w:tc>
        <w:tc>
          <w:tcPr>
            <w:tcW w:w="1080" w:type="dxa"/>
            <w:tcBorders>
              <w:top w:val="nil"/>
              <w:left w:val="nil"/>
              <w:bottom w:val="nil"/>
              <w:right w:val="nil"/>
            </w:tcBorders>
          </w:tcPr>
          <w:p ns2:paraId="6C97B660" ns2:textId="77777777" w:rsidR="00D738C3" w:rsidRDefault="00D738C3" w:rsidP="00FB4FFB">
            <w:pPr>
              <w:tabs>
                <w:tab w:val="decimal" w:pos="533"/>
                <w:tab w:val="left" w:pos="613"/>
              </w:tabs>
              <w:spacing w:before="15" w:after="15"/>
              <w:rPr>
                <w:sz w:val="18"/>
                <w:szCs w:val="18"/>
              </w:rPr>
            </w:pPr>
            <w:r>
              <w:rPr>
                <w:sz w:val="18"/>
                <w:szCs w:val="18"/>
              </w:rPr>
              <w:tab/>
              <w:t xml:space="preserve">2 </w:t>
            </w:r>
          </w:p>
        </w:tc>
        <w:tc>
          <w:tcPr>
            <w:tcW w:w="1080" w:type="dxa"/>
            <w:tcBorders>
              <w:top w:val="nil"/>
              <w:left w:val="nil"/>
              <w:bottom w:val="nil"/>
              <w:right w:val="single" w:sz="2" w:space="0" w:color="auto"/>
            </w:tcBorders>
          </w:tcPr>
          <w:p ns2:paraId="133C76BE" ns2:textId="77777777" w:rsidR="00D738C3" w:rsidRDefault="00D738C3" w:rsidP="00FB4FFB">
            <w:pPr>
              <w:tabs>
                <w:tab w:val="decimal" w:pos="364"/>
                <w:tab w:val="left" w:pos="444"/>
              </w:tabs>
              <w:spacing w:before="15" w:after="15"/>
              <w:rPr>
                <w:sz w:val="18"/>
                <w:szCs w:val="18"/>
              </w:rPr>
            </w:pPr>
            <w:r>
              <w:rPr>
                <w:sz w:val="18"/>
                <w:szCs w:val="18"/>
              </w:rPr>
              <w:tab/>
              <w:t xml:space="preserve">(2.2) </w:t>
            </w:r>
          </w:p>
        </w:tc>
        <w:tc>
          <w:tcPr>
            <w:tcW w:w="1080" w:type="dxa"/>
            <w:tcBorders>
              <w:top w:val="nil"/>
              <w:left w:val="nil"/>
              <w:bottom w:val="nil"/>
              <w:right w:val="nil"/>
            </w:tcBorders>
          </w:tcPr>
          <w:p ns2:paraId="11A416CA" ns2:textId="77777777" w:rsidR="00D738C3" w:rsidRDefault="00D738C3" w:rsidP="00FB4FFB">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tcBorders>
          </w:tcPr>
          <w:p ns2:paraId="5F0B0CF6" ns2:textId="77777777" w:rsidR="00D738C3" w:rsidRDefault="00D738C3" w:rsidP="00FB4FFB">
            <w:pPr>
              <w:tabs>
                <w:tab w:val="decimal" w:pos="364"/>
                <w:tab w:val="left" w:pos="444"/>
              </w:tabs>
              <w:spacing w:before="15" w:after="15"/>
              <w:rPr>
                <w:sz w:val="18"/>
                <w:szCs w:val="18"/>
              </w:rPr>
            </w:pPr>
            <w:r>
              <w:rPr>
                <w:sz w:val="18"/>
                <w:szCs w:val="18"/>
              </w:rPr>
              <w:tab/>
              <w:t xml:space="preserve">(1.3) </w:t>
            </w:r>
          </w:p>
        </w:tc>
      </w:tr>
      <w:tr w:rsidR="00D738C3" ns2:paraId="311495C5" ns2:textId="77777777" w:rsidTr="00FB4FFB">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1AF8D15B" ns2:textId="77777777" w:rsidR="00D738C3" w:rsidRDefault="00D738C3" w:rsidP="00FB4FFB">
            <w:pPr>
              <w:spacing w:before="15" w:after="15"/>
              <w:ind w:left="160" w:right="1" w:hanging="160"/>
              <w:rPr>
                <w:sz w:val="18"/>
                <w:szCs w:val="18"/>
              </w:rPr>
            </w:pPr>
            <w:r>
              <w:rPr>
                <w:sz w:val="18"/>
                <w:szCs w:val="18"/>
              </w:rPr>
              <w:t xml:space="preserve">   Aspartate aminotransferase increased </w:t>
            </w:r>
          </w:p>
        </w:tc>
        <w:tc>
          <w:tcPr>
            <w:tcW w:w="1080" w:type="dxa"/>
            <w:tcBorders>
              <w:top w:val="nil"/>
              <w:left w:val="nil"/>
              <w:bottom w:val="nil"/>
              <w:right w:val="nil"/>
            </w:tcBorders>
          </w:tcPr>
          <w:p ns2:paraId="568459B6" ns2:textId="77777777" w:rsidR="00D738C3" w:rsidRDefault="00D738C3" w:rsidP="00FB4FFB">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right w:val="single" w:sz="2" w:space="0" w:color="auto"/>
            </w:tcBorders>
          </w:tcPr>
          <w:p ns2:paraId="2E728A2A" ns2:textId="77777777" w:rsidR="00D738C3" w:rsidRDefault="00D738C3" w:rsidP="00FB4FFB">
            <w:pPr>
              <w:tabs>
                <w:tab w:val="decimal" w:pos="364"/>
                <w:tab w:val="left" w:pos="444"/>
              </w:tabs>
              <w:spacing w:before="15" w:after="15"/>
              <w:rPr>
                <w:sz w:val="18"/>
                <w:szCs w:val="18"/>
              </w:rPr>
            </w:pPr>
            <w:r>
              <w:rPr>
                <w:sz w:val="18"/>
                <w:szCs w:val="18"/>
              </w:rPr>
              <w:tab/>
              <w:t xml:space="preserve">(1.1) </w:t>
            </w:r>
          </w:p>
        </w:tc>
        <w:tc>
          <w:tcPr>
            <w:tcW w:w="1080" w:type="dxa"/>
            <w:tcBorders>
              <w:top w:val="nil"/>
              <w:left w:val="nil"/>
              <w:bottom w:val="nil"/>
              <w:right w:val="nil"/>
            </w:tcBorders>
          </w:tcPr>
          <w:p ns2:paraId="7B2B2813" ns2:textId="77777777" w:rsidR="00D738C3" w:rsidRDefault="00D738C3" w:rsidP="00FB4FFB">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tcBorders>
          </w:tcPr>
          <w:p ns2:paraId="41AD514C" ns2:textId="77777777" w:rsidR="00D738C3" w:rsidRDefault="00D738C3" w:rsidP="00FB4FFB">
            <w:pPr>
              <w:tabs>
                <w:tab w:val="decimal" w:pos="364"/>
                <w:tab w:val="left" w:pos="444"/>
              </w:tabs>
              <w:spacing w:before="15" w:after="15"/>
              <w:rPr>
                <w:sz w:val="18"/>
                <w:szCs w:val="18"/>
              </w:rPr>
            </w:pPr>
            <w:r>
              <w:rPr>
                <w:sz w:val="18"/>
                <w:szCs w:val="18"/>
              </w:rPr>
              <w:tab/>
              <w:t xml:space="preserve">(1.3) </w:t>
            </w:r>
          </w:p>
        </w:tc>
      </w:tr>
      <w:tr w:rsidR="00D738C3" ns2:paraId="4401430C" ns2:textId="77777777" w:rsidTr="00FB4FFB">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7DC27324" ns2:textId="77777777" w:rsidR="00D738C3" w:rsidRDefault="00D738C3" w:rsidP="00FB4FFB">
            <w:pPr>
              <w:spacing w:before="15" w:after="15"/>
              <w:ind w:left="160" w:right="1" w:hanging="160"/>
              <w:rPr>
                <w:sz w:val="18"/>
                <w:szCs w:val="18"/>
              </w:rPr>
            </w:pPr>
            <w:r>
              <w:rPr>
                <w:sz w:val="18"/>
                <w:szCs w:val="18"/>
              </w:rPr>
              <w:t xml:space="preserve">   Gamma-glutamyltransferase increased </w:t>
            </w:r>
          </w:p>
        </w:tc>
        <w:tc>
          <w:tcPr>
            <w:tcW w:w="1080" w:type="dxa"/>
            <w:tcBorders>
              <w:top w:val="nil"/>
              <w:left w:val="nil"/>
              <w:bottom w:val="nil"/>
              <w:right w:val="nil"/>
            </w:tcBorders>
          </w:tcPr>
          <w:p ns2:paraId="27C81E58" ns2:textId="77777777" w:rsidR="00D738C3" w:rsidRDefault="00D738C3" w:rsidP="00FB4FFB">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right w:val="single" w:sz="2" w:space="0" w:color="auto"/>
            </w:tcBorders>
          </w:tcPr>
          <w:p ns2:paraId="4340EFF5" ns2:textId="77777777" w:rsidR="00D738C3" w:rsidRDefault="00D738C3" w:rsidP="00FB4FFB">
            <w:pPr>
              <w:tabs>
                <w:tab w:val="decimal" w:pos="364"/>
                <w:tab w:val="left" w:pos="444"/>
              </w:tabs>
              <w:spacing w:before="15" w:after="15"/>
              <w:rPr>
                <w:sz w:val="18"/>
                <w:szCs w:val="18"/>
              </w:rPr>
            </w:pPr>
            <w:r>
              <w:rPr>
                <w:sz w:val="18"/>
                <w:szCs w:val="18"/>
              </w:rPr>
              <w:tab/>
              <w:t xml:space="preserve">(1.1) </w:t>
            </w:r>
          </w:p>
        </w:tc>
        <w:tc>
          <w:tcPr>
            <w:tcW w:w="1080" w:type="dxa"/>
            <w:tcBorders>
              <w:top w:val="nil"/>
              <w:left w:val="nil"/>
              <w:bottom w:val="nil"/>
              <w:right w:val="nil"/>
            </w:tcBorders>
          </w:tcPr>
          <w:p ns2:paraId="2D42699D" ns2:textId="77777777" w:rsidR="00D738C3" w:rsidRDefault="00D738C3" w:rsidP="00FB4FFB">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tcBorders>
          </w:tcPr>
          <w:p ns2:paraId="67DA7D2E" ns2:textId="77777777" w:rsidR="00D738C3" w:rsidRDefault="00D738C3" w:rsidP="00FB4FFB">
            <w:pPr>
              <w:tabs>
                <w:tab w:val="decimal" w:pos="364"/>
                <w:tab w:val="left" w:pos="444"/>
              </w:tabs>
              <w:spacing w:before="15" w:after="15"/>
              <w:rPr>
                <w:sz w:val="18"/>
                <w:szCs w:val="18"/>
              </w:rPr>
            </w:pPr>
            <w:r>
              <w:rPr>
                <w:sz w:val="18"/>
                <w:szCs w:val="18"/>
              </w:rPr>
              <w:tab/>
              <w:t xml:space="preserve">(1.3) </w:t>
            </w:r>
          </w:p>
        </w:tc>
      </w:tr>
      <w:tr w:rsidR="00D738C3" ns2:paraId="09596319" ns2:textId="77777777" w:rsidTr="00FB4FFB">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7F760E6E" ns2:textId="77777777" w:rsidR="00D738C3" w:rsidRDefault="00D738C3" w:rsidP="00FB4FFB">
            <w:pPr>
              <w:spacing w:before="15" w:after="15"/>
              <w:ind w:left="160" w:right="1" w:hanging="160"/>
              <w:rPr>
                <w:sz w:val="18"/>
                <w:szCs w:val="18"/>
              </w:rPr>
            </w:pPr>
            <w:r>
              <w:rPr>
                <w:sz w:val="18"/>
                <w:szCs w:val="18"/>
              </w:rPr>
              <w:t xml:space="preserve">   Neutrophil count decreased </w:t>
            </w:r>
          </w:p>
        </w:tc>
        <w:tc>
          <w:tcPr>
            <w:tcW w:w="1080" w:type="dxa"/>
            <w:tcBorders>
              <w:top w:val="nil"/>
              <w:left w:val="nil"/>
              <w:bottom w:val="nil"/>
              <w:right w:val="nil"/>
            </w:tcBorders>
          </w:tcPr>
          <w:p ns2:paraId="6F148174" ns2:textId="77777777" w:rsidR="00D738C3" w:rsidRDefault="00D738C3" w:rsidP="00FB4FFB">
            <w:pPr>
              <w:tabs>
                <w:tab w:val="decimal" w:pos="533"/>
                <w:tab w:val="left" w:pos="613"/>
              </w:tabs>
              <w:spacing w:before="15" w:after="15"/>
              <w:rPr>
                <w:sz w:val="18"/>
                <w:szCs w:val="18"/>
              </w:rPr>
            </w:pPr>
            <w:r>
              <w:rPr>
                <w:sz w:val="18"/>
                <w:szCs w:val="18"/>
              </w:rPr>
              <w:tab/>
              <w:t xml:space="preserve">4 </w:t>
            </w:r>
          </w:p>
        </w:tc>
        <w:tc>
          <w:tcPr>
            <w:tcW w:w="1080" w:type="dxa"/>
            <w:tcBorders>
              <w:top w:val="nil"/>
              <w:left w:val="nil"/>
              <w:bottom w:val="nil"/>
              <w:right w:val="single" w:sz="2" w:space="0" w:color="auto"/>
            </w:tcBorders>
          </w:tcPr>
          <w:p ns2:paraId="00B723C6" ns2:textId="77777777" w:rsidR="00D738C3" w:rsidRDefault="00D738C3" w:rsidP="00FB4FFB">
            <w:pPr>
              <w:tabs>
                <w:tab w:val="decimal" w:pos="364"/>
                <w:tab w:val="left" w:pos="444"/>
              </w:tabs>
              <w:spacing w:before="15" w:after="15"/>
              <w:rPr>
                <w:sz w:val="18"/>
                <w:szCs w:val="18"/>
              </w:rPr>
            </w:pPr>
            <w:r>
              <w:rPr>
                <w:sz w:val="18"/>
                <w:szCs w:val="18"/>
              </w:rPr>
              <w:tab/>
              <w:t xml:space="preserve">(4.4) </w:t>
            </w:r>
          </w:p>
        </w:tc>
        <w:tc>
          <w:tcPr>
            <w:tcW w:w="1080" w:type="dxa"/>
            <w:tcBorders>
              <w:top w:val="nil"/>
              <w:left w:val="nil"/>
              <w:bottom w:val="nil"/>
              <w:right w:val="nil"/>
            </w:tcBorders>
          </w:tcPr>
          <w:p ns2:paraId="0CE41450" ns2:textId="77777777" w:rsidR="00D738C3" w:rsidRDefault="00D738C3" w:rsidP="00FB4FFB">
            <w:pPr>
              <w:tabs>
                <w:tab w:val="decimal" w:pos="533"/>
                <w:tab w:val="left" w:pos="613"/>
              </w:tabs>
              <w:spacing w:before="15" w:after="15"/>
              <w:rPr>
                <w:sz w:val="18"/>
                <w:szCs w:val="18"/>
              </w:rPr>
            </w:pPr>
            <w:r>
              <w:rPr>
                <w:sz w:val="18"/>
                <w:szCs w:val="18"/>
              </w:rPr>
              <w:tab/>
              <w:t xml:space="preserve">3 </w:t>
            </w:r>
          </w:p>
        </w:tc>
        <w:tc>
          <w:tcPr>
            <w:tcW w:w="1080" w:type="dxa"/>
            <w:tcBorders>
              <w:top w:val="nil"/>
              <w:left w:val="nil"/>
              <w:bottom w:val="nil"/>
            </w:tcBorders>
          </w:tcPr>
          <w:p ns2:paraId="24EBE914" ns2:textId="77777777" w:rsidR="00D738C3" w:rsidRDefault="00D738C3" w:rsidP="00FB4FFB">
            <w:pPr>
              <w:tabs>
                <w:tab w:val="decimal" w:pos="364"/>
                <w:tab w:val="left" w:pos="444"/>
              </w:tabs>
              <w:spacing w:before="15" w:after="15"/>
              <w:rPr>
                <w:sz w:val="18"/>
                <w:szCs w:val="18"/>
              </w:rPr>
            </w:pPr>
            <w:r>
              <w:rPr>
                <w:sz w:val="18"/>
                <w:szCs w:val="18"/>
              </w:rPr>
              <w:tab/>
              <w:t xml:space="preserve">(3.8) </w:t>
            </w:r>
          </w:p>
        </w:tc>
      </w:tr>
      <w:tr w:rsidR="00D738C3" ns2:paraId="42FAD94D" ns2:textId="77777777" w:rsidTr="00FB4FFB">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453B621A" ns2:textId="77777777" w:rsidR="00D738C3" w:rsidRDefault="00D738C3" w:rsidP="00FB4FFB">
            <w:pPr>
              <w:spacing w:before="15" w:after="15"/>
              <w:ind w:left="160" w:right="1" w:hanging="160"/>
              <w:rPr>
                <w:sz w:val="18"/>
                <w:szCs w:val="18"/>
              </w:rPr>
            </w:pPr>
            <w:r>
              <w:rPr>
                <w:sz w:val="18"/>
                <w:szCs w:val="18"/>
              </w:rPr>
              <w:t xml:space="preserve">   Platelet count decreased </w:t>
            </w:r>
          </w:p>
        </w:tc>
        <w:tc>
          <w:tcPr>
            <w:tcW w:w="1080" w:type="dxa"/>
            <w:tcBorders>
              <w:top w:val="nil"/>
              <w:left w:val="nil"/>
              <w:bottom w:val="nil"/>
              <w:right w:val="nil"/>
            </w:tcBorders>
          </w:tcPr>
          <w:p ns2:paraId="122F617E" ns2:textId="77777777" w:rsidR="00D738C3" w:rsidRDefault="00D738C3" w:rsidP="00FB4FFB">
            <w:pPr>
              <w:tabs>
                <w:tab w:val="decimal" w:pos="533"/>
                <w:tab w:val="left" w:pos="613"/>
              </w:tabs>
              <w:spacing w:before="15" w:after="15"/>
              <w:rPr>
                <w:sz w:val="18"/>
                <w:szCs w:val="18"/>
              </w:rPr>
            </w:pPr>
            <w:r>
              <w:rPr>
                <w:sz w:val="18"/>
                <w:szCs w:val="18"/>
              </w:rPr>
              <w:tab/>
              <w:t xml:space="preserve">3 </w:t>
            </w:r>
          </w:p>
        </w:tc>
        <w:tc>
          <w:tcPr>
            <w:tcW w:w="1080" w:type="dxa"/>
            <w:tcBorders>
              <w:top w:val="nil"/>
              <w:left w:val="nil"/>
              <w:bottom w:val="nil"/>
              <w:right w:val="single" w:sz="2" w:space="0" w:color="auto"/>
            </w:tcBorders>
          </w:tcPr>
          <w:p ns2:paraId="3EBBD911" ns2:textId="77777777" w:rsidR="00D738C3" w:rsidRDefault="00D738C3" w:rsidP="00FB4FFB">
            <w:pPr>
              <w:tabs>
                <w:tab w:val="decimal" w:pos="364"/>
                <w:tab w:val="left" w:pos="444"/>
              </w:tabs>
              <w:spacing w:before="15" w:after="15"/>
              <w:rPr>
                <w:sz w:val="18"/>
                <w:szCs w:val="18"/>
              </w:rPr>
            </w:pPr>
            <w:r>
              <w:rPr>
                <w:sz w:val="18"/>
                <w:szCs w:val="18"/>
              </w:rPr>
              <w:tab/>
              <w:t xml:space="preserve">(3.3) </w:t>
            </w:r>
          </w:p>
        </w:tc>
        <w:tc>
          <w:tcPr>
            <w:tcW w:w="1080" w:type="dxa"/>
            <w:tcBorders>
              <w:top w:val="nil"/>
              <w:left w:val="nil"/>
              <w:bottom w:val="nil"/>
              <w:right w:val="nil"/>
            </w:tcBorders>
          </w:tcPr>
          <w:p ns2:paraId="47834727" ns2:textId="77777777" w:rsidR="00D738C3" w:rsidRDefault="00D738C3" w:rsidP="00FB4FFB">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tcBorders>
          </w:tcPr>
          <w:p ns2:paraId="124D852D" ns2:textId="77777777" w:rsidR="00D738C3" w:rsidRDefault="00D738C3" w:rsidP="00FB4FFB">
            <w:pPr>
              <w:tabs>
                <w:tab w:val="decimal" w:pos="364"/>
                <w:tab w:val="left" w:pos="444"/>
              </w:tabs>
              <w:spacing w:before="15" w:after="15"/>
              <w:rPr>
                <w:sz w:val="18"/>
                <w:szCs w:val="18"/>
              </w:rPr>
            </w:pPr>
            <w:r>
              <w:rPr>
                <w:sz w:val="18"/>
                <w:szCs w:val="18"/>
              </w:rPr>
              <w:tab/>
              <w:t xml:space="preserve">(0.0) </w:t>
            </w:r>
          </w:p>
        </w:tc>
      </w:tr>
      <w:tr w:rsidR="00D738C3" ns2:paraId="0C8BAD31" ns2:textId="77777777" w:rsidTr="00FB4FFB">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2C6F4387" ns2:textId="77777777" w:rsidR="00D738C3" w:rsidRDefault="00D738C3" w:rsidP="00FB4FFB">
            <w:pPr>
              <w:spacing w:before="15" w:after="15"/>
              <w:ind w:left="160" w:right="1" w:hanging="160"/>
              <w:rPr>
                <w:sz w:val="18"/>
                <w:szCs w:val="18"/>
              </w:rPr>
            </w:pPr>
            <w:r>
              <w:rPr>
                <w:sz w:val="18"/>
                <w:szCs w:val="18"/>
              </w:rPr>
              <w:t xml:space="preserve">   White blood cell count decreased </w:t>
            </w:r>
          </w:p>
        </w:tc>
        <w:tc>
          <w:tcPr>
            <w:tcW w:w="1080" w:type="dxa"/>
            <w:tcBorders>
              <w:top w:val="nil"/>
              <w:left w:val="nil"/>
              <w:bottom w:val="nil"/>
              <w:right w:val="nil"/>
            </w:tcBorders>
          </w:tcPr>
          <w:p ns2:paraId="437E62BE" ns2:textId="77777777" w:rsidR="00D738C3" w:rsidRDefault="00D738C3" w:rsidP="00FB4FFB">
            <w:pPr>
              <w:tabs>
                <w:tab w:val="decimal" w:pos="533"/>
                <w:tab w:val="left" w:pos="613"/>
              </w:tabs>
              <w:spacing w:before="15" w:after="15"/>
              <w:rPr>
                <w:sz w:val="18"/>
                <w:szCs w:val="18"/>
              </w:rPr>
            </w:pPr>
            <w:r>
              <w:rPr>
                <w:sz w:val="18"/>
                <w:szCs w:val="18"/>
              </w:rPr>
              <w:tab/>
              <w:t xml:space="preserve">5 </w:t>
            </w:r>
          </w:p>
        </w:tc>
        <w:tc>
          <w:tcPr>
            <w:tcW w:w="1080" w:type="dxa"/>
            <w:tcBorders>
              <w:top w:val="nil"/>
              <w:left w:val="nil"/>
              <w:bottom w:val="nil"/>
              <w:right w:val="single" w:sz="2" w:space="0" w:color="auto"/>
            </w:tcBorders>
          </w:tcPr>
          <w:p ns2:paraId="629EDE8D" ns2:textId="77777777" w:rsidR="00D738C3" w:rsidRDefault="00D738C3" w:rsidP="00FB4FFB">
            <w:pPr>
              <w:tabs>
                <w:tab w:val="decimal" w:pos="364"/>
                <w:tab w:val="left" w:pos="444"/>
              </w:tabs>
              <w:spacing w:before="15" w:after="15"/>
              <w:rPr>
                <w:sz w:val="18"/>
                <w:szCs w:val="18"/>
              </w:rPr>
            </w:pPr>
            <w:r>
              <w:rPr>
                <w:sz w:val="18"/>
                <w:szCs w:val="18"/>
              </w:rPr>
              <w:tab/>
              <w:t xml:space="preserve">(5.5) </w:t>
            </w:r>
          </w:p>
        </w:tc>
        <w:tc>
          <w:tcPr>
            <w:tcW w:w="1080" w:type="dxa"/>
            <w:tcBorders>
              <w:top w:val="nil"/>
              <w:left w:val="nil"/>
              <w:bottom w:val="nil"/>
              <w:right w:val="nil"/>
            </w:tcBorders>
          </w:tcPr>
          <w:p ns2:paraId="03CCA4AA" ns2:textId="77777777" w:rsidR="00D738C3" w:rsidRDefault="00D738C3" w:rsidP="00FB4FFB">
            <w:pPr>
              <w:tabs>
                <w:tab w:val="decimal" w:pos="533"/>
                <w:tab w:val="left" w:pos="613"/>
              </w:tabs>
              <w:spacing w:before="15" w:after="15"/>
              <w:rPr>
                <w:sz w:val="18"/>
                <w:szCs w:val="18"/>
              </w:rPr>
            </w:pPr>
            <w:r>
              <w:rPr>
                <w:sz w:val="18"/>
                <w:szCs w:val="18"/>
              </w:rPr>
              <w:tab/>
              <w:t xml:space="preserve">2 </w:t>
            </w:r>
          </w:p>
        </w:tc>
        <w:tc>
          <w:tcPr>
            <w:tcW w:w="1080" w:type="dxa"/>
            <w:tcBorders>
              <w:top w:val="nil"/>
              <w:left w:val="nil"/>
              <w:bottom w:val="nil"/>
            </w:tcBorders>
          </w:tcPr>
          <w:p ns2:paraId="5CD5AE46" ns2:textId="77777777" w:rsidR="00D738C3" w:rsidRDefault="00D738C3" w:rsidP="00FB4FFB">
            <w:pPr>
              <w:tabs>
                <w:tab w:val="decimal" w:pos="364"/>
                <w:tab w:val="left" w:pos="444"/>
              </w:tabs>
              <w:spacing w:before="15" w:after="15"/>
              <w:rPr>
                <w:sz w:val="18"/>
                <w:szCs w:val="18"/>
              </w:rPr>
            </w:pPr>
            <w:r>
              <w:rPr>
                <w:sz w:val="18"/>
                <w:szCs w:val="18"/>
              </w:rPr>
              <w:tab/>
              <w:t xml:space="preserve">(2.5) </w:t>
            </w:r>
          </w:p>
        </w:tc>
      </w:tr>
      <w:tr w:rsidR="00D738C3" ns2:paraId="56297990" ns2:textId="77777777" w:rsidTr="00FB4FFB">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657FEAA5" ns2:textId="77777777" w:rsidR="00D738C3" w:rsidRPr="00D738C3" w:rsidRDefault="00D738C3" w:rsidP="00FB4FFB">
            <w:pPr>
              <w:spacing w:after="60"/>
              <w:ind w:left="160" w:right="1" w:hanging="160"/>
              <w:rPr>
                <w:sz w:val="18"/>
                <w:szCs w:val="18"/>
              </w:rPr>
            </w:pPr>
            <w:r w:rsidRPr="00D738C3">
              <w:rPr>
                <w:sz w:val="18"/>
                <w:szCs w:val="18"/>
              </w:rPr>
              <w:t xml:space="preserve"> </w:t>
            </w:r>
            <w:r w:rsidRPr="00D738C3">
              <w:rPr>
                <w:b/>
                <w:bCs/>
                <w:sz w:val="18"/>
                <w:szCs w:val="18"/>
              </w:rPr>
              <w:t>Metabolism and nutrition disorders</w:t>
            </w:r>
            <w:r w:rsidRPr="00D738C3">
              <w:rPr>
                <w:sz w:val="18"/>
                <w:szCs w:val="18"/>
              </w:rPr>
              <w:t xml:space="preserve"> </w:t>
            </w:r>
          </w:p>
        </w:tc>
        <w:tc>
          <w:tcPr>
            <w:tcW w:w="1080" w:type="dxa"/>
            <w:tcBorders>
              <w:top w:val="nil"/>
              <w:left w:val="nil"/>
              <w:bottom w:val="nil"/>
              <w:right w:val="nil"/>
            </w:tcBorders>
          </w:tcPr>
          <w:p ns2:paraId="77599E78" ns2:textId="77777777" w:rsidR="00D738C3" w:rsidRPr="00D738C3" w:rsidRDefault="00D738C3" w:rsidP="00FB4FFB">
            <w:pPr>
              <w:tabs>
                <w:tab w:val="decimal" w:pos="533"/>
                <w:tab w:val="left" w:pos="613"/>
              </w:tabs>
              <w:spacing w:after="60"/>
              <w:rPr>
                <w:sz w:val="18"/>
                <w:szCs w:val="18"/>
              </w:rPr>
            </w:pPr>
            <w:r w:rsidRPr="00D738C3">
              <w:rPr>
                <w:sz w:val="18"/>
                <w:szCs w:val="18"/>
              </w:rPr>
              <w:tab/>
            </w:r>
            <w:r w:rsidRPr="00D738C3">
              <w:rPr>
                <w:b/>
                <w:bCs/>
                <w:sz w:val="18"/>
                <w:szCs w:val="18"/>
              </w:rPr>
              <w:t>2</w:t>
            </w:r>
            <w:r w:rsidRPr="00D738C3">
              <w:rPr>
                <w:sz w:val="18"/>
                <w:szCs w:val="18"/>
              </w:rPr>
              <w:t xml:space="preserve"> </w:t>
            </w:r>
          </w:p>
        </w:tc>
        <w:tc>
          <w:tcPr>
            <w:tcW w:w="1080" w:type="dxa"/>
            <w:tcBorders>
              <w:top w:val="nil"/>
              <w:left w:val="nil"/>
              <w:bottom w:val="nil"/>
              <w:right w:val="single" w:sz="2" w:space="0" w:color="auto"/>
            </w:tcBorders>
          </w:tcPr>
          <w:p ns2:paraId="44215C54" ns2:textId="77777777" w:rsidR="00D738C3" w:rsidRPr="00D738C3" w:rsidRDefault="00D738C3" w:rsidP="00FB4FFB">
            <w:pPr>
              <w:tabs>
                <w:tab w:val="decimal" w:pos="364"/>
                <w:tab w:val="left" w:pos="444"/>
              </w:tabs>
              <w:spacing w:after="60"/>
              <w:rPr>
                <w:sz w:val="18"/>
                <w:szCs w:val="18"/>
              </w:rPr>
            </w:pPr>
            <w:r w:rsidRPr="00D738C3">
              <w:rPr>
                <w:sz w:val="18"/>
                <w:szCs w:val="18"/>
              </w:rPr>
              <w:tab/>
            </w:r>
            <w:r w:rsidRPr="00D738C3">
              <w:rPr>
                <w:b/>
                <w:bCs/>
                <w:sz w:val="18"/>
                <w:szCs w:val="18"/>
              </w:rPr>
              <w:t>(2.2)</w:t>
            </w:r>
            <w:r w:rsidRPr="00D738C3">
              <w:rPr>
                <w:sz w:val="18"/>
                <w:szCs w:val="18"/>
              </w:rPr>
              <w:t xml:space="preserve"> </w:t>
            </w:r>
          </w:p>
        </w:tc>
        <w:tc>
          <w:tcPr>
            <w:tcW w:w="1080" w:type="dxa"/>
            <w:tcBorders>
              <w:top w:val="nil"/>
              <w:left w:val="nil"/>
              <w:bottom w:val="nil"/>
              <w:right w:val="nil"/>
            </w:tcBorders>
          </w:tcPr>
          <w:p ns2:paraId="4EDFCA5F" ns2:textId="77777777" w:rsidR="00D738C3" w:rsidRPr="00D738C3" w:rsidRDefault="00D738C3" w:rsidP="00FB4FFB">
            <w:pPr>
              <w:tabs>
                <w:tab w:val="decimal" w:pos="533"/>
                <w:tab w:val="left" w:pos="613"/>
              </w:tabs>
              <w:spacing w:after="60"/>
              <w:rPr>
                <w:sz w:val="18"/>
                <w:szCs w:val="18"/>
              </w:rPr>
            </w:pPr>
            <w:r w:rsidRPr="00D738C3">
              <w:rPr>
                <w:sz w:val="18"/>
                <w:szCs w:val="18"/>
              </w:rPr>
              <w:tab/>
            </w:r>
            <w:r w:rsidRPr="00D738C3">
              <w:rPr>
                <w:b/>
                <w:bCs/>
                <w:sz w:val="18"/>
                <w:szCs w:val="18"/>
              </w:rPr>
              <w:t>0</w:t>
            </w:r>
            <w:r w:rsidRPr="00D738C3">
              <w:rPr>
                <w:sz w:val="18"/>
                <w:szCs w:val="18"/>
              </w:rPr>
              <w:t xml:space="preserve"> </w:t>
            </w:r>
          </w:p>
        </w:tc>
        <w:tc>
          <w:tcPr>
            <w:tcW w:w="1080" w:type="dxa"/>
            <w:tcBorders>
              <w:top w:val="nil"/>
              <w:left w:val="nil"/>
              <w:bottom w:val="nil"/>
            </w:tcBorders>
          </w:tcPr>
          <w:p ns2:paraId="7A637FC4" ns2:textId="77777777" w:rsidR="00D738C3" w:rsidRPr="00D738C3" w:rsidRDefault="00D738C3" w:rsidP="00FB4FFB">
            <w:pPr>
              <w:tabs>
                <w:tab w:val="decimal" w:pos="364"/>
                <w:tab w:val="left" w:pos="444"/>
              </w:tabs>
              <w:spacing w:after="60"/>
              <w:rPr>
                <w:sz w:val="18"/>
                <w:szCs w:val="18"/>
              </w:rPr>
            </w:pPr>
            <w:r w:rsidRPr="00D738C3">
              <w:rPr>
                <w:sz w:val="18"/>
                <w:szCs w:val="18"/>
              </w:rPr>
              <w:tab/>
            </w:r>
            <w:r w:rsidRPr="00D738C3">
              <w:rPr>
                <w:b/>
                <w:bCs/>
                <w:sz w:val="18"/>
                <w:szCs w:val="18"/>
              </w:rPr>
              <w:t>(0.0)</w:t>
            </w:r>
            <w:r w:rsidRPr="00D738C3">
              <w:rPr>
                <w:sz w:val="18"/>
                <w:szCs w:val="18"/>
              </w:rPr>
              <w:t xml:space="preserve"> </w:t>
            </w:r>
          </w:p>
        </w:tc>
      </w:tr>
      <w:tr w:rsidR="00D738C3" ns2:paraId="7CB2F514" ns2:textId="77777777" w:rsidTr="00E45E19">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102970CB" ns2:textId="77777777" w:rsidR="00D738C3" w:rsidRPr="00D738C3" w:rsidRDefault="00D738C3" w:rsidP="00FB4FFB">
            <w:pPr>
              <w:spacing w:before="15" w:after="15"/>
              <w:ind w:left="160" w:right="1" w:hanging="160"/>
              <w:rPr>
                <w:sz w:val="18"/>
                <w:szCs w:val="18"/>
              </w:rPr>
            </w:pPr>
            <w:r w:rsidRPr="00D738C3">
              <w:rPr>
                <w:sz w:val="18"/>
                <w:szCs w:val="18"/>
              </w:rPr>
              <w:t xml:space="preserve">   Hypoalbuminaemia </w:t>
            </w:r>
          </w:p>
        </w:tc>
        <w:tc>
          <w:tcPr>
            <w:tcW w:w="1080" w:type="dxa"/>
            <w:tcBorders>
              <w:top w:val="nil"/>
              <w:left w:val="nil"/>
              <w:bottom w:val="nil"/>
              <w:right w:val="nil"/>
            </w:tcBorders>
          </w:tcPr>
          <w:p ns2:paraId="20D8C94E" ns2:textId="77777777" w:rsidR="00D738C3" w:rsidRPr="00D738C3" w:rsidRDefault="00D738C3" w:rsidP="00FB4FFB">
            <w:pPr>
              <w:tabs>
                <w:tab w:val="decimal" w:pos="533"/>
                <w:tab w:val="left" w:pos="613"/>
              </w:tabs>
              <w:spacing w:before="15" w:after="15"/>
              <w:rPr>
                <w:sz w:val="18"/>
                <w:szCs w:val="18"/>
              </w:rPr>
            </w:pPr>
            <w:r w:rsidRPr="00D738C3">
              <w:rPr>
                <w:sz w:val="18"/>
                <w:szCs w:val="18"/>
              </w:rPr>
              <w:tab/>
              <w:t xml:space="preserve">1 </w:t>
            </w:r>
          </w:p>
        </w:tc>
        <w:tc>
          <w:tcPr>
            <w:tcW w:w="1080" w:type="dxa"/>
            <w:tcBorders>
              <w:top w:val="nil"/>
              <w:left w:val="nil"/>
              <w:bottom w:val="nil"/>
              <w:right w:val="single" w:sz="2" w:space="0" w:color="auto"/>
            </w:tcBorders>
          </w:tcPr>
          <w:p ns2:paraId="37AF7999" ns2:textId="77777777" w:rsidR="00D738C3" w:rsidRPr="00D738C3" w:rsidRDefault="00D738C3" w:rsidP="00FB4FFB">
            <w:pPr>
              <w:tabs>
                <w:tab w:val="decimal" w:pos="364"/>
                <w:tab w:val="left" w:pos="444"/>
              </w:tabs>
              <w:spacing w:before="15" w:after="15"/>
              <w:rPr>
                <w:sz w:val="18"/>
                <w:szCs w:val="18"/>
              </w:rPr>
            </w:pPr>
            <w:r w:rsidRPr="00D738C3">
              <w:rPr>
                <w:sz w:val="18"/>
                <w:szCs w:val="18"/>
              </w:rPr>
              <w:tab/>
              <w:t xml:space="preserve">(1.1) </w:t>
            </w:r>
          </w:p>
        </w:tc>
        <w:tc>
          <w:tcPr>
            <w:tcW w:w="1080" w:type="dxa"/>
            <w:tcBorders>
              <w:top w:val="nil"/>
              <w:left w:val="nil"/>
              <w:bottom w:val="nil"/>
              <w:right w:val="nil"/>
            </w:tcBorders>
          </w:tcPr>
          <w:p ns2:paraId="61D8A843" ns2:textId="77777777" w:rsidR="00D738C3" w:rsidRPr="00D738C3" w:rsidRDefault="00D738C3" w:rsidP="00FB4FFB">
            <w:pPr>
              <w:tabs>
                <w:tab w:val="decimal" w:pos="533"/>
                <w:tab w:val="left" w:pos="613"/>
              </w:tabs>
              <w:spacing w:before="15" w:after="15"/>
              <w:rPr>
                <w:sz w:val="18"/>
                <w:szCs w:val="18"/>
              </w:rPr>
            </w:pPr>
            <w:r w:rsidRPr="00D738C3">
              <w:rPr>
                <w:sz w:val="18"/>
                <w:szCs w:val="18"/>
              </w:rPr>
              <w:tab/>
              <w:t xml:space="preserve">0 </w:t>
            </w:r>
          </w:p>
        </w:tc>
        <w:tc>
          <w:tcPr>
            <w:tcW w:w="1080" w:type="dxa"/>
            <w:tcBorders>
              <w:top w:val="nil"/>
              <w:left w:val="nil"/>
              <w:bottom w:val="nil"/>
            </w:tcBorders>
          </w:tcPr>
          <w:p ns2:paraId="4FBC0FB2" ns2:textId="77777777" w:rsidR="00D738C3" w:rsidRPr="00D738C3" w:rsidRDefault="00D738C3" w:rsidP="00FB4FFB">
            <w:pPr>
              <w:tabs>
                <w:tab w:val="decimal" w:pos="364"/>
                <w:tab w:val="left" w:pos="444"/>
              </w:tabs>
              <w:spacing w:before="15" w:after="15"/>
              <w:rPr>
                <w:sz w:val="18"/>
                <w:szCs w:val="18"/>
              </w:rPr>
            </w:pPr>
            <w:r w:rsidRPr="00D738C3">
              <w:rPr>
                <w:sz w:val="18"/>
                <w:szCs w:val="18"/>
              </w:rPr>
              <w:tab/>
              <w:t xml:space="preserve">(0.0) </w:t>
            </w:r>
          </w:p>
        </w:tc>
      </w:tr>
      <w:tr w:rsidR="00D738C3" ns2:paraId="5C30144D" ns2:textId="77777777" w:rsidTr="00E45E19">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7871032A" ns2:textId="77777777" w:rsidR="00D738C3" w:rsidRPr="00D738C3" w:rsidRDefault="00D738C3" w:rsidP="00FB4FFB">
            <w:pPr>
              <w:spacing w:before="15" w:after="15"/>
              <w:ind w:left="160" w:right="1" w:hanging="160"/>
              <w:rPr>
                <w:sz w:val="18"/>
                <w:szCs w:val="18"/>
              </w:rPr>
            </w:pPr>
            <w:r w:rsidRPr="00D738C3">
              <w:rPr>
                <w:sz w:val="18"/>
                <w:szCs w:val="18"/>
              </w:rPr>
              <w:t xml:space="preserve">   Hyponatraemia </w:t>
            </w:r>
          </w:p>
        </w:tc>
        <w:tc>
          <w:tcPr>
            <w:tcW w:w="1080" w:type="dxa"/>
            <w:tcBorders>
              <w:top w:val="nil"/>
              <w:left w:val="nil"/>
              <w:bottom w:val="nil"/>
              <w:right w:val="nil"/>
            </w:tcBorders>
          </w:tcPr>
          <w:p ns2:paraId="229348B0" ns2:textId="77777777" w:rsidR="00D738C3" w:rsidRPr="00D738C3" w:rsidRDefault="00D738C3" w:rsidP="00FB4FFB">
            <w:pPr>
              <w:tabs>
                <w:tab w:val="decimal" w:pos="533"/>
                <w:tab w:val="left" w:pos="613"/>
              </w:tabs>
              <w:spacing w:before="15" w:after="15"/>
              <w:rPr>
                <w:sz w:val="18"/>
                <w:szCs w:val="18"/>
              </w:rPr>
            </w:pPr>
            <w:r w:rsidRPr="00D738C3">
              <w:rPr>
                <w:sz w:val="18"/>
                <w:szCs w:val="18"/>
              </w:rPr>
              <w:tab/>
              <w:t xml:space="preserve">1 </w:t>
            </w:r>
          </w:p>
        </w:tc>
        <w:tc>
          <w:tcPr>
            <w:tcW w:w="1080" w:type="dxa"/>
            <w:tcBorders>
              <w:top w:val="nil"/>
              <w:left w:val="nil"/>
              <w:bottom w:val="nil"/>
              <w:right w:val="single" w:sz="2" w:space="0" w:color="auto"/>
            </w:tcBorders>
          </w:tcPr>
          <w:p ns2:paraId="0758471B" ns2:textId="77777777" w:rsidR="00D738C3" w:rsidRPr="00D738C3" w:rsidRDefault="00D738C3" w:rsidP="00FB4FFB">
            <w:pPr>
              <w:tabs>
                <w:tab w:val="decimal" w:pos="364"/>
                <w:tab w:val="left" w:pos="444"/>
              </w:tabs>
              <w:spacing w:before="15" w:after="15"/>
              <w:rPr>
                <w:sz w:val="18"/>
                <w:szCs w:val="18"/>
              </w:rPr>
            </w:pPr>
            <w:r w:rsidRPr="00D738C3">
              <w:rPr>
                <w:sz w:val="18"/>
                <w:szCs w:val="18"/>
              </w:rPr>
              <w:tab/>
              <w:t xml:space="preserve">(1.1) </w:t>
            </w:r>
          </w:p>
        </w:tc>
        <w:tc>
          <w:tcPr>
            <w:tcW w:w="1080" w:type="dxa"/>
            <w:tcBorders>
              <w:top w:val="nil"/>
              <w:left w:val="nil"/>
              <w:bottom w:val="nil"/>
              <w:right w:val="nil"/>
            </w:tcBorders>
          </w:tcPr>
          <w:p ns2:paraId="60AC8F01" ns2:textId="77777777" w:rsidR="00D738C3" w:rsidRPr="00D738C3" w:rsidRDefault="00D738C3" w:rsidP="00FB4FFB">
            <w:pPr>
              <w:tabs>
                <w:tab w:val="decimal" w:pos="533"/>
                <w:tab w:val="left" w:pos="613"/>
              </w:tabs>
              <w:spacing w:before="15" w:after="15"/>
              <w:rPr>
                <w:sz w:val="18"/>
                <w:szCs w:val="18"/>
              </w:rPr>
            </w:pPr>
            <w:r w:rsidRPr="00D738C3">
              <w:rPr>
                <w:sz w:val="18"/>
                <w:szCs w:val="18"/>
              </w:rPr>
              <w:tab/>
              <w:t xml:space="preserve">0 </w:t>
            </w:r>
          </w:p>
        </w:tc>
        <w:tc>
          <w:tcPr>
            <w:tcW w:w="1080" w:type="dxa"/>
            <w:tcBorders>
              <w:top w:val="nil"/>
              <w:left w:val="nil"/>
              <w:bottom w:val="nil"/>
            </w:tcBorders>
          </w:tcPr>
          <w:p ns2:paraId="56F6FC0B" ns2:textId="77777777" w:rsidR="00D738C3" w:rsidRPr="00D738C3" w:rsidRDefault="00D738C3" w:rsidP="00FB4FFB">
            <w:pPr>
              <w:tabs>
                <w:tab w:val="decimal" w:pos="364"/>
                <w:tab w:val="left" w:pos="444"/>
              </w:tabs>
              <w:spacing w:before="15" w:after="15"/>
              <w:rPr>
                <w:sz w:val="18"/>
                <w:szCs w:val="18"/>
              </w:rPr>
            </w:pPr>
            <w:r w:rsidRPr="00D738C3">
              <w:rPr>
                <w:sz w:val="18"/>
                <w:szCs w:val="18"/>
              </w:rPr>
              <w:tab/>
              <w:t xml:space="preserve">(0.0) </w:t>
            </w:r>
          </w:p>
        </w:tc>
      </w:tr>
      <w:tr w:rsidR="00D738C3" ns2:paraId="3878E199" ns2:textId="77777777" w:rsidTr="00E45E19">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3B87B3CD" ns2:textId="77777777" w:rsidR="00D738C3" w:rsidRPr="00D738C3" w:rsidRDefault="00D738C3" w:rsidP="00FB4FFB">
            <w:pPr>
              <w:spacing w:before="15" w:after="15"/>
              <w:ind w:left="160" w:right="1" w:hanging="160"/>
              <w:rPr>
                <w:sz w:val="18"/>
                <w:szCs w:val="18"/>
              </w:rPr>
            </w:pPr>
            <w:r w:rsidRPr="00D738C3">
              <w:rPr>
                <w:sz w:val="18"/>
                <w:szCs w:val="18"/>
              </w:rPr>
              <w:t xml:space="preserve"> </w:t>
            </w:r>
            <w:r w:rsidRPr="00D738C3">
              <w:rPr>
                <w:b/>
                <w:bCs/>
                <w:sz w:val="18"/>
                <w:szCs w:val="18"/>
              </w:rPr>
              <w:t>Respiratory, thoracic and mediastinal disorders</w:t>
            </w:r>
            <w:r w:rsidRPr="00D738C3">
              <w:rPr>
                <w:sz w:val="18"/>
                <w:szCs w:val="18"/>
              </w:rPr>
              <w:t xml:space="preserve"> </w:t>
            </w:r>
          </w:p>
        </w:tc>
        <w:tc>
          <w:tcPr>
            <w:tcW w:w="1080" w:type="dxa"/>
            <w:tcBorders>
              <w:top w:val="nil"/>
              <w:left w:val="nil"/>
              <w:bottom w:val="nil"/>
              <w:right w:val="nil"/>
            </w:tcBorders>
          </w:tcPr>
          <w:p ns2:paraId="6009938A" ns2:textId="77777777" w:rsidR="00D738C3" w:rsidRPr="00D738C3" w:rsidRDefault="00D738C3" w:rsidP="00FB4FFB">
            <w:pPr>
              <w:tabs>
                <w:tab w:val="decimal" w:pos="533"/>
                <w:tab w:val="left" w:pos="613"/>
              </w:tabs>
              <w:spacing w:before="15" w:after="15"/>
              <w:rPr>
                <w:sz w:val="18"/>
                <w:szCs w:val="18"/>
              </w:rPr>
            </w:pPr>
            <w:r w:rsidRPr="00D738C3">
              <w:rPr>
                <w:sz w:val="18"/>
                <w:szCs w:val="18"/>
              </w:rPr>
              <w:tab/>
            </w:r>
            <w:r w:rsidRPr="00D738C3">
              <w:rPr>
                <w:b/>
                <w:bCs/>
                <w:sz w:val="18"/>
                <w:szCs w:val="18"/>
              </w:rPr>
              <w:t>1</w:t>
            </w:r>
            <w:r w:rsidRPr="00D738C3">
              <w:rPr>
                <w:sz w:val="18"/>
                <w:szCs w:val="18"/>
              </w:rPr>
              <w:t xml:space="preserve"> </w:t>
            </w:r>
          </w:p>
        </w:tc>
        <w:tc>
          <w:tcPr>
            <w:tcW w:w="1080" w:type="dxa"/>
            <w:tcBorders>
              <w:top w:val="nil"/>
              <w:left w:val="nil"/>
              <w:bottom w:val="nil"/>
              <w:right w:val="single" w:sz="2" w:space="0" w:color="auto"/>
            </w:tcBorders>
          </w:tcPr>
          <w:p ns2:paraId="6A6E0DB1" ns2:textId="77777777" w:rsidR="00D738C3" w:rsidRPr="00D738C3" w:rsidRDefault="00D738C3" w:rsidP="00FB4FFB">
            <w:pPr>
              <w:tabs>
                <w:tab w:val="decimal" w:pos="364"/>
                <w:tab w:val="left" w:pos="444"/>
              </w:tabs>
              <w:spacing w:before="15" w:after="15"/>
              <w:rPr>
                <w:sz w:val="18"/>
                <w:szCs w:val="18"/>
              </w:rPr>
            </w:pPr>
            <w:r w:rsidRPr="00D738C3">
              <w:rPr>
                <w:sz w:val="18"/>
                <w:szCs w:val="18"/>
              </w:rPr>
              <w:tab/>
            </w:r>
            <w:r w:rsidRPr="00D738C3">
              <w:rPr>
                <w:b/>
                <w:bCs/>
                <w:sz w:val="18"/>
                <w:szCs w:val="18"/>
              </w:rPr>
              <w:t>(1.1)</w:t>
            </w:r>
            <w:r w:rsidRPr="00D738C3">
              <w:rPr>
                <w:sz w:val="18"/>
                <w:szCs w:val="18"/>
              </w:rPr>
              <w:t xml:space="preserve"> </w:t>
            </w:r>
          </w:p>
        </w:tc>
        <w:tc>
          <w:tcPr>
            <w:tcW w:w="1080" w:type="dxa"/>
            <w:tcBorders>
              <w:top w:val="nil"/>
              <w:left w:val="nil"/>
              <w:bottom w:val="nil"/>
              <w:right w:val="nil"/>
            </w:tcBorders>
          </w:tcPr>
          <w:p ns2:paraId="1B10231C" ns2:textId="77777777" w:rsidR="00D738C3" w:rsidRPr="00D738C3" w:rsidRDefault="00D738C3" w:rsidP="00FB4FFB">
            <w:pPr>
              <w:tabs>
                <w:tab w:val="decimal" w:pos="533"/>
                <w:tab w:val="left" w:pos="613"/>
              </w:tabs>
              <w:spacing w:before="15" w:after="15"/>
              <w:rPr>
                <w:sz w:val="18"/>
                <w:szCs w:val="18"/>
              </w:rPr>
            </w:pPr>
            <w:r w:rsidRPr="00D738C3">
              <w:rPr>
                <w:sz w:val="18"/>
                <w:szCs w:val="18"/>
              </w:rPr>
              <w:tab/>
            </w:r>
            <w:r w:rsidRPr="00D738C3">
              <w:rPr>
                <w:b/>
                <w:bCs/>
                <w:sz w:val="18"/>
                <w:szCs w:val="18"/>
              </w:rPr>
              <w:t>2</w:t>
            </w:r>
            <w:r w:rsidRPr="00D738C3">
              <w:rPr>
                <w:sz w:val="18"/>
                <w:szCs w:val="18"/>
              </w:rPr>
              <w:t xml:space="preserve"> </w:t>
            </w:r>
          </w:p>
        </w:tc>
        <w:tc>
          <w:tcPr>
            <w:tcW w:w="1080" w:type="dxa"/>
            <w:tcBorders>
              <w:top w:val="nil"/>
              <w:left w:val="nil"/>
              <w:bottom w:val="nil"/>
            </w:tcBorders>
          </w:tcPr>
          <w:p ns2:paraId="551F9A8C" ns2:textId="77777777" w:rsidR="00D738C3" w:rsidRPr="00D738C3" w:rsidRDefault="00D738C3" w:rsidP="00FB4FFB">
            <w:pPr>
              <w:tabs>
                <w:tab w:val="decimal" w:pos="364"/>
                <w:tab w:val="left" w:pos="444"/>
              </w:tabs>
              <w:spacing w:before="15" w:after="15"/>
              <w:rPr>
                <w:sz w:val="18"/>
                <w:szCs w:val="18"/>
              </w:rPr>
            </w:pPr>
            <w:r w:rsidRPr="00D738C3">
              <w:rPr>
                <w:sz w:val="18"/>
                <w:szCs w:val="18"/>
              </w:rPr>
              <w:tab/>
            </w:r>
            <w:r w:rsidRPr="00D738C3">
              <w:rPr>
                <w:b/>
                <w:bCs/>
                <w:sz w:val="18"/>
                <w:szCs w:val="18"/>
              </w:rPr>
              <w:t>(2.5)</w:t>
            </w:r>
            <w:r w:rsidRPr="00D738C3">
              <w:rPr>
                <w:sz w:val="18"/>
                <w:szCs w:val="18"/>
              </w:rPr>
              <w:t xml:space="preserve"> </w:t>
            </w:r>
          </w:p>
        </w:tc>
      </w:tr>
      <w:tr w:rsidR="00D738C3" ns2:paraId="4A28572D" ns2:textId="77777777" w:rsidTr="00E45E19">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10738446" ns2:textId="77777777" w:rsidR="00D738C3" w:rsidRPr="00D738C3" w:rsidRDefault="00D738C3" w:rsidP="00FB4FFB">
            <w:pPr>
              <w:spacing w:before="15" w:after="15"/>
              <w:ind w:left="160" w:right="1" w:hanging="160"/>
              <w:rPr>
                <w:sz w:val="18"/>
                <w:szCs w:val="18"/>
              </w:rPr>
            </w:pPr>
            <w:r w:rsidRPr="00D738C3">
              <w:rPr>
                <w:sz w:val="18"/>
                <w:szCs w:val="18"/>
              </w:rPr>
              <w:t xml:space="preserve">   Pneumonitis </w:t>
            </w:r>
          </w:p>
        </w:tc>
        <w:tc>
          <w:tcPr>
            <w:tcW w:w="1080" w:type="dxa"/>
            <w:tcBorders>
              <w:top w:val="nil"/>
              <w:left w:val="nil"/>
              <w:bottom w:val="nil"/>
              <w:right w:val="nil"/>
            </w:tcBorders>
          </w:tcPr>
          <w:p ns2:paraId="3AA6352A" ns2:textId="77777777" w:rsidR="00D738C3" w:rsidRPr="00D738C3" w:rsidRDefault="00D738C3" w:rsidP="00FB4FFB">
            <w:pPr>
              <w:tabs>
                <w:tab w:val="decimal" w:pos="533"/>
                <w:tab w:val="left" w:pos="613"/>
              </w:tabs>
              <w:spacing w:before="15" w:after="15"/>
              <w:rPr>
                <w:sz w:val="18"/>
                <w:szCs w:val="18"/>
              </w:rPr>
            </w:pPr>
            <w:r w:rsidRPr="00D738C3">
              <w:rPr>
                <w:sz w:val="18"/>
                <w:szCs w:val="18"/>
              </w:rPr>
              <w:tab/>
              <w:t xml:space="preserve">1 </w:t>
            </w:r>
          </w:p>
        </w:tc>
        <w:tc>
          <w:tcPr>
            <w:tcW w:w="1080" w:type="dxa"/>
            <w:tcBorders>
              <w:top w:val="nil"/>
              <w:left w:val="nil"/>
              <w:bottom w:val="nil"/>
              <w:right w:val="single" w:sz="2" w:space="0" w:color="auto"/>
            </w:tcBorders>
          </w:tcPr>
          <w:p ns2:paraId="15526DE4" ns2:textId="77777777" w:rsidR="00D738C3" w:rsidRPr="00D738C3" w:rsidRDefault="00D738C3" w:rsidP="00FB4FFB">
            <w:pPr>
              <w:tabs>
                <w:tab w:val="decimal" w:pos="364"/>
                <w:tab w:val="left" w:pos="444"/>
              </w:tabs>
              <w:spacing w:before="15" w:after="15"/>
              <w:rPr>
                <w:sz w:val="18"/>
                <w:szCs w:val="18"/>
              </w:rPr>
            </w:pPr>
            <w:r w:rsidRPr="00D738C3">
              <w:rPr>
                <w:sz w:val="18"/>
                <w:szCs w:val="18"/>
              </w:rPr>
              <w:tab/>
              <w:t xml:space="preserve">(1.1) </w:t>
            </w:r>
          </w:p>
        </w:tc>
        <w:tc>
          <w:tcPr>
            <w:tcW w:w="1080" w:type="dxa"/>
            <w:tcBorders>
              <w:top w:val="nil"/>
              <w:left w:val="nil"/>
              <w:bottom w:val="nil"/>
              <w:right w:val="nil"/>
            </w:tcBorders>
          </w:tcPr>
          <w:p ns2:paraId="164E914F" ns2:textId="77777777" w:rsidR="00D738C3" w:rsidRPr="00D738C3" w:rsidRDefault="00D738C3" w:rsidP="00FB4FFB">
            <w:pPr>
              <w:tabs>
                <w:tab w:val="decimal" w:pos="533"/>
                <w:tab w:val="left" w:pos="613"/>
              </w:tabs>
              <w:spacing w:before="15" w:after="15"/>
              <w:rPr>
                <w:sz w:val="18"/>
                <w:szCs w:val="18"/>
              </w:rPr>
            </w:pPr>
            <w:r w:rsidRPr="00D738C3">
              <w:rPr>
                <w:sz w:val="18"/>
                <w:szCs w:val="18"/>
              </w:rPr>
              <w:tab/>
              <w:t xml:space="preserve">1 </w:t>
            </w:r>
          </w:p>
        </w:tc>
        <w:tc>
          <w:tcPr>
            <w:tcW w:w="1080" w:type="dxa"/>
            <w:tcBorders>
              <w:top w:val="nil"/>
              <w:left w:val="nil"/>
              <w:bottom w:val="nil"/>
            </w:tcBorders>
          </w:tcPr>
          <w:p ns2:paraId="5F293021" ns2:textId="77777777" w:rsidR="00D738C3" w:rsidRPr="00D738C3" w:rsidRDefault="00D738C3" w:rsidP="00FB4FFB">
            <w:pPr>
              <w:tabs>
                <w:tab w:val="decimal" w:pos="364"/>
                <w:tab w:val="left" w:pos="444"/>
              </w:tabs>
              <w:spacing w:before="15" w:after="15"/>
              <w:rPr>
                <w:sz w:val="18"/>
                <w:szCs w:val="18"/>
              </w:rPr>
            </w:pPr>
            <w:r w:rsidRPr="00D738C3">
              <w:rPr>
                <w:sz w:val="18"/>
                <w:szCs w:val="18"/>
              </w:rPr>
              <w:tab/>
              <w:t xml:space="preserve">(1.3) </w:t>
            </w:r>
          </w:p>
        </w:tc>
      </w:tr>
      <w:tr w:rsidR="00D738C3" ns2:paraId="1C171854" ns2:textId="77777777" w:rsidTr="00E45E19">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08A5367D" ns2:textId="77777777" w:rsidR="00D738C3" w:rsidRPr="00D738C3" w:rsidRDefault="00D738C3" w:rsidP="00FB4FFB">
            <w:pPr>
              <w:spacing w:before="15" w:after="15"/>
              <w:ind w:left="160" w:right="1" w:hanging="160"/>
              <w:rPr>
                <w:sz w:val="18"/>
                <w:szCs w:val="18"/>
              </w:rPr>
            </w:pPr>
            <w:r w:rsidRPr="00D738C3">
              <w:rPr>
                <w:sz w:val="18"/>
                <w:szCs w:val="18"/>
              </w:rPr>
              <w:t xml:space="preserve">   Tachypnoea </w:t>
            </w:r>
          </w:p>
        </w:tc>
        <w:tc>
          <w:tcPr>
            <w:tcW w:w="1080" w:type="dxa"/>
            <w:tcBorders>
              <w:top w:val="nil"/>
              <w:left w:val="nil"/>
              <w:bottom w:val="nil"/>
              <w:right w:val="nil"/>
            </w:tcBorders>
          </w:tcPr>
          <w:p ns2:paraId="4528046B" ns2:textId="77777777" w:rsidR="00D738C3" w:rsidRPr="00D738C3" w:rsidRDefault="00D738C3" w:rsidP="00FB4FFB">
            <w:pPr>
              <w:tabs>
                <w:tab w:val="decimal" w:pos="533"/>
                <w:tab w:val="left" w:pos="613"/>
              </w:tabs>
              <w:spacing w:before="15" w:after="15"/>
              <w:rPr>
                <w:sz w:val="18"/>
                <w:szCs w:val="18"/>
              </w:rPr>
            </w:pPr>
            <w:r w:rsidRPr="00D738C3">
              <w:rPr>
                <w:sz w:val="18"/>
                <w:szCs w:val="18"/>
              </w:rPr>
              <w:tab/>
              <w:t xml:space="preserve">0 </w:t>
            </w:r>
          </w:p>
        </w:tc>
        <w:tc>
          <w:tcPr>
            <w:tcW w:w="1080" w:type="dxa"/>
            <w:tcBorders>
              <w:top w:val="nil"/>
              <w:left w:val="nil"/>
              <w:bottom w:val="nil"/>
              <w:right w:val="single" w:sz="2" w:space="0" w:color="auto"/>
            </w:tcBorders>
          </w:tcPr>
          <w:p ns2:paraId="2B3E60C1" ns2:textId="77777777" w:rsidR="00D738C3" w:rsidRPr="00D738C3" w:rsidRDefault="00D738C3" w:rsidP="00FB4FFB">
            <w:pPr>
              <w:tabs>
                <w:tab w:val="decimal" w:pos="364"/>
                <w:tab w:val="left" w:pos="444"/>
              </w:tabs>
              <w:spacing w:before="15" w:after="15"/>
              <w:rPr>
                <w:sz w:val="18"/>
                <w:szCs w:val="18"/>
              </w:rPr>
            </w:pPr>
            <w:r w:rsidRPr="00D738C3">
              <w:rPr>
                <w:sz w:val="18"/>
                <w:szCs w:val="18"/>
              </w:rPr>
              <w:tab/>
              <w:t xml:space="preserve">(0.0) </w:t>
            </w:r>
          </w:p>
        </w:tc>
        <w:tc>
          <w:tcPr>
            <w:tcW w:w="1080" w:type="dxa"/>
            <w:tcBorders>
              <w:top w:val="nil"/>
              <w:left w:val="nil"/>
              <w:bottom w:val="nil"/>
              <w:right w:val="nil"/>
            </w:tcBorders>
          </w:tcPr>
          <w:p ns2:paraId="13128476" ns2:textId="77777777" w:rsidR="00D738C3" w:rsidRPr="00D738C3" w:rsidRDefault="00D738C3" w:rsidP="00FB4FFB">
            <w:pPr>
              <w:tabs>
                <w:tab w:val="decimal" w:pos="533"/>
                <w:tab w:val="left" w:pos="613"/>
              </w:tabs>
              <w:spacing w:before="15" w:after="15"/>
              <w:rPr>
                <w:sz w:val="18"/>
                <w:szCs w:val="18"/>
              </w:rPr>
            </w:pPr>
            <w:r w:rsidRPr="00D738C3">
              <w:rPr>
                <w:sz w:val="18"/>
                <w:szCs w:val="18"/>
              </w:rPr>
              <w:tab/>
              <w:t xml:space="preserve">1 </w:t>
            </w:r>
          </w:p>
        </w:tc>
        <w:tc>
          <w:tcPr>
            <w:tcW w:w="1080" w:type="dxa"/>
            <w:tcBorders>
              <w:top w:val="nil"/>
              <w:left w:val="nil"/>
              <w:bottom w:val="nil"/>
            </w:tcBorders>
          </w:tcPr>
          <w:p ns2:paraId="48706D1F" ns2:textId="77777777" w:rsidR="00D738C3" w:rsidRPr="00D738C3" w:rsidRDefault="00D738C3" w:rsidP="00FB4FFB">
            <w:pPr>
              <w:tabs>
                <w:tab w:val="decimal" w:pos="364"/>
                <w:tab w:val="left" w:pos="444"/>
              </w:tabs>
              <w:spacing w:before="15" w:after="15"/>
              <w:rPr>
                <w:sz w:val="18"/>
                <w:szCs w:val="18"/>
              </w:rPr>
            </w:pPr>
            <w:r w:rsidRPr="00D738C3">
              <w:rPr>
                <w:sz w:val="18"/>
                <w:szCs w:val="18"/>
              </w:rPr>
              <w:tab/>
              <w:t xml:space="preserve">(1.3) </w:t>
            </w:r>
          </w:p>
        </w:tc>
      </w:tr>
      <w:tr w:rsidR="00D738C3" ns2:paraId="5C69C352" ns2:textId="77777777" w:rsidTr="00E45E19">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3D0D0EBB" ns2:textId="77777777" w:rsidR="00D738C3" w:rsidRPr="00D738C3" w:rsidRDefault="00D738C3" w:rsidP="00FB4FFB">
            <w:pPr>
              <w:spacing w:before="15" w:after="15"/>
              <w:ind w:left="160" w:right="1" w:hanging="160"/>
              <w:rPr>
                <w:sz w:val="18"/>
                <w:szCs w:val="18"/>
              </w:rPr>
            </w:pPr>
            <w:r w:rsidRPr="00D738C3">
              <w:rPr>
                <w:sz w:val="18"/>
                <w:szCs w:val="18"/>
              </w:rPr>
              <w:t xml:space="preserve"> </w:t>
            </w:r>
            <w:r w:rsidRPr="00D738C3">
              <w:rPr>
                <w:b/>
                <w:bCs/>
                <w:sz w:val="18"/>
                <w:szCs w:val="18"/>
              </w:rPr>
              <w:t>Skin and subcutaneous tissue disorders</w:t>
            </w:r>
            <w:r w:rsidRPr="00D738C3">
              <w:rPr>
                <w:sz w:val="18"/>
                <w:szCs w:val="18"/>
              </w:rPr>
              <w:t xml:space="preserve"> </w:t>
            </w:r>
          </w:p>
        </w:tc>
        <w:tc>
          <w:tcPr>
            <w:tcW w:w="1080" w:type="dxa"/>
            <w:tcBorders>
              <w:top w:val="nil"/>
              <w:left w:val="nil"/>
              <w:bottom w:val="nil"/>
              <w:right w:val="nil"/>
            </w:tcBorders>
          </w:tcPr>
          <w:p ns2:paraId="38FAE8F6" ns2:textId="77777777" w:rsidR="00D738C3" w:rsidRPr="00D738C3" w:rsidRDefault="00D738C3" w:rsidP="00FB4FFB">
            <w:pPr>
              <w:tabs>
                <w:tab w:val="decimal" w:pos="533"/>
                <w:tab w:val="left" w:pos="613"/>
              </w:tabs>
              <w:spacing w:before="15" w:after="15"/>
              <w:rPr>
                <w:sz w:val="18"/>
                <w:szCs w:val="18"/>
              </w:rPr>
            </w:pPr>
            <w:r w:rsidRPr="00D738C3">
              <w:rPr>
                <w:sz w:val="18"/>
                <w:szCs w:val="18"/>
              </w:rPr>
              <w:tab/>
            </w:r>
            <w:r w:rsidRPr="00D738C3">
              <w:rPr>
                <w:b/>
                <w:bCs/>
                <w:sz w:val="18"/>
                <w:szCs w:val="18"/>
              </w:rPr>
              <w:t>0</w:t>
            </w:r>
            <w:r w:rsidRPr="00D738C3">
              <w:rPr>
                <w:sz w:val="18"/>
                <w:szCs w:val="18"/>
              </w:rPr>
              <w:t xml:space="preserve"> </w:t>
            </w:r>
          </w:p>
        </w:tc>
        <w:tc>
          <w:tcPr>
            <w:tcW w:w="1080" w:type="dxa"/>
            <w:tcBorders>
              <w:top w:val="nil"/>
              <w:left w:val="nil"/>
              <w:bottom w:val="nil"/>
              <w:right w:val="single" w:sz="2" w:space="0" w:color="auto"/>
            </w:tcBorders>
          </w:tcPr>
          <w:p ns2:paraId="0CC7F4B8" ns2:textId="77777777" w:rsidR="00D738C3" w:rsidRPr="00D738C3" w:rsidRDefault="00D738C3" w:rsidP="00FB4FFB">
            <w:pPr>
              <w:tabs>
                <w:tab w:val="decimal" w:pos="364"/>
                <w:tab w:val="left" w:pos="444"/>
              </w:tabs>
              <w:spacing w:before="15" w:after="15"/>
              <w:rPr>
                <w:sz w:val="18"/>
                <w:szCs w:val="18"/>
              </w:rPr>
            </w:pPr>
            <w:r w:rsidRPr="00D738C3">
              <w:rPr>
                <w:sz w:val="18"/>
                <w:szCs w:val="18"/>
              </w:rPr>
              <w:tab/>
            </w:r>
            <w:r w:rsidRPr="00D738C3">
              <w:rPr>
                <w:b/>
                <w:bCs/>
                <w:sz w:val="18"/>
                <w:szCs w:val="18"/>
              </w:rPr>
              <w:t>(0.0)</w:t>
            </w:r>
            <w:r w:rsidRPr="00D738C3">
              <w:rPr>
                <w:sz w:val="18"/>
                <w:szCs w:val="18"/>
              </w:rPr>
              <w:t xml:space="preserve"> </w:t>
            </w:r>
          </w:p>
        </w:tc>
        <w:tc>
          <w:tcPr>
            <w:tcW w:w="1080" w:type="dxa"/>
            <w:tcBorders>
              <w:top w:val="nil"/>
              <w:left w:val="nil"/>
              <w:bottom w:val="nil"/>
              <w:right w:val="nil"/>
            </w:tcBorders>
          </w:tcPr>
          <w:p ns2:paraId="6E03F807" ns2:textId="77777777" w:rsidR="00D738C3" w:rsidRPr="00D738C3" w:rsidRDefault="00D738C3" w:rsidP="00FB4FFB">
            <w:pPr>
              <w:tabs>
                <w:tab w:val="decimal" w:pos="533"/>
                <w:tab w:val="left" w:pos="613"/>
              </w:tabs>
              <w:spacing w:before="15" w:after="15"/>
              <w:rPr>
                <w:sz w:val="18"/>
                <w:szCs w:val="18"/>
              </w:rPr>
            </w:pPr>
            <w:r w:rsidRPr="00D738C3">
              <w:rPr>
                <w:sz w:val="18"/>
                <w:szCs w:val="18"/>
              </w:rPr>
              <w:tab/>
            </w:r>
            <w:r w:rsidRPr="00D738C3">
              <w:rPr>
                <w:b/>
                <w:bCs/>
                <w:sz w:val="18"/>
                <w:szCs w:val="18"/>
              </w:rPr>
              <w:t>1</w:t>
            </w:r>
            <w:r w:rsidRPr="00D738C3">
              <w:rPr>
                <w:sz w:val="18"/>
                <w:szCs w:val="18"/>
              </w:rPr>
              <w:t xml:space="preserve"> </w:t>
            </w:r>
          </w:p>
        </w:tc>
        <w:tc>
          <w:tcPr>
            <w:tcW w:w="1080" w:type="dxa"/>
            <w:tcBorders>
              <w:top w:val="nil"/>
              <w:left w:val="nil"/>
              <w:bottom w:val="nil"/>
            </w:tcBorders>
          </w:tcPr>
          <w:p ns2:paraId="294F25CC" ns2:textId="77777777" w:rsidR="00D738C3" w:rsidRPr="00D738C3" w:rsidRDefault="00D738C3" w:rsidP="00FB4FFB">
            <w:pPr>
              <w:tabs>
                <w:tab w:val="decimal" w:pos="364"/>
                <w:tab w:val="left" w:pos="444"/>
              </w:tabs>
              <w:spacing w:before="15" w:after="15"/>
              <w:rPr>
                <w:sz w:val="18"/>
                <w:szCs w:val="18"/>
              </w:rPr>
            </w:pPr>
            <w:r w:rsidRPr="00D738C3">
              <w:rPr>
                <w:sz w:val="18"/>
                <w:szCs w:val="18"/>
              </w:rPr>
              <w:tab/>
            </w:r>
            <w:r w:rsidRPr="00D738C3">
              <w:rPr>
                <w:b/>
                <w:bCs/>
                <w:sz w:val="18"/>
                <w:szCs w:val="18"/>
              </w:rPr>
              <w:t>(1.3)</w:t>
            </w:r>
            <w:r w:rsidRPr="00D738C3">
              <w:rPr>
                <w:sz w:val="18"/>
                <w:szCs w:val="18"/>
              </w:rPr>
              <w:t xml:space="preserve"> </w:t>
            </w:r>
          </w:p>
        </w:tc>
      </w:tr>
      <w:tr w:rsidR="00D738C3" ns2:paraId="36383706" ns2:textId="77777777" w:rsidTr="00F52139">
        <w:tblPrEx>
          <w:tblBorders>
            <w:top w:val="single" w:sz="6" w:space="0" w:color="auto"/>
            <w:bottom w:val="single" w:sz="6" w:space="0" w:color="auto"/>
          </w:tblBorders>
        </w:tblPrEx>
        <w:trPr>
          <w:jc w:val="center"/>
        </w:trPr>
        <w:tc>
          <w:tcPr>
            <w:tcW w:w="4320" w:type="dxa"/>
            <w:tcBorders>
              <w:top w:val="nil"/>
              <w:bottom w:val="single" w:sz="4" w:space="0" w:color="auto"/>
              <w:right w:val="single" w:sz="2" w:space="0" w:color="auto"/>
            </w:tcBorders>
          </w:tcPr>
          <w:p ns2:paraId="6077142D" ns2:textId="77777777" w:rsidR="00D738C3" w:rsidRPr="00D738C3" w:rsidRDefault="00D738C3" w:rsidP="00FB4FFB">
            <w:pPr>
              <w:spacing w:before="15" w:after="15"/>
              <w:ind w:left="160" w:right="1" w:hanging="160"/>
              <w:rPr>
                <w:sz w:val="18"/>
                <w:szCs w:val="18"/>
              </w:rPr>
            </w:pPr>
            <w:r w:rsidRPr="00D738C3">
              <w:rPr>
                <w:sz w:val="18"/>
                <w:szCs w:val="18"/>
              </w:rPr>
              <w:t xml:space="preserve">   Rash </w:t>
            </w:r>
          </w:p>
        </w:tc>
        <w:tc>
          <w:tcPr>
            <w:tcW w:w="1080" w:type="dxa"/>
            <w:tcBorders>
              <w:top w:val="nil"/>
              <w:left w:val="nil"/>
              <w:bottom w:val="single" w:sz="4" w:space="0" w:color="auto"/>
              <w:right w:val="nil"/>
            </w:tcBorders>
          </w:tcPr>
          <w:p ns2:paraId="534DF80F" ns2:textId="77777777" w:rsidR="00D738C3" w:rsidRPr="00D738C3" w:rsidRDefault="00D738C3" w:rsidP="00FB4FFB">
            <w:pPr>
              <w:tabs>
                <w:tab w:val="decimal" w:pos="533"/>
                <w:tab w:val="left" w:pos="613"/>
              </w:tabs>
              <w:spacing w:before="15" w:after="15"/>
              <w:rPr>
                <w:sz w:val="18"/>
                <w:szCs w:val="18"/>
              </w:rPr>
            </w:pPr>
            <w:r w:rsidRPr="00D738C3">
              <w:rPr>
                <w:sz w:val="18"/>
                <w:szCs w:val="18"/>
              </w:rPr>
              <w:tab/>
              <w:t xml:space="preserve">0 </w:t>
            </w:r>
          </w:p>
        </w:tc>
        <w:tc>
          <w:tcPr>
            <w:tcW w:w="1080" w:type="dxa"/>
            <w:tcBorders>
              <w:top w:val="nil"/>
              <w:left w:val="nil"/>
              <w:bottom w:val="single" w:sz="4" w:space="0" w:color="auto"/>
              <w:right w:val="single" w:sz="2" w:space="0" w:color="auto"/>
            </w:tcBorders>
          </w:tcPr>
          <w:p ns2:paraId="71323EFF" ns2:textId="77777777" w:rsidR="00D738C3" w:rsidRPr="00D738C3" w:rsidRDefault="00D738C3" w:rsidP="00FB4FFB">
            <w:pPr>
              <w:tabs>
                <w:tab w:val="decimal" w:pos="364"/>
                <w:tab w:val="left" w:pos="444"/>
              </w:tabs>
              <w:spacing w:before="15" w:after="15"/>
              <w:rPr>
                <w:sz w:val="18"/>
                <w:szCs w:val="18"/>
              </w:rPr>
            </w:pPr>
            <w:r w:rsidRPr="00D738C3">
              <w:rPr>
                <w:sz w:val="18"/>
                <w:szCs w:val="18"/>
              </w:rPr>
              <w:tab/>
              <w:t xml:space="preserve">(0.0) </w:t>
            </w:r>
          </w:p>
        </w:tc>
        <w:tc>
          <w:tcPr>
            <w:tcW w:w="1080" w:type="dxa"/>
            <w:tcBorders>
              <w:top w:val="nil"/>
              <w:left w:val="nil"/>
              <w:bottom w:val="single" w:sz="4" w:space="0" w:color="auto"/>
              <w:right w:val="nil"/>
            </w:tcBorders>
          </w:tcPr>
          <w:p ns2:paraId="2FA7BDE4" ns2:textId="77777777" w:rsidR="00D738C3" w:rsidRPr="00D738C3" w:rsidRDefault="00D738C3" w:rsidP="00FB4FFB">
            <w:pPr>
              <w:tabs>
                <w:tab w:val="decimal" w:pos="533"/>
                <w:tab w:val="left" w:pos="613"/>
              </w:tabs>
              <w:spacing w:before="15" w:after="15"/>
              <w:rPr>
                <w:sz w:val="18"/>
                <w:szCs w:val="18"/>
              </w:rPr>
            </w:pPr>
            <w:r w:rsidRPr="00D738C3">
              <w:rPr>
                <w:sz w:val="18"/>
                <w:szCs w:val="18"/>
              </w:rPr>
              <w:tab/>
              <w:t xml:space="preserve">1 </w:t>
            </w:r>
          </w:p>
        </w:tc>
        <w:tc>
          <w:tcPr>
            <w:tcW w:w="1080" w:type="dxa"/>
            <w:tcBorders>
              <w:top w:val="nil"/>
              <w:left w:val="nil"/>
              <w:bottom w:val="single" w:sz="4" w:space="0" w:color="auto"/>
            </w:tcBorders>
          </w:tcPr>
          <w:p ns2:paraId="512C940A" ns2:textId="77777777" w:rsidR="00D738C3" w:rsidRPr="00D738C3" w:rsidRDefault="00D738C3" w:rsidP="00FB4FFB">
            <w:pPr>
              <w:tabs>
                <w:tab w:val="decimal" w:pos="364"/>
                <w:tab w:val="left" w:pos="444"/>
              </w:tabs>
              <w:spacing w:before="15" w:after="15"/>
              <w:rPr>
                <w:sz w:val="18"/>
                <w:szCs w:val="18"/>
              </w:rPr>
            </w:pPr>
            <w:r w:rsidRPr="00D738C3">
              <w:rPr>
                <w:sz w:val="18"/>
                <w:szCs w:val="18"/>
              </w:rPr>
              <w:tab/>
              <w:t xml:space="preserve">(1.3) </w:t>
            </w:r>
          </w:p>
        </w:tc>
      </w:tr>
      <w:tr w:rsidR="00D738C3" ns2:paraId="7669391E" ns2:textId="77777777" w:rsidTr="00F52139">
        <w:tblPrEx>
          <w:tblBorders>
            <w:top w:val="single" w:sz="6" w:space="0" w:color="auto"/>
            <w:bottom w:val="single" w:sz="6" w:space="0" w:color="auto"/>
          </w:tblBorders>
        </w:tblPrEx>
        <w:trPr>
          <w:jc w:val="center"/>
        </w:trPr>
        <w:tc>
          <w:tcPr>
            <w:tcW w:w="8640" w:type="dxa"/>
            <w:gridSpan w:val="5"/>
            <w:tcBorders>
              <w:top w:val="single" w:sz="4" w:space="0" w:color="auto"/>
              <w:bottom w:val="double" w:sz="4" w:space="0" w:color="auto"/>
            </w:tcBorders>
          </w:tcPr>
          <w:p ns2:paraId="25A3B088" ns2:textId="77777777" w:rsidR="00D738C3" w:rsidRDefault="00D738C3" w:rsidP="00FB4FFB">
            <w:pPr>
              <w:spacing w:before="30" w:after="30"/>
              <w:ind w:left="160" w:right="1" w:hanging="160"/>
              <w:rPr>
                <w:sz w:val="18"/>
                <w:szCs w:val="18"/>
              </w:rPr>
            </w:pPr>
            <w:r>
              <w:rPr>
                <w:sz w:val="18"/>
                <w:szCs w:val="18"/>
              </w:rPr>
              <w:t>Every participant is counted a single time for each applicable row and column.</w:t>
            </w:r>
          </w:p>
          <w:p ns2:paraId="13B81299" ns2:textId="77777777" w:rsidR="00D738C3" w:rsidRDefault="00D738C3" w:rsidP="00FB4FFB">
            <w:pPr>
              <w:spacing w:before="30" w:after="30"/>
              <w:ind w:left="160" w:right="1" w:hanging="160"/>
              <w:rPr>
                <w:sz w:val="18"/>
                <w:szCs w:val="18"/>
              </w:rPr>
            </w:pPr>
            <w:r>
              <w:rPr>
                <w:sz w:val="18"/>
                <w:szCs w:val="18"/>
              </w:rPr>
              <w:t xml:space="preserve"> Serious adverse events up to 90 days of last infusion of study drug are included if starting after the treatment, or if staring before the treatment and having toxicity grade increased after the treatment.</w:t>
            </w:r>
          </w:p>
          <w:p ns2:paraId="17AE2C1C" ns2:textId="77777777" w:rsidR="00D738C3" w:rsidRDefault="00D738C3" w:rsidP="00FB4FFB">
            <w:pPr>
              <w:spacing w:before="30" w:after="30"/>
              <w:ind w:left="160" w:right="1" w:hanging="160"/>
              <w:rPr>
                <w:sz w:val="18"/>
                <w:szCs w:val="18"/>
              </w:rPr>
            </w:pPr>
            <w:r>
              <w:rPr>
                <w:sz w:val="18"/>
                <w:szCs w:val="18"/>
              </w:rPr>
              <w:t xml:space="preserve"> MedDRA preferred terms "Neoplasm progression", "Malignant neoplasm progression" and "Disease progression" not related to the drug are excluded.</w:t>
            </w:r>
          </w:p>
          <w:p ns2:paraId="0FDEEE50" ns2:textId="77777777" w:rsidR="00D738C3" w:rsidRDefault="00D738C3" w:rsidP="00FB4FFB">
            <w:pPr>
              <w:tabs>
                <w:tab w:val="decimal" w:pos="364"/>
                <w:tab w:val="left" w:pos="444"/>
              </w:tabs>
              <w:spacing w:before="15" w:after="15"/>
              <w:rPr>
                <w:sz w:val="18"/>
                <w:szCs w:val="18"/>
              </w:rPr>
            </w:pPr>
            <w:r>
              <w:rPr>
                <w:sz w:val="18"/>
                <w:szCs w:val="18"/>
              </w:rPr>
              <w:t xml:space="preserve"> Database cutoff date: 21MAY2024</w:t>
            </w:r>
          </w:p>
        </w:tc>
      </w:tr>
      <w:tr w:rsidR="00D738C3" ns2:paraId="37044643" ns2:textId="77777777" w:rsidTr="00FB4FFB">
        <w:tblPrEx>
          <w:tblBorders>
            <w:top w:val="single" w:sz="6" w:space="0" w:color="auto"/>
            <w:bottom w:val="single" w:sz="6" w:space="0" w:color="auto"/>
          </w:tblBorders>
        </w:tblPrEx>
        <w:trPr>
          <w:jc w:val="center"/>
        </w:trPr>
        <w:tc>
          <w:tcPr>
            <w:tcW w:w="8640" w:type="dxa"/>
            <w:gridSpan w:val="5"/>
            <w:tcBorders>
              <w:top w:val="double" w:sz="4" w:space="0" w:color="auto"/>
              <w:left w:val="nil"/>
              <w:bottom w:val="nil"/>
              <w:right w:val="nil"/>
            </w:tcBorders>
          </w:tcPr>
          <w:p ns2:paraId="3DC12DBB" ns2:textId="77777777" w:rsidR="00D738C3" w:rsidRDefault="00D738C3" w:rsidP="00FB4FFB">
            <w:pPr>
              <w:tabs>
                <w:tab w:val="decimal" w:pos="364"/>
                <w:tab w:val="left" w:pos="444"/>
              </w:tabs>
              <w:spacing w:before="15" w:after="15"/>
              <w:rPr>
                <w:sz w:val="18"/>
                <w:szCs w:val="18"/>
              </w:rPr>
            </w:pPr>
            <w:r>
              <w:rPr>
                <w:sz w:val="18"/>
                <w:szCs w:val="18"/>
              </w:rPr>
              <w:t>Source:  [P016MK2870: adam-adsl; adae]</w:t>
            </w:r>
          </w:p>
        </w:tc>
      </w:tr>
    </w:tbl>
    <w:p ns2:paraId="02792B0D" ns2:textId="77777777" w:rsidR="00C0130B" w:rsidRPr="00B35FCA" w:rsidRDefault="00C0130B" w:rsidP="00914D2C">
      <w:pPr>
        <w:pStyle w:val="ListEnd"/>
      </w:pPr>
      <w:ins w:id="13277" w:author="GoldenCorpusHarness" w:date="2026-03-28T21:57:55Z">
        <w:r>
          <w:t>Table 49Study MK-9999-02A: Disposition of Participants (APaT Population)</w:t>
        </w:r>
      </w:ins>
    </w:p>
    <w:p ns2:paraId="7D753490" ns2:textId="2C5D7B29" w:rsidR="00205B5E" w:rsidRDefault="00205B5E" w:rsidP="00C0130B">
      <w:pPr>
        <w:pStyle w:val="Paragraph"/>
      </w:pPr>
      <w:r>
        <w:br w:type="page"/>
      </w:r>
    </w:p>
    <w:p ns2:paraId="194AAAE4" ns2:textId="743A1A70" w:rsidR="00C0130B" w:rsidRDefault="00D77090" w:rsidP="00DB3928">
      <w:pPr>
        <w:pStyle w:val="TableTitle"/>
      </w:pPr>
      <w:del w:id="13278" w:author="GoldenCorpusHarness" w:date="2026-03-28T21:57:55Z">
        <w:r>
          <w:delText>Table 75Participants With Adverse Events Resulting in Any Treatment Discontinuation (Incidence &gt;0% in One or More Treatment Groups) (APaT Population)</w:delText>
        </w:r>
      </w:del>
    </w:p>
    <w:tbl>
      <w:tblPr>
        <w:tblW w:w="0" w:type="auto"/>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4320"/>
        <w:gridCol w:w="1080"/>
        <w:gridCol w:w="1080"/>
        <w:gridCol w:w="1080"/>
        <w:gridCol w:w="1080"/>
      </w:tblGrid>
      <w:tr w:rsidR="00D34621" ns2:paraId="7636F21E" ns2:textId="77777777">
        <w:trPr>
          <w:jc w:val="center"/>
        </w:trPr>
        <w:tc>
          <w:tcPr>
            <w:tcW w:w="4320" w:type="dxa"/>
            <w:tcBorders>
              <w:top w:val="double" w:sz="6" w:space="0" w:color="auto"/>
              <w:bottom w:val="nil"/>
              <w:right w:val="single" w:sz="2" w:space="0" w:color="auto"/>
            </w:tcBorders>
          </w:tcPr>
          <w:p ns2:paraId="56325101" ns2:textId="77777777" w:rsidR="00D34621" w:rsidRDefault="00D34621">
            <w:pPr>
              <w:spacing w:before="15" w:after="15"/>
              <w:rPr>
                <w:sz w:val="18"/>
                <w:szCs w:val="18"/>
              </w:rPr>
            </w:pPr>
          </w:p>
        </w:tc>
        <w:tc>
          <w:tcPr>
            <w:tcW w:w="2160" w:type="dxa"/>
            <w:gridSpan w:val="2"/>
            <w:tcBorders>
              <w:top w:val="double" w:sz="6" w:space="0" w:color="auto"/>
              <w:left w:val="nil"/>
              <w:bottom w:val="single" w:sz="2" w:space="0" w:color="auto"/>
              <w:right w:val="single" w:sz="2" w:space="0" w:color="auto"/>
            </w:tcBorders>
          </w:tcPr>
          <w:p ns2:paraId="635A8387" ns2:textId="5F512588" w:rsidR="00D34621" w:rsidRDefault="00D34621">
            <w:pPr>
              <w:spacing w:before="15" w:after="15"/>
              <w:jc w:val="center"/>
              <w:rPr>
                <w:sz w:val="18"/>
                <w:szCs w:val="18"/>
              </w:rPr>
            </w:pPr>
            <w:r>
              <w:rPr>
                <w:sz w:val="18"/>
                <w:szCs w:val="18"/>
              </w:rPr>
              <w:t xml:space="preserve">MK2870 5 mg/kg </w:t>
            </w:r>
            <w:r w:rsidR="00F406FB">
              <w:rPr>
                <w:sz w:val="18"/>
                <w:szCs w:val="18"/>
              </w:rPr>
              <w:t xml:space="preserve">q2w </w:t>
            </w:r>
            <w:r>
              <w:rPr>
                <w:sz w:val="18"/>
                <w:szCs w:val="18"/>
              </w:rPr>
              <w:t xml:space="preserve">+ KL-A167 </w:t>
            </w:r>
          </w:p>
        </w:tc>
        <w:tc>
          <w:tcPr>
            <w:tcW w:w="2160" w:type="dxa"/>
            <w:gridSpan w:val="2"/>
            <w:tcBorders>
              <w:top w:val="double" w:sz="6" w:space="0" w:color="auto"/>
              <w:left w:val="nil"/>
              <w:bottom w:val="single" w:sz="2" w:space="0" w:color="auto"/>
            </w:tcBorders>
          </w:tcPr>
          <w:p ns2:paraId="2274CF07" ns2:textId="51F1E949" w:rsidR="00D34621" w:rsidRDefault="00D34621">
            <w:pPr>
              <w:spacing w:before="15" w:after="15"/>
              <w:jc w:val="center"/>
              <w:rPr>
                <w:sz w:val="18"/>
                <w:szCs w:val="18"/>
              </w:rPr>
            </w:pPr>
            <w:r>
              <w:rPr>
                <w:sz w:val="18"/>
                <w:szCs w:val="18"/>
              </w:rPr>
              <w:t xml:space="preserve">MK2870 5 mg/kg </w:t>
            </w:r>
            <w:r w:rsidR="00F406FB">
              <w:rPr>
                <w:sz w:val="18"/>
                <w:szCs w:val="18"/>
              </w:rPr>
              <w:t xml:space="preserve">q2w </w:t>
            </w:r>
          </w:p>
        </w:tc>
      </w:tr>
      <w:tr w:rsidR="00D34621" ns2:paraId="3F163445" ns2:textId="77777777">
        <w:tblPrEx>
          <w:tblBorders>
            <w:top w:val="single" w:sz="6" w:space="0" w:color="auto"/>
            <w:bottom w:val="single" w:sz="6" w:space="0" w:color="auto"/>
          </w:tblBorders>
        </w:tblPrEx>
        <w:trPr>
          <w:jc w:val="center"/>
        </w:trPr>
        <w:tc>
          <w:tcPr>
            <w:tcW w:w="4320" w:type="dxa"/>
            <w:tcBorders>
              <w:top w:val="nil"/>
              <w:bottom w:val="single" w:sz="2" w:space="0" w:color="auto"/>
              <w:right w:val="single" w:sz="2" w:space="0" w:color="auto"/>
            </w:tcBorders>
          </w:tcPr>
          <w:p ns2:paraId="34F35A0B" ns2:textId="77777777" w:rsidR="00D34621" w:rsidRDefault="00D34621">
            <w:pPr>
              <w:spacing w:before="15" w:after="15"/>
              <w:rPr>
                <w:sz w:val="18"/>
                <w:szCs w:val="18"/>
              </w:rPr>
            </w:pPr>
          </w:p>
        </w:tc>
        <w:tc>
          <w:tcPr>
            <w:tcW w:w="1080" w:type="dxa"/>
            <w:tcBorders>
              <w:top w:val="nil"/>
              <w:left w:val="nil"/>
              <w:bottom w:val="single" w:sz="2" w:space="0" w:color="auto"/>
              <w:right w:val="nil"/>
            </w:tcBorders>
          </w:tcPr>
          <w:p ns2:paraId="76D21642" ns2:textId="77777777" w:rsidR="00D34621" w:rsidRDefault="00D34621">
            <w:pPr>
              <w:spacing w:before="15" w:after="15"/>
              <w:jc w:val="center"/>
              <w:rPr>
                <w:sz w:val="18"/>
                <w:szCs w:val="18"/>
              </w:rPr>
            </w:pPr>
            <w:r>
              <w:rPr>
                <w:sz w:val="18"/>
                <w:szCs w:val="18"/>
              </w:rPr>
              <w:t xml:space="preserve">n </w:t>
            </w:r>
          </w:p>
        </w:tc>
        <w:tc>
          <w:tcPr>
            <w:tcW w:w="1080" w:type="dxa"/>
            <w:tcBorders>
              <w:top w:val="nil"/>
              <w:left w:val="nil"/>
              <w:bottom w:val="single" w:sz="2" w:space="0" w:color="auto"/>
              <w:right w:val="single" w:sz="2" w:space="0" w:color="auto"/>
            </w:tcBorders>
          </w:tcPr>
          <w:p ns2:paraId="74ACE001" ns2:textId="77777777" w:rsidR="00D34621" w:rsidRDefault="00D34621">
            <w:pPr>
              <w:spacing w:before="15" w:after="15"/>
              <w:jc w:val="center"/>
              <w:rPr>
                <w:sz w:val="18"/>
                <w:szCs w:val="18"/>
              </w:rPr>
            </w:pPr>
            <w:r>
              <w:rPr>
                <w:sz w:val="18"/>
                <w:szCs w:val="18"/>
              </w:rPr>
              <w:t xml:space="preserve">(%) </w:t>
            </w:r>
          </w:p>
        </w:tc>
        <w:tc>
          <w:tcPr>
            <w:tcW w:w="1080" w:type="dxa"/>
            <w:tcBorders>
              <w:top w:val="nil"/>
              <w:left w:val="nil"/>
              <w:bottom w:val="single" w:sz="2" w:space="0" w:color="auto"/>
              <w:right w:val="nil"/>
            </w:tcBorders>
          </w:tcPr>
          <w:p ns2:paraId="271A7449" ns2:textId="77777777" w:rsidR="00D34621" w:rsidRDefault="00D34621">
            <w:pPr>
              <w:spacing w:before="15" w:after="15"/>
              <w:jc w:val="center"/>
              <w:rPr>
                <w:sz w:val="18"/>
                <w:szCs w:val="18"/>
              </w:rPr>
            </w:pPr>
            <w:r>
              <w:rPr>
                <w:sz w:val="18"/>
                <w:szCs w:val="18"/>
              </w:rPr>
              <w:t xml:space="preserve">n </w:t>
            </w:r>
          </w:p>
        </w:tc>
        <w:tc>
          <w:tcPr>
            <w:tcW w:w="1080" w:type="dxa"/>
            <w:tcBorders>
              <w:top w:val="nil"/>
              <w:left w:val="nil"/>
              <w:bottom w:val="single" w:sz="2" w:space="0" w:color="auto"/>
            </w:tcBorders>
          </w:tcPr>
          <w:p ns2:paraId="3CEBD9FB" ns2:textId="77777777" w:rsidR="00D34621" w:rsidRDefault="00D34621">
            <w:pPr>
              <w:spacing w:before="15" w:after="15"/>
              <w:jc w:val="center"/>
              <w:rPr>
                <w:sz w:val="18"/>
                <w:szCs w:val="18"/>
              </w:rPr>
            </w:pPr>
            <w:r>
              <w:rPr>
                <w:sz w:val="18"/>
                <w:szCs w:val="18"/>
              </w:rPr>
              <w:t xml:space="preserve">(%) </w:t>
            </w:r>
          </w:p>
        </w:tc>
      </w:tr>
      <w:tr w:rsidR="00D34621" ns2:paraId="513163F1" ns2:textId="77777777">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51E01CD9" ns2:textId="77777777" w:rsidR="00D34621" w:rsidRDefault="00D34621">
            <w:pPr>
              <w:spacing w:before="15" w:after="15"/>
              <w:ind w:left="160" w:right="1" w:hanging="160"/>
              <w:rPr>
                <w:sz w:val="18"/>
                <w:szCs w:val="18"/>
              </w:rPr>
            </w:pPr>
            <w:r>
              <w:rPr>
                <w:sz w:val="18"/>
                <w:szCs w:val="18"/>
              </w:rPr>
              <w:t xml:space="preserve"> Participants in population </w:t>
            </w:r>
          </w:p>
        </w:tc>
        <w:tc>
          <w:tcPr>
            <w:tcW w:w="1080" w:type="dxa"/>
            <w:tcBorders>
              <w:top w:val="nil"/>
              <w:left w:val="nil"/>
              <w:bottom w:val="nil"/>
              <w:right w:val="nil"/>
            </w:tcBorders>
          </w:tcPr>
          <w:p ns2:paraId="1DBF8C3F" ns2:textId="77777777" w:rsidR="00D34621" w:rsidRDefault="00D34621">
            <w:pPr>
              <w:tabs>
                <w:tab w:val="decimal" w:pos="533"/>
                <w:tab w:val="left" w:pos="613"/>
              </w:tabs>
              <w:spacing w:before="15" w:after="15"/>
              <w:rPr>
                <w:sz w:val="18"/>
                <w:szCs w:val="18"/>
              </w:rPr>
            </w:pPr>
            <w:r>
              <w:rPr>
                <w:sz w:val="18"/>
                <w:szCs w:val="18"/>
              </w:rPr>
              <w:tab/>
              <w:t xml:space="preserve">91 </w:t>
            </w:r>
          </w:p>
        </w:tc>
        <w:tc>
          <w:tcPr>
            <w:tcW w:w="1080" w:type="dxa"/>
            <w:tcBorders>
              <w:top w:val="nil"/>
              <w:left w:val="nil"/>
              <w:bottom w:val="nil"/>
              <w:right w:val="single" w:sz="2" w:space="0" w:color="auto"/>
            </w:tcBorders>
          </w:tcPr>
          <w:p ns2:paraId="58741770" ns2:textId="77777777" w:rsidR="00D34621" w:rsidRDefault="00D34621">
            <w:pPr>
              <w:tabs>
                <w:tab w:val="decimal" w:pos="364"/>
                <w:tab w:val="left" w:pos="444"/>
              </w:tabs>
              <w:spacing w:before="15" w:after="15"/>
              <w:rPr>
                <w:sz w:val="18"/>
                <w:szCs w:val="18"/>
              </w:rPr>
            </w:pPr>
            <w:r>
              <w:rPr>
                <w:sz w:val="18"/>
                <w:szCs w:val="18"/>
              </w:rPr>
              <w:tab/>
            </w:r>
          </w:p>
        </w:tc>
        <w:tc>
          <w:tcPr>
            <w:tcW w:w="1080" w:type="dxa"/>
            <w:tcBorders>
              <w:top w:val="nil"/>
              <w:left w:val="nil"/>
              <w:bottom w:val="nil"/>
              <w:right w:val="nil"/>
            </w:tcBorders>
          </w:tcPr>
          <w:p ns2:paraId="78B4199F" ns2:textId="77777777" w:rsidR="00D34621" w:rsidRDefault="00D34621">
            <w:pPr>
              <w:tabs>
                <w:tab w:val="decimal" w:pos="533"/>
                <w:tab w:val="left" w:pos="613"/>
              </w:tabs>
              <w:spacing w:before="15" w:after="15"/>
              <w:rPr>
                <w:sz w:val="18"/>
                <w:szCs w:val="18"/>
              </w:rPr>
            </w:pPr>
            <w:r>
              <w:rPr>
                <w:sz w:val="18"/>
                <w:szCs w:val="18"/>
              </w:rPr>
              <w:tab/>
              <w:t xml:space="preserve">80 </w:t>
            </w:r>
          </w:p>
        </w:tc>
        <w:tc>
          <w:tcPr>
            <w:tcW w:w="1080" w:type="dxa"/>
            <w:tcBorders>
              <w:top w:val="nil"/>
              <w:left w:val="nil"/>
              <w:bottom w:val="nil"/>
            </w:tcBorders>
          </w:tcPr>
          <w:p ns2:paraId="3047E538" ns2:textId="77777777" w:rsidR="00D34621" w:rsidRDefault="00D34621">
            <w:pPr>
              <w:tabs>
                <w:tab w:val="decimal" w:pos="364"/>
                <w:tab w:val="left" w:pos="444"/>
              </w:tabs>
              <w:spacing w:before="15" w:after="15"/>
              <w:rPr>
                <w:sz w:val="18"/>
                <w:szCs w:val="18"/>
              </w:rPr>
            </w:pPr>
            <w:r>
              <w:rPr>
                <w:sz w:val="18"/>
                <w:szCs w:val="18"/>
              </w:rPr>
              <w:tab/>
            </w:r>
          </w:p>
        </w:tc>
      </w:tr>
      <w:tr w:rsidR="00D34621" ns2:paraId="60918C9C" ns2:textId="77777777">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6ED40324" ns2:textId="77777777" w:rsidR="00D34621" w:rsidRDefault="00D34621">
            <w:pPr>
              <w:spacing w:before="15" w:after="15"/>
              <w:ind w:left="160" w:right="1" w:hanging="160"/>
              <w:rPr>
                <w:sz w:val="18"/>
                <w:szCs w:val="18"/>
              </w:rPr>
            </w:pPr>
            <w:r>
              <w:rPr>
                <w:sz w:val="18"/>
                <w:szCs w:val="18"/>
              </w:rPr>
              <w:t xml:space="preserve">   with one or more adverse events </w:t>
            </w:r>
          </w:p>
        </w:tc>
        <w:tc>
          <w:tcPr>
            <w:tcW w:w="1080" w:type="dxa"/>
            <w:tcBorders>
              <w:top w:val="nil"/>
              <w:left w:val="nil"/>
              <w:bottom w:val="nil"/>
              <w:right w:val="nil"/>
            </w:tcBorders>
          </w:tcPr>
          <w:p ns2:paraId="5689802D" ns2:textId="77777777" w:rsidR="00D34621" w:rsidRDefault="00D34621">
            <w:pPr>
              <w:tabs>
                <w:tab w:val="decimal" w:pos="533"/>
                <w:tab w:val="left" w:pos="613"/>
              </w:tabs>
              <w:spacing w:before="15" w:after="15"/>
              <w:rPr>
                <w:sz w:val="18"/>
                <w:szCs w:val="18"/>
              </w:rPr>
            </w:pPr>
            <w:r>
              <w:rPr>
                <w:sz w:val="18"/>
                <w:szCs w:val="18"/>
              </w:rPr>
              <w:tab/>
              <w:t xml:space="preserve">2 </w:t>
            </w:r>
          </w:p>
        </w:tc>
        <w:tc>
          <w:tcPr>
            <w:tcW w:w="1080" w:type="dxa"/>
            <w:tcBorders>
              <w:top w:val="nil"/>
              <w:left w:val="nil"/>
              <w:bottom w:val="nil"/>
              <w:right w:val="single" w:sz="2" w:space="0" w:color="auto"/>
            </w:tcBorders>
          </w:tcPr>
          <w:p ns2:paraId="7407212D" ns2:textId="77777777" w:rsidR="00D34621" w:rsidRDefault="00D34621">
            <w:pPr>
              <w:tabs>
                <w:tab w:val="decimal" w:pos="364"/>
                <w:tab w:val="left" w:pos="444"/>
              </w:tabs>
              <w:spacing w:before="15" w:after="15"/>
              <w:rPr>
                <w:sz w:val="18"/>
                <w:szCs w:val="18"/>
              </w:rPr>
            </w:pPr>
            <w:r>
              <w:rPr>
                <w:sz w:val="18"/>
                <w:szCs w:val="18"/>
              </w:rPr>
              <w:tab/>
              <w:t xml:space="preserve">(2.2) </w:t>
            </w:r>
          </w:p>
        </w:tc>
        <w:tc>
          <w:tcPr>
            <w:tcW w:w="1080" w:type="dxa"/>
            <w:tcBorders>
              <w:top w:val="nil"/>
              <w:left w:val="nil"/>
              <w:bottom w:val="nil"/>
              <w:right w:val="nil"/>
            </w:tcBorders>
          </w:tcPr>
          <w:p ns2:paraId="5090AB97" ns2:textId="77777777" w:rsidR="00D34621" w:rsidRDefault="00D34621">
            <w:pPr>
              <w:tabs>
                <w:tab w:val="decimal" w:pos="533"/>
                <w:tab w:val="left" w:pos="613"/>
              </w:tabs>
              <w:spacing w:before="15" w:after="15"/>
              <w:rPr>
                <w:sz w:val="18"/>
                <w:szCs w:val="18"/>
              </w:rPr>
            </w:pPr>
            <w:r>
              <w:rPr>
                <w:sz w:val="18"/>
                <w:szCs w:val="18"/>
              </w:rPr>
              <w:tab/>
              <w:t xml:space="preserve">3 </w:t>
            </w:r>
          </w:p>
        </w:tc>
        <w:tc>
          <w:tcPr>
            <w:tcW w:w="1080" w:type="dxa"/>
            <w:tcBorders>
              <w:top w:val="nil"/>
              <w:left w:val="nil"/>
              <w:bottom w:val="nil"/>
            </w:tcBorders>
          </w:tcPr>
          <w:p ns2:paraId="59139D97" ns2:textId="77777777" w:rsidR="00D34621" w:rsidRDefault="00D34621">
            <w:pPr>
              <w:tabs>
                <w:tab w:val="decimal" w:pos="364"/>
                <w:tab w:val="left" w:pos="444"/>
              </w:tabs>
              <w:spacing w:before="15" w:after="15"/>
              <w:rPr>
                <w:sz w:val="18"/>
                <w:szCs w:val="18"/>
              </w:rPr>
            </w:pPr>
            <w:r>
              <w:rPr>
                <w:sz w:val="18"/>
                <w:szCs w:val="18"/>
              </w:rPr>
              <w:tab/>
              <w:t xml:space="preserve">(3.8) </w:t>
            </w:r>
          </w:p>
        </w:tc>
      </w:tr>
      <w:tr w:rsidR="00D34621" ns2:paraId="4F28D702" ns2:textId="77777777">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4ACC25F2" ns2:textId="77777777" w:rsidR="00D34621" w:rsidRDefault="00D34621">
            <w:pPr>
              <w:spacing w:before="15" w:after="15"/>
              <w:ind w:left="160" w:right="1" w:hanging="160"/>
              <w:rPr>
                <w:sz w:val="18"/>
                <w:szCs w:val="18"/>
              </w:rPr>
            </w:pPr>
            <w:r>
              <w:rPr>
                <w:sz w:val="18"/>
                <w:szCs w:val="18"/>
              </w:rPr>
              <w:t xml:space="preserve">   with no adverse events </w:t>
            </w:r>
          </w:p>
        </w:tc>
        <w:tc>
          <w:tcPr>
            <w:tcW w:w="1080" w:type="dxa"/>
            <w:tcBorders>
              <w:top w:val="nil"/>
              <w:left w:val="nil"/>
              <w:bottom w:val="nil"/>
              <w:right w:val="nil"/>
            </w:tcBorders>
          </w:tcPr>
          <w:p ns2:paraId="14D896A0" ns2:textId="77777777" w:rsidR="00D34621" w:rsidRDefault="00D34621">
            <w:pPr>
              <w:tabs>
                <w:tab w:val="decimal" w:pos="533"/>
                <w:tab w:val="left" w:pos="613"/>
              </w:tabs>
              <w:spacing w:before="15" w:after="15"/>
              <w:rPr>
                <w:sz w:val="18"/>
                <w:szCs w:val="18"/>
              </w:rPr>
            </w:pPr>
            <w:r>
              <w:rPr>
                <w:sz w:val="18"/>
                <w:szCs w:val="18"/>
              </w:rPr>
              <w:tab/>
              <w:t xml:space="preserve">89 </w:t>
            </w:r>
          </w:p>
        </w:tc>
        <w:tc>
          <w:tcPr>
            <w:tcW w:w="1080" w:type="dxa"/>
            <w:tcBorders>
              <w:top w:val="nil"/>
              <w:left w:val="nil"/>
              <w:bottom w:val="nil"/>
              <w:right w:val="single" w:sz="2" w:space="0" w:color="auto"/>
            </w:tcBorders>
          </w:tcPr>
          <w:p ns2:paraId="54172634" ns2:textId="77777777" w:rsidR="00D34621" w:rsidRDefault="00D34621">
            <w:pPr>
              <w:tabs>
                <w:tab w:val="decimal" w:pos="364"/>
                <w:tab w:val="left" w:pos="444"/>
              </w:tabs>
              <w:spacing w:before="15" w:after="15"/>
              <w:rPr>
                <w:sz w:val="18"/>
                <w:szCs w:val="18"/>
              </w:rPr>
            </w:pPr>
            <w:r>
              <w:rPr>
                <w:sz w:val="18"/>
                <w:szCs w:val="18"/>
              </w:rPr>
              <w:tab/>
              <w:t xml:space="preserve">(97.8) </w:t>
            </w:r>
          </w:p>
        </w:tc>
        <w:tc>
          <w:tcPr>
            <w:tcW w:w="1080" w:type="dxa"/>
            <w:tcBorders>
              <w:top w:val="nil"/>
              <w:left w:val="nil"/>
              <w:bottom w:val="nil"/>
              <w:right w:val="nil"/>
            </w:tcBorders>
          </w:tcPr>
          <w:p ns2:paraId="17218DEE" ns2:textId="77777777" w:rsidR="00D34621" w:rsidRDefault="00D34621">
            <w:pPr>
              <w:tabs>
                <w:tab w:val="decimal" w:pos="533"/>
                <w:tab w:val="left" w:pos="613"/>
              </w:tabs>
              <w:spacing w:before="15" w:after="15"/>
              <w:rPr>
                <w:sz w:val="18"/>
                <w:szCs w:val="18"/>
              </w:rPr>
            </w:pPr>
            <w:r>
              <w:rPr>
                <w:sz w:val="18"/>
                <w:szCs w:val="18"/>
              </w:rPr>
              <w:tab/>
              <w:t xml:space="preserve">77 </w:t>
            </w:r>
          </w:p>
        </w:tc>
        <w:tc>
          <w:tcPr>
            <w:tcW w:w="1080" w:type="dxa"/>
            <w:tcBorders>
              <w:top w:val="nil"/>
              <w:left w:val="nil"/>
              <w:bottom w:val="nil"/>
            </w:tcBorders>
          </w:tcPr>
          <w:p ns2:paraId="7D4EB2A8" ns2:textId="77777777" w:rsidR="00D34621" w:rsidRDefault="00D34621">
            <w:pPr>
              <w:tabs>
                <w:tab w:val="decimal" w:pos="364"/>
                <w:tab w:val="left" w:pos="444"/>
              </w:tabs>
              <w:spacing w:before="15" w:after="15"/>
              <w:rPr>
                <w:sz w:val="18"/>
                <w:szCs w:val="18"/>
              </w:rPr>
            </w:pPr>
            <w:r>
              <w:rPr>
                <w:sz w:val="18"/>
                <w:szCs w:val="18"/>
              </w:rPr>
              <w:tab/>
              <w:t xml:space="preserve">(96.3) </w:t>
            </w:r>
          </w:p>
        </w:tc>
      </w:tr>
      <w:tr w:rsidR="00D34621" ns2:paraId="4D3CECCA" ns2:textId="77777777">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6CCD4ADB" ns2:textId="77777777" w:rsidR="00D34621" w:rsidRDefault="00D34621">
            <w:pPr>
              <w:spacing w:before="15" w:after="15"/>
              <w:rPr>
                <w:sz w:val="18"/>
                <w:szCs w:val="18"/>
              </w:rPr>
            </w:pPr>
          </w:p>
        </w:tc>
        <w:tc>
          <w:tcPr>
            <w:tcW w:w="1080" w:type="dxa"/>
            <w:tcBorders>
              <w:top w:val="nil"/>
              <w:left w:val="nil"/>
              <w:bottom w:val="nil"/>
              <w:right w:val="nil"/>
            </w:tcBorders>
          </w:tcPr>
          <w:p ns2:paraId="1ABD9950" ns2:textId="77777777" w:rsidR="00D34621" w:rsidRDefault="00D34621">
            <w:pPr>
              <w:tabs>
                <w:tab w:val="decimal" w:pos="533"/>
                <w:tab w:val="left" w:pos="613"/>
              </w:tabs>
              <w:spacing w:before="15" w:after="15"/>
              <w:rPr>
                <w:sz w:val="18"/>
                <w:szCs w:val="18"/>
              </w:rPr>
            </w:pPr>
            <w:r>
              <w:rPr>
                <w:sz w:val="18"/>
                <w:szCs w:val="18"/>
              </w:rPr>
              <w:tab/>
            </w:r>
          </w:p>
        </w:tc>
        <w:tc>
          <w:tcPr>
            <w:tcW w:w="1080" w:type="dxa"/>
            <w:tcBorders>
              <w:top w:val="nil"/>
              <w:left w:val="nil"/>
              <w:bottom w:val="nil"/>
              <w:right w:val="single" w:sz="2" w:space="0" w:color="auto"/>
            </w:tcBorders>
          </w:tcPr>
          <w:p ns2:paraId="76AF5F50" ns2:textId="77777777" w:rsidR="00D34621" w:rsidRDefault="00D34621">
            <w:pPr>
              <w:tabs>
                <w:tab w:val="decimal" w:pos="364"/>
                <w:tab w:val="left" w:pos="444"/>
              </w:tabs>
              <w:spacing w:before="15" w:after="15"/>
              <w:rPr>
                <w:sz w:val="18"/>
                <w:szCs w:val="18"/>
              </w:rPr>
            </w:pPr>
            <w:r>
              <w:rPr>
                <w:sz w:val="18"/>
                <w:szCs w:val="18"/>
              </w:rPr>
              <w:tab/>
            </w:r>
          </w:p>
        </w:tc>
        <w:tc>
          <w:tcPr>
            <w:tcW w:w="1080" w:type="dxa"/>
            <w:tcBorders>
              <w:top w:val="nil"/>
              <w:left w:val="nil"/>
              <w:bottom w:val="nil"/>
              <w:right w:val="nil"/>
            </w:tcBorders>
          </w:tcPr>
          <w:p ns2:paraId="40E86451" ns2:textId="77777777" w:rsidR="00D34621" w:rsidRDefault="00D34621">
            <w:pPr>
              <w:tabs>
                <w:tab w:val="decimal" w:pos="533"/>
                <w:tab w:val="left" w:pos="613"/>
              </w:tabs>
              <w:spacing w:before="15" w:after="15"/>
              <w:rPr>
                <w:sz w:val="18"/>
                <w:szCs w:val="18"/>
              </w:rPr>
            </w:pPr>
            <w:r>
              <w:rPr>
                <w:sz w:val="18"/>
                <w:szCs w:val="18"/>
              </w:rPr>
              <w:tab/>
            </w:r>
          </w:p>
        </w:tc>
        <w:tc>
          <w:tcPr>
            <w:tcW w:w="1080" w:type="dxa"/>
            <w:tcBorders>
              <w:top w:val="nil"/>
              <w:left w:val="nil"/>
              <w:bottom w:val="nil"/>
            </w:tcBorders>
          </w:tcPr>
          <w:p ns2:paraId="2E5D52C4" ns2:textId="77777777" w:rsidR="00D34621" w:rsidRDefault="00D34621">
            <w:pPr>
              <w:tabs>
                <w:tab w:val="decimal" w:pos="364"/>
                <w:tab w:val="left" w:pos="444"/>
              </w:tabs>
              <w:spacing w:before="15" w:after="15"/>
              <w:rPr>
                <w:sz w:val="18"/>
                <w:szCs w:val="18"/>
              </w:rPr>
            </w:pPr>
            <w:r>
              <w:rPr>
                <w:sz w:val="18"/>
                <w:szCs w:val="18"/>
              </w:rPr>
              <w:tab/>
            </w:r>
          </w:p>
        </w:tc>
      </w:tr>
      <w:tr w:rsidR="00D34621" ns2:paraId="56E55685" ns2:textId="77777777">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3554D514" ns2:textId="77777777" w:rsidR="00D34621" w:rsidRDefault="00D34621">
            <w:pPr>
              <w:spacing w:before="15" w:after="15"/>
              <w:ind w:left="160" w:right="1" w:hanging="160"/>
              <w:rPr>
                <w:sz w:val="18"/>
                <w:szCs w:val="18"/>
              </w:rPr>
            </w:pPr>
            <w:r>
              <w:rPr>
                <w:sz w:val="18"/>
                <w:szCs w:val="18"/>
              </w:rPr>
              <w:t xml:space="preserve">   Alanine aminotransferase increased </w:t>
            </w:r>
          </w:p>
        </w:tc>
        <w:tc>
          <w:tcPr>
            <w:tcW w:w="1080" w:type="dxa"/>
            <w:tcBorders>
              <w:top w:val="nil"/>
              <w:left w:val="nil"/>
              <w:bottom w:val="nil"/>
              <w:right w:val="nil"/>
            </w:tcBorders>
          </w:tcPr>
          <w:p ns2:paraId="127F35FD" ns2:textId="77777777" w:rsidR="00D34621" w:rsidRDefault="00D34621">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right w:val="single" w:sz="2" w:space="0" w:color="auto"/>
            </w:tcBorders>
          </w:tcPr>
          <w:p ns2:paraId="3546D698" ns2:textId="77777777" w:rsidR="00D34621" w:rsidRDefault="00D34621">
            <w:pPr>
              <w:tabs>
                <w:tab w:val="decimal" w:pos="364"/>
                <w:tab w:val="left" w:pos="444"/>
              </w:tabs>
              <w:spacing w:before="15" w:after="15"/>
              <w:rPr>
                <w:sz w:val="18"/>
                <w:szCs w:val="18"/>
              </w:rPr>
            </w:pPr>
            <w:r>
              <w:rPr>
                <w:sz w:val="18"/>
                <w:szCs w:val="18"/>
              </w:rPr>
              <w:tab/>
              <w:t xml:space="preserve">(1.1) </w:t>
            </w:r>
          </w:p>
        </w:tc>
        <w:tc>
          <w:tcPr>
            <w:tcW w:w="1080" w:type="dxa"/>
            <w:tcBorders>
              <w:top w:val="nil"/>
              <w:left w:val="nil"/>
              <w:bottom w:val="nil"/>
              <w:right w:val="nil"/>
            </w:tcBorders>
          </w:tcPr>
          <w:p ns2:paraId="79A35B15" ns2:textId="77777777" w:rsidR="00D34621" w:rsidRDefault="00D34621">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tcBorders>
          </w:tcPr>
          <w:p ns2:paraId="0AEA3AFB" ns2:textId="77777777" w:rsidR="00D34621" w:rsidRDefault="00D34621">
            <w:pPr>
              <w:tabs>
                <w:tab w:val="decimal" w:pos="364"/>
                <w:tab w:val="left" w:pos="444"/>
              </w:tabs>
              <w:spacing w:before="15" w:after="15"/>
              <w:rPr>
                <w:sz w:val="18"/>
                <w:szCs w:val="18"/>
              </w:rPr>
            </w:pPr>
            <w:r>
              <w:rPr>
                <w:sz w:val="18"/>
                <w:szCs w:val="18"/>
              </w:rPr>
              <w:tab/>
              <w:t xml:space="preserve">(0.0) </w:t>
            </w:r>
          </w:p>
        </w:tc>
      </w:tr>
      <w:tr w:rsidR="00D34621" ns2:paraId="130E61BB" ns2:textId="77777777">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37351405" ns2:textId="77777777" w:rsidR="00D34621" w:rsidRDefault="00D34621">
            <w:pPr>
              <w:spacing w:before="15" w:after="15"/>
              <w:ind w:left="160" w:right="1" w:hanging="160"/>
              <w:rPr>
                <w:sz w:val="18"/>
                <w:szCs w:val="18"/>
              </w:rPr>
            </w:pPr>
            <w:r>
              <w:rPr>
                <w:sz w:val="18"/>
                <w:szCs w:val="18"/>
              </w:rPr>
              <w:t xml:space="preserve">   Aspartate aminotransferase increased </w:t>
            </w:r>
          </w:p>
        </w:tc>
        <w:tc>
          <w:tcPr>
            <w:tcW w:w="1080" w:type="dxa"/>
            <w:tcBorders>
              <w:top w:val="nil"/>
              <w:left w:val="nil"/>
              <w:bottom w:val="nil"/>
              <w:right w:val="nil"/>
            </w:tcBorders>
          </w:tcPr>
          <w:p ns2:paraId="0A4DC648" ns2:textId="77777777" w:rsidR="00D34621" w:rsidRDefault="00D34621">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right w:val="single" w:sz="2" w:space="0" w:color="auto"/>
            </w:tcBorders>
          </w:tcPr>
          <w:p ns2:paraId="64BC700D" ns2:textId="77777777" w:rsidR="00D34621" w:rsidRDefault="00D34621">
            <w:pPr>
              <w:tabs>
                <w:tab w:val="decimal" w:pos="364"/>
                <w:tab w:val="left" w:pos="444"/>
              </w:tabs>
              <w:spacing w:before="15" w:after="15"/>
              <w:rPr>
                <w:sz w:val="18"/>
                <w:szCs w:val="18"/>
              </w:rPr>
            </w:pPr>
            <w:r>
              <w:rPr>
                <w:sz w:val="18"/>
                <w:szCs w:val="18"/>
              </w:rPr>
              <w:tab/>
              <w:t xml:space="preserve">(1.1) </w:t>
            </w:r>
          </w:p>
        </w:tc>
        <w:tc>
          <w:tcPr>
            <w:tcW w:w="1080" w:type="dxa"/>
            <w:tcBorders>
              <w:top w:val="nil"/>
              <w:left w:val="nil"/>
              <w:bottom w:val="nil"/>
              <w:right w:val="nil"/>
            </w:tcBorders>
          </w:tcPr>
          <w:p ns2:paraId="2C238FE5" ns2:textId="77777777" w:rsidR="00D34621" w:rsidRDefault="00D34621">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tcBorders>
          </w:tcPr>
          <w:p ns2:paraId="6B54109E" ns2:textId="77777777" w:rsidR="00D34621" w:rsidRDefault="00D34621">
            <w:pPr>
              <w:tabs>
                <w:tab w:val="decimal" w:pos="364"/>
                <w:tab w:val="left" w:pos="444"/>
              </w:tabs>
              <w:spacing w:before="15" w:after="15"/>
              <w:rPr>
                <w:sz w:val="18"/>
                <w:szCs w:val="18"/>
              </w:rPr>
            </w:pPr>
            <w:r>
              <w:rPr>
                <w:sz w:val="18"/>
                <w:szCs w:val="18"/>
              </w:rPr>
              <w:tab/>
              <w:t xml:space="preserve">(0.0) </w:t>
            </w:r>
          </w:p>
        </w:tc>
      </w:tr>
      <w:tr w:rsidR="00D34621" ns2:paraId="23D1DFA0" ns2:textId="77777777">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29C7FECE" ns2:textId="77777777" w:rsidR="00D34621" w:rsidRDefault="00D34621">
            <w:pPr>
              <w:spacing w:before="15" w:after="15"/>
              <w:ind w:left="160" w:right="1" w:hanging="160"/>
              <w:rPr>
                <w:sz w:val="18"/>
                <w:szCs w:val="18"/>
              </w:rPr>
            </w:pPr>
            <w:r>
              <w:rPr>
                <w:sz w:val="18"/>
                <w:szCs w:val="18"/>
              </w:rPr>
              <w:t xml:space="preserve">   Gamma-glutamyltransferase increased </w:t>
            </w:r>
          </w:p>
        </w:tc>
        <w:tc>
          <w:tcPr>
            <w:tcW w:w="1080" w:type="dxa"/>
            <w:tcBorders>
              <w:top w:val="nil"/>
              <w:left w:val="nil"/>
              <w:bottom w:val="nil"/>
              <w:right w:val="nil"/>
            </w:tcBorders>
          </w:tcPr>
          <w:p ns2:paraId="7886DD54" ns2:textId="77777777" w:rsidR="00D34621" w:rsidRDefault="00D34621">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right w:val="single" w:sz="2" w:space="0" w:color="auto"/>
            </w:tcBorders>
          </w:tcPr>
          <w:p ns2:paraId="68E5DE11" ns2:textId="77777777" w:rsidR="00D34621" w:rsidRDefault="00D34621">
            <w:pPr>
              <w:tabs>
                <w:tab w:val="decimal" w:pos="364"/>
                <w:tab w:val="left" w:pos="444"/>
              </w:tabs>
              <w:spacing w:before="15" w:after="15"/>
              <w:rPr>
                <w:sz w:val="18"/>
                <w:szCs w:val="18"/>
              </w:rPr>
            </w:pPr>
            <w:r>
              <w:rPr>
                <w:sz w:val="18"/>
                <w:szCs w:val="18"/>
              </w:rPr>
              <w:tab/>
              <w:t xml:space="preserve">(1.1) </w:t>
            </w:r>
          </w:p>
        </w:tc>
        <w:tc>
          <w:tcPr>
            <w:tcW w:w="1080" w:type="dxa"/>
            <w:tcBorders>
              <w:top w:val="nil"/>
              <w:left w:val="nil"/>
              <w:bottom w:val="nil"/>
              <w:right w:val="nil"/>
            </w:tcBorders>
          </w:tcPr>
          <w:p ns2:paraId="55852A6F" ns2:textId="77777777" w:rsidR="00D34621" w:rsidRDefault="00D34621">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tcBorders>
          </w:tcPr>
          <w:p ns2:paraId="70B9D29E" ns2:textId="77777777" w:rsidR="00D34621" w:rsidRDefault="00D34621">
            <w:pPr>
              <w:tabs>
                <w:tab w:val="decimal" w:pos="364"/>
                <w:tab w:val="left" w:pos="444"/>
              </w:tabs>
              <w:spacing w:before="15" w:after="15"/>
              <w:rPr>
                <w:sz w:val="18"/>
                <w:szCs w:val="18"/>
              </w:rPr>
            </w:pPr>
            <w:r>
              <w:rPr>
                <w:sz w:val="18"/>
                <w:szCs w:val="18"/>
              </w:rPr>
              <w:tab/>
              <w:t xml:space="preserve">(0.0) </w:t>
            </w:r>
          </w:p>
        </w:tc>
      </w:tr>
      <w:tr w:rsidR="00D34621" ns2:paraId="0DF967C5" ns2:textId="77777777">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457CCA14" ns2:textId="77777777" w:rsidR="00D34621" w:rsidRDefault="00D34621">
            <w:pPr>
              <w:spacing w:before="15" w:after="15"/>
              <w:ind w:left="160" w:right="1" w:hanging="160"/>
              <w:rPr>
                <w:sz w:val="18"/>
                <w:szCs w:val="18"/>
              </w:rPr>
            </w:pPr>
            <w:r>
              <w:rPr>
                <w:sz w:val="18"/>
                <w:szCs w:val="18"/>
              </w:rPr>
              <w:t xml:space="preserve">   Pneumonitis </w:t>
            </w:r>
          </w:p>
        </w:tc>
        <w:tc>
          <w:tcPr>
            <w:tcW w:w="1080" w:type="dxa"/>
            <w:tcBorders>
              <w:top w:val="nil"/>
              <w:left w:val="nil"/>
              <w:bottom w:val="nil"/>
              <w:right w:val="nil"/>
            </w:tcBorders>
          </w:tcPr>
          <w:p ns2:paraId="5F6129A5" ns2:textId="77777777" w:rsidR="00D34621" w:rsidRDefault="00D34621">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right w:val="single" w:sz="2" w:space="0" w:color="auto"/>
            </w:tcBorders>
          </w:tcPr>
          <w:p ns2:paraId="2D878A9D" ns2:textId="77777777" w:rsidR="00D34621" w:rsidRDefault="00D34621">
            <w:pPr>
              <w:tabs>
                <w:tab w:val="decimal" w:pos="364"/>
                <w:tab w:val="left" w:pos="444"/>
              </w:tabs>
              <w:spacing w:before="15" w:after="15"/>
              <w:rPr>
                <w:sz w:val="18"/>
                <w:szCs w:val="18"/>
              </w:rPr>
            </w:pPr>
            <w:r>
              <w:rPr>
                <w:sz w:val="18"/>
                <w:szCs w:val="18"/>
              </w:rPr>
              <w:tab/>
              <w:t xml:space="preserve">(1.1) </w:t>
            </w:r>
          </w:p>
        </w:tc>
        <w:tc>
          <w:tcPr>
            <w:tcW w:w="1080" w:type="dxa"/>
            <w:tcBorders>
              <w:top w:val="nil"/>
              <w:left w:val="nil"/>
              <w:bottom w:val="nil"/>
              <w:right w:val="nil"/>
            </w:tcBorders>
          </w:tcPr>
          <w:p ns2:paraId="43DD838C" ns2:textId="77777777" w:rsidR="00D34621" w:rsidRDefault="00D34621">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tcBorders>
          </w:tcPr>
          <w:p ns2:paraId="240C7BE3" ns2:textId="77777777" w:rsidR="00D34621" w:rsidRDefault="00D34621">
            <w:pPr>
              <w:tabs>
                <w:tab w:val="decimal" w:pos="364"/>
                <w:tab w:val="left" w:pos="444"/>
              </w:tabs>
              <w:spacing w:before="15" w:after="15"/>
              <w:rPr>
                <w:sz w:val="18"/>
                <w:szCs w:val="18"/>
              </w:rPr>
            </w:pPr>
            <w:r>
              <w:rPr>
                <w:sz w:val="18"/>
                <w:szCs w:val="18"/>
              </w:rPr>
              <w:tab/>
              <w:t xml:space="preserve">(0.0) </w:t>
            </w:r>
          </w:p>
        </w:tc>
      </w:tr>
      <w:tr w:rsidR="00D34621" ns2:paraId="7DEB277A" ns2:textId="77777777" w:rsidTr="00F52139">
        <w:tblPrEx>
          <w:tblBorders>
            <w:top w:val="single" w:sz="6" w:space="0" w:color="auto"/>
            <w:bottom w:val="single" w:sz="6" w:space="0" w:color="auto"/>
          </w:tblBorders>
        </w:tblPrEx>
        <w:trPr>
          <w:jc w:val="center"/>
        </w:trPr>
        <w:tc>
          <w:tcPr>
            <w:tcW w:w="4320" w:type="dxa"/>
            <w:tcBorders>
              <w:top w:val="nil"/>
              <w:bottom w:val="single" w:sz="4" w:space="0" w:color="auto"/>
              <w:right w:val="single" w:sz="2" w:space="0" w:color="auto"/>
            </w:tcBorders>
          </w:tcPr>
          <w:p ns2:paraId="340E9BCD" ns2:textId="77777777" w:rsidR="00D34621" w:rsidRDefault="00D34621">
            <w:pPr>
              <w:spacing w:before="15" w:after="15"/>
              <w:ind w:left="160" w:right="1" w:hanging="160"/>
              <w:rPr>
                <w:sz w:val="18"/>
                <w:szCs w:val="18"/>
              </w:rPr>
            </w:pPr>
            <w:r>
              <w:rPr>
                <w:sz w:val="18"/>
                <w:szCs w:val="18"/>
              </w:rPr>
              <w:t xml:space="preserve">   Infusion related reaction </w:t>
            </w:r>
          </w:p>
        </w:tc>
        <w:tc>
          <w:tcPr>
            <w:tcW w:w="1080" w:type="dxa"/>
            <w:tcBorders>
              <w:top w:val="nil"/>
              <w:left w:val="nil"/>
              <w:bottom w:val="single" w:sz="4" w:space="0" w:color="auto"/>
              <w:right w:val="nil"/>
            </w:tcBorders>
          </w:tcPr>
          <w:p ns2:paraId="2F7BD9E5" ns2:textId="77777777" w:rsidR="00D34621" w:rsidRDefault="00D34621">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single" w:sz="4" w:space="0" w:color="auto"/>
              <w:right w:val="single" w:sz="2" w:space="0" w:color="auto"/>
            </w:tcBorders>
          </w:tcPr>
          <w:p ns2:paraId="3D62F88A" ns2:textId="77777777" w:rsidR="00D34621" w:rsidRDefault="00D34621">
            <w:pPr>
              <w:tabs>
                <w:tab w:val="decimal" w:pos="364"/>
                <w:tab w:val="left" w:pos="444"/>
              </w:tabs>
              <w:spacing w:before="15" w:after="15"/>
              <w:rPr>
                <w:sz w:val="18"/>
                <w:szCs w:val="18"/>
              </w:rPr>
            </w:pPr>
            <w:r>
              <w:rPr>
                <w:sz w:val="18"/>
                <w:szCs w:val="18"/>
              </w:rPr>
              <w:tab/>
              <w:t xml:space="preserve">(0.0) </w:t>
            </w:r>
          </w:p>
        </w:tc>
        <w:tc>
          <w:tcPr>
            <w:tcW w:w="1080" w:type="dxa"/>
            <w:tcBorders>
              <w:top w:val="nil"/>
              <w:left w:val="nil"/>
              <w:bottom w:val="single" w:sz="4" w:space="0" w:color="auto"/>
              <w:right w:val="nil"/>
            </w:tcBorders>
          </w:tcPr>
          <w:p ns2:paraId="18E59183" ns2:textId="77777777" w:rsidR="00D34621" w:rsidRDefault="00D34621">
            <w:pPr>
              <w:tabs>
                <w:tab w:val="decimal" w:pos="533"/>
                <w:tab w:val="left" w:pos="613"/>
              </w:tabs>
              <w:spacing w:before="15" w:after="15"/>
              <w:rPr>
                <w:sz w:val="18"/>
                <w:szCs w:val="18"/>
              </w:rPr>
            </w:pPr>
            <w:r>
              <w:rPr>
                <w:sz w:val="18"/>
                <w:szCs w:val="18"/>
              </w:rPr>
              <w:tab/>
              <w:t xml:space="preserve">3 </w:t>
            </w:r>
          </w:p>
        </w:tc>
        <w:tc>
          <w:tcPr>
            <w:tcW w:w="1080" w:type="dxa"/>
            <w:tcBorders>
              <w:top w:val="nil"/>
              <w:left w:val="nil"/>
              <w:bottom w:val="single" w:sz="4" w:space="0" w:color="auto"/>
            </w:tcBorders>
          </w:tcPr>
          <w:p ns2:paraId="3A0C1E17" ns2:textId="77777777" w:rsidR="00D34621" w:rsidRDefault="00D34621">
            <w:pPr>
              <w:tabs>
                <w:tab w:val="decimal" w:pos="364"/>
                <w:tab w:val="left" w:pos="444"/>
              </w:tabs>
              <w:spacing w:before="15" w:after="15"/>
              <w:rPr>
                <w:sz w:val="18"/>
                <w:szCs w:val="18"/>
              </w:rPr>
            </w:pPr>
            <w:r>
              <w:rPr>
                <w:sz w:val="18"/>
                <w:szCs w:val="18"/>
              </w:rPr>
              <w:tab/>
              <w:t xml:space="preserve">(3.8) </w:t>
            </w:r>
          </w:p>
        </w:tc>
      </w:tr>
      <w:tr w:rsidR="00D34621" ns2:paraId="0B1F15E1" ns2:textId="77777777" w:rsidTr="00F52139">
        <w:tblPrEx>
          <w:tblBorders>
            <w:top w:val="single" w:sz="6" w:space="0" w:color="auto"/>
            <w:bottom w:val="single" w:sz="6" w:space="0" w:color="auto"/>
          </w:tblBorders>
        </w:tblPrEx>
        <w:trPr>
          <w:jc w:val="center"/>
        </w:trPr>
        <w:tc>
          <w:tcPr>
            <w:tcW w:w="8640" w:type="dxa"/>
            <w:gridSpan w:val="5"/>
            <w:tcBorders>
              <w:top w:val="single" w:sz="4" w:space="0" w:color="auto"/>
              <w:bottom w:val="double" w:sz="6" w:space="0" w:color="auto"/>
            </w:tcBorders>
          </w:tcPr>
          <w:p ns2:paraId="41566C54" ns2:textId="77777777" w:rsidR="00D34621" w:rsidRDefault="00D34621">
            <w:pPr>
              <w:spacing w:before="30" w:after="30"/>
              <w:ind w:left="160" w:right="1" w:hanging="160"/>
              <w:rPr>
                <w:sz w:val="18"/>
                <w:szCs w:val="18"/>
              </w:rPr>
            </w:pPr>
            <w:r>
              <w:rPr>
                <w:sz w:val="18"/>
                <w:szCs w:val="18"/>
              </w:rPr>
              <w:t xml:space="preserve"> Every participant is counted a single time for each applicable row and column.</w:t>
            </w:r>
          </w:p>
          <w:p ns2:paraId="2B86B9D8" ns2:textId="77777777" w:rsidR="00D34621" w:rsidRDefault="00D34621">
            <w:pPr>
              <w:spacing w:before="30" w:after="30"/>
              <w:ind w:left="160" w:right="1" w:hanging="160"/>
              <w:rPr>
                <w:sz w:val="18"/>
                <w:szCs w:val="18"/>
              </w:rPr>
            </w:pPr>
            <w:r>
              <w:rPr>
                <w:sz w:val="18"/>
                <w:szCs w:val="18"/>
              </w:rPr>
              <w:t xml:space="preserve"> Non-serious adverse events up to 30 days and serious adverse events up to 90 days of last infusion of study drug are included if starting after the treatment, or if staring before the treatment and having toxicity grade increased after the treatment.</w:t>
            </w:r>
          </w:p>
          <w:p ns2:paraId="6A945973" ns2:textId="77777777" w:rsidR="00D34621" w:rsidRDefault="00D34621">
            <w:pPr>
              <w:spacing w:before="30" w:after="30"/>
              <w:ind w:left="160" w:right="1" w:hanging="160"/>
              <w:rPr>
                <w:sz w:val="18"/>
                <w:szCs w:val="18"/>
              </w:rPr>
            </w:pPr>
            <w:r>
              <w:rPr>
                <w:sz w:val="18"/>
                <w:szCs w:val="18"/>
              </w:rPr>
              <w:t xml:space="preserve"> MedDRA preferred terms "Neoplasm progression", "Malignant neoplasm progression" and "Disease progression" not related to the drug are excluded.</w:t>
            </w:r>
          </w:p>
          <w:p ns2:paraId="583883A4" ns2:textId="77777777" w:rsidR="00D34621" w:rsidRDefault="00D34621">
            <w:pPr>
              <w:spacing w:before="30" w:after="30"/>
              <w:ind w:left="160" w:right="1" w:hanging="160"/>
              <w:rPr>
                <w:sz w:val="18"/>
                <w:szCs w:val="18"/>
              </w:rPr>
            </w:pPr>
            <w:r>
              <w:rPr>
                <w:sz w:val="18"/>
                <w:szCs w:val="18"/>
              </w:rPr>
              <w:t xml:space="preserve"> Database cutoff date: 21MAY2024</w:t>
            </w:r>
          </w:p>
        </w:tc>
      </w:tr>
      <w:tr w:rsidR="00D34621" ns2:paraId="385D6469" ns2:textId="77777777">
        <w:tblPrEx>
          <w:tblBorders>
            <w:top w:val="none" w:sz="0" w:space="0" w:color="auto"/>
            <w:left w:val="none" w:sz="0" w:space="0" w:color="auto"/>
            <w:bottom w:val="none" w:sz="0" w:space="0" w:color="auto"/>
            <w:right w:val="none" w:sz="0" w:space="0" w:color="auto"/>
          </w:tblBorders>
        </w:tblPrEx>
        <w:trPr>
          <w:jc w:val="center"/>
        </w:trPr>
        <w:tc>
          <w:tcPr>
            <w:tcW w:w="8640" w:type="dxa"/>
            <w:gridSpan w:val="5"/>
            <w:tcBorders>
              <w:top w:val="nil"/>
              <w:left w:val="nil"/>
              <w:bottom w:val="nil"/>
              <w:right w:val="nil"/>
            </w:tcBorders>
          </w:tcPr>
          <w:p ns2:paraId="42971069" ns2:textId="77777777" w:rsidR="00D34621" w:rsidRDefault="00D34621">
            <w:pPr>
              <w:spacing w:before="15" w:after="15"/>
              <w:rPr>
                <w:sz w:val="18"/>
                <w:szCs w:val="18"/>
              </w:rPr>
            </w:pPr>
            <w:r>
              <w:rPr>
                <w:sz w:val="18"/>
                <w:szCs w:val="18"/>
              </w:rPr>
              <w:t>Source:  [P016MK2870: adam-adsl; adae]</w:t>
            </w:r>
          </w:p>
        </w:tc>
      </w:tr>
    </w:tbl>
    <w:p ns2:paraId="33483863" ns2:textId="2043DC9A" w:rsidR="00D34621" w:rsidRDefault="00D34621" w:rsidP="00DB3928">
      <w:ins w:id="13279" w:author="GoldenCorpusHarness" w:date="2026-03-28T21:57:55Z">
        <w:r>
          <w:t>In the sac‑TMT 4 mg/kg q2w + 5‑FU/LV group (n = 45), 33 participants (73.3%) reported at least 1 AE, and 62.2% of participants had AEs considered drug-related by the investigator. Grade ≥3 AEs were reported for 7 participants (15.6%), and Grade ≥3 AEs that were considered drug‑related by the investigator were reported for 6 participants (13.3%). SAEs were reported for 2 participants (4.4%), and 1 participant (2.2%) had SAE that was considered drug‑related by the investigator. Six participants (13.3%) required any dose modification due to an AE; dose modifications of sac-TMT were reported for 5 participants (11.1%). There were no deaths due to AEs in this group. No participants discontinued any study drug due to an AE, a drug‑related AE, or an SAE [Table 50]. The most common AE (incidence ≥20%) was nausea (28.9%) [Table 95].</w:t>
        </w:r>
      </w:ins>
    </w:p>
    <w:p ns2:paraId="146E63EA" ns2:textId="77777777" w:rsidR="007243AD" w:rsidRDefault="007243AD" w:rsidP="007243AD">
      <w:pPr>
        <w:pStyle w:val="Heading3"/>
        <w:tabs>
          <w:tab w:val="clear" w:pos="965"/>
          <w:tab w:val="left" w:pos="960"/>
        </w:tabs>
        <w:ind w:left="960" w:hanging="960"/>
      </w:pPr>
      <w:ins w:id="13280" w:author="GoldenCorpusHarness" w:date="2026-03-28T21:57:55Z">
        <w:r>
          <w:t xml:space="preserve">In the sac-TMT 4 mg/kg q2w monotherapy arm (n = 86), 84 participants (97.7%) experienced at least 1 AE, and 76 participants (88.4%) participants had AEs considered drug related by the investigator. Grade ≥3 AEs were reported for 53 participants (61.6%), and Grade ≥3 AEs that were considered drug related by the investigator were reported for 40 participants (46.5%). </w:t>
        </w:r>
      </w:ins>
      <w:r>
        <w:t>S</w:t>
      </w:r>
      <w:del w:id="13281" w:author="GoldenCorpusHarness" w:date="2026-03-28T21:57:55Z">
        <w:r>
          <w:delText>tudy MK-</w:delText>
        </w:r>
      </w:del>
      <w:ins w:id="13282" w:author="GoldenCorpusHarness" w:date="2026-03-28T21:57:55Z">
        <w:r>
          <w:t xml:space="preserve">AEs were reported for </w:t>
        </w:r>
      </w:ins>
      <w:r>
        <w:t>2</w:t>
      </w:r>
      <w:del w:id="13283" w:author="GoldenCorpusHarness" w:date="2026-03-28T21:57:55Z">
        <w:r>
          <w:delText>870-017 (SKB</w:delText>
        </w:r>
      </w:del>
      <w:ins w:id="13284" w:author="GoldenCorpusHarness" w:date="2026-03-28T21:57:55Z">
        <w:r>
          <w:t>3 participants (</w:t>
        </w:r>
      </w:ins>
      <w:r>
        <w:t>26</w:t>
      </w:r>
      <w:ins w:id="13285" w:author="GoldenCorpusHarness" w:date="2026-03-28T21:57:55Z">
        <w:r>
          <w:t xml:space="preserve">.7%), and </w:t>
        </w:r>
      </w:ins>
      <w:r>
        <w:t>4</w:t>
      </w:r>
      <w:ins w:id="13286" w:author="GoldenCorpusHarness" w:date="2026-03-28T21:57:55Z">
        <w:r>
          <w:t xml:space="preserve"> participants (4.7%) had SAEs considered drug</w:t>
        </w:r>
      </w:ins>
      <w:r>
        <w:t>-</w:t>
      </w:r>
      <w:del w:id="13287" w:author="GoldenCorpusHarness" w:date="2026-03-28T21:57:55Z">
        <w:r>
          <w:delText>Ⅱ</w:delText>
        </w:r>
      </w:del>
      <w:ins w:id="13288" w:author="GoldenCorpusHarness" w:date="2026-03-28T21:57:55Z">
        <w:r>
          <w:t>related by the investigator. Dose modification due to an AE was required in 54 participants (62.8%), all involving sac</w:t>
        </w:r>
      </w:ins>
      <w:r>
        <w:t>-</w:t>
      </w:r>
      <w:ins w:id="13289" w:author="GoldenCorpusHarness" w:date="2026-03-28T21:57:55Z">
        <w:r>
          <w:t>TMT. Two participants (2.3%) died due to an AE; neither death was considered drug related. Three participants (3.5%) discontinued any study drug due to an AE (all discontinuations were for sac-TMT); 2 participants (2.3%) discontinued due to drug-related AEs, and 2 participants (2.3%) discontinued due to an SAE [Table 5</w:t>
        </w:r>
      </w:ins>
      <w:r>
        <w:t>0</w:t>
      </w:r>
      <w:del w:id="13290" w:author="GoldenCorpusHarness" w:date="2026-03-28T21:57:55Z">
        <w:r>
          <w:delText>8)</w:delText>
        </w:r>
      </w:del>
      <w:ins w:id="13291" w:author="GoldenCorpusHarness" w:date="2026-03-28T21:57:55Z">
        <w:r>
          <w:t>].</w:t>
        </w:r>
      </w:ins>
    </w:p>
    <w:p ns2:paraId="69FBCC44" ns2:textId="1266EFD9" w:rsidR="007243AD" w:rsidRDefault="007243AD" w:rsidP="007243AD">
      <w:pPr>
        <w:pStyle w:val="TableTitle"/>
      </w:pPr>
      <w:r>
        <w:t>T</w:t>
      </w:r>
      <w:ins w:id="13292" w:author="GoldenCorpusHarness" w:date="2026-03-28T21:57:55Z">
        <w:r>
          <w:t>he most frequently reported AEs (incidence ≥20%) were anemia (45.3%), neutrophil count decreased (40.7%), stomatitis (38.4%), nausea (29.1%), alopecia and decreased appetite (25.6% each), diarrhea (24.4%), fatigue (22.1%), and asthenia (20.9%) [Sec. 7.3] [T</w:t>
        </w:r>
      </w:ins>
      <w:r>
        <w:t xml:space="preserve">able </w:t>
      </w:r>
      <w:del w:id="13293" w:author="GoldenCorpusHarness" w:date="2026-03-28T21:57:55Z">
        <w:r>
          <w:delText>76MK-2870-017 (SKB264-Ⅱ-08): Participants With Adverse Events (Incidence ≥10%) (APaT Population)</w:delText>
        </w:r>
      </w:del>
      <w:ins w:id="13294" w:author="GoldenCorpusHarness" w:date="2026-03-28T21:57:55Z">
        <w:r>
          <w:t>95].</w:t>
        </w:r>
      </w:ins>
    </w:p>
    <w:tbl>
      <w:tblPr>
        <w:tblW w:w="0" w:type="auto"/>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5760"/>
        <w:gridCol w:w="1440"/>
        <w:gridCol w:w="1440"/>
      </w:tblGrid>
      <w:tr w:rsidR="00EE3DA8" ns2:paraId="4C8AF284" ns2:textId="77777777" w:rsidTr="00EA39FE">
        <w:tc>
          <w:tcPr>
            <w:tcW w:w="5760" w:type="dxa"/>
            <w:tcBorders>
              <w:top w:val="double" w:sz="6" w:space="0" w:color="auto"/>
              <w:bottom w:val="nil"/>
              <w:right w:val="single" w:sz="2" w:space="0" w:color="auto"/>
            </w:tcBorders>
          </w:tcPr>
          <w:p ns2:paraId="7BD838BF" ns2:textId="77777777" w:rsidR="00EE3DA8" w:rsidRDefault="00EE3DA8">
            <w:pPr>
              <w:spacing w:before="15" w:after="15"/>
              <w:rPr>
                <w:sz w:val="18"/>
                <w:szCs w:val="18"/>
              </w:rPr>
            </w:pPr>
          </w:p>
        </w:tc>
        <w:tc>
          <w:tcPr>
            <w:tcW w:w="2880" w:type="dxa"/>
            <w:gridSpan w:val="2"/>
            <w:tcBorders>
              <w:top w:val="double" w:sz="6" w:space="0" w:color="auto"/>
              <w:left w:val="nil"/>
              <w:bottom w:val="single" w:sz="2" w:space="0" w:color="auto"/>
            </w:tcBorders>
          </w:tcPr>
          <w:p ns2:paraId="3105F4BE" ns2:textId="50CF6236" w:rsidR="00EE3DA8" w:rsidRDefault="00210F42">
            <w:pPr>
              <w:spacing w:before="15" w:after="15"/>
              <w:jc w:val="center"/>
              <w:rPr>
                <w:sz w:val="18"/>
                <w:szCs w:val="18"/>
              </w:rPr>
            </w:pPr>
            <w:r>
              <w:rPr>
                <w:sz w:val="18"/>
                <w:szCs w:val="18"/>
              </w:rPr>
              <w:t>sac-TMT</w:t>
            </w:r>
            <w:r w:rsidR="00EE3DA8">
              <w:rPr>
                <w:sz w:val="18"/>
                <w:szCs w:val="18"/>
              </w:rPr>
              <w:t xml:space="preserve"> 5 mg/kg </w:t>
            </w:r>
          </w:p>
        </w:tc>
      </w:tr>
      <w:tr w:rsidR="00EE3DA8" ns2:paraId="08C9F8BA" ns2:textId="77777777" w:rsidTr="00EA39FE">
        <w:tblPrEx>
          <w:tblBorders>
            <w:top w:val="single" w:sz="6" w:space="0" w:color="auto"/>
            <w:bottom w:val="single" w:sz="6" w:space="0" w:color="auto"/>
          </w:tblBorders>
        </w:tblPrEx>
        <w:tc>
          <w:tcPr>
            <w:tcW w:w="5760" w:type="dxa"/>
            <w:tcBorders>
              <w:top w:val="nil"/>
              <w:bottom w:val="single" w:sz="2" w:space="0" w:color="auto"/>
              <w:right w:val="single" w:sz="2" w:space="0" w:color="auto"/>
            </w:tcBorders>
          </w:tcPr>
          <w:p ns2:paraId="09869576" ns2:textId="77777777" w:rsidR="00EE3DA8" w:rsidRDefault="00EE3DA8">
            <w:pPr>
              <w:spacing w:before="15" w:after="15"/>
              <w:rPr>
                <w:sz w:val="18"/>
                <w:szCs w:val="18"/>
              </w:rPr>
            </w:pPr>
          </w:p>
        </w:tc>
        <w:tc>
          <w:tcPr>
            <w:tcW w:w="1440" w:type="dxa"/>
            <w:tcBorders>
              <w:top w:val="nil"/>
              <w:left w:val="nil"/>
              <w:bottom w:val="single" w:sz="2" w:space="0" w:color="auto"/>
              <w:right w:val="nil"/>
            </w:tcBorders>
          </w:tcPr>
          <w:p ns2:paraId="0B208BBD" ns2:textId="77777777" w:rsidR="00EE3DA8" w:rsidRDefault="00EE3DA8">
            <w:pPr>
              <w:spacing w:before="15" w:after="15"/>
              <w:jc w:val="center"/>
              <w:rPr>
                <w:sz w:val="18"/>
                <w:szCs w:val="18"/>
              </w:rPr>
            </w:pPr>
            <w:r>
              <w:rPr>
                <w:sz w:val="18"/>
                <w:szCs w:val="18"/>
              </w:rPr>
              <w:t xml:space="preserve">n </w:t>
            </w:r>
          </w:p>
        </w:tc>
        <w:tc>
          <w:tcPr>
            <w:tcW w:w="1440" w:type="dxa"/>
            <w:tcBorders>
              <w:top w:val="nil"/>
              <w:left w:val="nil"/>
              <w:bottom w:val="single" w:sz="2" w:space="0" w:color="auto"/>
            </w:tcBorders>
          </w:tcPr>
          <w:p ns2:paraId="7A9D8A27" ns2:textId="77777777" w:rsidR="00EE3DA8" w:rsidRDefault="00EE3DA8">
            <w:pPr>
              <w:spacing w:before="15" w:after="15"/>
              <w:jc w:val="center"/>
              <w:rPr>
                <w:sz w:val="18"/>
                <w:szCs w:val="18"/>
              </w:rPr>
            </w:pPr>
            <w:r>
              <w:rPr>
                <w:sz w:val="18"/>
                <w:szCs w:val="18"/>
              </w:rPr>
              <w:t xml:space="preserve">(%) </w:t>
            </w:r>
          </w:p>
        </w:tc>
      </w:tr>
      <w:tr w:rsidR="00EE3DA8" ns2:paraId="65CFBD57" ns2: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ns2:paraId="4757A31B" ns2:textId="77777777" w:rsidR="00EE3DA8" w:rsidRDefault="00EE3DA8">
            <w:pPr>
              <w:spacing w:before="15" w:after="15"/>
              <w:ind w:left="160" w:right="1" w:hanging="160"/>
              <w:rPr>
                <w:sz w:val="18"/>
                <w:szCs w:val="18"/>
              </w:rPr>
            </w:pPr>
            <w:r>
              <w:rPr>
                <w:sz w:val="18"/>
                <w:szCs w:val="18"/>
              </w:rPr>
              <w:t xml:space="preserve"> Participants in population </w:t>
            </w:r>
          </w:p>
        </w:tc>
        <w:tc>
          <w:tcPr>
            <w:tcW w:w="1440" w:type="dxa"/>
            <w:tcBorders>
              <w:top w:val="nil"/>
              <w:left w:val="nil"/>
              <w:bottom w:val="nil"/>
              <w:right w:val="nil"/>
            </w:tcBorders>
          </w:tcPr>
          <w:p ns2:paraId="08190ABE" ns2:textId="77777777" w:rsidR="00EE3DA8" w:rsidRDefault="00EE3DA8">
            <w:pPr>
              <w:tabs>
                <w:tab w:val="decimal" w:pos="747"/>
                <w:tab w:val="left" w:pos="827"/>
              </w:tabs>
              <w:spacing w:before="15" w:after="15"/>
              <w:rPr>
                <w:sz w:val="18"/>
                <w:szCs w:val="18"/>
              </w:rPr>
            </w:pPr>
            <w:r>
              <w:rPr>
                <w:sz w:val="18"/>
                <w:szCs w:val="18"/>
              </w:rPr>
              <w:tab/>
              <w:t xml:space="preserve">158 </w:t>
            </w:r>
          </w:p>
        </w:tc>
        <w:tc>
          <w:tcPr>
            <w:tcW w:w="1440" w:type="dxa"/>
            <w:tcBorders>
              <w:top w:val="nil"/>
              <w:left w:val="nil"/>
              <w:bottom w:val="nil"/>
            </w:tcBorders>
          </w:tcPr>
          <w:p ns2:paraId="43BDDCE3" ns2:textId="77777777" w:rsidR="00EE3DA8" w:rsidRDefault="00EE3DA8">
            <w:pPr>
              <w:tabs>
                <w:tab w:val="decimal" w:pos="522"/>
                <w:tab w:val="left" w:pos="602"/>
              </w:tabs>
              <w:spacing w:before="15" w:after="15"/>
              <w:rPr>
                <w:sz w:val="18"/>
                <w:szCs w:val="18"/>
              </w:rPr>
            </w:pPr>
            <w:r>
              <w:rPr>
                <w:sz w:val="18"/>
                <w:szCs w:val="18"/>
              </w:rPr>
              <w:tab/>
            </w:r>
          </w:p>
        </w:tc>
      </w:tr>
      <w:tr w:rsidR="00EE3DA8" ns2:paraId="1F6C4F8B" ns2: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ns2:paraId="6D9F9A61" ns2:textId="77777777" w:rsidR="00EE3DA8" w:rsidRDefault="00EE3DA8">
            <w:pPr>
              <w:spacing w:before="15" w:after="15"/>
              <w:ind w:left="160" w:right="1" w:hanging="160"/>
              <w:rPr>
                <w:sz w:val="18"/>
                <w:szCs w:val="18"/>
              </w:rPr>
            </w:pPr>
            <w:r>
              <w:rPr>
                <w:sz w:val="18"/>
                <w:szCs w:val="18"/>
              </w:rPr>
              <w:t xml:space="preserve">   with one or more adverse events </w:t>
            </w:r>
          </w:p>
        </w:tc>
        <w:tc>
          <w:tcPr>
            <w:tcW w:w="1440" w:type="dxa"/>
            <w:tcBorders>
              <w:top w:val="nil"/>
              <w:left w:val="nil"/>
              <w:bottom w:val="nil"/>
              <w:right w:val="nil"/>
            </w:tcBorders>
          </w:tcPr>
          <w:p ns2:paraId="1EF26B09" ns2:textId="77777777" w:rsidR="00EE3DA8" w:rsidRDefault="00EE3DA8">
            <w:pPr>
              <w:tabs>
                <w:tab w:val="decimal" w:pos="747"/>
                <w:tab w:val="left" w:pos="827"/>
              </w:tabs>
              <w:spacing w:before="15" w:after="15"/>
              <w:rPr>
                <w:sz w:val="18"/>
                <w:szCs w:val="18"/>
              </w:rPr>
            </w:pPr>
            <w:r>
              <w:rPr>
                <w:sz w:val="18"/>
                <w:szCs w:val="18"/>
              </w:rPr>
              <w:tab/>
            </w:r>
            <w:r w:rsidRPr="00EA39FE">
              <w:rPr>
                <w:sz w:val="18"/>
                <w:szCs w:val="18"/>
              </w:rPr>
              <w:t>155</w:t>
            </w:r>
            <w:r>
              <w:rPr>
                <w:sz w:val="18"/>
                <w:szCs w:val="18"/>
              </w:rPr>
              <w:t xml:space="preserve"> </w:t>
            </w:r>
          </w:p>
        </w:tc>
        <w:tc>
          <w:tcPr>
            <w:tcW w:w="1440" w:type="dxa"/>
            <w:tcBorders>
              <w:top w:val="nil"/>
              <w:left w:val="nil"/>
              <w:bottom w:val="nil"/>
            </w:tcBorders>
          </w:tcPr>
          <w:p ns2:paraId="5500EC0B" ns2:textId="77777777" w:rsidR="00EE3DA8" w:rsidRDefault="00EE3DA8">
            <w:pPr>
              <w:tabs>
                <w:tab w:val="decimal" w:pos="522"/>
                <w:tab w:val="left" w:pos="602"/>
              </w:tabs>
              <w:spacing w:before="15" w:after="15"/>
              <w:rPr>
                <w:sz w:val="18"/>
                <w:szCs w:val="18"/>
              </w:rPr>
            </w:pPr>
            <w:r>
              <w:rPr>
                <w:sz w:val="18"/>
                <w:szCs w:val="18"/>
              </w:rPr>
              <w:tab/>
              <w:t xml:space="preserve">(98.1) </w:t>
            </w:r>
          </w:p>
        </w:tc>
      </w:tr>
      <w:tr w:rsidR="00EE3DA8" ns2:paraId="18C18475" ns2: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ns2:paraId="19345067" ns2:textId="77777777" w:rsidR="00EE3DA8" w:rsidRDefault="00EE3DA8">
            <w:pPr>
              <w:spacing w:before="15" w:after="15"/>
              <w:ind w:left="160" w:right="1" w:hanging="160"/>
              <w:rPr>
                <w:sz w:val="18"/>
                <w:szCs w:val="18"/>
              </w:rPr>
            </w:pPr>
            <w:r>
              <w:rPr>
                <w:sz w:val="18"/>
                <w:szCs w:val="18"/>
              </w:rPr>
              <w:t xml:space="preserve">   with no adverse events </w:t>
            </w:r>
          </w:p>
        </w:tc>
        <w:tc>
          <w:tcPr>
            <w:tcW w:w="1440" w:type="dxa"/>
            <w:tcBorders>
              <w:top w:val="nil"/>
              <w:left w:val="nil"/>
              <w:bottom w:val="nil"/>
              <w:right w:val="nil"/>
            </w:tcBorders>
          </w:tcPr>
          <w:p ns2:paraId="06FD4F25" ns2:textId="77777777" w:rsidR="00EE3DA8" w:rsidRDefault="00EE3DA8">
            <w:pPr>
              <w:tabs>
                <w:tab w:val="decimal" w:pos="747"/>
                <w:tab w:val="left" w:pos="827"/>
              </w:tabs>
              <w:spacing w:before="15" w:after="15"/>
              <w:rPr>
                <w:sz w:val="18"/>
                <w:szCs w:val="18"/>
              </w:rPr>
            </w:pPr>
            <w:r>
              <w:rPr>
                <w:sz w:val="18"/>
                <w:szCs w:val="18"/>
              </w:rPr>
              <w:tab/>
              <w:t xml:space="preserve">3 </w:t>
            </w:r>
          </w:p>
        </w:tc>
        <w:tc>
          <w:tcPr>
            <w:tcW w:w="1440" w:type="dxa"/>
            <w:tcBorders>
              <w:top w:val="nil"/>
              <w:left w:val="nil"/>
              <w:bottom w:val="nil"/>
            </w:tcBorders>
          </w:tcPr>
          <w:p ns2:paraId="3ED1FC1C" ns2:textId="77777777" w:rsidR="00EE3DA8" w:rsidRDefault="00EE3DA8">
            <w:pPr>
              <w:tabs>
                <w:tab w:val="decimal" w:pos="522"/>
                <w:tab w:val="left" w:pos="602"/>
              </w:tabs>
              <w:spacing w:before="15" w:after="15"/>
              <w:rPr>
                <w:sz w:val="18"/>
                <w:szCs w:val="18"/>
              </w:rPr>
            </w:pPr>
            <w:r>
              <w:rPr>
                <w:sz w:val="18"/>
                <w:szCs w:val="18"/>
              </w:rPr>
              <w:tab/>
              <w:t xml:space="preserve">(1.9) </w:t>
            </w:r>
          </w:p>
        </w:tc>
      </w:tr>
      <w:tr w:rsidR="00EE3DA8" ns2:paraId="426F0AD7" ns2: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ns2:paraId="53033E84" ns2:textId="77777777" w:rsidR="00EE3DA8" w:rsidRDefault="00EE3DA8">
            <w:pPr>
              <w:spacing w:before="15" w:after="15"/>
              <w:rPr>
                <w:sz w:val="18"/>
                <w:szCs w:val="18"/>
              </w:rPr>
            </w:pPr>
          </w:p>
        </w:tc>
        <w:tc>
          <w:tcPr>
            <w:tcW w:w="1440" w:type="dxa"/>
            <w:tcBorders>
              <w:top w:val="nil"/>
              <w:left w:val="nil"/>
              <w:bottom w:val="nil"/>
              <w:right w:val="nil"/>
            </w:tcBorders>
          </w:tcPr>
          <w:p ns2:paraId="3E8228C4" ns2:textId="77777777" w:rsidR="00EE3DA8" w:rsidRDefault="00EE3DA8">
            <w:pPr>
              <w:tabs>
                <w:tab w:val="decimal" w:pos="747"/>
                <w:tab w:val="left" w:pos="827"/>
              </w:tabs>
              <w:spacing w:before="15" w:after="15"/>
              <w:rPr>
                <w:sz w:val="18"/>
                <w:szCs w:val="18"/>
              </w:rPr>
            </w:pPr>
            <w:r>
              <w:rPr>
                <w:sz w:val="18"/>
                <w:szCs w:val="18"/>
              </w:rPr>
              <w:tab/>
            </w:r>
          </w:p>
        </w:tc>
        <w:tc>
          <w:tcPr>
            <w:tcW w:w="1440" w:type="dxa"/>
            <w:tcBorders>
              <w:top w:val="nil"/>
              <w:left w:val="nil"/>
              <w:bottom w:val="nil"/>
            </w:tcBorders>
          </w:tcPr>
          <w:p ns2:paraId="2262C6BD" ns2:textId="77777777" w:rsidR="00EE3DA8" w:rsidRDefault="00EE3DA8">
            <w:pPr>
              <w:tabs>
                <w:tab w:val="decimal" w:pos="522"/>
                <w:tab w:val="left" w:pos="602"/>
              </w:tabs>
              <w:spacing w:before="15" w:after="15"/>
              <w:rPr>
                <w:sz w:val="18"/>
                <w:szCs w:val="18"/>
              </w:rPr>
            </w:pPr>
            <w:r>
              <w:rPr>
                <w:sz w:val="18"/>
                <w:szCs w:val="18"/>
              </w:rPr>
              <w:tab/>
            </w:r>
          </w:p>
        </w:tc>
      </w:tr>
      <w:tr w:rsidR="00EE3DA8" ns2:paraId="37629D14" ns2: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ns2:paraId="38FFAD34" ns2:textId="77777777" w:rsidR="00EE3DA8" w:rsidRDefault="00EE3DA8">
            <w:pPr>
              <w:spacing w:before="15" w:after="15"/>
              <w:ind w:left="160" w:right="1" w:hanging="160"/>
              <w:rPr>
                <w:sz w:val="18"/>
                <w:szCs w:val="18"/>
              </w:rPr>
            </w:pPr>
            <w:r>
              <w:rPr>
                <w:sz w:val="18"/>
                <w:szCs w:val="18"/>
              </w:rPr>
              <w:t xml:space="preserve">   Anaemia </w:t>
            </w:r>
          </w:p>
        </w:tc>
        <w:tc>
          <w:tcPr>
            <w:tcW w:w="1440" w:type="dxa"/>
            <w:tcBorders>
              <w:top w:val="nil"/>
              <w:left w:val="nil"/>
              <w:bottom w:val="nil"/>
              <w:right w:val="nil"/>
            </w:tcBorders>
          </w:tcPr>
          <w:p ns2:paraId="43A4683A" ns2:textId="77777777" w:rsidR="00EE3DA8" w:rsidRDefault="00EE3DA8">
            <w:pPr>
              <w:tabs>
                <w:tab w:val="decimal" w:pos="747"/>
                <w:tab w:val="left" w:pos="827"/>
              </w:tabs>
              <w:spacing w:before="15" w:after="15"/>
              <w:rPr>
                <w:sz w:val="18"/>
                <w:szCs w:val="18"/>
              </w:rPr>
            </w:pPr>
            <w:r>
              <w:rPr>
                <w:sz w:val="18"/>
                <w:szCs w:val="18"/>
              </w:rPr>
              <w:tab/>
              <w:t xml:space="preserve">131 </w:t>
            </w:r>
          </w:p>
        </w:tc>
        <w:tc>
          <w:tcPr>
            <w:tcW w:w="1440" w:type="dxa"/>
            <w:tcBorders>
              <w:top w:val="nil"/>
              <w:left w:val="nil"/>
              <w:bottom w:val="nil"/>
            </w:tcBorders>
          </w:tcPr>
          <w:p ns2:paraId="153F45BA" ns2:textId="77777777" w:rsidR="00EE3DA8" w:rsidRDefault="00EE3DA8">
            <w:pPr>
              <w:tabs>
                <w:tab w:val="decimal" w:pos="522"/>
                <w:tab w:val="left" w:pos="602"/>
              </w:tabs>
              <w:spacing w:before="15" w:after="15"/>
              <w:rPr>
                <w:sz w:val="18"/>
                <w:szCs w:val="18"/>
              </w:rPr>
            </w:pPr>
            <w:r>
              <w:rPr>
                <w:sz w:val="18"/>
                <w:szCs w:val="18"/>
              </w:rPr>
              <w:tab/>
              <w:t xml:space="preserve">(82.9) </w:t>
            </w:r>
          </w:p>
        </w:tc>
      </w:tr>
      <w:tr w:rsidR="00EE3DA8" ns2:paraId="46EED32E" ns2: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ns2:paraId="5D30DE0F" ns2:textId="77777777" w:rsidR="00EE3DA8" w:rsidRDefault="00EE3DA8">
            <w:pPr>
              <w:spacing w:before="15" w:after="15"/>
              <w:ind w:left="160" w:right="1" w:hanging="160"/>
              <w:rPr>
                <w:sz w:val="18"/>
                <w:szCs w:val="18"/>
              </w:rPr>
            </w:pPr>
            <w:r>
              <w:rPr>
                <w:sz w:val="18"/>
                <w:szCs w:val="18"/>
              </w:rPr>
              <w:t xml:space="preserve">   White blood cell count decreased </w:t>
            </w:r>
          </w:p>
        </w:tc>
        <w:tc>
          <w:tcPr>
            <w:tcW w:w="1440" w:type="dxa"/>
            <w:tcBorders>
              <w:top w:val="nil"/>
              <w:left w:val="nil"/>
              <w:bottom w:val="nil"/>
              <w:right w:val="nil"/>
            </w:tcBorders>
          </w:tcPr>
          <w:p ns2:paraId="36C3BE77" ns2:textId="77777777" w:rsidR="00EE3DA8" w:rsidRDefault="00EE3DA8">
            <w:pPr>
              <w:tabs>
                <w:tab w:val="decimal" w:pos="747"/>
                <w:tab w:val="left" w:pos="827"/>
              </w:tabs>
              <w:spacing w:before="15" w:after="15"/>
              <w:rPr>
                <w:sz w:val="18"/>
                <w:szCs w:val="18"/>
              </w:rPr>
            </w:pPr>
            <w:r>
              <w:rPr>
                <w:sz w:val="18"/>
                <w:szCs w:val="18"/>
              </w:rPr>
              <w:tab/>
              <w:t xml:space="preserve">117 </w:t>
            </w:r>
          </w:p>
        </w:tc>
        <w:tc>
          <w:tcPr>
            <w:tcW w:w="1440" w:type="dxa"/>
            <w:tcBorders>
              <w:top w:val="nil"/>
              <w:left w:val="nil"/>
              <w:bottom w:val="nil"/>
            </w:tcBorders>
          </w:tcPr>
          <w:p ns2:paraId="0E6EACFB" ns2:textId="77777777" w:rsidR="00EE3DA8" w:rsidRDefault="00EE3DA8">
            <w:pPr>
              <w:tabs>
                <w:tab w:val="decimal" w:pos="522"/>
                <w:tab w:val="left" w:pos="602"/>
              </w:tabs>
              <w:spacing w:before="15" w:after="15"/>
              <w:rPr>
                <w:sz w:val="18"/>
                <w:szCs w:val="18"/>
              </w:rPr>
            </w:pPr>
            <w:r>
              <w:rPr>
                <w:sz w:val="18"/>
                <w:szCs w:val="18"/>
              </w:rPr>
              <w:tab/>
              <w:t xml:space="preserve">(74.1) </w:t>
            </w:r>
          </w:p>
        </w:tc>
      </w:tr>
      <w:tr w:rsidR="00EE3DA8" ns2:paraId="1FEA94C6" ns2: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ns2:paraId="532855D0" ns2:textId="77777777" w:rsidR="00EE3DA8" w:rsidRDefault="00EE3DA8">
            <w:pPr>
              <w:spacing w:before="15" w:after="15"/>
              <w:ind w:left="160" w:right="1" w:hanging="160"/>
              <w:rPr>
                <w:sz w:val="18"/>
                <w:szCs w:val="18"/>
              </w:rPr>
            </w:pPr>
            <w:r>
              <w:rPr>
                <w:sz w:val="18"/>
                <w:szCs w:val="18"/>
              </w:rPr>
              <w:t xml:space="preserve">   Neutrophil count decreased </w:t>
            </w:r>
          </w:p>
        </w:tc>
        <w:tc>
          <w:tcPr>
            <w:tcW w:w="1440" w:type="dxa"/>
            <w:tcBorders>
              <w:top w:val="nil"/>
              <w:left w:val="nil"/>
              <w:bottom w:val="nil"/>
              <w:right w:val="nil"/>
            </w:tcBorders>
          </w:tcPr>
          <w:p ns2:paraId="4D70FF0D" ns2:textId="77777777" w:rsidR="00EE3DA8" w:rsidRDefault="00EE3DA8">
            <w:pPr>
              <w:tabs>
                <w:tab w:val="decimal" w:pos="747"/>
                <w:tab w:val="left" w:pos="827"/>
              </w:tabs>
              <w:spacing w:before="15" w:after="15"/>
              <w:rPr>
                <w:sz w:val="18"/>
                <w:szCs w:val="18"/>
              </w:rPr>
            </w:pPr>
            <w:r>
              <w:rPr>
                <w:sz w:val="18"/>
                <w:szCs w:val="18"/>
              </w:rPr>
              <w:tab/>
              <w:t xml:space="preserve">112 </w:t>
            </w:r>
          </w:p>
        </w:tc>
        <w:tc>
          <w:tcPr>
            <w:tcW w:w="1440" w:type="dxa"/>
            <w:tcBorders>
              <w:top w:val="nil"/>
              <w:left w:val="nil"/>
              <w:bottom w:val="nil"/>
            </w:tcBorders>
          </w:tcPr>
          <w:p ns2:paraId="02F5848C" ns2:textId="77777777" w:rsidR="00EE3DA8" w:rsidRDefault="00EE3DA8">
            <w:pPr>
              <w:tabs>
                <w:tab w:val="decimal" w:pos="522"/>
                <w:tab w:val="left" w:pos="602"/>
              </w:tabs>
              <w:spacing w:before="15" w:after="15"/>
              <w:rPr>
                <w:sz w:val="18"/>
                <w:szCs w:val="18"/>
              </w:rPr>
            </w:pPr>
            <w:r>
              <w:rPr>
                <w:sz w:val="18"/>
                <w:szCs w:val="18"/>
              </w:rPr>
              <w:tab/>
              <w:t xml:space="preserve">(70.9) </w:t>
            </w:r>
          </w:p>
        </w:tc>
      </w:tr>
      <w:tr w:rsidR="00EE3DA8" ns2:paraId="2AAC27B5" ns2: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ns2:paraId="055A4654" ns2:textId="77777777" w:rsidR="00EE3DA8" w:rsidRDefault="00EE3DA8">
            <w:pPr>
              <w:spacing w:before="15" w:after="15"/>
              <w:ind w:left="160" w:right="1" w:hanging="160"/>
              <w:rPr>
                <w:sz w:val="18"/>
                <w:szCs w:val="18"/>
              </w:rPr>
            </w:pPr>
            <w:r>
              <w:rPr>
                <w:sz w:val="18"/>
                <w:szCs w:val="18"/>
              </w:rPr>
              <w:t xml:space="preserve">   Stomatitis </w:t>
            </w:r>
          </w:p>
        </w:tc>
        <w:tc>
          <w:tcPr>
            <w:tcW w:w="1440" w:type="dxa"/>
            <w:tcBorders>
              <w:top w:val="nil"/>
              <w:left w:val="nil"/>
              <w:bottom w:val="nil"/>
              <w:right w:val="nil"/>
            </w:tcBorders>
          </w:tcPr>
          <w:p ns2:paraId="7348B930" ns2:textId="77777777" w:rsidR="00EE3DA8" w:rsidRDefault="00EE3DA8">
            <w:pPr>
              <w:tabs>
                <w:tab w:val="decimal" w:pos="747"/>
                <w:tab w:val="left" w:pos="827"/>
              </w:tabs>
              <w:spacing w:before="15" w:after="15"/>
              <w:rPr>
                <w:sz w:val="18"/>
                <w:szCs w:val="18"/>
              </w:rPr>
            </w:pPr>
            <w:r>
              <w:rPr>
                <w:sz w:val="18"/>
                <w:szCs w:val="18"/>
              </w:rPr>
              <w:tab/>
              <w:t xml:space="preserve">81 </w:t>
            </w:r>
          </w:p>
        </w:tc>
        <w:tc>
          <w:tcPr>
            <w:tcW w:w="1440" w:type="dxa"/>
            <w:tcBorders>
              <w:top w:val="nil"/>
              <w:left w:val="nil"/>
              <w:bottom w:val="nil"/>
            </w:tcBorders>
          </w:tcPr>
          <w:p ns2:paraId="47F55AE0" ns2:textId="77777777" w:rsidR="00EE3DA8" w:rsidRDefault="00EE3DA8">
            <w:pPr>
              <w:tabs>
                <w:tab w:val="decimal" w:pos="522"/>
                <w:tab w:val="left" w:pos="602"/>
              </w:tabs>
              <w:spacing w:before="15" w:after="15"/>
              <w:rPr>
                <w:sz w:val="18"/>
                <w:szCs w:val="18"/>
              </w:rPr>
            </w:pPr>
            <w:r>
              <w:rPr>
                <w:sz w:val="18"/>
                <w:szCs w:val="18"/>
              </w:rPr>
              <w:tab/>
              <w:t xml:space="preserve">(51.3) </w:t>
            </w:r>
          </w:p>
        </w:tc>
      </w:tr>
      <w:tr w:rsidR="00EE3DA8" ns2:paraId="40EF1143" ns2: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ns2:paraId="297C068C" ns2:textId="77777777" w:rsidR="00EE3DA8" w:rsidRDefault="00EE3DA8">
            <w:pPr>
              <w:spacing w:before="15" w:after="15"/>
              <w:ind w:left="160" w:right="1" w:hanging="160"/>
              <w:rPr>
                <w:sz w:val="18"/>
                <w:szCs w:val="18"/>
              </w:rPr>
            </w:pPr>
            <w:r>
              <w:rPr>
                <w:sz w:val="18"/>
                <w:szCs w:val="18"/>
              </w:rPr>
              <w:t xml:space="preserve">   Alopecia </w:t>
            </w:r>
          </w:p>
        </w:tc>
        <w:tc>
          <w:tcPr>
            <w:tcW w:w="1440" w:type="dxa"/>
            <w:tcBorders>
              <w:top w:val="nil"/>
              <w:left w:val="nil"/>
              <w:bottom w:val="nil"/>
              <w:right w:val="nil"/>
            </w:tcBorders>
          </w:tcPr>
          <w:p ns2:paraId="161400C1" ns2:textId="77777777" w:rsidR="00EE3DA8" w:rsidRDefault="00EE3DA8">
            <w:pPr>
              <w:tabs>
                <w:tab w:val="decimal" w:pos="747"/>
                <w:tab w:val="left" w:pos="827"/>
              </w:tabs>
              <w:spacing w:before="15" w:after="15"/>
              <w:rPr>
                <w:sz w:val="18"/>
                <w:szCs w:val="18"/>
              </w:rPr>
            </w:pPr>
            <w:r>
              <w:rPr>
                <w:sz w:val="18"/>
                <w:szCs w:val="18"/>
              </w:rPr>
              <w:tab/>
              <w:t xml:space="preserve">65 </w:t>
            </w:r>
          </w:p>
        </w:tc>
        <w:tc>
          <w:tcPr>
            <w:tcW w:w="1440" w:type="dxa"/>
            <w:tcBorders>
              <w:top w:val="nil"/>
              <w:left w:val="nil"/>
              <w:bottom w:val="nil"/>
            </w:tcBorders>
          </w:tcPr>
          <w:p ns2:paraId="186DA210" ns2:textId="77777777" w:rsidR="00EE3DA8" w:rsidRDefault="00EE3DA8">
            <w:pPr>
              <w:tabs>
                <w:tab w:val="decimal" w:pos="522"/>
                <w:tab w:val="left" w:pos="602"/>
              </w:tabs>
              <w:spacing w:before="15" w:after="15"/>
              <w:rPr>
                <w:sz w:val="18"/>
                <w:szCs w:val="18"/>
              </w:rPr>
            </w:pPr>
            <w:r>
              <w:rPr>
                <w:sz w:val="18"/>
                <w:szCs w:val="18"/>
              </w:rPr>
              <w:tab/>
              <w:t xml:space="preserve">(41.1) </w:t>
            </w:r>
          </w:p>
        </w:tc>
      </w:tr>
      <w:tr w:rsidR="00EE3DA8" ns2:paraId="20DC37B6" ns2: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ns2:paraId="2E75FBD3" ns2:textId="77777777" w:rsidR="00EE3DA8" w:rsidRDefault="00EE3DA8">
            <w:pPr>
              <w:spacing w:before="15" w:after="15"/>
              <w:ind w:left="160" w:right="1" w:hanging="160"/>
              <w:rPr>
                <w:sz w:val="18"/>
                <w:szCs w:val="18"/>
              </w:rPr>
            </w:pPr>
            <w:r>
              <w:rPr>
                <w:sz w:val="18"/>
                <w:szCs w:val="18"/>
              </w:rPr>
              <w:t xml:space="preserve">   Weight decreased </w:t>
            </w:r>
          </w:p>
        </w:tc>
        <w:tc>
          <w:tcPr>
            <w:tcW w:w="1440" w:type="dxa"/>
            <w:tcBorders>
              <w:top w:val="nil"/>
              <w:left w:val="nil"/>
              <w:bottom w:val="nil"/>
              <w:right w:val="nil"/>
            </w:tcBorders>
          </w:tcPr>
          <w:p ns2:paraId="7F4AA83D" ns2:textId="77777777" w:rsidR="00EE3DA8" w:rsidRDefault="00EE3DA8">
            <w:pPr>
              <w:tabs>
                <w:tab w:val="decimal" w:pos="747"/>
                <w:tab w:val="left" w:pos="827"/>
              </w:tabs>
              <w:spacing w:before="15" w:after="15"/>
              <w:rPr>
                <w:sz w:val="18"/>
                <w:szCs w:val="18"/>
              </w:rPr>
            </w:pPr>
            <w:r>
              <w:rPr>
                <w:sz w:val="18"/>
                <w:szCs w:val="18"/>
              </w:rPr>
              <w:tab/>
              <w:t xml:space="preserve">57 </w:t>
            </w:r>
          </w:p>
        </w:tc>
        <w:tc>
          <w:tcPr>
            <w:tcW w:w="1440" w:type="dxa"/>
            <w:tcBorders>
              <w:top w:val="nil"/>
              <w:left w:val="nil"/>
              <w:bottom w:val="nil"/>
            </w:tcBorders>
          </w:tcPr>
          <w:p ns2:paraId="6E251D26" ns2:textId="77777777" w:rsidR="00EE3DA8" w:rsidRDefault="00EE3DA8">
            <w:pPr>
              <w:tabs>
                <w:tab w:val="decimal" w:pos="522"/>
                <w:tab w:val="left" w:pos="602"/>
              </w:tabs>
              <w:spacing w:before="15" w:after="15"/>
              <w:rPr>
                <w:sz w:val="18"/>
                <w:szCs w:val="18"/>
              </w:rPr>
            </w:pPr>
            <w:r>
              <w:rPr>
                <w:sz w:val="18"/>
                <w:szCs w:val="18"/>
              </w:rPr>
              <w:tab/>
              <w:t xml:space="preserve">(36.1) </w:t>
            </w:r>
          </w:p>
        </w:tc>
      </w:tr>
      <w:tr w:rsidR="00EE3DA8" ns2:paraId="00C5954D" ns2: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ns2:paraId="3B52132A" ns2:textId="77777777" w:rsidR="00EE3DA8" w:rsidRDefault="00EE3DA8">
            <w:pPr>
              <w:spacing w:before="15" w:after="15"/>
              <w:ind w:left="160" w:right="1" w:hanging="160"/>
              <w:rPr>
                <w:sz w:val="18"/>
                <w:szCs w:val="18"/>
              </w:rPr>
            </w:pPr>
            <w:r>
              <w:rPr>
                <w:sz w:val="18"/>
                <w:szCs w:val="18"/>
              </w:rPr>
              <w:t xml:space="preserve">   Platelet count decreased </w:t>
            </w:r>
          </w:p>
        </w:tc>
        <w:tc>
          <w:tcPr>
            <w:tcW w:w="1440" w:type="dxa"/>
            <w:tcBorders>
              <w:top w:val="nil"/>
              <w:left w:val="nil"/>
              <w:bottom w:val="nil"/>
              <w:right w:val="nil"/>
            </w:tcBorders>
          </w:tcPr>
          <w:p ns2:paraId="56B60820" ns2:textId="77777777" w:rsidR="00EE3DA8" w:rsidRDefault="00EE3DA8">
            <w:pPr>
              <w:tabs>
                <w:tab w:val="decimal" w:pos="747"/>
                <w:tab w:val="left" w:pos="827"/>
              </w:tabs>
              <w:spacing w:before="15" w:after="15"/>
              <w:rPr>
                <w:sz w:val="18"/>
                <w:szCs w:val="18"/>
              </w:rPr>
            </w:pPr>
            <w:r>
              <w:rPr>
                <w:sz w:val="18"/>
                <w:szCs w:val="18"/>
              </w:rPr>
              <w:tab/>
              <w:t xml:space="preserve">44 </w:t>
            </w:r>
          </w:p>
        </w:tc>
        <w:tc>
          <w:tcPr>
            <w:tcW w:w="1440" w:type="dxa"/>
            <w:tcBorders>
              <w:top w:val="nil"/>
              <w:left w:val="nil"/>
              <w:bottom w:val="nil"/>
            </w:tcBorders>
          </w:tcPr>
          <w:p ns2:paraId="2062939C" ns2:textId="77777777" w:rsidR="00EE3DA8" w:rsidRDefault="00EE3DA8">
            <w:pPr>
              <w:tabs>
                <w:tab w:val="decimal" w:pos="522"/>
                <w:tab w:val="left" w:pos="602"/>
              </w:tabs>
              <w:spacing w:before="15" w:after="15"/>
              <w:rPr>
                <w:sz w:val="18"/>
                <w:szCs w:val="18"/>
              </w:rPr>
            </w:pPr>
            <w:r>
              <w:rPr>
                <w:sz w:val="18"/>
                <w:szCs w:val="18"/>
              </w:rPr>
              <w:tab/>
              <w:t xml:space="preserve">(27.8) </w:t>
            </w:r>
          </w:p>
        </w:tc>
      </w:tr>
      <w:tr w:rsidR="00EE3DA8" ns2:paraId="48D78AB7" ns2: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ns2:paraId="36FD6558" ns2:textId="77777777" w:rsidR="00EE3DA8" w:rsidRDefault="00EE3DA8">
            <w:pPr>
              <w:spacing w:before="15" w:after="15"/>
              <w:ind w:left="160" w:right="1" w:hanging="160"/>
              <w:rPr>
                <w:sz w:val="18"/>
                <w:szCs w:val="18"/>
              </w:rPr>
            </w:pPr>
            <w:r>
              <w:rPr>
                <w:sz w:val="18"/>
                <w:szCs w:val="18"/>
              </w:rPr>
              <w:t xml:space="preserve">   Nausea </w:t>
            </w:r>
          </w:p>
        </w:tc>
        <w:tc>
          <w:tcPr>
            <w:tcW w:w="1440" w:type="dxa"/>
            <w:tcBorders>
              <w:top w:val="nil"/>
              <w:left w:val="nil"/>
              <w:bottom w:val="nil"/>
              <w:right w:val="nil"/>
            </w:tcBorders>
          </w:tcPr>
          <w:p ns2:paraId="3225A78E" ns2:textId="77777777" w:rsidR="00EE3DA8" w:rsidRDefault="00EE3DA8">
            <w:pPr>
              <w:tabs>
                <w:tab w:val="decimal" w:pos="747"/>
                <w:tab w:val="left" w:pos="827"/>
              </w:tabs>
              <w:spacing w:before="15" w:after="15"/>
              <w:rPr>
                <w:sz w:val="18"/>
                <w:szCs w:val="18"/>
              </w:rPr>
            </w:pPr>
            <w:r>
              <w:rPr>
                <w:sz w:val="18"/>
                <w:szCs w:val="18"/>
              </w:rPr>
              <w:tab/>
              <w:t xml:space="preserve">40 </w:t>
            </w:r>
          </w:p>
        </w:tc>
        <w:tc>
          <w:tcPr>
            <w:tcW w:w="1440" w:type="dxa"/>
            <w:tcBorders>
              <w:top w:val="nil"/>
              <w:left w:val="nil"/>
              <w:bottom w:val="nil"/>
            </w:tcBorders>
          </w:tcPr>
          <w:p ns2:paraId="6999B592" ns2:textId="77777777" w:rsidR="00EE3DA8" w:rsidRDefault="00EE3DA8">
            <w:pPr>
              <w:tabs>
                <w:tab w:val="decimal" w:pos="522"/>
                <w:tab w:val="left" w:pos="602"/>
              </w:tabs>
              <w:spacing w:before="15" w:after="15"/>
              <w:rPr>
                <w:sz w:val="18"/>
                <w:szCs w:val="18"/>
              </w:rPr>
            </w:pPr>
            <w:r>
              <w:rPr>
                <w:sz w:val="18"/>
                <w:szCs w:val="18"/>
              </w:rPr>
              <w:tab/>
              <w:t xml:space="preserve">(25.3) </w:t>
            </w:r>
          </w:p>
        </w:tc>
      </w:tr>
      <w:tr w:rsidR="00EE3DA8" ns2:paraId="701E8B73" ns2: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ns2:paraId="0FF15ECF" ns2:textId="77777777" w:rsidR="00EE3DA8" w:rsidRDefault="00EE3DA8">
            <w:pPr>
              <w:spacing w:before="15" w:after="15"/>
              <w:ind w:left="160" w:right="1" w:hanging="160"/>
              <w:rPr>
                <w:sz w:val="18"/>
                <w:szCs w:val="18"/>
              </w:rPr>
            </w:pPr>
            <w:r>
              <w:rPr>
                <w:sz w:val="18"/>
                <w:szCs w:val="18"/>
              </w:rPr>
              <w:t xml:space="preserve">   Asthenia </w:t>
            </w:r>
          </w:p>
        </w:tc>
        <w:tc>
          <w:tcPr>
            <w:tcW w:w="1440" w:type="dxa"/>
            <w:tcBorders>
              <w:top w:val="nil"/>
              <w:left w:val="nil"/>
              <w:bottom w:val="nil"/>
              <w:right w:val="nil"/>
            </w:tcBorders>
          </w:tcPr>
          <w:p ns2:paraId="39CED3E3" ns2:textId="77777777" w:rsidR="00EE3DA8" w:rsidRDefault="00EE3DA8">
            <w:pPr>
              <w:tabs>
                <w:tab w:val="decimal" w:pos="747"/>
                <w:tab w:val="left" w:pos="827"/>
              </w:tabs>
              <w:spacing w:before="15" w:after="15"/>
              <w:rPr>
                <w:sz w:val="18"/>
                <w:szCs w:val="18"/>
              </w:rPr>
            </w:pPr>
            <w:r>
              <w:rPr>
                <w:sz w:val="18"/>
                <w:szCs w:val="18"/>
              </w:rPr>
              <w:tab/>
              <w:t xml:space="preserve">39 </w:t>
            </w:r>
          </w:p>
        </w:tc>
        <w:tc>
          <w:tcPr>
            <w:tcW w:w="1440" w:type="dxa"/>
            <w:tcBorders>
              <w:top w:val="nil"/>
              <w:left w:val="nil"/>
              <w:bottom w:val="nil"/>
            </w:tcBorders>
          </w:tcPr>
          <w:p ns2:paraId="4EA37724" ns2:textId="77777777" w:rsidR="00EE3DA8" w:rsidRDefault="00EE3DA8">
            <w:pPr>
              <w:tabs>
                <w:tab w:val="decimal" w:pos="522"/>
                <w:tab w:val="left" w:pos="602"/>
              </w:tabs>
              <w:spacing w:before="15" w:after="15"/>
              <w:rPr>
                <w:sz w:val="18"/>
                <w:szCs w:val="18"/>
              </w:rPr>
            </w:pPr>
            <w:r>
              <w:rPr>
                <w:sz w:val="18"/>
                <w:szCs w:val="18"/>
              </w:rPr>
              <w:tab/>
              <w:t xml:space="preserve">(24.7) </w:t>
            </w:r>
          </w:p>
        </w:tc>
      </w:tr>
      <w:tr w:rsidR="00EE3DA8" ns2:paraId="362840E6" ns2: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ns2:paraId="5ED89FC7" ns2:textId="77777777" w:rsidR="00EE3DA8" w:rsidRDefault="00EE3DA8">
            <w:pPr>
              <w:spacing w:before="15" w:after="15"/>
              <w:ind w:left="160" w:right="1" w:hanging="160"/>
              <w:rPr>
                <w:sz w:val="18"/>
                <w:szCs w:val="18"/>
              </w:rPr>
            </w:pPr>
            <w:r>
              <w:rPr>
                <w:sz w:val="18"/>
                <w:szCs w:val="18"/>
              </w:rPr>
              <w:t xml:space="preserve">   Cough </w:t>
            </w:r>
          </w:p>
        </w:tc>
        <w:tc>
          <w:tcPr>
            <w:tcW w:w="1440" w:type="dxa"/>
            <w:tcBorders>
              <w:top w:val="nil"/>
              <w:left w:val="nil"/>
              <w:bottom w:val="nil"/>
              <w:right w:val="nil"/>
            </w:tcBorders>
          </w:tcPr>
          <w:p ns2:paraId="37768FCD" ns2:textId="77777777" w:rsidR="00EE3DA8" w:rsidRDefault="00EE3DA8">
            <w:pPr>
              <w:tabs>
                <w:tab w:val="decimal" w:pos="747"/>
                <w:tab w:val="left" w:pos="827"/>
              </w:tabs>
              <w:spacing w:before="15" w:after="15"/>
              <w:rPr>
                <w:sz w:val="18"/>
                <w:szCs w:val="18"/>
              </w:rPr>
            </w:pPr>
            <w:r>
              <w:rPr>
                <w:sz w:val="18"/>
                <w:szCs w:val="18"/>
              </w:rPr>
              <w:tab/>
              <w:t xml:space="preserve">34 </w:t>
            </w:r>
          </w:p>
        </w:tc>
        <w:tc>
          <w:tcPr>
            <w:tcW w:w="1440" w:type="dxa"/>
            <w:tcBorders>
              <w:top w:val="nil"/>
              <w:left w:val="nil"/>
              <w:bottom w:val="nil"/>
            </w:tcBorders>
          </w:tcPr>
          <w:p ns2:paraId="5A7784A3" ns2:textId="77777777" w:rsidR="00EE3DA8" w:rsidRDefault="00EE3DA8">
            <w:pPr>
              <w:tabs>
                <w:tab w:val="decimal" w:pos="522"/>
                <w:tab w:val="left" w:pos="602"/>
              </w:tabs>
              <w:spacing w:before="15" w:after="15"/>
              <w:rPr>
                <w:sz w:val="18"/>
                <w:szCs w:val="18"/>
              </w:rPr>
            </w:pPr>
            <w:r>
              <w:rPr>
                <w:sz w:val="18"/>
                <w:szCs w:val="18"/>
              </w:rPr>
              <w:tab/>
              <w:t xml:space="preserve">(21.5) </w:t>
            </w:r>
          </w:p>
        </w:tc>
      </w:tr>
      <w:tr w:rsidR="00EE3DA8" ns2:paraId="44B0C60F" ns2: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ns2:paraId="414E8FAC" ns2:textId="77777777" w:rsidR="00EE3DA8" w:rsidRDefault="00EE3DA8">
            <w:pPr>
              <w:spacing w:before="15" w:after="15"/>
              <w:ind w:left="160" w:right="1" w:hanging="160"/>
              <w:rPr>
                <w:sz w:val="18"/>
                <w:szCs w:val="18"/>
              </w:rPr>
            </w:pPr>
            <w:r>
              <w:rPr>
                <w:sz w:val="18"/>
                <w:szCs w:val="18"/>
              </w:rPr>
              <w:t xml:space="preserve">   Decreased appetite </w:t>
            </w:r>
          </w:p>
        </w:tc>
        <w:tc>
          <w:tcPr>
            <w:tcW w:w="1440" w:type="dxa"/>
            <w:tcBorders>
              <w:top w:val="nil"/>
              <w:left w:val="nil"/>
              <w:bottom w:val="nil"/>
              <w:right w:val="nil"/>
            </w:tcBorders>
          </w:tcPr>
          <w:p ns2:paraId="7DEA8456" ns2:textId="77777777" w:rsidR="00EE3DA8" w:rsidRDefault="00EE3DA8">
            <w:pPr>
              <w:tabs>
                <w:tab w:val="decimal" w:pos="747"/>
                <w:tab w:val="left" w:pos="827"/>
              </w:tabs>
              <w:spacing w:before="15" w:after="15"/>
              <w:rPr>
                <w:sz w:val="18"/>
                <w:szCs w:val="18"/>
              </w:rPr>
            </w:pPr>
            <w:r>
              <w:rPr>
                <w:sz w:val="18"/>
                <w:szCs w:val="18"/>
              </w:rPr>
              <w:tab/>
              <w:t xml:space="preserve">33 </w:t>
            </w:r>
          </w:p>
        </w:tc>
        <w:tc>
          <w:tcPr>
            <w:tcW w:w="1440" w:type="dxa"/>
            <w:tcBorders>
              <w:top w:val="nil"/>
              <w:left w:val="nil"/>
              <w:bottom w:val="nil"/>
            </w:tcBorders>
          </w:tcPr>
          <w:p ns2:paraId="28E3C2B1" ns2:textId="77777777" w:rsidR="00EE3DA8" w:rsidRDefault="00EE3DA8">
            <w:pPr>
              <w:tabs>
                <w:tab w:val="decimal" w:pos="522"/>
                <w:tab w:val="left" w:pos="602"/>
              </w:tabs>
              <w:spacing w:before="15" w:after="15"/>
              <w:rPr>
                <w:sz w:val="18"/>
                <w:szCs w:val="18"/>
              </w:rPr>
            </w:pPr>
            <w:r>
              <w:rPr>
                <w:sz w:val="18"/>
                <w:szCs w:val="18"/>
              </w:rPr>
              <w:tab/>
              <w:t xml:space="preserve">(20.9) </w:t>
            </w:r>
          </w:p>
        </w:tc>
      </w:tr>
      <w:tr w:rsidR="00EE3DA8" ns2:paraId="22996B33" ns2: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ns2:paraId="4CAB0B69" ns2:textId="77777777" w:rsidR="00EE3DA8" w:rsidRDefault="00EE3DA8">
            <w:pPr>
              <w:spacing w:before="15" w:after="15"/>
              <w:ind w:left="160" w:right="1" w:hanging="160"/>
              <w:rPr>
                <w:sz w:val="18"/>
                <w:szCs w:val="18"/>
              </w:rPr>
            </w:pPr>
            <w:r>
              <w:rPr>
                <w:sz w:val="18"/>
                <w:szCs w:val="18"/>
              </w:rPr>
              <w:t xml:space="preserve">   </w:t>
            </w:r>
            <w:bookmarkStart w:id="554" w:name="_Hlk173925835"/>
            <w:r>
              <w:rPr>
                <w:sz w:val="18"/>
                <w:szCs w:val="18"/>
              </w:rPr>
              <w:t>Hypoalbuminaemia</w:t>
            </w:r>
            <w:bookmarkEnd w:id="554"/>
            <w:r>
              <w:rPr>
                <w:sz w:val="18"/>
                <w:szCs w:val="18"/>
              </w:rPr>
              <w:t xml:space="preserve"> </w:t>
            </w:r>
          </w:p>
        </w:tc>
        <w:tc>
          <w:tcPr>
            <w:tcW w:w="1440" w:type="dxa"/>
            <w:tcBorders>
              <w:top w:val="nil"/>
              <w:left w:val="nil"/>
              <w:bottom w:val="nil"/>
              <w:right w:val="nil"/>
            </w:tcBorders>
          </w:tcPr>
          <w:p ns2:paraId="58E18C71" ns2:textId="77777777" w:rsidR="00EE3DA8" w:rsidRDefault="00EE3DA8">
            <w:pPr>
              <w:tabs>
                <w:tab w:val="decimal" w:pos="747"/>
                <w:tab w:val="left" w:pos="827"/>
              </w:tabs>
              <w:spacing w:before="15" w:after="15"/>
              <w:rPr>
                <w:sz w:val="18"/>
                <w:szCs w:val="18"/>
              </w:rPr>
            </w:pPr>
            <w:r>
              <w:rPr>
                <w:sz w:val="18"/>
                <w:szCs w:val="18"/>
              </w:rPr>
              <w:tab/>
              <w:t xml:space="preserve">33 </w:t>
            </w:r>
          </w:p>
        </w:tc>
        <w:tc>
          <w:tcPr>
            <w:tcW w:w="1440" w:type="dxa"/>
            <w:tcBorders>
              <w:top w:val="nil"/>
              <w:left w:val="nil"/>
              <w:bottom w:val="nil"/>
            </w:tcBorders>
          </w:tcPr>
          <w:p ns2:paraId="5FD5A7F6" ns2:textId="77777777" w:rsidR="00EE3DA8" w:rsidRDefault="00EE3DA8">
            <w:pPr>
              <w:tabs>
                <w:tab w:val="decimal" w:pos="522"/>
                <w:tab w:val="left" w:pos="602"/>
              </w:tabs>
              <w:spacing w:before="15" w:after="15"/>
              <w:rPr>
                <w:sz w:val="18"/>
                <w:szCs w:val="18"/>
              </w:rPr>
            </w:pPr>
            <w:r>
              <w:rPr>
                <w:sz w:val="18"/>
                <w:szCs w:val="18"/>
              </w:rPr>
              <w:tab/>
              <w:t xml:space="preserve">(20.9) </w:t>
            </w:r>
          </w:p>
        </w:tc>
      </w:tr>
      <w:tr w:rsidR="00EE3DA8" ns2:paraId="0A98A31F" ns2: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ns2:paraId="72B24D67" ns2:textId="77777777" w:rsidR="00EE3DA8" w:rsidRDefault="00EE3DA8">
            <w:pPr>
              <w:spacing w:before="15" w:after="15"/>
              <w:ind w:left="160" w:right="1" w:hanging="160"/>
              <w:rPr>
                <w:sz w:val="18"/>
                <w:szCs w:val="18"/>
              </w:rPr>
            </w:pPr>
            <w:r>
              <w:rPr>
                <w:sz w:val="18"/>
                <w:szCs w:val="18"/>
              </w:rPr>
              <w:t xml:space="preserve">   Rash </w:t>
            </w:r>
          </w:p>
        </w:tc>
        <w:tc>
          <w:tcPr>
            <w:tcW w:w="1440" w:type="dxa"/>
            <w:tcBorders>
              <w:top w:val="nil"/>
              <w:left w:val="nil"/>
              <w:bottom w:val="nil"/>
              <w:right w:val="nil"/>
            </w:tcBorders>
          </w:tcPr>
          <w:p ns2:paraId="3D506C5E" ns2:textId="77777777" w:rsidR="00EE3DA8" w:rsidRDefault="00EE3DA8">
            <w:pPr>
              <w:tabs>
                <w:tab w:val="decimal" w:pos="747"/>
                <w:tab w:val="left" w:pos="827"/>
              </w:tabs>
              <w:spacing w:before="15" w:after="15"/>
              <w:rPr>
                <w:sz w:val="18"/>
                <w:szCs w:val="18"/>
              </w:rPr>
            </w:pPr>
            <w:r>
              <w:rPr>
                <w:sz w:val="18"/>
                <w:szCs w:val="18"/>
              </w:rPr>
              <w:tab/>
              <w:t xml:space="preserve">30 </w:t>
            </w:r>
          </w:p>
        </w:tc>
        <w:tc>
          <w:tcPr>
            <w:tcW w:w="1440" w:type="dxa"/>
            <w:tcBorders>
              <w:top w:val="nil"/>
              <w:left w:val="nil"/>
              <w:bottom w:val="nil"/>
            </w:tcBorders>
          </w:tcPr>
          <w:p ns2:paraId="515A270B" ns2:textId="77777777" w:rsidR="00EE3DA8" w:rsidRDefault="00EE3DA8">
            <w:pPr>
              <w:tabs>
                <w:tab w:val="decimal" w:pos="522"/>
                <w:tab w:val="left" w:pos="602"/>
              </w:tabs>
              <w:spacing w:before="15" w:after="15"/>
              <w:rPr>
                <w:sz w:val="18"/>
                <w:szCs w:val="18"/>
              </w:rPr>
            </w:pPr>
            <w:r>
              <w:rPr>
                <w:sz w:val="18"/>
                <w:szCs w:val="18"/>
              </w:rPr>
              <w:tab/>
              <w:t xml:space="preserve">(19.0) </w:t>
            </w:r>
          </w:p>
        </w:tc>
      </w:tr>
      <w:tr w:rsidR="00EE3DA8" ns2:paraId="5EBD3A67" ns2: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ns2:paraId="1CB692BD" ns2:textId="77777777" w:rsidR="00EE3DA8" w:rsidRDefault="00EE3DA8">
            <w:pPr>
              <w:spacing w:before="15" w:after="15"/>
              <w:ind w:left="160" w:right="1" w:hanging="160"/>
              <w:rPr>
                <w:sz w:val="18"/>
                <w:szCs w:val="18"/>
              </w:rPr>
            </w:pPr>
            <w:r>
              <w:rPr>
                <w:sz w:val="18"/>
                <w:szCs w:val="18"/>
              </w:rPr>
              <w:t xml:space="preserve">   Vomiting </w:t>
            </w:r>
          </w:p>
        </w:tc>
        <w:tc>
          <w:tcPr>
            <w:tcW w:w="1440" w:type="dxa"/>
            <w:tcBorders>
              <w:top w:val="nil"/>
              <w:left w:val="nil"/>
              <w:bottom w:val="nil"/>
              <w:right w:val="nil"/>
            </w:tcBorders>
          </w:tcPr>
          <w:p ns2:paraId="23281229" ns2:textId="77777777" w:rsidR="00EE3DA8" w:rsidRDefault="00EE3DA8">
            <w:pPr>
              <w:tabs>
                <w:tab w:val="decimal" w:pos="747"/>
                <w:tab w:val="left" w:pos="827"/>
              </w:tabs>
              <w:spacing w:before="15" w:after="15"/>
              <w:rPr>
                <w:sz w:val="18"/>
                <w:szCs w:val="18"/>
              </w:rPr>
            </w:pPr>
            <w:r>
              <w:rPr>
                <w:sz w:val="18"/>
                <w:szCs w:val="18"/>
              </w:rPr>
              <w:tab/>
              <w:t xml:space="preserve">30 </w:t>
            </w:r>
          </w:p>
        </w:tc>
        <w:tc>
          <w:tcPr>
            <w:tcW w:w="1440" w:type="dxa"/>
            <w:tcBorders>
              <w:top w:val="nil"/>
              <w:left w:val="nil"/>
              <w:bottom w:val="nil"/>
            </w:tcBorders>
          </w:tcPr>
          <w:p ns2:paraId="534D7CE5" ns2:textId="77777777" w:rsidR="00EE3DA8" w:rsidRDefault="00EE3DA8">
            <w:pPr>
              <w:tabs>
                <w:tab w:val="decimal" w:pos="522"/>
                <w:tab w:val="left" w:pos="602"/>
              </w:tabs>
              <w:spacing w:before="15" w:after="15"/>
              <w:rPr>
                <w:sz w:val="18"/>
                <w:szCs w:val="18"/>
              </w:rPr>
            </w:pPr>
            <w:r>
              <w:rPr>
                <w:sz w:val="18"/>
                <w:szCs w:val="18"/>
              </w:rPr>
              <w:tab/>
              <w:t xml:space="preserve">(19.0) </w:t>
            </w:r>
          </w:p>
        </w:tc>
      </w:tr>
      <w:tr w:rsidR="00EE3DA8" ns2:paraId="69384FD5" ns2: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ns2:paraId="1C7659C3" ns2:textId="77777777" w:rsidR="00EE3DA8" w:rsidRDefault="00EE3DA8">
            <w:pPr>
              <w:spacing w:before="15" w:after="15"/>
              <w:ind w:left="160" w:right="1" w:hanging="160"/>
              <w:rPr>
                <w:sz w:val="18"/>
                <w:szCs w:val="18"/>
              </w:rPr>
            </w:pPr>
            <w:r>
              <w:rPr>
                <w:sz w:val="18"/>
                <w:szCs w:val="18"/>
              </w:rPr>
              <w:t xml:space="preserve">   Upper respiratory tract infection </w:t>
            </w:r>
          </w:p>
        </w:tc>
        <w:tc>
          <w:tcPr>
            <w:tcW w:w="1440" w:type="dxa"/>
            <w:tcBorders>
              <w:top w:val="nil"/>
              <w:left w:val="nil"/>
              <w:bottom w:val="nil"/>
              <w:right w:val="nil"/>
            </w:tcBorders>
          </w:tcPr>
          <w:p ns2:paraId="035E473D" ns2:textId="77777777" w:rsidR="00EE3DA8" w:rsidRDefault="00EE3DA8">
            <w:pPr>
              <w:tabs>
                <w:tab w:val="decimal" w:pos="747"/>
                <w:tab w:val="left" w:pos="827"/>
              </w:tabs>
              <w:spacing w:before="15" w:after="15"/>
              <w:rPr>
                <w:sz w:val="18"/>
                <w:szCs w:val="18"/>
              </w:rPr>
            </w:pPr>
            <w:r>
              <w:rPr>
                <w:sz w:val="18"/>
                <w:szCs w:val="18"/>
              </w:rPr>
              <w:tab/>
              <w:t xml:space="preserve">25 </w:t>
            </w:r>
          </w:p>
        </w:tc>
        <w:tc>
          <w:tcPr>
            <w:tcW w:w="1440" w:type="dxa"/>
            <w:tcBorders>
              <w:top w:val="nil"/>
              <w:left w:val="nil"/>
              <w:bottom w:val="nil"/>
            </w:tcBorders>
          </w:tcPr>
          <w:p ns2:paraId="52DFA7E1" ns2:textId="77777777" w:rsidR="00EE3DA8" w:rsidRDefault="00EE3DA8">
            <w:pPr>
              <w:tabs>
                <w:tab w:val="decimal" w:pos="522"/>
                <w:tab w:val="left" w:pos="602"/>
              </w:tabs>
              <w:spacing w:before="15" w:after="15"/>
              <w:rPr>
                <w:sz w:val="18"/>
                <w:szCs w:val="18"/>
              </w:rPr>
            </w:pPr>
            <w:r>
              <w:rPr>
                <w:sz w:val="18"/>
                <w:szCs w:val="18"/>
              </w:rPr>
              <w:tab/>
              <w:t xml:space="preserve">(15.8) </w:t>
            </w:r>
          </w:p>
        </w:tc>
      </w:tr>
      <w:tr w:rsidR="00EE3DA8" ns2:paraId="0B95855D" ns2: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ns2:paraId="305B8A34" ns2:textId="77777777" w:rsidR="00EE3DA8" w:rsidRDefault="00EE3DA8">
            <w:pPr>
              <w:spacing w:before="15" w:after="15"/>
              <w:ind w:left="160" w:right="1" w:hanging="160"/>
              <w:rPr>
                <w:sz w:val="18"/>
                <w:szCs w:val="18"/>
              </w:rPr>
            </w:pPr>
            <w:r>
              <w:rPr>
                <w:sz w:val="18"/>
                <w:szCs w:val="18"/>
              </w:rPr>
              <w:t xml:space="preserve">   Constipation </w:t>
            </w:r>
          </w:p>
        </w:tc>
        <w:tc>
          <w:tcPr>
            <w:tcW w:w="1440" w:type="dxa"/>
            <w:tcBorders>
              <w:top w:val="nil"/>
              <w:left w:val="nil"/>
              <w:bottom w:val="nil"/>
              <w:right w:val="nil"/>
            </w:tcBorders>
          </w:tcPr>
          <w:p ns2:paraId="42D1AEFA" ns2:textId="77777777" w:rsidR="00EE3DA8" w:rsidRDefault="00EE3DA8">
            <w:pPr>
              <w:tabs>
                <w:tab w:val="decimal" w:pos="747"/>
                <w:tab w:val="left" w:pos="827"/>
              </w:tabs>
              <w:spacing w:before="15" w:after="15"/>
              <w:rPr>
                <w:sz w:val="18"/>
                <w:szCs w:val="18"/>
              </w:rPr>
            </w:pPr>
            <w:r>
              <w:rPr>
                <w:sz w:val="18"/>
                <w:szCs w:val="18"/>
              </w:rPr>
              <w:tab/>
              <w:t xml:space="preserve">24 </w:t>
            </w:r>
          </w:p>
        </w:tc>
        <w:tc>
          <w:tcPr>
            <w:tcW w:w="1440" w:type="dxa"/>
            <w:tcBorders>
              <w:top w:val="nil"/>
              <w:left w:val="nil"/>
              <w:bottom w:val="nil"/>
            </w:tcBorders>
          </w:tcPr>
          <w:p ns2:paraId="01328E9B" ns2:textId="77777777" w:rsidR="00EE3DA8" w:rsidRDefault="00EE3DA8">
            <w:pPr>
              <w:tabs>
                <w:tab w:val="decimal" w:pos="522"/>
                <w:tab w:val="left" w:pos="602"/>
              </w:tabs>
              <w:spacing w:before="15" w:after="15"/>
              <w:rPr>
                <w:sz w:val="18"/>
                <w:szCs w:val="18"/>
              </w:rPr>
            </w:pPr>
            <w:r>
              <w:rPr>
                <w:sz w:val="18"/>
                <w:szCs w:val="18"/>
              </w:rPr>
              <w:tab/>
              <w:t xml:space="preserve">(15.2) </w:t>
            </w:r>
          </w:p>
        </w:tc>
      </w:tr>
      <w:tr w:rsidR="00EE3DA8" ns2:paraId="1D7504C4" ns2: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ns2:paraId="0229E4FB" ns2:textId="77777777" w:rsidR="00EE3DA8" w:rsidRDefault="00EE3DA8">
            <w:pPr>
              <w:spacing w:before="15" w:after="15"/>
              <w:ind w:left="160" w:right="1" w:hanging="160"/>
              <w:rPr>
                <w:sz w:val="18"/>
                <w:szCs w:val="18"/>
              </w:rPr>
            </w:pPr>
            <w:r>
              <w:rPr>
                <w:sz w:val="18"/>
                <w:szCs w:val="18"/>
              </w:rPr>
              <w:t xml:space="preserve">   Pyrexia </w:t>
            </w:r>
          </w:p>
        </w:tc>
        <w:tc>
          <w:tcPr>
            <w:tcW w:w="1440" w:type="dxa"/>
            <w:tcBorders>
              <w:top w:val="nil"/>
              <w:left w:val="nil"/>
              <w:bottom w:val="nil"/>
              <w:right w:val="nil"/>
            </w:tcBorders>
          </w:tcPr>
          <w:p ns2:paraId="1C4225E6" ns2:textId="77777777" w:rsidR="00EE3DA8" w:rsidRDefault="00EE3DA8">
            <w:pPr>
              <w:tabs>
                <w:tab w:val="decimal" w:pos="747"/>
                <w:tab w:val="left" w:pos="827"/>
              </w:tabs>
              <w:spacing w:before="15" w:after="15"/>
              <w:rPr>
                <w:sz w:val="18"/>
                <w:szCs w:val="18"/>
              </w:rPr>
            </w:pPr>
            <w:r>
              <w:rPr>
                <w:sz w:val="18"/>
                <w:szCs w:val="18"/>
              </w:rPr>
              <w:tab/>
              <w:t xml:space="preserve">24 </w:t>
            </w:r>
          </w:p>
        </w:tc>
        <w:tc>
          <w:tcPr>
            <w:tcW w:w="1440" w:type="dxa"/>
            <w:tcBorders>
              <w:top w:val="nil"/>
              <w:left w:val="nil"/>
              <w:bottom w:val="nil"/>
            </w:tcBorders>
          </w:tcPr>
          <w:p ns2:paraId="30B4A6F0" ns2:textId="77777777" w:rsidR="00EE3DA8" w:rsidRDefault="00EE3DA8">
            <w:pPr>
              <w:tabs>
                <w:tab w:val="decimal" w:pos="522"/>
                <w:tab w:val="left" w:pos="602"/>
              </w:tabs>
              <w:spacing w:before="15" w:after="15"/>
              <w:rPr>
                <w:sz w:val="18"/>
                <w:szCs w:val="18"/>
              </w:rPr>
            </w:pPr>
            <w:r>
              <w:rPr>
                <w:sz w:val="18"/>
                <w:szCs w:val="18"/>
              </w:rPr>
              <w:tab/>
              <w:t xml:space="preserve">(15.2) </w:t>
            </w:r>
          </w:p>
        </w:tc>
      </w:tr>
      <w:tr w:rsidR="00EE3DA8" ns2:paraId="4597958B" ns2: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ns2:paraId="2D449E8C" ns2:textId="77777777" w:rsidR="00EE3DA8" w:rsidRDefault="00EE3DA8">
            <w:pPr>
              <w:spacing w:before="15" w:after="15"/>
              <w:ind w:left="160" w:right="1" w:hanging="160"/>
              <w:rPr>
                <w:sz w:val="18"/>
                <w:szCs w:val="18"/>
              </w:rPr>
            </w:pPr>
            <w:r>
              <w:rPr>
                <w:sz w:val="18"/>
                <w:szCs w:val="18"/>
              </w:rPr>
              <w:t xml:space="preserve">   Hypokalaemia </w:t>
            </w:r>
          </w:p>
        </w:tc>
        <w:tc>
          <w:tcPr>
            <w:tcW w:w="1440" w:type="dxa"/>
            <w:tcBorders>
              <w:top w:val="nil"/>
              <w:left w:val="nil"/>
              <w:bottom w:val="nil"/>
              <w:right w:val="nil"/>
            </w:tcBorders>
          </w:tcPr>
          <w:p ns2:paraId="3C8319B1" ns2:textId="77777777" w:rsidR="00EE3DA8" w:rsidRDefault="00EE3DA8">
            <w:pPr>
              <w:tabs>
                <w:tab w:val="decimal" w:pos="747"/>
                <w:tab w:val="left" w:pos="827"/>
              </w:tabs>
              <w:spacing w:before="15" w:after="15"/>
              <w:rPr>
                <w:sz w:val="18"/>
                <w:szCs w:val="18"/>
              </w:rPr>
            </w:pPr>
            <w:r>
              <w:rPr>
                <w:sz w:val="18"/>
                <w:szCs w:val="18"/>
              </w:rPr>
              <w:tab/>
              <w:t xml:space="preserve">23 </w:t>
            </w:r>
          </w:p>
        </w:tc>
        <w:tc>
          <w:tcPr>
            <w:tcW w:w="1440" w:type="dxa"/>
            <w:tcBorders>
              <w:top w:val="nil"/>
              <w:left w:val="nil"/>
              <w:bottom w:val="nil"/>
            </w:tcBorders>
          </w:tcPr>
          <w:p ns2:paraId="0C7D7FAC" ns2:textId="77777777" w:rsidR="00EE3DA8" w:rsidRDefault="00EE3DA8">
            <w:pPr>
              <w:tabs>
                <w:tab w:val="decimal" w:pos="522"/>
                <w:tab w:val="left" w:pos="602"/>
              </w:tabs>
              <w:spacing w:before="15" w:after="15"/>
              <w:rPr>
                <w:sz w:val="18"/>
                <w:szCs w:val="18"/>
              </w:rPr>
            </w:pPr>
            <w:r>
              <w:rPr>
                <w:sz w:val="18"/>
                <w:szCs w:val="18"/>
              </w:rPr>
              <w:tab/>
              <w:t xml:space="preserve">(14.6) </w:t>
            </w:r>
          </w:p>
        </w:tc>
      </w:tr>
      <w:tr w:rsidR="00EE3DA8" ns2:paraId="0ACF2402" ns2: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ns2:paraId="6350C7D7" ns2:textId="77777777" w:rsidR="00EE3DA8" w:rsidRDefault="00EE3DA8">
            <w:pPr>
              <w:spacing w:before="15" w:after="15"/>
              <w:ind w:left="160" w:right="1" w:hanging="160"/>
              <w:rPr>
                <w:sz w:val="18"/>
                <w:szCs w:val="18"/>
              </w:rPr>
            </w:pPr>
            <w:r>
              <w:rPr>
                <w:sz w:val="18"/>
                <w:szCs w:val="18"/>
              </w:rPr>
              <w:t xml:space="preserve">   Aspartate aminotransferase increased </w:t>
            </w:r>
          </w:p>
        </w:tc>
        <w:tc>
          <w:tcPr>
            <w:tcW w:w="1440" w:type="dxa"/>
            <w:tcBorders>
              <w:top w:val="nil"/>
              <w:left w:val="nil"/>
              <w:bottom w:val="nil"/>
              <w:right w:val="nil"/>
            </w:tcBorders>
          </w:tcPr>
          <w:p ns2:paraId="2D0F74D9" ns2:textId="77777777" w:rsidR="00EE3DA8" w:rsidRDefault="00EE3DA8">
            <w:pPr>
              <w:tabs>
                <w:tab w:val="decimal" w:pos="747"/>
                <w:tab w:val="left" w:pos="827"/>
              </w:tabs>
              <w:spacing w:before="15" w:after="15"/>
              <w:rPr>
                <w:sz w:val="18"/>
                <w:szCs w:val="18"/>
              </w:rPr>
            </w:pPr>
            <w:r>
              <w:rPr>
                <w:sz w:val="18"/>
                <w:szCs w:val="18"/>
              </w:rPr>
              <w:tab/>
              <w:t xml:space="preserve">22 </w:t>
            </w:r>
          </w:p>
        </w:tc>
        <w:tc>
          <w:tcPr>
            <w:tcW w:w="1440" w:type="dxa"/>
            <w:tcBorders>
              <w:top w:val="nil"/>
              <w:left w:val="nil"/>
              <w:bottom w:val="nil"/>
            </w:tcBorders>
          </w:tcPr>
          <w:p ns2:paraId="45027855" ns2:textId="77777777" w:rsidR="00EE3DA8" w:rsidRDefault="00EE3DA8">
            <w:pPr>
              <w:tabs>
                <w:tab w:val="decimal" w:pos="522"/>
                <w:tab w:val="left" w:pos="602"/>
              </w:tabs>
              <w:spacing w:before="15" w:after="15"/>
              <w:rPr>
                <w:sz w:val="18"/>
                <w:szCs w:val="18"/>
              </w:rPr>
            </w:pPr>
            <w:r>
              <w:rPr>
                <w:sz w:val="18"/>
                <w:szCs w:val="18"/>
              </w:rPr>
              <w:tab/>
              <w:t xml:space="preserve">(13.9) </w:t>
            </w:r>
          </w:p>
        </w:tc>
      </w:tr>
      <w:tr w:rsidR="00EE3DA8" ns2:paraId="0E6D2D27" ns2: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ns2:paraId="47A50D02" ns2:textId="77777777" w:rsidR="00EE3DA8" w:rsidRDefault="00EE3DA8">
            <w:pPr>
              <w:spacing w:before="15" w:after="15"/>
              <w:ind w:left="160" w:right="1" w:hanging="160"/>
              <w:rPr>
                <w:sz w:val="18"/>
                <w:szCs w:val="18"/>
              </w:rPr>
            </w:pPr>
            <w:r>
              <w:rPr>
                <w:sz w:val="18"/>
                <w:szCs w:val="18"/>
              </w:rPr>
              <w:t xml:space="preserve">   Hyperuricaemia </w:t>
            </w:r>
          </w:p>
        </w:tc>
        <w:tc>
          <w:tcPr>
            <w:tcW w:w="1440" w:type="dxa"/>
            <w:tcBorders>
              <w:top w:val="nil"/>
              <w:left w:val="nil"/>
              <w:bottom w:val="nil"/>
              <w:right w:val="nil"/>
            </w:tcBorders>
          </w:tcPr>
          <w:p ns2:paraId="21F0ECFB" ns2:textId="77777777" w:rsidR="00EE3DA8" w:rsidRDefault="00EE3DA8">
            <w:pPr>
              <w:tabs>
                <w:tab w:val="decimal" w:pos="747"/>
                <w:tab w:val="left" w:pos="827"/>
              </w:tabs>
              <w:spacing w:before="15" w:after="15"/>
              <w:rPr>
                <w:sz w:val="18"/>
                <w:szCs w:val="18"/>
              </w:rPr>
            </w:pPr>
            <w:r>
              <w:rPr>
                <w:sz w:val="18"/>
                <w:szCs w:val="18"/>
              </w:rPr>
              <w:tab/>
              <w:t xml:space="preserve">21 </w:t>
            </w:r>
          </w:p>
        </w:tc>
        <w:tc>
          <w:tcPr>
            <w:tcW w:w="1440" w:type="dxa"/>
            <w:tcBorders>
              <w:top w:val="nil"/>
              <w:left w:val="nil"/>
              <w:bottom w:val="nil"/>
            </w:tcBorders>
          </w:tcPr>
          <w:p ns2:paraId="32C01833" ns2:textId="77777777" w:rsidR="00EE3DA8" w:rsidRDefault="00EE3DA8">
            <w:pPr>
              <w:tabs>
                <w:tab w:val="decimal" w:pos="522"/>
                <w:tab w:val="left" w:pos="602"/>
              </w:tabs>
              <w:spacing w:before="15" w:after="15"/>
              <w:rPr>
                <w:sz w:val="18"/>
                <w:szCs w:val="18"/>
              </w:rPr>
            </w:pPr>
            <w:r>
              <w:rPr>
                <w:sz w:val="18"/>
                <w:szCs w:val="18"/>
              </w:rPr>
              <w:tab/>
              <w:t xml:space="preserve">(13.3) </w:t>
            </w:r>
          </w:p>
        </w:tc>
      </w:tr>
      <w:tr w:rsidR="00EE3DA8" ns2:paraId="73D6090D" ns2: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ns2:paraId="0D69F5BB" ns2:textId="77777777" w:rsidR="00EE3DA8" w:rsidRDefault="00EE3DA8">
            <w:pPr>
              <w:spacing w:before="15" w:after="15"/>
              <w:ind w:left="160" w:right="1" w:hanging="160"/>
              <w:rPr>
                <w:sz w:val="18"/>
                <w:szCs w:val="18"/>
              </w:rPr>
            </w:pPr>
            <w:r>
              <w:rPr>
                <w:sz w:val="18"/>
                <w:szCs w:val="18"/>
              </w:rPr>
              <w:t xml:space="preserve">   Hyponatraemia </w:t>
            </w:r>
          </w:p>
        </w:tc>
        <w:tc>
          <w:tcPr>
            <w:tcW w:w="1440" w:type="dxa"/>
            <w:tcBorders>
              <w:top w:val="nil"/>
              <w:left w:val="nil"/>
              <w:bottom w:val="nil"/>
              <w:right w:val="nil"/>
            </w:tcBorders>
          </w:tcPr>
          <w:p ns2:paraId="3504C221" ns2:textId="77777777" w:rsidR="00EE3DA8" w:rsidRDefault="00EE3DA8">
            <w:pPr>
              <w:tabs>
                <w:tab w:val="decimal" w:pos="747"/>
                <w:tab w:val="left" w:pos="827"/>
              </w:tabs>
              <w:spacing w:before="15" w:after="15"/>
              <w:rPr>
                <w:sz w:val="18"/>
                <w:szCs w:val="18"/>
              </w:rPr>
            </w:pPr>
            <w:r>
              <w:rPr>
                <w:sz w:val="18"/>
                <w:szCs w:val="18"/>
              </w:rPr>
              <w:tab/>
              <w:t xml:space="preserve">20 </w:t>
            </w:r>
          </w:p>
        </w:tc>
        <w:tc>
          <w:tcPr>
            <w:tcW w:w="1440" w:type="dxa"/>
            <w:tcBorders>
              <w:top w:val="nil"/>
              <w:left w:val="nil"/>
              <w:bottom w:val="nil"/>
            </w:tcBorders>
          </w:tcPr>
          <w:p ns2:paraId="12983280" ns2:textId="77777777" w:rsidR="00EE3DA8" w:rsidRDefault="00EE3DA8">
            <w:pPr>
              <w:tabs>
                <w:tab w:val="decimal" w:pos="522"/>
                <w:tab w:val="left" w:pos="602"/>
              </w:tabs>
              <w:spacing w:before="15" w:after="15"/>
              <w:rPr>
                <w:sz w:val="18"/>
                <w:szCs w:val="18"/>
              </w:rPr>
            </w:pPr>
            <w:r>
              <w:rPr>
                <w:sz w:val="18"/>
                <w:szCs w:val="18"/>
              </w:rPr>
              <w:tab/>
              <w:t xml:space="preserve">(12.7) </w:t>
            </w:r>
          </w:p>
        </w:tc>
      </w:tr>
      <w:tr w:rsidR="00EE3DA8" ns2:paraId="28EE262C" ns2: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ns2:paraId="75262C88" ns2:textId="77777777" w:rsidR="00EE3DA8" w:rsidRDefault="00EE3DA8">
            <w:pPr>
              <w:spacing w:before="15" w:after="15"/>
              <w:ind w:left="160" w:right="1" w:hanging="160"/>
              <w:rPr>
                <w:sz w:val="18"/>
                <w:szCs w:val="18"/>
              </w:rPr>
            </w:pPr>
            <w:r>
              <w:rPr>
                <w:sz w:val="18"/>
                <w:szCs w:val="18"/>
              </w:rPr>
              <w:t xml:space="preserve">   Lymphocyte count decreased </w:t>
            </w:r>
          </w:p>
        </w:tc>
        <w:tc>
          <w:tcPr>
            <w:tcW w:w="1440" w:type="dxa"/>
            <w:tcBorders>
              <w:top w:val="nil"/>
              <w:left w:val="nil"/>
              <w:bottom w:val="nil"/>
              <w:right w:val="nil"/>
            </w:tcBorders>
          </w:tcPr>
          <w:p ns2:paraId="54876480" ns2:textId="77777777" w:rsidR="00EE3DA8" w:rsidRDefault="00EE3DA8">
            <w:pPr>
              <w:tabs>
                <w:tab w:val="decimal" w:pos="747"/>
                <w:tab w:val="left" w:pos="827"/>
              </w:tabs>
              <w:spacing w:before="15" w:after="15"/>
              <w:rPr>
                <w:sz w:val="18"/>
                <w:szCs w:val="18"/>
              </w:rPr>
            </w:pPr>
            <w:r>
              <w:rPr>
                <w:sz w:val="18"/>
                <w:szCs w:val="18"/>
              </w:rPr>
              <w:tab/>
              <w:t xml:space="preserve">18 </w:t>
            </w:r>
          </w:p>
        </w:tc>
        <w:tc>
          <w:tcPr>
            <w:tcW w:w="1440" w:type="dxa"/>
            <w:tcBorders>
              <w:top w:val="nil"/>
              <w:left w:val="nil"/>
              <w:bottom w:val="nil"/>
            </w:tcBorders>
          </w:tcPr>
          <w:p ns2:paraId="69276F85" ns2:textId="77777777" w:rsidR="00EE3DA8" w:rsidRDefault="00EE3DA8">
            <w:pPr>
              <w:tabs>
                <w:tab w:val="decimal" w:pos="522"/>
                <w:tab w:val="left" w:pos="602"/>
              </w:tabs>
              <w:spacing w:before="15" w:after="15"/>
              <w:rPr>
                <w:sz w:val="18"/>
                <w:szCs w:val="18"/>
              </w:rPr>
            </w:pPr>
            <w:r>
              <w:rPr>
                <w:sz w:val="18"/>
                <w:szCs w:val="18"/>
              </w:rPr>
              <w:tab/>
              <w:t xml:space="preserve">(11.4) </w:t>
            </w:r>
          </w:p>
        </w:tc>
      </w:tr>
      <w:tr w:rsidR="00EE3DA8" ns2:paraId="5F013D98" ns2: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ns2:paraId="533B2C31" ns2:textId="77777777" w:rsidR="00EE3DA8" w:rsidRDefault="00EE3DA8">
            <w:pPr>
              <w:spacing w:before="15" w:after="15"/>
              <w:ind w:left="160" w:right="1" w:hanging="160"/>
              <w:rPr>
                <w:sz w:val="18"/>
                <w:szCs w:val="18"/>
              </w:rPr>
            </w:pPr>
            <w:r>
              <w:rPr>
                <w:sz w:val="18"/>
                <w:szCs w:val="18"/>
              </w:rPr>
              <w:t xml:space="preserve">   Alanine aminotransferase increased </w:t>
            </w:r>
          </w:p>
        </w:tc>
        <w:tc>
          <w:tcPr>
            <w:tcW w:w="1440" w:type="dxa"/>
            <w:tcBorders>
              <w:top w:val="nil"/>
              <w:left w:val="nil"/>
              <w:bottom w:val="nil"/>
              <w:right w:val="nil"/>
            </w:tcBorders>
          </w:tcPr>
          <w:p ns2:paraId="201B3536" ns2:textId="77777777" w:rsidR="00EE3DA8" w:rsidRDefault="00EE3DA8">
            <w:pPr>
              <w:tabs>
                <w:tab w:val="decimal" w:pos="747"/>
                <w:tab w:val="left" w:pos="827"/>
              </w:tabs>
              <w:spacing w:before="15" w:after="15"/>
              <w:rPr>
                <w:sz w:val="18"/>
                <w:szCs w:val="18"/>
              </w:rPr>
            </w:pPr>
            <w:r>
              <w:rPr>
                <w:sz w:val="18"/>
                <w:szCs w:val="18"/>
              </w:rPr>
              <w:tab/>
              <w:t xml:space="preserve">17 </w:t>
            </w:r>
          </w:p>
        </w:tc>
        <w:tc>
          <w:tcPr>
            <w:tcW w:w="1440" w:type="dxa"/>
            <w:tcBorders>
              <w:top w:val="nil"/>
              <w:left w:val="nil"/>
              <w:bottom w:val="nil"/>
            </w:tcBorders>
          </w:tcPr>
          <w:p ns2:paraId="4ED51130" ns2:textId="77777777" w:rsidR="00EE3DA8" w:rsidRDefault="00EE3DA8">
            <w:pPr>
              <w:tabs>
                <w:tab w:val="decimal" w:pos="522"/>
                <w:tab w:val="left" w:pos="602"/>
              </w:tabs>
              <w:spacing w:before="15" w:after="15"/>
              <w:rPr>
                <w:sz w:val="18"/>
                <w:szCs w:val="18"/>
              </w:rPr>
            </w:pPr>
            <w:r>
              <w:rPr>
                <w:sz w:val="18"/>
                <w:szCs w:val="18"/>
              </w:rPr>
              <w:tab/>
              <w:t xml:space="preserve">(10.8) </w:t>
            </w:r>
          </w:p>
        </w:tc>
      </w:tr>
      <w:tr w:rsidR="00EE3DA8" ns2:paraId="58F38CDC" ns2: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ns2:paraId="4DA4E448" ns2:textId="77777777" w:rsidR="00EE3DA8" w:rsidRDefault="00EE3DA8">
            <w:pPr>
              <w:spacing w:before="15" w:after="15"/>
              <w:ind w:left="160" w:right="1" w:hanging="160"/>
              <w:rPr>
                <w:sz w:val="18"/>
                <w:szCs w:val="18"/>
              </w:rPr>
            </w:pPr>
            <w:r>
              <w:rPr>
                <w:sz w:val="18"/>
                <w:szCs w:val="18"/>
              </w:rPr>
              <w:t xml:space="preserve">   Weight increased </w:t>
            </w:r>
          </w:p>
        </w:tc>
        <w:tc>
          <w:tcPr>
            <w:tcW w:w="1440" w:type="dxa"/>
            <w:tcBorders>
              <w:top w:val="nil"/>
              <w:left w:val="nil"/>
              <w:bottom w:val="nil"/>
              <w:right w:val="nil"/>
            </w:tcBorders>
          </w:tcPr>
          <w:p ns2:paraId="49D685DB" ns2:textId="77777777" w:rsidR="00EE3DA8" w:rsidRDefault="00EE3DA8">
            <w:pPr>
              <w:tabs>
                <w:tab w:val="decimal" w:pos="747"/>
                <w:tab w:val="left" w:pos="827"/>
              </w:tabs>
              <w:spacing w:before="15" w:after="15"/>
              <w:rPr>
                <w:sz w:val="18"/>
                <w:szCs w:val="18"/>
              </w:rPr>
            </w:pPr>
            <w:r>
              <w:rPr>
                <w:sz w:val="18"/>
                <w:szCs w:val="18"/>
              </w:rPr>
              <w:tab/>
              <w:t xml:space="preserve">17 </w:t>
            </w:r>
          </w:p>
        </w:tc>
        <w:tc>
          <w:tcPr>
            <w:tcW w:w="1440" w:type="dxa"/>
            <w:tcBorders>
              <w:top w:val="nil"/>
              <w:left w:val="nil"/>
              <w:bottom w:val="nil"/>
            </w:tcBorders>
          </w:tcPr>
          <w:p ns2:paraId="45DA0B62" ns2:textId="77777777" w:rsidR="00EE3DA8" w:rsidRDefault="00EE3DA8">
            <w:pPr>
              <w:tabs>
                <w:tab w:val="decimal" w:pos="522"/>
                <w:tab w:val="left" w:pos="602"/>
              </w:tabs>
              <w:spacing w:before="15" w:after="15"/>
              <w:rPr>
                <w:sz w:val="18"/>
                <w:szCs w:val="18"/>
              </w:rPr>
            </w:pPr>
            <w:r>
              <w:rPr>
                <w:sz w:val="18"/>
                <w:szCs w:val="18"/>
              </w:rPr>
              <w:tab/>
              <w:t xml:space="preserve">(10.8) </w:t>
            </w:r>
          </w:p>
        </w:tc>
      </w:tr>
      <w:tr w:rsidR="00100E97" ns2:paraId="32D3D54C" ns2:textId="77777777" w:rsidTr="00F52139">
        <w:tblPrEx>
          <w:tblBorders>
            <w:top w:val="single" w:sz="6" w:space="0" w:color="auto"/>
            <w:bottom w:val="single" w:sz="6" w:space="0" w:color="auto"/>
          </w:tblBorders>
        </w:tblPrEx>
        <w:tc>
          <w:tcPr>
            <w:tcW w:w="5760" w:type="dxa"/>
            <w:tcBorders>
              <w:top w:val="nil"/>
              <w:bottom w:val="single" w:sz="4" w:space="0" w:color="auto"/>
              <w:right w:val="single" w:sz="2" w:space="0" w:color="auto"/>
            </w:tcBorders>
          </w:tcPr>
          <w:p ns2:paraId="3A8D6A16" ns2:textId="7BD70B6F" w:rsidR="00100E97" w:rsidRDefault="00100E97" w:rsidP="00100E97">
            <w:pPr>
              <w:spacing w:before="15" w:after="15"/>
              <w:ind w:left="160" w:right="1" w:hanging="160"/>
              <w:rPr>
                <w:sz w:val="18"/>
                <w:szCs w:val="18"/>
              </w:rPr>
            </w:pPr>
            <w:r>
              <w:rPr>
                <w:sz w:val="18"/>
                <w:szCs w:val="18"/>
              </w:rPr>
              <w:t xml:space="preserve">   Hyperglycaemia </w:t>
            </w:r>
          </w:p>
        </w:tc>
        <w:tc>
          <w:tcPr>
            <w:tcW w:w="1440" w:type="dxa"/>
            <w:tcBorders>
              <w:top w:val="nil"/>
              <w:left w:val="nil"/>
              <w:bottom w:val="single" w:sz="4" w:space="0" w:color="auto"/>
              <w:right w:val="nil"/>
            </w:tcBorders>
          </w:tcPr>
          <w:p ns2:paraId="5E2BA189" ns2:textId="03DEAECB" w:rsidR="00100E97" w:rsidRDefault="00100E97" w:rsidP="00100E97">
            <w:pPr>
              <w:tabs>
                <w:tab w:val="decimal" w:pos="747"/>
                <w:tab w:val="left" w:pos="827"/>
              </w:tabs>
              <w:spacing w:before="15" w:after="15"/>
              <w:rPr>
                <w:sz w:val="18"/>
                <w:szCs w:val="18"/>
              </w:rPr>
            </w:pPr>
            <w:r>
              <w:rPr>
                <w:sz w:val="18"/>
                <w:szCs w:val="18"/>
              </w:rPr>
              <w:tab/>
              <w:t xml:space="preserve">16 </w:t>
            </w:r>
          </w:p>
        </w:tc>
        <w:tc>
          <w:tcPr>
            <w:tcW w:w="1440" w:type="dxa"/>
            <w:tcBorders>
              <w:top w:val="nil"/>
              <w:left w:val="nil"/>
              <w:bottom w:val="single" w:sz="4" w:space="0" w:color="auto"/>
            </w:tcBorders>
          </w:tcPr>
          <w:p ns2:paraId="4AE0F2EA" ns2:textId="10E452D4" w:rsidR="00100E97" w:rsidRDefault="00100E97" w:rsidP="00100E97">
            <w:pPr>
              <w:tabs>
                <w:tab w:val="decimal" w:pos="522"/>
                <w:tab w:val="left" w:pos="602"/>
              </w:tabs>
              <w:spacing w:before="15" w:after="15"/>
              <w:rPr>
                <w:sz w:val="18"/>
                <w:szCs w:val="18"/>
              </w:rPr>
            </w:pPr>
            <w:r>
              <w:rPr>
                <w:sz w:val="18"/>
                <w:szCs w:val="18"/>
              </w:rPr>
              <w:tab/>
              <w:t xml:space="preserve">(10.1) </w:t>
            </w:r>
          </w:p>
        </w:tc>
      </w:tr>
      <w:tr w:rsidR="00AF3873" ns2:paraId="180B029B" ns2:textId="77777777" w:rsidTr="00F52139">
        <w:tblPrEx>
          <w:tblBorders>
            <w:top w:val="single" w:sz="6" w:space="0" w:color="auto"/>
            <w:bottom w:val="single" w:sz="6" w:space="0" w:color="auto"/>
          </w:tblBorders>
        </w:tblPrEx>
        <w:tc>
          <w:tcPr>
            <w:tcW w:w="8640" w:type="dxa"/>
            <w:gridSpan w:val="3"/>
            <w:tcBorders>
              <w:top w:val="single" w:sz="4" w:space="0" w:color="auto"/>
              <w:bottom w:val="double" w:sz="4" w:space="0" w:color="auto"/>
            </w:tcBorders>
          </w:tcPr>
          <w:p ns2:paraId="466585C7" ns2:textId="77777777" w:rsidR="00100E97" w:rsidRDefault="00100E97" w:rsidP="00100E97">
            <w:pPr>
              <w:spacing w:before="30" w:after="30"/>
              <w:ind w:left="160" w:right="1" w:hanging="160"/>
              <w:rPr>
                <w:sz w:val="18"/>
                <w:szCs w:val="18"/>
              </w:rPr>
            </w:pPr>
            <w:r>
              <w:rPr>
                <w:sz w:val="18"/>
                <w:szCs w:val="18"/>
              </w:rPr>
              <w:t>Every participant is counted a single time for each applicable row and column.</w:t>
            </w:r>
          </w:p>
          <w:p ns2:paraId="3FCA0B38" ns2:textId="77777777" w:rsidR="00100E97" w:rsidRDefault="00100E97" w:rsidP="00100E97">
            <w:pPr>
              <w:spacing w:before="30" w:after="30"/>
              <w:ind w:left="160" w:right="1" w:hanging="160"/>
              <w:rPr>
                <w:sz w:val="18"/>
                <w:szCs w:val="18"/>
              </w:rPr>
            </w:pPr>
            <w:r>
              <w:rPr>
                <w:sz w:val="18"/>
                <w:szCs w:val="18"/>
              </w:rPr>
              <w:t xml:space="preserve"> A specific adverse event appears on this report only if its incidence in one or more of the columns meets the incidence criterion in the report title, after rounding.</w:t>
            </w:r>
          </w:p>
          <w:p ns2:paraId="451D3AB6" ns2:textId="77777777" w:rsidR="00100E97" w:rsidRDefault="00100E97" w:rsidP="00100E97">
            <w:pPr>
              <w:spacing w:before="30" w:after="30"/>
              <w:ind w:left="160" w:right="1" w:hanging="160"/>
              <w:rPr>
                <w:sz w:val="18"/>
                <w:szCs w:val="18"/>
              </w:rPr>
            </w:pPr>
            <w:r>
              <w:rPr>
                <w:sz w:val="18"/>
                <w:szCs w:val="18"/>
              </w:rPr>
              <w:t xml:space="preserve"> Adverse events occurring within 30 days after last infusion of study drug are included.</w:t>
            </w:r>
          </w:p>
          <w:p ns2:paraId="0D622A04" ns2:textId="77777777" w:rsidR="00100E97" w:rsidRDefault="00100E97" w:rsidP="00100E97">
            <w:pPr>
              <w:spacing w:before="30" w:after="30"/>
              <w:ind w:left="160" w:right="1" w:hanging="160"/>
              <w:rPr>
                <w:sz w:val="18"/>
                <w:szCs w:val="18"/>
              </w:rPr>
            </w:pPr>
            <w:r>
              <w:rPr>
                <w:sz w:val="18"/>
                <w:szCs w:val="18"/>
              </w:rPr>
              <w:t xml:space="preserve"> MedDRA preferred terms "Neoplasm progression", "Malignant neoplasm progression" and "Disease progression" not related to the drug are excluded.</w:t>
            </w:r>
          </w:p>
          <w:p ns2:paraId="71605788" ns2:textId="09F2A363" w:rsidR="00AF3873" w:rsidRDefault="00100E97" w:rsidP="00100E97">
            <w:pPr>
              <w:tabs>
                <w:tab w:val="decimal" w:pos="522"/>
                <w:tab w:val="left" w:pos="602"/>
              </w:tabs>
              <w:spacing w:before="15" w:after="15"/>
              <w:rPr>
                <w:sz w:val="18"/>
                <w:szCs w:val="18"/>
              </w:rPr>
            </w:pPr>
            <w:r>
              <w:rPr>
                <w:sz w:val="18"/>
                <w:szCs w:val="18"/>
              </w:rPr>
              <w:t xml:space="preserve"> Database cutoff date: 19APR2024</w:t>
            </w:r>
          </w:p>
        </w:tc>
      </w:tr>
      <w:tr w:rsidR="00AF3873" ns2:paraId="47867AD8" ns2:textId="77777777" w:rsidTr="00100E97">
        <w:tblPrEx>
          <w:tblBorders>
            <w:top w:val="single" w:sz="6" w:space="0" w:color="auto"/>
            <w:bottom w:val="single" w:sz="6" w:space="0" w:color="auto"/>
          </w:tblBorders>
        </w:tblPrEx>
        <w:tc>
          <w:tcPr>
            <w:tcW w:w="8640" w:type="dxa"/>
            <w:gridSpan w:val="3"/>
            <w:tcBorders>
              <w:top w:val="double" w:sz="4" w:space="0" w:color="auto"/>
              <w:left w:val="nil"/>
              <w:bottom w:val="nil"/>
              <w:right w:val="nil"/>
            </w:tcBorders>
          </w:tcPr>
          <w:p ns2:paraId="71904A7C" ns2:textId="6B279DD3" w:rsidR="00AF3873" w:rsidRDefault="00100E97">
            <w:pPr>
              <w:tabs>
                <w:tab w:val="decimal" w:pos="522"/>
                <w:tab w:val="left" w:pos="602"/>
              </w:tabs>
              <w:spacing w:before="15" w:after="15"/>
              <w:rPr>
                <w:sz w:val="18"/>
                <w:szCs w:val="18"/>
              </w:rPr>
            </w:pPr>
            <w:r>
              <w:rPr>
                <w:sz w:val="18"/>
                <w:szCs w:val="18"/>
              </w:rPr>
              <w:t>Source:  [P017MK2870: adam-adsl; adae]</w:t>
            </w:r>
          </w:p>
        </w:tc>
      </w:tr>
    </w:tbl>
    <w:p ns2:paraId="126FC118" ns2:textId="77777777" w:rsidR="00C44B67" w:rsidRDefault="00C44B67">
      <w:ins w:id="13295" w:author="GoldenCorpusHarness" w:date="2026-03-28T21:57:55Z">
        <w:r>
          <w:t>Table 50Study MK-9999-02A: Adverse Event Summary</w:t>
        </w:r>
      </w:ins>
    </w:p>
    <w:p ns2:paraId="45897565" ns2:textId="34C74FFE" w:rsidR="007243AD" w:rsidRPr="0072051E" w:rsidRDefault="007243AD" w:rsidP="000251E8">
      <w:pPr>
        <w:pStyle w:val="TableTitle"/>
      </w:pPr>
      <w:bookmarkStart w:id="555" w:name="_Ref176302744"/>
      <w:bookmarkStart w:id="556" w:name="_Toc180400076"/>
      <w:r w:rsidRPr="0072051E">
        <w:lastRenderedPageBreak/>
        <w:t>Table</w:t>
      </w:r>
      <w:r w:rsidR="00764ABC" w:rsidRPr="0072051E">
        <w:t xml:space="preserve"> </w:t>
      </w:r>
      <w:r w:rsidR="00E45E19">
        <w:rPr>
          <w:noProof/>
        </w:rPr>
        <w:t>77</w:t>
      </w:r>
      <w:bookmarkEnd w:id="555"/>
      <w:r w:rsidRPr="0072051E">
        <w:tab/>
        <w:t>Study MK-2870-017</w:t>
      </w:r>
      <w:r w:rsidR="00764ABC" w:rsidRPr="0072051E">
        <w:t xml:space="preserve"> (SKB264-II-08</w:t>
      </w:r>
      <w:r w:rsidRPr="0072051E">
        <w:t>): Participants With Drug-</w:t>
      </w:r>
      <w:r w:rsidR="005A2854" w:rsidRPr="0072051E">
        <w:t>r</w:t>
      </w:r>
      <w:r w:rsidRPr="0072051E">
        <w:t>elated Adverse Events (Incidence ≥10%) (APaT Population)</w:t>
      </w:r>
      <w:bookmarkEnd w:id="556"/>
    </w:p>
    <w:tbl>
      <w:tblPr>
        <w:tblW w:w="0" w:type="auto"/>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5760"/>
        <w:gridCol w:w="1440"/>
        <w:gridCol w:w="1440"/>
      </w:tblGrid>
      <w:tr w:rsidR="00F81CCB" w:rsidRPr="0072051E" ns2:paraId="056A2C2B" ns2:textId="77777777" w:rsidTr="00EA39FE">
        <w:tc>
          <w:tcPr>
            <w:tcW w:w="5760" w:type="dxa"/>
            <w:tcBorders>
              <w:top w:val="double" w:sz="6" w:space="0" w:color="auto"/>
              <w:bottom w:val="nil"/>
              <w:right w:val="single" w:sz="2" w:space="0" w:color="auto"/>
            </w:tcBorders>
          </w:tcPr>
          <w:p ns2:paraId="45698E50" ns2:textId="77777777" w:rsidR="00F81CCB" w:rsidRPr="0072051E" w:rsidRDefault="00F81CCB">
            <w:pPr>
              <w:spacing w:before="15" w:after="15"/>
              <w:rPr>
                <w:sz w:val="18"/>
                <w:szCs w:val="18"/>
              </w:rPr>
            </w:pPr>
          </w:p>
        </w:tc>
        <w:tc>
          <w:tcPr>
            <w:tcW w:w="2880" w:type="dxa"/>
            <w:gridSpan w:val="2"/>
            <w:tcBorders>
              <w:top w:val="double" w:sz="6" w:space="0" w:color="auto"/>
              <w:left w:val="nil"/>
              <w:bottom w:val="single" w:sz="2" w:space="0" w:color="auto"/>
            </w:tcBorders>
          </w:tcPr>
          <w:p ns2:paraId="7D857F1B" ns2:textId="64D54977" w:rsidR="00F81CCB" w:rsidRPr="0072051E" w:rsidRDefault="00210F42">
            <w:pPr>
              <w:spacing w:before="15" w:after="15"/>
              <w:jc w:val="center"/>
              <w:rPr>
                <w:sz w:val="18"/>
                <w:szCs w:val="18"/>
              </w:rPr>
            </w:pPr>
            <w:r w:rsidRPr="0072051E">
              <w:rPr>
                <w:sz w:val="18"/>
                <w:szCs w:val="18"/>
              </w:rPr>
              <w:t>sac-TMT</w:t>
            </w:r>
            <w:r w:rsidR="00F81CCB" w:rsidRPr="0072051E">
              <w:rPr>
                <w:sz w:val="18"/>
                <w:szCs w:val="18"/>
              </w:rPr>
              <w:t xml:space="preserve"> 5 mg/kg </w:t>
            </w:r>
          </w:p>
        </w:tc>
      </w:tr>
      <w:tr w:rsidR="00F81CCB" w:rsidRPr="0072051E" ns2:paraId="763B3D53" ns2:textId="77777777" w:rsidTr="00EA39FE">
        <w:tblPrEx>
          <w:tblBorders>
            <w:top w:val="single" w:sz="6" w:space="0" w:color="auto"/>
            <w:bottom w:val="single" w:sz="6" w:space="0" w:color="auto"/>
          </w:tblBorders>
        </w:tblPrEx>
        <w:tc>
          <w:tcPr>
            <w:tcW w:w="5760" w:type="dxa"/>
            <w:tcBorders>
              <w:top w:val="nil"/>
              <w:bottom w:val="single" w:sz="2" w:space="0" w:color="auto"/>
              <w:right w:val="single" w:sz="2" w:space="0" w:color="auto"/>
            </w:tcBorders>
          </w:tcPr>
          <w:p ns2:paraId="552D1CC0" ns2:textId="77777777" w:rsidR="00F81CCB" w:rsidRPr="0072051E" w:rsidRDefault="00F81CCB">
            <w:pPr>
              <w:spacing w:before="15" w:after="15"/>
              <w:rPr>
                <w:sz w:val="18"/>
                <w:szCs w:val="18"/>
              </w:rPr>
            </w:pPr>
          </w:p>
        </w:tc>
        <w:tc>
          <w:tcPr>
            <w:tcW w:w="1440" w:type="dxa"/>
            <w:tcBorders>
              <w:top w:val="nil"/>
              <w:left w:val="nil"/>
              <w:bottom w:val="single" w:sz="2" w:space="0" w:color="auto"/>
              <w:right w:val="nil"/>
            </w:tcBorders>
          </w:tcPr>
          <w:p ns2:paraId="3EB4D541" ns2:textId="77777777" w:rsidR="00F81CCB" w:rsidRPr="0072051E" w:rsidRDefault="00F81CCB">
            <w:pPr>
              <w:spacing w:before="15" w:after="15"/>
              <w:jc w:val="center"/>
              <w:rPr>
                <w:sz w:val="18"/>
                <w:szCs w:val="18"/>
              </w:rPr>
            </w:pPr>
            <w:r w:rsidRPr="0072051E">
              <w:rPr>
                <w:sz w:val="18"/>
                <w:szCs w:val="18"/>
              </w:rPr>
              <w:t xml:space="preserve">n </w:t>
            </w:r>
          </w:p>
        </w:tc>
        <w:tc>
          <w:tcPr>
            <w:tcW w:w="1440" w:type="dxa"/>
            <w:tcBorders>
              <w:top w:val="nil"/>
              <w:left w:val="nil"/>
              <w:bottom w:val="single" w:sz="2" w:space="0" w:color="auto"/>
            </w:tcBorders>
          </w:tcPr>
          <w:p ns2:paraId="3A6600D8" ns2:textId="77777777" w:rsidR="00F81CCB" w:rsidRPr="0072051E" w:rsidRDefault="00F81CCB">
            <w:pPr>
              <w:spacing w:before="15" w:after="15"/>
              <w:jc w:val="center"/>
              <w:rPr>
                <w:sz w:val="18"/>
                <w:szCs w:val="18"/>
              </w:rPr>
            </w:pPr>
            <w:r w:rsidRPr="0072051E">
              <w:rPr>
                <w:sz w:val="18"/>
                <w:szCs w:val="18"/>
              </w:rPr>
              <w:t xml:space="preserve">(%) </w:t>
            </w:r>
          </w:p>
        </w:tc>
      </w:tr>
      <w:tr w:rsidR="00F81CCB" w:rsidRPr="0072051E" ns2:paraId="3E13D7CF" ns2: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ns2:paraId="59AC97B4" ns2:textId="77777777" w:rsidR="00F81CCB" w:rsidRPr="0072051E" w:rsidRDefault="00F81CCB">
            <w:pPr>
              <w:spacing w:before="15" w:after="15"/>
              <w:ind w:left="160" w:right="1" w:hanging="160"/>
              <w:rPr>
                <w:sz w:val="18"/>
                <w:szCs w:val="18"/>
              </w:rPr>
            </w:pPr>
            <w:r w:rsidRPr="0072051E">
              <w:rPr>
                <w:sz w:val="18"/>
                <w:szCs w:val="18"/>
              </w:rPr>
              <w:t xml:space="preserve"> Participants in population </w:t>
            </w:r>
          </w:p>
        </w:tc>
        <w:tc>
          <w:tcPr>
            <w:tcW w:w="1440" w:type="dxa"/>
            <w:tcBorders>
              <w:top w:val="nil"/>
              <w:left w:val="nil"/>
              <w:bottom w:val="nil"/>
              <w:right w:val="nil"/>
            </w:tcBorders>
          </w:tcPr>
          <w:p ns2:paraId="4D44CCA6" ns2:textId="77777777" w:rsidR="00F81CCB" w:rsidRPr="0072051E" w:rsidRDefault="00F81CCB">
            <w:pPr>
              <w:tabs>
                <w:tab w:val="decimal" w:pos="747"/>
                <w:tab w:val="left" w:pos="827"/>
              </w:tabs>
              <w:spacing w:before="15" w:after="15"/>
              <w:rPr>
                <w:sz w:val="18"/>
                <w:szCs w:val="18"/>
              </w:rPr>
            </w:pPr>
            <w:r w:rsidRPr="0072051E">
              <w:rPr>
                <w:sz w:val="18"/>
                <w:szCs w:val="18"/>
              </w:rPr>
              <w:tab/>
              <w:t xml:space="preserve">158 </w:t>
            </w:r>
          </w:p>
        </w:tc>
        <w:tc>
          <w:tcPr>
            <w:tcW w:w="1440" w:type="dxa"/>
            <w:tcBorders>
              <w:top w:val="nil"/>
              <w:left w:val="nil"/>
              <w:bottom w:val="nil"/>
            </w:tcBorders>
          </w:tcPr>
          <w:p ns2:paraId="636BEA99" ns2:textId="77777777" w:rsidR="00F81CCB" w:rsidRPr="0072051E" w:rsidRDefault="00F81CCB">
            <w:pPr>
              <w:tabs>
                <w:tab w:val="decimal" w:pos="522"/>
                <w:tab w:val="left" w:pos="602"/>
              </w:tabs>
              <w:spacing w:before="15" w:after="15"/>
              <w:rPr>
                <w:sz w:val="18"/>
                <w:szCs w:val="18"/>
              </w:rPr>
            </w:pPr>
            <w:r w:rsidRPr="0072051E">
              <w:rPr>
                <w:sz w:val="18"/>
                <w:szCs w:val="18"/>
              </w:rPr>
              <w:tab/>
            </w:r>
          </w:p>
        </w:tc>
      </w:tr>
      <w:tr w:rsidR="00F81CCB" w:rsidRPr="0072051E" ns2:paraId="40A7BAB8" ns2: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ns2:paraId="1A4AED14" ns2:textId="77777777" w:rsidR="00F81CCB" w:rsidRPr="0072051E" w:rsidRDefault="00F81CCB">
            <w:pPr>
              <w:spacing w:before="15" w:after="15"/>
              <w:ind w:left="160" w:right="1" w:hanging="160"/>
              <w:rPr>
                <w:sz w:val="18"/>
                <w:szCs w:val="18"/>
              </w:rPr>
            </w:pPr>
            <w:r w:rsidRPr="0072051E">
              <w:rPr>
                <w:sz w:val="18"/>
                <w:szCs w:val="18"/>
              </w:rPr>
              <w:t xml:space="preserve">   with one or more adverse events </w:t>
            </w:r>
          </w:p>
        </w:tc>
        <w:tc>
          <w:tcPr>
            <w:tcW w:w="1440" w:type="dxa"/>
            <w:tcBorders>
              <w:top w:val="nil"/>
              <w:left w:val="nil"/>
              <w:bottom w:val="nil"/>
              <w:right w:val="nil"/>
            </w:tcBorders>
          </w:tcPr>
          <w:p ns2:paraId="4775D9AE" ns2:textId="77777777" w:rsidR="00F81CCB" w:rsidRPr="0072051E" w:rsidRDefault="00F81CCB">
            <w:pPr>
              <w:tabs>
                <w:tab w:val="decimal" w:pos="747"/>
                <w:tab w:val="left" w:pos="827"/>
              </w:tabs>
              <w:spacing w:before="15" w:after="15"/>
              <w:rPr>
                <w:sz w:val="18"/>
                <w:szCs w:val="18"/>
              </w:rPr>
            </w:pPr>
            <w:r w:rsidRPr="0072051E">
              <w:rPr>
                <w:sz w:val="18"/>
                <w:szCs w:val="18"/>
              </w:rPr>
              <w:tab/>
              <w:t xml:space="preserve">154 </w:t>
            </w:r>
          </w:p>
        </w:tc>
        <w:tc>
          <w:tcPr>
            <w:tcW w:w="1440" w:type="dxa"/>
            <w:tcBorders>
              <w:top w:val="nil"/>
              <w:left w:val="nil"/>
              <w:bottom w:val="nil"/>
            </w:tcBorders>
          </w:tcPr>
          <w:p ns2:paraId="0F2CB1A5" ns2:textId="77777777" w:rsidR="00F81CCB" w:rsidRPr="0072051E" w:rsidRDefault="00F81CCB">
            <w:pPr>
              <w:tabs>
                <w:tab w:val="decimal" w:pos="522"/>
                <w:tab w:val="left" w:pos="602"/>
              </w:tabs>
              <w:spacing w:before="15" w:after="15"/>
              <w:rPr>
                <w:sz w:val="18"/>
                <w:szCs w:val="18"/>
              </w:rPr>
            </w:pPr>
            <w:r w:rsidRPr="0072051E">
              <w:rPr>
                <w:sz w:val="18"/>
                <w:szCs w:val="18"/>
              </w:rPr>
              <w:tab/>
              <w:t xml:space="preserve">(97.5) </w:t>
            </w:r>
          </w:p>
        </w:tc>
      </w:tr>
      <w:tr w:rsidR="00F81CCB" w:rsidRPr="0072051E" ns2:paraId="0AAACA67" ns2: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ns2:paraId="7DB2EC06" ns2:textId="77777777" w:rsidR="00F81CCB" w:rsidRPr="0072051E" w:rsidRDefault="00F81CCB">
            <w:pPr>
              <w:spacing w:before="15" w:after="15"/>
              <w:ind w:left="160" w:right="1" w:hanging="160"/>
              <w:rPr>
                <w:sz w:val="18"/>
                <w:szCs w:val="18"/>
              </w:rPr>
            </w:pPr>
            <w:r w:rsidRPr="0072051E">
              <w:rPr>
                <w:sz w:val="18"/>
                <w:szCs w:val="18"/>
              </w:rPr>
              <w:t xml:space="preserve">   with no adverse events </w:t>
            </w:r>
          </w:p>
        </w:tc>
        <w:tc>
          <w:tcPr>
            <w:tcW w:w="1440" w:type="dxa"/>
            <w:tcBorders>
              <w:top w:val="nil"/>
              <w:left w:val="nil"/>
              <w:bottom w:val="nil"/>
              <w:right w:val="nil"/>
            </w:tcBorders>
          </w:tcPr>
          <w:p ns2:paraId="54159173" ns2:textId="77777777" w:rsidR="00F81CCB" w:rsidRPr="0072051E" w:rsidRDefault="00F81CCB">
            <w:pPr>
              <w:tabs>
                <w:tab w:val="decimal" w:pos="747"/>
                <w:tab w:val="left" w:pos="827"/>
              </w:tabs>
              <w:spacing w:before="15" w:after="15"/>
              <w:rPr>
                <w:sz w:val="18"/>
                <w:szCs w:val="18"/>
              </w:rPr>
            </w:pPr>
            <w:r w:rsidRPr="0072051E">
              <w:rPr>
                <w:sz w:val="18"/>
                <w:szCs w:val="18"/>
              </w:rPr>
              <w:tab/>
              <w:t xml:space="preserve">4 </w:t>
            </w:r>
          </w:p>
        </w:tc>
        <w:tc>
          <w:tcPr>
            <w:tcW w:w="1440" w:type="dxa"/>
            <w:tcBorders>
              <w:top w:val="nil"/>
              <w:left w:val="nil"/>
              <w:bottom w:val="nil"/>
            </w:tcBorders>
          </w:tcPr>
          <w:p ns2:paraId="5A79B893" ns2:textId="77777777" w:rsidR="00F81CCB" w:rsidRPr="0072051E" w:rsidRDefault="00F81CCB">
            <w:pPr>
              <w:tabs>
                <w:tab w:val="decimal" w:pos="522"/>
                <w:tab w:val="left" w:pos="602"/>
              </w:tabs>
              <w:spacing w:before="15" w:after="15"/>
              <w:rPr>
                <w:sz w:val="18"/>
                <w:szCs w:val="18"/>
              </w:rPr>
            </w:pPr>
            <w:r w:rsidRPr="0072051E">
              <w:rPr>
                <w:sz w:val="18"/>
                <w:szCs w:val="18"/>
              </w:rPr>
              <w:tab/>
              <w:t xml:space="preserve">(2.5) </w:t>
            </w:r>
          </w:p>
        </w:tc>
      </w:tr>
      <w:tr w:rsidR="00F81CCB" w:rsidRPr="0072051E" ns2:paraId="0ADE23D2" ns2: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ns2:paraId="55239394" ns2:textId="77777777" w:rsidR="00F81CCB" w:rsidRPr="0072051E" w:rsidRDefault="00F81CCB">
            <w:pPr>
              <w:spacing w:before="15" w:after="15"/>
              <w:rPr>
                <w:sz w:val="18"/>
                <w:szCs w:val="18"/>
              </w:rPr>
            </w:pPr>
          </w:p>
        </w:tc>
        <w:tc>
          <w:tcPr>
            <w:tcW w:w="1440" w:type="dxa"/>
            <w:tcBorders>
              <w:top w:val="nil"/>
              <w:left w:val="nil"/>
              <w:bottom w:val="nil"/>
              <w:right w:val="nil"/>
            </w:tcBorders>
          </w:tcPr>
          <w:p ns2:paraId="50E17D84" ns2:textId="77777777" w:rsidR="00F81CCB" w:rsidRPr="0072051E" w:rsidRDefault="00F81CCB">
            <w:pPr>
              <w:tabs>
                <w:tab w:val="decimal" w:pos="747"/>
                <w:tab w:val="left" w:pos="827"/>
              </w:tabs>
              <w:spacing w:before="15" w:after="15"/>
              <w:rPr>
                <w:sz w:val="18"/>
                <w:szCs w:val="18"/>
              </w:rPr>
            </w:pPr>
            <w:r w:rsidRPr="0072051E">
              <w:rPr>
                <w:sz w:val="18"/>
                <w:szCs w:val="18"/>
              </w:rPr>
              <w:tab/>
            </w:r>
          </w:p>
        </w:tc>
        <w:tc>
          <w:tcPr>
            <w:tcW w:w="1440" w:type="dxa"/>
            <w:tcBorders>
              <w:top w:val="nil"/>
              <w:left w:val="nil"/>
              <w:bottom w:val="nil"/>
            </w:tcBorders>
          </w:tcPr>
          <w:p ns2:paraId="7599083E" ns2:textId="77777777" w:rsidR="00F81CCB" w:rsidRPr="0072051E" w:rsidRDefault="00F81CCB">
            <w:pPr>
              <w:tabs>
                <w:tab w:val="decimal" w:pos="522"/>
                <w:tab w:val="left" w:pos="602"/>
              </w:tabs>
              <w:spacing w:before="15" w:after="15"/>
              <w:rPr>
                <w:sz w:val="18"/>
                <w:szCs w:val="18"/>
              </w:rPr>
            </w:pPr>
            <w:r w:rsidRPr="0072051E">
              <w:rPr>
                <w:sz w:val="18"/>
                <w:szCs w:val="18"/>
              </w:rPr>
              <w:tab/>
            </w:r>
          </w:p>
        </w:tc>
      </w:tr>
      <w:tr w:rsidR="00F81CCB" w:rsidRPr="0072051E" ns2:paraId="635D241E" ns2: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ns2:paraId="0710D4FB" ns2:textId="77777777" w:rsidR="00F81CCB" w:rsidRPr="0072051E" w:rsidRDefault="00F81CCB">
            <w:pPr>
              <w:spacing w:before="15" w:after="15"/>
              <w:ind w:left="160" w:right="1" w:hanging="160"/>
              <w:rPr>
                <w:sz w:val="18"/>
                <w:szCs w:val="18"/>
              </w:rPr>
            </w:pPr>
            <w:r w:rsidRPr="0072051E">
              <w:rPr>
                <w:sz w:val="18"/>
                <w:szCs w:val="18"/>
              </w:rPr>
              <w:t xml:space="preserve">   Anaemia </w:t>
            </w:r>
          </w:p>
        </w:tc>
        <w:tc>
          <w:tcPr>
            <w:tcW w:w="1440" w:type="dxa"/>
            <w:tcBorders>
              <w:top w:val="nil"/>
              <w:left w:val="nil"/>
              <w:bottom w:val="nil"/>
              <w:right w:val="nil"/>
            </w:tcBorders>
          </w:tcPr>
          <w:p ns2:paraId="2BC762AC" ns2:textId="77777777" w:rsidR="00F81CCB" w:rsidRPr="0072051E" w:rsidRDefault="00F81CCB">
            <w:pPr>
              <w:tabs>
                <w:tab w:val="decimal" w:pos="747"/>
                <w:tab w:val="left" w:pos="827"/>
              </w:tabs>
              <w:spacing w:before="15" w:after="15"/>
              <w:rPr>
                <w:sz w:val="18"/>
                <w:szCs w:val="18"/>
              </w:rPr>
            </w:pPr>
            <w:r w:rsidRPr="0072051E">
              <w:rPr>
                <w:sz w:val="18"/>
                <w:szCs w:val="18"/>
              </w:rPr>
              <w:tab/>
              <w:t xml:space="preserve">127 </w:t>
            </w:r>
          </w:p>
        </w:tc>
        <w:tc>
          <w:tcPr>
            <w:tcW w:w="1440" w:type="dxa"/>
            <w:tcBorders>
              <w:top w:val="nil"/>
              <w:left w:val="nil"/>
              <w:bottom w:val="nil"/>
            </w:tcBorders>
          </w:tcPr>
          <w:p ns2:paraId="1B2130E3" ns2:textId="77777777" w:rsidR="00F81CCB" w:rsidRPr="0072051E" w:rsidRDefault="00F81CCB">
            <w:pPr>
              <w:tabs>
                <w:tab w:val="decimal" w:pos="522"/>
                <w:tab w:val="left" w:pos="602"/>
              </w:tabs>
              <w:spacing w:before="15" w:after="15"/>
              <w:rPr>
                <w:sz w:val="18"/>
                <w:szCs w:val="18"/>
              </w:rPr>
            </w:pPr>
            <w:r w:rsidRPr="0072051E">
              <w:rPr>
                <w:sz w:val="18"/>
                <w:szCs w:val="18"/>
              </w:rPr>
              <w:tab/>
              <w:t xml:space="preserve">(80.4) </w:t>
            </w:r>
          </w:p>
        </w:tc>
      </w:tr>
      <w:tr w:rsidR="00F81CCB" w:rsidRPr="0072051E" ns2:paraId="7708F9A1" ns2: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ns2:paraId="073F80D2" ns2:textId="77777777" w:rsidR="00F81CCB" w:rsidRPr="0072051E" w:rsidRDefault="00F81CCB">
            <w:pPr>
              <w:spacing w:before="15" w:after="15"/>
              <w:ind w:left="160" w:right="1" w:hanging="160"/>
              <w:rPr>
                <w:sz w:val="18"/>
                <w:szCs w:val="18"/>
              </w:rPr>
            </w:pPr>
            <w:r w:rsidRPr="0072051E">
              <w:rPr>
                <w:sz w:val="18"/>
                <w:szCs w:val="18"/>
              </w:rPr>
              <w:t xml:space="preserve">   White blood cell count decreased </w:t>
            </w:r>
          </w:p>
        </w:tc>
        <w:tc>
          <w:tcPr>
            <w:tcW w:w="1440" w:type="dxa"/>
            <w:tcBorders>
              <w:top w:val="nil"/>
              <w:left w:val="nil"/>
              <w:bottom w:val="nil"/>
              <w:right w:val="nil"/>
            </w:tcBorders>
          </w:tcPr>
          <w:p ns2:paraId="2A3DBDAD" ns2:textId="77777777" w:rsidR="00F81CCB" w:rsidRPr="0072051E" w:rsidRDefault="00F81CCB">
            <w:pPr>
              <w:tabs>
                <w:tab w:val="decimal" w:pos="747"/>
                <w:tab w:val="left" w:pos="827"/>
              </w:tabs>
              <w:spacing w:before="15" w:after="15"/>
              <w:rPr>
                <w:sz w:val="18"/>
                <w:szCs w:val="18"/>
              </w:rPr>
            </w:pPr>
            <w:r w:rsidRPr="0072051E">
              <w:rPr>
                <w:sz w:val="18"/>
                <w:szCs w:val="18"/>
              </w:rPr>
              <w:tab/>
              <w:t xml:space="preserve">117 </w:t>
            </w:r>
          </w:p>
        </w:tc>
        <w:tc>
          <w:tcPr>
            <w:tcW w:w="1440" w:type="dxa"/>
            <w:tcBorders>
              <w:top w:val="nil"/>
              <w:left w:val="nil"/>
              <w:bottom w:val="nil"/>
            </w:tcBorders>
          </w:tcPr>
          <w:p ns2:paraId="1DA250F8" ns2:textId="77777777" w:rsidR="00F81CCB" w:rsidRPr="0072051E" w:rsidRDefault="00F81CCB">
            <w:pPr>
              <w:tabs>
                <w:tab w:val="decimal" w:pos="522"/>
                <w:tab w:val="left" w:pos="602"/>
              </w:tabs>
              <w:spacing w:before="15" w:after="15"/>
              <w:rPr>
                <w:sz w:val="18"/>
                <w:szCs w:val="18"/>
              </w:rPr>
            </w:pPr>
            <w:r w:rsidRPr="0072051E">
              <w:rPr>
                <w:sz w:val="18"/>
                <w:szCs w:val="18"/>
              </w:rPr>
              <w:tab/>
              <w:t xml:space="preserve">(74.1) </w:t>
            </w:r>
          </w:p>
        </w:tc>
      </w:tr>
      <w:tr w:rsidR="00F81CCB" w:rsidRPr="0072051E" ns2:paraId="2AE1DD32" ns2: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ns2:paraId="2E5D96E4" ns2:textId="77777777" w:rsidR="00F81CCB" w:rsidRPr="0072051E" w:rsidRDefault="00F81CCB">
            <w:pPr>
              <w:spacing w:before="15" w:after="15"/>
              <w:ind w:left="160" w:right="1" w:hanging="160"/>
              <w:rPr>
                <w:sz w:val="18"/>
                <w:szCs w:val="18"/>
              </w:rPr>
            </w:pPr>
            <w:r w:rsidRPr="0072051E">
              <w:rPr>
                <w:sz w:val="18"/>
                <w:szCs w:val="18"/>
              </w:rPr>
              <w:t xml:space="preserve">   Neutrophil count decreased </w:t>
            </w:r>
          </w:p>
        </w:tc>
        <w:tc>
          <w:tcPr>
            <w:tcW w:w="1440" w:type="dxa"/>
            <w:tcBorders>
              <w:top w:val="nil"/>
              <w:left w:val="nil"/>
              <w:bottom w:val="nil"/>
              <w:right w:val="nil"/>
            </w:tcBorders>
          </w:tcPr>
          <w:p ns2:paraId="577276FA" ns2:textId="77777777" w:rsidR="00F81CCB" w:rsidRPr="0072051E" w:rsidRDefault="00F81CCB">
            <w:pPr>
              <w:tabs>
                <w:tab w:val="decimal" w:pos="747"/>
                <w:tab w:val="left" w:pos="827"/>
              </w:tabs>
              <w:spacing w:before="15" w:after="15"/>
              <w:rPr>
                <w:sz w:val="18"/>
                <w:szCs w:val="18"/>
              </w:rPr>
            </w:pPr>
            <w:r w:rsidRPr="0072051E">
              <w:rPr>
                <w:sz w:val="18"/>
                <w:szCs w:val="18"/>
              </w:rPr>
              <w:tab/>
              <w:t xml:space="preserve">112 </w:t>
            </w:r>
          </w:p>
        </w:tc>
        <w:tc>
          <w:tcPr>
            <w:tcW w:w="1440" w:type="dxa"/>
            <w:tcBorders>
              <w:top w:val="nil"/>
              <w:left w:val="nil"/>
              <w:bottom w:val="nil"/>
            </w:tcBorders>
          </w:tcPr>
          <w:p ns2:paraId="5D4B3FF7" ns2:textId="77777777" w:rsidR="00F81CCB" w:rsidRPr="0072051E" w:rsidRDefault="00F81CCB">
            <w:pPr>
              <w:tabs>
                <w:tab w:val="decimal" w:pos="522"/>
                <w:tab w:val="left" w:pos="602"/>
              </w:tabs>
              <w:spacing w:before="15" w:after="15"/>
              <w:rPr>
                <w:sz w:val="18"/>
                <w:szCs w:val="18"/>
              </w:rPr>
            </w:pPr>
            <w:r w:rsidRPr="0072051E">
              <w:rPr>
                <w:sz w:val="18"/>
                <w:szCs w:val="18"/>
              </w:rPr>
              <w:tab/>
              <w:t xml:space="preserve">(70.9) </w:t>
            </w:r>
          </w:p>
        </w:tc>
      </w:tr>
      <w:tr w:rsidR="00F81CCB" w:rsidRPr="0072051E" ns2:paraId="665EA2D9" ns2: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ns2:paraId="35EF814F" ns2:textId="77777777" w:rsidR="00F81CCB" w:rsidRPr="0072051E" w:rsidRDefault="00F81CCB">
            <w:pPr>
              <w:spacing w:before="15" w:after="15"/>
              <w:ind w:left="160" w:right="1" w:hanging="160"/>
              <w:rPr>
                <w:sz w:val="18"/>
                <w:szCs w:val="18"/>
              </w:rPr>
            </w:pPr>
            <w:r w:rsidRPr="0072051E">
              <w:rPr>
                <w:sz w:val="18"/>
                <w:szCs w:val="18"/>
              </w:rPr>
              <w:t xml:space="preserve">   Stomatitis </w:t>
            </w:r>
          </w:p>
        </w:tc>
        <w:tc>
          <w:tcPr>
            <w:tcW w:w="1440" w:type="dxa"/>
            <w:tcBorders>
              <w:top w:val="nil"/>
              <w:left w:val="nil"/>
              <w:bottom w:val="nil"/>
              <w:right w:val="nil"/>
            </w:tcBorders>
          </w:tcPr>
          <w:p ns2:paraId="40408BBE" ns2:textId="77777777" w:rsidR="00F81CCB" w:rsidRPr="0072051E" w:rsidRDefault="00F81CCB">
            <w:pPr>
              <w:tabs>
                <w:tab w:val="decimal" w:pos="747"/>
                <w:tab w:val="left" w:pos="827"/>
              </w:tabs>
              <w:spacing w:before="15" w:after="15"/>
              <w:rPr>
                <w:sz w:val="18"/>
                <w:szCs w:val="18"/>
              </w:rPr>
            </w:pPr>
            <w:r w:rsidRPr="0072051E">
              <w:rPr>
                <w:sz w:val="18"/>
                <w:szCs w:val="18"/>
              </w:rPr>
              <w:tab/>
              <w:t xml:space="preserve">81 </w:t>
            </w:r>
          </w:p>
        </w:tc>
        <w:tc>
          <w:tcPr>
            <w:tcW w:w="1440" w:type="dxa"/>
            <w:tcBorders>
              <w:top w:val="nil"/>
              <w:left w:val="nil"/>
              <w:bottom w:val="nil"/>
            </w:tcBorders>
          </w:tcPr>
          <w:p ns2:paraId="073DBBEA" ns2:textId="77777777" w:rsidR="00F81CCB" w:rsidRPr="0072051E" w:rsidRDefault="00F81CCB">
            <w:pPr>
              <w:tabs>
                <w:tab w:val="decimal" w:pos="522"/>
                <w:tab w:val="left" w:pos="602"/>
              </w:tabs>
              <w:spacing w:before="15" w:after="15"/>
              <w:rPr>
                <w:sz w:val="18"/>
                <w:szCs w:val="18"/>
              </w:rPr>
            </w:pPr>
            <w:r w:rsidRPr="0072051E">
              <w:rPr>
                <w:sz w:val="18"/>
                <w:szCs w:val="18"/>
              </w:rPr>
              <w:tab/>
              <w:t xml:space="preserve">(51.3) </w:t>
            </w:r>
          </w:p>
        </w:tc>
      </w:tr>
      <w:tr w:rsidR="00F81CCB" w:rsidRPr="0072051E" ns2:paraId="5BE0F704" ns2: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ns2:paraId="579A4A6E" ns2:textId="77777777" w:rsidR="00F81CCB" w:rsidRPr="0072051E" w:rsidRDefault="00F81CCB">
            <w:pPr>
              <w:spacing w:before="15" w:after="15"/>
              <w:ind w:left="160" w:right="1" w:hanging="160"/>
              <w:rPr>
                <w:sz w:val="18"/>
                <w:szCs w:val="18"/>
              </w:rPr>
            </w:pPr>
            <w:r w:rsidRPr="0072051E">
              <w:rPr>
                <w:sz w:val="18"/>
                <w:szCs w:val="18"/>
              </w:rPr>
              <w:t xml:space="preserve">   Alopecia </w:t>
            </w:r>
          </w:p>
        </w:tc>
        <w:tc>
          <w:tcPr>
            <w:tcW w:w="1440" w:type="dxa"/>
            <w:tcBorders>
              <w:top w:val="nil"/>
              <w:left w:val="nil"/>
              <w:bottom w:val="nil"/>
              <w:right w:val="nil"/>
            </w:tcBorders>
          </w:tcPr>
          <w:p ns2:paraId="55263181" ns2:textId="77777777" w:rsidR="00F81CCB" w:rsidRPr="0072051E" w:rsidRDefault="00F81CCB">
            <w:pPr>
              <w:tabs>
                <w:tab w:val="decimal" w:pos="747"/>
                <w:tab w:val="left" w:pos="827"/>
              </w:tabs>
              <w:spacing w:before="15" w:after="15"/>
              <w:rPr>
                <w:sz w:val="18"/>
                <w:szCs w:val="18"/>
              </w:rPr>
            </w:pPr>
            <w:r w:rsidRPr="0072051E">
              <w:rPr>
                <w:sz w:val="18"/>
                <w:szCs w:val="18"/>
              </w:rPr>
              <w:tab/>
              <w:t xml:space="preserve">65 </w:t>
            </w:r>
          </w:p>
        </w:tc>
        <w:tc>
          <w:tcPr>
            <w:tcW w:w="1440" w:type="dxa"/>
            <w:tcBorders>
              <w:top w:val="nil"/>
              <w:left w:val="nil"/>
              <w:bottom w:val="nil"/>
            </w:tcBorders>
          </w:tcPr>
          <w:p ns2:paraId="35461002" ns2:textId="77777777" w:rsidR="00F81CCB" w:rsidRPr="0072051E" w:rsidRDefault="00F81CCB">
            <w:pPr>
              <w:tabs>
                <w:tab w:val="decimal" w:pos="522"/>
                <w:tab w:val="left" w:pos="602"/>
              </w:tabs>
              <w:spacing w:before="15" w:after="15"/>
              <w:rPr>
                <w:sz w:val="18"/>
                <w:szCs w:val="18"/>
              </w:rPr>
            </w:pPr>
            <w:r w:rsidRPr="0072051E">
              <w:rPr>
                <w:sz w:val="18"/>
                <w:szCs w:val="18"/>
              </w:rPr>
              <w:tab/>
              <w:t xml:space="preserve">(41.1) </w:t>
            </w:r>
          </w:p>
        </w:tc>
      </w:tr>
      <w:tr w:rsidR="00F81CCB" w:rsidRPr="0072051E" ns2:paraId="0096FE72" ns2: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ns2:paraId="60712992" ns2:textId="77777777" w:rsidR="00F81CCB" w:rsidRPr="0072051E" w:rsidRDefault="00F81CCB">
            <w:pPr>
              <w:spacing w:before="15" w:after="15"/>
              <w:ind w:left="160" w:right="1" w:hanging="160"/>
              <w:rPr>
                <w:sz w:val="18"/>
                <w:szCs w:val="18"/>
              </w:rPr>
            </w:pPr>
            <w:r w:rsidRPr="0072051E">
              <w:rPr>
                <w:sz w:val="18"/>
                <w:szCs w:val="18"/>
              </w:rPr>
              <w:t xml:space="preserve">   Platelet count decreased </w:t>
            </w:r>
          </w:p>
        </w:tc>
        <w:tc>
          <w:tcPr>
            <w:tcW w:w="1440" w:type="dxa"/>
            <w:tcBorders>
              <w:top w:val="nil"/>
              <w:left w:val="nil"/>
              <w:bottom w:val="nil"/>
              <w:right w:val="nil"/>
            </w:tcBorders>
          </w:tcPr>
          <w:p ns2:paraId="7054AD10" ns2:textId="77777777" w:rsidR="00F81CCB" w:rsidRPr="0072051E" w:rsidRDefault="00F81CCB">
            <w:pPr>
              <w:tabs>
                <w:tab w:val="decimal" w:pos="747"/>
                <w:tab w:val="left" w:pos="827"/>
              </w:tabs>
              <w:spacing w:before="15" w:after="15"/>
              <w:rPr>
                <w:sz w:val="18"/>
                <w:szCs w:val="18"/>
              </w:rPr>
            </w:pPr>
            <w:r w:rsidRPr="0072051E">
              <w:rPr>
                <w:sz w:val="18"/>
                <w:szCs w:val="18"/>
              </w:rPr>
              <w:tab/>
              <w:t xml:space="preserve">43 </w:t>
            </w:r>
          </w:p>
        </w:tc>
        <w:tc>
          <w:tcPr>
            <w:tcW w:w="1440" w:type="dxa"/>
            <w:tcBorders>
              <w:top w:val="nil"/>
              <w:left w:val="nil"/>
              <w:bottom w:val="nil"/>
            </w:tcBorders>
          </w:tcPr>
          <w:p ns2:paraId="7B8035A5" ns2:textId="77777777" w:rsidR="00F81CCB" w:rsidRPr="0072051E" w:rsidRDefault="00F81CCB">
            <w:pPr>
              <w:tabs>
                <w:tab w:val="decimal" w:pos="522"/>
                <w:tab w:val="left" w:pos="602"/>
              </w:tabs>
              <w:spacing w:before="15" w:after="15"/>
              <w:rPr>
                <w:sz w:val="18"/>
                <w:szCs w:val="18"/>
              </w:rPr>
            </w:pPr>
            <w:r w:rsidRPr="0072051E">
              <w:rPr>
                <w:sz w:val="18"/>
                <w:szCs w:val="18"/>
              </w:rPr>
              <w:tab/>
              <w:t xml:space="preserve">(27.2) </w:t>
            </w:r>
          </w:p>
        </w:tc>
      </w:tr>
      <w:tr w:rsidR="00F81CCB" w:rsidRPr="0072051E" ns2:paraId="726C5B8E" ns2: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ns2:paraId="3BAC0680" ns2:textId="77777777" w:rsidR="00F81CCB" w:rsidRPr="0072051E" w:rsidRDefault="00F81CCB">
            <w:pPr>
              <w:spacing w:before="15" w:after="15"/>
              <w:ind w:left="160" w:right="1" w:hanging="160"/>
              <w:rPr>
                <w:sz w:val="18"/>
                <w:szCs w:val="18"/>
              </w:rPr>
            </w:pPr>
            <w:r w:rsidRPr="0072051E">
              <w:rPr>
                <w:sz w:val="18"/>
                <w:szCs w:val="18"/>
              </w:rPr>
              <w:t xml:space="preserve">   Weight decreased </w:t>
            </w:r>
          </w:p>
        </w:tc>
        <w:tc>
          <w:tcPr>
            <w:tcW w:w="1440" w:type="dxa"/>
            <w:tcBorders>
              <w:top w:val="nil"/>
              <w:left w:val="nil"/>
              <w:bottom w:val="nil"/>
              <w:right w:val="nil"/>
            </w:tcBorders>
          </w:tcPr>
          <w:p ns2:paraId="518220FC" ns2:textId="77777777" w:rsidR="00F81CCB" w:rsidRPr="0072051E" w:rsidRDefault="00F81CCB">
            <w:pPr>
              <w:tabs>
                <w:tab w:val="decimal" w:pos="747"/>
                <w:tab w:val="left" w:pos="827"/>
              </w:tabs>
              <w:spacing w:before="15" w:after="15"/>
              <w:rPr>
                <w:sz w:val="18"/>
                <w:szCs w:val="18"/>
              </w:rPr>
            </w:pPr>
            <w:r w:rsidRPr="0072051E">
              <w:rPr>
                <w:sz w:val="18"/>
                <w:szCs w:val="18"/>
              </w:rPr>
              <w:tab/>
              <w:t xml:space="preserve">39 </w:t>
            </w:r>
          </w:p>
        </w:tc>
        <w:tc>
          <w:tcPr>
            <w:tcW w:w="1440" w:type="dxa"/>
            <w:tcBorders>
              <w:top w:val="nil"/>
              <w:left w:val="nil"/>
              <w:bottom w:val="nil"/>
            </w:tcBorders>
          </w:tcPr>
          <w:p ns2:paraId="0838499A" ns2:textId="77777777" w:rsidR="00F81CCB" w:rsidRPr="0072051E" w:rsidRDefault="00F81CCB">
            <w:pPr>
              <w:tabs>
                <w:tab w:val="decimal" w:pos="522"/>
                <w:tab w:val="left" w:pos="602"/>
              </w:tabs>
              <w:spacing w:before="15" w:after="15"/>
              <w:rPr>
                <w:sz w:val="18"/>
                <w:szCs w:val="18"/>
              </w:rPr>
            </w:pPr>
            <w:r w:rsidRPr="0072051E">
              <w:rPr>
                <w:sz w:val="18"/>
                <w:szCs w:val="18"/>
              </w:rPr>
              <w:tab/>
              <w:t xml:space="preserve">(24.7) </w:t>
            </w:r>
          </w:p>
        </w:tc>
      </w:tr>
      <w:tr w:rsidR="00F81CCB" w:rsidRPr="0072051E" ns2:paraId="3BE81768" ns2: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ns2:paraId="420142C8" ns2:textId="77777777" w:rsidR="00F81CCB" w:rsidRPr="0072051E" w:rsidRDefault="00F81CCB">
            <w:pPr>
              <w:spacing w:before="15" w:after="15"/>
              <w:ind w:left="160" w:right="1" w:hanging="160"/>
              <w:rPr>
                <w:sz w:val="18"/>
                <w:szCs w:val="18"/>
              </w:rPr>
            </w:pPr>
            <w:r w:rsidRPr="0072051E">
              <w:rPr>
                <w:sz w:val="18"/>
                <w:szCs w:val="18"/>
              </w:rPr>
              <w:t xml:space="preserve">   Nausea </w:t>
            </w:r>
          </w:p>
        </w:tc>
        <w:tc>
          <w:tcPr>
            <w:tcW w:w="1440" w:type="dxa"/>
            <w:tcBorders>
              <w:top w:val="nil"/>
              <w:left w:val="nil"/>
              <w:bottom w:val="nil"/>
              <w:right w:val="nil"/>
            </w:tcBorders>
          </w:tcPr>
          <w:p ns2:paraId="456BD796" ns2:textId="77777777" w:rsidR="00F81CCB" w:rsidRPr="0072051E" w:rsidRDefault="00F81CCB">
            <w:pPr>
              <w:tabs>
                <w:tab w:val="decimal" w:pos="747"/>
                <w:tab w:val="left" w:pos="827"/>
              </w:tabs>
              <w:spacing w:before="15" w:after="15"/>
              <w:rPr>
                <w:sz w:val="18"/>
                <w:szCs w:val="18"/>
              </w:rPr>
            </w:pPr>
            <w:r w:rsidRPr="0072051E">
              <w:rPr>
                <w:sz w:val="18"/>
                <w:szCs w:val="18"/>
              </w:rPr>
              <w:tab/>
              <w:t xml:space="preserve">38 </w:t>
            </w:r>
          </w:p>
        </w:tc>
        <w:tc>
          <w:tcPr>
            <w:tcW w:w="1440" w:type="dxa"/>
            <w:tcBorders>
              <w:top w:val="nil"/>
              <w:left w:val="nil"/>
              <w:bottom w:val="nil"/>
            </w:tcBorders>
          </w:tcPr>
          <w:p ns2:paraId="553A62AB" ns2:textId="77777777" w:rsidR="00F81CCB" w:rsidRPr="0072051E" w:rsidRDefault="00F81CCB">
            <w:pPr>
              <w:tabs>
                <w:tab w:val="decimal" w:pos="522"/>
                <w:tab w:val="left" w:pos="602"/>
              </w:tabs>
              <w:spacing w:before="15" w:after="15"/>
              <w:rPr>
                <w:sz w:val="18"/>
                <w:szCs w:val="18"/>
              </w:rPr>
            </w:pPr>
            <w:r w:rsidRPr="0072051E">
              <w:rPr>
                <w:sz w:val="18"/>
                <w:szCs w:val="18"/>
              </w:rPr>
              <w:tab/>
              <w:t xml:space="preserve">(24.1) </w:t>
            </w:r>
          </w:p>
        </w:tc>
      </w:tr>
      <w:tr w:rsidR="00F81CCB" w:rsidRPr="0072051E" ns2:paraId="237B4782" ns2: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ns2:paraId="51D6D017" ns2:textId="77777777" w:rsidR="00F81CCB" w:rsidRPr="0072051E" w:rsidRDefault="00F81CCB">
            <w:pPr>
              <w:spacing w:before="15" w:after="15"/>
              <w:ind w:left="160" w:right="1" w:hanging="160"/>
              <w:rPr>
                <w:sz w:val="18"/>
                <w:szCs w:val="18"/>
              </w:rPr>
            </w:pPr>
            <w:r w:rsidRPr="0072051E">
              <w:rPr>
                <w:sz w:val="18"/>
                <w:szCs w:val="18"/>
              </w:rPr>
              <w:t xml:space="preserve">   Asthenia </w:t>
            </w:r>
          </w:p>
        </w:tc>
        <w:tc>
          <w:tcPr>
            <w:tcW w:w="1440" w:type="dxa"/>
            <w:tcBorders>
              <w:top w:val="nil"/>
              <w:left w:val="nil"/>
              <w:bottom w:val="nil"/>
              <w:right w:val="nil"/>
            </w:tcBorders>
          </w:tcPr>
          <w:p ns2:paraId="38F9DDFE" ns2:textId="77777777" w:rsidR="00F81CCB" w:rsidRPr="0072051E" w:rsidRDefault="00F81CCB">
            <w:pPr>
              <w:tabs>
                <w:tab w:val="decimal" w:pos="747"/>
                <w:tab w:val="left" w:pos="827"/>
              </w:tabs>
              <w:spacing w:before="15" w:after="15"/>
              <w:rPr>
                <w:sz w:val="18"/>
                <w:szCs w:val="18"/>
              </w:rPr>
            </w:pPr>
            <w:r w:rsidRPr="0072051E">
              <w:rPr>
                <w:sz w:val="18"/>
                <w:szCs w:val="18"/>
              </w:rPr>
              <w:tab/>
              <w:t xml:space="preserve">37 </w:t>
            </w:r>
          </w:p>
        </w:tc>
        <w:tc>
          <w:tcPr>
            <w:tcW w:w="1440" w:type="dxa"/>
            <w:tcBorders>
              <w:top w:val="nil"/>
              <w:left w:val="nil"/>
              <w:bottom w:val="nil"/>
            </w:tcBorders>
          </w:tcPr>
          <w:p ns2:paraId="64C638BB" ns2:textId="77777777" w:rsidR="00F81CCB" w:rsidRPr="0072051E" w:rsidRDefault="00F81CCB">
            <w:pPr>
              <w:tabs>
                <w:tab w:val="decimal" w:pos="522"/>
                <w:tab w:val="left" w:pos="602"/>
              </w:tabs>
              <w:spacing w:before="15" w:after="15"/>
              <w:rPr>
                <w:sz w:val="18"/>
                <w:szCs w:val="18"/>
              </w:rPr>
            </w:pPr>
            <w:r w:rsidRPr="0072051E">
              <w:rPr>
                <w:sz w:val="18"/>
                <w:szCs w:val="18"/>
              </w:rPr>
              <w:tab/>
              <w:t xml:space="preserve">(23.4) </w:t>
            </w:r>
          </w:p>
        </w:tc>
      </w:tr>
      <w:tr w:rsidR="00F81CCB" w:rsidRPr="0072051E" ns2:paraId="070E2CD7" ns2: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ns2:paraId="4B731D71" ns2:textId="77777777" w:rsidR="00F81CCB" w:rsidRPr="0072051E" w:rsidRDefault="00F81CCB">
            <w:pPr>
              <w:spacing w:before="15" w:after="15"/>
              <w:ind w:left="160" w:right="1" w:hanging="160"/>
              <w:rPr>
                <w:sz w:val="18"/>
                <w:szCs w:val="18"/>
              </w:rPr>
            </w:pPr>
            <w:r w:rsidRPr="0072051E">
              <w:rPr>
                <w:sz w:val="18"/>
                <w:szCs w:val="18"/>
              </w:rPr>
              <w:t xml:space="preserve">   Decreased appetite </w:t>
            </w:r>
          </w:p>
        </w:tc>
        <w:tc>
          <w:tcPr>
            <w:tcW w:w="1440" w:type="dxa"/>
            <w:tcBorders>
              <w:top w:val="nil"/>
              <w:left w:val="nil"/>
              <w:bottom w:val="nil"/>
              <w:right w:val="nil"/>
            </w:tcBorders>
          </w:tcPr>
          <w:p ns2:paraId="1A3D6260" ns2:textId="77777777" w:rsidR="00F81CCB" w:rsidRPr="0072051E" w:rsidRDefault="00F81CCB">
            <w:pPr>
              <w:tabs>
                <w:tab w:val="decimal" w:pos="747"/>
                <w:tab w:val="left" w:pos="827"/>
              </w:tabs>
              <w:spacing w:before="15" w:after="15"/>
              <w:rPr>
                <w:sz w:val="18"/>
                <w:szCs w:val="18"/>
              </w:rPr>
            </w:pPr>
            <w:r w:rsidRPr="0072051E">
              <w:rPr>
                <w:sz w:val="18"/>
                <w:szCs w:val="18"/>
              </w:rPr>
              <w:tab/>
              <w:t xml:space="preserve">30 </w:t>
            </w:r>
          </w:p>
        </w:tc>
        <w:tc>
          <w:tcPr>
            <w:tcW w:w="1440" w:type="dxa"/>
            <w:tcBorders>
              <w:top w:val="nil"/>
              <w:left w:val="nil"/>
              <w:bottom w:val="nil"/>
            </w:tcBorders>
          </w:tcPr>
          <w:p ns2:paraId="3FF3CD0C" ns2:textId="77777777" w:rsidR="00F81CCB" w:rsidRPr="0072051E" w:rsidRDefault="00F81CCB">
            <w:pPr>
              <w:tabs>
                <w:tab w:val="decimal" w:pos="522"/>
                <w:tab w:val="left" w:pos="602"/>
              </w:tabs>
              <w:spacing w:before="15" w:after="15"/>
              <w:rPr>
                <w:sz w:val="18"/>
                <w:szCs w:val="18"/>
              </w:rPr>
            </w:pPr>
            <w:r w:rsidRPr="0072051E">
              <w:rPr>
                <w:sz w:val="18"/>
                <w:szCs w:val="18"/>
              </w:rPr>
              <w:tab/>
              <w:t xml:space="preserve">(19.0) </w:t>
            </w:r>
          </w:p>
        </w:tc>
      </w:tr>
      <w:tr w:rsidR="00F81CCB" w:rsidRPr="0072051E" ns2:paraId="0FA269A5" ns2: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ns2:paraId="45DAE1A9" ns2:textId="77777777" w:rsidR="00F81CCB" w:rsidRPr="0072051E" w:rsidRDefault="00F81CCB">
            <w:pPr>
              <w:spacing w:before="15" w:after="15"/>
              <w:ind w:left="160" w:right="1" w:hanging="160"/>
              <w:rPr>
                <w:sz w:val="18"/>
                <w:szCs w:val="18"/>
              </w:rPr>
            </w:pPr>
            <w:r w:rsidRPr="0072051E">
              <w:rPr>
                <w:sz w:val="18"/>
                <w:szCs w:val="18"/>
              </w:rPr>
              <w:t xml:space="preserve">   Rash </w:t>
            </w:r>
          </w:p>
        </w:tc>
        <w:tc>
          <w:tcPr>
            <w:tcW w:w="1440" w:type="dxa"/>
            <w:tcBorders>
              <w:top w:val="nil"/>
              <w:left w:val="nil"/>
              <w:bottom w:val="nil"/>
              <w:right w:val="nil"/>
            </w:tcBorders>
          </w:tcPr>
          <w:p ns2:paraId="790FFB04" ns2:textId="77777777" w:rsidR="00F81CCB" w:rsidRPr="0072051E" w:rsidRDefault="00F81CCB">
            <w:pPr>
              <w:tabs>
                <w:tab w:val="decimal" w:pos="747"/>
                <w:tab w:val="left" w:pos="827"/>
              </w:tabs>
              <w:spacing w:before="15" w:after="15"/>
              <w:rPr>
                <w:sz w:val="18"/>
                <w:szCs w:val="18"/>
              </w:rPr>
            </w:pPr>
            <w:r w:rsidRPr="0072051E">
              <w:rPr>
                <w:sz w:val="18"/>
                <w:szCs w:val="18"/>
              </w:rPr>
              <w:tab/>
              <w:t xml:space="preserve">30 </w:t>
            </w:r>
          </w:p>
        </w:tc>
        <w:tc>
          <w:tcPr>
            <w:tcW w:w="1440" w:type="dxa"/>
            <w:tcBorders>
              <w:top w:val="nil"/>
              <w:left w:val="nil"/>
              <w:bottom w:val="nil"/>
            </w:tcBorders>
          </w:tcPr>
          <w:p ns2:paraId="751DB47F" ns2:textId="77777777" w:rsidR="00F81CCB" w:rsidRPr="0072051E" w:rsidRDefault="00F81CCB">
            <w:pPr>
              <w:tabs>
                <w:tab w:val="decimal" w:pos="522"/>
                <w:tab w:val="left" w:pos="602"/>
              </w:tabs>
              <w:spacing w:before="15" w:after="15"/>
              <w:rPr>
                <w:sz w:val="18"/>
                <w:szCs w:val="18"/>
              </w:rPr>
            </w:pPr>
            <w:r w:rsidRPr="0072051E">
              <w:rPr>
                <w:sz w:val="18"/>
                <w:szCs w:val="18"/>
              </w:rPr>
              <w:tab/>
              <w:t xml:space="preserve">(19.0) </w:t>
            </w:r>
          </w:p>
        </w:tc>
      </w:tr>
      <w:tr w:rsidR="00F81CCB" w:rsidRPr="0072051E" ns2:paraId="3093C9A5" ns2: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ns2:paraId="64BB9C02" ns2:textId="77777777" w:rsidR="00F81CCB" w:rsidRPr="0072051E" w:rsidRDefault="00F81CCB">
            <w:pPr>
              <w:spacing w:before="15" w:after="15"/>
              <w:ind w:left="160" w:right="1" w:hanging="160"/>
              <w:rPr>
                <w:sz w:val="18"/>
                <w:szCs w:val="18"/>
              </w:rPr>
            </w:pPr>
            <w:r w:rsidRPr="0072051E">
              <w:rPr>
                <w:sz w:val="18"/>
                <w:szCs w:val="18"/>
              </w:rPr>
              <w:t xml:space="preserve">   Vomiting </w:t>
            </w:r>
          </w:p>
        </w:tc>
        <w:tc>
          <w:tcPr>
            <w:tcW w:w="1440" w:type="dxa"/>
            <w:tcBorders>
              <w:top w:val="nil"/>
              <w:left w:val="nil"/>
              <w:bottom w:val="nil"/>
              <w:right w:val="nil"/>
            </w:tcBorders>
          </w:tcPr>
          <w:p ns2:paraId="0C5CD3FE" ns2:textId="77777777" w:rsidR="00F81CCB" w:rsidRPr="0072051E" w:rsidRDefault="00F81CCB">
            <w:pPr>
              <w:tabs>
                <w:tab w:val="decimal" w:pos="747"/>
                <w:tab w:val="left" w:pos="827"/>
              </w:tabs>
              <w:spacing w:before="15" w:after="15"/>
              <w:rPr>
                <w:sz w:val="18"/>
                <w:szCs w:val="18"/>
              </w:rPr>
            </w:pPr>
            <w:r w:rsidRPr="0072051E">
              <w:rPr>
                <w:sz w:val="18"/>
                <w:szCs w:val="18"/>
              </w:rPr>
              <w:tab/>
              <w:t xml:space="preserve">29 </w:t>
            </w:r>
          </w:p>
        </w:tc>
        <w:tc>
          <w:tcPr>
            <w:tcW w:w="1440" w:type="dxa"/>
            <w:tcBorders>
              <w:top w:val="nil"/>
              <w:left w:val="nil"/>
              <w:bottom w:val="nil"/>
            </w:tcBorders>
          </w:tcPr>
          <w:p ns2:paraId="603D73E4" ns2:textId="77777777" w:rsidR="00F81CCB" w:rsidRPr="0072051E" w:rsidRDefault="00F81CCB">
            <w:pPr>
              <w:tabs>
                <w:tab w:val="decimal" w:pos="522"/>
                <w:tab w:val="left" w:pos="602"/>
              </w:tabs>
              <w:spacing w:before="15" w:after="15"/>
              <w:rPr>
                <w:sz w:val="18"/>
                <w:szCs w:val="18"/>
              </w:rPr>
            </w:pPr>
            <w:r w:rsidRPr="0072051E">
              <w:rPr>
                <w:sz w:val="18"/>
                <w:szCs w:val="18"/>
              </w:rPr>
              <w:tab/>
              <w:t xml:space="preserve">(18.4) </w:t>
            </w:r>
          </w:p>
        </w:tc>
      </w:tr>
      <w:tr w:rsidR="00F81CCB" w:rsidRPr="0072051E" ns2:paraId="5FD8AB57" ns2: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ns2:paraId="30AB9449" ns2:textId="77777777" w:rsidR="00F81CCB" w:rsidRPr="0072051E" w:rsidRDefault="00F81CCB">
            <w:pPr>
              <w:spacing w:before="15" w:after="15"/>
              <w:ind w:left="160" w:right="1" w:hanging="160"/>
              <w:rPr>
                <w:sz w:val="18"/>
                <w:szCs w:val="18"/>
              </w:rPr>
            </w:pPr>
            <w:r w:rsidRPr="0072051E">
              <w:rPr>
                <w:sz w:val="18"/>
                <w:szCs w:val="18"/>
              </w:rPr>
              <w:t xml:space="preserve">   Hypoalbuminaemia </w:t>
            </w:r>
          </w:p>
        </w:tc>
        <w:tc>
          <w:tcPr>
            <w:tcW w:w="1440" w:type="dxa"/>
            <w:tcBorders>
              <w:top w:val="nil"/>
              <w:left w:val="nil"/>
              <w:bottom w:val="nil"/>
              <w:right w:val="nil"/>
            </w:tcBorders>
          </w:tcPr>
          <w:p ns2:paraId="41648A16" ns2:textId="77777777" w:rsidR="00F81CCB" w:rsidRPr="0072051E" w:rsidRDefault="00F81CCB">
            <w:pPr>
              <w:tabs>
                <w:tab w:val="decimal" w:pos="747"/>
                <w:tab w:val="left" w:pos="827"/>
              </w:tabs>
              <w:spacing w:before="15" w:after="15"/>
              <w:rPr>
                <w:sz w:val="18"/>
                <w:szCs w:val="18"/>
              </w:rPr>
            </w:pPr>
            <w:r w:rsidRPr="0072051E">
              <w:rPr>
                <w:sz w:val="18"/>
                <w:szCs w:val="18"/>
              </w:rPr>
              <w:tab/>
              <w:t xml:space="preserve">20 </w:t>
            </w:r>
          </w:p>
        </w:tc>
        <w:tc>
          <w:tcPr>
            <w:tcW w:w="1440" w:type="dxa"/>
            <w:tcBorders>
              <w:top w:val="nil"/>
              <w:left w:val="nil"/>
              <w:bottom w:val="nil"/>
            </w:tcBorders>
          </w:tcPr>
          <w:p ns2:paraId="49125877" ns2:textId="77777777" w:rsidR="00F81CCB" w:rsidRPr="0072051E" w:rsidRDefault="00F81CCB">
            <w:pPr>
              <w:tabs>
                <w:tab w:val="decimal" w:pos="522"/>
                <w:tab w:val="left" w:pos="602"/>
              </w:tabs>
              <w:spacing w:before="15" w:after="15"/>
              <w:rPr>
                <w:sz w:val="18"/>
                <w:szCs w:val="18"/>
              </w:rPr>
            </w:pPr>
            <w:r w:rsidRPr="0072051E">
              <w:rPr>
                <w:sz w:val="18"/>
                <w:szCs w:val="18"/>
              </w:rPr>
              <w:tab/>
              <w:t xml:space="preserve">(12.7) </w:t>
            </w:r>
          </w:p>
        </w:tc>
      </w:tr>
      <w:tr w:rsidR="00F81CCB" w:rsidRPr="0072051E" ns2:paraId="207CE66E" ns2: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ns2:paraId="163207D8" ns2:textId="77777777" w:rsidR="00F81CCB" w:rsidRPr="0072051E" w:rsidRDefault="00F81CCB">
            <w:pPr>
              <w:spacing w:before="15" w:after="15"/>
              <w:ind w:left="160" w:right="1" w:hanging="160"/>
              <w:rPr>
                <w:sz w:val="18"/>
                <w:szCs w:val="18"/>
              </w:rPr>
            </w:pPr>
            <w:r w:rsidRPr="0072051E">
              <w:rPr>
                <w:sz w:val="18"/>
                <w:szCs w:val="18"/>
              </w:rPr>
              <w:t xml:space="preserve">   Aspartate aminotransferase increased </w:t>
            </w:r>
          </w:p>
        </w:tc>
        <w:tc>
          <w:tcPr>
            <w:tcW w:w="1440" w:type="dxa"/>
            <w:tcBorders>
              <w:top w:val="nil"/>
              <w:left w:val="nil"/>
              <w:bottom w:val="nil"/>
              <w:right w:val="nil"/>
            </w:tcBorders>
          </w:tcPr>
          <w:p ns2:paraId="186397C7" ns2:textId="77777777" w:rsidR="00F81CCB" w:rsidRPr="0072051E" w:rsidRDefault="00F81CCB">
            <w:pPr>
              <w:tabs>
                <w:tab w:val="decimal" w:pos="747"/>
                <w:tab w:val="left" w:pos="827"/>
              </w:tabs>
              <w:spacing w:before="15" w:after="15"/>
              <w:rPr>
                <w:sz w:val="18"/>
                <w:szCs w:val="18"/>
              </w:rPr>
            </w:pPr>
            <w:r w:rsidRPr="0072051E">
              <w:rPr>
                <w:sz w:val="18"/>
                <w:szCs w:val="18"/>
              </w:rPr>
              <w:tab/>
              <w:t xml:space="preserve">18 </w:t>
            </w:r>
          </w:p>
        </w:tc>
        <w:tc>
          <w:tcPr>
            <w:tcW w:w="1440" w:type="dxa"/>
            <w:tcBorders>
              <w:top w:val="nil"/>
              <w:left w:val="nil"/>
              <w:bottom w:val="nil"/>
            </w:tcBorders>
          </w:tcPr>
          <w:p ns2:paraId="3FC26A82" ns2:textId="77777777" w:rsidR="00F81CCB" w:rsidRPr="0072051E" w:rsidRDefault="00F81CCB">
            <w:pPr>
              <w:tabs>
                <w:tab w:val="decimal" w:pos="522"/>
                <w:tab w:val="left" w:pos="602"/>
              </w:tabs>
              <w:spacing w:before="15" w:after="15"/>
              <w:rPr>
                <w:sz w:val="18"/>
                <w:szCs w:val="18"/>
              </w:rPr>
            </w:pPr>
            <w:r w:rsidRPr="0072051E">
              <w:rPr>
                <w:sz w:val="18"/>
                <w:szCs w:val="18"/>
              </w:rPr>
              <w:tab/>
              <w:t xml:space="preserve">(11.4) </w:t>
            </w:r>
          </w:p>
        </w:tc>
      </w:tr>
      <w:tr w:rsidR="00F81CCB" w:rsidRPr="0072051E" ns2:paraId="3239F0F7" ns2: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ns2:paraId="72A0BE55" ns2:textId="77777777" w:rsidR="00F81CCB" w:rsidRPr="0072051E" w:rsidRDefault="00F81CCB">
            <w:pPr>
              <w:spacing w:before="15" w:after="15"/>
              <w:ind w:left="160" w:right="1" w:hanging="160"/>
              <w:rPr>
                <w:sz w:val="18"/>
                <w:szCs w:val="18"/>
              </w:rPr>
            </w:pPr>
            <w:r w:rsidRPr="0072051E">
              <w:rPr>
                <w:sz w:val="18"/>
                <w:szCs w:val="18"/>
              </w:rPr>
              <w:t xml:space="preserve">   Constipation </w:t>
            </w:r>
          </w:p>
        </w:tc>
        <w:tc>
          <w:tcPr>
            <w:tcW w:w="1440" w:type="dxa"/>
            <w:tcBorders>
              <w:top w:val="nil"/>
              <w:left w:val="nil"/>
              <w:bottom w:val="nil"/>
              <w:right w:val="nil"/>
            </w:tcBorders>
          </w:tcPr>
          <w:p ns2:paraId="1BB2C1CF" ns2:textId="77777777" w:rsidR="00F81CCB" w:rsidRPr="0072051E" w:rsidRDefault="00F81CCB">
            <w:pPr>
              <w:tabs>
                <w:tab w:val="decimal" w:pos="747"/>
                <w:tab w:val="left" w:pos="827"/>
              </w:tabs>
              <w:spacing w:before="15" w:after="15"/>
              <w:rPr>
                <w:sz w:val="18"/>
                <w:szCs w:val="18"/>
              </w:rPr>
            </w:pPr>
            <w:r w:rsidRPr="0072051E">
              <w:rPr>
                <w:sz w:val="18"/>
                <w:szCs w:val="18"/>
              </w:rPr>
              <w:tab/>
              <w:t xml:space="preserve">18 </w:t>
            </w:r>
          </w:p>
        </w:tc>
        <w:tc>
          <w:tcPr>
            <w:tcW w:w="1440" w:type="dxa"/>
            <w:tcBorders>
              <w:top w:val="nil"/>
              <w:left w:val="nil"/>
              <w:bottom w:val="nil"/>
            </w:tcBorders>
          </w:tcPr>
          <w:p ns2:paraId="33C1F0A6" ns2:textId="77777777" w:rsidR="00F81CCB" w:rsidRPr="0072051E" w:rsidRDefault="00F81CCB">
            <w:pPr>
              <w:tabs>
                <w:tab w:val="decimal" w:pos="522"/>
                <w:tab w:val="left" w:pos="602"/>
              </w:tabs>
              <w:spacing w:before="15" w:after="15"/>
              <w:rPr>
                <w:sz w:val="18"/>
                <w:szCs w:val="18"/>
              </w:rPr>
            </w:pPr>
            <w:r w:rsidRPr="0072051E">
              <w:rPr>
                <w:sz w:val="18"/>
                <w:szCs w:val="18"/>
              </w:rPr>
              <w:tab/>
              <w:t xml:space="preserve">(11.4) </w:t>
            </w:r>
          </w:p>
        </w:tc>
      </w:tr>
      <w:tr w:rsidR="00F81CCB" w:rsidRPr="0072051E" ns2:paraId="191DE87C" ns2:textId="77777777" w:rsidTr="00F52139">
        <w:tblPrEx>
          <w:tblBorders>
            <w:top w:val="single" w:sz="6" w:space="0" w:color="auto"/>
            <w:bottom w:val="single" w:sz="6" w:space="0" w:color="auto"/>
          </w:tblBorders>
        </w:tblPrEx>
        <w:tc>
          <w:tcPr>
            <w:tcW w:w="5760" w:type="dxa"/>
            <w:tcBorders>
              <w:top w:val="nil"/>
              <w:bottom w:val="single" w:sz="4" w:space="0" w:color="auto"/>
              <w:right w:val="single" w:sz="2" w:space="0" w:color="auto"/>
            </w:tcBorders>
          </w:tcPr>
          <w:p ns2:paraId="73DDF357" ns2:textId="77777777" w:rsidR="00F81CCB" w:rsidRPr="0072051E" w:rsidRDefault="00F81CCB">
            <w:pPr>
              <w:spacing w:before="15" w:after="15"/>
              <w:ind w:left="160" w:right="1" w:hanging="160"/>
              <w:rPr>
                <w:sz w:val="18"/>
                <w:szCs w:val="18"/>
              </w:rPr>
            </w:pPr>
            <w:r w:rsidRPr="0072051E">
              <w:rPr>
                <w:sz w:val="18"/>
                <w:szCs w:val="18"/>
              </w:rPr>
              <w:t xml:space="preserve">   Lymphocyte count decreased </w:t>
            </w:r>
          </w:p>
        </w:tc>
        <w:tc>
          <w:tcPr>
            <w:tcW w:w="1440" w:type="dxa"/>
            <w:tcBorders>
              <w:top w:val="nil"/>
              <w:left w:val="nil"/>
              <w:bottom w:val="single" w:sz="4" w:space="0" w:color="auto"/>
              <w:right w:val="nil"/>
            </w:tcBorders>
          </w:tcPr>
          <w:p ns2:paraId="24CD58FA" ns2:textId="77777777" w:rsidR="00F81CCB" w:rsidRPr="0072051E" w:rsidRDefault="00F81CCB">
            <w:pPr>
              <w:tabs>
                <w:tab w:val="decimal" w:pos="747"/>
                <w:tab w:val="left" w:pos="827"/>
              </w:tabs>
              <w:spacing w:before="15" w:after="15"/>
              <w:rPr>
                <w:sz w:val="18"/>
                <w:szCs w:val="18"/>
              </w:rPr>
            </w:pPr>
            <w:r w:rsidRPr="0072051E">
              <w:rPr>
                <w:sz w:val="18"/>
                <w:szCs w:val="18"/>
              </w:rPr>
              <w:tab/>
              <w:t xml:space="preserve">16 </w:t>
            </w:r>
          </w:p>
        </w:tc>
        <w:tc>
          <w:tcPr>
            <w:tcW w:w="1440" w:type="dxa"/>
            <w:tcBorders>
              <w:top w:val="nil"/>
              <w:left w:val="nil"/>
              <w:bottom w:val="single" w:sz="4" w:space="0" w:color="auto"/>
            </w:tcBorders>
          </w:tcPr>
          <w:p ns2:paraId="74DB38C6" ns2:textId="77777777" w:rsidR="00F81CCB" w:rsidRPr="0072051E" w:rsidRDefault="00F81CCB">
            <w:pPr>
              <w:tabs>
                <w:tab w:val="decimal" w:pos="522"/>
                <w:tab w:val="left" w:pos="602"/>
              </w:tabs>
              <w:spacing w:before="15" w:after="15"/>
              <w:rPr>
                <w:sz w:val="18"/>
                <w:szCs w:val="18"/>
              </w:rPr>
            </w:pPr>
            <w:r w:rsidRPr="0072051E">
              <w:rPr>
                <w:sz w:val="18"/>
                <w:szCs w:val="18"/>
              </w:rPr>
              <w:tab/>
              <w:t xml:space="preserve">(10.1) </w:t>
            </w:r>
          </w:p>
        </w:tc>
      </w:tr>
      <w:tr w:rsidR="00F81CCB" w:rsidRPr="0072051E" ns2:paraId="4C25FEBE" ns2:textId="77777777" w:rsidTr="00F52139">
        <w:tblPrEx>
          <w:tblBorders>
            <w:top w:val="single" w:sz="6" w:space="0" w:color="auto"/>
            <w:bottom w:val="single" w:sz="6" w:space="0" w:color="auto"/>
          </w:tblBorders>
        </w:tblPrEx>
        <w:tc>
          <w:tcPr>
            <w:tcW w:w="8640" w:type="dxa"/>
            <w:gridSpan w:val="3"/>
            <w:tcBorders>
              <w:top w:val="single" w:sz="4" w:space="0" w:color="auto"/>
              <w:bottom w:val="double" w:sz="6" w:space="0" w:color="auto"/>
            </w:tcBorders>
          </w:tcPr>
          <w:p ns2:paraId="2B6CADE5" ns2:textId="77777777" w:rsidR="00F81CCB" w:rsidRPr="0072051E" w:rsidRDefault="00F81CCB">
            <w:pPr>
              <w:spacing w:before="30" w:after="30"/>
              <w:ind w:left="160" w:right="1" w:hanging="160"/>
              <w:rPr>
                <w:sz w:val="18"/>
                <w:szCs w:val="18"/>
              </w:rPr>
            </w:pPr>
            <w:r w:rsidRPr="0072051E">
              <w:rPr>
                <w:sz w:val="18"/>
                <w:szCs w:val="18"/>
              </w:rPr>
              <w:t xml:space="preserve"> Every participant is counted a single time for each applicable row and column.</w:t>
            </w:r>
          </w:p>
          <w:p ns2:paraId="035803A9" ns2:textId="77777777" w:rsidR="00F81CCB" w:rsidRPr="0072051E" w:rsidRDefault="00F81CCB">
            <w:pPr>
              <w:spacing w:before="30" w:after="30"/>
              <w:ind w:left="160" w:right="1" w:hanging="160"/>
              <w:rPr>
                <w:sz w:val="18"/>
                <w:szCs w:val="18"/>
              </w:rPr>
            </w:pPr>
            <w:r w:rsidRPr="0072051E">
              <w:rPr>
                <w:sz w:val="18"/>
                <w:szCs w:val="18"/>
              </w:rPr>
              <w:t xml:space="preserve"> A specific adverse event appears on this report only if its incidence in one or more of the columns meets the incidence criterion in the report title, after rounding.</w:t>
            </w:r>
          </w:p>
          <w:p ns2:paraId="62911939" ns2:textId="77777777" w:rsidR="00F81CCB" w:rsidRPr="0072051E" w:rsidRDefault="00F81CCB">
            <w:pPr>
              <w:spacing w:before="30" w:after="30"/>
              <w:ind w:left="160" w:right="1" w:hanging="160"/>
              <w:rPr>
                <w:sz w:val="18"/>
                <w:szCs w:val="18"/>
              </w:rPr>
            </w:pPr>
            <w:r w:rsidRPr="0072051E">
              <w:rPr>
                <w:sz w:val="18"/>
                <w:szCs w:val="18"/>
              </w:rPr>
              <w:t xml:space="preserve"> Adverse events occurring within 30 days after last infusion of study drug are included.</w:t>
            </w:r>
          </w:p>
          <w:p ns2:paraId="73818DB3" ns2:textId="77777777" w:rsidR="00F81CCB" w:rsidRPr="0072051E" w:rsidRDefault="00F81CCB">
            <w:pPr>
              <w:spacing w:before="30" w:after="30"/>
              <w:ind w:left="160" w:right="1" w:hanging="160"/>
              <w:rPr>
                <w:sz w:val="18"/>
                <w:szCs w:val="18"/>
              </w:rPr>
            </w:pPr>
            <w:r w:rsidRPr="0072051E">
              <w:rPr>
                <w:sz w:val="18"/>
                <w:szCs w:val="18"/>
              </w:rPr>
              <w:t xml:space="preserve"> Database cutoff date: 19APR2024</w:t>
            </w:r>
          </w:p>
        </w:tc>
      </w:tr>
      <w:tr w:rsidR="00F81CCB" w:rsidRPr="0072051E" ns2:paraId="744121BF" ns2:textId="77777777" w:rsidTr="00EA39FE">
        <w:tblPrEx>
          <w:tblBorders>
            <w:top w:val="none" w:sz="0" w:space="0" w:color="auto"/>
            <w:left w:val="none" w:sz="0" w:space="0" w:color="auto"/>
            <w:bottom w:val="none" w:sz="0" w:space="0" w:color="auto"/>
            <w:right w:val="none" w:sz="0" w:space="0" w:color="auto"/>
          </w:tblBorders>
        </w:tblPrEx>
        <w:tc>
          <w:tcPr>
            <w:tcW w:w="8640" w:type="dxa"/>
            <w:gridSpan w:val="3"/>
            <w:tcBorders>
              <w:top w:val="nil"/>
              <w:left w:val="nil"/>
              <w:bottom w:val="nil"/>
              <w:right w:val="nil"/>
            </w:tcBorders>
          </w:tcPr>
          <w:p ns2:paraId="68AA9C75" ns2:textId="77777777" w:rsidR="00F81CCB" w:rsidRPr="0072051E" w:rsidRDefault="00F81CCB">
            <w:pPr>
              <w:spacing w:before="15" w:after="15"/>
              <w:rPr>
                <w:sz w:val="18"/>
                <w:szCs w:val="18"/>
              </w:rPr>
            </w:pPr>
            <w:r w:rsidRPr="0072051E">
              <w:rPr>
                <w:sz w:val="18"/>
                <w:szCs w:val="18"/>
              </w:rPr>
              <w:t>Source:  [P017MK2870: adam-adsl; adae]</w:t>
            </w:r>
          </w:p>
        </w:tc>
      </w:tr>
    </w:tbl>
    <w:p ns2:paraId="01B89626" ns2:textId="77777777" w:rsidR="00F81CCB" w:rsidRPr="00F81CCB" w:rsidRDefault="00F81CCB" w:rsidP="00914D2C">
      <w:pPr>
        <w:pStyle w:val="ListEnd"/>
      </w:pPr>
      <w:ins w:id="13296" w:author="GoldenCorpusHarness" w:date="2026-03-28T21:57:55Z">
        <w:r>
          <w:t>As of the DCO of 21-MAY-2025, safety data were available for a total of 12 participants treated with sac-TMT monotherapy or in combination with pembrolizumab in Study MK2870-008 (TroFuse-008).</w:t>
        </w:r>
      </w:ins>
    </w:p>
    <w:p ns2:paraId="2164E9BA" ns2:textId="77777777" w:rsidR="007243AD" w:rsidRDefault="007243AD" w:rsidP="007243AD">
      <w:pPr>
        <w:pStyle w:val="Paragraph"/>
        <w:rPr>
          <w:szCs w:val="48"/>
        </w:rPr>
      </w:pPr>
      <w:ins w:id="13297" w:author="GoldenCorpusHarness" w:date="2026-03-28T21:57:55Z">
        <w:r>
          <w:t>The breakdown of participants and treatment regimens by cohort is as follows:</w:t>
        </w:r>
      </w:ins>
    </w:p>
    <w:p ns2:paraId="376747B6" ns2:textId="0E0CE5C7" w:rsidR="007243AD" w:rsidRDefault="007243AD" w:rsidP="00D61E8C">
      <w:pPr>
        <w:pStyle w:val="TableTitle"/>
      </w:pPr>
      <w:del w:id="13298" w:author="GoldenCorpusHarness" w:date="2026-03-28T21:57:55Z">
        <w:r>
          <w:delText>Table</w:delText>
        </w:r>
      </w:del>
      <w:ins w:id="13299" w:author="GoldenCorpusHarness" w:date="2026-03-28T21:57:55Z">
        <w:r>
          <w:t>In</w:t>
        </w:r>
      </w:ins>
      <w:r>
        <w:t xml:space="preserve"> </w:t>
      </w:r>
      <w:del w:id="13300" w:author="GoldenCorpusHarness" w:date="2026-03-28T21:57:55Z">
        <w:r>
          <w:delText>78S</w:delText>
        </w:r>
      </w:del>
      <w:ins w:id="13301" w:author="GoldenCorpusHarness" w:date="2026-03-28T21:57:55Z">
        <w:r>
          <w:t>Arm 1 Cohor</w:t>
        </w:r>
      </w:ins>
      <w:r>
        <w:t>t</w:t>
      </w:r>
      <w:del w:id="13302" w:author="GoldenCorpusHarness" w:date="2026-03-28T21:57:55Z">
        <w:r>
          <w:delText>udy</w:delText>
        </w:r>
      </w:del>
      <w:r>
        <w:t xml:space="preserve"> </w:t>
      </w:r>
      <w:del w:id="13303" w:author="GoldenCorpusHarness" w:date="2026-03-28T21:57:55Z">
        <w:r>
          <w:delText>MK-2870-0</w:delText>
        </w:r>
      </w:del>
      <w:r>
        <w:t>1</w:t>
      </w:r>
      <w:del w:id="13304" w:author="GoldenCorpusHarness" w:date="2026-03-28T21:57:55Z">
        <w:r>
          <w:delText>7</w:delText>
        </w:r>
      </w:del>
      <w:ins w:id="13305" w:author="GoldenCorpusHarness" w:date="2026-03-28T21:57:55Z">
        <w:r>
          <w:t>,</w:t>
        </w:r>
      </w:ins>
      <w:r>
        <w:t xml:space="preserve"> </w:t>
      </w:r>
      <w:del w:id="13306" w:author="GoldenCorpusHarness" w:date="2026-03-28T21:57:55Z">
        <w:r>
          <w:delText>(SKB254-II-08):</w:delText>
        </w:r>
      </w:del>
      <w:ins w:id="13307" w:author="GoldenCorpusHarness" w:date="2026-03-28T21:57:55Z">
        <w:r>
          <w:t>3</w:t>
        </w:r>
      </w:ins>
      <w:r>
        <w:t xml:space="preserve"> </w:t>
      </w:r>
      <w:del w:id="13308" w:author="GoldenCorpusHarness" w:date="2026-03-28T21:57:55Z">
        <w:r>
          <w:delText>P</w:delText>
        </w:r>
      </w:del>
      <w:ins w:id="13309" w:author="GoldenCorpusHarness" w:date="2026-03-28T21:57:55Z">
        <w:r>
          <w:t>p</w:t>
        </w:r>
      </w:ins>
      <w:r>
        <w:t xml:space="preserve">articipants </w:t>
      </w:r>
      <w:del w:id="13310" w:author="GoldenCorpusHarness" w:date="2026-03-28T21:57:55Z">
        <w:r>
          <w:delText>Wit</w:delText>
        </w:r>
      </w:del>
      <w:r>
        <w:t>h</w:t>
      </w:r>
      <w:ins w:id="13311" w:author="GoldenCorpusHarness" w:date="2026-03-28T21:57:55Z">
        <w:r>
          <w:t>ad</w:t>
        </w:r>
      </w:ins>
      <w:r>
        <w:t xml:space="preserve"> </w:t>
      </w:r>
      <w:del w:id="13312" w:author="GoldenCorpusHarness" w:date="2026-03-28T21:57:55Z">
        <w:r>
          <w:delText>Drug-</w:delText>
        </w:r>
      </w:del>
      <w:r>
        <w:t>re</w:t>
      </w:r>
      <w:del w:id="13313" w:author="GoldenCorpusHarness" w:date="2026-03-28T21:57:55Z">
        <w:r>
          <w:delText>lat</w:delText>
        </w:r>
      </w:del>
      <w:ins w:id="13314" w:author="GoldenCorpusHarness" w:date="2026-03-28T21:57:55Z">
        <w:r>
          <w:t>ceiv</w:t>
        </w:r>
      </w:ins>
      <w:r>
        <w:t xml:space="preserve">ed </w:t>
      </w:r>
      <w:del w:id="13315" w:author="GoldenCorpusHarness" w:date="2026-03-28T21:57:55Z">
        <w:r>
          <w:delText>G</w:delText>
        </w:r>
      </w:del>
      <w:ins w:id="13316" w:author="GoldenCorpusHarness" w:date="2026-03-28T21:57:55Z">
        <w:r>
          <w:t>sac-TMT monothe</w:t>
        </w:r>
      </w:ins>
      <w:r>
        <w:t>ra</w:t>
      </w:r>
      <w:del w:id="13317" w:author="GoldenCorpusHarness" w:date="2026-03-28T21:57:55Z">
        <w:r>
          <w:delText>de ≥3 Adverse Events b</w:delText>
        </w:r>
      </w:del>
      <w:ins w:id="13318" w:author="GoldenCorpusHarness" w:date="2026-03-28T21:57:55Z">
        <w:r>
          <w:t>p</w:t>
        </w:r>
      </w:ins>
      <w:r>
        <w:t xml:space="preserve">y </w:t>
      </w:r>
      <w:del w:id="13319" w:author="GoldenCorpusHarness" w:date="2026-03-28T21:57:55Z">
        <w:r>
          <w:delText>Decreasin</w:delText>
        </w:r>
      </w:del>
      <w:ins w:id="13320" w:author="GoldenCorpusHarness" w:date="2026-03-28T21:57:55Z">
        <w:r>
          <w:t>(2 mg/k</w:t>
        </w:r>
      </w:ins>
      <w:r>
        <w:t xml:space="preserve">g </w:t>
      </w:r>
      <w:del w:id="13321" w:author="GoldenCorpusHarness" w:date="2026-03-28T21:57:55Z">
        <w:r>
          <w:delText>Incidence (Incidence ≥5%</w:delText>
        </w:r>
      </w:del>
      <w:ins w:id="13322" w:author="GoldenCorpusHarness" w:date="2026-03-28T21:57:55Z">
        <w:r>
          <w:t>q2w</w:t>
        </w:r>
      </w:ins>
      <w:r>
        <w:t>)</w:t>
      </w:r>
      <w:del w:id="13323" w:author="GoldenCorpusHarness" w:date="2026-03-28T21:57:55Z">
        <w:r>
          <w:delText xml:space="preserve"> (APaT Population)</w:delText>
        </w:r>
      </w:del>
      <w:ins w:id="13324" w:author="GoldenCorpusHarness" w:date="2026-03-28T21:57:55Z">
        <w:r>
          <w:t>.</w:t>
        </w:r>
      </w:ins>
    </w:p>
    <w:tbl>
      <w:tblPr>
        <w:tblW w:w="0" w:type="auto"/>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5760"/>
        <w:gridCol w:w="1440"/>
        <w:gridCol w:w="1440"/>
      </w:tblGrid>
      <w:tr w:rsidR="00194E6E" ns2:paraId="340131F0" ns2:textId="77777777" w:rsidTr="00FB4FFB">
        <w:trPr>
          <w:jc w:val="center"/>
        </w:trPr>
        <w:tc>
          <w:tcPr>
            <w:tcW w:w="5760" w:type="dxa"/>
            <w:tcBorders>
              <w:top w:val="double" w:sz="6" w:space="0" w:color="auto"/>
              <w:bottom w:val="nil"/>
              <w:right w:val="single" w:sz="2" w:space="0" w:color="auto"/>
            </w:tcBorders>
          </w:tcPr>
          <w:p ns2:paraId="3BE22B7C" ns2:textId="77777777" w:rsidR="00194E6E" w:rsidRDefault="00194E6E" w:rsidP="00FB4FFB">
            <w:pPr>
              <w:spacing w:before="15" w:after="15"/>
              <w:rPr>
                <w:sz w:val="18"/>
                <w:szCs w:val="18"/>
              </w:rPr>
            </w:pPr>
          </w:p>
        </w:tc>
        <w:tc>
          <w:tcPr>
            <w:tcW w:w="2880" w:type="dxa"/>
            <w:gridSpan w:val="2"/>
            <w:tcBorders>
              <w:top w:val="double" w:sz="6" w:space="0" w:color="auto"/>
              <w:left w:val="nil"/>
              <w:bottom w:val="single" w:sz="2" w:space="0" w:color="auto"/>
            </w:tcBorders>
          </w:tcPr>
          <w:p ns2:paraId="6EAB12E8" ns2:textId="34158481" w:rsidR="00194E6E" w:rsidRDefault="009376C6" w:rsidP="00FB4FFB">
            <w:pPr>
              <w:spacing w:before="15" w:after="15"/>
              <w:jc w:val="center"/>
              <w:rPr>
                <w:sz w:val="18"/>
                <w:szCs w:val="18"/>
              </w:rPr>
            </w:pPr>
            <w:r>
              <w:rPr>
                <w:sz w:val="18"/>
                <w:szCs w:val="18"/>
              </w:rPr>
              <w:t>sac-TMT</w:t>
            </w:r>
            <w:r w:rsidR="00194E6E">
              <w:rPr>
                <w:sz w:val="18"/>
                <w:szCs w:val="18"/>
              </w:rPr>
              <w:t xml:space="preserve"> 5 mg/kg </w:t>
            </w:r>
          </w:p>
        </w:tc>
      </w:tr>
      <w:tr w:rsidR="00194E6E" ns2:paraId="72B15ED3" ns2:textId="77777777" w:rsidTr="00FB4FFB">
        <w:tblPrEx>
          <w:tblBorders>
            <w:top w:val="single" w:sz="6" w:space="0" w:color="auto"/>
            <w:bottom w:val="single" w:sz="6" w:space="0" w:color="auto"/>
          </w:tblBorders>
        </w:tblPrEx>
        <w:trPr>
          <w:jc w:val="center"/>
        </w:trPr>
        <w:tc>
          <w:tcPr>
            <w:tcW w:w="5760" w:type="dxa"/>
            <w:tcBorders>
              <w:top w:val="nil"/>
              <w:bottom w:val="single" w:sz="2" w:space="0" w:color="auto"/>
              <w:right w:val="single" w:sz="2" w:space="0" w:color="auto"/>
            </w:tcBorders>
          </w:tcPr>
          <w:p ns2:paraId="2CE58E25" ns2:textId="77777777" w:rsidR="00194E6E" w:rsidRDefault="00194E6E" w:rsidP="00FB4FFB">
            <w:pPr>
              <w:spacing w:before="15" w:after="15"/>
              <w:rPr>
                <w:sz w:val="18"/>
                <w:szCs w:val="18"/>
              </w:rPr>
            </w:pPr>
          </w:p>
        </w:tc>
        <w:tc>
          <w:tcPr>
            <w:tcW w:w="1440" w:type="dxa"/>
            <w:tcBorders>
              <w:top w:val="nil"/>
              <w:left w:val="nil"/>
              <w:bottom w:val="single" w:sz="2" w:space="0" w:color="auto"/>
              <w:right w:val="nil"/>
            </w:tcBorders>
          </w:tcPr>
          <w:p ns2:paraId="7D8ADFA1" ns2:textId="77777777" w:rsidR="00194E6E" w:rsidRDefault="00194E6E" w:rsidP="00FB4FFB">
            <w:pPr>
              <w:spacing w:before="15" w:after="15"/>
              <w:jc w:val="center"/>
              <w:rPr>
                <w:sz w:val="18"/>
                <w:szCs w:val="18"/>
              </w:rPr>
            </w:pPr>
            <w:r>
              <w:rPr>
                <w:sz w:val="18"/>
                <w:szCs w:val="18"/>
              </w:rPr>
              <w:t xml:space="preserve">n </w:t>
            </w:r>
          </w:p>
        </w:tc>
        <w:tc>
          <w:tcPr>
            <w:tcW w:w="1440" w:type="dxa"/>
            <w:tcBorders>
              <w:top w:val="nil"/>
              <w:left w:val="nil"/>
              <w:bottom w:val="single" w:sz="2" w:space="0" w:color="auto"/>
            </w:tcBorders>
          </w:tcPr>
          <w:p ns2:paraId="53B21A8C" ns2:textId="77777777" w:rsidR="00194E6E" w:rsidRDefault="00194E6E" w:rsidP="00FB4FFB">
            <w:pPr>
              <w:spacing w:before="15" w:after="15"/>
              <w:jc w:val="center"/>
              <w:rPr>
                <w:sz w:val="18"/>
                <w:szCs w:val="18"/>
              </w:rPr>
            </w:pPr>
            <w:r>
              <w:rPr>
                <w:sz w:val="18"/>
                <w:szCs w:val="18"/>
              </w:rPr>
              <w:t xml:space="preserve">(%) </w:t>
            </w:r>
          </w:p>
        </w:tc>
      </w:tr>
      <w:tr w:rsidR="00194E6E" ns2:paraId="64AFF0A6" ns2:textId="77777777" w:rsidTr="00FB4FFB">
        <w:tblPrEx>
          <w:tblBorders>
            <w:top w:val="single" w:sz="6" w:space="0" w:color="auto"/>
            <w:bottom w:val="single" w:sz="6" w:space="0" w:color="auto"/>
          </w:tblBorders>
        </w:tblPrEx>
        <w:trPr>
          <w:jc w:val="center"/>
        </w:trPr>
        <w:tc>
          <w:tcPr>
            <w:tcW w:w="5760" w:type="dxa"/>
            <w:tcBorders>
              <w:top w:val="nil"/>
              <w:bottom w:val="nil"/>
              <w:right w:val="single" w:sz="2" w:space="0" w:color="auto"/>
            </w:tcBorders>
          </w:tcPr>
          <w:p ns2:paraId="198FA90F" ns2:textId="77777777" w:rsidR="00194E6E" w:rsidRDefault="00194E6E" w:rsidP="00FB4FFB">
            <w:pPr>
              <w:spacing w:before="15" w:after="15"/>
              <w:ind w:left="160" w:right="1" w:hanging="160"/>
              <w:rPr>
                <w:sz w:val="18"/>
                <w:szCs w:val="18"/>
              </w:rPr>
            </w:pPr>
            <w:r>
              <w:rPr>
                <w:sz w:val="18"/>
                <w:szCs w:val="18"/>
              </w:rPr>
              <w:t xml:space="preserve"> Participants in population </w:t>
            </w:r>
          </w:p>
        </w:tc>
        <w:tc>
          <w:tcPr>
            <w:tcW w:w="1440" w:type="dxa"/>
            <w:tcBorders>
              <w:top w:val="nil"/>
              <w:left w:val="nil"/>
              <w:bottom w:val="nil"/>
              <w:right w:val="nil"/>
            </w:tcBorders>
          </w:tcPr>
          <w:p ns2:paraId="37556736" ns2:textId="77777777" w:rsidR="00194E6E" w:rsidRDefault="00194E6E" w:rsidP="00FB4FFB">
            <w:pPr>
              <w:tabs>
                <w:tab w:val="decimal" w:pos="747"/>
                <w:tab w:val="left" w:pos="827"/>
              </w:tabs>
              <w:spacing w:before="15" w:after="15"/>
              <w:rPr>
                <w:sz w:val="18"/>
                <w:szCs w:val="18"/>
              </w:rPr>
            </w:pPr>
            <w:r>
              <w:rPr>
                <w:sz w:val="18"/>
                <w:szCs w:val="18"/>
              </w:rPr>
              <w:tab/>
              <w:t xml:space="preserve">158 </w:t>
            </w:r>
          </w:p>
        </w:tc>
        <w:tc>
          <w:tcPr>
            <w:tcW w:w="1440" w:type="dxa"/>
            <w:tcBorders>
              <w:top w:val="nil"/>
              <w:left w:val="nil"/>
              <w:bottom w:val="nil"/>
            </w:tcBorders>
          </w:tcPr>
          <w:p ns2:paraId="62655663" ns2:textId="77777777" w:rsidR="00194E6E" w:rsidRDefault="00194E6E" w:rsidP="00FB4FFB">
            <w:pPr>
              <w:tabs>
                <w:tab w:val="decimal" w:pos="522"/>
                <w:tab w:val="left" w:pos="602"/>
              </w:tabs>
              <w:spacing w:before="15" w:after="15"/>
              <w:rPr>
                <w:sz w:val="18"/>
                <w:szCs w:val="18"/>
              </w:rPr>
            </w:pPr>
            <w:r>
              <w:rPr>
                <w:sz w:val="18"/>
                <w:szCs w:val="18"/>
              </w:rPr>
              <w:tab/>
            </w:r>
          </w:p>
        </w:tc>
      </w:tr>
      <w:tr w:rsidR="00194E6E" ns2:paraId="09434DE7" ns2:textId="77777777" w:rsidTr="00FB4FFB">
        <w:tblPrEx>
          <w:tblBorders>
            <w:top w:val="single" w:sz="6" w:space="0" w:color="auto"/>
            <w:bottom w:val="single" w:sz="6" w:space="0" w:color="auto"/>
          </w:tblBorders>
        </w:tblPrEx>
        <w:trPr>
          <w:jc w:val="center"/>
        </w:trPr>
        <w:tc>
          <w:tcPr>
            <w:tcW w:w="5760" w:type="dxa"/>
            <w:tcBorders>
              <w:top w:val="nil"/>
              <w:bottom w:val="nil"/>
              <w:right w:val="single" w:sz="2" w:space="0" w:color="auto"/>
            </w:tcBorders>
          </w:tcPr>
          <w:p ns2:paraId="4CB00498" ns2:textId="77777777" w:rsidR="00194E6E" w:rsidRDefault="00194E6E" w:rsidP="00FB4FFB">
            <w:pPr>
              <w:spacing w:before="15" w:after="15"/>
              <w:ind w:left="160" w:right="1" w:hanging="160"/>
              <w:rPr>
                <w:sz w:val="18"/>
                <w:szCs w:val="18"/>
              </w:rPr>
            </w:pPr>
            <w:r>
              <w:rPr>
                <w:sz w:val="18"/>
                <w:szCs w:val="18"/>
              </w:rPr>
              <w:t xml:space="preserve">   with one or more adverse events </w:t>
            </w:r>
          </w:p>
        </w:tc>
        <w:tc>
          <w:tcPr>
            <w:tcW w:w="1440" w:type="dxa"/>
            <w:tcBorders>
              <w:top w:val="nil"/>
              <w:left w:val="nil"/>
              <w:bottom w:val="nil"/>
              <w:right w:val="nil"/>
            </w:tcBorders>
          </w:tcPr>
          <w:p ns2:paraId="17AD1177" ns2:textId="77777777" w:rsidR="00194E6E" w:rsidRDefault="00194E6E" w:rsidP="00FB4FFB">
            <w:pPr>
              <w:tabs>
                <w:tab w:val="decimal" w:pos="747"/>
                <w:tab w:val="left" w:pos="827"/>
              </w:tabs>
              <w:spacing w:before="15" w:after="15"/>
              <w:rPr>
                <w:sz w:val="18"/>
                <w:szCs w:val="18"/>
              </w:rPr>
            </w:pPr>
            <w:r>
              <w:rPr>
                <w:sz w:val="18"/>
                <w:szCs w:val="18"/>
              </w:rPr>
              <w:tab/>
              <w:t xml:space="preserve">94 </w:t>
            </w:r>
          </w:p>
        </w:tc>
        <w:tc>
          <w:tcPr>
            <w:tcW w:w="1440" w:type="dxa"/>
            <w:tcBorders>
              <w:top w:val="nil"/>
              <w:left w:val="nil"/>
              <w:bottom w:val="nil"/>
            </w:tcBorders>
          </w:tcPr>
          <w:p ns2:paraId="6583B854" ns2:textId="77777777" w:rsidR="00194E6E" w:rsidRDefault="00194E6E" w:rsidP="00FB4FFB">
            <w:pPr>
              <w:tabs>
                <w:tab w:val="decimal" w:pos="522"/>
                <w:tab w:val="left" w:pos="602"/>
              </w:tabs>
              <w:spacing w:before="15" w:after="15"/>
              <w:rPr>
                <w:sz w:val="18"/>
                <w:szCs w:val="18"/>
              </w:rPr>
            </w:pPr>
            <w:r>
              <w:rPr>
                <w:sz w:val="18"/>
                <w:szCs w:val="18"/>
              </w:rPr>
              <w:tab/>
              <w:t xml:space="preserve">(59.5) </w:t>
            </w:r>
          </w:p>
        </w:tc>
      </w:tr>
      <w:tr w:rsidR="00194E6E" ns2:paraId="6DC01F3D" ns2:textId="77777777" w:rsidTr="00FB4FFB">
        <w:tblPrEx>
          <w:tblBorders>
            <w:top w:val="single" w:sz="6" w:space="0" w:color="auto"/>
            <w:bottom w:val="single" w:sz="6" w:space="0" w:color="auto"/>
          </w:tblBorders>
        </w:tblPrEx>
        <w:trPr>
          <w:jc w:val="center"/>
        </w:trPr>
        <w:tc>
          <w:tcPr>
            <w:tcW w:w="5760" w:type="dxa"/>
            <w:tcBorders>
              <w:top w:val="nil"/>
              <w:bottom w:val="nil"/>
              <w:right w:val="single" w:sz="2" w:space="0" w:color="auto"/>
            </w:tcBorders>
          </w:tcPr>
          <w:p ns2:paraId="76105328" ns2:textId="77777777" w:rsidR="00194E6E" w:rsidRDefault="00194E6E" w:rsidP="00FB4FFB">
            <w:pPr>
              <w:spacing w:before="15" w:after="15"/>
              <w:ind w:left="160" w:right="1" w:hanging="160"/>
              <w:rPr>
                <w:sz w:val="18"/>
                <w:szCs w:val="18"/>
              </w:rPr>
            </w:pPr>
            <w:r>
              <w:rPr>
                <w:sz w:val="18"/>
                <w:szCs w:val="18"/>
              </w:rPr>
              <w:t xml:space="preserve">   with no adverse events </w:t>
            </w:r>
          </w:p>
        </w:tc>
        <w:tc>
          <w:tcPr>
            <w:tcW w:w="1440" w:type="dxa"/>
            <w:tcBorders>
              <w:top w:val="nil"/>
              <w:left w:val="nil"/>
              <w:bottom w:val="nil"/>
              <w:right w:val="nil"/>
            </w:tcBorders>
          </w:tcPr>
          <w:p ns2:paraId="6B53273B" ns2:textId="77777777" w:rsidR="00194E6E" w:rsidRDefault="00194E6E" w:rsidP="00FB4FFB">
            <w:pPr>
              <w:tabs>
                <w:tab w:val="decimal" w:pos="747"/>
                <w:tab w:val="left" w:pos="827"/>
              </w:tabs>
              <w:spacing w:before="15" w:after="15"/>
              <w:rPr>
                <w:sz w:val="18"/>
                <w:szCs w:val="18"/>
              </w:rPr>
            </w:pPr>
            <w:r>
              <w:rPr>
                <w:sz w:val="18"/>
                <w:szCs w:val="18"/>
              </w:rPr>
              <w:tab/>
              <w:t xml:space="preserve">64 </w:t>
            </w:r>
          </w:p>
        </w:tc>
        <w:tc>
          <w:tcPr>
            <w:tcW w:w="1440" w:type="dxa"/>
            <w:tcBorders>
              <w:top w:val="nil"/>
              <w:left w:val="nil"/>
              <w:bottom w:val="nil"/>
            </w:tcBorders>
          </w:tcPr>
          <w:p ns2:paraId="7014EC74" ns2:textId="77777777" w:rsidR="00194E6E" w:rsidRDefault="00194E6E" w:rsidP="00FB4FFB">
            <w:pPr>
              <w:tabs>
                <w:tab w:val="decimal" w:pos="522"/>
                <w:tab w:val="left" w:pos="602"/>
              </w:tabs>
              <w:spacing w:before="15" w:after="15"/>
              <w:rPr>
                <w:sz w:val="18"/>
                <w:szCs w:val="18"/>
              </w:rPr>
            </w:pPr>
            <w:r>
              <w:rPr>
                <w:sz w:val="18"/>
                <w:szCs w:val="18"/>
              </w:rPr>
              <w:tab/>
              <w:t xml:space="preserve">(40.5) </w:t>
            </w:r>
          </w:p>
        </w:tc>
      </w:tr>
      <w:tr w:rsidR="00194E6E" ns2:paraId="7E822EEE" ns2:textId="77777777" w:rsidTr="00FB4FFB">
        <w:tblPrEx>
          <w:tblBorders>
            <w:top w:val="single" w:sz="6" w:space="0" w:color="auto"/>
            <w:bottom w:val="single" w:sz="6" w:space="0" w:color="auto"/>
          </w:tblBorders>
        </w:tblPrEx>
        <w:trPr>
          <w:jc w:val="center"/>
        </w:trPr>
        <w:tc>
          <w:tcPr>
            <w:tcW w:w="5760" w:type="dxa"/>
            <w:tcBorders>
              <w:top w:val="nil"/>
              <w:bottom w:val="nil"/>
              <w:right w:val="single" w:sz="2" w:space="0" w:color="auto"/>
            </w:tcBorders>
          </w:tcPr>
          <w:p ns2:paraId="7E7B6629" ns2:textId="77777777" w:rsidR="00194E6E" w:rsidRDefault="00194E6E" w:rsidP="00FB4FFB">
            <w:pPr>
              <w:spacing w:before="15" w:after="15"/>
              <w:rPr>
                <w:sz w:val="18"/>
                <w:szCs w:val="18"/>
              </w:rPr>
            </w:pPr>
          </w:p>
        </w:tc>
        <w:tc>
          <w:tcPr>
            <w:tcW w:w="1440" w:type="dxa"/>
            <w:tcBorders>
              <w:top w:val="nil"/>
              <w:left w:val="nil"/>
              <w:bottom w:val="nil"/>
              <w:right w:val="nil"/>
            </w:tcBorders>
          </w:tcPr>
          <w:p ns2:paraId="5F0B2E99" ns2:textId="77777777" w:rsidR="00194E6E" w:rsidRDefault="00194E6E" w:rsidP="00FB4FFB">
            <w:pPr>
              <w:tabs>
                <w:tab w:val="decimal" w:pos="747"/>
                <w:tab w:val="left" w:pos="827"/>
              </w:tabs>
              <w:spacing w:before="15" w:after="15"/>
              <w:rPr>
                <w:sz w:val="18"/>
                <w:szCs w:val="18"/>
              </w:rPr>
            </w:pPr>
            <w:r>
              <w:rPr>
                <w:sz w:val="18"/>
                <w:szCs w:val="18"/>
              </w:rPr>
              <w:tab/>
            </w:r>
          </w:p>
        </w:tc>
        <w:tc>
          <w:tcPr>
            <w:tcW w:w="1440" w:type="dxa"/>
            <w:tcBorders>
              <w:top w:val="nil"/>
              <w:left w:val="nil"/>
              <w:bottom w:val="nil"/>
            </w:tcBorders>
          </w:tcPr>
          <w:p ns2:paraId="4B079F97" ns2:textId="77777777" w:rsidR="00194E6E" w:rsidRDefault="00194E6E" w:rsidP="00FB4FFB">
            <w:pPr>
              <w:tabs>
                <w:tab w:val="decimal" w:pos="522"/>
                <w:tab w:val="left" w:pos="602"/>
              </w:tabs>
              <w:spacing w:before="15" w:after="15"/>
              <w:rPr>
                <w:sz w:val="18"/>
                <w:szCs w:val="18"/>
              </w:rPr>
            </w:pPr>
            <w:r>
              <w:rPr>
                <w:sz w:val="18"/>
                <w:szCs w:val="18"/>
              </w:rPr>
              <w:tab/>
            </w:r>
          </w:p>
        </w:tc>
      </w:tr>
      <w:tr w:rsidR="00194E6E" ns2:paraId="633BF937" ns2:textId="77777777" w:rsidTr="00FB4FFB">
        <w:tblPrEx>
          <w:tblBorders>
            <w:top w:val="single" w:sz="6" w:space="0" w:color="auto"/>
            <w:bottom w:val="single" w:sz="6" w:space="0" w:color="auto"/>
          </w:tblBorders>
        </w:tblPrEx>
        <w:trPr>
          <w:jc w:val="center"/>
        </w:trPr>
        <w:tc>
          <w:tcPr>
            <w:tcW w:w="5760" w:type="dxa"/>
            <w:tcBorders>
              <w:top w:val="nil"/>
              <w:bottom w:val="nil"/>
              <w:right w:val="single" w:sz="2" w:space="0" w:color="auto"/>
            </w:tcBorders>
          </w:tcPr>
          <w:p ns2:paraId="634F60D0" ns2:textId="77777777" w:rsidR="00194E6E" w:rsidRDefault="00194E6E" w:rsidP="00FB4FFB">
            <w:pPr>
              <w:spacing w:before="15" w:after="15"/>
              <w:ind w:left="160" w:right="1" w:hanging="160"/>
              <w:rPr>
                <w:sz w:val="18"/>
                <w:szCs w:val="18"/>
              </w:rPr>
            </w:pPr>
            <w:r>
              <w:rPr>
                <w:sz w:val="18"/>
                <w:szCs w:val="18"/>
              </w:rPr>
              <w:t xml:space="preserve">   Neutrophil count decreased </w:t>
            </w:r>
          </w:p>
        </w:tc>
        <w:tc>
          <w:tcPr>
            <w:tcW w:w="1440" w:type="dxa"/>
            <w:tcBorders>
              <w:top w:val="nil"/>
              <w:left w:val="nil"/>
              <w:bottom w:val="nil"/>
              <w:right w:val="nil"/>
            </w:tcBorders>
          </w:tcPr>
          <w:p ns2:paraId="7741EB3E" ns2:textId="77777777" w:rsidR="00194E6E" w:rsidRDefault="00194E6E" w:rsidP="00FB4FFB">
            <w:pPr>
              <w:tabs>
                <w:tab w:val="decimal" w:pos="747"/>
                <w:tab w:val="left" w:pos="827"/>
              </w:tabs>
              <w:spacing w:before="15" w:after="15"/>
              <w:rPr>
                <w:sz w:val="18"/>
                <w:szCs w:val="18"/>
              </w:rPr>
            </w:pPr>
            <w:r>
              <w:rPr>
                <w:sz w:val="18"/>
                <w:szCs w:val="18"/>
              </w:rPr>
              <w:tab/>
              <w:t xml:space="preserve">69 </w:t>
            </w:r>
          </w:p>
        </w:tc>
        <w:tc>
          <w:tcPr>
            <w:tcW w:w="1440" w:type="dxa"/>
            <w:tcBorders>
              <w:top w:val="nil"/>
              <w:left w:val="nil"/>
              <w:bottom w:val="nil"/>
            </w:tcBorders>
          </w:tcPr>
          <w:p ns2:paraId="36EAA801" ns2:textId="77777777" w:rsidR="00194E6E" w:rsidRDefault="00194E6E" w:rsidP="00FB4FFB">
            <w:pPr>
              <w:tabs>
                <w:tab w:val="decimal" w:pos="522"/>
                <w:tab w:val="left" w:pos="602"/>
              </w:tabs>
              <w:spacing w:before="15" w:after="15"/>
              <w:rPr>
                <w:sz w:val="18"/>
                <w:szCs w:val="18"/>
              </w:rPr>
            </w:pPr>
            <w:r>
              <w:rPr>
                <w:sz w:val="18"/>
                <w:szCs w:val="18"/>
              </w:rPr>
              <w:tab/>
              <w:t xml:space="preserve">(43.7) </w:t>
            </w:r>
          </w:p>
        </w:tc>
      </w:tr>
      <w:tr w:rsidR="00194E6E" ns2:paraId="1E7BAB5B" ns2:textId="77777777" w:rsidTr="00FB4FFB">
        <w:tblPrEx>
          <w:tblBorders>
            <w:top w:val="single" w:sz="6" w:space="0" w:color="auto"/>
            <w:bottom w:val="single" w:sz="6" w:space="0" w:color="auto"/>
          </w:tblBorders>
        </w:tblPrEx>
        <w:trPr>
          <w:jc w:val="center"/>
        </w:trPr>
        <w:tc>
          <w:tcPr>
            <w:tcW w:w="5760" w:type="dxa"/>
            <w:tcBorders>
              <w:top w:val="nil"/>
              <w:bottom w:val="nil"/>
              <w:right w:val="single" w:sz="2" w:space="0" w:color="auto"/>
            </w:tcBorders>
          </w:tcPr>
          <w:p ns2:paraId="0ED49E6E" ns2:textId="77777777" w:rsidR="00194E6E" w:rsidRDefault="00194E6E" w:rsidP="00FB4FFB">
            <w:pPr>
              <w:spacing w:before="15" w:after="15"/>
              <w:ind w:left="160" w:right="1" w:hanging="160"/>
              <w:rPr>
                <w:sz w:val="18"/>
                <w:szCs w:val="18"/>
              </w:rPr>
            </w:pPr>
            <w:r>
              <w:rPr>
                <w:sz w:val="18"/>
                <w:szCs w:val="18"/>
              </w:rPr>
              <w:t xml:space="preserve">   White blood cell count decreased </w:t>
            </w:r>
          </w:p>
        </w:tc>
        <w:tc>
          <w:tcPr>
            <w:tcW w:w="1440" w:type="dxa"/>
            <w:tcBorders>
              <w:top w:val="nil"/>
              <w:left w:val="nil"/>
              <w:bottom w:val="nil"/>
              <w:right w:val="nil"/>
            </w:tcBorders>
          </w:tcPr>
          <w:p ns2:paraId="0DCEA793" ns2:textId="77777777" w:rsidR="00194E6E" w:rsidRDefault="00194E6E" w:rsidP="00FB4FFB">
            <w:pPr>
              <w:tabs>
                <w:tab w:val="decimal" w:pos="747"/>
                <w:tab w:val="left" w:pos="827"/>
              </w:tabs>
              <w:spacing w:before="15" w:after="15"/>
              <w:rPr>
                <w:sz w:val="18"/>
                <w:szCs w:val="18"/>
              </w:rPr>
            </w:pPr>
            <w:r>
              <w:rPr>
                <w:sz w:val="18"/>
                <w:szCs w:val="18"/>
              </w:rPr>
              <w:tab/>
              <w:t xml:space="preserve">38 </w:t>
            </w:r>
          </w:p>
        </w:tc>
        <w:tc>
          <w:tcPr>
            <w:tcW w:w="1440" w:type="dxa"/>
            <w:tcBorders>
              <w:top w:val="nil"/>
              <w:left w:val="nil"/>
              <w:bottom w:val="nil"/>
            </w:tcBorders>
          </w:tcPr>
          <w:p ns2:paraId="4BFF5C10" ns2:textId="77777777" w:rsidR="00194E6E" w:rsidRDefault="00194E6E" w:rsidP="00FB4FFB">
            <w:pPr>
              <w:tabs>
                <w:tab w:val="decimal" w:pos="522"/>
                <w:tab w:val="left" w:pos="602"/>
              </w:tabs>
              <w:spacing w:before="15" w:after="15"/>
              <w:rPr>
                <w:sz w:val="18"/>
                <w:szCs w:val="18"/>
              </w:rPr>
            </w:pPr>
            <w:r>
              <w:rPr>
                <w:sz w:val="18"/>
                <w:szCs w:val="18"/>
              </w:rPr>
              <w:tab/>
              <w:t xml:space="preserve">(24.1) </w:t>
            </w:r>
          </w:p>
        </w:tc>
      </w:tr>
      <w:tr w:rsidR="00194E6E" ns2:paraId="1B384590" ns2:textId="77777777" w:rsidTr="00FB4FFB">
        <w:tblPrEx>
          <w:tblBorders>
            <w:top w:val="single" w:sz="6" w:space="0" w:color="auto"/>
            <w:bottom w:val="single" w:sz="6" w:space="0" w:color="auto"/>
          </w:tblBorders>
        </w:tblPrEx>
        <w:trPr>
          <w:jc w:val="center"/>
        </w:trPr>
        <w:tc>
          <w:tcPr>
            <w:tcW w:w="5760" w:type="dxa"/>
            <w:tcBorders>
              <w:top w:val="nil"/>
              <w:bottom w:val="nil"/>
              <w:right w:val="single" w:sz="2" w:space="0" w:color="auto"/>
            </w:tcBorders>
          </w:tcPr>
          <w:p ns2:paraId="096977DC" ns2:textId="77777777" w:rsidR="00194E6E" w:rsidRDefault="00194E6E" w:rsidP="00FB4FFB">
            <w:pPr>
              <w:spacing w:before="15" w:after="15"/>
              <w:ind w:left="160" w:right="1" w:hanging="160"/>
              <w:rPr>
                <w:sz w:val="18"/>
                <w:szCs w:val="18"/>
              </w:rPr>
            </w:pPr>
            <w:r>
              <w:rPr>
                <w:sz w:val="18"/>
                <w:szCs w:val="18"/>
              </w:rPr>
              <w:t xml:space="preserve">   Anaemia </w:t>
            </w:r>
          </w:p>
        </w:tc>
        <w:tc>
          <w:tcPr>
            <w:tcW w:w="1440" w:type="dxa"/>
            <w:tcBorders>
              <w:top w:val="nil"/>
              <w:left w:val="nil"/>
              <w:bottom w:val="nil"/>
              <w:right w:val="nil"/>
            </w:tcBorders>
          </w:tcPr>
          <w:p ns2:paraId="2E27F66F" ns2:textId="77777777" w:rsidR="00194E6E" w:rsidRDefault="00194E6E" w:rsidP="00FB4FFB">
            <w:pPr>
              <w:tabs>
                <w:tab w:val="decimal" w:pos="747"/>
                <w:tab w:val="left" w:pos="827"/>
              </w:tabs>
              <w:spacing w:before="15" w:after="15"/>
              <w:rPr>
                <w:sz w:val="18"/>
                <w:szCs w:val="18"/>
              </w:rPr>
            </w:pPr>
            <w:r>
              <w:rPr>
                <w:sz w:val="18"/>
                <w:szCs w:val="18"/>
              </w:rPr>
              <w:tab/>
              <w:t xml:space="preserve">30 </w:t>
            </w:r>
          </w:p>
        </w:tc>
        <w:tc>
          <w:tcPr>
            <w:tcW w:w="1440" w:type="dxa"/>
            <w:tcBorders>
              <w:top w:val="nil"/>
              <w:left w:val="nil"/>
              <w:bottom w:val="nil"/>
            </w:tcBorders>
          </w:tcPr>
          <w:p ns2:paraId="4E25CD0D" ns2:textId="77777777" w:rsidR="00194E6E" w:rsidRDefault="00194E6E" w:rsidP="00FB4FFB">
            <w:pPr>
              <w:tabs>
                <w:tab w:val="decimal" w:pos="522"/>
                <w:tab w:val="left" w:pos="602"/>
              </w:tabs>
              <w:spacing w:before="15" w:after="15"/>
              <w:rPr>
                <w:sz w:val="18"/>
                <w:szCs w:val="18"/>
              </w:rPr>
            </w:pPr>
            <w:r>
              <w:rPr>
                <w:sz w:val="18"/>
                <w:szCs w:val="18"/>
              </w:rPr>
              <w:tab/>
              <w:t xml:space="preserve">(19.0) </w:t>
            </w:r>
          </w:p>
        </w:tc>
      </w:tr>
      <w:tr w:rsidR="00194E6E" ns2:paraId="77420942" ns2:textId="77777777" w:rsidTr="00F52139">
        <w:tblPrEx>
          <w:tblBorders>
            <w:top w:val="single" w:sz="6" w:space="0" w:color="auto"/>
            <w:bottom w:val="single" w:sz="6" w:space="0" w:color="auto"/>
          </w:tblBorders>
        </w:tblPrEx>
        <w:trPr>
          <w:jc w:val="center"/>
        </w:trPr>
        <w:tc>
          <w:tcPr>
            <w:tcW w:w="5760" w:type="dxa"/>
            <w:tcBorders>
              <w:top w:val="nil"/>
              <w:bottom w:val="single" w:sz="4" w:space="0" w:color="auto"/>
              <w:right w:val="single" w:sz="2" w:space="0" w:color="auto"/>
            </w:tcBorders>
          </w:tcPr>
          <w:p ns2:paraId="58D176FC" ns2:textId="77777777" w:rsidR="00194E6E" w:rsidRDefault="00194E6E" w:rsidP="00FB4FFB">
            <w:pPr>
              <w:spacing w:before="15" w:after="15"/>
              <w:ind w:left="160" w:right="1" w:hanging="160"/>
              <w:rPr>
                <w:sz w:val="18"/>
                <w:szCs w:val="18"/>
              </w:rPr>
            </w:pPr>
            <w:r>
              <w:rPr>
                <w:sz w:val="18"/>
                <w:szCs w:val="18"/>
              </w:rPr>
              <w:t xml:space="preserve">   Stomatitis </w:t>
            </w:r>
          </w:p>
        </w:tc>
        <w:tc>
          <w:tcPr>
            <w:tcW w:w="1440" w:type="dxa"/>
            <w:tcBorders>
              <w:top w:val="nil"/>
              <w:left w:val="nil"/>
              <w:bottom w:val="single" w:sz="4" w:space="0" w:color="auto"/>
              <w:right w:val="nil"/>
            </w:tcBorders>
          </w:tcPr>
          <w:p ns2:paraId="76CE7AEF" ns2:textId="77777777" w:rsidR="00194E6E" w:rsidRDefault="00194E6E" w:rsidP="00FB4FFB">
            <w:pPr>
              <w:tabs>
                <w:tab w:val="decimal" w:pos="747"/>
                <w:tab w:val="left" w:pos="827"/>
              </w:tabs>
              <w:spacing w:before="15" w:after="15"/>
              <w:rPr>
                <w:sz w:val="18"/>
                <w:szCs w:val="18"/>
              </w:rPr>
            </w:pPr>
            <w:r>
              <w:rPr>
                <w:sz w:val="18"/>
                <w:szCs w:val="18"/>
              </w:rPr>
              <w:tab/>
              <w:t xml:space="preserve">13 </w:t>
            </w:r>
          </w:p>
        </w:tc>
        <w:tc>
          <w:tcPr>
            <w:tcW w:w="1440" w:type="dxa"/>
            <w:tcBorders>
              <w:top w:val="nil"/>
              <w:left w:val="nil"/>
              <w:bottom w:val="single" w:sz="4" w:space="0" w:color="auto"/>
            </w:tcBorders>
          </w:tcPr>
          <w:p ns2:paraId="6A4F1769" ns2:textId="77777777" w:rsidR="00194E6E" w:rsidRDefault="00194E6E" w:rsidP="00FB4FFB">
            <w:pPr>
              <w:tabs>
                <w:tab w:val="decimal" w:pos="522"/>
                <w:tab w:val="left" w:pos="602"/>
              </w:tabs>
              <w:spacing w:before="15" w:after="15"/>
              <w:rPr>
                <w:sz w:val="18"/>
                <w:szCs w:val="18"/>
              </w:rPr>
            </w:pPr>
            <w:r>
              <w:rPr>
                <w:sz w:val="18"/>
                <w:szCs w:val="18"/>
              </w:rPr>
              <w:tab/>
              <w:t xml:space="preserve">(8.2) </w:t>
            </w:r>
          </w:p>
        </w:tc>
      </w:tr>
      <w:tr w:rsidR="00194E6E" ns2:paraId="180E056C" ns2:textId="77777777" w:rsidTr="00F52139">
        <w:tblPrEx>
          <w:tblBorders>
            <w:top w:val="single" w:sz="6" w:space="0" w:color="auto"/>
            <w:bottom w:val="single" w:sz="6" w:space="0" w:color="auto"/>
          </w:tblBorders>
        </w:tblPrEx>
        <w:trPr>
          <w:jc w:val="center"/>
        </w:trPr>
        <w:tc>
          <w:tcPr>
            <w:tcW w:w="8640" w:type="dxa"/>
            <w:gridSpan w:val="3"/>
            <w:tcBorders>
              <w:top w:val="single" w:sz="4" w:space="0" w:color="auto"/>
              <w:bottom w:val="double" w:sz="6" w:space="0" w:color="auto"/>
            </w:tcBorders>
          </w:tcPr>
          <w:p ns2:paraId="3B6A1B51" ns2:textId="77777777" w:rsidR="00194E6E" w:rsidRDefault="00194E6E" w:rsidP="00FB4FFB">
            <w:pPr>
              <w:spacing w:before="30" w:after="30"/>
              <w:ind w:left="160" w:right="1" w:hanging="160"/>
              <w:rPr>
                <w:sz w:val="18"/>
                <w:szCs w:val="18"/>
              </w:rPr>
            </w:pPr>
            <w:r>
              <w:rPr>
                <w:sz w:val="18"/>
                <w:szCs w:val="18"/>
              </w:rPr>
              <w:t xml:space="preserve"> Every participant is counted a single time for each applicable row and column.</w:t>
            </w:r>
          </w:p>
          <w:p ns2:paraId="70A6D375" ns2:textId="77777777" w:rsidR="00194E6E" w:rsidRDefault="00194E6E" w:rsidP="00FB4FFB">
            <w:pPr>
              <w:spacing w:before="30" w:after="30"/>
              <w:ind w:left="160" w:right="1" w:hanging="160"/>
              <w:rPr>
                <w:sz w:val="18"/>
                <w:szCs w:val="18"/>
              </w:rPr>
            </w:pPr>
            <w:r>
              <w:rPr>
                <w:sz w:val="18"/>
                <w:szCs w:val="18"/>
              </w:rPr>
              <w:t xml:space="preserve"> A specific adverse event appears on this report only if its incidence in one or more of the columns meets the incidence criterion in the report title, after rounding.</w:t>
            </w:r>
          </w:p>
          <w:p ns2:paraId="4B0B11F6" ns2:textId="77777777" w:rsidR="00194E6E" w:rsidRDefault="00194E6E" w:rsidP="00FB4FFB">
            <w:pPr>
              <w:spacing w:before="30" w:after="30"/>
              <w:ind w:left="160" w:right="1" w:hanging="160"/>
              <w:rPr>
                <w:sz w:val="18"/>
                <w:szCs w:val="18"/>
              </w:rPr>
            </w:pPr>
            <w:r>
              <w:rPr>
                <w:sz w:val="18"/>
                <w:szCs w:val="18"/>
              </w:rPr>
              <w:t xml:space="preserve"> Adverse events occurring within 30 days after last infusion of study drug are included.</w:t>
            </w:r>
          </w:p>
          <w:p ns2:paraId="02BCD7EC" ns2:textId="77777777" w:rsidR="00194E6E" w:rsidRDefault="00194E6E" w:rsidP="00FB4FFB">
            <w:pPr>
              <w:spacing w:before="30" w:after="30"/>
              <w:ind w:left="160" w:right="1" w:hanging="160"/>
              <w:rPr>
                <w:sz w:val="18"/>
                <w:szCs w:val="18"/>
              </w:rPr>
            </w:pPr>
            <w:r>
              <w:rPr>
                <w:sz w:val="18"/>
                <w:szCs w:val="18"/>
              </w:rPr>
              <w:t xml:space="preserve"> Grades are based on NCI CTCAE version 5.0.</w:t>
            </w:r>
          </w:p>
          <w:p ns2:paraId="21B42C23" ns2:textId="77777777" w:rsidR="00194E6E" w:rsidRDefault="00194E6E" w:rsidP="00FB4FFB">
            <w:pPr>
              <w:spacing w:before="30" w:after="30"/>
              <w:ind w:left="160" w:right="1" w:hanging="160"/>
              <w:rPr>
                <w:sz w:val="18"/>
                <w:szCs w:val="18"/>
              </w:rPr>
            </w:pPr>
            <w:r>
              <w:rPr>
                <w:sz w:val="18"/>
                <w:szCs w:val="18"/>
              </w:rPr>
              <w:t xml:space="preserve"> Database cutoff date: 19APR2024</w:t>
            </w:r>
          </w:p>
        </w:tc>
      </w:tr>
      <w:tr w:rsidR="00194E6E" ns2:paraId="39E470C0" ns2:textId="77777777" w:rsidTr="00FB4FFB">
        <w:tblPrEx>
          <w:tblBorders>
            <w:top w:val="none" w:sz="0" w:space="0" w:color="auto"/>
            <w:left w:val="none" w:sz="0" w:space="0" w:color="auto"/>
            <w:bottom w:val="none" w:sz="0" w:space="0" w:color="auto"/>
            <w:right w:val="none" w:sz="0" w:space="0" w:color="auto"/>
          </w:tblBorders>
        </w:tblPrEx>
        <w:trPr>
          <w:jc w:val="center"/>
        </w:trPr>
        <w:tc>
          <w:tcPr>
            <w:tcW w:w="8640" w:type="dxa"/>
            <w:gridSpan w:val="3"/>
            <w:tcBorders>
              <w:top w:val="nil"/>
              <w:left w:val="nil"/>
              <w:bottom w:val="nil"/>
              <w:right w:val="nil"/>
            </w:tcBorders>
          </w:tcPr>
          <w:p ns2:paraId="6CF2CE62" ns2:textId="77777777" w:rsidR="00194E6E" w:rsidRDefault="00194E6E" w:rsidP="00FB4FFB">
            <w:pPr>
              <w:spacing w:before="15" w:after="15"/>
              <w:rPr>
                <w:sz w:val="18"/>
                <w:szCs w:val="18"/>
              </w:rPr>
            </w:pPr>
            <w:r>
              <w:rPr>
                <w:sz w:val="18"/>
                <w:szCs w:val="18"/>
              </w:rPr>
              <w:t>Source:  [P017MK2870: adam-adsl; adae]</w:t>
            </w:r>
          </w:p>
        </w:tc>
      </w:tr>
    </w:tbl>
    <w:p ns2:paraId="6ADDEC44" ns2:textId="77777777" w:rsidR="00194E6E" w:rsidRDefault="00194E6E" w:rsidP="00914D2C">
      <w:pPr>
        <w:pStyle w:val="ListEnd"/>
        <w:rPr>
          <w:sz w:val="18"/>
          <w:szCs w:val="18"/>
        </w:rPr>
      </w:pPr>
      <w:ins w:id="13325" w:author="GoldenCorpusHarness" w:date="2026-03-28T21:57:55Z">
        <w:r>
          <w:t>In Arm 2 Cohort 1, 3 participants had received sac-TMT 2 mg/kg q2w plus pembrolizumab 400 mg q6w.</w:t>
        </w:r>
      </w:ins>
    </w:p>
    <w:p ns2:paraId="6533108B" ns2:textId="71D44ADA" w:rsidR="00295232" w:rsidRDefault="00D61E8C" w:rsidP="00D61E8C">
      <w:pPr>
        <w:pStyle w:val="TableTitle"/>
      </w:pPr>
      <w:del w:id="13326" w:author="GoldenCorpusHarness" w:date="2026-03-28T21:57:55Z">
        <w:r>
          <w:delText>Table</w:delText>
        </w:r>
      </w:del>
      <w:ins w:id="13327" w:author="GoldenCorpusHarness" w:date="2026-03-28T21:57:55Z">
        <w:r>
          <w:t>In</w:t>
        </w:r>
      </w:ins>
      <w:r>
        <w:t xml:space="preserve"> </w:t>
      </w:r>
      <w:del w:id="13328" w:author="GoldenCorpusHarness" w:date="2026-03-28T21:57:55Z">
        <w:r>
          <w:delText>79S</w:delText>
        </w:r>
      </w:del>
      <w:ins w:id="13329" w:author="GoldenCorpusHarness" w:date="2026-03-28T21:57:55Z">
        <w:r>
          <w:t>Arm 2 Cohor</w:t>
        </w:r>
      </w:ins>
      <w:r>
        <w:t>t</w:t>
      </w:r>
      <w:del w:id="13330" w:author="GoldenCorpusHarness" w:date="2026-03-28T21:57:55Z">
        <w:r>
          <w:delText>udy</w:delText>
        </w:r>
      </w:del>
      <w:r>
        <w:t xml:space="preserve"> </w:t>
      </w:r>
      <w:del w:id="13331" w:author="GoldenCorpusHarness" w:date="2026-03-28T21:57:55Z">
        <w:r>
          <w:delText>MK-</w:delText>
        </w:r>
      </w:del>
      <w:r>
        <w:t>2</w:t>
      </w:r>
      <w:del w:id="13332" w:author="GoldenCorpusHarness" w:date="2026-03-28T21:57:55Z">
        <w:r>
          <w:delText>870-017</w:delText>
        </w:r>
      </w:del>
      <w:ins w:id="13333" w:author="GoldenCorpusHarness" w:date="2026-03-28T21:57:55Z">
        <w:r>
          <w:t>,</w:t>
        </w:r>
      </w:ins>
      <w:r>
        <w:t xml:space="preserve"> </w:t>
      </w:r>
      <w:del w:id="13334" w:author="GoldenCorpusHarness" w:date="2026-03-28T21:57:55Z">
        <w:r>
          <w:delText>(SKB264-II-08):</w:delText>
        </w:r>
      </w:del>
      <w:ins w:id="13335" w:author="GoldenCorpusHarness" w:date="2026-03-28T21:57:55Z">
        <w:r>
          <w:t>3</w:t>
        </w:r>
      </w:ins>
      <w:r>
        <w:t xml:space="preserve"> </w:t>
      </w:r>
      <w:del w:id="13336" w:author="GoldenCorpusHarness" w:date="2026-03-28T21:57:55Z">
        <w:r>
          <w:delText>P</w:delText>
        </w:r>
      </w:del>
      <w:ins w:id="13337" w:author="GoldenCorpusHarness" w:date="2026-03-28T21:57:55Z">
        <w:r>
          <w:t>p</w:t>
        </w:r>
      </w:ins>
      <w:r>
        <w:t xml:space="preserve">articipants </w:t>
      </w:r>
      <w:del w:id="13338" w:author="GoldenCorpusHarness" w:date="2026-03-28T21:57:55Z">
        <w:r>
          <w:delText>W</w:delText>
        </w:r>
      </w:del>
      <w:ins w:id="13339" w:author="GoldenCorpusHarness" w:date="2026-03-28T21:57:55Z">
        <w:r>
          <w:t>had rece</w:t>
        </w:r>
      </w:ins>
      <w:r>
        <w:t>i</w:t>
      </w:r>
      <w:del w:id="13340" w:author="GoldenCorpusHarness" w:date="2026-03-28T21:57:55Z">
        <w:r>
          <w:delText>th</w:delText>
        </w:r>
      </w:del>
      <w:ins w:id="13341" w:author="GoldenCorpusHarness" w:date="2026-03-28T21:57:55Z">
        <w:r>
          <w:t>ved</w:t>
        </w:r>
      </w:ins>
      <w:r>
        <w:t xml:space="preserve"> </w:t>
      </w:r>
      <w:del w:id="13342" w:author="GoldenCorpusHarness" w:date="2026-03-28T21:57:55Z">
        <w:r>
          <w:delText>Serio</w:delText>
        </w:r>
      </w:del>
      <w:ins w:id="13343" w:author="GoldenCorpusHarness" w:date="2026-03-28T21:57:55Z">
        <w:r>
          <w:t>sac-TMT 4 mg/kg q2w pl</w:t>
        </w:r>
      </w:ins>
      <w:r>
        <w:t xml:space="preserve">us </w:t>
      </w:r>
      <w:del w:id="13344" w:author="GoldenCorpusHarness" w:date="2026-03-28T21:57:55Z">
        <w:r>
          <w:delText>D</w:delText>
        </w:r>
      </w:del>
      <w:ins w:id="13345" w:author="GoldenCorpusHarness" w:date="2026-03-28T21:57:55Z">
        <w:r>
          <w:t>pemb</w:t>
        </w:r>
      </w:ins>
      <w:r>
        <w:t>r</w:t>
      </w:r>
      <w:ins w:id="13346" w:author="GoldenCorpusHarness" w:date="2026-03-28T21:57:55Z">
        <w:r>
          <w:t>oliz</w:t>
        </w:r>
      </w:ins>
      <w:r>
        <w:t>u</w:t>
      </w:r>
      <w:del w:id="13347" w:author="GoldenCorpusHarness" w:date="2026-03-28T21:57:55Z">
        <w:r>
          <w:delText>g-rel</w:delText>
        </w:r>
      </w:del>
      <w:ins w:id="13348" w:author="GoldenCorpusHarness" w:date="2026-03-28T21:57:55Z">
        <w:r>
          <w:t>m</w:t>
        </w:r>
      </w:ins>
      <w:r>
        <w:t>a</w:t>
      </w:r>
      <w:del w:id="13349" w:author="GoldenCorpusHarness" w:date="2026-03-28T21:57:55Z">
        <w:r>
          <w:delText>ted</w:delText>
        </w:r>
      </w:del>
      <w:ins w:id="13350" w:author="GoldenCorpusHarness" w:date="2026-03-28T21:57:55Z">
        <w:r>
          <w:t>b</w:t>
        </w:r>
      </w:ins>
      <w:r>
        <w:t xml:space="preserve"> </w:t>
      </w:r>
      <w:del w:id="13351" w:author="GoldenCorpusHarness" w:date="2026-03-28T21:57:55Z">
        <w:r>
          <w:delText>Adverse</w:delText>
        </w:r>
      </w:del>
      <w:ins w:id="13352" w:author="GoldenCorpusHarness" w:date="2026-03-28T21:57:55Z">
        <w:r>
          <w:t>400</w:t>
        </w:r>
      </w:ins>
      <w:r>
        <w:t xml:space="preserve"> </w:t>
      </w:r>
      <w:del w:id="13353" w:author="GoldenCorpusHarness" w:date="2026-03-28T21:57:55Z">
        <w:r>
          <w:delText>Events by Decreasin</w:delText>
        </w:r>
      </w:del>
      <w:ins w:id="13354" w:author="GoldenCorpusHarness" w:date="2026-03-28T21:57:55Z">
        <w:r>
          <w:t>m</w:t>
        </w:r>
      </w:ins>
      <w:r>
        <w:t xml:space="preserve">g </w:t>
      </w:r>
      <w:del w:id="13355" w:author="GoldenCorpusHarness" w:date="2026-03-28T21:57:55Z">
        <w:r>
          <w:delText>Incidence (Incidence &gt;1%) (APaT Population)</w:delText>
        </w:r>
      </w:del>
      <w:ins w:id="13356" w:author="GoldenCorpusHarness" w:date="2026-03-28T21:57:55Z">
        <w:r>
          <w:t>q6w.</w:t>
        </w:r>
      </w:ins>
    </w:p>
    <w:tbl>
      <w:tblPr>
        <w:tblW w:w="0" w:type="auto"/>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5760"/>
        <w:gridCol w:w="1440"/>
        <w:gridCol w:w="1440"/>
      </w:tblGrid>
      <w:tr w:rsidR="00295232" ns2:paraId="6CA90DEE" ns2:textId="77777777" w:rsidTr="00C90784">
        <w:tc>
          <w:tcPr>
            <w:tcW w:w="5760" w:type="dxa"/>
            <w:tcBorders>
              <w:top w:val="double" w:sz="6" w:space="0" w:color="auto"/>
              <w:bottom w:val="nil"/>
              <w:right w:val="single" w:sz="2" w:space="0" w:color="auto"/>
            </w:tcBorders>
          </w:tcPr>
          <w:p ns2:paraId="730E9350" ns2:textId="77777777" w:rsidR="00295232" w:rsidRDefault="00295232" w:rsidP="00C90784">
            <w:pPr>
              <w:spacing w:before="15" w:after="15"/>
              <w:rPr>
                <w:sz w:val="18"/>
                <w:szCs w:val="18"/>
              </w:rPr>
            </w:pPr>
          </w:p>
        </w:tc>
        <w:tc>
          <w:tcPr>
            <w:tcW w:w="2880" w:type="dxa"/>
            <w:gridSpan w:val="2"/>
            <w:tcBorders>
              <w:top w:val="double" w:sz="6" w:space="0" w:color="auto"/>
              <w:left w:val="nil"/>
              <w:bottom w:val="single" w:sz="2" w:space="0" w:color="auto"/>
            </w:tcBorders>
          </w:tcPr>
          <w:p ns2:paraId="113656B5" ns2:textId="2BEA7A77" w:rsidR="00295232" w:rsidRDefault="00210F42" w:rsidP="00C90784">
            <w:pPr>
              <w:spacing w:before="15" w:after="15"/>
              <w:jc w:val="center"/>
              <w:rPr>
                <w:sz w:val="18"/>
                <w:szCs w:val="18"/>
              </w:rPr>
            </w:pPr>
            <w:r>
              <w:rPr>
                <w:sz w:val="18"/>
                <w:szCs w:val="18"/>
              </w:rPr>
              <w:t>sac-TMT</w:t>
            </w:r>
            <w:r w:rsidR="00295232">
              <w:rPr>
                <w:sz w:val="18"/>
                <w:szCs w:val="18"/>
              </w:rPr>
              <w:t xml:space="preserve"> 5 mg/kg </w:t>
            </w:r>
          </w:p>
        </w:tc>
      </w:tr>
      <w:tr w:rsidR="00295232" ns2:paraId="6211EC69" ns2:textId="77777777" w:rsidTr="00C90784">
        <w:tblPrEx>
          <w:tblBorders>
            <w:top w:val="single" w:sz="6" w:space="0" w:color="auto"/>
            <w:bottom w:val="single" w:sz="6" w:space="0" w:color="auto"/>
          </w:tblBorders>
        </w:tblPrEx>
        <w:tc>
          <w:tcPr>
            <w:tcW w:w="5760" w:type="dxa"/>
            <w:tcBorders>
              <w:top w:val="nil"/>
              <w:bottom w:val="single" w:sz="2" w:space="0" w:color="auto"/>
              <w:right w:val="single" w:sz="2" w:space="0" w:color="auto"/>
            </w:tcBorders>
          </w:tcPr>
          <w:p ns2:paraId="2C885BCC" ns2:textId="77777777" w:rsidR="00295232" w:rsidRDefault="00295232" w:rsidP="00C90784">
            <w:pPr>
              <w:spacing w:before="15" w:after="15"/>
              <w:rPr>
                <w:sz w:val="18"/>
                <w:szCs w:val="18"/>
              </w:rPr>
            </w:pPr>
          </w:p>
        </w:tc>
        <w:tc>
          <w:tcPr>
            <w:tcW w:w="1440" w:type="dxa"/>
            <w:tcBorders>
              <w:top w:val="nil"/>
              <w:left w:val="nil"/>
              <w:bottom w:val="single" w:sz="2" w:space="0" w:color="auto"/>
              <w:right w:val="nil"/>
            </w:tcBorders>
          </w:tcPr>
          <w:p ns2:paraId="0636702A" ns2:textId="77777777" w:rsidR="00295232" w:rsidRDefault="00295232" w:rsidP="00C90784">
            <w:pPr>
              <w:spacing w:before="15" w:after="15"/>
              <w:jc w:val="center"/>
              <w:rPr>
                <w:sz w:val="18"/>
                <w:szCs w:val="18"/>
              </w:rPr>
            </w:pPr>
            <w:r>
              <w:rPr>
                <w:sz w:val="18"/>
                <w:szCs w:val="18"/>
              </w:rPr>
              <w:t xml:space="preserve">n </w:t>
            </w:r>
          </w:p>
        </w:tc>
        <w:tc>
          <w:tcPr>
            <w:tcW w:w="1440" w:type="dxa"/>
            <w:tcBorders>
              <w:top w:val="nil"/>
              <w:left w:val="nil"/>
              <w:bottom w:val="single" w:sz="2" w:space="0" w:color="auto"/>
            </w:tcBorders>
          </w:tcPr>
          <w:p ns2:paraId="7179A092" ns2:textId="77777777" w:rsidR="00295232" w:rsidRDefault="00295232" w:rsidP="00C90784">
            <w:pPr>
              <w:spacing w:before="15" w:after="15"/>
              <w:jc w:val="center"/>
              <w:rPr>
                <w:sz w:val="18"/>
                <w:szCs w:val="18"/>
              </w:rPr>
            </w:pPr>
            <w:r>
              <w:rPr>
                <w:sz w:val="18"/>
                <w:szCs w:val="18"/>
              </w:rPr>
              <w:t xml:space="preserve">(%) </w:t>
            </w:r>
          </w:p>
        </w:tc>
      </w:tr>
      <w:tr w:rsidR="00295232" ns2:paraId="56E9B3F0" ns2:textId="77777777" w:rsidTr="00C90784">
        <w:tblPrEx>
          <w:tblBorders>
            <w:top w:val="single" w:sz="6" w:space="0" w:color="auto"/>
            <w:bottom w:val="single" w:sz="6" w:space="0" w:color="auto"/>
          </w:tblBorders>
        </w:tblPrEx>
        <w:tc>
          <w:tcPr>
            <w:tcW w:w="5760" w:type="dxa"/>
            <w:tcBorders>
              <w:top w:val="nil"/>
              <w:bottom w:val="nil"/>
              <w:right w:val="single" w:sz="2" w:space="0" w:color="auto"/>
            </w:tcBorders>
          </w:tcPr>
          <w:p ns2:paraId="64A75D39" ns2:textId="77777777" w:rsidR="00295232" w:rsidRDefault="00295232" w:rsidP="00C90784">
            <w:pPr>
              <w:spacing w:before="15" w:after="15"/>
              <w:ind w:left="160" w:right="1" w:hanging="160"/>
              <w:rPr>
                <w:sz w:val="18"/>
                <w:szCs w:val="18"/>
              </w:rPr>
            </w:pPr>
            <w:r>
              <w:rPr>
                <w:sz w:val="18"/>
                <w:szCs w:val="18"/>
              </w:rPr>
              <w:t xml:space="preserve"> Participants in population </w:t>
            </w:r>
          </w:p>
        </w:tc>
        <w:tc>
          <w:tcPr>
            <w:tcW w:w="1440" w:type="dxa"/>
            <w:tcBorders>
              <w:top w:val="nil"/>
              <w:left w:val="nil"/>
              <w:bottom w:val="nil"/>
              <w:right w:val="nil"/>
            </w:tcBorders>
          </w:tcPr>
          <w:p ns2:paraId="03B02ED3" ns2:textId="77777777" w:rsidR="00295232" w:rsidRDefault="00295232" w:rsidP="00C90784">
            <w:pPr>
              <w:tabs>
                <w:tab w:val="decimal" w:pos="747"/>
                <w:tab w:val="left" w:pos="827"/>
              </w:tabs>
              <w:spacing w:before="15" w:after="15"/>
              <w:rPr>
                <w:sz w:val="18"/>
                <w:szCs w:val="18"/>
              </w:rPr>
            </w:pPr>
            <w:r>
              <w:rPr>
                <w:sz w:val="18"/>
                <w:szCs w:val="18"/>
              </w:rPr>
              <w:tab/>
              <w:t xml:space="preserve">158 </w:t>
            </w:r>
          </w:p>
        </w:tc>
        <w:tc>
          <w:tcPr>
            <w:tcW w:w="1440" w:type="dxa"/>
            <w:tcBorders>
              <w:top w:val="nil"/>
              <w:left w:val="nil"/>
              <w:bottom w:val="nil"/>
            </w:tcBorders>
          </w:tcPr>
          <w:p ns2:paraId="19010356" ns2:textId="77777777" w:rsidR="00295232" w:rsidRDefault="00295232" w:rsidP="00C90784">
            <w:pPr>
              <w:tabs>
                <w:tab w:val="decimal" w:pos="522"/>
                <w:tab w:val="left" w:pos="602"/>
              </w:tabs>
              <w:spacing w:before="15" w:after="15"/>
              <w:rPr>
                <w:sz w:val="18"/>
                <w:szCs w:val="18"/>
              </w:rPr>
            </w:pPr>
            <w:r>
              <w:rPr>
                <w:sz w:val="18"/>
                <w:szCs w:val="18"/>
              </w:rPr>
              <w:tab/>
            </w:r>
          </w:p>
        </w:tc>
      </w:tr>
      <w:tr w:rsidR="00295232" ns2:paraId="1325FD8C" ns2:textId="77777777" w:rsidTr="00C90784">
        <w:tblPrEx>
          <w:tblBorders>
            <w:top w:val="single" w:sz="6" w:space="0" w:color="auto"/>
            <w:bottom w:val="single" w:sz="6" w:space="0" w:color="auto"/>
          </w:tblBorders>
        </w:tblPrEx>
        <w:tc>
          <w:tcPr>
            <w:tcW w:w="5760" w:type="dxa"/>
            <w:tcBorders>
              <w:top w:val="nil"/>
              <w:bottom w:val="nil"/>
              <w:right w:val="single" w:sz="2" w:space="0" w:color="auto"/>
            </w:tcBorders>
          </w:tcPr>
          <w:p ns2:paraId="5EA8D2C8" ns2:textId="77777777" w:rsidR="00295232" w:rsidRDefault="00295232" w:rsidP="00C90784">
            <w:pPr>
              <w:spacing w:before="15" w:after="15"/>
              <w:ind w:left="160" w:right="1" w:hanging="160"/>
              <w:rPr>
                <w:sz w:val="18"/>
                <w:szCs w:val="18"/>
              </w:rPr>
            </w:pPr>
            <w:r>
              <w:rPr>
                <w:sz w:val="18"/>
                <w:szCs w:val="18"/>
              </w:rPr>
              <w:t xml:space="preserve">   with one or more adverse events </w:t>
            </w:r>
          </w:p>
        </w:tc>
        <w:tc>
          <w:tcPr>
            <w:tcW w:w="1440" w:type="dxa"/>
            <w:tcBorders>
              <w:top w:val="nil"/>
              <w:left w:val="nil"/>
              <w:bottom w:val="nil"/>
              <w:right w:val="nil"/>
            </w:tcBorders>
          </w:tcPr>
          <w:p ns2:paraId="0DAB1F45" ns2:textId="77777777" w:rsidR="00295232" w:rsidRDefault="00295232" w:rsidP="00C90784">
            <w:pPr>
              <w:tabs>
                <w:tab w:val="decimal" w:pos="747"/>
                <w:tab w:val="left" w:pos="827"/>
              </w:tabs>
              <w:spacing w:before="15" w:after="15"/>
              <w:rPr>
                <w:sz w:val="18"/>
                <w:szCs w:val="18"/>
              </w:rPr>
            </w:pPr>
            <w:r>
              <w:rPr>
                <w:sz w:val="18"/>
                <w:szCs w:val="18"/>
              </w:rPr>
              <w:tab/>
              <w:t xml:space="preserve">32 </w:t>
            </w:r>
          </w:p>
        </w:tc>
        <w:tc>
          <w:tcPr>
            <w:tcW w:w="1440" w:type="dxa"/>
            <w:tcBorders>
              <w:top w:val="nil"/>
              <w:left w:val="nil"/>
              <w:bottom w:val="nil"/>
            </w:tcBorders>
          </w:tcPr>
          <w:p ns2:paraId="78DB6105" ns2:textId="77777777" w:rsidR="00295232" w:rsidRDefault="00295232" w:rsidP="00C90784">
            <w:pPr>
              <w:tabs>
                <w:tab w:val="decimal" w:pos="522"/>
                <w:tab w:val="left" w:pos="602"/>
              </w:tabs>
              <w:spacing w:before="15" w:after="15"/>
              <w:rPr>
                <w:sz w:val="18"/>
                <w:szCs w:val="18"/>
              </w:rPr>
            </w:pPr>
            <w:r>
              <w:rPr>
                <w:sz w:val="18"/>
                <w:szCs w:val="18"/>
              </w:rPr>
              <w:tab/>
              <w:t xml:space="preserve">(20.3) </w:t>
            </w:r>
          </w:p>
        </w:tc>
      </w:tr>
      <w:tr w:rsidR="00295232" ns2:paraId="7FC0EA8B" ns2:textId="77777777" w:rsidTr="00C90784">
        <w:tblPrEx>
          <w:tblBorders>
            <w:top w:val="single" w:sz="6" w:space="0" w:color="auto"/>
            <w:bottom w:val="single" w:sz="6" w:space="0" w:color="auto"/>
          </w:tblBorders>
        </w:tblPrEx>
        <w:tc>
          <w:tcPr>
            <w:tcW w:w="5760" w:type="dxa"/>
            <w:tcBorders>
              <w:top w:val="nil"/>
              <w:bottom w:val="nil"/>
              <w:right w:val="single" w:sz="2" w:space="0" w:color="auto"/>
            </w:tcBorders>
          </w:tcPr>
          <w:p ns2:paraId="01993B0B" ns2:textId="77777777" w:rsidR="00295232" w:rsidRDefault="00295232" w:rsidP="00C90784">
            <w:pPr>
              <w:spacing w:before="15" w:after="15"/>
              <w:ind w:left="160" w:right="1" w:hanging="160"/>
              <w:rPr>
                <w:sz w:val="18"/>
                <w:szCs w:val="18"/>
              </w:rPr>
            </w:pPr>
            <w:r>
              <w:rPr>
                <w:sz w:val="18"/>
                <w:szCs w:val="18"/>
              </w:rPr>
              <w:t xml:space="preserve">   Neutrophil count decreased </w:t>
            </w:r>
          </w:p>
        </w:tc>
        <w:tc>
          <w:tcPr>
            <w:tcW w:w="1440" w:type="dxa"/>
            <w:tcBorders>
              <w:top w:val="nil"/>
              <w:left w:val="nil"/>
              <w:bottom w:val="nil"/>
              <w:right w:val="nil"/>
            </w:tcBorders>
          </w:tcPr>
          <w:p ns2:paraId="6E7AD8E1" ns2:textId="77777777" w:rsidR="00295232" w:rsidRDefault="00295232" w:rsidP="00C90784">
            <w:pPr>
              <w:tabs>
                <w:tab w:val="decimal" w:pos="747"/>
                <w:tab w:val="left" w:pos="827"/>
              </w:tabs>
              <w:spacing w:before="15" w:after="15"/>
              <w:rPr>
                <w:sz w:val="18"/>
                <w:szCs w:val="18"/>
              </w:rPr>
            </w:pPr>
            <w:r>
              <w:rPr>
                <w:sz w:val="18"/>
                <w:szCs w:val="18"/>
              </w:rPr>
              <w:tab/>
              <w:t xml:space="preserve">9 </w:t>
            </w:r>
          </w:p>
        </w:tc>
        <w:tc>
          <w:tcPr>
            <w:tcW w:w="1440" w:type="dxa"/>
            <w:tcBorders>
              <w:top w:val="nil"/>
              <w:left w:val="nil"/>
              <w:bottom w:val="nil"/>
            </w:tcBorders>
          </w:tcPr>
          <w:p ns2:paraId="79DF1F4E" ns2:textId="77777777" w:rsidR="00295232" w:rsidRDefault="00295232" w:rsidP="00C90784">
            <w:pPr>
              <w:tabs>
                <w:tab w:val="decimal" w:pos="522"/>
                <w:tab w:val="left" w:pos="602"/>
              </w:tabs>
              <w:spacing w:before="15" w:after="15"/>
              <w:rPr>
                <w:sz w:val="18"/>
                <w:szCs w:val="18"/>
              </w:rPr>
            </w:pPr>
            <w:r>
              <w:rPr>
                <w:sz w:val="18"/>
                <w:szCs w:val="18"/>
              </w:rPr>
              <w:tab/>
              <w:t xml:space="preserve">(5.7) </w:t>
            </w:r>
          </w:p>
        </w:tc>
      </w:tr>
      <w:tr w:rsidR="00295232" ns2:paraId="0B456E2E" ns2:textId="77777777" w:rsidTr="00C90784">
        <w:tblPrEx>
          <w:tblBorders>
            <w:top w:val="single" w:sz="6" w:space="0" w:color="auto"/>
            <w:bottom w:val="single" w:sz="6" w:space="0" w:color="auto"/>
          </w:tblBorders>
        </w:tblPrEx>
        <w:tc>
          <w:tcPr>
            <w:tcW w:w="5760" w:type="dxa"/>
            <w:tcBorders>
              <w:top w:val="nil"/>
              <w:bottom w:val="nil"/>
              <w:right w:val="single" w:sz="2" w:space="0" w:color="auto"/>
            </w:tcBorders>
          </w:tcPr>
          <w:p ns2:paraId="26F2D667" ns2:textId="77777777" w:rsidR="00295232" w:rsidRDefault="00295232" w:rsidP="00C90784">
            <w:pPr>
              <w:spacing w:before="15" w:after="15"/>
              <w:ind w:left="160" w:right="1" w:hanging="160"/>
              <w:rPr>
                <w:sz w:val="18"/>
                <w:szCs w:val="18"/>
              </w:rPr>
            </w:pPr>
            <w:r>
              <w:rPr>
                <w:sz w:val="18"/>
                <w:szCs w:val="18"/>
              </w:rPr>
              <w:t xml:space="preserve">   Anaemia </w:t>
            </w:r>
          </w:p>
        </w:tc>
        <w:tc>
          <w:tcPr>
            <w:tcW w:w="1440" w:type="dxa"/>
            <w:tcBorders>
              <w:top w:val="nil"/>
              <w:left w:val="nil"/>
              <w:bottom w:val="nil"/>
              <w:right w:val="nil"/>
            </w:tcBorders>
          </w:tcPr>
          <w:p ns2:paraId="4D17E34A" ns2:textId="77777777" w:rsidR="00295232" w:rsidRDefault="00295232" w:rsidP="00C90784">
            <w:pPr>
              <w:tabs>
                <w:tab w:val="decimal" w:pos="747"/>
                <w:tab w:val="left" w:pos="827"/>
              </w:tabs>
              <w:spacing w:before="15" w:after="15"/>
              <w:rPr>
                <w:sz w:val="18"/>
                <w:szCs w:val="18"/>
              </w:rPr>
            </w:pPr>
            <w:r>
              <w:rPr>
                <w:sz w:val="18"/>
                <w:szCs w:val="18"/>
              </w:rPr>
              <w:tab/>
              <w:t xml:space="preserve">6 </w:t>
            </w:r>
          </w:p>
        </w:tc>
        <w:tc>
          <w:tcPr>
            <w:tcW w:w="1440" w:type="dxa"/>
            <w:tcBorders>
              <w:top w:val="nil"/>
              <w:left w:val="nil"/>
              <w:bottom w:val="nil"/>
            </w:tcBorders>
          </w:tcPr>
          <w:p ns2:paraId="28777EBA" ns2:textId="77777777" w:rsidR="00295232" w:rsidRDefault="00295232" w:rsidP="00C90784">
            <w:pPr>
              <w:tabs>
                <w:tab w:val="decimal" w:pos="522"/>
                <w:tab w:val="left" w:pos="602"/>
              </w:tabs>
              <w:spacing w:before="15" w:after="15"/>
              <w:rPr>
                <w:sz w:val="18"/>
                <w:szCs w:val="18"/>
              </w:rPr>
            </w:pPr>
            <w:r>
              <w:rPr>
                <w:sz w:val="18"/>
                <w:szCs w:val="18"/>
              </w:rPr>
              <w:tab/>
              <w:t xml:space="preserve">(3.8) </w:t>
            </w:r>
          </w:p>
        </w:tc>
      </w:tr>
      <w:tr w:rsidR="00295232" ns2:paraId="4F731F0D" ns2:textId="77777777" w:rsidTr="00C90784">
        <w:tblPrEx>
          <w:tblBorders>
            <w:top w:val="single" w:sz="6" w:space="0" w:color="auto"/>
            <w:bottom w:val="single" w:sz="6" w:space="0" w:color="auto"/>
          </w:tblBorders>
        </w:tblPrEx>
        <w:tc>
          <w:tcPr>
            <w:tcW w:w="5760" w:type="dxa"/>
            <w:tcBorders>
              <w:top w:val="nil"/>
              <w:bottom w:val="nil"/>
              <w:right w:val="single" w:sz="2" w:space="0" w:color="auto"/>
            </w:tcBorders>
          </w:tcPr>
          <w:p ns2:paraId="01A08E91" ns2:textId="77777777" w:rsidR="00295232" w:rsidRDefault="00295232" w:rsidP="00C90784">
            <w:pPr>
              <w:spacing w:before="15" w:after="15"/>
              <w:ind w:left="160" w:right="1" w:hanging="160"/>
              <w:rPr>
                <w:sz w:val="18"/>
                <w:szCs w:val="18"/>
              </w:rPr>
            </w:pPr>
            <w:r>
              <w:rPr>
                <w:sz w:val="18"/>
                <w:szCs w:val="18"/>
              </w:rPr>
              <w:t xml:space="preserve">   White blood cell count decreased </w:t>
            </w:r>
          </w:p>
        </w:tc>
        <w:tc>
          <w:tcPr>
            <w:tcW w:w="1440" w:type="dxa"/>
            <w:tcBorders>
              <w:top w:val="nil"/>
              <w:left w:val="nil"/>
              <w:bottom w:val="nil"/>
              <w:right w:val="nil"/>
            </w:tcBorders>
          </w:tcPr>
          <w:p ns2:paraId="0789F877" ns2:textId="77777777" w:rsidR="00295232" w:rsidRDefault="00295232" w:rsidP="00C90784">
            <w:pPr>
              <w:tabs>
                <w:tab w:val="decimal" w:pos="747"/>
                <w:tab w:val="left" w:pos="827"/>
              </w:tabs>
              <w:spacing w:before="15" w:after="15"/>
              <w:rPr>
                <w:sz w:val="18"/>
                <w:szCs w:val="18"/>
              </w:rPr>
            </w:pPr>
            <w:r>
              <w:rPr>
                <w:sz w:val="18"/>
                <w:szCs w:val="18"/>
              </w:rPr>
              <w:tab/>
              <w:t xml:space="preserve">6 </w:t>
            </w:r>
          </w:p>
        </w:tc>
        <w:tc>
          <w:tcPr>
            <w:tcW w:w="1440" w:type="dxa"/>
            <w:tcBorders>
              <w:top w:val="nil"/>
              <w:left w:val="nil"/>
              <w:bottom w:val="nil"/>
            </w:tcBorders>
          </w:tcPr>
          <w:p ns2:paraId="530DB204" ns2:textId="77777777" w:rsidR="00295232" w:rsidRDefault="00295232" w:rsidP="00C90784">
            <w:pPr>
              <w:tabs>
                <w:tab w:val="decimal" w:pos="522"/>
                <w:tab w:val="left" w:pos="602"/>
              </w:tabs>
              <w:spacing w:before="15" w:after="15"/>
              <w:rPr>
                <w:sz w:val="18"/>
                <w:szCs w:val="18"/>
              </w:rPr>
            </w:pPr>
            <w:r>
              <w:rPr>
                <w:sz w:val="18"/>
                <w:szCs w:val="18"/>
              </w:rPr>
              <w:tab/>
              <w:t xml:space="preserve">(3.8) </w:t>
            </w:r>
          </w:p>
        </w:tc>
      </w:tr>
      <w:tr w:rsidR="00295232" ns2:paraId="02625335" ns2:textId="77777777" w:rsidTr="00C90784">
        <w:tblPrEx>
          <w:tblBorders>
            <w:top w:val="single" w:sz="6" w:space="0" w:color="auto"/>
            <w:bottom w:val="single" w:sz="6" w:space="0" w:color="auto"/>
          </w:tblBorders>
        </w:tblPrEx>
        <w:tc>
          <w:tcPr>
            <w:tcW w:w="5760" w:type="dxa"/>
            <w:tcBorders>
              <w:top w:val="nil"/>
              <w:bottom w:val="nil"/>
              <w:right w:val="single" w:sz="2" w:space="0" w:color="auto"/>
            </w:tcBorders>
          </w:tcPr>
          <w:p ns2:paraId="0E7B24EB" ns2:textId="77777777" w:rsidR="00295232" w:rsidRDefault="00295232" w:rsidP="00C90784">
            <w:pPr>
              <w:spacing w:before="15" w:after="15"/>
              <w:ind w:left="160" w:right="1" w:hanging="160"/>
              <w:rPr>
                <w:sz w:val="18"/>
                <w:szCs w:val="18"/>
              </w:rPr>
            </w:pPr>
            <w:r>
              <w:rPr>
                <w:sz w:val="18"/>
                <w:szCs w:val="18"/>
              </w:rPr>
              <w:t xml:space="preserve">   Stomatitis </w:t>
            </w:r>
          </w:p>
        </w:tc>
        <w:tc>
          <w:tcPr>
            <w:tcW w:w="1440" w:type="dxa"/>
            <w:tcBorders>
              <w:top w:val="nil"/>
              <w:left w:val="nil"/>
              <w:bottom w:val="nil"/>
              <w:right w:val="nil"/>
            </w:tcBorders>
          </w:tcPr>
          <w:p ns2:paraId="25441421" ns2:textId="77777777" w:rsidR="00295232" w:rsidRDefault="00295232" w:rsidP="00C90784">
            <w:pPr>
              <w:tabs>
                <w:tab w:val="decimal" w:pos="747"/>
                <w:tab w:val="left" w:pos="827"/>
              </w:tabs>
              <w:spacing w:before="15" w:after="15"/>
              <w:rPr>
                <w:sz w:val="18"/>
                <w:szCs w:val="18"/>
              </w:rPr>
            </w:pPr>
            <w:r>
              <w:rPr>
                <w:sz w:val="18"/>
                <w:szCs w:val="18"/>
              </w:rPr>
              <w:tab/>
              <w:t xml:space="preserve">4 </w:t>
            </w:r>
          </w:p>
        </w:tc>
        <w:tc>
          <w:tcPr>
            <w:tcW w:w="1440" w:type="dxa"/>
            <w:tcBorders>
              <w:top w:val="nil"/>
              <w:left w:val="nil"/>
              <w:bottom w:val="nil"/>
            </w:tcBorders>
          </w:tcPr>
          <w:p ns2:paraId="3FC4F7C7" ns2:textId="77777777" w:rsidR="00295232" w:rsidRDefault="00295232" w:rsidP="00C90784">
            <w:pPr>
              <w:tabs>
                <w:tab w:val="decimal" w:pos="522"/>
                <w:tab w:val="left" w:pos="602"/>
              </w:tabs>
              <w:spacing w:before="15" w:after="15"/>
              <w:rPr>
                <w:sz w:val="18"/>
                <w:szCs w:val="18"/>
              </w:rPr>
            </w:pPr>
            <w:r>
              <w:rPr>
                <w:sz w:val="18"/>
                <w:szCs w:val="18"/>
              </w:rPr>
              <w:tab/>
              <w:t xml:space="preserve">(2.5) </w:t>
            </w:r>
          </w:p>
        </w:tc>
      </w:tr>
      <w:tr w:rsidR="00295232" ns2:paraId="6FBBDF99" ns2:textId="77777777" w:rsidTr="00F52139">
        <w:tblPrEx>
          <w:tblBorders>
            <w:top w:val="single" w:sz="6" w:space="0" w:color="auto"/>
            <w:bottom w:val="single" w:sz="6" w:space="0" w:color="auto"/>
          </w:tblBorders>
        </w:tblPrEx>
        <w:tc>
          <w:tcPr>
            <w:tcW w:w="5760" w:type="dxa"/>
            <w:tcBorders>
              <w:top w:val="nil"/>
              <w:bottom w:val="single" w:sz="4" w:space="0" w:color="auto"/>
              <w:right w:val="single" w:sz="2" w:space="0" w:color="auto"/>
            </w:tcBorders>
          </w:tcPr>
          <w:p ns2:paraId="111EB76D" ns2:textId="77777777" w:rsidR="00295232" w:rsidRDefault="00295232" w:rsidP="00C90784">
            <w:pPr>
              <w:spacing w:before="15" w:after="15"/>
              <w:ind w:left="160" w:right="1" w:hanging="160"/>
              <w:rPr>
                <w:sz w:val="18"/>
                <w:szCs w:val="18"/>
              </w:rPr>
            </w:pPr>
            <w:r>
              <w:rPr>
                <w:sz w:val="18"/>
                <w:szCs w:val="18"/>
              </w:rPr>
              <w:t xml:space="preserve">   Asthenia </w:t>
            </w:r>
          </w:p>
        </w:tc>
        <w:tc>
          <w:tcPr>
            <w:tcW w:w="1440" w:type="dxa"/>
            <w:tcBorders>
              <w:top w:val="nil"/>
              <w:left w:val="nil"/>
              <w:bottom w:val="single" w:sz="4" w:space="0" w:color="auto"/>
              <w:right w:val="nil"/>
            </w:tcBorders>
          </w:tcPr>
          <w:p ns2:paraId="626F99A7" ns2:textId="77777777" w:rsidR="00295232" w:rsidRDefault="00295232" w:rsidP="00C90784">
            <w:pPr>
              <w:tabs>
                <w:tab w:val="decimal" w:pos="747"/>
                <w:tab w:val="left" w:pos="827"/>
              </w:tabs>
              <w:spacing w:before="15" w:after="15"/>
              <w:rPr>
                <w:sz w:val="18"/>
                <w:szCs w:val="18"/>
              </w:rPr>
            </w:pPr>
            <w:r>
              <w:rPr>
                <w:sz w:val="18"/>
                <w:szCs w:val="18"/>
              </w:rPr>
              <w:tab/>
              <w:t xml:space="preserve">3 </w:t>
            </w:r>
          </w:p>
        </w:tc>
        <w:tc>
          <w:tcPr>
            <w:tcW w:w="1440" w:type="dxa"/>
            <w:tcBorders>
              <w:top w:val="nil"/>
              <w:left w:val="nil"/>
              <w:bottom w:val="single" w:sz="4" w:space="0" w:color="auto"/>
            </w:tcBorders>
          </w:tcPr>
          <w:p ns2:paraId="6E669054" ns2:textId="77777777" w:rsidR="00295232" w:rsidRDefault="00295232" w:rsidP="00C90784">
            <w:pPr>
              <w:tabs>
                <w:tab w:val="decimal" w:pos="522"/>
                <w:tab w:val="left" w:pos="602"/>
              </w:tabs>
              <w:spacing w:before="15" w:after="15"/>
              <w:rPr>
                <w:sz w:val="18"/>
                <w:szCs w:val="18"/>
              </w:rPr>
            </w:pPr>
            <w:r>
              <w:rPr>
                <w:sz w:val="18"/>
                <w:szCs w:val="18"/>
              </w:rPr>
              <w:tab/>
              <w:t xml:space="preserve">(1.9) </w:t>
            </w:r>
          </w:p>
        </w:tc>
      </w:tr>
      <w:tr w:rsidR="00295232" ns2:paraId="38DB5AE6" ns2:textId="77777777" w:rsidTr="00F52139">
        <w:tblPrEx>
          <w:tblBorders>
            <w:top w:val="single" w:sz="6" w:space="0" w:color="auto"/>
            <w:bottom w:val="single" w:sz="6" w:space="0" w:color="auto"/>
          </w:tblBorders>
        </w:tblPrEx>
        <w:tc>
          <w:tcPr>
            <w:tcW w:w="8640" w:type="dxa"/>
            <w:gridSpan w:val="3"/>
            <w:tcBorders>
              <w:top w:val="single" w:sz="4" w:space="0" w:color="auto"/>
              <w:bottom w:val="double" w:sz="6" w:space="0" w:color="auto"/>
            </w:tcBorders>
          </w:tcPr>
          <w:p ns2:paraId="0DFFF69F" ns2:textId="1C0ED08C" w:rsidR="00295232" w:rsidRDefault="00295232" w:rsidP="00C90784">
            <w:pPr>
              <w:spacing w:before="30" w:after="30"/>
              <w:ind w:left="160" w:right="1" w:hanging="160"/>
              <w:rPr>
                <w:sz w:val="18"/>
                <w:szCs w:val="18"/>
              </w:rPr>
            </w:pPr>
            <w:r>
              <w:rPr>
                <w:sz w:val="18"/>
                <w:szCs w:val="18"/>
              </w:rPr>
              <w:t xml:space="preserve"> </w:t>
            </w:r>
            <w:r w:rsidRPr="00FB300E">
              <w:rPr>
                <w:sz w:val="18"/>
                <w:szCs w:val="18"/>
              </w:rPr>
              <w:t>Every participant is counted a single time for each applicable row and column.</w:t>
            </w:r>
            <w:r w:rsidR="00AF3873" w:rsidRPr="00FB300E">
              <w:rPr>
                <w:sz w:val="18"/>
                <w:szCs w:val="18"/>
              </w:rPr>
              <w:t xml:space="preserve"> Table presents AEs with incidence &gt;1%</w:t>
            </w:r>
          </w:p>
          <w:p ns2:paraId="2FA4EAA2" ns2:textId="77777777" w:rsidR="00295232" w:rsidRDefault="00295232" w:rsidP="00C90784">
            <w:pPr>
              <w:spacing w:before="30" w:after="30"/>
              <w:ind w:left="160" w:right="1" w:hanging="160"/>
              <w:rPr>
                <w:sz w:val="18"/>
                <w:szCs w:val="18"/>
              </w:rPr>
            </w:pPr>
            <w:r>
              <w:rPr>
                <w:sz w:val="18"/>
                <w:szCs w:val="18"/>
              </w:rPr>
              <w:t xml:space="preserve"> Adverse events occurring within 30 days after last infusion of study drug are included.</w:t>
            </w:r>
          </w:p>
          <w:p ns2:paraId="64CA1D85" ns2:textId="77777777" w:rsidR="00295232" w:rsidRDefault="00295232" w:rsidP="00C90784">
            <w:pPr>
              <w:spacing w:before="30" w:after="30"/>
              <w:ind w:left="160" w:right="1" w:hanging="160"/>
              <w:rPr>
                <w:sz w:val="18"/>
                <w:szCs w:val="18"/>
              </w:rPr>
            </w:pPr>
            <w:r>
              <w:rPr>
                <w:sz w:val="18"/>
                <w:szCs w:val="18"/>
              </w:rPr>
              <w:t xml:space="preserve"> Database cutoff date: 19APR2024</w:t>
            </w:r>
          </w:p>
        </w:tc>
      </w:tr>
      <w:tr w:rsidR="00295232" ns2:paraId="398B9311" ns2:textId="77777777" w:rsidTr="00C90784">
        <w:tblPrEx>
          <w:tblBorders>
            <w:top w:val="none" w:sz="0" w:space="0" w:color="auto"/>
            <w:left w:val="none" w:sz="0" w:space="0" w:color="auto"/>
            <w:bottom w:val="none" w:sz="0" w:space="0" w:color="auto"/>
            <w:right w:val="none" w:sz="0" w:space="0" w:color="auto"/>
          </w:tblBorders>
        </w:tblPrEx>
        <w:tc>
          <w:tcPr>
            <w:tcW w:w="8640" w:type="dxa"/>
            <w:gridSpan w:val="3"/>
            <w:tcBorders>
              <w:top w:val="nil"/>
              <w:left w:val="nil"/>
              <w:bottom w:val="nil"/>
              <w:right w:val="nil"/>
            </w:tcBorders>
          </w:tcPr>
          <w:p ns2:paraId="523AEC64" ns2:textId="77777777" w:rsidR="00295232" w:rsidRDefault="00295232" w:rsidP="00C90784">
            <w:pPr>
              <w:spacing w:before="15" w:after="15"/>
              <w:rPr>
                <w:sz w:val="18"/>
                <w:szCs w:val="18"/>
              </w:rPr>
            </w:pPr>
            <w:r>
              <w:rPr>
                <w:sz w:val="18"/>
                <w:szCs w:val="18"/>
              </w:rPr>
              <w:t>Source:  [P017MK2870: adam-adsl; adae]</w:t>
            </w:r>
          </w:p>
        </w:tc>
      </w:tr>
    </w:tbl>
    <w:p ns2:paraId="3A95CBBE" ns2:textId="77777777" w:rsidR="007243AD" w:rsidRDefault="007243AD" w:rsidP="00914D2C">
      <w:pPr>
        <w:pStyle w:val="ListEnd"/>
      </w:pPr>
      <w:ins w:id="13357" w:author="GoldenCorpusHarness" w:date="2026-03-28T21:57:55Z">
        <w:r>
          <w:t>Participant disposition is summarized in [Table 51] and [Table 52].</w:t>
        </w:r>
      </w:ins>
    </w:p>
    <w:p ns2:paraId="3E8B4416" ns2:textId="77777777" w:rsidR="001978BB" w:rsidRPr="00680FAC" w:rsidRDefault="001978BB" w:rsidP="00680FAC">
      <w:ins w:id="13358" w:author="GoldenCorpusHarness" w:date="2026-03-28T21:57:55Z">
        <w:r>
          <w:t>Table 51Study MK-2870-008 (TroFuse-008): Disposition of Participants in Arm 1 (APaT Population)</w:t>
        </w:r>
      </w:ins>
    </w:p>
    <w:p ns2:paraId="02C794CD" ns2:textId="3B751E01" w:rsidR="001978BB" w:rsidRDefault="001978BB" w:rsidP="001978BB">
      <w:pPr>
        <w:pStyle w:val="Heading3"/>
      </w:pPr>
      <w:bookmarkStart w:id="562" w:name="_Toc179455504"/>
      <w:bookmarkStart w:id="563" w:name="_Toc180399996"/>
      <w:r w:rsidRPr="00EC6B44">
        <w:lastRenderedPageBreak/>
        <w:t>AE Summary based on Aggregate Data</w:t>
      </w:r>
      <w:bookmarkEnd w:id="562"/>
      <w:bookmarkEnd w:id="563"/>
    </w:p>
    <w:p ns2:paraId="55C593AD" ns2:textId="4D49FC7C" w:rsidR="001978BB" w:rsidRPr="0072051E" w:rsidRDefault="001978BB" w:rsidP="001978BB">
      <w:pPr>
        <w:pStyle w:val="TableTitle"/>
      </w:pPr>
      <w:del w:id="13359" w:author="GoldenCorpusHarness" w:date="2026-03-28T21:57:55Z">
        <w:r>
          <w:delText>T</w:delText>
        </w:r>
      </w:del>
      <w:ins w:id="13360" w:author="GoldenCorpusHarness" w:date="2026-03-28T21:57:55Z">
        <w:r>
          <w:t xml:space="preserve">Source:  [P008V01MK2870: </w:t>
        </w:r>
      </w:ins>
      <w:r>
        <w:t>a</w:t>
      </w:r>
      <w:del w:id="13361" w:author="GoldenCorpusHarness" w:date="2026-03-28T21:57:55Z">
        <w:r>
          <w:delText>b</w:delText>
        </w:r>
      </w:del>
      <w:ins w:id="13362" w:author="GoldenCorpusHarness" w:date="2026-03-28T21:57:55Z">
        <w:r>
          <w:t>dam-ads</w:t>
        </w:r>
      </w:ins>
      <w:r>
        <w:t>l</w:t>
      </w:r>
      <w:del w:id="13363" w:author="GoldenCorpusHarness" w:date="2026-03-28T21:57:55Z">
        <w:r>
          <w:delText>e 80Adverse Event Summary of Sac-TMT Based on Aggregate Safety Data (APaT Population)</w:delText>
        </w:r>
      </w:del>
      <w:ins w:id="13364" w:author="GoldenCorpusHarness" w:date="2026-03-28T21:57:55Z">
        <w:r>
          <w:t>]</w:t>
        </w:r>
      </w:ins>
    </w:p>
    <w:tbl>
      <w:tblPr>
        <w:tblW w:w="5000" w:type="pct"/>
        <w:jc w:val="center"/>
        <w:tblBorders>
          <w:top w:val="double" w:sz="6" w:space="0" w:color="auto"/>
          <w:left w:val="single" w:sz="6" w:space="0" w:color="auto"/>
          <w:bottom w:val="double" w:sz="6" w:space="0" w:color="auto"/>
          <w:right w:val="single" w:sz="6" w:space="0" w:color="auto"/>
        </w:tblBorders>
        <w:tblCellMar>
          <w:left w:w="72" w:type="dxa"/>
          <w:right w:w="72" w:type="dxa"/>
        </w:tblCellMar>
        <w:tblLook w:val="0000" w:firstRow="0" w:lastRow="0" w:firstColumn="0" w:lastColumn="0" w:noHBand="0" w:noVBand="0"/>
      </w:tblPr>
      <w:tblGrid>
        <w:gridCol w:w="2996"/>
        <w:gridCol w:w="750"/>
        <w:gridCol w:w="749"/>
        <w:gridCol w:w="749"/>
        <w:gridCol w:w="749"/>
        <w:gridCol w:w="749"/>
        <w:gridCol w:w="749"/>
        <w:gridCol w:w="749"/>
        <w:gridCol w:w="744"/>
      </w:tblGrid>
      <w:tr w:rsidR="0092154D" w:rsidRPr="0092154D" ns2:paraId="117FDFF0" ns2:textId="77777777" w:rsidTr="00FB4FFB">
        <w:trPr>
          <w:jc w:val="center"/>
        </w:trPr>
        <w:tc>
          <w:tcPr>
            <w:tcW w:w="1667" w:type="pct"/>
            <w:tcBorders>
              <w:top w:val="double" w:sz="6" w:space="0" w:color="auto"/>
              <w:bottom w:val="nil"/>
              <w:right w:val="single" w:sz="2" w:space="0" w:color="auto"/>
            </w:tcBorders>
          </w:tcPr>
          <w:p ns2:paraId="407CA36F" ns2:textId="77777777" w:rsidR="0092154D" w:rsidRPr="0092154D" w:rsidRDefault="0092154D" w:rsidP="00FB4FFB">
            <w:pPr>
              <w:widowControl w:val="0"/>
              <w:autoSpaceDE w:val="0"/>
              <w:autoSpaceDN w:val="0"/>
              <w:adjustRightInd w:val="0"/>
              <w:spacing w:before="15" w:after="15"/>
              <w:rPr>
                <w:sz w:val="17"/>
                <w:szCs w:val="17"/>
              </w:rPr>
            </w:pPr>
          </w:p>
        </w:tc>
        <w:tc>
          <w:tcPr>
            <w:tcW w:w="834" w:type="pct"/>
            <w:gridSpan w:val="2"/>
            <w:tcBorders>
              <w:top w:val="double" w:sz="6" w:space="0" w:color="auto"/>
              <w:left w:val="nil"/>
              <w:bottom w:val="single" w:sz="2" w:space="0" w:color="auto"/>
              <w:right w:val="single" w:sz="2" w:space="0" w:color="auto"/>
            </w:tcBorders>
          </w:tcPr>
          <w:p ns2:paraId="0896BA0F" ns2:textId="22BD3E01" w:rsidR="0092154D" w:rsidRPr="0092154D" w:rsidRDefault="0092154D" w:rsidP="00FB4FFB">
            <w:pPr>
              <w:widowControl w:val="0"/>
              <w:autoSpaceDE w:val="0"/>
              <w:autoSpaceDN w:val="0"/>
              <w:adjustRightInd w:val="0"/>
              <w:spacing w:before="15" w:after="15"/>
              <w:jc w:val="center"/>
              <w:rPr>
                <w:sz w:val="17"/>
                <w:szCs w:val="17"/>
              </w:rPr>
            </w:pPr>
            <w:r w:rsidRPr="0092154D">
              <w:rPr>
                <w:sz w:val="17"/>
                <w:szCs w:val="17"/>
              </w:rPr>
              <w:t xml:space="preserve">MK-2870 4 mg/kg </w:t>
            </w:r>
            <w:r w:rsidR="00F406FB">
              <w:rPr>
                <w:sz w:val="17"/>
                <w:szCs w:val="17"/>
              </w:rPr>
              <w:t>q</w:t>
            </w:r>
            <w:r w:rsidR="00F406FB" w:rsidRPr="0092154D">
              <w:rPr>
                <w:sz w:val="17"/>
                <w:szCs w:val="17"/>
              </w:rPr>
              <w:t>2</w:t>
            </w:r>
            <w:r w:rsidR="00F406FB">
              <w:rPr>
                <w:sz w:val="17"/>
                <w:szCs w:val="17"/>
              </w:rPr>
              <w:t>w</w:t>
            </w:r>
            <w:r w:rsidR="00F406FB" w:rsidRPr="0092154D">
              <w:rPr>
                <w:sz w:val="17"/>
                <w:szCs w:val="17"/>
              </w:rPr>
              <w:t xml:space="preserve"> </w:t>
            </w:r>
            <w:r w:rsidRPr="0092154D">
              <w:rPr>
                <w:sz w:val="17"/>
                <w:szCs w:val="17"/>
              </w:rPr>
              <w:t>Monotherapy Pooled Dataset</w:t>
            </w:r>
            <w:r w:rsidRPr="0092154D">
              <w:rPr>
                <w:sz w:val="17"/>
                <w:szCs w:val="17"/>
                <w:vertAlign w:val="superscript"/>
              </w:rPr>
              <w:t>1</w:t>
            </w:r>
            <w:r w:rsidRPr="0092154D">
              <w:rPr>
                <w:sz w:val="17"/>
                <w:szCs w:val="17"/>
              </w:rPr>
              <w:t xml:space="preserve"> </w:t>
            </w:r>
          </w:p>
        </w:tc>
        <w:tc>
          <w:tcPr>
            <w:tcW w:w="834" w:type="pct"/>
            <w:gridSpan w:val="2"/>
            <w:tcBorders>
              <w:top w:val="double" w:sz="6" w:space="0" w:color="auto"/>
              <w:left w:val="nil"/>
              <w:bottom w:val="single" w:sz="2" w:space="0" w:color="auto"/>
              <w:right w:val="single" w:sz="2" w:space="0" w:color="auto"/>
            </w:tcBorders>
          </w:tcPr>
          <w:p ns2:paraId="196C9809" ns2:textId="7ED84AB9" w:rsidR="0092154D" w:rsidRPr="0092154D" w:rsidRDefault="0092154D" w:rsidP="00FB4FFB">
            <w:pPr>
              <w:widowControl w:val="0"/>
              <w:autoSpaceDE w:val="0"/>
              <w:autoSpaceDN w:val="0"/>
              <w:adjustRightInd w:val="0"/>
              <w:spacing w:before="15" w:after="15"/>
              <w:jc w:val="center"/>
              <w:rPr>
                <w:sz w:val="17"/>
                <w:szCs w:val="17"/>
              </w:rPr>
            </w:pPr>
            <w:r w:rsidRPr="0092154D">
              <w:rPr>
                <w:sz w:val="17"/>
                <w:szCs w:val="17"/>
              </w:rPr>
              <w:t xml:space="preserve">MK-2870 5 mg/kg </w:t>
            </w:r>
            <w:r w:rsidR="00F406FB">
              <w:rPr>
                <w:sz w:val="17"/>
                <w:szCs w:val="17"/>
              </w:rPr>
              <w:t>q</w:t>
            </w:r>
            <w:r w:rsidR="00F406FB" w:rsidRPr="0092154D">
              <w:rPr>
                <w:sz w:val="17"/>
                <w:szCs w:val="17"/>
              </w:rPr>
              <w:t>2</w:t>
            </w:r>
            <w:r w:rsidR="00F406FB">
              <w:rPr>
                <w:sz w:val="17"/>
                <w:szCs w:val="17"/>
              </w:rPr>
              <w:t>w</w:t>
            </w:r>
            <w:r w:rsidR="00F406FB" w:rsidRPr="0092154D">
              <w:rPr>
                <w:sz w:val="17"/>
                <w:szCs w:val="17"/>
              </w:rPr>
              <w:t xml:space="preserve"> </w:t>
            </w:r>
            <w:r w:rsidRPr="0092154D">
              <w:rPr>
                <w:sz w:val="17"/>
                <w:szCs w:val="17"/>
              </w:rPr>
              <w:t>Monotherapy Pooled Dataset</w:t>
            </w:r>
            <w:r w:rsidRPr="0092154D">
              <w:rPr>
                <w:sz w:val="17"/>
                <w:szCs w:val="17"/>
                <w:vertAlign w:val="superscript"/>
              </w:rPr>
              <w:t>2</w:t>
            </w:r>
            <w:r w:rsidRPr="0092154D">
              <w:rPr>
                <w:sz w:val="17"/>
                <w:szCs w:val="17"/>
              </w:rPr>
              <w:t xml:space="preserve"> </w:t>
            </w:r>
          </w:p>
        </w:tc>
        <w:tc>
          <w:tcPr>
            <w:tcW w:w="834" w:type="pct"/>
            <w:gridSpan w:val="2"/>
            <w:tcBorders>
              <w:top w:val="double" w:sz="6" w:space="0" w:color="auto"/>
              <w:left w:val="nil"/>
              <w:bottom w:val="single" w:sz="2" w:space="0" w:color="auto"/>
              <w:right w:val="single" w:sz="2" w:space="0" w:color="auto"/>
            </w:tcBorders>
          </w:tcPr>
          <w:p ns2:paraId="761148CA" ns2:textId="1754F209" w:rsidR="0092154D" w:rsidRPr="0092154D" w:rsidRDefault="0092154D" w:rsidP="00FB4FFB">
            <w:pPr>
              <w:widowControl w:val="0"/>
              <w:autoSpaceDE w:val="0"/>
              <w:autoSpaceDN w:val="0"/>
              <w:adjustRightInd w:val="0"/>
              <w:spacing w:before="15" w:after="15"/>
              <w:jc w:val="center"/>
              <w:rPr>
                <w:sz w:val="17"/>
                <w:szCs w:val="17"/>
              </w:rPr>
            </w:pPr>
            <w:r w:rsidRPr="0092154D">
              <w:rPr>
                <w:sz w:val="17"/>
                <w:szCs w:val="17"/>
              </w:rPr>
              <w:t xml:space="preserve">MK-2870 4 mg/kg </w:t>
            </w:r>
            <w:r w:rsidR="00F406FB">
              <w:rPr>
                <w:sz w:val="17"/>
                <w:szCs w:val="17"/>
              </w:rPr>
              <w:t>q</w:t>
            </w:r>
            <w:r w:rsidR="00F406FB" w:rsidRPr="0092154D">
              <w:rPr>
                <w:sz w:val="17"/>
                <w:szCs w:val="17"/>
              </w:rPr>
              <w:t>2</w:t>
            </w:r>
            <w:r w:rsidR="00F406FB">
              <w:rPr>
                <w:sz w:val="17"/>
                <w:szCs w:val="17"/>
              </w:rPr>
              <w:t>w</w:t>
            </w:r>
            <w:r w:rsidR="00F406FB" w:rsidRPr="0092154D">
              <w:rPr>
                <w:sz w:val="17"/>
                <w:szCs w:val="17"/>
              </w:rPr>
              <w:t xml:space="preserve"> </w:t>
            </w:r>
            <w:r w:rsidRPr="0092154D">
              <w:rPr>
                <w:sz w:val="17"/>
                <w:szCs w:val="17"/>
              </w:rPr>
              <w:t xml:space="preserve">+ Pembro </w:t>
            </w:r>
            <w:r w:rsidR="00F406FB">
              <w:rPr>
                <w:sz w:val="17"/>
                <w:szCs w:val="17"/>
              </w:rPr>
              <w:t>q</w:t>
            </w:r>
            <w:r w:rsidR="00F406FB" w:rsidRPr="0092154D">
              <w:rPr>
                <w:sz w:val="17"/>
                <w:szCs w:val="17"/>
              </w:rPr>
              <w:t>6</w:t>
            </w:r>
            <w:r w:rsidR="00F406FB">
              <w:rPr>
                <w:sz w:val="17"/>
                <w:szCs w:val="17"/>
              </w:rPr>
              <w:t>w</w:t>
            </w:r>
            <w:r w:rsidR="00F406FB" w:rsidRPr="0092154D">
              <w:rPr>
                <w:sz w:val="17"/>
                <w:szCs w:val="17"/>
              </w:rPr>
              <w:t xml:space="preserve"> </w:t>
            </w:r>
            <w:r w:rsidRPr="0092154D">
              <w:rPr>
                <w:sz w:val="17"/>
                <w:szCs w:val="17"/>
              </w:rPr>
              <w:t>Pooled Dataset</w:t>
            </w:r>
            <w:r w:rsidRPr="0092154D">
              <w:rPr>
                <w:sz w:val="17"/>
                <w:szCs w:val="17"/>
                <w:vertAlign w:val="superscript"/>
              </w:rPr>
              <w:t>3</w:t>
            </w:r>
            <w:r w:rsidRPr="0092154D">
              <w:rPr>
                <w:sz w:val="17"/>
                <w:szCs w:val="17"/>
              </w:rPr>
              <w:t xml:space="preserve"> </w:t>
            </w:r>
          </w:p>
        </w:tc>
        <w:tc>
          <w:tcPr>
            <w:tcW w:w="831" w:type="pct"/>
            <w:gridSpan w:val="2"/>
            <w:tcBorders>
              <w:top w:val="double" w:sz="6" w:space="0" w:color="auto"/>
              <w:left w:val="nil"/>
              <w:bottom w:val="single" w:sz="2" w:space="0" w:color="auto"/>
            </w:tcBorders>
          </w:tcPr>
          <w:p ns2:paraId="10225E14" ns2:textId="27DAD683" w:rsidR="0092154D" w:rsidRPr="0092154D" w:rsidRDefault="0092154D" w:rsidP="00FB4FFB">
            <w:pPr>
              <w:widowControl w:val="0"/>
              <w:autoSpaceDE w:val="0"/>
              <w:autoSpaceDN w:val="0"/>
              <w:adjustRightInd w:val="0"/>
              <w:spacing w:before="15" w:after="15"/>
              <w:jc w:val="center"/>
              <w:rPr>
                <w:sz w:val="17"/>
                <w:szCs w:val="17"/>
              </w:rPr>
            </w:pPr>
            <w:r w:rsidRPr="0092154D">
              <w:rPr>
                <w:sz w:val="17"/>
                <w:szCs w:val="17"/>
              </w:rPr>
              <w:t xml:space="preserve">MK-2870 5 mg/kg </w:t>
            </w:r>
            <w:r w:rsidR="00F406FB">
              <w:rPr>
                <w:sz w:val="17"/>
                <w:szCs w:val="17"/>
              </w:rPr>
              <w:t>q</w:t>
            </w:r>
            <w:r w:rsidR="00F406FB" w:rsidRPr="0092154D">
              <w:rPr>
                <w:sz w:val="17"/>
                <w:szCs w:val="17"/>
              </w:rPr>
              <w:t>2</w:t>
            </w:r>
            <w:r w:rsidR="00F406FB">
              <w:rPr>
                <w:sz w:val="17"/>
                <w:szCs w:val="17"/>
              </w:rPr>
              <w:t>w</w:t>
            </w:r>
            <w:r w:rsidR="00F406FB" w:rsidRPr="0092154D">
              <w:rPr>
                <w:sz w:val="17"/>
                <w:szCs w:val="17"/>
              </w:rPr>
              <w:t xml:space="preserve"> </w:t>
            </w:r>
            <w:r w:rsidRPr="0092154D">
              <w:rPr>
                <w:sz w:val="17"/>
                <w:szCs w:val="17"/>
              </w:rPr>
              <w:t xml:space="preserve">+ Pembro </w:t>
            </w:r>
            <w:r w:rsidR="00F406FB">
              <w:rPr>
                <w:sz w:val="17"/>
                <w:szCs w:val="17"/>
              </w:rPr>
              <w:t>q</w:t>
            </w:r>
            <w:r w:rsidR="00F406FB" w:rsidRPr="0092154D">
              <w:rPr>
                <w:sz w:val="17"/>
                <w:szCs w:val="17"/>
              </w:rPr>
              <w:t>6</w:t>
            </w:r>
            <w:r w:rsidR="00F406FB">
              <w:rPr>
                <w:sz w:val="17"/>
                <w:szCs w:val="17"/>
              </w:rPr>
              <w:t>w</w:t>
            </w:r>
            <w:r w:rsidR="00F406FB" w:rsidRPr="0092154D">
              <w:rPr>
                <w:sz w:val="17"/>
                <w:szCs w:val="17"/>
              </w:rPr>
              <w:t xml:space="preserve"> </w:t>
            </w:r>
            <w:r w:rsidRPr="0092154D">
              <w:rPr>
                <w:sz w:val="17"/>
                <w:szCs w:val="17"/>
              </w:rPr>
              <w:t>Pooled Dataset</w:t>
            </w:r>
            <w:r w:rsidRPr="0092154D">
              <w:rPr>
                <w:sz w:val="17"/>
                <w:szCs w:val="17"/>
                <w:vertAlign w:val="superscript"/>
              </w:rPr>
              <w:t>4</w:t>
            </w:r>
            <w:r w:rsidRPr="0092154D">
              <w:rPr>
                <w:sz w:val="17"/>
                <w:szCs w:val="17"/>
              </w:rPr>
              <w:t xml:space="preserve"> </w:t>
            </w:r>
          </w:p>
        </w:tc>
      </w:tr>
      <w:tr w:rsidR="0092154D" w:rsidRPr="0092154D" ns2:paraId="5437022B" ns2:textId="77777777" w:rsidTr="00FB4FFB">
        <w:tblPrEx>
          <w:tblBorders>
            <w:top w:val="single" w:sz="6" w:space="0" w:color="auto"/>
            <w:bottom w:val="single" w:sz="6" w:space="0" w:color="auto"/>
          </w:tblBorders>
        </w:tblPrEx>
        <w:trPr>
          <w:jc w:val="center"/>
        </w:trPr>
        <w:tc>
          <w:tcPr>
            <w:tcW w:w="1667" w:type="pct"/>
            <w:tcBorders>
              <w:top w:val="nil"/>
              <w:bottom w:val="single" w:sz="2" w:space="0" w:color="auto"/>
              <w:right w:val="single" w:sz="2" w:space="0" w:color="auto"/>
            </w:tcBorders>
          </w:tcPr>
          <w:p ns2:paraId="71BEB647" ns2:textId="77777777" w:rsidR="0092154D" w:rsidRPr="0092154D" w:rsidRDefault="0092154D" w:rsidP="00FB4FFB">
            <w:pPr>
              <w:widowControl w:val="0"/>
              <w:autoSpaceDE w:val="0"/>
              <w:autoSpaceDN w:val="0"/>
              <w:adjustRightInd w:val="0"/>
              <w:spacing w:before="15" w:after="15"/>
              <w:rPr>
                <w:sz w:val="17"/>
                <w:szCs w:val="17"/>
              </w:rPr>
            </w:pPr>
          </w:p>
        </w:tc>
        <w:tc>
          <w:tcPr>
            <w:tcW w:w="417" w:type="pct"/>
            <w:tcBorders>
              <w:top w:val="nil"/>
              <w:left w:val="nil"/>
              <w:bottom w:val="single" w:sz="2" w:space="0" w:color="auto"/>
              <w:right w:val="nil"/>
            </w:tcBorders>
          </w:tcPr>
          <w:p ns2:paraId="3C63B58F" ns2:textId="77777777" w:rsidR="0092154D" w:rsidRPr="0092154D" w:rsidRDefault="0092154D" w:rsidP="00FB4FFB">
            <w:pPr>
              <w:widowControl w:val="0"/>
              <w:autoSpaceDE w:val="0"/>
              <w:autoSpaceDN w:val="0"/>
              <w:adjustRightInd w:val="0"/>
              <w:spacing w:before="15" w:after="15"/>
              <w:jc w:val="center"/>
              <w:rPr>
                <w:sz w:val="17"/>
                <w:szCs w:val="17"/>
              </w:rPr>
            </w:pPr>
            <w:r w:rsidRPr="0092154D">
              <w:rPr>
                <w:sz w:val="17"/>
                <w:szCs w:val="17"/>
              </w:rPr>
              <w:t xml:space="preserve">n </w:t>
            </w:r>
          </w:p>
        </w:tc>
        <w:tc>
          <w:tcPr>
            <w:tcW w:w="417" w:type="pct"/>
            <w:tcBorders>
              <w:top w:val="nil"/>
              <w:left w:val="nil"/>
              <w:bottom w:val="single" w:sz="2" w:space="0" w:color="auto"/>
              <w:right w:val="single" w:sz="2" w:space="0" w:color="auto"/>
            </w:tcBorders>
          </w:tcPr>
          <w:p ns2:paraId="5838FADA" ns2:textId="77777777" w:rsidR="0092154D" w:rsidRPr="0092154D" w:rsidRDefault="0092154D" w:rsidP="00FB4FFB">
            <w:pPr>
              <w:widowControl w:val="0"/>
              <w:autoSpaceDE w:val="0"/>
              <w:autoSpaceDN w:val="0"/>
              <w:adjustRightInd w:val="0"/>
              <w:spacing w:before="15" w:after="15"/>
              <w:jc w:val="center"/>
              <w:rPr>
                <w:sz w:val="17"/>
                <w:szCs w:val="17"/>
              </w:rPr>
            </w:pPr>
            <w:r w:rsidRPr="0092154D">
              <w:rPr>
                <w:sz w:val="17"/>
                <w:szCs w:val="17"/>
              </w:rPr>
              <w:t xml:space="preserve">(%) </w:t>
            </w:r>
          </w:p>
        </w:tc>
        <w:tc>
          <w:tcPr>
            <w:tcW w:w="417" w:type="pct"/>
            <w:tcBorders>
              <w:top w:val="nil"/>
              <w:left w:val="nil"/>
              <w:bottom w:val="single" w:sz="2" w:space="0" w:color="auto"/>
              <w:right w:val="nil"/>
            </w:tcBorders>
          </w:tcPr>
          <w:p ns2:paraId="1CFC571D" ns2:textId="77777777" w:rsidR="0092154D" w:rsidRPr="0092154D" w:rsidRDefault="0092154D" w:rsidP="00FB4FFB">
            <w:pPr>
              <w:widowControl w:val="0"/>
              <w:autoSpaceDE w:val="0"/>
              <w:autoSpaceDN w:val="0"/>
              <w:adjustRightInd w:val="0"/>
              <w:spacing w:before="15" w:after="15"/>
              <w:jc w:val="center"/>
              <w:rPr>
                <w:sz w:val="17"/>
                <w:szCs w:val="17"/>
              </w:rPr>
            </w:pPr>
            <w:r w:rsidRPr="0092154D">
              <w:rPr>
                <w:sz w:val="17"/>
                <w:szCs w:val="17"/>
              </w:rPr>
              <w:t xml:space="preserve">n </w:t>
            </w:r>
          </w:p>
        </w:tc>
        <w:tc>
          <w:tcPr>
            <w:tcW w:w="417" w:type="pct"/>
            <w:tcBorders>
              <w:top w:val="nil"/>
              <w:left w:val="nil"/>
              <w:bottom w:val="single" w:sz="2" w:space="0" w:color="auto"/>
              <w:right w:val="single" w:sz="2" w:space="0" w:color="auto"/>
            </w:tcBorders>
          </w:tcPr>
          <w:p ns2:paraId="17A6A5D1" ns2:textId="77777777" w:rsidR="0092154D" w:rsidRPr="0092154D" w:rsidRDefault="0092154D" w:rsidP="00FB4FFB">
            <w:pPr>
              <w:widowControl w:val="0"/>
              <w:autoSpaceDE w:val="0"/>
              <w:autoSpaceDN w:val="0"/>
              <w:adjustRightInd w:val="0"/>
              <w:spacing w:before="15" w:after="15"/>
              <w:jc w:val="center"/>
              <w:rPr>
                <w:sz w:val="17"/>
                <w:szCs w:val="17"/>
              </w:rPr>
            </w:pPr>
            <w:r w:rsidRPr="0092154D">
              <w:rPr>
                <w:sz w:val="17"/>
                <w:szCs w:val="17"/>
              </w:rPr>
              <w:t xml:space="preserve">(%) </w:t>
            </w:r>
          </w:p>
        </w:tc>
        <w:tc>
          <w:tcPr>
            <w:tcW w:w="417" w:type="pct"/>
            <w:tcBorders>
              <w:top w:val="nil"/>
              <w:left w:val="nil"/>
              <w:bottom w:val="single" w:sz="2" w:space="0" w:color="auto"/>
              <w:right w:val="nil"/>
            </w:tcBorders>
          </w:tcPr>
          <w:p ns2:paraId="6F33F1D4" ns2:textId="77777777" w:rsidR="0092154D" w:rsidRPr="0092154D" w:rsidRDefault="0092154D" w:rsidP="00FB4FFB">
            <w:pPr>
              <w:widowControl w:val="0"/>
              <w:autoSpaceDE w:val="0"/>
              <w:autoSpaceDN w:val="0"/>
              <w:adjustRightInd w:val="0"/>
              <w:spacing w:before="15" w:after="15"/>
              <w:jc w:val="center"/>
              <w:rPr>
                <w:sz w:val="17"/>
                <w:szCs w:val="17"/>
              </w:rPr>
            </w:pPr>
            <w:r w:rsidRPr="0092154D">
              <w:rPr>
                <w:sz w:val="17"/>
                <w:szCs w:val="17"/>
              </w:rPr>
              <w:t xml:space="preserve">n </w:t>
            </w:r>
          </w:p>
        </w:tc>
        <w:tc>
          <w:tcPr>
            <w:tcW w:w="417" w:type="pct"/>
            <w:tcBorders>
              <w:top w:val="nil"/>
              <w:left w:val="nil"/>
              <w:bottom w:val="single" w:sz="2" w:space="0" w:color="auto"/>
              <w:right w:val="single" w:sz="2" w:space="0" w:color="auto"/>
            </w:tcBorders>
          </w:tcPr>
          <w:p ns2:paraId="36D146FB" ns2:textId="77777777" w:rsidR="0092154D" w:rsidRPr="0092154D" w:rsidRDefault="0092154D" w:rsidP="00FB4FFB">
            <w:pPr>
              <w:widowControl w:val="0"/>
              <w:autoSpaceDE w:val="0"/>
              <w:autoSpaceDN w:val="0"/>
              <w:adjustRightInd w:val="0"/>
              <w:spacing w:before="15" w:after="15"/>
              <w:jc w:val="center"/>
              <w:rPr>
                <w:sz w:val="17"/>
                <w:szCs w:val="17"/>
              </w:rPr>
            </w:pPr>
            <w:r w:rsidRPr="0092154D">
              <w:rPr>
                <w:sz w:val="17"/>
                <w:szCs w:val="17"/>
              </w:rPr>
              <w:t xml:space="preserve">(%) </w:t>
            </w:r>
          </w:p>
        </w:tc>
        <w:tc>
          <w:tcPr>
            <w:tcW w:w="417" w:type="pct"/>
            <w:tcBorders>
              <w:top w:val="nil"/>
              <w:left w:val="nil"/>
              <w:bottom w:val="single" w:sz="2" w:space="0" w:color="auto"/>
              <w:right w:val="nil"/>
            </w:tcBorders>
          </w:tcPr>
          <w:p ns2:paraId="159CD37E" ns2:textId="77777777" w:rsidR="0092154D" w:rsidRPr="0092154D" w:rsidRDefault="0092154D" w:rsidP="00FB4FFB">
            <w:pPr>
              <w:widowControl w:val="0"/>
              <w:autoSpaceDE w:val="0"/>
              <w:autoSpaceDN w:val="0"/>
              <w:adjustRightInd w:val="0"/>
              <w:spacing w:before="15" w:after="15"/>
              <w:jc w:val="center"/>
              <w:rPr>
                <w:sz w:val="17"/>
                <w:szCs w:val="17"/>
              </w:rPr>
            </w:pPr>
            <w:r w:rsidRPr="0092154D">
              <w:rPr>
                <w:sz w:val="17"/>
                <w:szCs w:val="17"/>
              </w:rPr>
              <w:t xml:space="preserve">n </w:t>
            </w:r>
          </w:p>
        </w:tc>
        <w:tc>
          <w:tcPr>
            <w:tcW w:w="414" w:type="pct"/>
            <w:tcBorders>
              <w:top w:val="nil"/>
              <w:left w:val="nil"/>
              <w:bottom w:val="single" w:sz="2" w:space="0" w:color="auto"/>
            </w:tcBorders>
          </w:tcPr>
          <w:p ns2:paraId="3C6A471D" ns2:textId="77777777" w:rsidR="0092154D" w:rsidRPr="0092154D" w:rsidRDefault="0092154D" w:rsidP="00FB4FFB">
            <w:pPr>
              <w:widowControl w:val="0"/>
              <w:autoSpaceDE w:val="0"/>
              <w:autoSpaceDN w:val="0"/>
              <w:adjustRightInd w:val="0"/>
              <w:spacing w:before="15" w:after="15"/>
              <w:jc w:val="center"/>
              <w:rPr>
                <w:sz w:val="17"/>
                <w:szCs w:val="17"/>
              </w:rPr>
            </w:pPr>
            <w:r w:rsidRPr="0092154D">
              <w:rPr>
                <w:sz w:val="17"/>
                <w:szCs w:val="17"/>
              </w:rPr>
              <w:t xml:space="preserve">(%) </w:t>
            </w:r>
          </w:p>
        </w:tc>
      </w:tr>
      <w:tr w:rsidR="0092154D" w:rsidRPr="0092154D" ns2:paraId="7789979A" ns2:textId="77777777" w:rsidTr="00FB4FFB">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5D5B1545" ns2:textId="77777777" w:rsidR="0092154D" w:rsidRPr="0092154D" w:rsidRDefault="0092154D" w:rsidP="00FB4FFB">
            <w:pPr>
              <w:widowControl w:val="0"/>
              <w:autoSpaceDE w:val="0"/>
              <w:autoSpaceDN w:val="0"/>
              <w:adjustRightInd w:val="0"/>
              <w:spacing w:before="15" w:after="15"/>
              <w:ind w:left="160" w:right="1" w:hanging="160"/>
              <w:rPr>
                <w:sz w:val="17"/>
                <w:szCs w:val="17"/>
              </w:rPr>
            </w:pPr>
            <w:r w:rsidRPr="0092154D">
              <w:rPr>
                <w:sz w:val="17"/>
                <w:szCs w:val="17"/>
              </w:rPr>
              <w:t xml:space="preserve"> Participants in population </w:t>
            </w:r>
          </w:p>
        </w:tc>
        <w:tc>
          <w:tcPr>
            <w:tcW w:w="417" w:type="pct"/>
            <w:tcBorders>
              <w:top w:val="nil"/>
              <w:left w:val="nil"/>
              <w:bottom w:val="nil"/>
              <w:right w:val="nil"/>
            </w:tcBorders>
          </w:tcPr>
          <w:p ns2:paraId="0A4BD641"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281 </w:t>
            </w:r>
          </w:p>
        </w:tc>
        <w:tc>
          <w:tcPr>
            <w:tcW w:w="417" w:type="pct"/>
            <w:tcBorders>
              <w:top w:val="nil"/>
              <w:left w:val="nil"/>
              <w:bottom w:val="nil"/>
              <w:right w:val="single" w:sz="2" w:space="0" w:color="auto"/>
            </w:tcBorders>
          </w:tcPr>
          <w:p ns2:paraId="1A673B74"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r>
          </w:p>
        </w:tc>
        <w:tc>
          <w:tcPr>
            <w:tcW w:w="417" w:type="pct"/>
            <w:tcBorders>
              <w:top w:val="nil"/>
              <w:left w:val="nil"/>
              <w:bottom w:val="nil"/>
              <w:right w:val="nil"/>
            </w:tcBorders>
          </w:tcPr>
          <w:p ns2:paraId="0560A1B1"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817 </w:t>
            </w:r>
          </w:p>
        </w:tc>
        <w:tc>
          <w:tcPr>
            <w:tcW w:w="417" w:type="pct"/>
            <w:tcBorders>
              <w:top w:val="nil"/>
              <w:left w:val="nil"/>
              <w:bottom w:val="nil"/>
              <w:right w:val="single" w:sz="2" w:space="0" w:color="auto"/>
            </w:tcBorders>
          </w:tcPr>
          <w:p ns2:paraId="6727C0E4"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r>
          </w:p>
        </w:tc>
        <w:tc>
          <w:tcPr>
            <w:tcW w:w="417" w:type="pct"/>
            <w:tcBorders>
              <w:top w:val="nil"/>
              <w:left w:val="nil"/>
              <w:bottom w:val="nil"/>
              <w:right w:val="nil"/>
            </w:tcBorders>
          </w:tcPr>
          <w:p ns2:paraId="7B1FD081"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124 </w:t>
            </w:r>
          </w:p>
        </w:tc>
        <w:tc>
          <w:tcPr>
            <w:tcW w:w="417" w:type="pct"/>
            <w:tcBorders>
              <w:top w:val="nil"/>
              <w:left w:val="nil"/>
              <w:bottom w:val="nil"/>
              <w:right w:val="single" w:sz="2" w:space="0" w:color="auto"/>
            </w:tcBorders>
          </w:tcPr>
          <w:p ns2:paraId="0E8ED15D"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r>
          </w:p>
        </w:tc>
        <w:tc>
          <w:tcPr>
            <w:tcW w:w="417" w:type="pct"/>
            <w:tcBorders>
              <w:top w:val="nil"/>
              <w:left w:val="nil"/>
              <w:bottom w:val="nil"/>
              <w:right w:val="nil"/>
            </w:tcBorders>
          </w:tcPr>
          <w:p ns2:paraId="180290DD"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98 </w:t>
            </w:r>
          </w:p>
        </w:tc>
        <w:tc>
          <w:tcPr>
            <w:tcW w:w="414" w:type="pct"/>
            <w:tcBorders>
              <w:top w:val="nil"/>
              <w:left w:val="nil"/>
              <w:bottom w:val="nil"/>
            </w:tcBorders>
          </w:tcPr>
          <w:p ns2:paraId="357C2AFA"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r>
          </w:p>
        </w:tc>
      </w:tr>
      <w:tr w:rsidR="0092154D" w:rsidRPr="0092154D" ns2:paraId="43EB7C7B" ns2:textId="77777777" w:rsidTr="00FB4FFB">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7489E687" ns2:textId="77777777" w:rsidR="0092154D" w:rsidRPr="0092154D" w:rsidRDefault="0092154D" w:rsidP="00FB4FFB">
            <w:pPr>
              <w:widowControl w:val="0"/>
              <w:autoSpaceDE w:val="0"/>
              <w:autoSpaceDN w:val="0"/>
              <w:adjustRightInd w:val="0"/>
              <w:spacing w:before="15" w:after="15"/>
              <w:ind w:left="160" w:right="1" w:hanging="160"/>
              <w:rPr>
                <w:sz w:val="17"/>
                <w:szCs w:val="17"/>
              </w:rPr>
            </w:pPr>
            <w:r w:rsidRPr="0092154D">
              <w:rPr>
                <w:sz w:val="17"/>
                <w:szCs w:val="17"/>
              </w:rPr>
              <w:t xml:space="preserve">   with one or more adverse events </w:t>
            </w:r>
          </w:p>
        </w:tc>
        <w:tc>
          <w:tcPr>
            <w:tcW w:w="417" w:type="pct"/>
            <w:tcBorders>
              <w:top w:val="nil"/>
              <w:left w:val="nil"/>
              <w:bottom w:val="nil"/>
              <w:right w:val="nil"/>
            </w:tcBorders>
          </w:tcPr>
          <w:p ns2:paraId="695DC559"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272 </w:t>
            </w:r>
          </w:p>
        </w:tc>
        <w:tc>
          <w:tcPr>
            <w:tcW w:w="417" w:type="pct"/>
            <w:tcBorders>
              <w:top w:val="nil"/>
              <w:left w:val="nil"/>
              <w:bottom w:val="nil"/>
              <w:right w:val="single" w:sz="2" w:space="0" w:color="auto"/>
            </w:tcBorders>
          </w:tcPr>
          <w:p ns2:paraId="4D68CE5C"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(96.8) </w:t>
            </w:r>
          </w:p>
        </w:tc>
        <w:tc>
          <w:tcPr>
            <w:tcW w:w="417" w:type="pct"/>
            <w:tcBorders>
              <w:top w:val="nil"/>
              <w:left w:val="nil"/>
              <w:bottom w:val="nil"/>
              <w:right w:val="nil"/>
            </w:tcBorders>
          </w:tcPr>
          <w:p ns2:paraId="48C16FE5"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812 </w:t>
            </w:r>
          </w:p>
        </w:tc>
        <w:tc>
          <w:tcPr>
            <w:tcW w:w="417" w:type="pct"/>
            <w:tcBorders>
              <w:top w:val="nil"/>
              <w:left w:val="nil"/>
              <w:bottom w:val="nil"/>
              <w:right w:val="single" w:sz="2" w:space="0" w:color="auto"/>
            </w:tcBorders>
          </w:tcPr>
          <w:p ns2:paraId="3FEE812E"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(99.4) </w:t>
            </w:r>
          </w:p>
        </w:tc>
        <w:tc>
          <w:tcPr>
            <w:tcW w:w="417" w:type="pct"/>
            <w:tcBorders>
              <w:top w:val="nil"/>
              <w:left w:val="nil"/>
              <w:bottom w:val="nil"/>
              <w:right w:val="nil"/>
            </w:tcBorders>
          </w:tcPr>
          <w:p ns2:paraId="3BDE8526"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120 </w:t>
            </w:r>
          </w:p>
        </w:tc>
        <w:tc>
          <w:tcPr>
            <w:tcW w:w="417" w:type="pct"/>
            <w:tcBorders>
              <w:top w:val="nil"/>
              <w:left w:val="nil"/>
              <w:bottom w:val="nil"/>
              <w:right w:val="single" w:sz="2" w:space="0" w:color="auto"/>
            </w:tcBorders>
          </w:tcPr>
          <w:p ns2:paraId="62A6C890"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(96.8) </w:t>
            </w:r>
          </w:p>
        </w:tc>
        <w:tc>
          <w:tcPr>
            <w:tcW w:w="417" w:type="pct"/>
            <w:tcBorders>
              <w:top w:val="nil"/>
              <w:left w:val="nil"/>
              <w:bottom w:val="nil"/>
              <w:right w:val="nil"/>
            </w:tcBorders>
          </w:tcPr>
          <w:p ns2:paraId="33691A46"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98 </w:t>
            </w:r>
          </w:p>
        </w:tc>
        <w:tc>
          <w:tcPr>
            <w:tcW w:w="414" w:type="pct"/>
            <w:tcBorders>
              <w:top w:val="nil"/>
              <w:left w:val="nil"/>
              <w:bottom w:val="nil"/>
            </w:tcBorders>
          </w:tcPr>
          <w:p ns2:paraId="6221C0BA"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(100.0) </w:t>
            </w:r>
          </w:p>
        </w:tc>
      </w:tr>
      <w:tr w:rsidR="0092154D" w:rsidRPr="0092154D" ns2:paraId="2FA0A390" ns2:textId="77777777" w:rsidTr="00FB4FFB">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3C135D84" ns2:textId="77777777" w:rsidR="0092154D" w:rsidRPr="0092154D" w:rsidRDefault="0092154D" w:rsidP="00FB4FFB">
            <w:pPr>
              <w:widowControl w:val="0"/>
              <w:autoSpaceDE w:val="0"/>
              <w:autoSpaceDN w:val="0"/>
              <w:adjustRightInd w:val="0"/>
              <w:spacing w:before="15" w:after="15"/>
              <w:ind w:left="160" w:right="1" w:hanging="160"/>
              <w:rPr>
                <w:sz w:val="17"/>
                <w:szCs w:val="17"/>
              </w:rPr>
            </w:pPr>
            <w:r w:rsidRPr="0092154D">
              <w:rPr>
                <w:sz w:val="17"/>
                <w:szCs w:val="17"/>
              </w:rPr>
              <w:t xml:space="preserve">   with no adverse event </w:t>
            </w:r>
          </w:p>
        </w:tc>
        <w:tc>
          <w:tcPr>
            <w:tcW w:w="417" w:type="pct"/>
            <w:tcBorders>
              <w:top w:val="nil"/>
              <w:left w:val="nil"/>
              <w:bottom w:val="nil"/>
              <w:right w:val="nil"/>
            </w:tcBorders>
          </w:tcPr>
          <w:p ns2:paraId="4DF75AD5"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9 </w:t>
            </w:r>
          </w:p>
        </w:tc>
        <w:tc>
          <w:tcPr>
            <w:tcW w:w="417" w:type="pct"/>
            <w:tcBorders>
              <w:top w:val="nil"/>
              <w:left w:val="nil"/>
              <w:bottom w:val="nil"/>
              <w:right w:val="single" w:sz="2" w:space="0" w:color="auto"/>
            </w:tcBorders>
          </w:tcPr>
          <w:p ns2:paraId="25647AF7"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(3.2) </w:t>
            </w:r>
          </w:p>
        </w:tc>
        <w:tc>
          <w:tcPr>
            <w:tcW w:w="417" w:type="pct"/>
            <w:tcBorders>
              <w:top w:val="nil"/>
              <w:left w:val="nil"/>
              <w:bottom w:val="nil"/>
              <w:right w:val="nil"/>
            </w:tcBorders>
          </w:tcPr>
          <w:p ns2:paraId="1ACE2A8D"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5 </w:t>
            </w:r>
          </w:p>
        </w:tc>
        <w:tc>
          <w:tcPr>
            <w:tcW w:w="417" w:type="pct"/>
            <w:tcBorders>
              <w:top w:val="nil"/>
              <w:left w:val="nil"/>
              <w:bottom w:val="nil"/>
              <w:right w:val="single" w:sz="2" w:space="0" w:color="auto"/>
            </w:tcBorders>
          </w:tcPr>
          <w:p ns2:paraId="72432E5F"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(0.6) </w:t>
            </w:r>
          </w:p>
        </w:tc>
        <w:tc>
          <w:tcPr>
            <w:tcW w:w="417" w:type="pct"/>
            <w:tcBorders>
              <w:top w:val="nil"/>
              <w:left w:val="nil"/>
              <w:bottom w:val="nil"/>
              <w:right w:val="nil"/>
            </w:tcBorders>
          </w:tcPr>
          <w:p ns2:paraId="1656F9D6"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4 </w:t>
            </w:r>
          </w:p>
        </w:tc>
        <w:tc>
          <w:tcPr>
            <w:tcW w:w="417" w:type="pct"/>
            <w:tcBorders>
              <w:top w:val="nil"/>
              <w:left w:val="nil"/>
              <w:bottom w:val="nil"/>
              <w:right w:val="single" w:sz="2" w:space="0" w:color="auto"/>
            </w:tcBorders>
          </w:tcPr>
          <w:p ns2:paraId="21BB3C05"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(3.2) </w:t>
            </w:r>
          </w:p>
        </w:tc>
        <w:tc>
          <w:tcPr>
            <w:tcW w:w="417" w:type="pct"/>
            <w:tcBorders>
              <w:top w:val="nil"/>
              <w:left w:val="nil"/>
              <w:bottom w:val="nil"/>
              <w:right w:val="nil"/>
            </w:tcBorders>
          </w:tcPr>
          <w:p ns2:paraId="26FA44EA"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0 </w:t>
            </w:r>
          </w:p>
        </w:tc>
        <w:tc>
          <w:tcPr>
            <w:tcW w:w="414" w:type="pct"/>
            <w:tcBorders>
              <w:top w:val="nil"/>
              <w:left w:val="nil"/>
              <w:bottom w:val="nil"/>
            </w:tcBorders>
          </w:tcPr>
          <w:p ns2:paraId="6A328837"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(0.0) </w:t>
            </w:r>
          </w:p>
        </w:tc>
      </w:tr>
      <w:tr w:rsidR="0092154D" w:rsidRPr="0092154D" ns2:paraId="43F9645A" ns2:textId="77777777" w:rsidTr="00FB4FFB">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40AF8F46" ns2:textId="77777777" w:rsidR="0092154D" w:rsidRPr="0092154D" w:rsidRDefault="0092154D" w:rsidP="00FB4FFB">
            <w:pPr>
              <w:widowControl w:val="0"/>
              <w:autoSpaceDE w:val="0"/>
              <w:autoSpaceDN w:val="0"/>
              <w:adjustRightInd w:val="0"/>
              <w:spacing w:before="15" w:after="15"/>
              <w:ind w:left="160" w:right="1" w:hanging="160"/>
              <w:rPr>
                <w:sz w:val="17"/>
                <w:szCs w:val="17"/>
              </w:rPr>
            </w:pPr>
            <w:r w:rsidRPr="0092154D">
              <w:rPr>
                <w:sz w:val="17"/>
                <w:szCs w:val="17"/>
              </w:rPr>
              <w:t xml:space="preserve">   with drug-related</w:t>
            </w:r>
            <w:r w:rsidRPr="0092154D">
              <w:rPr>
                <w:sz w:val="17"/>
                <w:szCs w:val="17"/>
                <w:vertAlign w:val="superscript"/>
              </w:rPr>
              <w:t>a</w:t>
            </w:r>
            <w:r w:rsidRPr="0092154D">
              <w:rPr>
                <w:sz w:val="17"/>
                <w:szCs w:val="17"/>
              </w:rPr>
              <w:t xml:space="preserve"> adverse events </w:t>
            </w:r>
          </w:p>
        </w:tc>
        <w:tc>
          <w:tcPr>
            <w:tcW w:w="417" w:type="pct"/>
            <w:tcBorders>
              <w:top w:val="nil"/>
              <w:left w:val="nil"/>
              <w:bottom w:val="nil"/>
              <w:right w:val="nil"/>
            </w:tcBorders>
          </w:tcPr>
          <w:p ns2:paraId="2A18409B"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264 </w:t>
            </w:r>
          </w:p>
        </w:tc>
        <w:tc>
          <w:tcPr>
            <w:tcW w:w="417" w:type="pct"/>
            <w:tcBorders>
              <w:top w:val="nil"/>
              <w:left w:val="nil"/>
              <w:bottom w:val="nil"/>
              <w:right w:val="single" w:sz="2" w:space="0" w:color="auto"/>
            </w:tcBorders>
          </w:tcPr>
          <w:p ns2:paraId="7F733B6B"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(94.0) </w:t>
            </w:r>
          </w:p>
        </w:tc>
        <w:tc>
          <w:tcPr>
            <w:tcW w:w="417" w:type="pct"/>
            <w:tcBorders>
              <w:top w:val="nil"/>
              <w:left w:val="nil"/>
              <w:bottom w:val="nil"/>
              <w:right w:val="nil"/>
            </w:tcBorders>
          </w:tcPr>
          <w:p ns2:paraId="02BB7228"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799 </w:t>
            </w:r>
          </w:p>
        </w:tc>
        <w:tc>
          <w:tcPr>
            <w:tcW w:w="417" w:type="pct"/>
            <w:tcBorders>
              <w:top w:val="nil"/>
              <w:left w:val="nil"/>
              <w:bottom w:val="nil"/>
              <w:right w:val="single" w:sz="2" w:space="0" w:color="auto"/>
            </w:tcBorders>
          </w:tcPr>
          <w:p ns2:paraId="6C172CCA"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(97.8) </w:t>
            </w:r>
          </w:p>
        </w:tc>
        <w:tc>
          <w:tcPr>
            <w:tcW w:w="417" w:type="pct"/>
            <w:tcBorders>
              <w:top w:val="nil"/>
              <w:left w:val="nil"/>
              <w:bottom w:val="nil"/>
              <w:right w:val="nil"/>
            </w:tcBorders>
          </w:tcPr>
          <w:p ns2:paraId="501E2D6E"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119 </w:t>
            </w:r>
          </w:p>
        </w:tc>
        <w:tc>
          <w:tcPr>
            <w:tcW w:w="417" w:type="pct"/>
            <w:tcBorders>
              <w:top w:val="nil"/>
              <w:left w:val="nil"/>
              <w:bottom w:val="nil"/>
              <w:right w:val="single" w:sz="2" w:space="0" w:color="auto"/>
            </w:tcBorders>
          </w:tcPr>
          <w:p ns2:paraId="30C1C308"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(96.0) </w:t>
            </w:r>
          </w:p>
        </w:tc>
        <w:tc>
          <w:tcPr>
            <w:tcW w:w="417" w:type="pct"/>
            <w:tcBorders>
              <w:top w:val="nil"/>
              <w:left w:val="nil"/>
              <w:bottom w:val="nil"/>
              <w:right w:val="nil"/>
            </w:tcBorders>
          </w:tcPr>
          <w:p ns2:paraId="1463DD3B"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97 </w:t>
            </w:r>
          </w:p>
        </w:tc>
        <w:tc>
          <w:tcPr>
            <w:tcW w:w="414" w:type="pct"/>
            <w:tcBorders>
              <w:top w:val="nil"/>
              <w:left w:val="nil"/>
              <w:bottom w:val="nil"/>
            </w:tcBorders>
          </w:tcPr>
          <w:p ns2:paraId="562AD34F"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(99.0) </w:t>
            </w:r>
          </w:p>
        </w:tc>
      </w:tr>
      <w:tr w:rsidR="0092154D" w:rsidRPr="0092154D" ns2:paraId="365164A5" ns2:textId="77777777" w:rsidTr="00FB4FFB">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518BA4B0" ns2:textId="77777777" w:rsidR="0092154D" w:rsidRPr="0092154D" w:rsidRDefault="0092154D" w:rsidP="00FB4FFB">
            <w:pPr>
              <w:widowControl w:val="0"/>
              <w:autoSpaceDE w:val="0"/>
              <w:autoSpaceDN w:val="0"/>
              <w:adjustRightInd w:val="0"/>
              <w:spacing w:before="15" w:after="15"/>
              <w:ind w:left="160" w:right="1" w:hanging="160"/>
              <w:rPr>
                <w:sz w:val="17"/>
                <w:szCs w:val="17"/>
              </w:rPr>
            </w:pPr>
            <w:r w:rsidRPr="0092154D">
              <w:rPr>
                <w:sz w:val="17"/>
                <w:szCs w:val="17"/>
              </w:rPr>
              <w:t xml:space="preserve">   with toxicity grade 3-5 adverse events </w:t>
            </w:r>
          </w:p>
        </w:tc>
        <w:tc>
          <w:tcPr>
            <w:tcW w:w="417" w:type="pct"/>
            <w:tcBorders>
              <w:top w:val="nil"/>
              <w:left w:val="nil"/>
              <w:bottom w:val="nil"/>
              <w:right w:val="nil"/>
            </w:tcBorders>
          </w:tcPr>
          <w:p ns2:paraId="7539E587"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131 </w:t>
            </w:r>
          </w:p>
        </w:tc>
        <w:tc>
          <w:tcPr>
            <w:tcW w:w="417" w:type="pct"/>
            <w:tcBorders>
              <w:top w:val="nil"/>
              <w:left w:val="nil"/>
              <w:bottom w:val="nil"/>
              <w:right w:val="single" w:sz="2" w:space="0" w:color="auto"/>
            </w:tcBorders>
          </w:tcPr>
          <w:p ns2:paraId="492753F8"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(46.6) </w:t>
            </w:r>
          </w:p>
        </w:tc>
        <w:tc>
          <w:tcPr>
            <w:tcW w:w="417" w:type="pct"/>
            <w:tcBorders>
              <w:top w:val="nil"/>
              <w:left w:val="nil"/>
              <w:bottom w:val="nil"/>
              <w:right w:val="nil"/>
            </w:tcBorders>
          </w:tcPr>
          <w:p ns2:paraId="04CD288A"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532 </w:t>
            </w:r>
          </w:p>
        </w:tc>
        <w:tc>
          <w:tcPr>
            <w:tcW w:w="417" w:type="pct"/>
            <w:tcBorders>
              <w:top w:val="nil"/>
              <w:left w:val="nil"/>
              <w:bottom w:val="nil"/>
              <w:right w:val="single" w:sz="2" w:space="0" w:color="auto"/>
            </w:tcBorders>
          </w:tcPr>
          <w:p ns2:paraId="4D98E8A2"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(65.1) </w:t>
            </w:r>
          </w:p>
        </w:tc>
        <w:tc>
          <w:tcPr>
            <w:tcW w:w="417" w:type="pct"/>
            <w:tcBorders>
              <w:top w:val="nil"/>
              <w:left w:val="nil"/>
              <w:bottom w:val="nil"/>
              <w:right w:val="nil"/>
            </w:tcBorders>
          </w:tcPr>
          <w:p ns2:paraId="7E217905"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57 </w:t>
            </w:r>
          </w:p>
        </w:tc>
        <w:tc>
          <w:tcPr>
            <w:tcW w:w="417" w:type="pct"/>
            <w:tcBorders>
              <w:top w:val="nil"/>
              <w:left w:val="nil"/>
              <w:bottom w:val="nil"/>
              <w:right w:val="single" w:sz="2" w:space="0" w:color="auto"/>
            </w:tcBorders>
          </w:tcPr>
          <w:p ns2:paraId="652CC3C7"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(46.0) </w:t>
            </w:r>
          </w:p>
        </w:tc>
        <w:tc>
          <w:tcPr>
            <w:tcW w:w="417" w:type="pct"/>
            <w:tcBorders>
              <w:top w:val="nil"/>
              <w:left w:val="nil"/>
              <w:bottom w:val="nil"/>
              <w:right w:val="nil"/>
            </w:tcBorders>
          </w:tcPr>
          <w:p ns2:paraId="015F9904"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67 </w:t>
            </w:r>
          </w:p>
        </w:tc>
        <w:tc>
          <w:tcPr>
            <w:tcW w:w="414" w:type="pct"/>
            <w:tcBorders>
              <w:top w:val="nil"/>
              <w:left w:val="nil"/>
              <w:bottom w:val="nil"/>
            </w:tcBorders>
          </w:tcPr>
          <w:p ns2:paraId="4B7DDB43"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(68.4) </w:t>
            </w:r>
          </w:p>
        </w:tc>
      </w:tr>
      <w:tr w:rsidR="0092154D" w:rsidRPr="0092154D" ns2:paraId="79C4CB9E" ns2:textId="77777777" w:rsidTr="00FB4FFB">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6B8EE1EF" ns2:textId="77777777" w:rsidR="0092154D" w:rsidRPr="0092154D" w:rsidRDefault="0092154D" w:rsidP="00FB4FFB">
            <w:pPr>
              <w:widowControl w:val="0"/>
              <w:autoSpaceDE w:val="0"/>
              <w:autoSpaceDN w:val="0"/>
              <w:adjustRightInd w:val="0"/>
              <w:spacing w:before="15" w:after="15"/>
              <w:ind w:left="160" w:right="1" w:hanging="160"/>
              <w:rPr>
                <w:sz w:val="17"/>
                <w:szCs w:val="17"/>
              </w:rPr>
            </w:pPr>
            <w:r w:rsidRPr="0092154D">
              <w:rPr>
                <w:sz w:val="17"/>
                <w:szCs w:val="17"/>
              </w:rPr>
              <w:t xml:space="preserve">   with toxicity grade 3-5 drug-related</w:t>
            </w:r>
            <w:r w:rsidRPr="0092154D">
              <w:rPr>
                <w:sz w:val="17"/>
                <w:szCs w:val="17"/>
                <w:vertAlign w:val="superscript"/>
              </w:rPr>
              <w:t>a</w:t>
            </w:r>
            <w:r w:rsidRPr="0092154D">
              <w:rPr>
                <w:sz w:val="17"/>
                <w:szCs w:val="17"/>
              </w:rPr>
              <w:t xml:space="preserve"> adverse events </w:t>
            </w:r>
          </w:p>
        </w:tc>
        <w:tc>
          <w:tcPr>
            <w:tcW w:w="417" w:type="pct"/>
            <w:tcBorders>
              <w:top w:val="nil"/>
              <w:left w:val="nil"/>
              <w:bottom w:val="nil"/>
              <w:right w:val="nil"/>
            </w:tcBorders>
          </w:tcPr>
          <w:p ns2:paraId="637E7F6A"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108 </w:t>
            </w:r>
          </w:p>
        </w:tc>
        <w:tc>
          <w:tcPr>
            <w:tcW w:w="417" w:type="pct"/>
            <w:tcBorders>
              <w:top w:val="nil"/>
              <w:left w:val="nil"/>
              <w:bottom w:val="nil"/>
              <w:right w:val="single" w:sz="2" w:space="0" w:color="auto"/>
            </w:tcBorders>
          </w:tcPr>
          <w:p ns2:paraId="06EAED70"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(38.4) </w:t>
            </w:r>
          </w:p>
        </w:tc>
        <w:tc>
          <w:tcPr>
            <w:tcW w:w="417" w:type="pct"/>
            <w:tcBorders>
              <w:top w:val="nil"/>
              <w:left w:val="nil"/>
              <w:bottom w:val="nil"/>
              <w:right w:val="nil"/>
            </w:tcBorders>
          </w:tcPr>
          <w:p ns2:paraId="7DA392B0"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492 </w:t>
            </w:r>
          </w:p>
        </w:tc>
        <w:tc>
          <w:tcPr>
            <w:tcW w:w="417" w:type="pct"/>
            <w:tcBorders>
              <w:top w:val="nil"/>
              <w:left w:val="nil"/>
              <w:bottom w:val="nil"/>
              <w:right w:val="single" w:sz="2" w:space="0" w:color="auto"/>
            </w:tcBorders>
          </w:tcPr>
          <w:p ns2:paraId="073F6234"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(60.2) </w:t>
            </w:r>
          </w:p>
        </w:tc>
        <w:tc>
          <w:tcPr>
            <w:tcW w:w="417" w:type="pct"/>
            <w:tcBorders>
              <w:top w:val="nil"/>
              <w:left w:val="nil"/>
              <w:bottom w:val="nil"/>
              <w:right w:val="nil"/>
            </w:tcBorders>
          </w:tcPr>
          <w:p ns2:paraId="25A70689"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43 </w:t>
            </w:r>
          </w:p>
        </w:tc>
        <w:tc>
          <w:tcPr>
            <w:tcW w:w="417" w:type="pct"/>
            <w:tcBorders>
              <w:top w:val="nil"/>
              <w:left w:val="nil"/>
              <w:bottom w:val="nil"/>
              <w:right w:val="single" w:sz="2" w:space="0" w:color="auto"/>
            </w:tcBorders>
          </w:tcPr>
          <w:p ns2:paraId="13B27E9A"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(34.7) </w:t>
            </w:r>
          </w:p>
        </w:tc>
        <w:tc>
          <w:tcPr>
            <w:tcW w:w="417" w:type="pct"/>
            <w:tcBorders>
              <w:top w:val="nil"/>
              <w:left w:val="nil"/>
              <w:bottom w:val="nil"/>
              <w:right w:val="nil"/>
            </w:tcBorders>
          </w:tcPr>
          <w:p ns2:paraId="41AFA2B3"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55 </w:t>
            </w:r>
          </w:p>
        </w:tc>
        <w:tc>
          <w:tcPr>
            <w:tcW w:w="414" w:type="pct"/>
            <w:tcBorders>
              <w:top w:val="nil"/>
              <w:left w:val="nil"/>
              <w:bottom w:val="nil"/>
            </w:tcBorders>
          </w:tcPr>
          <w:p ns2:paraId="0A01952E"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(56.1) </w:t>
            </w:r>
          </w:p>
        </w:tc>
      </w:tr>
      <w:tr w:rsidR="0092154D" w:rsidRPr="0092154D" ns2:paraId="425999F1" ns2:textId="77777777" w:rsidTr="00FB4FFB">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0DC4584C" ns2:textId="77777777" w:rsidR="0092154D" w:rsidRPr="0092154D" w:rsidRDefault="0092154D" w:rsidP="00FB4FFB">
            <w:pPr>
              <w:widowControl w:val="0"/>
              <w:autoSpaceDE w:val="0"/>
              <w:autoSpaceDN w:val="0"/>
              <w:adjustRightInd w:val="0"/>
              <w:spacing w:before="15" w:after="15"/>
              <w:ind w:left="160" w:right="1" w:hanging="160"/>
              <w:rPr>
                <w:sz w:val="17"/>
                <w:szCs w:val="17"/>
              </w:rPr>
            </w:pPr>
            <w:r w:rsidRPr="0092154D">
              <w:rPr>
                <w:sz w:val="17"/>
                <w:szCs w:val="17"/>
              </w:rPr>
              <w:t xml:space="preserve">   with non-serious adverse events </w:t>
            </w:r>
          </w:p>
        </w:tc>
        <w:tc>
          <w:tcPr>
            <w:tcW w:w="417" w:type="pct"/>
            <w:tcBorders>
              <w:top w:val="nil"/>
              <w:left w:val="nil"/>
              <w:bottom w:val="nil"/>
              <w:right w:val="nil"/>
            </w:tcBorders>
          </w:tcPr>
          <w:p ns2:paraId="407C24AA"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268 </w:t>
            </w:r>
          </w:p>
        </w:tc>
        <w:tc>
          <w:tcPr>
            <w:tcW w:w="417" w:type="pct"/>
            <w:tcBorders>
              <w:top w:val="nil"/>
              <w:left w:val="nil"/>
              <w:bottom w:val="nil"/>
              <w:right w:val="single" w:sz="2" w:space="0" w:color="auto"/>
            </w:tcBorders>
          </w:tcPr>
          <w:p ns2:paraId="75976B6A"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(95.4) </w:t>
            </w:r>
          </w:p>
        </w:tc>
        <w:tc>
          <w:tcPr>
            <w:tcW w:w="417" w:type="pct"/>
            <w:tcBorders>
              <w:top w:val="nil"/>
              <w:left w:val="nil"/>
              <w:bottom w:val="nil"/>
              <w:right w:val="nil"/>
            </w:tcBorders>
          </w:tcPr>
          <w:p ns2:paraId="4D00C3A8"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808 </w:t>
            </w:r>
          </w:p>
        </w:tc>
        <w:tc>
          <w:tcPr>
            <w:tcW w:w="417" w:type="pct"/>
            <w:tcBorders>
              <w:top w:val="nil"/>
              <w:left w:val="nil"/>
              <w:bottom w:val="nil"/>
              <w:right w:val="single" w:sz="2" w:space="0" w:color="auto"/>
            </w:tcBorders>
          </w:tcPr>
          <w:p ns2:paraId="315EF181"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(98.9) </w:t>
            </w:r>
          </w:p>
        </w:tc>
        <w:tc>
          <w:tcPr>
            <w:tcW w:w="417" w:type="pct"/>
            <w:tcBorders>
              <w:top w:val="nil"/>
              <w:left w:val="nil"/>
              <w:bottom w:val="nil"/>
              <w:right w:val="nil"/>
            </w:tcBorders>
          </w:tcPr>
          <w:p ns2:paraId="2263A3CD"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119 </w:t>
            </w:r>
          </w:p>
        </w:tc>
        <w:tc>
          <w:tcPr>
            <w:tcW w:w="417" w:type="pct"/>
            <w:tcBorders>
              <w:top w:val="nil"/>
              <w:left w:val="nil"/>
              <w:bottom w:val="nil"/>
              <w:right w:val="single" w:sz="2" w:space="0" w:color="auto"/>
            </w:tcBorders>
          </w:tcPr>
          <w:p ns2:paraId="638FC351"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(96.0) </w:t>
            </w:r>
          </w:p>
        </w:tc>
        <w:tc>
          <w:tcPr>
            <w:tcW w:w="417" w:type="pct"/>
            <w:tcBorders>
              <w:top w:val="nil"/>
              <w:left w:val="nil"/>
              <w:bottom w:val="nil"/>
              <w:right w:val="nil"/>
            </w:tcBorders>
          </w:tcPr>
          <w:p ns2:paraId="1D44DE15"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98 </w:t>
            </w:r>
          </w:p>
        </w:tc>
        <w:tc>
          <w:tcPr>
            <w:tcW w:w="414" w:type="pct"/>
            <w:tcBorders>
              <w:top w:val="nil"/>
              <w:left w:val="nil"/>
              <w:bottom w:val="nil"/>
            </w:tcBorders>
          </w:tcPr>
          <w:p ns2:paraId="7608956E"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(100.0) </w:t>
            </w:r>
          </w:p>
        </w:tc>
      </w:tr>
      <w:tr w:rsidR="0092154D" w:rsidRPr="0092154D" ns2:paraId="02126B6D" ns2:textId="77777777" w:rsidTr="00FB4FFB">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02738B7F" ns2:textId="77777777" w:rsidR="0092154D" w:rsidRPr="0092154D" w:rsidRDefault="0092154D" w:rsidP="00FB4FFB">
            <w:pPr>
              <w:widowControl w:val="0"/>
              <w:autoSpaceDE w:val="0"/>
              <w:autoSpaceDN w:val="0"/>
              <w:adjustRightInd w:val="0"/>
              <w:spacing w:before="15" w:after="15"/>
              <w:ind w:left="160" w:right="1" w:hanging="160"/>
              <w:rPr>
                <w:sz w:val="17"/>
                <w:szCs w:val="17"/>
              </w:rPr>
            </w:pPr>
            <w:r w:rsidRPr="0092154D">
              <w:rPr>
                <w:sz w:val="17"/>
                <w:szCs w:val="17"/>
              </w:rPr>
              <w:t xml:space="preserve">   with serious adverse events </w:t>
            </w:r>
          </w:p>
        </w:tc>
        <w:tc>
          <w:tcPr>
            <w:tcW w:w="417" w:type="pct"/>
            <w:tcBorders>
              <w:top w:val="nil"/>
              <w:left w:val="nil"/>
              <w:bottom w:val="nil"/>
              <w:right w:val="nil"/>
            </w:tcBorders>
          </w:tcPr>
          <w:p ns2:paraId="25BB2B8E"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75 </w:t>
            </w:r>
          </w:p>
        </w:tc>
        <w:tc>
          <w:tcPr>
            <w:tcW w:w="417" w:type="pct"/>
            <w:tcBorders>
              <w:top w:val="nil"/>
              <w:left w:val="nil"/>
              <w:bottom w:val="nil"/>
              <w:right w:val="single" w:sz="2" w:space="0" w:color="auto"/>
            </w:tcBorders>
          </w:tcPr>
          <w:p ns2:paraId="1882A4B5"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(26.7) </w:t>
            </w:r>
          </w:p>
        </w:tc>
        <w:tc>
          <w:tcPr>
            <w:tcW w:w="417" w:type="pct"/>
            <w:tcBorders>
              <w:top w:val="nil"/>
              <w:left w:val="nil"/>
              <w:bottom w:val="nil"/>
              <w:right w:val="nil"/>
            </w:tcBorders>
          </w:tcPr>
          <w:p ns2:paraId="66F56E1F"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258 </w:t>
            </w:r>
          </w:p>
        </w:tc>
        <w:tc>
          <w:tcPr>
            <w:tcW w:w="417" w:type="pct"/>
            <w:tcBorders>
              <w:top w:val="nil"/>
              <w:left w:val="nil"/>
              <w:bottom w:val="nil"/>
              <w:right w:val="single" w:sz="2" w:space="0" w:color="auto"/>
            </w:tcBorders>
          </w:tcPr>
          <w:p ns2:paraId="708E8834"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(31.6) </w:t>
            </w:r>
          </w:p>
        </w:tc>
        <w:tc>
          <w:tcPr>
            <w:tcW w:w="417" w:type="pct"/>
            <w:tcBorders>
              <w:top w:val="nil"/>
              <w:left w:val="nil"/>
              <w:bottom w:val="nil"/>
              <w:right w:val="nil"/>
            </w:tcBorders>
          </w:tcPr>
          <w:p ns2:paraId="270C3724"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32 </w:t>
            </w:r>
          </w:p>
        </w:tc>
        <w:tc>
          <w:tcPr>
            <w:tcW w:w="417" w:type="pct"/>
            <w:tcBorders>
              <w:top w:val="nil"/>
              <w:left w:val="nil"/>
              <w:bottom w:val="nil"/>
              <w:right w:val="single" w:sz="2" w:space="0" w:color="auto"/>
            </w:tcBorders>
          </w:tcPr>
          <w:p ns2:paraId="1AAC2A7C"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(25.8) </w:t>
            </w:r>
          </w:p>
        </w:tc>
        <w:tc>
          <w:tcPr>
            <w:tcW w:w="417" w:type="pct"/>
            <w:tcBorders>
              <w:top w:val="nil"/>
              <w:left w:val="nil"/>
              <w:bottom w:val="nil"/>
              <w:right w:val="nil"/>
            </w:tcBorders>
          </w:tcPr>
          <w:p ns2:paraId="59E698AF"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36 </w:t>
            </w:r>
          </w:p>
        </w:tc>
        <w:tc>
          <w:tcPr>
            <w:tcW w:w="414" w:type="pct"/>
            <w:tcBorders>
              <w:top w:val="nil"/>
              <w:left w:val="nil"/>
              <w:bottom w:val="nil"/>
            </w:tcBorders>
          </w:tcPr>
          <w:p ns2:paraId="7E7C4FE8"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(36.7) </w:t>
            </w:r>
          </w:p>
        </w:tc>
      </w:tr>
      <w:tr w:rsidR="0092154D" w:rsidRPr="0092154D" ns2:paraId="04BBADCB" ns2:textId="77777777" w:rsidTr="00FB4FFB">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17AFD6B1" ns2:textId="77777777" w:rsidR="0092154D" w:rsidRPr="0092154D" w:rsidRDefault="0092154D" w:rsidP="00FB4FFB">
            <w:pPr>
              <w:widowControl w:val="0"/>
              <w:autoSpaceDE w:val="0"/>
              <w:autoSpaceDN w:val="0"/>
              <w:adjustRightInd w:val="0"/>
              <w:spacing w:before="15" w:after="15"/>
              <w:ind w:left="160" w:right="1" w:hanging="160"/>
              <w:rPr>
                <w:sz w:val="17"/>
                <w:szCs w:val="17"/>
              </w:rPr>
            </w:pPr>
            <w:r w:rsidRPr="0092154D">
              <w:rPr>
                <w:sz w:val="17"/>
                <w:szCs w:val="17"/>
              </w:rPr>
              <w:t xml:space="preserve">   with serious drug-related</w:t>
            </w:r>
            <w:r w:rsidRPr="0092154D">
              <w:rPr>
                <w:sz w:val="17"/>
                <w:szCs w:val="17"/>
                <w:vertAlign w:val="superscript"/>
              </w:rPr>
              <w:t>a</w:t>
            </w:r>
            <w:r w:rsidRPr="0092154D">
              <w:rPr>
                <w:sz w:val="17"/>
                <w:szCs w:val="17"/>
              </w:rPr>
              <w:t xml:space="preserve"> adverse events </w:t>
            </w:r>
          </w:p>
        </w:tc>
        <w:tc>
          <w:tcPr>
            <w:tcW w:w="417" w:type="pct"/>
            <w:tcBorders>
              <w:top w:val="nil"/>
              <w:left w:val="nil"/>
              <w:bottom w:val="nil"/>
              <w:right w:val="nil"/>
            </w:tcBorders>
          </w:tcPr>
          <w:p ns2:paraId="4FCC1094"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46 </w:t>
            </w:r>
          </w:p>
        </w:tc>
        <w:tc>
          <w:tcPr>
            <w:tcW w:w="417" w:type="pct"/>
            <w:tcBorders>
              <w:top w:val="nil"/>
              <w:left w:val="nil"/>
              <w:bottom w:val="nil"/>
              <w:right w:val="single" w:sz="2" w:space="0" w:color="auto"/>
            </w:tcBorders>
          </w:tcPr>
          <w:p ns2:paraId="62A4EB29"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(16.4) </w:t>
            </w:r>
          </w:p>
        </w:tc>
        <w:tc>
          <w:tcPr>
            <w:tcW w:w="417" w:type="pct"/>
            <w:tcBorders>
              <w:top w:val="nil"/>
              <w:left w:val="nil"/>
              <w:bottom w:val="nil"/>
              <w:right w:val="nil"/>
            </w:tcBorders>
          </w:tcPr>
          <w:p ns2:paraId="6BDE6539"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172 </w:t>
            </w:r>
          </w:p>
        </w:tc>
        <w:tc>
          <w:tcPr>
            <w:tcW w:w="417" w:type="pct"/>
            <w:tcBorders>
              <w:top w:val="nil"/>
              <w:left w:val="nil"/>
              <w:bottom w:val="nil"/>
              <w:right w:val="single" w:sz="2" w:space="0" w:color="auto"/>
            </w:tcBorders>
          </w:tcPr>
          <w:p ns2:paraId="4DDE3A09"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(21.1) </w:t>
            </w:r>
          </w:p>
        </w:tc>
        <w:tc>
          <w:tcPr>
            <w:tcW w:w="417" w:type="pct"/>
            <w:tcBorders>
              <w:top w:val="nil"/>
              <w:left w:val="nil"/>
              <w:bottom w:val="nil"/>
              <w:right w:val="nil"/>
            </w:tcBorders>
          </w:tcPr>
          <w:p ns2:paraId="61654EB3"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16 </w:t>
            </w:r>
          </w:p>
        </w:tc>
        <w:tc>
          <w:tcPr>
            <w:tcW w:w="417" w:type="pct"/>
            <w:tcBorders>
              <w:top w:val="nil"/>
              <w:left w:val="nil"/>
              <w:bottom w:val="nil"/>
              <w:right w:val="single" w:sz="2" w:space="0" w:color="auto"/>
            </w:tcBorders>
          </w:tcPr>
          <w:p ns2:paraId="0689044B"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(12.9) </w:t>
            </w:r>
          </w:p>
        </w:tc>
        <w:tc>
          <w:tcPr>
            <w:tcW w:w="417" w:type="pct"/>
            <w:tcBorders>
              <w:top w:val="nil"/>
              <w:left w:val="nil"/>
              <w:bottom w:val="nil"/>
              <w:right w:val="nil"/>
            </w:tcBorders>
          </w:tcPr>
          <w:p ns2:paraId="51766DDD"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21 </w:t>
            </w:r>
          </w:p>
        </w:tc>
        <w:tc>
          <w:tcPr>
            <w:tcW w:w="414" w:type="pct"/>
            <w:tcBorders>
              <w:top w:val="nil"/>
              <w:left w:val="nil"/>
              <w:bottom w:val="nil"/>
            </w:tcBorders>
          </w:tcPr>
          <w:p ns2:paraId="47618F1A"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(21.4) </w:t>
            </w:r>
          </w:p>
        </w:tc>
      </w:tr>
      <w:tr w:rsidR="0092154D" w:rsidRPr="0092154D" ns2:paraId="5229D969" ns2:textId="77777777" w:rsidTr="00FB4FFB">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2F06F3F4" ns2:textId="77777777" w:rsidR="0092154D" w:rsidRPr="0092154D" w:rsidRDefault="0092154D" w:rsidP="00FB4FFB">
            <w:pPr>
              <w:widowControl w:val="0"/>
              <w:autoSpaceDE w:val="0"/>
              <w:autoSpaceDN w:val="0"/>
              <w:adjustRightInd w:val="0"/>
              <w:spacing w:before="15" w:after="15"/>
              <w:ind w:left="160" w:right="1" w:hanging="160"/>
              <w:rPr>
                <w:sz w:val="17"/>
                <w:szCs w:val="17"/>
              </w:rPr>
            </w:pPr>
            <w:r w:rsidRPr="0092154D">
              <w:rPr>
                <w:sz w:val="17"/>
                <w:szCs w:val="17"/>
              </w:rPr>
              <w:t xml:space="preserve">   who died </w:t>
            </w:r>
          </w:p>
        </w:tc>
        <w:tc>
          <w:tcPr>
            <w:tcW w:w="417" w:type="pct"/>
            <w:tcBorders>
              <w:top w:val="nil"/>
              <w:left w:val="nil"/>
              <w:bottom w:val="nil"/>
              <w:right w:val="nil"/>
            </w:tcBorders>
          </w:tcPr>
          <w:p ns2:paraId="38C99BC0"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7 </w:t>
            </w:r>
          </w:p>
        </w:tc>
        <w:tc>
          <w:tcPr>
            <w:tcW w:w="417" w:type="pct"/>
            <w:tcBorders>
              <w:top w:val="nil"/>
              <w:left w:val="nil"/>
              <w:bottom w:val="nil"/>
              <w:right w:val="single" w:sz="2" w:space="0" w:color="auto"/>
            </w:tcBorders>
          </w:tcPr>
          <w:p ns2:paraId="2968F2DD"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(2.5) </w:t>
            </w:r>
          </w:p>
        </w:tc>
        <w:tc>
          <w:tcPr>
            <w:tcW w:w="417" w:type="pct"/>
            <w:tcBorders>
              <w:top w:val="nil"/>
              <w:left w:val="nil"/>
              <w:bottom w:val="nil"/>
              <w:right w:val="nil"/>
            </w:tcBorders>
          </w:tcPr>
          <w:p ns2:paraId="3A39C128"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16 </w:t>
            </w:r>
          </w:p>
        </w:tc>
        <w:tc>
          <w:tcPr>
            <w:tcW w:w="417" w:type="pct"/>
            <w:tcBorders>
              <w:top w:val="nil"/>
              <w:left w:val="nil"/>
              <w:bottom w:val="nil"/>
              <w:right w:val="single" w:sz="2" w:space="0" w:color="auto"/>
            </w:tcBorders>
          </w:tcPr>
          <w:p ns2:paraId="54B3F033"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(2.0) </w:t>
            </w:r>
          </w:p>
        </w:tc>
        <w:tc>
          <w:tcPr>
            <w:tcW w:w="417" w:type="pct"/>
            <w:tcBorders>
              <w:top w:val="nil"/>
              <w:left w:val="nil"/>
              <w:bottom w:val="nil"/>
              <w:right w:val="nil"/>
            </w:tcBorders>
          </w:tcPr>
          <w:p ns2:paraId="1612B81C"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2 </w:t>
            </w:r>
          </w:p>
        </w:tc>
        <w:tc>
          <w:tcPr>
            <w:tcW w:w="417" w:type="pct"/>
            <w:tcBorders>
              <w:top w:val="nil"/>
              <w:left w:val="nil"/>
              <w:bottom w:val="nil"/>
              <w:right w:val="single" w:sz="2" w:space="0" w:color="auto"/>
            </w:tcBorders>
          </w:tcPr>
          <w:p ns2:paraId="672DCD01"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(1.6) </w:t>
            </w:r>
          </w:p>
        </w:tc>
        <w:tc>
          <w:tcPr>
            <w:tcW w:w="417" w:type="pct"/>
            <w:tcBorders>
              <w:top w:val="nil"/>
              <w:left w:val="nil"/>
              <w:bottom w:val="nil"/>
              <w:right w:val="nil"/>
            </w:tcBorders>
          </w:tcPr>
          <w:p ns2:paraId="631EA077"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1 </w:t>
            </w:r>
          </w:p>
        </w:tc>
        <w:tc>
          <w:tcPr>
            <w:tcW w:w="414" w:type="pct"/>
            <w:tcBorders>
              <w:top w:val="nil"/>
              <w:left w:val="nil"/>
              <w:bottom w:val="nil"/>
            </w:tcBorders>
          </w:tcPr>
          <w:p ns2:paraId="28FECDCC"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(1.0) </w:t>
            </w:r>
          </w:p>
        </w:tc>
      </w:tr>
      <w:tr w:rsidR="0092154D" w:rsidRPr="0092154D" ns2:paraId="339474D1" ns2:textId="77777777" w:rsidTr="00FB4FFB">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2A8663DE" ns2:textId="77777777" w:rsidR="0092154D" w:rsidRPr="0092154D" w:rsidRDefault="0092154D" w:rsidP="00FB4FFB">
            <w:pPr>
              <w:widowControl w:val="0"/>
              <w:autoSpaceDE w:val="0"/>
              <w:autoSpaceDN w:val="0"/>
              <w:adjustRightInd w:val="0"/>
              <w:spacing w:before="15" w:after="15"/>
              <w:ind w:left="160" w:right="1" w:hanging="160"/>
              <w:rPr>
                <w:sz w:val="17"/>
                <w:szCs w:val="17"/>
              </w:rPr>
            </w:pPr>
            <w:r w:rsidRPr="0092154D">
              <w:rPr>
                <w:sz w:val="17"/>
                <w:szCs w:val="17"/>
              </w:rPr>
              <w:t xml:space="preserve">   who died due to a drug-related</w:t>
            </w:r>
            <w:r w:rsidRPr="0092154D">
              <w:rPr>
                <w:sz w:val="17"/>
                <w:szCs w:val="17"/>
                <w:vertAlign w:val="superscript"/>
              </w:rPr>
              <w:t>a</w:t>
            </w:r>
            <w:r w:rsidRPr="0092154D">
              <w:rPr>
                <w:sz w:val="17"/>
                <w:szCs w:val="17"/>
              </w:rPr>
              <w:t xml:space="preserve"> adverse event </w:t>
            </w:r>
          </w:p>
        </w:tc>
        <w:tc>
          <w:tcPr>
            <w:tcW w:w="417" w:type="pct"/>
            <w:tcBorders>
              <w:top w:val="nil"/>
              <w:left w:val="nil"/>
              <w:bottom w:val="nil"/>
              <w:right w:val="nil"/>
            </w:tcBorders>
          </w:tcPr>
          <w:p ns2:paraId="00B20382"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0 </w:t>
            </w:r>
          </w:p>
        </w:tc>
        <w:tc>
          <w:tcPr>
            <w:tcW w:w="417" w:type="pct"/>
            <w:tcBorders>
              <w:top w:val="nil"/>
              <w:left w:val="nil"/>
              <w:bottom w:val="nil"/>
              <w:right w:val="single" w:sz="2" w:space="0" w:color="auto"/>
            </w:tcBorders>
          </w:tcPr>
          <w:p ns2:paraId="483D4D1F"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(0.0) </w:t>
            </w:r>
          </w:p>
        </w:tc>
        <w:tc>
          <w:tcPr>
            <w:tcW w:w="417" w:type="pct"/>
            <w:tcBorders>
              <w:top w:val="nil"/>
              <w:left w:val="nil"/>
              <w:bottom w:val="nil"/>
              <w:right w:val="nil"/>
            </w:tcBorders>
          </w:tcPr>
          <w:p ns2:paraId="72C46F42"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3 </w:t>
            </w:r>
          </w:p>
        </w:tc>
        <w:tc>
          <w:tcPr>
            <w:tcW w:w="417" w:type="pct"/>
            <w:tcBorders>
              <w:top w:val="nil"/>
              <w:left w:val="nil"/>
              <w:bottom w:val="nil"/>
              <w:right w:val="single" w:sz="2" w:space="0" w:color="auto"/>
            </w:tcBorders>
          </w:tcPr>
          <w:p ns2:paraId="74ED29D7"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(0.4) </w:t>
            </w:r>
          </w:p>
        </w:tc>
        <w:tc>
          <w:tcPr>
            <w:tcW w:w="417" w:type="pct"/>
            <w:tcBorders>
              <w:top w:val="nil"/>
              <w:left w:val="nil"/>
              <w:bottom w:val="nil"/>
              <w:right w:val="nil"/>
            </w:tcBorders>
          </w:tcPr>
          <w:p ns2:paraId="496B087A"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0 </w:t>
            </w:r>
          </w:p>
        </w:tc>
        <w:tc>
          <w:tcPr>
            <w:tcW w:w="417" w:type="pct"/>
            <w:tcBorders>
              <w:top w:val="nil"/>
              <w:left w:val="nil"/>
              <w:bottom w:val="nil"/>
              <w:right w:val="single" w:sz="2" w:space="0" w:color="auto"/>
            </w:tcBorders>
          </w:tcPr>
          <w:p ns2:paraId="2A311566"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(0.0) </w:t>
            </w:r>
          </w:p>
        </w:tc>
        <w:tc>
          <w:tcPr>
            <w:tcW w:w="417" w:type="pct"/>
            <w:tcBorders>
              <w:top w:val="nil"/>
              <w:left w:val="nil"/>
              <w:bottom w:val="nil"/>
              <w:right w:val="nil"/>
            </w:tcBorders>
          </w:tcPr>
          <w:p ns2:paraId="380EC52B"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0 </w:t>
            </w:r>
          </w:p>
        </w:tc>
        <w:tc>
          <w:tcPr>
            <w:tcW w:w="414" w:type="pct"/>
            <w:tcBorders>
              <w:top w:val="nil"/>
              <w:left w:val="nil"/>
              <w:bottom w:val="nil"/>
            </w:tcBorders>
          </w:tcPr>
          <w:p ns2:paraId="29AED7AB"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(0.0) </w:t>
            </w:r>
          </w:p>
        </w:tc>
      </w:tr>
      <w:tr w:rsidR="0092154D" w:rsidRPr="0092154D" ns2:paraId="28FDBE2D" ns2:textId="77777777" w:rsidTr="00FB4FFB">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61524A85" ns2:textId="77777777" w:rsidR="0092154D" w:rsidRPr="0092154D" w:rsidRDefault="0092154D" w:rsidP="00FB4FFB">
            <w:pPr>
              <w:widowControl w:val="0"/>
              <w:autoSpaceDE w:val="0"/>
              <w:autoSpaceDN w:val="0"/>
              <w:adjustRightInd w:val="0"/>
              <w:spacing w:before="15" w:after="15"/>
              <w:ind w:left="160" w:right="1" w:hanging="160"/>
              <w:rPr>
                <w:sz w:val="17"/>
                <w:szCs w:val="17"/>
              </w:rPr>
            </w:pPr>
            <w:r w:rsidRPr="0092154D">
              <w:rPr>
                <w:sz w:val="17"/>
                <w:szCs w:val="17"/>
              </w:rPr>
              <w:t xml:space="preserve">   discontinued drug due to an adverse event </w:t>
            </w:r>
          </w:p>
        </w:tc>
        <w:tc>
          <w:tcPr>
            <w:tcW w:w="417" w:type="pct"/>
            <w:tcBorders>
              <w:top w:val="nil"/>
              <w:left w:val="nil"/>
              <w:bottom w:val="nil"/>
              <w:right w:val="nil"/>
            </w:tcBorders>
          </w:tcPr>
          <w:p ns2:paraId="2D01ACEE"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16 </w:t>
            </w:r>
          </w:p>
        </w:tc>
        <w:tc>
          <w:tcPr>
            <w:tcW w:w="417" w:type="pct"/>
            <w:tcBorders>
              <w:top w:val="nil"/>
              <w:left w:val="nil"/>
              <w:bottom w:val="nil"/>
              <w:right w:val="single" w:sz="2" w:space="0" w:color="auto"/>
            </w:tcBorders>
          </w:tcPr>
          <w:p ns2:paraId="3453ED6B"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(5.7) </w:t>
            </w:r>
          </w:p>
        </w:tc>
        <w:tc>
          <w:tcPr>
            <w:tcW w:w="417" w:type="pct"/>
            <w:tcBorders>
              <w:top w:val="nil"/>
              <w:left w:val="nil"/>
              <w:bottom w:val="nil"/>
              <w:right w:val="nil"/>
            </w:tcBorders>
          </w:tcPr>
          <w:p ns2:paraId="12C7FC3D"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33 </w:t>
            </w:r>
          </w:p>
        </w:tc>
        <w:tc>
          <w:tcPr>
            <w:tcW w:w="417" w:type="pct"/>
            <w:tcBorders>
              <w:top w:val="nil"/>
              <w:left w:val="nil"/>
              <w:bottom w:val="nil"/>
              <w:right w:val="single" w:sz="2" w:space="0" w:color="auto"/>
            </w:tcBorders>
          </w:tcPr>
          <w:p ns2:paraId="1D2465E3"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(4.0) </w:t>
            </w:r>
          </w:p>
        </w:tc>
        <w:tc>
          <w:tcPr>
            <w:tcW w:w="417" w:type="pct"/>
            <w:tcBorders>
              <w:top w:val="nil"/>
              <w:left w:val="nil"/>
              <w:bottom w:val="nil"/>
              <w:right w:val="nil"/>
            </w:tcBorders>
          </w:tcPr>
          <w:p ns2:paraId="18657202"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10 </w:t>
            </w:r>
          </w:p>
        </w:tc>
        <w:tc>
          <w:tcPr>
            <w:tcW w:w="417" w:type="pct"/>
            <w:tcBorders>
              <w:top w:val="nil"/>
              <w:left w:val="nil"/>
              <w:bottom w:val="nil"/>
              <w:right w:val="single" w:sz="2" w:space="0" w:color="auto"/>
            </w:tcBorders>
          </w:tcPr>
          <w:p ns2:paraId="06D38794"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(8.1) </w:t>
            </w:r>
          </w:p>
        </w:tc>
        <w:tc>
          <w:tcPr>
            <w:tcW w:w="417" w:type="pct"/>
            <w:tcBorders>
              <w:top w:val="nil"/>
              <w:left w:val="nil"/>
              <w:bottom w:val="nil"/>
              <w:right w:val="nil"/>
            </w:tcBorders>
          </w:tcPr>
          <w:p ns2:paraId="7C04EBDD"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7 </w:t>
            </w:r>
          </w:p>
        </w:tc>
        <w:tc>
          <w:tcPr>
            <w:tcW w:w="414" w:type="pct"/>
            <w:tcBorders>
              <w:top w:val="nil"/>
              <w:left w:val="nil"/>
              <w:bottom w:val="nil"/>
            </w:tcBorders>
          </w:tcPr>
          <w:p ns2:paraId="63D978D7"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(7.1) </w:t>
            </w:r>
          </w:p>
        </w:tc>
      </w:tr>
      <w:tr w:rsidR="0092154D" w:rsidRPr="0092154D" ns2:paraId="32D694C1" ns2:textId="77777777" w:rsidTr="00FB4FFB">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297597AB" ns2:textId="77777777" w:rsidR="0092154D" w:rsidRPr="0092154D" w:rsidRDefault="0092154D" w:rsidP="00FB4FFB">
            <w:pPr>
              <w:widowControl w:val="0"/>
              <w:autoSpaceDE w:val="0"/>
              <w:autoSpaceDN w:val="0"/>
              <w:adjustRightInd w:val="0"/>
              <w:spacing w:before="15" w:after="15"/>
              <w:ind w:left="250" w:right="1" w:hanging="250"/>
              <w:rPr>
                <w:sz w:val="17"/>
                <w:szCs w:val="17"/>
              </w:rPr>
            </w:pPr>
            <w:r w:rsidRPr="0092154D">
              <w:rPr>
                <w:sz w:val="17"/>
                <w:szCs w:val="17"/>
              </w:rPr>
              <w:t xml:space="preserve">   discontinued drug due to a drug-related</w:t>
            </w:r>
            <w:r w:rsidRPr="0092154D">
              <w:rPr>
                <w:sz w:val="17"/>
                <w:szCs w:val="17"/>
                <w:vertAlign w:val="superscript"/>
              </w:rPr>
              <w:t>a</w:t>
            </w:r>
            <w:r w:rsidRPr="0092154D">
              <w:rPr>
                <w:sz w:val="17"/>
                <w:szCs w:val="17"/>
              </w:rPr>
              <w:t xml:space="preserve"> adverse event </w:t>
            </w:r>
          </w:p>
        </w:tc>
        <w:tc>
          <w:tcPr>
            <w:tcW w:w="417" w:type="pct"/>
            <w:tcBorders>
              <w:top w:val="nil"/>
              <w:left w:val="nil"/>
              <w:bottom w:val="nil"/>
              <w:right w:val="nil"/>
            </w:tcBorders>
          </w:tcPr>
          <w:p ns2:paraId="1F48545D"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7 </w:t>
            </w:r>
          </w:p>
        </w:tc>
        <w:tc>
          <w:tcPr>
            <w:tcW w:w="417" w:type="pct"/>
            <w:tcBorders>
              <w:top w:val="nil"/>
              <w:left w:val="nil"/>
              <w:bottom w:val="nil"/>
              <w:right w:val="single" w:sz="2" w:space="0" w:color="auto"/>
            </w:tcBorders>
          </w:tcPr>
          <w:p ns2:paraId="34D93413"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(2.5) </w:t>
            </w:r>
          </w:p>
        </w:tc>
        <w:tc>
          <w:tcPr>
            <w:tcW w:w="417" w:type="pct"/>
            <w:tcBorders>
              <w:top w:val="nil"/>
              <w:left w:val="nil"/>
              <w:bottom w:val="nil"/>
              <w:right w:val="nil"/>
            </w:tcBorders>
          </w:tcPr>
          <w:p ns2:paraId="0BAF90E7"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22 </w:t>
            </w:r>
          </w:p>
        </w:tc>
        <w:tc>
          <w:tcPr>
            <w:tcW w:w="417" w:type="pct"/>
            <w:tcBorders>
              <w:top w:val="nil"/>
              <w:left w:val="nil"/>
              <w:bottom w:val="nil"/>
              <w:right w:val="single" w:sz="2" w:space="0" w:color="auto"/>
            </w:tcBorders>
          </w:tcPr>
          <w:p ns2:paraId="695692C8"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(2.7) </w:t>
            </w:r>
          </w:p>
        </w:tc>
        <w:tc>
          <w:tcPr>
            <w:tcW w:w="417" w:type="pct"/>
            <w:tcBorders>
              <w:top w:val="nil"/>
              <w:left w:val="nil"/>
              <w:bottom w:val="nil"/>
              <w:right w:val="nil"/>
            </w:tcBorders>
          </w:tcPr>
          <w:p ns2:paraId="3949EA95"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9 </w:t>
            </w:r>
          </w:p>
        </w:tc>
        <w:tc>
          <w:tcPr>
            <w:tcW w:w="417" w:type="pct"/>
            <w:tcBorders>
              <w:top w:val="nil"/>
              <w:left w:val="nil"/>
              <w:bottom w:val="nil"/>
              <w:right w:val="single" w:sz="2" w:space="0" w:color="auto"/>
            </w:tcBorders>
          </w:tcPr>
          <w:p ns2:paraId="63B92D7E"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(7.3) </w:t>
            </w:r>
          </w:p>
        </w:tc>
        <w:tc>
          <w:tcPr>
            <w:tcW w:w="417" w:type="pct"/>
            <w:tcBorders>
              <w:top w:val="nil"/>
              <w:left w:val="nil"/>
              <w:bottom w:val="nil"/>
              <w:right w:val="nil"/>
            </w:tcBorders>
          </w:tcPr>
          <w:p ns2:paraId="52133308"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5 </w:t>
            </w:r>
          </w:p>
        </w:tc>
        <w:tc>
          <w:tcPr>
            <w:tcW w:w="414" w:type="pct"/>
            <w:tcBorders>
              <w:top w:val="nil"/>
              <w:left w:val="nil"/>
              <w:bottom w:val="nil"/>
            </w:tcBorders>
          </w:tcPr>
          <w:p ns2:paraId="4599A833"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(5.1) </w:t>
            </w:r>
          </w:p>
        </w:tc>
      </w:tr>
      <w:tr w:rsidR="0092154D" w:rsidRPr="0092154D" ns2:paraId="7EA2CFA5" ns2:textId="77777777" w:rsidTr="00FB4FFB">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6D157CFD" ns2:textId="77777777" w:rsidR="0092154D" w:rsidRPr="0092154D" w:rsidRDefault="0092154D" w:rsidP="00FB4FFB">
            <w:pPr>
              <w:widowControl w:val="0"/>
              <w:autoSpaceDE w:val="0"/>
              <w:autoSpaceDN w:val="0"/>
              <w:adjustRightInd w:val="0"/>
              <w:spacing w:before="15" w:after="15"/>
              <w:ind w:left="160" w:right="1" w:hanging="160"/>
              <w:rPr>
                <w:sz w:val="17"/>
                <w:szCs w:val="17"/>
              </w:rPr>
            </w:pPr>
            <w:r w:rsidRPr="0092154D">
              <w:rPr>
                <w:sz w:val="17"/>
                <w:szCs w:val="17"/>
              </w:rPr>
              <w:t xml:space="preserve">   discontinued drug due to a serious adverse event </w:t>
            </w:r>
          </w:p>
        </w:tc>
        <w:tc>
          <w:tcPr>
            <w:tcW w:w="417" w:type="pct"/>
            <w:tcBorders>
              <w:top w:val="nil"/>
              <w:left w:val="nil"/>
              <w:bottom w:val="nil"/>
              <w:right w:val="nil"/>
            </w:tcBorders>
          </w:tcPr>
          <w:p ns2:paraId="6C68DDAF"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10 </w:t>
            </w:r>
          </w:p>
        </w:tc>
        <w:tc>
          <w:tcPr>
            <w:tcW w:w="417" w:type="pct"/>
            <w:tcBorders>
              <w:top w:val="nil"/>
              <w:left w:val="nil"/>
              <w:bottom w:val="nil"/>
              <w:right w:val="single" w:sz="2" w:space="0" w:color="auto"/>
            </w:tcBorders>
          </w:tcPr>
          <w:p ns2:paraId="0E0D7272"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(3.6) </w:t>
            </w:r>
          </w:p>
        </w:tc>
        <w:tc>
          <w:tcPr>
            <w:tcW w:w="417" w:type="pct"/>
            <w:tcBorders>
              <w:top w:val="nil"/>
              <w:left w:val="nil"/>
              <w:bottom w:val="nil"/>
              <w:right w:val="nil"/>
            </w:tcBorders>
          </w:tcPr>
          <w:p ns2:paraId="34EC3A3C"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23 </w:t>
            </w:r>
          </w:p>
        </w:tc>
        <w:tc>
          <w:tcPr>
            <w:tcW w:w="417" w:type="pct"/>
            <w:tcBorders>
              <w:top w:val="nil"/>
              <w:left w:val="nil"/>
              <w:bottom w:val="nil"/>
              <w:right w:val="single" w:sz="2" w:space="0" w:color="auto"/>
            </w:tcBorders>
          </w:tcPr>
          <w:p ns2:paraId="6582D9D3"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(2.8) </w:t>
            </w:r>
          </w:p>
        </w:tc>
        <w:tc>
          <w:tcPr>
            <w:tcW w:w="417" w:type="pct"/>
            <w:tcBorders>
              <w:top w:val="nil"/>
              <w:left w:val="nil"/>
              <w:bottom w:val="nil"/>
              <w:right w:val="nil"/>
            </w:tcBorders>
          </w:tcPr>
          <w:p ns2:paraId="67EB5F2C"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4 </w:t>
            </w:r>
          </w:p>
        </w:tc>
        <w:tc>
          <w:tcPr>
            <w:tcW w:w="417" w:type="pct"/>
            <w:tcBorders>
              <w:top w:val="nil"/>
              <w:left w:val="nil"/>
              <w:bottom w:val="nil"/>
              <w:right w:val="single" w:sz="2" w:space="0" w:color="auto"/>
            </w:tcBorders>
          </w:tcPr>
          <w:p ns2:paraId="4BAF0DED"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(3.2) </w:t>
            </w:r>
          </w:p>
        </w:tc>
        <w:tc>
          <w:tcPr>
            <w:tcW w:w="417" w:type="pct"/>
            <w:tcBorders>
              <w:top w:val="nil"/>
              <w:left w:val="nil"/>
              <w:bottom w:val="nil"/>
              <w:right w:val="nil"/>
            </w:tcBorders>
          </w:tcPr>
          <w:p ns2:paraId="15B60901"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4 </w:t>
            </w:r>
          </w:p>
        </w:tc>
        <w:tc>
          <w:tcPr>
            <w:tcW w:w="414" w:type="pct"/>
            <w:tcBorders>
              <w:top w:val="nil"/>
              <w:left w:val="nil"/>
              <w:bottom w:val="nil"/>
            </w:tcBorders>
          </w:tcPr>
          <w:p ns2:paraId="03841EEB"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(4.1) </w:t>
            </w:r>
          </w:p>
        </w:tc>
      </w:tr>
      <w:tr w:rsidR="0092154D" w:rsidRPr="0092154D" ns2:paraId="37052A57" ns2:textId="77777777" w:rsidTr="00F52139">
        <w:tblPrEx>
          <w:tblBorders>
            <w:top w:val="single" w:sz="6" w:space="0" w:color="auto"/>
            <w:bottom w:val="single" w:sz="6" w:space="0" w:color="auto"/>
          </w:tblBorders>
        </w:tblPrEx>
        <w:trPr>
          <w:jc w:val="center"/>
        </w:trPr>
        <w:tc>
          <w:tcPr>
            <w:tcW w:w="1667" w:type="pct"/>
            <w:tcBorders>
              <w:top w:val="nil"/>
              <w:bottom w:val="single" w:sz="4" w:space="0" w:color="auto"/>
              <w:right w:val="single" w:sz="2" w:space="0" w:color="auto"/>
            </w:tcBorders>
          </w:tcPr>
          <w:p ns2:paraId="4704E893" ns2:textId="77777777" w:rsidR="0092154D" w:rsidRPr="0092154D" w:rsidRDefault="0092154D" w:rsidP="00FB4FFB">
            <w:pPr>
              <w:widowControl w:val="0"/>
              <w:autoSpaceDE w:val="0"/>
              <w:autoSpaceDN w:val="0"/>
              <w:adjustRightInd w:val="0"/>
              <w:spacing w:before="15" w:after="15"/>
              <w:ind w:left="160" w:right="1" w:hanging="160"/>
              <w:rPr>
                <w:sz w:val="17"/>
                <w:szCs w:val="17"/>
              </w:rPr>
            </w:pPr>
            <w:r w:rsidRPr="0092154D">
              <w:rPr>
                <w:sz w:val="17"/>
                <w:szCs w:val="17"/>
              </w:rPr>
              <w:t xml:space="preserve">   discontinued drug due to a serious drug-related</w:t>
            </w:r>
            <w:r w:rsidRPr="0092154D">
              <w:rPr>
                <w:sz w:val="17"/>
                <w:szCs w:val="17"/>
                <w:vertAlign w:val="superscript"/>
              </w:rPr>
              <w:t>a</w:t>
            </w:r>
            <w:r w:rsidRPr="0092154D">
              <w:rPr>
                <w:sz w:val="17"/>
                <w:szCs w:val="17"/>
              </w:rPr>
              <w:t xml:space="preserve"> adverse event </w:t>
            </w:r>
          </w:p>
        </w:tc>
        <w:tc>
          <w:tcPr>
            <w:tcW w:w="417" w:type="pct"/>
            <w:tcBorders>
              <w:top w:val="nil"/>
              <w:left w:val="nil"/>
              <w:bottom w:val="single" w:sz="4" w:space="0" w:color="auto"/>
              <w:right w:val="nil"/>
            </w:tcBorders>
          </w:tcPr>
          <w:p ns2:paraId="225B1E27"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3 </w:t>
            </w:r>
          </w:p>
        </w:tc>
        <w:tc>
          <w:tcPr>
            <w:tcW w:w="417" w:type="pct"/>
            <w:tcBorders>
              <w:top w:val="nil"/>
              <w:left w:val="nil"/>
              <w:bottom w:val="single" w:sz="4" w:space="0" w:color="auto"/>
              <w:right w:val="single" w:sz="2" w:space="0" w:color="auto"/>
            </w:tcBorders>
          </w:tcPr>
          <w:p ns2:paraId="1CA09457"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(1.1) </w:t>
            </w:r>
          </w:p>
        </w:tc>
        <w:tc>
          <w:tcPr>
            <w:tcW w:w="417" w:type="pct"/>
            <w:tcBorders>
              <w:top w:val="nil"/>
              <w:left w:val="nil"/>
              <w:bottom w:val="single" w:sz="4" w:space="0" w:color="auto"/>
              <w:right w:val="nil"/>
            </w:tcBorders>
          </w:tcPr>
          <w:p ns2:paraId="57677CBC"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13 </w:t>
            </w:r>
          </w:p>
        </w:tc>
        <w:tc>
          <w:tcPr>
            <w:tcW w:w="417" w:type="pct"/>
            <w:tcBorders>
              <w:top w:val="nil"/>
              <w:left w:val="nil"/>
              <w:bottom w:val="single" w:sz="4" w:space="0" w:color="auto"/>
              <w:right w:val="single" w:sz="2" w:space="0" w:color="auto"/>
            </w:tcBorders>
          </w:tcPr>
          <w:p ns2:paraId="38291BCD"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(1.6) </w:t>
            </w:r>
          </w:p>
        </w:tc>
        <w:tc>
          <w:tcPr>
            <w:tcW w:w="417" w:type="pct"/>
            <w:tcBorders>
              <w:top w:val="nil"/>
              <w:left w:val="nil"/>
              <w:bottom w:val="single" w:sz="4" w:space="0" w:color="auto"/>
              <w:right w:val="nil"/>
            </w:tcBorders>
          </w:tcPr>
          <w:p ns2:paraId="1C1C69B5"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3 </w:t>
            </w:r>
          </w:p>
        </w:tc>
        <w:tc>
          <w:tcPr>
            <w:tcW w:w="417" w:type="pct"/>
            <w:tcBorders>
              <w:top w:val="nil"/>
              <w:left w:val="nil"/>
              <w:bottom w:val="single" w:sz="4" w:space="0" w:color="auto"/>
              <w:right w:val="single" w:sz="2" w:space="0" w:color="auto"/>
            </w:tcBorders>
          </w:tcPr>
          <w:p ns2:paraId="090FFD41"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(2.4) </w:t>
            </w:r>
          </w:p>
        </w:tc>
        <w:tc>
          <w:tcPr>
            <w:tcW w:w="417" w:type="pct"/>
            <w:tcBorders>
              <w:top w:val="nil"/>
              <w:left w:val="nil"/>
              <w:bottom w:val="single" w:sz="4" w:space="0" w:color="auto"/>
              <w:right w:val="nil"/>
            </w:tcBorders>
          </w:tcPr>
          <w:p ns2:paraId="45735871"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2 </w:t>
            </w:r>
          </w:p>
        </w:tc>
        <w:tc>
          <w:tcPr>
            <w:tcW w:w="414" w:type="pct"/>
            <w:tcBorders>
              <w:top w:val="nil"/>
              <w:left w:val="nil"/>
              <w:bottom w:val="single" w:sz="4" w:space="0" w:color="auto"/>
            </w:tcBorders>
          </w:tcPr>
          <w:p ns2:paraId="7514B8DF"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(2.0) </w:t>
            </w:r>
          </w:p>
        </w:tc>
      </w:tr>
      <w:tr w:rsidR="0092154D" w:rsidRPr="0092154D" ns2:paraId="0D99F5ED" ns2:textId="77777777" w:rsidTr="00F52139">
        <w:tblPrEx>
          <w:tblBorders>
            <w:top w:val="single" w:sz="6" w:space="0" w:color="auto"/>
            <w:bottom w:val="single" w:sz="6" w:space="0" w:color="auto"/>
          </w:tblBorders>
        </w:tblPrEx>
        <w:trPr>
          <w:jc w:val="center"/>
        </w:trPr>
        <w:tc>
          <w:tcPr>
            <w:tcW w:w="5000" w:type="pct"/>
            <w:gridSpan w:val="9"/>
            <w:tcBorders>
              <w:top w:val="single" w:sz="4" w:space="0" w:color="auto"/>
              <w:bottom w:val="double" w:sz="4" w:space="0" w:color="auto"/>
            </w:tcBorders>
          </w:tcPr>
          <w:p ns2:paraId="5C3611A9" ns2:textId="77777777" w:rsidR="0092154D" w:rsidRPr="0092154D" w:rsidRDefault="0092154D" w:rsidP="00FB4FFB">
            <w:pPr>
              <w:widowControl w:val="0"/>
              <w:autoSpaceDE w:val="0"/>
              <w:autoSpaceDN w:val="0"/>
              <w:adjustRightInd w:val="0"/>
              <w:spacing w:before="30" w:after="30"/>
              <w:ind w:left="160" w:right="1" w:hanging="160"/>
              <w:rPr>
                <w:sz w:val="17"/>
                <w:szCs w:val="17"/>
              </w:rPr>
            </w:pPr>
            <w:r w:rsidRPr="0092154D">
              <w:rPr>
                <w:sz w:val="17"/>
                <w:szCs w:val="17"/>
                <w:vertAlign w:val="superscript"/>
              </w:rPr>
              <w:t>a</w:t>
            </w:r>
            <w:r w:rsidRPr="0092154D">
              <w:rPr>
                <w:sz w:val="17"/>
                <w:szCs w:val="17"/>
              </w:rPr>
              <w:t xml:space="preserve"> Determined by the investigator to be related to the drug.</w:t>
            </w:r>
          </w:p>
          <w:p ns2:paraId="21507A3B" ns2:textId="77777777" w:rsidR="0092154D" w:rsidRPr="0092154D" w:rsidRDefault="0092154D" w:rsidP="00FB4FFB">
            <w:pPr>
              <w:widowControl w:val="0"/>
              <w:autoSpaceDE w:val="0"/>
              <w:autoSpaceDN w:val="0"/>
              <w:adjustRightInd w:val="0"/>
              <w:spacing w:before="30" w:after="30"/>
              <w:ind w:left="160" w:right="1" w:hanging="160"/>
              <w:rPr>
                <w:sz w:val="17"/>
                <w:szCs w:val="17"/>
              </w:rPr>
            </w:pPr>
            <w:r w:rsidRPr="0092154D">
              <w:rPr>
                <w:sz w:val="17"/>
                <w:szCs w:val="17"/>
              </w:rPr>
              <w:t xml:space="preserve"> Grades are based on NCI CTCAE version 5.0 for all studies</w:t>
            </w:r>
          </w:p>
          <w:p ns2:paraId="276DEA40" ns2:textId="77777777" w:rsidR="0092154D" w:rsidRPr="0092154D" w:rsidRDefault="0092154D" w:rsidP="00FB4FFB">
            <w:pPr>
              <w:widowControl w:val="0"/>
              <w:autoSpaceDE w:val="0"/>
              <w:autoSpaceDN w:val="0"/>
              <w:adjustRightInd w:val="0"/>
              <w:spacing w:before="30" w:after="30"/>
              <w:ind w:left="160" w:right="1" w:hanging="160"/>
              <w:rPr>
                <w:sz w:val="17"/>
                <w:szCs w:val="17"/>
              </w:rPr>
            </w:pPr>
            <w:r w:rsidRPr="0092154D">
              <w:rPr>
                <w:sz w:val="17"/>
                <w:szCs w:val="17"/>
              </w:rPr>
              <w:t xml:space="preserve"> Non-serious adverse events up to 30 days of last dose and serious adverse events up to 90 days of last dose are included.</w:t>
            </w:r>
          </w:p>
          <w:p ns2:paraId="3EC0514C" ns2:textId="77777777" w:rsidR="0092154D" w:rsidRPr="0092154D" w:rsidRDefault="0092154D" w:rsidP="00FB4FFB">
            <w:pPr>
              <w:widowControl w:val="0"/>
              <w:autoSpaceDE w:val="0"/>
              <w:autoSpaceDN w:val="0"/>
              <w:adjustRightInd w:val="0"/>
              <w:spacing w:before="30" w:after="30"/>
              <w:ind w:left="160" w:right="1" w:hanging="160"/>
              <w:rPr>
                <w:sz w:val="17"/>
                <w:szCs w:val="17"/>
              </w:rPr>
            </w:pPr>
            <w:r w:rsidRPr="0092154D">
              <w:rPr>
                <w:sz w:val="17"/>
                <w:szCs w:val="17"/>
              </w:rPr>
              <w:t xml:space="preserve"> MedDRA version 27.0 was used.</w:t>
            </w:r>
          </w:p>
          <w:p ns2:paraId="72FBA55A" ns2:textId="77777777" w:rsidR="0092154D" w:rsidRPr="0092154D" w:rsidRDefault="0092154D" w:rsidP="00FB4FFB">
            <w:pPr>
              <w:widowControl w:val="0"/>
              <w:autoSpaceDE w:val="0"/>
              <w:autoSpaceDN w:val="0"/>
              <w:adjustRightInd w:val="0"/>
              <w:spacing w:before="30" w:after="30"/>
              <w:ind w:left="160" w:right="1" w:hanging="160"/>
              <w:rPr>
                <w:sz w:val="17"/>
                <w:szCs w:val="17"/>
              </w:rPr>
            </w:pPr>
            <w:r w:rsidRPr="0092154D">
              <w:rPr>
                <w:sz w:val="17"/>
                <w:szCs w:val="17"/>
              </w:rPr>
              <w:t xml:space="preserve"> MedDRA preferred terms "Neoplasm Progression", "Malignant Neoplasm Progression" and "Disease Progression" not related to the drug are excluded.</w:t>
            </w:r>
          </w:p>
          <w:p ns2:paraId="3B03583E" ns2:textId="5E289E06" w:rsidR="0092154D" w:rsidRPr="0092154D" w:rsidRDefault="0092154D" w:rsidP="00FB4FFB">
            <w:pPr>
              <w:widowControl w:val="0"/>
              <w:autoSpaceDE w:val="0"/>
              <w:autoSpaceDN w:val="0"/>
              <w:adjustRightInd w:val="0"/>
              <w:spacing w:before="30" w:after="30"/>
              <w:ind w:left="160" w:right="1" w:hanging="160"/>
              <w:rPr>
                <w:sz w:val="17"/>
                <w:szCs w:val="17"/>
              </w:rPr>
            </w:pPr>
            <w:r w:rsidRPr="0092154D">
              <w:rPr>
                <w:sz w:val="17"/>
                <w:szCs w:val="17"/>
              </w:rPr>
              <w:t xml:space="preserve"> </w:t>
            </w:r>
            <w:r w:rsidRPr="0092154D">
              <w:rPr>
                <w:sz w:val="17"/>
                <w:szCs w:val="17"/>
                <w:vertAlign w:val="superscript"/>
              </w:rPr>
              <w:t>1</w:t>
            </w:r>
            <w:r w:rsidRPr="0092154D">
              <w:rPr>
                <w:sz w:val="17"/>
                <w:szCs w:val="17"/>
              </w:rPr>
              <w:t xml:space="preserve">Includes all participants who received at least one dose of MK-2870 4 mg/kg </w:t>
            </w:r>
            <w:r w:rsidR="008726D7">
              <w:rPr>
                <w:sz w:val="17"/>
                <w:szCs w:val="17"/>
              </w:rPr>
              <w:t>q</w:t>
            </w:r>
            <w:r w:rsidR="008726D7" w:rsidRPr="0092154D">
              <w:rPr>
                <w:sz w:val="17"/>
                <w:szCs w:val="17"/>
              </w:rPr>
              <w:t>2</w:t>
            </w:r>
            <w:r w:rsidR="008726D7">
              <w:rPr>
                <w:sz w:val="17"/>
                <w:szCs w:val="17"/>
              </w:rPr>
              <w:t>w</w:t>
            </w:r>
            <w:r w:rsidR="008726D7" w:rsidRPr="0092154D">
              <w:rPr>
                <w:sz w:val="17"/>
                <w:szCs w:val="17"/>
              </w:rPr>
              <w:t xml:space="preserve"> </w:t>
            </w:r>
            <w:r w:rsidRPr="0092154D">
              <w:rPr>
                <w:sz w:val="17"/>
                <w:szCs w:val="17"/>
              </w:rPr>
              <w:t>monotherapy in MK-2870-001 with first dose prior to 21MAR2024 Phase I, Cohort 1: TNBC, Cohort 2: OC, Cohort 3A: NSCLC, Cohort 3B: NSCLC, Cohort 4: GC/ GEJC, Cohort 6: HR+/HER2-BC, Cohort  7: HNSCC, Cohort 8: EC, Cohort 9: UC and Cohort 10: CC from Phase II.</w:t>
            </w:r>
          </w:p>
          <w:p ns2:paraId="0A5D27C1" ns2:textId="4F5A4F23" w:rsidR="0092154D" w:rsidRPr="0092154D" w:rsidRDefault="0092154D" w:rsidP="00FB4FFB">
            <w:pPr>
              <w:widowControl w:val="0"/>
              <w:autoSpaceDE w:val="0"/>
              <w:autoSpaceDN w:val="0"/>
              <w:adjustRightInd w:val="0"/>
              <w:spacing w:before="30" w:after="30"/>
              <w:ind w:left="160" w:right="1" w:hanging="160"/>
              <w:rPr>
                <w:sz w:val="17"/>
                <w:szCs w:val="17"/>
              </w:rPr>
            </w:pPr>
            <w:r w:rsidRPr="0092154D">
              <w:rPr>
                <w:sz w:val="17"/>
                <w:szCs w:val="17"/>
              </w:rPr>
              <w:t xml:space="preserve"> </w:t>
            </w:r>
            <w:r w:rsidRPr="0092154D">
              <w:rPr>
                <w:sz w:val="17"/>
                <w:szCs w:val="17"/>
                <w:vertAlign w:val="superscript"/>
              </w:rPr>
              <w:t>2</w:t>
            </w:r>
            <w:r w:rsidRPr="0092154D">
              <w:rPr>
                <w:sz w:val="17"/>
                <w:szCs w:val="17"/>
              </w:rPr>
              <w:t xml:space="preserve">Includes all participants who received at least one dose of MK-2870 5 mg/kg </w:t>
            </w:r>
            <w:r w:rsidR="008726D7">
              <w:rPr>
                <w:sz w:val="17"/>
                <w:szCs w:val="17"/>
              </w:rPr>
              <w:t>q</w:t>
            </w:r>
            <w:r w:rsidR="008726D7" w:rsidRPr="0092154D">
              <w:rPr>
                <w:sz w:val="17"/>
                <w:szCs w:val="17"/>
              </w:rPr>
              <w:t>2</w:t>
            </w:r>
            <w:r w:rsidR="008726D7">
              <w:rPr>
                <w:sz w:val="17"/>
                <w:szCs w:val="17"/>
              </w:rPr>
              <w:t>w</w:t>
            </w:r>
            <w:r w:rsidR="008726D7" w:rsidRPr="0092154D">
              <w:rPr>
                <w:sz w:val="17"/>
                <w:szCs w:val="17"/>
              </w:rPr>
              <w:t xml:space="preserve"> </w:t>
            </w:r>
            <w:r w:rsidRPr="0092154D">
              <w:rPr>
                <w:sz w:val="17"/>
                <w:szCs w:val="17"/>
              </w:rPr>
              <w:t>monotherapy in MK-2870-001 with first dose prior to 21MAR2024 Phase I, Cohort 1: TNBC, Cohort 2: OC, Cohort 3A: NSCLC, Cohort 3B: NSCLC, Cohort 4: GC/ GEJC, Cohort 5: SCLC, Cohort 6: HR+ /HER2-BC, Cohort 7: HNSCC, Cohort 8: EC and Cohort 9: UC from Phase II, MK-2870-014 treatment arm, MK-2870-016 monotherapy groups from Part 2 and 3; and MK-2870-017 Cohort 1: NSCLC, Cohort 2: NSCLC, Cohort 3: NSCLC, Cohort  4: NPC and Cohort 5: NSCLC from Part  1.</w:t>
            </w:r>
          </w:p>
          <w:p ns2:paraId="32CAD9CD" ns2:textId="4FE8625D" w:rsidR="0092154D" w:rsidRPr="0092154D" w:rsidRDefault="0092154D" w:rsidP="00FB4FFB">
            <w:pPr>
              <w:widowControl w:val="0"/>
              <w:autoSpaceDE w:val="0"/>
              <w:autoSpaceDN w:val="0"/>
              <w:adjustRightInd w:val="0"/>
              <w:spacing w:before="30" w:after="30"/>
              <w:ind w:left="160" w:right="1" w:hanging="160"/>
              <w:rPr>
                <w:sz w:val="17"/>
                <w:szCs w:val="17"/>
              </w:rPr>
            </w:pPr>
            <w:r w:rsidRPr="0092154D">
              <w:rPr>
                <w:sz w:val="17"/>
                <w:szCs w:val="17"/>
              </w:rPr>
              <w:t xml:space="preserve"> </w:t>
            </w:r>
            <w:r w:rsidRPr="0092154D">
              <w:rPr>
                <w:sz w:val="17"/>
                <w:szCs w:val="17"/>
                <w:vertAlign w:val="superscript"/>
              </w:rPr>
              <w:t>3</w:t>
            </w:r>
            <w:r w:rsidRPr="0092154D">
              <w:rPr>
                <w:sz w:val="17"/>
                <w:szCs w:val="17"/>
              </w:rPr>
              <w:t xml:space="preserve">Includes all participants who received at least one dose of MK-2870 4 mg/kg </w:t>
            </w:r>
            <w:r w:rsidR="008726D7">
              <w:rPr>
                <w:sz w:val="17"/>
                <w:szCs w:val="17"/>
              </w:rPr>
              <w:t>q</w:t>
            </w:r>
            <w:r w:rsidR="008726D7" w:rsidRPr="0092154D">
              <w:rPr>
                <w:sz w:val="17"/>
                <w:szCs w:val="17"/>
              </w:rPr>
              <w:t>2</w:t>
            </w:r>
            <w:r w:rsidR="008726D7">
              <w:rPr>
                <w:sz w:val="17"/>
                <w:szCs w:val="17"/>
              </w:rPr>
              <w:t>w</w:t>
            </w:r>
            <w:r w:rsidR="008726D7" w:rsidRPr="0092154D">
              <w:rPr>
                <w:sz w:val="17"/>
                <w:szCs w:val="17"/>
              </w:rPr>
              <w:t xml:space="preserve"> </w:t>
            </w:r>
            <w:r w:rsidRPr="0092154D">
              <w:rPr>
                <w:sz w:val="17"/>
                <w:szCs w:val="17"/>
              </w:rPr>
              <w:t xml:space="preserve">in combination with pembrolizumab 400 mg </w:t>
            </w:r>
            <w:r w:rsidR="0078596E">
              <w:rPr>
                <w:sz w:val="17"/>
                <w:szCs w:val="17"/>
              </w:rPr>
              <w:t>q</w:t>
            </w:r>
            <w:r w:rsidR="0078596E" w:rsidRPr="0092154D">
              <w:rPr>
                <w:sz w:val="17"/>
                <w:szCs w:val="17"/>
              </w:rPr>
              <w:t>6</w:t>
            </w:r>
            <w:r w:rsidR="0078596E">
              <w:rPr>
                <w:sz w:val="17"/>
                <w:szCs w:val="17"/>
              </w:rPr>
              <w:t>w</w:t>
            </w:r>
            <w:r w:rsidR="0078596E" w:rsidRPr="0092154D">
              <w:rPr>
                <w:sz w:val="17"/>
                <w:szCs w:val="17"/>
              </w:rPr>
              <w:t xml:space="preserve"> </w:t>
            </w:r>
            <w:r w:rsidRPr="0092154D">
              <w:rPr>
                <w:sz w:val="17"/>
                <w:szCs w:val="17"/>
              </w:rPr>
              <w:t>in MK-2870-002 Cohort A: CC, Cohort B: UC, Cohort C: OC and Cohort D: mCRPC, and MK-2870-003 Cohort 1 (1a  &amp; 1b).</w:t>
            </w:r>
          </w:p>
          <w:p ns2:paraId="2B125A47" ns2:textId="090C841A" w:rsidR="0092154D" w:rsidRPr="0092154D" w:rsidRDefault="0092154D" w:rsidP="00FB4FFB">
            <w:pPr>
              <w:widowControl w:val="0"/>
              <w:autoSpaceDE w:val="0"/>
              <w:autoSpaceDN w:val="0"/>
              <w:adjustRightInd w:val="0"/>
              <w:spacing w:before="30" w:after="30"/>
              <w:ind w:left="160" w:right="1" w:hanging="160"/>
              <w:rPr>
                <w:sz w:val="17"/>
                <w:szCs w:val="17"/>
              </w:rPr>
            </w:pPr>
            <w:r w:rsidRPr="0092154D">
              <w:rPr>
                <w:sz w:val="17"/>
                <w:szCs w:val="17"/>
              </w:rPr>
              <w:t xml:space="preserve"> </w:t>
            </w:r>
            <w:r w:rsidRPr="0092154D">
              <w:rPr>
                <w:sz w:val="17"/>
                <w:szCs w:val="17"/>
                <w:vertAlign w:val="superscript"/>
              </w:rPr>
              <w:t>4</w:t>
            </w:r>
            <w:r w:rsidRPr="0092154D">
              <w:rPr>
                <w:sz w:val="17"/>
                <w:szCs w:val="17"/>
              </w:rPr>
              <w:t xml:space="preserve">Includes all participants who received at least one dose of MK-2870 5 mg/kg </w:t>
            </w:r>
            <w:r w:rsidR="008726D7">
              <w:rPr>
                <w:sz w:val="17"/>
                <w:szCs w:val="17"/>
              </w:rPr>
              <w:t>q</w:t>
            </w:r>
            <w:r w:rsidR="008726D7" w:rsidRPr="0092154D">
              <w:rPr>
                <w:sz w:val="17"/>
                <w:szCs w:val="17"/>
              </w:rPr>
              <w:t>2</w:t>
            </w:r>
            <w:r w:rsidR="008726D7">
              <w:rPr>
                <w:sz w:val="17"/>
                <w:szCs w:val="17"/>
              </w:rPr>
              <w:t>w</w:t>
            </w:r>
            <w:r w:rsidR="008726D7" w:rsidRPr="0092154D">
              <w:rPr>
                <w:sz w:val="17"/>
                <w:szCs w:val="17"/>
              </w:rPr>
              <w:t xml:space="preserve"> </w:t>
            </w:r>
            <w:r w:rsidRPr="0092154D">
              <w:rPr>
                <w:sz w:val="17"/>
                <w:szCs w:val="17"/>
              </w:rPr>
              <w:t xml:space="preserve">in combination with pembrolizumab 400 mg </w:t>
            </w:r>
            <w:r w:rsidR="0078596E">
              <w:rPr>
                <w:sz w:val="17"/>
                <w:szCs w:val="17"/>
              </w:rPr>
              <w:t>q</w:t>
            </w:r>
            <w:r w:rsidR="0078596E" w:rsidRPr="0092154D">
              <w:rPr>
                <w:sz w:val="17"/>
                <w:szCs w:val="17"/>
              </w:rPr>
              <w:t>6</w:t>
            </w:r>
            <w:r w:rsidR="0078596E">
              <w:rPr>
                <w:sz w:val="17"/>
                <w:szCs w:val="17"/>
              </w:rPr>
              <w:t>w</w:t>
            </w:r>
            <w:r w:rsidR="0078596E" w:rsidRPr="0092154D">
              <w:rPr>
                <w:sz w:val="17"/>
                <w:szCs w:val="17"/>
              </w:rPr>
              <w:t xml:space="preserve"> </w:t>
            </w:r>
            <w:r w:rsidRPr="0092154D">
              <w:rPr>
                <w:sz w:val="17"/>
                <w:szCs w:val="17"/>
              </w:rPr>
              <w:t>in MK-2870-002 Cohort A: CC, Cohort B: UC, Cohort C: OC and Cohort D: mCRPC.</w:t>
            </w:r>
          </w:p>
          <w:p ns2:paraId="7A1E103C" ns2:textId="77777777" w:rsidR="0092154D" w:rsidRPr="0092154D" w:rsidRDefault="0092154D" w:rsidP="00FB4FFB">
            <w:pPr>
              <w:widowControl w:val="0"/>
              <w:autoSpaceDE w:val="0"/>
              <w:autoSpaceDN w:val="0"/>
              <w:adjustRightInd w:val="0"/>
              <w:spacing w:before="30" w:after="30"/>
              <w:ind w:left="160" w:right="1" w:hanging="160"/>
              <w:rPr>
                <w:sz w:val="17"/>
                <w:szCs w:val="17"/>
              </w:rPr>
            </w:pPr>
            <w:r w:rsidRPr="0092154D">
              <w:rPr>
                <w:sz w:val="17"/>
                <w:szCs w:val="17"/>
              </w:rPr>
              <w:t xml:space="preserve"> MK-2870-001 Database Cutoff Date: 21May2024.</w:t>
            </w:r>
          </w:p>
          <w:p ns2:paraId="6E61C1B5" ns2:textId="77777777" w:rsidR="0092154D" w:rsidRPr="0092154D" w:rsidRDefault="0092154D" w:rsidP="00FB4FFB">
            <w:pPr>
              <w:widowControl w:val="0"/>
              <w:autoSpaceDE w:val="0"/>
              <w:autoSpaceDN w:val="0"/>
              <w:adjustRightInd w:val="0"/>
              <w:spacing w:before="30" w:after="30"/>
              <w:ind w:left="160" w:right="1" w:hanging="160"/>
              <w:rPr>
                <w:sz w:val="17"/>
                <w:szCs w:val="17"/>
              </w:rPr>
            </w:pPr>
            <w:r w:rsidRPr="0092154D">
              <w:rPr>
                <w:sz w:val="17"/>
                <w:szCs w:val="17"/>
              </w:rPr>
              <w:t xml:space="preserve"> MK-2870-002 Database Cutoff Date: 21May2024.</w:t>
            </w:r>
          </w:p>
          <w:p ns2:paraId="37513CF5" ns2:textId="77777777" w:rsidR="0092154D" w:rsidRPr="0092154D" w:rsidRDefault="0092154D" w:rsidP="00FB4FFB">
            <w:pPr>
              <w:widowControl w:val="0"/>
              <w:autoSpaceDE w:val="0"/>
              <w:autoSpaceDN w:val="0"/>
              <w:adjustRightInd w:val="0"/>
              <w:spacing w:before="30" w:after="30"/>
              <w:ind w:left="160" w:right="1" w:hanging="160"/>
              <w:rPr>
                <w:sz w:val="17"/>
                <w:szCs w:val="17"/>
              </w:rPr>
            </w:pPr>
            <w:r w:rsidRPr="0092154D">
              <w:rPr>
                <w:sz w:val="17"/>
                <w:szCs w:val="17"/>
              </w:rPr>
              <w:t xml:space="preserve"> MK-2870-003 Database Cutoff Date: 21May2024.</w:t>
            </w:r>
          </w:p>
          <w:p ns2:paraId="429C54C0" ns2:textId="77777777" w:rsidR="0092154D" w:rsidRPr="0092154D" w:rsidRDefault="0092154D" w:rsidP="00FB4FFB">
            <w:pPr>
              <w:widowControl w:val="0"/>
              <w:autoSpaceDE w:val="0"/>
              <w:autoSpaceDN w:val="0"/>
              <w:adjustRightInd w:val="0"/>
              <w:spacing w:before="30" w:after="30"/>
              <w:ind w:left="160" w:right="1" w:hanging="160"/>
              <w:rPr>
                <w:sz w:val="17"/>
                <w:szCs w:val="17"/>
              </w:rPr>
            </w:pPr>
            <w:r w:rsidRPr="0092154D">
              <w:rPr>
                <w:sz w:val="17"/>
                <w:szCs w:val="17"/>
              </w:rPr>
              <w:t xml:space="preserve"> MK-2870-014 Database Cutoff Date: 30Nov2023.</w:t>
            </w:r>
          </w:p>
          <w:p ns2:paraId="026C2A1D" ns2:textId="77777777" w:rsidR="0092154D" w:rsidRPr="0092154D" w:rsidRDefault="0092154D" w:rsidP="00FB4FFB">
            <w:pPr>
              <w:widowControl w:val="0"/>
              <w:autoSpaceDE w:val="0"/>
              <w:autoSpaceDN w:val="0"/>
              <w:adjustRightInd w:val="0"/>
              <w:spacing w:before="30" w:after="30"/>
              <w:ind w:left="160" w:right="1" w:hanging="160"/>
              <w:rPr>
                <w:sz w:val="17"/>
                <w:szCs w:val="17"/>
              </w:rPr>
            </w:pPr>
            <w:r w:rsidRPr="0092154D">
              <w:rPr>
                <w:sz w:val="17"/>
                <w:szCs w:val="17"/>
              </w:rPr>
              <w:t>MK-2870-016 Database Cutoff Date: 21May2024.</w:t>
            </w:r>
          </w:p>
          <w:p ns2:paraId="0A983E48"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 xml:space="preserve"> MK-2870-017 Database Cutoff Date: 19Apr2024.</w:t>
            </w:r>
          </w:p>
        </w:tc>
      </w:tr>
      <w:tr w:rsidR="0092154D" w:rsidRPr="0092154D" ns2:paraId="476A6B66" ns2:textId="77777777" w:rsidTr="00FB4FFB">
        <w:tblPrEx>
          <w:tblBorders>
            <w:top w:val="single" w:sz="6" w:space="0" w:color="auto"/>
            <w:bottom w:val="single" w:sz="6" w:space="0" w:color="auto"/>
          </w:tblBorders>
        </w:tblPrEx>
        <w:trPr>
          <w:jc w:val="center"/>
        </w:trPr>
        <w:tc>
          <w:tcPr>
            <w:tcW w:w="5000" w:type="pct"/>
            <w:gridSpan w:val="9"/>
            <w:tcBorders>
              <w:top w:val="double" w:sz="4" w:space="0" w:color="auto"/>
              <w:left w:val="nil"/>
              <w:bottom w:val="nil"/>
              <w:right w:val="nil"/>
            </w:tcBorders>
          </w:tcPr>
          <w:p ns2:paraId="667C3E2E"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Source:  [MK2870IB2024: iadsl; iadae]</w:t>
            </w:r>
          </w:p>
        </w:tc>
      </w:tr>
    </w:tbl>
    <w:p ns2:paraId="522AF6F2" ns2:textId="7A93C2EE" w:rsidR="0092154D" w:rsidRPr="00081423" w:rsidRDefault="0092154D" w:rsidP="0092154D">
      <w:pPr>
        <w:pStyle w:val="Heading3"/>
      </w:pPr>
      <w:del w:id="13365" w:author="GoldenCorpusHarness" w:date="2026-03-28T21:57:55Z">
        <w:r>
          <w:delText>Inf</w:delText>
        </w:r>
      </w:del>
      <w:ins w:id="13366" w:author="GoldenCorpusHarness" w:date="2026-03-28T21:57:55Z">
        <w:r>
          <w:t>Table 52Study MK-2870-008 (TroF</w:t>
        </w:r>
      </w:ins>
      <w:r>
        <w:t>us</w:t>
      </w:r>
      <w:ins w:id="13367" w:author="GoldenCorpusHarness" w:date="2026-03-28T21:57:55Z">
        <w:r>
          <w:t>e-008): Disposit</w:t>
        </w:r>
      </w:ins>
      <w:r>
        <w:t xml:space="preserve">ion </w:t>
      </w:r>
      <w:del w:id="13368" w:author="GoldenCorpusHarness" w:date="2026-03-28T21:57:55Z">
        <w:r>
          <w:delText>Re</w:delText>
        </w:r>
      </w:del>
      <w:ins w:id="13369" w:author="GoldenCorpusHarness" w:date="2026-03-28T21:57:55Z">
        <w:r>
          <w:t>of Participants in Arm 2 (APaT Popu</w:t>
        </w:r>
      </w:ins>
      <w:r>
        <w:t>la</w:t>
      </w:r>
      <w:del w:id="13370" w:author="GoldenCorpusHarness" w:date="2026-03-28T21:57:55Z">
        <w:r>
          <w:delText>ted Reac</w:delText>
        </w:r>
      </w:del>
      <w:r>
        <w:t>tion</w:t>
      </w:r>
      <w:del w:id="13371" w:author="GoldenCorpusHarness" w:date="2026-03-28T21:57:55Z">
        <w:r>
          <w:delText>s/Hypersensitivity Supplemental Data</w:delText>
        </w:r>
      </w:del>
      <w:ins w:id="13372" w:author="GoldenCorpusHarness" w:date="2026-03-28T21:57:55Z">
        <w:r>
          <w:t>)</w:t>
        </w:r>
      </w:ins>
    </w:p>
    <w:p ns2:paraId="1FB60653" ns2:textId="17599CA0" w:rsidR="007243AD" w:rsidRPr="00081423" w:rsidRDefault="00521BB2" w:rsidP="00521BB2">
      <w:pPr>
        <w:pStyle w:val="TableTitle"/>
      </w:pPr>
      <w:bookmarkStart w:id="568" w:name="_Ref179656931"/>
      <w:bookmarkStart w:id="569" w:name="_Toc180400080"/>
      <w:r w:rsidRPr="00081423">
        <w:t xml:space="preserve">Table </w:t>
      </w:r>
      <w:r w:rsidR="00E45E19">
        <w:rPr>
          <w:noProof/>
        </w:rPr>
        <w:t>81</w:t>
      </w:r>
      <w:bookmarkEnd w:id="561"/>
      <w:bookmarkEnd w:id="568"/>
      <w:r w:rsidRPr="00081423">
        <w:tab/>
        <w:t xml:space="preserve">Participants With Adverse Events of Hypersensitivity/Infusion With Onset Date On or Prior to </w:t>
      </w:r>
      <w:r w:rsidR="005A2854" w:rsidRPr="00081423">
        <w:t>0</w:t>
      </w:r>
      <w:r w:rsidRPr="00081423">
        <w:t>1 August 2023 by Maximum Toxicity Grade (Incidence &gt;0%) By Preferred Term (APaT Population)</w:t>
      </w:r>
      <w:bookmarkEnd w:id="569"/>
    </w:p>
    <w:tbl>
      <w:tblPr>
        <w:tblW w:w="5000" w:type="pct"/>
        <w:jc w:val="center"/>
        <w:tblBorders>
          <w:top w:val="double" w:sz="6" w:space="0" w:color="auto"/>
          <w:left w:val="single" w:sz="6" w:space="0" w:color="auto"/>
          <w:bottom w:val="double" w:sz="6" w:space="0" w:color="auto"/>
          <w:right w:val="single" w:sz="6" w:space="0" w:color="auto"/>
        </w:tblBorders>
        <w:tblCellMar>
          <w:left w:w="72" w:type="dxa"/>
          <w:right w:w="72" w:type="dxa"/>
        </w:tblCellMar>
        <w:tblLook w:val="0000" w:firstRow="0" w:lastRow="0" w:firstColumn="0" w:lastColumn="0" w:noHBand="0" w:noVBand="0"/>
      </w:tblPr>
      <w:tblGrid>
        <w:gridCol w:w="4762"/>
        <w:gridCol w:w="2339"/>
        <w:gridCol w:w="1883"/>
      </w:tblGrid>
      <w:tr w:rsidR="00521BB2" w:rsidRPr="00D515C8" ns2:paraId="7F34953E" ns2:textId="77777777" w:rsidTr="00BF451D">
        <w:trPr>
          <w:tblHeader/>
          <w:jc w:val="center"/>
        </w:trPr>
        <w:tc>
          <w:tcPr>
            <w:tcW w:w="2650" w:type="pct"/>
            <w:tcBorders>
              <w:top w:val="double" w:sz="6" w:space="0" w:color="auto"/>
              <w:bottom w:val="single" w:sz="4" w:space="0" w:color="auto"/>
              <w:right w:val="single" w:sz="2" w:space="0" w:color="auto"/>
            </w:tcBorders>
          </w:tcPr>
          <w:p ns2:paraId="61FA1BDB" ns2:textId="77777777" w:rsidR="00521BB2" w:rsidRPr="00D515C8" w:rsidRDefault="00521BB2" w:rsidP="00671503">
            <w:pPr>
              <w:spacing w:before="15" w:after="15"/>
              <w:rPr>
                <w:b/>
                <w:sz w:val="17"/>
                <w:szCs w:val="17"/>
              </w:rPr>
            </w:pPr>
          </w:p>
        </w:tc>
        <w:tc>
          <w:tcPr>
            <w:tcW w:w="2350" w:type="pct"/>
            <w:gridSpan w:val="2"/>
            <w:tcBorders>
              <w:top w:val="double" w:sz="6" w:space="0" w:color="auto"/>
              <w:left w:val="nil"/>
              <w:bottom w:val="single" w:sz="4" w:space="0" w:color="auto"/>
            </w:tcBorders>
          </w:tcPr>
          <w:p ns2:paraId="530B9A8A" ns2:textId="46035AA9" w:rsidR="00521BB2" w:rsidRPr="00D515C8" w:rsidRDefault="00521BB2" w:rsidP="00671503">
            <w:pPr>
              <w:spacing w:before="15" w:after="15"/>
              <w:jc w:val="center"/>
              <w:rPr>
                <w:b/>
                <w:sz w:val="17"/>
                <w:szCs w:val="17"/>
              </w:rPr>
            </w:pPr>
            <w:r w:rsidRPr="00D515C8">
              <w:rPr>
                <w:b/>
                <w:bCs/>
                <w:sz w:val="17"/>
                <w:szCs w:val="17"/>
              </w:rPr>
              <w:t>sac-TMT</w:t>
            </w:r>
            <w:r w:rsidRPr="00D515C8">
              <w:rPr>
                <w:b/>
                <w:sz w:val="17"/>
                <w:szCs w:val="17"/>
              </w:rPr>
              <w:t xml:space="preserve"> 4 mg/kg + 5 mg/kg </w:t>
            </w:r>
            <w:r w:rsidR="00F406FB">
              <w:rPr>
                <w:b/>
                <w:sz w:val="17"/>
                <w:szCs w:val="17"/>
              </w:rPr>
              <w:t>q</w:t>
            </w:r>
            <w:r w:rsidR="00F406FB" w:rsidRPr="00D515C8">
              <w:rPr>
                <w:b/>
                <w:sz w:val="17"/>
                <w:szCs w:val="17"/>
              </w:rPr>
              <w:t>2</w:t>
            </w:r>
            <w:r w:rsidR="00F406FB">
              <w:rPr>
                <w:b/>
                <w:sz w:val="17"/>
                <w:szCs w:val="17"/>
              </w:rPr>
              <w:t>w</w:t>
            </w:r>
            <w:r w:rsidR="00F406FB" w:rsidRPr="00D515C8">
              <w:rPr>
                <w:b/>
                <w:sz w:val="17"/>
                <w:szCs w:val="17"/>
              </w:rPr>
              <w:t xml:space="preserve"> </w:t>
            </w:r>
            <w:r w:rsidRPr="00D515C8">
              <w:rPr>
                <w:b/>
                <w:sz w:val="17"/>
                <w:szCs w:val="17"/>
              </w:rPr>
              <w:t>Monotherapy Pooled Dataset</w:t>
            </w:r>
            <w:r w:rsidRPr="00D515C8">
              <w:rPr>
                <w:b/>
                <w:sz w:val="17"/>
                <w:szCs w:val="17"/>
                <w:vertAlign w:val="superscript"/>
              </w:rPr>
              <w:t>1</w:t>
            </w:r>
            <w:r w:rsidRPr="00D515C8">
              <w:rPr>
                <w:b/>
                <w:sz w:val="17"/>
                <w:szCs w:val="17"/>
              </w:rPr>
              <w:t xml:space="preserve"> </w:t>
            </w:r>
          </w:p>
        </w:tc>
      </w:tr>
      <w:tr w:rsidR="00521BB2" w:rsidRPr="0092154D" ns2:paraId="741E2013" ns2:textId="77777777" w:rsidTr="00BF451D">
        <w:tblPrEx>
          <w:tblBorders>
            <w:top w:val="single" w:sz="6" w:space="0" w:color="auto"/>
            <w:bottom w:val="single" w:sz="6" w:space="0" w:color="auto"/>
          </w:tblBorders>
        </w:tblPrEx>
        <w:trPr>
          <w:jc w:val="center"/>
        </w:trPr>
        <w:tc>
          <w:tcPr>
            <w:tcW w:w="2650" w:type="pct"/>
            <w:tcBorders>
              <w:top w:val="single" w:sz="4" w:space="0" w:color="auto"/>
              <w:bottom w:val="single" w:sz="2" w:space="0" w:color="auto"/>
              <w:right w:val="single" w:sz="2" w:space="0" w:color="auto"/>
            </w:tcBorders>
          </w:tcPr>
          <w:p ns2:paraId="1F4E680E" ns2:textId="77777777" w:rsidR="00521BB2" w:rsidRPr="0092154D" w:rsidRDefault="00521BB2" w:rsidP="00671503">
            <w:pPr>
              <w:spacing w:before="15" w:after="15"/>
              <w:rPr>
                <w:sz w:val="17"/>
                <w:szCs w:val="17"/>
              </w:rPr>
            </w:pPr>
          </w:p>
        </w:tc>
        <w:tc>
          <w:tcPr>
            <w:tcW w:w="1302" w:type="pct"/>
            <w:tcBorders>
              <w:top w:val="single" w:sz="4" w:space="0" w:color="auto"/>
              <w:left w:val="nil"/>
              <w:bottom w:val="single" w:sz="2" w:space="0" w:color="auto"/>
              <w:right w:val="nil"/>
            </w:tcBorders>
          </w:tcPr>
          <w:p ns2:paraId="1DFAB6BB" ns2:textId="77777777" w:rsidR="00521BB2" w:rsidRPr="0092154D" w:rsidRDefault="00521BB2" w:rsidP="00671503">
            <w:pPr>
              <w:spacing w:before="15" w:after="15"/>
              <w:jc w:val="center"/>
              <w:rPr>
                <w:sz w:val="17"/>
                <w:szCs w:val="17"/>
              </w:rPr>
            </w:pPr>
            <w:r w:rsidRPr="0092154D">
              <w:rPr>
                <w:sz w:val="17"/>
                <w:szCs w:val="17"/>
              </w:rPr>
              <w:t xml:space="preserve">n </w:t>
            </w:r>
          </w:p>
        </w:tc>
        <w:tc>
          <w:tcPr>
            <w:tcW w:w="1048" w:type="pct"/>
            <w:tcBorders>
              <w:top w:val="single" w:sz="4" w:space="0" w:color="auto"/>
              <w:left w:val="nil"/>
              <w:bottom w:val="single" w:sz="2" w:space="0" w:color="auto"/>
            </w:tcBorders>
          </w:tcPr>
          <w:p ns2:paraId="3640EF03" ns2:textId="77777777" w:rsidR="00521BB2" w:rsidRPr="0092154D" w:rsidRDefault="00521BB2" w:rsidP="00671503">
            <w:pPr>
              <w:spacing w:before="15" w:after="15"/>
              <w:jc w:val="center"/>
              <w:rPr>
                <w:sz w:val="17"/>
                <w:szCs w:val="17"/>
              </w:rPr>
            </w:pPr>
            <w:r w:rsidRPr="0092154D">
              <w:rPr>
                <w:sz w:val="17"/>
                <w:szCs w:val="17"/>
              </w:rPr>
              <w:t xml:space="preserve">(%) </w:t>
            </w:r>
          </w:p>
        </w:tc>
      </w:tr>
      <w:tr w:rsidR="00521BB2" w:rsidRPr="0092154D" ns2:paraId="5DC6D0BD"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42C17EE0" ns2:textId="77777777" w:rsidR="00521BB2" w:rsidRPr="0092154D" w:rsidRDefault="00521BB2" w:rsidP="00671503">
            <w:pPr>
              <w:spacing w:before="15" w:after="15"/>
              <w:ind w:left="160" w:right="1" w:hanging="160"/>
              <w:rPr>
                <w:sz w:val="17"/>
                <w:szCs w:val="17"/>
              </w:rPr>
            </w:pPr>
            <w:r w:rsidRPr="0092154D">
              <w:rPr>
                <w:sz w:val="17"/>
                <w:szCs w:val="17"/>
              </w:rPr>
              <w:t xml:space="preserve"> Participants in population </w:t>
            </w:r>
          </w:p>
        </w:tc>
        <w:tc>
          <w:tcPr>
            <w:tcW w:w="1302" w:type="pct"/>
            <w:tcBorders>
              <w:top w:val="nil"/>
              <w:left w:val="nil"/>
              <w:bottom w:val="nil"/>
              <w:right w:val="nil"/>
            </w:tcBorders>
          </w:tcPr>
          <w:p ns2:paraId="142D2886" ns2: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680 </w:t>
            </w:r>
          </w:p>
        </w:tc>
        <w:tc>
          <w:tcPr>
            <w:tcW w:w="1048" w:type="pct"/>
            <w:tcBorders>
              <w:top w:val="nil"/>
              <w:left w:val="nil"/>
              <w:bottom w:val="nil"/>
            </w:tcBorders>
          </w:tcPr>
          <w:p ns2:paraId="23786BA8" ns2:textId="77777777" w:rsidR="00521BB2" w:rsidRPr="0092154D" w:rsidRDefault="00521BB2" w:rsidP="00671503">
            <w:pPr>
              <w:tabs>
                <w:tab w:val="decimal" w:pos="940"/>
                <w:tab w:val="left" w:pos="1020"/>
              </w:tabs>
              <w:spacing w:before="15" w:after="15"/>
              <w:rPr>
                <w:sz w:val="17"/>
                <w:szCs w:val="17"/>
              </w:rPr>
            </w:pPr>
            <w:r w:rsidRPr="0092154D">
              <w:rPr>
                <w:sz w:val="17"/>
                <w:szCs w:val="17"/>
              </w:rPr>
              <w:tab/>
            </w:r>
          </w:p>
        </w:tc>
      </w:tr>
      <w:tr w:rsidR="00521BB2" w:rsidRPr="0092154D" ns2:paraId="7C6574B2"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2F42D228" ns2:textId="77777777" w:rsidR="00521BB2" w:rsidRPr="0092154D" w:rsidRDefault="00521BB2" w:rsidP="00671503">
            <w:pPr>
              <w:spacing w:before="15" w:after="15"/>
              <w:ind w:left="160" w:right="1" w:hanging="160"/>
              <w:rPr>
                <w:sz w:val="17"/>
                <w:szCs w:val="17"/>
              </w:rPr>
            </w:pPr>
            <w:r w:rsidRPr="0092154D">
              <w:rPr>
                <w:sz w:val="17"/>
                <w:szCs w:val="17"/>
              </w:rPr>
              <w:t xml:space="preserve">    with one or more Hypersensitivity/Infusion event </w:t>
            </w:r>
          </w:p>
        </w:tc>
        <w:tc>
          <w:tcPr>
            <w:tcW w:w="1302" w:type="pct"/>
            <w:tcBorders>
              <w:top w:val="nil"/>
              <w:left w:val="nil"/>
              <w:bottom w:val="nil"/>
              <w:right w:val="nil"/>
            </w:tcBorders>
          </w:tcPr>
          <w:p ns2:paraId="318506CC" ns2: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81 </w:t>
            </w:r>
          </w:p>
        </w:tc>
        <w:tc>
          <w:tcPr>
            <w:tcW w:w="1048" w:type="pct"/>
            <w:tcBorders>
              <w:top w:val="nil"/>
              <w:left w:val="nil"/>
              <w:bottom w:val="nil"/>
            </w:tcBorders>
          </w:tcPr>
          <w:p ns2:paraId="576297C6" ns2: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(11.9) </w:t>
            </w:r>
          </w:p>
        </w:tc>
      </w:tr>
      <w:tr w:rsidR="00521BB2" w:rsidRPr="0092154D" ns2:paraId="4F475AD5"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5B3AD4D6" ns2:textId="77777777" w:rsidR="00521BB2" w:rsidRPr="0092154D" w:rsidRDefault="00521BB2" w:rsidP="00671503">
            <w:pPr>
              <w:spacing w:before="15" w:after="15"/>
              <w:ind w:left="160" w:right="1" w:hanging="160"/>
              <w:rPr>
                <w:sz w:val="17"/>
                <w:szCs w:val="17"/>
              </w:rPr>
            </w:pPr>
            <w:r w:rsidRPr="0092154D">
              <w:rPr>
                <w:sz w:val="17"/>
                <w:szCs w:val="17"/>
              </w:rPr>
              <w:t xml:space="preserve">     Grade 1 </w:t>
            </w:r>
          </w:p>
        </w:tc>
        <w:tc>
          <w:tcPr>
            <w:tcW w:w="1302" w:type="pct"/>
            <w:tcBorders>
              <w:top w:val="nil"/>
              <w:left w:val="nil"/>
              <w:bottom w:val="nil"/>
              <w:right w:val="nil"/>
            </w:tcBorders>
          </w:tcPr>
          <w:p ns2:paraId="7B03FF76" ns2: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36 </w:t>
            </w:r>
          </w:p>
        </w:tc>
        <w:tc>
          <w:tcPr>
            <w:tcW w:w="1048" w:type="pct"/>
            <w:tcBorders>
              <w:top w:val="nil"/>
              <w:left w:val="nil"/>
              <w:bottom w:val="nil"/>
            </w:tcBorders>
          </w:tcPr>
          <w:p ns2:paraId="636C5D62" ns2: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(5.3) </w:t>
            </w:r>
          </w:p>
        </w:tc>
      </w:tr>
      <w:tr w:rsidR="00521BB2" w:rsidRPr="0092154D" ns2:paraId="10BB2D27"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7F747C3C" ns2:textId="77777777" w:rsidR="00521BB2" w:rsidRPr="0092154D" w:rsidRDefault="00521BB2" w:rsidP="00671503">
            <w:pPr>
              <w:spacing w:before="15" w:after="15"/>
              <w:ind w:left="160" w:right="1" w:hanging="160"/>
              <w:rPr>
                <w:sz w:val="17"/>
                <w:szCs w:val="17"/>
              </w:rPr>
            </w:pPr>
            <w:r w:rsidRPr="0092154D">
              <w:rPr>
                <w:sz w:val="17"/>
                <w:szCs w:val="17"/>
              </w:rPr>
              <w:t xml:space="preserve">     Grade 2 </w:t>
            </w:r>
          </w:p>
        </w:tc>
        <w:tc>
          <w:tcPr>
            <w:tcW w:w="1302" w:type="pct"/>
            <w:tcBorders>
              <w:top w:val="nil"/>
              <w:left w:val="nil"/>
              <w:bottom w:val="nil"/>
              <w:right w:val="nil"/>
            </w:tcBorders>
          </w:tcPr>
          <w:p ns2:paraId="32CF085A" ns2: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29 </w:t>
            </w:r>
          </w:p>
        </w:tc>
        <w:tc>
          <w:tcPr>
            <w:tcW w:w="1048" w:type="pct"/>
            <w:tcBorders>
              <w:top w:val="nil"/>
              <w:left w:val="nil"/>
              <w:bottom w:val="nil"/>
            </w:tcBorders>
          </w:tcPr>
          <w:p ns2:paraId="4B803697" ns2: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(4.3) </w:t>
            </w:r>
          </w:p>
        </w:tc>
      </w:tr>
      <w:tr w:rsidR="00521BB2" w:rsidRPr="0092154D" ns2:paraId="40CE817F"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77BFF307" ns2:textId="77777777" w:rsidR="00521BB2" w:rsidRPr="0092154D" w:rsidRDefault="00521BB2" w:rsidP="00671503">
            <w:pPr>
              <w:spacing w:before="15" w:after="15"/>
              <w:ind w:left="160" w:right="1" w:hanging="160"/>
              <w:rPr>
                <w:sz w:val="17"/>
                <w:szCs w:val="17"/>
              </w:rPr>
            </w:pPr>
            <w:r w:rsidRPr="0092154D">
              <w:rPr>
                <w:sz w:val="17"/>
                <w:szCs w:val="17"/>
              </w:rPr>
              <w:t xml:space="preserve">     Grade 3 </w:t>
            </w:r>
          </w:p>
        </w:tc>
        <w:tc>
          <w:tcPr>
            <w:tcW w:w="1302" w:type="pct"/>
            <w:tcBorders>
              <w:top w:val="nil"/>
              <w:left w:val="nil"/>
              <w:bottom w:val="nil"/>
              <w:right w:val="nil"/>
            </w:tcBorders>
          </w:tcPr>
          <w:p ns2:paraId="19DB46C9" ns2: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9 </w:t>
            </w:r>
          </w:p>
        </w:tc>
        <w:tc>
          <w:tcPr>
            <w:tcW w:w="1048" w:type="pct"/>
            <w:tcBorders>
              <w:top w:val="nil"/>
              <w:left w:val="nil"/>
              <w:bottom w:val="nil"/>
            </w:tcBorders>
          </w:tcPr>
          <w:p ns2:paraId="0C374E96" ns2: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(1.3) </w:t>
            </w:r>
          </w:p>
        </w:tc>
      </w:tr>
      <w:tr w:rsidR="00521BB2" w:rsidRPr="0092154D" ns2:paraId="004B10FE"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4D4AB708" ns2:textId="77777777" w:rsidR="00521BB2" w:rsidRPr="0092154D" w:rsidRDefault="00521BB2" w:rsidP="00671503">
            <w:pPr>
              <w:spacing w:before="15" w:after="15"/>
              <w:ind w:left="160" w:right="1" w:hanging="160"/>
              <w:rPr>
                <w:sz w:val="17"/>
                <w:szCs w:val="17"/>
              </w:rPr>
            </w:pPr>
            <w:r w:rsidRPr="0092154D">
              <w:rPr>
                <w:sz w:val="17"/>
                <w:szCs w:val="17"/>
              </w:rPr>
              <w:t xml:space="preserve">     Grade 4 </w:t>
            </w:r>
          </w:p>
        </w:tc>
        <w:tc>
          <w:tcPr>
            <w:tcW w:w="1302" w:type="pct"/>
            <w:tcBorders>
              <w:top w:val="nil"/>
              <w:left w:val="nil"/>
              <w:bottom w:val="nil"/>
              <w:right w:val="nil"/>
            </w:tcBorders>
          </w:tcPr>
          <w:p ns2:paraId="465C9C33" ns2: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4 </w:t>
            </w:r>
          </w:p>
        </w:tc>
        <w:tc>
          <w:tcPr>
            <w:tcW w:w="1048" w:type="pct"/>
            <w:tcBorders>
              <w:top w:val="nil"/>
              <w:left w:val="nil"/>
              <w:bottom w:val="nil"/>
            </w:tcBorders>
          </w:tcPr>
          <w:p ns2:paraId="69E138C0" ns2: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(0.6) </w:t>
            </w:r>
          </w:p>
        </w:tc>
      </w:tr>
      <w:tr w:rsidR="00521BB2" w:rsidRPr="0092154D" ns2:paraId="36AB4B3C"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5AD7A1AF" ns2:textId="77777777" w:rsidR="00521BB2" w:rsidRPr="0092154D" w:rsidRDefault="00521BB2" w:rsidP="00671503">
            <w:pPr>
              <w:spacing w:before="15" w:after="15"/>
              <w:ind w:left="160" w:right="1" w:hanging="160"/>
              <w:rPr>
                <w:sz w:val="17"/>
                <w:szCs w:val="17"/>
              </w:rPr>
            </w:pPr>
            <w:r w:rsidRPr="0092154D">
              <w:rPr>
                <w:sz w:val="17"/>
                <w:szCs w:val="17"/>
              </w:rPr>
              <w:t xml:space="preserve">     Grade 5 </w:t>
            </w:r>
          </w:p>
        </w:tc>
        <w:tc>
          <w:tcPr>
            <w:tcW w:w="1302" w:type="pct"/>
            <w:tcBorders>
              <w:top w:val="nil"/>
              <w:left w:val="nil"/>
              <w:bottom w:val="nil"/>
              <w:right w:val="nil"/>
            </w:tcBorders>
          </w:tcPr>
          <w:p ns2:paraId="1D62A65F" ns2: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2 </w:t>
            </w:r>
          </w:p>
        </w:tc>
        <w:tc>
          <w:tcPr>
            <w:tcW w:w="1048" w:type="pct"/>
            <w:tcBorders>
              <w:top w:val="nil"/>
              <w:left w:val="nil"/>
              <w:bottom w:val="nil"/>
            </w:tcBorders>
          </w:tcPr>
          <w:p ns2:paraId="6C954CAC" ns2: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(0.3) </w:t>
            </w:r>
          </w:p>
        </w:tc>
      </w:tr>
      <w:tr w:rsidR="00521BB2" w:rsidRPr="0092154D" ns2:paraId="50E5FE4B"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6472143C" ns2:textId="77777777" w:rsidR="00521BB2" w:rsidRPr="0092154D" w:rsidRDefault="00521BB2" w:rsidP="00671503">
            <w:pPr>
              <w:spacing w:before="15" w:after="15"/>
              <w:ind w:left="160" w:right="1" w:hanging="160"/>
              <w:rPr>
                <w:sz w:val="17"/>
                <w:szCs w:val="17"/>
              </w:rPr>
            </w:pPr>
            <w:r w:rsidRPr="0092154D">
              <w:rPr>
                <w:sz w:val="17"/>
                <w:szCs w:val="17"/>
              </w:rPr>
              <w:t xml:space="preserve">     Unknown </w:t>
            </w:r>
          </w:p>
        </w:tc>
        <w:tc>
          <w:tcPr>
            <w:tcW w:w="1302" w:type="pct"/>
            <w:tcBorders>
              <w:top w:val="nil"/>
              <w:left w:val="nil"/>
              <w:bottom w:val="nil"/>
              <w:right w:val="nil"/>
            </w:tcBorders>
          </w:tcPr>
          <w:p ns2:paraId="077F4107" ns2: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1 </w:t>
            </w:r>
          </w:p>
        </w:tc>
        <w:tc>
          <w:tcPr>
            <w:tcW w:w="1048" w:type="pct"/>
            <w:tcBorders>
              <w:top w:val="nil"/>
              <w:left w:val="nil"/>
              <w:bottom w:val="nil"/>
            </w:tcBorders>
          </w:tcPr>
          <w:p ns2:paraId="37EE6D5B" ns2: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(0.1) </w:t>
            </w:r>
          </w:p>
        </w:tc>
      </w:tr>
      <w:tr w:rsidR="00521BB2" w:rsidRPr="0092154D" ns2:paraId="56D2B83D"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225972F7" ns2:textId="77777777" w:rsidR="00521BB2" w:rsidRPr="0092154D" w:rsidRDefault="00521BB2" w:rsidP="00671503">
            <w:pPr>
              <w:spacing w:before="15" w:after="15"/>
              <w:ind w:left="160" w:right="1" w:hanging="160"/>
              <w:rPr>
                <w:sz w:val="17"/>
                <w:szCs w:val="17"/>
              </w:rPr>
            </w:pPr>
            <w:r w:rsidRPr="0092154D">
              <w:rPr>
                <w:sz w:val="17"/>
                <w:szCs w:val="17"/>
              </w:rPr>
              <w:t xml:space="preserve">    with no Hypersensitivity/Infusion event </w:t>
            </w:r>
          </w:p>
        </w:tc>
        <w:tc>
          <w:tcPr>
            <w:tcW w:w="1302" w:type="pct"/>
            <w:tcBorders>
              <w:top w:val="nil"/>
              <w:left w:val="nil"/>
              <w:bottom w:val="nil"/>
              <w:right w:val="nil"/>
            </w:tcBorders>
          </w:tcPr>
          <w:p ns2:paraId="5C9C40E6" ns2: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599 </w:t>
            </w:r>
          </w:p>
        </w:tc>
        <w:tc>
          <w:tcPr>
            <w:tcW w:w="1048" w:type="pct"/>
            <w:tcBorders>
              <w:top w:val="nil"/>
              <w:left w:val="nil"/>
              <w:bottom w:val="nil"/>
            </w:tcBorders>
          </w:tcPr>
          <w:p ns2:paraId="7172A938" ns2: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(88.1) </w:t>
            </w:r>
          </w:p>
        </w:tc>
      </w:tr>
      <w:tr w:rsidR="00521BB2" w:rsidRPr="0092154D" ns2:paraId="6DE5977F"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6CF2CF67" ns2:textId="77777777" w:rsidR="00521BB2" w:rsidRPr="0092154D" w:rsidRDefault="00521BB2" w:rsidP="00671503">
            <w:pPr>
              <w:spacing w:before="15" w:after="15"/>
              <w:rPr>
                <w:sz w:val="17"/>
                <w:szCs w:val="17"/>
              </w:rPr>
            </w:pPr>
          </w:p>
        </w:tc>
        <w:tc>
          <w:tcPr>
            <w:tcW w:w="1302" w:type="pct"/>
            <w:tcBorders>
              <w:top w:val="nil"/>
              <w:left w:val="nil"/>
              <w:bottom w:val="nil"/>
              <w:right w:val="nil"/>
            </w:tcBorders>
          </w:tcPr>
          <w:p ns2:paraId="3A0B9B0E" ns2:textId="77777777" w:rsidR="00521BB2" w:rsidRPr="0092154D" w:rsidRDefault="00521BB2" w:rsidP="00671503">
            <w:pPr>
              <w:tabs>
                <w:tab w:val="decimal" w:pos="1315"/>
                <w:tab w:val="left" w:pos="1395"/>
              </w:tabs>
              <w:spacing w:before="15" w:after="15"/>
              <w:rPr>
                <w:sz w:val="17"/>
                <w:szCs w:val="17"/>
              </w:rPr>
            </w:pPr>
            <w:r w:rsidRPr="0092154D">
              <w:rPr>
                <w:sz w:val="17"/>
                <w:szCs w:val="17"/>
              </w:rPr>
              <w:tab/>
            </w:r>
          </w:p>
        </w:tc>
        <w:tc>
          <w:tcPr>
            <w:tcW w:w="1048" w:type="pct"/>
            <w:tcBorders>
              <w:top w:val="nil"/>
              <w:left w:val="nil"/>
              <w:bottom w:val="nil"/>
            </w:tcBorders>
          </w:tcPr>
          <w:p ns2:paraId="6A482CA5" ns2:textId="77777777" w:rsidR="00521BB2" w:rsidRPr="0092154D" w:rsidRDefault="00521BB2" w:rsidP="00671503">
            <w:pPr>
              <w:tabs>
                <w:tab w:val="decimal" w:pos="940"/>
                <w:tab w:val="left" w:pos="1020"/>
              </w:tabs>
              <w:spacing w:before="15" w:after="15"/>
              <w:rPr>
                <w:sz w:val="17"/>
                <w:szCs w:val="17"/>
              </w:rPr>
            </w:pPr>
            <w:r w:rsidRPr="0092154D">
              <w:rPr>
                <w:sz w:val="17"/>
                <w:szCs w:val="17"/>
              </w:rPr>
              <w:tab/>
            </w:r>
          </w:p>
        </w:tc>
      </w:tr>
      <w:tr w:rsidR="00521BB2" w:rsidRPr="0092154D" ns2:paraId="6B9539E0"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1BF1D003" ns2:textId="77777777" w:rsidR="00521BB2" w:rsidRPr="0092154D" w:rsidRDefault="00521BB2" w:rsidP="00671503">
            <w:pPr>
              <w:spacing w:before="15" w:after="15"/>
              <w:ind w:left="160" w:right="1" w:hanging="160"/>
              <w:rPr>
                <w:sz w:val="17"/>
                <w:szCs w:val="17"/>
              </w:rPr>
            </w:pPr>
            <w:r w:rsidRPr="0092154D">
              <w:rPr>
                <w:sz w:val="17"/>
                <w:szCs w:val="17"/>
              </w:rPr>
              <w:t xml:space="preserve">    Anaphylactic reaction </w:t>
            </w:r>
          </w:p>
        </w:tc>
        <w:tc>
          <w:tcPr>
            <w:tcW w:w="1302" w:type="pct"/>
            <w:tcBorders>
              <w:top w:val="nil"/>
              <w:left w:val="nil"/>
              <w:bottom w:val="nil"/>
              <w:right w:val="nil"/>
            </w:tcBorders>
          </w:tcPr>
          <w:p ns2:paraId="26C5B3B8" ns2: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1 </w:t>
            </w:r>
          </w:p>
        </w:tc>
        <w:tc>
          <w:tcPr>
            <w:tcW w:w="1048" w:type="pct"/>
            <w:tcBorders>
              <w:top w:val="nil"/>
              <w:left w:val="nil"/>
              <w:bottom w:val="nil"/>
            </w:tcBorders>
          </w:tcPr>
          <w:p ns2:paraId="098C6F44" ns2: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(0.1) </w:t>
            </w:r>
          </w:p>
        </w:tc>
      </w:tr>
      <w:tr w:rsidR="00521BB2" w:rsidRPr="0092154D" ns2:paraId="1644FA52"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56DA2CBA" ns2:textId="77777777" w:rsidR="00521BB2" w:rsidRPr="0092154D" w:rsidRDefault="00521BB2" w:rsidP="00671503">
            <w:pPr>
              <w:spacing w:before="15" w:after="15"/>
              <w:ind w:left="160" w:right="1" w:hanging="160"/>
              <w:rPr>
                <w:sz w:val="17"/>
                <w:szCs w:val="17"/>
              </w:rPr>
            </w:pPr>
            <w:r w:rsidRPr="0092154D">
              <w:rPr>
                <w:sz w:val="17"/>
                <w:szCs w:val="17"/>
              </w:rPr>
              <w:t xml:space="preserve">     Grade 4 </w:t>
            </w:r>
          </w:p>
        </w:tc>
        <w:tc>
          <w:tcPr>
            <w:tcW w:w="1302" w:type="pct"/>
            <w:tcBorders>
              <w:top w:val="nil"/>
              <w:left w:val="nil"/>
              <w:bottom w:val="nil"/>
              <w:right w:val="nil"/>
            </w:tcBorders>
          </w:tcPr>
          <w:p ns2:paraId="0AF2BA35" ns2: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1 </w:t>
            </w:r>
          </w:p>
        </w:tc>
        <w:tc>
          <w:tcPr>
            <w:tcW w:w="1048" w:type="pct"/>
            <w:tcBorders>
              <w:top w:val="nil"/>
              <w:left w:val="nil"/>
              <w:bottom w:val="nil"/>
            </w:tcBorders>
          </w:tcPr>
          <w:p ns2:paraId="1CDE468B" ns2: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(0.1) </w:t>
            </w:r>
          </w:p>
        </w:tc>
      </w:tr>
      <w:tr w:rsidR="00521BB2" w:rsidRPr="0092154D" ns2:paraId="21ABF942"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6F43DBA0" ns2:textId="77777777" w:rsidR="00521BB2" w:rsidRPr="0092154D" w:rsidRDefault="00521BB2" w:rsidP="00671503">
            <w:pPr>
              <w:spacing w:before="15" w:after="15"/>
              <w:ind w:left="160" w:right="1" w:hanging="160"/>
              <w:rPr>
                <w:sz w:val="17"/>
                <w:szCs w:val="17"/>
              </w:rPr>
            </w:pPr>
            <w:r w:rsidRPr="0092154D">
              <w:rPr>
                <w:sz w:val="17"/>
                <w:szCs w:val="17"/>
              </w:rPr>
              <w:t xml:space="preserve">    Anaphylactic shock </w:t>
            </w:r>
          </w:p>
        </w:tc>
        <w:tc>
          <w:tcPr>
            <w:tcW w:w="1302" w:type="pct"/>
            <w:tcBorders>
              <w:top w:val="nil"/>
              <w:left w:val="nil"/>
              <w:bottom w:val="nil"/>
              <w:right w:val="nil"/>
            </w:tcBorders>
          </w:tcPr>
          <w:p ns2:paraId="194D800A" ns2: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3 </w:t>
            </w:r>
          </w:p>
        </w:tc>
        <w:tc>
          <w:tcPr>
            <w:tcW w:w="1048" w:type="pct"/>
            <w:tcBorders>
              <w:top w:val="nil"/>
              <w:left w:val="nil"/>
              <w:bottom w:val="nil"/>
            </w:tcBorders>
          </w:tcPr>
          <w:p ns2:paraId="4D35BD4C" ns2: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(0.4) </w:t>
            </w:r>
          </w:p>
        </w:tc>
      </w:tr>
      <w:tr w:rsidR="00521BB2" w:rsidRPr="0092154D" ns2:paraId="16F6E148"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5D861AFD" ns2:textId="77777777" w:rsidR="00521BB2" w:rsidRPr="0092154D" w:rsidRDefault="00521BB2" w:rsidP="00671503">
            <w:pPr>
              <w:spacing w:before="15" w:after="15"/>
              <w:ind w:left="160" w:right="1" w:hanging="160"/>
              <w:rPr>
                <w:sz w:val="17"/>
                <w:szCs w:val="17"/>
              </w:rPr>
            </w:pPr>
            <w:r w:rsidRPr="0092154D">
              <w:rPr>
                <w:sz w:val="17"/>
                <w:szCs w:val="17"/>
              </w:rPr>
              <w:t xml:space="preserve">     Grade 4 </w:t>
            </w:r>
          </w:p>
        </w:tc>
        <w:tc>
          <w:tcPr>
            <w:tcW w:w="1302" w:type="pct"/>
            <w:tcBorders>
              <w:top w:val="nil"/>
              <w:left w:val="nil"/>
              <w:bottom w:val="nil"/>
              <w:right w:val="nil"/>
            </w:tcBorders>
          </w:tcPr>
          <w:p ns2:paraId="7CC636B8" ns2: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2 </w:t>
            </w:r>
          </w:p>
        </w:tc>
        <w:tc>
          <w:tcPr>
            <w:tcW w:w="1048" w:type="pct"/>
            <w:tcBorders>
              <w:top w:val="nil"/>
              <w:left w:val="nil"/>
              <w:bottom w:val="nil"/>
            </w:tcBorders>
          </w:tcPr>
          <w:p ns2:paraId="5B2E36BD" ns2: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(0.3) </w:t>
            </w:r>
          </w:p>
        </w:tc>
      </w:tr>
      <w:tr w:rsidR="00521BB2" w:rsidRPr="0092154D" ns2:paraId="1A48E160"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182D3ADC" ns2:textId="77777777" w:rsidR="00521BB2" w:rsidRPr="0092154D" w:rsidRDefault="00521BB2" w:rsidP="00671503">
            <w:pPr>
              <w:spacing w:before="15" w:after="15"/>
              <w:ind w:left="160" w:right="1" w:hanging="160"/>
              <w:rPr>
                <w:sz w:val="17"/>
                <w:szCs w:val="17"/>
              </w:rPr>
            </w:pPr>
            <w:r w:rsidRPr="0092154D">
              <w:rPr>
                <w:sz w:val="17"/>
                <w:szCs w:val="17"/>
              </w:rPr>
              <w:t xml:space="preserve">     Grade 5 </w:t>
            </w:r>
          </w:p>
        </w:tc>
        <w:tc>
          <w:tcPr>
            <w:tcW w:w="1302" w:type="pct"/>
            <w:tcBorders>
              <w:top w:val="nil"/>
              <w:left w:val="nil"/>
              <w:bottom w:val="nil"/>
              <w:right w:val="nil"/>
            </w:tcBorders>
          </w:tcPr>
          <w:p ns2:paraId="1A37CA23" ns2: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1 </w:t>
            </w:r>
          </w:p>
        </w:tc>
        <w:tc>
          <w:tcPr>
            <w:tcW w:w="1048" w:type="pct"/>
            <w:tcBorders>
              <w:top w:val="nil"/>
              <w:left w:val="nil"/>
              <w:bottom w:val="nil"/>
            </w:tcBorders>
          </w:tcPr>
          <w:p ns2:paraId="69526DBD" ns2: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(0.1) </w:t>
            </w:r>
          </w:p>
        </w:tc>
      </w:tr>
      <w:tr w:rsidR="00521BB2" w:rsidRPr="0092154D" ns2:paraId="6EEFE155"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78FAE10F" ns2:textId="77777777" w:rsidR="00521BB2" w:rsidRPr="0092154D" w:rsidRDefault="00521BB2" w:rsidP="00671503">
            <w:pPr>
              <w:spacing w:before="15" w:after="15"/>
              <w:ind w:left="160" w:right="1" w:hanging="160"/>
              <w:rPr>
                <w:sz w:val="17"/>
                <w:szCs w:val="17"/>
              </w:rPr>
            </w:pPr>
            <w:r w:rsidRPr="0092154D">
              <w:rPr>
                <w:sz w:val="17"/>
                <w:szCs w:val="17"/>
              </w:rPr>
              <w:t xml:space="preserve">    Circulatory collapse </w:t>
            </w:r>
          </w:p>
        </w:tc>
        <w:tc>
          <w:tcPr>
            <w:tcW w:w="1302" w:type="pct"/>
            <w:tcBorders>
              <w:top w:val="nil"/>
              <w:left w:val="nil"/>
              <w:bottom w:val="nil"/>
              <w:right w:val="nil"/>
            </w:tcBorders>
          </w:tcPr>
          <w:p ns2:paraId="4B98FDB3" ns2: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1 </w:t>
            </w:r>
          </w:p>
        </w:tc>
        <w:tc>
          <w:tcPr>
            <w:tcW w:w="1048" w:type="pct"/>
            <w:tcBorders>
              <w:top w:val="nil"/>
              <w:left w:val="nil"/>
              <w:bottom w:val="nil"/>
            </w:tcBorders>
          </w:tcPr>
          <w:p ns2:paraId="4749A29B" ns2: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(0.1) </w:t>
            </w:r>
          </w:p>
        </w:tc>
      </w:tr>
      <w:tr w:rsidR="00521BB2" w:rsidRPr="0092154D" ns2:paraId="239D9384"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03A46F98" ns2:textId="60A4FA2A" w:rsidR="00521BB2" w:rsidRPr="0092154D" w:rsidRDefault="00103702" w:rsidP="00671503">
            <w:pPr>
              <w:spacing w:before="15" w:after="15"/>
              <w:ind w:left="160" w:right="1" w:hanging="160"/>
              <w:rPr>
                <w:sz w:val="17"/>
                <w:szCs w:val="17"/>
              </w:rPr>
            </w:pPr>
            <w:r w:rsidRPr="0D05052A">
              <w:rPr>
                <w:sz w:val="17"/>
                <w:szCs w:val="17"/>
              </w:rPr>
              <w:t xml:space="preserve">     Grade 5 </w:t>
            </w:r>
          </w:p>
        </w:tc>
        <w:tc>
          <w:tcPr>
            <w:tcW w:w="1302" w:type="pct"/>
            <w:tcBorders>
              <w:top w:val="nil"/>
              <w:left w:val="nil"/>
              <w:bottom w:val="nil"/>
              <w:right w:val="nil"/>
            </w:tcBorders>
          </w:tcPr>
          <w:p ns2:paraId="5659DB7B" ns2: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1 </w:t>
            </w:r>
          </w:p>
        </w:tc>
        <w:tc>
          <w:tcPr>
            <w:tcW w:w="1048" w:type="pct"/>
            <w:tcBorders>
              <w:top w:val="nil"/>
              <w:left w:val="nil"/>
              <w:bottom w:val="nil"/>
            </w:tcBorders>
          </w:tcPr>
          <w:p ns2:paraId="5045DF8A" ns2: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(0.1) </w:t>
            </w:r>
          </w:p>
        </w:tc>
      </w:tr>
      <w:tr w:rsidR="00521BB2" w:rsidRPr="0092154D" ns2:paraId="3E1FBAEB"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6F30F562" ns2:textId="77777777" w:rsidR="00521BB2" w:rsidRPr="0092154D" w:rsidRDefault="00521BB2" w:rsidP="00671503">
            <w:pPr>
              <w:spacing w:before="15" w:after="15"/>
              <w:ind w:left="160" w:right="1" w:hanging="160"/>
              <w:rPr>
                <w:sz w:val="17"/>
                <w:szCs w:val="17"/>
              </w:rPr>
            </w:pPr>
            <w:r w:rsidRPr="0092154D">
              <w:rPr>
                <w:sz w:val="17"/>
                <w:szCs w:val="17"/>
              </w:rPr>
              <w:t xml:space="preserve">    Dermatitis </w:t>
            </w:r>
          </w:p>
        </w:tc>
        <w:tc>
          <w:tcPr>
            <w:tcW w:w="1302" w:type="pct"/>
            <w:tcBorders>
              <w:top w:val="nil"/>
              <w:left w:val="nil"/>
              <w:bottom w:val="nil"/>
              <w:right w:val="nil"/>
            </w:tcBorders>
          </w:tcPr>
          <w:p ns2:paraId="4442A6EA" ns2: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1 </w:t>
            </w:r>
          </w:p>
        </w:tc>
        <w:tc>
          <w:tcPr>
            <w:tcW w:w="1048" w:type="pct"/>
            <w:tcBorders>
              <w:top w:val="nil"/>
              <w:left w:val="nil"/>
              <w:bottom w:val="nil"/>
            </w:tcBorders>
          </w:tcPr>
          <w:p ns2:paraId="4C0A31A7" ns2: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(0.1) </w:t>
            </w:r>
          </w:p>
        </w:tc>
      </w:tr>
      <w:tr w:rsidR="00521BB2" w:rsidRPr="0092154D" ns2:paraId="5AB6DAE1"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6252AEBF" ns2:textId="77777777" w:rsidR="00521BB2" w:rsidRPr="0092154D" w:rsidRDefault="00521BB2" w:rsidP="00671503">
            <w:pPr>
              <w:spacing w:before="15" w:after="15"/>
              <w:ind w:left="160" w:right="1" w:hanging="160"/>
              <w:rPr>
                <w:sz w:val="17"/>
                <w:szCs w:val="17"/>
              </w:rPr>
            </w:pPr>
            <w:r w:rsidRPr="0092154D">
              <w:rPr>
                <w:sz w:val="17"/>
                <w:szCs w:val="17"/>
              </w:rPr>
              <w:t xml:space="preserve">     Grade 2 </w:t>
            </w:r>
          </w:p>
        </w:tc>
        <w:tc>
          <w:tcPr>
            <w:tcW w:w="1302" w:type="pct"/>
            <w:tcBorders>
              <w:top w:val="nil"/>
              <w:left w:val="nil"/>
              <w:bottom w:val="nil"/>
              <w:right w:val="nil"/>
            </w:tcBorders>
          </w:tcPr>
          <w:p ns2:paraId="1906CC60" ns2: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1 </w:t>
            </w:r>
          </w:p>
        </w:tc>
        <w:tc>
          <w:tcPr>
            <w:tcW w:w="1048" w:type="pct"/>
            <w:tcBorders>
              <w:top w:val="nil"/>
              <w:left w:val="nil"/>
              <w:bottom w:val="nil"/>
            </w:tcBorders>
          </w:tcPr>
          <w:p ns2:paraId="34DB436F" ns2: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(0.1) </w:t>
            </w:r>
          </w:p>
        </w:tc>
      </w:tr>
      <w:tr w:rsidR="00521BB2" w:rsidRPr="0092154D" ns2:paraId="538340FE"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33F7D69C" ns2:textId="77777777" w:rsidR="00521BB2" w:rsidRPr="0092154D" w:rsidRDefault="00521BB2" w:rsidP="00671503">
            <w:pPr>
              <w:spacing w:before="15" w:after="15"/>
              <w:ind w:left="160" w:right="1" w:hanging="160"/>
              <w:rPr>
                <w:sz w:val="17"/>
                <w:szCs w:val="17"/>
              </w:rPr>
            </w:pPr>
            <w:r w:rsidRPr="0092154D">
              <w:rPr>
                <w:sz w:val="17"/>
                <w:szCs w:val="17"/>
              </w:rPr>
              <w:t xml:space="preserve">    Dermatitis acneiform </w:t>
            </w:r>
          </w:p>
        </w:tc>
        <w:tc>
          <w:tcPr>
            <w:tcW w:w="1302" w:type="pct"/>
            <w:tcBorders>
              <w:top w:val="nil"/>
              <w:left w:val="nil"/>
              <w:bottom w:val="nil"/>
              <w:right w:val="nil"/>
            </w:tcBorders>
          </w:tcPr>
          <w:p ns2:paraId="45F0F597" ns2: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10 </w:t>
            </w:r>
          </w:p>
        </w:tc>
        <w:tc>
          <w:tcPr>
            <w:tcW w:w="1048" w:type="pct"/>
            <w:tcBorders>
              <w:top w:val="nil"/>
              <w:left w:val="nil"/>
              <w:bottom w:val="nil"/>
            </w:tcBorders>
          </w:tcPr>
          <w:p ns2:paraId="480A704E" ns2: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(1.5) </w:t>
            </w:r>
          </w:p>
        </w:tc>
      </w:tr>
      <w:tr w:rsidR="00521BB2" w:rsidRPr="0092154D" ns2:paraId="0A2B7705"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6D613640" ns2:textId="77777777" w:rsidR="00521BB2" w:rsidRPr="0092154D" w:rsidRDefault="00521BB2" w:rsidP="00671503">
            <w:pPr>
              <w:spacing w:before="15" w:after="15"/>
              <w:ind w:left="160" w:right="1" w:hanging="160"/>
              <w:rPr>
                <w:sz w:val="17"/>
                <w:szCs w:val="17"/>
              </w:rPr>
            </w:pPr>
            <w:r w:rsidRPr="0092154D">
              <w:rPr>
                <w:sz w:val="17"/>
                <w:szCs w:val="17"/>
              </w:rPr>
              <w:t xml:space="preserve">     Grade 1 </w:t>
            </w:r>
          </w:p>
        </w:tc>
        <w:tc>
          <w:tcPr>
            <w:tcW w:w="1302" w:type="pct"/>
            <w:tcBorders>
              <w:top w:val="nil"/>
              <w:left w:val="nil"/>
              <w:bottom w:val="nil"/>
              <w:right w:val="nil"/>
            </w:tcBorders>
          </w:tcPr>
          <w:p ns2:paraId="456B1742" ns2: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7 </w:t>
            </w:r>
          </w:p>
        </w:tc>
        <w:tc>
          <w:tcPr>
            <w:tcW w:w="1048" w:type="pct"/>
            <w:tcBorders>
              <w:top w:val="nil"/>
              <w:left w:val="nil"/>
              <w:bottom w:val="nil"/>
            </w:tcBorders>
          </w:tcPr>
          <w:p ns2:paraId="386808EE" ns2: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(1.0) </w:t>
            </w:r>
          </w:p>
        </w:tc>
      </w:tr>
      <w:tr w:rsidR="00521BB2" w:rsidRPr="0092154D" ns2:paraId="02530255"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4081A527" ns2:textId="77777777" w:rsidR="00521BB2" w:rsidRPr="0092154D" w:rsidRDefault="00521BB2" w:rsidP="00671503">
            <w:pPr>
              <w:spacing w:before="15" w:after="15"/>
              <w:ind w:left="160" w:right="1" w:hanging="160"/>
              <w:rPr>
                <w:sz w:val="17"/>
                <w:szCs w:val="17"/>
              </w:rPr>
            </w:pPr>
            <w:r w:rsidRPr="0092154D">
              <w:rPr>
                <w:sz w:val="17"/>
                <w:szCs w:val="17"/>
              </w:rPr>
              <w:t xml:space="preserve">     Grade 2 </w:t>
            </w:r>
          </w:p>
        </w:tc>
        <w:tc>
          <w:tcPr>
            <w:tcW w:w="1302" w:type="pct"/>
            <w:tcBorders>
              <w:top w:val="nil"/>
              <w:left w:val="nil"/>
              <w:bottom w:val="nil"/>
              <w:right w:val="nil"/>
            </w:tcBorders>
          </w:tcPr>
          <w:p ns2:paraId="48A994B2" ns2: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3 </w:t>
            </w:r>
          </w:p>
        </w:tc>
        <w:tc>
          <w:tcPr>
            <w:tcW w:w="1048" w:type="pct"/>
            <w:tcBorders>
              <w:top w:val="nil"/>
              <w:left w:val="nil"/>
              <w:bottom w:val="nil"/>
            </w:tcBorders>
          </w:tcPr>
          <w:p ns2:paraId="2CBA4E1A" ns2: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(0.4) </w:t>
            </w:r>
          </w:p>
        </w:tc>
      </w:tr>
      <w:tr w:rsidR="00521BB2" w:rsidRPr="0092154D" ns2:paraId="0FD6AE3D"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458D23E9" ns2:textId="77777777" w:rsidR="00521BB2" w:rsidRPr="0092154D" w:rsidRDefault="00521BB2" w:rsidP="00671503">
            <w:pPr>
              <w:spacing w:before="15" w:after="15"/>
              <w:ind w:left="160" w:right="1" w:hanging="160"/>
              <w:rPr>
                <w:sz w:val="17"/>
                <w:szCs w:val="17"/>
              </w:rPr>
            </w:pPr>
            <w:r w:rsidRPr="0092154D">
              <w:rPr>
                <w:sz w:val="17"/>
                <w:szCs w:val="17"/>
              </w:rPr>
              <w:t xml:space="preserve">    Dermatitis allergic </w:t>
            </w:r>
          </w:p>
        </w:tc>
        <w:tc>
          <w:tcPr>
            <w:tcW w:w="1302" w:type="pct"/>
            <w:tcBorders>
              <w:top w:val="nil"/>
              <w:left w:val="nil"/>
              <w:bottom w:val="nil"/>
              <w:right w:val="nil"/>
            </w:tcBorders>
          </w:tcPr>
          <w:p ns2:paraId="52A781DB" ns2: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10 </w:t>
            </w:r>
          </w:p>
        </w:tc>
        <w:tc>
          <w:tcPr>
            <w:tcW w:w="1048" w:type="pct"/>
            <w:tcBorders>
              <w:top w:val="nil"/>
              <w:left w:val="nil"/>
              <w:bottom w:val="nil"/>
            </w:tcBorders>
          </w:tcPr>
          <w:p ns2:paraId="7F2D81BA" ns2: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(1.5) </w:t>
            </w:r>
          </w:p>
        </w:tc>
      </w:tr>
      <w:tr w:rsidR="00521BB2" w:rsidRPr="0092154D" ns2:paraId="7DC13109"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39E722C4" ns2:textId="77777777" w:rsidR="00521BB2" w:rsidRPr="0092154D" w:rsidRDefault="00521BB2" w:rsidP="00671503">
            <w:pPr>
              <w:spacing w:before="15" w:after="15"/>
              <w:ind w:left="160" w:right="1" w:hanging="160"/>
              <w:rPr>
                <w:sz w:val="17"/>
                <w:szCs w:val="17"/>
              </w:rPr>
            </w:pPr>
            <w:r w:rsidRPr="0092154D">
              <w:rPr>
                <w:sz w:val="17"/>
                <w:szCs w:val="17"/>
              </w:rPr>
              <w:t xml:space="preserve">     Grade 1 </w:t>
            </w:r>
          </w:p>
        </w:tc>
        <w:tc>
          <w:tcPr>
            <w:tcW w:w="1302" w:type="pct"/>
            <w:tcBorders>
              <w:top w:val="nil"/>
              <w:left w:val="nil"/>
              <w:bottom w:val="nil"/>
              <w:right w:val="nil"/>
            </w:tcBorders>
          </w:tcPr>
          <w:p ns2:paraId="732D936A" ns2: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1 </w:t>
            </w:r>
          </w:p>
        </w:tc>
        <w:tc>
          <w:tcPr>
            <w:tcW w:w="1048" w:type="pct"/>
            <w:tcBorders>
              <w:top w:val="nil"/>
              <w:left w:val="nil"/>
              <w:bottom w:val="nil"/>
            </w:tcBorders>
          </w:tcPr>
          <w:p ns2:paraId="367D3E06" ns2: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(0.1) </w:t>
            </w:r>
          </w:p>
        </w:tc>
      </w:tr>
      <w:tr w:rsidR="00521BB2" w:rsidRPr="0092154D" ns2:paraId="207B01BC"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660EA030" ns2:textId="77777777" w:rsidR="00521BB2" w:rsidRPr="0092154D" w:rsidRDefault="00521BB2" w:rsidP="00671503">
            <w:pPr>
              <w:spacing w:before="15" w:after="15"/>
              <w:ind w:left="160" w:right="1" w:hanging="160"/>
              <w:rPr>
                <w:sz w:val="17"/>
                <w:szCs w:val="17"/>
              </w:rPr>
            </w:pPr>
            <w:r w:rsidRPr="0092154D">
              <w:rPr>
                <w:sz w:val="17"/>
                <w:szCs w:val="17"/>
              </w:rPr>
              <w:t xml:space="preserve">     Grade 2 </w:t>
            </w:r>
          </w:p>
        </w:tc>
        <w:tc>
          <w:tcPr>
            <w:tcW w:w="1302" w:type="pct"/>
            <w:tcBorders>
              <w:top w:val="nil"/>
              <w:left w:val="nil"/>
              <w:bottom w:val="nil"/>
              <w:right w:val="nil"/>
            </w:tcBorders>
          </w:tcPr>
          <w:p ns2:paraId="5A242FFF" ns2: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8 </w:t>
            </w:r>
          </w:p>
        </w:tc>
        <w:tc>
          <w:tcPr>
            <w:tcW w:w="1048" w:type="pct"/>
            <w:tcBorders>
              <w:top w:val="nil"/>
              <w:left w:val="nil"/>
              <w:bottom w:val="nil"/>
            </w:tcBorders>
          </w:tcPr>
          <w:p ns2:paraId="39522C51" ns2: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(1.2) </w:t>
            </w:r>
          </w:p>
        </w:tc>
      </w:tr>
      <w:tr w:rsidR="00521BB2" w:rsidRPr="0092154D" ns2:paraId="36833BE9"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29FE48C3" ns2:textId="77777777" w:rsidR="00521BB2" w:rsidRPr="0092154D" w:rsidRDefault="00521BB2" w:rsidP="00671503">
            <w:pPr>
              <w:spacing w:before="15" w:after="15"/>
              <w:ind w:left="160" w:right="1" w:hanging="160"/>
              <w:rPr>
                <w:sz w:val="17"/>
                <w:szCs w:val="17"/>
              </w:rPr>
            </w:pPr>
            <w:r w:rsidRPr="0092154D">
              <w:rPr>
                <w:sz w:val="17"/>
                <w:szCs w:val="17"/>
              </w:rPr>
              <w:t xml:space="preserve">     Grade 3 </w:t>
            </w:r>
          </w:p>
        </w:tc>
        <w:tc>
          <w:tcPr>
            <w:tcW w:w="1302" w:type="pct"/>
            <w:tcBorders>
              <w:top w:val="nil"/>
              <w:left w:val="nil"/>
              <w:bottom w:val="nil"/>
              <w:right w:val="nil"/>
            </w:tcBorders>
          </w:tcPr>
          <w:p ns2:paraId="1B3A34E9" ns2: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1 </w:t>
            </w:r>
          </w:p>
        </w:tc>
        <w:tc>
          <w:tcPr>
            <w:tcW w:w="1048" w:type="pct"/>
            <w:tcBorders>
              <w:top w:val="nil"/>
              <w:left w:val="nil"/>
              <w:bottom w:val="nil"/>
            </w:tcBorders>
          </w:tcPr>
          <w:p ns2:paraId="230CA0D8" ns2: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(0.1) </w:t>
            </w:r>
          </w:p>
        </w:tc>
      </w:tr>
      <w:tr w:rsidR="00521BB2" w:rsidRPr="0092154D" ns2:paraId="43585758"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639E3162" ns2:textId="77777777" w:rsidR="00521BB2" w:rsidRPr="0092154D" w:rsidRDefault="00521BB2" w:rsidP="00671503">
            <w:pPr>
              <w:spacing w:before="15" w:after="15"/>
              <w:ind w:left="160" w:right="1" w:hanging="160"/>
              <w:rPr>
                <w:sz w:val="17"/>
                <w:szCs w:val="17"/>
              </w:rPr>
            </w:pPr>
            <w:r w:rsidRPr="0092154D">
              <w:rPr>
                <w:sz w:val="17"/>
                <w:szCs w:val="17"/>
              </w:rPr>
              <w:t xml:space="preserve">    Dermatitis atopic </w:t>
            </w:r>
          </w:p>
        </w:tc>
        <w:tc>
          <w:tcPr>
            <w:tcW w:w="1302" w:type="pct"/>
            <w:tcBorders>
              <w:top w:val="nil"/>
              <w:left w:val="nil"/>
              <w:bottom w:val="nil"/>
              <w:right w:val="nil"/>
            </w:tcBorders>
          </w:tcPr>
          <w:p ns2:paraId="46D97157" ns2: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1 </w:t>
            </w:r>
          </w:p>
        </w:tc>
        <w:tc>
          <w:tcPr>
            <w:tcW w:w="1048" w:type="pct"/>
            <w:tcBorders>
              <w:top w:val="nil"/>
              <w:left w:val="nil"/>
              <w:bottom w:val="nil"/>
            </w:tcBorders>
          </w:tcPr>
          <w:p ns2:paraId="1EDDF04C" ns2: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(0.1) </w:t>
            </w:r>
          </w:p>
        </w:tc>
      </w:tr>
      <w:tr w:rsidR="00521BB2" w:rsidRPr="0092154D" ns2:paraId="3C16C0BB"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2F1BAC9A" ns2:textId="77777777" w:rsidR="00521BB2" w:rsidRPr="0092154D" w:rsidRDefault="00521BB2" w:rsidP="00671503">
            <w:pPr>
              <w:spacing w:before="15" w:after="15"/>
              <w:ind w:left="160" w:right="1" w:hanging="160"/>
              <w:rPr>
                <w:sz w:val="17"/>
                <w:szCs w:val="17"/>
              </w:rPr>
            </w:pPr>
            <w:r w:rsidRPr="0092154D">
              <w:rPr>
                <w:sz w:val="17"/>
                <w:szCs w:val="17"/>
              </w:rPr>
              <w:t xml:space="preserve">     Grade 1 </w:t>
            </w:r>
          </w:p>
        </w:tc>
        <w:tc>
          <w:tcPr>
            <w:tcW w:w="1302" w:type="pct"/>
            <w:tcBorders>
              <w:top w:val="nil"/>
              <w:left w:val="nil"/>
              <w:bottom w:val="nil"/>
              <w:right w:val="nil"/>
            </w:tcBorders>
          </w:tcPr>
          <w:p ns2:paraId="53B95D6C" ns2: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1 </w:t>
            </w:r>
          </w:p>
        </w:tc>
        <w:tc>
          <w:tcPr>
            <w:tcW w:w="1048" w:type="pct"/>
            <w:tcBorders>
              <w:top w:val="nil"/>
              <w:left w:val="nil"/>
              <w:bottom w:val="nil"/>
            </w:tcBorders>
          </w:tcPr>
          <w:p ns2:paraId="0941CB09" ns2: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(0.1) </w:t>
            </w:r>
          </w:p>
        </w:tc>
      </w:tr>
      <w:tr w:rsidR="00521BB2" w:rsidRPr="0092154D" ns2:paraId="4BEED363"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4FECA312" ns2:textId="77777777" w:rsidR="00521BB2" w:rsidRPr="0092154D" w:rsidRDefault="00521BB2" w:rsidP="00671503">
            <w:pPr>
              <w:spacing w:before="15" w:after="15"/>
              <w:ind w:left="160" w:right="1" w:hanging="160"/>
              <w:rPr>
                <w:sz w:val="17"/>
                <w:szCs w:val="17"/>
              </w:rPr>
            </w:pPr>
            <w:r w:rsidRPr="0092154D">
              <w:rPr>
                <w:sz w:val="17"/>
                <w:szCs w:val="17"/>
              </w:rPr>
              <w:t xml:space="preserve">    Drug eruption </w:t>
            </w:r>
          </w:p>
        </w:tc>
        <w:tc>
          <w:tcPr>
            <w:tcW w:w="1302" w:type="pct"/>
            <w:tcBorders>
              <w:top w:val="nil"/>
              <w:left w:val="nil"/>
              <w:bottom w:val="nil"/>
              <w:right w:val="nil"/>
            </w:tcBorders>
          </w:tcPr>
          <w:p ns2:paraId="4438BAE9" ns2: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3 </w:t>
            </w:r>
          </w:p>
        </w:tc>
        <w:tc>
          <w:tcPr>
            <w:tcW w:w="1048" w:type="pct"/>
            <w:tcBorders>
              <w:top w:val="nil"/>
              <w:left w:val="nil"/>
              <w:bottom w:val="nil"/>
            </w:tcBorders>
          </w:tcPr>
          <w:p ns2:paraId="4F676086" ns2: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(0.4) </w:t>
            </w:r>
          </w:p>
        </w:tc>
      </w:tr>
      <w:tr w:rsidR="00521BB2" w:rsidRPr="0092154D" ns2:paraId="6D591B56"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24306D96" ns2:textId="77777777" w:rsidR="00521BB2" w:rsidRPr="0092154D" w:rsidRDefault="00521BB2" w:rsidP="00671503">
            <w:pPr>
              <w:spacing w:before="15" w:after="15"/>
              <w:ind w:left="160" w:right="1" w:hanging="160"/>
              <w:rPr>
                <w:sz w:val="17"/>
                <w:szCs w:val="17"/>
              </w:rPr>
            </w:pPr>
            <w:r w:rsidRPr="0092154D">
              <w:rPr>
                <w:sz w:val="17"/>
                <w:szCs w:val="17"/>
              </w:rPr>
              <w:t xml:space="preserve">     Grade 3 </w:t>
            </w:r>
          </w:p>
        </w:tc>
        <w:tc>
          <w:tcPr>
            <w:tcW w:w="1302" w:type="pct"/>
            <w:tcBorders>
              <w:top w:val="nil"/>
              <w:left w:val="nil"/>
              <w:bottom w:val="nil"/>
              <w:right w:val="nil"/>
            </w:tcBorders>
          </w:tcPr>
          <w:p ns2:paraId="70E8C731" ns2: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3 </w:t>
            </w:r>
          </w:p>
        </w:tc>
        <w:tc>
          <w:tcPr>
            <w:tcW w:w="1048" w:type="pct"/>
            <w:tcBorders>
              <w:top w:val="nil"/>
              <w:left w:val="nil"/>
              <w:bottom w:val="nil"/>
            </w:tcBorders>
          </w:tcPr>
          <w:p ns2:paraId="2D2E8961" ns2: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(0.4) </w:t>
            </w:r>
          </w:p>
        </w:tc>
      </w:tr>
      <w:tr w:rsidR="00521BB2" w:rsidRPr="0092154D" ns2:paraId="4AEF0E4C"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0E7AAEED" ns2:textId="77777777" w:rsidR="00521BB2" w:rsidRPr="0092154D" w:rsidRDefault="00521BB2" w:rsidP="00671503">
            <w:pPr>
              <w:spacing w:before="15" w:after="15"/>
              <w:ind w:left="160" w:right="1" w:hanging="160"/>
              <w:rPr>
                <w:sz w:val="17"/>
                <w:szCs w:val="17"/>
              </w:rPr>
            </w:pPr>
            <w:r w:rsidRPr="0092154D">
              <w:rPr>
                <w:sz w:val="17"/>
                <w:szCs w:val="17"/>
              </w:rPr>
              <w:t xml:space="preserve">    Eczema </w:t>
            </w:r>
          </w:p>
        </w:tc>
        <w:tc>
          <w:tcPr>
            <w:tcW w:w="1302" w:type="pct"/>
            <w:tcBorders>
              <w:top w:val="nil"/>
              <w:left w:val="nil"/>
              <w:bottom w:val="nil"/>
              <w:right w:val="nil"/>
            </w:tcBorders>
          </w:tcPr>
          <w:p ns2:paraId="1395772B" ns2: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4 </w:t>
            </w:r>
          </w:p>
        </w:tc>
        <w:tc>
          <w:tcPr>
            <w:tcW w:w="1048" w:type="pct"/>
            <w:tcBorders>
              <w:top w:val="nil"/>
              <w:left w:val="nil"/>
              <w:bottom w:val="nil"/>
            </w:tcBorders>
          </w:tcPr>
          <w:p ns2:paraId="68096185" ns2: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(0.6) </w:t>
            </w:r>
          </w:p>
        </w:tc>
      </w:tr>
      <w:tr w:rsidR="00521BB2" w:rsidRPr="0092154D" ns2:paraId="1A313F60"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5004516D" ns2:textId="77777777" w:rsidR="00521BB2" w:rsidRPr="0092154D" w:rsidRDefault="00521BB2" w:rsidP="00671503">
            <w:pPr>
              <w:spacing w:before="15" w:after="15"/>
              <w:ind w:left="160" w:right="1" w:hanging="160"/>
              <w:rPr>
                <w:sz w:val="17"/>
                <w:szCs w:val="17"/>
              </w:rPr>
            </w:pPr>
            <w:r w:rsidRPr="0092154D">
              <w:rPr>
                <w:sz w:val="17"/>
                <w:szCs w:val="17"/>
              </w:rPr>
              <w:t xml:space="preserve">     Grade 1 </w:t>
            </w:r>
          </w:p>
        </w:tc>
        <w:tc>
          <w:tcPr>
            <w:tcW w:w="1302" w:type="pct"/>
            <w:tcBorders>
              <w:top w:val="nil"/>
              <w:left w:val="nil"/>
              <w:bottom w:val="nil"/>
              <w:right w:val="nil"/>
            </w:tcBorders>
          </w:tcPr>
          <w:p ns2:paraId="50B497F1" ns2: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2 </w:t>
            </w:r>
          </w:p>
        </w:tc>
        <w:tc>
          <w:tcPr>
            <w:tcW w:w="1048" w:type="pct"/>
            <w:tcBorders>
              <w:top w:val="nil"/>
              <w:left w:val="nil"/>
              <w:bottom w:val="nil"/>
            </w:tcBorders>
          </w:tcPr>
          <w:p ns2:paraId="3B35CE1F" ns2: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(0.3) </w:t>
            </w:r>
          </w:p>
        </w:tc>
      </w:tr>
      <w:tr w:rsidR="00521BB2" w:rsidRPr="0092154D" ns2:paraId="79E725C8"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6E58FD9F" ns2:textId="77777777" w:rsidR="00521BB2" w:rsidRPr="0092154D" w:rsidRDefault="00521BB2" w:rsidP="00671503">
            <w:pPr>
              <w:spacing w:before="15" w:after="15"/>
              <w:ind w:left="160" w:right="1" w:hanging="160"/>
              <w:rPr>
                <w:sz w:val="17"/>
                <w:szCs w:val="17"/>
              </w:rPr>
            </w:pPr>
            <w:r w:rsidRPr="0092154D">
              <w:rPr>
                <w:sz w:val="17"/>
                <w:szCs w:val="17"/>
              </w:rPr>
              <w:t xml:space="preserve">     Grade 2 </w:t>
            </w:r>
          </w:p>
        </w:tc>
        <w:tc>
          <w:tcPr>
            <w:tcW w:w="1302" w:type="pct"/>
            <w:tcBorders>
              <w:top w:val="nil"/>
              <w:left w:val="nil"/>
              <w:bottom w:val="nil"/>
              <w:right w:val="nil"/>
            </w:tcBorders>
          </w:tcPr>
          <w:p ns2:paraId="67069BFE" ns2: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2 </w:t>
            </w:r>
          </w:p>
        </w:tc>
        <w:tc>
          <w:tcPr>
            <w:tcW w:w="1048" w:type="pct"/>
            <w:tcBorders>
              <w:top w:val="nil"/>
              <w:left w:val="nil"/>
              <w:bottom w:val="nil"/>
            </w:tcBorders>
          </w:tcPr>
          <w:p ns2:paraId="039B5A62" ns2: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(0.3) </w:t>
            </w:r>
          </w:p>
        </w:tc>
      </w:tr>
      <w:tr w:rsidR="00521BB2" w:rsidRPr="0092154D" ns2:paraId="60599533"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33A17519" ns2:textId="77777777" w:rsidR="00521BB2" w:rsidRPr="0092154D" w:rsidRDefault="00521BB2" w:rsidP="00671503">
            <w:pPr>
              <w:spacing w:before="15" w:after="15"/>
              <w:ind w:left="160" w:right="1" w:hanging="160"/>
              <w:rPr>
                <w:sz w:val="17"/>
                <w:szCs w:val="17"/>
              </w:rPr>
            </w:pPr>
            <w:r w:rsidRPr="0092154D">
              <w:rPr>
                <w:sz w:val="17"/>
                <w:szCs w:val="17"/>
              </w:rPr>
              <w:t xml:space="preserve">    Eyelid oedema </w:t>
            </w:r>
          </w:p>
        </w:tc>
        <w:tc>
          <w:tcPr>
            <w:tcW w:w="1302" w:type="pct"/>
            <w:tcBorders>
              <w:top w:val="nil"/>
              <w:left w:val="nil"/>
              <w:bottom w:val="nil"/>
              <w:right w:val="nil"/>
            </w:tcBorders>
          </w:tcPr>
          <w:p ns2:paraId="54161B45" ns2: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1 </w:t>
            </w:r>
          </w:p>
        </w:tc>
        <w:tc>
          <w:tcPr>
            <w:tcW w:w="1048" w:type="pct"/>
            <w:tcBorders>
              <w:top w:val="nil"/>
              <w:left w:val="nil"/>
              <w:bottom w:val="nil"/>
            </w:tcBorders>
          </w:tcPr>
          <w:p ns2:paraId="6F210213" ns2: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(0.1) </w:t>
            </w:r>
          </w:p>
        </w:tc>
      </w:tr>
      <w:tr w:rsidR="00521BB2" w:rsidRPr="0092154D" ns2:paraId="0969235B"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67BDC0EF" ns2:textId="77777777" w:rsidR="00521BB2" w:rsidRPr="0092154D" w:rsidRDefault="00521BB2" w:rsidP="00671503">
            <w:pPr>
              <w:spacing w:before="15" w:after="15"/>
              <w:ind w:left="160" w:right="1" w:hanging="160"/>
              <w:rPr>
                <w:sz w:val="17"/>
                <w:szCs w:val="17"/>
              </w:rPr>
            </w:pPr>
            <w:r w:rsidRPr="0092154D">
              <w:rPr>
                <w:sz w:val="17"/>
                <w:szCs w:val="17"/>
              </w:rPr>
              <w:t xml:space="preserve">     Grade 1 </w:t>
            </w:r>
          </w:p>
        </w:tc>
        <w:tc>
          <w:tcPr>
            <w:tcW w:w="1302" w:type="pct"/>
            <w:tcBorders>
              <w:top w:val="nil"/>
              <w:left w:val="nil"/>
              <w:bottom w:val="nil"/>
              <w:right w:val="nil"/>
            </w:tcBorders>
          </w:tcPr>
          <w:p ns2:paraId="759F70E1" ns2: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1 </w:t>
            </w:r>
          </w:p>
        </w:tc>
        <w:tc>
          <w:tcPr>
            <w:tcW w:w="1048" w:type="pct"/>
            <w:tcBorders>
              <w:top w:val="nil"/>
              <w:left w:val="nil"/>
              <w:bottom w:val="nil"/>
            </w:tcBorders>
          </w:tcPr>
          <w:p ns2:paraId="00BA62B3" ns2: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(0.1) </w:t>
            </w:r>
          </w:p>
        </w:tc>
      </w:tr>
      <w:tr w:rsidR="00521BB2" w:rsidRPr="0092154D" ns2:paraId="1EF4354B"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217E01A0" ns2:textId="77777777" w:rsidR="00521BB2" w:rsidRPr="0092154D" w:rsidRDefault="00521BB2" w:rsidP="00671503">
            <w:pPr>
              <w:spacing w:before="15" w:after="15"/>
              <w:ind w:left="160" w:right="1" w:hanging="160"/>
              <w:rPr>
                <w:sz w:val="17"/>
                <w:szCs w:val="17"/>
              </w:rPr>
            </w:pPr>
            <w:r w:rsidRPr="0092154D">
              <w:rPr>
                <w:sz w:val="17"/>
                <w:szCs w:val="17"/>
              </w:rPr>
              <w:t xml:space="preserve">    Face oedema </w:t>
            </w:r>
          </w:p>
        </w:tc>
        <w:tc>
          <w:tcPr>
            <w:tcW w:w="1302" w:type="pct"/>
            <w:tcBorders>
              <w:top w:val="nil"/>
              <w:left w:val="nil"/>
              <w:bottom w:val="nil"/>
              <w:right w:val="nil"/>
            </w:tcBorders>
          </w:tcPr>
          <w:p ns2:paraId="7A111281" ns2: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9 </w:t>
            </w:r>
          </w:p>
        </w:tc>
        <w:tc>
          <w:tcPr>
            <w:tcW w:w="1048" w:type="pct"/>
            <w:tcBorders>
              <w:top w:val="nil"/>
              <w:left w:val="nil"/>
              <w:bottom w:val="nil"/>
            </w:tcBorders>
          </w:tcPr>
          <w:p ns2:paraId="7BFFC9F8" ns2: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(1.3) </w:t>
            </w:r>
          </w:p>
        </w:tc>
      </w:tr>
      <w:tr w:rsidR="00521BB2" w:rsidRPr="0092154D" ns2:paraId="69C61D77"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19AD3E03" ns2:textId="77777777" w:rsidR="00521BB2" w:rsidRPr="0092154D" w:rsidRDefault="00521BB2" w:rsidP="00671503">
            <w:pPr>
              <w:spacing w:before="15" w:after="15"/>
              <w:ind w:left="160" w:right="1" w:hanging="160"/>
              <w:rPr>
                <w:sz w:val="17"/>
                <w:szCs w:val="17"/>
              </w:rPr>
            </w:pPr>
            <w:r w:rsidRPr="0092154D">
              <w:rPr>
                <w:sz w:val="17"/>
                <w:szCs w:val="17"/>
              </w:rPr>
              <w:t xml:space="preserve">     Grade 1 </w:t>
            </w:r>
          </w:p>
        </w:tc>
        <w:tc>
          <w:tcPr>
            <w:tcW w:w="1302" w:type="pct"/>
            <w:tcBorders>
              <w:top w:val="nil"/>
              <w:left w:val="nil"/>
              <w:bottom w:val="nil"/>
              <w:right w:val="nil"/>
            </w:tcBorders>
          </w:tcPr>
          <w:p ns2:paraId="2630C2AC" ns2: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9 </w:t>
            </w:r>
          </w:p>
        </w:tc>
        <w:tc>
          <w:tcPr>
            <w:tcW w:w="1048" w:type="pct"/>
            <w:tcBorders>
              <w:top w:val="nil"/>
              <w:left w:val="nil"/>
              <w:bottom w:val="nil"/>
            </w:tcBorders>
          </w:tcPr>
          <w:p ns2:paraId="37A90233" ns2: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(1.3) </w:t>
            </w:r>
          </w:p>
        </w:tc>
      </w:tr>
      <w:tr w:rsidR="00521BB2" w:rsidRPr="0092154D" ns2:paraId="7B0DDFC9"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70654E3F" ns2:textId="77777777" w:rsidR="00521BB2" w:rsidRPr="0092154D" w:rsidRDefault="00521BB2" w:rsidP="00671503">
            <w:pPr>
              <w:spacing w:before="15" w:after="15"/>
              <w:ind w:left="160" w:right="1" w:hanging="160"/>
              <w:rPr>
                <w:sz w:val="17"/>
                <w:szCs w:val="17"/>
              </w:rPr>
            </w:pPr>
            <w:r w:rsidRPr="0092154D">
              <w:rPr>
                <w:sz w:val="17"/>
                <w:szCs w:val="17"/>
              </w:rPr>
              <w:t xml:space="preserve">    Gingival swelling </w:t>
            </w:r>
          </w:p>
        </w:tc>
        <w:tc>
          <w:tcPr>
            <w:tcW w:w="1302" w:type="pct"/>
            <w:tcBorders>
              <w:top w:val="nil"/>
              <w:left w:val="nil"/>
              <w:bottom w:val="nil"/>
              <w:right w:val="nil"/>
            </w:tcBorders>
          </w:tcPr>
          <w:p ns2:paraId="7977B5ED" ns2: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1 </w:t>
            </w:r>
          </w:p>
        </w:tc>
        <w:tc>
          <w:tcPr>
            <w:tcW w:w="1048" w:type="pct"/>
            <w:tcBorders>
              <w:top w:val="nil"/>
              <w:left w:val="nil"/>
              <w:bottom w:val="nil"/>
            </w:tcBorders>
          </w:tcPr>
          <w:p ns2:paraId="008B4CCC" ns2: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(0.1) </w:t>
            </w:r>
          </w:p>
        </w:tc>
      </w:tr>
      <w:tr w:rsidR="00521BB2" w:rsidRPr="0092154D" ns2:paraId="71745676"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5E4F0C44" ns2:textId="77777777" w:rsidR="00521BB2" w:rsidRPr="0092154D" w:rsidRDefault="00521BB2" w:rsidP="00671503">
            <w:pPr>
              <w:spacing w:before="15" w:after="15"/>
              <w:ind w:left="160" w:right="1" w:hanging="160"/>
              <w:rPr>
                <w:sz w:val="17"/>
                <w:szCs w:val="17"/>
              </w:rPr>
            </w:pPr>
            <w:r w:rsidRPr="0092154D">
              <w:rPr>
                <w:sz w:val="17"/>
                <w:szCs w:val="17"/>
              </w:rPr>
              <w:t xml:space="preserve">     Unknown </w:t>
            </w:r>
          </w:p>
        </w:tc>
        <w:tc>
          <w:tcPr>
            <w:tcW w:w="1302" w:type="pct"/>
            <w:tcBorders>
              <w:top w:val="nil"/>
              <w:left w:val="nil"/>
              <w:bottom w:val="nil"/>
              <w:right w:val="nil"/>
            </w:tcBorders>
          </w:tcPr>
          <w:p ns2:paraId="199687D0" ns2: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1 </w:t>
            </w:r>
          </w:p>
        </w:tc>
        <w:tc>
          <w:tcPr>
            <w:tcW w:w="1048" w:type="pct"/>
            <w:tcBorders>
              <w:top w:val="nil"/>
              <w:left w:val="nil"/>
              <w:bottom w:val="nil"/>
            </w:tcBorders>
          </w:tcPr>
          <w:p ns2:paraId="3EE4FABF" ns2: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(0.1) </w:t>
            </w:r>
          </w:p>
        </w:tc>
      </w:tr>
      <w:tr w:rsidR="00521BB2" w:rsidRPr="0092154D" ns2:paraId="61084066"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1725EE59" ns2:textId="77777777" w:rsidR="00521BB2" w:rsidRPr="0092154D" w:rsidRDefault="00521BB2" w:rsidP="00671503">
            <w:pPr>
              <w:spacing w:before="15" w:after="15"/>
              <w:ind w:left="160" w:right="1" w:hanging="160"/>
              <w:rPr>
                <w:sz w:val="17"/>
                <w:szCs w:val="17"/>
              </w:rPr>
            </w:pPr>
            <w:r w:rsidRPr="0092154D">
              <w:rPr>
                <w:sz w:val="17"/>
                <w:szCs w:val="17"/>
              </w:rPr>
              <w:t xml:space="preserve">    Hypersensitivity </w:t>
            </w:r>
          </w:p>
        </w:tc>
        <w:tc>
          <w:tcPr>
            <w:tcW w:w="1302" w:type="pct"/>
            <w:tcBorders>
              <w:top w:val="nil"/>
              <w:left w:val="nil"/>
              <w:bottom w:val="nil"/>
              <w:right w:val="nil"/>
            </w:tcBorders>
          </w:tcPr>
          <w:p ns2:paraId="25357B04" ns2: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14 </w:t>
            </w:r>
          </w:p>
        </w:tc>
        <w:tc>
          <w:tcPr>
            <w:tcW w:w="1048" w:type="pct"/>
            <w:tcBorders>
              <w:top w:val="nil"/>
              <w:left w:val="nil"/>
              <w:bottom w:val="nil"/>
            </w:tcBorders>
          </w:tcPr>
          <w:p ns2:paraId="0FBD0227" ns2: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(2.1) </w:t>
            </w:r>
          </w:p>
        </w:tc>
      </w:tr>
      <w:tr w:rsidR="00521BB2" w:rsidRPr="0092154D" ns2:paraId="5B3FA993"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149B65AB" ns2:textId="77777777" w:rsidR="00521BB2" w:rsidRPr="0092154D" w:rsidRDefault="00521BB2" w:rsidP="00671503">
            <w:pPr>
              <w:spacing w:before="15" w:after="15"/>
              <w:ind w:left="160" w:right="1" w:hanging="160"/>
              <w:rPr>
                <w:sz w:val="17"/>
                <w:szCs w:val="17"/>
              </w:rPr>
            </w:pPr>
            <w:r w:rsidRPr="0092154D">
              <w:rPr>
                <w:sz w:val="17"/>
                <w:szCs w:val="17"/>
              </w:rPr>
              <w:t xml:space="preserve">     Grade 1 </w:t>
            </w:r>
          </w:p>
        </w:tc>
        <w:tc>
          <w:tcPr>
            <w:tcW w:w="1302" w:type="pct"/>
            <w:tcBorders>
              <w:top w:val="nil"/>
              <w:left w:val="nil"/>
              <w:bottom w:val="nil"/>
              <w:right w:val="nil"/>
            </w:tcBorders>
          </w:tcPr>
          <w:p ns2:paraId="28981814" ns2: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9 </w:t>
            </w:r>
          </w:p>
        </w:tc>
        <w:tc>
          <w:tcPr>
            <w:tcW w:w="1048" w:type="pct"/>
            <w:tcBorders>
              <w:top w:val="nil"/>
              <w:left w:val="nil"/>
              <w:bottom w:val="nil"/>
            </w:tcBorders>
          </w:tcPr>
          <w:p ns2:paraId="6DE091A0" ns2: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(1.3) </w:t>
            </w:r>
          </w:p>
        </w:tc>
      </w:tr>
      <w:tr w:rsidR="00521BB2" w:rsidRPr="0092154D" ns2:paraId="7A44438C"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34594F62" ns2:textId="77777777" w:rsidR="00521BB2" w:rsidRPr="0092154D" w:rsidRDefault="00521BB2" w:rsidP="00671503">
            <w:pPr>
              <w:spacing w:before="15" w:after="15"/>
              <w:ind w:left="160" w:right="1" w:hanging="160"/>
              <w:rPr>
                <w:sz w:val="17"/>
                <w:szCs w:val="17"/>
              </w:rPr>
            </w:pPr>
            <w:r w:rsidRPr="0092154D">
              <w:rPr>
                <w:sz w:val="17"/>
                <w:szCs w:val="17"/>
              </w:rPr>
              <w:t xml:space="preserve">     Grade 2 </w:t>
            </w:r>
          </w:p>
        </w:tc>
        <w:tc>
          <w:tcPr>
            <w:tcW w:w="1302" w:type="pct"/>
            <w:tcBorders>
              <w:top w:val="nil"/>
              <w:left w:val="nil"/>
              <w:bottom w:val="nil"/>
              <w:right w:val="nil"/>
            </w:tcBorders>
          </w:tcPr>
          <w:p ns2:paraId="61473A6A" ns2: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2 </w:t>
            </w:r>
          </w:p>
        </w:tc>
        <w:tc>
          <w:tcPr>
            <w:tcW w:w="1048" w:type="pct"/>
            <w:tcBorders>
              <w:top w:val="nil"/>
              <w:left w:val="nil"/>
              <w:bottom w:val="nil"/>
            </w:tcBorders>
          </w:tcPr>
          <w:p ns2:paraId="0498F038" ns2: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(0.3) </w:t>
            </w:r>
          </w:p>
        </w:tc>
      </w:tr>
      <w:tr w:rsidR="00521BB2" w:rsidRPr="0092154D" ns2:paraId="72AEE500"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27E03C56" ns2:textId="77777777" w:rsidR="00521BB2" w:rsidRPr="0092154D" w:rsidRDefault="00521BB2" w:rsidP="00671503">
            <w:pPr>
              <w:spacing w:before="15" w:after="15"/>
              <w:ind w:left="160" w:right="1" w:hanging="160"/>
              <w:rPr>
                <w:sz w:val="17"/>
                <w:szCs w:val="17"/>
              </w:rPr>
            </w:pPr>
            <w:r w:rsidRPr="0092154D">
              <w:rPr>
                <w:sz w:val="17"/>
                <w:szCs w:val="17"/>
              </w:rPr>
              <w:t xml:space="preserve">     Grade 3 </w:t>
            </w:r>
          </w:p>
        </w:tc>
        <w:tc>
          <w:tcPr>
            <w:tcW w:w="1302" w:type="pct"/>
            <w:tcBorders>
              <w:top w:val="nil"/>
              <w:left w:val="nil"/>
              <w:bottom w:val="nil"/>
              <w:right w:val="nil"/>
            </w:tcBorders>
          </w:tcPr>
          <w:p ns2:paraId="60776710" ns2: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3 </w:t>
            </w:r>
          </w:p>
        </w:tc>
        <w:tc>
          <w:tcPr>
            <w:tcW w:w="1048" w:type="pct"/>
            <w:tcBorders>
              <w:top w:val="nil"/>
              <w:left w:val="nil"/>
              <w:bottom w:val="nil"/>
            </w:tcBorders>
          </w:tcPr>
          <w:p ns2:paraId="5FB9B703" ns2: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(0.4) </w:t>
            </w:r>
          </w:p>
        </w:tc>
      </w:tr>
      <w:tr w:rsidR="00521BB2" w:rsidRPr="0092154D" ns2:paraId="408988F4"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3A9414F4" ns2:textId="77777777" w:rsidR="00521BB2" w:rsidRPr="0092154D" w:rsidRDefault="00521BB2" w:rsidP="00671503">
            <w:pPr>
              <w:spacing w:before="15" w:after="15"/>
              <w:ind w:left="160" w:right="1" w:hanging="160"/>
              <w:rPr>
                <w:sz w:val="17"/>
                <w:szCs w:val="17"/>
              </w:rPr>
            </w:pPr>
            <w:r w:rsidRPr="0092154D">
              <w:rPr>
                <w:sz w:val="17"/>
                <w:szCs w:val="17"/>
              </w:rPr>
              <w:t xml:space="preserve">    Infusion related hypersensitivity reaction </w:t>
            </w:r>
          </w:p>
        </w:tc>
        <w:tc>
          <w:tcPr>
            <w:tcW w:w="1302" w:type="pct"/>
            <w:tcBorders>
              <w:top w:val="nil"/>
              <w:left w:val="nil"/>
              <w:bottom w:val="nil"/>
              <w:right w:val="nil"/>
            </w:tcBorders>
          </w:tcPr>
          <w:p ns2:paraId="5DF4BA77" ns2: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1 </w:t>
            </w:r>
          </w:p>
        </w:tc>
        <w:tc>
          <w:tcPr>
            <w:tcW w:w="1048" w:type="pct"/>
            <w:tcBorders>
              <w:top w:val="nil"/>
              <w:left w:val="nil"/>
              <w:bottom w:val="nil"/>
            </w:tcBorders>
          </w:tcPr>
          <w:p ns2:paraId="10A261AB" ns2: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(0.1) </w:t>
            </w:r>
          </w:p>
        </w:tc>
      </w:tr>
      <w:tr w:rsidR="00521BB2" w:rsidRPr="0092154D" ns2:paraId="3D5DFAD8"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7757DC71" ns2:textId="77777777" w:rsidR="00521BB2" w:rsidRPr="0092154D" w:rsidRDefault="00521BB2" w:rsidP="00671503">
            <w:pPr>
              <w:spacing w:before="15" w:after="15"/>
              <w:ind w:left="160" w:right="1" w:hanging="160"/>
              <w:rPr>
                <w:sz w:val="17"/>
                <w:szCs w:val="17"/>
              </w:rPr>
            </w:pPr>
            <w:r w:rsidRPr="0092154D">
              <w:rPr>
                <w:sz w:val="17"/>
                <w:szCs w:val="17"/>
              </w:rPr>
              <w:t xml:space="preserve">     Grade 2 </w:t>
            </w:r>
          </w:p>
        </w:tc>
        <w:tc>
          <w:tcPr>
            <w:tcW w:w="1302" w:type="pct"/>
            <w:tcBorders>
              <w:top w:val="nil"/>
              <w:left w:val="nil"/>
              <w:bottom w:val="nil"/>
              <w:right w:val="nil"/>
            </w:tcBorders>
          </w:tcPr>
          <w:p ns2:paraId="00B0D929" ns2: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1 </w:t>
            </w:r>
          </w:p>
        </w:tc>
        <w:tc>
          <w:tcPr>
            <w:tcW w:w="1048" w:type="pct"/>
            <w:tcBorders>
              <w:top w:val="nil"/>
              <w:left w:val="nil"/>
              <w:bottom w:val="nil"/>
            </w:tcBorders>
          </w:tcPr>
          <w:p ns2:paraId="1B87A1FC" ns2: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(0.1) </w:t>
            </w:r>
          </w:p>
        </w:tc>
      </w:tr>
      <w:tr w:rsidR="00521BB2" w:rsidRPr="0092154D" ns2:paraId="6788CC3E" ns2:textId="77777777" w:rsidTr="006852FC">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596CFB95" ns2:textId="77777777" w:rsidR="00521BB2" w:rsidRPr="0092154D" w:rsidRDefault="00521BB2" w:rsidP="00671503">
            <w:pPr>
              <w:spacing w:before="15" w:after="15"/>
              <w:ind w:left="160" w:right="1" w:hanging="160"/>
              <w:rPr>
                <w:sz w:val="17"/>
                <w:szCs w:val="17"/>
              </w:rPr>
            </w:pPr>
            <w:r w:rsidRPr="0092154D">
              <w:rPr>
                <w:sz w:val="17"/>
                <w:szCs w:val="17"/>
              </w:rPr>
              <w:t xml:space="preserve">    Infusion related reaction </w:t>
            </w:r>
          </w:p>
        </w:tc>
        <w:tc>
          <w:tcPr>
            <w:tcW w:w="1302" w:type="pct"/>
            <w:tcBorders>
              <w:top w:val="nil"/>
              <w:left w:val="nil"/>
              <w:bottom w:val="nil"/>
              <w:right w:val="nil"/>
            </w:tcBorders>
          </w:tcPr>
          <w:p ns2:paraId="44FC73D2" ns2: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11 </w:t>
            </w:r>
          </w:p>
        </w:tc>
        <w:tc>
          <w:tcPr>
            <w:tcW w:w="1048" w:type="pct"/>
            <w:tcBorders>
              <w:top w:val="nil"/>
              <w:left w:val="nil"/>
              <w:bottom w:val="nil"/>
            </w:tcBorders>
          </w:tcPr>
          <w:p ns2:paraId="23F42053" ns2: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(1.6) </w:t>
            </w:r>
          </w:p>
        </w:tc>
      </w:tr>
      <w:tr w:rsidR="00521BB2" w:rsidRPr="0092154D" ns2:paraId="04928B94" ns2:textId="77777777" w:rsidTr="006852FC">
        <w:tblPrEx>
          <w:tblBorders>
            <w:top w:val="single" w:sz="6" w:space="0" w:color="auto"/>
            <w:bottom w:val="single" w:sz="6" w:space="0" w:color="auto"/>
          </w:tblBorders>
        </w:tblPrEx>
        <w:trPr>
          <w:jc w:val="center"/>
        </w:trPr>
        <w:tc>
          <w:tcPr>
            <w:tcW w:w="2650" w:type="pct"/>
            <w:tcBorders>
              <w:top w:val="nil"/>
              <w:bottom w:val="single" w:sz="6" w:space="0" w:color="auto"/>
              <w:right w:val="single" w:sz="2" w:space="0" w:color="auto"/>
            </w:tcBorders>
          </w:tcPr>
          <w:p ns2:paraId="06105A4B" ns2:textId="77777777" w:rsidR="00521BB2" w:rsidRPr="0092154D" w:rsidRDefault="00521BB2" w:rsidP="00671503">
            <w:pPr>
              <w:spacing w:before="15" w:after="15"/>
              <w:ind w:left="160" w:right="1" w:hanging="160"/>
              <w:rPr>
                <w:sz w:val="17"/>
                <w:szCs w:val="17"/>
              </w:rPr>
            </w:pPr>
            <w:r w:rsidRPr="0092154D">
              <w:rPr>
                <w:sz w:val="17"/>
                <w:szCs w:val="17"/>
              </w:rPr>
              <w:t xml:space="preserve">     Grade 1 </w:t>
            </w:r>
          </w:p>
        </w:tc>
        <w:tc>
          <w:tcPr>
            <w:tcW w:w="1302" w:type="pct"/>
            <w:tcBorders>
              <w:top w:val="nil"/>
              <w:left w:val="nil"/>
              <w:bottom w:val="single" w:sz="6" w:space="0" w:color="auto"/>
              <w:right w:val="nil"/>
            </w:tcBorders>
          </w:tcPr>
          <w:p ns2:paraId="3C6494B6" ns2: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3 </w:t>
            </w:r>
          </w:p>
        </w:tc>
        <w:tc>
          <w:tcPr>
            <w:tcW w:w="1048" w:type="pct"/>
            <w:tcBorders>
              <w:top w:val="nil"/>
              <w:left w:val="nil"/>
              <w:bottom w:val="single" w:sz="6" w:space="0" w:color="auto"/>
            </w:tcBorders>
          </w:tcPr>
          <w:p ns2:paraId="79A9DD0F" ns2: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(0.4) </w:t>
            </w:r>
          </w:p>
        </w:tc>
      </w:tr>
      <w:tr w:rsidR="004923BD" ns2:paraId="3180FD30" ns2:textId="77777777" w:rsidTr="006852FC">
        <w:tblPrEx>
          <w:tblBorders>
            <w:top w:val="single" w:sz="6" w:space="0" w:color="auto"/>
            <w:bottom w:val="single" w:sz="6" w:space="0" w:color="auto"/>
          </w:tblBorders>
        </w:tblPrEx>
        <w:trPr>
          <w:jc w:val="center"/>
        </w:trPr>
        <w:tc>
          <w:tcPr>
            <w:tcW w:w="2650" w:type="pct"/>
            <w:tcBorders>
              <w:top w:val="single" w:sz="6" w:space="0" w:color="auto"/>
              <w:bottom w:val="single" w:sz="4" w:space="0" w:color="auto"/>
              <w:right w:val="single" w:sz="2" w:space="0" w:color="auto"/>
            </w:tcBorders>
          </w:tcPr>
          <w:p ns2:paraId="35CE7647" ns2:textId="77777777" w:rsidR="004923BD" w:rsidRPr="00D515C8" w:rsidRDefault="004923BD" w:rsidP="004923BD">
            <w:pPr>
              <w:spacing w:before="15" w:after="15"/>
              <w:ind w:left="160" w:right="1" w:hanging="160"/>
              <w:jc w:val="center"/>
              <w:rPr>
                <w:sz w:val="17"/>
                <w:szCs w:val="17"/>
              </w:rPr>
            </w:pPr>
          </w:p>
        </w:tc>
        <w:tc>
          <w:tcPr>
            <w:tcW w:w="1302" w:type="pct"/>
            <w:tcBorders>
              <w:top w:val="single" w:sz="6" w:space="0" w:color="auto"/>
              <w:left w:val="nil"/>
              <w:bottom w:val="single" w:sz="4" w:space="0" w:color="auto"/>
              <w:right w:val="nil"/>
            </w:tcBorders>
          </w:tcPr>
          <w:p ns2:paraId="4C9C4DD8" ns2:textId="33603248" w:rsidR="004923BD" w:rsidRPr="00D515C8" w:rsidRDefault="004923BD" w:rsidP="004923BD">
            <w:pPr>
              <w:tabs>
                <w:tab w:val="decimal" w:pos="1315"/>
                <w:tab w:val="left" w:pos="1395"/>
              </w:tabs>
              <w:spacing w:before="15" w:after="15"/>
              <w:jc w:val="center"/>
              <w:rPr>
                <w:sz w:val="17"/>
                <w:szCs w:val="17"/>
              </w:rPr>
            </w:pPr>
            <w:r w:rsidRPr="00D515C8">
              <w:rPr>
                <w:sz w:val="17"/>
                <w:szCs w:val="17"/>
              </w:rPr>
              <w:t>n</w:t>
            </w:r>
          </w:p>
        </w:tc>
        <w:tc>
          <w:tcPr>
            <w:tcW w:w="1048" w:type="pct"/>
            <w:tcBorders>
              <w:top w:val="single" w:sz="6" w:space="0" w:color="auto"/>
              <w:left w:val="nil"/>
              <w:bottom w:val="single" w:sz="4" w:space="0" w:color="auto"/>
            </w:tcBorders>
          </w:tcPr>
          <w:p ns2:paraId="23633F52" ns2:textId="0C75CD66" w:rsidR="004923BD" w:rsidRPr="00D515C8" w:rsidRDefault="004923BD" w:rsidP="004923BD">
            <w:pPr>
              <w:tabs>
                <w:tab w:val="decimal" w:pos="940"/>
                <w:tab w:val="left" w:pos="1020"/>
              </w:tabs>
              <w:spacing w:before="15" w:after="15"/>
              <w:jc w:val="center"/>
              <w:rPr>
                <w:sz w:val="17"/>
                <w:szCs w:val="17"/>
              </w:rPr>
            </w:pPr>
            <w:r w:rsidRPr="00D515C8">
              <w:rPr>
                <w:sz w:val="17"/>
                <w:szCs w:val="17"/>
              </w:rPr>
              <w:t>(%)</w:t>
            </w:r>
          </w:p>
        </w:tc>
      </w:tr>
      <w:tr w:rsidR="00081423" ns2:paraId="5654478F" ns2:textId="77777777" w:rsidTr="00081423">
        <w:tblPrEx>
          <w:tblBorders>
            <w:top w:val="single" w:sz="6" w:space="0" w:color="auto"/>
            <w:bottom w:val="single" w:sz="6" w:space="0" w:color="auto"/>
          </w:tblBorders>
        </w:tblPrEx>
        <w:trPr>
          <w:jc w:val="center"/>
        </w:trPr>
        <w:tc>
          <w:tcPr>
            <w:tcW w:w="2650" w:type="pct"/>
            <w:tcBorders>
              <w:top w:val="single" w:sz="4" w:space="0" w:color="auto"/>
              <w:bottom w:val="nil"/>
              <w:right w:val="single" w:sz="2" w:space="0" w:color="auto"/>
            </w:tcBorders>
          </w:tcPr>
          <w:p ns2:paraId="5519034F" ns2:textId="05E4A361" w:rsidR="00081423" w:rsidRPr="00D515C8" w:rsidRDefault="00081423" w:rsidP="00081423">
            <w:pPr>
              <w:spacing w:before="15" w:after="15"/>
              <w:ind w:left="160" w:right="1" w:hanging="160"/>
              <w:rPr>
                <w:sz w:val="17"/>
                <w:szCs w:val="17"/>
              </w:rPr>
            </w:pPr>
            <w:r w:rsidRPr="00D515C8">
              <w:rPr>
                <w:sz w:val="17"/>
                <w:szCs w:val="17"/>
              </w:rPr>
              <w:t xml:space="preserve">     Grade 2</w:t>
            </w:r>
          </w:p>
        </w:tc>
        <w:tc>
          <w:tcPr>
            <w:tcW w:w="1302" w:type="pct"/>
            <w:tcBorders>
              <w:top w:val="single" w:sz="4" w:space="0" w:color="auto"/>
              <w:left w:val="nil"/>
              <w:bottom w:val="nil"/>
              <w:right w:val="nil"/>
            </w:tcBorders>
          </w:tcPr>
          <w:p ns2:paraId="3BA0D5B3" ns2:textId="395A1385" w:rsidR="00081423" w:rsidRPr="00D515C8" w:rsidRDefault="00081423" w:rsidP="00081423">
            <w:pPr>
              <w:tabs>
                <w:tab w:val="decimal" w:pos="1315"/>
                <w:tab w:val="left" w:pos="1395"/>
              </w:tabs>
              <w:spacing w:before="15" w:after="15"/>
              <w:rPr>
                <w:sz w:val="17"/>
                <w:szCs w:val="17"/>
              </w:rPr>
            </w:pPr>
            <w:r w:rsidRPr="00D515C8">
              <w:rPr>
                <w:sz w:val="17"/>
                <w:szCs w:val="17"/>
              </w:rPr>
              <w:tab/>
              <w:t>6</w:t>
            </w:r>
          </w:p>
        </w:tc>
        <w:tc>
          <w:tcPr>
            <w:tcW w:w="1048" w:type="pct"/>
            <w:tcBorders>
              <w:top w:val="single" w:sz="4" w:space="0" w:color="auto"/>
              <w:left w:val="nil"/>
              <w:bottom w:val="nil"/>
            </w:tcBorders>
          </w:tcPr>
          <w:p ns2:paraId="2433125D" ns2:textId="6986DB4F" w:rsidR="00081423" w:rsidRPr="00D515C8" w:rsidRDefault="00081423" w:rsidP="00081423">
            <w:pPr>
              <w:tabs>
                <w:tab w:val="decimal" w:pos="940"/>
                <w:tab w:val="left" w:pos="1020"/>
              </w:tabs>
              <w:spacing w:before="15" w:after="15"/>
              <w:rPr>
                <w:sz w:val="17"/>
                <w:szCs w:val="17"/>
              </w:rPr>
            </w:pPr>
            <w:r w:rsidRPr="00D515C8">
              <w:rPr>
                <w:sz w:val="17"/>
                <w:szCs w:val="17"/>
              </w:rPr>
              <w:tab/>
              <w:t xml:space="preserve">(0.9) </w:t>
            </w:r>
          </w:p>
        </w:tc>
      </w:tr>
      <w:tr w:rsidR="00081423" ns2:paraId="3CF9823C" ns2:textId="77777777" w:rsidTr="0008142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7498F285" ns2:textId="4D981F4B" w:rsidR="00081423" w:rsidRPr="00D515C8" w:rsidRDefault="00081423" w:rsidP="00081423">
            <w:pPr>
              <w:spacing w:before="15" w:after="15"/>
              <w:ind w:left="160" w:right="1" w:hanging="160"/>
              <w:rPr>
                <w:sz w:val="17"/>
                <w:szCs w:val="17"/>
              </w:rPr>
            </w:pPr>
            <w:r w:rsidRPr="00D515C8">
              <w:rPr>
                <w:sz w:val="17"/>
                <w:szCs w:val="17"/>
              </w:rPr>
              <w:t xml:space="preserve">     Grade 3</w:t>
            </w:r>
          </w:p>
        </w:tc>
        <w:tc>
          <w:tcPr>
            <w:tcW w:w="1302" w:type="pct"/>
            <w:tcBorders>
              <w:top w:val="nil"/>
              <w:left w:val="nil"/>
              <w:bottom w:val="nil"/>
              <w:right w:val="nil"/>
            </w:tcBorders>
          </w:tcPr>
          <w:p ns2:paraId="2A9CDB38" ns2:textId="12DAD6A6" w:rsidR="00081423" w:rsidRPr="00D515C8" w:rsidRDefault="00081423" w:rsidP="00081423">
            <w:pPr>
              <w:tabs>
                <w:tab w:val="decimal" w:pos="1315"/>
                <w:tab w:val="left" w:pos="1395"/>
              </w:tabs>
              <w:spacing w:before="15" w:after="15"/>
              <w:rPr>
                <w:sz w:val="17"/>
                <w:szCs w:val="17"/>
              </w:rPr>
            </w:pPr>
            <w:r w:rsidRPr="00D515C8">
              <w:rPr>
                <w:sz w:val="17"/>
                <w:szCs w:val="17"/>
              </w:rPr>
              <w:tab/>
              <w:t>1</w:t>
            </w:r>
          </w:p>
        </w:tc>
        <w:tc>
          <w:tcPr>
            <w:tcW w:w="1048" w:type="pct"/>
            <w:tcBorders>
              <w:top w:val="nil"/>
              <w:left w:val="nil"/>
              <w:bottom w:val="nil"/>
            </w:tcBorders>
          </w:tcPr>
          <w:p ns2:paraId="5E92B368" ns2:textId="5DF61EC7" w:rsidR="00081423" w:rsidRPr="00D515C8" w:rsidRDefault="00081423" w:rsidP="00081423">
            <w:pPr>
              <w:tabs>
                <w:tab w:val="decimal" w:pos="940"/>
                <w:tab w:val="left" w:pos="1020"/>
              </w:tabs>
              <w:spacing w:before="15" w:after="15"/>
              <w:rPr>
                <w:sz w:val="17"/>
                <w:szCs w:val="17"/>
              </w:rPr>
            </w:pPr>
            <w:r w:rsidRPr="00D515C8">
              <w:rPr>
                <w:sz w:val="17"/>
                <w:szCs w:val="17"/>
              </w:rPr>
              <w:tab/>
              <w:t>(0.1)</w:t>
            </w:r>
          </w:p>
        </w:tc>
      </w:tr>
      <w:tr w:rsidR="00081423" ns2:paraId="12CC8BE6"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1D71285C" ns2:textId="77777777" w:rsidR="00081423" w:rsidRPr="00D515C8" w:rsidRDefault="00081423" w:rsidP="00081423">
            <w:pPr>
              <w:spacing w:before="15" w:after="15"/>
              <w:ind w:left="160" w:right="1" w:hanging="160"/>
              <w:rPr>
                <w:sz w:val="17"/>
                <w:szCs w:val="17"/>
              </w:rPr>
            </w:pPr>
            <w:r w:rsidRPr="00D515C8">
              <w:rPr>
                <w:sz w:val="17"/>
                <w:szCs w:val="17"/>
              </w:rPr>
              <w:t xml:space="preserve">     Grade 4 </w:t>
            </w:r>
          </w:p>
        </w:tc>
        <w:tc>
          <w:tcPr>
            <w:tcW w:w="1302" w:type="pct"/>
            <w:tcBorders>
              <w:top w:val="nil"/>
              <w:left w:val="nil"/>
              <w:bottom w:val="nil"/>
              <w:right w:val="nil"/>
            </w:tcBorders>
          </w:tcPr>
          <w:p ns2:paraId="1926049A" ns2:textId="77777777" w:rsidR="00081423" w:rsidRPr="00D515C8" w:rsidRDefault="00081423" w:rsidP="00081423">
            <w:pPr>
              <w:tabs>
                <w:tab w:val="decimal" w:pos="1315"/>
                <w:tab w:val="left" w:pos="1395"/>
              </w:tabs>
              <w:spacing w:before="15" w:after="15"/>
              <w:rPr>
                <w:sz w:val="17"/>
                <w:szCs w:val="17"/>
              </w:rPr>
            </w:pPr>
            <w:r w:rsidRPr="00D515C8">
              <w:rPr>
                <w:sz w:val="17"/>
                <w:szCs w:val="17"/>
              </w:rPr>
              <w:tab/>
              <w:t xml:space="preserve">1 </w:t>
            </w:r>
          </w:p>
        </w:tc>
        <w:tc>
          <w:tcPr>
            <w:tcW w:w="1048" w:type="pct"/>
            <w:tcBorders>
              <w:top w:val="nil"/>
              <w:left w:val="nil"/>
              <w:bottom w:val="nil"/>
            </w:tcBorders>
          </w:tcPr>
          <w:p ns2:paraId="628B3DBE" ns2:textId="77777777" w:rsidR="00081423" w:rsidRPr="00D515C8" w:rsidRDefault="00081423" w:rsidP="00081423">
            <w:pPr>
              <w:tabs>
                <w:tab w:val="decimal" w:pos="940"/>
                <w:tab w:val="left" w:pos="1020"/>
              </w:tabs>
              <w:spacing w:before="15" w:after="15"/>
              <w:rPr>
                <w:sz w:val="17"/>
                <w:szCs w:val="17"/>
              </w:rPr>
            </w:pPr>
            <w:r w:rsidRPr="00D515C8">
              <w:rPr>
                <w:sz w:val="17"/>
                <w:szCs w:val="17"/>
              </w:rPr>
              <w:tab/>
              <w:t xml:space="preserve">(0.1) </w:t>
            </w:r>
          </w:p>
        </w:tc>
      </w:tr>
      <w:tr w:rsidR="00081423" ns2:paraId="6BAF623C"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4C1FC348" ns2:textId="77777777" w:rsidR="00081423" w:rsidRPr="00D515C8" w:rsidRDefault="00081423" w:rsidP="00081423">
            <w:pPr>
              <w:spacing w:before="15" w:after="15"/>
              <w:ind w:left="160" w:right="1" w:hanging="160"/>
              <w:rPr>
                <w:sz w:val="17"/>
                <w:szCs w:val="17"/>
              </w:rPr>
            </w:pPr>
            <w:r w:rsidRPr="00D515C8">
              <w:rPr>
                <w:sz w:val="17"/>
                <w:szCs w:val="17"/>
              </w:rPr>
              <w:t xml:space="preserve">    Lip swelling </w:t>
            </w:r>
          </w:p>
        </w:tc>
        <w:tc>
          <w:tcPr>
            <w:tcW w:w="1302" w:type="pct"/>
            <w:tcBorders>
              <w:top w:val="nil"/>
              <w:left w:val="nil"/>
              <w:bottom w:val="nil"/>
              <w:right w:val="nil"/>
            </w:tcBorders>
          </w:tcPr>
          <w:p ns2:paraId="79937AFE" ns2:textId="77777777" w:rsidR="00081423" w:rsidRPr="00D515C8" w:rsidRDefault="00081423" w:rsidP="00081423">
            <w:pPr>
              <w:tabs>
                <w:tab w:val="decimal" w:pos="1315"/>
                <w:tab w:val="left" w:pos="1395"/>
              </w:tabs>
              <w:spacing w:before="15" w:after="15"/>
              <w:rPr>
                <w:sz w:val="17"/>
                <w:szCs w:val="17"/>
              </w:rPr>
            </w:pPr>
            <w:r w:rsidRPr="00D515C8">
              <w:rPr>
                <w:sz w:val="17"/>
                <w:szCs w:val="17"/>
              </w:rPr>
              <w:tab/>
              <w:t xml:space="preserve">1 </w:t>
            </w:r>
          </w:p>
        </w:tc>
        <w:tc>
          <w:tcPr>
            <w:tcW w:w="1048" w:type="pct"/>
            <w:tcBorders>
              <w:top w:val="nil"/>
              <w:left w:val="nil"/>
              <w:bottom w:val="nil"/>
            </w:tcBorders>
          </w:tcPr>
          <w:p ns2:paraId="29E25A4F" ns2:textId="77777777" w:rsidR="00081423" w:rsidRPr="00D515C8" w:rsidRDefault="00081423" w:rsidP="00081423">
            <w:pPr>
              <w:tabs>
                <w:tab w:val="decimal" w:pos="940"/>
                <w:tab w:val="left" w:pos="1020"/>
              </w:tabs>
              <w:spacing w:before="15" w:after="15"/>
              <w:rPr>
                <w:sz w:val="17"/>
                <w:szCs w:val="17"/>
              </w:rPr>
            </w:pPr>
            <w:r w:rsidRPr="00D515C8">
              <w:rPr>
                <w:sz w:val="17"/>
                <w:szCs w:val="17"/>
              </w:rPr>
              <w:tab/>
              <w:t xml:space="preserve">(0.1) </w:t>
            </w:r>
          </w:p>
        </w:tc>
      </w:tr>
      <w:tr w:rsidR="00081423" ns2:paraId="6372BDAA"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42589A52" ns2:textId="77777777" w:rsidR="00081423" w:rsidRPr="00D515C8" w:rsidRDefault="00081423" w:rsidP="00081423">
            <w:pPr>
              <w:spacing w:before="15" w:after="15"/>
              <w:ind w:left="160" w:right="1" w:hanging="160"/>
              <w:rPr>
                <w:sz w:val="17"/>
                <w:szCs w:val="17"/>
              </w:rPr>
            </w:pPr>
            <w:r w:rsidRPr="00D515C8">
              <w:rPr>
                <w:sz w:val="17"/>
                <w:szCs w:val="17"/>
              </w:rPr>
              <w:t xml:space="preserve">     Grade 1 </w:t>
            </w:r>
          </w:p>
        </w:tc>
        <w:tc>
          <w:tcPr>
            <w:tcW w:w="1302" w:type="pct"/>
            <w:tcBorders>
              <w:top w:val="nil"/>
              <w:left w:val="nil"/>
              <w:bottom w:val="nil"/>
              <w:right w:val="nil"/>
            </w:tcBorders>
          </w:tcPr>
          <w:p ns2:paraId="5C2525D0" ns2:textId="77777777" w:rsidR="00081423" w:rsidRPr="00D515C8" w:rsidRDefault="00081423" w:rsidP="00081423">
            <w:pPr>
              <w:tabs>
                <w:tab w:val="decimal" w:pos="1315"/>
                <w:tab w:val="left" w:pos="1395"/>
              </w:tabs>
              <w:spacing w:before="15" w:after="15"/>
              <w:rPr>
                <w:sz w:val="17"/>
                <w:szCs w:val="17"/>
              </w:rPr>
            </w:pPr>
            <w:r w:rsidRPr="00D515C8">
              <w:rPr>
                <w:sz w:val="17"/>
                <w:szCs w:val="17"/>
              </w:rPr>
              <w:tab/>
              <w:t xml:space="preserve">1 </w:t>
            </w:r>
          </w:p>
        </w:tc>
        <w:tc>
          <w:tcPr>
            <w:tcW w:w="1048" w:type="pct"/>
            <w:tcBorders>
              <w:top w:val="nil"/>
              <w:left w:val="nil"/>
              <w:bottom w:val="nil"/>
            </w:tcBorders>
          </w:tcPr>
          <w:p ns2:paraId="1828773A" ns2:textId="77777777" w:rsidR="00081423" w:rsidRPr="00D515C8" w:rsidRDefault="00081423" w:rsidP="00081423">
            <w:pPr>
              <w:tabs>
                <w:tab w:val="decimal" w:pos="940"/>
                <w:tab w:val="left" w:pos="1020"/>
              </w:tabs>
              <w:spacing w:before="15" w:after="15"/>
              <w:rPr>
                <w:sz w:val="17"/>
                <w:szCs w:val="17"/>
              </w:rPr>
            </w:pPr>
            <w:r w:rsidRPr="00D515C8">
              <w:rPr>
                <w:sz w:val="17"/>
                <w:szCs w:val="17"/>
              </w:rPr>
              <w:tab/>
              <w:t xml:space="preserve">(0.1) </w:t>
            </w:r>
          </w:p>
        </w:tc>
      </w:tr>
      <w:tr w:rsidR="00081423" ns2:paraId="2F2C167B"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43E31B8B" ns2:textId="77777777" w:rsidR="00081423" w:rsidRPr="00D515C8" w:rsidRDefault="00081423" w:rsidP="00081423">
            <w:pPr>
              <w:spacing w:before="15" w:after="15"/>
              <w:ind w:left="160" w:right="1" w:hanging="160"/>
              <w:rPr>
                <w:sz w:val="17"/>
                <w:szCs w:val="17"/>
              </w:rPr>
            </w:pPr>
            <w:r w:rsidRPr="00D515C8">
              <w:rPr>
                <w:sz w:val="17"/>
                <w:szCs w:val="17"/>
              </w:rPr>
              <w:t xml:space="preserve">    Pharyngeal swelling </w:t>
            </w:r>
          </w:p>
        </w:tc>
        <w:tc>
          <w:tcPr>
            <w:tcW w:w="1302" w:type="pct"/>
            <w:tcBorders>
              <w:top w:val="nil"/>
              <w:left w:val="nil"/>
              <w:bottom w:val="nil"/>
              <w:right w:val="nil"/>
            </w:tcBorders>
          </w:tcPr>
          <w:p ns2:paraId="7AA475D7" ns2:textId="77777777" w:rsidR="00081423" w:rsidRPr="00D515C8" w:rsidRDefault="00081423" w:rsidP="00081423">
            <w:pPr>
              <w:tabs>
                <w:tab w:val="decimal" w:pos="1315"/>
                <w:tab w:val="left" w:pos="1395"/>
              </w:tabs>
              <w:spacing w:before="15" w:after="15"/>
              <w:rPr>
                <w:sz w:val="17"/>
                <w:szCs w:val="17"/>
              </w:rPr>
            </w:pPr>
            <w:r w:rsidRPr="00D515C8">
              <w:rPr>
                <w:sz w:val="17"/>
                <w:szCs w:val="17"/>
              </w:rPr>
              <w:tab/>
              <w:t xml:space="preserve">1 </w:t>
            </w:r>
          </w:p>
        </w:tc>
        <w:tc>
          <w:tcPr>
            <w:tcW w:w="1048" w:type="pct"/>
            <w:tcBorders>
              <w:top w:val="nil"/>
              <w:left w:val="nil"/>
              <w:bottom w:val="nil"/>
            </w:tcBorders>
          </w:tcPr>
          <w:p ns2:paraId="1249AADA" ns2:textId="77777777" w:rsidR="00081423" w:rsidRPr="00D515C8" w:rsidRDefault="00081423" w:rsidP="00081423">
            <w:pPr>
              <w:tabs>
                <w:tab w:val="decimal" w:pos="940"/>
                <w:tab w:val="left" w:pos="1020"/>
              </w:tabs>
              <w:spacing w:before="15" w:after="15"/>
              <w:rPr>
                <w:sz w:val="17"/>
                <w:szCs w:val="17"/>
              </w:rPr>
            </w:pPr>
            <w:r w:rsidRPr="00D515C8">
              <w:rPr>
                <w:sz w:val="17"/>
                <w:szCs w:val="17"/>
              </w:rPr>
              <w:tab/>
              <w:t xml:space="preserve">(0.1) </w:t>
            </w:r>
          </w:p>
        </w:tc>
      </w:tr>
      <w:tr w:rsidR="00081423" ns2:paraId="6A8DC4EF"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496749BF" ns2:textId="77777777" w:rsidR="00081423" w:rsidRPr="00D515C8" w:rsidRDefault="00081423" w:rsidP="00081423">
            <w:pPr>
              <w:spacing w:before="15" w:after="15"/>
              <w:ind w:left="160" w:right="1" w:hanging="160"/>
              <w:rPr>
                <w:sz w:val="17"/>
                <w:szCs w:val="17"/>
              </w:rPr>
            </w:pPr>
            <w:r w:rsidRPr="00D515C8">
              <w:rPr>
                <w:sz w:val="17"/>
                <w:szCs w:val="17"/>
              </w:rPr>
              <w:t xml:space="preserve">     Grade 2 </w:t>
            </w:r>
          </w:p>
        </w:tc>
        <w:tc>
          <w:tcPr>
            <w:tcW w:w="1302" w:type="pct"/>
            <w:tcBorders>
              <w:top w:val="nil"/>
              <w:left w:val="nil"/>
              <w:bottom w:val="nil"/>
              <w:right w:val="nil"/>
            </w:tcBorders>
          </w:tcPr>
          <w:p ns2:paraId="1A84EECB" ns2:textId="77777777" w:rsidR="00081423" w:rsidRPr="00D515C8" w:rsidRDefault="00081423" w:rsidP="00081423">
            <w:pPr>
              <w:tabs>
                <w:tab w:val="decimal" w:pos="1315"/>
                <w:tab w:val="left" w:pos="1395"/>
              </w:tabs>
              <w:spacing w:before="15" w:after="15"/>
              <w:rPr>
                <w:sz w:val="17"/>
                <w:szCs w:val="17"/>
              </w:rPr>
            </w:pPr>
            <w:r w:rsidRPr="00D515C8">
              <w:rPr>
                <w:sz w:val="17"/>
                <w:szCs w:val="17"/>
              </w:rPr>
              <w:tab/>
              <w:t xml:space="preserve">1 </w:t>
            </w:r>
          </w:p>
        </w:tc>
        <w:tc>
          <w:tcPr>
            <w:tcW w:w="1048" w:type="pct"/>
            <w:tcBorders>
              <w:top w:val="nil"/>
              <w:left w:val="nil"/>
              <w:bottom w:val="nil"/>
            </w:tcBorders>
          </w:tcPr>
          <w:p ns2:paraId="78C9A361" ns2:textId="77777777" w:rsidR="00081423" w:rsidRPr="00D515C8" w:rsidRDefault="00081423" w:rsidP="00081423">
            <w:pPr>
              <w:tabs>
                <w:tab w:val="decimal" w:pos="940"/>
                <w:tab w:val="left" w:pos="1020"/>
              </w:tabs>
              <w:spacing w:before="15" w:after="15"/>
              <w:rPr>
                <w:sz w:val="17"/>
                <w:szCs w:val="17"/>
              </w:rPr>
            </w:pPr>
            <w:r w:rsidRPr="00D515C8">
              <w:rPr>
                <w:sz w:val="17"/>
                <w:szCs w:val="17"/>
              </w:rPr>
              <w:tab/>
              <w:t xml:space="preserve">(0.1) </w:t>
            </w:r>
          </w:p>
        </w:tc>
      </w:tr>
      <w:tr w:rsidR="00081423" ns2:paraId="161AAC4C"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5BC8F909" ns2:textId="77777777" w:rsidR="00081423" w:rsidRPr="00D515C8" w:rsidRDefault="00081423" w:rsidP="00081423">
            <w:pPr>
              <w:spacing w:before="15" w:after="15"/>
              <w:ind w:left="160" w:right="1" w:hanging="160"/>
              <w:rPr>
                <w:sz w:val="17"/>
                <w:szCs w:val="17"/>
              </w:rPr>
            </w:pPr>
            <w:r w:rsidRPr="00D515C8">
              <w:rPr>
                <w:sz w:val="17"/>
                <w:szCs w:val="17"/>
              </w:rPr>
              <w:t xml:space="preserve">    Pruritus allergic </w:t>
            </w:r>
          </w:p>
        </w:tc>
        <w:tc>
          <w:tcPr>
            <w:tcW w:w="1302" w:type="pct"/>
            <w:tcBorders>
              <w:top w:val="nil"/>
              <w:left w:val="nil"/>
              <w:bottom w:val="nil"/>
              <w:right w:val="nil"/>
            </w:tcBorders>
          </w:tcPr>
          <w:p ns2:paraId="4806C3E8" ns2:textId="77777777" w:rsidR="00081423" w:rsidRPr="00D515C8" w:rsidRDefault="00081423" w:rsidP="00081423">
            <w:pPr>
              <w:tabs>
                <w:tab w:val="decimal" w:pos="1315"/>
                <w:tab w:val="left" w:pos="1395"/>
              </w:tabs>
              <w:spacing w:before="15" w:after="15"/>
              <w:rPr>
                <w:sz w:val="17"/>
                <w:szCs w:val="17"/>
              </w:rPr>
            </w:pPr>
            <w:r w:rsidRPr="00D515C8">
              <w:rPr>
                <w:sz w:val="17"/>
                <w:szCs w:val="17"/>
              </w:rPr>
              <w:tab/>
              <w:t xml:space="preserve">1 </w:t>
            </w:r>
          </w:p>
        </w:tc>
        <w:tc>
          <w:tcPr>
            <w:tcW w:w="1048" w:type="pct"/>
            <w:tcBorders>
              <w:top w:val="nil"/>
              <w:left w:val="nil"/>
              <w:bottom w:val="nil"/>
            </w:tcBorders>
          </w:tcPr>
          <w:p ns2:paraId="46967BDD" ns2:textId="77777777" w:rsidR="00081423" w:rsidRPr="00D515C8" w:rsidRDefault="00081423" w:rsidP="00081423">
            <w:pPr>
              <w:tabs>
                <w:tab w:val="decimal" w:pos="940"/>
                <w:tab w:val="left" w:pos="1020"/>
              </w:tabs>
              <w:spacing w:before="15" w:after="15"/>
              <w:rPr>
                <w:sz w:val="17"/>
                <w:szCs w:val="17"/>
              </w:rPr>
            </w:pPr>
            <w:r w:rsidRPr="00D515C8">
              <w:rPr>
                <w:sz w:val="17"/>
                <w:szCs w:val="17"/>
              </w:rPr>
              <w:tab/>
              <w:t xml:space="preserve">(0.1) </w:t>
            </w:r>
          </w:p>
        </w:tc>
      </w:tr>
      <w:tr w:rsidR="00081423" ns2:paraId="22AEAC49"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18509F60" ns2:textId="77777777" w:rsidR="00081423" w:rsidRPr="00D515C8" w:rsidRDefault="00081423" w:rsidP="00081423">
            <w:pPr>
              <w:spacing w:before="15" w:after="15"/>
              <w:ind w:left="160" w:right="1" w:hanging="160"/>
              <w:rPr>
                <w:sz w:val="17"/>
                <w:szCs w:val="17"/>
              </w:rPr>
            </w:pPr>
            <w:r w:rsidRPr="00D515C8">
              <w:rPr>
                <w:sz w:val="17"/>
                <w:szCs w:val="17"/>
              </w:rPr>
              <w:t xml:space="preserve">     Grade 1 </w:t>
            </w:r>
          </w:p>
        </w:tc>
        <w:tc>
          <w:tcPr>
            <w:tcW w:w="1302" w:type="pct"/>
            <w:tcBorders>
              <w:top w:val="nil"/>
              <w:left w:val="nil"/>
              <w:bottom w:val="nil"/>
              <w:right w:val="nil"/>
            </w:tcBorders>
          </w:tcPr>
          <w:p ns2:paraId="67FEEF74" ns2:textId="77777777" w:rsidR="00081423" w:rsidRPr="00D515C8" w:rsidRDefault="00081423" w:rsidP="00081423">
            <w:pPr>
              <w:tabs>
                <w:tab w:val="decimal" w:pos="1315"/>
                <w:tab w:val="left" w:pos="1395"/>
              </w:tabs>
              <w:spacing w:before="15" w:after="15"/>
              <w:rPr>
                <w:sz w:val="17"/>
                <w:szCs w:val="17"/>
              </w:rPr>
            </w:pPr>
            <w:r w:rsidRPr="00D515C8">
              <w:rPr>
                <w:sz w:val="17"/>
                <w:szCs w:val="17"/>
              </w:rPr>
              <w:tab/>
              <w:t xml:space="preserve">1 </w:t>
            </w:r>
          </w:p>
        </w:tc>
        <w:tc>
          <w:tcPr>
            <w:tcW w:w="1048" w:type="pct"/>
            <w:tcBorders>
              <w:top w:val="nil"/>
              <w:left w:val="nil"/>
              <w:bottom w:val="nil"/>
            </w:tcBorders>
          </w:tcPr>
          <w:p ns2:paraId="3A351D37" ns2:textId="77777777" w:rsidR="00081423" w:rsidRPr="00D515C8" w:rsidRDefault="00081423" w:rsidP="00081423">
            <w:pPr>
              <w:tabs>
                <w:tab w:val="decimal" w:pos="940"/>
                <w:tab w:val="left" w:pos="1020"/>
              </w:tabs>
              <w:spacing w:before="15" w:after="15"/>
              <w:rPr>
                <w:sz w:val="17"/>
                <w:szCs w:val="17"/>
              </w:rPr>
            </w:pPr>
            <w:r w:rsidRPr="00D515C8">
              <w:rPr>
                <w:sz w:val="17"/>
                <w:szCs w:val="17"/>
              </w:rPr>
              <w:tab/>
              <w:t xml:space="preserve">(0.1) </w:t>
            </w:r>
          </w:p>
        </w:tc>
      </w:tr>
      <w:tr w:rsidR="00081423" ns2:paraId="5CFACFAC"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2214362D" ns2:textId="77777777" w:rsidR="00081423" w:rsidRPr="00D515C8" w:rsidRDefault="00081423" w:rsidP="00081423">
            <w:pPr>
              <w:spacing w:before="15" w:after="15"/>
              <w:ind w:left="160" w:right="1" w:hanging="160"/>
              <w:rPr>
                <w:sz w:val="17"/>
                <w:szCs w:val="17"/>
              </w:rPr>
            </w:pPr>
            <w:r w:rsidRPr="00D515C8">
              <w:rPr>
                <w:sz w:val="17"/>
                <w:szCs w:val="17"/>
              </w:rPr>
              <w:t xml:space="preserve">    Rhinitis allergic </w:t>
            </w:r>
          </w:p>
        </w:tc>
        <w:tc>
          <w:tcPr>
            <w:tcW w:w="1302" w:type="pct"/>
            <w:tcBorders>
              <w:top w:val="nil"/>
              <w:left w:val="nil"/>
              <w:bottom w:val="nil"/>
              <w:right w:val="nil"/>
            </w:tcBorders>
          </w:tcPr>
          <w:p ns2:paraId="7C6F2506" ns2:textId="77777777" w:rsidR="00081423" w:rsidRPr="00D515C8" w:rsidRDefault="00081423" w:rsidP="00081423">
            <w:pPr>
              <w:tabs>
                <w:tab w:val="decimal" w:pos="1315"/>
                <w:tab w:val="left" w:pos="1395"/>
              </w:tabs>
              <w:spacing w:before="15" w:after="15"/>
              <w:rPr>
                <w:sz w:val="17"/>
                <w:szCs w:val="17"/>
              </w:rPr>
            </w:pPr>
            <w:r w:rsidRPr="00D515C8">
              <w:rPr>
                <w:sz w:val="17"/>
                <w:szCs w:val="17"/>
              </w:rPr>
              <w:tab/>
              <w:t xml:space="preserve">1 </w:t>
            </w:r>
          </w:p>
        </w:tc>
        <w:tc>
          <w:tcPr>
            <w:tcW w:w="1048" w:type="pct"/>
            <w:tcBorders>
              <w:top w:val="nil"/>
              <w:left w:val="nil"/>
              <w:bottom w:val="nil"/>
            </w:tcBorders>
          </w:tcPr>
          <w:p ns2:paraId="4EEC5EB9" ns2:textId="77777777" w:rsidR="00081423" w:rsidRPr="00D515C8" w:rsidRDefault="00081423" w:rsidP="00081423">
            <w:pPr>
              <w:tabs>
                <w:tab w:val="decimal" w:pos="940"/>
                <w:tab w:val="left" w:pos="1020"/>
              </w:tabs>
              <w:spacing w:before="15" w:after="15"/>
              <w:rPr>
                <w:sz w:val="17"/>
                <w:szCs w:val="17"/>
              </w:rPr>
            </w:pPr>
            <w:r w:rsidRPr="00D515C8">
              <w:rPr>
                <w:sz w:val="17"/>
                <w:szCs w:val="17"/>
              </w:rPr>
              <w:tab/>
              <w:t xml:space="preserve">(0.1) </w:t>
            </w:r>
          </w:p>
        </w:tc>
      </w:tr>
      <w:tr w:rsidR="00081423" ns2:paraId="02B746EF"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1CFDEBFA" ns2:textId="77777777" w:rsidR="00081423" w:rsidRPr="00D515C8" w:rsidRDefault="00081423" w:rsidP="00081423">
            <w:pPr>
              <w:spacing w:before="15" w:after="15"/>
              <w:ind w:left="160" w:right="1" w:hanging="160"/>
              <w:rPr>
                <w:sz w:val="17"/>
                <w:szCs w:val="17"/>
              </w:rPr>
            </w:pPr>
            <w:r w:rsidRPr="00D515C8">
              <w:rPr>
                <w:sz w:val="17"/>
                <w:szCs w:val="17"/>
              </w:rPr>
              <w:t xml:space="preserve">     Grade 2 </w:t>
            </w:r>
          </w:p>
        </w:tc>
        <w:tc>
          <w:tcPr>
            <w:tcW w:w="1302" w:type="pct"/>
            <w:tcBorders>
              <w:top w:val="nil"/>
              <w:left w:val="nil"/>
              <w:bottom w:val="nil"/>
              <w:right w:val="nil"/>
            </w:tcBorders>
          </w:tcPr>
          <w:p ns2:paraId="54529E46" ns2:textId="77777777" w:rsidR="00081423" w:rsidRPr="00D515C8" w:rsidRDefault="00081423" w:rsidP="00081423">
            <w:pPr>
              <w:tabs>
                <w:tab w:val="decimal" w:pos="1315"/>
                <w:tab w:val="left" w:pos="1395"/>
              </w:tabs>
              <w:spacing w:before="15" w:after="15"/>
              <w:rPr>
                <w:sz w:val="17"/>
                <w:szCs w:val="17"/>
              </w:rPr>
            </w:pPr>
            <w:r w:rsidRPr="00D515C8">
              <w:rPr>
                <w:sz w:val="17"/>
                <w:szCs w:val="17"/>
              </w:rPr>
              <w:tab/>
              <w:t xml:space="preserve">1 </w:t>
            </w:r>
          </w:p>
        </w:tc>
        <w:tc>
          <w:tcPr>
            <w:tcW w:w="1048" w:type="pct"/>
            <w:tcBorders>
              <w:top w:val="nil"/>
              <w:left w:val="nil"/>
              <w:bottom w:val="nil"/>
            </w:tcBorders>
          </w:tcPr>
          <w:p ns2:paraId="008ED613" ns2:textId="77777777" w:rsidR="00081423" w:rsidRPr="00D515C8" w:rsidRDefault="00081423" w:rsidP="00081423">
            <w:pPr>
              <w:tabs>
                <w:tab w:val="decimal" w:pos="940"/>
                <w:tab w:val="left" w:pos="1020"/>
              </w:tabs>
              <w:spacing w:before="15" w:after="15"/>
              <w:rPr>
                <w:sz w:val="17"/>
                <w:szCs w:val="17"/>
              </w:rPr>
            </w:pPr>
            <w:r w:rsidRPr="00D515C8">
              <w:rPr>
                <w:sz w:val="17"/>
                <w:szCs w:val="17"/>
              </w:rPr>
              <w:tab/>
              <w:t xml:space="preserve">(0.1) </w:t>
            </w:r>
          </w:p>
        </w:tc>
      </w:tr>
      <w:tr w:rsidR="00081423" ns2:paraId="1665D1C6"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4C2902DC" ns2:textId="77777777" w:rsidR="00081423" w:rsidRPr="00D515C8" w:rsidRDefault="00081423" w:rsidP="00081423">
            <w:pPr>
              <w:spacing w:before="15" w:after="15"/>
              <w:ind w:left="160" w:right="1" w:hanging="160"/>
              <w:rPr>
                <w:sz w:val="17"/>
                <w:szCs w:val="17"/>
              </w:rPr>
            </w:pPr>
            <w:r w:rsidRPr="00D515C8">
              <w:rPr>
                <w:sz w:val="17"/>
                <w:szCs w:val="17"/>
              </w:rPr>
              <w:t xml:space="preserve">    Swelling face </w:t>
            </w:r>
          </w:p>
        </w:tc>
        <w:tc>
          <w:tcPr>
            <w:tcW w:w="1302" w:type="pct"/>
            <w:tcBorders>
              <w:top w:val="nil"/>
              <w:left w:val="nil"/>
              <w:bottom w:val="nil"/>
              <w:right w:val="nil"/>
            </w:tcBorders>
          </w:tcPr>
          <w:p ns2:paraId="5C5F9490" ns2:textId="77777777" w:rsidR="00081423" w:rsidRPr="00D515C8" w:rsidRDefault="00081423" w:rsidP="00081423">
            <w:pPr>
              <w:tabs>
                <w:tab w:val="decimal" w:pos="1315"/>
                <w:tab w:val="left" w:pos="1395"/>
              </w:tabs>
              <w:spacing w:before="15" w:after="15"/>
              <w:rPr>
                <w:sz w:val="17"/>
                <w:szCs w:val="17"/>
              </w:rPr>
            </w:pPr>
            <w:r w:rsidRPr="00D515C8">
              <w:rPr>
                <w:sz w:val="17"/>
                <w:szCs w:val="17"/>
              </w:rPr>
              <w:tab/>
              <w:t xml:space="preserve">2 </w:t>
            </w:r>
          </w:p>
        </w:tc>
        <w:tc>
          <w:tcPr>
            <w:tcW w:w="1048" w:type="pct"/>
            <w:tcBorders>
              <w:top w:val="nil"/>
              <w:left w:val="nil"/>
              <w:bottom w:val="nil"/>
            </w:tcBorders>
          </w:tcPr>
          <w:p ns2:paraId="59D33359" ns2:textId="77777777" w:rsidR="00081423" w:rsidRPr="00D515C8" w:rsidRDefault="00081423" w:rsidP="00081423">
            <w:pPr>
              <w:tabs>
                <w:tab w:val="decimal" w:pos="940"/>
                <w:tab w:val="left" w:pos="1020"/>
              </w:tabs>
              <w:spacing w:before="15" w:after="15"/>
              <w:rPr>
                <w:sz w:val="17"/>
                <w:szCs w:val="17"/>
              </w:rPr>
            </w:pPr>
            <w:r w:rsidRPr="00D515C8">
              <w:rPr>
                <w:sz w:val="17"/>
                <w:szCs w:val="17"/>
              </w:rPr>
              <w:tab/>
              <w:t xml:space="preserve">(0.3) </w:t>
            </w:r>
          </w:p>
        </w:tc>
      </w:tr>
      <w:tr w:rsidR="00081423" ns2:paraId="229C35B1"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5B2D56BF" ns2:textId="77777777" w:rsidR="00081423" w:rsidRPr="00D515C8" w:rsidRDefault="00081423" w:rsidP="00081423">
            <w:pPr>
              <w:spacing w:before="15" w:after="15"/>
              <w:ind w:left="160" w:right="1" w:hanging="160"/>
              <w:rPr>
                <w:sz w:val="17"/>
                <w:szCs w:val="17"/>
              </w:rPr>
            </w:pPr>
            <w:r w:rsidRPr="00D515C8">
              <w:rPr>
                <w:sz w:val="17"/>
                <w:szCs w:val="17"/>
              </w:rPr>
              <w:t xml:space="preserve">     Grade 1 </w:t>
            </w:r>
          </w:p>
        </w:tc>
        <w:tc>
          <w:tcPr>
            <w:tcW w:w="1302" w:type="pct"/>
            <w:tcBorders>
              <w:top w:val="nil"/>
              <w:left w:val="nil"/>
              <w:bottom w:val="nil"/>
              <w:right w:val="nil"/>
            </w:tcBorders>
          </w:tcPr>
          <w:p ns2:paraId="7565B19A" ns2:textId="77777777" w:rsidR="00081423" w:rsidRPr="00D515C8" w:rsidRDefault="00081423" w:rsidP="00081423">
            <w:pPr>
              <w:tabs>
                <w:tab w:val="decimal" w:pos="1315"/>
                <w:tab w:val="left" w:pos="1395"/>
              </w:tabs>
              <w:spacing w:before="15" w:after="15"/>
              <w:rPr>
                <w:sz w:val="17"/>
                <w:szCs w:val="17"/>
              </w:rPr>
            </w:pPr>
            <w:r w:rsidRPr="00D515C8">
              <w:rPr>
                <w:sz w:val="17"/>
                <w:szCs w:val="17"/>
              </w:rPr>
              <w:tab/>
              <w:t xml:space="preserve">1 </w:t>
            </w:r>
          </w:p>
        </w:tc>
        <w:tc>
          <w:tcPr>
            <w:tcW w:w="1048" w:type="pct"/>
            <w:tcBorders>
              <w:top w:val="nil"/>
              <w:left w:val="nil"/>
              <w:bottom w:val="nil"/>
            </w:tcBorders>
          </w:tcPr>
          <w:p ns2:paraId="595B6771" ns2:textId="77777777" w:rsidR="00081423" w:rsidRPr="00D515C8" w:rsidRDefault="00081423" w:rsidP="00081423">
            <w:pPr>
              <w:tabs>
                <w:tab w:val="decimal" w:pos="940"/>
                <w:tab w:val="left" w:pos="1020"/>
              </w:tabs>
              <w:spacing w:before="15" w:after="15"/>
              <w:rPr>
                <w:sz w:val="17"/>
                <w:szCs w:val="17"/>
              </w:rPr>
            </w:pPr>
            <w:r w:rsidRPr="00D515C8">
              <w:rPr>
                <w:sz w:val="17"/>
                <w:szCs w:val="17"/>
              </w:rPr>
              <w:tab/>
              <w:t xml:space="preserve">(0.1) </w:t>
            </w:r>
          </w:p>
        </w:tc>
      </w:tr>
      <w:tr w:rsidR="00081423" ns2:paraId="284F98B2"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5DC48065" ns2:textId="77777777" w:rsidR="00081423" w:rsidRPr="00D515C8" w:rsidRDefault="00081423" w:rsidP="00081423">
            <w:pPr>
              <w:spacing w:before="15" w:after="15"/>
              <w:ind w:left="160" w:right="1" w:hanging="160"/>
              <w:rPr>
                <w:sz w:val="17"/>
                <w:szCs w:val="17"/>
              </w:rPr>
            </w:pPr>
            <w:r w:rsidRPr="00D515C8">
              <w:rPr>
                <w:sz w:val="17"/>
                <w:szCs w:val="17"/>
              </w:rPr>
              <w:t xml:space="preserve">     Grade 2 </w:t>
            </w:r>
          </w:p>
        </w:tc>
        <w:tc>
          <w:tcPr>
            <w:tcW w:w="1302" w:type="pct"/>
            <w:tcBorders>
              <w:top w:val="nil"/>
              <w:left w:val="nil"/>
              <w:bottom w:val="nil"/>
              <w:right w:val="nil"/>
            </w:tcBorders>
          </w:tcPr>
          <w:p ns2:paraId="567E8C44" ns2:textId="77777777" w:rsidR="00081423" w:rsidRPr="00D515C8" w:rsidRDefault="00081423" w:rsidP="00081423">
            <w:pPr>
              <w:tabs>
                <w:tab w:val="decimal" w:pos="1315"/>
                <w:tab w:val="left" w:pos="1395"/>
              </w:tabs>
              <w:spacing w:before="15" w:after="15"/>
              <w:rPr>
                <w:sz w:val="17"/>
                <w:szCs w:val="17"/>
              </w:rPr>
            </w:pPr>
            <w:r w:rsidRPr="00D515C8">
              <w:rPr>
                <w:sz w:val="17"/>
                <w:szCs w:val="17"/>
              </w:rPr>
              <w:tab/>
              <w:t xml:space="preserve">1 </w:t>
            </w:r>
          </w:p>
        </w:tc>
        <w:tc>
          <w:tcPr>
            <w:tcW w:w="1048" w:type="pct"/>
            <w:tcBorders>
              <w:top w:val="nil"/>
              <w:left w:val="nil"/>
              <w:bottom w:val="nil"/>
            </w:tcBorders>
          </w:tcPr>
          <w:p ns2:paraId="4FD7E3EB" ns2:textId="77777777" w:rsidR="00081423" w:rsidRPr="00D515C8" w:rsidRDefault="00081423" w:rsidP="00081423">
            <w:pPr>
              <w:tabs>
                <w:tab w:val="decimal" w:pos="940"/>
                <w:tab w:val="left" w:pos="1020"/>
              </w:tabs>
              <w:spacing w:before="15" w:after="15"/>
              <w:rPr>
                <w:sz w:val="17"/>
                <w:szCs w:val="17"/>
              </w:rPr>
            </w:pPr>
            <w:r w:rsidRPr="00D515C8">
              <w:rPr>
                <w:sz w:val="17"/>
                <w:szCs w:val="17"/>
              </w:rPr>
              <w:tab/>
              <w:t xml:space="preserve">(0.1) </w:t>
            </w:r>
          </w:p>
        </w:tc>
      </w:tr>
      <w:tr w:rsidR="00081423" ns2:paraId="6D0951F6"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10A1B4D7" ns2:textId="77777777" w:rsidR="00081423" w:rsidRPr="00D515C8" w:rsidRDefault="00081423" w:rsidP="00081423">
            <w:pPr>
              <w:spacing w:before="15" w:after="15"/>
              <w:ind w:left="160" w:right="1" w:hanging="160"/>
              <w:rPr>
                <w:sz w:val="17"/>
                <w:szCs w:val="17"/>
              </w:rPr>
            </w:pPr>
            <w:r w:rsidRPr="00D515C8">
              <w:rPr>
                <w:sz w:val="17"/>
                <w:szCs w:val="17"/>
              </w:rPr>
              <w:t xml:space="preserve">    Swelling of eyelid </w:t>
            </w:r>
          </w:p>
        </w:tc>
        <w:tc>
          <w:tcPr>
            <w:tcW w:w="1302" w:type="pct"/>
            <w:tcBorders>
              <w:top w:val="nil"/>
              <w:left w:val="nil"/>
              <w:bottom w:val="nil"/>
              <w:right w:val="nil"/>
            </w:tcBorders>
          </w:tcPr>
          <w:p ns2:paraId="26A35D38" ns2:textId="77777777" w:rsidR="00081423" w:rsidRPr="00D515C8" w:rsidRDefault="00081423" w:rsidP="00081423">
            <w:pPr>
              <w:tabs>
                <w:tab w:val="decimal" w:pos="1315"/>
                <w:tab w:val="left" w:pos="1395"/>
              </w:tabs>
              <w:spacing w:before="15" w:after="15"/>
              <w:rPr>
                <w:sz w:val="17"/>
                <w:szCs w:val="17"/>
              </w:rPr>
            </w:pPr>
            <w:r w:rsidRPr="00D515C8">
              <w:rPr>
                <w:sz w:val="17"/>
                <w:szCs w:val="17"/>
              </w:rPr>
              <w:tab/>
              <w:t xml:space="preserve">1 </w:t>
            </w:r>
          </w:p>
        </w:tc>
        <w:tc>
          <w:tcPr>
            <w:tcW w:w="1048" w:type="pct"/>
            <w:tcBorders>
              <w:top w:val="nil"/>
              <w:left w:val="nil"/>
              <w:bottom w:val="nil"/>
            </w:tcBorders>
          </w:tcPr>
          <w:p ns2:paraId="643C0143" ns2:textId="77777777" w:rsidR="00081423" w:rsidRPr="00D515C8" w:rsidRDefault="00081423" w:rsidP="00081423">
            <w:pPr>
              <w:tabs>
                <w:tab w:val="decimal" w:pos="940"/>
                <w:tab w:val="left" w:pos="1020"/>
              </w:tabs>
              <w:spacing w:before="15" w:after="15"/>
              <w:rPr>
                <w:sz w:val="17"/>
                <w:szCs w:val="17"/>
              </w:rPr>
            </w:pPr>
            <w:r w:rsidRPr="00D515C8">
              <w:rPr>
                <w:sz w:val="17"/>
                <w:szCs w:val="17"/>
              </w:rPr>
              <w:tab/>
              <w:t xml:space="preserve">(0.1) </w:t>
            </w:r>
          </w:p>
        </w:tc>
      </w:tr>
      <w:tr w:rsidR="00081423" ns2:paraId="14254DB1"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199A366B" ns2:textId="77777777" w:rsidR="00081423" w:rsidRPr="00D515C8" w:rsidRDefault="00081423" w:rsidP="00081423">
            <w:pPr>
              <w:spacing w:before="15" w:after="15"/>
              <w:ind w:left="160" w:right="1" w:hanging="160"/>
              <w:rPr>
                <w:sz w:val="17"/>
                <w:szCs w:val="17"/>
              </w:rPr>
            </w:pPr>
            <w:r w:rsidRPr="00D515C8">
              <w:rPr>
                <w:sz w:val="17"/>
                <w:szCs w:val="17"/>
              </w:rPr>
              <w:t xml:space="preserve">     Grade 1 </w:t>
            </w:r>
          </w:p>
        </w:tc>
        <w:tc>
          <w:tcPr>
            <w:tcW w:w="1302" w:type="pct"/>
            <w:tcBorders>
              <w:top w:val="nil"/>
              <w:left w:val="nil"/>
              <w:bottom w:val="nil"/>
              <w:right w:val="nil"/>
            </w:tcBorders>
          </w:tcPr>
          <w:p ns2:paraId="4C2657A6" ns2:textId="77777777" w:rsidR="00081423" w:rsidRPr="00D515C8" w:rsidRDefault="00081423" w:rsidP="00081423">
            <w:pPr>
              <w:tabs>
                <w:tab w:val="decimal" w:pos="1315"/>
                <w:tab w:val="left" w:pos="1395"/>
              </w:tabs>
              <w:spacing w:before="15" w:after="15"/>
              <w:rPr>
                <w:sz w:val="17"/>
                <w:szCs w:val="17"/>
              </w:rPr>
            </w:pPr>
            <w:r w:rsidRPr="00D515C8">
              <w:rPr>
                <w:sz w:val="17"/>
                <w:szCs w:val="17"/>
              </w:rPr>
              <w:tab/>
              <w:t xml:space="preserve">1 </w:t>
            </w:r>
          </w:p>
        </w:tc>
        <w:tc>
          <w:tcPr>
            <w:tcW w:w="1048" w:type="pct"/>
            <w:tcBorders>
              <w:top w:val="nil"/>
              <w:left w:val="nil"/>
              <w:bottom w:val="nil"/>
            </w:tcBorders>
          </w:tcPr>
          <w:p ns2:paraId="75FD5EA8" ns2:textId="77777777" w:rsidR="00081423" w:rsidRPr="00D515C8" w:rsidRDefault="00081423" w:rsidP="00081423">
            <w:pPr>
              <w:tabs>
                <w:tab w:val="decimal" w:pos="940"/>
                <w:tab w:val="left" w:pos="1020"/>
              </w:tabs>
              <w:spacing w:before="15" w:after="15"/>
              <w:rPr>
                <w:sz w:val="17"/>
                <w:szCs w:val="17"/>
              </w:rPr>
            </w:pPr>
            <w:r w:rsidRPr="00D515C8">
              <w:rPr>
                <w:sz w:val="17"/>
                <w:szCs w:val="17"/>
              </w:rPr>
              <w:tab/>
              <w:t xml:space="preserve">(0.1) </w:t>
            </w:r>
          </w:p>
        </w:tc>
      </w:tr>
      <w:tr w:rsidR="00081423" ns2:paraId="55987594"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7622401C" ns2:textId="77777777" w:rsidR="00081423" w:rsidRPr="00D515C8" w:rsidRDefault="00081423" w:rsidP="00081423">
            <w:pPr>
              <w:spacing w:before="15" w:after="15"/>
              <w:ind w:left="160" w:right="1" w:hanging="160"/>
              <w:rPr>
                <w:sz w:val="17"/>
                <w:szCs w:val="17"/>
              </w:rPr>
            </w:pPr>
            <w:r w:rsidRPr="00D515C8">
              <w:rPr>
                <w:sz w:val="17"/>
                <w:szCs w:val="17"/>
              </w:rPr>
              <w:t xml:space="preserve">    Swollen tongue </w:t>
            </w:r>
          </w:p>
        </w:tc>
        <w:tc>
          <w:tcPr>
            <w:tcW w:w="1302" w:type="pct"/>
            <w:tcBorders>
              <w:top w:val="nil"/>
              <w:left w:val="nil"/>
              <w:bottom w:val="nil"/>
              <w:right w:val="nil"/>
            </w:tcBorders>
          </w:tcPr>
          <w:p ns2:paraId="1B0276F3" ns2:textId="77777777" w:rsidR="00081423" w:rsidRPr="00D515C8" w:rsidRDefault="00081423" w:rsidP="00081423">
            <w:pPr>
              <w:tabs>
                <w:tab w:val="decimal" w:pos="1315"/>
                <w:tab w:val="left" w:pos="1395"/>
              </w:tabs>
              <w:spacing w:before="15" w:after="15"/>
              <w:rPr>
                <w:sz w:val="17"/>
                <w:szCs w:val="17"/>
              </w:rPr>
            </w:pPr>
            <w:r w:rsidRPr="00D515C8">
              <w:rPr>
                <w:sz w:val="17"/>
                <w:szCs w:val="17"/>
              </w:rPr>
              <w:tab/>
              <w:t xml:space="preserve">1 </w:t>
            </w:r>
          </w:p>
        </w:tc>
        <w:tc>
          <w:tcPr>
            <w:tcW w:w="1048" w:type="pct"/>
            <w:tcBorders>
              <w:top w:val="nil"/>
              <w:left w:val="nil"/>
              <w:bottom w:val="nil"/>
            </w:tcBorders>
          </w:tcPr>
          <w:p ns2:paraId="4899F6A8" ns2:textId="77777777" w:rsidR="00081423" w:rsidRPr="00D515C8" w:rsidRDefault="00081423" w:rsidP="00081423">
            <w:pPr>
              <w:tabs>
                <w:tab w:val="decimal" w:pos="940"/>
                <w:tab w:val="left" w:pos="1020"/>
              </w:tabs>
              <w:spacing w:before="15" w:after="15"/>
              <w:rPr>
                <w:sz w:val="17"/>
                <w:szCs w:val="17"/>
              </w:rPr>
            </w:pPr>
            <w:r w:rsidRPr="00D515C8">
              <w:rPr>
                <w:sz w:val="17"/>
                <w:szCs w:val="17"/>
              </w:rPr>
              <w:tab/>
              <w:t xml:space="preserve">(0.1) </w:t>
            </w:r>
          </w:p>
        </w:tc>
      </w:tr>
      <w:tr w:rsidR="00081423" ns2:paraId="0BCFFD0C"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54E393D8" ns2:textId="77777777" w:rsidR="00081423" w:rsidRPr="00D515C8" w:rsidRDefault="00081423" w:rsidP="00081423">
            <w:pPr>
              <w:spacing w:before="15" w:after="15"/>
              <w:ind w:left="160" w:right="1" w:hanging="160"/>
              <w:rPr>
                <w:sz w:val="17"/>
                <w:szCs w:val="17"/>
              </w:rPr>
            </w:pPr>
            <w:r w:rsidRPr="00D515C8">
              <w:rPr>
                <w:sz w:val="17"/>
                <w:szCs w:val="17"/>
              </w:rPr>
              <w:t xml:space="preserve">     Grade 2 </w:t>
            </w:r>
          </w:p>
        </w:tc>
        <w:tc>
          <w:tcPr>
            <w:tcW w:w="1302" w:type="pct"/>
            <w:tcBorders>
              <w:top w:val="nil"/>
              <w:left w:val="nil"/>
              <w:bottom w:val="nil"/>
              <w:right w:val="nil"/>
            </w:tcBorders>
          </w:tcPr>
          <w:p ns2:paraId="39ABA095" ns2:textId="77777777" w:rsidR="00081423" w:rsidRPr="00D515C8" w:rsidRDefault="00081423" w:rsidP="00081423">
            <w:pPr>
              <w:tabs>
                <w:tab w:val="decimal" w:pos="1315"/>
                <w:tab w:val="left" w:pos="1395"/>
              </w:tabs>
              <w:spacing w:before="15" w:after="15"/>
              <w:rPr>
                <w:sz w:val="17"/>
                <w:szCs w:val="17"/>
              </w:rPr>
            </w:pPr>
            <w:r w:rsidRPr="00D515C8">
              <w:rPr>
                <w:sz w:val="17"/>
                <w:szCs w:val="17"/>
              </w:rPr>
              <w:tab/>
              <w:t xml:space="preserve">1 </w:t>
            </w:r>
          </w:p>
        </w:tc>
        <w:tc>
          <w:tcPr>
            <w:tcW w:w="1048" w:type="pct"/>
            <w:tcBorders>
              <w:top w:val="nil"/>
              <w:left w:val="nil"/>
              <w:bottom w:val="nil"/>
            </w:tcBorders>
          </w:tcPr>
          <w:p ns2:paraId="083C492D" ns2:textId="77777777" w:rsidR="00081423" w:rsidRPr="00D515C8" w:rsidRDefault="00081423" w:rsidP="00081423">
            <w:pPr>
              <w:tabs>
                <w:tab w:val="decimal" w:pos="940"/>
                <w:tab w:val="left" w:pos="1020"/>
              </w:tabs>
              <w:spacing w:before="15" w:after="15"/>
              <w:rPr>
                <w:sz w:val="17"/>
                <w:szCs w:val="17"/>
              </w:rPr>
            </w:pPr>
            <w:r w:rsidRPr="00D515C8">
              <w:rPr>
                <w:sz w:val="17"/>
                <w:szCs w:val="17"/>
              </w:rPr>
              <w:tab/>
              <w:t xml:space="preserve">(0.1) </w:t>
            </w:r>
          </w:p>
        </w:tc>
      </w:tr>
      <w:tr w:rsidR="00081423" ns2:paraId="23718997"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452B6397" ns2:textId="77777777" w:rsidR="00081423" w:rsidRPr="00D515C8" w:rsidRDefault="00081423" w:rsidP="00081423">
            <w:pPr>
              <w:spacing w:before="15" w:after="15"/>
              <w:ind w:left="160" w:right="1" w:hanging="160"/>
              <w:rPr>
                <w:sz w:val="17"/>
                <w:szCs w:val="17"/>
              </w:rPr>
            </w:pPr>
            <w:r w:rsidRPr="00D515C8">
              <w:rPr>
                <w:sz w:val="17"/>
                <w:szCs w:val="17"/>
              </w:rPr>
              <w:t xml:space="preserve">    Type I hypersensitivity </w:t>
            </w:r>
          </w:p>
        </w:tc>
        <w:tc>
          <w:tcPr>
            <w:tcW w:w="1302" w:type="pct"/>
            <w:tcBorders>
              <w:top w:val="nil"/>
              <w:left w:val="nil"/>
              <w:bottom w:val="nil"/>
              <w:right w:val="nil"/>
            </w:tcBorders>
          </w:tcPr>
          <w:p ns2:paraId="2C987478" ns2:textId="77777777" w:rsidR="00081423" w:rsidRPr="00D515C8" w:rsidRDefault="00081423" w:rsidP="00081423">
            <w:pPr>
              <w:tabs>
                <w:tab w:val="decimal" w:pos="1315"/>
                <w:tab w:val="left" w:pos="1395"/>
              </w:tabs>
              <w:spacing w:before="15" w:after="15"/>
              <w:rPr>
                <w:sz w:val="17"/>
                <w:szCs w:val="17"/>
              </w:rPr>
            </w:pPr>
            <w:r w:rsidRPr="00D515C8">
              <w:rPr>
                <w:sz w:val="17"/>
                <w:szCs w:val="17"/>
              </w:rPr>
              <w:tab/>
              <w:t xml:space="preserve">1 </w:t>
            </w:r>
          </w:p>
        </w:tc>
        <w:tc>
          <w:tcPr>
            <w:tcW w:w="1048" w:type="pct"/>
            <w:tcBorders>
              <w:top w:val="nil"/>
              <w:left w:val="nil"/>
              <w:bottom w:val="nil"/>
            </w:tcBorders>
          </w:tcPr>
          <w:p ns2:paraId="6FB8E68C" ns2:textId="77777777" w:rsidR="00081423" w:rsidRPr="00D515C8" w:rsidRDefault="00081423" w:rsidP="00081423">
            <w:pPr>
              <w:tabs>
                <w:tab w:val="decimal" w:pos="940"/>
                <w:tab w:val="left" w:pos="1020"/>
              </w:tabs>
              <w:spacing w:before="15" w:after="15"/>
              <w:rPr>
                <w:sz w:val="17"/>
                <w:szCs w:val="17"/>
              </w:rPr>
            </w:pPr>
            <w:r w:rsidRPr="00D515C8">
              <w:rPr>
                <w:sz w:val="17"/>
                <w:szCs w:val="17"/>
              </w:rPr>
              <w:tab/>
              <w:t xml:space="preserve">(0.1) </w:t>
            </w:r>
          </w:p>
        </w:tc>
      </w:tr>
      <w:tr w:rsidR="00081423" ns2:paraId="1D2928C0"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55B81BBA" ns2:textId="77777777" w:rsidR="00081423" w:rsidRPr="00D515C8" w:rsidRDefault="00081423" w:rsidP="00081423">
            <w:pPr>
              <w:spacing w:before="15" w:after="15"/>
              <w:ind w:left="160" w:right="1" w:hanging="160"/>
              <w:rPr>
                <w:sz w:val="17"/>
                <w:szCs w:val="17"/>
              </w:rPr>
            </w:pPr>
            <w:r w:rsidRPr="00D515C8">
              <w:rPr>
                <w:sz w:val="17"/>
                <w:szCs w:val="17"/>
              </w:rPr>
              <w:t xml:space="preserve">     Grade 1 </w:t>
            </w:r>
          </w:p>
        </w:tc>
        <w:tc>
          <w:tcPr>
            <w:tcW w:w="1302" w:type="pct"/>
            <w:tcBorders>
              <w:top w:val="nil"/>
              <w:left w:val="nil"/>
              <w:bottom w:val="nil"/>
              <w:right w:val="nil"/>
            </w:tcBorders>
          </w:tcPr>
          <w:p ns2:paraId="130C9F6A" ns2:textId="77777777" w:rsidR="00081423" w:rsidRPr="00D515C8" w:rsidRDefault="00081423" w:rsidP="00081423">
            <w:pPr>
              <w:tabs>
                <w:tab w:val="decimal" w:pos="1315"/>
                <w:tab w:val="left" w:pos="1395"/>
              </w:tabs>
              <w:spacing w:before="15" w:after="15"/>
              <w:rPr>
                <w:sz w:val="17"/>
                <w:szCs w:val="17"/>
              </w:rPr>
            </w:pPr>
            <w:r w:rsidRPr="00D515C8">
              <w:rPr>
                <w:sz w:val="17"/>
                <w:szCs w:val="17"/>
              </w:rPr>
              <w:tab/>
              <w:t xml:space="preserve">1 </w:t>
            </w:r>
          </w:p>
        </w:tc>
        <w:tc>
          <w:tcPr>
            <w:tcW w:w="1048" w:type="pct"/>
            <w:tcBorders>
              <w:top w:val="nil"/>
              <w:left w:val="nil"/>
              <w:bottom w:val="nil"/>
            </w:tcBorders>
          </w:tcPr>
          <w:p ns2:paraId="664C6E1C" ns2:textId="77777777" w:rsidR="00081423" w:rsidRPr="00D515C8" w:rsidRDefault="00081423" w:rsidP="00081423">
            <w:pPr>
              <w:tabs>
                <w:tab w:val="decimal" w:pos="940"/>
                <w:tab w:val="left" w:pos="1020"/>
              </w:tabs>
              <w:spacing w:before="15" w:after="15"/>
              <w:rPr>
                <w:sz w:val="17"/>
                <w:szCs w:val="17"/>
              </w:rPr>
            </w:pPr>
            <w:r w:rsidRPr="00D515C8">
              <w:rPr>
                <w:sz w:val="17"/>
                <w:szCs w:val="17"/>
              </w:rPr>
              <w:tab/>
              <w:t xml:space="preserve">(0.1) </w:t>
            </w:r>
          </w:p>
        </w:tc>
      </w:tr>
      <w:tr w:rsidR="00081423" ns2:paraId="5B5119EB"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4F0D1BE6" ns2:textId="77777777" w:rsidR="00081423" w:rsidRPr="00D515C8" w:rsidRDefault="00081423" w:rsidP="00081423">
            <w:pPr>
              <w:spacing w:before="15" w:after="15"/>
              <w:ind w:left="160" w:right="1" w:hanging="160"/>
              <w:rPr>
                <w:sz w:val="17"/>
                <w:szCs w:val="17"/>
              </w:rPr>
            </w:pPr>
            <w:r w:rsidRPr="00D515C8">
              <w:rPr>
                <w:sz w:val="17"/>
                <w:szCs w:val="17"/>
              </w:rPr>
              <w:t xml:space="preserve">    Type IV hypersensitivity reaction </w:t>
            </w:r>
          </w:p>
        </w:tc>
        <w:tc>
          <w:tcPr>
            <w:tcW w:w="1302" w:type="pct"/>
            <w:tcBorders>
              <w:top w:val="nil"/>
              <w:left w:val="nil"/>
              <w:bottom w:val="nil"/>
              <w:right w:val="nil"/>
            </w:tcBorders>
          </w:tcPr>
          <w:p ns2:paraId="44F431B4" ns2:textId="77777777" w:rsidR="00081423" w:rsidRPr="00D515C8" w:rsidRDefault="00081423" w:rsidP="00081423">
            <w:pPr>
              <w:tabs>
                <w:tab w:val="decimal" w:pos="1315"/>
                <w:tab w:val="left" w:pos="1395"/>
              </w:tabs>
              <w:spacing w:before="15" w:after="15"/>
              <w:rPr>
                <w:sz w:val="17"/>
                <w:szCs w:val="17"/>
              </w:rPr>
            </w:pPr>
            <w:r w:rsidRPr="00D515C8">
              <w:rPr>
                <w:sz w:val="17"/>
                <w:szCs w:val="17"/>
              </w:rPr>
              <w:tab/>
              <w:t xml:space="preserve">1 </w:t>
            </w:r>
          </w:p>
        </w:tc>
        <w:tc>
          <w:tcPr>
            <w:tcW w:w="1048" w:type="pct"/>
            <w:tcBorders>
              <w:top w:val="nil"/>
              <w:left w:val="nil"/>
              <w:bottom w:val="nil"/>
            </w:tcBorders>
          </w:tcPr>
          <w:p ns2:paraId="6723967D" ns2:textId="77777777" w:rsidR="00081423" w:rsidRPr="00D515C8" w:rsidRDefault="00081423" w:rsidP="00081423">
            <w:pPr>
              <w:tabs>
                <w:tab w:val="decimal" w:pos="940"/>
                <w:tab w:val="left" w:pos="1020"/>
              </w:tabs>
              <w:spacing w:before="15" w:after="15"/>
              <w:rPr>
                <w:sz w:val="17"/>
                <w:szCs w:val="17"/>
              </w:rPr>
            </w:pPr>
            <w:r w:rsidRPr="00D515C8">
              <w:rPr>
                <w:sz w:val="17"/>
                <w:szCs w:val="17"/>
              </w:rPr>
              <w:tab/>
              <w:t xml:space="preserve">(0.1) </w:t>
            </w:r>
          </w:p>
        </w:tc>
      </w:tr>
      <w:tr w:rsidR="00081423" ns2:paraId="222EA5CA"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515C2469" ns2:textId="77777777" w:rsidR="00081423" w:rsidRPr="00D515C8" w:rsidRDefault="00081423" w:rsidP="00081423">
            <w:pPr>
              <w:spacing w:before="15" w:after="15"/>
              <w:ind w:left="160" w:right="1" w:hanging="160"/>
              <w:rPr>
                <w:sz w:val="17"/>
                <w:szCs w:val="17"/>
              </w:rPr>
            </w:pPr>
            <w:r w:rsidRPr="00D515C8">
              <w:rPr>
                <w:sz w:val="17"/>
                <w:szCs w:val="17"/>
              </w:rPr>
              <w:t xml:space="preserve">     Grade 2 </w:t>
            </w:r>
          </w:p>
        </w:tc>
        <w:tc>
          <w:tcPr>
            <w:tcW w:w="1302" w:type="pct"/>
            <w:tcBorders>
              <w:top w:val="nil"/>
              <w:left w:val="nil"/>
              <w:bottom w:val="nil"/>
              <w:right w:val="nil"/>
            </w:tcBorders>
          </w:tcPr>
          <w:p ns2:paraId="56EDBA64" ns2:textId="77777777" w:rsidR="00081423" w:rsidRPr="00D515C8" w:rsidRDefault="00081423" w:rsidP="00081423">
            <w:pPr>
              <w:tabs>
                <w:tab w:val="decimal" w:pos="1315"/>
                <w:tab w:val="left" w:pos="1395"/>
              </w:tabs>
              <w:spacing w:before="15" w:after="15"/>
              <w:rPr>
                <w:sz w:val="17"/>
                <w:szCs w:val="17"/>
              </w:rPr>
            </w:pPr>
            <w:r w:rsidRPr="00D515C8">
              <w:rPr>
                <w:sz w:val="17"/>
                <w:szCs w:val="17"/>
              </w:rPr>
              <w:tab/>
              <w:t xml:space="preserve">1 </w:t>
            </w:r>
          </w:p>
        </w:tc>
        <w:tc>
          <w:tcPr>
            <w:tcW w:w="1048" w:type="pct"/>
            <w:tcBorders>
              <w:top w:val="nil"/>
              <w:left w:val="nil"/>
              <w:bottom w:val="nil"/>
            </w:tcBorders>
          </w:tcPr>
          <w:p ns2:paraId="79147DE5" ns2:textId="77777777" w:rsidR="00081423" w:rsidRPr="00D515C8" w:rsidRDefault="00081423" w:rsidP="00081423">
            <w:pPr>
              <w:tabs>
                <w:tab w:val="decimal" w:pos="940"/>
                <w:tab w:val="left" w:pos="1020"/>
              </w:tabs>
              <w:spacing w:before="15" w:after="15"/>
              <w:rPr>
                <w:sz w:val="17"/>
                <w:szCs w:val="17"/>
              </w:rPr>
            </w:pPr>
            <w:r w:rsidRPr="00D515C8">
              <w:rPr>
                <w:sz w:val="17"/>
                <w:szCs w:val="17"/>
              </w:rPr>
              <w:tab/>
              <w:t xml:space="preserve">(0.1) </w:t>
            </w:r>
          </w:p>
        </w:tc>
      </w:tr>
      <w:tr w:rsidR="00081423" ns2:paraId="2DD7836C"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729B09ED" ns2:textId="77777777" w:rsidR="00081423" w:rsidRPr="00D515C8" w:rsidRDefault="00081423" w:rsidP="00081423">
            <w:pPr>
              <w:spacing w:before="15" w:after="15"/>
              <w:ind w:left="160" w:right="1" w:hanging="160"/>
              <w:rPr>
                <w:sz w:val="17"/>
                <w:szCs w:val="17"/>
              </w:rPr>
            </w:pPr>
            <w:r w:rsidRPr="00D515C8">
              <w:rPr>
                <w:sz w:val="17"/>
                <w:szCs w:val="17"/>
              </w:rPr>
              <w:t xml:space="preserve">    Urticaria </w:t>
            </w:r>
          </w:p>
        </w:tc>
        <w:tc>
          <w:tcPr>
            <w:tcW w:w="1302" w:type="pct"/>
            <w:tcBorders>
              <w:top w:val="nil"/>
              <w:left w:val="nil"/>
              <w:bottom w:val="nil"/>
              <w:right w:val="nil"/>
            </w:tcBorders>
          </w:tcPr>
          <w:p ns2:paraId="40D8B73E" ns2:textId="77777777" w:rsidR="00081423" w:rsidRPr="00D515C8" w:rsidRDefault="00081423" w:rsidP="00081423">
            <w:pPr>
              <w:tabs>
                <w:tab w:val="decimal" w:pos="1315"/>
                <w:tab w:val="left" w:pos="1395"/>
              </w:tabs>
              <w:spacing w:before="15" w:after="15"/>
              <w:rPr>
                <w:sz w:val="17"/>
                <w:szCs w:val="17"/>
              </w:rPr>
            </w:pPr>
            <w:r w:rsidRPr="00D515C8">
              <w:rPr>
                <w:sz w:val="17"/>
                <w:szCs w:val="17"/>
              </w:rPr>
              <w:tab/>
              <w:t xml:space="preserve">3 </w:t>
            </w:r>
          </w:p>
        </w:tc>
        <w:tc>
          <w:tcPr>
            <w:tcW w:w="1048" w:type="pct"/>
            <w:tcBorders>
              <w:top w:val="nil"/>
              <w:left w:val="nil"/>
              <w:bottom w:val="nil"/>
            </w:tcBorders>
          </w:tcPr>
          <w:p ns2:paraId="54FA9FF6" ns2:textId="77777777" w:rsidR="00081423" w:rsidRPr="00D515C8" w:rsidRDefault="00081423" w:rsidP="00081423">
            <w:pPr>
              <w:tabs>
                <w:tab w:val="decimal" w:pos="940"/>
                <w:tab w:val="left" w:pos="1020"/>
              </w:tabs>
              <w:spacing w:before="15" w:after="15"/>
              <w:rPr>
                <w:sz w:val="17"/>
                <w:szCs w:val="17"/>
              </w:rPr>
            </w:pPr>
            <w:r w:rsidRPr="00D515C8">
              <w:rPr>
                <w:sz w:val="17"/>
                <w:szCs w:val="17"/>
              </w:rPr>
              <w:tab/>
              <w:t xml:space="preserve">(0.4) </w:t>
            </w:r>
          </w:p>
        </w:tc>
      </w:tr>
      <w:tr w:rsidR="00081423" ns2:paraId="47D1E15B"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3FD9A505" ns2:textId="77777777" w:rsidR="00081423" w:rsidRPr="00D515C8" w:rsidRDefault="00081423" w:rsidP="00081423">
            <w:pPr>
              <w:spacing w:before="15" w:after="15"/>
              <w:ind w:left="160" w:right="1" w:hanging="160"/>
              <w:rPr>
                <w:sz w:val="17"/>
                <w:szCs w:val="17"/>
              </w:rPr>
            </w:pPr>
            <w:r w:rsidRPr="00D515C8">
              <w:rPr>
                <w:sz w:val="17"/>
                <w:szCs w:val="17"/>
              </w:rPr>
              <w:t xml:space="preserve">     Grade 1 </w:t>
            </w:r>
          </w:p>
        </w:tc>
        <w:tc>
          <w:tcPr>
            <w:tcW w:w="1302" w:type="pct"/>
            <w:tcBorders>
              <w:top w:val="nil"/>
              <w:left w:val="nil"/>
              <w:bottom w:val="nil"/>
              <w:right w:val="nil"/>
            </w:tcBorders>
          </w:tcPr>
          <w:p ns2:paraId="1B9C820B" ns2:textId="77777777" w:rsidR="00081423" w:rsidRPr="00D515C8" w:rsidRDefault="00081423" w:rsidP="00081423">
            <w:pPr>
              <w:tabs>
                <w:tab w:val="decimal" w:pos="1315"/>
                <w:tab w:val="left" w:pos="1395"/>
              </w:tabs>
              <w:spacing w:before="15" w:after="15"/>
              <w:rPr>
                <w:sz w:val="17"/>
                <w:szCs w:val="17"/>
              </w:rPr>
            </w:pPr>
            <w:r w:rsidRPr="00D515C8">
              <w:rPr>
                <w:sz w:val="17"/>
                <w:szCs w:val="17"/>
              </w:rPr>
              <w:tab/>
              <w:t xml:space="preserve">1 </w:t>
            </w:r>
          </w:p>
        </w:tc>
        <w:tc>
          <w:tcPr>
            <w:tcW w:w="1048" w:type="pct"/>
            <w:tcBorders>
              <w:top w:val="nil"/>
              <w:left w:val="nil"/>
              <w:bottom w:val="nil"/>
            </w:tcBorders>
          </w:tcPr>
          <w:p ns2:paraId="5E358F93" ns2:textId="77777777" w:rsidR="00081423" w:rsidRPr="00D515C8" w:rsidRDefault="00081423" w:rsidP="00081423">
            <w:pPr>
              <w:tabs>
                <w:tab w:val="decimal" w:pos="940"/>
                <w:tab w:val="left" w:pos="1020"/>
              </w:tabs>
              <w:spacing w:before="15" w:after="15"/>
              <w:rPr>
                <w:sz w:val="17"/>
                <w:szCs w:val="17"/>
              </w:rPr>
            </w:pPr>
            <w:r w:rsidRPr="00D515C8">
              <w:rPr>
                <w:sz w:val="17"/>
                <w:szCs w:val="17"/>
              </w:rPr>
              <w:tab/>
              <w:t xml:space="preserve">(0.1) </w:t>
            </w:r>
          </w:p>
        </w:tc>
      </w:tr>
      <w:tr w:rsidR="00081423" ns2:paraId="2DBAC0E4"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59BF2990" ns2:textId="77777777" w:rsidR="00081423" w:rsidRPr="00D515C8" w:rsidRDefault="00081423" w:rsidP="00081423">
            <w:pPr>
              <w:spacing w:before="15" w:after="15"/>
              <w:ind w:left="160" w:right="1" w:hanging="160"/>
              <w:rPr>
                <w:sz w:val="17"/>
                <w:szCs w:val="17"/>
              </w:rPr>
            </w:pPr>
            <w:r w:rsidRPr="00D515C8">
              <w:rPr>
                <w:sz w:val="17"/>
                <w:szCs w:val="17"/>
              </w:rPr>
              <w:t xml:space="preserve">     Grade 2 </w:t>
            </w:r>
          </w:p>
        </w:tc>
        <w:tc>
          <w:tcPr>
            <w:tcW w:w="1302" w:type="pct"/>
            <w:tcBorders>
              <w:top w:val="nil"/>
              <w:left w:val="nil"/>
              <w:bottom w:val="nil"/>
              <w:right w:val="nil"/>
            </w:tcBorders>
          </w:tcPr>
          <w:p ns2:paraId="15AA5A6C" ns2:textId="77777777" w:rsidR="00081423" w:rsidRPr="00D515C8" w:rsidRDefault="00081423" w:rsidP="00081423">
            <w:pPr>
              <w:tabs>
                <w:tab w:val="decimal" w:pos="1315"/>
                <w:tab w:val="left" w:pos="1395"/>
              </w:tabs>
              <w:spacing w:before="15" w:after="15"/>
              <w:rPr>
                <w:sz w:val="17"/>
                <w:szCs w:val="17"/>
              </w:rPr>
            </w:pPr>
            <w:r w:rsidRPr="00D515C8">
              <w:rPr>
                <w:sz w:val="17"/>
                <w:szCs w:val="17"/>
              </w:rPr>
              <w:tab/>
              <w:t xml:space="preserve">2 </w:t>
            </w:r>
          </w:p>
        </w:tc>
        <w:tc>
          <w:tcPr>
            <w:tcW w:w="1048" w:type="pct"/>
            <w:tcBorders>
              <w:top w:val="nil"/>
              <w:left w:val="nil"/>
              <w:bottom w:val="nil"/>
            </w:tcBorders>
          </w:tcPr>
          <w:p ns2:paraId="435BA44C" ns2:textId="77777777" w:rsidR="00081423" w:rsidRPr="00D515C8" w:rsidRDefault="00081423" w:rsidP="00081423">
            <w:pPr>
              <w:tabs>
                <w:tab w:val="decimal" w:pos="940"/>
                <w:tab w:val="left" w:pos="1020"/>
              </w:tabs>
              <w:spacing w:before="15" w:after="15"/>
              <w:rPr>
                <w:sz w:val="17"/>
                <w:szCs w:val="17"/>
              </w:rPr>
            </w:pPr>
            <w:r w:rsidRPr="00D515C8">
              <w:rPr>
                <w:sz w:val="17"/>
                <w:szCs w:val="17"/>
              </w:rPr>
              <w:tab/>
              <w:t xml:space="preserve">(0.3) </w:t>
            </w:r>
          </w:p>
        </w:tc>
      </w:tr>
      <w:tr w:rsidR="00081423" ns2:paraId="1724A61D"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7086B707" ns2:textId="77777777" w:rsidR="00081423" w:rsidRPr="00D515C8" w:rsidRDefault="00081423" w:rsidP="00081423">
            <w:pPr>
              <w:spacing w:before="15" w:after="15"/>
              <w:ind w:left="160" w:right="1" w:hanging="160"/>
              <w:rPr>
                <w:sz w:val="17"/>
                <w:szCs w:val="17"/>
              </w:rPr>
            </w:pPr>
            <w:r w:rsidRPr="00D515C8">
              <w:rPr>
                <w:sz w:val="17"/>
                <w:szCs w:val="17"/>
              </w:rPr>
              <w:t xml:space="preserve">    Vulval eczema </w:t>
            </w:r>
          </w:p>
        </w:tc>
        <w:tc>
          <w:tcPr>
            <w:tcW w:w="1302" w:type="pct"/>
            <w:tcBorders>
              <w:top w:val="nil"/>
              <w:left w:val="nil"/>
              <w:bottom w:val="nil"/>
              <w:right w:val="nil"/>
            </w:tcBorders>
          </w:tcPr>
          <w:p ns2:paraId="7B287D54" ns2:textId="77777777" w:rsidR="00081423" w:rsidRPr="00D515C8" w:rsidRDefault="00081423" w:rsidP="00081423">
            <w:pPr>
              <w:tabs>
                <w:tab w:val="decimal" w:pos="1315"/>
                <w:tab w:val="left" w:pos="1395"/>
              </w:tabs>
              <w:spacing w:before="15" w:after="15"/>
              <w:rPr>
                <w:sz w:val="17"/>
                <w:szCs w:val="17"/>
              </w:rPr>
            </w:pPr>
            <w:r w:rsidRPr="00D515C8">
              <w:rPr>
                <w:sz w:val="17"/>
                <w:szCs w:val="17"/>
              </w:rPr>
              <w:tab/>
              <w:t xml:space="preserve">1 </w:t>
            </w:r>
          </w:p>
        </w:tc>
        <w:tc>
          <w:tcPr>
            <w:tcW w:w="1048" w:type="pct"/>
            <w:tcBorders>
              <w:top w:val="nil"/>
              <w:left w:val="nil"/>
              <w:bottom w:val="nil"/>
            </w:tcBorders>
          </w:tcPr>
          <w:p ns2:paraId="5B5CEE09" ns2:textId="77777777" w:rsidR="00081423" w:rsidRPr="00D515C8" w:rsidRDefault="00081423" w:rsidP="00081423">
            <w:pPr>
              <w:tabs>
                <w:tab w:val="decimal" w:pos="940"/>
                <w:tab w:val="left" w:pos="1020"/>
              </w:tabs>
              <w:spacing w:before="15" w:after="15"/>
              <w:rPr>
                <w:sz w:val="17"/>
                <w:szCs w:val="17"/>
              </w:rPr>
            </w:pPr>
            <w:r w:rsidRPr="00D515C8">
              <w:rPr>
                <w:sz w:val="17"/>
                <w:szCs w:val="17"/>
              </w:rPr>
              <w:tab/>
              <w:t xml:space="preserve">(0.1) </w:t>
            </w:r>
          </w:p>
        </w:tc>
      </w:tr>
      <w:tr w:rsidR="00081423" ns2:paraId="0DADDBAC" ns2:textId="77777777" w:rsidTr="00F52139">
        <w:tblPrEx>
          <w:tblBorders>
            <w:top w:val="single" w:sz="6" w:space="0" w:color="auto"/>
            <w:bottom w:val="single" w:sz="6" w:space="0" w:color="auto"/>
          </w:tblBorders>
        </w:tblPrEx>
        <w:trPr>
          <w:jc w:val="center"/>
        </w:trPr>
        <w:tc>
          <w:tcPr>
            <w:tcW w:w="2650" w:type="pct"/>
            <w:tcBorders>
              <w:top w:val="nil"/>
              <w:bottom w:val="single" w:sz="4" w:space="0" w:color="auto"/>
              <w:right w:val="single" w:sz="2" w:space="0" w:color="auto"/>
            </w:tcBorders>
          </w:tcPr>
          <w:p ns2:paraId="74056E04" ns2:textId="77777777" w:rsidR="00081423" w:rsidRPr="00D515C8" w:rsidRDefault="00081423" w:rsidP="00081423">
            <w:pPr>
              <w:spacing w:before="15" w:after="15"/>
              <w:ind w:left="160" w:right="1" w:hanging="160"/>
              <w:rPr>
                <w:sz w:val="17"/>
                <w:szCs w:val="17"/>
              </w:rPr>
            </w:pPr>
            <w:r w:rsidRPr="00D515C8">
              <w:rPr>
                <w:sz w:val="17"/>
                <w:szCs w:val="17"/>
              </w:rPr>
              <w:t xml:space="preserve">     Grade 3 </w:t>
            </w:r>
          </w:p>
        </w:tc>
        <w:tc>
          <w:tcPr>
            <w:tcW w:w="1302" w:type="pct"/>
            <w:tcBorders>
              <w:top w:val="nil"/>
              <w:left w:val="nil"/>
              <w:bottom w:val="single" w:sz="4" w:space="0" w:color="auto"/>
              <w:right w:val="nil"/>
            </w:tcBorders>
          </w:tcPr>
          <w:p ns2:paraId="0F5A743C" ns2:textId="77777777" w:rsidR="00081423" w:rsidRPr="00D515C8" w:rsidRDefault="00081423" w:rsidP="00081423">
            <w:pPr>
              <w:tabs>
                <w:tab w:val="decimal" w:pos="1315"/>
                <w:tab w:val="left" w:pos="1395"/>
              </w:tabs>
              <w:spacing w:before="15" w:after="15"/>
              <w:rPr>
                <w:sz w:val="17"/>
                <w:szCs w:val="17"/>
              </w:rPr>
            </w:pPr>
            <w:r w:rsidRPr="00D515C8">
              <w:rPr>
                <w:sz w:val="17"/>
                <w:szCs w:val="17"/>
              </w:rPr>
              <w:tab/>
              <w:t xml:space="preserve">1 </w:t>
            </w:r>
          </w:p>
        </w:tc>
        <w:tc>
          <w:tcPr>
            <w:tcW w:w="1048" w:type="pct"/>
            <w:tcBorders>
              <w:top w:val="nil"/>
              <w:left w:val="nil"/>
              <w:bottom w:val="single" w:sz="4" w:space="0" w:color="auto"/>
            </w:tcBorders>
          </w:tcPr>
          <w:p ns2:paraId="1C29E11D" ns2:textId="77777777" w:rsidR="00081423" w:rsidRPr="00D515C8" w:rsidRDefault="00081423" w:rsidP="00081423">
            <w:pPr>
              <w:tabs>
                <w:tab w:val="decimal" w:pos="940"/>
                <w:tab w:val="left" w:pos="1020"/>
              </w:tabs>
              <w:spacing w:before="15" w:after="15"/>
              <w:rPr>
                <w:sz w:val="17"/>
                <w:szCs w:val="17"/>
              </w:rPr>
            </w:pPr>
            <w:r w:rsidRPr="00D515C8">
              <w:rPr>
                <w:sz w:val="17"/>
                <w:szCs w:val="17"/>
              </w:rPr>
              <w:tab/>
              <w:t xml:space="preserve">(0.1) </w:t>
            </w:r>
          </w:p>
        </w:tc>
      </w:tr>
      <w:tr w:rsidR="00081423" ns2:paraId="744FDCE0" ns2:textId="77777777" w:rsidTr="00F52139">
        <w:tblPrEx>
          <w:tblBorders>
            <w:top w:val="single" w:sz="6" w:space="0" w:color="auto"/>
            <w:bottom w:val="single" w:sz="6" w:space="0" w:color="auto"/>
          </w:tblBorders>
        </w:tblPrEx>
        <w:trPr>
          <w:jc w:val="center"/>
        </w:trPr>
        <w:tc>
          <w:tcPr>
            <w:tcW w:w="5000" w:type="pct"/>
            <w:gridSpan w:val="3"/>
            <w:tcBorders>
              <w:top w:val="single" w:sz="4" w:space="0" w:color="auto"/>
              <w:bottom w:val="double" w:sz="4" w:space="0" w:color="auto"/>
            </w:tcBorders>
          </w:tcPr>
          <w:p ns2:paraId="61D1098F" ns2:textId="77777777" w:rsidR="00081423" w:rsidRPr="00D515C8" w:rsidRDefault="00081423" w:rsidP="00081423">
            <w:pPr>
              <w:spacing w:before="30" w:after="30"/>
              <w:ind w:left="160" w:right="1" w:hanging="160"/>
              <w:rPr>
                <w:sz w:val="17"/>
                <w:szCs w:val="17"/>
              </w:rPr>
            </w:pPr>
            <w:r w:rsidRPr="00D515C8">
              <w:rPr>
                <w:sz w:val="17"/>
                <w:szCs w:val="17"/>
              </w:rPr>
              <w:t>Every participant is counted a single time for each applicable specific adverse event.</w:t>
            </w:r>
          </w:p>
          <w:p ns2:paraId="2B689602" ns2:textId="77777777" w:rsidR="00081423" w:rsidRPr="00D515C8" w:rsidRDefault="00081423" w:rsidP="00081423">
            <w:pPr>
              <w:spacing w:before="30" w:after="30"/>
              <w:ind w:left="160" w:right="1" w:hanging="160"/>
              <w:rPr>
                <w:sz w:val="17"/>
                <w:szCs w:val="17"/>
              </w:rPr>
            </w:pPr>
            <w:r w:rsidRPr="00D515C8">
              <w:rPr>
                <w:sz w:val="17"/>
                <w:szCs w:val="17"/>
              </w:rPr>
              <w:t xml:space="preserve"> Only the highest reported grade of a given adverse event is counted for the individual participant.</w:t>
            </w:r>
          </w:p>
          <w:p ns2:paraId="664F8325" ns2:textId="77777777" w:rsidR="00081423" w:rsidRPr="00D515C8" w:rsidRDefault="00081423" w:rsidP="00081423">
            <w:pPr>
              <w:spacing w:before="30" w:after="30"/>
              <w:ind w:left="160" w:right="1" w:hanging="160"/>
              <w:rPr>
                <w:sz w:val="17"/>
                <w:szCs w:val="17"/>
              </w:rPr>
            </w:pPr>
            <w:r w:rsidRPr="00D515C8">
              <w:rPr>
                <w:sz w:val="17"/>
                <w:szCs w:val="17"/>
              </w:rPr>
              <w:t xml:space="preserve"> Grades are based on NCI CTCAE version 5.0 for all studies.</w:t>
            </w:r>
          </w:p>
          <w:p ns2:paraId="13671A08" ns2:textId="77777777" w:rsidR="00081423" w:rsidRPr="00D515C8" w:rsidRDefault="00081423" w:rsidP="00081423">
            <w:pPr>
              <w:spacing w:before="30" w:after="30"/>
              <w:ind w:left="160" w:right="1" w:hanging="160"/>
              <w:rPr>
                <w:sz w:val="17"/>
                <w:szCs w:val="17"/>
              </w:rPr>
            </w:pPr>
            <w:r w:rsidRPr="00D515C8">
              <w:rPr>
                <w:sz w:val="17"/>
                <w:szCs w:val="17"/>
              </w:rPr>
              <w:t xml:space="preserve"> A category or specific adverse event appears on this report only if its incidence in one or more of the columns meets the incidence criterion in the report title, after rounding.</w:t>
            </w:r>
          </w:p>
          <w:p ns2:paraId="755E547C" ns2:textId="77777777" w:rsidR="00081423" w:rsidRPr="00D515C8" w:rsidRDefault="00081423" w:rsidP="00081423">
            <w:pPr>
              <w:spacing w:before="30" w:after="30"/>
              <w:ind w:left="160" w:right="1" w:hanging="160"/>
              <w:rPr>
                <w:sz w:val="17"/>
                <w:szCs w:val="17"/>
              </w:rPr>
            </w:pPr>
            <w:r w:rsidRPr="00D515C8">
              <w:rPr>
                <w:sz w:val="17"/>
                <w:szCs w:val="17"/>
              </w:rPr>
              <w:t xml:space="preserve"> Non-serious adverse events up to 30 days of last dose and serious adverse events up to 90 days of last dose are included.</w:t>
            </w:r>
          </w:p>
          <w:p ns2:paraId="3EDC0000" ns2:textId="77777777" w:rsidR="00081423" w:rsidRPr="00D515C8" w:rsidRDefault="00081423" w:rsidP="00081423">
            <w:pPr>
              <w:spacing w:before="30" w:after="30"/>
              <w:ind w:left="160" w:right="1" w:hanging="160"/>
              <w:rPr>
                <w:sz w:val="17"/>
                <w:szCs w:val="17"/>
              </w:rPr>
            </w:pPr>
            <w:r w:rsidRPr="00D515C8">
              <w:rPr>
                <w:sz w:val="17"/>
                <w:szCs w:val="17"/>
              </w:rPr>
              <w:t xml:space="preserve"> Hypersensitivity Narrow SMQ, excluding Rash, Rash erythematous, Rash follicular, Rash macular, Rash maculo-papular, Rash maculovesicular, Rash morbilliform, Rash neonatal, Rash papular, Rash papulosquamous, Rash pruritic, Rash pustular, Rash rubelliform, Rash scarlatiniform, Rash vesicular), MedDRA version 27.0 was used.</w:t>
            </w:r>
          </w:p>
          <w:p ns2:paraId="18F8C9A8" ns2:textId="77777777" w:rsidR="00081423" w:rsidRPr="00D515C8" w:rsidRDefault="00081423" w:rsidP="00081423">
            <w:pPr>
              <w:spacing w:before="30" w:after="30"/>
              <w:ind w:left="160" w:right="1" w:hanging="160"/>
              <w:rPr>
                <w:sz w:val="17"/>
                <w:szCs w:val="17"/>
              </w:rPr>
            </w:pPr>
            <w:r w:rsidRPr="00D515C8">
              <w:rPr>
                <w:sz w:val="17"/>
                <w:szCs w:val="17"/>
              </w:rPr>
              <w:t xml:space="preserve"> MedDRA preferred terms "Neoplasm Progression", "Malignant Neoplasm Progression" and "Disease Progression" not related to the drug are excluded.</w:t>
            </w:r>
          </w:p>
          <w:p ns2:paraId="1B5CFAB7" ns2:textId="7AB68CD0" w:rsidR="00081423" w:rsidRPr="00D515C8" w:rsidRDefault="00081423" w:rsidP="00081423">
            <w:pPr>
              <w:spacing w:before="30" w:after="30"/>
              <w:ind w:left="160" w:right="1" w:hanging="160"/>
              <w:rPr>
                <w:sz w:val="17"/>
                <w:szCs w:val="17"/>
              </w:rPr>
            </w:pPr>
            <w:r w:rsidRPr="00D515C8">
              <w:rPr>
                <w:sz w:val="17"/>
                <w:szCs w:val="17"/>
              </w:rPr>
              <w:t xml:space="preserve"> </w:t>
            </w:r>
            <w:r w:rsidRPr="00D515C8">
              <w:rPr>
                <w:sz w:val="17"/>
                <w:szCs w:val="17"/>
                <w:vertAlign w:val="superscript"/>
              </w:rPr>
              <w:t>1</w:t>
            </w:r>
            <w:r w:rsidRPr="00D515C8">
              <w:rPr>
                <w:sz w:val="17"/>
                <w:szCs w:val="17"/>
              </w:rPr>
              <w:t xml:space="preserve">Includes all participants who received at least one dose of sac-TMT 4 mg/kg </w:t>
            </w:r>
            <w:r w:rsidR="008726D7">
              <w:rPr>
                <w:sz w:val="17"/>
                <w:szCs w:val="17"/>
              </w:rPr>
              <w:t>q</w:t>
            </w:r>
            <w:r w:rsidR="008726D7" w:rsidRPr="00D515C8">
              <w:rPr>
                <w:sz w:val="17"/>
                <w:szCs w:val="17"/>
              </w:rPr>
              <w:t>2</w:t>
            </w:r>
            <w:r w:rsidR="008726D7">
              <w:rPr>
                <w:sz w:val="17"/>
                <w:szCs w:val="17"/>
              </w:rPr>
              <w:t>w</w:t>
            </w:r>
            <w:r w:rsidR="008726D7" w:rsidRPr="00D515C8">
              <w:rPr>
                <w:sz w:val="17"/>
                <w:szCs w:val="17"/>
              </w:rPr>
              <w:t xml:space="preserve"> </w:t>
            </w:r>
            <w:r w:rsidRPr="00D515C8">
              <w:rPr>
                <w:sz w:val="17"/>
                <w:szCs w:val="17"/>
              </w:rPr>
              <w:t xml:space="preserve">monotherapy in MK-2870-001, with first dose prior to 21MAR2024,  Phase I, Cohort 1: TNBC, Cohort 2: OC, Cohort 3A: NSCLC, Cohort 3B: NSCLC, Cohort 4 : GC/GEJC, Cohort 6: HR+/HER2-BC, Cohort 7: HNSCC, Cohort 8: EC, Cohort 9: UC and Cohort 10: CC from Phase II; or sac-TMT 5 mg/kg </w:t>
            </w:r>
            <w:r w:rsidR="008726D7">
              <w:rPr>
                <w:sz w:val="17"/>
                <w:szCs w:val="17"/>
              </w:rPr>
              <w:t>q</w:t>
            </w:r>
            <w:r w:rsidR="008726D7" w:rsidRPr="00D515C8">
              <w:rPr>
                <w:sz w:val="17"/>
                <w:szCs w:val="17"/>
              </w:rPr>
              <w:t>2</w:t>
            </w:r>
            <w:r w:rsidR="008726D7">
              <w:rPr>
                <w:sz w:val="17"/>
                <w:szCs w:val="17"/>
              </w:rPr>
              <w:t>w</w:t>
            </w:r>
            <w:r w:rsidR="008726D7" w:rsidRPr="00D515C8">
              <w:rPr>
                <w:sz w:val="17"/>
                <w:szCs w:val="17"/>
              </w:rPr>
              <w:t xml:space="preserve"> </w:t>
            </w:r>
            <w:r w:rsidRPr="00D515C8">
              <w:rPr>
                <w:sz w:val="17"/>
                <w:szCs w:val="17"/>
              </w:rPr>
              <w:t>monotherapy in MK-2870-001, with first dose prior to 21MAR2024, Phase I, Cohort 1: TNBC, Cohort 2: OC, Cohort 3A: NSCLC, Cohort  3B: NSCLC, Cohort 4: GC/GEJC, Cohort 5: SCLC, Cohort 6: HR+/HER2-BC, Cohort 7: HNSCC, Cohort 8: EC and Cohort 9: UC from Phase II; MK-2870-014 treatment arm; MK-2870-016 monotherapy groups from Part 2 and 3; and MK-2870-017 Cohort 1: NSCLC, Cohort 2:  NSCLC, Cohort 3: NSCLC, Cohort 4: NPC and Cohort 5: NSCLC from Part 1.</w:t>
            </w:r>
          </w:p>
          <w:p ns2:paraId="590AF94C" ns2:textId="77777777" w:rsidR="00081423" w:rsidRPr="00D515C8" w:rsidRDefault="00081423" w:rsidP="00081423">
            <w:pPr>
              <w:spacing w:before="30" w:after="30"/>
              <w:ind w:left="160" w:right="1" w:hanging="160"/>
              <w:rPr>
                <w:sz w:val="17"/>
                <w:szCs w:val="17"/>
              </w:rPr>
            </w:pPr>
            <w:r w:rsidRPr="00D515C8">
              <w:rPr>
                <w:sz w:val="17"/>
                <w:szCs w:val="17"/>
              </w:rPr>
              <w:t xml:space="preserve"> MK-2870-001 Database Cutoff Date: 21May2024.</w:t>
            </w:r>
          </w:p>
          <w:p ns2:paraId="150AC901" ns2:textId="77777777" w:rsidR="00081423" w:rsidRPr="00D515C8" w:rsidRDefault="00081423" w:rsidP="00081423">
            <w:pPr>
              <w:spacing w:before="30" w:after="30"/>
              <w:ind w:left="160" w:right="1" w:hanging="160"/>
              <w:rPr>
                <w:sz w:val="17"/>
                <w:szCs w:val="17"/>
              </w:rPr>
            </w:pPr>
            <w:r w:rsidRPr="00D515C8">
              <w:rPr>
                <w:sz w:val="17"/>
                <w:szCs w:val="17"/>
              </w:rPr>
              <w:t xml:space="preserve"> MK-2870-014 Database Cutoff Date: 30Nov2023.</w:t>
            </w:r>
          </w:p>
          <w:p ns2:paraId="59CDF085" ns2:textId="77777777" w:rsidR="00081423" w:rsidRPr="00D515C8" w:rsidRDefault="00081423" w:rsidP="00081423">
            <w:pPr>
              <w:spacing w:before="30" w:after="30"/>
              <w:ind w:left="160" w:right="1" w:hanging="160"/>
              <w:rPr>
                <w:sz w:val="17"/>
                <w:szCs w:val="17"/>
              </w:rPr>
            </w:pPr>
            <w:r w:rsidRPr="00D515C8">
              <w:rPr>
                <w:sz w:val="17"/>
                <w:szCs w:val="17"/>
              </w:rPr>
              <w:t xml:space="preserve"> MK-2870-016 Database Cutoff Date: 21May2024.</w:t>
            </w:r>
          </w:p>
          <w:p ns2:paraId="4C911142" ns2:textId="77777777" w:rsidR="00081423" w:rsidRPr="00D515C8" w:rsidRDefault="00081423" w:rsidP="00081423">
            <w:pPr>
              <w:tabs>
                <w:tab w:val="decimal" w:pos="940"/>
                <w:tab w:val="left" w:pos="1020"/>
              </w:tabs>
              <w:spacing w:before="15" w:after="15"/>
              <w:rPr>
                <w:sz w:val="17"/>
                <w:szCs w:val="17"/>
              </w:rPr>
            </w:pPr>
            <w:r w:rsidRPr="00D515C8">
              <w:rPr>
                <w:sz w:val="17"/>
                <w:szCs w:val="17"/>
              </w:rPr>
              <w:t xml:space="preserve"> MK-2870-017 Database Cutoff Date: 19Apr2024</w:t>
            </w:r>
          </w:p>
        </w:tc>
      </w:tr>
      <w:tr w:rsidR="00081423" ns2:paraId="46D09FB2" ns2:textId="77777777" w:rsidTr="006852FC">
        <w:tblPrEx>
          <w:tblBorders>
            <w:top w:val="single" w:sz="6" w:space="0" w:color="auto"/>
            <w:bottom w:val="single" w:sz="6" w:space="0" w:color="auto"/>
          </w:tblBorders>
        </w:tblPrEx>
        <w:trPr>
          <w:jc w:val="center"/>
        </w:trPr>
        <w:tc>
          <w:tcPr>
            <w:tcW w:w="5000" w:type="pct"/>
            <w:gridSpan w:val="3"/>
            <w:tcBorders>
              <w:top w:val="double" w:sz="4" w:space="0" w:color="auto"/>
              <w:left w:val="nil"/>
              <w:bottom w:val="nil"/>
              <w:right w:val="nil"/>
            </w:tcBorders>
          </w:tcPr>
          <w:p ns2:paraId="7C00D3F7" ns2:textId="77777777" w:rsidR="00081423" w:rsidRPr="00D515C8" w:rsidRDefault="00081423" w:rsidP="00081423">
            <w:pPr>
              <w:spacing w:before="30" w:after="30"/>
              <w:ind w:left="160" w:right="1" w:hanging="160"/>
              <w:rPr>
                <w:sz w:val="17"/>
                <w:szCs w:val="17"/>
              </w:rPr>
            </w:pPr>
            <w:r w:rsidRPr="00D515C8">
              <w:rPr>
                <w:sz w:val="17"/>
                <w:szCs w:val="17"/>
              </w:rPr>
              <w:t>Source:  [MK2870IB2024: iadsl; iadae]</w:t>
            </w:r>
          </w:p>
        </w:tc>
      </w:tr>
    </w:tbl>
    <w:p ns2:paraId="3B11143B" ns2:textId="2BB0EC7B" w:rsidR="00521BB2" w:rsidRPr="00081423" w:rsidRDefault="00521BB2" w:rsidP="00D515C8">
      <w:pPr>
        <w:pStyle w:val="TableTitle"/>
      </w:pPr>
      <w:del w:id="13373" w:author="GoldenCorpusHarness" w:date="2026-03-28T21:57:55Z">
        <w:r>
          <w:delText>Table 82Participants With Adverse Events of Hypersensitivity/Infusion With Onset Date After 01 August 2023 by Maximum Toxicity Grade (Incidence &gt;0%) By Preferred Term (APaT Population)</w:delText>
        </w:r>
      </w:del>
    </w:p>
    <w:tbl>
      <w:tblPr>
        <w:tblW w:w="5000" w:type="pct"/>
        <w:jc w:val="center"/>
        <w:tblBorders>
          <w:top w:val="double" w:sz="6" w:space="0" w:color="auto"/>
          <w:left w:val="single" w:sz="6" w:space="0" w:color="auto"/>
          <w:bottom w:val="double" w:sz="6" w:space="0" w:color="auto"/>
          <w:right w:val="single" w:sz="6" w:space="0" w:color="auto"/>
        </w:tblBorders>
        <w:tblCellMar>
          <w:left w:w="72" w:type="dxa"/>
          <w:right w:w="72" w:type="dxa"/>
        </w:tblCellMar>
        <w:tblLook w:val="0000" w:firstRow="0" w:lastRow="0" w:firstColumn="0" w:lastColumn="0" w:noHBand="0" w:noVBand="0"/>
      </w:tblPr>
      <w:tblGrid>
        <w:gridCol w:w="4762"/>
        <w:gridCol w:w="2722"/>
        <w:gridCol w:w="1500"/>
      </w:tblGrid>
      <w:tr w:rsidR="00521BB2" w:rsidRPr="00081423" ns2:paraId="1C8BA622" ns2:textId="77777777" w:rsidTr="005D48EB">
        <w:trPr>
          <w:tblHeader/>
          <w:jc w:val="center"/>
        </w:trPr>
        <w:tc>
          <w:tcPr>
            <w:tcW w:w="2650" w:type="pct"/>
            <w:tcBorders>
              <w:top w:val="double" w:sz="6" w:space="0" w:color="auto"/>
              <w:bottom w:val="nil"/>
              <w:right w:val="single" w:sz="2" w:space="0" w:color="auto"/>
            </w:tcBorders>
          </w:tcPr>
          <w:p ns2:paraId="1941EEE8" ns2:textId="77777777" w:rsidR="00521BB2" w:rsidRPr="00081423" w:rsidRDefault="00521BB2" w:rsidP="00671503">
            <w:pPr>
              <w:spacing w:before="15" w:after="15"/>
              <w:rPr>
                <w:b/>
                <w:sz w:val="18"/>
                <w:szCs w:val="18"/>
              </w:rPr>
            </w:pPr>
          </w:p>
        </w:tc>
        <w:tc>
          <w:tcPr>
            <w:tcW w:w="2350" w:type="pct"/>
            <w:gridSpan w:val="2"/>
            <w:tcBorders>
              <w:top w:val="double" w:sz="6" w:space="0" w:color="auto"/>
              <w:left w:val="nil"/>
              <w:bottom w:val="single" w:sz="2" w:space="0" w:color="auto"/>
            </w:tcBorders>
          </w:tcPr>
          <w:p ns2:paraId="1176FB19" ns2:textId="4E0213A8" w:rsidR="00521BB2" w:rsidRPr="00081423" w:rsidRDefault="00521BB2" w:rsidP="00671503">
            <w:pPr>
              <w:spacing w:before="15" w:after="15"/>
              <w:jc w:val="center"/>
              <w:rPr>
                <w:b/>
                <w:sz w:val="18"/>
                <w:szCs w:val="18"/>
              </w:rPr>
            </w:pPr>
            <w:r w:rsidRPr="00081423">
              <w:rPr>
                <w:b/>
                <w:bCs/>
                <w:sz w:val="18"/>
                <w:szCs w:val="18"/>
              </w:rPr>
              <w:t>sac-TMT</w:t>
            </w:r>
            <w:r w:rsidRPr="00081423">
              <w:rPr>
                <w:b/>
                <w:sz w:val="18"/>
                <w:szCs w:val="18"/>
              </w:rPr>
              <w:t xml:space="preserve"> 4 mg/kg + 5 mg/kg </w:t>
            </w:r>
            <w:r w:rsidR="00F406FB">
              <w:rPr>
                <w:b/>
                <w:sz w:val="18"/>
                <w:szCs w:val="18"/>
              </w:rPr>
              <w:t>q</w:t>
            </w:r>
            <w:r w:rsidR="00F406FB" w:rsidRPr="00081423">
              <w:rPr>
                <w:b/>
                <w:sz w:val="18"/>
                <w:szCs w:val="18"/>
              </w:rPr>
              <w:t>2</w:t>
            </w:r>
            <w:r w:rsidR="00F406FB">
              <w:rPr>
                <w:b/>
                <w:sz w:val="18"/>
                <w:szCs w:val="18"/>
              </w:rPr>
              <w:t>w</w:t>
            </w:r>
            <w:r w:rsidR="00F406FB" w:rsidRPr="00081423">
              <w:rPr>
                <w:b/>
                <w:sz w:val="18"/>
                <w:szCs w:val="18"/>
              </w:rPr>
              <w:t xml:space="preserve"> </w:t>
            </w:r>
            <w:r w:rsidRPr="00081423">
              <w:rPr>
                <w:b/>
                <w:sz w:val="18"/>
                <w:szCs w:val="18"/>
              </w:rPr>
              <w:t>Monotherapy Pooled Dataset</w:t>
            </w:r>
            <w:r w:rsidRPr="00081423">
              <w:rPr>
                <w:b/>
                <w:sz w:val="18"/>
                <w:szCs w:val="18"/>
                <w:vertAlign w:val="superscript"/>
              </w:rPr>
              <w:t>1</w:t>
            </w:r>
            <w:r w:rsidRPr="00081423">
              <w:rPr>
                <w:b/>
                <w:sz w:val="18"/>
                <w:szCs w:val="18"/>
              </w:rPr>
              <w:t xml:space="preserve"> </w:t>
            </w:r>
          </w:p>
        </w:tc>
      </w:tr>
      <w:tr w:rsidR="00521BB2" w:rsidRPr="00081423" ns2:paraId="12070F08" ns2:textId="77777777" w:rsidTr="005D48EB">
        <w:tblPrEx>
          <w:tblBorders>
            <w:top w:val="single" w:sz="6" w:space="0" w:color="auto"/>
            <w:bottom w:val="single" w:sz="6" w:space="0" w:color="auto"/>
          </w:tblBorders>
        </w:tblPrEx>
        <w:trPr>
          <w:tblHeader/>
          <w:jc w:val="center"/>
        </w:trPr>
        <w:tc>
          <w:tcPr>
            <w:tcW w:w="2650" w:type="pct"/>
            <w:tcBorders>
              <w:top w:val="nil"/>
              <w:bottom w:val="single" w:sz="2" w:space="0" w:color="auto"/>
              <w:right w:val="single" w:sz="2" w:space="0" w:color="auto"/>
            </w:tcBorders>
          </w:tcPr>
          <w:p ns2:paraId="347114BC" ns2:textId="77777777" w:rsidR="00521BB2" w:rsidRPr="00081423" w:rsidRDefault="00521BB2" w:rsidP="00671503">
            <w:pPr>
              <w:spacing w:before="15" w:after="15"/>
              <w:rPr>
                <w:sz w:val="18"/>
                <w:szCs w:val="18"/>
              </w:rPr>
            </w:pPr>
          </w:p>
        </w:tc>
        <w:tc>
          <w:tcPr>
            <w:tcW w:w="1515" w:type="pct"/>
            <w:tcBorders>
              <w:top w:val="nil"/>
              <w:left w:val="nil"/>
              <w:bottom w:val="single" w:sz="2" w:space="0" w:color="auto"/>
              <w:right w:val="nil"/>
            </w:tcBorders>
          </w:tcPr>
          <w:p ns2:paraId="7135347B" ns2:textId="77777777" w:rsidR="00521BB2" w:rsidRPr="00081423" w:rsidRDefault="00521BB2" w:rsidP="00671503">
            <w:pPr>
              <w:spacing w:before="15" w:after="15"/>
              <w:jc w:val="center"/>
              <w:rPr>
                <w:sz w:val="18"/>
                <w:szCs w:val="18"/>
              </w:rPr>
            </w:pPr>
            <w:r w:rsidRPr="00081423">
              <w:rPr>
                <w:sz w:val="18"/>
                <w:szCs w:val="18"/>
              </w:rPr>
              <w:t xml:space="preserve">n </w:t>
            </w:r>
          </w:p>
        </w:tc>
        <w:tc>
          <w:tcPr>
            <w:tcW w:w="835" w:type="pct"/>
            <w:tcBorders>
              <w:top w:val="nil"/>
              <w:left w:val="nil"/>
              <w:bottom w:val="single" w:sz="2" w:space="0" w:color="auto"/>
            </w:tcBorders>
          </w:tcPr>
          <w:p ns2:paraId="212B37C4" ns2:textId="77777777" w:rsidR="00521BB2" w:rsidRPr="00081423" w:rsidRDefault="00521BB2" w:rsidP="00671503">
            <w:pPr>
              <w:spacing w:before="15" w:after="15"/>
              <w:jc w:val="center"/>
              <w:rPr>
                <w:sz w:val="18"/>
                <w:szCs w:val="18"/>
              </w:rPr>
            </w:pPr>
            <w:r w:rsidRPr="00081423">
              <w:rPr>
                <w:sz w:val="18"/>
                <w:szCs w:val="18"/>
              </w:rPr>
              <w:t xml:space="preserve">(%) </w:t>
            </w:r>
          </w:p>
        </w:tc>
      </w:tr>
      <w:tr w:rsidR="00521BB2" w:rsidRPr="00081423" ns2:paraId="02A6A066" ns2: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33D85B8E" ns2:textId="77777777" w:rsidR="00521BB2" w:rsidRPr="00081423" w:rsidRDefault="00521BB2" w:rsidP="00671503">
            <w:pPr>
              <w:spacing w:before="15" w:after="15"/>
              <w:ind w:left="160" w:right="1" w:hanging="160"/>
              <w:rPr>
                <w:sz w:val="18"/>
                <w:szCs w:val="18"/>
              </w:rPr>
            </w:pPr>
            <w:r w:rsidRPr="00081423">
              <w:rPr>
                <w:sz w:val="18"/>
                <w:szCs w:val="18"/>
              </w:rPr>
              <w:t xml:space="preserve"> Participants in population </w:t>
            </w:r>
          </w:p>
        </w:tc>
        <w:tc>
          <w:tcPr>
            <w:tcW w:w="1515" w:type="pct"/>
            <w:tcBorders>
              <w:top w:val="nil"/>
              <w:left w:val="nil"/>
              <w:bottom w:val="nil"/>
              <w:right w:val="nil"/>
            </w:tcBorders>
          </w:tcPr>
          <w:p ns2:paraId="0E3D3287" ns2: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1,098 </w:t>
            </w:r>
          </w:p>
        </w:tc>
        <w:tc>
          <w:tcPr>
            <w:tcW w:w="835" w:type="pct"/>
            <w:tcBorders>
              <w:top w:val="nil"/>
              <w:left w:val="nil"/>
              <w:bottom w:val="nil"/>
            </w:tcBorders>
          </w:tcPr>
          <w:p ns2:paraId="5CC813A6" ns2:textId="77777777" w:rsidR="00521BB2" w:rsidRPr="00081423" w:rsidRDefault="00521BB2" w:rsidP="00671503">
            <w:pPr>
              <w:tabs>
                <w:tab w:val="decimal" w:pos="940"/>
                <w:tab w:val="left" w:pos="1020"/>
              </w:tabs>
              <w:spacing w:before="15" w:after="15"/>
              <w:rPr>
                <w:sz w:val="18"/>
                <w:szCs w:val="18"/>
              </w:rPr>
            </w:pPr>
            <w:r w:rsidRPr="00081423">
              <w:rPr>
                <w:sz w:val="18"/>
                <w:szCs w:val="18"/>
              </w:rPr>
              <w:tab/>
            </w:r>
          </w:p>
        </w:tc>
      </w:tr>
      <w:tr w:rsidR="00521BB2" w:rsidRPr="00081423" ns2:paraId="457DCF83" ns2: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4D641B68" ns2:textId="77777777" w:rsidR="00521BB2" w:rsidRPr="00081423" w:rsidRDefault="00521BB2" w:rsidP="00671503">
            <w:pPr>
              <w:spacing w:before="15" w:after="15"/>
              <w:ind w:left="160" w:right="1" w:hanging="160"/>
              <w:rPr>
                <w:sz w:val="18"/>
                <w:szCs w:val="18"/>
              </w:rPr>
            </w:pPr>
            <w:r w:rsidRPr="00081423">
              <w:rPr>
                <w:sz w:val="18"/>
                <w:szCs w:val="18"/>
              </w:rPr>
              <w:t xml:space="preserve">    with one or more Hypersensitivity/Infusion event </w:t>
            </w:r>
          </w:p>
        </w:tc>
        <w:tc>
          <w:tcPr>
            <w:tcW w:w="1515" w:type="pct"/>
            <w:tcBorders>
              <w:top w:val="nil"/>
              <w:left w:val="nil"/>
              <w:bottom w:val="nil"/>
              <w:right w:val="nil"/>
            </w:tcBorders>
          </w:tcPr>
          <w:p ns2:paraId="147C4106" ns2: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27 </w:t>
            </w:r>
          </w:p>
        </w:tc>
        <w:tc>
          <w:tcPr>
            <w:tcW w:w="835" w:type="pct"/>
            <w:tcBorders>
              <w:top w:val="nil"/>
              <w:left w:val="nil"/>
              <w:bottom w:val="nil"/>
            </w:tcBorders>
          </w:tcPr>
          <w:p ns2:paraId="7DD73E4B" ns2: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(2.5) </w:t>
            </w:r>
          </w:p>
        </w:tc>
      </w:tr>
      <w:tr w:rsidR="00521BB2" w:rsidRPr="00081423" ns2:paraId="10AB96FF" ns2: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068EAFA2" ns2:textId="77777777" w:rsidR="00521BB2" w:rsidRPr="00081423" w:rsidRDefault="00521BB2" w:rsidP="00671503">
            <w:pPr>
              <w:spacing w:before="15" w:after="15"/>
              <w:ind w:left="160" w:right="1" w:hanging="160"/>
              <w:rPr>
                <w:sz w:val="18"/>
                <w:szCs w:val="18"/>
              </w:rPr>
            </w:pPr>
            <w:r w:rsidRPr="00081423">
              <w:rPr>
                <w:sz w:val="18"/>
                <w:szCs w:val="18"/>
              </w:rPr>
              <w:t xml:space="preserve">     Grade 1 </w:t>
            </w:r>
          </w:p>
        </w:tc>
        <w:tc>
          <w:tcPr>
            <w:tcW w:w="1515" w:type="pct"/>
            <w:tcBorders>
              <w:top w:val="nil"/>
              <w:left w:val="nil"/>
              <w:bottom w:val="nil"/>
              <w:right w:val="nil"/>
            </w:tcBorders>
          </w:tcPr>
          <w:p ns2:paraId="2AF48191" ns2: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17 </w:t>
            </w:r>
          </w:p>
        </w:tc>
        <w:tc>
          <w:tcPr>
            <w:tcW w:w="835" w:type="pct"/>
            <w:tcBorders>
              <w:top w:val="nil"/>
              <w:left w:val="nil"/>
              <w:bottom w:val="nil"/>
            </w:tcBorders>
          </w:tcPr>
          <w:p ns2:paraId="011B557F" ns2: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(1.5) </w:t>
            </w:r>
          </w:p>
        </w:tc>
      </w:tr>
      <w:tr w:rsidR="00521BB2" w:rsidRPr="00081423" ns2:paraId="10ABBB75" ns2: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21CC6E69" ns2:textId="77777777" w:rsidR="00521BB2" w:rsidRPr="00081423" w:rsidRDefault="00521BB2" w:rsidP="00671503">
            <w:pPr>
              <w:spacing w:before="15" w:after="15"/>
              <w:ind w:left="160" w:right="1" w:hanging="160"/>
              <w:rPr>
                <w:sz w:val="18"/>
                <w:szCs w:val="18"/>
              </w:rPr>
            </w:pPr>
            <w:r w:rsidRPr="00081423">
              <w:rPr>
                <w:sz w:val="18"/>
                <w:szCs w:val="18"/>
              </w:rPr>
              <w:t xml:space="preserve">     Grade 2 </w:t>
            </w:r>
          </w:p>
        </w:tc>
        <w:tc>
          <w:tcPr>
            <w:tcW w:w="1515" w:type="pct"/>
            <w:tcBorders>
              <w:top w:val="nil"/>
              <w:left w:val="nil"/>
              <w:bottom w:val="nil"/>
              <w:right w:val="nil"/>
            </w:tcBorders>
          </w:tcPr>
          <w:p ns2:paraId="3AB472D9" ns2: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10 </w:t>
            </w:r>
          </w:p>
        </w:tc>
        <w:tc>
          <w:tcPr>
            <w:tcW w:w="835" w:type="pct"/>
            <w:tcBorders>
              <w:top w:val="nil"/>
              <w:left w:val="nil"/>
              <w:bottom w:val="nil"/>
            </w:tcBorders>
          </w:tcPr>
          <w:p ns2:paraId="37A6AF9C" ns2: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(0.9) </w:t>
            </w:r>
          </w:p>
        </w:tc>
      </w:tr>
      <w:tr w:rsidR="00521BB2" w:rsidRPr="00081423" ns2:paraId="58BC0BB8" ns2: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27432B6E" ns2:textId="77777777" w:rsidR="00521BB2" w:rsidRPr="00081423" w:rsidRDefault="00521BB2" w:rsidP="00671503">
            <w:pPr>
              <w:spacing w:before="15" w:after="15"/>
              <w:ind w:left="160" w:right="1" w:hanging="160"/>
              <w:rPr>
                <w:sz w:val="18"/>
                <w:szCs w:val="18"/>
              </w:rPr>
            </w:pPr>
            <w:r w:rsidRPr="00081423">
              <w:rPr>
                <w:sz w:val="18"/>
                <w:szCs w:val="18"/>
              </w:rPr>
              <w:t xml:space="preserve">    with no Hypersensitivity/Infusion event </w:t>
            </w:r>
          </w:p>
        </w:tc>
        <w:tc>
          <w:tcPr>
            <w:tcW w:w="1515" w:type="pct"/>
            <w:tcBorders>
              <w:top w:val="nil"/>
              <w:left w:val="nil"/>
              <w:bottom w:val="nil"/>
              <w:right w:val="nil"/>
            </w:tcBorders>
          </w:tcPr>
          <w:p ns2:paraId="56E5F014" ns2: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1,071 </w:t>
            </w:r>
          </w:p>
        </w:tc>
        <w:tc>
          <w:tcPr>
            <w:tcW w:w="835" w:type="pct"/>
            <w:tcBorders>
              <w:top w:val="nil"/>
              <w:left w:val="nil"/>
              <w:bottom w:val="nil"/>
            </w:tcBorders>
          </w:tcPr>
          <w:p ns2:paraId="4E38164B" ns2: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(97.5) </w:t>
            </w:r>
          </w:p>
        </w:tc>
      </w:tr>
      <w:tr w:rsidR="00521BB2" w:rsidRPr="00081423" ns2:paraId="3F943689" ns2: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411A6ED4" ns2:textId="77777777" w:rsidR="00521BB2" w:rsidRPr="00081423" w:rsidRDefault="00521BB2" w:rsidP="00671503">
            <w:pPr>
              <w:spacing w:before="15" w:after="15"/>
              <w:rPr>
                <w:sz w:val="18"/>
                <w:szCs w:val="18"/>
              </w:rPr>
            </w:pPr>
          </w:p>
        </w:tc>
        <w:tc>
          <w:tcPr>
            <w:tcW w:w="1515" w:type="pct"/>
            <w:tcBorders>
              <w:top w:val="nil"/>
              <w:left w:val="nil"/>
              <w:bottom w:val="nil"/>
              <w:right w:val="nil"/>
            </w:tcBorders>
          </w:tcPr>
          <w:p ns2:paraId="2E1AA4D1" ns2:textId="77777777" w:rsidR="00521BB2" w:rsidRPr="00081423" w:rsidRDefault="00521BB2" w:rsidP="00671503">
            <w:pPr>
              <w:tabs>
                <w:tab w:val="decimal" w:pos="1315"/>
                <w:tab w:val="left" w:pos="1395"/>
              </w:tabs>
              <w:spacing w:before="15" w:after="15"/>
              <w:rPr>
                <w:sz w:val="18"/>
                <w:szCs w:val="18"/>
              </w:rPr>
            </w:pPr>
            <w:r w:rsidRPr="00081423">
              <w:rPr>
                <w:sz w:val="18"/>
                <w:szCs w:val="18"/>
              </w:rPr>
              <w:tab/>
            </w:r>
          </w:p>
        </w:tc>
        <w:tc>
          <w:tcPr>
            <w:tcW w:w="835" w:type="pct"/>
            <w:tcBorders>
              <w:top w:val="nil"/>
              <w:left w:val="nil"/>
              <w:bottom w:val="nil"/>
            </w:tcBorders>
          </w:tcPr>
          <w:p ns2:paraId="4F31ABAF" ns2:textId="77777777" w:rsidR="00521BB2" w:rsidRPr="00081423" w:rsidRDefault="00521BB2" w:rsidP="00671503">
            <w:pPr>
              <w:tabs>
                <w:tab w:val="decimal" w:pos="940"/>
                <w:tab w:val="left" w:pos="1020"/>
              </w:tabs>
              <w:spacing w:before="15" w:after="15"/>
              <w:rPr>
                <w:sz w:val="18"/>
                <w:szCs w:val="18"/>
              </w:rPr>
            </w:pPr>
            <w:r w:rsidRPr="00081423">
              <w:rPr>
                <w:sz w:val="18"/>
                <w:szCs w:val="18"/>
              </w:rPr>
              <w:tab/>
            </w:r>
          </w:p>
        </w:tc>
      </w:tr>
      <w:tr w:rsidR="00521BB2" w:rsidRPr="00081423" ns2:paraId="07686289" ns2: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33FCF711" ns2:textId="77777777" w:rsidR="00521BB2" w:rsidRPr="00081423" w:rsidRDefault="00521BB2" w:rsidP="00671503">
            <w:pPr>
              <w:spacing w:before="15" w:after="15"/>
              <w:ind w:left="160" w:right="1" w:hanging="160"/>
              <w:rPr>
                <w:sz w:val="18"/>
                <w:szCs w:val="18"/>
              </w:rPr>
            </w:pPr>
            <w:r w:rsidRPr="00081423">
              <w:rPr>
                <w:sz w:val="18"/>
                <w:szCs w:val="18"/>
              </w:rPr>
              <w:t xml:space="preserve">    Anaphylactic reaction </w:t>
            </w:r>
          </w:p>
        </w:tc>
        <w:tc>
          <w:tcPr>
            <w:tcW w:w="1515" w:type="pct"/>
            <w:tcBorders>
              <w:top w:val="nil"/>
              <w:left w:val="nil"/>
              <w:bottom w:val="nil"/>
              <w:right w:val="nil"/>
            </w:tcBorders>
          </w:tcPr>
          <w:p ns2:paraId="0A9F2417" ns2: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1 </w:t>
            </w:r>
          </w:p>
        </w:tc>
        <w:tc>
          <w:tcPr>
            <w:tcW w:w="835" w:type="pct"/>
            <w:tcBorders>
              <w:top w:val="nil"/>
              <w:left w:val="nil"/>
              <w:bottom w:val="nil"/>
            </w:tcBorders>
          </w:tcPr>
          <w:p ns2:paraId="163842D3" ns2: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(0.1) </w:t>
            </w:r>
          </w:p>
        </w:tc>
      </w:tr>
      <w:tr w:rsidR="00521BB2" w:rsidRPr="00081423" ns2:paraId="0D9747F9" ns2: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4A98D8FE" ns2:textId="77777777" w:rsidR="00521BB2" w:rsidRPr="00081423" w:rsidRDefault="00521BB2" w:rsidP="00671503">
            <w:pPr>
              <w:spacing w:before="15" w:after="15"/>
              <w:ind w:left="160" w:right="1" w:hanging="160"/>
              <w:rPr>
                <w:sz w:val="18"/>
                <w:szCs w:val="18"/>
              </w:rPr>
            </w:pPr>
            <w:r w:rsidRPr="00081423">
              <w:rPr>
                <w:sz w:val="18"/>
                <w:szCs w:val="18"/>
              </w:rPr>
              <w:t xml:space="preserve">     Grade 1 </w:t>
            </w:r>
          </w:p>
        </w:tc>
        <w:tc>
          <w:tcPr>
            <w:tcW w:w="1515" w:type="pct"/>
            <w:tcBorders>
              <w:top w:val="nil"/>
              <w:left w:val="nil"/>
              <w:bottom w:val="nil"/>
              <w:right w:val="nil"/>
            </w:tcBorders>
          </w:tcPr>
          <w:p ns2:paraId="64C95D17" ns2: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1 </w:t>
            </w:r>
          </w:p>
        </w:tc>
        <w:tc>
          <w:tcPr>
            <w:tcW w:w="835" w:type="pct"/>
            <w:tcBorders>
              <w:top w:val="nil"/>
              <w:left w:val="nil"/>
              <w:bottom w:val="nil"/>
            </w:tcBorders>
          </w:tcPr>
          <w:p ns2:paraId="1C052CE0" ns2: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(0.1) </w:t>
            </w:r>
          </w:p>
        </w:tc>
      </w:tr>
      <w:tr w:rsidR="00521BB2" w:rsidRPr="00081423" ns2:paraId="01D7E2BC" ns2: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7FB0D094" ns2:textId="77777777" w:rsidR="00521BB2" w:rsidRPr="00081423" w:rsidRDefault="00521BB2" w:rsidP="00671503">
            <w:pPr>
              <w:spacing w:before="15" w:after="15"/>
              <w:ind w:left="160" w:right="1" w:hanging="160"/>
              <w:rPr>
                <w:sz w:val="18"/>
                <w:szCs w:val="18"/>
              </w:rPr>
            </w:pPr>
            <w:r w:rsidRPr="00081423">
              <w:rPr>
                <w:sz w:val="18"/>
                <w:szCs w:val="18"/>
              </w:rPr>
              <w:t xml:space="preserve">    Contrast media allergy </w:t>
            </w:r>
          </w:p>
        </w:tc>
        <w:tc>
          <w:tcPr>
            <w:tcW w:w="1515" w:type="pct"/>
            <w:tcBorders>
              <w:top w:val="nil"/>
              <w:left w:val="nil"/>
              <w:bottom w:val="nil"/>
              <w:right w:val="nil"/>
            </w:tcBorders>
          </w:tcPr>
          <w:p ns2:paraId="3D3EB5A7" ns2: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1 </w:t>
            </w:r>
          </w:p>
        </w:tc>
        <w:tc>
          <w:tcPr>
            <w:tcW w:w="835" w:type="pct"/>
            <w:tcBorders>
              <w:top w:val="nil"/>
              <w:left w:val="nil"/>
              <w:bottom w:val="nil"/>
            </w:tcBorders>
          </w:tcPr>
          <w:p ns2:paraId="29CB931F" ns2: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(0.1) </w:t>
            </w:r>
          </w:p>
        </w:tc>
      </w:tr>
      <w:tr w:rsidR="00521BB2" w:rsidRPr="00081423" ns2:paraId="18983CC5" ns2: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5221EAF0" ns2:textId="77777777" w:rsidR="00521BB2" w:rsidRPr="00081423" w:rsidRDefault="00521BB2" w:rsidP="00671503">
            <w:pPr>
              <w:spacing w:before="15" w:after="15"/>
              <w:ind w:left="160" w:right="1" w:hanging="160"/>
              <w:rPr>
                <w:sz w:val="18"/>
                <w:szCs w:val="18"/>
              </w:rPr>
            </w:pPr>
            <w:r w:rsidRPr="00081423">
              <w:rPr>
                <w:sz w:val="18"/>
                <w:szCs w:val="18"/>
              </w:rPr>
              <w:t xml:space="preserve">     Grade 1 </w:t>
            </w:r>
          </w:p>
        </w:tc>
        <w:tc>
          <w:tcPr>
            <w:tcW w:w="1515" w:type="pct"/>
            <w:tcBorders>
              <w:top w:val="nil"/>
              <w:left w:val="nil"/>
              <w:bottom w:val="nil"/>
              <w:right w:val="nil"/>
            </w:tcBorders>
          </w:tcPr>
          <w:p ns2:paraId="7A3ECC35" ns2: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1 </w:t>
            </w:r>
          </w:p>
        </w:tc>
        <w:tc>
          <w:tcPr>
            <w:tcW w:w="835" w:type="pct"/>
            <w:tcBorders>
              <w:top w:val="nil"/>
              <w:left w:val="nil"/>
              <w:bottom w:val="nil"/>
            </w:tcBorders>
          </w:tcPr>
          <w:p ns2:paraId="562D07FC" ns2: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(0.1) </w:t>
            </w:r>
          </w:p>
        </w:tc>
      </w:tr>
      <w:tr w:rsidR="00521BB2" w:rsidRPr="00081423" ns2:paraId="7D91F0E3" ns2: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23600C76" ns2:textId="77777777" w:rsidR="00521BB2" w:rsidRPr="00081423" w:rsidRDefault="00521BB2" w:rsidP="00671503">
            <w:pPr>
              <w:spacing w:before="15" w:after="15"/>
              <w:ind w:left="160" w:right="1" w:hanging="160"/>
              <w:rPr>
                <w:sz w:val="18"/>
                <w:szCs w:val="18"/>
              </w:rPr>
            </w:pPr>
            <w:r w:rsidRPr="00081423">
              <w:rPr>
                <w:sz w:val="18"/>
                <w:szCs w:val="18"/>
              </w:rPr>
              <w:t xml:space="preserve">    Dermatitis acneiform </w:t>
            </w:r>
          </w:p>
        </w:tc>
        <w:tc>
          <w:tcPr>
            <w:tcW w:w="1515" w:type="pct"/>
            <w:tcBorders>
              <w:top w:val="nil"/>
              <w:left w:val="nil"/>
              <w:bottom w:val="nil"/>
              <w:right w:val="nil"/>
            </w:tcBorders>
          </w:tcPr>
          <w:p ns2:paraId="36CADBDE" ns2: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5 </w:t>
            </w:r>
          </w:p>
        </w:tc>
        <w:tc>
          <w:tcPr>
            <w:tcW w:w="835" w:type="pct"/>
            <w:tcBorders>
              <w:top w:val="nil"/>
              <w:left w:val="nil"/>
              <w:bottom w:val="nil"/>
            </w:tcBorders>
          </w:tcPr>
          <w:p ns2:paraId="1F6194B0" ns2: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(0.5) </w:t>
            </w:r>
          </w:p>
        </w:tc>
      </w:tr>
      <w:tr w:rsidR="00521BB2" w:rsidRPr="00081423" ns2:paraId="0E7BAF7B" ns2: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62D32335" ns2:textId="77777777" w:rsidR="00521BB2" w:rsidRPr="00081423" w:rsidRDefault="00521BB2" w:rsidP="00671503">
            <w:pPr>
              <w:spacing w:before="15" w:after="15"/>
              <w:ind w:left="160" w:right="1" w:hanging="160"/>
              <w:rPr>
                <w:sz w:val="18"/>
                <w:szCs w:val="18"/>
              </w:rPr>
            </w:pPr>
            <w:r w:rsidRPr="00081423">
              <w:rPr>
                <w:sz w:val="18"/>
                <w:szCs w:val="18"/>
              </w:rPr>
              <w:t xml:space="preserve">     Grade 1 </w:t>
            </w:r>
          </w:p>
        </w:tc>
        <w:tc>
          <w:tcPr>
            <w:tcW w:w="1515" w:type="pct"/>
            <w:tcBorders>
              <w:top w:val="nil"/>
              <w:left w:val="nil"/>
              <w:bottom w:val="nil"/>
              <w:right w:val="nil"/>
            </w:tcBorders>
          </w:tcPr>
          <w:p ns2:paraId="58FA9413" ns2: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4 </w:t>
            </w:r>
          </w:p>
        </w:tc>
        <w:tc>
          <w:tcPr>
            <w:tcW w:w="835" w:type="pct"/>
            <w:tcBorders>
              <w:top w:val="nil"/>
              <w:left w:val="nil"/>
              <w:bottom w:val="nil"/>
            </w:tcBorders>
          </w:tcPr>
          <w:p ns2:paraId="200F855B" ns2: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(0.4) </w:t>
            </w:r>
          </w:p>
        </w:tc>
      </w:tr>
      <w:tr w:rsidR="00521BB2" w:rsidRPr="00081423" ns2:paraId="7FE961A8" ns2: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3A07B6BC" ns2:textId="77777777" w:rsidR="00521BB2" w:rsidRPr="00081423" w:rsidRDefault="00521BB2" w:rsidP="00671503">
            <w:pPr>
              <w:spacing w:before="15" w:after="15"/>
              <w:ind w:left="160" w:right="1" w:hanging="160"/>
              <w:rPr>
                <w:sz w:val="18"/>
                <w:szCs w:val="18"/>
              </w:rPr>
            </w:pPr>
            <w:r w:rsidRPr="00081423">
              <w:rPr>
                <w:sz w:val="18"/>
                <w:szCs w:val="18"/>
              </w:rPr>
              <w:t xml:space="preserve">     Grade 2 </w:t>
            </w:r>
          </w:p>
        </w:tc>
        <w:tc>
          <w:tcPr>
            <w:tcW w:w="1515" w:type="pct"/>
            <w:tcBorders>
              <w:top w:val="nil"/>
              <w:left w:val="nil"/>
              <w:bottom w:val="nil"/>
              <w:right w:val="nil"/>
            </w:tcBorders>
          </w:tcPr>
          <w:p ns2:paraId="54FA14D9" ns2: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1 </w:t>
            </w:r>
          </w:p>
        </w:tc>
        <w:tc>
          <w:tcPr>
            <w:tcW w:w="835" w:type="pct"/>
            <w:tcBorders>
              <w:top w:val="nil"/>
              <w:left w:val="nil"/>
              <w:bottom w:val="nil"/>
            </w:tcBorders>
          </w:tcPr>
          <w:p ns2:paraId="18FEBEC6" ns2: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(0.1) </w:t>
            </w:r>
          </w:p>
        </w:tc>
      </w:tr>
      <w:tr w:rsidR="00521BB2" w:rsidRPr="00081423" ns2:paraId="4B42E027" ns2: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37545EEC" ns2:textId="77777777" w:rsidR="00521BB2" w:rsidRPr="00081423" w:rsidRDefault="00521BB2" w:rsidP="00671503">
            <w:pPr>
              <w:spacing w:before="15" w:after="15"/>
              <w:ind w:left="160" w:right="1" w:hanging="160"/>
              <w:rPr>
                <w:sz w:val="18"/>
                <w:szCs w:val="18"/>
              </w:rPr>
            </w:pPr>
            <w:r w:rsidRPr="00081423">
              <w:rPr>
                <w:sz w:val="18"/>
                <w:szCs w:val="18"/>
              </w:rPr>
              <w:t xml:space="preserve">    Dermatitis allergic </w:t>
            </w:r>
          </w:p>
        </w:tc>
        <w:tc>
          <w:tcPr>
            <w:tcW w:w="1515" w:type="pct"/>
            <w:tcBorders>
              <w:top w:val="nil"/>
              <w:left w:val="nil"/>
              <w:bottom w:val="nil"/>
              <w:right w:val="nil"/>
            </w:tcBorders>
          </w:tcPr>
          <w:p ns2:paraId="3ACA44FF" ns2: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1 </w:t>
            </w:r>
          </w:p>
        </w:tc>
        <w:tc>
          <w:tcPr>
            <w:tcW w:w="835" w:type="pct"/>
            <w:tcBorders>
              <w:top w:val="nil"/>
              <w:left w:val="nil"/>
              <w:bottom w:val="nil"/>
            </w:tcBorders>
          </w:tcPr>
          <w:p ns2:paraId="7CC5CC7D" ns2: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(0.1) </w:t>
            </w:r>
          </w:p>
        </w:tc>
      </w:tr>
      <w:tr w:rsidR="00521BB2" w:rsidRPr="00081423" ns2:paraId="67B2B924" ns2: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5F9E250A" ns2:textId="77777777" w:rsidR="00521BB2" w:rsidRPr="00081423" w:rsidRDefault="00521BB2" w:rsidP="00671503">
            <w:pPr>
              <w:spacing w:before="15" w:after="15"/>
              <w:ind w:left="160" w:right="1" w:hanging="160"/>
              <w:rPr>
                <w:sz w:val="18"/>
                <w:szCs w:val="18"/>
              </w:rPr>
            </w:pPr>
            <w:r w:rsidRPr="00081423">
              <w:rPr>
                <w:sz w:val="18"/>
                <w:szCs w:val="18"/>
              </w:rPr>
              <w:t xml:space="preserve">     Grade 1 </w:t>
            </w:r>
          </w:p>
        </w:tc>
        <w:tc>
          <w:tcPr>
            <w:tcW w:w="1515" w:type="pct"/>
            <w:tcBorders>
              <w:top w:val="nil"/>
              <w:left w:val="nil"/>
              <w:bottom w:val="nil"/>
              <w:right w:val="nil"/>
            </w:tcBorders>
          </w:tcPr>
          <w:p ns2:paraId="50FFC78D" ns2: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1 </w:t>
            </w:r>
          </w:p>
        </w:tc>
        <w:tc>
          <w:tcPr>
            <w:tcW w:w="835" w:type="pct"/>
            <w:tcBorders>
              <w:top w:val="nil"/>
              <w:left w:val="nil"/>
              <w:bottom w:val="nil"/>
            </w:tcBorders>
          </w:tcPr>
          <w:p ns2:paraId="7F973AAB" ns2: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(0.1) </w:t>
            </w:r>
          </w:p>
        </w:tc>
      </w:tr>
      <w:tr w:rsidR="00521BB2" w:rsidRPr="00081423" ns2:paraId="4C9C7871" ns2: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4E758034" ns2:textId="77777777" w:rsidR="00521BB2" w:rsidRPr="00081423" w:rsidRDefault="00521BB2" w:rsidP="00671503">
            <w:pPr>
              <w:spacing w:before="15" w:after="15"/>
              <w:ind w:left="160" w:right="1" w:hanging="160"/>
              <w:rPr>
                <w:sz w:val="18"/>
                <w:szCs w:val="18"/>
              </w:rPr>
            </w:pPr>
            <w:r w:rsidRPr="00081423">
              <w:rPr>
                <w:sz w:val="18"/>
                <w:szCs w:val="18"/>
              </w:rPr>
              <w:t xml:space="preserve">    Drug eruption </w:t>
            </w:r>
          </w:p>
        </w:tc>
        <w:tc>
          <w:tcPr>
            <w:tcW w:w="1515" w:type="pct"/>
            <w:tcBorders>
              <w:top w:val="nil"/>
              <w:left w:val="nil"/>
              <w:bottom w:val="nil"/>
              <w:right w:val="nil"/>
            </w:tcBorders>
          </w:tcPr>
          <w:p ns2:paraId="0CC43AD6" ns2: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1 </w:t>
            </w:r>
          </w:p>
        </w:tc>
        <w:tc>
          <w:tcPr>
            <w:tcW w:w="835" w:type="pct"/>
            <w:tcBorders>
              <w:top w:val="nil"/>
              <w:left w:val="nil"/>
              <w:bottom w:val="nil"/>
            </w:tcBorders>
          </w:tcPr>
          <w:p ns2:paraId="5F11E574" ns2: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(0.1) </w:t>
            </w:r>
          </w:p>
        </w:tc>
      </w:tr>
      <w:tr w:rsidR="00521BB2" w:rsidRPr="00081423" ns2:paraId="36E2FC13" ns2: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29C57712" ns2:textId="77777777" w:rsidR="00521BB2" w:rsidRPr="00081423" w:rsidRDefault="00521BB2" w:rsidP="00671503">
            <w:pPr>
              <w:spacing w:before="15" w:after="15"/>
              <w:ind w:left="160" w:right="1" w:hanging="160"/>
              <w:rPr>
                <w:sz w:val="18"/>
                <w:szCs w:val="18"/>
              </w:rPr>
            </w:pPr>
            <w:r w:rsidRPr="00081423">
              <w:rPr>
                <w:sz w:val="18"/>
                <w:szCs w:val="18"/>
              </w:rPr>
              <w:t xml:space="preserve">     Grade 2 </w:t>
            </w:r>
          </w:p>
        </w:tc>
        <w:tc>
          <w:tcPr>
            <w:tcW w:w="1515" w:type="pct"/>
            <w:tcBorders>
              <w:top w:val="nil"/>
              <w:left w:val="nil"/>
              <w:bottom w:val="nil"/>
              <w:right w:val="nil"/>
            </w:tcBorders>
          </w:tcPr>
          <w:p ns2:paraId="1775B639" ns2: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1 </w:t>
            </w:r>
          </w:p>
        </w:tc>
        <w:tc>
          <w:tcPr>
            <w:tcW w:w="835" w:type="pct"/>
            <w:tcBorders>
              <w:top w:val="nil"/>
              <w:left w:val="nil"/>
              <w:bottom w:val="nil"/>
            </w:tcBorders>
          </w:tcPr>
          <w:p ns2:paraId="19DC6387" ns2: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(0.1) </w:t>
            </w:r>
          </w:p>
        </w:tc>
      </w:tr>
      <w:tr w:rsidR="00521BB2" w:rsidRPr="00081423" ns2:paraId="70276D6B" ns2: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3CED2A10" ns2:textId="77777777" w:rsidR="00521BB2" w:rsidRPr="00081423" w:rsidRDefault="00521BB2" w:rsidP="00671503">
            <w:pPr>
              <w:spacing w:before="15" w:after="15"/>
              <w:ind w:left="160" w:right="1" w:hanging="160"/>
              <w:rPr>
                <w:sz w:val="18"/>
                <w:szCs w:val="18"/>
              </w:rPr>
            </w:pPr>
            <w:r w:rsidRPr="00081423">
              <w:rPr>
                <w:sz w:val="18"/>
                <w:szCs w:val="18"/>
              </w:rPr>
              <w:t xml:space="preserve">    Eczema </w:t>
            </w:r>
          </w:p>
        </w:tc>
        <w:tc>
          <w:tcPr>
            <w:tcW w:w="1515" w:type="pct"/>
            <w:tcBorders>
              <w:top w:val="nil"/>
              <w:left w:val="nil"/>
              <w:bottom w:val="nil"/>
              <w:right w:val="nil"/>
            </w:tcBorders>
          </w:tcPr>
          <w:p ns2:paraId="71737463" ns2: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3 </w:t>
            </w:r>
          </w:p>
        </w:tc>
        <w:tc>
          <w:tcPr>
            <w:tcW w:w="835" w:type="pct"/>
            <w:tcBorders>
              <w:top w:val="nil"/>
              <w:left w:val="nil"/>
              <w:bottom w:val="nil"/>
            </w:tcBorders>
          </w:tcPr>
          <w:p ns2:paraId="7544EC3A" ns2: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(0.3) </w:t>
            </w:r>
          </w:p>
        </w:tc>
      </w:tr>
      <w:tr w:rsidR="00521BB2" w:rsidRPr="00081423" ns2:paraId="681017AD" ns2: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339DA7EB" ns2:textId="77777777" w:rsidR="00521BB2" w:rsidRPr="00081423" w:rsidRDefault="00521BB2" w:rsidP="00671503">
            <w:pPr>
              <w:spacing w:before="15" w:after="15"/>
              <w:ind w:left="160" w:right="1" w:hanging="160"/>
              <w:rPr>
                <w:sz w:val="18"/>
                <w:szCs w:val="18"/>
              </w:rPr>
            </w:pPr>
            <w:r w:rsidRPr="00081423">
              <w:rPr>
                <w:sz w:val="18"/>
                <w:szCs w:val="18"/>
              </w:rPr>
              <w:t xml:space="preserve">     Grade 1 </w:t>
            </w:r>
          </w:p>
        </w:tc>
        <w:tc>
          <w:tcPr>
            <w:tcW w:w="1515" w:type="pct"/>
            <w:tcBorders>
              <w:top w:val="nil"/>
              <w:left w:val="nil"/>
              <w:bottom w:val="nil"/>
              <w:right w:val="nil"/>
            </w:tcBorders>
          </w:tcPr>
          <w:p ns2:paraId="423FBA90" ns2: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1 </w:t>
            </w:r>
          </w:p>
        </w:tc>
        <w:tc>
          <w:tcPr>
            <w:tcW w:w="835" w:type="pct"/>
            <w:tcBorders>
              <w:top w:val="nil"/>
              <w:left w:val="nil"/>
              <w:bottom w:val="nil"/>
            </w:tcBorders>
          </w:tcPr>
          <w:p ns2:paraId="21E4F823" ns2: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(0.1) </w:t>
            </w:r>
          </w:p>
        </w:tc>
      </w:tr>
      <w:tr w:rsidR="00521BB2" w:rsidRPr="00081423" ns2:paraId="293DC61F" ns2: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4C693432" ns2:textId="77777777" w:rsidR="00521BB2" w:rsidRPr="00081423" w:rsidRDefault="00521BB2" w:rsidP="00671503">
            <w:pPr>
              <w:spacing w:before="15" w:after="15"/>
              <w:ind w:left="160" w:right="1" w:hanging="160"/>
              <w:rPr>
                <w:sz w:val="18"/>
                <w:szCs w:val="18"/>
              </w:rPr>
            </w:pPr>
            <w:r w:rsidRPr="00081423">
              <w:rPr>
                <w:sz w:val="18"/>
                <w:szCs w:val="18"/>
              </w:rPr>
              <w:t xml:space="preserve">     Grade 2 </w:t>
            </w:r>
          </w:p>
        </w:tc>
        <w:tc>
          <w:tcPr>
            <w:tcW w:w="1515" w:type="pct"/>
            <w:tcBorders>
              <w:top w:val="nil"/>
              <w:left w:val="nil"/>
              <w:bottom w:val="nil"/>
              <w:right w:val="nil"/>
            </w:tcBorders>
          </w:tcPr>
          <w:p ns2:paraId="7B042EAA" ns2: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2 </w:t>
            </w:r>
          </w:p>
        </w:tc>
        <w:tc>
          <w:tcPr>
            <w:tcW w:w="835" w:type="pct"/>
            <w:tcBorders>
              <w:top w:val="nil"/>
              <w:left w:val="nil"/>
              <w:bottom w:val="nil"/>
            </w:tcBorders>
          </w:tcPr>
          <w:p ns2:paraId="6A7F1B0E" ns2: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(0.2) </w:t>
            </w:r>
          </w:p>
        </w:tc>
      </w:tr>
      <w:tr w:rsidR="00521BB2" w:rsidRPr="00081423" ns2:paraId="041518DB" ns2: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41E66B87" ns2:textId="77777777" w:rsidR="00521BB2" w:rsidRPr="00081423" w:rsidRDefault="00521BB2" w:rsidP="00671503">
            <w:pPr>
              <w:spacing w:before="15" w:after="15"/>
              <w:ind w:left="160" w:right="1" w:hanging="160"/>
              <w:rPr>
                <w:sz w:val="18"/>
                <w:szCs w:val="18"/>
              </w:rPr>
            </w:pPr>
            <w:r w:rsidRPr="00081423">
              <w:rPr>
                <w:sz w:val="18"/>
                <w:szCs w:val="18"/>
              </w:rPr>
              <w:t xml:space="preserve">    Eye swelling </w:t>
            </w:r>
          </w:p>
        </w:tc>
        <w:tc>
          <w:tcPr>
            <w:tcW w:w="1515" w:type="pct"/>
            <w:tcBorders>
              <w:top w:val="nil"/>
              <w:left w:val="nil"/>
              <w:bottom w:val="nil"/>
              <w:right w:val="nil"/>
            </w:tcBorders>
          </w:tcPr>
          <w:p ns2:paraId="3FB7F2D5" ns2: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2 </w:t>
            </w:r>
          </w:p>
        </w:tc>
        <w:tc>
          <w:tcPr>
            <w:tcW w:w="835" w:type="pct"/>
            <w:tcBorders>
              <w:top w:val="nil"/>
              <w:left w:val="nil"/>
              <w:bottom w:val="nil"/>
            </w:tcBorders>
          </w:tcPr>
          <w:p ns2:paraId="0EEBB896" ns2: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(0.2) </w:t>
            </w:r>
          </w:p>
        </w:tc>
      </w:tr>
      <w:tr w:rsidR="00521BB2" w:rsidRPr="00081423" ns2:paraId="6C38F727" ns2: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38672C2D" ns2:textId="77777777" w:rsidR="00521BB2" w:rsidRPr="00081423" w:rsidRDefault="00521BB2" w:rsidP="00671503">
            <w:pPr>
              <w:spacing w:before="15" w:after="15"/>
              <w:ind w:left="160" w:right="1" w:hanging="160"/>
              <w:rPr>
                <w:sz w:val="18"/>
                <w:szCs w:val="18"/>
              </w:rPr>
            </w:pPr>
            <w:r w:rsidRPr="00081423">
              <w:rPr>
                <w:sz w:val="18"/>
                <w:szCs w:val="18"/>
              </w:rPr>
              <w:t xml:space="preserve">     Grade 1 </w:t>
            </w:r>
          </w:p>
        </w:tc>
        <w:tc>
          <w:tcPr>
            <w:tcW w:w="1515" w:type="pct"/>
            <w:tcBorders>
              <w:top w:val="nil"/>
              <w:left w:val="nil"/>
              <w:bottom w:val="nil"/>
              <w:right w:val="nil"/>
            </w:tcBorders>
          </w:tcPr>
          <w:p ns2:paraId="6916910A" ns2: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1 </w:t>
            </w:r>
          </w:p>
        </w:tc>
        <w:tc>
          <w:tcPr>
            <w:tcW w:w="835" w:type="pct"/>
            <w:tcBorders>
              <w:top w:val="nil"/>
              <w:left w:val="nil"/>
              <w:bottom w:val="nil"/>
            </w:tcBorders>
          </w:tcPr>
          <w:p ns2:paraId="21C70C8B" ns2: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(0.1) </w:t>
            </w:r>
          </w:p>
        </w:tc>
      </w:tr>
      <w:tr w:rsidR="00521BB2" w:rsidRPr="00081423" ns2:paraId="2F83CE3B" ns2: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606E7805" ns2:textId="77777777" w:rsidR="00521BB2" w:rsidRPr="00081423" w:rsidRDefault="00521BB2" w:rsidP="00671503">
            <w:pPr>
              <w:spacing w:before="15" w:after="15"/>
              <w:ind w:left="160" w:right="1" w:hanging="160"/>
              <w:rPr>
                <w:sz w:val="18"/>
                <w:szCs w:val="18"/>
              </w:rPr>
            </w:pPr>
            <w:r w:rsidRPr="00081423">
              <w:rPr>
                <w:sz w:val="18"/>
                <w:szCs w:val="18"/>
              </w:rPr>
              <w:t xml:space="preserve">     Grade 2 </w:t>
            </w:r>
          </w:p>
        </w:tc>
        <w:tc>
          <w:tcPr>
            <w:tcW w:w="1515" w:type="pct"/>
            <w:tcBorders>
              <w:top w:val="nil"/>
              <w:left w:val="nil"/>
              <w:bottom w:val="nil"/>
              <w:right w:val="nil"/>
            </w:tcBorders>
          </w:tcPr>
          <w:p ns2:paraId="08FF448B" ns2: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1 </w:t>
            </w:r>
          </w:p>
        </w:tc>
        <w:tc>
          <w:tcPr>
            <w:tcW w:w="835" w:type="pct"/>
            <w:tcBorders>
              <w:top w:val="nil"/>
              <w:left w:val="nil"/>
              <w:bottom w:val="nil"/>
            </w:tcBorders>
          </w:tcPr>
          <w:p ns2:paraId="43F52B1D" ns2: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(0.1) </w:t>
            </w:r>
          </w:p>
        </w:tc>
      </w:tr>
      <w:tr w:rsidR="00521BB2" w:rsidRPr="00081423" ns2:paraId="39CF6885" ns2: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6E8B66FA" ns2:textId="77777777" w:rsidR="00521BB2" w:rsidRPr="00081423" w:rsidRDefault="00521BB2" w:rsidP="00671503">
            <w:pPr>
              <w:spacing w:before="15" w:after="15"/>
              <w:ind w:left="160" w:right="1" w:hanging="160"/>
              <w:rPr>
                <w:sz w:val="18"/>
                <w:szCs w:val="18"/>
              </w:rPr>
            </w:pPr>
            <w:r w:rsidRPr="00081423">
              <w:rPr>
                <w:sz w:val="18"/>
                <w:szCs w:val="18"/>
              </w:rPr>
              <w:t xml:space="preserve">    Face oedema </w:t>
            </w:r>
          </w:p>
        </w:tc>
        <w:tc>
          <w:tcPr>
            <w:tcW w:w="1515" w:type="pct"/>
            <w:tcBorders>
              <w:top w:val="nil"/>
              <w:left w:val="nil"/>
              <w:bottom w:val="nil"/>
              <w:right w:val="nil"/>
            </w:tcBorders>
          </w:tcPr>
          <w:p ns2:paraId="74FA71D7" ns2: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3 </w:t>
            </w:r>
          </w:p>
        </w:tc>
        <w:tc>
          <w:tcPr>
            <w:tcW w:w="835" w:type="pct"/>
            <w:tcBorders>
              <w:top w:val="nil"/>
              <w:left w:val="nil"/>
              <w:bottom w:val="nil"/>
            </w:tcBorders>
          </w:tcPr>
          <w:p ns2:paraId="46EE2A09" ns2: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(0.3) </w:t>
            </w:r>
          </w:p>
        </w:tc>
      </w:tr>
      <w:tr w:rsidR="00521BB2" w:rsidRPr="00081423" ns2:paraId="42C3D891" ns2: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64E99A92" ns2:textId="77777777" w:rsidR="00521BB2" w:rsidRPr="00081423" w:rsidRDefault="00521BB2" w:rsidP="00671503">
            <w:pPr>
              <w:spacing w:before="15" w:after="15"/>
              <w:ind w:left="160" w:right="1" w:hanging="160"/>
              <w:rPr>
                <w:sz w:val="18"/>
                <w:szCs w:val="18"/>
              </w:rPr>
            </w:pPr>
            <w:r w:rsidRPr="00081423">
              <w:rPr>
                <w:sz w:val="18"/>
                <w:szCs w:val="18"/>
              </w:rPr>
              <w:t xml:space="preserve">     Grade 1 </w:t>
            </w:r>
          </w:p>
        </w:tc>
        <w:tc>
          <w:tcPr>
            <w:tcW w:w="1515" w:type="pct"/>
            <w:tcBorders>
              <w:top w:val="nil"/>
              <w:left w:val="nil"/>
              <w:bottom w:val="nil"/>
              <w:right w:val="nil"/>
            </w:tcBorders>
          </w:tcPr>
          <w:p ns2:paraId="70DBAE39" ns2: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2 </w:t>
            </w:r>
          </w:p>
        </w:tc>
        <w:tc>
          <w:tcPr>
            <w:tcW w:w="835" w:type="pct"/>
            <w:tcBorders>
              <w:top w:val="nil"/>
              <w:left w:val="nil"/>
              <w:bottom w:val="nil"/>
            </w:tcBorders>
          </w:tcPr>
          <w:p ns2:paraId="36B7C315" ns2: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(0.2) </w:t>
            </w:r>
          </w:p>
        </w:tc>
      </w:tr>
      <w:tr w:rsidR="00521BB2" w:rsidRPr="00081423" ns2:paraId="721B1CDE" ns2: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6E5807A4" ns2:textId="77777777" w:rsidR="00521BB2" w:rsidRPr="00081423" w:rsidRDefault="00521BB2" w:rsidP="00671503">
            <w:pPr>
              <w:spacing w:before="15" w:after="15"/>
              <w:ind w:left="160" w:right="1" w:hanging="160"/>
              <w:rPr>
                <w:sz w:val="18"/>
                <w:szCs w:val="18"/>
              </w:rPr>
            </w:pPr>
            <w:r w:rsidRPr="00081423">
              <w:rPr>
                <w:sz w:val="18"/>
                <w:szCs w:val="18"/>
              </w:rPr>
              <w:t xml:space="preserve">     Grade 2 </w:t>
            </w:r>
          </w:p>
        </w:tc>
        <w:tc>
          <w:tcPr>
            <w:tcW w:w="1515" w:type="pct"/>
            <w:tcBorders>
              <w:top w:val="nil"/>
              <w:left w:val="nil"/>
              <w:bottom w:val="nil"/>
              <w:right w:val="nil"/>
            </w:tcBorders>
          </w:tcPr>
          <w:p ns2:paraId="422A1E08" ns2: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1 </w:t>
            </w:r>
          </w:p>
        </w:tc>
        <w:tc>
          <w:tcPr>
            <w:tcW w:w="835" w:type="pct"/>
            <w:tcBorders>
              <w:top w:val="nil"/>
              <w:left w:val="nil"/>
              <w:bottom w:val="nil"/>
            </w:tcBorders>
          </w:tcPr>
          <w:p ns2:paraId="64CEF1B2" ns2: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(0.1) </w:t>
            </w:r>
          </w:p>
        </w:tc>
      </w:tr>
      <w:tr w:rsidR="00521BB2" w:rsidRPr="00081423" ns2:paraId="20B7B508" ns2: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152F5D5F" ns2:textId="77777777" w:rsidR="00521BB2" w:rsidRPr="00081423" w:rsidRDefault="00521BB2" w:rsidP="00671503">
            <w:pPr>
              <w:spacing w:before="15" w:after="15"/>
              <w:ind w:left="160" w:right="1" w:hanging="160"/>
              <w:rPr>
                <w:sz w:val="18"/>
                <w:szCs w:val="18"/>
              </w:rPr>
            </w:pPr>
            <w:r w:rsidRPr="00081423">
              <w:rPr>
                <w:sz w:val="18"/>
                <w:szCs w:val="18"/>
              </w:rPr>
              <w:t xml:space="preserve">    Gingival swelling </w:t>
            </w:r>
          </w:p>
        </w:tc>
        <w:tc>
          <w:tcPr>
            <w:tcW w:w="1515" w:type="pct"/>
            <w:tcBorders>
              <w:top w:val="nil"/>
              <w:left w:val="nil"/>
              <w:bottom w:val="nil"/>
              <w:right w:val="nil"/>
            </w:tcBorders>
          </w:tcPr>
          <w:p ns2:paraId="551DCE91" ns2: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2 </w:t>
            </w:r>
          </w:p>
        </w:tc>
        <w:tc>
          <w:tcPr>
            <w:tcW w:w="835" w:type="pct"/>
            <w:tcBorders>
              <w:top w:val="nil"/>
              <w:left w:val="nil"/>
              <w:bottom w:val="nil"/>
            </w:tcBorders>
          </w:tcPr>
          <w:p ns2:paraId="738A6E55" ns2: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(0.2) </w:t>
            </w:r>
          </w:p>
        </w:tc>
      </w:tr>
      <w:tr w:rsidR="00521BB2" w:rsidRPr="00081423" ns2:paraId="541D25A3" ns2: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42A8BB03" ns2:textId="77777777" w:rsidR="00521BB2" w:rsidRPr="00081423" w:rsidRDefault="00521BB2" w:rsidP="00671503">
            <w:pPr>
              <w:spacing w:before="15" w:after="15"/>
              <w:ind w:left="160" w:right="1" w:hanging="160"/>
              <w:rPr>
                <w:sz w:val="18"/>
                <w:szCs w:val="18"/>
              </w:rPr>
            </w:pPr>
            <w:r w:rsidRPr="00081423">
              <w:rPr>
                <w:sz w:val="18"/>
                <w:szCs w:val="18"/>
              </w:rPr>
              <w:t xml:space="preserve">     Grade 1 </w:t>
            </w:r>
          </w:p>
        </w:tc>
        <w:tc>
          <w:tcPr>
            <w:tcW w:w="1515" w:type="pct"/>
            <w:tcBorders>
              <w:top w:val="nil"/>
              <w:left w:val="nil"/>
              <w:bottom w:val="nil"/>
              <w:right w:val="nil"/>
            </w:tcBorders>
          </w:tcPr>
          <w:p ns2:paraId="5E1B4A63" ns2: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2 </w:t>
            </w:r>
          </w:p>
        </w:tc>
        <w:tc>
          <w:tcPr>
            <w:tcW w:w="835" w:type="pct"/>
            <w:tcBorders>
              <w:top w:val="nil"/>
              <w:left w:val="nil"/>
              <w:bottom w:val="nil"/>
            </w:tcBorders>
          </w:tcPr>
          <w:p ns2:paraId="5801B22C" ns2: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(0.2) </w:t>
            </w:r>
          </w:p>
        </w:tc>
      </w:tr>
      <w:tr w:rsidR="00521BB2" w:rsidRPr="00081423" ns2:paraId="1278204D" ns2: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7D39CE61" ns2:textId="77777777" w:rsidR="00521BB2" w:rsidRPr="00081423" w:rsidRDefault="00521BB2" w:rsidP="00671503">
            <w:pPr>
              <w:spacing w:before="15" w:after="15"/>
              <w:ind w:left="160" w:right="1" w:hanging="160"/>
              <w:rPr>
                <w:sz w:val="18"/>
                <w:szCs w:val="18"/>
              </w:rPr>
            </w:pPr>
            <w:r w:rsidRPr="00081423">
              <w:rPr>
                <w:sz w:val="18"/>
                <w:szCs w:val="18"/>
              </w:rPr>
              <w:t xml:space="preserve">    Hypersensitivity </w:t>
            </w:r>
          </w:p>
        </w:tc>
        <w:tc>
          <w:tcPr>
            <w:tcW w:w="1515" w:type="pct"/>
            <w:tcBorders>
              <w:top w:val="nil"/>
              <w:left w:val="nil"/>
              <w:bottom w:val="nil"/>
              <w:right w:val="nil"/>
            </w:tcBorders>
          </w:tcPr>
          <w:p ns2:paraId="2DAF5C38" ns2: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2 </w:t>
            </w:r>
          </w:p>
        </w:tc>
        <w:tc>
          <w:tcPr>
            <w:tcW w:w="835" w:type="pct"/>
            <w:tcBorders>
              <w:top w:val="nil"/>
              <w:left w:val="nil"/>
              <w:bottom w:val="nil"/>
            </w:tcBorders>
          </w:tcPr>
          <w:p ns2:paraId="3B71A949" ns2: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(0.2) </w:t>
            </w:r>
          </w:p>
        </w:tc>
      </w:tr>
      <w:tr w:rsidR="00521BB2" w:rsidRPr="00081423" ns2:paraId="14B7E3A4" ns2: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257BE817" ns2:textId="77777777" w:rsidR="00521BB2" w:rsidRPr="00081423" w:rsidRDefault="00521BB2" w:rsidP="00671503">
            <w:pPr>
              <w:spacing w:before="15" w:after="15"/>
              <w:ind w:left="160" w:right="1" w:hanging="160"/>
              <w:rPr>
                <w:sz w:val="18"/>
                <w:szCs w:val="18"/>
              </w:rPr>
            </w:pPr>
            <w:r w:rsidRPr="00081423">
              <w:rPr>
                <w:sz w:val="18"/>
                <w:szCs w:val="18"/>
              </w:rPr>
              <w:t xml:space="preserve">     Grade 2 </w:t>
            </w:r>
          </w:p>
        </w:tc>
        <w:tc>
          <w:tcPr>
            <w:tcW w:w="1515" w:type="pct"/>
            <w:tcBorders>
              <w:top w:val="nil"/>
              <w:left w:val="nil"/>
              <w:bottom w:val="nil"/>
              <w:right w:val="nil"/>
            </w:tcBorders>
          </w:tcPr>
          <w:p ns2:paraId="1D838416" ns2: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2 </w:t>
            </w:r>
          </w:p>
        </w:tc>
        <w:tc>
          <w:tcPr>
            <w:tcW w:w="835" w:type="pct"/>
            <w:tcBorders>
              <w:top w:val="nil"/>
              <w:left w:val="nil"/>
              <w:bottom w:val="nil"/>
            </w:tcBorders>
          </w:tcPr>
          <w:p ns2:paraId="596F0FA4" ns2: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(0.2) </w:t>
            </w:r>
          </w:p>
        </w:tc>
      </w:tr>
      <w:tr w:rsidR="00521BB2" w:rsidRPr="00081423" ns2:paraId="6DA1BFEB" ns2: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6DA4D4FB" ns2:textId="77777777" w:rsidR="00521BB2" w:rsidRPr="00081423" w:rsidRDefault="00521BB2" w:rsidP="00671503">
            <w:pPr>
              <w:spacing w:before="15" w:after="15"/>
              <w:ind w:left="160" w:right="1" w:hanging="160"/>
              <w:rPr>
                <w:sz w:val="18"/>
                <w:szCs w:val="18"/>
              </w:rPr>
            </w:pPr>
            <w:r w:rsidRPr="00081423">
              <w:rPr>
                <w:sz w:val="18"/>
                <w:szCs w:val="18"/>
              </w:rPr>
              <w:t xml:space="preserve">    Pruritus allergic </w:t>
            </w:r>
          </w:p>
        </w:tc>
        <w:tc>
          <w:tcPr>
            <w:tcW w:w="1515" w:type="pct"/>
            <w:tcBorders>
              <w:top w:val="nil"/>
              <w:left w:val="nil"/>
              <w:bottom w:val="nil"/>
              <w:right w:val="nil"/>
            </w:tcBorders>
          </w:tcPr>
          <w:p ns2:paraId="678B892F" ns2: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1 </w:t>
            </w:r>
          </w:p>
        </w:tc>
        <w:tc>
          <w:tcPr>
            <w:tcW w:w="835" w:type="pct"/>
            <w:tcBorders>
              <w:top w:val="nil"/>
              <w:left w:val="nil"/>
              <w:bottom w:val="nil"/>
            </w:tcBorders>
          </w:tcPr>
          <w:p ns2:paraId="6F1AAE68" ns2: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(0.1) </w:t>
            </w:r>
          </w:p>
        </w:tc>
      </w:tr>
      <w:tr w:rsidR="00521BB2" w:rsidRPr="00081423" ns2:paraId="21B8B331" ns2: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714C8930" ns2:textId="77777777" w:rsidR="00521BB2" w:rsidRPr="00081423" w:rsidRDefault="00521BB2" w:rsidP="00671503">
            <w:pPr>
              <w:spacing w:before="15" w:after="15"/>
              <w:ind w:left="160" w:right="1" w:hanging="160"/>
              <w:rPr>
                <w:sz w:val="18"/>
                <w:szCs w:val="18"/>
              </w:rPr>
            </w:pPr>
            <w:r w:rsidRPr="00081423">
              <w:rPr>
                <w:sz w:val="18"/>
                <w:szCs w:val="18"/>
              </w:rPr>
              <w:t xml:space="preserve">     Grade 1 </w:t>
            </w:r>
          </w:p>
        </w:tc>
        <w:tc>
          <w:tcPr>
            <w:tcW w:w="1515" w:type="pct"/>
            <w:tcBorders>
              <w:top w:val="nil"/>
              <w:left w:val="nil"/>
              <w:bottom w:val="nil"/>
              <w:right w:val="nil"/>
            </w:tcBorders>
          </w:tcPr>
          <w:p ns2:paraId="2037E928" ns2: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1 </w:t>
            </w:r>
          </w:p>
        </w:tc>
        <w:tc>
          <w:tcPr>
            <w:tcW w:w="835" w:type="pct"/>
            <w:tcBorders>
              <w:top w:val="nil"/>
              <w:left w:val="nil"/>
              <w:bottom w:val="nil"/>
            </w:tcBorders>
          </w:tcPr>
          <w:p ns2:paraId="1BF85A9B" ns2: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(0.1) </w:t>
            </w:r>
          </w:p>
        </w:tc>
      </w:tr>
      <w:tr w:rsidR="00521BB2" w:rsidRPr="00081423" ns2:paraId="5AB2855D" ns2: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45BF3232" ns2:textId="77777777" w:rsidR="00521BB2" w:rsidRPr="00081423" w:rsidRDefault="00521BB2" w:rsidP="00671503">
            <w:pPr>
              <w:spacing w:before="15" w:after="15"/>
              <w:ind w:left="160" w:right="1" w:hanging="160"/>
              <w:rPr>
                <w:sz w:val="18"/>
                <w:szCs w:val="18"/>
              </w:rPr>
            </w:pPr>
            <w:r w:rsidRPr="00081423">
              <w:rPr>
                <w:sz w:val="18"/>
                <w:szCs w:val="18"/>
              </w:rPr>
              <w:t xml:space="preserve">    Rhinitis allergic </w:t>
            </w:r>
          </w:p>
        </w:tc>
        <w:tc>
          <w:tcPr>
            <w:tcW w:w="1515" w:type="pct"/>
            <w:tcBorders>
              <w:top w:val="nil"/>
              <w:left w:val="nil"/>
              <w:bottom w:val="nil"/>
              <w:right w:val="nil"/>
            </w:tcBorders>
          </w:tcPr>
          <w:p ns2:paraId="52F5885F" ns2: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1 </w:t>
            </w:r>
          </w:p>
        </w:tc>
        <w:tc>
          <w:tcPr>
            <w:tcW w:w="835" w:type="pct"/>
            <w:tcBorders>
              <w:top w:val="nil"/>
              <w:left w:val="nil"/>
              <w:bottom w:val="nil"/>
            </w:tcBorders>
          </w:tcPr>
          <w:p ns2:paraId="307D870B" ns2: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(0.1) </w:t>
            </w:r>
          </w:p>
        </w:tc>
      </w:tr>
      <w:tr w:rsidR="00521BB2" w:rsidRPr="00081423" ns2:paraId="73D65778" ns2: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0DB32EDC" ns2:textId="77777777" w:rsidR="00521BB2" w:rsidRPr="00081423" w:rsidRDefault="00521BB2" w:rsidP="00671503">
            <w:pPr>
              <w:spacing w:before="15" w:after="15"/>
              <w:ind w:left="160" w:right="1" w:hanging="160"/>
              <w:rPr>
                <w:sz w:val="18"/>
                <w:szCs w:val="18"/>
              </w:rPr>
            </w:pPr>
            <w:r w:rsidRPr="00081423">
              <w:rPr>
                <w:sz w:val="18"/>
                <w:szCs w:val="18"/>
              </w:rPr>
              <w:t xml:space="preserve">     Grade 2 </w:t>
            </w:r>
          </w:p>
        </w:tc>
        <w:tc>
          <w:tcPr>
            <w:tcW w:w="1515" w:type="pct"/>
            <w:tcBorders>
              <w:top w:val="nil"/>
              <w:left w:val="nil"/>
              <w:bottom w:val="nil"/>
              <w:right w:val="nil"/>
            </w:tcBorders>
          </w:tcPr>
          <w:p ns2:paraId="2E195AE1" ns2: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1 </w:t>
            </w:r>
          </w:p>
        </w:tc>
        <w:tc>
          <w:tcPr>
            <w:tcW w:w="835" w:type="pct"/>
            <w:tcBorders>
              <w:top w:val="nil"/>
              <w:left w:val="nil"/>
              <w:bottom w:val="nil"/>
            </w:tcBorders>
          </w:tcPr>
          <w:p ns2:paraId="1DC042FB" ns2: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(0.1) </w:t>
            </w:r>
          </w:p>
        </w:tc>
      </w:tr>
      <w:tr w:rsidR="00521BB2" w:rsidRPr="00081423" ns2:paraId="47A79329" ns2: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00E690F5" ns2:textId="77777777" w:rsidR="00521BB2" w:rsidRPr="00081423" w:rsidRDefault="00521BB2" w:rsidP="00671503">
            <w:pPr>
              <w:spacing w:before="15" w:after="15"/>
              <w:ind w:left="160" w:right="1" w:hanging="160"/>
              <w:rPr>
                <w:sz w:val="18"/>
                <w:szCs w:val="18"/>
              </w:rPr>
            </w:pPr>
            <w:r w:rsidRPr="00081423">
              <w:rPr>
                <w:sz w:val="18"/>
                <w:szCs w:val="18"/>
              </w:rPr>
              <w:t xml:space="preserve">    Swelling face </w:t>
            </w:r>
          </w:p>
        </w:tc>
        <w:tc>
          <w:tcPr>
            <w:tcW w:w="1515" w:type="pct"/>
            <w:tcBorders>
              <w:top w:val="nil"/>
              <w:left w:val="nil"/>
              <w:bottom w:val="nil"/>
              <w:right w:val="nil"/>
            </w:tcBorders>
          </w:tcPr>
          <w:p ns2:paraId="2853ABF2" ns2: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2 </w:t>
            </w:r>
          </w:p>
        </w:tc>
        <w:tc>
          <w:tcPr>
            <w:tcW w:w="835" w:type="pct"/>
            <w:tcBorders>
              <w:top w:val="nil"/>
              <w:left w:val="nil"/>
              <w:bottom w:val="nil"/>
            </w:tcBorders>
          </w:tcPr>
          <w:p ns2:paraId="2CF82B73" ns2: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(0.2) </w:t>
            </w:r>
          </w:p>
        </w:tc>
      </w:tr>
      <w:tr w:rsidR="00521BB2" w:rsidRPr="00081423" ns2:paraId="05FF957F" ns2: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02C56CD1" ns2:textId="77777777" w:rsidR="00521BB2" w:rsidRPr="00081423" w:rsidRDefault="00521BB2" w:rsidP="00671503">
            <w:pPr>
              <w:spacing w:before="15" w:after="15"/>
              <w:ind w:left="160" w:right="1" w:hanging="160"/>
              <w:rPr>
                <w:sz w:val="18"/>
                <w:szCs w:val="18"/>
              </w:rPr>
            </w:pPr>
            <w:r w:rsidRPr="00081423">
              <w:rPr>
                <w:sz w:val="18"/>
                <w:szCs w:val="18"/>
              </w:rPr>
              <w:t xml:space="preserve">     Grade 1 </w:t>
            </w:r>
          </w:p>
        </w:tc>
        <w:tc>
          <w:tcPr>
            <w:tcW w:w="1515" w:type="pct"/>
            <w:tcBorders>
              <w:top w:val="nil"/>
              <w:left w:val="nil"/>
              <w:bottom w:val="nil"/>
              <w:right w:val="nil"/>
            </w:tcBorders>
          </w:tcPr>
          <w:p ns2:paraId="6AEC52B5" ns2: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2 </w:t>
            </w:r>
          </w:p>
        </w:tc>
        <w:tc>
          <w:tcPr>
            <w:tcW w:w="835" w:type="pct"/>
            <w:tcBorders>
              <w:top w:val="nil"/>
              <w:left w:val="nil"/>
              <w:bottom w:val="nil"/>
            </w:tcBorders>
          </w:tcPr>
          <w:p ns2:paraId="072DE039" ns2: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(0.2) </w:t>
            </w:r>
          </w:p>
        </w:tc>
      </w:tr>
      <w:tr w:rsidR="00521BB2" w:rsidRPr="00081423" ns2:paraId="2327C544" ns2: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3916D1C0" ns2:textId="77777777" w:rsidR="00521BB2" w:rsidRPr="00081423" w:rsidRDefault="00521BB2" w:rsidP="00671503">
            <w:pPr>
              <w:spacing w:before="15" w:after="15"/>
              <w:ind w:left="160" w:right="1" w:hanging="160"/>
              <w:rPr>
                <w:sz w:val="18"/>
                <w:szCs w:val="18"/>
              </w:rPr>
            </w:pPr>
            <w:r w:rsidRPr="00081423">
              <w:rPr>
                <w:sz w:val="18"/>
                <w:szCs w:val="18"/>
              </w:rPr>
              <w:t xml:space="preserve">    Swelling of eyelid </w:t>
            </w:r>
          </w:p>
        </w:tc>
        <w:tc>
          <w:tcPr>
            <w:tcW w:w="1515" w:type="pct"/>
            <w:tcBorders>
              <w:top w:val="nil"/>
              <w:left w:val="nil"/>
              <w:bottom w:val="nil"/>
              <w:right w:val="nil"/>
            </w:tcBorders>
          </w:tcPr>
          <w:p ns2:paraId="3B797776" ns2: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1 </w:t>
            </w:r>
          </w:p>
        </w:tc>
        <w:tc>
          <w:tcPr>
            <w:tcW w:w="835" w:type="pct"/>
            <w:tcBorders>
              <w:top w:val="nil"/>
              <w:left w:val="nil"/>
              <w:bottom w:val="nil"/>
            </w:tcBorders>
          </w:tcPr>
          <w:p ns2:paraId="3DE8B2FF" ns2: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(0.1) </w:t>
            </w:r>
          </w:p>
        </w:tc>
      </w:tr>
      <w:tr w:rsidR="00521BB2" w:rsidRPr="00081423" ns2:paraId="0683C770" ns2: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47C7995E" ns2:textId="77777777" w:rsidR="00521BB2" w:rsidRPr="00081423" w:rsidRDefault="00521BB2" w:rsidP="00671503">
            <w:pPr>
              <w:spacing w:before="15" w:after="15"/>
              <w:ind w:left="160" w:right="1" w:hanging="160"/>
              <w:rPr>
                <w:sz w:val="18"/>
                <w:szCs w:val="18"/>
              </w:rPr>
            </w:pPr>
            <w:r w:rsidRPr="00081423">
              <w:rPr>
                <w:sz w:val="18"/>
                <w:szCs w:val="18"/>
              </w:rPr>
              <w:t xml:space="preserve">     Grade 2 </w:t>
            </w:r>
          </w:p>
        </w:tc>
        <w:tc>
          <w:tcPr>
            <w:tcW w:w="1515" w:type="pct"/>
            <w:tcBorders>
              <w:top w:val="nil"/>
              <w:left w:val="nil"/>
              <w:bottom w:val="nil"/>
              <w:right w:val="nil"/>
            </w:tcBorders>
          </w:tcPr>
          <w:p ns2:paraId="4F5398EB" ns2: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1 </w:t>
            </w:r>
          </w:p>
        </w:tc>
        <w:tc>
          <w:tcPr>
            <w:tcW w:w="835" w:type="pct"/>
            <w:tcBorders>
              <w:top w:val="nil"/>
              <w:left w:val="nil"/>
              <w:bottom w:val="nil"/>
            </w:tcBorders>
          </w:tcPr>
          <w:p ns2:paraId="551E4D2E" ns2: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(0.1) </w:t>
            </w:r>
          </w:p>
        </w:tc>
      </w:tr>
      <w:tr w:rsidR="00521BB2" w:rsidRPr="00081423" ns2:paraId="5E093E09" ns2: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0886D27B" ns2:textId="77777777" w:rsidR="00521BB2" w:rsidRPr="00081423" w:rsidRDefault="00521BB2" w:rsidP="00671503">
            <w:pPr>
              <w:spacing w:before="15" w:after="15"/>
              <w:ind w:left="160" w:right="1" w:hanging="160"/>
              <w:rPr>
                <w:sz w:val="18"/>
                <w:szCs w:val="18"/>
              </w:rPr>
            </w:pPr>
            <w:r w:rsidRPr="00081423">
              <w:rPr>
                <w:sz w:val="18"/>
                <w:szCs w:val="18"/>
              </w:rPr>
              <w:t xml:space="preserve">    Urticaria </w:t>
            </w:r>
          </w:p>
        </w:tc>
        <w:tc>
          <w:tcPr>
            <w:tcW w:w="1515" w:type="pct"/>
            <w:tcBorders>
              <w:top w:val="nil"/>
              <w:left w:val="nil"/>
              <w:bottom w:val="nil"/>
              <w:right w:val="nil"/>
            </w:tcBorders>
          </w:tcPr>
          <w:p ns2:paraId="37457467" ns2: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3 </w:t>
            </w:r>
          </w:p>
        </w:tc>
        <w:tc>
          <w:tcPr>
            <w:tcW w:w="835" w:type="pct"/>
            <w:tcBorders>
              <w:top w:val="nil"/>
              <w:left w:val="nil"/>
              <w:bottom w:val="nil"/>
            </w:tcBorders>
          </w:tcPr>
          <w:p ns2:paraId="7E8F6456" ns2: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(0.3) </w:t>
            </w:r>
          </w:p>
        </w:tc>
      </w:tr>
      <w:tr w:rsidR="00521BB2" w:rsidRPr="00081423" ns2:paraId="3CFFC985" ns2:textId="77777777" w:rsidTr="000D628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239DD6C8" ns2:textId="77777777" w:rsidR="00521BB2" w:rsidRPr="00081423" w:rsidRDefault="00521BB2" w:rsidP="00671503">
            <w:pPr>
              <w:spacing w:before="15" w:after="15"/>
              <w:ind w:left="160" w:right="1" w:hanging="160"/>
              <w:rPr>
                <w:sz w:val="18"/>
                <w:szCs w:val="18"/>
              </w:rPr>
            </w:pPr>
            <w:r w:rsidRPr="00081423">
              <w:rPr>
                <w:sz w:val="18"/>
                <w:szCs w:val="18"/>
              </w:rPr>
              <w:t xml:space="preserve">     Grade 1 </w:t>
            </w:r>
          </w:p>
        </w:tc>
        <w:tc>
          <w:tcPr>
            <w:tcW w:w="1515" w:type="pct"/>
            <w:tcBorders>
              <w:top w:val="nil"/>
              <w:left w:val="nil"/>
              <w:bottom w:val="nil"/>
              <w:right w:val="nil"/>
            </w:tcBorders>
          </w:tcPr>
          <w:p ns2:paraId="794585A1" ns2: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1 </w:t>
            </w:r>
          </w:p>
        </w:tc>
        <w:tc>
          <w:tcPr>
            <w:tcW w:w="835" w:type="pct"/>
            <w:tcBorders>
              <w:top w:val="nil"/>
              <w:left w:val="nil"/>
              <w:bottom w:val="nil"/>
            </w:tcBorders>
          </w:tcPr>
          <w:p ns2:paraId="7B245C8F" ns2: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(0.1) </w:t>
            </w:r>
          </w:p>
        </w:tc>
      </w:tr>
      <w:tr w:rsidR="00521BB2" w:rsidRPr="00081423" ns2:paraId="222CA5D3" ns2:textId="77777777" w:rsidTr="000D628E">
        <w:tblPrEx>
          <w:tblBorders>
            <w:top w:val="single" w:sz="6" w:space="0" w:color="auto"/>
            <w:bottom w:val="single" w:sz="6" w:space="0" w:color="auto"/>
          </w:tblBorders>
        </w:tblPrEx>
        <w:trPr>
          <w:jc w:val="center"/>
        </w:trPr>
        <w:tc>
          <w:tcPr>
            <w:tcW w:w="2650" w:type="pct"/>
            <w:tcBorders>
              <w:top w:val="nil"/>
              <w:bottom w:val="single" w:sz="4" w:space="0" w:color="auto"/>
              <w:right w:val="single" w:sz="2" w:space="0" w:color="auto"/>
            </w:tcBorders>
          </w:tcPr>
          <w:p ns2:paraId="3BE2B8A0" ns2:textId="77777777" w:rsidR="00521BB2" w:rsidRPr="00081423" w:rsidRDefault="00521BB2" w:rsidP="00671503">
            <w:pPr>
              <w:spacing w:before="15" w:after="15"/>
              <w:ind w:left="160" w:right="1" w:hanging="160"/>
              <w:rPr>
                <w:sz w:val="18"/>
                <w:szCs w:val="18"/>
              </w:rPr>
            </w:pPr>
            <w:r w:rsidRPr="00081423">
              <w:rPr>
                <w:sz w:val="18"/>
                <w:szCs w:val="18"/>
              </w:rPr>
              <w:t xml:space="preserve">     Grade 2 </w:t>
            </w:r>
          </w:p>
        </w:tc>
        <w:tc>
          <w:tcPr>
            <w:tcW w:w="1515" w:type="pct"/>
            <w:tcBorders>
              <w:top w:val="nil"/>
              <w:left w:val="nil"/>
              <w:bottom w:val="single" w:sz="4" w:space="0" w:color="auto"/>
              <w:right w:val="nil"/>
            </w:tcBorders>
          </w:tcPr>
          <w:p ns2:paraId="03D1ACA4" ns2: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2 </w:t>
            </w:r>
          </w:p>
        </w:tc>
        <w:tc>
          <w:tcPr>
            <w:tcW w:w="835" w:type="pct"/>
            <w:tcBorders>
              <w:top w:val="nil"/>
              <w:left w:val="nil"/>
              <w:bottom w:val="single" w:sz="4" w:space="0" w:color="auto"/>
            </w:tcBorders>
          </w:tcPr>
          <w:p ns2:paraId="1DD8D33E" ns2: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(0.2) </w:t>
            </w:r>
          </w:p>
        </w:tc>
      </w:tr>
      <w:tr w:rsidR="00521BB2" w:rsidRPr="00081423" ns2:paraId="0F85DBD2" ns2:textId="77777777" w:rsidTr="000D628E">
        <w:tblPrEx>
          <w:tblBorders>
            <w:top w:val="single" w:sz="6" w:space="0" w:color="auto"/>
            <w:bottom w:val="single" w:sz="6" w:space="0" w:color="auto"/>
          </w:tblBorders>
        </w:tblPrEx>
        <w:trPr>
          <w:jc w:val="center"/>
        </w:trPr>
        <w:tc>
          <w:tcPr>
            <w:tcW w:w="5000" w:type="pct"/>
            <w:gridSpan w:val="3"/>
            <w:tcBorders>
              <w:top w:val="single" w:sz="4" w:space="0" w:color="auto"/>
              <w:bottom w:val="double" w:sz="4" w:space="0" w:color="auto"/>
            </w:tcBorders>
          </w:tcPr>
          <w:p ns2:paraId="25E26140" ns2:textId="77777777" w:rsidR="00521BB2" w:rsidRPr="00081423" w:rsidRDefault="00521BB2" w:rsidP="005D48EB">
            <w:pPr>
              <w:keepNext/>
              <w:keepLines/>
              <w:spacing w:before="30" w:after="30"/>
              <w:ind w:left="160" w:right="1" w:hanging="160"/>
              <w:rPr>
                <w:sz w:val="18"/>
                <w:szCs w:val="18"/>
              </w:rPr>
            </w:pPr>
            <w:r w:rsidRPr="00081423">
              <w:rPr>
                <w:sz w:val="18"/>
                <w:szCs w:val="18"/>
              </w:rPr>
              <w:lastRenderedPageBreak/>
              <w:t>Every participant is counted a single time for each applicable specific adverse event.</w:t>
            </w:r>
          </w:p>
          <w:p ns2:paraId="78B9A6AB" ns2:textId="77777777" w:rsidR="00521BB2" w:rsidRPr="00081423" w:rsidRDefault="00521BB2" w:rsidP="005D48EB">
            <w:pPr>
              <w:keepNext/>
              <w:keepLines/>
              <w:spacing w:before="30" w:after="30"/>
              <w:ind w:left="160" w:right="1" w:hanging="160"/>
              <w:rPr>
                <w:sz w:val="18"/>
                <w:szCs w:val="18"/>
              </w:rPr>
            </w:pPr>
            <w:r w:rsidRPr="00081423">
              <w:rPr>
                <w:sz w:val="18"/>
                <w:szCs w:val="18"/>
              </w:rPr>
              <w:t xml:space="preserve"> Only the highest reported grade of a given adverse event is counted for the individual participant.</w:t>
            </w:r>
          </w:p>
          <w:p ns2:paraId="053BE6D6" ns2:textId="77777777" w:rsidR="00521BB2" w:rsidRPr="00081423" w:rsidRDefault="00521BB2" w:rsidP="005D48EB">
            <w:pPr>
              <w:keepNext/>
              <w:keepLines/>
              <w:spacing w:before="30" w:after="30"/>
              <w:ind w:left="160" w:right="1" w:hanging="160"/>
              <w:rPr>
                <w:sz w:val="18"/>
                <w:szCs w:val="18"/>
              </w:rPr>
            </w:pPr>
            <w:r w:rsidRPr="00081423">
              <w:rPr>
                <w:sz w:val="18"/>
                <w:szCs w:val="18"/>
              </w:rPr>
              <w:t xml:space="preserve"> Grades are based on NCI CTCAE version 5.0 for all studies.</w:t>
            </w:r>
          </w:p>
          <w:p ns2:paraId="661344D4" ns2:textId="77777777" w:rsidR="00521BB2" w:rsidRPr="00081423" w:rsidRDefault="00521BB2" w:rsidP="005D48EB">
            <w:pPr>
              <w:keepNext/>
              <w:keepLines/>
              <w:spacing w:before="30" w:after="30"/>
              <w:ind w:left="160" w:right="1" w:hanging="160"/>
              <w:rPr>
                <w:sz w:val="18"/>
                <w:szCs w:val="18"/>
              </w:rPr>
            </w:pPr>
            <w:r w:rsidRPr="00081423">
              <w:rPr>
                <w:sz w:val="18"/>
                <w:szCs w:val="18"/>
              </w:rPr>
              <w:t xml:space="preserve"> A category or specific adverse event appears on this report only if its incidence in one or more of the columns meets the incidence criterion in the report title, after rounding.</w:t>
            </w:r>
          </w:p>
          <w:p ns2:paraId="0C4475DA" ns2:textId="77777777" w:rsidR="00521BB2" w:rsidRPr="00081423" w:rsidRDefault="00521BB2" w:rsidP="005D48EB">
            <w:pPr>
              <w:keepNext/>
              <w:keepLines/>
              <w:spacing w:before="30" w:after="30"/>
              <w:ind w:left="160" w:right="1" w:hanging="160"/>
              <w:rPr>
                <w:sz w:val="18"/>
                <w:szCs w:val="18"/>
              </w:rPr>
            </w:pPr>
            <w:r w:rsidRPr="00081423">
              <w:rPr>
                <w:sz w:val="18"/>
                <w:szCs w:val="18"/>
              </w:rPr>
              <w:t xml:space="preserve"> Non-serious adverse events up to 30 days of last dose and serious adverse events up to 90 days of last dose are included.</w:t>
            </w:r>
          </w:p>
          <w:p ns2:paraId="3969D0D6" ns2:textId="77777777" w:rsidR="00521BB2" w:rsidRPr="00081423" w:rsidRDefault="00521BB2" w:rsidP="005D48EB">
            <w:pPr>
              <w:keepNext/>
              <w:keepLines/>
              <w:spacing w:before="30" w:after="30"/>
              <w:ind w:left="160" w:right="1" w:hanging="160"/>
              <w:rPr>
                <w:sz w:val="18"/>
                <w:szCs w:val="18"/>
              </w:rPr>
            </w:pPr>
            <w:r w:rsidRPr="00081423">
              <w:rPr>
                <w:sz w:val="18"/>
                <w:szCs w:val="18"/>
              </w:rPr>
              <w:t xml:space="preserve"> Hypersensitivity Narrow SMQ, excluding Rash, Rash erythematous, Rash follicular, Rash macular, Rash maculo-papular, Rash maculovesicular, Rash morbilliform, Rash neonatal, Rash papular, Rash papulosquamous, Rash pruritic, Rash pustular, Rash rubelliform, Rash scarlatiniform, Rash vesicular), MedDRA version 27.0 was used.</w:t>
            </w:r>
          </w:p>
          <w:p ns2:paraId="2B7D74C4" ns2:textId="77777777" w:rsidR="00521BB2" w:rsidRPr="00081423" w:rsidRDefault="00521BB2" w:rsidP="005D48EB">
            <w:pPr>
              <w:keepNext/>
              <w:keepLines/>
              <w:spacing w:before="30" w:after="30"/>
              <w:ind w:left="160" w:right="1" w:hanging="160"/>
              <w:rPr>
                <w:sz w:val="18"/>
                <w:szCs w:val="18"/>
              </w:rPr>
            </w:pPr>
            <w:r w:rsidRPr="00081423">
              <w:rPr>
                <w:sz w:val="18"/>
                <w:szCs w:val="18"/>
              </w:rPr>
              <w:t xml:space="preserve"> MedDRA preferred terms "Neoplasm Progression", "Malignant Neoplasm Progression" and "Disease Progression" not related to the drug are excluded.</w:t>
            </w:r>
          </w:p>
          <w:p ns2:paraId="06F54093" ns2:textId="3A5F8424" w:rsidR="00521BB2" w:rsidRPr="00081423" w:rsidRDefault="00521BB2" w:rsidP="005D48EB">
            <w:pPr>
              <w:keepNext/>
              <w:keepLines/>
              <w:spacing w:before="30" w:after="30"/>
              <w:ind w:left="160" w:right="1" w:hanging="160"/>
              <w:rPr>
                <w:sz w:val="18"/>
                <w:szCs w:val="18"/>
              </w:rPr>
            </w:pPr>
            <w:r w:rsidRPr="00081423">
              <w:rPr>
                <w:sz w:val="18"/>
                <w:szCs w:val="18"/>
              </w:rPr>
              <w:t xml:space="preserve"> </w:t>
            </w:r>
            <w:r w:rsidRPr="00081423">
              <w:rPr>
                <w:sz w:val="18"/>
                <w:szCs w:val="18"/>
                <w:vertAlign w:val="superscript"/>
              </w:rPr>
              <w:t>1</w:t>
            </w:r>
            <w:r w:rsidRPr="00081423">
              <w:rPr>
                <w:sz w:val="18"/>
                <w:szCs w:val="18"/>
              </w:rPr>
              <w:t xml:space="preserve">Includes all participants who received at least one dose of sac-TMT 4 mg/kg </w:t>
            </w:r>
            <w:r w:rsidR="008726D7">
              <w:rPr>
                <w:sz w:val="18"/>
                <w:szCs w:val="18"/>
              </w:rPr>
              <w:t>q</w:t>
            </w:r>
            <w:r w:rsidR="008726D7" w:rsidRPr="00081423">
              <w:rPr>
                <w:sz w:val="18"/>
                <w:szCs w:val="18"/>
              </w:rPr>
              <w:t>2</w:t>
            </w:r>
            <w:r w:rsidR="008726D7">
              <w:rPr>
                <w:sz w:val="18"/>
                <w:szCs w:val="18"/>
              </w:rPr>
              <w:t>w</w:t>
            </w:r>
            <w:r w:rsidR="008726D7" w:rsidRPr="00081423">
              <w:rPr>
                <w:sz w:val="18"/>
                <w:szCs w:val="18"/>
              </w:rPr>
              <w:t xml:space="preserve"> </w:t>
            </w:r>
            <w:r w:rsidRPr="00081423">
              <w:rPr>
                <w:sz w:val="18"/>
                <w:szCs w:val="18"/>
              </w:rPr>
              <w:t xml:space="preserve">monotherapy in MK-2870-001, with first dose prior to 21MAR2024,  Phase I, Cohort 1: TNBC, Cohort 2: OC, Cohort 3A: NSCLC, Cohort 3B: NSCLC, Cohort 4 : GC/GEJC, Cohort 6: HR+/HER2-BC, Cohort 7: HNSCC, Cohort 8: EC, Cohort 9: UC and Cohort 10: CC from Phase II; or sac-TMT 5 mg/kg </w:t>
            </w:r>
            <w:r w:rsidR="008726D7">
              <w:rPr>
                <w:sz w:val="18"/>
                <w:szCs w:val="18"/>
              </w:rPr>
              <w:t>q</w:t>
            </w:r>
            <w:r w:rsidR="008726D7" w:rsidRPr="00081423">
              <w:rPr>
                <w:sz w:val="18"/>
                <w:szCs w:val="18"/>
              </w:rPr>
              <w:t>2</w:t>
            </w:r>
            <w:r w:rsidR="008726D7">
              <w:rPr>
                <w:sz w:val="18"/>
                <w:szCs w:val="18"/>
              </w:rPr>
              <w:t>w</w:t>
            </w:r>
            <w:r w:rsidR="008726D7" w:rsidRPr="00081423">
              <w:rPr>
                <w:sz w:val="18"/>
                <w:szCs w:val="18"/>
              </w:rPr>
              <w:t xml:space="preserve"> </w:t>
            </w:r>
            <w:r w:rsidRPr="00081423">
              <w:rPr>
                <w:sz w:val="18"/>
                <w:szCs w:val="18"/>
              </w:rPr>
              <w:t>monotherapy in MK-2870-001, with first dose prior to 21MAR2024, Phase I, Cohort 1: TNBC, Cohort 2: OC, Cohort 3A: NSCLC, Cohort  3B: NSCLC, Cohort 4: GC/GEJC, Cohort 5: SCLC, Cohort 6: HR+/HER2-BC, Cohort 7: HNSCC, Cohort 8: EC and Cohort 9: UC from Phase II; MK-2870-014 treatment arm; MK-2870-016 monotherapy groups from Part 2 and 3; and MK-2870-017 Cohort 1: NSCLC, Cohort 2:  NSCLC, Cohort 3: NSCLC, Cohort 4: NPC and Cohort 5: NSCLC from Part 1.</w:t>
            </w:r>
          </w:p>
          <w:p ns2:paraId="09BAF1D1" ns2:textId="77777777" w:rsidR="00521BB2" w:rsidRPr="00081423" w:rsidRDefault="00521BB2" w:rsidP="005D48EB">
            <w:pPr>
              <w:keepNext/>
              <w:keepLines/>
              <w:spacing w:before="30" w:after="30"/>
              <w:ind w:left="160" w:right="1" w:hanging="160"/>
              <w:rPr>
                <w:sz w:val="18"/>
                <w:szCs w:val="18"/>
              </w:rPr>
            </w:pPr>
            <w:r w:rsidRPr="00081423">
              <w:rPr>
                <w:sz w:val="18"/>
                <w:szCs w:val="18"/>
              </w:rPr>
              <w:t xml:space="preserve"> MK-2870-001 Database Cutoff Date: 21May2024.</w:t>
            </w:r>
          </w:p>
          <w:p ns2:paraId="63DB8B0F" ns2:textId="77777777" w:rsidR="00521BB2" w:rsidRPr="00081423" w:rsidRDefault="00521BB2" w:rsidP="005D48EB">
            <w:pPr>
              <w:keepNext/>
              <w:keepLines/>
              <w:spacing w:before="30" w:after="30"/>
              <w:ind w:left="160" w:right="1" w:hanging="160"/>
              <w:rPr>
                <w:sz w:val="18"/>
                <w:szCs w:val="18"/>
              </w:rPr>
            </w:pPr>
            <w:r w:rsidRPr="00081423">
              <w:rPr>
                <w:sz w:val="18"/>
                <w:szCs w:val="18"/>
              </w:rPr>
              <w:t xml:space="preserve"> MK-2870-014 Database Cutoff Date: 30Nov2023.</w:t>
            </w:r>
          </w:p>
          <w:p ns2:paraId="787297C3" ns2:textId="77777777" w:rsidR="00521BB2" w:rsidRPr="00081423" w:rsidRDefault="00521BB2" w:rsidP="005D48EB">
            <w:pPr>
              <w:keepNext/>
              <w:keepLines/>
              <w:spacing w:before="30" w:after="30"/>
              <w:ind w:left="160" w:right="1" w:hanging="160"/>
              <w:rPr>
                <w:sz w:val="18"/>
                <w:szCs w:val="18"/>
              </w:rPr>
            </w:pPr>
            <w:r w:rsidRPr="00081423">
              <w:rPr>
                <w:sz w:val="18"/>
                <w:szCs w:val="18"/>
              </w:rPr>
              <w:t xml:space="preserve"> MK-2870-016 Database Cutoff Date: 21May2024.</w:t>
            </w:r>
          </w:p>
          <w:p ns2:paraId="5F350175" ns2:textId="77777777" w:rsidR="00521BB2" w:rsidRPr="00081423" w:rsidRDefault="00521BB2" w:rsidP="005D48EB">
            <w:pPr>
              <w:keepNext/>
              <w:keepLines/>
              <w:tabs>
                <w:tab w:val="decimal" w:pos="940"/>
                <w:tab w:val="left" w:pos="1020"/>
              </w:tabs>
              <w:spacing w:before="15" w:after="15"/>
              <w:rPr>
                <w:sz w:val="18"/>
                <w:szCs w:val="18"/>
              </w:rPr>
            </w:pPr>
            <w:r w:rsidRPr="00081423">
              <w:rPr>
                <w:sz w:val="18"/>
                <w:szCs w:val="18"/>
              </w:rPr>
              <w:t xml:space="preserve"> MK-2870-017 Database Cutoff Date: 19Apr2024.</w:t>
            </w:r>
          </w:p>
        </w:tc>
      </w:tr>
      <w:tr w:rsidR="00FB300E" w:rsidRPr="00081423" ns2:paraId="4A419DC2" ns2:textId="77777777" w:rsidTr="001561E4">
        <w:tblPrEx>
          <w:tblBorders>
            <w:top w:val="single" w:sz="6" w:space="0" w:color="auto"/>
            <w:bottom w:val="single" w:sz="6" w:space="0" w:color="auto"/>
          </w:tblBorders>
        </w:tblPrEx>
        <w:trPr>
          <w:jc w:val="center"/>
        </w:trPr>
        <w:tc>
          <w:tcPr>
            <w:tcW w:w="5000" w:type="pct"/>
            <w:gridSpan w:val="3"/>
            <w:tcBorders>
              <w:top w:val="double" w:sz="4" w:space="0" w:color="auto"/>
              <w:left w:val="nil"/>
              <w:bottom w:val="nil"/>
              <w:right w:val="nil"/>
            </w:tcBorders>
          </w:tcPr>
          <w:p ns2:paraId="5C15C55E" ns2:textId="53F5434F" w:rsidR="00FB300E" w:rsidRPr="00081423" w:rsidRDefault="00FB300E" w:rsidP="00671503">
            <w:pPr>
              <w:tabs>
                <w:tab w:val="decimal" w:pos="940"/>
                <w:tab w:val="left" w:pos="1020"/>
              </w:tabs>
              <w:spacing w:before="15" w:after="15"/>
              <w:rPr>
                <w:sz w:val="18"/>
                <w:szCs w:val="18"/>
              </w:rPr>
            </w:pPr>
            <w:r w:rsidRPr="00081423">
              <w:rPr>
                <w:sz w:val="18"/>
                <w:szCs w:val="18"/>
              </w:rPr>
              <w:t>Source:  [MK2870IB2024: iadsl; iadae]</w:t>
            </w:r>
          </w:p>
        </w:tc>
      </w:tr>
    </w:tbl>
    <w:p ns2:paraId="2BD64C6F" ns2:textId="77777777" w:rsidR="00D529FA" w:rsidRDefault="00D529FA">
      <w:pPr>
        <w:spacing w:before="0" w:after="200" w:line="276" w:lineRule="auto"/>
        <w:rPr>
          <w:szCs w:val="48"/>
        </w:rPr>
        <w:sectPr w:rsidR="00D529FA" w:rsidSect="00903B0A">
          <w:headerReference w:type="default" ns3:id="rId86"/>
          <w:pgSz w:w="12240" w:h="15840"/>
          <w:pgMar w:top="1440" w:right="1440" w:bottom="1440" w:left="1800" w:header="720" w:footer="720" w:gutter="0"/>
          <w:cols w:space="720"/>
          <w:docGrid w:linePitch="326"/>
        </w:sectPr>
      </w:pPr>
      <w:ins w:id="13374" w:author="GoldenCorpusHarness" w:date="2026-03-28T21:57:55Z">
        <w:r>
          <w:t>Overall Summary of Adverse Events</w:t>
        </w:r>
      </w:ins>
    </w:p>
    <w:p ns2:paraId="313AA8B2" ns2:textId="69B4CD45" w:rsidR="00D515C8" w:rsidRDefault="00D515C8" w:rsidP="00D515C8">
      <w:pPr>
        <w:pStyle w:val="Heading3"/>
      </w:pPr>
      <w:del w:id="13375" w:author="GoldenCorpusHarness" w:date="2026-03-28T21:57:55Z">
        <w:r>
          <w:delText>Inte</w:delText>
        </w:r>
      </w:del>
      <w:ins w:id="13376" w:author="GoldenCorpusHarness" w:date="2026-03-28T21:57:55Z">
        <w:r>
          <w:t>A</w:t>
        </w:r>
      </w:ins>
      <w:r>
        <w:t>r</w:t>
      </w:r>
      <w:ins w:id="13377" w:author="GoldenCorpusHarness" w:date="2026-03-28T21:57:55Z">
        <w:r>
          <w:t xml:space="preserve">m 1, </w:t>
        </w:r>
      </w:ins>
      <w:r>
        <w:t>s</w:t>
      </w:r>
      <w:del w:id="13378" w:author="GoldenCorpusHarness" w:date="2026-03-28T21:57:55Z">
        <w:r>
          <w:delText>titi</w:delText>
        </w:r>
      </w:del>
      <w:r>
        <w:t>a</w:t>
      </w:r>
      <w:del w:id="13379" w:author="GoldenCorpusHarness" w:date="2026-03-28T21:57:55Z">
        <w:r>
          <w:delText>l</w:delText>
        </w:r>
      </w:del>
      <w:ins w:id="13380" w:author="GoldenCorpusHarness" w:date="2026-03-28T21:57:55Z">
        <w:r>
          <w:t>c-TMT</w:t>
        </w:r>
      </w:ins>
      <w:r>
        <w:t xml:space="preserve"> </w:t>
      </w:r>
      <w:del w:id="13381" w:author="GoldenCorpusHarness" w:date="2026-03-28T21:57:55Z">
        <w:r>
          <w:delText>Lung Disease/Pneu</w:delText>
        </w:r>
      </w:del>
      <w:r>
        <w:t>mon</w:t>
      </w:r>
      <w:del w:id="13382" w:author="GoldenCorpusHarness" w:date="2026-03-28T21:57:55Z">
        <w:r>
          <w:delText>i</w:delText>
        </w:r>
      </w:del>
      <w:ins w:id="13383" w:author="GoldenCorpusHarness" w:date="2026-03-28T21:57:55Z">
        <w:r>
          <w:t>o</w:t>
        </w:r>
      </w:ins>
      <w:r>
        <w:t>t</w:t>
      </w:r>
      <w:del w:id="13384" w:author="GoldenCorpusHarness" w:date="2026-03-28T21:57:55Z">
        <w:r>
          <w:delText>is</w:delText>
        </w:r>
      </w:del>
      <w:ins w:id="13385" w:author="GoldenCorpusHarness" w:date="2026-03-28T21:57:55Z">
        <w:r>
          <w:t>herapy</w:t>
        </w:r>
      </w:ins>
      <w:r>
        <w:t xml:space="preserve"> </w:t>
      </w:r>
      <w:del w:id="13386" w:author="GoldenCorpusHarness" w:date="2026-03-28T21:57:55Z">
        <w:r>
          <w:delText>Supple</w:delText>
        </w:r>
      </w:del>
      <w:ins w:id="13387" w:author="GoldenCorpusHarness" w:date="2026-03-28T21:57:55Z">
        <w:r>
          <w:t xml:space="preserve">2 </w:t>
        </w:r>
      </w:ins>
      <w:r>
        <w:t>m</w:t>
      </w:r>
      <w:del w:id="13388" w:author="GoldenCorpusHarness" w:date="2026-03-28T21:57:55Z">
        <w:r>
          <w:delText>ental</w:delText>
        </w:r>
      </w:del>
      <w:ins w:id="13389" w:author="GoldenCorpusHarness" w:date="2026-03-28T21:57:55Z">
        <w:r>
          <w:t>g/kg</w:t>
        </w:r>
      </w:ins>
      <w:r>
        <w:t xml:space="preserve"> </w:t>
      </w:r>
      <w:del w:id="13390" w:author="GoldenCorpusHarness" w:date="2026-03-28T21:57:55Z">
        <w:r>
          <w:delText>Data</w:delText>
        </w:r>
      </w:del>
      <w:ins w:id="13391" w:author="GoldenCorpusHarness" w:date="2026-03-28T21:57:55Z">
        <w:r>
          <w:t>q2w</w:t>
        </w:r>
      </w:ins>
      <w:r>
        <w:t xml:space="preserve"> </w:t>
      </w:r>
      <w:ins w:id="13392" w:author="GoldenCorpusHarness" w:date="2026-03-28T21:57:55Z">
        <w:r>
          <w:t>or 4 mg/kg q2w:</w:t>
        </w:r>
      </w:ins>
    </w:p>
    <w:p ns2:paraId="5B032F23" ns2:textId="75434B74" w:rsidR="00D529FA" w:rsidRDefault="00D529FA" w:rsidP="00D515C8">
      <w:pPr>
        <w:pStyle w:val="TableTitle"/>
      </w:pPr>
      <w:ins w:id="13393" w:author="GoldenCorpusHarness" w:date="2026-03-28T21:57:55Z">
        <w:r>
          <w:t>In the sac-</w:t>
        </w:r>
      </w:ins>
      <w:r>
        <w:t>T</w:t>
      </w:r>
      <w:del w:id="13394" w:author="GoldenCorpusHarness" w:date="2026-03-28T21:57:55Z">
        <w:r>
          <w:delText>able 83Participants With</w:delText>
        </w:r>
      </w:del>
      <w:ins w:id="13395" w:author="GoldenCorpusHarness" w:date="2026-03-28T21:57:55Z">
        <w:r>
          <w:t>MT monotherapy 2 mg/kg q2w or 4 mg/kg q2w arm (n=6), 4 participants (66.7%) experienced at least 1</w:t>
        </w:r>
      </w:ins>
      <w:r>
        <w:t xml:space="preserve"> A</w:t>
      </w:r>
      <w:del w:id="13396" w:author="GoldenCorpusHarness" w:date="2026-03-28T21:57:55Z">
        <w:r>
          <w:delText xml:space="preserve">dverse </w:delText>
        </w:r>
      </w:del>
      <w:r>
        <w:t>E</w:t>
      </w:r>
      <w:del w:id="13397" w:author="GoldenCorpusHarness" w:date="2026-03-28T21:57:55Z">
        <w:r>
          <w:delText>vents</w:delText>
        </w:r>
      </w:del>
      <w:ins w:id="13398" w:author="GoldenCorpusHarness" w:date="2026-03-28T21:57:55Z">
        <w:r>
          <w:t>, and all</w:t>
        </w:r>
      </w:ins>
      <w:r>
        <w:t xml:space="preserve"> of </w:t>
      </w:r>
      <w:del w:id="13399" w:author="GoldenCorpusHarness" w:date="2026-03-28T21:57:55Z">
        <w:r>
          <w:delText>Interstitial L</w:delText>
        </w:r>
      </w:del>
      <w:ins w:id="13400" w:author="GoldenCorpusHarness" w:date="2026-03-28T21:57:55Z">
        <w:r>
          <w:t>these participants had at least 1 AE that was considered dr</w:t>
        </w:r>
      </w:ins>
      <w:r>
        <w:t>u</w:t>
      </w:r>
      <w:del w:id="13401" w:author="GoldenCorpusHarness" w:date="2026-03-28T21:57:55Z">
        <w:r>
          <w:delText>ng Disease (ILD)/Pneumonitis</w:delText>
        </w:r>
      </w:del>
      <w:ins w:id="13402" w:author="GoldenCorpusHarness" w:date="2026-03-28T21:57:55Z">
        <w:r>
          <w:t>g-related</w:t>
        </w:r>
      </w:ins>
      <w:r>
        <w:t xml:space="preserve"> by </w:t>
      </w:r>
      <w:del w:id="13403" w:author="GoldenCorpusHarness" w:date="2026-03-28T21:57:55Z">
        <w:r>
          <w:delText>Maximum Toxicity</w:delText>
        </w:r>
      </w:del>
      <w:ins w:id="13404" w:author="GoldenCorpusHarness" w:date="2026-03-28T21:57:55Z">
        <w:r>
          <w:t>the investigator.</w:t>
        </w:r>
      </w:ins>
      <w:r>
        <w:t xml:space="preserve"> Grade </w:t>
      </w:r>
      <w:ins w:id="13405" w:author="GoldenCorpusHarness" w:date="2026-03-28T21:57:55Z">
        <w:r>
          <w:t xml:space="preserve">≥3 AEs were reported for 2 participants </w:t>
        </w:r>
      </w:ins>
      <w:r>
        <w:t>(</w:t>
      </w:r>
      <w:del w:id="13406" w:author="GoldenCorpusHarness" w:date="2026-03-28T21:57:55Z">
        <w:r>
          <w:delText>Incidence &gt;0</w:delText>
        </w:r>
      </w:del>
      <w:ins w:id="13407" w:author="GoldenCorpusHarness" w:date="2026-03-28T21:57:55Z">
        <w:r>
          <w:t>33.3</w:t>
        </w:r>
      </w:ins>
      <w:r>
        <w:t>%)</w:t>
      </w:r>
      <w:ins w:id="13408" w:author="GoldenCorpusHarness" w:date="2026-03-28T21:57:55Z">
        <w:r>
          <w:t>, and Grade ≥3 AEs that were considered drug-related</w:t>
        </w:r>
      </w:ins>
      <w:r>
        <w:t xml:space="preserve"> by </w:t>
      </w:r>
      <w:del w:id="13409" w:author="GoldenCorpusHarness" w:date="2026-03-28T21:57:55Z">
        <w:r>
          <w:delText>Pre</w:delText>
        </w:r>
      </w:del>
      <w:ins w:id="13410" w:author="GoldenCorpusHarness" w:date="2026-03-28T21:57:55Z">
        <w:r>
          <w:t xml:space="preserve">the investigator were reported </w:t>
        </w:r>
      </w:ins>
      <w:r>
        <w:t>f</w:t>
      </w:r>
      <w:del w:id="13411" w:author="GoldenCorpusHarness" w:date="2026-03-28T21:57:55Z">
        <w:r>
          <w:delText>erred</w:delText>
        </w:r>
      </w:del>
      <w:ins w:id="13412" w:author="GoldenCorpusHarness" w:date="2026-03-28T21:57:55Z">
        <w:r>
          <w:t>or 1 participant (16.7%).</w:t>
        </w:r>
      </w:ins>
      <w:r>
        <w:t xml:space="preserve"> T</w:t>
      </w:r>
      <w:del w:id="13413" w:author="GoldenCorpusHarness" w:date="2026-03-28T21:57:55Z">
        <w:r>
          <w:delText>er</w:delText>
        </w:r>
      </w:del>
      <w:ins w:id="13414" w:author="GoldenCorpusHarness" w:date="2026-03-28T21:57:55Z">
        <w:r>
          <w:t xml:space="preserve">here were 2 participants (33.3%) with AEs requiring a dose </w:t>
        </w:r>
      </w:ins>
      <w:r>
        <w:t>m</w:t>
      </w:r>
      <w:ins w:id="13415" w:author="GoldenCorpusHarness" w:date="2026-03-28T21:57:55Z">
        <w:r>
          <w:t>odification, and no participants discontinuing treatment. One participant</w:t>
        </w:r>
      </w:ins>
      <w:r>
        <w:t xml:space="preserve"> (</w:t>
      </w:r>
      <w:ins w:id="13416" w:author="GoldenCorpusHarness" w:date="2026-03-28T21:57:55Z">
        <w:r>
          <w:t>16.7%) experienced an S</w:t>
        </w:r>
      </w:ins>
      <w:r>
        <w:t>A</w:t>
      </w:r>
      <w:del w:id="13417" w:author="GoldenCorpusHarness" w:date="2026-03-28T21:57:55Z">
        <w:r>
          <w:delText>PaT Pop</w:delText>
        </w:r>
      </w:del>
      <w:ins w:id="13418" w:author="GoldenCorpusHarness" w:date="2026-03-28T21:57:55Z">
        <w:r>
          <w:t>E, which was not considered dr</w:t>
        </w:r>
      </w:ins>
      <w:r>
        <w:t>u</w:t>
      </w:r>
      <w:del w:id="13419" w:author="GoldenCorpusHarness" w:date="2026-03-28T21:57:55Z">
        <w:r>
          <w:delText>lation)</w:delText>
        </w:r>
      </w:del>
      <w:ins w:id="13420" w:author="GoldenCorpusHarness" w:date="2026-03-28T21:57:55Z">
        <w:r>
          <w:t>g-related by the investigator. No participants experienced an AE resulting in death.</w:t>
        </w:r>
      </w:ins>
    </w:p>
    <w:tbl>
      <w:tblPr>
        <w:tblW w:w="5000" w:type="pct"/>
        <w:tblBorders>
          <w:top w:val="double" w:sz="6" w:space="0" w:color="auto"/>
          <w:left w:val="single" w:sz="6" w:space="0" w:color="auto"/>
          <w:bottom w:val="double" w:sz="6" w:space="0" w:color="auto"/>
          <w:right w:val="single" w:sz="6" w:space="0" w:color="auto"/>
        </w:tblBorders>
        <w:tblCellMar>
          <w:left w:w="72" w:type="dxa"/>
          <w:right w:w="72" w:type="dxa"/>
        </w:tblCellMar>
        <w:tblLook w:val="0000" w:firstRow="0" w:lastRow="0" w:firstColumn="0" w:lastColumn="0" w:noHBand="0" w:noVBand="0"/>
      </w:tblPr>
      <w:tblGrid>
        <w:gridCol w:w="5988"/>
        <w:gridCol w:w="1497"/>
        <w:gridCol w:w="1499"/>
      </w:tblGrid>
      <w:tr w:rsidR="00D529FA" ns2:paraId="4462AB65" ns2:textId="77777777" w:rsidTr="00671503">
        <w:tc>
          <w:tcPr>
            <w:tcW w:w="3333" w:type="pct"/>
            <w:tcBorders>
              <w:top w:val="double" w:sz="6" w:space="0" w:color="auto"/>
              <w:bottom w:val="nil"/>
              <w:right w:val="single" w:sz="2" w:space="0" w:color="auto"/>
            </w:tcBorders>
          </w:tcPr>
          <w:p ns2:paraId="24344435" ns2:textId="77777777" w:rsidR="00D529FA" w:rsidRPr="00914665" w:rsidRDefault="00D529FA" w:rsidP="00671503">
            <w:pPr>
              <w:spacing w:before="15" w:after="15"/>
              <w:rPr>
                <w:b/>
                <w:sz w:val="18"/>
                <w:szCs w:val="18"/>
              </w:rPr>
            </w:pPr>
          </w:p>
        </w:tc>
        <w:tc>
          <w:tcPr>
            <w:tcW w:w="1667" w:type="pct"/>
            <w:gridSpan w:val="2"/>
            <w:tcBorders>
              <w:top w:val="double" w:sz="6" w:space="0" w:color="auto"/>
              <w:left w:val="nil"/>
              <w:bottom w:val="single" w:sz="2" w:space="0" w:color="auto"/>
            </w:tcBorders>
          </w:tcPr>
          <w:p ns2:paraId="04296DB7" ns2:textId="72A5F123" w:rsidR="00D529FA" w:rsidRPr="00914665" w:rsidRDefault="00D529FA" w:rsidP="00671503">
            <w:pPr>
              <w:spacing w:before="15" w:after="15"/>
              <w:jc w:val="center"/>
              <w:rPr>
                <w:b/>
                <w:sz w:val="18"/>
                <w:szCs w:val="18"/>
              </w:rPr>
            </w:pPr>
            <w:r w:rsidRPr="00914665">
              <w:rPr>
                <w:b/>
                <w:bCs/>
                <w:sz w:val="18"/>
                <w:szCs w:val="18"/>
              </w:rPr>
              <w:t>sac-TMT</w:t>
            </w:r>
            <w:r w:rsidRPr="00914665">
              <w:rPr>
                <w:b/>
                <w:sz w:val="18"/>
                <w:szCs w:val="18"/>
              </w:rPr>
              <w:t xml:space="preserve"> 4 mg/kg + 5 mg/kg </w:t>
            </w:r>
            <w:r w:rsidR="00F406FB">
              <w:rPr>
                <w:b/>
                <w:sz w:val="18"/>
                <w:szCs w:val="18"/>
              </w:rPr>
              <w:t>q</w:t>
            </w:r>
            <w:r w:rsidR="00F406FB" w:rsidRPr="00914665">
              <w:rPr>
                <w:b/>
                <w:sz w:val="18"/>
                <w:szCs w:val="18"/>
              </w:rPr>
              <w:t>2</w:t>
            </w:r>
            <w:r w:rsidR="00F406FB">
              <w:rPr>
                <w:b/>
                <w:sz w:val="18"/>
                <w:szCs w:val="18"/>
              </w:rPr>
              <w:t>w</w:t>
            </w:r>
            <w:r w:rsidR="00F406FB" w:rsidRPr="00914665">
              <w:rPr>
                <w:b/>
                <w:sz w:val="18"/>
                <w:szCs w:val="18"/>
              </w:rPr>
              <w:t xml:space="preserve"> </w:t>
            </w:r>
            <w:r w:rsidRPr="00914665">
              <w:rPr>
                <w:b/>
                <w:sz w:val="18"/>
                <w:szCs w:val="18"/>
              </w:rPr>
              <w:t>Monotherapy Pooled Dataset</w:t>
            </w:r>
            <w:r w:rsidRPr="00914665">
              <w:rPr>
                <w:b/>
                <w:sz w:val="18"/>
                <w:szCs w:val="18"/>
                <w:vertAlign w:val="superscript"/>
              </w:rPr>
              <w:t>1</w:t>
            </w:r>
            <w:r w:rsidRPr="00914665">
              <w:rPr>
                <w:b/>
                <w:sz w:val="18"/>
                <w:szCs w:val="18"/>
              </w:rPr>
              <w:t xml:space="preserve"> </w:t>
            </w:r>
          </w:p>
        </w:tc>
      </w:tr>
      <w:tr w:rsidR="00D529FA" ns2:paraId="0EBF9BEF" ns2:textId="77777777" w:rsidTr="00671503">
        <w:tblPrEx>
          <w:tblBorders>
            <w:top w:val="single" w:sz="6" w:space="0" w:color="auto"/>
            <w:bottom w:val="single" w:sz="6" w:space="0" w:color="auto"/>
          </w:tblBorders>
        </w:tblPrEx>
        <w:tc>
          <w:tcPr>
            <w:tcW w:w="3333" w:type="pct"/>
            <w:tcBorders>
              <w:top w:val="nil"/>
              <w:bottom w:val="single" w:sz="2" w:space="0" w:color="auto"/>
              <w:right w:val="single" w:sz="2" w:space="0" w:color="auto"/>
            </w:tcBorders>
          </w:tcPr>
          <w:p ns2:paraId="18561816" ns2:textId="77777777" w:rsidR="00D529FA" w:rsidRDefault="00D529FA" w:rsidP="00671503">
            <w:pPr>
              <w:spacing w:before="15" w:after="15"/>
              <w:rPr>
                <w:sz w:val="18"/>
                <w:szCs w:val="18"/>
              </w:rPr>
            </w:pPr>
          </w:p>
        </w:tc>
        <w:tc>
          <w:tcPr>
            <w:tcW w:w="833" w:type="pct"/>
            <w:tcBorders>
              <w:top w:val="nil"/>
              <w:left w:val="nil"/>
              <w:bottom w:val="single" w:sz="2" w:space="0" w:color="auto"/>
              <w:right w:val="nil"/>
            </w:tcBorders>
          </w:tcPr>
          <w:p ns2:paraId="39E6C807" ns2:textId="77777777" w:rsidR="00D529FA" w:rsidRDefault="00D529FA" w:rsidP="00671503">
            <w:pPr>
              <w:spacing w:before="15" w:after="15"/>
              <w:jc w:val="center"/>
              <w:rPr>
                <w:sz w:val="18"/>
                <w:szCs w:val="18"/>
              </w:rPr>
            </w:pPr>
            <w:r>
              <w:rPr>
                <w:sz w:val="18"/>
                <w:szCs w:val="18"/>
              </w:rPr>
              <w:t xml:space="preserve">n </w:t>
            </w:r>
          </w:p>
        </w:tc>
        <w:tc>
          <w:tcPr>
            <w:tcW w:w="834" w:type="pct"/>
            <w:tcBorders>
              <w:top w:val="nil"/>
              <w:left w:val="nil"/>
              <w:bottom w:val="single" w:sz="2" w:space="0" w:color="auto"/>
            </w:tcBorders>
          </w:tcPr>
          <w:p ns2:paraId="65948BAF" ns2:textId="77777777" w:rsidR="00D529FA" w:rsidRDefault="00D529FA" w:rsidP="00671503">
            <w:pPr>
              <w:spacing w:before="15" w:after="15"/>
              <w:jc w:val="center"/>
              <w:rPr>
                <w:sz w:val="18"/>
                <w:szCs w:val="18"/>
              </w:rPr>
            </w:pPr>
            <w:r>
              <w:rPr>
                <w:sz w:val="18"/>
                <w:szCs w:val="18"/>
              </w:rPr>
              <w:t xml:space="preserve">(%) </w:t>
            </w:r>
          </w:p>
        </w:tc>
      </w:tr>
      <w:tr w:rsidR="00D529FA" ns2:paraId="7AAE5519" ns2:textId="77777777" w:rsidTr="00671503">
        <w:tblPrEx>
          <w:tblBorders>
            <w:top w:val="single" w:sz="6" w:space="0" w:color="auto"/>
            <w:bottom w:val="single" w:sz="6" w:space="0" w:color="auto"/>
          </w:tblBorders>
        </w:tblPrEx>
        <w:tc>
          <w:tcPr>
            <w:tcW w:w="3333" w:type="pct"/>
            <w:tcBorders>
              <w:top w:val="nil"/>
              <w:bottom w:val="nil"/>
              <w:right w:val="single" w:sz="2" w:space="0" w:color="auto"/>
            </w:tcBorders>
          </w:tcPr>
          <w:p ns2:paraId="67CDCDC1" ns2:textId="77777777" w:rsidR="00D529FA" w:rsidRDefault="00D529FA" w:rsidP="00671503">
            <w:pPr>
              <w:spacing w:before="15" w:after="15"/>
              <w:ind w:left="160" w:right="1" w:hanging="160"/>
              <w:rPr>
                <w:sz w:val="18"/>
                <w:szCs w:val="18"/>
              </w:rPr>
            </w:pPr>
            <w:r>
              <w:rPr>
                <w:sz w:val="18"/>
                <w:szCs w:val="18"/>
              </w:rPr>
              <w:t xml:space="preserve"> Participants in population </w:t>
            </w:r>
          </w:p>
        </w:tc>
        <w:tc>
          <w:tcPr>
            <w:tcW w:w="833" w:type="pct"/>
            <w:tcBorders>
              <w:top w:val="nil"/>
              <w:left w:val="nil"/>
              <w:bottom w:val="nil"/>
              <w:right w:val="nil"/>
            </w:tcBorders>
          </w:tcPr>
          <w:p ns2:paraId="5D5B4C37" ns2:textId="77777777" w:rsidR="00D529FA" w:rsidRDefault="00D529FA" w:rsidP="00671503">
            <w:pPr>
              <w:tabs>
                <w:tab w:val="decimal" w:pos="1315"/>
                <w:tab w:val="left" w:pos="1395"/>
              </w:tabs>
              <w:spacing w:before="15" w:after="15"/>
              <w:jc w:val="center"/>
              <w:rPr>
                <w:sz w:val="18"/>
                <w:szCs w:val="18"/>
              </w:rPr>
            </w:pPr>
            <w:r>
              <w:rPr>
                <w:sz w:val="18"/>
                <w:szCs w:val="18"/>
              </w:rPr>
              <w:t>1,098</w:t>
            </w:r>
          </w:p>
        </w:tc>
        <w:tc>
          <w:tcPr>
            <w:tcW w:w="834" w:type="pct"/>
            <w:tcBorders>
              <w:top w:val="nil"/>
              <w:left w:val="nil"/>
              <w:bottom w:val="nil"/>
            </w:tcBorders>
          </w:tcPr>
          <w:p ns2:paraId="1287B16D" ns2:textId="77777777" w:rsidR="00D529FA" w:rsidRDefault="00D529FA" w:rsidP="00671503">
            <w:pPr>
              <w:tabs>
                <w:tab w:val="decimal" w:pos="940"/>
                <w:tab w:val="left" w:pos="1020"/>
              </w:tabs>
              <w:spacing w:before="15" w:after="15"/>
              <w:rPr>
                <w:sz w:val="18"/>
                <w:szCs w:val="18"/>
              </w:rPr>
            </w:pPr>
            <w:r>
              <w:rPr>
                <w:sz w:val="18"/>
                <w:szCs w:val="18"/>
              </w:rPr>
              <w:tab/>
            </w:r>
          </w:p>
        </w:tc>
      </w:tr>
      <w:tr w:rsidR="00D529FA" ns2:paraId="1945B34E" ns2:textId="77777777" w:rsidTr="00671503">
        <w:tblPrEx>
          <w:tblBorders>
            <w:top w:val="single" w:sz="6" w:space="0" w:color="auto"/>
            <w:bottom w:val="single" w:sz="6" w:space="0" w:color="auto"/>
          </w:tblBorders>
        </w:tblPrEx>
        <w:tc>
          <w:tcPr>
            <w:tcW w:w="3333" w:type="pct"/>
            <w:tcBorders>
              <w:top w:val="nil"/>
              <w:bottom w:val="nil"/>
              <w:right w:val="single" w:sz="2" w:space="0" w:color="auto"/>
            </w:tcBorders>
          </w:tcPr>
          <w:p ns2:paraId="0D038A42" ns2:textId="77777777" w:rsidR="00D529FA" w:rsidRDefault="00D529FA" w:rsidP="00671503">
            <w:pPr>
              <w:spacing w:before="15" w:after="15"/>
              <w:ind w:left="160" w:right="1" w:hanging="160"/>
              <w:rPr>
                <w:sz w:val="18"/>
                <w:szCs w:val="18"/>
              </w:rPr>
            </w:pPr>
            <w:r>
              <w:rPr>
                <w:sz w:val="18"/>
                <w:szCs w:val="18"/>
              </w:rPr>
              <w:t xml:space="preserve">    with one or more ILD/Pneumonitis event </w:t>
            </w:r>
          </w:p>
        </w:tc>
        <w:tc>
          <w:tcPr>
            <w:tcW w:w="833" w:type="pct"/>
            <w:tcBorders>
              <w:top w:val="nil"/>
              <w:left w:val="nil"/>
              <w:bottom w:val="nil"/>
              <w:right w:val="nil"/>
            </w:tcBorders>
          </w:tcPr>
          <w:p ns2:paraId="5BDBC849" ns2:textId="77777777" w:rsidR="00D529FA" w:rsidRDefault="00D529FA" w:rsidP="00671503">
            <w:pPr>
              <w:tabs>
                <w:tab w:val="decimal" w:pos="1315"/>
                <w:tab w:val="left" w:pos="1395"/>
              </w:tabs>
              <w:spacing w:before="15" w:after="15"/>
              <w:jc w:val="center"/>
              <w:rPr>
                <w:sz w:val="18"/>
                <w:szCs w:val="18"/>
              </w:rPr>
            </w:pPr>
            <w:r>
              <w:rPr>
                <w:sz w:val="18"/>
                <w:szCs w:val="18"/>
              </w:rPr>
              <w:t>27</w:t>
            </w:r>
          </w:p>
        </w:tc>
        <w:tc>
          <w:tcPr>
            <w:tcW w:w="834" w:type="pct"/>
            <w:tcBorders>
              <w:top w:val="nil"/>
              <w:left w:val="nil"/>
              <w:bottom w:val="nil"/>
            </w:tcBorders>
          </w:tcPr>
          <w:p ns2:paraId="199F8F35" ns2:textId="77777777" w:rsidR="00D529FA" w:rsidRDefault="00D529FA" w:rsidP="00671503">
            <w:pPr>
              <w:tabs>
                <w:tab w:val="decimal" w:pos="940"/>
                <w:tab w:val="left" w:pos="1020"/>
              </w:tabs>
              <w:spacing w:before="15" w:after="15"/>
              <w:rPr>
                <w:sz w:val="18"/>
                <w:szCs w:val="18"/>
              </w:rPr>
            </w:pPr>
            <w:r>
              <w:rPr>
                <w:sz w:val="18"/>
                <w:szCs w:val="18"/>
              </w:rPr>
              <w:tab/>
              <w:t xml:space="preserve">(2.5) </w:t>
            </w:r>
          </w:p>
        </w:tc>
      </w:tr>
      <w:tr w:rsidR="00D529FA" ns2:paraId="26470328" ns2:textId="77777777" w:rsidTr="00671503">
        <w:tblPrEx>
          <w:tblBorders>
            <w:top w:val="single" w:sz="6" w:space="0" w:color="auto"/>
            <w:bottom w:val="single" w:sz="6" w:space="0" w:color="auto"/>
          </w:tblBorders>
        </w:tblPrEx>
        <w:tc>
          <w:tcPr>
            <w:tcW w:w="3333" w:type="pct"/>
            <w:tcBorders>
              <w:top w:val="nil"/>
              <w:bottom w:val="nil"/>
              <w:right w:val="single" w:sz="2" w:space="0" w:color="auto"/>
            </w:tcBorders>
          </w:tcPr>
          <w:p ns2:paraId="21FC8304" ns2:textId="77777777" w:rsidR="00D529FA" w:rsidRDefault="00D529FA" w:rsidP="00671503">
            <w:pPr>
              <w:spacing w:before="15" w:after="15"/>
              <w:ind w:left="160" w:right="1" w:hanging="160"/>
              <w:rPr>
                <w:sz w:val="18"/>
                <w:szCs w:val="18"/>
              </w:rPr>
            </w:pPr>
            <w:r>
              <w:rPr>
                <w:sz w:val="18"/>
                <w:szCs w:val="18"/>
              </w:rPr>
              <w:t xml:space="preserve">     Grade 1 </w:t>
            </w:r>
          </w:p>
        </w:tc>
        <w:tc>
          <w:tcPr>
            <w:tcW w:w="833" w:type="pct"/>
            <w:tcBorders>
              <w:top w:val="nil"/>
              <w:left w:val="nil"/>
              <w:bottom w:val="nil"/>
              <w:right w:val="nil"/>
            </w:tcBorders>
          </w:tcPr>
          <w:p ns2:paraId="6F3AF576" ns2:textId="77777777" w:rsidR="00D529FA" w:rsidRDefault="00D529FA" w:rsidP="00671503">
            <w:pPr>
              <w:tabs>
                <w:tab w:val="decimal" w:pos="1315"/>
                <w:tab w:val="left" w:pos="1395"/>
              </w:tabs>
              <w:spacing w:before="15" w:after="15"/>
              <w:jc w:val="center"/>
              <w:rPr>
                <w:sz w:val="18"/>
                <w:szCs w:val="18"/>
              </w:rPr>
            </w:pPr>
            <w:r>
              <w:rPr>
                <w:sz w:val="18"/>
                <w:szCs w:val="18"/>
              </w:rPr>
              <w:t>5</w:t>
            </w:r>
          </w:p>
        </w:tc>
        <w:tc>
          <w:tcPr>
            <w:tcW w:w="834" w:type="pct"/>
            <w:tcBorders>
              <w:top w:val="nil"/>
              <w:left w:val="nil"/>
              <w:bottom w:val="nil"/>
            </w:tcBorders>
          </w:tcPr>
          <w:p ns2:paraId="43E794DF" ns2:textId="77777777" w:rsidR="00D529FA" w:rsidRDefault="00D529FA" w:rsidP="00671503">
            <w:pPr>
              <w:tabs>
                <w:tab w:val="decimal" w:pos="940"/>
                <w:tab w:val="left" w:pos="1020"/>
              </w:tabs>
              <w:spacing w:before="15" w:after="15"/>
              <w:rPr>
                <w:sz w:val="18"/>
                <w:szCs w:val="18"/>
              </w:rPr>
            </w:pPr>
            <w:r>
              <w:rPr>
                <w:sz w:val="18"/>
                <w:szCs w:val="18"/>
              </w:rPr>
              <w:tab/>
              <w:t xml:space="preserve">(0.5) </w:t>
            </w:r>
          </w:p>
        </w:tc>
      </w:tr>
      <w:tr w:rsidR="00D529FA" ns2:paraId="75624EA1" ns2:textId="77777777" w:rsidTr="00671503">
        <w:tblPrEx>
          <w:tblBorders>
            <w:top w:val="single" w:sz="6" w:space="0" w:color="auto"/>
            <w:bottom w:val="single" w:sz="6" w:space="0" w:color="auto"/>
          </w:tblBorders>
        </w:tblPrEx>
        <w:tc>
          <w:tcPr>
            <w:tcW w:w="3333" w:type="pct"/>
            <w:tcBorders>
              <w:top w:val="nil"/>
              <w:bottom w:val="nil"/>
              <w:right w:val="single" w:sz="2" w:space="0" w:color="auto"/>
            </w:tcBorders>
          </w:tcPr>
          <w:p ns2:paraId="0D50EEB3" ns2:textId="77777777" w:rsidR="00D529FA" w:rsidRDefault="00D529FA" w:rsidP="00671503">
            <w:pPr>
              <w:spacing w:before="15" w:after="15"/>
              <w:ind w:left="160" w:right="1" w:hanging="160"/>
              <w:rPr>
                <w:sz w:val="18"/>
                <w:szCs w:val="18"/>
              </w:rPr>
            </w:pPr>
            <w:r>
              <w:rPr>
                <w:sz w:val="18"/>
                <w:szCs w:val="18"/>
              </w:rPr>
              <w:t xml:space="preserve">     Grade 2 </w:t>
            </w:r>
          </w:p>
        </w:tc>
        <w:tc>
          <w:tcPr>
            <w:tcW w:w="833" w:type="pct"/>
            <w:tcBorders>
              <w:top w:val="nil"/>
              <w:left w:val="nil"/>
              <w:bottom w:val="nil"/>
              <w:right w:val="nil"/>
            </w:tcBorders>
          </w:tcPr>
          <w:p ns2:paraId="74E20258" ns2:textId="77777777" w:rsidR="00D529FA" w:rsidRDefault="00D529FA" w:rsidP="00671503">
            <w:pPr>
              <w:tabs>
                <w:tab w:val="decimal" w:pos="1315"/>
                <w:tab w:val="left" w:pos="1395"/>
              </w:tabs>
              <w:spacing w:before="15" w:after="15"/>
              <w:jc w:val="center"/>
              <w:rPr>
                <w:sz w:val="18"/>
                <w:szCs w:val="18"/>
              </w:rPr>
            </w:pPr>
            <w:r>
              <w:rPr>
                <w:sz w:val="18"/>
                <w:szCs w:val="18"/>
              </w:rPr>
              <w:t>15</w:t>
            </w:r>
          </w:p>
        </w:tc>
        <w:tc>
          <w:tcPr>
            <w:tcW w:w="834" w:type="pct"/>
            <w:tcBorders>
              <w:top w:val="nil"/>
              <w:left w:val="nil"/>
              <w:bottom w:val="nil"/>
            </w:tcBorders>
          </w:tcPr>
          <w:p ns2:paraId="1D80E873" ns2:textId="77777777" w:rsidR="00D529FA" w:rsidRDefault="00D529FA" w:rsidP="00671503">
            <w:pPr>
              <w:tabs>
                <w:tab w:val="decimal" w:pos="940"/>
                <w:tab w:val="left" w:pos="1020"/>
              </w:tabs>
              <w:spacing w:before="15" w:after="15"/>
              <w:rPr>
                <w:sz w:val="18"/>
                <w:szCs w:val="18"/>
              </w:rPr>
            </w:pPr>
            <w:r>
              <w:rPr>
                <w:sz w:val="18"/>
                <w:szCs w:val="18"/>
              </w:rPr>
              <w:tab/>
              <w:t xml:space="preserve">(1.4) </w:t>
            </w:r>
          </w:p>
        </w:tc>
      </w:tr>
      <w:tr w:rsidR="00D529FA" ns2:paraId="0AF1E0AD" ns2:textId="77777777" w:rsidTr="00671503">
        <w:tblPrEx>
          <w:tblBorders>
            <w:top w:val="single" w:sz="6" w:space="0" w:color="auto"/>
            <w:bottom w:val="single" w:sz="6" w:space="0" w:color="auto"/>
          </w:tblBorders>
        </w:tblPrEx>
        <w:tc>
          <w:tcPr>
            <w:tcW w:w="3333" w:type="pct"/>
            <w:tcBorders>
              <w:top w:val="nil"/>
              <w:bottom w:val="nil"/>
              <w:right w:val="single" w:sz="2" w:space="0" w:color="auto"/>
            </w:tcBorders>
          </w:tcPr>
          <w:p ns2:paraId="576F61EF" ns2:textId="77777777" w:rsidR="00D529FA" w:rsidRDefault="00D529FA" w:rsidP="00671503">
            <w:pPr>
              <w:spacing w:before="15" w:after="15"/>
              <w:ind w:left="160" w:right="1" w:hanging="160"/>
              <w:rPr>
                <w:sz w:val="18"/>
                <w:szCs w:val="18"/>
              </w:rPr>
            </w:pPr>
            <w:r>
              <w:rPr>
                <w:sz w:val="18"/>
                <w:szCs w:val="18"/>
              </w:rPr>
              <w:t xml:space="preserve">     Grade 3 </w:t>
            </w:r>
          </w:p>
        </w:tc>
        <w:tc>
          <w:tcPr>
            <w:tcW w:w="833" w:type="pct"/>
            <w:tcBorders>
              <w:top w:val="nil"/>
              <w:left w:val="nil"/>
              <w:bottom w:val="nil"/>
              <w:right w:val="nil"/>
            </w:tcBorders>
          </w:tcPr>
          <w:p ns2:paraId="670CF9F2" ns2:textId="77777777" w:rsidR="00D529FA" w:rsidRDefault="00D529FA" w:rsidP="00671503">
            <w:pPr>
              <w:tabs>
                <w:tab w:val="decimal" w:pos="1315"/>
                <w:tab w:val="left" w:pos="1395"/>
              </w:tabs>
              <w:spacing w:before="15" w:after="15"/>
              <w:jc w:val="center"/>
              <w:rPr>
                <w:sz w:val="18"/>
                <w:szCs w:val="18"/>
              </w:rPr>
            </w:pPr>
            <w:r>
              <w:rPr>
                <w:sz w:val="18"/>
                <w:szCs w:val="18"/>
              </w:rPr>
              <w:t>6</w:t>
            </w:r>
          </w:p>
        </w:tc>
        <w:tc>
          <w:tcPr>
            <w:tcW w:w="834" w:type="pct"/>
            <w:tcBorders>
              <w:top w:val="nil"/>
              <w:left w:val="nil"/>
              <w:bottom w:val="nil"/>
            </w:tcBorders>
          </w:tcPr>
          <w:p ns2:paraId="77DD96DF" ns2:textId="77777777" w:rsidR="00D529FA" w:rsidRDefault="00D529FA" w:rsidP="00671503">
            <w:pPr>
              <w:tabs>
                <w:tab w:val="decimal" w:pos="940"/>
                <w:tab w:val="left" w:pos="1020"/>
              </w:tabs>
              <w:spacing w:before="15" w:after="15"/>
              <w:rPr>
                <w:sz w:val="18"/>
                <w:szCs w:val="18"/>
              </w:rPr>
            </w:pPr>
            <w:r>
              <w:rPr>
                <w:sz w:val="18"/>
                <w:szCs w:val="18"/>
              </w:rPr>
              <w:tab/>
              <w:t xml:space="preserve">(0.5) </w:t>
            </w:r>
          </w:p>
        </w:tc>
      </w:tr>
      <w:tr w:rsidR="00D529FA" ns2:paraId="5EB53DD0" ns2:textId="77777777" w:rsidTr="00671503">
        <w:tblPrEx>
          <w:tblBorders>
            <w:top w:val="single" w:sz="6" w:space="0" w:color="auto"/>
            <w:bottom w:val="single" w:sz="6" w:space="0" w:color="auto"/>
          </w:tblBorders>
        </w:tblPrEx>
        <w:tc>
          <w:tcPr>
            <w:tcW w:w="3333" w:type="pct"/>
            <w:tcBorders>
              <w:top w:val="nil"/>
              <w:bottom w:val="nil"/>
              <w:right w:val="single" w:sz="2" w:space="0" w:color="auto"/>
            </w:tcBorders>
          </w:tcPr>
          <w:p ns2:paraId="7C450378" ns2:textId="77777777" w:rsidR="00D529FA" w:rsidRDefault="00D529FA" w:rsidP="00671503">
            <w:pPr>
              <w:spacing w:before="15" w:after="15"/>
              <w:ind w:left="160" w:right="1" w:hanging="160"/>
              <w:rPr>
                <w:sz w:val="18"/>
                <w:szCs w:val="18"/>
              </w:rPr>
            </w:pPr>
            <w:r>
              <w:rPr>
                <w:sz w:val="18"/>
                <w:szCs w:val="18"/>
              </w:rPr>
              <w:t xml:space="preserve">     Grade 4 </w:t>
            </w:r>
          </w:p>
        </w:tc>
        <w:tc>
          <w:tcPr>
            <w:tcW w:w="833" w:type="pct"/>
            <w:tcBorders>
              <w:top w:val="nil"/>
              <w:left w:val="nil"/>
              <w:bottom w:val="nil"/>
              <w:right w:val="nil"/>
            </w:tcBorders>
          </w:tcPr>
          <w:p ns2:paraId="7EA2FC64" ns2:textId="77777777" w:rsidR="00D529FA" w:rsidRDefault="00D529FA" w:rsidP="00671503">
            <w:pPr>
              <w:tabs>
                <w:tab w:val="decimal" w:pos="1315"/>
                <w:tab w:val="left" w:pos="1395"/>
              </w:tabs>
              <w:spacing w:before="15" w:after="15"/>
              <w:jc w:val="center"/>
              <w:rPr>
                <w:sz w:val="18"/>
                <w:szCs w:val="18"/>
              </w:rPr>
            </w:pPr>
            <w:r>
              <w:rPr>
                <w:sz w:val="18"/>
                <w:szCs w:val="18"/>
              </w:rPr>
              <w:t>1</w:t>
            </w:r>
          </w:p>
        </w:tc>
        <w:tc>
          <w:tcPr>
            <w:tcW w:w="834" w:type="pct"/>
            <w:tcBorders>
              <w:top w:val="nil"/>
              <w:left w:val="nil"/>
              <w:bottom w:val="nil"/>
            </w:tcBorders>
          </w:tcPr>
          <w:p ns2:paraId="4DB97473" ns2:textId="77777777" w:rsidR="00D529FA" w:rsidRDefault="00D529FA" w:rsidP="00671503">
            <w:pPr>
              <w:tabs>
                <w:tab w:val="decimal" w:pos="940"/>
                <w:tab w:val="left" w:pos="1020"/>
              </w:tabs>
              <w:spacing w:before="15" w:after="15"/>
              <w:rPr>
                <w:sz w:val="18"/>
                <w:szCs w:val="18"/>
              </w:rPr>
            </w:pPr>
            <w:r>
              <w:rPr>
                <w:sz w:val="18"/>
                <w:szCs w:val="18"/>
              </w:rPr>
              <w:tab/>
              <w:t xml:space="preserve">(0.1) </w:t>
            </w:r>
          </w:p>
        </w:tc>
      </w:tr>
      <w:tr w:rsidR="00D529FA" ns2:paraId="2266075B" ns2:textId="77777777" w:rsidTr="00671503">
        <w:tblPrEx>
          <w:tblBorders>
            <w:top w:val="single" w:sz="6" w:space="0" w:color="auto"/>
            <w:bottom w:val="single" w:sz="6" w:space="0" w:color="auto"/>
          </w:tblBorders>
        </w:tblPrEx>
        <w:tc>
          <w:tcPr>
            <w:tcW w:w="3333" w:type="pct"/>
            <w:tcBorders>
              <w:top w:val="nil"/>
              <w:bottom w:val="nil"/>
              <w:right w:val="single" w:sz="2" w:space="0" w:color="auto"/>
            </w:tcBorders>
          </w:tcPr>
          <w:p ns2:paraId="6A112CD3" ns2:textId="77777777" w:rsidR="00D529FA" w:rsidRDefault="00D529FA" w:rsidP="00671503">
            <w:pPr>
              <w:spacing w:before="15" w:after="15"/>
              <w:ind w:left="160" w:right="1" w:hanging="160"/>
              <w:rPr>
                <w:sz w:val="18"/>
                <w:szCs w:val="18"/>
              </w:rPr>
            </w:pPr>
            <w:r>
              <w:rPr>
                <w:sz w:val="18"/>
                <w:szCs w:val="18"/>
              </w:rPr>
              <w:t xml:space="preserve">    with no ILD/Pneumonitis event </w:t>
            </w:r>
          </w:p>
        </w:tc>
        <w:tc>
          <w:tcPr>
            <w:tcW w:w="833" w:type="pct"/>
            <w:tcBorders>
              <w:top w:val="nil"/>
              <w:left w:val="nil"/>
              <w:bottom w:val="nil"/>
              <w:right w:val="nil"/>
            </w:tcBorders>
          </w:tcPr>
          <w:p ns2:paraId="2FF199CF" ns2:textId="77777777" w:rsidR="00D529FA" w:rsidRDefault="00D529FA" w:rsidP="00671503">
            <w:pPr>
              <w:tabs>
                <w:tab w:val="decimal" w:pos="1315"/>
                <w:tab w:val="left" w:pos="1395"/>
              </w:tabs>
              <w:spacing w:before="15" w:after="15"/>
              <w:jc w:val="center"/>
              <w:rPr>
                <w:sz w:val="18"/>
                <w:szCs w:val="18"/>
              </w:rPr>
            </w:pPr>
            <w:r>
              <w:rPr>
                <w:sz w:val="18"/>
                <w:szCs w:val="18"/>
              </w:rPr>
              <w:t>1,071</w:t>
            </w:r>
          </w:p>
        </w:tc>
        <w:tc>
          <w:tcPr>
            <w:tcW w:w="834" w:type="pct"/>
            <w:tcBorders>
              <w:top w:val="nil"/>
              <w:left w:val="nil"/>
              <w:bottom w:val="nil"/>
            </w:tcBorders>
          </w:tcPr>
          <w:p ns2:paraId="62A6570A" ns2:textId="77777777" w:rsidR="00D529FA" w:rsidRDefault="00D529FA" w:rsidP="00671503">
            <w:pPr>
              <w:tabs>
                <w:tab w:val="decimal" w:pos="940"/>
                <w:tab w:val="left" w:pos="1020"/>
              </w:tabs>
              <w:spacing w:before="15" w:after="15"/>
              <w:rPr>
                <w:sz w:val="18"/>
                <w:szCs w:val="18"/>
              </w:rPr>
            </w:pPr>
            <w:r>
              <w:rPr>
                <w:sz w:val="18"/>
                <w:szCs w:val="18"/>
              </w:rPr>
              <w:tab/>
              <w:t xml:space="preserve">(97.5) </w:t>
            </w:r>
          </w:p>
        </w:tc>
      </w:tr>
      <w:tr w:rsidR="00D529FA" ns2:paraId="64E19578" ns2:textId="77777777" w:rsidTr="00671503">
        <w:tblPrEx>
          <w:tblBorders>
            <w:top w:val="single" w:sz="6" w:space="0" w:color="auto"/>
            <w:bottom w:val="single" w:sz="6" w:space="0" w:color="auto"/>
          </w:tblBorders>
        </w:tblPrEx>
        <w:tc>
          <w:tcPr>
            <w:tcW w:w="3333" w:type="pct"/>
            <w:tcBorders>
              <w:top w:val="nil"/>
              <w:bottom w:val="nil"/>
              <w:right w:val="single" w:sz="2" w:space="0" w:color="auto"/>
            </w:tcBorders>
          </w:tcPr>
          <w:p ns2:paraId="3F34F70A" ns2:textId="77777777" w:rsidR="00D529FA" w:rsidRDefault="00D529FA" w:rsidP="00671503">
            <w:pPr>
              <w:spacing w:before="15" w:after="15"/>
              <w:rPr>
                <w:sz w:val="18"/>
                <w:szCs w:val="18"/>
              </w:rPr>
            </w:pPr>
          </w:p>
        </w:tc>
        <w:tc>
          <w:tcPr>
            <w:tcW w:w="833" w:type="pct"/>
            <w:tcBorders>
              <w:top w:val="nil"/>
              <w:left w:val="nil"/>
              <w:bottom w:val="nil"/>
              <w:right w:val="nil"/>
            </w:tcBorders>
          </w:tcPr>
          <w:p ns2:paraId="6DF61153" ns2:textId="77777777" w:rsidR="00D529FA" w:rsidRDefault="00D529FA" w:rsidP="00671503">
            <w:pPr>
              <w:tabs>
                <w:tab w:val="decimal" w:pos="1315"/>
                <w:tab w:val="left" w:pos="1395"/>
              </w:tabs>
              <w:spacing w:before="15" w:after="15"/>
              <w:jc w:val="center"/>
              <w:rPr>
                <w:sz w:val="18"/>
                <w:szCs w:val="18"/>
              </w:rPr>
            </w:pPr>
          </w:p>
        </w:tc>
        <w:tc>
          <w:tcPr>
            <w:tcW w:w="834" w:type="pct"/>
            <w:tcBorders>
              <w:top w:val="nil"/>
              <w:left w:val="nil"/>
              <w:bottom w:val="nil"/>
            </w:tcBorders>
          </w:tcPr>
          <w:p ns2:paraId="14037D10" ns2:textId="77777777" w:rsidR="00D529FA" w:rsidRDefault="00D529FA" w:rsidP="00671503">
            <w:pPr>
              <w:tabs>
                <w:tab w:val="decimal" w:pos="940"/>
                <w:tab w:val="left" w:pos="1020"/>
              </w:tabs>
              <w:spacing w:before="15" w:after="15"/>
              <w:rPr>
                <w:sz w:val="18"/>
                <w:szCs w:val="18"/>
              </w:rPr>
            </w:pPr>
            <w:r>
              <w:rPr>
                <w:sz w:val="18"/>
                <w:szCs w:val="18"/>
              </w:rPr>
              <w:tab/>
            </w:r>
          </w:p>
        </w:tc>
      </w:tr>
      <w:tr w:rsidR="00D529FA" ns2:paraId="36F2D193" ns2:textId="77777777" w:rsidTr="00671503">
        <w:tblPrEx>
          <w:tblBorders>
            <w:top w:val="single" w:sz="6" w:space="0" w:color="auto"/>
            <w:bottom w:val="single" w:sz="6" w:space="0" w:color="auto"/>
          </w:tblBorders>
        </w:tblPrEx>
        <w:tc>
          <w:tcPr>
            <w:tcW w:w="3333" w:type="pct"/>
            <w:tcBorders>
              <w:top w:val="nil"/>
              <w:bottom w:val="nil"/>
              <w:right w:val="single" w:sz="2" w:space="0" w:color="auto"/>
            </w:tcBorders>
          </w:tcPr>
          <w:p ns2:paraId="3D300173" ns2:textId="77777777" w:rsidR="00D529FA" w:rsidRDefault="00D529FA" w:rsidP="00671503">
            <w:pPr>
              <w:spacing w:before="15" w:after="15"/>
              <w:ind w:left="160" w:right="1" w:hanging="160"/>
              <w:rPr>
                <w:sz w:val="18"/>
                <w:szCs w:val="18"/>
              </w:rPr>
            </w:pPr>
            <w:r>
              <w:rPr>
                <w:sz w:val="18"/>
                <w:szCs w:val="18"/>
              </w:rPr>
              <w:t xml:space="preserve">    Interstitial lung disease </w:t>
            </w:r>
          </w:p>
        </w:tc>
        <w:tc>
          <w:tcPr>
            <w:tcW w:w="833" w:type="pct"/>
            <w:tcBorders>
              <w:top w:val="nil"/>
              <w:left w:val="nil"/>
              <w:bottom w:val="nil"/>
              <w:right w:val="nil"/>
            </w:tcBorders>
          </w:tcPr>
          <w:p ns2:paraId="75B45EFB" ns2:textId="77777777" w:rsidR="00D529FA" w:rsidRDefault="00D529FA" w:rsidP="00671503">
            <w:pPr>
              <w:tabs>
                <w:tab w:val="decimal" w:pos="1315"/>
                <w:tab w:val="left" w:pos="1395"/>
              </w:tabs>
              <w:spacing w:before="15" w:after="15"/>
              <w:jc w:val="center"/>
              <w:rPr>
                <w:sz w:val="18"/>
                <w:szCs w:val="18"/>
              </w:rPr>
            </w:pPr>
            <w:r>
              <w:rPr>
                <w:sz w:val="18"/>
                <w:szCs w:val="18"/>
              </w:rPr>
              <w:t>8</w:t>
            </w:r>
          </w:p>
        </w:tc>
        <w:tc>
          <w:tcPr>
            <w:tcW w:w="834" w:type="pct"/>
            <w:tcBorders>
              <w:top w:val="nil"/>
              <w:left w:val="nil"/>
              <w:bottom w:val="nil"/>
            </w:tcBorders>
          </w:tcPr>
          <w:p ns2:paraId="23ACCAF5" ns2:textId="77777777" w:rsidR="00D529FA" w:rsidRDefault="00D529FA" w:rsidP="00671503">
            <w:pPr>
              <w:tabs>
                <w:tab w:val="decimal" w:pos="940"/>
                <w:tab w:val="left" w:pos="1020"/>
              </w:tabs>
              <w:spacing w:before="15" w:after="15"/>
              <w:rPr>
                <w:sz w:val="18"/>
                <w:szCs w:val="18"/>
              </w:rPr>
            </w:pPr>
            <w:r>
              <w:rPr>
                <w:sz w:val="18"/>
                <w:szCs w:val="18"/>
              </w:rPr>
              <w:tab/>
              <w:t xml:space="preserve">(0.7) </w:t>
            </w:r>
          </w:p>
        </w:tc>
      </w:tr>
      <w:tr w:rsidR="00D529FA" ns2:paraId="446BF135" ns2:textId="77777777" w:rsidTr="00671503">
        <w:tblPrEx>
          <w:tblBorders>
            <w:top w:val="single" w:sz="6" w:space="0" w:color="auto"/>
            <w:bottom w:val="single" w:sz="6" w:space="0" w:color="auto"/>
          </w:tblBorders>
        </w:tblPrEx>
        <w:tc>
          <w:tcPr>
            <w:tcW w:w="3333" w:type="pct"/>
            <w:tcBorders>
              <w:top w:val="nil"/>
              <w:bottom w:val="nil"/>
              <w:right w:val="single" w:sz="2" w:space="0" w:color="auto"/>
            </w:tcBorders>
          </w:tcPr>
          <w:p ns2:paraId="1C5ED390" ns2:textId="77777777" w:rsidR="00D529FA" w:rsidRDefault="00D529FA" w:rsidP="00671503">
            <w:pPr>
              <w:spacing w:before="15" w:after="15"/>
              <w:ind w:left="160" w:right="1" w:hanging="160"/>
              <w:rPr>
                <w:sz w:val="18"/>
                <w:szCs w:val="18"/>
              </w:rPr>
            </w:pPr>
            <w:r>
              <w:rPr>
                <w:sz w:val="18"/>
                <w:szCs w:val="18"/>
              </w:rPr>
              <w:t xml:space="preserve">     Grade 1 </w:t>
            </w:r>
          </w:p>
        </w:tc>
        <w:tc>
          <w:tcPr>
            <w:tcW w:w="833" w:type="pct"/>
            <w:tcBorders>
              <w:top w:val="nil"/>
              <w:left w:val="nil"/>
              <w:bottom w:val="nil"/>
              <w:right w:val="nil"/>
            </w:tcBorders>
          </w:tcPr>
          <w:p ns2:paraId="7CE70902" ns2:textId="77777777" w:rsidR="00D529FA" w:rsidRDefault="00D529FA" w:rsidP="00671503">
            <w:pPr>
              <w:tabs>
                <w:tab w:val="decimal" w:pos="1315"/>
                <w:tab w:val="left" w:pos="1395"/>
              </w:tabs>
              <w:spacing w:before="15" w:after="15"/>
              <w:jc w:val="center"/>
              <w:rPr>
                <w:sz w:val="18"/>
                <w:szCs w:val="18"/>
              </w:rPr>
            </w:pPr>
            <w:r>
              <w:rPr>
                <w:sz w:val="18"/>
                <w:szCs w:val="18"/>
              </w:rPr>
              <w:t>1</w:t>
            </w:r>
          </w:p>
        </w:tc>
        <w:tc>
          <w:tcPr>
            <w:tcW w:w="834" w:type="pct"/>
            <w:tcBorders>
              <w:top w:val="nil"/>
              <w:left w:val="nil"/>
              <w:bottom w:val="nil"/>
            </w:tcBorders>
          </w:tcPr>
          <w:p ns2:paraId="46519FCA" ns2:textId="77777777" w:rsidR="00D529FA" w:rsidRDefault="00D529FA" w:rsidP="00671503">
            <w:pPr>
              <w:tabs>
                <w:tab w:val="decimal" w:pos="940"/>
                <w:tab w:val="left" w:pos="1020"/>
              </w:tabs>
              <w:spacing w:before="15" w:after="15"/>
              <w:rPr>
                <w:sz w:val="18"/>
                <w:szCs w:val="18"/>
              </w:rPr>
            </w:pPr>
            <w:r>
              <w:rPr>
                <w:sz w:val="18"/>
                <w:szCs w:val="18"/>
              </w:rPr>
              <w:tab/>
              <w:t xml:space="preserve">(0.1) </w:t>
            </w:r>
          </w:p>
        </w:tc>
      </w:tr>
      <w:tr w:rsidR="00D529FA" ns2:paraId="4DB80FE7" ns2:textId="77777777" w:rsidTr="00671503">
        <w:tblPrEx>
          <w:tblBorders>
            <w:top w:val="single" w:sz="6" w:space="0" w:color="auto"/>
            <w:bottom w:val="single" w:sz="6" w:space="0" w:color="auto"/>
          </w:tblBorders>
        </w:tblPrEx>
        <w:tc>
          <w:tcPr>
            <w:tcW w:w="3333" w:type="pct"/>
            <w:tcBorders>
              <w:top w:val="nil"/>
              <w:bottom w:val="nil"/>
              <w:right w:val="single" w:sz="2" w:space="0" w:color="auto"/>
            </w:tcBorders>
          </w:tcPr>
          <w:p ns2:paraId="7C115C83" ns2:textId="77777777" w:rsidR="00D529FA" w:rsidRDefault="00D529FA" w:rsidP="00671503">
            <w:pPr>
              <w:spacing w:before="15" w:after="15"/>
              <w:ind w:left="160" w:right="1" w:hanging="160"/>
              <w:rPr>
                <w:sz w:val="18"/>
                <w:szCs w:val="18"/>
              </w:rPr>
            </w:pPr>
            <w:r>
              <w:rPr>
                <w:sz w:val="18"/>
                <w:szCs w:val="18"/>
              </w:rPr>
              <w:t xml:space="preserve">     Grade 2 </w:t>
            </w:r>
          </w:p>
        </w:tc>
        <w:tc>
          <w:tcPr>
            <w:tcW w:w="833" w:type="pct"/>
            <w:tcBorders>
              <w:top w:val="nil"/>
              <w:left w:val="nil"/>
              <w:bottom w:val="nil"/>
              <w:right w:val="nil"/>
            </w:tcBorders>
          </w:tcPr>
          <w:p ns2:paraId="4116FAC3" ns2:textId="77777777" w:rsidR="00D529FA" w:rsidRDefault="00D529FA" w:rsidP="00671503">
            <w:pPr>
              <w:tabs>
                <w:tab w:val="decimal" w:pos="1315"/>
                <w:tab w:val="left" w:pos="1395"/>
              </w:tabs>
              <w:spacing w:before="15" w:after="15"/>
              <w:jc w:val="center"/>
              <w:rPr>
                <w:sz w:val="18"/>
                <w:szCs w:val="18"/>
              </w:rPr>
            </w:pPr>
            <w:r>
              <w:rPr>
                <w:sz w:val="18"/>
                <w:szCs w:val="18"/>
              </w:rPr>
              <w:t>5</w:t>
            </w:r>
          </w:p>
        </w:tc>
        <w:tc>
          <w:tcPr>
            <w:tcW w:w="834" w:type="pct"/>
            <w:tcBorders>
              <w:top w:val="nil"/>
              <w:left w:val="nil"/>
              <w:bottom w:val="nil"/>
            </w:tcBorders>
          </w:tcPr>
          <w:p ns2:paraId="299ED758" ns2:textId="77777777" w:rsidR="00D529FA" w:rsidRDefault="00D529FA" w:rsidP="00671503">
            <w:pPr>
              <w:tabs>
                <w:tab w:val="decimal" w:pos="940"/>
                <w:tab w:val="left" w:pos="1020"/>
              </w:tabs>
              <w:spacing w:before="15" w:after="15"/>
              <w:rPr>
                <w:sz w:val="18"/>
                <w:szCs w:val="18"/>
              </w:rPr>
            </w:pPr>
            <w:r>
              <w:rPr>
                <w:sz w:val="18"/>
                <w:szCs w:val="18"/>
              </w:rPr>
              <w:tab/>
              <w:t xml:space="preserve">(0.5) </w:t>
            </w:r>
          </w:p>
        </w:tc>
      </w:tr>
      <w:tr w:rsidR="00D529FA" ns2:paraId="5A8EECBE" ns2:textId="77777777" w:rsidTr="00671503">
        <w:tblPrEx>
          <w:tblBorders>
            <w:top w:val="single" w:sz="6" w:space="0" w:color="auto"/>
            <w:bottom w:val="single" w:sz="6" w:space="0" w:color="auto"/>
          </w:tblBorders>
        </w:tblPrEx>
        <w:tc>
          <w:tcPr>
            <w:tcW w:w="3333" w:type="pct"/>
            <w:tcBorders>
              <w:top w:val="nil"/>
              <w:bottom w:val="nil"/>
              <w:right w:val="single" w:sz="2" w:space="0" w:color="auto"/>
            </w:tcBorders>
          </w:tcPr>
          <w:p ns2:paraId="2946EEF4" ns2:textId="77777777" w:rsidR="00D529FA" w:rsidRDefault="00D529FA" w:rsidP="00671503">
            <w:pPr>
              <w:spacing w:before="15" w:after="15"/>
              <w:ind w:left="160" w:right="1" w:hanging="160"/>
              <w:rPr>
                <w:sz w:val="18"/>
                <w:szCs w:val="18"/>
              </w:rPr>
            </w:pPr>
            <w:r>
              <w:rPr>
                <w:sz w:val="18"/>
                <w:szCs w:val="18"/>
              </w:rPr>
              <w:t xml:space="preserve">     Grade 3 </w:t>
            </w:r>
          </w:p>
        </w:tc>
        <w:tc>
          <w:tcPr>
            <w:tcW w:w="833" w:type="pct"/>
            <w:tcBorders>
              <w:top w:val="nil"/>
              <w:left w:val="nil"/>
              <w:bottom w:val="nil"/>
              <w:right w:val="nil"/>
            </w:tcBorders>
          </w:tcPr>
          <w:p ns2:paraId="2149DEE9" ns2:textId="77777777" w:rsidR="00D529FA" w:rsidRDefault="00D529FA" w:rsidP="00671503">
            <w:pPr>
              <w:tabs>
                <w:tab w:val="decimal" w:pos="1315"/>
                <w:tab w:val="left" w:pos="1395"/>
              </w:tabs>
              <w:spacing w:before="15" w:after="15"/>
              <w:jc w:val="center"/>
              <w:rPr>
                <w:sz w:val="18"/>
                <w:szCs w:val="18"/>
              </w:rPr>
            </w:pPr>
            <w:r>
              <w:rPr>
                <w:sz w:val="18"/>
                <w:szCs w:val="18"/>
              </w:rPr>
              <w:t>1</w:t>
            </w:r>
          </w:p>
        </w:tc>
        <w:tc>
          <w:tcPr>
            <w:tcW w:w="834" w:type="pct"/>
            <w:tcBorders>
              <w:top w:val="nil"/>
              <w:left w:val="nil"/>
              <w:bottom w:val="nil"/>
            </w:tcBorders>
          </w:tcPr>
          <w:p ns2:paraId="29F94313" ns2:textId="77777777" w:rsidR="00D529FA" w:rsidRDefault="00D529FA" w:rsidP="00671503">
            <w:pPr>
              <w:tabs>
                <w:tab w:val="decimal" w:pos="940"/>
                <w:tab w:val="left" w:pos="1020"/>
              </w:tabs>
              <w:spacing w:before="15" w:after="15"/>
              <w:rPr>
                <w:sz w:val="18"/>
                <w:szCs w:val="18"/>
              </w:rPr>
            </w:pPr>
            <w:r>
              <w:rPr>
                <w:sz w:val="18"/>
                <w:szCs w:val="18"/>
              </w:rPr>
              <w:tab/>
              <w:t xml:space="preserve">(0.1) </w:t>
            </w:r>
          </w:p>
        </w:tc>
      </w:tr>
      <w:tr w:rsidR="00D529FA" ns2:paraId="7DA12103" ns2:textId="77777777" w:rsidTr="00671503">
        <w:tblPrEx>
          <w:tblBorders>
            <w:top w:val="single" w:sz="6" w:space="0" w:color="auto"/>
            <w:bottom w:val="single" w:sz="6" w:space="0" w:color="auto"/>
          </w:tblBorders>
        </w:tblPrEx>
        <w:tc>
          <w:tcPr>
            <w:tcW w:w="3333" w:type="pct"/>
            <w:tcBorders>
              <w:top w:val="nil"/>
              <w:bottom w:val="nil"/>
              <w:right w:val="single" w:sz="2" w:space="0" w:color="auto"/>
            </w:tcBorders>
          </w:tcPr>
          <w:p ns2:paraId="381D21BF" ns2:textId="77777777" w:rsidR="00D529FA" w:rsidRDefault="00D529FA" w:rsidP="00671503">
            <w:pPr>
              <w:spacing w:before="15" w:after="15"/>
              <w:ind w:left="160" w:right="1" w:hanging="160"/>
              <w:rPr>
                <w:sz w:val="18"/>
                <w:szCs w:val="18"/>
              </w:rPr>
            </w:pPr>
            <w:r>
              <w:rPr>
                <w:sz w:val="18"/>
                <w:szCs w:val="18"/>
              </w:rPr>
              <w:t xml:space="preserve">     Grade 4 </w:t>
            </w:r>
          </w:p>
        </w:tc>
        <w:tc>
          <w:tcPr>
            <w:tcW w:w="833" w:type="pct"/>
            <w:tcBorders>
              <w:top w:val="nil"/>
              <w:left w:val="nil"/>
              <w:bottom w:val="nil"/>
              <w:right w:val="nil"/>
            </w:tcBorders>
          </w:tcPr>
          <w:p ns2:paraId="50A4655E" ns2:textId="77777777" w:rsidR="00D529FA" w:rsidRDefault="00D529FA" w:rsidP="00671503">
            <w:pPr>
              <w:tabs>
                <w:tab w:val="decimal" w:pos="1315"/>
                <w:tab w:val="left" w:pos="1395"/>
              </w:tabs>
              <w:spacing w:before="15" w:after="15"/>
              <w:jc w:val="center"/>
              <w:rPr>
                <w:sz w:val="18"/>
                <w:szCs w:val="18"/>
              </w:rPr>
            </w:pPr>
            <w:r>
              <w:rPr>
                <w:sz w:val="18"/>
                <w:szCs w:val="18"/>
              </w:rPr>
              <w:t>1</w:t>
            </w:r>
          </w:p>
        </w:tc>
        <w:tc>
          <w:tcPr>
            <w:tcW w:w="834" w:type="pct"/>
            <w:tcBorders>
              <w:top w:val="nil"/>
              <w:left w:val="nil"/>
              <w:bottom w:val="nil"/>
            </w:tcBorders>
          </w:tcPr>
          <w:p ns2:paraId="4DD19DD7" ns2:textId="77777777" w:rsidR="00D529FA" w:rsidRDefault="00D529FA" w:rsidP="00671503">
            <w:pPr>
              <w:tabs>
                <w:tab w:val="decimal" w:pos="940"/>
                <w:tab w:val="left" w:pos="1020"/>
              </w:tabs>
              <w:spacing w:before="15" w:after="15"/>
              <w:rPr>
                <w:sz w:val="18"/>
                <w:szCs w:val="18"/>
              </w:rPr>
            </w:pPr>
            <w:r>
              <w:rPr>
                <w:sz w:val="18"/>
                <w:szCs w:val="18"/>
              </w:rPr>
              <w:tab/>
              <w:t xml:space="preserve">(0.1) </w:t>
            </w:r>
          </w:p>
        </w:tc>
      </w:tr>
      <w:tr w:rsidR="00D529FA" ns2:paraId="111D3B0D" ns2:textId="77777777" w:rsidTr="00671503">
        <w:tblPrEx>
          <w:tblBorders>
            <w:top w:val="single" w:sz="6" w:space="0" w:color="auto"/>
            <w:bottom w:val="single" w:sz="6" w:space="0" w:color="auto"/>
          </w:tblBorders>
        </w:tblPrEx>
        <w:tc>
          <w:tcPr>
            <w:tcW w:w="3333" w:type="pct"/>
            <w:tcBorders>
              <w:top w:val="nil"/>
              <w:bottom w:val="nil"/>
              <w:right w:val="single" w:sz="2" w:space="0" w:color="auto"/>
            </w:tcBorders>
          </w:tcPr>
          <w:p ns2:paraId="297C5D1D" ns2:textId="77777777" w:rsidR="00D529FA" w:rsidRDefault="00D529FA" w:rsidP="00671503">
            <w:pPr>
              <w:spacing w:before="15" w:after="15"/>
              <w:ind w:left="160" w:right="1" w:hanging="160"/>
              <w:rPr>
                <w:sz w:val="18"/>
                <w:szCs w:val="18"/>
              </w:rPr>
            </w:pPr>
            <w:r>
              <w:rPr>
                <w:sz w:val="18"/>
                <w:szCs w:val="18"/>
              </w:rPr>
              <w:t xml:space="preserve">    Lung opacity </w:t>
            </w:r>
          </w:p>
        </w:tc>
        <w:tc>
          <w:tcPr>
            <w:tcW w:w="833" w:type="pct"/>
            <w:tcBorders>
              <w:top w:val="nil"/>
              <w:left w:val="nil"/>
              <w:bottom w:val="nil"/>
              <w:right w:val="nil"/>
            </w:tcBorders>
          </w:tcPr>
          <w:p ns2:paraId="230CE01A" ns2:textId="77777777" w:rsidR="00D529FA" w:rsidRDefault="00D529FA" w:rsidP="00671503">
            <w:pPr>
              <w:tabs>
                <w:tab w:val="decimal" w:pos="1315"/>
                <w:tab w:val="left" w:pos="1395"/>
              </w:tabs>
              <w:spacing w:before="15" w:after="15"/>
              <w:jc w:val="center"/>
              <w:rPr>
                <w:sz w:val="18"/>
                <w:szCs w:val="18"/>
              </w:rPr>
            </w:pPr>
            <w:r>
              <w:rPr>
                <w:sz w:val="18"/>
                <w:szCs w:val="18"/>
              </w:rPr>
              <w:t>2</w:t>
            </w:r>
          </w:p>
        </w:tc>
        <w:tc>
          <w:tcPr>
            <w:tcW w:w="834" w:type="pct"/>
            <w:tcBorders>
              <w:top w:val="nil"/>
              <w:left w:val="nil"/>
              <w:bottom w:val="nil"/>
            </w:tcBorders>
          </w:tcPr>
          <w:p ns2:paraId="3FFE129F" ns2:textId="77777777" w:rsidR="00D529FA" w:rsidRDefault="00D529FA" w:rsidP="00671503">
            <w:pPr>
              <w:tabs>
                <w:tab w:val="decimal" w:pos="940"/>
                <w:tab w:val="left" w:pos="1020"/>
              </w:tabs>
              <w:spacing w:before="15" w:after="15"/>
              <w:rPr>
                <w:sz w:val="18"/>
                <w:szCs w:val="18"/>
              </w:rPr>
            </w:pPr>
            <w:r>
              <w:rPr>
                <w:sz w:val="18"/>
                <w:szCs w:val="18"/>
              </w:rPr>
              <w:tab/>
              <w:t xml:space="preserve">(0.2) </w:t>
            </w:r>
          </w:p>
        </w:tc>
      </w:tr>
      <w:tr w:rsidR="00D529FA" ns2:paraId="3BB45C66" ns2:textId="77777777" w:rsidTr="00671503">
        <w:tblPrEx>
          <w:tblBorders>
            <w:top w:val="single" w:sz="6" w:space="0" w:color="auto"/>
            <w:bottom w:val="single" w:sz="6" w:space="0" w:color="auto"/>
          </w:tblBorders>
        </w:tblPrEx>
        <w:tc>
          <w:tcPr>
            <w:tcW w:w="3333" w:type="pct"/>
            <w:tcBorders>
              <w:top w:val="nil"/>
              <w:bottom w:val="nil"/>
              <w:right w:val="single" w:sz="2" w:space="0" w:color="auto"/>
            </w:tcBorders>
          </w:tcPr>
          <w:p ns2:paraId="296F1AAB" ns2:textId="77777777" w:rsidR="00D529FA" w:rsidRDefault="00D529FA" w:rsidP="00671503">
            <w:pPr>
              <w:spacing w:before="15" w:after="15"/>
              <w:ind w:left="160" w:right="1" w:hanging="160"/>
              <w:rPr>
                <w:sz w:val="18"/>
                <w:szCs w:val="18"/>
              </w:rPr>
            </w:pPr>
            <w:r>
              <w:rPr>
                <w:sz w:val="18"/>
                <w:szCs w:val="18"/>
              </w:rPr>
              <w:t xml:space="preserve">     Grade 1 </w:t>
            </w:r>
          </w:p>
        </w:tc>
        <w:tc>
          <w:tcPr>
            <w:tcW w:w="833" w:type="pct"/>
            <w:tcBorders>
              <w:top w:val="nil"/>
              <w:left w:val="nil"/>
              <w:bottom w:val="nil"/>
              <w:right w:val="nil"/>
            </w:tcBorders>
          </w:tcPr>
          <w:p ns2:paraId="265EEDC3" ns2:textId="77777777" w:rsidR="00D529FA" w:rsidRDefault="00D529FA" w:rsidP="00671503">
            <w:pPr>
              <w:tabs>
                <w:tab w:val="decimal" w:pos="1315"/>
                <w:tab w:val="left" w:pos="1395"/>
              </w:tabs>
              <w:spacing w:before="15" w:after="15"/>
              <w:jc w:val="center"/>
              <w:rPr>
                <w:sz w:val="18"/>
                <w:szCs w:val="18"/>
              </w:rPr>
            </w:pPr>
            <w:r>
              <w:rPr>
                <w:sz w:val="18"/>
                <w:szCs w:val="18"/>
              </w:rPr>
              <w:t>2</w:t>
            </w:r>
          </w:p>
        </w:tc>
        <w:tc>
          <w:tcPr>
            <w:tcW w:w="834" w:type="pct"/>
            <w:tcBorders>
              <w:top w:val="nil"/>
              <w:left w:val="nil"/>
              <w:bottom w:val="nil"/>
            </w:tcBorders>
          </w:tcPr>
          <w:p ns2:paraId="22D40AF0" ns2:textId="77777777" w:rsidR="00D529FA" w:rsidRDefault="00D529FA" w:rsidP="00671503">
            <w:pPr>
              <w:tabs>
                <w:tab w:val="decimal" w:pos="940"/>
                <w:tab w:val="left" w:pos="1020"/>
              </w:tabs>
              <w:spacing w:before="15" w:after="15"/>
              <w:rPr>
                <w:sz w:val="18"/>
                <w:szCs w:val="18"/>
              </w:rPr>
            </w:pPr>
            <w:r>
              <w:rPr>
                <w:sz w:val="18"/>
                <w:szCs w:val="18"/>
              </w:rPr>
              <w:tab/>
              <w:t xml:space="preserve">(0.2) </w:t>
            </w:r>
          </w:p>
        </w:tc>
      </w:tr>
      <w:tr w:rsidR="00D529FA" ns2:paraId="338FF6FA" ns2:textId="77777777" w:rsidTr="00671503">
        <w:tblPrEx>
          <w:tblBorders>
            <w:top w:val="single" w:sz="6" w:space="0" w:color="auto"/>
            <w:bottom w:val="single" w:sz="6" w:space="0" w:color="auto"/>
          </w:tblBorders>
        </w:tblPrEx>
        <w:tc>
          <w:tcPr>
            <w:tcW w:w="3333" w:type="pct"/>
            <w:tcBorders>
              <w:top w:val="nil"/>
              <w:bottom w:val="nil"/>
              <w:right w:val="single" w:sz="2" w:space="0" w:color="auto"/>
            </w:tcBorders>
          </w:tcPr>
          <w:p ns2:paraId="11498C46" ns2:textId="77777777" w:rsidR="00D529FA" w:rsidRDefault="00D529FA" w:rsidP="00671503">
            <w:pPr>
              <w:spacing w:before="15" w:after="15"/>
              <w:ind w:left="160" w:right="1" w:hanging="160"/>
              <w:rPr>
                <w:sz w:val="18"/>
                <w:szCs w:val="18"/>
              </w:rPr>
            </w:pPr>
            <w:r>
              <w:rPr>
                <w:sz w:val="18"/>
                <w:szCs w:val="18"/>
              </w:rPr>
              <w:t xml:space="preserve">    Pneumonitis </w:t>
            </w:r>
          </w:p>
        </w:tc>
        <w:tc>
          <w:tcPr>
            <w:tcW w:w="833" w:type="pct"/>
            <w:tcBorders>
              <w:top w:val="nil"/>
              <w:left w:val="nil"/>
              <w:bottom w:val="nil"/>
              <w:right w:val="nil"/>
            </w:tcBorders>
          </w:tcPr>
          <w:p ns2:paraId="4D971D64" ns2:textId="77777777" w:rsidR="00D529FA" w:rsidRDefault="00D529FA" w:rsidP="00671503">
            <w:pPr>
              <w:tabs>
                <w:tab w:val="decimal" w:pos="1315"/>
                <w:tab w:val="left" w:pos="1395"/>
              </w:tabs>
              <w:spacing w:before="15" w:after="15"/>
              <w:jc w:val="center"/>
              <w:rPr>
                <w:sz w:val="18"/>
                <w:szCs w:val="18"/>
              </w:rPr>
            </w:pPr>
            <w:r>
              <w:rPr>
                <w:sz w:val="18"/>
                <w:szCs w:val="18"/>
              </w:rPr>
              <w:t>16</w:t>
            </w:r>
          </w:p>
        </w:tc>
        <w:tc>
          <w:tcPr>
            <w:tcW w:w="834" w:type="pct"/>
            <w:tcBorders>
              <w:top w:val="nil"/>
              <w:left w:val="nil"/>
              <w:bottom w:val="nil"/>
            </w:tcBorders>
          </w:tcPr>
          <w:p ns2:paraId="394F5581" ns2:textId="77777777" w:rsidR="00D529FA" w:rsidRDefault="00D529FA" w:rsidP="00671503">
            <w:pPr>
              <w:tabs>
                <w:tab w:val="decimal" w:pos="940"/>
                <w:tab w:val="left" w:pos="1020"/>
              </w:tabs>
              <w:spacing w:before="15" w:after="15"/>
              <w:rPr>
                <w:sz w:val="18"/>
                <w:szCs w:val="18"/>
              </w:rPr>
            </w:pPr>
            <w:r>
              <w:rPr>
                <w:sz w:val="18"/>
                <w:szCs w:val="18"/>
              </w:rPr>
              <w:tab/>
              <w:t xml:space="preserve">(1.5) </w:t>
            </w:r>
          </w:p>
        </w:tc>
      </w:tr>
      <w:tr w:rsidR="00D529FA" ns2:paraId="546CECE2" ns2:textId="77777777" w:rsidTr="00671503">
        <w:tblPrEx>
          <w:tblBorders>
            <w:top w:val="single" w:sz="6" w:space="0" w:color="auto"/>
            <w:bottom w:val="single" w:sz="6" w:space="0" w:color="auto"/>
          </w:tblBorders>
        </w:tblPrEx>
        <w:tc>
          <w:tcPr>
            <w:tcW w:w="3333" w:type="pct"/>
            <w:tcBorders>
              <w:top w:val="nil"/>
              <w:bottom w:val="nil"/>
              <w:right w:val="single" w:sz="2" w:space="0" w:color="auto"/>
            </w:tcBorders>
          </w:tcPr>
          <w:p ns2:paraId="3502A8BE" ns2:textId="77777777" w:rsidR="00D529FA" w:rsidRDefault="00D529FA" w:rsidP="00671503">
            <w:pPr>
              <w:spacing w:before="15" w:after="15"/>
              <w:ind w:left="160" w:right="1" w:hanging="160"/>
              <w:rPr>
                <w:sz w:val="18"/>
                <w:szCs w:val="18"/>
              </w:rPr>
            </w:pPr>
            <w:r>
              <w:rPr>
                <w:sz w:val="18"/>
                <w:szCs w:val="18"/>
              </w:rPr>
              <w:t xml:space="preserve">     Grade 1 </w:t>
            </w:r>
          </w:p>
        </w:tc>
        <w:tc>
          <w:tcPr>
            <w:tcW w:w="833" w:type="pct"/>
            <w:tcBorders>
              <w:top w:val="nil"/>
              <w:left w:val="nil"/>
              <w:bottom w:val="nil"/>
              <w:right w:val="nil"/>
            </w:tcBorders>
          </w:tcPr>
          <w:p ns2:paraId="42104549" ns2:textId="77777777" w:rsidR="00D529FA" w:rsidRDefault="00D529FA" w:rsidP="00671503">
            <w:pPr>
              <w:tabs>
                <w:tab w:val="decimal" w:pos="1315"/>
                <w:tab w:val="left" w:pos="1395"/>
              </w:tabs>
              <w:spacing w:before="15" w:after="15"/>
              <w:jc w:val="center"/>
              <w:rPr>
                <w:sz w:val="18"/>
                <w:szCs w:val="18"/>
              </w:rPr>
            </w:pPr>
            <w:r>
              <w:rPr>
                <w:sz w:val="18"/>
                <w:szCs w:val="18"/>
              </w:rPr>
              <w:t>2</w:t>
            </w:r>
          </w:p>
        </w:tc>
        <w:tc>
          <w:tcPr>
            <w:tcW w:w="834" w:type="pct"/>
            <w:tcBorders>
              <w:top w:val="nil"/>
              <w:left w:val="nil"/>
              <w:bottom w:val="nil"/>
            </w:tcBorders>
          </w:tcPr>
          <w:p ns2:paraId="053EC735" ns2:textId="77777777" w:rsidR="00D529FA" w:rsidRDefault="00D529FA" w:rsidP="00671503">
            <w:pPr>
              <w:tabs>
                <w:tab w:val="decimal" w:pos="940"/>
                <w:tab w:val="left" w:pos="1020"/>
              </w:tabs>
              <w:spacing w:before="15" w:after="15"/>
              <w:rPr>
                <w:sz w:val="18"/>
                <w:szCs w:val="18"/>
              </w:rPr>
            </w:pPr>
            <w:r>
              <w:rPr>
                <w:sz w:val="18"/>
                <w:szCs w:val="18"/>
              </w:rPr>
              <w:tab/>
              <w:t xml:space="preserve">(0.2) </w:t>
            </w:r>
          </w:p>
        </w:tc>
      </w:tr>
      <w:tr w:rsidR="00D529FA" ns2:paraId="42BB2B37" ns2:textId="77777777" w:rsidTr="00671503">
        <w:tblPrEx>
          <w:tblBorders>
            <w:top w:val="single" w:sz="6" w:space="0" w:color="auto"/>
            <w:bottom w:val="single" w:sz="6" w:space="0" w:color="auto"/>
          </w:tblBorders>
        </w:tblPrEx>
        <w:tc>
          <w:tcPr>
            <w:tcW w:w="3333" w:type="pct"/>
            <w:tcBorders>
              <w:top w:val="nil"/>
              <w:bottom w:val="nil"/>
              <w:right w:val="single" w:sz="2" w:space="0" w:color="auto"/>
            </w:tcBorders>
          </w:tcPr>
          <w:p ns2:paraId="71C86F84" ns2:textId="77777777" w:rsidR="00D529FA" w:rsidRDefault="00D529FA" w:rsidP="00671503">
            <w:pPr>
              <w:spacing w:before="15" w:after="15"/>
              <w:ind w:left="160" w:right="1" w:hanging="160"/>
              <w:rPr>
                <w:sz w:val="18"/>
                <w:szCs w:val="18"/>
              </w:rPr>
            </w:pPr>
            <w:r>
              <w:rPr>
                <w:sz w:val="18"/>
                <w:szCs w:val="18"/>
              </w:rPr>
              <w:t xml:space="preserve">     Grade 2 </w:t>
            </w:r>
          </w:p>
        </w:tc>
        <w:tc>
          <w:tcPr>
            <w:tcW w:w="833" w:type="pct"/>
            <w:tcBorders>
              <w:top w:val="nil"/>
              <w:left w:val="nil"/>
              <w:bottom w:val="nil"/>
              <w:right w:val="nil"/>
            </w:tcBorders>
          </w:tcPr>
          <w:p ns2:paraId="316B1DDB" ns2:textId="77777777" w:rsidR="00D529FA" w:rsidRDefault="00D529FA" w:rsidP="00671503">
            <w:pPr>
              <w:tabs>
                <w:tab w:val="decimal" w:pos="1315"/>
                <w:tab w:val="left" w:pos="1395"/>
              </w:tabs>
              <w:spacing w:before="15" w:after="15"/>
              <w:jc w:val="center"/>
              <w:rPr>
                <w:sz w:val="18"/>
                <w:szCs w:val="18"/>
              </w:rPr>
            </w:pPr>
            <w:r>
              <w:rPr>
                <w:sz w:val="18"/>
                <w:szCs w:val="18"/>
              </w:rPr>
              <w:t>9</w:t>
            </w:r>
          </w:p>
        </w:tc>
        <w:tc>
          <w:tcPr>
            <w:tcW w:w="834" w:type="pct"/>
            <w:tcBorders>
              <w:top w:val="nil"/>
              <w:left w:val="nil"/>
              <w:bottom w:val="nil"/>
            </w:tcBorders>
          </w:tcPr>
          <w:p ns2:paraId="75651A9F" ns2:textId="77777777" w:rsidR="00D529FA" w:rsidRDefault="00D529FA" w:rsidP="00671503">
            <w:pPr>
              <w:tabs>
                <w:tab w:val="decimal" w:pos="940"/>
                <w:tab w:val="left" w:pos="1020"/>
              </w:tabs>
              <w:spacing w:before="15" w:after="15"/>
              <w:rPr>
                <w:sz w:val="18"/>
                <w:szCs w:val="18"/>
              </w:rPr>
            </w:pPr>
            <w:r>
              <w:rPr>
                <w:sz w:val="18"/>
                <w:szCs w:val="18"/>
              </w:rPr>
              <w:tab/>
              <w:t xml:space="preserve">(0.8) </w:t>
            </w:r>
          </w:p>
        </w:tc>
      </w:tr>
      <w:tr w:rsidR="00D529FA" ns2:paraId="1F0B1807" ns2:textId="77777777" w:rsidTr="00671503">
        <w:tblPrEx>
          <w:tblBorders>
            <w:top w:val="single" w:sz="6" w:space="0" w:color="auto"/>
            <w:bottom w:val="single" w:sz="6" w:space="0" w:color="auto"/>
          </w:tblBorders>
        </w:tblPrEx>
        <w:tc>
          <w:tcPr>
            <w:tcW w:w="3333" w:type="pct"/>
            <w:tcBorders>
              <w:top w:val="nil"/>
              <w:bottom w:val="nil"/>
              <w:right w:val="single" w:sz="2" w:space="0" w:color="auto"/>
            </w:tcBorders>
          </w:tcPr>
          <w:p ns2:paraId="2175B4B9" ns2:textId="77777777" w:rsidR="00D529FA" w:rsidRDefault="00D529FA" w:rsidP="00671503">
            <w:pPr>
              <w:spacing w:before="15" w:after="15"/>
              <w:ind w:left="160" w:right="1" w:hanging="160"/>
              <w:rPr>
                <w:sz w:val="18"/>
                <w:szCs w:val="18"/>
              </w:rPr>
            </w:pPr>
            <w:r>
              <w:rPr>
                <w:sz w:val="18"/>
                <w:szCs w:val="18"/>
              </w:rPr>
              <w:t xml:space="preserve">     Grade 3 </w:t>
            </w:r>
          </w:p>
        </w:tc>
        <w:tc>
          <w:tcPr>
            <w:tcW w:w="833" w:type="pct"/>
            <w:tcBorders>
              <w:top w:val="nil"/>
              <w:left w:val="nil"/>
              <w:bottom w:val="nil"/>
              <w:right w:val="nil"/>
            </w:tcBorders>
          </w:tcPr>
          <w:p ns2:paraId="3BA2EB95" ns2:textId="77777777" w:rsidR="00D529FA" w:rsidRDefault="00D529FA" w:rsidP="00671503">
            <w:pPr>
              <w:tabs>
                <w:tab w:val="decimal" w:pos="1315"/>
                <w:tab w:val="left" w:pos="1395"/>
              </w:tabs>
              <w:spacing w:before="15" w:after="15"/>
              <w:jc w:val="center"/>
              <w:rPr>
                <w:sz w:val="18"/>
                <w:szCs w:val="18"/>
              </w:rPr>
            </w:pPr>
            <w:r>
              <w:rPr>
                <w:sz w:val="18"/>
                <w:szCs w:val="18"/>
              </w:rPr>
              <w:t>5</w:t>
            </w:r>
          </w:p>
        </w:tc>
        <w:tc>
          <w:tcPr>
            <w:tcW w:w="834" w:type="pct"/>
            <w:tcBorders>
              <w:top w:val="nil"/>
              <w:left w:val="nil"/>
              <w:bottom w:val="nil"/>
            </w:tcBorders>
          </w:tcPr>
          <w:p ns2:paraId="74348CD1" ns2:textId="77777777" w:rsidR="00D529FA" w:rsidRDefault="00D529FA" w:rsidP="00671503">
            <w:pPr>
              <w:tabs>
                <w:tab w:val="decimal" w:pos="940"/>
                <w:tab w:val="left" w:pos="1020"/>
              </w:tabs>
              <w:spacing w:before="15" w:after="15"/>
              <w:rPr>
                <w:sz w:val="18"/>
                <w:szCs w:val="18"/>
              </w:rPr>
            </w:pPr>
            <w:r>
              <w:rPr>
                <w:sz w:val="18"/>
                <w:szCs w:val="18"/>
              </w:rPr>
              <w:tab/>
              <w:t>(0.5)</w:t>
            </w:r>
          </w:p>
        </w:tc>
      </w:tr>
      <w:tr w:rsidR="00D529FA" ns2:paraId="414C10DC" ns2:textId="77777777" w:rsidTr="00671503">
        <w:tblPrEx>
          <w:tblBorders>
            <w:top w:val="single" w:sz="6" w:space="0" w:color="auto"/>
            <w:bottom w:val="single" w:sz="6" w:space="0" w:color="auto"/>
          </w:tblBorders>
        </w:tblPrEx>
        <w:tc>
          <w:tcPr>
            <w:tcW w:w="3333" w:type="pct"/>
            <w:tcBorders>
              <w:top w:val="nil"/>
              <w:bottom w:val="nil"/>
              <w:right w:val="single" w:sz="2" w:space="0" w:color="auto"/>
            </w:tcBorders>
          </w:tcPr>
          <w:p ns2:paraId="07A57FD1" ns2:textId="77777777" w:rsidR="00D529FA" w:rsidRDefault="00D529FA" w:rsidP="00671503">
            <w:pPr>
              <w:spacing w:before="15" w:after="15"/>
              <w:ind w:left="160" w:right="1" w:hanging="160"/>
              <w:rPr>
                <w:sz w:val="18"/>
                <w:szCs w:val="18"/>
              </w:rPr>
            </w:pPr>
            <w:r>
              <w:rPr>
                <w:sz w:val="18"/>
                <w:szCs w:val="18"/>
              </w:rPr>
              <w:t xml:space="preserve">    Radiation pneumonitis</w:t>
            </w:r>
          </w:p>
        </w:tc>
        <w:tc>
          <w:tcPr>
            <w:tcW w:w="833" w:type="pct"/>
            <w:tcBorders>
              <w:top w:val="nil"/>
              <w:left w:val="nil"/>
              <w:bottom w:val="nil"/>
              <w:right w:val="nil"/>
            </w:tcBorders>
          </w:tcPr>
          <w:p ns2:paraId="73251C09" ns2:textId="77777777" w:rsidR="00D529FA" w:rsidRDefault="00D529FA" w:rsidP="00671503">
            <w:pPr>
              <w:tabs>
                <w:tab w:val="decimal" w:pos="1315"/>
                <w:tab w:val="left" w:pos="1395"/>
              </w:tabs>
              <w:spacing w:before="15" w:after="15"/>
              <w:jc w:val="center"/>
              <w:rPr>
                <w:sz w:val="18"/>
                <w:szCs w:val="18"/>
              </w:rPr>
            </w:pPr>
            <w:r>
              <w:rPr>
                <w:sz w:val="18"/>
                <w:szCs w:val="18"/>
              </w:rPr>
              <w:t>1</w:t>
            </w:r>
          </w:p>
        </w:tc>
        <w:tc>
          <w:tcPr>
            <w:tcW w:w="834" w:type="pct"/>
            <w:tcBorders>
              <w:top w:val="nil"/>
              <w:left w:val="nil"/>
              <w:bottom w:val="nil"/>
            </w:tcBorders>
          </w:tcPr>
          <w:p ns2:paraId="71B17E6D" ns2:textId="77777777" w:rsidR="00D529FA" w:rsidRDefault="00D529FA" w:rsidP="00671503">
            <w:pPr>
              <w:tabs>
                <w:tab w:val="decimal" w:pos="940"/>
                <w:tab w:val="left" w:pos="1020"/>
              </w:tabs>
              <w:spacing w:before="15" w:after="15"/>
              <w:rPr>
                <w:sz w:val="18"/>
                <w:szCs w:val="18"/>
              </w:rPr>
            </w:pPr>
            <w:r>
              <w:rPr>
                <w:sz w:val="18"/>
                <w:szCs w:val="18"/>
              </w:rPr>
              <w:tab/>
              <w:t>(0.1)</w:t>
            </w:r>
          </w:p>
        </w:tc>
      </w:tr>
      <w:tr w:rsidR="00D529FA" ns2:paraId="6257F864" ns2:textId="77777777" w:rsidTr="00F52139">
        <w:tblPrEx>
          <w:tblBorders>
            <w:top w:val="single" w:sz="6" w:space="0" w:color="auto"/>
            <w:bottom w:val="single" w:sz="6" w:space="0" w:color="auto"/>
          </w:tblBorders>
        </w:tblPrEx>
        <w:tc>
          <w:tcPr>
            <w:tcW w:w="3333" w:type="pct"/>
            <w:tcBorders>
              <w:top w:val="nil"/>
              <w:bottom w:val="single" w:sz="4" w:space="0" w:color="auto"/>
              <w:right w:val="single" w:sz="2" w:space="0" w:color="auto"/>
            </w:tcBorders>
          </w:tcPr>
          <w:p ns2:paraId="1E2FAC1A" ns2:textId="77777777" w:rsidR="00D529FA" w:rsidRDefault="00D529FA" w:rsidP="00671503">
            <w:pPr>
              <w:spacing w:before="15" w:after="15"/>
              <w:ind w:left="160" w:right="1" w:hanging="160"/>
              <w:rPr>
                <w:sz w:val="18"/>
                <w:szCs w:val="18"/>
              </w:rPr>
            </w:pPr>
            <w:r>
              <w:rPr>
                <w:sz w:val="18"/>
                <w:szCs w:val="18"/>
              </w:rPr>
              <w:t xml:space="preserve">     Grade 2 </w:t>
            </w:r>
          </w:p>
        </w:tc>
        <w:tc>
          <w:tcPr>
            <w:tcW w:w="833" w:type="pct"/>
            <w:tcBorders>
              <w:top w:val="nil"/>
              <w:left w:val="nil"/>
              <w:bottom w:val="single" w:sz="4" w:space="0" w:color="auto"/>
              <w:right w:val="nil"/>
            </w:tcBorders>
          </w:tcPr>
          <w:p ns2:paraId="25EA35AB" ns2:textId="77777777" w:rsidR="00D529FA" w:rsidRDefault="00D529FA" w:rsidP="00671503">
            <w:pPr>
              <w:tabs>
                <w:tab w:val="decimal" w:pos="1315"/>
                <w:tab w:val="left" w:pos="1395"/>
              </w:tabs>
              <w:spacing w:before="15" w:after="15"/>
              <w:jc w:val="center"/>
              <w:rPr>
                <w:sz w:val="18"/>
                <w:szCs w:val="18"/>
              </w:rPr>
            </w:pPr>
            <w:r>
              <w:rPr>
                <w:sz w:val="18"/>
                <w:szCs w:val="18"/>
              </w:rPr>
              <w:t>1</w:t>
            </w:r>
          </w:p>
        </w:tc>
        <w:tc>
          <w:tcPr>
            <w:tcW w:w="834" w:type="pct"/>
            <w:tcBorders>
              <w:top w:val="nil"/>
              <w:left w:val="nil"/>
              <w:bottom w:val="single" w:sz="4" w:space="0" w:color="auto"/>
            </w:tcBorders>
          </w:tcPr>
          <w:p ns2:paraId="25199AE5" ns2:textId="77777777" w:rsidR="00D529FA" w:rsidRDefault="00D529FA" w:rsidP="00671503">
            <w:pPr>
              <w:tabs>
                <w:tab w:val="decimal" w:pos="940"/>
                <w:tab w:val="left" w:pos="1020"/>
              </w:tabs>
              <w:spacing w:before="15" w:after="15"/>
              <w:rPr>
                <w:sz w:val="18"/>
                <w:szCs w:val="18"/>
              </w:rPr>
            </w:pPr>
            <w:r>
              <w:rPr>
                <w:sz w:val="18"/>
                <w:szCs w:val="18"/>
              </w:rPr>
              <w:tab/>
              <w:t xml:space="preserve">(0.1) </w:t>
            </w:r>
          </w:p>
        </w:tc>
      </w:tr>
      <w:tr w:rsidR="00D529FA" ns2:paraId="5CA40BC1" ns2:textId="77777777" w:rsidTr="00F52139">
        <w:tblPrEx>
          <w:tblBorders>
            <w:top w:val="single" w:sz="6" w:space="0" w:color="auto"/>
            <w:bottom w:val="single" w:sz="6" w:space="0" w:color="auto"/>
          </w:tblBorders>
        </w:tblPrEx>
        <w:tc>
          <w:tcPr>
            <w:tcW w:w="5000" w:type="pct"/>
            <w:gridSpan w:val="3"/>
            <w:tcBorders>
              <w:top w:val="single" w:sz="4" w:space="0" w:color="auto"/>
              <w:bottom w:val="double" w:sz="4" w:space="0" w:color="auto"/>
            </w:tcBorders>
          </w:tcPr>
          <w:p ns2:paraId="63E0ECD1" ns2:textId="77777777" w:rsidR="00D529FA" w:rsidRDefault="00D529FA" w:rsidP="00671503">
            <w:pPr>
              <w:spacing w:before="30" w:after="30"/>
              <w:ind w:left="160" w:right="1" w:hanging="160"/>
              <w:rPr>
                <w:sz w:val="18"/>
                <w:szCs w:val="18"/>
              </w:rPr>
            </w:pPr>
            <w:r>
              <w:rPr>
                <w:sz w:val="18"/>
                <w:szCs w:val="18"/>
              </w:rPr>
              <w:t>Every participant is counted a single time for each applicable specific adverse event.</w:t>
            </w:r>
          </w:p>
          <w:p ns2:paraId="46E9FB9F" ns2:textId="77777777" w:rsidR="00D529FA" w:rsidRDefault="00D529FA" w:rsidP="00671503">
            <w:pPr>
              <w:spacing w:before="30" w:after="30"/>
              <w:ind w:left="160" w:right="1" w:hanging="160"/>
              <w:rPr>
                <w:sz w:val="18"/>
                <w:szCs w:val="18"/>
              </w:rPr>
            </w:pPr>
            <w:r>
              <w:rPr>
                <w:sz w:val="18"/>
                <w:szCs w:val="18"/>
              </w:rPr>
              <w:t xml:space="preserve"> Only the highest reported grade of a given adverse event is counted for the individual participant.</w:t>
            </w:r>
          </w:p>
          <w:p ns2:paraId="1966D99B" ns2:textId="77777777" w:rsidR="00D529FA" w:rsidRDefault="00D529FA" w:rsidP="00671503">
            <w:pPr>
              <w:spacing w:before="30" w:after="30"/>
              <w:ind w:left="160" w:right="1" w:hanging="160"/>
              <w:rPr>
                <w:sz w:val="18"/>
                <w:szCs w:val="18"/>
              </w:rPr>
            </w:pPr>
            <w:r>
              <w:rPr>
                <w:sz w:val="18"/>
                <w:szCs w:val="18"/>
              </w:rPr>
              <w:t xml:space="preserve"> Grades are based on NCI CTCAE version 5.0 for all studies.</w:t>
            </w:r>
          </w:p>
          <w:p ns2:paraId="19B6D6CB" ns2:textId="77777777" w:rsidR="00D529FA" w:rsidRDefault="00D529FA" w:rsidP="00671503">
            <w:pPr>
              <w:spacing w:before="30" w:after="30"/>
              <w:ind w:left="160" w:right="1" w:hanging="160"/>
              <w:rPr>
                <w:sz w:val="18"/>
                <w:szCs w:val="18"/>
              </w:rPr>
            </w:pPr>
            <w:r>
              <w:rPr>
                <w:sz w:val="18"/>
                <w:szCs w:val="18"/>
              </w:rPr>
              <w:t xml:space="preserve"> A category or specific adverse event appears on this report only if its incidence in one or more of the columns meets the incidence criterion in the report title, after rounding.</w:t>
            </w:r>
          </w:p>
          <w:p ns2:paraId="165AE82A" ns2:textId="77777777" w:rsidR="00D529FA" w:rsidRDefault="00D529FA" w:rsidP="00671503">
            <w:pPr>
              <w:spacing w:before="30" w:after="30"/>
              <w:ind w:left="160" w:right="1" w:hanging="160"/>
              <w:rPr>
                <w:sz w:val="18"/>
                <w:szCs w:val="18"/>
              </w:rPr>
            </w:pPr>
            <w:r>
              <w:rPr>
                <w:sz w:val="18"/>
                <w:szCs w:val="18"/>
              </w:rPr>
              <w:t xml:space="preserve"> Non-serious adverse events up to 30 days of last dose and serious adverse events up to 90 days of last dose are included.</w:t>
            </w:r>
          </w:p>
          <w:p ns2:paraId="38895280" ns2:textId="77777777" w:rsidR="00D529FA" w:rsidRDefault="00D529FA" w:rsidP="00671503">
            <w:pPr>
              <w:spacing w:before="30" w:after="30"/>
              <w:ind w:left="160" w:right="1" w:hanging="160"/>
              <w:rPr>
                <w:sz w:val="18"/>
                <w:szCs w:val="18"/>
              </w:rPr>
            </w:pPr>
            <w:r>
              <w:rPr>
                <w:sz w:val="18"/>
                <w:szCs w:val="18"/>
              </w:rPr>
              <w:t>Interstitial Lung Disease</w:t>
            </w:r>
            <w:r w:rsidRPr="003F4CDD">
              <w:rPr>
                <w:sz w:val="20"/>
                <w:szCs w:val="20"/>
              </w:rPr>
              <w:t xml:space="preserve"> Narrow SMQ</w:t>
            </w:r>
            <w:r>
              <w:rPr>
                <w:sz w:val="20"/>
                <w:szCs w:val="20"/>
              </w:rPr>
              <w:t xml:space="preserve"> </w:t>
            </w:r>
            <w:r w:rsidRPr="008F7AAF">
              <w:rPr>
                <w:sz w:val="20"/>
                <w:szCs w:val="20"/>
              </w:rPr>
              <w:t>MedDRA version 27.0 was used</w:t>
            </w:r>
            <w:r w:rsidRPr="003F4CDD">
              <w:rPr>
                <w:sz w:val="20"/>
                <w:szCs w:val="20"/>
              </w:rPr>
              <w:t>.</w:t>
            </w:r>
          </w:p>
          <w:p ns2:paraId="072EB7AB" ns2:textId="77777777" w:rsidR="00D529FA" w:rsidRDefault="00D529FA" w:rsidP="00671503">
            <w:pPr>
              <w:spacing w:before="30" w:after="30"/>
              <w:ind w:left="160" w:right="1" w:hanging="160"/>
              <w:rPr>
                <w:sz w:val="18"/>
                <w:szCs w:val="18"/>
              </w:rPr>
            </w:pPr>
            <w:r>
              <w:rPr>
                <w:sz w:val="18"/>
                <w:szCs w:val="18"/>
              </w:rPr>
              <w:t xml:space="preserve"> MedDRA preferred terms "Neoplasm Progression", "Malignant Neoplasm Progression" and "Disease Progression" not related to the drug are excluded.</w:t>
            </w:r>
          </w:p>
          <w:p ns2:paraId="2648D352" ns2:textId="7A1BA2D4" w:rsidR="00D529FA" w:rsidRDefault="00D529FA" w:rsidP="00671503">
            <w:pPr>
              <w:spacing w:before="30" w:after="30"/>
              <w:ind w:left="160" w:right="1" w:hanging="160"/>
              <w:rPr>
                <w:sz w:val="18"/>
                <w:szCs w:val="18"/>
              </w:rPr>
            </w:pPr>
            <w:r>
              <w:rPr>
                <w:sz w:val="18"/>
                <w:szCs w:val="18"/>
              </w:rPr>
              <w:t xml:space="preserve"> </w:t>
            </w:r>
            <w:r>
              <w:rPr>
                <w:sz w:val="18"/>
                <w:szCs w:val="18"/>
                <w:vertAlign w:val="superscript"/>
              </w:rPr>
              <w:t>1</w:t>
            </w:r>
            <w:r>
              <w:rPr>
                <w:sz w:val="18"/>
                <w:szCs w:val="18"/>
              </w:rPr>
              <w:t xml:space="preserve">Includes all participants who received at least one dose of </w:t>
            </w:r>
            <w:r w:rsidRPr="0050331B">
              <w:rPr>
                <w:sz w:val="18"/>
                <w:szCs w:val="18"/>
              </w:rPr>
              <w:t>sac-TMT</w:t>
            </w:r>
            <w:r>
              <w:rPr>
                <w:sz w:val="18"/>
                <w:szCs w:val="18"/>
              </w:rPr>
              <w:t xml:space="preserve"> 4 mg/kg </w:t>
            </w:r>
            <w:r w:rsidR="008726D7">
              <w:rPr>
                <w:sz w:val="18"/>
                <w:szCs w:val="18"/>
              </w:rPr>
              <w:t xml:space="preserve">q2w </w:t>
            </w:r>
            <w:r>
              <w:rPr>
                <w:sz w:val="18"/>
                <w:szCs w:val="18"/>
              </w:rPr>
              <w:t xml:space="preserve">monotherapy in MK-2870-001, with first dose prior to 21MAR2024,  Phase I, Cohort 1: TNBC, Cohort 2: OC, Cohort 3A: NSCLC, Cohort 3B: NSCLC, Cohort 4 : GC/GEJC, Cohort 6: HR+/HER2-BC, Cohort 7: HNSCC, Cohort 8: EC, Cohort 9: UC and Cohort 10: CC from Phase II; or </w:t>
            </w:r>
            <w:r w:rsidRPr="0050331B">
              <w:rPr>
                <w:sz w:val="18"/>
                <w:szCs w:val="18"/>
              </w:rPr>
              <w:t>sac-TMT</w:t>
            </w:r>
            <w:r>
              <w:rPr>
                <w:sz w:val="18"/>
                <w:szCs w:val="18"/>
              </w:rPr>
              <w:t xml:space="preserve"> 5 mg/kg </w:t>
            </w:r>
            <w:r w:rsidR="00F406FB">
              <w:rPr>
                <w:sz w:val="18"/>
                <w:szCs w:val="18"/>
              </w:rPr>
              <w:t xml:space="preserve">q2w </w:t>
            </w:r>
            <w:r>
              <w:rPr>
                <w:sz w:val="18"/>
                <w:szCs w:val="18"/>
              </w:rPr>
              <w:t>monotherapy in MK-2870-001, with first dose prior to 21MAR2024, Phase I, Cohort 1: TNBC, Cohort 2: OC, Cohort 3A: NSCLC, Cohort  3B: NSCLC, Cohort 4: GC/GEJC, Cohort 5: SCLC, Cohort 6: HR+/HER2-BC, Cohort 7: HNSCC, Cohort 8: EC and Cohort 9: UC from Phase II; MK-2870-014 treatment arm; MK-2870-016 monotherapy groups from Part 2 and 3; and MK-2870-017 Cohort 1: NSCLC, Cohort 2:  NSCLC, Cohort 3: NSCLC, Cohort 4: NPC and Cohort 5: NSCLC from Part 1.</w:t>
            </w:r>
          </w:p>
          <w:p ns2:paraId="52DFAD1B" ns2:textId="77777777" w:rsidR="00D529FA" w:rsidRDefault="00D529FA" w:rsidP="00671503">
            <w:pPr>
              <w:spacing w:before="30" w:after="30"/>
              <w:ind w:left="160" w:right="1" w:hanging="160"/>
              <w:rPr>
                <w:sz w:val="18"/>
                <w:szCs w:val="18"/>
              </w:rPr>
            </w:pPr>
            <w:r>
              <w:rPr>
                <w:sz w:val="18"/>
                <w:szCs w:val="18"/>
              </w:rPr>
              <w:t xml:space="preserve"> MK-2870-001 Database Cutoff Date: 21May2024.</w:t>
            </w:r>
          </w:p>
          <w:p ns2:paraId="6A00C71D" ns2:textId="77777777" w:rsidR="00D529FA" w:rsidRDefault="00D529FA" w:rsidP="00671503">
            <w:pPr>
              <w:spacing w:before="30" w:after="30"/>
              <w:ind w:left="160" w:right="1" w:hanging="160"/>
              <w:rPr>
                <w:sz w:val="18"/>
                <w:szCs w:val="18"/>
              </w:rPr>
            </w:pPr>
            <w:r>
              <w:rPr>
                <w:sz w:val="18"/>
                <w:szCs w:val="18"/>
              </w:rPr>
              <w:t xml:space="preserve"> MK-2870-014 Database Cutoff Date: 30Nov2023.</w:t>
            </w:r>
          </w:p>
          <w:p ns2:paraId="3AE3895D" ns2:textId="77777777" w:rsidR="00D529FA" w:rsidRDefault="00D529FA" w:rsidP="00671503">
            <w:pPr>
              <w:spacing w:before="30" w:after="30"/>
              <w:ind w:left="160" w:right="1" w:hanging="160"/>
              <w:rPr>
                <w:sz w:val="18"/>
                <w:szCs w:val="18"/>
              </w:rPr>
            </w:pPr>
            <w:r>
              <w:rPr>
                <w:sz w:val="18"/>
                <w:szCs w:val="18"/>
              </w:rPr>
              <w:t xml:space="preserve"> MK-2870-016 Database Cutoff Date: 21May2024.</w:t>
            </w:r>
          </w:p>
          <w:p ns2:paraId="461988DB" ns2:textId="77777777" w:rsidR="00D529FA" w:rsidRDefault="00D529FA" w:rsidP="00671503">
            <w:pPr>
              <w:tabs>
                <w:tab w:val="decimal" w:pos="940"/>
                <w:tab w:val="left" w:pos="1020"/>
              </w:tabs>
              <w:spacing w:before="15" w:after="15"/>
              <w:rPr>
                <w:sz w:val="18"/>
                <w:szCs w:val="18"/>
              </w:rPr>
            </w:pPr>
            <w:r>
              <w:rPr>
                <w:sz w:val="18"/>
                <w:szCs w:val="18"/>
              </w:rPr>
              <w:t xml:space="preserve"> MK-2870-017 Database Cutoff Date: 19Apr2024</w:t>
            </w:r>
          </w:p>
        </w:tc>
      </w:tr>
      <w:tr w:rsidR="00D529FA" ns2:paraId="3C05E51D" ns2:textId="77777777" w:rsidTr="006852FC">
        <w:tblPrEx>
          <w:tblBorders>
            <w:top w:val="single" w:sz="6" w:space="0" w:color="auto"/>
            <w:bottom w:val="single" w:sz="6" w:space="0" w:color="auto"/>
          </w:tblBorders>
        </w:tblPrEx>
        <w:tc>
          <w:tcPr>
            <w:tcW w:w="5000" w:type="pct"/>
            <w:gridSpan w:val="3"/>
            <w:tcBorders>
              <w:top w:val="double" w:sz="4" w:space="0" w:color="auto"/>
              <w:left w:val="nil"/>
              <w:bottom w:val="nil"/>
              <w:right w:val="nil"/>
            </w:tcBorders>
          </w:tcPr>
          <w:p ns2:paraId="1C63CEEC" ns2:textId="77777777" w:rsidR="00D529FA" w:rsidRDefault="00D529FA" w:rsidP="00671503">
            <w:pPr>
              <w:spacing w:before="30" w:after="30"/>
              <w:ind w:left="160" w:right="1" w:hanging="160"/>
              <w:rPr>
                <w:sz w:val="18"/>
                <w:szCs w:val="18"/>
              </w:rPr>
            </w:pPr>
            <w:r w:rsidRPr="00352659">
              <w:rPr>
                <w:sz w:val="18"/>
                <w:szCs w:val="18"/>
              </w:rPr>
              <w:t>Source:  [MK2870IB2024: iadsl; iadae]</w:t>
            </w:r>
          </w:p>
        </w:tc>
      </w:tr>
      <w:bookmarkEnd w:id="575"/>
    </w:tbl>
    <w:p ns2:paraId="493357E9" ns2:textId="77777777" w:rsidR="00D529FA" w:rsidRPr="0043455F" w:rsidRDefault="00D529FA" w:rsidP="00914D2C">
      <w:pPr>
        <w:pStyle w:val="ListEnd"/>
      </w:pPr>
      <w:ins w:id="13421" w:author="GoldenCorpusHarness" w:date="2026-03-28T21:57:55Z">
        <w:r>
          <w:t>Arm 2, sac-TMT 2 mg/kg q2w or 4 mg/kg q2w + pembrolizumab 400 mg q6w:</w:t>
        </w:r>
      </w:ins>
    </w:p>
    <w:p ns2:paraId="7DB5EFC7" ns2:textId="61D97007" w:rsidR="00D11C38" w:rsidRDefault="00D11C38">
      <w:pPr>
        <w:spacing w:before="0" w:after="200" w:line="276" w:lineRule="auto"/>
        <w:rPr>
          <w:szCs w:val="48"/>
        </w:rPr>
      </w:pPr>
      <w:ins w:id="13422" w:author="GoldenCorpusHarness" w:date="2026-03-28T21:57:55Z">
        <w:r>
          <w:t>In the sac-TMT monotherapy 2 mg/kg q2w or 4 mg/kg q2w + pembrolizumab 400 mg q6w arm (n=6), all participants experienced at least 1 AE, and 4 participants (66.7%) experienced AEs considered drug-related by the investigator. Grade ≥3 AEs were reported for 1 participant (16.7%) and no Grade ≥3 AE was considered drug-related by the investigator. There was 1 participant (16.7%) with AEs requiring a dose modification, and no participants discontinuing treatment. No participants experienced a SAE.</w:t>
        </w:r>
      </w:ins>
    </w:p>
    <w:p ns2:paraId="7580093A" ns2:textId="77777777" w:rsidR="008D4B95" w:rsidRPr="00C64C72" w:rsidRDefault="005B3FED" w:rsidP="00C64C72">
      <w:pPr>
        <w:pStyle w:val="Heading1"/>
        <w:tabs>
          <w:tab w:val="left" w:pos="1440"/>
        </w:tabs>
        <w:rPr>
          <w:rStyle w:val="Instructions"/>
          <w:rFonts w:ascii="Times New Roman" w:hAnsi="Times New Roman" w:cs="Times New Roman"/>
          <w:i w:val="0"/>
          <w:iCs w:val="0"/>
          <w:color w:val="auto"/>
        </w:rPr>
      </w:pPr>
      <w:del w:id="13423" w:author="GoldenCorpusHarness" w:date="2026-03-28T21:57:55Z">
        <w:r>
          <w:delText>R</w:delText>
        </w:r>
      </w:del>
      <w:ins w:id="13424" w:author="GoldenCorpusHarness" w:date="2026-03-28T21:57:55Z">
        <w:r>
          <w:t>The most frequently reported A</w:t>
        </w:r>
      </w:ins>
      <w:r>
        <w:t>E</w:t>
      </w:r>
      <w:del w:id="13425" w:author="GoldenCorpusHarness" w:date="2026-03-28T21:57:55Z">
        <w:r>
          <w:delText>FERENCES</w:delText>
        </w:r>
      </w:del>
      <w:ins w:id="13426" w:author="GoldenCorpusHarness" w:date="2026-03-28T21:57:55Z">
        <w:r>
          <w:t>s regardless of causality (incidence ≥2 participants) by PT were alopecia, anemia, gastroesophageal reflux disease, nasopharyngitis, rash, stomatitis and vomiting (33.3% each).</w:t>
        </w:r>
      </w:ins>
    </w:p>
    <w:tbl>
      <w:tblPr>
        <w:tblW w:w="9360" w:type="dxa"/>
        <w:tblLayout w:type="fixed"/>
        <w:tblLook w:val="0000" w:firstRow="0" w:lastRow="0" w:firstColumn="0" w:lastColumn="0" w:noHBand="0" w:noVBand="0"/>
      </w:tblPr>
      <w:tblGrid>
        <w:gridCol w:w="1350"/>
        <w:gridCol w:w="6300"/>
        <w:gridCol w:w="1710"/>
      </w:tblGrid>
      <w:tr w:rsidR="00695390" ns2:paraId="23F0870A" ns2:textId="77777777" w:rsidTr="00077DD3">
        <w:trPr>
          <w:cantSplit/>
        </w:trPr>
        <w:tc>
          <w:tcPr>
            <w:tcW w:w="1350" w:type="dxa"/>
          </w:tcPr>
          <w:p ns2:paraId="7A44EF4A" ns2:textId="77777777" w:rsidR="00695390" w:rsidRPr="00514944" w:rsidRDefault="00695390" w:rsidP="00077DD3">
            <w:pPr>
              <w:spacing w:after="240"/>
            </w:pPr>
            <w:r w:rsidRPr="00514944">
              <w:t>[1]</w:t>
            </w:r>
          </w:p>
        </w:tc>
        <w:tc>
          <w:tcPr>
            <w:tcW w:w="6300" w:type="dxa"/>
          </w:tcPr>
          <w:p ns2:paraId="419CE55D" ns2:textId="77777777" w:rsidR="00695390" w:rsidRPr="00514944" w:rsidRDefault="00695390" w:rsidP="00077DD3">
            <w:pPr>
              <w:spacing w:after="240"/>
            </w:pPr>
            <w:r w:rsidRPr="00514944">
              <w:t>Shvartsur A and Bonavida B. Trop2 and its overexpression in cancers: regulation and clinical/therapeutic implications. Genes Cancer. 2015 Mar;6(3-4):84-105.</w:t>
            </w:r>
          </w:p>
        </w:tc>
        <w:tc>
          <w:tcPr>
            <w:tcW w:w="1710" w:type="dxa"/>
          </w:tcPr>
          <w:p ns2:paraId="3B1807D0" ns2:textId="77777777" w:rsidR="00695390" w:rsidRPr="00514944" w:rsidRDefault="00695390" w:rsidP="00077DD3">
            <w:pPr>
              <w:spacing w:after="240"/>
            </w:pPr>
            <w:r w:rsidRPr="00514944">
              <w:t>[087JW9]</w:t>
            </w:r>
          </w:p>
        </w:tc>
      </w:tr>
      <w:tr w:rsidR="00695390" ns2:paraId="6DAA7AA9" ns2:textId="77777777" w:rsidTr="00077DD3">
        <w:trPr>
          <w:cantSplit/>
        </w:trPr>
        <w:tc>
          <w:tcPr>
            <w:tcW w:w="1350" w:type="dxa"/>
          </w:tcPr>
          <w:p ns2:paraId="5D794141" ns2:textId="77777777" w:rsidR="00695390" w:rsidRPr="00514944" w:rsidRDefault="00695390" w:rsidP="00077DD3">
            <w:pPr>
              <w:spacing w:after="240"/>
            </w:pPr>
            <w:r w:rsidRPr="00514944">
              <w:t>[2]</w:t>
            </w:r>
          </w:p>
        </w:tc>
        <w:tc>
          <w:tcPr>
            <w:tcW w:w="6300" w:type="dxa"/>
          </w:tcPr>
          <w:p ns2:paraId="0FC9446A" ns2:textId="77777777" w:rsidR="00695390" w:rsidRPr="00514944" w:rsidRDefault="00695390" w:rsidP="00077DD3">
            <w:pPr>
              <w:spacing w:after="240"/>
            </w:pPr>
            <w:r w:rsidRPr="00514944">
              <w:t>Stepan LP, Trueblood ES, Hale K, Babcook J, Borges L, Sutherland CL. Expression of Trop2 cell surface glycoprotein in normal and tumor tissues: potential implications as a cancer therapeutic target. J Histochem Cytochem. 2011 Jul;59(7):701-10.</w:t>
            </w:r>
          </w:p>
        </w:tc>
        <w:tc>
          <w:tcPr>
            <w:tcW w:w="1710" w:type="dxa"/>
          </w:tcPr>
          <w:p ns2:paraId="37525C44" ns2:textId="77777777" w:rsidR="00695390" w:rsidRPr="00514944" w:rsidRDefault="00695390" w:rsidP="00077DD3">
            <w:pPr>
              <w:spacing w:after="240"/>
            </w:pPr>
            <w:r w:rsidRPr="00514944">
              <w:t>[087MGZ]</w:t>
            </w:r>
          </w:p>
        </w:tc>
      </w:tr>
      <w:tr w:rsidR="00695390" ns2:paraId="37E5B25D" ns2:textId="77777777" w:rsidTr="00077DD3">
        <w:trPr>
          <w:cantSplit/>
        </w:trPr>
        <w:tc>
          <w:tcPr>
            <w:tcW w:w="1350" w:type="dxa"/>
          </w:tcPr>
          <w:p ns2:paraId="40309D0E" ns2:textId="77777777" w:rsidR="00695390" w:rsidRPr="00514944" w:rsidRDefault="00695390" w:rsidP="00077DD3">
            <w:pPr>
              <w:spacing w:after="240"/>
            </w:pPr>
            <w:r w:rsidRPr="00514944">
              <w:t>[3]</w:t>
            </w:r>
          </w:p>
        </w:tc>
        <w:tc>
          <w:tcPr>
            <w:tcW w:w="6300" w:type="dxa"/>
          </w:tcPr>
          <w:p ns2:paraId="2405FF13" ns2:textId="77777777" w:rsidR="00695390" w:rsidRPr="00514944" w:rsidRDefault="00695390" w:rsidP="00077DD3">
            <w:pPr>
              <w:spacing w:after="240"/>
            </w:pPr>
            <w:r w:rsidRPr="00514944">
              <w:t>Goldenberg DM, Stein R, Sharkey RM. The emergence of trophoblast cell-surface antigen 2 (TROP-2) as a novel cancer target. Oncotarget. 2018 Jun 22;9(48):28989-9006.</w:t>
            </w:r>
          </w:p>
        </w:tc>
        <w:tc>
          <w:tcPr>
            <w:tcW w:w="1710" w:type="dxa"/>
          </w:tcPr>
          <w:p ns2:paraId="15173F57" ns2:textId="77777777" w:rsidR="00695390" w:rsidRPr="00514944" w:rsidRDefault="00695390" w:rsidP="00077DD3">
            <w:pPr>
              <w:spacing w:after="240"/>
            </w:pPr>
            <w:r w:rsidRPr="00514944">
              <w:t>[087BDC]</w:t>
            </w:r>
          </w:p>
        </w:tc>
      </w:tr>
      <w:tr w:rsidR="00695390" ns2:paraId="7CA1CFE0" ns2:textId="77777777" w:rsidTr="00077DD3">
        <w:trPr>
          <w:cantSplit/>
        </w:trPr>
        <w:tc>
          <w:tcPr>
            <w:tcW w:w="1350" w:type="dxa"/>
          </w:tcPr>
          <w:p ns2:paraId="01F877C0" ns2:textId="77777777" w:rsidR="00695390" w:rsidRPr="00514944" w:rsidRDefault="00695390" w:rsidP="00077DD3">
            <w:pPr>
              <w:spacing w:after="240"/>
            </w:pPr>
            <w:r w:rsidRPr="00514944">
              <w:t>[4]</w:t>
            </w:r>
          </w:p>
        </w:tc>
        <w:tc>
          <w:tcPr>
            <w:tcW w:w="6300" w:type="dxa"/>
          </w:tcPr>
          <w:p ns2:paraId="3416ABAF" ns2:textId="77777777" w:rsidR="00695390" w:rsidRPr="00514944" w:rsidRDefault="00695390" w:rsidP="00077DD3">
            <w:pPr>
              <w:spacing w:after="240"/>
            </w:pPr>
            <w:r w:rsidRPr="00514944">
              <w:t>Chau CH, Steeg PS, Figg WD. Antibody-drug conjugates for cancer. Lancet. 2019 Aug 31;394:793-804.</w:t>
            </w:r>
          </w:p>
        </w:tc>
        <w:tc>
          <w:tcPr>
            <w:tcW w:w="1710" w:type="dxa"/>
          </w:tcPr>
          <w:p ns2:paraId="64C5357C" ns2:textId="77777777" w:rsidR="00695390" w:rsidRPr="00514944" w:rsidRDefault="00695390" w:rsidP="00077DD3">
            <w:pPr>
              <w:spacing w:after="240"/>
            </w:pPr>
            <w:r w:rsidRPr="00514944">
              <w:t>[087BDB]</w:t>
            </w:r>
          </w:p>
        </w:tc>
      </w:tr>
      <w:tr w:rsidR="00695390" ns2:paraId="2086E07A" ns2:textId="77777777" w:rsidTr="00077DD3">
        <w:trPr>
          <w:cantSplit/>
        </w:trPr>
        <w:tc>
          <w:tcPr>
            <w:tcW w:w="1350" w:type="dxa"/>
          </w:tcPr>
          <w:p ns2:paraId="66B0D1EA" ns2:textId="77777777" w:rsidR="00695390" w:rsidRPr="00514944" w:rsidRDefault="00695390" w:rsidP="00077DD3">
            <w:pPr>
              <w:spacing w:after="240"/>
            </w:pPr>
            <w:r w:rsidRPr="00514944">
              <w:t>[5]</w:t>
            </w:r>
          </w:p>
        </w:tc>
        <w:tc>
          <w:tcPr>
            <w:tcW w:w="6300" w:type="dxa"/>
          </w:tcPr>
          <w:p ns2:paraId="2871DC7F" ns2:textId="77777777" w:rsidR="00695390" w:rsidRPr="00514944" w:rsidRDefault="00695390" w:rsidP="00077DD3">
            <w:pPr>
              <w:spacing w:after="240"/>
            </w:pPr>
            <w:r w:rsidRPr="00514944">
              <w:t>Jo U, Murai Y, Agama KK, Sun Y, Saha LK, Yang X, Arakawa Y, Gayle S, Jones K, Paralkar V, Sundaram RK, Van Doorn J, Vasquez JC, Bindra RS, Choi WS, Pommier Y. TOP1-DNA Trapping by Exatecan and Combination Therapy with ATR Inhibitor. Mol Cancer Ther. 2022 Jul 5;21(7):1090-1102.</w:t>
            </w:r>
          </w:p>
        </w:tc>
        <w:tc>
          <w:tcPr>
            <w:tcW w:w="1710" w:type="dxa"/>
          </w:tcPr>
          <w:p ns2:paraId="3324A97D" ns2:textId="77777777" w:rsidR="00695390" w:rsidRPr="00514944" w:rsidRDefault="00695390" w:rsidP="00077DD3">
            <w:pPr>
              <w:spacing w:after="240"/>
            </w:pPr>
            <w:r w:rsidRPr="00514944">
              <w:t>[087MC6]</w:t>
            </w:r>
          </w:p>
        </w:tc>
      </w:tr>
      <w:tr w:rsidR="00695390" ns2:paraId="7D17D5E1" ns2:textId="77777777" w:rsidTr="00077DD3">
        <w:trPr>
          <w:cantSplit/>
        </w:trPr>
        <w:tc>
          <w:tcPr>
            <w:tcW w:w="1350" w:type="dxa"/>
          </w:tcPr>
          <w:p ns2:paraId="715E6768" ns2:textId="77777777" w:rsidR="00695390" w:rsidRPr="00514944" w:rsidRDefault="00695390" w:rsidP="00077DD3">
            <w:pPr>
              <w:spacing w:after="240"/>
            </w:pPr>
            <w:r w:rsidRPr="00514944">
              <w:t>[6]</w:t>
            </w:r>
          </w:p>
        </w:tc>
        <w:tc>
          <w:tcPr>
            <w:tcW w:w="6300" w:type="dxa"/>
          </w:tcPr>
          <w:p ns2:paraId="4DB1FEBC" ns2:textId="77777777" w:rsidR="00695390" w:rsidRPr="00514944" w:rsidRDefault="00695390" w:rsidP="00077DD3">
            <w:pPr>
              <w:spacing w:after="240"/>
            </w:pPr>
            <w:r w:rsidRPr="00514944">
              <w:t>MacLachlan TK, Kronenberg S, Marshall N, Andrews L, Berens SJ, Brouta F, Fogal B, Freebern W, Herzyk D, Kamperschroer C, Kiessling A, Schneidkraut M, Maier C. Industry experiences with immune-mediated findings in biotherapeutic nonclinical toxicology studies. Regul Toxicol Pharmacol. 2021 Feb;119:104825.</w:t>
            </w:r>
          </w:p>
        </w:tc>
        <w:tc>
          <w:tcPr>
            <w:tcW w:w="1710" w:type="dxa"/>
          </w:tcPr>
          <w:p ns2:paraId="4086592C" ns2:textId="77777777" w:rsidR="00695390" w:rsidRPr="00514944" w:rsidRDefault="00695390" w:rsidP="00077DD3">
            <w:pPr>
              <w:spacing w:after="240"/>
            </w:pPr>
            <w:r w:rsidRPr="00514944">
              <w:t>[087MCD]</w:t>
            </w:r>
          </w:p>
        </w:tc>
      </w:tr>
      <w:tr w:rsidR="00695390" ns2:paraId="002C0906" ns2:textId="77777777" w:rsidTr="00077DD3">
        <w:trPr>
          <w:cantSplit/>
        </w:trPr>
        <w:tc>
          <w:tcPr>
            <w:tcW w:w="1350" w:type="dxa"/>
          </w:tcPr>
          <w:p ns2:paraId="16752455" ns2:textId="77777777" w:rsidR="00695390" w:rsidRPr="00514944" w:rsidRDefault="00695390" w:rsidP="00077DD3">
            <w:pPr>
              <w:spacing w:after="240"/>
            </w:pPr>
            <w:r w:rsidRPr="00514944">
              <w:t>[7]</w:t>
            </w:r>
          </w:p>
        </w:tc>
        <w:tc>
          <w:tcPr>
            <w:tcW w:w="6300" w:type="dxa"/>
          </w:tcPr>
          <w:p ns2:paraId="26FF93A4" ns2:textId="77777777" w:rsidR="00695390" w:rsidRPr="00514944" w:rsidRDefault="00695390" w:rsidP="00077DD3">
            <w:pPr>
              <w:spacing w:after="240"/>
            </w:pPr>
            <w:r w:rsidRPr="00514944">
              <w:t>Avellini C, Licini C, Lazzarini R, Gesuita R, Guerra E, Tossetta G, et al. The trophoblast cell surface antigen 2 and miR-125b axis in urothelial bladder cancer. Oncotarget. 2017 Apr 25;8(35):58642-53.</w:t>
            </w:r>
          </w:p>
        </w:tc>
        <w:tc>
          <w:tcPr>
            <w:tcW w:w="1710" w:type="dxa"/>
          </w:tcPr>
          <w:p ns2:paraId="35CFCE59" ns2:textId="77777777" w:rsidR="00695390" w:rsidRPr="00514944" w:rsidRDefault="00695390" w:rsidP="00077DD3">
            <w:pPr>
              <w:spacing w:after="240"/>
            </w:pPr>
            <w:r w:rsidRPr="00514944">
              <w:t>[08DXFG]</w:t>
            </w:r>
          </w:p>
        </w:tc>
      </w:tr>
      <w:tr w:rsidR="00695390" ns2:paraId="7448EBCF" ns2:textId="77777777" w:rsidTr="00077DD3">
        <w:trPr>
          <w:cantSplit/>
        </w:trPr>
        <w:tc>
          <w:tcPr>
            <w:tcW w:w="1350" w:type="dxa"/>
          </w:tcPr>
          <w:p ns2:paraId="3462D2BE" ns2:textId="77777777" w:rsidR="00695390" w:rsidRPr="00514944" w:rsidRDefault="00695390" w:rsidP="00077DD3">
            <w:pPr>
              <w:spacing w:after="240"/>
            </w:pPr>
            <w:r w:rsidRPr="00514944">
              <w:t>[8]</w:t>
            </w:r>
          </w:p>
        </w:tc>
        <w:tc>
          <w:tcPr>
            <w:tcW w:w="6300" w:type="dxa"/>
          </w:tcPr>
          <w:p ns2:paraId="4E3B9944" ns2:textId="77777777" w:rsidR="00695390" w:rsidRPr="00514944" w:rsidRDefault="00695390" w:rsidP="00077DD3">
            <w:pPr>
              <w:spacing w:after="240"/>
            </w:pPr>
            <w:r w:rsidRPr="00514944">
              <w:t>De Jager R, Cheverton P, Tamanoi K, Coyle J, Ducharme M, Sakamoto N, et al. DX-8951f: summary of phase I clinical trials. Ann N Y Acad Sci. 2000;922:260-73.</w:t>
            </w:r>
          </w:p>
        </w:tc>
        <w:tc>
          <w:tcPr>
            <w:tcW w:w="1710" w:type="dxa"/>
          </w:tcPr>
          <w:p ns2:paraId="5F73B08D" ns2:textId="77777777" w:rsidR="00695390" w:rsidRPr="00514944" w:rsidRDefault="00695390" w:rsidP="00077DD3">
            <w:pPr>
              <w:spacing w:after="240"/>
            </w:pPr>
            <w:r w:rsidRPr="00514944">
              <w:t>[087MBW]</w:t>
            </w:r>
          </w:p>
        </w:tc>
      </w:tr>
      <w:tr w:rsidR="00695390" ns2:paraId="12B8109A" ns2:textId="77777777" w:rsidTr="00077DD3">
        <w:trPr>
          <w:cantSplit/>
        </w:trPr>
        <w:tc>
          <w:tcPr>
            <w:tcW w:w="1350" w:type="dxa"/>
          </w:tcPr>
          <w:p ns2:paraId="2C8B5531" ns2:textId="77777777" w:rsidR="00695390" w:rsidRPr="00514944" w:rsidRDefault="00695390" w:rsidP="00077DD3">
            <w:pPr>
              <w:spacing w:after="240"/>
            </w:pPr>
            <w:r w:rsidRPr="00514944">
              <w:lastRenderedPageBreak/>
              <w:t>[9]</w:t>
            </w:r>
          </w:p>
        </w:tc>
        <w:tc>
          <w:tcPr>
            <w:tcW w:w="6300" w:type="dxa"/>
          </w:tcPr>
          <w:p ns2:paraId="78500F57" ns2:textId="77777777" w:rsidR="00695390" w:rsidRPr="00514944" w:rsidRDefault="00695390" w:rsidP="00077DD3">
            <w:pPr>
              <w:spacing w:after="240"/>
            </w:pPr>
            <w:r w:rsidRPr="00514944">
              <w:t>Cardillo M, Govindan SV, Sharkey RM, Trisal P, Goldenberg DM. Humanized anti-Trop-2 IgG-SN-38 conjugate for effective treatment of diverse epithelial cancers: preclinical studies in human cancer xenograft models and monkeys. Clin Cancer Res. 2011 May 15;17(10):3157-69.</w:t>
            </w:r>
          </w:p>
        </w:tc>
        <w:tc>
          <w:tcPr>
            <w:tcW w:w="1710" w:type="dxa"/>
          </w:tcPr>
          <w:p ns2:paraId="326974F1" ns2:textId="77777777" w:rsidR="00695390" w:rsidRPr="00514944" w:rsidRDefault="00695390" w:rsidP="00077DD3">
            <w:pPr>
              <w:spacing w:after="240"/>
            </w:pPr>
            <w:r w:rsidRPr="00514944">
              <w:t>[087JW3]</w:t>
            </w:r>
          </w:p>
        </w:tc>
      </w:tr>
      <w:tr w:rsidR="00695390" ns2:paraId="3FAEC234" ns2:textId="77777777" w:rsidTr="00077DD3">
        <w:trPr>
          <w:cantSplit/>
        </w:trPr>
        <w:tc>
          <w:tcPr>
            <w:tcW w:w="1350" w:type="dxa"/>
          </w:tcPr>
          <w:p ns2:paraId="3A61AFA0" ns2:textId="77777777" w:rsidR="00695390" w:rsidRPr="00514944" w:rsidRDefault="00695390" w:rsidP="00077DD3">
            <w:pPr>
              <w:spacing w:after="240"/>
            </w:pPr>
            <w:r w:rsidRPr="00514944">
              <w:t>[10]</w:t>
            </w:r>
          </w:p>
        </w:tc>
        <w:tc>
          <w:tcPr>
            <w:tcW w:w="6300" w:type="dxa"/>
          </w:tcPr>
          <w:p ns2:paraId="509B5222" ns2:textId="77777777" w:rsidR="00695390" w:rsidRPr="00514944" w:rsidRDefault="00695390" w:rsidP="00077DD3">
            <w:pPr>
              <w:spacing w:after="240"/>
            </w:pPr>
            <w:r w:rsidRPr="00514944">
              <w:t>Bardia A, Hurvitz SA, Tolaney SM, Loirat D, Punie K, Oliveira M, et al. Sacituzumab govitecan in metastatic triple-negative breast cancer. N Engl J Med. 2021 Apr 22;384(16):1529-41.</w:t>
            </w:r>
          </w:p>
        </w:tc>
        <w:tc>
          <w:tcPr>
            <w:tcW w:w="1710" w:type="dxa"/>
          </w:tcPr>
          <w:p ns2:paraId="71AAC75A" ns2:textId="77777777" w:rsidR="00695390" w:rsidRPr="00514944" w:rsidRDefault="00695390" w:rsidP="00077DD3">
            <w:pPr>
              <w:spacing w:after="240"/>
            </w:pPr>
            <w:r w:rsidRPr="00514944">
              <w:t>[07ZSXM]</w:t>
            </w:r>
          </w:p>
        </w:tc>
      </w:tr>
      <w:tr w:rsidR="00695390" ns2:paraId="7BBF6BA1" ns2:textId="77777777" w:rsidTr="00077DD3">
        <w:trPr>
          <w:cantSplit/>
        </w:trPr>
        <w:tc>
          <w:tcPr>
            <w:tcW w:w="1350" w:type="dxa"/>
          </w:tcPr>
          <w:p ns2:paraId="2E5D1E22" ns2:textId="77777777" w:rsidR="00695390" w:rsidRPr="00514944" w:rsidRDefault="00695390" w:rsidP="00077DD3">
            <w:pPr>
              <w:spacing w:after="240"/>
            </w:pPr>
            <w:r w:rsidRPr="00514944">
              <w:t>[11]</w:t>
            </w:r>
          </w:p>
        </w:tc>
        <w:tc>
          <w:tcPr>
            <w:tcW w:w="6300" w:type="dxa"/>
          </w:tcPr>
          <w:p ns2:paraId="4559BEA4" ns2:textId="77777777" w:rsidR="00695390" w:rsidRPr="00514944" w:rsidRDefault="00695390" w:rsidP="00077DD3">
            <w:pPr>
              <w:spacing w:after="240"/>
            </w:pPr>
            <w:r w:rsidRPr="00514944">
              <w:t>Kweekel D, Guchelaar HJ, Gelderblom H. Clinical and pharmacogenetic factors associated with irinotecan toxicity. Cancer Treat Rev. 2008 Nov;34(7):656-69.</w:t>
            </w:r>
          </w:p>
        </w:tc>
        <w:tc>
          <w:tcPr>
            <w:tcW w:w="1710" w:type="dxa"/>
          </w:tcPr>
          <w:p ns2:paraId="1EF36D93" ns2:textId="77777777" w:rsidR="00695390" w:rsidRPr="00514944" w:rsidRDefault="00695390" w:rsidP="00077DD3">
            <w:pPr>
              <w:spacing w:after="240"/>
            </w:pPr>
            <w:r w:rsidRPr="00514944">
              <w:t>[087MCB]</w:t>
            </w:r>
          </w:p>
        </w:tc>
      </w:tr>
      <w:tr w:rsidR="00695390" ns2:paraId="4A5B4A1F" ns2:textId="77777777" w:rsidTr="00077DD3">
        <w:trPr>
          <w:cantSplit/>
        </w:trPr>
        <w:tc>
          <w:tcPr>
            <w:tcW w:w="1350" w:type="dxa"/>
          </w:tcPr>
          <w:p ns2:paraId="7990E769" ns2:textId="77777777" w:rsidR="00695390" w:rsidRPr="00514944" w:rsidRDefault="00695390" w:rsidP="00077DD3">
            <w:pPr>
              <w:spacing w:after="240"/>
            </w:pPr>
            <w:r w:rsidRPr="00514944">
              <w:t>[12]</w:t>
            </w:r>
          </w:p>
        </w:tc>
        <w:tc>
          <w:tcPr>
            <w:tcW w:w="6300" w:type="dxa"/>
          </w:tcPr>
          <w:p ns2:paraId="470AA4F3" ns2:textId="77777777" w:rsidR="00695390" w:rsidRPr="00514944" w:rsidRDefault="00695390" w:rsidP="00077DD3">
            <w:pPr>
              <w:spacing w:after="240"/>
            </w:pPr>
            <w:r w:rsidRPr="00514944">
              <w:t>Rugo HS, Tolaney SM, Loirat D, Punie K, Bardia A, Hurvitz SA, O'Shaughnessy J, Cortés J, Diéras V, Carey LA, Gianni L, Piccart MJ, Loibl S, Goldenberg DM, Hong Q, Olivo M, Itri LM, Kalinsky K. Safety analyses from the phase 3 ASCENT trial of sacituzumab govitecan in metastatic triple-negative breast cancer. NPJ Breast Cancer. 2022 Aug 29;8(1):98.</w:t>
            </w:r>
          </w:p>
        </w:tc>
        <w:tc>
          <w:tcPr>
            <w:tcW w:w="1710" w:type="dxa"/>
          </w:tcPr>
          <w:p ns2:paraId="7E66D737" ns2:textId="77777777" w:rsidR="00695390" w:rsidRPr="00514944" w:rsidRDefault="00695390" w:rsidP="00077DD3">
            <w:pPr>
              <w:spacing w:after="240"/>
            </w:pPr>
            <w:r w:rsidRPr="00514944">
              <w:t>[087MGV]</w:t>
            </w:r>
          </w:p>
        </w:tc>
      </w:tr>
      <w:tr w:rsidR="00695390" ns2:paraId="0D798E4F" ns2:textId="77777777" w:rsidTr="00077DD3">
        <w:trPr>
          <w:cantSplit/>
        </w:trPr>
        <w:tc>
          <w:tcPr>
            <w:tcW w:w="1350" w:type="dxa"/>
          </w:tcPr>
          <w:p ns2:paraId="2B376BE4" ns2:textId="77777777" w:rsidR="00695390" w:rsidRPr="00514944" w:rsidRDefault="00695390" w:rsidP="00077DD3">
            <w:pPr>
              <w:spacing w:after="240"/>
            </w:pPr>
            <w:r w:rsidRPr="00514944">
              <w:t>[13]</w:t>
            </w:r>
          </w:p>
        </w:tc>
        <w:tc>
          <w:tcPr>
            <w:tcW w:w="6300" w:type="dxa"/>
          </w:tcPr>
          <w:p ns2:paraId="0832E17F" ns2:textId="77777777" w:rsidR="00695390" w:rsidRPr="00514944" w:rsidRDefault="00695390" w:rsidP="00077DD3">
            <w:pPr>
              <w:spacing w:after="240"/>
            </w:pPr>
            <w:r w:rsidRPr="00514944">
              <w:t>Zhu Y, Liu K, Wang K, Zhu H. Treatment-related adverse events of antibody-drug conjugates in clinical trials: a systematic review and meta-analysis. Cancer. 2023;129(2):283-95.</w:t>
            </w:r>
          </w:p>
        </w:tc>
        <w:tc>
          <w:tcPr>
            <w:tcW w:w="1710" w:type="dxa"/>
          </w:tcPr>
          <w:p ns2:paraId="23018C8C" ns2:textId="77777777" w:rsidR="00695390" w:rsidRPr="00514944" w:rsidRDefault="00695390" w:rsidP="00077DD3">
            <w:pPr>
              <w:spacing w:after="240"/>
            </w:pPr>
            <w:r w:rsidRPr="00514944">
              <w:t>[08HNPJ]</w:t>
            </w:r>
          </w:p>
        </w:tc>
      </w:tr>
      <w:tr w:rsidR="00695390" ns2:paraId="6C436F77" ns2:textId="77777777" w:rsidTr="00077DD3">
        <w:trPr>
          <w:cantSplit/>
        </w:trPr>
        <w:tc>
          <w:tcPr>
            <w:tcW w:w="1350" w:type="dxa"/>
          </w:tcPr>
          <w:p ns2:paraId="0B553010" ns2:textId="77777777" w:rsidR="00695390" w:rsidRPr="00514944" w:rsidRDefault="00695390" w:rsidP="00077DD3">
            <w:pPr>
              <w:spacing w:after="240"/>
            </w:pPr>
            <w:r w:rsidRPr="00514944">
              <w:t>[14]</w:t>
            </w:r>
          </w:p>
        </w:tc>
        <w:tc>
          <w:tcPr>
            <w:tcW w:w="6300" w:type="dxa"/>
          </w:tcPr>
          <w:p ns2:paraId="5E21949A" ns2:textId="77777777" w:rsidR="00695390" w:rsidRPr="00514944" w:rsidRDefault="00695390" w:rsidP="00077DD3">
            <w:pPr>
              <w:spacing w:after="240"/>
            </w:pPr>
            <w:r w:rsidRPr="00514944">
              <w:t>Ahn MJ, Tanaka K, Paz-Ares L, Cornelissen R, Girard N, Pons-Tostivint E, et al. Datopotamab deruxtecan versus docetaxel for previously treated advanced or metastatic non-small cell lung cancer: the randomized, open-label phase III TROPION-Lung01 study. J Clin Oncol. In press 2024.</w:t>
            </w:r>
          </w:p>
        </w:tc>
        <w:tc>
          <w:tcPr>
            <w:tcW w:w="1710" w:type="dxa"/>
          </w:tcPr>
          <w:p ns2:paraId="494EBA07" ns2:textId="77777777" w:rsidR="00695390" w:rsidRPr="00514944" w:rsidRDefault="00695390" w:rsidP="00077DD3">
            <w:pPr>
              <w:spacing w:after="240"/>
            </w:pPr>
            <w:r w:rsidRPr="00514944">
              <w:t>[08PJPL]</w:t>
            </w:r>
          </w:p>
        </w:tc>
      </w:tr>
    </w:tbl>
    <w:p ns2:paraId="5A489554" ns2:textId="77777777" w:rsidR="006852FC" w:rsidRPr="00072940" w:rsidRDefault="006852FC" w:rsidP="00072940">
      <w:ins w:id="13427" w:author="GoldenCorpusHarness" w:date="2026-03-28T21:57:55Z">
        <w:r>
          <w:t>The most common (incidence ≥2 participants) drug-related AE by PT in the sac-TMT monotherapy 2 mg/kg q2w or 4 mg/kg q2w arm were nausea (33.3%). Grade ≥3 drug-related AEs were neutrophil count decreased and WBC count decreased (16.7% each).</w:t>
        </w:r>
      </w:ins>
    </w:p>
    <w:sectPr w:rsidR="006852FC" w:rsidRPr="00072940" w:rsidSect="00903B0A">
      <w:pgSz w:w="12240" w:h="15840"/>
      <w:pgMar w:top="1440" w:right="1440" w:bottom="1440" w:left="180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A1C40" w14:textId="77777777" w:rsidR="00386DB1" w:rsidRDefault="00386DB1" w:rsidP="00255A25">
      <w:pPr>
        <w:spacing w:before="0"/>
      </w:pPr>
      <w:r>
        <w:separator/>
      </w:r>
    </w:p>
    <w:p w14:paraId="262A7E25" w14:textId="77777777" w:rsidR="00386DB1" w:rsidRDefault="00386DB1"/>
  </w:endnote>
  <w:endnote w:type="continuationSeparator" w:id="0">
    <w:p w14:paraId="02D40A18" w14:textId="77777777" w:rsidR="00386DB1" w:rsidRDefault="00386DB1" w:rsidP="00255A25">
      <w:pPr>
        <w:spacing w:before="0"/>
      </w:pPr>
      <w:r>
        <w:continuationSeparator/>
      </w:r>
    </w:p>
    <w:p w14:paraId="1B93E14F" w14:textId="77777777" w:rsidR="00386DB1" w:rsidRDefault="00386DB1"/>
  </w:endnote>
  <w:endnote w:type="continuationNotice" w:id="1">
    <w:p w14:paraId="4DD46DF1" w14:textId="77777777" w:rsidR="00386DB1" w:rsidRDefault="00386DB1">
      <w:pPr>
        <w:spacing w:before="0"/>
      </w:pPr>
    </w:p>
    <w:p w14:paraId="698A87FF" w14:textId="77777777" w:rsidR="00386DB1" w:rsidRDefault="00386DB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TimesNewRomanPSMT">
    <w:altName w:val="Times New Roman"/>
    <w:charset w:val="00"/>
    <w:family w:val="auto"/>
    <w:pitch w:val="default"/>
    <w:sig w:usb0="00000000" w:usb1="00000000" w:usb2="00000001" w:usb3="00000000" w:csb0="400001BF" w:csb1="DFF70000"/>
  </w:font>
  <w:font w:name="Segoe UI">
    <w:panose1 w:val="020B0502040204020203"/>
    <w:charset w:val="00"/>
    <w:family w:val="swiss"/>
    <w:pitch w:val="variable"/>
    <w:sig w:usb0="E4002EFF" w:usb1="C000E47F"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imesNewRoman">
    <w:altName w:val="MS Mincho"/>
    <w:charset w:val="00"/>
    <w:family w:val="roman"/>
    <w:pitch w:val="default"/>
    <w:sig w:usb0="00000001" w:usb1="08070000" w:usb2="00000010" w:usb3="00000000" w:csb0="00020000" w:csb1="00000000"/>
  </w:font>
  <w:font w:name="Times">
    <w:panose1 w:val="02020603050405020304"/>
    <w:charset w:val="00"/>
    <w:family w:val="roman"/>
    <w:pitch w:val="variable"/>
    <w:sig w:usb0="E0002EFF" w:usb1="C000785B" w:usb2="00000009" w:usb3="00000000" w:csb0="000001FF" w:csb1="00000000"/>
  </w:font>
  <w:font w:name="Courier">
    <w:panose1 w:val="02070409020205020404"/>
    <w:charset w:val="00"/>
    <w:family w:val="modern"/>
    <w:notTrueType/>
    <w:pitch w:val="fixed"/>
    <w:sig w:usb0="00000003" w:usb1="080E0000" w:usb2="00000010" w:usb3="00000000" w:csb0="00040001" w:csb1="00000000"/>
  </w:font>
</w:fonts>
</file>

<file path=word/footer1.xml><?xml version="1.0" encoding="utf-8"?>
<w:ftr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16sdtfl w16du wp14">
  <w:p ns2:paraId="081578BC" ns2:textId="762FC3D8" w:rsidR="00B71A16" w:rsidRDefault="000E4ED9" w:rsidP="00666989">
    <w:pPr>
      <w:pStyle w:val="Footer"/>
      <w:jc w:val="center"/>
    </w:pPr>
    <w:r>
      <w:rPr>
        <w:noProof/>
      </w:rPr>
      <w:drawing>
        <ns3:inline distT="0" distB="0" distL="0" distR="0" ns4:anchorId="21791AA0" ns4:editId="3DFF27FE">
          <ns3:extent cx="1018034" cy="149352"/>
          <ns3:effectExtent l="0" t="0" r="0" b="3175"/>
          <ns3:docPr id="3" name="Picture 3"/>
          <ns3:cNvGraphicFramePr>
            <ns5:graphicFrameLocks noChangeAspect="1"/>
          </ns3:cNvGraphicFramePr>
          <ns5:graphic>
            <ns5:graphicData uri="http://schemas.openxmlformats.org/drawingml/2006/picture">
              <ns6:pic>
                <ns6:nvPicPr>
                  <ns6:cNvPr id="1" name="Picture 1"/>
                  <ns6:cNvPicPr/>
                </ns6:nvPicPr>
                <ns6:blipFill>
                  <ns5:blip ns7:embed="rId1" cstate="print">
                    <ns5:extLst>
                      <ns5:ext uri="{28A0092B-C50C-407E-A947-70E740481C1C}">
                        <ns8:useLocalDpi val="0"/>
                      </ns5:ext>
                    </ns5:extLst>
                  </ns5:blip>
                  <ns5:stretch>
                    <ns5:fillRect/>
                  </ns5:stretch>
                </ns6:blipFill>
                <ns6:spPr>
                  <ns5:xfrm>
                    <ns5:off x="0" y="0"/>
                    <ns5:ext cx="1018034" cy="149352"/>
                  </ns5:xfrm>
                  <ns5:prstGeom prst="rect">
                    <ns5:avLst/>
                  </ns5:prstGeom>
                </ns6:spPr>
              </ns6:pic>
            </ns5:graphicData>
          </ns5:graphic>
        </ns3:inline>
      </w:drawing>
    </w:r>
  </w:p>
  <w:p ns2:paraId="46F0090D" ns2:textId="2DBEF6CD" w:rsidR="00B71A16" w:rsidRPr="00B71A16" w:rsidRDefault="00B71A16" w:rsidP="00620655">
    <w:pPr>
      <w:pStyle w:val="Footer"/>
    </w:pPr>
    <w:r>
      <w:t>IB Template Version No.:3</w:t>
    </w:r>
    <w:del w:id="13428" w:author="GoldenCorpusHarness" w:date="2026-03-28T21:57:55Z">
      <w:r>
        <w:delText>5</w:delText>
      </w:r>
    </w:del>
    <w:ins w:id="13429" w:author="GoldenCorpusHarness" w:date="2026-03-28T21:57:55Z">
      <w:r>
        <w:t>6</w:t>
      </w:r>
    </w:ins>
    <w:r>
      <w:t>.0</w:t>
    </w:r>
  </w:p>
  <w:p ns2:paraId="1422A2CA" ns2:textId="11069EB9" w:rsidR="00B71A16" w:rsidRDefault="00B71A16" w:rsidP="00620655">
    <w:pPr>
      <w:pStyle w:val="Footer"/>
    </w:pPr>
    <w:r>
      <w:t xml:space="preserve">Effective Date: </w:t>
    </w:r>
    <w:del w:id="13430" w:author="GoldenCorpusHarness" w:date="2026-03-28T21:57:55Z">
      <w:r>
        <w:delText>3</w:delText>
      </w:r>
    </w:del>
    <w:ins w:id="13431" w:author="GoldenCorpusHarness" w:date="2026-03-28T21:57:55Z">
      <w:r>
        <w:t>2</w:t>
      </w:r>
    </w:ins>
    <w:r>
      <w:t>0-</w:t>
    </w:r>
    <w:del w:id="13432" w:author="GoldenCorpusHarness" w:date="2026-03-28T21:57:55Z">
      <w:r>
        <w:delText>May</w:delText>
      </w:r>
    </w:del>
    <w:ins w:id="13433" w:author="GoldenCorpusHarness" w:date="2026-03-28T21:57:55Z">
      <w:r>
        <w:t>Nov</w:t>
      </w:r>
    </w:ins>
    <w:r>
      <w:t>-202</w:t>
    </w:r>
    <w:del w:id="13434" w:author="GoldenCorpusHarness" w:date="2026-03-28T21:57:55Z">
      <w:r>
        <w:delText>3</w:delText>
      </w:r>
    </w:del>
    <w:ins w:id="13435" w:author="GoldenCorpusHarness" w:date="2026-03-28T21:57:55Z">
      <w:r>
        <w:t>4</w:t>
      </w:r>
    </w:ins>
  </w:p>
</w:ftr>
</file>

<file path=word/footer2.xml><?xml version="1.0" encoding="utf-8"?>
<w:ftr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16sdtfl w16du wp14">
  <w:p ns2:paraId="5D0CEC03" ns2:textId="5DD69C0A" w:rsidR="007243AD" w:rsidRPr="00BA2F0A" w:rsidRDefault="007243AD">
    <w:pPr>
      <w:pStyle w:val="Footer"/>
    </w:pPr>
    <w:r w:rsidRPr="00CD206C">
      <w:rPr>
        <w:szCs w:val="16"/>
      </w:rPr>
      <w:tab/>
    </w:r>
    <w:r w:rsidR="00CC7A7E">
      <w:rPr>
        <w:noProof/>
      </w:rPr>
      <w:drawing>
        <ns3:inline distT="0" distB="0" distL="0" distR="0" ns4:anchorId="0D2D0DCB" ns4:editId="1476D647">
          <ns3:extent cx="1018034" cy="149352"/>
          <ns3:effectExtent l="0" t="0" r="0" b="3175"/>
          <ns3:docPr id="1117977894" name="Picture 1117977894"/>
          <ns3:cNvGraphicFramePr>
            <ns5:graphicFrameLocks noChangeAspect="1"/>
          </ns3:cNvGraphicFramePr>
          <ns5:graphic>
            <ns5:graphicData uri="http://schemas.openxmlformats.org/drawingml/2006/picture">
              <ns6:pic>
                <ns6:nvPicPr>
                  <ns6:cNvPr id="1" name="Picture 1"/>
                  <ns6:cNvPicPr/>
                </ns6:nvPicPr>
                <ns6:blipFill>
                  <ns5:blip ns7:embed="rId1" cstate="print">
                    <ns5:extLst>
                      <ns5:ext uri="{28A0092B-C50C-407E-A947-70E740481C1C}">
                        <ns8:useLocalDpi val="0"/>
                      </ns5:ext>
                    </ns5:extLst>
                  </ns5:blip>
                  <ns5:stretch>
                    <ns5:fillRect/>
                  </ns5:stretch>
                </ns6:blipFill>
                <ns6:spPr>
                  <ns5:xfrm>
                    <ns5:off x="0" y="0"/>
                    <ns5:ext cx="1018034" cy="149352"/>
                  </ns5:xfrm>
                  <ns5:prstGeom prst="rect">
                    <ns5:avLst/>
                  </ns5:prstGeom>
                </ns6:spPr>
              </ns6:pic>
            </ns5:graphicData>
          </ns5:graphic>
        </ns3:inline>
      </w:drawing>
    </w:r>
  </w:p>
</w:ftr>
</file>

<file path=word/footer3.xml><?xml version="1.0" encoding="utf-8"?>
<w:ftr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16sdtfl w16du wp14">
  <w:p ns2:paraId="3334BEA0" ns2:textId="28960088" w:rsidR="007243AD" w:rsidRPr="00CC7A7E" w:rsidRDefault="00CC7A7E" w:rsidP="00CC7A7E">
    <w:pPr>
      <w:pStyle w:val="FooterLandscape"/>
      <w:jc w:val="center"/>
    </w:pPr>
    <w:r>
      <w:rPr>
        <w:noProof/>
      </w:rPr>
      <w:drawing>
        <ns3:inline distT="0" distB="0" distL="0" distR="0" ns4:anchorId="1D9F2A04" ns4:editId="7E1B8F4D">
          <ns3:extent cx="1018034" cy="149352"/>
          <ns3:effectExtent l="0" t="0" r="0" b="3175"/>
          <ns3:docPr id="2141680812" name="Picture 2141680812"/>
          <ns3:cNvGraphicFramePr>
            <ns5:graphicFrameLocks noChangeAspect="1"/>
          </ns3:cNvGraphicFramePr>
          <ns5:graphic>
            <ns5:graphicData uri="http://schemas.openxmlformats.org/drawingml/2006/picture">
              <ns6:pic>
                <ns6:nvPicPr>
                  <ns6:cNvPr id="1" name="Picture 1"/>
                  <ns6:cNvPicPr/>
                </ns6:nvPicPr>
                <ns6:blipFill>
                  <ns5:blip ns7:embed="rId1" cstate="print">
                    <ns5:extLst>
                      <ns5:ext uri="{28A0092B-C50C-407E-A947-70E740481C1C}">
                        <ns8:useLocalDpi val="0"/>
                      </ns5:ext>
                    </ns5:extLst>
                  </ns5:blip>
                  <ns5:stretch>
                    <ns5:fillRect/>
                  </ns5:stretch>
                </ns6:blipFill>
                <ns6:spPr>
                  <ns5:xfrm>
                    <ns5:off x="0" y="0"/>
                    <ns5:ext cx="1018034" cy="149352"/>
                  </ns5:xfrm>
                  <ns5:prstGeom prst="rect">
                    <ns5:avLst/>
                  </ns5:prstGeom>
                </ns6:spPr>
              </ns6:pic>
            </ns5:graphicData>
          </ns5:graphic>
        </ns3:inline>
      </w:drawing>
    </w:r>
  </w:p>
</w:ftr>
</file>

<file path=word/footer4.xml><?xml version="1.0" encoding="utf-8"?>
<w:ftr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16sdtfl w16du wp14">
  <w:p ns2:paraId="0A7A27D2" ns2:textId="77777777" w:rsidR="00CC7A7E" w:rsidRPr="00CC7A7E" w:rsidRDefault="00CC7A7E" w:rsidP="00CC7A7E">
    <w:pPr>
      <w:pStyle w:val="Footer"/>
      <w:jc w:val="center"/>
    </w:pPr>
    <w:r>
      <w:rPr>
        <w:noProof/>
      </w:rPr>
      <w:drawing>
        <ns3:inline distT="0" distB="0" distL="0" distR="0" ns4:anchorId="0B565F29" ns4:editId="0B8D6065">
          <ns3:extent cx="1018034" cy="149352"/>
          <ns3:effectExtent l="0" t="0" r="0" b="3175"/>
          <ns3:docPr id="1670544109" name="Picture 1670544109"/>
          <ns3:cNvGraphicFramePr>
            <ns5:graphicFrameLocks noChangeAspect="1"/>
          </ns3:cNvGraphicFramePr>
          <ns5:graphic>
            <ns5:graphicData uri="http://schemas.openxmlformats.org/drawingml/2006/picture">
              <ns6:pic>
                <ns6:nvPicPr>
                  <ns6:cNvPr id="1" name="Picture 1"/>
                  <ns6:cNvPicPr/>
                </ns6:nvPicPr>
                <ns6:blipFill>
                  <ns5:blip ns7:embed="rId1" cstate="print">
                    <ns5:extLst>
                      <ns5:ext uri="{28A0092B-C50C-407E-A947-70E740481C1C}">
                        <ns8:useLocalDpi val="0"/>
                      </ns5:ext>
                    </ns5:extLst>
                  </ns5:blip>
                  <ns5:stretch>
                    <ns5:fillRect/>
                  </ns5:stretch>
                </ns6:blipFill>
                <ns6:spPr>
                  <ns5:xfrm>
                    <ns5:off x="0" y="0"/>
                    <ns5:ext cx="1018034" cy="149352"/>
                  </ns5:xfrm>
                  <ns5:prstGeom prst="rect">
                    <ns5:avLst/>
                  </ns5:prstGeom>
                </ns6:spPr>
              </ns6:pic>
            </ns5:graphicData>
          </ns5:graphic>
        </ns3:inline>
      </w:drawing>
    </w:r>
  </w:p>
</w:ftr>
</file>

<file path=word/footer5.xml><?xml version="1.0" encoding="utf-8"?>
<w:ftr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16sdtfl w16du wp14">
  <w:p ns2:paraId="38F8EBD7" ns2:textId="77777777" w:rsidR="00CC7A7E" w:rsidRPr="00CC7A7E" w:rsidRDefault="00CC7A7E" w:rsidP="00CC7A7E">
    <w:pPr>
      <w:pStyle w:val="FooterLandscape"/>
      <w:jc w:val="center"/>
    </w:pPr>
    <w:r>
      <w:rPr>
        <w:noProof/>
      </w:rPr>
      <w:drawing>
        <ns3:inline distT="0" distB="0" distL="0" distR="0" ns4:anchorId="407C6688" ns4:editId="7F76378F">
          <ns3:extent cx="1018034" cy="149352"/>
          <ns3:effectExtent l="0" t="0" r="0" b="3175"/>
          <ns3:docPr id="1652212651" name="Picture 1652212651"/>
          <ns3:cNvGraphicFramePr>
            <ns5:graphicFrameLocks noChangeAspect="1"/>
          </ns3:cNvGraphicFramePr>
          <ns5:graphic>
            <ns5:graphicData uri="http://schemas.openxmlformats.org/drawingml/2006/picture">
              <ns6:pic>
                <ns6:nvPicPr>
                  <ns6:cNvPr id="1" name="Picture 1"/>
                  <ns6:cNvPicPr/>
                </ns6:nvPicPr>
                <ns6:blipFill>
                  <ns5:blip ns7:embed="rId1" cstate="print">
                    <ns5:extLst>
                      <ns5:ext uri="{28A0092B-C50C-407E-A947-70E740481C1C}">
                        <ns8:useLocalDpi val="0"/>
                      </ns5:ext>
                    </ns5:extLst>
                  </ns5:blip>
                  <ns5:stretch>
                    <ns5:fillRect/>
                  </ns5:stretch>
                </ns6:blipFill>
                <ns6:spPr>
                  <ns5:xfrm>
                    <ns5:off x="0" y="0"/>
                    <ns5:ext cx="1018034" cy="149352"/>
                  </ns5:xfrm>
                  <ns5:prstGeom prst="rect">
                    <ns5:avLst/>
                  </ns5:prstGeom>
                </ns6:spPr>
              </ns6:pic>
            </ns5:graphicData>
          </ns5:graphic>
        </ns3:inline>
      </w:drawing>
    </w:r>
  </w:p>
</w:ftr>
</file>

<file path=word/footer6.xml><?xml version="1.0" encoding="utf-8"?>
<w:ftr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16sdtfl w16du wp14">
  <w:p ns2:paraId="6FF077E3" ns2:textId="77777777" w:rsidR="00CC7A7E" w:rsidRPr="00CC7A7E" w:rsidRDefault="00CC7A7E" w:rsidP="00CC7A7E">
    <w:pPr>
      <w:pStyle w:val="Footer"/>
      <w:jc w:val="center"/>
    </w:pPr>
    <w:r>
      <w:rPr>
        <w:noProof/>
      </w:rPr>
      <w:drawing>
        <ns3:inline distT="0" distB="0" distL="0" distR="0" ns4:anchorId="773440CA" ns4:editId="2AA67301">
          <ns3:extent cx="1018034" cy="149352"/>
          <ns3:effectExtent l="0" t="0" r="0" b="3175"/>
          <ns3:docPr id="1673333909" name="Picture 1673333909"/>
          <ns3:cNvGraphicFramePr>
            <ns5:graphicFrameLocks noChangeAspect="1"/>
          </ns3:cNvGraphicFramePr>
          <ns5:graphic>
            <ns5:graphicData uri="http://schemas.openxmlformats.org/drawingml/2006/picture">
              <ns6:pic>
                <ns6:nvPicPr>
                  <ns6:cNvPr id="1" name="Picture 1"/>
                  <ns6:cNvPicPr/>
                </ns6:nvPicPr>
                <ns6:blipFill>
                  <ns5:blip ns7:embed="rId1" cstate="print">
                    <ns5:extLst>
                      <ns5:ext uri="{28A0092B-C50C-407E-A947-70E740481C1C}">
                        <ns8:useLocalDpi val="0"/>
                      </ns5:ext>
                    </ns5:extLst>
                  </ns5:blip>
                  <ns5:stretch>
                    <ns5:fillRect/>
                  </ns5:stretch>
                </ns6:blipFill>
                <ns6:spPr>
                  <ns5:xfrm>
                    <ns5:off x="0" y="0"/>
                    <ns5:ext cx="1018034" cy="149352"/>
                  </ns5:xfrm>
                  <ns5:prstGeom prst="rect">
                    <ns5:avLst/>
                  </ns5:prstGeom>
                </ns6:spPr>
              </ns6:pic>
            </ns5:graphicData>
          </ns5:graphic>
        </ns3:inline>
      </w:drawing>
    </w:r>
  </w:p>
</w:ftr>
</file>

<file path=word/footer7.xml><?xml version="1.0" encoding="utf-8"?>
<w:ftr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16sdtfl w16du wp14">
  <w:p ns2:paraId="2EE31DF9" ns2:textId="45024325" w:rsidR="0057621F" w:rsidRPr="00CC7A7E" w:rsidRDefault="0057621F" w:rsidP="0057621F">
    <w:pPr>
      <w:pStyle w:val="Footer"/>
      <w:jc w:val="center"/>
    </w:pPr>
    <w:r>
      <w:rPr>
        <w:noProof/>
      </w:rPr>
      <w:drawing>
        <ns3:inline distT="0" distB="0" distL="0" distR="0" ns4:anchorId="0C45B36F" ns4:editId="6901651D">
          <ns3:extent cx="1018034" cy="149352"/>
          <ns3:effectExtent l="0" t="0" r="0" b="3175"/>
          <ns3:docPr id="147303354" name="Picture 147303354"/>
          <ns3:cNvGraphicFramePr>
            <ns5:graphicFrameLocks noChangeAspect="1"/>
          </ns3:cNvGraphicFramePr>
          <ns5:graphic>
            <ns5:graphicData uri="http://schemas.openxmlformats.org/drawingml/2006/picture">
              <ns6:pic>
                <ns6:nvPicPr>
                  <ns6:cNvPr id="1" name="Picture 1"/>
                  <ns6:cNvPicPr/>
                </ns6:nvPicPr>
                <ns6:blipFill>
                  <ns5:blip ns7:embed="rId1" cstate="print">
                    <ns5:extLst>
                      <ns5:ext uri="{28A0092B-C50C-407E-A947-70E740481C1C}">
                        <ns8:useLocalDpi val="0"/>
                      </ns5:ext>
                    </ns5:extLst>
                  </ns5:blip>
                  <ns5:stretch>
                    <ns5:fillRect/>
                  </ns5:stretch>
                </ns6:blipFill>
                <ns6:spPr>
                  <ns5:xfrm>
                    <ns5:off x="0" y="0"/>
                    <ns5:ext cx="1018034" cy="149352"/>
                  </ns5:xfrm>
                  <ns5:prstGeom prst="rect">
                    <ns5:avLst/>
                  </ns5:prstGeom>
                </ns6:spPr>
              </ns6:pic>
            </ns5:graphicData>
          </ns5:graphic>
        </ns3:inline>
      </w:drawing>
    </w:r>
  </w:p>
  <w:p ns2:paraId="6219BDBD" ns2:textId="02D6CD98" w:rsidR="007243AD" w:rsidRPr="00BA2F0A" w:rsidRDefault="007243AD" w:rsidP="0057621F">
    <w:pPr>
      <w:pStyle w:val="FooterLandscape"/>
    </w:pPr>
    <w:r w:rsidRPr="00CD206C">
      <w:rPr>
        <w:szCs w:val="16"/>
      </w:rPr>
      <w:tab/>
    </w:r>
  </w:p>
</w:ftr>
</file>

<file path=word/footer8.xml><?xml version="1.0" encoding="utf-8"?>
<w:ftr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16sdtfl w16du wp14">
  <w:p ns2:paraId="0599E9F5" ns2:textId="77777777" w:rsidR="0057621F" w:rsidRPr="00CC7A7E" w:rsidRDefault="0057621F" w:rsidP="0057621F">
    <w:pPr>
      <w:pStyle w:val="Footer"/>
      <w:jc w:val="center"/>
    </w:pPr>
    <w:r>
      <w:rPr>
        <w:noProof/>
      </w:rPr>
      <w:drawing>
        <ns3:inline distT="0" distB="0" distL="0" distR="0" ns4:anchorId="7CB11626" ns4:editId="30AB9ED7">
          <ns3:extent cx="1018034" cy="149352"/>
          <ns3:effectExtent l="0" t="0" r="0" b="3175"/>
          <ns3:docPr id="1142983428" name="Picture 1142983428"/>
          <ns3:cNvGraphicFramePr>
            <ns5:graphicFrameLocks noChangeAspect="1"/>
          </ns3:cNvGraphicFramePr>
          <ns5:graphic>
            <ns5:graphicData uri="http://schemas.openxmlformats.org/drawingml/2006/picture">
              <ns6:pic>
                <ns6:nvPicPr>
                  <ns6:cNvPr id="1" name="Picture 1"/>
                  <ns6:cNvPicPr/>
                </ns6:nvPicPr>
                <ns6:blipFill>
                  <ns5:blip ns7:embed="rId1" cstate="print">
                    <ns5:extLst>
                      <ns5:ext uri="{28A0092B-C50C-407E-A947-70E740481C1C}">
                        <ns8:useLocalDpi val="0"/>
                      </ns5:ext>
                    </ns5:extLst>
                  </ns5:blip>
                  <ns5:stretch>
                    <ns5:fillRect/>
                  </ns5:stretch>
                </ns6:blipFill>
                <ns6:spPr>
                  <ns5:xfrm>
                    <ns5:off x="0" y="0"/>
                    <ns5:ext cx="1018034" cy="149352"/>
                  </ns5:xfrm>
                  <ns5:prstGeom prst="rect">
                    <ns5:avLst/>
                  </ns5:prstGeom>
                </ns6:spPr>
              </ns6:pic>
            </ns5:graphicData>
          </ns5:graphic>
        </ns3:inline>
      </w:drawing>
    </w:r>
  </w:p>
  <w:p ns2:paraId="4E5825C1" ns2:textId="77777777" w:rsidR="007243AD" w:rsidRPr="0057621F" w:rsidRDefault="007243AD" w:rsidP="0057621F">
    <w:pPr>
      <w:pStyle w:val="Footer"/>
    </w:pPr>
  </w:p>
</w:ftr>
</file>

<file path=word/footer9.xml><?xml version="1.0" encoding="utf-8"?>
<w:ftr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16sdtfl w16du wp14">
  <w:p ns2:paraId="6AC2D682" ns2:textId="77777777" w:rsidR="0057621F" w:rsidRPr="00CC7A7E" w:rsidRDefault="0057621F" w:rsidP="0057621F">
    <w:pPr>
      <w:pStyle w:val="FooterLandscape"/>
      <w:jc w:val="center"/>
    </w:pPr>
    <w:r>
      <w:rPr>
        <w:noProof/>
      </w:rPr>
      <w:drawing>
        <ns3:inline distT="0" distB="0" distL="0" distR="0" ns4:anchorId="19FF26D9" ns4:editId="6C8208DA">
          <ns3:extent cx="1018034" cy="149352"/>
          <ns3:effectExtent l="0" t="0" r="0" b="3175"/>
          <ns3:docPr id="1288447578" name="Picture 1288447578"/>
          <ns3:cNvGraphicFramePr>
            <ns5:graphicFrameLocks noChangeAspect="1"/>
          </ns3:cNvGraphicFramePr>
          <ns5:graphic>
            <ns5:graphicData uri="http://schemas.openxmlformats.org/drawingml/2006/picture">
              <ns6:pic>
                <ns6:nvPicPr>
                  <ns6:cNvPr id="1" name="Picture 1"/>
                  <ns6:cNvPicPr/>
                </ns6:nvPicPr>
                <ns6:blipFill>
                  <ns5:blip ns7:embed="rId1" cstate="print">
                    <ns5:extLst>
                      <ns5:ext uri="{28A0092B-C50C-407E-A947-70E740481C1C}">
                        <ns8:useLocalDpi val="0"/>
                      </ns5:ext>
                    </ns5:extLst>
                  </ns5:blip>
                  <ns5:stretch>
                    <ns5:fillRect/>
                  </ns5:stretch>
                </ns6:blipFill>
                <ns6:spPr>
                  <ns5:xfrm>
                    <ns5:off x="0" y="0"/>
                    <ns5:ext cx="1018034" cy="149352"/>
                  </ns5:xfrm>
                  <ns5:prstGeom prst="rect">
                    <ns5:avLst/>
                  </ns5:prstGeom>
                </ns6:spPr>
              </ns6:pic>
            </ns5:graphicData>
          </ns5:graphic>
        </ns3:inline>
      </w:drawing>
    </w:r>
  </w:p>
  <w:p ns2:paraId="4FAC2473" ns2:textId="77777777" w:rsidR="0057621F" w:rsidRPr="0057621F" w:rsidRDefault="0057621F" w:rsidP="0057621F">
    <w:pPr>
      <w:pStyle w:val="Footer"/>
    </w:pPr>
  </w:p>
</w:ftr>
</file>

<file path=word/footer10.xml><?xml version="1.0" encoding="utf-8"?>
<w:ftr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16sdtfl w16du wp14">
  <w:p ns2:paraId="1D6EF8D0" ns2:textId="77777777" w:rsidR="0057621F" w:rsidRPr="00CC7A7E" w:rsidRDefault="0057621F" w:rsidP="0057621F">
    <w:pPr>
      <w:pStyle w:val="FooterLandscape"/>
      <w:jc w:val="center"/>
    </w:pPr>
    <w:r>
      <w:rPr>
        <w:noProof/>
      </w:rPr>
      <w:drawing>
        <ns3:inline distT="0" distB="0" distL="0" distR="0" ns4:anchorId="0FFD590A" ns4:editId="054D8770">
          <ns3:extent cx="1018034" cy="149352"/>
          <ns3:effectExtent l="0" t="0" r="0" b="3175"/>
          <ns3:docPr id="1934712609" name="Picture 1934712609"/>
          <ns3:cNvGraphicFramePr>
            <ns5:graphicFrameLocks noChangeAspect="1"/>
          </ns3:cNvGraphicFramePr>
          <ns5:graphic>
            <ns5:graphicData uri="http://schemas.openxmlformats.org/drawingml/2006/picture">
              <ns6:pic>
                <ns6:nvPicPr>
                  <ns6:cNvPr id="1" name="Picture 1"/>
                  <ns6:cNvPicPr/>
                </ns6:nvPicPr>
                <ns6:blipFill>
                  <ns5:blip ns7:embed="rId1" cstate="print">
                    <ns5:extLst>
                      <ns5:ext uri="{28A0092B-C50C-407E-A947-70E740481C1C}">
                        <ns8:useLocalDpi val="0"/>
                      </ns5:ext>
                    </ns5:extLst>
                  </ns5:blip>
                  <ns5:stretch>
                    <ns5:fillRect/>
                  </ns5:stretch>
                </ns6:blipFill>
                <ns6:spPr>
                  <ns5:xfrm>
                    <ns5:off x="0" y="0"/>
                    <ns5:ext cx="1018034" cy="149352"/>
                  </ns5:xfrm>
                  <ns5:prstGeom prst="rect">
                    <ns5:avLst/>
                  </ns5:prstGeom>
                </ns6:spPr>
              </ns6:pic>
            </ns5:graphicData>
          </ns5:graphic>
        </ns3:inline>
      </w:drawing>
    </w:r>
  </w:p>
  <w:p ns2:paraId="454C0234" ns2:textId="77777777" w:rsidR="0057621F" w:rsidRPr="0057621F" w:rsidRDefault="0057621F" w:rsidP="0057621F">
    <w:pPr>
      <w:pStyle w:val="Footer"/>
    </w:pPr>
  </w:p>
</w:ftr>
</file>

<file path=word/footer11.xml><?xml version="1.0" encoding="utf-8"?>
<w:ftr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16sdtfl w16du wp14">
  <w:p ns2:paraId="17692229" ns2:textId="77777777" w:rsidR="0057621F" w:rsidRPr="00CC7A7E" w:rsidRDefault="0057621F" w:rsidP="0057621F">
    <w:pPr>
      <w:pStyle w:val="FooterLandscape"/>
      <w:jc w:val="center"/>
    </w:pPr>
    <w:r>
      <w:rPr>
        <w:noProof/>
      </w:rPr>
      <w:drawing>
        <ns3:inline distT="0" distB="0" distL="0" distR="0" ns4:anchorId="1B726F22" ns4:editId="101E30D0">
          <ns3:extent cx="1018034" cy="149352"/>
          <ns3:effectExtent l="0" t="0" r="0" b="3175"/>
          <ns3:docPr id="1946863757" name="Picture 1946863757"/>
          <ns3:cNvGraphicFramePr>
            <ns5:graphicFrameLocks noChangeAspect="1"/>
          </ns3:cNvGraphicFramePr>
          <ns5:graphic>
            <ns5:graphicData uri="http://schemas.openxmlformats.org/drawingml/2006/picture">
              <ns6:pic>
                <ns6:nvPicPr>
                  <ns6:cNvPr id="1" name="Picture 1"/>
                  <ns6:cNvPicPr/>
                </ns6:nvPicPr>
                <ns6:blipFill>
                  <ns5:blip ns7:embed="rId1" cstate="print">
                    <ns5:extLst>
                      <ns5:ext uri="{28A0092B-C50C-407E-A947-70E740481C1C}">
                        <ns8:useLocalDpi val="0"/>
                      </ns5:ext>
                    </ns5:extLst>
                  </ns5:blip>
                  <ns5:stretch>
                    <ns5:fillRect/>
                  </ns5:stretch>
                </ns6:blipFill>
                <ns6:spPr>
                  <ns5:xfrm>
                    <ns5:off x="0" y="0"/>
                    <ns5:ext cx="1018034" cy="149352"/>
                  </ns5:xfrm>
                  <ns5:prstGeom prst="rect">
                    <ns5:avLst/>
                  </ns5:prstGeom>
                </ns6:spPr>
              </ns6:pic>
            </ns5:graphicData>
          </ns5:graphic>
        </ns3:inline>
      </w:drawing>
    </w:r>
  </w:p>
  <w:p ns2:paraId="3750379E" ns2:textId="77777777" w:rsidR="0057621F" w:rsidRPr="0057621F" w:rsidRDefault="0057621F" w:rsidP="0057621F">
    <w:pPr>
      <w:pStyle w:val="Footer"/>
    </w:pPr>
  </w:p>
</w:ftr>
</file>

<file path=word/footer12.xml><?xml version="1.0" encoding="utf-8"?>
<w:ftr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16sdtfl w16du wp14">
  <w:p ns2:paraId="3E9EAD24" ns2:textId="77777777" w:rsidR="0057621F" w:rsidRPr="00CC7A7E" w:rsidRDefault="0057621F" w:rsidP="0057621F">
    <w:pPr>
      <w:pStyle w:val="Footer"/>
      <w:jc w:val="center"/>
    </w:pPr>
    <w:r>
      <w:rPr>
        <w:noProof/>
      </w:rPr>
      <w:drawing>
        <ns3:inline distT="0" distB="0" distL="0" distR="0" ns4:anchorId="0753BB11" ns4:editId="323C32D9">
          <ns3:extent cx="1018034" cy="149352"/>
          <ns3:effectExtent l="0" t="0" r="0" b="3175"/>
          <ns3:docPr id="1770838545" name="Picture 1770838545"/>
          <ns3:cNvGraphicFramePr>
            <ns5:graphicFrameLocks noChangeAspect="1"/>
          </ns3:cNvGraphicFramePr>
          <ns5:graphic>
            <ns5:graphicData uri="http://schemas.openxmlformats.org/drawingml/2006/picture">
              <ns6:pic>
                <ns6:nvPicPr>
                  <ns6:cNvPr id="1" name="Picture 1"/>
                  <ns6:cNvPicPr/>
                </ns6:nvPicPr>
                <ns6:blipFill>
                  <ns5:blip ns7:embed="rId1" cstate="print">
                    <ns5:extLst>
                      <ns5:ext uri="{28A0092B-C50C-407E-A947-70E740481C1C}">
                        <ns8:useLocalDpi val="0"/>
                      </ns5:ext>
                    </ns5:extLst>
                  </ns5:blip>
                  <ns5:stretch>
                    <ns5:fillRect/>
                  </ns5:stretch>
                </ns6:blipFill>
                <ns6:spPr>
                  <ns5:xfrm>
                    <ns5:off x="0" y="0"/>
                    <ns5:ext cx="1018034" cy="149352"/>
                  </ns5:xfrm>
                  <ns5:prstGeom prst="rect">
                    <ns5:avLst/>
                  </ns5:prstGeom>
                </ns6:spPr>
              </ns6:pic>
            </ns5:graphicData>
          </ns5:graphic>
        </ns3:inline>
      </w:drawing>
    </w:r>
  </w:p>
  <w:p ns2:paraId="68650A94" ns2:textId="77777777" w:rsidR="0057621F" w:rsidRPr="0057621F" w:rsidRDefault="0057621F" w:rsidP="0057621F">
    <w:pPr>
      <w:pStyle w:val="Footer"/>
    </w:pPr>
  </w:p>
</w:ftr>
</file>

<file path=word/footer13.xml><?xml version="1.0" encoding="utf-8"?>
<w:ftr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16sdtfl w16du wp14">
  <w:p ns2:paraId="5999183C" ns2:textId="77777777" w:rsidR="0057621F" w:rsidRPr="00CC7A7E" w:rsidRDefault="0057621F" w:rsidP="0057621F">
    <w:pPr>
      <w:pStyle w:val="FooterLandscape"/>
      <w:jc w:val="center"/>
    </w:pPr>
    <w:r>
      <w:rPr>
        <w:noProof/>
      </w:rPr>
      <w:drawing>
        <ns3:inline distT="0" distB="0" distL="0" distR="0" ns4:anchorId="77A534FD" ns4:editId="17EEBD7B">
          <ns3:extent cx="1018034" cy="149352"/>
          <ns3:effectExtent l="0" t="0" r="0" b="3175"/>
          <ns3:docPr id="118446482" name="Picture 118446482"/>
          <ns3:cNvGraphicFramePr>
            <ns5:graphicFrameLocks noChangeAspect="1"/>
          </ns3:cNvGraphicFramePr>
          <ns5:graphic>
            <ns5:graphicData uri="http://schemas.openxmlformats.org/drawingml/2006/picture">
              <ns6:pic>
                <ns6:nvPicPr>
                  <ns6:cNvPr id="1" name="Picture 1"/>
                  <ns6:cNvPicPr/>
                </ns6:nvPicPr>
                <ns6:blipFill>
                  <ns5:blip ns7:embed="rId1" cstate="print">
                    <ns5:extLst>
                      <ns5:ext uri="{28A0092B-C50C-407E-A947-70E740481C1C}">
                        <ns8:useLocalDpi val="0"/>
                      </ns5:ext>
                    </ns5:extLst>
                  </ns5:blip>
                  <ns5:stretch>
                    <ns5:fillRect/>
                  </ns5:stretch>
                </ns6:blipFill>
                <ns6:spPr>
                  <ns5:xfrm>
                    <ns5:off x="0" y="0"/>
                    <ns5:ext cx="1018034" cy="149352"/>
                  </ns5:xfrm>
                  <ns5:prstGeom prst="rect">
                    <ns5:avLst/>
                  </ns5:prstGeom>
                </ns6:spPr>
              </ns6:pic>
            </ns5:graphicData>
          </ns5:graphic>
        </ns3:inline>
      </w:drawing>
    </w:r>
  </w:p>
  <w:p ns2:paraId="61438DD6" ns2:textId="77777777" w:rsidR="0057621F" w:rsidRPr="0057621F" w:rsidRDefault="0057621F" w:rsidP="0057621F">
    <w:pPr>
      <w:pStyle w:val="Footer"/>
    </w:pPr>
  </w:p>
</w:ftr>
</file>

<file path=word/footer14.xml><?xml version="1.0" encoding="utf-8"?>
<w:ftr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16sdtfl w16du wp14">
  <w:p ns2:paraId="7F241CC8" ns2:textId="77777777" w:rsidR="0057621F" w:rsidRPr="00CC7A7E" w:rsidRDefault="0057621F" w:rsidP="0057621F">
    <w:pPr>
      <w:pStyle w:val="Footer"/>
      <w:jc w:val="center"/>
    </w:pPr>
    <w:r>
      <w:rPr>
        <w:noProof/>
      </w:rPr>
      <w:drawing>
        <ns3:inline distT="0" distB="0" distL="0" distR="0" ns4:anchorId="38FF107F" ns4:editId="2C28AF34">
          <ns3:extent cx="1018034" cy="149352"/>
          <ns3:effectExtent l="0" t="0" r="0" b="3175"/>
          <ns3:docPr id="1122644832" name="Picture 1122644832"/>
          <ns3:cNvGraphicFramePr>
            <ns5:graphicFrameLocks noChangeAspect="1"/>
          </ns3:cNvGraphicFramePr>
          <ns5:graphic>
            <ns5:graphicData uri="http://schemas.openxmlformats.org/drawingml/2006/picture">
              <ns6:pic>
                <ns6:nvPicPr>
                  <ns6:cNvPr id="1" name="Picture 1"/>
                  <ns6:cNvPicPr/>
                </ns6:nvPicPr>
                <ns6:blipFill>
                  <ns5:blip ns7:embed="rId1" cstate="print">
                    <ns5:extLst>
                      <ns5:ext uri="{28A0092B-C50C-407E-A947-70E740481C1C}">
                        <ns8:useLocalDpi val="0"/>
                      </ns5:ext>
                    </ns5:extLst>
                  </ns5:blip>
                  <ns5:stretch>
                    <ns5:fillRect/>
                  </ns5:stretch>
                </ns6:blipFill>
                <ns6:spPr>
                  <ns5:xfrm>
                    <ns5:off x="0" y="0"/>
                    <ns5:ext cx="1018034" cy="149352"/>
                  </ns5:xfrm>
                  <ns5:prstGeom prst="rect">
                    <ns5:avLst/>
                  </ns5:prstGeom>
                </ns6:spPr>
              </ns6:pic>
            </ns5:graphicData>
          </ns5:graphic>
        </ns3:inline>
      </w:drawing>
    </w:r>
  </w:p>
  <w:p ns2:paraId="277119FF" ns2:textId="77777777" w:rsidR="0057621F" w:rsidRPr="0057621F" w:rsidRDefault="0057621F" w:rsidP="0057621F">
    <w:pPr>
      <w:pStyle w:val="Footer"/>
    </w:pPr>
  </w:p>
</w:ftr>
</file>

<file path=word/footer15.xml><?xml version="1.0" encoding="utf-8"?>
<w:ftr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16sdtfl w16du wp14">
  <w:p ns2:paraId="04BE8E97" ns2:textId="77777777" w:rsidR="0057621F" w:rsidRPr="00CC7A7E" w:rsidRDefault="0057621F" w:rsidP="0057621F">
    <w:pPr>
      <w:pStyle w:val="Footer"/>
      <w:jc w:val="center"/>
    </w:pPr>
    <w:r>
      <w:rPr>
        <w:noProof/>
      </w:rPr>
      <w:drawing>
        <ns3:inline distT="0" distB="0" distL="0" distR="0" ns4:anchorId="1D70F0DA" ns4:editId="10D4A54D">
          <ns3:extent cx="1018034" cy="149352"/>
          <ns3:effectExtent l="0" t="0" r="0" b="3175"/>
          <ns3:docPr id="284368005" name="Picture 284368005"/>
          <ns3:cNvGraphicFramePr>
            <ns5:graphicFrameLocks noChangeAspect="1"/>
          </ns3:cNvGraphicFramePr>
          <ns5:graphic>
            <ns5:graphicData uri="http://schemas.openxmlformats.org/drawingml/2006/picture">
              <ns6:pic>
                <ns6:nvPicPr>
                  <ns6:cNvPr id="1" name="Picture 1"/>
                  <ns6:cNvPicPr/>
                </ns6:nvPicPr>
                <ns6:blipFill>
                  <ns5:blip ns7:embed="rId1" cstate="print">
                    <ns5:extLst>
                      <ns5:ext uri="{28A0092B-C50C-407E-A947-70E740481C1C}">
                        <ns8:useLocalDpi val="0"/>
                      </ns5:ext>
                    </ns5:extLst>
                  </ns5:blip>
                  <ns5:stretch>
                    <ns5:fillRect/>
                  </ns5:stretch>
                </ns6:blipFill>
                <ns6:spPr>
                  <ns5:xfrm>
                    <ns5:off x="0" y="0"/>
                    <ns5:ext cx="1018034" cy="149352"/>
                  </ns5:xfrm>
                  <ns5:prstGeom prst="rect">
                    <ns5:avLst/>
                  </ns5:prstGeom>
                </ns6:spPr>
              </ns6:pic>
            </ns5:graphicData>
          </ns5:graphic>
        </ns3:inline>
      </w:drawing>
    </w:r>
  </w:p>
  <w:p ns2:paraId="7A8223C8" ns2:textId="77777777" w:rsidR="007243AD" w:rsidRPr="0057621F" w:rsidRDefault="007243AD" w:rsidP="0057621F">
    <w:pPr>
      <w:pStyle w:val="Footer"/>
    </w:pPr>
  </w:p>
</w:ftr>
</file>

<file path=word/footer16.xml><?xml version="1.0" encoding="utf-8"?>
<w:ftr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16sdtfl w16du wp14">
  <w:p ns2:paraId="5F7278E6" ns2:textId="77777777" w:rsidR="0057621F" w:rsidRPr="00CC7A7E" w:rsidRDefault="0057621F" w:rsidP="0057621F">
    <w:pPr>
      <w:pStyle w:val="Footer"/>
      <w:jc w:val="center"/>
    </w:pPr>
    <w:r>
      <w:rPr>
        <w:noProof/>
      </w:rPr>
      <w:drawing>
        <ns3:inline distT="0" distB="0" distL="0" distR="0" ns4:anchorId="45950232" ns4:editId="00820E90">
          <ns3:extent cx="1018034" cy="149352"/>
          <ns3:effectExtent l="0" t="0" r="0" b="3175"/>
          <ns3:docPr id="733235642" name="Picture 733235642"/>
          <ns3:cNvGraphicFramePr>
            <ns5:graphicFrameLocks noChangeAspect="1"/>
          </ns3:cNvGraphicFramePr>
          <ns5:graphic>
            <ns5:graphicData uri="http://schemas.openxmlformats.org/drawingml/2006/picture">
              <ns6:pic>
                <ns6:nvPicPr>
                  <ns6:cNvPr id="1" name="Picture 1"/>
                  <ns6:cNvPicPr/>
                </ns6:nvPicPr>
                <ns6:blipFill>
                  <ns5:blip ns7:embed="rId1" cstate="print">
                    <ns5:extLst>
                      <ns5:ext uri="{28A0092B-C50C-407E-A947-70E740481C1C}">
                        <ns8:useLocalDpi val="0"/>
                      </ns5:ext>
                    </ns5:extLst>
                  </ns5:blip>
                  <ns5:stretch>
                    <ns5:fillRect/>
                  </ns5:stretch>
                </ns6:blipFill>
                <ns6:spPr>
                  <ns5:xfrm>
                    <ns5:off x="0" y="0"/>
                    <ns5:ext cx="1018034" cy="149352"/>
                  </ns5:xfrm>
                  <ns5:prstGeom prst="rect">
                    <ns5:avLst/>
                  </ns5:prstGeom>
                </ns6:spPr>
              </ns6:pic>
            </ns5:graphicData>
          </ns5:graphic>
        </ns3:inline>
      </w:drawing>
    </w:r>
  </w:p>
  <w:p ns2:paraId="5F7CC438" ns2:textId="48D64719" w:rsidR="00401477" w:rsidRPr="0057621F" w:rsidRDefault="00401477" w:rsidP="0057621F">
    <w:pPr>
      <w:pStyle w:val="Footer"/>
    </w:pPr>
  </w:p>
</w:ftr>
</file>

<file path=word/footer17.xml><?xml version="1.0" encoding="utf-8"?>
<w:ftr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16sdtfl w16du wp14">
  <w:p ns2:paraId="665765B0" ns2:textId="77777777" w:rsidR="0057621F" w:rsidRPr="00CC7A7E" w:rsidRDefault="0057621F" w:rsidP="0057621F">
    <w:pPr>
      <w:pStyle w:val="Footer"/>
      <w:jc w:val="center"/>
    </w:pPr>
    <w:r>
      <w:rPr>
        <w:noProof/>
      </w:rPr>
      <w:drawing>
        <ns3:inline distT="0" distB="0" distL="0" distR="0" ns4:anchorId="41E4FFCB" ns4:editId="0935F1A8">
          <ns3:extent cx="1018034" cy="149352"/>
          <ns3:effectExtent l="0" t="0" r="0" b="3175"/>
          <ns3:docPr id="1979077078" name="Picture 1979077078"/>
          <ns3:cNvGraphicFramePr>
            <ns5:graphicFrameLocks noChangeAspect="1"/>
          </ns3:cNvGraphicFramePr>
          <ns5:graphic>
            <ns5:graphicData uri="http://schemas.openxmlformats.org/drawingml/2006/picture">
              <ns6:pic>
                <ns6:nvPicPr>
                  <ns6:cNvPr id="1" name="Picture 1"/>
                  <ns6:cNvPicPr/>
                </ns6:nvPicPr>
                <ns6:blipFill>
                  <ns5:blip ns7:embed="rId1" cstate="print">
                    <ns5:extLst>
                      <ns5:ext uri="{28A0092B-C50C-407E-A947-70E740481C1C}">
                        <ns8:useLocalDpi val="0"/>
                      </ns5:ext>
                    </ns5:extLst>
                  </ns5:blip>
                  <ns5:stretch>
                    <ns5:fillRect/>
                  </ns5:stretch>
                </ns6:blipFill>
                <ns6:spPr>
                  <ns5:xfrm>
                    <ns5:off x="0" y="0"/>
                    <ns5:ext cx="1018034" cy="149352"/>
                  </ns5:xfrm>
                  <ns5:prstGeom prst="rect">
                    <ns5:avLst/>
                  </ns5:prstGeom>
                </ns6:spPr>
              </ns6:pic>
            </ns5:graphicData>
          </ns5:graphic>
        </ns3:inline>
      </w:drawing>
    </w:r>
  </w:p>
  <w:p ns2:paraId="1C1F0035" ns2:textId="187547FD" w:rsidR="006405A6" w:rsidRPr="0057621F" w:rsidRDefault="006405A6" w:rsidP="0057621F">
    <w:pPr>
      <w:pStyle w:val="Footer"/>
    </w:pPr>
  </w:p>
</w:ftr>
</file>

<file path=word/footer18.xml><?xml version="1.0" encoding="utf-8"?>
<w:ftr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16sdtfl w16du wp14">
  <w:p ns2:paraId="5EAF5BC0" ns2:textId="77777777" w:rsidR="0057621F" w:rsidRPr="00CC7A7E" w:rsidRDefault="0057621F" w:rsidP="0057621F">
    <w:pPr>
      <w:pStyle w:val="Footer"/>
      <w:jc w:val="center"/>
    </w:pPr>
    <w:r>
      <w:rPr>
        <w:noProof/>
      </w:rPr>
      <w:drawing>
        <ns3:inline distT="0" distB="0" distL="0" distR="0" ns4:anchorId="59F8E5AE" ns4:editId="3C903607">
          <ns3:extent cx="1018034" cy="149352"/>
          <ns3:effectExtent l="0" t="0" r="0" b="3175"/>
          <ns3:docPr id="1821523489" name="Picture 1821523489"/>
          <ns3:cNvGraphicFramePr>
            <ns5:graphicFrameLocks noChangeAspect="1"/>
          </ns3:cNvGraphicFramePr>
          <ns5:graphic>
            <ns5:graphicData uri="http://schemas.openxmlformats.org/drawingml/2006/picture">
              <ns6:pic>
                <ns6:nvPicPr>
                  <ns6:cNvPr id="1" name="Picture 1"/>
                  <ns6:cNvPicPr/>
                </ns6:nvPicPr>
                <ns6:blipFill>
                  <ns5:blip ns7:embed="rId1" cstate="print">
                    <ns5:extLst>
                      <ns5:ext uri="{28A0092B-C50C-407E-A947-70E740481C1C}">
                        <ns8:useLocalDpi val="0"/>
                      </ns5:ext>
                    </ns5:extLst>
                  </ns5:blip>
                  <ns5:stretch>
                    <ns5:fillRect/>
                  </ns5:stretch>
                </ns6:blipFill>
                <ns6:spPr>
                  <ns5:xfrm>
                    <ns5:off x="0" y="0"/>
                    <ns5:ext cx="1018034" cy="149352"/>
                  </ns5:xfrm>
                  <ns5:prstGeom prst="rect">
                    <ns5:avLst/>
                  </ns5:prstGeom>
                </ns6:spPr>
              </ns6:pic>
            </ns5:graphicData>
          </ns5:graphic>
        </ns3:inline>
      </w:drawing>
    </w:r>
  </w:p>
  <w:p ns2:paraId="085FB03E" ns2:textId="77777777" w:rsidR="0057621F" w:rsidRPr="0057621F" w:rsidRDefault="0057621F" w:rsidP="0057621F">
    <w:pPr>
      <w:pStyle w:val="Footer"/>
    </w:pPr>
  </w:p>
</w:ftr>
</file>

<file path=word/footer19.xml><?xml version="1.0" encoding="utf-8"?>
<w:ftr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16sdtfl w16du wp14">
  <w:p ns2:paraId="0101B8F2" ns2:textId="77777777" w:rsidR="0057621F" w:rsidRPr="00CC7A7E" w:rsidRDefault="0057621F" w:rsidP="0057621F">
    <w:pPr>
      <w:pStyle w:val="FooterLandscape"/>
      <w:jc w:val="center"/>
    </w:pPr>
    <w:r>
      <w:rPr>
        <w:noProof/>
      </w:rPr>
      <w:drawing>
        <ns3:inline distT="0" distB="0" distL="0" distR="0" ns4:anchorId="17AFC1C8" ns4:editId="4CA9C682">
          <ns3:extent cx="1018034" cy="149352"/>
          <ns3:effectExtent l="0" t="0" r="0" b="3175"/>
          <ns3:docPr id="1094426412" name="Picture 1094426412"/>
          <ns3:cNvGraphicFramePr>
            <ns5:graphicFrameLocks noChangeAspect="1"/>
          </ns3:cNvGraphicFramePr>
          <ns5:graphic>
            <ns5:graphicData uri="http://schemas.openxmlformats.org/drawingml/2006/picture">
              <ns6:pic>
                <ns6:nvPicPr>
                  <ns6:cNvPr id="1" name="Picture 1"/>
                  <ns6:cNvPicPr/>
                </ns6:nvPicPr>
                <ns6:blipFill>
                  <ns5:blip ns7:embed="rId1" cstate="print">
                    <ns5:extLst>
                      <ns5:ext uri="{28A0092B-C50C-407E-A947-70E740481C1C}">
                        <ns8:useLocalDpi val="0"/>
                      </ns5:ext>
                    </ns5:extLst>
                  </ns5:blip>
                  <ns5:stretch>
                    <ns5:fillRect/>
                  </ns5:stretch>
                </ns6:blipFill>
                <ns6:spPr>
                  <ns5:xfrm>
                    <ns5:off x="0" y="0"/>
                    <ns5:ext cx="1018034" cy="149352"/>
                  </ns5:xfrm>
                  <ns5:prstGeom prst="rect">
                    <ns5:avLst/>
                  </ns5:prstGeom>
                </ns6:spPr>
              </ns6:pic>
            </ns5:graphicData>
          </ns5:graphic>
        </ns3:inline>
      </w:drawing>
    </w:r>
  </w:p>
  <w:p ns2:paraId="3A20CEF1" ns2:textId="77777777" w:rsidR="0057621F" w:rsidRPr="0057621F" w:rsidRDefault="0057621F" w:rsidP="0057621F">
    <w:pPr>
      <w:pStyle w:val="Footer"/>
    </w:pPr>
  </w:p>
</w:ftr>
</file>

<file path=word/footer20.xml><?xml version="1.0" encoding="utf-8"?>
<w:ftr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16sdtfl w16du wp14">
  <w:p ns2:paraId="58D3FF6B" ns2:textId="77777777" w:rsidR="0057621F" w:rsidRPr="00CC7A7E" w:rsidRDefault="0057621F" w:rsidP="0057621F">
    <w:pPr>
      <w:pStyle w:val="Footer"/>
      <w:jc w:val="center"/>
    </w:pPr>
    <w:r>
      <w:rPr>
        <w:noProof/>
      </w:rPr>
      <w:drawing>
        <ns3:inline distT="0" distB="0" distL="0" distR="0" ns4:anchorId="57FA9345" ns4:editId="42F0B162">
          <ns3:extent cx="1018034" cy="149352"/>
          <ns3:effectExtent l="0" t="0" r="0" b="3175"/>
          <ns3:docPr id="2062663564" name="Picture 2062663564"/>
          <ns3:cNvGraphicFramePr>
            <ns5:graphicFrameLocks noChangeAspect="1"/>
          </ns3:cNvGraphicFramePr>
          <ns5:graphic>
            <ns5:graphicData uri="http://schemas.openxmlformats.org/drawingml/2006/picture">
              <ns6:pic>
                <ns6:nvPicPr>
                  <ns6:cNvPr id="1" name="Picture 1"/>
                  <ns6:cNvPicPr/>
                </ns6:nvPicPr>
                <ns6:blipFill>
                  <ns5:blip ns7:embed="rId1" cstate="print">
                    <ns5:extLst>
                      <ns5:ext uri="{28A0092B-C50C-407E-A947-70E740481C1C}">
                        <ns8:useLocalDpi val="0"/>
                      </ns5:ext>
                    </ns5:extLst>
                  </ns5:blip>
                  <ns5:stretch>
                    <ns5:fillRect/>
                  </ns5:stretch>
                </ns6:blipFill>
                <ns6:spPr>
                  <ns5:xfrm>
                    <ns5:off x="0" y="0"/>
                    <ns5:ext cx="1018034" cy="149352"/>
                  </ns5:xfrm>
                  <ns5:prstGeom prst="rect">
                    <ns5:avLst/>
                  </ns5:prstGeom>
                </ns6:spPr>
              </ns6:pic>
            </ns5:graphicData>
          </ns5:graphic>
        </ns3:inline>
      </w:drawing>
    </w:r>
  </w:p>
  <w:p ns2:paraId="7D008171" ns2:textId="77777777" w:rsidR="006405A6" w:rsidRPr="00BA2F0A" w:rsidRDefault="006405A6" w:rsidP="0057621F">
    <w:pPr>
      <w:pStyle w:val="Footer"/>
    </w:pPr>
  </w:p>
</w:ftr>
</file>

<file path=word/footer21.xml><?xml version="1.0" encoding="utf-8"?>
<w:ftr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16sdtfl w16du wp14">
  <w:p ns2:paraId="7F4BFA4F" ns2:textId="77777777" w:rsidR="0057621F" w:rsidRPr="00CC7A7E" w:rsidRDefault="0057621F" w:rsidP="0057621F">
    <w:pPr>
      <w:pStyle w:val="Footer"/>
      <w:jc w:val="center"/>
    </w:pPr>
    <w:r>
      <w:rPr>
        <w:noProof/>
      </w:rPr>
      <w:drawing>
        <ns3:inline distT="0" distB="0" distL="0" distR="0" ns4:anchorId="20CE9832" ns4:editId="30B1746E">
          <ns3:extent cx="1018034" cy="149352"/>
          <ns3:effectExtent l="0" t="0" r="0" b="3175"/>
          <ns3:docPr id="306959056" name="Picture 306959056"/>
          <ns3:cNvGraphicFramePr>
            <ns5:graphicFrameLocks noChangeAspect="1"/>
          </ns3:cNvGraphicFramePr>
          <ns5:graphic>
            <ns5:graphicData uri="http://schemas.openxmlformats.org/drawingml/2006/picture">
              <ns6:pic>
                <ns6:nvPicPr>
                  <ns6:cNvPr id="1" name="Picture 1"/>
                  <ns6:cNvPicPr/>
                </ns6:nvPicPr>
                <ns6:blipFill>
                  <ns5:blip ns7:embed="rId1" cstate="print">
                    <ns5:extLst>
                      <ns5:ext uri="{28A0092B-C50C-407E-A947-70E740481C1C}">
                        <ns8:useLocalDpi val="0"/>
                      </ns5:ext>
                    </ns5:extLst>
                  </ns5:blip>
                  <ns5:stretch>
                    <ns5:fillRect/>
                  </ns5:stretch>
                </ns6:blipFill>
                <ns6:spPr>
                  <ns5:xfrm>
                    <ns5:off x="0" y="0"/>
                    <ns5:ext cx="1018034" cy="149352"/>
                  </ns5:xfrm>
                  <ns5:prstGeom prst="rect">
                    <ns5:avLst/>
                  </ns5:prstGeom>
                </ns6:spPr>
              </ns6:pic>
            </ns5:graphicData>
          </ns5:graphic>
        </ns3:inline>
      </w:drawing>
    </w:r>
  </w:p>
  <w:p ns2:paraId="114B8882" ns2:textId="0C1E3E62" w:rsidR="007243AD" w:rsidRPr="0057621F" w:rsidRDefault="007243AD" w:rsidP="0057621F">
    <w:pPr>
      <w:pStyle w:val="FooterLandscape"/>
    </w:pPr>
  </w:p>
</w:ftr>
</file>

<file path=word/footer22.xml><?xml version="1.0" encoding="utf-8"?>
<w:ftr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16sdtfl w16du wp14">
  <w:p ns2:paraId="4388E70B" ns2:textId="77777777" w:rsidR="0057621F" w:rsidRPr="00CC7A7E" w:rsidRDefault="0057621F" w:rsidP="0057621F">
    <w:pPr>
      <w:pStyle w:val="Footer"/>
      <w:jc w:val="center"/>
    </w:pPr>
    <w:r>
      <w:rPr>
        <w:noProof/>
      </w:rPr>
      <w:drawing>
        <ns3:inline distT="0" distB="0" distL="0" distR="0" ns4:anchorId="7614619E" ns4:editId="06F1D553">
          <ns3:extent cx="1018034" cy="149352"/>
          <ns3:effectExtent l="0" t="0" r="0" b="3175"/>
          <ns3:docPr id="1234333777" name="Picture 1234333777"/>
          <ns3:cNvGraphicFramePr>
            <ns5:graphicFrameLocks noChangeAspect="1"/>
          </ns3:cNvGraphicFramePr>
          <ns5:graphic>
            <ns5:graphicData uri="http://schemas.openxmlformats.org/drawingml/2006/picture">
              <ns6:pic>
                <ns6:nvPicPr>
                  <ns6:cNvPr id="1" name="Picture 1"/>
                  <ns6:cNvPicPr/>
                </ns6:nvPicPr>
                <ns6:blipFill>
                  <ns5:blip ns7:embed="rId1" cstate="print">
                    <ns5:extLst>
                      <ns5:ext uri="{28A0092B-C50C-407E-A947-70E740481C1C}">
                        <ns8:useLocalDpi val="0"/>
                      </ns5:ext>
                    </ns5:extLst>
                  </ns5:blip>
                  <ns5:stretch>
                    <ns5:fillRect/>
                  </ns5:stretch>
                </ns6:blipFill>
                <ns6:spPr>
                  <ns5:xfrm>
                    <ns5:off x="0" y="0"/>
                    <ns5:ext cx="1018034" cy="149352"/>
                  </ns5:xfrm>
                  <ns5:prstGeom prst="rect">
                    <ns5:avLst/>
                  </ns5:prstGeom>
                </ns6:spPr>
              </ns6:pic>
            </ns5:graphicData>
          </ns5:graphic>
        </ns3:inline>
      </w:drawing>
    </w:r>
  </w:p>
  <w:p ns2:paraId="2AEA5CE5" ns2:textId="608759B2" w:rsidR="007243AD" w:rsidRPr="0057621F" w:rsidRDefault="007243AD" w:rsidP="0057621F">
    <w:pPr>
      <w:pStyle w:val="Footer"/>
    </w:pPr>
  </w:p>
</w:ftr>
</file>

<file path=word/footer23.xml><?xml version="1.0" encoding="utf-8"?>
<w:ftr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16sdtfl w16du wp14">
  <w:p ns2:paraId="18C4D8B7" ns2:textId="77777777" w:rsidR="0057621F" w:rsidRPr="00CC7A7E" w:rsidRDefault="0057621F" w:rsidP="0057621F">
    <w:pPr>
      <w:pStyle w:val="Footer"/>
      <w:jc w:val="center"/>
    </w:pPr>
    <w:r>
      <w:rPr>
        <w:noProof/>
      </w:rPr>
      <w:drawing>
        <ns3:inline distT="0" distB="0" distL="0" distR="0" ns4:anchorId="52BA90EA" ns4:editId="5A562FD5">
          <ns3:extent cx="1018034" cy="149352"/>
          <ns3:effectExtent l="0" t="0" r="0" b="3175"/>
          <ns3:docPr id="771566222" name="Picture 771566222"/>
          <ns3:cNvGraphicFramePr>
            <ns5:graphicFrameLocks noChangeAspect="1"/>
          </ns3:cNvGraphicFramePr>
          <ns5:graphic>
            <ns5:graphicData uri="http://schemas.openxmlformats.org/drawingml/2006/picture">
              <ns6:pic>
                <ns6:nvPicPr>
                  <ns6:cNvPr id="1" name="Picture 1"/>
                  <ns6:cNvPicPr/>
                </ns6:nvPicPr>
                <ns6:blipFill>
                  <ns5:blip ns7:embed="rId1" cstate="print">
                    <ns5:extLst>
                      <ns5:ext uri="{28A0092B-C50C-407E-A947-70E740481C1C}">
                        <ns8:useLocalDpi val="0"/>
                      </ns5:ext>
                    </ns5:extLst>
                  </ns5:blip>
                  <ns5:stretch>
                    <ns5:fillRect/>
                  </ns5:stretch>
                </ns6:blipFill>
                <ns6:spPr>
                  <ns5:xfrm>
                    <ns5:off x="0" y="0"/>
                    <ns5:ext cx="1018034" cy="149352"/>
                  </ns5:xfrm>
                  <ns5:prstGeom prst="rect">
                    <ns5:avLst/>
                  </ns5:prstGeom>
                </ns6:spPr>
              </ns6:pic>
            </ns5:graphicData>
          </ns5:graphic>
        </ns3:inline>
      </w:drawing>
    </w:r>
  </w:p>
  <w:p ns2:paraId="07B40CFA" ns2:textId="06918C6D" w:rsidR="00C0130B" w:rsidRPr="0057621F" w:rsidRDefault="00C0130B" w:rsidP="0057621F">
    <w:pPr>
      <w:pStyle w:val="Footer"/>
    </w:pPr>
  </w:p>
</w:ftr>
</file>

<file path=word/footer24.xml><?xml version="1.0" encoding="utf-8"?>
<w:ftr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16sdtfl w16du wp14">
  <w:p ns2:paraId="01990B31" ns2:textId="77777777" w:rsidR="0057621F" w:rsidRPr="00CC7A7E" w:rsidRDefault="0057621F" w:rsidP="0057621F">
    <w:pPr>
      <w:pStyle w:val="FooterLandscape"/>
    </w:pPr>
    <w:r>
      <w:rPr>
        <w:noProof/>
      </w:rPr>
      <w:drawing>
        <ns3:inline distT="0" distB="0" distL="0" distR="0" ns4:anchorId="674F0208" ns4:editId="5D0DE5B1">
          <ns3:extent cx="1018034" cy="149352"/>
          <ns3:effectExtent l="0" t="0" r="0" b="3175"/>
          <ns3:docPr id="586379079" name="Picture 586379079"/>
          <ns3:cNvGraphicFramePr>
            <ns5:graphicFrameLocks noChangeAspect="1"/>
          </ns3:cNvGraphicFramePr>
          <ns5:graphic>
            <ns5:graphicData uri="http://schemas.openxmlformats.org/drawingml/2006/picture">
              <ns6:pic>
                <ns6:nvPicPr>
                  <ns6:cNvPr id="1" name="Picture 1"/>
                  <ns6:cNvPicPr/>
                </ns6:nvPicPr>
                <ns6:blipFill>
                  <ns5:blip ns7:embed="rId1" cstate="print">
                    <ns5:extLst>
                      <ns5:ext uri="{28A0092B-C50C-407E-A947-70E740481C1C}">
                        <ns8:useLocalDpi val="0"/>
                      </ns5:ext>
                    </ns5:extLst>
                  </ns5:blip>
                  <ns5:stretch>
                    <ns5:fillRect/>
                  </ns5:stretch>
                </ns6:blipFill>
                <ns6:spPr>
                  <ns5:xfrm>
                    <ns5:off x="0" y="0"/>
                    <ns5:ext cx="1018034" cy="149352"/>
                  </ns5:xfrm>
                  <ns5:prstGeom prst="rect">
                    <ns5:avLst/>
                  </ns5:prstGeom>
                </ns6:spPr>
              </ns6:pic>
            </ns5:graphicData>
          </ns5:graphic>
        </ns3:inline>
      </w:drawing>
    </w:r>
  </w:p>
  <w:p ns2:paraId="2929FFBC" ns2:textId="77777777" w:rsidR="00EB073E" w:rsidRDefault="00EB073E" w:rsidP="0057621F">
    <w:pPr>
      <w:pStyle w:val="Footer"/>
    </w:pPr>
  </w:p>
</w:ftr>
</file>

<file path=word/footer25.xml><?xml version="1.0" encoding="utf-8"?>
<w:ftr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16sdtfl w16du wp14">
  <w:p ns2:paraId="2CDB26BE" ns2:textId="77777777" w:rsidR="0057621F" w:rsidRPr="00CC7A7E" w:rsidRDefault="0057621F" w:rsidP="0057621F">
    <w:pPr>
      <w:pStyle w:val="FooterLandscape"/>
      <w:jc w:val="center"/>
    </w:pPr>
    <w:r>
      <w:rPr>
        <w:noProof/>
      </w:rPr>
      <w:drawing>
        <ns3:inline distT="0" distB="0" distL="0" distR="0" ns4:anchorId="75C9AEFE" ns4:editId="554B3DC8">
          <ns3:extent cx="1018034" cy="149352"/>
          <ns3:effectExtent l="0" t="0" r="0" b="3175"/>
          <ns3:docPr id="1886800082" name="Picture 1886800082"/>
          <ns3:cNvGraphicFramePr>
            <ns5:graphicFrameLocks noChangeAspect="1"/>
          </ns3:cNvGraphicFramePr>
          <ns5:graphic>
            <ns5:graphicData uri="http://schemas.openxmlformats.org/drawingml/2006/picture">
              <ns6:pic>
                <ns6:nvPicPr>
                  <ns6:cNvPr id="1" name="Picture 1"/>
                  <ns6:cNvPicPr/>
                </ns6:nvPicPr>
                <ns6:blipFill>
                  <ns5:blip ns7:embed="rId1" cstate="print">
                    <ns5:extLst>
                      <ns5:ext uri="{28A0092B-C50C-407E-A947-70E740481C1C}">
                        <ns8:useLocalDpi val="0"/>
                      </ns5:ext>
                    </ns5:extLst>
                  </ns5:blip>
                  <ns5:stretch>
                    <ns5:fillRect/>
                  </ns5:stretch>
                </ns6:blipFill>
                <ns6:spPr>
                  <ns5:xfrm>
                    <ns5:off x="0" y="0"/>
                    <ns5:ext cx="1018034" cy="149352"/>
                  </ns5:xfrm>
                  <ns5:prstGeom prst="rect">
                    <ns5:avLst/>
                  </ns5:prstGeom>
                </ns6:spPr>
              </ns6:pic>
            </ns5:graphicData>
          </ns5:graphic>
        </ns3:inline>
      </w:drawing>
    </w:r>
  </w:p>
  <w:p ns2:paraId="6E6A0EE1" ns2:textId="77777777" w:rsidR="0057621F" w:rsidRDefault="0057621F" w:rsidP="0057621F">
    <w:pPr>
      <w:pStyle w:val="Footer"/>
    </w:pPr>
  </w:p>
</w:ftr>
</file>

<file path=word/footer26.xml><?xml version="1.0" encoding="utf-8"?>
<w:ftr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16sdtfl w16du wp14">
  <w:p ns2:paraId="44D4448D" ns2:textId="77777777" w:rsidR="0057621F" w:rsidRPr="00CC7A7E" w:rsidRDefault="0057621F" w:rsidP="0057621F">
    <w:pPr>
      <w:pStyle w:val="Footer"/>
      <w:jc w:val="center"/>
    </w:pPr>
    <w:r>
      <w:rPr>
        <w:noProof/>
      </w:rPr>
      <w:drawing>
        <ns3:inline distT="0" distB="0" distL="0" distR="0" ns4:anchorId="00A3322D" ns4:editId="0FC893E2">
          <ns3:extent cx="1018034" cy="149352"/>
          <ns3:effectExtent l="0" t="0" r="0" b="3175"/>
          <ns3:docPr id="1549191366" name="Picture 1549191366"/>
          <ns3:cNvGraphicFramePr>
            <ns5:graphicFrameLocks noChangeAspect="1"/>
          </ns3:cNvGraphicFramePr>
          <ns5:graphic>
            <ns5:graphicData uri="http://schemas.openxmlformats.org/drawingml/2006/picture">
              <ns6:pic>
                <ns6:nvPicPr>
                  <ns6:cNvPr id="1" name="Picture 1"/>
                  <ns6:cNvPicPr/>
                </ns6:nvPicPr>
                <ns6:blipFill>
                  <ns5:blip ns7:embed="rId1" cstate="print">
                    <ns5:extLst>
                      <ns5:ext uri="{28A0092B-C50C-407E-A947-70E740481C1C}">
                        <ns8:useLocalDpi val="0"/>
                      </ns5:ext>
                    </ns5:extLst>
                  </ns5:blip>
                  <ns5:stretch>
                    <ns5:fillRect/>
                  </ns5:stretch>
                </ns6:blipFill>
                <ns6:spPr>
                  <ns5:xfrm>
                    <ns5:off x="0" y="0"/>
                    <ns5:ext cx="1018034" cy="149352"/>
                  </ns5:xfrm>
                  <ns5:prstGeom prst="rect">
                    <ns5:avLst/>
                  </ns5:prstGeom>
                </ns6:spPr>
              </ns6:pic>
            </ns5:graphicData>
          </ns5:graphic>
        </ns3:inline>
      </w:drawing>
    </w:r>
  </w:p>
  <w:p ns2:paraId="1E56BD27" ns2:textId="77777777" w:rsidR="0057621F" w:rsidRDefault="0057621F" w:rsidP="0057621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9D65A" w14:textId="77777777" w:rsidR="00386DB1" w:rsidRDefault="00386DB1" w:rsidP="00255A25">
      <w:pPr>
        <w:spacing w:before="0"/>
      </w:pPr>
      <w:r>
        <w:separator/>
      </w:r>
    </w:p>
    <w:p w14:paraId="44B12A43" w14:textId="77777777" w:rsidR="00386DB1" w:rsidRDefault="00386DB1"/>
  </w:footnote>
  <w:footnote w:type="continuationSeparator" w:id="0">
    <w:p w14:paraId="6C04A59A" w14:textId="77777777" w:rsidR="00386DB1" w:rsidRDefault="00386DB1" w:rsidP="00255A25">
      <w:pPr>
        <w:spacing w:before="0"/>
      </w:pPr>
      <w:r>
        <w:continuationSeparator/>
      </w:r>
    </w:p>
    <w:p w14:paraId="0951EEF9" w14:textId="77777777" w:rsidR="00386DB1" w:rsidRDefault="00386DB1"/>
  </w:footnote>
  <w:footnote w:type="continuationNotice" w:id="1">
    <w:p w14:paraId="48FA15F2" w14:textId="77777777" w:rsidR="00386DB1" w:rsidRDefault="00386DB1">
      <w:pPr>
        <w:spacing w:before="0"/>
      </w:pPr>
    </w:p>
    <w:p w14:paraId="3D28B337" w14:textId="77777777" w:rsidR="00386DB1" w:rsidRDefault="00386DB1"/>
  </w:footnote>
</w:footnotes>
</file>

<file path=word/header1.xml><?xml version="1.0" encoding="utf-8"?>
<w:hdr xmlns:ns1="http://schemas.openxmlformats.org/markup-compatibility/2006" xmlns:ns2="http://schemas.microsoft.com/office/word/2010/wordml" xmlns:w="http://schemas.openxmlformats.org/wordprocessingml/2006/main" ns1:Ignorable="w14 w15 w16se w16cid w16 w16cex w16sdtdh w16sdtfl w16du wp14">
  <w:p ns2:paraId="01BD6BA3" ns2:textId="63375E98" w:rsidR="00B71A16" w:rsidRPr="00EA0E28" w:rsidRDefault="0022099B" w:rsidP="00BD2CB1">
    <w:pPr>
      <w:pStyle w:val="Header"/>
    </w:pPr>
    <w:r>
      <w:t>SACITUZUMAB TIRUMOTECAN (MK-2870</w:t>
    </w:r>
    <w:ins w:id="13436" w:author="GoldenCorpusHarness" w:date="2026-03-28T21:57:55Z">
      <w:r>
        <w:t>/SKB264</w:t>
      </w:r>
    </w:ins>
    <w:r>
      <w:t>)PAGE 14</w:t>
    </w:r>
  </w:p>
  <w:p ns2:paraId="5AD6FF17" ns2:textId="33BC8723" w:rsidR="00B71A16" w:rsidRPr="00EA0E28" w:rsidRDefault="00B71A16" w:rsidP="00562E77">
    <w:pPr>
      <w:pStyle w:val="Header"/>
      <w:tabs>
        <w:tab w:val="clear" w:pos="4507"/>
      </w:tabs>
      <w:rPr>
        <w:szCs w:val="16"/>
        <w:u w:val="single"/>
      </w:rPr>
    </w:pPr>
    <w:r w:rsidRPr="00EA0E28">
      <w:rPr>
        <w:u w:val="single"/>
      </w:rPr>
      <w:t>INVESTIGATOR</w:t>
    </w:r>
    <w:r w:rsidR="00DB13AD">
      <w:rPr>
        <w:u w:val="single"/>
      </w:rPr>
      <w:t>’S</w:t>
    </w:r>
    <w:r w:rsidRPr="00EA0E28">
      <w:rPr>
        <w:u w:val="single"/>
      </w:rPr>
      <w:t xml:space="preserve"> BROCHURE</w:t>
    </w:r>
    <w:r w:rsidRPr="00EA0E28">
      <w:rPr>
        <w:szCs w:val="16"/>
        <w:u w:val="single"/>
      </w:rPr>
      <w:tab/>
    </w:r>
  </w:p>
</w:hdr>
</file>

<file path=word/header2.xml><?xml version="1.0" encoding="utf-8"?>
<w:hdr xmlns:ns1="http://schemas.openxmlformats.org/markup-compatibility/2006" xmlns:ns2="http://schemas.microsoft.com/office/word/2010/wordml" xmlns:w="http://schemas.openxmlformats.org/wordprocessingml/2006/main" ns1:Ignorable="w14 w15 w16se w16cid w16 w16cex w16sdtdh w16sdtfl w16du wp14">
  <w:p ns2:paraId="2365E7E6" ns2:textId="77777777" w:rsidR="0022099B" w:rsidRPr="00EA0E28" w:rsidRDefault="0022099B" w:rsidP="0022099B">
    <w:pPr>
      <w:pStyle w:val="Header"/>
    </w:pPr>
    <w:r>
      <w:t>SACITUZUMAB TIRUMOTECAN (MK-2870</w:t>
    </w:r>
    <w:ins w:id="13454" w:author="GoldenCorpusHarness" w:date="2026-03-28T21:57:55Z">
      <w:r>
        <w:t>/SKB264</w:t>
      </w:r>
    </w:ins>
    <w:r>
      <w:t>)PAGE 1</w:t>
    </w:r>
  </w:p>
  <w:p ns2:paraId="177E38A6" ns2:textId="77777777" w:rsidR="0022099B" w:rsidRPr="00EA0E28" w:rsidRDefault="0022099B" w:rsidP="0022099B">
    <w:pPr>
      <w:pStyle w:val="Header"/>
      <w:tabs>
        <w:tab w:val="clear" w:pos="4507"/>
      </w:tabs>
      <w:rPr>
        <w:szCs w:val="16"/>
        <w:u w:val="single"/>
      </w:rPr>
    </w:pPr>
    <w:r w:rsidRPr="00EA0E28">
      <w:rPr>
        <w:u w:val="single"/>
      </w:rPr>
      <w:t>INVESTIGATOR</w:t>
    </w:r>
    <w:r>
      <w:rPr>
        <w:u w:val="single"/>
      </w:rPr>
      <w:t>’S</w:t>
    </w:r>
    <w:r w:rsidRPr="00EA0E28">
      <w:rPr>
        <w:u w:val="single"/>
      </w:rPr>
      <w:t xml:space="preserve"> BROCHURE</w:t>
    </w:r>
    <w:r w:rsidRPr="00EA0E28">
      <w:rPr>
        <w:szCs w:val="16"/>
        <w:u w:val="single"/>
      </w:rPr>
      <w:tab/>
    </w:r>
  </w:p>
</w:hdr>
</file>

<file path=word/header3.xml><?xml version="1.0" encoding="utf-8"?>
<w:hdr xmlns:ns1="http://schemas.openxmlformats.org/markup-compatibility/2006" xmlns:ns2="http://schemas.microsoft.com/office/word/2010/wordml" xmlns:w="http://schemas.openxmlformats.org/wordprocessingml/2006/main" ns1:Ignorable="w14 w15 w16se w16cid w16 w16cex w16sdtdh w16sdtfl w16du wp14">
  <w:p ns2:paraId="10030B23" ns2:textId="6691B036" w:rsidR="00D71117" w:rsidRPr="00EA0E28" w:rsidRDefault="00D71117" w:rsidP="00D71117">
    <w:pPr>
      <w:pStyle w:val="Header"/>
      <w:tabs>
        <w:tab w:val="clear" w:pos="4507"/>
        <w:tab w:val="clear" w:pos="9000"/>
        <w:tab w:val="center" w:pos="6480"/>
      </w:tabs>
    </w:pPr>
    <w:r>
      <w:t>SACITUZUMAB TIRUMOTECAN (MK-2870</w:t>
    </w:r>
    <w:ins w:id="13460" w:author="GoldenCorpusHarness" w:date="2026-03-28T21:57:55Z">
      <w:r>
        <w:t>/SKB264</w:t>
      </w:r>
    </w:ins>
    <w:r>
      <w:t>)PAGE 53</w:t>
    </w:r>
  </w:p>
  <w:p ns2:paraId="5FCF09EA" ns2:textId="77777777" w:rsidR="00D71117" w:rsidRPr="00EA0E28" w:rsidRDefault="00D71117" w:rsidP="00D71117">
    <w:pPr>
      <w:pStyle w:val="Header"/>
      <w:tabs>
        <w:tab w:val="clear" w:pos="4507"/>
        <w:tab w:val="clear" w:pos="9000"/>
        <w:tab w:val="right" w:pos="12960"/>
      </w:tabs>
      <w:rPr>
        <w:szCs w:val="16"/>
        <w:u w:val="single"/>
      </w:rPr>
    </w:pPr>
    <w:r w:rsidRPr="00EA0E28">
      <w:rPr>
        <w:u w:val="single"/>
      </w:rPr>
      <w:t>INVESTIGATOR</w:t>
    </w:r>
    <w:r>
      <w:rPr>
        <w:u w:val="single"/>
      </w:rPr>
      <w:t>’S</w:t>
    </w:r>
    <w:r w:rsidRPr="00EA0E28">
      <w:rPr>
        <w:u w:val="single"/>
      </w:rPr>
      <w:t xml:space="preserve"> BROCHURE</w:t>
    </w:r>
    <w:r w:rsidRPr="00EA0E28">
      <w:rPr>
        <w:szCs w:val="16"/>
        <w:u w:val="single"/>
      </w:rPr>
      <w:tab/>
    </w:r>
  </w:p>
  <w:p ns2:paraId="17182BE8" ns2:textId="69021596" w:rsidR="006A67E1" w:rsidRPr="00EA0E28" w:rsidRDefault="006A67E1" w:rsidP="006A67E1">
    <w:pPr>
      <w:pStyle w:val="Header"/>
      <w:tabs>
        <w:tab w:val="clear" w:pos="4507"/>
      </w:tabs>
      <w:rPr>
        <w:szCs w:val="16"/>
        <w:u w:val="single"/>
      </w:rPr>
    </w:pPr>
  </w:p>
</w:hdr>
</file>

<file path=word/header4.xml><?xml version="1.0" encoding="utf-8"?>
<w:hdr xmlns:ns1="http://schemas.openxmlformats.org/markup-compatibility/2006" xmlns:ns2="http://schemas.microsoft.com/office/word/2010/wordml" xmlns:w="http://schemas.openxmlformats.org/wordprocessingml/2006/main" ns1:Ignorable="w14 w15 w16se w16cid w16 w16cex w16sdtdh w16sdtfl w16du wp14">
  <w:p ns2:paraId="10A59A1E" ns2:textId="77777777" w:rsidR="00C750A1" w:rsidRPr="00EA0E28" w:rsidRDefault="00C750A1" w:rsidP="00C750A1">
    <w:pPr>
      <w:pStyle w:val="Header"/>
    </w:pPr>
    <w:r>
      <w:t>SACITUZUMAB TIRUMOTECAN (MK-2870</w:t>
    </w:r>
    <w:ins w:id="13461" w:author="GoldenCorpusHarness" w:date="2026-03-28T21:57:55Z">
      <w:r>
        <w:t>/SKB264</w:t>
      </w:r>
    </w:ins>
    <w:r>
      <w:t>)PAGE 88</w:t>
    </w:r>
  </w:p>
  <w:p ns2:paraId="3C1631DD" ns2:textId="77777777" w:rsidR="00C750A1" w:rsidRPr="00EA0E28" w:rsidRDefault="00C750A1" w:rsidP="00C750A1">
    <w:pPr>
      <w:pStyle w:val="Header"/>
      <w:tabs>
        <w:tab w:val="clear" w:pos="4507"/>
      </w:tabs>
      <w:rPr>
        <w:szCs w:val="16"/>
        <w:u w:val="single"/>
      </w:rPr>
    </w:pPr>
    <w:r w:rsidRPr="00EA0E28">
      <w:rPr>
        <w:u w:val="single"/>
      </w:rPr>
      <w:t>INVESTIGATOR</w:t>
    </w:r>
    <w:r>
      <w:rPr>
        <w:u w:val="single"/>
      </w:rPr>
      <w:t>’S</w:t>
    </w:r>
    <w:r w:rsidRPr="00EA0E28">
      <w:rPr>
        <w:u w:val="single"/>
      </w:rPr>
      <w:t xml:space="preserve"> BROCHURE</w:t>
    </w:r>
    <w:r w:rsidRPr="00EA0E28">
      <w:rPr>
        <w:szCs w:val="16"/>
        <w:u w:val="single"/>
      </w:rPr>
      <w:tab/>
    </w:r>
  </w:p>
</w:hdr>
</file>

<file path=word/header5.xml><?xml version="1.0" encoding="utf-8"?>
<w:hdr xmlns:ns1="http://schemas.openxmlformats.org/markup-compatibility/2006" xmlns:ns2="http://schemas.microsoft.com/office/word/2010/wordml" xmlns:w="http://schemas.openxmlformats.org/wordprocessingml/2006/main" ns1:Ignorable="w14 w15 w16se w16cid w16 w16cex w16sdtdh w16sdtfl w16du wp14">
  <w:p ns2:paraId="2B56563D" ns2:textId="60AC6493" w:rsidR="00866F5D" w:rsidRPr="00EA0E28" w:rsidRDefault="00866F5D" w:rsidP="00CC7A7E">
    <w:pPr>
      <w:pStyle w:val="HeaderLandscape"/>
    </w:pPr>
    <w:r>
      <w:t>SACITUZUMAB TIRUMOTECAN (MK-2870</w:t>
    </w:r>
    <w:ins w:id="13462" w:author="GoldenCorpusHarness" w:date="2026-03-28T21:57:55Z">
      <w:r>
        <w:t>/SKB264</w:t>
      </w:r>
    </w:ins>
    <w:r>
      <w:t>)PAGE 88</w:t>
    </w:r>
  </w:p>
  <w:p ns2:paraId="7EE3BE6A" ns2:textId="77777777" w:rsidR="00C10915" w:rsidRPr="00EA0E28" w:rsidRDefault="00866F5D" w:rsidP="00C750A1">
    <w:pPr>
      <w:pStyle w:val="Header"/>
      <w:tabs>
        <w:tab w:val="clear" w:pos="4507"/>
      </w:tabs>
      <w:rPr>
        <w:szCs w:val="16"/>
        <w:u w:val="single"/>
      </w:rPr>
    </w:pPr>
    <w:r w:rsidRPr="00EA0E28">
      <w:rPr>
        <w:u w:val="single"/>
      </w:rPr>
      <w:t>INVESTIGATOR</w:t>
    </w:r>
    <w:r>
      <w:rPr>
        <w:u w:val="single"/>
      </w:rPr>
      <w:t>’S</w:t>
    </w:r>
    <w:r w:rsidRPr="00EA0E28">
      <w:rPr>
        <w:u w:val="single"/>
      </w:rPr>
      <w:t xml:space="preserve"> BROCHURE</w:t>
    </w:r>
    <w:r w:rsidRPr="00EA0E28">
      <w:rPr>
        <w:szCs w:val="16"/>
        <w:u w:val="single"/>
      </w:rPr>
      <w:tab/>
    </w:r>
    <w:r>
      <w:rPr>
        <w:szCs w:val="16"/>
        <w:u w:val="single"/>
      </w:rPr>
      <w:ptab w:relativeTo="margin" w:alignment="right" w:leader="none"/>
    </w:r>
  </w:p>
</w:hdr>
</file>

<file path=word/header6.xml><?xml version="1.0" encoding="utf-8"?>
<w:hdr xmlns:ns1="http://schemas.openxmlformats.org/markup-compatibility/2006" xmlns:ns2="http://schemas.microsoft.com/office/word/2010/wordml" xmlns:w="http://schemas.openxmlformats.org/wordprocessingml/2006/main" ns1:Ignorable="w14 w15 w16se w16cid w16 w16cex w16sdtdh w16sdtfl w16du wp14">
  <w:p ns2:paraId="5CFC82BB" ns2:textId="3A452A38" w:rsidR="00866F5D" w:rsidRPr="00EA0E28" w:rsidRDefault="00866F5D" w:rsidP="00C750A1">
    <w:pPr>
      <w:pStyle w:val="Header"/>
    </w:pPr>
    <w:r>
      <w:t>SACITUZUMAB TIRUMOTECAN (MK-2870</w:t>
    </w:r>
    <w:ins w:id="13463" w:author="GoldenCorpusHarness" w:date="2026-03-28T21:57:55Z">
      <w:r>
        <w:t>/SKB264</w:t>
      </w:r>
    </w:ins>
    <w:r>
      <w:t>)PAGE 88</w:t>
    </w:r>
  </w:p>
  <w:p ns2:paraId="44E398E1" ns2:textId="77777777" w:rsidR="00C10915" w:rsidRPr="00EA0E28" w:rsidRDefault="00866F5D" w:rsidP="00C750A1">
    <w:pPr>
      <w:pStyle w:val="Header"/>
      <w:tabs>
        <w:tab w:val="clear" w:pos="4507"/>
      </w:tabs>
      <w:rPr>
        <w:szCs w:val="16"/>
        <w:u w:val="single"/>
      </w:rPr>
    </w:pPr>
    <w:r w:rsidRPr="00EA0E28">
      <w:rPr>
        <w:u w:val="single"/>
      </w:rPr>
      <w:t>INVESTIGATOR</w:t>
    </w:r>
    <w:r>
      <w:rPr>
        <w:u w:val="single"/>
      </w:rPr>
      <w:t>’S</w:t>
    </w:r>
    <w:r w:rsidRPr="00EA0E28">
      <w:rPr>
        <w:u w:val="single"/>
      </w:rPr>
      <w:t xml:space="preserve"> BROCHURE</w:t>
    </w:r>
    <w:r w:rsidRPr="00EA0E28">
      <w:rPr>
        <w:szCs w:val="16"/>
        <w:u w:val="single"/>
      </w:rPr>
      <w:tab/>
    </w:r>
    <w:r>
      <w:rPr>
        <w:szCs w:val="16"/>
        <w:u w:val="single"/>
      </w:rPr>
      <w:ptab w:relativeTo="margin" w:alignment="right" w:leader="none"/>
    </w:r>
  </w:p>
</w:hdr>
</file>

<file path=word/header7.xml><?xml version="1.0" encoding="utf-8"?>
<w:hdr xmlns:ns1="http://schemas.openxmlformats.org/markup-compatibility/2006" xmlns:ns2="http://schemas.microsoft.com/office/word/2010/wordml" xmlns:w="http://schemas.openxmlformats.org/wordprocessingml/2006/main" ns1:Ignorable="w14 w15 w16se w16cid w16 w16cex w16sdtdh w16sdtfl w16du wp14">
  <w:p ns2:paraId="01646061" ns2:textId="77777777" w:rsidR="00560413" w:rsidRPr="00EA0E28" w:rsidRDefault="00560413" w:rsidP="00CC7A7E">
    <w:pPr>
      <w:pStyle w:val="HeaderLandscape"/>
    </w:pPr>
    <w:r>
      <w:t>SACITUZUMAB TIRUMOTECAN (MK-2870</w:t>
    </w:r>
    <w:ins w:id="13464" w:author="GoldenCorpusHarness" w:date="2026-03-28T21:57:55Z">
      <w:r>
        <w:t>/SKB264</w:t>
      </w:r>
    </w:ins>
    <w:r>
      <w:t>)PAGE 84</w:t>
    </w:r>
  </w:p>
  <w:p ns2:paraId="02D2281B" ns2:textId="77777777" w:rsidR="00560413" w:rsidRPr="00EA0E28" w:rsidRDefault="00560413" w:rsidP="00560413">
    <w:pPr>
      <w:pStyle w:val="Header"/>
      <w:tabs>
        <w:tab w:val="clear" w:pos="4507"/>
        <w:tab w:val="clear" w:pos="9000"/>
        <w:tab w:val="right" w:pos="12960"/>
      </w:tabs>
      <w:rPr>
        <w:szCs w:val="16"/>
        <w:u w:val="single"/>
      </w:rPr>
    </w:pPr>
    <w:r w:rsidRPr="00EA0E28">
      <w:rPr>
        <w:u w:val="single"/>
      </w:rPr>
      <w:t>INVESTIGATOR</w:t>
    </w:r>
    <w:r>
      <w:rPr>
        <w:u w:val="single"/>
      </w:rPr>
      <w:t>’S</w:t>
    </w:r>
    <w:r w:rsidRPr="00EA0E28">
      <w:rPr>
        <w:u w:val="single"/>
      </w:rPr>
      <w:t xml:space="preserve"> BROCHURE</w:t>
    </w:r>
    <w:r w:rsidRPr="00EA0E28">
      <w:rPr>
        <w:szCs w:val="16"/>
        <w:u w:val="single"/>
      </w:rPr>
      <w:tab/>
    </w:r>
  </w:p>
</w:hdr>
</file>

<file path=word/header8.xml><?xml version="1.0" encoding="utf-8"?>
<w:hdr xmlns:ns1="http://schemas.openxmlformats.org/markup-compatibility/2006" xmlns:ns2="http://schemas.microsoft.com/office/word/2010/wordml" xmlns:w="http://schemas.openxmlformats.org/wordprocessingml/2006/main" ns1:Ignorable="w14 w15 w16se w16cid w16 w16cex w16sdtdh w16sdtfl w16du wp14">
  <w:p ns2:paraId="7204F7D6" ns2:textId="77777777" w:rsidR="00560413" w:rsidRPr="00EA0E28" w:rsidRDefault="00560413" w:rsidP="00560413">
    <w:pPr>
      <w:pStyle w:val="Header"/>
      <w:tabs>
        <w:tab w:val="clear" w:pos="4507"/>
        <w:tab w:val="clear" w:pos="9000"/>
        <w:tab w:val="center" w:pos="6480"/>
      </w:tabs>
    </w:pPr>
    <w:r>
      <w:t>SACITUZUMAB TIRUMOTECAN (MK-2870</w:t>
    </w:r>
    <w:ins w:id="13465" w:author="GoldenCorpusHarness" w:date="2026-03-28T21:57:55Z">
      <w:r>
        <w:t>/SKB264</w:t>
      </w:r>
    </w:ins>
    <w:r>
      <w:t>)PAGE 84</w:t>
    </w:r>
  </w:p>
  <w:p ns2:paraId="43A4BA96" ns2:textId="77777777" w:rsidR="00560413" w:rsidRPr="00EA0E28" w:rsidRDefault="00560413" w:rsidP="00560413">
    <w:pPr>
      <w:pStyle w:val="Header"/>
      <w:tabs>
        <w:tab w:val="clear" w:pos="4507"/>
        <w:tab w:val="clear" w:pos="9000"/>
        <w:tab w:val="right" w:pos="12960"/>
      </w:tabs>
      <w:rPr>
        <w:szCs w:val="16"/>
        <w:u w:val="single"/>
      </w:rPr>
    </w:pPr>
    <w:r w:rsidRPr="00EA0E28">
      <w:rPr>
        <w:u w:val="single"/>
      </w:rPr>
      <w:t>INVESTIGATOR</w:t>
    </w:r>
    <w:r>
      <w:rPr>
        <w:u w:val="single"/>
      </w:rPr>
      <w:t>’S</w:t>
    </w:r>
    <w:r w:rsidRPr="00EA0E28">
      <w:rPr>
        <w:u w:val="single"/>
      </w:rPr>
      <w:t xml:space="preserve"> BROCHURE</w:t>
    </w:r>
    <w:r w:rsidRPr="00EA0E28">
      <w:rPr>
        <w:szCs w:val="16"/>
        <w:u w:val="single"/>
      </w:rPr>
      <w:tab/>
    </w:r>
  </w:p>
</w:hdr>
</file>

<file path=word/header9.xml><?xml version="1.0" encoding="utf-8"?>
<w:hdr xmlns:ns1="http://schemas.openxmlformats.org/markup-compatibility/2006" xmlns:ns2="http://schemas.microsoft.com/office/word/2010/wordml" xmlns:w="http://schemas.openxmlformats.org/wordprocessingml/2006/main" ns1:Ignorable="w14 w15 w16se w16cid w16 w16cex w16sdtdh w16sdtfl w16du wp14">
  <w:p ns2:paraId="37232089" ns2:textId="77777777" w:rsidR="00C505B8" w:rsidRPr="00EA0E28" w:rsidRDefault="00C505B8" w:rsidP="00CC7A7E">
    <w:pPr>
      <w:pStyle w:val="Header"/>
    </w:pPr>
    <w:r>
      <w:t>SACITUZUMAB TIRUMOTECAN (MK-2870</w:t>
    </w:r>
    <w:ins w:id="13466" w:author="GoldenCorpusHarness" w:date="2026-03-28T21:57:55Z">
      <w:r>
        <w:t>/SKB264</w:t>
      </w:r>
    </w:ins>
    <w:r>
      <w:t xml:space="preserve">)PAGE </w:t>
    </w:r>
    <w:del w:id="13467" w:author="GoldenCorpusHarness" w:date="2026-03-28T21:57:55Z">
      <w:r>
        <w:delText>125</w:delText>
      </w:r>
    </w:del>
    <w:ins w:id="13468" w:author="GoldenCorpusHarness" w:date="2026-03-28T21:57:55Z">
      <w:r>
        <w:t>84</w:t>
      </w:r>
    </w:ins>
  </w:p>
  <w:p ns2:paraId="59A3E7E8" ns2:textId="77777777" w:rsidR="00C505B8" w:rsidRPr="00EA0E28" w:rsidRDefault="00C505B8" w:rsidP="00C505B8">
    <w:pPr>
      <w:pStyle w:val="Header"/>
      <w:tabs>
        <w:tab w:val="clear" w:pos="4507"/>
        <w:tab w:val="clear" w:pos="9000"/>
        <w:tab w:val="right" w:pos="12960"/>
      </w:tabs>
      <w:rPr>
        <w:szCs w:val="16"/>
        <w:u w:val="single"/>
      </w:rPr>
    </w:pPr>
    <w:r w:rsidRPr="00EA0E28">
      <w:rPr>
        <w:u w:val="single"/>
      </w:rPr>
      <w:t>INVESTIGATOR</w:t>
    </w:r>
    <w:r>
      <w:rPr>
        <w:u w:val="single"/>
      </w:rPr>
      <w:t>’S</w:t>
    </w:r>
    <w:r w:rsidRPr="00EA0E28">
      <w:rPr>
        <w:u w:val="single"/>
      </w:rPr>
      <w:t xml:space="preserve"> BROCHURE</w:t>
    </w:r>
    <w:r w:rsidRPr="00EA0E28">
      <w:rPr>
        <w:szCs w:val="16"/>
        <w:u w:val="single"/>
      </w:rPr>
      <w:tab/>
    </w:r>
  </w:p>
</w:hdr>
</file>

<file path=word/header10.xml><?xml version="1.0" encoding="utf-8"?>
<w:hdr xmlns:ns1="http://schemas.openxmlformats.org/markup-compatibility/2006" xmlns:ns2="http://schemas.microsoft.com/office/word/2010/wordml" xmlns:w="http://schemas.openxmlformats.org/wordprocessingml/2006/main" ns1:Ignorable="w14 w15 w16se w16cid w16 w16cex w16sdtdh w16sdtfl w16du wp14">
  <w:p ns2:paraId="01D49889" ns2:textId="77777777" w:rsidR="00CC7A7E" w:rsidRPr="00EA0E28" w:rsidRDefault="00CC7A7E" w:rsidP="00CC7A7E">
    <w:pPr>
      <w:pStyle w:val="HeaderLandscape"/>
    </w:pPr>
    <w:r>
      <w:t>SACITUZUMAB TIRUMOTECAN (MK-2870)PAGE 1</w:t>
    </w:r>
    <w:del w:id="13437" w:author="GoldenCorpusHarness" w:date="2026-03-28T21:57:55Z">
      <w:r>
        <w:delText>25</w:delText>
      </w:r>
    </w:del>
    <w:ins w:id="13438" w:author="GoldenCorpusHarness" w:date="2026-03-28T21:57:55Z">
      <w:r>
        <w:t>19</w:t>
      </w:r>
    </w:ins>
  </w:p>
  <w:p ns2:paraId="53EC6F93" ns2:textId="77777777" w:rsidR="00CC7A7E" w:rsidRPr="00EA0E28" w:rsidRDefault="00CC7A7E" w:rsidP="00C505B8">
    <w:pPr>
      <w:pStyle w:val="Header"/>
      <w:tabs>
        <w:tab w:val="clear" w:pos="4507"/>
        <w:tab w:val="clear" w:pos="9000"/>
        <w:tab w:val="right" w:pos="12960"/>
      </w:tabs>
      <w:rPr>
        <w:szCs w:val="16"/>
        <w:u w:val="single"/>
      </w:rPr>
    </w:pPr>
    <w:r w:rsidRPr="00EA0E28">
      <w:rPr>
        <w:u w:val="single"/>
      </w:rPr>
      <w:t>INVESTIGATOR</w:t>
    </w:r>
    <w:r>
      <w:rPr>
        <w:u w:val="single"/>
      </w:rPr>
      <w:t>’S</w:t>
    </w:r>
    <w:r w:rsidRPr="00EA0E28">
      <w:rPr>
        <w:u w:val="single"/>
      </w:rPr>
      <w:t xml:space="preserve"> BROCHURE</w:t>
    </w:r>
    <w:r w:rsidRPr="00EA0E28">
      <w:rPr>
        <w:szCs w:val="16"/>
        <w:u w:val="single"/>
      </w:rPr>
      <w:tab/>
    </w:r>
  </w:p>
</w:hdr>
</file>

<file path=word/header11.xml><?xml version="1.0" encoding="utf-8"?>
<w:hdr xmlns:ns1="http://schemas.openxmlformats.org/markup-compatibility/2006" xmlns:ns2="http://schemas.microsoft.com/office/word/2010/wordml" xmlns:w="http://schemas.openxmlformats.org/wordprocessingml/2006/main" ns1:Ignorable="w14 w15 w16se w16cid w16 w16cex w16sdtdh w16sdtfl w16du wp14">
  <w:p ns2:paraId="6CD327E6" ns2:textId="77777777" w:rsidR="00CC7A7E" w:rsidRPr="00EA0E28" w:rsidRDefault="00CC7A7E" w:rsidP="00CC7A7E">
    <w:pPr>
      <w:pStyle w:val="Header"/>
    </w:pPr>
    <w:r>
      <w:t>SACITUZUMAB TIRUMOTECAN (MK-2870</w:t>
    </w:r>
    <w:ins w:id="13439" w:author="GoldenCorpusHarness" w:date="2026-03-28T21:57:55Z">
      <w:r>
        <w:t>/SKB264</w:t>
      </w:r>
    </w:ins>
    <w:r>
      <w:t>)PAGE 125</w:t>
    </w:r>
  </w:p>
  <w:p ns2:paraId="7BAE9531" ns2:textId="77777777" w:rsidR="00CC7A7E" w:rsidRPr="00EA0E28" w:rsidRDefault="00CC7A7E" w:rsidP="00C505B8">
    <w:pPr>
      <w:pStyle w:val="Header"/>
      <w:tabs>
        <w:tab w:val="clear" w:pos="4507"/>
        <w:tab w:val="clear" w:pos="9000"/>
        <w:tab w:val="right" w:pos="12960"/>
      </w:tabs>
      <w:rPr>
        <w:szCs w:val="16"/>
        <w:u w:val="single"/>
      </w:rPr>
    </w:pPr>
    <w:r w:rsidRPr="00EA0E28">
      <w:rPr>
        <w:u w:val="single"/>
      </w:rPr>
      <w:t>INVESTIGATOR</w:t>
    </w:r>
    <w:r>
      <w:rPr>
        <w:u w:val="single"/>
      </w:rPr>
      <w:t>’S</w:t>
    </w:r>
    <w:r w:rsidRPr="00EA0E28">
      <w:rPr>
        <w:u w:val="single"/>
      </w:rPr>
      <w:t xml:space="preserve"> BROCHURE</w:t>
    </w:r>
    <w:r w:rsidRPr="00EA0E28">
      <w:rPr>
        <w:szCs w:val="16"/>
        <w:u w:val="single"/>
      </w:rPr>
      <w:tab/>
    </w:r>
  </w:p>
</w:hdr>
</file>

<file path=word/header12.xml><?xml version="1.0" encoding="utf-8"?>
<w:hdr xmlns:ns1="http://schemas.openxmlformats.org/markup-compatibility/2006" xmlns:ns2="http://schemas.microsoft.com/office/word/2010/wordml" xmlns:w="http://schemas.openxmlformats.org/wordprocessingml/2006/main" ns1:Ignorable="w14 w15 w16se w16cid w16 w16cex w16sdtdh w16sdtfl w16du wp14">
  <w:p ns2:paraId="1B098CD3" ns2:textId="77777777" w:rsidR="00CC7A7E" w:rsidRPr="00EA0E28" w:rsidRDefault="00CC7A7E" w:rsidP="00CC7A7E">
    <w:pPr>
      <w:pStyle w:val="HeaderLandscape"/>
    </w:pPr>
    <w:r>
      <w:t>SACITUZUMAB TIRUMOTECAN (MK-2870</w:t>
    </w:r>
    <w:ins w:id="13440" w:author="GoldenCorpusHarness" w:date="2026-03-28T21:57:55Z">
      <w:r>
        <w:t>/SKB264</w:t>
      </w:r>
    </w:ins>
    <w:r>
      <w:t>)PAGE 125</w:t>
    </w:r>
  </w:p>
  <w:p ns2:paraId="586C4129" ns2:textId="77777777" w:rsidR="00CC7A7E" w:rsidRPr="00EA0E28" w:rsidRDefault="00CC7A7E" w:rsidP="00C505B8">
    <w:pPr>
      <w:pStyle w:val="Header"/>
      <w:tabs>
        <w:tab w:val="clear" w:pos="4507"/>
        <w:tab w:val="clear" w:pos="9000"/>
        <w:tab w:val="right" w:pos="12960"/>
      </w:tabs>
      <w:rPr>
        <w:szCs w:val="16"/>
        <w:u w:val="single"/>
      </w:rPr>
    </w:pPr>
    <w:r w:rsidRPr="00EA0E28">
      <w:rPr>
        <w:u w:val="single"/>
      </w:rPr>
      <w:t>INVESTIGATOR</w:t>
    </w:r>
    <w:r>
      <w:rPr>
        <w:u w:val="single"/>
      </w:rPr>
      <w:t>’S</w:t>
    </w:r>
    <w:r w:rsidRPr="00EA0E28">
      <w:rPr>
        <w:u w:val="single"/>
      </w:rPr>
      <w:t xml:space="preserve"> BROCHURE</w:t>
    </w:r>
    <w:r w:rsidRPr="00EA0E28">
      <w:rPr>
        <w:szCs w:val="16"/>
        <w:u w:val="single"/>
      </w:rPr>
      <w:tab/>
    </w:r>
  </w:p>
</w:hdr>
</file>

<file path=word/header13.xml><?xml version="1.0" encoding="utf-8"?>
<w:hdr xmlns:ns1="http://schemas.openxmlformats.org/markup-compatibility/2006" xmlns:ns2="http://schemas.microsoft.com/office/word/2010/wordml" xmlns:w="http://schemas.openxmlformats.org/wordprocessingml/2006/main" ns1:Ignorable="w14 w15 w16se w16cid w16 w16cex w16sdtdh w16sdtfl w16du wp14">
  <w:p ns2:paraId="0EB0861C" ns2:textId="77777777" w:rsidR="00CC7A7E" w:rsidRPr="00EA0E28" w:rsidRDefault="00CC7A7E" w:rsidP="00CC7A7E">
    <w:pPr>
      <w:pStyle w:val="HeaderLandscape"/>
    </w:pPr>
    <w:r>
      <w:t>SACITUZUMAB TIRUMOTECAN (MK-2870</w:t>
    </w:r>
    <w:ins w:id="13441" w:author="GoldenCorpusHarness" w:date="2026-03-28T21:57:55Z">
      <w:r>
        <w:t>/SKB264</w:t>
      </w:r>
    </w:ins>
    <w:r>
      <w:t>)PAGE 125</w:t>
    </w:r>
  </w:p>
  <w:p ns2:paraId="2515A7CE" ns2:textId="77777777" w:rsidR="00CC7A7E" w:rsidRPr="00EA0E28" w:rsidRDefault="00CC7A7E" w:rsidP="00C505B8">
    <w:pPr>
      <w:pStyle w:val="Header"/>
      <w:tabs>
        <w:tab w:val="clear" w:pos="4507"/>
        <w:tab w:val="clear" w:pos="9000"/>
        <w:tab w:val="right" w:pos="12960"/>
      </w:tabs>
      <w:rPr>
        <w:szCs w:val="16"/>
        <w:u w:val="single"/>
      </w:rPr>
    </w:pPr>
    <w:r w:rsidRPr="00EA0E28">
      <w:rPr>
        <w:u w:val="single"/>
      </w:rPr>
      <w:t>INVESTIGATOR</w:t>
    </w:r>
    <w:r>
      <w:rPr>
        <w:u w:val="single"/>
      </w:rPr>
      <w:t>’S</w:t>
    </w:r>
    <w:r w:rsidRPr="00EA0E28">
      <w:rPr>
        <w:u w:val="single"/>
      </w:rPr>
      <w:t xml:space="preserve"> BROCHURE</w:t>
    </w:r>
    <w:r w:rsidRPr="00EA0E28">
      <w:rPr>
        <w:szCs w:val="16"/>
        <w:u w:val="single"/>
      </w:rPr>
      <w:tab/>
    </w:r>
  </w:p>
</w:hdr>
</file>

<file path=word/header14.xml><?xml version="1.0" encoding="utf-8"?>
<w:hdr xmlns:ns1="http://schemas.openxmlformats.org/markup-compatibility/2006" xmlns:ns2="http://schemas.microsoft.com/office/word/2010/wordml" xmlns:w="http://schemas.openxmlformats.org/wordprocessingml/2006/main" ns1:Ignorable="w14 w15 w16se w16cid w16 w16cex w16sdtdh w16sdtfl w16du wp14">
  <w:p ns2:paraId="72396875" ns2:textId="77777777" w:rsidR="00CC7A7E" w:rsidRPr="00EA0E28" w:rsidRDefault="00CC7A7E" w:rsidP="00CC7A7E">
    <w:pPr>
      <w:pStyle w:val="HeaderLandscape"/>
    </w:pPr>
    <w:r>
      <w:t>SACITUZUMAB TIRUMOTECAN (MK-2870</w:t>
    </w:r>
    <w:ins w:id="13442" w:author="GoldenCorpusHarness" w:date="2026-03-28T21:57:55Z">
      <w:r>
        <w:t>/SKB264</w:t>
      </w:r>
    </w:ins>
    <w:r>
      <w:t>)PAGE 125</w:t>
    </w:r>
  </w:p>
  <w:p ns2:paraId="1F69392E" ns2:textId="77777777" w:rsidR="00CC7A7E" w:rsidRPr="00EA0E28" w:rsidRDefault="00CC7A7E" w:rsidP="00C505B8">
    <w:pPr>
      <w:pStyle w:val="Header"/>
      <w:tabs>
        <w:tab w:val="clear" w:pos="4507"/>
        <w:tab w:val="clear" w:pos="9000"/>
        <w:tab w:val="right" w:pos="12960"/>
      </w:tabs>
      <w:rPr>
        <w:szCs w:val="16"/>
        <w:u w:val="single"/>
      </w:rPr>
    </w:pPr>
    <w:r w:rsidRPr="00EA0E28">
      <w:rPr>
        <w:u w:val="single"/>
      </w:rPr>
      <w:t>INVESTIGATOR</w:t>
    </w:r>
    <w:r>
      <w:rPr>
        <w:u w:val="single"/>
      </w:rPr>
      <w:t>’S</w:t>
    </w:r>
    <w:r w:rsidRPr="00EA0E28">
      <w:rPr>
        <w:u w:val="single"/>
      </w:rPr>
      <w:t xml:space="preserve"> BROCHURE</w:t>
    </w:r>
    <w:r w:rsidRPr="00EA0E28">
      <w:rPr>
        <w:szCs w:val="16"/>
        <w:u w:val="single"/>
      </w:rPr>
      <w:tab/>
    </w:r>
  </w:p>
</w:hdr>
</file>

<file path=word/header15.xml><?xml version="1.0" encoding="utf-8"?>
<w:hdr xmlns:ns1="http://schemas.openxmlformats.org/markup-compatibility/2006" xmlns:ns2="http://schemas.microsoft.com/office/word/2010/wordml" xmlns:w="http://schemas.openxmlformats.org/wordprocessingml/2006/main" ns1:Ignorable="w14 w15 w16se w16cid w16 w16cex w16sdtdh w16sdtfl w16du wp14">
  <w:p ns2:paraId="6FEC2BCE" ns2:textId="77777777" w:rsidR="00CC7A7E" w:rsidRPr="00EA0E28" w:rsidRDefault="00CC7A7E" w:rsidP="00CC7A7E">
    <w:pPr>
      <w:pStyle w:val="Header"/>
    </w:pPr>
    <w:r>
      <w:t>SACITUZUMAB TIRUMOTECAN (MK-2870</w:t>
    </w:r>
    <w:ins w:id="13443" w:author="GoldenCorpusHarness" w:date="2026-03-28T21:57:55Z">
      <w:r>
        <w:t>/SKB264</w:t>
      </w:r>
    </w:ins>
    <w:r>
      <w:t xml:space="preserve">)PAGE </w:t>
    </w:r>
    <w:del w:id="13444" w:author="GoldenCorpusHarness" w:date="2026-03-28T21:57:55Z">
      <w:r>
        <w:delText>125</w:delText>
      </w:r>
    </w:del>
    <w:ins w:id="13445" w:author="GoldenCorpusHarness" w:date="2026-03-28T21:57:55Z">
      <w:r>
        <w:t>84</w:t>
      </w:r>
    </w:ins>
  </w:p>
  <w:p ns2:paraId="52595F51" ns2:textId="77777777" w:rsidR="00CC7A7E" w:rsidRPr="00EA0E28" w:rsidRDefault="00CC7A7E" w:rsidP="00C505B8">
    <w:pPr>
      <w:pStyle w:val="Header"/>
      <w:tabs>
        <w:tab w:val="clear" w:pos="4507"/>
        <w:tab w:val="clear" w:pos="9000"/>
        <w:tab w:val="right" w:pos="12960"/>
      </w:tabs>
      <w:rPr>
        <w:szCs w:val="16"/>
        <w:u w:val="single"/>
      </w:rPr>
    </w:pPr>
    <w:r w:rsidRPr="00EA0E28">
      <w:rPr>
        <w:u w:val="single"/>
      </w:rPr>
      <w:t>INVESTIGATOR</w:t>
    </w:r>
    <w:r>
      <w:rPr>
        <w:u w:val="single"/>
      </w:rPr>
      <w:t>’S</w:t>
    </w:r>
    <w:r w:rsidRPr="00EA0E28">
      <w:rPr>
        <w:u w:val="single"/>
      </w:rPr>
      <w:t xml:space="preserve"> BROCHURE</w:t>
    </w:r>
    <w:r w:rsidRPr="00EA0E28">
      <w:rPr>
        <w:szCs w:val="16"/>
        <w:u w:val="single"/>
      </w:rPr>
      <w:tab/>
    </w:r>
  </w:p>
</w:hdr>
</file>

<file path=word/header16.xml><?xml version="1.0" encoding="utf-8"?>
<w:hdr xmlns:ns1="http://schemas.openxmlformats.org/markup-compatibility/2006" xmlns:ns2="http://schemas.microsoft.com/office/word/2010/wordml" xmlns:w="http://schemas.openxmlformats.org/wordprocessingml/2006/main" ns1:Ignorable="w14 w15 w16se w16cid w16 w16cex w16sdtdh w16sdtfl w16du wp14">
  <w:p ns2:paraId="548B31F6" ns2:textId="77777777" w:rsidR="00560413" w:rsidRPr="00EA0E28" w:rsidRDefault="00560413" w:rsidP="00CC7A7E">
    <w:pPr>
      <w:pStyle w:val="HeaderLandscape"/>
    </w:pPr>
    <w:r>
      <w:t>SACITUZUMAB TIRUMOTECAN (MK-2870</w:t>
    </w:r>
    <w:ins w:id="13446" w:author="GoldenCorpusHarness" w:date="2026-03-28T21:57:55Z">
      <w:r>
        <w:t>/SKB264</w:t>
      </w:r>
    </w:ins>
    <w:r>
      <w:t>)PAGE 84</w:t>
    </w:r>
  </w:p>
  <w:p ns2:paraId="7B087A8A" ns2:textId="77777777" w:rsidR="00560413" w:rsidRPr="00EA0E28" w:rsidRDefault="00560413" w:rsidP="00560413">
    <w:pPr>
      <w:pStyle w:val="Header"/>
      <w:tabs>
        <w:tab w:val="clear" w:pos="4507"/>
        <w:tab w:val="clear" w:pos="9000"/>
        <w:tab w:val="right" w:pos="12960"/>
      </w:tabs>
      <w:rPr>
        <w:szCs w:val="16"/>
        <w:u w:val="single"/>
      </w:rPr>
    </w:pPr>
    <w:r w:rsidRPr="00EA0E28">
      <w:rPr>
        <w:u w:val="single"/>
      </w:rPr>
      <w:t>INVESTIGATOR</w:t>
    </w:r>
    <w:r>
      <w:rPr>
        <w:u w:val="single"/>
      </w:rPr>
      <w:t>’S</w:t>
    </w:r>
    <w:r w:rsidRPr="00EA0E28">
      <w:rPr>
        <w:u w:val="single"/>
      </w:rPr>
      <w:t xml:space="preserve"> BROCHURE</w:t>
    </w:r>
    <w:r w:rsidRPr="00EA0E28">
      <w:rPr>
        <w:szCs w:val="16"/>
        <w:u w:val="single"/>
      </w:rPr>
      <w:tab/>
    </w:r>
  </w:p>
</w:hdr>
</file>

<file path=word/header17.xml><?xml version="1.0" encoding="utf-8"?>
<w:hdr xmlns:ns1="http://schemas.openxmlformats.org/markup-compatibility/2006" xmlns:ns2="http://schemas.microsoft.com/office/word/2010/wordml" xmlns:w="http://schemas.openxmlformats.org/wordprocessingml/2006/main" ns1:Ignorable="w14 w15 w16se w16cid w16 w16cex w16sdtdh w16sdtfl w16du wp14">
  <w:p ns2:paraId="00FF191B" ns2:textId="77777777" w:rsidR="00401477" w:rsidRPr="00EA0E28" w:rsidRDefault="00401477" w:rsidP="00DF7A92">
    <w:pPr>
      <w:pStyle w:val="Header"/>
    </w:pPr>
    <w:r>
      <w:t>SACITUZUMAB TIRUMOTECAN (MK-2870</w:t>
    </w:r>
    <w:ins w:id="13447" w:author="GoldenCorpusHarness" w:date="2026-03-28T21:57:55Z">
      <w:r>
        <w:t>/SKB264</w:t>
      </w:r>
    </w:ins>
    <w:r>
      <w:t xml:space="preserve">)PAGE </w:t>
    </w:r>
    <w:del w:id="13448" w:author="GoldenCorpusHarness" w:date="2026-03-28T21:57:55Z">
      <w:r>
        <w:delText>10</w:delText>
      </w:r>
    </w:del>
    <w:ins w:id="13449" w:author="GoldenCorpusHarness" w:date="2026-03-28T21:57:55Z">
      <w:r>
        <w:t>84</w:t>
      </w:r>
    </w:ins>
  </w:p>
  <w:p ns2:paraId="5572DE2D" ns2:textId="77777777" w:rsidR="00401477" w:rsidRPr="00EA0E28" w:rsidRDefault="00401477" w:rsidP="00DF7A92">
    <w:pPr>
      <w:pStyle w:val="Header"/>
      <w:tabs>
        <w:tab w:val="clear" w:pos="4507"/>
      </w:tabs>
      <w:rPr>
        <w:szCs w:val="16"/>
        <w:u w:val="single"/>
      </w:rPr>
    </w:pPr>
    <w:r w:rsidRPr="00EA0E28">
      <w:rPr>
        <w:u w:val="single"/>
      </w:rPr>
      <w:t>INVESTIGATOR</w:t>
    </w:r>
    <w:r>
      <w:rPr>
        <w:u w:val="single"/>
      </w:rPr>
      <w:t>’S</w:t>
    </w:r>
    <w:r w:rsidRPr="00EA0E28">
      <w:rPr>
        <w:u w:val="single"/>
      </w:rPr>
      <w:t xml:space="preserve"> BROCHURE</w:t>
    </w:r>
    <w:r w:rsidRPr="00EA0E28">
      <w:rPr>
        <w:szCs w:val="16"/>
        <w:u w:val="single"/>
      </w:rPr>
      <w:tab/>
    </w:r>
  </w:p>
</w:hdr>
</file>

<file path=word/header18.xml><?xml version="1.0" encoding="utf-8"?>
<w:hdr xmlns:ns1="http://schemas.openxmlformats.org/markup-compatibility/2006" xmlns:ns2="http://schemas.microsoft.com/office/word/2010/wordml" xmlns:w="http://schemas.openxmlformats.org/wordprocessingml/2006/main" ns1:Ignorable="w14 w15 w16se w16cid w16 w16cex w16sdtdh w16sdtfl w16du wp14">
  <w:p ns2:paraId="72047C05" ns2:textId="77777777" w:rsidR="006405A6" w:rsidRPr="00EA0E28" w:rsidRDefault="006405A6" w:rsidP="00CC7A7E">
    <w:pPr>
      <w:pStyle w:val="HeaderLandscape"/>
    </w:pPr>
    <w:r>
      <w:t>SACITUZUMAB TIRUMOTECAN (MK-2870</w:t>
    </w:r>
    <w:ins w:id="13450" w:author="GoldenCorpusHarness" w:date="2026-03-28T21:57:55Z">
      <w:r>
        <w:t>/SKB264</w:t>
      </w:r>
    </w:ins>
    <w:r>
      <w:t>)PAGE 84</w:t>
    </w:r>
  </w:p>
  <w:p ns2:paraId="3116BDDC" ns2:textId="77777777" w:rsidR="006405A6" w:rsidRPr="00EA0E28" w:rsidRDefault="006405A6" w:rsidP="00560413">
    <w:pPr>
      <w:pStyle w:val="Header"/>
      <w:tabs>
        <w:tab w:val="clear" w:pos="4507"/>
        <w:tab w:val="clear" w:pos="9000"/>
        <w:tab w:val="right" w:pos="12960"/>
      </w:tabs>
      <w:rPr>
        <w:szCs w:val="16"/>
        <w:u w:val="single"/>
      </w:rPr>
    </w:pPr>
    <w:r w:rsidRPr="00EA0E28">
      <w:rPr>
        <w:u w:val="single"/>
      </w:rPr>
      <w:t>INVESTIGATOR</w:t>
    </w:r>
    <w:r>
      <w:rPr>
        <w:u w:val="single"/>
      </w:rPr>
      <w:t>’S</w:t>
    </w:r>
    <w:r w:rsidRPr="00EA0E28">
      <w:rPr>
        <w:u w:val="single"/>
      </w:rPr>
      <w:t xml:space="preserve"> BROCHURE</w:t>
    </w:r>
    <w:r w:rsidRPr="00EA0E28">
      <w:rPr>
        <w:szCs w:val="16"/>
        <w:u w:val="single"/>
      </w:rPr>
      <w:tab/>
    </w:r>
  </w:p>
</w:hdr>
</file>

<file path=word/header19.xml><?xml version="1.0" encoding="utf-8"?>
<w:hdr xmlns:ns1="http://schemas.openxmlformats.org/markup-compatibility/2006" xmlns:ns2="http://schemas.microsoft.com/office/word/2010/wordml" xmlns:w="http://schemas.openxmlformats.org/wordprocessingml/2006/main" ns1:Ignorable="w14 w15 w16se w16cid w16 w16cex w16sdtdh w16sdtfl w16du wp14">
  <w:p ns2:paraId="4A571BD3" ns2:textId="77777777" w:rsidR="00CC7A7E" w:rsidRPr="00EA0E28" w:rsidRDefault="00CC7A7E" w:rsidP="00CC7A7E">
    <w:pPr>
      <w:pStyle w:val="Header"/>
    </w:pPr>
    <w:r>
      <w:t>SACITUZUMAB TIRUMOTECAN (MK-2870</w:t>
    </w:r>
    <w:ins w:id="13451" w:author="GoldenCorpusHarness" w:date="2026-03-28T21:57:55Z">
      <w:r>
        <w:t>/SKB264</w:t>
      </w:r>
    </w:ins>
    <w:r>
      <w:t xml:space="preserve">)PAGE </w:t>
    </w:r>
    <w:del w:id="13452" w:author="GoldenCorpusHarness" w:date="2026-03-28T21:57:55Z">
      <w:r>
        <w:delText>84</w:delText>
      </w:r>
    </w:del>
    <w:ins w:id="13453" w:author="GoldenCorpusHarness" w:date="2026-03-28T21:57:55Z">
      <w:r>
        <w:t>159</w:t>
      </w:r>
    </w:ins>
  </w:p>
  <w:p ns2:paraId="0AD34B3E" ns2:textId="77777777" w:rsidR="00CC7A7E" w:rsidRPr="00EA0E28" w:rsidRDefault="00CC7A7E" w:rsidP="00560413">
    <w:pPr>
      <w:pStyle w:val="Header"/>
      <w:tabs>
        <w:tab w:val="clear" w:pos="4507"/>
        <w:tab w:val="clear" w:pos="9000"/>
        <w:tab w:val="right" w:pos="12960"/>
      </w:tabs>
      <w:rPr>
        <w:szCs w:val="16"/>
        <w:u w:val="single"/>
      </w:rPr>
    </w:pPr>
    <w:r w:rsidRPr="00EA0E28">
      <w:rPr>
        <w:u w:val="single"/>
      </w:rPr>
      <w:t>INVESTIGATOR</w:t>
    </w:r>
    <w:r>
      <w:rPr>
        <w:u w:val="single"/>
      </w:rPr>
      <w:t>’S</w:t>
    </w:r>
    <w:r w:rsidRPr="00EA0E28">
      <w:rPr>
        <w:u w:val="single"/>
      </w:rPr>
      <w:t xml:space="preserve"> BROCHURE</w:t>
    </w:r>
    <w:r w:rsidRPr="00EA0E28">
      <w:rPr>
        <w:szCs w:val="16"/>
        <w:u w:val="single"/>
      </w:rPr>
      <w:tab/>
    </w:r>
  </w:p>
</w:hdr>
</file>

<file path=word/header20.xml><?xml version="1.0" encoding="utf-8"?>
<w:hdr xmlns:ns1="http://schemas.openxmlformats.org/markup-compatibility/2006" xmlns:ns2="http://schemas.microsoft.com/office/word/2010/wordml" xmlns:w="http://schemas.openxmlformats.org/wordprocessingml/2006/main" ns1:Ignorable="w14 w15 w16se w16cid w16 w16cex w16sdtdh w16sdtfl w16du wp14">
  <w:p ns2:paraId="5BA32046" ns2:textId="77777777" w:rsidR="00CC7A7E" w:rsidRPr="00EA0E28" w:rsidRDefault="00CC7A7E" w:rsidP="00CC7A7E">
    <w:pPr>
      <w:pStyle w:val="HeaderLandscape"/>
    </w:pPr>
    <w:r>
      <w:t>SACITUZUMAB TIRUMOTECAN (MK-2870</w:t>
    </w:r>
    <w:ins w:id="13455" w:author="GoldenCorpusHarness" w:date="2026-03-28T21:57:55Z">
      <w:r>
        <w:t>/SKB264</w:t>
      </w:r>
    </w:ins>
    <w:r>
      <w:t>)PAGE 84</w:t>
    </w:r>
  </w:p>
  <w:p ns2:paraId="1C1A02A9" ns2:textId="77777777" w:rsidR="00CC7A7E" w:rsidRPr="00EA0E28" w:rsidRDefault="00CC7A7E" w:rsidP="00560413">
    <w:pPr>
      <w:pStyle w:val="Header"/>
      <w:tabs>
        <w:tab w:val="clear" w:pos="4507"/>
        <w:tab w:val="clear" w:pos="9000"/>
        <w:tab w:val="right" w:pos="12960"/>
      </w:tabs>
      <w:rPr>
        <w:szCs w:val="16"/>
        <w:u w:val="single"/>
      </w:rPr>
    </w:pPr>
    <w:r w:rsidRPr="00EA0E28">
      <w:rPr>
        <w:u w:val="single"/>
      </w:rPr>
      <w:t>INVESTIGATOR</w:t>
    </w:r>
    <w:r>
      <w:rPr>
        <w:u w:val="single"/>
      </w:rPr>
      <w:t>’S</w:t>
    </w:r>
    <w:r w:rsidRPr="00EA0E28">
      <w:rPr>
        <w:u w:val="single"/>
      </w:rPr>
      <w:t xml:space="preserve"> BROCHURE</w:t>
    </w:r>
    <w:r w:rsidRPr="00EA0E28">
      <w:rPr>
        <w:szCs w:val="16"/>
        <w:u w:val="single"/>
      </w:rPr>
      <w:tab/>
    </w:r>
  </w:p>
</w:hdr>
</file>

<file path=word/header21.xml><?xml version="1.0" encoding="utf-8"?>
<w:hdr xmlns:ns1="http://schemas.openxmlformats.org/markup-compatibility/2006" xmlns:ns2="http://schemas.microsoft.com/office/word/2010/wordml" xmlns:w="http://schemas.openxmlformats.org/wordprocessingml/2006/main" ns1:Ignorable="w14 w15 w16se w16cid w16 w16cex w16sdtdh w16sdtfl w16du wp14">
  <w:p ns2:paraId="08F018FC" ns2:textId="77777777" w:rsidR="00EE5FAD" w:rsidRPr="00EA0E28" w:rsidRDefault="00EE5FAD" w:rsidP="00EE5FAD">
    <w:pPr>
      <w:pStyle w:val="Header"/>
      <w:tabs>
        <w:tab w:val="clear" w:pos="4507"/>
        <w:tab w:val="clear" w:pos="9000"/>
        <w:tab w:val="center" w:pos="6480"/>
      </w:tabs>
    </w:pPr>
    <w:r>
      <w:t>SACITUZUMAB TIRUMOTECAN (MK-2870</w:t>
    </w:r>
    <w:ins w:id="13456" w:author="GoldenCorpusHarness" w:date="2026-03-28T21:57:55Z">
      <w:r>
        <w:t>/SKB264</w:t>
      </w:r>
    </w:ins>
    <w:r>
      <w:t xml:space="preserve">)PAGE </w:t>
    </w:r>
    <w:del w:id="13457" w:author="GoldenCorpusHarness" w:date="2026-03-28T21:57:55Z">
      <w:r>
        <w:delText>159</w:delText>
      </w:r>
    </w:del>
    <w:ins w:id="13458" w:author="GoldenCorpusHarness" w:date="2026-03-28T21:57:55Z">
      <w:r>
        <w:t>84</w:t>
      </w:r>
    </w:ins>
  </w:p>
  <w:p ns2:paraId="7DFB37DC" ns2:textId="77777777" w:rsidR="00EE5FAD" w:rsidRPr="00EA0E28" w:rsidRDefault="00EE5FAD" w:rsidP="00EE5FAD">
    <w:pPr>
      <w:pStyle w:val="Header"/>
      <w:tabs>
        <w:tab w:val="clear" w:pos="4507"/>
        <w:tab w:val="clear" w:pos="9000"/>
        <w:tab w:val="right" w:pos="12960"/>
      </w:tabs>
      <w:rPr>
        <w:szCs w:val="16"/>
        <w:u w:val="single"/>
      </w:rPr>
    </w:pPr>
    <w:r w:rsidRPr="00EA0E28">
      <w:rPr>
        <w:u w:val="single"/>
      </w:rPr>
      <w:t>INVESTIGATOR</w:t>
    </w:r>
    <w:r>
      <w:rPr>
        <w:u w:val="single"/>
      </w:rPr>
      <w:t>’S</w:t>
    </w:r>
    <w:r w:rsidRPr="00EA0E28">
      <w:rPr>
        <w:u w:val="single"/>
      </w:rPr>
      <w:t xml:space="preserve"> BROCHURE</w:t>
    </w:r>
    <w:r w:rsidRPr="00EA0E28">
      <w:rPr>
        <w:szCs w:val="16"/>
        <w:u w:val="single"/>
      </w:rPr>
      <w:tab/>
    </w:r>
  </w:p>
  <w:p ns2:paraId="3E8835E5" ns2:textId="5161F4EF" w:rsidR="007C31C8" w:rsidRDefault="007C31C8">
    <w:pPr>
      <w:pStyle w:val="Header"/>
    </w:pPr>
  </w:p>
</w:hdr>
</file>

<file path=word/header22.xml><?xml version="1.0" encoding="utf-8"?>
<w:hdr xmlns:ns1="http://schemas.openxmlformats.org/markup-compatibility/2006" xmlns:ns2="http://schemas.microsoft.com/office/word/2010/wordml" xmlns:w="http://schemas.openxmlformats.org/wordprocessingml/2006/main" ns1:Ignorable="w14 w15 w16se w16cid w16 w16cex w16sdtdh w16sdtfl w16du wp14">
  <w:p ns2:paraId="1C7A4292" ns2:textId="77777777" w:rsidR="00560413" w:rsidRPr="00EA0E28" w:rsidRDefault="00560413" w:rsidP="00560413">
    <w:pPr>
      <w:pStyle w:val="Header"/>
      <w:tabs>
        <w:tab w:val="clear" w:pos="4507"/>
        <w:tab w:val="clear" w:pos="9000"/>
        <w:tab w:val="center" w:pos="6480"/>
      </w:tabs>
    </w:pPr>
    <w:r>
      <w:t>SACITUZUMAB TIRUMOTECAN (MK-2870</w:t>
    </w:r>
    <w:ins w:id="13459" w:author="GoldenCorpusHarness" w:date="2026-03-28T21:57:55Z">
      <w:r>
        <w:t>/SKB264</w:t>
      </w:r>
    </w:ins>
    <w:r>
      <w:t>)PAGE 84</w:t>
    </w:r>
  </w:p>
  <w:p ns2:paraId="1958A2E6" ns2:textId="77777777" w:rsidR="00560413" w:rsidRPr="00EA0E28" w:rsidRDefault="00560413" w:rsidP="00560413">
    <w:pPr>
      <w:pStyle w:val="Header"/>
      <w:tabs>
        <w:tab w:val="clear" w:pos="4507"/>
        <w:tab w:val="clear" w:pos="9000"/>
        <w:tab w:val="right" w:pos="12960"/>
      </w:tabs>
      <w:rPr>
        <w:szCs w:val="16"/>
        <w:u w:val="single"/>
      </w:rPr>
    </w:pPr>
    <w:r w:rsidRPr="00EA0E28">
      <w:rPr>
        <w:u w:val="single"/>
      </w:rPr>
      <w:t>INVESTIGATOR</w:t>
    </w:r>
    <w:r>
      <w:rPr>
        <w:u w:val="single"/>
      </w:rPr>
      <w:t>’S</w:t>
    </w:r>
    <w:r w:rsidRPr="00EA0E28">
      <w:rPr>
        <w:u w:val="single"/>
      </w:rPr>
      <w:t xml:space="preserve"> BROCHURE</w:t>
    </w:r>
    <w:r w:rsidRPr="00EA0E28">
      <w:rPr>
        <w:szCs w:val="16"/>
        <w:u w:val="single"/>
      </w:rPr>
      <w:tab/>
    </w:r>
  </w:p>
</w:hdr>
</file>

<file path=word/header23.xml><?xml version="1.0" encoding="utf-8"?>
<w:hdr xmlns:ns1="http://schemas.openxmlformats.org/markup-compatibility/2006" xmlns:ns2="http://schemas.microsoft.com/office/word/2010/wordml" xmlns:w="http://schemas.openxmlformats.org/wordprocessingml/2006/main" ns1:Ignorable="w14 w15 w16se w16cid w16 w16cex w16sdtdh w16sdtfl w16du wp14">
  <w:p ns2:paraId="2F255B40" ns2:textId="77777777" w:rsidR="00560413" w:rsidRPr="00EA0E28" w:rsidRDefault="00560413" w:rsidP="00CC7A7E">
    <w:pPr>
      <w:pStyle w:val="HeaderLandscape"/>
    </w:pPr>
    <w:r w:rsidRPr="00D71117">
      <w:rPr>
        <w:rFonts w:cs="Arial"/>
      </w:rPr>
      <w:t>SACITUZUMAB TIRUMOTECAN (MK-2870)</w:t>
    </w:r>
    <w:r>
      <w:ptab w:relativeTo="margin" w:alignment="center" w:leader="none"/>
    </w:r>
    <w:r w:rsidRPr="00EA0E28">
      <w:t xml:space="preserve">PAGE </w:t>
    </w:r>
    <w:r>
      <w:fldChar w:fldCharType="begin"/>
    </w:r>
    <w:r w:rsidRPr="00EA0E28">
      <w:instrText xml:space="preserve"> PAGE  \* Arabic  \* MERGEFORMAT </w:instrText>
    </w:r>
    <w:r>
      <w:fldChar w:fldCharType="separate"/>
    </w:r>
    <w:r>
      <w:t>84</w:t>
    </w:r>
    <w:r>
      <w:fldChar w:fldCharType="end"/>
    </w:r>
  </w:p>
  <w:p ns2:paraId="472A7779" ns2:textId="77777777" w:rsidR="00560413" w:rsidRPr="00EA0E28" w:rsidRDefault="00560413" w:rsidP="00560413">
    <w:pPr>
      <w:pStyle w:val="Header"/>
      <w:tabs>
        <w:tab w:val="clear" w:pos="4507"/>
        <w:tab w:val="clear" w:pos="9000"/>
        <w:tab w:val="right" w:pos="12960"/>
      </w:tabs>
      <w:rPr>
        <w:szCs w:val="16"/>
        <w:u w:val="single"/>
      </w:rPr>
    </w:pPr>
    <w:r w:rsidRPr="00EA0E28">
      <w:rPr>
        <w:u w:val="single"/>
      </w:rPr>
      <w:t>INVESTIGATOR</w:t>
    </w:r>
    <w:r>
      <w:rPr>
        <w:u w:val="single"/>
      </w:rPr>
      <w:t>’S</w:t>
    </w:r>
    <w:r w:rsidRPr="00EA0E28">
      <w:rPr>
        <w:u w:val="single"/>
      </w:rPr>
      <w:t xml:space="preserve"> BROCHURE</w:t>
    </w:r>
    <w:r w:rsidRPr="00EA0E28">
      <w:rPr>
        <w:szCs w:val="16"/>
        <w:u w:val="single"/>
      </w:rPr>
      <w:tab/>
    </w:r>
  </w:p>
</w:hdr>
</file>

<file path=word/header24.xml><?xml version="1.0" encoding="utf-8"?>
<w:hdr xmlns:ns1="http://schemas.openxmlformats.org/markup-compatibility/2006" xmlns:ns2="http://schemas.microsoft.com/office/word/2010/wordml" xmlns:w="http://schemas.openxmlformats.org/wordprocessingml/2006/main" ns1:Ignorable="w14 w15 w16se w16cid w16 w16cex w16sdtdh w16sdtfl w16du wp14">
  <w:p ns2:paraId="28527204" ns2:textId="77777777" w:rsidR="006828DB" w:rsidRPr="00EA0E28" w:rsidRDefault="006828DB" w:rsidP="00CC7A7E">
    <w:pPr>
      <w:pStyle w:val="Header"/>
    </w:pPr>
    <w:r w:rsidRPr="00D71117">
      <w:rPr>
        <w:rFonts w:cs="Arial"/>
      </w:rPr>
      <w:t>SACITUZUMAB TIRUMOTECAN (MK-2870)</w:t>
    </w:r>
    <w:r>
      <w:ptab w:relativeTo="margin" w:alignment="center" w:leader="none"/>
    </w:r>
    <w:r w:rsidRPr="00EA0E28">
      <w:t xml:space="preserve">PAGE </w:t>
    </w:r>
    <w:r>
      <w:fldChar w:fldCharType="begin"/>
    </w:r>
    <w:r w:rsidRPr="00EA0E28">
      <w:instrText xml:space="preserve"> PAGE  \* Arabic  \* MERGEFORMAT </w:instrText>
    </w:r>
    <w:r>
      <w:fldChar w:fldCharType="separate"/>
    </w:r>
    <w:r>
      <w:t>84</w:t>
    </w:r>
    <w:r>
      <w:fldChar w:fldCharType="end"/>
    </w:r>
  </w:p>
  <w:p ns2:paraId="7DECBBB9" ns2:textId="77777777" w:rsidR="006828DB" w:rsidRPr="00EA0E28" w:rsidRDefault="006828DB" w:rsidP="006828DB">
    <w:pPr>
      <w:pStyle w:val="Header"/>
      <w:tabs>
        <w:tab w:val="clear" w:pos="4507"/>
        <w:tab w:val="clear" w:pos="9000"/>
        <w:tab w:val="right" w:pos="12960"/>
      </w:tabs>
      <w:rPr>
        <w:szCs w:val="16"/>
        <w:u w:val="single"/>
      </w:rPr>
    </w:pPr>
    <w:r w:rsidRPr="00EA0E28">
      <w:rPr>
        <w:u w:val="single"/>
      </w:rPr>
      <w:t>INVESTIGATOR</w:t>
    </w:r>
    <w:r>
      <w:rPr>
        <w:u w:val="single"/>
      </w:rPr>
      <w:t>’S</w:t>
    </w:r>
    <w:r w:rsidRPr="00EA0E28">
      <w:rPr>
        <w:u w:val="single"/>
      </w:rPr>
      <w:t xml:space="preserve"> BROCHURE</w:t>
    </w:r>
    <w:r w:rsidRPr="00EA0E28">
      <w:rPr>
        <w:szCs w:val="16"/>
        <w:u w:val="single"/>
      </w:rPr>
      <w:tab/>
    </w:r>
  </w:p>
</w:hdr>
</file>

<file path=word/header25.xml><?xml version="1.0" encoding="utf-8"?>
<w:hdr xmlns:ns1="http://schemas.openxmlformats.org/markup-compatibility/2006" xmlns:ns2="http://schemas.microsoft.com/office/word/2010/wordml" xmlns:w="http://schemas.openxmlformats.org/wordprocessingml/2006/main" ns1:Ignorable="w14 w15 w16se w16cid w16 w16cex w16sdtdh w16sdtfl w16du wp14">
  <w:p ns2:paraId="55B4F445" ns2:textId="77777777" w:rsidR="00C0130B" w:rsidRPr="00EA0E28" w:rsidRDefault="00C0130B" w:rsidP="00CC7A7E">
    <w:pPr>
      <w:pStyle w:val="HeaderLandscape"/>
    </w:pPr>
    <w:r w:rsidRPr="00D71117">
      <w:rPr>
        <w:rFonts w:cs="Arial"/>
      </w:rPr>
      <w:t>SACITUZUMAB TIRUMOTECAN (MK-2870)</w:t>
    </w:r>
    <w:r>
      <w:ptab w:relativeTo="margin" w:alignment="center" w:leader="none"/>
    </w:r>
    <w:r w:rsidRPr="00EA0E28">
      <w:t xml:space="preserve">PAGE </w:t>
    </w:r>
    <w:r>
      <w:fldChar w:fldCharType="begin"/>
    </w:r>
    <w:r w:rsidRPr="00EA0E28">
      <w:instrText xml:space="preserve"> PAGE  \* Arabic  \* MERGEFORMAT </w:instrText>
    </w:r>
    <w:r>
      <w:fldChar w:fldCharType="separate"/>
    </w:r>
    <w:r>
      <w:t>84</w:t>
    </w:r>
    <w:r>
      <w:fldChar w:fldCharType="end"/>
    </w:r>
  </w:p>
  <w:p ns2:paraId="1A0BDBCD" ns2:textId="77777777" w:rsidR="00C0130B" w:rsidRPr="00EA0E28" w:rsidRDefault="00C0130B" w:rsidP="006828DB">
    <w:pPr>
      <w:pStyle w:val="Header"/>
      <w:tabs>
        <w:tab w:val="clear" w:pos="4507"/>
        <w:tab w:val="clear" w:pos="9000"/>
        <w:tab w:val="right" w:pos="12960"/>
      </w:tabs>
      <w:rPr>
        <w:szCs w:val="16"/>
        <w:u w:val="single"/>
      </w:rPr>
    </w:pPr>
    <w:r w:rsidRPr="00EA0E28">
      <w:rPr>
        <w:u w:val="single"/>
      </w:rPr>
      <w:t>INVESTIGATOR</w:t>
    </w:r>
    <w:r>
      <w:rPr>
        <w:u w:val="single"/>
      </w:rPr>
      <w:t>’S</w:t>
    </w:r>
    <w:r w:rsidRPr="00EA0E28">
      <w:rPr>
        <w:u w:val="single"/>
      </w:rPr>
      <w:t xml:space="preserve"> BROCHURE</w:t>
    </w:r>
    <w:r w:rsidRPr="00EA0E28">
      <w:rPr>
        <w:szCs w:val="16"/>
        <w:u w:val="single"/>
      </w:rPr>
      <w:tab/>
    </w:r>
  </w:p>
</w:hdr>
</file>

<file path=word/header26.xml><?xml version="1.0" encoding="utf-8"?>
<w:hdr xmlns:ns1="http://schemas.openxmlformats.org/markup-compatibility/2006" xmlns:ns2="http://schemas.microsoft.com/office/word/2010/wordml" xmlns:w="http://schemas.openxmlformats.org/wordprocessingml/2006/main" ns1:Ignorable="w14 w15 w16se w16cid w16 w16cex w16sdtdh w16sdtfl w16du wp14">
  <w:p ns2:paraId="5973DE0D" ns2:textId="77777777" w:rsidR="00EB073E" w:rsidRPr="00EA0E28" w:rsidRDefault="00EB073E" w:rsidP="00CC7A7E">
    <w:pPr>
      <w:pStyle w:val="Header"/>
    </w:pPr>
    <w:r w:rsidRPr="00D71117">
      <w:rPr>
        <w:rFonts w:cs="Arial"/>
      </w:rPr>
      <w:t>SACITUZUMAB TIRUMOTECAN (MK-2870)</w:t>
    </w:r>
    <w:r>
      <w:ptab w:relativeTo="margin" w:alignment="center" w:leader="none"/>
    </w:r>
    <w:r w:rsidRPr="00EA0E28">
      <w:t xml:space="preserve">PAGE </w:t>
    </w:r>
    <w:r>
      <w:fldChar w:fldCharType="begin"/>
    </w:r>
    <w:r w:rsidRPr="00EA0E28">
      <w:instrText xml:space="preserve"> PAGE  \* Arabic  \* MERGEFORMAT </w:instrText>
    </w:r>
    <w:r>
      <w:fldChar w:fldCharType="separate"/>
    </w:r>
    <w:r>
      <w:t>156</w:t>
    </w:r>
    <w:r>
      <w:fldChar w:fldCharType="end"/>
    </w:r>
  </w:p>
  <w:p ns2:paraId="4D1A7B2E" ns2:textId="77777777" w:rsidR="00EB073E" w:rsidRPr="00EA0E28" w:rsidRDefault="00EB073E" w:rsidP="00EB073E">
    <w:pPr>
      <w:pStyle w:val="Header"/>
      <w:tabs>
        <w:tab w:val="clear" w:pos="4507"/>
        <w:tab w:val="clear" w:pos="9000"/>
        <w:tab w:val="right" w:pos="12960"/>
      </w:tabs>
      <w:rPr>
        <w:szCs w:val="16"/>
        <w:u w:val="single"/>
      </w:rPr>
    </w:pPr>
    <w:r w:rsidRPr="00EA0E28">
      <w:rPr>
        <w:u w:val="single"/>
      </w:rPr>
      <w:t>INVESTIGATOR</w:t>
    </w:r>
    <w:r>
      <w:rPr>
        <w:u w:val="single"/>
      </w:rPr>
      <w:t>’S</w:t>
    </w:r>
    <w:r w:rsidRPr="00EA0E28">
      <w:rPr>
        <w:u w:val="single"/>
      </w:rPr>
      <w:t xml:space="preserve"> BROCHURE</w:t>
    </w:r>
    <w:r w:rsidRPr="00EA0E28">
      <w:rPr>
        <w:szCs w:val="16"/>
        <w:u w:val="single"/>
      </w:rPr>
      <w:tab/>
    </w:r>
  </w:p>
  <w:p ns2:paraId="0BF4611E" ns2:textId="77777777" w:rsidR="00EB073E" w:rsidRDefault="00EB073E" w:rsidP="00EB073E">
    <w:pPr>
      <w:pStyle w:val="Header"/>
      <w:tabs>
        <w:tab w:val="clear" w:pos="4507"/>
        <w:tab w:val="clear" w:pos="9000"/>
        <w:tab w:val="right" w:pos="12960"/>
      </w:tabs>
    </w:pPr>
  </w:p>
</w:hdr>
</file>

<file path=word/header27.xml><?xml version="1.0" encoding="utf-8"?>
<w:hdr xmlns:ns1="http://schemas.openxmlformats.org/markup-compatibility/2006" xmlns:ns2="http://schemas.microsoft.com/office/word/2010/wordml" xmlns:w="http://schemas.openxmlformats.org/wordprocessingml/2006/main" ns1:Ignorable="w14 w15 w16se w16cid w16 w16cex w16sdtdh w16sdtfl w16du wp14">
  <w:p ns2:paraId="4E013BFC" ns2:textId="77777777" w:rsidR="00CC7A7E" w:rsidRPr="00EA0E28" w:rsidRDefault="00CC7A7E" w:rsidP="00CC7A7E">
    <w:pPr>
      <w:pStyle w:val="HeaderLandscape"/>
    </w:pPr>
    <w:r w:rsidRPr="00D71117">
      <w:rPr>
        <w:rFonts w:cs="Arial"/>
      </w:rPr>
      <w:t>SACITUZUMAB TIRUMOTECAN (MK-2870)</w:t>
    </w:r>
    <w:r>
      <w:ptab w:relativeTo="margin" w:alignment="center" w:leader="none"/>
    </w:r>
    <w:r w:rsidRPr="00EA0E28">
      <w:t xml:space="preserve">PAGE </w:t>
    </w:r>
    <w:r>
      <w:fldChar w:fldCharType="begin"/>
    </w:r>
    <w:r w:rsidRPr="00EA0E28">
      <w:instrText xml:space="preserve"> PAGE  \* Arabic  \* MERGEFORMAT </w:instrText>
    </w:r>
    <w:r>
      <w:fldChar w:fldCharType="separate"/>
    </w:r>
    <w:r>
      <w:t>156</w:t>
    </w:r>
    <w:r>
      <w:fldChar w:fldCharType="end"/>
    </w:r>
  </w:p>
  <w:p ns2:paraId="20670E30" ns2:textId="77777777" w:rsidR="00CC7A7E" w:rsidRPr="00EA0E28" w:rsidRDefault="00CC7A7E" w:rsidP="00EB073E">
    <w:pPr>
      <w:pStyle w:val="Header"/>
      <w:tabs>
        <w:tab w:val="clear" w:pos="4507"/>
        <w:tab w:val="clear" w:pos="9000"/>
        <w:tab w:val="right" w:pos="12960"/>
      </w:tabs>
      <w:rPr>
        <w:szCs w:val="16"/>
        <w:u w:val="single"/>
      </w:rPr>
    </w:pPr>
    <w:r w:rsidRPr="00EA0E28">
      <w:rPr>
        <w:u w:val="single"/>
      </w:rPr>
      <w:t>INVESTIGATOR</w:t>
    </w:r>
    <w:r>
      <w:rPr>
        <w:u w:val="single"/>
      </w:rPr>
      <w:t>’S</w:t>
    </w:r>
    <w:r w:rsidRPr="00EA0E28">
      <w:rPr>
        <w:u w:val="single"/>
      </w:rPr>
      <w:t xml:space="preserve"> BROCHURE</w:t>
    </w:r>
    <w:r w:rsidRPr="00EA0E28">
      <w:rPr>
        <w:szCs w:val="16"/>
        <w:u w:val="single"/>
      </w:rPr>
      <w:tab/>
    </w:r>
  </w:p>
  <w:p ns2:paraId="2C980089" ns2:textId="77777777" w:rsidR="00CC7A7E" w:rsidRDefault="00CC7A7E" w:rsidP="00EB073E">
    <w:pPr>
      <w:pStyle w:val="Header"/>
      <w:tabs>
        <w:tab w:val="clear" w:pos="4507"/>
        <w:tab w:val="clear" w:pos="9000"/>
        <w:tab w:val="right" w:pos="12960"/>
      </w:tabs>
    </w:pPr>
  </w:p>
</w:hdr>
</file>

<file path=word/header28.xml><?xml version="1.0" encoding="utf-8"?>
<w:hdr xmlns:ns1="http://schemas.openxmlformats.org/markup-compatibility/2006" xmlns:ns2="http://schemas.microsoft.com/office/word/2010/wordml" xmlns:w="http://schemas.openxmlformats.org/wordprocessingml/2006/main" ns1:Ignorable="w14 w15 w16se w16cid w16 w16cex w16sdtdh w16sdtfl w16du wp14">
  <w:p ns2:paraId="27D4F2F5" ns2:textId="77777777" w:rsidR="00CC7A7E" w:rsidRPr="00EA0E28" w:rsidRDefault="00CC7A7E" w:rsidP="00CC7A7E">
    <w:pPr>
      <w:pStyle w:val="Header"/>
    </w:pPr>
    <w:r w:rsidRPr="00D71117">
      <w:rPr>
        <w:rFonts w:cs="Arial"/>
      </w:rPr>
      <w:t>SACITUZUMAB TIRUMOTECAN (MK-2870)</w:t>
    </w:r>
    <w:r>
      <w:ptab w:relativeTo="margin" w:alignment="center" w:leader="none"/>
    </w:r>
    <w:r w:rsidRPr="00EA0E28">
      <w:t xml:space="preserve">PAGE </w:t>
    </w:r>
    <w:r>
      <w:fldChar w:fldCharType="begin"/>
    </w:r>
    <w:r w:rsidRPr="00EA0E28">
      <w:instrText xml:space="preserve"> PAGE  \* Arabic  \* MERGEFORMAT </w:instrText>
    </w:r>
    <w:r>
      <w:fldChar w:fldCharType="separate"/>
    </w:r>
    <w:r>
      <w:t>156</w:t>
    </w:r>
    <w:r>
      <w:fldChar w:fldCharType="end"/>
    </w:r>
  </w:p>
  <w:p ns2:paraId="2F7967AA" ns2:textId="77777777" w:rsidR="00CC7A7E" w:rsidRPr="00EA0E28" w:rsidRDefault="00CC7A7E" w:rsidP="00EB073E">
    <w:pPr>
      <w:pStyle w:val="Header"/>
      <w:tabs>
        <w:tab w:val="clear" w:pos="4507"/>
        <w:tab w:val="clear" w:pos="9000"/>
        <w:tab w:val="right" w:pos="12960"/>
      </w:tabs>
      <w:rPr>
        <w:szCs w:val="16"/>
        <w:u w:val="single"/>
      </w:rPr>
    </w:pPr>
    <w:r w:rsidRPr="00EA0E28">
      <w:rPr>
        <w:u w:val="single"/>
      </w:rPr>
      <w:t>INVESTIGATOR</w:t>
    </w:r>
    <w:r>
      <w:rPr>
        <w:u w:val="single"/>
      </w:rPr>
      <w:t>’S</w:t>
    </w:r>
    <w:r w:rsidRPr="00EA0E28">
      <w:rPr>
        <w:u w:val="single"/>
      </w:rPr>
      <w:t xml:space="preserve"> BROCHURE</w:t>
    </w:r>
    <w:r w:rsidRPr="00EA0E28">
      <w:rPr>
        <w:szCs w:val="16"/>
        <w:u w:val="single"/>
      </w:rPr>
      <w:tab/>
    </w:r>
  </w:p>
  <w:p ns2:paraId="5F8AA33F" ns2:textId="77777777" w:rsidR="00CC7A7E" w:rsidRDefault="00CC7A7E" w:rsidP="00EB073E">
    <w:pPr>
      <w:pStyle w:val="Header"/>
      <w:tabs>
        <w:tab w:val="clear" w:pos="4507"/>
        <w:tab w:val="clear" w:pos="9000"/>
        <w:tab w:val="right" w:pos="12960"/>
      </w:tabs>
    </w:pPr>
  </w:p>
</w:hdr>
</file>

<file path=word/header29.xml><?xml version="1.0" encoding="utf-8"?>
<w:hdr xmlns:ns1="http://schemas.openxmlformats.org/markup-compatibility/2006" xmlns:ns2="http://schemas.microsoft.com/office/word/2010/wordml" xmlns:w="http://schemas.openxmlformats.org/wordprocessingml/2006/main" ns1:Ignorable="w14 w15 w16se w16cid w16 w16cex w16sdtdh w16sdtfl w16du wp14">
  <w:p ns2:paraId="6E781A41" ns2:textId="77777777" w:rsidR="006828DB" w:rsidRPr="00EA0E28" w:rsidRDefault="006828DB" w:rsidP="001D2E72">
    <w:pPr>
      <w:pStyle w:val="Header"/>
    </w:pPr>
    <w:r w:rsidRPr="00D71117">
      <w:rPr>
        <w:rFonts w:cs="Arial"/>
      </w:rPr>
      <w:t xml:space="preserve">SACITUZUMAB </w:t>
    </w:r>
    <w:r w:rsidRPr="001D2E72">
      <w:t>TIRUMOTECAN</w:t>
    </w:r>
    <w:r w:rsidRPr="00D71117">
      <w:rPr>
        <w:rFonts w:cs="Arial"/>
      </w:rPr>
      <w:t xml:space="preserve"> (MK-2870)</w:t>
    </w:r>
    <w:r>
      <w:ptab w:relativeTo="margin" w:alignment="center" w:leader="none"/>
    </w:r>
    <w:r w:rsidRPr="00EA0E28">
      <w:t xml:space="preserve">PAGE </w:t>
    </w:r>
    <w:r>
      <w:fldChar w:fldCharType="begin"/>
    </w:r>
    <w:r w:rsidRPr="00EA0E28">
      <w:instrText xml:space="preserve"> PAGE  \* Arabic  \* MERGEFORMAT </w:instrText>
    </w:r>
    <w:r>
      <w:fldChar w:fldCharType="separate"/>
    </w:r>
    <w:r>
      <w:t>84</w:t>
    </w:r>
    <w:r>
      <w:fldChar w:fldCharType="end"/>
    </w:r>
  </w:p>
  <w:p ns2:paraId="109412D2" ns2:textId="77777777" w:rsidR="006828DB" w:rsidRPr="00EA0E28" w:rsidRDefault="006828DB" w:rsidP="006828DB">
    <w:pPr>
      <w:pStyle w:val="Header"/>
      <w:tabs>
        <w:tab w:val="clear" w:pos="4507"/>
        <w:tab w:val="clear" w:pos="9000"/>
        <w:tab w:val="right" w:pos="12960"/>
      </w:tabs>
      <w:rPr>
        <w:szCs w:val="16"/>
        <w:u w:val="single"/>
      </w:rPr>
    </w:pPr>
    <w:r w:rsidRPr="00EA0E28">
      <w:rPr>
        <w:u w:val="single"/>
      </w:rPr>
      <w:t>INVESTIGATOR</w:t>
    </w:r>
    <w:r>
      <w:rPr>
        <w:u w:val="single"/>
      </w:rPr>
      <w:t>’S</w:t>
    </w:r>
    <w:r w:rsidRPr="00EA0E28">
      <w:rPr>
        <w:u w:val="single"/>
      </w:rPr>
      <w:t xml:space="preserve"> BROCHURE</w:t>
    </w:r>
    <w:r w:rsidRPr="00EA0E28">
      <w:rPr>
        <w:szCs w:val="16"/>
        <w:u w:val="single"/>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E7463"/>
    <w:multiLevelType w:val="hybridMultilevel"/>
    <w:tmpl w:val="BC443286"/>
    <w:lvl w:ilvl="0" w:tplc="FE187BDC">
      <w:start w:val="1"/>
      <w:numFmt w:val="lowerLetter"/>
      <w:pStyle w:val="ListLetter5"/>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08A8436E"/>
    <w:multiLevelType w:val="multilevel"/>
    <w:tmpl w:val="2B56DF90"/>
    <w:lvl w:ilvl="0">
      <w:start w:val="1"/>
      <w:numFmt w:val="lowerRoman"/>
      <w:pStyle w:val="ListNumber4Roman"/>
      <w:lvlText w:val="%1."/>
      <w:lvlJc w:val="right"/>
      <w:pPr>
        <w:ind w:left="1440" w:hanging="18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8FC5F7C"/>
    <w:multiLevelType w:val="singleLevel"/>
    <w:tmpl w:val="0F5ED424"/>
    <w:name w:val="WWll3"/>
    <w:lvl w:ilvl="0">
      <w:start w:val="1"/>
      <w:numFmt w:val="lowerLetter"/>
      <w:pStyle w:val="ListLetter3"/>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3" w15:restartNumberingAfterBreak="0">
    <w:nsid w:val="09234747"/>
    <w:multiLevelType w:val="multilevel"/>
    <w:tmpl w:val="E49612EC"/>
    <w:styleLink w:val="Style1"/>
    <w:lvl w:ilvl="0">
      <w:start w:val="1"/>
      <w:numFmt w:val="lowerRoman"/>
      <w:lvlText w:val="%1."/>
      <w:lvlJc w:val="right"/>
      <w:pPr>
        <w:ind w:left="720" w:hanging="360"/>
      </w:pPr>
      <w:rPr>
        <w:rFonts w:ascii="Times New Roman" w:hAnsi="Times New Roman" w:cs="Times New Roman"/>
        <w:b w:val="0"/>
        <w:bCs w:val="0"/>
        <w:i w:val="0"/>
        <w:iCs w:val="0"/>
        <w:caps w:val="0"/>
        <w:smallCaps w:val="0"/>
        <w:strike w:val="0"/>
        <w:dstrike w:val="0"/>
        <w:outline/>
        <w:shadow w:val="0"/>
        <w:emboss w:val="0"/>
        <w:imprint w:val="0"/>
        <w:vanish w:val="0"/>
        <w:spacing w:val="0"/>
        <w:kern w:val="0"/>
        <w:position w:val="0"/>
        <w:u w:val="none"/>
        <w:effect w:val="none"/>
        <w:vertAlign w:val="baseline"/>
        <w:em w:val="none"/>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4" w15:restartNumberingAfterBreak="0">
    <w:nsid w:val="0A714F38"/>
    <w:multiLevelType w:val="singleLevel"/>
    <w:tmpl w:val="821E4F06"/>
    <w:name w:val="WWlb2"/>
    <w:lvl w:ilvl="0">
      <w:start w:val="1"/>
      <w:numFmt w:val="bullet"/>
      <w:pStyle w:val="ListBullet2"/>
      <w:lvlText w:val="-"/>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5" w15:restartNumberingAfterBreak="0">
    <w:nsid w:val="0B8D5D15"/>
    <w:multiLevelType w:val="multilevel"/>
    <w:tmpl w:val="D6703902"/>
    <w:lvl w:ilvl="0">
      <w:start w:val="1"/>
      <w:numFmt w:val="decimal"/>
      <w:pStyle w:val="TableListNumber10pt"/>
      <w:lvlText w:val="%1."/>
      <w:lvlJc w:val="right"/>
      <w:pPr>
        <w:ind w:left="1080" w:hanging="360"/>
      </w:pPr>
      <w:rPr>
        <w:rFonts w:ascii="Times New Roman" w:hAnsi="Times New Roman" w:hint="default"/>
        <w:b w:val="0"/>
        <w:i w:val="0"/>
        <w:caps w:val="0"/>
        <w:strike w:val="0"/>
        <w:dstrike w:val="0"/>
        <w:outline w:val="0"/>
        <w:shadow w:val="0"/>
        <w:emboss w:val="0"/>
        <w:imprint w:val="0"/>
        <w:vanish w:val="0"/>
        <w:sz w:val="20"/>
        <w:vertAlign w:val="baseline"/>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6" w15:restartNumberingAfterBreak="0">
    <w:nsid w:val="0F4E5AC4"/>
    <w:multiLevelType w:val="singleLevel"/>
    <w:tmpl w:val="0F4E5AC4"/>
    <w:lvl w:ilvl="0">
      <w:start w:val="1"/>
      <w:numFmt w:val="decimal"/>
      <w:pStyle w:val="listnum"/>
      <w:lvlText w:val="%1."/>
      <w:lvlJc w:val="left"/>
      <w:pPr>
        <w:tabs>
          <w:tab w:val="num" w:pos="432"/>
        </w:tabs>
        <w:ind w:left="432" w:hanging="432"/>
      </w:pPr>
      <w:rPr>
        <w:rFonts w:hint="default"/>
      </w:rPr>
    </w:lvl>
  </w:abstractNum>
  <w:abstractNum w:abstractNumId="7" w15:restartNumberingAfterBreak="0">
    <w:nsid w:val="0FF734A2"/>
    <w:multiLevelType w:val="singleLevel"/>
    <w:tmpl w:val="413CEE86"/>
    <w:name w:val="SPRIln3"/>
    <w:lvl w:ilvl="0">
      <w:start w:val="1"/>
      <w:numFmt w:val="decimal"/>
      <w:lvlText w:val="%1."/>
      <w:lvlJc w:val="left"/>
      <w:pPr>
        <w:tabs>
          <w:tab w:val="num" w:pos="1080"/>
        </w:tabs>
        <w:ind w:left="1080" w:hanging="360"/>
      </w:pPr>
      <w:rPr>
        <w:rFonts w:ascii="Arial" w:eastAsia="MS Gothic" w:hAnsi="Arial" w:cs="Arial" w:hint="eastAsia"/>
        <w:b w:val="0"/>
        <w:i w:val="0"/>
        <w:caps w:val="0"/>
        <w:sz w:val="24"/>
        <w:u w:val="none"/>
        <w:vertAlign w:val="baseline"/>
      </w:rPr>
    </w:lvl>
  </w:abstractNum>
  <w:abstractNum w:abstractNumId="8" w15:restartNumberingAfterBreak="0">
    <w:nsid w:val="1039189B"/>
    <w:multiLevelType w:val="singleLevel"/>
    <w:tmpl w:val="4E8A7F88"/>
    <w:name w:val="SPRIlb2"/>
    <w:lvl w:ilvl="0">
      <w:start w:val="1"/>
      <w:numFmt w:val="bullet"/>
      <w:lvlText w:val="-"/>
      <w:lvlJc w:val="left"/>
      <w:pPr>
        <w:tabs>
          <w:tab w:val="num" w:pos="720"/>
        </w:tabs>
        <w:ind w:left="720" w:hanging="360"/>
      </w:pPr>
      <w:rPr>
        <w:rFonts w:ascii="Arial" w:eastAsia="MS Gothic" w:hAnsi="Arial" w:cs="Arial" w:hint="eastAsia"/>
        <w:b w:val="0"/>
        <w:i w:val="0"/>
        <w:caps w:val="0"/>
        <w:sz w:val="24"/>
        <w:u w:val="none"/>
        <w:vertAlign w:val="baseline"/>
      </w:rPr>
    </w:lvl>
  </w:abstractNum>
  <w:abstractNum w:abstractNumId="9" w15:restartNumberingAfterBreak="0">
    <w:nsid w:val="1108162F"/>
    <w:multiLevelType w:val="singleLevel"/>
    <w:tmpl w:val="C00644A0"/>
    <w:name w:val="ln3"/>
    <w:lvl w:ilvl="0">
      <w:start w:val="1"/>
      <w:numFmt w:val="decimal"/>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10" w15:restartNumberingAfterBreak="0">
    <w:nsid w:val="12A441C1"/>
    <w:multiLevelType w:val="singleLevel"/>
    <w:tmpl w:val="A1E67C46"/>
    <w:lvl w:ilvl="0">
      <w:start w:val="1"/>
      <w:numFmt w:val="bullet"/>
      <w:pStyle w:val="ListHyphen"/>
      <w:lvlText w:val="-"/>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11" w15:restartNumberingAfterBreak="0">
    <w:nsid w:val="13514FC7"/>
    <w:multiLevelType w:val="singleLevel"/>
    <w:tmpl w:val="13514FC7"/>
    <w:lvl w:ilvl="0">
      <w:start w:val="1"/>
      <w:numFmt w:val="lowerLetter"/>
      <w:pStyle w:val="listalpha"/>
      <w:lvlText w:val="%1."/>
      <w:lvlJc w:val="left"/>
      <w:pPr>
        <w:tabs>
          <w:tab w:val="num" w:pos="432"/>
        </w:tabs>
        <w:ind w:left="432" w:hanging="432"/>
      </w:pPr>
    </w:lvl>
  </w:abstractNum>
  <w:abstractNum w:abstractNumId="12" w15:restartNumberingAfterBreak="0">
    <w:nsid w:val="15A22F0F"/>
    <w:multiLevelType w:val="multilevel"/>
    <w:tmpl w:val="3132C81C"/>
    <w:styleLink w:val="ListLetter4b"/>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3" w15:restartNumberingAfterBreak="0">
    <w:nsid w:val="19A44E69"/>
    <w:multiLevelType w:val="singleLevel"/>
    <w:tmpl w:val="447E08BE"/>
    <w:name w:val="SPRIat"/>
    <w:lvl w:ilvl="0">
      <w:start w:val="1"/>
      <w:numFmt w:val="decimal"/>
      <w:lvlText w:val="Appendix %1"/>
      <w:lvlJc w:val="left"/>
      <w:pPr>
        <w:tabs>
          <w:tab w:val="num" w:pos="2160"/>
        </w:tabs>
        <w:ind w:left="2160" w:hanging="2160"/>
      </w:pPr>
      <w:rPr>
        <w:rFonts w:ascii="Arial" w:eastAsia="MS Gothic" w:hAnsi="Arial" w:cs="Arial" w:hint="eastAsia"/>
        <w:b/>
        <w:i w:val="0"/>
        <w:caps w:val="0"/>
        <w:sz w:val="24"/>
        <w:u w:val="none"/>
        <w:vertAlign w:val="baseline"/>
      </w:rPr>
    </w:lvl>
  </w:abstractNum>
  <w:abstractNum w:abstractNumId="14" w15:restartNumberingAfterBreak="0">
    <w:nsid w:val="1C220985"/>
    <w:multiLevelType w:val="singleLevel"/>
    <w:tmpl w:val="291ECC4A"/>
    <w:name w:val="ll3"/>
    <w:lvl w:ilvl="0">
      <w:start w:val="1"/>
      <w:numFmt w:val="lowerLetter"/>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15" w15:restartNumberingAfterBreak="0">
    <w:nsid w:val="1C9543B7"/>
    <w:multiLevelType w:val="singleLevel"/>
    <w:tmpl w:val="A58EA924"/>
    <w:name w:val="WWlb3"/>
    <w:lvl w:ilvl="0">
      <w:start w:val="1"/>
      <w:numFmt w:val="bullet"/>
      <w:pStyle w:val="ListBullet3"/>
      <w:lvlText w:val="◦"/>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16" w15:restartNumberingAfterBreak="0">
    <w:nsid w:val="1CC84E6F"/>
    <w:multiLevelType w:val="singleLevel"/>
    <w:tmpl w:val="099E72B8"/>
    <w:name w:val="WWtf"/>
    <w:lvl w:ilvl="0">
      <w:start w:val="1"/>
      <w:numFmt w:val="decimal"/>
      <w:lvlText w:val="%1"/>
      <w:lvlJc w:val="left"/>
      <w:pPr>
        <w:tabs>
          <w:tab w:val="num" w:pos="360"/>
        </w:tabs>
        <w:ind w:left="360" w:hanging="360"/>
      </w:pPr>
      <w:rPr>
        <w:rFonts w:ascii="Times New Roman" w:hAnsi="Times New Roman" w:cs="Times New Roman"/>
        <w:b w:val="0"/>
        <w:i w:val="0"/>
        <w:caps w:val="0"/>
        <w:sz w:val="18"/>
        <w:u w:val="none"/>
        <w:vertAlign w:val="superscript"/>
      </w:rPr>
    </w:lvl>
  </w:abstractNum>
  <w:abstractNum w:abstractNumId="17" w15:restartNumberingAfterBreak="0">
    <w:nsid w:val="1D0D31C3"/>
    <w:multiLevelType w:val="singleLevel"/>
    <w:tmpl w:val="A6CC9302"/>
    <w:name w:val="ll2"/>
    <w:lvl w:ilvl="0">
      <w:start w:val="1"/>
      <w:numFmt w:val="lowerLetter"/>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18" w15:restartNumberingAfterBreak="0">
    <w:nsid w:val="215166AC"/>
    <w:multiLevelType w:val="singleLevel"/>
    <w:tmpl w:val="215166AC"/>
    <w:lvl w:ilvl="0">
      <w:start w:val="1"/>
      <w:numFmt w:val="lowerLetter"/>
      <w:pStyle w:val="tablerefalpha"/>
      <w:lvlText w:val="%1."/>
      <w:lvlJc w:val="left"/>
      <w:pPr>
        <w:tabs>
          <w:tab w:val="num" w:pos="360"/>
        </w:tabs>
        <w:ind w:left="360" w:hanging="360"/>
      </w:pPr>
    </w:lvl>
  </w:abstractNum>
  <w:abstractNum w:abstractNumId="19" w15:restartNumberingAfterBreak="0">
    <w:nsid w:val="246B4BDA"/>
    <w:multiLevelType w:val="singleLevel"/>
    <w:tmpl w:val="A11E95BC"/>
    <w:name w:val="SPRItf"/>
    <w:lvl w:ilvl="0">
      <w:start w:val="1"/>
      <w:numFmt w:val="decimal"/>
      <w:lvlText w:val="%1"/>
      <w:lvlJc w:val="left"/>
      <w:pPr>
        <w:tabs>
          <w:tab w:val="num" w:pos="360"/>
        </w:tabs>
        <w:ind w:left="360" w:hanging="360"/>
      </w:pPr>
      <w:rPr>
        <w:rFonts w:ascii="Arial" w:eastAsia="MS Gothic" w:hAnsi="Arial" w:cs="Arial" w:hint="eastAsia"/>
        <w:b w:val="0"/>
        <w:i w:val="0"/>
        <w:caps w:val="0"/>
        <w:sz w:val="18"/>
        <w:u w:val="none"/>
        <w:vertAlign w:val="superscript"/>
      </w:rPr>
    </w:lvl>
  </w:abstractNum>
  <w:abstractNum w:abstractNumId="20" w15:restartNumberingAfterBreak="0">
    <w:nsid w:val="29334A57"/>
    <w:multiLevelType w:val="singleLevel"/>
    <w:tmpl w:val="79D8F450"/>
    <w:name w:val="SPRIll"/>
    <w:lvl w:ilvl="0">
      <w:start w:val="1"/>
      <w:numFmt w:val="lowerLetter"/>
      <w:lvlText w:val="%1."/>
      <w:lvlJc w:val="left"/>
      <w:pPr>
        <w:tabs>
          <w:tab w:val="num" w:pos="360"/>
        </w:tabs>
        <w:ind w:left="360" w:hanging="360"/>
      </w:pPr>
      <w:rPr>
        <w:rFonts w:ascii="Arial" w:eastAsia="MS Gothic" w:hAnsi="Arial" w:cs="Arial" w:hint="eastAsia"/>
        <w:b w:val="0"/>
        <w:i w:val="0"/>
        <w:caps w:val="0"/>
        <w:sz w:val="24"/>
        <w:u w:val="none"/>
        <w:vertAlign w:val="baseline"/>
      </w:rPr>
    </w:lvl>
  </w:abstractNum>
  <w:abstractNum w:abstractNumId="21" w15:restartNumberingAfterBreak="0">
    <w:nsid w:val="2E2E5FA1"/>
    <w:multiLevelType w:val="hybridMultilevel"/>
    <w:tmpl w:val="D2688DF8"/>
    <w:lvl w:ilvl="0" w:tplc="6598058E">
      <w:start w:val="1"/>
      <w:numFmt w:val="decimal"/>
      <w:pStyle w:val="Style2"/>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035190D"/>
    <w:multiLevelType w:val="singleLevel"/>
    <w:tmpl w:val="3035190D"/>
    <w:lvl w:ilvl="0">
      <w:start w:val="1"/>
      <w:numFmt w:val="bullet"/>
      <w:pStyle w:val="listbull"/>
      <w:lvlText w:val=""/>
      <w:lvlJc w:val="left"/>
      <w:pPr>
        <w:tabs>
          <w:tab w:val="num" w:pos="432"/>
        </w:tabs>
        <w:ind w:left="432" w:hanging="432"/>
      </w:pPr>
      <w:rPr>
        <w:rFonts w:ascii="Symbol" w:hAnsi="Symbol" w:cs="Symbol" w:hint="default"/>
      </w:rPr>
    </w:lvl>
  </w:abstractNum>
  <w:abstractNum w:abstractNumId="23" w15:restartNumberingAfterBreak="0">
    <w:nsid w:val="394F5182"/>
    <w:multiLevelType w:val="singleLevel"/>
    <w:tmpl w:val="50786C24"/>
    <w:name w:val="WWtfl"/>
    <w:lvl w:ilvl="0">
      <w:start w:val="1"/>
      <w:numFmt w:val="lowerLetter"/>
      <w:pStyle w:val="TableFootnoteLetter"/>
      <w:lvlText w:val="%1"/>
      <w:lvlJc w:val="left"/>
      <w:pPr>
        <w:tabs>
          <w:tab w:val="num" w:pos="360"/>
        </w:tabs>
        <w:ind w:left="360" w:hanging="360"/>
      </w:pPr>
      <w:rPr>
        <w:rFonts w:ascii="Times New Roman" w:hAnsi="Times New Roman" w:cs="Times New Roman"/>
        <w:b w:val="0"/>
        <w:i w:val="0"/>
        <w:caps w:val="0"/>
        <w:sz w:val="18"/>
        <w:u w:val="none"/>
        <w:vertAlign w:val="superscript"/>
      </w:rPr>
    </w:lvl>
  </w:abstractNum>
  <w:abstractNum w:abstractNumId="24" w15:restartNumberingAfterBreak="0">
    <w:nsid w:val="39C62024"/>
    <w:multiLevelType w:val="singleLevel"/>
    <w:tmpl w:val="B516BDEA"/>
    <w:name w:val="tf"/>
    <w:lvl w:ilvl="0">
      <w:start w:val="1"/>
      <w:numFmt w:val="decimal"/>
      <w:lvlText w:val="%1"/>
      <w:lvlJc w:val="left"/>
      <w:pPr>
        <w:tabs>
          <w:tab w:val="num" w:pos="360"/>
        </w:tabs>
        <w:ind w:left="360" w:hanging="360"/>
      </w:pPr>
      <w:rPr>
        <w:rFonts w:ascii="Times New Roman" w:hAnsi="Times New Roman" w:cs="Times New Roman"/>
        <w:b w:val="0"/>
        <w:i w:val="0"/>
        <w:caps w:val="0"/>
        <w:sz w:val="20"/>
        <w:u w:val="none"/>
        <w:vertAlign w:val="superscript"/>
      </w:rPr>
    </w:lvl>
  </w:abstractNum>
  <w:abstractNum w:abstractNumId="25" w15:restartNumberingAfterBreak="0">
    <w:nsid w:val="3FF2688A"/>
    <w:multiLevelType w:val="singleLevel"/>
    <w:tmpl w:val="D3FE6586"/>
    <w:name w:val="SPRIll2"/>
    <w:lvl w:ilvl="0">
      <w:start w:val="1"/>
      <w:numFmt w:val="lowerLetter"/>
      <w:lvlText w:val="%1."/>
      <w:lvlJc w:val="left"/>
      <w:pPr>
        <w:tabs>
          <w:tab w:val="num" w:pos="720"/>
        </w:tabs>
        <w:ind w:left="720" w:hanging="360"/>
      </w:pPr>
      <w:rPr>
        <w:rFonts w:ascii="Arial" w:eastAsia="MS Gothic" w:hAnsi="Arial" w:cs="Arial" w:hint="eastAsia"/>
        <w:b w:val="0"/>
        <w:i w:val="0"/>
        <w:caps w:val="0"/>
        <w:sz w:val="24"/>
        <w:u w:val="none"/>
        <w:vertAlign w:val="baseline"/>
      </w:rPr>
    </w:lvl>
  </w:abstractNum>
  <w:abstractNum w:abstractNumId="26" w15:restartNumberingAfterBreak="0">
    <w:nsid w:val="43401EC0"/>
    <w:multiLevelType w:val="singleLevel"/>
    <w:tmpl w:val="43401EC0"/>
    <w:lvl w:ilvl="0">
      <w:start w:val="1"/>
      <w:numFmt w:val="bullet"/>
      <w:pStyle w:val="listindentbull"/>
      <w:lvlText w:val=""/>
      <w:lvlJc w:val="left"/>
      <w:pPr>
        <w:tabs>
          <w:tab w:val="num" w:pos="864"/>
        </w:tabs>
        <w:ind w:left="864" w:hanging="432"/>
      </w:pPr>
      <w:rPr>
        <w:rFonts w:ascii="Symbol" w:hAnsi="Symbol" w:cs="Symbol" w:hint="default"/>
        <w:color w:val="auto"/>
      </w:rPr>
    </w:lvl>
  </w:abstractNum>
  <w:abstractNum w:abstractNumId="27" w15:restartNumberingAfterBreak="0">
    <w:nsid w:val="46711B15"/>
    <w:multiLevelType w:val="multilevel"/>
    <w:tmpl w:val="9C446858"/>
    <w:lvl w:ilvl="0">
      <w:start w:val="1"/>
      <w:numFmt w:val="lowerLetter"/>
      <w:pStyle w:val="ListLetter4"/>
      <w:lvlText w:val="%1."/>
      <w:lvlJc w:val="left"/>
      <w:pPr>
        <w:ind w:left="180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28" w15:restartNumberingAfterBreak="0">
    <w:nsid w:val="4A8F08E5"/>
    <w:multiLevelType w:val="multilevel"/>
    <w:tmpl w:val="839A39EC"/>
    <w:lvl w:ilvl="0">
      <w:start w:val="1"/>
      <w:numFmt w:val="lowerRoman"/>
      <w:pStyle w:val="ListNumber2Roman"/>
      <w:lvlText w:val="%1."/>
      <w:lvlJc w:val="right"/>
      <w:pPr>
        <w:ind w:left="720" w:hanging="180"/>
      </w:pPr>
      <w:rPr>
        <w:rFonts w:ascii="Times New Roman" w:hAnsi="Times New Roman" w:cs="Times New Roman"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4ACB1218"/>
    <w:multiLevelType w:val="multilevel"/>
    <w:tmpl w:val="307C7308"/>
    <w:lvl w:ilvl="0">
      <w:start w:val="1"/>
      <w:numFmt w:val="decimal"/>
      <w:lvlRestart w:val="0"/>
      <w:pStyle w:val="Heading1"/>
      <w:lvlText w:val="%1"/>
      <w:lvlJc w:val="left"/>
      <w:pPr>
        <w:tabs>
          <w:tab w:val="num" w:pos="480"/>
        </w:tabs>
        <w:ind w:left="480" w:hanging="480"/>
      </w:pPr>
      <w:rPr>
        <w:rFonts w:ascii="Times New Roman" w:eastAsia="MS Gothic" w:hAnsi="Times New Roman" w:cs="Times New Roman" w:hint="eastAsia"/>
        <w:b/>
        <w:i w:val="0"/>
        <w:caps/>
        <w:smallCaps w:val="0"/>
        <w:sz w:val="24"/>
        <w:szCs w:val="24"/>
        <w:u w:val="none"/>
        <w:vertAlign w:val="baseline"/>
      </w:rPr>
    </w:lvl>
    <w:lvl w:ilvl="1">
      <w:start w:val="1"/>
      <w:numFmt w:val="decimal"/>
      <w:pStyle w:val="Heading2"/>
      <w:lvlText w:val="%1.%2"/>
      <w:lvlJc w:val="left"/>
      <w:pPr>
        <w:tabs>
          <w:tab w:val="num" w:pos="720"/>
        </w:tabs>
        <w:ind w:left="720" w:hanging="720"/>
      </w:pPr>
      <w:rPr>
        <w:rFonts w:ascii="Times New Roman" w:hAnsi="Times New Roman" w:cs="Times New Roman" w:hint="default"/>
        <w:b/>
        <w:i w:val="0"/>
        <w:iCs w:val="0"/>
        <w:caps w:val="0"/>
        <w:smallCaps w:val="0"/>
        <w:strike w:val="0"/>
        <w:dstrike w:val="0"/>
        <w:vanish w:val="0"/>
        <w:color w:val="000000"/>
        <w:spacing w:val="0"/>
        <w:kern w:val="0"/>
        <w:position w:val="0"/>
        <w:sz w:val="24"/>
        <w:szCs w:val="24"/>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tabs>
          <w:tab w:val="num" w:pos="965"/>
        </w:tabs>
        <w:ind w:left="965" w:hanging="965"/>
      </w:pPr>
      <w:rPr>
        <w:rFonts w:ascii="Times New Roman" w:hAnsi="Times New Roman" w:cs="Times New Roman" w:hint="default"/>
        <w:b/>
        <w:i w:val="0"/>
        <w:caps w:val="0"/>
        <w:color w:val="auto"/>
        <w:sz w:val="24"/>
        <w:szCs w:val="24"/>
        <w:u w:val="none"/>
        <w:vertAlign w:val="baseline"/>
      </w:rPr>
    </w:lvl>
    <w:lvl w:ilvl="3">
      <w:start w:val="1"/>
      <w:numFmt w:val="decimal"/>
      <w:pStyle w:val="Heading4"/>
      <w:lvlText w:val="%1.%2.%3.%4"/>
      <w:lvlJc w:val="left"/>
      <w:pPr>
        <w:tabs>
          <w:tab w:val="num" w:pos="1195"/>
        </w:tabs>
        <w:ind w:left="1195" w:hanging="1195"/>
      </w:pPr>
      <w:rPr>
        <w:rFonts w:ascii="Times New Roman" w:hAnsi="Times New Roman" w:cs="Times New Roman" w:hint="default"/>
        <w:b/>
        <w:i w:val="0"/>
        <w:caps w:val="0"/>
        <w:sz w:val="24"/>
        <w:szCs w:val="24"/>
        <w:u w:val="none"/>
        <w:vertAlign w:val="baseline"/>
      </w:rPr>
    </w:lvl>
    <w:lvl w:ilvl="4">
      <w:start w:val="1"/>
      <w:numFmt w:val="decimal"/>
      <w:pStyle w:val="Heading5"/>
      <w:lvlText w:val="%1.%2.%3.%4.%5"/>
      <w:lvlJc w:val="left"/>
      <w:pPr>
        <w:tabs>
          <w:tab w:val="num" w:pos="1440"/>
        </w:tabs>
        <w:ind w:left="1440" w:hanging="1440"/>
      </w:pPr>
    </w:lvl>
    <w:lvl w:ilvl="5">
      <w:start w:val="1"/>
      <w:numFmt w:val="decimal"/>
      <w:pStyle w:val="Heading6"/>
      <w:lvlText w:val="%1.%2.%3.%4.%5.%6"/>
      <w:lvlJc w:val="left"/>
      <w:pPr>
        <w:tabs>
          <w:tab w:val="num" w:pos="1680"/>
        </w:tabs>
        <w:ind w:left="1680" w:hanging="1680"/>
      </w:pPr>
    </w:lvl>
    <w:lvl w:ilvl="6">
      <w:start w:val="1"/>
      <w:numFmt w:val="decimal"/>
      <w:pStyle w:val="Heading7"/>
      <w:lvlText w:val="%1.%2.%3.%4.%5.%6.%7"/>
      <w:lvlJc w:val="left"/>
      <w:pPr>
        <w:tabs>
          <w:tab w:val="num" w:pos="1920"/>
        </w:tabs>
        <w:ind w:left="1920" w:hanging="1920"/>
      </w:pPr>
      <w:rPr>
        <w:rFonts w:ascii="Times New Roman" w:hAnsi="Times New Roman" w:cs="Times New Roman" w:hint="default"/>
        <w:b/>
        <w:i w:val="0"/>
        <w:caps w:val="0"/>
        <w:sz w:val="24"/>
        <w:u w:val="none"/>
        <w:vertAlign w:val="baseline"/>
      </w:rPr>
    </w:lvl>
    <w:lvl w:ilvl="7">
      <w:start w:val="1"/>
      <w:numFmt w:val="none"/>
      <w:pStyle w:val="Heading8"/>
      <w:lvlText w:val=""/>
      <w:lvlJc w:val="left"/>
      <w:pPr>
        <w:tabs>
          <w:tab w:val="num" w:pos="2160"/>
        </w:tabs>
        <w:ind w:left="2160" w:hanging="2160"/>
      </w:pPr>
      <w:rPr>
        <w:rFonts w:ascii="Times New Roman" w:hAnsi="Times New Roman" w:cs="Times New Roman" w:hint="default"/>
        <w:b/>
        <w:i w:val="0"/>
        <w:caps w:val="0"/>
        <w:sz w:val="24"/>
        <w:u w:val="none"/>
        <w:vertAlign w:val="baseline"/>
      </w:rPr>
    </w:lvl>
    <w:lvl w:ilvl="8">
      <w:start w:val="1"/>
      <w:numFmt w:val="none"/>
      <w:pStyle w:val="Heading9"/>
      <w:lvlText w:val=""/>
      <w:lvlJc w:val="left"/>
      <w:pPr>
        <w:tabs>
          <w:tab w:val="num" w:pos="2400"/>
        </w:tabs>
        <w:ind w:left="2400" w:hanging="2400"/>
      </w:pPr>
      <w:rPr>
        <w:rFonts w:ascii="Times New Roman" w:hAnsi="Times New Roman" w:cs="Times New Roman" w:hint="default"/>
        <w:b/>
        <w:i w:val="0"/>
        <w:caps w:val="0"/>
        <w:sz w:val="24"/>
        <w:u w:val="none"/>
        <w:vertAlign w:val="baseline"/>
      </w:rPr>
    </w:lvl>
  </w:abstractNum>
  <w:abstractNum w:abstractNumId="30" w15:restartNumberingAfterBreak="0">
    <w:nsid w:val="4B9D0413"/>
    <w:multiLevelType w:val="singleLevel"/>
    <w:tmpl w:val="1542DA3A"/>
    <w:name w:val="WWln"/>
    <w:lvl w:ilvl="0">
      <w:start w:val="1"/>
      <w:numFmt w:val="decimal"/>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31" w15:restartNumberingAfterBreak="0">
    <w:nsid w:val="4E8178B6"/>
    <w:multiLevelType w:val="singleLevel"/>
    <w:tmpl w:val="D6306D74"/>
    <w:name w:val="SPRIln2"/>
    <w:lvl w:ilvl="0">
      <w:start w:val="1"/>
      <w:numFmt w:val="decimal"/>
      <w:lvlText w:val="%1."/>
      <w:lvlJc w:val="left"/>
      <w:pPr>
        <w:tabs>
          <w:tab w:val="num" w:pos="720"/>
        </w:tabs>
        <w:ind w:left="720" w:hanging="360"/>
      </w:pPr>
      <w:rPr>
        <w:rFonts w:ascii="Arial" w:eastAsia="MS Gothic" w:hAnsi="Arial" w:cs="Arial" w:hint="eastAsia"/>
        <w:b w:val="0"/>
        <w:i w:val="0"/>
        <w:caps w:val="0"/>
        <w:sz w:val="24"/>
        <w:u w:val="none"/>
        <w:vertAlign w:val="baseline"/>
      </w:rPr>
    </w:lvl>
  </w:abstractNum>
  <w:abstractNum w:abstractNumId="32" w15:restartNumberingAfterBreak="0">
    <w:nsid w:val="4F1F2750"/>
    <w:multiLevelType w:val="singleLevel"/>
    <w:tmpl w:val="D9D41F52"/>
    <w:name w:val="SPRItfl"/>
    <w:lvl w:ilvl="0">
      <w:start w:val="1"/>
      <w:numFmt w:val="lowerLetter"/>
      <w:lvlText w:val="%1"/>
      <w:lvlJc w:val="left"/>
      <w:pPr>
        <w:tabs>
          <w:tab w:val="num" w:pos="360"/>
        </w:tabs>
        <w:ind w:left="360" w:hanging="360"/>
      </w:pPr>
      <w:rPr>
        <w:rFonts w:ascii="Arial" w:hAnsi="Arial" w:cs="Arial"/>
        <w:b w:val="0"/>
        <w:i w:val="0"/>
        <w:caps w:val="0"/>
        <w:sz w:val="18"/>
        <w:u w:val="none"/>
        <w:vertAlign w:val="superscript"/>
      </w:rPr>
    </w:lvl>
  </w:abstractNum>
  <w:abstractNum w:abstractNumId="33" w15:restartNumberingAfterBreak="0">
    <w:nsid w:val="50B85DA2"/>
    <w:multiLevelType w:val="hybridMultilevel"/>
    <w:tmpl w:val="A3A6B8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38D7EBB"/>
    <w:multiLevelType w:val="hybridMultilevel"/>
    <w:tmpl w:val="E50E102E"/>
    <w:lvl w:ilvl="0" w:tplc="820A2A30">
      <w:start w:val="1"/>
      <w:numFmt w:val="lowerRoman"/>
      <w:pStyle w:val="ListNumber5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8852734"/>
    <w:multiLevelType w:val="singleLevel"/>
    <w:tmpl w:val="0F800E3A"/>
    <w:name w:val="WWre"/>
    <w:lvl w:ilvl="0">
      <w:start w:val="1"/>
      <w:numFmt w:val="decimal"/>
      <w:pStyle w:val="References"/>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36" w15:restartNumberingAfterBreak="0">
    <w:nsid w:val="588F24F4"/>
    <w:multiLevelType w:val="singleLevel"/>
    <w:tmpl w:val="EB803FD2"/>
    <w:name w:val="SPRIln"/>
    <w:lvl w:ilvl="0">
      <w:start w:val="1"/>
      <w:numFmt w:val="decimal"/>
      <w:lvlText w:val="%1."/>
      <w:lvlJc w:val="left"/>
      <w:pPr>
        <w:tabs>
          <w:tab w:val="num" w:pos="360"/>
        </w:tabs>
        <w:ind w:left="360" w:hanging="360"/>
      </w:pPr>
      <w:rPr>
        <w:rFonts w:ascii="Arial" w:eastAsia="MS Gothic" w:hAnsi="Arial" w:cs="Arial" w:hint="eastAsia"/>
        <w:b w:val="0"/>
        <w:i w:val="0"/>
        <w:caps w:val="0"/>
        <w:sz w:val="24"/>
        <w:u w:val="none"/>
        <w:vertAlign w:val="baseline"/>
      </w:rPr>
    </w:lvl>
  </w:abstractNum>
  <w:abstractNum w:abstractNumId="37" w15:restartNumberingAfterBreak="0">
    <w:nsid w:val="5AA9547F"/>
    <w:multiLevelType w:val="multilevel"/>
    <w:tmpl w:val="EACC4820"/>
    <w:lvl w:ilvl="0">
      <w:start w:val="2"/>
      <w:numFmt w:val="decimal"/>
      <w:lvlRestart w:val="0"/>
      <w:pStyle w:val="Appendix1"/>
      <w:suff w:val="space"/>
      <w:lvlText w:val="Appendix %1."/>
      <w:lvlJc w:val="left"/>
      <w:pPr>
        <w:tabs>
          <w:tab w:val="num" w:pos="0"/>
        </w:tabs>
        <w:ind w:left="0" w:firstLine="0"/>
      </w:pPr>
      <w:rPr>
        <w:rFonts w:ascii="Times New Roman Bold" w:hAnsi="Times New Roman Bold" w:cs="Times New Roman" w:hint="default"/>
        <w:b/>
        <w:i w:val="0"/>
        <w:caps w:val="0"/>
        <w:sz w:val="24"/>
        <w:u w:val="none"/>
      </w:rPr>
    </w:lvl>
    <w:lvl w:ilvl="1">
      <w:start w:val="1"/>
      <w:numFmt w:val="decimal"/>
      <w:pStyle w:val="Appendix2"/>
      <w:suff w:val="space"/>
      <w:lvlText w:val="Appendix %1.%2."/>
      <w:lvlJc w:val="left"/>
      <w:pPr>
        <w:tabs>
          <w:tab w:val="num" w:pos="0"/>
        </w:tabs>
        <w:ind w:left="0" w:firstLine="0"/>
      </w:pPr>
      <w:rPr>
        <w:rFonts w:ascii="Times New Roman Bold" w:hAnsi="Times New Roman Bold" w:cs="Times New Roman" w:hint="default"/>
        <w:b/>
        <w:i w:val="0"/>
        <w:caps w:val="0"/>
        <w:sz w:val="24"/>
        <w:u w:val="none"/>
      </w:rPr>
    </w:lvl>
    <w:lvl w:ilvl="2">
      <w:start w:val="1"/>
      <w:numFmt w:val="decimal"/>
      <w:pStyle w:val="Appendix3"/>
      <w:suff w:val="space"/>
      <w:lvlText w:val="Appendix %1.%2.%3."/>
      <w:lvlJc w:val="left"/>
      <w:pPr>
        <w:tabs>
          <w:tab w:val="num" w:pos="0"/>
        </w:tabs>
        <w:ind w:left="0" w:firstLine="0"/>
      </w:pPr>
      <w:rPr>
        <w:rFonts w:ascii="Times New Roman Bold" w:hAnsi="Times New Roman Bold" w:cs="Times New Roman" w:hint="default"/>
        <w:b/>
        <w:i w:val="0"/>
        <w:caps w:val="0"/>
        <w:sz w:val="24"/>
        <w:u w:val="none"/>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8" w15:restartNumberingAfterBreak="0">
    <w:nsid w:val="5E2D3535"/>
    <w:multiLevelType w:val="singleLevel"/>
    <w:tmpl w:val="952E6B28"/>
    <w:name w:val="re"/>
    <w:lvl w:ilvl="0">
      <w:start w:val="1"/>
      <w:numFmt w:val="decimal"/>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39" w15:restartNumberingAfterBreak="0">
    <w:nsid w:val="5E570B74"/>
    <w:multiLevelType w:val="multilevel"/>
    <w:tmpl w:val="3900428E"/>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rPr>
        <w:b/>
      </w:rPr>
    </w:lvl>
    <w:lvl w:ilvl="3">
      <w:start w:val="1"/>
      <w:numFmt w:val="decimal"/>
      <w:pStyle w:val="4"/>
      <w:lvlText w:val="%1.%2.%3.%4"/>
      <w:lvlJc w:val="left"/>
      <w:pPr>
        <w:ind w:left="864" w:hanging="864"/>
      </w:pPr>
      <w:rPr>
        <w:b/>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0" w15:restartNumberingAfterBreak="0">
    <w:nsid w:val="5F783BEA"/>
    <w:multiLevelType w:val="singleLevel"/>
    <w:tmpl w:val="AC8E5AD4"/>
    <w:name w:val="WWat"/>
    <w:lvl w:ilvl="0">
      <w:start w:val="1"/>
      <w:numFmt w:val="decimal"/>
      <w:pStyle w:val="Appendix"/>
      <w:lvlText w:val="Appendix %1"/>
      <w:lvlJc w:val="left"/>
      <w:pPr>
        <w:tabs>
          <w:tab w:val="num" w:pos="360"/>
        </w:tabs>
        <w:ind w:left="360" w:hanging="360"/>
      </w:pPr>
      <w:rPr>
        <w:rFonts w:ascii="Times New Roman" w:hAnsi="Times New Roman" w:cs="Times New Roman"/>
        <w:b/>
        <w:i w:val="0"/>
        <w:caps w:val="0"/>
        <w:sz w:val="24"/>
        <w:u w:val="none"/>
        <w:vertAlign w:val="baseline"/>
      </w:rPr>
    </w:lvl>
  </w:abstractNum>
  <w:abstractNum w:abstractNumId="41" w15:restartNumberingAfterBreak="0">
    <w:nsid w:val="60002B48"/>
    <w:multiLevelType w:val="singleLevel"/>
    <w:tmpl w:val="60002B48"/>
    <w:lvl w:ilvl="0">
      <w:start w:val="1"/>
      <w:numFmt w:val="lowerRoman"/>
      <w:pStyle w:val="listrom"/>
      <w:lvlText w:val="%1."/>
      <w:lvlJc w:val="left"/>
      <w:pPr>
        <w:tabs>
          <w:tab w:val="num" w:pos="720"/>
        </w:tabs>
        <w:ind w:left="432" w:hanging="432"/>
      </w:pPr>
    </w:lvl>
  </w:abstractNum>
  <w:abstractNum w:abstractNumId="42" w15:restartNumberingAfterBreak="0">
    <w:nsid w:val="626171C0"/>
    <w:multiLevelType w:val="multilevel"/>
    <w:tmpl w:val="D150738A"/>
    <w:name w:val="SPRIH"/>
    <w:lvl w:ilvl="0">
      <w:start w:val="1"/>
      <w:numFmt w:val="decimal"/>
      <w:lvlRestart w:val="0"/>
      <w:lvlText w:val="%1.0"/>
      <w:lvlJc w:val="left"/>
      <w:pPr>
        <w:tabs>
          <w:tab w:val="num" w:pos="480"/>
        </w:tabs>
        <w:ind w:left="480" w:hanging="480"/>
      </w:pPr>
    </w:lvl>
    <w:lvl w:ilvl="1">
      <w:start w:val="1"/>
      <w:numFmt w:val="decimal"/>
      <w:lvlText w:val="%1.%2"/>
      <w:lvlJc w:val="left"/>
      <w:pPr>
        <w:tabs>
          <w:tab w:val="num" w:pos="720"/>
        </w:tabs>
        <w:ind w:left="720" w:hanging="720"/>
      </w:pPr>
      <w:rPr>
        <w:rFonts w:ascii="Arial" w:hAnsi="Arial" w:cs="Arial" w:hint="default"/>
        <w:b/>
        <w:i w:val="0"/>
        <w:caps w:val="0"/>
        <w:sz w:val="24"/>
        <w:u w:val="none"/>
        <w:vertAlign w:val="baseline"/>
      </w:rPr>
    </w:lvl>
    <w:lvl w:ilvl="2">
      <w:start w:val="1"/>
      <w:numFmt w:val="decimal"/>
      <w:lvlText w:val="%1.%2.%3"/>
      <w:lvlJc w:val="left"/>
      <w:pPr>
        <w:tabs>
          <w:tab w:val="num" w:pos="960"/>
        </w:tabs>
        <w:ind w:left="960" w:hanging="960"/>
      </w:pPr>
      <w:rPr>
        <w:rFonts w:ascii="Arial" w:hAnsi="Arial" w:cs="Arial" w:hint="default"/>
        <w:b/>
        <w:i w:val="0"/>
        <w:caps w:val="0"/>
        <w:sz w:val="24"/>
        <w:u w:val="none"/>
        <w:vertAlign w:val="baseline"/>
      </w:rPr>
    </w:lvl>
    <w:lvl w:ilvl="3">
      <w:start w:val="1"/>
      <w:numFmt w:val="decimal"/>
      <w:lvlText w:val="%1.%2.%3.%4"/>
      <w:lvlJc w:val="left"/>
      <w:pPr>
        <w:tabs>
          <w:tab w:val="num" w:pos="1200"/>
        </w:tabs>
        <w:ind w:left="1200" w:hanging="1200"/>
      </w:pPr>
      <w:rPr>
        <w:rFonts w:ascii="Arial" w:hAnsi="Arial" w:cs="Arial" w:hint="default"/>
        <w:b/>
        <w:i w:val="0"/>
        <w:caps w:val="0"/>
        <w:sz w:val="24"/>
        <w:u w:val="none"/>
        <w:vertAlign w:val="baseline"/>
      </w:rPr>
    </w:lvl>
    <w:lvl w:ilvl="4">
      <w:start w:val="1"/>
      <w:numFmt w:val="none"/>
      <w:suff w:val="nothing"/>
      <w:lvlText w:val=""/>
      <w:lvlJc w:val="left"/>
      <w:pPr>
        <w:ind w:left="0" w:firstLine="0"/>
      </w:pPr>
      <w:rPr>
        <w:rFonts w:ascii="Arial" w:hAnsi="Arial" w:cs="Arial" w:hint="default"/>
        <w:b/>
        <w:i w:val="0"/>
        <w:caps w:val="0"/>
        <w:sz w:val="22"/>
        <w:u w:val="none"/>
        <w:vertAlign w:val="baseline"/>
      </w:rPr>
    </w:lvl>
    <w:lvl w:ilvl="5">
      <w:start w:val="1"/>
      <w:numFmt w:val="none"/>
      <w:suff w:val="nothing"/>
      <w:lvlText w:val=""/>
      <w:lvlJc w:val="left"/>
      <w:pPr>
        <w:ind w:left="0" w:firstLine="0"/>
      </w:pPr>
      <w:rPr>
        <w:rFonts w:ascii="Arial" w:hAnsi="Arial" w:cs="Arial" w:hint="default"/>
        <w:b/>
        <w:i w:val="0"/>
        <w:caps w:val="0"/>
        <w:sz w:val="22"/>
        <w:u w:val="none"/>
        <w:vertAlign w:val="baseline"/>
      </w:rPr>
    </w:lvl>
    <w:lvl w:ilvl="6">
      <w:start w:val="1"/>
      <w:numFmt w:val="none"/>
      <w:suff w:val="nothing"/>
      <w:lvlText w:val=""/>
      <w:lvlJc w:val="left"/>
      <w:pPr>
        <w:ind w:left="0" w:firstLine="0"/>
      </w:pPr>
      <w:rPr>
        <w:rFonts w:ascii="Arial" w:hAnsi="Arial" w:cs="Arial" w:hint="default"/>
        <w:b w:val="0"/>
        <w:i/>
        <w:caps w:val="0"/>
        <w:sz w:val="22"/>
        <w:u w:val="none"/>
        <w:vertAlign w:val="baseline"/>
      </w:rPr>
    </w:lvl>
    <w:lvl w:ilvl="7">
      <w:start w:val="1"/>
      <w:numFmt w:val="none"/>
      <w:suff w:val="nothing"/>
      <w:lvlText w:val=""/>
      <w:lvlJc w:val="left"/>
      <w:pPr>
        <w:ind w:left="0" w:firstLine="0"/>
      </w:pPr>
      <w:rPr>
        <w:rFonts w:ascii="Arial" w:hAnsi="Arial" w:cs="Arial" w:hint="default"/>
        <w:b w:val="0"/>
        <w:i/>
        <w:caps w:val="0"/>
        <w:sz w:val="22"/>
        <w:u w:val="none"/>
        <w:vertAlign w:val="baseline"/>
      </w:rPr>
    </w:lvl>
    <w:lvl w:ilvl="8">
      <w:start w:val="1"/>
      <w:numFmt w:val="none"/>
      <w:suff w:val="nothing"/>
      <w:lvlText w:val=""/>
      <w:lvlJc w:val="left"/>
      <w:pPr>
        <w:ind w:left="0" w:firstLine="0"/>
      </w:pPr>
      <w:rPr>
        <w:rFonts w:ascii="Arial" w:hAnsi="Arial" w:cs="Arial" w:hint="default"/>
        <w:b w:val="0"/>
        <w:i/>
        <w:caps w:val="0"/>
        <w:sz w:val="22"/>
        <w:u w:val="none"/>
        <w:vertAlign w:val="baseline"/>
      </w:rPr>
    </w:lvl>
  </w:abstractNum>
  <w:abstractNum w:abstractNumId="43" w15:restartNumberingAfterBreak="0">
    <w:nsid w:val="63016805"/>
    <w:multiLevelType w:val="multilevel"/>
    <w:tmpl w:val="A9EAF59A"/>
    <w:lvl w:ilvl="0">
      <w:start w:val="1"/>
      <w:numFmt w:val="lowerRoman"/>
      <w:pStyle w:val="ListNumberRoman"/>
      <w:lvlText w:val="%1."/>
      <w:lvlJc w:val="right"/>
      <w:pPr>
        <w:ind w:left="540" w:hanging="180"/>
      </w:pPr>
      <w:rPr>
        <w:rFonts w:ascii="Times New Roman" w:hAnsi="Times New Roman" w:cs="Times New Roman"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4" w15:restartNumberingAfterBreak="0">
    <w:nsid w:val="63504197"/>
    <w:multiLevelType w:val="singleLevel"/>
    <w:tmpl w:val="70C6BE48"/>
    <w:name w:val="WWln2"/>
    <w:lvl w:ilvl="0">
      <w:start w:val="1"/>
      <w:numFmt w:val="decimal"/>
      <w:pStyle w:val="ListNumber2"/>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45" w15:restartNumberingAfterBreak="0">
    <w:nsid w:val="65C459C3"/>
    <w:multiLevelType w:val="multilevel"/>
    <w:tmpl w:val="0409001D"/>
    <w:styleLink w:val="1ai"/>
    <w:lvl w:ilvl="0">
      <w:start w:val="1"/>
      <w:numFmt w:val="decimal"/>
      <w:lvlText w:val="%1)"/>
      <w:lvlJc w:val="left"/>
      <w:pPr>
        <w:tabs>
          <w:tab w:val="num" w:pos="360"/>
        </w:tabs>
        <w:ind w:left="360" w:hanging="360"/>
      </w:pPr>
      <w:rPr>
        <w:rFonts w:ascii="Times New Roman" w:hAnsi="Times New Roman"/>
        <w:sz w:val="24"/>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 w15:restartNumberingAfterBreak="0">
    <w:nsid w:val="686D6D1F"/>
    <w:multiLevelType w:val="singleLevel"/>
    <w:tmpl w:val="0CD0E62E"/>
    <w:name w:val="tfl"/>
    <w:lvl w:ilvl="0">
      <w:start w:val="1"/>
      <w:numFmt w:val="lowerLetter"/>
      <w:lvlText w:val="%1"/>
      <w:lvlJc w:val="left"/>
      <w:pPr>
        <w:tabs>
          <w:tab w:val="num" w:pos="360"/>
        </w:tabs>
        <w:ind w:left="360" w:hanging="360"/>
      </w:pPr>
      <w:rPr>
        <w:rFonts w:ascii="Times New Roman" w:hAnsi="Times New Roman" w:cs="Times New Roman"/>
        <w:b w:val="0"/>
        <w:i w:val="0"/>
        <w:caps w:val="0"/>
        <w:sz w:val="20"/>
        <w:u w:val="none"/>
        <w:vertAlign w:val="superscript"/>
      </w:rPr>
    </w:lvl>
  </w:abstractNum>
  <w:abstractNum w:abstractNumId="47" w15:restartNumberingAfterBreak="0">
    <w:nsid w:val="68914AF1"/>
    <w:multiLevelType w:val="multilevel"/>
    <w:tmpl w:val="EA5680EC"/>
    <w:lvl w:ilvl="0">
      <w:start w:val="1"/>
      <w:numFmt w:val="bullet"/>
      <w:pStyle w:val="TableListBullet10pt"/>
      <w:lvlText w:val=""/>
      <w:lvlJc w:val="left"/>
      <w:pPr>
        <w:ind w:left="720" w:hanging="360"/>
      </w:pPr>
      <w:rPr>
        <w:rFonts w:ascii="Symbol" w:hAnsi="Symbol" w:hint="default"/>
      </w:rPr>
    </w:lvl>
    <w:lvl w:ilvl="1">
      <w:start w:val="1"/>
      <w:numFmt w:val="bullet"/>
      <w:lvlText w:val="o"/>
      <w:lvlJc w:val="left"/>
      <w:pPr>
        <w:ind w:left="1728" w:hanging="360"/>
      </w:pPr>
      <w:rPr>
        <w:rFonts w:ascii="Courier New" w:hAnsi="Courier New" w:cs="Courier New" w:hint="default"/>
      </w:rPr>
    </w:lvl>
    <w:lvl w:ilvl="2">
      <w:start w:val="1"/>
      <w:numFmt w:val="bullet"/>
      <w:lvlText w:val=""/>
      <w:lvlJc w:val="left"/>
      <w:pPr>
        <w:ind w:left="2448" w:hanging="360"/>
      </w:pPr>
      <w:rPr>
        <w:rFonts w:ascii="Wingdings" w:hAnsi="Wingdings" w:hint="default"/>
      </w:rPr>
    </w:lvl>
    <w:lvl w:ilvl="3">
      <w:start w:val="1"/>
      <w:numFmt w:val="bullet"/>
      <w:lvlText w:val=""/>
      <w:lvlJc w:val="left"/>
      <w:pPr>
        <w:ind w:left="3168" w:hanging="360"/>
      </w:pPr>
      <w:rPr>
        <w:rFonts w:ascii="Symbol" w:hAnsi="Symbol" w:hint="default"/>
      </w:rPr>
    </w:lvl>
    <w:lvl w:ilvl="4">
      <w:start w:val="1"/>
      <w:numFmt w:val="bullet"/>
      <w:lvlText w:val="o"/>
      <w:lvlJc w:val="left"/>
      <w:pPr>
        <w:ind w:left="3888" w:hanging="360"/>
      </w:pPr>
      <w:rPr>
        <w:rFonts w:ascii="Courier New" w:hAnsi="Courier New" w:cs="Courier New" w:hint="default"/>
      </w:rPr>
    </w:lvl>
    <w:lvl w:ilvl="5">
      <w:start w:val="1"/>
      <w:numFmt w:val="bullet"/>
      <w:lvlText w:val=""/>
      <w:lvlJc w:val="left"/>
      <w:pPr>
        <w:ind w:left="4608" w:hanging="360"/>
      </w:pPr>
      <w:rPr>
        <w:rFonts w:ascii="Wingdings" w:hAnsi="Wingdings" w:hint="default"/>
      </w:rPr>
    </w:lvl>
    <w:lvl w:ilvl="6">
      <w:start w:val="1"/>
      <w:numFmt w:val="bullet"/>
      <w:lvlText w:val=""/>
      <w:lvlJc w:val="left"/>
      <w:pPr>
        <w:ind w:left="5328" w:hanging="360"/>
      </w:pPr>
      <w:rPr>
        <w:rFonts w:ascii="Symbol" w:hAnsi="Symbol" w:hint="default"/>
      </w:rPr>
    </w:lvl>
    <w:lvl w:ilvl="7">
      <w:start w:val="1"/>
      <w:numFmt w:val="bullet"/>
      <w:lvlText w:val="o"/>
      <w:lvlJc w:val="left"/>
      <w:pPr>
        <w:ind w:left="6048" w:hanging="360"/>
      </w:pPr>
      <w:rPr>
        <w:rFonts w:ascii="Courier New" w:hAnsi="Courier New" w:cs="Courier New" w:hint="default"/>
      </w:rPr>
    </w:lvl>
    <w:lvl w:ilvl="8">
      <w:start w:val="1"/>
      <w:numFmt w:val="bullet"/>
      <w:lvlText w:val=""/>
      <w:lvlJc w:val="left"/>
      <w:pPr>
        <w:ind w:left="6768" w:hanging="360"/>
      </w:pPr>
      <w:rPr>
        <w:rFonts w:ascii="Wingdings" w:hAnsi="Wingdings" w:hint="default"/>
      </w:rPr>
    </w:lvl>
  </w:abstractNum>
  <w:abstractNum w:abstractNumId="48" w15:restartNumberingAfterBreak="0">
    <w:nsid w:val="698E3270"/>
    <w:multiLevelType w:val="singleLevel"/>
    <w:tmpl w:val="063C86C2"/>
    <w:name w:val="SPRIlb"/>
    <w:lvl w:ilvl="0">
      <w:start w:val="1"/>
      <w:numFmt w:val="bullet"/>
      <w:lvlText w:val="•"/>
      <w:lvlJc w:val="left"/>
      <w:pPr>
        <w:tabs>
          <w:tab w:val="num" w:pos="360"/>
        </w:tabs>
        <w:ind w:left="360" w:hanging="360"/>
      </w:pPr>
      <w:rPr>
        <w:rFonts w:ascii="Arial" w:hAnsi="Arial" w:cs="Arial"/>
        <w:b w:val="0"/>
        <w:i w:val="0"/>
        <w:caps w:val="0"/>
        <w:sz w:val="32"/>
        <w:u w:val="none"/>
        <w:vertAlign w:val="baseline"/>
      </w:rPr>
    </w:lvl>
  </w:abstractNum>
  <w:abstractNum w:abstractNumId="49" w15:restartNumberingAfterBreak="0">
    <w:nsid w:val="6E021128"/>
    <w:multiLevelType w:val="multilevel"/>
    <w:tmpl w:val="04090023"/>
    <w:styleLink w:val="ArticleSection"/>
    <w:lvl w:ilvl="0">
      <w:start w:val="1"/>
      <w:numFmt w:val="upperRoman"/>
      <w:lvlText w:val="Article %1."/>
      <w:lvlJc w:val="left"/>
      <w:pPr>
        <w:tabs>
          <w:tab w:val="num" w:pos="1800"/>
        </w:tabs>
        <w:ind w:left="0" w:firstLine="0"/>
      </w:pPr>
      <w:rPr>
        <w:rFonts w:ascii="Times New Roman" w:hAnsi="Times New Roman"/>
        <w:sz w:val="24"/>
      </w:r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50" w15:restartNumberingAfterBreak="0">
    <w:nsid w:val="6E5C0909"/>
    <w:multiLevelType w:val="singleLevel"/>
    <w:tmpl w:val="B2445116"/>
    <w:name w:val="SPRIre"/>
    <w:lvl w:ilvl="0">
      <w:start w:val="1"/>
      <w:numFmt w:val="decimal"/>
      <w:lvlText w:val="%1."/>
      <w:lvlJc w:val="left"/>
      <w:pPr>
        <w:tabs>
          <w:tab w:val="num" w:pos="360"/>
        </w:tabs>
        <w:ind w:left="360" w:hanging="360"/>
      </w:pPr>
      <w:rPr>
        <w:rFonts w:ascii="Arial" w:eastAsia="MS Gothic" w:hAnsi="Arial" w:cs="Arial" w:hint="eastAsia"/>
        <w:b w:val="0"/>
        <w:i w:val="0"/>
        <w:caps w:val="0"/>
        <w:sz w:val="24"/>
        <w:u w:val="none"/>
        <w:vertAlign w:val="baseline"/>
      </w:rPr>
    </w:lvl>
  </w:abstractNum>
  <w:abstractNum w:abstractNumId="51" w15:restartNumberingAfterBreak="0">
    <w:nsid w:val="723773B9"/>
    <w:multiLevelType w:val="singleLevel"/>
    <w:tmpl w:val="9582332C"/>
    <w:name w:val="ln2"/>
    <w:lvl w:ilvl="0">
      <w:start w:val="1"/>
      <w:numFmt w:val="decimal"/>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52" w15:restartNumberingAfterBreak="0">
    <w:nsid w:val="78517E47"/>
    <w:multiLevelType w:val="multilevel"/>
    <w:tmpl w:val="0409001F"/>
    <w:name w:val="SPRItfl2"/>
    <w:styleLink w:val="111111"/>
    <w:lvl w:ilvl="0">
      <w:start w:val="1"/>
      <w:numFmt w:val="decimal"/>
      <w:lvlText w:val="%1."/>
      <w:lvlJc w:val="left"/>
      <w:pPr>
        <w:tabs>
          <w:tab w:val="num" w:pos="360"/>
        </w:tabs>
        <w:ind w:left="360" w:hanging="360"/>
      </w:pPr>
      <w:rPr>
        <w:rFonts w:ascii="Times New Roman" w:hAnsi="Times New Roman"/>
        <w:sz w:val="24"/>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53" w15:restartNumberingAfterBreak="0">
    <w:nsid w:val="7A2401EC"/>
    <w:multiLevelType w:val="singleLevel"/>
    <w:tmpl w:val="077A54BE"/>
    <w:name w:val="SPRIlb3"/>
    <w:lvl w:ilvl="0">
      <w:start w:val="1"/>
      <w:numFmt w:val="bullet"/>
      <w:lvlText w:val="◦"/>
      <w:lvlJc w:val="left"/>
      <w:pPr>
        <w:tabs>
          <w:tab w:val="num" w:pos="1080"/>
        </w:tabs>
        <w:ind w:left="1080" w:hanging="360"/>
      </w:pPr>
      <w:rPr>
        <w:rFonts w:ascii="Arial" w:eastAsia="MS Gothic" w:hAnsi="Arial" w:cs="Arial" w:hint="eastAsia"/>
        <w:b w:val="0"/>
        <w:i w:val="0"/>
        <w:caps w:val="0"/>
        <w:sz w:val="24"/>
        <w:u w:val="none"/>
        <w:vertAlign w:val="baseline"/>
      </w:rPr>
    </w:lvl>
  </w:abstractNum>
  <w:abstractNum w:abstractNumId="54" w15:restartNumberingAfterBreak="0">
    <w:nsid w:val="7A387CC4"/>
    <w:multiLevelType w:val="singleLevel"/>
    <w:tmpl w:val="C8C85F6A"/>
    <w:name w:val="WWln3"/>
    <w:lvl w:ilvl="0">
      <w:start w:val="1"/>
      <w:numFmt w:val="decimal"/>
      <w:pStyle w:val="ListNumber3"/>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55" w15:restartNumberingAfterBreak="0">
    <w:nsid w:val="7A990164"/>
    <w:multiLevelType w:val="singleLevel"/>
    <w:tmpl w:val="AED0DE82"/>
    <w:name w:val="SPRIll3"/>
    <w:lvl w:ilvl="0">
      <w:start w:val="1"/>
      <w:numFmt w:val="lowerLetter"/>
      <w:lvlText w:val="%1."/>
      <w:lvlJc w:val="left"/>
      <w:pPr>
        <w:tabs>
          <w:tab w:val="num" w:pos="1080"/>
        </w:tabs>
        <w:ind w:left="1080" w:hanging="360"/>
      </w:pPr>
      <w:rPr>
        <w:rFonts w:ascii="Arial" w:eastAsia="MS Gothic" w:hAnsi="Arial" w:cs="Arial" w:hint="eastAsia"/>
        <w:b w:val="0"/>
        <w:i w:val="0"/>
        <w:caps w:val="0"/>
        <w:sz w:val="24"/>
        <w:u w:val="none"/>
        <w:vertAlign w:val="baseline"/>
      </w:rPr>
    </w:lvl>
  </w:abstractNum>
  <w:abstractNum w:abstractNumId="56" w15:restartNumberingAfterBreak="0">
    <w:nsid w:val="7BE5409B"/>
    <w:multiLevelType w:val="singleLevel"/>
    <w:tmpl w:val="0F48B740"/>
    <w:name w:val="WWll"/>
    <w:lvl w:ilvl="0">
      <w:start w:val="1"/>
      <w:numFmt w:val="lowerLetter"/>
      <w:pStyle w:val="ListLetter"/>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57" w15:restartNumberingAfterBreak="0">
    <w:nsid w:val="7C202623"/>
    <w:multiLevelType w:val="singleLevel"/>
    <w:tmpl w:val="A7D28EBE"/>
    <w:lvl w:ilvl="0">
      <w:start w:val="1"/>
      <w:numFmt w:val="decimal"/>
      <w:pStyle w:val="ListNumber"/>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58" w15:restartNumberingAfterBreak="0">
    <w:nsid w:val="7C577231"/>
    <w:multiLevelType w:val="multilevel"/>
    <w:tmpl w:val="944219E8"/>
    <w:lvl w:ilvl="0">
      <w:start w:val="1"/>
      <w:numFmt w:val="lowerRoman"/>
      <w:pStyle w:val="ListNumber3Roman"/>
      <w:lvlText w:val="%1."/>
      <w:lvlJc w:val="right"/>
      <w:pPr>
        <w:ind w:left="1080" w:hanging="180"/>
      </w:pPr>
      <w:rPr>
        <w:rFonts w:ascii="Times New Roman" w:hAnsi="Times New Roman" w:hint="default"/>
        <w:b w:val="0"/>
        <w:i w:val="0"/>
        <w:iCs w:val="0"/>
        <w:caps w:val="0"/>
        <w:smallCaps w:val="0"/>
        <w:strike w:val="0"/>
        <w:dstrike w:val="0"/>
        <w:outline w:val="0"/>
        <w:shadow w:val="0"/>
        <w:emboss w:val="0"/>
        <w:imprint w:val="0"/>
        <w:vanish w:val="0"/>
        <w:spacing w:val="0"/>
        <w:kern w:val="0"/>
        <w:position w:val="0"/>
        <w:u w:val="none"/>
        <w:effect w:val="none"/>
        <w:vertAlign w:val="baseline"/>
        <w:em w:val="none"/>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59" w15:restartNumberingAfterBreak="0">
    <w:nsid w:val="7CBB5267"/>
    <w:multiLevelType w:val="singleLevel"/>
    <w:tmpl w:val="07FA59F4"/>
    <w:name w:val="WWll2"/>
    <w:lvl w:ilvl="0">
      <w:start w:val="1"/>
      <w:numFmt w:val="lowerLetter"/>
      <w:pStyle w:val="ListLetter2"/>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60" w15:restartNumberingAfterBreak="0">
    <w:nsid w:val="7EB77F88"/>
    <w:multiLevelType w:val="multilevel"/>
    <w:tmpl w:val="A1AA92D0"/>
    <w:lvl w:ilvl="0">
      <w:start w:val="1"/>
      <w:numFmt w:val="lowerLetter"/>
      <w:pStyle w:val="TableFootnoteLetter9pt"/>
      <w:lvlText w:val="%1"/>
      <w:lvlJc w:val="left"/>
      <w:pPr>
        <w:ind w:left="360" w:hanging="360"/>
      </w:pPr>
      <w:rPr>
        <w:rFonts w:ascii="Times New Roman" w:hAnsi="Times New Roman" w:cs="Times New Roman" w:hint="default"/>
        <w:b w:val="0"/>
        <w:i w:val="0"/>
        <w:caps w:val="0"/>
        <w:strike w:val="0"/>
        <w:dstrike w:val="0"/>
        <w:outline w:val="0"/>
        <w:shadow w:val="0"/>
        <w:emboss w:val="0"/>
        <w:imprint w:val="0"/>
        <w:vanish w:val="0"/>
        <w:color w:val="auto"/>
        <w:sz w:val="22"/>
        <w:u w:val="none"/>
        <w:vertAlign w:val="superscrip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209881026">
    <w:abstractNumId w:val="23"/>
  </w:num>
  <w:num w:numId="2" w16cid:durableId="2130513683">
    <w:abstractNumId w:val="44"/>
  </w:num>
  <w:num w:numId="3" w16cid:durableId="317807088">
    <w:abstractNumId w:val="54"/>
  </w:num>
  <w:num w:numId="4" w16cid:durableId="924462138">
    <w:abstractNumId w:val="59"/>
  </w:num>
  <w:num w:numId="5" w16cid:durableId="71508809">
    <w:abstractNumId w:val="2"/>
  </w:num>
  <w:num w:numId="6" w16cid:durableId="1692104957">
    <w:abstractNumId w:val="4"/>
  </w:num>
  <w:num w:numId="7" w16cid:durableId="661930888">
    <w:abstractNumId w:val="15"/>
  </w:num>
  <w:num w:numId="8" w16cid:durableId="1081831175">
    <w:abstractNumId w:val="40"/>
  </w:num>
  <w:num w:numId="9" w16cid:durableId="162014486">
    <w:abstractNumId w:val="56"/>
  </w:num>
  <w:num w:numId="10" w16cid:durableId="2086611317">
    <w:abstractNumId w:val="57"/>
  </w:num>
  <w:num w:numId="11" w16cid:durableId="1069812654">
    <w:abstractNumId w:val="35"/>
  </w:num>
  <w:num w:numId="12" w16cid:durableId="2012223151">
    <w:abstractNumId w:val="52"/>
  </w:num>
  <w:num w:numId="13" w16cid:durableId="1043988976">
    <w:abstractNumId w:val="29"/>
  </w:num>
  <w:num w:numId="14" w16cid:durableId="1280182062">
    <w:abstractNumId w:val="6"/>
  </w:num>
  <w:num w:numId="15" w16cid:durableId="273093839">
    <w:abstractNumId w:val="22"/>
  </w:num>
  <w:num w:numId="16" w16cid:durableId="635526126">
    <w:abstractNumId w:val="18"/>
  </w:num>
  <w:num w:numId="17" w16cid:durableId="736172770">
    <w:abstractNumId w:val="41"/>
  </w:num>
  <w:num w:numId="18" w16cid:durableId="203757944">
    <w:abstractNumId w:val="11"/>
  </w:num>
  <w:num w:numId="19" w16cid:durableId="1421023506">
    <w:abstractNumId w:val="26"/>
  </w:num>
  <w:num w:numId="20" w16cid:durableId="1120614690">
    <w:abstractNumId w:val="39"/>
  </w:num>
  <w:num w:numId="21" w16cid:durableId="549918962">
    <w:abstractNumId w:val="37"/>
  </w:num>
  <w:num w:numId="22" w16cid:durableId="1349604145">
    <w:abstractNumId w:val="21"/>
  </w:num>
  <w:num w:numId="23" w16cid:durableId="893851341">
    <w:abstractNumId w:val="27"/>
  </w:num>
  <w:num w:numId="24" w16cid:durableId="1610703459">
    <w:abstractNumId w:val="60"/>
  </w:num>
  <w:num w:numId="25" w16cid:durableId="820267269">
    <w:abstractNumId w:val="45"/>
  </w:num>
  <w:num w:numId="26" w16cid:durableId="744566386">
    <w:abstractNumId w:val="49"/>
  </w:num>
  <w:num w:numId="27" w16cid:durableId="157117294">
    <w:abstractNumId w:val="10"/>
  </w:num>
  <w:num w:numId="28" w16cid:durableId="1124695182">
    <w:abstractNumId w:val="43"/>
  </w:num>
  <w:num w:numId="29" w16cid:durableId="802500803">
    <w:abstractNumId w:val="3"/>
  </w:num>
  <w:num w:numId="30" w16cid:durableId="593436605">
    <w:abstractNumId w:val="28"/>
  </w:num>
  <w:num w:numId="31" w16cid:durableId="1105346142">
    <w:abstractNumId w:val="58"/>
  </w:num>
  <w:num w:numId="32" w16cid:durableId="617445878">
    <w:abstractNumId w:val="47"/>
  </w:num>
  <w:num w:numId="33" w16cid:durableId="2081096439">
    <w:abstractNumId w:val="5"/>
  </w:num>
  <w:num w:numId="34" w16cid:durableId="1112020291">
    <w:abstractNumId w:val="12"/>
  </w:num>
  <w:num w:numId="35" w16cid:durableId="772211327">
    <w:abstractNumId w:val="0"/>
  </w:num>
  <w:num w:numId="36" w16cid:durableId="633559639">
    <w:abstractNumId w:val="1"/>
  </w:num>
  <w:num w:numId="37" w16cid:durableId="1742213837">
    <w:abstractNumId w:val="34"/>
  </w:num>
  <w:num w:numId="38" w16cid:durableId="627008797">
    <w:abstractNumId w:val="33"/>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360"/>
  <w:hyphenationZone w:val="425"/>
  <w:characterSpacingControl w:val="doNotCompress"/>
  <w:hdrShapeDefaults>
    <o:shapedefaults v:ext="edit" spidmax="2050">
      <v:textbox inset="5.85pt,.7pt,5.85pt,.7pt"/>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7cwNjWztDCztLQ0NjdW0lEKTi0uzszPAykwrAUAqdqdgSwAAAA="/>
    <w:docVar w:name="AppendixPageHiding" w:val="0"/>
    <w:docVar w:name="CaptionContinued" w:val="(continued)"/>
    <w:docVar w:name="CaptionIndent" w:val="1"/>
    <w:docVar w:name="CaptionNumberMethod" w:val="1"/>
    <w:docVar w:name="CaptionSeparator" w:val="1"/>
    <w:docVar w:name="CaptionStyle" w:val="0"/>
    <w:docVar w:name="CaptionWithSpaceAndTab" w:val="0"/>
    <w:docVar w:name="CitationStyle" w:val="1"/>
    <w:docVar w:name="ContentTemplateDate" w:val="1/25/2019 12:00:00 AM"/>
    <w:docVar w:name="CurrentVersion" w:val="3.1"/>
    <w:docVar w:name="CustomBullet" w:val="CustomType-Bullet|StyleName-List Bullet|SchemaID-1|Code-WW|Suffix-lb|NumberStyle-23|IndentValue-0|ParaStyleName--49|IsSuperscripted-False|BulletCharacter-8226|FontName-|FontSize-16|;CustomType-Bullet|StyleName-List Bullet 2|SchemaID-1|Code-WW|Suffix-lb2|NumberStyle-23|IndentValue-0|ParaStyleName--55|IsSuperscripted-False|BulletCharacter-45|FontName-|FontSize-|;CustomType-Bullet|StyleName-List Bullet 3|SchemaID-1|Code-WW|Suffix-lb3|NumberStyle-23|IndentValue-0|ParaStyleName--56|IsSuperscripted-False|BulletCharacter-9702|FontName-|FontSize-|;"/>
    <w:docVar w:name="CustomListTemplate" w:val="ISIWriter"/>
    <w:docVar w:name="CustomNumber" w:val="CustomType-Number|StyleName-Appendix|SchemaID-1|Code-WW|Suffix-at|NumberStyle-0|IndentValue-0|ParaStyleName-Appendix|PictureString-1, 2, 3|CustomFormat-Appendix %1|Separator-0|Superscript-False|NumberPosition-Left|SingleNumbered-1|;CustomType-Number|StyleName-List Letter|SchemaID-1|Code-WW|Suffix-ll|NumberStyle-4|IndentValue-0|ParaStyleName-List Letter|PictureString-a, b, c|CustomFormat-%1.|Separator-0|Superscript-False|NumberPosition-Left|SingleNumbered-0|;CustomType-Number|StyleName-List Letter 2|SchemaID-1|Code-WW|Suffix-ll2|NumberStyle-4|IndentValue-0|ParaStyleName-List Letter 2|PictureString-a, b, c|CustomFormat-%1.|Separator-0|Superscript-False|NumberPosition-Left|SingleNumbered-0|;CustomType-Number|StyleName-List Letter 3|SchemaID-1|Code-WW|Suffix-ll3|NumberStyle-4|IndentValue-0|ParaStyleName-List Letter 3|PictureString-a, b, c|CustomFormat-%1.|Separator-0|Superscript-False|NumberPosition-Left|SingleNumbered-0|;CustomType-Number|StyleName-List Number|SchemaID-1|Code-WW|Suffix-ln|NumberStyle-0|IndentValue-0|ParaStyleName--50|PictureString-1, 2, 3|CustomFormat-%1.|Separator-0|Superscript-False|NumberPosition-Left|SingleNumbered-0|;CustomType-Number|StyleName-List Number 2|SchemaID-1|Code-WW|Suffix-ln2|NumberStyle-0|IndentValue-0|ParaStyleName--59|PictureString-1, 2, 3|CustomFormat-%1.|Separator-0|Superscript-False|NumberPosition-Left|SingleNumbered-0|;CustomType-Number|StyleName-List Number 3|SchemaID-1|Code-WW|Suffix-ln3|NumberStyle-0|IndentValue-0|ParaStyleName--60|PictureString-1, 2, 3|CustomFormat-%1.|Separator-0|Superscript-False|NumberPosition-Left|SingleNumbered-0|;CustomType-Number|StyleName-References|SchemaID-1|Code-WW|Suffix-re|NumberStyle-0|IndentValue-0|ParaStyleName-References|PictureString-1, 2, 3|CustomFormat-%1.|Separator-0|Superscript-False|NumberPosition-Left|SingleNumbered-0|;CustomType-Number|StyleName-Table Footnote|SchemaID-1|Code-WW|Suffix-tf|NumberStyle-0|IndentValue-0|ParaStyleName-Table Footnote|PictureString-1, 2, 3|CustomFormat-%1|Separator-0|Superscript-True|NumberPosition-Left|SingleNumbered-0|;CustomType-Number|StyleName-Table Footnote Letter|SchemaID-1|Code-WW|Suffix-tfl|NumberStyle-4|IndentValue-0|ParaStyleName-Table Footnote Letter|PictureString-a, b, c|CustomFormat-%1|Separator-0|Superscript-True|NumberPosition-Left|SingleNumbered-0|;"/>
    <w:docVar w:name="CustomOutline" w:val="CustomType-Outline|StyleName-Heading 1|SchemaID-1|Code-WW|Suffix-H|NumberStyle-0|IndentValue-0|ParaStyleName--2|LinkLevel-1|PictureString-1, 2, 3|CustomFormat-%1|FontName-|IsLegal-0|Separator-0|NumberPosition-Left|;CustomType-Outline|StyleName-Heading 2|SchemaID-1|Code-WW|Suffix-H|NumberStyle-0|IndentValue-0|ParaStyleName--3|LinkLevel-2|PictureString-1, 2, 3|CustomFormat-%1.%2|FontName-|IsLegal-0|Separator-0|NumberPosition-Left|;CustomType-Outline|StyleName-Heading 3|SchemaID-1|Code-WW|Suffix-H|NumberStyle-0|IndentValue-0|ParaStyleName--4|LinkLevel-3|PictureString-1, 2, 3|CustomFormat-%1.%2.%3|FontName-|IsLegal-0|Separator-0|NumberPosition-Left|;CustomType-Outline|StyleName-Heading 4|SchemaID-1|Code-WW|Suffix-H|NumberStyle-0|IndentValue-0|ParaStyleName--5|LinkLevel-4|PictureString-1, 2, 3|CustomFormat-%1.%2.%3.%4|FontName-|IsLegal-0|Separator-0|NumberPosition-Left|;CustomType-Outline|StyleName-Heading 5|SchemaID-1|Code-WW|Suffix-H|NumberStyle-0|IndentValue-0|ParaStyleName--6|LinkLevel-5|PictureString-1, 2, 3|CustomFormat-%1.%2.%3.%4.%5|FontName-|IsLegal-0|Separator-0|NumberPosition-Left|;CustomType-Outline|StyleName-Heading 6|SchemaID-1|Code-WW|Suffix-H|NumberStyle-0|IndentValue-0|ParaStyleName--7|LinkLevel-6|PictureString-1, 2, 3|CustomFormat-%1.%2.%3.%4.%5.%6|FontName-|IsLegal-0|Separator-0|NumberPosition-Left|;CustomType-Outline|StyleName-Heading 7|SchemaID-1|Code-WW|Suffix-H|NumberStyle-0|IndentValue-0|ParaStyleName--8|LinkLevel-7|PictureString-1, 2, 3|CustomFormat-%1.%2.%3.%4.%5.%6.%7|FontName-|IsLegal-0|Separator-0|NumberPosition-Left|;CustomType-Outline|StyleName-Heading 8|SchemaID-1|Code-WW|Suffix-H|NumberStyle-0|IndentValue-0|ParaStyleName--9|LinkLevel-8|PictureString-1, 2, 3|CustomFormat-%1.%2.%3.%4.%5.%6.%7.%8|FontName-|IsLegal-0|Separator-0|NumberPosition-Left|;CustomType-Outline|StyleName-Heading 9|SchemaID-1|Code-WW|Suffix-H|NumberStyle-0|IndentValue-0|ParaStyleName--10|LinkLevel-9|PictureString-1, 2, 3|CustomFormat-%1.%2.%3.%4.%5.%6.%7.%8.%9|FontName-|IsLegal-0|Separator-0|NumberPosition-Left|;"/>
    <w:docVar w:name="DateFormat" w:val="dd MMMM yyyy"/>
    <w:docVar w:name="DefaultTableMajGridSize" w:val="12"/>
    <w:docVar w:name="DefaultTableMajLineType" w:val="1"/>
    <w:docVar w:name="DefaultTableMinGridSize" w:val="6"/>
    <w:docVar w:name="DefaultTableMinLineType" w:val="1"/>
    <w:docVar w:name="FigureCaptionAbove" w:val="0"/>
    <w:docVar w:name="HeadingLevels" w:val="4"/>
    <w:docVar w:name="IsCustomized" w:val="YES"/>
    <w:docVar w:name="NoIndentIncrease" w:val="0"/>
    <w:docVar w:name="PeriodAfter" w:val="-1"/>
    <w:docVar w:name="PrevCaptionContinued" w:val="(continued)"/>
    <w:docVar w:name="PrevRefSectionLabel" w:val="References"/>
    <w:docVar w:name="RefListStyle" w:val="1"/>
    <w:docVar w:name="refmgr-07ZSXM" w:val="[10]"/>
    <w:docVar w:name="refmgr-087BDB" w:val="[4]"/>
    <w:docVar w:name="refmgr-087BDC" w:val="[3]"/>
    <w:docVar w:name="refmgr-087JW3" w:val="[9]"/>
    <w:docVar w:name="refmgr-087JW9" w:val="[1]"/>
    <w:docVar w:name="refmgr-087JW9,087MGZ,087BDC" w:val="[1] [2] [3]"/>
    <w:docVar w:name="refmgr-087MBW" w:val="[8]"/>
    <w:docVar w:name="refmgr-087MBW,087JW3,07ZSXM,087MCB,087MGV" w:val="[8] [9] [10] [11] [12]"/>
    <w:docVar w:name="refmgr-087MC6" w:val="[5]"/>
    <w:docVar w:name="refmgr-087MCB" w:val="[11]"/>
    <w:docVar w:name="refmgr-087MCD" w:val="[6]"/>
    <w:docVar w:name="refmgr-087MGV" w:val="[12]"/>
    <w:docVar w:name="refmgr-087MGZ" w:val="[2]"/>
    <w:docVar w:name="refmgr-08DXFG" w:val="[7]"/>
    <w:docVar w:name="refmgr-08HNPJ" w:val="[13]"/>
    <w:docVar w:name="refmgr-08PJPL" w:val="[14]"/>
    <w:docVar w:name="refmgr-biblio-07ZSXM" w:val="Bardia A, Hurvitz SA, Tolaney SM, Loirat D, Punie K, Oliveira M, et al. Sacituzumab govitecan in metastatic triple-negative breast cancer. N Engl J Med. 2021 Apr 22;384(16):1529-41."/>
    <w:docVar w:name="refmgr-biblio-087BDB" w:val="Chau CH, Steeg PS, Figg WD. Antibody-drug conjugates for cancer. Lancet. 2019 Aug 31;394:793-804."/>
    <w:docVar w:name="refmgr-biblio-087BDC" w:val="Goldenberg DM, Stein R, Sharkey RM. The emergence of trophoblast cell-surface antigen 2 (TROP-2) as a novel cancer target. Oncotarget. 2018 Jun 22;9(48):28989-9006."/>
    <w:docVar w:name="refmgr-biblio-087JW3" w:val="Cardillo M, Govindan SV, Sharkey RM, Trisal P, Goldenberg DM. Humanized anti-Trop-2 IgG-SN-38 conjugate for effective treatment of diverse epithelial cancers: preclinical studies in human cancer xenograft models and monkeys. Clin Cancer Res. 2011 May 15;17(10):3157-69."/>
    <w:docVar w:name="refmgr-biblio-087JW9" w:val="Shvartsur A and Bonavida B. Trop2 and its overexpression in cancers: regulation and clinical/therapeutic implications. Genes Cancer. 2015 Mar;6(3-4):84-105."/>
    <w:docVar w:name="refmgr-biblio-087MBW" w:val="De Jager R, Cheverton P, Tamanoi K, Coyle J, Ducharme M, Sakamoto N, et al. DX-8951f: summary of phase I clinical trials. Ann N Y Acad Sci. 2000;922:260-73."/>
    <w:docVar w:name="refmgr-biblio-087MC6" w:val="Jo U, Murai Y, Agama KK, Sun Y, Saha LK, Yang X, Arakawa Y, Gayle S, Jones K, Paralkar V, Sundaram RK, Van Doorn J, Vasquez JC, Bindra RS, Choi WS, Pommier Y. TOP1-DNA Trapping by Exatecan and Combination Therapy with ATR Inhibitor. Mol Cancer Ther. 2022 Jul 5;21(7):1090-1102."/>
    <w:docVar w:name="refmgr-biblio-087MCB" w:val="Kweekel D, Guchelaar HJ, Gelderblom H. Clinical and pharmacogenetic factors associated with irinotecan toxicity. Cancer Treat Rev. 2008 Nov;34(7):656-69."/>
    <w:docVar w:name="refmgr-biblio-087MCD" w:val="MacLachlan TK, Kronenberg S, Marshall N, Andrews L, Berens SJ, Brouta F, Fogal B, Freebern W, Herzyk D, Kamperschroer C, Kiessling A, Schneidkraut M, Maier C. Industry experiences with immune-mediated findings in biotherapeutic nonclinical toxicology studies. Regul Toxicol Pharmacol. 2021 Feb;119:104825."/>
    <w:docVar w:name="refmgr-biblio-087MGV" w:val="Rugo HS, Tolaney SM, Loirat D, Punie K, Bardia A, Hurvitz SA, O'Shaughnessy J, Cortés J, Diéras V, Carey LA, Gianni L, Piccart MJ, Loibl S, Goldenberg DM, Hong Q, Olivo M, Itri LM, Kalinsky K. Safety analyses from the phase 3 ASCENT trial of sacituzumab govitecan in metastatic triple-negative breast cancer. NPJ Breast Cancer. 2022 Aug 29;8(1):98."/>
    <w:docVar w:name="refmgr-biblio-087MGZ" w:val="Stepan LP, Trueblood ES, Hale K, Babcook J, Borges L, Sutherland CL. Expression of Trop2 cell surface glycoprotein in normal and tumor tissues: potential implications as a cancer therapeutic target. J Histochem Cytochem. 2011 Jul;59(7):701-10."/>
    <w:docVar w:name="refmgr-biblio-08DXFG" w:val="Avellini C, Licini C, Lazzarini R, Gesuita R, Guerra E, Tossetta G, et al. The trophoblast cell surface antigen 2 and miR-125b axis in urothelial bladder cancer. Oncotarget. 2017 Apr 25;8(35):58642-53."/>
    <w:docVar w:name="refmgr-biblio-08HNPJ" w:val="Zhu Y, Liu K, Wang K, Zhu H. Treatment-related adverse events of antibody-drug conjugates in clinical trials: a systematic review and meta-analysis. Cancer. 2023;129(2):283-95."/>
    <w:docVar w:name="refmgr-biblio-08PJPL" w:val="Ahn MJ, Tanaka K, Paz-Ares L, Cornelissen R, Girard N, Pons-Tostivint E, et al. Datopotamab deruxtecan versus docetaxel for previously treated advanced or metastatic non-small cell lung cancer: the randomized, open-label phase III TROPION-Lung01 study. J Clin Oncol. In press 2024."/>
    <w:docVar w:name="refmgr-ctdused-07ZSXM" w:val="5.4"/>
    <w:docVar w:name="refmgr-ctdused-087BDB" w:val="5.4"/>
    <w:docVar w:name="refmgr-ctdused-087BDC" w:val="5.4"/>
    <w:docVar w:name="refmgr-ctdused-087JW3" w:val="5.4"/>
    <w:docVar w:name="refmgr-ctdused-087JW9" w:val="5.4"/>
    <w:docVar w:name="refmgr-ctdused-087MBW" w:val="5.4"/>
    <w:docVar w:name="refmgr-ctdused-087MC6" w:val="5.4"/>
    <w:docVar w:name="refmgr-ctdused-087MCB" w:val="5.4"/>
    <w:docVar w:name="refmgr-ctdused-087MCD" w:val="5.4"/>
    <w:docVar w:name="refmgr-ctdused-087MGV" w:val="5.4"/>
    <w:docVar w:name="refmgr-ctdused-087MGZ" w:val="5.4"/>
    <w:docVar w:name="refmgr-ctdused-08DXFG" w:val="5.4"/>
    <w:docVar w:name="refmgr-ctdused-08HNPJ" w:val="5.4"/>
    <w:docVar w:name="refmgr-ctdused-08PJPL" w:val="5.4"/>
    <w:docVar w:name="refmgr-docid-07ZSXM" w:val="07ZSXM"/>
    <w:docVar w:name="refmgr-docid-087BDB" w:val="087BDB"/>
    <w:docVar w:name="refmgr-docid-087BDC" w:val="087BDC"/>
    <w:docVar w:name="refmgr-docid-087JW3" w:val="087JW3"/>
    <w:docVar w:name="refmgr-docid-087JW9" w:val="087JW9"/>
    <w:docVar w:name="refmgr-docid-087MBW" w:val="087MBW"/>
    <w:docVar w:name="refmgr-docid-087MC6" w:val="087MC6"/>
    <w:docVar w:name="refmgr-docid-087MCB" w:val="087MCB"/>
    <w:docVar w:name="refmgr-docid-087MCD" w:val="087MCD"/>
    <w:docVar w:name="refmgr-docid-087MGV" w:val="087MGV"/>
    <w:docVar w:name="refmgr-docid-087MGZ" w:val="087MGZ"/>
    <w:docVar w:name="refmgr-docid-08DXFG" w:val="08DXFG"/>
    <w:docVar w:name="refmgr-docid-08HNPJ" w:val="08HNPJ"/>
    <w:docVar w:name="refmgr-docid-08PJPL" w:val="08PJPL"/>
    <w:docVar w:name="RefSectionLabel" w:val="References"/>
    <w:docVar w:name="SiteTemplate" w:val="ISIWriter Site Template.doc"/>
    <w:docVar w:name="SuppressPrefix" w:val="0"/>
    <w:docVar w:name="TableAlign" w:val="2"/>
    <w:docVar w:name="TableCaptionAsRow" w:val="-1"/>
    <w:docVar w:name="TableFootnoteType" w:val="Number"/>
    <w:docVar w:name="TableGridOption" w:val="AboveBelow"/>
    <w:docVar w:name="TableLockedSettings" w:val="0"/>
    <w:docVar w:name="UnlinkObjects" w:val="0"/>
    <w:docVar w:name="UseLocalCaptionLabel" w:val="0"/>
  </w:docVars>
  <w:rsids>
    <w:rsidRoot w:val="00255A25"/>
    <w:rsid w:val="000000D7"/>
    <w:rsid w:val="0000016D"/>
    <w:rsid w:val="00000DE1"/>
    <w:rsid w:val="00001573"/>
    <w:rsid w:val="00001B9A"/>
    <w:rsid w:val="00001CEC"/>
    <w:rsid w:val="00002283"/>
    <w:rsid w:val="00002DB5"/>
    <w:rsid w:val="00003052"/>
    <w:rsid w:val="0000317D"/>
    <w:rsid w:val="00003767"/>
    <w:rsid w:val="00003D0A"/>
    <w:rsid w:val="00003EB6"/>
    <w:rsid w:val="00004324"/>
    <w:rsid w:val="000046BE"/>
    <w:rsid w:val="0000494D"/>
    <w:rsid w:val="000049A1"/>
    <w:rsid w:val="00004BBF"/>
    <w:rsid w:val="00004CB0"/>
    <w:rsid w:val="00004FE3"/>
    <w:rsid w:val="00005885"/>
    <w:rsid w:val="000059CC"/>
    <w:rsid w:val="000059F9"/>
    <w:rsid w:val="00005BFF"/>
    <w:rsid w:val="00005E78"/>
    <w:rsid w:val="00006058"/>
    <w:rsid w:val="000069DD"/>
    <w:rsid w:val="00006B2B"/>
    <w:rsid w:val="00007251"/>
    <w:rsid w:val="00007442"/>
    <w:rsid w:val="000078E4"/>
    <w:rsid w:val="000104CC"/>
    <w:rsid w:val="0001076F"/>
    <w:rsid w:val="00010885"/>
    <w:rsid w:val="00010BAE"/>
    <w:rsid w:val="000110F2"/>
    <w:rsid w:val="0001136D"/>
    <w:rsid w:val="0001147C"/>
    <w:rsid w:val="000114D8"/>
    <w:rsid w:val="0001198F"/>
    <w:rsid w:val="00011D98"/>
    <w:rsid w:val="00011E26"/>
    <w:rsid w:val="00012F54"/>
    <w:rsid w:val="00013032"/>
    <w:rsid w:val="000137A6"/>
    <w:rsid w:val="00014090"/>
    <w:rsid w:val="00014113"/>
    <w:rsid w:val="00014242"/>
    <w:rsid w:val="0001428B"/>
    <w:rsid w:val="000147E4"/>
    <w:rsid w:val="00014FD2"/>
    <w:rsid w:val="000150DE"/>
    <w:rsid w:val="000156A8"/>
    <w:rsid w:val="00015B33"/>
    <w:rsid w:val="0001602A"/>
    <w:rsid w:val="0001608E"/>
    <w:rsid w:val="000167EF"/>
    <w:rsid w:val="0001682F"/>
    <w:rsid w:val="000168BE"/>
    <w:rsid w:val="00017187"/>
    <w:rsid w:val="0001748D"/>
    <w:rsid w:val="000174D9"/>
    <w:rsid w:val="00017C4B"/>
    <w:rsid w:val="00017ED7"/>
    <w:rsid w:val="0002058C"/>
    <w:rsid w:val="000207FD"/>
    <w:rsid w:val="0002120B"/>
    <w:rsid w:val="000213AD"/>
    <w:rsid w:val="00021517"/>
    <w:rsid w:val="00021586"/>
    <w:rsid w:val="00021ADB"/>
    <w:rsid w:val="00021D88"/>
    <w:rsid w:val="00022150"/>
    <w:rsid w:val="00022452"/>
    <w:rsid w:val="000224E5"/>
    <w:rsid w:val="000225D2"/>
    <w:rsid w:val="00022901"/>
    <w:rsid w:val="00022AC4"/>
    <w:rsid w:val="00022BC8"/>
    <w:rsid w:val="000230C1"/>
    <w:rsid w:val="000232B5"/>
    <w:rsid w:val="00023696"/>
    <w:rsid w:val="0002371E"/>
    <w:rsid w:val="0002436C"/>
    <w:rsid w:val="0002438C"/>
    <w:rsid w:val="00024566"/>
    <w:rsid w:val="0002471E"/>
    <w:rsid w:val="00024848"/>
    <w:rsid w:val="00024BA2"/>
    <w:rsid w:val="000251E8"/>
    <w:rsid w:val="000254D6"/>
    <w:rsid w:val="0002583F"/>
    <w:rsid w:val="00025907"/>
    <w:rsid w:val="00025A35"/>
    <w:rsid w:val="00025B13"/>
    <w:rsid w:val="00025C1C"/>
    <w:rsid w:val="00025F6C"/>
    <w:rsid w:val="0002602F"/>
    <w:rsid w:val="0002638D"/>
    <w:rsid w:val="00026406"/>
    <w:rsid w:val="00026DFA"/>
    <w:rsid w:val="0002720D"/>
    <w:rsid w:val="00027296"/>
    <w:rsid w:val="000273C7"/>
    <w:rsid w:val="0002746E"/>
    <w:rsid w:val="00027561"/>
    <w:rsid w:val="00027797"/>
    <w:rsid w:val="00027C3B"/>
    <w:rsid w:val="00027DBC"/>
    <w:rsid w:val="0003035E"/>
    <w:rsid w:val="0003054D"/>
    <w:rsid w:val="00030674"/>
    <w:rsid w:val="000307BD"/>
    <w:rsid w:val="00030890"/>
    <w:rsid w:val="00030B8A"/>
    <w:rsid w:val="00030C93"/>
    <w:rsid w:val="00030CA4"/>
    <w:rsid w:val="00030CE1"/>
    <w:rsid w:val="00030CF3"/>
    <w:rsid w:val="00031485"/>
    <w:rsid w:val="0003205E"/>
    <w:rsid w:val="000320F8"/>
    <w:rsid w:val="000326EC"/>
    <w:rsid w:val="00032C75"/>
    <w:rsid w:val="00033566"/>
    <w:rsid w:val="00033925"/>
    <w:rsid w:val="00033BA0"/>
    <w:rsid w:val="00033FED"/>
    <w:rsid w:val="000340A5"/>
    <w:rsid w:val="000341BB"/>
    <w:rsid w:val="000342EB"/>
    <w:rsid w:val="0003451E"/>
    <w:rsid w:val="000346BE"/>
    <w:rsid w:val="00034811"/>
    <w:rsid w:val="00034B6B"/>
    <w:rsid w:val="0003592D"/>
    <w:rsid w:val="00035E8B"/>
    <w:rsid w:val="00035F46"/>
    <w:rsid w:val="00036189"/>
    <w:rsid w:val="0003636F"/>
    <w:rsid w:val="00036650"/>
    <w:rsid w:val="00036854"/>
    <w:rsid w:val="000368EA"/>
    <w:rsid w:val="0003691C"/>
    <w:rsid w:val="00036A24"/>
    <w:rsid w:val="00036EE2"/>
    <w:rsid w:val="00036F20"/>
    <w:rsid w:val="00036FDA"/>
    <w:rsid w:val="0003722E"/>
    <w:rsid w:val="00037A4F"/>
    <w:rsid w:val="00037A82"/>
    <w:rsid w:val="00040531"/>
    <w:rsid w:val="0004089B"/>
    <w:rsid w:val="00040BDF"/>
    <w:rsid w:val="00041056"/>
    <w:rsid w:val="0004115D"/>
    <w:rsid w:val="000413A3"/>
    <w:rsid w:val="000415AD"/>
    <w:rsid w:val="00041AF9"/>
    <w:rsid w:val="00041B19"/>
    <w:rsid w:val="00041C5B"/>
    <w:rsid w:val="00042F79"/>
    <w:rsid w:val="00043023"/>
    <w:rsid w:val="0004314D"/>
    <w:rsid w:val="00043317"/>
    <w:rsid w:val="000433F0"/>
    <w:rsid w:val="00043D36"/>
    <w:rsid w:val="000441FA"/>
    <w:rsid w:val="000441FB"/>
    <w:rsid w:val="000443BC"/>
    <w:rsid w:val="0004478A"/>
    <w:rsid w:val="000449D2"/>
    <w:rsid w:val="00044B6A"/>
    <w:rsid w:val="00044BFB"/>
    <w:rsid w:val="00044D1E"/>
    <w:rsid w:val="00044E11"/>
    <w:rsid w:val="00044F75"/>
    <w:rsid w:val="00045536"/>
    <w:rsid w:val="00045539"/>
    <w:rsid w:val="000456F7"/>
    <w:rsid w:val="000458A9"/>
    <w:rsid w:val="00045F6E"/>
    <w:rsid w:val="0004604E"/>
    <w:rsid w:val="0004610F"/>
    <w:rsid w:val="0004672D"/>
    <w:rsid w:val="00046E0D"/>
    <w:rsid w:val="000473E8"/>
    <w:rsid w:val="00047C76"/>
    <w:rsid w:val="000514BB"/>
    <w:rsid w:val="00051D89"/>
    <w:rsid w:val="00052105"/>
    <w:rsid w:val="000525C8"/>
    <w:rsid w:val="00052DCF"/>
    <w:rsid w:val="00052F66"/>
    <w:rsid w:val="00054E66"/>
    <w:rsid w:val="00055574"/>
    <w:rsid w:val="000559D1"/>
    <w:rsid w:val="00055D99"/>
    <w:rsid w:val="00055E17"/>
    <w:rsid w:val="00055E5F"/>
    <w:rsid w:val="0005651F"/>
    <w:rsid w:val="00056A63"/>
    <w:rsid w:val="00056FC8"/>
    <w:rsid w:val="00057420"/>
    <w:rsid w:val="000574EA"/>
    <w:rsid w:val="00057B5F"/>
    <w:rsid w:val="00057C4D"/>
    <w:rsid w:val="00060225"/>
    <w:rsid w:val="000606CC"/>
    <w:rsid w:val="000608ED"/>
    <w:rsid w:val="000609D7"/>
    <w:rsid w:val="00060CEC"/>
    <w:rsid w:val="00060FFF"/>
    <w:rsid w:val="00061AF9"/>
    <w:rsid w:val="00061B1D"/>
    <w:rsid w:val="00061E4A"/>
    <w:rsid w:val="00062212"/>
    <w:rsid w:val="0006353D"/>
    <w:rsid w:val="000635B4"/>
    <w:rsid w:val="0006369F"/>
    <w:rsid w:val="0006397C"/>
    <w:rsid w:val="00064162"/>
    <w:rsid w:val="0006430D"/>
    <w:rsid w:val="00064946"/>
    <w:rsid w:val="00064C61"/>
    <w:rsid w:val="00064CAD"/>
    <w:rsid w:val="00064F4B"/>
    <w:rsid w:val="000652AA"/>
    <w:rsid w:val="000655DA"/>
    <w:rsid w:val="00065681"/>
    <w:rsid w:val="0006584E"/>
    <w:rsid w:val="00065996"/>
    <w:rsid w:val="00065A52"/>
    <w:rsid w:val="00065B6A"/>
    <w:rsid w:val="00065D43"/>
    <w:rsid w:val="00065FD5"/>
    <w:rsid w:val="00066169"/>
    <w:rsid w:val="000663B8"/>
    <w:rsid w:val="000664BC"/>
    <w:rsid w:val="00066CFB"/>
    <w:rsid w:val="00066F3E"/>
    <w:rsid w:val="000678B8"/>
    <w:rsid w:val="00067AB8"/>
    <w:rsid w:val="00067BAF"/>
    <w:rsid w:val="00067DDB"/>
    <w:rsid w:val="00067E42"/>
    <w:rsid w:val="00070120"/>
    <w:rsid w:val="000701FD"/>
    <w:rsid w:val="0007025B"/>
    <w:rsid w:val="0007046C"/>
    <w:rsid w:val="0007067B"/>
    <w:rsid w:val="00071039"/>
    <w:rsid w:val="0007109D"/>
    <w:rsid w:val="00071367"/>
    <w:rsid w:val="00071751"/>
    <w:rsid w:val="00071A7E"/>
    <w:rsid w:val="00071EE4"/>
    <w:rsid w:val="0007238A"/>
    <w:rsid w:val="000724AA"/>
    <w:rsid w:val="0007292E"/>
    <w:rsid w:val="00072940"/>
    <w:rsid w:val="00072947"/>
    <w:rsid w:val="00073070"/>
    <w:rsid w:val="00073167"/>
    <w:rsid w:val="00073A89"/>
    <w:rsid w:val="00073B01"/>
    <w:rsid w:val="000744E0"/>
    <w:rsid w:val="00074961"/>
    <w:rsid w:val="00074AEE"/>
    <w:rsid w:val="00074B3F"/>
    <w:rsid w:val="00074EF3"/>
    <w:rsid w:val="00074F47"/>
    <w:rsid w:val="00075155"/>
    <w:rsid w:val="000753A0"/>
    <w:rsid w:val="00075A90"/>
    <w:rsid w:val="00075AB0"/>
    <w:rsid w:val="00075CA2"/>
    <w:rsid w:val="00075EF5"/>
    <w:rsid w:val="000762CA"/>
    <w:rsid w:val="000762E6"/>
    <w:rsid w:val="00076C14"/>
    <w:rsid w:val="00076EAE"/>
    <w:rsid w:val="00077377"/>
    <w:rsid w:val="00077C65"/>
    <w:rsid w:val="00077DA8"/>
    <w:rsid w:val="00080088"/>
    <w:rsid w:val="000801D8"/>
    <w:rsid w:val="000804B6"/>
    <w:rsid w:val="000807DE"/>
    <w:rsid w:val="00080B5D"/>
    <w:rsid w:val="00080F97"/>
    <w:rsid w:val="00081423"/>
    <w:rsid w:val="00081484"/>
    <w:rsid w:val="0008149E"/>
    <w:rsid w:val="000818BB"/>
    <w:rsid w:val="0008192E"/>
    <w:rsid w:val="00082428"/>
    <w:rsid w:val="00082519"/>
    <w:rsid w:val="00082520"/>
    <w:rsid w:val="0008295B"/>
    <w:rsid w:val="00082CB8"/>
    <w:rsid w:val="000838D0"/>
    <w:rsid w:val="00083D14"/>
    <w:rsid w:val="000841A6"/>
    <w:rsid w:val="000843D5"/>
    <w:rsid w:val="00084772"/>
    <w:rsid w:val="00084BD6"/>
    <w:rsid w:val="00084CA8"/>
    <w:rsid w:val="00084D1F"/>
    <w:rsid w:val="00084D79"/>
    <w:rsid w:val="000850E0"/>
    <w:rsid w:val="00085148"/>
    <w:rsid w:val="00085546"/>
    <w:rsid w:val="0008573A"/>
    <w:rsid w:val="0008593F"/>
    <w:rsid w:val="00085A86"/>
    <w:rsid w:val="00085CD4"/>
    <w:rsid w:val="00086819"/>
    <w:rsid w:val="000869FF"/>
    <w:rsid w:val="00086A48"/>
    <w:rsid w:val="00086A57"/>
    <w:rsid w:val="00086A81"/>
    <w:rsid w:val="00086E2C"/>
    <w:rsid w:val="000872B2"/>
    <w:rsid w:val="00087D51"/>
    <w:rsid w:val="0009000B"/>
    <w:rsid w:val="000902E3"/>
    <w:rsid w:val="00090BD4"/>
    <w:rsid w:val="00090CEE"/>
    <w:rsid w:val="00090E90"/>
    <w:rsid w:val="00090EA9"/>
    <w:rsid w:val="00090FA5"/>
    <w:rsid w:val="00090FA7"/>
    <w:rsid w:val="00091131"/>
    <w:rsid w:val="0009118F"/>
    <w:rsid w:val="00091B1D"/>
    <w:rsid w:val="00091E52"/>
    <w:rsid w:val="000927A7"/>
    <w:rsid w:val="00092BA8"/>
    <w:rsid w:val="0009300C"/>
    <w:rsid w:val="00093074"/>
    <w:rsid w:val="0009330A"/>
    <w:rsid w:val="000946A9"/>
    <w:rsid w:val="000947C4"/>
    <w:rsid w:val="00094D65"/>
    <w:rsid w:val="00094EF8"/>
    <w:rsid w:val="0009532F"/>
    <w:rsid w:val="000955C1"/>
    <w:rsid w:val="000956B7"/>
    <w:rsid w:val="00095A06"/>
    <w:rsid w:val="00095DCA"/>
    <w:rsid w:val="00096335"/>
    <w:rsid w:val="000963A0"/>
    <w:rsid w:val="00096722"/>
    <w:rsid w:val="00096C01"/>
    <w:rsid w:val="00096D84"/>
    <w:rsid w:val="00097737"/>
    <w:rsid w:val="00097914"/>
    <w:rsid w:val="000979A9"/>
    <w:rsid w:val="00097A1E"/>
    <w:rsid w:val="00097A22"/>
    <w:rsid w:val="00097B23"/>
    <w:rsid w:val="00097FE9"/>
    <w:rsid w:val="000A00CC"/>
    <w:rsid w:val="000A04F2"/>
    <w:rsid w:val="000A06F8"/>
    <w:rsid w:val="000A0CAD"/>
    <w:rsid w:val="000A1225"/>
    <w:rsid w:val="000A1583"/>
    <w:rsid w:val="000A15E3"/>
    <w:rsid w:val="000A17D1"/>
    <w:rsid w:val="000A17D8"/>
    <w:rsid w:val="000A1DD4"/>
    <w:rsid w:val="000A2994"/>
    <w:rsid w:val="000A29CF"/>
    <w:rsid w:val="000A2BC4"/>
    <w:rsid w:val="000A2DCE"/>
    <w:rsid w:val="000A32C2"/>
    <w:rsid w:val="000A3611"/>
    <w:rsid w:val="000A36E6"/>
    <w:rsid w:val="000A395D"/>
    <w:rsid w:val="000A3C55"/>
    <w:rsid w:val="000A3FD6"/>
    <w:rsid w:val="000A43D3"/>
    <w:rsid w:val="000A4538"/>
    <w:rsid w:val="000A471B"/>
    <w:rsid w:val="000A49DB"/>
    <w:rsid w:val="000A4ABC"/>
    <w:rsid w:val="000A4F1A"/>
    <w:rsid w:val="000A5436"/>
    <w:rsid w:val="000A5853"/>
    <w:rsid w:val="000A5A4B"/>
    <w:rsid w:val="000A5B23"/>
    <w:rsid w:val="000A5EBD"/>
    <w:rsid w:val="000A6328"/>
    <w:rsid w:val="000A6E76"/>
    <w:rsid w:val="000A764F"/>
    <w:rsid w:val="000A7784"/>
    <w:rsid w:val="000A7A7F"/>
    <w:rsid w:val="000A7CBD"/>
    <w:rsid w:val="000B0990"/>
    <w:rsid w:val="000B0B02"/>
    <w:rsid w:val="000B0CF9"/>
    <w:rsid w:val="000B1027"/>
    <w:rsid w:val="000B1188"/>
    <w:rsid w:val="000B139C"/>
    <w:rsid w:val="000B140F"/>
    <w:rsid w:val="000B14EA"/>
    <w:rsid w:val="000B162E"/>
    <w:rsid w:val="000B18DB"/>
    <w:rsid w:val="000B1D21"/>
    <w:rsid w:val="000B2580"/>
    <w:rsid w:val="000B2A77"/>
    <w:rsid w:val="000B2CB1"/>
    <w:rsid w:val="000B2D3C"/>
    <w:rsid w:val="000B2DDE"/>
    <w:rsid w:val="000B2E83"/>
    <w:rsid w:val="000B329B"/>
    <w:rsid w:val="000B3DAD"/>
    <w:rsid w:val="000B5395"/>
    <w:rsid w:val="000B54A2"/>
    <w:rsid w:val="000B582A"/>
    <w:rsid w:val="000B585B"/>
    <w:rsid w:val="000B5921"/>
    <w:rsid w:val="000B6022"/>
    <w:rsid w:val="000B6387"/>
    <w:rsid w:val="000B68CE"/>
    <w:rsid w:val="000B6A43"/>
    <w:rsid w:val="000B7347"/>
    <w:rsid w:val="000B74B9"/>
    <w:rsid w:val="000B7CB9"/>
    <w:rsid w:val="000B7EC0"/>
    <w:rsid w:val="000C099E"/>
    <w:rsid w:val="000C0CFC"/>
    <w:rsid w:val="000C132F"/>
    <w:rsid w:val="000C15A7"/>
    <w:rsid w:val="000C1B99"/>
    <w:rsid w:val="000C1EA1"/>
    <w:rsid w:val="000C238B"/>
    <w:rsid w:val="000C262E"/>
    <w:rsid w:val="000C2B56"/>
    <w:rsid w:val="000C4567"/>
    <w:rsid w:val="000C45BA"/>
    <w:rsid w:val="000C47BA"/>
    <w:rsid w:val="000C4B00"/>
    <w:rsid w:val="000C4FFC"/>
    <w:rsid w:val="000C5108"/>
    <w:rsid w:val="000C5757"/>
    <w:rsid w:val="000C5921"/>
    <w:rsid w:val="000C62DF"/>
    <w:rsid w:val="000C673E"/>
    <w:rsid w:val="000C675A"/>
    <w:rsid w:val="000C68BF"/>
    <w:rsid w:val="000C6C35"/>
    <w:rsid w:val="000C6CC1"/>
    <w:rsid w:val="000C700B"/>
    <w:rsid w:val="000C746B"/>
    <w:rsid w:val="000C74BD"/>
    <w:rsid w:val="000C7BFF"/>
    <w:rsid w:val="000C7C41"/>
    <w:rsid w:val="000D0610"/>
    <w:rsid w:val="000D0851"/>
    <w:rsid w:val="000D08F1"/>
    <w:rsid w:val="000D0E87"/>
    <w:rsid w:val="000D0F99"/>
    <w:rsid w:val="000D1758"/>
    <w:rsid w:val="000D1AAB"/>
    <w:rsid w:val="000D1CD8"/>
    <w:rsid w:val="000D1D96"/>
    <w:rsid w:val="000D2247"/>
    <w:rsid w:val="000D22F4"/>
    <w:rsid w:val="000D239A"/>
    <w:rsid w:val="000D282C"/>
    <w:rsid w:val="000D30FB"/>
    <w:rsid w:val="000D32D1"/>
    <w:rsid w:val="000D36D1"/>
    <w:rsid w:val="000D43A3"/>
    <w:rsid w:val="000D4F47"/>
    <w:rsid w:val="000D4FCE"/>
    <w:rsid w:val="000D5485"/>
    <w:rsid w:val="000D5A23"/>
    <w:rsid w:val="000D5C4B"/>
    <w:rsid w:val="000D628E"/>
    <w:rsid w:val="000D68BB"/>
    <w:rsid w:val="000D698A"/>
    <w:rsid w:val="000D6C06"/>
    <w:rsid w:val="000D6CC8"/>
    <w:rsid w:val="000D71BB"/>
    <w:rsid w:val="000D720E"/>
    <w:rsid w:val="000D7788"/>
    <w:rsid w:val="000E04EC"/>
    <w:rsid w:val="000E0BD6"/>
    <w:rsid w:val="000E0D7A"/>
    <w:rsid w:val="000E126D"/>
    <w:rsid w:val="000E1416"/>
    <w:rsid w:val="000E18B9"/>
    <w:rsid w:val="000E2126"/>
    <w:rsid w:val="000E28F3"/>
    <w:rsid w:val="000E2904"/>
    <w:rsid w:val="000E3257"/>
    <w:rsid w:val="000E33DC"/>
    <w:rsid w:val="000E37E9"/>
    <w:rsid w:val="000E38CE"/>
    <w:rsid w:val="000E3AF1"/>
    <w:rsid w:val="000E49C9"/>
    <w:rsid w:val="000E4B56"/>
    <w:rsid w:val="000E4ED9"/>
    <w:rsid w:val="000E52C0"/>
    <w:rsid w:val="000E53BB"/>
    <w:rsid w:val="000E543B"/>
    <w:rsid w:val="000E5442"/>
    <w:rsid w:val="000E58F2"/>
    <w:rsid w:val="000E5ACC"/>
    <w:rsid w:val="000E5D59"/>
    <w:rsid w:val="000E5F87"/>
    <w:rsid w:val="000E6283"/>
    <w:rsid w:val="000E665D"/>
    <w:rsid w:val="000E6969"/>
    <w:rsid w:val="000E69A7"/>
    <w:rsid w:val="000E6A9C"/>
    <w:rsid w:val="000E6E67"/>
    <w:rsid w:val="000E6F1E"/>
    <w:rsid w:val="000E716A"/>
    <w:rsid w:val="000E753A"/>
    <w:rsid w:val="000E7B04"/>
    <w:rsid w:val="000E7D00"/>
    <w:rsid w:val="000E7F34"/>
    <w:rsid w:val="000F026C"/>
    <w:rsid w:val="000F0415"/>
    <w:rsid w:val="000F0459"/>
    <w:rsid w:val="000F0A1F"/>
    <w:rsid w:val="000F0D8C"/>
    <w:rsid w:val="000F1683"/>
    <w:rsid w:val="000F1A1F"/>
    <w:rsid w:val="000F1C0D"/>
    <w:rsid w:val="000F21EB"/>
    <w:rsid w:val="000F2203"/>
    <w:rsid w:val="000F258C"/>
    <w:rsid w:val="000F25A1"/>
    <w:rsid w:val="000F28BB"/>
    <w:rsid w:val="000F2EFC"/>
    <w:rsid w:val="000F34BC"/>
    <w:rsid w:val="000F4620"/>
    <w:rsid w:val="000F4989"/>
    <w:rsid w:val="000F4D1B"/>
    <w:rsid w:val="000F4F5C"/>
    <w:rsid w:val="000F5257"/>
    <w:rsid w:val="000F52D0"/>
    <w:rsid w:val="000F5ED1"/>
    <w:rsid w:val="000F60F0"/>
    <w:rsid w:val="000F6223"/>
    <w:rsid w:val="000F6491"/>
    <w:rsid w:val="000F681C"/>
    <w:rsid w:val="000F694E"/>
    <w:rsid w:val="000F6AFD"/>
    <w:rsid w:val="000F6CD8"/>
    <w:rsid w:val="000F6DCB"/>
    <w:rsid w:val="000F761A"/>
    <w:rsid w:val="000F79D5"/>
    <w:rsid w:val="000F7AA4"/>
    <w:rsid w:val="000F7C7D"/>
    <w:rsid w:val="000F7D62"/>
    <w:rsid w:val="000F7DB2"/>
    <w:rsid w:val="000F7FB6"/>
    <w:rsid w:val="001004EE"/>
    <w:rsid w:val="001006B1"/>
    <w:rsid w:val="00100953"/>
    <w:rsid w:val="00100E97"/>
    <w:rsid w:val="00100EA3"/>
    <w:rsid w:val="0010163D"/>
    <w:rsid w:val="00101662"/>
    <w:rsid w:val="00101DBC"/>
    <w:rsid w:val="00101E0D"/>
    <w:rsid w:val="0010259F"/>
    <w:rsid w:val="001028E0"/>
    <w:rsid w:val="001032C4"/>
    <w:rsid w:val="001034AA"/>
    <w:rsid w:val="001036D1"/>
    <w:rsid w:val="00103702"/>
    <w:rsid w:val="00103C79"/>
    <w:rsid w:val="00104224"/>
    <w:rsid w:val="001044A0"/>
    <w:rsid w:val="001047DF"/>
    <w:rsid w:val="001048D9"/>
    <w:rsid w:val="00104E58"/>
    <w:rsid w:val="00104F35"/>
    <w:rsid w:val="001054A0"/>
    <w:rsid w:val="00105A79"/>
    <w:rsid w:val="00105B4C"/>
    <w:rsid w:val="00105EC5"/>
    <w:rsid w:val="0010686F"/>
    <w:rsid w:val="001068C3"/>
    <w:rsid w:val="00106F49"/>
    <w:rsid w:val="00106FF3"/>
    <w:rsid w:val="001070AF"/>
    <w:rsid w:val="0010723F"/>
    <w:rsid w:val="001072BF"/>
    <w:rsid w:val="00107724"/>
    <w:rsid w:val="00107E78"/>
    <w:rsid w:val="00107FAB"/>
    <w:rsid w:val="00110149"/>
    <w:rsid w:val="00110417"/>
    <w:rsid w:val="001108C5"/>
    <w:rsid w:val="00110F83"/>
    <w:rsid w:val="00111843"/>
    <w:rsid w:val="00111AE3"/>
    <w:rsid w:val="00111E78"/>
    <w:rsid w:val="00111F92"/>
    <w:rsid w:val="0011262D"/>
    <w:rsid w:val="001126E1"/>
    <w:rsid w:val="001128E7"/>
    <w:rsid w:val="00112BCF"/>
    <w:rsid w:val="00113216"/>
    <w:rsid w:val="001133B5"/>
    <w:rsid w:val="00113814"/>
    <w:rsid w:val="00113C84"/>
    <w:rsid w:val="00113D7F"/>
    <w:rsid w:val="001145EA"/>
    <w:rsid w:val="00114809"/>
    <w:rsid w:val="001148D7"/>
    <w:rsid w:val="0011499C"/>
    <w:rsid w:val="00114F21"/>
    <w:rsid w:val="00114F73"/>
    <w:rsid w:val="001153E6"/>
    <w:rsid w:val="001153F9"/>
    <w:rsid w:val="001157C7"/>
    <w:rsid w:val="00115B0D"/>
    <w:rsid w:val="00115D9C"/>
    <w:rsid w:val="00115DF3"/>
    <w:rsid w:val="001164AA"/>
    <w:rsid w:val="00116984"/>
    <w:rsid w:val="00117145"/>
    <w:rsid w:val="001174DB"/>
    <w:rsid w:val="001176D3"/>
    <w:rsid w:val="00117827"/>
    <w:rsid w:val="001179AA"/>
    <w:rsid w:val="00117CB1"/>
    <w:rsid w:val="00117D3F"/>
    <w:rsid w:val="001203CB"/>
    <w:rsid w:val="00120869"/>
    <w:rsid w:val="00120A31"/>
    <w:rsid w:val="00120B3E"/>
    <w:rsid w:val="00120D7F"/>
    <w:rsid w:val="001210E8"/>
    <w:rsid w:val="0012175C"/>
    <w:rsid w:val="00121811"/>
    <w:rsid w:val="00121C41"/>
    <w:rsid w:val="00121E6D"/>
    <w:rsid w:val="00121FA5"/>
    <w:rsid w:val="001223A7"/>
    <w:rsid w:val="001226AF"/>
    <w:rsid w:val="001226B9"/>
    <w:rsid w:val="0012298B"/>
    <w:rsid w:val="00122A9E"/>
    <w:rsid w:val="00123170"/>
    <w:rsid w:val="00123270"/>
    <w:rsid w:val="0012385B"/>
    <w:rsid w:val="0012396E"/>
    <w:rsid w:val="00123B1F"/>
    <w:rsid w:val="00123BB1"/>
    <w:rsid w:val="00123EC2"/>
    <w:rsid w:val="00123FDF"/>
    <w:rsid w:val="00124124"/>
    <w:rsid w:val="0012422E"/>
    <w:rsid w:val="00124BAA"/>
    <w:rsid w:val="00125065"/>
    <w:rsid w:val="00125485"/>
    <w:rsid w:val="00125530"/>
    <w:rsid w:val="001256DE"/>
    <w:rsid w:val="001258C9"/>
    <w:rsid w:val="001261C9"/>
    <w:rsid w:val="00126BBB"/>
    <w:rsid w:val="00126D84"/>
    <w:rsid w:val="00127112"/>
    <w:rsid w:val="00127544"/>
    <w:rsid w:val="0012782F"/>
    <w:rsid w:val="00127B03"/>
    <w:rsid w:val="00127B48"/>
    <w:rsid w:val="00127BD1"/>
    <w:rsid w:val="0013005F"/>
    <w:rsid w:val="0013034C"/>
    <w:rsid w:val="00131049"/>
    <w:rsid w:val="0013109B"/>
    <w:rsid w:val="00131122"/>
    <w:rsid w:val="0013182A"/>
    <w:rsid w:val="00131864"/>
    <w:rsid w:val="0013189D"/>
    <w:rsid w:val="00131B5B"/>
    <w:rsid w:val="0013222E"/>
    <w:rsid w:val="001323B0"/>
    <w:rsid w:val="001324E8"/>
    <w:rsid w:val="0013298D"/>
    <w:rsid w:val="00132AE1"/>
    <w:rsid w:val="00132C6A"/>
    <w:rsid w:val="00133345"/>
    <w:rsid w:val="00133651"/>
    <w:rsid w:val="001338F6"/>
    <w:rsid w:val="001345F1"/>
    <w:rsid w:val="00134788"/>
    <w:rsid w:val="001347B8"/>
    <w:rsid w:val="00134889"/>
    <w:rsid w:val="00134C3B"/>
    <w:rsid w:val="00134C8B"/>
    <w:rsid w:val="00134D95"/>
    <w:rsid w:val="001353FC"/>
    <w:rsid w:val="00135B7C"/>
    <w:rsid w:val="00135C99"/>
    <w:rsid w:val="001363FE"/>
    <w:rsid w:val="001367B6"/>
    <w:rsid w:val="00136A79"/>
    <w:rsid w:val="00136A9C"/>
    <w:rsid w:val="00137371"/>
    <w:rsid w:val="00137591"/>
    <w:rsid w:val="00137593"/>
    <w:rsid w:val="0013794B"/>
    <w:rsid w:val="00140117"/>
    <w:rsid w:val="00140165"/>
    <w:rsid w:val="00140227"/>
    <w:rsid w:val="001410F2"/>
    <w:rsid w:val="001417BB"/>
    <w:rsid w:val="001417DC"/>
    <w:rsid w:val="00141A73"/>
    <w:rsid w:val="00141E00"/>
    <w:rsid w:val="00141E18"/>
    <w:rsid w:val="00141FAB"/>
    <w:rsid w:val="001420E7"/>
    <w:rsid w:val="001429D9"/>
    <w:rsid w:val="00143049"/>
    <w:rsid w:val="00143186"/>
    <w:rsid w:val="001440DD"/>
    <w:rsid w:val="00144107"/>
    <w:rsid w:val="0014466B"/>
    <w:rsid w:val="00144F5E"/>
    <w:rsid w:val="0014550C"/>
    <w:rsid w:val="001458EE"/>
    <w:rsid w:val="00145A02"/>
    <w:rsid w:val="00145AF2"/>
    <w:rsid w:val="00145CFB"/>
    <w:rsid w:val="00145F19"/>
    <w:rsid w:val="00146260"/>
    <w:rsid w:val="0014666A"/>
    <w:rsid w:val="00146AE8"/>
    <w:rsid w:val="00146DCF"/>
    <w:rsid w:val="0014700D"/>
    <w:rsid w:val="001470BB"/>
    <w:rsid w:val="00147657"/>
    <w:rsid w:val="00147A87"/>
    <w:rsid w:val="00147D3F"/>
    <w:rsid w:val="00147EFF"/>
    <w:rsid w:val="001501A0"/>
    <w:rsid w:val="001501E2"/>
    <w:rsid w:val="001502AD"/>
    <w:rsid w:val="00150314"/>
    <w:rsid w:val="00150DEC"/>
    <w:rsid w:val="00150F16"/>
    <w:rsid w:val="001510C2"/>
    <w:rsid w:val="001511C5"/>
    <w:rsid w:val="001513E0"/>
    <w:rsid w:val="00151605"/>
    <w:rsid w:val="0015194C"/>
    <w:rsid w:val="00151955"/>
    <w:rsid w:val="00151D94"/>
    <w:rsid w:val="00151EE4"/>
    <w:rsid w:val="00152559"/>
    <w:rsid w:val="001525B9"/>
    <w:rsid w:val="001527AF"/>
    <w:rsid w:val="00152825"/>
    <w:rsid w:val="0015282B"/>
    <w:rsid w:val="00152C7D"/>
    <w:rsid w:val="00153520"/>
    <w:rsid w:val="00153577"/>
    <w:rsid w:val="00154044"/>
    <w:rsid w:val="0015466B"/>
    <w:rsid w:val="00154671"/>
    <w:rsid w:val="001547A3"/>
    <w:rsid w:val="00154C9C"/>
    <w:rsid w:val="00155630"/>
    <w:rsid w:val="00155784"/>
    <w:rsid w:val="0015582E"/>
    <w:rsid w:val="001561E4"/>
    <w:rsid w:val="001564CB"/>
    <w:rsid w:val="00156773"/>
    <w:rsid w:val="00156BE0"/>
    <w:rsid w:val="00156E8D"/>
    <w:rsid w:val="00156FD8"/>
    <w:rsid w:val="001571D8"/>
    <w:rsid w:val="00157208"/>
    <w:rsid w:val="001574B2"/>
    <w:rsid w:val="001577D6"/>
    <w:rsid w:val="00157982"/>
    <w:rsid w:val="0016008C"/>
    <w:rsid w:val="0016070B"/>
    <w:rsid w:val="00160B05"/>
    <w:rsid w:val="001610FB"/>
    <w:rsid w:val="001615B9"/>
    <w:rsid w:val="0016161F"/>
    <w:rsid w:val="00162149"/>
    <w:rsid w:val="00163021"/>
    <w:rsid w:val="00164201"/>
    <w:rsid w:val="0016428B"/>
    <w:rsid w:val="00164466"/>
    <w:rsid w:val="00164787"/>
    <w:rsid w:val="00164D38"/>
    <w:rsid w:val="00165108"/>
    <w:rsid w:val="00165BE2"/>
    <w:rsid w:val="00165D61"/>
    <w:rsid w:val="00166A72"/>
    <w:rsid w:val="00166D35"/>
    <w:rsid w:val="00167847"/>
    <w:rsid w:val="001679EF"/>
    <w:rsid w:val="001700FE"/>
    <w:rsid w:val="001701D5"/>
    <w:rsid w:val="00170643"/>
    <w:rsid w:val="001707B1"/>
    <w:rsid w:val="00170B25"/>
    <w:rsid w:val="00170D36"/>
    <w:rsid w:val="00171389"/>
    <w:rsid w:val="00171834"/>
    <w:rsid w:val="001718B6"/>
    <w:rsid w:val="00171A76"/>
    <w:rsid w:val="00171BE4"/>
    <w:rsid w:val="00171BF8"/>
    <w:rsid w:val="00171ECD"/>
    <w:rsid w:val="00171FF4"/>
    <w:rsid w:val="001728EE"/>
    <w:rsid w:val="00172FA4"/>
    <w:rsid w:val="001730B4"/>
    <w:rsid w:val="00173681"/>
    <w:rsid w:val="0017379F"/>
    <w:rsid w:val="0017393C"/>
    <w:rsid w:val="0017424C"/>
    <w:rsid w:val="00174B14"/>
    <w:rsid w:val="001753DD"/>
    <w:rsid w:val="00175631"/>
    <w:rsid w:val="00175682"/>
    <w:rsid w:val="0017585B"/>
    <w:rsid w:val="0017594A"/>
    <w:rsid w:val="00175CEE"/>
    <w:rsid w:val="001762F3"/>
    <w:rsid w:val="00176632"/>
    <w:rsid w:val="00176782"/>
    <w:rsid w:val="00176A6E"/>
    <w:rsid w:val="00176D3B"/>
    <w:rsid w:val="00177253"/>
    <w:rsid w:val="00177800"/>
    <w:rsid w:val="00177AEB"/>
    <w:rsid w:val="00177DDF"/>
    <w:rsid w:val="00177FEA"/>
    <w:rsid w:val="00180018"/>
    <w:rsid w:val="00180B74"/>
    <w:rsid w:val="00180CBA"/>
    <w:rsid w:val="0018118A"/>
    <w:rsid w:val="00181259"/>
    <w:rsid w:val="001816E6"/>
    <w:rsid w:val="001817CB"/>
    <w:rsid w:val="00181AF6"/>
    <w:rsid w:val="00181BFD"/>
    <w:rsid w:val="00181E5C"/>
    <w:rsid w:val="00181F90"/>
    <w:rsid w:val="00182155"/>
    <w:rsid w:val="001821D5"/>
    <w:rsid w:val="0018228D"/>
    <w:rsid w:val="001824D8"/>
    <w:rsid w:val="00182E3C"/>
    <w:rsid w:val="001831A5"/>
    <w:rsid w:val="00183312"/>
    <w:rsid w:val="00183687"/>
    <w:rsid w:val="001837DC"/>
    <w:rsid w:val="00185006"/>
    <w:rsid w:val="00185054"/>
    <w:rsid w:val="00185216"/>
    <w:rsid w:val="00185AF9"/>
    <w:rsid w:val="00185EBF"/>
    <w:rsid w:val="001860B3"/>
    <w:rsid w:val="0018646C"/>
    <w:rsid w:val="001864BA"/>
    <w:rsid w:val="00186504"/>
    <w:rsid w:val="0018667A"/>
    <w:rsid w:val="0018708C"/>
    <w:rsid w:val="001871BB"/>
    <w:rsid w:val="00187303"/>
    <w:rsid w:val="00187342"/>
    <w:rsid w:val="001877DA"/>
    <w:rsid w:val="00187DE5"/>
    <w:rsid w:val="0019008E"/>
    <w:rsid w:val="00190417"/>
    <w:rsid w:val="001908E3"/>
    <w:rsid w:val="001910A3"/>
    <w:rsid w:val="00191382"/>
    <w:rsid w:val="00191ACA"/>
    <w:rsid w:val="00191B80"/>
    <w:rsid w:val="00191E79"/>
    <w:rsid w:val="00192045"/>
    <w:rsid w:val="00192393"/>
    <w:rsid w:val="0019293E"/>
    <w:rsid w:val="00192A17"/>
    <w:rsid w:val="00192C79"/>
    <w:rsid w:val="00192C9A"/>
    <w:rsid w:val="00193136"/>
    <w:rsid w:val="00193549"/>
    <w:rsid w:val="00193729"/>
    <w:rsid w:val="00193AA9"/>
    <w:rsid w:val="00193CDF"/>
    <w:rsid w:val="00193DFF"/>
    <w:rsid w:val="00193E37"/>
    <w:rsid w:val="00193F30"/>
    <w:rsid w:val="00194004"/>
    <w:rsid w:val="00194136"/>
    <w:rsid w:val="00194351"/>
    <w:rsid w:val="00194700"/>
    <w:rsid w:val="00194948"/>
    <w:rsid w:val="00194962"/>
    <w:rsid w:val="00194E6E"/>
    <w:rsid w:val="00194F4E"/>
    <w:rsid w:val="00195673"/>
    <w:rsid w:val="00195717"/>
    <w:rsid w:val="00195824"/>
    <w:rsid w:val="00195990"/>
    <w:rsid w:val="00195BF7"/>
    <w:rsid w:val="00196017"/>
    <w:rsid w:val="00196056"/>
    <w:rsid w:val="00196787"/>
    <w:rsid w:val="0019684A"/>
    <w:rsid w:val="00196EBB"/>
    <w:rsid w:val="001972D3"/>
    <w:rsid w:val="001978BB"/>
    <w:rsid w:val="00197BFC"/>
    <w:rsid w:val="001A027E"/>
    <w:rsid w:val="001A0988"/>
    <w:rsid w:val="001A0D71"/>
    <w:rsid w:val="001A1866"/>
    <w:rsid w:val="001A18CF"/>
    <w:rsid w:val="001A19FB"/>
    <w:rsid w:val="001A1A62"/>
    <w:rsid w:val="001A1A9F"/>
    <w:rsid w:val="001A1AE5"/>
    <w:rsid w:val="001A210B"/>
    <w:rsid w:val="001A231C"/>
    <w:rsid w:val="001A23B1"/>
    <w:rsid w:val="001A23BC"/>
    <w:rsid w:val="001A2724"/>
    <w:rsid w:val="001A2BFC"/>
    <w:rsid w:val="001A2E01"/>
    <w:rsid w:val="001A2F6C"/>
    <w:rsid w:val="001A3209"/>
    <w:rsid w:val="001A3246"/>
    <w:rsid w:val="001A34AC"/>
    <w:rsid w:val="001A357F"/>
    <w:rsid w:val="001A3832"/>
    <w:rsid w:val="001A3C3D"/>
    <w:rsid w:val="001A48CE"/>
    <w:rsid w:val="001A4C95"/>
    <w:rsid w:val="001A5BCD"/>
    <w:rsid w:val="001A5D0F"/>
    <w:rsid w:val="001A6264"/>
    <w:rsid w:val="001A7682"/>
    <w:rsid w:val="001A7839"/>
    <w:rsid w:val="001A7A14"/>
    <w:rsid w:val="001A7DEE"/>
    <w:rsid w:val="001B0932"/>
    <w:rsid w:val="001B0B12"/>
    <w:rsid w:val="001B0B54"/>
    <w:rsid w:val="001B1135"/>
    <w:rsid w:val="001B13AA"/>
    <w:rsid w:val="001B160E"/>
    <w:rsid w:val="001B19BF"/>
    <w:rsid w:val="001B1A07"/>
    <w:rsid w:val="001B1B4B"/>
    <w:rsid w:val="001B1FD7"/>
    <w:rsid w:val="001B28D4"/>
    <w:rsid w:val="001B2984"/>
    <w:rsid w:val="001B2F1C"/>
    <w:rsid w:val="001B330C"/>
    <w:rsid w:val="001B36EE"/>
    <w:rsid w:val="001B3725"/>
    <w:rsid w:val="001B3B73"/>
    <w:rsid w:val="001B3B9D"/>
    <w:rsid w:val="001B471C"/>
    <w:rsid w:val="001B4C68"/>
    <w:rsid w:val="001B4E74"/>
    <w:rsid w:val="001B5161"/>
    <w:rsid w:val="001B5723"/>
    <w:rsid w:val="001B5901"/>
    <w:rsid w:val="001B5ADD"/>
    <w:rsid w:val="001B5C1A"/>
    <w:rsid w:val="001B603A"/>
    <w:rsid w:val="001B610A"/>
    <w:rsid w:val="001B67E9"/>
    <w:rsid w:val="001B694E"/>
    <w:rsid w:val="001B6F3F"/>
    <w:rsid w:val="001B76CD"/>
    <w:rsid w:val="001B7AD6"/>
    <w:rsid w:val="001B7BDD"/>
    <w:rsid w:val="001C04B3"/>
    <w:rsid w:val="001C05A5"/>
    <w:rsid w:val="001C13B6"/>
    <w:rsid w:val="001C1716"/>
    <w:rsid w:val="001C18C6"/>
    <w:rsid w:val="001C1DD9"/>
    <w:rsid w:val="001C1E0A"/>
    <w:rsid w:val="001C20EC"/>
    <w:rsid w:val="001C2884"/>
    <w:rsid w:val="001C28AE"/>
    <w:rsid w:val="001C2987"/>
    <w:rsid w:val="001C2BBB"/>
    <w:rsid w:val="001C2BF4"/>
    <w:rsid w:val="001C2BF6"/>
    <w:rsid w:val="001C3175"/>
    <w:rsid w:val="001C3220"/>
    <w:rsid w:val="001C3465"/>
    <w:rsid w:val="001C3954"/>
    <w:rsid w:val="001C3BD0"/>
    <w:rsid w:val="001C408E"/>
    <w:rsid w:val="001C466C"/>
    <w:rsid w:val="001C515F"/>
    <w:rsid w:val="001C5821"/>
    <w:rsid w:val="001C595A"/>
    <w:rsid w:val="001C59C2"/>
    <w:rsid w:val="001C6168"/>
    <w:rsid w:val="001C657A"/>
    <w:rsid w:val="001C6723"/>
    <w:rsid w:val="001C6A2E"/>
    <w:rsid w:val="001C762F"/>
    <w:rsid w:val="001C7949"/>
    <w:rsid w:val="001C7964"/>
    <w:rsid w:val="001C7A32"/>
    <w:rsid w:val="001C7C83"/>
    <w:rsid w:val="001C7E15"/>
    <w:rsid w:val="001D0230"/>
    <w:rsid w:val="001D0B2A"/>
    <w:rsid w:val="001D0C8D"/>
    <w:rsid w:val="001D0E96"/>
    <w:rsid w:val="001D1BEA"/>
    <w:rsid w:val="001D1C96"/>
    <w:rsid w:val="001D1F24"/>
    <w:rsid w:val="001D1FA8"/>
    <w:rsid w:val="001D21F8"/>
    <w:rsid w:val="001D24DA"/>
    <w:rsid w:val="001D290D"/>
    <w:rsid w:val="001D2E72"/>
    <w:rsid w:val="001D3363"/>
    <w:rsid w:val="001D33AE"/>
    <w:rsid w:val="001D389D"/>
    <w:rsid w:val="001D3F0B"/>
    <w:rsid w:val="001D41F2"/>
    <w:rsid w:val="001D4B40"/>
    <w:rsid w:val="001D4D99"/>
    <w:rsid w:val="001D5897"/>
    <w:rsid w:val="001D5BEF"/>
    <w:rsid w:val="001D5C6A"/>
    <w:rsid w:val="001D5E93"/>
    <w:rsid w:val="001D631A"/>
    <w:rsid w:val="001D6604"/>
    <w:rsid w:val="001D679C"/>
    <w:rsid w:val="001D6A12"/>
    <w:rsid w:val="001D6D44"/>
    <w:rsid w:val="001D794A"/>
    <w:rsid w:val="001D7AA9"/>
    <w:rsid w:val="001E0186"/>
    <w:rsid w:val="001E0A8C"/>
    <w:rsid w:val="001E1063"/>
    <w:rsid w:val="001E137E"/>
    <w:rsid w:val="001E1463"/>
    <w:rsid w:val="001E1478"/>
    <w:rsid w:val="001E1858"/>
    <w:rsid w:val="001E1926"/>
    <w:rsid w:val="001E1935"/>
    <w:rsid w:val="001E2609"/>
    <w:rsid w:val="001E2641"/>
    <w:rsid w:val="001E2899"/>
    <w:rsid w:val="001E28B5"/>
    <w:rsid w:val="001E2A83"/>
    <w:rsid w:val="001E2C30"/>
    <w:rsid w:val="001E2F49"/>
    <w:rsid w:val="001E3214"/>
    <w:rsid w:val="001E4318"/>
    <w:rsid w:val="001E4455"/>
    <w:rsid w:val="001E45CE"/>
    <w:rsid w:val="001E468E"/>
    <w:rsid w:val="001E4961"/>
    <w:rsid w:val="001E4CA5"/>
    <w:rsid w:val="001E4CE2"/>
    <w:rsid w:val="001E4D79"/>
    <w:rsid w:val="001E4DAD"/>
    <w:rsid w:val="001E4EDA"/>
    <w:rsid w:val="001E508C"/>
    <w:rsid w:val="001E50A1"/>
    <w:rsid w:val="001E52C2"/>
    <w:rsid w:val="001E53AA"/>
    <w:rsid w:val="001E577D"/>
    <w:rsid w:val="001E5A10"/>
    <w:rsid w:val="001E5C90"/>
    <w:rsid w:val="001E5EA6"/>
    <w:rsid w:val="001E6685"/>
    <w:rsid w:val="001E6CC5"/>
    <w:rsid w:val="001E6F32"/>
    <w:rsid w:val="001E6F43"/>
    <w:rsid w:val="001E71AE"/>
    <w:rsid w:val="001E7382"/>
    <w:rsid w:val="001E7797"/>
    <w:rsid w:val="001E7F7D"/>
    <w:rsid w:val="001F01C3"/>
    <w:rsid w:val="001F0827"/>
    <w:rsid w:val="001F0F63"/>
    <w:rsid w:val="001F1471"/>
    <w:rsid w:val="001F15E3"/>
    <w:rsid w:val="001F1739"/>
    <w:rsid w:val="001F2395"/>
    <w:rsid w:val="001F25E0"/>
    <w:rsid w:val="001F325C"/>
    <w:rsid w:val="001F339F"/>
    <w:rsid w:val="001F3435"/>
    <w:rsid w:val="001F352A"/>
    <w:rsid w:val="001F38B8"/>
    <w:rsid w:val="001F3A41"/>
    <w:rsid w:val="001F3CCD"/>
    <w:rsid w:val="001F3E49"/>
    <w:rsid w:val="001F4097"/>
    <w:rsid w:val="001F41F0"/>
    <w:rsid w:val="001F44D1"/>
    <w:rsid w:val="001F4941"/>
    <w:rsid w:val="001F4E30"/>
    <w:rsid w:val="001F4E99"/>
    <w:rsid w:val="001F5159"/>
    <w:rsid w:val="001F549C"/>
    <w:rsid w:val="001F6495"/>
    <w:rsid w:val="001F65BD"/>
    <w:rsid w:val="001F67B2"/>
    <w:rsid w:val="001F6BA2"/>
    <w:rsid w:val="001F6EB7"/>
    <w:rsid w:val="001F705D"/>
    <w:rsid w:val="001F7088"/>
    <w:rsid w:val="001F71A8"/>
    <w:rsid w:val="002000CD"/>
    <w:rsid w:val="002001C4"/>
    <w:rsid w:val="002001CE"/>
    <w:rsid w:val="00200258"/>
    <w:rsid w:val="0020049A"/>
    <w:rsid w:val="0020049B"/>
    <w:rsid w:val="002005DB"/>
    <w:rsid w:val="0020074B"/>
    <w:rsid w:val="002007A3"/>
    <w:rsid w:val="00200BD0"/>
    <w:rsid w:val="00200BE2"/>
    <w:rsid w:val="00200D90"/>
    <w:rsid w:val="00201188"/>
    <w:rsid w:val="00201351"/>
    <w:rsid w:val="002018CA"/>
    <w:rsid w:val="00201CFB"/>
    <w:rsid w:val="00201D0E"/>
    <w:rsid w:val="00201D72"/>
    <w:rsid w:val="00201D95"/>
    <w:rsid w:val="00202299"/>
    <w:rsid w:val="00202779"/>
    <w:rsid w:val="0020295D"/>
    <w:rsid w:val="002030D5"/>
    <w:rsid w:val="00203283"/>
    <w:rsid w:val="0020339F"/>
    <w:rsid w:val="002033EC"/>
    <w:rsid w:val="0020349F"/>
    <w:rsid w:val="00203880"/>
    <w:rsid w:val="002038DF"/>
    <w:rsid w:val="002038F5"/>
    <w:rsid w:val="00203C9E"/>
    <w:rsid w:val="002045B7"/>
    <w:rsid w:val="00204A2F"/>
    <w:rsid w:val="00204B69"/>
    <w:rsid w:val="002056DC"/>
    <w:rsid w:val="00205B5E"/>
    <w:rsid w:val="00205C52"/>
    <w:rsid w:val="00205CE9"/>
    <w:rsid w:val="00205E2B"/>
    <w:rsid w:val="00205ED9"/>
    <w:rsid w:val="00205F21"/>
    <w:rsid w:val="00206090"/>
    <w:rsid w:val="002061FC"/>
    <w:rsid w:val="00206249"/>
    <w:rsid w:val="00206391"/>
    <w:rsid w:val="00206640"/>
    <w:rsid w:val="002066D6"/>
    <w:rsid w:val="002069B6"/>
    <w:rsid w:val="00206F78"/>
    <w:rsid w:val="002074C9"/>
    <w:rsid w:val="00207E0F"/>
    <w:rsid w:val="00210017"/>
    <w:rsid w:val="0021031B"/>
    <w:rsid w:val="00210842"/>
    <w:rsid w:val="00210DA6"/>
    <w:rsid w:val="00210F42"/>
    <w:rsid w:val="0021119B"/>
    <w:rsid w:val="002117C6"/>
    <w:rsid w:val="00211E16"/>
    <w:rsid w:val="00211E43"/>
    <w:rsid w:val="00212298"/>
    <w:rsid w:val="00212344"/>
    <w:rsid w:val="00212546"/>
    <w:rsid w:val="0021318D"/>
    <w:rsid w:val="002131CA"/>
    <w:rsid w:val="002138A8"/>
    <w:rsid w:val="002139CF"/>
    <w:rsid w:val="002139D1"/>
    <w:rsid w:val="00213E6F"/>
    <w:rsid w:val="00213FF9"/>
    <w:rsid w:val="00214AC1"/>
    <w:rsid w:val="00214FFC"/>
    <w:rsid w:val="002158A3"/>
    <w:rsid w:val="00215D00"/>
    <w:rsid w:val="00216165"/>
    <w:rsid w:val="00216687"/>
    <w:rsid w:val="0021671E"/>
    <w:rsid w:val="00216870"/>
    <w:rsid w:val="00216DB2"/>
    <w:rsid w:val="00216E7A"/>
    <w:rsid w:val="00217358"/>
    <w:rsid w:val="00217529"/>
    <w:rsid w:val="002179D7"/>
    <w:rsid w:val="00217B88"/>
    <w:rsid w:val="00217C95"/>
    <w:rsid w:val="00217E2E"/>
    <w:rsid w:val="00220606"/>
    <w:rsid w:val="002207BE"/>
    <w:rsid w:val="002207DE"/>
    <w:rsid w:val="00220813"/>
    <w:rsid w:val="0022099B"/>
    <w:rsid w:val="00220A7C"/>
    <w:rsid w:val="00220B5F"/>
    <w:rsid w:val="00220B64"/>
    <w:rsid w:val="002212E6"/>
    <w:rsid w:val="00221567"/>
    <w:rsid w:val="002216FE"/>
    <w:rsid w:val="00221B19"/>
    <w:rsid w:val="00221B3B"/>
    <w:rsid w:val="00221CF6"/>
    <w:rsid w:val="00221E29"/>
    <w:rsid w:val="002229BF"/>
    <w:rsid w:val="00222E2C"/>
    <w:rsid w:val="002230A3"/>
    <w:rsid w:val="002231A2"/>
    <w:rsid w:val="002234C5"/>
    <w:rsid w:val="00223C69"/>
    <w:rsid w:val="00223E77"/>
    <w:rsid w:val="00223F27"/>
    <w:rsid w:val="0022413D"/>
    <w:rsid w:val="00224332"/>
    <w:rsid w:val="002246CB"/>
    <w:rsid w:val="0022473D"/>
    <w:rsid w:val="00224C45"/>
    <w:rsid w:val="00224D8C"/>
    <w:rsid w:val="0022628A"/>
    <w:rsid w:val="0022660C"/>
    <w:rsid w:val="00226828"/>
    <w:rsid w:val="002269C2"/>
    <w:rsid w:val="00226D8E"/>
    <w:rsid w:val="002277C4"/>
    <w:rsid w:val="00227AA1"/>
    <w:rsid w:val="0023019B"/>
    <w:rsid w:val="002303BD"/>
    <w:rsid w:val="00230F0D"/>
    <w:rsid w:val="002310A9"/>
    <w:rsid w:val="0023116B"/>
    <w:rsid w:val="00231255"/>
    <w:rsid w:val="00231261"/>
    <w:rsid w:val="00231CBD"/>
    <w:rsid w:val="00232394"/>
    <w:rsid w:val="002323A0"/>
    <w:rsid w:val="00232DB3"/>
    <w:rsid w:val="00233270"/>
    <w:rsid w:val="00233854"/>
    <w:rsid w:val="0023398B"/>
    <w:rsid w:val="00233C9B"/>
    <w:rsid w:val="00234AE8"/>
    <w:rsid w:val="00234C17"/>
    <w:rsid w:val="00234C69"/>
    <w:rsid w:val="002351F2"/>
    <w:rsid w:val="0023553D"/>
    <w:rsid w:val="002355FD"/>
    <w:rsid w:val="00235ABB"/>
    <w:rsid w:val="00235F7C"/>
    <w:rsid w:val="0023616C"/>
    <w:rsid w:val="00236202"/>
    <w:rsid w:val="00236543"/>
    <w:rsid w:val="002368AA"/>
    <w:rsid w:val="00236A2F"/>
    <w:rsid w:val="002375E3"/>
    <w:rsid w:val="0023778F"/>
    <w:rsid w:val="0024030E"/>
    <w:rsid w:val="00240357"/>
    <w:rsid w:val="002403A7"/>
    <w:rsid w:val="0024085F"/>
    <w:rsid w:val="002408C8"/>
    <w:rsid w:val="00240E7A"/>
    <w:rsid w:val="00241077"/>
    <w:rsid w:val="0024107F"/>
    <w:rsid w:val="002421CD"/>
    <w:rsid w:val="00242321"/>
    <w:rsid w:val="00242380"/>
    <w:rsid w:val="00242420"/>
    <w:rsid w:val="00242496"/>
    <w:rsid w:val="0024261C"/>
    <w:rsid w:val="00242774"/>
    <w:rsid w:val="00242F29"/>
    <w:rsid w:val="00243109"/>
    <w:rsid w:val="0024387E"/>
    <w:rsid w:val="002438B2"/>
    <w:rsid w:val="00244725"/>
    <w:rsid w:val="00244FB7"/>
    <w:rsid w:val="002450CF"/>
    <w:rsid w:val="00245749"/>
    <w:rsid w:val="00245B06"/>
    <w:rsid w:val="00245DE5"/>
    <w:rsid w:val="0024613A"/>
    <w:rsid w:val="002464D2"/>
    <w:rsid w:val="00246553"/>
    <w:rsid w:val="00246C4F"/>
    <w:rsid w:val="00246D69"/>
    <w:rsid w:val="002470D2"/>
    <w:rsid w:val="00247390"/>
    <w:rsid w:val="002501D2"/>
    <w:rsid w:val="00250395"/>
    <w:rsid w:val="00250559"/>
    <w:rsid w:val="002506A6"/>
    <w:rsid w:val="0025138E"/>
    <w:rsid w:val="002513CB"/>
    <w:rsid w:val="00251407"/>
    <w:rsid w:val="00251690"/>
    <w:rsid w:val="00251F61"/>
    <w:rsid w:val="00252263"/>
    <w:rsid w:val="00252523"/>
    <w:rsid w:val="00252899"/>
    <w:rsid w:val="00252E02"/>
    <w:rsid w:val="00252F5E"/>
    <w:rsid w:val="00253781"/>
    <w:rsid w:val="00253BC3"/>
    <w:rsid w:val="00253E41"/>
    <w:rsid w:val="00253FA3"/>
    <w:rsid w:val="00254100"/>
    <w:rsid w:val="002544F1"/>
    <w:rsid w:val="00254576"/>
    <w:rsid w:val="00254625"/>
    <w:rsid w:val="00254A49"/>
    <w:rsid w:val="00254B95"/>
    <w:rsid w:val="00254FDA"/>
    <w:rsid w:val="00255820"/>
    <w:rsid w:val="00255967"/>
    <w:rsid w:val="002559D3"/>
    <w:rsid w:val="00255A25"/>
    <w:rsid w:val="00255B3E"/>
    <w:rsid w:val="00255C3F"/>
    <w:rsid w:val="002561BD"/>
    <w:rsid w:val="00256749"/>
    <w:rsid w:val="00256928"/>
    <w:rsid w:val="00256E4D"/>
    <w:rsid w:val="002571B4"/>
    <w:rsid w:val="0025785B"/>
    <w:rsid w:val="00257ED8"/>
    <w:rsid w:val="00260123"/>
    <w:rsid w:val="00260589"/>
    <w:rsid w:val="00260648"/>
    <w:rsid w:val="0026084F"/>
    <w:rsid w:val="002609DC"/>
    <w:rsid w:val="00260AD5"/>
    <w:rsid w:val="00260DA5"/>
    <w:rsid w:val="0026128C"/>
    <w:rsid w:val="00261804"/>
    <w:rsid w:val="002618CD"/>
    <w:rsid w:val="002618D0"/>
    <w:rsid w:val="00261C2F"/>
    <w:rsid w:val="00261D2F"/>
    <w:rsid w:val="00262860"/>
    <w:rsid w:val="00262932"/>
    <w:rsid w:val="00262A48"/>
    <w:rsid w:val="00262CB4"/>
    <w:rsid w:val="002633F5"/>
    <w:rsid w:val="00263F21"/>
    <w:rsid w:val="00263FAD"/>
    <w:rsid w:val="00264389"/>
    <w:rsid w:val="002646E8"/>
    <w:rsid w:val="0026478D"/>
    <w:rsid w:val="002648B2"/>
    <w:rsid w:val="00264DCC"/>
    <w:rsid w:val="00265201"/>
    <w:rsid w:val="00265372"/>
    <w:rsid w:val="002654E4"/>
    <w:rsid w:val="002655E2"/>
    <w:rsid w:val="00265786"/>
    <w:rsid w:val="002661D9"/>
    <w:rsid w:val="00266377"/>
    <w:rsid w:val="00266426"/>
    <w:rsid w:val="00266707"/>
    <w:rsid w:val="0026691D"/>
    <w:rsid w:val="00266AC1"/>
    <w:rsid w:val="00266E08"/>
    <w:rsid w:val="00267239"/>
    <w:rsid w:val="00267452"/>
    <w:rsid w:val="00267B4A"/>
    <w:rsid w:val="00270036"/>
    <w:rsid w:val="00270C71"/>
    <w:rsid w:val="00270EAD"/>
    <w:rsid w:val="00271703"/>
    <w:rsid w:val="002719A6"/>
    <w:rsid w:val="00271D49"/>
    <w:rsid w:val="00271DF8"/>
    <w:rsid w:val="00272090"/>
    <w:rsid w:val="00272A9D"/>
    <w:rsid w:val="00272E54"/>
    <w:rsid w:val="00273EA6"/>
    <w:rsid w:val="00273FA7"/>
    <w:rsid w:val="00274133"/>
    <w:rsid w:val="002741B7"/>
    <w:rsid w:val="002748B3"/>
    <w:rsid w:val="00274A25"/>
    <w:rsid w:val="00274B79"/>
    <w:rsid w:val="00274BCD"/>
    <w:rsid w:val="00274D16"/>
    <w:rsid w:val="00274F02"/>
    <w:rsid w:val="0027514D"/>
    <w:rsid w:val="002753A6"/>
    <w:rsid w:val="00275478"/>
    <w:rsid w:val="002754F8"/>
    <w:rsid w:val="00276139"/>
    <w:rsid w:val="0027621A"/>
    <w:rsid w:val="0027622D"/>
    <w:rsid w:val="0027651E"/>
    <w:rsid w:val="002765F1"/>
    <w:rsid w:val="00276F43"/>
    <w:rsid w:val="00277264"/>
    <w:rsid w:val="002774BD"/>
    <w:rsid w:val="002774C4"/>
    <w:rsid w:val="00277706"/>
    <w:rsid w:val="00277ADA"/>
    <w:rsid w:val="00277C6F"/>
    <w:rsid w:val="00280EFB"/>
    <w:rsid w:val="00280FFC"/>
    <w:rsid w:val="002810AC"/>
    <w:rsid w:val="00281445"/>
    <w:rsid w:val="00281881"/>
    <w:rsid w:val="00281965"/>
    <w:rsid w:val="00281C8A"/>
    <w:rsid w:val="002821D0"/>
    <w:rsid w:val="00282475"/>
    <w:rsid w:val="00282492"/>
    <w:rsid w:val="0028253A"/>
    <w:rsid w:val="00282745"/>
    <w:rsid w:val="002829C2"/>
    <w:rsid w:val="00282DFD"/>
    <w:rsid w:val="00282E45"/>
    <w:rsid w:val="002834CC"/>
    <w:rsid w:val="00283C00"/>
    <w:rsid w:val="00283FD1"/>
    <w:rsid w:val="00283FEC"/>
    <w:rsid w:val="00284655"/>
    <w:rsid w:val="002848BB"/>
    <w:rsid w:val="00284A7A"/>
    <w:rsid w:val="00284CDB"/>
    <w:rsid w:val="00284FF3"/>
    <w:rsid w:val="0028517F"/>
    <w:rsid w:val="00285269"/>
    <w:rsid w:val="00285672"/>
    <w:rsid w:val="00285812"/>
    <w:rsid w:val="00285EF0"/>
    <w:rsid w:val="00286CE2"/>
    <w:rsid w:val="00286CF5"/>
    <w:rsid w:val="00286DE0"/>
    <w:rsid w:val="002872B9"/>
    <w:rsid w:val="00287367"/>
    <w:rsid w:val="002873CF"/>
    <w:rsid w:val="002875AA"/>
    <w:rsid w:val="0028764F"/>
    <w:rsid w:val="002878DA"/>
    <w:rsid w:val="00287D1E"/>
    <w:rsid w:val="00287F15"/>
    <w:rsid w:val="00290134"/>
    <w:rsid w:val="00290F31"/>
    <w:rsid w:val="00291304"/>
    <w:rsid w:val="002916F1"/>
    <w:rsid w:val="00291833"/>
    <w:rsid w:val="00291846"/>
    <w:rsid w:val="002919DA"/>
    <w:rsid w:val="00291A38"/>
    <w:rsid w:val="00291AA5"/>
    <w:rsid w:val="00291C5D"/>
    <w:rsid w:val="00291DE7"/>
    <w:rsid w:val="00292097"/>
    <w:rsid w:val="00292316"/>
    <w:rsid w:val="0029232A"/>
    <w:rsid w:val="00292337"/>
    <w:rsid w:val="00292C68"/>
    <w:rsid w:val="00293115"/>
    <w:rsid w:val="002931F0"/>
    <w:rsid w:val="00293345"/>
    <w:rsid w:val="002945A4"/>
    <w:rsid w:val="00294B88"/>
    <w:rsid w:val="00294BDC"/>
    <w:rsid w:val="00294C06"/>
    <w:rsid w:val="00295033"/>
    <w:rsid w:val="00295232"/>
    <w:rsid w:val="002955C3"/>
    <w:rsid w:val="00295832"/>
    <w:rsid w:val="00295B9F"/>
    <w:rsid w:val="00296527"/>
    <w:rsid w:val="002966CB"/>
    <w:rsid w:val="002968EF"/>
    <w:rsid w:val="00296FC7"/>
    <w:rsid w:val="002970C1"/>
    <w:rsid w:val="002972A2"/>
    <w:rsid w:val="002976C5"/>
    <w:rsid w:val="0029778A"/>
    <w:rsid w:val="00297B43"/>
    <w:rsid w:val="002A0466"/>
    <w:rsid w:val="002A11C6"/>
    <w:rsid w:val="002A1B47"/>
    <w:rsid w:val="002A1BD6"/>
    <w:rsid w:val="002A1FEE"/>
    <w:rsid w:val="002A2273"/>
    <w:rsid w:val="002A24F7"/>
    <w:rsid w:val="002A29CC"/>
    <w:rsid w:val="002A2CD6"/>
    <w:rsid w:val="002A3018"/>
    <w:rsid w:val="002A33B7"/>
    <w:rsid w:val="002A37D1"/>
    <w:rsid w:val="002A3AD8"/>
    <w:rsid w:val="002A3BFE"/>
    <w:rsid w:val="002A402D"/>
    <w:rsid w:val="002A4211"/>
    <w:rsid w:val="002A42C0"/>
    <w:rsid w:val="002A44E8"/>
    <w:rsid w:val="002A4654"/>
    <w:rsid w:val="002A4AEC"/>
    <w:rsid w:val="002A4E47"/>
    <w:rsid w:val="002A5031"/>
    <w:rsid w:val="002A5797"/>
    <w:rsid w:val="002A61DD"/>
    <w:rsid w:val="002A6461"/>
    <w:rsid w:val="002A6BB2"/>
    <w:rsid w:val="002A6CB8"/>
    <w:rsid w:val="002A6F98"/>
    <w:rsid w:val="002A71D4"/>
    <w:rsid w:val="002A7326"/>
    <w:rsid w:val="002A76C2"/>
    <w:rsid w:val="002A7989"/>
    <w:rsid w:val="002A7B04"/>
    <w:rsid w:val="002A7B34"/>
    <w:rsid w:val="002B07BF"/>
    <w:rsid w:val="002B085D"/>
    <w:rsid w:val="002B0C2A"/>
    <w:rsid w:val="002B0C95"/>
    <w:rsid w:val="002B0F6F"/>
    <w:rsid w:val="002B1271"/>
    <w:rsid w:val="002B167F"/>
    <w:rsid w:val="002B1689"/>
    <w:rsid w:val="002B16DF"/>
    <w:rsid w:val="002B1898"/>
    <w:rsid w:val="002B1B0C"/>
    <w:rsid w:val="002B1BB8"/>
    <w:rsid w:val="002B25A5"/>
    <w:rsid w:val="002B2B6D"/>
    <w:rsid w:val="002B2CC3"/>
    <w:rsid w:val="002B2D66"/>
    <w:rsid w:val="002B2DB7"/>
    <w:rsid w:val="002B2E76"/>
    <w:rsid w:val="002B3411"/>
    <w:rsid w:val="002B3470"/>
    <w:rsid w:val="002B36C5"/>
    <w:rsid w:val="002B3F11"/>
    <w:rsid w:val="002B47ED"/>
    <w:rsid w:val="002B47EE"/>
    <w:rsid w:val="002B4844"/>
    <w:rsid w:val="002B48B4"/>
    <w:rsid w:val="002B49FB"/>
    <w:rsid w:val="002B4FB4"/>
    <w:rsid w:val="002B51EF"/>
    <w:rsid w:val="002B55B6"/>
    <w:rsid w:val="002B6144"/>
    <w:rsid w:val="002B6252"/>
    <w:rsid w:val="002B668C"/>
    <w:rsid w:val="002B674A"/>
    <w:rsid w:val="002B69AD"/>
    <w:rsid w:val="002B6CAF"/>
    <w:rsid w:val="002B6D2A"/>
    <w:rsid w:val="002B6DDC"/>
    <w:rsid w:val="002B734E"/>
    <w:rsid w:val="002B7488"/>
    <w:rsid w:val="002B7576"/>
    <w:rsid w:val="002C03AF"/>
    <w:rsid w:val="002C09A3"/>
    <w:rsid w:val="002C0E0B"/>
    <w:rsid w:val="002C1299"/>
    <w:rsid w:val="002C165A"/>
    <w:rsid w:val="002C1A8B"/>
    <w:rsid w:val="002C1E47"/>
    <w:rsid w:val="002C1EE7"/>
    <w:rsid w:val="002C1FA6"/>
    <w:rsid w:val="002C24BF"/>
    <w:rsid w:val="002C256A"/>
    <w:rsid w:val="002C25DD"/>
    <w:rsid w:val="002C2A77"/>
    <w:rsid w:val="002C2FB5"/>
    <w:rsid w:val="002C38CE"/>
    <w:rsid w:val="002C3AD1"/>
    <w:rsid w:val="002C3F0A"/>
    <w:rsid w:val="002C3F3D"/>
    <w:rsid w:val="002C3F4D"/>
    <w:rsid w:val="002C3FAB"/>
    <w:rsid w:val="002C412A"/>
    <w:rsid w:val="002C42D3"/>
    <w:rsid w:val="002C4398"/>
    <w:rsid w:val="002C477E"/>
    <w:rsid w:val="002C4AE8"/>
    <w:rsid w:val="002C4B83"/>
    <w:rsid w:val="002C4E31"/>
    <w:rsid w:val="002C4F3A"/>
    <w:rsid w:val="002C5814"/>
    <w:rsid w:val="002C5980"/>
    <w:rsid w:val="002C59A6"/>
    <w:rsid w:val="002C5A84"/>
    <w:rsid w:val="002C5F15"/>
    <w:rsid w:val="002C6CAD"/>
    <w:rsid w:val="002C72DF"/>
    <w:rsid w:val="002C731D"/>
    <w:rsid w:val="002C7A68"/>
    <w:rsid w:val="002C7A78"/>
    <w:rsid w:val="002C7D42"/>
    <w:rsid w:val="002C7F4C"/>
    <w:rsid w:val="002D0C34"/>
    <w:rsid w:val="002D0C76"/>
    <w:rsid w:val="002D0E4B"/>
    <w:rsid w:val="002D1008"/>
    <w:rsid w:val="002D1255"/>
    <w:rsid w:val="002D13A8"/>
    <w:rsid w:val="002D1955"/>
    <w:rsid w:val="002D1997"/>
    <w:rsid w:val="002D20B4"/>
    <w:rsid w:val="002D21CD"/>
    <w:rsid w:val="002D221F"/>
    <w:rsid w:val="002D2507"/>
    <w:rsid w:val="002D27C6"/>
    <w:rsid w:val="002D3128"/>
    <w:rsid w:val="002D3165"/>
    <w:rsid w:val="002D43C1"/>
    <w:rsid w:val="002D4C66"/>
    <w:rsid w:val="002D4C7D"/>
    <w:rsid w:val="002D4CFC"/>
    <w:rsid w:val="002D4D4D"/>
    <w:rsid w:val="002D4E5A"/>
    <w:rsid w:val="002D4ED8"/>
    <w:rsid w:val="002D5086"/>
    <w:rsid w:val="002D5515"/>
    <w:rsid w:val="002D57AE"/>
    <w:rsid w:val="002D5984"/>
    <w:rsid w:val="002D5BE7"/>
    <w:rsid w:val="002D6098"/>
    <w:rsid w:val="002D6183"/>
    <w:rsid w:val="002D61AD"/>
    <w:rsid w:val="002D6B7B"/>
    <w:rsid w:val="002D6CEC"/>
    <w:rsid w:val="002D6F9E"/>
    <w:rsid w:val="002D75B4"/>
    <w:rsid w:val="002D76BD"/>
    <w:rsid w:val="002D7B90"/>
    <w:rsid w:val="002D7BA5"/>
    <w:rsid w:val="002D7EF6"/>
    <w:rsid w:val="002E010D"/>
    <w:rsid w:val="002E018D"/>
    <w:rsid w:val="002E09F2"/>
    <w:rsid w:val="002E0DB5"/>
    <w:rsid w:val="002E1571"/>
    <w:rsid w:val="002E177B"/>
    <w:rsid w:val="002E1A67"/>
    <w:rsid w:val="002E1E63"/>
    <w:rsid w:val="002E200A"/>
    <w:rsid w:val="002E207D"/>
    <w:rsid w:val="002E20CD"/>
    <w:rsid w:val="002E20E7"/>
    <w:rsid w:val="002E2281"/>
    <w:rsid w:val="002E22C0"/>
    <w:rsid w:val="002E243E"/>
    <w:rsid w:val="002E25DD"/>
    <w:rsid w:val="002E3344"/>
    <w:rsid w:val="002E3EB2"/>
    <w:rsid w:val="002E42FE"/>
    <w:rsid w:val="002E49FA"/>
    <w:rsid w:val="002E4B6B"/>
    <w:rsid w:val="002E4C67"/>
    <w:rsid w:val="002E51E1"/>
    <w:rsid w:val="002E5E65"/>
    <w:rsid w:val="002E5EEB"/>
    <w:rsid w:val="002E69B5"/>
    <w:rsid w:val="002E6F0A"/>
    <w:rsid w:val="002E77DE"/>
    <w:rsid w:val="002E79EC"/>
    <w:rsid w:val="002F04D9"/>
    <w:rsid w:val="002F0E49"/>
    <w:rsid w:val="002F11C2"/>
    <w:rsid w:val="002F1A12"/>
    <w:rsid w:val="002F1D91"/>
    <w:rsid w:val="002F2393"/>
    <w:rsid w:val="002F251B"/>
    <w:rsid w:val="002F2642"/>
    <w:rsid w:val="002F2798"/>
    <w:rsid w:val="002F28B8"/>
    <w:rsid w:val="002F2E24"/>
    <w:rsid w:val="002F3B9B"/>
    <w:rsid w:val="002F3C50"/>
    <w:rsid w:val="002F42ED"/>
    <w:rsid w:val="002F4616"/>
    <w:rsid w:val="002F4656"/>
    <w:rsid w:val="002F530D"/>
    <w:rsid w:val="002F545E"/>
    <w:rsid w:val="002F630A"/>
    <w:rsid w:val="002F6486"/>
    <w:rsid w:val="002F680D"/>
    <w:rsid w:val="002F6C9B"/>
    <w:rsid w:val="002F6FE3"/>
    <w:rsid w:val="002F7152"/>
    <w:rsid w:val="002F763A"/>
    <w:rsid w:val="002F76B0"/>
    <w:rsid w:val="002F7732"/>
    <w:rsid w:val="002F79F4"/>
    <w:rsid w:val="002F7AAE"/>
    <w:rsid w:val="002F7E60"/>
    <w:rsid w:val="002F7FD3"/>
    <w:rsid w:val="0030011F"/>
    <w:rsid w:val="00300431"/>
    <w:rsid w:val="0030059D"/>
    <w:rsid w:val="00300653"/>
    <w:rsid w:val="003007D9"/>
    <w:rsid w:val="003014C2"/>
    <w:rsid w:val="0030159A"/>
    <w:rsid w:val="0030179C"/>
    <w:rsid w:val="00301A69"/>
    <w:rsid w:val="003026FB"/>
    <w:rsid w:val="00302779"/>
    <w:rsid w:val="00302875"/>
    <w:rsid w:val="00302B0C"/>
    <w:rsid w:val="003031B7"/>
    <w:rsid w:val="003037AF"/>
    <w:rsid w:val="003038EF"/>
    <w:rsid w:val="00303D6F"/>
    <w:rsid w:val="00303EB0"/>
    <w:rsid w:val="003040AA"/>
    <w:rsid w:val="00304C7E"/>
    <w:rsid w:val="00304F28"/>
    <w:rsid w:val="00304F95"/>
    <w:rsid w:val="00304FB3"/>
    <w:rsid w:val="0030515B"/>
    <w:rsid w:val="00305189"/>
    <w:rsid w:val="003057C1"/>
    <w:rsid w:val="00305824"/>
    <w:rsid w:val="00305E2B"/>
    <w:rsid w:val="00306012"/>
    <w:rsid w:val="00306CD6"/>
    <w:rsid w:val="00306E29"/>
    <w:rsid w:val="003072C1"/>
    <w:rsid w:val="00307756"/>
    <w:rsid w:val="00307A7B"/>
    <w:rsid w:val="00307F47"/>
    <w:rsid w:val="003108C1"/>
    <w:rsid w:val="003110F4"/>
    <w:rsid w:val="00311882"/>
    <w:rsid w:val="00311C07"/>
    <w:rsid w:val="003122D4"/>
    <w:rsid w:val="0031253D"/>
    <w:rsid w:val="00312593"/>
    <w:rsid w:val="0031293D"/>
    <w:rsid w:val="00312990"/>
    <w:rsid w:val="00312BC7"/>
    <w:rsid w:val="00312D9E"/>
    <w:rsid w:val="00312DB1"/>
    <w:rsid w:val="00312E3E"/>
    <w:rsid w:val="00312FDC"/>
    <w:rsid w:val="00313620"/>
    <w:rsid w:val="00313869"/>
    <w:rsid w:val="00313B28"/>
    <w:rsid w:val="00313C9A"/>
    <w:rsid w:val="00313D9B"/>
    <w:rsid w:val="00313E33"/>
    <w:rsid w:val="0031484B"/>
    <w:rsid w:val="00314A88"/>
    <w:rsid w:val="00314AD7"/>
    <w:rsid w:val="00314E7C"/>
    <w:rsid w:val="00315007"/>
    <w:rsid w:val="003155A8"/>
    <w:rsid w:val="00315898"/>
    <w:rsid w:val="00315AAB"/>
    <w:rsid w:val="00315C8A"/>
    <w:rsid w:val="00315DFB"/>
    <w:rsid w:val="00315E7F"/>
    <w:rsid w:val="00315F86"/>
    <w:rsid w:val="003167F4"/>
    <w:rsid w:val="003168D3"/>
    <w:rsid w:val="00316A00"/>
    <w:rsid w:val="0031727A"/>
    <w:rsid w:val="0031749B"/>
    <w:rsid w:val="003175C6"/>
    <w:rsid w:val="00317A6F"/>
    <w:rsid w:val="00317C57"/>
    <w:rsid w:val="00317D01"/>
    <w:rsid w:val="0032053F"/>
    <w:rsid w:val="00320816"/>
    <w:rsid w:val="0032090D"/>
    <w:rsid w:val="00320A48"/>
    <w:rsid w:val="00320CE4"/>
    <w:rsid w:val="00321107"/>
    <w:rsid w:val="00321428"/>
    <w:rsid w:val="003215E7"/>
    <w:rsid w:val="00321824"/>
    <w:rsid w:val="00321B78"/>
    <w:rsid w:val="00321EB2"/>
    <w:rsid w:val="00322014"/>
    <w:rsid w:val="00322154"/>
    <w:rsid w:val="00322997"/>
    <w:rsid w:val="00322AB2"/>
    <w:rsid w:val="00322B55"/>
    <w:rsid w:val="00322F92"/>
    <w:rsid w:val="00322FB5"/>
    <w:rsid w:val="00322FF1"/>
    <w:rsid w:val="003231F5"/>
    <w:rsid w:val="003236E6"/>
    <w:rsid w:val="00323757"/>
    <w:rsid w:val="00323772"/>
    <w:rsid w:val="00323896"/>
    <w:rsid w:val="00323ECB"/>
    <w:rsid w:val="00323F45"/>
    <w:rsid w:val="00324918"/>
    <w:rsid w:val="0032491A"/>
    <w:rsid w:val="003254E3"/>
    <w:rsid w:val="0032576F"/>
    <w:rsid w:val="0032588F"/>
    <w:rsid w:val="00325A3B"/>
    <w:rsid w:val="00325D9B"/>
    <w:rsid w:val="00326325"/>
    <w:rsid w:val="0032692D"/>
    <w:rsid w:val="00326969"/>
    <w:rsid w:val="003269F4"/>
    <w:rsid w:val="003278BD"/>
    <w:rsid w:val="00327C5F"/>
    <w:rsid w:val="00327F15"/>
    <w:rsid w:val="00327F4C"/>
    <w:rsid w:val="0033004B"/>
    <w:rsid w:val="003301CB"/>
    <w:rsid w:val="003307A7"/>
    <w:rsid w:val="00330B89"/>
    <w:rsid w:val="00330D7C"/>
    <w:rsid w:val="00330F9A"/>
    <w:rsid w:val="003314A0"/>
    <w:rsid w:val="00331629"/>
    <w:rsid w:val="00331767"/>
    <w:rsid w:val="00331B3F"/>
    <w:rsid w:val="00331FF7"/>
    <w:rsid w:val="00332439"/>
    <w:rsid w:val="0033243E"/>
    <w:rsid w:val="00332550"/>
    <w:rsid w:val="00332638"/>
    <w:rsid w:val="00332827"/>
    <w:rsid w:val="00332A10"/>
    <w:rsid w:val="00333161"/>
    <w:rsid w:val="003331EA"/>
    <w:rsid w:val="00333269"/>
    <w:rsid w:val="003335D8"/>
    <w:rsid w:val="00333679"/>
    <w:rsid w:val="00333813"/>
    <w:rsid w:val="0033386D"/>
    <w:rsid w:val="00333D4C"/>
    <w:rsid w:val="00333E7F"/>
    <w:rsid w:val="0033456A"/>
    <w:rsid w:val="00334718"/>
    <w:rsid w:val="003349A3"/>
    <w:rsid w:val="00334C53"/>
    <w:rsid w:val="00334C97"/>
    <w:rsid w:val="0033542E"/>
    <w:rsid w:val="00335C0A"/>
    <w:rsid w:val="003360A2"/>
    <w:rsid w:val="0033628E"/>
    <w:rsid w:val="00336468"/>
    <w:rsid w:val="00336A3A"/>
    <w:rsid w:val="00336A76"/>
    <w:rsid w:val="00337718"/>
    <w:rsid w:val="00337807"/>
    <w:rsid w:val="0034007B"/>
    <w:rsid w:val="00340C45"/>
    <w:rsid w:val="00340D76"/>
    <w:rsid w:val="00340D92"/>
    <w:rsid w:val="00341668"/>
    <w:rsid w:val="00341BDA"/>
    <w:rsid w:val="00341FA9"/>
    <w:rsid w:val="003422F1"/>
    <w:rsid w:val="00342569"/>
    <w:rsid w:val="00342A00"/>
    <w:rsid w:val="00342D26"/>
    <w:rsid w:val="00342DFF"/>
    <w:rsid w:val="00342F53"/>
    <w:rsid w:val="00342FFF"/>
    <w:rsid w:val="00343009"/>
    <w:rsid w:val="003431F5"/>
    <w:rsid w:val="00343263"/>
    <w:rsid w:val="0034331F"/>
    <w:rsid w:val="003435F7"/>
    <w:rsid w:val="0034377D"/>
    <w:rsid w:val="00343EE8"/>
    <w:rsid w:val="00344047"/>
    <w:rsid w:val="003441F0"/>
    <w:rsid w:val="003442EE"/>
    <w:rsid w:val="00344444"/>
    <w:rsid w:val="00344616"/>
    <w:rsid w:val="00344BB6"/>
    <w:rsid w:val="00344C87"/>
    <w:rsid w:val="00345845"/>
    <w:rsid w:val="00345B22"/>
    <w:rsid w:val="00345CAA"/>
    <w:rsid w:val="00345FE6"/>
    <w:rsid w:val="0034691B"/>
    <w:rsid w:val="00346B12"/>
    <w:rsid w:val="00346CEB"/>
    <w:rsid w:val="00346D38"/>
    <w:rsid w:val="00346E8D"/>
    <w:rsid w:val="00347542"/>
    <w:rsid w:val="00347926"/>
    <w:rsid w:val="0034793F"/>
    <w:rsid w:val="00347BB1"/>
    <w:rsid w:val="00350524"/>
    <w:rsid w:val="003505D6"/>
    <w:rsid w:val="003506EE"/>
    <w:rsid w:val="00351077"/>
    <w:rsid w:val="00351490"/>
    <w:rsid w:val="00351548"/>
    <w:rsid w:val="0035167F"/>
    <w:rsid w:val="003520D7"/>
    <w:rsid w:val="0035262A"/>
    <w:rsid w:val="00352659"/>
    <w:rsid w:val="00352A53"/>
    <w:rsid w:val="00352EE3"/>
    <w:rsid w:val="0035332A"/>
    <w:rsid w:val="00353629"/>
    <w:rsid w:val="00353ACF"/>
    <w:rsid w:val="00353DA4"/>
    <w:rsid w:val="0035435F"/>
    <w:rsid w:val="00354AA6"/>
    <w:rsid w:val="00355DEE"/>
    <w:rsid w:val="0035609C"/>
    <w:rsid w:val="003560A5"/>
    <w:rsid w:val="0035619D"/>
    <w:rsid w:val="003567D2"/>
    <w:rsid w:val="0035717F"/>
    <w:rsid w:val="00357208"/>
    <w:rsid w:val="0035723E"/>
    <w:rsid w:val="00357325"/>
    <w:rsid w:val="003573FF"/>
    <w:rsid w:val="00357CE1"/>
    <w:rsid w:val="00357F65"/>
    <w:rsid w:val="0036014F"/>
    <w:rsid w:val="00360257"/>
    <w:rsid w:val="003606FF"/>
    <w:rsid w:val="0036094D"/>
    <w:rsid w:val="003609F8"/>
    <w:rsid w:val="00360CBE"/>
    <w:rsid w:val="00360DB7"/>
    <w:rsid w:val="0036162E"/>
    <w:rsid w:val="003616E1"/>
    <w:rsid w:val="0036175B"/>
    <w:rsid w:val="00361EA6"/>
    <w:rsid w:val="00362136"/>
    <w:rsid w:val="0036232A"/>
    <w:rsid w:val="00362433"/>
    <w:rsid w:val="003624DA"/>
    <w:rsid w:val="00362B2D"/>
    <w:rsid w:val="00362F0A"/>
    <w:rsid w:val="00363770"/>
    <w:rsid w:val="0036380B"/>
    <w:rsid w:val="00363ABD"/>
    <w:rsid w:val="00363E4A"/>
    <w:rsid w:val="00363EBD"/>
    <w:rsid w:val="00364052"/>
    <w:rsid w:val="00364153"/>
    <w:rsid w:val="0036464F"/>
    <w:rsid w:val="00364800"/>
    <w:rsid w:val="00364EB1"/>
    <w:rsid w:val="003650AF"/>
    <w:rsid w:val="00365764"/>
    <w:rsid w:val="00365AD9"/>
    <w:rsid w:val="00365CCC"/>
    <w:rsid w:val="00366436"/>
    <w:rsid w:val="003665E6"/>
    <w:rsid w:val="0036672B"/>
    <w:rsid w:val="00366C72"/>
    <w:rsid w:val="00366DB7"/>
    <w:rsid w:val="00366EDB"/>
    <w:rsid w:val="00366F5B"/>
    <w:rsid w:val="0036729B"/>
    <w:rsid w:val="00367896"/>
    <w:rsid w:val="00367D62"/>
    <w:rsid w:val="00367EB2"/>
    <w:rsid w:val="003700F0"/>
    <w:rsid w:val="00370753"/>
    <w:rsid w:val="00370AFE"/>
    <w:rsid w:val="00370B64"/>
    <w:rsid w:val="00370D54"/>
    <w:rsid w:val="00370DCC"/>
    <w:rsid w:val="00370E04"/>
    <w:rsid w:val="00371089"/>
    <w:rsid w:val="00371335"/>
    <w:rsid w:val="0037138D"/>
    <w:rsid w:val="00371A64"/>
    <w:rsid w:val="00371C4F"/>
    <w:rsid w:val="00371CE3"/>
    <w:rsid w:val="00371E1F"/>
    <w:rsid w:val="00371F5C"/>
    <w:rsid w:val="00372983"/>
    <w:rsid w:val="00372A61"/>
    <w:rsid w:val="00372D26"/>
    <w:rsid w:val="00372EE2"/>
    <w:rsid w:val="003734CB"/>
    <w:rsid w:val="003739EB"/>
    <w:rsid w:val="00373B79"/>
    <w:rsid w:val="00373B9D"/>
    <w:rsid w:val="00374736"/>
    <w:rsid w:val="00374B46"/>
    <w:rsid w:val="00374D1B"/>
    <w:rsid w:val="00374DEB"/>
    <w:rsid w:val="00375793"/>
    <w:rsid w:val="00376297"/>
    <w:rsid w:val="00376497"/>
    <w:rsid w:val="003767D5"/>
    <w:rsid w:val="003768C3"/>
    <w:rsid w:val="00376CC0"/>
    <w:rsid w:val="0037742C"/>
    <w:rsid w:val="003779F2"/>
    <w:rsid w:val="0038017A"/>
    <w:rsid w:val="00380679"/>
    <w:rsid w:val="00380750"/>
    <w:rsid w:val="0038075B"/>
    <w:rsid w:val="003808DE"/>
    <w:rsid w:val="00380D46"/>
    <w:rsid w:val="00380EBC"/>
    <w:rsid w:val="00381269"/>
    <w:rsid w:val="00381478"/>
    <w:rsid w:val="00381AA5"/>
    <w:rsid w:val="00381AE2"/>
    <w:rsid w:val="00381F38"/>
    <w:rsid w:val="00381F85"/>
    <w:rsid w:val="00382208"/>
    <w:rsid w:val="00382230"/>
    <w:rsid w:val="00382796"/>
    <w:rsid w:val="0038281C"/>
    <w:rsid w:val="00382A0C"/>
    <w:rsid w:val="00382B29"/>
    <w:rsid w:val="00382BB3"/>
    <w:rsid w:val="00383011"/>
    <w:rsid w:val="003836F0"/>
    <w:rsid w:val="0038392B"/>
    <w:rsid w:val="00383D88"/>
    <w:rsid w:val="00383F67"/>
    <w:rsid w:val="0038444C"/>
    <w:rsid w:val="003844A1"/>
    <w:rsid w:val="003849FA"/>
    <w:rsid w:val="00384BC6"/>
    <w:rsid w:val="0038528E"/>
    <w:rsid w:val="003859CF"/>
    <w:rsid w:val="00385D28"/>
    <w:rsid w:val="00386157"/>
    <w:rsid w:val="003861E1"/>
    <w:rsid w:val="0038627F"/>
    <w:rsid w:val="00386654"/>
    <w:rsid w:val="00386782"/>
    <w:rsid w:val="003868BA"/>
    <w:rsid w:val="0038695B"/>
    <w:rsid w:val="00386C4B"/>
    <w:rsid w:val="00386DB1"/>
    <w:rsid w:val="00386DCC"/>
    <w:rsid w:val="0038722F"/>
    <w:rsid w:val="0038723D"/>
    <w:rsid w:val="0038737D"/>
    <w:rsid w:val="0038741B"/>
    <w:rsid w:val="003876A1"/>
    <w:rsid w:val="00387B10"/>
    <w:rsid w:val="00387CA2"/>
    <w:rsid w:val="0039014B"/>
    <w:rsid w:val="0039070B"/>
    <w:rsid w:val="00390751"/>
    <w:rsid w:val="0039075F"/>
    <w:rsid w:val="00390990"/>
    <w:rsid w:val="00390B9F"/>
    <w:rsid w:val="00390C5F"/>
    <w:rsid w:val="00391020"/>
    <w:rsid w:val="003912DB"/>
    <w:rsid w:val="003913AC"/>
    <w:rsid w:val="00391932"/>
    <w:rsid w:val="00391D19"/>
    <w:rsid w:val="003922C6"/>
    <w:rsid w:val="003925B8"/>
    <w:rsid w:val="00392CE1"/>
    <w:rsid w:val="0039321E"/>
    <w:rsid w:val="00393602"/>
    <w:rsid w:val="003936B3"/>
    <w:rsid w:val="00393803"/>
    <w:rsid w:val="00393F4D"/>
    <w:rsid w:val="00393F81"/>
    <w:rsid w:val="00394BA3"/>
    <w:rsid w:val="0039578A"/>
    <w:rsid w:val="003957EF"/>
    <w:rsid w:val="003958D4"/>
    <w:rsid w:val="00395C94"/>
    <w:rsid w:val="00395E0C"/>
    <w:rsid w:val="00395E1C"/>
    <w:rsid w:val="0039645B"/>
    <w:rsid w:val="00396A92"/>
    <w:rsid w:val="00396D4A"/>
    <w:rsid w:val="0039708E"/>
    <w:rsid w:val="003971ED"/>
    <w:rsid w:val="003977A6"/>
    <w:rsid w:val="00397F3D"/>
    <w:rsid w:val="003A0395"/>
    <w:rsid w:val="003A04D9"/>
    <w:rsid w:val="003A08BB"/>
    <w:rsid w:val="003A0B35"/>
    <w:rsid w:val="003A136E"/>
    <w:rsid w:val="003A16BE"/>
    <w:rsid w:val="003A18AB"/>
    <w:rsid w:val="003A1BF3"/>
    <w:rsid w:val="003A1C58"/>
    <w:rsid w:val="003A1EBF"/>
    <w:rsid w:val="003A20E4"/>
    <w:rsid w:val="003A2795"/>
    <w:rsid w:val="003A28CD"/>
    <w:rsid w:val="003A2F41"/>
    <w:rsid w:val="003A32D9"/>
    <w:rsid w:val="003A3685"/>
    <w:rsid w:val="003A3AFF"/>
    <w:rsid w:val="003A4194"/>
    <w:rsid w:val="003A4336"/>
    <w:rsid w:val="003A45DE"/>
    <w:rsid w:val="003A486C"/>
    <w:rsid w:val="003A4A46"/>
    <w:rsid w:val="003A4E16"/>
    <w:rsid w:val="003A4E21"/>
    <w:rsid w:val="003A4F9F"/>
    <w:rsid w:val="003A57EB"/>
    <w:rsid w:val="003A5B2F"/>
    <w:rsid w:val="003A5B45"/>
    <w:rsid w:val="003A5C1D"/>
    <w:rsid w:val="003A5E23"/>
    <w:rsid w:val="003A5F82"/>
    <w:rsid w:val="003A5FD7"/>
    <w:rsid w:val="003A618B"/>
    <w:rsid w:val="003A6219"/>
    <w:rsid w:val="003A657F"/>
    <w:rsid w:val="003A6677"/>
    <w:rsid w:val="003A6953"/>
    <w:rsid w:val="003A6D7E"/>
    <w:rsid w:val="003A6DC3"/>
    <w:rsid w:val="003A6F25"/>
    <w:rsid w:val="003A6F6C"/>
    <w:rsid w:val="003A6FC9"/>
    <w:rsid w:val="003A7007"/>
    <w:rsid w:val="003A7373"/>
    <w:rsid w:val="003A77A6"/>
    <w:rsid w:val="003B000A"/>
    <w:rsid w:val="003B0170"/>
    <w:rsid w:val="003B05E0"/>
    <w:rsid w:val="003B0906"/>
    <w:rsid w:val="003B0A39"/>
    <w:rsid w:val="003B0EB3"/>
    <w:rsid w:val="003B112D"/>
    <w:rsid w:val="003B1139"/>
    <w:rsid w:val="003B1C1A"/>
    <w:rsid w:val="003B2A9D"/>
    <w:rsid w:val="003B2E0F"/>
    <w:rsid w:val="003B359E"/>
    <w:rsid w:val="003B37DB"/>
    <w:rsid w:val="003B3A1E"/>
    <w:rsid w:val="003B428D"/>
    <w:rsid w:val="003B435B"/>
    <w:rsid w:val="003B439F"/>
    <w:rsid w:val="003B459A"/>
    <w:rsid w:val="003B4755"/>
    <w:rsid w:val="003B488F"/>
    <w:rsid w:val="003B49BE"/>
    <w:rsid w:val="003B4BEB"/>
    <w:rsid w:val="003B4F90"/>
    <w:rsid w:val="003B589D"/>
    <w:rsid w:val="003B5D4D"/>
    <w:rsid w:val="003B5F5B"/>
    <w:rsid w:val="003B5FE3"/>
    <w:rsid w:val="003B6618"/>
    <w:rsid w:val="003B6AC9"/>
    <w:rsid w:val="003B7284"/>
    <w:rsid w:val="003B7BBC"/>
    <w:rsid w:val="003B7FC0"/>
    <w:rsid w:val="003B7FEB"/>
    <w:rsid w:val="003C0043"/>
    <w:rsid w:val="003C0375"/>
    <w:rsid w:val="003C03F4"/>
    <w:rsid w:val="003C0497"/>
    <w:rsid w:val="003C113B"/>
    <w:rsid w:val="003C1486"/>
    <w:rsid w:val="003C21BA"/>
    <w:rsid w:val="003C22E7"/>
    <w:rsid w:val="003C2498"/>
    <w:rsid w:val="003C34B9"/>
    <w:rsid w:val="003C3AC4"/>
    <w:rsid w:val="003C4177"/>
    <w:rsid w:val="003C426B"/>
    <w:rsid w:val="003C43E5"/>
    <w:rsid w:val="003C47DD"/>
    <w:rsid w:val="003C4B0F"/>
    <w:rsid w:val="003C4CEE"/>
    <w:rsid w:val="003C4E08"/>
    <w:rsid w:val="003C54D4"/>
    <w:rsid w:val="003C5644"/>
    <w:rsid w:val="003C5A23"/>
    <w:rsid w:val="003C6528"/>
    <w:rsid w:val="003C706E"/>
    <w:rsid w:val="003C7440"/>
    <w:rsid w:val="003C7567"/>
    <w:rsid w:val="003C75F4"/>
    <w:rsid w:val="003C7731"/>
    <w:rsid w:val="003C7B89"/>
    <w:rsid w:val="003C7C4C"/>
    <w:rsid w:val="003C7F9E"/>
    <w:rsid w:val="003D07A3"/>
    <w:rsid w:val="003D1039"/>
    <w:rsid w:val="003D134D"/>
    <w:rsid w:val="003D13C4"/>
    <w:rsid w:val="003D15EE"/>
    <w:rsid w:val="003D1EA0"/>
    <w:rsid w:val="003D2072"/>
    <w:rsid w:val="003D26AB"/>
    <w:rsid w:val="003D2DED"/>
    <w:rsid w:val="003D2ED4"/>
    <w:rsid w:val="003D37C4"/>
    <w:rsid w:val="003D43D4"/>
    <w:rsid w:val="003D4497"/>
    <w:rsid w:val="003D456D"/>
    <w:rsid w:val="003D4BC6"/>
    <w:rsid w:val="003D4CEC"/>
    <w:rsid w:val="003D52CA"/>
    <w:rsid w:val="003D568D"/>
    <w:rsid w:val="003D597D"/>
    <w:rsid w:val="003D5D83"/>
    <w:rsid w:val="003D6038"/>
    <w:rsid w:val="003D608A"/>
    <w:rsid w:val="003D622F"/>
    <w:rsid w:val="003D6382"/>
    <w:rsid w:val="003D6489"/>
    <w:rsid w:val="003D6609"/>
    <w:rsid w:val="003D665C"/>
    <w:rsid w:val="003D6BC3"/>
    <w:rsid w:val="003D6CAC"/>
    <w:rsid w:val="003D6DE3"/>
    <w:rsid w:val="003D7073"/>
    <w:rsid w:val="003D70D3"/>
    <w:rsid w:val="003D7301"/>
    <w:rsid w:val="003D751F"/>
    <w:rsid w:val="003D754C"/>
    <w:rsid w:val="003D75C6"/>
    <w:rsid w:val="003D797C"/>
    <w:rsid w:val="003D7AA9"/>
    <w:rsid w:val="003E02DF"/>
    <w:rsid w:val="003E03A5"/>
    <w:rsid w:val="003E07B8"/>
    <w:rsid w:val="003E0D41"/>
    <w:rsid w:val="003E0FC8"/>
    <w:rsid w:val="003E1469"/>
    <w:rsid w:val="003E154B"/>
    <w:rsid w:val="003E15E0"/>
    <w:rsid w:val="003E1A35"/>
    <w:rsid w:val="003E2017"/>
    <w:rsid w:val="003E25A3"/>
    <w:rsid w:val="003E2B4E"/>
    <w:rsid w:val="003E3406"/>
    <w:rsid w:val="003E360A"/>
    <w:rsid w:val="003E365E"/>
    <w:rsid w:val="003E3A3D"/>
    <w:rsid w:val="003E3FDD"/>
    <w:rsid w:val="003E4173"/>
    <w:rsid w:val="003E4177"/>
    <w:rsid w:val="003E4267"/>
    <w:rsid w:val="003E46C4"/>
    <w:rsid w:val="003E4EE1"/>
    <w:rsid w:val="003E5259"/>
    <w:rsid w:val="003E54A6"/>
    <w:rsid w:val="003E5620"/>
    <w:rsid w:val="003E5B58"/>
    <w:rsid w:val="003E5E9B"/>
    <w:rsid w:val="003E5EF3"/>
    <w:rsid w:val="003E619E"/>
    <w:rsid w:val="003E6A98"/>
    <w:rsid w:val="003E77BE"/>
    <w:rsid w:val="003E7B47"/>
    <w:rsid w:val="003F0014"/>
    <w:rsid w:val="003F010E"/>
    <w:rsid w:val="003F0344"/>
    <w:rsid w:val="003F0392"/>
    <w:rsid w:val="003F0428"/>
    <w:rsid w:val="003F0476"/>
    <w:rsid w:val="003F07ED"/>
    <w:rsid w:val="003F0D6E"/>
    <w:rsid w:val="003F114A"/>
    <w:rsid w:val="003F12A4"/>
    <w:rsid w:val="003F15D0"/>
    <w:rsid w:val="003F1786"/>
    <w:rsid w:val="003F19A5"/>
    <w:rsid w:val="003F1B08"/>
    <w:rsid w:val="003F1D7C"/>
    <w:rsid w:val="003F2062"/>
    <w:rsid w:val="003F20F6"/>
    <w:rsid w:val="003F2277"/>
    <w:rsid w:val="003F2421"/>
    <w:rsid w:val="003F2984"/>
    <w:rsid w:val="003F2D5C"/>
    <w:rsid w:val="003F2DD8"/>
    <w:rsid w:val="003F2FBF"/>
    <w:rsid w:val="003F38A7"/>
    <w:rsid w:val="003F3EC5"/>
    <w:rsid w:val="003F3EED"/>
    <w:rsid w:val="003F3F78"/>
    <w:rsid w:val="003F40D4"/>
    <w:rsid w:val="003F454B"/>
    <w:rsid w:val="003F47CE"/>
    <w:rsid w:val="003F4CDD"/>
    <w:rsid w:val="003F4F13"/>
    <w:rsid w:val="003F51CF"/>
    <w:rsid w:val="003F544F"/>
    <w:rsid w:val="003F5C69"/>
    <w:rsid w:val="003F5C8C"/>
    <w:rsid w:val="003F5F71"/>
    <w:rsid w:val="003F6062"/>
    <w:rsid w:val="003F632D"/>
    <w:rsid w:val="003F64BC"/>
    <w:rsid w:val="003F68A7"/>
    <w:rsid w:val="003F6BE0"/>
    <w:rsid w:val="003F6FAA"/>
    <w:rsid w:val="003F74A8"/>
    <w:rsid w:val="003F7BED"/>
    <w:rsid w:val="003F7C19"/>
    <w:rsid w:val="003F7C2E"/>
    <w:rsid w:val="003F7C9B"/>
    <w:rsid w:val="004000C7"/>
    <w:rsid w:val="004000CA"/>
    <w:rsid w:val="0040079E"/>
    <w:rsid w:val="00400946"/>
    <w:rsid w:val="00400B96"/>
    <w:rsid w:val="00400D18"/>
    <w:rsid w:val="00400EB9"/>
    <w:rsid w:val="004012EF"/>
    <w:rsid w:val="00401477"/>
    <w:rsid w:val="0040177A"/>
    <w:rsid w:val="0040194E"/>
    <w:rsid w:val="00401D1A"/>
    <w:rsid w:val="00401DB6"/>
    <w:rsid w:val="0040215D"/>
    <w:rsid w:val="0040234D"/>
    <w:rsid w:val="0040298B"/>
    <w:rsid w:val="00403017"/>
    <w:rsid w:val="004030B6"/>
    <w:rsid w:val="0040345F"/>
    <w:rsid w:val="004034C4"/>
    <w:rsid w:val="0040354F"/>
    <w:rsid w:val="00403714"/>
    <w:rsid w:val="0040375E"/>
    <w:rsid w:val="004046E9"/>
    <w:rsid w:val="00404837"/>
    <w:rsid w:val="00404AC7"/>
    <w:rsid w:val="00405160"/>
    <w:rsid w:val="0040550D"/>
    <w:rsid w:val="00405723"/>
    <w:rsid w:val="00405857"/>
    <w:rsid w:val="00406158"/>
    <w:rsid w:val="00406B43"/>
    <w:rsid w:val="00406F8C"/>
    <w:rsid w:val="00407514"/>
    <w:rsid w:val="00407868"/>
    <w:rsid w:val="0040794A"/>
    <w:rsid w:val="00407ABA"/>
    <w:rsid w:val="00407B7B"/>
    <w:rsid w:val="00407C52"/>
    <w:rsid w:val="00407F68"/>
    <w:rsid w:val="00407F85"/>
    <w:rsid w:val="00410408"/>
    <w:rsid w:val="0041074C"/>
    <w:rsid w:val="00410A1F"/>
    <w:rsid w:val="00410C91"/>
    <w:rsid w:val="00410ED1"/>
    <w:rsid w:val="004113A0"/>
    <w:rsid w:val="0041183E"/>
    <w:rsid w:val="00411932"/>
    <w:rsid w:val="00411962"/>
    <w:rsid w:val="004119FF"/>
    <w:rsid w:val="00411CE2"/>
    <w:rsid w:val="00412412"/>
    <w:rsid w:val="00412872"/>
    <w:rsid w:val="004129EF"/>
    <w:rsid w:val="00412AFA"/>
    <w:rsid w:val="004137CB"/>
    <w:rsid w:val="00413A83"/>
    <w:rsid w:val="00413CA4"/>
    <w:rsid w:val="00413DE2"/>
    <w:rsid w:val="00413E79"/>
    <w:rsid w:val="004143AD"/>
    <w:rsid w:val="00414B69"/>
    <w:rsid w:val="00415040"/>
    <w:rsid w:val="00415648"/>
    <w:rsid w:val="00415999"/>
    <w:rsid w:val="004161F3"/>
    <w:rsid w:val="00416244"/>
    <w:rsid w:val="004165CE"/>
    <w:rsid w:val="004168BA"/>
    <w:rsid w:val="00416B1C"/>
    <w:rsid w:val="00416D22"/>
    <w:rsid w:val="00416DE0"/>
    <w:rsid w:val="0041757F"/>
    <w:rsid w:val="00417F4B"/>
    <w:rsid w:val="00417F56"/>
    <w:rsid w:val="004206B4"/>
    <w:rsid w:val="00420967"/>
    <w:rsid w:val="00420C7E"/>
    <w:rsid w:val="00420F20"/>
    <w:rsid w:val="00420FD5"/>
    <w:rsid w:val="004211BF"/>
    <w:rsid w:val="004211E2"/>
    <w:rsid w:val="004214B6"/>
    <w:rsid w:val="004217A3"/>
    <w:rsid w:val="004227F7"/>
    <w:rsid w:val="004228E0"/>
    <w:rsid w:val="00422C0C"/>
    <w:rsid w:val="00423823"/>
    <w:rsid w:val="00423C3B"/>
    <w:rsid w:val="00423CFD"/>
    <w:rsid w:val="004243BB"/>
    <w:rsid w:val="004245AF"/>
    <w:rsid w:val="00424856"/>
    <w:rsid w:val="00424991"/>
    <w:rsid w:val="00424E4A"/>
    <w:rsid w:val="00424FF6"/>
    <w:rsid w:val="00425E2C"/>
    <w:rsid w:val="00426F3A"/>
    <w:rsid w:val="0042732B"/>
    <w:rsid w:val="0042747B"/>
    <w:rsid w:val="0043015D"/>
    <w:rsid w:val="004309F3"/>
    <w:rsid w:val="00430D4A"/>
    <w:rsid w:val="00431A58"/>
    <w:rsid w:val="00431BFB"/>
    <w:rsid w:val="004320D2"/>
    <w:rsid w:val="0043270E"/>
    <w:rsid w:val="00432B2F"/>
    <w:rsid w:val="004330E9"/>
    <w:rsid w:val="004330EE"/>
    <w:rsid w:val="0043344D"/>
    <w:rsid w:val="00433613"/>
    <w:rsid w:val="00433CF7"/>
    <w:rsid w:val="00433FEF"/>
    <w:rsid w:val="004343D8"/>
    <w:rsid w:val="0043451D"/>
    <w:rsid w:val="0043455F"/>
    <w:rsid w:val="004347F3"/>
    <w:rsid w:val="00434C4B"/>
    <w:rsid w:val="00434FFE"/>
    <w:rsid w:val="004359C5"/>
    <w:rsid w:val="00435AA6"/>
    <w:rsid w:val="00435EC8"/>
    <w:rsid w:val="0043630C"/>
    <w:rsid w:val="004363CF"/>
    <w:rsid w:val="004364FF"/>
    <w:rsid w:val="0043663E"/>
    <w:rsid w:val="00436795"/>
    <w:rsid w:val="00436ABA"/>
    <w:rsid w:val="004370E3"/>
    <w:rsid w:val="004372CE"/>
    <w:rsid w:val="00437377"/>
    <w:rsid w:val="0043757B"/>
    <w:rsid w:val="00437EEA"/>
    <w:rsid w:val="00440273"/>
    <w:rsid w:val="004403D8"/>
    <w:rsid w:val="004403F6"/>
    <w:rsid w:val="00440963"/>
    <w:rsid w:val="00440E44"/>
    <w:rsid w:val="0044122F"/>
    <w:rsid w:val="0044136E"/>
    <w:rsid w:val="00441501"/>
    <w:rsid w:val="004415DE"/>
    <w:rsid w:val="00441B8F"/>
    <w:rsid w:val="00441C64"/>
    <w:rsid w:val="00441CAF"/>
    <w:rsid w:val="00441EA4"/>
    <w:rsid w:val="00441F1B"/>
    <w:rsid w:val="004423B6"/>
    <w:rsid w:val="004427DD"/>
    <w:rsid w:val="00442941"/>
    <w:rsid w:val="00442D8E"/>
    <w:rsid w:val="004433D6"/>
    <w:rsid w:val="0044380C"/>
    <w:rsid w:val="00443849"/>
    <w:rsid w:val="00444270"/>
    <w:rsid w:val="0044427F"/>
    <w:rsid w:val="00444536"/>
    <w:rsid w:val="00444585"/>
    <w:rsid w:val="0044474B"/>
    <w:rsid w:val="00444CFD"/>
    <w:rsid w:val="00444DB2"/>
    <w:rsid w:val="00444FF1"/>
    <w:rsid w:val="0044514A"/>
    <w:rsid w:val="004451C3"/>
    <w:rsid w:val="004455A5"/>
    <w:rsid w:val="00445EDD"/>
    <w:rsid w:val="00446B8F"/>
    <w:rsid w:val="00446D22"/>
    <w:rsid w:val="00446E29"/>
    <w:rsid w:val="00446E4B"/>
    <w:rsid w:val="00446EA6"/>
    <w:rsid w:val="004470FB"/>
    <w:rsid w:val="00447AF4"/>
    <w:rsid w:val="004507BC"/>
    <w:rsid w:val="00450992"/>
    <w:rsid w:val="00450DBF"/>
    <w:rsid w:val="00451482"/>
    <w:rsid w:val="004515D8"/>
    <w:rsid w:val="004516DF"/>
    <w:rsid w:val="004519B7"/>
    <w:rsid w:val="00451E00"/>
    <w:rsid w:val="00451E81"/>
    <w:rsid w:val="004528B5"/>
    <w:rsid w:val="00452A74"/>
    <w:rsid w:val="00452C0E"/>
    <w:rsid w:val="00452C45"/>
    <w:rsid w:val="00453277"/>
    <w:rsid w:val="0045352B"/>
    <w:rsid w:val="00453A97"/>
    <w:rsid w:val="00453AB8"/>
    <w:rsid w:val="00453D3A"/>
    <w:rsid w:val="00454500"/>
    <w:rsid w:val="004545CE"/>
    <w:rsid w:val="00454825"/>
    <w:rsid w:val="004550EE"/>
    <w:rsid w:val="00455DE1"/>
    <w:rsid w:val="00456149"/>
    <w:rsid w:val="0045616B"/>
    <w:rsid w:val="0045633C"/>
    <w:rsid w:val="0045643A"/>
    <w:rsid w:val="00456874"/>
    <w:rsid w:val="004569AE"/>
    <w:rsid w:val="00456A42"/>
    <w:rsid w:val="00457430"/>
    <w:rsid w:val="004579E3"/>
    <w:rsid w:val="00457ACA"/>
    <w:rsid w:val="00457EC6"/>
    <w:rsid w:val="00460E62"/>
    <w:rsid w:val="00460E83"/>
    <w:rsid w:val="0046102A"/>
    <w:rsid w:val="004615AB"/>
    <w:rsid w:val="00462581"/>
    <w:rsid w:val="004626F6"/>
    <w:rsid w:val="004628F1"/>
    <w:rsid w:val="00462D5E"/>
    <w:rsid w:val="00462F82"/>
    <w:rsid w:val="00463060"/>
    <w:rsid w:val="004632A2"/>
    <w:rsid w:val="004633B1"/>
    <w:rsid w:val="00463836"/>
    <w:rsid w:val="00463AC6"/>
    <w:rsid w:val="00463E32"/>
    <w:rsid w:val="00463E46"/>
    <w:rsid w:val="00463E8B"/>
    <w:rsid w:val="004645E8"/>
    <w:rsid w:val="00464608"/>
    <w:rsid w:val="00464A3F"/>
    <w:rsid w:val="004654C9"/>
    <w:rsid w:val="004663EE"/>
    <w:rsid w:val="004664C2"/>
    <w:rsid w:val="004666C8"/>
    <w:rsid w:val="00466CBD"/>
    <w:rsid w:val="004670D9"/>
    <w:rsid w:val="00467192"/>
    <w:rsid w:val="00467267"/>
    <w:rsid w:val="00467328"/>
    <w:rsid w:val="00467347"/>
    <w:rsid w:val="0046752E"/>
    <w:rsid w:val="0046768B"/>
    <w:rsid w:val="00467705"/>
    <w:rsid w:val="0046781C"/>
    <w:rsid w:val="004679BE"/>
    <w:rsid w:val="00467B5B"/>
    <w:rsid w:val="00467F87"/>
    <w:rsid w:val="004700C4"/>
    <w:rsid w:val="0047053D"/>
    <w:rsid w:val="004707EF"/>
    <w:rsid w:val="004708AF"/>
    <w:rsid w:val="00470A2A"/>
    <w:rsid w:val="00470F19"/>
    <w:rsid w:val="0047159E"/>
    <w:rsid w:val="00471652"/>
    <w:rsid w:val="004717E1"/>
    <w:rsid w:val="00471963"/>
    <w:rsid w:val="00471A69"/>
    <w:rsid w:val="00471B60"/>
    <w:rsid w:val="00471D58"/>
    <w:rsid w:val="00471D77"/>
    <w:rsid w:val="00471DB5"/>
    <w:rsid w:val="00471DD3"/>
    <w:rsid w:val="0047217A"/>
    <w:rsid w:val="004722F6"/>
    <w:rsid w:val="00472392"/>
    <w:rsid w:val="00472977"/>
    <w:rsid w:val="00472B6D"/>
    <w:rsid w:val="00472BAC"/>
    <w:rsid w:val="00472BE7"/>
    <w:rsid w:val="00472F2D"/>
    <w:rsid w:val="00473061"/>
    <w:rsid w:val="00473B46"/>
    <w:rsid w:val="00473D71"/>
    <w:rsid w:val="00473EF7"/>
    <w:rsid w:val="00474EFC"/>
    <w:rsid w:val="00475ED4"/>
    <w:rsid w:val="00475FCD"/>
    <w:rsid w:val="0047622E"/>
    <w:rsid w:val="004765E8"/>
    <w:rsid w:val="00476988"/>
    <w:rsid w:val="00476B40"/>
    <w:rsid w:val="00476E7F"/>
    <w:rsid w:val="00476EA6"/>
    <w:rsid w:val="0047750D"/>
    <w:rsid w:val="00477B45"/>
    <w:rsid w:val="00477FEF"/>
    <w:rsid w:val="0048040C"/>
    <w:rsid w:val="00480856"/>
    <w:rsid w:val="00480B61"/>
    <w:rsid w:val="00480CFB"/>
    <w:rsid w:val="00481553"/>
    <w:rsid w:val="00481AF8"/>
    <w:rsid w:val="00481B62"/>
    <w:rsid w:val="00481D5F"/>
    <w:rsid w:val="00482444"/>
    <w:rsid w:val="00482772"/>
    <w:rsid w:val="00482D9C"/>
    <w:rsid w:val="004831D2"/>
    <w:rsid w:val="0048347E"/>
    <w:rsid w:val="00483967"/>
    <w:rsid w:val="0048407E"/>
    <w:rsid w:val="004845F7"/>
    <w:rsid w:val="00484683"/>
    <w:rsid w:val="00484979"/>
    <w:rsid w:val="00484F84"/>
    <w:rsid w:val="00484F91"/>
    <w:rsid w:val="00484FAD"/>
    <w:rsid w:val="00485692"/>
    <w:rsid w:val="00485953"/>
    <w:rsid w:val="004859D7"/>
    <w:rsid w:val="00485C7A"/>
    <w:rsid w:val="0048740F"/>
    <w:rsid w:val="00487F6D"/>
    <w:rsid w:val="004900BC"/>
    <w:rsid w:val="0049011F"/>
    <w:rsid w:val="0049026D"/>
    <w:rsid w:val="004902A8"/>
    <w:rsid w:val="00490548"/>
    <w:rsid w:val="00490BAD"/>
    <w:rsid w:val="00490D0F"/>
    <w:rsid w:val="00490DF8"/>
    <w:rsid w:val="00490F07"/>
    <w:rsid w:val="00490F0D"/>
    <w:rsid w:val="00491590"/>
    <w:rsid w:val="0049171E"/>
    <w:rsid w:val="0049194F"/>
    <w:rsid w:val="00491A56"/>
    <w:rsid w:val="00491E1B"/>
    <w:rsid w:val="004923BD"/>
    <w:rsid w:val="00492D6C"/>
    <w:rsid w:val="00492DF3"/>
    <w:rsid w:val="0049361F"/>
    <w:rsid w:val="00493BDD"/>
    <w:rsid w:val="00493EB5"/>
    <w:rsid w:val="00494188"/>
    <w:rsid w:val="00494211"/>
    <w:rsid w:val="0049434F"/>
    <w:rsid w:val="004944AE"/>
    <w:rsid w:val="004944E7"/>
    <w:rsid w:val="004945A8"/>
    <w:rsid w:val="0049471C"/>
    <w:rsid w:val="00494B24"/>
    <w:rsid w:val="00494DA1"/>
    <w:rsid w:val="00494DBA"/>
    <w:rsid w:val="00494E1A"/>
    <w:rsid w:val="004953F6"/>
    <w:rsid w:val="0049540C"/>
    <w:rsid w:val="00495508"/>
    <w:rsid w:val="00495584"/>
    <w:rsid w:val="004958A1"/>
    <w:rsid w:val="00495952"/>
    <w:rsid w:val="00495EF7"/>
    <w:rsid w:val="00496323"/>
    <w:rsid w:val="00496684"/>
    <w:rsid w:val="00496B2F"/>
    <w:rsid w:val="00496E90"/>
    <w:rsid w:val="004972D0"/>
    <w:rsid w:val="004977CB"/>
    <w:rsid w:val="00497A4E"/>
    <w:rsid w:val="00497D3E"/>
    <w:rsid w:val="004A0B6A"/>
    <w:rsid w:val="004A0EB8"/>
    <w:rsid w:val="004A115D"/>
    <w:rsid w:val="004A13A1"/>
    <w:rsid w:val="004A1940"/>
    <w:rsid w:val="004A1B33"/>
    <w:rsid w:val="004A2406"/>
    <w:rsid w:val="004A260B"/>
    <w:rsid w:val="004A2664"/>
    <w:rsid w:val="004A277E"/>
    <w:rsid w:val="004A286F"/>
    <w:rsid w:val="004A31D5"/>
    <w:rsid w:val="004A33FF"/>
    <w:rsid w:val="004A38E1"/>
    <w:rsid w:val="004A3984"/>
    <w:rsid w:val="004A399F"/>
    <w:rsid w:val="004A3C52"/>
    <w:rsid w:val="004A3F03"/>
    <w:rsid w:val="004A4254"/>
    <w:rsid w:val="004A443E"/>
    <w:rsid w:val="004A4577"/>
    <w:rsid w:val="004A4D3D"/>
    <w:rsid w:val="004A4E96"/>
    <w:rsid w:val="004A502E"/>
    <w:rsid w:val="004A5950"/>
    <w:rsid w:val="004A60C6"/>
    <w:rsid w:val="004A660C"/>
    <w:rsid w:val="004A6B85"/>
    <w:rsid w:val="004A7268"/>
    <w:rsid w:val="004A73D3"/>
    <w:rsid w:val="004A7685"/>
    <w:rsid w:val="004A7807"/>
    <w:rsid w:val="004A7908"/>
    <w:rsid w:val="004B0D98"/>
    <w:rsid w:val="004B0E1C"/>
    <w:rsid w:val="004B100D"/>
    <w:rsid w:val="004B1511"/>
    <w:rsid w:val="004B17B8"/>
    <w:rsid w:val="004B1C2D"/>
    <w:rsid w:val="004B1E01"/>
    <w:rsid w:val="004B244A"/>
    <w:rsid w:val="004B2A0D"/>
    <w:rsid w:val="004B2D34"/>
    <w:rsid w:val="004B3080"/>
    <w:rsid w:val="004B3159"/>
    <w:rsid w:val="004B3213"/>
    <w:rsid w:val="004B35F0"/>
    <w:rsid w:val="004B3754"/>
    <w:rsid w:val="004B3A90"/>
    <w:rsid w:val="004B3EFE"/>
    <w:rsid w:val="004B4078"/>
    <w:rsid w:val="004B426B"/>
    <w:rsid w:val="004B42AD"/>
    <w:rsid w:val="004B4EF4"/>
    <w:rsid w:val="004B4FB1"/>
    <w:rsid w:val="004B502D"/>
    <w:rsid w:val="004B5071"/>
    <w:rsid w:val="004B5123"/>
    <w:rsid w:val="004B5284"/>
    <w:rsid w:val="004B5741"/>
    <w:rsid w:val="004B5955"/>
    <w:rsid w:val="004B5C20"/>
    <w:rsid w:val="004B5CB5"/>
    <w:rsid w:val="004B6171"/>
    <w:rsid w:val="004B68C5"/>
    <w:rsid w:val="004B6CC4"/>
    <w:rsid w:val="004B6E2C"/>
    <w:rsid w:val="004B703A"/>
    <w:rsid w:val="004B70C1"/>
    <w:rsid w:val="004B7223"/>
    <w:rsid w:val="004B74F8"/>
    <w:rsid w:val="004B788E"/>
    <w:rsid w:val="004C0010"/>
    <w:rsid w:val="004C02F0"/>
    <w:rsid w:val="004C03DA"/>
    <w:rsid w:val="004C0916"/>
    <w:rsid w:val="004C0B62"/>
    <w:rsid w:val="004C0DC7"/>
    <w:rsid w:val="004C0EA6"/>
    <w:rsid w:val="004C106D"/>
    <w:rsid w:val="004C10E9"/>
    <w:rsid w:val="004C1A9A"/>
    <w:rsid w:val="004C1B2E"/>
    <w:rsid w:val="004C1C53"/>
    <w:rsid w:val="004C2DDE"/>
    <w:rsid w:val="004C2E96"/>
    <w:rsid w:val="004C3344"/>
    <w:rsid w:val="004C3805"/>
    <w:rsid w:val="004C3B7D"/>
    <w:rsid w:val="004C438A"/>
    <w:rsid w:val="004C4636"/>
    <w:rsid w:val="004C46AD"/>
    <w:rsid w:val="004C4866"/>
    <w:rsid w:val="004C52B5"/>
    <w:rsid w:val="004C52B6"/>
    <w:rsid w:val="004C53C9"/>
    <w:rsid w:val="004C5549"/>
    <w:rsid w:val="004C59EF"/>
    <w:rsid w:val="004C5F3D"/>
    <w:rsid w:val="004C61FB"/>
    <w:rsid w:val="004C6227"/>
    <w:rsid w:val="004C636D"/>
    <w:rsid w:val="004C6641"/>
    <w:rsid w:val="004C79D8"/>
    <w:rsid w:val="004C7F6C"/>
    <w:rsid w:val="004D011D"/>
    <w:rsid w:val="004D02C2"/>
    <w:rsid w:val="004D046E"/>
    <w:rsid w:val="004D06AC"/>
    <w:rsid w:val="004D0DD8"/>
    <w:rsid w:val="004D19DF"/>
    <w:rsid w:val="004D223B"/>
    <w:rsid w:val="004D2906"/>
    <w:rsid w:val="004D2BC0"/>
    <w:rsid w:val="004D2C98"/>
    <w:rsid w:val="004D2DAB"/>
    <w:rsid w:val="004D2E89"/>
    <w:rsid w:val="004D2EC7"/>
    <w:rsid w:val="004D2EEF"/>
    <w:rsid w:val="004D30EC"/>
    <w:rsid w:val="004D3442"/>
    <w:rsid w:val="004D36FC"/>
    <w:rsid w:val="004D374C"/>
    <w:rsid w:val="004D3FF8"/>
    <w:rsid w:val="004D46C2"/>
    <w:rsid w:val="004D4908"/>
    <w:rsid w:val="004D4ADB"/>
    <w:rsid w:val="004D4CCA"/>
    <w:rsid w:val="004D52AC"/>
    <w:rsid w:val="004D555D"/>
    <w:rsid w:val="004D55A1"/>
    <w:rsid w:val="004D58FE"/>
    <w:rsid w:val="004D5DB3"/>
    <w:rsid w:val="004D62DE"/>
    <w:rsid w:val="004D689D"/>
    <w:rsid w:val="004D6F68"/>
    <w:rsid w:val="004D7007"/>
    <w:rsid w:val="004D7055"/>
    <w:rsid w:val="004D7238"/>
    <w:rsid w:val="004D75CD"/>
    <w:rsid w:val="004D767F"/>
    <w:rsid w:val="004D7EDE"/>
    <w:rsid w:val="004E00EF"/>
    <w:rsid w:val="004E0101"/>
    <w:rsid w:val="004E0679"/>
    <w:rsid w:val="004E11F6"/>
    <w:rsid w:val="004E1234"/>
    <w:rsid w:val="004E14B8"/>
    <w:rsid w:val="004E169B"/>
    <w:rsid w:val="004E1856"/>
    <w:rsid w:val="004E1DB6"/>
    <w:rsid w:val="004E2056"/>
    <w:rsid w:val="004E205E"/>
    <w:rsid w:val="004E214A"/>
    <w:rsid w:val="004E2694"/>
    <w:rsid w:val="004E287C"/>
    <w:rsid w:val="004E294B"/>
    <w:rsid w:val="004E2A12"/>
    <w:rsid w:val="004E2E07"/>
    <w:rsid w:val="004E36DC"/>
    <w:rsid w:val="004E392A"/>
    <w:rsid w:val="004E3A40"/>
    <w:rsid w:val="004E3D70"/>
    <w:rsid w:val="004E3DC5"/>
    <w:rsid w:val="004E47D5"/>
    <w:rsid w:val="004E4B03"/>
    <w:rsid w:val="004E574B"/>
    <w:rsid w:val="004E5B73"/>
    <w:rsid w:val="004E65F0"/>
    <w:rsid w:val="004E6625"/>
    <w:rsid w:val="004E6811"/>
    <w:rsid w:val="004E689F"/>
    <w:rsid w:val="004E6A10"/>
    <w:rsid w:val="004E6E42"/>
    <w:rsid w:val="004E6FDE"/>
    <w:rsid w:val="004E72C9"/>
    <w:rsid w:val="004E74F2"/>
    <w:rsid w:val="004E7540"/>
    <w:rsid w:val="004E7553"/>
    <w:rsid w:val="004E777F"/>
    <w:rsid w:val="004F0457"/>
    <w:rsid w:val="004F0943"/>
    <w:rsid w:val="004F0961"/>
    <w:rsid w:val="004F0A8F"/>
    <w:rsid w:val="004F0CB2"/>
    <w:rsid w:val="004F0D54"/>
    <w:rsid w:val="004F1062"/>
    <w:rsid w:val="004F13E6"/>
    <w:rsid w:val="004F1796"/>
    <w:rsid w:val="004F18E2"/>
    <w:rsid w:val="004F1C01"/>
    <w:rsid w:val="004F2557"/>
    <w:rsid w:val="004F2A95"/>
    <w:rsid w:val="004F2AC9"/>
    <w:rsid w:val="004F2C67"/>
    <w:rsid w:val="004F2FA7"/>
    <w:rsid w:val="004F30A4"/>
    <w:rsid w:val="004F315D"/>
    <w:rsid w:val="004F3308"/>
    <w:rsid w:val="004F3538"/>
    <w:rsid w:val="004F3556"/>
    <w:rsid w:val="004F38B8"/>
    <w:rsid w:val="004F3B2E"/>
    <w:rsid w:val="004F3B85"/>
    <w:rsid w:val="004F3DBE"/>
    <w:rsid w:val="004F43A0"/>
    <w:rsid w:val="004F4461"/>
    <w:rsid w:val="004F47B3"/>
    <w:rsid w:val="004F4AE7"/>
    <w:rsid w:val="004F4C16"/>
    <w:rsid w:val="004F4C42"/>
    <w:rsid w:val="004F55BD"/>
    <w:rsid w:val="004F57BD"/>
    <w:rsid w:val="004F622C"/>
    <w:rsid w:val="004F6301"/>
    <w:rsid w:val="004F68C7"/>
    <w:rsid w:val="004F6F91"/>
    <w:rsid w:val="004F708C"/>
    <w:rsid w:val="004F7116"/>
    <w:rsid w:val="004F7211"/>
    <w:rsid w:val="004F72A8"/>
    <w:rsid w:val="004F72DF"/>
    <w:rsid w:val="004F72F0"/>
    <w:rsid w:val="004F782C"/>
    <w:rsid w:val="004F7A45"/>
    <w:rsid w:val="004F7D71"/>
    <w:rsid w:val="004F7F33"/>
    <w:rsid w:val="00500165"/>
    <w:rsid w:val="00500573"/>
    <w:rsid w:val="00500663"/>
    <w:rsid w:val="005006FB"/>
    <w:rsid w:val="005007A3"/>
    <w:rsid w:val="005007F3"/>
    <w:rsid w:val="00500866"/>
    <w:rsid w:val="005009A7"/>
    <w:rsid w:val="00500D60"/>
    <w:rsid w:val="00500E9B"/>
    <w:rsid w:val="00501FB5"/>
    <w:rsid w:val="00502180"/>
    <w:rsid w:val="0050274D"/>
    <w:rsid w:val="00502BF0"/>
    <w:rsid w:val="00502CDE"/>
    <w:rsid w:val="0050331B"/>
    <w:rsid w:val="005036FE"/>
    <w:rsid w:val="00503F91"/>
    <w:rsid w:val="00504B1D"/>
    <w:rsid w:val="00504CC5"/>
    <w:rsid w:val="00504F01"/>
    <w:rsid w:val="00504FED"/>
    <w:rsid w:val="00505260"/>
    <w:rsid w:val="00505782"/>
    <w:rsid w:val="00505791"/>
    <w:rsid w:val="005057B4"/>
    <w:rsid w:val="00505B9C"/>
    <w:rsid w:val="00505C5B"/>
    <w:rsid w:val="00505DBC"/>
    <w:rsid w:val="00505FFC"/>
    <w:rsid w:val="0050616A"/>
    <w:rsid w:val="005061A6"/>
    <w:rsid w:val="00506469"/>
    <w:rsid w:val="005066B1"/>
    <w:rsid w:val="00506F87"/>
    <w:rsid w:val="00506FA7"/>
    <w:rsid w:val="00507235"/>
    <w:rsid w:val="00507631"/>
    <w:rsid w:val="0050772C"/>
    <w:rsid w:val="0050779F"/>
    <w:rsid w:val="0050795E"/>
    <w:rsid w:val="00507C74"/>
    <w:rsid w:val="00507D75"/>
    <w:rsid w:val="00507DA0"/>
    <w:rsid w:val="0051034B"/>
    <w:rsid w:val="00510EEF"/>
    <w:rsid w:val="005114E5"/>
    <w:rsid w:val="0051179B"/>
    <w:rsid w:val="00511DBE"/>
    <w:rsid w:val="00511F4C"/>
    <w:rsid w:val="005120A3"/>
    <w:rsid w:val="005120D5"/>
    <w:rsid w:val="005124C6"/>
    <w:rsid w:val="00512695"/>
    <w:rsid w:val="0051276B"/>
    <w:rsid w:val="00512E75"/>
    <w:rsid w:val="005130F0"/>
    <w:rsid w:val="00513152"/>
    <w:rsid w:val="0051330A"/>
    <w:rsid w:val="0051396C"/>
    <w:rsid w:val="00513C71"/>
    <w:rsid w:val="00513C76"/>
    <w:rsid w:val="0051400B"/>
    <w:rsid w:val="00514285"/>
    <w:rsid w:val="005143EF"/>
    <w:rsid w:val="00514485"/>
    <w:rsid w:val="00514E05"/>
    <w:rsid w:val="0051572E"/>
    <w:rsid w:val="00515D8D"/>
    <w:rsid w:val="00516286"/>
    <w:rsid w:val="00516765"/>
    <w:rsid w:val="00516D86"/>
    <w:rsid w:val="00516EDC"/>
    <w:rsid w:val="00517026"/>
    <w:rsid w:val="00517048"/>
    <w:rsid w:val="00517982"/>
    <w:rsid w:val="00517A60"/>
    <w:rsid w:val="00520D5B"/>
    <w:rsid w:val="00520E20"/>
    <w:rsid w:val="00521405"/>
    <w:rsid w:val="00521B31"/>
    <w:rsid w:val="00521BB2"/>
    <w:rsid w:val="00522331"/>
    <w:rsid w:val="00522338"/>
    <w:rsid w:val="005225E8"/>
    <w:rsid w:val="00522785"/>
    <w:rsid w:val="00522A9E"/>
    <w:rsid w:val="0052347D"/>
    <w:rsid w:val="005235D2"/>
    <w:rsid w:val="005237C1"/>
    <w:rsid w:val="00523B8E"/>
    <w:rsid w:val="005243B4"/>
    <w:rsid w:val="00524519"/>
    <w:rsid w:val="005247D9"/>
    <w:rsid w:val="00525429"/>
    <w:rsid w:val="005255A1"/>
    <w:rsid w:val="00525823"/>
    <w:rsid w:val="0052661B"/>
    <w:rsid w:val="00526C75"/>
    <w:rsid w:val="00527194"/>
    <w:rsid w:val="005271B7"/>
    <w:rsid w:val="005273E9"/>
    <w:rsid w:val="0052741F"/>
    <w:rsid w:val="0052747E"/>
    <w:rsid w:val="00527947"/>
    <w:rsid w:val="00527C9A"/>
    <w:rsid w:val="00527F6D"/>
    <w:rsid w:val="0053096F"/>
    <w:rsid w:val="00530C5C"/>
    <w:rsid w:val="005314BE"/>
    <w:rsid w:val="00531FCA"/>
    <w:rsid w:val="00532284"/>
    <w:rsid w:val="00532525"/>
    <w:rsid w:val="005325BE"/>
    <w:rsid w:val="0053294E"/>
    <w:rsid w:val="00532A87"/>
    <w:rsid w:val="00532D22"/>
    <w:rsid w:val="00533477"/>
    <w:rsid w:val="005337E3"/>
    <w:rsid w:val="00533A6E"/>
    <w:rsid w:val="00534173"/>
    <w:rsid w:val="005341E4"/>
    <w:rsid w:val="005342CA"/>
    <w:rsid w:val="00534D90"/>
    <w:rsid w:val="00535518"/>
    <w:rsid w:val="00535C90"/>
    <w:rsid w:val="00536185"/>
    <w:rsid w:val="00536A2F"/>
    <w:rsid w:val="00536BE2"/>
    <w:rsid w:val="00536D56"/>
    <w:rsid w:val="00536DF3"/>
    <w:rsid w:val="005370DD"/>
    <w:rsid w:val="0053729F"/>
    <w:rsid w:val="00537304"/>
    <w:rsid w:val="00537530"/>
    <w:rsid w:val="00537628"/>
    <w:rsid w:val="0053775A"/>
    <w:rsid w:val="0054046F"/>
    <w:rsid w:val="0054135F"/>
    <w:rsid w:val="0054148E"/>
    <w:rsid w:val="00541642"/>
    <w:rsid w:val="00541A08"/>
    <w:rsid w:val="00541CE7"/>
    <w:rsid w:val="00542B84"/>
    <w:rsid w:val="00542C23"/>
    <w:rsid w:val="00543692"/>
    <w:rsid w:val="00543E4A"/>
    <w:rsid w:val="0054406D"/>
    <w:rsid w:val="00544269"/>
    <w:rsid w:val="0054429C"/>
    <w:rsid w:val="00544478"/>
    <w:rsid w:val="005444F3"/>
    <w:rsid w:val="00544CEF"/>
    <w:rsid w:val="00544EAB"/>
    <w:rsid w:val="00544EEC"/>
    <w:rsid w:val="00544F99"/>
    <w:rsid w:val="00545271"/>
    <w:rsid w:val="0054527A"/>
    <w:rsid w:val="0054576E"/>
    <w:rsid w:val="005457FE"/>
    <w:rsid w:val="00545C09"/>
    <w:rsid w:val="0054660C"/>
    <w:rsid w:val="005466BD"/>
    <w:rsid w:val="00546D3A"/>
    <w:rsid w:val="00547049"/>
    <w:rsid w:val="00547219"/>
    <w:rsid w:val="005473BB"/>
    <w:rsid w:val="00547706"/>
    <w:rsid w:val="00547A41"/>
    <w:rsid w:val="00547B9F"/>
    <w:rsid w:val="00547CA6"/>
    <w:rsid w:val="00547D3F"/>
    <w:rsid w:val="00547DA1"/>
    <w:rsid w:val="00547DC1"/>
    <w:rsid w:val="005504FE"/>
    <w:rsid w:val="00550C4D"/>
    <w:rsid w:val="0055180D"/>
    <w:rsid w:val="005519C6"/>
    <w:rsid w:val="00551C2A"/>
    <w:rsid w:val="00551DC3"/>
    <w:rsid w:val="00551FF2"/>
    <w:rsid w:val="00552055"/>
    <w:rsid w:val="00552329"/>
    <w:rsid w:val="00552BC3"/>
    <w:rsid w:val="005530F1"/>
    <w:rsid w:val="005533BE"/>
    <w:rsid w:val="005534F9"/>
    <w:rsid w:val="00553907"/>
    <w:rsid w:val="005539AE"/>
    <w:rsid w:val="00553A61"/>
    <w:rsid w:val="00553CA4"/>
    <w:rsid w:val="00554122"/>
    <w:rsid w:val="00554744"/>
    <w:rsid w:val="00554937"/>
    <w:rsid w:val="00554C16"/>
    <w:rsid w:val="00554E28"/>
    <w:rsid w:val="00554EC3"/>
    <w:rsid w:val="00554FBA"/>
    <w:rsid w:val="00555247"/>
    <w:rsid w:val="0055567E"/>
    <w:rsid w:val="005559E9"/>
    <w:rsid w:val="00555FE5"/>
    <w:rsid w:val="0055602C"/>
    <w:rsid w:val="00556608"/>
    <w:rsid w:val="00556C59"/>
    <w:rsid w:val="005574A2"/>
    <w:rsid w:val="005576AA"/>
    <w:rsid w:val="00557A45"/>
    <w:rsid w:val="00557EDB"/>
    <w:rsid w:val="00557F08"/>
    <w:rsid w:val="00560413"/>
    <w:rsid w:val="00560527"/>
    <w:rsid w:val="00560A6F"/>
    <w:rsid w:val="00560E47"/>
    <w:rsid w:val="00561901"/>
    <w:rsid w:val="00561C14"/>
    <w:rsid w:val="00561E6D"/>
    <w:rsid w:val="00562027"/>
    <w:rsid w:val="0056222B"/>
    <w:rsid w:val="0056266F"/>
    <w:rsid w:val="00562A0C"/>
    <w:rsid w:val="00562B9E"/>
    <w:rsid w:val="00562E38"/>
    <w:rsid w:val="00562E77"/>
    <w:rsid w:val="00563296"/>
    <w:rsid w:val="00563423"/>
    <w:rsid w:val="005635E9"/>
    <w:rsid w:val="005635FB"/>
    <w:rsid w:val="0056365E"/>
    <w:rsid w:val="00563A4D"/>
    <w:rsid w:val="00563F7C"/>
    <w:rsid w:val="00564032"/>
    <w:rsid w:val="005643FA"/>
    <w:rsid w:val="005645C7"/>
    <w:rsid w:val="00564C62"/>
    <w:rsid w:val="005655DF"/>
    <w:rsid w:val="005656F2"/>
    <w:rsid w:val="00565F0B"/>
    <w:rsid w:val="00566314"/>
    <w:rsid w:val="00566315"/>
    <w:rsid w:val="005665A1"/>
    <w:rsid w:val="0056676B"/>
    <w:rsid w:val="00566BFA"/>
    <w:rsid w:val="00566DB2"/>
    <w:rsid w:val="00566DDD"/>
    <w:rsid w:val="00566EDC"/>
    <w:rsid w:val="00566FDE"/>
    <w:rsid w:val="00567C6A"/>
    <w:rsid w:val="00567F1C"/>
    <w:rsid w:val="005705C3"/>
    <w:rsid w:val="00570A69"/>
    <w:rsid w:val="00570B8C"/>
    <w:rsid w:val="00571380"/>
    <w:rsid w:val="00571511"/>
    <w:rsid w:val="00571763"/>
    <w:rsid w:val="00571E63"/>
    <w:rsid w:val="00571F7A"/>
    <w:rsid w:val="00572566"/>
    <w:rsid w:val="00572612"/>
    <w:rsid w:val="00572B5F"/>
    <w:rsid w:val="005735DD"/>
    <w:rsid w:val="00574622"/>
    <w:rsid w:val="00574814"/>
    <w:rsid w:val="00574CC7"/>
    <w:rsid w:val="00574D94"/>
    <w:rsid w:val="005753B1"/>
    <w:rsid w:val="005754BE"/>
    <w:rsid w:val="00575532"/>
    <w:rsid w:val="00575790"/>
    <w:rsid w:val="0057595B"/>
    <w:rsid w:val="00575C57"/>
    <w:rsid w:val="00575CC7"/>
    <w:rsid w:val="0057621F"/>
    <w:rsid w:val="00576417"/>
    <w:rsid w:val="005769B0"/>
    <w:rsid w:val="005769D0"/>
    <w:rsid w:val="00576BC6"/>
    <w:rsid w:val="00576BE0"/>
    <w:rsid w:val="00576F7B"/>
    <w:rsid w:val="00577171"/>
    <w:rsid w:val="0057729D"/>
    <w:rsid w:val="0057780F"/>
    <w:rsid w:val="005802DA"/>
    <w:rsid w:val="0058066C"/>
    <w:rsid w:val="00580940"/>
    <w:rsid w:val="00580C33"/>
    <w:rsid w:val="00580EB1"/>
    <w:rsid w:val="0058124C"/>
    <w:rsid w:val="00581834"/>
    <w:rsid w:val="005819CF"/>
    <w:rsid w:val="00581D66"/>
    <w:rsid w:val="0058203E"/>
    <w:rsid w:val="00582298"/>
    <w:rsid w:val="00582FDF"/>
    <w:rsid w:val="00583006"/>
    <w:rsid w:val="0058392A"/>
    <w:rsid w:val="005839DD"/>
    <w:rsid w:val="00584246"/>
    <w:rsid w:val="005849D5"/>
    <w:rsid w:val="005851E9"/>
    <w:rsid w:val="00585391"/>
    <w:rsid w:val="00585776"/>
    <w:rsid w:val="00585ADE"/>
    <w:rsid w:val="00585F3A"/>
    <w:rsid w:val="0058648E"/>
    <w:rsid w:val="005867BA"/>
    <w:rsid w:val="00587122"/>
    <w:rsid w:val="0058722A"/>
    <w:rsid w:val="00587C47"/>
    <w:rsid w:val="00590253"/>
    <w:rsid w:val="0059043F"/>
    <w:rsid w:val="00591048"/>
    <w:rsid w:val="00591171"/>
    <w:rsid w:val="0059142E"/>
    <w:rsid w:val="005918F5"/>
    <w:rsid w:val="00592A22"/>
    <w:rsid w:val="00592C93"/>
    <w:rsid w:val="005930CF"/>
    <w:rsid w:val="00593469"/>
    <w:rsid w:val="00593598"/>
    <w:rsid w:val="005935CB"/>
    <w:rsid w:val="0059384A"/>
    <w:rsid w:val="00593A2C"/>
    <w:rsid w:val="00593A61"/>
    <w:rsid w:val="00593C89"/>
    <w:rsid w:val="00593FF2"/>
    <w:rsid w:val="00594120"/>
    <w:rsid w:val="005945A5"/>
    <w:rsid w:val="005946D7"/>
    <w:rsid w:val="00594745"/>
    <w:rsid w:val="00594860"/>
    <w:rsid w:val="00594893"/>
    <w:rsid w:val="00594996"/>
    <w:rsid w:val="00594FCD"/>
    <w:rsid w:val="005950CC"/>
    <w:rsid w:val="005951CE"/>
    <w:rsid w:val="00596F93"/>
    <w:rsid w:val="00597763"/>
    <w:rsid w:val="00597A73"/>
    <w:rsid w:val="00597E87"/>
    <w:rsid w:val="005A01AF"/>
    <w:rsid w:val="005A01BB"/>
    <w:rsid w:val="005A0456"/>
    <w:rsid w:val="005A0B76"/>
    <w:rsid w:val="005A137B"/>
    <w:rsid w:val="005A13AE"/>
    <w:rsid w:val="005A1A83"/>
    <w:rsid w:val="005A22CE"/>
    <w:rsid w:val="005A26D1"/>
    <w:rsid w:val="005A27F5"/>
    <w:rsid w:val="005A2854"/>
    <w:rsid w:val="005A2FE5"/>
    <w:rsid w:val="005A34BD"/>
    <w:rsid w:val="005A35B2"/>
    <w:rsid w:val="005A3646"/>
    <w:rsid w:val="005A3CCB"/>
    <w:rsid w:val="005A41C4"/>
    <w:rsid w:val="005A4481"/>
    <w:rsid w:val="005A44FC"/>
    <w:rsid w:val="005A45B1"/>
    <w:rsid w:val="005A4923"/>
    <w:rsid w:val="005A4ABA"/>
    <w:rsid w:val="005A4AC4"/>
    <w:rsid w:val="005A4B24"/>
    <w:rsid w:val="005A4B6A"/>
    <w:rsid w:val="005A55A3"/>
    <w:rsid w:val="005A5615"/>
    <w:rsid w:val="005A586B"/>
    <w:rsid w:val="005A59D6"/>
    <w:rsid w:val="005A5B2F"/>
    <w:rsid w:val="005A5B94"/>
    <w:rsid w:val="005A5D5B"/>
    <w:rsid w:val="005A5ED0"/>
    <w:rsid w:val="005A63EA"/>
    <w:rsid w:val="005A672C"/>
    <w:rsid w:val="005A68F9"/>
    <w:rsid w:val="005A6B2E"/>
    <w:rsid w:val="005A6DF4"/>
    <w:rsid w:val="005A6FD4"/>
    <w:rsid w:val="005A70B5"/>
    <w:rsid w:val="005A7269"/>
    <w:rsid w:val="005A728B"/>
    <w:rsid w:val="005A7818"/>
    <w:rsid w:val="005A78CC"/>
    <w:rsid w:val="005A7A2F"/>
    <w:rsid w:val="005A7D62"/>
    <w:rsid w:val="005B0185"/>
    <w:rsid w:val="005B043B"/>
    <w:rsid w:val="005B06AD"/>
    <w:rsid w:val="005B0B66"/>
    <w:rsid w:val="005B0C10"/>
    <w:rsid w:val="005B0F02"/>
    <w:rsid w:val="005B1040"/>
    <w:rsid w:val="005B1741"/>
    <w:rsid w:val="005B275A"/>
    <w:rsid w:val="005B2AB8"/>
    <w:rsid w:val="005B36CA"/>
    <w:rsid w:val="005B36F3"/>
    <w:rsid w:val="005B383F"/>
    <w:rsid w:val="005B3C67"/>
    <w:rsid w:val="005B3F0D"/>
    <w:rsid w:val="005B3FED"/>
    <w:rsid w:val="005B4150"/>
    <w:rsid w:val="005B4206"/>
    <w:rsid w:val="005B44BF"/>
    <w:rsid w:val="005B4972"/>
    <w:rsid w:val="005B4AF2"/>
    <w:rsid w:val="005B506F"/>
    <w:rsid w:val="005B551D"/>
    <w:rsid w:val="005B5581"/>
    <w:rsid w:val="005B55FE"/>
    <w:rsid w:val="005B5851"/>
    <w:rsid w:val="005B5B11"/>
    <w:rsid w:val="005B5CFA"/>
    <w:rsid w:val="005B64E7"/>
    <w:rsid w:val="005B6CF1"/>
    <w:rsid w:val="005B6FBD"/>
    <w:rsid w:val="005B70E4"/>
    <w:rsid w:val="005B712A"/>
    <w:rsid w:val="005B71B4"/>
    <w:rsid w:val="005B71F7"/>
    <w:rsid w:val="005B7592"/>
    <w:rsid w:val="005B761E"/>
    <w:rsid w:val="005B7B7D"/>
    <w:rsid w:val="005B7E3C"/>
    <w:rsid w:val="005B7EE8"/>
    <w:rsid w:val="005C002A"/>
    <w:rsid w:val="005C0602"/>
    <w:rsid w:val="005C15FE"/>
    <w:rsid w:val="005C1D09"/>
    <w:rsid w:val="005C2392"/>
    <w:rsid w:val="005C250E"/>
    <w:rsid w:val="005C293F"/>
    <w:rsid w:val="005C3058"/>
    <w:rsid w:val="005C30A7"/>
    <w:rsid w:val="005C3331"/>
    <w:rsid w:val="005C38AC"/>
    <w:rsid w:val="005C3AE3"/>
    <w:rsid w:val="005C4406"/>
    <w:rsid w:val="005C49B6"/>
    <w:rsid w:val="005C4AEE"/>
    <w:rsid w:val="005C54F9"/>
    <w:rsid w:val="005C5C2F"/>
    <w:rsid w:val="005C5FBC"/>
    <w:rsid w:val="005C60C6"/>
    <w:rsid w:val="005C69F3"/>
    <w:rsid w:val="005C6CD2"/>
    <w:rsid w:val="005C6DC3"/>
    <w:rsid w:val="005C705F"/>
    <w:rsid w:val="005C75CD"/>
    <w:rsid w:val="005C7737"/>
    <w:rsid w:val="005C78B3"/>
    <w:rsid w:val="005D01DC"/>
    <w:rsid w:val="005D0945"/>
    <w:rsid w:val="005D0B7F"/>
    <w:rsid w:val="005D0E7D"/>
    <w:rsid w:val="005D0EB1"/>
    <w:rsid w:val="005D15F7"/>
    <w:rsid w:val="005D1637"/>
    <w:rsid w:val="005D18DF"/>
    <w:rsid w:val="005D1C54"/>
    <w:rsid w:val="005D1E81"/>
    <w:rsid w:val="005D1F56"/>
    <w:rsid w:val="005D210E"/>
    <w:rsid w:val="005D23D0"/>
    <w:rsid w:val="005D2898"/>
    <w:rsid w:val="005D289E"/>
    <w:rsid w:val="005D2948"/>
    <w:rsid w:val="005D29EA"/>
    <w:rsid w:val="005D2A6C"/>
    <w:rsid w:val="005D315D"/>
    <w:rsid w:val="005D318A"/>
    <w:rsid w:val="005D3977"/>
    <w:rsid w:val="005D3A4D"/>
    <w:rsid w:val="005D4123"/>
    <w:rsid w:val="005D45B8"/>
    <w:rsid w:val="005D4860"/>
    <w:rsid w:val="005D48EB"/>
    <w:rsid w:val="005D4BD2"/>
    <w:rsid w:val="005D510B"/>
    <w:rsid w:val="005D536F"/>
    <w:rsid w:val="005D594F"/>
    <w:rsid w:val="005D5B60"/>
    <w:rsid w:val="005D6029"/>
    <w:rsid w:val="005D60F8"/>
    <w:rsid w:val="005D626D"/>
    <w:rsid w:val="005D63D4"/>
    <w:rsid w:val="005D64F2"/>
    <w:rsid w:val="005D6A39"/>
    <w:rsid w:val="005D6B66"/>
    <w:rsid w:val="005D7272"/>
    <w:rsid w:val="005D727A"/>
    <w:rsid w:val="005D77DB"/>
    <w:rsid w:val="005D7E05"/>
    <w:rsid w:val="005E0229"/>
    <w:rsid w:val="005E050C"/>
    <w:rsid w:val="005E0890"/>
    <w:rsid w:val="005E14A9"/>
    <w:rsid w:val="005E16AA"/>
    <w:rsid w:val="005E1751"/>
    <w:rsid w:val="005E2214"/>
    <w:rsid w:val="005E2940"/>
    <w:rsid w:val="005E2E3E"/>
    <w:rsid w:val="005E3128"/>
    <w:rsid w:val="005E3190"/>
    <w:rsid w:val="005E358C"/>
    <w:rsid w:val="005E3797"/>
    <w:rsid w:val="005E3C13"/>
    <w:rsid w:val="005E41AB"/>
    <w:rsid w:val="005E41C9"/>
    <w:rsid w:val="005E44F9"/>
    <w:rsid w:val="005E5118"/>
    <w:rsid w:val="005E51DD"/>
    <w:rsid w:val="005E5E25"/>
    <w:rsid w:val="005E676D"/>
    <w:rsid w:val="005E6787"/>
    <w:rsid w:val="005E6BD7"/>
    <w:rsid w:val="005E6DF7"/>
    <w:rsid w:val="005E6E5B"/>
    <w:rsid w:val="005E6FE8"/>
    <w:rsid w:val="005E723E"/>
    <w:rsid w:val="005E7448"/>
    <w:rsid w:val="005E7518"/>
    <w:rsid w:val="005E7C64"/>
    <w:rsid w:val="005E7F85"/>
    <w:rsid w:val="005F03E4"/>
    <w:rsid w:val="005F0574"/>
    <w:rsid w:val="005F12CC"/>
    <w:rsid w:val="005F13DE"/>
    <w:rsid w:val="005F17CA"/>
    <w:rsid w:val="005F1981"/>
    <w:rsid w:val="005F1A24"/>
    <w:rsid w:val="005F1CE4"/>
    <w:rsid w:val="005F2C19"/>
    <w:rsid w:val="005F2D87"/>
    <w:rsid w:val="005F3625"/>
    <w:rsid w:val="005F3834"/>
    <w:rsid w:val="005F3BA3"/>
    <w:rsid w:val="005F3E54"/>
    <w:rsid w:val="005F40F9"/>
    <w:rsid w:val="005F42DD"/>
    <w:rsid w:val="005F45CF"/>
    <w:rsid w:val="005F4918"/>
    <w:rsid w:val="005F493A"/>
    <w:rsid w:val="005F4B70"/>
    <w:rsid w:val="005F5280"/>
    <w:rsid w:val="005F52C1"/>
    <w:rsid w:val="005F56CA"/>
    <w:rsid w:val="005F5D03"/>
    <w:rsid w:val="005F6049"/>
    <w:rsid w:val="005F652D"/>
    <w:rsid w:val="005F65A2"/>
    <w:rsid w:val="005F6998"/>
    <w:rsid w:val="005F6B44"/>
    <w:rsid w:val="005F6E76"/>
    <w:rsid w:val="005F6E92"/>
    <w:rsid w:val="005F7151"/>
    <w:rsid w:val="005F7439"/>
    <w:rsid w:val="005F74AC"/>
    <w:rsid w:val="005F7B60"/>
    <w:rsid w:val="00600263"/>
    <w:rsid w:val="00601459"/>
    <w:rsid w:val="006021C6"/>
    <w:rsid w:val="006024EF"/>
    <w:rsid w:val="006026BE"/>
    <w:rsid w:val="00602933"/>
    <w:rsid w:val="00602C84"/>
    <w:rsid w:val="0060323B"/>
    <w:rsid w:val="00603241"/>
    <w:rsid w:val="0060362B"/>
    <w:rsid w:val="006036DC"/>
    <w:rsid w:val="00603886"/>
    <w:rsid w:val="00603A29"/>
    <w:rsid w:val="0060540A"/>
    <w:rsid w:val="0060592D"/>
    <w:rsid w:val="006059D7"/>
    <w:rsid w:val="00605B61"/>
    <w:rsid w:val="00605CE3"/>
    <w:rsid w:val="00605E30"/>
    <w:rsid w:val="00606601"/>
    <w:rsid w:val="00606ADA"/>
    <w:rsid w:val="00606C0D"/>
    <w:rsid w:val="00606FE7"/>
    <w:rsid w:val="00607899"/>
    <w:rsid w:val="0061008A"/>
    <w:rsid w:val="006100EB"/>
    <w:rsid w:val="00610E24"/>
    <w:rsid w:val="00611573"/>
    <w:rsid w:val="006119E2"/>
    <w:rsid w:val="00611D3B"/>
    <w:rsid w:val="0061246E"/>
    <w:rsid w:val="006128D6"/>
    <w:rsid w:val="00612D7F"/>
    <w:rsid w:val="00612F62"/>
    <w:rsid w:val="006135C5"/>
    <w:rsid w:val="00613897"/>
    <w:rsid w:val="0061391A"/>
    <w:rsid w:val="00613DBA"/>
    <w:rsid w:val="006145EE"/>
    <w:rsid w:val="00614C49"/>
    <w:rsid w:val="00614CAC"/>
    <w:rsid w:val="0061572F"/>
    <w:rsid w:val="0061582F"/>
    <w:rsid w:val="00615AD5"/>
    <w:rsid w:val="00615C22"/>
    <w:rsid w:val="00616113"/>
    <w:rsid w:val="006161C3"/>
    <w:rsid w:val="0061635F"/>
    <w:rsid w:val="006165B8"/>
    <w:rsid w:val="0061661A"/>
    <w:rsid w:val="00616F7C"/>
    <w:rsid w:val="00617B6D"/>
    <w:rsid w:val="00617BD8"/>
    <w:rsid w:val="00617D22"/>
    <w:rsid w:val="00617E67"/>
    <w:rsid w:val="006201A1"/>
    <w:rsid w:val="00620655"/>
    <w:rsid w:val="00620671"/>
    <w:rsid w:val="00620CF2"/>
    <w:rsid w:val="006214CA"/>
    <w:rsid w:val="006217FF"/>
    <w:rsid w:val="0062191E"/>
    <w:rsid w:val="00621C31"/>
    <w:rsid w:val="00621F59"/>
    <w:rsid w:val="0062225D"/>
    <w:rsid w:val="00622268"/>
    <w:rsid w:val="0062279D"/>
    <w:rsid w:val="00622991"/>
    <w:rsid w:val="00622ADB"/>
    <w:rsid w:val="00622B37"/>
    <w:rsid w:val="00622D67"/>
    <w:rsid w:val="00623304"/>
    <w:rsid w:val="00623939"/>
    <w:rsid w:val="00623B3E"/>
    <w:rsid w:val="00623C5D"/>
    <w:rsid w:val="00623F6B"/>
    <w:rsid w:val="006240B3"/>
    <w:rsid w:val="00624278"/>
    <w:rsid w:val="006242A0"/>
    <w:rsid w:val="00624347"/>
    <w:rsid w:val="00624387"/>
    <w:rsid w:val="0062446D"/>
    <w:rsid w:val="00624667"/>
    <w:rsid w:val="00624A6E"/>
    <w:rsid w:val="00624B2B"/>
    <w:rsid w:val="0062516E"/>
    <w:rsid w:val="00625669"/>
    <w:rsid w:val="00625916"/>
    <w:rsid w:val="00625AB6"/>
    <w:rsid w:val="00625B6D"/>
    <w:rsid w:val="00625FFD"/>
    <w:rsid w:val="006262FA"/>
    <w:rsid w:val="00626757"/>
    <w:rsid w:val="006269A7"/>
    <w:rsid w:val="00626A26"/>
    <w:rsid w:val="00626A64"/>
    <w:rsid w:val="00626BDB"/>
    <w:rsid w:val="00626D50"/>
    <w:rsid w:val="00626DDE"/>
    <w:rsid w:val="006272D4"/>
    <w:rsid w:val="006274BB"/>
    <w:rsid w:val="00627839"/>
    <w:rsid w:val="00627842"/>
    <w:rsid w:val="0062793B"/>
    <w:rsid w:val="0063019A"/>
    <w:rsid w:val="00630383"/>
    <w:rsid w:val="006307D0"/>
    <w:rsid w:val="00630936"/>
    <w:rsid w:val="00630ADC"/>
    <w:rsid w:val="00630E84"/>
    <w:rsid w:val="0063104E"/>
    <w:rsid w:val="00631244"/>
    <w:rsid w:val="006312B4"/>
    <w:rsid w:val="00631368"/>
    <w:rsid w:val="00631892"/>
    <w:rsid w:val="006319BC"/>
    <w:rsid w:val="00631EAE"/>
    <w:rsid w:val="00631ECA"/>
    <w:rsid w:val="00632506"/>
    <w:rsid w:val="00632691"/>
    <w:rsid w:val="00632F3D"/>
    <w:rsid w:val="00633076"/>
    <w:rsid w:val="0063346F"/>
    <w:rsid w:val="00633AA2"/>
    <w:rsid w:val="00633BB3"/>
    <w:rsid w:val="00633DDB"/>
    <w:rsid w:val="00633EE1"/>
    <w:rsid w:val="006342E3"/>
    <w:rsid w:val="00634565"/>
    <w:rsid w:val="006347D7"/>
    <w:rsid w:val="00634BC0"/>
    <w:rsid w:val="00634BE1"/>
    <w:rsid w:val="0063566B"/>
    <w:rsid w:val="006357F7"/>
    <w:rsid w:val="00635CBD"/>
    <w:rsid w:val="00636069"/>
    <w:rsid w:val="00636093"/>
    <w:rsid w:val="00636634"/>
    <w:rsid w:val="00636C6A"/>
    <w:rsid w:val="00637C07"/>
    <w:rsid w:val="00637D30"/>
    <w:rsid w:val="006400CC"/>
    <w:rsid w:val="0064014D"/>
    <w:rsid w:val="0064027B"/>
    <w:rsid w:val="006402FD"/>
    <w:rsid w:val="006405A6"/>
    <w:rsid w:val="0064070E"/>
    <w:rsid w:val="006409E5"/>
    <w:rsid w:val="006415C9"/>
    <w:rsid w:val="00641764"/>
    <w:rsid w:val="006419D6"/>
    <w:rsid w:val="00641A58"/>
    <w:rsid w:val="00641B7D"/>
    <w:rsid w:val="00641EB6"/>
    <w:rsid w:val="0064211A"/>
    <w:rsid w:val="00642305"/>
    <w:rsid w:val="006424B1"/>
    <w:rsid w:val="006426FC"/>
    <w:rsid w:val="00642739"/>
    <w:rsid w:val="00642C71"/>
    <w:rsid w:val="006433E0"/>
    <w:rsid w:val="00643767"/>
    <w:rsid w:val="0064388E"/>
    <w:rsid w:val="00643936"/>
    <w:rsid w:val="00643BC5"/>
    <w:rsid w:val="00643D50"/>
    <w:rsid w:val="0064414E"/>
    <w:rsid w:val="0064423D"/>
    <w:rsid w:val="00644277"/>
    <w:rsid w:val="0064482A"/>
    <w:rsid w:val="00645633"/>
    <w:rsid w:val="006456C3"/>
    <w:rsid w:val="006456D5"/>
    <w:rsid w:val="00645B74"/>
    <w:rsid w:val="00645FA0"/>
    <w:rsid w:val="00645FB3"/>
    <w:rsid w:val="00646370"/>
    <w:rsid w:val="0064659F"/>
    <w:rsid w:val="006465EB"/>
    <w:rsid w:val="0064716B"/>
    <w:rsid w:val="006479FE"/>
    <w:rsid w:val="00647A1D"/>
    <w:rsid w:val="00647D86"/>
    <w:rsid w:val="006500BC"/>
    <w:rsid w:val="0065123E"/>
    <w:rsid w:val="006514F2"/>
    <w:rsid w:val="00651C22"/>
    <w:rsid w:val="00651D62"/>
    <w:rsid w:val="00651EC9"/>
    <w:rsid w:val="006528C3"/>
    <w:rsid w:val="006529A9"/>
    <w:rsid w:val="00652EF7"/>
    <w:rsid w:val="00652F58"/>
    <w:rsid w:val="00653417"/>
    <w:rsid w:val="00653872"/>
    <w:rsid w:val="0065430D"/>
    <w:rsid w:val="00654463"/>
    <w:rsid w:val="00654B8B"/>
    <w:rsid w:val="00654FA1"/>
    <w:rsid w:val="006558AD"/>
    <w:rsid w:val="00655C49"/>
    <w:rsid w:val="00655FE1"/>
    <w:rsid w:val="006564E4"/>
    <w:rsid w:val="00656653"/>
    <w:rsid w:val="006569FF"/>
    <w:rsid w:val="00656B72"/>
    <w:rsid w:val="00656C97"/>
    <w:rsid w:val="00656ED5"/>
    <w:rsid w:val="0065742F"/>
    <w:rsid w:val="0066011A"/>
    <w:rsid w:val="0066025C"/>
    <w:rsid w:val="00660B79"/>
    <w:rsid w:val="006610C8"/>
    <w:rsid w:val="00661710"/>
    <w:rsid w:val="00661E36"/>
    <w:rsid w:val="0066204F"/>
    <w:rsid w:val="00662136"/>
    <w:rsid w:val="006625B5"/>
    <w:rsid w:val="006629C5"/>
    <w:rsid w:val="00662B43"/>
    <w:rsid w:val="00662FFD"/>
    <w:rsid w:val="00663505"/>
    <w:rsid w:val="00663551"/>
    <w:rsid w:val="00663B83"/>
    <w:rsid w:val="00663D46"/>
    <w:rsid w:val="00664586"/>
    <w:rsid w:val="00664CE5"/>
    <w:rsid w:val="00664DF1"/>
    <w:rsid w:val="00664F42"/>
    <w:rsid w:val="0066587B"/>
    <w:rsid w:val="00665A95"/>
    <w:rsid w:val="00665D6A"/>
    <w:rsid w:val="0066668F"/>
    <w:rsid w:val="006667C4"/>
    <w:rsid w:val="00666959"/>
    <w:rsid w:val="00666989"/>
    <w:rsid w:val="00666BB1"/>
    <w:rsid w:val="00666DF9"/>
    <w:rsid w:val="00666F6F"/>
    <w:rsid w:val="0066706A"/>
    <w:rsid w:val="00667617"/>
    <w:rsid w:val="00667C3B"/>
    <w:rsid w:val="00667DF7"/>
    <w:rsid w:val="00670412"/>
    <w:rsid w:val="00670495"/>
    <w:rsid w:val="006705F7"/>
    <w:rsid w:val="00670808"/>
    <w:rsid w:val="00670CBF"/>
    <w:rsid w:val="00671447"/>
    <w:rsid w:val="00671503"/>
    <w:rsid w:val="00671918"/>
    <w:rsid w:val="00671D31"/>
    <w:rsid w:val="00672200"/>
    <w:rsid w:val="00672241"/>
    <w:rsid w:val="0067292A"/>
    <w:rsid w:val="00672DCA"/>
    <w:rsid w:val="00672EA0"/>
    <w:rsid w:val="006731C2"/>
    <w:rsid w:val="00673218"/>
    <w:rsid w:val="006732E6"/>
    <w:rsid w:val="006733A0"/>
    <w:rsid w:val="00673454"/>
    <w:rsid w:val="00673704"/>
    <w:rsid w:val="00673CB7"/>
    <w:rsid w:val="00673CCE"/>
    <w:rsid w:val="006745A1"/>
    <w:rsid w:val="00674BEB"/>
    <w:rsid w:val="00674D62"/>
    <w:rsid w:val="00675581"/>
    <w:rsid w:val="0067563A"/>
    <w:rsid w:val="00675A6B"/>
    <w:rsid w:val="00675F98"/>
    <w:rsid w:val="0067650B"/>
    <w:rsid w:val="006767BB"/>
    <w:rsid w:val="00676A05"/>
    <w:rsid w:val="00676F57"/>
    <w:rsid w:val="00677BC8"/>
    <w:rsid w:val="00677D23"/>
    <w:rsid w:val="00677D67"/>
    <w:rsid w:val="00680D8B"/>
    <w:rsid w:val="00680E42"/>
    <w:rsid w:val="00680FAC"/>
    <w:rsid w:val="006812B1"/>
    <w:rsid w:val="00681972"/>
    <w:rsid w:val="006819F4"/>
    <w:rsid w:val="00681A85"/>
    <w:rsid w:val="006820CD"/>
    <w:rsid w:val="006823CC"/>
    <w:rsid w:val="006828DB"/>
    <w:rsid w:val="00682C9D"/>
    <w:rsid w:val="00682CA1"/>
    <w:rsid w:val="00682FEF"/>
    <w:rsid w:val="0068304A"/>
    <w:rsid w:val="00683075"/>
    <w:rsid w:val="006831AE"/>
    <w:rsid w:val="006832D8"/>
    <w:rsid w:val="0068442E"/>
    <w:rsid w:val="006852D7"/>
    <w:rsid w:val="006852FC"/>
    <w:rsid w:val="00685D97"/>
    <w:rsid w:val="006863C6"/>
    <w:rsid w:val="0068668F"/>
    <w:rsid w:val="00686AE5"/>
    <w:rsid w:val="00686DE1"/>
    <w:rsid w:val="006872B3"/>
    <w:rsid w:val="006872F2"/>
    <w:rsid w:val="00687342"/>
    <w:rsid w:val="00687600"/>
    <w:rsid w:val="006876F7"/>
    <w:rsid w:val="00687A74"/>
    <w:rsid w:val="00687CE3"/>
    <w:rsid w:val="00687F03"/>
    <w:rsid w:val="00690331"/>
    <w:rsid w:val="0069035A"/>
    <w:rsid w:val="0069038F"/>
    <w:rsid w:val="006903B9"/>
    <w:rsid w:val="0069058D"/>
    <w:rsid w:val="0069071C"/>
    <w:rsid w:val="00691EDD"/>
    <w:rsid w:val="0069232A"/>
    <w:rsid w:val="006923F1"/>
    <w:rsid w:val="00692541"/>
    <w:rsid w:val="00692E72"/>
    <w:rsid w:val="006933EA"/>
    <w:rsid w:val="00693442"/>
    <w:rsid w:val="006936AA"/>
    <w:rsid w:val="00693866"/>
    <w:rsid w:val="0069387B"/>
    <w:rsid w:val="00693BF8"/>
    <w:rsid w:val="006944A1"/>
    <w:rsid w:val="00694A73"/>
    <w:rsid w:val="00694B7C"/>
    <w:rsid w:val="00694F6F"/>
    <w:rsid w:val="00695390"/>
    <w:rsid w:val="00695741"/>
    <w:rsid w:val="00695A38"/>
    <w:rsid w:val="00695EAE"/>
    <w:rsid w:val="00695F19"/>
    <w:rsid w:val="0069600E"/>
    <w:rsid w:val="00696957"/>
    <w:rsid w:val="00696B96"/>
    <w:rsid w:val="00697391"/>
    <w:rsid w:val="00697530"/>
    <w:rsid w:val="006975DE"/>
    <w:rsid w:val="00697C5C"/>
    <w:rsid w:val="00697D54"/>
    <w:rsid w:val="006A02BB"/>
    <w:rsid w:val="006A06CD"/>
    <w:rsid w:val="006A0C4F"/>
    <w:rsid w:val="006A1050"/>
    <w:rsid w:val="006A1160"/>
    <w:rsid w:val="006A1628"/>
    <w:rsid w:val="006A2058"/>
    <w:rsid w:val="006A21C6"/>
    <w:rsid w:val="006A23EE"/>
    <w:rsid w:val="006A2513"/>
    <w:rsid w:val="006A2519"/>
    <w:rsid w:val="006A2719"/>
    <w:rsid w:val="006A321D"/>
    <w:rsid w:val="006A3515"/>
    <w:rsid w:val="006A35ED"/>
    <w:rsid w:val="006A3A03"/>
    <w:rsid w:val="006A4124"/>
    <w:rsid w:val="006A45F0"/>
    <w:rsid w:val="006A49BA"/>
    <w:rsid w:val="006A5314"/>
    <w:rsid w:val="006A5393"/>
    <w:rsid w:val="006A6610"/>
    <w:rsid w:val="006A67E1"/>
    <w:rsid w:val="006A6A6E"/>
    <w:rsid w:val="006A6D70"/>
    <w:rsid w:val="006A7619"/>
    <w:rsid w:val="006A78D1"/>
    <w:rsid w:val="006A7991"/>
    <w:rsid w:val="006A7A7F"/>
    <w:rsid w:val="006A7E20"/>
    <w:rsid w:val="006B0510"/>
    <w:rsid w:val="006B0829"/>
    <w:rsid w:val="006B111D"/>
    <w:rsid w:val="006B144F"/>
    <w:rsid w:val="006B15BF"/>
    <w:rsid w:val="006B17C0"/>
    <w:rsid w:val="006B1F08"/>
    <w:rsid w:val="006B28E7"/>
    <w:rsid w:val="006B2CEF"/>
    <w:rsid w:val="006B2ECC"/>
    <w:rsid w:val="006B3599"/>
    <w:rsid w:val="006B3887"/>
    <w:rsid w:val="006B39A8"/>
    <w:rsid w:val="006B3B8B"/>
    <w:rsid w:val="006B3CBB"/>
    <w:rsid w:val="006B4782"/>
    <w:rsid w:val="006B4909"/>
    <w:rsid w:val="006B499A"/>
    <w:rsid w:val="006B4DA8"/>
    <w:rsid w:val="006B523D"/>
    <w:rsid w:val="006B54E8"/>
    <w:rsid w:val="006B5564"/>
    <w:rsid w:val="006B56B3"/>
    <w:rsid w:val="006B572A"/>
    <w:rsid w:val="006B5C29"/>
    <w:rsid w:val="006B5DBF"/>
    <w:rsid w:val="006B5EE2"/>
    <w:rsid w:val="006B6890"/>
    <w:rsid w:val="006B6E79"/>
    <w:rsid w:val="006B723D"/>
    <w:rsid w:val="006B7326"/>
    <w:rsid w:val="006B7BBF"/>
    <w:rsid w:val="006C0094"/>
    <w:rsid w:val="006C0276"/>
    <w:rsid w:val="006C04F8"/>
    <w:rsid w:val="006C0C82"/>
    <w:rsid w:val="006C0CB8"/>
    <w:rsid w:val="006C11ED"/>
    <w:rsid w:val="006C1563"/>
    <w:rsid w:val="006C1B87"/>
    <w:rsid w:val="006C257E"/>
    <w:rsid w:val="006C2608"/>
    <w:rsid w:val="006C2EE3"/>
    <w:rsid w:val="006C3069"/>
    <w:rsid w:val="006C358A"/>
    <w:rsid w:val="006C36D1"/>
    <w:rsid w:val="006C418B"/>
    <w:rsid w:val="006C4222"/>
    <w:rsid w:val="006C5022"/>
    <w:rsid w:val="006C5219"/>
    <w:rsid w:val="006C56F1"/>
    <w:rsid w:val="006C5B00"/>
    <w:rsid w:val="006C603E"/>
    <w:rsid w:val="006C610A"/>
    <w:rsid w:val="006C61E7"/>
    <w:rsid w:val="006C637A"/>
    <w:rsid w:val="006C64ED"/>
    <w:rsid w:val="006C6BA8"/>
    <w:rsid w:val="006C6D72"/>
    <w:rsid w:val="006C6F81"/>
    <w:rsid w:val="006C7A46"/>
    <w:rsid w:val="006C7D0D"/>
    <w:rsid w:val="006C7D5F"/>
    <w:rsid w:val="006C7F3D"/>
    <w:rsid w:val="006D028C"/>
    <w:rsid w:val="006D0B85"/>
    <w:rsid w:val="006D0E0B"/>
    <w:rsid w:val="006D1186"/>
    <w:rsid w:val="006D1511"/>
    <w:rsid w:val="006D1676"/>
    <w:rsid w:val="006D1811"/>
    <w:rsid w:val="006D1D6F"/>
    <w:rsid w:val="006D1DBD"/>
    <w:rsid w:val="006D2448"/>
    <w:rsid w:val="006D2ADE"/>
    <w:rsid w:val="006D2C14"/>
    <w:rsid w:val="006D307E"/>
    <w:rsid w:val="006D326B"/>
    <w:rsid w:val="006D333E"/>
    <w:rsid w:val="006D37A6"/>
    <w:rsid w:val="006D3851"/>
    <w:rsid w:val="006D41CA"/>
    <w:rsid w:val="006D42E9"/>
    <w:rsid w:val="006D4406"/>
    <w:rsid w:val="006D4EB4"/>
    <w:rsid w:val="006D552F"/>
    <w:rsid w:val="006D590E"/>
    <w:rsid w:val="006D5F50"/>
    <w:rsid w:val="006D61E0"/>
    <w:rsid w:val="006D6658"/>
    <w:rsid w:val="006D7032"/>
    <w:rsid w:val="006D7465"/>
    <w:rsid w:val="006D7757"/>
    <w:rsid w:val="006D7BDD"/>
    <w:rsid w:val="006D7FDB"/>
    <w:rsid w:val="006E0197"/>
    <w:rsid w:val="006E0E07"/>
    <w:rsid w:val="006E1661"/>
    <w:rsid w:val="006E1849"/>
    <w:rsid w:val="006E1B7E"/>
    <w:rsid w:val="006E1EFB"/>
    <w:rsid w:val="006E1F8D"/>
    <w:rsid w:val="006E1FCB"/>
    <w:rsid w:val="006E2338"/>
    <w:rsid w:val="006E245E"/>
    <w:rsid w:val="006E25CE"/>
    <w:rsid w:val="006E2F61"/>
    <w:rsid w:val="006E3C9A"/>
    <w:rsid w:val="006E4BC7"/>
    <w:rsid w:val="006E4ED6"/>
    <w:rsid w:val="006E50BF"/>
    <w:rsid w:val="006E513A"/>
    <w:rsid w:val="006E53E6"/>
    <w:rsid w:val="006E551D"/>
    <w:rsid w:val="006E5852"/>
    <w:rsid w:val="006E6168"/>
    <w:rsid w:val="006E6686"/>
    <w:rsid w:val="006E67FB"/>
    <w:rsid w:val="006E6AF3"/>
    <w:rsid w:val="006E6E5F"/>
    <w:rsid w:val="006E703A"/>
    <w:rsid w:val="006E7923"/>
    <w:rsid w:val="006E7ED4"/>
    <w:rsid w:val="006F001B"/>
    <w:rsid w:val="006F002F"/>
    <w:rsid w:val="006F02F2"/>
    <w:rsid w:val="006F0735"/>
    <w:rsid w:val="006F0737"/>
    <w:rsid w:val="006F0BE8"/>
    <w:rsid w:val="006F12C6"/>
    <w:rsid w:val="006F163E"/>
    <w:rsid w:val="006F18DC"/>
    <w:rsid w:val="006F193A"/>
    <w:rsid w:val="006F1E07"/>
    <w:rsid w:val="006F1EA2"/>
    <w:rsid w:val="006F2348"/>
    <w:rsid w:val="006F26E0"/>
    <w:rsid w:val="006F2812"/>
    <w:rsid w:val="006F2858"/>
    <w:rsid w:val="006F28BE"/>
    <w:rsid w:val="006F2FCF"/>
    <w:rsid w:val="006F316B"/>
    <w:rsid w:val="006F35D2"/>
    <w:rsid w:val="006F3B87"/>
    <w:rsid w:val="006F3BF6"/>
    <w:rsid w:val="006F3D9F"/>
    <w:rsid w:val="006F4247"/>
    <w:rsid w:val="006F48F2"/>
    <w:rsid w:val="006F4944"/>
    <w:rsid w:val="006F4FCA"/>
    <w:rsid w:val="006F503E"/>
    <w:rsid w:val="006F5647"/>
    <w:rsid w:val="006F5AF8"/>
    <w:rsid w:val="006F607F"/>
    <w:rsid w:val="006F62EC"/>
    <w:rsid w:val="006F64EE"/>
    <w:rsid w:val="006F6785"/>
    <w:rsid w:val="006F6A09"/>
    <w:rsid w:val="006F6D2E"/>
    <w:rsid w:val="006F6EC3"/>
    <w:rsid w:val="006F6EF4"/>
    <w:rsid w:val="006F785D"/>
    <w:rsid w:val="006F78CE"/>
    <w:rsid w:val="006F78EC"/>
    <w:rsid w:val="006F79B1"/>
    <w:rsid w:val="006F7E6D"/>
    <w:rsid w:val="00700DFA"/>
    <w:rsid w:val="00701068"/>
    <w:rsid w:val="007010FB"/>
    <w:rsid w:val="007013F2"/>
    <w:rsid w:val="007013FF"/>
    <w:rsid w:val="007015C8"/>
    <w:rsid w:val="007018A5"/>
    <w:rsid w:val="00701A4B"/>
    <w:rsid w:val="00701C59"/>
    <w:rsid w:val="00701DB9"/>
    <w:rsid w:val="007023C3"/>
    <w:rsid w:val="0070287D"/>
    <w:rsid w:val="00702A72"/>
    <w:rsid w:val="00702C11"/>
    <w:rsid w:val="007030AA"/>
    <w:rsid w:val="0070326B"/>
    <w:rsid w:val="0070370E"/>
    <w:rsid w:val="00704531"/>
    <w:rsid w:val="007049DE"/>
    <w:rsid w:val="007051C9"/>
    <w:rsid w:val="00705CBE"/>
    <w:rsid w:val="00705E4E"/>
    <w:rsid w:val="00705EB3"/>
    <w:rsid w:val="0070619A"/>
    <w:rsid w:val="007062AE"/>
    <w:rsid w:val="007063E4"/>
    <w:rsid w:val="00706AD1"/>
    <w:rsid w:val="00706AD7"/>
    <w:rsid w:val="00706B0E"/>
    <w:rsid w:val="00706DC5"/>
    <w:rsid w:val="007073C1"/>
    <w:rsid w:val="007074FA"/>
    <w:rsid w:val="007075F9"/>
    <w:rsid w:val="00707C8C"/>
    <w:rsid w:val="00707C91"/>
    <w:rsid w:val="00710214"/>
    <w:rsid w:val="007102E6"/>
    <w:rsid w:val="007106E1"/>
    <w:rsid w:val="00710894"/>
    <w:rsid w:val="00710C61"/>
    <w:rsid w:val="0071104A"/>
    <w:rsid w:val="00711294"/>
    <w:rsid w:val="00711696"/>
    <w:rsid w:val="0071169B"/>
    <w:rsid w:val="007116C8"/>
    <w:rsid w:val="0071185F"/>
    <w:rsid w:val="00711F22"/>
    <w:rsid w:val="00711F42"/>
    <w:rsid w:val="007120D1"/>
    <w:rsid w:val="0071223E"/>
    <w:rsid w:val="0071231A"/>
    <w:rsid w:val="00712369"/>
    <w:rsid w:val="007126A7"/>
    <w:rsid w:val="007127AA"/>
    <w:rsid w:val="00712C07"/>
    <w:rsid w:val="007131CE"/>
    <w:rsid w:val="0071376A"/>
    <w:rsid w:val="007137E2"/>
    <w:rsid w:val="00713973"/>
    <w:rsid w:val="00713B3A"/>
    <w:rsid w:val="00713B44"/>
    <w:rsid w:val="00713B8E"/>
    <w:rsid w:val="00713EB9"/>
    <w:rsid w:val="007142B2"/>
    <w:rsid w:val="00714C05"/>
    <w:rsid w:val="00714F44"/>
    <w:rsid w:val="007150A0"/>
    <w:rsid w:val="00715207"/>
    <w:rsid w:val="00715251"/>
    <w:rsid w:val="007153AF"/>
    <w:rsid w:val="00715761"/>
    <w:rsid w:val="007158C8"/>
    <w:rsid w:val="00715CF2"/>
    <w:rsid w:val="00715F0F"/>
    <w:rsid w:val="00715F63"/>
    <w:rsid w:val="0071610E"/>
    <w:rsid w:val="007163D4"/>
    <w:rsid w:val="0071641A"/>
    <w:rsid w:val="007167C2"/>
    <w:rsid w:val="007169DE"/>
    <w:rsid w:val="007171AA"/>
    <w:rsid w:val="00717F3F"/>
    <w:rsid w:val="007202E3"/>
    <w:rsid w:val="0072048A"/>
    <w:rsid w:val="0072051E"/>
    <w:rsid w:val="007205DB"/>
    <w:rsid w:val="007211E2"/>
    <w:rsid w:val="0072164C"/>
    <w:rsid w:val="007218A9"/>
    <w:rsid w:val="00721B72"/>
    <w:rsid w:val="0072202E"/>
    <w:rsid w:val="00722071"/>
    <w:rsid w:val="0072213F"/>
    <w:rsid w:val="007221FF"/>
    <w:rsid w:val="007223D1"/>
    <w:rsid w:val="0072244F"/>
    <w:rsid w:val="00723135"/>
    <w:rsid w:val="007234D5"/>
    <w:rsid w:val="0072375D"/>
    <w:rsid w:val="00723A0D"/>
    <w:rsid w:val="00723C19"/>
    <w:rsid w:val="00723C7E"/>
    <w:rsid w:val="00723F27"/>
    <w:rsid w:val="00723F61"/>
    <w:rsid w:val="007243AD"/>
    <w:rsid w:val="00724490"/>
    <w:rsid w:val="00724695"/>
    <w:rsid w:val="00724757"/>
    <w:rsid w:val="0072476D"/>
    <w:rsid w:val="007247CA"/>
    <w:rsid w:val="0072489B"/>
    <w:rsid w:val="007249A7"/>
    <w:rsid w:val="00724AD2"/>
    <w:rsid w:val="00724EA2"/>
    <w:rsid w:val="00724ED6"/>
    <w:rsid w:val="00725520"/>
    <w:rsid w:val="007255F4"/>
    <w:rsid w:val="00725AE6"/>
    <w:rsid w:val="00725FDD"/>
    <w:rsid w:val="00726CDF"/>
    <w:rsid w:val="00726D1A"/>
    <w:rsid w:val="00726E56"/>
    <w:rsid w:val="00726FF1"/>
    <w:rsid w:val="00727B80"/>
    <w:rsid w:val="00727D7E"/>
    <w:rsid w:val="00727F78"/>
    <w:rsid w:val="007302B8"/>
    <w:rsid w:val="00730393"/>
    <w:rsid w:val="00730490"/>
    <w:rsid w:val="0073071A"/>
    <w:rsid w:val="00730790"/>
    <w:rsid w:val="007309E5"/>
    <w:rsid w:val="00730A49"/>
    <w:rsid w:val="00730F7B"/>
    <w:rsid w:val="0073156A"/>
    <w:rsid w:val="007316AE"/>
    <w:rsid w:val="007316F7"/>
    <w:rsid w:val="00731989"/>
    <w:rsid w:val="00731AA3"/>
    <w:rsid w:val="00731D04"/>
    <w:rsid w:val="0073200D"/>
    <w:rsid w:val="00732B0E"/>
    <w:rsid w:val="00732C95"/>
    <w:rsid w:val="00732D00"/>
    <w:rsid w:val="00732D67"/>
    <w:rsid w:val="00732D90"/>
    <w:rsid w:val="00733002"/>
    <w:rsid w:val="0073329E"/>
    <w:rsid w:val="0073329F"/>
    <w:rsid w:val="00733700"/>
    <w:rsid w:val="007337E2"/>
    <w:rsid w:val="007338EB"/>
    <w:rsid w:val="00733AD4"/>
    <w:rsid w:val="00733B53"/>
    <w:rsid w:val="00733D87"/>
    <w:rsid w:val="00733DE0"/>
    <w:rsid w:val="00733ECF"/>
    <w:rsid w:val="007348E6"/>
    <w:rsid w:val="007352C9"/>
    <w:rsid w:val="007353B8"/>
    <w:rsid w:val="00735FF0"/>
    <w:rsid w:val="0073611C"/>
    <w:rsid w:val="00736684"/>
    <w:rsid w:val="00736829"/>
    <w:rsid w:val="00736A58"/>
    <w:rsid w:val="00736B52"/>
    <w:rsid w:val="00736B7D"/>
    <w:rsid w:val="00736C87"/>
    <w:rsid w:val="00736DAE"/>
    <w:rsid w:val="007371D6"/>
    <w:rsid w:val="007372A3"/>
    <w:rsid w:val="00737452"/>
    <w:rsid w:val="00737D9A"/>
    <w:rsid w:val="00740ADB"/>
    <w:rsid w:val="00741379"/>
    <w:rsid w:val="0074173F"/>
    <w:rsid w:val="007417EF"/>
    <w:rsid w:val="00741935"/>
    <w:rsid w:val="00741943"/>
    <w:rsid w:val="00742004"/>
    <w:rsid w:val="007420CB"/>
    <w:rsid w:val="007421F1"/>
    <w:rsid w:val="00743142"/>
    <w:rsid w:val="007431BD"/>
    <w:rsid w:val="007434D7"/>
    <w:rsid w:val="00743665"/>
    <w:rsid w:val="007436C1"/>
    <w:rsid w:val="00743813"/>
    <w:rsid w:val="007438F3"/>
    <w:rsid w:val="007439FC"/>
    <w:rsid w:val="00743B6E"/>
    <w:rsid w:val="00743E48"/>
    <w:rsid w:val="00744241"/>
    <w:rsid w:val="00744377"/>
    <w:rsid w:val="0074465E"/>
    <w:rsid w:val="00744A05"/>
    <w:rsid w:val="00745196"/>
    <w:rsid w:val="00745646"/>
    <w:rsid w:val="00745ED1"/>
    <w:rsid w:val="00746F5D"/>
    <w:rsid w:val="007470E3"/>
    <w:rsid w:val="00747119"/>
    <w:rsid w:val="0074724F"/>
    <w:rsid w:val="007473E5"/>
    <w:rsid w:val="0074767D"/>
    <w:rsid w:val="00747A22"/>
    <w:rsid w:val="00747A6B"/>
    <w:rsid w:val="00747D33"/>
    <w:rsid w:val="00750BC2"/>
    <w:rsid w:val="00751006"/>
    <w:rsid w:val="0075139A"/>
    <w:rsid w:val="0075144A"/>
    <w:rsid w:val="0075171C"/>
    <w:rsid w:val="00751871"/>
    <w:rsid w:val="00751BE3"/>
    <w:rsid w:val="00751F8C"/>
    <w:rsid w:val="007521BD"/>
    <w:rsid w:val="00752218"/>
    <w:rsid w:val="00753148"/>
    <w:rsid w:val="0075396E"/>
    <w:rsid w:val="007539B9"/>
    <w:rsid w:val="00754258"/>
    <w:rsid w:val="00754761"/>
    <w:rsid w:val="00754925"/>
    <w:rsid w:val="00754AFF"/>
    <w:rsid w:val="00754B4E"/>
    <w:rsid w:val="00754E8E"/>
    <w:rsid w:val="0075529C"/>
    <w:rsid w:val="0075543E"/>
    <w:rsid w:val="00755AFF"/>
    <w:rsid w:val="00755DB8"/>
    <w:rsid w:val="007562F5"/>
    <w:rsid w:val="00756C09"/>
    <w:rsid w:val="00756C67"/>
    <w:rsid w:val="00757034"/>
    <w:rsid w:val="00757276"/>
    <w:rsid w:val="0075728D"/>
    <w:rsid w:val="0075754B"/>
    <w:rsid w:val="00757798"/>
    <w:rsid w:val="00757920"/>
    <w:rsid w:val="00757A29"/>
    <w:rsid w:val="00757F7C"/>
    <w:rsid w:val="00760C5E"/>
    <w:rsid w:val="00760D14"/>
    <w:rsid w:val="00760D40"/>
    <w:rsid w:val="00761150"/>
    <w:rsid w:val="00761328"/>
    <w:rsid w:val="007614A5"/>
    <w:rsid w:val="00761506"/>
    <w:rsid w:val="007618C6"/>
    <w:rsid w:val="00761DAC"/>
    <w:rsid w:val="00761E1A"/>
    <w:rsid w:val="00762588"/>
    <w:rsid w:val="00762AA6"/>
    <w:rsid w:val="00762B43"/>
    <w:rsid w:val="00762F62"/>
    <w:rsid w:val="00762FAF"/>
    <w:rsid w:val="0076345A"/>
    <w:rsid w:val="00763603"/>
    <w:rsid w:val="007638BE"/>
    <w:rsid w:val="00763C6F"/>
    <w:rsid w:val="00764858"/>
    <w:rsid w:val="0076490B"/>
    <w:rsid w:val="0076491F"/>
    <w:rsid w:val="007649E2"/>
    <w:rsid w:val="00764ABC"/>
    <w:rsid w:val="0076608F"/>
    <w:rsid w:val="007660BB"/>
    <w:rsid w:val="0076612F"/>
    <w:rsid w:val="00766255"/>
    <w:rsid w:val="00766D84"/>
    <w:rsid w:val="00767378"/>
    <w:rsid w:val="0076757A"/>
    <w:rsid w:val="00767B59"/>
    <w:rsid w:val="007700B8"/>
    <w:rsid w:val="00770120"/>
    <w:rsid w:val="007705EA"/>
    <w:rsid w:val="0077095C"/>
    <w:rsid w:val="00770FF8"/>
    <w:rsid w:val="007720E5"/>
    <w:rsid w:val="00772312"/>
    <w:rsid w:val="00772380"/>
    <w:rsid w:val="00772393"/>
    <w:rsid w:val="007726DD"/>
    <w:rsid w:val="0077291F"/>
    <w:rsid w:val="00772D84"/>
    <w:rsid w:val="00773225"/>
    <w:rsid w:val="007732D8"/>
    <w:rsid w:val="00773426"/>
    <w:rsid w:val="00773EA0"/>
    <w:rsid w:val="0077406D"/>
    <w:rsid w:val="00774348"/>
    <w:rsid w:val="00774442"/>
    <w:rsid w:val="00774B9F"/>
    <w:rsid w:val="00774FB0"/>
    <w:rsid w:val="007751B6"/>
    <w:rsid w:val="00775683"/>
    <w:rsid w:val="007758AC"/>
    <w:rsid w:val="0077591F"/>
    <w:rsid w:val="00775992"/>
    <w:rsid w:val="00776060"/>
    <w:rsid w:val="007760A3"/>
    <w:rsid w:val="007762F9"/>
    <w:rsid w:val="007765A1"/>
    <w:rsid w:val="00776979"/>
    <w:rsid w:val="00776A24"/>
    <w:rsid w:val="00777A71"/>
    <w:rsid w:val="00777CAE"/>
    <w:rsid w:val="00777EB7"/>
    <w:rsid w:val="00777F01"/>
    <w:rsid w:val="00777FA0"/>
    <w:rsid w:val="00780940"/>
    <w:rsid w:val="00780C78"/>
    <w:rsid w:val="00780C83"/>
    <w:rsid w:val="007813EC"/>
    <w:rsid w:val="0078156F"/>
    <w:rsid w:val="0078169F"/>
    <w:rsid w:val="007816AB"/>
    <w:rsid w:val="007817CD"/>
    <w:rsid w:val="00782894"/>
    <w:rsid w:val="00783128"/>
    <w:rsid w:val="00783645"/>
    <w:rsid w:val="00783991"/>
    <w:rsid w:val="00783BFF"/>
    <w:rsid w:val="00784185"/>
    <w:rsid w:val="0078493E"/>
    <w:rsid w:val="00784AC0"/>
    <w:rsid w:val="00784D15"/>
    <w:rsid w:val="00784D6B"/>
    <w:rsid w:val="00784DA1"/>
    <w:rsid w:val="00784F43"/>
    <w:rsid w:val="00784F83"/>
    <w:rsid w:val="00785574"/>
    <w:rsid w:val="0078596E"/>
    <w:rsid w:val="00785DD2"/>
    <w:rsid w:val="00786001"/>
    <w:rsid w:val="0078612C"/>
    <w:rsid w:val="007861B5"/>
    <w:rsid w:val="00786748"/>
    <w:rsid w:val="00786AC8"/>
    <w:rsid w:val="007870C6"/>
    <w:rsid w:val="0078713B"/>
    <w:rsid w:val="007871F7"/>
    <w:rsid w:val="0078728E"/>
    <w:rsid w:val="007872D8"/>
    <w:rsid w:val="00787582"/>
    <w:rsid w:val="00787C01"/>
    <w:rsid w:val="0079011A"/>
    <w:rsid w:val="0079014E"/>
    <w:rsid w:val="00790689"/>
    <w:rsid w:val="00790BC3"/>
    <w:rsid w:val="00790F1B"/>
    <w:rsid w:val="00790F2A"/>
    <w:rsid w:val="0079157D"/>
    <w:rsid w:val="007917BD"/>
    <w:rsid w:val="00791A39"/>
    <w:rsid w:val="00791ABE"/>
    <w:rsid w:val="00791B53"/>
    <w:rsid w:val="00791D0C"/>
    <w:rsid w:val="007920D9"/>
    <w:rsid w:val="00792262"/>
    <w:rsid w:val="00792DAB"/>
    <w:rsid w:val="00792E01"/>
    <w:rsid w:val="00792F27"/>
    <w:rsid w:val="007932A9"/>
    <w:rsid w:val="00793874"/>
    <w:rsid w:val="00793B0E"/>
    <w:rsid w:val="00793CD9"/>
    <w:rsid w:val="00793D03"/>
    <w:rsid w:val="007943E9"/>
    <w:rsid w:val="00794519"/>
    <w:rsid w:val="0079466C"/>
    <w:rsid w:val="0079482E"/>
    <w:rsid w:val="0079499C"/>
    <w:rsid w:val="00794C23"/>
    <w:rsid w:val="00794C56"/>
    <w:rsid w:val="00794F4F"/>
    <w:rsid w:val="00795033"/>
    <w:rsid w:val="00795B9B"/>
    <w:rsid w:val="00795CA3"/>
    <w:rsid w:val="00795E4F"/>
    <w:rsid w:val="0079692C"/>
    <w:rsid w:val="00796BAA"/>
    <w:rsid w:val="00797181"/>
    <w:rsid w:val="00797493"/>
    <w:rsid w:val="007979C4"/>
    <w:rsid w:val="00797A5D"/>
    <w:rsid w:val="00797ED6"/>
    <w:rsid w:val="007A04ED"/>
    <w:rsid w:val="007A0963"/>
    <w:rsid w:val="007A0C67"/>
    <w:rsid w:val="007A0C68"/>
    <w:rsid w:val="007A0CAC"/>
    <w:rsid w:val="007A113A"/>
    <w:rsid w:val="007A11FF"/>
    <w:rsid w:val="007A129A"/>
    <w:rsid w:val="007A1564"/>
    <w:rsid w:val="007A1867"/>
    <w:rsid w:val="007A1888"/>
    <w:rsid w:val="007A19B2"/>
    <w:rsid w:val="007A1A99"/>
    <w:rsid w:val="007A20A1"/>
    <w:rsid w:val="007A2214"/>
    <w:rsid w:val="007A2274"/>
    <w:rsid w:val="007A22FB"/>
    <w:rsid w:val="007A31BA"/>
    <w:rsid w:val="007A33CD"/>
    <w:rsid w:val="007A3409"/>
    <w:rsid w:val="007A3574"/>
    <w:rsid w:val="007A3AC1"/>
    <w:rsid w:val="007A3DC9"/>
    <w:rsid w:val="007A44FA"/>
    <w:rsid w:val="007A4B53"/>
    <w:rsid w:val="007A51A6"/>
    <w:rsid w:val="007A56A1"/>
    <w:rsid w:val="007A570B"/>
    <w:rsid w:val="007A5BE7"/>
    <w:rsid w:val="007A64F8"/>
    <w:rsid w:val="007A6BC8"/>
    <w:rsid w:val="007A6D54"/>
    <w:rsid w:val="007A7173"/>
    <w:rsid w:val="007A7AE1"/>
    <w:rsid w:val="007B0132"/>
    <w:rsid w:val="007B0338"/>
    <w:rsid w:val="007B03C2"/>
    <w:rsid w:val="007B0745"/>
    <w:rsid w:val="007B0F08"/>
    <w:rsid w:val="007B102A"/>
    <w:rsid w:val="007B1248"/>
    <w:rsid w:val="007B13C1"/>
    <w:rsid w:val="007B191F"/>
    <w:rsid w:val="007B2826"/>
    <w:rsid w:val="007B2C49"/>
    <w:rsid w:val="007B2D68"/>
    <w:rsid w:val="007B2EB5"/>
    <w:rsid w:val="007B2FD7"/>
    <w:rsid w:val="007B30AF"/>
    <w:rsid w:val="007B31C2"/>
    <w:rsid w:val="007B397E"/>
    <w:rsid w:val="007B3D2D"/>
    <w:rsid w:val="007B481B"/>
    <w:rsid w:val="007B4B7B"/>
    <w:rsid w:val="007B4C64"/>
    <w:rsid w:val="007B4CD3"/>
    <w:rsid w:val="007B4E66"/>
    <w:rsid w:val="007B523F"/>
    <w:rsid w:val="007B533F"/>
    <w:rsid w:val="007B5486"/>
    <w:rsid w:val="007B55D8"/>
    <w:rsid w:val="007B58AB"/>
    <w:rsid w:val="007B5DE7"/>
    <w:rsid w:val="007B5F0D"/>
    <w:rsid w:val="007B5F76"/>
    <w:rsid w:val="007B62B9"/>
    <w:rsid w:val="007B65CD"/>
    <w:rsid w:val="007B6BBB"/>
    <w:rsid w:val="007B6E4E"/>
    <w:rsid w:val="007B6EA4"/>
    <w:rsid w:val="007B75D3"/>
    <w:rsid w:val="007B77EE"/>
    <w:rsid w:val="007C0066"/>
    <w:rsid w:val="007C0129"/>
    <w:rsid w:val="007C0224"/>
    <w:rsid w:val="007C06E1"/>
    <w:rsid w:val="007C085E"/>
    <w:rsid w:val="007C0A84"/>
    <w:rsid w:val="007C16E0"/>
    <w:rsid w:val="007C17D8"/>
    <w:rsid w:val="007C1B1E"/>
    <w:rsid w:val="007C1D01"/>
    <w:rsid w:val="007C1DF3"/>
    <w:rsid w:val="007C2068"/>
    <w:rsid w:val="007C2579"/>
    <w:rsid w:val="007C28C9"/>
    <w:rsid w:val="007C2F88"/>
    <w:rsid w:val="007C31C8"/>
    <w:rsid w:val="007C3277"/>
    <w:rsid w:val="007C370D"/>
    <w:rsid w:val="007C3D76"/>
    <w:rsid w:val="007C3F55"/>
    <w:rsid w:val="007C3F9A"/>
    <w:rsid w:val="007C401C"/>
    <w:rsid w:val="007C4B07"/>
    <w:rsid w:val="007C579C"/>
    <w:rsid w:val="007C5A30"/>
    <w:rsid w:val="007C65F7"/>
    <w:rsid w:val="007C7348"/>
    <w:rsid w:val="007D0941"/>
    <w:rsid w:val="007D0CFF"/>
    <w:rsid w:val="007D0E47"/>
    <w:rsid w:val="007D12C7"/>
    <w:rsid w:val="007D12D8"/>
    <w:rsid w:val="007D18CF"/>
    <w:rsid w:val="007D1BE0"/>
    <w:rsid w:val="007D2063"/>
    <w:rsid w:val="007D2245"/>
    <w:rsid w:val="007D244A"/>
    <w:rsid w:val="007D2711"/>
    <w:rsid w:val="007D2749"/>
    <w:rsid w:val="007D2ADF"/>
    <w:rsid w:val="007D2B5E"/>
    <w:rsid w:val="007D2F4C"/>
    <w:rsid w:val="007D2F6F"/>
    <w:rsid w:val="007D35F6"/>
    <w:rsid w:val="007D3C82"/>
    <w:rsid w:val="007D3D2E"/>
    <w:rsid w:val="007D412B"/>
    <w:rsid w:val="007D4F1A"/>
    <w:rsid w:val="007D502A"/>
    <w:rsid w:val="007D507F"/>
    <w:rsid w:val="007D513B"/>
    <w:rsid w:val="007D514C"/>
    <w:rsid w:val="007D59F4"/>
    <w:rsid w:val="007D5A44"/>
    <w:rsid w:val="007D5A7B"/>
    <w:rsid w:val="007D5C25"/>
    <w:rsid w:val="007D5DD5"/>
    <w:rsid w:val="007D5EC8"/>
    <w:rsid w:val="007D5EE6"/>
    <w:rsid w:val="007D69B0"/>
    <w:rsid w:val="007D6D67"/>
    <w:rsid w:val="007D6EC6"/>
    <w:rsid w:val="007D75AF"/>
    <w:rsid w:val="007D7802"/>
    <w:rsid w:val="007D7B0A"/>
    <w:rsid w:val="007D7DA5"/>
    <w:rsid w:val="007D7DBB"/>
    <w:rsid w:val="007D7F30"/>
    <w:rsid w:val="007E0296"/>
    <w:rsid w:val="007E02F8"/>
    <w:rsid w:val="007E0CDB"/>
    <w:rsid w:val="007E0DCB"/>
    <w:rsid w:val="007E0FCC"/>
    <w:rsid w:val="007E13E4"/>
    <w:rsid w:val="007E16A8"/>
    <w:rsid w:val="007E1780"/>
    <w:rsid w:val="007E1882"/>
    <w:rsid w:val="007E1D25"/>
    <w:rsid w:val="007E2007"/>
    <w:rsid w:val="007E2A49"/>
    <w:rsid w:val="007E2F59"/>
    <w:rsid w:val="007E30E9"/>
    <w:rsid w:val="007E3682"/>
    <w:rsid w:val="007E39A0"/>
    <w:rsid w:val="007E3A7C"/>
    <w:rsid w:val="007E3B9D"/>
    <w:rsid w:val="007E40B9"/>
    <w:rsid w:val="007E41F7"/>
    <w:rsid w:val="007E473A"/>
    <w:rsid w:val="007E4C16"/>
    <w:rsid w:val="007E4C22"/>
    <w:rsid w:val="007E4C23"/>
    <w:rsid w:val="007E4C71"/>
    <w:rsid w:val="007E4D99"/>
    <w:rsid w:val="007E4FC0"/>
    <w:rsid w:val="007E5050"/>
    <w:rsid w:val="007E5318"/>
    <w:rsid w:val="007E581A"/>
    <w:rsid w:val="007E5931"/>
    <w:rsid w:val="007E5DED"/>
    <w:rsid w:val="007E5FF1"/>
    <w:rsid w:val="007E645E"/>
    <w:rsid w:val="007E6C47"/>
    <w:rsid w:val="007E7396"/>
    <w:rsid w:val="007E7D26"/>
    <w:rsid w:val="007F00F6"/>
    <w:rsid w:val="007F0284"/>
    <w:rsid w:val="007F0602"/>
    <w:rsid w:val="007F0936"/>
    <w:rsid w:val="007F09B9"/>
    <w:rsid w:val="007F0B68"/>
    <w:rsid w:val="007F0F5A"/>
    <w:rsid w:val="007F1048"/>
    <w:rsid w:val="007F120C"/>
    <w:rsid w:val="007F139A"/>
    <w:rsid w:val="007F1433"/>
    <w:rsid w:val="007F1946"/>
    <w:rsid w:val="007F1BC7"/>
    <w:rsid w:val="007F1C09"/>
    <w:rsid w:val="007F1D4A"/>
    <w:rsid w:val="007F22F5"/>
    <w:rsid w:val="007F25F7"/>
    <w:rsid w:val="007F2CCC"/>
    <w:rsid w:val="007F2E65"/>
    <w:rsid w:val="007F2EF8"/>
    <w:rsid w:val="007F309D"/>
    <w:rsid w:val="007F3292"/>
    <w:rsid w:val="007F35AF"/>
    <w:rsid w:val="007F373F"/>
    <w:rsid w:val="007F3824"/>
    <w:rsid w:val="007F3C8C"/>
    <w:rsid w:val="007F44BA"/>
    <w:rsid w:val="007F4AFF"/>
    <w:rsid w:val="007F504F"/>
    <w:rsid w:val="007F565A"/>
    <w:rsid w:val="007F5F1F"/>
    <w:rsid w:val="007F6070"/>
    <w:rsid w:val="007F62F6"/>
    <w:rsid w:val="007F646C"/>
    <w:rsid w:val="007F6695"/>
    <w:rsid w:val="007F66DA"/>
    <w:rsid w:val="007F714E"/>
    <w:rsid w:val="007F7364"/>
    <w:rsid w:val="007F79D8"/>
    <w:rsid w:val="008000A3"/>
    <w:rsid w:val="0080043B"/>
    <w:rsid w:val="00800F9E"/>
    <w:rsid w:val="00801439"/>
    <w:rsid w:val="00801609"/>
    <w:rsid w:val="00801B00"/>
    <w:rsid w:val="00801D80"/>
    <w:rsid w:val="008029ED"/>
    <w:rsid w:val="00802BD4"/>
    <w:rsid w:val="00802DE1"/>
    <w:rsid w:val="00803507"/>
    <w:rsid w:val="0080359C"/>
    <w:rsid w:val="0080360D"/>
    <w:rsid w:val="0080381E"/>
    <w:rsid w:val="00804165"/>
    <w:rsid w:val="0080463A"/>
    <w:rsid w:val="00804997"/>
    <w:rsid w:val="00804DF2"/>
    <w:rsid w:val="00804F81"/>
    <w:rsid w:val="00805924"/>
    <w:rsid w:val="00805D8F"/>
    <w:rsid w:val="00805EBF"/>
    <w:rsid w:val="00806097"/>
    <w:rsid w:val="00806373"/>
    <w:rsid w:val="00806903"/>
    <w:rsid w:val="00806A5B"/>
    <w:rsid w:val="00806B48"/>
    <w:rsid w:val="00806BFC"/>
    <w:rsid w:val="00806D48"/>
    <w:rsid w:val="00806E23"/>
    <w:rsid w:val="008073F7"/>
    <w:rsid w:val="008075D8"/>
    <w:rsid w:val="008076C7"/>
    <w:rsid w:val="0080793D"/>
    <w:rsid w:val="00810849"/>
    <w:rsid w:val="00810BF8"/>
    <w:rsid w:val="008113B3"/>
    <w:rsid w:val="00811604"/>
    <w:rsid w:val="00811D18"/>
    <w:rsid w:val="00811F92"/>
    <w:rsid w:val="0081210F"/>
    <w:rsid w:val="00812217"/>
    <w:rsid w:val="00812477"/>
    <w:rsid w:val="0081247B"/>
    <w:rsid w:val="008124AD"/>
    <w:rsid w:val="00812D7B"/>
    <w:rsid w:val="00812EFD"/>
    <w:rsid w:val="008132B0"/>
    <w:rsid w:val="0081354F"/>
    <w:rsid w:val="00813AAF"/>
    <w:rsid w:val="00813C0B"/>
    <w:rsid w:val="00814136"/>
    <w:rsid w:val="00814342"/>
    <w:rsid w:val="00814A76"/>
    <w:rsid w:val="00814B3B"/>
    <w:rsid w:val="008157B1"/>
    <w:rsid w:val="00816655"/>
    <w:rsid w:val="00816693"/>
    <w:rsid w:val="00816C7D"/>
    <w:rsid w:val="00816F51"/>
    <w:rsid w:val="0081727B"/>
    <w:rsid w:val="00817490"/>
    <w:rsid w:val="00817823"/>
    <w:rsid w:val="00817F17"/>
    <w:rsid w:val="00820125"/>
    <w:rsid w:val="008209F2"/>
    <w:rsid w:val="00820D12"/>
    <w:rsid w:val="00820F0B"/>
    <w:rsid w:val="008210C4"/>
    <w:rsid w:val="008212BC"/>
    <w:rsid w:val="00821773"/>
    <w:rsid w:val="00821AD8"/>
    <w:rsid w:val="00821AF9"/>
    <w:rsid w:val="00821F13"/>
    <w:rsid w:val="008221B7"/>
    <w:rsid w:val="008222CB"/>
    <w:rsid w:val="00822419"/>
    <w:rsid w:val="008224D5"/>
    <w:rsid w:val="0082299D"/>
    <w:rsid w:val="00822EB1"/>
    <w:rsid w:val="00822F11"/>
    <w:rsid w:val="00823352"/>
    <w:rsid w:val="008233BD"/>
    <w:rsid w:val="00823485"/>
    <w:rsid w:val="00823712"/>
    <w:rsid w:val="00823952"/>
    <w:rsid w:val="00823CE1"/>
    <w:rsid w:val="00823F32"/>
    <w:rsid w:val="0082405E"/>
    <w:rsid w:val="008240B1"/>
    <w:rsid w:val="008248A7"/>
    <w:rsid w:val="00824976"/>
    <w:rsid w:val="00824E42"/>
    <w:rsid w:val="00825153"/>
    <w:rsid w:val="008252C5"/>
    <w:rsid w:val="00825C59"/>
    <w:rsid w:val="00825EBA"/>
    <w:rsid w:val="00825FD2"/>
    <w:rsid w:val="0082608C"/>
    <w:rsid w:val="00826256"/>
    <w:rsid w:val="008265DE"/>
    <w:rsid w:val="00826B08"/>
    <w:rsid w:val="00826EFD"/>
    <w:rsid w:val="008277E7"/>
    <w:rsid w:val="00827A14"/>
    <w:rsid w:val="00830997"/>
    <w:rsid w:val="00830DE9"/>
    <w:rsid w:val="00830EC1"/>
    <w:rsid w:val="00830FE1"/>
    <w:rsid w:val="008310EE"/>
    <w:rsid w:val="008312EF"/>
    <w:rsid w:val="00831784"/>
    <w:rsid w:val="0083191A"/>
    <w:rsid w:val="00831EA8"/>
    <w:rsid w:val="008322D2"/>
    <w:rsid w:val="00832556"/>
    <w:rsid w:val="0083257D"/>
    <w:rsid w:val="00832864"/>
    <w:rsid w:val="00832A67"/>
    <w:rsid w:val="00832F03"/>
    <w:rsid w:val="00833854"/>
    <w:rsid w:val="0083394C"/>
    <w:rsid w:val="00833DA6"/>
    <w:rsid w:val="00833E81"/>
    <w:rsid w:val="00833E85"/>
    <w:rsid w:val="00834049"/>
    <w:rsid w:val="008340C5"/>
    <w:rsid w:val="008345F0"/>
    <w:rsid w:val="00834809"/>
    <w:rsid w:val="00834931"/>
    <w:rsid w:val="00834975"/>
    <w:rsid w:val="00834B53"/>
    <w:rsid w:val="00834FC3"/>
    <w:rsid w:val="00835E58"/>
    <w:rsid w:val="008368BE"/>
    <w:rsid w:val="00836C41"/>
    <w:rsid w:val="00836F7F"/>
    <w:rsid w:val="00837686"/>
    <w:rsid w:val="00837DEF"/>
    <w:rsid w:val="00840030"/>
    <w:rsid w:val="0084048B"/>
    <w:rsid w:val="008406D3"/>
    <w:rsid w:val="00840944"/>
    <w:rsid w:val="00840D22"/>
    <w:rsid w:val="00840FF6"/>
    <w:rsid w:val="0084100F"/>
    <w:rsid w:val="0084151D"/>
    <w:rsid w:val="0084166A"/>
    <w:rsid w:val="00841C5E"/>
    <w:rsid w:val="00841EB0"/>
    <w:rsid w:val="008420B4"/>
    <w:rsid w:val="0084210B"/>
    <w:rsid w:val="0084288A"/>
    <w:rsid w:val="00842BD8"/>
    <w:rsid w:val="0084316F"/>
    <w:rsid w:val="00843AD4"/>
    <w:rsid w:val="0084419A"/>
    <w:rsid w:val="00844569"/>
    <w:rsid w:val="008447EE"/>
    <w:rsid w:val="00844A4D"/>
    <w:rsid w:val="008450DD"/>
    <w:rsid w:val="0084539C"/>
    <w:rsid w:val="00845536"/>
    <w:rsid w:val="008458F7"/>
    <w:rsid w:val="00845F02"/>
    <w:rsid w:val="00846902"/>
    <w:rsid w:val="00846946"/>
    <w:rsid w:val="00846CA2"/>
    <w:rsid w:val="00846EAF"/>
    <w:rsid w:val="0084719D"/>
    <w:rsid w:val="0084753E"/>
    <w:rsid w:val="00847F0D"/>
    <w:rsid w:val="00850356"/>
    <w:rsid w:val="008504A1"/>
    <w:rsid w:val="0085067B"/>
    <w:rsid w:val="00850883"/>
    <w:rsid w:val="008508CE"/>
    <w:rsid w:val="00850CC7"/>
    <w:rsid w:val="00851AAD"/>
    <w:rsid w:val="00851D59"/>
    <w:rsid w:val="0085242E"/>
    <w:rsid w:val="0085304C"/>
    <w:rsid w:val="008531DB"/>
    <w:rsid w:val="0085344A"/>
    <w:rsid w:val="008543DD"/>
    <w:rsid w:val="0085478B"/>
    <w:rsid w:val="008549E0"/>
    <w:rsid w:val="00854DA8"/>
    <w:rsid w:val="00855686"/>
    <w:rsid w:val="00855C79"/>
    <w:rsid w:val="00856341"/>
    <w:rsid w:val="00856F73"/>
    <w:rsid w:val="00857ACA"/>
    <w:rsid w:val="00857B77"/>
    <w:rsid w:val="0086062D"/>
    <w:rsid w:val="00861A93"/>
    <w:rsid w:val="008620E5"/>
    <w:rsid w:val="0086226F"/>
    <w:rsid w:val="00862382"/>
    <w:rsid w:val="0086267A"/>
    <w:rsid w:val="0086288B"/>
    <w:rsid w:val="00862AA4"/>
    <w:rsid w:val="00862C0B"/>
    <w:rsid w:val="00862CB7"/>
    <w:rsid w:val="00862FF4"/>
    <w:rsid w:val="008630E8"/>
    <w:rsid w:val="00863125"/>
    <w:rsid w:val="008636FA"/>
    <w:rsid w:val="00863AEE"/>
    <w:rsid w:val="00863B50"/>
    <w:rsid w:val="00863EA4"/>
    <w:rsid w:val="00864544"/>
    <w:rsid w:val="00864604"/>
    <w:rsid w:val="0086496A"/>
    <w:rsid w:val="00864AFB"/>
    <w:rsid w:val="00865006"/>
    <w:rsid w:val="00865443"/>
    <w:rsid w:val="00865521"/>
    <w:rsid w:val="00865962"/>
    <w:rsid w:val="00865AFB"/>
    <w:rsid w:val="008661C9"/>
    <w:rsid w:val="008667BD"/>
    <w:rsid w:val="0086687B"/>
    <w:rsid w:val="0086694C"/>
    <w:rsid w:val="00866BFE"/>
    <w:rsid w:val="00866C94"/>
    <w:rsid w:val="00866F5D"/>
    <w:rsid w:val="0086706E"/>
    <w:rsid w:val="008672D3"/>
    <w:rsid w:val="008673CC"/>
    <w:rsid w:val="00867B69"/>
    <w:rsid w:val="00867E90"/>
    <w:rsid w:val="00867E94"/>
    <w:rsid w:val="0087083D"/>
    <w:rsid w:val="00870925"/>
    <w:rsid w:val="00870B8C"/>
    <w:rsid w:val="00871315"/>
    <w:rsid w:val="00871548"/>
    <w:rsid w:val="00871D53"/>
    <w:rsid w:val="00871DDB"/>
    <w:rsid w:val="00871F96"/>
    <w:rsid w:val="008726D7"/>
    <w:rsid w:val="00872B91"/>
    <w:rsid w:val="0087363D"/>
    <w:rsid w:val="00873A38"/>
    <w:rsid w:val="00873ADA"/>
    <w:rsid w:val="008742DD"/>
    <w:rsid w:val="008748B9"/>
    <w:rsid w:val="00874DB4"/>
    <w:rsid w:val="00874E3F"/>
    <w:rsid w:val="00875686"/>
    <w:rsid w:val="00875D8E"/>
    <w:rsid w:val="00875DDC"/>
    <w:rsid w:val="00876177"/>
    <w:rsid w:val="008762EA"/>
    <w:rsid w:val="00876625"/>
    <w:rsid w:val="008768F9"/>
    <w:rsid w:val="00876DB1"/>
    <w:rsid w:val="00876E30"/>
    <w:rsid w:val="008771FA"/>
    <w:rsid w:val="00877500"/>
    <w:rsid w:val="00880364"/>
    <w:rsid w:val="008804FD"/>
    <w:rsid w:val="00880518"/>
    <w:rsid w:val="0088075E"/>
    <w:rsid w:val="00880C20"/>
    <w:rsid w:val="00880D2C"/>
    <w:rsid w:val="008813DB"/>
    <w:rsid w:val="00881428"/>
    <w:rsid w:val="0088153F"/>
    <w:rsid w:val="008818F3"/>
    <w:rsid w:val="00881B0A"/>
    <w:rsid w:val="00881E05"/>
    <w:rsid w:val="00882176"/>
    <w:rsid w:val="0088226E"/>
    <w:rsid w:val="00882441"/>
    <w:rsid w:val="008829D1"/>
    <w:rsid w:val="00882A63"/>
    <w:rsid w:val="0088320A"/>
    <w:rsid w:val="008832AC"/>
    <w:rsid w:val="00883C30"/>
    <w:rsid w:val="00883FBC"/>
    <w:rsid w:val="00884402"/>
    <w:rsid w:val="00884642"/>
    <w:rsid w:val="00884A89"/>
    <w:rsid w:val="00884CDF"/>
    <w:rsid w:val="0088519B"/>
    <w:rsid w:val="008852A2"/>
    <w:rsid w:val="00885B5E"/>
    <w:rsid w:val="00885DBD"/>
    <w:rsid w:val="00885DC7"/>
    <w:rsid w:val="00885E43"/>
    <w:rsid w:val="00886497"/>
    <w:rsid w:val="008864DF"/>
    <w:rsid w:val="0088656B"/>
    <w:rsid w:val="008865A3"/>
    <w:rsid w:val="00886747"/>
    <w:rsid w:val="00886761"/>
    <w:rsid w:val="008867B0"/>
    <w:rsid w:val="00886AD4"/>
    <w:rsid w:val="008872FB"/>
    <w:rsid w:val="008879F8"/>
    <w:rsid w:val="00887C13"/>
    <w:rsid w:val="00887D68"/>
    <w:rsid w:val="00890452"/>
    <w:rsid w:val="008906D7"/>
    <w:rsid w:val="00890EA1"/>
    <w:rsid w:val="00891224"/>
    <w:rsid w:val="0089148B"/>
    <w:rsid w:val="00891953"/>
    <w:rsid w:val="0089217B"/>
    <w:rsid w:val="0089221A"/>
    <w:rsid w:val="008927CC"/>
    <w:rsid w:val="00892A5A"/>
    <w:rsid w:val="00892E6B"/>
    <w:rsid w:val="00892F76"/>
    <w:rsid w:val="008937B1"/>
    <w:rsid w:val="00893BBA"/>
    <w:rsid w:val="008946E1"/>
    <w:rsid w:val="00894C2C"/>
    <w:rsid w:val="00894E01"/>
    <w:rsid w:val="00894FAC"/>
    <w:rsid w:val="00895658"/>
    <w:rsid w:val="008957B7"/>
    <w:rsid w:val="008957E7"/>
    <w:rsid w:val="0089629E"/>
    <w:rsid w:val="008965B3"/>
    <w:rsid w:val="008965C9"/>
    <w:rsid w:val="0089685F"/>
    <w:rsid w:val="00896AB0"/>
    <w:rsid w:val="00896C95"/>
    <w:rsid w:val="00896FF1"/>
    <w:rsid w:val="00897E01"/>
    <w:rsid w:val="00897EEE"/>
    <w:rsid w:val="008A0148"/>
    <w:rsid w:val="008A0A37"/>
    <w:rsid w:val="008A0E3C"/>
    <w:rsid w:val="008A11A1"/>
    <w:rsid w:val="008A1453"/>
    <w:rsid w:val="008A15F3"/>
    <w:rsid w:val="008A17F9"/>
    <w:rsid w:val="008A19C7"/>
    <w:rsid w:val="008A1B19"/>
    <w:rsid w:val="008A2513"/>
    <w:rsid w:val="008A2725"/>
    <w:rsid w:val="008A2A77"/>
    <w:rsid w:val="008A34F9"/>
    <w:rsid w:val="008A352D"/>
    <w:rsid w:val="008A3837"/>
    <w:rsid w:val="008A4D69"/>
    <w:rsid w:val="008A5207"/>
    <w:rsid w:val="008A5217"/>
    <w:rsid w:val="008A5592"/>
    <w:rsid w:val="008A59CE"/>
    <w:rsid w:val="008A5A4C"/>
    <w:rsid w:val="008A5D40"/>
    <w:rsid w:val="008A5F9A"/>
    <w:rsid w:val="008A6157"/>
    <w:rsid w:val="008A6A0E"/>
    <w:rsid w:val="008A6AE1"/>
    <w:rsid w:val="008A6BD0"/>
    <w:rsid w:val="008A6BEA"/>
    <w:rsid w:val="008A6EF9"/>
    <w:rsid w:val="008A706E"/>
    <w:rsid w:val="008A771A"/>
    <w:rsid w:val="008A780A"/>
    <w:rsid w:val="008A7E91"/>
    <w:rsid w:val="008B05EA"/>
    <w:rsid w:val="008B074D"/>
    <w:rsid w:val="008B0B34"/>
    <w:rsid w:val="008B10B5"/>
    <w:rsid w:val="008B14FD"/>
    <w:rsid w:val="008B1AA2"/>
    <w:rsid w:val="008B253C"/>
    <w:rsid w:val="008B258F"/>
    <w:rsid w:val="008B30F2"/>
    <w:rsid w:val="008B34B0"/>
    <w:rsid w:val="008B35EE"/>
    <w:rsid w:val="008B3F1A"/>
    <w:rsid w:val="008B3F86"/>
    <w:rsid w:val="008B45BA"/>
    <w:rsid w:val="008B4BCC"/>
    <w:rsid w:val="008B4DDD"/>
    <w:rsid w:val="008B50E1"/>
    <w:rsid w:val="008B517C"/>
    <w:rsid w:val="008B54C0"/>
    <w:rsid w:val="008B552C"/>
    <w:rsid w:val="008B5E98"/>
    <w:rsid w:val="008B600D"/>
    <w:rsid w:val="008B618C"/>
    <w:rsid w:val="008B62EB"/>
    <w:rsid w:val="008B64EC"/>
    <w:rsid w:val="008B6946"/>
    <w:rsid w:val="008B6DE2"/>
    <w:rsid w:val="008B6E90"/>
    <w:rsid w:val="008B6EC4"/>
    <w:rsid w:val="008B700D"/>
    <w:rsid w:val="008B71E3"/>
    <w:rsid w:val="008B74CB"/>
    <w:rsid w:val="008B7F47"/>
    <w:rsid w:val="008C018D"/>
    <w:rsid w:val="008C04FD"/>
    <w:rsid w:val="008C0625"/>
    <w:rsid w:val="008C0722"/>
    <w:rsid w:val="008C0F4C"/>
    <w:rsid w:val="008C1510"/>
    <w:rsid w:val="008C159A"/>
    <w:rsid w:val="008C1F33"/>
    <w:rsid w:val="008C2188"/>
    <w:rsid w:val="008C21EA"/>
    <w:rsid w:val="008C23A5"/>
    <w:rsid w:val="008C23F6"/>
    <w:rsid w:val="008C2645"/>
    <w:rsid w:val="008C28F8"/>
    <w:rsid w:val="008C29E3"/>
    <w:rsid w:val="008C2C31"/>
    <w:rsid w:val="008C2F6A"/>
    <w:rsid w:val="008C31E2"/>
    <w:rsid w:val="008C3403"/>
    <w:rsid w:val="008C3562"/>
    <w:rsid w:val="008C3C1F"/>
    <w:rsid w:val="008C3CEE"/>
    <w:rsid w:val="008C3EEE"/>
    <w:rsid w:val="008C4236"/>
    <w:rsid w:val="008C42BD"/>
    <w:rsid w:val="008C433C"/>
    <w:rsid w:val="008C43AF"/>
    <w:rsid w:val="008C490E"/>
    <w:rsid w:val="008C4DEF"/>
    <w:rsid w:val="008C5164"/>
    <w:rsid w:val="008C5289"/>
    <w:rsid w:val="008C52FB"/>
    <w:rsid w:val="008C5313"/>
    <w:rsid w:val="008C5876"/>
    <w:rsid w:val="008C5890"/>
    <w:rsid w:val="008C58C4"/>
    <w:rsid w:val="008C6044"/>
    <w:rsid w:val="008C616C"/>
    <w:rsid w:val="008C6240"/>
    <w:rsid w:val="008C6322"/>
    <w:rsid w:val="008C6445"/>
    <w:rsid w:val="008C6656"/>
    <w:rsid w:val="008C6A09"/>
    <w:rsid w:val="008C6A99"/>
    <w:rsid w:val="008C6AFC"/>
    <w:rsid w:val="008C6CE3"/>
    <w:rsid w:val="008C6F2B"/>
    <w:rsid w:val="008C7199"/>
    <w:rsid w:val="008C765B"/>
    <w:rsid w:val="008D000F"/>
    <w:rsid w:val="008D026C"/>
    <w:rsid w:val="008D07FB"/>
    <w:rsid w:val="008D14D8"/>
    <w:rsid w:val="008D151C"/>
    <w:rsid w:val="008D162D"/>
    <w:rsid w:val="008D165E"/>
    <w:rsid w:val="008D18DF"/>
    <w:rsid w:val="008D190B"/>
    <w:rsid w:val="008D1D0F"/>
    <w:rsid w:val="008D22DD"/>
    <w:rsid w:val="008D242C"/>
    <w:rsid w:val="008D2A42"/>
    <w:rsid w:val="008D2AEA"/>
    <w:rsid w:val="008D2B99"/>
    <w:rsid w:val="008D3240"/>
    <w:rsid w:val="008D38D4"/>
    <w:rsid w:val="008D3B9E"/>
    <w:rsid w:val="008D3BCD"/>
    <w:rsid w:val="008D44CA"/>
    <w:rsid w:val="008D46A1"/>
    <w:rsid w:val="008D491A"/>
    <w:rsid w:val="008D4B95"/>
    <w:rsid w:val="008D4C1D"/>
    <w:rsid w:val="008D4E0F"/>
    <w:rsid w:val="008D50D1"/>
    <w:rsid w:val="008D532E"/>
    <w:rsid w:val="008D5A12"/>
    <w:rsid w:val="008D5FD1"/>
    <w:rsid w:val="008D617A"/>
    <w:rsid w:val="008D61A0"/>
    <w:rsid w:val="008D641F"/>
    <w:rsid w:val="008D6461"/>
    <w:rsid w:val="008D67C3"/>
    <w:rsid w:val="008D6BBA"/>
    <w:rsid w:val="008D6D4D"/>
    <w:rsid w:val="008D6DA4"/>
    <w:rsid w:val="008D79CA"/>
    <w:rsid w:val="008E0463"/>
    <w:rsid w:val="008E050A"/>
    <w:rsid w:val="008E063D"/>
    <w:rsid w:val="008E0912"/>
    <w:rsid w:val="008E0A7C"/>
    <w:rsid w:val="008E0D9B"/>
    <w:rsid w:val="008E0E94"/>
    <w:rsid w:val="008E1646"/>
    <w:rsid w:val="008E2118"/>
    <w:rsid w:val="008E2341"/>
    <w:rsid w:val="008E278E"/>
    <w:rsid w:val="008E27F9"/>
    <w:rsid w:val="008E298C"/>
    <w:rsid w:val="008E35A9"/>
    <w:rsid w:val="008E387F"/>
    <w:rsid w:val="008E3CC3"/>
    <w:rsid w:val="008E4699"/>
    <w:rsid w:val="008E48B4"/>
    <w:rsid w:val="008E4961"/>
    <w:rsid w:val="008E4B76"/>
    <w:rsid w:val="008E4D18"/>
    <w:rsid w:val="008E4EF4"/>
    <w:rsid w:val="008E51EA"/>
    <w:rsid w:val="008E54CF"/>
    <w:rsid w:val="008E58BD"/>
    <w:rsid w:val="008E5988"/>
    <w:rsid w:val="008E6059"/>
    <w:rsid w:val="008E690C"/>
    <w:rsid w:val="008E6A2B"/>
    <w:rsid w:val="008E6E31"/>
    <w:rsid w:val="008E709C"/>
    <w:rsid w:val="008E774A"/>
    <w:rsid w:val="008E7C83"/>
    <w:rsid w:val="008E7F01"/>
    <w:rsid w:val="008F00CE"/>
    <w:rsid w:val="008F03A4"/>
    <w:rsid w:val="008F0A2F"/>
    <w:rsid w:val="008F0AE7"/>
    <w:rsid w:val="008F0B16"/>
    <w:rsid w:val="008F15E6"/>
    <w:rsid w:val="008F1EB7"/>
    <w:rsid w:val="008F2494"/>
    <w:rsid w:val="008F24FC"/>
    <w:rsid w:val="008F26B3"/>
    <w:rsid w:val="008F27A8"/>
    <w:rsid w:val="008F27CF"/>
    <w:rsid w:val="008F315B"/>
    <w:rsid w:val="008F3210"/>
    <w:rsid w:val="008F332C"/>
    <w:rsid w:val="008F3939"/>
    <w:rsid w:val="008F393F"/>
    <w:rsid w:val="008F3B80"/>
    <w:rsid w:val="008F3FBE"/>
    <w:rsid w:val="008F4320"/>
    <w:rsid w:val="008F4334"/>
    <w:rsid w:val="008F4477"/>
    <w:rsid w:val="008F55D5"/>
    <w:rsid w:val="008F5B0B"/>
    <w:rsid w:val="008F5B21"/>
    <w:rsid w:val="008F5E2E"/>
    <w:rsid w:val="008F682C"/>
    <w:rsid w:val="008F6859"/>
    <w:rsid w:val="008F6E7C"/>
    <w:rsid w:val="008F6F78"/>
    <w:rsid w:val="008F77A4"/>
    <w:rsid w:val="008F783D"/>
    <w:rsid w:val="008F78BD"/>
    <w:rsid w:val="008F7AAF"/>
    <w:rsid w:val="008F7AF9"/>
    <w:rsid w:val="008F7D38"/>
    <w:rsid w:val="008F7DD3"/>
    <w:rsid w:val="00900397"/>
    <w:rsid w:val="0090041C"/>
    <w:rsid w:val="00900778"/>
    <w:rsid w:val="00900C61"/>
    <w:rsid w:val="00901087"/>
    <w:rsid w:val="009010D9"/>
    <w:rsid w:val="00901188"/>
    <w:rsid w:val="00901316"/>
    <w:rsid w:val="009020BD"/>
    <w:rsid w:val="00902429"/>
    <w:rsid w:val="00903022"/>
    <w:rsid w:val="0090316F"/>
    <w:rsid w:val="009032E7"/>
    <w:rsid w:val="0090339F"/>
    <w:rsid w:val="009036D1"/>
    <w:rsid w:val="00903B0A"/>
    <w:rsid w:val="00903D23"/>
    <w:rsid w:val="00903EE6"/>
    <w:rsid w:val="00904026"/>
    <w:rsid w:val="0090421A"/>
    <w:rsid w:val="009043D6"/>
    <w:rsid w:val="009044E2"/>
    <w:rsid w:val="00904E4A"/>
    <w:rsid w:val="00904F83"/>
    <w:rsid w:val="00905356"/>
    <w:rsid w:val="009053EC"/>
    <w:rsid w:val="009055D5"/>
    <w:rsid w:val="00905D2A"/>
    <w:rsid w:val="00905FA2"/>
    <w:rsid w:val="00906564"/>
    <w:rsid w:val="009067DC"/>
    <w:rsid w:val="00906B58"/>
    <w:rsid w:val="0090739D"/>
    <w:rsid w:val="00907A0E"/>
    <w:rsid w:val="00907BC5"/>
    <w:rsid w:val="00907C1D"/>
    <w:rsid w:val="00910725"/>
    <w:rsid w:val="00910751"/>
    <w:rsid w:val="00910A52"/>
    <w:rsid w:val="00911397"/>
    <w:rsid w:val="0091139B"/>
    <w:rsid w:val="00911560"/>
    <w:rsid w:val="009116F6"/>
    <w:rsid w:val="00911ACE"/>
    <w:rsid w:val="0091206F"/>
    <w:rsid w:val="0091265D"/>
    <w:rsid w:val="009126A8"/>
    <w:rsid w:val="00912A53"/>
    <w:rsid w:val="00912C2A"/>
    <w:rsid w:val="00912CFC"/>
    <w:rsid w:val="00912E0F"/>
    <w:rsid w:val="00912E8E"/>
    <w:rsid w:val="00913037"/>
    <w:rsid w:val="00913535"/>
    <w:rsid w:val="00913AFF"/>
    <w:rsid w:val="00913B9E"/>
    <w:rsid w:val="00913BD5"/>
    <w:rsid w:val="00913F0E"/>
    <w:rsid w:val="00914427"/>
    <w:rsid w:val="009144DE"/>
    <w:rsid w:val="00914665"/>
    <w:rsid w:val="009147E1"/>
    <w:rsid w:val="00914920"/>
    <w:rsid w:val="00914C03"/>
    <w:rsid w:val="00914D2C"/>
    <w:rsid w:val="00914EE7"/>
    <w:rsid w:val="00914EF4"/>
    <w:rsid w:val="00915338"/>
    <w:rsid w:val="009154D6"/>
    <w:rsid w:val="00915500"/>
    <w:rsid w:val="00915E68"/>
    <w:rsid w:val="00915F54"/>
    <w:rsid w:val="00915FBE"/>
    <w:rsid w:val="009160A3"/>
    <w:rsid w:val="009160B2"/>
    <w:rsid w:val="009163A2"/>
    <w:rsid w:val="0091644D"/>
    <w:rsid w:val="009167A8"/>
    <w:rsid w:val="00916A3A"/>
    <w:rsid w:val="00916B95"/>
    <w:rsid w:val="00916F7B"/>
    <w:rsid w:val="009172D6"/>
    <w:rsid w:val="00917626"/>
    <w:rsid w:val="00917885"/>
    <w:rsid w:val="00917A02"/>
    <w:rsid w:val="00917A40"/>
    <w:rsid w:val="00917D74"/>
    <w:rsid w:val="00917DA6"/>
    <w:rsid w:val="00917ECB"/>
    <w:rsid w:val="009200B6"/>
    <w:rsid w:val="00920295"/>
    <w:rsid w:val="0092031D"/>
    <w:rsid w:val="00920681"/>
    <w:rsid w:val="009206CA"/>
    <w:rsid w:val="00920730"/>
    <w:rsid w:val="00920D41"/>
    <w:rsid w:val="00920E25"/>
    <w:rsid w:val="00921134"/>
    <w:rsid w:val="0092113C"/>
    <w:rsid w:val="0092154D"/>
    <w:rsid w:val="00921E02"/>
    <w:rsid w:val="00921E5C"/>
    <w:rsid w:val="0092211F"/>
    <w:rsid w:val="00922716"/>
    <w:rsid w:val="00922955"/>
    <w:rsid w:val="00922BB4"/>
    <w:rsid w:val="009236ED"/>
    <w:rsid w:val="00923BA4"/>
    <w:rsid w:val="00923E71"/>
    <w:rsid w:val="009244FC"/>
    <w:rsid w:val="009245C5"/>
    <w:rsid w:val="009247CE"/>
    <w:rsid w:val="00924CCA"/>
    <w:rsid w:val="00924FE8"/>
    <w:rsid w:val="0092511C"/>
    <w:rsid w:val="009251EB"/>
    <w:rsid w:val="00925587"/>
    <w:rsid w:val="0092564C"/>
    <w:rsid w:val="009257D5"/>
    <w:rsid w:val="00925A7F"/>
    <w:rsid w:val="00925FB0"/>
    <w:rsid w:val="00926187"/>
    <w:rsid w:val="00926271"/>
    <w:rsid w:val="00926BFC"/>
    <w:rsid w:val="00926E87"/>
    <w:rsid w:val="00926EB0"/>
    <w:rsid w:val="0092791B"/>
    <w:rsid w:val="00930099"/>
    <w:rsid w:val="009300A7"/>
    <w:rsid w:val="009303EC"/>
    <w:rsid w:val="00930B6E"/>
    <w:rsid w:val="00930CD7"/>
    <w:rsid w:val="00930D38"/>
    <w:rsid w:val="00931014"/>
    <w:rsid w:val="00931249"/>
    <w:rsid w:val="009312BD"/>
    <w:rsid w:val="009314FB"/>
    <w:rsid w:val="009316B3"/>
    <w:rsid w:val="009317A8"/>
    <w:rsid w:val="00931847"/>
    <w:rsid w:val="0093197D"/>
    <w:rsid w:val="00931D29"/>
    <w:rsid w:val="00931DBA"/>
    <w:rsid w:val="009322F0"/>
    <w:rsid w:val="009324C6"/>
    <w:rsid w:val="009324EF"/>
    <w:rsid w:val="00932914"/>
    <w:rsid w:val="009329BA"/>
    <w:rsid w:val="00932C3A"/>
    <w:rsid w:val="00932C3B"/>
    <w:rsid w:val="00932EF4"/>
    <w:rsid w:val="0093348F"/>
    <w:rsid w:val="00933D4C"/>
    <w:rsid w:val="00933D5A"/>
    <w:rsid w:val="00934015"/>
    <w:rsid w:val="00934692"/>
    <w:rsid w:val="00934F0F"/>
    <w:rsid w:val="00934F2F"/>
    <w:rsid w:val="00935CAC"/>
    <w:rsid w:val="00935CCA"/>
    <w:rsid w:val="009360F1"/>
    <w:rsid w:val="00936781"/>
    <w:rsid w:val="0093680B"/>
    <w:rsid w:val="009368D5"/>
    <w:rsid w:val="00936BC8"/>
    <w:rsid w:val="00937058"/>
    <w:rsid w:val="009376C6"/>
    <w:rsid w:val="00937B67"/>
    <w:rsid w:val="00937C0D"/>
    <w:rsid w:val="009401C3"/>
    <w:rsid w:val="009406AF"/>
    <w:rsid w:val="00940790"/>
    <w:rsid w:val="00940AA9"/>
    <w:rsid w:val="00940BF1"/>
    <w:rsid w:val="00940E85"/>
    <w:rsid w:val="0094134D"/>
    <w:rsid w:val="00941372"/>
    <w:rsid w:val="00941AC1"/>
    <w:rsid w:val="00941CDE"/>
    <w:rsid w:val="00942462"/>
    <w:rsid w:val="00942751"/>
    <w:rsid w:val="00942B77"/>
    <w:rsid w:val="00943100"/>
    <w:rsid w:val="00943621"/>
    <w:rsid w:val="00943835"/>
    <w:rsid w:val="00944242"/>
    <w:rsid w:val="00944289"/>
    <w:rsid w:val="009442B0"/>
    <w:rsid w:val="0094454F"/>
    <w:rsid w:val="00944ABF"/>
    <w:rsid w:val="00945A97"/>
    <w:rsid w:val="00945EBD"/>
    <w:rsid w:val="00946130"/>
    <w:rsid w:val="009462F6"/>
    <w:rsid w:val="009465CE"/>
    <w:rsid w:val="0094665D"/>
    <w:rsid w:val="009468AE"/>
    <w:rsid w:val="009468E7"/>
    <w:rsid w:val="00946CD6"/>
    <w:rsid w:val="00946DE4"/>
    <w:rsid w:val="00947491"/>
    <w:rsid w:val="009474CD"/>
    <w:rsid w:val="0094756B"/>
    <w:rsid w:val="00947C6C"/>
    <w:rsid w:val="00947F9C"/>
    <w:rsid w:val="0095015C"/>
    <w:rsid w:val="00950547"/>
    <w:rsid w:val="00950885"/>
    <w:rsid w:val="009511AB"/>
    <w:rsid w:val="00951666"/>
    <w:rsid w:val="0095207C"/>
    <w:rsid w:val="00952D1B"/>
    <w:rsid w:val="00953235"/>
    <w:rsid w:val="0095391F"/>
    <w:rsid w:val="00953A5E"/>
    <w:rsid w:val="00953A75"/>
    <w:rsid w:val="00953FFA"/>
    <w:rsid w:val="009543FE"/>
    <w:rsid w:val="009544F9"/>
    <w:rsid w:val="009546A3"/>
    <w:rsid w:val="009547C9"/>
    <w:rsid w:val="00954F58"/>
    <w:rsid w:val="009550EA"/>
    <w:rsid w:val="009551E9"/>
    <w:rsid w:val="00955ADC"/>
    <w:rsid w:val="00956515"/>
    <w:rsid w:val="009568C3"/>
    <w:rsid w:val="00956AC5"/>
    <w:rsid w:val="00956B0B"/>
    <w:rsid w:val="0095714C"/>
    <w:rsid w:val="0095727F"/>
    <w:rsid w:val="0095728A"/>
    <w:rsid w:val="00957979"/>
    <w:rsid w:val="009606A0"/>
    <w:rsid w:val="00960977"/>
    <w:rsid w:val="00961170"/>
    <w:rsid w:val="00961B87"/>
    <w:rsid w:val="00962214"/>
    <w:rsid w:val="00962786"/>
    <w:rsid w:val="009638C2"/>
    <w:rsid w:val="00963D29"/>
    <w:rsid w:val="00963FE7"/>
    <w:rsid w:val="00964076"/>
    <w:rsid w:val="009641C3"/>
    <w:rsid w:val="00964613"/>
    <w:rsid w:val="00964861"/>
    <w:rsid w:val="0096486B"/>
    <w:rsid w:val="009649BF"/>
    <w:rsid w:val="00964A16"/>
    <w:rsid w:val="00964E0F"/>
    <w:rsid w:val="00964E13"/>
    <w:rsid w:val="0096508A"/>
    <w:rsid w:val="00965FA9"/>
    <w:rsid w:val="00966AA1"/>
    <w:rsid w:val="009670B9"/>
    <w:rsid w:val="00967BF2"/>
    <w:rsid w:val="00967D36"/>
    <w:rsid w:val="009702F9"/>
    <w:rsid w:val="00970317"/>
    <w:rsid w:val="00970374"/>
    <w:rsid w:val="009704C7"/>
    <w:rsid w:val="00970F42"/>
    <w:rsid w:val="00971E3B"/>
    <w:rsid w:val="00972213"/>
    <w:rsid w:val="009723C5"/>
    <w:rsid w:val="00972563"/>
    <w:rsid w:val="0097269F"/>
    <w:rsid w:val="00972959"/>
    <w:rsid w:val="00972A68"/>
    <w:rsid w:val="0097309D"/>
    <w:rsid w:val="0097321E"/>
    <w:rsid w:val="009733D9"/>
    <w:rsid w:val="00973EFF"/>
    <w:rsid w:val="00973F48"/>
    <w:rsid w:val="00974205"/>
    <w:rsid w:val="00974318"/>
    <w:rsid w:val="00974374"/>
    <w:rsid w:val="0097462B"/>
    <w:rsid w:val="009749B2"/>
    <w:rsid w:val="009749D5"/>
    <w:rsid w:val="00974A9F"/>
    <w:rsid w:val="00974BAC"/>
    <w:rsid w:val="00974E35"/>
    <w:rsid w:val="00974E97"/>
    <w:rsid w:val="00975004"/>
    <w:rsid w:val="009755AC"/>
    <w:rsid w:val="00975762"/>
    <w:rsid w:val="00975831"/>
    <w:rsid w:val="0097623E"/>
    <w:rsid w:val="009766CC"/>
    <w:rsid w:val="009767AA"/>
    <w:rsid w:val="00976D4C"/>
    <w:rsid w:val="0097706F"/>
    <w:rsid w:val="00977517"/>
    <w:rsid w:val="00977927"/>
    <w:rsid w:val="00977A84"/>
    <w:rsid w:val="0098058B"/>
    <w:rsid w:val="00980D43"/>
    <w:rsid w:val="00981459"/>
    <w:rsid w:val="00982084"/>
    <w:rsid w:val="00982339"/>
    <w:rsid w:val="0098294A"/>
    <w:rsid w:val="00982B07"/>
    <w:rsid w:val="00982C2B"/>
    <w:rsid w:val="00982D32"/>
    <w:rsid w:val="009833DF"/>
    <w:rsid w:val="00983450"/>
    <w:rsid w:val="00983692"/>
    <w:rsid w:val="00983862"/>
    <w:rsid w:val="00983CF4"/>
    <w:rsid w:val="00983CF8"/>
    <w:rsid w:val="00984081"/>
    <w:rsid w:val="0098498C"/>
    <w:rsid w:val="00984A61"/>
    <w:rsid w:val="00984CBF"/>
    <w:rsid w:val="00984CFD"/>
    <w:rsid w:val="00984FDC"/>
    <w:rsid w:val="009850F1"/>
    <w:rsid w:val="009854B1"/>
    <w:rsid w:val="00985979"/>
    <w:rsid w:val="00985C93"/>
    <w:rsid w:val="00985F1F"/>
    <w:rsid w:val="00985F33"/>
    <w:rsid w:val="009863FA"/>
    <w:rsid w:val="009864DA"/>
    <w:rsid w:val="009864E4"/>
    <w:rsid w:val="00986CD9"/>
    <w:rsid w:val="00986E7F"/>
    <w:rsid w:val="00987027"/>
    <w:rsid w:val="00987130"/>
    <w:rsid w:val="0098786D"/>
    <w:rsid w:val="009902E1"/>
    <w:rsid w:val="009906A0"/>
    <w:rsid w:val="00990793"/>
    <w:rsid w:val="009909A8"/>
    <w:rsid w:val="00990C0A"/>
    <w:rsid w:val="00990E2F"/>
    <w:rsid w:val="00990FDB"/>
    <w:rsid w:val="00991641"/>
    <w:rsid w:val="00991666"/>
    <w:rsid w:val="00992142"/>
    <w:rsid w:val="00992268"/>
    <w:rsid w:val="0099269C"/>
    <w:rsid w:val="00992711"/>
    <w:rsid w:val="009930EB"/>
    <w:rsid w:val="0099330D"/>
    <w:rsid w:val="009939C3"/>
    <w:rsid w:val="009940A1"/>
    <w:rsid w:val="0099423B"/>
    <w:rsid w:val="0099448E"/>
    <w:rsid w:val="0099474E"/>
    <w:rsid w:val="00994A30"/>
    <w:rsid w:val="009950DE"/>
    <w:rsid w:val="009959DA"/>
    <w:rsid w:val="009959E1"/>
    <w:rsid w:val="00995DB6"/>
    <w:rsid w:val="00996B84"/>
    <w:rsid w:val="00996C5A"/>
    <w:rsid w:val="00996ED0"/>
    <w:rsid w:val="009974D5"/>
    <w:rsid w:val="0099766B"/>
    <w:rsid w:val="00997C2B"/>
    <w:rsid w:val="00997D63"/>
    <w:rsid w:val="009A050F"/>
    <w:rsid w:val="009A08E1"/>
    <w:rsid w:val="009A0DD3"/>
    <w:rsid w:val="009A0EBD"/>
    <w:rsid w:val="009A11E4"/>
    <w:rsid w:val="009A14C1"/>
    <w:rsid w:val="009A1632"/>
    <w:rsid w:val="009A1C87"/>
    <w:rsid w:val="009A2438"/>
    <w:rsid w:val="009A2480"/>
    <w:rsid w:val="009A2605"/>
    <w:rsid w:val="009A398F"/>
    <w:rsid w:val="009A3A9F"/>
    <w:rsid w:val="009A3AAA"/>
    <w:rsid w:val="009A4450"/>
    <w:rsid w:val="009A4658"/>
    <w:rsid w:val="009A4878"/>
    <w:rsid w:val="009A5746"/>
    <w:rsid w:val="009A577B"/>
    <w:rsid w:val="009A58C2"/>
    <w:rsid w:val="009A62A0"/>
    <w:rsid w:val="009A64E2"/>
    <w:rsid w:val="009A6699"/>
    <w:rsid w:val="009A765F"/>
    <w:rsid w:val="009A7949"/>
    <w:rsid w:val="009A79BD"/>
    <w:rsid w:val="009A7D13"/>
    <w:rsid w:val="009A7FC6"/>
    <w:rsid w:val="009B122D"/>
    <w:rsid w:val="009B182B"/>
    <w:rsid w:val="009B18CA"/>
    <w:rsid w:val="009B1D6F"/>
    <w:rsid w:val="009B1E43"/>
    <w:rsid w:val="009B1FE8"/>
    <w:rsid w:val="009B2123"/>
    <w:rsid w:val="009B225B"/>
    <w:rsid w:val="009B2BE9"/>
    <w:rsid w:val="009B2D2F"/>
    <w:rsid w:val="009B2D73"/>
    <w:rsid w:val="009B35CD"/>
    <w:rsid w:val="009B35DC"/>
    <w:rsid w:val="009B370D"/>
    <w:rsid w:val="009B3C10"/>
    <w:rsid w:val="009B46A9"/>
    <w:rsid w:val="009B4D9F"/>
    <w:rsid w:val="009B4DC8"/>
    <w:rsid w:val="009B4EB7"/>
    <w:rsid w:val="009B5308"/>
    <w:rsid w:val="009B58BF"/>
    <w:rsid w:val="009B5C82"/>
    <w:rsid w:val="009B635C"/>
    <w:rsid w:val="009B6377"/>
    <w:rsid w:val="009B668E"/>
    <w:rsid w:val="009B68BE"/>
    <w:rsid w:val="009B6AC9"/>
    <w:rsid w:val="009B7424"/>
    <w:rsid w:val="009B76F9"/>
    <w:rsid w:val="009B78A3"/>
    <w:rsid w:val="009B7BC9"/>
    <w:rsid w:val="009B7BD1"/>
    <w:rsid w:val="009B7C41"/>
    <w:rsid w:val="009B7FD4"/>
    <w:rsid w:val="009C047D"/>
    <w:rsid w:val="009C0D08"/>
    <w:rsid w:val="009C0E19"/>
    <w:rsid w:val="009C159D"/>
    <w:rsid w:val="009C1D9B"/>
    <w:rsid w:val="009C1DD3"/>
    <w:rsid w:val="009C221A"/>
    <w:rsid w:val="009C2582"/>
    <w:rsid w:val="009C2768"/>
    <w:rsid w:val="009C2968"/>
    <w:rsid w:val="009C2E13"/>
    <w:rsid w:val="009C2E52"/>
    <w:rsid w:val="009C3B60"/>
    <w:rsid w:val="009C3EBD"/>
    <w:rsid w:val="009C425C"/>
    <w:rsid w:val="009C43DF"/>
    <w:rsid w:val="009C4637"/>
    <w:rsid w:val="009C48F4"/>
    <w:rsid w:val="009C4D10"/>
    <w:rsid w:val="009C5124"/>
    <w:rsid w:val="009C5ECB"/>
    <w:rsid w:val="009C6603"/>
    <w:rsid w:val="009C67F2"/>
    <w:rsid w:val="009C67F6"/>
    <w:rsid w:val="009C6EA7"/>
    <w:rsid w:val="009C70B5"/>
    <w:rsid w:val="009C7340"/>
    <w:rsid w:val="009C7549"/>
    <w:rsid w:val="009C7951"/>
    <w:rsid w:val="009C7B94"/>
    <w:rsid w:val="009D03FC"/>
    <w:rsid w:val="009D0618"/>
    <w:rsid w:val="009D0652"/>
    <w:rsid w:val="009D0CF9"/>
    <w:rsid w:val="009D0EE8"/>
    <w:rsid w:val="009D1149"/>
    <w:rsid w:val="009D1188"/>
    <w:rsid w:val="009D19D4"/>
    <w:rsid w:val="009D20ED"/>
    <w:rsid w:val="009D21B6"/>
    <w:rsid w:val="009D23E9"/>
    <w:rsid w:val="009D2D5A"/>
    <w:rsid w:val="009D2E71"/>
    <w:rsid w:val="009D2E86"/>
    <w:rsid w:val="009D370E"/>
    <w:rsid w:val="009D3A0C"/>
    <w:rsid w:val="009D4263"/>
    <w:rsid w:val="009D46EA"/>
    <w:rsid w:val="009D470B"/>
    <w:rsid w:val="009D4871"/>
    <w:rsid w:val="009D4E12"/>
    <w:rsid w:val="009D52BB"/>
    <w:rsid w:val="009D59E4"/>
    <w:rsid w:val="009D5BDF"/>
    <w:rsid w:val="009D5EE0"/>
    <w:rsid w:val="009D6D38"/>
    <w:rsid w:val="009D6D63"/>
    <w:rsid w:val="009D6E86"/>
    <w:rsid w:val="009D6EA5"/>
    <w:rsid w:val="009D7246"/>
    <w:rsid w:val="009D72C6"/>
    <w:rsid w:val="009D75AC"/>
    <w:rsid w:val="009D788F"/>
    <w:rsid w:val="009D7D42"/>
    <w:rsid w:val="009E04D7"/>
    <w:rsid w:val="009E083B"/>
    <w:rsid w:val="009E0905"/>
    <w:rsid w:val="009E0948"/>
    <w:rsid w:val="009E0F2A"/>
    <w:rsid w:val="009E10CF"/>
    <w:rsid w:val="009E17CE"/>
    <w:rsid w:val="009E17FE"/>
    <w:rsid w:val="009E1C71"/>
    <w:rsid w:val="009E1DD0"/>
    <w:rsid w:val="009E1DD7"/>
    <w:rsid w:val="009E20B0"/>
    <w:rsid w:val="009E23A7"/>
    <w:rsid w:val="009E24EB"/>
    <w:rsid w:val="009E2B52"/>
    <w:rsid w:val="009E346C"/>
    <w:rsid w:val="009E34FA"/>
    <w:rsid w:val="009E3595"/>
    <w:rsid w:val="009E35D9"/>
    <w:rsid w:val="009E3821"/>
    <w:rsid w:val="009E4E08"/>
    <w:rsid w:val="009E5575"/>
    <w:rsid w:val="009E576D"/>
    <w:rsid w:val="009E5F96"/>
    <w:rsid w:val="009E6269"/>
    <w:rsid w:val="009E671A"/>
    <w:rsid w:val="009E74C8"/>
    <w:rsid w:val="009E77A7"/>
    <w:rsid w:val="009E77B9"/>
    <w:rsid w:val="009E77CC"/>
    <w:rsid w:val="009E79D0"/>
    <w:rsid w:val="009F060C"/>
    <w:rsid w:val="009F0704"/>
    <w:rsid w:val="009F0849"/>
    <w:rsid w:val="009F09A3"/>
    <w:rsid w:val="009F0C80"/>
    <w:rsid w:val="009F0FC9"/>
    <w:rsid w:val="009F1155"/>
    <w:rsid w:val="009F14FF"/>
    <w:rsid w:val="009F174A"/>
    <w:rsid w:val="009F1CB4"/>
    <w:rsid w:val="009F1E37"/>
    <w:rsid w:val="009F2234"/>
    <w:rsid w:val="009F22A7"/>
    <w:rsid w:val="009F2397"/>
    <w:rsid w:val="009F251D"/>
    <w:rsid w:val="009F2B16"/>
    <w:rsid w:val="009F3069"/>
    <w:rsid w:val="009F325A"/>
    <w:rsid w:val="009F3680"/>
    <w:rsid w:val="009F3846"/>
    <w:rsid w:val="009F3A13"/>
    <w:rsid w:val="009F3DEB"/>
    <w:rsid w:val="009F3E88"/>
    <w:rsid w:val="009F4CFC"/>
    <w:rsid w:val="009F59A8"/>
    <w:rsid w:val="009F5C36"/>
    <w:rsid w:val="009F601C"/>
    <w:rsid w:val="009F68A9"/>
    <w:rsid w:val="009F6C6E"/>
    <w:rsid w:val="009F6C9F"/>
    <w:rsid w:val="009F75BE"/>
    <w:rsid w:val="00A00549"/>
    <w:rsid w:val="00A009A2"/>
    <w:rsid w:val="00A00F4E"/>
    <w:rsid w:val="00A01239"/>
    <w:rsid w:val="00A01357"/>
    <w:rsid w:val="00A01664"/>
    <w:rsid w:val="00A017C6"/>
    <w:rsid w:val="00A02136"/>
    <w:rsid w:val="00A0265E"/>
    <w:rsid w:val="00A02B8F"/>
    <w:rsid w:val="00A03774"/>
    <w:rsid w:val="00A041B8"/>
    <w:rsid w:val="00A043A7"/>
    <w:rsid w:val="00A047E9"/>
    <w:rsid w:val="00A04988"/>
    <w:rsid w:val="00A04C65"/>
    <w:rsid w:val="00A04F49"/>
    <w:rsid w:val="00A05345"/>
    <w:rsid w:val="00A0592E"/>
    <w:rsid w:val="00A05B16"/>
    <w:rsid w:val="00A05F47"/>
    <w:rsid w:val="00A05FF8"/>
    <w:rsid w:val="00A06830"/>
    <w:rsid w:val="00A06D43"/>
    <w:rsid w:val="00A06F80"/>
    <w:rsid w:val="00A06FE3"/>
    <w:rsid w:val="00A07010"/>
    <w:rsid w:val="00A070B8"/>
    <w:rsid w:val="00A07104"/>
    <w:rsid w:val="00A0758C"/>
    <w:rsid w:val="00A07838"/>
    <w:rsid w:val="00A07C08"/>
    <w:rsid w:val="00A07EDE"/>
    <w:rsid w:val="00A104A8"/>
    <w:rsid w:val="00A105D1"/>
    <w:rsid w:val="00A10736"/>
    <w:rsid w:val="00A108AA"/>
    <w:rsid w:val="00A108D6"/>
    <w:rsid w:val="00A10D02"/>
    <w:rsid w:val="00A110C6"/>
    <w:rsid w:val="00A11476"/>
    <w:rsid w:val="00A11640"/>
    <w:rsid w:val="00A1178A"/>
    <w:rsid w:val="00A118FC"/>
    <w:rsid w:val="00A11C42"/>
    <w:rsid w:val="00A128D8"/>
    <w:rsid w:val="00A12B3D"/>
    <w:rsid w:val="00A12EDA"/>
    <w:rsid w:val="00A1327F"/>
    <w:rsid w:val="00A132EA"/>
    <w:rsid w:val="00A13446"/>
    <w:rsid w:val="00A134DB"/>
    <w:rsid w:val="00A1353A"/>
    <w:rsid w:val="00A13B14"/>
    <w:rsid w:val="00A13F3B"/>
    <w:rsid w:val="00A14027"/>
    <w:rsid w:val="00A140B2"/>
    <w:rsid w:val="00A142C7"/>
    <w:rsid w:val="00A1435C"/>
    <w:rsid w:val="00A14621"/>
    <w:rsid w:val="00A14735"/>
    <w:rsid w:val="00A14A9E"/>
    <w:rsid w:val="00A14F69"/>
    <w:rsid w:val="00A14FC5"/>
    <w:rsid w:val="00A15068"/>
    <w:rsid w:val="00A153CE"/>
    <w:rsid w:val="00A15444"/>
    <w:rsid w:val="00A158E6"/>
    <w:rsid w:val="00A15B8A"/>
    <w:rsid w:val="00A15C30"/>
    <w:rsid w:val="00A15CB7"/>
    <w:rsid w:val="00A164ED"/>
    <w:rsid w:val="00A16E3B"/>
    <w:rsid w:val="00A1740C"/>
    <w:rsid w:val="00A17E13"/>
    <w:rsid w:val="00A20122"/>
    <w:rsid w:val="00A206C4"/>
    <w:rsid w:val="00A20909"/>
    <w:rsid w:val="00A2166A"/>
    <w:rsid w:val="00A21825"/>
    <w:rsid w:val="00A21931"/>
    <w:rsid w:val="00A21ED7"/>
    <w:rsid w:val="00A21F1A"/>
    <w:rsid w:val="00A21F28"/>
    <w:rsid w:val="00A21F2D"/>
    <w:rsid w:val="00A21FF4"/>
    <w:rsid w:val="00A22394"/>
    <w:rsid w:val="00A224D2"/>
    <w:rsid w:val="00A22B43"/>
    <w:rsid w:val="00A22C81"/>
    <w:rsid w:val="00A22D6C"/>
    <w:rsid w:val="00A22FE7"/>
    <w:rsid w:val="00A235C4"/>
    <w:rsid w:val="00A23AE1"/>
    <w:rsid w:val="00A2421F"/>
    <w:rsid w:val="00A243FA"/>
    <w:rsid w:val="00A244E7"/>
    <w:rsid w:val="00A24618"/>
    <w:rsid w:val="00A24EFE"/>
    <w:rsid w:val="00A24F45"/>
    <w:rsid w:val="00A250FF"/>
    <w:rsid w:val="00A26069"/>
    <w:rsid w:val="00A2618B"/>
    <w:rsid w:val="00A264CD"/>
    <w:rsid w:val="00A266B6"/>
    <w:rsid w:val="00A26C88"/>
    <w:rsid w:val="00A26E81"/>
    <w:rsid w:val="00A26F43"/>
    <w:rsid w:val="00A27A5F"/>
    <w:rsid w:val="00A27BB5"/>
    <w:rsid w:val="00A30112"/>
    <w:rsid w:val="00A306D7"/>
    <w:rsid w:val="00A30802"/>
    <w:rsid w:val="00A313AB"/>
    <w:rsid w:val="00A31733"/>
    <w:rsid w:val="00A31B53"/>
    <w:rsid w:val="00A3228F"/>
    <w:rsid w:val="00A322CF"/>
    <w:rsid w:val="00A32404"/>
    <w:rsid w:val="00A32706"/>
    <w:rsid w:val="00A3282B"/>
    <w:rsid w:val="00A329B7"/>
    <w:rsid w:val="00A331A0"/>
    <w:rsid w:val="00A332DE"/>
    <w:rsid w:val="00A332E8"/>
    <w:rsid w:val="00A334C2"/>
    <w:rsid w:val="00A33658"/>
    <w:rsid w:val="00A34077"/>
    <w:rsid w:val="00A347FB"/>
    <w:rsid w:val="00A34A16"/>
    <w:rsid w:val="00A34DCF"/>
    <w:rsid w:val="00A34E9C"/>
    <w:rsid w:val="00A35002"/>
    <w:rsid w:val="00A3524A"/>
    <w:rsid w:val="00A35355"/>
    <w:rsid w:val="00A355C4"/>
    <w:rsid w:val="00A35B08"/>
    <w:rsid w:val="00A35C0F"/>
    <w:rsid w:val="00A35ED4"/>
    <w:rsid w:val="00A368DD"/>
    <w:rsid w:val="00A36F13"/>
    <w:rsid w:val="00A37049"/>
    <w:rsid w:val="00A37749"/>
    <w:rsid w:val="00A3797D"/>
    <w:rsid w:val="00A37BB2"/>
    <w:rsid w:val="00A37EE8"/>
    <w:rsid w:val="00A401D8"/>
    <w:rsid w:val="00A40267"/>
    <w:rsid w:val="00A408AF"/>
    <w:rsid w:val="00A4102D"/>
    <w:rsid w:val="00A410BF"/>
    <w:rsid w:val="00A41BD7"/>
    <w:rsid w:val="00A4201F"/>
    <w:rsid w:val="00A421F4"/>
    <w:rsid w:val="00A422E2"/>
    <w:rsid w:val="00A426D9"/>
    <w:rsid w:val="00A426EC"/>
    <w:rsid w:val="00A428A9"/>
    <w:rsid w:val="00A42BC7"/>
    <w:rsid w:val="00A42BDE"/>
    <w:rsid w:val="00A42E6D"/>
    <w:rsid w:val="00A42E7B"/>
    <w:rsid w:val="00A43092"/>
    <w:rsid w:val="00A43093"/>
    <w:rsid w:val="00A43272"/>
    <w:rsid w:val="00A43515"/>
    <w:rsid w:val="00A435CA"/>
    <w:rsid w:val="00A440A5"/>
    <w:rsid w:val="00A44914"/>
    <w:rsid w:val="00A44D26"/>
    <w:rsid w:val="00A46402"/>
    <w:rsid w:val="00A465B5"/>
    <w:rsid w:val="00A46887"/>
    <w:rsid w:val="00A46CBC"/>
    <w:rsid w:val="00A471BC"/>
    <w:rsid w:val="00A472C4"/>
    <w:rsid w:val="00A473E3"/>
    <w:rsid w:val="00A47403"/>
    <w:rsid w:val="00A47593"/>
    <w:rsid w:val="00A47E3F"/>
    <w:rsid w:val="00A47ECC"/>
    <w:rsid w:val="00A47EF9"/>
    <w:rsid w:val="00A50486"/>
    <w:rsid w:val="00A50E6A"/>
    <w:rsid w:val="00A50E6C"/>
    <w:rsid w:val="00A5118C"/>
    <w:rsid w:val="00A51309"/>
    <w:rsid w:val="00A514DF"/>
    <w:rsid w:val="00A516CF"/>
    <w:rsid w:val="00A51747"/>
    <w:rsid w:val="00A51AFC"/>
    <w:rsid w:val="00A51BC9"/>
    <w:rsid w:val="00A51D55"/>
    <w:rsid w:val="00A51D6D"/>
    <w:rsid w:val="00A51F3A"/>
    <w:rsid w:val="00A526A3"/>
    <w:rsid w:val="00A53D6A"/>
    <w:rsid w:val="00A5460D"/>
    <w:rsid w:val="00A54680"/>
    <w:rsid w:val="00A54681"/>
    <w:rsid w:val="00A55480"/>
    <w:rsid w:val="00A557EA"/>
    <w:rsid w:val="00A5629D"/>
    <w:rsid w:val="00A56CEE"/>
    <w:rsid w:val="00A57760"/>
    <w:rsid w:val="00A577C6"/>
    <w:rsid w:val="00A57B49"/>
    <w:rsid w:val="00A57C00"/>
    <w:rsid w:val="00A57D90"/>
    <w:rsid w:val="00A57EA7"/>
    <w:rsid w:val="00A604C6"/>
    <w:rsid w:val="00A60660"/>
    <w:rsid w:val="00A6076C"/>
    <w:rsid w:val="00A60860"/>
    <w:rsid w:val="00A60914"/>
    <w:rsid w:val="00A60953"/>
    <w:rsid w:val="00A60B6E"/>
    <w:rsid w:val="00A6151C"/>
    <w:rsid w:val="00A61578"/>
    <w:rsid w:val="00A616DD"/>
    <w:rsid w:val="00A61999"/>
    <w:rsid w:val="00A61F79"/>
    <w:rsid w:val="00A62193"/>
    <w:rsid w:val="00A622A5"/>
    <w:rsid w:val="00A62587"/>
    <w:rsid w:val="00A6279F"/>
    <w:rsid w:val="00A62B9C"/>
    <w:rsid w:val="00A62E61"/>
    <w:rsid w:val="00A630B9"/>
    <w:rsid w:val="00A63276"/>
    <w:rsid w:val="00A632DF"/>
    <w:rsid w:val="00A636E5"/>
    <w:rsid w:val="00A64109"/>
    <w:rsid w:val="00A64957"/>
    <w:rsid w:val="00A64DEF"/>
    <w:rsid w:val="00A64FA4"/>
    <w:rsid w:val="00A650F8"/>
    <w:rsid w:val="00A65337"/>
    <w:rsid w:val="00A65431"/>
    <w:rsid w:val="00A657E8"/>
    <w:rsid w:val="00A65CC6"/>
    <w:rsid w:val="00A65CFE"/>
    <w:rsid w:val="00A66111"/>
    <w:rsid w:val="00A663DA"/>
    <w:rsid w:val="00A66722"/>
    <w:rsid w:val="00A66791"/>
    <w:rsid w:val="00A668E7"/>
    <w:rsid w:val="00A67DD6"/>
    <w:rsid w:val="00A67F92"/>
    <w:rsid w:val="00A701C6"/>
    <w:rsid w:val="00A707FF"/>
    <w:rsid w:val="00A70C3C"/>
    <w:rsid w:val="00A70DAC"/>
    <w:rsid w:val="00A71805"/>
    <w:rsid w:val="00A71C2E"/>
    <w:rsid w:val="00A71FDB"/>
    <w:rsid w:val="00A7264F"/>
    <w:rsid w:val="00A72CCE"/>
    <w:rsid w:val="00A72D85"/>
    <w:rsid w:val="00A734CB"/>
    <w:rsid w:val="00A735ED"/>
    <w:rsid w:val="00A73C9E"/>
    <w:rsid w:val="00A741DD"/>
    <w:rsid w:val="00A75398"/>
    <w:rsid w:val="00A75654"/>
    <w:rsid w:val="00A75A84"/>
    <w:rsid w:val="00A75AC9"/>
    <w:rsid w:val="00A75D88"/>
    <w:rsid w:val="00A7650C"/>
    <w:rsid w:val="00A76648"/>
    <w:rsid w:val="00A76839"/>
    <w:rsid w:val="00A76D5D"/>
    <w:rsid w:val="00A76DC4"/>
    <w:rsid w:val="00A76DC7"/>
    <w:rsid w:val="00A77012"/>
    <w:rsid w:val="00A77255"/>
    <w:rsid w:val="00A77448"/>
    <w:rsid w:val="00A77602"/>
    <w:rsid w:val="00A778CF"/>
    <w:rsid w:val="00A77E65"/>
    <w:rsid w:val="00A80383"/>
    <w:rsid w:val="00A807DC"/>
    <w:rsid w:val="00A80996"/>
    <w:rsid w:val="00A80AB1"/>
    <w:rsid w:val="00A8103C"/>
    <w:rsid w:val="00A818F5"/>
    <w:rsid w:val="00A825EA"/>
    <w:rsid w:val="00A82768"/>
    <w:rsid w:val="00A8295A"/>
    <w:rsid w:val="00A82F10"/>
    <w:rsid w:val="00A83007"/>
    <w:rsid w:val="00A833D5"/>
    <w:rsid w:val="00A83465"/>
    <w:rsid w:val="00A839F8"/>
    <w:rsid w:val="00A83FC1"/>
    <w:rsid w:val="00A84948"/>
    <w:rsid w:val="00A84CB9"/>
    <w:rsid w:val="00A84FE6"/>
    <w:rsid w:val="00A85401"/>
    <w:rsid w:val="00A856E5"/>
    <w:rsid w:val="00A86162"/>
    <w:rsid w:val="00A86328"/>
    <w:rsid w:val="00A86877"/>
    <w:rsid w:val="00A86CB7"/>
    <w:rsid w:val="00A86F15"/>
    <w:rsid w:val="00A8702D"/>
    <w:rsid w:val="00A8769A"/>
    <w:rsid w:val="00A8778F"/>
    <w:rsid w:val="00A8789B"/>
    <w:rsid w:val="00A90039"/>
    <w:rsid w:val="00A90040"/>
    <w:rsid w:val="00A90077"/>
    <w:rsid w:val="00A909A5"/>
    <w:rsid w:val="00A90E1E"/>
    <w:rsid w:val="00A912AE"/>
    <w:rsid w:val="00A9168B"/>
    <w:rsid w:val="00A91829"/>
    <w:rsid w:val="00A91A70"/>
    <w:rsid w:val="00A920CB"/>
    <w:rsid w:val="00A921F6"/>
    <w:rsid w:val="00A923C0"/>
    <w:rsid w:val="00A9249D"/>
    <w:rsid w:val="00A92CC0"/>
    <w:rsid w:val="00A93C98"/>
    <w:rsid w:val="00A94E6D"/>
    <w:rsid w:val="00A954F8"/>
    <w:rsid w:val="00A956FB"/>
    <w:rsid w:val="00A963F7"/>
    <w:rsid w:val="00A96416"/>
    <w:rsid w:val="00A96718"/>
    <w:rsid w:val="00A96B75"/>
    <w:rsid w:val="00A96E3E"/>
    <w:rsid w:val="00A96EA1"/>
    <w:rsid w:val="00A97DF2"/>
    <w:rsid w:val="00AA05AD"/>
    <w:rsid w:val="00AA0DD3"/>
    <w:rsid w:val="00AA0DDD"/>
    <w:rsid w:val="00AA161B"/>
    <w:rsid w:val="00AA1632"/>
    <w:rsid w:val="00AA1766"/>
    <w:rsid w:val="00AA1A09"/>
    <w:rsid w:val="00AA1B47"/>
    <w:rsid w:val="00AA2D5B"/>
    <w:rsid w:val="00AA2EFA"/>
    <w:rsid w:val="00AA313D"/>
    <w:rsid w:val="00AA318D"/>
    <w:rsid w:val="00AA3283"/>
    <w:rsid w:val="00AA3982"/>
    <w:rsid w:val="00AA3E54"/>
    <w:rsid w:val="00AA40CB"/>
    <w:rsid w:val="00AA4397"/>
    <w:rsid w:val="00AA4846"/>
    <w:rsid w:val="00AA4961"/>
    <w:rsid w:val="00AA49D6"/>
    <w:rsid w:val="00AA4BF9"/>
    <w:rsid w:val="00AA4C4C"/>
    <w:rsid w:val="00AA4D2F"/>
    <w:rsid w:val="00AA50AE"/>
    <w:rsid w:val="00AA5221"/>
    <w:rsid w:val="00AA52D8"/>
    <w:rsid w:val="00AA5685"/>
    <w:rsid w:val="00AA5687"/>
    <w:rsid w:val="00AA57FA"/>
    <w:rsid w:val="00AA5D8E"/>
    <w:rsid w:val="00AA636D"/>
    <w:rsid w:val="00AA6BB1"/>
    <w:rsid w:val="00AA6CBF"/>
    <w:rsid w:val="00AA6CC3"/>
    <w:rsid w:val="00AA6E95"/>
    <w:rsid w:val="00AA6ECF"/>
    <w:rsid w:val="00AA6F35"/>
    <w:rsid w:val="00AA7253"/>
    <w:rsid w:val="00AA7453"/>
    <w:rsid w:val="00AA7BBE"/>
    <w:rsid w:val="00AB0052"/>
    <w:rsid w:val="00AB0280"/>
    <w:rsid w:val="00AB03FC"/>
    <w:rsid w:val="00AB0AD8"/>
    <w:rsid w:val="00AB1979"/>
    <w:rsid w:val="00AB1BD8"/>
    <w:rsid w:val="00AB2127"/>
    <w:rsid w:val="00AB2247"/>
    <w:rsid w:val="00AB2336"/>
    <w:rsid w:val="00AB29FE"/>
    <w:rsid w:val="00AB310F"/>
    <w:rsid w:val="00AB320D"/>
    <w:rsid w:val="00AB341F"/>
    <w:rsid w:val="00AB360A"/>
    <w:rsid w:val="00AB3BEA"/>
    <w:rsid w:val="00AB3DAD"/>
    <w:rsid w:val="00AB4288"/>
    <w:rsid w:val="00AB4653"/>
    <w:rsid w:val="00AB479D"/>
    <w:rsid w:val="00AB52BE"/>
    <w:rsid w:val="00AB5473"/>
    <w:rsid w:val="00AB588D"/>
    <w:rsid w:val="00AB5CCE"/>
    <w:rsid w:val="00AB5E0F"/>
    <w:rsid w:val="00AB5E1E"/>
    <w:rsid w:val="00AB5FE4"/>
    <w:rsid w:val="00AB68DA"/>
    <w:rsid w:val="00AB6B97"/>
    <w:rsid w:val="00AB6E14"/>
    <w:rsid w:val="00AC0377"/>
    <w:rsid w:val="00AC08D7"/>
    <w:rsid w:val="00AC0903"/>
    <w:rsid w:val="00AC09AE"/>
    <w:rsid w:val="00AC0D5D"/>
    <w:rsid w:val="00AC0EFA"/>
    <w:rsid w:val="00AC155E"/>
    <w:rsid w:val="00AC1CD3"/>
    <w:rsid w:val="00AC20E3"/>
    <w:rsid w:val="00AC2169"/>
    <w:rsid w:val="00AC232C"/>
    <w:rsid w:val="00AC2771"/>
    <w:rsid w:val="00AC2F38"/>
    <w:rsid w:val="00AC38CF"/>
    <w:rsid w:val="00AC3AE6"/>
    <w:rsid w:val="00AC3F42"/>
    <w:rsid w:val="00AC437D"/>
    <w:rsid w:val="00AC44D6"/>
    <w:rsid w:val="00AC4932"/>
    <w:rsid w:val="00AC49A1"/>
    <w:rsid w:val="00AC49D7"/>
    <w:rsid w:val="00AC54F8"/>
    <w:rsid w:val="00AC554E"/>
    <w:rsid w:val="00AC5C3B"/>
    <w:rsid w:val="00AC5EC7"/>
    <w:rsid w:val="00AC61EE"/>
    <w:rsid w:val="00AC628F"/>
    <w:rsid w:val="00AC6397"/>
    <w:rsid w:val="00AC66ED"/>
    <w:rsid w:val="00AC6BC3"/>
    <w:rsid w:val="00AC6D50"/>
    <w:rsid w:val="00AC7134"/>
    <w:rsid w:val="00AC733C"/>
    <w:rsid w:val="00AC76CC"/>
    <w:rsid w:val="00AC797D"/>
    <w:rsid w:val="00AC7A48"/>
    <w:rsid w:val="00AC7BF1"/>
    <w:rsid w:val="00AC7EFB"/>
    <w:rsid w:val="00AD0021"/>
    <w:rsid w:val="00AD0560"/>
    <w:rsid w:val="00AD1123"/>
    <w:rsid w:val="00AD124E"/>
    <w:rsid w:val="00AD13BA"/>
    <w:rsid w:val="00AD1C83"/>
    <w:rsid w:val="00AD23EC"/>
    <w:rsid w:val="00AD2670"/>
    <w:rsid w:val="00AD273E"/>
    <w:rsid w:val="00AD286E"/>
    <w:rsid w:val="00AD2D7D"/>
    <w:rsid w:val="00AD2FFB"/>
    <w:rsid w:val="00AD3172"/>
    <w:rsid w:val="00AD3174"/>
    <w:rsid w:val="00AD3C45"/>
    <w:rsid w:val="00AD3D5D"/>
    <w:rsid w:val="00AD4C4F"/>
    <w:rsid w:val="00AD54FB"/>
    <w:rsid w:val="00AD5571"/>
    <w:rsid w:val="00AD5C09"/>
    <w:rsid w:val="00AD5CCB"/>
    <w:rsid w:val="00AD604E"/>
    <w:rsid w:val="00AD608C"/>
    <w:rsid w:val="00AD6595"/>
    <w:rsid w:val="00AD6629"/>
    <w:rsid w:val="00AD671B"/>
    <w:rsid w:val="00AD673E"/>
    <w:rsid w:val="00AD6802"/>
    <w:rsid w:val="00AD6F35"/>
    <w:rsid w:val="00AD77B6"/>
    <w:rsid w:val="00AE0012"/>
    <w:rsid w:val="00AE049E"/>
    <w:rsid w:val="00AE0911"/>
    <w:rsid w:val="00AE09A1"/>
    <w:rsid w:val="00AE0A1D"/>
    <w:rsid w:val="00AE0F42"/>
    <w:rsid w:val="00AE1296"/>
    <w:rsid w:val="00AE1770"/>
    <w:rsid w:val="00AE179F"/>
    <w:rsid w:val="00AE18B9"/>
    <w:rsid w:val="00AE2675"/>
    <w:rsid w:val="00AE2CCF"/>
    <w:rsid w:val="00AE30B3"/>
    <w:rsid w:val="00AE334A"/>
    <w:rsid w:val="00AE34CD"/>
    <w:rsid w:val="00AE3624"/>
    <w:rsid w:val="00AE379E"/>
    <w:rsid w:val="00AE419B"/>
    <w:rsid w:val="00AE421A"/>
    <w:rsid w:val="00AE447C"/>
    <w:rsid w:val="00AE4935"/>
    <w:rsid w:val="00AE4A0B"/>
    <w:rsid w:val="00AE5418"/>
    <w:rsid w:val="00AE58F6"/>
    <w:rsid w:val="00AE6235"/>
    <w:rsid w:val="00AE643D"/>
    <w:rsid w:val="00AE68F4"/>
    <w:rsid w:val="00AE68FB"/>
    <w:rsid w:val="00AE6B05"/>
    <w:rsid w:val="00AE70E8"/>
    <w:rsid w:val="00AE74F6"/>
    <w:rsid w:val="00AE758F"/>
    <w:rsid w:val="00AE7658"/>
    <w:rsid w:val="00AE780F"/>
    <w:rsid w:val="00AE78A2"/>
    <w:rsid w:val="00AE7C08"/>
    <w:rsid w:val="00AE7C32"/>
    <w:rsid w:val="00AF03D3"/>
    <w:rsid w:val="00AF119F"/>
    <w:rsid w:val="00AF14F5"/>
    <w:rsid w:val="00AF18FB"/>
    <w:rsid w:val="00AF198D"/>
    <w:rsid w:val="00AF21FC"/>
    <w:rsid w:val="00AF2482"/>
    <w:rsid w:val="00AF2720"/>
    <w:rsid w:val="00AF2D7F"/>
    <w:rsid w:val="00AF2D96"/>
    <w:rsid w:val="00AF37D7"/>
    <w:rsid w:val="00AF3873"/>
    <w:rsid w:val="00AF3A2B"/>
    <w:rsid w:val="00AF3A59"/>
    <w:rsid w:val="00AF3E60"/>
    <w:rsid w:val="00AF3E61"/>
    <w:rsid w:val="00AF3EA4"/>
    <w:rsid w:val="00AF4840"/>
    <w:rsid w:val="00AF4895"/>
    <w:rsid w:val="00AF4CDC"/>
    <w:rsid w:val="00AF56AF"/>
    <w:rsid w:val="00AF5C13"/>
    <w:rsid w:val="00AF5D0D"/>
    <w:rsid w:val="00AF63A3"/>
    <w:rsid w:val="00AF694B"/>
    <w:rsid w:val="00AF6BFB"/>
    <w:rsid w:val="00AF6CB7"/>
    <w:rsid w:val="00AF74EF"/>
    <w:rsid w:val="00AF7760"/>
    <w:rsid w:val="00AF7ABF"/>
    <w:rsid w:val="00AF7D30"/>
    <w:rsid w:val="00AF7F6F"/>
    <w:rsid w:val="00B00027"/>
    <w:rsid w:val="00B00D5F"/>
    <w:rsid w:val="00B00DC0"/>
    <w:rsid w:val="00B011F6"/>
    <w:rsid w:val="00B014D3"/>
    <w:rsid w:val="00B015DB"/>
    <w:rsid w:val="00B01A39"/>
    <w:rsid w:val="00B01C85"/>
    <w:rsid w:val="00B02382"/>
    <w:rsid w:val="00B023D6"/>
    <w:rsid w:val="00B02895"/>
    <w:rsid w:val="00B03352"/>
    <w:rsid w:val="00B03386"/>
    <w:rsid w:val="00B04001"/>
    <w:rsid w:val="00B04108"/>
    <w:rsid w:val="00B044FB"/>
    <w:rsid w:val="00B04CDC"/>
    <w:rsid w:val="00B04D56"/>
    <w:rsid w:val="00B04FAD"/>
    <w:rsid w:val="00B0544D"/>
    <w:rsid w:val="00B05588"/>
    <w:rsid w:val="00B05590"/>
    <w:rsid w:val="00B05798"/>
    <w:rsid w:val="00B05962"/>
    <w:rsid w:val="00B05DD4"/>
    <w:rsid w:val="00B06407"/>
    <w:rsid w:val="00B0643F"/>
    <w:rsid w:val="00B06E0D"/>
    <w:rsid w:val="00B06E22"/>
    <w:rsid w:val="00B06E4A"/>
    <w:rsid w:val="00B06FF6"/>
    <w:rsid w:val="00B070CD"/>
    <w:rsid w:val="00B078D0"/>
    <w:rsid w:val="00B078DE"/>
    <w:rsid w:val="00B1021F"/>
    <w:rsid w:val="00B10278"/>
    <w:rsid w:val="00B1029F"/>
    <w:rsid w:val="00B107E2"/>
    <w:rsid w:val="00B107E5"/>
    <w:rsid w:val="00B10B5A"/>
    <w:rsid w:val="00B10D54"/>
    <w:rsid w:val="00B10E86"/>
    <w:rsid w:val="00B10F88"/>
    <w:rsid w:val="00B10F8F"/>
    <w:rsid w:val="00B110FE"/>
    <w:rsid w:val="00B1149F"/>
    <w:rsid w:val="00B1167B"/>
    <w:rsid w:val="00B1167C"/>
    <w:rsid w:val="00B11AB5"/>
    <w:rsid w:val="00B11BFD"/>
    <w:rsid w:val="00B11C2D"/>
    <w:rsid w:val="00B136E7"/>
    <w:rsid w:val="00B138F1"/>
    <w:rsid w:val="00B13AFE"/>
    <w:rsid w:val="00B13CB5"/>
    <w:rsid w:val="00B141B9"/>
    <w:rsid w:val="00B144DA"/>
    <w:rsid w:val="00B14BF6"/>
    <w:rsid w:val="00B14E10"/>
    <w:rsid w:val="00B14E7B"/>
    <w:rsid w:val="00B14F10"/>
    <w:rsid w:val="00B14F24"/>
    <w:rsid w:val="00B150FE"/>
    <w:rsid w:val="00B15243"/>
    <w:rsid w:val="00B15408"/>
    <w:rsid w:val="00B1564E"/>
    <w:rsid w:val="00B157B8"/>
    <w:rsid w:val="00B15926"/>
    <w:rsid w:val="00B15C36"/>
    <w:rsid w:val="00B1616D"/>
    <w:rsid w:val="00B1673C"/>
    <w:rsid w:val="00B17576"/>
    <w:rsid w:val="00B17805"/>
    <w:rsid w:val="00B17A8F"/>
    <w:rsid w:val="00B17DEA"/>
    <w:rsid w:val="00B2055B"/>
    <w:rsid w:val="00B205B9"/>
    <w:rsid w:val="00B2085D"/>
    <w:rsid w:val="00B20862"/>
    <w:rsid w:val="00B20A19"/>
    <w:rsid w:val="00B20AE1"/>
    <w:rsid w:val="00B20BA3"/>
    <w:rsid w:val="00B20BD4"/>
    <w:rsid w:val="00B20F92"/>
    <w:rsid w:val="00B210E3"/>
    <w:rsid w:val="00B21584"/>
    <w:rsid w:val="00B21CC3"/>
    <w:rsid w:val="00B21E9F"/>
    <w:rsid w:val="00B22131"/>
    <w:rsid w:val="00B222AF"/>
    <w:rsid w:val="00B222FC"/>
    <w:rsid w:val="00B227E6"/>
    <w:rsid w:val="00B22826"/>
    <w:rsid w:val="00B22976"/>
    <w:rsid w:val="00B229A9"/>
    <w:rsid w:val="00B22AD9"/>
    <w:rsid w:val="00B22CE1"/>
    <w:rsid w:val="00B230A1"/>
    <w:rsid w:val="00B233A6"/>
    <w:rsid w:val="00B240FD"/>
    <w:rsid w:val="00B24616"/>
    <w:rsid w:val="00B24627"/>
    <w:rsid w:val="00B24C6C"/>
    <w:rsid w:val="00B25AD6"/>
    <w:rsid w:val="00B25D6C"/>
    <w:rsid w:val="00B26011"/>
    <w:rsid w:val="00B26354"/>
    <w:rsid w:val="00B263C2"/>
    <w:rsid w:val="00B2713F"/>
    <w:rsid w:val="00B2722C"/>
    <w:rsid w:val="00B27366"/>
    <w:rsid w:val="00B27509"/>
    <w:rsid w:val="00B27F2D"/>
    <w:rsid w:val="00B30351"/>
    <w:rsid w:val="00B3093D"/>
    <w:rsid w:val="00B30BC9"/>
    <w:rsid w:val="00B31249"/>
    <w:rsid w:val="00B315BB"/>
    <w:rsid w:val="00B31C7B"/>
    <w:rsid w:val="00B32C41"/>
    <w:rsid w:val="00B32CC0"/>
    <w:rsid w:val="00B3305D"/>
    <w:rsid w:val="00B333DE"/>
    <w:rsid w:val="00B335BD"/>
    <w:rsid w:val="00B3377E"/>
    <w:rsid w:val="00B337D9"/>
    <w:rsid w:val="00B33D7B"/>
    <w:rsid w:val="00B33E4D"/>
    <w:rsid w:val="00B340B6"/>
    <w:rsid w:val="00B346B2"/>
    <w:rsid w:val="00B347A0"/>
    <w:rsid w:val="00B34A8E"/>
    <w:rsid w:val="00B351D5"/>
    <w:rsid w:val="00B3557A"/>
    <w:rsid w:val="00B35A93"/>
    <w:rsid w:val="00B35B21"/>
    <w:rsid w:val="00B35B7A"/>
    <w:rsid w:val="00B35FCA"/>
    <w:rsid w:val="00B369E0"/>
    <w:rsid w:val="00B36BB5"/>
    <w:rsid w:val="00B36BC4"/>
    <w:rsid w:val="00B374B8"/>
    <w:rsid w:val="00B374E3"/>
    <w:rsid w:val="00B375F9"/>
    <w:rsid w:val="00B3760B"/>
    <w:rsid w:val="00B37FC7"/>
    <w:rsid w:val="00B406F1"/>
    <w:rsid w:val="00B40A0D"/>
    <w:rsid w:val="00B40B4E"/>
    <w:rsid w:val="00B41059"/>
    <w:rsid w:val="00B41279"/>
    <w:rsid w:val="00B416BA"/>
    <w:rsid w:val="00B42081"/>
    <w:rsid w:val="00B42F9B"/>
    <w:rsid w:val="00B42FE7"/>
    <w:rsid w:val="00B43529"/>
    <w:rsid w:val="00B4410A"/>
    <w:rsid w:val="00B44AE2"/>
    <w:rsid w:val="00B44C54"/>
    <w:rsid w:val="00B45295"/>
    <w:rsid w:val="00B453F3"/>
    <w:rsid w:val="00B455B2"/>
    <w:rsid w:val="00B4563F"/>
    <w:rsid w:val="00B45C82"/>
    <w:rsid w:val="00B46336"/>
    <w:rsid w:val="00B46400"/>
    <w:rsid w:val="00B46932"/>
    <w:rsid w:val="00B469AF"/>
    <w:rsid w:val="00B46E37"/>
    <w:rsid w:val="00B4735C"/>
    <w:rsid w:val="00B475D4"/>
    <w:rsid w:val="00B476A9"/>
    <w:rsid w:val="00B476C5"/>
    <w:rsid w:val="00B47D5C"/>
    <w:rsid w:val="00B50139"/>
    <w:rsid w:val="00B509DA"/>
    <w:rsid w:val="00B50C45"/>
    <w:rsid w:val="00B50E33"/>
    <w:rsid w:val="00B51997"/>
    <w:rsid w:val="00B51FFD"/>
    <w:rsid w:val="00B5223C"/>
    <w:rsid w:val="00B524FE"/>
    <w:rsid w:val="00B5264F"/>
    <w:rsid w:val="00B52D16"/>
    <w:rsid w:val="00B53137"/>
    <w:rsid w:val="00B5392C"/>
    <w:rsid w:val="00B53C35"/>
    <w:rsid w:val="00B53D5A"/>
    <w:rsid w:val="00B54120"/>
    <w:rsid w:val="00B543C8"/>
    <w:rsid w:val="00B54F65"/>
    <w:rsid w:val="00B559F7"/>
    <w:rsid w:val="00B56232"/>
    <w:rsid w:val="00B56686"/>
    <w:rsid w:val="00B566F7"/>
    <w:rsid w:val="00B571CF"/>
    <w:rsid w:val="00B57786"/>
    <w:rsid w:val="00B5795E"/>
    <w:rsid w:val="00B57C72"/>
    <w:rsid w:val="00B57CF8"/>
    <w:rsid w:val="00B604AC"/>
    <w:rsid w:val="00B604EC"/>
    <w:rsid w:val="00B6063A"/>
    <w:rsid w:val="00B60966"/>
    <w:rsid w:val="00B60D56"/>
    <w:rsid w:val="00B60EDA"/>
    <w:rsid w:val="00B61047"/>
    <w:rsid w:val="00B614D5"/>
    <w:rsid w:val="00B619CD"/>
    <w:rsid w:val="00B61AE1"/>
    <w:rsid w:val="00B61B4B"/>
    <w:rsid w:val="00B61EE6"/>
    <w:rsid w:val="00B62127"/>
    <w:rsid w:val="00B621A1"/>
    <w:rsid w:val="00B6224B"/>
    <w:rsid w:val="00B62CB3"/>
    <w:rsid w:val="00B62CD0"/>
    <w:rsid w:val="00B63164"/>
    <w:rsid w:val="00B6345A"/>
    <w:rsid w:val="00B63F3A"/>
    <w:rsid w:val="00B63F43"/>
    <w:rsid w:val="00B64B18"/>
    <w:rsid w:val="00B650B8"/>
    <w:rsid w:val="00B65754"/>
    <w:rsid w:val="00B659EB"/>
    <w:rsid w:val="00B65B85"/>
    <w:rsid w:val="00B6607B"/>
    <w:rsid w:val="00B66118"/>
    <w:rsid w:val="00B6614F"/>
    <w:rsid w:val="00B66539"/>
    <w:rsid w:val="00B667EF"/>
    <w:rsid w:val="00B66B7E"/>
    <w:rsid w:val="00B66FB2"/>
    <w:rsid w:val="00B675F5"/>
    <w:rsid w:val="00B67BD8"/>
    <w:rsid w:val="00B67FE0"/>
    <w:rsid w:val="00B700D1"/>
    <w:rsid w:val="00B70447"/>
    <w:rsid w:val="00B7046D"/>
    <w:rsid w:val="00B7085F"/>
    <w:rsid w:val="00B70AC2"/>
    <w:rsid w:val="00B71077"/>
    <w:rsid w:val="00B71147"/>
    <w:rsid w:val="00B711D2"/>
    <w:rsid w:val="00B712AE"/>
    <w:rsid w:val="00B71345"/>
    <w:rsid w:val="00B713D4"/>
    <w:rsid w:val="00B713ED"/>
    <w:rsid w:val="00B71607"/>
    <w:rsid w:val="00B7179A"/>
    <w:rsid w:val="00B717B8"/>
    <w:rsid w:val="00B71A16"/>
    <w:rsid w:val="00B71B43"/>
    <w:rsid w:val="00B720C8"/>
    <w:rsid w:val="00B72428"/>
    <w:rsid w:val="00B73055"/>
    <w:rsid w:val="00B731D0"/>
    <w:rsid w:val="00B73452"/>
    <w:rsid w:val="00B73B18"/>
    <w:rsid w:val="00B73D07"/>
    <w:rsid w:val="00B73D4F"/>
    <w:rsid w:val="00B743A9"/>
    <w:rsid w:val="00B746BF"/>
    <w:rsid w:val="00B74BBC"/>
    <w:rsid w:val="00B75119"/>
    <w:rsid w:val="00B75199"/>
    <w:rsid w:val="00B7569C"/>
    <w:rsid w:val="00B75C0E"/>
    <w:rsid w:val="00B7670B"/>
    <w:rsid w:val="00B76D54"/>
    <w:rsid w:val="00B7727C"/>
    <w:rsid w:val="00B7745F"/>
    <w:rsid w:val="00B77F1C"/>
    <w:rsid w:val="00B77F8F"/>
    <w:rsid w:val="00B806B0"/>
    <w:rsid w:val="00B80B30"/>
    <w:rsid w:val="00B80EE2"/>
    <w:rsid w:val="00B80F0F"/>
    <w:rsid w:val="00B80F6E"/>
    <w:rsid w:val="00B8113F"/>
    <w:rsid w:val="00B81152"/>
    <w:rsid w:val="00B81607"/>
    <w:rsid w:val="00B817EA"/>
    <w:rsid w:val="00B81BD0"/>
    <w:rsid w:val="00B821AC"/>
    <w:rsid w:val="00B8248A"/>
    <w:rsid w:val="00B824AC"/>
    <w:rsid w:val="00B82609"/>
    <w:rsid w:val="00B8272A"/>
    <w:rsid w:val="00B829F7"/>
    <w:rsid w:val="00B82F7B"/>
    <w:rsid w:val="00B830EA"/>
    <w:rsid w:val="00B83524"/>
    <w:rsid w:val="00B84316"/>
    <w:rsid w:val="00B84712"/>
    <w:rsid w:val="00B847DD"/>
    <w:rsid w:val="00B84959"/>
    <w:rsid w:val="00B84B08"/>
    <w:rsid w:val="00B84F4A"/>
    <w:rsid w:val="00B85444"/>
    <w:rsid w:val="00B85670"/>
    <w:rsid w:val="00B856F4"/>
    <w:rsid w:val="00B85936"/>
    <w:rsid w:val="00B85AF8"/>
    <w:rsid w:val="00B85DB7"/>
    <w:rsid w:val="00B8628A"/>
    <w:rsid w:val="00B8686E"/>
    <w:rsid w:val="00B86ACF"/>
    <w:rsid w:val="00B86E10"/>
    <w:rsid w:val="00B87B3B"/>
    <w:rsid w:val="00B87C85"/>
    <w:rsid w:val="00B87CF5"/>
    <w:rsid w:val="00B902E0"/>
    <w:rsid w:val="00B90492"/>
    <w:rsid w:val="00B90A58"/>
    <w:rsid w:val="00B91664"/>
    <w:rsid w:val="00B9177D"/>
    <w:rsid w:val="00B9230F"/>
    <w:rsid w:val="00B92506"/>
    <w:rsid w:val="00B9281F"/>
    <w:rsid w:val="00B93471"/>
    <w:rsid w:val="00B93599"/>
    <w:rsid w:val="00B938AC"/>
    <w:rsid w:val="00B9394D"/>
    <w:rsid w:val="00B93AD2"/>
    <w:rsid w:val="00B942EC"/>
    <w:rsid w:val="00B94347"/>
    <w:rsid w:val="00B944E2"/>
    <w:rsid w:val="00B9459E"/>
    <w:rsid w:val="00B946D1"/>
    <w:rsid w:val="00B94BB1"/>
    <w:rsid w:val="00B94CA9"/>
    <w:rsid w:val="00B94E73"/>
    <w:rsid w:val="00B94F0D"/>
    <w:rsid w:val="00B951AE"/>
    <w:rsid w:val="00B95202"/>
    <w:rsid w:val="00B95780"/>
    <w:rsid w:val="00B9580E"/>
    <w:rsid w:val="00B95828"/>
    <w:rsid w:val="00B9709F"/>
    <w:rsid w:val="00B9725F"/>
    <w:rsid w:val="00B973D8"/>
    <w:rsid w:val="00B97743"/>
    <w:rsid w:val="00B97D01"/>
    <w:rsid w:val="00BA0355"/>
    <w:rsid w:val="00BA039A"/>
    <w:rsid w:val="00BA0B09"/>
    <w:rsid w:val="00BA0F8B"/>
    <w:rsid w:val="00BA0FA9"/>
    <w:rsid w:val="00BA1361"/>
    <w:rsid w:val="00BA157A"/>
    <w:rsid w:val="00BA17EF"/>
    <w:rsid w:val="00BA1B47"/>
    <w:rsid w:val="00BA1DC6"/>
    <w:rsid w:val="00BA1F2B"/>
    <w:rsid w:val="00BA2282"/>
    <w:rsid w:val="00BA24F8"/>
    <w:rsid w:val="00BA2702"/>
    <w:rsid w:val="00BA29A3"/>
    <w:rsid w:val="00BA2E40"/>
    <w:rsid w:val="00BA3233"/>
    <w:rsid w:val="00BA3BF6"/>
    <w:rsid w:val="00BA42AF"/>
    <w:rsid w:val="00BA44A5"/>
    <w:rsid w:val="00BA467E"/>
    <w:rsid w:val="00BA4DA0"/>
    <w:rsid w:val="00BA577E"/>
    <w:rsid w:val="00BA5C96"/>
    <w:rsid w:val="00BA6126"/>
    <w:rsid w:val="00BA70D9"/>
    <w:rsid w:val="00BA716F"/>
    <w:rsid w:val="00BA736F"/>
    <w:rsid w:val="00BA7633"/>
    <w:rsid w:val="00BA7795"/>
    <w:rsid w:val="00BA7A9C"/>
    <w:rsid w:val="00BA7B21"/>
    <w:rsid w:val="00BA7B8F"/>
    <w:rsid w:val="00BA7F1D"/>
    <w:rsid w:val="00BB05BE"/>
    <w:rsid w:val="00BB07B3"/>
    <w:rsid w:val="00BB0968"/>
    <w:rsid w:val="00BB098B"/>
    <w:rsid w:val="00BB189B"/>
    <w:rsid w:val="00BB1A9C"/>
    <w:rsid w:val="00BB1E8B"/>
    <w:rsid w:val="00BB24AF"/>
    <w:rsid w:val="00BB338C"/>
    <w:rsid w:val="00BB3537"/>
    <w:rsid w:val="00BB410E"/>
    <w:rsid w:val="00BB414F"/>
    <w:rsid w:val="00BB42AF"/>
    <w:rsid w:val="00BB46EF"/>
    <w:rsid w:val="00BB478C"/>
    <w:rsid w:val="00BB496B"/>
    <w:rsid w:val="00BB4BAC"/>
    <w:rsid w:val="00BB4CF3"/>
    <w:rsid w:val="00BB4E3C"/>
    <w:rsid w:val="00BB4F27"/>
    <w:rsid w:val="00BB4F8A"/>
    <w:rsid w:val="00BB5117"/>
    <w:rsid w:val="00BB5559"/>
    <w:rsid w:val="00BB5D27"/>
    <w:rsid w:val="00BB623A"/>
    <w:rsid w:val="00BB658F"/>
    <w:rsid w:val="00BB6668"/>
    <w:rsid w:val="00BB66A0"/>
    <w:rsid w:val="00BB6C27"/>
    <w:rsid w:val="00BB6D85"/>
    <w:rsid w:val="00BB75CD"/>
    <w:rsid w:val="00BB7757"/>
    <w:rsid w:val="00BC0007"/>
    <w:rsid w:val="00BC0508"/>
    <w:rsid w:val="00BC05EA"/>
    <w:rsid w:val="00BC0721"/>
    <w:rsid w:val="00BC0A2E"/>
    <w:rsid w:val="00BC0BEB"/>
    <w:rsid w:val="00BC0EC0"/>
    <w:rsid w:val="00BC10BA"/>
    <w:rsid w:val="00BC12E6"/>
    <w:rsid w:val="00BC13BF"/>
    <w:rsid w:val="00BC15A3"/>
    <w:rsid w:val="00BC1B12"/>
    <w:rsid w:val="00BC280F"/>
    <w:rsid w:val="00BC28DD"/>
    <w:rsid w:val="00BC2AD4"/>
    <w:rsid w:val="00BC2E79"/>
    <w:rsid w:val="00BC3315"/>
    <w:rsid w:val="00BC34B6"/>
    <w:rsid w:val="00BC350F"/>
    <w:rsid w:val="00BC388A"/>
    <w:rsid w:val="00BC3B03"/>
    <w:rsid w:val="00BC3CAE"/>
    <w:rsid w:val="00BC3CF6"/>
    <w:rsid w:val="00BC3DE9"/>
    <w:rsid w:val="00BC4319"/>
    <w:rsid w:val="00BC440C"/>
    <w:rsid w:val="00BC45F3"/>
    <w:rsid w:val="00BC4C00"/>
    <w:rsid w:val="00BC4E61"/>
    <w:rsid w:val="00BC506F"/>
    <w:rsid w:val="00BC529A"/>
    <w:rsid w:val="00BC5732"/>
    <w:rsid w:val="00BC586A"/>
    <w:rsid w:val="00BC5CBF"/>
    <w:rsid w:val="00BC6107"/>
    <w:rsid w:val="00BC62CD"/>
    <w:rsid w:val="00BC6309"/>
    <w:rsid w:val="00BC660A"/>
    <w:rsid w:val="00BC68DB"/>
    <w:rsid w:val="00BC6D37"/>
    <w:rsid w:val="00BC6DEE"/>
    <w:rsid w:val="00BC71B4"/>
    <w:rsid w:val="00BC7A80"/>
    <w:rsid w:val="00BC7EFD"/>
    <w:rsid w:val="00BD02EC"/>
    <w:rsid w:val="00BD05D0"/>
    <w:rsid w:val="00BD08C9"/>
    <w:rsid w:val="00BD1410"/>
    <w:rsid w:val="00BD146B"/>
    <w:rsid w:val="00BD1601"/>
    <w:rsid w:val="00BD21B3"/>
    <w:rsid w:val="00BD29BB"/>
    <w:rsid w:val="00BD2A56"/>
    <w:rsid w:val="00BD2A8C"/>
    <w:rsid w:val="00BD2CB1"/>
    <w:rsid w:val="00BD2FA6"/>
    <w:rsid w:val="00BD2FB2"/>
    <w:rsid w:val="00BD3757"/>
    <w:rsid w:val="00BD3930"/>
    <w:rsid w:val="00BD399E"/>
    <w:rsid w:val="00BD3ABE"/>
    <w:rsid w:val="00BD3ACF"/>
    <w:rsid w:val="00BD3E8F"/>
    <w:rsid w:val="00BD3F8F"/>
    <w:rsid w:val="00BD4307"/>
    <w:rsid w:val="00BD44F3"/>
    <w:rsid w:val="00BD54A3"/>
    <w:rsid w:val="00BD5C00"/>
    <w:rsid w:val="00BD5EAF"/>
    <w:rsid w:val="00BD5F6D"/>
    <w:rsid w:val="00BD5FB3"/>
    <w:rsid w:val="00BD5FCA"/>
    <w:rsid w:val="00BD6979"/>
    <w:rsid w:val="00BD6A19"/>
    <w:rsid w:val="00BD6A44"/>
    <w:rsid w:val="00BD6DC1"/>
    <w:rsid w:val="00BD6DFF"/>
    <w:rsid w:val="00BD6EB0"/>
    <w:rsid w:val="00BD7161"/>
    <w:rsid w:val="00BD7519"/>
    <w:rsid w:val="00BD7F64"/>
    <w:rsid w:val="00BE0758"/>
    <w:rsid w:val="00BE0D4B"/>
    <w:rsid w:val="00BE12F2"/>
    <w:rsid w:val="00BE1898"/>
    <w:rsid w:val="00BE1A62"/>
    <w:rsid w:val="00BE21F9"/>
    <w:rsid w:val="00BE22CD"/>
    <w:rsid w:val="00BE24C0"/>
    <w:rsid w:val="00BE2D65"/>
    <w:rsid w:val="00BE2DA0"/>
    <w:rsid w:val="00BE34E4"/>
    <w:rsid w:val="00BE3BED"/>
    <w:rsid w:val="00BE3CF0"/>
    <w:rsid w:val="00BE4189"/>
    <w:rsid w:val="00BE4748"/>
    <w:rsid w:val="00BE48A4"/>
    <w:rsid w:val="00BE49BF"/>
    <w:rsid w:val="00BE4A1F"/>
    <w:rsid w:val="00BE4FF3"/>
    <w:rsid w:val="00BE521A"/>
    <w:rsid w:val="00BE5321"/>
    <w:rsid w:val="00BE5968"/>
    <w:rsid w:val="00BE5C39"/>
    <w:rsid w:val="00BE65E3"/>
    <w:rsid w:val="00BE686B"/>
    <w:rsid w:val="00BE69FC"/>
    <w:rsid w:val="00BE6E55"/>
    <w:rsid w:val="00BE7205"/>
    <w:rsid w:val="00BE796E"/>
    <w:rsid w:val="00BF07F7"/>
    <w:rsid w:val="00BF1552"/>
    <w:rsid w:val="00BF15C9"/>
    <w:rsid w:val="00BF1799"/>
    <w:rsid w:val="00BF1857"/>
    <w:rsid w:val="00BF1B12"/>
    <w:rsid w:val="00BF1BF6"/>
    <w:rsid w:val="00BF1F30"/>
    <w:rsid w:val="00BF1F96"/>
    <w:rsid w:val="00BF3247"/>
    <w:rsid w:val="00BF37EA"/>
    <w:rsid w:val="00BF3F13"/>
    <w:rsid w:val="00BF451D"/>
    <w:rsid w:val="00BF46A4"/>
    <w:rsid w:val="00BF4738"/>
    <w:rsid w:val="00BF49A2"/>
    <w:rsid w:val="00BF4E83"/>
    <w:rsid w:val="00BF5028"/>
    <w:rsid w:val="00BF5114"/>
    <w:rsid w:val="00BF5212"/>
    <w:rsid w:val="00BF54B9"/>
    <w:rsid w:val="00BF55E7"/>
    <w:rsid w:val="00BF5A48"/>
    <w:rsid w:val="00BF5B91"/>
    <w:rsid w:val="00BF5BF3"/>
    <w:rsid w:val="00BF5CA5"/>
    <w:rsid w:val="00BF5CD8"/>
    <w:rsid w:val="00BF5E5F"/>
    <w:rsid w:val="00BF6005"/>
    <w:rsid w:val="00BF64BA"/>
    <w:rsid w:val="00BF68DE"/>
    <w:rsid w:val="00BF695C"/>
    <w:rsid w:val="00BF6BD6"/>
    <w:rsid w:val="00BF72FD"/>
    <w:rsid w:val="00BF73E7"/>
    <w:rsid w:val="00BF780B"/>
    <w:rsid w:val="00BF78E0"/>
    <w:rsid w:val="00C001A9"/>
    <w:rsid w:val="00C004A6"/>
    <w:rsid w:val="00C004D5"/>
    <w:rsid w:val="00C006C4"/>
    <w:rsid w:val="00C00DC9"/>
    <w:rsid w:val="00C00E3D"/>
    <w:rsid w:val="00C00FBC"/>
    <w:rsid w:val="00C00FE3"/>
    <w:rsid w:val="00C0130B"/>
    <w:rsid w:val="00C015AE"/>
    <w:rsid w:val="00C01EB5"/>
    <w:rsid w:val="00C02429"/>
    <w:rsid w:val="00C0268B"/>
    <w:rsid w:val="00C0286D"/>
    <w:rsid w:val="00C029CC"/>
    <w:rsid w:val="00C02EA3"/>
    <w:rsid w:val="00C0364B"/>
    <w:rsid w:val="00C03723"/>
    <w:rsid w:val="00C03760"/>
    <w:rsid w:val="00C038B3"/>
    <w:rsid w:val="00C03AFB"/>
    <w:rsid w:val="00C03C8B"/>
    <w:rsid w:val="00C03D6D"/>
    <w:rsid w:val="00C03EDB"/>
    <w:rsid w:val="00C045A4"/>
    <w:rsid w:val="00C046B2"/>
    <w:rsid w:val="00C046E5"/>
    <w:rsid w:val="00C0512F"/>
    <w:rsid w:val="00C056A1"/>
    <w:rsid w:val="00C05701"/>
    <w:rsid w:val="00C05D7C"/>
    <w:rsid w:val="00C05DCF"/>
    <w:rsid w:val="00C05E2F"/>
    <w:rsid w:val="00C06875"/>
    <w:rsid w:val="00C06C45"/>
    <w:rsid w:val="00C06F9B"/>
    <w:rsid w:val="00C071DD"/>
    <w:rsid w:val="00C07287"/>
    <w:rsid w:val="00C0788B"/>
    <w:rsid w:val="00C07CC1"/>
    <w:rsid w:val="00C07F97"/>
    <w:rsid w:val="00C07FEF"/>
    <w:rsid w:val="00C10010"/>
    <w:rsid w:val="00C100A6"/>
    <w:rsid w:val="00C107E4"/>
    <w:rsid w:val="00C10915"/>
    <w:rsid w:val="00C10B88"/>
    <w:rsid w:val="00C113E1"/>
    <w:rsid w:val="00C1146C"/>
    <w:rsid w:val="00C115D9"/>
    <w:rsid w:val="00C11603"/>
    <w:rsid w:val="00C116E3"/>
    <w:rsid w:val="00C11DE1"/>
    <w:rsid w:val="00C121D1"/>
    <w:rsid w:val="00C1241A"/>
    <w:rsid w:val="00C1243B"/>
    <w:rsid w:val="00C12F07"/>
    <w:rsid w:val="00C13017"/>
    <w:rsid w:val="00C13877"/>
    <w:rsid w:val="00C145F5"/>
    <w:rsid w:val="00C149C0"/>
    <w:rsid w:val="00C14AD9"/>
    <w:rsid w:val="00C151EE"/>
    <w:rsid w:val="00C15361"/>
    <w:rsid w:val="00C1555B"/>
    <w:rsid w:val="00C15B2E"/>
    <w:rsid w:val="00C15F2B"/>
    <w:rsid w:val="00C15F32"/>
    <w:rsid w:val="00C15F89"/>
    <w:rsid w:val="00C169A4"/>
    <w:rsid w:val="00C16CA3"/>
    <w:rsid w:val="00C16E5B"/>
    <w:rsid w:val="00C17950"/>
    <w:rsid w:val="00C17D7A"/>
    <w:rsid w:val="00C20083"/>
    <w:rsid w:val="00C20982"/>
    <w:rsid w:val="00C20C79"/>
    <w:rsid w:val="00C2162D"/>
    <w:rsid w:val="00C217B5"/>
    <w:rsid w:val="00C21A12"/>
    <w:rsid w:val="00C21BA9"/>
    <w:rsid w:val="00C21C5D"/>
    <w:rsid w:val="00C21F59"/>
    <w:rsid w:val="00C22088"/>
    <w:rsid w:val="00C22228"/>
    <w:rsid w:val="00C2244A"/>
    <w:rsid w:val="00C22D47"/>
    <w:rsid w:val="00C23199"/>
    <w:rsid w:val="00C234CA"/>
    <w:rsid w:val="00C23530"/>
    <w:rsid w:val="00C2451C"/>
    <w:rsid w:val="00C245C0"/>
    <w:rsid w:val="00C24779"/>
    <w:rsid w:val="00C24817"/>
    <w:rsid w:val="00C248B5"/>
    <w:rsid w:val="00C24CBA"/>
    <w:rsid w:val="00C24D62"/>
    <w:rsid w:val="00C25037"/>
    <w:rsid w:val="00C250B4"/>
    <w:rsid w:val="00C25A1D"/>
    <w:rsid w:val="00C25CEB"/>
    <w:rsid w:val="00C25E1E"/>
    <w:rsid w:val="00C2655A"/>
    <w:rsid w:val="00C26804"/>
    <w:rsid w:val="00C26CB7"/>
    <w:rsid w:val="00C26DFE"/>
    <w:rsid w:val="00C27794"/>
    <w:rsid w:val="00C2798F"/>
    <w:rsid w:val="00C27B06"/>
    <w:rsid w:val="00C27C03"/>
    <w:rsid w:val="00C27D3D"/>
    <w:rsid w:val="00C27E3F"/>
    <w:rsid w:val="00C30295"/>
    <w:rsid w:val="00C303E8"/>
    <w:rsid w:val="00C306D9"/>
    <w:rsid w:val="00C307A7"/>
    <w:rsid w:val="00C3118B"/>
    <w:rsid w:val="00C31ED2"/>
    <w:rsid w:val="00C32065"/>
    <w:rsid w:val="00C3290B"/>
    <w:rsid w:val="00C336F7"/>
    <w:rsid w:val="00C34161"/>
    <w:rsid w:val="00C34553"/>
    <w:rsid w:val="00C345E1"/>
    <w:rsid w:val="00C34D2B"/>
    <w:rsid w:val="00C34FE8"/>
    <w:rsid w:val="00C35605"/>
    <w:rsid w:val="00C356A4"/>
    <w:rsid w:val="00C35A9F"/>
    <w:rsid w:val="00C35CE4"/>
    <w:rsid w:val="00C35EF3"/>
    <w:rsid w:val="00C36067"/>
    <w:rsid w:val="00C36119"/>
    <w:rsid w:val="00C361B4"/>
    <w:rsid w:val="00C3627B"/>
    <w:rsid w:val="00C362E9"/>
    <w:rsid w:val="00C3655F"/>
    <w:rsid w:val="00C36C83"/>
    <w:rsid w:val="00C37474"/>
    <w:rsid w:val="00C379AF"/>
    <w:rsid w:val="00C379B0"/>
    <w:rsid w:val="00C37DD5"/>
    <w:rsid w:val="00C405A8"/>
    <w:rsid w:val="00C40750"/>
    <w:rsid w:val="00C4085D"/>
    <w:rsid w:val="00C40963"/>
    <w:rsid w:val="00C409CD"/>
    <w:rsid w:val="00C418B0"/>
    <w:rsid w:val="00C4191B"/>
    <w:rsid w:val="00C419F7"/>
    <w:rsid w:val="00C41F4F"/>
    <w:rsid w:val="00C41FFE"/>
    <w:rsid w:val="00C42643"/>
    <w:rsid w:val="00C4282C"/>
    <w:rsid w:val="00C42AB3"/>
    <w:rsid w:val="00C43343"/>
    <w:rsid w:val="00C43355"/>
    <w:rsid w:val="00C446EC"/>
    <w:rsid w:val="00C44B30"/>
    <w:rsid w:val="00C44B67"/>
    <w:rsid w:val="00C44B6E"/>
    <w:rsid w:val="00C4540A"/>
    <w:rsid w:val="00C454BE"/>
    <w:rsid w:val="00C45FD9"/>
    <w:rsid w:val="00C462C1"/>
    <w:rsid w:val="00C46369"/>
    <w:rsid w:val="00C463D2"/>
    <w:rsid w:val="00C46AAB"/>
    <w:rsid w:val="00C46FC1"/>
    <w:rsid w:val="00C4762B"/>
    <w:rsid w:val="00C47ED6"/>
    <w:rsid w:val="00C500BD"/>
    <w:rsid w:val="00C50126"/>
    <w:rsid w:val="00C501B9"/>
    <w:rsid w:val="00C505AF"/>
    <w:rsid w:val="00C505B8"/>
    <w:rsid w:val="00C506B4"/>
    <w:rsid w:val="00C51347"/>
    <w:rsid w:val="00C513DB"/>
    <w:rsid w:val="00C513DE"/>
    <w:rsid w:val="00C5143E"/>
    <w:rsid w:val="00C5237D"/>
    <w:rsid w:val="00C52517"/>
    <w:rsid w:val="00C527A9"/>
    <w:rsid w:val="00C527D4"/>
    <w:rsid w:val="00C52AE1"/>
    <w:rsid w:val="00C52D97"/>
    <w:rsid w:val="00C53020"/>
    <w:rsid w:val="00C53131"/>
    <w:rsid w:val="00C5322A"/>
    <w:rsid w:val="00C53281"/>
    <w:rsid w:val="00C5346F"/>
    <w:rsid w:val="00C5363F"/>
    <w:rsid w:val="00C53DAF"/>
    <w:rsid w:val="00C542AC"/>
    <w:rsid w:val="00C54597"/>
    <w:rsid w:val="00C54AB7"/>
    <w:rsid w:val="00C54CB8"/>
    <w:rsid w:val="00C54E60"/>
    <w:rsid w:val="00C5530D"/>
    <w:rsid w:val="00C554FE"/>
    <w:rsid w:val="00C55F3D"/>
    <w:rsid w:val="00C560C3"/>
    <w:rsid w:val="00C565AC"/>
    <w:rsid w:val="00C56781"/>
    <w:rsid w:val="00C567FF"/>
    <w:rsid w:val="00C56B47"/>
    <w:rsid w:val="00C56E96"/>
    <w:rsid w:val="00C57315"/>
    <w:rsid w:val="00C57EAB"/>
    <w:rsid w:val="00C604C4"/>
    <w:rsid w:val="00C6069C"/>
    <w:rsid w:val="00C606F5"/>
    <w:rsid w:val="00C607B9"/>
    <w:rsid w:val="00C60C40"/>
    <w:rsid w:val="00C60F92"/>
    <w:rsid w:val="00C61578"/>
    <w:rsid w:val="00C61631"/>
    <w:rsid w:val="00C616A3"/>
    <w:rsid w:val="00C618A1"/>
    <w:rsid w:val="00C618D1"/>
    <w:rsid w:val="00C620DA"/>
    <w:rsid w:val="00C620FD"/>
    <w:rsid w:val="00C62634"/>
    <w:rsid w:val="00C62828"/>
    <w:rsid w:val="00C62B89"/>
    <w:rsid w:val="00C62E57"/>
    <w:rsid w:val="00C62EFA"/>
    <w:rsid w:val="00C62FA6"/>
    <w:rsid w:val="00C63263"/>
    <w:rsid w:val="00C6366D"/>
    <w:rsid w:val="00C63714"/>
    <w:rsid w:val="00C6383D"/>
    <w:rsid w:val="00C638BF"/>
    <w:rsid w:val="00C63D58"/>
    <w:rsid w:val="00C6448A"/>
    <w:rsid w:val="00C64577"/>
    <w:rsid w:val="00C64638"/>
    <w:rsid w:val="00C64C72"/>
    <w:rsid w:val="00C64EA0"/>
    <w:rsid w:val="00C64F36"/>
    <w:rsid w:val="00C65181"/>
    <w:rsid w:val="00C65989"/>
    <w:rsid w:val="00C65AE4"/>
    <w:rsid w:val="00C65B11"/>
    <w:rsid w:val="00C65C7C"/>
    <w:rsid w:val="00C663A6"/>
    <w:rsid w:val="00C6656B"/>
    <w:rsid w:val="00C66B94"/>
    <w:rsid w:val="00C66BE7"/>
    <w:rsid w:val="00C66BED"/>
    <w:rsid w:val="00C66EC7"/>
    <w:rsid w:val="00C66EF6"/>
    <w:rsid w:val="00C66F39"/>
    <w:rsid w:val="00C66FA5"/>
    <w:rsid w:val="00C67207"/>
    <w:rsid w:val="00C674E2"/>
    <w:rsid w:val="00C6750E"/>
    <w:rsid w:val="00C677FF"/>
    <w:rsid w:val="00C678E8"/>
    <w:rsid w:val="00C704A4"/>
    <w:rsid w:val="00C70560"/>
    <w:rsid w:val="00C70598"/>
    <w:rsid w:val="00C707D2"/>
    <w:rsid w:val="00C70E8C"/>
    <w:rsid w:val="00C70F14"/>
    <w:rsid w:val="00C718A3"/>
    <w:rsid w:val="00C71946"/>
    <w:rsid w:val="00C71977"/>
    <w:rsid w:val="00C71C79"/>
    <w:rsid w:val="00C71EF7"/>
    <w:rsid w:val="00C72902"/>
    <w:rsid w:val="00C72E57"/>
    <w:rsid w:val="00C735DD"/>
    <w:rsid w:val="00C74217"/>
    <w:rsid w:val="00C744E3"/>
    <w:rsid w:val="00C74CD2"/>
    <w:rsid w:val="00C74FFC"/>
    <w:rsid w:val="00C75087"/>
    <w:rsid w:val="00C750A1"/>
    <w:rsid w:val="00C75101"/>
    <w:rsid w:val="00C7526F"/>
    <w:rsid w:val="00C753B1"/>
    <w:rsid w:val="00C75893"/>
    <w:rsid w:val="00C75CD8"/>
    <w:rsid w:val="00C75D95"/>
    <w:rsid w:val="00C75F74"/>
    <w:rsid w:val="00C7608B"/>
    <w:rsid w:val="00C760FF"/>
    <w:rsid w:val="00C76156"/>
    <w:rsid w:val="00C7630E"/>
    <w:rsid w:val="00C7640A"/>
    <w:rsid w:val="00C76587"/>
    <w:rsid w:val="00C7669A"/>
    <w:rsid w:val="00C76956"/>
    <w:rsid w:val="00C76D40"/>
    <w:rsid w:val="00C76F28"/>
    <w:rsid w:val="00C7706D"/>
    <w:rsid w:val="00C77378"/>
    <w:rsid w:val="00C77454"/>
    <w:rsid w:val="00C77562"/>
    <w:rsid w:val="00C7773D"/>
    <w:rsid w:val="00C7795C"/>
    <w:rsid w:val="00C77B6B"/>
    <w:rsid w:val="00C77F15"/>
    <w:rsid w:val="00C8053A"/>
    <w:rsid w:val="00C80715"/>
    <w:rsid w:val="00C80793"/>
    <w:rsid w:val="00C80825"/>
    <w:rsid w:val="00C80B51"/>
    <w:rsid w:val="00C80BC8"/>
    <w:rsid w:val="00C80FB0"/>
    <w:rsid w:val="00C810EF"/>
    <w:rsid w:val="00C81218"/>
    <w:rsid w:val="00C81669"/>
    <w:rsid w:val="00C81AB3"/>
    <w:rsid w:val="00C824F5"/>
    <w:rsid w:val="00C82626"/>
    <w:rsid w:val="00C8285B"/>
    <w:rsid w:val="00C82C0A"/>
    <w:rsid w:val="00C82C6E"/>
    <w:rsid w:val="00C82E74"/>
    <w:rsid w:val="00C82EE8"/>
    <w:rsid w:val="00C83A9D"/>
    <w:rsid w:val="00C83D2D"/>
    <w:rsid w:val="00C84052"/>
    <w:rsid w:val="00C84335"/>
    <w:rsid w:val="00C84356"/>
    <w:rsid w:val="00C844AF"/>
    <w:rsid w:val="00C84C01"/>
    <w:rsid w:val="00C84DE8"/>
    <w:rsid w:val="00C85070"/>
    <w:rsid w:val="00C85175"/>
    <w:rsid w:val="00C85466"/>
    <w:rsid w:val="00C85864"/>
    <w:rsid w:val="00C85D58"/>
    <w:rsid w:val="00C866CB"/>
    <w:rsid w:val="00C867BE"/>
    <w:rsid w:val="00C86EF5"/>
    <w:rsid w:val="00C871D9"/>
    <w:rsid w:val="00C87E26"/>
    <w:rsid w:val="00C90265"/>
    <w:rsid w:val="00C903EF"/>
    <w:rsid w:val="00C9068A"/>
    <w:rsid w:val="00C90784"/>
    <w:rsid w:val="00C9088C"/>
    <w:rsid w:val="00C90B1F"/>
    <w:rsid w:val="00C90B2D"/>
    <w:rsid w:val="00C90B8F"/>
    <w:rsid w:val="00C90CEE"/>
    <w:rsid w:val="00C90F0D"/>
    <w:rsid w:val="00C90F6C"/>
    <w:rsid w:val="00C91382"/>
    <w:rsid w:val="00C91ABD"/>
    <w:rsid w:val="00C9261C"/>
    <w:rsid w:val="00C92BF2"/>
    <w:rsid w:val="00C92CA4"/>
    <w:rsid w:val="00C92F89"/>
    <w:rsid w:val="00C937B7"/>
    <w:rsid w:val="00C9398A"/>
    <w:rsid w:val="00C93FC5"/>
    <w:rsid w:val="00C9411B"/>
    <w:rsid w:val="00C942CD"/>
    <w:rsid w:val="00C946AD"/>
    <w:rsid w:val="00C94941"/>
    <w:rsid w:val="00C94960"/>
    <w:rsid w:val="00C94E00"/>
    <w:rsid w:val="00C94F9B"/>
    <w:rsid w:val="00C95284"/>
    <w:rsid w:val="00C9533E"/>
    <w:rsid w:val="00C95B93"/>
    <w:rsid w:val="00C95F28"/>
    <w:rsid w:val="00C95FAB"/>
    <w:rsid w:val="00C96CF2"/>
    <w:rsid w:val="00C96F18"/>
    <w:rsid w:val="00C96F51"/>
    <w:rsid w:val="00C97037"/>
    <w:rsid w:val="00C970A8"/>
    <w:rsid w:val="00C973A3"/>
    <w:rsid w:val="00C9783E"/>
    <w:rsid w:val="00CA014A"/>
    <w:rsid w:val="00CA0958"/>
    <w:rsid w:val="00CA0B18"/>
    <w:rsid w:val="00CA0C51"/>
    <w:rsid w:val="00CA105F"/>
    <w:rsid w:val="00CA1084"/>
    <w:rsid w:val="00CA136E"/>
    <w:rsid w:val="00CA1598"/>
    <w:rsid w:val="00CA164D"/>
    <w:rsid w:val="00CA1A57"/>
    <w:rsid w:val="00CA1D6E"/>
    <w:rsid w:val="00CA1E94"/>
    <w:rsid w:val="00CA221B"/>
    <w:rsid w:val="00CA22DE"/>
    <w:rsid w:val="00CA291F"/>
    <w:rsid w:val="00CA2930"/>
    <w:rsid w:val="00CA2D01"/>
    <w:rsid w:val="00CA3293"/>
    <w:rsid w:val="00CA3486"/>
    <w:rsid w:val="00CA3527"/>
    <w:rsid w:val="00CA37B7"/>
    <w:rsid w:val="00CA3FE8"/>
    <w:rsid w:val="00CA436E"/>
    <w:rsid w:val="00CA44AA"/>
    <w:rsid w:val="00CA4568"/>
    <w:rsid w:val="00CA4588"/>
    <w:rsid w:val="00CA4625"/>
    <w:rsid w:val="00CA4C98"/>
    <w:rsid w:val="00CA4D14"/>
    <w:rsid w:val="00CA4D6D"/>
    <w:rsid w:val="00CA4FEA"/>
    <w:rsid w:val="00CA50C1"/>
    <w:rsid w:val="00CA521E"/>
    <w:rsid w:val="00CA5281"/>
    <w:rsid w:val="00CA528B"/>
    <w:rsid w:val="00CA5ED9"/>
    <w:rsid w:val="00CA5F50"/>
    <w:rsid w:val="00CA5F68"/>
    <w:rsid w:val="00CA608B"/>
    <w:rsid w:val="00CA6303"/>
    <w:rsid w:val="00CA64C7"/>
    <w:rsid w:val="00CA657E"/>
    <w:rsid w:val="00CA663D"/>
    <w:rsid w:val="00CA6850"/>
    <w:rsid w:val="00CA698C"/>
    <w:rsid w:val="00CA6E77"/>
    <w:rsid w:val="00CA706D"/>
    <w:rsid w:val="00CA7251"/>
    <w:rsid w:val="00CA73F2"/>
    <w:rsid w:val="00CA77E6"/>
    <w:rsid w:val="00CB005A"/>
    <w:rsid w:val="00CB08F3"/>
    <w:rsid w:val="00CB0B8C"/>
    <w:rsid w:val="00CB1317"/>
    <w:rsid w:val="00CB180C"/>
    <w:rsid w:val="00CB184C"/>
    <w:rsid w:val="00CB188F"/>
    <w:rsid w:val="00CB19E8"/>
    <w:rsid w:val="00CB23D2"/>
    <w:rsid w:val="00CB24D7"/>
    <w:rsid w:val="00CB29D3"/>
    <w:rsid w:val="00CB2A41"/>
    <w:rsid w:val="00CB2C87"/>
    <w:rsid w:val="00CB2DAF"/>
    <w:rsid w:val="00CB2E88"/>
    <w:rsid w:val="00CB332E"/>
    <w:rsid w:val="00CB364C"/>
    <w:rsid w:val="00CB375F"/>
    <w:rsid w:val="00CB3769"/>
    <w:rsid w:val="00CB37CA"/>
    <w:rsid w:val="00CB3809"/>
    <w:rsid w:val="00CB3850"/>
    <w:rsid w:val="00CB3A02"/>
    <w:rsid w:val="00CB40ED"/>
    <w:rsid w:val="00CB4750"/>
    <w:rsid w:val="00CB47E6"/>
    <w:rsid w:val="00CB47F5"/>
    <w:rsid w:val="00CB4883"/>
    <w:rsid w:val="00CB4AF5"/>
    <w:rsid w:val="00CB4B61"/>
    <w:rsid w:val="00CB51A5"/>
    <w:rsid w:val="00CB5405"/>
    <w:rsid w:val="00CB5E13"/>
    <w:rsid w:val="00CB60F6"/>
    <w:rsid w:val="00CB6865"/>
    <w:rsid w:val="00CB6964"/>
    <w:rsid w:val="00CB6E98"/>
    <w:rsid w:val="00CB722D"/>
    <w:rsid w:val="00CB75D3"/>
    <w:rsid w:val="00CB7C24"/>
    <w:rsid w:val="00CB7DFF"/>
    <w:rsid w:val="00CC00BB"/>
    <w:rsid w:val="00CC0800"/>
    <w:rsid w:val="00CC0877"/>
    <w:rsid w:val="00CC0A07"/>
    <w:rsid w:val="00CC0D73"/>
    <w:rsid w:val="00CC0E0F"/>
    <w:rsid w:val="00CC120C"/>
    <w:rsid w:val="00CC13EB"/>
    <w:rsid w:val="00CC1662"/>
    <w:rsid w:val="00CC16E3"/>
    <w:rsid w:val="00CC1975"/>
    <w:rsid w:val="00CC1E85"/>
    <w:rsid w:val="00CC1F5F"/>
    <w:rsid w:val="00CC20CE"/>
    <w:rsid w:val="00CC22DD"/>
    <w:rsid w:val="00CC2328"/>
    <w:rsid w:val="00CC34C1"/>
    <w:rsid w:val="00CC3D3E"/>
    <w:rsid w:val="00CC3D43"/>
    <w:rsid w:val="00CC40A7"/>
    <w:rsid w:val="00CC42DB"/>
    <w:rsid w:val="00CC45A8"/>
    <w:rsid w:val="00CC45CA"/>
    <w:rsid w:val="00CC5132"/>
    <w:rsid w:val="00CC521C"/>
    <w:rsid w:val="00CC5C41"/>
    <w:rsid w:val="00CC5E20"/>
    <w:rsid w:val="00CC5E5F"/>
    <w:rsid w:val="00CC6146"/>
    <w:rsid w:val="00CC649A"/>
    <w:rsid w:val="00CC655D"/>
    <w:rsid w:val="00CC68A8"/>
    <w:rsid w:val="00CC72C7"/>
    <w:rsid w:val="00CC7955"/>
    <w:rsid w:val="00CC7A7E"/>
    <w:rsid w:val="00CC7D6C"/>
    <w:rsid w:val="00CD099C"/>
    <w:rsid w:val="00CD0C17"/>
    <w:rsid w:val="00CD0E54"/>
    <w:rsid w:val="00CD0FBA"/>
    <w:rsid w:val="00CD1167"/>
    <w:rsid w:val="00CD1A6B"/>
    <w:rsid w:val="00CD1AF3"/>
    <w:rsid w:val="00CD1FDF"/>
    <w:rsid w:val="00CD24F3"/>
    <w:rsid w:val="00CD2663"/>
    <w:rsid w:val="00CD29A7"/>
    <w:rsid w:val="00CD2C7D"/>
    <w:rsid w:val="00CD2D44"/>
    <w:rsid w:val="00CD2DCA"/>
    <w:rsid w:val="00CD2E4D"/>
    <w:rsid w:val="00CD33F5"/>
    <w:rsid w:val="00CD358D"/>
    <w:rsid w:val="00CD3DC1"/>
    <w:rsid w:val="00CD4B67"/>
    <w:rsid w:val="00CD4E1F"/>
    <w:rsid w:val="00CD519A"/>
    <w:rsid w:val="00CD53F6"/>
    <w:rsid w:val="00CD552D"/>
    <w:rsid w:val="00CD56C6"/>
    <w:rsid w:val="00CD58F2"/>
    <w:rsid w:val="00CD5A43"/>
    <w:rsid w:val="00CD5BF2"/>
    <w:rsid w:val="00CD5F90"/>
    <w:rsid w:val="00CD61EE"/>
    <w:rsid w:val="00CD6365"/>
    <w:rsid w:val="00CD65C4"/>
    <w:rsid w:val="00CD6631"/>
    <w:rsid w:val="00CD667C"/>
    <w:rsid w:val="00CD6816"/>
    <w:rsid w:val="00CD69F7"/>
    <w:rsid w:val="00CD6A51"/>
    <w:rsid w:val="00CD6E1F"/>
    <w:rsid w:val="00CD7074"/>
    <w:rsid w:val="00CD712B"/>
    <w:rsid w:val="00CD76E6"/>
    <w:rsid w:val="00CD7BC8"/>
    <w:rsid w:val="00CD7C66"/>
    <w:rsid w:val="00CD7F42"/>
    <w:rsid w:val="00CE0026"/>
    <w:rsid w:val="00CE058D"/>
    <w:rsid w:val="00CE1082"/>
    <w:rsid w:val="00CE1745"/>
    <w:rsid w:val="00CE1C3A"/>
    <w:rsid w:val="00CE1F1F"/>
    <w:rsid w:val="00CE24CE"/>
    <w:rsid w:val="00CE2519"/>
    <w:rsid w:val="00CE2EFB"/>
    <w:rsid w:val="00CE357A"/>
    <w:rsid w:val="00CE37E5"/>
    <w:rsid w:val="00CE3D5C"/>
    <w:rsid w:val="00CE3E83"/>
    <w:rsid w:val="00CE439B"/>
    <w:rsid w:val="00CE4EA0"/>
    <w:rsid w:val="00CE5296"/>
    <w:rsid w:val="00CE550D"/>
    <w:rsid w:val="00CE58E2"/>
    <w:rsid w:val="00CE5A0A"/>
    <w:rsid w:val="00CE5BF5"/>
    <w:rsid w:val="00CE5DC4"/>
    <w:rsid w:val="00CE5F2F"/>
    <w:rsid w:val="00CE62AD"/>
    <w:rsid w:val="00CE63A1"/>
    <w:rsid w:val="00CE6728"/>
    <w:rsid w:val="00CE6FCA"/>
    <w:rsid w:val="00CE745F"/>
    <w:rsid w:val="00CE7F7F"/>
    <w:rsid w:val="00CF0535"/>
    <w:rsid w:val="00CF0A8C"/>
    <w:rsid w:val="00CF0DCD"/>
    <w:rsid w:val="00CF1048"/>
    <w:rsid w:val="00CF1248"/>
    <w:rsid w:val="00CF177C"/>
    <w:rsid w:val="00CF1BD9"/>
    <w:rsid w:val="00CF1DAC"/>
    <w:rsid w:val="00CF25B6"/>
    <w:rsid w:val="00CF26B9"/>
    <w:rsid w:val="00CF26D1"/>
    <w:rsid w:val="00CF2EB2"/>
    <w:rsid w:val="00CF3438"/>
    <w:rsid w:val="00CF374C"/>
    <w:rsid w:val="00CF38A9"/>
    <w:rsid w:val="00CF3A2C"/>
    <w:rsid w:val="00CF3C91"/>
    <w:rsid w:val="00CF4055"/>
    <w:rsid w:val="00CF4353"/>
    <w:rsid w:val="00CF44FF"/>
    <w:rsid w:val="00CF4AB5"/>
    <w:rsid w:val="00CF4E9A"/>
    <w:rsid w:val="00CF5036"/>
    <w:rsid w:val="00CF5119"/>
    <w:rsid w:val="00CF53AC"/>
    <w:rsid w:val="00CF54BF"/>
    <w:rsid w:val="00CF55C5"/>
    <w:rsid w:val="00CF58F5"/>
    <w:rsid w:val="00CF5C58"/>
    <w:rsid w:val="00CF6A49"/>
    <w:rsid w:val="00CF6BAA"/>
    <w:rsid w:val="00CF7029"/>
    <w:rsid w:val="00CF70E4"/>
    <w:rsid w:val="00CF76CB"/>
    <w:rsid w:val="00CF7F3B"/>
    <w:rsid w:val="00CF7FF1"/>
    <w:rsid w:val="00D00677"/>
    <w:rsid w:val="00D00919"/>
    <w:rsid w:val="00D013C7"/>
    <w:rsid w:val="00D01578"/>
    <w:rsid w:val="00D01594"/>
    <w:rsid w:val="00D015D4"/>
    <w:rsid w:val="00D01933"/>
    <w:rsid w:val="00D01C7F"/>
    <w:rsid w:val="00D02064"/>
    <w:rsid w:val="00D0227E"/>
    <w:rsid w:val="00D0230D"/>
    <w:rsid w:val="00D02DC7"/>
    <w:rsid w:val="00D0398D"/>
    <w:rsid w:val="00D03DCB"/>
    <w:rsid w:val="00D03E86"/>
    <w:rsid w:val="00D04206"/>
    <w:rsid w:val="00D048BB"/>
    <w:rsid w:val="00D05971"/>
    <w:rsid w:val="00D0655C"/>
    <w:rsid w:val="00D06799"/>
    <w:rsid w:val="00D06B65"/>
    <w:rsid w:val="00D06B7A"/>
    <w:rsid w:val="00D06D4A"/>
    <w:rsid w:val="00D06D63"/>
    <w:rsid w:val="00D0714C"/>
    <w:rsid w:val="00D079DE"/>
    <w:rsid w:val="00D07BB6"/>
    <w:rsid w:val="00D07BE4"/>
    <w:rsid w:val="00D07CFF"/>
    <w:rsid w:val="00D07E3D"/>
    <w:rsid w:val="00D07FA6"/>
    <w:rsid w:val="00D07FAA"/>
    <w:rsid w:val="00D10509"/>
    <w:rsid w:val="00D10E2D"/>
    <w:rsid w:val="00D10FD4"/>
    <w:rsid w:val="00D111B0"/>
    <w:rsid w:val="00D112D4"/>
    <w:rsid w:val="00D1182D"/>
    <w:rsid w:val="00D11848"/>
    <w:rsid w:val="00D11B48"/>
    <w:rsid w:val="00D11BDB"/>
    <w:rsid w:val="00D11C38"/>
    <w:rsid w:val="00D11DED"/>
    <w:rsid w:val="00D11ED1"/>
    <w:rsid w:val="00D12DEC"/>
    <w:rsid w:val="00D1305A"/>
    <w:rsid w:val="00D13126"/>
    <w:rsid w:val="00D1375B"/>
    <w:rsid w:val="00D13E23"/>
    <w:rsid w:val="00D1439D"/>
    <w:rsid w:val="00D14BFD"/>
    <w:rsid w:val="00D1562C"/>
    <w:rsid w:val="00D15D54"/>
    <w:rsid w:val="00D16005"/>
    <w:rsid w:val="00D16098"/>
    <w:rsid w:val="00D16A77"/>
    <w:rsid w:val="00D16B35"/>
    <w:rsid w:val="00D16B4A"/>
    <w:rsid w:val="00D17119"/>
    <w:rsid w:val="00D173AB"/>
    <w:rsid w:val="00D1799D"/>
    <w:rsid w:val="00D17F62"/>
    <w:rsid w:val="00D206E3"/>
    <w:rsid w:val="00D208D5"/>
    <w:rsid w:val="00D20B95"/>
    <w:rsid w:val="00D20EAD"/>
    <w:rsid w:val="00D2115A"/>
    <w:rsid w:val="00D21721"/>
    <w:rsid w:val="00D217AF"/>
    <w:rsid w:val="00D21BB9"/>
    <w:rsid w:val="00D21CC2"/>
    <w:rsid w:val="00D21D75"/>
    <w:rsid w:val="00D229D3"/>
    <w:rsid w:val="00D22A8D"/>
    <w:rsid w:val="00D23027"/>
    <w:rsid w:val="00D2365C"/>
    <w:rsid w:val="00D23A79"/>
    <w:rsid w:val="00D23E27"/>
    <w:rsid w:val="00D243CA"/>
    <w:rsid w:val="00D2452D"/>
    <w:rsid w:val="00D2476D"/>
    <w:rsid w:val="00D24D7B"/>
    <w:rsid w:val="00D24E5A"/>
    <w:rsid w:val="00D2567D"/>
    <w:rsid w:val="00D2590D"/>
    <w:rsid w:val="00D2591D"/>
    <w:rsid w:val="00D26121"/>
    <w:rsid w:val="00D26580"/>
    <w:rsid w:val="00D26BC7"/>
    <w:rsid w:val="00D27051"/>
    <w:rsid w:val="00D27105"/>
    <w:rsid w:val="00D2713C"/>
    <w:rsid w:val="00D274A8"/>
    <w:rsid w:val="00D279BC"/>
    <w:rsid w:val="00D27D0F"/>
    <w:rsid w:val="00D27D74"/>
    <w:rsid w:val="00D27F29"/>
    <w:rsid w:val="00D300B3"/>
    <w:rsid w:val="00D3060C"/>
    <w:rsid w:val="00D307F8"/>
    <w:rsid w:val="00D30844"/>
    <w:rsid w:val="00D30AF5"/>
    <w:rsid w:val="00D311A0"/>
    <w:rsid w:val="00D312E0"/>
    <w:rsid w:val="00D31355"/>
    <w:rsid w:val="00D313E6"/>
    <w:rsid w:val="00D31A1D"/>
    <w:rsid w:val="00D31DF2"/>
    <w:rsid w:val="00D31E82"/>
    <w:rsid w:val="00D322F8"/>
    <w:rsid w:val="00D327E1"/>
    <w:rsid w:val="00D32B47"/>
    <w:rsid w:val="00D32D40"/>
    <w:rsid w:val="00D33025"/>
    <w:rsid w:val="00D33508"/>
    <w:rsid w:val="00D3376C"/>
    <w:rsid w:val="00D33956"/>
    <w:rsid w:val="00D33EBC"/>
    <w:rsid w:val="00D3439D"/>
    <w:rsid w:val="00D34621"/>
    <w:rsid w:val="00D34C9F"/>
    <w:rsid w:val="00D35283"/>
    <w:rsid w:val="00D3556D"/>
    <w:rsid w:val="00D35784"/>
    <w:rsid w:val="00D36098"/>
    <w:rsid w:val="00D3611F"/>
    <w:rsid w:val="00D362A5"/>
    <w:rsid w:val="00D366D2"/>
    <w:rsid w:val="00D36B06"/>
    <w:rsid w:val="00D36CD7"/>
    <w:rsid w:val="00D377EC"/>
    <w:rsid w:val="00D37B9B"/>
    <w:rsid w:val="00D37CBC"/>
    <w:rsid w:val="00D40C81"/>
    <w:rsid w:val="00D40DED"/>
    <w:rsid w:val="00D41205"/>
    <w:rsid w:val="00D4185F"/>
    <w:rsid w:val="00D41ADA"/>
    <w:rsid w:val="00D41D98"/>
    <w:rsid w:val="00D4207C"/>
    <w:rsid w:val="00D4239E"/>
    <w:rsid w:val="00D42418"/>
    <w:rsid w:val="00D42C1E"/>
    <w:rsid w:val="00D431D3"/>
    <w:rsid w:val="00D43286"/>
    <w:rsid w:val="00D432E6"/>
    <w:rsid w:val="00D43527"/>
    <w:rsid w:val="00D4364A"/>
    <w:rsid w:val="00D4372F"/>
    <w:rsid w:val="00D43C7B"/>
    <w:rsid w:val="00D441A3"/>
    <w:rsid w:val="00D4443B"/>
    <w:rsid w:val="00D4473F"/>
    <w:rsid w:val="00D44905"/>
    <w:rsid w:val="00D44AD0"/>
    <w:rsid w:val="00D44C4D"/>
    <w:rsid w:val="00D4574B"/>
    <w:rsid w:val="00D45C0B"/>
    <w:rsid w:val="00D461AF"/>
    <w:rsid w:val="00D4635C"/>
    <w:rsid w:val="00D4688F"/>
    <w:rsid w:val="00D46AAB"/>
    <w:rsid w:val="00D46B02"/>
    <w:rsid w:val="00D46F7D"/>
    <w:rsid w:val="00D471F0"/>
    <w:rsid w:val="00D474D8"/>
    <w:rsid w:val="00D4760A"/>
    <w:rsid w:val="00D47761"/>
    <w:rsid w:val="00D47A57"/>
    <w:rsid w:val="00D47B70"/>
    <w:rsid w:val="00D47BEF"/>
    <w:rsid w:val="00D50212"/>
    <w:rsid w:val="00D50433"/>
    <w:rsid w:val="00D50555"/>
    <w:rsid w:val="00D50648"/>
    <w:rsid w:val="00D50C81"/>
    <w:rsid w:val="00D50E1E"/>
    <w:rsid w:val="00D515C8"/>
    <w:rsid w:val="00D517C5"/>
    <w:rsid w:val="00D517DF"/>
    <w:rsid w:val="00D51B52"/>
    <w:rsid w:val="00D52448"/>
    <w:rsid w:val="00D5271D"/>
    <w:rsid w:val="00D5272F"/>
    <w:rsid w:val="00D52872"/>
    <w:rsid w:val="00D529FA"/>
    <w:rsid w:val="00D52D29"/>
    <w:rsid w:val="00D52F2C"/>
    <w:rsid w:val="00D536E7"/>
    <w:rsid w:val="00D5462E"/>
    <w:rsid w:val="00D5466B"/>
    <w:rsid w:val="00D54C05"/>
    <w:rsid w:val="00D54D1D"/>
    <w:rsid w:val="00D54F6E"/>
    <w:rsid w:val="00D55423"/>
    <w:rsid w:val="00D55D76"/>
    <w:rsid w:val="00D56520"/>
    <w:rsid w:val="00D5655A"/>
    <w:rsid w:val="00D56B5C"/>
    <w:rsid w:val="00D56F54"/>
    <w:rsid w:val="00D5730D"/>
    <w:rsid w:val="00D60385"/>
    <w:rsid w:val="00D60557"/>
    <w:rsid w:val="00D606F1"/>
    <w:rsid w:val="00D6075B"/>
    <w:rsid w:val="00D60A45"/>
    <w:rsid w:val="00D60A7A"/>
    <w:rsid w:val="00D613EB"/>
    <w:rsid w:val="00D613EF"/>
    <w:rsid w:val="00D618E4"/>
    <w:rsid w:val="00D61AEE"/>
    <w:rsid w:val="00D61E30"/>
    <w:rsid w:val="00D61E8C"/>
    <w:rsid w:val="00D61F96"/>
    <w:rsid w:val="00D620C2"/>
    <w:rsid w:val="00D624EB"/>
    <w:rsid w:val="00D62F56"/>
    <w:rsid w:val="00D62FD0"/>
    <w:rsid w:val="00D638F2"/>
    <w:rsid w:val="00D63E0B"/>
    <w:rsid w:val="00D6415A"/>
    <w:rsid w:val="00D64421"/>
    <w:rsid w:val="00D6445B"/>
    <w:rsid w:val="00D64931"/>
    <w:rsid w:val="00D6497E"/>
    <w:rsid w:val="00D64B6D"/>
    <w:rsid w:val="00D64E5A"/>
    <w:rsid w:val="00D64EAC"/>
    <w:rsid w:val="00D64FB9"/>
    <w:rsid w:val="00D654E8"/>
    <w:rsid w:val="00D65597"/>
    <w:rsid w:val="00D65AA3"/>
    <w:rsid w:val="00D66042"/>
    <w:rsid w:val="00D66211"/>
    <w:rsid w:val="00D66998"/>
    <w:rsid w:val="00D66F12"/>
    <w:rsid w:val="00D67241"/>
    <w:rsid w:val="00D67B96"/>
    <w:rsid w:val="00D67C61"/>
    <w:rsid w:val="00D67C94"/>
    <w:rsid w:val="00D7005E"/>
    <w:rsid w:val="00D7046C"/>
    <w:rsid w:val="00D70ABD"/>
    <w:rsid w:val="00D70CD2"/>
    <w:rsid w:val="00D70FC8"/>
    <w:rsid w:val="00D71117"/>
    <w:rsid w:val="00D71130"/>
    <w:rsid w:val="00D71510"/>
    <w:rsid w:val="00D715D8"/>
    <w:rsid w:val="00D71884"/>
    <w:rsid w:val="00D71C15"/>
    <w:rsid w:val="00D72074"/>
    <w:rsid w:val="00D7208B"/>
    <w:rsid w:val="00D72AE3"/>
    <w:rsid w:val="00D72B6D"/>
    <w:rsid w:val="00D72EEE"/>
    <w:rsid w:val="00D73343"/>
    <w:rsid w:val="00D738C3"/>
    <w:rsid w:val="00D73EF2"/>
    <w:rsid w:val="00D743D3"/>
    <w:rsid w:val="00D7463A"/>
    <w:rsid w:val="00D74993"/>
    <w:rsid w:val="00D750E2"/>
    <w:rsid w:val="00D75111"/>
    <w:rsid w:val="00D752C1"/>
    <w:rsid w:val="00D7613D"/>
    <w:rsid w:val="00D76457"/>
    <w:rsid w:val="00D76B28"/>
    <w:rsid w:val="00D76DE2"/>
    <w:rsid w:val="00D77090"/>
    <w:rsid w:val="00D77E8A"/>
    <w:rsid w:val="00D77ED7"/>
    <w:rsid w:val="00D8058F"/>
    <w:rsid w:val="00D80B5B"/>
    <w:rsid w:val="00D8118F"/>
    <w:rsid w:val="00D812D9"/>
    <w:rsid w:val="00D81469"/>
    <w:rsid w:val="00D8151D"/>
    <w:rsid w:val="00D815B9"/>
    <w:rsid w:val="00D81BDB"/>
    <w:rsid w:val="00D82008"/>
    <w:rsid w:val="00D820A6"/>
    <w:rsid w:val="00D822E0"/>
    <w:rsid w:val="00D823E1"/>
    <w:rsid w:val="00D8274D"/>
    <w:rsid w:val="00D82BFA"/>
    <w:rsid w:val="00D8325A"/>
    <w:rsid w:val="00D83274"/>
    <w:rsid w:val="00D8386A"/>
    <w:rsid w:val="00D83D49"/>
    <w:rsid w:val="00D83E60"/>
    <w:rsid w:val="00D8424A"/>
    <w:rsid w:val="00D84403"/>
    <w:rsid w:val="00D8450C"/>
    <w:rsid w:val="00D84ADC"/>
    <w:rsid w:val="00D84B1A"/>
    <w:rsid w:val="00D84E6F"/>
    <w:rsid w:val="00D851E9"/>
    <w:rsid w:val="00D85241"/>
    <w:rsid w:val="00D853F1"/>
    <w:rsid w:val="00D855D5"/>
    <w:rsid w:val="00D85885"/>
    <w:rsid w:val="00D85D0E"/>
    <w:rsid w:val="00D85D68"/>
    <w:rsid w:val="00D85E9B"/>
    <w:rsid w:val="00D86199"/>
    <w:rsid w:val="00D8624F"/>
    <w:rsid w:val="00D86405"/>
    <w:rsid w:val="00D86BDA"/>
    <w:rsid w:val="00D86F0E"/>
    <w:rsid w:val="00D87056"/>
    <w:rsid w:val="00D8762D"/>
    <w:rsid w:val="00D90D90"/>
    <w:rsid w:val="00D91311"/>
    <w:rsid w:val="00D9136E"/>
    <w:rsid w:val="00D913B3"/>
    <w:rsid w:val="00D916F8"/>
    <w:rsid w:val="00D91717"/>
    <w:rsid w:val="00D9185A"/>
    <w:rsid w:val="00D91C86"/>
    <w:rsid w:val="00D91C88"/>
    <w:rsid w:val="00D91C8F"/>
    <w:rsid w:val="00D91CB6"/>
    <w:rsid w:val="00D91E4C"/>
    <w:rsid w:val="00D92287"/>
    <w:rsid w:val="00D9274F"/>
    <w:rsid w:val="00D9277A"/>
    <w:rsid w:val="00D9299B"/>
    <w:rsid w:val="00D929DB"/>
    <w:rsid w:val="00D92BBC"/>
    <w:rsid w:val="00D92EB0"/>
    <w:rsid w:val="00D92F61"/>
    <w:rsid w:val="00D936B4"/>
    <w:rsid w:val="00D93EF1"/>
    <w:rsid w:val="00D942AC"/>
    <w:rsid w:val="00D94374"/>
    <w:rsid w:val="00D94448"/>
    <w:rsid w:val="00D9458D"/>
    <w:rsid w:val="00D94EBA"/>
    <w:rsid w:val="00D952AE"/>
    <w:rsid w:val="00D9556C"/>
    <w:rsid w:val="00D95ACB"/>
    <w:rsid w:val="00D95AE0"/>
    <w:rsid w:val="00D95BD2"/>
    <w:rsid w:val="00D95DD5"/>
    <w:rsid w:val="00D960FB"/>
    <w:rsid w:val="00D96568"/>
    <w:rsid w:val="00D9708D"/>
    <w:rsid w:val="00D974A0"/>
    <w:rsid w:val="00D97677"/>
    <w:rsid w:val="00D97997"/>
    <w:rsid w:val="00D979B5"/>
    <w:rsid w:val="00D97C7E"/>
    <w:rsid w:val="00D97E0B"/>
    <w:rsid w:val="00DA012D"/>
    <w:rsid w:val="00DA048B"/>
    <w:rsid w:val="00DA04FD"/>
    <w:rsid w:val="00DA0520"/>
    <w:rsid w:val="00DA0B3C"/>
    <w:rsid w:val="00DA0FFB"/>
    <w:rsid w:val="00DA108D"/>
    <w:rsid w:val="00DA15F2"/>
    <w:rsid w:val="00DA1DA0"/>
    <w:rsid w:val="00DA1ECE"/>
    <w:rsid w:val="00DA2DAE"/>
    <w:rsid w:val="00DA2EC4"/>
    <w:rsid w:val="00DA3078"/>
    <w:rsid w:val="00DA30B3"/>
    <w:rsid w:val="00DA33EB"/>
    <w:rsid w:val="00DA3789"/>
    <w:rsid w:val="00DA38AD"/>
    <w:rsid w:val="00DA3959"/>
    <w:rsid w:val="00DA39C4"/>
    <w:rsid w:val="00DA3BB0"/>
    <w:rsid w:val="00DA3D83"/>
    <w:rsid w:val="00DA4073"/>
    <w:rsid w:val="00DA412D"/>
    <w:rsid w:val="00DA437B"/>
    <w:rsid w:val="00DA468E"/>
    <w:rsid w:val="00DA4B58"/>
    <w:rsid w:val="00DA51CB"/>
    <w:rsid w:val="00DA52B9"/>
    <w:rsid w:val="00DA55E7"/>
    <w:rsid w:val="00DA5694"/>
    <w:rsid w:val="00DA58FD"/>
    <w:rsid w:val="00DA5D2D"/>
    <w:rsid w:val="00DA60A5"/>
    <w:rsid w:val="00DA6540"/>
    <w:rsid w:val="00DA76FA"/>
    <w:rsid w:val="00DB025F"/>
    <w:rsid w:val="00DB0284"/>
    <w:rsid w:val="00DB04DB"/>
    <w:rsid w:val="00DB0A63"/>
    <w:rsid w:val="00DB0E4D"/>
    <w:rsid w:val="00DB10F5"/>
    <w:rsid w:val="00DB124B"/>
    <w:rsid w:val="00DB1356"/>
    <w:rsid w:val="00DB13AD"/>
    <w:rsid w:val="00DB13C2"/>
    <w:rsid w:val="00DB151C"/>
    <w:rsid w:val="00DB1564"/>
    <w:rsid w:val="00DB1577"/>
    <w:rsid w:val="00DB16CA"/>
    <w:rsid w:val="00DB190E"/>
    <w:rsid w:val="00DB1DA8"/>
    <w:rsid w:val="00DB201A"/>
    <w:rsid w:val="00DB25FE"/>
    <w:rsid w:val="00DB2A59"/>
    <w:rsid w:val="00DB2C1B"/>
    <w:rsid w:val="00DB3928"/>
    <w:rsid w:val="00DB47C7"/>
    <w:rsid w:val="00DB4ADF"/>
    <w:rsid w:val="00DB4EBA"/>
    <w:rsid w:val="00DB4ECB"/>
    <w:rsid w:val="00DB5287"/>
    <w:rsid w:val="00DB56EF"/>
    <w:rsid w:val="00DB6590"/>
    <w:rsid w:val="00DB697D"/>
    <w:rsid w:val="00DB6DA4"/>
    <w:rsid w:val="00DB6E3C"/>
    <w:rsid w:val="00DB7A5C"/>
    <w:rsid w:val="00DC0B71"/>
    <w:rsid w:val="00DC0F3D"/>
    <w:rsid w:val="00DC122E"/>
    <w:rsid w:val="00DC18B9"/>
    <w:rsid w:val="00DC18CD"/>
    <w:rsid w:val="00DC1F0A"/>
    <w:rsid w:val="00DC1F41"/>
    <w:rsid w:val="00DC378F"/>
    <w:rsid w:val="00DC394E"/>
    <w:rsid w:val="00DC3ABA"/>
    <w:rsid w:val="00DC3AE3"/>
    <w:rsid w:val="00DC3B83"/>
    <w:rsid w:val="00DC3FC4"/>
    <w:rsid w:val="00DC40AF"/>
    <w:rsid w:val="00DC4BEE"/>
    <w:rsid w:val="00DC4C81"/>
    <w:rsid w:val="00DC4E9C"/>
    <w:rsid w:val="00DC53B8"/>
    <w:rsid w:val="00DC5525"/>
    <w:rsid w:val="00DC572B"/>
    <w:rsid w:val="00DC59A6"/>
    <w:rsid w:val="00DC6118"/>
    <w:rsid w:val="00DC6A15"/>
    <w:rsid w:val="00DC6B55"/>
    <w:rsid w:val="00DC6C19"/>
    <w:rsid w:val="00DC6D70"/>
    <w:rsid w:val="00DC723F"/>
    <w:rsid w:val="00DC768D"/>
    <w:rsid w:val="00DC7C45"/>
    <w:rsid w:val="00DC7D49"/>
    <w:rsid w:val="00DC7ED0"/>
    <w:rsid w:val="00DC7FB1"/>
    <w:rsid w:val="00DC7FB5"/>
    <w:rsid w:val="00DD0080"/>
    <w:rsid w:val="00DD017B"/>
    <w:rsid w:val="00DD0629"/>
    <w:rsid w:val="00DD0ABF"/>
    <w:rsid w:val="00DD0BE7"/>
    <w:rsid w:val="00DD0E77"/>
    <w:rsid w:val="00DD12E2"/>
    <w:rsid w:val="00DD1443"/>
    <w:rsid w:val="00DD1D14"/>
    <w:rsid w:val="00DD2431"/>
    <w:rsid w:val="00DD2617"/>
    <w:rsid w:val="00DD286F"/>
    <w:rsid w:val="00DD2E1A"/>
    <w:rsid w:val="00DD304E"/>
    <w:rsid w:val="00DD3D0B"/>
    <w:rsid w:val="00DD3FE7"/>
    <w:rsid w:val="00DD451C"/>
    <w:rsid w:val="00DD493A"/>
    <w:rsid w:val="00DD4A08"/>
    <w:rsid w:val="00DD4CB0"/>
    <w:rsid w:val="00DD4CC0"/>
    <w:rsid w:val="00DD4FB3"/>
    <w:rsid w:val="00DD4FF9"/>
    <w:rsid w:val="00DD5125"/>
    <w:rsid w:val="00DD5437"/>
    <w:rsid w:val="00DD54F7"/>
    <w:rsid w:val="00DD5688"/>
    <w:rsid w:val="00DD5960"/>
    <w:rsid w:val="00DD6162"/>
    <w:rsid w:val="00DD6730"/>
    <w:rsid w:val="00DD76AD"/>
    <w:rsid w:val="00DD7879"/>
    <w:rsid w:val="00DD79C9"/>
    <w:rsid w:val="00DD7C66"/>
    <w:rsid w:val="00DE011D"/>
    <w:rsid w:val="00DE0842"/>
    <w:rsid w:val="00DE0CC2"/>
    <w:rsid w:val="00DE0DDB"/>
    <w:rsid w:val="00DE1287"/>
    <w:rsid w:val="00DE16BB"/>
    <w:rsid w:val="00DE1D69"/>
    <w:rsid w:val="00DE220E"/>
    <w:rsid w:val="00DE2840"/>
    <w:rsid w:val="00DE2D28"/>
    <w:rsid w:val="00DE370C"/>
    <w:rsid w:val="00DE3897"/>
    <w:rsid w:val="00DE3BF7"/>
    <w:rsid w:val="00DE4536"/>
    <w:rsid w:val="00DE4AA2"/>
    <w:rsid w:val="00DE4E35"/>
    <w:rsid w:val="00DE4FB2"/>
    <w:rsid w:val="00DE575B"/>
    <w:rsid w:val="00DE6444"/>
    <w:rsid w:val="00DE649B"/>
    <w:rsid w:val="00DE6CBF"/>
    <w:rsid w:val="00DE6FFF"/>
    <w:rsid w:val="00DE76FA"/>
    <w:rsid w:val="00DE77AC"/>
    <w:rsid w:val="00DE7CD3"/>
    <w:rsid w:val="00DF0015"/>
    <w:rsid w:val="00DF0853"/>
    <w:rsid w:val="00DF0A52"/>
    <w:rsid w:val="00DF14FE"/>
    <w:rsid w:val="00DF178C"/>
    <w:rsid w:val="00DF18AA"/>
    <w:rsid w:val="00DF1902"/>
    <w:rsid w:val="00DF2993"/>
    <w:rsid w:val="00DF2B74"/>
    <w:rsid w:val="00DF3793"/>
    <w:rsid w:val="00DF37A6"/>
    <w:rsid w:val="00DF380F"/>
    <w:rsid w:val="00DF3BF1"/>
    <w:rsid w:val="00DF4303"/>
    <w:rsid w:val="00DF4B09"/>
    <w:rsid w:val="00DF54DE"/>
    <w:rsid w:val="00DF5789"/>
    <w:rsid w:val="00DF5BE7"/>
    <w:rsid w:val="00DF5E16"/>
    <w:rsid w:val="00DF600C"/>
    <w:rsid w:val="00DF6EC1"/>
    <w:rsid w:val="00DF6ECE"/>
    <w:rsid w:val="00DF7263"/>
    <w:rsid w:val="00DF7360"/>
    <w:rsid w:val="00DF76BE"/>
    <w:rsid w:val="00DF7A37"/>
    <w:rsid w:val="00DF7A92"/>
    <w:rsid w:val="00DF7CF7"/>
    <w:rsid w:val="00E0002D"/>
    <w:rsid w:val="00E00621"/>
    <w:rsid w:val="00E006E3"/>
    <w:rsid w:val="00E00B27"/>
    <w:rsid w:val="00E00CF3"/>
    <w:rsid w:val="00E00EDC"/>
    <w:rsid w:val="00E0136B"/>
    <w:rsid w:val="00E01472"/>
    <w:rsid w:val="00E01488"/>
    <w:rsid w:val="00E0155E"/>
    <w:rsid w:val="00E017D3"/>
    <w:rsid w:val="00E01962"/>
    <w:rsid w:val="00E01C11"/>
    <w:rsid w:val="00E01C60"/>
    <w:rsid w:val="00E01C87"/>
    <w:rsid w:val="00E02237"/>
    <w:rsid w:val="00E022EE"/>
    <w:rsid w:val="00E02950"/>
    <w:rsid w:val="00E02B51"/>
    <w:rsid w:val="00E02D2A"/>
    <w:rsid w:val="00E02D2C"/>
    <w:rsid w:val="00E02D6E"/>
    <w:rsid w:val="00E0357E"/>
    <w:rsid w:val="00E044C0"/>
    <w:rsid w:val="00E04690"/>
    <w:rsid w:val="00E05134"/>
    <w:rsid w:val="00E05300"/>
    <w:rsid w:val="00E054BF"/>
    <w:rsid w:val="00E05B13"/>
    <w:rsid w:val="00E05C65"/>
    <w:rsid w:val="00E05E76"/>
    <w:rsid w:val="00E05F49"/>
    <w:rsid w:val="00E06675"/>
    <w:rsid w:val="00E0682B"/>
    <w:rsid w:val="00E06D3B"/>
    <w:rsid w:val="00E073CB"/>
    <w:rsid w:val="00E07424"/>
    <w:rsid w:val="00E0777F"/>
    <w:rsid w:val="00E07C40"/>
    <w:rsid w:val="00E10881"/>
    <w:rsid w:val="00E10CFB"/>
    <w:rsid w:val="00E10E2B"/>
    <w:rsid w:val="00E1112A"/>
    <w:rsid w:val="00E11391"/>
    <w:rsid w:val="00E113B4"/>
    <w:rsid w:val="00E11608"/>
    <w:rsid w:val="00E11630"/>
    <w:rsid w:val="00E11A5E"/>
    <w:rsid w:val="00E11B62"/>
    <w:rsid w:val="00E11E7C"/>
    <w:rsid w:val="00E11F70"/>
    <w:rsid w:val="00E12344"/>
    <w:rsid w:val="00E13265"/>
    <w:rsid w:val="00E13952"/>
    <w:rsid w:val="00E145A0"/>
    <w:rsid w:val="00E14DE4"/>
    <w:rsid w:val="00E15071"/>
    <w:rsid w:val="00E15AFC"/>
    <w:rsid w:val="00E16304"/>
    <w:rsid w:val="00E1664E"/>
    <w:rsid w:val="00E16747"/>
    <w:rsid w:val="00E16A89"/>
    <w:rsid w:val="00E16DDF"/>
    <w:rsid w:val="00E16EEF"/>
    <w:rsid w:val="00E17039"/>
    <w:rsid w:val="00E170D0"/>
    <w:rsid w:val="00E17247"/>
    <w:rsid w:val="00E17567"/>
    <w:rsid w:val="00E177D2"/>
    <w:rsid w:val="00E178AF"/>
    <w:rsid w:val="00E17B58"/>
    <w:rsid w:val="00E20136"/>
    <w:rsid w:val="00E20EB0"/>
    <w:rsid w:val="00E2161E"/>
    <w:rsid w:val="00E21CD8"/>
    <w:rsid w:val="00E21D96"/>
    <w:rsid w:val="00E22290"/>
    <w:rsid w:val="00E22310"/>
    <w:rsid w:val="00E22545"/>
    <w:rsid w:val="00E22C43"/>
    <w:rsid w:val="00E23022"/>
    <w:rsid w:val="00E23089"/>
    <w:rsid w:val="00E230BC"/>
    <w:rsid w:val="00E23670"/>
    <w:rsid w:val="00E23C3D"/>
    <w:rsid w:val="00E23D64"/>
    <w:rsid w:val="00E249FD"/>
    <w:rsid w:val="00E252FE"/>
    <w:rsid w:val="00E25303"/>
    <w:rsid w:val="00E25BFF"/>
    <w:rsid w:val="00E2665E"/>
    <w:rsid w:val="00E26720"/>
    <w:rsid w:val="00E26BEF"/>
    <w:rsid w:val="00E26DF5"/>
    <w:rsid w:val="00E26E19"/>
    <w:rsid w:val="00E270E2"/>
    <w:rsid w:val="00E27622"/>
    <w:rsid w:val="00E2781E"/>
    <w:rsid w:val="00E27A9D"/>
    <w:rsid w:val="00E27E2B"/>
    <w:rsid w:val="00E307A0"/>
    <w:rsid w:val="00E30E8E"/>
    <w:rsid w:val="00E31016"/>
    <w:rsid w:val="00E31245"/>
    <w:rsid w:val="00E312A6"/>
    <w:rsid w:val="00E31606"/>
    <w:rsid w:val="00E31C71"/>
    <w:rsid w:val="00E31C78"/>
    <w:rsid w:val="00E3236A"/>
    <w:rsid w:val="00E329A5"/>
    <w:rsid w:val="00E32A87"/>
    <w:rsid w:val="00E32C7A"/>
    <w:rsid w:val="00E33140"/>
    <w:rsid w:val="00E335C1"/>
    <w:rsid w:val="00E3427A"/>
    <w:rsid w:val="00E34461"/>
    <w:rsid w:val="00E34624"/>
    <w:rsid w:val="00E3472E"/>
    <w:rsid w:val="00E3499B"/>
    <w:rsid w:val="00E34ADC"/>
    <w:rsid w:val="00E34EC7"/>
    <w:rsid w:val="00E3506F"/>
    <w:rsid w:val="00E351C0"/>
    <w:rsid w:val="00E353D1"/>
    <w:rsid w:val="00E35583"/>
    <w:rsid w:val="00E3558A"/>
    <w:rsid w:val="00E35F53"/>
    <w:rsid w:val="00E36048"/>
    <w:rsid w:val="00E3639C"/>
    <w:rsid w:val="00E3655A"/>
    <w:rsid w:val="00E36FA1"/>
    <w:rsid w:val="00E3748D"/>
    <w:rsid w:val="00E374A1"/>
    <w:rsid w:val="00E3769E"/>
    <w:rsid w:val="00E377A6"/>
    <w:rsid w:val="00E3780F"/>
    <w:rsid w:val="00E37996"/>
    <w:rsid w:val="00E37A4F"/>
    <w:rsid w:val="00E37AEB"/>
    <w:rsid w:val="00E37EC6"/>
    <w:rsid w:val="00E37F72"/>
    <w:rsid w:val="00E4071D"/>
    <w:rsid w:val="00E40AA4"/>
    <w:rsid w:val="00E40B4A"/>
    <w:rsid w:val="00E415B3"/>
    <w:rsid w:val="00E41B67"/>
    <w:rsid w:val="00E41E2C"/>
    <w:rsid w:val="00E41FC5"/>
    <w:rsid w:val="00E4201B"/>
    <w:rsid w:val="00E4217E"/>
    <w:rsid w:val="00E42258"/>
    <w:rsid w:val="00E42754"/>
    <w:rsid w:val="00E427B1"/>
    <w:rsid w:val="00E42E61"/>
    <w:rsid w:val="00E43444"/>
    <w:rsid w:val="00E43555"/>
    <w:rsid w:val="00E43B41"/>
    <w:rsid w:val="00E44558"/>
    <w:rsid w:val="00E445DC"/>
    <w:rsid w:val="00E44CA8"/>
    <w:rsid w:val="00E45C28"/>
    <w:rsid w:val="00E45D1E"/>
    <w:rsid w:val="00E45E19"/>
    <w:rsid w:val="00E460CA"/>
    <w:rsid w:val="00E46A7C"/>
    <w:rsid w:val="00E47715"/>
    <w:rsid w:val="00E47790"/>
    <w:rsid w:val="00E47999"/>
    <w:rsid w:val="00E47B48"/>
    <w:rsid w:val="00E47BF9"/>
    <w:rsid w:val="00E47F67"/>
    <w:rsid w:val="00E50008"/>
    <w:rsid w:val="00E50848"/>
    <w:rsid w:val="00E50FF5"/>
    <w:rsid w:val="00E510B7"/>
    <w:rsid w:val="00E513B1"/>
    <w:rsid w:val="00E51A56"/>
    <w:rsid w:val="00E52092"/>
    <w:rsid w:val="00E52374"/>
    <w:rsid w:val="00E52D4B"/>
    <w:rsid w:val="00E52FAB"/>
    <w:rsid w:val="00E52FAF"/>
    <w:rsid w:val="00E53199"/>
    <w:rsid w:val="00E531B3"/>
    <w:rsid w:val="00E53409"/>
    <w:rsid w:val="00E53619"/>
    <w:rsid w:val="00E53AED"/>
    <w:rsid w:val="00E5407A"/>
    <w:rsid w:val="00E544C3"/>
    <w:rsid w:val="00E5465A"/>
    <w:rsid w:val="00E54F52"/>
    <w:rsid w:val="00E561B0"/>
    <w:rsid w:val="00E56431"/>
    <w:rsid w:val="00E56803"/>
    <w:rsid w:val="00E57789"/>
    <w:rsid w:val="00E578F0"/>
    <w:rsid w:val="00E578FE"/>
    <w:rsid w:val="00E57D5A"/>
    <w:rsid w:val="00E57E03"/>
    <w:rsid w:val="00E607CD"/>
    <w:rsid w:val="00E60ABC"/>
    <w:rsid w:val="00E60DB2"/>
    <w:rsid w:val="00E60E5F"/>
    <w:rsid w:val="00E60F61"/>
    <w:rsid w:val="00E61901"/>
    <w:rsid w:val="00E61AD6"/>
    <w:rsid w:val="00E61D88"/>
    <w:rsid w:val="00E62273"/>
    <w:rsid w:val="00E6236D"/>
    <w:rsid w:val="00E6270F"/>
    <w:rsid w:val="00E62D33"/>
    <w:rsid w:val="00E62E34"/>
    <w:rsid w:val="00E62FFC"/>
    <w:rsid w:val="00E6318E"/>
    <w:rsid w:val="00E632DA"/>
    <w:rsid w:val="00E63755"/>
    <w:rsid w:val="00E6443F"/>
    <w:rsid w:val="00E64C60"/>
    <w:rsid w:val="00E64CED"/>
    <w:rsid w:val="00E64EC3"/>
    <w:rsid w:val="00E65B5D"/>
    <w:rsid w:val="00E66694"/>
    <w:rsid w:val="00E66A18"/>
    <w:rsid w:val="00E6709A"/>
    <w:rsid w:val="00E67469"/>
    <w:rsid w:val="00E6782C"/>
    <w:rsid w:val="00E67A35"/>
    <w:rsid w:val="00E67AF6"/>
    <w:rsid w:val="00E7019F"/>
    <w:rsid w:val="00E70807"/>
    <w:rsid w:val="00E711D6"/>
    <w:rsid w:val="00E71337"/>
    <w:rsid w:val="00E713E4"/>
    <w:rsid w:val="00E715F5"/>
    <w:rsid w:val="00E71BB3"/>
    <w:rsid w:val="00E71C30"/>
    <w:rsid w:val="00E71FFB"/>
    <w:rsid w:val="00E72346"/>
    <w:rsid w:val="00E72640"/>
    <w:rsid w:val="00E7278D"/>
    <w:rsid w:val="00E72A83"/>
    <w:rsid w:val="00E72B9E"/>
    <w:rsid w:val="00E72CEA"/>
    <w:rsid w:val="00E72CFC"/>
    <w:rsid w:val="00E7352A"/>
    <w:rsid w:val="00E7374E"/>
    <w:rsid w:val="00E737B9"/>
    <w:rsid w:val="00E737ED"/>
    <w:rsid w:val="00E73830"/>
    <w:rsid w:val="00E73986"/>
    <w:rsid w:val="00E73A2D"/>
    <w:rsid w:val="00E73B43"/>
    <w:rsid w:val="00E73B61"/>
    <w:rsid w:val="00E73FA9"/>
    <w:rsid w:val="00E7414A"/>
    <w:rsid w:val="00E7459D"/>
    <w:rsid w:val="00E747AE"/>
    <w:rsid w:val="00E74B73"/>
    <w:rsid w:val="00E75137"/>
    <w:rsid w:val="00E753C4"/>
    <w:rsid w:val="00E75550"/>
    <w:rsid w:val="00E75BF2"/>
    <w:rsid w:val="00E7682D"/>
    <w:rsid w:val="00E76BDC"/>
    <w:rsid w:val="00E76E85"/>
    <w:rsid w:val="00E77144"/>
    <w:rsid w:val="00E7740D"/>
    <w:rsid w:val="00E77DAB"/>
    <w:rsid w:val="00E8006B"/>
    <w:rsid w:val="00E80124"/>
    <w:rsid w:val="00E8040D"/>
    <w:rsid w:val="00E80728"/>
    <w:rsid w:val="00E81131"/>
    <w:rsid w:val="00E8136B"/>
    <w:rsid w:val="00E81C5E"/>
    <w:rsid w:val="00E827CC"/>
    <w:rsid w:val="00E8292D"/>
    <w:rsid w:val="00E82B71"/>
    <w:rsid w:val="00E83218"/>
    <w:rsid w:val="00E83701"/>
    <w:rsid w:val="00E83AB6"/>
    <w:rsid w:val="00E84709"/>
    <w:rsid w:val="00E849AE"/>
    <w:rsid w:val="00E84A3D"/>
    <w:rsid w:val="00E84A6E"/>
    <w:rsid w:val="00E84CA7"/>
    <w:rsid w:val="00E850FF"/>
    <w:rsid w:val="00E852DC"/>
    <w:rsid w:val="00E85514"/>
    <w:rsid w:val="00E855AF"/>
    <w:rsid w:val="00E855D8"/>
    <w:rsid w:val="00E855F1"/>
    <w:rsid w:val="00E85852"/>
    <w:rsid w:val="00E858DE"/>
    <w:rsid w:val="00E85C77"/>
    <w:rsid w:val="00E85D6F"/>
    <w:rsid w:val="00E8615D"/>
    <w:rsid w:val="00E862BD"/>
    <w:rsid w:val="00E86407"/>
    <w:rsid w:val="00E866B4"/>
    <w:rsid w:val="00E868B8"/>
    <w:rsid w:val="00E86A05"/>
    <w:rsid w:val="00E86D0F"/>
    <w:rsid w:val="00E86E7B"/>
    <w:rsid w:val="00E87702"/>
    <w:rsid w:val="00E87B30"/>
    <w:rsid w:val="00E87EE9"/>
    <w:rsid w:val="00E87F33"/>
    <w:rsid w:val="00E90552"/>
    <w:rsid w:val="00E90566"/>
    <w:rsid w:val="00E90744"/>
    <w:rsid w:val="00E90C95"/>
    <w:rsid w:val="00E90D5D"/>
    <w:rsid w:val="00E90F86"/>
    <w:rsid w:val="00E911BD"/>
    <w:rsid w:val="00E913C1"/>
    <w:rsid w:val="00E914F9"/>
    <w:rsid w:val="00E91A0D"/>
    <w:rsid w:val="00E91AD3"/>
    <w:rsid w:val="00E92133"/>
    <w:rsid w:val="00E9225D"/>
    <w:rsid w:val="00E929D9"/>
    <w:rsid w:val="00E92E3A"/>
    <w:rsid w:val="00E92EBD"/>
    <w:rsid w:val="00E930E7"/>
    <w:rsid w:val="00E93304"/>
    <w:rsid w:val="00E93881"/>
    <w:rsid w:val="00E9391B"/>
    <w:rsid w:val="00E93C47"/>
    <w:rsid w:val="00E93CF1"/>
    <w:rsid w:val="00E93FC3"/>
    <w:rsid w:val="00E94052"/>
    <w:rsid w:val="00E940CE"/>
    <w:rsid w:val="00E94415"/>
    <w:rsid w:val="00E94893"/>
    <w:rsid w:val="00E9496C"/>
    <w:rsid w:val="00E94A3F"/>
    <w:rsid w:val="00E94B4B"/>
    <w:rsid w:val="00E9518E"/>
    <w:rsid w:val="00E95560"/>
    <w:rsid w:val="00E96154"/>
    <w:rsid w:val="00E96D7E"/>
    <w:rsid w:val="00E96E14"/>
    <w:rsid w:val="00E973B6"/>
    <w:rsid w:val="00E97C71"/>
    <w:rsid w:val="00E97E84"/>
    <w:rsid w:val="00EA004F"/>
    <w:rsid w:val="00EA0318"/>
    <w:rsid w:val="00EA057D"/>
    <w:rsid w:val="00EA0E28"/>
    <w:rsid w:val="00EA12AB"/>
    <w:rsid w:val="00EA1631"/>
    <w:rsid w:val="00EA1950"/>
    <w:rsid w:val="00EA1AD4"/>
    <w:rsid w:val="00EA1EE5"/>
    <w:rsid w:val="00EA26AF"/>
    <w:rsid w:val="00EA2EF7"/>
    <w:rsid w:val="00EA3055"/>
    <w:rsid w:val="00EA3449"/>
    <w:rsid w:val="00EA3477"/>
    <w:rsid w:val="00EA3809"/>
    <w:rsid w:val="00EA39FE"/>
    <w:rsid w:val="00EA3A48"/>
    <w:rsid w:val="00EA4050"/>
    <w:rsid w:val="00EA42C5"/>
    <w:rsid w:val="00EA4324"/>
    <w:rsid w:val="00EA44FC"/>
    <w:rsid w:val="00EA4687"/>
    <w:rsid w:val="00EA4AFA"/>
    <w:rsid w:val="00EA4B4E"/>
    <w:rsid w:val="00EA4BAE"/>
    <w:rsid w:val="00EA4F67"/>
    <w:rsid w:val="00EA5034"/>
    <w:rsid w:val="00EA5C1A"/>
    <w:rsid w:val="00EA602F"/>
    <w:rsid w:val="00EA6168"/>
    <w:rsid w:val="00EA7215"/>
    <w:rsid w:val="00EA756C"/>
    <w:rsid w:val="00EA7A83"/>
    <w:rsid w:val="00EA7B22"/>
    <w:rsid w:val="00EA7FF0"/>
    <w:rsid w:val="00EB0171"/>
    <w:rsid w:val="00EB025C"/>
    <w:rsid w:val="00EB0546"/>
    <w:rsid w:val="00EB073E"/>
    <w:rsid w:val="00EB095B"/>
    <w:rsid w:val="00EB0C7C"/>
    <w:rsid w:val="00EB1161"/>
    <w:rsid w:val="00EB11AC"/>
    <w:rsid w:val="00EB137E"/>
    <w:rsid w:val="00EB1393"/>
    <w:rsid w:val="00EB1690"/>
    <w:rsid w:val="00EB19E0"/>
    <w:rsid w:val="00EB1D47"/>
    <w:rsid w:val="00EB1F22"/>
    <w:rsid w:val="00EB20FB"/>
    <w:rsid w:val="00EB2A98"/>
    <w:rsid w:val="00EB2BA4"/>
    <w:rsid w:val="00EB33D7"/>
    <w:rsid w:val="00EB378C"/>
    <w:rsid w:val="00EB407B"/>
    <w:rsid w:val="00EB494C"/>
    <w:rsid w:val="00EB4C3F"/>
    <w:rsid w:val="00EB5886"/>
    <w:rsid w:val="00EB58C4"/>
    <w:rsid w:val="00EB5F48"/>
    <w:rsid w:val="00EB65B2"/>
    <w:rsid w:val="00EB67D9"/>
    <w:rsid w:val="00EB745C"/>
    <w:rsid w:val="00EB7551"/>
    <w:rsid w:val="00EB75C5"/>
    <w:rsid w:val="00EB7A57"/>
    <w:rsid w:val="00EB7CD2"/>
    <w:rsid w:val="00EB7FC0"/>
    <w:rsid w:val="00EC010A"/>
    <w:rsid w:val="00EC0B72"/>
    <w:rsid w:val="00EC0C74"/>
    <w:rsid w:val="00EC10C5"/>
    <w:rsid w:val="00EC1696"/>
    <w:rsid w:val="00EC172E"/>
    <w:rsid w:val="00EC19DB"/>
    <w:rsid w:val="00EC19EE"/>
    <w:rsid w:val="00EC1A31"/>
    <w:rsid w:val="00EC1D62"/>
    <w:rsid w:val="00EC1DC9"/>
    <w:rsid w:val="00EC3059"/>
    <w:rsid w:val="00EC3155"/>
    <w:rsid w:val="00EC342C"/>
    <w:rsid w:val="00EC370A"/>
    <w:rsid w:val="00EC392D"/>
    <w:rsid w:val="00EC3C97"/>
    <w:rsid w:val="00EC4044"/>
    <w:rsid w:val="00EC4C7C"/>
    <w:rsid w:val="00EC4FDA"/>
    <w:rsid w:val="00EC50DF"/>
    <w:rsid w:val="00EC665D"/>
    <w:rsid w:val="00EC6B95"/>
    <w:rsid w:val="00EC71B8"/>
    <w:rsid w:val="00EC7CAF"/>
    <w:rsid w:val="00EC7D5D"/>
    <w:rsid w:val="00ED017E"/>
    <w:rsid w:val="00ED03F7"/>
    <w:rsid w:val="00ED0505"/>
    <w:rsid w:val="00ED06AB"/>
    <w:rsid w:val="00ED0BC6"/>
    <w:rsid w:val="00ED0C14"/>
    <w:rsid w:val="00ED0D45"/>
    <w:rsid w:val="00ED0DF8"/>
    <w:rsid w:val="00ED0E6B"/>
    <w:rsid w:val="00ED10FE"/>
    <w:rsid w:val="00ED221B"/>
    <w:rsid w:val="00ED269D"/>
    <w:rsid w:val="00ED27ED"/>
    <w:rsid w:val="00ED284E"/>
    <w:rsid w:val="00ED2CF2"/>
    <w:rsid w:val="00ED35D2"/>
    <w:rsid w:val="00ED4867"/>
    <w:rsid w:val="00ED5465"/>
    <w:rsid w:val="00ED5601"/>
    <w:rsid w:val="00ED5F0C"/>
    <w:rsid w:val="00ED6216"/>
    <w:rsid w:val="00ED631D"/>
    <w:rsid w:val="00ED64A3"/>
    <w:rsid w:val="00ED726B"/>
    <w:rsid w:val="00ED7279"/>
    <w:rsid w:val="00ED76A3"/>
    <w:rsid w:val="00ED79D3"/>
    <w:rsid w:val="00ED7A42"/>
    <w:rsid w:val="00ED7A61"/>
    <w:rsid w:val="00ED7F09"/>
    <w:rsid w:val="00EE00ED"/>
    <w:rsid w:val="00EE061A"/>
    <w:rsid w:val="00EE0786"/>
    <w:rsid w:val="00EE07CB"/>
    <w:rsid w:val="00EE0F0F"/>
    <w:rsid w:val="00EE137C"/>
    <w:rsid w:val="00EE1671"/>
    <w:rsid w:val="00EE1D90"/>
    <w:rsid w:val="00EE1DD1"/>
    <w:rsid w:val="00EE1DF0"/>
    <w:rsid w:val="00EE2897"/>
    <w:rsid w:val="00EE32F5"/>
    <w:rsid w:val="00EE3AAF"/>
    <w:rsid w:val="00EE3DA8"/>
    <w:rsid w:val="00EE4544"/>
    <w:rsid w:val="00EE4617"/>
    <w:rsid w:val="00EE474C"/>
    <w:rsid w:val="00EE4777"/>
    <w:rsid w:val="00EE4F12"/>
    <w:rsid w:val="00EE50F8"/>
    <w:rsid w:val="00EE51A7"/>
    <w:rsid w:val="00EE542E"/>
    <w:rsid w:val="00EE54F6"/>
    <w:rsid w:val="00EE581C"/>
    <w:rsid w:val="00EE5FAD"/>
    <w:rsid w:val="00EE6084"/>
    <w:rsid w:val="00EE66D3"/>
    <w:rsid w:val="00EE66D8"/>
    <w:rsid w:val="00EE66F7"/>
    <w:rsid w:val="00EE6842"/>
    <w:rsid w:val="00EE688C"/>
    <w:rsid w:val="00EE694A"/>
    <w:rsid w:val="00EE7707"/>
    <w:rsid w:val="00EE7A75"/>
    <w:rsid w:val="00EE7B4D"/>
    <w:rsid w:val="00EE7E34"/>
    <w:rsid w:val="00EF05CC"/>
    <w:rsid w:val="00EF09E8"/>
    <w:rsid w:val="00EF0BAA"/>
    <w:rsid w:val="00EF0C61"/>
    <w:rsid w:val="00EF1051"/>
    <w:rsid w:val="00EF120C"/>
    <w:rsid w:val="00EF1332"/>
    <w:rsid w:val="00EF1684"/>
    <w:rsid w:val="00EF1B1B"/>
    <w:rsid w:val="00EF1B86"/>
    <w:rsid w:val="00EF1D80"/>
    <w:rsid w:val="00EF1E00"/>
    <w:rsid w:val="00EF21C2"/>
    <w:rsid w:val="00EF23B1"/>
    <w:rsid w:val="00EF2428"/>
    <w:rsid w:val="00EF27FB"/>
    <w:rsid w:val="00EF28F2"/>
    <w:rsid w:val="00EF2DB3"/>
    <w:rsid w:val="00EF36BC"/>
    <w:rsid w:val="00EF39FF"/>
    <w:rsid w:val="00EF3A57"/>
    <w:rsid w:val="00EF3ECC"/>
    <w:rsid w:val="00EF40AC"/>
    <w:rsid w:val="00EF432C"/>
    <w:rsid w:val="00EF43D4"/>
    <w:rsid w:val="00EF4BD5"/>
    <w:rsid w:val="00EF4C4A"/>
    <w:rsid w:val="00EF4F8E"/>
    <w:rsid w:val="00EF5391"/>
    <w:rsid w:val="00EF550A"/>
    <w:rsid w:val="00EF5F6E"/>
    <w:rsid w:val="00EF6547"/>
    <w:rsid w:val="00EF65A2"/>
    <w:rsid w:val="00EF6910"/>
    <w:rsid w:val="00EF6A41"/>
    <w:rsid w:val="00EF707B"/>
    <w:rsid w:val="00EF72E3"/>
    <w:rsid w:val="00EF7497"/>
    <w:rsid w:val="00EF756A"/>
    <w:rsid w:val="00EF7B3E"/>
    <w:rsid w:val="00EF7E66"/>
    <w:rsid w:val="00EF7F1F"/>
    <w:rsid w:val="00EF7F56"/>
    <w:rsid w:val="00F002D1"/>
    <w:rsid w:val="00F00461"/>
    <w:rsid w:val="00F00480"/>
    <w:rsid w:val="00F00704"/>
    <w:rsid w:val="00F01085"/>
    <w:rsid w:val="00F01309"/>
    <w:rsid w:val="00F025E4"/>
    <w:rsid w:val="00F02E5C"/>
    <w:rsid w:val="00F02F6E"/>
    <w:rsid w:val="00F02F8F"/>
    <w:rsid w:val="00F033DD"/>
    <w:rsid w:val="00F03409"/>
    <w:rsid w:val="00F0366E"/>
    <w:rsid w:val="00F03C35"/>
    <w:rsid w:val="00F041F7"/>
    <w:rsid w:val="00F04B2B"/>
    <w:rsid w:val="00F04CE7"/>
    <w:rsid w:val="00F05382"/>
    <w:rsid w:val="00F05B65"/>
    <w:rsid w:val="00F05C31"/>
    <w:rsid w:val="00F06EA6"/>
    <w:rsid w:val="00F06F95"/>
    <w:rsid w:val="00F0714E"/>
    <w:rsid w:val="00F106A5"/>
    <w:rsid w:val="00F1087F"/>
    <w:rsid w:val="00F10DBB"/>
    <w:rsid w:val="00F10E87"/>
    <w:rsid w:val="00F10F95"/>
    <w:rsid w:val="00F112A0"/>
    <w:rsid w:val="00F1174D"/>
    <w:rsid w:val="00F11995"/>
    <w:rsid w:val="00F124E5"/>
    <w:rsid w:val="00F12557"/>
    <w:rsid w:val="00F1297E"/>
    <w:rsid w:val="00F12F47"/>
    <w:rsid w:val="00F12F69"/>
    <w:rsid w:val="00F135D2"/>
    <w:rsid w:val="00F13731"/>
    <w:rsid w:val="00F13832"/>
    <w:rsid w:val="00F13F70"/>
    <w:rsid w:val="00F1494E"/>
    <w:rsid w:val="00F14BC9"/>
    <w:rsid w:val="00F150F1"/>
    <w:rsid w:val="00F159D6"/>
    <w:rsid w:val="00F16114"/>
    <w:rsid w:val="00F16876"/>
    <w:rsid w:val="00F169AD"/>
    <w:rsid w:val="00F16D73"/>
    <w:rsid w:val="00F16FA8"/>
    <w:rsid w:val="00F1723E"/>
    <w:rsid w:val="00F1742C"/>
    <w:rsid w:val="00F17554"/>
    <w:rsid w:val="00F17A5B"/>
    <w:rsid w:val="00F17B97"/>
    <w:rsid w:val="00F20006"/>
    <w:rsid w:val="00F208F9"/>
    <w:rsid w:val="00F20997"/>
    <w:rsid w:val="00F20FDE"/>
    <w:rsid w:val="00F2102A"/>
    <w:rsid w:val="00F21786"/>
    <w:rsid w:val="00F21D09"/>
    <w:rsid w:val="00F21DB4"/>
    <w:rsid w:val="00F223F6"/>
    <w:rsid w:val="00F22E9C"/>
    <w:rsid w:val="00F23031"/>
    <w:rsid w:val="00F234FA"/>
    <w:rsid w:val="00F2392C"/>
    <w:rsid w:val="00F23950"/>
    <w:rsid w:val="00F24123"/>
    <w:rsid w:val="00F24136"/>
    <w:rsid w:val="00F243E7"/>
    <w:rsid w:val="00F244AD"/>
    <w:rsid w:val="00F2469A"/>
    <w:rsid w:val="00F24B46"/>
    <w:rsid w:val="00F24FFD"/>
    <w:rsid w:val="00F25071"/>
    <w:rsid w:val="00F25412"/>
    <w:rsid w:val="00F25451"/>
    <w:rsid w:val="00F254B2"/>
    <w:rsid w:val="00F254C4"/>
    <w:rsid w:val="00F257DB"/>
    <w:rsid w:val="00F25B74"/>
    <w:rsid w:val="00F26263"/>
    <w:rsid w:val="00F262DD"/>
    <w:rsid w:val="00F267E5"/>
    <w:rsid w:val="00F2698D"/>
    <w:rsid w:val="00F269FE"/>
    <w:rsid w:val="00F26BB6"/>
    <w:rsid w:val="00F26EAB"/>
    <w:rsid w:val="00F27ADB"/>
    <w:rsid w:val="00F27DA2"/>
    <w:rsid w:val="00F27DC4"/>
    <w:rsid w:val="00F27EE1"/>
    <w:rsid w:val="00F30447"/>
    <w:rsid w:val="00F30586"/>
    <w:rsid w:val="00F305E5"/>
    <w:rsid w:val="00F30688"/>
    <w:rsid w:val="00F30A47"/>
    <w:rsid w:val="00F30C03"/>
    <w:rsid w:val="00F310A0"/>
    <w:rsid w:val="00F31132"/>
    <w:rsid w:val="00F3160A"/>
    <w:rsid w:val="00F31A85"/>
    <w:rsid w:val="00F3266B"/>
    <w:rsid w:val="00F32887"/>
    <w:rsid w:val="00F3296B"/>
    <w:rsid w:val="00F32F3A"/>
    <w:rsid w:val="00F330DB"/>
    <w:rsid w:val="00F33849"/>
    <w:rsid w:val="00F33E8A"/>
    <w:rsid w:val="00F342C4"/>
    <w:rsid w:val="00F34402"/>
    <w:rsid w:val="00F34D24"/>
    <w:rsid w:val="00F35458"/>
    <w:rsid w:val="00F357B2"/>
    <w:rsid w:val="00F359DB"/>
    <w:rsid w:val="00F36131"/>
    <w:rsid w:val="00F36489"/>
    <w:rsid w:val="00F36A05"/>
    <w:rsid w:val="00F36AED"/>
    <w:rsid w:val="00F36B89"/>
    <w:rsid w:val="00F36BB1"/>
    <w:rsid w:val="00F370D8"/>
    <w:rsid w:val="00F37129"/>
    <w:rsid w:val="00F37B07"/>
    <w:rsid w:val="00F401C5"/>
    <w:rsid w:val="00F4032B"/>
    <w:rsid w:val="00F406FB"/>
    <w:rsid w:val="00F408BF"/>
    <w:rsid w:val="00F40FE1"/>
    <w:rsid w:val="00F412D8"/>
    <w:rsid w:val="00F41495"/>
    <w:rsid w:val="00F4169B"/>
    <w:rsid w:val="00F416EC"/>
    <w:rsid w:val="00F41792"/>
    <w:rsid w:val="00F418AD"/>
    <w:rsid w:val="00F41D96"/>
    <w:rsid w:val="00F41F7B"/>
    <w:rsid w:val="00F42027"/>
    <w:rsid w:val="00F42139"/>
    <w:rsid w:val="00F42265"/>
    <w:rsid w:val="00F42FA3"/>
    <w:rsid w:val="00F4341D"/>
    <w:rsid w:val="00F436EA"/>
    <w:rsid w:val="00F4405F"/>
    <w:rsid w:val="00F44090"/>
    <w:rsid w:val="00F44F51"/>
    <w:rsid w:val="00F4549F"/>
    <w:rsid w:val="00F45CA3"/>
    <w:rsid w:val="00F45DE3"/>
    <w:rsid w:val="00F463A4"/>
    <w:rsid w:val="00F4669B"/>
    <w:rsid w:val="00F46CC8"/>
    <w:rsid w:val="00F46DE5"/>
    <w:rsid w:val="00F47210"/>
    <w:rsid w:val="00F4739C"/>
    <w:rsid w:val="00F473BD"/>
    <w:rsid w:val="00F47C7E"/>
    <w:rsid w:val="00F47E26"/>
    <w:rsid w:val="00F50218"/>
    <w:rsid w:val="00F506FE"/>
    <w:rsid w:val="00F50D39"/>
    <w:rsid w:val="00F50DF8"/>
    <w:rsid w:val="00F50F52"/>
    <w:rsid w:val="00F51119"/>
    <w:rsid w:val="00F51388"/>
    <w:rsid w:val="00F516F2"/>
    <w:rsid w:val="00F51987"/>
    <w:rsid w:val="00F51AA6"/>
    <w:rsid w:val="00F51E53"/>
    <w:rsid w:val="00F52139"/>
    <w:rsid w:val="00F522B1"/>
    <w:rsid w:val="00F52719"/>
    <w:rsid w:val="00F528A5"/>
    <w:rsid w:val="00F52E5D"/>
    <w:rsid w:val="00F533AF"/>
    <w:rsid w:val="00F53466"/>
    <w:rsid w:val="00F538C3"/>
    <w:rsid w:val="00F53AFB"/>
    <w:rsid w:val="00F53B52"/>
    <w:rsid w:val="00F53C96"/>
    <w:rsid w:val="00F53EEB"/>
    <w:rsid w:val="00F54189"/>
    <w:rsid w:val="00F5423F"/>
    <w:rsid w:val="00F5455A"/>
    <w:rsid w:val="00F5476B"/>
    <w:rsid w:val="00F54907"/>
    <w:rsid w:val="00F54EB2"/>
    <w:rsid w:val="00F5521C"/>
    <w:rsid w:val="00F559F2"/>
    <w:rsid w:val="00F55AF0"/>
    <w:rsid w:val="00F55CA7"/>
    <w:rsid w:val="00F56015"/>
    <w:rsid w:val="00F56776"/>
    <w:rsid w:val="00F569BF"/>
    <w:rsid w:val="00F56E39"/>
    <w:rsid w:val="00F5748C"/>
    <w:rsid w:val="00F57A76"/>
    <w:rsid w:val="00F57B2F"/>
    <w:rsid w:val="00F57DFE"/>
    <w:rsid w:val="00F57E3C"/>
    <w:rsid w:val="00F60AF2"/>
    <w:rsid w:val="00F61436"/>
    <w:rsid w:val="00F61512"/>
    <w:rsid w:val="00F61D07"/>
    <w:rsid w:val="00F6204C"/>
    <w:rsid w:val="00F6273B"/>
    <w:rsid w:val="00F62760"/>
    <w:rsid w:val="00F62A9F"/>
    <w:rsid w:val="00F62C12"/>
    <w:rsid w:val="00F62FFF"/>
    <w:rsid w:val="00F6376A"/>
    <w:rsid w:val="00F63CF6"/>
    <w:rsid w:val="00F63FF6"/>
    <w:rsid w:val="00F64FC5"/>
    <w:rsid w:val="00F654F7"/>
    <w:rsid w:val="00F656E3"/>
    <w:rsid w:val="00F66012"/>
    <w:rsid w:val="00F66250"/>
    <w:rsid w:val="00F6657F"/>
    <w:rsid w:val="00F665E5"/>
    <w:rsid w:val="00F66636"/>
    <w:rsid w:val="00F67214"/>
    <w:rsid w:val="00F67312"/>
    <w:rsid w:val="00F675A7"/>
    <w:rsid w:val="00F67BA9"/>
    <w:rsid w:val="00F7029B"/>
    <w:rsid w:val="00F702AE"/>
    <w:rsid w:val="00F70446"/>
    <w:rsid w:val="00F7048F"/>
    <w:rsid w:val="00F70AE6"/>
    <w:rsid w:val="00F70B0F"/>
    <w:rsid w:val="00F70DEB"/>
    <w:rsid w:val="00F7109E"/>
    <w:rsid w:val="00F7131D"/>
    <w:rsid w:val="00F716E1"/>
    <w:rsid w:val="00F7232F"/>
    <w:rsid w:val="00F72A39"/>
    <w:rsid w:val="00F72FD7"/>
    <w:rsid w:val="00F731B4"/>
    <w:rsid w:val="00F73895"/>
    <w:rsid w:val="00F738C3"/>
    <w:rsid w:val="00F73901"/>
    <w:rsid w:val="00F73984"/>
    <w:rsid w:val="00F73C38"/>
    <w:rsid w:val="00F73FBF"/>
    <w:rsid w:val="00F7422D"/>
    <w:rsid w:val="00F74384"/>
    <w:rsid w:val="00F74431"/>
    <w:rsid w:val="00F74583"/>
    <w:rsid w:val="00F7459A"/>
    <w:rsid w:val="00F746A6"/>
    <w:rsid w:val="00F74BEF"/>
    <w:rsid w:val="00F74E46"/>
    <w:rsid w:val="00F75150"/>
    <w:rsid w:val="00F759D9"/>
    <w:rsid w:val="00F7651E"/>
    <w:rsid w:val="00F76591"/>
    <w:rsid w:val="00F76C5E"/>
    <w:rsid w:val="00F76F32"/>
    <w:rsid w:val="00F773C3"/>
    <w:rsid w:val="00F801FE"/>
    <w:rsid w:val="00F80393"/>
    <w:rsid w:val="00F80423"/>
    <w:rsid w:val="00F8092E"/>
    <w:rsid w:val="00F81434"/>
    <w:rsid w:val="00F81556"/>
    <w:rsid w:val="00F81640"/>
    <w:rsid w:val="00F8167F"/>
    <w:rsid w:val="00F8180A"/>
    <w:rsid w:val="00F81BD7"/>
    <w:rsid w:val="00F81CCB"/>
    <w:rsid w:val="00F8201F"/>
    <w:rsid w:val="00F82341"/>
    <w:rsid w:val="00F82CA8"/>
    <w:rsid w:val="00F82F99"/>
    <w:rsid w:val="00F82FCD"/>
    <w:rsid w:val="00F8335B"/>
    <w:rsid w:val="00F834A7"/>
    <w:rsid w:val="00F83561"/>
    <w:rsid w:val="00F836C3"/>
    <w:rsid w:val="00F836E9"/>
    <w:rsid w:val="00F83883"/>
    <w:rsid w:val="00F8392B"/>
    <w:rsid w:val="00F83BE9"/>
    <w:rsid w:val="00F840E1"/>
    <w:rsid w:val="00F844E7"/>
    <w:rsid w:val="00F84B22"/>
    <w:rsid w:val="00F85146"/>
    <w:rsid w:val="00F85536"/>
    <w:rsid w:val="00F858C9"/>
    <w:rsid w:val="00F85A0A"/>
    <w:rsid w:val="00F85AB5"/>
    <w:rsid w:val="00F85C9C"/>
    <w:rsid w:val="00F869B6"/>
    <w:rsid w:val="00F86BC6"/>
    <w:rsid w:val="00F873EE"/>
    <w:rsid w:val="00F87419"/>
    <w:rsid w:val="00F877E4"/>
    <w:rsid w:val="00F878ED"/>
    <w:rsid w:val="00F87959"/>
    <w:rsid w:val="00F87A8D"/>
    <w:rsid w:val="00F900A8"/>
    <w:rsid w:val="00F9088D"/>
    <w:rsid w:val="00F908C8"/>
    <w:rsid w:val="00F908F0"/>
    <w:rsid w:val="00F90AF6"/>
    <w:rsid w:val="00F921CE"/>
    <w:rsid w:val="00F92313"/>
    <w:rsid w:val="00F92326"/>
    <w:rsid w:val="00F92B3A"/>
    <w:rsid w:val="00F92C18"/>
    <w:rsid w:val="00F93480"/>
    <w:rsid w:val="00F934F4"/>
    <w:rsid w:val="00F93C2B"/>
    <w:rsid w:val="00F93EA2"/>
    <w:rsid w:val="00F9466B"/>
    <w:rsid w:val="00F947CD"/>
    <w:rsid w:val="00F94CF7"/>
    <w:rsid w:val="00F95311"/>
    <w:rsid w:val="00F95884"/>
    <w:rsid w:val="00F961DB"/>
    <w:rsid w:val="00F963DB"/>
    <w:rsid w:val="00F96525"/>
    <w:rsid w:val="00F96755"/>
    <w:rsid w:val="00F9697C"/>
    <w:rsid w:val="00F96A68"/>
    <w:rsid w:val="00F96D5A"/>
    <w:rsid w:val="00F974FC"/>
    <w:rsid w:val="00F97554"/>
    <w:rsid w:val="00F97C63"/>
    <w:rsid w:val="00F97ECC"/>
    <w:rsid w:val="00FA0841"/>
    <w:rsid w:val="00FA0A38"/>
    <w:rsid w:val="00FA0A54"/>
    <w:rsid w:val="00FA11D8"/>
    <w:rsid w:val="00FA1485"/>
    <w:rsid w:val="00FA1A29"/>
    <w:rsid w:val="00FA1BEF"/>
    <w:rsid w:val="00FA203E"/>
    <w:rsid w:val="00FA214F"/>
    <w:rsid w:val="00FA2638"/>
    <w:rsid w:val="00FA26D4"/>
    <w:rsid w:val="00FA27B0"/>
    <w:rsid w:val="00FA2B19"/>
    <w:rsid w:val="00FA336A"/>
    <w:rsid w:val="00FA3AB7"/>
    <w:rsid w:val="00FA3AE2"/>
    <w:rsid w:val="00FA3CB8"/>
    <w:rsid w:val="00FA3D6A"/>
    <w:rsid w:val="00FA4563"/>
    <w:rsid w:val="00FA4704"/>
    <w:rsid w:val="00FA4BE9"/>
    <w:rsid w:val="00FA4C6C"/>
    <w:rsid w:val="00FA63C1"/>
    <w:rsid w:val="00FA6415"/>
    <w:rsid w:val="00FA649E"/>
    <w:rsid w:val="00FA663E"/>
    <w:rsid w:val="00FA6BCA"/>
    <w:rsid w:val="00FA6D72"/>
    <w:rsid w:val="00FA6E5E"/>
    <w:rsid w:val="00FA71D7"/>
    <w:rsid w:val="00FB0328"/>
    <w:rsid w:val="00FB04CD"/>
    <w:rsid w:val="00FB0675"/>
    <w:rsid w:val="00FB0769"/>
    <w:rsid w:val="00FB0CC9"/>
    <w:rsid w:val="00FB12F2"/>
    <w:rsid w:val="00FB136A"/>
    <w:rsid w:val="00FB1B68"/>
    <w:rsid w:val="00FB1C87"/>
    <w:rsid w:val="00FB1EF6"/>
    <w:rsid w:val="00FB28C3"/>
    <w:rsid w:val="00FB2975"/>
    <w:rsid w:val="00FB300E"/>
    <w:rsid w:val="00FB3014"/>
    <w:rsid w:val="00FB39AF"/>
    <w:rsid w:val="00FB3FB4"/>
    <w:rsid w:val="00FB46D4"/>
    <w:rsid w:val="00FB4811"/>
    <w:rsid w:val="00FB48E5"/>
    <w:rsid w:val="00FB4C7A"/>
    <w:rsid w:val="00FB4FFB"/>
    <w:rsid w:val="00FB532E"/>
    <w:rsid w:val="00FB5658"/>
    <w:rsid w:val="00FB6038"/>
    <w:rsid w:val="00FB64DC"/>
    <w:rsid w:val="00FB66EB"/>
    <w:rsid w:val="00FB680B"/>
    <w:rsid w:val="00FB7663"/>
    <w:rsid w:val="00FB7FA2"/>
    <w:rsid w:val="00FC0055"/>
    <w:rsid w:val="00FC00D8"/>
    <w:rsid w:val="00FC0152"/>
    <w:rsid w:val="00FC028D"/>
    <w:rsid w:val="00FC02C5"/>
    <w:rsid w:val="00FC0571"/>
    <w:rsid w:val="00FC061D"/>
    <w:rsid w:val="00FC096C"/>
    <w:rsid w:val="00FC0BCF"/>
    <w:rsid w:val="00FC0BDF"/>
    <w:rsid w:val="00FC0D4A"/>
    <w:rsid w:val="00FC11D1"/>
    <w:rsid w:val="00FC13C2"/>
    <w:rsid w:val="00FC1E83"/>
    <w:rsid w:val="00FC24A1"/>
    <w:rsid w:val="00FC274B"/>
    <w:rsid w:val="00FC2816"/>
    <w:rsid w:val="00FC2B80"/>
    <w:rsid w:val="00FC302F"/>
    <w:rsid w:val="00FC3033"/>
    <w:rsid w:val="00FC311C"/>
    <w:rsid w:val="00FC3682"/>
    <w:rsid w:val="00FC3913"/>
    <w:rsid w:val="00FC3BE8"/>
    <w:rsid w:val="00FC49D8"/>
    <w:rsid w:val="00FC4C64"/>
    <w:rsid w:val="00FC536F"/>
    <w:rsid w:val="00FC53DD"/>
    <w:rsid w:val="00FC5A8A"/>
    <w:rsid w:val="00FC5C60"/>
    <w:rsid w:val="00FC5CC2"/>
    <w:rsid w:val="00FC5F3D"/>
    <w:rsid w:val="00FC5F7F"/>
    <w:rsid w:val="00FC681D"/>
    <w:rsid w:val="00FC6865"/>
    <w:rsid w:val="00FC68EC"/>
    <w:rsid w:val="00FC7141"/>
    <w:rsid w:val="00FC7550"/>
    <w:rsid w:val="00FC77F2"/>
    <w:rsid w:val="00FC7BD2"/>
    <w:rsid w:val="00FC7C48"/>
    <w:rsid w:val="00FC7D8B"/>
    <w:rsid w:val="00FC7F04"/>
    <w:rsid w:val="00FC7F1D"/>
    <w:rsid w:val="00FD000C"/>
    <w:rsid w:val="00FD02F2"/>
    <w:rsid w:val="00FD0F65"/>
    <w:rsid w:val="00FD11D0"/>
    <w:rsid w:val="00FD13BF"/>
    <w:rsid w:val="00FD149E"/>
    <w:rsid w:val="00FD177F"/>
    <w:rsid w:val="00FD1936"/>
    <w:rsid w:val="00FD1A41"/>
    <w:rsid w:val="00FD2646"/>
    <w:rsid w:val="00FD2AA7"/>
    <w:rsid w:val="00FD2B19"/>
    <w:rsid w:val="00FD2E39"/>
    <w:rsid w:val="00FD330B"/>
    <w:rsid w:val="00FD4D7E"/>
    <w:rsid w:val="00FD4DA4"/>
    <w:rsid w:val="00FD50C3"/>
    <w:rsid w:val="00FD52B5"/>
    <w:rsid w:val="00FD5B74"/>
    <w:rsid w:val="00FD6034"/>
    <w:rsid w:val="00FD6369"/>
    <w:rsid w:val="00FD6897"/>
    <w:rsid w:val="00FD7427"/>
    <w:rsid w:val="00FD7521"/>
    <w:rsid w:val="00FD7920"/>
    <w:rsid w:val="00FD7C7E"/>
    <w:rsid w:val="00FE03DD"/>
    <w:rsid w:val="00FE04C8"/>
    <w:rsid w:val="00FE0A2E"/>
    <w:rsid w:val="00FE0BF5"/>
    <w:rsid w:val="00FE0D39"/>
    <w:rsid w:val="00FE0E27"/>
    <w:rsid w:val="00FE0F4D"/>
    <w:rsid w:val="00FE1394"/>
    <w:rsid w:val="00FE165C"/>
    <w:rsid w:val="00FE173C"/>
    <w:rsid w:val="00FE195B"/>
    <w:rsid w:val="00FE20AE"/>
    <w:rsid w:val="00FE2176"/>
    <w:rsid w:val="00FE24EE"/>
    <w:rsid w:val="00FE2554"/>
    <w:rsid w:val="00FE271A"/>
    <w:rsid w:val="00FE2727"/>
    <w:rsid w:val="00FE2E9C"/>
    <w:rsid w:val="00FE3063"/>
    <w:rsid w:val="00FE337D"/>
    <w:rsid w:val="00FE3752"/>
    <w:rsid w:val="00FE3B2D"/>
    <w:rsid w:val="00FE429C"/>
    <w:rsid w:val="00FE584A"/>
    <w:rsid w:val="00FE59E3"/>
    <w:rsid w:val="00FE5AF0"/>
    <w:rsid w:val="00FE5F62"/>
    <w:rsid w:val="00FE62F2"/>
    <w:rsid w:val="00FE6BBD"/>
    <w:rsid w:val="00FE6D14"/>
    <w:rsid w:val="00FE6D2E"/>
    <w:rsid w:val="00FE7178"/>
    <w:rsid w:val="00FE748D"/>
    <w:rsid w:val="00FE785D"/>
    <w:rsid w:val="00FE7BE4"/>
    <w:rsid w:val="00FE7F37"/>
    <w:rsid w:val="00FF03AF"/>
    <w:rsid w:val="00FF04F0"/>
    <w:rsid w:val="00FF079C"/>
    <w:rsid w:val="00FF0C7F"/>
    <w:rsid w:val="00FF18E4"/>
    <w:rsid w:val="00FF1ACF"/>
    <w:rsid w:val="00FF1FD8"/>
    <w:rsid w:val="00FF1FE9"/>
    <w:rsid w:val="00FF20D1"/>
    <w:rsid w:val="00FF2369"/>
    <w:rsid w:val="00FF2B67"/>
    <w:rsid w:val="00FF3184"/>
    <w:rsid w:val="00FF4037"/>
    <w:rsid w:val="00FF4526"/>
    <w:rsid w:val="00FF4D22"/>
    <w:rsid w:val="00FF502F"/>
    <w:rsid w:val="00FF50B1"/>
    <w:rsid w:val="00FF546F"/>
    <w:rsid w:val="00FF5697"/>
    <w:rsid w:val="00FF5C50"/>
    <w:rsid w:val="00FF5D3D"/>
    <w:rsid w:val="00FF5DB0"/>
    <w:rsid w:val="00FF6B7E"/>
    <w:rsid w:val="00FF6C38"/>
    <w:rsid w:val="00FF6FE6"/>
    <w:rsid w:val="00FF7570"/>
    <w:rsid w:val="00FF790C"/>
    <w:rsid w:val="00FF7945"/>
    <w:rsid w:val="00FF7963"/>
    <w:rsid w:val="00FF7B08"/>
    <w:rsid w:val="00FF7E0D"/>
    <w:rsid w:val="00FF7EE3"/>
    <w:rsid w:val="010814BD"/>
    <w:rsid w:val="0152DEF6"/>
    <w:rsid w:val="0300F283"/>
    <w:rsid w:val="07E6012B"/>
    <w:rsid w:val="083AF900"/>
    <w:rsid w:val="091FD94F"/>
    <w:rsid w:val="0946B499"/>
    <w:rsid w:val="09C7654A"/>
    <w:rsid w:val="0BF882D0"/>
    <w:rsid w:val="0CD1203A"/>
    <w:rsid w:val="0DD77F76"/>
    <w:rsid w:val="0E24C26F"/>
    <w:rsid w:val="0EF11AED"/>
    <w:rsid w:val="0FE6B4AD"/>
    <w:rsid w:val="11E1B954"/>
    <w:rsid w:val="11EF4298"/>
    <w:rsid w:val="129CEA4A"/>
    <w:rsid w:val="13574992"/>
    <w:rsid w:val="141B6E99"/>
    <w:rsid w:val="179D3183"/>
    <w:rsid w:val="17C1C78F"/>
    <w:rsid w:val="1820B4AE"/>
    <w:rsid w:val="19722BE9"/>
    <w:rsid w:val="1977E240"/>
    <w:rsid w:val="1A02DD46"/>
    <w:rsid w:val="1B100609"/>
    <w:rsid w:val="1B3CB487"/>
    <w:rsid w:val="1BCB832A"/>
    <w:rsid w:val="1C87D809"/>
    <w:rsid w:val="1DF2EA24"/>
    <w:rsid w:val="1E79D392"/>
    <w:rsid w:val="20697393"/>
    <w:rsid w:val="210C206A"/>
    <w:rsid w:val="21925364"/>
    <w:rsid w:val="22780A2F"/>
    <w:rsid w:val="23F3BB2F"/>
    <w:rsid w:val="24E95474"/>
    <w:rsid w:val="25D529E1"/>
    <w:rsid w:val="2702F723"/>
    <w:rsid w:val="27977300"/>
    <w:rsid w:val="2B5895F8"/>
    <w:rsid w:val="2CB10EBB"/>
    <w:rsid w:val="2EFF8121"/>
    <w:rsid w:val="2FFF502B"/>
    <w:rsid w:val="33CBD78D"/>
    <w:rsid w:val="34C3392C"/>
    <w:rsid w:val="3AAD83F7"/>
    <w:rsid w:val="3C82238C"/>
    <w:rsid w:val="40D959C9"/>
    <w:rsid w:val="4242217F"/>
    <w:rsid w:val="47B846E1"/>
    <w:rsid w:val="48453582"/>
    <w:rsid w:val="4AA467F8"/>
    <w:rsid w:val="4D37A03A"/>
    <w:rsid w:val="4F45A4B1"/>
    <w:rsid w:val="53D47733"/>
    <w:rsid w:val="57DD3BF4"/>
    <w:rsid w:val="5803FA18"/>
    <w:rsid w:val="5A7BAEE0"/>
    <w:rsid w:val="5AF01F94"/>
    <w:rsid w:val="5CC15B1A"/>
    <w:rsid w:val="5D41441C"/>
    <w:rsid w:val="5D8913A7"/>
    <w:rsid w:val="5EDE79DF"/>
    <w:rsid w:val="6040FFBE"/>
    <w:rsid w:val="60910A13"/>
    <w:rsid w:val="6139053E"/>
    <w:rsid w:val="61FCD59E"/>
    <w:rsid w:val="6228F86F"/>
    <w:rsid w:val="62A198BE"/>
    <w:rsid w:val="64C59621"/>
    <w:rsid w:val="6672AF3E"/>
    <w:rsid w:val="678DEB5F"/>
    <w:rsid w:val="6A5AACA5"/>
    <w:rsid w:val="6CFFF36C"/>
    <w:rsid w:val="6D811F31"/>
    <w:rsid w:val="6D914A29"/>
    <w:rsid w:val="6E1CE48D"/>
    <w:rsid w:val="6E53396F"/>
    <w:rsid w:val="7420B42F"/>
    <w:rsid w:val="753F633A"/>
    <w:rsid w:val="763D06EF"/>
    <w:rsid w:val="76892AB5"/>
    <w:rsid w:val="7758F217"/>
    <w:rsid w:val="79286CC2"/>
    <w:rsid w:val="7947CD10"/>
    <w:rsid w:val="7A8F271F"/>
    <w:rsid w:val="7ACD05D3"/>
    <w:rsid w:val="7CFEABA3"/>
    <w:rsid w:val="7FB70E94"/>
    <w:rsid w:val="7FF55CB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1DABAA2"/>
  <w15:docId w15:val="{BDF380AD-49FD-4037-B278-DEBED97F8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qFormat="1"/>
    <w:lsdException w:name="List Bullet 5" w:semiHidden="1"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C0C82"/>
    <w:pPr>
      <w:spacing w:before="60" w:after="0" w:line="240" w:lineRule="auto"/>
    </w:pPr>
    <w:rPr>
      <w:rFonts w:ascii="Times New Roman" w:eastAsia="Times New Roman" w:hAnsi="Times New Roman" w:cs="Times New Roman"/>
      <w:sz w:val="24"/>
      <w:szCs w:val="24"/>
    </w:rPr>
  </w:style>
  <w:style w:type="paragraph" w:styleId="Heading1">
    <w:name w:val="heading 1"/>
    <w:next w:val="Paragraph"/>
    <w:link w:val="Heading1Char"/>
    <w:qFormat/>
    <w:rsid w:val="0011262D"/>
    <w:pPr>
      <w:keepNext/>
      <w:keepLines/>
      <w:numPr>
        <w:numId w:val="13"/>
      </w:numPr>
      <w:spacing w:before="60" w:after="240" w:line="240" w:lineRule="auto"/>
      <w:outlineLvl w:val="0"/>
    </w:pPr>
    <w:rPr>
      <w:rFonts w:ascii="Times New Roman" w:eastAsia="Times New Roman" w:hAnsi="Times New Roman" w:cs="Arial"/>
      <w:b/>
      <w:bCs/>
      <w:caps/>
      <w:kern w:val="32"/>
      <w:sz w:val="24"/>
      <w:szCs w:val="28"/>
    </w:rPr>
  </w:style>
  <w:style w:type="paragraph" w:styleId="Heading2">
    <w:name w:val="heading 2"/>
    <w:next w:val="Paragraph"/>
    <w:link w:val="Heading2Char"/>
    <w:qFormat/>
    <w:rsid w:val="0011262D"/>
    <w:pPr>
      <w:keepNext/>
      <w:keepLines/>
      <w:numPr>
        <w:ilvl w:val="1"/>
        <w:numId w:val="13"/>
      </w:numPr>
      <w:spacing w:before="60" w:after="240" w:line="240" w:lineRule="auto"/>
      <w:outlineLvl w:val="1"/>
    </w:pPr>
    <w:rPr>
      <w:rFonts w:ascii="Times New Roman" w:eastAsia="Times New Roman" w:hAnsi="Times New Roman" w:cs="Arial"/>
      <w:b/>
      <w:bCs/>
      <w:iCs/>
      <w:sz w:val="24"/>
      <w:szCs w:val="26"/>
    </w:rPr>
  </w:style>
  <w:style w:type="paragraph" w:styleId="Heading3">
    <w:name w:val="heading 3"/>
    <w:next w:val="Paragraph"/>
    <w:link w:val="Heading3Char"/>
    <w:qFormat/>
    <w:rsid w:val="0011262D"/>
    <w:pPr>
      <w:keepNext/>
      <w:keepLines/>
      <w:numPr>
        <w:ilvl w:val="2"/>
        <w:numId w:val="13"/>
      </w:numPr>
      <w:spacing w:before="60" w:after="240" w:line="240" w:lineRule="auto"/>
      <w:outlineLvl w:val="2"/>
    </w:pPr>
    <w:rPr>
      <w:rFonts w:ascii="Times New Roman" w:eastAsia="Times New Roman" w:hAnsi="Times New Roman" w:cs="Arial"/>
      <w:b/>
      <w:bCs/>
      <w:sz w:val="24"/>
      <w:szCs w:val="24"/>
    </w:rPr>
  </w:style>
  <w:style w:type="paragraph" w:styleId="Heading4">
    <w:name w:val="heading 4"/>
    <w:next w:val="Paragraph"/>
    <w:link w:val="Heading4Char"/>
    <w:qFormat/>
    <w:rsid w:val="0011262D"/>
    <w:pPr>
      <w:keepNext/>
      <w:keepLines/>
      <w:numPr>
        <w:ilvl w:val="3"/>
        <w:numId w:val="13"/>
      </w:numPr>
      <w:spacing w:before="60" w:after="240" w:line="240" w:lineRule="auto"/>
      <w:outlineLvl w:val="3"/>
    </w:pPr>
    <w:rPr>
      <w:rFonts w:ascii="Times New Roman" w:eastAsia="Times New Roman" w:hAnsi="Times New Roman" w:cs="Times New Roman"/>
      <w:b/>
      <w:bCs/>
      <w:sz w:val="24"/>
    </w:rPr>
  </w:style>
  <w:style w:type="paragraph" w:styleId="Heading5">
    <w:name w:val="heading 5"/>
    <w:next w:val="Paragraph"/>
    <w:link w:val="Heading5Char"/>
    <w:qFormat/>
    <w:rsid w:val="0011262D"/>
    <w:pPr>
      <w:keepNext/>
      <w:keepLines/>
      <w:numPr>
        <w:ilvl w:val="4"/>
        <w:numId w:val="13"/>
      </w:numPr>
      <w:spacing w:before="60" w:after="240" w:line="240" w:lineRule="auto"/>
      <w:outlineLvl w:val="4"/>
    </w:pPr>
    <w:rPr>
      <w:rFonts w:ascii="Times New Roman" w:eastAsia="MS Gothic" w:hAnsi="Times New Roman" w:cs="Arial"/>
      <w:b/>
      <w:bCs/>
      <w:iCs/>
      <w:sz w:val="24"/>
    </w:rPr>
  </w:style>
  <w:style w:type="paragraph" w:styleId="Heading6">
    <w:name w:val="heading 6"/>
    <w:next w:val="Paragraph"/>
    <w:link w:val="Heading6Char"/>
    <w:qFormat/>
    <w:rsid w:val="0011262D"/>
    <w:pPr>
      <w:keepNext/>
      <w:keepLines/>
      <w:numPr>
        <w:ilvl w:val="5"/>
        <w:numId w:val="13"/>
      </w:numPr>
      <w:spacing w:before="60" w:after="240" w:line="240" w:lineRule="auto"/>
      <w:outlineLvl w:val="5"/>
    </w:pPr>
    <w:rPr>
      <w:rFonts w:ascii="Times New Roman" w:eastAsia="MS Gothic" w:hAnsi="Times New Roman" w:cs="Arial"/>
      <w:b/>
      <w:bCs/>
      <w:sz w:val="24"/>
    </w:rPr>
  </w:style>
  <w:style w:type="paragraph" w:styleId="Heading7">
    <w:name w:val="heading 7"/>
    <w:next w:val="Paragraph"/>
    <w:link w:val="Heading7Char"/>
    <w:qFormat/>
    <w:rsid w:val="00255A25"/>
    <w:pPr>
      <w:keepNext/>
      <w:keepLines/>
      <w:numPr>
        <w:ilvl w:val="6"/>
        <w:numId w:val="13"/>
      </w:numPr>
      <w:spacing w:before="60" w:after="240" w:line="240" w:lineRule="auto"/>
      <w:outlineLvl w:val="6"/>
    </w:pPr>
    <w:rPr>
      <w:rFonts w:ascii="Arial" w:eastAsia="Times New Roman" w:hAnsi="Arial" w:cs="Arial"/>
      <w:i/>
      <w:szCs w:val="24"/>
    </w:rPr>
  </w:style>
  <w:style w:type="paragraph" w:styleId="Heading8">
    <w:name w:val="heading 8"/>
    <w:next w:val="Paragraph"/>
    <w:link w:val="Heading8Char"/>
    <w:qFormat/>
    <w:rsid w:val="00255A25"/>
    <w:pPr>
      <w:keepNext/>
      <w:keepLines/>
      <w:numPr>
        <w:ilvl w:val="7"/>
        <w:numId w:val="13"/>
      </w:numPr>
      <w:spacing w:before="60" w:after="240" w:line="240" w:lineRule="auto"/>
      <w:outlineLvl w:val="7"/>
    </w:pPr>
    <w:rPr>
      <w:rFonts w:ascii="Arial" w:eastAsia="Times New Roman" w:hAnsi="Arial" w:cs="Arial"/>
      <w:i/>
      <w:iCs/>
      <w:szCs w:val="24"/>
    </w:rPr>
  </w:style>
  <w:style w:type="paragraph" w:styleId="Heading9">
    <w:name w:val="heading 9"/>
    <w:next w:val="Paragraph"/>
    <w:link w:val="Heading9Char"/>
    <w:qFormat/>
    <w:rsid w:val="00255A25"/>
    <w:pPr>
      <w:keepNext/>
      <w:keepLines/>
      <w:numPr>
        <w:ilvl w:val="8"/>
        <w:numId w:val="13"/>
      </w:numPr>
      <w:spacing w:before="60" w:after="240" w:line="240" w:lineRule="auto"/>
      <w:outlineLvl w:val="8"/>
    </w:pPr>
    <w:rPr>
      <w:rFonts w:ascii="Arial" w:eastAsia="Times New Roman" w:hAnsi="Arial" w:cs="Arial"/>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A1B47"/>
    <w:rPr>
      <w:rFonts w:ascii="Times New Roman" w:eastAsia="Times New Roman" w:hAnsi="Times New Roman" w:cs="Arial"/>
      <w:b/>
      <w:bCs/>
      <w:iCs/>
      <w:sz w:val="24"/>
      <w:szCs w:val="26"/>
    </w:rPr>
  </w:style>
  <w:style w:type="character" w:customStyle="1" w:styleId="UserTips">
    <w:name w:val="User Tips"/>
    <w:rsid w:val="00255A25"/>
    <w:rPr>
      <w:i/>
      <w:vanish/>
      <w:color w:val="0000FF"/>
    </w:rPr>
  </w:style>
  <w:style w:type="paragraph" w:customStyle="1" w:styleId="TableCenter">
    <w:name w:val="Table Center"/>
    <w:basedOn w:val="Normal"/>
    <w:rsid w:val="00255A25"/>
    <w:pPr>
      <w:spacing w:after="60"/>
      <w:jc w:val="center"/>
    </w:pPr>
  </w:style>
  <w:style w:type="paragraph" w:customStyle="1" w:styleId="TableLeft">
    <w:name w:val="Table Left"/>
    <w:link w:val="TableLeftChar"/>
    <w:rsid w:val="00255A25"/>
    <w:pPr>
      <w:spacing w:before="60" w:after="60" w:line="240" w:lineRule="auto"/>
    </w:pPr>
    <w:rPr>
      <w:rFonts w:ascii="Times New Roman" w:eastAsia="Times New Roman" w:hAnsi="Times New Roman" w:cs="Arial"/>
      <w:bCs/>
      <w:kern w:val="32"/>
      <w:sz w:val="24"/>
      <w:szCs w:val="24"/>
    </w:rPr>
  </w:style>
  <w:style w:type="paragraph" w:customStyle="1" w:styleId="TableFixedWidth">
    <w:name w:val="Table Fixed Width"/>
    <w:rsid w:val="00255A25"/>
    <w:pPr>
      <w:spacing w:before="60" w:after="0" w:line="240" w:lineRule="auto"/>
    </w:pPr>
    <w:rPr>
      <w:rFonts w:ascii="Courier New" w:eastAsia="Times New Roman" w:hAnsi="Courier New" w:cs="Times New Roman"/>
      <w:sz w:val="24"/>
      <w:szCs w:val="24"/>
    </w:rPr>
  </w:style>
  <w:style w:type="paragraph" w:customStyle="1" w:styleId="TableFootnoteSymbol">
    <w:name w:val="Table Footnote Symbol"/>
    <w:basedOn w:val="TableFootnote"/>
    <w:rsid w:val="00255A25"/>
    <w:pPr>
      <w:ind w:left="0" w:firstLine="0"/>
    </w:pPr>
    <w:rPr>
      <w:szCs w:val="48"/>
    </w:rPr>
  </w:style>
  <w:style w:type="paragraph" w:customStyle="1" w:styleId="TableFootnoteLetter">
    <w:name w:val="Table Footnote Letter"/>
    <w:basedOn w:val="TableFootnote"/>
    <w:rsid w:val="00255A25"/>
    <w:pPr>
      <w:numPr>
        <w:numId w:val="1"/>
      </w:numPr>
    </w:pPr>
  </w:style>
  <w:style w:type="paragraph" w:customStyle="1" w:styleId="TableEndofTextTitle">
    <w:name w:val="Table End of Text Title"/>
    <w:next w:val="TableHead"/>
    <w:rsid w:val="00255A25"/>
    <w:pPr>
      <w:tabs>
        <w:tab w:val="left" w:pos="1440"/>
      </w:tabs>
      <w:spacing w:before="60" w:after="0" w:line="240" w:lineRule="auto"/>
      <w:ind w:left="1440" w:hanging="1440"/>
    </w:pPr>
    <w:rPr>
      <w:rFonts w:ascii="Times New Roman" w:eastAsia="Times New Roman" w:hAnsi="Times New Roman" w:cs="Times New Roman"/>
      <w:b/>
      <w:sz w:val="24"/>
      <w:szCs w:val="24"/>
    </w:rPr>
  </w:style>
  <w:style w:type="paragraph" w:customStyle="1" w:styleId="TableTitleContinued">
    <w:name w:val="Table Title Continued"/>
    <w:basedOn w:val="Normal"/>
    <w:rsid w:val="00255A25"/>
    <w:pPr>
      <w:tabs>
        <w:tab w:val="left" w:pos="1440"/>
      </w:tabs>
      <w:spacing w:after="120"/>
      <w:ind w:left="1440" w:hanging="1440"/>
    </w:pPr>
    <w:rPr>
      <w:b/>
    </w:rPr>
  </w:style>
  <w:style w:type="paragraph" w:customStyle="1" w:styleId="FigureEndofTextTitle">
    <w:name w:val="Figure End of Text Title"/>
    <w:next w:val="Figure"/>
    <w:rsid w:val="00255A25"/>
    <w:pPr>
      <w:tabs>
        <w:tab w:val="left" w:pos="1440"/>
      </w:tabs>
      <w:spacing w:before="60" w:after="0" w:line="240" w:lineRule="auto"/>
      <w:ind w:left="1440" w:hanging="1440"/>
    </w:pPr>
    <w:rPr>
      <w:rFonts w:ascii="Times New Roman" w:eastAsia="Times New Roman" w:hAnsi="Times New Roman" w:cs="Arial"/>
      <w:b/>
      <w:bCs/>
      <w:iCs/>
      <w:sz w:val="24"/>
      <w:szCs w:val="48"/>
    </w:rPr>
  </w:style>
  <w:style w:type="paragraph" w:styleId="ListNumber2">
    <w:name w:val="List Number 2"/>
    <w:basedOn w:val="Normal"/>
    <w:rsid w:val="00255A25"/>
    <w:pPr>
      <w:numPr>
        <w:numId w:val="2"/>
      </w:numPr>
    </w:pPr>
  </w:style>
  <w:style w:type="paragraph" w:styleId="ListNumber3">
    <w:name w:val="List Number 3"/>
    <w:basedOn w:val="Normal"/>
    <w:rsid w:val="00255A25"/>
    <w:pPr>
      <w:numPr>
        <w:numId w:val="3"/>
      </w:numPr>
    </w:pPr>
  </w:style>
  <w:style w:type="paragraph" w:customStyle="1" w:styleId="ListLetter2">
    <w:name w:val="List Letter 2"/>
    <w:rsid w:val="00255A25"/>
    <w:pPr>
      <w:numPr>
        <w:numId w:val="4"/>
      </w:numPr>
      <w:spacing w:before="60" w:after="0" w:line="240" w:lineRule="auto"/>
    </w:pPr>
    <w:rPr>
      <w:rFonts w:ascii="Times New Roman" w:eastAsia="Times New Roman" w:hAnsi="Times New Roman" w:cs="Arial"/>
      <w:bCs/>
      <w:iCs/>
      <w:sz w:val="24"/>
      <w:szCs w:val="24"/>
    </w:rPr>
  </w:style>
  <w:style w:type="paragraph" w:customStyle="1" w:styleId="ListLetter3">
    <w:name w:val="List Letter 3"/>
    <w:rsid w:val="00255A25"/>
    <w:pPr>
      <w:numPr>
        <w:numId w:val="5"/>
      </w:numPr>
      <w:spacing w:before="60" w:after="0" w:line="240" w:lineRule="auto"/>
    </w:pPr>
    <w:rPr>
      <w:rFonts w:ascii="Times New Roman" w:eastAsia="Times New Roman" w:hAnsi="Times New Roman" w:cs="Arial"/>
      <w:bCs/>
      <w:iCs/>
      <w:sz w:val="24"/>
      <w:szCs w:val="48"/>
    </w:rPr>
  </w:style>
  <w:style w:type="paragraph" w:customStyle="1" w:styleId="Equation">
    <w:name w:val="Equation"/>
    <w:next w:val="Paragraph"/>
    <w:qFormat/>
    <w:rsid w:val="00255A25"/>
    <w:pPr>
      <w:keepNext/>
      <w:keepLines/>
      <w:spacing w:after="120" w:line="240" w:lineRule="auto"/>
      <w:jc w:val="center"/>
    </w:pPr>
    <w:rPr>
      <w:rFonts w:ascii="Times New Roman" w:eastAsia="Times New Roman" w:hAnsi="Times New Roman" w:cs="Times New Roman"/>
      <w:color w:val="000000" w:themeColor="text1"/>
      <w:sz w:val="24"/>
      <w:szCs w:val="24"/>
    </w:rPr>
  </w:style>
  <w:style w:type="paragraph" w:customStyle="1" w:styleId="EquationTitle">
    <w:name w:val="Equation Title"/>
    <w:next w:val="Equation"/>
    <w:qFormat/>
    <w:rsid w:val="00255A25"/>
    <w:pPr>
      <w:keepLines/>
      <w:tabs>
        <w:tab w:val="left" w:pos="1440"/>
      </w:tabs>
      <w:spacing w:before="60" w:after="240" w:line="240" w:lineRule="auto"/>
      <w:ind w:left="1440" w:hanging="1440"/>
    </w:pPr>
    <w:rPr>
      <w:rFonts w:ascii="Times New Roman" w:eastAsia="Times New Roman" w:hAnsi="Times New Roman" w:cs="Times New Roman"/>
      <w:b/>
      <w:color w:val="000000"/>
      <w:sz w:val="24"/>
      <w:szCs w:val="24"/>
    </w:rPr>
  </w:style>
  <w:style w:type="paragraph" w:customStyle="1" w:styleId="CaptionContinued">
    <w:name w:val="Caption Continued"/>
    <w:basedOn w:val="Normal"/>
    <w:qFormat/>
    <w:rsid w:val="00255A25"/>
    <w:pPr>
      <w:tabs>
        <w:tab w:val="left" w:pos="1728"/>
      </w:tabs>
      <w:spacing w:after="120"/>
      <w:ind w:left="1728" w:hanging="1728"/>
    </w:pPr>
    <w:rPr>
      <w:b/>
    </w:rPr>
  </w:style>
  <w:style w:type="paragraph" w:styleId="Header">
    <w:name w:val="header"/>
    <w:link w:val="HeaderChar"/>
    <w:rsid w:val="00255A25"/>
    <w:pPr>
      <w:tabs>
        <w:tab w:val="center" w:pos="4507"/>
        <w:tab w:val="right" w:pos="9000"/>
      </w:tabs>
      <w:spacing w:after="0" w:line="240" w:lineRule="auto"/>
    </w:pPr>
    <w:rPr>
      <w:rFonts w:ascii="Times New Roman" w:eastAsia="Times New Roman" w:hAnsi="Times New Roman" w:cs="Times New Roman"/>
      <w:sz w:val="16"/>
      <w:szCs w:val="24"/>
    </w:rPr>
  </w:style>
  <w:style w:type="character" w:customStyle="1" w:styleId="HeaderChar">
    <w:name w:val="Header Char"/>
    <w:basedOn w:val="DefaultParagraphFont"/>
    <w:link w:val="Header"/>
    <w:rsid w:val="00255A25"/>
    <w:rPr>
      <w:rFonts w:ascii="Times New Roman" w:eastAsia="Times New Roman" w:hAnsi="Times New Roman" w:cs="Times New Roman"/>
      <w:sz w:val="16"/>
      <w:szCs w:val="24"/>
    </w:rPr>
  </w:style>
  <w:style w:type="paragraph" w:styleId="Footer">
    <w:name w:val="footer"/>
    <w:basedOn w:val="Header"/>
    <w:link w:val="FooterChar"/>
    <w:rsid w:val="00255A25"/>
  </w:style>
  <w:style w:type="character" w:customStyle="1" w:styleId="FooterChar">
    <w:name w:val="Footer Char"/>
    <w:basedOn w:val="DefaultParagraphFont"/>
    <w:link w:val="Footer"/>
    <w:rsid w:val="00255A25"/>
    <w:rPr>
      <w:rFonts w:ascii="Times New Roman" w:eastAsia="Times New Roman" w:hAnsi="Times New Roman" w:cs="Times New Roman"/>
      <w:sz w:val="16"/>
      <w:szCs w:val="24"/>
    </w:rPr>
  </w:style>
  <w:style w:type="character" w:customStyle="1" w:styleId="Heading1Char">
    <w:name w:val="Heading 1 Char"/>
    <w:basedOn w:val="DefaultParagraphFont"/>
    <w:link w:val="Heading1"/>
    <w:rsid w:val="007371D6"/>
    <w:rPr>
      <w:rFonts w:ascii="Times New Roman" w:eastAsia="Times New Roman" w:hAnsi="Times New Roman" w:cs="Arial"/>
      <w:b/>
      <w:bCs/>
      <w:caps/>
      <w:kern w:val="32"/>
      <w:sz w:val="24"/>
      <w:szCs w:val="28"/>
    </w:rPr>
  </w:style>
  <w:style w:type="character" w:customStyle="1" w:styleId="Heading3Char">
    <w:name w:val="Heading 3 Char"/>
    <w:basedOn w:val="DefaultParagraphFont"/>
    <w:link w:val="Heading3"/>
    <w:rsid w:val="00504F01"/>
    <w:rPr>
      <w:rFonts w:ascii="Times New Roman" w:eastAsia="Times New Roman" w:hAnsi="Times New Roman" w:cs="Arial"/>
      <w:b/>
      <w:bCs/>
      <w:sz w:val="24"/>
      <w:szCs w:val="24"/>
    </w:rPr>
  </w:style>
  <w:style w:type="character" w:customStyle="1" w:styleId="Heading4Char">
    <w:name w:val="Heading 4 Char"/>
    <w:basedOn w:val="DefaultParagraphFont"/>
    <w:link w:val="Heading4"/>
    <w:rsid w:val="00FE59E3"/>
    <w:rPr>
      <w:rFonts w:ascii="Times New Roman" w:eastAsia="Times New Roman" w:hAnsi="Times New Roman" w:cs="Times New Roman"/>
      <w:b/>
      <w:bCs/>
      <w:sz w:val="24"/>
    </w:rPr>
  </w:style>
  <w:style w:type="character" w:customStyle="1" w:styleId="Heading5Char">
    <w:name w:val="Heading 5 Char"/>
    <w:basedOn w:val="DefaultParagraphFont"/>
    <w:link w:val="Heading5"/>
    <w:rsid w:val="00FE59E3"/>
    <w:rPr>
      <w:rFonts w:ascii="Times New Roman" w:eastAsia="MS Gothic" w:hAnsi="Times New Roman" w:cs="Arial"/>
      <w:b/>
      <w:bCs/>
      <w:iCs/>
      <w:sz w:val="24"/>
    </w:rPr>
  </w:style>
  <w:style w:type="character" w:customStyle="1" w:styleId="Heading6Char">
    <w:name w:val="Heading 6 Char"/>
    <w:basedOn w:val="DefaultParagraphFont"/>
    <w:link w:val="Heading6"/>
    <w:rsid w:val="00FE59E3"/>
    <w:rPr>
      <w:rFonts w:ascii="Times New Roman" w:eastAsia="MS Gothic" w:hAnsi="Times New Roman" w:cs="Arial"/>
      <w:b/>
      <w:bCs/>
      <w:sz w:val="24"/>
    </w:rPr>
  </w:style>
  <w:style w:type="character" w:customStyle="1" w:styleId="Heading7Char">
    <w:name w:val="Heading 7 Char"/>
    <w:basedOn w:val="DefaultParagraphFont"/>
    <w:link w:val="Heading7"/>
    <w:rsid w:val="00255A25"/>
    <w:rPr>
      <w:rFonts w:ascii="Arial" w:eastAsia="Times New Roman" w:hAnsi="Arial" w:cs="Arial"/>
      <w:i/>
      <w:szCs w:val="24"/>
    </w:rPr>
  </w:style>
  <w:style w:type="character" w:customStyle="1" w:styleId="Heading8Char">
    <w:name w:val="Heading 8 Char"/>
    <w:basedOn w:val="DefaultParagraphFont"/>
    <w:link w:val="Heading8"/>
    <w:rsid w:val="00255A25"/>
    <w:rPr>
      <w:rFonts w:ascii="Arial" w:eastAsia="Times New Roman" w:hAnsi="Arial" w:cs="Arial"/>
      <w:i/>
      <w:iCs/>
      <w:szCs w:val="24"/>
    </w:rPr>
  </w:style>
  <w:style w:type="character" w:customStyle="1" w:styleId="Heading9Char">
    <w:name w:val="Heading 9 Char"/>
    <w:basedOn w:val="DefaultParagraphFont"/>
    <w:link w:val="Heading9"/>
    <w:rsid w:val="00255A25"/>
    <w:rPr>
      <w:rFonts w:ascii="Arial" w:eastAsia="Times New Roman" w:hAnsi="Arial" w:cs="Arial"/>
      <w:i/>
      <w:szCs w:val="24"/>
    </w:rPr>
  </w:style>
  <w:style w:type="paragraph" w:customStyle="1" w:styleId="Paragraph">
    <w:name w:val="Paragraph"/>
    <w:aliases w:val="p,tblTxt"/>
    <w:link w:val="ParagraphChar"/>
    <w:qFormat/>
    <w:rsid w:val="00255A25"/>
    <w:pPr>
      <w:spacing w:before="60" w:after="240" w:line="240" w:lineRule="auto"/>
    </w:pPr>
    <w:rPr>
      <w:rFonts w:ascii="Times New Roman" w:eastAsia="Times New Roman" w:hAnsi="Times New Roman" w:cs="Times New Roman"/>
      <w:sz w:val="24"/>
      <w:szCs w:val="24"/>
    </w:rPr>
  </w:style>
  <w:style w:type="paragraph" w:styleId="BalloonText">
    <w:name w:val="Balloon Text"/>
    <w:basedOn w:val="Normal"/>
    <w:link w:val="BalloonTextChar"/>
    <w:rsid w:val="00255A25"/>
    <w:rPr>
      <w:rFonts w:cs="Tahoma"/>
      <w:sz w:val="18"/>
      <w:szCs w:val="16"/>
    </w:rPr>
  </w:style>
  <w:style w:type="character" w:customStyle="1" w:styleId="BalloonTextChar">
    <w:name w:val="Balloon Text Char"/>
    <w:basedOn w:val="DefaultParagraphFont"/>
    <w:link w:val="BalloonText"/>
    <w:rsid w:val="00255A25"/>
    <w:rPr>
      <w:rFonts w:ascii="Times New Roman" w:eastAsia="Times New Roman" w:hAnsi="Times New Roman" w:cs="Tahoma"/>
      <w:sz w:val="18"/>
      <w:szCs w:val="16"/>
    </w:rPr>
  </w:style>
  <w:style w:type="character" w:styleId="PageNumber">
    <w:name w:val="page number"/>
    <w:basedOn w:val="DefaultParagraphFont"/>
    <w:rsid w:val="00255A25"/>
  </w:style>
  <w:style w:type="numbering" w:customStyle="1" w:styleId="NoList1">
    <w:name w:val="No List1"/>
    <w:next w:val="NoList"/>
    <w:uiPriority w:val="99"/>
    <w:semiHidden/>
    <w:unhideWhenUsed/>
    <w:rsid w:val="00255A25"/>
  </w:style>
  <w:style w:type="paragraph" w:styleId="Title">
    <w:name w:val="Title"/>
    <w:link w:val="TitleChar"/>
    <w:uiPriority w:val="1"/>
    <w:qFormat/>
    <w:rsid w:val="00255A25"/>
    <w:pPr>
      <w:spacing w:before="240" w:after="240" w:line="240" w:lineRule="auto"/>
      <w:jc w:val="center"/>
    </w:pPr>
    <w:rPr>
      <w:rFonts w:ascii="Times New Roman" w:eastAsia="Times New Roman" w:hAnsi="Times New Roman" w:cs="Arial"/>
      <w:b/>
      <w:bCs/>
      <w:kern w:val="28"/>
      <w:sz w:val="32"/>
      <w:szCs w:val="32"/>
    </w:rPr>
  </w:style>
  <w:style w:type="character" w:customStyle="1" w:styleId="TitleChar">
    <w:name w:val="Title Char"/>
    <w:basedOn w:val="DefaultParagraphFont"/>
    <w:link w:val="Title"/>
    <w:uiPriority w:val="10"/>
    <w:rsid w:val="00255A25"/>
    <w:rPr>
      <w:rFonts w:ascii="Times New Roman" w:eastAsia="Times New Roman" w:hAnsi="Times New Roman" w:cs="Arial"/>
      <w:b/>
      <w:bCs/>
      <w:kern w:val="28"/>
      <w:sz w:val="32"/>
      <w:szCs w:val="32"/>
    </w:rPr>
  </w:style>
  <w:style w:type="paragraph" w:customStyle="1" w:styleId="TableHead">
    <w:name w:val="Table Head"/>
    <w:basedOn w:val="Normal"/>
    <w:rsid w:val="00255A25"/>
    <w:pPr>
      <w:spacing w:after="60"/>
      <w:jc w:val="center"/>
    </w:pPr>
    <w:rPr>
      <w:b/>
      <w:szCs w:val="48"/>
    </w:rPr>
  </w:style>
  <w:style w:type="character" w:customStyle="1" w:styleId="Instructions">
    <w:name w:val="Instructions"/>
    <w:autoRedefine/>
    <w:qFormat/>
    <w:rsid w:val="00AA40CB"/>
    <w:rPr>
      <w:rFonts w:ascii="Verdana" w:hAnsi="Verdana"/>
      <w:i/>
      <w:iCs/>
      <w:vanish w:val="0"/>
      <w:color w:val="00B050"/>
    </w:rPr>
  </w:style>
  <w:style w:type="paragraph" w:customStyle="1" w:styleId="TOCTitle">
    <w:name w:val="TOC Title"/>
    <w:basedOn w:val="Title"/>
    <w:next w:val="TOC1"/>
    <w:rsid w:val="00255A25"/>
    <w:pPr>
      <w:pageBreakBefore/>
    </w:pPr>
    <w:rPr>
      <w:caps/>
      <w:sz w:val="28"/>
      <w:szCs w:val="28"/>
    </w:rPr>
  </w:style>
  <w:style w:type="paragraph" w:styleId="TOC1">
    <w:name w:val="toc 1"/>
    <w:next w:val="Paragraph"/>
    <w:uiPriority w:val="39"/>
    <w:qFormat/>
    <w:rsid w:val="006F26E0"/>
    <w:pPr>
      <w:tabs>
        <w:tab w:val="left" w:pos="480"/>
        <w:tab w:val="right" w:leader="dot" w:pos="9000"/>
      </w:tabs>
      <w:spacing w:before="60" w:after="0" w:line="240" w:lineRule="auto"/>
      <w:ind w:left="480" w:right="360" w:hanging="480"/>
    </w:pPr>
    <w:rPr>
      <w:rFonts w:ascii="Times New Roman" w:eastAsia="Times New Roman" w:hAnsi="Times New Roman" w:cs="Times New Roman"/>
      <w:b/>
      <w:caps/>
      <w:sz w:val="24"/>
      <w:szCs w:val="24"/>
    </w:rPr>
  </w:style>
  <w:style w:type="paragraph" w:styleId="TOC2">
    <w:name w:val="toc 2"/>
    <w:basedOn w:val="TOC1"/>
    <w:next w:val="Paragraph"/>
    <w:uiPriority w:val="39"/>
    <w:qFormat/>
    <w:rsid w:val="00255A25"/>
    <w:pPr>
      <w:tabs>
        <w:tab w:val="clear" w:pos="480"/>
        <w:tab w:val="left" w:pos="1080"/>
      </w:tabs>
      <w:ind w:left="1080" w:hanging="720"/>
    </w:pPr>
    <w:rPr>
      <w:caps w:val="0"/>
    </w:rPr>
  </w:style>
  <w:style w:type="paragraph" w:styleId="TOC3">
    <w:name w:val="toc 3"/>
    <w:basedOn w:val="TOC1"/>
    <w:next w:val="Paragraph"/>
    <w:uiPriority w:val="39"/>
    <w:qFormat/>
    <w:rsid w:val="009D2D5A"/>
    <w:pPr>
      <w:tabs>
        <w:tab w:val="clear" w:pos="480"/>
        <w:tab w:val="left" w:pos="1680"/>
      </w:tabs>
      <w:ind w:left="1680" w:hanging="960"/>
    </w:pPr>
    <w:rPr>
      <w:b w:val="0"/>
      <w:caps w:val="0"/>
    </w:rPr>
  </w:style>
  <w:style w:type="character" w:styleId="Hyperlink">
    <w:name w:val="Hyperlink"/>
    <w:basedOn w:val="DefaultParagraphFont"/>
    <w:uiPriority w:val="99"/>
    <w:rsid w:val="00747119"/>
    <w:rPr>
      <w:b/>
      <w:color w:val="auto"/>
      <w:u w:val="none"/>
    </w:rPr>
  </w:style>
  <w:style w:type="paragraph" w:styleId="ListBullet">
    <w:name w:val="List Bullet"/>
    <w:rsid w:val="00255A25"/>
    <w:pPr>
      <w:spacing w:before="60" w:after="0" w:line="240" w:lineRule="auto"/>
    </w:pPr>
    <w:rPr>
      <w:rFonts w:ascii="Times New Roman" w:eastAsia="Times New Roman" w:hAnsi="Times New Roman" w:cs="Times New Roman"/>
      <w:sz w:val="24"/>
      <w:szCs w:val="24"/>
    </w:rPr>
  </w:style>
  <w:style w:type="paragraph" w:customStyle="1" w:styleId="ListEnd">
    <w:name w:val="List End"/>
    <w:next w:val="Paragraph"/>
    <w:rsid w:val="00255A25"/>
    <w:pPr>
      <w:spacing w:before="60" w:after="0" w:line="240" w:lineRule="auto"/>
    </w:pPr>
    <w:rPr>
      <w:rFonts w:ascii="Times New Roman" w:eastAsia="Times New Roman" w:hAnsi="Times New Roman" w:cs="Times New Roman"/>
      <w:sz w:val="24"/>
      <w:szCs w:val="24"/>
    </w:rPr>
  </w:style>
  <w:style w:type="paragraph" w:styleId="ListNumber">
    <w:name w:val="List Number"/>
    <w:basedOn w:val="Normal"/>
    <w:rsid w:val="00255A25"/>
    <w:pPr>
      <w:numPr>
        <w:numId w:val="10"/>
      </w:numPr>
    </w:pPr>
  </w:style>
  <w:style w:type="paragraph" w:styleId="ListBullet2">
    <w:name w:val="List Bullet 2"/>
    <w:basedOn w:val="Normal"/>
    <w:rsid w:val="00255A25"/>
    <w:pPr>
      <w:numPr>
        <w:numId w:val="6"/>
      </w:numPr>
    </w:pPr>
  </w:style>
  <w:style w:type="paragraph" w:styleId="ListBullet3">
    <w:name w:val="List Bullet 3"/>
    <w:basedOn w:val="Normal"/>
    <w:rsid w:val="00255A25"/>
    <w:pPr>
      <w:numPr>
        <w:numId w:val="7"/>
      </w:numPr>
    </w:pPr>
  </w:style>
  <w:style w:type="paragraph" w:styleId="TOC4">
    <w:name w:val="toc 4"/>
    <w:next w:val="Normal"/>
    <w:uiPriority w:val="39"/>
    <w:rsid w:val="009D2D5A"/>
    <w:pPr>
      <w:tabs>
        <w:tab w:val="left" w:pos="2280"/>
        <w:tab w:val="right" w:leader="dot" w:pos="9000"/>
      </w:tabs>
      <w:spacing w:before="60" w:after="0" w:line="240" w:lineRule="auto"/>
      <w:ind w:left="2275" w:right="360" w:hanging="1195"/>
    </w:pPr>
    <w:rPr>
      <w:rFonts w:ascii="Times New Roman" w:eastAsia="Times New Roman" w:hAnsi="Times New Roman" w:cs="Times New Roman"/>
      <w:sz w:val="24"/>
      <w:szCs w:val="24"/>
    </w:rPr>
  </w:style>
  <w:style w:type="paragraph" w:styleId="TableofFigures">
    <w:name w:val="table of figures"/>
    <w:basedOn w:val="Normal"/>
    <w:next w:val="Normal"/>
    <w:link w:val="TableofFiguresChar"/>
    <w:uiPriority w:val="99"/>
    <w:qFormat/>
    <w:rsid w:val="00B72428"/>
    <w:pPr>
      <w:tabs>
        <w:tab w:val="left" w:pos="1440"/>
        <w:tab w:val="right" w:leader="dot" w:pos="9000"/>
      </w:tabs>
      <w:ind w:left="1440" w:right="720" w:hanging="1440"/>
    </w:pPr>
    <w:rPr>
      <w:noProof/>
    </w:rPr>
  </w:style>
  <w:style w:type="paragraph" w:customStyle="1" w:styleId="Approval">
    <w:name w:val="Approval"/>
    <w:rsid w:val="00255A25"/>
    <w:pPr>
      <w:tabs>
        <w:tab w:val="left" w:pos="1080"/>
        <w:tab w:val="left" w:pos="5040"/>
        <w:tab w:val="left" w:pos="5760"/>
        <w:tab w:val="left" w:pos="6480"/>
        <w:tab w:val="left" w:pos="8640"/>
      </w:tabs>
      <w:spacing w:after="0" w:line="240" w:lineRule="auto"/>
    </w:pPr>
    <w:rPr>
      <w:rFonts w:ascii="Times New Roman" w:eastAsia="Arial Unicode MS" w:hAnsi="Times New Roman" w:cs="Times New Roman"/>
      <w:sz w:val="24"/>
      <w:szCs w:val="24"/>
    </w:rPr>
  </w:style>
  <w:style w:type="paragraph" w:styleId="EndnoteText">
    <w:name w:val="endnote text"/>
    <w:basedOn w:val="Normal"/>
    <w:link w:val="EndnoteTextChar"/>
    <w:rsid w:val="00255A25"/>
    <w:rPr>
      <w:sz w:val="20"/>
      <w:szCs w:val="20"/>
    </w:rPr>
  </w:style>
  <w:style w:type="character" w:customStyle="1" w:styleId="EndnoteTextChar">
    <w:name w:val="Endnote Text Char"/>
    <w:basedOn w:val="DefaultParagraphFont"/>
    <w:link w:val="EndnoteText"/>
    <w:rsid w:val="00255A25"/>
    <w:rPr>
      <w:rFonts w:ascii="Times New Roman" w:eastAsia="Times New Roman" w:hAnsi="Times New Roman" w:cs="Times New Roman"/>
      <w:sz w:val="20"/>
      <w:szCs w:val="20"/>
    </w:rPr>
  </w:style>
  <w:style w:type="character" w:styleId="EndnoteReference">
    <w:name w:val="endnote reference"/>
    <w:basedOn w:val="DefaultParagraphFont"/>
    <w:rsid w:val="00255A25"/>
    <w:rPr>
      <w:vertAlign w:val="superscript"/>
    </w:rPr>
  </w:style>
  <w:style w:type="table" w:styleId="TableGrid">
    <w:name w:val="Table Grid"/>
    <w:basedOn w:val="TableNormal"/>
    <w:uiPriority w:val="59"/>
    <w:rsid w:val="00255A25"/>
    <w:pPr>
      <w:spacing w:before="60"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e">
    <w:name w:val="Figure"/>
    <w:next w:val="Paragraph"/>
    <w:rsid w:val="00255A25"/>
    <w:pPr>
      <w:keepNext/>
      <w:keepLines/>
      <w:spacing w:before="60" w:after="120" w:line="240" w:lineRule="auto"/>
      <w:jc w:val="center"/>
    </w:pPr>
    <w:rPr>
      <w:rFonts w:ascii="Times New Roman" w:eastAsia="Times New Roman" w:hAnsi="Times New Roman" w:cs="Times New Roman"/>
      <w:sz w:val="24"/>
      <w:szCs w:val="24"/>
    </w:rPr>
  </w:style>
  <w:style w:type="paragraph" w:customStyle="1" w:styleId="Confidentiality">
    <w:name w:val="Confidentiality"/>
    <w:rsid w:val="00255A25"/>
    <w:pPr>
      <w:spacing w:before="60" w:after="0" w:line="240" w:lineRule="auto"/>
      <w:ind w:left="720" w:right="720"/>
    </w:pPr>
    <w:rPr>
      <w:rFonts w:ascii="Times New Roman" w:eastAsia="Times New Roman" w:hAnsi="Times New Roman" w:cs="Times New Roman"/>
      <w:sz w:val="24"/>
      <w:szCs w:val="24"/>
    </w:rPr>
  </w:style>
  <w:style w:type="paragraph" w:customStyle="1" w:styleId="Heading1NoTOC">
    <w:name w:val="Heading 1 No TOC"/>
    <w:next w:val="Paragraph"/>
    <w:rsid w:val="00255A25"/>
    <w:pPr>
      <w:keepNext/>
      <w:keepLines/>
      <w:spacing w:before="60" w:after="240" w:line="240" w:lineRule="auto"/>
    </w:pPr>
    <w:rPr>
      <w:rFonts w:ascii="Times New Roman" w:eastAsia="Times New Roman" w:hAnsi="Times New Roman" w:cs="Arial"/>
      <w:b/>
      <w:bCs/>
      <w:caps/>
      <w:kern w:val="32"/>
      <w:sz w:val="28"/>
      <w:szCs w:val="48"/>
    </w:rPr>
  </w:style>
  <w:style w:type="paragraph" w:customStyle="1" w:styleId="Heading1Unnumbered">
    <w:name w:val="Heading 1 Unnumbered"/>
    <w:basedOn w:val="Heading1"/>
    <w:next w:val="Paragraph"/>
    <w:rsid w:val="00255A25"/>
    <w:pPr>
      <w:numPr>
        <w:numId w:val="0"/>
      </w:numPr>
      <w:tabs>
        <w:tab w:val="left" w:pos="480"/>
      </w:tabs>
    </w:pPr>
    <w:rPr>
      <w:szCs w:val="48"/>
    </w:rPr>
  </w:style>
  <w:style w:type="paragraph" w:customStyle="1" w:styleId="Heading2NoTOC">
    <w:name w:val="Heading 2 No TOC"/>
    <w:basedOn w:val="Heading2"/>
    <w:next w:val="Paragraph"/>
    <w:rsid w:val="00255A25"/>
    <w:pPr>
      <w:numPr>
        <w:ilvl w:val="0"/>
        <w:numId w:val="0"/>
      </w:numPr>
      <w:outlineLvl w:val="9"/>
    </w:pPr>
  </w:style>
  <w:style w:type="paragraph" w:customStyle="1" w:styleId="References">
    <w:name w:val="References"/>
    <w:rsid w:val="00255A25"/>
    <w:pPr>
      <w:numPr>
        <w:numId w:val="11"/>
      </w:numPr>
      <w:spacing w:before="60" w:after="240" w:line="240" w:lineRule="auto"/>
    </w:pPr>
    <w:rPr>
      <w:rFonts w:ascii="Times New Roman" w:eastAsia="Times New Roman" w:hAnsi="Times New Roman" w:cs="Arial"/>
      <w:bCs/>
      <w:kern w:val="32"/>
      <w:sz w:val="24"/>
      <w:szCs w:val="24"/>
    </w:rPr>
  </w:style>
  <w:style w:type="paragraph" w:customStyle="1" w:styleId="TableFootnote">
    <w:name w:val="Table Footnote"/>
    <w:basedOn w:val="Normal"/>
    <w:rsid w:val="00DD54F7"/>
    <w:pPr>
      <w:tabs>
        <w:tab w:val="left" w:pos="0"/>
      </w:tabs>
      <w:spacing w:after="60"/>
      <w:ind w:left="360" w:hanging="270"/>
    </w:pPr>
    <w:rPr>
      <w:sz w:val="18"/>
    </w:rPr>
  </w:style>
  <w:style w:type="paragraph" w:customStyle="1" w:styleId="ListLetter">
    <w:name w:val="List Letter"/>
    <w:rsid w:val="00255A25"/>
    <w:pPr>
      <w:numPr>
        <w:numId w:val="9"/>
      </w:numPr>
      <w:spacing w:before="60" w:after="0" w:line="240" w:lineRule="auto"/>
    </w:pPr>
    <w:rPr>
      <w:rFonts w:ascii="Times New Roman" w:eastAsia="Times New Roman" w:hAnsi="Times New Roman" w:cs="Arial"/>
      <w:bCs/>
      <w:iCs/>
      <w:sz w:val="24"/>
      <w:szCs w:val="48"/>
    </w:rPr>
  </w:style>
  <w:style w:type="paragraph" w:styleId="Caption">
    <w:name w:val="caption"/>
    <w:basedOn w:val="Normal"/>
    <w:next w:val="Normal"/>
    <w:link w:val="CaptionChar"/>
    <w:qFormat/>
    <w:rsid w:val="00255A25"/>
    <w:pPr>
      <w:spacing w:before="120" w:after="120"/>
    </w:pPr>
    <w:rPr>
      <w:b/>
      <w:bCs/>
      <w:sz w:val="20"/>
      <w:szCs w:val="20"/>
    </w:rPr>
  </w:style>
  <w:style w:type="character" w:styleId="CommentReference">
    <w:name w:val="annotation reference"/>
    <w:basedOn w:val="DefaultParagraphFont"/>
    <w:qFormat/>
    <w:rsid w:val="00255A25"/>
    <w:rPr>
      <w:sz w:val="16"/>
      <w:szCs w:val="16"/>
    </w:rPr>
  </w:style>
  <w:style w:type="paragraph" w:styleId="CommentText">
    <w:name w:val="annotation text"/>
    <w:basedOn w:val="Normal"/>
    <w:link w:val="CommentTextChar"/>
    <w:qFormat/>
    <w:rsid w:val="00255A25"/>
    <w:rPr>
      <w:sz w:val="20"/>
      <w:szCs w:val="20"/>
    </w:rPr>
  </w:style>
  <w:style w:type="character" w:customStyle="1" w:styleId="CommentTextChar">
    <w:name w:val="Comment Text Char"/>
    <w:basedOn w:val="DefaultParagraphFont"/>
    <w:link w:val="CommentText"/>
    <w:qFormat/>
    <w:rsid w:val="00255A25"/>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255A25"/>
    <w:rPr>
      <w:b/>
      <w:bCs/>
    </w:rPr>
  </w:style>
  <w:style w:type="character" w:customStyle="1" w:styleId="CommentSubjectChar">
    <w:name w:val="Comment Subject Char"/>
    <w:basedOn w:val="CommentTextChar"/>
    <w:link w:val="CommentSubject"/>
    <w:rsid w:val="00255A25"/>
    <w:rPr>
      <w:rFonts w:ascii="Times New Roman" w:eastAsia="Times New Roman" w:hAnsi="Times New Roman" w:cs="Times New Roman"/>
      <w:b/>
      <w:bCs/>
      <w:sz w:val="20"/>
      <w:szCs w:val="20"/>
    </w:rPr>
  </w:style>
  <w:style w:type="paragraph" w:styleId="DocumentMap">
    <w:name w:val="Document Map"/>
    <w:basedOn w:val="Normal"/>
    <w:link w:val="DocumentMapChar"/>
    <w:semiHidden/>
    <w:rsid w:val="00255A25"/>
    <w:pPr>
      <w:shd w:val="clear" w:color="auto" w:fill="000080"/>
    </w:pPr>
    <w:rPr>
      <w:rFonts w:ascii="Tahoma" w:hAnsi="Tahoma" w:cs="Tahoma"/>
    </w:rPr>
  </w:style>
  <w:style w:type="character" w:customStyle="1" w:styleId="DocumentMapChar">
    <w:name w:val="Document Map Char"/>
    <w:basedOn w:val="DefaultParagraphFont"/>
    <w:link w:val="DocumentMap"/>
    <w:semiHidden/>
    <w:rsid w:val="00255A25"/>
    <w:rPr>
      <w:rFonts w:ascii="Tahoma" w:eastAsia="Times New Roman" w:hAnsi="Tahoma" w:cs="Tahoma"/>
      <w:sz w:val="24"/>
      <w:szCs w:val="24"/>
      <w:shd w:val="clear" w:color="auto" w:fill="000080"/>
    </w:rPr>
  </w:style>
  <w:style w:type="character" w:styleId="FollowedHyperlink">
    <w:name w:val="FollowedHyperlink"/>
    <w:basedOn w:val="DefaultParagraphFont"/>
    <w:rsid w:val="00255A25"/>
    <w:rPr>
      <w:color w:val="800080"/>
      <w:u w:val="single"/>
    </w:rPr>
  </w:style>
  <w:style w:type="character" w:styleId="FootnoteReference">
    <w:name w:val="footnote reference"/>
    <w:basedOn w:val="DefaultParagraphFont"/>
    <w:rsid w:val="00255A25"/>
    <w:rPr>
      <w:vertAlign w:val="superscript"/>
    </w:rPr>
  </w:style>
  <w:style w:type="paragraph" w:styleId="FootnoteText">
    <w:name w:val="footnote text"/>
    <w:basedOn w:val="Normal"/>
    <w:link w:val="FootnoteTextChar"/>
    <w:semiHidden/>
    <w:rsid w:val="00255A25"/>
    <w:pPr>
      <w:tabs>
        <w:tab w:val="left" w:pos="0"/>
        <w:tab w:val="left" w:pos="360"/>
      </w:tabs>
      <w:jc w:val="both"/>
    </w:pPr>
    <w:rPr>
      <w:sz w:val="20"/>
      <w:szCs w:val="20"/>
    </w:rPr>
  </w:style>
  <w:style w:type="character" w:customStyle="1" w:styleId="FootnoteTextChar">
    <w:name w:val="Footnote Text Char"/>
    <w:basedOn w:val="DefaultParagraphFont"/>
    <w:link w:val="FootnoteText"/>
    <w:semiHidden/>
    <w:rsid w:val="00255A25"/>
    <w:rPr>
      <w:rFonts w:ascii="Times New Roman" w:eastAsia="Times New Roman" w:hAnsi="Times New Roman" w:cs="Times New Roman"/>
      <w:sz w:val="20"/>
      <w:szCs w:val="20"/>
    </w:rPr>
  </w:style>
  <w:style w:type="character" w:styleId="LineNumber">
    <w:name w:val="line number"/>
    <w:basedOn w:val="DefaultParagraphFont"/>
    <w:rsid w:val="00255A25"/>
  </w:style>
  <w:style w:type="paragraph" w:styleId="List">
    <w:name w:val="List"/>
    <w:basedOn w:val="Normal"/>
    <w:rsid w:val="00255A25"/>
    <w:pPr>
      <w:ind w:left="360" w:hanging="360"/>
    </w:pPr>
  </w:style>
  <w:style w:type="paragraph" w:styleId="List2">
    <w:name w:val="List 2"/>
    <w:basedOn w:val="Normal"/>
    <w:rsid w:val="00255A25"/>
    <w:pPr>
      <w:ind w:left="720" w:hanging="360"/>
    </w:pPr>
  </w:style>
  <w:style w:type="paragraph" w:styleId="List3">
    <w:name w:val="List 3"/>
    <w:basedOn w:val="Normal"/>
    <w:rsid w:val="00255A25"/>
    <w:pPr>
      <w:ind w:left="1080" w:hanging="360"/>
    </w:pPr>
  </w:style>
  <w:style w:type="paragraph" w:styleId="List4">
    <w:name w:val="List 4"/>
    <w:basedOn w:val="Normal"/>
    <w:rsid w:val="00255A25"/>
    <w:pPr>
      <w:ind w:left="1440" w:hanging="360"/>
    </w:pPr>
  </w:style>
  <w:style w:type="paragraph" w:styleId="List5">
    <w:name w:val="List 5"/>
    <w:basedOn w:val="Normal"/>
    <w:rsid w:val="00255A25"/>
    <w:pPr>
      <w:ind w:left="1800" w:hanging="360"/>
    </w:pPr>
  </w:style>
  <w:style w:type="paragraph" w:styleId="ListBullet4">
    <w:name w:val="List Bullet 4"/>
    <w:basedOn w:val="Normal"/>
    <w:qFormat/>
    <w:rsid w:val="00255A25"/>
    <w:pPr>
      <w:tabs>
        <w:tab w:val="num" w:pos="1440"/>
      </w:tabs>
      <w:ind w:left="1440" w:hanging="360"/>
    </w:pPr>
  </w:style>
  <w:style w:type="paragraph" w:styleId="ListBullet5">
    <w:name w:val="List Bullet 5"/>
    <w:basedOn w:val="Normal"/>
    <w:qFormat/>
    <w:rsid w:val="00255A25"/>
    <w:pPr>
      <w:tabs>
        <w:tab w:val="num" w:pos="1800"/>
      </w:tabs>
      <w:ind w:left="1800" w:hanging="360"/>
    </w:pPr>
  </w:style>
  <w:style w:type="paragraph" w:styleId="ListContinue">
    <w:name w:val="List Continue"/>
    <w:basedOn w:val="Normal"/>
    <w:rsid w:val="00255A25"/>
    <w:pPr>
      <w:spacing w:after="120"/>
      <w:ind w:left="360"/>
    </w:pPr>
  </w:style>
  <w:style w:type="paragraph" w:styleId="ListContinue2">
    <w:name w:val="List Continue 2"/>
    <w:basedOn w:val="Normal"/>
    <w:rsid w:val="00255A25"/>
    <w:pPr>
      <w:spacing w:after="120"/>
      <w:ind w:left="720"/>
    </w:pPr>
  </w:style>
  <w:style w:type="paragraph" w:styleId="ListContinue3">
    <w:name w:val="List Continue 3"/>
    <w:basedOn w:val="Normal"/>
    <w:rsid w:val="00255A25"/>
    <w:pPr>
      <w:spacing w:after="120"/>
      <w:ind w:left="1080"/>
    </w:pPr>
  </w:style>
  <w:style w:type="paragraph" w:styleId="ListContinue4">
    <w:name w:val="List Continue 4"/>
    <w:basedOn w:val="Normal"/>
    <w:rsid w:val="00255A25"/>
    <w:pPr>
      <w:spacing w:after="120"/>
      <w:ind w:left="1440"/>
    </w:pPr>
  </w:style>
  <w:style w:type="paragraph" w:styleId="ListContinue5">
    <w:name w:val="List Continue 5"/>
    <w:basedOn w:val="Normal"/>
    <w:rsid w:val="00255A25"/>
    <w:pPr>
      <w:spacing w:after="120"/>
      <w:ind w:left="1800"/>
    </w:pPr>
  </w:style>
  <w:style w:type="paragraph" w:styleId="ListNumber4">
    <w:name w:val="List Number 4"/>
    <w:basedOn w:val="Normal"/>
    <w:rsid w:val="00255A25"/>
    <w:pPr>
      <w:tabs>
        <w:tab w:val="num" w:pos="1440"/>
      </w:tabs>
      <w:ind w:left="1440" w:hanging="360"/>
    </w:pPr>
  </w:style>
  <w:style w:type="paragraph" w:styleId="ListNumber5">
    <w:name w:val="List Number 5"/>
    <w:basedOn w:val="Normal"/>
    <w:rsid w:val="00255A25"/>
    <w:pPr>
      <w:tabs>
        <w:tab w:val="num" w:pos="1800"/>
      </w:tabs>
      <w:ind w:left="1800" w:hanging="360"/>
    </w:pPr>
  </w:style>
  <w:style w:type="paragraph" w:styleId="MacroText">
    <w:name w:val="macro"/>
    <w:link w:val="MacroTextChar"/>
    <w:rsid w:val="00255A25"/>
    <w:pPr>
      <w:tabs>
        <w:tab w:val="left" w:pos="480"/>
        <w:tab w:val="left" w:pos="960"/>
        <w:tab w:val="left" w:pos="1440"/>
        <w:tab w:val="left" w:pos="1920"/>
        <w:tab w:val="left" w:pos="2400"/>
        <w:tab w:val="left" w:pos="2880"/>
        <w:tab w:val="left" w:pos="3360"/>
        <w:tab w:val="left" w:pos="3840"/>
        <w:tab w:val="left" w:pos="4320"/>
      </w:tabs>
      <w:spacing w:before="60" w:after="0" w:line="240" w:lineRule="auto"/>
    </w:pPr>
    <w:rPr>
      <w:rFonts w:ascii="Courier New" w:eastAsia="Times New Roman" w:hAnsi="Courier New" w:cs="Courier New"/>
      <w:sz w:val="24"/>
      <w:szCs w:val="24"/>
    </w:rPr>
  </w:style>
  <w:style w:type="character" w:customStyle="1" w:styleId="MacroTextChar">
    <w:name w:val="Macro Text Char"/>
    <w:basedOn w:val="DefaultParagraphFont"/>
    <w:link w:val="MacroText"/>
    <w:rsid w:val="00255A25"/>
    <w:rPr>
      <w:rFonts w:ascii="Courier New" w:eastAsia="Times New Roman" w:hAnsi="Courier New" w:cs="Courier New"/>
      <w:sz w:val="24"/>
      <w:szCs w:val="24"/>
    </w:rPr>
  </w:style>
  <w:style w:type="paragraph" w:styleId="NoteHeading">
    <w:name w:val="Note Heading"/>
    <w:basedOn w:val="Normal"/>
    <w:next w:val="Normal"/>
    <w:link w:val="NoteHeadingChar"/>
    <w:rsid w:val="00255A25"/>
  </w:style>
  <w:style w:type="character" w:customStyle="1" w:styleId="NoteHeadingChar">
    <w:name w:val="Note Heading Char"/>
    <w:basedOn w:val="DefaultParagraphFont"/>
    <w:link w:val="NoteHeading"/>
    <w:rsid w:val="00255A25"/>
    <w:rPr>
      <w:rFonts w:ascii="Times New Roman" w:eastAsia="Times New Roman" w:hAnsi="Times New Roman" w:cs="Times New Roman"/>
      <w:sz w:val="24"/>
      <w:szCs w:val="24"/>
    </w:rPr>
  </w:style>
  <w:style w:type="table" w:styleId="Table3Deffects1">
    <w:name w:val="Table 3D effects 1"/>
    <w:basedOn w:val="TableNormal"/>
    <w:rsid w:val="00255A25"/>
    <w:pPr>
      <w:spacing w:before="60" w:after="0" w:line="240" w:lineRule="auto"/>
    </w:pPr>
    <w:rPr>
      <w:rFonts w:ascii="Times New Roman" w:eastAsia="Times New Roman" w:hAnsi="Times New Roman" w:cs="Times New Roman"/>
      <w:sz w:val="24"/>
      <w:szCs w:val="24"/>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255A25"/>
    <w:pPr>
      <w:spacing w:before="60" w:after="0" w:line="240" w:lineRule="auto"/>
    </w:pPr>
    <w:rPr>
      <w:rFonts w:ascii="Times New Roman" w:eastAsia="Times New Roman" w:hAnsi="Times New Roman" w:cs="Times New Roman"/>
      <w:sz w:val="24"/>
      <w:szCs w:val="24"/>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255A25"/>
    <w:pPr>
      <w:spacing w:before="60" w:after="0" w:line="240" w:lineRule="auto"/>
    </w:pPr>
    <w:rPr>
      <w:rFonts w:ascii="Times New Roman" w:eastAsia="Times New Roman" w:hAnsi="Times New Roman" w:cs="Times New Roman"/>
      <w:sz w:val="24"/>
      <w:szCs w:val="24"/>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255A25"/>
    <w:pPr>
      <w:spacing w:before="60" w:after="0" w:line="240" w:lineRule="auto"/>
    </w:pPr>
    <w:rPr>
      <w:rFonts w:ascii="Times New Roman" w:eastAsia="Times New Roman" w:hAnsi="Times New Roman" w:cs="Times New Roman"/>
      <w:sz w:val="24"/>
      <w:szCs w:val="24"/>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255A25"/>
    <w:pPr>
      <w:spacing w:before="60" w:after="0" w:line="240" w:lineRule="auto"/>
    </w:pPr>
    <w:rPr>
      <w:rFonts w:ascii="Times New Roman" w:eastAsia="Times New Roman" w:hAnsi="Times New Roman" w:cs="Times New Roman"/>
      <w:sz w:val="24"/>
      <w:szCs w:val="24"/>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255A25"/>
    <w:pPr>
      <w:spacing w:before="60" w:after="0" w:line="240" w:lineRule="auto"/>
    </w:pPr>
    <w:rPr>
      <w:rFonts w:ascii="Times New Roman" w:eastAsia="Times New Roman" w:hAnsi="Times New Roman" w:cs="Times New Roman"/>
      <w:color w:val="000080"/>
      <w:sz w:val="24"/>
      <w:szCs w:val="24"/>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255A25"/>
    <w:pPr>
      <w:spacing w:before="60" w:after="0" w:line="240" w:lineRule="auto"/>
    </w:pPr>
    <w:rPr>
      <w:rFonts w:ascii="Times New Roman" w:eastAsia="Times New Roman" w:hAnsi="Times New Roman" w:cs="Times New Roman"/>
      <w:sz w:val="24"/>
      <w:szCs w:val="24"/>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255A25"/>
    <w:pPr>
      <w:spacing w:before="60" w:after="0" w:line="240" w:lineRule="auto"/>
    </w:pPr>
    <w:rPr>
      <w:rFonts w:ascii="Times New Roman" w:eastAsia="Times New Roman" w:hAnsi="Times New Roman" w:cs="Times New Roman"/>
      <w:color w:val="FFFFFF"/>
      <w:sz w:val="24"/>
      <w:szCs w:val="24"/>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255A25"/>
    <w:pPr>
      <w:spacing w:before="60" w:after="0" w:line="240" w:lineRule="auto"/>
    </w:pPr>
    <w:rPr>
      <w:rFonts w:ascii="Times New Roman" w:eastAsia="Times New Roman" w:hAnsi="Times New Roman" w:cs="Times New Roman"/>
      <w:sz w:val="24"/>
      <w:szCs w:val="24"/>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255A25"/>
    <w:pPr>
      <w:spacing w:before="60" w:after="0" w:line="240" w:lineRule="auto"/>
    </w:pPr>
    <w:rPr>
      <w:rFonts w:ascii="Times New Roman" w:eastAsia="Times New Roman" w:hAnsi="Times New Roman" w:cs="Times New Roman"/>
      <w:sz w:val="24"/>
      <w:szCs w:val="24"/>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255A25"/>
    <w:pPr>
      <w:spacing w:before="60" w:after="0" w:line="240" w:lineRule="auto"/>
    </w:pPr>
    <w:rPr>
      <w:rFonts w:ascii="Times New Roman" w:eastAsia="Times New Roman" w:hAnsi="Times New Roman" w:cs="Times New Roman"/>
      <w:b/>
      <w:bCs/>
      <w:sz w:val="24"/>
      <w:szCs w:val="24"/>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255A25"/>
    <w:pPr>
      <w:spacing w:before="60" w:after="0" w:line="240" w:lineRule="auto"/>
    </w:pPr>
    <w:rPr>
      <w:rFonts w:ascii="Times New Roman" w:eastAsia="Times New Roman" w:hAnsi="Times New Roman" w:cs="Times New Roman"/>
      <w:b/>
      <w:bCs/>
      <w:sz w:val="24"/>
      <w:szCs w:val="24"/>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255A25"/>
    <w:pPr>
      <w:spacing w:before="60" w:after="0" w:line="240" w:lineRule="auto"/>
    </w:pPr>
    <w:rPr>
      <w:rFonts w:ascii="Times New Roman" w:eastAsia="Times New Roman" w:hAnsi="Times New Roman" w:cs="Times New Roman"/>
      <w:b/>
      <w:bCs/>
      <w:sz w:val="24"/>
      <w:szCs w:val="24"/>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255A25"/>
    <w:pPr>
      <w:spacing w:before="60" w:after="0" w:line="240" w:lineRule="auto"/>
    </w:pPr>
    <w:rPr>
      <w:rFonts w:ascii="Times New Roman" w:eastAsia="Times New Roman" w:hAnsi="Times New Roman" w:cs="Times New Roman"/>
      <w:sz w:val="24"/>
      <w:szCs w:val="24"/>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255A25"/>
    <w:pPr>
      <w:spacing w:before="60" w:after="0" w:line="240" w:lineRule="auto"/>
    </w:pPr>
    <w:rPr>
      <w:rFonts w:ascii="Times New Roman" w:eastAsia="Times New Roman" w:hAnsi="Times New Roman" w:cs="Times New Roman"/>
      <w:sz w:val="24"/>
      <w:szCs w:val="24"/>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255A25"/>
    <w:pPr>
      <w:spacing w:before="60" w:after="0" w:line="240" w:lineRule="auto"/>
    </w:pPr>
    <w:rPr>
      <w:rFonts w:ascii="Times New Roman" w:eastAsia="Times New Roman" w:hAnsi="Times New Roman" w:cs="Times New Roman"/>
      <w:sz w:val="24"/>
      <w:szCs w:val="24"/>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255A25"/>
    <w:pPr>
      <w:spacing w:before="60" w:after="0" w:line="240" w:lineRule="auto"/>
    </w:pPr>
    <w:rPr>
      <w:rFonts w:ascii="Times New Roman" w:eastAsia="Times New Roman" w:hAnsi="Times New Roman" w:cs="Times New Roman"/>
      <w:sz w:val="24"/>
      <w:szCs w:val="24"/>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rsid w:val="00255A25"/>
    <w:pPr>
      <w:spacing w:before="60" w:after="0" w:line="240" w:lineRule="auto"/>
    </w:pPr>
    <w:rPr>
      <w:rFonts w:ascii="Times New Roman" w:eastAsia="Times New Roman" w:hAnsi="Times New Roman" w:cs="Times New Roman"/>
      <w:sz w:val="24"/>
      <w:szCs w:val="24"/>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255A25"/>
    <w:pPr>
      <w:spacing w:before="60" w:after="0" w:line="240" w:lineRule="auto"/>
    </w:pPr>
    <w:rPr>
      <w:rFonts w:ascii="Times New Roman" w:eastAsia="Times New Roman" w:hAnsi="Times New Roman" w:cs="Times New Roman"/>
      <w:sz w:val="24"/>
      <w:szCs w:val="24"/>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255A25"/>
    <w:pPr>
      <w:spacing w:before="60" w:after="0" w:line="240" w:lineRule="auto"/>
    </w:pPr>
    <w:rPr>
      <w:rFonts w:ascii="Times New Roman" w:eastAsia="Times New Roman" w:hAnsi="Times New Roman" w:cs="Times New Roman"/>
      <w:sz w:val="24"/>
      <w:szCs w:val="24"/>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255A25"/>
    <w:pPr>
      <w:spacing w:before="60" w:after="0" w:line="240" w:lineRule="auto"/>
    </w:pPr>
    <w:rPr>
      <w:rFonts w:ascii="Times New Roman" w:eastAsia="Times New Roman" w:hAnsi="Times New Roman" w:cs="Times New Roman"/>
      <w:sz w:val="24"/>
      <w:szCs w:val="24"/>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255A25"/>
    <w:pPr>
      <w:spacing w:before="60" w:after="0" w:line="240" w:lineRule="auto"/>
    </w:pPr>
    <w:rPr>
      <w:rFonts w:ascii="Times New Roman" w:eastAsia="Times New Roman" w:hAnsi="Times New Roman" w:cs="Times New Roman"/>
      <w:sz w:val="24"/>
      <w:szCs w:val="24"/>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255A25"/>
    <w:pPr>
      <w:spacing w:before="60" w:after="0" w:line="240" w:lineRule="auto"/>
    </w:pPr>
    <w:rPr>
      <w:rFonts w:ascii="Times New Roman" w:eastAsia="Times New Roman" w:hAnsi="Times New Roman" w:cs="Times New Roman"/>
      <w:sz w:val="24"/>
      <w:szCs w:val="24"/>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255A25"/>
    <w:pPr>
      <w:spacing w:before="60" w:after="0" w:line="240" w:lineRule="auto"/>
    </w:pPr>
    <w:rPr>
      <w:rFonts w:ascii="Times New Roman" w:eastAsia="Times New Roman" w:hAnsi="Times New Roman" w:cs="Times New Roman"/>
      <w:b/>
      <w:bCs/>
      <w:sz w:val="24"/>
      <w:szCs w:val="24"/>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255A25"/>
    <w:pPr>
      <w:spacing w:before="60" w:after="0" w:line="240" w:lineRule="auto"/>
    </w:pPr>
    <w:rPr>
      <w:rFonts w:ascii="Times New Roman" w:eastAsia="Times New Roman" w:hAnsi="Times New Roman" w:cs="Times New Roman"/>
      <w:sz w:val="24"/>
      <w:szCs w:val="24"/>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255A25"/>
    <w:pPr>
      <w:spacing w:before="60" w:after="0" w:line="240" w:lineRule="auto"/>
    </w:pPr>
    <w:rPr>
      <w:rFonts w:ascii="Times New Roman" w:eastAsia="Times New Roman" w:hAnsi="Times New Roman" w:cs="Times New Roman"/>
      <w:sz w:val="24"/>
      <w:szCs w:val="24"/>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255A25"/>
    <w:pPr>
      <w:spacing w:before="60" w:after="0" w:line="240" w:lineRule="auto"/>
    </w:pPr>
    <w:rPr>
      <w:rFonts w:ascii="Times New Roman" w:eastAsia="Times New Roman" w:hAnsi="Times New Roman" w:cs="Times New Roman"/>
      <w:sz w:val="24"/>
      <w:szCs w:val="24"/>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255A25"/>
    <w:pPr>
      <w:spacing w:before="60" w:after="0" w:line="240" w:lineRule="auto"/>
    </w:pPr>
    <w:rPr>
      <w:rFonts w:ascii="Times New Roman" w:eastAsia="Times New Roman" w:hAnsi="Times New Roman" w:cs="Times New Roman"/>
      <w:sz w:val="24"/>
      <w:szCs w:val="24"/>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255A25"/>
    <w:pPr>
      <w:spacing w:before="60" w:after="0" w:line="240" w:lineRule="auto"/>
    </w:pPr>
    <w:rPr>
      <w:rFonts w:ascii="Times New Roman" w:eastAsia="Times New Roman" w:hAnsi="Times New Roman" w:cs="Times New Roman"/>
      <w:sz w:val="24"/>
      <w:szCs w:val="24"/>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255A25"/>
    <w:pPr>
      <w:spacing w:before="60" w:after="0" w:line="240" w:lineRule="auto"/>
    </w:pPr>
    <w:rPr>
      <w:rFonts w:ascii="Times New Roman" w:eastAsia="Times New Roman" w:hAnsi="Times New Roman" w:cs="Times New Roman"/>
      <w:sz w:val="24"/>
      <w:szCs w:val="24"/>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255A25"/>
    <w:pPr>
      <w:spacing w:before="60" w:after="0" w:line="240" w:lineRule="auto"/>
    </w:pPr>
    <w:rPr>
      <w:rFonts w:ascii="Times New Roman" w:eastAsia="Times New Roman" w:hAnsi="Times New Roman" w:cs="Times New Roman"/>
      <w:sz w:val="24"/>
      <w:szCs w:val="24"/>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255A25"/>
    <w:pPr>
      <w:spacing w:before="60" w:after="0" w:line="240" w:lineRule="auto"/>
    </w:pPr>
    <w:rPr>
      <w:rFonts w:ascii="Times New Roman" w:eastAsia="Times New Roman" w:hAnsi="Times New Roman" w:cs="Times New Roman"/>
      <w:sz w:val="24"/>
      <w:szCs w:val="24"/>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255A25"/>
    <w:pPr>
      <w:spacing w:before="60" w:after="0" w:line="240" w:lineRule="auto"/>
    </w:pPr>
    <w:rPr>
      <w:rFonts w:ascii="Times New Roman" w:eastAsia="Times New Roman" w:hAnsi="Times New Roman" w:cs="Times New Roman"/>
      <w:sz w:val="24"/>
      <w:szCs w:val="24"/>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255A25"/>
    <w:pPr>
      <w:spacing w:before="60" w:after="0" w:line="240" w:lineRule="auto"/>
    </w:pPr>
    <w:rPr>
      <w:rFonts w:ascii="Times New Roman" w:eastAsia="Times New Roman" w:hAnsi="Times New Roman" w:cs="Times New Roman"/>
      <w:sz w:val="24"/>
      <w:szCs w:val="24"/>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255A25"/>
    <w:pPr>
      <w:spacing w:before="60" w:after="0" w:line="240" w:lineRule="auto"/>
    </w:pPr>
    <w:rPr>
      <w:rFonts w:ascii="Times New Roman" w:eastAsia="Times New Roman" w:hAnsi="Times New Roman" w:cs="Times New Roman"/>
      <w:sz w:val="24"/>
      <w:szCs w:val="24"/>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255A25"/>
    <w:pPr>
      <w:spacing w:before="60" w:after="0" w:line="240" w:lineRule="auto"/>
    </w:pPr>
    <w:rPr>
      <w:rFonts w:ascii="Times New Roman" w:eastAsia="Times New Roman" w:hAnsi="Times New Roman" w:cs="Times New Roman"/>
      <w:sz w:val="24"/>
      <w:szCs w:val="24"/>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255A25"/>
    <w:pPr>
      <w:spacing w:before="60" w:after="0" w:line="240" w:lineRule="auto"/>
    </w:pPr>
    <w:rPr>
      <w:rFonts w:ascii="Times New Roman" w:eastAsia="Times New Roman" w:hAnsi="Times New Roman" w:cs="Times New Roman"/>
      <w:sz w:val="24"/>
      <w:szCs w:val="24"/>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255A25"/>
    <w:pPr>
      <w:spacing w:before="60" w:after="0" w:line="240" w:lineRule="auto"/>
    </w:pPr>
    <w:rPr>
      <w:rFonts w:ascii="Times New Roman" w:eastAsia="Times New Roman" w:hAnsi="Times New Roman" w:cs="Times New Roman"/>
      <w:sz w:val="24"/>
      <w:szCs w:val="24"/>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255A25"/>
    <w:pPr>
      <w:spacing w:before="60" w:after="0" w:line="240" w:lineRule="auto"/>
    </w:pPr>
    <w:rPr>
      <w:rFonts w:ascii="Times New Roman" w:eastAsia="Times New Roman" w:hAnsi="Times New Roman" w:cs="Times New Roman"/>
      <w:sz w:val="24"/>
      <w:szCs w:val="24"/>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255A25"/>
    <w:pPr>
      <w:spacing w:before="60"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255A25"/>
    <w:pPr>
      <w:spacing w:before="60" w:after="0" w:line="240" w:lineRule="auto"/>
    </w:pPr>
    <w:rPr>
      <w:rFonts w:ascii="Times New Roman" w:eastAsia="Times New Roman" w:hAnsi="Times New Roman" w:cs="Times New Roman"/>
      <w:sz w:val="24"/>
      <w:szCs w:val="24"/>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255A25"/>
    <w:pPr>
      <w:spacing w:before="60" w:after="0" w:line="240" w:lineRule="auto"/>
    </w:pPr>
    <w:rPr>
      <w:rFonts w:ascii="Times New Roman" w:eastAsia="Times New Roman" w:hAnsi="Times New Roman" w:cs="Times New Roman"/>
      <w:sz w:val="24"/>
      <w:szCs w:val="24"/>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255A25"/>
    <w:pPr>
      <w:spacing w:before="60" w:after="0" w:line="240" w:lineRule="auto"/>
    </w:pPr>
    <w:rPr>
      <w:rFonts w:ascii="Times New Roman" w:eastAsia="Times New Roman" w:hAnsi="Times New Roman" w:cs="Times New Roman"/>
      <w:sz w:val="24"/>
      <w:szCs w:val="24"/>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C5">
    <w:name w:val="toc 5"/>
    <w:basedOn w:val="Normal"/>
    <w:next w:val="Normal"/>
    <w:uiPriority w:val="39"/>
    <w:rsid w:val="009B1E43"/>
    <w:pPr>
      <w:tabs>
        <w:tab w:val="left" w:pos="720"/>
        <w:tab w:val="right" w:leader="dot" w:pos="9000"/>
      </w:tabs>
      <w:ind w:left="2880" w:right="360" w:hanging="1440"/>
    </w:pPr>
  </w:style>
  <w:style w:type="paragraph" w:styleId="TOC6">
    <w:name w:val="toc 6"/>
    <w:basedOn w:val="Normal"/>
    <w:next w:val="Normal"/>
    <w:uiPriority w:val="39"/>
    <w:rsid w:val="009B1E43"/>
    <w:pPr>
      <w:tabs>
        <w:tab w:val="right" w:leader="dot" w:pos="9000"/>
      </w:tabs>
      <w:ind w:left="3485" w:right="360" w:hanging="1685"/>
    </w:pPr>
  </w:style>
  <w:style w:type="paragraph" w:styleId="TOC7">
    <w:name w:val="toc 7"/>
    <w:basedOn w:val="Normal"/>
    <w:next w:val="Normal"/>
    <w:uiPriority w:val="39"/>
    <w:unhideWhenUsed/>
    <w:rsid w:val="00255A25"/>
    <w:pPr>
      <w:tabs>
        <w:tab w:val="right" w:leader="dot" w:pos="9000"/>
      </w:tabs>
      <w:ind w:left="1680" w:right="360"/>
    </w:pPr>
  </w:style>
  <w:style w:type="paragraph" w:styleId="TOC8">
    <w:name w:val="toc 8"/>
    <w:basedOn w:val="Normal"/>
    <w:next w:val="Normal"/>
    <w:uiPriority w:val="39"/>
    <w:unhideWhenUsed/>
    <w:rsid w:val="00255A25"/>
    <w:pPr>
      <w:tabs>
        <w:tab w:val="right" w:leader="dot" w:pos="9000"/>
      </w:tabs>
      <w:ind w:left="1920" w:right="360"/>
    </w:pPr>
  </w:style>
  <w:style w:type="paragraph" w:styleId="TOC9">
    <w:name w:val="toc 9"/>
    <w:basedOn w:val="Normal"/>
    <w:next w:val="Normal"/>
    <w:uiPriority w:val="39"/>
    <w:unhideWhenUsed/>
    <w:rsid w:val="00255A25"/>
    <w:pPr>
      <w:tabs>
        <w:tab w:val="right" w:leader="dot" w:pos="9000"/>
      </w:tabs>
      <w:ind w:left="2160" w:right="360"/>
    </w:pPr>
  </w:style>
  <w:style w:type="paragraph" w:customStyle="1" w:styleId="TableTitle">
    <w:name w:val="Table Title"/>
    <w:next w:val="TableHead"/>
    <w:link w:val="TableTitleChar"/>
    <w:rsid w:val="00255A25"/>
    <w:pPr>
      <w:keepNext/>
      <w:keepLines/>
      <w:tabs>
        <w:tab w:val="left" w:pos="1440"/>
      </w:tabs>
      <w:spacing w:before="60" w:after="120" w:line="240" w:lineRule="auto"/>
      <w:ind w:left="1440" w:hanging="1440"/>
    </w:pPr>
    <w:rPr>
      <w:rFonts w:ascii="Times New Roman" w:eastAsia="Times New Roman" w:hAnsi="Times New Roman" w:cs="Times New Roman"/>
      <w:b/>
      <w:color w:val="000000"/>
      <w:sz w:val="24"/>
      <w:szCs w:val="24"/>
    </w:rPr>
  </w:style>
  <w:style w:type="paragraph" w:customStyle="1" w:styleId="Appendix">
    <w:name w:val="Appendix"/>
    <w:basedOn w:val="Heading2NoTOC"/>
    <w:next w:val="Paragraph"/>
    <w:rsid w:val="00255A25"/>
    <w:pPr>
      <w:numPr>
        <w:numId w:val="8"/>
      </w:numPr>
    </w:pPr>
    <w:rPr>
      <w:bCs w:val="0"/>
      <w:snapToGrid w:val="0"/>
    </w:rPr>
  </w:style>
  <w:style w:type="paragraph" w:customStyle="1" w:styleId="FigureTitle">
    <w:name w:val="Figure Title"/>
    <w:basedOn w:val="TableTitle"/>
    <w:next w:val="Figure"/>
    <w:rsid w:val="00255A25"/>
    <w:pPr>
      <w:keepNext w:val="0"/>
      <w:spacing w:after="240"/>
    </w:pPr>
  </w:style>
  <w:style w:type="paragraph" w:customStyle="1" w:styleId="FooterLandscape">
    <w:name w:val="FooterLandscape"/>
    <w:basedOn w:val="Normal"/>
    <w:rsid w:val="00255A25"/>
    <w:pPr>
      <w:tabs>
        <w:tab w:val="center" w:pos="6307"/>
        <w:tab w:val="right" w:pos="12600"/>
      </w:tabs>
    </w:pPr>
    <w:rPr>
      <w:rFonts w:eastAsia="Arial Unicode MS"/>
      <w:sz w:val="16"/>
      <w:szCs w:val="20"/>
    </w:rPr>
  </w:style>
  <w:style w:type="paragraph" w:customStyle="1" w:styleId="HeaderLandscape">
    <w:name w:val="HeaderLandscape"/>
    <w:rsid w:val="00255A25"/>
    <w:pPr>
      <w:tabs>
        <w:tab w:val="center" w:pos="6480"/>
        <w:tab w:val="right" w:pos="12960"/>
      </w:tabs>
      <w:spacing w:before="60" w:after="0" w:line="240" w:lineRule="auto"/>
    </w:pPr>
    <w:rPr>
      <w:rFonts w:ascii="Times New Roman" w:eastAsia="Arial Unicode MS" w:hAnsi="Times New Roman" w:cs="Times New Roman"/>
      <w:sz w:val="16"/>
      <w:szCs w:val="24"/>
    </w:rPr>
  </w:style>
  <w:style w:type="paragraph" w:customStyle="1" w:styleId="Heading2Unnumbered">
    <w:name w:val="Heading 2 Unnumbered"/>
    <w:basedOn w:val="Heading2"/>
    <w:next w:val="Paragraph"/>
    <w:rsid w:val="00255A25"/>
    <w:pPr>
      <w:numPr>
        <w:ilvl w:val="0"/>
        <w:numId w:val="0"/>
      </w:numPr>
    </w:pPr>
  </w:style>
  <w:style w:type="paragraph" w:customStyle="1" w:styleId="TOCSection">
    <w:name w:val="TOC Section"/>
    <w:basedOn w:val="Heading1"/>
    <w:rsid w:val="00255A25"/>
    <w:pPr>
      <w:numPr>
        <w:numId w:val="0"/>
      </w:numPr>
      <w:tabs>
        <w:tab w:val="left" w:pos="480"/>
      </w:tabs>
      <w:spacing w:before="240" w:after="120"/>
      <w:outlineLvl w:val="9"/>
    </w:pPr>
  </w:style>
  <w:style w:type="character" w:styleId="PlaceholderText">
    <w:name w:val="Placeholder Text"/>
    <w:basedOn w:val="DefaultParagraphFont"/>
    <w:uiPriority w:val="99"/>
    <w:semiHidden/>
    <w:rsid w:val="00255A25"/>
    <w:rPr>
      <w:color w:val="808080"/>
    </w:rPr>
  </w:style>
  <w:style w:type="paragraph" w:styleId="TOCHeading">
    <w:name w:val="TOC Heading"/>
    <w:basedOn w:val="TOCTitle"/>
    <w:next w:val="Normal"/>
    <w:uiPriority w:val="39"/>
    <w:unhideWhenUsed/>
    <w:qFormat/>
    <w:rsid w:val="00255A25"/>
    <w:pPr>
      <w:spacing w:before="480" w:after="0" w:line="276" w:lineRule="auto"/>
    </w:pPr>
    <w:rPr>
      <w:rFonts w:asciiTheme="majorHAnsi" w:eastAsiaTheme="majorEastAsia" w:hAnsiTheme="majorHAnsi" w:cstheme="majorBidi"/>
      <w:caps w:val="0"/>
      <w:color w:val="000000" w:themeColor="text1"/>
      <w:kern w:val="0"/>
    </w:rPr>
  </w:style>
  <w:style w:type="character" w:customStyle="1" w:styleId="ParagraphChar">
    <w:name w:val="Paragraph Char"/>
    <w:aliases w:val="tblTxt Char"/>
    <w:basedOn w:val="DefaultParagraphFont"/>
    <w:link w:val="Paragraph"/>
    <w:qFormat/>
    <w:rsid w:val="00255A25"/>
    <w:rPr>
      <w:rFonts w:ascii="Times New Roman" w:eastAsia="Times New Roman" w:hAnsi="Times New Roman" w:cs="Times New Roman"/>
      <w:sz w:val="24"/>
      <w:szCs w:val="24"/>
    </w:rPr>
  </w:style>
  <w:style w:type="paragraph" w:customStyle="1" w:styleId="Heading1Text">
    <w:name w:val="Heading1 Text"/>
    <w:rsid w:val="00255A25"/>
    <w:pPr>
      <w:spacing w:after="240" w:line="240" w:lineRule="auto"/>
      <w:ind w:left="360"/>
      <w:jc w:val="both"/>
    </w:pPr>
    <w:rPr>
      <w:rFonts w:ascii="Times New Roman" w:eastAsia="Times New Roman" w:hAnsi="Times New Roman" w:cs="Times New Roman"/>
      <w:sz w:val="24"/>
      <w:szCs w:val="20"/>
    </w:rPr>
  </w:style>
  <w:style w:type="paragraph" w:customStyle="1" w:styleId="Heading2Text">
    <w:name w:val="Heading2 Text"/>
    <w:semiHidden/>
    <w:rsid w:val="00255A25"/>
    <w:pPr>
      <w:spacing w:after="240" w:line="240" w:lineRule="auto"/>
      <w:ind w:left="720"/>
      <w:jc w:val="both"/>
    </w:pPr>
    <w:rPr>
      <w:rFonts w:ascii="Times New Roman" w:eastAsia="Times New Roman" w:hAnsi="Times New Roman" w:cs="Times New Roman"/>
      <w:sz w:val="24"/>
      <w:szCs w:val="20"/>
    </w:rPr>
  </w:style>
  <w:style w:type="paragraph" w:customStyle="1" w:styleId="Heading3Text">
    <w:name w:val="Heading3 Text"/>
    <w:rsid w:val="00255A25"/>
    <w:pPr>
      <w:spacing w:after="240" w:line="240" w:lineRule="auto"/>
      <w:ind w:left="1080"/>
      <w:jc w:val="both"/>
    </w:pPr>
    <w:rPr>
      <w:rFonts w:ascii="Times New Roman" w:eastAsia="Times New Roman" w:hAnsi="Times New Roman" w:cs="Times New Roman"/>
      <w:sz w:val="24"/>
      <w:szCs w:val="20"/>
    </w:rPr>
  </w:style>
  <w:style w:type="paragraph" w:customStyle="1" w:styleId="Heading4Text">
    <w:name w:val="Heading4 Text"/>
    <w:semiHidden/>
    <w:rsid w:val="00255A25"/>
    <w:pPr>
      <w:spacing w:after="240" w:line="240" w:lineRule="auto"/>
      <w:ind w:left="1530"/>
      <w:jc w:val="both"/>
    </w:pPr>
    <w:rPr>
      <w:rFonts w:ascii="Times New Roman" w:eastAsia="Times New Roman" w:hAnsi="Times New Roman" w:cs="Times New Roman"/>
      <w:sz w:val="24"/>
      <w:szCs w:val="20"/>
    </w:rPr>
  </w:style>
  <w:style w:type="paragraph" w:customStyle="1" w:styleId="Heading5Text">
    <w:name w:val="Heading5 Text"/>
    <w:semiHidden/>
    <w:rsid w:val="00255A25"/>
    <w:pPr>
      <w:spacing w:after="240" w:line="240" w:lineRule="auto"/>
      <w:ind w:left="1980"/>
      <w:jc w:val="both"/>
    </w:pPr>
    <w:rPr>
      <w:rFonts w:ascii="Times New Roman" w:eastAsia="Times New Roman" w:hAnsi="Times New Roman" w:cs="Times New Roman"/>
      <w:sz w:val="24"/>
      <w:szCs w:val="20"/>
    </w:rPr>
  </w:style>
  <w:style w:type="paragraph" w:customStyle="1" w:styleId="Heading6Text">
    <w:name w:val="Heading6 Text"/>
    <w:semiHidden/>
    <w:rsid w:val="00255A25"/>
    <w:pPr>
      <w:spacing w:after="240" w:line="240" w:lineRule="auto"/>
      <w:ind w:left="2430"/>
      <w:jc w:val="both"/>
    </w:pPr>
    <w:rPr>
      <w:rFonts w:ascii="Times New Roman" w:eastAsia="Times New Roman" w:hAnsi="Times New Roman" w:cs="Times New Roman"/>
      <w:sz w:val="24"/>
      <w:szCs w:val="20"/>
    </w:rPr>
  </w:style>
  <w:style w:type="paragraph" w:customStyle="1" w:styleId="Heading7Text">
    <w:name w:val="Heading7 Text"/>
    <w:semiHidden/>
    <w:rsid w:val="00255A25"/>
    <w:pPr>
      <w:spacing w:after="240" w:line="240" w:lineRule="auto"/>
      <w:ind w:left="2790"/>
      <w:jc w:val="both"/>
    </w:pPr>
    <w:rPr>
      <w:rFonts w:ascii="Times New Roman" w:eastAsia="Times New Roman" w:hAnsi="Times New Roman" w:cs="Times New Roman"/>
      <w:sz w:val="24"/>
      <w:szCs w:val="20"/>
    </w:rPr>
  </w:style>
  <w:style w:type="paragraph" w:customStyle="1" w:styleId="Title1">
    <w:name w:val="Title 1"/>
    <w:basedOn w:val="Normal"/>
    <w:semiHidden/>
    <w:rsid w:val="00255A25"/>
    <w:pPr>
      <w:jc w:val="center"/>
    </w:pPr>
    <w:rPr>
      <w:b/>
      <w:sz w:val="30"/>
    </w:rPr>
  </w:style>
  <w:style w:type="paragraph" w:customStyle="1" w:styleId="Title2">
    <w:name w:val="Title 2"/>
    <w:basedOn w:val="Normal"/>
    <w:semiHidden/>
    <w:rsid w:val="00255A25"/>
    <w:pPr>
      <w:jc w:val="center"/>
    </w:pPr>
    <w:rPr>
      <w:b/>
      <w:sz w:val="26"/>
    </w:rPr>
  </w:style>
  <w:style w:type="paragraph" w:customStyle="1" w:styleId="Title3">
    <w:name w:val="Title 3"/>
    <w:basedOn w:val="Normal"/>
    <w:semiHidden/>
    <w:rsid w:val="00255A25"/>
    <w:pPr>
      <w:jc w:val="center"/>
    </w:pPr>
    <w:rPr>
      <w:b/>
    </w:rPr>
  </w:style>
  <w:style w:type="table" w:customStyle="1" w:styleId="TableGrid10">
    <w:name w:val="Table Grid1"/>
    <w:basedOn w:val="TableNormal"/>
    <w:next w:val="TableGrid"/>
    <w:uiPriority w:val="39"/>
    <w:qFormat/>
    <w:rsid w:val="00255A25"/>
    <w:pPr>
      <w:spacing w:before="60"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3Deffects11">
    <w:name w:val="Table 3D effects 11"/>
    <w:basedOn w:val="TableNormal"/>
    <w:next w:val="Table3Deffects1"/>
    <w:semiHidden/>
    <w:rsid w:val="00255A25"/>
    <w:pPr>
      <w:spacing w:before="60" w:after="0" w:line="240" w:lineRule="auto"/>
    </w:pPr>
    <w:rPr>
      <w:rFonts w:ascii="Times New Roman" w:eastAsia="Times New Roman" w:hAnsi="Times New Roman" w:cs="Times New Roman"/>
      <w:sz w:val="24"/>
      <w:szCs w:val="24"/>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1">
    <w:name w:val="Table 3D effects 21"/>
    <w:basedOn w:val="TableNormal"/>
    <w:next w:val="Table3Deffects2"/>
    <w:semiHidden/>
    <w:rsid w:val="00255A25"/>
    <w:pPr>
      <w:spacing w:before="60" w:after="0" w:line="240" w:lineRule="auto"/>
    </w:pPr>
    <w:rPr>
      <w:rFonts w:ascii="Times New Roman" w:eastAsia="Times New Roman" w:hAnsi="Times New Roman" w:cs="Times New Roman"/>
      <w:sz w:val="24"/>
      <w:szCs w:val="24"/>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1">
    <w:name w:val="Table 3D effects 31"/>
    <w:basedOn w:val="TableNormal"/>
    <w:next w:val="Table3Deffects3"/>
    <w:semiHidden/>
    <w:rsid w:val="00255A25"/>
    <w:pPr>
      <w:spacing w:before="60" w:after="0" w:line="240" w:lineRule="auto"/>
    </w:pPr>
    <w:rPr>
      <w:rFonts w:ascii="Times New Roman" w:eastAsia="Times New Roman" w:hAnsi="Times New Roman" w:cs="Times New Roman"/>
      <w:sz w:val="24"/>
      <w:szCs w:val="24"/>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1">
    <w:name w:val="Table Classic 11"/>
    <w:basedOn w:val="TableNormal"/>
    <w:next w:val="TableClassic1"/>
    <w:semiHidden/>
    <w:rsid w:val="00255A25"/>
    <w:pPr>
      <w:spacing w:before="60" w:after="0" w:line="240" w:lineRule="auto"/>
    </w:pPr>
    <w:rPr>
      <w:rFonts w:ascii="Times New Roman" w:eastAsia="Times New Roman" w:hAnsi="Times New Roman" w:cs="Times New Roman"/>
      <w:sz w:val="24"/>
      <w:szCs w:val="24"/>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1">
    <w:name w:val="Table Classic 21"/>
    <w:basedOn w:val="TableNormal"/>
    <w:next w:val="TableClassic2"/>
    <w:semiHidden/>
    <w:rsid w:val="00255A25"/>
    <w:pPr>
      <w:spacing w:before="60" w:after="0" w:line="240" w:lineRule="auto"/>
    </w:pPr>
    <w:rPr>
      <w:rFonts w:ascii="Times New Roman" w:eastAsia="Times New Roman" w:hAnsi="Times New Roman" w:cs="Times New Roman"/>
      <w:sz w:val="24"/>
      <w:szCs w:val="24"/>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1">
    <w:name w:val="Table Classic 31"/>
    <w:basedOn w:val="TableNormal"/>
    <w:next w:val="TableClassic3"/>
    <w:semiHidden/>
    <w:rsid w:val="00255A25"/>
    <w:pPr>
      <w:spacing w:before="60" w:after="0" w:line="240" w:lineRule="auto"/>
    </w:pPr>
    <w:rPr>
      <w:rFonts w:ascii="Times New Roman" w:eastAsia="Times New Roman" w:hAnsi="Times New Roman" w:cs="Times New Roman"/>
      <w:color w:val="000080"/>
      <w:sz w:val="24"/>
      <w:szCs w:val="24"/>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1">
    <w:name w:val="Table Classic 41"/>
    <w:basedOn w:val="TableNormal"/>
    <w:next w:val="TableClassic4"/>
    <w:semiHidden/>
    <w:rsid w:val="00255A25"/>
    <w:pPr>
      <w:spacing w:before="60" w:after="0" w:line="240" w:lineRule="auto"/>
    </w:pPr>
    <w:rPr>
      <w:rFonts w:ascii="Times New Roman" w:eastAsia="Times New Roman" w:hAnsi="Times New Roman" w:cs="Times New Roman"/>
      <w:sz w:val="24"/>
      <w:szCs w:val="24"/>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1">
    <w:name w:val="Table Colorful 11"/>
    <w:basedOn w:val="TableNormal"/>
    <w:next w:val="TableColorful1"/>
    <w:semiHidden/>
    <w:rsid w:val="00255A25"/>
    <w:pPr>
      <w:spacing w:before="60" w:after="0" w:line="240" w:lineRule="auto"/>
    </w:pPr>
    <w:rPr>
      <w:rFonts w:ascii="Times New Roman" w:eastAsia="Times New Roman" w:hAnsi="Times New Roman" w:cs="Times New Roman"/>
      <w:color w:val="FFFFFF"/>
      <w:sz w:val="24"/>
      <w:szCs w:val="24"/>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1">
    <w:name w:val="Table Colorful 21"/>
    <w:basedOn w:val="TableNormal"/>
    <w:next w:val="TableColorful2"/>
    <w:semiHidden/>
    <w:rsid w:val="00255A25"/>
    <w:pPr>
      <w:spacing w:before="60" w:after="0" w:line="240" w:lineRule="auto"/>
    </w:pPr>
    <w:rPr>
      <w:rFonts w:ascii="Times New Roman" w:eastAsia="Times New Roman" w:hAnsi="Times New Roman" w:cs="Times New Roman"/>
      <w:sz w:val="24"/>
      <w:szCs w:val="24"/>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1">
    <w:name w:val="Table Colorful 31"/>
    <w:basedOn w:val="TableNormal"/>
    <w:next w:val="TableColorful3"/>
    <w:semiHidden/>
    <w:rsid w:val="00255A25"/>
    <w:pPr>
      <w:spacing w:before="60" w:after="0" w:line="240" w:lineRule="auto"/>
    </w:pPr>
    <w:rPr>
      <w:rFonts w:ascii="Times New Roman" w:eastAsia="Times New Roman" w:hAnsi="Times New Roman" w:cs="Times New Roman"/>
      <w:sz w:val="24"/>
      <w:szCs w:val="24"/>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1">
    <w:name w:val="Table Columns 11"/>
    <w:basedOn w:val="TableNormal"/>
    <w:next w:val="TableColumns1"/>
    <w:semiHidden/>
    <w:rsid w:val="00255A25"/>
    <w:pPr>
      <w:spacing w:before="60" w:after="0" w:line="240" w:lineRule="auto"/>
    </w:pPr>
    <w:rPr>
      <w:rFonts w:ascii="Times New Roman" w:eastAsia="Times New Roman" w:hAnsi="Times New Roman" w:cs="Times New Roman"/>
      <w:b/>
      <w:bCs/>
      <w:sz w:val="24"/>
      <w:szCs w:val="24"/>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1">
    <w:name w:val="Table Columns 21"/>
    <w:basedOn w:val="TableNormal"/>
    <w:next w:val="TableColumns2"/>
    <w:semiHidden/>
    <w:rsid w:val="00255A25"/>
    <w:pPr>
      <w:spacing w:before="60" w:after="0" w:line="240" w:lineRule="auto"/>
    </w:pPr>
    <w:rPr>
      <w:rFonts w:ascii="Times New Roman" w:eastAsia="Times New Roman" w:hAnsi="Times New Roman" w:cs="Times New Roman"/>
      <w:b/>
      <w:bCs/>
      <w:sz w:val="24"/>
      <w:szCs w:val="24"/>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1">
    <w:name w:val="Table Columns 31"/>
    <w:basedOn w:val="TableNormal"/>
    <w:next w:val="TableColumns3"/>
    <w:semiHidden/>
    <w:rsid w:val="00255A25"/>
    <w:pPr>
      <w:spacing w:before="60" w:after="0" w:line="240" w:lineRule="auto"/>
    </w:pPr>
    <w:rPr>
      <w:rFonts w:ascii="Times New Roman" w:eastAsia="Times New Roman" w:hAnsi="Times New Roman" w:cs="Times New Roman"/>
      <w:b/>
      <w:bCs/>
      <w:sz w:val="24"/>
      <w:szCs w:val="24"/>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1">
    <w:name w:val="Table Columns 41"/>
    <w:basedOn w:val="TableNormal"/>
    <w:next w:val="TableColumns4"/>
    <w:semiHidden/>
    <w:rsid w:val="00255A25"/>
    <w:pPr>
      <w:spacing w:before="60" w:after="0" w:line="240" w:lineRule="auto"/>
    </w:pPr>
    <w:rPr>
      <w:rFonts w:ascii="Times New Roman" w:eastAsia="Times New Roman" w:hAnsi="Times New Roman" w:cs="Times New Roman"/>
      <w:sz w:val="24"/>
      <w:szCs w:val="24"/>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1">
    <w:name w:val="Table Columns 51"/>
    <w:basedOn w:val="TableNormal"/>
    <w:next w:val="TableColumns5"/>
    <w:semiHidden/>
    <w:rsid w:val="00255A25"/>
    <w:pPr>
      <w:spacing w:before="60" w:after="0" w:line="240" w:lineRule="auto"/>
    </w:pPr>
    <w:rPr>
      <w:rFonts w:ascii="Times New Roman" w:eastAsia="Times New Roman" w:hAnsi="Times New Roman" w:cs="Times New Roman"/>
      <w:sz w:val="24"/>
      <w:szCs w:val="24"/>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1">
    <w:name w:val="Table Contemporary1"/>
    <w:basedOn w:val="TableNormal"/>
    <w:next w:val="TableContemporary"/>
    <w:semiHidden/>
    <w:rsid w:val="00255A25"/>
    <w:pPr>
      <w:spacing w:before="60" w:after="0" w:line="240" w:lineRule="auto"/>
    </w:pPr>
    <w:rPr>
      <w:rFonts w:ascii="Times New Roman" w:eastAsia="Times New Roman" w:hAnsi="Times New Roman" w:cs="Times New Roman"/>
      <w:sz w:val="24"/>
      <w:szCs w:val="24"/>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1">
    <w:name w:val="Table Elegant1"/>
    <w:basedOn w:val="TableNormal"/>
    <w:next w:val="TableElegant"/>
    <w:semiHidden/>
    <w:rsid w:val="00255A25"/>
    <w:pPr>
      <w:spacing w:before="60" w:after="0" w:line="240" w:lineRule="auto"/>
    </w:pPr>
    <w:rPr>
      <w:rFonts w:ascii="Times New Roman" w:eastAsia="Times New Roman" w:hAnsi="Times New Roman" w:cs="Times New Roman"/>
      <w:sz w:val="24"/>
      <w:szCs w:val="24"/>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1">
    <w:name w:val="Table Grid 11"/>
    <w:basedOn w:val="TableNormal"/>
    <w:next w:val="TableGrid1"/>
    <w:semiHidden/>
    <w:rsid w:val="00255A25"/>
    <w:pPr>
      <w:spacing w:before="60" w:after="0" w:line="240" w:lineRule="auto"/>
    </w:pPr>
    <w:rPr>
      <w:rFonts w:ascii="Times New Roman" w:eastAsia="Times New Roman" w:hAnsi="Times New Roman" w:cs="Times New Roman"/>
      <w:sz w:val="24"/>
      <w:szCs w:val="24"/>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1">
    <w:name w:val="Table Grid 21"/>
    <w:basedOn w:val="TableNormal"/>
    <w:next w:val="TableGrid2"/>
    <w:semiHidden/>
    <w:rsid w:val="00255A25"/>
    <w:pPr>
      <w:spacing w:before="60" w:after="0" w:line="240" w:lineRule="auto"/>
    </w:pPr>
    <w:rPr>
      <w:rFonts w:ascii="Times New Roman" w:eastAsia="Times New Roman" w:hAnsi="Times New Roman" w:cs="Times New Roman"/>
      <w:sz w:val="24"/>
      <w:szCs w:val="24"/>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1">
    <w:name w:val="Table Grid 31"/>
    <w:basedOn w:val="TableNormal"/>
    <w:next w:val="TableGrid3"/>
    <w:semiHidden/>
    <w:rsid w:val="00255A25"/>
    <w:pPr>
      <w:spacing w:before="60" w:after="0" w:line="240" w:lineRule="auto"/>
    </w:pPr>
    <w:rPr>
      <w:rFonts w:ascii="Times New Roman" w:eastAsia="Times New Roman" w:hAnsi="Times New Roman" w:cs="Times New Roman"/>
      <w:sz w:val="24"/>
      <w:szCs w:val="24"/>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1">
    <w:name w:val="Table Grid 41"/>
    <w:basedOn w:val="TableNormal"/>
    <w:next w:val="TableGrid4"/>
    <w:semiHidden/>
    <w:rsid w:val="00255A25"/>
    <w:pPr>
      <w:spacing w:before="60" w:after="0" w:line="240" w:lineRule="auto"/>
    </w:pPr>
    <w:rPr>
      <w:rFonts w:ascii="Times New Roman" w:eastAsia="Times New Roman" w:hAnsi="Times New Roman" w:cs="Times New Roman"/>
      <w:sz w:val="24"/>
      <w:szCs w:val="24"/>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1">
    <w:name w:val="Table Grid 51"/>
    <w:basedOn w:val="TableNormal"/>
    <w:next w:val="TableGrid5"/>
    <w:semiHidden/>
    <w:rsid w:val="00255A25"/>
    <w:pPr>
      <w:spacing w:before="60" w:after="0" w:line="240" w:lineRule="auto"/>
    </w:pPr>
    <w:rPr>
      <w:rFonts w:ascii="Times New Roman" w:eastAsia="Times New Roman" w:hAnsi="Times New Roman" w:cs="Times New Roman"/>
      <w:sz w:val="24"/>
      <w:szCs w:val="24"/>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1">
    <w:name w:val="Table Grid 61"/>
    <w:basedOn w:val="TableNormal"/>
    <w:next w:val="TableGrid6"/>
    <w:semiHidden/>
    <w:rsid w:val="00255A25"/>
    <w:pPr>
      <w:spacing w:before="60" w:after="0" w:line="240" w:lineRule="auto"/>
    </w:pPr>
    <w:rPr>
      <w:rFonts w:ascii="Times New Roman" w:eastAsia="Times New Roman" w:hAnsi="Times New Roman" w:cs="Times New Roman"/>
      <w:sz w:val="24"/>
      <w:szCs w:val="24"/>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1">
    <w:name w:val="Table Grid 71"/>
    <w:basedOn w:val="TableNormal"/>
    <w:next w:val="TableGrid7"/>
    <w:semiHidden/>
    <w:rsid w:val="00255A25"/>
    <w:pPr>
      <w:spacing w:before="60" w:after="0" w:line="240" w:lineRule="auto"/>
    </w:pPr>
    <w:rPr>
      <w:rFonts w:ascii="Times New Roman" w:eastAsia="Times New Roman" w:hAnsi="Times New Roman" w:cs="Times New Roman"/>
      <w:b/>
      <w:bCs/>
      <w:sz w:val="24"/>
      <w:szCs w:val="24"/>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1">
    <w:name w:val="Table Grid 81"/>
    <w:basedOn w:val="TableNormal"/>
    <w:next w:val="TableGrid8"/>
    <w:semiHidden/>
    <w:rsid w:val="00255A25"/>
    <w:pPr>
      <w:spacing w:before="60" w:after="0" w:line="240" w:lineRule="auto"/>
    </w:pPr>
    <w:rPr>
      <w:rFonts w:ascii="Times New Roman" w:eastAsia="Times New Roman" w:hAnsi="Times New Roman" w:cs="Times New Roman"/>
      <w:sz w:val="24"/>
      <w:szCs w:val="24"/>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1">
    <w:name w:val="Table List 11"/>
    <w:basedOn w:val="TableNormal"/>
    <w:next w:val="TableList1"/>
    <w:semiHidden/>
    <w:rsid w:val="00255A25"/>
    <w:pPr>
      <w:spacing w:before="60" w:after="0" w:line="240" w:lineRule="auto"/>
    </w:pPr>
    <w:rPr>
      <w:rFonts w:ascii="Times New Roman" w:eastAsia="Times New Roman" w:hAnsi="Times New Roman" w:cs="Times New Roman"/>
      <w:sz w:val="24"/>
      <w:szCs w:val="24"/>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1">
    <w:name w:val="Table List 21"/>
    <w:basedOn w:val="TableNormal"/>
    <w:next w:val="TableList2"/>
    <w:semiHidden/>
    <w:rsid w:val="00255A25"/>
    <w:pPr>
      <w:spacing w:before="60" w:after="0" w:line="240" w:lineRule="auto"/>
    </w:pPr>
    <w:rPr>
      <w:rFonts w:ascii="Times New Roman" w:eastAsia="Times New Roman" w:hAnsi="Times New Roman" w:cs="Times New Roman"/>
      <w:sz w:val="24"/>
      <w:szCs w:val="24"/>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1">
    <w:name w:val="Table List 31"/>
    <w:basedOn w:val="TableNormal"/>
    <w:next w:val="TableList3"/>
    <w:semiHidden/>
    <w:rsid w:val="00255A25"/>
    <w:pPr>
      <w:spacing w:before="60" w:after="0" w:line="240" w:lineRule="auto"/>
    </w:pPr>
    <w:rPr>
      <w:rFonts w:ascii="Times New Roman" w:eastAsia="Times New Roman" w:hAnsi="Times New Roman" w:cs="Times New Roman"/>
      <w:sz w:val="24"/>
      <w:szCs w:val="24"/>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1">
    <w:name w:val="Table List 41"/>
    <w:basedOn w:val="TableNormal"/>
    <w:next w:val="TableList4"/>
    <w:semiHidden/>
    <w:rsid w:val="00255A25"/>
    <w:pPr>
      <w:spacing w:before="60" w:after="0" w:line="240" w:lineRule="auto"/>
    </w:pPr>
    <w:rPr>
      <w:rFonts w:ascii="Times New Roman" w:eastAsia="Times New Roman" w:hAnsi="Times New Roman" w:cs="Times New Roman"/>
      <w:sz w:val="24"/>
      <w:szCs w:val="24"/>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1">
    <w:name w:val="Table List 51"/>
    <w:basedOn w:val="TableNormal"/>
    <w:next w:val="TableList5"/>
    <w:semiHidden/>
    <w:rsid w:val="00255A25"/>
    <w:pPr>
      <w:spacing w:before="60" w:after="0" w:line="240" w:lineRule="auto"/>
    </w:pPr>
    <w:rPr>
      <w:rFonts w:ascii="Times New Roman" w:eastAsia="Times New Roman" w:hAnsi="Times New Roman" w:cs="Times New Roman"/>
      <w:sz w:val="24"/>
      <w:szCs w:val="24"/>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1">
    <w:name w:val="Table List 61"/>
    <w:basedOn w:val="TableNormal"/>
    <w:next w:val="TableList6"/>
    <w:semiHidden/>
    <w:rsid w:val="00255A25"/>
    <w:pPr>
      <w:spacing w:before="60" w:after="0" w:line="240" w:lineRule="auto"/>
    </w:pPr>
    <w:rPr>
      <w:rFonts w:ascii="Times New Roman" w:eastAsia="Times New Roman" w:hAnsi="Times New Roman" w:cs="Times New Roman"/>
      <w:sz w:val="24"/>
      <w:szCs w:val="24"/>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1">
    <w:name w:val="Table List 71"/>
    <w:basedOn w:val="TableNormal"/>
    <w:next w:val="TableList7"/>
    <w:semiHidden/>
    <w:rsid w:val="00255A25"/>
    <w:pPr>
      <w:spacing w:before="60" w:after="0" w:line="240" w:lineRule="auto"/>
    </w:pPr>
    <w:rPr>
      <w:rFonts w:ascii="Times New Roman" w:eastAsia="Times New Roman" w:hAnsi="Times New Roman" w:cs="Times New Roman"/>
      <w:sz w:val="24"/>
      <w:szCs w:val="24"/>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1">
    <w:name w:val="Table List 81"/>
    <w:basedOn w:val="TableNormal"/>
    <w:next w:val="TableList8"/>
    <w:semiHidden/>
    <w:rsid w:val="00255A25"/>
    <w:pPr>
      <w:spacing w:before="60" w:after="0" w:line="240" w:lineRule="auto"/>
    </w:pPr>
    <w:rPr>
      <w:rFonts w:ascii="Times New Roman" w:eastAsia="Times New Roman" w:hAnsi="Times New Roman" w:cs="Times New Roman"/>
      <w:sz w:val="24"/>
      <w:szCs w:val="24"/>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1">
    <w:name w:val="Table Professional1"/>
    <w:basedOn w:val="TableNormal"/>
    <w:next w:val="TableProfessional"/>
    <w:semiHidden/>
    <w:rsid w:val="00255A25"/>
    <w:pPr>
      <w:spacing w:before="60" w:after="0" w:line="240" w:lineRule="auto"/>
    </w:pPr>
    <w:rPr>
      <w:rFonts w:ascii="Times New Roman" w:eastAsia="Times New Roman" w:hAnsi="Times New Roman" w:cs="Times New Roman"/>
      <w:sz w:val="24"/>
      <w:szCs w:val="24"/>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1">
    <w:name w:val="Table Simple 11"/>
    <w:basedOn w:val="TableNormal"/>
    <w:next w:val="TableSimple1"/>
    <w:semiHidden/>
    <w:rsid w:val="00255A25"/>
    <w:pPr>
      <w:spacing w:before="60" w:after="0" w:line="240" w:lineRule="auto"/>
    </w:pPr>
    <w:rPr>
      <w:rFonts w:ascii="Times New Roman" w:eastAsia="Times New Roman" w:hAnsi="Times New Roman" w:cs="Times New Roman"/>
      <w:sz w:val="24"/>
      <w:szCs w:val="24"/>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1">
    <w:name w:val="Table Simple 21"/>
    <w:basedOn w:val="TableNormal"/>
    <w:next w:val="TableSimple2"/>
    <w:semiHidden/>
    <w:rsid w:val="00255A25"/>
    <w:pPr>
      <w:spacing w:before="60" w:after="0" w:line="240" w:lineRule="auto"/>
    </w:pPr>
    <w:rPr>
      <w:rFonts w:ascii="Times New Roman" w:eastAsia="Times New Roman" w:hAnsi="Times New Roman" w:cs="Times New Roman"/>
      <w:sz w:val="24"/>
      <w:szCs w:val="24"/>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1">
    <w:name w:val="Table Simple 31"/>
    <w:basedOn w:val="TableNormal"/>
    <w:next w:val="TableSimple3"/>
    <w:semiHidden/>
    <w:rsid w:val="00255A25"/>
    <w:pPr>
      <w:spacing w:before="60" w:after="0" w:line="240" w:lineRule="auto"/>
    </w:pPr>
    <w:rPr>
      <w:rFonts w:ascii="Times New Roman" w:eastAsia="Times New Roman" w:hAnsi="Times New Roman" w:cs="Times New Roman"/>
      <w:sz w:val="24"/>
      <w:szCs w:val="24"/>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1">
    <w:name w:val="Table Subtle 11"/>
    <w:basedOn w:val="TableNormal"/>
    <w:next w:val="TableSubtle1"/>
    <w:semiHidden/>
    <w:rsid w:val="00255A25"/>
    <w:pPr>
      <w:spacing w:before="60" w:after="0" w:line="240" w:lineRule="auto"/>
    </w:pPr>
    <w:rPr>
      <w:rFonts w:ascii="Times New Roman" w:eastAsia="Times New Roman" w:hAnsi="Times New Roman" w:cs="Times New Roman"/>
      <w:sz w:val="24"/>
      <w:szCs w:val="24"/>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1">
    <w:name w:val="Table Subtle 21"/>
    <w:basedOn w:val="TableNormal"/>
    <w:next w:val="TableSubtle2"/>
    <w:semiHidden/>
    <w:rsid w:val="00255A25"/>
    <w:pPr>
      <w:spacing w:before="60" w:after="0" w:line="240" w:lineRule="auto"/>
    </w:pPr>
    <w:rPr>
      <w:rFonts w:ascii="Times New Roman" w:eastAsia="Times New Roman" w:hAnsi="Times New Roman" w:cs="Times New Roman"/>
      <w:sz w:val="24"/>
      <w:szCs w:val="24"/>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1">
    <w:name w:val="Table Theme1"/>
    <w:basedOn w:val="TableNormal"/>
    <w:next w:val="TableTheme"/>
    <w:semiHidden/>
    <w:rsid w:val="00255A25"/>
    <w:pPr>
      <w:spacing w:before="60"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1">
    <w:name w:val="Table Web 11"/>
    <w:basedOn w:val="TableNormal"/>
    <w:next w:val="TableWeb1"/>
    <w:semiHidden/>
    <w:rsid w:val="00255A25"/>
    <w:pPr>
      <w:spacing w:before="60" w:after="0" w:line="240" w:lineRule="auto"/>
    </w:pPr>
    <w:rPr>
      <w:rFonts w:ascii="Times New Roman" w:eastAsia="Times New Roman" w:hAnsi="Times New Roman" w:cs="Times New Roman"/>
      <w:sz w:val="24"/>
      <w:szCs w:val="24"/>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1">
    <w:name w:val="Table Web 21"/>
    <w:basedOn w:val="TableNormal"/>
    <w:next w:val="TableWeb2"/>
    <w:semiHidden/>
    <w:rsid w:val="00255A25"/>
    <w:pPr>
      <w:spacing w:before="60" w:after="0" w:line="240" w:lineRule="auto"/>
    </w:pPr>
    <w:rPr>
      <w:rFonts w:ascii="Times New Roman" w:eastAsia="Times New Roman" w:hAnsi="Times New Roman" w:cs="Times New Roman"/>
      <w:sz w:val="24"/>
      <w:szCs w:val="24"/>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1">
    <w:name w:val="Table Web 31"/>
    <w:basedOn w:val="TableNormal"/>
    <w:next w:val="TableWeb3"/>
    <w:semiHidden/>
    <w:rsid w:val="00255A25"/>
    <w:pPr>
      <w:spacing w:before="60" w:after="0" w:line="240" w:lineRule="auto"/>
    </w:pPr>
    <w:rPr>
      <w:rFonts w:ascii="Times New Roman" w:eastAsia="Times New Roman" w:hAnsi="Times New Roman" w:cs="Times New Roman"/>
      <w:sz w:val="24"/>
      <w:szCs w:val="24"/>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styleId="111111">
    <w:name w:val="Outline List 2"/>
    <w:basedOn w:val="NoList"/>
    <w:rsid w:val="0006369F"/>
    <w:pPr>
      <w:numPr>
        <w:numId w:val="12"/>
      </w:numPr>
    </w:pPr>
  </w:style>
  <w:style w:type="paragraph" w:styleId="BlockText">
    <w:name w:val="Block Text"/>
    <w:basedOn w:val="Normal"/>
    <w:rsid w:val="00255A25"/>
    <w:pPr>
      <w:spacing w:after="120"/>
      <w:ind w:left="1440" w:right="1440"/>
    </w:pPr>
  </w:style>
  <w:style w:type="paragraph" w:styleId="BodyText">
    <w:name w:val="Body Text"/>
    <w:basedOn w:val="Normal"/>
    <w:link w:val="BodyTextChar"/>
    <w:rsid w:val="00255A25"/>
    <w:pPr>
      <w:spacing w:after="120"/>
    </w:pPr>
  </w:style>
  <w:style w:type="character" w:customStyle="1" w:styleId="BodyTextChar">
    <w:name w:val="Body Text Char"/>
    <w:basedOn w:val="DefaultParagraphFont"/>
    <w:link w:val="BodyText"/>
    <w:rsid w:val="00255A25"/>
    <w:rPr>
      <w:rFonts w:ascii="Times New Roman" w:eastAsia="Times New Roman" w:hAnsi="Times New Roman" w:cs="Times New Roman"/>
      <w:sz w:val="24"/>
      <w:szCs w:val="24"/>
    </w:rPr>
  </w:style>
  <w:style w:type="paragraph" w:styleId="BodyText2">
    <w:name w:val="Body Text 2"/>
    <w:basedOn w:val="Normal"/>
    <w:link w:val="BodyText2Char"/>
    <w:rsid w:val="00255A25"/>
    <w:pPr>
      <w:spacing w:after="120" w:line="480" w:lineRule="auto"/>
    </w:pPr>
  </w:style>
  <w:style w:type="character" w:customStyle="1" w:styleId="BodyText2Char">
    <w:name w:val="Body Text 2 Char"/>
    <w:basedOn w:val="DefaultParagraphFont"/>
    <w:link w:val="BodyText2"/>
    <w:rsid w:val="00255A25"/>
    <w:rPr>
      <w:rFonts w:ascii="Times New Roman" w:eastAsia="Times New Roman" w:hAnsi="Times New Roman" w:cs="Times New Roman"/>
      <w:sz w:val="24"/>
      <w:szCs w:val="24"/>
    </w:rPr>
  </w:style>
  <w:style w:type="paragraph" w:styleId="BodyText3">
    <w:name w:val="Body Text 3"/>
    <w:basedOn w:val="Normal"/>
    <w:link w:val="BodyText3Char"/>
    <w:rsid w:val="00255A25"/>
    <w:pPr>
      <w:spacing w:after="120"/>
    </w:pPr>
    <w:rPr>
      <w:sz w:val="16"/>
      <w:szCs w:val="16"/>
    </w:rPr>
  </w:style>
  <w:style w:type="character" w:customStyle="1" w:styleId="BodyText3Char">
    <w:name w:val="Body Text 3 Char"/>
    <w:basedOn w:val="DefaultParagraphFont"/>
    <w:link w:val="BodyText3"/>
    <w:rsid w:val="00255A25"/>
    <w:rPr>
      <w:rFonts w:ascii="Times New Roman" w:eastAsia="Times New Roman" w:hAnsi="Times New Roman" w:cs="Times New Roman"/>
      <w:sz w:val="16"/>
      <w:szCs w:val="16"/>
    </w:rPr>
  </w:style>
  <w:style w:type="paragraph" w:styleId="BodyTextFirstIndent">
    <w:name w:val="Body Text First Indent"/>
    <w:basedOn w:val="BodyText"/>
    <w:link w:val="BodyTextFirstIndentChar"/>
    <w:rsid w:val="00255A25"/>
    <w:pPr>
      <w:ind w:firstLine="210"/>
    </w:pPr>
  </w:style>
  <w:style w:type="character" w:customStyle="1" w:styleId="BodyTextFirstIndentChar">
    <w:name w:val="Body Text First Indent Char"/>
    <w:basedOn w:val="BodyTextChar"/>
    <w:link w:val="BodyTextFirstIndent"/>
    <w:rsid w:val="00255A25"/>
    <w:rPr>
      <w:rFonts w:ascii="Times New Roman" w:eastAsia="Times New Roman" w:hAnsi="Times New Roman" w:cs="Times New Roman"/>
      <w:sz w:val="24"/>
      <w:szCs w:val="24"/>
    </w:rPr>
  </w:style>
  <w:style w:type="paragraph" w:styleId="BodyTextIndent">
    <w:name w:val="Body Text Indent"/>
    <w:basedOn w:val="Normal"/>
    <w:link w:val="BodyTextIndentChar"/>
    <w:rsid w:val="00255A25"/>
    <w:pPr>
      <w:spacing w:after="120"/>
      <w:ind w:left="360"/>
    </w:pPr>
  </w:style>
  <w:style w:type="character" w:customStyle="1" w:styleId="BodyTextIndentChar">
    <w:name w:val="Body Text Indent Char"/>
    <w:basedOn w:val="DefaultParagraphFont"/>
    <w:link w:val="BodyTextIndent"/>
    <w:rsid w:val="00255A25"/>
    <w:rPr>
      <w:rFonts w:ascii="Times New Roman" w:eastAsia="Times New Roman" w:hAnsi="Times New Roman" w:cs="Times New Roman"/>
      <w:sz w:val="24"/>
      <w:szCs w:val="24"/>
    </w:rPr>
  </w:style>
  <w:style w:type="paragraph" w:styleId="BodyTextFirstIndent2">
    <w:name w:val="Body Text First Indent 2"/>
    <w:basedOn w:val="BodyTextIndent"/>
    <w:link w:val="BodyTextFirstIndent2Char"/>
    <w:rsid w:val="00255A25"/>
    <w:pPr>
      <w:ind w:firstLine="210"/>
    </w:pPr>
  </w:style>
  <w:style w:type="character" w:customStyle="1" w:styleId="BodyTextFirstIndent2Char">
    <w:name w:val="Body Text First Indent 2 Char"/>
    <w:basedOn w:val="BodyTextIndentChar"/>
    <w:link w:val="BodyTextFirstIndent2"/>
    <w:rsid w:val="00255A25"/>
    <w:rPr>
      <w:rFonts w:ascii="Times New Roman" w:eastAsia="Times New Roman" w:hAnsi="Times New Roman" w:cs="Times New Roman"/>
      <w:sz w:val="24"/>
      <w:szCs w:val="24"/>
    </w:rPr>
  </w:style>
  <w:style w:type="paragraph" w:styleId="BodyTextIndent2">
    <w:name w:val="Body Text Indent 2"/>
    <w:basedOn w:val="Normal"/>
    <w:link w:val="BodyTextIndent2Char"/>
    <w:rsid w:val="00255A25"/>
    <w:pPr>
      <w:spacing w:after="120" w:line="480" w:lineRule="auto"/>
      <w:ind w:left="360"/>
    </w:pPr>
  </w:style>
  <w:style w:type="character" w:customStyle="1" w:styleId="BodyTextIndent2Char">
    <w:name w:val="Body Text Indent 2 Char"/>
    <w:basedOn w:val="DefaultParagraphFont"/>
    <w:link w:val="BodyTextIndent2"/>
    <w:rsid w:val="00255A25"/>
    <w:rPr>
      <w:rFonts w:ascii="Times New Roman" w:eastAsia="Times New Roman" w:hAnsi="Times New Roman" w:cs="Times New Roman"/>
      <w:sz w:val="24"/>
      <w:szCs w:val="24"/>
    </w:rPr>
  </w:style>
  <w:style w:type="paragraph" w:styleId="BodyTextIndent3">
    <w:name w:val="Body Text Indent 3"/>
    <w:basedOn w:val="Normal"/>
    <w:link w:val="BodyTextIndent3Char"/>
    <w:rsid w:val="00255A25"/>
    <w:pPr>
      <w:spacing w:after="120"/>
      <w:ind w:left="360"/>
    </w:pPr>
    <w:rPr>
      <w:sz w:val="16"/>
      <w:szCs w:val="16"/>
    </w:rPr>
  </w:style>
  <w:style w:type="character" w:customStyle="1" w:styleId="BodyTextIndent3Char">
    <w:name w:val="Body Text Indent 3 Char"/>
    <w:basedOn w:val="DefaultParagraphFont"/>
    <w:link w:val="BodyTextIndent3"/>
    <w:rsid w:val="00255A25"/>
    <w:rPr>
      <w:rFonts w:ascii="Times New Roman" w:eastAsia="Times New Roman" w:hAnsi="Times New Roman" w:cs="Times New Roman"/>
      <w:sz w:val="16"/>
      <w:szCs w:val="16"/>
    </w:rPr>
  </w:style>
  <w:style w:type="paragraph" w:styleId="Closing">
    <w:name w:val="Closing"/>
    <w:basedOn w:val="Normal"/>
    <w:link w:val="ClosingChar"/>
    <w:rsid w:val="00255A25"/>
    <w:pPr>
      <w:ind w:left="4320"/>
    </w:pPr>
  </w:style>
  <w:style w:type="character" w:customStyle="1" w:styleId="ClosingChar">
    <w:name w:val="Closing Char"/>
    <w:basedOn w:val="DefaultParagraphFont"/>
    <w:link w:val="Closing"/>
    <w:rsid w:val="00255A25"/>
    <w:rPr>
      <w:rFonts w:ascii="Times New Roman" w:eastAsia="Times New Roman" w:hAnsi="Times New Roman" w:cs="Times New Roman"/>
      <w:sz w:val="24"/>
      <w:szCs w:val="24"/>
    </w:rPr>
  </w:style>
  <w:style w:type="paragraph" w:styleId="Date">
    <w:name w:val="Date"/>
    <w:basedOn w:val="Normal"/>
    <w:next w:val="Normal"/>
    <w:link w:val="DateChar"/>
    <w:rsid w:val="00255A25"/>
  </w:style>
  <w:style w:type="character" w:customStyle="1" w:styleId="DateChar">
    <w:name w:val="Date Char"/>
    <w:basedOn w:val="DefaultParagraphFont"/>
    <w:link w:val="Date"/>
    <w:rsid w:val="00255A25"/>
    <w:rPr>
      <w:rFonts w:ascii="Times New Roman" w:eastAsia="Times New Roman" w:hAnsi="Times New Roman" w:cs="Times New Roman"/>
      <w:sz w:val="24"/>
      <w:szCs w:val="24"/>
    </w:rPr>
  </w:style>
  <w:style w:type="paragraph" w:styleId="E-mailSignature">
    <w:name w:val="E-mail Signature"/>
    <w:basedOn w:val="Normal"/>
    <w:link w:val="E-mailSignatureChar"/>
    <w:rsid w:val="00255A25"/>
  </w:style>
  <w:style w:type="character" w:customStyle="1" w:styleId="E-mailSignatureChar">
    <w:name w:val="E-mail Signature Char"/>
    <w:basedOn w:val="DefaultParagraphFont"/>
    <w:link w:val="E-mailSignature"/>
    <w:rsid w:val="00255A25"/>
    <w:rPr>
      <w:rFonts w:ascii="Times New Roman" w:eastAsia="Times New Roman" w:hAnsi="Times New Roman" w:cs="Times New Roman"/>
      <w:sz w:val="24"/>
      <w:szCs w:val="24"/>
    </w:rPr>
  </w:style>
  <w:style w:type="paragraph" w:styleId="EnvelopeAddress">
    <w:name w:val="envelope address"/>
    <w:basedOn w:val="Normal"/>
    <w:rsid w:val="00255A25"/>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255A25"/>
    <w:rPr>
      <w:rFonts w:ascii="Arial" w:hAnsi="Arial" w:cs="Arial"/>
      <w:sz w:val="20"/>
      <w:szCs w:val="20"/>
    </w:rPr>
  </w:style>
  <w:style w:type="paragraph" w:styleId="HTMLAddress">
    <w:name w:val="HTML Address"/>
    <w:basedOn w:val="Normal"/>
    <w:link w:val="HTMLAddressChar"/>
    <w:rsid w:val="00312DB1"/>
    <w:rPr>
      <w:rFonts w:eastAsiaTheme="minorHAnsi"/>
      <w:color w:val="FF0000"/>
    </w:rPr>
  </w:style>
  <w:style w:type="character" w:customStyle="1" w:styleId="HTMLAddressChar">
    <w:name w:val="HTML Address Char"/>
    <w:basedOn w:val="DefaultParagraphFont"/>
    <w:link w:val="HTMLAddress"/>
    <w:rsid w:val="00255A25"/>
    <w:rPr>
      <w:rFonts w:ascii="Times New Roman" w:hAnsi="Times New Roman" w:cs="Times New Roman"/>
      <w:color w:val="FF0000"/>
      <w:sz w:val="24"/>
      <w:szCs w:val="24"/>
    </w:rPr>
  </w:style>
  <w:style w:type="paragraph" w:styleId="HTMLPreformatted">
    <w:name w:val="HTML Preformatted"/>
    <w:basedOn w:val="Normal"/>
    <w:link w:val="HTMLPreformattedChar"/>
    <w:rsid w:val="00255A25"/>
    <w:rPr>
      <w:rFonts w:ascii="Courier New" w:hAnsi="Courier New" w:cs="Courier New"/>
      <w:sz w:val="20"/>
      <w:szCs w:val="20"/>
    </w:rPr>
  </w:style>
  <w:style w:type="character" w:customStyle="1" w:styleId="HTMLPreformattedChar">
    <w:name w:val="HTML Preformatted Char"/>
    <w:basedOn w:val="DefaultParagraphFont"/>
    <w:link w:val="HTMLPreformatted"/>
    <w:rsid w:val="00255A25"/>
    <w:rPr>
      <w:rFonts w:ascii="Courier New" w:eastAsia="Times New Roman" w:hAnsi="Courier New" w:cs="Courier New"/>
      <w:sz w:val="20"/>
      <w:szCs w:val="20"/>
    </w:rPr>
  </w:style>
  <w:style w:type="paragraph" w:styleId="Index1">
    <w:name w:val="index 1"/>
    <w:basedOn w:val="Normal"/>
    <w:next w:val="Normal"/>
    <w:semiHidden/>
    <w:rsid w:val="00255A25"/>
    <w:pPr>
      <w:ind w:left="240" w:hanging="240"/>
    </w:pPr>
  </w:style>
  <w:style w:type="paragraph" w:styleId="Index2">
    <w:name w:val="index 2"/>
    <w:basedOn w:val="Normal"/>
    <w:next w:val="Normal"/>
    <w:semiHidden/>
    <w:rsid w:val="00255A25"/>
    <w:pPr>
      <w:ind w:left="480" w:hanging="240"/>
    </w:pPr>
  </w:style>
  <w:style w:type="paragraph" w:styleId="Index3">
    <w:name w:val="index 3"/>
    <w:basedOn w:val="Normal"/>
    <w:next w:val="Normal"/>
    <w:semiHidden/>
    <w:rsid w:val="00255A25"/>
    <w:pPr>
      <w:ind w:left="720" w:hanging="240"/>
    </w:pPr>
  </w:style>
  <w:style w:type="paragraph" w:styleId="Index4">
    <w:name w:val="index 4"/>
    <w:basedOn w:val="Normal"/>
    <w:next w:val="Normal"/>
    <w:semiHidden/>
    <w:rsid w:val="00255A25"/>
    <w:pPr>
      <w:ind w:left="960" w:hanging="240"/>
    </w:pPr>
  </w:style>
  <w:style w:type="paragraph" w:styleId="Index5">
    <w:name w:val="index 5"/>
    <w:basedOn w:val="Normal"/>
    <w:next w:val="Normal"/>
    <w:semiHidden/>
    <w:rsid w:val="00255A25"/>
    <w:pPr>
      <w:ind w:left="1200" w:hanging="240"/>
    </w:pPr>
  </w:style>
  <w:style w:type="paragraph" w:styleId="Index6">
    <w:name w:val="index 6"/>
    <w:basedOn w:val="Normal"/>
    <w:next w:val="Normal"/>
    <w:semiHidden/>
    <w:rsid w:val="00255A25"/>
    <w:pPr>
      <w:ind w:left="1440" w:hanging="240"/>
    </w:pPr>
  </w:style>
  <w:style w:type="paragraph" w:styleId="Index7">
    <w:name w:val="index 7"/>
    <w:basedOn w:val="Normal"/>
    <w:next w:val="Normal"/>
    <w:semiHidden/>
    <w:rsid w:val="00255A25"/>
    <w:pPr>
      <w:ind w:left="1680" w:hanging="240"/>
    </w:pPr>
  </w:style>
  <w:style w:type="paragraph" w:styleId="Index8">
    <w:name w:val="index 8"/>
    <w:basedOn w:val="Normal"/>
    <w:next w:val="Normal"/>
    <w:semiHidden/>
    <w:rsid w:val="00255A25"/>
    <w:pPr>
      <w:ind w:left="1920" w:hanging="240"/>
    </w:pPr>
  </w:style>
  <w:style w:type="paragraph" w:styleId="Index9">
    <w:name w:val="index 9"/>
    <w:basedOn w:val="Normal"/>
    <w:next w:val="Normal"/>
    <w:semiHidden/>
    <w:rsid w:val="00255A25"/>
    <w:pPr>
      <w:ind w:left="2160" w:hanging="240"/>
    </w:pPr>
  </w:style>
  <w:style w:type="paragraph" w:styleId="IndexHeading">
    <w:name w:val="index heading"/>
    <w:basedOn w:val="Normal"/>
    <w:next w:val="Index1"/>
    <w:semiHidden/>
    <w:rsid w:val="00255A25"/>
    <w:rPr>
      <w:rFonts w:ascii="Arial" w:hAnsi="Arial" w:cs="Arial"/>
      <w:b/>
      <w:bCs/>
    </w:rPr>
  </w:style>
  <w:style w:type="paragraph" w:styleId="MessageHeader">
    <w:name w:val="Message Header"/>
    <w:basedOn w:val="Normal"/>
    <w:link w:val="MessageHeaderChar"/>
    <w:rsid w:val="00255A25"/>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character" w:customStyle="1" w:styleId="MessageHeaderChar">
    <w:name w:val="Message Header Char"/>
    <w:basedOn w:val="DefaultParagraphFont"/>
    <w:link w:val="MessageHeader"/>
    <w:rsid w:val="00255A25"/>
    <w:rPr>
      <w:rFonts w:ascii="Arial" w:eastAsia="Times New Roman" w:hAnsi="Arial" w:cs="Arial"/>
      <w:sz w:val="24"/>
      <w:szCs w:val="24"/>
      <w:shd w:val="pct20" w:color="auto" w:fill="auto"/>
    </w:rPr>
  </w:style>
  <w:style w:type="paragraph" w:styleId="NormalIndent">
    <w:name w:val="Normal Indent"/>
    <w:basedOn w:val="Normal"/>
    <w:rsid w:val="00255A25"/>
    <w:pPr>
      <w:ind w:left="720"/>
    </w:pPr>
  </w:style>
  <w:style w:type="paragraph" w:styleId="PlainText">
    <w:name w:val="Plain Text"/>
    <w:basedOn w:val="Normal"/>
    <w:link w:val="PlainTextChar"/>
    <w:rsid w:val="00255A25"/>
    <w:rPr>
      <w:rFonts w:ascii="Courier New" w:hAnsi="Courier New" w:cs="Courier New"/>
      <w:sz w:val="20"/>
      <w:szCs w:val="20"/>
    </w:rPr>
  </w:style>
  <w:style w:type="character" w:customStyle="1" w:styleId="PlainTextChar">
    <w:name w:val="Plain Text Char"/>
    <w:basedOn w:val="DefaultParagraphFont"/>
    <w:link w:val="PlainText"/>
    <w:rsid w:val="00255A25"/>
    <w:rPr>
      <w:rFonts w:ascii="Courier New" w:eastAsia="Times New Roman" w:hAnsi="Courier New" w:cs="Courier New"/>
      <w:sz w:val="20"/>
      <w:szCs w:val="20"/>
    </w:rPr>
  </w:style>
  <w:style w:type="paragraph" w:styleId="Salutation">
    <w:name w:val="Salutation"/>
    <w:basedOn w:val="Normal"/>
    <w:next w:val="Normal"/>
    <w:link w:val="SalutationChar"/>
    <w:rsid w:val="00255A25"/>
  </w:style>
  <w:style w:type="character" w:customStyle="1" w:styleId="SalutationChar">
    <w:name w:val="Salutation Char"/>
    <w:basedOn w:val="DefaultParagraphFont"/>
    <w:link w:val="Salutation"/>
    <w:rsid w:val="00255A25"/>
    <w:rPr>
      <w:rFonts w:ascii="Times New Roman" w:eastAsia="Times New Roman" w:hAnsi="Times New Roman" w:cs="Times New Roman"/>
      <w:sz w:val="24"/>
      <w:szCs w:val="24"/>
    </w:rPr>
  </w:style>
  <w:style w:type="paragraph" w:styleId="Signature">
    <w:name w:val="Signature"/>
    <w:basedOn w:val="Normal"/>
    <w:link w:val="SignatureChar"/>
    <w:rsid w:val="00255A25"/>
    <w:pPr>
      <w:ind w:left="4320"/>
    </w:pPr>
  </w:style>
  <w:style w:type="character" w:customStyle="1" w:styleId="SignatureChar">
    <w:name w:val="Signature Char"/>
    <w:basedOn w:val="DefaultParagraphFont"/>
    <w:link w:val="Signature"/>
    <w:rsid w:val="00255A25"/>
    <w:rPr>
      <w:rFonts w:ascii="Times New Roman" w:eastAsia="Times New Roman" w:hAnsi="Times New Roman" w:cs="Times New Roman"/>
      <w:sz w:val="24"/>
      <w:szCs w:val="24"/>
    </w:rPr>
  </w:style>
  <w:style w:type="paragraph" w:styleId="Subtitle">
    <w:name w:val="Subtitle"/>
    <w:basedOn w:val="Normal"/>
    <w:link w:val="SubtitleChar"/>
    <w:qFormat/>
    <w:rsid w:val="00255A25"/>
    <w:pPr>
      <w:spacing w:after="60"/>
      <w:jc w:val="center"/>
      <w:outlineLvl w:val="1"/>
    </w:pPr>
    <w:rPr>
      <w:rFonts w:ascii="Arial" w:hAnsi="Arial" w:cs="Arial"/>
    </w:rPr>
  </w:style>
  <w:style w:type="character" w:customStyle="1" w:styleId="SubtitleChar">
    <w:name w:val="Subtitle Char"/>
    <w:basedOn w:val="DefaultParagraphFont"/>
    <w:link w:val="Subtitle"/>
    <w:rsid w:val="00255A25"/>
    <w:rPr>
      <w:rFonts w:ascii="Arial" w:eastAsia="Times New Roman" w:hAnsi="Arial" w:cs="Arial"/>
      <w:sz w:val="24"/>
      <w:szCs w:val="24"/>
    </w:rPr>
  </w:style>
  <w:style w:type="paragraph" w:styleId="TableofAuthorities">
    <w:name w:val="table of authorities"/>
    <w:basedOn w:val="Normal"/>
    <w:next w:val="Normal"/>
    <w:semiHidden/>
    <w:rsid w:val="00255A25"/>
    <w:pPr>
      <w:ind w:left="240" w:hanging="240"/>
    </w:pPr>
  </w:style>
  <w:style w:type="paragraph" w:styleId="TOAHeading">
    <w:name w:val="toa heading"/>
    <w:basedOn w:val="Normal"/>
    <w:next w:val="Normal"/>
    <w:semiHidden/>
    <w:rsid w:val="00255A25"/>
    <w:pPr>
      <w:spacing w:before="120"/>
    </w:pPr>
    <w:rPr>
      <w:rFonts w:ascii="Arial" w:hAnsi="Arial" w:cs="Arial"/>
      <w:b/>
      <w:bCs/>
    </w:rPr>
  </w:style>
  <w:style w:type="character" w:styleId="Emphasis">
    <w:name w:val="Emphasis"/>
    <w:qFormat/>
    <w:rsid w:val="00255A25"/>
    <w:rPr>
      <w:i/>
      <w:iCs/>
    </w:rPr>
  </w:style>
  <w:style w:type="character" w:styleId="HTMLAcronym">
    <w:name w:val="HTML Acronym"/>
    <w:basedOn w:val="DefaultParagraphFont"/>
    <w:rsid w:val="00255A25"/>
  </w:style>
  <w:style w:type="character" w:styleId="HTMLCite">
    <w:name w:val="HTML Cite"/>
    <w:rsid w:val="00255A25"/>
    <w:rPr>
      <w:i/>
      <w:iCs/>
    </w:rPr>
  </w:style>
  <w:style w:type="character" w:styleId="HTMLCode">
    <w:name w:val="HTML Code"/>
    <w:rsid w:val="00255A25"/>
    <w:rPr>
      <w:rFonts w:ascii="Courier New" w:hAnsi="Courier New" w:cs="Courier New"/>
      <w:sz w:val="20"/>
      <w:szCs w:val="20"/>
    </w:rPr>
  </w:style>
  <w:style w:type="character" w:styleId="HTMLDefinition">
    <w:name w:val="HTML Definition"/>
    <w:rsid w:val="00255A25"/>
    <w:rPr>
      <w:i/>
      <w:iCs/>
    </w:rPr>
  </w:style>
  <w:style w:type="character" w:styleId="HTMLKeyboard">
    <w:name w:val="HTML Keyboard"/>
    <w:rsid w:val="00255A25"/>
    <w:rPr>
      <w:rFonts w:ascii="Courier New" w:hAnsi="Courier New" w:cs="Courier New"/>
      <w:sz w:val="20"/>
      <w:szCs w:val="20"/>
    </w:rPr>
  </w:style>
  <w:style w:type="character" w:styleId="HTMLSample">
    <w:name w:val="HTML Sample"/>
    <w:rsid w:val="00255A25"/>
    <w:rPr>
      <w:rFonts w:ascii="Courier New" w:hAnsi="Courier New" w:cs="Courier New"/>
    </w:rPr>
  </w:style>
  <w:style w:type="character" w:styleId="HTMLTypewriter">
    <w:name w:val="HTML Typewriter"/>
    <w:rsid w:val="00255A25"/>
    <w:rPr>
      <w:rFonts w:ascii="Courier New" w:hAnsi="Courier New" w:cs="Courier New"/>
      <w:sz w:val="20"/>
      <w:szCs w:val="20"/>
    </w:rPr>
  </w:style>
  <w:style w:type="character" w:styleId="HTMLVariable">
    <w:name w:val="HTML Variable"/>
    <w:rsid w:val="00255A25"/>
    <w:rPr>
      <w:i/>
      <w:iCs/>
    </w:rPr>
  </w:style>
  <w:style w:type="character" w:styleId="Strong">
    <w:name w:val="Strong"/>
    <w:qFormat/>
    <w:rsid w:val="00255A25"/>
    <w:rPr>
      <w:b/>
      <w:bCs/>
    </w:rPr>
  </w:style>
  <w:style w:type="paragraph" w:customStyle="1" w:styleId="Attachment">
    <w:name w:val="Attachment"/>
    <w:qFormat/>
    <w:rsid w:val="00255A25"/>
    <w:pPr>
      <w:keepNext/>
      <w:keepLines/>
      <w:spacing w:before="60" w:after="240" w:line="240" w:lineRule="auto"/>
      <w:ind w:left="2160" w:hanging="2160"/>
    </w:pPr>
    <w:rPr>
      <w:rFonts w:ascii="Arial" w:eastAsia="Arial" w:hAnsi="Arial" w:cs="Arial"/>
      <w:b/>
      <w:bCs/>
      <w:sz w:val="24"/>
      <w:szCs w:val="24"/>
    </w:rPr>
  </w:style>
  <w:style w:type="paragraph" w:customStyle="1" w:styleId="Default">
    <w:name w:val="Default"/>
    <w:rsid w:val="00255A25"/>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TableRowHead">
    <w:name w:val="Table Row Head"/>
    <w:basedOn w:val="TableText"/>
    <w:semiHidden/>
    <w:rsid w:val="00255A25"/>
    <w:pPr>
      <w:tabs>
        <w:tab w:val="left" w:pos="360"/>
      </w:tabs>
      <w:jc w:val="left"/>
    </w:pPr>
  </w:style>
  <w:style w:type="paragraph" w:customStyle="1" w:styleId="TableText">
    <w:name w:val="Table Text"/>
    <w:semiHidden/>
    <w:rsid w:val="00255A25"/>
    <w:pPr>
      <w:spacing w:before="60" w:after="60" w:line="240" w:lineRule="auto"/>
      <w:jc w:val="center"/>
    </w:pPr>
    <w:rPr>
      <w:rFonts w:ascii="Times New Roman" w:eastAsia="Times New Roman" w:hAnsi="Times New Roman" w:cs="Times New Roman"/>
      <w:sz w:val="24"/>
      <w:szCs w:val="24"/>
    </w:rPr>
  </w:style>
  <w:style w:type="paragraph" w:styleId="Revision">
    <w:name w:val="Revision"/>
    <w:hidden/>
    <w:uiPriority w:val="99"/>
    <w:rsid w:val="00C95FAB"/>
    <w:pPr>
      <w:spacing w:after="0" w:line="240" w:lineRule="auto"/>
    </w:pPr>
    <w:rPr>
      <w:rFonts w:ascii="Times New Roman" w:eastAsia="Times New Roman" w:hAnsi="Times New Roman" w:cs="Times New Roman"/>
      <w:sz w:val="24"/>
      <w:szCs w:val="24"/>
    </w:rPr>
  </w:style>
  <w:style w:type="paragraph" w:styleId="ListParagraph">
    <w:name w:val="List Paragraph"/>
    <w:basedOn w:val="Normal"/>
    <w:link w:val="ListParagraphChar"/>
    <w:uiPriority w:val="34"/>
    <w:qFormat/>
    <w:rsid w:val="00194136"/>
    <w:pPr>
      <w:spacing w:before="0" w:after="200" w:line="276" w:lineRule="auto"/>
      <w:ind w:left="720"/>
      <w:contextualSpacing/>
    </w:pPr>
    <w:rPr>
      <w:rFonts w:asciiTheme="minorHAnsi" w:eastAsiaTheme="minorHAnsi" w:hAnsiTheme="minorHAnsi" w:cstheme="minorBidi"/>
      <w:sz w:val="22"/>
      <w:szCs w:val="22"/>
    </w:rPr>
  </w:style>
  <w:style w:type="paragraph" w:customStyle="1" w:styleId="InstructionsStandardizedOptionalRedBulletIndent">
    <w:name w:val="Instructions Standardized Optional Red Bullet Indent"/>
    <w:basedOn w:val="ListBullet"/>
    <w:qFormat/>
    <w:rsid w:val="006C0276"/>
    <w:pPr>
      <w:tabs>
        <w:tab w:val="num" w:pos="720"/>
      </w:tabs>
      <w:ind w:left="720"/>
    </w:pPr>
    <w:rPr>
      <w:color w:val="FF0000"/>
    </w:rPr>
  </w:style>
  <w:style w:type="paragraph" w:customStyle="1" w:styleId="InstructionsSuggestedOptionalBlueBulletIndent">
    <w:name w:val="Instructions Suggested Optional Blue Bullet Indent"/>
    <w:basedOn w:val="ListBullet"/>
    <w:qFormat/>
    <w:rsid w:val="006C0276"/>
    <w:pPr>
      <w:tabs>
        <w:tab w:val="num" w:pos="720"/>
      </w:tabs>
      <w:ind w:left="720"/>
    </w:pPr>
    <w:rPr>
      <w:color w:val="0000FF"/>
    </w:rPr>
  </w:style>
  <w:style w:type="paragraph" w:customStyle="1" w:styleId="InstructionsSuggestedOptionalBlue">
    <w:name w:val="Instructions Suggested Optional Blue"/>
    <w:basedOn w:val="Paragraph"/>
    <w:qFormat/>
    <w:rsid w:val="006C0276"/>
    <w:pPr>
      <w:ind w:left="-108"/>
    </w:pPr>
    <w:rPr>
      <w:color w:val="0000FF"/>
    </w:rPr>
  </w:style>
  <w:style w:type="paragraph" w:customStyle="1" w:styleId="TableColumnHeadingLeftAlignedBold10pt">
    <w:name w:val="Table Column Heading Left Aligned Bold 10 pt"/>
    <w:basedOn w:val="TableCenter"/>
    <w:qFormat/>
    <w:rsid w:val="00A526A3"/>
    <w:pPr>
      <w:spacing w:before="40" w:after="40"/>
      <w:jc w:val="left"/>
    </w:pPr>
    <w:rPr>
      <w:b/>
      <w:color w:val="000000" w:themeColor="text1"/>
      <w:sz w:val="20"/>
    </w:rPr>
  </w:style>
  <w:style w:type="paragraph" w:customStyle="1" w:styleId="InstructionsStandardizedOptionRed">
    <w:name w:val="Instructions Standardized Option Red"/>
    <w:basedOn w:val="InstructionsSuggestedOptionalBlue"/>
    <w:qFormat/>
    <w:rsid w:val="0044136E"/>
    <w:pPr>
      <w:ind w:left="0"/>
    </w:pPr>
    <w:rPr>
      <w:color w:val="FF0000"/>
    </w:rPr>
  </w:style>
  <w:style w:type="paragraph" w:customStyle="1" w:styleId="TableTextLeftAligned10pt">
    <w:name w:val="Table Text Left Aligned 10 pt"/>
    <w:basedOn w:val="TableLeft"/>
    <w:qFormat/>
    <w:rsid w:val="00A526A3"/>
    <w:rPr>
      <w:color w:val="000000" w:themeColor="text1"/>
      <w:sz w:val="20"/>
    </w:rPr>
  </w:style>
  <w:style w:type="paragraph" w:customStyle="1" w:styleId="TableColumnHeadingLeftAlignedBold12pt">
    <w:name w:val="Table Column Heading Left Aligned Bold 12 pt"/>
    <w:basedOn w:val="TableColumnHeadingLeftAlignedBold10pt"/>
    <w:qFormat/>
    <w:rsid w:val="00A526A3"/>
    <w:rPr>
      <w:sz w:val="24"/>
    </w:rPr>
  </w:style>
  <w:style w:type="paragraph" w:customStyle="1" w:styleId="TableTextLeftAligned12pt">
    <w:name w:val="Table Text Left Aligned 12 pt"/>
    <w:basedOn w:val="TableTextLeftAligned10pt"/>
    <w:qFormat/>
    <w:rsid w:val="00A526A3"/>
    <w:rPr>
      <w:sz w:val="24"/>
    </w:rPr>
  </w:style>
  <w:style w:type="paragraph" w:customStyle="1" w:styleId="InstructionsGreen">
    <w:name w:val="Instructions Green"/>
    <w:basedOn w:val="Paragraph"/>
    <w:qFormat/>
    <w:rsid w:val="00AA40CB"/>
    <w:rPr>
      <w:rFonts w:ascii="Verdana" w:hAnsi="Verdana"/>
      <w:i/>
      <w:color w:val="00B050"/>
    </w:rPr>
  </w:style>
  <w:style w:type="paragraph" w:customStyle="1" w:styleId="InstructionsGreenCenter">
    <w:name w:val="Instructions Green Center"/>
    <w:basedOn w:val="Normal"/>
    <w:qFormat/>
    <w:rsid w:val="00206391"/>
    <w:pPr>
      <w:spacing w:before="0"/>
      <w:jc w:val="center"/>
    </w:pPr>
    <w:rPr>
      <w:rFonts w:ascii="Verdana" w:eastAsia="Calibri" w:hAnsi="Verdana"/>
      <w:i/>
      <w:color w:val="008000"/>
      <w:sz w:val="20"/>
      <w:szCs w:val="18"/>
    </w:rPr>
  </w:style>
  <w:style w:type="paragraph" w:customStyle="1" w:styleId="InstructionsRedParagraph">
    <w:name w:val="Instructions Red Paragraph"/>
    <w:basedOn w:val="Paragraph"/>
    <w:qFormat/>
    <w:rsid w:val="009D470B"/>
    <w:rPr>
      <w:color w:val="FF0000"/>
    </w:rPr>
  </w:style>
  <w:style w:type="character" w:styleId="Mention">
    <w:name w:val="Mention"/>
    <w:basedOn w:val="DefaultParagraphFont"/>
    <w:uiPriority w:val="99"/>
    <w:unhideWhenUsed/>
    <w:rsid w:val="002B49FB"/>
    <w:rPr>
      <w:color w:val="2B579A"/>
      <w:shd w:val="clear" w:color="auto" w:fill="E1DFDD"/>
    </w:rPr>
  </w:style>
  <w:style w:type="character" w:customStyle="1" w:styleId="TableLeftChar">
    <w:name w:val="Table Left Char"/>
    <w:link w:val="TableLeft"/>
    <w:locked/>
    <w:rsid w:val="00F516F2"/>
    <w:rPr>
      <w:rFonts w:ascii="Times New Roman" w:eastAsia="Times New Roman" w:hAnsi="Times New Roman" w:cs="Arial"/>
      <w:bCs/>
      <w:kern w:val="32"/>
      <w:sz w:val="24"/>
      <w:szCs w:val="24"/>
    </w:rPr>
  </w:style>
  <w:style w:type="character" w:customStyle="1" w:styleId="TableTitleChar">
    <w:name w:val="Table Title Char"/>
    <w:link w:val="TableTitle"/>
    <w:rsid w:val="0043270E"/>
    <w:rPr>
      <w:rFonts w:ascii="Times New Roman" w:eastAsia="Times New Roman" w:hAnsi="Times New Roman" w:cs="Times New Roman"/>
      <w:b/>
      <w:color w:val="000000"/>
      <w:sz w:val="24"/>
      <w:szCs w:val="24"/>
    </w:rPr>
  </w:style>
  <w:style w:type="character" w:customStyle="1" w:styleId="BlueText">
    <w:name w:val="Blue Text"/>
    <w:qFormat/>
    <w:rsid w:val="00C24CBA"/>
    <w:rPr>
      <w:rFonts w:ascii="Times New Roman" w:hAnsi="Times New Roman"/>
      <w:b w:val="0"/>
      <w:i w:val="0"/>
      <w:color w:val="0000FF"/>
      <w:sz w:val="24"/>
      <w:u w:val="none"/>
    </w:rPr>
  </w:style>
  <w:style w:type="character" w:customStyle="1" w:styleId="Char">
    <w:name w:val="Char"/>
    <w:rsid w:val="007243AD"/>
    <w:rPr>
      <w:rFonts w:ascii="Arial" w:hAnsi="Arial" w:cs="Arial"/>
      <w:sz w:val="18"/>
      <w:szCs w:val="18"/>
      <w:lang w:val="en-GB" w:eastAsia="en-US" w:bidi="ar-SA"/>
    </w:rPr>
  </w:style>
  <w:style w:type="character" w:customStyle="1" w:styleId="NoNumHead1Char">
    <w:name w:val="NoNum:Head1 Char"/>
    <w:rsid w:val="007243AD"/>
    <w:rPr>
      <w:rFonts w:ascii="Arial" w:hAnsi="Arial" w:cs="Arial"/>
      <w:b/>
      <w:bCs/>
      <w:caps/>
      <w:sz w:val="28"/>
      <w:szCs w:val="28"/>
      <w:lang w:val="en-GB" w:eastAsia="en-US" w:bidi="ar-SA"/>
    </w:rPr>
  </w:style>
  <w:style w:type="paragraph" w:customStyle="1" w:styleId="apphead1">
    <w:name w:val="app:head1"/>
    <w:basedOn w:val="Heading1"/>
    <w:next w:val="Normal"/>
    <w:rsid w:val="007243AD"/>
    <w:pPr>
      <w:numPr>
        <w:numId w:val="0"/>
      </w:numPr>
      <w:tabs>
        <w:tab w:val="left" w:pos="0"/>
        <w:tab w:val="left" w:pos="480"/>
        <w:tab w:val="left" w:pos="2160"/>
      </w:tabs>
      <w:ind w:left="2160" w:hanging="2160"/>
      <w:outlineLvl w:val="9"/>
    </w:pPr>
    <w:rPr>
      <w:rFonts w:eastAsia="MS Gothic"/>
    </w:rPr>
  </w:style>
  <w:style w:type="paragraph" w:customStyle="1" w:styleId="listindent">
    <w:name w:val="list:indent"/>
    <w:basedOn w:val="Normal"/>
    <w:rsid w:val="007243AD"/>
    <w:pPr>
      <w:spacing w:before="0" w:after="120"/>
      <w:ind w:left="432"/>
    </w:pPr>
  </w:style>
  <w:style w:type="paragraph" w:customStyle="1" w:styleId="lefthead12">
    <w:name w:val="lefthead12"/>
    <w:basedOn w:val="centhead12"/>
    <w:next w:val="Normal"/>
    <w:rsid w:val="007243AD"/>
    <w:pPr>
      <w:jc w:val="left"/>
    </w:pPr>
  </w:style>
  <w:style w:type="paragraph" w:customStyle="1" w:styleId="captionfigure">
    <w:name w:val="caption:figure"/>
    <w:basedOn w:val="captionequation"/>
    <w:next w:val="Normal"/>
    <w:rsid w:val="007243AD"/>
  </w:style>
  <w:style w:type="paragraph" w:customStyle="1" w:styleId="apphead2">
    <w:name w:val="app:head2"/>
    <w:basedOn w:val="Heading2"/>
    <w:next w:val="Normal"/>
    <w:rsid w:val="007243AD"/>
    <w:pPr>
      <w:numPr>
        <w:ilvl w:val="0"/>
        <w:numId w:val="0"/>
      </w:numPr>
      <w:tabs>
        <w:tab w:val="left" w:pos="720"/>
        <w:tab w:val="left" w:pos="2160"/>
      </w:tabs>
      <w:ind w:left="2160" w:hanging="2160"/>
    </w:pPr>
    <w:rPr>
      <w:rFonts w:eastAsia="MS Gothic"/>
    </w:rPr>
  </w:style>
  <w:style w:type="paragraph" w:customStyle="1" w:styleId="apphead3">
    <w:name w:val="app:head3"/>
    <w:basedOn w:val="Heading3"/>
    <w:next w:val="Normal"/>
    <w:rsid w:val="007243AD"/>
    <w:pPr>
      <w:numPr>
        <w:ilvl w:val="0"/>
        <w:numId w:val="0"/>
      </w:numPr>
      <w:tabs>
        <w:tab w:val="left" w:pos="960"/>
        <w:tab w:val="left" w:pos="2160"/>
      </w:tabs>
      <w:ind w:left="2160" w:hanging="2160"/>
    </w:pPr>
    <w:rPr>
      <w:rFonts w:eastAsia="MS Gothic"/>
    </w:rPr>
  </w:style>
  <w:style w:type="paragraph" w:customStyle="1" w:styleId="NoNumHead1">
    <w:name w:val="NoNum:Head1"/>
    <w:basedOn w:val="Heading1"/>
    <w:next w:val="Normal"/>
    <w:rsid w:val="007243AD"/>
    <w:pPr>
      <w:numPr>
        <w:numId w:val="0"/>
      </w:numPr>
      <w:tabs>
        <w:tab w:val="left" w:pos="0"/>
        <w:tab w:val="left" w:pos="480"/>
      </w:tabs>
    </w:pPr>
    <w:rPr>
      <w:rFonts w:eastAsia="MS Gothic"/>
    </w:rPr>
  </w:style>
  <w:style w:type="paragraph" w:customStyle="1" w:styleId="captiontabtext">
    <w:name w:val="caption:tabtext"/>
    <w:basedOn w:val="captiontabsumm"/>
    <w:rsid w:val="007243AD"/>
    <w:pPr>
      <w:ind w:left="0"/>
    </w:pPr>
    <w:rPr>
      <w:rFonts w:ascii="Arial Narrow" w:hAnsi="Arial Narrow" w:cs="Arial Narrow"/>
    </w:rPr>
  </w:style>
  <w:style w:type="paragraph" w:customStyle="1" w:styleId="centhead">
    <w:name w:val="cent head"/>
    <w:basedOn w:val="Normal"/>
    <w:next w:val="Normal"/>
    <w:rsid w:val="007243AD"/>
    <w:pPr>
      <w:keepNext/>
      <w:spacing w:before="0"/>
      <w:jc w:val="center"/>
    </w:pPr>
    <w:rPr>
      <w:rFonts w:ascii="Arial" w:hAnsi="Arial" w:cs="Arial"/>
      <w:b/>
      <w:bCs/>
      <w:sz w:val="28"/>
      <w:szCs w:val="28"/>
    </w:rPr>
  </w:style>
  <w:style w:type="paragraph" w:customStyle="1" w:styleId="NoNumHead2">
    <w:name w:val="NoNum:Head2"/>
    <w:basedOn w:val="NoNumHead1"/>
    <w:next w:val="Normal"/>
    <w:rsid w:val="007243AD"/>
    <w:pPr>
      <w:tabs>
        <w:tab w:val="clear" w:pos="0"/>
      </w:tabs>
    </w:pPr>
    <w:rPr>
      <w:caps w:val="0"/>
      <w:sz w:val="26"/>
      <w:szCs w:val="26"/>
    </w:rPr>
  </w:style>
  <w:style w:type="paragraph" w:customStyle="1" w:styleId="centhead12">
    <w:name w:val="centhead12"/>
    <w:basedOn w:val="centhead"/>
    <w:next w:val="Normal"/>
    <w:rsid w:val="007243AD"/>
    <w:rPr>
      <w:sz w:val="24"/>
      <w:szCs w:val="24"/>
    </w:rPr>
  </w:style>
  <w:style w:type="paragraph" w:customStyle="1" w:styleId="tabletext0">
    <w:name w:val="table:text"/>
    <w:basedOn w:val="Normal"/>
    <w:rsid w:val="007243AD"/>
    <w:pPr>
      <w:spacing w:before="120" w:after="120"/>
    </w:pPr>
    <w:rPr>
      <w:rFonts w:ascii="Arial Narrow" w:hAnsi="Arial Narrow" w:cs="Arial Narrow"/>
    </w:rPr>
  </w:style>
  <w:style w:type="paragraph" w:customStyle="1" w:styleId="apppage">
    <w:name w:val="app:page"/>
    <w:basedOn w:val="Normal"/>
    <w:next w:val="Normal"/>
    <w:rsid w:val="007243AD"/>
    <w:pPr>
      <w:pageBreakBefore/>
      <w:spacing w:before="4000"/>
      <w:jc w:val="center"/>
    </w:pPr>
    <w:rPr>
      <w:rFonts w:ascii="Arial" w:hAnsi="Arial" w:cs="Arial"/>
      <w:b/>
      <w:bCs/>
      <w:sz w:val="28"/>
      <w:szCs w:val="28"/>
    </w:rPr>
  </w:style>
  <w:style w:type="paragraph" w:customStyle="1" w:styleId="listnum">
    <w:name w:val="list:num"/>
    <w:basedOn w:val="listalpha"/>
    <w:rsid w:val="007243AD"/>
    <w:pPr>
      <w:numPr>
        <w:numId w:val="14"/>
      </w:numPr>
      <w:tabs>
        <w:tab w:val="left" w:pos="432"/>
      </w:tabs>
    </w:pPr>
  </w:style>
  <w:style w:type="paragraph" w:customStyle="1" w:styleId="TOCPage">
    <w:name w:val="TOC_Page"/>
    <w:basedOn w:val="TOCHeader"/>
    <w:rsid w:val="007243AD"/>
    <w:pPr>
      <w:jc w:val="right"/>
    </w:pPr>
  </w:style>
  <w:style w:type="paragraph" w:customStyle="1" w:styleId="HiddenText">
    <w:name w:val="Hidden Text"/>
    <w:basedOn w:val="Normal"/>
    <w:next w:val="Normal"/>
    <w:rsid w:val="007243AD"/>
    <w:pPr>
      <w:spacing w:before="0"/>
    </w:pPr>
    <w:rPr>
      <w:rFonts w:ascii="Arial" w:hAnsi="Arial" w:cs="Arial"/>
      <w:vanish/>
      <w:color w:val="FF0000"/>
      <w:sz w:val="20"/>
      <w:szCs w:val="20"/>
    </w:rPr>
  </w:style>
  <w:style w:type="paragraph" w:customStyle="1" w:styleId="captiontabsumm">
    <w:name w:val="caption:tabsumm"/>
    <w:basedOn w:val="captiontable"/>
    <w:next w:val="tabletext0"/>
    <w:rsid w:val="007243AD"/>
    <w:pPr>
      <w:ind w:firstLine="0"/>
    </w:pPr>
    <w:rPr>
      <w:b w:val="0"/>
      <w:bCs w:val="0"/>
    </w:rPr>
  </w:style>
  <w:style w:type="paragraph" w:customStyle="1" w:styleId="captionequation">
    <w:name w:val="caption:equation"/>
    <w:basedOn w:val="Normal"/>
    <w:next w:val="Normal"/>
    <w:rsid w:val="007243AD"/>
    <w:pPr>
      <w:keepNext/>
      <w:spacing w:before="0"/>
      <w:ind w:left="1440" w:hanging="1440"/>
    </w:pPr>
    <w:rPr>
      <w:rFonts w:ascii="Arial" w:hAnsi="Arial" w:cs="Arial"/>
      <w:b/>
      <w:bCs/>
      <w:sz w:val="22"/>
      <w:szCs w:val="22"/>
    </w:rPr>
  </w:style>
  <w:style w:type="paragraph" w:customStyle="1" w:styleId="listbull">
    <w:name w:val="list:bull"/>
    <w:basedOn w:val="listalpha"/>
    <w:rsid w:val="007243AD"/>
    <w:pPr>
      <w:numPr>
        <w:numId w:val="15"/>
      </w:numPr>
      <w:tabs>
        <w:tab w:val="left" w:pos="432"/>
      </w:tabs>
    </w:pPr>
  </w:style>
  <w:style w:type="paragraph" w:customStyle="1" w:styleId="tabletextNS">
    <w:name w:val="table:textNS"/>
    <w:basedOn w:val="tabletext0"/>
    <w:rsid w:val="007243AD"/>
    <w:pPr>
      <w:spacing w:before="0" w:after="0"/>
    </w:pPr>
  </w:style>
  <w:style w:type="paragraph" w:customStyle="1" w:styleId="lefthead">
    <w:name w:val="left head"/>
    <w:basedOn w:val="centhead"/>
    <w:next w:val="Normal"/>
    <w:rsid w:val="007243AD"/>
    <w:pPr>
      <w:jc w:val="left"/>
    </w:pPr>
  </w:style>
  <w:style w:type="paragraph" w:customStyle="1" w:styleId="NoNumHead5">
    <w:name w:val="NoNum:Head5"/>
    <w:basedOn w:val="NoNumHead4"/>
    <w:next w:val="Normal"/>
    <w:rsid w:val="007243AD"/>
    <w:pPr>
      <w:spacing w:before="0"/>
    </w:pPr>
    <w:rPr>
      <w:i/>
      <w:iCs/>
    </w:rPr>
  </w:style>
  <w:style w:type="paragraph" w:customStyle="1" w:styleId="lhNonTOC">
    <w:name w:val="lh:NonTOC"/>
    <w:basedOn w:val="Normal"/>
    <w:next w:val="Normal"/>
    <w:rsid w:val="007243AD"/>
    <w:pPr>
      <w:keepNext/>
      <w:spacing w:before="0"/>
    </w:pPr>
    <w:rPr>
      <w:rFonts w:ascii="Arial" w:hAnsi="Arial" w:cs="Arial"/>
      <w:b/>
      <w:bCs/>
      <w:sz w:val="28"/>
      <w:szCs w:val="28"/>
    </w:rPr>
  </w:style>
  <w:style w:type="paragraph" w:customStyle="1" w:styleId="captionfigsumm">
    <w:name w:val="caption:figsumm"/>
    <w:basedOn w:val="captionfigure"/>
    <w:rsid w:val="007243AD"/>
    <w:pPr>
      <w:ind w:firstLine="0"/>
    </w:pPr>
    <w:rPr>
      <w:b w:val="0"/>
      <w:bCs w:val="0"/>
    </w:rPr>
  </w:style>
  <w:style w:type="paragraph" w:customStyle="1" w:styleId="tablerefalpha">
    <w:name w:val="table:ref (alpha)"/>
    <w:basedOn w:val="tableref"/>
    <w:rsid w:val="007243AD"/>
    <w:pPr>
      <w:numPr>
        <w:numId w:val="16"/>
      </w:numPr>
    </w:pPr>
  </w:style>
  <w:style w:type="paragraph" w:customStyle="1" w:styleId="listing">
    <w:name w:val="listing"/>
    <w:basedOn w:val="listssp"/>
    <w:rsid w:val="007243AD"/>
    <w:rPr>
      <w:rFonts w:ascii="Courier New" w:hAnsi="Courier New" w:cs="Courier New"/>
      <w:sz w:val="20"/>
      <w:szCs w:val="20"/>
    </w:rPr>
  </w:style>
  <w:style w:type="paragraph" w:customStyle="1" w:styleId="textright">
    <w:name w:val="text:right"/>
    <w:basedOn w:val="Normal"/>
    <w:next w:val="Normal"/>
    <w:rsid w:val="007243AD"/>
    <w:pPr>
      <w:spacing w:before="0"/>
      <w:jc w:val="right"/>
    </w:pPr>
  </w:style>
  <w:style w:type="paragraph" w:customStyle="1" w:styleId="listrom">
    <w:name w:val="list:rom"/>
    <w:basedOn w:val="listalpha"/>
    <w:rsid w:val="007243AD"/>
    <w:pPr>
      <w:numPr>
        <w:numId w:val="17"/>
      </w:numPr>
      <w:tabs>
        <w:tab w:val="left" w:pos="432"/>
        <w:tab w:val="left" w:pos="720"/>
      </w:tabs>
    </w:pPr>
  </w:style>
  <w:style w:type="paragraph" w:customStyle="1" w:styleId="captiontable">
    <w:name w:val="caption:table"/>
    <w:basedOn w:val="captionfigure"/>
    <w:next w:val="tabletext0"/>
    <w:rsid w:val="007243AD"/>
  </w:style>
  <w:style w:type="paragraph" w:customStyle="1" w:styleId="TOCHeader">
    <w:name w:val="TOC_Header"/>
    <w:basedOn w:val="TOC1"/>
    <w:rsid w:val="007243AD"/>
    <w:pPr>
      <w:jc w:val="center"/>
    </w:pPr>
    <w:rPr>
      <w:rFonts w:eastAsia="MS Gothic"/>
      <w:b w:val="0"/>
      <w:bCs/>
      <w:szCs w:val="20"/>
    </w:rPr>
  </w:style>
  <w:style w:type="paragraph" w:customStyle="1" w:styleId="text2col">
    <w:name w:val="text:2col"/>
    <w:basedOn w:val="Normal"/>
    <w:next w:val="Normal"/>
    <w:rsid w:val="007243AD"/>
    <w:pPr>
      <w:spacing w:before="0"/>
      <w:ind w:left="2880" w:hanging="2880"/>
    </w:pPr>
  </w:style>
  <w:style w:type="paragraph" w:customStyle="1" w:styleId="NotebookReference">
    <w:name w:val="Notebook Reference"/>
    <w:rsid w:val="007243AD"/>
    <w:pPr>
      <w:spacing w:after="0" w:line="240" w:lineRule="auto"/>
    </w:pPr>
    <w:rPr>
      <w:rFonts w:ascii="Arial" w:hAnsi="Arial" w:cs="Arial"/>
      <w:vanish/>
      <w:color w:val="008000"/>
      <w:sz w:val="20"/>
      <w:szCs w:val="20"/>
      <w:lang w:val="en-GB"/>
    </w:rPr>
  </w:style>
  <w:style w:type="paragraph" w:customStyle="1" w:styleId="lhNonTOC12">
    <w:name w:val="lh:NonTOC12"/>
    <w:basedOn w:val="Normal"/>
    <w:next w:val="Normal"/>
    <w:rsid w:val="007243AD"/>
    <w:pPr>
      <w:keepNext/>
      <w:spacing w:before="0"/>
    </w:pPr>
    <w:rPr>
      <w:rFonts w:ascii="Arial" w:hAnsi="Arial" w:cs="Arial"/>
      <w:b/>
      <w:bCs/>
    </w:rPr>
  </w:style>
  <w:style w:type="paragraph" w:customStyle="1" w:styleId="NoNumHead3">
    <w:name w:val="NoNum:Head3"/>
    <w:basedOn w:val="NoNumHead2"/>
    <w:next w:val="Normal"/>
    <w:rsid w:val="007243AD"/>
    <w:rPr>
      <w:sz w:val="24"/>
      <w:szCs w:val="24"/>
    </w:rPr>
  </w:style>
  <w:style w:type="paragraph" w:customStyle="1" w:styleId="tableref">
    <w:name w:val="table:ref"/>
    <w:basedOn w:val="Normal"/>
    <w:rsid w:val="007243AD"/>
    <w:pPr>
      <w:tabs>
        <w:tab w:val="left" w:pos="360"/>
      </w:tabs>
      <w:spacing w:before="0"/>
      <w:ind w:left="360" w:hanging="360"/>
    </w:pPr>
    <w:rPr>
      <w:rFonts w:ascii="Arial Narrow" w:hAnsi="Arial Narrow" w:cs="Arial Narrow"/>
      <w:sz w:val="20"/>
      <w:szCs w:val="20"/>
    </w:rPr>
  </w:style>
  <w:style w:type="paragraph" w:customStyle="1" w:styleId="NoNumHead4">
    <w:name w:val="NoNum:Head4"/>
    <w:basedOn w:val="NoNumHead3"/>
    <w:next w:val="Normal"/>
    <w:rsid w:val="007243AD"/>
    <w:rPr>
      <w:sz w:val="22"/>
      <w:szCs w:val="22"/>
    </w:rPr>
  </w:style>
  <w:style w:type="paragraph" w:customStyle="1" w:styleId="listssp">
    <w:name w:val="list:ssp"/>
    <w:basedOn w:val="Normal"/>
    <w:rsid w:val="007243AD"/>
    <w:pPr>
      <w:spacing w:before="0"/>
    </w:pPr>
  </w:style>
  <w:style w:type="paragraph" w:customStyle="1" w:styleId="listalpha">
    <w:name w:val="list:alpha"/>
    <w:basedOn w:val="Normal"/>
    <w:rsid w:val="007243AD"/>
    <w:pPr>
      <w:numPr>
        <w:numId w:val="18"/>
      </w:numPr>
      <w:tabs>
        <w:tab w:val="left" w:pos="432"/>
      </w:tabs>
      <w:spacing w:before="0" w:after="120"/>
    </w:pPr>
  </w:style>
  <w:style w:type="paragraph" w:customStyle="1" w:styleId="textcentred">
    <w:name w:val="text:centred"/>
    <w:basedOn w:val="Normal"/>
    <w:next w:val="Normal"/>
    <w:rsid w:val="007243AD"/>
    <w:pPr>
      <w:spacing w:before="0"/>
      <w:jc w:val="center"/>
    </w:pPr>
  </w:style>
  <w:style w:type="paragraph" w:customStyle="1" w:styleId="listindentbull">
    <w:name w:val="list:indent bull"/>
    <w:rsid w:val="007243AD"/>
    <w:pPr>
      <w:numPr>
        <w:numId w:val="19"/>
      </w:numPr>
      <w:tabs>
        <w:tab w:val="left" w:pos="864"/>
      </w:tabs>
      <w:spacing w:after="120" w:line="240" w:lineRule="auto"/>
    </w:pPr>
    <w:rPr>
      <w:rFonts w:ascii="Times New Roman" w:hAnsi="Times New Roman" w:cs="Times New Roman"/>
      <w:sz w:val="24"/>
      <w:szCs w:val="24"/>
      <w:lang w:val="en-GB"/>
    </w:rPr>
  </w:style>
  <w:style w:type="paragraph" w:customStyle="1" w:styleId="centheadauto">
    <w:name w:val="cent head auto"/>
    <w:basedOn w:val="centhead"/>
    <w:rsid w:val="007243AD"/>
    <w:rPr>
      <w:rFonts w:cs="Times New Roman"/>
      <w:bCs w:val="0"/>
      <w:szCs w:val="20"/>
    </w:rPr>
  </w:style>
  <w:style w:type="paragraph" w:customStyle="1" w:styleId="C-BodyText">
    <w:name w:val="C-Body Text"/>
    <w:link w:val="C-BodyTextChar"/>
    <w:qFormat/>
    <w:rsid w:val="007243AD"/>
    <w:pPr>
      <w:spacing w:before="120" w:after="120" w:line="280" w:lineRule="atLeast"/>
    </w:pPr>
    <w:rPr>
      <w:rFonts w:ascii="Times New Roman" w:hAnsi="Times New Roman" w:cs="Times New Roman"/>
      <w:sz w:val="24"/>
      <w:szCs w:val="20"/>
    </w:rPr>
  </w:style>
  <w:style w:type="character" w:customStyle="1" w:styleId="C-BodyTextChar">
    <w:name w:val="C-Body Text Char"/>
    <w:basedOn w:val="DefaultParagraphFont"/>
    <w:link w:val="C-BodyText"/>
    <w:rsid w:val="007243AD"/>
    <w:rPr>
      <w:rFonts w:ascii="Times New Roman" w:hAnsi="Times New Roman" w:cs="Times New Roman"/>
      <w:sz w:val="24"/>
      <w:szCs w:val="20"/>
    </w:rPr>
  </w:style>
  <w:style w:type="paragraph" w:customStyle="1" w:styleId="TableContent">
    <w:name w:val="Table Content"/>
    <w:basedOn w:val="Normal"/>
    <w:link w:val="TableContentChar"/>
    <w:uiPriority w:val="10"/>
    <w:qFormat/>
    <w:rsid w:val="007243AD"/>
    <w:pPr>
      <w:adjustRightInd w:val="0"/>
      <w:snapToGrid w:val="0"/>
      <w:spacing w:after="60"/>
      <w:jc w:val="center"/>
    </w:pPr>
    <w:rPr>
      <w:rFonts w:cstheme="minorBidi"/>
      <w:kern w:val="2"/>
      <w:sz w:val="20"/>
      <w:szCs w:val="20"/>
      <w:lang w:eastAsia="zh-CN"/>
    </w:rPr>
  </w:style>
  <w:style w:type="character" w:customStyle="1" w:styleId="TableContentChar">
    <w:name w:val="Table Content Char"/>
    <w:basedOn w:val="DefaultParagraphFont"/>
    <w:link w:val="TableContent"/>
    <w:uiPriority w:val="10"/>
    <w:rsid w:val="007243AD"/>
    <w:rPr>
      <w:rFonts w:ascii="Times New Roman" w:eastAsia="Times New Roman" w:hAnsi="Times New Roman"/>
      <w:kern w:val="2"/>
      <w:sz w:val="20"/>
      <w:szCs w:val="20"/>
      <w:lang w:eastAsia="zh-CN"/>
    </w:rPr>
  </w:style>
  <w:style w:type="character" w:customStyle="1" w:styleId="CaptionChar">
    <w:name w:val="Caption Char"/>
    <w:link w:val="Caption"/>
    <w:rsid w:val="007243AD"/>
    <w:rPr>
      <w:rFonts w:ascii="Times New Roman" w:eastAsia="Times New Roman" w:hAnsi="Times New Roman" w:cs="Times New Roman"/>
      <w:b/>
      <w:bCs/>
      <w:sz w:val="20"/>
      <w:szCs w:val="20"/>
    </w:rPr>
  </w:style>
  <w:style w:type="paragraph" w:customStyle="1" w:styleId="C-Footnote">
    <w:name w:val="C-Footnote"/>
    <w:basedOn w:val="Normal"/>
    <w:qFormat/>
    <w:rsid w:val="007243AD"/>
    <w:pPr>
      <w:tabs>
        <w:tab w:val="left" w:pos="144"/>
      </w:tabs>
      <w:spacing w:before="0"/>
    </w:pPr>
    <w:rPr>
      <w:rFonts w:cs="Arial"/>
      <w:sz w:val="20"/>
      <w:szCs w:val="20"/>
    </w:rPr>
  </w:style>
  <w:style w:type="paragraph" w:customStyle="1" w:styleId="BMSTableHeader">
    <w:name w:val="BMS Table Header"/>
    <w:basedOn w:val="BMSTableText"/>
    <w:link w:val="BMSTableHeaderChar"/>
    <w:rsid w:val="007243AD"/>
    <w:rPr>
      <w:b/>
    </w:rPr>
  </w:style>
  <w:style w:type="paragraph" w:customStyle="1" w:styleId="BMSTableText">
    <w:name w:val="BMS Table Text"/>
    <w:link w:val="BMSTableTextChar"/>
    <w:rsid w:val="007243AD"/>
    <w:pPr>
      <w:tabs>
        <w:tab w:val="left" w:pos="360"/>
      </w:tabs>
      <w:spacing w:before="60" w:after="60" w:line="240" w:lineRule="auto"/>
      <w:jc w:val="center"/>
    </w:pPr>
    <w:rPr>
      <w:rFonts w:ascii="Times New Roman" w:hAnsi="Times New Roman" w:cs="Times New Roman"/>
      <w:sz w:val="20"/>
      <w:szCs w:val="20"/>
    </w:rPr>
  </w:style>
  <w:style w:type="character" w:customStyle="1" w:styleId="BMSTableTextChar">
    <w:name w:val="BMS Table Text Char"/>
    <w:link w:val="BMSTableText"/>
    <w:rsid w:val="007243AD"/>
    <w:rPr>
      <w:rFonts w:ascii="Times New Roman" w:hAnsi="Times New Roman" w:cs="Times New Roman"/>
      <w:sz w:val="20"/>
      <w:szCs w:val="20"/>
    </w:rPr>
  </w:style>
  <w:style w:type="character" w:customStyle="1" w:styleId="BMSTableHeaderChar">
    <w:name w:val="BMS Table Header Char"/>
    <w:link w:val="BMSTableHeader"/>
    <w:rsid w:val="007243AD"/>
    <w:rPr>
      <w:rFonts w:ascii="Times New Roman" w:hAnsi="Times New Roman" w:cs="Times New Roman"/>
      <w:b/>
      <w:sz w:val="20"/>
      <w:szCs w:val="20"/>
    </w:rPr>
  </w:style>
  <w:style w:type="paragraph" w:customStyle="1" w:styleId="WXBodyText">
    <w:name w:val="WX Body Text"/>
    <w:link w:val="WXBodyTextChar"/>
    <w:qFormat/>
    <w:rsid w:val="007243AD"/>
    <w:pPr>
      <w:snapToGrid w:val="0"/>
      <w:spacing w:before="120" w:after="120" w:line="259" w:lineRule="auto"/>
      <w:ind w:left="720"/>
      <w:jc w:val="both"/>
    </w:pPr>
    <w:rPr>
      <w:rFonts w:ascii="Times New Roman" w:eastAsia="SimSun" w:hAnsi="Times New Roman" w:cs="Arial"/>
      <w:bCs/>
      <w:kern w:val="32"/>
      <w:sz w:val="24"/>
      <w:szCs w:val="24"/>
      <w:lang w:eastAsia="zh-CN"/>
    </w:rPr>
  </w:style>
  <w:style w:type="character" w:customStyle="1" w:styleId="WXBodyTextChar">
    <w:name w:val="WX Body Text Char"/>
    <w:link w:val="WXBodyText"/>
    <w:qFormat/>
    <w:rsid w:val="007243AD"/>
    <w:rPr>
      <w:rFonts w:ascii="Times New Roman" w:eastAsia="SimSun" w:hAnsi="Times New Roman" w:cs="Arial"/>
      <w:bCs/>
      <w:kern w:val="32"/>
      <w:sz w:val="24"/>
      <w:szCs w:val="24"/>
      <w:lang w:eastAsia="zh-CN"/>
    </w:rPr>
  </w:style>
  <w:style w:type="paragraph" w:customStyle="1" w:styleId="iTableFooter">
    <w:name w:val="iTable Footer"/>
    <w:rsid w:val="007243AD"/>
    <w:pPr>
      <w:keepNext/>
      <w:spacing w:before="40" w:after="40" w:line="240" w:lineRule="auto"/>
      <w:ind w:left="1418" w:hanging="1418"/>
      <w:jc w:val="both"/>
    </w:pPr>
    <w:rPr>
      <w:rFonts w:ascii="Times New Roman" w:hAnsi="Times New Roman" w:cs="Times New Roman"/>
      <w:sz w:val="20"/>
      <w:szCs w:val="20"/>
      <w:lang w:val="en-GB"/>
    </w:rPr>
  </w:style>
  <w:style w:type="paragraph" w:customStyle="1" w:styleId="1">
    <w:name w:val="1级"/>
    <w:basedOn w:val="Normal"/>
    <w:qFormat/>
    <w:rsid w:val="007243AD"/>
    <w:pPr>
      <w:numPr>
        <w:numId w:val="20"/>
      </w:numPr>
      <w:snapToGrid w:val="0"/>
      <w:spacing w:before="0" w:line="360" w:lineRule="auto"/>
    </w:pPr>
    <w:rPr>
      <w:rFonts w:ascii="Arial" w:eastAsia="SimSun" w:hAnsi="SimSun"/>
      <w:b/>
      <w:kern w:val="2"/>
      <w:szCs w:val="22"/>
    </w:rPr>
  </w:style>
  <w:style w:type="paragraph" w:customStyle="1" w:styleId="2">
    <w:name w:val="2级"/>
    <w:basedOn w:val="Normal"/>
    <w:qFormat/>
    <w:rsid w:val="007243AD"/>
    <w:pPr>
      <w:numPr>
        <w:ilvl w:val="1"/>
        <w:numId w:val="20"/>
      </w:numPr>
      <w:tabs>
        <w:tab w:val="num" w:pos="0"/>
      </w:tabs>
      <w:snapToGrid w:val="0"/>
      <w:spacing w:before="0" w:line="360" w:lineRule="auto"/>
      <w:ind w:left="0" w:firstLine="0"/>
    </w:pPr>
    <w:rPr>
      <w:rFonts w:eastAsia="SimSun"/>
      <w:b/>
      <w:kern w:val="2"/>
      <w:szCs w:val="22"/>
    </w:rPr>
  </w:style>
  <w:style w:type="paragraph" w:customStyle="1" w:styleId="3">
    <w:name w:val="3级"/>
    <w:basedOn w:val="2"/>
    <w:qFormat/>
    <w:rsid w:val="007243AD"/>
    <w:pPr>
      <w:numPr>
        <w:ilvl w:val="2"/>
      </w:numPr>
    </w:pPr>
  </w:style>
  <w:style w:type="paragraph" w:customStyle="1" w:styleId="4">
    <w:name w:val="4级"/>
    <w:basedOn w:val="3"/>
    <w:qFormat/>
    <w:rsid w:val="007243AD"/>
    <w:pPr>
      <w:numPr>
        <w:ilvl w:val="3"/>
      </w:numPr>
    </w:pPr>
  </w:style>
  <w:style w:type="paragraph" w:customStyle="1" w:styleId="iParagraphSynopsis">
    <w:name w:val="iParagraph Synopsis"/>
    <w:rsid w:val="007243AD"/>
    <w:pPr>
      <w:spacing w:before="40" w:after="40" w:line="240" w:lineRule="auto"/>
      <w:jc w:val="both"/>
    </w:pPr>
    <w:rPr>
      <w:rFonts w:ascii="Times New Roman" w:eastAsia="Times New Roman" w:hAnsi="Times New Roman" w:cs="Times New Roman"/>
      <w:sz w:val="20"/>
      <w:szCs w:val="20"/>
      <w:lang w:val="en-GB"/>
    </w:rPr>
  </w:style>
  <w:style w:type="paragraph" w:customStyle="1" w:styleId="iTableHeader">
    <w:name w:val="iTable Header"/>
    <w:rsid w:val="007243AD"/>
    <w:pPr>
      <w:keepNext/>
      <w:spacing w:before="60" w:after="60" w:line="240" w:lineRule="auto"/>
      <w:jc w:val="center"/>
    </w:pPr>
    <w:rPr>
      <w:rFonts w:ascii="Times New Roman" w:eastAsia="Times New Roman" w:hAnsi="Times New Roman" w:cs="Times New Roman"/>
      <w:b/>
      <w:sz w:val="20"/>
      <w:szCs w:val="20"/>
      <w:lang w:val="en-GB"/>
    </w:rPr>
  </w:style>
  <w:style w:type="paragraph" w:customStyle="1" w:styleId="iTableRow">
    <w:name w:val="iTable Row"/>
    <w:rsid w:val="007243AD"/>
    <w:pPr>
      <w:keepNext/>
      <w:spacing w:before="60" w:after="60" w:line="240" w:lineRule="auto"/>
      <w:jc w:val="center"/>
    </w:pPr>
    <w:rPr>
      <w:rFonts w:ascii="Times New Roman" w:eastAsia="Times New Roman" w:hAnsi="Times New Roman" w:cs="Times New Roman"/>
      <w:sz w:val="20"/>
      <w:szCs w:val="20"/>
      <w:lang w:val="en-GB"/>
    </w:rPr>
  </w:style>
  <w:style w:type="character" w:customStyle="1" w:styleId="st">
    <w:name w:val="st"/>
    <w:basedOn w:val="DefaultParagraphFont"/>
    <w:rsid w:val="007243AD"/>
  </w:style>
  <w:style w:type="paragraph" w:styleId="NormalWeb">
    <w:name w:val="Normal (Web)"/>
    <w:basedOn w:val="Normal"/>
    <w:uiPriority w:val="99"/>
    <w:rsid w:val="007243AD"/>
    <w:pPr>
      <w:spacing w:before="0"/>
    </w:pPr>
  </w:style>
  <w:style w:type="paragraph" w:customStyle="1" w:styleId="Appendix1">
    <w:name w:val="Appendix 1"/>
    <w:next w:val="Normal"/>
    <w:rsid w:val="007243AD"/>
    <w:pPr>
      <w:keepNext/>
      <w:numPr>
        <w:numId w:val="21"/>
      </w:numPr>
      <w:spacing w:after="240" w:line="240" w:lineRule="auto"/>
    </w:pPr>
    <w:rPr>
      <w:rFonts w:ascii="Times New Roman Bold" w:eastAsia="Times New Roman" w:hAnsi="Times New Roman Bold" w:cs="Times New Roman"/>
      <w:b/>
      <w:sz w:val="24"/>
      <w:szCs w:val="24"/>
    </w:rPr>
  </w:style>
  <w:style w:type="paragraph" w:customStyle="1" w:styleId="Appendix2">
    <w:name w:val="Appendix 2"/>
    <w:next w:val="Normal"/>
    <w:rsid w:val="007243AD"/>
    <w:pPr>
      <w:keepNext/>
      <w:numPr>
        <w:ilvl w:val="1"/>
        <w:numId w:val="21"/>
      </w:numPr>
      <w:spacing w:after="240" w:line="240" w:lineRule="auto"/>
    </w:pPr>
    <w:rPr>
      <w:rFonts w:ascii="Times New Roman Bold" w:eastAsia="Times New Roman" w:hAnsi="Times New Roman Bold" w:cs="Arial"/>
      <w:b/>
      <w:sz w:val="24"/>
      <w:szCs w:val="24"/>
    </w:rPr>
  </w:style>
  <w:style w:type="paragraph" w:customStyle="1" w:styleId="Appendix3">
    <w:name w:val="Appendix 3"/>
    <w:next w:val="Normal"/>
    <w:rsid w:val="007243AD"/>
    <w:pPr>
      <w:keepNext/>
      <w:numPr>
        <w:ilvl w:val="2"/>
        <w:numId w:val="21"/>
      </w:numPr>
      <w:spacing w:after="240" w:line="240" w:lineRule="auto"/>
    </w:pPr>
    <w:rPr>
      <w:rFonts w:ascii="Times New Roman Bold" w:eastAsia="Times New Roman" w:hAnsi="Times New Roman Bold" w:cs="Arial"/>
      <w:b/>
      <w:bCs/>
      <w:sz w:val="24"/>
      <w:szCs w:val="24"/>
    </w:rPr>
  </w:style>
  <w:style w:type="paragraph" w:customStyle="1" w:styleId="iParagraph">
    <w:name w:val="iParagraph"/>
    <w:link w:val="iParagraphCharChar"/>
    <w:rsid w:val="007243AD"/>
    <w:pPr>
      <w:spacing w:before="120" w:after="120" w:line="320" w:lineRule="exact"/>
      <w:jc w:val="both"/>
    </w:pPr>
    <w:rPr>
      <w:rFonts w:ascii="Times New Roman" w:eastAsia="Times New Roman" w:hAnsi="Times New Roman" w:cs="Times New Roman"/>
      <w:sz w:val="24"/>
      <w:szCs w:val="20"/>
      <w:lang w:val="en-GB"/>
    </w:rPr>
  </w:style>
  <w:style w:type="character" w:customStyle="1" w:styleId="iParagraphCharChar">
    <w:name w:val="iParagraph Char Char"/>
    <w:link w:val="iParagraph"/>
    <w:rsid w:val="007243AD"/>
    <w:rPr>
      <w:rFonts w:ascii="Times New Roman" w:eastAsia="Times New Roman" w:hAnsi="Times New Roman" w:cs="Times New Roman"/>
      <w:sz w:val="24"/>
      <w:szCs w:val="20"/>
      <w:lang w:val="en-GB"/>
    </w:rPr>
  </w:style>
  <w:style w:type="table" w:customStyle="1" w:styleId="10">
    <w:name w:val="三线表1"/>
    <w:basedOn w:val="TableNormal"/>
    <w:uiPriority w:val="99"/>
    <w:qFormat/>
    <w:rsid w:val="007243AD"/>
    <w:pPr>
      <w:spacing w:after="0" w:line="240" w:lineRule="auto"/>
      <w:jc w:val="center"/>
    </w:pPr>
    <w:rPr>
      <w:rFonts w:ascii="Times New Roman" w:eastAsia="SimSun" w:hAnsi="Times New Roman" w:cs="Times New Roman"/>
      <w:sz w:val="20"/>
      <w:szCs w:val="20"/>
      <w:lang w:eastAsia="zh-CN"/>
    </w:rPr>
    <w:tblPr>
      <w:tblBorders>
        <w:top w:val="single" w:sz="4" w:space="0" w:color="auto"/>
        <w:bottom w:val="single" w:sz="4" w:space="0" w:color="auto"/>
      </w:tblBorders>
    </w:tblPr>
    <w:tcPr>
      <w:vAlign w:val="center"/>
    </w:tcPr>
    <w:tblStylePr w:type="firstRow">
      <w:pPr>
        <w:jc w:val="center"/>
      </w:pPr>
      <w:tblPr/>
      <w:tcPr>
        <w:tcBorders>
          <w:bottom w:val="single" w:sz="4" w:space="0" w:color="auto"/>
        </w:tcBorders>
      </w:tcPr>
    </w:tblStylePr>
  </w:style>
  <w:style w:type="paragraph" w:customStyle="1" w:styleId="Style2">
    <w:name w:val="Style2"/>
    <w:basedOn w:val="Normal"/>
    <w:qFormat/>
    <w:rsid w:val="007243AD"/>
    <w:pPr>
      <w:numPr>
        <w:numId w:val="22"/>
      </w:numPr>
      <w:spacing w:before="300" w:after="40" w:line="276" w:lineRule="auto"/>
      <w:contextualSpacing/>
      <w:jc w:val="both"/>
      <w:outlineLvl w:val="0"/>
    </w:pPr>
    <w:rPr>
      <w:rFonts w:cstheme="minorBidi"/>
      <w:b/>
      <w:sz w:val="28"/>
    </w:rPr>
  </w:style>
  <w:style w:type="paragraph" w:customStyle="1" w:styleId="EndNoteBibliography">
    <w:name w:val="EndNote Bibliography"/>
    <w:basedOn w:val="Normal"/>
    <w:link w:val="EndNoteBibliographyChar"/>
    <w:rsid w:val="007243AD"/>
    <w:pPr>
      <w:spacing w:before="0" w:after="200"/>
      <w:jc w:val="both"/>
    </w:pPr>
    <w:rPr>
      <w:noProof/>
      <w:szCs w:val="20"/>
    </w:rPr>
  </w:style>
  <w:style w:type="character" w:customStyle="1" w:styleId="EndNoteBibliographyChar">
    <w:name w:val="EndNote Bibliography Char"/>
    <w:basedOn w:val="DefaultParagraphFont"/>
    <w:link w:val="EndNoteBibliography"/>
    <w:rsid w:val="007243AD"/>
    <w:rPr>
      <w:rFonts w:ascii="Times New Roman" w:eastAsia="Times New Roman" w:hAnsi="Times New Roman" w:cs="Times New Roman"/>
      <w:noProof/>
      <w:sz w:val="24"/>
      <w:szCs w:val="20"/>
    </w:rPr>
  </w:style>
  <w:style w:type="character" w:customStyle="1" w:styleId="fontstyle01">
    <w:name w:val="fontstyle01"/>
    <w:basedOn w:val="DefaultParagraphFont"/>
    <w:rsid w:val="007243AD"/>
    <w:rPr>
      <w:rFonts w:ascii="TimesNewRomanPSMT" w:hAnsi="TimesNewRomanPSMT" w:cs="TimesNewRomanPSMT" w:hint="default"/>
      <w:b w:val="0"/>
      <w:bCs w:val="0"/>
      <w:i w:val="0"/>
      <w:iCs w:val="0"/>
      <w:color w:val="000000"/>
      <w:sz w:val="24"/>
      <w:szCs w:val="24"/>
    </w:rPr>
  </w:style>
  <w:style w:type="character" w:customStyle="1" w:styleId="ListParagraphChar">
    <w:name w:val="List Paragraph Char"/>
    <w:link w:val="ListParagraph"/>
    <w:rsid w:val="007243AD"/>
    <w:rPr>
      <w:rFonts w:eastAsiaTheme="minorHAnsi"/>
    </w:rPr>
  </w:style>
  <w:style w:type="character" w:customStyle="1" w:styleId="content-right8zs40">
    <w:name w:val="content-right_8zs40"/>
    <w:basedOn w:val="DefaultParagraphFont"/>
    <w:rsid w:val="007243AD"/>
  </w:style>
  <w:style w:type="table" w:customStyle="1" w:styleId="110">
    <w:name w:val="网格型110"/>
    <w:basedOn w:val="TableNormal"/>
    <w:next w:val="TableGrid"/>
    <w:rsid w:val="007243AD"/>
    <w:pPr>
      <w:spacing w:after="0" w:line="240" w:lineRule="auto"/>
    </w:pPr>
    <w:rPr>
      <w:rFonts w:ascii="Times New Roman" w:eastAsia="SimSun" w:hAnsi="Times New Roman" w:cs="Times New Roman"/>
      <w:sz w:val="20"/>
      <w:szCs w:val="20"/>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
    <w:name w:val="Table Paragraph"/>
    <w:basedOn w:val="Normal"/>
    <w:uiPriority w:val="1"/>
    <w:qFormat/>
    <w:rsid w:val="007243AD"/>
    <w:pPr>
      <w:widowControl w:val="0"/>
      <w:autoSpaceDE w:val="0"/>
      <w:autoSpaceDN w:val="0"/>
      <w:spacing w:before="0"/>
    </w:pPr>
    <w:rPr>
      <w:sz w:val="22"/>
      <w:szCs w:val="22"/>
    </w:rPr>
  </w:style>
  <w:style w:type="character" w:customStyle="1" w:styleId="TextChar">
    <w:name w:val="Text Char"/>
    <w:link w:val="Text"/>
    <w:locked/>
    <w:rsid w:val="007243AD"/>
    <w:rPr>
      <w:rFonts w:ascii="Times New Roman" w:eastAsia="Times New Roman" w:hAnsi="Times New Roman" w:cs="Times New Roman"/>
      <w:kern w:val="24"/>
      <w:sz w:val="24"/>
      <w:szCs w:val="24"/>
      <w:lang w:eastAsia="ja-JP"/>
    </w:rPr>
  </w:style>
  <w:style w:type="paragraph" w:customStyle="1" w:styleId="Text">
    <w:name w:val="Text"/>
    <w:basedOn w:val="Normal"/>
    <w:link w:val="TextChar"/>
    <w:rsid w:val="007243AD"/>
    <w:pPr>
      <w:spacing w:before="0" w:line="300" w:lineRule="auto"/>
    </w:pPr>
    <w:rPr>
      <w:kern w:val="24"/>
      <w:lang w:eastAsia="ja-JP"/>
    </w:rPr>
  </w:style>
  <w:style w:type="table" w:customStyle="1" w:styleId="15">
    <w:name w:val="网格型15"/>
    <w:basedOn w:val="TableNormal"/>
    <w:next w:val="TableGrid"/>
    <w:uiPriority w:val="39"/>
    <w:qFormat/>
    <w:rsid w:val="007243AD"/>
    <w:pPr>
      <w:spacing w:after="0" w:line="240" w:lineRule="auto"/>
    </w:pPr>
    <w:rPr>
      <w:rFonts w:ascii="Times New Roman" w:eastAsia="SimSu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tion1">
    <w:name w:val="Mention1"/>
    <w:basedOn w:val="DefaultParagraphFont"/>
    <w:uiPriority w:val="99"/>
    <w:unhideWhenUsed/>
    <w:rsid w:val="007243AD"/>
    <w:rPr>
      <w:color w:val="2B579A"/>
      <w:shd w:val="clear" w:color="auto" w:fill="E1DFDD"/>
    </w:rPr>
  </w:style>
  <w:style w:type="character" w:customStyle="1" w:styleId="UnresolvedMention1">
    <w:name w:val="Unresolved Mention1"/>
    <w:basedOn w:val="DefaultParagraphFont"/>
    <w:uiPriority w:val="99"/>
    <w:unhideWhenUsed/>
    <w:rsid w:val="007243AD"/>
    <w:rPr>
      <w:color w:val="605E5C"/>
      <w:shd w:val="clear" w:color="auto" w:fill="E1DFDD"/>
    </w:rPr>
  </w:style>
  <w:style w:type="paragraph" w:customStyle="1" w:styleId="ordinary-output">
    <w:name w:val="ordinary-output"/>
    <w:basedOn w:val="Normal"/>
    <w:rsid w:val="007243AD"/>
    <w:pPr>
      <w:spacing w:before="100" w:beforeAutospacing="1" w:after="100" w:afterAutospacing="1"/>
    </w:pPr>
    <w:rPr>
      <w:rFonts w:ascii="SimSun" w:eastAsia="SimSun" w:hAnsi="SimSun" w:cs="SimSun"/>
      <w:lang w:eastAsia="zh-CN"/>
    </w:rPr>
  </w:style>
  <w:style w:type="paragraph" w:customStyle="1" w:styleId="ReportHeader">
    <w:name w:val="Report Header"/>
    <w:basedOn w:val="Normal"/>
    <w:rsid w:val="007243AD"/>
    <w:pPr>
      <w:spacing w:line="480" w:lineRule="auto"/>
      <w:jc w:val="both"/>
    </w:pPr>
    <w:rPr>
      <w:rFonts w:eastAsia="SimSun"/>
      <w:b/>
      <w:u w:val="double"/>
    </w:rPr>
  </w:style>
  <w:style w:type="paragraph" w:customStyle="1" w:styleId="heading1text0">
    <w:name w:val="heading1text"/>
    <w:basedOn w:val="Normal"/>
    <w:rsid w:val="007243AD"/>
    <w:pPr>
      <w:spacing w:line="480" w:lineRule="atLeast"/>
      <w:ind w:left="576" w:right="-245"/>
      <w:jc w:val="both"/>
    </w:pPr>
    <w:rPr>
      <w:rFonts w:eastAsia="SimSun"/>
      <w:sz w:val="22"/>
    </w:rPr>
  </w:style>
  <w:style w:type="paragraph" w:customStyle="1" w:styleId="NDA-IND">
    <w:name w:val="NDA-IND"/>
    <w:basedOn w:val="Normal"/>
    <w:rsid w:val="007243AD"/>
    <w:pPr>
      <w:tabs>
        <w:tab w:val="left" w:pos="360"/>
        <w:tab w:val="left" w:pos="720"/>
        <w:tab w:val="right" w:pos="8640"/>
      </w:tabs>
      <w:spacing w:line="480" w:lineRule="atLeast"/>
      <w:jc w:val="both"/>
    </w:pPr>
    <w:rPr>
      <w:rFonts w:eastAsia="SimSun"/>
      <w:u w:val="single"/>
    </w:rPr>
  </w:style>
  <w:style w:type="character" w:customStyle="1" w:styleId="Citation">
    <w:name w:val="Citation"/>
    <w:rsid w:val="007243AD"/>
    <w:rPr>
      <w:rFonts w:ascii="Times New Roman" w:hAnsi="Times New Roman"/>
      <w:sz w:val="24"/>
      <w:vertAlign w:val="superscript"/>
    </w:rPr>
  </w:style>
  <w:style w:type="character" w:customStyle="1" w:styleId="UnresolvedMention2">
    <w:name w:val="Unresolved Mention2"/>
    <w:basedOn w:val="DefaultParagraphFont"/>
    <w:uiPriority w:val="99"/>
    <w:unhideWhenUsed/>
    <w:rsid w:val="007243AD"/>
    <w:rPr>
      <w:color w:val="605E5C"/>
      <w:shd w:val="clear" w:color="auto" w:fill="E1DFDD"/>
    </w:rPr>
  </w:style>
  <w:style w:type="character" w:customStyle="1" w:styleId="Mention2">
    <w:name w:val="Mention2"/>
    <w:basedOn w:val="DefaultParagraphFont"/>
    <w:uiPriority w:val="99"/>
    <w:unhideWhenUsed/>
    <w:rsid w:val="007243AD"/>
    <w:rPr>
      <w:color w:val="2B579A"/>
      <w:shd w:val="clear" w:color="auto" w:fill="E1DFDD"/>
    </w:rPr>
  </w:style>
  <w:style w:type="character" w:customStyle="1" w:styleId="ui-provider">
    <w:name w:val="ui-provider"/>
    <w:basedOn w:val="DefaultParagraphFont"/>
    <w:rsid w:val="007243AD"/>
  </w:style>
  <w:style w:type="character" w:customStyle="1" w:styleId="normaltextrun">
    <w:name w:val="normaltextrun"/>
    <w:basedOn w:val="DefaultParagraphFont"/>
    <w:rsid w:val="007243AD"/>
  </w:style>
  <w:style w:type="paragraph" w:customStyle="1" w:styleId="AllText">
    <w:name w:val="AllText"/>
    <w:rsid w:val="007243AD"/>
    <w:pPr>
      <w:spacing w:before="120" w:after="0" w:line="240" w:lineRule="auto"/>
      <w:jc w:val="both"/>
    </w:pPr>
    <w:rPr>
      <w:rFonts w:ascii="Times New Roman" w:eastAsia="Times New Roman" w:hAnsi="Times New Roman" w:cs="Times New Roman"/>
      <w:sz w:val="24"/>
      <w:szCs w:val="20"/>
    </w:rPr>
  </w:style>
  <w:style w:type="paragraph" w:customStyle="1" w:styleId="LandscapeHeader">
    <w:name w:val="Landscape Header"/>
    <w:rsid w:val="007243AD"/>
    <w:pPr>
      <w:tabs>
        <w:tab w:val="right" w:pos="72"/>
        <w:tab w:val="right" w:pos="14040"/>
      </w:tabs>
      <w:spacing w:after="0" w:line="240" w:lineRule="auto"/>
      <w:ind w:left="360" w:hanging="360"/>
    </w:pPr>
    <w:rPr>
      <w:rFonts w:ascii="Times New Roman" w:eastAsia="Times New Roman" w:hAnsi="Times New Roman" w:cs="Times New Roman"/>
      <w:sz w:val="24"/>
      <w:szCs w:val="20"/>
    </w:rPr>
  </w:style>
  <w:style w:type="paragraph" w:customStyle="1" w:styleId="CTTable">
    <w:name w:val="CT Table"/>
    <w:rsid w:val="007243AD"/>
    <w:pPr>
      <w:spacing w:after="0" w:line="200" w:lineRule="exact"/>
    </w:pPr>
    <w:rPr>
      <w:rFonts w:ascii="Times New Roman" w:eastAsia="Times New Roman" w:hAnsi="Times New Roman" w:cs="Times New Roman"/>
      <w:sz w:val="17"/>
      <w:szCs w:val="20"/>
    </w:rPr>
  </w:style>
  <w:style w:type="paragraph" w:customStyle="1" w:styleId="DataSourceRef">
    <w:name w:val="DataSource/Ref."/>
    <w:next w:val="Normal"/>
    <w:rsid w:val="007243AD"/>
    <w:pPr>
      <w:spacing w:after="0" w:line="240" w:lineRule="auto"/>
    </w:pPr>
    <w:rPr>
      <w:rFonts w:ascii="Times New Roman" w:eastAsia="Times New Roman" w:hAnsi="Times New Roman" w:cs="Times New Roman"/>
      <w:sz w:val="20"/>
      <w:szCs w:val="20"/>
    </w:rPr>
  </w:style>
  <w:style w:type="paragraph" w:customStyle="1" w:styleId="Heading1Cont">
    <w:name w:val="Heading 1 (Cont.)"/>
    <w:basedOn w:val="Heading1"/>
    <w:rsid w:val="007243AD"/>
    <w:pPr>
      <w:numPr>
        <w:numId w:val="0"/>
      </w:numPr>
      <w:tabs>
        <w:tab w:val="num" w:pos="480"/>
      </w:tabs>
      <w:ind w:left="480" w:hanging="480"/>
      <w:outlineLvl w:val="9"/>
    </w:pPr>
  </w:style>
  <w:style w:type="paragraph" w:customStyle="1" w:styleId="Heading2Cont">
    <w:name w:val="Heading 2 (Cont.)"/>
    <w:basedOn w:val="Heading2"/>
    <w:rsid w:val="007243AD"/>
    <w:pPr>
      <w:numPr>
        <w:ilvl w:val="0"/>
        <w:numId w:val="0"/>
      </w:numPr>
      <w:tabs>
        <w:tab w:val="left" w:pos="720"/>
      </w:tabs>
      <w:ind w:left="720" w:hanging="720"/>
      <w:outlineLvl w:val="9"/>
    </w:pPr>
  </w:style>
  <w:style w:type="paragraph" w:customStyle="1" w:styleId="LandscapeFooter">
    <w:name w:val="Landscape Footer"/>
    <w:rsid w:val="007243AD"/>
    <w:pPr>
      <w:tabs>
        <w:tab w:val="left" w:pos="7740"/>
      </w:tabs>
      <w:spacing w:after="0" w:line="240" w:lineRule="auto"/>
    </w:pPr>
    <w:rPr>
      <w:rFonts w:ascii="Times New Roman" w:eastAsia="Times New Roman" w:hAnsi="Times New Roman" w:cs="Times New Roman"/>
      <w:sz w:val="18"/>
      <w:szCs w:val="20"/>
    </w:rPr>
  </w:style>
  <w:style w:type="paragraph" w:customStyle="1" w:styleId="RefTable">
    <w:name w:val="Ref Table"/>
    <w:next w:val="AllText"/>
    <w:rsid w:val="007243AD"/>
    <w:pPr>
      <w:spacing w:after="0" w:line="240" w:lineRule="auto"/>
    </w:pPr>
    <w:rPr>
      <w:rFonts w:ascii="Times New Roman" w:eastAsia="Times New Roman" w:hAnsi="Times New Roman" w:cs="Times New Roman"/>
      <w:sz w:val="24"/>
      <w:szCs w:val="20"/>
    </w:rPr>
  </w:style>
  <w:style w:type="paragraph" w:customStyle="1" w:styleId="RefTableHeading">
    <w:name w:val="Ref Table Heading"/>
    <w:basedOn w:val="RefTable"/>
    <w:next w:val="RefTable"/>
    <w:rsid w:val="007243AD"/>
    <w:pPr>
      <w:jc w:val="center"/>
    </w:pPr>
  </w:style>
  <w:style w:type="paragraph" w:customStyle="1" w:styleId="TableHeading">
    <w:name w:val="Table Heading"/>
    <w:rsid w:val="007243AD"/>
    <w:pPr>
      <w:spacing w:after="0" w:line="240" w:lineRule="auto"/>
      <w:jc w:val="center"/>
    </w:pPr>
    <w:rPr>
      <w:rFonts w:ascii="Times New Roman" w:eastAsia="Times New Roman" w:hAnsi="Times New Roman" w:cs="Times New Roman"/>
      <w:sz w:val="24"/>
      <w:szCs w:val="20"/>
    </w:rPr>
  </w:style>
  <w:style w:type="character" w:customStyle="1" w:styleId="Citation1">
    <w:name w:val="Citation1"/>
    <w:rsid w:val="007243AD"/>
    <w:rPr>
      <w:vertAlign w:val="superscript"/>
    </w:rPr>
  </w:style>
  <w:style w:type="table" w:customStyle="1" w:styleId="TableGrid40">
    <w:name w:val="Table Grid4"/>
    <w:basedOn w:val="TableNormal"/>
    <w:next w:val="TableGrid"/>
    <w:rsid w:val="007243AD"/>
    <w:pPr>
      <w:spacing w:before="60" w:after="0" w:line="240" w:lineRule="auto"/>
    </w:pPr>
    <w:rPr>
      <w:rFonts w:ascii="Times New Roman" w:eastAsia="Times New Roman" w:hAnsi="Times New Roman" w:cs="Times New Roman"/>
      <w:bCs/>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
    <w:basedOn w:val="TableNormal"/>
    <w:next w:val="TableGrid"/>
    <w:rsid w:val="007243AD"/>
    <w:pPr>
      <w:spacing w:after="0" w:line="240" w:lineRule="auto"/>
    </w:pPr>
    <w:rPr>
      <w:rFonts w:ascii="Times New Roman" w:eastAsia="Times New Roman" w:hAnsi="Times New Roman" w:cs="Times New Roman"/>
      <w:sz w:val="24"/>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
    <w:name w:val="Table Grid3"/>
    <w:basedOn w:val="TableNormal"/>
    <w:next w:val="TableGrid"/>
    <w:rsid w:val="007243AD"/>
    <w:pPr>
      <w:spacing w:after="0" w:line="240" w:lineRule="auto"/>
    </w:pPr>
    <w:rPr>
      <w:rFonts w:ascii="Times New Roman" w:eastAsia="Times New Roman" w:hAnsi="Times New Roman" w:cs="Times New Roman"/>
      <w:sz w:val="24"/>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Letter4">
    <w:name w:val="List Letter 4"/>
    <w:qFormat/>
    <w:rsid w:val="007243AD"/>
    <w:pPr>
      <w:numPr>
        <w:numId w:val="23"/>
      </w:numPr>
      <w:spacing w:after="0" w:line="240" w:lineRule="auto"/>
    </w:pPr>
    <w:rPr>
      <w:rFonts w:ascii="Times New Roman" w:eastAsia="MS Gothic" w:hAnsi="Times New Roman" w:cs="Arial"/>
      <w:bCs/>
      <w:iCs/>
      <w:sz w:val="24"/>
      <w:szCs w:val="48"/>
    </w:rPr>
  </w:style>
  <w:style w:type="paragraph" w:customStyle="1" w:styleId="ParagraphBold">
    <w:name w:val="Paragraph Bold"/>
    <w:next w:val="Paragraph"/>
    <w:qFormat/>
    <w:rsid w:val="007243AD"/>
    <w:pPr>
      <w:spacing w:before="60" w:after="240" w:line="240" w:lineRule="auto"/>
    </w:pPr>
    <w:rPr>
      <w:rFonts w:ascii="Times New Roman" w:eastAsia="MS Gothic" w:hAnsi="Times New Roman" w:cs="Times New Roman"/>
      <w:b/>
      <w:sz w:val="24"/>
      <w:szCs w:val="24"/>
    </w:rPr>
  </w:style>
  <w:style w:type="paragraph" w:customStyle="1" w:styleId="TableCellCenter10pt">
    <w:name w:val="Table Cell Center 10 pt"/>
    <w:qFormat/>
    <w:rsid w:val="007243AD"/>
    <w:pPr>
      <w:keepLines/>
      <w:spacing w:after="0" w:line="240" w:lineRule="exact"/>
      <w:jc w:val="center"/>
    </w:pPr>
    <w:rPr>
      <w:rFonts w:ascii="Times New Roman" w:eastAsia="MS Gothic" w:hAnsi="Times New Roman" w:cs="Times New Roman"/>
      <w:sz w:val="20"/>
      <w:szCs w:val="24"/>
    </w:rPr>
  </w:style>
  <w:style w:type="paragraph" w:customStyle="1" w:styleId="TableCellLeft10pt">
    <w:name w:val="Table Cell Left 10 pt"/>
    <w:qFormat/>
    <w:rsid w:val="007243AD"/>
    <w:pPr>
      <w:keepLines/>
      <w:spacing w:after="0" w:line="240" w:lineRule="exact"/>
    </w:pPr>
    <w:rPr>
      <w:rFonts w:ascii="Times New Roman" w:eastAsia="MS Gothic" w:hAnsi="Times New Roman" w:cs="Times New Roman"/>
      <w:sz w:val="20"/>
      <w:szCs w:val="24"/>
    </w:rPr>
  </w:style>
  <w:style w:type="paragraph" w:customStyle="1" w:styleId="TableFootnoteLetter9pt">
    <w:name w:val="Table Footnote Letter 9 pt"/>
    <w:rsid w:val="007243AD"/>
    <w:pPr>
      <w:numPr>
        <w:numId w:val="24"/>
      </w:numPr>
      <w:spacing w:after="0" w:line="240" w:lineRule="auto"/>
    </w:pPr>
    <w:rPr>
      <w:rFonts w:ascii="Times New Roman" w:eastAsia="MS Gothic" w:hAnsi="Times New Roman" w:cs="Times New Roman"/>
      <w:sz w:val="18"/>
      <w:szCs w:val="24"/>
    </w:rPr>
  </w:style>
  <w:style w:type="character" w:customStyle="1" w:styleId="Instructionsnothidden">
    <w:name w:val="Instructions not hidden"/>
    <w:rsid w:val="007243AD"/>
    <w:rPr>
      <w:rFonts w:ascii="Verdana" w:hAnsi="Verdana"/>
      <w:color w:val="008000"/>
    </w:rPr>
  </w:style>
  <w:style w:type="paragraph" w:customStyle="1" w:styleId="ListHyphen">
    <w:name w:val="List Hyphen"/>
    <w:semiHidden/>
    <w:rsid w:val="007243AD"/>
    <w:pPr>
      <w:numPr>
        <w:numId w:val="27"/>
      </w:numPr>
      <w:spacing w:after="0" w:line="240" w:lineRule="auto"/>
    </w:pPr>
    <w:rPr>
      <w:rFonts w:ascii="Times New Roman" w:eastAsia="Times New Roman" w:hAnsi="Times New Roman" w:cs="Times New Roman"/>
      <w:sz w:val="24"/>
      <w:szCs w:val="20"/>
    </w:rPr>
  </w:style>
  <w:style w:type="numbering" w:styleId="1ai">
    <w:name w:val="Outline List 1"/>
    <w:basedOn w:val="NoList"/>
    <w:rsid w:val="007243AD"/>
    <w:pPr>
      <w:numPr>
        <w:numId w:val="25"/>
      </w:numPr>
    </w:pPr>
  </w:style>
  <w:style w:type="numbering" w:styleId="ArticleSection">
    <w:name w:val="Outline List 3"/>
    <w:basedOn w:val="NoList"/>
    <w:rsid w:val="007243AD"/>
    <w:pPr>
      <w:numPr>
        <w:numId w:val="26"/>
      </w:numPr>
    </w:pPr>
  </w:style>
  <w:style w:type="numbering" w:customStyle="1" w:styleId="ListLetter4b">
    <w:name w:val="List Letter 4b"/>
    <w:uiPriority w:val="99"/>
    <w:rsid w:val="007243AD"/>
    <w:pPr>
      <w:numPr>
        <w:numId w:val="34"/>
      </w:numPr>
    </w:pPr>
  </w:style>
  <w:style w:type="paragraph" w:customStyle="1" w:styleId="ListLetter5">
    <w:name w:val="List Letter 5"/>
    <w:qFormat/>
    <w:rsid w:val="007243AD"/>
    <w:pPr>
      <w:numPr>
        <w:numId w:val="35"/>
      </w:numPr>
      <w:tabs>
        <w:tab w:val="left" w:pos="1800"/>
      </w:tabs>
      <w:spacing w:before="60" w:after="0" w:line="240" w:lineRule="auto"/>
    </w:pPr>
    <w:rPr>
      <w:rFonts w:ascii="Times New Roman" w:eastAsia="Times New Roman" w:hAnsi="Times New Roman" w:cs="Times New Roman"/>
      <w:sz w:val="24"/>
      <w:szCs w:val="24"/>
    </w:rPr>
  </w:style>
  <w:style w:type="paragraph" w:customStyle="1" w:styleId="ListNumber4Roman">
    <w:name w:val="List Number 4 Roman"/>
    <w:qFormat/>
    <w:rsid w:val="007243AD"/>
    <w:pPr>
      <w:numPr>
        <w:numId w:val="36"/>
      </w:numPr>
      <w:spacing w:before="60" w:after="0" w:line="240" w:lineRule="auto"/>
    </w:pPr>
    <w:rPr>
      <w:rFonts w:ascii="Times New Roman" w:eastAsia="MS Gothic" w:hAnsi="Times New Roman" w:cs="Arial"/>
      <w:bCs/>
      <w:sz w:val="24"/>
      <w:szCs w:val="32"/>
    </w:rPr>
  </w:style>
  <w:style w:type="paragraph" w:customStyle="1" w:styleId="ListNumberRoman">
    <w:name w:val="List Number Roman"/>
    <w:qFormat/>
    <w:rsid w:val="007243AD"/>
    <w:pPr>
      <w:numPr>
        <w:numId w:val="28"/>
      </w:numPr>
      <w:spacing w:before="60" w:after="0" w:line="240" w:lineRule="auto"/>
    </w:pPr>
    <w:rPr>
      <w:rFonts w:ascii="Times New Roman" w:eastAsia="Times New Roman" w:hAnsi="Times New Roman" w:cs="Times New Roman"/>
      <w:sz w:val="24"/>
      <w:szCs w:val="24"/>
    </w:rPr>
  </w:style>
  <w:style w:type="paragraph" w:customStyle="1" w:styleId="ListNumber2Roman">
    <w:name w:val="List Number 2 Roman"/>
    <w:qFormat/>
    <w:rsid w:val="007243AD"/>
    <w:pPr>
      <w:numPr>
        <w:numId w:val="30"/>
      </w:numPr>
      <w:spacing w:before="60" w:after="0" w:line="240" w:lineRule="auto"/>
    </w:pPr>
    <w:rPr>
      <w:rFonts w:ascii="Times New Roman" w:eastAsia="Times New Roman" w:hAnsi="Times New Roman" w:cs="Times New Roman"/>
      <w:sz w:val="24"/>
      <w:szCs w:val="24"/>
    </w:rPr>
  </w:style>
  <w:style w:type="numbering" w:customStyle="1" w:styleId="Style1">
    <w:name w:val="Style1"/>
    <w:uiPriority w:val="99"/>
    <w:rsid w:val="007243AD"/>
    <w:pPr>
      <w:numPr>
        <w:numId w:val="29"/>
      </w:numPr>
    </w:pPr>
  </w:style>
  <w:style w:type="paragraph" w:customStyle="1" w:styleId="ListNumber3Roman">
    <w:name w:val="List Number 3 Roman"/>
    <w:qFormat/>
    <w:rsid w:val="007243AD"/>
    <w:pPr>
      <w:numPr>
        <w:numId w:val="31"/>
      </w:numPr>
      <w:spacing w:before="60" w:after="0" w:line="240" w:lineRule="auto"/>
    </w:pPr>
    <w:rPr>
      <w:rFonts w:ascii="Times New Roman" w:eastAsia="MS Gothic" w:hAnsi="Times New Roman" w:cs="Arial"/>
      <w:bCs/>
      <w:sz w:val="24"/>
      <w:szCs w:val="32"/>
    </w:rPr>
  </w:style>
  <w:style w:type="paragraph" w:customStyle="1" w:styleId="ListNumber5Roman">
    <w:name w:val="List Number 5 Roman"/>
    <w:qFormat/>
    <w:rsid w:val="007243AD"/>
    <w:pPr>
      <w:numPr>
        <w:numId w:val="37"/>
      </w:numPr>
      <w:spacing w:before="60" w:after="0" w:line="240" w:lineRule="auto"/>
    </w:pPr>
    <w:rPr>
      <w:rFonts w:ascii="Times New Roman" w:eastAsia="MS Gothic" w:hAnsi="Times New Roman" w:cs="Arial"/>
      <w:bCs/>
      <w:sz w:val="24"/>
      <w:szCs w:val="32"/>
    </w:rPr>
  </w:style>
  <w:style w:type="character" w:customStyle="1" w:styleId="SuggestedOptional">
    <w:name w:val="Suggested Optional"/>
    <w:qFormat/>
    <w:rsid w:val="007243AD"/>
    <w:rPr>
      <w:vanish w:val="0"/>
      <w:color w:val="0000FF"/>
    </w:rPr>
  </w:style>
  <w:style w:type="paragraph" w:customStyle="1" w:styleId="ParagraphBoldItalic">
    <w:name w:val="Paragraph Bold Italic"/>
    <w:next w:val="Paragraph"/>
    <w:qFormat/>
    <w:rsid w:val="007243AD"/>
    <w:pPr>
      <w:widowControl w:val="0"/>
      <w:spacing w:before="60" w:after="240" w:line="240" w:lineRule="auto"/>
    </w:pPr>
    <w:rPr>
      <w:rFonts w:ascii="Times New Roman" w:eastAsia="MS Gothic" w:hAnsi="Times New Roman" w:cs="Times New Roman"/>
      <w:b/>
      <w:i/>
      <w:sz w:val="24"/>
      <w:szCs w:val="24"/>
    </w:rPr>
  </w:style>
  <w:style w:type="paragraph" w:customStyle="1" w:styleId="ParagraphBoldUnderline">
    <w:name w:val="Paragraph Bold Underline"/>
    <w:next w:val="Paragraph"/>
    <w:qFormat/>
    <w:rsid w:val="007243AD"/>
    <w:pPr>
      <w:spacing w:before="60" w:after="240" w:line="240" w:lineRule="auto"/>
    </w:pPr>
    <w:rPr>
      <w:rFonts w:ascii="Times New Roman" w:eastAsia="MS Gothic" w:hAnsi="Times New Roman" w:cs="Times New Roman"/>
      <w:b/>
      <w:sz w:val="24"/>
      <w:szCs w:val="24"/>
      <w:u w:val="single"/>
    </w:rPr>
  </w:style>
  <w:style w:type="paragraph" w:customStyle="1" w:styleId="TableCellDecimal10pt">
    <w:name w:val="Table Cell Decimal 10 pt"/>
    <w:qFormat/>
    <w:rsid w:val="007243AD"/>
    <w:pPr>
      <w:tabs>
        <w:tab w:val="decimal" w:pos="540"/>
      </w:tabs>
      <w:spacing w:after="0" w:line="240" w:lineRule="auto"/>
    </w:pPr>
    <w:rPr>
      <w:rFonts w:ascii="Times New Roman" w:eastAsia="MS Gothic" w:hAnsi="Times New Roman" w:cs="Times New Roman"/>
      <w:sz w:val="20"/>
      <w:szCs w:val="24"/>
    </w:rPr>
  </w:style>
  <w:style w:type="paragraph" w:customStyle="1" w:styleId="TableColHeadingCenter10pt">
    <w:name w:val="Table Col Heading Center 10 pt"/>
    <w:qFormat/>
    <w:rsid w:val="007243AD"/>
    <w:pPr>
      <w:keepNext/>
      <w:keepLines/>
      <w:spacing w:after="0" w:line="240" w:lineRule="auto"/>
      <w:jc w:val="center"/>
    </w:pPr>
    <w:rPr>
      <w:rFonts w:ascii="Times New Roman" w:eastAsia="MS Gothic" w:hAnsi="Times New Roman" w:cs="Times New Roman"/>
      <w:sz w:val="20"/>
      <w:szCs w:val="24"/>
    </w:rPr>
  </w:style>
  <w:style w:type="paragraph" w:customStyle="1" w:styleId="TableColHeadingLeft10pt">
    <w:name w:val="Table Col Heading Left 10 pt"/>
    <w:qFormat/>
    <w:rsid w:val="007243AD"/>
    <w:pPr>
      <w:keepNext/>
      <w:keepLines/>
      <w:spacing w:after="0" w:line="240" w:lineRule="exact"/>
    </w:pPr>
    <w:rPr>
      <w:rFonts w:ascii="Times New Roman" w:eastAsia="MS Gothic" w:hAnsi="Times New Roman" w:cs="Times New Roman"/>
      <w:sz w:val="20"/>
      <w:szCs w:val="24"/>
    </w:rPr>
  </w:style>
  <w:style w:type="paragraph" w:customStyle="1" w:styleId="TableColHeadingRight10pt">
    <w:name w:val="Table Col Heading Right 10 pt"/>
    <w:qFormat/>
    <w:rsid w:val="007243AD"/>
    <w:pPr>
      <w:keepNext/>
      <w:keepLines/>
      <w:spacing w:after="0" w:line="240" w:lineRule="auto"/>
      <w:jc w:val="right"/>
    </w:pPr>
    <w:rPr>
      <w:rFonts w:ascii="Times New Roman" w:eastAsia="MS Gothic" w:hAnsi="Times New Roman" w:cs="Times New Roman"/>
      <w:sz w:val="20"/>
      <w:szCs w:val="24"/>
    </w:rPr>
  </w:style>
  <w:style w:type="paragraph" w:customStyle="1" w:styleId="TableHeadingTextCenter10pt">
    <w:name w:val="Table Heading Text Center 10 pt"/>
    <w:rsid w:val="007243AD"/>
    <w:pPr>
      <w:spacing w:after="0" w:line="240" w:lineRule="auto"/>
      <w:jc w:val="center"/>
    </w:pPr>
    <w:rPr>
      <w:rFonts w:ascii="Times New Roman" w:eastAsia="MS Gothic" w:hAnsi="Times New Roman" w:cs="Times New Roman"/>
      <w:b/>
      <w:sz w:val="20"/>
      <w:szCs w:val="48"/>
    </w:rPr>
  </w:style>
  <w:style w:type="paragraph" w:customStyle="1" w:styleId="TableHeadingTextLeft10pt">
    <w:name w:val="Table Heading Text Left 10 pt"/>
    <w:qFormat/>
    <w:rsid w:val="007243AD"/>
    <w:pPr>
      <w:spacing w:after="0" w:line="240" w:lineRule="auto"/>
    </w:pPr>
    <w:rPr>
      <w:rFonts w:ascii="Times New Roman" w:eastAsia="MS Gothic" w:hAnsi="Times New Roman" w:cs="Times New Roman"/>
      <w:b/>
      <w:sz w:val="20"/>
      <w:szCs w:val="48"/>
    </w:rPr>
  </w:style>
  <w:style w:type="paragraph" w:customStyle="1" w:styleId="TableListBullet10pt">
    <w:name w:val="Table List Bullet 10 pt"/>
    <w:qFormat/>
    <w:rsid w:val="007243AD"/>
    <w:pPr>
      <w:numPr>
        <w:numId w:val="32"/>
      </w:numPr>
      <w:spacing w:after="0" w:line="240" w:lineRule="auto"/>
    </w:pPr>
    <w:rPr>
      <w:rFonts w:ascii="Times New Roman" w:eastAsia="MS Gothic" w:hAnsi="Times New Roman" w:cs="Times New Roman"/>
      <w:sz w:val="20"/>
      <w:szCs w:val="48"/>
    </w:rPr>
  </w:style>
  <w:style w:type="paragraph" w:customStyle="1" w:styleId="TableListNumber10pt">
    <w:name w:val="Table List Number 10 pt"/>
    <w:qFormat/>
    <w:rsid w:val="007243AD"/>
    <w:pPr>
      <w:numPr>
        <w:numId w:val="33"/>
      </w:numPr>
      <w:spacing w:after="0" w:line="240" w:lineRule="auto"/>
    </w:pPr>
    <w:rPr>
      <w:rFonts w:ascii="Times New Roman" w:eastAsia="MS Gothic" w:hAnsi="Times New Roman" w:cs="Times New Roman"/>
      <w:sz w:val="20"/>
      <w:szCs w:val="48"/>
    </w:rPr>
  </w:style>
  <w:style w:type="paragraph" w:customStyle="1" w:styleId="TableNote9pt">
    <w:name w:val="Table Note 9 pt"/>
    <w:next w:val="Paragraph"/>
    <w:qFormat/>
    <w:rsid w:val="007243AD"/>
    <w:pPr>
      <w:keepLines/>
      <w:widowControl w:val="0"/>
      <w:tabs>
        <w:tab w:val="left" w:pos="360"/>
      </w:tabs>
      <w:spacing w:before="20" w:after="20" w:line="240" w:lineRule="auto"/>
      <w:ind w:left="360" w:hanging="360"/>
    </w:pPr>
    <w:rPr>
      <w:rFonts w:ascii="Times New Roman" w:eastAsia="MS Gothic" w:hAnsi="Times New Roman" w:cs="Times New Roman"/>
      <w:sz w:val="18"/>
      <w:szCs w:val="48"/>
    </w:rPr>
  </w:style>
  <w:style w:type="character" w:customStyle="1" w:styleId="cf01">
    <w:name w:val="cf01"/>
    <w:basedOn w:val="DefaultParagraphFont"/>
    <w:rsid w:val="007243AD"/>
    <w:rPr>
      <w:rFonts w:ascii="Segoe UI" w:hAnsi="Segoe UI" w:cs="Segoe UI" w:hint="default"/>
      <w:sz w:val="18"/>
      <w:szCs w:val="18"/>
    </w:rPr>
  </w:style>
  <w:style w:type="numbering" w:customStyle="1" w:styleId="NoList2">
    <w:name w:val="No List2"/>
    <w:next w:val="NoList"/>
    <w:uiPriority w:val="99"/>
    <w:semiHidden/>
    <w:unhideWhenUsed/>
    <w:rsid w:val="007243AD"/>
  </w:style>
  <w:style w:type="numbering" w:customStyle="1" w:styleId="NoList3">
    <w:name w:val="No List3"/>
    <w:next w:val="NoList"/>
    <w:uiPriority w:val="99"/>
    <w:semiHidden/>
    <w:unhideWhenUsed/>
    <w:rsid w:val="007243AD"/>
  </w:style>
  <w:style w:type="numbering" w:customStyle="1" w:styleId="NoList4">
    <w:name w:val="No List4"/>
    <w:next w:val="NoList"/>
    <w:uiPriority w:val="99"/>
    <w:semiHidden/>
    <w:unhideWhenUsed/>
    <w:rsid w:val="007243AD"/>
  </w:style>
  <w:style w:type="numbering" w:customStyle="1" w:styleId="NoList5">
    <w:name w:val="No List5"/>
    <w:next w:val="NoList"/>
    <w:uiPriority w:val="99"/>
    <w:semiHidden/>
    <w:unhideWhenUsed/>
    <w:rsid w:val="007243AD"/>
  </w:style>
  <w:style w:type="table" w:styleId="PlainTable2">
    <w:name w:val="Plain Table 2"/>
    <w:basedOn w:val="TableNormal"/>
    <w:uiPriority w:val="42"/>
    <w:rsid w:val="007243AD"/>
    <w:pPr>
      <w:spacing w:after="0" w:line="240" w:lineRule="auto"/>
    </w:pPr>
    <w:rPr>
      <w:rFonts w:eastAsiaTheme="minorHAnsi"/>
      <w:kern w:val="2"/>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UnresolvedMention">
    <w:name w:val="Unresolved Mention"/>
    <w:basedOn w:val="DefaultParagraphFont"/>
    <w:uiPriority w:val="99"/>
    <w:semiHidden/>
    <w:unhideWhenUsed/>
    <w:rsid w:val="00B04D56"/>
    <w:rPr>
      <w:color w:val="605E5C"/>
      <w:shd w:val="clear" w:color="auto" w:fill="E1DFDD"/>
    </w:rPr>
  </w:style>
  <w:style w:type="paragraph" w:customStyle="1" w:styleId="TitleApp">
    <w:name w:val="Title App"/>
    <w:uiPriority w:val="99"/>
    <w:rsid w:val="002230A3"/>
    <w:pPr>
      <w:autoSpaceDE w:val="0"/>
      <w:autoSpaceDN w:val="0"/>
      <w:adjustRightInd w:val="0"/>
      <w:spacing w:after="0" w:line="240" w:lineRule="auto"/>
    </w:pPr>
    <w:rPr>
      <w:rFonts w:ascii="Times New Roman" w:hAnsi="Times New Roman" w:cs="Times New Roman"/>
      <w:sz w:val="24"/>
      <w:szCs w:val="24"/>
      <w14:ligatures w14:val="standardContextual"/>
    </w:rPr>
  </w:style>
  <w:style w:type="paragraph" w:customStyle="1" w:styleId="TitleAppNH">
    <w:name w:val="Title App NH"/>
    <w:uiPriority w:val="99"/>
    <w:rsid w:val="002230A3"/>
    <w:pPr>
      <w:autoSpaceDE w:val="0"/>
      <w:autoSpaceDN w:val="0"/>
      <w:adjustRightInd w:val="0"/>
      <w:spacing w:after="0" w:line="240" w:lineRule="auto"/>
    </w:pPr>
    <w:rPr>
      <w:rFonts w:ascii="Times New Roman" w:hAnsi="Times New Roman" w:cs="Times New Roman"/>
      <w:sz w:val="24"/>
      <w:szCs w:val="24"/>
      <w14:ligatures w14:val="standardContextual"/>
    </w:rPr>
  </w:style>
  <w:style w:type="character" w:customStyle="1" w:styleId="cellrepeat">
    <w:name w:val="cellrepeat"/>
    <w:uiPriority w:val="99"/>
    <w:rsid w:val="002230A3"/>
  </w:style>
  <w:style w:type="character" w:customStyle="1" w:styleId="TableofFiguresChar">
    <w:name w:val="Table of Figures Char"/>
    <w:basedOn w:val="DefaultParagraphFont"/>
    <w:link w:val="TableofFigures"/>
    <w:uiPriority w:val="99"/>
    <w:rsid w:val="00194004"/>
    <w:rPr>
      <w:rFonts w:ascii="Times New Roman" w:eastAsia="Times New Roman" w:hAnsi="Times New Roman" w:cs="Times New Roman"/>
      <w:noProof/>
      <w:sz w:val="24"/>
      <w:szCs w:val="24"/>
    </w:rPr>
  </w:style>
  <w:style w:type="paragraph" w:customStyle="1" w:styleId="msonormal0">
    <w:name w:val="msonormal"/>
    <w:basedOn w:val="Normal"/>
    <w:rsid w:val="00454500"/>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533064">
      <w:bodyDiv w:val="1"/>
      <w:marLeft w:val="0"/>
      <w:marRight w:val="0"/>
      <w:marTop w:val="0"/>
      <w:marBottom w:val="0"/>
      <w:divBdr>
        <w:top w:val="none" w:sz="0" w:space="0" w:color="auto"/>
        <w:left w:val="none" w:sz="0" w:space="0" w:color="auto"/>
        <w:bottom w:val="none" w:sz="0" w:space="0" w:color="auto"/>
        <w:right w:val="none" w:sz="0" w:space="0" w:color="auto"/>
      </w:divBdr>
    </w:div>
    <w:div w:id="203635142">
      <w:bodyDiv w:val="1"/>
      <w:marLeft w:val="0"/>
      <w:marRight w:val="0"/>
      <w:marTop w:val="0"/>
      <w:marBottom w:val="0"/>
      <w:divBdr>
        <w:top w:val="none" w:sz="0" w:space="0" w:color="auto"/>
        <w:left w:val="none" w:sz="0" w:space="0" w:color="auto"/>
        <w:bottom w:val="none" w:sz="0" w:space="0" w:color="auto"/>
        <w:right w:val="none" w:sz="0" w:space="0" w:color="auto"/>
      </w:divBdr>
    </w:div>
    <w:div w:id="284435410">
      <w:bodyDiv w:val="1"/>
      <w:marLeft w:val="0"/>
      <w:marRight w:val="0"/>
      <w:marTop w:val="0"/>
      <w:marBottom w:val="0"/>
      <w:divBdr>
        <w:top w:val="none" w:sz="0" w:space="0" w:color="auto"/>
        <w:left w:val="none" w:sz="0" w:space="0" w:color="auto"/>
        <w:bottom w:val="none" w:sz="0" w:space="0" w:color="auto"/>
        <w:right w:val="none" w:sz="0" w:space="0" w:color="auto"/>
      </w:divBdr>
    </w:div>
    <w:div w:id="328676884">
      <w:bodyDiv w:val="1"/>
      <w:marLeft w:val="0"/>
      <w:marRight w:val="0"/>
      <w:marTop w:val="0"/>
      <w:marBottom w:val="0"/>
      <w:divBdr>
        <w:top w:val="none" w:sz="0" w:space="0" w:color="auto"/>
        <w:left w:val="none" w:sz="0" w:space="0" w:color="auto"/>
        <w:bottom w:val="none" w:sz="0" w:space="0" w:color="auto"/>
        <w:right w:val="none" w:sz="0" w:space="0" w:color="auto"/>
      </w:divBdr>
    </w:div>
    <w:div w:id="331758392">
      <w:bodyDiv w:val="1"/>
      <w:marLeft w:val="0"/>
      <w:marRight w:val="0"/>
      <w:marTop w:val="0"/>
      <w:marBottom w:val="0"/>
      <w:divBdr>
        <w:top w:val="none" w:sz="0" w:space="0" w:color="auto"/>
        <w:left w:val="none" w:sz="0" w:space="0" w:color="auto"/>
        <w:bottom w:val="none" w:sz="0" w:space="0" w:color="auto"/>
        <w:right w:val="none" w:sz="0" w:space="0" w:color="auto"/>
      </w:divBdr>
    </w:div>
    <w:div w:id="431317701">
      <w:bodyDiv w:val="1"/>
      <w:marLeft w:val="0"/>
      <w:marRight w:val="0"/>
      <w:marTop w:val="0"/>
      <w:marBottom w:val="0"/>
      <w:divBdr>
        <w:top w:val="none" w:sz="0" w:space="0" w:color="auto"/>
        <w:left w:val="none" w:sz="0" w:space="0" w:color="auto"/>
        <w:bottom w:val="none" w:sz="0" w:space="0" w:color="auto"/>
        <w:right w:val="none" w:sz="0" w:space="0" w:color="auto"/>
      </w:divBdr>
    </w:div>
    <w:div w:id="463888788">
      <w:bodyDiv w:val="1"/>
      <w:marLeft w:val="0"/>
      <w:marRight w:val="0"/>
      <w:marTop w:val="0"/>
      <w:marBottom w:val="0"/>
      <w:divBdr>
        <w:top w:val="none" w:sz="0" w:space="0" w:color="auto"/>
        <w:left w:val="none" w:sz="0" w:space="0" w:color="auto"/>
        <w:bottom w:val="none" w:sz="0" w:space="0" w:color="auto"/>
        <w:right w:val="none" w:sz="0" w:space="0" w:color="auto"/>
      </w:divBdr>
    </w:div>
    <w:div w:id="519465128">
      <w:bodyDiv w:val="1"/>
      <w:marLeft w:val="0"/>
      <w:marRight w:val="0"/>
      <w:marTop w:val="0"/>
      <w:marBottom w:val="0"/>
      <w:divBdr>
        <w:top w:val="none" w:sz="0" w:space="0" w:color="auto"/>
        <w:left w:val="none" w:sz="0" w:space="0" w:color="auto"/>
        <w:bottom w:val="none" w:sz="0" w:space="0" w:color="auto"/>
        <w:right w:val="none" w:sz="0" w:space="0" w:color="auto"/>
      </w:divBdr>
    </w:div>
    <w:div w:id="541481504">
      <w:bodyDiv w:val="1"/>
      <w:marLeft w:val="0"/>
      <w:marRight w:val="0"/>
      <w:marTop w:val="0"/>
      <w:marBottom w:val="0"/>
      <w:divBdr>
        <w:top w:val="none" w:sz="0" w:space="0" w:color="auto"/>
        <w:left w:val="none" w:sz="0" w:space="0" w:color="auto"/>
        <w:bottom w:val="none" w:sz="0" w:space="0" w:color="auto"/>
        <w:right w:val="none" w:sz="0" w:space="0" w:color="auto"/>
      </w:divBdr>
    </w:div>
    <w:div w:id="602424873">
      <w:bodyDiv w:val="1"/>
      <w:marLeft w:val="0"/>
      <w:marRight w:val="0"/>
      <w:marTop w:val="0"/>
      <w:marBottom w:val="0"/>
      <w:divBdr>
        <w:top w:val="none" w:sz="0" w:space="0" w:color="auto"/>
        <w:left w:val="none" w:sz="0" w:space="0" w:color="auto"/>
        <w:bottom w:val="none" w:sz="0" w:space="0" w:color="auto"/>
        <w:right w:val="none" w:sz="0" w:space="0" w:color="auto"/>
      </w:divBdr>
    </w:div>
    <w:div w:id="707990200">
      <w:bodyDiv w:val="1"/>
      <w:marLeft w:val="0"/>
      <w:marRight w:val="0"/>
      <w:marTop w:val="0"/>
      <w:marBottom w:val="0"/>
      <w:divBdr>
        <w:top w:val="none" w:sz="0" w:space="0" w:color="auto"/>
        <w:left w:val="none" w:sz="0" w:space="0" w:color="auto"/>
        <w:bottom w:val="none" w:sz="0" w:space="0" w:color="auto"/>
        <w:right w:val="none" w:sz="0" w:space="0" w:color="auto"/>
      </w:divBdr>
    </w:div>
    <w:div w:id="742877675">
      <w:bodyDiv w:val="1"/>
      <w:marLeft w:val="0"/>
      <w:marRight w:val="0"/>
      <w:marTop w:val="0"/>
      <w:marBottom w:val="0"/>
      <w:divBdr>
        <w:top w:val="none" w:sz="0" w:space="0" w:color="auto"/>
        <w:left w:val="none" w:sz="0" w:space="0" w:color="auto"/>
        <w:bottom w:val="none" w:sz="0" w:space="0" w:color="auto"/>
        <w:right w:val="none" w:sz="0" w:space="0" w:color="auto"/>
      </w:divBdr>
    </w:div>
    <w:div w:id="763064846">
      <w:bodyDiv w:val="1"/>
      <w:marLeft w:val="0"/>
      <w:marRight w:val="0"/>
      <w:marTop w:val="0"/>
      <w:marBottom w:val="0"/>
      <w:divBdr>
        <w:top w:val="none" w:sz="0" w:space="0" w:color="auto"/>
        <w:left w:val="none" w:sz="0" w:space="0" w:color="auto"/>
        <w:bottom w:val="none" w:sz="0" w:space="0" w:color="auto"/>
        <w:right w:val="none" w:sz="0" w:space="0" w:color="auto"/>
      </w:divBdr>
    </w:div>
    <w:div w:id="793014759">
      <w:bodyDiv w:val="1"/>
      <w:marLeft w:val="0"/>
      <w:marRight w:val="0"/>
      <w:marTop w:val="0"/>
      <w:marBottom w:val="0"/>
      <w:divBdr>
        <w:top w:val="none" w:sz="0" w:space="0" w:color="auto"/>
        <w:left w:val="none" w:sz="0" w:space="0" w:color="auto"/>
        <w:bottom w:val="none" w:sz="0" w:space="0" w:color="auto"/>
        <w:right w:val="none" w:sz="0" w:space="0" w:color="auto"/>
      </w:divBdr>
    </w:div>
    <w:div w:id="911697021">
      <w:bodyDiv w:val="1"/>
      <w:marLeft w:val="0"/>
      <w:marRight w:val="0"/>
      <w:marTop w:val="0"/>
      <w:marBottom w:val="0"/>
      <w:divBdr>
        <w:top w:val="none" w:sz="0" w:space="0" w:color="auto"/>
        <w:left w:val="none" w:sz="0" w:space="0" w:color="auto"/>
        <w:bottom w:val="none" w:sz="0" w:space="0" w:color="auto"/>
        <w:right w:val="none" w:sz="0" w:space="0" w:color="auto"/>
      </w:divBdr>
      <w:divsChild>
        <w:div w:id="122967189">
          <w:marLeft w:val="446"/>
          <w:marRight w:val="0"/>
          <w:marTop w:val="0"/>
          <w:marBottom w:val="60"/>
          <w:divBdr>
            <w:top w:val="none" w:sz="0" w:space="0" w:color="auto"/>
            <w:left w:val="none" w:sz="0" w:space="0" w:color="auto"/>
            <w:bottom w:val="none" w:sz="0" w:space="0" w:color="auto"/>
            <w:right w:val="none" w:sz="0" w:space="0" w:color="auto"/>
          </w:divBdr>
        </w:div>
        <w:div w:id="630525396">
          <w:marLeft w:val="446"/>
          <w:marRight w:val="0"/>
          <w:marTop w:val="0"/>
          <w:marBottom w:val="60"/>
          <w:divBdr>
            <w:top w:val="none" w:sz="0" w:space="0" w:color="auto"/>
            <w:left w:val="none" w:sz="0" w:space="0" w:color="auto"/>
            <w:bottom w:val="none" w:sz="0" w:space="0" w:color="auto"/>
            <w:right w:val="none" w:sz="0" w:space="0" w:color="auto"/>
          </w:divBdr>
        </w:div>
        <w:div w:id="1941254065">
          <w:marLeft w:val="446"/>
          <w:marRight w:val="0"/>
          <w:marTop w:val="0"/>
          <w:marBottom w:val="60"/>
          <w:divBdr>
            <w:top w:val="none" w:sz="0" w:space="0" w:color="auto"/>
            <w:left w:val="none" w:sz="0" w:space="0" w:color="auto"/>
            <w:bottom w:val="none" w:sz="0" w:space="0" w:color="auto"/>
            <w:right w:val="none" w:sz="0" w:space="0" w:color="auto"/>
          </w:divBdr>
        </w:div>
      </w:divsChild>
    </w:div>
    <w:div w:id="929696368">
      <w:bodyDiv w:val="1"/>
      <w:marLeft w:val="0"/>
      <w:marRight w:val="0"/>
      <w:marTop w:val="0"/>
      <w:marBottom w:val="0"/>
      <w:divBdr>
        <w:top w:val="none" w:sz="0" w:space="0" w:color="auto"/>
        <w:left w:val="none" w:sz="0" w:space="0" w:color="auto"/>
        <w:bottom w:val="none" w:sz="0" w:space="0" w:color="auto"/>
        <w:right w:val="none" w:sz="0" w:space="0" w:color="auto"/>
      </w:divBdr>
    </w:div>
    <w:div w:id="1047145527">
      <w:bodyDiv w:val="1"/>
      <w:marLeft w:val="0"/>
      <w:marRight w:val="0"/>
      <w:marTop w:val="0"/>
      <w:marBottom w:val="0"/>
      <w:divBdr>
        <w:top w:val="none" w:sz="0" w:space="0" w:color="auto"/>
        <w:left w:val="none" w:sz="0" w:space="0" w:color="auto"/>
        <w:bottom w:val="none" w:sz="0" w:space="0" w:color="auto"/>
        <w:right w:val="none" w:sz="0" w:space="0" w:color="auto"/>
      </w:divBdr>
    </w:div>
    <w:div w:id="1061174987">
      <w:bodyDiv w:val="1"/>
      <w:marLeft w:val="0"/>
      <w:marRight w:val="0"/>
      <w:marTop w:val="0"/>
      <w:marBottom w:val="0"/>
      <w:divBdr>
        <w:top w:val="none" w:sz="0" w:space="0" w:color="auto"/>
        <w:left w:val="none" w:sz="0" w:space="0" w:color="auto"/>
        <w:bottom w:val="none" w:sz="0" w:space="0" w:color="auto"/>
        <w:right w:val="none" w:sz="0" w:space="0" w:color="auto"/>
      </w:divBdr>
    </w:div>
    <w:div w:id="1089617664">
      <w:bodyDiv w:val="1"/>
      <w:marLeft w:val="0"/>
      <w:marRight w:val="0"/>
      <w:marTop w:val="0"/>
      <w:marBottom w:val="0"/>
      <w:divBdr>
        <w:top w:val="none" w:sz="0" w:space="0" w:color="auto"/>
        <w:left w:val="none" w:sz="0" w:space="0" w:color="auto"/>
        <w:bottom w:val="none" w:sz="0" w:space="0" w:color="auto"/>
        <w:right w:val="none" w:sz="0" w:space="0" w:color="auto"/>
      </w:divBdr>
    </w:div>
    <w:div w:id="1191600721">
      <w:bodyDiv w:val="1"/>
      <w:marLeft w:val="0"/>
      <w:marRight w:val="0"/>
      <w:marTop w:val="0"/>
      <w:marBottom w:val="0"/>
      <w:divBdr>
        <w:top w:val="none" w:sz="0" w:space="0" w:color="auto"/>
        <w:left w:val="none" w:sz="0" w:space="0" w:color="auto"/>
        <w:bottom w:val="none" w:sz="0" w:space="0" w:color="auto"/>
        <w:right w:val="none" w:sz="0" w:space="0" w:color="auto"/>
      </w:divBdr>
    </w:div>
    <w:div w:id="1241132811">
      <w:bodyDiv w:val="1"/>
      <w:marLeft w:val="0"/>
      <w:marRight w:val="0"/>
      <w:marTop w:val="0"/>
      <w:marBottom w:val="0"/>
      <w:divBdr>
        <w:top w:val="none" w:sz="0" w:space="0" w:color="auto"/>
        <w:left w:val="none" w:sz="0" w:space="0" w:color="auto"/>
        <w:bottom w:val="none" w:sz="0" w:space="0" w:color="auto"/>
        <w:right w:val="none" w:sz="0" w:space="0" w:color="auto"/>
      </w:divBdr>
    </w:div>
    <w:div w:id="1302157152">
      <w:bodyDiv w:val="1"/>
      <w:marLeft w:val="0"/>
      <w:marRight w:val="0"/>
      <w:marTop w:val="0"/>
      <w:marBottom w:val="0"/>
      <w:divBdr>
        <w:top w:val="none" w:sz="0" w:space="0" w:color="auto"/>
        <w:left w:val="none" w:sz="0" w:space="0" w:color="auto"/>
        <w:bottom w:val="none" w:sz="0" w:space="0" w:color="auto"/>
        <w:right w:val="none" w:sz="0" w:space="0" w:color="auto"/>
      </w:divBdr>
    </w:div>
    <w:div w:id="1305544139">
      <w:bodyDiv w:val="1"/>
      <w:marLeft w:val="0"/>
      <w:marRight w:val="0"/>
      <w:marTop w:val="0"/>
      <w:marBottom w:val="0"/>
      <w:divBdr>
        <w:top w:val="none" w:sz="0" w:space="0" w:color="auto"/>
        <w:left w:val="none" w:sz="0" w:space="0" w:color="auto"/>
        <w:bottom w:val="none" w:sz="0" w:space="0" w:color="auto"/>
        <w:right w:val="none" w:sz="0" w:space="0" w:color="auto"/>
      </w:divBdr>
    </w:div>
    <w:div w:id="1383941011">
      <w:bodyDiv w:val="1"/>
      <w:marLeft w:val="0"/>
      <w:marRight w:val="0"/>
      <w:marTop w:val="0"/>
      <w:marBottom w:val="0"/>
      <w:divBdr>
        <w:top w:val="none" w:sz="0" w:space="0" w:color="auto"/>
        <w:left w:val="none" w:sz="0" w:space="0" w:color="auto"/>
        <w:bottom w:val="none" w:sz="0" w:space="0" w:color="auto"/>
        <w:right w:val="none" w:sz="0" w:space="0" w:color="auto"/>
      </w:divBdr>
    </w:div>
    <w:div w:id="1404134002">
      <w:bodyDiv w:val="1"/>
      <w:marLeft w:val="0"/>
      <w:marRight w:val="0"/>
      <w:marTop w:val="0"/>
      <w:marBottom w:val="0"/>
      <w:divBdr>
        <w:top w:val="none" w:sz="0" w:space="0" w:color="auto"/>
        <w:left w:val="none" w:sz="0" w:space="0" w:color="auto"/>
        <w:bottom w:val="none" w:sz="0" w:space="0" w:color="auto"/>
        <w:right w:val="none" w:sz="0" w:space="0" w:color="auto"/>
      </w:divBdr>
    </w:div>
    <w:div w:id="1418865368">
      <w:bodyDiv w:val="1"/>
      <w:marLeft w:val="0"/>
      <w:marRight w:val="0"/>
      <w:marTop w:val="0"/>
      <w:marBottom w:val="0"/>
      <w:divBdr>
        <w:top w:val="none" w:sz="0" w:space="0" w:color="auto"/>
        <w:left w:val="none" w:sz="0" w:space="0" w:color="auto"/>
        <w:bottom w:val="none" w:sz="0" w:space="0" w:color="auto"/>
        <w:right w:val="none" w:sz="0" w:space="0" w:color="auto"/>
      </w:divBdr>
    </w:div>
    <w:div w:id="1434857652">
      <w:bodyDiv w:val="1"/>
      <w:marLeft w:val="0"/>
      <w:marRight w:val="0"/>
      <w:marTop w:val="0"/>
      <w:marBottom w:val="0"/>
      <w:divBdr>
        <w:top w:val="none" w:sz="0" w:space="0" w:color="auto"/>
        <w:left w:val="none" w:sz="0" w:space="0" w:color="auto"/>
        <w:bottom w:val="none" w:sz="0" w:space="0" w:color="auto"/>
        <w:right w:val="none" w:sz="0" w:space="0" w:color="auto"/>
      </w:divBdr>
    </w:div>
    <w:div w:id="1526096339">
      <w:bodyDiv w:val="1"/>
      <w:marLeft w:val="0"/>
      <w:marRight w:val="0"/>
      <w:marTop w:val="0"/>
      <w:marBottom w:val="0"/>
      <w:divBdr>
        <w:top w:val="none" w:sz="0" w:space="0" w:color="auto"/>
        <w:left w:val="none" w:sz="0" w:space="0" w:color="auto"/>
        <w:bottom w:val="none" w:sz="0" w:space="0" w:color="auto"/>
        <w:right w:val="none" w:sz="0" w:space="0" w:color="auto"/>
      </w:divBdr>
    </w:div>
    <w:div w:id="1577351795">
      <w:bodyDiv w:val="1"/>
      <w:marLeft w:val="0"/>
      <w:marRight w:val="0"/>
      <w:marTop w:val="0"/>
      <w:marBottom w:val="0"/>
      <w:divBdr>
        <w:top w:val="none" w:sz="0" w:space="0" w:color="auto"/>
        <w:left w:val="none" w:sz="0" w:space="0" w:color="auto"/>
        <w:bottom w:val="none" w:sz="0" w:space="0" w:color="auto"/>
        <w:right w:val="none" w:sz="0" w:space="0" w:color="auto"/>
      </w:divBdr>
    </w:div>
    <w:div w:id="1642422218">
      <w:bodyDiv w:val="1"/>
      <w:marLeft w:val="0"/>
      <w:marRight w:val="0"/>
      <w:marTop w:val="0"/>
      <w:marBottom w:val="0"/>
      <w:divBdr>
        <w:top w:val="none" w:sz="0" w:space="0" w:color="auto"/>
        <w:left w:val="none" w:sz="0" w:space="0" w:color="auto"/>
        <w:bottom w:val="none" w:sz="0" w:space="0" w:color="auto"/>
        <w:right w:val="none" w:sz="0" w:space="0" w:color="auto"/>
      </w:divBdr>
    </w:div>
    <w:div w:id="1657027507">
      <w:bodyDiv w:val="1"/>
      <w:marLeft w:val="0"/>
      <w:marRight w:val="0"/>
      <w:marTop w:val="0"/>
      <w:marBottom w:val="0"/>
      <w:divBdr>
        <w:top w:val="none" w:sz="0" w:space="0" w:color="auto"/>
        <w:left w:val="none" w:sz="0" w:space="0" w:color="auto"/>
        <w:bottom w:val="none" w:sz="0" w:space="0" w:color="auto"/>
        <w:right w:val="none" w:sz="0" w:space="0" w:color="auto"/>
      </w:divBdr>
    </w:div>
    <w:div w:id="1744450627">
      <w:bodyDiv w:val="1"/>
      <w:marLeft w:val="0"/>
      <w:marRight w:val="0"/>
      <w:marTop w:val="0"/>
      <w:marBottom w:val="0"/>
      <w:divBdr>
        <w:top w:val="none" w:sz="0" w:space="0" w:color="auto"/>
        <w:left w:val="none" w:sz="0" w:space="0" w:color="auto"/>
        <w:bottom w:val="none" w:sz="0" w:space="0" w:color="auto"/>
        <w:right w:val="none" w:sz="0" w:space="0" w:color="auto"/>
      </w:divBdr>
    </w:div>
    <w:div w:id="1768455288">
      <w:bodyDiv w:val="1"/>
      <w:marLeft w:val="0"/>
      <w:marRight w:val="0"/>
      <w:marTop w:val="0"/>
      <w:marBottom w:val="0"/>
      <w:divBdr>
        <w:top w:val="none" w:sz="0" w:space="0" w:color="auto"/>
        <w:left w:val="none" w:sz="0" w:space="0" w:color="auto"/>
        <w:bottom w:val="none" w:sz="0" w:space="0" w:color="auto"/>
        <w:right w:val="none" w:sz="0" w:space="0" w:color="auto"/>
      </w:divBdr>
    </w:div>
    <w:div w:id="1778987634">
      <w:bodyDiv w:val="1"/>
      <w:marLeft w:val="0"/>
      <w:marRight w:val="0"/>
      <w:marTop w:val="0"/>
      <w:marBottom w:val="0"/>
      <w:divBdr>
        <w:top w:val="none" w:sz="0" w:space="0" w:color="auto"/>
        <w:left w:val="none" w:sz="0" w:space="0" w:color="auto"/>
        <w:bottom w:val="none" w:sz="0" w:space="0" w:color="auto"/>
        <w:right w:val="none" w:sz="0" w:space="0" w:color="auto"/>
      </w:divBdr>
    </w:div>
    <w:div w:id="1913849488">
      <w:bodyDiv w:val="1"/>
      <w:marLeft w:val="0"/>
      <w:marRight w:val="0"/>
      <w:marTop w:val="0"/>
      <w:marBottom w:val="0"/>
      <w:divBdr>
        <w:top w:val="none" w:sz="0" w:space="0" w:color="auto"/>
        <w:left w:val="none" w:sz="0" w:space="0" w:color="auto"/>
        <w:bottom w:val="none" w:sz="0" w:space="0" w:color="auto"/>
        <w:right w:val="none" w:sz="0" w:space="0" w:color="auto"/>
      </w:divBdr>
      <w:divsChild>
        <w:div w:id="2047097579">
          <w:marLeft w:val="1267"/>
          <w:marRight w:val="0"/>
          <w:marTop w:val="0"/>
          <w:marBottom w:val="0"/>
          <w:divBdr>
            <w:top w:val="none" w:sz="0" w:space="0" w:color="auto"/>
            <w:left w:val="none" w:sz="0" w:space="0" w:color="auto"/>
            <w:bottom w:val="none" w:sz="0" w:space="0" w:color="auto"/>
            <w:right w:val="none" w:sz="0" w:space="0" w:color="auto"/>
          </w:divBdr>
        </w:div>
      </w:divsChild>
    </w:div>
    <w:div w:id="1914851768">
      <w:bodyDiv w:val="1"/>
      <w:marLeft w:val="0"/>
      <w:marRight w:val="0"/>
      <w:marTop w:val="0"/>
      <w:marBottom w:val="0"/>
      <w:divBdr>
        <w:top w:val="none" w:sz="0" w:space="0" w:color="auto"/>
        <w:left w:val="none" w:sz="0" w:space="0" w:color="auto"/>
        <w:bottom w:val="none" w:sz="0" w:space="0" w:color="auto"/>
        <w:right w:val="none" w:sz="0" w:space="0" w:color="auto"/>
      </w:divBdr>
    </w:div>
    <w:div w:id="1915359212">
      <w:bodyDiv w:val="1"/>
      <w:marLeft w:val="0"/>
      <w:marRight w:val="0"/>
      <w:marTop w:val="0"/>
      <w:marBottom w:val="0"/>
      <w:divBdr>
        <w:top w:val="none" w:sz="0" w:space="0" w:color="auto"/>
        <w:left w:val="none" w:sz="0" w:space="0" w:color="auto"/>
        <w:bottom w:val="none" w:sz="0" w:space="0" w:color="auto"/>
        <w:right w:val="none" w:sz="0" w:space="0" w:color="auto"/>
      </w:divBdr>
    </w:div>
    <w:div w:id="1971592201">
      <w:bodyDiv w:val="1"/>
      <w:marLeft w:val="0"/>
      <w:marRight w:val="0"/>
      <w:marTop w:val="0"/>
      <w:marBottom w:val="0"/>
      <w:divBdr>
        <w:top w:val="none" w:sz="0" w:space="0" w:color="auto"/>
        <w:left w:val="none" w:sz="0" w:space="0" w:color="auto"/>
        <w:bottom w:val="none" w:sz="0" w:space="0" w:color="auto"/>
        <w:right w:val="none" w:sz="0" w:space="0" w:color="auto"/>
      </w:divBdr>
    </w:div>
    <w:div w:id="2022900781">
      <w:bodyDiv w:val="1"/>
      <w:marLeft w:val="0"/>
      <w:marRight w:val="0"/>
      <w:marTop w:val="0"/>
      <w:marBottom w:val="0"/>
      <w:divBdr>
        <w:top w:val="none" w:sz="0" w:space="0" w:color="auto"/>
        <w:left w:val="none" w:sz="0" w:space="0" w:color="auto"/>
        <w:bottom w:val="none" w:sz="0" w:space="0" w:color="auto"/>
        <w:right w:val="none" w:sz="0" w:space="0" w:color="auto"/>
      </w:divBdr>
      <w:divsChild>
        <w:div w:id="958293606">
          <w:marLeft w:val="274"/>
          <w:marRight w:val="0"/>
          <w:marTop w:val="0"/>
          <w:marBottom w:val="60"/>
          <w:divBdr>
            <w:top w:val="none" w:sz="0" w:space="0" w:color="auto"/>
            <w:left w:val="none" w:sz="0" w:space="0" w:color="auto"/>
            <w:bottom w:val="none" w:sz="0" w:space="0" w:color="auto"/>
            <w:right w:val="none" w:sz="0" w:space="0" w:color="auto"/>
          </w:divBdr>
        </w:div>
        <w:div w:id="1410806261">
          <w:marLeft w:val="274"/>
          <w:marRight w:val="0"/>
          <w:marTop w:val="0"/>
          <w:marBottom w:val="60"/>
          <w:divBdr>
            <w:top w:val="none" w:sz="0" w:space="0" w:color="auto"/>
            <w:left w:val="none" w:sz="0" w:space="0" w:color="auto"/>
            <w:bottom w:val="none" w:sz="0" w:space="0" w:color="auto"/>
            <w:right w:val="none" w:sz="0" w:space="0" w:color="auto"/>
          </w:divBdr>
        </w:div>
        <w:div w:id="1904950842">
          <w:marLeft w:val="274"/>
          <w:marRight w:val="0"/>
          <w:marTop w:val="0"/>
          <w:marBottom w:val="60"/>
          <w:divBdr>
            <w:top w:val="none" w:sz="0" w:space="0" w:color="auto"/>
            <w:left w:val="none" w:sz="0" w:space="0" w:color="auto"/>
            <w:bottom w:val="none" w:sz="0" w:space="0" w:color="auto"/>
            <w:right w:val="none" w:sz="0" w:space="0" w:color="auto"/>
          </w:divBdr>
        </w:div>
      </w:divsChild>
    </w:div>
    <w:div w:id="2069722363">
      <w:bodyDiv w:val="1"/>
      <w:marLeft w:val="0"/>
      <w:marRight w:val="0"/>
      <w:marTop w:val="0"/>
      <w:marBottom w:val="0"/>
      <w:divBdr>
        <w:top w:val="none" w:sz="0" w:space="0" w:color="auto"/>
        <w:left w:val="none" w:sz="0" w:space="0" w:color="auto"/>
        <w:bottom w:val="none" w:sz="0" w:space="0" w:color="auto"/>
        <w:right w:val="none" w:sz="0" w:space="0" w:color="auto"/>
      </w:divBdr>
    </w:div>
    <w:div w:id="2107656167">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5.xml"/><Relationship Id="rId21" Type="http://schemas.openxmlformats.org/officeDocument/2006/relationships/footer" Target="footer2.xml"/><Relationship Id="rId42" Type="http://schemas.openxmlformats.org/officeDocument/2006/relationships/header" Target="header10.xml"/><Relationship Id="rId47" Type="http://schemas.openxmlformats.org/officeDocument/2006/relationships/image" Target="media/image16.emf"/><Relationship Id="rId63" Type="http://schemas.openxmlformats.org/officeDocument/2006/relationships/header" Target="header17.xml"/><Relationship Id="rId68" Type="http://schemas.openxmlformats.org/officeDocument/2006/relationships/footer" Target="footer18.xml"/><Relationship Id="rId84" Type="http://schemas.openxmlformats.org/officeDocument/2006/relationships/header" Target="header28.xml"/><Relationship Id="rId16" Type="http://schemas.openxmlformats.org/officeDocument/2006/relationships/image" Target="media/image4.png"/><Relationship Id="rId11" Type="http://schemas.openxmlformats.org/officeDocument/2006/relationships/endnotes" Target="endnotes.xml"/><Relationship Id="rId32" Type="http://schemas.openxmlformats.org/officeDocument/2006/relationships/image" Target="media/image10.emf"/><Relationship Id="rId37" Type="http://schemas.openxmlformats.org/officeDocument/2006/relationships/image" Target="media/image13.png"/><Relationship Id="rId53" Type="http://schemas.openxmlformats.org/officeDocument/2006/relationships/image" Target="media/image18.jpeg"/><Relationship Id="rId58" Type="http://schemas.openxmlformats.org/officeDocument/2006/relationships/footer" Target="footer13.xml"/><Relationship Id="rId74" Type="http://schemas.openxmlformats.org/officeDocument/2006/relationships/header" Target="header23.xml"/><Relationship Id="rId79" Type="http://schemas.openxmlformats.org/officeDocument/2006/relationships/footer" Target="footer23.xml"/><Relationship Id="rId5" Type="http://schemas.openxmlformats.org/officeDocument/2006/relationships/customXml" Target="../customXml/item5.xml"/><Relationship Id="rId19" Type="http://schemas.openxmlformats.org/officeDocument/2006/relationships/image" Target="media/image7.emf"/><Relationship Id="rId14" Type="http://schemas.openxmlformats.org/officeDocument/2006/relationships/image" Target="media/image2.png"/><Relationship Id="rId22" Type="http://schemas.openxmlformats.org/officeDocument/2006/relationships/header" Target="header3.xml"/><Relationship Id="rId27" Type="http://schemas.openxmlformats.org/officeDocument/2006/relationships/footer" Target="footer5.xml"/><Relationship Id="rId30" Type="http://schemas.openxmlformats.org/officeDocument/2006/relationships/footer" Target="footer6.xml"/><Relationship Id="rId35" Type="http://schemas.openxmlformats.org/officeDocument/2006/relationships/header" Target="header7.xml"/><Relationship Id="rId43" Type="http://schemas.openxmlformats.org/officeDocument/2006/relationships/footer" Target="footer9.xml"/><Relationship Id="rId48" Type="http://schemas.openxmlformats.org/officeDocument/2006/relationships/image" Target="media/image17.emf"/><Relationship Id="rId56" Type="http://schemas.openxmlformats.org/officeDocument/2006/relationships/image" Target="media/image21.png"/><Relationship Id="rId64" Type="http://schemas.openxmlformats.org/officeDocument/2006/relationships/footer" Target="footer16.xml"/><Relationship Id="rId69" Type="http://schemas.openxmlformats.org/officeDocument/2006/relationships/header" Target="header20.xml"/><Relationship Id="rId77" Type="http://schemas.openxmlformats.org/officeDocument/2006/relationships/footer" Target="footer22.xml"/><Relationship Id="rId8" Type="http://schemas.openxmlformats.org/officeDocument/2006/relationships/settings" Target="settings.xml"/><Relationship Id="rId51" Type="http://schemas.openxmlformats.org/officeDocument/2006/relationships/header" Target="header13.xml"/><Relationship Id="rId72" Type="http://schemas.openxmlformats.org/officeDocument/2006/relationships/footer" Target="footer20.xml"/><Relationship Id="rId80" Type="http://schemas.openxmlformats.org/officeDocument/2006/relationships/header" Target="header26.xml"/><Relationship Id="rId85" Type="http://schemas.openxmlformats.org/officeDocument/2006/relationships/footer" Target="footer26.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footer" Target="footer4.xml"/><Relationship Id="rId33" Type="http://schemas.openxmlformats.org/officeDocument/2006/relationships/image" Target="media/image11.emf"/><Relationship Id="rId38" Type="http://schemas.openxmlformats.org/officeDocument/2006/relationships/image" Target="media/image14.png"/><Relationship Id="rId46" Type="http://schemas.openxmlformats.org/officeDocument/2006/relationships/image" Target="media/image15.emf"/><Relationship Id="rId59" Type="http://schemas.openxmlformats.org/officeDocument/2006/relationships/header" Target="header15.xml"/><Relationship Id="rId67" Type="http://schemas.openxmlformats.org/officeDocument/2006/relationships/header" Target="header19.xml"/><Relationship Id="rId20" Type="http://schemas.openxmlformats.org/officeDocument/2006/relationships/header" Target="header2.xml"/><Relationship Id="rId41" Type="http://schemas.openxmlformats.org/officeDocument/2006/relationships/footer" Target="footer8.xml"/><Relationship Id="rId54" Type="http://schemas.openxmlformats.org/officeDocument/2006/relationships/image" Target="media/image19.png"/><Relationship Id="rId62" Type="http://schemas.openxmlformats.org/officeDocument/2006/relationships/footer" Target="footer15.xml"/><Relationship Id="rId70" Type="http://schemas.openxmlformats.org/officeDocument/2006/relationships/footer" Target="footer19.xml"/><Relationship Id="rId75" Type="http://schemas.openxmlformats.org/officeDocument/2006/relationships/footer" Target="footer21.xml"/><Relationship Id="rId83" Type="http://schemas.openxmlformats.org/officeDocument/2006/relationships/footer" Target="footer25.xm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footer" Target="footer3.xml"/><Relationship Id="rId28" Type="http://schemas.openxmlformats.org/officeDocument/2006/relationships/image" Target="media/image8.png"/><Relationship Id="rId36" Type="http://schemas.openxmlformats.org/officeDocument/2006/relationships/footer" Target="footer7.xml"/><Relationship Id="rId49" Type="http://schemas.openxmlformats.org/officeDocument/2006/relationships/header" Target="header12.xml"/><Relationship Id="rId57" Type="http://schemas.openxmlformats.org/officeDocument/2006/relationships/header" Target="header14.xml"/><Relationship Id="rId10" Type="http://schemas.openxmlformats.org/officeDocument/2006/relationships/footnotes" Target="footnotes.xml"/><Relationship Id="rId31" Type="http://schemas.openxmlformats.org/officeDocument/2006/relationships/image" Target="media/image9.emf"/><Relationship Id="rId44" Type="http://schemas.openxmlformats.org/officeDocument/2006/relationships/header" Target="header11.xml"/><Relationship Id="rId52" Type="http://schemas.openxmlformats.org/officeDocument/2006/relationships/footer" Target="footer12.xml"/><Relationship Id="rId60" Type="http://schemas.openxmlformats.org/officeDocument/2006/relationships/footer" Target="footer14.xml"/><Relationship Id="rId65" Type="http://schemas.openxmlformats.org/officeDocument/2006/relationships/header" Target="header18.xml"/><Relationship Id="rId73" Type="http://schemas.openxmlformats.org/officeDocument/2006/relationships/header" Target="header22.xml"/><Relationship Id="rId78" Type="http://schemas.openxmlformats.org/officeDocument/2006/relationships/header" Target="header25.xml"/><Relationship Id="rId81" Type="http://schemas.openxmlformats.org/officeDocument/2006/relationships/footer" Target="footer24.xml"/><Relationship Id="rId86" Type="http://schemas.openxmlformats.org/officeDocument/2006/relationships/header" Target="header29.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6.png"/><Relationship Id="rId39" Type="http://schemas.openxmlformats.org/officeDocument/2006/relationships/header" Target="header8.xml"/><Relationship Id="rId34" Type="http://schemas.openxmlformats.org/officeDocument/2006/relationships/image" Target="media/image12.emf"/><Relationship Id="rId50" Type="http://schemas.openxmlformats.org/officeDocument/2006/relationships/footer" Target="footer11.xml"/><Relationship Id="rId55" Type="http://schemas.openxmlformats.org/officeDocument/2006/relationships/image" Target="media/image20.png"/><Relationship Id="rId76" Type="http://schemas.openxmlformats.org/officeDocument/2006/relationships/header" Target="header24.xml"/><Relationship Id="rId7" Type="http://schemas.openxmlformats.org/officeDocument/2006/relationships/styles" Target="styles.xml"/><Relationship Id="rId71" Type="http://schemas.openxmlformats.org/officeDocument/2006/relationships/header" Target="header21.xml"/><Relationship Id="rId2" Type="http://schemas.openxmlformats.org/officeDocument/2006/relationships/customXml" Target="../customXml/item2.xml"/><Relationship Id="rId29" Type="http://schemas.openxmlformats.org/officeDocument/2006/relationships/header" Target="header6.xml"/><Relationship Id="rId24" Type="http://schemas.openxmlformats.org/officeDocument/2006/relationships/header" Target="header4.xml"/><Relationship Id="rId40" Type="http://schemas.openxmlformats.org/officeDocument/2006/relationships/header" Target="header9.xml"/><Relationship Id="rId45" Type="http://schemas.openxmlformats.org/officeDocument/2006/relationships/footer" Target="footer10.xml"/><Relationship Id="rId66" Type="http://schemas.openxmlformats.org/officeDocument/2006/relationships/footer" Target="footer17.xml"/><Relationship Id="rId87" Type="http://schemas.openxmlformats.org/officeDocument/2006/relationships/fontTable" Target="fontTable.xml"/><Relationship Id="rId61" Type="http://schemas.openxmlformats.org/officeDocument/2006/relationships/header" Target="header16.xml"/><Relationship Id="rId82" Type="http://schemas.openxmlformats.org/officeDocument/2006/relationships/header" Target="header27.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1" Type="http://schemas.openxmlformats.org/officeDocument/2006/relationships/image" Target="media/image1.png"/></Relationships>
</file>

<file path=word/_rels/footer6.xml.rels><?xml version="1.0" encoding="UTF-8" standalone="yes"?>
<Relationships xmlns="http://schemas.openxmlformats.org/package/2006/relationships"><Relationship Id="rId1" Type="http://schemas.openxmlformats.org/officeDocument/2006/relationships/image" Target="media/image1.png"/></Relationships>
</file>

<file path=word/_rels/footer7.xml.rels><?xml version="1.0" encoding="UTF-8" standalone="yes"?>
<Relationships xmlns="http://schemas.openxmlformats.org/package/2006/relationships"><Relationship Id="rId1" Type="http://schemas.openxmlformats.org/officeDocument/2006/relationships/image" Target="media/image1.png"/></Relationships>
</file>

<file path=word/_rels/footer8.xml.rels><?xml version="1.0" encoding="UTF-8" standalone="yes"?>
<Relationships xmlns="http://schemas.openxmlformats.org/package/2006/relationships"><Relationship Id="rId1" Type="http://schemas.openxmlformats.org/officeDocument/2006/relationships/image" Target="media/image1.png"/></Relationships>
</file>

<file path=word/_rels/footer9.xml.rels><?xml version="1.0" encoding="UTF-8" standalone="yes"?>
<Relationships xmlns="http://schemas.openxmlformats.org/package/2006/relationships"><Relationship Id="rId1" Type="http://schemas.openxmlformats.org/officeDocument/2006/relationships/image" Target="media/image1.png"/></Relationships>
</file>

<file path=word/_rels/footer10.xml.rels><?xml version="1.0" encoding="UTF-8" standalone="yes"?>
<Relationships xmlns="http://schemas.openxmlformats.org/package/2006/relationships"><Relationship Id="rId1" Type="http://schemas.openxmlformats.org/officeDocument/2006/relationships/image" Target="media/image1.png"/></Relationships>
</file>

<file path=word/_rels/footer11.xml.rels><?xml version="1.0" encoding="UTF-8" standalone="yes"?>
<Relationships xmlns="http://schemas.openxmlformats.org/package/2006/relationships"><Relationship Id="rId1" Type="http://schemas.openxmlformats.org/officeDocument/2006/relationships/image" Target="media/image1.png"/></Relationships>
</file>

<file path=word/_rels/footer12.xml.rels><?xml version="1.0" encoding="UTF-8" standalone="yes"?>
<Relationships xmlns="http://schemas.openxmlformats.org/package/2006/relationships"><Relationship Id="rId1" Type="http://schemas.openxmlformats.org/officeDocument/2006/relationships/image" Target="media/image1.png"/></Relationships>
</file>

<file path=word/_rels/footer13.xml.rels><?xml version="1.0" encoding="UTF-8" standalone="yes"?>
<Relationships xmlns="http://schemas.openxmlformats.org/package/2006/relationships"><Relationship Id="rId1" Type="http://schemas.openxmlformats.org/officeDocument/2006/relationships/image" Target="media/image1.png"/></Relationships>
</file>

<file path=word/_rels/footer14.xml.rels><?xml version="1.0" encoding="UTF-8" standalone="yes"?>
<Relationships xmlns="http://schemas.openxmlformats.org/package/2006/relationships"><Relationship Id="rId1" Type="http://schemas.openxmlformats.org/officeDocument/2006/relationships/image" Target="media/image1.png"/></Relationships>
</file>

<file path=word/_rels/footer15.xml.rels><?xml version="1.0" encoding="UTF-8" standalone="yes"?>
<Relationships xmlns="http://schemas.openxmlformats.org/package/2006/relationships"><Relationship Id="rId1" Type="http://schemas.openxmlformats.org/officeDocument/2006/relationships/image" Target="media/image1.png"/></Relationships>
</file>

<file path=word/_rels/footer16.xml.rels><?xml version="1.0" encoding="UTF-8" standalone="yes"?>
<Relationships xmlns="http://schemas.openxmlformats.org/package/2006/relationships"><Relationship Id="rId1" Type="http://schemas.openxmlformats.org/officeDocument/2006/relationships/image" Target="media/image1.png"/></Relationships>
</file>

<file path=word/_rels/footer17.xml.rels><?xml version="1.0" encoding="UTF-8" standalone="yes"?>
<Relationships xmlns="http://schemas.openxmlformats.org/package/2006/relationships"><Relationship Id="rId1" Type="http://schemas.openxmlformats.org/officeDocument/2006/relationships/image" Target="media/image1.png"/></Relationships>
</file>

<file path=word/_rels/footer18.xml.rels><?xml version="1.0" encoding="UTF-8" standalone="yes"?>
<Relationships xmlns="http://schemas.openxmlformats.org/package/2006/relationships"><Relationship Id="rId1" Type="http://schemas.openxmlformats.org/officeDocument/2006/relationships/image" Target="media/image1.png"/></Relationships>
</file>

<file path=word/_rels/footer19.xml.rels><?xml version="1.0" encoding="UTF-8" standalone="yes"?>
<Relationships xmlns="http://schemas.openxmlformats.org/package/2006/relationships"><Relationship Id="rId1" Type="http://schemas.openxmlformats.org/officeDocument/2006/relationships/image" Target="media/image1.png"/></Relationships>
</file>

<file path=word/_rels/footer20.xml.rels><?xml version="1.0" encoding="UTF-8" standalone="yes"?>
<Relationships xmlns="http://schemas.openxmlformats.org/package/2006/relationships"><Relationship Id="rId1" Type="http://schemas.openxmlformats.org/officeDocument/2006/relationships/image" Target="media/image1.png"/></Relationships>
</file>

<file path=word/_rels/footer21.xml.rels><?xml version="1.0" encoding="UTF-8" standalone="yes"?>
<Relationships xmlns="http://schemas.openxmlformats.org/package/2006/relationships"><Relationship Id="rId1" Type="http://schemas.openxmlformats.org/officeDocument/2006/relationships/image" Target="media/image1.png"/></Relationships>
</file>

<file path=word/_rels/footer22.xml.rels><?xml version="1.0" encoding="UTF-8" standalone="yes"?>
<Relationships xmlns="http://schemas.openxmlformats.org/package/2006/relationships"><Relationship Id="rId1" Type="http://schemas.openxmlformats.org/officeDocument/2006/relationships/image" Target="media/image1.png"/></Relationships>
</file>

<file path=word/_rels/footer23.xml.rels><?xml version="1.0" encoding="UTF-8" standalone="yes"?>
<Relationships xmlns="http://schemas.openxmlformats.org/package/2006/relationships"><Relationship Id="rId1" Type="http://schemas.openxmlformats.org/officeDocument/2006/relationships/image" Target="media/image1.png"/></Relationships>
</file>

<file path=word/_rels/footer24.xml.rels><?xml version="1.0" encoding="UTF-8" standalone="yes"?>
<Relationships xmlns="http://schemas.openxmlformats.org/package/2006/relationships"><Relationship Id="rId1" Type="http://schemas.openxmlformats.org/officeDocument/2006/relationships/image" Target="media/image1.png"/></Relationships>
</file>

<file path=word/_rels/footer25.xml.rels><?xml version="1.0" encoding="UTF-8" standalone="yes"?>
<Relationships xmlns="http://schemas.openxmlformats.org/package/2006/relationships"><Relationship Id="rId1" Type="http://schemas.openxmlformats.org/officeDocument/2006/relationships/image" Target="media/image1.png"/></Relationships>
</file>

<file path=word/_rels/footer26.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erck%20Template\ISIWriter.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rimary_x0020_Group xmlns="90ecedd2-e39a-4616-8c52-a9f55a758e87" xsi:nil="true"/>
    <Artifact_x0020_Name xmlns="90ecedd2-e39a-4616-8c52-a9f55a758e87" xsi:nil="true"/>
    <Document_x0020_Title xmlns="90ecedd2-e39a-4616-8c52-a9f55a758e87" xsi:nil="true"/>
    <Product_x0020_Code xmlns="90ecedd2-e39a-4616-8c52-a9f55a758e87" xsi:nil="true"/>
    <dctm_isservice xmlns="90ecedd2-e39a-4616-8c52-a9f55a758e87">true</dctm_isservic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4EB63F51712B44B93B6AB942CB90492" ma:contentTypeVersion="9" ma:contentTypeDescription="Create a new document." ma:contentTypeScope="" ma:versionID="42cd2d3b967ca44aa13f79ec8583d683">
  <xsd:schema xmlns:xsd="http://www.w3.org/2001/XMLSchema" xmlns:xs="http://www.w3.org/2001/XMLSchema" xmlns:p="http://schemas.microsoft.com/office/2006/metadata/properties" xmlns:ns2="90ecedd2-e39a-4616-8c52-a9f55a758e87" targetNamespace="http://schemas.microsoft.com/office/2006/metadata/properties" ma:root="true" ma:fieldsID="9ab0c2ca2b84f027a60af1fbb8510157" ns2:_="">
    <xsd:import namespace="90ecedd2-e39a-4616-8c52-a9f55a758e87"/>
    <xsd:element name="properties">
      <xsd:complexType>
        <xsd:sequence>
          <xsd:element name="documentManagement">
            <xsd:complexType>
              <xsd:all>
                <xsd:element ref="ns2:dctm_isservice" minOccurs="0"/>
                <xsd:element ref="ns2:Artifact_x0020_Name" minOccurs="0"/>
                <xsd:element ref="ns2:Document_x0020_Title" minOccurs="0"/>
                <xsd:element ref="ns2:Primary_x0020_Group" minOccurs="0"/>
                <xsd:element ref="ns2:Product_x0020_Code"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ecedd2-e39a-4616-8c52-a9f55a758e87" elementFormDefault="qualified">
    <xsd:import namespace="http://schemas.microsoft.com/office/2006/documentManagement/types"/>
    <xsd:import namespace="http://schemas.microsoft.com/office/infopath/2007/PartnerControls"/>
    <xsd:element name="dctm_isservice" ma:index="8" nillable="true" ma:displayName="dctm_isservice" ma:default="FALSE" ma:internalName="dctm_isservice" ma:readOnly="true">
      <xsd:simpleType>
        <xsd:restriction base="dms:Boolean"/>
      </xsd:simpleType>
    </xsd:element>
    <xsd:element name="Artifact_x0020_Name" ma:index="9" nillable="true" ma:displayName="Artifact Name" ma:internalName="Artifact_x0020_Name">
      <xsd:simpleType>
        <xsd:restriction base="dms:Text">
          <xsd:maxLength value="255"/>
        </xsd:restriction>
      </xsd:simpleType>
    </xsd:element>
    <xsd:element name="Document_x0020_Title" ma:index="10" nillable="true" ma:displayName="Document Title" ma:internalName="Document_x0020_Title">
      <xsd:simpleType>
        <xsd:restriction base="dms:Text">
          <xsd:maxLength value="255"/>
        </xsd:restriction>
      </xsd:simpleType>
    </xsd:element>
    <xsd:element name="Primary_x0020_Group" ma:index="11" nillable="true" ma:displayName="Primary Group" ma:internalName="Primary_x0020_Group">
      <xsd:simpleType>
        <xsd:restriction base="dms:Text">
          <xsd:maxLength value="255"/>
        </xsd:restriction>
      </xsd:simpleType>
    </xsd:element>
    <xsd:element name="Product_x0020_Code" ma:index="12" nillable="true" ma:displayName="Product Code" ma:internalName="Product_x0020_Code">
      <xsd:simpleType>
        <xsd:restriction base="dms:Text">
          <xsd:maxLength value="255"/>
        </xsd:restriction>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sisl xmlns:xsi="http://www.w3.org/2001/XMLSchema-instance" xmlns:xsd="http://www.w3.org/2001/XMLSchema" xmlns="http://www.boldonjames.com/2008/01/sie/internal/label" sislVersion="0" policy="a10f9ac0-5937-4b4f-b459-96aedd9ed2c5" origin="userSelected">
  <element uid="9920fcc9-9f43-4d43-9e3e-b98a219cfd55" value=""/>
</sisl>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6879A6C-0C43-45AC-B0D2-B0CDBAA8F788}">
  <ds:schemaRefs>
    <ds:schemaRef ds:uri="http://schemas.microsoft.com/office/2006/metadata/properties"/>
    <ds:schemaRef ds:uri="http://schemas.microsoft.com/office/infopath/2007/PartnerControls"/>
    <ds:schemaRef ds:uri="90ecedd2-e39a-4616-8c52-a9f55a758e87"/>
  </ds:schemaRefs>
</ds:datastoreItem>
</file>

<file path=customXml/itemProps2.xml><?xml version="1.0" encoding="utf-8"?>
<ds:datastoreItem xmlns:ds="http://schemas.openxmlformats.org/officeDocument/2006/customXml" ds:itemID="{65CCA9A9-E75C-4DEA-BBDF-F60E2FE72A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0ecedd2-e39a-4616-8c52-a9f55a758e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3809FB9-ACB3-4F75-B496-7500173AC7E3}">
  <ds:schemaRefs>
    <ds:schemaRef ds:uri="http://schemas.openxmlformats.org/officeDocument/2006/bibliography"/>
  </ds:schemaRefs>
</ds:datastoreItem>
</file>

<file path=customXml/itemProps4.xml><?xml version="1.0" encoding="utf-8"?>
<ds:datastoreItem xmlns:ds="http://schemas.openxmlformats.org/officeDocument/2006/customXml" ds:itemID="{D70FC5D8-F860-44DA-B6EB-D42BCDD5FA3F}">
  <ds:schemaRefs>
    <ds:schemaRef ds:uri="http://www.w3.org/2001/XMLSchema"/>
    <ds:schemaRef ds:uri="http://www.boldonjames.com/2008/01/sie/internal/label"/>
  </ds:schemaRefs>
</ds:datastoreItem>
</file>

<file path=customXml/itemProps5.xml><?xml version="1.0" encoding="utf-8"?>
<ds:datastoreItem xmlns:ds="http://schemas.openxmlformats.org/officeDocument/2006/customXml" ds:itemID="{794B77FF-4FB7-4F39-936F-804A44EB7B1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ISIWriter.dotm</Template>
  <TotalTime>338</TotalTime>
  <Pages>205</Pages>
  <Words>61671</Words>
  <Characters>331311</Characters>
  <Application>Microsoft Office Word</Application>
  <DocSecurity>0</DocSecurity>
  <Lines>17663</Lines>
  <Paragraphs>12734</Paragraphs>
  <ScaleCrop>false</ScaleCrop>
  <HeadingPairs>
    <vt:vector size="2" baseType="variant">
      <vt:variant>
        <vt:lpstr>Title</vt:lpstr>
      </vt:variant>
      <vt:variant>
        <vt:i4>1</vt:i4>
      </vt:variant>
    </vt:vector>
  </HeadingPairs>
  <TitlesOfParts>
    <vt:vector size="1" baseType="lpstr">
      <vt:lpstr>Investigator Brochure_Template_V34.0.docx</vt:lpstr>
    </vt:vector>
  </TitlesOfParts>
  <Company>Merck</Company>
  <LinksUpToDate>false</LinksUpToDate>
  <CharactersWithSpaces>399189</CharactersWithSpaces>
  <SharedDoc>false</SharedDoc>
  <HLinks>
    <vt:vector size="1656" baseType="variant">
      <vt:variant>
        <vt:i4>1900605</vt:i4>
      </vt:variant>
      <vt:variant>
        <vt:i4>1658</vt:i4>
      </vt:variant>
      <vt:variant>
        <vt:i4>0</vt:i4>
      </vt:variant>
      <vt:variant>
        <vt:i4>5</vt:i4>
      </vt:variant>
      <vt:variant>
        <vt:lpwstr/>
      </vt:variant>
      <vt:variant>
        <vt:lpwstr>_Toc180090525</vt:lpwstr>
      </vt:variant>
      <vt:variant>
        <vt:i4>1900605</vt:i4>
      </vt:variant>
      <vt:variant>
        <vt:i4>1652</vt:i4>
      </vt:variant>
      <vt:variant>
        <vt:i4>0</vt:i4>
      </vt:variant>
      <vt:variant>
        <vt:i4>5</vt:i4>
      </vt:variant>
      <vt:variant>
        <vt:lpwstr/>
      </vt:variant>
      <vt:variant>
        <vt:lpwstr>_Toc180090524</vt:lpwstr>
      </vt:variant>
      <vt:variant>
        <vt:i4>1900605</vt:i4>
      </vt:variant>
      <vt:variant>
        <vt:i4>1646</vt:i4>
      </vt:variant>
      <vt:variant>
        <vt:i4>0</vt:i4>
      </vt:variant>
      <vt:variant>
        <vt:i4>5</vt:i4>
      </vt:variant>
      <vt:variant>
        <vt:lpwstr/>
      </vt:variant>
      <vt:variant>
        <vt:lpwstr>_Toc180090523</vt:lpwstr>
      </vt:variant>
      <vt:variant>
        <vt:i4>1900605</vt:i4>
      </vt:variant>
      <vt:variant>
        <vt:i4>1640</vt:i4>
      </vt:variant>
      <vt:variant>
        <vt:i4>0</vt:i4>
      </vt:variant>
      <vt:variant>
        <vt:i4>5</vt:i4>
      </vt:variant>
      <vt:variant>
        <vt:lpwstr/>
      </vt:variant>
      <vt:variant>
        <vt:lpwstr>_Toc180090522</vt:lpwstr>
      </vt:variant>
      <vt:variant>
        <vt:i4>1900605</vt:i4>
      </vt:variant>
      <vt:variant>
        <vt:i4>1634</vt:i4>
      </vt:variant>
      <vt:variant>
        <vt:i4>0</vt:i4>
      </vt:variant>
      <vt:variant>
        <vt:i4>5</vt:i4>
      </vt:variant>
      <vt:variant>
        <vt:lpwstr/>
      </vt:variant>
      <vt:variant>
        <vt:lpwstr>_Toc180090521</vt:lpwstr>
      </vt:variant>
      <vt:variant>
        <vt:i4>1900605</vt:i4>
      </vt:variant>
      <vt:variant>
        <vt:i4>1628</vt:i4>
      </vt:variant>
      <vt:variant>
        <vt:i4>0</vt:i4>
      </vt:variant>
      <vt:variant>
        <vt:i4>5</vt:i4>
      </vt:variant>
      <vt:variant>
        <vt:lpwstr/>
      </vt:variant>
      <vt:variant>
        <vt:lpwstr>_Toc180090520</vt:lpwstr>
      </vt:variant>
      <vt:variant>
        <vt:i4>1966141</vt:i4>
      </vt:variant>
      <vt:variant>
        <vt:i4>1622</vt:i4>
      </vt:variant>
      <vt:variant>
        <vt:i4>0</vt:i4>
      </vt:variant>
      <vt:variant>
        <vt:i4>5</vt:i4>
      </vt:variant>
      <vt:variant>
        <vt:lpwstr/>
      </vt:variant>
      <vt:variant>
        <vt:lpwstr>_Toc180090519</vt:lpwstr>
      </vt:variant>
      <vt:variant>
        <vt:i4>1966141</vt:i4>
      </vt:variant>
      <vt:variant>
        <vt:i4>1616</vt:i4>
      </vt:variant>
      <vt:variant>
        <vt:i4>0</vt:i4>
      </vt:variant>
      <vt:variant>
        <vt:i4>5</vt:i4>
      </vt:variant>
      <vt:variant>
        <vt:lpwstr/>
      </vt:variant>
      <vt:variant>
        <vt:lpwstr>_Toc180090518</vt:lpwstr>
      </vt:variant>
      <vt:variant>
        <vt:i4>1966141</vt:i4>
      </vt:variant>
      <vt:variant>
        <vt:i4>1610</vt:i4>
      </vt:variant>
      <vt:variant>
        <vt:i4>0</vt:i4>
      </vt:variant>
      <vt:variant>
        <vt:i4>5</vt:i4>
      </vt:variant>
      <vt:variant>
        <vt:lpwstr/>
      </vt:variant>
      <vt:variant>
        <vt:lpwstr>_Toc180090517</vt:lpwstr>
      </vt:variant>
      <vt:variant>
        <vt:i4>1966141</vt:i4>
      </vt:variant>
      <vt:variant>
        <vt:i4>1604</vt:i4>
      </vt:variant>
      <vt:variant>
        <vt:i4>0</vt:i4>
      </vt:variant>
      <vt:variant>
        <vt:i4>5</vt:i4>
      </vt:variant>
      <vt:variant>
        <vt:lpwstr/>
      </vt:variant>
      <vt:variant>
        <vt:lpwstr>_Toc180090516</vt:lpwstr>
      </vt:variant>
      <vt:variant>
        <vt:i4>1966141</vt:i4>
      </vt:variant>
      <vt:variant>
        <vt:i4>1598</vt:i4>
      </vt:variant>
      <vt:variant>
        <vt:i4>0</vt:i4>
      </vt:variant>
      <vt:variant>
        <vt:i4>5</vt:i4>
      </vt:variant>
      <vt:variant>
        <vt:lpwstr/>
      </vt:variant>
      <vt:variant>
        <vt:lpwstr>_Toc180090515</vt:lpwstr>
      </vt:variant>
      <vt:variant>
        <vt:i4>1966141</vt:i4>
      </vt:variant>
      <vt:variant>
        <vt:i4>1592</vt:i4>
      </vt:variant>
      <vt:variant>
        <vt:i4>0</vt:i4>
      </vt:variant>
      <vt:variant>
        <vt:i4>5</vt:i4>
      </vt:variant>
      <vt:variant>
        <vt:lpwstr/>
      </vt:variant>
      <vt:variant>
        <vt:lpwstr>_Toc180090514</vt:lpwstr>
      </vt:variant>
      <vt:variant>
        <vt:i4>1966141</vt:i4>
      </vt:variant>
      <vt:variant>
        <vt:i4>1586</vt:i4>
      </vt:variant>
      <vt:variant>
        <vt:i4>0</vt:i4>
      </vt:variant>
      <vt:variant>
        <vt:i4>5</vt:i4>
      </vt:variant>
      <vt:variant>
        <vt:lpwstr/>
      </vt:variant>
      <vt:variant>
        <vt:lpwstr>_Toc180090513</vt:lpwstr>
      </vt:variant>
      <vt:variant>
        <vt:i4>1966141</vt:i4>
      </vt:variant>
      <vt:variant>
        <vt:i4>1580</vt:i4>
      </vt:variant>
      <vt:variant>
        <vt:i4>0</vt:i4>
      </vt:variant>
      <vt:variant>
        <vt:i4>5</vt:i4>
      </vt:variant>
      <vt:variant>
        <vt:lpwstr/>
      </vt:variant>
      <vt:variant>
        <vt:lpwstr>_Toc180090512</vt:lpwstr>
      </vt:variant>
      <vt:variant>
        <vt:i4>1966141</vt:i4>
      </vt:variant>
      <vt:variant>
        <vt:i4>1574</vt:i4>
      </vt:variant>
      <vt:variant>
        <vt:i4>0</vt:i4>
      </vt:variant>
      <vt:variant>
        <vt:i4>5</vt:i4>
      </vt:variant>
      <vt:variant>
        <vt:lpwstr/>
      </vt:variant>
      <vt:variant>
        <vt:lpwstr>_Toc180090511</vt:lpwstr>
      </vt:variant>
      <vt:variant>
        <vt:i4>2031678</vt:i4>
      </vt:variant>
      <vt:variant>
        <vt:i4>1565</vt:i4>
      </vt:variant>
      <vt:variant>
        <vt:i4>0</vt:i4>
      </vt:variant>
      <vt:variant>
        <vt:i4>5</vt:i4>
      </vt:variant>
      <vt:variant>
        <vt:lpwstr/>
      </vt:variant>
      <vt:variant>
        <vt:lpwstr>_Toc180090606</vt:lpwstr>
      </vt:variant>
      <vt:variant>
        <vt:i4>2031678</vt:i4>
      </vt:variant>
      <vt:variant>
        <vt:i4>1559</vt:i4>
      </vt:variant>
      <vt:variant>
        <vt:i4>0</vt:i4>
      </vt:variant>
      <vt:variant>
        <vt:i4>5</vt:i4>
      </vt:variant>
      <vt:variant>
        <vt:lpwstr/>
      </vt:variant>
      <vt:variant>
        <vt:lpwstr>_Toc180090605</vt:lpwstr>
      </vt:variant>
      <vt:variant>
        <vt:i4>2031678</vt:i4>
      </vt:variant>
      <vt:variant>
        <vt:i4>1553</vt:i4>
      </vt:variant>
      <vt:variant>
        <vt:i4>0</vt:i4>
      </vt:variant>
      <vt:variant>
        <vt:i4>5</vt:i4>
      </vt:variant>
      <vt:variant>
        <vt:lpwstr/>
      </vt:variant>
      <vt:variant>
        <vt:lpwstr>_Toc180090604</vt:lpwstr>
      </vt:variant>
      <vt:variant>
        <vt:i4>2031678</vt:i4>
      </vt:variant>
      <vt:variant>
        <vt:i4>1547</vt:i4>
      </vt:variant>
      <vt:variant>
        <vt:i4>0</vt:i4>
      </vt:variant>
      <vt:variant>
        <vt:i4>5</vt:i4>
      </vt:variant>
      <vt:variant>
        <vt:lpwstr/>
      </vt:variant>
      <vt:variant>
        <vt:lpwstr>_Toc180090603</vt:lpwstr>
      </vt:variant>
      <vt:variant>
        <vt:i4>2031678</vt:i4>
      </vt:variant>
      <vt:variant>
        <vt:i4>1541</vt:i4>
      </vt:variant>
      <vt:variant>
        <vt:i4>0</vt:i4>
      </vt:variant>
      <vt:variant>
        <vt:i4>5</vt:i4>
      </vt:variant>
      <vt:variant>
        <vt:lpwstr/>
      </vt:variant>
      <vt:variant>
        <vt:lpwstr>_Toc180090602</vt:lpwstr>
      </vt:variant>
      <vt:variant>
        <vt:i4>2031678</vt:i4>
      </vt:variant>
      <vt:variant>
        <vt:i4>1535</vt:i4>
      </vt:variant>
      <vt:variant>
        <vt:i4>0</vt:i4>
      </vt:variant>
      <vt:variant>
        <vt:i4>5</vt:i4>
      </vt:variant>
      <vt:variant>
        <vt:lpwstr/>
      </vt:variant>
      <vt:variant>
        <vt:lpwstr>_Toc180090601</vt:lpwstr>
      </vt:variant>
      <vt:variant>
        <vt:i4>2031678</vt:i4>
      </vt:variant>
      <vt:variant>
        <vt:i4>1529</vt:i4>
      </vt:variant>
      <vt:variant>
        <vt:i4>0</vt:i4>
      </vt:variant>
      <vt:variant>
        <vt:i4>5</vt:i4>
      </vt:variant>
      <vt:variant>
        <vt:lpwstr/>
      </vt:variant>
      <vt:variant>
        <vt:lpwstr>_Toc180090600</vt:lpwstr>
      </vt:variant>
      <vt:variant>
        <vt:i4>1441853</vt:i4>
      </vt:variant>
      <vt:variant>
        <vt:i4>1523</vt:i4>
      </vt:variant>
      <vt:variant>
        <vt:i4>0</vt:i4>
      </vt:variant>
      <vt:variant>
        <vt:i4>5</vt:i4>
      </vt:variant>
      <vt:variant>
        <vt:lpwstr/>
      </vt:variant>
      <vt:variant>
        <vt:lpwstr>_Toc180090599</vt:lpwstr>
      </vt:variant>
      <vt:variant>
        <vt:i4>1441853</vt:i4>
      </vt:variant>
      <vt:variant>
        <vt:i4>1517</vt:i4>
      </vt:variant>
      <vt:variant>
        <vt:i4>0</vt:i4>
      </vt:variant>
      <vt:variant>
        <vt:i4>5</vt:i4>
      </vt:variant>
      <vt:variant>
        <vt:lpwstr/>
      </vt:variant>
      <vt:variant>
        <vt:lpwstr>_Toc180090598</vt:lpwstr>
      </vt:variant>
      <vt:variant>
        <vt:i4>1441853</vt:i4>
      </vt:variant>
      <vt:variant>
        <vt:i4>1511</vt:i4>
      </vt:variant>
      <vt:variant>
        <vt:i4>0</vt:i4>
      </vt:variant>
      <vt:variant>
        <vt:i4>5</vt:i4>
      </vt:variant>
      <vt:variant>
        <vt:lpwstr/>
      </vt:variant>
      <vt:variant>
        <vt:lpwstr>_Toc180090597</vt:lpwstr>
      </vt:variant>
      <vt:variant>
        <vt:i4>1441853</vt:i4>
      </vt:variant>
      <vt:variant>
        <vt:i4>1505</vt:i4>
      </vt:variant>
      <vt:variant>
        <vt:i4>0</vt:i4>
      </vt:variant>
      <vt:variant>
        <vt:i4>5</vt:i4>
      </vt:variant>
      <vt:variant>
        <vt:lpwstr/>
      </vt:variant>
      <vt:variant>
        <vt:lpwstr>_Toc180090596</vt:lpwstr>
      </vt:variant>
      <vt:variant>
        <vt:i4>1441853</vt:i4>
      </vt:variant>
      <vt:variant>
        <vt:i4>1499</vt:i4>
      </vt:variant>
      <vt:variant>
        <vt:i4>0</vt:i4>
      </vt:variant>
      <vt:variant>
        <vt:i4>5</vt:i4>
      </vt:variant>
      <vt:variant>
        <vt:lpwstr/>
      </vt:variant>
      <vt:variant>
        <vt:lpwstr>_Toc180090595</vt:lpwstr>
      </vt:variant>
      <vt:variant>
        <vt:i4>1441853</vt:i4>
      </vt:variant>
      <vt:variant>
        <vt:i4>1493</vt:i4>
      </vt:variant>
      <vt:variant>
        <vt:i4>0</vt:i4>
      </vt:variant>
      <vt:variant>
        <vt:i4>5</vt:i4>
      </vt:variant>
      <vt:variant>
        <vt:lpwstr/>
      </vt:variant>
      <vt:variant>
        <vt:lpwstr>_Toc180090594</vt:lpwstr>
      </vt:variant>
      <vt:variant>
        <vt:i4>1441853</vt:i4>
      </vt:variant>
      <vt:variant>
        <vt:i4>1487</vt:i4>
      </vt:variant>
      <vt:variant>
        <vt:i4>0</vt:i4>
      </vt:variant>
      <vt:variant>
        <vt:i4>5</vt:i4>
      </vt:variant>
      <vt:variant>
        <vt:lpwstr/>
      </vt:variant>
      <vt:variant>
        <vt:lpwstr>_Toc180090593</vt:lpwstr>
      </vt:variant>
      <vt:variant>
        <vt:i4>1441853</vt:i4>
      </vt:variant>
      <vt:variant>
        <vt:i4>1481</vt:i4>
      </vt:variant>
      <vt:variant>
        <vt:i4>0</vt:i4>
      </vt:variant>
      <vt:variant>
        <vt:i4>5</vt:i4>
      </vt:variant>
      <vt:variant>
        <vt:lpwstr/>
      </vt:variant>
      <vt:variant>
        <vt:lpwstr>_Toc180090592</vt:lpwstr>
      </vt:variant>
      <vt:variant>
        <vt:i4>1441853</vt:i4>
      </vt:variant>
      <vt:variant>
        <vt:i4>1475</vt:i4>
      </vt:variant>
      <vt:variant>
        <vt:i4>0</vt:i4>
      </vt:variant>
      <vt:variant>
        <vt:i4>5</vt:i4>
      </vt:variant>
      <vt:variant>
        <vt:lpwstr/>
      </vt:variant>
      <vt:variant>
        <vt:lpwstr>_Toc180090591</vt:lpwstr>
      </vt:variant>
      <vt:variant>
        <vt:i4>1441853</vt:i4>
      </vt:variant>
      <vt:variant>
        <vt:i4>1469</vt:i4>
      </vt:variant>
      <vt:variant>
        <vt:i4>0</vt:i4>
      </vt:variant>
      <vt:variant>
        <vt:i4>5</vt:i4>
      </vt:variant>
      <vt:variant>
        <vt:lpwstr/>
      </vt:variant>
      <vt:variant>
        <vt:lpwstr>_Toc180090590</vt:lpwstr>
      </vt:variant>
      <vt:variant>
        <vt:i4>1507389</vt:i4>
      </vt:variant>
      <vt:variant>
        <vt:i4>1463</vt:i4>
      </vt:variant>
      <vt:variant>
        <vt:i4>0</vt:i4>
      </vt:variant>
      <vt:variant>
        <vt:i4>5</vt:i4>
      </vt:variant>
      <vt:variant>
        <vt:lpwstr/>
      </vt:variant>
      <vt:variant>
        <vt:lpwstr>_Toc180090589</vt:lpwstr>
      </vt:variant>
      <vt:variant>
        <vt:i4>1507389</vt:i4>
      </vt:variant>
      <vt:variant>
        <vt:i4>1457</vt:i4>
      </vt:variant>
      <vt:variant>
        <vt:i4>0</vt:i4>
      </vt:variant>
      <vt:variant>
        <vt:i4>5</vt:i4>
      </vt:variant>
      <vt:variant>
        <vt:lpwstr/>
      </vt:variant>
      <vt:variant>
        <vt:lpwstr>_Toc180090588</vt:lpwstr>
      </vt:variant>
      <vt:variant>
        <vt:i4>1507389</vt:i4>
      </vt:variant>
      <vt:variant>
        <vt:i4>1451</vt:i4>
      </vt:variant>
      <vt:variant>
        <vt:i4>0</vt:i4>
      </vt:variant>
      <vt:variant>
        <vt:i4>5</vt:i4>
      </vt:variant>
      <vt:variant>
        <vt:lpwstr/>
      </vt:variant>
      <vt:variant>
        <vt:lpwstr>_Toc180090587</vt:lpwstr>
      </vt:variant>
      <vt:variant>
        <vt:i4>1507389</vt:i4>
      </vt:variant>
      <vt:variant>
        <vt:i4>1445</vt:i4>
      </vt:variant>
      <vt:variant>
        <vt:i4>0</vt:i4>
      </vt:variant>
      <vt:variant>
        <vt:i4>5</vt:i4>
      </vt:variant>
      <vt:variant>
        <vt:lpwstr/>
      </vt:variant>
      <vt:variant>
        <vt:lpwstr>_Toc180090586</vt:lpwstr>
      </vt:variant>
      <vt:variant>
        <vt:i4>1507389</vt:i4>
      </vt:variant>
      <vt:variant>
        <vt:i4>1439</vt:i4>
      </vt:variant>
      <vt:variant>
        <vt:i4>0</vt:i4>
      </vt:variant>
      <vt:variant>
        <vt:i4>5</vt:i4>
      </vt:variant>
      <vt:variant>
        <vt:lpwstr/>
      </vt:variant>
      <vt:variant>
        <vt:lpwstr>_Toc180090585</vt:lpwstr>
      </vt:variant>
      <vt:variant>
        <vt:i4>1507389</vt:i4>
      </vt:variant>
      <vt:variant>
        <vt:i4>1433</vt:i4>
      </vt:variant>
      <vt:variant>
        <vt:i4>0</vt:i4>
      </vt:variant>
      <vt:variant>
        <vt:i4>5</vt:i4>
      </vt:variant>
      <vt:variant>
        <vt:lpwstr/>
      </vt:variant>
      <vt:variant>
        <vt:lpwstr>_Toc180090584</vt:lpwstr>
      </vt:variant>
      <vt:variant>
        <vt:i4>1507389</vt:i4>
      </vt:variant>
      <vt:variant>
        <vt:i4>1427</vt:i4>
      </vt:variant>
      <vt:variant>
        <vt:i4>0</vt:i4>
      </vt:variant>
      <vt:variant>
        <vt:i4>5</vt:i4>
      </vt:variant>
      <vt:variant>
        <vt:lpwstr/>
      </vt:variant>
      <vt:variant>
        <vt:lpwstr>_Toc180090583</vt:lpwstr>
      </vt:variant>
      <vt:variant>
        <vt:i4>1507389</vt:i4>
      </vt:variant>
      <vt:variant>
        <vt:i4>1421</vt:i4>
      </vt:variant>
      <vt:variant>
        <vt:i4>0</vt:i4>
      </vt:variant>
      <vt:variant>
        <vt:i4>5</vt:i4>
      </vt:variant>
      <vt:variant>
        <vt:lpwstr/>
      </vt:variant>
      <vt:variant>
        <vt:lpwstr>_Toc180090582</vt:lpwstr>
      </vt:variant>
      <vt:variant>
        <vt:i4>1507389</vt:i4>
      </vt:variant>
      <vt:variant>
        <vt:i4>1415</vt:i4>
      </vt:variant>
      <vt:variant>
        <vt:i4>0</vt:i4>
      </vt:variant>
      <vt:variant>
        <vt:i4>5</vt:i4>
      </vt:variant>
      <vt:variant>
        <vt:lpwstr/>
      </vt:variant>
      <vt:variant>
        <vt:lpwstr>_Toc180090581</vt:lpwstr>
      </vt:variant>
      <vt:variant>
        <vt:i4>1507389</vt:i4>
      </vt:variant>
      <vt:variant>
        <vt:i4>1409</vt:i4>
      </vt:variant>
      <vt:variant>
        <vt:i4>0</vt:i4>
      </vt:variant>
      <vt:variant>
        <vt:i4>5</vt:i4>
      </vt:variant>
      <vt:variant>
        <vt:lpwstr/>
      </vt:variant>
      <vt:variant>
        <vt:lpwstr>_Toc180090580</vt:lpwstr>
      </vt:variant>
      <vt:variant>
        <vt:i4>1572925</vt:i4>
      </vt:variant>
      <vt:variant>
        <vt:i4>1403</vt:i4>
      </vt:variant>
      <vt:variant>
        <vt:i4>0</vt:i4>
      </vt:variant>
      <vt:variant>
        <vt:i4>5</vt:i4>
      </vt:variant>
      <vt:variant>
        <vt:lpwstr/>
      </vt:variant>
      <vt:variant>
        <vt:lpwstr>_Toc180090579</vt:lpwstr>
      </vt:variant>
      <vt:variant>
        <vt:i4>1572925</vt:i4>
      </vt:variant>
      <vt:variant>
        <vt:i4>1397</vt:i4>
      </vt:variant>
      <vt:variant>
        <vt:i4>0</vt:i4>
      </vt:variant>
      <vt:variant>
        <vt:i4>5</vt:i4>
      </vt:variant>
      <vt:variant>
        <vt:lpwstr/>
      </vt:variant>
      <vt:variant>
        <vt:lpwstr>_Toc180090578</vt:lpwstr>
      </vt:variant>
      <vt:variant>
        <vt:i4>1572925</vt:i4>
      </vt:variant>
      <vt:variant>
        <vt:i4>1391</vt:i4>
      </vt:variant>
      <vt:variant>
        <vt:i4>0</vt:i4>
      </vt:variant>
      <vt:variant>
        <vt:i4>5</vt:i4>
      </vt:variant>
      <vt:variant>
        <vt:lpwstr/>
      </vt:variant>
      <vt:variant>
        <vt:lpwstr>_Toc180090577</vt:lpwstr>
      </vt:variant>
      <vt:variant>
        <vt:i4>1572925</vt:i4>
      </vt:variant>
      <vt:variant>
        <vt:i4>1385</vt:i4>
      </vt:variant>
      <vt:variant>
        <vt:i4>0</vt:i4>
      </vt:variant>
      <vt:variant>
        <vt:i4>5</vt:i4>
      </vt:variant>
      <vt:variant>
        <vt:lpwstr/>
      </vt:variant>
      <vt:variant>
        <vt:lpwstr>_Toc180090576</vt:lpwstr>
      </vt:variant>
      <vt:variant>
        <vt:i4>1572925</vt:i4>
      </vt:variant>
      <vt:variant>
        <vt:i4>1379</vt:i4>
      </vt:variant>
      <vt:variant>
        <vt:i4>0</vt:i4>
      </vt:variant>
      <vt:variant>
        <vt:i4>5</vt:i4>
      </vt:variant>
      <vt:variant>
        <vt:lpwstr/>
      </vt:variant>
      <vt:variant>
        <vt:lpwstr>_Toc180090575</vt:lpwstr>
      </vt:variant>
      <vt:variant>
        <vt:i4>1572925</vt:i4>
      </vt:variant>
      <vt:variant>
        <vt:i4>1373</vt:i4>
      </vt:variant>
      <vt:variant>
        <vt:i4>0</vt:i4>
      </vt:variant>
      <vt:variant>
        <vt:i4>5</vt:i4>
      </vt:variant>
      <vt:variant>
        <vt:lpwstr/>
      </vt:variant>
      <vt:variant>
        <vt:lpwstr>_Toc180090574</vt:lpwstr>
      </vt:variant>
      <vt:variant>
        <vt:i4>1572925</vt:i4>
      </vt:variant>
      <vt:variant>
        <vt:i4>1367</vt:i4>
      </vt:variant>
      <vt:variant>
        <vt:i4>0</vt:i4>
      </vt:variant>
      <vt:variant>
        <vt:i4>5</vt:i4>
      </vt:variant>
      <vt:variant>
        <vt:lpwstr/>
      </vt:variant>
      <vt:variant>
        <vt:lpwstr>_Toc180090573</vt:lpwstr>
      </vt:variant>
      <vt:variant>
        <vt:i4>1572925</vt:i4>
      </vt:variant>
      <vt:variant>
        <vt:i4>1361</vt:i4>
      </vt:variant>
      <vt:variant>
        <vt:i4>0</vt:i4>
      </vt:variant>
      <vt:variant>
        <vt:i4>5</vt:i4>
      </vt:variant>
      <vt:variant>
        <vt:lpwstr/>
      </vt:variant>
      <vt:variant>
        <vt:lpwstr>_Toc180090572</vt:lpwstr>
      </vt:variant>
      <vt:variant>
        <vt:i4>1572925</vt:i4>
      </vt:variant>
      <vt:variant>
        <vt:i4>1355</vt:i4>
      </vt:variant>
      <vt:variant>
        <vt:i4>0</vt:i4>
      </vt:variant>
      <vt:variant>
        <vt:i4>5</vt:i4>
      </vt:variant>
      <vt:variant>
        <vt:lpwstr/>
      </vt:variant>
      <vt:variant>
        <vt:lpwstr>_Toc180090571</vt:lpwstr>
      </vt:variant>
      <vt:variant>
        <vt:i4>1572925</vt:i4>
      </vt:variant>
      <vt:variant>
        <vt:i4>1349</vt:i4>
      </vt:variant>
      <vt:variant>
        <vt:i4>0</vt:i4>
      </vt:variant>
      <vt:variant>
        <vt:i4>5</vt:i4>
      </vt:variant>
      <vt:variant>
        <vt:lpwstr/>
      </vt:variant>
      <vt:variant>
        <vt:lpwstr>_Toc180090570</vt:lpwstr>
      </vt:variant>
      <vt:variant>
        <vt:i4>1638461</vt:i4>
      </vt:variant>
      <vt:variant>
        <vt:i4>1343</vt:i4>
      </vt:variant>
      <vt:variant>
        <vt:i4>0</vt:i4>
      </vt:variant>
      <vt:variant>
        <vt:i4>5</vt:i4>
      </vt:variant>
      <vt:variant>
        <vt:lpwstr/>
      </vt:variant>
      <vt:variant>
        <vt:lpwstr>_Toc180090569</vt:lpwstr>
      </vt:variant>
      <vt:variant>
        <vt:i4>1638461</vt:i4>
      </vt:variant>
      <vt:variant>
        <vt:i4>1337</vt:i4>
      </vt:variant>
      <vt:variant>
        <vt:i4>0</vt:i4>
      </vt:variant>
      <vt:variant>
        <vt:i4>5</vt:i4>
      </vt:variant>
      <vt:variant>
        <vt:lpwstr/>
      </vt:variant>
      <vt:variant>
        <vt:lpwstr>_Toc180090568</vt:lpwstr>
      </vt:variant>
      <vt:variant>
        <vt:i4>1638461</vt:i4>
      </vt:variant>
      <vt:variant>
        <vt:i4>1331</vt:i4>
      </vt:variant>
      <vt:variant>
        <vt:i4>0</vt:i4>
      </vt:variant>
      <vt:variant>
        <vt:i4>5</vt:i4>
      </vt:variant>
      <vt:variant>
        <vt:lpwstr/>
      </vt:variant>
      <vt:variant>
        <vt:lpwstr>_Toc180090567</vt:lpwstr>
      </vt:variant>
      <vt:variant>
        <vt:i4>1638461</vt:i4>
      </vt:variant>
      <vt:variant>
        <vt:i4>1325</vt:i4>
      </vt:variant>
      <vt:variant>
        <vt:i4>0</vt:i4>
      </vt:variant>
      <vt:variant>
        <vt:i4>5</vt:i4>
      </vt:variant>
      <vt:variant>
        <vt:lpwstr/>
      </vt:variant>
      <vt:variant>
        <vt:lpwstr>_Toc180090566</vt:lpwstr>
      </vt:variant>
      <vt:variant>
        <vt:i4>1638461</vt:i4>
      </vt:variant>
      <vt:variant>
        <vt:i4>1319</vt:i4>
      </vt:variant>
      <vt:variant>
        <vt:i4>0</vt:i4>
      </vt:variant>
      <vt:variant>
        <vt:i4>5</vt:i4>
      </vt:variant>
      <vt:variant>
        <vt:lpwstr/>
      </vt:variant>
      <vt:variant>
        <vt:lpwstr>_Toc180090565</vt:lpwstr>
      </vt:variant>
      <vt:variant>
        <vt:i4>1638461</vt:i4>
      </vt:variant>
      <vt:variant>
        <vt:i4>1313</vt:i4>
      </vt:variant>
      <vt:variant>
        <vt:i4>0</vt:i4>
      </vt:variant>
      <vt:variant>
        <vt:i4>5</vt:i4>
      </vt:variant>
      <vt:variant>
        <vt:lpwstr/>
      </vt:variant>
      <vt:variant>
        <vt:lpwstr>_Toc180090564</vt:lpwstr>
      </vt:variant>
      <vt:variant>
        <vt:i4>1638461</vt:i4>
      </vt:variant>
      <vt:variant>
        <vt:i4>1307</vt:i4>
      </vt:variant>
      <vt:variant>
        <vt:i4>0</vt:i4>
      </vt:variant>
      <vt:variant>
        <vt:i4>5</vt:i4>
      </vt:variant>
      <vt:variant>
        <vt:lpwstr/>
      </vt:variant>
      <vt:variant>
        <vt:lpwstr>_Toc180090563</vt:lpwstr>
      </vt:variant>
      <vt:variant>
        <vt:i4>1638461</vt:i4>
      </vt:variant>
      <vt:variant>
        <vt:i4>1301</vt:i4>
      </vt:variant>
      <vt:variant>
        <vt:i4>0</vt:i4>
      </vt:variant>
      <vt:variant>
        <vt:i4>5</vt:i4>
      </vt:variant>
      <vt:variant>
        <vt:lpwstr/>
      </vt:variant>
      <vt:variant>
        <vt:lpwstr>_Toc180090562</vt:lpwstr>
      </vt:variant>
      <vt:variant>
        <vt:i4>1638461</vt:i4>
      </vt:variant>
      <vt:variant>
        <vt:i4>1295</vt:i4>
      </vt:variant>
      <vt:variant>
        <vt:i4>0</vt:i4>
      </vt:variant>
      <vt:variant>
        <vt:i4>5</vt:i4>
      </vt:variant>
      <vt:variant>
        <vt:lpwstr/>
      </vt:variant>
      <vt:variant>
        <vt:lpwstr>_Toc180090561</vt:lpwstr>
      </vt:variant>
      <vt:variant>
        <vt:i4>1638461</vt:i4>
      </vt:variant>
      <vt:variant>
        <vt:i4>1289</vt:i4>
      </vt:variant>
      <vt:variant>
        <vt:i4>0</vt:i4>
      </vt:variant>
      <vt:variant>
        <vt:i4>5</vt:i4>
      </vt:variant>
      <vt:variant>
        <vt:lpwstr/>
      </vt:variant>
      <vt:variant>
        <vt:lpwstr>_Toc180090560</vt:lpwstr>
      </vt:variant>
      <vt:variant>
        <vt:i4>1703997</vt:i4>
      </vt:variant>
      <vt:variant>
        <vt:i4>1283</vt:i4>
      </vt:variant>
      <vt:variant>
        <vt:i4>0</vt:i4>
      </vt:variant>
      <vt:variant>
        <vt:i4>5</vt:i4>
      </vt:variant>
      <vt:variant>
        <vt:lpwstr/>
      </vt:variant>
      <vt:variant>
        <vt:lpwstr>_Toc180090559</vt:lpwstr>
      </vt:variant>
      <vt:variant>
        <vt:i4>1703997</vt:i4>
      </vt:variant>
      <vt:variant>
        <vt:i4>1277</vt:i4>
      </vt:variant>
      <vt:variant>
        <vt:i4>0</vt:i4>
      </vt:variant>
      <vt:variant>
        <vt:i4>5</vt:i4>
      </vt:variant>
      <vt:variant>
        <vt:lpwstr/>
      </vt:variant>
      <vt:variant>
        <vt:lpwstr>_Toc180090558</vt:lpwstr>
      </vt:variant>
      <vt:variant>
        <vt:i4>1703997</vt:i4>
      </vt:variant>
      <vt:variant>
        <vt:i4>1271</vt:i4>
      </vt:variant>
      <vt:variant>
        <vt:i4>0</vt:i4>
      </vt:variant>
      <vt:variant>
        <vt:i4>5</vt:i4>
      </vt:variant>
      <vt:variant>
        <vt:lpwstr/>
      </vt:variant>
      <vt:variant>
        <vt:lpwstr>_Toc180090557</vt:lpwstr>
      </vt:variant>
      <vt:variant>
        <vt:i4>1703997</vt:i4>
      </vt:variant>
      <vt:variant>
        <vt:i4>1265</vt:i4>
      </vt:variant>
      <vt:variant>
        <vt:i4>0</vt:i4>
      </vt:variant>
      <vt:variant>
        <vt:i4>5</vt:i4>
      </vt:variant>
      <vt:variant>
        <vt:lpwstr/>
      </vt:variant>
      <vt:variant>
        <vt:lpwstr>_Toc180090556</vt:lpwstr>
      </vt:variant>
      <vt:variant>
        <vt:i4>1703997</vt:i4>
      </vt:variant>
      <vt:variant>
        <vt:i4>1259</vt:i4>
      </vt:variant>
      <vt:variant>
        <vt:i4>0</vt:i4>
      </vt:variant>
      <vt:variant>
        <vt:i4>5</vt:i4>
      </vt:variant>
      <vt:variant>
        <vt:lpwstr/>
      </vt:variant>
      <vt:variant>
        <vt:lpwstr>_Toc180090555</vt:lpwstr>
      </vt:variant>
      <vt:variant>
        <vt:i4>1703997</vt:i4>
      </vt:variant>
      <vt:variant>
        <vt:i4>1253</vt:i4>
      </vt:variant>
      <vt:variant>
        <vt:i4>0</vt:i4>
      </vt:variant>
      <vt:variant>
        <vt:i4>5</vt:i4>
      </vt:variant>
      <vt:variant>
        <vt:lpwstr/>
      </vt:variant>
      <vt:variant>
        <vt:lpwstr>_Toc180090554</vt:lpwstr>
      </vt:variant>
      <vt:variant>
        <vt:i4>1703997</vt:i4>
      </vt:variant>
      <vt:variant>
        <vt:i4>1247</vt:i4>
      </vt:variant>
      <vt:variant>
        <vt:i4>0</vt:i4>
      </vt:variant>
      <vt:variant>
        <vt:i4>5</vt:i4>
      </vt:variant>
      <vt:variant>
        <vt:lpwstr/>
      </vt:variant>
      <vt:variant>
        <vt:lpwstr>_Toc180090553</vt:lpwstr>
      </vt:variant>
      <vt:variant>
        <vt:i4>1703997</vt:i4>
      </vt:variant>
      <vt:variant>
        <vt:i4>1241</vt:i4>
      </vt:variant>
      <vt:variant>
        <vt:i4>0</vt:i4>
      </vt:variant>
      <vt:variant>
        <vt:i4>5</vt:i4>
      </vt:variant>
      <vt:variant>
        <vt:lpwstr/>
      </vt:variant>
      <vt:variant>
        <vt:lpwstr>_Toc180090552</vt:lpwstr>
      </vt:variant>
      <vt:variant>
        <vt:i4>1703997</vt:i4>
      </vt:variant>
      <vt:variant>
        <vt:i4>1235</vt:i4>
      </vt:variant>
      <vt:variant>
        <vt:i4>0</vt:i4>
      </vt:variant>
      <vt:variant>
        <vt:i4>5</vt:i4>
      </vt:variant>
      <vt:variant>
        <vt:lpwstr/>
      </vt:variant>
      <vt:variant>
        <vt:lpwstr>_Toc180090551</vt:lpwstr>
      </vt:variant>
      <vt:variant>
        <vt:i4>1703997</vt:i4>
      </vt:variant>
      <vt:variant>
        <vt:i4>1229</vt:i4>
      </vt:variant>
      <vt:variant>
        <vt:i4>0</vt:i4>
      </vt:variant>
      <vt:variant>
        <vt:i4>5</vt:i4>
      </vt:variant>
      <vt:variant>
        <vt:lpwstr/>
      </vt:variant>
      <vt:variant>
        <vt:lpwstr>_Toc180090550</vt:lpwstr>
      </vt:variant>
      <vt:variant>
        <vt:i4>1769533</vt:i4>
      </vt:variant>
      <vt:variant>
        <vt:i4>1223</vt:i4>
      </vt:variant>
      <vt:variant>
        <vt:i4>0</vt:i4>
      </vt:variant>
      <vt:variant>
        <vt:i4>5</vt:i4>
      </vt:variant>
      <vt:variant>
        <vt:lpwstr/>
      </vt:variant>
      <vt:variant>
        <vt:lpwstr>_Toc180090549</vt:lpwstr>
      </vt:variant>
      <vt:variant>
        <vt:i4>1769533</vt:i4>
      </vt:variant>
      <vt:variant>
        <vt:i4>1217</vt:i4>
      </vt:variant>
      <vt:variant>
        <vt:i4>0</vt:i4>
      </vt:variant>
      <vt:variant>
        <vt:i4>5</vt:i4>
      </vt:variant>
      <vt:variant>
        <vt:lpwstr/>
      </vt:variant>
      <vt:variant>
        <vt:lpwstr>_Toc180090548</vt:lpwstr>
      </vt:variant>
      <vt:variant>
        <vt:i4>1769533</vt:i4>
      </vt:variant>
      <vt:variant>
        <vt:i4>1211</vt:i4>
      </vt:variant>
      <vt:variant>
        <vt:i4>0</vt:i4>
      </vt:variant>
      <vt:variant>
        <vt:i4>5</vt:i4>
      </vt:variant>
      <vt:variant>
        <vt:lpwstr/>
      </vt:variant>
      <vt:variant>
        <vt:lpwstr>_Toc180090547</vt:lpwstr>
      </vt:variant>
      <vt:variant>
        <vt:i4>1769533</vt:i4>
      </vt:variant>
      <vt:variant>
        <vt:i4>1205</vt:i4>
      </vt:variant>
      <vt:variant>
        <vt:i4>0</vt:i4>
      </vt:variant>
      <vt:variant>
        <vt:i4>5</vt:i4>
      </vt:variant>
      <vt:variant>
        <vt:lpwstr/>
      </vt:variant>
      <vt:variant>
        <vt:lpwstr>_Toc180090546</vt:lpwstr>
      </vt:variant>
      <vt:variant>
        <vt:i4>1769533</vt:i4>
      </vt:variant>
      <vt:variant>
        <vt:i4>1199</vt:i4>
      </vt:variant>
      <vt:variant>
        <vt:i4>0</vt:i4>
      </vt:variant>
      <vt:variant>
        <vt:i4>5</vt:i4>
      </vt:variant>
      <vt:variant>
        <vt:lpwstr/>
      </vt:variant>
      <vt:variant>
        <vt:lpwstr>_Toc180090545</vt:lpwstr>
      </vt:variant>
      <vt:variant>
        <vt:i4>1769533</vt:i4>
      </vt:variant>
      <vt:variant>
        <vt:i4>1193</vt:i4>
      </vt:variant>
      <vt:variant>
        <vt:i4>0</vt:i4>
      </vt:variant>
      <vt:variant>
        <vt:i4>5</vt:i4>
      </vt:variant>
      <vt:variant>
        <vt:lpwstr/>
      </vt:variant>
      <vt:variant>
        <vt:lpwstr>_Toc180090544</vt:lpwstr>
      </vt:variant>
      <vt:variant>
        <vt:i4>1769533</vt:i4>
      </vt:variant>
      <vt:variant>
        <vt:i4>1187</vt:i4>
      </vt:variant>
      <vt:variant>
        <vt:i4>0</vt:i4>
      </vt:variant>
      <vt:variant>
        <vt:i4>5</vt:i4>
      </vt:variant>
      <vt:variant>
        <vt:lpwstr/>
      </vt:variant>
      <vt:variant>
        <vt:lpwstr>_Toc180090543</vt:lpwstr>
      </vt:variant>
      <vt:variant>
        <vt:i4>1769533</vt:i4>
      </vt:variant>
      <vt:variant>
        <vt:i4>1181</vt:i4>
      </vt:variant>
      <vt:variant>
        <vt:i4>0</vt:i4>
      </vt:variant>
      <vt:variant>
        <vt:i4>5</vt:i4>
      </vt:variant>
      <vt:variant>
        <vt:lpwstr/>
      </vt:variant>
      <vt:variant>
        <vt:lpwstr>_Toc180090542</vt:lpwstr>
      </vt:variant>
      <vt:variant>
        <vt:i4>1769533</vt:i4>
      </vt:variant>
      <vt:variant>
        <vt:i4>1175</vt:i4>
      </vt:variant>
      <vt:variant>
        <vt:i4>0</vt:i4>
      </vt:variant>
      <vt:variant>
        <vt:i4>5</vt:i4>
      </vt:variant>
      <vt:variant>
        <vt:lpwstr/>
      </vt:variant>
      <vt:variant>
        <vt:lpwstr>_Toc180090541</vt:lpwstr>
      </vt:variant>
      <vt:variant>
        <vt:i4>1769533</vt:i4>
      </vt:variant>
      <vt:variant>
        <vt:i4>1169</vt:i4>
      </vt:variant>
      <vt:variant>
        <vt:i4>0</vt:i4>
      </vt:variant>
      <vt:variant>
        <vt:i4>5</vt:i4>
      </vt:variant>
      <vt:variant>
        <vt:lpwstr/>
      </vt:variant>
      <vt:variant>
        <vt:lpwstr>_Toc180090540</vt:lpwstr>
      </vt:variant>
      <vt:variant>
        <vt:i4>1835069</vt:i4>
      </vt:variant>
      <vt:variant>
        <vt:i4>1163</vt:i4>
      </vt:variant>
      <vt:variant>
        <vt:i4>0</vt:i4>
      </vt:variant>
      <vt:variant>
        <vt:i4>5</vt:i4>
      </vt:variant>
      <vt:variant>
        <vt:lpwstr/>
      </vt:variant>
      <vt:variant>
        <vt:lpwstr>_Toc180090539</vt:lpwstr>
      </vt:variant>
      <vt:variant>
        <vt:i4>1835069</vt:i4>
      </vt:variant>
      <vt:variant>
        <vt:i4>1157</vt:i4>
      </vt:variant>
      <vt:variant>
        <vt:i4>0</vt:i4>
      </vt:variant>
      <vt:variant>
        <vt:i4>5</vt:i4>
      </vt:variant>
      <vt:variant>
        <vt:lpwstr/>
      </vt:variant>
      <vt:variant>
        <vt:lpwstr>_Toc180090538</vt:lpwstr>
      </vt:variant>
      <vt:variant>
        <vt:i4>1835069</vt:i4>
      </vt:variant>
      <vt:variant>
        <vt:i4>1151</vt:i4>
      </vt:variant>
      <vt:variant>
        <vt:i4>0</vt:i4>
      </vt:variant>
      <vt:variant>
        <vt:i4>5</vt:i4>
      </vt:variant>
      <vt:variant>
        <vt:lpwstr/>
      </vt:variant>
      <vt:variant>
        <vt:lpwstr>_Toc180090537</vt:lpwstr>
      </vt:variant>
      <vt:variant>
        <vt:i4>1835069</vt:i4>
      </vt:variant>
      <vt:variant>
        <vt:i4>1145</vt:i4>
      </vt:variant>
      <vt:variant>
        <vt:i4>0</vt:i4>
      </vt:variant>
      <vt:variant>
        <vt:i4>5</vt:i4>
      </vt:variant>
      <vt:variant>
        <vt:lpwstr/>
      </vt:variant>
      <vt:variant>
        <vt:lpwstr>_Toc180090536</vt:lpwstr>
      </vt:variant>
      <vt:variant>
        <vt:i4>1835069</vt:i4>
      </vt:variant>
      <vt:variant>
        <vt:i4>1139</vt:i4>
      </vt:variant>
      <vt:variant>
        <vt:i4>0</vt:i4>
      </vt:variant>
      <vt:variant>
        <vt:i4>5</vt:i4>
      </vt:variant>
      <vt:variant>
        <vt:lpwstr/>
      </vt:variant>
      <vt:variant>
        <vt:lpwstr>_Toc180090535</vt:lpwstr>
      </vt:variant>
      <vt:variant>
        <vt:i4>1835069</vt:i4>
      </vt:variant>
      <vt:variant>
        <vt:i4>1133</vt:i4>
      </vt:variant>
      <vt:variant>
        <vt:i4>0</vt:i4>
      </vt:variant>
      <vt:variant>
        <vt:i4>5</vt:i4>
      </vt:variant>
      <vt:variant>
        <vt:lpwstr/>
      </vt:variant>
      <vt:variant>
        <vt:lpwstr>_Toc180090534</vt:lpwstr>
      </vt:variant>
      <vt:variant>
        <vt:i4>1835069</vt:i4>
      </vt:variant>
      <vt:variant>
        <vt:i4>1127</vt:i4>
      </vt:variant>
      <vt:variant>
        <vt:i4>0</vt:i4>
      </vt:variant>
      <vt:variant>
        <vt:i4>5</vt:i4>
      </vt:variant>
      <vt:variant>
        <vt:lpwstr/>
      </vt:variant>
      <vt:variant>
        <vt:lpwstr>_Toc180090533</vt:lpwstr>
      </vt:variant>
      <vt:variant>
        <vt:i4>1835069</vt:i4>
      </vt:variant>
      <vt:variant>
        <vt:i4>1121</vt:i4>
      </vt:variant>
      <vt:variant>
        <vt:i4>0</vt:i4>
      </vt:variant>
      <vt:variant>
        <vt:i4>5</vt:i4>
      </vt:variant>
      <vt:variant>
        <vt:lpwstr/>
      </vt:variant>
      <vt:variant>
        <vt:lpwstr>_Toc180090532</vt:lpwstr>
      </vt:variant>
      <vt:variant>
        <vt:i4>1835069</vt:i4>
      </vt:variant>
      <vt:variant>
        <vt:i4>1115</vt:i4>
      </vt:variant>
      <vt:variant>
        <vt:i4>0</vt:i4>
      </vt:variant>
      <vt:variant>
        <vt:i4>5</vt:i4>
      </vt:variant>
      <vt:variant>
        <vt:lpwstr/>
      </vt:variant>
      <vt:variant>
        <vt:lpwstr>_Toc180090531</vt:lpwstr>
      </vt:variant>
      <vt:variant>
        <vt:i4>1835069</vt:i4>
      </vt:variant>
      <vt:variant>
        <vt:i4>1109</vt:i4>
      </vt:variant>
      <vt:variant>
        <vt:i4>0</vt:i4>
      </vt:variant>
      <vt:variant>
        <vt:i4>5</vt:i4>
      </vt:variant>
      <vt:variant>
        <vt:lpwstr/>
      </vt:variant>
      <vt:variant>
        <vt:lpwstr>_Toc180090530</vt:lpwstr>
      </vt:variant>
      <vt:variant>
        <vt:i4>1900605</vt:i4>
      </vt:variant>
      <vt:variant>
        <vt:i4>1103</vt:i4>
      </vt:variant>
      <vt:variant>
        <vt:i4>0</vt:i4>
      </vt:variant>
      <vt:variant>
        <vt:i4>5</vt:i4>
      </vt:variant>
      <vt:variant>
        <vt:lpwstr/>
      </vt:variant>
      <vt:variant>
        <vt:lpwstr>_Toc180090529</vt:lpwstr>
      </vt:variant>
      <vt:variant>
        <vt:i4>1900605</vt:i4>
      </vt:variant>
      <vt:variant>
        <vt:i4>1097</vt:i4>
      </vt:variant>
      <vt:variant>
        <vt:i4>0</vt:i4>
      </vt:variant>
      <vt:variant>
        <vt:i4>5</vt:i4>
      </vt:variant>
      <vt:variant>
        <vt:lpwstr/>
      </vt:variant>
      <vt:variant>
        <vt:lpwstr>_Toc180090528</vt:lpwstr>
      </vt:variant>
      <vt:variant>
        <vt:i4>1900605</vt:i4>
      </vt:variant>
      <vt:variant>
        <vt:i4>1091</vt:i4>
      </vt:variant>
      <vt:variant>
        <vt:i4>0</vt:i4>
      </vt:variant>
      <vt:variant>
        <vt:i4>5</vt:i4>
      </vt:variant>
      <vt:variant>
        <vt:lpwstr/>
      </vt:variant>
      <vt:variant>
        <vt:lpwstr>_Toc180090527</vt:lpwstr>
      </vt:variant>
      <vt:variant>
        <vt:i4>1900605</vt:i4>
      </vt:variant>
      <vt:variant>
        <vt:i4>1085</vt:i4>
      </vt:variant>
      <vt:variant>
        <vt:i4>0</vt:i4>
      </vt:variant>
      <vt:variant>
        <vt:i4>5</vt:i4>
      </vt:variant>
      <vt:variant>
        <vt:lpwstr/>
      </vt:variant>
      <vt:variant>
        <vt:lpwstr>_Toc180090526</vt:lpwstr>
      </vt:variant>
      <vt:variant>
        <vt:i4>1507391</vt:i4>
      </vt:variant>
      <vt:variant>
        <vt:i4>1076</vt:i4>
      </vt:variant>
      <vt:variant>
        <vt:i4>0</vt:i4>
      </vt:variant>
      <vt:variant>
        <vt:i4>5</vt:i4>
      </vt:variant>
      <vt:variant>
        <vt:lpwstr/>
      </vt:variant>
      <vt:variant>
        <vt:lpwstr>_Toc180090786</vt:lpwstr>
      </vt:variant>
      <vt:variant>
        <vt:i4>1507391</vt:i4>
      </vt:variant>
      <vt:variant>
        <vt:i4>1070</vt:i4>
      </vt:variant>
      <vt:variant>
        <vt:i4>0</vt:i4>
      </vt:variant>
      <vt:variant>
        <vt:i4>5</vt:i4>
      </vt:variant>
      <vt:variant>
        <vt:lpwstr/>
      </vt:variant>
      <vt:variant>
        <vt:lpwstr>_Toc180090785</vt:lpwstr>
      </vt:variant>
      <vt:variant>
        <vt:i4>1507391</vt:i4>
      </vt:variant>
      <vt:variant>
        <vt:i4>1064</vt:i4>
      </vt:variant>
      <vt:variant>
        <vt:i4>0</vt:i4>
      </vt:variant>
      <vt:variant>
        <vt:i4>5</vt:i4>
      </vt:variant>
      <vt:variant>
        <vt:lpwstr/>
      </vt:variant>
      <vt:variant>
        <vt:lpwstr>_Toc180090784</vt:lpwstr>
      </vt:variant>
      <vt:variant>
        <vt:i4>1507391</vt:i4>
      </vt:variant>
      <vt:variant>
        <vt:i4>1058</vt:i4>
      </vt:variant>
      <vt:variant>
        <vt:i4>0</vt:i4>
      </vt:variant>
      <vt:variant>
        <vt:i4>5</vt:i4>
      </vt:variant>
      <vt:variant>
        <vt:lpwstr/>
      </vt:variant>
      <vt:variant>
        <vt:lpwstr>_Toc180090783</vt:lpwstr>
      </vt:variant>
      <vt:variant>
        <vt:i4>1507391</vt:i4>
      </vt:variant>
      <vt:variant>
        <vt:i4>1052</vt:i4>
      </vt:variant>
      <vt:variant>
        <vt:i4>0</vt:i4>
      </vt:variant>
      <vt:variant>
        <vt:i4>5</vt:i4>
      </vt:variant>
      <vt:variant>
        <vt:lpwstr/>
      </vt:variant>
      <vt:variant>
        <vt:lpwstr>_Toc180090782</vt:lpwstr>
      </vt:variant>
      <vt:variant>
        <vt:i4>1507391</vt:i4>
      </vt:variant>
      <vt:variant>
        <vt:i4>1046</vt:i4>
      </vt:variant>
      <vt:variant>
        <vt:i4>0</vt:i4>
      </vt:variant>
      <vt:variant>
        <vt:i4>5</vt:i4>
      </vt:variant>
      <vt:variant>
        <vt:lpwstr/>
      </vt:variant>
      <vt:variant>
        <vt:lpwstr>_Toc180090781</vt:lpwstr>
      </vt:variant>
      <vt:variant>
        <vt:i4>1507391</vt:i4>
      </vt:variant>
      <vt:variant>
        <vt:i4>1040</vt:i4>
      </vt:variant>
      <vt:variant>
        <vt:i4>0</vt:i4>
      </vt:variant>
      <vt:variant>
        <vt:i4>5</vt:i4>
      </vt:variant>
      <vt:variant>
        <vt:lpwstr/>
      </vt:variant>
      <vt:variant>
        <vt:lpwstr>_Toc180090780</vt:lpwstr>
      </vt:variant>
      <vt:variant>
        <vt:i4>1572927</vt:i4>
      </vt:variant>
      <vt:variant>
        <vt:i4>1034</vt:i4>
      </vt:variant>
      <vt:variant>
        <vt:i4>0</vt:i4>
      </vt:variant>
      <vt:variant>
        <vt:i4>5</vt:i4>
      </vt:variant>
      <vt:variant>
        <vt:lpwstr/>
      </vt:variant>
      <vt:variant>
        <vt:lpwstr>_Toc180090779</vt:lpwstr>
      </vt:variant>
      <vt:variant>
        <vt:i4>1572927</vt:i4>
      </vt:variant>
      <vt:variant>
        <vt:i4>1028</vt:i4>
      </vt:variant>
      <vt:variant>
        <vt:i4>0</vt:i4>
      </vt:variant>
      <vt:variant>
        <vt:i4>5</vt:i4>
      </vt:variant>
      <vt:variant>
        <vt:lpwstr/>
      </vt:variant>
      <vt:variant>
        <vt:lpwstr>_Toc180090778</vt:lpwstr>
      </vt:variant>
      <vt:variant>
        <vt:i4>1572927</vt:i4>
      </vt:variant>
      <vt:variant>
        <vt:i4>1022</vt:i4>
      </vt:variant>
      <vt:variant>
        <vt:i4>0</vt:i4>
      </vt:variant>
      <vt:variant>
        <vt:i4>5</vt:i4>
      </vt:variant>
      <vt:variant>
        <vt:lpwstr/>
      </vt:variant>
      <vt:variant>
        <vt:lpwstr>_Toc180090777</vt:lpwstr>
      </vt:variant>
      <vt:variant>
        <vt:i4>1572927</vt:i4>
      </vt:variant>
      <vt:variant>
        <vt:i4>1016</vt:i4>
      </vt:variant>
      <vt:variant>
        <vt:i4>0</vt:i4>
      </vt:variant>
      <vt:variant>
        <vt:i4>5</vt:i4>
      </vt:variant>
      <vt:variant>
        <vt:lpwstr/>
      </vt:variant>
      <vt:variant>
        <vt:lpwstr>_Toc180090776</vt:lpwstr>
      </vt:variant>
      <vt:variant>
        <vt:i4>1572927</vt:i4>
      </vt:variant>
      <vt:variant>
        <vt:i4>1010</vt:i4>
      </vt:variant>
      <vt:variant>
        <vt:i4>0</vt:i4>
      </vt:variant>
      <vt:variant>
        <vt:i4>5</vt:i4>
      </vt:variant>
      <vt:variant>
        <vt:lpwstr/>
      </vt:variant>
      <vt:variant>
        <vt:lpwstr>_Toc180090775</vt:lpwstr>
      </vt:variant>
      <vt:variant>
        <vt:i4>1572927</vt:i4>
      </vt:variant>
      <vt:variant>
        <vt:i4>1004</vt:i4>
      </vt:variant>
      <vt:variant>
        <vt:i4>0</vt:i4>
      </vt:variant>
      <vt:variant>
        <vt:i4>5</vt:i4>
      </vt:variant>
      <vt:variant>
        <vt:lpwstr/>
      </vt:variant>
      <vt:variant>
        <vt:lpwstr>_Toc180090774</vt:lpwstr>
      </vt:variant>
      <vt:variant>
        <vt:i4>1572927</vt:i4>
      </vt:variant>
      <vt:variant>
        <vt:i4>998</vt:i4>
      </vt:variant>
      <vt:variant>
        <vt:i4>0</vt:i4>
      </vt:variant>
      <vt:variant>
        <vt:i4>5</vt:i4>
      </vt:variant>
      <vt:variant>
        <vt:lpwstr/>
      </vt:variant>
      <vt:variant>
        <vt:lpwstr>_Toc180090773</vt:lpwstr>
      </vt:variant>
      <vt:variant>
        <vt:i4>1572927</vt:i4>
      </vt:variant>
      <vt:variant>
        <vt:i4>992</vt:i4>
      </vt:variant>
      <vt:variant>
        <vt:i4>0</vt:i4>
      </vt:variant>
      <vt:variant>
        <vt:i4>5</vt:i4>
      </vt:variant>
      <vt:variant>
        <vt:lpwstr/>
      </vt:variant>
      <vt:variant>
        <vt:lpwstr>_Toc180090772</vt:lpwstr>
      </vt:variant>
      <vt:variant>
        <vt:i4>1572927</vt:i4>
      </vt:variant>
      <vt:variant>
        <vt:i4>986</vt:i4>
      </vt:variant>
      <vt:variant>
        <vt:i4>0</vt:i4>
      </vt:variant>
      <vt:variant>
        <vt:i4>5</vt:i4>
      </vt:variant>
      <vt:variant>
        <vt:lpwstr/>
      </vt:variant>
      <vt:variant>
        <vt:lpwstr>_Toc180090771</vt:lpwstr>
      </vt:variant>
      <vt:variant>
        <vt:i4>1572927</vt:i4>
      </vt:variant>
      <vt:variant>
        <vt:i4>980</vt:i4>
      </vt:variant>
      <vt:variant>
        <vt:i4>0</vt:i4>
      </vt:variant>
      <vt:variant>
        <vt:i4>5</vt:i4>
      </vt:variant>
      <vt:variant>
        <vt:lpwstr/>
      </vt:variant>
      <vt:variant>
        <vt:lpwstr>_Toc180090770</vt:lpwstr>
      </vt:variant>
      <vt:variant>
        <vt:i4>1638463</vt:i4>
      </vt:variant>
      <vt:variant>
        <vt:i4>974</vt:i4>
      </vt:variant>
      <vt:variant>
        <vt:i4>0</vt:i4>
      </vt:variant>
      <vt:variant>
        <vt:i4>5</vt:i4>
      </vt:variant>
      <vt:variant>
        <vt:lpwstr/>
      </vt:variant>
      <vt:variant>
        <vt:lpwstr>_Toc180090769</vt:lpwstr>
      </vt:variant>
      <vt:variant>
        <vt:i4>1638463</vt:i4>
      </vt:variant>
      <vt:variant>
        <vt:i4>968</vt:i4>
      </vt:variant>
      <vt:variant>
        <vt:i4>0</vt:i4>
      </vt:variant>
      <vt:variant>
        <vt:i4>5</vt:i4>
      </vt:variant>
      <vt:variant>
        <vt:lpwstr/>
      </vt:variant>
      <vt:variant>
        <vt:lpwstr>_Toc180090768</vt:lpwstr>
      </vt:variant>
      <vt:variant>
        <vt:i4>1638463</vt:i4>
      </vt:variant>
      <vt:variant>
        <vt:i4>962</vt:i4>
      </vt:variant>
      <vt:variant>
        <vt:i4>0</vt:i4>
      </vt:variant>
      <vt:variant>
        <vt:i4>5</vt:i4>
      </vt:variant>
      <vt:variant>
        <vt:lpwstr/>
      </vt:variant>
      <vt:variant>
        <vt:lpwstr>_Toc180090767</vt:lpwstr>
      </vt:variant>
      <vt:variant>
        <vt:i4>1638463</vt:i4>
      </vt:variant>
      <vt:variant>
        <vt:i4>956</vt:i4>
      </vt:variant>
      <vt:variant>
        <vt:i4>0</vt:i4>
      </vt:variant>
      <vt:variant>
        <vt:i4>5</vt:i4>
      </vt:variant>
      <vt:variant>
        <vt:lpwstr/>
      </vt:variant>
      <vt:variant>
        <vt:lpwstr>_Toc180090766</vt:lpwstr>
      </vt:variant>
      <vt:variant>
        <vt:i4>1638463</vt:i4>
      </vt:variant>
      <vt:variant>
        <vt:i4>950</vt:i4>
      </vt:variant>
      <vt:variant>
        <vt:i4>0</vt:i4>
      </vt:variant>
      <vt:variant>
        <vt:i4>5</vt:i4>
      </vt:variant>
      <vt:variant>
        <vt:lpwstr/>
      </vt:variant>
      <vt:variant>
        <vt:lpwstr>_Toc180090765</vt:lpwstr>
      </vt:variant>
      <vt:variant>
        <vt:i4>1638463</vt:i4>
      </vt:variant>
      <vt:variant>
        <vt:i4>944</vt:i4>
      </vt:variant>
      <vt:variant>
        <vt:i4>0</vt:i4>
      </vt:variant>
      <vt:variant>
        <vt:i4>5</vt:i4>
      </vt:variant>
      <vt:variant>
        <vt:lpwstr/>
      </vt:variant>
      <vt:variant>
        <vt:lpwstr>_Toc180090764</vt:lpwstr>
      </vt:variant>
      <vt:variant>
        <vt:i4>1638463</vt:i4>
      </vt:variant>
      <vt:variant>
        <vt:i4>938</vt:i4>
      </vt:variant>
      <vt:variant>
        <vt:i4>0</vt:i4>
      </vt:variant>
      <vt:variant>
        <vt:i4>5</vt:i4>
      </vt:variant>
      <vt:variant>
        <vt:lpwstr/>
      </vt:variant>
      <vt:variant>
        <vt:lpwstr>_Toc180090763</vt:lpwstr>
      </vt:variant>
      <vt:variant>
        <vt:i4>1638463</vt:i4>
      </vt:variant>
      <vt:variant>
        <vt:i4>932</vt:i4>
      </vt:variant>
      <vt:variant>
        <vt:i4>0</vt:i4>
      </vt:variant>
      <vt:variant>
        <vt:i4>5</vt:i4>
      </vt:variant>
      <vt:variant>
        <vt:lpwstr/>
      </vt:variant>
      <vt:variant>
        <vt:lpwstr>_Toc180090762</vt:lpwstr>
      </vt:variant>
      <vt:variant>
        <vt:i4>1638463</vt:i4>
      </vt:variant>
      <vt:variant>
        <vt:i4>926</vt:i4>
      </vt:variant>
      <vt:variant>
        <vt:i4>0</vt:i4>
      </vt:variant>
      <vt:variant>
        <vt:i4>5</vt:i4>
      </vt:variant>
      <vt:variant>
        <vt:lpwstr/>
      </vt:variant>
      <vt:variant>
        <vt:lpwstr>_Toc180090761</vt:lpwstr>
      </vt:variant>
      <vt:variant>
        <vt:i4>1638463</vt:i4>
      </vt:variant>
      <vt:variant>
        <vt:i4>920</vt:i4>
      </vt:variant>
      <vt:variant>
        <vt:i4>0</vt:i4>
      </vt:variant>
      <vt:variant>
        <vt:i4>5</vt:i4>
      </vt:variant>
      <vt:variant>
        <vt:lpwstr/>
      </vt:variant>
      <vt:variant>
        <vt:lpwstr>_Toc180090760</vt:lpwstr>
      </vt:variant>
      <vt:variant>
        <vt:i4>1703999</vt:i4>
      </vt:variant>
      <vt:variant>
        <vt:i4>914</vt:i4>
      </vt:variant>
      <vt:variant>
        <vt:i4>0</vt:i4>
      </vt:variant>
      <vt:variant>
        <vt:i4>5</vt:i4>
      </vt:variant>
      <vt:variant>
        <vt:lpwstr/>
      </vt:variant>
      <vt:variant>
        <vt:lpwstr>_Toc180090759</vt:lpwstr>
      </vt:variant>
      <vt:variant>
        <vt:i4>1703999</vt:i4>
      </vt:variant>
      <vt:variant>
        <vt:i4>908</vt:i4>
      </vt:variant>
      <vt:variant>
        <vt:i4>0</vt:i4>
      </vt:variant>
      <vt:variant>
        <vt:i4>5</vt:i4>
      </vt:variant>
      <vt:variant>
        <vt:lpwstr/>
      </vt:variant>
      <vt:variant>
        <vt:lpwstr>_Toc180090758</vt:lpwstr>
      </vt:variant>
      <vt:variant>
        <vt:i4>1703999</vt:i4>
      </vt:variant>
      <vt:variant>
        <vt:i4>902</vt:i4>
      </vt:variant>
      <vt:variant>
        <vt:i4>0</vt:i4>
      </vt:variant>
      <vt:variant>
        <vt:i4>5</vt:i4>
      </vt:variant>
      <vt:variant>
        <vt:lpwstr/>
      </vt:variant>
      <vt:variant>
        <vt:lpwstr>_Toc180090757</vt:lpwstr>
      </vt:variant>
      <vt:variant>
        <vt:i4>1703999</vt:i4>
      </vt:variant>
      <vt:variant>
        <vt:i4>896</vt:i4>
      </vt:variant>
      <vt:variant>
        <vt:i4>0</vt:i4>
      </vt:variant>
      <vt:variant>
        <vt:i4>5</vt:i4>
      </vt:variant>
      <vt:variant>
        <vt:lpwstr/>
      </vt:variant>
      <vt:variant>
        <vt:lpwstr>_Toc180090756</vt:lpwstr>
      </vt:variant>
      <vt:variant>
        <vt:i4>1703999</vt:i4>
      </vt:variant>
      <vt:variant>
        <vt:i4>890</vt:i4>
      </vt:variant>
      <vt:variant>
        <vt:i4>0</vt:i4>
      </vt:variant>
      <vt:variant>
        <vt:i4>5</vt:i4>
      </vt:variant>
      <vt:variant>
        <vt:lpwstr/>
      </vt:variant>
      <vt:variant>
        <vt:lpwstr>_Toc180090755</vt:lpwstr>
      </vt:variant>
      <vt:variant>
        <vt:i4>1703999</vt:i4>
      </vt:variant>
      <vt:variant>
        <vt:i4>884</vt:i4>
      </vt:variant>
      <vt:variant>
        <vt:i4>0</vt:i4>
      </vt:variant>
      <vt:variant>
        <vt:i4>5</vt:i4>
      </vt:variant>
      <vt:variant>
        <vt:lpwstr/>
      </vt:variant>
      <vt:variant>
        <vt:lpwstr>_Toc180090754</vt:lpwstr>
      </vt:variant>
      <vt:variant>
        <vt:i4>1703999</vt:i4>
      </vt:variant>
      <vt:variant>
        <vt:i4>878</vt:i4>
      </vt:variant>
      <vt:variant>
        <vt:i4>0</vt:i4>
      </vt:variant>
      <vt:variant>
        <vt:i4>5</vt:i4>
      </vt:variant>
      <vt:variant>
        <vt:lpwstr/>
      </vt:variant>
      <vt:variant>
        <vt:lpwstr>_Toc180090753</vt:lpwstr>
      </vt:variant>
      <vt:variant>
        <vt:i4>1703999</vt:i4>
      </vt:variant>
      <vt:variant>
        <vt:i4>872</vt:i4>
      </vt:variant>
      <vt:variant>
        <vt:i4>0</vt:i4>
      </vt:variant>
      <vt:variant>
        <vt:i4>5</vt:i4>
      </vt:variant>
      <vt:variant>
        <vt:lpwstr/>
      </vt:variant>
      <vt:variant>
        <vt:lpwstr>_Toc180090752</vt:lpwstr>
      </vt:variant>
      <vt:variant>
        <vt:i4>1703999</vt:i4>
      </vt:variant>
      <vt:variant>
        <vt:i4>866</vt:i4>
      </vt:variant>
      <vt:variant>
        <vt:i4>0</vt:i4>
      </vt:variant>
      <vt:variant>
        <vt:i4>5</vt:i4>
      </vt:variant>
      <vt:variant>
        <vt:lpwstr/>
      </vt:variant>
      <vt:variant>
        <vt:lpwstr>_Toc180090751</vt:lpwstr>
      </vt:variant>
      <vt:variant>
        <vt:i4>1703999</vt:i4>
      </vt:variant>
      <vt:variant>
        <vt:i4>860</vt:i4>
      </vt:variant>
      <vt:variant>
        <vt:i4>0</vt:i4>
      </vt:variant>
      <vt:variant>
        <vt:i4>5</vt:i4>
      </vt:variant>
      <vt:variant>
        <vt:lpwstr/>
      </vt:variant>
      <vt:variant>
        <vt:lpwstr>_Toc180090750</vt:lpwstr>
      </vt:variant>
      <vt:variant>
        <vt:i4>1769535</vt:i4>
      </vt:variant>
      <vt:variant>
        <vt:i4>854</vt:i4>
      </vt:variant>
      <vt:variant>
        <vt:i4>0</vt:i4>
      </vt:variant>
      <vt:variant>
        <vt:i4>5</vt:i4>
      </vt:variant>
      <vt:variant>
        <vt:lpwstr/>
      </vt:variant>
      <vt:variant>
        <vt:lpwstr>_Toc180090749</vt:lpwstr>
      </vt:variant>
      <vt:variant>
        <vt:i4>1769535</vt:i4>
      </vt:variant>
      <vt:variant>
        <vt:i4>848</vt:i4>
      </vt:variant>
      <vt:variant>
        <vt:i4>0</vt:i4>
      </vt:variant>
      <vt:variant>
        <vt:i4>5</vt:i4>
      </vt:variant>
      <vt:variant>
        <vt:lpwstr/>
      </vt:variant>
      <vt:variant>
        <vt:lpwstr>_Toc180090748</vt:lpwstr>
      </vt:variant>
      <vt:variant>
        <vt:i4>1769535</vt:i4>
      </vt:variant>
      <vt:variant>
        <vt:i4>842</vt:i4>
      </vt:variant>
      <vt:variant>
        <vt:i4>0</vt:i4>
      </vt:variant>
      <vt:variant>
        <vt:i4>5</vt:i4>
      </vt:variant>
      <vt:variant>
        <vt:lpwstr/>
      </vt:variant>
      <vt:variant>
        <vt:lpwstr>_Toc180090747</vt:lpwstr>
      </vt:variant>
      <vt:variant>
        <vt:i4>1769535</vt:i4>
      </vt:variant>
      <vt:variant>
        <vt:i4>836</vt:i4>
      </vt:variant>
      <vt:variant>
        <vt:i4>0</vt:i4>
      </vt:variant>
      <vt:variant>
        <vt:i4>5</vt:i4>
      </vt:variant>
      <vt:variant>
        <vt:lpwstr/>
      </vt:variant>
      <vt:variant>
        <vt:lpwstr>_Toc180090746</vt:lpwstr>
      </vt:variant>
      <vt:variant>
        <vt:i4>1769535</vt:i4>
      </vt:variant>
      <vt:variant>
        <vt:i4>830</vt:i4>
      </vt:variant>
      <vt:variant>
        <vt:i4>0</vt:i4>
      </vt:variant>
      <vt:variant>
        <vt:i4>5</vt:i4>
      </vt:variant>
      <vt:variant>
        <vt:lpwstr/>
      </vt:variant>
      <vt:variant>
        <vt:lpwstr>_Toc180090745</vt:lpwstr>
      </vt:variant>
      <vt:variant>
        <vt:i4>1769535</vt:i4>
      </vt:variant>
      <vt:variant>
        <vt:i4>824</vt:i4>
      </vt:variant>
      <vt:variant>
        <vt:i4>0</vt:i4>
      </vt:variant>
      <vt:variant>
        <vt:i4>5</vt:i4>
      </vt:variant>
      <vt:variant>
        <vt:lpwstr/>
      </vt:variant>
      <vt:variant>
        <vt:lpwstr>_Toc180090744</vt:lpwstr>
      </vt:variant>
      <vt:variant>
        <vt:i4>1769535</vt:i4>
      </vt:variant>
      <vt:variant>
        <vt:i4>818</vt:i4>
      </vt:variant>
      <vt:variant>
        <vt:i4>0</vt:i4>
      </vt:variant>
      <vt:variant>
        <vt:i4>5</vt:i4>
      </vt:variant>
      <vt:variant>
        <vt:lpwstr/>
      </vt:variant>
      <vt:variant>
        <vt:lpwstr>_Toc180090743</vt:lpwstr>
      </vt:variant>
      <vt:variant>
        <vt:i4>1769535</vt:i4>
      </vt:variant>
      <vt:variant>
        <vt:i4>812</vt:i4>
      </vt:variant>
      <vt:variant>
        <vt:i4>0</vt:i4>
      </vt:variant>
      <vt:variant>
        <vt:i4>5</vt:i4>
      </vt:variant>
      <vt:variant>
        <vt:lpwstr/>
      </vt:variant>
      <vt:variant>
        <vt:lpwstr>_Toc180090742</vt:lpwstr>
      </vt:variant>
      <vt:variant>
        <vt:i4>1769535</vt:i4>
      </vt:variant>
      <vt:variant>
        <vt:i4>806</vt:i4>
      </vt:variant>
      <vt:variant>
        <vt:i4>0</vt:i4>
      </vt:variant>
      <vt:variant>
        <vt:i4>5</vt:i4>
      </vt:variant>
      <vt:variant>
        <vt:lpwstr/>
      </vt:variant>
      <vt:variant>
        <vt:lpwstr>_Toc180090741</vt:lpwstr>
      </vt:variant>
      <vt:variant>
        <vt:i4>1769535</vt:i4>
      </vt:variant>
      <vt:variant>
        <vt:i4>800</vt:i4>
      </vt:variant>
      <vt:variant>
        <vt:i4>0</vt:i4>
      </vt:variant>
      <vt:variant>
        <vt:i4>5</vt:i4>
      </vt:variant>
      <vt:variant>
        <vt:lpwstr/>
      </vt:variant>
      <vt:variant>
        <vt:lpwstr>_Toc180090740</vt:lpwstr>
      </vt:variant>
      <vt:variant>
        <vt:i4>1835071</vt:i4>
      </vt:variant>
      <vt:variant>
        <vt:i4>794</vt:i4>
      </vt:variant>
      <vt:variant>
        <vt:i4>0</vt:i4>
      </vt:variant>
      <vt:variant>
        <vt:i4>5</vt:i4>
      </vt:variant>
      <vt:variant>
        <vt:lpwstr/>
      </vt:variant>
      <vt:variant>
        <vt:lpwstr>_Toc180090739</vt:lpwstr>
      </vt:variant>
      <vt:variant>
        <vt:i4>1835071</vt:i4>
      </vt:variant>
      <vt:variant>
        <vt:i4>788</vt:i4>
      </vt:variant>
      <vt:variant>
        <vt:i4>0</vt:i4>
      </vt:variant>
      <vt:variant>
        <vt:i4>5</vt:i4>
      </vt:variant>
      <vt:variant>
        <vt:lpwstr/>
      </vt:variant>
      <vt:variant>
        <vt:lpwstr>_Toc180090738</vt:lpwstr>
      </vt:variant>
      <vt:variant>
        <vt:i4>1835071</vt:i4>
      </vt:variant>
      <vt:variant>
        <vt:i4>782</vt:i4>
      </vt:variant>
      <vt:variant>
        <vt:i4>0</vt:i4>
      </vt:variant>
      <vt:variant>
        <vt:i4>5</vt:i4>
      </vt:variant>
      <vt:variant>
        <vt:lpwstr/>
      </vt:variant>
      <vt:variant>
        <vt:lpwstr>_Toc180090737</vt:lpwstr>
      </vt:variant>
      <vt:variant>
        <vt:i4>1835071</vt:i4>
      </vt:variant>
      <vt:variant>
        <vt:i4>776</vt:i4>
      </vt:variant>
      <vt:variant>
        <vt:i4>0</vt:i4>
      </vt:variant>
      <vt:variant>
        <vt:i4>5</vt:i4>
      </vt:variant>
      <vt:variant>
        <vt:lpwstr/>
      </vt:variant>
      <vt:variant>
        <vt:lpwstr>_Toc180090736</vt:lpwstr>
      </vt:variant>
      <vt:variant>
        <vt:i4>1835071</vt:i4>
      </vt:variant>
      <vt:variant>
        <vt:i4>770</vt:i4>
      </vt:variant>
      <vt:variant>
        <vt:i4>0</vt:i4>
      </vt:variant>
      <vt:variant>
        <vt:i4>5</vt:i4>
      </vt:variant>
      <vt:variant>
        <vt:lpwstr/>
      </vt:variant>
      <vt:variant>
        <vt:lpwstr>_Toc180090735</vt:lpwstr>
      </vt:variant>
      <vt:variant>
        <vt:i4>1835071</vt:i4>
      </vt:variant>
      <vt:variant>
        <vt:i4>764</vt:i4>
      </vt:variant>
      <vt:variant>
        <vt:i4>0</vt:i4>
      </vt:variant>
      <vt:variant>
        <vt:i4>5</vt:i4>
      </vt:variant>
      <vt:variant>
        <vt:lpwstr/>
      </vt:variant>
      <vt:variant>
        <vt:lpwstr>_Toc180090734</vt:lpwstr>
      </vt:variant>
      <vt:variant>
        <vt:i4>1835071</vt:i4>
      </vt:variant>
      <vt:variant>
        <vt:i4>758</vt:i4>
      </vt:variant>
      <vt:variant>
        <vt:i4>0</vt:i4>
      </vt:variant>
      <vt:variant>
        <vt:i4>5</vt:i4>
      </vt:variant>
      <vt:variant>
        <vt:lpwstr/>
      </vt:variant>
      <vt:variant>
        <vt:lpwstr>_Toc180090733</vt:lpwstr>
      </vt:variant>
      <vt:variant>
        <vt:i4>1835071</vt:i4>
      </vt:variant>
      <vt:variant>
        <vt:i4>752</vt:i4>
      </vt:variant>
      <vt:variant>
        <vt:i4>0</vt:i4>
      </vt:variant>
      <vt:variant>
        <vt:i4>5</vt:i4>
      </vt:variant>
      <vt:variant>
        <vt:lpwstr/>
      </vt:variant>
      <vt:variant>
        <vt:lpwstr>_Toc180090732</vt:lpwstr>
      </vt:variant>
      <vt:variant>
        <vt:i4>1835071</vt:i4>
      </vt:variant>
      <vt:variant>
        <vt:i4>746</vt:i4>
      </vt:variant>
      <vt:variant>
        <vt:i4>0</vt:i4>
      </vt:variant>
      <vt:variant>
        <vt:i4>5</vt:i4>
      </vt:variant>
      <vt:variant>
        <vt:lpwstr/>
      </vt:variant>
      <vt:variant>
        <vt:lpwstr>_Toc180090731</vt:lpwstr>
      </vt:variant>
      <vt:variant>
        <vt:i4>1835071</vt:i4>
      </vt:variant>
      <vt:variant>
        <vt:i4>740</vt:i4>
      </vt:variant>
      <vt:variant>
        <vt:i4>0</vt:i4>
      </vt:variant>
      <vt:variant>
        <vt:i4>5</vt:i4>
      </vt:variant>
      <vt:variant>
        <vt:lpwstr/>
      </vt:variant>
      <vt:variant>
        <vt:lpwstr>_Toc180090730</vt:lpwstr>
      </vt:variant>
      <vt:variant>
        <vt:i4>1900607</vt:i4>
      </vt:variant>
      <vt:variant>
        <vt:i4>734</vt:i4>
      </vt:variant>
      <vt:variant>
        <vt:i4>0</vt:i4>
      </vt:variant>
      <vt:variant>
        <vt:i4>5</vt:i4>
      </vt:variant>
      <vt:variant>
        <vt:lpwstr/>
      </vt:variant>
      <vt:variant>
        <vt:lpwstr>_Toc180090729</vt:lpwstr>
      </vt:variant>
      <vt:variant>
        <vt:i4>1900607</vt:i4>
      </vt:variant>
      <vt:variant>
        <vt:i4>728</vt:i4>
      </vt:variant>
      <vt:variant>
        <vt:i4>0</vt:i4>
      </vt:variant>
      <vt:variant>
        <vt:i4>5</vt:i4>
      </vt:variant>
      <vt:variant>
        <vt:lpwstr/>
      </vt:variant>
      <vt:variant>
        <vt:lpwstr>_Toc180090728</vt:lpwstr>
      </vt:variant>
      <vt:variant>
        <vt:i4>1900607</vt:i4>
      </vt:variant>
      <vt:variant>
        <vt:i4>722</vt:i4>
      </vt:variant>
      <vt:variant>
        <vt:i4>0</vt:i4>
      </vt:variant>
      <vt:variant>
        <vt:i4>5</vt:i4>
      </vt:variant>
      <vt:variant>
        <vt:lpwstr/>
      </vt:variant>
      <vt:variant>
        <vt:lpwstr>_Toc180090727</vt:lpwstr>
      </vt:variant>
      <vt:variant>
        <vt:i4>1900607</vt:i4>
      </vt:variant>
      <vt:variant>
        <vt:i4>716</vt:i4>
      </vt:variant>
      <vt:variant>
        <vt:i4>0</vt:i4>
      </vt:variant>
      <vt:variant>
        <vt:i4>5</vt:i4>
      </vt:variant>
      <vt:variant>
        <vt:lpwstr/>
      </vt:variant>
      <vt:variant>
        <vt:lpwstr>_Toc180090726</vt:lpwstr>
      </vt:variant>
      <vt:variant>
        <vt:i4>1900607</vt:i4>
      </vt:variant>
      <vt:variant>
        <vt:i4>710</vt:i4>
      </vt:variant>
      <vt:variant>
        <vt:i4>0</vt:i4>
      </vt:variant>
      <vt:variant>
        <vt:i4>5</vt:i4>
      </vt:variant>
      <vt:variant>
        <vt:lpwstr/>
      </vt:variant>
      <vt:variant>
        <vt:lpwstr>_Toc180090725</vt:lpwstr>
      </vt:variant>
      <vt:variant>
        <vt:i4>1900607</vt:i4>
      </vt:variant>
      <vt:variant>
        <vt:i4>704</vt:i4>
      </vt:variant>
      <vt:variant>
        <vt:i4>0</vt:i4>
      </vt:variant>
      <vt:variant>
        <vt:i4>5</vt:i4>
      </vt:variant>
      <vt:variant>
        <vt:lpwstr/>
      </vt:variant>
      <vt:variant>
        <vt:lpwstr>_Toc180090724</vt:lpwstr>
      </vt:variant>
      <vt:variant>
        <vt:i4>1900607</vt:i4>
      </vt:variant>
      <vt:variant>
        <vt:i4>698</vt:i4>
      </vt:variant>
      <vt:variant>
        <vt:i4>0</vt:i4>
      </vt:variant>
      <vt:variant>
        <vt:i4>5</vt:i4>
      </vt:variant>
      <vt:variant>
        <vt:lpwstr/>
      </vt:variant>
      <vt:variant>
        <vt:lpwstr>_Toc180090723</vt:lpwstr>
      </vt:variant>
      <vt:variant>
        <vt:i4>1900607</vt:i4>
      </vt:variant>
      <vt:variant>
        <vt:i4>692</vt:i4>
      </vt:variant>
      <vt:variant>
        <vt:i4>0</vt:i4>
      </vt:variant>
      <vt:variant>
        <vt:i4>5</vt:i4>
      </vt:variant>
      <vt:variant>
        <vt:lpwstr/>
      </vt:variant>
      <vt:variant>
        <vt:lpwstr>_Toc180090722</vt:lpwstr>
      </vt:variant>
      <vt:variant>
        <vt:i4>1900607</vt:i4>
      </vt:variant>
      <vt:variant>
        <vt:i4>686</vt:i4>
      </vt:variant>
      <vt:variant>
        <vt:i4>0</vt:i4>
      </vt:variant>
      <vt:variant>
        <vt:i4>5</vt:i4>
      </vt:variant>
      <vt:variant>
        <vt:lpwstr/>
      </vt:variant>
      <vt:variant>
        <vt:lpwstr>_Toc180090721</vt:lpwstr>
      </vt:variant>
      <vt:variant>
        <vt:i4>1900607</vt:i4>
      </vt:variant>
      <vt:variant>
        <vt:i4>680</vt:i4>
      </vt:variant>
      <vt:variant>
        <vt:i4>0</vt:i4>
      </vt:variant>
      <vt:variant>
        <vt:i4>5</vt:i4>
      </vt:variant>
      <vt:variant>
        <vt:lpwstr/>
      </vt:variant>
      <vt:variant>
        <vt:lpwstr>_Toc180090720</vt:lpwstr>
      </vt:variant>
      <vt:variant>
        <vt:i4>1966143</vt:i4>
      </vt:variant>
      <vt:variant>
        <vt:i4>674</vt:i4>
      </vt:variant>
      <vt:variant>
        <vt:i4>0</vt:i4>
      </vt:variant>
      <vt:variant>
        <vt:i4>5</vt:i4>
      </vt:variant>
      <vt:variant>
        <vt:lpwstr/>
      </vt:variant>
      <vt:variant>
        <vt:lpwstr>_Toc180090719</vt:lpwstr>
      </vt:variant>
      <vt:variant>
        <vt:i4>1966143</vt:i4>
      </vt:variant>
      <vt:variant>
        <vt:i4>668</vt:i4>
      </vt:variant>
      <vt:variant>
        <vt:i4>0</vt:i4>
      </vt:variant>
      <vt:variant>
        <vt:i4>5</vt:i4>
      </vt:variant>
      <vt:variant>
        <vt:lpwstr/>
      </vt:variant>
      <vt:variant>
        <vt:lpwstr>_Toc180090718</vt:lpwstr>
      </vt:variant>
      <vt:variant>
        <vt:i4>1966143</vt:i4>
      </vt:variant>
      <vt:variant>
        <vt:i4>662</vt:i4>
      </vt:variant>
      <vt:variant>
        <vt:i4>0</vt:i4>
      </vt:variant>
      <vt:variant>
        <vt:i4>5</vt:i4>
      </vt:variant>
      <vt:variant>
        <vt:lpwstr/>
      </vt:variant>
      <vt:variant>
        <vt:lpwstr>_Toc180090717</vt:lpwstr>
      </vt:variant>
      <vt:variant>
        <vt:i4>1966143</vt:i4>
      </vt:variant>
      <vt:variant>
        <vt:i4>656</vt:i4>
      </vt:variant>
      <vt:variant>
        <vt:i4>0</vt:i4>
      </vt:variant>
      <vt:variant>
        <vt:i4>5</vt:i4>
      </vt:variant>
      <vt:variant>
        <vt:lpwstr/>
      </vt:variant>
      <vt:variant>
        <vt:lpwstr>_Toc180090716</vt:lpwstr>
      </vt:variant>
      <vt:variant>
        <vt:i4>1966143</vt:i4>
      </vt:variant>
      <vt:variant>
        <vt:i4>650</vt:i4>
      </vt:variant>
      <vt:variant>
        <vt:i4>0</vt:i4>
      </vt:variant>
      <vt:variant>
        <vt:i4>5</vt:i4>
      </vt:variant>
      <vt:variant>
        <vt:lpwstr/>
      </vt:variant>
      <vt:variant>
        <vt:lpwstr>_Toc180090715</vt:lpwstr>
      </vt:variant>
      <vt:variant>
        <vt:i4>1966143</vt:i4>
      </vt:variant>
      <vt:variant>
        <vt:i4>644</vt:i4>
      </vt:variant>
      <vt:variant>
        <vt:i4>0</vt:i4>
      </vt:variant>
      <vt:variant>
        <vt:i4>5</vt:i4>
      </vt:variant>
      <vt:variant>
        <vt:lpwstr/>
      </vt:variant>
      <vt:variant>
        <vt:lpwstr>_Toc180090714</vt:lpwstr>
      </vt:variant>
      <vt:variant>
        <vt:i4>1966143</vt:i4>
      </vt:variant>
      <vt:variant>
        <vt:i4>638</vt:i4>
      </vt:variant>
      <vt:variant>
        <vt:i4>0</vt:i4>
      </vt:variant>
      <vt:variant>
        <vt:i4>5</vt:i4>
      </vt:variant>
      <vt:variant>
        <vt:lpwstr/>
      </vt:variant>
      <vt:variant>
        <vt:lpwstr>_Toc180090713</vt:lpwstr>
      </vt:variant>
      <vt:variant>
        <vt:i4>1966143</vt:i4>
      </vt:variant>
      <vt:variant>
        <vt:i4>632</vt:i4>
      </vt:variant>
      <vt:variant>
        <vt:i4>0</vt:i4>
      </vt:variant>
      <vt:variant>
        <vt:i4>5</vt:i4>
      </vt:variant>
      <vt:variant>
        <vt:lpwstr/>
      </vt:variant>
      <vt:variant>
        <vt:lpwstr>_Toc180090712</vt:lpwstr>
      </vt:variant>
      <vt:variant>
        <vt:i4>1966143</vt:i4>
      </vt:variant>
      <vt:variant>
        <vt:i4>626</vt:i4>
      </vt:variant>
      <vt:variant>
        <vt:i4>0</vt:i4>
      </vt:variant>
      <vt:variant>
        <vt:i4>5</vt:i4>
      </vt:variant>
      <vt:variant>
        <vt:lpwstr/>
      </vt:variant>
      <vt:variant>
        <vt:lpwstr>_Toc180090711</vt:lpwstr>
      </vt:variant>
      <vt:variant>
        <vt:i4>1966143</vt:i4>
      </vt:variant>
      <vt:variant>
        <vt:i4>620</vt:i4>
      </vt:variant>
      <vt:variant>
        <vt:i4>0</vt:i4>
      </vt:variant>
      <vt:variant>
        <vt:i4>5</vt:i4>
      </vt:variant>
      <vt:variant>
        <vt:lpwstr/>
      </vt:variant>
      <vt:variant>
        <vt:lpwstr>_Toc180090710</vt:lpwstr>
      </vt:variant>
      <vt:variant>
        <vt:i4>2031679</vt:i4>
      </vt:variant>
      <vt:variant>
        <vt:i4>614</vt:i4>
      </vt:variant>
      <vt:variant>
        <vt:i4>0</vt:i4>
      </vt:variant>
      <vt:variant>
        <vt:i4>5</vt:i4>
      </vt:variant>
      <vt:variant>
        <vt:lpwstr/>
      </vt:variant>
      <vt:variant>
        <vt:lpwstr>_Toc180090709</vt:lpwstr>
      </vt:variant>
      <vt:variant>
        <vt:i4>2031679</vt:i4>
      </vt:variant>
      <vt:variant>
        <vt:i4>608</vt:i4>
      </vt:variant>
      <vt:variant>
        <vt:i4>0</vt:i4>
      </vt:variant>
      <vt:variant>
        <vt:i4>5</vt:i4>
      </vt:variant>
      <vt:variant>
        <vt:lpwstr/>
      </vt:variant>
      <vt:variant>
        <vt:lpwstr>_Toc180090708</vt:lpwstr>
      </vt:variant>
      <vt:variant>
        <vt:i4>2031679</vt:i4>
      </vt:variant>
      <vt:variant>
        <vt:i4>602</vt:i4>
      </vt:variant>
      <vt:variant>
        <vt:i4>0</vt:i4>
      </vt:variant>
      <vt:variant>
        <vt:i4>5</vt:i4>
      </vt:variant>
      <vt:variant>
        <vt:lpwstr/>
      </vt:variant>
      <vt:variant>
        <vt:lpwstr>_Toc180090707</vt:lpwstr>
      </vt:variant>
      <vt:variant>
        <vt:i4>2031679</vt:i4>
      </vt:variant>
      <vt:variant>
        <vt:i4>596</vt:i4>
      </vt:variant>
      <vt:variant>
        <vt:i4>0</vt:i4>
      </vt:variant>
      <vt:variant>
        <vt:i4>5</vt:i4>
      </vt:variant>
      <vt:variant>
        <vt:lpwstr/>
      </vt:variant>
      <vt:variant>
        <vt:lpwstr>_Toc180090706</vt:lpwstr>
      </vt:variant>
      <vt:variant>
        <vt:i4>2031679</vt:i4>
      </vt:variant>
      <vt:variant>
        <vt:i4>590</vt:i4>
      </vt:variant>
      <vt:variant>
        <vt:i4>0</vt:i4>
      </vt:variant>
      <vt:variant>
        <vt:i4>5</vt:i4>
      </vt:variant>
      <vt:variant>
        <vt:lpwstr/>
      </vt:variant>
      <vt:variant>
        <vt:lpwstr>_Toc180090705</vt:lpwstr>
      </vt:variant>
      <vt:variant>
        <vt:i4>2031679</vt:i4>
      </vt:variant>
      <vt:variant>
        <vt:i4>584</vt:i4>
      </vt:variant>
      <vt:variant>
        <vt:i4>0</vt:i4>
      </vt:variant>
      <vt:variant>
        <vt:i4>5</vt:i4>
      </vt:variant>
      <vt:variant>
        <vt:lpwstr/>
      </vt:variant>
      <vt:variant>
        <vt:lpwstr>_Toc180090704</vt:lpwstr>
      </vt:variant>
      <vt:variant>
        <vt:i4>2031679</vt:i4>
      </vt:variant>
      <vt:variant>
        <vt:i4>578</vt:i4>
      </vt:variant>
      <vt:variant>
        <vt:i4>0</vt:i4>
      </vt:variant>
      <vt:variant>
        <vt:i4>5</vt:i4>
      </vt:variant>
      <vt:variant>
        <vt:lpwstr/>
      </vt:variant>
      <vt:variant>
        <vt:lpwstr>_Toc180090703</vt:lpwstr>
      </vt:variant>
      <vt:variant>
        <vt:i4>2031679</vt:i4>
      </vt:variant>
      <vt:variant>
        <vt:i4>572</vt:i4>
      </vt:variant>
      <vt:variant>
        <vt:i4>0</vt:i4>
      </vt:variant>
      <vt:variant>
        <vt:i4>5</vt:i4>
      </vt:variant>
      <vt:variant>
        <vt:lpwstr/>
      </vt:variant>
      <vt:variant>
        <vt:lpwstr>_Toc180090702</vt:lpwstr>
      </vt:variant>
      <vt:variant>
        <vt:i4>2031679</vt:i4>
      </vt:variant>
      <vt:variant>
        <vt:i4>566</vt:i4>
      </vt:variant>
      <vt:variant>
        <vt:i4>0</vt:i4>
      </vt:variant>
      <vt:variant>
        <vt:i4>5</vt:i4>
      </vt:variant>
      <vt:variant>
        <vt:lpwstr/>
      </vt:variant>
      <vt:variant>
        <vt:lpwstr>_Toc180090701</vt:lpwstr>
      </vt:variant>
      <vt:variant>
        <vt:i4>2031679</vt:i4>
      </vt:variant>
      <vt:variant>
        <vt:i4>560</vt:i4>
      </vt:variant>
      <vt:variant>
        <vt:i4>0</vt:i4>
      </vt:variant>
      <vt:variant>
        <vt:i4>5</vt:i4>
      </vt:variant>
      <vt:variant>
        <vt:lpwstr/>
      </vt:variant>
      <vt:variant>
        <vt:lpwstr>_Toc180090700</vt:lpwstr>
      </vt:variant>
      <vt:variant>
        <vt:i4>1441854</vt:i4>
      </vt:variant>
      <vt:variant>
        <vt:i4>554</vt:i4>
      </vt:variant>
      <vt:variant>
        <vt:i4>0</vt:i4>
      </vt:variant>
      <vt:variant>
        <vt:i4>5</vt:i4>
      </vt:variant>
      <vt:variant>
        <vt:lpwstr/>
      </vt:variant>
      <vt:variant>
        <vt:lpwstr>_Toc180090699</vt:lpwstr>
      </vt:variant>
      <vt:variant>
        <vt:i4>1441854</vt:i4>
      </vt:variant>
      <vt:variant>
        <vt:i4>548</vt:i4>
      </vt:variant>
      <vt:variant>
        <vt:i4>0</vt:i4>
      </vt:variant>
      <vt:variant>
        <vt:i4>5</vt:i4>
      </vt:variant>
      <vt:variant>
        <vt:lpwstr/>
      </vt:variant>
      <vt:variant>
        <vt:lpwstr>_Toc180090698</vt:lpwstr>
      </vt:variant>
      <vt:variant>
        <vt:i4>1441854</vt:i4>
      </vt:variant>
      <vt:variant>
        <vt:i4>542</vt:i4>
      </vt:variant>
      <vt:variant>
        <vt:i4>0</vt:i4>
      </vt:variant>
      <vt:variant>
        <vt:i4>5</vt:i4>
      </vt:variant>
      <vt:variant>
        <vt:lpwstr/>
      </vt:variant>
      <vt:variant>
        <vt:lpwstr>_Toc180090697</vt:lpwstr>
      </vt:variant>
      <vt:variant>
        <vt:i4>1441854</vt:i4>
      </vt:variant>
      <vt:variant>
        <vt:i4>536</vt:i4>
      </vt:variant>
      <vt:variant>
        <vt:i4>0</vt:i4>
      </vt:variant>
      <vt:variant>
        <vt:i4>5</vt:i4>
      </vt:variant>
      <vt:variant>
        <vt:lpwstr/>
      </vt:variant>
      <vt:variant>
        <vt:lpwstr>_Toc180090696</vt:lpwstr>
      </vt:variant>
      <vt:variant>
        <vt:i4>1441854</vt:i4>
      </vt:variant>
      <vt:variant>
        <vt:i4>530</vt:i4>
      </vt:variant>
      <vt:variant>
        <vt:i4>0</vt:i4>
      </vt:variant>
      <vt:variant>
        <vt:i4>5</vt:i4>
      </vt:variant>
      <vt:variant>
        <vt:lpwstr/>
      </vt:variant>
      <vt:variant>
        <vt:lpwstr>_Toc180090695</vt:lpwstr>
      </vt:variant>
      <vt:variant>
        <vt:i4>1441854</vt:i4>
      </vt:variant>
      <vt:variant>
        <vt:i4>524</vt:i4>
      </vt:variant>
      <vt:variant>
        <vt:i4>0</vt:i4>
      </vt:variant>
      <vt:variant>
        <vt:i4>5</vt:i4>
      </vt:variant>
      <vt:variant>
        <vt:lpwstr/>
      </vt:variant>
      <vt:variant>
        <vt:lpwstr>_Toc180090694</vt:lpwstr>
      </vt:variant>
      <vt:variant>
        <vt:i4>1441854</vt:i4>
      </vt:variant>
      <vt:variant>
        <vt:i4>518</vt:i4>
      </vt:variant>
      <vt:variant>
        <vt:i4>0</vt:i4>
      </vt:variant>
      <vt:variant>
        <vt:i4>5</vt:i4>
      </vt:variant>
      <vt:variant>
        <vt:lpwstr/>
      </vt:variant>
      <vt:variant>
        <vt:lpwstr>_Toc180090693</vt:lpwstr>
      </vt:variant>
      <vt:variant>
        <vt:i4>1441854</vt:i4>
      </vt:variant>
      <vt:variant>
        <vt:i4>512</vt:i4>
      </vt:variant>
      <vt:variant>
        <vt:i4>0</vt:i4>
      </vt:variant>
      <vt:variant>
        <vt:i4>5</vt:i4>
      </vt:variant>
      <vt:variant>
        <vt:lpwstr/>
      </vt:variant>
      <vt:variant>
        <vt:lpwstr>_Toc180090692</vt:lpwstr>
      </vt:variant>
      <vt:variant>
        <vt:i4>1441854</vt:i4>
      </vt:variant>
      <vt:variant>
        <vt:i4>506</vt:i4>
      </vt:variant>
      <vt:variant>
        <vt:i4>0</vt:i4>
      </vt:variant>
      <vt:variant>
        <vt:i4>5</vt:i4>
      </vt:variant>
      <vt:variant>
        <vt:lpwstr/>
      </vt:variant>
      <vt:variant>
        <vt:lpwstr>_Toc180090691</vt:lpwstr>
      </vt:variant>
      <vt:variant>
        <vt:i4>1441854</vt:i4>
      </vt:variant>
      <vt:variant>
        <vt:i4>500</vt:i4>
      </vt:variant>
      <vt:variant>
        <vt:i4>0</vt:i4>
      </vt:variant>
      <vt:variant>
        <vt:i4>5</vt:i4>
      </vt:variant>
      <vt:variant>
        <vt:lpwstr/>
      </vt:variant>
      <vt:variant>
        <vt:lpwstr>_Toc180090690</vt:lpwstr>
      </vt:variant>
      <vt:variant>
        <vt:i4>1507390</vt:i4>
      </vt:variant>
      <vt:variant>
        <vt:i4>494</vt:i4>
      </vt:variant>
      <vt:variant>
        <vt:i4>0</vt:i4>
      </vt:variant>
      <vt:variant>
        <vt:i4>5</vt:i4>
      </vt:variant>
      <vt:variant>
        <vt:lpwstr/>
      </vt:variant>
      <vt:variant>
        <vt:lpwstr>_Toc180090689</vt:lpwstr>
      </vt:variant>
      <vt:variant>
        <vt:i4>1507390</vt:i4>
      </vt:variant>
      <vt:variant>
        <vt:i4>488</vt:i4>
      </vt:variant>
      <vt:variant>
        <vt:i4>0</vt:i4>
      </vt:variant>
      <vt:variant>
        <vt:i4>5</vt:i4>
      </vt:variant>
      <vt:variant>
        <vt:lpwstr/>
      </vt:variant>
      <vt:variant>
        <vt:lpwstr>_Toc180090688</vt:lpwstr>
      </vt:variant>
      <vt:variant>
        <vt:i4>1507390</vt:i4>
      </vt:variant>
      <vt:variant>
        <vt:i4>482</vt:i4>
      </vt:variant>
      <vt:variant>
        <vt:i4>0</vt:i4>
      </vt:variant>
      <vt:variant>
        <vt:i4>5</vt:i4>
      </vt:variant>
      <vt:variant>
        <vt:lpwstr/>
      </vt:variant>
      <vt:variant>
        <vt:lpwstr>_Toc180090687</vt:lpwstr>
      </vt:variant>
      <vt:variant>
        <vt:i4>1507390</vt:i4>
      </vt:variant>
      <vt:variant>
        <vt:i4>476</vt:i4>
      </vt:variant>
      <vt:variant>
        <vt:i4>0</vt:i4>
      </vt:variant>
      <vt:variant>
        <vt:i4>5</vt:i4>
      </vt:variant>
      <vt:variant>
        <vt:lpwstr/>
      </vt:variant>
      <vt:variant>
        <vt:lpwstr>_Toc180090686</vt:lpwstr>
      </vt:variant>
      <vt:variant>
        <vt:i4>1507390</vt:i4>
      </vt:variant>
      <vt:variant>
        <vt:i4>470</vt:i4>
      </vt:variant>
      <vt:variant>
        <vt:i4>0</vt:i4>
      </vt:variant>
      <vt:variant>
        <vt:i4>5</vt:i4>
      </vt:variant>
      <vt:variant>
        <vt:lpwstr/>
      </vt:variant>
      <vt:variant>
        <vt:lpwstr>_Toc180090685</vt:lpwstr>
      </vt:variant>
      <vt:variant>
        <vt:i4>1507390</vt:i4>
      </vt:variant>
      <vt:variant>
        <vt:i4>464</vt:i4>
      </vt:variant>
      <vt:variant>
        <vt:i4>0</vt:i4>
      </vt:variant>
      <vt:variant>
        <vt:i4>5</vt:i4>
      </vt:variant>
      <vt:variant>
        <vt:lpwstr/>
      </vt:variant>
      <vt:variant>
        <vt:lpwstr>_Toc180090684</vt:lpwstr>
      </vt:variant>
      <vt:variant>
        <vt:i4>1507390</vt:i4>
      </vt:variant>
      <vt:variant>
        <vt:i4>458</vt:i4>
      </vt:variant>
      <vt:variant>
        <vt:i4>0</vt:i4>
      </vt:variant>
      <vt:variant>
        <vt:i4>5</vt:i4>
      </vt:variant>
      <vt:variant>
        <vt:lpwstr/>
      </vt:variant>
      <vt:variant>
        <vt:lpwstr>_Toc180090683</vt:lpwstr>
      </vt:variant>
      <vt:variant>
        <vt:i4>1507390</vt:i4>
      </vt:variant>
      <vt:variant>
        <vt:i4>452</vt:i4>
      </vt:variant>
      <vt:variant>
        <vt:i4>0</vt:i4>
      </vt:variant>
      <vt:variant>
        <vt:i4>5</vt:i4>
      </vt:variant>
      <vt:variant>
        <vt:lpwstr/>
      </vt:variant>
      <vt:variant>
        <vt:lpwstr>_Toc180090682</vt:lpwstr>
      </vt:variant>
      <vt:variant>
        <vt:i4>1507390</vt:i4>
      </vt:variant>
      <vt:variant>
        <vt:i4>446</vt:i4>
      </vt:variant>
      <vt:variant>
        <vt:i4>0</vt:i4>
      </vt:variant>
      <vt:variant>
        <vt:i4>5</vt:i4>
      </vt:variant>
      <vt:variant>
        <vt:lpwstr/>
      </vt:variant>
      <vt:variant>
        <vt:lpwstr>_Toc180090681</vt:lpwstr>
      </vt:variant>
      <vt:variant>
        <vt:i4>1507390</vt:i4>
      </vt:variant>
      <vt:variant>
        <vt:i4>440</vt:i4>
      </vt:variant>
      <vt:variant>
        <vt:i4>0</vt:i4>
      </vt:variant>
      <vt:variant>
        <vt:i4>5</vt:i4>
      </vt:variant>
      <vt:variant>
        <vt:lpwstr/>
      </vt:variant>
      <vt:variant>
        <vt:lpwstr>_Toc180090680</vt:lpwstr>
      </vt:variant>
      <vt:variant>
        <vt:i4>1572926</vt:i4>
      </vt:variant>
      <vt:variant>
        <vt:i4>434</vt:i4>
      </vt:variant>
      <vt:variant>
        <vt:i4>0</vt:i4>
      </vt:variant>
      <vt:variant>
        <vt:i4>5</vt:i4>
      </vt:variant>
      <vt:variant>
        <vt:lpwstr/>
      </vt:variant>
      <vt:variant>
        <vt:lpwstr>_Toc180090679</vt:lpwstr>
      </vt:variant>
      <vt:variant>
        <vt:i4>1572926</vt:i4>
      </vt:variant>
      <vt:variant>
        <vt:i4>428</vt:i4>
      </vt:variant>
      <vt:variant>
        <vt:i4>0</vt:i4>
      </vt:variant>
      <vt:variant>
        <vt:i4>5</vt:i4>
      </vt:variant>
      <vt:variant>
        <vt:lpwstr/>
      </vt:variant>
      <vt:variant>
        <vt:lpwstr>_Toc180090678</vt:lpwstr>
      </vt:variant>
      <vt:variant>
        <vt:i4>1572926</vt:i4>
      </vt:variant>
      <vt:variant>
        <vt:i4>422</vt:i4>
      </vt:variant>
      <vt:variant>
        <vt:i4>0</vt:i4>
      </vt:variant>
      <vt:variant>
        <vt:i4>5</vt:i4>
      </vt:variant>
      <vt:variant>
        <vt:lpwstr/>
      </vt:variant>
      <vt:variant>
        <vt:lpwstr>_Toc180090677</vt:lpwstr>
      </vt:variant>
      <vt:variant>
        <vt:i4>1572926</vt:i4>
      </vt:variant>
      <vt:variant>
        <vt:i4>416</vt:i4>
      </vt:variant>
      <vt:variant>
        <vt:i4>0</vt:i4>
      </vt:variant>
      <vt:variant>
        <vt:i4>5</vt:i4>
      </vt:variant>
      <vt:variant>
        <vt:lpwstr/>
      </vt:variant>
      <vt:variant>
        <vt:lpwstr>_Toc180090676</vt:lpwstr>
      </vt:variant>
      <vt:variant>
        <vt:i4>1572926</vt:i4>
      </vt:variant>
      <vt:variant>
        <vt:i4>410</vt:i4>
      </vt:variant>
      <vt:variant>
        <vt:i4>0</vt:i4>
      </vt:variant>
      <vt:variant>
        <vt:i4>5</vt:i4>
      </vt:variant>
      <vt:variant>
        <vt:lpwstr/>
      </vt:variant>
      <vt:variant>
        <vt:lpwstr>_Toc180090675</vt:lpwstr>
      </vt:variant>
      <vt:variant>
        <vt:i4>1572926</vt:i4>
      </vt:variant>
      <vt:variant>
        <vt:i4>404</vt:i4>
      </vt:variant>
      <vt:variant>
        <vt:i4>0</vt:i4>
      </vt:variant>
      <vt:variant>
        <vt:i4>5</vt:i4>
      </vt:variant>
      <vt:variant>
        <vt:lpwstr/>
      </vt:variant>
      <vt:variant>
        <vt:lpwstr>_Toc180090674</vt:lpwstr>
      </vt:variant>
      <vt:variant>
        <vt:i4>1572926</vt:i4>
      </vt:variant>
      <vt:variant>
        <vt:i4>398</vt:i4>
      </vt:variant>
      <vt:variant>
        <vt:i4>0</vt:i4>
      </vt:variant>
      <vt:variant>
        <vt:i4>5</vt:i4>
      </vt:variant>
      <vt:variant>
        <vt:lpwstr/>
      </vt:variant>
      <vt:variant>
        <vt:lpwstr>_Toc180090673</vt:lpwstr>
      </vt:variant>
      <vt:variant>
        <vt:i4>1572926</vt:i4>
      </vt:variant>
      <vt:variant>
        <vt:i4>392</vt:i4>
      </vt:variant>
      <vt:variant>
        <vt:i4>0</vt:i4>
      </vt:variant>
      <vt:variant>
        <vt:i4>5</vt:i4>
      </vt:variant>
      <vt:variant>
        <vt:lpwstr/>
      </vt:variant>
      <vt:variant>
        <vt:lpwstr>_Toc180090672</vt:lpwstr>
      </vt:variant>
      <vt:variant>
        <vt:i4>1572926</vt:i4>
      </vt:variant>
      <vt:variant>
        <vt:i4>386</vt:i4>
      </vt:variant>
      <vt:variant>
        <vt:i4>0</vt:i4>
      </vt:variant>
      <vt:variant>
        <vt:i4>5</vt:i4>
      </vt:variant>
      <vt:variant>
        <vt:lpwstr/>
      </vt:variant>
      <vt:variant>
        <vt:lpwstr>_Toc180090671</vt:lpwstr>
      </vt:variant>
      <vt:variant>
        <vt:i4>1572926</vt:i4>
      </vt:variant>
      <vt:variant>
        <vt:i4>380</vt:i4>
      </vt:variant>
      <vt:variant>
        <vt:i4>0</vt:i4>
      </vt:variant>
      <vt:variant>
        <vt:i4>5</vt:i4>
      </vt:variant>
      <vt:variant>
        <vt:lpwstr/>
      </vt:variant>
      <vt:variant>
        <vt:lpwstr>_Toc180090670</vt:lpwstr>
      </vt:variant>
      <vt:variant>
        <vt:i4>1638462</vt:i4>
      </vt:variant>
      <vt:variant>
        <vt:i4>374</vt:i4>
      </vt:variant>
      <vt:variant>
        <vt:i4>0</vt:i4>
      </vt:variant>
      <vt:variant>
        <vt:i4>5</vt:i4>
      </vt:variant>
      <vt:variant>
        <vt:lpwstr/>
      </vt:variant>
      <vt:variant>
        <vt:lpwstr>_Toc180090669</vt:lpwstr>
      </vt:variant>
      <vt:variant>
        <vt:i4>1638462</vt:i4>
      </vt:variant>
      <vt:variant>
        <vt:i4>368</vt:i4>
      </vt:variant>
      <vt:variant>
        <vt:i4>0</vt:i4>
      </vt:variant>
      <vt:variant>
        <vt:i4>5</vt:i4>
      </vt:variant>
      <vt:variant>
        <vt:lpwstr/>
      </vt:variant>
      <vt:variant>
        <vt:lpwstr>_Toc180090668</vt:lpwstr>
      </vt:variant>
      <vt:variant>
        <vt:i4>1638462</vt:i4>
      </vt:variant>
      <vt:variant>
        <vt:i4>362</vt:i4>
      </vt:variant>
      <vt:variant>
        <vt:i4>0</vt:i4>
      </vt:variant>
      <vt:variant>
        <vt:i4>5</vt:i4>
      </vt:variant>
      <vt:variant>
        <vt:lpwstr/>
      </vt:variant>
      <vt:variant>
        <vt:lpwstr>_Toc180090667</vt:lpwstr>
      </vt:variant>
      <vt:variant>
        <vt:i4>1638462</vt:i4>
      </vt:variant>
      <vt:variant>
        <vt:i4>356</vt:i4>
      </vt:variant>
      <vt:variant>
        <vt:i4>0</vt:i4>
      </vt:variant>
      <vt:variant>
        <vt:i4>5</vt:i4>
      </vt:variant>
      <vt:variant>
        <vt:lpwstr/>
      </vt:variant>
      <vt:variant>
        <vt:lpwstr>_Toc180090666</vt:lpwstr>
      </vt:variant>
      <vt:variant>
        <vt:i4>1638462</vt:i4>
      </vt:variant>
      <vt:variant>
        <vt:i4>350</vt:i4>
      </vt:variant>
      <vt:variant>
        <vt:i4>0</vt:i4>
      </vt:variant>
      <vt:variant>
        <vt:i4>5</vt:i4>
      </vt:variant>
      <vt:variant>
        <vt:lpwstr/>
      </vt:variant>
      <vt:variant>
        <vt:lpwstr>_Toc180090665</vt:lpwstr>
      </vt:variant>
      <vt:variant>
        <vt:i4>1638462</vt:i4>
      </vt:variant>
      <vt:variant>
        <vt:i4>344</vt:i4>
      </vt:variant>
      <vt:variant>
        <vt:i4>0</vt:i4>
      </vt:variant>
      <vt:variant>
        <vt:i4>5</vt:i4>
      </vt:variant>
      <vt:variant>
        <vt:lpwstr/>
      </vt:variant>
      <vt:variant>
        <vt:lpwstr>_Toc180090664</vt:lpwstr>
      </vt:variant>
      <vt:variant>
        <vt:i4>1638462</vt:i4>
      </vt:variant>
      <vt:variant>
        <vt:i4>338</vt:i4>
      </vt:variant>
      <vt:variant>
        <vt:i4>0</vt:i4>
      </vt:variant>
      <vt:variant>
        <vt:i4>5</vt:i4>
      </vt:variant>
      <vt:variant>
        <vt:lpwstr/>
      </vt:variant>
      <vt:variant>
        <vt:lpwstr>_Toc180090663</vt:lpwstr>
      </vt:variant>
      <vt:variant>
        <vt:i4>1638462</vt:i4>
      </vt:variant>
      <vt:variant>
        <vt:i4>332</vt:i4>
      </vt:variant>
      <vt:variant>
        <vt:i4>0</vt:i4>
      </vt:variant>
      <vt:variant>
        <vt:i4>5</vt:i4>
      </vt:variant>
      <vt:variant>
        <vt:lpwstr/>
      </vt:variant>
      <vt:variant>
        <vt:lpwstr>_Toc180090662</vt:lpwstr>
      </vt:variant>
      <vt:variant>
        <vt:i4>1638462</vt:i4>
      </vt:variant>
      <vt:variant>
        <vt:i4>326</vt:i4>
      </vt:variant>
      <vt:variant>
        <vt:i4>0</vt:i4>
      </vt:variant>
      <vt:variant>
        <vt:i4>5</vt:i4>
      </vt:variant>
      <vt:variant>
        <vt:lpwstr/>
      </vt:variant>
      <vt:variant>
        <vt:lpwstr>_Toc180090661</vt:lpwstr>
      </vt:variant>
      <vt:variant>
        <vt:i4>1638462</vt:i4>
      </vt:variant>
      <vt:variant>
        <vt:i4>320</vt:i4>
      </vt:variant>
      <vt:variant>
        <vt:i4>0</vt:i4>
      </vt:variant>
      <vt:variant>
        <vt:i4>5</vt:i4>
      </vt:variant>
      <vt:variant>
        <vt:lpwstr/>
      </vt:variant>
      <vt:variant>
        <vt:lpwstr>_Toc180090660</vt:lpwstr>
      </vt:variant>
      <vt:variant>
        <vt:i4>1703998</vt:i4>
      </vt:variant>
      <vt:variant>
        <vt:i4>314</vt:i4>
      </vt:variant>
      <vt:variant>
        <vt:i4>0</vt:i4>
      </vt:variant>
      <vt:variant>
        <vt:i4>5</vt:i4>
      </vt:variant>
      <vt:variant>
        <vt:lpwstr/>
      </vt:variant>
      <vt:variant>
        <vt:lpwstr>_Toc180090659</vt:lpwstr>
      </vt:variant>
      <vt:variant>
        <vt:i4>1703998</vt:i4>
      </vt:variant>
      <vt:variant>
        <vt:i4>308</vt:i4>
      </vt:variant>
      <vt:variant>
        <vt:i4>0</vt:i4>
      </vt:variant>
      <vt:variant>
        <vt:i4>5</vt:i4>
      </vt:variant>
      <vt:variant>
        <vt:lpwstr/>
      </vt:variant>
      <vt:variant>
        <vt:lpwstr>_Toc180090658</vt:lpwstr>
      </vt:variant>
      <vt:variant>
        <vt:i4>1703998</vt:i4>
      </vt:variant>
      <vt:variant>
        <vt:i4>302</vt:i4>
      </vt:variant>
      <vt:variant>
        <vt:i4>0</vt:i4>
      </vt:variant>
      <vt:variant>
        <vt:i4>5</vt:i4>
      </vt:variant>
      <vt:variant>
        <vt:lpwstr/>
      </vt:variant>
      <vt:variant>
        <vt:lpwstr>_Toc180090657</vt:lpwstr>
      </vt:variant>
      <vt:variant>
        <vt:i4>1703998</vt:i4>
      </vt:variant>
      <vt:variant>
        <vt:i4>296</vt:i4>
      </vt:variant>
      <vt:variant>
        <vt:i4>0</vt:i4>
      </vt:variant>
      <vt:variant>
        <vt:i4>5</vt:i4>
      </vt:variant>
      <vt:variant>
        <vt:lpwstr/>
      </vt:variant>
      <vt:variant>
        <vt:lpwstr>_Toc180090656</vt:lpwstr>
      </vt:variant>
      <vt:variant>
        <vt:i4>1703998</vt:i4>
      </vt:variant>
      <vt:variant>
        <vt:i4>290</vt:i4>
      </vt:variant>
      <vt:variant>
        <vt:i4>0</vt:i4>
      </vt:variant>
      <vt:variant>
        <vt:i4>5</vt:i4>
      </vt:variant>
      <vt:variant>
        <vt:lpwstr/>
      </vt:variant>
      <vt:variant>
        <vt:lpwstr>_Toc180090655</vt:lpwstr>
      </vt:variant>
      <vt:variant>
        <vt:i4>1703998</vt:i4>
      </vt:variant>
      <vt:variant>
        <vt:i4>284</vt:i4>
      </vt:variant>
      <vt:variant>
        <vt:i4>0</vt:i4>
      </vt:variant>
      <vt:variant>
        <vt:i4>5</vt:i4>
      </vt:variant>
      <vt:variant>
        <vt:lpwstr/>
      </vt:variant>
      <vt:variant>
        <vt:lpwstr>_Toc180090654</vt:lpwstr>
      </vt:variant>
      <vt:variant>
        <vt:i4>1703998</vt:i4>
      </vt:variant>
      <vt:variant>
        <vt:i4>278</vt:i4>
      </vt:variant>
      <vt:variant>
        <vt:i4>0</vt:i4>
      </vt:variant>
      <vt:variant>
        <vt:i4>5</vt:i4>
      </vt:variant>
      <vt:variant>
        <vt:lpwstr/>
      </vt:variant>
      <vt:variant>
        <vt:lpwstr>_Toc180090653</vt:lpwstr>
      </vt:variant>
      <vt:variant>
        <vt:i4>1703998</vt:i4>
      </vt:variant>
      <vt:variant>
        <vt:i4>272</vt:i4>
      </vt:variant>
      <vt:variant>
        <vt:i4>0</vt:i4>
      </vt:variant>
      <vt:variant>
        <vt:i4>5</vt:i4>
      </vt:variant>
      <vt:variant>
        <vt:lpwstr/>
      </vt:variant>
      <vt:variant>
        <vt:lpwstr>_Toc180090652</vt:lpwstr>
      </vt:variant>
      <vt:variant>
        <vt:i4>1703998</vt:i4>
      </vt:variant>
      <vt:variant>
        <vt:i4>266</vt:i4>
      </vt:variant>
      <vt:variant>
        <vt:i4>0</vt:i4>
      </vt:variant>
      <vt:variant>
        <vt:i4>5</vt:i4>
      </vt:variant>
      <vt:variant>
        <vt:lpwstr/>
      </vt:variant>
      <vt:variant>
        <vt:lpwstr>_Toc180090651</vt:lpwstr>
      </vt:variant>
      <vt:variant>
        <vt:i4>1703998</vt:i4>
      </vt:variant>
      <vt:variant>
        <vt:i4>260</vt:i4>
      </vt:variant>
      <vt:variant>
        <vt:i4>0</vt:i4>
      </vt:variant>
      <vt:variant>
        <vt:i4>5</vt:i4>
      </vt:variant>
      <vt:variant>
        <vt:lpwstr/>
      </vt:variant>
      <vt:variant>
        <vt:lpwstr>_Toc180090650</vt:lpwstr>
      </vt:variant>
      <vt:variant>
        <vt:i4>1769534</vt:i4>
      </vt:variant>
      <vt:variant>
        <vt:i4>254</vt:i4>
      </vt:variant>
      <vt:variant>
        <vt:i4>0</vt:i4>
      </vt:variant>
      <vt:variant>
        <vt:i4>5</vt:i4>
      </vt:variant>
      <vt:variant>
        <vt:lpwstr/>
      </vt:variant>
      <vt:variant>
        <vt:lpwstr>_Toc180090649</vt:lpwstr>
      </vt:variant>
      <vt:variant>
        <vt:i4>1769534</vt:i4>
      </vt:variant>
      <vt:variant>
        <vt:i4>248</vt:i4>
      </vt:variant>
      <vt:variant>
        <vt:i4>0</vt:i4>
      </vt:variant>
      <vt:variant>
        <vt:i4>5</vt:i4>
      </vt:variant>
      <vt:variant>
        <vt:lpwstr/>
      </vt:variant>
      <vt:variant>
        <vt:lpwstr>_Toc180090648</vt:lpwstr>
      </vt:variant>
      <vt:variant>
        <vt:i4>1769534</vt:i4>
      </vt:variant>
      <vt:variant>
        <vt:i4>242</vt:i4>
      </vt:variant>
      <vt:variant>
        <vt:i4>0</vt:i4>
      </vt:variant>
      <vt:variant>
        <vt:i4>5</vt:i4>
      </vt:variant>
      <vt:variant>
        <vt:lpwstr/>
      </vt:variant>
      <vt:variant>
        <vt:lpwstr>_Toc180090647</vt:lpwstr>
      </vt:variant>
      <vt:variant>
        <vt:i4>1769534</vt:i4>
      </vt:variant>
      <vt:variant>
        <vt:i4>236</vt:i4>
      </vt:variant>
      <vt:variant>
        <vt:i4>0</vt:i4>
      </vt:variant>
      <vt:variant>
        <vt:i4>5</vt:i4>
      </vt:variant>
      <vt:variant>
        <vt:lpwstr/>
      </vt:variant>
      <vt:variant>
        <vt:lpwstr>_Toc180090646</vt:lpwstr>
      </vt:variant>
      <vt:variant>
        <vt:i4>1769534</vt:i4>
      </vt:variant>
      <vt:variant>
        <vt:i4>230</vt:i4>
      </vt:variant>
      <vt:variant>
        <vt:i4>0</vt:i4>
      </vt:variant>
      <vt:variant>
        <vt:i4>5</vt:i4>
      </vt:variant>
      <vt:variant>
        <vt:lpwstr/>
      </vt:variant>
      <vt:variant>
        <vt:lpwstr>_Toc180090645</vt:lpwstr>
      </vt:variant>
      <vt:variant>
        <vt:i4>1769534</vt:i4>
      </vt:variant>
      <vt:variant>
        <vt:i4>224</vt:i4>
      </vt:variant>
      <vt:variant>
        <vt:i4>0</vt:i4>
      </vt:variant>
      <vt:variant>
        <vt:i4>5</vt:i4>
      </vt:variant>
      <vt:variant>
        <vt:lpwstr/>
      </vt:variant>
      <vt:variant>
        <vt:lpwstr>_Toc180090644</vt:lpwstr>
      </vt:variant>
      <vt:variant>
        <vt:i4>1769534</vt:i4>
      </vt:variant>
      <vt:variant>
        <vt:i4>218</vt:i4>
      </vt:variant>
      <vt:variant>
        <vt:i4>0</vt:i4>
      </vt:variant>
      <vt:variant>
        <vt:i4>5</vt:i4>
      </vt:variant>
      <vt:variant>
        <vt:lpwstr/>
      </vt:variant>
      <vt:variant>
        <vt:lpwstr>_Toc180090643</vt:lpwstr>
      </vt:variant>
      <vt:variant>
        <vt:i4>1769534</vt:i4>
      </vt:variant>
      <vt:variant>
        <vt:i4>212</vt:i4>
      </vt:variant>
      <vt:variant>
        <vt:i4>0</vt:i4>
      </vt:variant>
      <vt:variant>
        <vt:i4>5</vt:i4>
      </vt:variant>
      <vt:variant>
        <vt:lpwstr/>
      </vt:variant>
      <vt:variant>
        <vt:lpwstr>_Toc180090642</vt:lpwstr>
      </vt:variant>
      <vt:variant>
        <vt:i4>1769534</vt:i4>
      </vt:variant>
      <vt:variant>
        <vt:i4>206</vt:i4>
      </vt:variant>
      <vt:variant>
        <vt:i4>0</vt:i4>
      </vt:variant>
      <vt:variant>
        <vt:i4>5</vt:i4>
      </vt:variant>
      <vt:variant>
        <vt:lpwstr/>
      </vt:variant>
      <vt:variant>
        <vt:lpwstr>_Toc180090641</vt:lpwstr>
      </vt:variant>
      <vt:variant>
        <vt:i4>1769534</vt:i4>
      </vt:variant>
      <vt:variant>
        <vt:i4>200</vt:i4>
      </vt:variant>
      <vt:variant>
        <vt:i4>0</vt:i4>
      </vt:variant>
      <vt:variant>
        <vt:i4>5</vt:i4>
      </vt:variant>
      <vt:variant>
        <vt:lpwstr/>
      </vt:variant>
      <vt:variant>
        <vt:lpwstr>_Toc180090640</vt:lpwstr>
      </vt:variant>
      <vt:variant>
        <vt:i4>1835070</vt:i4>
      </vt:variant>
      <vt:variant>
        <vt:i4>194</vt:i4>
      </vt:variant>
      <vt:variant>
        <vt:i4>0</vt:i4>
      </vt:variant>
      <vt:variant>
        <vt:i4>5</vt:i4>
      </vt:variant>
      <vt:variant>
        <vt:lpwstr/>
      </vt:variant>
      <vt:variant>
        <vt:lpwstr>_Toc180090639</vt:lpwstr>
      </vt:variant>
      <vt:variant>
        <vt:i4>1835070</vt:i4>
      </vt:variant>
      <vt:variant>
        <vt:i4>188</vt:i4>
      </vt:variant>
      <vt:variant>
        <vt:i4>0</vt:i4>
      </vt:variant>
      <vt:variant>
        <vt:i4>5</vt:i4>
      </vt:variant>
      <vt:variant>
        <vt:lpwstr/>
      </vt:variant>
      <vt:variant>
        <vt:lpwstr>_Toc180090638</vt:lpwstr>
      </vt:variant>
      <vt:variant>
        <vt:i4>1835070</vt:i4>
      </vt:variant>
      <vt:variant>
        <vt:i4>182</vt:i4>
      </vt:variant>
      <vt:variant>
        <vt:i4>0</vt:i4>
      </vt:variant>
      <vt:variant>
        <vt:i4>5</vt:i4>
      </vt:variant>
      <vt:variant>
        <vt:lpwstr/>
      </vt:variant>
      <vt:variant>
        <vt:lpwstr>_Toc180090637</vt:lpwstr>
      </vt:variant>
      <vt:variant>
        <vt:i4>1835070</vt:i4>
      </vt:variant>
      <vt:variant>
        <vt:i4>176</vt:i4>
      </vt:variant>
      <vt:variant>
        <vt:i4>0</vt:i4>
      </vt:variant>
      <vt:variant>
        <vt:i4>5</vt:i4>
      </vt:variant>
      <vt:variant>
        <vt:lpwstr/>
      </vt:variant>
      <vt:variant>
        <vt:lpwstr>_Toc180090636</vt:lpwstr>
      </vt:variant>
      <vt:variant>
        <vt:i4>1835070</vt:i4>
      </vt:variant>
      <vt:variant>
        <vt:i4>170</vt:i4>
      </vt:variant>
      <vt:variant>
        <vt:i4>0</vt:i4>
      </vt:variant>
      <vt:variant>
        <vt:i4>5</vt:i4>
      </vt:variant>
      <vt:variant>
        <vt:lpwstr/>
      </vt:variant>
      <vt:variant>
        <vt:lpwstr>_Toc180090635</vt:lpwstr>
      </vt:variant>
      <vt:variant>
        <vt:i4>1835070</vt:i4>
      </vt:variant>
      <vt:variant>
        <vt:i4>164</vt:i4>
      </vt:variant>
      <vt:variant>
        <vt:i4>0</vt:i4>
      </vt:variant>
      <vt:variant>
        <vt:i4>5</vt:i4>
      </vt:variant>
      <vt:variant>
        <vt:lpwstr/>
      </vt:variant>
      <vt:variant>
        <vt:lpwstr>_Toc180090634</vt:lpwstr>
      </vt:variant>
      <vt:variant>
        <vt:i4>1835070</vt:i4>
      </vt:variant>
      <vt:variant>
        <vt:i4>158</vt:i4>
      </vt:variant>
      <vt:variant>
        <vt:i4>0</vt:i4>
      </vt:variant>
      <vt:variant>
        <vt:i4>5</vt:i4>
      </vt:variant>
      <vt:variant>
        <vt:lpwstr/>
      </vt:variant>
      <vt:variant>
        <vt:lpwstr>_Toc180090633</vt:lpwstr>
      </vt:variant>
      <vt:variant>
        <vt:i4>1835070</vt:i4>
      </vt:variant>
      <vt:variant>
        <vt:i4>152</vt:i4>
      </vt:variant>
      <vt:variant>
        <vt:i4>0</vt:i4>
      </vt:variant>
      <vt:variant>
        <vt:i4>5</vt:i4>
      </vt:variant>
      <vt:variant>
        <vt:lpwstr/>
      </vt:variant>
      <vt:variant>
        <vt:lpwstr>_Toc180090632</vt:lpwstr>
      </vt:variant>
      <vt:variant>
        <vt:i4>1835070</vt:i4>
      </vt:variant>
      <vt:variant>
        <vt:i4>146</vt:i4>
      </vt:variant>
      <vt:variant>
        <vt:i4>0</vt:i4>
      </vt:variant>
      <vt:variant>
        <vt:i4>5</vt:i4>
      </vt:variant>
      <vt:variant>
        <vt:lpwstr/>
      </vt:variant>
      <vt:variant>
        <vt:lpwstr>_Toc180090631</vt:lpwstr>
      </vt:variant>
      <vt:variant>
        <vt:i4>1835070</vt:i4>
      </vt:variant>
      <vt:variant>
        <vt:i4>140</vt:i4>
      </vt:variant>
      <vt:variant>
        <vt:i4>0</vt:i4>
      </vt:variant>
      <vt:variant>
        <vt:i4>5</vt:i4>
      </vt:variant>
      <vt:variant>
        <vt:lpwstr/>
      </vt:variant>
      <vt:variant>
        <vt:lpwstr>_Toc180090630</vt:lpwstr>
      </vt:variant>
      <vt:variant>
        <vt:i4>1900606</vt:i4>
      </vt:variant>
      <vt:variant>
        <vt:i4>134</vt:i4>
      </vt:variant>
      <vt:variant>
        <vt:i4>0</vt:i4>
      </vt:variant>
      <vt:variant>
        <vt:i4>5</vt:i4>
      </vt:variant>
      <vt:variant>
        <vt:lpwstr/>
      </vt:variant>
      <vt:variant>
        <vt:lpwstr>_Toc180090629</vt:lpwstr>
      </vt:variant>
      <vt:variant>
        <vt:i4>1900606</vt:i4>
      </vt:variant>
      <vt:variant>
        <vt:i4>128</vt:i4>
      </vt:variant>
      <vt:variant>
        <vt:i4>0</vt:i4>
      </vt:variant>
      <vt:variant>
        <vt:i4>5</vt:i4>
      </vt:variant>
      <vt:variant>
        <vt:lpwstr/>
      </vt:variant>
      <vt:variant>
        <vt:lpwstr>_Toc180090628</vt:lpwstr>
      </vt:variant>
      <vt:variant>
        <vt:i4>1900606</vt:i4>
      </vt:variant>
      <vt:variant>
        <vt:i4>122</vt:i4>
      </vt:variant>
      <vt:variant>
        <vt:i4>0</vt:i4>
      </vt:variant>
      <vt:variant>
        <vt:i4>5</vt:i4>
      </vt:variant>
      <vt:variant>
        <vt:lpwstr/>
      </vt:variant>
      <vt:variant>
        <vt:lpwstr>_Toc180090627</vt:lpwstr>
      </vt:variant>
      <vt:variant>
        <vt:i4>1900606</vt:i4>
      </vt:variant>
      <vt:variant>
        <vt:i4>116</vt:i4>
      </vt:variant>
      <vt:variant>
        <vt:i4>0</vt:i4>
      </vt:variant>
      <vt:variant>
        <vt:i4>5</vt:i4>
      </vt:variant>
      <vt:variant>
        <vt:lpwstr/>
      </vt:variant>
      <vt:variant>
        <vt:lpwstr>_Toc180090626</vt:lpwstr>
      </vt:variant>
      <vt:variant>
        <vt:i4>1900606</vt:i4>
      </vt:variant>
      <vt:variant>
        <vt:i4>110</vt:i4>
      </vt:variant>
      <vt:variant>
        <vt:i4>0</vt:i4>
      </vt:variant>
      <vt:variant>
        <vt:i4>5</vt:i4>
      </vt:variant>
      <vt:variant>
        <vt:lpwstr/>
      </vt:variant>
      <vt:variant>
        <vt:lpwstr>_Toc180090625</vt:lpwstr>
      </vt:variant>
      <vt:variant>
        <vt:i4>1900606</vt:i4>
      </vt:variant>
      <vt:variant>
        <vt:i4>104</vt:i4>
      </vt:variant>
      <vt:variant>
        <vt:i4>0</vt:i4>
      </vt:variant>
      <vt:variant>
        <vt:i4>5</vt:i4>
      </vt:variant>
      <vt:variant>
        <vt:lpwstr/>
      </vt:variant>
      <vt:variant>
        <vt:lpwstr>_Toc180090624</vt:lpwstr>
      </vt:variant>
      <vt:variant>
        <vt:i4>1900606</vt:i4>
      </vt:variant>
      <vt:variant>
        <vt:i4>98</vt:i4>
      </vt:variant>
      <vt:variant>
        <vt:i4>0</vt:i4>
      </vt:variant>
      <vt:variant>
        <vt:i4>5</vt:i4>
      </vt:variant>
      <vt:variant>
        <vt:lpwstr/>
      </vt:variant>
      <vt:variant>
        <vt:lpwstr>_Toc180090623</vt:lpwstr>
      </vt:variant>
      <vt:variant>
        <vt:i4>1900606</vt:i4>
      </vt:variant>
      <vt:variant>
        <vt:i4>92</vt:i4>
      </vt:variant>
      <vt:variant>
        <vt:i4>0</vt:i4>
      </vt:variant>
      <vt:variant>
        <vt:i4>5</vt:i4>
      </vt:variant>
      <vt:variant>
        <vt:lpwstr/>
      </vt:variant>
      <vt:variant>
        <vt:lpwstr>_Toc180090622</vt:lpwstr>
      </vt:variant>
      <vt:variant>
        <vt:i4>1900606</vt:i4>
      </vt:variant>
      <vt:variant>
        <vt:i4>86</vt:i4>
      </vt:variant>
      <vt:variant>
        <vt:i4>0</vt:i4>
      </vt:variant>
      <vt:variant>
        <vt:i4>5</vt:i4>
      </vt:variant>
      <vt:variant>
        <vt:lpwstr/>
      </vt:variant>
      <vt:variant>
        <vt:lpwstr>_Toc180090621</vt:lpwstr>
      </vt:variant>
      <vt:variant>
        <vt:i4>1900606</vt:i4>
      </vt:variant>
      <vt:variant>
        <vt:i4>80</vt:i4>
      </vt:variant>
      <vt:variant>
        <vt:i4>0</vt:i4>
      </vt:variant>
      <vt:variant>
        <vt:i4>5</vt:i4>
      </vt:variant>
      <vt:variant>
        <vt:lpwstr/>
      </vt:variant>
      <vt:variant>
        <vt:lpwstr>_Toc180090620</vt:lpwstr>
      </vt:variant>
      <vt:variant>
        <vt:i4>1966142</vt:i4>
      </vt:variant>
      <vt:variant>
        <vt:i4>74</vt:i4>
      </vt:variant>
      <vt:variant>
        <vt:i4>0</vt:i4>
      </vt:variant>
      <vt:variant>
        <vt:i4>5</vt:i4>
      </vt:variant>
      <vt:variant>
        <vt:lpwstr/>
      </vt:variant>
      <vt:variant>
        <vt:lpwstr>_Toc180090619</vt:lpwstr>
      </vt:variant>
      <vt:variant>
        <vt:i4>1966142</vt:i4>
      </vt:variant>
      <vt:variant>
        <vt:i4>68</vt:i4>
      </vt:variant>
      <vt:variant>
        <vt:i4>0</vt:i4>
      </vt:variant>
      <vt:variant>
        <vt:i4>5</vt:i4>
      </vt:variant>
      <vt:variant>
        <vt:lpwstr/>
      </vt:variant>
      <vt:variant>
        <vt:lpwstr>_Toc180090618</vt:lpwstr>
      </vt:variant>
      <vt:variant>
        <vt:i4>1966142</vt:i4>
      </vt:variant>
      <vt:variant>
        <vt:i4>62</vt:i4>
      </vt:variant>
      <vt:variant>
        <vt:i4>0</vt:i4>
      </vt:variant>
      <vt:variant>
        <vt:i4>5</vt:i4>
      </vt:variant>
      <vt:variant>
        <vt:lpwstr/>
      </vt:variant>
      <vt:variant>
        <vt:lpwstr>_Toc180090617</vt:lpwstr>
      </vt:variant>
      <vt:variant>
        <vt:i4>1966142</vt:i4>
      </vt:variant>
      <vt:variant>
        <vt:i4>56</vt:i4>
      </vt:variant>
      <vt:variant>
        <vt:i4>0</vt:i4>
      </vt:variant>
      <vt:variant>
        <vt:i4>5</vt:i4>
      </vt:variant>
      <vt:variant>
        <vt:lpwstr/>
      </vt:variant>
      <vt:variant>
        <vt:lpwstr>_Toc180090616</vt:lpwstr>
      </vt:variant>
      <vt:variant>
        <vt:i4>1966142</vt:i4>
      </vt:variant>
      <vt:variant>
        <vt:i4>50</vt:i4>
      </vt:variant>
      <vt:variant>
        <vt:i4>0</vt:i4>
      </vt:variant>
      <vt:variant>
        <vt:i4>5</vt:i4>
      </vt:variant>
      <vt:variant>
        <vt:lpwstr/>
      </vt:variant>
      <vt:variant>
        <vt:lpwstr>_Toc180090615</vt:lpwstr>
      </vt:variant>
      <vt:variant>
        <vt:i4>1966142</vt:i4>
      </vt:variant>
      <vt:variant>
        <vt:i4>44</vt:i4>
      </vt:variant>
      <vt:variant>
        <vt:i4>0</vt:i4>
      </vt:variant>
      <vt:variant>
        <vt:i4>5</vt:i4>
      </vt:variant>
      <vt:variant>
        <vt:lpwstr/>
      </vt:variant>
      <vt:variant>
        <vt:lpwstr>_Toc180090614</vt:lpwstr>
      </vt:variant>
      <vt:variant>
        <vt:i4>1966142</vt:i4>
      </vt:variant>
      <vt:variant>
        <vt:i4>38</vt:i4>
      </vt:variant>
      <vt:variant>
        <vt:i4>0</vt:i4>
      </vt:variant>
      <vt:variant>
        <vt:i4>5</vt:i4>
      </vt:variant>
      <vt:variant>
        <vt:lpwstr/>
      </vt:variant>
      <vt:variant>
        <vt:lpwstr>_Toc180090613</vt:lpwstr>
      </vt:variant>
      <vt:variant>
        <vt:i4>1966142</vt:i4>
      </vt:variant>
      <vt:variant>
        <vt:i4>32</vt:i4>
      </vt:variant>
      <vt:variant>
        <vt:i4>0</vt:i4>
      </vt:variant>
      <vt:variant>
        <vt:i4>5</vt:i4>
      </vt:variant>
      <vt:variant>
        <vt:lpwstr/>
      </vt:variant>
      <vt:variant>
        <vt:lpwstr>_Toc180090612</vt:lpwstr>
      </vt:variant>
      <vt:variant>
        <vt:i4>1966142</vt:i4>
      </vt:variant>
      <vt:variant>
        <vt:i4>26</vt:i4>
      </vt:variant>
      <vt:variant>
        <vt:i4>0</vt:i4>
      </vt:variant>
      <vt:variant>
        <vt:i4>5</vt:i4>
      </vt:variant>
      <vt:variant>
        <vt:lpwstr/>
      </vt:variant>
      <vt:variant>
        <vt:lpwstr>_Toc180090611</vt:lpwstr>
      </vt:variant>
      <vt:variant>
        <vt:i4>1966142</vt:i4>
      </vt:variant>
      <vt:variant>
        <vt:i4>20</vt:i4>
      </vt:variant>
      <vt:variant>
        <vt:i4>0</vt:i4>
      </vt:variant>
      <vt:variant>
        <vt:i4>5</vt:i4>
      </vt:variant>
      <vt:variant>
        <vt:lpwstr/>
      </vt:variant>
      <vt:variant>
        <vt:lpwstr>_Toc180090610</vt:lpwstr>
      </vt:variant>
      <vt:variant>
        <vt:i4>2031678</vt:i4>
      </vt:variant>
      <vt:variant>
        <vt:i4>14</vt:i4>
      </vt:variant>
      <vt:variant>
        <vt:i4>0</vt:i4>
      </vt:variant>
      <vt:variant>
        <vt:i4>5</vt:i4>
      </vt:variant>
      <vt:variant>
        <vt:lpwstr/>
      </vt:variant>
      <vt:variant>
        <vt:lpwstr>_Toc180090609</vt:lpwstr>
      </vt:variant>
      <vt:variant>
        <vt:i4>2031678</vt:i4>
      </vt:variant>
      <vt:variant>
        <vt:i4>8</vt:i4>
      </vt:variant>
      <vt:variant>
        <vt:i4>0</vt:i4>
      </vt:variant>
      <vt:variant>
        <vt:i4>5</vt:i4>
      </vt:variant>
      <vt:variant>
        <vt:lpwstr/>
      </vt:variant>
      <vt:variant>
        <vt:lpwstr>_Toc180090608</vt:lpwstr>
      </vt:variant>
      <vt:variant>
        <vt:i4>2031678</vt:i4>
      </vt:variant>
      <vt:variant>
        <vt:i4>2</vt:i4>
      </vt:variant>
      <vt:variant>
        <vt:i4>0</vt:i4>
      </vt:variant>
      <vt:variant>
        <vt:i4>5</vt:i4>
      </vt:variant>
      <vt:variant>
        <vt:lpwstr/>
      </vt:variant>
      <vt:variant>
        <vt:lpwstr>_Toc180090607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Investigator Brochure_Template_V34.0.docx</dc:title>
  <dc:subject/>
  <dc:creator>Merck &amp; Co., Inc.</dc:creator>
  <cp:keywords/>
  <cp:lastModifiedBy>Powell, Deana</cp:lastModifiedBy>
  <cp:revision>24</cp:revision>
  <cp:lastPrinted>2024-10-16T15:15:00Z</cp:lastPrinted>
  <dcterms:created xsi:type="dcterms:W3CDTF">2024-10-18T17:26:00Z</dcterms:created>
  <dcterms:modified xsi:type="dcterms:W3CDTF">2026-03-26T12:57:00Z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odule">
    <vt:lpwstr>14c0dfea-8924-4445-94ca-c7c191c2d786</vt:lpwstr>
  </property>
  <property fmtid="{D5CDD505-2E9C-101B-9397-08002B2CF9AE}" pid="3" name="LastPage">
    <vt:lpwstr>12</vt:lpwstr>
  </property>
  <property fmtid="{D5CDD505-2E9C-101B-9397-08002B2CF9AE}" pid="4" name="Document number">
    <vt:i4>2</vt:i4>
  </property>
  <property fmtid="{D5CDD505-2E9C-101B-9397-08002B2CF9AE}" pid="5" name="Order">
    <vt:lpwstr>33500.0000000000</vt:lpwstr>
  </property>
  <property fmtid="{D5CDD505-2E9C-101B-9397-08002B2CF9AE}" pid="6" name="LastFigure">
    <vt:lpwstr>(no figures)</vt:lpwstr>
  </property>
  <property fmtid="{D5CDD505-2E9C-101B-9397-08002B2CF9AE}" pid="7" name="xd_ProgID">
    <vt:lpwstr/>
  </property>
  <property fmtid="{D5CDD505-2E9C-101B-9397-08002B2CF9AE}" pid="8" name="Date completed">
    <vt:filetime>1999-03-03T05:00:00Z</vt:filetime>
  </property>
  <property fmtid="{D5CDD505-2E9C-101B-9397-08002B2CF9AE}" pid="9" name="LastTable">
    <vt:lpwstr>(no figures)</vt:lpwstr>
  </property>
  <property fmtid="{D5CDD505-2E9C-101B-9397-08002B2CF9AE}" pid="10" name="ContentTypeId">
    <vt:lpwstr>0x010100C4EB63F51712B44B93B6AB942CB90492</vt:lpwstr>
  </property>
  <property fmtid="{D5CDD505-2E9C-101B-9397-08002B2CF9AE}" pid="11" name="SensitivityCode">
    <vt:lpwstr>RC</vt:lpwstr>
  </property>
  <property fmtid="{D5CDD505-2E9C-101B-9397-08002B2CF9AE}" pid="12" name="TemplateUrl">
    <vt:lpwstr/>
  </property>
  <property fmtid="{D5CDD505-2E9C-101B-9397-08002B2CF9AE}" pid="13" name="LastPrintedPage">
    <vt:lpwstr>1</vt:lpwstr>
  </property>
  <property fmtid="{D5CDD505-2E9C-101B-9397-08002B2CF9AE}" pid="14" name="bjSaver">
    <vt:lpwstr>x8i18SM1U/Yx+aVIkrmeJ+QlCmzgk+cR</vt:lpwstr>
  </property>
  <property fmtid="{D5CDD505-2E9C-101B-9397-08002B2CF9AE}" pid="15" name="_AdHocReviewCycleID">
    <vt:i4>580662515</vt:i4>
  </property>
  <property fmtid="{D5CDD505-2E9C-101B-9397-08002B2CF9AE}" pid="16" name="_NewReviewCycle">
    <vt:lpwstr/>
  </property>
  <property fmtid="{D5CDD505-2E9C-101B-9397-08002B2CF9AE}" pid="17" name="_EmailSubject">
    <vt:lpwstr>Merck compare examples - Email 3 of 3 - Protocol and Investigational Brochures (IB's)</vt:lpwstr>
  </property>
  <property fmtid="{D5CDD505-2E9C-101B-9397-08002B2CF9AE}" pid="18" name="_AuthorEmail">
    <vt:lpwstr>deana.powell@merck.com</vt:lpwstr>
  </property>
  <property fmtid="{D5CDD505-2E9C-101B-9397-08002B2CF9AE}" pid="19" name="_AuthorEmailDisplayName">
    <vt:lpwstr>Powell, Deana</vt:lpwstr>
  </property>
  <property fmtid="{D5CDD505-2E9C-101B-9397-08002B2CF9AE}" pid="20" name="_PreviousAdHocReviewCycleID">
    <vt:i4>-486270823</vt:i4>
  </property>
  <property fmtid="{D5CDD505-2E9C-101B-9397-08002B2CF9AE}" pid="21" name="MAIL_MSG_ID1">
    <vt:lpwstr>ABAAVOAfoSrQoyzN2tj2WcgvK2D8Tr57DTukY+wj3PE1khiMH2da8YxOog3PPf7MvKev</vt:lpwstr>
  </property>
  <property fmtid="{D5CDD505-2E9C-101B-9397-08002B2CF9AE}" pid="22" name="RESPONSE_SENDER_NAME">
    <vt:lpwstr>gAAAdya76B99d4hLGUR1rQ+8TxTv0GGEPdix</vt:lpwstr>
  </property>
  <property fmtid="{D5CDD505-2E9C-101B-9397-08002B2CF9AE}" pid="23" name="EMAIL_OWNER_ADDRESS">
    <vt:lpwstr>ABAAJXrvhtoYpC4pi6XlFF7g1IIFCOvWYnL5bSj4KTtBfJME2pESFtiz3NgH8egcXTLV</vt:lpwstr>
  </property>
  <property fmtid="{D5CDD505-2E9C-101B-9397-08002B2CF9AE}" pid="24" name="docIndexRef">
    <vt:lpwstr>990f4928-dc18-4bc6-8ce2-3044c06bdf87</vt:lpwstr>
  </property>
  <property fmtid="{D5CDD505-2E9C-101B-9397-08002B2CF9AE}" pid="25" name="AuthorIds_UIVersion_17408">
    <vt:lpwstr>149</vt:lpwstr>
  </property>
  <property fmtid="{D5CDD505-2E9C-101B-9397-08002B2CF9AE}" pid="26" name="DocumentStatus">
    <vt:lpwstr>Draft</vt:lpwstr>
  </property>
  <property fmtid="{D5CDD505-2E9C-101B-9397-08002B2CF9AE}" pid="27" name="bjDocumentLabelXML">
    <vt:lpwstr>&lt;?xml version="1.0" encoding="us-ascii"?&gt;&lt;sisl xmlns:xsi="http://www.w3.org/2001/XMLSchema-instance" xmlns:xsd="http://www.w3.org/2001/XMLSchema" sislVersion="0" policy="a10f9ac0-5937-4b4f-b459-96aedd9ed2c5" origin="userSelected" xmlns="http://www.boldonj</vt:lpwstr>
  </property>
  <property fmtid="{D5CDD505-2E9C-101B-9397-08002B2CF9AE}" pid="28" name="bjDocumentLabelXML-0">
    <vt:lpwstr>ames.com/2008/01/sie/internal/label"&gt;&lt;element uid="9920fcc9-9f43-4d43-9e3e-b98a219cfd55" value="" /&gt;&lt;/sisl&gt;</vt:lpwstr>
  </property>
  <property fmtid="{D5CDD505-2E9C-101B-9397-08002B2CF9AE}" pid="29" name="bjDocumentSecurityLabel">
    <vt:lpwstr>Not Classified</vt:lpwstr>
  </property>
  <property fmtid="{D5CDD505-2E9C-101B-9397-08002B2CF9AE}" pid="30" name="MSIP_Label_e81acc0d-dcc4-4dc9-a2c5-be70b05a2fe6_Enabled">
    <vt:lpwstr>true</vt:lpwstr>
  </property>
  <property fmtid="{D5CDD505-2E9C-101B-9397-08002B2CF9AE}" pid="31" name="MSIP_Label_e81acc0d-dcc4-4dc9-a2c5-be70b05a2fe6_SetDate">
    <vt:lpwstr>2023-05-02T18:55:34Z</vt:lpwstr>
  </property>
  <property fmtid="{D5CDD505-2E9C-101B-9397-08002B2CF9AE}" pid="32" name="MSIP_Label_e81acc0d-dcc4-4dc9-a2c5-be70b05a2fe6_Method">
    <vt:lpwstr>Privileged</vt:lpwstr>
  </property>
  <property fmtid="{D5CDD505-2E9C-101B-9397-08002B2CF9AE}" pid="33" name="MSIP_Label_e81acc0d-dcc4-4dc9-a2c5-be70b05a2fe6_Name">
    <vt:lpwstr>e81acc0d-dcc4-4dc9-a2c5-be70b05a2fe6</vt:lpwstr>
  </property>
  <property fmtid="{D5CDD505-2E9C-101B-9397-08002B2CF9AE}" pid="34" name="MSIP_Label_e81acc0d-dcc4-4dc9-a2c5-be70b05a2fe6_SiteId">
    <vt:lpwstr>a00de4ec-48a8-43a6-be74-e31274e2060d</vt:lpwstr>
  </property>
  <property fmtid="{D5CDD505-2E9C-101B-9397-08002B2CF9AE}" pid="35" name="MSIP_Label_e81acc0d-dcc4-4dc9-a2c5-be70b05a2fe6_ActionId">
    <vt:lpwstr>0eb1ea99-5981-4a5f-b034-c1704b906367</vt:lpwstr>
  </property>
  <property fmtid="{D5CDD505-2E9C-101B-9397-08002B2CF9AE}" pid="36" name="MSIP_Label_e81acc0d-dcc4-4dc9-a2c5-be70b05a2fe6_ContentBits">
    <vt:lpwstr>0</vt:lpwstr>
  </property>
  <property fmtid="{D5CDD505-2E9C-101B-9397-08002B2CF9AE}" pid="37" name="RequestIDText">
    <vt:lpwstr>45331</vt:lpwstr>
  </property>
  <property fmtid="{D5CDD505-2E9C-101B-9397-08002B2CF9AE}" pid="38" name="Request ID">
    <vt:lpwstr/>
  </property>
  <property fmtid="{D5CDD505-2E9C-101B-9397-08002B2CF9AE}" pid="40" name="Primary Group">
    <vt:lpwstr/>
  </property>
  <property fmtid="{D5CDD505-2E9C-101B-9397-08002B2CF9AE}" pid="41" name="Artifact Name">
    <vt:lpwstr/>
  </property>
  <property fmtid="{D5CDD505-2E9C-101B-9397-08002B2CF9AE}" pid="42" name="Document Title">
    <vt:lpwstr/>
  </property>
  <property fmtid="{D5CDD505-2E9C-101B-9397-08002B2CF9AE}" pid="43" name="Product Code">
    <vt:lpwstr/>
  </property>
  <property fmtid="{D5CDD505-2E9C-101B-9397-08002B2CF9AE}" pid="44" name="_ip_UnifiedCompliancePolicyUIAction">
    <vt:lpwstr/>
  </property>
  <property fmtid="{D5CDD505-2E9C-101B-9397-08002B2CF9AE}" pid="45" name="_ip_UnifiedCompliancePolicyProperties">
    <vt:lpwstr/>
  </property>
  <property fmtid="{D5CDD505-2E9C-101B-9397-08002B2CF9AE}" pid="46" name="GrammarlyDocumentId">
    <vt:lpwstr>775db38bb10c65507dc4d20177f54ddf0cb5f01f186fc5be082cb9a3ec8f30cf</vt:lpwstr>
  </property>
  <property fmtid="{D5CDD505-2E9C-101B-9397-08002B2CF9AE}" pid="47" name="RCAM_CITATION_TYPE">
    <vt:lpwstr>12N|1|1</vt:lpwstr>
  </property>
  <property fmtid="{D5CDD505-2E9C-101B-9397-08002B2CF9AE}" pid="48" name="RCAM_DOC_TYPE">
    <vt:lpwstr>12N|1</vt:lpwstr>
  </property>
  <property fmtid="{D5CDD505-2E9C-101B-9397-08002B2CF9AE}" pid="49" name="RCAM_CITATION_LIMIT">
    <vt:lpwstr>600</vt:lpwstr>
  </property>
  <property fmtid="{D5CDD505-2E9C-101B-9397-08002B2CF9AE}" pid="50" name="RCAM_CITATION_TYPE_CTD">
    <vt:lpwstr>0</vt:lpwstr>
  </property>
  <property fmtid="{D5CDD505-2E9C-101B-9397-08002B2CF9AE}" pid="51" name="RCAM_MK_NUMBER">
    <vt:lpwstr>2870</vt:lpwstr>
  </property>
  <property fmtid="{D5CDD505-2E9C-101B-9397-08002B2CF9AE}" pid="52" name="RCAM_COMPOUND_TYPE">
    <vt:lpwstr>MK</vt:lpwstr>
  </property>
  <property fmtid="{D5CDD505-2E9C-101B-9397-08002B2CF9AE}" pid="53" name="RCAM_CLINICAL_DOC">
    <vt:bool>true</vt:bool>
  </property>
  <property fmtid="{D5CDD505-2E9C-101B-9397-08002B2CF9AE}" pid="54" name="RCAM_REF_INCLUDED_FINAL_LOR">
    <vt:lpwstr>A</vt:lpwstr>
  </property>
  <property fmtid="{D5CDD505-2E9C-101B-9397-08002B2CF9AE}" pid="55" name="RCAM_REF_INCLUDED_REFERENCE_ID_LIST">
    <vt:lpwstr>A</vt:lpwstr>
  </property>
  <property fmtid="{D5CDD505-2E9C-101B-9397-08002B2CF9AE}" pid="56" name="RCAM_FINAL_LOR_DOCIDS">
    <vt:lpwstr>1</vt:lpwstr>
  </property>
  <property fmtid="{D5CDD505-2E9C-101B-9397-08002B2CF9AE}" pid="57" name="RCAM_CHILDREN_INCLUDED">
    <vt:lpwstr>1</vt:lpwstr>
  </property>
  <property fmtid="{D5CDD505-2E9C-101B-9397-08002B2CF9AE}" pid="58" name="REDS_BIBILO_NAME_INCLUDED">
    <vt:lpwstr>0</vt:lpwstr>
  </property>
</Properties>
</file>